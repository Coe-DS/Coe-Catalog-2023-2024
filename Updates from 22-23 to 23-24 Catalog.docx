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3EDBB" w14:textId="65DDB31F" w:rsidR="00102B46" w:rsidRPr="00424939" w:rsidRDefault="00102B46" w:rsidP="00B67D04">
      <w:pPr>
        <w:rPr>
          <w:rFonts w:cs="Times New Roman"/>
          <w:b/>
          <w:i/>
          <w:color w:val="000000" w:themeColor="text1"/>
          <w:sz w:val="24"/>
          <w:szCs w:val="24"/>
        </w:rPr>
      </w:pPr>
      <w:bookmarkStart w:id="6" w:name="_GoBack"/>
      <w:bookmarkEnd w:id="6"/>
    </w:p>
    <w:p w14:paraId="1A72AA0C" w14:textId="642CD62A" w:rsidR="00B67D04" w:rsidRPr="00424939" w:rsidRDefault="00B67D04" w:rsidP="00B67D04">
      <w:pPr>
        <w:rPr>
          <w:rFonts w:cs="Times New Roman"/>
          <w:b/>
          <w:color w:val="000000" w:themeColor="text1"/>
          <w:sz w:val="24"/>
          <w:szCs w:val="24"/>
        </w:rPr>
      </w:pPr>
      <w:r w:rsidRPr="00424939">
        <w:rPr>
          <w:rFonts w:cs="Times New Roman"/>
          <w:b/>
          <w:color w:val="000000" w:themeColor="text1"/>
          <w:sz w:val="24"/>
          <w:szCs w:val="24"/>
        </w:rPr>
        <w:t>PREFACE</w:t>
      </w:r>
    </w:p>
    <w:p w14:paraId="3BF24C67"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Non-Discrimination</w:t>
      </w:r>
    </w:p>
    <w:p w14:paraId="5969E52E" w14:textId="1721E925" w:rsidR="00967D9D" w:rsidRPr="00424939" w:rsidRDefault="00967D9D" w:rsidP="006853A4">
      <w:pPr>
        <w:spacing w:after="120"/>
        <w:ind w:left="360"/>
        <w:rPr>
          <w:rFonts w:cs="Times New Roman"/>
          <w:color w:val="000000" w:themeColor="text1"/>
        </w:rPr>
      </w:pPr>
      <w:r w:rsidRPr="00424939">
        <w:rPr>
          <w:rFonts w:cs="Times New Roman"/>
          <w:color w:val="000000" w:themeColor="text1"/>
        </w:rPr>
        <w:t>Coe College does not discriminate on the basis of race, color, ethnicity, age, religion, national origin, sexual orientation, gender identity, sex, marital status, disability, or status as a U.S. Veteran.  All students have equal access to the facilities,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7" w:author="Summer 2023 updates" w:date="2024-07-31T13:42:00Z">
        <w:r w:rsidR="00B76E1A" w:rsidRPr="00424939">
          <w:rPr>
            <w:rStyle w:val="Strong"/>
            <w:rFonts w:ascii="Garamond" w:hAnsi="Garamond"/>
            <w:color w:val="000000" w:themeColor="text1"/>
          </w:rPr>
          <w:delInstrText>aid</w:delInstrText>
        </w:r>
      </w:del>
      <w:ins w:id="8"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programs of the College. </w:t>
      </w:r>
    </w:p>
    <w:p w14:paraId="5A73F5AF" w14:textId="70EF9CAD" w:rsidR="00C43983" w:rsidRPr="00424939" w:rsidRDefault="00C43983" w:rsidP="00C43983">
      <w:pPr>
        <w:spacing w:after="0"/>
        <w:ind w:left="360"/>
        <w:rPr>
          <w:rFonts w:cs="Times New Roman"/>
          <w:b/>
          <w:color w:val="000000" w:themeColor="text1"/>
        </w:rPr>
      </w:pPr>
      <w:r w:rsidRPr="00424939">
        <w:rPr>
          <w:rFonts w:cs="Times New Roman"/>
          <w:b/>
          <w:color w:val="000000" w:themeColor="text1"/>
        </w:rPr>
        <w:t>Higher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Opportunity Act</w:t>
      </w:r>
      <w:r w:rsidR="000908E5">
        <w:rPr>
          <w:rFonts w:cs="Times New Roman"/>
          <w:b/>
          <w:color w:val="000000" w:themeColor="text1"/>
        </w:rPr>
        <w:t xml:space="preserve"> (HEOA)</w:t>
      </w:r>
    </w:p>
    <w:p w14:paraId="35376833" w14:textId="53C87067" w:rsidR="00C43983" w:rsidRPr="00424939" w:rsidRDefault="00C43983" w:rsidP="00C43983">
      <w:pPr>
        <w:spacing w:after="120"/>
        <w:ind w:left="360"/>
        <w:rPr>
          <w:rFonts w:eastAsia="Times New Roman" w:cs="Times New Roman"/>
          <w:color w:val="000000" w:themeColor="text1"/>
        </w:rPr>
      </w:pPr>
      <w:r w:rsidRPr="00424939">
        <w:rPr>
          <w:rFonts w:eastAsia="Times New Roman" w:cs="Times New Roman"/>
          <w:color w:val="000000" w:themeColor="text1"/>
        </w:rPr>
        <w:t xml:space="preserve">The </w:t>
      </w:r>
      <w:r w:rsidR="004D2C4A">
        <w:rPr>
          <w:rFonts w:eastAsia="Times New Roman" w:cs="Times New Roman"/>
          <w:color w:val="000000" w:themeColor="text1"/>
        </w:rPr>
        <w:t>C</w:t>
      </w:r>
      <w:r w:rsidR="004D2C4A" w:rsidRPr="00424939">
        <w:rPr>
          <w:rFonts w:eastAsia="Times New Roman" w:cs="Times New Roman"/>
          <w:color w:val="000000" w:themeColor="text1"/>
        </w:rPr>
        <w:t xml:space="preserve">ollege </w:t>
      </w:r>
      <w:r w:rsidRPr="00424939">
        <w:rPr>
          <w:rFonts w:eastAsia="Times New Roman" w:cs="Times New Roman"/>
          <w:color w:val="000000" w:themeColor="text1"/>
        </w:rPr>
        <w:t>complies with Readmission</w:t>
      </w:r>
      <w:r w:rsidR="008C196D" w:rsidRPr="00424939">
        <w:rPr>
          <w:rFonts w:eastAsia="Times New Roman" w:cs="Times New Roman"/>
          <w:color w:val="000000" w:themeColor="text1"/>
        </w:rPr>
        <w:fldChar w:fldCharType="begin"/>
      </w:r>
      <w:r w:rsidR="008C196D" w:rsidRPr="00424939">
        <w:rPr>
          <w:color w:val="000000" w:themeColor="text1"/>
        </w:rPr>
        <w:instrText xml:space="preserve"> XE "Readmission"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Requirements for Service Members as outlined in the Higher Education</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Opportunity Act </w:t>
      </w:r>
      <w:r w:rsidR="00423334">
        <w:rPr>
          <w:rFonts w:eastAsia="Times New Roman" w:cs="Times New Roman"/>
          <w:color w:val="000000" w:themeColor="text1"/>
        </w:rPr>
        <w:t>section</w:t>
      </w:r>
      <w:r w:rsidRPr="00424939">
        <w:rPr>
          <w:rFonts w:eastAsia="Times New Roman" w:cs="Times New Roman"/>
          <w:color w:val="000000" w:themeColor="text1"/>
        </w:rPr>
        <w:t xml:space="preserve"> 487. This applies to active duty in the Armed Forces, whether voluntary or involuntary, including service as a member of the National Guard or Reserve, for a period of more than 30 days under a call or order to active duty.</w:t>
      </w:r>
    </w:p>
    <w:p w14:paraId="29A54B8A" w14:textId="657A6222" w:rsidR="00C43983" w:rsidRPr="00424939" w:rsidRDefault="00C43983" w:rsidP="00C43983">
      <w:pPr>
        <w:spacing w:after="120"/>
        <w:ind w:left="360"/>
        <w:rPr>
          <w:rFonts w:eastAsia="Times New Roman" w:cs="Times New Roman"/>
          <w:color w:val="000000" w:themeColor="text1"/>
        </w:rPr>
      </w:pPr>
      <w:r w:rsidRPr="00424939">
        <w:rPr>
          <w:rFonts w:eastAsia="Times New Roman" w:cs="Times New Roman"/>
          <w:color w:val="000000" w:themeColor="text1"/>
        </w:rPr>
        <w:t xml:space="preserve">The HEOA provides that a prompt readmission of a previously enrolled or admitted student may not be denied to a service member of the uniformed services for reasons relating to that service.  In addition, a student who is readmitted under this section must be readmitted with the same academic status as the student had when </w:t>
      </w:r>
      <w:r w:rsidR="004D2C4A">
        <w:rPr>
          <w:rFonts w:eastAsia="Times New Roman" w:cs="Times New Roman"/>
          <w:color w:val="000000" w:themeColor="text1"/>
        </w:rPr>
        <w:t>they</w:t>
      </w:r>
      <w:r w:rsidRPr="00424939">
        <w:rPr>
          <w:rFonts w:eastAsia="Times New Roman" w:cs="Times New Roman"/>
          <w:color w:val="000000" w:themeColor="text1"/>
        </w:rPr>
        <w:t xml:space="preserve"> attended the college.</w:t>
      </w:r>
    </w:p>
    <w:p w14:paraId="454FACE6" w14:textId="0AF551AD" w:rsidR="00967D9D" w:rsidRPr="00424939" w:rsidRDefault="00E8624F" w:rsidP="006853A4">
      <w:pPr>
        <w:spacing w:after="0"/>
        <w:ind w:left="360"/>
        <w:rPr>
          <w:rFonts w:cs="Times New Roman"/>
          <w:b/>
          <w:color w:val="000000" w:themeColor="text1"/>
        </w:rPr>
      </w:pPr>
      <w:r w:rsidRPr="00424939">
        <w:rPr>
          <w:rFonts w:cs="Times New Roman"/>
          <w:b/>
          <w:color w:val="000000" w:themeColor="text1"/>
        </w:rPr>
        <w:t>Equal Opportunity in Employment</w:t>
      </w:r>
    </w:p>
    <w:p w14:paraId="1CA8BD23" w14:textId="57216584" w:rsidR="00967D9D" w:rsidRPr="00424939" w:rsidRDefault="00967D9D" w:rsidP="006853A4">
      <w:pPr>
        <w:spacing w:after="120"/>
        <w:ind w:left="360"/>
        <w:rPr>
          <w:rFonts w:cs="Times New Roman"/>
          <w:color w:val="000000" w:themeColor="text1"/>
        </w:rPr>
      </w:pPr>
      <w:r w:rsidRPr="00424939">
        <w:rPr>
          <w:rFonts w:cs="Times New Roman"/>
          <w:color w:val="000000" w:themeColor="text1"/>
        </w:rPr>
        <w:t xml:space="preserve">Coe College is an equal opportunity employer in the recruitment and hiring of faculty and staff. </w:t>
      </w:r>
    </w:p>
    <w:p w14:paraId="106CA96E" w14:textId="32D9DB51"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Family Educational Rights and Privacy Act (FERPA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w:t>
      </w:r>
      <w:r w:rsidR="002472DE" w:rsidRPr="00424939">
        <w:rPr>
          <w:rFonts w:cs="Times New Roman"/>
          <w:b/>
          <w:color w:val="000000" w:themeColor="text1"/>
        </w:rPr>
        <w:fldChar w:fldCharType="begin"/>
      </w:r>
      <w:r w:rsidR="002472DE" w:rsidRPr="00424939">
        <w:rPr>
          <w:color w:val="000000" w:themeColor="text1"/>
        </w:rPr>
        <w:instrText xml:space="preserve"> XE "</w:instrText>
      </w:r>
      <w:del w:id="9" w:author="Summer 2023 updates" w:date="2024-07-31T13:42:00Z">
        <w:r w:rsidR="002472DE" w:rsidRPr="00424939">
          <w:rPr>
            <w:rFonts w:cs="Times New Roman"/>
            <w:b/>
            <w:color w:val="000000" w:themeColor="text1"/>
          </w:rPr>
          <w:delInstrText>Family Educational Rights and Privacy Act (</w:delInstrText>
        </w:r>
      </w:del>
      <w:r w:rsidR="002472DE" w:rsidRPr="00424939">
        <w:rPr>
          <w:rFonts w:cs="Times New Roman"/>
          <w:b/>
          <w:color w:val="000000" w:themeColor="text1"/>
        </w:rPr>
        <w:instrText>FERPA</w:instrText>
      </w:r>
      <w:del w:id="10" w:author="Summer 2023 updates" w:date="2024-07-31T13:42:00Z">
        <w:r w:rsidR="002472DE" w:rsidRPr="00424939">
          <w:rPr>
            <w:rFonts w:cs="Times New Roman"/>
            <w:b/>
            <w:color w:val="000000" w:themeColor="text1"/>
          </w:rPr>
          <w:delInstrText>)</w:delInstrText>
        </w:r>
        <w:r w:rsidR="002472DE" w:rsidRPr="00424939">
          <w:rPr>
            <w:color w:val="000000" w:themeColor="text1"/>
          </w:rPr>
          <w:delInstrText>"</w:delInstrText>
        </w:r>
      </w:del>
      <w:ins w:id="11" w:author="Summer 2023 updates" w:date="2024-07-31T13:42:00Z">
        <w:r w:rsidR="002472DE" w:rsidRPr="00424939">
          <w:rPr>
            <w:color w:val="000000" w:themeColor="text1"/>
          </w:rPr>
          <w:instrText>"</w:instrText>
        </w:r>
      </w:ins>
      <w:r w:rsidR="002472DE" w:rsidRPr="00424939">
        <w:rPr>
          <w:color w:val="000000" w:themeColor="text1"/>
        </w:rPr>
        <w:instrText xml:space="preserve"> </w:instrText>
      </w:r>
      <w:r w:rsidR="002472DE" w:rsidRPr="00424939">
        <w:rPr>
          <w:rFonts w:cs="Times New Roman"/>
          <w:b/>
          <w:color w:val="000000" w:themeColor="text1"/>
        </w:rPr>
        <w:fldChar w:fldCharType="end"/>
      </w:r>
      <w:r w:rsidRPr="00424939">
        <w:rPr>
          <w:rFonts w:cs="Times New Roman"/>
          <w:b/>
          <w:color w:val="000000" w:themeColor="text1"/>
        </w:rPr>
        <w:t xml:space="preserve"> </w:t>
      </w:r>
    </w:p>
    <w:p w14:paraId="33AC9FE7" w14:textId="50CEAF04" w:rsidR="00967D9D" w:rsidRPr="00424939" w:rsidRDefault="00967D9D" w:rsidP="006853A4">
      <w:pPr>
        <w:spacing w:after="120"/>
        <w:ind w:left="360"/>
        <w:rPr>
          <w:rFonts w:cs="Times New Roman"/>
          <w:color w:val="000000" w:themeColor="text1"/>
        </w:rPr>
      </w:pPr>
      <w:r w:rsidRPr="00424939">
        <w:rPr>
          <w:rFonts w:cs="Times New Roman"/>
          <w:color w:val="000000" w:themeColor="text1"/>
        </w:rPr>
        <w:t>The provisions of the Family Educational Rights and Privacy Act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prohibit the College from releasing grades or other information about academic standing to parents unless the student has rele</w:t>
      </w:r>
      <w:r w:rsidR="00235DE7" w:rsidRPr="00424939">
        <w:rPr>
          <w:rFonts w:cs="Times New Roman"/>
          <w:color w:val="000000" w:themeColor="text1"/>
        </w:rPr>
        <w:t>ased such information in writing</w:t>
      </w:r>
      <w:r w:rsidRPr="00424939">
        <w:rPr>
          <w:rFonts w:cs="Times New Roman"/>
          <w:color w:val="000000" w:themeColor="text1"/>
        </w:rPr>
        <w:t xml:space="preserve">. Further information concerning Coe College procedures in compliance with FERPA is available in the Office of the Registrar and included on p. </w:t>
      </w:r>
      <w:r w:rsidR="008F1B8E" w:rsidRPr="00424939">
        <w:rPr>
          <w:rFonts w:cs="Times New Roman"/>
          <w:color w:val="000000" w:themeColor="text1"/>
        </w:rPr>
        <w:fldChar w:fldCharType="begin"/>
      </w:r>
      <w:r w:rsidR="008F1B8E" w:rsidRPr="00424939">
        <w:rPr>
          <w:rFonts w:cs="Times New Roman"/>
          <w:color w:val="000000" w:themeColor="text1"/>
        </w:rPr>
        <w:instrText xml:space="preserve"> PAGEREF _Ref14092708 \h </w:instrText>
      </w:r>
      <w:r w:rsidR="008F1B8E" w:rsidRPr="00424939">
        <w:rPr>
          <w:rFonts w:cs="Times New Roman"/>
          <w:color w:val="000000" w:themeColor="text1"/>
        </w:rPr>
      </w:r>
      <w:r w:rsidR="008F1B8E" w:rsidRPr="00424939">
        <w:rPr>
          <w:rFonts w:cs="Times New Roman"/>
          <w:color w:val="000000" w:themeColor="text1"/>
        </w:rPr>
        <w:fldChar w:fldCharType="separate"/>
      </w:r>
      <w:r w:rsidR="00A74DA0">
        <w:rPr>
          <w:rFonts w:cs="Times New Roman"/>
          <w:noProof/>
          <w:color w:val="000000" w:themeColor="text1"/>
        </w:rPr>
        <w:t>63</w:t>
      </w:r>
      <w:r w:rsidR="008F1B8E" w:rsidRPr="00424939">
        <w:rPr>
          <w:rFonts w:cs="Times New Roman"/>
          <w:color w:val="000000" w:themeColor="text1"/>
        </w:rPr>
        <w:fldChar w:fldCharType="end"/>
      </w:r>
      <w:r w:rsidRPr="00424939">
        <w:rPr>
          <w:rFonts w:cs="Times New Roman"/>
          <w:color w:val="000000" w:themeColor="text1"/>
        </w:rPr>
        <w:t xml:space="preserve"> of this catalog. </w:t>
      </w:r>
    </w:p>
    <w:p w14:paraId="007F2A94"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Solomon Amendment of 1997</w:t>
      </w:r>
    </w:p>
    <w:p w14:paraId="29911216" w14:textId="2BDDE002" w:rsidR="00967D9D" w:rsidRPr="00424939" w:rsidRDefault="00967D9D" w:rsidP="006853A4">
      <w:pPr>
        <w:spacing w:after="120"/>
        <w:ind w:left="360"/>
        <w:rPr>
          <w:rFonts w:cs="Times New Roman"/>
          <w:color w:val="000000" w:themeColor="text1"/>
        </w:rPr>
      </w:pPr>
      <w:r w:rsidRPr="00424939">
        <w:rPr>
          <w:rFonts w:cs="Times New Roman"/>
          <w:color w:val="000000" w:themeColor="text1"/>
        </w:rPr>
        <w:t xml:space="preserve">Pursuant to the regulations of the Solomon Amendment of 1997, Coe College is required to make student </w:t>
      </w:r>
      <w:r w:rsidR="00D42699" w:rsidRPr="00424939">
        <w:rPr>
          <w:rFonts w:cs="Times New Roman"/>
          <w:color w:val="000000" w:themeColor="text1"/>
        </w:rPr>
        <w:t>recruiting</w:t>
      </w:r>
      <w:r w:rsidRPr="00424939">
        <w:rPr>
          <w:rFonts w:cs="Times New Roman"/>
          <w:color w:val="000000" w:themeColor="text1"/>
        </w:rPr>
        <w:t xml:space="preserve"> information available to military recruiters who request it. </w:t>
      </w:r>
    </w:p>
    <w:p w14:paraId="3D6F90D0" w14:textId="77777777" w:rsidR="00967D9D" w:rsidRPr="00424939" w:rsidRDefault="00967D9D" w:rsidP="006853A4">
      <w:pPr>
        <w:spacing w:after="0"/>
        <w:ind w:left="360"/>
        <w:rPr>
          <w:rFonts w:cs="Times New Roman"/>
          <w:b/>
          <w:color w:val="000000" w:themeColor="text1"/>
        </w:rPr>
      </w:pPr>
      <w:r w:rsidRPr="00424939">
        <w:rPr>
          <w:rFonts w:cs="Times New Roman"/>
          <w:b/>
          <w:color w:val="000000" w:themeColor="text1"/>
        </w:rPr>
        <w:t>Reservation of the Right to Modify</w:t>
      </w:r>
    </w:p>
    <w:p w14:paraId="7C135117" w14:textId="7E74823C" w:rsidR="00967D9D" w:rsidRPr="00424939" w:rsidRDefault="00967D9D" w:rsidP="006853A4">
      <w:pPr>
        <w:spacing w:after="120"/>
        <w:ind w:left="360"/>
        <w:rPr>
          <w:rFonts w:cs="Times New Roman"/>
          <w:color w:val="000000" w:themeColor="text1"/>
        </w:rPr>
      </w:pPr>
      <w:r w:rsidRPr="00424939">
        <w:rPr>
          <w:rFonts w:cs="Times New Roman"/>
          <w:color w:val="000000" w:themeColor="text1"/>
        </w:rPr>
        <w:t>The provisions of this catalog are to be considered directive in character and not as an irrevocable contract between the student and the College. The College reserves the right to make changes that seem necessary or desirable, including course and program cancellations. Responsibility for understanding and meeting graduation requirements as stated in the Coe College Catalog rests entirely with the student.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advisors and the Registrar will assist in every way possible. </w:t>
      </w:r>
    </w:p>
    <w:p w14:paraId="0C1AD97E" w14:textId="394A8D42" w:rsidR="00967D9D" w:rsidRPr="00424939" w:rsidRDefault="00967D9D">
      <w:pPr>
        <w:rPr>
          <w:rFonts w:cs="Times New Roman"/>
          <w:b/>
          <w:color w:val="000000" w:themeColor="text1"/>
        </w:rPr>
      </w:pPr>
      <w:r w:rsidRPr="00424939">
        <w:rPr>
          <w:rFonts w:cs="Times New Roman"/>
          <w:b/>
          <w:color w:val="000000" w:themeColor="text1"/>
        </w:rPr>
        <w:br w:type="page"/>
      </w:r>
    </w:p>
    <w:customXmlInsRangeStart w:id="12" w:author="Summer 2023 updates" w:date="2024-07-31T13:42:00Z"/>
    <w:sdt>
      <w:sdtPr>
        <w:rPr>
          <w:rFonts w:asciiTheme="minorHAnsi" w:eastAsiaTheme="minorEastAsia" w:hAnsiTheme="minorHAnsi" w:cstheme="minorBidi"/>
          <w:bCs/>
          <w:caps/>
        </w:rPr>
        <w:id w:val="-1687585109"/>
        <w:docPartObj>
          <w:docPartGallery w:val="Table of Contents"/>
          <w:docPartUnique/>
        </w:docPartObj>
      </w:sdtPr>
      <w:sdtEndPr>
        <w:rPr>
          <w:rFonts w:ascii="Garamond" w:hAnsi="Garamond" w:cs="Times New Roman"/>
          <w:b/>
          <w:bCs w:val="0"/>
          <w:caps w:val="0"/>
          <w:color w:val="000000" w:themeColor="text1"/>
          <w:sz w:val="22"/>
          <w:szCs w:val="22"/>
        </w:rPr>
      </w:sdtEndPr>
      <w:sdtContent>
        <w:customXmlInsRangeEnd w:id="12"/>
        <w:customXmlDelRangeStart w:id="13" w:author="Summer 2023 updates" w:date="2024-07-31T13:42:00Z"/>
        <w:sdt>
          <w:sdtPr>
            <w:rPr>
              <w:rFonts w:asciiTheme="minorHAnsi" w:eastAsiaTheme="minorEastAsia" w:hAnsiTheme="minorHAnsi" w:cstheme="minorBidi"/>
              <w:color w:val="auto"/>
              <w:sz w:val="22"/>
              <w:szCs w:val="22"/>
            </w:rPr>
            <w:id w:val="-1334912577"/>
            <w:docPartObj>
              <w:docPartGallery w:val="Table of Contents"/>
              <w:docPartUnique/>
            </w:docPartObj>
          </w:sdtPr>
          <w:sdtEndPr>
            <w:rPr>
              <w:rFonts w:ascii="Garamond" w:eastAsia="Times New Roman" w:hAnsi="Garamond" w:cs="Times New Roman"/>
              <w:b/>
              <w:caps/>
              <w:noProof/>
              <w:color w:val="000000" w:themeColor="text1"/>
              <w:lang w:bidi="en-US"/>
            </w:rPr>
          </w:sdtEndPr>
          <w:sdtContent>
            <w:customXmlDelRangeEnd w:id="13"/>
            <w:p w14:paraId="4E7840C6" w14:textId="77777777" w:rsidR="006826A2" w:rsidRPr="00155877" w:rsidRDefault="00903436" w:rsidP="00155877">
              <w:pPr>
                <w:pStyle w:val="TOCHeading"/>
                <w:rPr>
                  <w:del w:id="14" w:author="Summer 2023 updates" w:date="2024-07-31T13:42:00Z"/>
                  <w:rFonts w:ascii="Garamond" w:hAnsi="Garamond" w:cs="Times New Roman"/>
                  <w:b/>
                  <w:snapToGrid w:val="0"/>
                  <w:color w:val="000000" w:themeColor="text1"/>
                </w:rPr>
              </w:pPr>
              <w:r w:rsidRPr="00DA5649">
                <w:rPr>
                  <w:rStyle w:val="Heading1Char"/>
                  <w:rFonts w:eastAsiaTheme="majorEastAsia"/>
                </w:rPr>
                <w:t>THE TABLE OF CONTENTS</w:t>
              </w:r>
              <w:del w:id="15" w:author="Summer 2023 updates" w:date="2024-07-31T13:42:00Z">
                <w:r w:rsidR="000850D3" w:rsidRPr="004221EF">
                  <w:rPr>
                    <w:rFonts w:cs="Times New Roman"/>
                    <w:color w:val="000000" w:themeColor="text1"/>
                  </w:rPr>
                  <w:fldChar w:fldCharType="begin"/>
                </w:r>
                <w:r w:rsidR="000850D3" w:rsidRPr="004221EF">
                  <w:rPr>
                    <w:rFonts w:cs="Times New Roman"/>
                    <w:color w:val="000000" w:themeColor="text1"/>
                  </w:rPr>
                  <w:delInstrText xml:space="preserve"> TOC \o \h \z \u </w:delInstrText>
                </w:r>
                <w:r w:rsidR="000850D3" w:rsidRPr="004221EF">
                  <w:rPr>
                    <w:rFonts w:cs="Times New Roman"/>
                    <w:color w:val="000000" w:themeColor="text1"/>
                  </w:rPr>
                  <w:fldChar w:fldCharType="separate"/>
                </w:r>
              </w:del>
            </w:p>
            <w:p w14:paraId="7659DB58" w14:textId="77777777" w:rsidR="006826A2" w:rsidRPr="00890698" w:rsidRDefault="00155877" w:rsidP="00155877">
              <w:pPr>
                <w:pStyle w:val="TOC3"/>
                <w:rPr>
                  <w:del w:id="16" w:author="Summer 2023 updates" w:date="2024-07-31T13:42:00Z"/>
                  <w:rFonts w:asciiTheme="minorHAnsi" w:hAnsiTheme="minorHAnsi" w:cstheme="minorBidi"/>
                  <w:bCs w:val="0"/>
                  <w:lang w:bidi="ar-SA"/>
                </w:rPr>
              </w:pPr>
              <w:del w:id="17" w:author="Summer 2023 updates" w:date="2024-07-31T13:42:00Z">
                <w:r w:rsidRPr="00890698">
                  <w:rPr>
                    <w:rStyle w:val="Hyperlink"/>
                    <w:color w:val="auto"/>
                    <w:u w:val="none"/>
                  </w:rPr>
                  <w:delText>MISSION STATEMENT OF THE COLLEGE</w:delText>
                </w:r>
                <w:r w:rsidR="003B4409">
                  <w:fldChar w:fldCharType="begin"/>
                </w:r>
                <w:r w:rsidR="003B4409">
                  <w:delInstrText xml:space="preserve"> HYPERLINK \l "_Toc110005138" </w:delInstrText>
                </w:r>
                <w:r w:rsidR="003B4409">
                  <w:fldChar w:fldCharType="separate"/>
                </w:r>
                <w:r w:rsidRPr="00890698">
                  <w:rPr>
                    <w:webHidden/>
                  </w:rPr>
                  <w:tab/>
                </w:r>
                <w:r w:rsidR="006826A2" w:rsidRPr="00890698">
                  <w:rPr>
                    <w:webHidden/>
                  </w:rPr>
                  <w:fldChar w:fldCharType="begin"/>
                </w:r>
                <w:r w:rsidR="006826A2" w:rsidRPr="00890698">
                  <w:rPr>
                    <w:webHidden/>
                  </w:rPr>
                  <w:delInstrText xml:space="preserve"> PAGEREF _Toc110005138 \h </w:delInstrText>
                </w:r>
                <w:r w:rsidR="006826A2" w:rsidRPr="00890698">
                  <w:rPr>
                    <w:webHidden/>
                  </w:rPr>
                </w:r>
                <w:r w:rsidR="006826A2" w:rsidRPr="00890698">
                  <w:rPr>
                    <w:webHidden/>
                  </w:rPr>
                  <w:fldChar w:fldCharType="separate"/>
                </w:r>
                <w:r w:rsidRPr="00890698">
                  <w:rPr>
                    <w:webHidden/>
                  </w:rPr>
                  <w:delText>6</w:delText>
                </w:r>
                <w:r w:rsidR="006826A2" w:rsidRPr="00890698">
                  <w:rPr>
                    <w:webHidden/>
                  </w:rPr>
                  <w:fldChar w:fldCharType="end"/>
                </w:r>
                <w:r w:rsidR="003B4409">
                  <w:fldChar w:fldCharType="end"/>
                </w:r>
              </w:del>
            </w:p>
            <w:p w14:paraId="7040C2FD" w14:textId="77777777" w:rsidR="006826A2" w:rsidRDefault="00155877" w:rsidP="00155877">
              <w:pPr>
                <w:pStyle w:val="TOC3"/>
                <w:rPr>
                  <w:del w:id="18" w:author="Summer 2023 updates" w:date="2024-07-31T13:42:00Z"/>
                  <w:rFonts w:asciiTheme="minorHAnsi" w:hAnsiTheme="minorHAnsi" w:cstheme="minorBidi"/>
                  <w:bCs w:val="0"/>
                  <w:lang w:bidi="ar-SA"/>
                </w:rPr>
              </w:pPr>
              <w:del w:id="19" w:author="Summer 2023 updates" w:date="2024-07-31T13:42:00Z">
                <w:r w:rsidRPr="00890698">
                  <w:rPr>
                    <w:rStyle w:val="Hyperlink"/>
                    <w:color w:val="auto"/>
                    <w:u w:val="none"/>
                  </w:rPr>
                  <w:delText>FAST FACTS</w:delText>
                </w:r>
                <w:r w:rsidR="003B4409">
                  <w:fldChar w:fldCharType="begin"/>
                </w:r>
                <w:r w:rsidR="003B4409">
                  <w:delInstrText xml:space="preserve"> HYPERLINK \l "_Toc110005139" </w:delInstrText>
                </w:r>
                <w:r w:rsidR="003B4409">
                  <w:fldChar w:fldCharType="separate"/>
                </w:r>
                <w:r w:rsidR="00DD1077">
                  <w:rPr>
                    <w:webHidden/>
                  </w:rPr>
                  <w:tab/>
                </w:r>
                <w:r w:rsidR="006826A2">
                  <w:rPr>
                    <w:webHidden/>
                  </w:rPr>
                  <w:fldChar w:fldCharType="begin"/>
                </w:r>
                <w:r w:rsidR="006826A2">
                  <w:rPr>
                    <w:webHidden/>
                  </w:rPr>
                  <w:delInstrText xml:space="preserve"> PAGEREF _Toc110005139 \h </w:delInstrText>
                </w:r>
                <w:r w:rsidR="006826A2">
                  <w:rPr>
                    <w:webHidden/>
                  </w:rPr>
                </w:r>
                <w:r w:rsidR="006826A2">
                  <w:rPr>
                    <w:webHidden/>
                  </w:rPr>
                  <w:fldChar w:fldCharType="separate"/>
                </w:r>
                <w:r w:rsidR="00890698">
                  <w:rPr>
                    <w:webHidden/>
                  </w:rPr>
                  <w:delText>7</w:delText>
                </w:r>
                <w:r w:rsidR="006826A2">
                  <w:rPr>
                    <w:webHidden/>
                  </w:rPr>
                  <w:fldChar w:fldCharType="end"/>
                </w:r>
                <w:r w:rsidR="003B4409">
                  <w:fldChar w:fldCharType="end"/>
                </w:r>
              </w:del>
            </w:p>
            <w:p w14:paraId="7F856635" w14:textId="77777777" w:rsidR="006826A2" w:rsidRDefault="003B4409">
              <w:pPr>
                <w:pStyle w:val="TOC1"/>
                <w:tabs>
                  <w:tab w:val="right" w:leader="dot" w:pos="9890"/>
                </w:tabs>
                <w:rPr>
                  <w:del w:id="20" w:author="Summer 2023 updates" w:date="2024-07-31T13:42:00Z"/>
                  <w:rFonts w:asciiTheme="minorHAnsi" w:hAnsiTheme="minorHAnsi"/>
                  <w:noProof/>
                </w:rPr>
              </w:pPr>
              <w:del w:id="21" w:author="Summer 2023 updates" w:date="2024-07-31T13:42:00Z">
                <w:r>
                  <w:fldChar w:fldCharType="begin"/>
                </w:r>
                <w:r>
                  <w:delInstrText xml:space="preserve"> HYPERLINK \l "_Toc110005140" </w:delInstrText>
                </w:r>
                <w:r>
                  <w:fldChar w:fldCharType="separate"/>
                </w:r>
                <w:r w:rsidR="00DD1077" w:rsidRPr="00224ECE">
                  <w:rPr>
                    <w:rStyle w:val="Hyperlink"/>
                    <w:noProof/>
                  </w:rPr>
                  <w:delText>2022–2023 ACADEMIC CALENDAR</w:delText>
                </w:r>
                <w:r w:rsidR="00DD1077">
                  <w:rPr>
                    <w:noProof/>
                    <w:webHidden/>
                  </w:rPr>
                  <w:tab/>
                </w:r>
                <w:r w:rsidR="006826A2">
                  <w:rPr>
                    <w:noProof/>
                    <w:webHidden/>
                  </w:rPr>
                  <w:fldChar w:fldCharType="begin"/>
                </w:r>
                <w:r w:rsidR="006826A2">
                  <w:rPr>
                    <w:noProof/>
                    <w:webHidden/>
                  </w:rPr>
                  <w:delInstrText xml:space="preserve"> PAGEREF _Toc110005140 \h </w:delInstrText>
                </w:r>
                <w:r w:rsidR="006826A2">
                  <w:rPr>
                    <w:noProof/>
                    <w:webHidden/>
                  </w:rPr>
                </w:r>
                <w:r w:rsidR="006826A2">
                  <w:rPr>
                    <w:noProof/>
                    <w:webHidden/>
                  </w:rPr>
                  <w:fldChar w:fldCharType="separate"/>
                </w:r>
                <w:r w:rsidR="00890698">
                  <w:rPr>
                    <w:noProof/>
                    <w:webHidden/>
                  </w:rPr>
                  <w:delText>10</w:delText>
                </w:r>
                <w:r w:rsidR="006826A2">
                  <w:rPr>
                    <w:noProof/>
                    <w:webHidden/>
                  </w:rPr>
                  <w:fldChar w:fldCharType="end"/>
                </w:r>
                <w:r>
                  <w:rPr>
                    <w:noProof/>
                  </w:rPr>
                  <w:fldChar w:fldCharType="end"/>
                </w:r>
              </w:del>
            </w:p>
            <w:p w14:paraId="3BAEFAA9" w14:textId="77777777" w:rsidR="006826A2" w:rsidRDefault="003B4409">
              <w:pPr>
                <w:pStyle w:val="TOC1"/>
                <w:tabs>
                  <w:tab w:val="right" w:leader="dot" w:pos="9890"/>
                </w:tabs>
                <w:rPr>
                  <w:del w:id="22" w:author="Summer 2023 updates" w:date="2024-07-31T13:42:00Z"/>
                  <w:rFonts w:asciiTheme="minorHAnsi" w:hAnsiTheme="minorHAnsi"/>
                  <w:noProof/>
                </w:rPr>
              </w:pPr>
              <w:del w:id="23" w:author="Summer 2023 updates" w:date="2024-07-31T13:42:00Z">
                <w:r>
                  <w:fldChar w:fldCharType="begin"/>
                </w:r>
                <w:r>
                  <w:delInstrText xml:space="preserve"> HYPERLINK \l "_Toc110005141" </w:delInstrText>
                </w:r>
                <w:r>
                  <w:fldChar w:fldCharType="separate"/>
                </w:r>
                <w:r w:rsidR="00DD1077" w:rsidRPr="00224ECE">
                  <w:rPr>
                    <w:rStyle w:val="Hyperlink"/>
                    <w:noProof/>
                  </w:rPr>
                  <w:delText>THE EDUCATIONAL PROGRAM</w:delText>
                </w:r>
                <w:r w:rsidR="00DD1077">
                  <w:rPr>
                    <w:noProof/>
                    <w:webHidden/>
                  </w:rPr>
                  <w:tab/>
                </w:r>
                <w:r w:rsidR="006826A2">
                  <w:rPr>
                    <w:noProof/>
                    <w:webHidden/>
                  </w:rPr>
                  <w:fldChar w:fldCharType="begin"/>
                </w:r>
                <w:r w:rsidR="006826A2">
                  <w:rPr>
                    <w:noProof/>
                    <w:webHidden/>
                  </w:rPr>
                  <w:delInstrText xml:space="preserve"> PAGEREF _Toc110005141 \h </w:delInstrText>
                </w:r>
                <w:r w:rsidR="006826A2">
                  <w:rPr>
                    <w:noProof/>
                    <w:webHidden/>
                  </w:rPr>
                </w:r>
                <w:r w:rsidR="006826A2">
                  <w:rPr>
                    <w:noProof/>
                    <w:webHidden/>
                  </w:rPr>
                  <w:fldChar w:fldCharType="separate"/>
                </w:r>
                <w:r w:rsidR="00890698">
                  <w:rPr>
                    <w:noProof/>
                    <w:webHidden/>
                  </w:rPr>
                  <w:delText>12</w:delText>
                </w:r>
                <w:r w:rsidR="006826A2">
                  <w:rPr>
                    <w:noProof/>
                    <w:webHidden/>
                  </w:rPr>
                  <w:fldChar w:fldCharType="end"/>
                </w:r>
                <w:r>
                  <w:rPr>
                    <w:noProof/>
                  </w:rPr>
                  <w:fldChar w:fldCharType="end"/>
                </w:r>
              </w:del>
            </w:p>
            <w:p w14:paraId="42D30587" w14:textId="77777777" w:rsidR="006826A2" w:rsidRDefault="003B4409">
              <w:pPr>
                <w:pStyle w:val="TOC3"/>
                <w:rPr>
                  <w:del w:id="24" w:author="Summer 2023 updates" w:date="2024-07-31T13:42:00Z"/>
                  <w:rFonts w:asciiTheme="minorHAnsi" w:hAnsiTheme="minorHAnsi" w:cstheme="minorBidi"/>
                  <w:bCs w:val="0"/>
                  <w:lang w:bidi="ar-SA"/>
                </w:rPr>
              </w:pPr>
              <w:del w:id="25" w:author="Summer 2023 updates" w:date="2024-07-31T13:42:00Z">
                <w:r>
                  <w:fldChar w:fldCharType="begin"/>
                </w:r>
                <w:r>
                  <w:delInstrText xml:space="preserve"> HYPERLINK \l "_Toc110005142" </w:delInstrText>
                </w:r>
                <w:r>
                  <w:fldChar w:fldCharType="separate"/>
                </w:r>
                <w:r w:rsidR="00DD1077" w:rsidRPr="00224ECE">
                  <w:rPr>
                    <w:rStyle w:val="Hyperlink"/>
                  </w:rPr>
                  <w:delText>THE ACADEMIC CALENDAR</w:delText>
                </w:r>
                <w:r w:rsidR="00DD1077">
                  <w:rPr>
                    <w:webHidden/>
                  </w:rPr>
                  <w:tab/>
                </w:r>
                <w:r w:rsidR="006826A2">
                  <w:rPr>
                    <w:webHidden/>
                  </w:rPr>
                  <w:fldChar w:fldCharType="begin"/>
                </w:r>
                <w:r w:rsidR="006826A2">
                  <w:rPr>
                    <w:webHidden/>
                  </w:rPr>
                  <w:delInstrText xml:space="preserve"> PAGEREF _Toc110005142 \h </w:delInstrText>
                </w:r>
                <w:r w:rsidR="006826A2">
                  <w:rPr>
                    <w:webHidden/>
                  </w:rPr>
                </w:r>
                <w:r w:rsidR="006826A2">
                  <w:rPr>
                    <w:webHidden/>
                  </w:rPr>
                  <w:fldChar w:fldCharType="separate"/>
                </w:r>
                <w:r w:rsidR="00890698">
                  <w:rPr>
                    <w:webHidden/>
                  </w:rPr>
                  <w:delText>12</w:delText>
                </w:r>
                <w:r w:rsidR="006826A2">
                  <w:rPr>
                    <w:webHidden/>
                  </w:rPr>
                  <w:fldChar w:fldCharType="end"/>
                </w:r>
                <w:r>
                  <w:fldChar w:fldCharType="end"/>
                </w:r>
              </w:del>
            </w:p>
            <w:p w14:paraId="3487E79B" w14:textId="77777777" w:rsidR="006826A2" w:rsidRDefault="003B4409">
              <w:pPr>
                <w:pStyle w:val="TOC3"/>
                <w:rPr>
                  <w:del w:id="26" w:author="Summer 2023 updates" w:date="2024-07-31T13:42:00Z"/>
                  <w:rFonts w:asciiTheme="minorHAnsi" w:hAnsiTheme="minorHAnsi" w:cstheme="minorBidi"/>
                  <w:bCs w:val="0"/>
                  <w:lang w:bidi="ar-SA"/>
                </w:rPr>
              </w:pPr>
              <w:del w:id="27" w:author="Summer 2023 updates" w:date="2024-07-31T13:42:00Z">
                <w:r>
                  <w:fldChar w:fldCharType="begin"/>
                </w:r>
                <w:r>
                  <w:delInstrText xml:space="preserve"> HYPERLINK \l "_Toc110005143" </w:delInstrText>
                </w:r>
                <w:r>
                  <w:fldChar w:fldCharType="separate"/>
                </w:r>
                <w:r w:rsidR="00DD1077" w:rsidRPr="00224ECE">
                  <w:rPr>
                    <w:rStyle w:val="Hyperlink"/>
                  </w:rPr>
                  <w:delText>MAY TERM (OPTIONAL)</w:delText>
                </w:r>
                <w:r w:rsidR="00DD1077">
                  <w:rPr>
                    <w:webHidden/>
                  </w:rPr>
                  <w:tab/>
                </w:r>
                <w:r w:rsidR="006826A2">
                  <w:rPr>
                    <w:webHidden/>
                  </w:rPr>
                  <w:fldChar w:fldCharType="begin"/>
                </w:r>
                <w:r w:rsidR="006826A2">
                  <w:rPr>
                    <w:webHidden/>
                  </w:rPr>
                  <w:delInstrText xml:space="preserve"> PAGEREF _Toc110005143 \h </w:delInstrText>
                </w:r>
                <w:r w:rsidR="006826A2">
                  <w:rPr>
                    <w:webHidden/>
                  </w:rPr>
                </w:r>
                <w:r w:rsidR="006826A2">
                  <w:rPr>
                    <w:webHidden/>
                  </w:rPr>
                  <w:fldChar w:fldCharType="separate"/>
                </w:r>
                <w:r w:rsidR="00890698">
                  <w:rPr>
                    <w:webHidden/>
                  </w:rPr>
                  <w:delText>12</w:delText>
                </w:r>
                <w:r w:rsidR="006826A2">
                  <w:rPr>
                    <w:webHidden/>
                  </w:rPr>
                  <w:fldChar w:fldCharType="end"/>
                </w:r>
                <w:r>
                  <w:fldChar w:fldCharType="end"/>
                </w:r>
              </w:del>
            </w:p>
            <w:p w14:paraId="5CCCFDCC" w14:textId="77777777" w:rsidR="006826A2" w:rsidRDefault="003B4409">
              <w:pPr>
                <w:pStyle w:val="TOC3"/>
                <w:rPr>
                  <w:del w:id="28" w:author="Summer 2023 updates" w:date="2024-07-31T13:42:00Z"/>
                  <w:rFonts w:asciiTheme="minorHAnsi" w:hAnsiTheme="minorHAnsi" w:cstheme="minorBidi"/>
                  <w:bCs w:val="0"/>
                  <w:lang w:bidi="ar-SA"/>
                </w:rPr>
              </w:pPr>
              <w:del w:id="29" w:author="Summer 2023 updates" w:date="2024-07-31T13:42:00Z">
                <w:r>
                  <w:fldChar w:fldCharType="begin"/>
                </w:r>
                <w:r>
                  <w:delInstrText xml:space="preserve"> HYPERLINK \l "_Toc110005144" </w:delInstrText>
                </w:r>
                <w:r>
                  <w:fldChar w:fldCharType="separate"/>
                </w:r>
                <w:r w:rsidR="00DD1077" w:rsidRPr="00224ECE">
                  <w:rPr>
                    <w:rStyle w:val="Hyperlink"/>
                  </w:rPr>
                  <w:delText>COE PLAN</w:delText>
                </w:r>
                <w:r w:rsidR="00DD1077">
                  <w:rPr>
                    <w:webHidden/>
                  </w:rPr>
                  <w:tab/>
                </w:r>
                <w:r w:rsidR="006826A2">
                  <w:rPr>
                    <w:webHidden/>
                  </w:rPr>
                  <w:fldChar w:fldCharType="begin"/>
                </w:r>
                <w:r w:rsidR="006826A2">
                  <w:rPr>
                    <w:webHidden/>
                  </w:rPr>
                  <w:delInstrText xml:space="preserve"> PAGEREF _Toc110005144 \h </w:delInstrText>
                </w:r>
                <w:r w:rsidR="006826A2">
                  <w:rPr>
                    <w:webHidden/>
                  </w:rPr>
                </w:r>
                <w:r w:rsidR="006826A2">
                  <w:rPr>
                    <w:webHidden/>
                  </w:rPr>
                  <w:fldChar w:fldCharType="separate"/>
                </w:r>
                <w:r w:rsidR="00890698">
                  <w:rPr>
                    <w:webHidden/>
                  </w:rPr>
                  <w:delText>12</w:delText>
                </w:r>
                <w:r w:rsidR="006826A2">
                  <w:rPr>
                    <w:webHidden/>
                  </w:rPr>
                  <w:fldChar w:fldCharType="end"/>
                </w:r>
                <w:r>
                  <w:fldChar w:fldCharType="end"/>
                </w:r>
              </w:del>
            </w:p>
            <w:p w14:paraId="3F3168CE" w14:textId="77777777" w:rsidR="006826A2" w:rsidRDefault="003B4409">
              <w:pPr>
                <w:pStyle w:val="TOC3"/>
                <w:rPr>
                  <w:del w:id="30" w:author="Summer 2023 updates" w:date="2024-07-31T13:42:00Z"/>
                  <w:rFonts w:asciiTheme="minorHAnsi" w:hAnsiTheme="minorHAnsi" w:cstheme="minorBidi"/>
                  <w:bCs w:val="0"/>
                  <w:lang w:bidi="ar-SA"/>
                </w:rPr>
              </w:pPr>
              <w:del w:id="31" w:author="Summer 2023 updates" w:date="2024-07-31T13:42:00Z">
                <w:r>
                  <w:fldChar w:fldCharType="begin"/>
                </w:r>
                <w:r>
                  <w:delInstrText xml:space="preserve"> HYPERLINK \l "_Toc110005145" </w:delInstrText>
                </w:r>
                <w:r>
                  <w:fldChar w:fldCharType="separate"/>
                </w:r>
                <w:r w:rsidR="00DD1077" w:rsidRPr="00224ECE">
                  <w:rPr>
                    <w:rStyle w:val="Hyperlink"/>
                  </w:rPr>
                  <w:delText>GRADUATION REQUIREMENTS</w:delText>
                </w:r>
                <w:r w:rsidR="00DD1077">
                  <w:rPr>
                    <w:webHidden/>
                  </w:rPr>
                  <w:tab/>
                </w:r>
                <w:r w:rsidR="006826A2">
                  <w:rPr>
                    <w:webHidden/>
                  </w:rPr>
                  <w:fldChar w:fldCharType="begin"/>
                </w:r>
                <w:r w:rsidR="006826A2">
                  <w:rPr>
                    <w:webHidden/>
                  </w:rPr>
                  <w:delInstrText xml:space="preserve"> PAGEREF _Toc110005145 \h </w:delInstrText>
                </w:r>
                <w:r w:rsidR="006826A2">
                  <w:rPr>
                    <w:webHidden/>
                  </w:rPr>
                </w:r>
                <w:r w:rsidR="006826A2">
                  <w:rPr>
                    <w:webHidden/>
                  </w:rPr>
                  <w:fldChar w:fldCharType="separate"/>
                </w:r>
                <w:r w:rsidR="00890698">
                  <w:rPr>
                    <w:webHidden/>
                  </w:rPr>
                  <w:delText>13</w:delText>
                </w:r>
                <w:r w:rsidR="006826A2">
                  <w:rPr>
                    <w:webHidden/>
                  </w:rPr>
                  <w:fldChar w:fldCharType="end"/>
                </w:r>
                <w:r>
                  <w:fldChar w:fldCharType="end"/>
                </w:r>
              </w:del>
            </w:p>
            <w:p w14:paraId="658E7DAD" w14:textId="77777777" w:rsidR="006826A2" w:rsidRDefault="003B4409">
              <w:pPr>
                <w:pStyle w:val="TOC4"/>
                <w:rPr>
                  <w:del w:id="32" w:author="Summer 2023 updates" w:date="2024-07-31T13:42:00Z"/>
                  <w:rFonts w:asciiTheme="minorHAnsi" w:hAnsiTheme="minorHAnsi"/>
                  <w:noProof/>
                </w:rPr>
              </w:pPr>
              <w:del w:id="33" w:author="Summer 2023 updates" w:date="2024-07-31T13:42:00Z">
                <w:r>
                  <w:fldChar w:fldCharType="begin"/>
                </w:r>
                <w:r>
                  <w:delInstrText xml:space="preserve"> HYPERLINK \l "_Toc110005146" </w:delInstrText>
                </w:r>
                <w:r>
                  <w:fldChar w:fldCharType="separate"/>
                </w:r>
                <w:r w:rsidR="006826A2" w:rsidRPr="00224ECE">
                  <w:rPr>
                    <w:rStyle w:val="Hyperlink"/>
                    <w:noProof/>
                  </w:rPr>
                  <w:delText>Second Baccalaureate Degree</w:delText>
                </w:r>
                <w:r w:rsidR="006826A2">
                  <w:rPr>
                    <w:noProof/>
                    <w:webHidden/>
                  </w:rPr>
                  <w:tab/>
                </w:r>
                <w:r w:rsidR="006826A2">
                  <w:rPr>
                    <w:noProof/>
                    <w:webHidden/>
                  </w:rPr>
                  <w:fldChar w:fldCharType="begin"/>
                </w:r>
                <w:r w:rsidR="006826A2">
                  <w:rPr>
                    <w:noProof/>
                    <w:webHidden/>
                  </w:rPr>
                  <w:delInstrText xml:space="preserve"> PAGEREF _Toc110005146 \h </w:delInstrText>
                </w:r>
                <w:r w:rsidR="006826A2">
                  <w:rPr>
                    <w:noProof/>
                    <w:webHidden/>
                  </w:rPr>
                </w:r>
                <w:r w:rsidR="006826A2">
                  <w:rPr>
                    <w:noProof/>
                    <w:webHidden/>
                  </w:rPr>
                  <w:fldChar w:fldCharType="separate"/>
                </w:r>
                <w:r w:rsidR="00890698">
                  <w:rPr>
                    <w:noProof/>
                    <w:webHidden/>
                  </w:rPr>
                  <w:delText>13</w:delText>
                </w:r>
                <w:r w:rsidR="006826A2">
                  <w:rPr>
                    <w:noProof/>
                    <w:webHidden/>
                  </w:rPr>
                  <w:fldChar w:fldCharType="end"/>
                </w:r>
                <w:r>
                  <w:rPr>
                    <w:noProof/>
                  </w:rPr>
                  <w:fldChar w:fldCharType="end"/>
                </w:r>
              </w:del>
            </w:p>
            <w:p w14:paraId="267843B2" w14:textId="77777777" w:rsidR="006826A2" w:rsidRDefault="003B4409">
              <w:pPr>
                <w:pStyle w:val="TOC4"/>
                <w:rPr>
                  <w:del w:id="34" w:author="Summer 2023 updates" w:date="2024-07-31T13:42:00Z"/>
                  <w:rFonts w:asciiTheme="minorHAnsi" w:hAnsiTheme="minorHAnsi"/>
                  <w:noProof/>
                </w:rPr>
              </w:pPr>
              <w:del w:id="35" w:author="Summer 2023 updates" w:date="2024-07-31T13:42:00Z">
                <w:r>
                  <w:fldChar w:fldCharType="begin"/>
                </w:r>
                <w:r>
                  <w:delInstrText xml:space="preserve"> HYPERLINK \l "_Toc110005147" </w:delInstrText>
                </w:r>
                <w:r>
                  <w:fldChar w:fldCharType="separate"/>
                </w:r>
                <w:r w:rsidR="006826A2" w:rsidRPr="00224ECE">
                  <w:rPr>
                    <w:rStyle w:val="Hyperlink"/>
                    <w:noProof/>
                  </w:rPr>
                  <w:delText>Transfer Student Information</w:delText>
                </w:r>
                <w:r w:rsidR="006826A2">
                  <w:rPr>
                    <w:noProof/>
                    <w:webHidden/>
                  </w:rPr>
                  <w:tab/>
                </w:r>
                <w:r w:rsidR="006826A2">
                  <w:rPr>
                    <w:noProof/>
                    <w:webHidden/>
                  </w:rPr>
                  <w:fldChar w:fldCharType="begin"/>
                </w:r>
                <w:r w:rsidR="006826A2">
                  <w:rPr>
                    <w:noProof/>
                    <w:webHidden/>
                  </w:rPr>
                  <w:delInstrText xml:space="preserve"> PAGEREF _Toc110005147 \h </w:delInstrText>
                </w:r>
                <w:r w:rsidR="006826A2">
                  <w:rPr>
                    <w:noProof/>
                    <w:webHidden/>
                  </w:rPr>
                </w:r>
                <w:r w:rsidR="006826A2">
                  <w:rPr>
                    <w:noProof/>
                    <w:webHidden/>
                  </w:rPr>
                  <w:fldChar w:fldCharType="separate"/>
                </w:r>
                <w:r w:rsidR="00890698">
                  <w:rPr>
                    <w:noProof/>
                    <w:webHidden/>
                  </w:rPr>
                  <w:delText>13</w:delText>
                </w:r>
                <w:r w:rsidR="006826A2">
                  <w:rPr>
                    <w:noProof/>
                    <w:webHidden/>
                  </w:rPr>
                  <w:fldChar w:fldCharType="end"/>
                </w:r>
                <w:r>
                  <w:rPr>
                    <w:noProof/>
                  </w:rPr>
                  <w:fldChar w:fldCharType="end"/>
                </w:r>
              </w:del>
            </w:p>
            <w:p w14:paraId="6EC9C214" w14:textId="77777777" w:rsidR="006826A2" w:rsidRDefault="003B4409">
              <w:pPr>
                <w:pStyle w:val="TOC3"/>
                <w:rPr>
                  <w:del w:id="36" w:author="Summer 2023 updates" w:date="2024-07-31T13:42:00Z"/>
                  <w:rFonts w:asciiTheme="minorHAnsi" w:hAnsiTheme="minorHAnsi" w:cstheme="minorBidi"/>
                  <w:bCs w:val="0"/>
                  <w:lang w:bidi="ar-SA"/>
                </w:rPr>
              </w:pPr>
              <w:del w:id="37" w:author="Summer 2023 updates" w:date="2024-07-31T13:42:00Z">
                <w:r>
                  <w:fldChar w:fldCharType="begin"/>
                </w:r>
                <w:r>
                  <w:delInstrText xml:space="preserve"> HYPERLINK \l "_Toc110005148" </w:delInstrText>
                </w:r>
                <w:r>
                  <w:fldChar w:fldCharType="separate"/>
                </w:r>
                <w:r w:rsidR="006826A2" w:rsidRPr="00224ECE">
                  <w:rPr>
                    <w:rStyle w:val="Hyperlink"/>
                  </w:rPr>
                  <w:delText>AREAS OF STUDY</w:delText>
                </w:r>
                <w:r w:rsidR="006826A2">
                  <w:rPr>
                    <w:webHidden/>
                  </w:rPr>
                  <w:tab/>
                </w:r>
                <w:r w:rsidR="006826A2">
                  <w:rPr>
                    <w:webHidden/>
                  </w:rPr>
                  <w:fldChar w:fldCharType="begin"/>
                </w:r>
                <w:r w:rsidR="006826A2">
                  <w:rPr>
                    <w:webHidden/>
                  </w:rPr>
                  <w:delInstrText xml:space="preserve"> PAGEREF _Toc110005148 \h </w:delInstrText>
                </w:r>
                <w:r w:rsidR="006826A2">
                  <w:rPr>
                    <w:webHidden/>
                  </w:rPr>
                </w:r>
                <w:r w:rsidR="006826A2">
                  <w:rPr>
                    <w:webHidden/>
                  </w:rPr>
                  <w:fldChar w:fldCharType="separate"/>
                </w:r>
                <w:r w:rsidR="00890698">
                  <w:rPr>
                    <w:webHidden/>
                  </w:rPr>
                  <w:delText>15</w:delText>
                </w:r>
                <w:r w:rsidR="006826A2">
                  <w:rPr>
                    <w:webHidden/>
                  </w:rPr>
                  <w:fldChar w:fldCharType="end"/>
                </w:r>
                <w:r>
                  <w:fldChar w:fldCharType="end"/>
                </w:r>
              </w:del>
            </w:p>
            <w:p w14:paraId="4D275EDE" w14:textId="77777777" w:rsidR="006826A2" w:rsidRDefault="003B4409">
              <w:pPr>
                <w:pStyle w:val="TOC3"/>
                <w:rPr>
                  <w:del w:id="38" w:author="Summer 2023 updates" w:date="2024-07-31T13:42:00Z"/>
                  <w:rFonts w:asciiTheme="minorHAnsi" w:hAnsiTheme="minorHAnsi" w:cstheme="minorBidi"/>
                  <w:bCs w:val="0"/>
                  <w:lang w:bidi="ar-SA"/>
                </w:rPr>
              </w:pPr>
              <w:del w:id="39" w:author="Summer 2023 updates" w:date="2024-07-31T13:42:00Z">
                <w:r>
                  <w:fldChar w:fldCharType="begin"/>
                </w:r>
                <w:r>
                  <w:delInstrText xml:space="preserve"> HYPERLINK \l "_Toc110005149" </w:delInstrText>
                </w:r>
                <w:r>
                  <w:fldChar w:fldCharType="separate"/>
                </w:r>
                <w:r w:rsidR="006826A2" w:rsidRPr="00224ECE">
                  <w:rPr>
                    <w:rStyle w:val="Hyperlink"/>
                  </w:rPr>
                  <w:delText>ACADEMIC ADVISING</w:delText>
                </w:r>
                <w:r w:rsidR="006826A2">
                  <w:rPr>
                    <w:webHidden/>
                  </w:rPr>
                  <w:tab/>
                </w:r>
                <w:r w:rsidR="006826A2">
                  <w:rPr>
                    <w:webHidden/>
                  </w:rPr>
                  <w:fldChar w:fldCharType="begin"/>
                </w:r>
                <w:r w:rsidR="006826A2">
                  <w:rPr>
                    <w:webHidden/>
                  </w:rPr>
                  <w:delInstrText xml:space="preserve"> PAGEREF _Toc110005149 \h </w:delInstrText>
                </w:r>
                <w:r w:rsidR="006826A2">
                  <w:rPr>
                    <w:webHidden/>
                  </w:rPr>
                </w:r>
                <w:r w:rsidR="006826A2">
                  <w:rPr>
                    <w:webHidden/>
                  </w:rPr>
                  <w:fldChar w:fldCharType="separate"/>
                </w:r>
                <w:r w:rsidR="00890698">
                  <w:rPr>
                    <w:webHidden/>
                  </w:rPr>
                  <w:delText>16</w:delText>
                </w:r>
                <w:r w:rsidR="006826A2">
                  <w:rPr>
                    <w:webHidden/>
                  </w:rPr>
                  <w:fldChar w:fldCharType="end"/>
                </w:r>
                <w:r>
                  <w:fldChar w:fldCharType="end"/>
                </w:r>
              </w:del>
            </w:p>
            <w:p w14:paraId="7A6F502C" w14:textId="77777777" w:rsidR="006826A2" w:rsidRDefault="003B4409">
              <w:pPr>
                <w:pStyle w:val="TOC3"/>
                <w:rPr>
                  <w:del w:id="40" w:author="Summer 2023 updates" w:date="2024-07-31T13:42:00Z"/>
                  <w:rFonts w:asciiTheme="minorHAnsi" w:hAnsiTheme="minorHAnsi" w:cstheme="minorBidi"/>
                  <w:bCs w:val="0"/>
                  <w:lang w:bidi="ar-SA"/>
                </w:rPr>
              </w:pPr>
              <w:del w:id="41" w:author="Summer 2023 updates" w:date="2024-07-31T13:42:00Z">
                <w:r>
                  <w:fldChar w:fldCharType="begin"/>
                </w:r>
                <w:r>
                  <w:delInstrText xml:space="preserve"> HYPERLINK \l "_Toc110005150" </w:delInstrText>
                </w:r>
                <w:r>
                  <w:fldChar w:fldCharType="separate"/>
                </w:r>
                <w:r w:rsidR="006826A2" w:rsidRPr="00224ECE">
                  <w:rPr>
                    <w:rStyle w:val="Hyperlink"/>
                  </w:rPr>
                  <w:delText>FIRST-YEAR EXPERIENCE</w:delText>
                </w:r>
                <w:r w:rsidR="006826A2">
                  <w:rPr>
                    <w:webHidden/>
                  </w:rPr>
                  <w:tab/>
                </w:r>
                <w:r w:rsidR="006826A2">
                  <w:rPr>
                    <w:webHidden/>
                  </w:rPr>
                  <w:fldChar w:fldCharType="begin"/>
                </w:r>
                <w:r w:rsidR="006826A2">
                  <w:rPr>
                    <w:webHidden/>
                  </w:rPr>
                  <w:delInstrText xml:space="preserve"> PAGEREF _Toc110005150 \h </w:delInstrText>
                </w:r>
                <w:r w:rsidR="006826A2">
                  <w:rPr>
                    <w:webHidden/>
                  </w:rPr>
                </w:r>
                <w:r w:rsidR="006826A2">
                  <w:rPr>
                    <w:webHidden/>
                  </w:rPr>
                  <w:fldChar w:fldCharType="separate"/>
                </w:r>
                <w:r w:rsidR="00890698">
                  <w:rPr>
                    <w:webHidden/>
                  </w:rPr>
                  <w:delText>16</w:delText>
                </w:r>
                <w:r w:rsidR="006826A2">
                  <w:rPr>
                    <w:webHidden/>
                  </w:rPr>
                  <w:fldChar w:fldCharType="end"/>
                </w:r>
                <w:r>
                  <w:fldChar w:fldCharType="end"/>
                </w:r>
              </w:del>
            </w:p>
            <w:p w14:paraId="1B63ACE9" w14:textId="77777777" w:rsidR="006826A2" w:rsidRDefault="003B4409">
              <w:pPr>
                <w:pStyle w:val="TOC3"/>
                <w:rPr>
                  <w:del w:id="42" w:author="Summer 2023 updates" w:date="2024-07-31T13:42:00Z"/>
                  <w:rFonts w:asciiTheme="minorHAnsi" w:hAnsiTheme="minorHAnsi" w:cstheme="minorBidi"/>
                  <w:bCs w:val="0"/>
                  <w:lang w:bidi="ar-SA"/>
                </w:rPr>
              </w:pPr>
              <w:del w:id="43" w:author="Summer 2023 updates" w:date="2024-07-31T13:42:00Z">
                <w:r>
                  <w:fldChar w:fldCharType="begin"/>
                </w:r>
                <w:r>
                  <w:delInstrText xml:space="preserve"> HYPERLINK \l "_Toc110005151" </w:delInstrText>
                </w:r>
                <w:r>
                  <w:fldChar w:fldCharType="separate"/>
                </w:r>
                <w:r w:rsidR="006826A2" w:rsidRPr="00224ECE">
                  <w:rPr>
                    <w:rStyle w:val="Hyperlink"/>
                  </w:rPr>
                  <w:delText>WRITING EMPHASIS COURSES</w:delText>
                </w:r>
                <w:r w:rsidR="006826A2">
                  <w:rPr>
                    <w:webHidden/>
                  </w:rPr>
                  <w:tab/>
                </w:r>
                <w:r w:rsidR="006826A2">
                  <w:rPr>
                    <w:webHidden/>
                  </w:rPr>
                  <w:fldChar w:fldCharType="begin"/>
                </w:r>
                <w:r w:rsidR="006826A2">
                  <w:rPr>
                    <w:webHidden/>
                  </w:rPr>
                  <w:delInstrText xml:space="preserve"> PAGEREF _Toc110005151 \h </w:delInstrText>
                </w:r>
                <w:r w:rsidR="006826A2">
                  <w:rPr>
                    <w:webHidden/>
                  </w:rPr>
                </w:r>
                <w:r w:rsidR="006826A2">
                  <w:rPr>
                    <w:webHidden/>
                  </w:rPr>
                  <w:fldChar w:fldCharType="separate"/>
                </w:r>
                <w:r w:rsidR="00890698">
                  <w:rPr>
                    <w:webHidden/>
                  </w:rPr>
                  <w:delText>16</w:delText>
                </w:r>
                <w:r w:rsidR="006826A2">
                  <w:rPr>
                    <w:webHidden/>
                  </w:rPr>
                  <w:fldChar w:fldCharType="end"/>
                </w:r>
                <w:r>
                  <w:fldChar w:fldCharType="end"/>
                </w:r>
              </w:del>
            </w:p>
            <w:p w14:paraId="59ED231C" w14:textId="77777777" w:rsidR="006826A2" w:rsidRDefault="003B4409">
              <w:pPr>
                <w:pStyle w:val="TOC4"/>
                <w:rPr>
                  <w:del w:id="44" w:author="Summer 2023 updates" w:date="2024-07-31T13:42:00Z"/>
                  <w:rFonts w:asciiTheme="minorHAnsi" w:hAnsiTheme="minorHAnsi"/>
                  <w:noProof/>
                </w:rPr>
              </w:pPr>
              <w:del w:id="45" w:author="Summer 2023 updates" w:date="2024-07-31T13:42:00Z">
                <w:r>
                  <w:fldChar w:fldCharType="begin"/>
                </w:r>
                <w:r>
                  <w:delInstrText xml:space="preserve"> HYPERLINK \l "_Toc110005152" </w:delInstrText>
                </w:r>
                <w:r>
                  <w:fldChar w:fldCharType="separate"/>
                </w:r>
                <w:r w:rsidR="006826A2" w:rsidRPr="00224ECE">
                  <w:rPr>
                    <w:rStyle w:val="Hyperlink"/>
                    <w:noProof/>
                  </w:rPr>
                  <w:delText>Writing Across the Curriculum: Statement of Guiding Principles</w:delText>
                </w:r>
                <w:r w:rsidR="006826A2">
                  <w:rPr>
                    <w:noProof/>
                    <w:webHidden/>
                  </w:rPr>
                  <w:tab/>
                </w:r>
                <w:r w:rsidR="006826A2">
                  <w:rPr>
                    <w:noProof/>
                    <w:webHidden/>
                  </w:rPr>
                  <w:fldChar w:fldCharType="begin"/>
                </w:r>
                <w:r w:rsidR="006826A2">
                  <w:rPr>
                    <w:noProof/>
                    <w:webHidden/>
                  </w:rPr>
                  <w:delInstrText xml:space="preserve"> PAGEREF _Toc110005152 \h </w:delInstrText>
                </w:r>
                <w:r w:rsidR="006826A2">
                  <w:rPr>
                    <w:noProof/>
                    <w:webHidden/>
                  </w:rPr>
                </w:r>
                <w:r w:rsidR="006826A2">
                  <w:rPr>
                    <w:noProof/>
                    <w:webHidden/>
                  </w:rPr>
                  <w:fldChar w:fldCharType="separate"/>
                </w:r>
                <w:r w:rsidR="00890698">
                  <w:rPr>
                    <w:noProof/>
                    <w:webHidden/>
                  </w:rPr>
                  <w:delText>16</w:delText>
                </w:r>
                <w:r w:rsidR="006826A2">
                  <w:rPr>
                    <w:noProof/>
                    <w:webHidden/>
                  </w:rPr>
                  <w:fldChar w:fldCharType="end"/>
                </w:r>
                <w:r>
                  <w:rPr>
                    <w:noProof/>
                  </w:rPr>
                  <w:fldChar w:fldCharType="end"/>
                </w:r>
              </w:del>
            </w:p>
            <w:p w14:paraId="7968D969" w14:textId="77777777" w:rsidR="006826A2" w:rsidRDefault="003B4409">
              <w:pPr>
                <w:pStyle w:val="TOC4"/>
                <w:rPr>
                  <w:del w:id="46" w:author="Summer 2023 updates" w:date="2024-07-31T13:42:00Z"/>
                  <w:rFonts w:asciiTheme="minorHAnsi" w:hAnsiTheme="minorHAnsi"/>
                  <w:noProof/>
                </w:rPr>
              </w:pPr>
              <w:del w:id="47" w:author="Summer 2023 updates" w:date="2024-07-31T13:42:00Z">
                <w:r>
                  <w:fldChar w:fldCharType="begin"/>
                </w:r>
                <w:r>
                  <w:delInstrText xml:space="preserve"> HYPERLINK \l "_Toc110005153" </w:delInstrText>
                </w:r>
                <w:r>
                  <w:fldChar w:fldCharType="separate"/>
                </w:r>
                <w:r w:rsidR="006826A2" w:rsidRPr="00224ECE">
                  <w:rPr>
                    <w:rStyle w:val="Hyperlink"/>
                    <w:noProof/>
                  </w:rPr>
                  <w:delText>Fulfilling the Writing Emphasis Requirement:</w:delText>
                </w:r>
                <w:r w:rsidR="006826A2">
                  <w:rPr>
                    <w:noProof/>
                    <w:webHidden/>
                  </w:rPr>
                  <w:tab/>
                </w:r>
                <w:r w:rsidR="006826A2">
                  <w:rPr>
                    <w:noProof/>
                    <w:webHidden/>
                  </w:rPr>
                  <w:fldChar w:fldCharType="begin"/>
                </w:r>
                <w:r w:rsidR="006826A2">
                  <w:rPr>
                    <w:noProof/>
                    <w:webHidden/>
                  </w:rPr>
                  <w:delInstrText xml:space="preserve"> PAGEREF _Toc110005153 \h </w:delInstrText>
                </w:r>
                <w:r w:rsidR="006826A2">
                  <w:rPr>
                    <w:noProof/>
                    <w:webHidden/>
                  </w:rPr>
                </w:r>
                <w:r w:rsidR="006826A2">
                  <w:rPr>
                    <w:noProof/>
                    <w:webHidden/>
                  </w:rPr>
                  <w:fldChar w:fldCharType="separate"/>
                </w:r>
                <w:r w:rsidR="00890698">
                  <w:rPr>
                    <w:noProof/>
                    <w:webHidden/>
                  </w:rPr>
                  <w:delText>17</w:delText>
                </w:r>
                <w:r w:rsidR="006826A2">
                  <w:rPr>
                    <w:noProof/>
                    <w:webHidden/>
                  </w:rPr>
                  <w:fldChar w:fldCharType="end"/>
                </w:r>
                <w:r>
                  <w:rPr>
                    <w:noProof/>
                  </w:rPr>
                  <w:fldChar w:fldCharType="end"/>
                </w:r>
              </w:del>
            </w:p>
            <w:p w14:paraId="46699518" w14:textId="77777777" w:rsidR="006826A2" w:rsidRDefault="003B4409">
              <w:pPr>
                <w:pStyle w:val="TOC3"/>
                <w:rPr>
                  <w:del w:id="48" w:author="Summer 2023 updates" w:date="2024-07-31T13:42:00Z"/>
                  <w:rFonts w:asciiTheme="minorHAnsi" w:hAnsiTheme="minorHAnsi" w:cstheme="minorBidi"/>
                  <w:bCs w:val="0"/>
                  <w:lang w:bidi="ar-SA"/>
                </w:rPr>
              </w:pPr>
              <w:del w:id="49" w:author="Summer 2023 updates" w:date="2024-07-31T13:42:00Z">
                <w:r>
                  <w:fldChar w:fldCharType="begin"/>
                </w:r>
                <w:r>
                  <w:delInstrText xml:space="preserve"> HYPERLINK \l "</w:delInstrText>
                </w:r>
                <w:r>
                  <w:delInstrText xml:space="preserve">_Toc110005154" </w:delInstrText>
                </w:r>
                <w:r>
                  <w:fldChar w:fldCharType="separate"/>
                </w:r>
                <w:r w:rsidR="006826A2" w:rsidRPr="00224ECE">
                  <w:rPr>
                    <w:rStyle w:val="Hyperlink"/>
                  </w:rPr>
                  <w:delText>GENERAL EDUCATION COURSES</w:delText>
                </w:r>
                <w:r w:rsidR="006826A2">
                  <w:rPr>
                    <w:webHidden/>
                  </w:rPr>
                  <w:tab/>
                </w:r>
                <w:r w:rsidR="006826A2">
                  <w:rPr>
                    <w:webHidden/>
                  </w:rPr>
                  <w:fldChar w:fldCharType="begin"/>
                </w:r>
                <w:r w:rsidR="006826A2">
                  <w:rPr>
                    <w:webHidden/>
                  </w:rPr>
                  <w:delInstrText xml:space="preserve"> PAGEREF _Toc110005154 \h </w:delInstrText>
                </w:r>
                <w:r w:rsidR="006826A2">
                  <w:rPr>
                    <w:webHidden/>
                  </w:rPr>
                </w:r>
                <w:r w:rsidR="006826A2">
                  <w:rPr>
                    <w:webHidden/>
                  </w:rPr>
                  <w:fldChar w:fldCharType="separate"/>
                </w:r>
                <w:r w:rsidR="00890698">
                  <w:rPr>
                    <w:webHidden/>
                  </w:rPr>
                  <w:delText>18</w:delText>
                </w:r>
                <w:r w:rsidR="006826A2">
                  <w:rPr>
                    <w:webHidden/>
                  </w:rPr>
                  <w:fldChar w:fldCharType="end"/>
                </w:r>
                <w:r>
                  <w:fldChar w:fldCharType="end"/>
                </w:r>
              </w:del>
            </w:p>
            <w:p w14:paraId="5B898E9C" w14:textId="77777777" w:rsidR="006826A2" w:rsidRDefault="003B4409">
              <w:pPr>
                <w:pStyle w:val="TOC4"/>
                <w:rPr>
                  <w:del w:id="50" w:author="Summer 2023 updates" w:date="2024-07-31T13:42:00Z"/>
                  <w:rFonts w:asciiTheme="minorHAnsi" w:hAnsiTheme="minorHAnsi"/>
                  <w:noProof/>
                </w:rPr>
              </w:pPr>
              <w:del w:id="51" w:author="Summer 2023 updates" w:date="2024-07-31T13:42:00Z">
                <w:r>
                  <w:fldChar w:fldCharType="begin"/>
                </w:r>
                <w:r>
                  <w:delInstrText xml:space="preserve"> HYPERLINK \l "_Toc110005155" </w:delInstrText>
                </w:r>
                <w:r>
                  <w:fldChar w:fldCharType="separate"/>
                </w:r>
                <w:r w:rsidR="006826A2" w:rsidRPr="00224ECE">
                  <w:rPr>
                    <w:rStyle w:val="Hyperlink"/>
                    <w:noProof/>
                  </w:rPr>
                  <w:delText>Diverse Cultural Perspectives: Non-Western Perspectives</w:delText>
                </w:r>
                <w:r w:rsidR="006826A2">
                  <w:rPr>
                    <w:noProof/>
                    <w:webHidden/>
                  </w:rPr>
                  <w:tab/>
                </w:r>
                <w:r w:rsidR="006826A2">
                  <w:rPr>
                    <w:noProof/>
                    <w:webHidden/>
                  </w:rPr>
                  <w:fldChar w:fldCharType="begin"/>
                </w:r>
                <w:r w:rsidR="006826A2">
                  <w:rPr>
                    <w:noProof/>
                    <w:webHidden/>
                  </w:rPr>
                  <w:delInstrText xml:space="preserve"> PAGEREF _Toc110005155 \h </w:delInstrText>
                </w:r>
                <w:r w:rsidR="006826A2">
                  <w:rPr>
                    <w:noProof/>
                    <w:webHidden/>
                  </w:rPr>
                </w:r>
                <w:r w:rsidR="006826A2">
                  <w:rPr>
                    <w:noProof/>
                    <w:webHidden/>
                  </w:rPr>
                  <w:fldChar w:fldCharType="separate"/>
                </w:r>
                <w:r w:rsidR="00890698">
                  <w:rPr>
                    <w:noProof/>
                    <w:webHidden/>
                  </w:rPr>
                  <w:delText>19</w:delText>
                </w:r>
                <w:r w:rsidR="006826A2">
                  <w:rPr>
                    <w:noProof/>
                    <w:webHidden/>
                  </w:rPr>
                  <w:fldChar w:fldCharType="end"/>
                </w:r>
                <w:r>
                  <w:rPr>
                    <w:noProof/>
                  </w:rPr>
                  <w:fldChar w:fldCharType="end"/>
                </w:r>
              </w:del>
            </w:p>
            <w:p w14:paraId="4730EF28" w14:textId="77777777" w:rsidR="006826A2" w:rsidRDefault="003B4409">
              <w:pPr>
                <w:pStyle w:val="TOC4"/>
                <w:rPr>
                  <w:del w:id="52" w:author="Summer 2023 updates" w:date="2024-07-31T13:42:00Z"/>
                  <w:rFonts w:asciiTheme="minorHAnsi" w:hAnsiTheme="minorHAnsi"/>
                  <w:noProof/>
                </w:rPr>
              </w:pPr>
              <w:del w:id="53" w:author="Summer 2023 updates" w:date="2024-07-31T13:42:00Z">
                <w:r>
                  <w:fldChar w:fldCharType="begin"/>
                </w:r>
                <w:r>
                  <w:delInstrText xml:space="preserve"> HYPERLINK \l "_Toc110005156" </w:delInstrText>
                </w:r>
                <w:r>
                  <w:fldChar w:fldCharType="separate"/>
                </w:r>
                <w:r w:rsidR="006826A2" w:rsidRPr="00224ECE">
                  <w:rPr>
                    <w:rStyle w:val="Hyperlink"/>
                    <w:noProof/>
                  </w:rPr>
                  <w:delText>Diverse Cultural Perspectives: United States Pluralism</w:delText>
                </w:r>
                <w:r w:rsidR="006826A2">
                  <w:rPr>
                    <w:noProof/>
                    <w:webHidden/>
                  </w:rPr>
                  <w:tab/>
                </w:r>
                <w:r w:rsidR="006826A2">
                  <w:rPr>
                    <w:noProof/>
                    <w:webHidden/>
                  </w:rPr>
                  <w:fldChar w:fldCharType="begin"/>
                </w:r>
                <w:r w:rsidR="006826A2">
                  <w:rPr>
                    <w:noProof/>
                    <w:webHidden/>
                  </w:rPr>
                  <w:delInstrText xml:space="preserve"> PAGEREF _Toc110005156 \h </w:delInstrText>
                </w:r>
                <w:r w:rsidR="006826A2">
                  <w:rPr>
                    <w:noProof/>
                    <w:webHidden/>
                  </w:rPr>
                </w:r>
                <w:r w:rsidR="006826A2">
                  <w:rPr>
                    <w:noProof/>
                    <w:webHidden/>
                  </w:rPr>
                  <w:fldChar w:fldCharType="separate"/>
                </w:r>
                <w:r w:rsidR="00890698">
                  <w:rPr>
                    <w:noProof/>
                    <w:webHidden/>
                  </w:rPr>
                  <w:delText>20</w:delText>
                </w:r>
                <w:r w:rsidR="006826A2">
                  <w:rPr>
                    <w:noProof/>
                    <w:webHidden/>
                  </w:rPr>
                  <w:fldChar w:fldCharType="end"/>
                </w:r>
                <w:r>
                  <w:rPr>
                    <w:noProof/>
                  </w:rPr>
                  <w:fldChar w:fldCharType="end"/>
                </w:r>
              </w:del>
            </w:p>
            <w:p w14:paraId="3B53AE5E" w14:textId="77777777" w:rsidR="006826A2" w:rsidRDefault="003B4409">
              <w:pPr>
                <w:pStyle w:val="TOC4"/>
                <w:rPr>
                  <w:del w:id="54" w:author="Summer 2023 updates" w:date="2024-07-31T13:42:00Z"/>
                  <w:rFonts w:asciiTheme="minorHAnsi" w:hAnsiTheme="minorHAnsi"/>
                  <w:noProof/>
                </w:rPr>
              </w:pPr>
              <w:del w:id="55" w:author="Summer 2023 updates" w:date="2024-07-31T13:42:00Z">
                <w:r>
                  <w:fldChar w:fldCharType="begin"/>
                </w:r>
                <w:r>
                  <w:delInstrText xml:space="preserve"> HYPERLINK \l "_Toc110005157" </w:delInstrText>
                </w:r>
                <w:r>
                  <w:fldChar w:fldCharType="separate"/>
                </w:r>
                <w:r w:rsidR="006826A2" w:rsidRPr="00224ECE">
                  <w:rPr>
                    <w:rStyle w:val="Hyperlink"/>
                    <w:noProof/>
                  </w:rPr>
                  <w:delText>Diverse Cultural Perspectives: Diverse Western Perspectives</w:delText>
                </w:r>
                <w:r w:rsidR="006826A2">
                  <w:rPr>
                    <w:noProof/>
                    <w:webHidden/>
                  </w:rPr>
                  <w:tab/>
                </w:r>
                <w:r w:rsidR="006826A2">
                  <w:rPr>
                    <w:noProof/>
                    <w:webHidden/>
                  </w:rPr>
                  <w:fldChar w:fldCharType="begin"/>
                </w:r>
                <w:r w:rsidR="006826A2">
                  <w:rPr>
                    <w:noProof/>
                    <w:webHidden/>
                  </w:rPr>
                  <w:delInstrText xml:space="preserve"> PAGEREF _Toc110005157 \h </w:delInstrText>
                </w:r>
                <w:r w:rsidR="006826A2">
                  <w:rPr>
                    <w:noProof/>
                    <w:webHidden/>
                  </w:rPr>
                </w:r>
                <w:r w:rsidR="006826A2">
                  <w:rPr>
                    <w:noProof/>
                    <w:webHidden/>
                  </w:rPr>
                  <w:fldChar w:fldCharType="separate"/>
                </w:r>
                <w:r w:rsidR="00890698">
                  <w:rPr>
                    <w:noProof/>
                    <w:webHidden/>
                  </w:rPr>
                  <w:delText>21</w:delText>
                </w:r>
                <w:r w:rsidR="006826A2">
                  <w:rPr>
                    <w:noProof/>
                    <w:webHidden/>
                  </w:rPr>
                  <w:fldChar w:fldCharType="end"/>
                </w:r>
                <w:r>
                  <w:rPr>
                    <w:noProof/>
                  </w:rPr>
                  <w:fldChar w:fldCharType="end"/>
                </w:r>
              </w:del>
            </w:p>
            <w:p w14:paraId="14552803" w14:textId="77777777" w:rsidR="006826A2" w:rsidRDefault="003B4409">
              <w:pPr>
                <w:pStyle w:val="TOC4"/>
                <w:rPr>
                  <w:del w:id="56" w:author="Summer 2023 updates" w:date="2024-07-31T13:42:00Z"/>
                  <w:rFonts w:asciiTheme="minorHAnsi" w:hAnsiTheme="minorHAnsi"/>
                  <w:noProof/>
                </w:rPr>
              </w:pPr>
              <w:del w:id="57" w:author="Summer 2023 updates" w:date="2024-07-31T13:42:00Z">
                <w:r>
                  <w:fldChar w:fldCharType="begin"/>
                </w:r>
                <w:r>
                  <w:delInstrText xml:space="preserve"> HYPERLINK \l "_Toc110005158" </w:delInstrText>
                </w:r>
                <w:r>
                  <w:fldChar w:fldCharType="separate"/>
                </w:r>
                <w:r w:rsidR="00DD1077">
                  <w:rPr>
                    <w:rStyle w:val="Hyperlink"/>
                    <w:noProof/>
                  </w:rPr>
                  <w:delText>I</w:delText>
                </w:r>
                <w:r w:rsidR="00DD1077" w:rsidRPr="00224ECE">
                  <w:rPr>
                    <w:rStyle w:val="Hyperlink"/>
                    <w:noProof/>
                  </w:rPr>
                  <w:delText>ndependent Studies</w:delText>
                </w:r>
                <w:r w:rsidR="006826A2">
                  <w:rPr>
                    <w:noProof/>
                    <w:webHidden/>
                  </w:rPr>
                  <w:tab/>
                </w:r>
                <w:r w:rsidR="006826A2">
                  <w:rPr>
                    <w:noProof/>
                    <w:webHidden/>
                  </w:rPr>
                  <w:fldChar w:fldCharType="begin"/>
                </w:r>
                <w:r w:rsidR="006826A2">
                  <w:rPr>
                    <w:noProof/>
                    <w:webHidden/>
                  </w:rPr>
                  <w:delInstrText xml:space="preserve"> PAGEREF _Toc110005158 \h </w:delInstrText>
                </w:r>
                <w:r w:rsidR="006826A2">
                  <w:rPr>
                    <w:noProof/>
                    <w:webHidden/>
                  </w:rPr>
                </w:r>
                <w:r w:rsidR="006826A2">
                  <w:rPr>
                    <w:noProof/>
                    <w:webHidden/>
                  </w:rPr>
                  <w:fldChar w:fldCharType="separate"/>
                </w:r>
                <w:r w:rsidR="00890698">
                  <w:rPr>
                    <w:noProof/>
                    <w:webHidden/>
                  </w:rPr>
                  <w:delText>22</w:delText>
                </w:r>
                <w:r w:rsidR="006826A2">
                  <w:rPr>
                    <w:noProof/>
                    <w:webHidden/>
                  </w:rPr>
                  <w:fldChar w:fldCharType="end"/>
                </w:r>
                <w:r>
                  <w:rPr>
                    <w:noProof/>
                  </w:rPr>
                  <w:fldChar w:fldCharType="end"/>
                </w:r>
              </w:del>
            </w:p>
            <w:p w14:paraId="21ECC918" w14:textId="77777777" w:rsidR="006826A2" w:rsidRDefault="003B4409">
              <w:pPr>
                <w:pStyle w:val="TOC4"/>
                <w:rPr>
                  <w:del w:id="58" w:author="Summer 2023 updates" w:date="2024-07-31T13:42:00Z"/>
                  <w:rFonts w:asciiTheme="minorHAnsi" w:hAnsiTheme="minorHAnsi"/>
                  <w:noProof/>
                </w:rPr>
              </w:pPr>
              <w:del w:id="59" w:author="Summer 2023 updates" w:date="2024-07-31T13:42:00Z">
                <w:r>
                  <w:fldChar w:fldCharType="begin"/>
                </w:r>
                <w:r>
                  <w:delInstrText xml:space="preserve"> HYPERLINK \l "_Toc110005159" </w:delInstrText>
                </w:r>
                <w:r>
                  <w:fldChar w:fldCharType="separate"/>
                </w:r>
                <w:r w:rsidR="00DD1077">
                  <w:rPr>
                    <w:rStyle w:val="Hyperlink"/>
                    <w:noProof/>
                  </w:rPr>
                  <w:delText>I</w:delText>
                </w:r>
                <w:r w:rsidR="00DD1077" w:rsidRPr="00224ECE">
                  <w:rPr>
                    <w:rStyle w:val="Hyperlink"/>
                    <w:noProof/>
                  </w:rPr>
                  <w:delText>nternships</w:delText>
                </w:r>
                <w:r w:rsidR="006826A2">
                  <w:rPr>
                    <w:noProof/>
                    <w:webHidden/>
                  </w:rPr>
                  <w:tab/>
                </w:r>
                <w:r w:rsidR="006826A2">
                  <w:rPr>
                    <w:noProof/>
                    <w:webHidden/>
                  </w:rPr>
                  <w:fldChar w:fldCharType="begin"/>
                </w:r>
                <w:r w:rsidR="006826A2">
                  <w:rPr>
                    <w:noProof/>
                    <w:webHidden/>
                  </w:rPr>
                  <w:delInstrText xml:space="preserve"> PAGEREF _Toc110005159 \h </w:delInstrText>
                </w:r>
                <w:r w:rsidR="006826A2">
                  <w:rPr>
                    <w:noProof/>
                    <w:webHidden/>
                  </w:rPr>
                </w:r>
                <w:r w:rsidR="006826A2">
                  <w:rPr>
                    <w:noProof/>
                    <w:webHidden/>
                  </w:rPr>
                  <w:fldChar w:fldCharType="separate"/>
                </w:r>
                <w:r w:rsidR="00890698">
                  <w:rPr>
                    <w:noProof/>
                    <w:webHidden/>
                  </w:rPr>
                  <w:delText>22</w:delText>
                </w:r>
                <w:r w:rsidR="006826A2">
                  <w:rPr>
                    <w:noProof/>
                    <w:webHidden/>
                  </w:rPr>
                  <w:fldChar w:fldCharType="end"/>
                </w:r>
                <w:r>
                  <w:rPr>
                    <w:noProof/>
                  </w:rPr>
                  <w:fldChar w:fldCharType="end"/>
                </w:r>
              </w:del>
            </w:p>
            <w:p w14:paraId="13EB5492" w14:textId="77777777" w:rsidR="006826A2" w:rsidRDefault="003B4409">
              <w:pPr>
                <w:pStyle w:val="TOC4"/>
                <w:rPr>
                  <w:del w:id="60" w:author="Summer 2023 updates" w:date="2024-07-31T13:42:00Z"/>
                  <w:rFonts w:asciiTheme="minorHAnsi" w:hAnsiTheme="minorHAnsi"/>
                  <w:noProof/>
                </w:rPr>
              </w:pPr>
              <w:del w:id="61" w:author="Summer 2023 updates" w:date="2024-07-31T13:42:00Z">
                <w:r>
                  <w:fldChar w:fldCharType="begin"/>
                </w:r>
                <w:r>
                  <w:delInstrText xml:space="preserve"> HYPERLINK \l "_Toc110005160" </w:delInstrText>
                </w:r>
                <w:r>
                  <w:fldChar w:fldCharType="separate"/>
                </w:r>
                <w:r w:rsidR="00DD1077">
                  <w:rPr>
                    <w:rStyle w:val="Hyperlink"/>
                    <w:noProof/>
                  </w:rPr>
                  <w:delText>P</w:delText>
                </w:r>
                <w:r w:rsidR="00DD1077" w:rsidRPr="00224ECE">
                  <w:rPr>
                    <w:rStyle w:val="Hyperlink"/>
                    <w:noProof/>
                  </w:rPr>
                  <w:delText>racticum</w:delText>
                </w:r>
                <w:r w:rsidR="006826A2">
                  <w:rPr>
                    <w:noProof/>
                    <w:webHidden/>
                  </w:rPr>
                  <w:tab/>
                </w:r>
                <w:r w:rsidR="006826A2">
                  <w:rPr>
                    <w:noProof/>
                    <w:webHidden/>
                  </w:rPr>
                  <w:fldChar w:fldCharType="begin"/>
                </w:r>
                <w:r w:rsidR="006826A2">
                  <w:rPr>
                    <w:noProof/>
                    <w:webHidden/>
                  </w:rPr>
                  <w:delInstrText xml:space="preserve"> PAGEREF _Toc110005160 \h </w:delInstrText>
                </w:r>
                <w:r w:rsidR="006826A2">
                  <w:rPr>
                    <w:noProof/>
                    <w:webHidden/>
                  </w:rPr>
                </w:r>
                <w:r w:rsidR="006826A2">
                  <w:rPr>
                    <w:noProof/>
                    <w:webHidden/>
                  </w:rPr>
                  <w:fldChar w:fldCharType="separate"/>
                </w:r>
                <w:r w:rsidR="00890698">
                  <w:rPr>
                    <w:noProof/>
                    <w:webHidden/>
                  </w:rPr>
                  <w:delText>23</w:delText>
                </w:r>
                <w:r w:rsidR="006826A2">
                  <w:rPr>
                    <w:noProof/>
                    <w:webHidden/>
                  </w:rPr>
                  <w:fldChar w:fldCharType="end"/>
                </w:r>
                <w:r>
                  <w:rPr>
                    <w:noProof/>
                  </w:rPr>
                  <w:fldChar w:fldCharType="end"/>
                </w:r>
              </w:del>
            </w:p>
            <w:p w14:paraId="46181704" w14:textId="77777777" w:rsidR="006826A2" w:rsidRDefault="003B4409">
              <w:pPr>
                <w:pStyle w:val="TOC1"/>
                <w:tabs>
                  <w:tab w:val="right" w:leader="dot" w:pos="9890"/>
                </w:tabs>
                <w:rPr>
                  <w:del w:id="62" w:author="Summer 2023 updates" w:date="2024-07-31T13:42:00Z"/>
                  <w:rFonts w:asciiTheme="minorHAnsi" w:hAnsiTheme="minorHAnsi"/>
                  <w:noProof/>
                </w:rPr>
              </w:pPr>
              <w:del w:id="63" w:author="Summer 2023 updates" w:date="2024-07-31T13:42:00Z">
                <w:r>
                  <w:fldChar w:fldCharType="begin"/>
                </w:r>
                <w:r>
                  <w:delInstrText xml:space="preserve"> HYPERLINK \l "_Toc110005161" </w:delInstrText>
                </w:r>
                <w:r>
                  <w:fldChar w:fldCharType="separate"/>
                </w:r>
                <w:r w:rsidR="006826A2" w:rsidRPr="00224ECE">
                  <w:rPr>
                    <w:rStyle w:val="Hyperlink"/>
                    <w:bCs/>
                    <w:smallCaps/>
                    <w:noProof/>
                  </w:rPr>
                  <w:delText>SPECIAL PROGRAMS AND OPPORTUNITIES</w:delText>
                </w:r>
                <w:r w:rsidR="006826A2">
                  <w:rPr>
                    <w:noProof/>
                    <w:webHidden/>
                  </w:rPr>
                  <w:tab/>
                </w:r>
                <w:r w:rsidR="006826A2">
                  <w:rPr>
                    <w:noProof/>
                    <w:webHidden/>
                  </w:rPr>
                  <w:fldChar w:fldCharType="begin"/>
                </w:r>
                <w:r w:rsidR="006826A2">
                  <w:rPr>
                    <w:noProof/>
                    <w:webHidden/>
                  </w:rPr>
                  <w:delInstrText xml:space="preserve"> PAGEREF _Toc110005161 \h </w:delInstrText>
                </w:r>
                <w:r w:rsidR="006826A2">
                  <w:rPr>
                    <w:noProof/>
                    <w:webHidden/>
                  </w:rPr>
                </w:r>
                <w:r w:rsidR="006826A2">
                  <w:rPr>
                    <w:noProof/>
                    <w:webHidden/>
                  </w:rPr>
                  <w:fldChar w:fldCharType="separate"/>
                </w:r>
                <w:r w:rsidR="00890698">
                  <w:rPr>
                    <w:noProof/>
                    <w:webHidden/>
                  </w:rPr>
                  <w:delText>25</w:delText>
                </w:r>
                <w:r w:rsidR="006826A2">
                  <w:rPr>
                    <w:noProof/>
                    <w:webHidden/>
                  </w:rPr>
                  <w:fldChar w:fldCharType="end"/>
                </w:r>
                <w:r>
                  <w:rPr>
                    <w:noProof/>
                  </w:rPr>
                  <w:fldChar w:fldCharType="end"/>
                </w:r>
              </w:del>
            </w:p>
            <w:p w14:paraId="2537D437" w14:textId="77777777" w:rsidR="006826A2" w:rsidRDefault="003B4409">
              <w:pPr>
                <w:pStyle w:val="TOC4"/>
                <w:rPr>
                  <w:del w:id="64" w:author="Summer 2023 updates" w:date="2024-07-31T13:42:00Z"/>
                  <w:rFonts w:asciiTheme="minorHAnsi" w:hAnsiTheme="minorHAnsi"/>
                  <w:noProof/>
                </w:rPr>
              </w:pPr>
              <w:del w:id="65" w:author="Summer 2023 updates" w:date="2024-07-31T13:42:00Z">
                <w:r>
                  <w:fldChar w:fldCharType="begin"/>
                </w:r>
                <w:r>
                  <w:delInstrText xml:space="preserve"> HYPERLINK \l "_Toc110005162" </w:delInstrText>
                </w:r>
                <w:r>
                  <w:fldChar w:fldCharType="separate"/>
                </w:r>
                <w:r w:rsidR="006826A2" w:rsidRPr="00224ECE">
                  <w:rPr>
                    <w:rStyle w:val="Hyperlink"/>
                    <w:noProof/>
                  </w:rPr>
                  <w:delText>Crimson Fellows Program</w:delText>
                </w:r>
                <w:r w:rsidR="006826A2">
                  <w:rPr>
                    <w:noProof/>
                    <w:webHidden/>
                  </w:rPr>
                  <w:tab/>
                </w:r>
                <w:r w:rsidR="006826A2">
                  <w:rPr>
                    <w:noProof/>
                    <w:webHidden/>
                  </w:rPr>
                  <w:fldChar w:fldCharType="begin"/>
                </w:r>
                <w:r w:rsidR="006826A2">
                  <w:rPr>
                    <w:noProof/>
                    <w:webHidden/>
                  </w:rPr>
                  <w:delInstrText xml:space="preserve"> PAGEREF _Toc110005162 \h </w:delInstrText>
                </w:r>
                <w:r w:rsidR="006826A2">
                  <w:rPr>
                    <w:noProof/>
                    <w:webHidden/>
                  </w:rPr>
                </w:r>
                <w:r w:rsidR="006826A2">
                  <w:rPr>
                    <w:noProof/>
                    <w:webHidden/>
                  </w:rPr>
                  <w:fldChar w:fldCharType="separate"/>
                </w:r>
                <w:r w:rsidR="00890698">
                  <w:rPr>
                    <w:noProof/>
                    <w:webHidden/>
                  </w:rPr>
                  <w:delText>25</w:delText>
                </w:r>
                <w:r w:rsidR="006826A2">
                  <w:rPr>
                    <w:noProof/>
                    <w:webHidden/>
                  </w:rPr>
                  <w:fldChar w:fldCharType="end"/>
                </w:r>
                <w:r>
                  <w:rPr>
                    <w:noProof/>
                  </w:rPr>
                  <w:fldChar w:fldCharType="end"/>
                </w:r>
              </w:del>
            </w:p>
            <w:p w14:paraId="69D4FAB3" w14:textId="77777777" w:rsidR="006826A2" w:rsidRDefault="003B4409">
              <w:pPr>
                <w:pStyle w:val="TOC4"/>
                <w:rPr>
                  <w:del w:id="66" w:author="Summer 2023 updates" w:date="2024-07-31T13:42:00Z"/>
                  <w:rFonts w:asciiTheme="minorHAnsi" w:hAnsiTheme="minorHAnsi"/>
                  <w:noProof/>
                </w:rPr>
              </w:pPr>
              <w:del w:id="67" w:author="Summer 2023 updates" w:date="2024-07-31T13:42:00Z">
                <w:r>
                  <w:fldChar w:fldCharType="begin"/>
                </w:r>
                <w:r>
                  <w:delInstrText xml:space="preserve"> HYPERLINK \l "_Toc110005163" </w:delInstrText>
                </w:r>
                <w:r>
                  <w:fldChar w:fldCharType="separate"/>
                </w:r>
                <w:r w:rsidR="006826A2" w:rsidRPr="00224ECE">
                  <w:rPr>
                    <w:rStyle w:val="Hyperlink"/>
                    <w:noProof/>
                  </w:rPr>
                  <w:delText>Cross-Registration with Mount Mercy University</w:delText>
                </w:r>
                <w:r w:rsidR="006826A2">
                  <w:rPr>
                    <w:noProof/>
                    <w:webHidden/>
                  </w:rPr>
                  <w:tab/>
                </w:r>
                <w:r w:rsidR="006826A2">
                  <w:rPr>
                    <w:noProof/>
                    <w:webHidden/>
                  </w:rPr>
                  <w:fldChar w:fldCharType="begin"/>
                </w:r>
                <w:r w:rsidR="006826A2">
                  <w:rPr>
                    <w:noProof/>
                    <w:webHidden/>
                  </w:rPr>
                  <w:delInstrText xml:space="preserve"> PAGEREF _Toc110005163 \h </w:delInstrText>
                </w:r>
                <w:r w:rsidR="006826A2">
                  <w:rPr>
                    <w:noProof/>
                    <w:webHidden/>
                  </w:rPr>
                </w:r>
                <w:r w:rsidR="006826A2">
                  <w:rPr>
                    <w:noProof/>
                    <w:webHidden/>
                  </w:rPr>
                  <w:fldChar w:fldCharType="separate"/>
                </w:r>
                <w:r w:rsidR="00890698">
                  <w:rPr>
                    <w:noProof/>
                    <w:webHidden/>
                  </w:rPr>
                  <w:delText>27</w:delText>
                </w:r>
                <w:r w:rsidR="006826A2">
                  <w:rPr>
                    <w:noProof/>
                    <w:webHidden/>
                  </w:rPr>
                  <w:fldChar w:fldCharType="end"/>
                </w:r>
                <w:r>
                  <w:rPr>
                    <w:noProof/>
                  </w:rPr>
                  <w:fldChar w:fldCharType="end"/>
                </w:r>
              </w:del>
            </w:p>
            <w:p w14:paraId="2AA29220" w14:textId="77777777" w:rsidR="006826A2" w:rsidRDefault="003B4409">
              <w:pPr>
                <w:pStyle w:val="TOC4"/>
                <w:rPr>
                  <w:del w:id="68" w:author="Summer 2023 updates" w:date="2024-07-31T13:42:00Z"/>
                  <w:rFonts w:asciiTheme="minorHAnsi" w:hAnsiTheme="minorHAnsi"/>
                  <w:noProof/>
                </w:rPr>
              </w:pPr>
              <w:del w:id="69" w:author="Summer 2023 updates" w:date="2024-07-31T13:42:00Z">
                <w:r>
                  <w:fldChar w:fldCharType="begin"/>
                </w:r>
                <w:r>
                  <w:delInstrText xml:space="preserve"> HYPERLINK \l "_Toc110005164" </w:delInstrText>
                </w:r>
                <w:r>
                  <w:fldChar w:fldCharType="separate"/>
                </w:r>
                <w:r w:rsidR="006826A2" w:rsidRPr="00224ECE">
                  <w:rPr>
                    <w:rStyle w:val="Hyperlink"/>
                    <w:noProof/>
                  </w:rPr>
                  <w:delText>English As A Second Language Program</w:delText>
                </w:r>
                <w:r w:rsidR="006826A2">
                  <w:rPr>
                    <w:noProof/>
                    <w:webHidden/>
                  </w:rPr>
                  <w:tab/>
                </w:r>
                <w:r w:rsidR="006826A2">
                  <w:rPr>
                    <w:noProof/>
                    <w:webHidden/>
                  </w:rPr>
                  <w:fldChar w:fldCharType="begin"/>
                </w:r>
                <w:r w:rsidR="006826A2">
                  <w:rPr>
                    <w:noProof/>
                    <w:webHidden/>
                  </w:rPr>
                  <w:delInstrText xml:space="preserve"> PAGEREF _Toc110005164 \h </w:delInstrText>
                </w:r>
                <w:r w:rsidR="006826A2">
                  <w:rPr>
                    <w:noProof/>
                    <w:webHidden/>
                  </w:rPr>
                </w:r>
                <w:r w:rsidR="006826A2">
                  <w:rPr>
                    <w:noProof/>
                    <w:webHidden/>
                  </w:rPr>
                  <w:fldChar w:fldCharType="separate"/>
                </w:r>
                <w:r w:rsidR="00890698">
                  <w:rPr>
                    <w:noProof/>
                    <w:webHidden/>
                  </w:rPr>
                  <w:delText>27</w:delText>
                </w:r>
                <w:r w:rsidR="006826A2">
                  <w:rPr>
                    <w:noProof/>
                    <w:webHidden/>
                  </w:rPr>
                  <w:fldChar w:fldCharType="end"/>
                </w:r>
                <w:r>
                  <w:rPr>
                    <w:noProof/>
                  </w:rPr>
                  <w:fldChar w:fldCharType="end"/>
                </w:r>
              </w:del>
            </w:p>
            <w:p w14:paraId="39CC9B16" w14:textId="77777777" w:rsidR="006826A2" w:rsidRDefault="003B4409">
              <w:pPr>
                <w:pStyle w:val="TOC4"/>
                <w:rPr>
                  <w:del w:id="70" w:author="Summer 2023 updates" w:date="2024-07-31T13:42:00Z"/>
                  <w:rFonts w:asciiTheme="minorHAnsi" w:hAnsiTheme="minorHAnsi"/>
                  <w:noProof/>
                </w:rPr>
              </w:pPr>
              <w:del w:id="71" w:author="Summer 2023 updates" w:date="2024-07-31T13:42:00Z">
                <w:r>
                  <w:fldChar w:fldCharType="begin"/>
                </w:r>
                <w:r>
                  <w:delInstrText xml:space="preserve"> HYPERLINK \l "_Toc110005165" </w:delInstrText>
                </w:r>
                <w:r>
                  <w:fldChar w:fldCharType="separate"/>
                </w:r>
                <w:r w:rsidR="006826A2" w:rsidRPr="00224ECE">
                  <w:rPr>
                    <w:rStyle w:val="Hyperlink"/>
                    <w:noProof/>
                  </w:rPr>
                  <w:delText>Pre-Professional Programs</w:delText>
                </w:r>
                <w:r w:rsidR="006826A2">
                  <w:rPr>
                    <w:noProof/>
                    <w:webHidden/>
                  </w:rPr>
                  <w:tab/>
                </w:r>
                <w:r w:rsidR="006826A2">
                  <w:rPr>
                    <w:noProof/>
                    <w:webHidden/>
                  </w:rPr>
                  <w:fldChar w:fldCharType="begin"/>
                </w:r>
                <w:r w:rsidR="006826A2">
                  <w:rPr>
                    <w:noProof/>
                    <w:webHidden/>
                  </w:rPr>
                  <w:delInstrText xml:space="preserve"> PAGEREF _Toc110005165 \h </w:delInstrText>
                </w:r>
                <w:r w:rsidR="006826A2">
                  <w:rPr>
                    <w:noProof/>
                    <w:webHidden/>
                  </w:rPr>
                </w:r>
                <w:r w:rsidR="006826A2">
                  <w:rPr>
                    <w:noProof/>
                    <w:webHidden/>
                  </w:rPr>
                  <w:fldChar w:fldCharType="separate"/>
                </w:r>
                <w:r w:rsidR="00890698">
                  <w:rPr>
                    <w:noProof/>
                    <w:webHidden/>
                  </w:rPr>
                  <w:delText>28</w:delText>
                </w:r>
                <w:r w:rsidR="006826A2">
                  <w:rPr>
                    <w:noProof/>
                    <w:webHidden/>
                  </w:rPr>
                  <w:fldChar w:fldCharType="end"/>
                </w:r>
                <w:r>
                  <w:rPr>
                    <w:noProof/>
                  </w:rPr>
                  <w:fldChar w:fldCharType="end"/>
                </w:r>
              </w:del>
            </w:p>
            <w:p w14:paraId="79665D13" w14:textId="77777777" w:rsidR="006826A2" w:rsidRDefault="003B4409">
              <w:pPr>
                <w:pStyle w:val="TOC1"/>
                <w:tabs>
                  <w:tab w:val="right" w:leader="dot" w:pos="9890"/>
                </w:tabs>
                <w:rPr>
                  <w:del w:id="72" w:author="Summer 2023 updates" w:date="2024-07-31T13:42:00Z"/>
                  <w:rFonts w:asciiTheme="minorHAnsi" w:hAnsiTheme="minorHAnsi"/>
                  <w:noProof/>
                </w:rPr>
              </w:pPr>
              <w:del w:id="73" w:author="Summer 2023 updates" w:date="2024-07-31T13:42:00Z">
                <w:r>
                  <w:fldChar w:fldCharType="begin"/>
                </w:r>
                <w:r>
                  <w:delInstrText xml:space="preserve"> HYPERLINK \l "_Toc110005166" </w:delInstrText>
                </w:r>
                <w:r>
                  <w:fldChar w:fldCharType="separate"/>
                </w:r>
                <w:r w:rsidR="006826A2" w:rsidRPr="00224ECE">
                  <w:rPr>
                    <w:rStyle w:val="Hyperlink"/>
                    <w:bCs/>
                    <w:smallCaps/>
                    <w:noProof/>
                  </w:rPr>
                  <w:delText>OFF-CAMPUS STUDY</w:delText>
                </w:r>
                <w:r w:rsidR="006826A2">
                  <w:rPr>
                    <w:noProof/>
                    <w:webHidden/>
                  </w:rPr>
                  <w:tab/>
                </w:r>
                <w:r w:rsidR="006826A2">
                  <w:rPr>
                    <w:noProof/>
                    <w:webHidden/>
                  </w:rPr>
                  <w:fldChar w:fldCharType="begin"/>
                </w:r>
                <w:r w:rsidR="006826A2">
                  <w:rPr>
                    <w:noProof/>
                    <w:webHidden/>
                  </w:rPr>
                  <w:delInstrText xml:space="preserve"> PAGEREF _Toc110005166 \h </w:delInstrText>
                </w:r>
                <w:r w:rsidR="006826A2">
                  <w:rPr>
                    <w:noProof/>
                    <w:webHidden/>
                  </w:rPr>
                </w:r>
                <w:r w:rsidR="006826A2">
                  <w:rPr>
                    <w:noProof/>
                    <w:webHidden/>
                  </w:rPr>
                  <w:fldChar w:fldCharType="separate"/>
                </w:r>
                <w:r w:rsidR="00890698">
                  <w:rPr>
                    <w:noProof/>
                    <w:webHidden/>
                  </w:rPr>
                  <w:delText>29</w:delText>
                </w:r>
                <w:r w:rsidR="006826A2">
                  <w:rPr>
                    <w:noProof/>
                    <w:webHidden/>
                  </w:rPr>
                  <w:fldChar w:fldCharType="end"/>
                </w:r>
                <w:r>
                  <w:rPr>
                    <w:noProof/>
                  </w:rPr>
                  <w:fldChar w:fldCharType="end"/>
                </w:r>
              </w:del>
            </w:p>
            <w:p w14:paraId="670DAA0C" w14:textId="77777777" w:rsidR="006826A2" w:rsidRDefault="003B4409">
              <w:pPr>
                <w:pStyle w:val="TOC4"/>
                <w:rPr>
                  <w:del w:id="74" w:author="Summer 2023 updates" w:date="2024-07-31T13:42:00Z"/>
                  <w:rFonts w:asciiTheme="minorHAnsi" w:hAnsiTheme="minorHAnsi"/>
                  <w:noProof/>
                </w:rPr>
              </w:pPr>
              <w:del w:id="75" w:author="Summer 2023 updates" w:date="2024-07-31T13:42:00Z">
                <w:r>
                  <w:fldChar w:fldCharType="begin"/>
                </w:r>
                <w:r>
                  <w:delInstrText xml:space="preserve"> HYPERLINK \l "_Toc110005167" </w:delInstrText>
                </w:r>
                <w:r>
                  <w:fldChar w:fldCharType="separate"/>
                </w:r>
                <w:r w:rsidR="00DD1077" w:rsidRPr="00224ECE">
                  <w:rPr>
                    <w:rStyle w:val="Hyperlink"/>
                    <w:noProof/>
                  </w:rPr>
                  <w:delText xml:space="preserve">Domestic </w:delText>
                </w:r>
                <w:r w:rsidR="00DD1077">
                  <w:rPr>
                    <w:rStyle w:val="Hyperlink"/>
                    <w:noProof/>
                  </w:rPr>
                  <w:delText>P</w:delText>
                </w:r>
                <w:r w:rsidR="00DD1077" w:rsidRPr="00224ECE">
                  <w:rPr>
                    <w:rStyle w:val="Hyperlink"/>
                    <w:noProof/>
                  </w:rPr>
                  <w:delText>rograms</w:delText>
                </w:r>
                <w:r w:rsidR="00DD1077">
                  <w:rPr>
                    <w:noProof/>
                    <w:webHidden/>
                  </w:rPr>
                  <w:tab/>
                </w:r>
                <w:r w:rsidR="006826A2">
                  <w:rPr>
                    <w:noProof/>
                    <w:webHidden/>
                  </w:rPr>
                  <w:fldChar w:fldCharType="begin"/>
                </w:r>
                <w:r w:rsidR="006826A2">
                  <w:rPr>
                    <w:noProof/>
                    <w:webHidden/>
                  </w:rPr>
                  <w:delInstrText xml:space="preserve"> PAGEREF _Toc110005167 \h </w:delInstrText>
                </w:r>
                <w:r w:rsidR="006826A2">
                  <w:rPr>
                    <w:noProof/>
                    <w:webHidden/>
                  </w:rPr>
                </w:r>
                <w:r w:rsidR="006826A2">
                  <w:rPr>
                    <w:noProof/>
                    <w:webHidden/>
                  </w:rPr>
                  <w:fldChar w:fldCharType="separate"/>
                </w:r>
                <w:r w:rsidR="00890698">
                  <w:rPr>
                    <w:noProof/>
                    <w:webHidden/>
                  </w:rPr>
                  <w:delText>29</w:delText>
                </w:r>
                <w:r w:rsidR="006826A2">
                  <w:rPr>
                    <w:noProof/>
                    <w:webHidden/>
                  </w:rPr>
                  <w:fldChar w:fldCharType="end"/>
                </w:r>
                <w:r>
                  <w:rPr>
                    <w:noProof/>
                  </w:rPr>
                  <w:fldChar w:fldCharType="end"/>
                </w:r>
              </w:del>
            </w:p>
            <w:p w14:paraId="124169DA" w14:textId="77777777" w:rsidR="006826A2" w:rsidRDefault="003B4409">
              <w:pPr>
                <w:pStyle w:val="TOC4"/>
                <w:rPr>
                  <w:del w:id="76" w:author="Summer 2023 updates" w:date="2024-07-31T13:42:00Z"/>
                  <w:rFonts w:asciiTheme="minorHAnsi" w:hAnsiTheme="minorHAnsi"/>
                  <w:noProof/>
                </w:rPr>
              </w:pPr>
              <w:del w:id="77" w:author="Summer 2023 updates" w:date="2024-07-31T13:42:00Z">
                <w:r>
                  <w:fldChar w:fldCharType="begin"/>
                </w:r>
                <w:r>
                  <w:delInstrText xml:space="preserve"> HYPERLINK \l "_Toc110005168" </w:delInstrText>
                </w:r>
                <w:r>
                  <w:fldChar w:fldCharType="separate"/>
                </w:r>
                <w:r w:rsidR="00DD1077">
                  <w:rPr>
                    <w:rStyle w:val="Hyperlink"/>
                    <w:noProof/>
                  </w:rPr>
                  <w:delText>ACM</w:delText>
                </w:r>
                <w:r w:rsidR="00DD1077" w:rsidRPr="00224ECE">
                  <w:rPr>
                    <w:rStyle w:val="Hyperlink"/>
                    <w:noProof/>
                  </w:rPr>
                  <w:delText xml:space="preserve"> &amp; </w:delText>
                </w:r>
                <w:r w:rsidR="00DD1077">
                  <w:rPr>
                    <w:rStyle w:val="Hyperlink"/>
                    <w:noProof/>
                  </w:rPr>
                  <w:delText>I</w:delText>
                </w:r>
                <w:r w:rsidR="00DD1077" w:rsidRPr="00224ECE">
                  <w:rPr>
                    <w:rStyle w:val="Hyperlink"/>
                    <w:noProof/>
                  </w:rPr>
                  <w:delText xml:space="preserve">nternational </w:delText>
                </w:r>
                <w:r w:rsidR="00DD1077">
                  <w:rPr>
                    <w:rStyle w:val="Hyperlink"/>
                    <w:noProof/>
                  </w:rPr>
                  <w:delText>P</w:delText>
                </w:r>
                <w:r w:rsidR="00DD1077" w:rsidRPr="00224ECE">
                  <w:rPr>
                    <w:rStyle w:val="Hyperlink"/>
                    <w:noProof/>
                  </w:rPr>
                  <w:delText>rograms</w:delText>
                </w:r>
                <w:r w:rsidR="00DD1077">
                  <w:rPr>
                    <w:noProof/>
                    <w:webHidden/>
                  </w:rPr>
                  <w:tab/>
                </w:r>
                <w:r w:rsidR="006826A2">
                  <w:rPr>
                    <w:noProof/>
                    <w:webHidden/>
                  </w:rPr>
                  <w:fldChar w:fldCharType="begin"/>
                </w:r>
                <w:r w:rsidR="006826A2">
                  <w:rPr>
                    <w:noProof/>
                    <w:webHidden/>
                  </w:rPr>
                  <w:delInstrText xml:space="preserve"> PAGEREF _Toc110005168 \h </w:delInstrText>
                </w:r>
                <w:r w:rsidR="006826A2">
                  <w:rPr>
                    <w:noProof/>
                    <w:webHidden/>
                  </w:rPr>
                </w:r>
                <w:r w:rsidR="006826A2">
                  <w:rPr>
                    <w:noProof/>
                    <w:webHidden/>
                  </w:rPr>
                  <w:fldChar w:fldCharType="separate"/>
                </w:r>
                <w:r w:rsidR="00890698">
                  <w:rPr>
                    <w:noProof/>
                    <w:webHidden/>
                  </w:rPr>
                  <w:delText>30</w:delText>
                </w:r>
                <w:r w:rsidR="006826A2">
                  <w:rPr>
                    <w:noProof/>
                    <w:webHidden/>
                  </w:rPr>
                  <w:fldChar w:fldCharType="end"/>
                </w:r>
                <w:r>
                  <w:rPr>
                    <w:noProof/>
                  </w:rPr>
                  <w:fldChar w:fldCharType="end"/>
                </w:r>
              </w:del>
            </w:p>
            <w:p w14:paraId="72867B5A" w14:textId="77777777" w:rsidR="006826A2" w:rsidRDefault="003B4409">
              <w:pPr>
                <w:pStyle w:val="TOC4"/>
                <w:rPr>
                  <w:del w:id="78" w:author="Summer 2023 updates" w:date="2024-07-31T13:42:00Z"/>
                  <w:rFonts w:asciiTheme="minorHAnsi" w:hAnsiTheme="minorHAnsi"/>
                  <w:noProof/>
                </w:rPr>
              </w:pPr>
              <w:del w:id="79" w:author="Summer 2023 updates" w:date="2024-07-31T13:42:00Z">
                <w:r>
                  <w:fldChar w:fldCharType="begin"/>
                </w:r>
                <w:r>
                  <w:delInstrText xml:space="preserve"> HYPERLINK \l "_Toc110005169" </w:delInstrText>
                </w:r>
                <w:r>
                  <w:fldChar w:fldCharType="separate"/>
                </w:r>
                <w:r w:rsidR="00DD1077">
                  <w:rPr>
                    <w:rStyle w:val="Hyperlink"/>
                    <w:noProof/>
                  </w:rPr>
                  <w:delText>A</w:delText>
                </w:r>
                <w:r w:rsidR="00DD1077" w:rsidRPr="00224ECE">
                  <w:rPr>
                    <w:rStyle w:val="Hyperlink"/>
                    <w:noProof/>
                  </w:rPr>
                  <w:delText xml:space="preserve">sia </w:delText>
                </w:r>
                <w:r w:rsidR="00DD1077">
                  <w:rPr>
                    <w:rStyle w:val="Hyperlink"/>
                    <w:noProof/>
                  </w:rPr>
                  <w:delText>T</w:delText>
                </w:r>
                <w:r w:rsidR="00DD1077" w:rsidRPr="00224ECE">
                  <w:rPr>
                    <w:rStyle w:val="Hyperlink"/>
                    <w:noProof/>
                  </w:rPr>
                  <w:delText>erm</w:delText>
                </w:r>
                <w:r w:rsidR="00DD1077">
                  <w:rPr>
                    <w:noProof/>
                    <w:webHidden/>
                  </w:rPr>
                  <w:tab/>
                </w:r>
                <w:r w:rsidR="006826A2">
                  <w:rPr>
                    <w:noProof/>
                    <w:webHidden/>
                  </w:rPr>
                  <w:fldChar w:fldCharType="begin"/>
                </w:r>
                <w:r w:rsidR="006826A2">
                  <w:rPr>
                    <w:noProof/>
                    <w:webHidden/>
                  </w:rPr>
                  <w:delInstrText xml:space="preserve"> PAGEREF _Toc110005169 \h </w:delInstrText>
                </w:r>
                <w:r w:rsidR="006826A2">
                  <w:rPr>
                    <w:noProof/>
                    <w:webHidden/>
                  </w:rPr>
                </w:r>
                <w:r w:rsidR="006826A2">
                  <w:rPr>
                    <w:noProof/>
                    <w:webHidden/>
                  </w:rPr>
                  <w:fldChar w:fldCharType="separate"/>
                </w:r>
                <w:r w:rsidR="00890698">
                  <w:rPr>
                    <w:noProof/>
                    <w:webHidden/>
                  </w:rPr>
                  <w:delText>31</w:delText>
                </w:r>
                <w:r w:rsidR="006826A2">
                  <w:rPr>
                    <w:noProof/>
                    <w:webHidden/>
                  </w:rPr>
                  <w:fldChar w:fldCharType="end"/>
                </w:r>
                <w:r>
                  <w:rPr>
                    <w:noProof/>
                  </w:rPr>
                  <w:fldChar w:fldCharType="end"/>
                </w:r>
              </w:del>
            </w:p>
            <w:p w14:paraId="2C371D83" w14:textId="77777777" w:rsidR="006826A2" w:rsidRDefault="003B4409">
              <w:pPr>
                <w:pStyle w:val="TOC4"/>
                <w:rPr>
                  <w:del w:id="80" w:author="Summer 2023 updates" w:date="2024-07-31T13:42:00Z"/>
                  <w:rFonts w:asciiTheme="minorHAnsi" w:hAnsiTheme="minorHAnsi"/>
                  <w:noProof/>
                </w:rPr>
              </w:pPr>
              <w:del w:id="81" w:author="Summer 2023 updates" w:date="2024-07-31T13:42:00Z">
                <w:r>
                  <w:fldChar w:fldCharType="begin"/>
                </w:r>
                <w:r>
                  <w:delInstrText xml:space="preserve"> HYPERLINK \l "_Toc110005170" </w:delInstrText>
                </w:r>
                <w:r>
                  <w:fldChar w:fldCharType="separate"/>
                </w:r>
                <w:r w:rsidR="003D6FF3">
                  <w:rPr>
                    <w:rStyle w:val="Hyperlink"/>
                    <w:noProof/>
                  </w:rPr>
                  <w:delText>E</w:delText>
                </w:r>
                <w:r w:rsidR="00DD1077" w:rsidRPr="00224ECE">
                  <w:rPr>
                    <w:rStyle w:val="Hyperlink"/>
                    <w:noProof/>
                  </w:rPr>
                  <w:delText>xchange programs</w:delText>
                </w:r>
                <w:r w:rsidR="00DD1077">
                  <w:rPr>
                    <w:noProof/>
                    <w:webHidden/>
                  </w:rPr>
                  <w:tab/>
                </w:r>
                <w:r w:rsidR="006826A2">
                  <w:rPr>
                    <w:noProof/>
                    <w:webHidden/>
                  </w:rPr>
                  <w:fldChar w:fldCharType="begin"/>
                </w:r>
                <w:r w:rsidR="006826A2">
                  <w:rPr>
                    <w:noProof/>
                    <w:webHidden/>
                  </w:rPr>
                  <w:delInstrText xml:space="preserve"> PAGEREF _Toc110005170 \h </w:delInstrText>
                </w:r>
                <w:r w:rsidR="006826A2">
                  <w:rPr>
                    <w:noProof/>
                    <w:webHidden/>
                  </w:rPr>
                </w:r>
                <w:r w:rsidR="006826A2">
                  <w:rPr>
                    <w:noProof/>
                    <w:webHidden/>
                  </w:rPr>
                  <w:fldChar w:fldCharType="separate"/>
                </w:r>
                <w:r w:rsidR="00890698">
                  <w:rPr>
                    <w:noProof/>
                    <w:webHidden/>
                  </w:rPr>
                  <w:delText>31</w:delText>
                </w:r>
                <w:r w:rsidR="006826A2">
                  <w:rPr>
                    <w:noProof/>
                    <w:webHidden/>
                  </w:rPr>
                  <w:fldChar w:fldCharType="end"/>
                </w:r>
                <w:r>
                  <w:rPr>
                    <w:noProof/>
                  </w:rPr>
                  <w:fldChar w:fldCharType="end"/>
                </w:r>
              </w:del>
            </w:p>
            <w:p w14:paraId="59740121" w14:textId="77777777" w:rsidR="006826A2" w:rsidRDefault="003B4409">
              <w:pPr>
                <w:pStyle w:val="TOC1"/>
                <w:tabs>
                  <w:tab w:val="right" w:leader="dot" w:pos="9890"/>
                </w:tabs>
                <w:rPr>
                  <w:del w:id="82" w:author="Summer 2023 updates" w:date="2024-07-31T13:42:00Z"/>
                  <w:rFonts w:asciiTheme="minorHAnsi" w:hAnsiTheme="minorHAnsi"/>
                  <w:noProof/>
                </w:rPr>
              </w:pPr>
              <w:del w:id="83" w:author="Summer 2023 updates" w:date="2024-07-31T13:42:00Z">
                <w:r>
                  <w:fldChar w:fldCharType="begin"/>
                </w:r>
                <w:r>
                  <w:delInstrText xml:space="preserve"> HYPERLINK \l "_Toc110005171" </w:delInstrText>
                </w:r>
                <w:r>
                  <w:fldChar w:fldCharType="separate"/>
                </w:r>
                <w:r w:rsidR="006826A2" w:rsidRPr="00224ECE">
                  <w:rPr>
                    <w:rStyle w:val="Hyperlink"/>
                    <w:bCs/>
                    <w:smallCaps/>
                    <w:noProof/>
                  </w:rPr>
                  <w:delText>CAMPUS RESOURCES</w:delText>
                </w:r>
                <w:r w:rsidR="006826A2">
                  <w:rPr>
                    <w:noProof/>
                    <w:webHidden/>
                  </w:rPr>
                  <w:tab/>
                </w:r>
                <w:r w:rsidR="006826A2">
                  <w:rPr>
                    <w:noProof/>
                    <w:webHidden/>
                  </w:rPr>
                  <w:fldChar w:fldCharType="begin"/>
                </w:r>
                <w:r w:rsidR="006826A2">
                  <w:rPr>
                    <w:noProof/>
                    <w:webHidden/>
                  </w:rPr>
                  <w:delInstrText xml:space="preserve"> PAGEREF _Toc110005171 \h </w:delInstrText>
                </w:r>
                <w:r w:rsidR="006826A2">
                  <w:rPr>
                    <w:noProof/>
                    <w:webHidden/>
                  </w:rPr>
                </w:r>
                <w:r w:rsidR="006826A2">
                  <w:rPr>
                    <w:noProof/>
                    <w:webHidden/>
                  </w:rPr>
                  <w:fldChar w:fldCharType="separate"/>
                </w:r>
                <w:r w:rsidR="00890698">
                  <w:rPr>
                    <w:noProof/>
                    <w:webHidden/>
                  </w:rPr>
                  <w:delText>34</w:delText>
                </w:r>
                <w:r w:rsidR="006826A2">
                  <w:rPr>
                    <w:noProof/>
                    <w:webHidden/>
                  </w:rPr>
                  <w:fldChar w:fldCharType="end"/>
                </w:r>
                <w:r>
                  <w:rPr>
                    <w:noProof/>
                  </w:rPr>
                  <w:fldChar w:fldCharType="end"/>
                </w:r>
              </w:del>
            </w:p>
            <w:p w14:paraId="525C4753" w14:textId="77777777" w:rsidR="006826A2" w:rsidRDefault="003B4409">
              <w:pPr>
                <w:pStyle w:val="TOC3"/>
                <w:rPr>
                  <w:del w:id="84" w:author="Summer 2023 updates" w:date="2024-07-31T13:42:00Z"/>
                  <w:rFonts w:asciiTheme="minorHAnsi" w:hAnsiTheme="minorHAnsi" w:cstheme="minorBidi"/>
                  <w:bCs w:val="0"/>
                  <w:lang w:bidi="ar-SA"/>
                </w:rPr>
              </w:pPr>
              <w:del w:id="85" w:author="Summer 2023 updates" w:date="2024-07-31T13:42:00Z">
                <w:r>
                  <w:fldChar w:fldCharType="begin"/>
                </w:r>
                <w:r>
                  <w:delInstrText xml:space="preserve"> HYPERLINK \l "_Toc110005172" </w:delInstrText>
                </w:r>
                <w:r>
                  <w:fldChar w:fldCharType="separate"/>
                </w:r>
                <w:r w:rsidR="00C246BB" w:rsidRPr="00224ECE">
                  <w:rPr>
                    <w:rStyle w:val="Hyperlink"/>
                    <w:rFonts w:ascii="Times New Roman" w:hAnsi="Times New Roman"/>
                    <w:smallCaps/>
                  </w:rPr>
                  <w:delText>STUDENT LIFE</w:delText>
                </w:r>
                <w:r w:rsidR="006826A2">
                  <w:rPr>
                    <w:webHidden/>
                  </w:rPr>
                  <w:tab/>
                </w:r>
                <w:r w:rsidR="006826A2">
                  <w:rPr>
                    <w:webHidden/>
                  </w:rPr>
                  <w:fldChar w:fldCharType="begin"/>
                </w:r>
                <w:r w:rsidR="006826A2">
                  <w:rPr>
                    <w:webHidden/>
                  </w:rPr>
                  <w:delInstrText xml:space="preserve"> PAGEREF _Toc110005172 \h </w:delInstrText>
                </w:r>
                <w:r w:rsidR="006826A2">
                  <w:rPr>
                    <w:webHidden/>
                  </w:rPr>
                </w:r>
                <w:r w:rsidR="006826A2">
                  <w:rPr>
                    <w:webHidden/>
                  </w:rPr>
                  <w:fldChar w:fldCharType="separate"/>
                </w:r>
                <w:r w:rsidR="00890698">
                  <w:rPr>
                    <w:webHidden/>
                  </w:rPr>
                  <w:delText>35</w:delText>
                </w:r>
                <w:r w:rsidR="006826A2">
                  <w:rPr>
                    <w:webHidden/>
                  </w:rPr>
                  <w:fldChar w:fldCharType="end"/>
                </w:r>
                <w:r>
                  <w:fldChar w:fldCharType="end"/>
                </w:r>
              </w:del>
            </w:p>
            <w:p w14:paraId="39290A0D" w14:textId="77777777" w:rsidR="006826A2" w:rsidRDefault="003B4409">
              <w:pPr>
                <w:pStyle w:val="TOC4"/>
                <w:rPr>
                  <w:del w:id="86" w:author="Summer 2023 updates" w:date="2024-07-31T13:42:00Z"/>
                  <w:rFonts w:asciiTheme="minorHAnsi" w:hAnsiTheme="minorHAnsi"/>
                  <w:noProof/>
                </w:rPr>
              </w:pPr>
              <w:del w:id="87" w:author="Summer 2023 updates" w:date="2024-07-31T13:42:00Z">
                <w:r>
                  <w:fldChar w:fldCharType="begin"/>
                </w:r>
                <w:r>
                  <w:delInstrText xml:space="preserve"> HYPERLINK \l "_Toc110005173" </w:delInstrText>
                </w:r>
                <w:r>
                  <w:fldChar w:fldCharType="separate"/>
                </w:r>
                <w:r w:rsidR="006826A2" w:rsidRPr="00224ECE">
                  <w:rPr>
                    <w:rStyle w:val="Hyperlink"/>
                    <w:noProof/>
                  </w:rPr>
                  <w:delText>Student Services</w:delText>
                </w:r>
                <w:r w:rsidR="006826A2">
                  <w:rPr>
                    <w:noProof/>
                    <w:webHidden/>
                  </w:rPr>
                  <w:tab/>
                </w:r>
                <w:r w:rsidR="006826A2">
                  <w:rPr>
                    <w:noProof/>
                    <w:webHidden/>
                  </w:rPr>
                  <w:fldChar w:fldCharType="begin"/>
                </w:r>
                <w:r w:rsidR="006826A2">
                  <w:rPr>
                    <w:noProof/>
                    <w:webHidden/>
                  </w:rPr>
                  <w:delInstrText xml:space="preserve"> PAGEREF _Toc110005173 \h </w:delInstrText>
                </w:r>
                <w:r w:rsidR="006826A2">
                  <w:rPr>
                    <w:noProof/>
                    <w:webHidden/>
                  </w:rPr>
                </w:r>
                <w:r w:rsidR="006826A2">
                  <w:rPr>
                    <w:noProof/>
                    <w:webHidden/>
                  </w:rPr>
                  <w:fldChar w:fldCharType="separate"/>
                </w:r>
                <w:r w:rsidR="00890698">
                  <w:rPr>
                    <w:noProof/>
                    <w:webHidden/>
                  </w:rPr>
                  <w:delText>37</w:delText>
                </w:r>
                <w:r w:rsidR="006826A2">
                  <w:rPr>
                    <w:noProof/>
                    <w:webHidden/>
                  </w:rPr>
                  <w:fldChar w:fldCharType="end"/>
                </w:r>
                <w:r>
                  <w:rPr>
                    <w:noProof/>
                  </w:rPr>
                  <w:fldChar w:fldCharType="end"/>
                </w:r>
              </w:del>
            </w:p>
            <w:p w14:paraId="767378D3" w14:textId="77777777" w:rsidR="006826A2" w:rsidRDefault="003B4409">
              <w:pPr>
                <w:pStyle w:val="TOC1"/>
                <w:tabs>
                  <w:tab w:val="right" w:leader="dot" w:pos="9890"/>
                </w:tabs>
                <w:rPr>
                  <w:del w:id="88" w:author="Summer 2023 updates" w:date="2024-07-31T13:42:00Z"/>
                  <w:rFonts w:asciiTheme="minorHAnsi" w:hAnsiTheme="minorHAnsi"/>
                  <w:noProof/>
                </w:rPr>
              </w:pPr>
              <w:del w:id="89" w:author="Summer 2023 updates" w:date="2024-07-31T13:42:00Z">
                <w:r>
                  <w:fldChar w:fldCharType="begin"/>
                </w:r>
                <w:r>
                  <w:delInstrText xml:space="preserve"> HYPERLINK \l "_Toc110005174" </w:delInstrText>
                </w:r>
                <w:r>
                  <w:fldChar w:fldCharType="separate"/>
                </w:r>
                <w:r w:rsidR="006826A2" w:rsidRPr="00224ECE">
                  <w:rPr>
                    <w:rStyle w:val="Hyperlink"/>
                    <w:noProof/>
                  </w:rPr>
                  <w:delText>COLLEGE REGULATIONS AND POLICIES</w:delText>
                </w:r>
                <w:r w:rsidR="006826A2">
                  <w:rPr>
                    <w:noProof/>
                    <w:webHidden/>
                  </w:rPr>
                  <w:tab/>
                </w:r>
                <w:r w:rsidR="006826A2">
                  <w:rPr>
                    <w:noProof/>
                    <w:webHidden/>
                  </w:rPr>
                  <w:fldChar w:fldCharType="begin"/>
                </w:r>
                <w:r w:rsidR="006826A2">
                  <w:rPr>
                    <w:noProof/>
                    <w:webHidden/>
                  </w:rPr>
                  <w:delInstrText xml:space="preserve"> PAGEREF _Toc110005174 \h </w:delInstrText>
                </w:r>
                <w:r w:rsidR="006826A2">
                  <w:rPr>
                    <w:noProof/>
                    <w:webHidden/>
                  </w:rPr>
                </w:r>
                <w:r w:rsidR="006826A2">
                  <w:rPr>
                    <w:noProof/>
                    <w:webHidden/>
                  </w:rPr>
                  <w:fldChar w:fldCharType="separate"/>
                </w:r>
                <w:r w:rsidR="00890698">
                  <w:rPr>
                    <w:noProof/>
                    <w:webHidden/>
                  </w:rPr>
                  <w:delText>39</w:delText>
                </w:r>
                <w:r w:rsidR="006826A2">
                  <w:rPr>
                    <w:noProof/>
                    <w:webHidden/>
                  </w:rPr>
                  <w:fldChar w:fldCharType="end"/>
                </w:r>
                <w:r>
                  <w:rPr>
                    <w:noProof/>
                  </w:rPr>
                  <w:fldChar w:fldCharType="end"/>
                </w:r>
              </w:del>
            </w:p>
            <w:p w14:paraId="46EF2A44" w14:textId="77777777" w:rsidR="006826A2" w:rsidRDefault="003B4409">
              <w:pPr>
                <w:pStyle w:val="TOC3"/>
                <w:rPr>
                  <w:del w:id="90" w:author="Summer 2023 updates" w:date="2024-07-31T13:42:00Z"/>
                  <w:rFonts w:asciiTheme="minorHAnsi" w:hAnsiTheme="minorHAnsi" w:cstheme="minorBidi"/>
                  <w:bCs w:val="0"/>
                  <w:lang w:bidi="ar-SA"/>
                </w:rPr>
              </w:pPr>
              <w:del w:id="91" w:author="Summer 2023 updates" w:date="2024-07-31T13:42:00Z">
                <w:r>
                  <w:lastRenderedPageBreak/>
                  <w:fldChar w:fldCharType="begin"/>
                </w:r>
                <w:r>
                  <w:delInstrText xml:space="preserve"> HYPERLINK \l "_Toc110005175" </w:delInstrText>
                </w:r>
                <w:r>
                  <w:fldChar w:fldCharType="separate"/>
                </w:r>
                <w:r w:rsidR="006826A2" w:rsidRPr="00224ECE">
                  <w:rPr>
                    <w:rStyle w:val="Hyperlink"/>
                    <w:rFonts w:ascii="Times New Roman" w:hAnsi="Times New Roman"/>
                  </w:rPr>
                  <w:delText>EFFECTIVE CATALOG</w:delText>
                </w:r>
                <w:r w:rsidR="006826A2">
                  <w:rPr>
                    <w:webHidden/>
                  </w:rPr>
                  <w:tab/>
                </w:r>
                <w:r w:rsidR="006826A2">
                  <w:rPr>
                    <w:webHidden/>
                  </w:rPr>
                  <w:fldChar w:fldCharType="begin"/>
                </w:r>
                <w:r w:rsidR="006826A2">
                  <w:rPr>
                    <w:webHidden/>
                  </w:rPr>
                  <w:delInstrText xml:space="preserve"> PAGEREF _Toc110005175 \h </w:delInstrText>
                </w:r>
                <w:r w:rsidR="006826A2">
                  <w:rPr>
                    <w:webHidden/>
                  </w:rPr>
                </w:r>
                <w:r w:rsidR="006826A2">
                  <w:rPr>
                    <w:webHidden/>
                  </w:rPr>
                  <w:fldChar w:fldCharType="separate"/>
                </w:r>
                <w:r w:rsidR="00890698">
                  <w:rPr>
                    <w:webHidden/>
                  </w:rPr>
                  <w:delText>39</w:delText>
                </w:r>
                <w:r w:rsidR="006826A2">
                  <w:rPr>
                    <w:webHidden/>
                  </w:rPr>
                  <w:fldChar w:fldCharType="end"/>
                </w:r>
                <w:r>
                  <w:fldChar w:fldCharType="end"/>
                </w:r>
              </w:del>
            </w:p>
            <w:p w14:paraId="60355708" w14:textId="77777777" w:rsidR="006826A2" w:rsidRDefault="003B4409">
              <w:pPr>
                <w:pStyle w:val="TOC3"/>
                <w:rPr>
                  <w:del w:id="92" w:author="Summer 2023 updates" w:date="2024-07-31T13:42:00Z"/>
                  <w:rFonts w:asciiTheme="minorHAnsi" w:hAnsiTheme="minorHAnsi" w:cstheme="minorBidi"/>
                  <w:bCs w:val="0"/>
                  <w:lang w:bidi="ar-SA"/>
                </w:rPr>
              </w:pPr>
              <w:del w:id="93" w:author="Summer 2023 updates" w:date="2024-07-31T13:42:00Z">
                <w:r>
                  <w:fldChar w:fldCharType="begin"/>
                </w:r>
                <w:r>
                  <w:delInstrText xml:space="preserve"> HYPERLINK \l "_Toc110005176" </w:delInstrText>
                </w:r>
                <w:r>
                  <w:fldChar w:fldCharType="separate"/>
                </w:r>
                <w:r w:rsidR="006826A2" w:rsidRPr="00224ECE">
                  <w:rPr>
                    <w:rStyle w:val="Hyperlink"/>
                  </w:rPr>
                  <w:delText>CLASS DESIGNATION</w:delText>
                </w:r>
                <w:r w:rsidR="006826A2">
                  <w:rPr>
                    <w:webHidden/>
                  </w:rPr>
                  <w:tab/>
                </w:r>
                <w:r w:rsidR="006826A2">
                  <w:rPr>
                    <w:webHidden/>
                  </w:rPr>
                  <w:fldChar w:fldCharType="begin"/>
                </w:r>
                <w:r w:rsidR="006826A2">
                  <w:rPr>
                    <w:webHidden/>
                  </w:rPr>
                  <w:delInstrText xml:space="preserve"> PAGEREF _Toc110005176 \h </w:delInstrText>
                </w:r>
                <w:r w:rsidR="006826A2">
                  <w:rPr>
                    <w:webHidden/>
                  </w:rPr>
                </w:r>
                <w:r w:rsidR="006826A2">
                  <w:rPr>
                    <w:webHidden/>
                  </w:rPr>
                  <w:fldChar w:fldCharType="separate"/>
                </w:r>
                <w:r w:rsidR="00890698">
                  <w:rPr>
                    <w:webHidden/>
                  </w:rPr>
                  <w:delText>40</w:delText>
                </w:r>
                <w:r w:rsidR="006826A2">
                  <w:rPr>
                    <w:webHidden/>
                  </w:rPr>
                  <w:fldChar w:fldCharType="end"/>
                </w:r>
                <w:r>
                  <w:fldChar w:fldCharType="end"/>
                </w:r>
              </w:del>
            </w:p>
            <w:p w14:paraId="7958B00F" w14:textId="77777777" w:rsidR="006826A2" w:rsidRDefault="003B4409">
              <w:pPr>
                <w:pStyle w:val="TOC3"/>
                <w:rPr>
                  <w:del w:id="94" w:author="Summer 2023 updates" w:date="2024-07-31T13:42:00Z"/>
                  <w:rFonts w:asciiTheme="minorHAnsi" w:hAnsiTheme="minorHAnsi" w:cstheme="minorBidi"/>
                  <w:bCs w:val="0"/>
                  <w:lang w:bidi="ar-SA"/>
                </w:rPr>
              </w:pPr>
              <w:del w:id="95" w:author="Summer 2023 updates" w:date="2024-07-31T13:42:00Z">
                <w:r>
                  <w:fldChar w:fldCharType="begin"/>
                </w:r>
                <w:r>
                  <w:delInstrText xml:space="preserve"> HYPERLIN</w:delInstrText>
                </w:r>
                <w:r>
                  <w:delInstrText xml:space="preserve">K \l "_Toc110005177" </w:delInstrText>
                </w:r>
                <w:r>
                  <w:fldChar w:fldCharType="separate"/>
                </w:r>
                <w:r w:rsidR="006826A2" w:rsidRPr="00224ECE">
                  <w:rPr>
                    <w:rStyle w:val="Hyperlink"/>
                  </w:rPr>
                  <w:delText>REGISTRATION</w:delText>
                </w:r>
                <w:r w:rsidR="006826A2">
                  <w:rPr>
                    <w:webHidden/>
                  </w:rPr>
                  <w:tab/>
                </w:r>
                <w:r w:rsidR="006826A2">
                  <w:rPr>
                    <w:webHidden/>
                  </w:rPr>
                  <w:fldChar w:fldCharType="begin"/>
                </w:r>
                <w:r w:rsidR="006826A2">
                  <w:rPr>
                    <w:webHidden/>
                  </w:rPr>
                  <w:delInstrText xml:space="preserve"> PAGEREF _Toc110005177 \h </w:delInstrText>
                </w:r>
                <w:r w:rsidR="006826A2">
                  <w:rPr>
                    <w:webHidden/>
                  </w:rPr>
                </w:r>
                <w:r w:rsidR="006826A2">
                  <w:rPr>
                    <w:webHidden/>
                  </w:rPr>
                  <w:fldChar w:fldCharType="separate"/>
                </w:r>
                <w:r w:rsidR="00890698">
                  <w:rPr>
                    <w:webHidden/>
                  </w:rPr>
                  <w:delText>41</w:delText>
                </w:r>
                <w:r w:rsidR="006826A2">
                  <w:rPr>
                    <w:webHidden/>
                  </w:rPr>
                  <w:fldChar w:fldCharType="end"/>
                </w:r>
                <w:r>
                  <w:fldChar w:fldCharType="end"/>
                </w:r>
              </w:del>
            </w:p>
            <w:p w14:paraId="5A672DB4" w14:textId="77777777" w:rsidR="006826A2" w:rsidRDefault="003B4409">
              <w:pPr>
                <w:pStyle w:val="TOC3"/>
                <w:rPr>
                  <w:del w:id="96" w:author="Summer 2023 updates" w:date="2024-07-31T13:42:00Z"/>
                  <w:rFonts w:asciiTheme="minorHAnsi" w:hAnsiTheme="minorHAnsi" w:cstheme="minorBidi"/>
                  <w:bCs w:val="0"/>
                  <w:lang w:bidi="ar-SA"/>
                </w:rPr>
              </w:pPr>
              <w:del w:id="97" w:author="Summer 2023 updates" w:date="2024-07-31T13:42:00Z">
                <w:r>
                  <w:fldChar w:fldCharType="begin"/>
                </w:r>
                <w:r>
                  <w:delInstrText xml:space="preserve"> HYPERLINK \l "_Toc110005178" </w:delInstrText>
                </w:r>
                <w:r>
                  <w:fldChar w:fldCharType="separate"/>
                </w:r>
                <w:r w:rsidR="006826A2" w:rsidRPr="00224ECE">
                  <w:rPr>
                    <w:rStyle w:val="Hyperlink"/>
                  </w:rPr>
                  <w:delText>ACADEMIC INTEGRITY POLICY</w:delText>
                </w:r>
                <w:r w:rsidR="006826A2">
                  <w:rPr>
                    <w:webHidden/>
                  </w:rPr>
                  <w:tab/>
                </w:r>
                <w:r w:rsidR="006826A2">
                  <w:rPr>
                    <w:webHidden/>
                  </w:rPr>
                  <w:fldChar w:fldCharType="begin"/>
                </w:r>
                <w:r w:rsidR="006826A2">
                  <w:rPr>
                    <w:webHidden/>
                  </w:rPr>
                  <w:delInstrText xml:space="preserve"> PAGEREF _Toc110005178 \h </w:delInstrText>
                </w:r>
                <w:r w:rsidR="006826A2">
                  <w:rPr>
                    <w:webHidden/>
                  </w:rPr>
                </w:r>
                <w:r w:rsidR="006826A2">
                  <w:rPr>
                    <w:webHidden/>
                  </w:rPr>
                  <w:fldChar w:fldCharType="separate"/>
                </w:r>
                <w:r w:rsidR="00890698">
                  <w:rPr>
                    <w:webHidden/>
                  </w:rPr>
                  <w:delText>42</w:delText>
                </w:r>
                <w:r w:rsidR="006826A2">
                  <w:rPr>
                    <w:webHidden/>
                  </w:rPr>
                  <w:fldChar w:fldCharType="end"/>
                </w:r>
                <w:r>
                  <w:fldChar w:fldCharType="end"/>
                </w:r>
              </w:del>
            </w:p>
            <w:p w14:paraId="43512EC7" w14:textId="77777777" w:rsidR="006826A2" w:rsidRDefault="003B4409">
              <w:pPr>
                <w:pStyle w:val="TOC3"/>
                <w:rPr>
                  <w:del w:id="98" w:author="Summer 2023 updates" w:date="2024-07-31T13:42:00Z"/>
                  <w:rFonts w:asciiTheme="minorHAnsi" w:hAnsiTheme="minorHAnsi" w:cstheme="minorBidi"/>
                  <w:bCs w:val="0"/>
                  <w:lang w:bidi="ar-SA"/>
                </w:rPr>
              </w:pPr>
              <w:del w:id="99" w:author="Summer 2023 updates" w:date="2024-07-31T13:42:00Z">
                <w:r>
                  <w:fldChar w:fldCharType="begin"/>
                </w:r>
                <w:r>
                  <w:delInstrText xml:space="preserve"> HYPERLINK \l "_Toc110005179" </w:delInstrText>
                </w:r>
                <w:r>
                  <w:fldChar w:fldCharType="separate"/>
                </w:r>
                <w:r w:rsidR="006826A2" w:rsidRPr="00224ECE">
                  <w:rPr>
                    <w:rStyle w:val="Hyperlink"/>
                  </w:rPr>
                  <w:delText>ACADEMIC STANDING</w:delText>
                </w:r>
                <w:r w:rsidR="006826A2">
                  <w:rPr>
                    <w:webHidden/>
                  </w:rPr>
                  <w:tab/>
                </w:r>
                <w:r w:rsidR="006826A2">
                  <w:rPr>
                    <w:webHidden/>
                  </w:rPr>
                  <w:fldChar w:fldCharType="begin"/>
                </w:r>
                <w:r w:rsidR="006826A2">
                  <w:rPr>
                    <w:webHidden/>
                  </w:rPr>
                  <w:delInstrText xml:space="preserve"> PAGEREF _Toc110005179 \h </w:delInstrText>
                </w:r>
                <w:r w:rsidR="006826A2">
                  <w:rPr>
                    <w:webHidden/>
                  </w:rPr>
                </w:r>
                <w:r w:rsidR="006826A2">
                  <w:rPr>
                    <w:webHidden/>
                  </w:rPr>
                  <w:fldChar w:fldCharType="separate"/>
                </w:r>
                <w:r w:rsidR="00890698">
                  <w:rPr>
                    <w:webHidden/>
                  </w:rPr>
                  <w:delText>43</w:delText>
                </w:r>
                <w:r w:rsidR="006826A2">
                  <w:rPr>
                    <w:webHidden/>
                  </w:rPr>
                  <w:fldChar w:fldCharType="end"/>
                </w:r>
                <w:r>
                  <w:fldChar w:fldCharType="end"/>
                </w:r>
              </w:del>
            </w:p>
            <w:p w14:paraId="1C7C60B6" w14:textId="77777777" w:rsidR="006826A2" w:rsidRDefault="003B4409">
              <w:pPr>
                <w:pStyle w:val="TOC4"/>
                <w:rPr>
                  <w:del w:id="100" w:author="Summer 2023 updates" w:date="2024-07-31T13:42:00Z"/>
                  <w:rFonts w:asciiTheme="minorHAnsi" w:hAnsiTheme="minorHAnsi"/>
                  <w:noProof/>
                </w:rPr>
              </w:pPr>
              <w:del w:id="101" w:author="Summer 2023 updates" w:date="2024-07-31T13:42:00Z">
                <w:r>
                  <w:fldChar w:fldCharType="begin"/>
                </w:r>
                <w:r>
                  <w:delInstrText xml:space="preserve"> HYPERLINK \l "_Toc110005180" </w:delInstrText>
                </w:r>
                <w:r>
                  <w:fldChar w:fldCharType="separate"/>
                </w:r>
                <w:r w:rsidR="006826A2" w:rsidRPr="00224ECE">
                  <w:rPr>
                    <w:rStyle w:val="Hyperlink"/>
                    <w:noProof/>
                  </w:rPr>
                  <w:delText>Academic Probation</w:delText>
                </w:r>
                <w:r w:rsidR="006826A2">
                  <w:rPr>
                    <w:noProof/>
                    <w:webHidden/>
                  </w:rPr>
                  <w:tab/>
                </w:r>
                <w:r w:rsidR="006826A2">
                  <w:rPr>
                    <w:noProof/>
                    <w:webHidden/>
                  </w:rPr>
                  <w:fldChar w:fldCharType="begin"/>
                </w:r>
                <w:r w:rsidR="006826A2">
                  <w:rPr>
                    <w:noProof/>
                    <w:webHidden/>
                  </w:rPr>
                  <w:delInstrText xml:space="preserve"> PAGEREF _Toc110005180 \h </w:delInstrText>
                </w:r>
                <w:r w:rsidR="006826A2">
                  <w:rPr>
                    <w:noProof/>
                    <w:webHidden/>
                  </w:rPr>
                </w:r>
                <w:r w:rsidR="006826A2">
                  <w:rPr>
                    <w:noProof/>
                    <w:webHidden/>
                  </w:rPr>
                  <w:fldChar w:fldCharType="separate"/>
                </w:r>
                <w:r w:rsidR="00890698">
                  <w:rPr>
                    <w:noProof/>
                    <w:webHidden/>
                  </w:rPr>
                  <w:delText>43</w:delText>
                </w:r>
                <w:r w:rsidR="006826A2">
                  <w:rPr>
                    <w:noProof/>
                    <w:webHidden/>
                  </w:rPr>
                  <w:fldChar w:fldCharType="end"/>
                </w:r>
                <w:r>
                  <w:rPr>
                    <w:noProof/>
                  </w:rPr>
                  <w:fldChar w:fldCharType="end"/>
                </w:r>
              </w:del>
            </w:p>
            <w:p w14:paraId="6A96E67A" w14:textId="77777777" w:rsidR="006826A2" w:rsidRDefault="003B4409">
              <w:pPr>
                <w:pStyle w:val="TOC4"/>
                <w:rPr>
                  <w:del w:id="102" w:author="Summer 2023 updates" w:date="2024-07-31T13:42:00Z"/>
                  <w:rFonts w:asciiTheme="minorHAnsi" w:hAnsiTheme="minorHAnsi"/>
                  <w:noProof/>
                </w:rPr>
              </w:pPr>
              <w:del w:id="103" w:author="Summer 2023 updates" w:date="2024-07-31T13:42:00Z">
                <w:r>
                  <w:fldChar w:fldCharType="begin"/>
                </w:r>
                <w:r>
                  <w:delInstrText xml:space="preserve"> HYPERLINK \l "_Toc110005181" </w:delInstrText>
                </w:r>
                <w:r>
                  <w:fldChar w:fldCharType="separate"/>
                </w:r>
                <w:r w:rsidR="006826A2" w:rsidRPr="00224ECE">
                  <w:rPr>
                    <w:rStyle w:val="Hyperlink"/>
                    <w:noProof/>
                  </w:rPr>
                  <w:delText>Academic Suspension</w:delText>
                </w:r>
                <w:r w:rsidR="006826A2">
                  <w:rPr>
                    <w:noProof/>
                    <w:webHidden/>
                  </w:rPr>
                  <w:tab/>
                </w:r>
                <w:r w:rsidR="006826A2">
                  <w:rPr>
                    <w:noProof/>
                    <w:webHidden/>
                  </w:rPr>
                  <w:fldChar w:fldCharType="begin"/>
                </w:r>
                <w:r w:rsidR="006826A2">
                  <w:rPr>
                    <w:noProof/>
                    <w:webHidden/>
                  </w:rPr>
                  <w:delInstrText xml:space="preserve"> PAGEREF _Toc110005181 \h </w:delInstrText>
                </w:r>
                <w:r w:rsidR="006826A2">
                  <w:rPr>
                    <w:noProof/>
                    <w:webHidden/>
                  </w:rPr>
                </w:r>
                <w:r w:rsidR="006826A2">
                  <w:rPr>
                    <w:noProof/>
                    <w:webHidden/>
                  </w:rPr>
                  <w:fldChar w:fldCharType="separate"/>
                </w:r>
                <w:r w:rsidR="00890698">
                  <w:rPr>
                    <w:noProof/>
                    <w:webHidden/>
                  </w:rPr>
                  <w:delText>44</w:delText>
                </w:r>
                <w:r w:rsidR="006826A2">
                  <w:rPr>
                    <w:noProof/>
                    <w:webHidden/>
                  </w:rPr>
                  <w:fldChar w:fldCharType="end"/>
                </w:r>
                <w:r>
                  <w:rPr>
                    <w:noProof/>
                  </w:rPr>
                  <w:fldChar w:fldCharType="end"/>
                </w:r>
              </w:del>
            </w:p>
            <w:p w14:paraId="3A14D7A6" w14:textId="77777777" w:rsidR="006826A2" w:rsidRDefault="003B4409">
              <w:pPr>
                <w:pStyle w:val="TOC4"/>
                <w:rPr>
                  <w:del w:id="104" w:author="Summer 2023 updates" w:date="2024-07-31T13:42:00Z"/>
                  <w:rFonts w:asciiTheme="minorHAnsi" w:hAnsiTheme="minorHAnsi"/>
                  <w:noProof/>
                </w:rPr>
              </w:pPr>
              <w:del w:id="105" w:author="Summer 2023 updates" w:date="2024-07-31T13:42:00Z">
                <w:r>
                  <w:fldChar w:fldCharType="begin"/>
                </w:r>
                <w:r>
                  <w:delInstrText xml:space="preserve"> HYPERL</w:delInstrText>
                </w:r>
                <w:r>
                  <w:delInstrText xml:space="preserve">INK \l "_Toc110005182" </w:delInstrText>
                </w:r>
                <w:r>
                  <w:fldChar w:fldCharType="separate"/>
                </w:r>
                <w:r w:rsidR="006826A2" w:rsidRPr="00224ECE">
                  <w:rPr>
                    <w:rStyle w:val="Hyperlink"/>
                    <w:noProof/>
                  </w:rPr>
                  <w:delText>Interim Suspension</w:delText>
                </w:r>
                <w:r w:rsidR="006826A2">
                  <w:rPr>
                    <w:noProof/>
                    <w:webHidden/>
                  </w:rPr>
                  <w:tab/>
                </w:r>
                <w:r w:rsidR="006826A2">
                  <w:rPr>
                    <w:noProof/>
                    <w:webHidden/>
                  </w:rPr>
                  <w:fldChar w:fldCharType="begin"/>
                </w:r>
                <w:r w:rsidR="006826A2">
                  <w:rPr>
                    <w:noProof/>
                    <w:webHidden/>
                  </w:rPr>
                  <w:delInstrText xml:space="preserve"> PAGEREF _Toc110005182 \h </w:delInstrText>
                </w:r>
                <w:r w:rsidR="006826A2">
                  <w:rPr>
                    <w:noProof/>
                    <w:webHidden/>
                  </w:rPr>
                </w:r>
                <w:r w:rsidR="006826A2">
                  <w:rPr>
                    <w:noProof/>
                    <w:webHidden/>
                  </w:rPr>
                  <w:fldChar w:fldCharType="separate"/>
                </w:r>
                <w:r w:rsidR="00890698">
                  <w:rPr>
                    <w:noProof/>
                    <w:webHidden/>
                  </w:rPr>
                  <w:delText>44</w:delText>
                </w:r>
                <w:r w:rsidR="006826A2">
                  <w:rPr>
                    <w:noProof/>
                    <w:webHidden/>
                  </w:rPr>
                  <w:fldChar w:fldCharType="end"/>
                </w:r>
                <w:r>
                  <w:rPr>
                    <w:noProof/>
                  </w:rPr>
                  <w:fldChar w:fldCharType="end"/>
                </w:r>
              </w:del>
            </w:p>
            <w:p w14:paraId="4CA1C269" w14:textId="77777777" w:rsidR="006826A2" w:rsidRDefault="003B4409">
              <w:pPr>
                <w:pStyle w:val="TOC4"/>
                <w:rPr>
                  <w:del w:id="106" w:author="Summer 2023 updates" w:date="2024-07-31T13:42:00Z"/>
                  <w:rFonts w:asciiTheme="minorHAnsi" w:hAnsiTheme="minorHAnsi"/>
                  <w:noProof/>
                </w:rPr>
              </w:pPr>
              <w:del w:id="107" w:author="Summer 2023 updates" w:date="2024-07-31T13:42:00Z">
                <w:r>
                  <w:fldChar w:fldCharType="begin"/>
                </w:r>
                <w:r>
                  <w:delInstrText xml:space="preserve"> HYPERLINK \l "_Toc110005183" </w:delInstrText>
                </w:r>
                <w:r>
                  <w:fldChar w:fldCharType="separate"/>
                </w:r>
                <w:r w:rsidR="006826A2" w:rsidRPr="00224ECE">
                  <w:rPr>
                    <w:rStyle w:val="Hyperlink"/>
                    <w:noProof/>
                  </w:rPr>
                  <w:delText>Readmission Following Suspension</w:delText>
                </w:r>
                <w:r w:rsidR="006826A2">
                  <w:rPr>
                    <w:noProof/>
                    <w:webHidden/>
                  </w:rPr>
                  <w:tab/>
                </w:r>
                <w:r w:rsidR="006826A2">
                  <w:rPr>
                    <w:noProof/>
                    <w:webHidden/>
                  </w:rPr>
                  <w:fldChar w:fldCharType="begin"/>
                </w:r>
                <w:r w:rsidR="006826A2">
                  <w:rPr>
                    <w:noProof/>
                    <w:webHidden/>
                  </w:rPr>
                  <w:delInstrText xml:space="preserve"> PAGEREF _Toc110005183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74AC1E71" w14:textId="77777777" w:rsidR="006826A2" w:rsidRDefault="003B4409">
              <w:pPr>
                <w:pStyle w:val="TOC4"/>
                <w:rPr>
                  <w:del w:id="108" w:author="Summer 2023 updates" w:date="2024-07-31T13:42:00Z"/>
                  <w:rFonts w:asciiTheme="minorHAnsi" w:hAnsiTheme="minorHAnsi"/>
                  <w:noProof/>
                </w:rPr>
              </w:pPr>
              <w:del w:id="109" w:author="Summer 2023 updates" w:date="2024-07-31T13:42:00Z">
                <w:r>
                  <w:fldChar w:fldCharType="begin"/>
                </w:r>
                <w:r>
                  <w:delInstrText xml:space="preserve"> HYPERLINK \l "_Toc110005184" </w:delInstrText>
                </w:r>
                <w:r>
                  <w:fldChar w:fldCharType="separate"/>
                </w:r>
                <w:r w:rsidR="006826A2" w:rsidRPr="00224ECE">
                  <w:rPr>
                    <w:rStyle w:val="Hyperlink"/>
                    <w:noProof/>
                  </w:rPr>
                  <w:delText>Exiting the College</w:delText>
                </w:r>
                <w:r w:rsidR="006826A2">
                  <w:rPr>
                    <w:noProof/>
                    <w:webHidden/>
                  </w:rPr>
                  <w:tab/>
                </w:r>
                <w:r w:rsidR="006826A2">
                  <w:rPr>
                    <w:noProof/>
                    <w:webHidden/>
                  </w:rPr>
                  <w:fldChar w:fldCharType="begin"/>
                </w:r>
                <w:r w:rsidR="006826A2">
                  <w:rPr>
                    <w:noProof/>
                    <w:webHidden/>
                  </w:rPr>
                  <w:delInstrText xml:space="preserve"> PAGEREF _Toc110005184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0A18CF43" w14:textId="77777777" w:rsidR="006826A2" w:rsidRDefault="003B4409">
              <w:pPr>
                <w:pStyle w:val="TOC4"/>
                <w:rPr>
                  <w:del w:id="110" w:author="Summer 2023 updates" w:date="2024-07-31T13:42:00Z"/>
                  <w:rFonts w:asciiTheme="minorHAnsi" w:hAnsiTheme="minorHAnsi"/>
                  <w:noProof/>
                </w:rPr>
              </w:pPr>
              <w:del w:id="111" w:author="Summer 2023 updates" w:date="2024-07-31T13:42:00Z">
                <w:r>
                  <w:fldChar w:fldCharType="begin"/>
                </w:r>
                <w:r>
                  <w:delInstrText xml:space="preserve"> HYPERLINK \l "_Toc110005185" </w:delInstrText>
                </w:r>
                <w:r>
                  <w:fldChar w:fldCharType="separate"/>
                </w:r>
                <w:r w:rsidR="006826A2" w:rsidRPr="00224ECE">
                  <w:rPr>
                    <w:rStyle w:val="Hyperlink"/>
                    <w:noProof/>
                  </w:rPr>
                  <w:delText>Leave Of Absence</w:delText>
                </w:r>
                <w:r w:rsidR="006826A2">
                  <w:rPr>
                    <w:noProof/>
                    <w:webHidden/>
                  </w:rPr>
                  <w:tab/>
                </w:r>
                <w:r w:rsidR="006826A2">
                  <w:rPr>
                    <w:noProof/>
                    <w:webHidden/>
                  </w:rPr>
                  <w:fldChar w:fldCharType="begin"/>
                </w:r>
                <w:r w:rsidR="006826A2">
                  <w:rPr>
                    <w:noProof/>
                    <w:webHidden/>
                  </w:rPr>
                  <w:delInstrText xml:space="preserve"> PAGEREF _Toc110005185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74D3FAB4" w14:textId="77777777" w:rsidR="006826A2" w:rsidRDefault="003B4409">
              <w:pPr>
                <w:pStyle w:val="TOC4"/>
                <w:rPr>
                  <w:del w:id="112" w:author="Summer 2023 updates" w:date="2024-07-31T13:42:00Z"/>
                  <w:rFonts w:asciiTheme="minorHAnsi" w:hAnsiTheme="minorHAnsi"/>
                  <w:noProof/>
                </w:rPr>
              </w:pPr>
              <w:del w:id="113" w:author="Summer 2023 updates" w:date="2024-07-31T13:42:00Z">
                <w:r>
                  <w:fldChar w:fldCharType="begin"/>
                </w:r>
                <w:r>
                  <w:delInstrText xml:space="preserve"> HYPERLINK \l "_Toc110005186" </w:delInstrText>
                </w:r>
                <w:r>
                  <w:fldChar w:fldCharType="separate"/>
                </w:r>
                <w:r w:rsidR="006826A2" w:rsidRPr="00224ECE">
                  <w:rPr>
                    <w:rStyle w:val="Hyperlink"/>
                    <w:noProof/>
                  </w:rPr>
                  <w:delText>Requesting a Leave of Absence</w:delText>
                </w:r>
                <w:r w:rsidR="006826A2">
                  <w:rPr>
                    <w:noProof/>
                    <w:webHidden/>
                  </w:rPr>
                  <w:tab/>
                </w:r>
                <w:r w:rsidR="006826A2">
                  <w:rPr>
                    <w:noProof/>
                    <w:webHidden/>
                  </w:rPr>
                  <w:fldChar w:fldCharType="begin"/>
                </w:r>
                <w:r w:rsidR="006826A2">
                  <w:rPr>
                    <w:noProof/>
                    <w:webHidden/>
                  </w:rPr>
                  <w:delInstrText xml:space="preserve"> PAGEREF _Toc110005186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0345C288" w14:textId="77777777" w:rsidR="006826A2" w:rsidRDefault="003B4409">
              <w:pPr>
                <w:pStyle w:val="TOC4"/>
                <w:rPr>
                  <w:del w:id="114" w:author="Summer 2023 updates" w:date="2024-07-31T13:42:00Z"/>
                  <w:rFonts w:asciiTheme="minorHAnsi" w:hAnsiTheme="minorHAnsi"/>
                  <w:noProof/>
                </w:rPr>
              </w:pPr>
              <w:del w:id="115" w:author="Summer 2023 updates" w:date="2024-07-31T13:42:00Z">
                <w:r>
                  <w:fldChar w:fldCharType="begin"/>
                </w:r>
                <w:r>
                  <w:delInstrText xml:space="preserve"> HYPERLINK \l "_Toc110005187" </w:delInstrText>
                </w:r>
                <w:r>
                  <w:fldChar w:fldCharType="separate"/>
                </w:r>
                <w:r w:rsidR="006826A2" w:rsidRPr="00224ECE">
                  <w:rPr>
                    <w:rStyle w:val="Hyperlink"/>
                    <w:noProof/>
                  </w:rPr>
                  <w:delText>On Leave of Absence</w:delText>
                </w:r>
                <w:r w:rsidR="006826A2">
                  <w:rPr>
                    <w:noProof/>
                    <w:webHidden/>
                  </w:rPr>
                  <w:tab/>
                </w:r>
                <w:r w:rsidR="006826A2">
                  <w:rPr>
                    <w:noProof/>
                    <w:webHidden/>
                  </w:rPr>
                  <w:fldChar w:fldCharType="begin"/>
                </w:r>
                <w:r w:rsidR="006826A2">
                  <w:rPr>
                    <w:noProof/>
                    <w:webHidden/>
                  </w:rPr>
                  <w:delInstrText xml:space="preserve"> PAGEREF _Toc110005187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264487B1" w14:textId="77777777" w:rsidR="006826A2" w:rsidRDefault="003B4409">
              <w:pPr>
                <w:pStyle w:val="TOC4"/>
                <w:rPr>
                  <w:del w:id="116" w:author="Summer 2023 updates" w:date="2024-07-31T13:42:00Z"/>
                  <w:rFonts w:asciiTheme="minorHAnsi" w:hAnsiTheme="minorHAnsi"/>
                  <w:noProof/>
                </w:rPr>
              </w:pPr>
              <w:del w:id="117" w:author="Summer 2023 updates" w:date="2024-07-31T13:42:00Z">
                <w:r>
                  <w:fldChar w:fldCharType="begin"/>
                </w:r>
                <w:r>
                  <w:delInstrText xml:space="preserve"> HYPERLINK \l "_Toc110005188" </w:delInstrText>
                </w:r>
                <w:r>
                  <w:fldChar w:fldCharType="separate"/>
                </w:r>
                <w:r w:rsidR="006826A2" w:rsidRPr="00224ECE">
                  <w:rPr>
                    <w:rStyle w:val="Hyperlink"/>
                    <w:noProof/>
                  </w:rPr>
                  <w:delText>Returning to Coe after a Leave of Absence</w:delText>
                </w:r>
                <w:r w:rsidR="006826A2">
                  <w:rPr>
                    <w:noProof/>
                    <w:webHidden/>
                  </w:rPr>
                  <w:tab/>
                </w:r>
                <w:r w:rsidR="006826A2">
                  <w:rPr>
                    <w:noProof/>
                    <w:webHidden/>
                  </w:rPr>
                  <w:fldChar w:fldCharType="begin"/>
                </w:r>
                <w:r w:rsidR="006826A2">
                  <w:rPr>
                    <w:noProof/>
                    <w:webHidden/>
                  </w:rPr>
                  <w:delInstrText xml:space="preserve"> PAGEREF _Toc110005188 \h </w:delInstrText>
                </w:r>
                <w:r w:rsidR="006826A2">
                  <w:rPr>
                    <w:noProof/>
                    <w:webHidden/>
                  </w:rPr>
                </w:r>
                <w:r w:rsidR="006826A2">
                  <w:rPr>
                    <w:noProof/>
                    <w:webHidden/>
                  </w:rPr>
                  <w:fldChar w:fldCharType="separate"/>
                </w:r>
                <w:r w:rsidR="00890698">
                  <w:rPr>
                    <w:noProof/>
                    <w:webHidden/>
                  </w:rPr>
                  <w:delText>45</w:delText>
                </w:r>
                <w:r w:rsidR="006826A2">
                  <w:rPr>
                    <w:noProof/>
                    <w:webHidden/>
                  </w:rPr>
                  <w:fldChar w:fldCharType="end"/>
                </w:r>
                <w:r>
                  <w:rPr>
                    <w:noProof/>
                  </w:rPr>
                  <w:fldChar w:fldCharType="end"/>
                </w:r>
              </w:del>
            </w:p>
            <w:p w14:paraId="2E165231" w14:textId="77777777" w:rsidR="006826A2" w:rsidRDefault="003B4409">
              <w:pPr>
                <w:pStyle w:val="TOC4"/>
                <w:rPr>
                  <w:del w:id="118" w:author="Summer 2023 updates" w:date="2024-07-31T13:42:00Z"/>
                  <w:rFonts w:asciiTheme="minorHAnsi" w:hAnsiTheme="minorHAnsi"/>
                  <w:noProof/>
                </w:rPr>
              </w:pPr>
              <w:del w:id="119" w:author="Summer 2023 updates" w:date="2024-07-31T13:42:00Z">
                <w:r>
                  <w:fldChar w:fldCharType="begin"/>
                </w:r>
                <w:r>
                  <w:delInstrText xml:space="preserve"> HYPERLINK \l "_Toc110005189" </w:delInstrText>
                </w:r>
                <w:r>
                  <w:fldChar w:fldCharType="separate"/>
                </w:r>
                <w:r w:rsidR="006826A2" w:rsidRPr="00224ECE">
                  <w:rPr>
                    <w:rStyle w:val="Hyperlink"/>
                    <w:noProof/>
                  </w:rPr>
                  <w:delText>Withdrawal from the College and Readmission</w:delText>
                </w:r>
                <w:r w:rsidR="006826A2">
                  <w:rPr>
                    <w:noProof/>
                    <w:webHidden/>
                  </w:rPr>
                  <w:tab/>
                </w:r>
                <w:r w:rsidR="006826A2">
                  <w:rPr>
                    <w:noProof/>
                    <w:webHidden/>
                  </w:rPr>
                  <w:fldChar w:fldCharType="begin"/>
                </w:r>
                <w:r w:rsidR="006826A2">
                  <w:rPr>
                    <w:noProof/>
                    <w:webHidden/>
                  </w:rPr>
                  <w:delInstrText xml:space="preserve"> PAGEREF _Toc110005189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295BF7D2" w14:textId="77777777" w:rsidR="006826A2" w:rsidRDefault="003B4409">
              <w:pPr>
                <w:pStyle w:val="TOC3"/>
                <w:rPr>
                  <w:del w:id="120" w:author="Summer 2023 updates" w:date="2024-07-31T13:42:00Z"/>
                  <w:rFonts w:asciiTheme="minorHAnsi" w:hAnsiTheme="minorHAnsi" w:cstheme="minorBidi"/>
                  <w:bCs w:val="0"/>
                  <w:lang w:bidi="ar-SA"/>
                </w:rPr>
              </w:pPr>
              <w:del w:id="121" w:author="Summer 2023 updates" w:date="2024-07-31T13:42:00Z">
                <w:r>
                  <w:fldChar w:fldCharType="begin"/>
                </w:r>
                <w:r>
                  <w:delInstrText xml:space="preserve"> HYPERLINK \l "_Toc110005190" </w:delInstrText>
                </w:r>
                <w:r>
                  <w:fldChar w:fldCharType="separate"/>
                </w:r>
                <w:r w:rsidR="006826A2" w:rsidRPr="00224ECE">
                  <w:rPr>
                    <w:rStyle w:val="Hyperlink"/>
                  </w:rPr>
                  <w:delText>TRANSCRIPT EVALUATION POLICIES</w:delText>
                </w:r>
                <w:r w:rsidR="006826A2">
                  <w:rPr>
                    <w:webHidden/>
                  </w:rPr>
                  <w:tab/>
                </w:r>
                <w:r w:rsidR="006826A2">
                  <w:rPr>
                    <w:webHidden/>
                  </w:rPr>
                  <w:fldChar w:fldCharType="begin"/>
                </w:r>
                <w:r w:rsidR="006826A2">
                  <w:rPr>
                    <w:webHidden/>
                  </w:rPr>
                  <w:delInstrText xml:space="preserve"> PAGEREF _Toc110005190 \h </w:delInstrText>
                </w:r>
                <w:r w:rsidR="006826A2">
                  <w:rPr>
                    <w:webHidden/>
                  </w:rPr>
                </w:r>
                <w:r w:rsidR="006826A2">
                  <w:rPr>
                    <w:webHidden/>
                  </w:rPr>
                  <w:fldChar w:fldCharType="separate"/>
                </w:r>
                <w:r w:rsidR="00890698">
                  <w:rPr>
                    <w:webHidden/>
                  </w:rPr>
                  <w:delText>46</w:delText>
                </w:r>
                <w:r w:rsidR="006826A2">
                  <w:rPr>
                    <w:webHidden/>
                  </w:rPr>
                  <w:fldChar w:fldCharType="end"/>
                </w:r>
                <w:r>
                  <w:fldChar w:fldCharType="end"/>
                </w:r>
              </w:del>
            </w:p>
            <w:p w14:paraId="483EFAD8" w14:textId="77777777" w:rsidR="006826A2" w:rsidRDefault="003B4409">
              <w:pPr>
                <w:pStyle w:val="TOC4"/>
                <w:rPr>
                  <w:del w:id="122" w:author="Summer 2023 updates" w:date="2024-07-31T13:42:00Z"/>
                  <w:rFonts w:asciiTheme="minorHAnsi" w:hAnsiTheme="minorHAnsi"/>
                  <w:noProof/>
                </w:rPr>
              </w:pPr>
              <w:del w:id="123" w:author="Summer 2023 updates" w:date="2024-07-31T13:42:00Z">
                <w:r>
                  <w:fldChar w:fldCharType="begin"/>
                </w:r>
                <w:r>
                  <w:delInstrText xml:space="preserve"> HYPERLINK \l "_Toc110005191" </w:delInstrText>
                </w:r>
                <w:r>
                  <w:fldChar w:fldCharType="separate"/>
                </w:r>
                <w:r w:rsidR="006826A2" w:rsidRPr="00224ECE">
                  <w:rPr>
                    <w:rStyle w:val="Hyperlink"/>
                    <w:noProof/>
                  </w:rPr>
                  <w:delText>General Policy On Transfer Credit</w:delText>
                </w:r>
                <w:r w:rsidR="006826A2">
                  <w:rPr>
                    <w:noProof/>
                    <w:webHidden/>
                  </w:rPr>
                  <w:tab/>
                </w:r>
                <w:r w:rsidR="006826A2">
                  <w:rPr>
                    <w:noProof/>
                    <w:webHidden/>
                  </w:rPr>
                  <w:fldChar w:fldCharType="begin"/>
                </w:r>
                <w:r w:rsidR="006826A2">
                  <w:rPr>
                    <w:noProof/>
                    <w:webHidden/>
                  </w:rPr>
                  <w:delInstrText xml:space="preserve"> PAGEREF _Toc110005191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332A1C37" w14:textId="77777777" w:rsidR="006826A2" w:rsidRDefault="003B4409">
              <w:pPr>
                <w:pStyle w:val="TOC4"/>
                <w:rPr>
                  <w:del w:id="124" w:author="Summer 2023 updates" w:date="2024-07-31T13:42:00Z"/>
                  <w:rFonts w:asciiTheme="minorHAnsi" w:hAnsiTheme="minorHAnsi"/>
                  <w:noProof/>
                </w:rPr>
              </w:pPr>
              <w:del w:id="125" w:author="Summer 2023 updates" w:date="2024-07-31T13:42:00Z">
                <w:r>
                  <w:fldChar w:fldCharType="begin"/>
                </w:r>
                <w:r>
                  <w:delInstrText xml:space="preserve"> HYPERLINK \l "_Toc110005192" </w:delInstrText>
                </w:r>
                <w:r>
                  <w:fldChar w:fldCharType="separate"/>
                </w:r>
                <w:r w:rsidR="006826A2" w:rsidRPr="00224ECE">
                  <w:rPr>
                    <w:rStyle w:val="Hyperlink"/>
                    <w:noProof/>
                  </w:rPr>
                  <w:delText>Evaluation Of Credits In Transfer</w:delText>
                </w:r>
                <w:r w:rsidR="006826A2">
                  <w:rPr>
                    <w:noProof/>
                    <w:webHidden/>
                  </w:rPr>
                  <w:tab/>
                </w:r>
                <w:r w:rsidR="006826A2">
                  <w:rPr>
                    <w:noProof/>
                    <w:webHidden/>
                  </w:rPr>
                  <w:fldChar w:fldCharType="begin"/>
                </w:r>
                <w:r w:rsidR="006826A2">
                  <w:rPr>
                    <w:noProof/>
                    <w:webHidden/>
                  </w:rPr>
                  <w:delInstrText xml:space="preserve"> PAGEREF _Toc110005192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71894B76" w14:textId="77777777" w:rsidR="006826A2" w:rsidRDefault="003B4409">
              <w:pPr>
                <w:pStyle w:val="TOC4"/>
                <w:rPr>
                  <w:del w:id="126" w:author="Summer 2023 updates" w:date="2024-07-31T13:42:00Z"/>
                  <w:rFonts w:asciiTheme="minorHAnsi" w:hAnsiTheme="minorHAnsi"/>
                  <w:noProof/>
                </w:rPr>
              </w:pPr>
              <w:del w:id="127" w:author="Summer 2023 updates" w:date="2024-07-31T13:42:00Z">
                <w:r>
                  <w:fldChar w:fldCharType="begin"/>
                </w:r>
                <w:r>
                  <w:delInstrText xml:space="preserve"> HYPERLINK \l "_Toc1100</w:delInstrText>
                </w:r>
                <w:r>
                  <w:delInstrText xml:space="preserve">05193" </w:delInstrText>
                </w:r>
                <w:r>
                  <w:fldChar w:fldCharType="separate"/>
                </w:r>
                <w:r w:rsidR="006826A2" w:rsidRPr="00224ECE">
                  <w:rPr>
                    <w:rStyle w:val="Hyperlink"/>
                    <w:noProof/>
                  </w:rPr>
                  <w:delText>Junior or Community College Credit</w:delText>
                </w:r>
                <w:r w:rsidR="006826A2">
                  <w:rPr>
                    <w:noProof/>
                    <w:webHidden/>
                  </w:rPr>
                  <w:tab/>
                </w:r>
                <w:r w:rsidR="006826A2">
                  <w:rPr>
                    <w:noProof/>
                    <w:webHidden/>
                  </w:rPr>
                  <w:fldChar w:fldCharType="begin"/>
                </w:r>
                <w:r w:rsidR="006826A2">
                  <w:rPr>
                    <w:noProof/>
                    <w:webHidden/>
                  </w:rPr>
                  <w:delInstrText xml:space="preserve"> PAGEREF _Toc110005193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3B20D3C5" w14:textId="77777777" w:rsidR="006826A2" w:rsidRDefault="003B4409">
              <w:pPr>
                <w:pStyle w:val="TOC4"/>
                <w:rPr>
                  <w:del w:id="128" w:author="Summer 2023 updates" w:date="2024-07-31T13:42:00Z"/>
                  <w:rFonts w:asciiTheme="minorHAnsi" w:hAnsiTheme="minorHAnsi"/>
                  <w:noProof/>
                </w:rPr>
              </w:pPr>
              <w:del w:id="129" w:author="Summer 2023 updates" w:date="2024-07-31T13:42:00Z">
                <w:r>
                  <w:fldChar w:fldCharType="begin"/>
                </w:r>
                <w:r>
                  <w:delInstrText xml:space="preserve"> HYPERLINK \l "_Toc110005194" </w:delInstrText>
                </w:r>
                <w:r>
                  <w:fldChar w:fldCharType="separate"/>
                </w:r>
                <w:r w:rsidR="006826A2" w:rsidRPr="00224ECE">
                  <w:rPr>
                    <w:rStyle w:val="Hyperlink"/>
                    <w:noProof/>
                  </w:rPr>
                  <w:delText>European Credit Transfer System (ECTS)</w:delText>
                </w:r>
                <w:r w:rsidR="006826A2">
                  <w:rPr>
                    <w:noProof/>
                    <w:webHidden/>
                  </w:rPr>
                  <w:tab/>
                </w:r>
                <w:r w:rsidR="006826A2">
                  <w:rPr>
                    <w:noProof/>
                    <w:webHidden/>
                  </w:rPr>
                  <w:fldChar w:fldCharType="begin"/>
                </w:r>
                <w:r w:rsidR="006826A2">
                  <w:rPr>
                    <w:noProof/>
                    <w:webHidden/>
                  </w:rPr>
                  <w:delInstrText xml:space="preserve"> PAGEREF _Toc110005194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7569079A" w14:textId="77777777" w:rsidR="006826A2" w:rsidRDefault="003B4409">
              <w:pPr>
                <w:pStyle w:val="TOC4"/>
                <w:rPr>
                  <w:del w:id="130" w:author="Summer 2023 updates" w:date="2024-07-31T13:42:00Z"/>
                  <w:rFonts w:asciiTheme="minorHAnsi" w:hAnsiTheme="minorHAnsi"/>
                  <w:noProof/>
                </w:rPr>
              </w:pPr>
              <w:del w:id="131" w:author="Summer 2023 updates" w:date="2024-07-31T13:42:00Z">
                <w:r>
                  <w:fldChar w:fldCharType="begin"/>
                </w:r>
                <w:r>
                  <w:delInstrText xml:space="preserve"> HYPERLINK \l "_Toc11</w:delInstrText>
                </w:r>
                <w:r>
                  <w:delInstrText xml:space="preserve">0005195" </w:delInstrText>
                </w:r>
                <w:r>
                  <w:fldChar w:fldCharType="separate"/>
                </w:r>
                <w:r w:rsidR="006826A2" w:rsidRPr="00224ECE">
                  <w:rPr>
                    <w:rStyle w:val="Hyperlink"/>
                    <w:noProof/>
                  </w:rPr>
                  <w:delText>Occasional Transfer Credit For Degree-Seeking Students</w:delText>
                </w:r>
                <w:r w:rsidR="006826A2">
                  <w:rPr>
                    <w:noProof/>
                    <w:webHidden/>
                  </w:rPr>
                  <w:tab/>
                </w:r>
                <w:r w:rsidR="006826A2">
                  <w:rPr>
                    <w:noProof/>
                    <w:webHidden/>
                  </w:rPr>
                  <w:fldChar w:fldCharType="begin"/>
                </w:r>
                <w:r w:rsidR="006826A2">
                  <w:rPr>
                    <w:noProof/>
                    <w:webHidden/>
                  </w:rPr>
                  <w:delInstrText xml:space="preserve"> PAGEREF _Toc110005195 \h </w:delInstrText>
                </w:r>
                <w:r w:rsidR="006826A2">
                  <w:rPr>
                    <w:noProof/>
                    <w:webHidden/>
                  </w:rPr>
                </w:r>
                <w:r w:rsidR="006826A2">
                  <w:rPr>
                    <w:noProof/>
                    <w:webHidden/>
                  </w:rPr>
                  <w:fldChar w:fldCharType="separate"/>
                </w:r>
                <w:r w:rsidR="00890698">
                  <w:rPr>
                    <w:noProof/>
                    <w:webHidden/>
                  </w:rPr>
                  <w:delText>46</w:delText>
                </w:r>
                <w:r w:rsidR="006826A2">
                  <w:rPr>
                    <w:noProof/>
                    <w:webHidden/>
                  </w:rPr>
                  <w:fldChar w:fldCharType="end"/>
                </w:r>
                <w:r>
                  <w:rPr>
                    <w:noProof/>
                  </w:rPr>
                  <w:fldChar w:fldCharType="end"/>
                </w:r>
              </w:del>
            </w:p>
            <w:p w14:paraId="59559362" w14:textId="77777777" w:rsidR="006826A2" w:rsidRDefault="003B4409">
              <w:pPr>
                <w:pStyle w:val="TOC4"/>
                <w:rPr>
                  <w:del w:id="132" w:author="Summer 2023 updates" w:date="2024-07-31T13:42:00Z"/>
                  <w:rFonts w:asciiTheme="minorHAnsi" w:hAnsiTheme="minorHAnsi"/>
                  <w:noProof/>
                </w:rPr>
              </w:pPr>
              <w:del w:id="133" w:author="Summer 2023 updates" w:date="2024-07-31T13:42:00Z">
                <w:r>
                  <w:fldChar w:fldCharType="begin"/>
                </w:r>
                <w:r>
                  <w:delInstrText xml:space="preserve"> HYPERLINK \l "_Toc110005196" </w:delInstrText>
                </w:r>
                <w:r>
                  <w:fldChar w:fldCharType="separate"/>
                </w:r>
                <w:r w:rsidR="006826A2" w:rsidRPr="00224ECE">
                  <w:rPr>
                    <w:rStyle w:val="Hyperlink"/>
                    <w:noProof/>
                  </w:rPr>
                  <w:delText>Evaluation of Credits For Graduation</w:delText>
                </w:r>
                <w:r w:rsidR="006826A2">
                  <w:rPr>
                    <w:noProof/>
                    <w:webHidden/>
                  </w:rPr>
                  <w:tab/>
                </w:r>
                <w:r w:rsidR="006826A2">
                  <w:rPr>
                    <w:noProof/>
                    <w:webHidden/>
                  </w:rPr>
                  <w:fldChar w:fldCharType="begin"/>
                </w:r>
                <w:r w:rsidR="006826A2">
                  <w:rPr>
                    <w:noProof/>
                    <w:webHidden/>
                  </w:rPr>
                  <w:delInstrText xml:space="preserve"> PAGEREF _Toc110005196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4303FAEE" w14:textId="77777777" w:rsidR="006826A2" w:rsidRDefault="003B4409">
              <w:pPr>
                <w:pStyle w:val="TOC4"/>
                <w:rPr>
                  <w:del w:id="134" w:author="Summer 2023 updates" w:date="2024-07-31T13:42:00Z"/>
                  <w:rFonts w:asciiTheme="minorHAnsi" w:hAnsiTheme="minorHAnsi"/>
                  <w:noProof/>
                </w:rPr>
              </w:pPr>
              <w:del w:id="135" w:author="Summer 2023 updates" w:date="2024-07-31T13:42:00Z">
                <w:r>
                  <w:fldChar w:fldCharType="begin"/>
                </w:r>
                <w:r>
                  <w:delInstrText xml:space="preserve"> HYPERLINK \l "_Toc110005197" </w:delInstrText>
                </w:r>
                <w:r>
                  <w:fldChar w:fldCharType="separate"/>
                </w:r>
                <w:r w:rsidR="006826A2" w:rsidRPr="00224ECE">
                  <w:rPr>
                    <w:rStyle w:val="Hyperlink"/>
                    <w:noProof/>
                  </w:rPr>
                  <w:delText>Credit By Examination</w:delText>
                </w:r>
                <w:r w:rsidR="006826A2">
                  <w:rPr>
                    <w:noProof/>
                    <w:webHidden/>
                  </w:rPr>
                  <w:tab/>
                </w:r>
                <w:r w:rsidR="006826A2">
                  <w:rPr>
                    <w:noProof/>
                    <w:webHidden/>
                  </w:rPr>
                  <w:fldChar w:fldCharType="begin"/>
                </w:r>
                <w:r w:rsidR="006826A2">
                  <w:rPr>
                    <w:noProof/>
                    <w:webHidden/>
                  </w:rPr>
                  <w:delInstrText xml:space="preserve"> PAGEREF _Toc110005197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0ABE5E9F" w14:textId="77777777" w:rsidR="006826A2" w:rsidRDefault="003B4409">
              <w:pPr>
                <w:pStyle w:val="TOC4"/>
                <w:rPr>
                  <w:del w:id="136" w:author="Summer 2023 updates" w:date="2024-07-31T13:42:00Z"/>
                  <w:rFonts w:asciiTheme="minorHAnsi" w:hAnsiTheme="minorHAnsi"/>
                  <w:noProof/>
                </w:rPr>
              </w:pPr>
              <w:del w:id="137" w:author="Summer 2023 updates" w:date="2024-07-31T13:42:00Z">
                <w:r>
                  <w:fldChar w:fldCharType="begin"/>
                </w:r>
                <w:r>
                  <w:delInstrText xml:space="preserve"> HYPERLINK \l "_Toc110005198" </w:delInstrText>
                </w:r>
                <w:r>
                  <w:fldChar w:fldCharType="separate"/>
                </w:r>
                <w:r w:rsidR="006826A2" w:rsidRPr="00224ECE">
                  <w:rPr>
                    <w:rStyle w:val="Hyperlink"/>
                    <w:noProof/>
                  </w:rPr>
                  <w:delText>Updating Course Work</w:delText>
                </w:r>
                <w:r w:rsidR="006826A2">
                  <w:rPr>
                    <w:noProof/>
                    <w:webHidden/>
                  </w:rPr>
                  <w:tab/>
                </w:r>
                <w:r w:rsidR="006826A2">
                  <w:rPr>
                    <w:noProof/>
                    <w:webHidden/>
                  </w:rPr>
                  <w:fldChar w:fldCharType="begin"/>
                </w:r>
                <w:r w:rsidR="006826A2">
                  <w:rPr>
                    <w:noProof/>
                    <w:webHidden/>
                  </w:rPr>
                  <w:delInstrText xml:space="preserve"> PAGEREF _Toc110005198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4440AB4A" w14:textId="77777777" w:rsidR="006826A2" w:rsidRDefault="003B4409">
              <w:pPr>
                <w:pStyle w:val="TOC4"/>
                <w:rPr>
                  <w:del w:id="138" w:author="Summer 2023 updates" w:date="2024-07-31T13:42:00Z"/>
                  <w:rFonts w:asciiTheme="minorHAnsi" w:hAnsiTheme="minorHAnsi"/>
                  <w:noProof/>
                </w:rPr>
              </w:pPr>
              <w:del w:id="139" w:author="Summer 2023 updates" w:date="2024-07-31T13:42:00Z">
                <w:r>
                  <w:fldChar w:fldCharType="begin"/>
                </w:r>
                <w:r>
                  <w:delInstrText xml:space="preserve"> HYPERLINK \l "_Toc110005199" </w:delInstrText>
                </w:r>
                <w:r>
                  <w:fldChar w:fldCharType="separate"/>
                </w:r>
                <w:r w:rsidR="006826A2" w:rsidRPr="00224ECE">
                  <w:rPr>
                    <w:rStyle w:val="Hyperlink"/>
                    <w:noProof/>
                  </w:rPr>
                  <w:delText>Advanced Placement (AP)</w:delText>
                </w:r>
                <w:r w:rsidR="006826A2">
                  <w:rPr>
                    <w:noProof/>
                    <w:webHidden/>
                  </w:rPr>
                  <w:tab/>
                </w:r>
                <w:r w:rsidR="006826A2">
                  <w:rPr>
                    <w:noProof/>
                    <w:webHidden/>
                  </w:rPr>
                  <w:fldChar w:fldCharType="begin"/>
                </w:r>
                <w:r w:rsidR="006826A2">
                  <w:rPr>
                    <w:noProof/>
                    <w:webHidden/>
                  </w:rPr>
                  <w:delInstrText xml:space="preserve"> PAGEREF _Toc110005199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7FF81231" w14:textId="77777777" w:rsidR="006826A2" w:rsidRDefault="003B4409">
              <w:pPr>
                <w:pStyle w:val="TOC4"/>
                <w:rPr>
                  <w:del w:id="140" w:author="Summer 2023 updates" w:date="2024-07-31T13:42:00Z"/>
                  <w:rFonts w:asciiTheme="minorHAnsi" w:hAnsiTheme="minorHAnsi"/>
                  <w:noProof/>
                </w:rPr>
              </w:pPr>
              <w:del w:id="141" w:author="Summer 2023 updates" w:date="2024-07-31T13:42:00Z">
                <w:r>
                  <w:fldChar w:fldCharType="begin"/>
                </w:r>
                <w:r>
                  <w:delInstrText xml:space="preserve"> HYPERLINK \l "_Toc110005200" </w:delInstrText>
                </w:r>
                <w:r>
                  <w:fldChar w:fldCharType="separate"/>
                </w:r>
                <w:r w:rsidR="006826A2" w:rsidRPr="00224ECE">
                  <w:rPr>
                    <w:rStyle w:val="Hyperlink"/>
                    <w:rFonts w:cs="Times New Roman"/>
                    <w:bCs/>
                    <w:noProof/>
                  </w:rPr>
                  <w:delText>International Baccalaureate (IB)</w:delText>
                </w:r>
                <w:r w:rsidR="006826A2">
                  <w:rPr>
                    <w:noProof/>
                    <w:webHidden/>
                  </w:rPr>
                  <w:tab/>
                </w:r>
                <w:r w:rsidR="006826A2">
                  <w:rPr>
                    <w:noProof/>
                    <w:webHidden/>
                  </w:rPr>
                  <w:fldChar w:fldCharType="begin"/>
                </w:r>
                <w:r w:rsidR="006826A2">
                  <w:rPr>
                    <w:noProof/>
                    <w:webHidden/>
                  </w:rPr>
                  <w:delInstrText xml:space="preserve"> PAGEREF _Toc110005200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6ADED99C" w14:textId="77777777" w:rsidR="006826A2" w:rsidRDefault="003B4409">
              <w:pPr>
                <w:pStyle w:val="TOC4"/>
                <w:rPr>
                  <w:del w:id="142" w:author="Summer 2023 updates" w:date="2024-07-31T13:42:00Z"/>
                  <w:rFonts w:asciiTheme="minorHAnsi" w:hAnsiTheme="minorHAnsi"/>
                  <w:noProof/>
                </w:rPr>
              </w:pPr>
              <w:del w:id="143" w:author="Summer 2023 updates" w:date="2024-07-31T13:42:00Z">
                <w:r>
                  <w:fldChar w:fldCharType="begin"/>
                </w:r>
                <w:r>
                  <w:delInstrText xml:space="preserve"> HYPERLINK \l "_Toc110005201" </w:delInstrText>
                </w:r>
                <w:r>
                  <w:fldChar w:fldCharType="separate"/>
                </w:r>
                <w:r w:rsidR="006826A2" w:rsidRPr="00224ECE">
                  <w:rPr>
                    <w:rStyle w:val="Hyperlink"/>
                    <w:rFonts w:cs="Times New Roman"/>
                    <w:bCs/>
                    <w:noProof/>
                  </w:rPr>
                  <w:delText>Class Attendance</w:delText>
                </w:r>
                <w:r w:rsidR="006826A2">
                  <w:rPr>
                    <w:noProof/>
                    <w:webHidden/>
                  </w:rPr>
                  <w:tab/>
                </w:r>
                <w:r w:rsidR="006826A2">
                  <w:rPr>
                    <w:noProof/>
                    <w:webHidden/>
                  </w:rPr>
                  <w:fldChar w:fldCharType="begin"/>
                </w:r>
                <w:r w:rsidR="006826A2">
                  <w:rPr>
                    <w:noProof/>
                    <w:webHidden/>
                  </w:rPr>
                  <w:delInstrText xml:space="preserve"> PAGEREF _Toc110005201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024F2099" w14:textId="77777777" w:rsidR="006826A2" w:rsidRDefault="003B4409">
              <w:pPr>
                <w:pStyle w:val="TOC4"/>
                <w:rPr>
                  <w:del w:id="144" w:author="Summer 2023 updates" w:date="2024-07-31T13:42:00Z"/>
                  <w:rFonts w:asciiTheme="minorHAnsi" w:hAnsiTheme="minorHAnsi"/>
                  <w:noProof/>
                </w:rPr>
              </w:pPr>
              <w:del w:id="145" w:author="Summer 2023 updates" w:date="2024-07-31T13:42:00Z">
                <w:r>
                  <w:fldChar w:fldCharType="begin"/>
                </w:r>
                <w:r>
                  <w:delInstrText xml:space="preserve"> HYPERLINK \l "_Toc110005202" </w:delInstrText>
                </w:r>
                <w:r>
                  <w:fldChar w:fldCharType="separate"/>
                </w:r>
                <w:r w:rsidR="006826A2" w:rsidRPr="00224ECE">
                  <w:rPr>
                    <w:rStyle w:val="Hyperlink"/>
                    <w:rFonts w:cs="Times New Roman"/>
                    <w:bCs/>
                    <w:noProof/>
                  </w:rPr>
                  <w:delText>Final Exams</w:delText>
                </w:r>
                <w:r w:rsidR="006826A2">
                  <w:rPr>
                    <w:noProof/>
                    <w:webHidden/>
                  </w:rPr>
                  <w:tab/>
                </w:r>
                <w:r w:rsidR="006826A2">
                  <w:rPr>
                    <w:noProof/>
                    <w:webHidden/>
                  </w:rPr>
                  <w:fldChar w:fldCharType="begin"/>
                </w:r>
                <w:r w:rsidR="006826A2">
                  <w:rPr>
                    <w:noProof/>
                    <w:webHidden/>
                  </w:rPr>
                  <w:delInstrText xml:space="preserve"> PAGEREF _Toc110005202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30A248DA" w14:textId="77777777" w:rsidR="006826A2" w:rsidRDefault="003B4409">
              <w:pPr>
                <w:pStyle w:val="TOC4"/>
                <w:rPr>
                  <w:del w:id="146" w:author="Summer 2023 updates" w:date="2024-07-31T13:42:00Z"/>
                  <w:rFonts w:asciiTheme="minorHAnsi" w:hAnsiTheme="minorHAnsi"/>
                  <w:noProof/>
                </w:rPr>
              </w:pPr>
              <w:del w:id="147" w:author="Summer 2023 updates" w:date="2024-07-31T13:42:00Z">
                <w:r>
                  <w:fldChar w:fldCharType="begin"/>
                </w:r>
                <w:r>
                  <w:delInstrText xml:space="preserve"> HYPERLINK \l "_Toc110005203" </w:delInstrText>
                </w:r>
                <w:r>
                  <w:fldChar w:fldCharType="separate"/>
                </w:r>
                <w:r w:rsidR="006826A2" w:rsidRPr="00224ECE">
                  <w:rPr>
                    <w:rStyle w:val="Hyperlink"/>
                    <w:rFonts w:cs="Times New Roman"/>
                    <w:bCs/>
                    <w:noProof/>
                  </w:rPr>
                  <w:delText>Participation In Commencement</w:delText>
                </w:r>
                <w:r w:rsidR="006826A2">
                  <w:rPr>
                    <w:noProof/>
                    <w:webHidden/>
                  </w:rPr>
                  <w:tab/>
                </w:r>
                <w:r w:rsidR="006826A2">
                  <w:rPr>
                    <w:noProof/>
                    <w:webHidden/>
                  </w:rPr>
                  <w:fldChar w:fldCharType="begin"/>
                </w:r>
                <w:r w:rsidR="006826A2">
                  <w:rPr>
                    <w:noProof/>
                    <w:webHidden/>
                  </w:rPr>
                  <w:delInstrText xml:space="preserve"> PAGEREF _Toc110005203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5CD1A0AC" w14:textId="77777777" w:rsidR="006826A2" w:rsidRDefault="003B4409">
              <w:pPr>
                <w:pStyle w:val="TOC4"/>
                <w:rPr>
                  <w:del w:id="148" w:author="Summer 2023 updates" w:date="2024-07-31T13:42:00Z"/>
                  <w:rFonts w:asciiTheme="minorHAnsi" w:hAnsiTheme="minorHAnsi"/>
                  <w:noProof/>
                </w:rPr>
              </w:pPr>
              <w:del w:id="149" w:author="Summer 2023 updates" w:date="2024-07-31T13:42:00Z">
                <w:r>
                  <w:fldChar w:fldCharType="begin"/>
                </w:r>
                <w:r>
                  <w:delInstrText xml:space="preserve"> HYPERLINK \l "_Toc110005204" </w:delInstrText>
                </w:r>
                <w:r>
                  <w:fldChar w:fldCharType="separate"/>
                </w:r>
                <w:r w:rsidR="006826A2" w:rsidRPr="00224ECE">
                  <w:rPr>
                    <w:rStyle w:val="Hyperlink"/>
                    <w:noProof/>
                  </w:rPr>
                  <w:delText>Pending Graduates</w:delText>
                </w:r>
                <w:r w:rsidR="006826A2">
                  <w:rPr>
                    <w:noProof/>
                    <w:webHidden/>
                  </w:rPr>
                  <w:tab/>
                </w:r>
                <w:r w:rsidR="006826A2">
                  <w:rPr>
                    <w:noProof/>
                    <w:webHidden/>
                  </w:rPr>
                  <w:fldChar w:fldCharType="begin"/>
                </w:r>
                <w:r w:rsidR="006826A2">
                  <w:rPr>
                    <w:noProof/>
                    <w:webHidden/>
                  </w:rPr>
                  <w:delInstrText xml:space="preserve"> PAGEREF _Toc110005204 \h </w:delInstrText>
                </w:r>
                <w:r w:rsidR="006826A2">
                  <w:rPr>
                    <w:noProof/>
                    <w:webHidden/>
                  </w:rPr>
                </w:r>
                <w:r w:rsidR="006826A2">
                  <w:rPr>
                    <w:noProof/>
                    <w:webHidden/>
                  </w:rPr>
                  <w:fldChar w:fldCharType="separate"/>
                </w:r>
                <w:r w:rsidR="00890698">
                  <w:rPr>
                    <w:noProof/>
                    <w:webHidden/>
                  </w:rPr>
                  <w:delText>47</w:delText>
                </w:r>
                <w:r w:rsidR="006826A2">
                  <w:rPr>
                    <w:noProof/>
                    <w:webHidden/>
                  </w:rPr>
                  <w:fldChar w:fldCharType="end"/>
                </w:r>
                <w:r>
                  <w:rPr>
                    <w:noProof/>
                  </w:rPr>
                  <w:fldChar w:fldCharType="end"/>
                </w:r>
              </w:del>
            </w:p>
            <w:p w14:paraId="710DD048" w14:textId="77777777" w:rsidR="006826A2" w:rsidRDefault="003B4409">
              <w:pPr>
                <w:pStyle w:val="TOC1"/>
                <w:tabs>
                  <w:tab w:val="right" w:leader="dot" w:pos="9890"/>
                </w:tabs>
                <w:rPr>
                  <w:del w:id="150" w:author="Summer 2023 updates" w:date="2024-07-31T13:42:00Z"/>
                  <w:rFonts w:asciiTheme="minorHAnsi" w:hAnsiTheme="minorHAnsi"/>
                  <w:noProof/>
                </w:rPr>
              </w:pPr>
              <w:del w:id="151" w:author="Summer 2023 updates" w:date="2024-07-31T13:42:00Z">
                <w:r>
                  <w:fldChar w:fldCharType="begin"/>
                </w:r>
                <w:r>
                  <w:delInstrText xml:space="preserve"> HYPERLINK \l "_Toc110005205" </w:delInstrText>
                </w:r>
                <w:r>
                  <w:fldChar w:fldCharType="separate"/>
                </w:r>
                <w:r w:rsidR="006826A2" w:rsidRPr="00224ECE">
                  <w:rPr>
                    <w:rStyle w:val="Hyperlink"/>
                    <w:bCs/>
                    <w:smallCaps/>
                    <w:noProof/>
                  </w:rPr>
                  <w:delText>STUDENT NOTIFICATION OF RIGHTS UNDER FERPA</w:delText>
                </w:r>
                <w:r w:rsidR="006826A2">
                  <w:rPr>
                    <w:noProof/>
                    <w:webHidden/>
                  </w:rPr>
                  <w:tab/>
                </w:r>
                <w:r w:rsidR="006826A2">
                  <w:rPr>
                    <w:noProof/>
                    <w:webHidden/>
                  </w:rPr>
                  <w:fldChar w:fldCharType="begin"/>
                </w:r>
                <w:r w:rsidR="006826A2">
                  <w:rPr>
                    <w:noProof/>
                    <w:webHidden/>
                  </w:rPr>
                  <w:delInstrText xml:space="preserve"> PAGEREF _Toc110005205 \h </w:delInstrText>
                </w:r>
                <w:r w:rsidR="006826A2">
                  <w:rPr>
                    <w:noProof/>
                    <w:webHidden/>
                  </w:rPr>
                </w:r>
                <w:r w:rsidR="006826A2">
                  <w:rPr>
                    <w:noProof/>
                    <w:webHidden/>
                  </w:rPr>
                  <w:fldChar w:fldCharType="separate"/>
                </w:r>
                <w:r w:rsidR="00890698">
                  <w:rPr>
                    <w:noProof/>
                    <w:webHidden/>
                  </w:rPr>
                  <w:delText>48</w:delText>
                </w:r>
                <w:r w:rsidR="006826A2">
                  <w:rPr>
                    <w:noProof/>
                    <w:webHidden/>
                  </w:rPr>
                  <w:fldChar w:fldCharType="end"/>
                </w:r>
                <w:r>
                  <w:rPr>
                    <w:noProof/>
                  </w:rPr>
                  <w:fldChar w:fldCharType="end"/>
                </w:r>
              </w:del>
            </w:p>
            <w:p w14:paraId="39FC4647" w14:textId="77777777" w:rsidR="006826A2" w:rsidRDefault="003B4409">
              <w:pPr>
                <w:pStyle w:val="TOC1"/>
                <w:tabs>
                  <w:tab w:val="right" w:leader="dot" w:pos="9890"/>
                </w:tabs>
                <w:rPr>
                  <w:del w:id="152" w:author="Summer 2023 updates" w:date="2024-07-31T13:42:00Z"/>
                  <w:rFonts w:asciiTheme="minorHAnsi" w:hAnsiTheme="minorHAnsi"/>
                  <w:noProof/>
                </w:rPr>
              </w:pPr>
              <w:del w:id="153" w:author="Summer 2023 updates" w:date="2024-07-31T13:42:00Z">
                <w:r>
                  <w:fldChar w:fldCharType="begin"/>
                </w:r>
                <w:r>
                  <w:delInstrText xml:space="preserve"> HYPERLINK \l "_Toc110005206" </w:delInstrText>
                </w:r>
                <w:r>
                  <w:fldChar w:fldCharType="separate"/>
                </w:r>
                <w:r w:rsidR="006826A2" w:rsidRPr="00224ECE">
                  <w:rPr>
                    <w:rStyle w:val="Hyperlink"/>
                    <w:noProof/>
                  </w:rPr>
                  <w:delText>COURSES OF INSTRUCTION</w:delText>
                </w:r>
                <w:r w:rsidR="006826A2">
                  <w:rPr>
                    <w:noProof/>
                    <w:webHidden/>
                  </w:rPr>
                  <w:tab/>
                </w:r>
                <w:r w:rsidR="006826A2">
                  <w:rPr>
                    <w:noProof/>
                    <w:webHidden/>
                  </w:rPr>
                  <w:fldChar w:fldCharType="begin"/>
                </w:r>
                <w:r w:rsidR="006826A2">
                  <w:rPr>
                    <w:noProof/>
                    <w:webHidden/>
                  </w:rPr>
                  <w:delInstrText xml:space="preserve"> PAGEREF _Toc110005206 \h </w:delInstrText>
                </w:r>
                <w:r w:rsidR="006826A2">
                  <w:rPr>
                    <w:noProof/>
                    <w:webHidden/>
                  </w:rPr>
                </w:r>
                <w:r w:rsidR="006826A2">
                  <w:rPr>
                    <w:noProof/>
                    <w:webHidden/>
                  </w:rPr>
                  <w:fldChar w:fldCharType="separate"/>
                </w:r>
                <w:r w:rsidR="00890698">
                  <w:rPr>
                    <w:noProof/>
                    <w:webHidden/>
                  </w:rPr>
                  <w:delText>49</w:delText>
                </w:r>
                <w:r w:rsidR="006826A2">
                  <w:rPr>
                    <w:noProof/>
                    <w:webHidden/>
                  </w:rPr>
                  <w:fldChar w:fldCharType="end"/>
                </w:r>
                <w:r>
                  <w:rPr>
                    <w:noProof/>
                  </w:rPr>
                  <w:fldChar w:fldCharType="end"/>
                </w:r>
              </w:del>
            </w:p>
            <w:p w14:paraId="1E20EFD5" w14:textId="77777777" w:rsidR="006826A2" w:rsidRDefault="003B4409">
              <w:pPr>
                <w:pStyle w:val="TOC3"/>
                <w:rPr>
                  <w:del w:id="154" w:author="Summer 2023 updates" w:date="2024-07-31T13:42:00Z"/>
                  <w:rFonts w:asciiTheme="minorHAnsi" w:hAnsiTheme="minorHAnsi" w:cstheme="minorBidi"/>
                  <w:bCs w:val="0"/>
                  <w:lang w:bidi="ar-SA"/>
                </w:rPr>
              </w:pPr>
              <w:del w:id="155" w:author="Summer 2023 updates" w:date="2024-07-31T13:42:00Z">
                <w:r>
                  <w:fldChar w:fldCharType="begin"/>
                </w:r>
                <w:r>
                  <w:delInstrText xml:space="preserve"> HYPERLINK \l "_Toc110005207" </w:delInstrText>
                </w:r>
                <w:r>
                  <w:fldChar w:fldCharType="separate"/>
                </w:r>
                <w:r w:rsidR="006826A2" w:rsidRPr="00224ECE">
                  <w:rPr>
                    <w:rStyle w:val="Hyperlink"/>
                    <w:smallCaps/>
                  </w:rPr>
                  <w:delText>ACADEMIC PROGRAMS</w:delText>
                </w:r>
                <w:r w:rsidR="006826A2">
                  <w:rPr>
                    <w:webHidden/>
                  </w:rPr>
                  <w:tab/>
                </w:r>
                <w:r w:rsidR="006826A2">
                  <w:rPr>
                    <w:webHidden/>
                  </w:rPr>
                  <w:fldChar w:fldCharType="begin"/>
                </w:r>
                <w:r w:rsidR="006826A2">
                  <w:rPr>
                    <w:webHidden/>
                  </w:rPr>
                  <w:delInstrText xml:space="preserve"> PAGEREF _Toc110005207 \h </w:delInstrText>
                </w:r>
                <w:r w:rsidR="006826A2">
                  <w:rPr>
                    <w:webHidden/>
                  </w:rPr>
                </w:r>
                <w:r w:rsidR="006826A2">
                  <w:rPr>
                    <w:webHidden/>
                  </w:rPr>
                  <w:fldChar w:fldCharType="separate"/>
                </w:r>
                <w:r w:rsidR="00890698">
                  <w:rPr>
                    <w:webHidden/>
                  </w:rPr>
                  <w:delText>49</w:delText>
                </w:r>
                <w:r w:rsidR="006826A2">
                  <w:rPr>
                    <w:webHidden/>
                  </w:rPr>
                  <w:fldChar w:fldCharType="end"/>
                </w:r>
                <w:r>
                  <w:fldChar w:fldCharType="end"/>
                </w:r>
              </w:del>
            </w:p>
            <w:p w14:paraId="709D7047" w14:textId="77777777" w:rsidR="006826A2" w:rsidRDefault="003B4409">
              <w:pPr>
                <w:pStyle w:val="TOC4"/>
                <w:rPr>
                  <w:del w:id="156" w:author="Summer 2023 updates" w:date="2024-07-31T13:42:00Z"/>
                  <w:rFonts w:asciiTheme="minorHAnsi" w:hAnsiTheme="minorHAnsi"/>
                  <w:noProof/>
                </w:rPr>
              </w:pPr>
              <w:del w:id="157" w:author="Summer 2023 updates" w:date="2024-07-31T13:42:00Z">
                <w:r>
                  <w:fldChar w:fldCharType="begin"/>
                </w:r>
                <w:r>
                  <w:delInstrText xml:space="preserve"> HYPERLINK \l "_Toc110005208" </w:delInstrText>
                </w:r>
                <w:r>
                  <w:fldChar w:fldCharType="separate"/>
                </w:r>
                <w:r w:rsidR="006826A2" w:rsidRPr="00224ECE">
                  <w:rPr>
                    <w:rStyle w:val="Hyperlink"/>
                    <w:noProof/>
                  </w:rPr>
                  <w:delText>—</w:delText>
                </w:r>
                <w:r w:rsidR="006826A2" w:rsidRPr="00224ECE">
                  <w:rPr>
                    <w:rStyle w:val="Hyperlink"/>
                    <w:rFonts w:cs="Times New Roman"/>
                    <w:bCs/>
                    <w:noProof/>
                  </w:rPr>
                  <w:delText>Occasional Courses</w:delText>
                </w:r>
                <w:r w:rsidR="006826A2">
                  <w:rPr>
                    <w:noProof/>
                    <w:webHidden/>
                  </w:rPr>
                  <w:tab/>
                </w:r>
                <w:r w:rsidR="006826A2">
                  <w:rPr>
                    <w:noProof/>
                    <w:webHidden/>
                  </w:rPr>
                  <w:fldChar w:fldCharType="begin"/>
                </w:r>
                <w:r w:rsidR="006826A2">
                  <w:rPr>
                    <w:noProof/>
                    <w:webHidden/>
                  </w:rPr>
                  <w:delInstrText xml:space="preserve"> PAGEREF _Toc110005208 \h </w:delInstrText>
                </w:r>
                <w:r w:rsidR="006826A2">
                  <w:rPr>
                    <w:noProof/>
                    <w:webHidden/>
                  </w:rPr>
                </w:r>
                <w:r w:rsidR="006826A2">
                  <w:rPr>
                    <w:noProof/>
                    <w:webHidden/>
                  </w:rPr>
                  <w:fldChar w:fldCharType="separate"/>
                </w:r>
                <w:r w:rsidR="00890698">
                  <w:rPr>
                    <w:noProof/>
                    <w:webHidden/>
                  </w:rPr>
                  <w:delText>50</w:delText>
                </w:r>
                <w:r w:rsidR="006826A2">
                  <w:rPr>
                    <w:noProof/>
                    <w:webHidden/>
                  </w:rPr>
                  <w:fldChar w:fldCharType="end"/>
                </w:r>
                <w:r>
                  <w:rPr>
                    <w:noProof/>
                  </w:rPr>
                  <w:fldChar w:fldCharType="end"/>
                </w:r>
              </w:del>
            </w:p>
            <w:p w14:paraId="62E952F2" w14:textId="77777777" w:rsidR="006826A2" w:rsidRDefault="003B4409">
              <w:pPr>
                <w:pStyle w:val="TOC3"/>
                <w:rPr>
                  <w:del w:id="158" w:author="Summer 2023 updates" w:date="2024-07-31T13:42:00Z"/>
                  <w:rFonts w:asciiTheme="minorHAnsi" w:hAnsiTheme="minorHAnsi" w:cstheme="minorBidi"/>
                  <w:bCs w:val="0"/>
                  <w:lang w:bidi="ar-SA"/>
                </w:rPr>
              </w:pPr>
              <w:del w:id="159" w:author="Summer 2023 updates" w:date="2024-07-31T13:42:00Z">
                <w:r>
                  <w:fldChar w:fldCharType="begin"/>
                </w:r>
                <w:r>
                  <w:delInstrText xml:space="preserve"> HYPERLINK \l "_Toc110005209" </w:delInstrText>
                </w:r>
                <w:r>
                  <w:fldChar w:fldCharType="separate"/>
                </w:r>
                <w:r w:rsidR="006826A2" w:rsidRPr="00224ECE">
                  <w:rPr>
                    <w:rStyle w:val="Hyperlink"/>
                    <w:smallCaps/>
                  </w:rPr>
                  <w:delText>DEPARTMENTAL PROGRAMS</w:delText>
                </w:r>
                <w:r w:rsidR="006826A2">
                  <w:rPr>
                    <w:webHidden/>
                  </w:rPr>
                  <w:tab/>
                </w:r>
                <w:r w:rsidR="006826A2">
                  <w:rPr>
                    <w:webHidden/>
                  </w:rPr>
                  <w:fldChar w:fldCharType="begin"/>
                </w:r>
                <w:r w:rsidR="006826A2">
                  <w:rPr>
                    <w:webHidden/>
                  </w:rPr>
                  <w:delInstrText xml:space="preserve"> PAGEREF _Toc110005209 \h </w:delInstrText>
                </w:r>
                <w:r w:rsidR="006826A2">
                  <w:rPr>
                    <w:webHidden/>
                  </w:rPr>
                </w:r>
                <w:r w:rsidR="006826A2">
                  <w:rPr>
                    <w:webHidden/>
                  </w:rPr>
                  <w:fldChar w:fldCharType="separate"/>
                </w:r>
                <w:r w:rsidR="00890698">
                  <w:rPr>
                    <w:webHidden/>
                  </w:rPr>
                  <w:delText>53</w:delText>
                </w:r>
                <w:r w:rsidR="006826A2">
                  <w:rPr>
                    <w:webHidden/>
                  </w:rPr>
                  <w:fldChar w:fldCharType="end"/>
                </w:r>
                <w:r>
                  <w:fldChar w:fldCharType="end"/>
                </w:r>
              </w:del>
            </w:p>
            <w:p w14:paraId="2C1FF132" w14:textId="77777777" w:rsidR="006826A2" w:rsidRDefault="003B4409">
              <w:pPr>
                <w:pStyle w:val="TOC4"/>
                <w:rPr>
                  <w:del w:id="160" w:author="Summer 2023 updates" w:date="2024-07-31T13:42:00Z"/>
                  <w:rFonts w:asciiTheme="minorHAnsi" w:hAnsiTheme="minorHAnsi"/>
                  <w:noProof/>
                </w:rPr>
              </w:pPr>
              <w:del w:id="161" w:author="Summer 2023 updates" w:date="2024-07-31T13:42:00Z">
                <w:r>
                  <w:fldChar w:fldCharType="begin"/>
                </w:r>
                <w:r>
                  <w:delInstrText xml:space="preserve"> HYPERLINK \l "_Toc110005210" </w:delInstrText>
                </w:r>
                <w:r>
                  <w:fldChar w:fldCharType="separate"/>
                </w:r>
                <w:r w:rsidR="006826A2" w:rsidRPr="00224ECE">
                  <w:rPr>
                    <w:rStyle w:val="Hyperlink"/>
                    <w:noProof/>
                  </w:rPr>
                  <w:delText>—</w:delText>
                </w:r>
                <w:r w:rsidR="006826A2" w:rsidRPr="00224ECE">
                  <w:rPr>
                    <w:rStyle w:val="Hyperlink"/>
                    <w:rFonts w:cs="Times New Roman"/>
                    <w:bCs/>
                    <w:noProof/>
                  </w:rPr>
                  <w:delText>Accounting, Managerial</w:delText>
                </w:r>
                <w:r w:rsidR="006826A2">
                  <w:rPr>
                    <w:noProof/>
                    <w:webHidden/>
                  </w:rPr>
                  <w:tab/>
                </w:r>
                <w:r w:rsidR="006826A2">
                  <w:rPr>
                    <w:noProof/>
                    <w:webHidden/>
                  </w:rPr>
                  <w:fldChar w:fldCharType="begin"/>
                </w:r>
                <w:r w:rsidR="006826A2">
                  <w:rPr>
                    <w:noProof/>
                    <w:webHidden/>
                  </w:rPr>
                  <w:delInstrText xml:space="preserve"> PAGEREF _Toc110005210 \h </w:delInstrText>
                </w:r>
                <w:r w:rsidR="006826A2">
                  <w:rPr>
                    <w:noProof/>
                    <w:webHidden/>
                  </w:rPr>
                </w:r>
                <w:r w:rsidR="006826A2">
                  <w:rPr>
                    <w:noProof/>
                    <w:webHidden/>
                  </w:rPr>
                  <w:fldChar w:fldCharType="separate"/>
                </w:r>
                <w:r w:rsidR="00890698">
                  <w:rPr>
                    <w:noProof/>
                    <w:webHidden/>
                  </w:rPr>
                  <w:delText>53</w:delText>
                </w:r>
                <w:r w:rsidR="006826A2">
                  <w:rPr>
                    <w:noProof/>
                    <w:webHidden/>
                  </w:rPr>
                  <w:fldChar w:fldCharType="end"/>
                </w:r>
                <w:r>
                  <w:rPr>
                    <w:noProof/>
                  </w:rPr>
                  <w:fldChar w:fldCharType="end"/>
                </w:r>
              </w:del>
            </w:p>
            <w:p w14:paraId="6074D87D" w14:textId="77777777" w:rsidR="006826A2" w:rsidRDefault="003B4409">
              <w:pPr>
                <w:pStyle w:val="TOC4"/>
                <w:rPr>
                  <w:del w:id="162" w:author="Summer 2023 updates" w:date="2024-07-31T13:42:00Z"/>
                  <w:rFonts w:asciiTheme="minorHAnsi" w:hAnsiTheme="minorHAnsi"/>
                  <w:noProof/>
                </w:rPr>
              </w:pPr>
              <w:del w:id="163" w:author="Summer 2023 updates" w:date="2024-07-31T13:42:00Z">
                <w:r>
                  <w:fldChar w:fldCharType="begin"/>
                </w:r>
                <w:r>
                  <w:delInstrText xml:space="preserve"> HYPERLINK \l "_Toc110005211" </w:delInstrText>
                </w:r>
                <w:r>
                  <w:fldChar w:fldCharType="separate"/>
                </w:r>
                <w:r w:rsidR="006826A2" w:rsidRPr="00224ECE">
                  <w:rPr>
                    <w:rStyle w:val="Hyperlink"/>
                    <w:noProof/>
                  </w:rPr>
                  <w:delText>—</w:delText>
                </w:r>
                <w:r w:rsidR="006826A2" w:rsidRPr="00224ECE">
                  <w:rPr>
                    <w:rStyle w:val="Hyperlink"/>
                    <w:rFonts w:cs="Times New Roman"/>
                    <w:bCs/>
                    <w:noProof/>
                  </w:rPr>
                  <w:delText>Accounting, Public</w:delText>
                </w:r>
                <w:r w:rsidR="006826A2">
                  <w:rPr>
                    <w:noProof/>
                    <w:webHidden/>
                  </w:rPr>
                  <w:tab/>
                </w:r>
                <w:r w:rsidR="006826A2">
                  <w:rPr>
                    <w:noProof/>
                    <w:webHidden/>
                  </w:rPr>
                  <w:fldChar w:fldCharType="begin"/>
                </w:r>
                <w:r w:rsidR="006826A2">
                  <w:rPr>
                    <w:noProof/>
                    <w:webHidden/>
                  </w:rPr>
                  <w:delInstrText xml:space="preserve"> PAGEREF _Toc110005211 \h </w:delInstrText>
                </w:r>
                <w:r w:rsidR="006826A2">
                  <w:rPr>
                    <w:noProof/>
                    <w:webHidden/>
                  </w:rPr>
                </w:r>
                <w:r w:rsidR="006826A2">
                  <w:rPr>
                    <w:noProof/>
                    <w:webHidden/>
                  </w:rPr>
                  <w:fldChar w:fldCharType="separate"/>
                </w:r>
                <w:r w:rsidR="00890698">
                  <w:rPr>
                    <w:noProof/>
                    <w:webHidden/>
                  </w:rPr>
                  <w:delText>53</w:delText>
                </w:r>
                <w:r w:rsidR="006826A2">
                  <w:rPr>
                    <w:noProof/>
                    <w:webHidden/>
                  </w:rPr>
                  <w:fldChar w:fldCharType="end"/>
                </w:r>
                <w:r>
                  <w:rPr>
                    <w:noProof/>
                  </w:rPr>
                  <w:fldChar w:fldCharType="end"/>
                </w:r>
              </w:del>
            </w:p>
            <w:p w14:paraId="7DA21EA1" w14:textId="77777777" w:rsidR="006826A2" w:rsidRDefault="003B4409">
              <w:pPr>
                <w:pStyle w:val="TOC4"/>
                <w:rPr>
                  <w:del w:id="164" w:author="Summer 2023 updates" w:date="2024-07-31T13:42:00Z"/>
                  <w:rFonts w:asciiTheme="minorHAnsi" w:hAnsiTheme="minorHAnsi"/>
                  <w:noProof/>
                </w:rPr>
              </w:pPr>
              <w:del w:id="165" w:author="Summer 2023 updates" w:date="2024-07-31T13:42:00Z">
                <w:r>
                  <w:fldChar w:fldCharType="begin"/>
                </w:r>
                <w:r>
                  <w:delInstrText xml:space="preserve"> HYPERLINK \l "_Toc110005212" </w:delInstrText>
                </w:r>
                <w:r>
                  <w:fldChar w:fldCharType="separate"/>
                </w:r>
                <w:r w:rsidR="006826A2" w:rsidRPr="00224ECE">
                  <w:rPr>
                    <w:rStyle w:val="Hyperlink"/>
                    <w:noProof/>
                  </w:rPr>
                  <w:delText>—</w:delText>
                </w:r>
                <w:r w:rsidR="006826A2" w:rsidRPr="00224ECE">
                  <w:rPr>
                    <w:rStyle w:val="Hyperlink"/>
                    <w:rFonts w:cs="Times New Roman"/>
                    <w:bCs/>
                    <w:noProof/>
                  </w:rPr>
                  <w:delText>African American Studies</w:delText>
                </w:r>
                <w:r w:rsidR="006826A2">
                  <w:rPr>
                    <w:noProof/>
                    <w:webHidden/>
                  </w:rPr>
                  <w:tab/>
                </w:r>
                <w:r w:rsidR="006826A2">
                  <w:rPr>
                    <w:noProof/>
                    <w:webHidden/>
                  </w:rPr>
                  <w:fldChar w:fldCharType="begin"/>
                </w:r>
                <w:r w:rsidR="006826A2">
                  <w:rPr>
                    <w:noProof/>
                    <w:webHidden/>
                  </w:rPr>
                  <w:delInstrText xml:space="preserve"> PAGEREF _Toc110005212 \h </w:delInstrText>
                </w:r>
                <w:r w:rsidR="006826A2">
                  <w:rPr>
                    <w:noProof/>
                    <w:webHidden/>
                  </w:rPr>
                </w:r>
                <w:r w:rsidR="006826A2">
                  <w:rPr>
                    <w:noProof/>
                    <w:webHidden/>
                  </w:rPr>
                  <w:fldChar w:fldCharType="separate"/>
                </w:r>
                <w:r w:rsidR="00890698">
                  <w:rPr>
                    <w:noProof/>
                    <w:webHidden/>
                  </w:rPr>
                  <w:delText>53</w:delText>
                </w:r>
                <w:r w:rsidR="006826A2">
                  <w:rPr>
                    <w:noProof/>
                    <w:webHidden/>
                  </w:rPr>
                  <w:fldChar w:fldCharType="end"/>
                </w:r>
                <w:r>
                  <w:rPr>
                    <w:noProof/>
                  </w:rPr>
                  <w:fldChar w:fldCharType="end"/>
                </w:r>
              </w:del>
            </w:p>
            <w:p w14:paraId="4F7E03EB" w14:textId="77777777" w:rsidR="006826A2" w:rsidRDefault="003B4409">
              <w:pPr>
                <w:pStyle w:val="TOC4"/>
                <w:rPr>
                  <w:del w:id="166" w:author="Summer 2023 updates" w:date="2024-07-31T13:42:00Z"/>
                  <w:rFonts w:asciiTheme="minorHAnsi" w:hAnsiTheme="minorHAnsi"/>
                  <w:noProof/>
                </w:rPr>
              </w:pPr>
              <w:del w:id="167" w:author="Summer 2023 updates" w:date="2024-07-31T13:42:00Z">
                <w:r>
                  <w:lastRenderedPageBreak/>
                  <w:fldChar w:fldCharType="begin"/>
                </w:r>
                <w:r>
                  <w:delInstrText xml:space="preserve"> HYPERLINK \l "_Toc110005213" </w:delInstrText>
                </w:r>
                <w:r>
                  <w:fldChar w:fldCharType="separate"/>
                </w:r>
                <w:r w:rsidR="006826A2" w:rsidRPr="00224ECE">
                  <w:rPr>
                    <w:rStyle w:val="Hyperlink"/>
                    <w:noProof/>
                  </w:rPr>
                  <w:delText>—</w:delText>
                </w:r>
                <w:r w:rsidR="006826A2" w:rsidRPr="00224ECE">
                  <w:rPr>
                    <w:rStyle w:val="Hyperlink"/>
                    <w:rFonts w:cs="Times New Roman"/>
                    <w:bCs/>
                    <w:noProof/>
                  </w:rPr>
                  <w:delText>Anthropology (Minor Only)</w:delText>
                </w:r>
                <w:r w:rsidR="006826A2">
                  <w:rPr>
                    <w:noProof/>
                    <w:webHidden/>
                  </w:rPr>
                  <w:tab/>
                </w:r>
                <w:r w:rsidR="006826A2">
                  <w:rPr>
                    <w:noProof/>
                    <w:webHidden/>
                  </w:rPr>
                  <w:fldChar w:fldCharType="begin"/>
                </w:r>
                <w:r w:rsidR="006826A2">
                  <w:rPr>
                    <w:noProof/>
                    <w:webHidden/>
                  </w:rPr>
                  <w:delInstrText xml:space="preserve"> PAGEREF _Toc110005213 \h </w:delInstrText>
                </w:r>
                <w:r w:rsidR="006826A2">
                  <w:rPr>
                    <w:noProof/>
                    <w:webHidden/>
                  </w:rPr>
                </w:r>
                <w:r w:rsidR="006826A2">
                  <w:rPr>
                    <w:noProof/>
                    <w:webHidden/>
                  </w:rPr>
                  <w:fldChar w:fldCharType="separate"/>
                </w:r>
                <w:r w:rsidR="00890698">
                  <w:rPr>
                    <w:noProof/>
                    <w:webHidden/>
                  </w:rPr>
                  <w:delText>55</w:delText>
                </w:r>
                <w:r w:rsidR="006826A2">
                  <w:rPr>
                    <w:noProof/>
                    <w:webHidden/>
                  </w:rPr>
                  <w:fldChar w:fldCharType="end"/>
                </w:r>
                <w:r>
                  <w:rPr>
                    <w:noProof/>
                  </w:rPr>
                  <w:fldChar w:fldCharType="end"/>
                </w:r>
              </w:del>
            </w:p>
            <w:p w14:paraId="30692AE9" w14:textId="77777777" w:rsidR="006826A2" w:rsidRDefault="003B4409">
              <w:pPr>
                <w:pStyle w:val="TOC4"/>
                <w:rPr>
                  <w:del w:id="168" w:author="Summer 2023 updates" w:date="2024-07-31T13:42:00Z"/>
                  <w:rFonts w:asciiTheme="minorHAnsi" w:hAnsiTheme="minorHAnsi"/>
                  <w:noProof/>
                </w:rPr>
              </w:pPr>
              <w:del w:id="169" w:author="Summer 2023 updates" w:date="2024-07-31T13:42:00Z">
                <w:r>
                  <w:fldChar w:fldCharType="begin"/>
                </w:r>
                <w:r>
                  <w:delInstrText xml:space="preserve"> HYPERLINK \l "_Toc110005214" </w:delInstrText>
                </w:r>
                <w:r>
                  <w:fldChar w:fldCharType="separate"/>
                </w:r>
                <w:r w:rsidR="006826A2" w:rsidRPr="00224ECE">
                  <w:rPr>
                    <w:rStyle w:val="Hyperlink"/>
                    <w:noProof/>
                  </w:rPr>
                  <w:delText>—</w:delText>
                </w:r>
                <w:r w:rsidR="006826A2" w:rsidRPr="00224ECE">
                  <w:rPr>
                    <w:rStyle w:val="Hyperlink"/>
                    <w:rFonts w:cs="Times New Roman"/>
                    <w:bCs/>
                    <w:noProof/>
                  </w:rPr>
                  <w:delText>Art and Art History</w:delText>
                </w:r>
                <w:r w:rsidR="006826A2">
                  <w:rPr>
                    <w:noProof/>
                    <w:webHidden/>
                  </w:rPr>
                  <w:tab/>
                </w:r>
                <w:r w:rsidR="006826A2">
                  <w:rPr>
                    <w:noProof/>
                    <w:webHidden/>
                  </w:rPr>
                  <w:fldChar w:fldCharType="begin"/>
                </w:r>
                <w:r w:rsidR="006826A2">
                  <w:rPr>
                    <w:noProof/>
                    <w:webHidden/>
                  </w:rPr>
                  <w:delInstrText xml:space="preserve"> PAGEREF _Toc110005214 \h </w:delInstrText>
                </w:r>
                <w:r w:rsidR="006826A2">
                  <w:rPr>
                    <w:noProof/>
                    <w:webHidden/>
                  </w:rPr>
                </w:r>
                <w:r w:rsidR="006826A2">
                  <w:rPr>
                    <w:noProof/>
                    <w:webHidden/>
                  </w:rPr>
                  <w:fldChar w:fldCharType="separate"/>
                </w:r>
                <w:r w:rsidR="00890698">
                  <w:rPr>
                    <w:noProof/>
                    <w:webHidden/>
                  </w:rPr>
                  <w:delText>57</w:delText>
                </w:r>
                <w:r w:rsidR="006826A2">
                  <w:rPr>
                    <w:noProof/>
                    <w:webHidden/>
                  </w:rPr>
                  <w:fldChar w:fldCharType="end"/>
                </w:r>
                <w:r>
                  <w:rPr>
                    <w:noProof/>
                  </w:rPr>
                  <w:fldChar w:fldCharType="end"/>
                </w:r>
              </w:del>
            </w:p>
            <w:p w14:paraId="4D9FECA2" w14:textId="77777777" w:rsidR="006826A2" w:rsidRDefault="003B4409">
              <w:pPr>
                <w:pStyle w:val="TOC4"/>
                <w:rPr>
                  <w:del w:id="170" w:author="Summer 2023 updates" w:date="2024-07-31T13:42:00Z"/>
                  <w:rFonts w:asciiTheme="minorHAnsi" w:hAnsiTheme="minorHAnsi"/>
                  <w:noProof/>
                </w:rPr>
              </w:pPr>
              <w:del w:id="171" w:author="Summer 2023 updates" w:date="2024-07-31T13:42:00Z">
                <w:r>
                  <w:fldChar w:fldCharType="begin"/>
                </w:r>
                <w:r>
                  <w:delInstrText xml:space="preserve"> HYPERLINK \l "_Toc110005215" </w:delInstrText>
                </w:r>
                <w:r>
                  <w:fldChar w:fldCharType="separate"/>
                </w:r>
                <w:r w:rsidR="006826A2" w:rsidRPr="00224ECE">
                  <w:rPr>
                    <w:rStyle w:val="Hyperlink"/>
                    <w:noProof/>
                  </w:rPr>
                  <w:delText>—</w:delText>
                </w:r>
                <w:r w:rsidR="006826A2" w:rsidRPr="00224ECE">
                  <w:rPr>
                    <w:rStyle w:val="Hyperlink"/>
                    <w:rFonts w:cs="Times New Roman"/>
                    <w:bCs/>
                    <w:noProof/>
                  </w:rPr>
                  <w:delText>Art History</w:delText>
                </w:r>
                <w:r w:rsidR="006826A2">
                  <w:rPr>
                    <w:noProof/>
                    <w:webHidden/>
                  </w:rPr>
                  <w:tab/>
                </w:r>
                <w:r w:rsidR="006826A2">
                  <w:rPr>
                    <w:noProof/>
                    <w:webHidden/>
                  </w:rPr>
                  <w:fldChar w:fldCharType="begin"/>
                </w:r>
                <w:r w:rsidR="006826A2">
                  <w:rPr>
                    <w:noProof/>
                    <w:webHidden/>
                  </w:rPr>
                  <w:delInstrText xml:space="preserve"> PAGEREF _Toc110005215 \h </w:delInstrText>
                </w:r>
                <w:r w:rsidR="006826A2">
                  <w:rPr>
                    <w:noProof/>
                    <w:webHidden/>
                  </w:rPr>
                </w:r>
                <w:r w:rsidR="006826A2">
                  <w:rPr>
                    <w:noProof/>
                    <w:webHidden/>
                  </w:rPr>
                  <w:fldChar w:fldCharType="separate"/>
                </w:r>
                <w:r w:rsidR="00890698">
                  <w:rPr>
                    <w:noProof/>
                    <w:webHidden/>
                  </w:rPr>
                  <w:delText>62</w:delText>
                </w:r>
                <w:r w:rsidR="006826A2">
                  <w:rPr>
                    <w:noProof/>
                    <w:webHidden/>
                  </w:rPr>
                  <w:fldChar w:fldCharType="end"/>
                </w:r>
                <w:r>
                  <w:rPr>
                    <w:noProof/>
                  </w:rPr>
                  <w:fldChar w:fldCharType="end"/>
                </w:r>
              </w:del>
            </w:p>
            <w:p w14:paraId="0B45E157" w14:textId="77777777" w:rsidR="006826A2" w:rsidRDefault="003B4409">
              <w:pPr>
                <w:pStyle w:val="TOC4"/>
                <w:rPr>
                  <w:del w:id="172" w:author="Summer 2023 updates" w:date="2024-07-31T13:42:00Z"/>
                  <w:rFonts w:asciiTheme="minorHAnsi" w:hAnsiTheme="minorHAnsi"/>
                  <w:noProof/>
                </w:rPr>
              </w:pPr>
              <w:del w:id="173" w:author="Summer 2023 updates" w:date="2024-07-31T13:42:00Z">
                <w:r>
                  <w:fldChar w:fldCharType="begin"/>
                </w:r>
                <w:r>
                  <w:delInstrText xml:space="preserve"> HYPERLINK \l "_Toc110005216" </w:delInstrText>
                </w:r>
                <w:r>
                  <w:fldChar w:fldCharType="separate"/>
                </w:r>
                <w:r w:rsidR="006826A2" w:rsidRPr="00224ECE">
                  <w:rPr>
                    <w:rStyle w:val="Hyperlink"/>
                    <w:rFonts w:cs="Times New Roman"/>
                    <w:bCs/>
                    <w:noProof/>
                  </w:rPr>
                  <w:delText>—Asian Studies</w:delText>
                </w:r>
                <w:r w:rsidR="006826A2">
                  <w:rPr>
                    <w:noProof/>
                    <w:webHidden/>
                  </w:rPr>
                  <w:tab/>
                </w:r>
                <w:r w:rsidR="006826A2">
                  <w:rPr>
                    <w:noProof/>
                    <w:webHidden/>
                  </w:rPr>
                  <w:fldChar w:fldCharType="begin"/>
                </w:r>
                <w:r w:rsidR="006826A2">
                  <w:rPr>
                    <w:noProof/>
                    <w:webHidden/>
                  </w:rPr>
                  <w:delInstrText xml:space="preserve"> PAGEREF _Toc110005216 \h </w:delInstrText>
                </w:r>
                <w:r w:rsidR="006826A2">
                  <w:rPr>
                    <w:noProof/>
                    <w:webHidden/>
                  </w:rPr>
                </w:r>
                <w:r w:rsidR="006826A2">
                  <w:rPr>
                    <w:noProof/>
                    <w:webHidden/>
                  </w:rPr>
                  <w:fldChar w:fldCharType="separate"/>
                </w:r>
                <w:r w:rsidR="00890698">
                  <w:rPr>
                    <w:noProof/>
                    <w:webHidden/>
                  </w:rPr>
                  <w:delText>64</w:delText>
                </w:r>
                <w:r w:rsidR="006826A2">
                  <w:rPr>
                    <w:noProof/>
                    <w:webHidden/>
                  </w:rPr>
                  <w:fldChar w:fldCharType="end"/>
                </w:r>
                <w:r>
                  <w:rPr>
                    <w:noProof/>
                  </w:rPr>
                  <w:fldChar w:fldCharType="end"/>
                </w:r>
              </w:del>
            </w:p>
            <w:p w14:paraId="12E27BF5" w14:textId="77777777" w:rsidR="006826A2" w:rsidRDefault="003B4409">
              <w:pPr>
                <w:pStyle w:val="TOC4"/>
                <w:rPr>
                  <w:del w:id="174" w:author="Summer 2023 updates" w:date="2024-07-31T13:42:00Z"/>
                  <w:rFonts w:asciiTheme="minorHAnsi" w:hAnsiTheme="minorHAnsi"/>
                  <w:noProof/>
                </w:rPr>
              </w:pPr>
              <w:del w:id="175" w:author="Summer 2023 updates" w:date="2024-07-31T13:42:00Z">
                <w:r>
                  <w:fldChar w:fldCharType="begin"/>
                </w:r>
                <w:r>
                  <w:delInstrText xml:space="preserve"> HYPERLINK \l "_Toc110005217" </w:delInstrText>
                </w:r>
                <w:r>
                  <w:fldChar w:fldCharType="separate"/>
                </w:r>
                <w:r w:rsidR="006826A2" w:rsidRPr="00224ECE">
                  <w:rPr>
                    <w:rStyle w:val="Hyperlink"/>
                    <w:noProof/>
                  </w:rPr>
                  <w:delText>—</w:delText>
                </w:r>
                <w:r w:rsidR="006826A2" w:rsidRPr="00224ECE">
                  <w:rPr>
                    <w:rStyle w:val="Hyperlink"/>
                    <w:noProof/>
                    <w:snapToGrid w:val="0"/>
                  </w:rPr>
                  <w:delText>Athletic Training</w:delText>
                </w:r>
                <w:r w:rsidR="006826A2">
                  <w:rPr>
                    <w:noProof/>
                    <w:webHidden/>
                  </w:rPr>
                  <w:tab/>
                </w:r>
                <w:r w:rsidR="006826A2">
                  <w:rPr>
                    <w:noProof/>
                    <w:webHidden/>
                  </w:rPr>
                  <w:fldChar w:fldCharType="begin"/>
                </w:r>
                <w:r w:rsidR="006826A2">
                  <w:rPr>
                    <w:noProof/>
                    <w:webHidden/>
                  </w:rPr>
                  <w:delInstrText xml:space="preserve"> PAGEREF _Toc110005217 \h </w:delInstrText>
                </w:r>
                <w:r w:rsidR="006826A2">
                  <w:rPr>
                    <w:noProof/>
                    <w:webHidden/>
                  </w:rPr>
                </w:r>
                <w:r w:rsidR="006826A2">
                  <w:rPr>
                    <w:noProof/>
                    <w:webHidden/>
                  </w:rPr>
                  <w:fldChar w:fldCharType="separate"/>
                </w:r>
                <w:r w:rsidR="00890698">
                  <w:rPr>
                    <w:noProof/>
                    <w:webHidden/>
                  </w:rPr>
                  <w:delText>66</w:delText>
                </w:r>
                <w:r w:rsidR="006826A2">
                  <w:rPr>
                    <w:noProof/>
                    <w:webHidden/>
                  </w:rPr>
                  <w:fldChar w:fldCharType="end"/>
                </w:r>
                <w:r>
                  <w:rPr>
                    <w:noProof/>
                  </w:rPr>
                  <w:fldChar w:fldCharType="end"/>
                </w:r>
              </w:del>
            </w:p>
            <w:p w14:paraId="15BA2612" w14:textId="77777777" w:rsidR="006826A2" w:rsidRDefault="003B4409">
              <w:pPr>
                <w:pStyle w:val="TOC4"/>
                <w:rPr>
                  <w:del w:id="176" w:author="Summer 2023 updates" w:date="2024-07-31T13:42:00Z"/>
                  <w:rFonts w:asciiTheme="minorHAnsi" w:hAnsiTheme="minorHAnsi"/>
                  <w:noProof/>
                </w:rPr>
              </w:pPr>
              <w:del w:id="177" w:author="Summer 2023 updates" w:date="2024-07-31T13:42:00Z">
                <w:r>
                  <w:fldChar w:fldCharType="begin"/>
                </w:r>
                <w:r>
                  <w:delInstrText xml:space="preserve"> HYPERLINK </w:delInstrText>
                </w:r>
                <w:r>
                  <w:delInstrText xml:space="preserve">\l "_Toc110005218" </w:delInstrText>
                </w:r>
                <w:r>
                  <w:fldChar w:fldCharType="separate"/>
                </w:r>
                <w:r w:rsidR="006826A2" w:rsidRPr="00224ECE">
                  <w:rPr>
                    <w:rStyle w:val="Hyperlink"/>
                    <w:noProof/>
                  </w:rPr>
                  <w:delText>—</w:delText>
                </w:r>
                <w:r w:rsidR="006826A2" w:rsidRPr="00224ECE">
                  <w:rPr>
                    <w:rStyle w:val="Hyperlink"/>
                    <w:noProof/>
                    <w:snapToGrid w:val="0"/>
                  </w:rPr>
                  <w:delText>Biochemistry (Collateral Major)</w:delText>
                </w:r>
                <w:r w:rsidR="006826A2">
                  <w:rPr>
                    <w:noProof/>
                    <w:webHidden/>
                  </w:rPr>
                  <w:tab/>
                </w:r>
                <w:r w:rsidR="006826A2">
                  <w:rPr>
                    <w:noProof/>
                    <w:webHidden/>
                  </w:rPr>
                  <w:fldChar w:fldCharType="begin"/>
                </w:r>
                <w:r w:rsidR="006826A2">
                  <w:rPr>
                    <w:noProof/>
                    <w:webHidden/>
                  </w:rPr>
                  <w:delInstrText xml:space="preserve"> PAGEREF _Toc110005218 \h </w:delInstrText>
                </w:r>
                <w:r w:rsidR="006826A2">
                  <w:rPr>
                    <w:noProof/>
                    <w:webHidden/>
                  </w:rPr>
                </w:r>
                <w:r w:rsidR="006826A2">
                  <w:rPr>
                    <w:noProof/>
                    <w:webHidden/>
                  </w:rPr>
                  <w:fldChar w:fldCharType="separate"/>
                </w:r>
                <w:r w:rsidR="00890698">
                  <w:rPr>
                    <w:noProof/>
                    <w:webHidden/>
                  </w:rPr>
                  <w:delText>67</w:delText>
                </w:r>
                <w:r w:rsidR="006826A2">
                  <w:rPr>
                    <w:noProof/>
                    <w:webHidden/>
                  </w:rPr>
                  <w:fldChar w:fldCharType="end"/>
                </w:r>
                <w:r>
                  <w:rPr>
                    <w:noProof/>
                  </w:rPr>
                  <w:fldChar w:fldCharType="end"/>
                </w:r>
              </w:del>
            </w:p>
            <w:p w14:paraId="21533FA2" w14:textId="77777777" w:rsidR="006826A2" w:rsidRDefault="003B4409">
              <w:pPr>
                <w:pStyle w:val="TOC4"/>
                <w:rPr>
                  <w:del w:id="178" w:author="Summer 2023 updates" w:date="2024-07-31T13:42:00Z"/>
                  <w:rFonts w:asciiTheme="minorHAnsi" w:hAnsiTheme="minorHAnsi"/>
                  <w:noProof/>
                </w:rPr>
              </w:pPr>
              <w:del w:id="179" w:author="Summer 2023 updates" w:date="2024-07-31T13:42:00Z">
                <w:r>
                  <w:fldChar w:fldCharType="begin"/>
                </w:r>
                <w:r>
                  <w:delInstrText xml:space="preserve"> HYPERLINK \l "_Toc110005219" </w:delInstrText>
                </w:r>
                <w:r>
                  <w:fldChar w:fldCharType="separate"/>
                </w:r>
                <w:r w:rsidR="006826A2" w:rsidRPr="00224ECE">
                  <w:rPr>
                    <w:rStyle w:val="Hyperlink"/>
                    <w:noProof/>
                  </w:rPr>
                  <w:delText>—</w:delText>
                </w:r>
                <w:r w:rsidR="006826A2" w:rsidRPr="00224ECE">
                  <w:rPr>
                    <w:rStyle w:val="Hyperlink"/>
                    <w:rFonts w:cs="Times New Roman"/>
                    <w:bCs/>
                    <w:noProof/>
                  </w:rPr>
                  <w:delText>Biology</w:delText>
                </w:r>
                <w:r w:rsidR="006826A2">
                  <w:rPr>
                    <w:noProof/>
                    <w:webHidden/>
                  </w:rPr>
                  <w:tab/>
                </w:r>
                <w:r w:rsidR="006826A2">
                  <w:rPr>
                    <w:noProof/>
                    <w:webHidden/>
                  </w:rPr>
                  <w:fldChar w:fldCharType="begin"/>
                </w:r>
                <w:r w:rsidR="006826A2">
                  <w:rPr>
                    <w:noProof/>
                    <w:webHidden/>
                  </w:rPr>
                  <w:delInstrText xml:space="preserve"> PAGEREF _Toc110005219 \h </w:delInstrText>
                </w:r>
                <w:r w:rsidR="006826A2">
                  <w:rPr>
                    <w:noProof/>
                    <w:webHidden/>
                  </w:rPr>
                </w:r>
                <w:r w:rsidR="006826A2">
                  <w:rPr>
                    <w:noProof/>
                    <w:webHidden/>
                  </w:rPr>
                  <w:fldChar w:fldCharType="separate"/>
                </w:r>
                <w:r w:rsidR="00890698">
                  <w:rPr>
                    <w:noProof/>
                    <w:webHidden/>
                  </w:rPr>
                  <w:delText>67</w:delText>
                </w:r>
                <w:r w:rsidR="006826A2">
                  <w:rPr>
                    <w:noProof/>
                    <w:webHidden/>
                  </w:rPr>
                  <w:fldChar w:fldCharType="end"/>
                </w:r>
                <w:r>
                  <w:rPr>
                    <w:noProof/>
                  </w:rPr>
                  <w:fldChar w:fldCharType="end"/>
                </w:r>
              </w:del>
            </w:p>
            <w:p w14:paraId="11BCDB15" w14:textId="77777777" w:rsidR="006826A2" w:rsidRDefault="003B4409">
              <w:pPr>
                <w:pStyle w:val="TOC4"/>
                <w:rPr>
                  <w:del w:id="180" w:author="Summer 2023 updates" w:date="2024-07-31T13:42:00Z"/>
                  <w:rFonts w:asciiTheme="minorHAnsi" w:hAnsiTheme="minorHAnsi"/>
                  <w:noProof/>
                </w:rPr>
              </w:pPr>
              <w:del w:id="181" w:author="Summer 2023 updates" w:date="2024-07-31T13:42:00Z">
                <w:r>
                  <w:fldChar w:fldCharType="begin"/>
                </w:r>
                <w:r>
                  <w:delInstrText xml:space="preserve"> HYPERLINK \l "_Toc110005220" </w:delInstrText>
                </w:r>
                <w:r>
                  <w:fldChar w:fldCharType="separate"/>
                </w:r>
                <w:r w:rsidR="006826A2" w:rsidRPr="00224ECE">
                  <w:rPr>
                    <w:rStyle w:val="Hyperlink"/>
                    <w:noProof/>
                  </w:rPr>
                  <w:delText>—</w:delText>
                </w:r>
                <w:r w:rsidR="006826A2" w:rsidRPr="00224ECE">
                  <w:rPr>
                    <w:rStyle w:val="Hyperlink"/>
                    <w:rFonts w:cs="Times New Roman"/>
                    <w:bCs/>
                    <w:noProof/>
                  </w:rPr>
                  <w:delText>Business Administration and Economics</w:delText>
                </w:r>
                <w:r w:rsidR="006826A2">
                  <w:rPr>
                    <w:noProof/>
                    <w:webHidden/>
                  </w:rPr>
                  <w:tab/>
                </w:r>
                <w:r w:rsidR="006826A2">
                  <w:rPr>
                    <w:noProof/>
                    <w:webHidden/>
                  </w:rPr>
                  <w:fldChar w:fldCharType="begin"/>
                </w:r>
                <w:r w:rsidR="006826A2">
                  <w:rPr>
                    <w:noProof/>
                    <w:webHidden/>
                  </w:rPr>
                  <w:delInstrText xml:space="preserve"> PAGEREF _Toc110005220 \h </w:delInstrText>
                </w:r>
                <w:r w:rsidR="006826A2">
                  <w:rPr>
                    <w:noProof/>
                    <w:webHidden/>
                  </w:rPr>
                </w:r>
                <w:r w:rsidR="006826A2">
                  <w:rPr>
                    <w:noProof/>
                    <w:webHidden/>
                  </w:rPr>
                  <w:fldChar w:fldCharType="separate"/>
                </w:r>
                <w:r w:rsidR="00890698">
                  <w:rPr>
                    <w:noProof/>
                    <w:webHidden/>
                  </w:rPr>
                  <w:delText>73</w:delText>
                </w:r>
                <w:r w:rsidR="006826A2">
                  <w:rPr>
                    <w:noProof/>
                    <w:webHidden/>
                  </w:rPr>
                  <w:fldChar w:fldCharType="end"/>
                </w:r>
                <w:r>
                  <w:rPr>
                    <w:noProof/>
                  </w:rPr>
                  <w:fldChar w:fldCharType="end"/>
                </w:r>
              </w:del>
            </w:p>
            <w:p w14:paraId="152D7512" w14:textId="77777777" w:rsidR="006826A2" w:rsidRDefault="00DD1077">
              <w:pPr>
                <w:pStyle w:val="TOC4"/>
                <w:rPr>
                  <w:del w:id="182" w:author="Summer 2023 updates" w:date="2024-07-31T13:42:00Z"/>
                  <w:rFonts w:asciiTheme="minorHAnsi" w:hAnsiTheme="minorHAnsi"/>
                  <w:noProof/>
                </w:rPr>
              </w:pPr>
              <w:del w:id="183" w:author="Summer 2023 updates" w:date="2024-07-31T13:42:00Z">
                <w:r w:rsidRPr="00DD1077">
                  <w:rPr>
                    <w:rStyle w:val="Hyperlink"/>
                    <w:noProof/>
                    <w:color w:val="auto"/>
                    <w:u w:val="none"/>
                  </w:rPr>
                  <w:delText>—</w:delText>
                </w:r>
                <w:r w:rsidR="003B4409">
                  <w:fldChar w:fldCharType="begin"/>
                </w:r>
                <w:r w:rsidR="003B4409">
                  <w:delInstrText xml:space="preserve"> HYPERLINK \l "_Toc1</w:delInstrText>
                </w:r>
                <w:r w:rsidR="003B4409">
                  <w:delInstrText xml:space="preserve">10005221" </w:delInstrText>
                </w:r>
                <w:r w:rsidR="003B4409">
                  <w:fldChar w:fldCharType="separate"/>
                </w:r>
                <w:r w:rsidR="006826A2" w:rsidRPr="00224ECE">
                  <w:rPr>
                    <w:rStyle w:val="Hyperlink"/>
                    <w:noProof/>
                  </w:rPr>
                  <w:delText>Accounting</w:delText>
                </w:r>
                <w:r w:rsidR="006826A2">
                  <w:rPr>
                    <w:noProof/>
                    <w:webHidden/>
                  </w:rPr>
                  <w:tab/>
                </w:r>
                <w:r w:rsidR="006826A2">
                  <w:rPr>
                    <w:noProof/>
                    <w:webHidden/>
                  </w:rPr>
                  <w:fldChar w:fldCharType="begin"/>
                </w:r>
                <w:r w:rsidR="006826A2">
                  <w:rPr>
                    <w:noProof/>
                    <w:webHidden/>
                  </w:rPr>
                  <w:delInstrText xml:space="preserve"> PAGEREF _Toc110005221 \h </w:delInstrText>
                </w:r>
                <w:r w:rsidR="006826A2">
                  <w:rPr>
                    <w:noProof/>
                    <w:webHidden/>
                  </w:rPr>
                </w:r>
                <w:r w:rsidR="006826A2">
                  <w:rPr>
                    <w:noProof/>
                    <w:webHidden/>
                  </w:rPr>
                  <w:fldChar w:fldCharType="separate"/>
                </w:r>
                <w:r w:rsidR="00890698">
                  <w:rPr>
                    <w:noProof/>
                    <w:webHidden/>
                  </w:rPr>
                  <w:delText>75</w:delText>
                </w:r>
                <w:r w:rsidR="006826A2">
                  <w:rPr>
                    <w:noProof/>
                    <w:webHidden/>
                  </w:rPr>
                  <w:fldChar w:fldCharType="end"/>
                </w:r>
                <w:r w:rsidR="003B4409">
                  <w:rPr>
                    <w:noProof/>
                  </w:rPr>
                  <w:fldChar w:fldCharType="end"/>
                </w:r>
              </w:del>
            </w:p>
            <w:p w14:paraId="0BF0EF1C" w14:textId="77777777" w:rsidR="006826A2" w:rsidRDefault="003B4409">
              <w:pPr>
                <w:pStyle w:val="TOC4"/>
                <w:rPr>
                  <w:del w:id="184" w:author="Summer 2023 updates" w:date="2024-07-31T13:42:00Z"/>
                  <w:rFonts w:asciiTheme="minorHAnsi" w:hAnsiTheme="minorHAnsi"/>
                  <w:noProof/>
                </w:rPr>
              </w:pPr>
              <w:del w:id="185" w:author="Summer 2023 updates" w:date="2024-07-31T13:42:00Z">
                <w:r>
                  <w:fldChar w:fldCharType="begin"/>
                </w:r>
                <w:r>
                  <w:delInstrText xml:space="preserve"> HYPERLINK \l "_Toc110005224" </w:delInstrText>
                </w:r>
                <w:r>
                  <w:fldChar w:fldCharType="separate"/>
                </w:r>
                <w:r w:rsidR="006826A2" w:rsidRPr="00224ECE">
                  <w:rPr>
                    <w:rStyle w:val="Hyperlink"/>
                    <w:noProof/>
                  </w:rPr>
                  <w:delText>—Economics</w:delText>
                </w:r>
                <w:r w:rsidR="006826A2">
                  <w:rPr>
                    <w:noProof/>
                    <w:webHidden/>
                  </w:rPr>
                  <w:tab/>
                </w:r>
                <w:r w:rsidR="006826A2">
                  <w:rPr>
                    <w:noProof/>
                    <w:webHidden/>
                  </w:rPr>
                  <w:fldChar w:fldCharType="begin"/>
                </w:r>
                <w:r w:rsidR="006826A2">
                  <w:rPr>
                    <w:noProof/>
                    <w:webHidden/>
                  </w:rPr>
                  <w:delInstrText xml:space="preserve"> PAGEREF _Toc110005224 \h </w:delInstrText>
                </w:r>
                <w:r w:rsidR="006826A2">
                  <w:rPr>
                    <w:noProof/>
                    <w:webHidden/>
                  </w:rPr>
                </w:r>
                <w:r w:rsidR="006826A2">
                  <w:rPr>
                    <w:noProof/>
                    <w:webHidden/>
                  </w:rPr>
                  <w:fldChar w:fldCharType="separate"/>
                </w:r>
                <w:r w:rsidR="00890698">
                  <w:rPr>
                    <w:noProof/>
                    <w:webHidden/>
                  </w:rPr>
                  <w:delText>82</w:delText>
                </w:r>
                <w:r w:rsidR="006826A2">
                  <w:rPr>
                    <w:noProof/>
                    <w:webHidden/>
                  </w:rPr>
                  <w:fldChar w:fldCharType="end"/>
                </w:r>
                <w:r>
                  <w:rPr>
                    <w:noProof/>
                  </w:rPr>
                  <w:fldChar w:fldCharType="end"/>
                </w:r>
              </w:del>
            </w:p>
            <w:p w14:paraId="3511C829" w14:textId="77777777" w:rsidR="006826A2" w:rsidRDefault="003B4409">
              <w:pPr>
                <w:pStyle w:val="TOC4"/>
                <w:rPr>
                  <w:del w:id="186" w:author="Summer 2023 updates" w:date="2024-07-31T13:42:00Z"/>
                  <w:rFonts w:asciiTheme="minorHAnsi" w:hAnsiTheme="minorHAnsi"/>
                  <w:noProof/>
                </w:rPr>
              </w:pPr>
              <w:del w:id="187" w:author="Summer 2023 updates" w:date="2024-07-31T13:42:00Z">
                <w:r>
                  <w:fldChar w:fldCharType="begin"/>
                </w:r>
                <w:r>
                  <w:delInstrText xml:space="preserve"> HYPERLINK \l "_Toc110005225" </w:delInstrText>
                </w:r>
                <w:r>
                  <w:fldChar w:fldCharType="separate"/>
                </w:r>
                <w:r w:rsidR="006826A2" w:rsidRPr="00224ECE">
                  <w:rPr>
                    <w:rStyle w:val="Hyperlink"/>
                    <w:noProof/>
                  </w:rPr>
                  <w:delText>—Chemistry</w:delText>
                </w:r>
                <w:r w:rsidR="006826A2">
                  <w:rPr>
                    <w:noProof/>
                    <w:webHidden/>
                  </w:rPr>
                  <w:tab/>
                </w:r>
                <w:r w:rsidR="006826A2">
                  <w:rPr>
                    <w:noProof/>
                    <w:webHidden/>
                  </w:rPr>
                  <w:fldChar w:fldCharType="begin"/>
                </w:r>
                <w:r w:rsidR="006826A2">
                  <w:rPr>
                    <w:noProof/>
                    <w:webHidden/>
                  </w:rPr>
                  <w:delInstrText xml:space="preserve"> PAGEREF _Toc110005225 \h </w:delInstrText>
                </w:r>
                <w:r w:rsidR="006826A2">
                  <w:rPr>
                    <w:noProof/>
                    <w:webHidden/>
                  </w:rPr>
                </w:r>
                <w:r w:rsidR="006826A2">
                  <w:rPr>
                    <w:noProof/>
                    <w:webHidden/>
                  </w:rPr>
                  <w:fldChar w:fldCharType="separate"/>
                </w:r>
                <w:r w:rsidR="00890698">
                  <w:rPr>
                    <w:noProof/>
                    <w:webHidden/>
                  </w:rPr>
                  <w:delText>87</w:delText>
                </w:r>
                <w:r w:rsidR="006826A2">
                  <w:rPr>
                    <w:noProof/>
                    <w:webHidden/>
                  </w:rPr>
                  <w:fldChar w:fldCharType="end"/>
                </w:r>
                <w:r>
                  <w:rPr>
                    <w:noProof/>
                  </w:rPr>
                  <w:fldChar w:fldCharType="end"/>
                </w:r>
              </w:del>
            </w:p>
            <w:p w14:paraId="06388F36" w14:textId="77777777" w:rsidR="006826A2" w:rsidRDefault="003B4409">
              <w:pPr>
                <w:pStyle w:val="TOC4"/>
                <w:rPr>
                  <w:del w:id="188" w:author="Summer 2023 updates" w:date="2024-07-31T13:42:00Z"/>
                  <w:rFonts w:asciiTheme="minorHAnsi" w:hAnsiTheme="minorHAnsi"/>
                  <w:noProof/>
                </w:rPr>
              </w:pPr>
              <w:del w:id="189" w:author="Summer 2023 updates" w:date="2024-07-31T13:42:00Z">
                <w:r>
                  <w:fldChar w:fldCharType="begin"/>
                </w:r>
                <w:r>
                  <w:delInstrText xml:space="preserve"> HYPERLINK \l "_Toc110005226" </w:delInstrText>
                </w:r>
                <w:r>
                  <w:fldChar w:fldCharType="separate"/>
                </w:r>
                <w:r w:rsidR="006826A2" w:rsidRPr="00224ECE">
                  <w:rPr>
                    <w:rStyle w:val="Hyperlink"/>
                    <w:rFonts w:cs="Times New Roman"/>
                    <w:bCs/>
                    <w:noProof/>
                  </w:rPr>
                  <w:delText>—Classical Studies (Minor Only)</w:delText>
                </w:r>
                <w:r w:rsidR="006826A2">
                  <w:rPr>
                    <w:noProof/>
                    <w:webHidden/>
                  </w:rPr>
                  <w:tab/>
                </w:r>
                <w:r w:rsidR="006826A2">
                  <w:rPr>
                    <w:noProof/>
                    <w:webHidden/>
                  </w:rPr>
                  <w:fldChar w:fldCharType="begin"/>
                </w:r>
                <w:r w:rsidR="006826A2">
                  <w:rPr>
                    <w:noProof/>
                    <w:webHidden/>
                  </w:rPr>
                  <w:delInstrText xml:space="preserve"> PAGEREF _Toc110005226 \h </w:delInstrText>
                </w:r>
                <w:r w:rsidR="006826A2">
                  <w:rPr>
                    <w:noProof/>
                    <w:webHidden/>
                  </w:rPr>
                </w:r>
                <w:r w:rsidR="006826A2">
                  <w:rPr>
                    <w:noProof/>
                    <w:webHidden/>
                  </w:rPr>
                  <w:fldChar w:fldCharType="separate"/>
                </w:r>
                <w:r w:rsidR="00890698">
                  <w:rPr>
                    <w:noProof/>
                    <w:webHidden/>
                  </w:rPr>
                  <w:delText>90</w:delText>
                </w:r>
                <w:r w:rsidR="006826A2">
                  <w:rPr>
                    <w:noProof/>
                    <w:webHidden/>
                  </w:rPr>
                  <w:fldChar w:fldCharType="end"/>
                </w:r>
                <w:r>
                  <w:rPr>
                    <w:noProof/>
                  </w:rPr>
                  <w:fldChar w:fldCharType="end"/>
                </w:r>
              </w:del>
            </w:p>
            <w:p w14:paraId="42DAB494" w14:textId="77777777" w:rsidR="006826A2" w:rsidRDefault="003B4409">
              <w:pPr>
                <w:pStyle w:val="TOC4"/>
                <w:rPr>
                  <w:del w:id="190" w:author="Summer 2023 updates" w:date="2024-07-31T13:42:00Z"/>
                  <w:rFonts w:asciiTheme="minorHAnsi" w:hAnsiTheme="minorHAnsi"/>
                  <w:noProof/>
                </w:rPr>
              </w:pPr>
              <w:del w:id="191" w:author="Summer 2023 updates" w:date="2024-07-31T13:42:00Z">
                <w:r>
                  <w:fldChar w:fldCharType="begin"/>
                </w:r>
                <w:r>
                  <w:delInstrText xml:space="preserve"> HYPERLINK \l "_Toc110005227" </w:delInstrText>
                </w:r>
                <w:r>
                  <w:fldChar w:fldCharType="separate"/>
                </w:r>
                <w:r w:rsidR="006826A2" w:rsidRPr="00224ECE">
                  <w:rPr>
                    <w:rStyle w:val="Hyperlink"/>
                    <w:noProof/>
                  </w:rPr>
                  <w:delText>—Communication Studies</w:delText>
                </w:r>
                <w:r w:rsidR="006826A2">
                  <w:rPr>
                    <w:noProof/>
                    <w:webHidden/>
                  </w:rPr>
                  <w:tab/>
                </w:r>
                <w:r w:rsidR="006826A2">
                  <w:rPr>
                    <w:noProof/>
                    <w:webHidden/>
                  </w:rPr>
                  <w:fldChar w:fldCharType="begin"/>
                </w:r>
                <w:r w:rsidR="006826A2">
                  <w:rPr>
                    <w:noProof/>
                    <w:webHidden/>
                  </w:rPr>
                  <w:delInstrText xml:space="preserve"> PAGEREF _Toc110005227 \h </w:delInstrText>
                </w:r>
                <w:r w:rsidR="006826A2">
                  <w:rPr>
                    <w:noProof/>
                    <w:webHidden/>
                  </w:rPr>
                </w:r>
                <w:r w:rsidR="006826A2">
                  <w:rPr>
                    <w:noProof/>
                    <w:webHidden/>
                  </w:rPr>
                  <w:fldChar w:fldCharType="separate"/>
                </w:r>
                <w:r w:rsidR="00890698">
                  <w:rPr>
                    <w:noProof/>
                    <w:webHidden/>
                  </w:rPr>
                  <w:delText>91</w:delText>
                </w:r>
                <w:r w:rsidR="006826A2">
                  <w:rPr>
                    <w:noProof/>
                    <w:webHidden/>
                  </w:rPr>
                  <w:fldChar w:fldCharType="end"/>
                </w:r>
                <w:r>
                  <w:rPr>
                    <w:noProof/>
                  </w:rPr>
                  <w:fldChar w:fldCharType="end"/>
                </w:r>
              </w:del>
            </w:p>
            <w:p w14:paraId="5B4E60D0" w14:textId="77777777" w:rsidR="006826A2" w:rsidRDefault="003B4409">
              <w:pPr>
                <w:pStyle w:val="TOC4"/>
                <w:rPr>
                  <w:del w:id="192" w:author="Summer 2023 updates" w:date="2024-07-31T13:42:00Z"/>
                  <w:rFonts w:asciiTheme="minorHAnsi" w:hAnsiTheme="minorHAnsi"/>
                  <w:noProof/>
                </w:rPr>
              </w:pPr>
              <w:del w:id="193" w:author="Summer 2023 updates" w:date="2024-07-31T13:42:00Z">
                <w:r>
                  <w:fldChar w:fldCharType="begin"/>
                </w:r>
                <w:r>
                  <w:delInstrText xml:space="preserve"> HYPERLINK \l "_Toc110005228" </w:delInstrText>
                </w:r>
                <w:r>
                  <w:fldChar w:fldCharType="separate"/>
                </w:r>
                <w:r w:rsidR="006826A2" w:rsidRPr="00224ECE">
                  <w:rPr>
                    <w:rStyle w:val="Hyperlink"/>
                    <w:noProof/>
                  </w:rPr>
                  <w:delText>—Computer Science</w:delText>
                </w:r>
                <w:r w:rsidR="006826A2">
                  <w:rPr>
                    <w:noProof/>
                    <w:webHidden/>
                  </w:rPr>
                  <w:tab/>
                </w:r>
                <w:r w:rsidR="006826A2">
                  <w:rPr>
                    <w:noProof/>
                    <w:webHidden/>
                  </w:rPr>
                  <w:fldChar w:fldCharType="begin"/>
                </w:r>
                <w:r w:rsidR="006826A2">
                  <w:rPr>
                    <w:noProof/>
                    <w:webHidden/>
                  </w:rPr>
                  <w:delInstrText xml:space="preserve"> PAGEREF _Toc110005228 \h </w:delInstrText>
                </w:r>
                <w:r w:rsidR="006826A2">
                  <w:rPr>
                    <w:noProof/>
                    <w:webHidden/>
                  </w:rPr>
                </w:r>
                <w:r w:rsidR="006826A2">
                  <w:rPr>
                    <w:noProof/>
                    <w:webHidden/>
                  </w:rPr>
                  <w:fldChar w:fldCharType="separate"/>
                </w:r>
                <w:r w:rsidR="00890698">
                  <w:rPr>
                    <w:noProof/>
                    <w:webHidden/>
                  </w:rPr>
                  <w:delText>93</w:delText>
                </w:r>
                <w:r w:rsidR="006826A2">
                  <w:rPr>
                    <w:noProof/>
                    <w:webHidden/>
                  </w:rPr>
                  <w:fldChar w:fldCharType="end"/>
                </w:r>
                <w:r>
                  <w:rPr>
                    <w:noProof/>
                  </w:rPr>
                  <w:fldChar w:fldCharType="end"/>
                </w:r>
              </w:del>
            </w:p>
            <w:p w14:paraId="68E4FD9A" w14:textId="77777777" w:rsidR="006826A2" w:rsidRDefault="003B4409">
              <w:pPr>
                <w:pStyle w:val="TOC4"/>
                <w:rPr>
                  <w:del w:id="194" w:author="Summer 2023 updates" w:date="2024-07-31T13:42:00Z"/>
                  <w:rFonts w:asciiTheme="minorHAnsi" w:hAnsiTheme="minorHAnsi"/>
                  <w:noProof/>
                </w:rPr>
              </w:pPr>
              <w:del w:id="195" w:author="Summer 2023 updates" w:date="2024-07-31T13:42:00Z">
                <w:r>
                  <w:fldChar w:fldCharType="begin"/>
                </w:r>
                <w:r>
                  <w:delInstrText xml:space="preserve"> HYPERLINK \l "_Toc110005229" </w:delInstrText>
                </w:r>
                <w:r>
                  <w:fldChar w:fldCharType="separate"/>
                </w:r>
                <w:r w:rsidR="006826A2" w:rsidRPr="00224ECE">
                  <w:rPr>
                    <w:rStyle w:val="Hyperlink"/>
                    <w:noProof/>
                  </w:rPr>
                  <w:delText>—Creative Writing</w:delText>
                </w:r>
                <w:r w:rsidR="006826A2">
                  <w:rPr>
                    <w:noProof/>
                    <w:webHidden/>
                  </w:rPr>
                  <w:tab/>
                </w:r>
                <w:r w:rsidR="006826A2">
                  <w:rPr>
                    <w:noProof/>
                    <w:webHidden/>
                  </w:rPr>
                  <w:fldChar w:fldCharType="begin"/>
                </w:r>
                <w:r w:rsidR="006826A2">
                  <w:rPr>
                    <w:noProof/>
                    <w:webHidden/>
                  </w:rPr>
                  <w:delInstrText xml:space="preserve"> PAGEREF _Toc110005229 \h </w:delInstrText>
                </w:r>
                <w:r w:rsidR="006826A2">
                  <w:rPr>
                    <w:noProof/>
                    <w:webHidden/>
                  </w:rPr>
                </w:r>
                <w:r w:rsidR="006826A2">
                  <w:rPr>
                    <w:noProof/>
                    <w:webHidden/>
                  </w:rPr>
                  <w:fldChar w:fldCharType="separate"/>
                </w:r>
                <w:r w:rsidR="00890698">
                  <w:rPr>
                    <w:noProof/>
                    <w:webHidden/>
                  </w:rPr>
                  <w:delText>96</w:delText>
                </w:r>
                <w:r w:rsidR="006826A2">
                  <w:rPr>
                    <w:noProof/>
                    <w:webHidden/>
                  </w:rPr>
                  <w:fldChar w:fldCharType="end"/>
                </w:r>
                <w:r>
                  <w:rPr>
                    <w:noProof/>
                  </w:rPr>
                  <w:fldChar w:fldCharType="end"/>
                </w:r>
              </w:del>
            </w:p>
            <w:p w14:paraId="33E1E852" w14:textId="77777777" w:rsidR="006826A2" w:rsidRDefault="003B4409">
              <w:pPr>
                <w:pStyle w:val="TOC4"/>
                <w:rPr>
                  <w:del w:id="196" w:author="Summer 2023 updates" w:date="2024-07-31T13:42:00Z"/>
                  <w:rFonts w:asciiTheme="minorHAnsi" w:hAnsiTheme="minorHAnsi"/>
                  <w:noProof/>
                </w:rPr>
              </w:pPr>
              <w:del w:id="197" w:author="Summer 2023 updates" w:date="2024-07-31T13:42:00Z">
                <w:r>
                  <w:fldChar w:fldCharType="begin"/>
                </w:r>
                <w:r>
                  <w:delInstrText xml:space="preserve"> HYPERLINK \l "_Toc110005230" </w:delInstrText>
                </w:r>
                <w:r>
                  <w:fldChar w:fldCharType="separate"/>
                </w:r>
                <w:r w:rsidR="006826A2" w:rsidRPr="00224ECE">
                  <w:rPr>
                    <w:rStyle w:val="Hyperlink"/>
                    <w:noProof/>
                  </w:rPr>
                  <w:delText>—Data Science</w:delText>
                </w:r>
                <w:r w:rsidR="006826A2">
                  <w:rPr>
                    <w:noProof/>
                    <w:webHidden/>
                  </w:rPr>
                  <w:tab/>
                </w:r>
                <w:r w:rsidR="006826A2">
                  <w:rPr>
                    <w:noProof/>
                    <w:webHidden/>
                  </w:rPr>
                  <w:fldChar w:fldCharType="begin"/>
                </w:r>
                <w:r w:rsidR="006826A2">
                  <w:rPr>
                    <w:noProof/>
                    <w:webHidden/>
                  </w:rPr>
                  <w:delInstrText xml:space="preserve"> PAGEREF _Toc110005230 \h </w:delInstrText>
                </w:r>
                <w:r w:rsidR="006826A2">
                  <w:rPr>
                    <w:noProof/>
                    <w:webHidden/>
                  </w:rPr>
                </w:r>
                <w:r w:rsidR="006826A2">
                  <w:rPr>
                    <w:noProof/>
                    <w:webHidden/>
                  </w:rPr>
                  <w:fldChar w:fldCharType="separate"/>
                </w:r>
                <w:r w:rsidR="00890698">
                  <w:rPr>
                    <w:noProof/>
                    <w:webHidden/>
                  </w:rPr>
                  <w:delText>99</w:delText>
                </w:r>
                <w:r w:rsidR="006826A2">
                  <w:rPr>
                    <w:noProof/>
                    <w:webHidden/>
                  </w:rPr>
                  <w:fldChar w:fldCharType="end"/>
                </w:r>
                <w:r>
                  <w:rPr>
                    <w:noProof/>
                  </w:rPr>
                  <w:fldChar w:fldCharType="end"/>
                </w:r>
              </w:del>
            </w:p>
            <w:p w14:paraId="7C9A506D" w14:textId="77777777" w:rsidR="006826A2" w:rsidRDefault="003B4409">
              <w:pPr>
                <w:pStyle w:val="TOC4"/>
                <w:rPr>
                  <w:del w:id="198" w:author="Summer 2023 updates" w:date="2024-07-31T13:42:00Z"/>
                  <w:rFonts w:asciiTheme="minorHAnsi" w:hAnsiTheme="minorHAnsi"/>
                  <w:noProof/>
                </w:rPr>
              </w:pPr>
              <w:del w:id="199" w:author="Summer 2023 updates" w:date="2024-07-31T13:42:00Z">
                <w:r>
                  <w:fldChar w:fldCharType="begin"/>
                </w:r>
                <w:r>
                  <w:delInstrText xml:space="preserve"> HYPERLINK \l "_Toc110005231" </w:delInstrText>
                </w:r>
                <w:r>
                  <w:fldChar w:fldCharType="separate"/>
                </w:r>
                <w:r w:rsidR="006826A2" w:rsidRPr="00224ECE">
                  <w:rPr>
                    <w:rStyle w:val="Hyperlink"/>
                    <w:noProof/>
                  </w:rPr>
                  <w:delText>—Dance (Courses Only)</w:delText>
                </w:r>
                <w:r w:rsidR="006826A2">
                  <w:rPr>
                    <w:noProof/>
                    <w:webHidden/>
                  </w:rPr>
                  <w:tab/>
                </w:r>
                <w:r w:rsidR="006826A2">
                  <w:rPr>
                    <w:noProof/>
                    <w:webHidden/>
                  </w:rPr>
                  <w:fldChar w:fldCharType="begin"/>
                </w:r>
                <w:r w:rsidR="006826A2">
                  <w:rPr>
                    <w:noProof/>
                    <w:webHidden/>
                  </w:rPr>
                  <w:delInstrText xml:space="preserve"> PAGEREF _Toc110005231 \h </w:delInstrText>
                </w:r>
                <w:r w:rsidR="006826A2">
                  <w:rPr>
                    <w:noProof/>
                    <w:webHidden/>
                  </w:rPr>
                </w:r>
                <w:r w:rsidR="006826A2">
                  <w:rPr>
                    <w:noProof/>
                    <w:webHidden/>
                  </w:rPr>
                  <w:fldChar w:fldCharType="separate"/>
                </w:r>
                <w:r w:rsidR="00890698">
                  <w:rPr>
                    <w:noProof/>
                    <w:webHidden/>
                  </w:rPr>
                  <w:delText>100</w:delText>
                </w:r>
                <w:r w:rsidR="006826A2">
                  <w:rPr>
                    <w:noProof/>
                    <w:webHidden/>
                  </w:rPr>
                  <w:fldChar w:fldCharType="end"/>
                </w:r>
                <w:r>
                  <w:rPr>
                    <w:noProof/>
                  </w:rPr>
                  <w:fldChar w:fldCharType="end"/>
                </w:r>
              </w:del>
            </w:p>
            <w:p w14:paraId="470C601B" w14:textId="77777777" w:rsidR="006826A2" w:rsidRDefault="003B4409">
              <w:pPr>
                <w:pStyle w:val="TOC4"/>
                <w:rPr>
                  <w:del w:id="200" w:author="Summer 2023 updates" w:date="2024-07-31T13:42:00Z"/>
                  <w:rFonts w:asciiTheme="minorHAnsi" w:hAnsiTheme="minorHAnsi"/>
                  <w:noProof/>
                </w:rPr>
              </w:pPr>
              <w:del w:id="201" w:author="Summer 2023 updates" w:date="2024-07-31T13:42:00Z">
                <w:r>
                  <w:fldChar w:fldCharType="begin"/>
                </w:r>
                <w:r>
                  <w:delInstrText xml:space="preserve"> </w:delInstrText>
                </w:r>
                <w:r>
                  <w:delInstrText xml:space="preserve">HYPERLINK \l "_Toc110005232" </w:delInstrText>
                </w:r>
                <w:r>
                  <w:fldChar w:fldCharType="separate"/>
                </w:r>
                <w:r w:rsidR="006826A2" w:rsidRPr="00224ECE">
                  <w:rPr>
                    <w:rStyle w:val="Hyperlink"/>
                    <w:noProof/>
                  </w:rPr>
                  <w:delText>—Economics</w:delText>
                </w:r>
                <w:r w:rsidR="006826A2">
                  <w:rPr>
                    <w:noProof/>
                    <w:webHidden/>
                  </w:rPr>
                  <w:tab/>
                </w:r>
                <w:r w:rsidR="006826A2">
                  <w:rPr>
                    <w:noProof/>
                    <w:webHidden/>
                  </w:rPr>
                  <w:fldChar w:fldCharType="begin"/>
                </w:r>
                <w:r w:rsidR="006826A2">
                  <w:rPr>
                    <w:noProof/>
                    <w:webHidden/>
                  </w:rPr>
                  <w:delInstrText xml:space="preserve"> PAGEREF _Toc110005232 \h </w:delInstrText>
                </w:r>
                <w:r w:rsidR="006826A2">
                  <w:rPr>
                    <w:noProof/>
                    <w:webHidden/>
                  </w:rPr>
                </w:r>
                <w:r w:rsidR="006826A2">
                  <w:rPr>
                    <w:noProof/>
                    <w:webHidden/>
                  </w:rPr>
                  <w:fldChar w:fldCharType="separate"/>
                </w:r>
                <w:r w:rsidR="00890698">
                  <w:rPr>
                    <w:noProof/>
                    <w:webHidden/>
                  </w:rPr>
                  <w:delText>101</w:delText>
                </w:r>
                <w:r w:rsidR="006826A2">
                  <w:rPr>
                    <w:noProof/>
                    <w:webHidden/>
                  </w:rPr>
                  <w:fldChar w:fldCharType="end"/>
                </w:r>
                <w:r>
                  <w:rPr>
                    <w:noProof/>
                  </w:rPr>
                  <w:fldChar w:fldCharType="end"/>
                </w:r>
              </w:del>
            </w:p>
            <w:p w14:paraId="40CFC50C" w14:textId="77777777" w:rsidR="006826A2" w:rsidRDefault="003B4409">
              <w:pPr>
                <w:pStyle w:val="TOC4"/>
                <w:rPr>
                  <w:del w:id="202" w:author="Summer 2023 updates" w:date="2024-07-31T13:42:00Z"/>
                  <w:rFonts w:asciiTheme="minorHAnsi" w:hAnsiTheme="minorHAnsi"/>
                  <w:noProof/>
                </w:rPr>
              </w:pPr>
              <w:del w:id="203" w:author="Summer 2023 updates" w:date="2024-07-31T13:42:00Z">
                <w:r>
                  <w:fldChar w:fldCharType="begin"/>
                </w:r>
                <w:r>
                  <w:delInstrText xml:space="preserve"> HYPERLINK \l "_Toc110005233" </w:delInstrText>
                </w:r>
                <w:r>
                  <w:fldChar w:fldCharType="separate"/>
                </w:r>
                <w:r w:rsidR="006826A2" w:rsidRPr="00224ECE">
                  <w:rPr>
                    <w:rStyle w:val="Hyperlink"/>
                    <w:noProof/>
                  </w:rPr>
                  <w:delText>—Education</w:delText>
                </w:r>
                <w:r w:rsidR="006826A2">
                  <w:rPr>
                    <w:noProof/>
                    <w:webHidden/>
                  </w:rPr>
                  <w:tab/>
                </w:r>
                <w:r w:rsidR="006826A2">
                  <w:rPr>
                    <w:noProof/>
                    <w:webHidden/>
                  </w:rPr>
                  <w:fldChar w:fldCharType="begin"/>
                </w:r>
                <w:r w:rsidR="006826A2">
                  <w:rPr>
                    <w:noProof/>
                    <w:webHidden/>
                  </w:rPr>
                  <w:delInstrText xml:space="preserve"> PAGEREF _Toc110005233 \h </w:delInstrText>
                </w:r>
                <w:r w:rsidR="006826A2">
                  <w:rPr>
                    <w:noProof/>
                    <w:webHidden/>
                  </w:rPr>
                </w:r>
                <w:r w:rsidR="006826A2">
                  <w:rPr>
                    <w:noProof/>
                    <w:webHidden/>
                  </w:rPr>
                  <w:fldChar w:fldCharType="separate"/>
                </w:r>
                <w:r w:rsidR="00890698">
                  <w:rPr>
                    <w:noProof/>
                    <w:webHidden/>
                  </w:rPr>
                  <w:delText>101</w:delText>
                </w:r>
                <w:r w:rsidR="006826A2">
                  <w:rPr>
                    <w:noProof/>
                    <w:webHidden/>
                  </w:rPr>
                  <w:fldChar w:fldCharType="end"/>
                </w:r>
                <w:r>
                  <w:rPr>
                    <w:noProof/>
                  </w:rPr>
                  <w:fldChar w:fldCharType="end"/>
                </w:r>
              </w:del>
            </w:p>
            <w:p w14:paraId="7DC74402" w14:textId="77777777" w:rsidR="006826A2" w:rsidRDefault="003B4409">
              <w:pPr>
                <w:pStyle w:val="TOC4"/>
                <w:rPr>
                  <w:del w:id="204" w:author="Summer 2023 updates" w:date="2024-07-31T13:42:00Z"/>
                  <w:rFonts w:asciiTheme="minorHAnsi" w:hAnsiTheme="minorHAnsi"/>
                  <w:noProof/>
                </w:rPr>
              </w:pPr>
              <w:del w:id="205" w:author="Summer 2023 updates" w:date="2024-07-31T13:42:00Z">
                <w:r>
                  <w:fldChar w:fldCharType="begin"/>
                </w:r>
                <w:r>
                  <w:delInstrText xml:space="preserve"> HYPERLINK \l "_Toc110005234" </w:delInstrText>
                </w:r>
                <w:r>
                  <w:fldChar w:fldCharType="separate"/>
                </w:r>
                <w:r w:rsidR="006826A2" w:rsidRPr="00224ECE">
                  <w:rPr>
                    <w:rStyle w:val="Hyperlink"/>
                    <w:noProof/>
                  </w:rPr>
                  <w:delText>Elementary Licensure</w:delText>
                </w:r>
                <w:r w:rsidR="006826A2">
                  <w:rPr>
                    <w:noProof/>
                    <w:webHidden/>
                  </w:rPr>
                  <w:tab/>
                </w:r>
                <w:r w:rsidR="006826A2">
                  <w:rPr>
                    <w:noProof/>
                    <w:webHidden/>
                  </w:rPr>
                  <w:fldChar w:fldCharType="begin"/>
                </w:r>
                <w:r w:rsidR="006826A2">
                  <w:rPr>
                    <w:noProof/>
                    <w:webHidden/>
                  </w:rPr>
                  <w:delInstrText xml:space="preserve"> PAGEREF _Toc110005234 \h </w:delInstrText>
                </w:r>
                <w:r w:rsidR="006826A2">
                  <w:rPr>
                    <w:noProof/>
                    <w:webHidden/>
                  </w:rPr>
                </w:r>
                <w:r w:rsidR="006826A2">
                  <w:rPr>
                    <w:noProof/>
                    <w:webHidden/>
                  </w:rPr>
                  <w:fldChar w:fldCharType="separate"/>
                </w:r>
                <w:r w:rsidR="00890698">
                  <w:rPr>
                    <w:noProof/>
                    <w:webHidden/>
                  </w:rPr>
                  <w:delText>104</w:delText>
                </w:r>
                <w:r w:rsidR="006826A2">
                  <w:rPr>
                    <w:noProof/>
                    <w:webHidden/>
                  </w:rPr>
                  <w:fldChar w:fldCharType="end"/>
                </w:r>
                <w:r>
                  <w:rPr>
                    <w:noProof/>
                  </w:rPr>
                  <w:fldChar w:fldCharType="end"/>
                </w:r>
              </w:del>
            </w:p>
            <w:p w14:paraId="6088FB15" w14:textId="77777777" w:rsidR="006826A2" w:rsidRDefault="003B4409">
              <w:pPr>
                <w:pStyle w:val="TOC4"/>
                <w:rPr>
                  <w:del w:id="206" w:author="Summer 2023 updates" w:date="2024-07-31T13:42:00Z"/>
                  <w:rFonts w:asciiTheme="minorHAnsi" w:hAnsiTheme="minorHAnsi"/>
                  <w:noProof/>
                </w:rPr>
              </w:pPr>
              <w:del w:id="207" w:author="Summer 2023 updates" w:date="2024-07-31T13:42:00Z">
                <w:r>
                  <w:fldChar w:fldCharType="begin"/>
                </w:r>
                <w:r>
                  <w:delInstrText xml:space="preserve"> HYPERLINK \l "_Toc110005235" </w:delInstrText>
                </w:r>
                <w:r>
                  <w:fldChar w:fldCharType="separate"/>
                </w:r>
                <w:r w:rsidR="006826A2" w:rsidRPr="00224ECE">
                  <w:rPr>
                    <w:rStyle w:val="Hyperlink"/>
                    <w:noProof/>
                  </w:rPr>
                  <w:delText>Secondary Licensure</w:delText>
                </w:r>
                <w:r w:rsidR="006826A2">
                  <w:rPr>
                    <w:noProof/>
                    <w:webHidden/>
                  </w:rPr>
                  <w:tab/>
                </w:r>
                <w:r w:rsidR="006826A2">
                  <w:rPr>
                    <w:noProof/>
                    <w:webHidden/>
                  </w:rPr>
                  <w:fldChar w:fldCharType="begin"/>
                </w:r>
                <w:r w:rsidR="006826A2">
                  <w:rPr>
                    <w:noProof/>
                    <w:webHidden/>
                  </w:rPr>
                  <w:delInstrText xml:space="preserve"> PAGEREF _Toc110005235 \h </w:delInstrText>
                </w:r>
                <w:r w:rsidR="006826A2">
                  <w:rPr>
                    <w:noProof/>
                    <w:webHidden/>
                  </w:rPr>
                </w:r>
                <w:r w:rsidR="006826A2">
                  <w:rPr>
                    <w:noProof/>
                    <w:webHidden/>
                  </w:rPr>
                  <w:fldChar w:fldCharType="separate"/>
                </w:r>
                <w:r w:rsidR="00890698">
                  <w:rPr>
                    <w:noProof/>
                    <w:webHidden/>
                  </w:rPr>
                  <w:delText>105</w:delText>
                </w:r>
                <w:r w:rsidR="006826A2">
                  <w:rPr>
                    <w:noProof/>
                    <w:webHidden/>
                  </w:rPr>
                  <w:fldChar w:fldCharType="end"/>
                </w:r>
                <w:r>
                  <w:rPr>
                    <w:noProof/>
                  </w:rPr>
                  <w:fldChar w:fldCharType="end"/>
                </w:r>
              </w:del>
            </w:p>
            <w:p w14:paraId="0215464D" w14:textId="77777777" w:rsidR="006826A2" w:rsidRDefault="003B4409">
              <w:pPr>
                <w:pStyle w:val="TOC4"/>
                <w:rPr>
                  <w:del w:id="208" w:author="Summer 2023 updates" w:date="2024-07-31T13:42:00Z"/>
                  <w:rFonts w:asciiTheme="minorHAnsi" w:hAnsiTheme="minorHAnsi"/>
                  <w:noProof/>
                </w:rPr>
              </w:pPr>
              <w:del w:id="209" w:author="Summer 2023 updates" w:date="2024-07-31T13:42:00Z">
                <w:r>
                  <w:fldChar w:fldCharType="begin"/>
                </w:r>
                <w:r>
                  <w:delInstrText xml:space="preserve"> </w:delInstrText>
                </w:r>
                <w:r>
                  <w:delInstrText xml:space="preserve">HYPERLINK \l "_Toc110005236" </w:delInstrText>
                </w:r>
                <w:r>
                  <w:fldChar w:fldCharType="separate"/>
                </w:r>
                <w:r w:rsidR="006826A2" w:rsidRPr="00224ECE">
                  <w:rPr>
                    <w:rStyle w:val="Hyperlink"/>
                    <w:noProof/>
                  </w:rPr>
                  <w:delText>—English</w:delText>
                </w:r>
                <w:r w:rsidR="006826A2">
                  <w:rPr>
                    <w:noProof/>
                    <w:webHidden/>
                  </w:rPr>
                  <w:tab/>
                </w:r>
                <w:r w:rsidR="006826A2">
                  <w:rPr>
                    <w:noProof/>
                    <w:webHidden/>
                  </w:rPr>
                  <w:fldChar w:fldCharType="begin"/>
                </w:r>
                <w:r w:rsidR="006826A2">
                  <w:rPr>
                    <w:noProof/>
                    <w:webHidden/>
                  </w:rPr>
                  <w:delInstrText xml:space="preserve"> PAGEREF _Toc110005236 \h </w:delInstrText>
                </w:r>
                <w:r w:rsidR="006826A2">
                  <w:rPr>
                    <w:noProof/>
                    <w:webHidden/>
                  </w:rPr>
                </w:r>
                <w:r w:rsidR="006826A2">
                  <w:rPr>
                    <w:noProof/>
                    <w:webHidden/>
                  </w:rPr>
                  <w:fldChar w:fldCharType="separate"/>
                </w:r>
                <w:r w:rsidR="00890698">
                  <w:rPr>
                    <w:noProof/>
                    <w:webHidden/>
                  </w:rPr>
                  <w:delText>111</w:delText>
                </w:r>
                <w:r w:rsidR="006826A2">
                  <w:rPr>
                    <w:noProof/>
                    <w:webHidden/>
                  </w:rPr>
                  <w:fldChar w:fldCharType="end"/>
                </w:r>
                <w:r>
                  <w:rPr>
                    <w:noProof/>
                  </w:rPr>
                  <w:fldChar w:fldCharType="end"/>
                </w:r>
              </w:del>
            </w:p>
            <w:p w14:paraId="05369A25" w14:textId="77777777" w:rsidR="006826A2" w:rsidRDefault="003B4409">
              <w:pPr>
                <w:pStyle w:val="TOC4"/>
                <w:rPr>
                  <w:del w:id="210" w:author="Summer 2023 updates" w:date="2024-07-31T13:42:00Z"/>
                  <w:rFonts w:asciiTheme="minorHAnsi" w:hAnsiTheme="minorHAnsi"/>
                  <w:noProof/>
                </w:rPr>
              </w:pPr>
              <w:del w:id="211" w:author="Summer 2023 updates" w:date="2024-07-31T13:42:00Z">
                <w:r>
                  <w:fldChar w:fldCharType="begin"/>
                </w:r>
                <w:r>
                  <w:delInstrText xml:space="preserve"> HYPERLINK \l "_Toc110005237" </w:delInstrText>
                </w:r>
                <w:r>
                  <w:fldChar w:fldCharType="separate"/>
                </w:r>
                <w:r w:rsidR="006826A2" w:rsidRPr="00224ECE">
                  <w:rPr>
                    <w:rStyle w:val="Hyperlink"/>
                    <w:noProof/>
                  </w:rPr>
                  <w:delText>—Environmental Science (Collateral Major)</w:delText>
                </w:r>
                <w:r w:rsidR="006826A2">
                  <w:rPr>
                    <w:noProof/>
                    <w:webHidden/>
                  </w:rPr>
                  <w:tab/>
                </w:r>
                <w:r w:rsidR="006826A2">
                  <w:rPr>
                    <w:noProof/>
                    <w:webHidden/>
                  </w:rPr>
                  <w:fldChar w:fldCharType="begin"/>
                </w:r>
                <w:r w:rsidR="006826A2">
                  <w:rPr>
                    <w:noProof/>
                    <w:webHidden/>
                  </w:rPr>
                  <w:delInstrText xml:space="preserve"> PAGEREF _Toc110005237 \h </w:delInstrText>
                </w:r>
                <w:r w:rsidR="006826A2">
                  <w:rPr>
                    <w:noProof/>
                    <w:webHidden/>
                  </w:rPr>
                </w:r>
                <w:r w:rsidR="006826A2">
                  <w:rPr>
                    <w:noProof/>
                    <w:webHidden/>
                  </w:rPr>
                  <w:fldChar w:fldCharType="separate"/>
                </w:r>
                <w:r w:rsidR="00890698">
                  <w:rPr>
                    <w:noProof/>
                    <w:webHidden/>
                  </w:rPr>
                  <w:delText>115</w:delText>
                </w:r>
                <w:r w:rsidR="006826A2">
                  <w:rPr>
                    <w:noProof/>
                    <w:webHidden/>
                  </w:rPr>
                  <w:fldChar w:fldCharType="end"/>
                </w:r>
                <w:r>
                  <w:rPr>
                    <w:noProof/>
                  </w:rPr>
                  <w:fldChar w:fldCharType="end"/>
                </w:r>
              </w:del>
            </w:p>
            <w:p w14:paraId="1AC42A54" w14:textId="77777777" w:rsidR="006826A2" w:rsidRDefault="003B4409">
              <w:pPr>
                <w:pStyle w:val="TOC4"/>
                <w:rPr>
                  <w:del w:id="212" w:author="Summer 2023 updates" w:date="2024-07-31T13:42:00Z"/>
                  <w:rFonts w:asciiTheme="minorHAnsi" w:hAnsiTheme="minorHAnsi"/>
                  <w:noProof/>
                </w:rPr>
              </w:pPr>
              <w:del w:id="213" w:author="Summer 2023 updates" w:date="2024-07-31T13:42:00Z">
                <w:r>
                  <w:fldChar w:fldCharType="begin"/>
                </w:r>
                <w:r>
                  <w:delInstrText xml:space="preserve"> HYPERLINK \l "_Toc110005238" </w:delInstrText>
                </w:r>
                <w:r>
                  <w:fldChar w:fldCharType="separate"/>
                </w:r>
                <w:r w:rsidR="006826A2" w:rsidRPr="00224ECE">
                  <w:rPr>
                    <w:rStyle w:val="Hyperlink"/>
                    <w:noProof/>
                  </w:rPr>
                  <w:delText>—Environmental Studies (Collateral Major)</w:delText>
                </w:r>
                <w:r w:rsidR="006826A2">
                  <w:rPr>
                    <w:noProof/>
                    <w:webHidden/>
                  </w:rPr>
                  <w:tab/>
                </w:r>
                <w:r w:rsidR="006826A2">
                  <w:rPr>
                    <w:noProof/>
                    <w:webHidden/>
                  </w:rPr>
                  <w:fldChar w:fldCharType="begin"/>
                </w:r>
                <w:r w:rsidR="006826A2">
                  <w:rPr>
                    <w:noProof/>
                    <w:webHidden/>
                  </w:rPr>
                  <w:delInstrText xml:space="preserve"> PAGEREF _Toc110005238 \h </w:delInstrText>
                </w:r>
                <w:r w:rsidR="006826A2">
                  <w:rPr>
                    <w:noProof/>
                    <w:webHidden/>
                  </w:rPr>
                </w:r>
                <w:r w:rsidR="006826A2">
                  <w:rPr>
                    <w:noProof/>
                    <w:webHidden/>
                  </w:rPr>
                  <w:fldChar w:fldCharType="separate"/>
                </w:r>
                <w:r w:rsidR="00890698">
                  <w:rPr>
                    <w:noProof/>
                    <w:webHidden/>
                  </w:rPr>
                  <w:delText>116</w:delText>
                </w:r>
                <w:r w:rsidR="006826A2">
                  <w:rPr>
                    <w:noProof/>
                    <w:webHidden/>
                  </w:rPr>
                  <w:fldChar w:fldCharType="end"/>
                </w:r>
                <w:r>
                  <w:rPr>
                    <w:noProof/>
                  </w:rPr>
                  <w:fldChar w:fldCharType="end"/>
                </w:r>
              </w:del>
            </w:p>
            <w:p w14:paraId="72989B6A" w14:textId="77777777" w:rsidR="006826A2" w:rsidRDefault="003B4409">
              <w:pPr>
                <w:pStyle w:val="TOC4"/>
                <w:rPr>
                  <w:del w:id="214" w:author="Summer 2023 updates" w:date="2024-07-31T13:42:00Z"/>
                  <w:rFonts w:asciiTheme="minorHAnsi" w:hAnsiTheme="minorHAnsi"/>
                  <w:noProof/>
                </w:rPr>
              </w:pPr>
              <w:del w:id="215" w:author="Summer 2023 updates" w:date="2024-07-31T13:42:00Z">
                <w:r>
                  <w:fldChar w:fldCharType="begin"/>
                </w:r>
                <w:r>
                  <w:delInstrText xml:space="preserve"> HYPERLINK \l "_T</w:delInstrText>
                </w:r>
                <w:r>
                  <w:delInstrText xml:space="preserve">oc110005239" </w:delInstrText>
                </w:r>
                <w:r>
                  <w:fldChar w:fldCharType="separate"/>
                </w:r>
                <w:r w:rsidR="006826A2" w:rsidRPr="00224ECE">
                  <w:rPr>
                    <w:rStyle w:val="Hyperlink"/>
                    <w:noProof/>
                  </w:rPr>
                  <w:delText>—Film Studies</w:delText>
                </w:r>
                <w:r w:rsidR="006826A2">
                  <w:rPr>
                    <w:noProof/>
                    <w:webHidden/>
                  </w:rPr>
                  <w:tab/>
                </w:r>
                <w:r w:rsidR="006826A2">
                  <w:rPr>
                    <w:noProof/>
                    <w:webHidden/>
                  </w:rPr>
                  <w:fldChar w:fldCharType="begin"/>
                </w:r>
                <w:r w:rsidR="006826A2">
                  <w:rPr>
                    <w:noProof/>
                    <w:webHidden/>
                  </w:rPr>
                  <w:delInstrText xml:space="preserve"> PAGEREF _Toc110005239 \h </w:delInstrText>
                </w:r>
                <w:r w:rsidR="006826A2">
                  <w:rPr>
                    <w:noProof/>
                    <w:webHidden/>
                  </w:rPr>
                </w:r>
                <w:r w:rsidR="006826A2">
                  <w:rPr>
                    <w:noProof/>
                    <w:webHidden/>
                  </w:rPr>
                  <w:fldChar w:fldCharType="separate"/>
                </w:r>
                <w:r w:rsidR="00890698">
                  <w:rPr>
                    <w:noProof/>
                    <w:webHidden/>
                  </w:rPr>
                  <w:delText>117</w:delText>
                </w:r>
                <w:r w:rsidR="006826A2">
                  <w:rPr>
                    <w:noProof/>
                    <w:webHidden/>
                  </w:rPr>
                  <w:fldChar w:fldCharType="end"/>
                </w:r>
                <w:r>
                  <w:rPr>
                    <w:noProof/>
                  </w:rPr>
                  <w:fldChar w:fldCharType="end"/>
                </w:r>
              </w:del>
            </w:p>
            <w:p w14:paraId="638F2A54" w14:textId="77777777" w:rsidR="006826A2" w:rsidRDefault="003B4409">
              <w:pPr>
                <w:pStyle w:val="TOC4"/>
                <w:rPr>
                  <w:del w:id="216" w:author="Summer 2023 updates" w:date="2024-07-31T13:42:00Z"/>
                  <w:rFonts w:asciiTheme="minorHAnsi" w:hAnsiTheme="minorHAnsi"/>
                  <w:noProof/>
                </w:rPr>
              </w:pPr>
              <w:del w:id="217" w:author="Summer 2023 updates" w:date="2024-07-31T13:42:00Z">
                <w:r>
                  <w:fldChar w:fldCharType="begin"/>
                </w:r>
                <w:r>
                  <w:delInstrText xml:space="preserve"> HYPERLINK \l "_Toc110005240" </w:delInstrText>
                </w:r>
                <w:r>
                  <w:fldChar w:fldCharType="separate"/>
                </w:r>
                <w:r w:rsidR="006826A2" w:rsidRPr="00224ECE">
                  <w:rPr>
                    <w:rStyle w:val="Hyperlink"/>
                    <w:noProof/>
                  </w:rPr>
                  <w:delText>—French &amp; Francophone Studies</w:delText>
                </w:r>
                <w:r w:rsidR="006826A2">
                  <w:rPr>
                    <w:noProof/>
                    <w:webHidden/>
                  </w:rPr>
                  <w:tab/>
                </w:r>
                <w:r w:rsidR="006826A2">
                  <w:rPr>
                    <w:noProof/>
                    <w:webHidden/>
                  </w:rPr>
                  <w:fldChar w:fldCharType="begin"/>
                </w:r>
                <w:r w:rsidR="006826A2">
                  <w:rPr>
                    <w:noProof/>
                    <w:webHidden/>
                  </w:rPr>
                  <w:delInstrText xml:space="preserve"> PAGEREF _Toc110005240 \h </w:delInstrText>
                </w:r>
                <w:r w:rsidR="006826A2">
                  <w:rPr>
                    <w:noProof/>
                    <w:webHidden/>
                  </w:rPr>
                </w:r>
                <w:r w:rsidR="006826A2">
                  <w:rPr>
                    <w:noProof/>
                    <w:webHidden/>
                  </w:rPr>
                  <w:fldChar w:fldCharType="separate"/>
                </w:r>
                <w:r w:rsidR="00890698">
                  <w:rPr>
                    <w:noProof/>
                    <w:webHidden/>
                  </w:rPr>
                  <w:delText>120</w:delText>
                </w:r>
                <w:r w:rsidR="006826A2">
                  <w:rPr>
                    <w:noProof/>
                    <w:webHidden/>
                  </w:rPr>
                  <w:fldChar w:fldCharType="end"/>
                </w:r>
                <w:r>
                  <w:rPr>
                    <w:noProof/>
                  </w:rPr>
                  <w:fldChar w:fldCharType="end"/>
                </w:r>
              </w:del>
            </w:p>
            <w:p w14:paraId="0657C1A5" w14:textId="77777777" w:rsidR="006826A2" w:rsidRDefault="003B4409">
              <w:pPr>
                <w:pStyle w:val="TOC4"/>
                <w:rPr>
                  <w:del w:id="218" w:author="Summer 2023 updates" w:date="2024-07-31T13:42:00Z"/>
                  <w:rFonts w:asciiTheme="minorHAnsi" w:hAnsiTheme="minorHAnsi"/>
                  <w:noProof/>
                </w:rPr>
              </w:pPr>
              <w:del w:id="219" w:author="Summer 2023 updates" w:date="2024-07-31T13:42:00Z">
                <w:r>
                  <w:fldChar w:fldCharType="begin"/>
                </w:r>
                <w:r>
                  <w:delInstrText xml:space="preserve"> HYPERLINK \l "_Toc110005241" </w:delInstrText>
                </w:r>
                <w:r>
                  <w:fldChar w:fldCharType="separate"/>
                </w:r>
                <w:r w:rsidR="006826A2" w:rsidRPr="00224ECE">
                  <w:rPr>
                    <w:rStyle w:val="Hyperlink"/>
                    <w:noProof/>
                  </w:rPr>
                  <w:delText>—Gender And Sexuality Studies (Minor Only)</w:delText>
                </w:r>
                <w:r w:rsidR="006826A2">
                  <w:rPr>
                    <w:noProof/>
                    <w:webHidden/>
                  </w:rPr>
                  <w:tab/>
                </w:r>
                <w:r w:rsidR="006826A2">
                  <w:rPr>
                    <w:noProof/>
                    <w:webHidden/>
                  </w:rPr>
                  <w:fldChar w:fldCharType="begin"/>
                </w:r>
                <w:r w:rsidR="006826A2">
                  <w:rPr>
                    <w:noProof/>
                    <w:webHidden/>
                  </w:rPr>
                  <w:delInstrText xml:space="preserve"> PAGEREF _Toc110005241 \h </w:delInstrText>
                </w:r>
                <w:r w:rsidR="006826A2">
                  <w:rPr>
                    <w:noProof/>
                    <w:webHidden/>
                  </w:rPr>
                </w:r>
                <w:r w:rsidR="006826A2">
                  <w:rPr>
                    <w:noProof/>
                    <w:webHidden/>
                  </w:rPr>
                  <w:fldChar w:fldCharType="separate"/>
                </w:r>
                <w:r w:rsidR="00890698">
                  <w:rPr>
                    <w:noProof/>
                    <w:webHidden/>
                  </w:rPr>
                  <w:delText>122</w:delText>
                </w:r>
                <w:r w:rsidR="006826A2">
                  <w:rPr>
                    <w:noProof/>
                    <w:webHidden/>
                  </w:rPr>
                  <w:fldChar w:fldCharType="end"/>
                </w:r>
                <w:r>
                  <w:rPr>
                    <w:noProof/>
                  </w:rPr>
                  <w:fldChar w:fldCharType="end"/>
                </w:r>
              </w:del>
            </w:p>
            <w:p w14:paraId="6FAC8458" w14:textId="77777777" w:rsidR="006826A2" w:rsidRDefault="003B4409">
              <w:pPr>
                <w:pStyle w:val="TOC4"/>
                <w:rPr>
                  <w:del w:id="220" w:author="Summer 2023 updates" w:date="2024-07-31T13:42:00Z"/>
                  <w:rFonts w:asciiTheme="minorHAnsi" w:hAnsiTheme="minorHAnsi"/>
                  <w:noProof/>
                </w:rPr>
              </w:pPr>
              <w:del w:id="221" w:author="Summer 2023 updates" w:date="2024-07-31T13:42:00Z">
                <w:r>
                  <w:fldChar w:fldCharType="begin"/>
                </w:r>
                <w:r>
                  <w:delInstrText xml:space="preserve"> HYPERLINK \l "_Toc110005242" </w:delInstrText>
                </w:r>
                <w:r>
                  <w:fldChar w:fldCharType="separate"/>
                </w:r>
                <w:r w:rsidR="006826A2" w:rsidRPr="00224ECE">
                  <w:rPr>
                    <w:rStyle w:val="Hyperlink"/>
                    <w:noProof/>
                  </w:rPr>
                  <w:delText>—General Science</w:delText>
                </w:r>
                <w:r w:rsidR="006826A2">
                  <w:rPr>
                    <w:noProof/>
                    <w:webHidden/>
                  </w:rPr>
                  <w:tab/>
                </w:r>
                <w:r w:rsidR="006826A2">
                  <w:rPr>
                    <w:noProof/>
                    <w:webHidden/>
                  </w:rPr>
                  <w:fldChar w:fldCharType="begin"/>
                </w:r>
                <w:r w:rsidR="006826A2">
                  <w:rPr>
                    <w:noProof/>
                    <w:webHidden/>
                  </w:rPr>
                  <w:delInstrText xml:space="preserve"> PAGEREF _Toc110005242 \h </w:delInstrText>
                </w:r>
                <w:r w:rsidR="006826A2">
                  <w:rPr>
                    <w:noProof/>
                    <w:webHidden/>
                  </w:rPr>
                </w:r>
                <w:r w:rsidR="006826A2">
                  <w:rPr>
                    <w:noProof/>
                    <w:webHidden/>
                  </w:rPr>
                  <w:fldChar w:fldCharType="separate"/>
                </w:r>
                <w:r w:rsidR="00890698">
                  <w:rPr>
                    <w:noProof/>
                    <w:webHidden/>
                  </w:rPr>
                  <w:delText>123</w:delText>
                </w:r>
                <w:r w:rsidR="006826A2">
                  <w:rPr>
                    <w:noProof/>
                    <w:webHidden/>
                  </w:rPr>
                  <w:fldChar w:fldCharType="end"/>
                </w:r>
                <w:r>
                  <w:rPr>
                    <w:noProof/>
                  </w:rPr>
                  <w:fldChar w:fldCharType="end"/>
                </w:r>
              </w:del>
            </w:p>
            <w:p w14:paraId="485E2705" w14:textId="77777777" w:rsidR="006826A2" w:rsidRDefault="003B4409">
              <w:pPr>
                <w:pStyle w:val="TOC4"/>
                <w:rPr>
                  <w:del w:id="222" w:author="Summer 2023 updates" w:date="2024-07-31T13:42:00Z"/>
                  <w:rFonts w:asciiTheme="minorHAnsi" w:hAnsiTheme="minorHAnsi"/>
                  <w:noProof/>
                </w:rPr>
              </w:pPr>
              <w:del w:id="223" w:author="Summer 2023 updates" w:date="2024-07-31T13:42:00Z">
                <w:r>
                  <w:fldChar w:fldCharType="begin"/>
                </w:r>
                <w:r>
                  <w:delInstrText xml:space="preserve"> HYPERLINK \l "_Toc110005243" </w:delInstrText>
                </w:r>
                <w:r>
                  <w:fldChar w:fldCharType="separate"/>
                </w:r>
                <w:r w:rsidR="006826A2" w:rsidRPr="00224ECE">
                  <w:rPr>
                    <w:rStyle w:val="Hyperlink"/>
                    <w:noProof/>
                  </w:rPr>
                  <w:delText>—Greek (Courses Only)</w:delText>
                </w:r>
                <w:r w:rsidR="006826A2">
                  <w:rPr>
                    <w:noProof/>
                    <w:webHidden/>
                  </w:rPr>
                  <w:tab/>
                </w:r>
                <w:r w:rsidR="006826A2">
                  <w:rPr>
                    <w:noProof/>
                    <w:webHidden/>
                  </w:rPr>
                  <w:fldChar w:fldCharType="begin"/>
                </w:r>
                <w:r w:rsidR="006826A2">
                  <w:rPr>
                    <w:noProof/>
                    <w:webHidden/>
                  </w:rPr>
                  <w:delInstrText xml:space="preserve"> PAGEREF _Toc110005243 \h </w:delInstrText>
                </w:r>
                <w:r w:rsidR="006826A2">
                  <w:rPr>
                    <w:noProof/>
                    <w:webHidden/>
                  </w:rPr>
                </w:r>
                <w:r w:rsidR="006826A2">
                  <w:rPr>
                    <w:noProof/>
                    <w:webHidden/>
                  </w:rPr>
                  <w:fldChar w:fldCharType="separate"/>
                </w:r>
                <w:r w:rsidR="00890698">
                  <w:rPr>
                    <w:noProof/>
                    <w:webHidden/>
                  </w:rPr>
                  <w:delText>124</w:delText>
                </w:r>
                <w:r w:rsidR="006826A2">
                  <w:rPr>
                    <w:noProof/>
                    <w:webHidden/>
                  </w:rPr>
                  <w:fldChar w:fldCharType="end"/>
                </w:r>
                <w:r>
                  <w:rPr>
                    <w:noProof/>
                  </w:rPr>
                  <w:fldChar w:fldCharType="end"/>
                </w:r>
              </w:del>
            </w:p>
            <w:p w14:paraId="5F0BB8D1" w14:textId="77777777" w:rsidR="006826A2" w:rsidRDefault="003B4409">
              <w:pPr>
                <w:pStyle w:val="TOC4"/>
                <w:rPr>
                  <w:del w:id="224" w:author="Summer 2023 updates" w:date="2024-07-31T13:42:00Z"/>
                  <w:rFonts w:asciiTheme="minorHAnsi" w:hAnsiTheme="minorHAnsi"/>
                  <w:noProof/>
                </w:rPr>
              </w:pPr>
              <w:del w:id="225" w:author="Summer 2023 updates" w:date="2024-07-31T13:42:00Z">
                <w:r>
                  <w:fldChar w:fldCharType="begin"/>
                </w:r>
                <w:r>
                  <w:delInstrText xml:space="preserve"> HYPE</w:delInstrText>
                </w:r>
                <w:r>
                  <w:delInstrText xml:space="preserve">RLINK \l "_Toc110005244" </w:delInstrText>
                </w:r>
                <w:r>
                  <w:fldChar w:fldCharType="separate"/>
                </w:r>
                <w:r w:rsidR="006826A2" w:rsidRPr="00224ECE">
                  <w:rPr>
                    <w:rStyle w:val="Hyperlink"/>
                    <w:noProof/>
                  </w:rPr>
                  <w:delText>—Health and Society Studies (Minor Only)</w:delText>
                </w:r>
                <w:r w:rsidR="006826A2">
                  <w:rPr>
                    <w:noProof/>
                    <w:webHidden/>
                  </w:rPr>
                  <w:tab/>
                </w:r>
                <w:r w:rsidR="006826A2">
                  <w:rPr>
                    <w:noProof/>
                    <w:webHidden/>
                  </w:rPr>
                  <w:fldChar w:fldCharType="begin"/>
                </w:r>
                <w:r w:rsidR="006826A2">
                  <w:rPr>
                    <w:noProof/>
                    <w:webHidden/>
                  </w:rPr>
                  <w:delInstrText xml:space="preserve"> PAGEREF _Toc110005244 \h </w:delInstrText>
                </w:r>
                <w:r w:rsidR="006826A2">
                  <w:rPr>
                    <w:noProof/>
                    <w:webHidden/>
                  </w:rPr>
                </w:r>
                <w:r w:rsidR="006826A2">
                  <w:rPr>
                    <w:noProof/>
                    <w:webHidden/>
                  </w:rPr>
                  <w:fldChar w:fldCharType="separate"/>
                </w:r>
                <w:r w:rsidR="00890698">
                  <w:rPr>
                    <w:noProof/>
                    <w:webHidden/>
                  </w:rPr>
                  <w:delText>124</w:delText>
                </w:r>
                <w:r w:rsidR="006826A2">
                  <w:rPr>
                    <w:noProof/>
                    <w:webHidden/>
                  </w:rPr>
                  <w:fldChar w:fldCharType="end"/>
                </w:r>
                <w:r>
                  <w:rPr>
                    <w:noProof/>
                  </w:rPr>
                  <w:fldChar w:fldCharType="end"/>
                </w:r>
              </w:del>
            </w:p>
            <w:p w14:paraId="5FBE0723" w14:textId="77777777" w:rsidR="006826A2" w:rsidRDefault="003B4409">
              <w:pPr>
                <w:pStyle w:val="TOC4"/>
                <w:rPr>
                  <w:del w:id="226" w:author="Summer 2023 updates" w:date="2024-07-31T13:42:00Z"/>
                  <w:rFonts w:asciiTheme="minorHAnsi" w:hAnsiTheme="minorHAnsi"/>
                  <w:noProof/>
                </w:rPr>
              </w:pPr>
              <w:del w:id="227" w:author="Summer 2023 updates" w:date="2024-07-31T13:42:00Z">
                <w:r>
                  <w:fldChar w:fldCharType="begin"/>
                </w:r>
                <w:r>
                  <w:delInstrText xml:space="preserve"> HYPERLINK \l "_Toc110005245" </w:delInstrText>
                </w:r>
                <w:r>
                  <w:fldChar w:fldCharType="separate"/>
                </w:r>
                <w:r w:rsidR="006826A2" w:rsidRPr="00224ECE">
                  <w:rPr>
                    <w:rStyle w:val="Hyperlink"/>
                    <w:noProof/>
                  </w:rPr>
                  <w:delText>—History</w:delText>
                </w:r>
                <w:r w:rsidR="006826A2">
                  <w:rPr>
                    <w:noProof/>
                    <w:webHidden/>
                  </w:rPr>
                  <w:tab/>
                </w:r>
                <w:r w:rsidR="006826A2">
                  <w:rPr>
                    <w:noProof/>
                    <w:webHidden/>
                  </w:rPr>
                  <w:fldChar w:fldCharType="begin"/>
                </w:r>
                <w:r w:rsidR="006826A2">
                  <w:rPr>
                    <w:noProof/>
                    <w:webHidden/>
                  </w:rPr>
                  <w:delInstrText xml:space="preserve"> PAGEREF _Toc110005245 \h </w:delInstrText>
                </w:r>
                <w:r w:rsidR="006826A2">
                  <w:rPr>
                    <w:noProof/>
                    <w:webHidden/>
                  </w:rPr>
                </w:r>
                <w:r w:rsidR="006826A2">
                  <w:rPr>
                    <w:noProof/>
                    <w:webHidden/>
                  </w:rPr>
                  <w:fldChar w:fldCharType="separate"/>
                </w:r>
                <w:r w:rsidR="00890698">
                  <w:rPr>
                    <w:noProof/>
                    <w:webHidden/>
                  </w:rPr>
                  <w:delText>125</w:delText>
                </w:r>
                <w:r w:rsidR="006826A2">
                  <w:rPr>
                    <w:noProof/>
                    <w:webHidden/>
                  </w:rPr>
                  <w:fldChar w:fldCharType="end"/>
                </w:r>
                <w:r>
                  <w:rPr>
                    <w:noProof/>
                  </w:rPr>
                  <w:fldChar w:fldCharType="end"/>
                </w:r>
              </w:del>
            </w:p>
            <w:p w14:paraId="1824A20F" w14:textId="77777777" w:rsidR="006826A2" w:rsidRDefault="003B4409">
              <w:pPr>
                <w:pStyle w:val="TOC4"/>
                <w:rPr>
                  <w:del w:id="228" w:author="Summer 2023 updates" w:date="2024-07-31T13:42:00Z"/>
                  <w:rFonts w:asciiTheme="minorHAnsi" w:hAnsiTheme="minorHAnsi"/>
                  <w:noProof/>
                </w:rPr>
              </w:pPr>
              <w:del w:id="229" w:author="Summer 2023 updates" w:date="2024-07-31T13:42:00Z">
                <w:r>
                  <w:fldChar w:fldCharType="begin"/>
                </w:r>
                <w:r>
                  <w:delInstrText xml:space="preserve"> HYPERLINK \l "_Toc110005246" </w:delInstrText>
                </w:r>
                <w:r>
                  <w:fldChar w:fldCharType="separate"/>
                </w:r>
                <w:r w:rsidR="006826A2" w:rsidRPr="00224ECE">
                  <w:rPr>
                    <w:rStyle w:val="Hyperlink"/>
                    <w:noProof/>
                  </w:rPr>
                  <w:delText>—Interdisciplinary Studies</w:delText>
                </w:r>
                <w:r w:rsidR="006826A2">
                  <w:rPr>
                    <w:noProof/>
                    <w:webHidden/>
                  </w:rPr>
                  <w:tab/>
                </w:r>
                <w:r w:rsidR="006826A2">
                  <w:rPr>
                    <w:noProof/>
                    <w:webHidden/>
                  </w:rPr>
                  <w:fldChar w:fldCharType="begin"/>
                </w:r>
                <w:r w:rsidR="006826A2">
                  <w:rPr>
                    <w:noProof/>
                    <w:webHidden/>
                  </w:rPr>
                  <w:delInstrText xml:space="preserve"> PAGEREF _Toc110005246 \h </w:delInstrText>
                </w:r>
                <w:r w:rsidR="006826A2">
                  <w:rPr>
                    <w:noProof/>
                    <w:webHidden/>
                  </w:rPr>
                </w:r>
                <w:r w:rsidR="006826A2">
                  <w:rPr>
                    <w:noProof/>
                    <w:webHidden/>
                  </w:rPr>
                  <w:fldChar w:fldCharType="separate"/>
                </w:r>
                <w:r w:rsidR="00890698">
                  <w:rPr>
                    <w:noProof/>
                    <w:webHidden/>
                  </w:rPr>
                  <w:delText>131</w:delText>
                </w:r>
                <w:r w:rsidR="006826A2">
                  <w:rPr>
                    <w:noProof/>
                    <w:webHidden/>
                  </w:rPr>
                  <w:fldChar w:fldCharType="end"/>
                </w:r>
                <w:r>
                  <w:rPr>
                    <w:noProof/>
                  </w:rPr>
                  <w:fldChar w:fldCharType="end"/>
                </w:r>
              </w:del>
            </w:p>
            <w:p w14:paraId="5069D2D8" w14:textId="77777777" w:rsidR="006826A2" w:rsidRDefault="003B4409">
              <w:pPr>
                <w:pStyle w:val="TOC4"/>
                <w:rPr>
                  <w:del w:id="230" w:author="Summer 2023 updates" w:date="2024-07-31T13:42:00Z"/>
                  <w:rFonts w:asciiTheme="minorHAnsi" w:hAnsiTheme="minorHAnsi"/>
                  <w:noProof/>
                </w:rPr>
              </w:pPr>
              <w:del w:id="231" w:author="Summer 2023 updates" w:date="2024-07-31T13:42:00Z">
                <w:r>
                  <w:fldChar w:fldCharType="begin"/>
                </w:r>
                <w:r>
                  <w:delInstrText xml:space="preserve"> HYPERLINK \l "_Toc110005247" </w:delInstrText>
                </w:r>
                <w:r>
                  <w:fldChar w:fldCharType="separate"/>
                </w:r>
                <w:r w:rsidR="006826A2" w:rsidRPr="00224ECE">
                  <w:rPr>
                    <w:rStyle w:val="Hyperlink"/>
                    <w:noProof/>
                  </w:rPr>
                  <w:delText>—International Business</w:delText>
                </w:r>
                <w:r w:rsidR="006826A2">
                  <w:rPr>
                    <w:noProof/>
                    <w:webHidden/>
                  </w:rPr>
                  <w:tab/>
                </w:r>
                <w:r w:rsidR="006826A2">
                  <w:rPr>
                    <w:noProof/>
                    <w:webHidden/>
                  </w:rPr>
                  <w:fldChar w:fldCharType="begin"/>
                </w:r>
                <w:r w:rsidR="006826A2">
                  <w:rPr>
                    <w:noProof/>
                    <w:webHidden/>
                  </w:rPr>
                  <w:delInstrText xml:space="preserve"> PAGEREF _Toc110005247 \h </w:delInstrText>
                </w:r>
                <w:r w:rsidR="006826A2">
                  <w:rPr>
                    <w:noProof/>
                    <w:webHidden/>
                  </w:rPr>
                </w:r>
                <w:r w:rsidR="006826A2">
                  <w:rPr>
                    <w:noProof/>
                    <w:webHidden/>
                  </w:rPr>
                  <w:fldChar w:fldCharType="separate"/>
                </w:r>
                <w:r w:rsidR="00890698">
                  <w:rPr>
                    <w:noProof/>
                    <w:webHidden/>
                  </w:rPr>
                  <w:delText>132</w:delText>
                </w:r>
                <w:r w:rsidR="006826A2">
                  <w:rPr>
                    <w:noProof/>
                    <w:webHidden/>
                  </w:rPr>
                  <w:fldChar w:fldCharType="end"/>
                </w:r>
                <w:r>
                  <w:rPr>
                    <w:noProof/>
                  </w:rPr>
                  <w:fldChar w:fldCharType="end"/>
                </w:r>
              </w:del>
            </w:p>
            <w:p w14:paraId="06CA878E" w14:textId="77777777" w:rsidR="006826A2" w:rsidRDefault="003B4409">
              <w:pPr>
                <w:pStyle w:val="TOC4"/>
                <w:rPr>
                  <w:del w:id="232" w:author="Summer 2023 updates" w:date="2024-07-31T13:42:00Z"/>
                  <w:rFonts w:asciiTheme="minorHAnsi" w:hAnsiTheme="minorHAnsi"/>
                  <w:noProof/>
                </w:rPr>
              </w:pPr>
              <w:del w:id="233" w:author="Summer 2023 updates" w:date="2024-07-31T13:42:00Z">
                <w:r>
                  <w:fldChar w:fldCharType="begin"/>
                </w:r>
                <w:r>
                  <w:delInstrText xml:space="preserve"> HYPERLINK \l "_Toc110005248" </w:delInstrText>
                </w:r>
                <w:r>
                  <w:fldChar w:fldCharType="separate"/>
                </w:r>
                <w:r w:rsidR="006826A2" w:rsidRPr="00224ECE">
                  <w:rPr>
                    <w:rStyle w:val="Hyperlink"/>
                    <w:noProof/>
                  </w:rPr>
                  <w:delText>—International Studies</w:delText>
                </w:r>
                <w:r w:rsidR="006826A2">
                  <w:rPr>
                    <w:noProof/>
                    <w:webHidden/>
                  </w:rPr>
                  <w:tab/>
                </w:r>
                <w:r w:rsidR="006826A2">
                  <w:rPr>
                    <w:noProof/>
                    <w:webHidden/>
                  </w:rPr>
                  <w:fldChar w:fldCharType="begin"/>
                </w:r>
                <w:r w:rsidR="006826A2">
                  <w:rPr>
                    <w:noProof/>
                    <w:webHidden/>
                  </w:rPr>
                  <w:delInstrText xml:space="preserve"> PAGEREF _Toc110005248 \h </w:delInstrText>
                </w:r>
                <w:r w:rsidR="006826A2">
                  <w:rPr>
                    <w:noProof/>
                    <w:webHidden/>
                  </w:rPr>
                </w:r>
                <w:r w:rsidR="006826A2">
                  <w:rPr>
                    <w:noProof/>
                    <w:webHidden/>
                  </w:rPr>
                  <w:fldChar w:fldCharType="separate"/>
                </w:r>
                <w:r w:rsidR="00890698">
                  <w:rPr>
                    <w:noProof/>
                    <w:webHidden/>
                  </w:rPr>
                  <w:delText>133</w:delText>
                </w:r>
                <w:r w:rsidR="006826A2">
                  <w:rPr>
                    <w:noProof/>
                    <w:webHidden/>
                  </w:rPr>
                  <w:fldChar w:fldCharType="end"/>
                </w:r>
                <w:r>
                  <w:rPr>
                    <w:noProof/>
                  </w:rPr>
                  <w:fldChar w:fldCharType="end"/>
                </w:r>
              </w:del>
            </w:p>
            <w:p w14:paraId="22BF1952" w14:textId="77777777" w:rsidR="006826A2" w:rsidRDefault="003B4409">
              <w:pPr>
                <w:pStyle w:val="TOC4"/>
                <w:rPr>
                  <w:del w:id="234" w:author="Summer 2023 updates" w:date="2024-07-31T13:42:00Z"/>
                  <w:rFonts w:asciiTheme="minorHAnsi" w:hAnsiTheme="minorHAnsi"/>
                  <w:noProof/>
                </w:rPr>
              </w:pPr>
              <w:del w:id="235" w:author="Summer 2023 updates" w:date="2024-07-31T13:42:00Z">
                <w:r>
                  <w:fldChar w:fldCharType="begin"/>
                </w:r>
                <w:r>
                  <w:delInstrText xml:space="preserve"> HYPERLINK \l "_Toc110005249" </w:delInstrText>
                </w:r>
                <w:r>
                  <w:fldChar w:fldCharType="separate"/>
                </w:r>
                <w:r w:rsidR="006826A2" w:rsidRPr="00224ECE">
                  <w:rPr>
                    <w:rStyle w:val="Hyperlink"/>
                    <w:noProof/>
                  </w:rPr>
                  <w:delText>—Japanese (Courses Only)</w:delText>
                </w:r>
                <w:r w:rsidR="006826A2">
                  <w:rPr>
                    <w:noProof/>
                    <w:webHidden/>
                  </w:rPr>
                  <w:tab/>
                </w:r>
                <w:r w:rsidR="006826A2">
                  <w:rPr>
                    <w:noProof/>
                    <w:webHidden/>
                  </w:rPr>
                  <w:fldChar w:fldCharType="begin"/>
                </w:r>
                <w:r w:rsidR="006826A2">
                  <w:rPr>
                    <w:noProof/>
                    <w:webHidden/>
                  </w:rPr>
                  <w:delInstrText xml:space="preserve"> PAGEREF _Toc110005249 \h </w:delInstrText>
                </w:r>
                <w:r w:rsidR="006826A2">
                  <w:rPr>
                    <w:noProof/>
                    <w:webHidden/>
                  </w:rPr>
                </w:r>
                <w:r w:rsidR="006826A2">
                  <w:rPr>
                    <w:noProof/>
                    <w:webHidden/>
                  </w:rPr>
                  <w:fldChar w:fldCharType="separate"/>
                </w:r>
                <w:r w:rsidR="00890698">
                  <w:rPr>
                    <w:noProof/>
                    <w:webHidden/>
                  </w:rPr>
                  <w:delText>136</w:delText>
                </w:r>
                <w:r w:rsidR="006826A2">
                  <w:rPr>
                    <w:noProof/>
                    <w:webHidden/>
                  </w:rPr>
                  <w:fldChar w:fldCharType="end"/>
                </w:r>
                <w:r>
                  <w:rPr>
                    <w:noProof/>
                  </w:rPr>
                  <w:fldChar w:fldCharType="end"/>
                </w:r>
              </w:del>
            </w:p>
            <w:p w14:paraId="183B2440" w14:textId="77777777" w:rsidR="006826A2" w:rsidRDefault="003B4409">
              <w:pPr>
                <w:pStyle w:val="TOC4"/>
                <w:rPr>
                  <w:del w:id="236" w:author="Summer 2023 updates" w:date="2024-07-31T13:42:00Z"/>
                  <w:rFonts w:asciiTheme="minorHAnsi" w:hAnsiTheme="minorHAnsi"/>
                  <w:noProof/>
                </w:rPr>
              </w:pPr>
              <w:del w:id="237" w:author="Summer 2023 updates" w:date="2024-07-31T13:42:00Z">
                <w:r>
                  <w:fldChar w:fldCharType="begin"/>
                </w:r>
                <w:r>
                  <w:delInstrText xml:space="preserve"> HYPERLINK \l "_Toc110005250" </w:delInstrText>
                </w:r>
                <w:r>
                  <w:fldChar w:fldCharType="separate"/>
                </w:r>
                <w:r w:rsidR="006826A2" w:rsidRPr="00224ECE">
                  <w:rPr>
                    <w:rStyle w:val="Hyperlink"/>
                    <w:noProof/>
                  </w:rPr>
                  <w:delText>—Kinesiology</w:delText>
                </w:r>
                <w:r w:rsidR="006826A2">
                  <w:rPr>
                    <w:noProof/>
                    <w:webHidden/>
                  </w:rPr>
                  <w:tab/>
                </w:r>
                <w:r w:rsidR="006826A2">
                  <w:rPr>
                    <w:noProof/>
                    <w:webHidden/>
                  </w:rPr>
                  <w:fldChar w:fldCharType="begin"/>
                </w:r>
                <w:r w:rsidR="006826A2">
                  <w:rPr>
                    <w:noProof/>
                    <w:webHidden/>
                  </w:rPr>
                  <w:delInstrText xml:space="preserve"> PAGEREF _Toc110005250 \h </w:delInstrText>
                </w:r>
                <w:r w:rsidR="006826A2">
                  <w:rPr>
                    <w:noProof/>
                    <w:webHidden/>
                  </w:rPr>
                </w:r>
                <w:r w:rsidR="006826A2">
                  <w:rPr>
                    <w:noProof/>
                    <w:webHidden/>
                  </w:rPr>
                  <w:fldChar w:fldCharType="separate"/>
                </w:r>
                <w:r w:rsidR="00890698">
                  <w:rPr>
                    <w:noProof/>
                    <w:webHidden/>
                  </w:rPr>
                  <w:delText>136</w:delText>
                </w:r>
                <w:r w:rsidR="006826A2">
                  <w:rPr>
                    <w:noProof/>
                    <w:webHidden/>
                  </w:rPr>
                  <w:fldChar w:fldCharType="end"/>
                </w:r>
                <w:r>
                  <w:rPr>
                    <w:noProof/>
                  </w:rPr>
                  <w:fldChar w:fldCharType="end"/>
                </w:r>
              </w:del>
            </w:p>
            <w:p w14:paraId="2FEA6D57" w14:textId="77777777" w:rsidR="006826A2" w:rsidRDefault="003B4409">
              <w:pPr>
                <w:pStyle w:val="TOC4"/>
                <w:rPr>
                  <w:del w:id="238" w:author="Summer 2023 updates" w:date="2024-07-31T13:42:00Z"/>
                  <w:rFonts w:asciiTheme="minorHAnsi" w:hAnsiTheme="minorHAnsi"/>
                  <w:noProof/>
                </w:rPr>
              </w:pPr>
              <w:del w:id="239" w:author="Summer 2023 updates" w:date="2024-07-31T13:42:00Z">
                <w:r>
                  <w:fldChar w:fldCharType="begin"/>
                </w:r>
                <w:r>
                  <w:delInstrText xml:space="preserve"> HYPERLINK \l "_Toc110005251" </w:delInstrText>
                </w:r>
                <w:r>
                  <w:fldChar w:fldCharType="separate"/>
                </w:r>
                <w:r w:rsidR="006826A2" w:rsidRPr="00224ECE">
                  <w:rPr>
                    <w:rStyle w:val="Hyperlink"/>
                    <w:noProof/>
                  </w:rPr>
                  <w:delText>—Latin (Courses Only)</w:delText>
                </w:r>
                <w:r w:rsidR="006826A2">
                  <w:rPr>
                    <w:noProof/>
                    <w:webHidden/>
                  </w:rPr>
                  <w:tab/>
                </w:r>
                <w:r w:rsidR="006826A2">
                  <w:rPr>
                    <w:noProof/>
                    <w:webHidden/>
                  </w:rPr>
                  <w:fldChar w:fldCharType="begin"/>
                </w:r>
                <w:r w:rsidR="006826A2">
                  <w:rPr>
                    <w:noProof/>
                    <w:webHidden/>
                  </w:rPr>
                  <w:delInstrText xml:space="preserve"> PAGEREF _Toc110005251 \h </w:delInstrText>
                </w:r>
                <w:r w:rsidR="006826A2">
                  <w:rPr>
                    <w:noProof/>
                    <w:webHidden/>
                  </w:rPr>
                </w:r>
                <w:r w:rsidR="006826A2">
                  <w:rPr>
                    <w:noProof/>
                    <w:webHidden/>
                  </w:rPr>
                  <w:fldChar w:fldCharType="separate"/>
                </w:r>
                <w:r w:rsidR="00890698">
                  <w:rPr>
                    <w:noProof/>
                    <w:webHidden/>
                  </w:rPr>
                  <w:delText>140</w:delText>
                </w:r>
                <w:r w:rsidR="006826A2">
                  <w:rPr>
                    <w:noProof/>
                    <w:webHidden/>
                  </w:rPr>
                  <w:fldChar w:fldCharType="end"/>
                </w:r>
                <w:r>
                  <w:rPr>
                    <w:noProof/>
                  </w:rPr>
                  <w:fldChar w:fldCharType="end"/>
                </w:r>
              </w:del>
            </w:p>
            <w:p w14:paraId="4F715E06" w14:textId="77777777" w:rsidR="006826A2" w:rsidRDefault="003B4409">
              <w:pPr>
                <w:pStyle w:val="TOC4"/>
                <w:rPr>
                  <w:del w:id="240" w:author="Summer 2023 updates" w:date="2024-07-31T13:42:00Z"/>
                  <w:rFonts w:asciiTheme="minorHAnsi" w:hAnsiTheme="minorHAnsi"/>
                  <w:noProof/>
                </w:rPr>
              </w:pPr>
              <w:del w:id="241" w:author="Summer 2023 updates" w:date="2024-07-31T13:42:00Z">
                <w:r>
                  <w:fldChar w:fldCharType="begin"/>
                </w:r>
                <w:r>
                  <w:delInstrText xml:space="preserve"> HYPERLINK \l "_Toc110005252" </w:delInstrText>
                </w:r>
                <w:r>
                  <w:fldChar w:fldCharType="separate"/>
                </w:r>
                <w:r w:rsidR="006826A2" w:rsidRPr="00224ECE">
                  <w:rPr>
                    <w:rStyle w:val="Hyperlink"/>
                    <w:noProof/>
                  </w:rPr>
                  <w:delText>—Literature</w:delText>
                </w:r>
                <w:r w:rsidR="006826A2">
                  <w:rPr>
                    <w:noProof/>
                    <w:webHidden/>
                  </w:rPr>
                  <w:tab/>
                </w:r>
                <w:r w:rsidR="006826A2">
                  <w:rPr>
                    <w:noProof/>
                    <w:webHidden/>
                  </w:rPr>
                  <w:fldChar w:fldCharType="begin"/>
                </w:r>
                <w:r w:rsidR="006826A2">
                  <w:rPr>
                    <w:noProof/>
                    <w:webHidden/>
                  </w:rPr>
                  <w:delInstrText xml:space="preserve"> PAGEREF _Toc110005252 \h </w:delInstrText>
                </w:r>
                <w:r w:rsidR="006826A2">
                  <w:rPr>
                    <w:noProof/>
                    <w:webHidden/>
                  </w:rPr>
                </w:r>
                <w:r w:rsidR="006826A2">
                  <w:rPr>
                    <w:noProof/>
                    <w:webHidden/>
                  </w:rPr>
                  <w:fldChar w:fldCharType="separate"/>
                </w:r>
                <w:r w:rsidR="00890698">
                  <w:rPr>
                    <w:noProof/>
                    <w:webHidden/>
                  </w:rPr>
                  <w:delText>141</w:delText>
                </w:r>
                <w:r w:rsidR="006826A2">
                  <w:rPr>
                    <w:noProof/>
                    <w:webHidden/>
                  </w:rPr>
                  <w:fldChar w:fldCharType="end"/>
                </w:r>
                <w:r>
                  <w:rPr>
                    <w:noProof/>
                  </w:rPr>
                  <w:fldChar w:fldCharType="end"/>
                </w:r>
              </w:del>
            </w:p>
            <w:p w14:paraId="4B30E798" w14:textId="77777777" w:rsidR="006826A2" w:rsidRDefault="003B4409">
              <w:pPr>
                <w:pStyle w:val="TOC4"/>
                <w:rPr>
                  <w:del w:id="242" w:author="Summer 2023 updates" w:date="2024-07-31T13:42:00Z"/>
                  <w:rFonts w:asciiTheme="minorHAnsi" w:hAnsiTheme="minorHAnsi"/>
                  <w:noProof/>
                </w:rPr>
              </w:pPr>
              <w:del w:id="243" w:author="Summer 2023 updates" w:date="2024-07-31T13:42:00Z">
                <w:r>
                  <w:fldChar w:fldCharType="begin"/>
                </w:r>
                <w:r>
                  <w:delInstrText xml:space="preserve"> HYPERLINK \l "_Toc110005253" </w:delInstrText>
                </w:r>
                <w:r>
                  <w:fldChar w:fldCharType="separate"/>
                </w:r>
                <w:r w:rsidR="006826A2" w:rsidRPr="00224ECE">
                  <w:rPr>
                    <w:rStyle w:val="Hyperlink"/>
                    <w:noProof/>
                  </w:rPr>
                  <w:delText>—Mathematical Sciences</w:delText>
                </w:r>
                <w:r w:rsidR="006826A2">
                  <w:rPr>
                    <w:noProof/>
                    <w:webHidden/>
                  </w:rPr>
                  <w:tab/>
                </w:r>
                <w:r w:rsidR="006826A2">
                  <w:rPr>
                    <w:noProof/>
                    <w:webHidden/>
                  </w:rPr>
                  <w:fldChar w:fldCharType="begin"/>
                </w:r>
                <w:r w:rsidR="006826A2">
                  <w:rPr>
                    <w:noProof/>
                    <w:webHidden/>
                  </w:rPr>
                  <w:delInstrText xml:space="preserve"> PAGEREF _Toc110005253 \h </w:delInstrText>
                </w:r>
                <w:r w:rsidR="006826A2">
                  <w:rPr>
                    <w:noProof/>
                    <w:webHidden/>
                  </w:rPr>
                </w:r>
                <w:r w:rsidR="006826A2">
                  <w:rPr>
                    <w:noProof/>
                    <w:webHidden/>
                  </w:rPr>
                  <w:fldChar w:fldCharType="separate"/>
                </w:r>
                <w:r w:rsidR="00890698">
                  <w:rPr>
                    <w:noProof/>
                    <w:webHidden/>
                  </w:rPr>
                  <w:delText>141</w:delText>
                </w:r>
                <w:r w:rsidR="006826A2">
                  <w:rPr>
                    <w:noProof/>
                    <w:webHidden/>
                  </w:rPr>
                  <w:fldChar w:fldCharType="end"/>
                </w:r>
                <w:r>
                  <w:rPr>
                    <w:noProof/>
                  </w:rPr>
                  <w:fldChar w:fldCharType="end"/>
                </w:r>
              </w:del>
            </w:p>
            <w:p w14:paraId="2E317CC6" w14:textId="77777777" w:rsidR="006826A2" w:rsidRDefault="003B4409">
              <w:pPr>
                <w:pStyle w:val="TOC4"/>
                <w:rPr>
                  <w:del w:id="244" w:author="Summer 2023 updates" w:date="2024-07-31T13:42:00Z"/>
                  <w:rFonts w:asciiTheme="minorHAnsi" w:hAnsiTheme="minorHAnsi"/>
                  <w:noProof/>
                </w:rPr>
              </w:pPr>
              <w:del w:id="245" w:author="Summer 2023 updates" w:date="2024-07-31T13:42:00Z">
                <w:r>
                  <w:fldChar w:fldCharType="begin"/>
                </w:r>
                <w:r>
                  <w:delInstrText xml:space="preserve"> HYPERLINK \l "_Toc110005254" </w:delInstrText>
                </w:r>
                <w:r>
                  <w:fldChar w:fldCharType="separate"/>
                </w:r>
                <w:r w:rsidR="006826A2" w:rsidRPr="00224ECE">
                  <w:rPr>
                    <w:rStyle w:val="Hyperlink"/>
                    <w:noProof/>
                  </w:rPr>
                  <w:delText>—Molecular Biology (Collateral Major)</w:delText>
                </w:r>
                <w:r w:rsidR="006826A2">
                  <w:rPr>
                    <w:noProof/>
                    <w:webHidden/>
                  </w:rPr>
                  <w:tab/>
                </w:r>
                <w:r w:rsidR="006826A2">
                  <w:rPr>
                    <w:noProof/>
                    <w:webHidden/>
                  </w:rPr>
                  <w:fldChar w:fldCharType="begin"/>
                </w:r>
                <w:r w:rsidR="006826A2">
                  <w:rPr>
                    <w:noProof/>
                    <w:webHidden/>
                  </w:rPr>
                  <w:delInstrText xml:space="preserve"> PAGEREF _Toc110005254 \h </w:delInstrText>
                </w:r>
                <w:r w:rsidR="006826A2">
                  <w:rPr>
                    <w:noProof/>
                    <w:webHidden/>
                  </w:rPr>
                </w:r>
                <w:r w:rsidR="006826A2">
                  <w:rPr>
                    <w:noProof/>
                    <w:webHidden/>
                  </w:rPr>
                  <w:fldChar w:fldCharType="separate"/>
                </w:r>
                <w:r w:rsidR="00890698">
                  <w:rPr>
                    <w:noProof/>
                    <w:webHidden/>
                  </w:rPr>
                  <w:delText>144</w:delText>
                </w:r>
                <w:r w:rsidR="006826A2">
                  <w:rPr>
                    <w:noProof/>
                    <w:webHidden/>
                  </w:rPr>
                  <w:fldChar w:fldCharType="end"/>
                </w:r>
                <w:r>
                  <w:rPr>
                    <w:noProof/>
                  </w:rPr>
                  <w:fldChar w:fldCharType="end"/>
                </w:r>
              </w:del>
            </w:p>
            <w:p w14:paraId="3B8C8781" w14:textId="77777777" w:rsidR="006826A2" w:rsidRDefault="003B4409">
              <w:pPr>
                <w:pStyle w:val="TOC4"/>
                <w:rPr>
                  <w:del w:id="246" w:author="Summer 2023 updates" w:date="2024-07-31T13:42:00Z"/>
                  <w:rFonts w:asciiTheme="minorHAnsi" w:hAnsiTheme="minorHAnsi"/>
                  <w:noProof/>
                </w:rPr>
              </w:pPr>
              <w:del w:id="247" w:author="Summer 2023 updates" w:date="2024-07-31T13:42:00Z">
                <w:r>
                  <w:fldChar w:fldCharType="begin"/>
                </w:r>
                <w:r>
                  <w:delInstrText xml:space="preserve"> HYPERLINK \l "_Toc110005255" </w:delInstrText>
                </w:r>
                <w:r>
                  <w:fldChar w:fldCharType="separate"/>
                </w:r>
                <w:r w:rsidR="006826A2" w:rsidRPr="00224ECE">
                  <w:rPr>
                    <w:rStyle w:val="Hyperlink"/>
                    <w:noProof/>
                  </w:rPr>
                  <w:delText>—Music</w:delText>
                </w:r>
                <w:r w:rsidR="006826A2">
                  <w:rPr>
                    <w:noProof/>
                    <w:webHidden/>
                  </w:rPr>
                  <w:tab/>
                </w:r>
                <w:r w:rsidR="006826A2">
                  <w:rPr>
                    <w:noProof/>
                    <w:webHidden/>
                  </w:rPr>
                  <w:fldChar w:fldCharType="begin"/>
                </w:r>
                <w:r w:rsidR="006826A2">
                  <w:rPr>
                    <w:noProof/>
                    <w:webHidden/>
                  </w:rPr>
                  <w:delInstrText xml:space="preserve"> PAGEREF _Toc110005255 \h </w:delInstrText>
                </w:r>
                <w:r w:rsidR="006826A2">
                  <w:rPr>
                    <w:noProof/>
                    <w:webHidden/>
                  </w:rPr>
                </w:r>
                <w:r w:rsidR="006826A2">
                  <w:rPr>
                    <w:noProof/>
                    <w:webHidden/>
                  </w:rPr>
                  <w:fldChar w:fldCharType="separate"/>
                </w:r>
                <w:r w:rsidR="00890698">
                  <w:rPr>
                    <w:noProof/>
                    <w:webHidden/>
                  </w:rPr>
                  <w:delText>145</w:delText>
                </w:r>
                <w:r w:rsidR="006826A2">
                  <w:rPr>
                    <w:noProof/>
                    <w:webHidden/>
                  </w:rPr>
                  <w:fldChar w:fldCharType="end"/>
                </w:r>
                <w:r>
                  <w:rPr>
                    <w:noProof/>
                  </w:rPr>
                  <w:fldChar w:fldCharType="end"/>
                </w:r>
              </w:del>
            </w:p>
            <w:p w14:paraId="193735F5" w14:textId="77777777" w:rsidR="006826A2" w:rsidRDefault="003B4409">
              <w:pPr>
                <w:pStyle w:val="TOC4"/>
                <w:rPr>
                  <w:del w:id="248" w:author="Summer 2023 updates" w:date="2024-07-31T13:42:00Z"/>
                  <w:rFonts w:asciiTheme="minorHAnsi" w:hAnsiTheme="minorHAnsi"/>
                  <w:noProof/>
                </w:rPr>
              </w:pPr>
              <w:del w:id="249" w:author="Summer 2023 updates" w:date="2024-07-31T13:42:00Z">
                <w:r>
                  <w:fldChar w:fldCharType="begin"/>
                </w:r>
                <w:r>
                  <w:delInstrText xml:space="preserve"> HYPERLINK \l "_Toc110005256" </w:delInstrText>
                </w:r>
                <w:r>
                  <w:fldChar w:fldCharType="separate"/>
                </w:r>
                <w:r w:rsidR="006826A2" w:rsidRPr="00224ECE">
                  <w:rPr>
                    <w:rStyle w:val="Hyperlink"/>
                    <w:noProof/>
                  </w:rPr>
                  <w:delText>Bachelor of Music</w:delText>
                </w:r>
                <w:r w:rsidR="006826A2">
                  <w:rPr>
                    <w:noProof/>
                    <w:webHidden/>
                  </w:rPr>
                  <w:tab/>
                </w:r>
                <w:r w:rsidR="006826A2">
                  <w:rPr>
                    <w:noProof/>
                    <w:webHidden/>
                  </w:rPr>
                  <w:fldChar w:fldCharType="begin"/>
                </w:r>
                <w:r w:rsidR="006826A2">
                  <w:rPr>
                    <w:noProof/>
                    <w:webHidden/>
                  </w:rPr>
                  <w:delInstrText xml:space="preserve"> PAGEREF _Toc110005256 \h </w:delInstrText>
                </w:r>
                <w:r w:rsidR="006826A2">
                  <w:rPr>
                    <w:noProof/>
                    <w:webHidden/>
                  </w:rPr>
                </w:r>
                <w:r w:rsidR="006826A2">
                  <w:rPr>
                    <w:noProof/>
                    <w:webHidden/>
                  </w:rPr>
                  <w:fldChar w:fldCharType="separate"/>
                </w:r>
                <w:r w:rsidR="00890698">
                  <w:rPr>
                    <w:noProof/>
                    <w:webHidden/>
                  </w:rPr>
                  <w:delText>145</w:delText>
                </w:r>
                <w:r w:rsidR="006826A2">
                  <w:rPr>
                    <w:noProof/>
                    <w:webHidden/>
                  </w:rPr>
                  <w:fldChar w:fldCharType="end"/>
                </w:r>
                <w:r>
                  <w:rPr>
                    <w:noProof/>
                  </w:rPr>
                  <w:fldChar w:fldCharType="end"/>
                </w:r>
              </w:del>
            </w:p>
            <w:p w14:paraId="761DC687" w14:textId="77777777" w:rsidR="006826A2" w:rsidRDefault="003B4409">
              <w:pPr>
                <w:pStyle w:val="TOC4"/>
                <w:rPr>
                  <w:del w:id="250" w:author="Summer 2023 updates" w:date="2024-07-31T13:42:00Z"/>
                  <w:rFonts w:asciiTheme="minorHAnsi" w:hAnsiTheme="minorHAnsi"/>
                  <w:noProof/>
                </w:rPr>
              </w:pPr>
              <w:del w:id="251" w:author="Summer 2023 updates" w:date="2024-07-31T13:42:00Z">
                <w:r>
                  <w:fldChar w:fldCharType="begin"/>
                </w:r>
                <w:r>
                  <w:delInstrText xml:space="preserve"> HYPERLINK \l "_Toc110005257" </w:delInstrText>
                </w:r>
                <w:r>
                  <w:fldChar w:fldCharType="separate"/>
                </w:r>
                <w:r w:rsidR="006826A2" w:rsidRPr="00224ECE">
                  <w:rPr>
                    <w:rStyle w:val="Hyperlink"/>
                    <w:noProof/>
                  </w:rPr>
                  <w:delText>Bachelor of Arts: Music Major</w:delText>
                </w:r>
                <w:r w:rsidR="006826A2">
                  <w:rPr>
                    <w:noProof/>
                    <w:webHidden/>
                  </w:rPr>
                  <w:tab/>
                </w:r>
                <w:r w:rsidR="006826A2">
                  <w:rPr>
                    <w:noProof/>
                    <w:webHidden/>
                  </w:rPr>
                  <w:fldChar w:fldCharType="begin"/>
                </w:r>
                <w:r w:rsidR="006826A2">
                  <w:rPr>
                    <w:noProof/>
                    <w:webHidden/>
                  </w:rPr>
                  <w:delInstrText xml:space="preserve"> PAGEREF _Toc110005257 \h </w:delInstrText>
                </w:r>
                <w:r w:rsidR="006826A2">
                  <w:rPr>
                    <w:noProof/>
                    <w:webHidden/>
                  </w:rPr>
                </w:r>
                <w:r w:rsidR="006826A2">
                  <w:rPr>
                    <w:noProof/>
                    <w:webHidden/>
                  </w:rPr>
                  <w:fldChar w:fldCharType="separate"/>
                </w:r>
                <w:r w:rsidR="00890698">
                  <w:rPr>
                    <w:noProof/>
                    <w:webHidden/>
                  </w:rPr>
                  <w:delText>147</w:delText>
                </w:r>
                <w:r w:rsidR="006826A2">
                  <w:rPr>
                    <w:noProof/>
                    <w:webHidden/>
                  </w:rPr>
                  <w:fldChar w:fldCharType="end"/>
                </w:r>
                <w:r>
                  <w:rPr>
                    <w:noProof/>
                  </w:rPr>
                  <w:fldChar w:fldCharType="end"/>
                </w:r>
              </w:del>
            </w:p>
            <w:p w14:paraId="6F5610AB" w14:textId="77777777" w:rsidR="006826A2" w:rsidRDefault="003B4409">
              <w:pPr>
                <w:pStyle w:val="TOC4"/>
                <w:rPr>
                  <w:del w:id="252" w:author="Summer 2023 updates" w:date="2024-07-31T13:42:00Z"/>
                  <w:rFonts w:asciiTheme="minorHAnsi" w:hAnsiTheme="minorHAnsi"/>
                  <w:noProof/>
                </w:rPr>
              </w:pPr>
              <w:del w:id="253" w:author="Summer 2023 updates" w:date="2024-07-31T13:42:00Z">
                <w:r>
                  <w:fldChar w:fldCharType="begin"/>
                </w:r>
                <w:r>
                  <w:delInstrText xml:space="preserve"> HYPERLINK \l "_Toc110005258"</w:delInstrText>
                </w:r>
                <w:r>
                  <w:delInstrText xml:space="preserve"> </w:delInstrText>
                </w:r>
                <w:r>
                  <w:fldChar w:fldCharType="separate"/>
                </w:r>
                <w:r w:rsidR="006826A2" w:rsidRPr="00224ECE">
                  <w:rPr>
                    <w:rStyle w:val="Hyperlink"/>
                    <w:noProof/>
                  </w:rPr>
                  <w:delText>—Neuroscience (Collateral Major)</w:delText>
                </w:r>
                <w:r w:rsidR="006826A2">
                  <w:rPr>
                    <w:noProof/>
                    <w:webHidden/>
                  </w:rPr>
                  <w:tab/>
                </w:r>
                <w:r w:rsidR="006826A2">
                  <w:rPr>
                    <w:noProof/>
                    <w:webHidden/>
                  </w:rPr>
                  <w:fldChar w:fldCharType="begin"/>
                </w:r>
                <w:r w:rsidR="006826A2">
                  <w:rPr>
                    <w:noProof/>
                    <w:webHidden/>
                  </w:rPr>
                  <w:delInstrText xml:space="preserve"> PAGEREF _Toc110005258 \h </w:delInstrText>
                </w:r>
                <w:r w:rsidR="006826A2">
                  <w:rPr>
                    <w:noProof/>
                    <w:webHidden/>
                  </w:rPr>
                </w:r>
                <w:r w:rsidR="006826A2">
                  <w:rPr>
                    <w:noProof/>
                    <w:webHidden/>
                  </w:rPr>
                  <w:fldChar w:fldCharType="separate"/>
                </w:r>
                <w:r w:rsidR="00890698">
                  <w:rPr>
                    <w:noProof/>
                    <w:webHidden/>
                  </w:rPr>
                  <w:delText>156</w:delText>
                </w:r>
                <w:r w:rsidR="006826A2">
                  <w:rPr>
                    <w:noProof/>
                    <w:webHidden/>
                  </w:rPr>
                  <w:fldChar w:fldCharType="end"/>
                </w:r>
                <w:r>
                  <w:rPr>
                    <w:noProof/>
                  </w:rPr>
                  <w:fldChar w:fldCharType="end"/>
                </w:r>
              </w:del>
            </w:p>
            <w:p w14:paraId="53CA520D" w14:textId="77777777" w:rsidR="006826A2" w:rsidRDefault="003B4409">
              <w:pPr>
                <w:pStyle w:val="TOC4"/>
                <w:rPr>
                  <w:del w:id="254" w:author="Summer 2023 updates" w:date="2024-07-31T13:42:00Z"/>
                  <w:rFonts w:asciiTheme="minorHAnsi" w:hAnsiTheme="minorHAnsi"/>
                  <w:noProof/>
                </w:rPr>
              </w:pPr>
              <w:del w:id="255" w:author="Summer 2023 updates" w:date="2024-07-31T13:42:00Z">
                <w:r>
                  <w:fldChar w:fldCharType="begin"/>
                </w:r>
                <w:r>
                  <w:delInstrText xml:space="preserve"> HYPERLINK \l "_Toc110005259" </w:delInstrText>
                </w:r>
                <w:r>
                  <w:fldChar w:fldCharType="separate"/>
                </w:r>
                <w:r w:rsidR="006826A2" w:rsidRPr="00224ECE">
                  <w:rPr>
                    <w:rStyle w:val="Hyperlink"/>
                    <w:noProof/>
                  </w:rPr>
                  <w:delText>—Nursing</w:delText>
                </w:r>
                <w:r w:rsidR="006826A2">
                  <w:rPr>
                    <w:noProof/>
                    <w:webHidden/>
                  </w:rPr>
                  <w:tab/>
                </w:r>
                <w:r w:rsidR="006826A2">
                  <w:rPr>
                    <w:noProof/>
                    <w:webHidden/>
                  </w:rPr>
                  <w:fldChar w:fldCharType="begin"/>
                </w:r>
                <w:r w:rsidR="006826A2">
                  <w:rPr>
                    <w:noProof/>
                    <w:webHidden/>
                  </w:rPr>
                  <w:delInstrText xml:space="preserve"> PAGEREF _Toc110005259 \h </w:delInstrText>
                </w:r>
                <w:r w:rsidR="006826A2">
                  <w:rPr>
                    <w:noProof/>
                    <w:webHidden/>
                  </w:rPr>
                </w:r>
                <w:r w:rsidR="006826A2">
                  <w:rPr>
                    <w:noProof/>
                    <w:webHidden/>
                  </w:rPr>
                  <w:fldChar w:fldCharType="separate"/>
                </w:r>
                <w:r w:rsidR="00890698">
                  <w:rPr>
                    <w:noProof/>
                    <w:webHidden/>
                  </w:rPr>
                  <w:delText>157</w:delText>
                </w:r>
                <w:r w:rsidR="006826A2">
                  <w:rPr>
                    <w:noProof/>
                    <w:webHidden/>
                  </w:rPr>
                  <w:fldChar w:fldCharType="end"/>
                </w:r>
                <w:r>
                  <w:rPr>
                    <w:noProof/>
                  </w:rPr>
                  <w:fldChar w:fldCharType="end"/>
                </w:r>
              </w:del>
            </w:p>
            <w:p w14:paraId="13BAA626" w14:textId="77777777" w:rsidR="006826A2" w:rsidRDefault="003B4409">
              <w:pPr>
                <w:pStyle w:val="TOC4"/>
                <w:rPr>
                  <w:del w:id="256" w:author="Summer 2023 updates" w:date="2024-07-31T13:42:00Z"/>
                  <w:rFonts w:asciiTheme="minorHAnsi" w:hAnsiTheme="minorHAnsi"/>
                  <w:noProof/>
                </w:rPr>
              </w:pPr>
              <w:del w:id="257" w:author="Summer 2023 updates" w:date="2024-07-31T13:42:00Z">
                <w:r>
                  <w:fldChar w:fldCharType="begin"/>
                </w:r>
                <w:r>
                  <w:delInstrText xml:space="preserve"> HYPERLINK \l "_Toc110005260" </w:delInstrText>
                </w:r>
                <w:r>
                  <w:fldChar w:fldCharType="separate"/>
                </w:r>
                <w:r w:rsidR="006826A2" w:rsidRPr="00224ECE">
                  <w:rPr>
                    <w:rStyle w:val="Hyperlink"/>
                    <w:noProof/>
                  </w:rPr>
                  <w:delText>The Bachelor of Science in Nursing Program</w:delText>
                </w:r>
                <w:r w:rsidR="006826A2">
                  <w:rPr>
                    <w:noProof/>
                    <w:webHidden/>
                  </w:rPr>
                  <w:tab/>
                </w:r>
                <w:r w:rsidR="006826A2">
                  <w:rPr>
                    <w:noProof/>
                    <w:webHidden/>
                  </w:rPr>
                  <w:fldChar w:fldCharType="begin"/>
                </w:r>
                <w:r w:rsidR="006826A2">
                  <w:rPr>
                    <w:noProof/>
                    <w:webHidden/>
                  </w:rPr>
                  <w:delInstrText xml:space="preserve"> PAGEREF _Toc110005260 \h </w:delInstrText>
                </w:r>
                <w:r w:rsidR="006826A2">
                  <w:rPr>
                    <w:noProof/>
                    <w:webHidden/>
                  </w:rPr>
                </w:r>
                <w:r w:rsidR="006826A2">
                  <w:rPr>
                    <w:noProof/>
                    <w:webHidden/>
                  </w:rPr>
                  <w:fldChar w:fldCharType="separate"/>
                </w:r>
                <w:r w:rsidR="00890698">
                  <w:rPr>
                    <w:noProof/>
                    <w:webHidden/>
                  </w:rPr>
                  <w:delText>157</w:delText>
                </w:r>
                <w:r w:rsidR="006826A2">
                  <w:rPr>
                    <w:noProof/>
                    <w:webHidden/>
                  </w:rPr>
                  <w:fldChar w:fldCharType="end"/>
                </w:r>
                <w:r>
                  <w:rPr>
                    <w:noProof/>
                  </w:rPr>
                  <w:fldChar w:fldCharType="end"/>
                </w:r>
              </w:del>
            </w:p>
            <w:p w14:paraId="7A84C915" w14:textId="77777777" w:rsidR="006826A2" w:rsidRDefault="003B4409">
              <w:pPr>
                <w:pStyle w:val="TOC4"/>
                <w:rPr>
                  <w:del w:id="258" w:author="Summer 2023 updates" w:date="2024-07-31T13:42:00Z"/>
                  <w:rFonts w:asciiTheme="minorHAnsi" w:hAnsiTheme="minorHAnsi"/>
                  <w:noProof/>
                </w:rPr>
              </w:pPr>
              <w:del w:id="259" w:author="Summer 2023 updates" w:date="2024-07-31T13:42:00Z">
                <w:r>
                  <w:fldChar w:fldCharType="begin"/>
                </w:r>
                <w:r>
                  <w:delInstrText xml:space="preserve"> HYPERLINK \l "_Toc110005261" </w:delInstrText>
                </w:r>
                <w:r>
                  <w:fldChar w:fldCharType="separate"/>
                </w:r>
                <w:r w:rsidR="006826A2" w:rsidRPr="00224ECE">
                  <w:rPr>
                    <w:rStyle w:val="Hyperlink"/>
                    <w:noProof/>
                  </w:rPr>
                  <w:delText>—Organizational Science (Collateral Major)</w:delText>
                </w:r>
                <w:r w:rsidR="006826A2">
                  <w:rPr>
                    <w:noProof/>
                    <w:webHidden/>
                  </w:rPr>
                  <w:tab/>
                </w:r>
                <w:r w:rsidR="006826A2">
                  <w:rPr>
                    <w:noProof/>
                    <w:webHidden/>
                  </w:rPr>
                  <w:fldChar w:fldCharType="begin"/>
                </w:r>
                <w:r w:rsidR="006826A2">
                  <w:rPr>
                    <w:noProof/>
                    <w:webHidden/>
                  </w:rPr>
                  <w:delInstrText xml:space="preserve"> PAGEREF _Toc110005261 \h </w:delInstrText>
                </w:r>
                <w:r w:rsidR="006826A2">
                  <w:rPr>
                    <w:noProof/>
                    <w:webHidden/>
                  </w:rPr>
                </w:r>
                <w:r w:rsidR="006826A2">
                  <w:rPr>
                    <w:noProof/>
                    <w:webHidden/>
                  </w:rPr>
                  <w:fldChar w:fldCharType="separate"/>
                </w:r>
                <w:r w:rsidR="00890698">
                  <w:rPr>
                    <w:noProof/>
                    <w:webHidden/>
                  </w:rPr>
                  <w:delText>161</w:delText>
                </w:r>
                <w:r w:rsidR="006826A2">
                  <w:rPr>
                    <w:noProof/>
                    <w:webHidden/>
                  </w:rPr>
                  <w:fldChar w:fldCharType="end"/>
                </w:r>
                <w:r>
                  <w:rPr>
                    <w:noProof/>
                  </w:rPr>
                  <w:fldChar w:fldCharType="end"/>
                </w:r>
              </w:del>
            </w:p>
            <w:p w14:paraId="53231D32" w14:textId="77777777" w:rsidR="006826A2" w:rsidRDefault="003B4409">
              <w:pPr>
                <w:pStyle w:val="TOC4"/>
                <w:rPr>
                  <w:del w:id="260" w:author="Summer 2023 updates" w:date="2024-07-31T13:42:00Z"/>
                  <w:rFonts w:asciiTheme="minorHAnsi" w:hAnsiTheme="minorHAnsi"/>
                  <w:noProof/>
                </w:rPr>
              </w:pPr>
              <w:del w:id="261" w:author="Summer 2023 updates" w:date="2024-07-31T13:42:00Z">
                <w:r>
                  <w:fldChar w:fldCharType="begin"/>
                </w:r>
                <w:r>
                  <w:delInstrText xml:space="preserve"> HYPERLINK \l "</w:delInstrText>
                </w:r>
                <w:r>
                  <w:delInstrText xml:space="preserve">_Toc110005262" </w:delInstrText>
                </w:r>
                <w:r>
                  <w:fldChar w:fldCharType="separate"/>
                </w:r>
                <w:r w:rsidR="006826A2" w:rsidRPr="00224ECE">
                  <w:rPr>
                    <w:rStyle w:val="Hyperlink"/>
                    <w:noProof/>
                  </w:rPr>
                  <w:delText>—Philosophy</w:delText>
                </w:r>
                <w:r w:rsidR="006826A2">
                  <w:rPr>
                    <w:noProof/>
                    <w:webHidden/>
                  </w:rPr>
                  <w:tab/>
                </w:r>
                <w:r w:rsidR="006826A2">
                  <w:rPr>
                    <w:noProof/>
                    <w:webHidden/>
                  </w:rPr>
                  <w:fldChar w:fldCharType="begin"/>
                </w:r>
                <w:r w:rsidR="006826A2">
                  <w:rPr>
                    <w:noProof/>
                    <w:webHidden/>
                  </w:rPr>
                  <w:delInstrText xml:space="preserve"> PAGEREF _Toc110005262 \h </w:delInstrText>
                </w:r>
                <w:r w:rsidR="006826A2">
                  <w:rPr>
                    <w:noProof/>
                    <w:webHidden/>
                  </w:rPr>
                </w:r>
                <w:r w:rsidR="006826A2">
                  <w:rPr>
                    <w:noProof/>
                    <w:webHidden/>
                  </w:rPr>
                  <w:fldChar w:fldCharType="separate"/>
                </w:r>
                <w:r w:rsidR="00890698">
                  <w:rPr>
                    <w:noProof/>
                    <w:webHidden/>
                  </w:rPr>
                  <w:delText>162</w:delText>
                </w:r>
                <w:r w:rsidR="006826A2">
                  <w:rPr>
                    <w:noProof/>
                    <w:webHidden/>
                  </w:rPr>
                  <w:fldChar w:fldCharType="end"/>
                </w:r>
                <w:r>
                  <w:rPr>
                    <w:noProof/>
                  </w:rPr>
                  <w:fldChar w:fldCharType="end"/>
                </w:r>
              </w:del>
            </w:p>
            <w:p w14:paraId="0523D6AB" w14:textId="77777777" w:rsidR="006826A2" w:rsidRDefault="003B4409">
              <w:pPr>
                <w:pStyle w:val="TOC4"/>
                <w:rPr>
                  <w:del w:id="262" w:author="Summer 2023 updates" w:date="2024-07-31T13:42:00Z"/>
                  <w:rFonts w:asciiTheme="minorHAnsi" w:hAnsiTheme="minorHAnsi"/>
                  <w:noProof/>
                </w:rPr>
              </w:pPr>
              <w:del w:id="263" w:author="Summer 2023 updates" w:date="2024-07-31T13:42:00Z">
                <w:r>
                  <w:fldChar w:fldCharType="begin"/>
                </w:r>
                <w:r>
                  <w:delInstrText xml:space="preserve"> HYPERLINK \l "_Toc110005263" </w:delInstrText>
                </w:r>
                <w:r>
                  <w:fldChar w:fldCharType="separate"/>
                </w:r>
                <w:r w:rsidR="006826A2" w:rsidRPr="00224ECE">
                  <w:rPr>
                    <w:rStyle w:val="Hyperlink"/>
                    <w:noProof/>
                  </w:rPr>
                  <w:delText>—Physical Education (See Kinesiology p. 139)</w:delText>
                </w:r>
                <w:r w:rsidR="006826A2">
                  <w:rPr>
                    <w:noProof/>
                    <w:webHidden/>
                  </w:rPr>
                  <w:tab/>
                </w:r>
                <w:r w:rsidR="006826A2">
                  <w:rPr>
                    <w:noProof/>
                    <w:webHidden/>
                  </w:rPr>
                  <w:fldChar w:fldCharType="begin"/>
                </w:r>
                <w:r w:rsidR="006826A2">
                  <w:rPr>
                    <w:noProof/>
                    <w:webHidden/>
                  </w:rPr>
                  <w:delInstrText xml:space="preserve"> PAGEREF _Toc110005263 \h </w:delInstrText>
                </w:r>
                <w:r w:rsidR="006826A2">
                  <w:rPr>
                    <w:noProof/>
                    <w:webHidden/>
                  </w:rPr>
                </w:r>
                <w:r w:rsidR="006826A2">
                  <w:rPr>
                    <w:noProof/>
                    <w:webHidden/>
                  </w:rPr>
                  <w:fldChar w:fldCharType="separate"/>
                </w:r>
                <w:r w:rsidR="00890698">
                  <w:rPr>
                    <w:noProof/>
                    <w:webHidden/>
                  </w:rPr>
                  <w:delText>166</w:delText>
                </w:r>
                <w:r w:rsidR="006826A2">
                  <w:rPr>
                    <w:noProof/>
                    <w:webHidden/>
                  </w:rPr>
                  <w:fldChar w:fldCharType="end"/>
                </w:r>
                <w:r>
                  <w:rPr>
                    <w:noProof/>
                  </w:rPr>
                  <w:fldChar w:fldCharType="end"/>
                </w:r>
              </w:del>
            </w:p>
            <w:p w14:paraId="4AEF06E2" w14:textId="77777777" w:rsidR="006826A2" w:rsidRDefault="003B4409">
              <w:pPr>
                <w:pStyle w:val="TOC4"/>
                <w:rPr>
                  <w:del w:id="264" w:author="Summer 2023 updates" w:date="2024-07-31T13:42:00Z"/>
                  <w:rFonts w:asciiTheme="minorHAnsi" w:hAnsiTheme="minorHAnsi"/>
                  <w:noProof/>
                </w:rPr>
              </w:pPr>
              <w:del w:id="265" w:author="Summer 2023 updates" w:date="2024-07-31T13:42:00Z">
                <w:r>
                  <w:fldChar w:fldCharType="begin"/>
                </w:r>
                <w:r>
                  <w:delInstrText xml:space="preserve"> HYPERLINK \l "_Toc110005264" </w:delInstrText>
                </w:r>
                <w:r>
                  <w:fldChar w:fldCharType="separate"/>
                </w:r>
                <w:r w:rsidR="006826A2" w:rsidRPr="00224ECE">
                  <w:rPr>
                    <w:rStyle w:val="Hyperlink"/>
                    <w:noProof/>
                  </w:rPr>
                  <w:delText>—Physics</w:delText>
                </w:r>
                <w:r w:rsidR="006826A2">
                  <w:rPr>
                    <w:noProof/>
                    <w:webHidden/>
                  </w:rPr>
                  <w:tab/>
                </w:r>
                <w:r w:rsidR="006826A2">
                  <w:rPr>
                    <w:noProof/>
                    <w:webHidden/>
                  </w:rPr>
                  <w:fldChar w:fldCharType="begin"/>
                </w:r>
                <w:r w:rsidR="006826A2">
                  <w:rPr>
                    <w:noProof/>
                    <w:webHidden/>
                  </w:rPr>
                  <w:delInstrText xml:space="preserve"> PAGEREF _Toc110005264 \h </w:delInstrText>
                </w:r>
                <w:r w:rsidR="006826A2">
                  <w:rPr>
                    <w:noProof/>
                    <w:webHidden/>
                  </w:rPr>
                </w:r>
                <w:r w:rsidR="006826A2">
                  <w:rPr>
                    <w:noProof/>
                    <w:webHidden/>
                  </w:rPr>
                  <w:fldChar w:fldCharType="separate"/>
                </w:r>
                <w:r w:rsidR="00890698">
                  <w:rPr>
                    <w:noProof/>
                    <w:webHidden/>
                  </w:rPr>
                  <w:delText>166</w:delText>
                </w:r>
                <w:r w:rsidR="006826A2">
                  <w:rPr>
                    <w:noProof/>
                    <w:webHidden/>
                  </w:rPr>
                  <w:fldChar w:fldCharType="end"/>
                </w:r>
                <w:r>
                  <w:rPr>
                    <w:noProof/>
                  </w:rPr>
                  <w:fldChar w:fldCharType="end"/>
                </w:r>
              </w:del>
            </w:p>
            <w:p w14:paraId="4EE7DEBF" w14:textId="77777777" w:rsidR="006826A2" w:rsidRDefault="003B4409">
              <w:pPr>
                <w:pStyle w:val="TOC4"/>
                <w:rPr>
                  <w:del w:id="266" w:author="Summer 2023 updates" w:date="2024-07-31T13:42:00Z"/>
                  <w:rFonts w:asciiTheme="minorHAnsi" w:hAnsiTheme="minorHAnsi"/>
                  <w:noProof/>
                </w:rPr>
              </w:pPr>
              <w:del w:id="267" w:author="Summer 2023 updates" w:date="2024-07-31T13:42:00Z">
                <w:r>
                  <w:fldChar w:fldCharType="begin"/>
                </w:r>
                <w:r>
                  <w:delInstrText xml:space="preserve"> HYPERLINK \l "_Toc110005265" </w:delInstrText>
                </w:r>
                <w:r>
                  <w:fldChar w:fldCharType="separate"/>
                </w:r>
                <w:r w:rsidR="006826A2" w:rsidRPr="00224ECE">
                  <w:rPr>
                    <w:rStyle w:val="Hyperlink"/>
                    <w:noProof/>
                  </w:rPr>
                  <w:delText>—Political Science</w:delText>
                </w:r>
                <w:r w:rsidR="006826A2">
                  <w:rPr>
                    <w:noProof/>
                    <w:webHidden/>
                  </w:rPr>
                  <w:tab/>
                </w:r>
                <w:r w:rsidR="006826A2">
                  <w:rPr>
                    <w:noProof/>
                    <w:webHidden/>
                  </w:rPr>
                  <w:fldChar w:fldCharType="begin"/>
                </w:r>
                <w:r w:rsidR="006826A2">
                  <w:rPr>
                    <w:noProof/>
                    <w:webHidden/>
                  </w:rPr>
                  <w:delInstrText xml:space="preserve"> PAGEREF _Toc110005265 \h </w:delInstrText>
                </w:r>
                <w:r w:rsidR="006826A2">
                  <w:rPr>
                    <w:noProof/>
                    <w:webHidden/>
                  </w:rPr>
                </w:r>
                <w:r w:rsidR="006826A2">
                  <w:rPr>
                    <w:noProof/>
                    <w:webHidden/>
                  </w:rPr>
                  <w:fldChar w:fldCharType="separate"/>
                </w:r>
                <w:r w:rsidR="00890698">
                  <w:rPr>
                    <w:noProof/>
                    <w:webHidden/>
                  </w:rPr>
                  <w:delText>170</w:delText>
                </w:r>
                <w:r w:rsidR="006826A2">
                  <w:rPr>
                    <w:noProof/>
                    <w:webHidden/>
                  </w:rPr>
                  <w:fldChar w:fldCharType="end"/>
                </w:r>
                <w:r>
                  <w:rPr>
                    <w:noProof/>
                  </w:rPr>
                  <w:fldChar w:fldCharType="end"/>
                </w:r>
              </w:del>
            </w:p>
            <w:p w14:paraId="30592CA4" w14:textId="77777777" w:rsidR="006826A2" w:rsidRDefault="003B4409">
              <w:pPr>
                <w:pStyle w:val="TOC4"/>
                <w:rPr>
                  <w:del w:id="268" w:author="Summer 2023 updates" w:date="2024-07-31T13:42:00Z"/>
                  <w:rFonts w:asciiTheme="minorHAnsi" w:hAnsiTheme="minorHAnsi"/>
                  <w:noProof/>
                </w:rPr>
              </w:pPr>
              <w:del w:id="269" w:author="Summer 2023 updates" w:date="2024-07-31T13:42:00Z">
                <w:r>
                  <w:fldChar w:fldCharType="begin"/>
                </w:r>
                <w:r>
                  <w:delInstrText xml:space="preserve"> HYPERLINK \l "_Toc110005266" </w:delInstrText>
                </w:r>
                <w:r>
                  <w:fldChar w:fldCharType="separate"/>
                </w:r>
                <w:r w:rsidR="006826A2" w:rsidRPr="00224ECE">
                  <w:rPr>
                    <w:rStyle w:val="Hyperlink"/>
                    <w:noProof/>
                  </w:rPr>
                  <w:delText>—Psychology</w:delText>
                </w:r>
                <w:r w:rsidR="006826A2">
                  <w:rPr>
                    <w:noProof/>
                    <w:webHidden/>
                  </w:rPr>
                  <w:tab/>
                </w:r>
                <w:r w:rsidR="006826A2">
                  <w:rPr>
                    <w:noProof/>
                    <w:webHidden/>
                  </w:rPr>
                  <w:fldChar w:fldCharType="begin"/>
                </w:r>
                <w:r w:rsidR="006826A2">
                  <w:rPr>
                    <w:noProof/>
                    <w:webHidden/>
                  </w:rPr>
                  <w:delInstrText xml:space="preserve"> PAGEREF _Toc110005266 \h </w:delInstrText>
                </w:r>
                <w:r w:rsidR="006826A2">
                  <w:rPr>
                    <w:noProof/>
                    <w:webHidden/>
                  </w:rPr>
                </w:r>
                <w:r w:rsidR="006826A2">
                  <w:rPr>
                    <w:noProof/>
                    <w:webHidden/>
                  </w:rPr>
                  <w:fldChar w:fldCharType="separate"/>
                </w:r>
                <w:r w:rsidR="00890698">
                  <w:rPr>
                    <w:noProof/>
                    <w:webHidden/>
                  </w:rPr>
                  <w:delText>174</w:delText>
                </w:r>
                <w:r w:rsidR="006826A2">
                  <w:rPr>
                    <w:noProof/>
                    <w:webHidden/>
                  </w:rPr>
                  <w:fldChar w:fldCharType="end"/>
                </w:r>
                <w:r>
                  <w:rPr>
                    <w:noProof/>
                  </w:rPr>
                  <w:fldChar w:fldCharType="end"/>
                </w:r>
              </w:del>
            </w:p>
            <w:p w14:paraId="68124E97" w14:textId="77777777" w:rsidR="006826A2" w:rsidRDefault="003B4409">
              <w:pPr>
                <w:pStyle w:val="TOC4"/>
                <w:rPr>
                  <w:del w:id="270" w:author="Summer 2023 updates" w:date="2024-07-31T13:42:00Z"/>
                  <w:rFonts w:asciiTheme="minorHAnsi" w:hAnsiTheme="minorHAnsi"/>
                  <w:noProof/>
                </w:rPr>
              </w:pPr>
              <w:del w:id="271" w:author="Summer 2023 updates" w:date="2024-07-31T13:42:00Z">
                <w:r>
                  <w:fldChar w:fldCharType="begin"/>
                </w:r>
                <w:r>
                  <w:delInstrText xml:space="preserve"> HYPERLINK \l "</w:delInstrText>
                </w:r>
                <w:r>
                  <w:delInstrText xml:space="preserve">_Toc110005267" </w:delInstrText>
                </w:r>
                <w:r>
                  <w:fldChar w:fldCharType="separate"/>
                </w:r>
                <w:r w:rsidR="006826A2" w:rsidRPr="00224ECE">
                  <w:rPr>
                    <w:rStyle w:val="Hyperlink"/>
                    <w:noProof/>
                  </w:rPr>
                  <w:delText>—Public Relations (Collateral Major)</w:delText>
                </w:r>
                <w:r w:rsidR="006826A2">
                  <w:rPr>
                    <w:noProof/>
                    <w:webHidden/>
                  </w:rPr>
                  <w:tab/>
                </w:r>
                <w:r w:rsidR="006826A2">
                  <w:rPr>
                    <w:noProof/>
                    <w:webHidden/>
                  </w:rPr>
                  <w:fldChar w:fldCharType="begin"/>
                </w:r>
                <w:r w:rsidR="006826A2">
                  <w:rPr>
                    <w:noProof/>
                    <w:webHidden/>
                  </w:rPr>
                  <w:delInstrText xml:space="preserve"> PAGEREF _Toc110005267 \h </w:delInstrText>
                </w:r>
                <w:r w:rsidR="006826A2">
                  <w:rPr>
                    <w:noProof/>
                    <w:webHidden/>
                  </w:rPr>
                </w:r>
                <w:r w:rsidR="006826A2">
                  <w:rPr>
                    <w:noProof/>
                    <w:webHidden/>
                  </w:rPr>
                  <w:fldChar w:fldCharType="separate"/>
                </w:r>
                <w:r w:rsidR="00890698">
                  <w:rPr>
                    <w:noProof/>
                    <w:webHidden/>
                  </w:rPr>
                  <w:delText>177</w:delText>
                </w:r>
                <w:r w:rsidR="006826A2">
                  <w:rPr>
                    <w:noProof/>
                    <w:webHidden/>
                  </w:rPr>
                  <w:fldChar w:fldCharType="end"/>
                </w:r>
                <w:r>
                  <w:rPr>
                    <w:noProof/>
                  </w:rPr>
                  <w:fldChar w:fldCharType="end"/>
                </w:r>
              </w:del>
            </w:p>
            <w:p w14:paraId="215DEDD8" w14:textId="77777777" w:rsidR="006826A2" w:rsidRDefault="003B4409">
              <w:pPr>
                <w:pStyle w:val="TOC4"/>
                <w:rPr>
                  <w:del w:id="272" w:author="Summer 2023 updates" w:date="2024-07-31T13:42:00Z"/>
                  <w:rFonts w:asciiTheme="minorHAnsi" w:hAnsiTheme="minorHAnsi"/>
                  <w:noProof/>
                </w:rPr>
              </w:pPr>
              <w:del w:id="273" w:author="Summer 2023 updates" w:date="2024-07-31T13:42:00Z">
                <w:r>
                  <w:fldChar w:fldCharType="begin"/>
                </w:r>
                <w:r>
                  <w:delInstrText xml:space="preserve"> HYPERLINK \l "_Toc110005268" </w:delInstrText>
                </w:r>
                <w:r>
                  <w:fldChar w:fldCharType="separate"/>
                </w:r>
                <w:r w:rsidR="006826A2" w:rsidRPr="00224ECE">
                  <w:rPr>
                    <w:rStyle w:val="Hyperlink"/>
                    <w:noProof/>
                  </w:rPr>
                  <w:delText>—Religion</w:delText>
                </w:r>
                <w:r w:rsidR="006826A2">
                  <w:rPr>
                    <w:noProof/>
                    <w:webHidden/>
                  </w:rPr>
                  <w:tab/>
                </w:r>
                <w:r w:rsidR="006826A2">
                  <w:rPr>
                    <w:noProof/>
                    <w:webHidden/>
                  </w:rPr>
                  <w:fldChar w:fldCharType="begin"/>
                </w:r>
                <w:r w:rsidR="006826A2">
                  <w:rPr>
                    <w:noProof/>
                    <w:webHidden/>
                  </w:rPr>
                  <w:delInstrText xml:space="preserve"> PAGEREF _Toc110005268 \h </w:delInstrText>
                </w:r>
                <w:r w:rsidR="006826A2">
                  <w:rPr>
                    <w:noProof/>
                    <w:webHidden/>
                  </w:rPr>
                </w:r>
                <w:r w:rsidR="006826A2">
                  <w:rPr>
                    <w:noProof/>
                    <w:webHidden/>
                  </w:rPr>
                  <w:fldChar w:fldCharType="separate"/>
                </w:r>
                <w:r w:rsidR="00890698">
                  <w:rPr>
                    <w:noProof/>
                    <w:webHidden/>
                  </w:rPr>
                  <w:delText>179</w:delText>
                </w:r>
                <w:r w:rsidR="006826A2">
                  <w:rPr>
                    <w:noProof/>
                    <w:webHidden/>
                  </w:rPr>
                  <w:fldChar w:fldCharType="end"/>
                </w:r>
                <w:r>
                  <w:rPr>
                    <w:noProof/>
                  </w:rPr>
                  <w:fldChar w:fldCharType="end"/>
                </w:r>
              </w:del>
            </w:p>
            <w:p w14:paraId="2B7A3C08" w14:textId="77777777" w:rsidR="006826A2" w:rsidRDefault="003B4409">
              <w:pPr>
                <w:pStyle w:val="TOC4"/>
                <w:rPr>
                  <w:del w:id="274" w:author="Summer 2023 updates" w:date="2024-07-31T13:42:00Z"/>
                  <w:rFonts w:asciiTheme="minorHAnsi" w:hAnsiTheme="minorHAnsi"/>
                  <w:noProof/>
                </w:rPr>
              </w:pPr>
              <w:del w:id="275" w:author="Summer 2023 updates" w:date="2024-07-31T13:42:00Z">
                <w:r>
                  <w:fldChar w:fldCharType="begin"/>
                </w:r>
                <w:r>
                  <w:delInstrText xml:space="preserve"> HYPERLINK \l "_Toc110005269" </w:delInstrText>
                </w:r>
                <w:r>
                  <w:fldChar w:fldCharType="separate"/>
                </w:r>
                <w:r w:rsidR="006826A2" w:rsidRPr="00224ECE">
                  <w:rPr>
                    <w:rStyle w:val="Hyperlink"/>
                    <w:noProof/>
                  </w:rPr>
                  <w:delText>—Rhetoric</w:delText>
                </w:r>
                <w:r w:rsidR="006826A2">
                  <w:rPr>
                    <w:noProof/>
                    <w:webHidden/>
                  </w:rPr>
                  <w:tab/>
                </w:r>
                <w:r w:rsidR="006826A2">
                  <w:rPr>
                    <w:noProof/>
                    <w:webHidden/>
                  </w:rPr>
                  <w:fldChar w:fldCharType="begin"/>
                </w:r>
                <w:r w:rsidR="006826A2">
                  <w:rPr>
                    <w:noProof/>
                    <w:webHidden/>
                  </w:rPr>
                  <w:delInstrText xml:space="preserve"> PAGEREF _Toc110005269 \h </w:delInstrText>
                </w:r>
                <w:r w:rsidR="006826A2">
                  <w:rPr>
                    <w:noProof/>
                    <w:webHidden/>
                  </w:rPr>
                </w:r>
                <w:r w:rsidR="006826A2">
                  <w:rPr>
                    <w:noProof/>
                    <w:webHidden/>
                  </w:rPr>
                  <w:fldChar w:fldCharType="separate"/>
                </w:r>
                <w:r w:rsidR="00890698">
                  <w:rPr>
                    <w:noProof/>
                    <w:webHidden/>
                  </w:rPr>
                  <w:delText>182</w:delText>
                </w:r>
                <w:r w:rsidR="006826A2">
                  <w:rPr>
                    <w:noProof/>
                    <w:webHidden/>
                  </w:rPr>
                  <w:fldChar w:fldCharType="end"/>
                </w:r>
                <w:r>
                  <w:rPr>
                    <w:noProof/>
                  </w:rPr>
                  <w:fldChar w:fldCharType="end"/>
                </w:r>
              </w:del>
            </w:p>
            <w:p w14:paraId="0B5DBA1A" w14:textId="77777777" w:rsidR="006826A2" w:rsidRDefault="003B4409">
              <w:pPr>
                <w:pStyle w:val="TOC4"/>
                <w:rPr>
                  <w:del w:id="276" w:author="Summer 2023 updates" w:date="2024-07-31T13:42:00Z"/>
                  <w:rFonts w:asciiTheme="minorHAnsi" w:hAnsiTheme="minorHAnsi"/>
                  <w:noProof/>
                </w:rPr>
              </w:pPr>
              <w:del w:id="277" w:author="Summer 2023 updates" w:date="2024-07-31T13:42:00Z">
                <w:r>
                  <w:fldChar w:fldCharType="begin"/>
                </w:r>
                <w:r>
                  <w:delInstrText xml:space="preserve"> HYPERLINK \l "_Toc110005270" </w:delInstrText>
                </w:r>
                <w:r>
                  <w:fldChar w:fldCharType="separate"/>
                </w:r>
                <w:r w:rsidR="006826A2" w:rsidRPr="00224ECE">
                  <w:rPr>
                    <w:rStyle w:val="Hyperlink"/>
                    <w:rFonts w:cs="Times New Roman"/>
                    <w:noProof/>
                  </w:rPr>
                  <w:delText>—Writing</w:delText>
                </w:r>
                <w:r w:rsidR="006826A2">
                  <w:rPr>
                    <w:noProof/>
                    <w:webHidden/>
                  </w:rPr>
                  <w:tab/>
                </w:r>
                <w:r w:rsidR="006826A2">
                  <w:rPr>
                    <w:noProof/>
                    <w:webHidden/>
                  </w:rPr>
                  <w:fldChar w:fldCharType="begin"/>
                </w:r>
                <w:r w:rsidR="006826A2">
                  <w:rPr>
                    <w:noProof/>
                    <w:webHidden/>
                  </w:rPr>
                  <w:delInstrText xml:space="preserve"> PAGEREF _Toc110005270 \h </w:delInstrText>
                </w:r>
                <w:r w:rsidR="006826A2">
                  <w:rPr>
                    <w:noProof/>
                    <w:webHidden/>
                  </w:rPr>
                </w:r>
                <w:r w:rsidR="006826A2">
                  <w:rPr>
                    <w:noProof/>
                    <w:webHidden/>
                  </w:rPr>
                  <w:fldChar w:fldCharType="separate"/>
                </w:r>
                <w:r w:rsidR="00890698">
                  <w:rPr>
                    <w:noProof/>
                    <w:webHidden/>
                  </w:rPr>
                  <w:delText>182</w:delText>
                </w:r>
                <w:r w:rsidR="006826A2">
                  <w:rPr>
                    <w:noProof/>
                    <w:webHidden/>
                  </w:rPr>
                  <w:fldChar w:fldCharType="end"/>
                </w:r>
                <w:r>
                  <w:rPr>
                    <w:noProof/>
                  </w:rPr>
                  <w:fldChar w:fldCharType="end"/>
                </w:r>
              </w:del>
            </w:p>
            <w:p w14:paraId="25B93DF4" w14:textId="77777777" w:rsidR="006826A2" w:rsidRDefault="003B4409">
              <w:pPr>
                <w:pStyle w:val="TOC4"/>
                <w:rPr>
                  <w:del w:id="278" w:author="Summer 2023 updates" w:date="2024-07-31T13:42:00Z"/>
                  <w:rFonts w:asciiTheme="minorHAnsi" w:hAnsiTheme="minorHAnsi"/>
                  <w:noProof/>
                </w:rPr>
              </w:pPr>
              <w:del w:id="279" w:author="Summer 2023 updates" w:date="2024-07-31T13:42:00Z">
                <w:r>
                  <w:fldChar w:fldCharType="begin"/>
                </w:r>
                <w:r>
                  <w:delInstrText xml:space="preserve"> HYPERLINK \l "_Toc110005271" </w:delInstrText>
                </w:r>
                <w:r>
                  <w:fldChar w:fldCharType="separate"/>
                </w:r>
                <w:r w:rsidR="006826A2" w:rsidRPr="00224ECE">
                  <w:rPr>
                    <w:rStyle w:val="Hyperlink"/>
                    <w:noProof/>
                  </w:rPr>
                  <w:delText>—Secondary Education (Minor Only)</w:delText>
                </w:r>
                <w:r w:rsidR="006826A2">
                  <w:rPr>
                    <w:noProof/>
                    <w:webHidden/>
                  </w:rPr>
                  <w:tab/>
                </w:r>
                <w:r w:rsidR="006826A2">
                  <w:rPr>
                    <w:noProof/>
                    <w:webHidden/>
                  </w:rPr>
                  <w:fldChar w:fldCharType="begin"/>
                </w:r>
                <w:r w:rsidR="006826A2">
                  <w:rPr>
                    <w:noProof/>
                    <w:webHidden/>
                  </w:rPr>
                  <w:delInstrText xml:space="preserve"> PAGEREF _Toc110005271 \h </w:delInstrText>
                </w:r>
                <w:r w:rsidR="006826A2">
                  <w:rPr>
                    <w:noProof/>
                    <w:webHidden/>
                  </w:rPr>
                </w:r>
                <w:r w:rsidR="006826A2">
                  <w:rPr>
                    <w:noProof/>
                    <w:webHidden/>
                  </w:rPr>
                  <w:fldChar w:fldCharType="separate"/>
                </w:r>
                <w:r w:rsidR="00890698">
                  <w:rPr>
                    <w:noProof/>
                    <w:webHidden/>
                  </w:rPr>
                  <w:delText>186</w:delText>
                </w:r>
                <w:r w:rsidR="006826A2">
                  <w:rPr>
                    <w:noProof/>
                    <w:webHidden/>
                  </w:rPr>
                  <w:fldChar w:fldCharType="end"/>
                </w:r>
                <w:r>
                  <w:rPr>
                    <w:noProof/>
                  </w:rPr>
                  <w:fldChar w:fldCharType="end"/>
                </w:r>
              </w:del>
            </w:p>
            <w:p w14:paraId="4E8A908F" w14:textId="77777777" w:rsidR="006826A2" w:rsidRDefault="003B4409">
              <w:pPr>
                <w:pStyle w:val="TOC4"/>
                <w:rPr>
                  <w:del w:id="280" w:author="Summer 2023 updates" w:date="2024-07-31T13:42:00Z"/>
                  <w:rFonts w:asciiTheme="minorHAnsi" w:hAnsiTheme="minorHAnsi"/>
                  <w:noProof/>
                </w:rPr>
              </w:pPr>
              <w:del w:id="281" w:author="Summer 2023 updates" w:date="2024-07-31T13:42:00Z">
                <w:r>
                  <w:fldChar w:fldCharType="begin"/>
                </w:r>
                <w:r>
                  <w:delInstrText xml:space="preserve"> HYPERLINK \l "_Toc110005</w:delInstrText>
                </w:r>
                <w:r>
                  <w:delInstrText xml:space="preserve">272" </w:delInstrText>
                </w:r>
                <w:r>
                  <w:fldChar w:fldCharType="separate"/>
                </w:r>
                <w:r w:rsidR="006826A2" w:rsidRPr="00224ECE">
                  <w:rPr>
                    <w:rStyle w:val="Hyperlink"/>
                    <w:noProof/>
                  </w:rPr>
                  <w:delText>—Social &amp; Criminal Justice</w:delText>
                </w:r>
                <w:r w:rsidR="006826A2">
                  <w:rPr>
                    <w:noProof/>
                    <w:webHidden/>
                  </w:rPr>
                  <w:tab/>
                </w:r>
                <w:r w:rsidR="006826A2">
                  <w:rPr>
                    <w:noProof/>
                    <w:webHidden/>
                  </w:rPr>
                  <w:fldChar w:fldCharType="begin"/>
                </w:r>
                <w:r w:rsidR="006826A2">
                  <w:rPr>
                    <w:noProof/>
                    <w:webHidden/>
                  </w:rPr>
                  <w:delInstrText xml:space="preserve"> PAGEREF _Toc110005272 \h </w:delInstrText>
                </w:r>
                <w:r w:rsidR="006826A2">
                  <w:rPr>
                    <w:noProof/>
                    <w:webHidden/>
                  </w:rPr>
                </w:r>
                <w:r w:rsidR="006826A2">
                  <w:rPr>
                    <w:noProof/>
                    <w:webHidden/>
                  </w:rPr>
                  <w:fldChar w:fldCharType="separate"/>
                </w:r>
                <w:r w:rsidR="00890698">
                  <w:rPr>
                    <w:noProof/>
                    <w:webHidden/>
                  </w:rPr>
                  <w:delText>186</w:delText>
                </w:r>
                <w:r w:rsidR="006826A2">
                  <w:rPr>
                    <w:noProof/>
                    <w:webHidden/>
                  </w:rPr>
                  <w:fldChar w:fldCharType="end"/>
                </w:r>
                <w:r>
                  <w:rPr>
                    <w:noProof/>
                  </w:rPr>
                  <w:fldChar w:fldCharType="end"/>
                </w:r>
              </w:del>
            </w:p>
            <w:p w14:paraId="34D88C66" w14:textId="77777777" w:rsidR="006826A2" w:rsidRDefault="003B4409">
              <w:pPr>
                <w:pStyle w:val="TOC4"/>
                <w:rPr>
                  <w:del w:id="282" w:author="Summer 2023 updates" w:date="2024-07-31T13:42:00Z"/>
                  <w:rFonts w:asciiTheme="minorHAnsi" w:hAnsiTheme="minorHAnsi"/>
                  <w:noProof/>
                </w:rPr>
              </w:pPr>
              <w:del w:id="283" w:author="Summer 2023 updates" w:date="2024-07-31T13:42:00Z">
                <w:r>
                  <w:fldChar w:fldCharType="begin"/>
                </w:r>
                <w:r>
                  <w:delInstrText xml:space="preserve"> HYPERLINK \l "_Toc110005273" </w:delInstrText>
                </w:r>
                <w:r>
                  <w:fldChar w:fldCharType="separate"/>
                </w:r>
                <w:r w:rsidR="006826A2" w:rsidRPr="00224ECE">
                  <w:rPr>
                    <w:rStyle w:val="Hyperlink"/>
                    <w:noProof/>
                  </w:rPr>
                  <w:delText>—Sociology</w:delText>
                </w:r>
                <w:r w:rsidR="006826A2">
                  <w:rPr>
                    <w:noProof/>
                    <w:webHidden/>
                  </w:rPr>
                  <w:tab/>
                </w:r>
                <w:r w:rsidR="006826A2">
                  <w:rPr>
                    <w:noProof/>
                    <w:webHidden/>
                  </w:rPr>
                  <w:fldChar w:fldCharType="begin"/>
                </w:r>
                <w:r w:rsidR="006826A2">
                  <w:rPr>
                    <w:noProof/>
                    <w:webHidden/>
                  </w:rPr>
                  <w:delInstrText xml:space="preserve"> PAGEREF _Toc110005273 \h </w:delInstrText>
                </w:r>
                <w:r w:rsidR="006826A2">
                  <w:rPr>
                    <w:noProof/>
                    <w:webHidden/>
                  </w:rPr>
                </w:r>
                <w:r w:rsidR="006826A2">
                  <w:rPr>
                    <w:noProof/>
                    <w:webHidden/>
                  </w:rPr>
                  <w:fldChar w:fldCharType="separate"/>
                </w:r>
                <w:r w:rsidR="00890698">
                  <w:rPr>
                    <w:noProof/>
                    <w:webHidden/>
                  </w:rPr>
                  <w:delText>188</w:delText>
                </w:r>
                <w:r w:rsidR="006826A2">
                  <w:rPr>
                    <w:noProof/>
                    <w:webHidden/>
                  </w:rPr>
                  <w:fldChar w:fldCharType="end"/>
                </w:r>
                <w:r>
                  <w:rPr>
                    <w:noProof/>
                  </w:rPr>
                  <w:fldChar w:fldCharType="end"/>
                </w:r>
              </w:del>
            </w:p>
            <w:p w14:paraId="728F05B6" w14:textId="77777777" w:rsidR="006826A2" w:rsidRDefault="003B4409">
              <w:pPr>
                <w:pStyle w:val="TOC4"/>
                <w:rPr>
                  <w:del w:id="284" w:author="Summer 2023 updates" w:date="2024-07-31T13:42:00Z"/>
                  <w:rFonts w:asciiTheme="minorHAnsi" w:hAnsiTheme="minorHAnsi"/>
                  <w:noProof/>
                </w:rPr>
              </w:pPr>
              <w:del w:id="285" w:author="Summer 2023 updates" w:date="2024-07-31T13:42:00Z">
                <w:r>
                  <w:fldChar w:fldCharType="begin"/>
                </w:r>
                <w:r>
                  <w:delInstrText xml:space="preserve"> HYPERLINK \l "_Toc110005274" </w:delInstrText>
                </w:r>
                <w:r>
                  <w:fldChar w:fldCharType="separate"/>
                </w:r>
                <w:r w:rsidR="006826A2" w:rsidRPr="00224ECE">
                  <w:rPr>
                    <w:rStyle w:val="Hyperlink"/>
                    <w:noProof/>
                  </w:rPr>
                  <w:delText>—Spanish / Spanish Studies</w:delText>
                </w:r>
                <w:r w:rsidR="006826A2">
                  <w:rPr>
                    <w:noProof/>
                    <w:webHidden/>
                  </w:rPr>
                  <w:tab/>
                </w:r>
                <w:r w:rsidR="006826A2">
                  <w:rPr>
                    <w:noProof/>
                    <w:webHidden/>
                  </w:rPr>
                  <w:fldChar w:fldCharType="begin"/>
                </w:r>
                <w:r w:rsidR="006826A2">
                  <w:rPr>
                    <w:noProof/>
                    <w:webHidden/>
                  </w:rPr>
                  <w:delInstrText xml:space="preserve"> PAGEREF _Toc110005274 \h </w:delInstrText>
                </w:r>
                <w:r w:rsidR="006826A2">
                  <w:rPr>
                    <w:noProof/>
                    <w:webHidden/>
                  </w:rPr>
                </w:r>
                <w:r w:rsidR="006826A2">
                  <w:rPr>
                    <w:noProof/>
                    <w:webHidden/>
                  </w:rPr>
                  <w:fldChar w:fldCharType="separate"/>
                </w:r>
                <w:r w:rsidR="00890698">
                  <w:rPr>
                    <w:noProof/>
                    <w:webHidden/>
                  </w:rPr>
                  <w:delText>191</w:delText>
                </w:r>
                <w:r w:rsidR="006826A2">
                  <w:rPr>
                    <w:noProof/>
                    <w:webHidden/>
                  </w:rPr>
                  <w:fldChar w:fldCharType="end"/>
                </w:r>
                <w:r>
                  <w:rPr>
                    <w:noProof/>
                  </w:rPr>
                  <w:fldChar w:fldCharType="end"/>
                </w:r>
              </w:del>
            </w:p>
            <w:p w14:paraId="73DAFD17" w14:textId="77777777" w:rsidR="006826A2" w:rsidRDefault="003B4409">
              <w:pPr>
                <w:pStyle w:val="TOC4"/>
                <w:rPr>
                  <w:del w:id="286" w:author="Summer 2023 updates" w:date="2024-07-31T13:42:00Z"/>
                  <w:rFonts w:asciiTheme="minorHAnsi" w:hAnsiTheme="minorHAnsi"/>
                  <w:noProof/>
                </w:rPr>
              </w:pPr>
              <w:del w:id="287" w:author="Summer 2023 updates" w:date="2024-07-31T13:42:00Z">
                <w:r>
                  <w:fldChar w:fldCharType="begin"/>
                </w:r>
                <w:r>
                  <w:delInstrText xml:space="preserve"> HYPERLINK \l "_Toc110005275" </w:delInstrText>
                </w:r>
                <w:r>
                  <w:fldChar w:fldCharType="separate"/>
                </w:r>
                <w:r w:rsidR="006826A2" w:rsidRPr="00224ECE">
                  <w:rPr>
                    <w:rStyle w:val="Hyperlink"/>
                    <w:noProof/>
                  </w:rPr>
                  <w:delText xml:space="preserve">—Sports Management </w:delText>
                </w:r>
                <w:r w:rsidR="006826A2" w:rsidRPr="00224ECE">
                  <w:rPr>
                    <w:rStyle w:val="Hyperlink"/>
                    <w:rFonts w:eastAsiaTheme="minorHAnsi"/>
                    <w:bCs/>
                    <w:noProof/>
                  </w:rPr>
                  <w:delText>(Courses Only)</w:delText>
                </w:r>
                <w:r w:rsidR="006826A2">
                  <w:rPr>
                    <w:noProof/>
                    <w:webHidden/>
                  </w:rPr>
                  <w:tab/>
                </w:r>
                <w:r w:rsidR="006826A2">
                  <w:rPr>
                    <w:noProof/>
                    <w:webHidden/>
                  </w:rPr>
                  <w:fldChar w:fldCharType="begin"/>
                </w:r>
                <w:r w:rsidR="006826A2">
                  <w:rPr>
                    <w:noProof/>
                    <w:webHidden/>
                  </w:rPr>
                  <w:delInstrText xml:space="preserve"> PAGEREF _Toc110005275 \h </w:delInstrText>
                </w:r>
                <w:r w:rsidR="006826A2">
                  <w:rPr>
                    <w:noProof/>
                    <w:webHidden/>
                  </w:rPr>
                </w:r>
                <w:r w:rsidR="006826A2">
                  <w:rPr>
                    <w:noProof/>
                    <w:webHidden/>
                  </w:rPr>
                  <w:fldChar w:fldCharType="separate"/>
                </w:r>
                <w:r w:rsidR="00890698">
                  <w:rPr>
                    <w:noProof/>
                    <w:webHidden/>
                  </w:rPr>
                  <w:delText>195</w:delText>
                </w:r>
                <w:r w:rsidR="006826A2">
                  <w:rPr>
                    <w:noProof/>
                    <w:webHidden/>
                  </w:rPr>
                  <w:fldChar w:fldCharType="end"/>
                </w:r>
                <w:r>
                  <w:rPr>
                    <w:noProof/>
                  </w:rPr>
                  <w:fldChar w:fldCharType="end"/>
                </w:r>
              </w:del>
            </w:p>
            <w:p w14:paraId="332C63CD" w14:textId="77777777" w:rsidR="006826A2" w:rsidRDefault="003B4409">
              <w:pPr>
                <w:pStyle w:val="TOC4"/>
                <w:rPr>
                  <w:del w:id="288" w:author="Summer 2023 updates" w:date="2024-07-31T13:42:00Z"/>
                  <w:rFonts w:asciiTheme="minorHAnsi" w:hAnsiTheme="minorHAnsi"/>
                  <w:noProof/>
                </w:rPr>
              </w:pPr>
              <w:del w:id="289" w:author="Summer 2023 updates" w:date="2024-07-31T13:42:00Z">
                <w:r>
                  <w:fldChar w:fldCharType="begin"/>
                </w:r>
                <w:r>
                  <w:delInstrText xml:space="preserve"> HYPERLINK \l "_Toc110005</w:delInstrText>
                </w:r>
                <w:r>
                  <w:delInstrText xml:space="preserve">276" </w:delInstrText>
                </w:r>
                <w:r>
                  <w:fldChar w:fldCharType="separate"/>
                </w:r>
                <w:r w:rsidR="006826A2" w:rsidRPr="00224ECE">
                  <w:rPr>
                    <w:rStyle w:val="Hyperlink"/>
                    <w:noProof/>
                  </w:rPr>
                  <w:delText>—Statistics (Courses Only)</w:delText>
                </w:r>
                <w:r w:rsidR="006826A2">
                  <w:rPr>
                    <w:noProof/>
                    <w:webHidden/>
                  </w:rPr>
                  <w:tab/>
                </w:r>
                <w:r w:rsidR="006826A2">
                  <w:rPr>
                    <w:noProof/>
                    <w:webHidden/>
                  </w:rPr>
                  <w:fldChar w:fldCharType="begin"/>
                </w:r>
                <w:r w:rsidR="006826A2">
                  <w:rPr>
                    <w:noProof/>
                    <w:webHidden/>
                  </w:rPr>
                  <w:delInstrText xml:space="preserve"> PAGEREF _Toc110005276 \h </w:delInstrText>
                </w:r>
                <w:r w:rsidR="006826A2">
                  <w:rPr>
                    <w:noProof/>
                    <w:webHidden/>
                  </w:rPr>
                </w:r>
                <w:r w:rsidR="006826A2">
                  <w:rPr>
                    <w:noProof/>
                    <w:webHidden/>
                  </w:rPr>
                  <w:fldChar w:fldCharType="separate"/>
                </w:r>
                <w:r w:rsidR="00890698">
                  <w:rPr>
                    <w:noProof/>
                    <w:webHidden/>
                  </w:rPr>
                  <w:delText>195</w:delText>
                </w:r>
                <w:r w:rsidR="006826A2">
                  <w:rPr>
                    <w:noProof/>
                    <w:webHidden/>
                  </w:rPr>
                  <w:fldChar w:fldCharType="end"/>
                </w:r>
                <w:r>
                  <w:rPr>
                    <w:noProof/>
                  </w:rPr>
                  <w:fldChar w:fldCharType="end"/>
                </w:r>
              </w:del>
            </w:p>
            <w:p w14:paraId="48FD8078" w14:textId="77777777" w:rsidR="006826A2" w:rsidRDefault="003B4409">
              <w:pPr>
                <w:pStyle w:val="TOC4"/>
                <w:rPr>
                  <w:del w:id="290" w:author="Summer 2023 updates" w:date="2024-07-31T13:42:00Z"/>
                  <w:rFonts w:asciiTheme="minorHAnsi" w:hAnsiTheme="minorHAnsi"/>
                  <w:noProof/>
                </w:rPr>
              </w:pPr>
              <w:del w:id="291" w:author="Summer 2023 updates" w:date="2024-07-31T13:42:00Z">
                <w:r>
                  <w:fldChar w:fldCharType="begin"/>
                </w:r>
                <w:r>
                  <w:delInstrText xml:space="preserve"> HYPERLINK \l "_Toc110005277" </w:delInstrText>
                </w:r>
                <w:r>
                  <w:fldChar w:fldCharType="separate"/>
                </w:r>
                <w:r w:rsidR="006826A2" w:rsidRPr="00224ECE">
                  <w:rPr>
                    <w:rStyle w:val="Hyperlink"/>
                    <w:noProof/>
                  </w:rPr>
                  <w:delText>—Theatre Arts</w:delText>
                </w:r>
                <w:r w:rsidR="006826A2">
                  <w:rPr>
                    <w:noProof/>
                    <w:webHidden/>
                  </w:rPr>
                  <w:tab/>
                </w:r>
                <w:r w:rsidR="006826A2">
                  <w:rPr>
                    <w:noProof/>
                    <w:webHidden/>
                  </w:rPr>
                  <w:fldChar w:fldCharType="begin"/>
                </w:r>
                <w:r w:rsidR="006826A2">
                  <w:rPr>
                    <w:noProof/>
                    <w:webHidden/>
                  </w:rPr>
                  <w:delInstrText xml:space="preserve"> PAGEREF _Toc110005277 \h </w:delInstrText>
                </w:r>
                <w:r w:rsidR="006826A2">
                  <w:rPr>
                    <w:noProof/>
                    <w:webHidden/>
                  </w:rPr>
                </w:r>
                <w:r w:rsidR="006826A2">
                  <w:rPr>
                    <w:noProof/>
                    <w:webHidden/>
                  </w:rPr>
                  <w:fldChar w:fldCharType="separate"/>
                </w:r>
                <w:r w:rsidR="00890698">
                  <w:rPr>
                    <w:noProof/>
                    <w:webHidden/>
                  </w:rPr>
                  <w:delText>196</w:delText>
                </w:r>
                <w:r w:rsidR="006826A2">
                  <w:rPr>
                    <w:noProof/>
                    <w:webHidden/>
                  </w:rPr>
                  <w:fldChar w:fldCharType="end"/>
                </w:r>
                <w:r>
                  <w:rPr>
                    <w:noProof/>
                  </w:rPr>
                  <w:fldChar w:fldCharType="end"/>
                </w:r>
              </w:del>
            </w:p>
            <w:p w14:paraId="403662FF" w14:textId="77777777" w:rsidR="006826A2" w:rsidRDefault="003B4409">
              <w:pPr>
                <w:pStyle w:val="TOC4"/>
                <w:rPr>
                  <w:del w:id="292" w:author="Summer 2023 updates" w:date="2024-07-31T13:42:00Z"/>
                  <w:rFonts w:asciiTheme="minorHAnsi" w:hAnsiTheme="minorHAnsi"/>
                  <w:noProof/>
                </w:rPr>
              </w:pPr>
              <w:del w:id="293" w:author="Summer 2023 updates" w:date="2024-07-31T13:42:00Z">
                <w:r>
                  <w:fldChar w:fldCharType="begin"/>
                </w:r>
                <w:r>
                  <w:delInstrText xml:space="preserve"> HYPERLINK \l "_Toc110005278" </w:delInstrText>
                </w:r>
                <w:r>
                  <w:fldChar w:fldCharType="separate"/>
                </w:r>
                <w:r w:rsidR="006826A2" w:rsidRPr="00224ECE">
                  <w:rPr>
                    <w:rStyle w:val="Hyperlink"/>
                    <w:noProof/>
                  </w:rPr>
                  <w:delText>—Workshops (Courses Only)</w:delText>
                </w:r>
                <w:r w:rsidR="006826A2">
                  <w:rPr>
                    <w:noProof/>
                    <w:webHidden/>
                  </w:rPr>
                  <w:tab/>
                </w:r>
                <w:r w:rsidR="006826A2">
                  <w:rPr>
                    <w:noProof/>
                    <w:webHidden/>
                  </w:rPr>
                  <w:fldChar w:fldCharType="begin"/>
                </w:r>
                <w:r w:rsidR="006826A2">
                  <w:rPr>
                    <w:noProof/>
                    <w:webHidden/>
                  </w:rPr>
                  <w:delInstrText xml:space="preserve"> PAGEREF _Toc110005278 \h </w:delInstrText>
                </w:r>
                <w:r w:rsidR="006826A2">
                  <w:rPr>
                    <w:noProof/>
                    <w:webHidden/>
                  </w:rPr>
                </w:r>
                <w:r w:rsidR="006826A2">
                  <w:rPr>
                    <w:noProof/>
                    <w:webHidden/>
                  </w:rPr>
                  <w:fldChar w:fldCharType="separate"/>
                </w:r>
                <w:r w:rsidR="00890698">
                  <w:rPr>
                    <w:noProof/>
                    <w:webHidden/>
                  </w:rPr>
                  <w:delText>201</w:delText>
                </w:r>
                <w:r w:rsidR="006826A2">
                  <w:rPr>
                    <w:noProof/>
                    <w:webHidden/>
                  </w:rPr>
                  <w:fldChar w:fldCharType="end"/>
                </w:r>
                <w:r>
                  <w:rPr>
                    <w:noProof/>
                  </w:rPr>
                  <w:fldChar w:fldCharType="end"/>
                </w:r>
              </w:del>
            </w:p>
            <w:p w14:paraId="01809D98" w14:textId="77777777" w:rsidR="006826A2" w:rsidRDefault="003B4409">
              <w:pPr>
                <w:pStyle w:val="TOC4"/>
                <w:rPr>
                  <w:del w:id="294" w:author="Summer 2023 updates" w:date="2024-07-31T13:42:00Z"/>
                  <w:rFonts w:asciiTheme="minorHAnsi" w:hAnsiTheme="minorHAnsi"/>
                  <w:noProof/>
                </w:rPr>
              </w:pPr>
              <w:del w:id="295" w:author="Summer 2023 updates" w:date="2024-07-31T13:42:00Z">
                <w:r>
                  <w:fldChar w:fldCharType="begin"/>
                </w:r>
                <w:r>
                  <w:delInstrText xml:space="preserve"> HYPERLINK \l "_Toc110005279" </w:delInstrText>
                </w:r>
                <w:r>
                  <w:fldChar w:fldCharType="separate"/>
                </w:r>
                <w:r w:rsidR="006826A2" w:rsidRPr="00224ECE">
                  <w:rPr>
                    <w:rStyle w:val="Hyperlink"/>
                    <w:rFonts w:cs="Times New Roman"/>
                    <w:noProof/>
                  </w:rPr>
                  <w:delText>—</w:delText>
                </w:r>
                <w:r w:rsidR="006826A2" w:rsidRPr="00224ECE">
                  <w:rPr>
                    <w:rStyle w:val="Hyperlink"/>
                    <w:noProof/>
                  </w:rPr>
                  <w:delText>Writing</w:delText>
                </w:r>
                <w:r w:rsidR="006826A2">
                  <w:rPr>
                    <w:noProof/>
                    <w:webHidden/>
                  </w:rPr>
                  <w:tab/>
                </w:r>
                <w:r w:rsidR="006826A2">
                  <w:rPr>
                    <w:noProof/>
                    <w:webHidden/>
                  </w:rPr>
                  <w:fldChar w:fldCharType="begin"/>
                </w:r>
                <w:r w:rsidR="006826A2">
                  <w:rPr>
                    <w:noProof/>
                    <w:webHidden/>
                  </w:rPr>
                  <w:delInstrText xml:space="preserve"> PAGEREF _Toc110005279 \h </w:delInstrText>
                </w:r>
                <w:r w:rsidR="006826A2">
                  <w:rPr>
                    <w:noProof/>
                    <w:webHidden/>
                  </w:rPr>
                </w:r>
                <w:r w:rsidR="006826A2">
                  <w:rPr>
                    <w:noProof/>
                    <w:webHidden/>
                  </w:rPr>
                  <w:fldChar w:fldCharType="separate"/>
                </w:r>
                <w:r w:rsidR="00890698">
                  <w:rPr>
                    <w:noProof/>
                    <w:webHidden/>
                  </w:rPr>
                  <w:delText>202</w:delText>
                </w:r>
                <w:r w:rsidR="006826A2">
                  <w:rPr>
                    <w:noProof/>
                    <w:webHidden/>
                  </w:rPr>
                  <w:fldChar w:fldCharType="end"/>
                </w:r>
                <w:r>
                  <w:rPr>
                    <w:noProof/>
                  </w:rPr>
                  <w:fldChar w:fldCharType="end"/>
                </w:r>
              </w:del>
            </w:p>
            <w:p w14:paraId="3E2A723D" w14:textId="77777777" w:rsidR="006826A2" w:rsidRDefault="003B4409">
              <w:pPr>
                <w:pStyle w:val="TOC3"/>
                <w:rPr>
                  <w:del w:id="296" w:author="Summer 2023 updates" w:date="2024-07-31T13:42:00Z"/>
                  <w:rFonts w:asciiTheme="minorHAnsi" w:hAnsiTheme="minorHAnsi" w:cstheme="minorBidi"/>
                  <w:bCs w:val="0"/>
                  <w:lang w:bidi="ar-SA"/>
                </w:rPr>
              </w:pPr>
              <w:del w:id="297" w:author="Summer 2023 updates" w:date="2024-07-31T13:42:00Z">
                <w:r>
                  <w:fldChar w:fldCharType="begin"/>
                </w:r>
                <w:r>
                  <w:delInstrText xml:space="preserve"> HYPERLINK \l "_Toc110005280" </w:delInstrText>
                </w:r>
                <w:r>
                  <w:fldChar w:fldCharType="separate"/>
                </w:r>
                <w:r w:rsidR="006826A2" w:rsidRPr="00224ECE">
                  <w:rPr>
                    <w:rStyle w:val="Hyperlink"/>
                  </w:rPr>
                  <w:delText>RESERVE OFFICER TRAINING CORPS</w:delText>
                </w:r>
                <w:r w:rsidR="006826A2">
                  <w:rPr>
                    <w:webHidden/>
                  </w:rPr>
                  <w:tab/>
                </w:r>
                <w:r w:rsidR="006826A2">
                  <w:rPr>
                    <w:webHidden/>
                  </w:rPr>
                  <w:fldChar w:fldCharType="begin"/>
                </w:r>
                <w:r w:rsidR="006826A2">
                  <w:rPr>
                    <w:webHidden/>
                  </w:rPr>
                  <w:delInstrText xml:space="preserve"> PAGEREF _Toc110005280 \h </w:delInstrText>
                </w:r>
                <w:r w:rsidR="006826A2">
                  <w:rPr>
                    <w:webHidden/>
                  </w:rPr>
                </w:r>
                <w:r w:rsidR="006826A2">
                  <w:rPr>
                    <w:webHidden/>
                  </w:rPr>
                  <w:fldChar w:fldCharType="separate"/>
                </w:r>
                <w:r w:rsidR="00890698">
                  <w:rPr>
                    <w:webHidden/>
                  </w:rPr>
                  <w:delText>203</w:delText>
                </w:r>
                <w:r w:rsidR="006826A2">
                  <w:rPr>
                    <w:webHidden/>
                  </w:rPr>
                  <w:fldChar w:fldCharType="end"/>
                </w:r>
                <w:r>
                  <w:fldChar w:fldCharType="end"/>
                </w:r>
              </w:del>
            </w:p>
            <w:p w14:paraId="7D6D5377" w14:textId="77777777" w:rsidR="006826A2" w:rsidRDefault="003B4409">
              <w:pPr>
                <w:pStyle w:val="TOC4"/>
                <w:rPr>
                  <w:del w:id="298" w:author="Summer 2023 updates" w:date="2024-07-31T13:42:00Z"/>
                  <w:rFonts w:asciiTheme="minorHAnsi" w:hAnsiTheme="minorHAnsi"/>
                  <w:noProof/>
                </w:rPr>
              </w:pPr>
              <w:del w:id="299" w:author="Summer 2023 updates" w:date="2024-07-31T13:42:00Z">
                <w:r>
                  <w:fldChar w:fldCharType="begin"/>
                </w:r>
                <w:r>
                  <w:delInstrText xml:space="preserve"> HYPERLINK \l "_Toc11000528</w:delInstrText>
                </w:r>
                <w:r>
                  <w:delInstrText xml:space="preserve">1" </w:delInstrText>
                </w:r>
                <w:r>
                  <w:fldChar w:fldCharType="separate"/>
                </w:r>
                <w:r w:rsidR="006826A2" w:rsidRPr="00224ECE">
                  <w:rPr>
                    <w:rStyle w:val="Hyperlink"/>
                    <w:noProof/>
                  </w:rPr>
                  <w:delText>—Aerospace Studies</w:delText>
                </w:r>
                <w:r w:rsidR="006826A2">
                  <w:rPr>
                    <w:noProof/>
                    <w:webHidden/>
                  </w:rPr>
                  <w:tab/>
                </w:r>
                <w:r w:rsidR="006826A2">
                  <w:rPr>
                    <w:noProof/>
                    <w:webHidden/>
                  </w:rPr>
                  <w:fldChar w:fldCharType="begin"/>
                </w:r>
                <w:r w:rsidR="006826A2">
                  <w:rPr>
                    <w:noProof/>
                    <w:webHidden/>
                  </w:rPr>
                  <w:delInstrText xml:space="preserve"> PAGEREF _Toc110005281 \h </w:delInstrText>
                </w:r>
                <w:r w:rsidR="006826A2">
                  <w:rPr>
                    <w:noProof/>
                    <w:webHidden/>
                  </w:rPr>
                </w:r>
                <w:r w:rsidR="006826A2">
                  <w:rPr>
                    <w:noProof/>
                    <w:webHidden/>
                  </w:rPr>
                  <w:fldChar w:fldCharType="separate"/>
                </w:r>
                <w:r w:rsidR="00890698">
                  <w:rPr>
                    <w:noProof/>
                    <w:webHidden/>
                  </w:rPr>
                  <w:delText>203</w:delText>
                </w:r>
                <w:r w:rsidR="006826A2">
                  <w:rPr>
                    <w:noProof/>
                    <w:webHidden/>
                  </w:rPr>
                  <w:fldChar w:fldCharType="end"/>
                </w:r>
                <w:r>
                  <w:rPr>
                    <w:noProof/>
                  </w:rPr>
                  <w:fldChar w:fldCharType="end"/>
                </w:r>
              </w:del>
            </w:p>
            <w:p w14:paraId="66280892" w14:textId="77777777" w:rsidR="006826A2" w:rsidRDefault="003B4409">
              <w:pPr>
                <w:pStyle w:val="TOC4"/>
                <w:rPr>
                  <w:del w:id="300" w:author="Summer 2023 updates" w:date="2024-07-31T13:42:00Z"/>
                  <w:rFonts w:asciiTheme="minorHAnsi" w:hAnsiTheme="minorHAnsi"/>
                  <w:noProof/>
                </w:rPr>
              </w:pPr>
              <w:del w:id="301" w:author="Summer 2023 updates" w:date="2024-07-31T13:42:00Z">
                <w:r>
                  <w:fldChar w:fldCharType="begin"/>
                </w:r>
                <w:r>
                  <w:delInstrText xml:space="preserve"> HYPERLINK \l "_Toc110005282" </w:delInstrText>
                </w:r>
                <w:r>
                  <w:fldChar w:fldCharType="separate"/>
                </w:r>
                <w:r w:rsidR="006826A2" w:rsidRPr="00224ECE">
                  <w:rPr>
                    <w:rStyle w:val="Hyperlink"/>
                    <w:noProof/>
                  </w:rPr>
                  <w:delText>—</w:delText>
                </w:r>
                <w:r w:rsidR="009D3095">
                  <w:rPr>
                    <w:rStyle w:val="Hyperlink"/>
                    <w:noProof/>
                  </w:rPr>
                  <w:delText>M</w:delText>
                </w:r>
                <w:r w:rsidR="006826A2" w:rsidRPr="00224ECE">
                  <w:rPr>
                    <w:rStyle w:val="Hyperlink"/>
                    <w:noProof/>
                  </w:rPr>
                  <w:delText xml:space="preserve">ilitary </w:delText>
                </w:r>
                <w:r w:rsidR="009D3095">
                  <w:rPr>
                    <w:rStyle w:val="Hyperlink"/>
                    <w:noProof/>
                  </w:rPr>
                  <w:delText>S</w:delText>
                </w:r>
                <w:r w:rsidR="006826A2" w:rsidRPr="00224ECE">
                  <w:rPr>
                    <w:rStyle w:val="Hyperlink"/>
                    <w:noProof/>
                  </w:rPr>
                  <w:delText>cience</w:delText>
                </w:r>
                <w:r w:rsidR="006826A2">
                  <w:rPr>
                    <w:noProof/>
                    <w:webHidden/>
                  </w:rPr>
                  <w:tab/>
                </w:r>
                <w:r w:rsidR="006826A2">
                  <w:rPr>
                    <w:noProof/>
                    <w:webHidden/>
                  </w:rPr>
                  <w:fldChar w:fldCharType="begin"/>
                </w:r>
                <w:r w:rsidR="006826A2">
                  <w:rPr>
                    <w:noProof/>
                    <w:webHidden/>
                  </w:rPr>
                  <w:delInstrText xml:space="preserve"> PAGEREF _Toc110005282 \h </w:delInstrText>
                </w:r>
                <w:r w:rsidR="006826A2">
                  <w:rPr>
                    <w:noProof/>
                    <w:webHidden/>
                  </w:rPr>
                </w:r>
                <w:r w:rsidR="006826A2">
                  <w:rPr>
                    <w:noProof/>
                    <w:webHidden/>
                  </w:rPr>
                  <w:fldChar w:fldCharType="separate"/>
                </w:r>
                <w:r w:rsidR="00890698">
                  <w:rPr>
                    <w:noProof/>
                    <w:webHidden/>
                  </w:rPr>
                  <w:delText>205</w:delText>
                </w:r>
                <w:r w:rsidR="006826A2">
                  <w:rPr>
                    <w:noProof/>
                    <w:webHidden/>
                  </w:rPr>
                  <w:fldChar w:fldCharType="end"/>
                </w:r>
                <w:r>
                  <w:rPr>
                    <w:noProof/>
                  </w:rPr>
                  <w:fldChar w:fldCharType="end"/>
                </w:r>
              </w:del>
            </w:p>
            <w:p w14:paraId="28DDAB1F" w14:textId="77777777" w:rsidR="006826A2" w:rsidRDefault="003B4409">
              <w:pPr>
                <w:pStyle w:val="TOC1"/>
                <w:tabs>
                  <w:tab w:val="right" w:leader="dot" w:pos="9890"/>
                </w:tabs>
                <w:rPr>
                  <w:del w:id="302" w:author="Summer 2023 updates" w:date="2024-07-31T13:42:00Z"/>
                  <w:rFonts w:asciiTheme="minorHAnsi" w:hAnsiTheme="minorHAnsi"/>
                  <w:noProof/>
                </w:rPr>
              </w:pPr>
              <w:del w:id="303" w:author="Summer 2023 updates" w:date="2024-07-31T13:42:00Z">
                <w:r>
                  <w:fldChar w:fldCharType="begin"/>
                </w:r>
                <w:r>
                  <w:delInstrText xml:space="preserve"> HYPERLINK \l "_Toc110005283" </w:delInstrText>
                </w:r>
                <w:r>
                  <w:fldChar w:fldCharType="separate"/>
                </w:r>
                <w:r w:rsidR="006826A2" w:rsidRPr="00224ECE">
                  <w:rPr>
                    <w:rStyle w:val="Hyperlink"/>
                    <w:noProof/>
                  </w:rPr>
                  <w:delText>ADMISSION</w:delText>
                </w:r>
                <w:r w:rsidR="006826A2">
                  <w:rPr>
                    <w:noProof/>
                    <w:webHidden/>
                  </w:rPr>
                  <w:tab/>
                </w:r>
                <w:r w:rsidR="006826A2">
                  <w:rPr>
                    <w:noProof/>
                    <w:webHidden/>
                  </w:rPr>
                  <w:fldChar w:fldCharType="begin"/>
                </w:r>
                <w:r w:rsidR="006826A2">
                  <w:rPr>
                    <w:noProof/>
                    <w:webHidden/>
                  </w:rPr>
                  <w:delInstrText xml:space="preserve"> PAGEREF _Toc110005283 \h </w:delInstrText>
                </w:r>
                <w:r w:rsidR="006826A2">
                  <w:rPr>
                    <w:noProof/>
                    <w:webHidden/>
                  </w:rPr>
                </w:r>
                <w:r w:rsidR="006826A2">
                  <w:rPr>
                    <w:noProof/>
                    <w:webHidden/>
                  </w:rPr>
                  <w:fldChar w:fldCharType="separate"/>
                </w:r>
                <w:r w:rsidR="00890698">
                  <w:rPr>
                    <w:noProof/>
                    <w:webHidden/>
                  </w:rPr>
                  <w:delText>208</w:delText>
                </w:r>
                <w:r w:rsidR="006826A2">
                  <w:rPr>
                    <w:noProof/>
                    <w:webHidden/>
                  </w:rPr>
                  <w:fldChar w:fldCharType="end"/>
                </w:r>
                <w:r>
                  <w:rPr>
                    <w:noProof/>
                  </w:rPr>
                  <w:fldChar w:fldCharType="end"/>
                </w:r>
              </w:del>
            </w:p>
            <w:p w14:paraId="5AFA952F" w14:textId="77777777" w:rsidR="006826A2" w:rsidRDefault="003B4409">
              <w:pPr>
                <w:pStyle w:val="TOC4"/>
                <w:rPr>
                  <w:del w:id="304" w:author="Summer 2023 updates" w:date="2024-07-31T13:42:00Z"/>
                  <w:rFonts w:asciiTheme="minorHAnsi" w:hAnsiTheme="minorHAnsi"/>
                  <w:noProof/>
                </w:rPr>
              </w:pPr>
              <w:del w:id="305" w:author="Summer 2023 updates" w:date="2024-07-31T13:42:00Z">
                <w:r>
                  <w:fldChar w:fldCharType="begin"/>
                </w:r>
                <w:r>
                  <w:delInstrText xml:space="preserve"> HYPERLINK \l "_Toc110005284" </w:delInstrText>
                </w:r>
                <w:r>
                  <w:fldChar w:fldCharType="separate"/>
                </w:r>
                <w:r w:rsidR="006826A2" w:rsidRPr="00224ECE">
                  <w:rPr>
                    <w:rStyle w:val="Hyperlink"/>
                    <w:noProof/>
                  </w:rPr>
                  <w:delText>Interviews And Visiting The Campus</w:delText>
                </w:r>
                <w:r w:rsidR="006826A2">
                  <w:rPr>
                    <w:noProof/>
                    <w:webHidden/>
                  </w:rPr>
                  <w:tab/>
                </w:r>
                <w:r w:rsidR="006826A2">
                  <w:rPr>
                    <w:noProof/>
                    <w:webHidden/>
                  </w:rPr>
                  <w:fldChar w:fldCharType="begin"/>
                </w:r>
                <w:r w:rsidR="006826A2">
                  <w:rPr>
                    <w:noProof/>
                    <w:webHidden/>
                  </w:rPr>
                  <w:delInstrText xml:space="preserve"> PAGEREF _Toc110005284 \h </w:delInstrText>
                </w:r>
                <w:r w:rsidR="006826A2">
                  <w:rPr>
                    <w:noProof/>
                    <w:webHidden/>
                  </w:rPr>
                </w:r>
                <w:r w:rsidR="006826A2">
                  <w:rPr>
                    <w:noProof/>
                    <w:webHidden/>
                  </w:rPr>
                  <w:fldChar w:fldCharType="separate"/>
                </w:r>
                <w:r w:rsidR="00890698">
                  <w:rPr>
                    <w:noProof/>
                    <w:webHidden/>
                  </w:rPr>
                  <w:delText>208</w:delText>
                </w:r>
                <w:r w:rsidR="006826A2">
                  <w:rPr>
                    <w:noProof/>
                    <w:webHidden/>
                  </w:rPr>
                  <w:fldChar w:fldCharType="end"/>
                </w:r>
                <w:r>
                  <w:rPr>
                    <w:noProof/>
                  </w:rPr>
                  <w:fldChar w:fldCharType="end"/>
                </w:r>
              </w:del>
            </w:p>
            <w:p w14:paraId="5A3A0C81" w14:textId="77777777" w:rsidR="006826A2" w:rsidRDefault="003B4409">
              <w:pPr>
                <w:pStyle w:val="TOC4"/>
                <w:rPr>
                  <w:del w:id="306" w:author="Summer 2023 updates" w:date="2024-07-31T13:42:00Z"/>
                  <w:rFonts w:asciiTheme="minorHAnsi" w:hAnsiTheme="minorHAnsi"/>
                  <w:noProof/>
                </w:rPr>
              </w:pPr>
              <w:del w:id="307" w:author="Summer 2023 updates" w:date="2024-07-31T13:42:00Z">
                <w:r>
                  <w:fldChar w:fldCharType="begin"/>
                </w:r>
                <w:r>
                  <w:delInstrText xml:space="preserve"> HYPERLINK \l "_Toc110005285" </w:delInstrText>
                </w:r>
                <w:r>
                  <w:fldChar w:fldCharType="separate"/>
                </w:r>
                <w:r w:rsidR="006826A2" w:rsidRPr="00224ECE">
                  <w:rPr>
                    <w:rStyle w:val="Hyperlink"/>
                    <w:noProof/>
                  </w:rPr>
                  <w:delText>First-Year Applicants</w:delText>
                </w:r>
                <w:r w:rsidR="006826A2">
                  <w:rPr>
                    <w:noProof/>
                    <w:webHidden/>
                  </w:rPr>
                  <w:tab/>
                </w:r>
                <w:r w:rsidR="006826A2">
                  <w:rPr>
                    <w:noProof/>
                    <w:webHidden/>
                  </w:rPr>
                  <w:fldChar w:fldCharType="begin"/>
                </w:r>
                <w:r w:rsidR="006826A2">
                  <w:rPr>
                    <w:noProof/>
                    <w:webHidden/>
                  </w:rPr>
                  <w:delInstrText xml:space="preserve"> PAGEREF _Toc110005285 \h </w:delInstrText>
                </w:r>
                <w:r w:rsidR="006826A2">
                  <w:rPr>
                    <w:noProof/>
                    <w:webHidden/>
                  </w:rPr>
                </w:r>
                <w:r w:rsidR="006826A2">
                  <w:rPr>
                    <w:noProof/>
                    <w:webHidden/>
                  </w:rPr>
                  <w:fldChar w:fldCharType="separate"/>
                </w:r>
                <w:r w:rsidR="00890698">
                  <w:rPr>
                    <w:noProof/>
                    <w:webHidden/>
                  </w:rPr>
                  <w:delText>208</w:delText>
                </w:r>
                <w:r w:rsidR="006826A2">
                  <w:rPr>
                    <w:noProof/>
                    <w:webHidden/>
                  </w:rPr>
                  <w:fldChar w:fldCharType="end"/>
                </w:r>
                <w:r>
                  <w:rPr>
                    <w:noProof/>
                  </w:rPr>
                  <w:fldChar w:fldCharType="end"/>
                </w:r>
              </w:del>
            </w:p>
            <w:p w14:paraId="7FFEA84C" w14:textId="77777777" w:rsidR="006826A2" w:rsidRDefault="003B4409">
              <w:pPr>
                <w:pStyle w:val="TOC4"/>
                <w:rPr>
                  <w:del w:id="308" w:author="Summer 2023 updates" w:date="2024-07-31T13:42:00Z"/>
                  <w:rFonts w:asciiTheme="minorHAnsi" w:hAnsiTheme="minorHAnsi"/>
                  <w:noProof/>
                </w:rPr>
              </w:pPr>
              <w:del w:id="309" w:author="Summer 2023 updates" w:date="2024-07-31T13:42:00Z">
                <w:r>
                  <w:fldChar w:fldCharType="begin"/>
                </w:r>
                <w:r>
                  <w:delInstrText xml:space="preserve"> HYPERLINK \l "_Toc110005286" </w:delInstrText>
                </w:r>
                <w:r>
                  <w:fldChar w:fldCharType="separate"/>
                </w:r>
                <w:r w:rsidR="006826A2" w:rsidRPr="00224ECE">
                  <w:rPr>
                    <w:rStyle w:val="Hyperlink"/>
                    <w:noProof/>
                  </w:rPr>
                  <w:delText>Transfer Applicants</w:delText>
                </w:r>
                <w:r w:rsidR="006826A2">
                  <w:rPr>
                    <w:noProof/>
                    <w:webHidden/>
                  </w:rPr>
                  <w:tab/>
                </w:r>
                <w:r w:rsidR="006826A2">
                  <w:rPr>
                    <w:noProof/>
                    <w:webHidden/>
                  </w:rPr>
                  <w:fldChar w:fldCharType="begin"/>
                </w:r>
                <w:r w:rsidR="006826A2">
                  <w:rPr>
                    <w:noProof/>
                    <w:webHidden/>
                  </w:rPr>
                  <w:delInstrText xml:space="preserve"> PAGEREF _Toc110005286 \h </w:delInstrText>
                </w:r>
                <w:r w:rsidR="006826A2">
                  <w:rPr>
                    <w:noProof/>
                    <w:webHidden/>
                  </w:rPr>
                </w:r>
                <w:r w:rsidR="006826A2">
                  <w:rPr>
                    <w:noProof/>
                    <w:webHidden/>
                  </w:rPr>
                  <w:fldChar w:fldCharType="separate"/>
                </w:r>
                <w:r w:rsidR="00890698">
                  <w:rPr>
                    <w:noProof/>
                    <w:webHidden/>
                  </w:rPr>
                  <w:delText>209</w:delText>
                </w:r>
                <w:r w:rsidR="006826A2">
                  <w:rPr>
                    <w:noProof/>
                    <w:webHidden/>
                  </w:rPr>
                  <w:fldChar w:fldCharType="end"/>
                </w:r>
                <w:r>
                  <w:rPr>
                    <w:noProof/>
                  </w:rPr>
                  <w:fldChar w:fldCharType="end"/>
                </w:r>
              </w:del>
            </w:p>
            <w:p w14:paraId="678B59FA" w14:textId="77777777" w:rsidR="006826A2" w:rsidRDefault="003B4409">
              <w:pPr>
                <w:pStyle w:val="TOC4"/>
                <w:rPr>
                  <w:del w:id="310" w:author="Summer 2023 updates" w:date="2024-07-31T13:42:00Z"/>
                  <w:rFonts w:asciiTheme="minorHAnsi" w:hAnsiTheme="minorHAnsi"/>
                  <w:noProof/>
                </w:rPr>
              </w:pPr>
              <w:del w:id="311" w:author="Summer 2023 updates" w:date="2024-07-31T13:42:00Z">
                <w:r>
                  <w:fldChar w:fldCharType="begin"/>
                </w:r>
                <w:r>
                  <w:delInstrText xml:space="preserve"> HYPERLINK \l "_Toc110005287" </w:delInstrText>
                </w:r>
                <w:r>
                  <w:fldChar w:fldCharType="separate"/>
                </w:r>
                <w:r w:rsidR="006826A2" w:rsidRPr="00224ECE">
                  <w:rPr>
                    <w:rStyle w:val="Hyperlink"/>
                    <w:noProof/>
                  </w:rPr>
                  <w:delText>International Applicants</w:delText>
                </w:r>
                <w:r w:rsidR="006826A2">
                  <w:rPr>
                    <w:noProof/>
                    <w:webHidden/>
                  </w:rPr>
                  <w:tab/>
                </w:r>
                <w:r w:rsidR="006826A2">
                  <w:rPr>
                    <w:noProof/>
                    <w:webHidden/>
                  </w:rPr>
                  <w:fldChar w:fldCharType="begin"/>
                </w:r>
                <w:r w:rsidR="006826A2">
                  <w:rPr>
                    <w:noProof/>
                    <w:webHidden/>
                  </w:rPr>
                  <w:delInstrText xml:space="preserve"> PAGEREF _Toc110005287 \h </w:delInstrText>
                </w:r>
                <w:r w:rsidR="006826A2">
                  <w:rPr>
                    <w:noProof/>
                    <w:webHidden/>
                  </w:rPr>
                </w:r>
                <w:r w:rsidR="006826A2">
                  <w:rPr>
                    <w:noProof/>
                    <w:webHidden/>
                  </w:rPr>
                  <w:fldChar w:fldCharType="separate"/>
                </w:r>
                <w:r w:rsidR="00890698">
                  <w:rPr>
                    <w:noProof/>
                    <w:webHidden/>
                  </w:rPr>
                  <w:delText>209</w:delText>
                </w:r>
                <w:r w:rsidR="006826A2">
                  <w:rPr>
                    <w:noProof/>
                    <w:webHidden/>
                  </w:rPr>
                  <w:fldChar w:fldCharType="end"/>
                </w:r>
                <w:r>
                  <w:rPr>
                    <w:noProof/>
                  </w:rPr>
                  <w:fldChar w:fldCharType="end"/>
                </w:r>
              </w:del>
            </w:p>
            <w:p w14:paraId="6807BB16" w14:textId="77777777" w:rsidR="006826A2" w:rsidRDefault="003B4409">
              <w:pPr>
                <w:pStyle w:val="TOC4"/>
                <w:rPr>
                  <w:del w:id="312" w:author="Summer 2023 updates" w:date="2024-07-31T13:42:00Z"/>
                  <w:rFonts w:asciiTheme="minorHAnsi" w:hAnsiTheme="minorHAnsi"/>
                  <w:noProof/>
                </w:rPr>
              </w:pPr>
              <w:del w:id="313" w:author="Summer 2023 updates" w:date="2024-07-31T13:42:00Z">
                <w:r>
                  <w:fldChar w:fldCharType="begin"/>
                </w:r>
                <w:r>
                  <w:delInstrText xml:space="preserve"> HYPERLINK \l "_Toc110005288" </w:delInstrText>
                </w:r>
                <w:r>
                  <w:fldChar w:fldCharType="separate"/>
                </w:r>
                <w:r w:rsidR="006826A2" w:rsidRPr="00224ECE">
                  <w:rPr>
                    <w:rStyle w:val="Hyperlink"/>
                    <w:noProof/>
                  </w:rPr>
                  <w:delText>Post-Secondary Enrollment</w:delText>
                </w:r>
                <w:r w:rsidR="006826A2">
                  <w:rPr>
                    <w:noProof/>
                    <w:webHidden/>
                  </w:rPr>
                  <w:tab/>
                </w:r>
                <w:r w:rsidR="006826A2">
                  <w:rPr>
                    <w:noProof/>
                    <w:webHidden/>
                  </w:rPr>
                  <w:fldChar w:fldCharType="begin"/>
                </w:r>
                <w:r w:rsidR="006826A2">
                  <w:rPr>
                    <w:noProof/>
                    <w:webHidden/>
                  </w:rPr>
                  <w:delInstrText xml:space="preserve"> PAGEREF _Toc110005288 \h </w:delInstrText>
                </w:r>
                <w:r w:rsidR="006826A2">
                  <w:rPr>
                    <w:noProof/>
                    <w:webHidden/>
                  </w:rPr>
                </w:r>
                <w:r w:rsidR="006826A2">
                  <w:rPr>
                    <w:noProof/>
                    <w:webHidden/>
                  </w:rPr>
                  <w:fldChar w:fldCharType="separate"/>
                </w:r>
                <w:r w:rsidR="00890698">
                  <w:rPr>
                    <w:noProof/>
                    <w:webHidden/>
                  </w:rPr>
                  <w:delText>210</w:delText>
                </w:r>
                <w:r w:rsidR="006826A2">
                  <w:rPr>
                    <w:noProof/>
                    <w:webHidden/>
                  </w:rPr>
                  <w:fldChar w:fldCharType="end"/>
                </w:r>
                <w:r>
                  <w:rPr>
                    <w:noProof/>
                  </w:rPr>
                  <w:fldChar w:fldCharType="end"/>
                </w:r>
              </w:del>
            </w:p>
            <w:p w14:paraId="0BA13115" w14:textId="77777777" w:rsidR="006826A2" w:rsidRDefault="003B4409">
              <w:pPr>
                <w:pStyle w:val="TOC4"/>
                <w:rPr>
                  <w:del w:id="314" w:author="Summer 2023 updates" w:date="2024-07-31T13:42:00Z"/>
                  <w:rFonts w:asciiTheme="minorHAnsi" w:hAnsiTheme="minorHAnsi"/>
                  <w:noProof/>
                </w:rPr>
              </w:pPr>
              <w:del w:id="315" w:author="Summer 2023 updates" w:date="2024-07-31T13:42:00Z">
                <w:r>
                  <w:fldChar w:fldCharType="begin"/>
                </w:r>
                <w:r>
                  <w:delInstrText xml:space="preserve"> HYPERLINK \l "_Toc110005289" </w:delInstrText>
                </w:r>
                <w:r>
                  <w:fldChar w:fldCharType="separate"/>
                </w:r>
                <w:r w:rsidR="006826A2" w:rsidRPr="00224ECE">
                  <w:rPr>
                    <w:rStyle w:val="Hyperlink"/>
                    <w:noProof/>
                  </w:rPr>
                  <w:delText>Deferred Admission</w:delText>
                </w:r>
                <w:r w:rsidR="006826A2">
                  <w:rPr>
                    <w:noProof/>
                    <w:webHidden/>
                  </w:rPr>
                  <w:tab/>
                </w:r>
                <w:r w:rsidR="006826A2">
                  <w:rPr>
                    <w:noProof/>
                    <w:webHidden/>
                  </w:rPr>
                  <w:fldChar w:fldCharType="begin"/>
                </w:r>
                <w:r w:rsidR="006826A2">
                  <w:rPr>
                    <w:noProof/>
                    <w:webHidden/>
                  </w:rPr>
                  <w:delInstrText xml:space="preserve"> PAGEREF _Toc110005289 \h </w:delInstrText>
                </w:r>
                <w:r w:rsidR="006826A2">
                  <w:rPr>
                    <w:noProof/>
                    <w:webHidden/>
                  </w:rPr>
                </w:r>
                <w:r w:rsidR="006826A2">
                  <w:rPr>
                    <w:noProof/>
                    <w:webHidden/>
                  </w:rPr>
                  <w:fldChar w:fldCharType="separate"/>
                </w:r>
                <w:r w:rsidR="00890698">
                  <w:rPr>
                    <w:noProof/>
                    <w:webHidden/>
                  </w:rPr>
                  <w:delText>210</w:delText>
                </w:r>
                <w:r w:rsidR="006826A2">
                  <w:rPr>
                    <w:noProof/>
                    <w:webHidden/>
                  </w:rPr>
                  <w:fldChar w:fldCharType="end"/>
                </w:r>
                <w:r>
                  <w:rPr>
                    <w:noProof/>
                  </w:rPr>
                  <w:fldChar w:fldCharType="end"/>
                </w:r>
              </w:del>
            </w:p>
            <w:p w14:paraId="41E4B04C" w14:textId="77777777" w:rsidR="006826A2" w:rsidRDefault="003B4409">
              <w:pPr>
                <w:pStyle w:val="TOC1"/>
                <w:tabs>
                  <w:tab w:val="right" w:leader="dot" w:pos="9890"/>
                </w:tabs>
                <w:rPr>
                  <w:del w:id="316" w:author="Summer 2023 updates" w:date="2024-07-31T13:42:00Z"/>
                  <w:rFonts w:asciiTheme="minorHAnsi" w:hAnsiTheme="minorHAnsi"/>
                  <w:noProof/>
                </w:rPr>
              </w:pPr>
              <w:del w:id="317" w:author="Summer 2023 updates" w:date="2024-07-31T13:42:00Z">
                <w:r>
                  <w:fldChar w:fldCharType="begin"/>
                </w:r>
                <w:r>
                  <w:delInstrText xml:space="preserve"> HYPERLINK \l "_Toc110005290" </w:delInstrText>
                </w:r>
                <w:r>
                  <w:fldChar w:fldCharType="separate"/>
                </w:r>
                <w:r w:rsidR="006826A2" w:rsidRPr="00224ECE">
                  <w:rPr>
                    <w:rStyle w:val="Hyperlink"/>
                    <w:noProof/>
                  </w:rPr>
                  <w:delText>FINANCIAL INFORMATION</w:delText>
                </w:r>
                <w:r w:rsidR="006826A2">
                  <w:rPr>
                    <w:noProof/>
                    <w:webHidden/>
                  </w:rPr>
                  <w:tab/>
                </w:r>
                <w:r w:rsidR="006826A2">
                  <w:rPr>
                    <w:noProof/>
                    <w:webHidden/>
                  </w:rPr>
                  <w:fldChar w:fldCharType="begin"/>
                </w:r>
                <w:r w:rsidR="006826A2">
                  <w:rPr>
                    <w:noProof/>
                    <w:webHidden/>
                  </w:rPr>
                  <w:delInstrText xml:space="preserve"> PAGEREF _Toc110005290 \h </w:delInstrText>
                </w:r>
                <w:r w:rsidR="006826A2">
                  <w:rPr>
                    <w:noProof/>
                    <w:webHidden/>
                  </w:rPr>
                </w:r>
                <w:r w:rsidR="006826A2">
                  <w:rPr>
                    <w:noProof/>
                    <w:webHidden/>
                  </w:rPr>
                  <w:fldChar w:fldCharType="separate"/>
                </w:r>
                <w:r w:rsidR="00890698">
                  <w:rPr>
                    <w:noProof/>
                    <w:webHidden/>
                  </w:rPr>
                  <w:delText>211</w:delText>
                </w:r>
                <w:r w:rsidR="006826A2">
                  <w:rPr>
                    <w:noProof/>
                    <w:webHidden/>
                  </w:rPr>
                  <w:fldChar w:fldCharType="end"/>
                </w:r>
                <w:r>
                  <w:rPr>
                    <w:noProof/>
                  </w:rPr>
                  <w:fldChar w:fldCharType="end"/>
                </w:r>
              </w:del>
            </w:p>
            <w:p w14:paraId="7D4C19E4" w14:textId="77777777" w:rsidR="006826A2" w:rsidRDefault="003B4409">
              <w:pPr>
                <w:pStyle w:val="TOC4"/>
                <w:rPr>
                  <w:del w:id="318" w:author="Summer 2023 updates" w:date="2024-07-31T13:42:00Z"/>
                  <w:rFonts w:asciiTheme="minorHAnsi" w:hAnsiTheme="minorHAnsi"/>
                  <w:noProof/>
                </w:rPr>
              </w:pPr>
              <w:del w:id="319" w:author="Summer 2023 updates" w:date="2024-07-31T13:42:00Z">
                <w:r>
                  <w:fldChar w:fldCharType="begin"/>
                </w:r>
                <w:r>
                  <w:delInstrText xml:space="preserve"> HYPERLINK \l "_Toc110005291" </w:delInstrText>
                </w:r>
                <w:r>
                  <w:fldChar w:fldCharType="separate"/>
                </w:r>
                <w:r w:rsidR="006826A2" w:rsidRPr="00224ECE">
                  <w:rPr>
                    <w:rStyle w:val="Hyperlink"/>
                    <w:noProof/>
                  </w:rPr>
                  <w:delText>FEES</w:delText>
                </w:r>
                <w:r w:rsidR="006826A2">
                  <w:rPr>
                    <w:noProof/>
                    <w:webHidden/>
                  </w:rPr>
                  <w:tab/>
                </w:r>
                <w:r w:rsidR="006826A2">
                  <w:rPr>
                    <w:noProof/>
                    <w:webHidden/>
                  </w:rPr>
                  <w:fldChar w:fldCharType="begin"/>
                </w:r>
                <w:r w:rsidR="006826A2">
                  <w:rPr>
                    <w:noProof/>
                    <w:webHidden/>
                  </w:rPr>
                  <w:delInstrText xml:space="preserve"> PAGEREF _Toc110005291 \h </w:delInstrText>
                </w:r>
                <w:r w:rsidR="006826A2">
                  <w:rPr>
                    <w:noProof/>
                    <w:webHidden/>
                  </w:rPr>
                </w:r>
                <w:r w:rsidR="006826A2">
                  <w:rPr>
                    <w:noProof/>
                    <w:webHidden/>
                  </w:rPr>
                  <w:fldChar w:fldCharType="separate"/>
                </w:r>
                <w:r w:rsidR="00890698">
                  <w:rPr>
                    <w:noProof/>
                    <w:webHidden/>
                  </w:rPr>
                  <w:delText>211</w:delText>
                </w:r>
                <w:r w:rsidR="006826A2">
                  <w:rPr>
                    <w:noProof/>
                    <w:webHidden/>
                  </w:rPr>
                  <w:fldChar w:fldCharType="end"/>
                </w:r>
                <w:r>
                  <w:rPr>
                    <w:noProof/>
                  </w:rPr>
                  <w:fldChar w:fldCharType="end"/>
                </w:r>
              </w:del>
            </w:p>
            <w:p w14:paraId="6B8A2833" w14:textId="77777777" w:rsidR="006826A2" w:rsidRDefault="003B4409">
              <w:pPr>
                <w:pStyle w:val="TOC1"/>
                <w:tabs>
                  <w:tab w:val="right" w:leader="dot" w:pos="9890"/>
                </w:tabs>
                <w:rPr>
                  <w:del w:id="320" w:author="Summer 2023 updates" w:date="2024-07-31T13:42:00Z"/>
                  <w:rFonts w:asciiTheme="minorHAnsi" w:hAnsiTheme="minorHAnsi"/>
                  <w:noProof/>
                </w:rPr>
              </w:pPr>
              <w:del w:id="321" w:author="Summer 2023 updates" w:date="2024-07-31T13:42:00Z">
                <w:r>
                  <w:fldChar w:fldCharType="begin"/>
                </w:r>
                <w:r>
                  <w:delInstrText xml:space="preserve"> HYPERLINK \l "_Toc110005292" </w:delInstrText>
                </w:r>
                <w:r>
                  <w:fldChar w:fldCharType="separate"/>
                </w:r>
                <w:r w:rsidR="006826A2" w:rsidRPr="00224ECE">
                  <w:rPr>
                    <w:rStyle w:val="Hyperlink"/>
                    <w:noProof/>
                  </w:rPr>
                  <w:delText>FINANCIAL AID AND SCHOLARSHIPS</w:delText>
                </w:r>
                <w:r w:rsidR="006826A2">
                  <w:rPr>
                    <w:noProof/>
                    <w:webHidden/>
                  </w:rPr>
                  <w:tab/>
                </w:r>
                <w:r w:rsidR="006826A2">
                  <w:rPr>
                    <w:noProof/>
                    <w:webHidden/>
                  </w:rPr>
                  <w:fldChar w:fldCharType="begin"/>
                </w:r>
                <w:r w:rsidR="006826A2">
                  <w:rPr>
                    <w:noProof/>
                    <w:webHidden/>
                  </w:rPr>
                  <w:delInstrText xml:space="preserve"> PAGEREF _Toc110005292 \h </w:delInstrText>
                </w:r>
                <w:r w:rsidR="006826A2">
                  <w:rPr>
                    <w:noProof/>
                    <w:webHidden/>
                  </w:rPr>
                </w:r>
                <w:r w:rsidR="006826A2">
                  <w:rPr>
                    <w:noProof/>
                    <w:webHidden/>
                  </w:rPr>
                  <w:fldChar w:fldCharType="separate"/>
                </w:r>
                <w:r w:rsidR="00890698">
                  <w:rPr>
                    <w:noProof/>
                    <w:webHidden/>
                  </w:rPr>
                  <w:delText>215</w:delText>
                </w:r>
                <w:r w:rsidR="006826A2">
                  <w:rPr>
                    <w:noProof/>
                    <w:webHidden/>
                  </w:rPr>
                  <w:fldChar w:fldCharType="end"/>
                </w:r>
                <w:r>
                  <w:rPr>
                    <w:noProof/>
                  </w:rPr>
                  <w:fldChar w:fldCharType="end"/>
                </w:r>
              </w:del>
            </w:p>
            <w:p w14:paraId="2E352DC8" w14:textId="77777777" w:rsidR="006826A2" w:rsidRDefault="003B4409">
              <w:pPr>
                <w:pStyle w:val="TOC1"/>
                <w:tabs>
                  <w:tab w:val="right" w:leader="dot" w:pos="9890"/>
                </w:tabs>
                <w:rPr>
                  <w:del w:id="322" w:author="Summer 2023 updates" w:date="2024-07-31T13:42:00Z"/>
                  <w:rFonts w:asciiTheme="minorHAnsi" w:hAnsiTheme="minorHAnsi"/>
                  <w:noProof/>
                </w:rPr>
              </w:pPr>
              <w:del w:id="323" w:author="Summer 2023 updates" w:date="2024-07-31T13:42:00Z">
                <w:r>
                  <w:fldChar w:fldCharType="begin"/>
                </w:r>
                <w:r>
                  <w:delInstrText xml:space="preserve"> HYPERLINK \l "_Toc11000529</w:delInstrText>
                </w:r>
                <w:r>
                  <w:delInstrText xml:space="preserve">3" </w:delInstrText>
                </w:r>
                <w:r>
                  <w:fldChar w:fldCharType="separate"/>
                </w:r>
                <w:r w:rsidR="006826A2" w:rsidRPr="00224ECE">
                  <w:rPr>
                    <w:rStyle w:val="Hyperlink"/>
                    <w:noProof/>
                  </w:rPr>
                  <w:delText>DIRECTORIES</w:delText>
                </w:r>
                <w:r w:rsidR="006826A2">
                  <w:rPr>
                    <w:noProof/>
                    <w:webHidden/>
                  </w:rPr>
                  <w:tab/>
                </w:r>
                <w:r w:rsidR="006826A2">
                  <w:rPr>
                    <w:noProof/>
                    <w:webHidden/>
                  </w:rPr>
                  <w:fldChar w:fldCharType="begin"/>
                </w:r>
                <w:r w:rsidR="006826A2">
                  <w:rPr>
                    <w:noProof/>
                    <w:webHidden/>
                  </w:rPr>
                  <w:delInstrText xml:space="preserve"> PAGEREF _Toc110005293 \h </w:delInstrText>
                </w:r>
                <w:r w:rsidR="006826A2">
                  <w:rPr>
                    <w:noProof/>
                    <w:webHidden/>
                  </w:rPr>
                </w:r>
                <w:r w:rsidR="006826A2">
                  <w:rPr>
                    <w:noProof/>
                    <w:webHidden/>
                  </w:rPr>
                  <w:fldChar w:fldCharType="separate"/>
                </w:r>
                <w:r w:rsidR="00890698">
                  <w:rPr>
                    <w:noProof/>
                    <w:webHidden/>
                  </w:rPr>
                  <w:delText>223</w:delText>
                </w:r>
                <w:r w:rsidR="006826A2">
                  <w:rPr>
                    <w:noProof/>
                    <w:webHidden/>
                  </w:rPr>
                  <w:fldChar w:fldCharType="end"/>
                </w:r>
                <w:r>
                  <w:rPr>
                    <w:noProof/>
                  </w:rPr>
                  <w:fldChar w:fldCharType="end"/>
                </w:r>
              </w:del>
            </w:p>
            <w:p w14:paraId="492A11DF" w14:textId="77777777" w:rsidR="006826A2" w:rsidRDefault="003B4409">
              <w:pPr>
                <w:pStyle w:val="TOC4"/>
                <w:rPr>
                  <w:del w:id="324" w:author="Summer 2023 updates" w:date="2024-07-31T13:42:00Z"/>
                  <w:rFonts w:asciiTheme="minorHAnsi" w:hAnsiTheme="minorHAnsi"/>
                  <w:noProof/>
                </w:rPr>
              </w:pPr>
              <w:del w:id="325" w:author="Summer 2023 updates" w:date="2024-07-31T13:42:00Z">
                <w:r>
                  <w:fldChar w:fldCharType="begin"/>
                </w:r>
                <w:r>
                  <w:delInstrText xml:space="preserve"> HYPERLINK \l "_Toc110005294" </w:delInstrText>
                </w:r>
                <w:r>
                  <w:fldChar w:fldCharType="separate"/>
                </w:r>
                <w:r w:rsidR="006826A2" w:rsidRPr="00224ECE">
                  <w:rPr>
                    <w:rStyle w:val="Hyperlink"/>
                    <w:noProof/>
                  </w:rPr>
                  <w:delText>The Faculty</w:delText>
                </w:r>
                <w:r w:rsidR="006826A2">
                  <w:rPr>
                    <w:noProof/>
                    <w:webHidden/>
                  </w:rPr>
                  <w:tab/>
                </w:r>
                <w:r w:rsidR="006826A2">
                  <w:rPr>
                    <w:noProof/>
                    <w:webHidden/>
                  </w:rPr>
                  <w:fldChar w:fldCharType="begin"/>
                </w:r>
                <w:r w:rsidR="006826A2">
                  <w:rPr>
                    <w:noProof/>
                    <w:webHidden/>
                  </w:rPr>
                  <w:delInstrText xml:space="preserve"> PAGEREF _Toc110005294 \h </w:delInstrText>
                </w:r>
                <w:r w:rsidR="006826A2">
                  <w:rPr>
                    <w:noProof/>
                    <w:webHidden/>
                  </w:rPr>
                </w:r>
                <w:r w:rsidR="006826A2">
                  <w:rPr>
                    <w:noProof/>
                    <w:webHidden/>
                  </w:rPr>
                  <w:fldChar w:fldCharType="separate"/>
                </w:r>
                <w:r w:rsidR="00890698">
                  <w:rPr>
                    <w:noProof/>
                    <w:webHidden/>
                  </w:rPr>
                  <w:delText>223</w:delText>
                </w:r>
                <w:r w:rsidR="006826A2">
                  <w:rPr>
                    <w:noProof/>
                    <w:webHidden/>
                  </w:rPr>
                  <w:fldChar w:fldCharType="end"/>
                </w:r>
                <w:r>
                  <w:rPr>
                    <w:noProof/>
                  </w:rPr>
                  <w:fldChar w:fldCharType="end"/>
                </w:r>
              </w:del>
            </w:p>
            <w:p w14:paraId="6DFC6509" w14:textId="77777777" w:rsidR="006826A2" w:rsidRDefault="003B4409">
              <w:pPr>
                <w:pStyle w:val="TOC4"/>
                <w:rPr>
                  <w:del w:id="326" w:author="Summer 2023 updates" w:date="2024-07-31T13:42:00Z"/>
                  <w:rFonts w:asciiTheme="minorHAnsi" w:hAnsiTheme="minorHAnsi"/>
                  <w:noProof/>
                </w:rPr>
              </w:pPr>
              <w:del w:id="327" w:author="Summer 2023 updates" w:date="2024-07-31T13:42:00Z">
                <w:r>
                  <w:fldChar w:fldCharType="begin"/>
                </w:r>
                <w:r>
                  <w:delInstrText xml:space="preserve"> HYPERLINK \l "_Toc110005295" </w:delInstrText>
                </w:r>
                <w:r>
                  <w:fldChar w:fldCharType="separate"/>
                </w:r>
                <w:r w:rsidR="006826A2" w:rsidRPr="00224ECE">
                  <w:rPr>
                    <w:rStyle w:val="Hyperlink"/>
                    <w:rFonts w:cs="Times New Roman"/>
                    <w:noProof/>
                  </w:rPr>
                  <w:delText>Campus Map</w:delText>
                </w:r>
                <w:r w:rsidR="006826A2">
                  <w:rPr>
                    <w:noProof/>
                    <w:webHidden/>
                  </w:rPr>
                  <w:tab/>
                </w:r>
                <w:r w:rsidR="006826A2">
                  <w:rPr>
                    <w:noProof/>
                    <w:webHidden/>
                  </w:rPr>
                  <w:fldChar w:fldCharType="begin"/>
                </w:r>
                <w:r w:rsidR="006826A2">
                  <w:rPr>
                    <w:noProof/>
                    <w:webHidden/>
                  </w:rPr>
                  <w:delInstrText xml:space="preserve"> PAGEREF _Toc110005295 \h </w:delInstrText>
                </w:r>
                <w:r w:rsidR="006826A2">
                  <w:rPr>
                    <w:noProof/>
                    <w:webHidden/>
                  </w:rPr>
                </w:r>
                <w:r w:rsidR="006826A2">
                  <w:rPr>
                    <w:noProof/>
                    <w:webHidden/>
                  </w:rPr>
                  <w:fldChar w:fldCharType="separate"/>
                </w:r>
                <w:r w:rsidR="00890698">
                  <w:rPr>
                    <w:noProof/>
                    <w:webHidden/>
                  </w:rPr>
                  <w:delText>233</w:delText>
                </w:r>
                <w:r w:rsidR="006826A2">
                  <w:rPr>
                    <w:noProof/>
                    <w:webHidden/>
                  </w:rPr>
                  <w:fldChar w:fldCharType="end"/>
                </w:r>
                <w:r>
                  <w:rPr>
                    <w:noProof/>
                  </w:rPr>
                  <w:fldChar w:fldCharType="end"/>
                </w:r>
              </w:del>
            </w:p>
            <w:p w14:paraId="06BCFFFC" w14:textId="77777777" w:rsidR="006826A2" w:rsidRDefault="003B4409">
              <w:pPr>
                <w:pStyle w:val="TOC1"/>
                <w:tabs>
                  <w:tab w:val="right" w:leader="dot" w:pos="9890"/>
                </w:tabs>
                <w:rPr>
                  <w:del w:id="328" w:author="Summer 2023 updates" w:date="2024-07-31T13:42:00Z"/>
                  <w:rFonts w:asciiTheme="minorHAnsi" w:hAnsiTheme="minorHAnsi"/>
                  <w:noProof/>
                </w:rPr>
              </w:pPr>
              <w:del w:id="329" w:author="Summer 2023 updates" w:date="2024-07-31T13:42:00Z">
                <w:r>
                  <w:fldChar w:fldCharType="begin"/>
                </w:r>
                <w:r>
                  <w:delInstrText xml:space="preserve"> HYPERLINK \l "_Toc110005296" </w:delInstrText>
                </w:r>
                <w:r>
                  <w:fldChar w:fldCharType="separate"/>
                </w:r>
                <w:r w:rsidR="006826A2" w:rsidRPr="00224ECE">
                  <w:rPr>
                    <w:rStyle w:val="Hyperlink"/>
                    <w:noProof/>
                  </w:rPr>
                  <w:delText>INDEX</w:delText>
                </w:r>
                <w:r w:rsidR="006826A2">
                  <w:rPr>
                    <w:noProof/>
                    <w:webHidden/>
                  </w:rPr>
                  <w:tab/>
                </w:r>
                <w:r w:rsidR="006826A2">
                  <w:rPr>
                    <w:noProof/>
                    <w:webHidden/>
                  </w:rPr>
                  <w:fldChar w:fldCharType="begin"/>
                </w:r>
                <w:r w:rsidR="006826A2">
                  <w:rPr>
                    <w:noProof/>
                    <w:webHidden/>
                  </w:rPr>
                  <w:delInstrText xml:space="preserve"> PAGEREF _Toc110005296 \h </w:delInstrText>
                </w:r>
                <w:r w:rsidR="006826A2">
                  <w:rPr>
                    <w:noProof/>
                    <w:webHidden/>
                  </w:rPr>
                </w:r>
                <w:r w:rsidR="006826A2">
                  <w:rPr>
                    <w:noProof/>
                    <w:webHidden/>
                  </w:rPr>
                  <w:fldChar w:fldCharType="separate"/>
                </w:r>
                <w:r w:rsidR="00890698">
                  <w:rPr>
                    <w:noProof/>
                    <w:webHidden/>
                  </w:rPr>
                  <w:delText>234</w:delText>
                </w:r>
                <w:r w:rsidR="006826A2">
                  <w:rPr>
                    <w:noProof/>
                    <w:webHidden/>
                  </w:rPr>
                  <w:fldChar w:fldCharType="end"/>
                </w:r>
                <w:r>
                  <w:rPr>
                    <w:noProof/>
                  </w:rPr>
                  <w:fldChar w:fldCharType="end"/>
                </w:r>
              </w:del>
            </w:p>
            <w:p w14:paraId="23DB136B" w14:textId="0FC5120F" w:rsidR="0051184B" w:rsidRDefault="000850D3" w:rsidP="00251E16">
              <w:pPr>
                <w:pStyle w:val="TOC3"/>
                <w:rPr>
                  <w:ins w:id="330" w:author="Summer 2023 updates" w:date="2024-07-31T13:42:00Z"/>
                  <w:rStyle w:val="Heading1Char"/>
                  <w:rFonts w:eastAsiaTheme="majorEastAsia"/>
                </w:rPr>
              </w:pPr>
              <w:del w:id="331" w:author="Summer 2023 updates" w:date="2024-07-31T13:42:00Z">
                <w:r w:rsidRPr="004221EF">
                  <w:rPr>
                    <w:color w:val="000000" w:themeColor="text1"/>
                  </w:rPr>
                  <w:fldChar w:fldCharType="end"/>
                </w:r>
              </w:del>
            </w:p>
            <w:customXmlDelRangeStart w:id="332" w:author="Summer 2023 updates" w:date="2024-07-31T13:42:00Z"/>
          </w:sdtContent>
        </w:sdt>
        <w:customXmlDelRangeEnd w:id="332"/>
        <w:p w14:paraId="37DC7DE8" w14:textId="7A575653" w:rsidR="00F843F5" w:rsidRPr="00F843F5" w:rsidRDefault="000850D3">
          <w:pPr>
            <w:pStyle w:val="TOC3"/>
            <w:rPr>
              <w:ins w:id="333" w:author="Summer 2023 updates" w:date="2024-07-31T13:42:00Z"/>
              <w:rFonts w:asciiTheme="minorHAnsi" w:eastAsiaTheme="minorEastAsia" w:hAnsiTheme="minorHAnsi" w:cstheme="minorBidi"/>
              <w:bCs w:val="0"/>
              <w:caps w:val="0"/>
              <w:lang w:bidi="ar-SA"/>
            </w:rPr>
          </w:pPr>
          <w:ins w:id="334" w:author="Summer 2023 updates" w:date="2024-07-31T13:42:00Z">
            <w:r w:rsidRPr="004221EF">
              <w:rPr>
                <w:rFonts w:asciiTheme="majorHAnsi" w:eastAsiaTheme="majorEastAsia" w:hAnsiTheme="majorHAnsi" w:cstheme="majorBidi"/>
                <w:color w:val="365F91" w:themeColor="accent1" w:themeShade="BF"/>
                <w:sz w:val="32"/>
                <w:szCs w:val="32"/>
              </w:rPr>
              <w:fldChar w:fldCharType="begin"/>
            </w:r>
            <w:r w:rsidRPr="004221EF">
              <w:instrText xml:space="preserve"> TOC \o \h \z \u </w:instrText>
            </w:r>
            <w:r w:rsidRPr="004221EF">
              <w:rPr>
                <w:rFonts w:asciiTheme="majorHAnsi" w:eastAsiaTheme="majorEastAsia" w:hAnsiTheme="majorHAnsi" w:cstheme="majorBidi"/>
                <w:color w:val="365F91" w:themeColor="accent1" w:themeShade="BF"/>
                <w:sz w:val="32"/>
                <w:szCs w:val="32"/>
              </w:rPr>
              <w:fldChar w:fldCharType="separate"/>
            </w:r>
            <w:r w:rsidR="003B4409">
              <w:fldChar w:fldCharType="begin"/>
            </w:r>
            <w:r w:rsidR="003B4409">
              <w:instrText xml:space="preserve"> HYPERLINK \l "_Toc141355655" </w:instrText>
            </w:r>
            <w:r w:rsidR="003B4409">
              <w:fldChar w:fldCharType="separate"/>
            </w:r>
            <w:r w:rsidR="00F843F5" w:rsidRPr="00F843F5">
              <w:rPr>
                <w:rStyle w:val="Hyperlink"/>
                <w:smallCaps/>
              </w:rPr>
              <w:t>MISSION STATEMENT OF THE COLLEGE</w:t>
            </w:r>
            <w:r w:rsidR="00F843F5" w:rsidRPr="00F843F5">
              <w:rPr>
                <w:webHidden/>
              </w:rPr>
              <w:tab/>
            </w:r>
            <w:r w:rsidR="00F843F5" w:rsidRPr="00F843F5">
              <w:rPr>
                <w:webHidden/>
              </w:rPr>
              <w:fldChar w:fldCharType="begin"/>
            </w:r>
            <w:r w:rsidR="00F843F5" w:rsidRPr="00F843F5">
              <w:rPr>
                <w:webHidden/>
              </w:rPr>
              <w:instrText xml:space="preserve"> PAGEREF _Toc141355655 \h </w:instrText>
            </w:r>
            <w:r w:rsidR="00F843F5" w:rsidRPr="00F843F5">
              <w:rPr>
                <w:webHidden/>
              </w:rPr>
            </w:r>
            <w:r w:rsidR="00F843F5" w:rsidRPr="00F843F5">
              <w:rPr>
                <w:webHidden/>
              </w:rPr>
              <w:fldChar w:fldCharType="separate"/>
            </w:r>
            <w:r w:rsidR="00A74DA0">
              <w:rPr>
                <w:webHidden/>
              </w:rPr>
              <w:t>7</w:t>
            </w:r>
            <w:r w:rsidR="00F843F5" w:rsidRPr="00F843F5">
              <w:rPr>
                <w:webHidden/>
              </w:rPr>
              <w:fldChar w:fldCharType="end"/>
            </w:r>
            <w:r w:rsidR="003B4409">
              <w:fldChar w:fldCharType="end"/>
            </w:r>
          </w:ins>
        </w:p>
        <w:p w14:paraId="20D70CBE" w14:textId="6AF4F10A" w:rsidR="00F843F5" w:rsidRPr="00F843F5" w:rsidRDefault="003B4409">
          <w:pPr>
            <w:pStyle w:val="TOC3"/>
            <w:rPr>
              <w:ins w:id="335" w:author="Summer 2023 updates" w:date="2024-07-31T13:42:00Z"/>
              <w:rFonts w:asciiTheme="minorHAnsi" w:eastAsiaTheme="minorEastAsia" w:hAnsiTheme="minorHAnsi" w:cstheme="minorBidi"/>
              <w:bCs w:val="0"/>
              <w:caps w:val="0"/>
              <w:lang w:bidi="ar-SA"/>
            </w:rPr>
          </w:pPr>
          <w:ins w:id="336" w:author="Summer 2023 updates" w:date="2024-07-31T13:42:00Z">
            <w:r>
              <w:fldChar w:fldCharType="begin"/>
            </w:r>
            <w:r>
              <w:instrText xml:space="preserve"> HYPERLINK \l "_Toc141355656" </w:instrText>
            </w:r>
            <w:r>
              <w:fldChar w:fldCharType="separate"/>
            </w:r>
            <w:r w:rsidR="00F843F5" w:rsidRPr="00F843F5">
              <w:rPr>
                <w:rStyle w:val="Hyperlink"/>
                <w:smallCaps/>
              </w:rPr>
              <w:t>FAST FACTS</w:t>
            </w:r>
            <w:r w:rsidR="00F843F5" w:rsidRPr="00F843F5">
              <w:rPr>
                <w:webHidden/>
              </w:rPr>
              <w:tab/>
            </w:r>
            <w:r w:rsidR="00F843F5" w:rsidRPr="00F843F5">
              <w:rPr>
                <w:webHidden/>
              </w:rPr>
              <w:fldChar w:fldCharType="begin"/>
            </w:r>
            <w:r w:rsidR="00F843F5" w:rsidRPr="00F843F5">
              <w:rPr>
                <w:webHidden/>
              </w:rPr>
              <w:instrText xml:space="preserve"> PAGEREF _Toc141355656 \h </w:instrText>
            </w:r>
            <w:r w:rsidR="00F843F5" w:rsidRPr="00F843F5">
              <w:rPr>
                <w:webHidden/>
              </w:rPr>
            </w:r>
            <w:r w:rsidR="00F843F5" w:rsidRPr="00F843F5">
              <w:rPr>
                <w:webHidden/>
              </w:rPr>
              <w:fldChar w:fldCharType="separate"/>
            </w:r>
            <w:r w:rsidR="00A74DA0">
              <w:rPr>
                <w:webHidden/>
              </w:rPr>
              <w:t>8</w:t>
            </w:r>
            <w:r w:rsidR="00F843F5" w:rsidRPr="00F843F5">
              <w:rPr>
                <w:webHidden/>
              </w:rPr>
              <w:fldChar w:fldCharType="end"/>
            </w:r>
            <w:r>
              <w:fldChar w:fldCharType="end"/>
            </w:r>
          </w:ins>
        </w:p>
        <w:p w14:paraId="7510983B" w14:textId="340530E0" w:rsidR="00F843F5" w:rsidRPr="00F843F5" w:rsidRDefault="003B4409">
          <w:pPr>
            <w:pStyle w:val="TOC1"/>
            <w:tabs>
              <w:tab w:val="right" w:leader="dot" w:pos="10070"/>
            </w:tabs>
            <w:rPr>
              <w:ins w:id="337" w:author="Summer 2023 updates" w:date="2024-07-31T13:42:00Z"/>
              <w:rFonts w:asciiTheme="minorHAnsi" w:hAnsiTheme="minorHAnsi"/>
              <w:noProof/>
            </w:rPr>
          </w:pPr>
          <w:ins w:id="338" w:author="Summer 2023 updates" w:date="2024-07-31T13:42:00Z">
            <w:r>
              <w:fldChar w:fldCharType="begin"/>
            </w:r>
            <w:r>
              <w:instrText xml:space="preserve"> HYPERLINK \l "_Toc141355657" </w:instrText>
            </w:r>
            <w:r>
              <w:fldChar w:fldCharType="separate"/>
            </w:r>
            <w:r w:rsidR="00F843F5" w:rsidRPr="00F843F5">
              <w:rPr>
                <w:rStyle w:val="Hyperlink"/>
                <w:noProof/>
              </w:rPr>
              <w:t>2023–2024 ACADEMIC CALENDAR</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_Toc141355657 \h </w:instrText>
            </w:r>
            <w:r w:rsidR="00F843F5" w:rsidRPr="00F843F5">
              <w:rPr>
                <w:noProof/>
                <w:webHidden/>
              </w:rPr>
            </w:r>
            <w:r w:rsidR="00F843F5" w:rsidRPr="00F843F5">
              <w:rPr>
                <w:noProof/>
                <w:webHidden/>
              </w:rPr>
              <w:fldChar w:fldCharType="separate"/>
            </w:r>
            <w:r w:rsidR="00A74DA0">
              <w:rPr>
                <w:noProof/>
                <w:webHidden/>
              </w:rPr>
              <w:t>11</w:t>
            </w:r>
            <w:r w:rsidR="00F843F5" w:rsidRPr="00F843F5">
              <w:rPr>
                <w:noProof/>
                <w:webHidden/>
              </w:rPr>
              <w:fldChar w:fldCharType="end"/>
            </w:r>
            <w:r>
              <w:rPr>
                <w:noProof/>
              </w:rPr>
              <w:fldChar w:fldCharType="end"/>
            </w:r>
          </w:ins>
        </w:p>
        <w:p w14:paraId="18AD0D04" w14:textId="58686068" w:rsidR="00F843F5" w:rsidRPr="00F843F5" w:rsidRDefault="003B4409">
          <w:pPr>
            <w:pStyle w:val="TOC1"/>
            <w:tabs>
              <w:tab w:val="right" w:leader="dot" w:pos="10070"/>
            </w:tabs>
            <w:rPr>
              <w:ins w:id="339" w:author="Summer 2023 updates" w:date="2024-07-31T13:42:00Z"/>
              <w:rFonts w:asciiTheme="minorHAnsi" w:hAnsiTheme="minorHAnsi"/>
              <w:noProof/>
            </w:rPr>
          </w:pPr>
          <w:ins w:id="340" w:author="Summer 2023 updates" w:date="2024-07-31T13:42:00Z">
            <w:r>
              <w:fldChar w:fldCharType="begin"/>
            </w:r>
            <w:r>
              <w:instrText xml:space="preserve"> HYPERLINK \l "_Toc141355658" </w:instrText>
            </w:r>
            <w:r>
              <w:fldChar w:fldCharType="separate"/>
            </w:r>
            <w:r w:rsidR="00F843F5" w:rsidRPr="00F843F5">
              <w:rPr>
                <w:rStyle w:val="Hyperlink"/>
                <w:noProof/>
              </w:rPr>
              <w:t>THE EDUCATIONAL PROGRAM</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_Toc141355658 \h </w:instrText>
            </w:r>
            <w:r w:rsidR="00F843F5" w:rsidRPr="00F843F5">
              <w:rPr>
                <w:noProof/>
                <w:webHidden/>
              </w:rPr>
            </w:r>
            <w:r w:rsidR="00F843F5" w:rsidRPr="00F843F5">
              <w:rPr>
                <w:noProof/>
                <w:webHidden/>
              </w:rPr>
              <w:fldChar w:fldCharType="separate"/>
            </w:r>
            <w:r w:rsidR="00A74DA0">
              <w:rPr>
                <w:noProof/>
                <w:webHidden/>
              </w:rPr>
              <w:t>12</w:t>
            </w:r>
            <w:r w:rsidR="00F843F5" w:rsidRPr="00F843F5">
              <w:rPr>
                <w:noProof/>
                <w:webHidden/>
              </w:rPr>
              <w:fldChar w:fldCharType="end"/>
            </w:r>
            <w:r>
              <w:rPr>
                <w:noProof/>
              </w:rPr>
              <w:fldChar w:fldCharType="end"/>
            </w:r>
          </w:ins>
        </w:p>
        <w:p w14:paraId="41D9166A" w14:textId="45EBB6C1" w:rsidR="00F843F5" w:rsidRPr="00F843F5" w:rsidRDefault="003B4409">
          <w:pPr>
            <w:pStyle w:val="TOC2"/>
            <w:rPr>
              <w:ins w:id="341" w:author="Summer 2023 updates" w:date="2024-07-31T13:42:00Z"/>
              <w:rFonts w:asciiTheme="minorHAnsi" w:hAnsiTheme="minorHAnsi"/>
              <w:noProof/>
            </w:rPr>
          </w:pPr>
          <w:ins w:id="342" w:author="Summer 2023 updates" w:date="2024-07-31T13:42:00Z">
            <w:r>
              <w:fldChar w:fldCharType="begin"/>
            </w:r>
            <w:r>
              <w:instrText xml:space="preserve"> HYPERLINK \l "_Toc141355659" </w:instrText>
            </w:r>
            <w:r>
              <w:fldChar w:fldCharType="separate"/>
            </w:r>
            <w:r w:rsidR="00F843F5" w:rsidRPr="00F843F5">
              <w:rPr>
                <w:rStyle w:val="Hyperlink"/>
                <w:rFonts w:eastAsia="Times New Roman" w:cs="Times New Roman"/>
                <w:caps/>
                <w:noProof/>
              </w:rPr>
              <w:t>Academic Core</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_Toc141355659 \h </w:instrText>
            </w:r>
            <w:r w:rsidR="00F843F5" w:rsidRPr="00F843F5">
              <w:rPr>
                <w:noProof/>
                <w:webHidden/>
              </w:rPr>
            </w:r>
            <w:r w:rsidR="00F843F5" w:rsidRPr="00F843F5">
              <w:rPr>
                <w:noProof/>
                <w:webHidden/>
              </w:rPr>
              <w:fldChar w:fldCharType="separate"/>
            </w:r>
            <w:r w:rsidR="00A74DA0">
              <w:rPr>
                <w:noProof/>
                <w:webHidden/>
              </w:rPr>
              <w:t>12</w:t>
            </w:r>
            <w:r w:rsidR="00F843F5" w:rsidRPr="00F843F5">
              <w:rPr>
                <w:noProof/>
                <w:webHidden/>
              </w:rPr>
              <w:fldChar w:fldCharType="end"/>
            </w:r>
            <w:r>
              <w:rPr>
                <w:noProof/>
              </w:rPr>
              <w:fldChar w:fldCharType="end"/>
            </w:r>
          </w:ins>
        </w:p>
        <w:p w14:paraId="403DB0AE" w14:textId="5FB31457" w:rsidR="00F843F5" w:rsidRPr="00F843F5" w:rsidRDefault="003B4409">
          <w:pPr>
            <w:pStyle w:val="TOC3"/>
            <w:rPr>
              <w:ins w:id="343" w:author="Summer 2023 updates" w:date="2024-07-31T13:42:00Z"/>
              <w:rFonts w:asciiTheme="minorHAnsi" w:eastAsiaTheme="minorEastAsia" w:hAnsiTheme="minorHAnsi" w:cstheme="minorBidi"/>
              <w:bCs w:val="0"/>
              <w:caps w:val="0"/>
              <w:lang w:bidi="ar-SA"/>
            </w:rPr>
          </w:pPr>
          <w:ins w:id="344" w:author="Summer 2023 updates" w:date="2024-07-31T13:42:00Z">
            <w:r>
              <w:fldChar w:fldCharType="begin"/>
            </w:r>
            <w:r>
              <w:instrText xml:space="preserve"> HYPERLINK \l "_Toc141355660" </w:instrText>
            </w:r>
            <w:r>
              <w:fldChar w:fldCharType="separate"/>
            </w:r>
            <w:r w:rsidR="00F843F5" w:rsidRPr="00F843F5">
              <w:rPr>
                <w:rStyle w:val="Hyperlink"/>
              </w:rPr>
              <w:t>FIRST-YEAR EXPERIENCE</w:t>
            </w:r>
            <w:r w:rsidR="00F843F5" w:rsidRPr="00F843F5">
              <w:rPr>
                <w:webHidden/>
              </w:rPr>
              <w:tab/>
            </w:r>
            <w:r w:rsidR="00F843F5" w:rsidRPr="00F843F5">
              <w:rPr>
                <w:webHidden/>
              </w:rPr>
              <w:fldChar w:fldCharType="begin"/>
            </w:r>
            <w:r w:rsidR="00F843F5" w:rsidRPr="00F843F5">
              <w:rPr>
                <w:webHidden/>
              </w:rPr>
              <w:instrText xml:space="preserve"> PAGEREF _Toc141355660 \h </w:instrText>
            </w:r>
            <w:r w:rsidR="00F843F5" w:rsidRPr="00F843F5">
              <w:rPr>
                <w:webHidden/>
              </w:rPr>
            </w:r>
            <w:r w:rsidR="00F843F5" w:rsidRPr="00F843F5">
              <w:rPr>
                <w:webHidden/>
              </w:rPr>
              <w:fldChar w:fldCharType="separate"/>
            </w:r>
            <w:r w:rsidR="00A74DA0">
              <w:rPr>
                <w:webHidden/>
              </w:rPr>
              <w:t>12</w:t>
            </w:r>
            <w:r w:rsidR="00F843F5" w:rsidRPr="00F843F5">
              <w:rPr>
                <w:webHidden/>
              </w:rPr>
              <w:fldChar w:fldCharType="end"/>
            </w:r>
            <w:r>
              <w:fldChar w:fldCharType="end"/>
            </w:r>
          </w:ins>
        </w:p>
        <w:p w14:paraId="19AFEAB1" w14:textId="131FB4DC" w:rsidR="00F843F5" w:rsidRPr="00F843F5" w:rsidRDefault="003B4409">
          <w:pPr>
            <w:pStyle w:val="TOC3"/>
            <w:rPr>
              <w:ins w:id="345" w:author="Summer 2023 updates" w:date="2024-07-31T13:42:00Z"/>
              <w:rFonts w:asciiTheme="minorHAnsi" w:eastAsiaTheme="minorEastAsia" w:hAnsiTheme="minorHAnsi" w:cstheme="minorBidi"/>
              <w:bCs w:val="0"/>
              <w:caps w:val="0"/>
              <w:lang w:bidi="ar-SA"/>
            </w:rPr>
          </w:pPr>
          <w:ins w:id="346" w:author="Summer 2023 updates" w:date="2024-07-31T13:42:00Z">
            <w:r>
              <w:fldChar w:fldCharType="begin"/>
            </w:r>
            <w:r>
              <w:instrText xml:space="preserve"> HYPERLINK \l "_Toc141355661" </w:instrText>
            </w:r>
            <w:r>
              <w:fldChar w:fldCharType="separate"/>
            </w:r>
            <w:r w:rsidR="00F843F5" w:rsidRPr="00F843F5">
              <w:rPr>
                <w:rStyle w:val="Hyperlink"/>
                <w:smallCaps/>
              </w:rPr>
              <w:t>GENERAL EDUCATION DISTRIBUTION</w:t>
            </w:r>
            <w:r w:rsidR="00F843F5" w:rsidRPr="00F843F5">
              <w:rPr>
                <w:webHidden/>
              </w:rPr>
              <w:tab/>
            </w:r>
            <w:r w:rsidR="00F843F5" w:rsidRPr="00F843F5">
              <w:rPr>
                <w:webHidden/>
              </w:rPr>
              <w:fldChar w:fldCharType="begin"/>
            </w:r>
            <w:r w:rsidR="00F843F5" w:rsidRPr="00F843F5">
              <w:rPr>
                <w:webHidden/>
              </w:rPr>
              <w:instrText xml:space="preserve"> PAGEREF _Toc141355661 \h </w:instrText>
            </w:r>
            <w:r w:rsidR="00F843F5" w:rsidRPr="00F843F5">
              <w:rPr>
                <w:webHidden/>
              </w:rPr>
            </w:r>
            <w:r w:rsidR="00F843F5" w:rsidRPr="00F843F5">
              <w:rPr>
                <w:webHidden/>
              </w:rPr>
              <w:fldChar w:fldCharType="separate"/>
            </w:r>
            <w:r w:rsidR="00A74DA0">
              <w:rPr>
                <w:webHidden/>
              </w:rPr>
              <w:t>13</w:t>
            </w:r>
            <w:r w:rsidR="00F843F5" w:rsidRPr="00F843F5">
              <w:rPr>
                <w:webHidden/>
              </w:rPr>
              <w:fldChar w:fldCharType="end"/>
            </w:r>
            <w:r>
              <w:fldChar w:fldCharType="end"/>
            </w:r>
          </w:ins>
        </w:p>
        <w:p w14:paraId="0CCB35DC" w14:textId="7DF3DEA6" w:rsidR="00F843F5" w:rsidRPr="00F843F5" w:rsidRDefault="003B4409">
          <w:pPr>
            <w:pStyle w:val="TOC3"/>
            <w:rPr>
              <w:ins w:id="347" w:author="Summer 2023 updates" w:date="2024-07-31T13:42:00Z"/>
              <w:rFonts w:asciiTheme="minorHAnsi" w:eastAsiaTheme="minorEastAsia" w:hAnsiTheme="minorHAnsi" w:cstheme="minorBidi"/>
              <w:bCs w:val="0"/>
              <w:caps w:val="0"/>
              <w:lang w:bidi="ar-SA"/>
            </w:rPr>
          </w:pPr>
          <w:ins w:id="348" w:author="Summer 2023 updates" w:date="2024-07-31T13:42:00Z">
            <w:r>
              <w:fldChar w:fldCharType="begin"/>
            </w:r>
            <w:r>
              <w:instrText xml:space="preserve"> HYPERLINK \l "_Toc141355662" </w:instrText>
            </w:r>
            <w:r>
              <w:fldChar w:fldCharType="separate"/>
            </w:r>
            <w:r w:rsidR="00F843F5" w:rsidRPr="00F843F5">
              <w:rPr>
                <w:rStyle w:val="Hyperlink"/>
              </w:rPr>
              <w:t>WRITING EMPHASIS COURSES</w:t>
            </w:r>
            <w:r w:rsidR="00F843F5" w:rsidRPr="00F843F5">
              <w:rPr>
                <w:webHidden/>
              </w:rPr>
              <w:tab/>
            </w:r>
            <w:r w:rsidR="00F843F5" w:rsidRPr="00F843F5">
              <w:rPr>
                <w:webHidden/>
              </w:rPr>
              <w:fldChar w:fldCharType="begin"/>
            </w:r>
            <w:r w:rsidR="00F843F5" w:rsidRPr="00F843F5">
              <w:rPr>
                <w:webHidden/>
              </w:rPr>
              <w:instrText xml:space="preserve"> PAGEREF _Toc141355662 \h </w:instrText>
            </w:r>
            <w:r w:rsidR="00F843F5" w:rsidRPr="00F843F5">
              <w:rPr>
                <w:webHidden/>
              </w:rPr>
            </w:r>
            <w:r w:rsidR="00F843F5" w:rsidRPr="00F843F5">
              <w:rPr>
                <w:webHidden/>
              </w:rPr>
              <w:fldChar w:fldCharType="separate"/>
            </w:r>
            <w:r w:rsidR="00A74DA0">
              <w:rPr>
                <w:webHidden/>
              </w:rPr>
              <w:t>13</w:t>
            </w:r>
            <w:r w:rsidR="00F843F5" w:rsidRPr="00F843F5">
              <w:rPr>
                <w:webHidden/>
              </w:rPr>
              <w:fldChar w:fldCharType="end"/>
            </w:r>
            <w:r>
              <w:fldChar w:fldCharType="end"/>
            </w:r>
          </w:ins>
        </w:p>
        <w:p w14:paraId="6ADDFD2E" w14:textId="27DB427A" w:rsidR="00F843F5" w:rsidRPr="00F843F5" w:rsidRDefault="003B4409">
          <w:pPr>
            <w:pStyle w:val="TOC4"/>
            <w:rPr>
              <w:ins w:id="349" w:author="Summer 2023 updates" w:date="2024-07-31T13:42:00Z"/>
              <w:rFonts w:asciiTheme="minorHAnsi" w:hAnsiTheme="minorHAnsi"/>
              <w:noProof/>
            </w:rPr>
          </w:pPr>
          <w:ins w:id="350" w:author="Summer 2023 updates" w:date="2024-07-31T13:42:00Z">
            <w:r>
              <w:fldChar w:fldCharType="begin"/>
            </w:r>
            <w:r>
              <w:instrText xml:space="preserve"> HYPERLINK \l "_Toc141355663" </w:instrText>
            </w:r>
            <w:r>
              <w:fldChar w:fldCharType="separate"/>
            </w:r>
            <w:r w:rsidR="00F843F5" w:rsidRPr="00F843F5">
              <w:rPr>
                <w:rStyle w:val="Hyperlink"/>
                <w:noProof/>
              </w:rPr>
              <w:t>Writing Across the Curriculum: Statement of Guiding Principles</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_Toc141355663 \h </w:instrText>
            </w:r>
            <w:r w:rsidR="00F843F5" w:rsidRPr="00F843F5">
              <w:rPr>
                <w:noProof/>
                <w:webHidden/>
              </w:rPr>
            </w:r>
            <w:r w:rsidR="00F843F5" w:rsidRPr="00F843F5">
              <w:rPr>
                <w:noProof/>
                <w:webHidden/>
              </w:rPr>
              <w:fldChar w:fldCharType="separate"/>
            </w:r>
            <w:r w:rsidR="00A74DA0">
              <w:rPr>
                <w:noProof/>
                <w:webHidden/>
              </w:rPr>
              <w:t>13</w:t>
            </w:r>
            <w:r w:rsidR="00F843F5" w:rsidRPr="00F843F5">
              <w:rPr>
                <w:noProof/>
                <w:webHidden/>
              </w:rPr>
              <w:fldChar w:fldCharType="end"/>
            </w:r>
            <w:r>
              <w:rPr>
                <w:noProof/>
              </w:rPr>
              <w:fldChar w:fldCharType="end"/>
            </w:r>
          </w:ins>
        </w:p>
        <w:p w14:paraId="6146B9C1" w14:textId="79DCAA44" w:rsidR="00F843F5" w:rsidRPr="00F843F5" w:rsidRDefault="003B4409">
          <w:pPr>
            <w:pStyle w:val="TOC4"/>
            <w:rPr>
              <w:ins w:id="351" w:author="Summer 2023 updates" w:date="2024-07-31T13:42:00Z"/>
              <w:rFonts w:asciiTheme="minorHAnsi" w:hAnsiTheme="minorHAnsi"/>
              <w:noProof/>
            </w:rPr>
          </w:pPr>
          <w:ins w:id="352" w:author="Summer 2023 updates" w:date="2024-07-31T13:42:00Z">
            <w:r>
              <w:fldChar w:fldCharType="begin"/>
            </w:r>
            <w:r>
              <w:instrText xml:space="preserve"> HYPERLINK \l "_Toc141355664" </w:instrText>
            </w:r>
            <w:r>
              <w:fldChar w:fldCharType="separate"/>
            </w:r>
            <w:r w:rsidR="00F843F5" w:rsidRPr="00F843F5">
              <w:rPr>
                <w:rStyle w:val="Hyperlink"/>
                <w:noProof/>
              </w:rPr>
              <w:t>Fulfilling the Writing Emphasis Requirement:</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_Toc141355664 \h </w:instrText>
            </w:r>
            <w:r w:rsidR="00F843F5" w:rsidRPr="00F843F5">
              <w:rPr>
                <w:noProof/>
                <w:webHidden/>
              </w:rPr>
            </w:r>
            <w:r w:rsidR="00F843F5" w:rsidRPr="00F843F5">
              <w:rPr>
                <w:noProof/>
                <w:webHidden/>
              </w:rPr>
              <w:fldChar w:fldCharType="separate"/>
            </w:r>
            <w:r w:rsidR="00A74DA0">
              <w:rPr>
                <w:noProof/>
                <w:webHidden/>
              </w:rPr>
              <w:t>14</w:t>
            </w:r>
            <w:r w:rsidR="00F843F5" w:rsidRPr="00F843F5">
              <w:rPr>
                <w:noProof/>
                <w:webHidden/>
              </w:rPr>
              <w:fldChar w:fldCharType="end"/>
            </w:r>
            <w:r>
              <w:rPr>
                <w:noProof/>
              </w:rPr>
              <w:fldChar w:fldCharType="end"/>
            </w:r>
          </w:ins>
        </w:p>
        <w:p w14:paraId="71511E9E" w14:textId="514EA24D" w:rsidR="00F843F5" w:rsidRPr="00F843F5" w:rsidRDefault="003B4409">
          <w:pPr>
            <w:pStyle w:val="TOC4"/>
            <w:rPr>
              <w:ins w:id="353" w:author="Summer 2023 updates" w:date="2024-07-31T13:42:00Z"/>
              <w:rFonts w:asciiTheme="minorHAnsi" w:hAnsiTheme="minorHAnsi"/>
              <w:noProof/>
            </w:rPr>
          </w:pPr>
          <w:ins w:id="354" w:author="Summer 2023 updates" w:date="2024-07-31T13:42:00Z">
            <w:r>
              <w:fldChar w:fldCharType="begin"/>
            </w:r>
            <w:r>
              <w:instrText xml:space="preserve"> HYPERLINK \l "_Toc141355665" </w:instrText>
            </w:r>
            <w:r>
              <w:fldChar w:fldCharType="separate"/>
            </w:r>
            <w:r w:rsidR="00F843F5" w:rsidRPr="00F843F5">
              <w:rPr>
                <w:rStyle w:val="Hyperlink"/>
                <w:noProof/>
              </w:rPr>
              <w:t>Writing Across the Curriculum: Course Listing</w:t>
            </w:r>
            <w:r w:rsidR="00F843F5" w:rsidRPr="00F843F5">
              <w:rPr>
                <w:noProof/>
                <w:webHidden/>
              </w:rPr>
              <w:tab/>
            </w:r>
            <w:r w:rsidR="00F843F5" w:rsidRPr="00F843F5">
              <w:rPr>
                <w:noProof/>
                <w:webHidden/>
              </w:rPr>
              <w:fldChar w:fldCharType="begin"/>
            </w:r>
            <w:r w:rsidR="00F843F5" w:rsidRPr="00F843F5">
              <w:rPr>
                <w:noProof/>
                <w:webHidden/>
              </w:rPr>
              <w:instrText xml:space="preserve"> PAGEREF _Toc141355665 \h </w:instrText>
            </w:r>
            <w:r w:rsidR="00F843F5" w:rsidRPr="00F843F5">
              <w:rPr>
                <w:noProof/>
                <w:webHidden/>
              </w:rPr>
            </w:r>
            <w:r w:rsidR="00F843F5" w:rsidRPr="00F843F5">
              <w:rPr>
                <w:noProof/>
                <w:webHidden/>
              </w:rPr>
              <w:fldChar w:fldCharType="separate"/>
            </w:r>
            <w:r w:rsidR="00A74DA0">
              <w:rPr>
                <w:noProof/>
                <w:webHidden/>
              </w:rPr>
              <w:t>15</w:t>
            </w:r>
            <w:r w:rsidR="00F843F5" w:rsidRPr="00F843F5">
              <w:rPr>
                <w:noProof/>
                <w:webHidden/>
              </w:rPr>
              <w:fldChar w:fldCharType="end"/>
            </w:r>
            <w:r>
              <w:rPr>
                <w:noProof/>
              </w:rPr>
              <w:fldChar w:fldCharType="end"/>
            </w:r>
          </w:ins>
        </w:p>
        <w:p w14:paraId="501076C1" w14:textId="5516BA77" w:rsidR="00F843F5" w:rsidRDefault="003B4409">
          <w:pPr>
            <w:pStyle w:val="TOC3"/>
            <w:rPr>
              <w:ins w:id="355" w:author="Summer 2023 updates" w:date="2024-07-31T13:42:00Z"/>
              <w:rFonts w:asciiTheme="minorHAnsi" w:eastAsiaTheme="minorEastAsia" w:hAnsiTheme="minorHAnsi" w:cstheme="minorBidi"/>
              <w:bCs w:val="0"/>
              <w:caps w:val="0"/>
              <w:lang w:bidi="ar-SA"/>
            </w:rPr>
          </w:pPr>
          <w:ins w:id="356" w:author="Summer 2023 updates" w:date="2024-07-31T13:42:00Z">
            <w:r>
              <w:fldChar w:fldCharType="begin"/>
            </w:r>
            <w:r>
              <w:instrText xml:space="preserve"> HYPERLINK \l "_Toc141355666" </w:instrText>
            </w:r>
            <w:r>
              <w:fldChar w:fldCharType="separate"/>
            </w:r>
            <w:r w:rsidR="00F843F5" w:rsidRPr="00F843F5">
              <w:rPr>
                <w:rStyle w:val="Hyperlink"/>
              </w:rPr>
              <w:t>AREAS OF STUDY</w:t>
            </w:r>
            <w:r w:rsidR="00F843F5" w:rsidRPr="00F843F5">
              <w:rPr>
                <w:webHidden/>
              </w:rPr>
              <w:tab/>
            </w:r>
            <w:r w:rsidR="00F843F5" w:rsidRPr="00F843F5">
              <w:rPr>
                <w:webHidden/>
              </w:rPr>
              <w:fldChar w:fldCharType="begin"/>
            </w:r>
            <w:r w:rsidR="00F843F5" w:rsidRPr="00F843F5">
              <w:rPr>
                <w:webHidden/>
              </w:rPr>
              <w:instrText xml:space="preserve"> PAGEREF _Toc141355666 \h </w:instrText>
            </w:r>
            <w:r w:rsidR="00F843F5" w:rsidRPr="00F843F5">
              <w:rPr>
                <w:webHidden/>
              </w:rPr>
            </w:r>
            <w:r w:rsidR="00F843F5" w:rsidRPr="00F843F5">
              <w:rPr>
                <w:webHidden/>
              </w:rPr>
              <w:fldChar w:fldCharType="separate"/>
            </w:r>
            <w:r w:rsidR="00A74DA0">
              <w:rPr>
                <w:webHidden/>
              </w:rPr>
              <w:t>19</w:t>
            </w:r>
            <w:r w:rsidR="00F843F5" w:rsidRPr="00F843F5">
              <w:rPr>
                <w:webHidden/>
              </w:rPr>
              <w:fldChar w:fldCharType="end"/>
            </w:r>
            <w:r>
              <w:fldChar w:fldCharType="end"/>
            </w:r>
          </w:ins>
        </w:p>
        <w:p w14:paraId="22A89E8F" w14:textId="6092731D" w:rsidR="00F843F5" w:rsidRDefault="003B4409">
          <w:pPr>
            <w:pStyle w:val="TOC3"/>
            <w:rPr>
              <w:ins w:id="357" w:author="Summer 2023 updates" w:date="2024-07-31T13:42:00Z"/>
              <w:rFonts w:asciiTheme="minorHAnsi" w:eastAsiaTheme="minorEastAsia" w:hAnsiTheme="minorHAnsi" w:cstheme="minorBidi"/>
              <w:bCs w:val="0"/>
              <w:caps w:val="0"/>
              <w:lang w:bidi="ar-SA"/>
            </w:rPr>
          </w:pPr>
          <w:ins w:id="358" w:author="Summer 2023 updates" w:date="2024-07-31T13:42:00Z">
            <w:r>
              <w:fldChar w:fldCharType="begin"/>
            </w:r>
            <w:r>
              <w:instrText xml:space="preserve"> HYPERLINK \l "_Toc141355667" </w:instrText>
            </w:r>
            <w:r>
              <w:fldChar w:fldCharType="separate"/>
            </w:r>
            <w:r w:rsidR="00F843F5" w:rsidRPr="006B7AE5">
              <w:rPr>
                <w:rStyle w:val="Hyperlink"/>
              </w:rPr>
              <w:t>GRADUATION REQUIREMENTS</w:t>
            </w:r>
            <w:r w:rsidR="00F843F5">
              <w:rPr>
                <w:webHidden/>
              </w:rPr>
              <w:tab/>
            </w:r>
            <w:r w:rsidR="00F843F5">
              <w:rPr>
                <w:webHidden/>
              </w:rPr>
              <w:fldChar w:fldCharType="begin"/>
            </w:r>
            <w:r w:rsidR="00F843F5">
              <w:rPr>
                <w:webHidden/>
              </w:rPr>
              <w:instrText xml:space="preserve"> PAGEREF _Toc141355667 \h </w:instrText>
            </w:r>
            <w:r w:rsidR="00F843F5">
              <w:rPr>
                <w:webHidden/>
              </w:rPr>
            </w:r>
            <w:r w:rsidR="00F843F5">
              <w:rPr>
                <w:webHidden/>
              </w:rPr>
              <w:fldChar w:fldCharType="separate"/>
            </w:r>
            <w:r w:rsidR="00A74DA0">
              <w:rPr>
                <w:webHidden/>
              </w:rPr>
              <w:t>20</w:t>
            </w:r>
            <w:r w:rsidR="00F843F5">
              <w:rPr>
                <w:webHidden/>
              </w:rPr>
              <w:fldChar w:fldCharType="end"/>
            </w:r>
            <w:r>
              <w:fldChar w:fldCharType="end"/>
            </w:r>
          </w:ins>
        </w:p>
        <w:p w14:paraId="39D7A2A0" w14:textId="3E44B70E" w:rsidR="00F843F5" w:rsidRDefault="003B4409">
          <w:pPr>
            <w:pStyle w:val="TOC4"/>
            <w:rPr>
              <w:ins w:id="359" w:author="Summer 2023 updates" w:date="2024-07-31T13:42:00Z"/>
              <w:rFonts w:asciiTheme="minorHAnsi" w:hAnsiTheme="minorHAnsi"/>
              <w:noProof/>
            </w:rPr>
          </w:pPr>
          <w:ins w:id="360" w:author="Summer 2023 updates" w:date="2024-07-31T13:42:00Z">
            <w:r>
              <w:fldChar w:fldCharType="begin"/>
            </w:r>
            <w:r>
              <w:instrText xml:space="preserve"> HYPERLINK \l "_Toc141355668" </w:instrText>
            </w:r>
            <w:r>
              <w:fldChar w:fldCharType="separate"/>
            </w:r>
            <w:r w:rsidR="00F843F5" w:rsidRPr="006B7AE5">
              <w:rPr>
                <w:rStyle w:val="Hyperlink"/>
                <w:noProof/>
              </w:rPr>
              <w:t>Transfer Student Information</w:t>
            </w:r>
            <w:r w:rsidR="00F843F5">
              <w:rPr>
                <w:noProof/>
                <w:webHidden/>
              </w:rPr>
              <w:tab/>
            </w:r>
            <w:r w:rsidR="00F843F5">
              <w:rPr>
                <w:noProof/>
                <w:webHidden/>
              </w:rPr>
              <w:fldChar w:fldCharType="begin"/>
            </w:r>
            <w:r w:rsidR="00F843F5">
              <w:rPr>
                <w:noProof/>
                <w:webHidden/>
              </w:rPr>
              <w:instrText xml:space="preserve"> PAGEREF _Toc141355668 \h </w:instrText>
            </w:r>
            <w:r w:rsidR="00F843F5">
              <w:rPr>
                <w:noProof/>
                <w:webHidden/>
              </w:rPr>
            </w:r>
            <w:r w:rsidR="00F843F5">
              <w:rPr>
                <w:noProof/>
                <w:webHidden/>
              </w:rPr>
              <w:fldChar w:fldCharType="separate"/>
            </w:r>
            <w:r w:rsidR="00A74DA0">
              <w:rPr>
                <w:noProof/>
                <w:webHidden/>
              </w:rPr>
              <w:t>20</w:t>
            </w:r>
            <w:r w:rsidR="00F843F5">
              <w:rPr>
                <w:noProof/>
                <w:webHidden/>
              </w:rPr>
              <w:fldChar w:fldCharType="end"/>
            </w:r>
            <w:r>
              <w:rPr>
                <w:noProof/>
              </w:rPr>
              <w:fldChar w:fldCharType="end"/>
            </w:r>
          </w:ins>
        </w:p>
        <w:p w14:paraId="2086A354" w14:textId="4D76C757" w:rsidR="00F843F5" w:rsidRDefault="003B4409">
          <w:pPr>
            <w:pStyle w:val="TOC4"/>
            <w:rPr>
              <w:ins w:id="361" w:author="Summer 2023 updates" w:date="2024-07-31T13:42:00Z"/>
              <w:rFonts w:asciiTheme="minorHAnsi" w:hAnsiTheme="minorHAnsi"/>
              <w:noProof/>
            </w:rPr>
          </w:pPr>
          <w:ins w:id="362" w:author="Summer 2023 updates" w:date="2024-07-31T13:42:00Z">
            <w:r>
              <w:fldChar w:fldCharType="begin"/>
            </w:r>
            <w:r>
              <w:instrText xml:space="preserve"> HYPERLINK \l "_Toc141355669" </w:instrText>
            </w:r>
            <w:r>
              <w:fldChar w:fldCharType="separate"/>
            </w:r>
            <w:r w:rsidR="00F843F5" w:rsidRPr="006B7AE5">
              <w:rPr>
                <w:rStyle w:val="Hyperlink"/>
                <w:noProof/>
              </w:rPr>
              <w:t>Second Baccalaureate Degree</w:t>
            </w:r>
            <w:r w:rsidR="00F843F5">
              <w:rPr>
                <w:noProof/>
                <w:webHidden/>
              </w:rPr>
              <w:tab/>
            </w:r>
            <w:r w:rsidR="00F843F5">
              <w:rPr>
                <w:noProof/>
                <w:webHidden/>
              </w:rPr>
              <w:fldChar w:fldCharType="begin"/>
            </w:r>
            <w:r w:rsidR="00F843F5">
              <w:rPr>
                <w:noProof/>
                <w:webHidden/>
              </w:rPr>
              <w:instrText xml:space="preserve"> PAGEREF _Toc141355669 \h </w:instrText>
            </w:r>
            <w:r w:rsidR="00F843F5">
              <w:rPr>
                <w:noProof/>
                <w:webHidden/>
              </w:rPr>
            </w:r>
            <w:r w:rsidR="00F843F5">
              <w:rPr>
                <w:noProof/>
                <w:webHidden/>
              </w:rPr>
              <w:fldChar w:fldCharType="separate"/>
            </w:r>
            <w:r w:rsidR="00A74DA0">
              <w:rPr>
                <w:noProof/>
                <w:webHidden/>
              </w:rPr>
              <w:t>21</w:t>
            </w:r>
            <w:r w:rsidR="00F843F5">
              <w:rPr>
                <w:noProof/>
                <w:webHidden/>
              </w:rPr>
              <w:fldChar w:fldCharType="end"/>
            </w:r>
            <w:r>
              <w:rPr>
                <w:noProof/>
              </w:rPr>
              <w:fldChar w:fldCharType="end"/>
            </w:r>
          </w:ins>
        </w:p>
        <w:p w14:paraId="683480C4" w14:textId="49AF02B4" w:rsidR="00F843F5" w:rsidRDefault="003B4409">
          <w:pPr>
            <w:pStyle w:val="TOC3"/>
            <w:rPr>
              <w:ins w:id="363" w:author="Summer 2023 updates" w:date="2024-07-31T13:42:00Z"/>
              <w:rFonts w:asciiTheme="minorHAnsi" w:eastAsiaTheme="minorEastAsia" w:hAnsiTheme="minorHAnsi" w:cstheme="minorBidi"/>
              <w:bCs w:val="0"/>
              <w:caps w:val="0"/>
              <w:lang w:bidi="ar-SA"/>
            </w:rPr>
          </w:pPr>
          <w:ins w:id="364" w:author="Summer 2023 updates" w:date="2024-07-31T13:42:00Z">
            <w:r>
              <w:fldChar w:fldCharType="begin"/>
            </w:r>
            <w:r>
              <w:instrText xml:space="preserve"> HYPERLINK \l "_Toc141355670" </w:instrText>
            </w:r>
            <w:r>
              <w:fldChar w:fldCharType="separate"/>
            </w:r>
            <w:r w:rsidR="00F843F5" w:rsidRPr="006B7AE5">
              <w:rPr>
                <w:rStyle w:val="Hyperlink"/>
              </w:rPr>
              <w:t>ACADEMIC ADVISING</w:t>
            </w:r>
            <w:r w:rsidR="00F843F5">
              <w:rPr>
                <w:webHidden/>
              </w:rPr>
              <w:tab/>
            </w:r>
            <w:r w:rsidR="00F843F5">
              <w:rPr>
                <w:webHidden/>
              </w:rPr>
              <w:fldChar w:fldCharType="begin"/>
            </w:r>
            <w:r w:rsidR="00F843F5">
              <w:rPr>
                <w:webHidden/>
              </w:rPr>
              <w:instrText xml:space="preserve"> PAGEREF _Toc141355670 \h </w:instrText>
            </w:r>
            <w:r w:rsidR="00F843F5">
              <w:rPr>
                <w:webHidden/>
              </w:rPr>
            </w:r>
            <w:r w:rsidR="00F843F5">
              <w:rPr>
                <w:webHidden/>
              </w:rPr>
              <w:fldChar w:fldCharType="separate"/>
            </w:r>
            <w:r w:rsidR="00A74DA0">
              <w:rPr>
                <w:webHidden/>
              </w:rPr>
              <w:t>21</w:t>
            </w:r>
            <w:r w:rsidR="00F843F5">
              <w:rPr>
                <w:webHidden/>
              </w:rPr>
              <w:fldChar w:fldCharType="end"/>
            </w:r>
            <w:r>
              <w:fldChar w:fldCharType="end"/>
            </w:r>
          </w:ins>
        </w:p>
        <w:p w14:paraId="413CC255" w14:textId="6F2F1D30" w:rsidR="00F843F5" w:rsidRDefault="003B4409">
          <w:pPr>
            <w:pStyle w:val="TOC3"/>
            <w:rPr>
              <w:ins w:id="365" w:author="Summer 2023 updates" w:date="2024-07-31T13:42:00Z"/>
              <w:rFonts w:asciiTheme="minorHAnsi" w:eastAsiaTheme="minorEastAsia" w:hAnsiTheme="minorHAnsi" w:cstheme="minorBidi"/>
              <w:bCs w:val="0"/>
              <w:caps w:val="0"/>
              <w:lang w:bidi="ar-SA"/>
            </w:rPr>
          </w:pPr>
          <w:ins w:id="366" w:author="Summer 2023 updates" w:date="2024-07-31T13:42:00Z">
            <w:r>
              <w:fldChar w:fldCharType="begin"/>
            </w:r>
            <w:r>
              <w:instrText xml:space="preserve"> HYPERLINK \l "_Toc141355671" </w:instrText>
            </w:r>
            <w:r>
              <w:fldChar w:fldCharType="separate"/>
            </w:r>
            <w:r w:rsidR="00F843F5" w:rsidRPr="006B7AE5">
              <w:rPr>
                <w:rStyle w:val="Hyperlink"/>
              </w:rPr>
              <w:t>THE ACADEMIC CALENDAR</w:t>
            </w:r>
            <w:r w:rsidR="00F843F5">
              <w:rPr>
                <w:webHidden/>
              </w:rPr>
              <w:tab/>
            </w:r>
            <w:r w:rsidR="00F843F5">
              <w:rPr>
                <w:webHidden/>
              </w:rPr>
              <w:fldChar w:fldCharType="begin"/>
            </w:r>
            <w:r w:rsidR="00F843F5">
              <w:rPr>
                <w:webHidden/>
              </w:rPr>
              <w:instrText xml:space="preserve"> PAGEREF _Toc141355671 \h </w:instrText>
            </w:r>
            <w:r w:rsidR="00F843F5">
              <w:rPr>
                <w:webHidden/>
              </w:rPr>
            </w:r>
            <w:r w:rsidR="00F843F5">
              <w:rPr>
                <w:webHidden/>
              </w:rPr>
              <w:fldChar w:fldCharType="separate"/>
            </w:r>
            <w:r w:rsidR="00A74DA0">
              <w:rPr>
                <w:webHidden/>
              </w:rPr>
              <w:t>21</w:t>
            </w:r>
            <w:r w:rsidR="00F843F5">
              <w:rPr>
                <w:webHidden/>
              </w:rPr>
              <w:fldChar w:fldCharType="end"/>
            </w:r>
            <w:r>
              <w:fldChar w:fldCharType="end"/>
            </w:r>
          </w:ins>
        </w:p>
        <w:p w14:paraId="52F81CA1" w14:textId="279DFD89" w:rsidR="00F843F5" w:rsidRDefault="003B4409">
          <w:pPr>
            <w:pStyle w:val="TOC3"/>
            <w:rPr>
              <w:ins w:id="367" w:author="Summer 2023 updates" w:date="2024-07-31T13:42:00Z"/>
              <w:rFonts w:asciiTheme="minorHAnsi" w:eastAsiaTheme="minorEastAsia" w:hAnsiTheme="minorHAnsi" w:cstheme="minorBidi"/>
              <w:bCs w:val="0"/>
              <w:caps w:val="0"/>
              <w:lang w:bidi="ar-SA"/>
            </w:rPr>
          </w:pPr>
          <w:ins w:id="368" w:author="Summer 2023 updates" w:date="2024-07-31T13:42:00Z">
            <w:r>
              <w:fldChar w:fldCharType="begin"/>
            </w:r>
            <w:r>
              <w:instrText xml:space="preserve"> HYPERLINK \l "_Toc141355672" </w:instrText>
            </w:r>
            <w:r>
              <w:fldChar w:fldCharType="separate"/>
            </w:r>
            <w:r w:rsidR="00F843F5" w:rsidRPr="006B7AE5">
              <w:rPr>
                <w:rStyle w:val="Hyperlink"/>
              </w:rPr>
              <w:t>MAY TERM (OPTIONAL)</w:t>
            </w:r>
            <w:r w:rsidR="00F843F5">
              <w:rPr>
                <w:webHidden/>
              </w:rPr>
              <w:tab/>
            </w:r>
            <w:r w:rsidR="00F843F5">
              <w:rPr>
                <w:webHidden/>
              </w:rPr>
              <w:fldChar w:fldCharType="begin"/>
            </w:r>
            <w:r w:rsidR="00F843F5">
              <w:rPr>
                <w:webHidden/>
              </w:rPr>
              <w:instrText xml:space="preserve"> PAGEREF _Toc141355672 \h </w:instrText>
            </w:r>
            <w:r w:rsidR="00F843F5">
              <w:rPr>
                <w:webHidden/>
              </w:rPr>
            </w:r>
            <w:r w:rsidR="00F843F5">
              <w:rPr>
                <w:webHidden/>
              </w:rPr>
              <w:fldChar w:fldCharType="separate"/>
            </w:r>
            <w:r w:rsidR="00A74DA0">
              <w:rPr>
                <w:webHidden/>
              </w:rPr>
              <w:t>21</w:t>
            </w:r>
            <w:r w:rsidR="00F843F5">
              <w:rPr>
                <w:webHidden/>
              </w:rPr>
              <w:fldChar w:fldCharType="end"/>
            </w:r>
            <w:r>
              <w:fldChar w:fldCharType="end"/>
            </w:r>
          </w:ins>
        </w:p>
        <w:p w14:paraId="136F3FF5" w14:textId="68A240D4" w:rsidR="00F843F5" w:rsidRDefault="003B4409">
          <w:pPr>
            <w:pStyle w:val="TOC3"/>
            <w:rPr>
              <w:ins w:id="369" w:author="Summer 2023 updates" w:date="2024-07-31T13:42:00Z"/>
              <w:rFonts w:asciiTheme="minorHAnsi" w:eastAsiaTheme="minorEastAsia" w:hAnsiTheme="minorHAnsi" w:cstheme="minorBidi"/>
              <w:bCs w:val="0"/>
              <w:caps w:val="0"/>
              <w:lang w:bidi="ar-SA"/>
            </w:rPr>
          </w:pPr>
          <w:ins w:id="370" w:author="Summer 2023 updates" w:date="2024-07-31T13:42:00Z">
            <w:r>
              <w:fldChar w:fldCharType="begin"/>
            </w:r>
            <w:r>
              <w:instrText xml:space="preserve"> HYPERLINK \l "_Toc141355673" </w:instrText>
            </w:r>
            <w:r>
              <w:fldChar w:fldCharType="separate"/>
            </w:r>
            <w:r w:rsidR="00F843F5" w:rsidRPr="006B7AE5">
              <w:rPr>
                <w:rStyle w:val="Hyperlink"/>
              </w:rPr>
              <w:t>SUMMER TERM (OPTIONAL)</w:t>
            </w:r>
            <w:r w:rsidR="00F843F5">
              <w:rPr>
                <w:webHidden/>
              </w:rPr>
              <w:tab/>
            </w:r>
            <w:r w:rsidR="00F843F5">
              <w:rPr>
                <w:webHidden/>
              </w:rPr>
              <w:fldChar w:fldCharType="begin"/>
            </w:r>
            <w:r w:rsidR="00F843F5">
              <w:rPr>
                <w:webHidden/>
              </w:rPr>
              <w:instrText xml:space="preserve"> PAGEREF _Toc141355673 \h </w:instrText>
            </w:r>
            <w:r w:rsidR="00F843F5">
              <w:rPr>
                <w:webHidden/>
              </w:rPr>
            </w:r>
            <w:r w:rsidR="00F843F5">
              <w:rPr>
                <w:webHidden/>
              </w:rPr>
              <w:fldChar w:fldCharType="separate"/>
            </w:r>
            <w:r w:rsidR="00A74DA0">
              <w:rPr>
                <w:webHidden/>
              </w:rPr>
              <w:t>22</w:t>
            </w:r>
            <w:r w:rsidR="00F843F5">
              <w:rPr>
                <w:webHidden/>
              </w:rPr>
              <w:fldChar w:fldCharType="end"/>
            </w:r>
            <w:r>
              <w:fldChar w:fldCharType="end"/>
            </w:r>
          </w:ins>
        </w:p>
        <w:p w14:paraId="2DF549F6" w14:textId="4FEA8AA3" w:rsidR="00F843F5" w:rsidRDefault="003B4409">
          <w:pPr>
            <w:pStyle w:val="TOC3"/>
            <w:rPr>
              <w:ins w:id="371" w:author="Summer 2023 updates" w:date="2024-07-31T13:42:00Z"/>
              <w:rFonts w:asciiTheme="minorHAnsi" w:eastAsiaTheme="minorEastAsia" w:hAnsiTheme="minorHAnsi" w:cstheme="minorBidi"/>
              <w:bCs w:val="0"/>
              <w:caps w:val="0"/>
              <w:lang w:bidi="ar-SA"/>
            </w:rPr>
          </w:pPr>
          <w:ins w:id="372" w:author="Summer 2023 updates" w:date="2024-07-31T13:42:00Z">
            <w:r>
              <w:fldChar w:fldCharType="begin"/>
            </w:r>
            <w:r>
              <w:instrText xml:space="preserve"> HYPERLINK \l "_Toc141355674" </w:instrText>
            </w:r>
            <w:r>
              <w:fldChar w:fldCharType="separate"/>
            </w:r>
            <w:r w:rsidR="00F843F5" w:rsidRPr="006B7AE5">
              <w:rPr>
                <w:rStyle w:val="Hyperlink"/>
              </w:rPr>
              <w:t>APPROVED COURSE LISTS</w:t>
            </w:r>
            <w:r w:rsidR="00F843F5">
              <w:rPr>
                <w:webHidden/>
              </w:rPr>
              <w:tab/>
            </w:r>
            <w:r w:rsidR="00F843F5">
              <w:rPr>
                <w:webHidden/>
              </w:rPr>
              <w:fldChar w:fldCharType="begin"/>
            </w:r>
            <w:r w:rsidR="00F843F5">
              <w:rPr>
                <w:webHidden/>
              </w:rPr>
              <w:instrText xml:space="preserve"> PAGEREF _Toc141355674 \h </w:instrText>
            </w:r>
            <w:r w:rsidR="00F843F5">
              <w:rPr>
                <w:webHidden/>
              </w:rPr>
            </w:r>
            <w:r w:rsidR="00F843F5">
              <w:rPr>
                <w:webHidden/>
              </w:rPr>
              <w:fldChar w:fldCharType="separate"/>
            </w:r>
            <w:r w:rsidR="00A74DA0">
              <w:rPr>
                <w:webHidden/>
              </w:rPr>
              <w:t>23</w:t>
            </w:r>
            <w:r w:rsidR="00F843F5">
              <w:rPr>
                <w:webHidden/>
              </w:rPr>
              <w:fldChar w:fldCharType="end"/>
            </w:r>
            <w:r>
              <w:fldChar w:fldCharType="end"/>
            </w:r>
          </w:ins>
        </w:p>
        <w:p w14:paraId="36231F6F" w14:textId="5D265004" w:rsidR="00F843F5" w:rsidRDefault="003B4409">
          <w:pPr>
            <w:pStyle w:val="TOC3"/>
            <w:rPr>
              <w:ins w:id="373" w:author="Summer 2023 updates" w:date="2024-07-31T13:42:00Z"/>
              <w:rFonts w:asciiTheme="minorHAnsi" w:eastAsiaTheme="minorEastAsia" w:hAnsiTheme="minorHAnsi" w:cstheme="minorBidi"/>
              <w:bCs w:val="0"/>
              <w:caps w:val="0"/>
              <w:lang w:bidi="ar-SA"/>
            </w:rPr>
          </w:pPr>
          <w:ins w:id="374" w:author="Summer 2023 updates" w:date="2024-07-31T13:42:00Z">
            <w:r>
              <w:fldChar w:fldCharType="begin"/>
            </w:r>
            <w:r>
              <w:instrText xml:space="preserve"> HYPERLINK \l "_Toc141355675" </w:instrText>
            </w:r>
            <w:r>
              <w:fldChar w:fldCharType="separate"/>
            </w:r>
            <w:r w:rsidR="00F843F5" w:rsidRPr="006B7AE5">
              <w:rPr>
                <w:rStyle w:val="Hyperlink"/>
                <w:smallCaps/>
              </w:rPr>
              <w:t>General Education Distribution Courses</w:t>
            </w:r>
            <w:r w:rsidR="00F843F5">
              <w:rPr>
                <w:webHidden/>
              </w:rPr>
              <w:tab/>
            </w:r>
            <w:r w:rsidR="00F843F5">
              <w:rPr>
                <w:webHidden/>
              </w:rPr>
              <w:fldChar w:fldCharType="begin"/>
            </w:r>
            <w:r w:rsidR="00F843F5">
              <w:rPr>
                <w:webHidden/>
              </w:rPr>
              <w:instrText xml:space="preserve"> PAGEREF _Toc141355675 \h </w:instrText>
            </w:r>
            <w:r w:rsidR="00F843F5">
              <w:rPr>
                <w:webHidden/>
              </w:rPr>
            </w:r>
            <w:r w:rsidR="00F843F5">
              <w:rPr>
                <w:webHidden/>
              </w:rPr>
              <w:fldChar w:fldCharType="separate"/>
            </w:r>
            <w:r w:rsidR="00A74DA0">
              <w:rPr>
                <w:webHidden/>
              </w:rPr>
              <w:t>23</w:t>
            </w:r>
            <w:r w:rsidR="00F843F5">
              <w:rPr>
                <w:webHidden/>
              </w:rPr>
              <w:fldChar w:fldCharType="end"/>
            </w:r>
            <w:r>
              <w:fldChar w:fldCharType="end"/>
            </w:r>
          </w:ins>
        </w:p>
        <w:p w14:paraId="7C79C095" w14:textId="0B5C9879" w:rsidR="00F843F5" w:rsidRDefault="003B4409">
          <w:pPr>
            <w:pStyle w:val="TOC3"/>
            <w:rPr>
              <w:ins w:id="375" w:author="Summer 2023 updates" w:date="2024-07-31T13:42:00Z"/>
              <w:rFonts w:asciiTheme="minorHAnsi" w:eastAsiaTheme="minorEastAsia" w:hAnsiTheme="minorHAnsi" w:cstheme="minorBidi"/>
              <w:bCs w:val="0"/>
              <w:caps w:val="0"/>
              <w:lang w:bidi="ar-SA"/>
            </w:rPr>
          </w:pPr>
          <w:ins w:id="376" w:author="Summer 2023 updates" w:date="2024-07-31T13:42:00Z">
            <w:r>
              <w:fldChar w:fldCharType="begin"/>
            </w:r>
            <w:r>
              <w:instrText xml:space="preserve"> HYPERLINK \l "_Toc141355676" </w:instrText>
            </w:r>
            <w:r>
              <w:fldChar w:fldCharType="separate"/>
            </w:r>
            <w:r w:rsidR="00F843F5" w:rsidRPr="006B7AE5">
              <w:rPr>
                <w:rStyle w:val="Hyperlink"/>
              </w:rPr>
              <w:t>SPECIAL PROGRAMS AND OPPORTUNITIES</w:t>
            </w:r>
            <w:r w:rsidR="00F843F5">
              <w:rPr>
                <w:webHidden/>
              </w:rPr>
              <w:tab/>
            </w:r>
            <w:r w:rsidR="00F843F5">
              <w:rPr>
                <w:webHidden/>
              </w:rPr>
              <w:fldChar w:fldCharType="begin"/>
            </w:r>
            <w:r w:rsidR="00F843F5">
              <w:rPr>
                <w:webHidden/>
              </w:rPr>
              <w:instrText xml:space="preserve"> PAGEREF _Toc141355676 \h </w:instrText>
            </w:r>
            <w:r w:rsidR="00F843F5">
              <w:rPr>
                <w:webHidden/>
              </w:rPr>
            </w:r>
            <w:r w:rsidR="00F843F5">
              <w:rPr>
                <w:webHidden/>
              </w:rPr>
              <w:fldChar w:fldCharType="separate"/>
            </w:r>
            <w:r w:rsidR="00A74DA0">
              <w:rPr>
                <w:webHidden/>
              </w:rPr>
              <w:t>36</w:t>
            </w:r>
            <w:r w:rsidR="00F843F5">
              <w:rPr>
                <w:webHidden/>
              </w:rPr>
              <w:fldChar w:fldCharType="end"/>
            </w:r>
            <w:r>
              <w:fldChar w:fldCharType="end"/>
            </w:r>
          </w:ins>
        </w:p>
        <w:p w14:paraId="65DE1D78" w14:textId="37CBF927" w:rsidR="00F843F5" w:rsidRDefault="003B4409">
          <w:pPr>
            <w:pStyle w:val="TOC4"/>
            <w:rPr>
              <w:ins w:id="377" w:author="Summer 2023 updates" w:date="2024-07-31T13:42:00Z"/>
              <w:rFonts w:asciiTheme="minorHAnsi" w:hAnsiTheme="minorHAnsi"/>
              <w:noProof/>
            </w:rPr>
          </w:pPr>
          <w:ins w:id="378" w:author="Summer 2023 updates" w:date="2024-07-31T13:42:00Z">
            <w:r>
              <w:fldChar w:fldCharType="begin"/>
            </w:r>
            <w:r>
              <w:instrText xml:space="preserve"> HYPERLINK \l "_Toc141355677" </w:instrText>
            </w:r>
            <w:r>
              <w:fldChar w:fldCharType="separate"/>
            </w:r>
            <w:r w:rsidR="00F843F5" w:rsidRPr="006B7AE5">
              <w:rPr>
                <w:rStyle w:val="Hyperlink"/>
                <w:noProof/>
              </w:rPr>
              <w:t>Independent Study</w:t>
            </w:r>
            <w:r w:rsidR="00F843F5">
              <w:rPr>
                <w:noProof/>
                <w:webHidden/>
              </w:rPr>
              <w:tab/>
            </w:r>
            <w:r w:rsidR="00F843F5">
              <w:rPr>
                <w:noProof/>
                <w:webHidden/>
              </w:rPr>
              <w:fldChar w:fldCharType="begin"/>
            </w:r>
            <w:r w:rsidR="00F843F5">
              <w:rPr>
                <w:noProof/>
                <w:webHidden/>
              </w:rPr>
              <w:instrText xml:space="preserve"> PAGEREF _Toc141355677 \h </w:instrText>
            </w:r>
            <w:r w:rsidR="00F843F5">
              <w:rPr>
                <w:noProof/>
                <w:webHidden/>
              </w:rPr>
            </w:r>
            <w:r w:rsidR="00F843F5">
              <w:rPr>
                <w:noProof/>
                <w:webHidden/>
              </w:rPr>
              <w:fldChar w:fldCharType="separate"/>
            </w:r>
            <w:r w:rsidR="00A74DA0">
              <w:rPr>
                <w:noProof/>
                <w:webHidden/>
              </w:rPr>
              <w:t>36</w:t>
            </w:r>
            <w:r w:rsidR="00F843F5">
              <w:rPr>
                <w:noProof/>
                <w:webHidden/>
              </w:rPr>
              <w:fldChar w:fldCharType="end"/>
            </w:r>
            <w:r>
              <w:rPr>
                <w:noProof/>
              </w:rPr>
              <w:fldChar w:fldCharType="end"/>
            </w:r>
          </w:ins>
        </w:p>
        <w:p w14:paraId="151D82DA" w14:textId="64BDC3B5" w:rsidR="00F843F5" w:rsidRDefault="003B4409">
          <w:pPr>
            <w:pStyle w:val="TOC4"/>
            <w:rPr>
              <w:ins w:id="379" w:author="Summer 2023 updates" w:date="2024-07-31T13:42:00Z"/>
              <w:rFonts w:asciiTheme="minorHAnsi" w:hAnsiTheme="minorHAnsi"/>
              <w:noProof/>
            </w:rPr>
          </w:pPr>
          <w:ins w:id="380" w:author="Summer 2023 updates" w:date="2024-07-31T13:42:00Z">
            <w:r>
              <w:fldChar w:fldCharType="begin"/>
            </w:r>
            <w:r>
              <w:instrText xml:space="preserve"> HYPERLINK \l "_Toc141355678" </w:instrText>
            </w:r>
            <w:r>
              <w:fldChar w:fldCharType="separate"/>
            </w:r>
            <w:r w:rsidR="00F843F5" w:rsidRPr="006B7AE5">
              <w:rPr>
                <w:rStyle w:val="Hyperlink"/>
                <w:noProof/>
              </w:rPr>
              <w:t>Directed Learning</w:t>
            </w:r>
            <w:r w:rsidR="00F843F5">
              <w:rPr>
                <w:noProof/>
                <w:webHidden/>
              </w:rPr>
              <w:tab/>
            </w:r>
            <w:r w:rsidR="00F843F5">
              <w:rPr>
                <w:noProof/>
                <w:webHidden/>
              </w:rPr>
              <w:fldChar w:fldCharType="begin"/>
            </w:r>
            <w:r w:rsidR="00F843F5">
              <w:rPr>
                <w:noProof/>
                <w:webHidden/>
              </w:rPr>
              <w:instrText xml:space="preserve"> PAGEREF _Toc141355678 \h </w:instrText>
            </w:r>
            <w:r w:rsidR="00F843F5">
              <w:rPr>
                <w:noProof/>
                <w:webHidden/>
              </w:rPr>
            </w:r>
            <w:r w:rsidR="00F843F5">
              <w:rPr>
                <w:noProof/>
                <w:webHidden/>
              </w:rPr>
              <w:fldChar w:fldCharType="separate"/>
            </w:r>
            <w:r w:rsidR="00A74DA0">
              <w:rPr>
                <w:noProof/>
                <w:webHidden/>
              </w:rPr>
              <w:t>36</w:t>
            </w:r>
            <w:r w:rsidR="00F843F5">
              <w:rPr>
                <w:noProof/>
                <w:webHidden/>
              </w:rPr>
              <w:fldChar w:fldCharType="end"/>
            </w:r>
            <w:r>
              <w:rPr>
                <w:noProof/>
              </w:rPr>
              <w:fldChar w:fldCharType="end"/>
            </w:r>
          </w:ins>
        </w:p>
        <w:p w14:paraId="28319B25" w14:textId="18155790" w:rsidR="00F843F5" w:rsidRDefault="003B4409">
          <w:pPr>
            <w:pStyle w:val="TOC4"/>
            <w:rPr>
              <w:ins w:id="381" w:author="Summer 2023 updates" w:date="2024-07-31T13:42:00Z"/>
              <w:rFonts w:asciiTheme="minorHAnsi" w:hAnsiTheme="minorHAnsi"/>
              <w:noProof/>
            </w:rPr>
          </w:pPr>
          <w:ins w:id="382" w:author="Summer 2023 updates" w:date="2024-07-31T13:42:00Z">
            <w:r>
              <w:fldChar w:fldCharType="begin"/>
            </w:r>
            <w:r>
              <w:instrText xml:space="preserve"> HYPERLINK \l "_Toc141355679" </w:instrText>
            </w:r>
            <w:r>
              <w:fldChar w:fldCharType="separate"/>
            </w:r>
            <w:r w:rsidR="00F843F5" w:rsidRPr="006B7AE5">
              <w:rPr>
                <w:rStyle w:val="Hyperlink"/>
                <w:noProof/>
              </w:rPr>
              <w:t>Internships</w:t>
            </w:r>
            <w:r w:rsidR="00F843F5">
              <w:rPr>
                <w:noProof/>
                <w:webHidden/>
              </w:rPr>
              <w:tab/>
            </w:r>
            <w:r w:rsidR="00F843F5">
              <w:rPr>
                <w:noProof/>
                <w:webHidden/>
              </w:rPr>
              <w:fldChar w:fldCharType="begin"/>
            </w:r>
            <w:r w:rsidR="00F843F5">
              <w:rPr>
                <w:noProof/>
                <w:webHidden/>
              </w:rPr>
              <w:instrText xml:space="preserve"> PAGEREF _Toc141355679 \h </w:instrText>
            </w:r>
            <w:r w:rsidR="00F843F5">
              <w:rPr>
                <w:noProof/>
                <w:webHidden/>
              </w:rPr>
            </w:r>
            <w:r w:rsidR="00F843F5">
              <w:rPr>
                <w:noProof/>
                <w:webHidden/>
              </w:rPr>
              <w:fldChar w:fldCharType="separate"/>
            </w:r>
            <w:r w:rsidR="00A74DA0">
              <w:rPr>
                <w:noProof/>
                <w:webHidden/>
              </w:rPr>
              <w:t>36</w:t>
            </w:r>
            <w:r w:rsidR="00F843F5">
              <w:rPr>
                <w:noProof/>
                <w:webHidden/>
              </w:rPr>
              <w:fldChar w:fldCharType="end"/>
            </w:r>
            <w:r>
              <w:rPr>
                <w:noProof/>
              </w:rPr>
              <w:fldChar w:fldCharType="end"/>
            </w:r>
          </w:ins>
        </w:p>
        <w:p w14:paraId="1219ABE4" w14:textId="238F09BE" w:rsidR="00F843F5" w:rsidRDefault="003B4409">
          <w:pPr>
            <w:pStyle w:val="TOC4"/>
            <w:rPr>
              <w:ins w:id="383" w:author="Summer 2023 updates" w:date="2024-07-31T13:42:00Z"/>
              <w:rFonts w:asciiTheme="minorHAnsi" w:hAnsiTheme="minorHAnsi"/>
              <w:noProof/>
            </w:rPr>
          </w:pPr>
          <w:ins w:id="384" w:author="Summer 2023 updates" w:date="2024-07-31T13:42:00Z">
            <w:r>
              <w:fldChar w:fldCharType="begin"/>
            </w:r>
            <w:r>
              <w:instrText xml:space="preserve"> HYPERLINK \l "_Toc141355680" </w:instrText>
            </w:r>
            <w:r>
              <w:fldChar w:fldCharType="separate"/>
            </w:r>
            <w:r w:rsidR="00F843F5" w:rsidRPr="006B7AE5">
              <w:rPr>
                <w:rStyle w:val="Hyperlink"/>
                <w:noProof/>
              </w:rPr>
              <w:t>Practicum</w:t>
            </w:r>
            <w:r w:rsidR="00F843F5">
              <w:rPr>
                <w:noProof/>
                <w:webHidden/>
              </w:rPr>
              <w:tab/>
            </w:r>
            <w:r w:rsidR="00F843F5">
              <w:rPr>
                <w:noProof/>
                <w:webHidden/>
              </w:rPr>
              <w:fldChar w:fldCharType="begin"/>
            </w:r>
            <w:r w:rsidR="00F843F5">
              <w:rPr>
                <w:noProof/>
                <w:webHidden/>
              </w:rPr>
              <w:instrText xml:space="preserve"> PAGEREF _Toc141355680 \h </w:instrText>
            </w:r>
            <w:r w:rsidR="00F843F5">
              <w:rPr>
                <w:noProof/>
                <w:webHidden/>
              </w:rPr>
            </w:r>
            <w:r w:rsidR="00F843F5">
              <w:rPr>
                <w:noProof/>
                <w:webHidden/>
              </w:rPr>
              <w:fldChar w:fldCharType="separate"/>
            </w:r>
            <w:r w:rsidR="00A74DA0">
              <w:rPr>
                <w:noProof/>
                <w:webHidden/>
              </w:rPr>
              <w:t>38</w:t>
            </w:r>
            <w:r w:rsidR="00F843F5">
              <w:rPr>
                <w:noProof/>
                <w:webHidden/>
              </w:rPr>
              <w:fldChar w:fldCharType="end"/>
            </w:r>
            <w:r>
              <w:rPr>
                <w:noProof/>
              </w:rPr>
              <w:fldChar w:fldCharType="end"/>
            </w:r>
          </w:ins>
        </w:p>
        <w:p w14:paraId="7DE40E4F" w14:textId="5378B730" w:rsidR="00F843F5" w:rsidRDefault="003B4409">
          <w:pPr>
            <w:pStyle w:val="TOC1"/>
            <w:tabs>
              <w:tab w:val="right" w:leader="dot" w:pos="10070"/>
            </w:tabs>
            <w:rPr>
              <w:ins w:id="385" w:author="Summer 2023 updates" w:date="2024-07-31T13:42:00Z"/>
              <w:rFonts w:asciiTheme="minorHAnsi" w:hAnsiTheme="minorHAnsi"/>
              <w:noProof/>
            </w:rPr>
          </w:pPr>
          <w:ins w:id="386" w:author="Summer 2023 updates" w:date="2024-07-31T13:42:00Z">
            <w:r>
              <w:fldChar w:fldCharType="begin"/>
            </w:r>
            <w:r>
              <w:instrText xml:space="preserve"> HYPERLINK \l "_Toc141355681" </w:instrText>
            </w:r>
            <w:r>
              <w:fldChar w:fldCharType="separate"/>
            </w:r>
            <w:r w:rsidR="00F843F5" w:rsidRPr="006B7AE5">
              <w:rPr>
                <w:rStyle w:val="Hyperlink"/>
                <w:bCs/>
                <w:smallCaps/>
                <w:noProof/>
              </w:rPr>
              <w:t>SPECIAL PROGRAMS AND OPPORTUNITIES</w:t>
            </w:r>
            <w:r w:rsidR="00F843F5">
              <w:rPr>
                <w:noProof/>
                <w:webHidden/>
              </w:rPr>
              <w:tab/>
            </w:r>
            <w:r w:rsidR="00F843F5">
              <w:rPr>
                <w:noProof/>
                <w:webHidden/>
              </w:rPr>
              <w:fldChar w:fldCharType="begin"/>
            </w:r>
            <w:r w:rsidR="00F843F5">
              <w:rPr>
                <w:noProof/>
                <w:webHidden/>
              </w:rPr>
              <w:instrText xml:space="preserve"> PAGEREF _Toc141355681 \h </w:instrText>
            </w:r>
            <w:r w:rsidR="00F843F5">
              <w:rPr>
                <w:noProof/>
                <w:webHidden/>
              </w:rPr>
            </w:r>
            <w:r w:rsidR="00F843F5">
              <w:rPr>
                <w:noProof/>
                <w:webHidden/>
              </w:rPr>
              <w:fldChar w:fldCharType="separate"/>
            </w:r>
            <w:r w:rsidR="00A74DA0">
              <w:rPr>
                <w:noProof/>
                <w:webHidden/>
              </w:rPr>
              <w:t>39</w:t>
            </w:r>
            <w:r w:rsidR="00F843F5">
              <w:rPr>
                <w:noProof/>
                <w:webHidden/>
              </w:rPr>
              <w:fldChar w:fldCharType="end"/>
            </w:r>
            <w:r>
              <w:rPr>
                <w:noProof/>
              </w:rPr>
              <w:fldChar w:fldCharType="end"/>
            </w:r>
          </w:ins>
        </w:p>
        <w:p w14:paraId="3105EDA7" w14:textId="1B51B593" w:rsidR="00F843F5" w:rsidRDefault="003B4409">
          <w:pPr>
            <w:pStyle w:val="TOC4"/>
            <w:rPr>
              <w:ins w:id="387" w:author="Summer 2023 updates" w:date="2024-07-31T13:42:00Z"/>
              <w:rFonts w:asciiTheme="minorHAnsi" w:hAnsiTheme="minorHAnsi"/>
              <w:noProof/>
            </w:rPr>
          </w:pPr>
          <w:ins w:id="388" w:author="Summer 2023 updates" w:date="2024-07-31T13:42:00Z">
            <w:r>
              <w:fldChar w:fldCharType="begin"/>
            </w:r>
            <w:r>
              <w:instrText xml:space="preserve"> HYPERLINK \l "_Toc141355682" </w:instrText>
            </w:r>
            <w:r>
              <w:fldChar w:fldCharType="separate"/>
            </w:r>
            <w:r w:rsidR="00F843F5" w:rsidRPr="006B7AE5">
              <w:rPr>
                <w:rStyle w:val="Hyperlink"/>
                <w:noProof/>
              </w:rPr>
              <w:t>Crimson Fellows Program</w:t>
            </w:r>
            <w:r w:rsidR="00F843F5">
              <w:rPr>
                <w:noProof/>
                <w:webHidden/>
              </w:rPr>
              <w:tab/>
            </w:r>
            <w:r w:rsidR="00F843F5">
              <w:rPr>
                <w:noProof/>
                <w:webHidden/>
              </w:rPr>
              <w:fldChar w:fldCharType="begin"/>
            </w:r>
            <w:r w:rsidR="00F843F5">
              <w:rPr>
                <w:noProof/>
                <w:webHidden/>
              </w:rPr>
              <w:instrText xml:space="preserve"> PAGEREF _Toc141355682 \h </w:instrText>
            </w:r>
            <w:r w:rsidR="00F843F5">
              <w:rPr>
                <w:noProof/>
                <w:webHidden/>
              </w:rPr>
            </w:r>
            <w:r w:rsidR="00F843F5">
              <w:rPr>
                <w:noProof/>
                <w:webHidden/>
              </w:rPr>
              <w:fldChar w:fldCharType="separate"/>
            </w:r>
            <w:r w:rsidR="00A74DA0">
              <w:rPr>
                <w:noProof/>
                <w:webHidden/>
              </w:rPr>
              <w:t>39</w:t>
            </w:r>
            <w:r w:rsidR="00F843F5">
              <w:rPr>
                <w:noProof/>
                <w:webHidden/>
              </w:rPr>
              <w:fldChar w:fldCharType="end"/>
            </w:r>
            <w:r>
              <w:rPr>
                <w:noProof/>
              </w:rPr>
              <w:fldChar w:fldCharType="end"/>
            </w:r>
          </w:ins>
        </w:p>
        <w:p w14:paraId="4B7AEA5F" w14:textId="6F587699" w:rsidR="00F843F5" w:rsidRDefault="003B4409">
          <w:pPr>
            <w:pStyle w:val="TOC4"/>
            <w:rPr>
              <w:ins w:id="389" w:author="Summer 2023 updates" w:date="2024-07-31T13:42:00Z"/>
              <w:rFonts w:asciiTheme="minorHAnsi" w:hAnsiTheme="minorHAnsi"/>
              <w:noProof/>
            </w:rPr>
          </w:pPr>
          <w:ins w:id="390" w:author="Summer 2023 updates" w:date="2024-07-31T13:42:00Z">
            <w:r>
              <w:fldChar w:fldCharType="begin"/>
            </w:r>
            <w:r>
              <w:instrText xml:space="preserve"> HYPERLINK \l "_Toc141355683" </w:instrText>
            </w:r>
            <w:r>
              <w:fldChar w:fldCharType="separate"/>
            </w:r>
            <w:r w:rsidR="00F843F5" w:rsidRPr="006B7AE5">
              <w:rPr>
                <w:rStyle w:val="Hyperlink"/>
                <w:noProof/>
              </w:rPr>
              <w:t>Cross-Registration with Mount Mercy University</w:t>
            </w:r>
            <w:r w:rsidR="00F843F5">
              <w:rPr>
                <w:noProof/>
                <w:webHidden/>
              </w:rPr>
              <w:tab/>
            </w:r>
            <w:r w:rsidR="00F843F5">
              <w:rPr>
                <w:noProof/>
                <w:webHidden/>
              </w:rPr>
              <w:fldChar w:fldCharType="begin"/>
            </w:r>
            <w:r w:rsidR="00F843F5">
              <w:rPr>
                <w:noProof/>
                <w:webHidden/>
              </w:rPr>
              <w:instrText xml:space="preserve"> PAGEREF _Toc141355683 \h </w:instrText>
            </w:r>
            <w:r w:rsidR="00F843F5">
              <w:rPr>
                <w:noProof/>
                <w:webHidden/>
              </w:rPr>
            </w:r>
            <w:r w:rsidR="00F843F5">
              <w:rPr>
                <w:noProof/>
                <w:webHidden/>
              </w:rPr>
              <w:fldChar w:fldCharType="separate"/>
            </w:r>
            <w:r w:rsidR="00A74DA0">
              <w:rPr>
                <w:noProof/>
                <w:webHidden/>
              </w:rPr>
              <w:t>40</w:t>
            </w:r>
            <w:r w:rsidR="00F843F5">
              <w:rPr>
                <w:noProof/>
                <w:webHidden/>
              </w:rPr>
              <w:fldChar w:fldCharType="end"/>
            </w:r>
            <w:r>
              <w:rPr>
                <w:noProof/>
              </w:rPr>
              <w:fldChar w:fldCharType="end"/>
            </w:r>
          </w:ins>
        </w:p>
        <w:p w14:paraId="457E1C06" w14:textId="0F01D1E9" w:rsidR="00F843F5" w:rsidRDefault="003B4409">
          <w:pPr>
            <w:pStyle w:val="TOC4"/>
            <w:rPr>
              <w:ins w:id="391" w:author="Summer 2023 updates" w:date="2024-07-31T13:42:00Z"/>
              <w:rFonts w:asciiTheme="minorHAnsi" w:hAnsiTheme="minorHAnsi"/>
              <w:noProof/>
            </w:rPr>
          </w:pPr>
          <w:ins w:id="392" w:author="Summer 2023 updates" w:date="2024-07-31T13:42:00Z">
            <w:r>
              <w:fldChar w:fldCharType="begin"/>
            </w:r>
            <w:r>
              <w:instrText xml:space="preserve"> HYPERLINK \l "_Toc141355684" </w:instrText>
            </w:r>
            <w:r>
              <w:fldChar w:fldCharType="separate"/>
            </w:r>
            <w:r w:rsidR="00F843F5" w:rsidRPr="006B7AE5">
              <w:rPr>
                <w:rStyle w:val="Hyperlink"/>
                <w:noProof/>
              </w:rPr>
              <w:t>English as a Second Language Program</w:t>
            </w:r>
            <w:r w:rsidR="00F843F5">
              <w:rPr>
                <w:noProof/>
                <w:webHidden/>
              </w:rPr>
              <w:tab/>
            </w:r>
            <w:r w:rsidR="00F843F5">
              <w:rPr>
                <w:noProof/>
                <w:webHidden/>
              </w:rPr>
              <w:fldChar w:fldCharType="begin"/>
            </w:r>
            <w:r w:rsidR="00F843F5">
              <w:rPr>
                <w:noProof/>
                <w:webHidden/>
              </w:rPr>
              <w:instrText xml:space="preserve"> PAGEREF _Toc141355684 \h </w:instrText>
            </w:r>
            <w:r w:rsidR="00F843F5">
              <w:rPr>
                <w:noProof/>
                <w:webHidden/>
              </w:rPr>
            </w:r>
            <w:r w:rsidR="00F843F5">
              <w:rPr>
                <w:noProof/>
                <w:webHidden/>
              </w:rPr>
              <w:fldChar w:fldCharType="separate"/>
            </w:r>
            <w:r w:rsidR="00A74DA0">
              <w:rPr>
                <w:noProof/>
                <w:webHidden/>
              </w:rPr>
              <w:t>41</w:t>
            </w:r>
            <w:r w:rsidR="00F843F5">
              <w:rPr>
                <w:noProof/>
                <w:webHidden/>
              </w:rPr>
              <w:fldChar w:fldCharType="end"/>
            </w:r>
            <w:r>
              <w:rPr>
                <w:noProof/>
              </w:rPr>
              <w:fldChar w:fldCharType="end"/>
            </w:r>
          </w:ins>
        </w:p>
        <w:p w14:paraId="1205E009" w14:textId="1E96F2E3" w:rsidR="00F843F5" w:rsidRDefault="003B4409">
          <w:pPr>
            <w:pStyle w:val="TOC4"/>
            <w:rPr>
              <w:ins w:id="393" w:author="Summer 2023 updates" w:date="2024-07-31T13:42:00Z"/>
              <w:rFonts w:asciiTheme="minorHAnsi" w:hAnsiTheme="minorHAnsi"/>
              <w:noProof/>
            </w:rPr>
          </w:pPr>
          <w:ins w:id="394" w:author="Summer 2023 updates" w:date="2024-07-31T13:42:00Z">
            <w:r>
              <w:fldChar w:fldCharType="begin"/>
            </w:r>
            <w:r>
              <w:instrText xml:space="preserve"> HYPERLINK \l "_Toc141355685" </w:instrText>
            </w:r>
            <w:r>
              <w:fldChar w:fldCharType="separate"/>
            </w:r>
            <w:r w:rsidR="00F843F5" w:rsidRPr="006B7AE5">
              <w:rPr>
                <w:rStyle w:val="Hyperlink"/>
                <w:noProof/>
              </w:rPr>
              <w:t>Pre-Professional Programs</w:t>
            </w:r>
            <w:r w:rsidR="00F843F5">
              <w:rPr>
                <w:noProof/>
                <w:webHidden/>
              </w:rPr>
              <w:tab/>
            </w:r>
            <w:r w:rsidR="00F843F5">
              <w:rPr>
                <w:noProof/>
                <w:webHidden/>
              </w:rPr>
              <w:fldChar w:fldCharType="begin"/>
            </w:r>
            <w:r w:rsidR="00F843F5">
              <w:rPr>
                <w:noProof/>
                <w:webHidden/>
              </w:rPr>
              <w:instrText xml:space="preserve"> PAGEREF _Toc141355685 \h </w:instrText>
            </w:r>
            <w:r w:rsidR="00F843F5">
              <w:rPr>
                <w:noProof/>
                <w:webHidden/>
              </w:rPr>
            </w:r>
            <w:r w:rsidR="00F843F5">
              <w:rPr>
                <w:noProof/>
                <w:webHidden/>
              </w:rPr>
              <w:fldChar w:fldCharType="separate"/>
            </w:r>
            <w:r w:rsidR="00A74DA0">
              <w:rPr>
                <w:noProof/>
                <w:webHidden/>
              </w:rPr>
              <w:t>42</w:t>
            </w:r>
            <w:r w:rsidR="00F843F5">
              <w:rPr>
                <w:noProof/>
                <w:webHidden/>
              </w:rPr>
              <w:fldChar w:fldCharType="end"/>
            </w:r>
            <w:r>
              <w:rPr>
                <w:noProof/>
              </w:rPr>
              <w:fldChar w:fldCharType="end"/>
            </w:r>
          </w:ins>
        </w:p>
        <w:p w14:paraId="0670622F" w14:textId="728C1227" w:rsidR="00F843F5" w:rsidRDefault="003B4409">
          <w:pPr>
            <w:pStyle w:val="TOC1"/>
            <w:tabs>
              <w:tab w:val="right" w:leader="dot" w:pos="10070"/>
            </w:tabs>
            <w:rPr>
              <w:ins w:id="395" w:author="Summer 2023 updates" w:date="2024-07-31T13:42:00Z"/>
              <w:rFonts w:asciiTheme="minorHAnsi" w:hAnsiTheme="minorHAnsi"/>
              <w:noProof/>
            </w:rPr>
          </w:pPr>
          <w:ins w:id="396" w:author="Summer 2023 updates" w:date="2024-07-31T13:42:00Z">
            <w:r>
              <w:fldChar w:fldCharType="begin"/>
            </w:r>
            <w:r>
              <w:instrText xml:space="preserve"> HYPERLINK \l "_Toc141355686" </w:instrText>
            </w:r>
            <w:r>
              <w:fldChar w:fldCharType="separate"/>
            </w:r>
            <w:r w:rsidR="00F843F5" w:rsidRPr="006B7AE5">
              <w:rPr>
                <w:rStyle w:val="Hyperlink"/>
                <w:bCs/>
                <w:smallCaps/>
                <w:noProof/>
              </w:rPr>
              <w:t>OFF-CAMPUS STUDY</w:t>
            </w:r>
            <w:r w:rsidR="00F843F5">
              <w:rPr>
                <w:noProof/>
                <w:webHidden/>
              </w:rPr>
              <w:tab/>
            </w:r>
            <w:r w:rsidR="00F843F5">
              <w:rPr>
                <w:noProof/>
                <w:webHidden/>
              </w:rPr>
              <w:fldChar w:fldCharType="begin"/>
            </w:r>
            <w:r w:rsidR="00F843F5">
              <w:rPr>
                <w:noProof/>
                <w:webHidden/>
              </w:rPr>
              <w:instrText xml:space="preserve"> PAGEREF _Toc141355686 \h </w:instrText>
            </w:r>
            <w:r w:rsidR="00F843F5">
              <w:rPr>
                <w:noProof/>
                <w:webHidden/>
              </w:rPr>
            </w:r>
            <w:r w:rsidR="00F843F5">
              <w:rPr>
                <w:noProof/>
                <w:webHidden/>
              </w:rPr>
              <w:fldChar w:fldCharType="separate"/>
            </w:r>
            <w:r w:rsidR="00A74DA0">
              <w:rPr>
                <w:noProof/>
                <w:webHidden/>
              </w:rPr>
              <w:t>43</w:t>
            </w:r>
            <w:r w:rsidR="00F843F5">
              <w:rPr>
                <w:noProof/>
                <w:webHidden/>
              </w:rPr>
              <w:fldChar w:fldCharType="end"/>
            </w:r>
            <w:r>
              <w:rPr>
                <w:noProof/>
              </w:rPr>
              <w:fldChar w:fldCharType="end"/>
            </w:r>
          </w:ins>
        </w:p>
        <w:p w14:paraId="20735F4C" w14:textId="02E05881" w:rsidR="00F843F5" w:rsidRDefault="003B4409">
          <w:pPr>
            <w:pStyle w:val="TOC4"/>
            <w:rPr>
              <w:ins w:id="397" w:author="Summer 2023 updates" w:date="2024-07-31T13:42:00Z"/>
              <w:rFonts w:asciiTheme="minorHAnsi" w:hAnsiTheme="minorHAnsi"/>
              <w:noProof/>
            </w:rPr>
          </w:pPr>
          <w:ins w:id="398" w:author="Summer 2023 updates" w:date="2024-07-31T13:42:00Z">
            <w:r>
              <w:fldChar w:fldCharType="begin"/>
            </w:r>
            <w:r>
              <w:instrText xml:space="preserve"> HYPERLINK \l "_Toc141355687" </w:instrText>
            </w:r>
            <w:r>
              <w:fldChar w:fldCharType="separate"/>
            </w:r>
            <w:r w:rsidR="00F843F5" w:rsidRPr="006B7AE5">
              <w:rPr>
                <w:rStyle w:val="Hyperlink"/>
                <w:noProof/>
              </w:rPr>
              <w:t>Domestic Programs</w:t>
            </w:r>
            <w:r w:rsidR="00F843F5">
              <w:rPr>
                <w:noProof/>
                <w:webHidden/>
              </w:rPr>
              <w:tab/>
            </w:r>
            <w:r w:rsidR="00F843F5">
              <w:rPr>
                <w:noProof/>
                <w:webHidden/>
              </w:rPr>
              <w:fldChar w:fldCharType="begin"/>
            </w:r>
            <w:r w:rsidR="00F843F5">
              <w:rPr>
                <w:noProof/>
                <w:webHidden/>
              </w:rPr>
              <w:instrText xml:space="preserve"> PAGEREF _Toc141355687 \h </w:instrText>
            </w:r>
            <w:r w:rsidR="00F843F5">
              <w:rPr>
                <w:noProof/>
                <w:webHidden/>
              </w:rPr>
            </w:r>
            <w:r w:rsidR="00F843F5">
              <w:rPr>
                <w:noProof/>
                <w:webHidden/>
              </w:rPr>
              <w:fldChar w:fldCharType="separate"/>
            </w:r>
            <w:r w:rsidR="00A74DA0">
              <w:rPr>
                <w:noProof/>
                <w:webHidden/>
              </w:rPr>
              <w:t>43</w:t>
            </w:r>
            <w:r w:rsidR="00F843F5">
              <w:rPr>
                <w:noProof/>
                <w:webHidden/>
              </w:rPr>
              <w:fldChar w:fldCharType="end"/>
            </w:r>
            <w:r>
              <w:rPr>
                <w:noProof/>
              </w:rPr>
              <w:fldChar w:fldCharType="end"/>
            </w:r>
          </w:ins>
        </w:p>
        <w:p w14:paraId="051B9F42" w14:textId="40C520E4" w:rsidR="00F843F5" w:rsidRDefault="003B4409">
          <w:pPr>
            <w:pStyle w:val="TOC4"/>
            <w:rPr>
              <w:ins w:id="399" w:author="Summer 2023 updates" w:date="2024-07-31T13:42:00Z"/>
              <w:rFonts w:asciiTheme="minorHAnsi" w:hAnsiTheme="minorHAnsi"/>
              <w:noProof/>
            </w:rPr>
          </w:pPr>
          <w:ins w:id="400" w:author="Summer 2023 updates" w:date="2024-07-31T13:42:00Z">
            <w:r>
              <w:fldChar w:fldCharType="begin"/>
            </w:r>
            <w:r>
              <w:instrText xml:space="preserve"> HYPERLIN</w:instrText>
            </w:r>
            <w:r>
              <w:instrText xml:space="preserve">K \l "_Toc141355688" </w:instrText>
            </w:r>
            <w:r>
              <w:fldChar w:fldCharType="separate"/>
            </w:r>
            <w:r w:rsidR="00F843F5" w:rsidRPr="006B7AE5">
              <w:rPr>
                <w:rStyle w:val="Hyperlink"/>
                <w:noProof/>
              </w:rPr>
              <w:t>Asia Term</w:t>
            </w:r>
            <w:r w:rsidR="00F843F5">
              <w:rPr>
                <w:noProof/>
                <w:webHidden/>
              </w:rPr>
              <w:tab/>
            </w:r>
            <w:r w:rsidR="00F843F5">
              <w:rPr>
                <w:noProof/>
                <w:webHidden/>
              </w:rPr>
              <w:fldChar w:fldCharType="begin"/>
            </w:r>
            <w:r w:rsidR="00F843F5">
              <w:rPr>
                <w:noProof/>
                <w:webHidden/>
              </w:rPr>
              <w:instrText xml:space="preserve"> PAGEREF _Toc141355688 \h </w:instrText>
            </w:r>
            <w:r w:rsidR="00F843F5">
              <w:rPr>
                <w:noProof/>
                <w:webHidden/>
              </w:rPr>
            </w:r>
            <w:r w:rsidR="00F843F5">
              <w:rPr>
                <w:noProof/>
                <w:webHidden/>
              </w:rPr>
              <w:fldChar w:fldCharType="separate"/>
            </w:r>
            <w:r w:rsidR="00A74DA0">
              <w:rPr>
                <w:noProof/>
                <w:webHidden/>
              </w:rPr>
              <w:t>44</w:t>
            </w:r>
            <w:r w:rsidR="00F843F5">
              <w:rPr>
                <w:noProof/>
                <w:webHidden/>
              </w:rPr>
              <w:fldChar w:fldCharType="end"/>
            </w:r>
            <w:r>
              <w:rPr>
                <w:noProof/>
              </w:rPr>
              <w:fldChar w:fldCharType="end"/>
            </w:r>
          </w:ins>
        </w:p>
        <w:p w14:paraId="0FB966BE" w14:textId="377899F8" w:rsidR="00F843F5" w:rsidRDefault="003B4409">
          <w:pPr>
            <w:pStyle w:val="TOC4"/>
            <w:rPr>
              <w:ins w:id="401" w:author="Summer 2023 updates" w:date="2024-07-31T13:42:00Z"/>
              <w:rFonts w:asciiTheme="minorHAnsi" w:hAnsiTheme="minorHAnsi"/>
              <w:noProof/>
            </w:rPr>
          </w:pPr>
          <w:ins w:id="402" w:author="Summer 2023 updates" w:date="2024-07-31T13:42:00Z">
            <w:r>
              <w:fldChar w:fldCharType="begin"/>
            </w:r>
            <w:r>
              <w:instrText xml:space="preserve"> HYPERLINK \l "_Toc141355689" </w:instrText>
            </w:r>
            <w:r>
              <w:fldChar w:fldCharType="separate"/>
            </w:r>
            <w:r w:rsidR="00F843F5" w:rsidRPr="006B7AE5">
              <w:rPr>
                <w:rStyle w:val="Hyperlink"/>
                <w:noProof/>
              </w:rPr>
              <w:t>Exchange Programs</w:t>
            </w:r>
            <w:r w:rsidR="00F843F5">
              <w:rPr>
                <w:noProof/>
                <w:webHidden/>
              </w:rPr>
              <w:tab/>
            </w:r>
            <w:r w:rsidR="00F843F5">
              <w:rPr>
                <w:noProof/>
                <w:webHidden/>
              </w:rPr>
              <w:fldChar w:fldCharType="begin"/>
            </w:r>
            <w:r w:rsidR="00F843F5">
              <w:rPr>
                <w:noProof/>
                <w:webHidden/>
              </w:rPr>
              <w:instrText xml:space="preserve"> PAGEREF _Toc141355689 \h </w:instrText>
            </w:r>
            <w:r w:rsidR="00F843F5">
              <w:rPr>
                <w:noProof/>
                <w:webHidden/>
              </w:rPr>
            </w:r>
            <w:r w:rsidR="00F843F5">
              <w:rPr>
                <w:noProof/>
                <w:webHidden/>
              </w:rPr>
              <w:fldChar w:fldCharType="separate"/>
            </w:r>
            <w:r w:rsidR="00A74DA0">
              <w:rPr>
                <w:noProof/>
                <w:webHidden/>
              </w:rPr>
              <w:t>44</w:t>
            </w:r>
            <w:r w:rsidR="00F843F5">
              <w:rPr>
                <w:noProof/>
                <w:webHidden/>
              </w:rPr>
              <w:fldChar w:fldCharType="end"/>
            </w:r>
            <w:r>
              <w:rPr>
                <w:noProof/>
              </w:rPr>
              <w:fldChar w:fldCharType="end"/>
            </w:r>
          </w:ins>
        </w:p>
        <w:p w14:paraId="56A7509A" w14:textId="24FD2B4F" w:rsidR="00F843F5" w:rsidRDefault="003B4409">
          <w:pPr>
            <w:pStyle w:val="TOC1"/>
            <w:tabs>
              <w:tab w:val="right" w:leader="dot" w:pos="10070"/>
            </w:tabs>
            <w:rPr>
              <w:ins w:id="403" w:author="Summer 2023 updates" w:date="2024-07-31T13:42:00Z"/>
              <w:rFonts w:asciiTheme="minorHAnsi" w:hAnsiTheme="minorHAnsi"/>
              <w:noProof/>
            </w:rPr>
          </w:pPr>
          <w:ins w:id="404" w:author="Summer 2023 updates" w:date="2024-07-31T13:42:00Z">
            <w:r>
              <w:fldChar w:fldCharType="begin"/>
            </w:r>
            <w:r>
              <w:instrText xml:space="preserve"> HYPERLINK \l "_Toc141355690" </w:instrText>
            </w:r>
            <w:r>
              <w:fldChar w:fldCharType="separate"/>
            </w:r>
            <w:r w:rsidR="00F843F5" w:rsidRPr="006B7AE5">
              <w:rPr>
                <w:rStyle w:val="Hyperlink"/>
                <w:bCs/>
                <w:smallCaps/>
                <w:noProof/>
              </w:rPr>
              <w:t>CAMPUS RESOURCES</w:t>
            </w:r>
            <w:r w:rsidR="00F843F5">
              <w:rPr>
                <w:noProof/>
                <w:webHidden/>
              </w:rPr>
              <w:tab/>
            </w:r>
            <w:r w:rsidR="00F843F5">
              <w:rPr>
                <w:noProof/>
                <w:webHidden/>
              </w:rPr>
              <w:fldChar w:fldCharType="begin"/>
            </w:r>
            <w:r w:rsidR="00F843F5">
              <w:rPr>
                <w:noProof/>
                <w:webHidden/>
              </w:rPr>
              <w:instrText xml:space="preserve"> PAGEREF _Toc141355690 \h </w:instrText>
            </w:r>
            <w:r w:rsidR="00F843F5">
              <w:rPr>
                <w:noProof/>
                <w:webHidden/>
              </w:rPr>
            </w:r>
            <w:r w:rsidR="00F843F5">
              <w:rPr>
                <w:noProof/>
                <w:webHidden/>
              </w:rPr>
              <w:fldChar w:fldCharType="separate"/>
            </w:r>
            <w:r w:rsidR="00A74DA0">
              <w:rPr>
                <w:noProof/>
                <w:webHidden/>
              </w:rPr>
              <w:t>48</w:t>
            </w:r>
            <w:r w:rsidR="00F843F5">
              <w:rPr>
                <w:noProof/>
                <w:webHidden/>
              </w:rPr>
              <w:fldChar w:fldCharType="end"/>
            </w:r>
            <w:r>
              <w:rPr>
                <w:noProof/>
              </w:rPr>
              <w:fldChar w:fldCharType="end"/>
            </w:r>
          </w:ins>
        </w:p>
        <w:p w14:paraId="6BCC0C05" w14:textId="257A35E9" w:rsidR="00F843F5" w:rsidRDefault="003B4409">
          <w:pPr>
            <w:pStyle w:val="TOC3"/>
            <w:rPr>
              <w:ins w:id="405" w:author="Summer 2023 updates" w:date="2024-07-31T13:42:00Z"/>
              <w:rFonts w:asciiTheme="minorHAnsi" w:eastAsiaTheme="minorEastAsia" w:hAnsiTheme="minorHAnsi" w:cstheme="minorBidi"/>
              <w:bCs w:val="0"/>
              <w:caps w:val="0"/>
              <w:lang w:bidi="ar-SA"/>
            </w:rPr>
          </w:pPr>
          <w:ins w:id="406" w:author="Summer 2023 updates" w:date="2024-07-31T13:42:00Z">
            <w:r>
              <w:fldChar w:fldCharType="begin"/>
            </w:r>
            <w:r>
              <w:instrText xml:space="preserve"> HYPERLINK \l "_Toc141355691" </w:instrText>
            </w:r>
            <w:r>
              <w:fldChar w:fldCharType="separate"/>
            </w:r>
            <w:r w:rsidR="00F843F5" w:rsidRPr="006B7AE5">
              <w:rPr>
                <w:rStyle w:val="Hyperlink"/>
                <w:smallCaps/>
              </w:rPr>
              <w:t>Student Life</w:t>
            </w:r>
            <w:r w:rsidR="00F843F5">
              <w:rPr>
                <w:webHidden/>
              </w:rPr>
              <w:tab/>
            </w:r>
            <w:r w:rsidR="00F843F5">
              <w:rPr>
                <w:webHidden/>
              </w:rPr>
              <w:fldChar w:fldCharType="begin"/>
            </w:r>
            <w:r w:rsidR="00F843F5">
              <w:rPr>
                <w:webHidden/>
              </w:rPr>
              <w:instrText xml:space="preserve"> PAGEREF _Toc141355691 \h </w:instrText>
            </w:r>
            <w:r w:rsidR="00F843F5">
              <w:rPr>
                <w:webHidden/>
              </w:rPr>
            </w:r>
            <w:r w:rsidR="00F843F5">
              <w:rPr>
                <w:webHidden/>
              </w:rPr>
              <w:fldChar w:fldCharType="separate"/>
            </w:r>
            <w:r w:rsidR="00A74DA0">
              <w:rPr>
                <w:webHidden/>
              </w:rPr>
              <w:t>49</w:t>
            </w:r>
            <w:r w:rsidR="00F843F5">
              <w:rPr>
                <w:webHidden/>
              </w:rPr>
              <w:fldChar w:fldCharType="end"/>
            </w:r>
            <w:r>
              <w:fldChar w:fldCharType="end"/>
            </w:r>
          </w:ins>
        </w:p>
        <w:p w14:paraId="0DF6011F" w14:textId="4128146E" w:rsidR="00F843F5" w:rsidRDefault="003B4409">
          <w:pPr>
            <w:pStyle w:val="TOC3"/>
            <w:rPr>
              <w:ins w:id="407" w:author="Summer 2023 updates" w:date="2024-07-31T13:42:00Z"/>
              <w:rFonts w:asciiTheme="minorHAnsi" w:eastAsiaTheme="minorEastAsia" w:hAnsiTheme="minorHAnsi" w:cstheme="minorBidi"/>
              <w:bCs w:val="0"/>
              <w:caps w:val="0"/>
              <w:lang w:bidi="ar-SA"/>
            </w:rPr>
          </w:pPr>
          <w:ins w:id="408" w:author="Summer 2023 updates" w:date="2024-07-31T13:42:00Z">
            <w:r>
              <w:fldChar w:fldCharType="begin"/>
            </w:r>
            <w:r>
              <w:instrText xml:space="preserve"> HYPERLINK \l "_Toc141355692" </w:instrText>
            </w:r>
            <w:r>
              <w:fldChar w:fldCharType="separate"/>
            </w:r>
            <w:r w:rsidR="00F843F5" w:rsidRPr="006B7AE5">
              <w:rPr>
                <w:rStyle w:val="Hyperlink"/>
                <w:smallCaps/>
              </w:rPr>
              <w:t>Student Services</w:t>
            </w:r>
            <w:r w:rsidR="00F843F5">
              <w:rPr>
                <w:webHidden/>
              </w:rPr>
              <w:tab/>
            </w:r>
            <w:r w:rsidR="00F843F5">
              <w:rPr>
                <w:webHidden/>
              </w:rPr>
              <w:fldChar w:fldCharType="begin"/>
            </w:r>
            <w:r w:rsidR="00F843F5">
              <w:rPr>
                <w:webHidden/>
              </w:rPr>
              <w:instrText xml:space="preserve"> PAGEREF _Toc141355692 \h </w:instrText>
            </w:r>
            <w:r w:rsidR="00F843F5">
              <w:rPr>
                <w:webHidden/>
              </w:rPr>
            </w:r>
            <w:r w:rsidR="00F843F5">
              <w:rPr>
                <w:webHidden/>
              </w:rPr>
              <w:fldChar w:fldCharType="separate"/>
            </w:r>
            <w:r w:rsidR="00A74DA0">
              <w:rPr>
                <w:webHidden/>
              </w:rPr>
              <w:t>50</w:t>
            </w:r>
            <w:r w:rsidR="00F843F5">
              <w:rPr>
                <w:webHidden/>
              </w:rPr>
              <w:fldChar w:fldCharType="end"/>
            </w:r>
            <w:r>
              <w:fldChar w:fldCharType="end"/>
            </w:r>
          </w:ins>
        </w:p>
        <w:p w14:paraId="3195CBEB" w14:textId="79BBAA01" w:rsidR="00F843F5" w:rsidRDefault="003B4409">
          <w:pPr>
            <w:pStyle w:val="TOC1"/>
            <w:tabs>
              <w:tab w:val="right" w:leader="dot" w:pos="10070"/>
            </w:tabs>
            <w:rPr>
              <w:ins w:id="409" w:author="Summer 2023 updates" w:date="2024-07-31T13:42:00Z"/>
              <w:rFonts w:asciiTheme="minorHAnsi" w:hAnsiTheme="minorHAnsi"/>
              <w:noProof/>
            </w:rPr>
          </w:pPr>
          <w:ins w:id="410" w:author="Summer 2023 updates" w:date="2024-07-31T13:42:00Z">
            <w:r>
              <w:fldChar w:fldCharType="begin"/>
            </w:r>
            <w:r>
              <w:instrText xml:space="preserve"> HYPERLINK \l "_Toc141355693" </w:instrText>
            </w:r>
            <w:r>
              <w:fldChar w:fldCharType="separate"/>
            </w:r>
            <w:r w:rsidR="00F843F5" w:rsidRPr="006B7AE5">
              <w:rPr>
                <w:rStyle w:val="Hyperlink"/>
                <w:noProof/>
              </w:rPr>
              <w:t>COLLEGE REGULATIONS AND POLICIES</w:t>
            </w:r>
            <w:r w:rsidR="00F843F5">
              <w:rPr>
                <w:noProof/>
                <w:webHidden/>
              </w:rPr>
              <w:tab/>
            </w:r>
            <w:r w:rsidR="00F843F5">
              <w:rPr>
                <w:noProof/>
                <w:webHidden/>
              </w:rPr>
              <w:fldChar w:fldCharType="begin"/>
            </w:r>
            <w:r w:rsidR="00F843F5">
              <w:rPr>
                <w:noProof/>
                <w:webHidden/>
              </w:rPr>
              <w:instrText xml:space="preserve"> PAGEREF _Toc141355693 \h </w:instrText>
            </w:r>
            <w:r w:rsidR="00F843F5">
              <w:rPr>
                <w:noProof/>
                <w:webHidden/>
              </w:rPr>
            </w:r>
            <w:r w:rsidR="00F843F5">
              <w:rPr>
                <w:noProof/>
                <w:webHidden/>
              </w:rPr>
              <w:fldChar w:fldCharType="separate"/>
            </w:r>
            <w:r w:rsidR="00A74DA0">
              <w:rPr>
                <w:noProof/>
                <w:webHidden/>
              </w:rPr>
              <w:t>53</w:t>
            </w:r>
            <w:r w:rsidR="00F843F5">
              <w:rPr>
                <w:noProof/>
                <w:webHidden/>
              </w:rPr>
              <w:fldChar w:fldCharType="end"/>
            </w:r>
            <w:r>
              <w:rPr>
                <w:noProof/>
              </w:rPr>
              <w:fldChar w:fldCharType="end"/>
            </w:r>
          </w:ins>
        </w:p>
        <w:p w14:paraId="5ABCBF0D" w14:textId="597913A5" w:rsidR="00F843F5" w:rsidRDefault="003B4409">
          <w:pPr>
            <w:pStyle w:val="TOC3"/>
            <w:rPr>
              <w:ins w:id="411" w:author="Summer 2023 updates" w:date="2024-07-31T13:42:00Z"/>
              <w:rFonts w:asciiTheme="minorHAnsi" w:eastAsiaTheme="minorEastAsia" w:hAnsiTheme="minorHAnsi" w:cstheme="minorBidi"/>
              <w:bCs w:val="0"/>
              <w:caps w:val="0"/>
              <w:lang w:bidi="ar-SA"/>
            </w:rPr>
          </w:pPr>
          <w:ins w:id="412" w:author="Summer 2023 updates" w:date="2024-07-31T13:42:00Z">
            <w:r>
              <w:fldChar w:fldCharType="begin"/>
            </w:r>
            <w:r>
              <w:instrText xml:space="preserve"> HYPERLINK \l "_Toc141355694" </w:instrText>
            </w:r>
            <w:r>
              <w:fldChar w:fldCharType="separate"/>
            </w:r>
            <w:r w:rsidR="00F843F5" w:rsidRPr="006B7AE5">
              <w:rPr>
                <w:rStyle w:val="Hyperlink"/>
                <w:rFonts w:ascii="Times New Roman" w:hAnsi="Times New Roman"/>
              </w:rPr>
              <w:t>EFFECTIVE CATALOG</w:t>
            </w:r>
            <w:r w:rsidR="00F843F5">
              <w:rPr>
                <w:webHidden/>
              </w:rPr>
              <w:tab/>
            </w:r>
            <w:r w:rsidR="00F843F5">
              <w:rPr>
                <w:webHidden/>
              </w:rPr>
              <w:fldChar w:fldCharType="begin"/>
            </w:r>
            <w:r w:rsidR="00F843F5">
              <w:rPr>
                <w:webHidden/>
              </w:rPr>
              <w:instrText xml:space="preserve"> PAGEREF _Toc141355694 \h </w:instrText>
            </w:r>
            <w:r w:rsidR="00F843F5">
              <w:rPr>
                <w:webHidden/>
              </w:rPr>
            </w:r>
            <w:r w:rsidR="00F843F5">
              <w:rPr>
                <w:webHidden/>
              </w:rPr>
              <w:fldChar w:fldCharType="separate"/>
            </w:r>
            <w:r w:rsidR="00A74DA0">
              <w:rPr>
                <w:webHidden/>
              </w:rPr>
              <w:t>53</w:t>
            </w:r>
            <w:r w:rsidR="00F843F5">
              <w:rPr>
                <w:webHidden/>
              </w:rPr>
              <w:fldChar w:fldCharType="end"/>
            </w:r>
            <w:r>
              <w:fldChar w:fldCharType="end"/>
            </w:r>
          </w:ins>
        </w:p>
        <w:p w14:paraId="15FA36E8" w14:textId="5EBF598A" w:rsidR="00F843F5" w:rsidRDefault="003B4409">
          <w:pPr>
            <w:pStyle w:val="TOC3"/>
            <w:rPr>
              <w:ins w:id="413" w:author="Summer 2023 updates" w:date="2024-07-31T13:42:00Z"/>
              <w:rFonts w:asciiTheme="minorHAnsi" w:eastAsiaTheme="minorEastAsia" w:hAnsiTheme="minorHAnsi" w:cstheme="minorBidi"/>
              <w:bCs w:val="0"/>
              <w:caps w:val="0"/>
              <w:lang w:bidi="ar-SA"/>
            </w:rPr>
          </w:pPr>
          <w:ins w:id="414" w:author="Summer 2023 updates" w:date="2024-07-31T13:42:00Z">
            <w:r>
              <w:fldChar w:fldCharType="begin"/>
            </w:r>
            <w:r>
              <w:instrText xml:space="preserve"> HYPERLINK \l "_Toc141355695" </w:instrText>
            </w:r>
            <w:r>
              <w:fldChar w:fldCharType="separate"/>
            </w:r>
            <w:r w:rsidR="00F843F5" w:rsidRPr="006B7AE5">
              <w:rPr>
                <w:rStyle w:val="Hyperlink"/>
              </w:rPr>
              <w:t>CLASS DESIGNATION</w:t>
            </w:r>
            <w:r w:rsidR="00F843F5">
              <w:rPr>
                <w:webHidden/>
              </w:rPr>
              <w:tab/>
            </w:r>
            <w:r w:rsidR="00F843F5">
              <w:rPr>
                <w:webHidden/>
              </w:rPr>
              <w:fldChar w:fldCharType="begin"/>
            </w:r>
            <w:r w:rsidR="00F843F5">
              <w:rPr>
                <w:webHidden/>
              </w:rPr>
              <w:instrText xml:space="preserve"> PAGEREF _Toc141355695 \h </w:instrText>
            </w:r>
            <w:r w:rsidR="00F843F5">
              <w:rPr>
                <w:webHidden/>
              </w:rPr>
            </w:r>
            <w:r w:rsidR="00F843F5">
              <w:rPr>
                <w:webHidden/>
              </w:rPr>
              <w:fldChar w:fldCharType="separate"/>
            </w:r>
            <w:r w:rsidR="00A74DA0">
              <w:rPr>
                <w:webHidden/>
              </w:rPr>
              <w:t>54</w:t>
            </w:r>
            <w:r w:rsidR="00F843F5">
              <w:rPr>
                <w:webHidden/>
              </w:rPr>
              <w:fldChar w:fldCharType="end"/>
            </w:r>
            <w:r>
              <w:fldChar w:fldCharType="end"/>
            </w:r>
          </w:ins>
        </w:p>
        <w:p w14:paraId="3B192C50" w14:textId="00E3280E" w:rsidR="00F843F5" w:rsidRDefault="003B4409">
          <w:pPr>
            <w:pStyle w:val="TOC3"/>
            <w:rPr>
              <w:ins w:id="415" w:author="Summer 2023 updates" w:date="2024-07-31T13:42:00Z"/>
              <w:rFonts w:asciiTheme="minorHAnsi" w:eastAsiaTheme="minorEastAsia" w:hAnsiTheme="minorHAnsi" w:cstheme="minorBidi"/>
              <w:bCs w:val="0"/>
              <w:caps w:val="0"/>
              <w:lang w:bidi="ar-SA"/>
            </w:rPr>
          </w:pPr>
          <w:ins w:id="416" w:author="Summer 2023 updates" w:date="2024-07-31T13:42:00Z">
            <w:r>
              <w:fldChar w:fldCharType="begin"/>
            </w:r>
            <w:r>
              <w:instrText xml:space="preserve"> HYPERLINK \l "_Toc141355696" </w:instrText>
            </w:r>
            <w:r>
              <w:fldChar w:fldCharType="separate"/>
            </w:r>
            <w:r w:rsidR="00F843F5" w:rsidRPr="006B7AE5">
              <w:rPr>
                <w:rStyle w:val="Hyperlink"/>
              </w:rPr>
              <w:t>REGISTRATION</w:t>
            </w:r>
            <w:r w:rsidR="00F843F5">
              <w:rPr>
                <w:webHidden/>
              </w:rPr>
              <w:tab/>
            </w:r>
            <w:r w:rsidR="00F843F5">
              <w:rPr>
                <w:webHidden/>
              </w:rPr>
              <w:fldChar w:fldCharType="begin"/>
            </w:r>
            <w:r w:rsidR="00F843F5">
              <w:rPr>
                <w:webHidden/>
              </w:rPr>
              <w:instrText xml:space="preserve"> PAGEREF _Toc141355696 \h </w:instrText>
            </w:r>
            <w:r w:rsidR="00F843F5">
              <w:rPr>
                <w:webHidden/>
              </w:rPr>
            </w:r>
            <w:r w:rsidR="00F843F5">
              <w:rPr>
                <w:webHidden/>
              </w:rPr>
              <w:fldChar w:fldCharType="separate"/>
            </w:r>
            <w:r w:rsidR="00A74DA0">
              <w:rPr>
                <w:webHidden/>
              </w:rPr>
              <w:t>55</w:t>
            </w:r>
            <w:r w:rsidR="00F843F5">
              <w:rPr>
                <w:webHidden/>
              </w:rPr>
              <w:fldChar w:fldCharType="end"/>
            </w:r>
            <w:r>
              <w:fldChar w:fldCharType="end"/>
            </w:r>
          </w:ins>
        </w:p>
        <w:p w14:paraId="4FC5BE38" w14:textId="6056ADDD" w:rsidR="00F843F5" w:rsidRDefault="003B4409">
          <w:pPr>
            <w:pStyle w:val="TOC3"/>
            <w:rPr>
              <w:ins w:id="417" w:author="Summer 2023 updates" w:date="2024-07-31T13:42:00Z"/>
              <w:rFonts w:asciiTheme="minorHAnsi" w:eastAsiaTheme="minorEastAsia" w:hAnsiTheme="minorHAnsi" w:cstheme="minorBidi"/>
              <w:bCs w:val="0"/>
              <w:caps w:val="0"/>
              <w:lang w:bidi="ar-SA"/>
            </w:rPr>
          </w:pPr>
          <w:ins w:id="418" w:author="Summer 2023 updates" w:date="2024-07-31T13:42:00Z">
            <w:r>
              <w:fldChar w:fldCharType="begin"/>
            </w:r>
            <w:r>
              <w:instrText xml:space="preserve"> HYPERLINK \l "_Toc141355697" </w:instrText>
            </w:r>
            <w:r>
              <w:fldChar w:fldCharType="separate"/>
            </w:r>
            <w:r w:rsidR="00F843F5" w:rsidRPr="006B7AE5">
              <w:rPr>
                <w:rStyle w:val="Hyperlink"/>
              </w:rPr>
              <w:t>ACADEMIC INTEGRITY POLICY</w:t>
            </w:r>
            <w:r w:rsidR="00F843F5">
              <w:rPr>
                <w:webHidden/>
              </w:rPr>
              <w:tab/>
            </w:r>
            <w:r w:rsidR="00F843F5">
              <w:rPr>
                <w:webHidden/>
              </w:rPr>
              <w:fldChar w:fldCharType="begin"/>
            </w:r>
            <w:r w:rsidR="00F843F5">
              <w:rPr>
                <w:webHidden/>
              </w:rPr>
              <w:instrText xml:space="preserve"> PAGEREF _Toc141355697 \h </w:instrText>
            </w:r>
            <w:r w:rsidR="00F843F5">
              <w:rPr>
                <w:webHidden/>
              </w:rPr>
            </w:r>
            <w:r w:rsidR="00F843F5">
              <w:rPr>
                <w:webHidden/>
              </w:rPr>
              <w:fldChar w:fldCharType="separate"/>
            </w:r>
            <w:r w:rsidR="00A74DA0">
              <w:rPr>
                <w:webHidden/>
              </w:rPr>
              <w:t>56</w:t>
            </w:r>
            <w:r w:rsidR="00F843F5">
              <w:rPr>
                <w:webHidden/>
              </w:rPr>
              <w:fldChar w:fldCharType="end"/>
            </w:r>
            <w:r>
              <w:fldChar w:fldCharType="end"/>
            </w:r>
          </w:ins>
        </w:p>
        <w:p w14:paraId="701F5D48" w14:textId="054B3885" w:rsidR="00F843F5" w:rsidRDefault="003B4409">
          <w:pPr>
            <w:pStyle w:val="TOC3"/>
            <w:rPr>
              <w:ins w:id="419" w:author="Summer 2023 updates" w:date="2024-07-31T13:42:00Z"/>
              <w:rFonts w:asciiTheme="minorHAnsi" w:eastAsiaTheme="minorEastAsia" w:hAnsiTheme="minorHAnsi" w:cstheme="minorBidi"/>
              <w:bCs w:val="0"/>
              <w:caps w:val="0"/>
              <w:lang w:bidi="ar-SA"/>
            </w:rPr>
          </w:pPr>
          <w:ins w:id="420" w:author="Summer 2023 updates" w:date="2024-07-31T13:42:00Z">
            <w:r>
              <w:fldChar w:fldCharType="begin"/>
            </w:r>
            <w:r>
              <w:instrText xml:space="preserve"> HYPERLINK \l "_Toc141355698" </w:instrText>
            </w:r>
            <w:r>
              <w:fldChar w:fldCharType="separate"/>
            </w:r>
            <w:r w:rsidR="00F843F5" w:rsidRPr="006B7AE5">
              <w:rPr>
                <w:rStyle w:val="Hyperlink"/>
              </w:rPr>
              <w:t>ACADEMIC STANDING</w:t>
            </w:r>
            <w:r w:rsidR="00F843F5">
              <w:rPr>
                <w:webHidden/>
              </w:rPr>
              <w:tab/>
            </w:r>
            <w:r w:rsidR="00F843F5">
              <w:rPr>
                <w:webHidden/>
              </w:rPr>
              <w:fldChar w:fldCharType="begin"/>
            </w:r>
            <w:r w:rsidR="00F843F5">
              <w:rPr>
                <w:webHidden/>
              </w:rPr>
              <w:instrText xml:space="preserve"> PAGEREF _Toc141355698 \h </w:instrText>
            </w:r>
            <w:r w:rsidR="00F843F5">
              <w:rPr>
                <w:webHidden/>
              </w:rPr>
            </w:r>
            <w:r w:rsidR="00F843F5">
              <w:rPr>
                <w:webHidden/>
              </w:rPr>
              <w:fldChar w:fldCharType="separate"/>
            </w:r>
            <w:r w:rsidR="00A74DA0">
              <w:rPr>
                <w:webHidden/>
              </w:rPr>
              <w:t>57</w:t>
            </w:r>
            <w:r w:rsidR="00F843F5">
              <w:rPr>
                <w:webHidden/>
              </w:rPr>
              <w:fldChar w:fldCharType="end"/>
            </w:r>
            <w:r>
              <w:fldChar w:fldCharType="end"/>
            </w:r>
          </w:ins>
        </w:p>
        <w:p w14:paraId="7E4A856B" w14:textId="464732EF" w:rsidR="00F843F5" w:rsidRDefault="003B4409">
          <w:pPr>
            <w:pStyle w:val="TOC4"/>
            <w:rPr>
              <w:ins w:id="421" w:author="Summer 2023 updates" w:date="2024-07-31T13:42:00Z"/>
              <w:rFonts w:asciiTheme="minorHAnsi" w:hAnsiTheme="minorHAnsi"/>
              <w:noProof/>
            </w:rPr>
          </w:pPr>
          <w:ins w:id="422" w:author="Summer 2023 updates" w:date="2024-07-31T13:42:00Z">
            <w:r>
              <w:fldChar w:fldCharType="begin"/>
            </w:r>
            <w:r>
              <w:instrText xml:space="preserve"> HYPERLINK \l "_Toc141355699" </w:instrText>
            </w:r>
            <w:r>
              <w:fldChar w:fldCharType="separate"/>
            </w:r>
            <w:r w:rsidR="00F843F5" w:rsidRPr="006B7AE5">
              <w:rPr>
                <w:rStyle w:val="Hyperlink"/>
                <w:noProof/>
              </w:rPr>
              <w:t>Academic Probation</w:t>
            </w:r>
            <w:r w:rsidR="00F843F5">
              <w:rPr>
                <w:noProof/>
                <w:webHidden/>
              </w:rPr>
              <w:tab/>
            </w:r>
            <w:r w:rsidR="00F843F5">
              <w:rPr>
                <w:noProof/>
                <w:webHidden/>
              </w:rPr>
              <w:fldChar w:fldCharType="begin"/>
            </w:r>
            <w:r w:rsidR="00F843F5">
              <w:rPr>
                <w:noProof/>
                <w:webHidden/>
              </w:rPr>
              <w:instrText xml:space="preserve"> PAGEREF _Toc141355699 \h </w:instrText>
            </w:r>
            <w:r w:rsidR="00F843F5">
              <w:rPr>
                <w:noProof/>
                <w:webHidden/>
              </w:rPr>
            </w:r>
            <w:r w:rsidR="00F843F5">
              <w:rPr>
                <w:noProof/>
                <w:webHidden/>
              </w:rPr>
              <w:fldChar w:fldCharType="separate"/>
            </w:r>
            <w:r w:rsidR="00A74DA0">
              <w:rPr>
                <w:noProof/>
                <w:webHidden/>
              </w:rPr>
              <w:t>57</w:t>
            </w:r>
            <w:r w:rsidR="00F843F5">
              <w:rPr>
                <w:noProof/>
                <w:webHidden/>
              </w:rPr>
              <w:fldChar w:fldCharType="end"/>
            </w:r>
            <w:r>
              <w:rPr>
                <w:noProof/>
              </w:rPr>
              <w:fldChar w:fldCharType="end"/>
            </w:r>
          </w:ins>
        </w:p>
        <w:p w14:paraId="0BED5A3A" w14:textId="434773C1" w:rsidR="00F843F5" w:rsidRDefault="003B4409">
          <w:pPr>
            <w:pStyle w:val="TOC4"/>
            <w:rPr>
              <w:ins w:id="423" w:author="Summer 2023 updates" w:date="2024-07-31T13:42:00Z"/>
              <w:rFonts w:asciiTheme="minorHAnsi" w:hAnsiTheme="minorHAnsi"/>
              <w:noProof/>
            </w:rPr>
          </w:pPr>
          <w:ins w:id="424" w:author="Summer 2023 updates" w:date="2024-07-31T13:42:00Z">
            <w:r>
              <w:fldChar w:fldCharType="begin"/>
            </w:r>
            <w:r>
              <w:instrText xml:space="preserve"> HYPERLINK \l "_Toc141355700" </w:instrText>
            </w:r>
            <w:r>
              <w:fldChar w:fldCharType="separate"/>
            </w:r>
            <w:r w:rsidR="00F843F5" w:rsidRPr="006B7AE5">
              <w:rPr>
                <w:rStyle w:val="Hyperlink"/>
                <w:noProof/>
              </w:rPr>
              <w:t>Academic Suspension</w:t>
            </w:r>
            <w:r w:rsidR="00F843F5">
              <w:rPr>
                <w:noProof/>
                <w:webHidden/>
              </w:rPr>
              <w:tab/>
            </w:r>
            <w:r w:rsidR="00F843F5">
              <w:rPr>
                <w:noProof/>
                <w:webHidden/>
              </w:rPr>
              <w:fldChar w:fldCharType="begin"/>
            </w:r>
            <w:r w:rsidR="00F843F5">
              <w:rPr>
                <w:noProof/>
                <w:webHidden/>
              </w:rPr>
              <w:instrText xml:space="preserve"> PAGEREF _Toc141355700 \h </w:instrText>
            </w:r>
            <w:r w:rsidR="00F843F5">
              <w:rPr>
                <w:noProof/>
                <w:webHidden/>
              </w:rPr>
            </w:r>
            <w:r w:rsidR="00F843F5">
              <w:rPr>
                <w:noProof/>
                <w:webHidden/>
              </w:rPr>
              <w:fldChar w:fldCharType="separate"/>
            </w:r>
            <w:r w:rsidR="00A74DA0">
              <w:rPr>
                <w:noProof/>
                <w:webHidden/>
              </w:rPr>
              <w:t>58</w:t>
            </w:r>
            <w:r w:rsidR="00F843F5">
              <w:rPr>
                <w:noProof/>
                <w:webHidden/>
              </w:rPr>
              <w:fldChar w:fldCharType="end"/>
            </w:r>
            <w:r>
              <w:rPr>
                <w:noProof/>
              </w:rPr>
              <w:fldChar w:fldCharType="end"/>
            </w:r>
          </w:ins>
        </w:p>
        <w:p w14:paraId="2BAB1C64" w14:textId="0C9C3E51" w:rsidR="00F843F5" w:rsidRDefault="003B4409">
          <w:pPr>
            <w:pStyle w:val="TOC4"/>
            <w:rPr>
              <w:ins w:id="425" w:author="Summer 2023 updates" w:date="2024-07-31T13:42:00Z"/>
              <w:rFonts w:asciiTheme="minorHAnsi" w:hAnsiTheme="minorHAnsi"/>
              <w:noProof/>
            </w:rPr>
          </w:pPr>
          <w:ins w:id="426" w:author="Summer 2023 updates" w:date="2024-07-31T13:42:00Z">
            <w:r>
              <w:fldChar w:fldCharType="begin"/>
            </w:r>
            <w:r>
              <w:instrText xml:space="preserve"> HYPERLINK \l "_Toc141355701" </w:instrText>
            </w:r>
            <w:r>
              <w:fldChar w:fldCharType="separate"/>
            </w:r>
            <w:r w:rsidR="00F843F5" w:rsidRPr="006B7AE5">
              <w:rPr>
                <w:rStyle w:val="Hyperlink"/>
                <w:noProof/>
              </w:rPr>
              <w:t>Interim Suspension</w:t>
            </w:r>
            <w:r w:rsidR="00F843F5">
              <w:rPr>
                <w:noProof/>
                <w:webHidden/>
              </w:rPr>
              <w:tab/>
            </w:r>
            <w:r w:rsidR="00F843F5">
              <w:rPr>
                <w:noProof/>
                <w:webHidden/>
              </w:rPr>
              <w:fldChar w:fldCharType="begin"/>
            </w:r>
            <w:r w:rsidR="00F843F5">
              <w:rPr>
                <w:noProof/>
                <w:webHidden/>
              </w:rPr>
              <w:instrText xml:space="preserve"> PAGEREF _Toc141355701 \h </w:instrText>
            </w:r>
            <w:r w:rsidR="00F843F5">
              <w:rPr>
                <w:noProof/>
                <w:webHidden/>
              </w:rPr>
            </w:r>
            <w:r w:rsidR="00F843F5">
              <w:rPr>
                <w:noProof/>
                <w:webHidden/>
              </w:rPr>
              <w:fldChar w:fldCharType="separate"/>
            </w:r>
            <w:r w:rsidR="00A74DA0">
              <w:rPr>
                <w:noProof/>
                <w:webHidden/>
              </w:rPr>
              <w:t>59</w:t>
            </w:r>
            <w:r w:rsidR="00F843F5">
              <w:rPr>
                <w:noProof/>
                <w:webHidden/>
              </w:rPr>
              <w:fldChar w:fldCharType="end"/>
            </w:r>
            <w:r>
              <w:rPr>
                <w:noProof/>
              </w:rPr>
              <w:fldChar w:fldCharType="end"/>
            </w:r>
          </w:ins>
        </w:p>
        <w:p w14:paraId="5E6D0071" w14:textId="255A9C5E" w:rsidR="00F843F5" w:rsidRDefault="003B4409">
          <w:pPr>
            <w:pStyle w:val="TOC4"/>
            <w:rPr>
              <w:ins w:id="427" w:author="Summer 2023 updates" w:date="2024-07-31T13:42:00Z"/>
              <w:rFonts w:asciiTheme="minorHAnsi" w:hAnsiTheme="minorHAnsi"/>
              <w:noProof/>
            </w:rPr>
          </w:pPr>
          <w:ins w:id="428" w:author="Summer 2023 updates" w:date="2024-07-31T13:42:00Z">
            <w:r>
              <w:fldChar w:fldCharType="begin"/>
            </w:r>
            <w:r>
              <w:instrText xml:space="preserve"> HYPERLINK \l "_Toc141355702" </w:instrText>
            </w:r>
            <w:r>
              <w:fldChar w:fldCharType="separate"/>
            </w:r>
            <w:r w:rsidR="00F843F5" w:rsidRPr="006B7AE5">
              <w:rPr>
                <w:rStyle w:val="Hyperlink"/>
                <w:noProof/>
              </w:rPr>
              <w:t>Readmission Following Suspension</w:t>
            </w:r>
            <w:r w:rsidR="00F843F5">
              <w:rPr>
                <w:noProof/>
                <w:webHidden/>
              </w:rPr>
              <w:tab/>
            </w:r>
            <w:r w:rsidR="00F843F5">
              <w:rPr>
                <w:noProof/>
                <w:webHidden/>
              </w:rPr>
              <w:fldChar w:fldCharType="begin"/>
            </w:r>
            <w:r w:rsidR="00F843F5">
              <w:rPr>
                <w:noProof/>
                <w:webHidden/>
              </w:rPr>
              <w:instrText xml:space="preserve"> PAGEREF _Toc141355702 \h </w:instrText>
            </w:r>
            <w:r w:rsidR="00F843F5">
              <w:rPr>
                <w:noProof/>
                <w:webHidden/>
              </w:rPr>
            </w:r>
            <w:r w:rsidR="00F843F5">
              <w:rPr>
                <w:noProof/>
                <w:webHidden/>
              </w:rPr>
              <w:fldChar w:fldCharType="separate"/>
            </w:r>
            <w:r w:rsidR="00A74DA0">
              <w:rPr>
                <w:noProof/>
                <w:webHidden/>
              </w:rPr>
              <w:t>59</w:t>
            </w:r>
            <w:r w:rsidR="00F843F5">
              <w:rPr>
                <w:noProof/>
                <w:webHidden/>
              </w:rPr>
              <w:fldChar w:fldCharType="end"/>
            </w:r>
            <w:r>
              <w:rPr>
                <w:noProof/>
              </w:rPr>
              <w:fldChar w:fldCharType="end"/>
            </w:r>
          </w:ins>
        </w:p>
        <w:p w14:paraId="16B6E045" w14:textId="0EA9A2E6" w:rsidR="00F843F5" w:rsidRDefault="003B4409">
          <w:pPr>
            <w:pStyle w:val="TOC4"/>
            <w:rPr>
              <w:ins w:id="429" w:author="Summer 2023 updates" w:date="2024-07-31T13:42:00Z"/>
              <w:rFonts w:asciiTheme="minorHAnsi" w:hAnsiTheme="minorHAnsi"/>
              <w:noProof/>
            </w:rPr>
          </w:pPr>
          <w:ins w:id="430" w:author="Summer 2023 updates" w:date="2024-07-31T13:42:00Z">
            <w:r>
              <w:fldChar w:fldCharType="begin"/>
            </w:r>
            <w:r>
              <w:instrText xml:space="preserve"> HYPERLINK \l "_Toc141355703" </w:instrText>
            </w:r>
            <w:r>
              <w:fldChar w:fldCharType="separate"/>
            </w:r>
            <w:r w:rsidR="00F843F5" w:rsidRPr="006B7AE5">
              <w:rPr>
                <w:rStyle w:val="Hyperlink"/>
                <w:noProof/>
              </w:rPr>
              <w:t>Exiting the College</w:t>
            </w:r>
            <w:r w:rsidR="00F843F5">
              <w:rPr>
                <w:noProof/>
                <w:webHidden/>
              </w:rPr>
              <w:tab/>
            </w:r>
            <w:r w:rsidR="00F843F5">
              <w:rPr>
                <w:noProof/>
                <w:webHidden/>
              </w:rPr>
              <w:fldChar w:fldCharType="begin"/>
            </w:r>
            <w:r w:rsidR="00F843F5">
              <w:rPr>
                <w:noProof/>
                <w:webHidden/>
              </w:rPr>
              <w:instrText xml:space="preserve"> PAGEREF _Toc141355703 \h </w:instrText>
            </w:r>
            <w:r w:rsidR="00F843F5">
              <w:rPr>
                <w:noProof/>
                <w:webHidden/>
              </w:rPr>
            </w:r>
            <w:r w:rsidR="00F843F5">
              <w:rPr>
                <w:noProof/>
                <w:webHidden/>
              </w:rPr>
              <w:fldChar w:fldCharType="separate"/>
            </w:r>
            <w:r w:rsidR="00A74DA0">
              <w:rPr>
                <w:noProof/>
                <w:webHidden/>
              </w:rPr>
              <w:t>59</w:t>
            </w:r>
            <w:r w:rsidR="00F843F5">
              <w:rPr>
                <w:noProof/>
                <w:webHidden/>
              </w:rPr>
              <w:fldChar w:fldCharType="end"/>
            </w:r>
            <w:r>
              <w:rPr>
                <w:noProof/>
              </w:rPr>
              <w:fldChar w:fldCharType="end"/>
            </w:r>
          </w:ins>
        </w:p>
        <w:p w14:paraId="00C67C28" w14:textId="1A6B096D" w:rsidR="00F843F5" w:rsidRDefault="003B4409">
          <w:pPr>
            <w:pStyle w:val="TOC4"/>
            <w:rPr>
              <w:ins w:id="431" w:author="Summer 2023 updates" w:date="2024-07-31T13:42:00Z"/>
              <w:rFonts w:asciiTheme="minorHAnsi" w:hAnsiTheme="minorHAnsi"/>
              <w:noProof/>
            </w:rPr>
          </w:pPr>
          <w:ins w:id="432" w:author="Summer 2023 updates" w:date="2024-07-31T13:42:00Z">
            <w:r>
              <w:fldChar w:fldCharType="begin"/>
            </w:r>
            <w:r>
              <w:instrText xml:space="preserve"> HYPERLINK \l "_Toc141355704" </w:instrText>
            </w:r>
            <w:r>
              <w:fldChar w:fldCharType="separate"/>
            </w:r>
            <w:r w:rsidR="00F843F5" w:rsidRPr="006B7AE5">
              <w:rPr>
                <w:rStyle w:val="Hyperlink"/>
                <w:noProof/>
              </w:rPr>
              <w:t>Leave of Absence</w:t>
            </w:r>
            <w:r w:rsidR="00F843F5">
              <w:rPr>
                <w:noProof/>
                <w:webHidden/>
              </w:rPr>
              <w:tab/>
            </w:r>
            <w:r w:rsidR="00F843F5">
              <w:rPr>
                <w:noProof/>
                <w:webHidden/>
              </w:rPr>
              <w:fldChar w:fldCharType="begin"/>
            </w:r>
            <w:r w:rsidR="00F843F5">
              <w:rPr>
                <w:noProof/>
                <w:webHidden/>
              </w:rPr>
              <w:instrText xml:space="preserve"> PAGEREF _Toc141355704 \h </w:instrText>
            </w:r>
            <w:r w:rsidR="00F843F5">
              <w:rPr>
                <w:noProof/>
                <w:webHidden/>
              </w:rPr>
            </w:r>
            <w:r w:rsidR="00F843F5">
              <w:rPr>
                <w:noProof/>
                <w:webHidden/>
              </w:rPr>
              <w:fldChar w:fldCharType="separate"/>
            </w:r>
            <w:r w:rsidR="00A74DA0">
              <w:rPr>
                <w:noProof/>
                <w:webHidden/>
              </w:rPr>
              <w:t>59</w:t>
            </w:r>
            <w:r w:rsidR="00F843F5">
              <w:rPr>
                <w:noProof/>
                <w:webHidden/>
              </w:rPr>
              <w:fldChar w:fldCharType="end"/>
            </w:r>
            <w:r>
              <w:rPr>
                <w:noProof/>
              </w:rPr>
              <w:fldChar w:fldCharType="end"/>
            </w:r>
          </w:ins>
        </w:p>
        <w:p w14:paraId="5995A9C6" w14:textId="3E0007D1" w:rsidR="00F843F5" w:rsidRDefault="003B4409">
          <w:pPr>
            <w:pStyle w:val="TOC4"/>
            <w:rPr>
              <w:ins w:id="433" w:author="Summer 2023 updates" w:date="2024-07-31T13:42:00Z"/>
              <w:rFonts w:asciiTheme="minorHAnsi" w:hAnsiTheme="minorHAnsi"/>
              <w:noProof/>
            </w:rPr>
          </w:pPr>
          <w:ins w:id="434" w:author="Summer 2023 updates" w:date="2024-07-31T13:42:00Z">
            <w:r>
              <w:fldChar w:fldCharType="begin"/>
            </w:r>
            <w:r>
              <w:instrText xml:space="preserve"> HYPERLINK \l "_Toc141355705" </w:instrText>
            </w:r>
            <w:r>
              <w:fldChar w:fldCharType="separate"/>
            </w:r>
            <w:r w:rsidR="00F843F5" w:rsidRPr="006B7AE5">
              <w:rPr>
                <w:rStyle w:val="Hyperlink"/>
                <w:noProof/>
              </w:rPr>
              <w:t>Requesting a Leave of Absence</w:t>
            </w:r>
            <w:r w:rsidR="00F843F5">
              <w:rPr>
                <w:noProof/>
                <w:webHidden/>
              </w:rPr>
              <w:tab/>
            </w:r>
            <w:r w:rsidR="00F843F5">
              <w:rPr>
                <w:noProof/>
                <w:webHidden/>
              </w:rPr>
              <w:fldChar w:fldCharType="begin"/>
            </w:r>
            <w:r w:rsidR="00F843F5">
              <w:rPr>
                <w:noProof/>
                <w:webHidden/>
              </w:rPr>
              <w:instrText xml:space="preserve"> PAGEREF _Toc141355705 \h </w:instrText>
            </w:r>
            <w:r w:rsidR="00F843F5">
              <w:rPr>
                <w:noProof/>
                <w:webHidden/>
              </w:rPr>
            </w:r>
            <w:r w:rsidR="00F843F5">
              <w:rPr>
                <w:noProof/>
                <w:webHidden/>
              </w:rPr>
              <w:fldChar w:fldCharType="separate"/>
            </w:r>
            <w:r w:rsidR="00A74DA0">
              <w:rPr>
                <w:noProof/>
                <w:webHidden/>
              </w:rPr>
              <w:t>59</w:t>
            </w:r>
            <w:r w:rsidR="00F843F5">
              <w:rPr>
                <w:noProof/>
                <w:webHidden/>
              </w:rPr>
              <w:fldChar w:fldCharType="end"/>
            </w:r>
            <w:r>
              <w:rPr>
                <w:noProof/>
              </w:rPr>
              <w:fldChar w:fldCharType="end"/>
            </w:r>
          </w:ins>
        </w:p>
        <w:p w14:paraId="5D9F0751" w14:textId="74CE0E9D" w:rsidR="00F843F5" w:rsidRDefault="003B4409">
          <w:pPr>
            <w:pStyle w:val="TOC4"/>
            <w:rPr>
              <w:ins w:id="435" w:author="Summer 2023 updates" w:date="2024-07-31T13:42:00Z"/>
              <w:rFonts w:asciiTheme="minorHAnsi" w:hAnsiTheme="minorHAnsi"/>
              <w:noProof/>
            </w:rPr>
          </w:pPr>
          <w:ins w:id="436" w:author="Summer 2023 updates" w:date="2024-07-31T13:42:00Z">
            <w:r>
              <w:fldChar w:fldCharType="begin"/>
            </w:r>
            <w:r>
              <w:instrText xml:space="preserve"> HYPERLINK \l "_Toc141355706"</w:instrText>
            </w:r>
            <w:r>
              <w:instrText xml:space="preserve"> </w:instrText>
            </w:r>
            <w:r>
              <w:fldChar w:fldCharType="separate"/>
            </w:r>
            <w:r w:rsidR="00F843F5" w:rsidRPr="006B7AE5">
              <w:rPr>
                <w:rStyle w:val="Hyperlink"/>
                <w:noProof/>
              </w:rPr>
              <w:t>On Leave of Absence</w:t>
            </w:r>
            <w:r w:rsidR="00F843F5">
              <w:rPr>
                <w:noProof/>
                <w:webHidden/>
              </w:rPr>
              <w:tab/>
            </w:r>
            <w:r w:rsidR="00F843F5">
              <w:rPr>
                <w:noProof/>
                <w:webHidden/>
              </w:rPr>
              <w:fldChar w:fldCharType="begin"/>
            </w:r>
            <w:r w:rsidR="00F843F5">
              <w:rPr>
                <w:noProof/>
                <w:webHidden/>
              </w:rPr>
              <w:instrText xml:space="preserve"> PAGEREF _Toc141355706 \h </w:instrText>
            </w:r>
            <w:r w:rsidR="00F843F5">
              <w:rPr>
                <w:noProof/>
                <w:webHidden/>
              </w:rPr>
            </w:r>
            <w:r w:rsidR="00F843F5">
              <w:rPr>
                <w:noProof/>
                <w:webHidden/>
              </w:rPr>
              <w:fldChar w:fldCharType="separate"/>
            </w:r>
            <w:r w:rsidR="00A74DA0">
              <w:rPr>
                <w:noProof/>
                <w:webHidden/>
              </w:rPr>
              <w:t>60</w:t>
            </w:r>
            <w:r w:rsidR="00F843F5">
              <w:rPr>
                <w:noProof/>
                <w:webHidden/>
              </w:rPr>
              <w:fldChar w:fldCharType="end"/>
            </w:r>
            <w:r>
              <w:rPr>
                <w:noProof/>
              </w:rPr>
              <w:fldChar w:fldCharType="end"/>
            </w:r>
          </w:ins>
        </w:p>
        <w:p w14:paraId="38E8936E" w14:textId="2A368DE9" w:rsidR="00F843F5" w:rsidRDefault="003B4409">
          <w:pPr>
            <w:pStyle w:val="TOC4"/>
            <w:rPr>
              <w:ins w:id="437" w:author="Summer 2023 updates" w:date="2024-07-31T13:42:00Z"/>
              <w:rFonts w:asciiTheme="minorHAnsi" w:hAnsiTheme="minorHAnsi"/>
              <w:noProof/>
            </w:rPr>
          </w:pPr>
          <w:ins w:id="438" w:author="Summer 2023 updates" w:date="2024-07-31T13:42:00Z">
            <w:r>
              <w:fldChar w:fldCharType="begin"/>
            </w:r>
            <w:r>
              <w:instrText xml:space="preserve"> HYPERLINK \l "_Toc141355707" </w:instrText>
            </w:r>
            <w:r>
              <w:fldChar w:fldCharType="separate"/>
            </w:r>
            <w:r w:rsidR="00F843F5" w:rsidRPr="006B7AE5">
              <w:rPr>
                <w:rStyle w:val="Hyperlink"/>
                <w:noProof/>
              </w:rPr>
              <w:t>Returning to Coe after a Leave of Absence</w:t>
            </w:r>
            <w:r w:rsidR="00F843F5">
              <w:rPr>
                <w:noProof/>
                <w:webHidden/>
              </w:rPr>
              <w:tab/>
            </w:r>
            <w:r w:rsidR="00F843F5">
              <w:rPr>
                <w:noProof/>
                <w:webHidden/>
              </w:rPr>
              <w:fldChar w:fldCharType="begin"/>
            </w:r>
            <w:r w:rsidR="00F843F5">
              <w:rPr>
                <w:noProof/>
                <w:webHidden/>
              </w:rPr>
              <w:instrText xml:space="preserve"> PAGEREF _Toc141355707 \h </w:instrText>
            </w:r>
            <w:r w:rsidR="00F843F5">
              <w:rPr>
                <w:noProof/>
                <w:webHidden/>
              </w:rPr>
            </w:r>
            <w:r w:rsidR="00F843F5">
              <w:rPr>
                <w:noProof/>
                <w:webHidden/>
              </w:rPr>
              <w:fldChar w:fldCharType="separate"/>
            </w:r>
            <w:r w:rsidR="00A74DA0">
              <w:rPr>
                <w:noProof/>
                <w:webHidden/>
              </w:rPr>
              <w:t>60</w:t>
            </w:r>
            <w:r w:rsidR="00F843F5">
              <w:rPr>
                <w:noProof/>
                <w:webHidden/>
              </w:rPr>
              <w:fldChar w:fldCharType="end"/>
            </w:r>
            <w:r>
              <w:rPr>
                <w:noProof/>
              </w:rPr>
              <w:fldChar w:fldCharType="end"/>
            </w:r>
          </w:ins>
        </w:p>
        <w:p w14:paraId="4D6CB71B" w14:textId="2E60082A" w:rsidR="00F843F5" w:rsidRDefault="003B4409">
          <w:pPr>
            <w:pStyle w:val="TOC4"/>
            <w:rPr>
              <w:ins w:id="439" w:author="Summer 2023 updates" w:date="2024-07-31T13:42:00Z"/>
              <w:rFonts w:asciiTheme="minorHAnsi" w:hAnsiTheme="minorHAnsi"/>
              <w:noProof/>
            </w:rPr>
          </w:pPr>
          <w:ins w:id="440" w:author="Summer 2023 updates" w:date="2024-07-31T13:42:00Z">
            <w:r>
              <w:fldChar w:fldCharType="begin"/>
            </w:r>
            <w:r>
              <w:instrText xml:space="preserve"> HYPERLINK \l "_Toc141355708" </w:instrText>
            </w:r>
            <w:r>
              <w:fldChar w:fldCharType="separate"/>
            </w:r>
            <w:r w:rsidR="00F843F5" w:rsidRPr="006B7AE5">
              <w:rPr>
                <w:rStyle w:val="Hyperlink"/>
                <w:noProof/>
              </w:rPr>
              <w:t>Withdrawal from the College and Readmission</w:t>
            </w:r>
            <w:r w:rsidR="00F843F5">
              <w:rPr>
                <w:noProof/>
                <w:webHidden/>
              </w:rPr>
              <w:tab/>
            </w:r>
            <w:r w:rsidR="00F843F5">
              <w:rPr>
                <w:noProof/>
                <w:webHidden/>
              </w:rPr>
              <w:fldChar w:fldCharType="begin"/>
            </w:r>
            <w:r w:rsidR="00F843F5">
              <w:rPr>
                <w:noProof/>
                <w:webHidden/>
              </w:rPr>
              <w:instrText xml:space="preserve"> PAGEREF _Toc141355708 \h </w:instrText>
            </w:r>
            <w:r w:rsidR="00F843F5">
              <w:rPr>
                <w:noProof/>
                <w:webHidden/>
              </w:rPr>
            </w:r>
            <w:r w:rsidR="00F843F5">
              <w:rPr>
                <w:noProof/>
                <w:webHidden/>
              </w:rPr>
              <w:fldChar w:fldCharType="separate"/>
            </w:r>
            <w:r w:rsidR="00A74DA0">
              <w:rPr>
                <w:noProof/>
                <w:webHidden/>
              </w:rPr>
              <w:t>60</w:t>
            </w:r>
            <w:r w:rsidR="00F843F5">
              <w:rPr>
                <w:noProof/>
                <w:webHidden/>
              </w:rPr>
              <w:fldChar w:fldCharType="end"/>
            </w:r>
            <w:r>
              <w:rPr>
                <w:noProof/>
              </w:rPr>
              <w:fldChar w:fldCharType="end"/>
            </w:r>
          </w:ins>
        </w:p>
        <w:p w14:paraId="5EB95FF9" w14:textId="0BBDD8B4" w:rsidR="00F843F5" w:rsidRDefault="003B4409">
          <w:pPr>
            <w:pStyle w:val="TOC3"/>
            <w:rPr>
              <w:ins w:id="441" w:author="Summer 2023 updates" w:date="2024-07-31T13:42:00Z"/>
              <w:rFonts w:asciiTheme="minorHAnsi" w:eastAsiaTheme="minorEastAsia" w:hAnsiTheme="minorHAnsi" w:cstheme="minorBidi"/>
              <w:bCs w:val="0"/>
              <w:caps w:val="0"/>
              <w:lang w:bidi="ar-SA"/>
            </w:rPr>
          </w:pPr>
          <w:ins w:id="442" w:author="Summer 2023 updates" w:date="2024-07-31T13:42:00Z">
            <w:r>
              <w:fldChar w:fldCharType="begin"/>
            </w:r>
            <w:r>
              <w:instrText xml:space="preserve"> HYPERLINK \l "_Toc141355709" </w:instrText>
            </w:r>
            <w:r>
              <w:fldChar w:fldCharType="separate"/>
            </w:r>
            <w:r w:rsidR="00F843F5" w:rsidRPr="006B7AE5">
              <w:rPr>
                <w:rStyle w:val="Hyperlink"/>
              </w:rPr>
              <w:t>TRANSCRIPT EVALUATION POLICIES</w:t>
            </w:r>
            <w:r w:rsidR="00F843F5">
              <w:rPr>
                <w:webHidden/>
              </w:rPr>
              <w:tab/>
            </w:r>
            <w:r w:rsidR="00F843F5">
              <w:rPr>
                <w:webHidden/>
              </w:rPr>
              <w:fldChar w:fldCharType="begin"/>
            </w:r>
            <w:r w:rsidR="00F843F5">
              <w:rPr>
                <w:webHidden/>
              </w:rPr>
              <w:instrText xml:space="preserve"> PAGEREF _Toc141355709 \h </w:instrText>
            </w:r>
            <w:r w:rsidR="00F843F5">
              <w:rPr>
                <w:webHidden/>
              </w:rPr>
            </w:r>
            <w:r w:rsidR="00F843F5">
              <w:rPr>
                <w:webHidden/>
              </w:rPr>
              <w:fldChar w:fldCharType="separate"/>
            </w:r>
            <w:r w:rsidR="00A74DA0">
              <w:rPr>
                <w:webHidden/>
              </w:rPr>
              <w:t>60</w:t>
            </w:r>
            <w:r w:rsidR="00F843F5">
              <w:rPr>
                <w:webHidden/>
              </w:rPr>
              <w:fldChar w:fldCharType="end"/>
            </w:r>
            <w:r>
              <w:fldChar w:fldCharType="end"/>
            </w:r>
          </w:ins>
        </w:p>
        <w:p w14:paraId="08A3B325" w14:textId="648C4B7B" w:rsidR="00F843F5" w:rsidRDefault="003B4409">
          <w:pPr>
            <w:pStyle w:val="TOC4"/>
            <w:rPr>
              <w:ins w:id="443" w:author="Summer 2023 updates" w:date="2024-07-31T13:42:00Z"/>
              <w:rFonts w:asciiTheme="minorHAnsi" w:hAnsiTheme="minorHAnsi"/>
              <w:noProof/>
            </w:rPr>
          </w:pPr>
          <w:ins w:id="444" w:author="Summer 2023 updates" w:date="2024-07-31T13:42:00Z">
            <w:r>
              <w:fldChar w:fldCharType="begin"/>
            </w:r>
            <w:r>
              <w:instrText xml:space="preserve"> HYPERLINK \l "_Toc141355710"</w:instrText>
            </w:r>
            <w:r>
              <w:instrText xml:space="preserve"> </w:instrText>
            </w:r>
            <w:r>
              <w:fldChar w:fldCharType="separate"/>
            </w:r>
            <w:r w:rsidR="00F843F5" w:rsidRPr="006B7AE5">
              <w:rPr>
                <w:rStyle w:val="Hyperlink"/>
                <w:noProof/>
              </w:rPr>
              <w:t>General Policy on Transfer Credit</w:t>
            </w:r>
            <w:r w:rsidR="00F843F5">
              <w:rPr>
                <w:noProof/>
                <w:webHidden/>
              </w:rPr>
              <w:tab/>
            </w:r>
            <w:r w:rsidR="00F843F5">
              <w:rPr>
                <w:noProof/>
                <w:webHidden/>
              </w:rPr>
              <w:fldChar w:fldCharType="begin"/>
            </w:r>
            <w:r w:rsidR="00F843F5">
              <w:rPr>
                <w:noProof/>
                <w:webHidden/>
              </w:rPr>
              <w:instrText xml:space="preserve"> PAGEREF _Toc141355710 \h </w:instrText>
            </w:r>
            <w:r w:rsidR="00F843F5">
              <w:rPr>
                <w:noProof/>
                <w:webHidden/>
              </w:rPr>
            </w:r>
            <w:r w:rsidR="00F843F5">
              <w:rPr>
                <w:noProof/>
                <w:webHidden/>
              </w:rPr>
              <w:fldChar w:fldCharType="separate"/>
            </w:r>
            <w:r w:rsidR="00A74DA0">
              <w:rPr>
                <w:noProof/>
                <w:webHidden/>
              </w:rPr>
              <w:t>60</w:t>
            </w:r>
            <w:r w:rsidR="00F843F5">
              <w:rPr>
                <w:noProof/>
                <w:webHidden/>
              </w:rPr>
              <w:fldChar w:fldCharType="end"/>
            </w:r>
            <w:r>
              <w:rPr>
                <w:noProof/>
              </w:rPr>
              <w:fldChar w:fldCharType="end"/>
            </w:r>
          </w:ins>
        </w:p>
        <w:p w14:paraId="0B1C4433" w14:textId="1A31921D" w:rsidR="00F843F5" w:rsidRDefault="003B4409">
          <w:pPr>
            <w:pStyle w:val="TOC4"/>
            <w:rPr>
              <w:ins w:id="445" w:author="Summer 2023 updates" w:date="2024-07-31T13:42:00Z"/>
              <w:rFonts w:asciiTheme="minorHAnsi" w:hAnsiTheme="minorHAnsi"/>
              <w:noProof/>
            </w:rPr>
          </w:pPr>
          <w:ins w:id="446" w:author="Summer 2023 updates" w:date="2024-07-31T13:42:00Z">
            <w:r>
              <w:fldChar w:fldCharType="begin"/>
            </w:r>
            <w:r>
              <w:instrText xml:space="preserve"> HYPERLINK \l "_Toc141355711" </w:instrText>
            </w:r>
            <w:r>
              <w:fldChar w:fldCharType="separate"/>
            </w:r>
            <w:r w:rsidR="00F843F5" w:rsidRPr="006B7AE5">
              <w:rPr>
                <w:rStyle w:val="Hyperlink"/>
                <w:noProof/>
              </w:rPr>
              <w:t>Evaluation of Credits in Transfer</w:t>
            </w:r>
            <w:r w:rsidR="00F843F5">
              <w:rPr>
                <w:noProof/>
                <w:webHidden/>
              </w:rPr>
              <w:tab/>
            </w:r>
            <w:r w:rsidR="00F843F5">
              <w:rPr>
                <w:noProof/>
                <w:webHidden/>
              </w:rPr>
              <w:fldChar w:fldCharType="begin"/>
            </w:r>
            <w:r w:rsidR="00F843F5">
              <w:rPr>
                <w:noProof/>
                <w:webHidden/>
              </w:rPr>
              <w:instrText xml:space="preserve"> PAGEREF _Toc141355711 \h </w:instrText>
            </w:r>
            <w:r w:rsidR="00F843F5">
              <w:rPr>
                <w:noProof/>
                <w:webHidden/>
              </w:rPr>
            </w:r>
            <w:r w:rsidR="00F843F5">
              <w:rPr>
                <w:noProof/>
                <w:webHidden/>
              </w:rPr>
              <w:fldChar w:fldCharType="separate"/>
            </w:r>
            <w:r w:rsidR="00A74DA0">
              <w:rPr>
                <w:noProof/>
                <w:webHidden/>
              </w:rPr>
              <w:t>60</w:t>
            </w:r>
            <w:r w:rsidR="00F843F5">
              <w:rPr>
                <w:noProof/>
                <w:webHidden/>
              </w:rPr>
              <w:fldChar w:fldCharType="end"/>
            </w:r>
            <w:r>
              <w:rPr>
                <w:noProof/>
              </w:rPr>
              <w:fldChar w:fldCharType="end"/>
            </w:r>
          </w:ins>
        </w:p>
        <w:p w14:paraId="5670FD04" w14:textId="1262A43E" w:rsidR="00F843F5" w:rsidRDefault="003B4409">
          <w:pPr>
            <w:pStyle w:val="TOC4"/>
            <w:rPr>
              <w:ins w:id="447" w:author="Summer 2023 updates" w:date="2024-07-31T13:42:00Z"/>
              <w:rFonts w:asciiTheme="minorHAnsi" w:hAnsiTheme="minorHAnsi"/>
              <w:noProof/>
            </w:rPr>
          </w:pPr>
          <w:ins w:id="448" w:author="Summer 2023 updates" w:date="2024-07-31T13:42:00Z">
            <w:r>
              <w:fldChar w:fldCharType="begin"/>
            </w:r>
            <w:r>
              <w:instrText xml:space="preserve"> HYPERLINK \l "_Toc141355712" </w:instrText>
            </w:r>
            <w:r>
              <w:fldChar w:fldCharType="separate"/>
            </w:r>
            <w:r w:rsidR="00F843F5" w:rsidRPr="006B7AE5">
              <w:rPr>
                <w:rStyle w:val="Hyperlink"/>
                <w:noProof/>
              </w:rPr>
              <w:t>Junior or Community College Credit</w:t>
            </w:r>
            <w:r w:rsidR="00F843F5">
              <w:rPr>
                <w:noProof/>
                <w:webHidden/>
              </w:rPr>
              <w:tab/>
            </w:r>
            <w:r w:rsidR="00F843F5">
              <w:rPr>
                <w:noProof/>
                <w:webHidden/>
              </w:rPr>
              <w:fldChar w:fldCharType="begin"/>
            </w:r>
            <w:r w:rsidR="00F843F5">
              <w:rPr>
                <w:noProof/>
                <w:webHidden/>
              </w:rPr>
              <w:instrText xml:space="preserve"> PAGEREF _Toc141355712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47A76DE6" w14:textId="57F3B140" w:rsidR="00F843F5" w:rsidRDefault="003B4409">
          <w:pPr>
            <w:pStyle w:val="TOC4"/>
            <w:rPr>
              <w:ins w:id="449" w:author="Summer 2023 updates" w:date="2024-07-31T13:42:00Z"/>
              <w:rFonts w:asciiTheme="minorHAnsi" w:hAnsiTheme="minorHAnsi"/>
              <w:noProof/>
            </w:rPr>
          </w:pPr>
          <w:ins w:id="450" w:author="Summer 2023 updates" w:date="2024-07-31T13:42:00Z">
            <w:r>
              <w:fldChar w:fldCharType="begin"/>
            </w:r>
            <w:r>
              <w:instrText xml:space="preserve"> HYPERLINK \l "_Toc141355713" </w:instrText>
            </w:r>
            <w:r>
              <w:fldChar w:fldCharType="separate"/>
            </w:r>
            <w:r w:rsidR="00F843F5" w:rsidRPr="006B7AE5">
              <w:rPr>
                <w:rStyle w:val="Hyperlink"/>
                <w:noProof/>
              </w:rPr>
              <w:t>Four-Year College Credit</w:t>
            </w:r>
            <w:r w:rsidR="00F843F5">
              <w:rPr>
                <w:noProof/>
                <w:webHidden/>
              </w:rPr>
              <w:tab/>
            </w:r>
            <w:r w:rsidR="00F843F5">
              <w:rPr>
                <w:noProof/>
                <w:webHidden/>
              </w:rPr>
              <w:fldChar w:fldCharType="begin"/>
            </w:r>
            <w:r w:rsidR="00F843F5">
              <w:rPr>
                <w:noProof/>
                <w:webHidden/>
              </w:rPr>
              <w:instrText xml:space="preserve"> PAGEREF _Toc141355713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7D2FFC86" w14:textId="525B97D9" w:rsidR="00F843F5" w:rsidRDefault="003B4409">
          <w:pPr>
            <w:pStyle w:val="TOC4"/>
            <w:rPr>
              <w:ins w:id="451" w:author="Summer 2023 updates" w:date="2024-07-31T13:42:00Z"/>
              <w:rFonts w:asciiTheme="minorHAnsi" w:hAnsiTheme="minorHAnsi"/>
              <w:noProof/>
            </w:rPr>
          </w:pPr>
          <w:ins w:id="452" w:author="Summer 2023 updates" w:date="2024-07-31T13:42:00Z">
            <w:r>
              <w:fldChar w:fldCharType="begin"/>
            </w:r>
            <w:r>
              <w:instrText xml:space="preserve"> HYPERLINK \l "_Toc141355714" </w:instrText>
            </w:r>
            <w:r>
              <w:fldChar w:fldCharType="separate"/>
            </w:r>
            <w:r w:rsidR="00F843F5" w:rsidRPr="006B7AE5">
              <w:rPr>
                <w:rStyle w:val="Hyperlink"/>
                <w:noProof/>
              </w:rPr>
              <w:t>European Credit Transfer System (ECTS)</w:t>
            </w:r>
            <w:r w:rsidR="00F843F5">
              <w:rPr>
                <w:noProof/>
                <w:webHidden/>
              </w:rPr>
              <w:tab/>
            </w:r>
            <w:r w:rsidR="00F843F5">
              <w:rPr>
                <w:noProof/>
                <w:webHidden/>
              </w:rPr>
              <w:fldChar w:fldCharType="begin"/>
            </w:r>
            <w:r w:rsidR="00F843F5">
              <w:rPr>
                <w:noProof/>
                <w:webHidden/>
              </w:rPr>
              <w:instrText xml:space="preserve"> PAGEREF _Toc141355714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34F79711" w14:textId="29C078B9" w:rsidR="00F843F5" w:rsidRDefault="003B4409">
          <w:pPr>
            <w:pStyle w:val="TOC4"/>
            <w:rPr>
              <w:ins w:id="453" w:author="Summer 2023 updates" w:date="2024-07-31T13:42:00Z"/>
              <w:rFonts w:asciiTheme="minorHAnsi" w:hAnsiTheme="minorHAnsi"/>
              <w:noProof/>
            </w:rPr>
          </w:pPr>
          <w:ins w:id="454" w:author="Summer 2023 updates" w:date="2024-07-31T13:42:00Z">
            <w:r>
              <w:fldChar w:fldCharType="begin"/>
            </w:r>
            <w:r>
              <w:instrText xml:space="preserve"> HYPERLINK \l "_Toc141355715" </w:instrText>
            </w:r>
            <w:r>
              <w:fldChar w:fldCharType="separate"/>
            </w:r>
            <w:r w:rsidR="00F843F5" w:rsidRPr="006B7AE5">
              <w:rPr>
                <w:rStyle w:val="Hyperlink"/>
                <w:noProof/>
              </w:rPr>
              <w:t>Occasional Transfer Credit For Degree-Seeking Students</w:t>
            </w:r>
            <w:r w:rsidR="00F843F5">
              <w:rPr>
                <w:noProof/>
                <w:webHidden/>
              </w:rPr>
              <w:tab/>
            </w:r>
            <w:r w:rsidR="00F843F5">
              <w:rPr>
                <w:noProof/>
                <w:webHidden/>
              </w:rPr>
              <w:fldChar w:fldCharType="begin"/>
            </w:r>
            <w:r w:rsidR="00F843F5">
              <w:rPr>
                <w:noProof/>
                <w:webHidden/>
              </w:rPr>
              <w:instrText xml:space="preserve"> PAGEREF _Toc141355715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196B40B8" w14:textId="676B3BFF" w:rsidR="00F843F5" w:rsidRDefault="003B4409">
          <w:pPr>
            <w:pStyle w:val="TOC4"/>
            <w:rPr>
              <w:ins w:id="455" w:author="Summer 2023 updates" w:date="2024-07-31T13:42:00Z"/>
              <w:rFonts w:asciiTheme="minorHAnsi" w:hAnsiTheme="minorHAnsi"/>
              <w:noProof/>
            </w:rPr>
          </w:pPr>
          <w:ins w:id="456" w:author="Summer 2023 updates" w:date="2024-07-31T13:42:00Z">
            <w:r>
              <w:fldChar w:fldCharType="begin"/>
            </w:r>
            <w:r>
              <w:instrText xml:space="preserve"> HYPERLINK \l "_Toc141355716" </w:instrText>
            </w:r>
            <w:r>
              <w:fldChar w:fldCharType="separate"/>
            </w:r>
            <w:r w:rsidR="00F843F5" w:rsidRPr="006B7AE5">
              <w:rPr>
                <w:rStyle w:val="Hyperlink"/>
                <w:noProof/>
              </w:rPr>
              <w:t>Evaluation of Credits For Graduation</w:t>
            </w:r>
            <w:r w:rsidR="00F843F5">
              <w:rPr>
                <w:noProof/>
                <w:webHidden/>
              </w:rPr>
              <w:tab/>
            </w:r>
            <w:r w:rsidR="00F843F5">
              <w:rPr>
                <w:noProof/>
                <w:webHidden/>
              </w:rPr>
              <w:fldChar w:fldCharType="begin"/>
            </w:r>
            <w:r w:rsidR="00F843F5">
              <w:rPr>
                <w:noProof/>
                <w:webHidden/>
              </w:rPr>
              <w:instrText xml:space="preserve"> PAGEREF _Toc141355716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429E88A4" w14:textId="7489F474" w:rsidR="00F843F5" w:rsidRDefault="003B4409">
          <w:pPr>
            <w:pStyle w:val="TOC4"/>
            <w:rPr>
              <w:ins w:id="457" w:author="Summer 2023 updates" w:date="2024-07-31T13:42:00Z"/>
              <w:rFonts w:asciiTheme="minorHAnsi" w:hAnsiTheme="minorHAnsi"/>
              <w:noProof/>
            </w:rPr>
          </w:pPr>
          <w:ins w:id="458" w:author="Summer 2023 updates" w:date="2024-07-31T13:42:00Z">
            <w:r>
              <w:fldChar w:fldCharType="begin"/>
            </w:r>
            <w:r>
              <w:instrText xml:space="preserve"> HYPERLINK \l "_Toc141355717" </w:instrText>
            </w:r>
            <w:r>
              <w:fldChar w:fldCharType="separate"/>
            </w:r>
            <w:r w:rsidR="00F843F5" w:rsidRPr="006B7AE5">
              <w:rPr>
                <w:rStyle w:val="Hyperlink"/>
                <w:noProof/>
              </w:rPr>
              <w:t>Credit by Examination</w:t>
            </w:r>
            <w:r w:rsidR="00F843F5">
              <w:rPr>
                <w:noProof/>
                <w:webHidden/>
              </w:rPr>
              <w:tab/>
            </w:r>
            <w:r w:rsidR="00F843F5">
              <w:rPr>
                <w:noProof/>
                <w:webHidden/>
              </w:rPr>
              <w:fldChar w:fldCharType="begin"/>
            </w:r>
            <w:r w:rsidR="00F843F5">
              <w:rPr>
                <w:noProof/>
                <w:webHidden/>
              </w:rPr>
              <w:instrText xml:space="preserve"> PAGEREF _Toc141355717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56ECE573" w14:textId="5C8EB670" w:rsidR="00F843F5" w:rsidRDefault="003B4409">
          <w:pPr>
            <w:pStyle w:val="TOC4"/>
            <w:rPr>
              <w:ins w:id="459" w:author="Summer 2023 updates" w:date="2024-07-31T13:42:00Z"/>
              <w:rFonts w:asciiTheme="minorHAnsi" w:hAnsiTheme="minorHAnsi"/>
              <w:noProof/>
            </w:rPr>
          </w:pPr>
          <w:ins w:id="460" w:author="Summer 2023 updates" w:date="2024-07-31T13:42:00Z">
            <w:r>
              <w:fldChar w:fldCharType="begin"/>
            </w:r>
            <w:r>
              <w:instrText xml:space="preserve"> HYPERLINK \l "_Toc141355718" </w:instrText>
            </w:r>
            <w:r>
              <w:fldChar w:fldCharType="separate"/>
            </w:r>
            <w:r w:rsidR="00F843F5" w:rsidRPr="006B7AE5">
              <w:rPr>
                <w:rStyle w:val="Hyperlink"/>
                <w:noProof/>
              </w:rPr>
              <w:t>Updating Course Work</w:t>
            </w:r>
            <w:r w:rsidR="00F843F5">
              <w:rPr>
                <w:noProof/>
                <w:webHidden/>
              </w:rPr>
              <w:tab/>
            </w:r>
            <w:r w:rsidR="00F843F5">
              <w:rPr>
                <w:noProof/>
                <w:webHidden/>
              </w:rPr>
              <w:fldChar w:fldCharType="begin"/>
            </w:r>
            <w:r w:rsidR="00F843F5">
              <w:rPr>
                <w:noProof/>
                <w:webHidden/>
              </w:rPr>
              <w:instrText xml:space="preserve"> PAGEREF _Toc141355718 \h </w:instrText>
            </w:r>
            <w:r w:rsidR="00F843F5">
              <w:rPr>
                <w:noProof/>
                <w:webHidden/>
              </w:rPr>
            </w:r>
            <w:r w:rsidR="00F843F5">
              <w:rPr>
                <w:noProof/>
                <w:webHidden/>
              </w:rPr>
              <w:fldChar w:fldCharType="separate"/>
            </w:r>
            <w:r w:rsidR="00A74DA0">
              <w:rPr>
                <w:noProof/>
                <w:webHidden/>
              </w:rPr>
              <w:t>61</w:t>
            </w:r>
            <w:r w:rsidR="00F843F5">
              <w:rPr>
                <w:noProof/>
                <w:webHidden/>
              </w:rPr>
              <w:fldChar w:fldCharType="end"/>
            </w:r>
            <w:r>
              <w:rPr>
                <w:noProof/>
              </w:rPr>
              <w:fldChar w:fldCharType="end"/>
            </w:r>
          </w:ins>
        </w:p>
        <w:p w14:paraId="592B5FDE" w14:textId="31B71A8A" w:rsidR="00F843F5" w:rsidRDefault="003B4409">
          <w:pPr>
            <w:pStyle w:val="TOC4"/>
            <w:rPr>
              <w:ins w:id="461" w:author="Summer 2023 updates" w:date="2024-07-31T13:42:00Z"/>
              <w:rFonts w:asciiTheme="minorHAnsi" w:hAnsiTheme="minorHAnsi"/>
              <w:noProof/>
            </w:rPr>
          </w:pPr>
          <w:ins w:id="462" w:author="Summer 2023 updates" w:date="2024-07-31T13:42:00Z">
            <w:r>
              <w:fldChar w:fldCharType="begin"/>
            </w:r>
            <w:r>
              <w:instrText xml:space="preserve"> HYPERLINK \l "_Toc141355719" </w:instrText>
            </w:r>
            <w:r>
              <w:fldChar w:fldCharType="separate"/>
            </w:r>
            <w:r w:rsidR="00F843F5" w:rsidRPr="006B7AE5">
              <w:rPr>
                <w:rStyle w:val="Hyperlink"/>
                <w:noProof/>
              </w:rPr>
              <w:t>Advanced Placement (AP)</w:t>
            </w:r>
            <w:r w:rsidR="00F843F5">
              <w:rPr>
                <w:noProof/>
                <w:webHidden/>
              </w:rPr>
              <w:tab/>
            </w:r>
            <w:r w:rsidR="00F843F5">
              <w:rPr>
                <w:noProof/>
                <w:webHidden/>
              </w:rPr>
              <w:fldChar w:fldCharType="begin"/>
            </w:r>
            <w:r w:rsidR="00F843F5">
              <w:rPr>
                <w:noProof/>
                <w:webHidden/>
              </w:rPr>
              <w:instrText xml:space="preserve"> PAGEREF _Toc141355719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7009A17C" w14:textId="096604EA" w:rsidR="00F843F5" w:rsidRDefault="003B4409">
          <w:pPr>
            <w:pStyle w:val="TOC4"/>
            <w:rPr>
              <w:ins w:id="463" w:author="Summer 2023 updates" w:date="2024-07-31T13:42:00Z"/>
              <w:rFonts w:asciiTheme="minorHAnsi" w:hAnsiTheme="minorHAnsi"/>
              <w:noProof/>
            </w:rPr>
          </w:pPr>
          <w:ins w:id="464" w:author="Summer 2023 updates" w:date="2024-07-31T13:42:00Z">
            <w:r>
              <w:fldChar w:fldCharType="begin"/>
            </w:r>
            <w:r>
              <w:instrText xml:space="preserve"> HYPERLINK \l "_Toc141355720" </w:instrText>
            </w:r>
            <w:r>
              <w:fldChar w:fldCharType="separate"/>
            </w:r>
            <w:r w:rsidR="00F843F5" w:rsidRPr="006B7AE5">
              <w:rPr>
                <w:rStyle w:val="Hyperlink"/>
                <w:rFonts w:cs="Times New Roman"/>
                <w:bCs/>
                <w:noProof/>
              </w:rPr>
              <w:t>International Baccalaureate (IB)</w:t>
            </w:r>
            <w:r w:rsidR="00F843F5">
              <w:rPr>
                <w:noProof/>
                <w:webHidden/>
              </w:rPr>
              <w:tab/>
            </w:r>
            <w:r w:rsidR="00F843F5">
              <w:rPr>
                <w:noProof/>
                <w:webHidden/>
              </w:rPr>
              <w:fldChar w:fldCharType="begin"/>
            </w:r>
            <w:r w:rsidR="00F843F5">
              <w:rPr>
                <w:noProof/>
                <w:webHidden/>
              </w:rPr>
              <w:instrText xml:space="preserve"> PAGEREF _Toc141355720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3C850A15" w14:textId="40B5BDAF" w:rsidR="00F843F5" w:rsidRDefault="003B4409">
          <w:pPr>
            <w:pStyle w:val="TOC4"/>
            <w:rPr>
              <w:ins w:id="465" w:author="Summer 2023 updates" w:date="2024-07-31T13:42:00Z"/>
              <w:rFonts w:asciiTheme="minorHAnsi" w:hAnsiTheme="minorHAnsi"/>
              <w:noProof/>
            </w:rPr>
          </w:pPr>
          <w:ins w:id="466" w:author="Summer 2023 updates" w:date="2024-07-31T13:42:00Z">
            <w:r>
              <w:fldChar w:fldCharType="begin"/>
            </w:r>
            <w:r>
              <w:instrText xml:space="preserve"> HYPERLINK \l "_Toc141355721" </w:instrText>
            </w:r>
            <w:r>
              <w:fldChar w:fldCharType="separate"/>
            </w:r>
            <w:r w:rsidR="00F843F5" w:rsidRPr="006B7AE5">
              <w:rPr>
                <w:rStyle w:val="Hyperlink"/>
                <w:rFonts w:cs="Times New Roman"/>
                <w:bCs/>
                <w:noProof/>
              </w:rPr>
              <w:t>Class Attendance</w:t>
            </w:r>
            <w:r w:rsidR="00F843F5">
              <w:rPr>
                <w:noProof/>
                <w:webHidden/>
              </w:rPr>
              <w:tab/>
            </w:r>
            <w:r w:rsidR="00F843F5">
              <w:rPr>
                <w:noProof/>
                <w:webHidden/>
              </w:rPr>
              <w:fldChar w:fldCharType="begin"/>
            </w:r>
            <w:r w:rsidR="00F843F5">
              <w:rPr>
                <w:noProof/>
                <w:webHidden/>
              </w:rPr>
              <w:instrText xml:space="preserve"> PAGEREF _Toc141355721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56E0A12B" w14:textId="4418B7A5" w:rsidR="00F843F5" w:rsidRDefault="003B4409">
          <w:pPr>
            <w:pStyle w:val="TOC4"/>
            <w:rPr>
              <w:ins w:id="467" w:author="Summer 2023 updates" w:date="2024-07-31T13:42:00Z"/>
              <w:rFonts w:asciiTheme="minorHAnsi" w:hAnsiTheme="minorHAnsi"/>
              <w:noProof/>
            </w:rPr>
          </w:pPr>
          <w:ins w:id="468" w:author="Summer 2023 updates" w:date="2024-07-31T13:42:00Z">
            <w:r>
              <w:fldChar w:fldCharType="begin"/>
            </w:r>
            <w:r>
              <w:instrText xml:space="preserve"> HYPERLINK \l "_Toc141355722" </w:instrText>
            </w:r>
            <w:r>
              <w:fldChar w:fldCharType="separate"/>
            </w:r>
            <w:r w:rsidR="00F843F5" w:rsidRPr="006B7AE5">
              <w:rPr>
                <w:rStyle w:val="Hyperlink"/>
                <w:rFonts w:cs="Times New Roman"/>
                <w:bCs/>
                <w:noProof/>
              </w:rPr>
              <w:t>Final Exams</w:t>
            </w:r>
            <w:r w:rsidR="00F843F5">
              <w:rPr>
                <w:noProof/>
                <w:webHidden/>
              </w:rPr>
              <w:tab/>
            </w:r>
            <w:r w:rsidR="00F843F5">
              <w:rPr>
                <w:noProof/>
                <w:webHidden/>
              </w:rPr>
              <w:fldChar w:fldCharType="begin"/>
            </w:r>
            <w:r w:rsidR="00F843F5">
              <w:rPr>
                <w:noProof/>
                <w:webHidden/>
              </w:rPr>
              <w:instrText xml:space="preserve"> PAGEREF _Toc141355722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0293CAC9" w14:textId="4A90670D" w:rsidR="00F843F5" w:rsidRDefault="003B4409">
          <w:pPr>
            <w:pStyle w:val="TOC4"/>
            <w:rPr>
              <w:ins w:id="469" w:author="Summer 2023 updates" w:date="2024-07-31T13:42:00Z"/>
              <w:rFonts w:asciiTheme="minorHAnsi" w:hAnsiTheme="minorHAnsi"/>
              <w:noProof/>
            </w:rPr>
          </w:pPr>
          <w:ins w:id="470" w:author="Summer 2023 updates" w:date="2024-07-31T13:42:00Z">
            <w:r>
              <w:fldChar w:fldCharType="begin"/>
            </w:r>
            <w:r>
              <w:instrText xml:space="preserve"> HYPERLINK \l "_Toc141355723" </w:instrText>
            </w:r>
            <w:r>
              <w:fldChar w:fldCharType="separate"/>
            </w:r>
            <w:r w:rsidR="00F843F5" w:rsidRPr="006B7AE5">
              <w:rPr>
                <w:rStyle w:val="Hyperlink"/>
                <w:rFonts w:cs="Times New Roman"/>
                <w:bCs/>
                <w:noProof/>
              </w:rPr>
              <w:t>Participation in Commencement</w:t>
            </w:r>
            <w:r w:rsidR="00F843F5">
              <w:rPr>
                <w:noProof/>
                <w:webHidden/>
              </w:rPr>
              <w:tab/>
            </w:r>
            <w:r w:rsidR="00F843F5">
              <w:rPr>
                <w:noProof/>
                <w:webHidden/>
              </w:rPr>
              <w:fldChar w:fldCharType="begin"/>
            </w:r>
            <w:r w:rsidR="00F843F5">
              <w:rPr>
                <w:noProof/>
                <w:webHidden/>
              </w:rPr>
              <w:instrText xml:space="preserve"> PAGEREF _Toc141355723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7AD74487" w14:textId="258391F8" w:rsidR="00F843F5" w:rsidRDefault="003B4409">
          <w:pPr>
            <w:pStyle w:val="TOC4"/>
            <w:rPr>
              <w:ins w:id="471" w:author="Summer 2023 updates" w:date="2024-07-31T13:42:00Z"/>
              <w:rFonts w:asciiTheme="minorHAnsi" w:hAnsiTheme="minorHAnsi"/>
              <w:noProof/>
            </w:rPr>
          </w:pPr>
          <w:ins w:id="472" w:author="Summer 2023 updates" w:date="2024-07-31T13:42:00Z">
            <w:r>
              <w:fldChar w:fldCharType="begin"/>
            </w:r>
            <w:r>
              <w:instrText xml:space="preserve"> HYPERLINK \l "_Toc141355724" </w:instrText>
            </w:r>
            <w:r>
              <w:fldChar w:fldCharType="separate"/>
            </w:r>
            <w:r w:rsidR="00F843F5" w:rsidRPr="006B7AE5">
              <w:rPr>
                <w:rStyle w:val="Hyperlink"/>
                <w:noProof/>
              </w:rPr>
              <w:t>Pending Graduates</w:t>
            </w:r>
            <w:r w:rsidR="00F843F5">
              <w:rPr>
                <w:noProof/>
                <w:webHidden/>
              </w:rPr>
              <w:tab/>
            </w:r>
            <w:r w:rsidR="00F843F5">
              <w:rPr>
                <w:noProof/>
                <w:webHidden/>
              </w:rPr>
              <w:fldChar w:fldCharType="begin"/>
            </w:r>
            <w:r w:rsidR="00F843F5">
              <w:rPr>
                <w:noProof/>
                <w:webHidden/>
              </w:rPr>
              <w:instrText xml:space="preserve"> PAGEREF _Toc141355724 \h </w:instrText>
            </w:r>
            <w:r w:rsidR="00F843F5">
              <w:rPr>
                <w:noProof/>
                <w:webHidden/>
              </w:rPr>
            </w:r>
            <w:r w:rsidR="00F843F5">
              <w:rPr>
                <w:noProof/>
                <w:webHidden/>
              </w:rPr>
              <w:fldChar w:fldCharType="separate"/>
            </w:r>
            <w:r w:rsidR="00A74DA0">
              <w:rPr>
                <w:noProof/>
                <w:webHidden/>
              </w:rPr>
              <w:t>62</w:t>
            </w:r>
            <w:r w:rsidR="00F843F5">
              <w:rPr>
                <w:noProof/>
                <w:webHidden/>
              </w:rPr>
              <w:fldChar w:fldCharType="end"/>
            </w:r>
            <w:r>
              <w:rPr>
                <w:noProof/>
              </w:rPr>
              <w:fldChar w:fldCharType="end"/>
            </w:r>
          </w:ins>
        </w:p>
        <w:p w14:paraId="2F6CE223" w14:textId="2961E976" w:rsidR="00F843F5" w:rsidRDefault="003B4409">
          <w:pPr>
            <w:pStyle w:val="TOC1"/>
            <w:tabs>
              <w:tab w:val="right" w:leader="dot" w:pos="10070"/>
            </w:tabs>
            <w:rPr>
              <w:ins w:id="473" w:author="Summer 2023 updates" w:date="2024-07-31T13:42:00Z"/>
              <w:rFonts w:asciiTheme="minorHAnsi" w:hAnsiTheme="minorHAnsi"/>
              <w:noProof/>
            </w:rPr>
          </w:pPr>
          <w:ins w:id="474" w:author="Summer 2023 updates" w:date="2024-07-31T13:42:00Z">
            <w:r>
              <w:fldChar w:fldCharType="begin"/>
            </w:r>
            <w:r>
              <w:instrText xml:space="preserve"> HYPERLINK \l "_Toc141355725" </w:instrText>
            </w:r>
            <w:r>
              <w:fldChar w:fldCharType="separate"/>
            </w:r>
            <w:r w:rsidR="00F843F5" w:rsidRPr="006B7AE5">
              <w:rPr>
                <w:rStyle w:val="Hyperlink"/>
                <w:bCs/>
                <w:smallCaps/>
                <w:noProof/>
              </w:rPr>
              <w:t>STUDENT NOTIFICATION OF RIGHTS UNDER FERPA</w:t>
            </w:r>
            <w:r w:rsidR="00F843F5">
              <w:rPr>
                <w:noProof/>
                <w:webHidden/>
              </w:rPr>
              <w:tab/>
            </w:r>
            <w:r w:rsidR="00F843F5">
              <w:rPr>
                <w:noProof/>
                <w:webHidden/>
              </w:rPr>
              <w:fldChar w:fldCharType="begin"/>
            </w:r>
            <w:r w:rsidR="00F843F5">
              <w:rPr>
                <w:noProof/>
                <w:webHidden/>
              </w:rPr>
              <w:instrText xml:space="preserve"> PAGEREF _Toc141355725 \h </w:instrText>
            </w:r>
            <w:r w:rsidR="00F843F5">
              <w:rPr>
                <w:noProof/>
                <w:webHidden/>
              </w:rPr>
            </w:r>
            <w:r w:rsidR="00F843F5">
              <w:rPr>
                <w:noProof/>
                <w:webHidden/>
              </w:rPr>
              <w:fldChar w:fldCharType="separate"/>
            </w:r>
            <w:r w:rsidR="00A74DA0">
              <w:rPr>
                <w:noProof/>
                <w:webHidden/>
              </w:rPr>
              <w:t>63</w:t>
            </w:r>
            <w:r w:rsidR="00F843F5">
              <w:rPr>
                <w:noProof/>
                <w:webHidden/>
              </w:rPr>
              <w:fldChar w:fldCharType="end"/>
            </w:r>
            <w:r>
              <w:rPr>
                <w:noProof/>
              </w:rPr>
              <w:fldChar w:fldCharType="end"/>
            </w:r>
          </w:ins>
        </w:p>
        <w:p w14:paraId="7F2C2344" w14:textId="19464218" w:rsidR="00F843F5" w:rsidRDefault="003B4409">
          <w:pPr>
            <w:pStyle w:val="TOC1"/>
            <w:tabs>
              <w:tab w:val="right" w:leader="dot" w:pos="10070"/>
            </w:tabs>
            <w:rPr>
              <w:ins w:id="475" w:author="Summer 2023 updates" w:date="2024-07-31T13:42:00Z"/>
              <w:rFonts w:asciiTheme="minorHAnsi" w:hAnsiTheme="minorHAnsi"/>
              <w:noProof/>
            </w:rPr>
          </w:pPr>
          <w:ins w:id="476" w:author="Summer 2023 updates" w:date="2024-07-31T13:42:00Z">
            <w:r>
              <w:fldChar w:fldCharType="begin"/>
            </w:r>
            <w:r>
              <w:instrText xml:space="preserve"> HYPERLINK \l "_Toc141355726" </w:instrText>
            </w:r>
            <w:r>
              <w:fldChar w:fldCharType="separate"/>
            </w:r>
            <w:r w:rsidR="00F843F5" w:rsidRPr="006B7AE5">
              <w:rPr>
                <w:rStyle w:val="Hyperlink"/>
                <w:noProof/>
              </w:rPr>
              <w:t>COURSES OF INSTRUCTION</w:t>
            </w:r>
            <w:r w:rsidR="00F843F5">
              <w:rPr>
                <w:noProof/>
                <w:webHidden/>
              </w:rPr>
              <w:tab/>
            </w:r>
            <w:r w:rsidR="00F843F5">
              <w:rPr>
                <w:noProof/>
                <w:webHidden/>
              </w:rPr>
              <w:fldChar w:fldCharType="begin"/>
            </w:r>
            <w:r w:rsidR="00F843F5">
              <w:rPr>
                <w:noProof/>
                <w:webHidden/>
              </w:rPr>
              <w:instrText xml:space="preserve"> PAGEREF _Toc141355726 \h </w:instrText>
            </w:r>
            <w:r w:rsidR="00F843F5">
              <w:rPr>
                <w:noProof/>
                <w:webHidden/>
              </w:rPr>
            </w:r>
            <w:r w:rsidR="00F843F5">
              <w:rPr>
                <w:noProof/>
                <w:webHidden/>
              </w:rPr>
              <w:fldChar w:fldCharType="separate"/>
            </w:r>
            <w:r w:rsidR="00A74DA0">
              <w:rPr>
                <w:noProof/>
                <w:webHidden/>
              </w:rPr>
              <w:t>64</w:t>
            </w:r>
            <w:r w:rsidR="00F843F5">
              <w:rPr>
                <w:noProof/>
                <w:webHidden/>
              </w:rPr>
              <w:fldChar w:fldCharType="end"/>
            </w:r>
            <w:r>
              <w:rPr>
                <w:noProof/>
              </w:rPr>
              <w:fldChar w:fldCharType="end"/>
            </w:r>
          </w:ins>
        </w:p>
        <w:p w14:paraId="5B51DDA4" w14:textId="53E33307" w:rsidR="00F843F5" w:rsidRDefault="003B4409">
          <w:pPr>
            <w:pStyle w:val="TOC3"/>
            <w:rPr>
              <w:ins w:id="477" w:author="Summer 2023 updates" w:date="2024-07-31T13:42:00Z"/>
              <w:rFonts w:asciiTheme="minorHAnsi" w:eastAsiaTheme="minorEastAsia" w:hAnsiTheme="minorHAnsi" w:cstheme="minorBidi"/>
              <w:bCs w:val="0"/>
              <w:caps w:val="0"/>
              <w:lang w:bidi="ar-SA"/>
            </w:rPr>
          </w:pPr>
          <w:ins w:id="478" w:author="Summer 2023 updates" w:date="2024-07-31T13:42:00Z">
            <w:r>
              <w:fldChar w:fldCharType="begin"/>
            </w:r>
            <w:r>
              <w:instrText xml:space="preserve"> HYPERLINK \l "_Toc141355727" </w:instrText>
            </w:r>
            <w:r>
              <w:fldChar w:fldCharType="separate"/>
            </w:r>
            <w:r w:rsidR="00F843F5" w:rsidRPr="006B7AE5">
              <w:rPr>
                <w:rStyle w:val="Hyperlink"/>
                <w:smallCaps/>
              </w:rPr>
              <w:t>ACADEMIC PROGRAMS</w:t>
            </w:r>
            <w:r w:rsidR="00F843F5">
              <w:rPr>
                <w:webHidden/>
              </w:rPr>
              <w:tab/>
            </w:r>
            <w:r w:rsidR="00F843F5">
              <w:rPr>
                <w:webHidden/>
              </w:rPr>
              <w:fldChar w:fldCharType="begin"/>
            </w:r>
            <w:r w:rsidR="00F843F5">
              <w:rPr>
                <w:webHidden/>
              </w:rPr>
              <w:instrText xml:space="preserve"> PAGEREF _Toc141355727 \h </w:instrText>
            </w:r>
            <w:r w:rsidR="00F843F5">
              <w:rPr>
                <w:webHidden/>
              </w:rPr>
            </w:r>
            <w:r w:rsidR="00F843F5">
              <w:rPr>
                <w:webHidden/>
              </w:rPr>
              <w:fldChar w:fldCharType="separate"/>
            </w:r>
            <w:r w:rsidR="00A74DA0">
              <w:rPr>
                <w:webHidden/>
              </w:rPr>
              <w:t>64</w:t>
            </w:r>
            <w:r w:rsidR="00F843F5">
              <w:rPr>
                <w:webHidden/>
              </w:rPr>
              <w:fldChar w:fldCharType="end"/>
            </w:r>
            <w:r>
              <w:fldChar w:fldCharType="end"/>
            </w:r>
          </w:ins>
        </w:p>
        <w:p w14:paraId="6EB0B2D1" w14:textId="28D15DB2" w:rsidR="00F843F5" w:rsidRDefault="003B4409">
          <w:pPr>
            <w:pStyle w:val="TOC4"/>
            <w:rPr>
              <w:ins w:id="479" w:author="Summer 2023 updates" w:date="2024-07-31T13:42:00Z"/>
              <w:rFonts w:asciiTheme="minorHAnsi" w:hAnsiTheme="minorHAnsi"/>
              <w:noProof/>
            </w:rPr>
          </w:pPr>
          <w:ins w:id="480" w:author="Summer 2023 updates" w:date="2024-07-31T13:42:00Z">
            <w:r>
              <w:fldChar w:fldCharType="begin"/>
            </w:r>
            <w:r>
              <w:instrText xml:space="preserve"> HYPERLINK \l "_Toc141355728" </w:instrText>
            </w:r>
            <w:r>
              <w:fldChar w:fldCharType="separate"/>
            </w:r>
            <w:r w:rsidR="00F843F5" w:rsidRPr="006B7AE5">
              <w:rPr>
                <w:rStyle w:val="Hyperlink"/>
                <w:noProof/>
              </w:rPr>
              <w:t>—</w:t>
            </w:r>
            <w:r w:rsidR="00F843F5" w:rsidRPr="006B7AE5">
              <w:rPr>
                <w:rStyle w:val="Hyperlink"/>
                <w:rFonts w:cs="Times New Roman"/>
                <w:bCs/>
                <w:noProof/>
              </w:rPr>
              <w:t>Occasional Courses</w:t>
            </w:r>
            <w:r w:rsidR="00F843F5">
              <w:rPr>
                <w:noProof/>
                <w:webHidden/>
              </w:rPr>
              <w:tab/>
            </w:r>
            <w:r w:rsidR="00F843F5">
              <w:rPr>
                <w:noProof/>
                <w:webHidden/>
              </w:rPr>
              <w:fldChar w:fldCharType="begin"/>
            </w:r>
            <w:r w:rsidR="00F843F5">
              <w:rPr>
                <w:noProof/>
                <w:webHidden/>
              </w:rPr>
              <w:instrText xml:space="preserve"> PAGEREF _Toc141355728 \h </w:instrText>
            </w:r>
            <w:r w:rsidR="00F843F5">
              <w:rPr>
                <w:noProof/>
                <w:webHidden/>
              </w:rPr>
            </w:r>
            <w:r w:rsidR="00F843F5">
              <w:rPr>
                <w:noProof/>
                <w:webHidden/>
              </w:rPr>
              <w:fldChar w:fldCharType="separate"/>
            </w:r>
            <w:r w:rsidR="00A74DA0">
              <w:rPr>
                <w:noProof/>
                <w:webHidden/>
              </w:rPr>
              <w:t>65</w:t>
            </w:r>
            <w:r w:rsidR="00F843F5">
              <w:rPr>
                <w:noProof/>
                <w:webHidden/>
              </w:rPr>
              <w:fldChar w:fldCharType="end"/>
            </w:r>
            <w:r>
              <w:rPr>
                <w:noProof/>
              </w:rPr>
              <w:fldChar w:fldCharType="end"/>
            </w:r>
          </w:ins>
        </w:p>
        <w:p w14:paraId="0BC8FEC1" w14:textId="53182B53" w:rsidR="00F843F5" w:rsidRDefault="003B4409">
          <w:pPr>
            <w:pStyle w:val="TOC3"/>
            <w:rPr>
              <w:ins w:id="481" w:author="Summer 2023 updates" w:date="2024-07-31T13:42:00Z"/>
              <w:rFonts w:asciiTheme="minorHAnsi" w:eastAsiaTheme="minorEastAsia" w:hAnsiTheme="minorHAnsi" w:cstheme="minorBidi"/>
              <w:bCs w:val="0"/>
              <w:caps w:val="0"/>
              <w:lang w:bidi="ar-SA"/>
            </w:rPr>
          </w:pPr>
          <w:ins w:id="482" w:author="Summer 2023 updates" w:date="2024-07-31T13:42:00Z">
            <w:r>
              <w:fldChar w:fldCharType="begin"/>
            </w:r>
            <w:r>
              <w:instrText xml:space="preserve"> HYPERLINK \l "_Toc141355729" </w:instrText>
            </w:r>
            <w:r>
              <w:fldChar w:fldCharType="separate"/>
            </w:r>
            <w:r w:rsidR="00F843F5" w:rsidRPr="006B7AE5">
              <w:rPr>
                <w:rStyle w:val="Hyperlink"/>
                <w:smallCaps/>
              </w:rPr>
              <w:t>DEPARTMENTAL PROGRAMS</w:t>
            </w:r>
            <w:r w:rsidR="00F843F5">
              <w:rPr>
                <w:webHidden/>
              </w:rPr>
              <w:tab/>
            </w:r>
            <w:r w:rsidR="00F843F5">
              <w:rPr>
                <w:webHidden/>
              </w:rPr>
              <w:fldChar w:fldCharType="begin"/>
            </w:r>
            <w:r w:rsidR="00F843F5">
              <w:rPr>
                <w:webHidden/>
              </w:rPr>
              <w:instrText xml:space="preserve"> PAGEREF _Toc141355729 \h </w:instrText>
            </w:r>
            <w:r w:rsidR="00F843F5">
              <w:rPr>
                <w:webHidden/>
              </w:rPr>
            </w:r>
            <w:r w:rsidR="00F843F5">
              <w:rPr>
                <w:webHidden/>
              </w:rPr>
              <w:fldChar w:fldCharType="separate"/>
            </w:r>
            <w:r w:rsidR="00A74DA0">
              <w:rPr>
                <w:webHidden/>
              </w:rPr>
              <w:t>67</w:t>
            </w:r>
            <w:r w:rsidR="00F843F5">
              <w:rPr>
                <w:webHidden/>
              </w:rPr>
              <w:fldChar w:fldCharType="end"/>
            </w:r>
            <w:r>
              <w:fldChar w:fldCharType="end"/>
            </w:r>
          </w:ins>
        </w:p>
        <w:p w14:paraId="38E1EB49" w14:textId="60EE0A0E" w:rsidR="00F843F5" w:rsidRDefault="003B4409">
          <w:pPr>
            <w:pStyle w:val="TOC4"/>
            <w:rPr>
              <w:ins w:id="483" w:author="Summer 2023 updates" w:date="2024-07-31T13:42:00Z"/>
              <w:rFonts w:asciiTheme="minorHAnsi" w:hAnsiTheme="minorHAnsi"/>
              <w:noProof/>
            </w:rPr>
          </w:pPr>
          <w:ins w:id="484" w:author="Summer 2023 updates" w:date="2024-07-31T13:42:00Z">
            <w:r>
              <w:fldChar w:fldCharType="begin"/>
            </w:r>
            <w:r>
              <w:instrText xml:space="preserve"> HYPERLINK \l "_Toc141355730" </w:instrText>
            </w:r>
            <w:r>
              <w:fldChar w:fldCharType="separate"/>
            </w:r>
            <w:r w:rsidR="00F843F5" w:rsidRPr="006B7AE5">
              <w:rPr>
                <w:rStyle w:val="Hyperlink"/>
                <w:noProof/>
              </w:rPr>
              <w:t>—</w:t>
            </w:r>
            <w:r w:rsidR="00F843F5" w:rsidRPr="006B7AE5">
              <w:rPr>
                <w:rStyle w:val="Hyperlink"/>
                <w:rFonts w:cs="Times New Roman"/>
                <w:bCs/>
                <w:noProof/>
              </w:rPr>
              <w:t>Accounting, Managerial</w:t>
            </w:r>
            <w:r w:rsidR="00F843F5">
              <w:rPr>
                <w:noProof/>
                <w:webHidden/>
              </w:rPr>
              <w:tab/>
            </w:r>
            <w:r w:rsidR="00F843F5">
              <w:rPr>
                <w:noProof/>
                <w:webHidden/>
              </w:rPr>
              <w:fldChar w:fldCharType="begin"/>
            </w:r>
            <w:r w:rsidR="00F843F5">
              <w:rPr>
                <w:noProof/>
                <w:webHidden/>
              </w:rPr>
              <w:instrText xml:space="preserve"> PAGEREF _Toc141355730 \h </w:instrText>
            </w:r>
            <w:r w:rsidR="00F843F5">
              <w:rPr>
                <w:noProof/>
                <w:webHidden/>
              </w:rPr>
            </w:r>
            <w:r w:rsidR="00F843F5">
              <w:rPr>
                <w:noProof/>
                <w:webHidden/>
              </w:rPr>
              <w:fldChar w:fldCharType="separate"/>
            </w:r>
            <w:r w:rsidR="00A74DA0">
              <w:rPr>
                <w:noProof/>
                <w:webHidden/>
              </w:rPr>
              <w:t>67</w:t>
            </w:r>
            <w:r w:rsidR="00F843F5">
              <w:rPr>
                <w:noProof/>
                <w:webHidden/>
              </w:rPr>
              <w:fldChar w:fldCharType="end"/>
            </w:r>
            <w:r>
              <w:rPr>
                <w:noProof/>
              </w:rPr>
              <w:fldChar w:fldCharType="end"/>
            </w:r>
          </w:ins>
        </w:p>
        <w:p w14:paraId="4E0C19B3" w14:textId="7A10A8E2" w:rsidR="00F843F5" w:rsidRDefault="003B4409">
          <w:pPr>
            <w:pStyle w:val="TOC4"/>
            <w:rPr>
              <w:ins w:id="485" w:author="Summer 2023 updates" w:date="2024-07-31T13:42:00Z"/>
              <w:rFonts w:asciiTheme="minorHAnsi" w:hAnsiTheme="minorHAnsi"/>
              <w:noProof/>
            </w:rPr>
          </w:pPr>
          <w:ins w:id="486" w:author="Summer 2023 updates" w:date="2024-07-31T13:42:00Z">
            <w:r>
              <w:fldChar w:fldCharType="begin"/>
            </w:r>
            <w:r>
              <w:instrText xml:space="preserve"> HYPERLINK \l "_Toc141355731" </w:instrText>
            </w:r>
            <w:r>
              <w:fldChar w:fldCharType="separate"/>
            </w:r>
            <w:r w:rsidR="00F843F5" w:rsidRPr="006B7AE5">
              <w:rPr>
                <w:rStyle w:val="Hyperlink"/>
                <w:noProof/>
              </w:rPr>
              <w:t>—</w:t>
            </w:r>
            <w:r w:rsidR="00F843F5" w:rsidRPr="006B7AE5">
              <w:rPr>
                <w:rStyle w:val="Hyperlink"/>
                <w:rFonts w:cs="Times New Roman"/>
                <w:bCs/>
                <w:noProof/>
              </w:rPr>
              <w:t>Accounting, Public</w:t>
            </w:r>
            <w:r w:rsidR="00F843F5">
              <w:rPr>
                <w:noProof/>
                <w:webHidden/>
              </w:rPr>
              <w:tab/>
            </w:r>
            <w:r w:rsidR="00F843F5">
              <w:rPr>
                <w:noProof/>
                <w:webHidden/>
              </w:rPr>
              <w:fldChar w:fldCharType="begin"/>
            </w:r>
            <w:r w:rsidR="00F843F5">
              <w:rPr>
                <w:noProof/>
                <w:webHidden/>
              </w:rPr>
              <w:instrText xml:space="preserve"> PAGEREF _Toc141355731 \h </w:instrText>
            </w:r>
            <w:r w:rsidR="00F843F5">
              <w:rPr>
                <w:noProof/>
                <w:webHidden/>
              </w:rPr>
            </w:r>
            <w:r w:rsidR="00F843F5">
              <w:rPr>
                <w:noProof/>
                <w:webHidden/>
              </w:rPr>
              <w:fldChar w:fldCharType="separate"/>
            </w:r>
            <w:r w:rsidR="00A74DA0">
              <w:rPr>
                <w:noProof/>
                <w:webHidden/>
              </w:rPr>
              <w:t>67</w:t>
            </w:r>
            <w:r w:rsidR="00F843F5">
              <w:rPr>
                <w:noProof/>
                <w:webHidden/>
              </w:rPr>
              <w:fldChar w:fldCharType="end"/>
            </w:r>
            <w:r>
              <w:rPr>
                <w:noProof/>
              </w:rPr>
              <w:fldChar w:fldCharType="end"/>
            </w:r>
          </w:ins>
        </w:p>
        <w:p w14:paraId="4142BB20" w14:textId="67A2B8F3" w:rsidR="00F843F5" w:rsidRDefault="003B4409">
          <w:pPr>
            <w:pStyle w:val="TOC4"/>
            <w:rPr>
              <w:ins w:id="487" w:author="Summer 2023 updates" w:date="2024-07-31T13:42:00Z"/>
              <w:rFonts w:asciiTheme="minorHAnsi" w:hAnsiTheme="minorHAnsi"/>
              <w:noProof/>
            </w:rPr>
          </w:pPr>
          <w:ins w:id="488" w:author="Summer 2023 updates" w:date="2024-07-31T13:42:00Z">
            <w:r>
              <w:fldChar w:fldCharType="begin"/>
            </w:r>
            <w:r>
              <w:instrText xml:space="preserve"> HYPERLINK \l "_Toc141355732" </w:instrText>
            </w:r>
            <w:r>
              <w:fldChar w:fldCharType="separate"/>
            </w:r>
            <w:r w:rsidR="00F843F5" w:rsidRPr="006B7AE5">
              <w:rPr>
                <w:rStyle w:val="Hyperlink"/>
                <w:noProof/>
              </w:rPr>
              <w:t>—</w:t>
            </w:r>
            <w:r w:rsidR="00F843F5" w:rsidRPr="006B7AE5">
              <w:rPr>
                <w:rStyle w:val="Hyperlink"/>
                <w:rFonts w:cs="Times New Roman"/>
                <w:bCs/>
                <w:noProof/>
              </w:rPr>
              <w:t>African American Studies</w:t>
            </w:r>
            <w:r w:rsidR="00F843F5">
              <w:rPr>
                <w:noProof/>
                <w:webHidden/>
              </w:rPr>
              <w:tab/>
            </w:r>
            <w:r w:rsidR="00F843F5">
              <w:rPr>
                <w:noProof/>
                <w:webHidden/>
              </w:rPr>
              <w:fldChar w:fldCharType="begin"/>
            </w:r>
            <w:r w:rsidR="00F843F5">
              <w:rPr>
                <w:noProof/>
                <w:webHidden/>
              </w:rPr>
              <w:instrText xml:space="preserve"> PAGEREF _Toc141355732 \h </w:instrText>
            </w:r>
            <w:r w:rsidR="00F843F5">
              <w:rPr>
                <w:noProof/>
                <w:webHidden/>
              </w:rPr>
            </w:r>
            <w:r w:rsidR="00F843F5">
              <w:rPr>
                <w:noProof/>
                <w:webHidden/>
              </w:rPr>
              <w:fldChar w:fldCharType="separate"/>
            </w:r>
            <w:r w:rsidR="00A74DA0">
              <w:rPr>
                <w:noProof/>
                <w:webHidden/>
              </w:rPr>
              <w:t>67</w:t>
            </w:r>
            <w:r w:rsidR="00F843F5">
              <w:rPr>
                <w:noProof/>
                <w:webHidden/>
              </w:rPr>
              <w:fldChar w:fldCharType="end"/>
            </w:r>
            <w:r>
              <w:rPr>
                <w:noProof/>
              </w:rPr>
              <w:fldChar w:fldCharType="end"/>
            </w:r>
          </w:ins>
        </w:p>
        <w:p w14:paraId="38117EF6" w14:textId="1555F4D0" w:rsidR="00F843F5" w:rsidRDefault="003B4409">
          <w:pPr>
            <w:pStyle w:val="TOC4"/>
            <w:rPr>
              <w:ins w:id="489" w:author="Summer 2023 updates" w:date="2024-07-31T13:42:00Z"/>
              <w:rFonts w:asciiTheme="minorHAnsi" w:hAnsiTheme="minorHAnsi"/>
              <w:noProof/>
            </w:rPr>
          </w:pPr>
          <w:ins w:id="490" w:author="Summer 2023 updates" w:date="2024-07-31T13:42:00Z">
            <w:r>
              <w:fldChar w:fldCharType="begin"/>
            </w:r>
            <w:r>
              <w:instrText xml:space="preserve"> HYPERLINK \l "_Toc141355733" </w:instrText>
            </w:r>
            <w:r>
              <w:fldChar w:fldCharType="separate"/>
            </w:r>
            <w:r w:rsidR="00F843F5" w:rsidRPr="006B7AE5">
              <w:rPr>
                <w:rStyle w:val="Hyperlink"/>
                <w:noProof/>
              </w:rPr>
              <w:t>—</w:t>
            </w:r>
            <w:r w:rsidR="00F843F5" w:rsidRPr="006B7AE5">
              <w:rPr>
                <w:rStyle w:val="Hyperlink"/>
                <w:rFonts w:cs="Times New Roman"/>
                <w:bCs/>
                <w:noProof/>
              </w:rPr>
              <w:t>Anthropology (Minor Only)</w:t>
            </w:r>
            <w:r w:rsidR="00F843F5">
              <w:rPr>
                <w:noProof/>
                <w:webHidden/>
              </w:rPr>
              <w:tab/>
            </w:r>
            <w:r w:rsidR="00F843F5">
              <w:rPr>
                <w:noProof/>
                <w:webHidden/>
              </w:rPr>
              <w:fldChar w:fldCharType="begin"/>
            </w:r>
            <w:r w:rsidR="00F843F5">
              <w:rPr>
                <w:noProof/>
                <w:webHidden/>
              </w:rPr>
              <w:instrText xml:space="preserve"> PAGEREF _Toc141355733 \h </w:instrText>
            </w:r>
            <w:r w:rsidR="00F843F5">
              <w:rPr>
                <w:noProof/>
                <w:webHidden/>
              </w:rPr>
            </w:r>
            <w:r w:rsidR="00F843F5">
              <w:rPr>
                <w:noProof/>
                <w:webHidden/>
              </w:rPr>
              <w:fldChar w:fldCharType="separate"/>
            </w:r>
            <w:r w:rsidR="00A74DA0">
              <w:rPr>
                <w:noProof/>
                <w:webHidden/>
              </w:rPr>
              <w:t>69</w:t>
            </w:r>
            <w:r w:rsidR="00F843F5">
              <w:rPr>
                <w:noProof/>
                <w:webHidden/>
              </w:rPr>
              <w:fldChar w:fldCharType="end"/>
            </w:r>
            <w:r>
              <w:rPr>
                <w:noProof/>
              </w:rPr>
              <w:fldChar w:fldCharType="end"/>
            </w:r>
          </w:ins>
        </w:p>
        <w:p w14:paraId="12407006" w14:textId="41D8045A" w:rsidR="00F843F5" w:rsidRDefault="003B4409">
          <w:pPr>
            <w:pStyle w:val="TOC4"/>
            <w:rPr>
              <w:ins w:id="491" w:author="Summer 2023 updates" w:date="2024-07-31T13:42:00Z"/>
              <w:rFonts w:asciiTheme="minorHAnsi" w:hAnsiTheme="minorHAnsi"/>
              <w:noProof/>
            </w:rPr>
          </w:pPr>
          <w:ins w:id="492" w:author="Summer 2023 updates" w:date="2024-07-31T13:42:00Z">
            <w:r>
              <w:fldChar w:fldCharType="begin"/>
            </w:r>
            <w:r>
              <w:instrText xml:space="preserve"> HYPERLINK \l "_Toc141355734" </w:instrText>
            </w:r>
            <w:r>
              <w:fldChar w:fldCharType="separate"/>
            </w:r>
            <w:r w:rsidR="00F843F5" w:rsidRPr="006B7AE5">
              <w:rPr>
                <w:rStyle w:val="Hyperlink"/>
                <w:noProof/>
              </w:rPr>
              <w:t>—</w:t>
            </w:r>
            <w:r w:rsidR="00F843F5" w:rsidRPr="006B7AE5">
              <w:rPr>
                <w:rStyle w:val="Hyperlink"/>
                <w:rFonts w:cs="Times New Roman"/>
                <w:bCs/>
                <w:noProof/>
              </w:rPr>
              <w:t>Art and Art History</w:t>
            </w:r>
            <w:r w:rsidR="00F843F5">
              <w:rPr>
                <w:noProof/>
                <w:webHidden/>
              </w:rPr>
              <w:tab/>
            </w:r>
            <w:r w:rsidR="00F843F5">
              <w:rPr>
                <w:noProof/>
                <w:webHidden/>
              </w:rPr>
              <w:fldChar w:fldCharType="begin"/>
            </w:r>
            <w:r w:rsidR="00F843F5">
              <w:rPr>
                <w:noProof/>
                <w:webHidden/>
              </w:rPr>
              <w:instrText xml:space="preserve"> PAGEREF _Toc141355734 \h </w:instrText>
            </w:r>
            <w:r w:rsidR="00F843F5">
              <w:rPr>
                <w:noProof/>
                <w:webHidden/>
              </w:rPr>
            </w:r>
            <w:r w:rsidR="00F843F5">
              <w:rPr>
                <w:noProof/>
                <w:webHidden/>
              </w:rPr>
              <w:fldChar w:fldCharType="separate"/>
            </w:r>
            <w:r w:rsidR="00A74DA0">
              <w:rPr>
                <w:noProof/>
                <w:webHidden/>
              </w:rPr>
              <w:t>71</w:t>
            </w:r>
            <w:r w:rsidR="00F843F5">
              <w:rPr>
                <w:noProof/>
                <w:webHidden/>
              </w:rPr>
              <w:fldChar w:fldCharType="end"/>
            </w:r>
            <w:r>
              <w:rPr>
                <w:noProof/>
              </w:rPr>
              <w:fldChar w:fldCharType="end"/>
            </w:r>
          </w:ins>
        </w:p>
        <w:p w14:paraId="4D1642B0" w14:textId="06BDB32B" w:rsidR="00F843F5" w:rsidRDefault="003B4409">
          <w:pPr>
            <w:pStyle w:val="TOC4"/>
            <w:rPr>
              <w:ins w:id="493" w:author="Summer 2023 updates" w:date="2024-07-31T13:42:00Z"/>
              <w:rFonts w:asciiTheme="minorHAnsi" w:hAnsiTheme="minorHAnsi"/>
              <w:noProof/>
            </w:rPr>
          </w:pPr>
          <w:ins w:id="494" w:author="Summer 2023 updates" w:date="2024-07-31T13:42:00Z">
            <w:r>
              <w:fldChar w:fldCharType="begin"/>
            </w:r>
            <w:r>
              <w:instrText xml:space="preserve"> HYPERLINK \l "_Toc141355735" </w:instrText>
            </w:r>
            <w:r>
              <w:fldChar w:fldCharType="separate"/>
            </w:r>
            <w:r w:rsidR="00F843F5" w:rsidRPr="006B7AE5">
              <w:rPr>
                <w:rStyle w:val="Hyperlink"/>
                <w:noProof/>
              </w:rPr>
              <w:t>—</w:t>
            </w:r>
            <w:r w:rsidR="00F843F5" w:rsidRPr="006B7AE5">
              <w:rPr>
                <w:rStyle w:val="Hyperlink"/>
                <w:rFonts w:cs="Times New Roman"/>
                <w:bCs/>
                <w:noProof/>
              </w:rPr>
              <w:t>Art History</w:t>
            </w:r>
            <w:r w:rsidR="00F843F5">
              <w:rPr>
                <w:noProof/>
                <w:webHidden/>
              </w:rPr>
              <w:tab/>
            </w:r>
            <w:r w:rsidR="00F843F5">
              <w:rPr>
                <w:noProof/>
                <w:webHidden/>
              </w:rPr>
              <w:fldChar w:fldCharType="begin"/>
            </w:r>
            <w:r w:rsidR="00F843F5">
              <w:rPr>
                <w:noProof/>
                <w:webHidden/>
              </w:rPr>
              <w:instrText xml:space="preserve"> PAGEREF _Toc141355735 \h </w:instrText>
            </w:r>
            <w:r w:rsidR="00F843F5">
              <w:rPr>
                <w:noProof/>
                <w:webHidden/>
              </w:rPr>
            </w:r>
            <w:r w:rsidR="00F843F5">
              <w:rPr>
                <w:noProof/>
                <w:webHidden/>
              </w:rPr>
              <w:fldChar w:fldCharType="separate"/>
            </w:r>
            <w:r w:rsidR="00A74DA0">
              <w:rPr>
                <w:noProof/>
                <w:webHidden/>
              </w:rPr>
              <w:t>75</w:t>
            </w:r>
            <w:r w:rsidR="00F843F5">
              <w:rPr>
                <w:noProof/>
                <w:webHidden/>
              </w:rPr>
              <w:fldChar w:fldCharType="end"/>
            </w:r>
            <w:r>
              <w:rPr>
                <w:noProof/>
              </w:rPr>
              <w:fldChar w:fldCharType="end"/>
            </w:r>
          </w:ins>
        </w:p>
        <w:p w14:paraId="6A092FBA" w14:textId="2E424541" w:rsidR="00F843F5" w:rsidRDefault="003B4409">
          <w:pPr>
            <w:pStyle w:val="TOC4"/>
            <w:rPr>
              <w:ins w:id="495" w:author="Summer 2023 updates" w:date="2024-07-31T13:42:00Z"/>
              <w:rFonts w:asciiTheme="minorHAnsi" w:hAnsiTheme="minorHAnsi"/>
              <w:noProof/>
            </w:rPr>
          </w:pPr>
          <w:ins w:id="496" w:author="Summer 2023 updates" w:date="2024-07-31T13:42:00Z">
            <w:r>
              <w:fldChar w:fldCharType="begin"/>
            </w:r>
            <w:r>
              <w:instrText xml:space="preserve"> HYPERLINK \l "_Toc141355736" </w:instrText>
            </w:r>
            <w:r>
              <w:fldChar w:fldCharType="separate"/>
            </w:r>
            <w:r w:rsidR="00F843F5" w:rsidRPr="006B7AE5">
              <w:rPr>
                <w:rStyle w:val="Hyperlink"/>
                <w:rFonts w:cs="Times New Roman"/>
                <w:bCs/>
                <w:noProof/>
              </w:rPr>
              <w:t>—Asian Studies</w:t>
            </w:r>
            <w:r w:rsidR="00F843F5">
              <w:rPr>
                <w:noProof/>
                <w:webHidden/>
              </w:rPr>
              <w:tab/>
            </w:r>
            <w:r w:rsidR="00F843F5">
              <w:rPr>
                <w:noProof/>
                <w:webHidden/>
              </w:rPr>
              <w:fldChar w:fldCharType="begin"/>
            </w:r>
            <w:r w:rsidR="00F843F5">
              <w:rPr>
                <w:noProof/>
                <w:webHidden/>
              </w:rPr>
              <w:instrText xml:space="preserve"> PAGEREF _Toc141355736 \h </w:instrText>
            </w:r>
            <w:r w:rsidR="00F843F5">
              <w:rPr>
                <w:noProof/>
                <w:webHidden/>
              </w:rPr>
            </w:r>
            <w:r w:rsidR="00F843F5">
              <w:rPr>
                <w:noProof/>
                <w:webHidden/>
              </w:rPr>
              <w:fldChar w:fldCharType="separate"/>
            </w:r>
            <w:r w:rsidR="00A74DA0">
              <w:rPr>
                <w:noProof/>
                <w:webHidden/>
              </w:rPr>
              <w:t>78</w:t>
            </w:r>
            <w:r w:rsidR="00F843F5">
              <w:rPr>
                <w:noProof/>
                <w:webHidden/>
              </w:rPr>
              <w:fldChar w:fldCharType="end"/>
            </w:r>
            <w:r>
              <w:rPr>
                <w:noProof/>
              </w:rPr>
              <w:fldChar w:fldCharType="end"/>
            </w:r>
          </w:ins>
        </w:p>
        <w:p w14:paraId="7D78F1F2" w14:textId="0551CBDA" w:rsidR="00F843F5" w:rsidRDefault="003B4409">
          <w:pPr>
            <w:pStyle w:val="TOC4"/>
            <w:rPr>
              <w:ins w:id="497" w:author="Summer 2023 updates" w:date="2024-07-31T13:42:00Z"/>
              <w:rFonts w:asciiTheme="minorHAnsi" w:hAnsiTheme="minorHAnsi"/>
              <w:noProof/>
            </w:rPr>
          </w:pPr>
          <w:ins w:id="498" w:author="Summer 2023 updates" w:date="2024-07-31T13:42:00Z">
            <w:r>
              <w:fldChar w:fldCharType="begin"/>
            </w:r>
            <w:r>
              <w:instrText xml:space="preserve"> HYPERLINK \l "_Toc141355737" </w:instrText>
            </w:r>
            <w:r>
              <w:fldChar w:fldCharType="separate"/>
            </w:r>
            <w:r w:rsidR="00F843F5" w:rsidRPr="006B7AE5">
              <w:rPr>
                <w:rStyle w:val="Hyperlink"/>
                <w:noProof/>
              </w:rPr>
              <w:t>—</w:t>
            </w:r>
            <w:r w:rsidR="00F843F5" w:rsidRPr="006B7AE5">
              <w:rPr>
                <w:rStyle w:val="Hyperlink"/>
                <w:noProof/>
                <w:snapToGrid w:val="0"/>
              </w:rPr>
              <w:t>Biochemistry (Collateral Major)</w:t>
            </w:r>
            <w:r w:rsidR="00F843F5">
              <w:rPr>
                <w:noProof/>
                <w:webHidden/>
              </w:rPr>
              <w:tab/>
            </w:r>
            <w:r w:rsidR="00F843F5">
              <w:rPr>
                <w:noProof/>
                <w:webHidden/>
              </w:rPr>
              <w:fldChar w:fldCharType="begin"/>
            </w:r>
            <w:r w:rsidR="00F843F5">
              <w:rPr>
                <w:noProof/>
                <w:webHidden/>
              </w:rPr>
              <w:instrText xml:space="preserve"> PAGEREF _Toc141355737 \h </w:instrText>
            </w:r>
            <w:r w:rsidR="00F843F5">
              <w:rPr>
                <w:noProof/>
                <w:webHidden/>
              </w:rPr>
            </w:r>
            <w:r w:rsidR="00F843F5">
              <w:rPr>
                <w:noProof/>
                <w:webHidden/>
              </w:rPr>
              <w:fldChar w:fldCharType="separate"/>
            </w:r>
            <w:r w:rsidR="00A74DA0">
              <w:rPr>
                <w:noProof/>
                <w:webHidden/>
              </w:rPr>
              <w:t>79</w:t>
            </w:r>
            <w:r w:rsidR="00F843F5">
              <w:rPr>
                <w:noProof/>
                <w:webHidden/>
              </w:rPr>
              <w:fldChar w:fldCharType="end"/>
            </w:r>
            <w:r>
              <w:rPr>
                <w:noProof/>
              </w:rPr>
              <w:fldChar w:fldCharType="end"/>
            </w:r>
          </w:ins>
        </w:p>
        <w:p w14:paraId="23E6C907" w14:textId="3D734CB9" w:rsidR="00F843F5" w:rsidRDefault="003B4409">
          <w:pPr>
            <w:pStyle w:val="TOC4"/>
            <w:rPr>
              <w:ins w:id="499" w:author="Summer 2023 updates" w:date="2024-07-31T13:42:00Z"/>
              <w:rFonts w:asciiTheme="minorHAnsi" w:hAnsiTheme="minorHAnsi"/>
              <w:noProof/>
            </w:rPr>
          </w:pPr>
          <w:ins w:id="500" w:author="Summer 2023 updates" w:date="2024-07-31T13:42:00Z">
            <w:r>
              <w:fldChar w:fldCharType="begin"/>
            </w:r>
            <w:r>
              <w:instrText xml:space="preserve"> HYPERLINK \l "_Toc14135573</w:instrText>
            </w:r>
            <w:r>
              <w:instrText xml:space="preserve">8" </w:instrText>
            </w:r>
            <w:r>
              <w:fldChar w:fldCharType="separate"/>
            </w:r>
            <w:r w:rsidR="00F843F5" w:rsidRPr="006B7AE5">
              <w:rPr>
                <w:rStyle w:val="Hyperlink"/>
                <w:noProof/>
              </w:rPr>
              <w:t>—</w:t>
            </w:r>
            <w:r w:rsidR="00F843F5" w:rsidRPr="006B7AE5">
              <w:rPr>
                <w:rStyle w:val="Hyperlink"/>
                <w:rFonts w:cs="Times New Roman"/>
                <w:bCs/>
                <w:noProof/>
              </w:rPr>
              <w:t>Biology</w:t>
            </w:r>
            <w:r w:rsidR="00F843F5">
              <w:rPr>
                <w:noProof/>
                <w:webHidden/>
              </w:rPr>
              <w:tab/>
            </w:r>
            <w:r w:rsidR="00F843F5">
              <w:rPr>
                <w:noProof/>
                <w:webHidden/>
              </w:rPr>
              <w:fldChar w:fldCharType="begin"/>
            </w:r>
            <w:r w:rsidR="00F843F5">
              <w:rPr>
                <w:noProof/>
                <w:webHidden/>
              </w:rPr>
              <w:instrText xml:space="preserve"> PAGEREF _Toc141355738 \h </w:instrText>
            </w:r>
            <w:r w:rsidR="00F843F5">
              <w:rPr>
                <w:noProof/>
                <w:webHidden/>
              </w:rPr>
            </w:r>
            <w:r w:rsidR="00F843F5">
              <w:rPr>
                <w:noProof/>
                <w:webHidden/>
              </w:rPr>
              <w:fldChar w:fldCharType="separate"/>
            </w:r>
            <w:r w:rsidR="00A74DA0">
              <w:rPr>
                <w:noProof/>
                <w:webHidden/>
              </w:rPr>
              <w:t>80</w:t>
            </w:r>
            <w:r w:rsidR="00F843F5">
              <w:rPr>
                <w:noProof/>
                <w:webHidden/>
              </w:rPr>
              <w:fldChar w:fldCharType="end"/>
            </w:r>
            <w:r>
              <w:rPr>
                <w:noProof/>
              </w:rPr>
              <w:fldChar w:fldCharType="end"/>
            </w:r>
          </w:ins>
        </w:p>
        <w:p w14:paraId="67BACB9C" w14:textId="1157B000" w:rsidR="00F843F5" w:rsidRDefault="003B4409">
          <w:pPr>
            <w:pStyle w:val="TOC4"/>
            <w:rPr>
              <w:ins w:id="501" w:author="Summer 2023 updates" w:date="2024-07-31T13:42:00Z"/>
              <w:rFonts w:asciiTheme="minorHAnsi" w:hAnsiTheme="minorHAnsi"/>
              <w:noProof/>
            </w:rPr>
          </w:pPr>
          <w:ins w:id="502" w:author="Summer 2023 updates" w:date="2024-07-31T13:42:00Z">
            <w:r>
              <w:fldChar w:fldCharType="begin"/>
            </w:r>
            <w:r>
              <w:instrText xml:space="preserve"> HYPERLINK \l "_Toc141355739" </w:instrText>
            </w:r>
            <w:r>
              <w:fldChar w:fldCharType="separate"/>
            </w:r>
            <w:r w:rsidR="00F843F5" w:rsidRPr="006B7AE5">
              <w:rPr>
                <w:rStyle w:val="Hyperlink"/>
                <w:noProof/>
              </w:rPr>
              <w:t>—</w:t>
            </w:r>
            <w:r w:rsidR="00F843F5" w:rsidRPr="006B7AE5">
              <w:rPr>
                <w:rStyle w:val="Hyperlink"/>
                <w:rFonts w:cs="Times New Roman"/>
                <w:bCs/>
                <w:noProof/>
              </w:rPr>
              <w:t>Business Administration and Economics</w:t>
            </w:r>
            <w:r w:rsidR="00F843F5">
              <w:rPr>
                <w:noProof/>
                <w:webHidden/>
              </w:rPr>
              <w:tab/>
            </w:r>
            <w:r w:rsidR="00F843F5">
              <w:rPr>
                <w:noProof/>
                <w:webHidden/>
              </w:rPr>
              <w:fldChar w:fldCharType="begin"/>
            </w:r>
            <w:r w:rsidR="00F843F5">
              <w:rPr>
                <w:noProof/>
                <w:webHidden/>
              </w:rPr>
              <w:instrText xml:space="preserve"> PAGEREF _Toc141355739 \h </w:instrText>
            </w:r>
            <w:r w:rsidR="00F843F5">
              <w:rPr>
                <w:noProof/>
                <w:webHidden/>
              </w:rPr>
            </w:r>
            <w:r w:rsidR="00F843F5">
              <w:rPr>
                <w:noProof/>
                <w:webHidden/>
              </w:rPr>
              <w:fldChar w:fldCharType="separate"/>
            </w:r>
            <w:r w:rsidR="00A74DA0">
              <w:rPr>
                <w:noProof/>
                <w:webHidden/>
              </w:rPr>
              <w:t>86</w:t>
            </w:r>
            <w:r w:rsidR="00F843F5">
              <w:rPr>
                <w:noProof/>
                <w:webHidden/>
              </w:rPr>
              <w:fldChar w:fldCharType="end"/>
            </w:r>
            <w:r>
              <w:rPr>
                <w:noProof/>
              </w:rPr>
              <w:fldChar w:fldCharType="end"/>
            </w:r>
          </w:ins>
        </w:p>
        <w:p w14:paraId="0422171D" w14:textId="7CD50874" w:rsidR="00F843F5" w:rsidRDefault="003B4409">
          <w:pPr>
            <w:pStyle w:val="TOC4"/>
            <w:rPr>
              <w:ins w:id="503" w:author="Summer 2023 updates" w:date="2024-07-31T13:42:00Z"/>
              <w:rFonts w:asciiTheme="minorHAnsi" w:hAnsiTheme="minorHAnsi"/>
              <w:noProof/>
            </w:rPr>
          </w:pPr>
          <w:ins w:id="504" w:author="Summer 2023 updates" w:date="2024-07-31T13:42:00Z">
            <w:r>
              <w:fldChar w:fldCharType="begin"/>
            </w:r>
            <w:r>
              <w:instrText xml:space="preserve"> HYPERLINK \l "_Toc141355740" </w:instrText>
            </w:r>
            <w:r>
              <w:fldChar w:fldCharType="separate"/>
            </w:r>
            <w:r w:rsidR="00F843F5" w:rsidRPr="006B7AE5">
              <w:rPr>
                <w:rStyle w:val="Hyperlink"/>
                <w:noProof/>
              </w:rPr>
              <w:t>Accounting</w:t>
            </w:r>
            <w:r w:rsidR="00F843F5">
              <w:rPr>
                <w:noProof/>
                <w:webHidden/>
              </w:rPr>
              <w:tab/>
            </w:r>
            <w:r w:rsidR="00F843F5">
              <w:rPr>
                <w:noProof/>
                <w:webHidden/>
              </w:rPr>
              <w:fldChar w:fldCharType="begin"/>
            </w:r>
            <w:r w:rsidR="00F843F5">
              <w:rPr>
                <w:noProof/>
                <w:webHidden/>
              </w:rPr>
              <w:instrText xml:space="preserve"> PAGEREF _Toc141355740 \h </w:instrText>
            </w:r>
            <w:r w:rsidR="00F843F5">
              <w:rPr>
                <w:noProof/>
                <w:webHidden/>
              </w:rPr>
            </w:r>
            <w:r w:rsidR="00F843F5">
              <w:rPr>
                <w:noProof/>
                <w:webHidden/>
              </w:rPr>
              <w:fldChar w:fldCharType="separate"/>
            </w:r>
            <w:r w:rsidR="00A74DA0">
              <w:rPr>
                <w:noProof/>
                <w:webHidden/>
              </w:rPr>
              <w:t>88</w:t>
            </w:r>
            <w:r w:rsidR="00F843F5">
              <w:rPr>
                <w:noProof/>
                <w:webHidden/>
              </w:rPr>
              <w:fldChar w:fldCharType="end"/>
            </w:r>
            <w:r>
              <w:rPr>
                <w:noProof/>
              </w:rPr>
              <w:fldChar w:fldCharType="end"/>
            </w:r>
          </w:ins>
        </w:p>
        <w:p w14:paraId="2ADD552E" w14:textId="39456A71" w:rsidR="00F843F5" w:rsidRDefault="003B4409">
          <w:pPr>
            <w:pStyle w:val="TOC4"/>
            <w:rPr>
              <w:ins w:id="505" w:author="Summer 2023 updates" w:date="2024-07-31T13:42:00Z"/>
              <w:rFonts w:asciiTheme="minorHAnsi" w:hAnsiTheme="minorHAnsi"/>
              <w:noProof/>
            </w:rPr>
          </w:pPr>
          <w:ins w:id="506" w:author="Summer 2023 updates" w:date="2024-07-31T13:42:00Z">
            <w:r>
              <w:fldChar w:fldCharType="begin"/>
            </w:r>
            <w:r>
              <w:instrText xml:space="preserve"> HYPERLINK \l "_Toc141355741" </w:instrText>
            </w:r>
            <w:r>
              <w:fldChar w:fldCharType="separate"/>
            </w:r>
            <w:r w:rsidR="00F843F5" w:rsidRPr="006B7AE5">
              <w:rPr>
                <w:rStyle w:val="Hyperlink"/>
                <w:noProof/>
              </w:rPr>
              <w:t>Courses in Accounting</w:t>
            </w:r>
            <w:r w:rsidR="00F843F5">
              <w:rPr>
                <w:noProof/>
                <w:webHidden/>
              </w:rPr>
              <w:tab/>
            </w:r>
            <w:r w:rsidR="00F843F5">
              <w:rPr>
                <w:noProof/>
                <w:webHidden/>
              </w:rPr>
              <w:fldChar w:fldCharType="begin"/>
            </w:r>
            <w:r w:rsidR="00F843F5">
              <w:rPr>
                <w:noProof/>
                <w:webHidden/>
              </w:rPr>
              <w:instrText xml:space="preserve"> PAGEREF _Toc141355741 \h </w:instrText>
            </w:r>
            <w:r w:rsidR="00F843F5">
              <w:rPr>
                <w:noProof/>
                <w:webHidden/>
              </w:rPr>
            </w:r>
            <w:r w:rsidR="00F843F5">
              <w:rPr>
                <w:noProof/>
                <w:webHidden/>
              </w:rPr>
              <w:fldChar w:fldCharType="separate"/>
            </w:r>
            <w:r w:rsidR="00A74DA0">
              <w:rPr>
                <w:noProof/>
                <w:webHidden/>
              </w:rPr>
              <w:t>90</w:t>
            </w:r>
            <w:r w:rsidR="00F843F5">
              <w:rPr>
                <w:noProof/>
                <w:webHidden/>
              </w:rPr>
              <w:fldChar w:fldCharType="end"/>
            </w:r>
            <w:r>
              <w:rPr>
                <w:noProof/>
              </w:rPr>
              <w:fldChar w:fldCharType="end"/>
            </w:r>
          </w:ins>
        </w:p>
        <w:p w14:paraId="08198E8C" w14:textId="2C0B8EAB" w:rsidR="00F843F5" w:rsidRDefault="003B4409">
          <w:pPr>
            <w:pStyle w:val="TOC4"/>
            <w:rPr>
              <w:ins w:id="507" w:author="Summer 2023 updates" w:date="2024-07-31T13:42:00Z"/>
              <w:rFonts w:asciiTheme="minorHAnsi" w:hAnsiTheme="minorHAnsi"/>
              <w:noProof/>
            </w:rPr>
          </w:pPr>
          <w:ins w:id="508" w:author="Summer 2023 updates" w:date="2024-07-31T13:42:00Z">
            <w:r>
              <w:fldChar w:fldCharType="begin"/>
            </w:r>
            <w:r>
              <w:instrText xml:space="preserve"> HYPERLINK \l "_Toc141355742" </w:instrText>
            </w:r>
            <w:r>
              <w:fldChar w:fldCharType="separate"/>
            </w:r>
            <w:r w:rsidR="00F843F5" w:rsidRPr="006B7AE5">
              <w:rPr>
                <w:rStyle w:val="Hyperlink"/>
                <w:noProof/>
              </w:rPr>
              <w:t>Courses in Business</w:t>
            </w:r>
            <w:r w:rsidR="00F843F5">
              <w:rPr>
                <w:noProof/>
                <w:webHidden/>
              </w:rPr>
              <w:tab/>
            </w:r>
            <w:r w:rsidR="00F843F5">
              <w:rPr>
                <w:noProof/>
                <w:webHidden/>
              </w:rPr>
              <w:fldChar w:fldCharType="begin"/>
            </w:r>
            <w:r w:rsidR="00F843F5">
              <w:rPr>
                <w:noProof/>
                <w:webHidden/>
              </w:rPr>
              <w:instrText xml:space="preserve"> PAGEREF _Toc141355742 \h </w:instrText>
            </w:r>
            <w:r w:rsidR="00F843F5">
              <w:rPr>
                <w:noProof/>
                <w:webHidden/>
              </w:rPr>
            </w:r>
            <w:r w:rsidR="00F843F5">
              <w:rPr>
                <w:noProof/>
                <w:webHidden/>
              </w:rPr>
              <w:fldChar w:fldCharType="separate"/>
            </w:r>
            <w:r w:rsidR="00A74DA0">
              <w:rPr>
                <w:noProof/>
                <w:webHidden/>
              </w:rPr>
              <w:t>91</w:t>
            </w:r>
            <w:r w:rsidR="00F843F5">
              <w:rPr>
                <w:noProof/>
                <w:webHidden/>
              </w:rPr>
              <w:fldChar w:fldCharType="end"/>
            </w:r>
            <w:r>
              <w:rPr>
                <w:noProof/>
              </w:rPr>
              <w:fldChar w:fldCharType="end"/>
            </w:r>
          </w:ins>
        </w:p>
        <w:p w14:paraId="577E3340" w14:textId="39AEA8B5" w:rsidR="00F843F5" w:rsidRDefault="003B4409">
          <w:pPr>
            <w:pStyle w:val="TOC4"/>
            <w:rPr>
              <w:ins w:id="509" w:author="Summer 2023 updates" w:date="2024-07-31T13:42:00Z"/>
              <w:rFonts w:asciiTheme="minorHAnsi" w:hAnsiTheme="minorHAnsi"/>
              <w:noProof/>
            </w:rPr>
          </w:pPr>
          <w:ins w:id="510" w:author="Summer 2023 updates" w:date="2024-07-31T13:42:00Z">
            <w:r>
              <w:fldChar w:fldCharType="begin"/>
            </w:r>
            <w:r>
              <w:instrText xml:space="preserve"> HYPERLINK \l "_Toc141355743" </w:instrText>
            </w:r>
            <w:r>
              <w:fldChar w:fldCharType="separate"/>
            </w:r>
            <w:r w:rsidR="00F843F5" w:rsidRPr="006B7AE5">
              <w:rPr>
                <w:rStyle w:val="Hyperlink"/>
                <w:noProof/>
              </w:rPr>
              <w:t>—Economics</w:t>
            </w:r>
            <w:r w:rsidR="00F843F5">
              <w:rPr>
                <w:noProof/>
                <w:webHidden/>
              </w:rPr>
              <w:tab/>
            </w:r>
            <w:r w:rsidR="00F843F5">
              <w:rPr>
                <w:noProof/>
                <w:webHidden/>
              </w:rPr>
              <w:fldChar w:fldCharType="begin"/>
            </w:r>
            <w:r w:rsidR="00F843F5">
              <w:rPr>
                <w:noProof/>
                <w:webHidden/>
              </w:rPr>
              <w:instrText xml:space="preserve"> PAGEREF _Toc141355743 \h </w:instrText>
            </w:r>
            <w:r w:rsidR="00F843F5">
              <w:rPr>
                <w:noProof/>
                <w:webHidden/>
              </w:rPr>
            </w:r>
            <w:r w:rsidR="00F843F5">
              <w:rPr>
                <w:noProof/>
                <w:webHidden/>
              </w:rPr>
              <w:fldChar w:fldCharType="separate"/>
            </w:r>
            <w:r w:rsidR="00A74DA0">
              <w:rPr>
                <w:noProof/>
                <w:webHidden/>
              </w:rPr>
              <w:t>96</w:t>
            </w:r>
            <w:r w:rsidR="00F843F5">
              <w:rPr>
                <w:noProof/>
                <w:webHidden/>
              </w:rPr>
              <w:fldChar w:fldCharType="end"/>
            </w:r>
            <w:r>
              <w:rPr>
                <w:noProof/>
              </w:rPr>
              <w:fldChar w:fldCharType="end"/>
            </w:r>
          </w:ins>
        </w:p>
        <w:p w14:paraId="1F810667" w14:textId="7C670EC6" w:rsidR="00F843F5" w:rsidRDefault="003B4409">
          <w:pPr>
            <w:pStyle w:val="TOC4"/>
            <w:rPr>
              <w:ins w:id="511" w:author="Summer 2023 updates" w:date="2024-07-31T13:42:00Z"/>
              <w:rFonts w:asciiTheme="minorHAnsi" w:hAnsiTheme="minorHAnsi"/>
              <w:noProof/>
            </w:rPr>
          </w:pPr>
          <w:ins w:id="512" w:author="Summer 2023 updates" w:date="2024-07-31T13:42:00Z">
            <w:r>
              <w:fldChar w:fldCharType="begin"/>
            </w:r>
            <w:r>
              <w:instrText xml:space="preserve"> HYPERLINK \l "_Toc141355744" </w:instrText>
            </w:r>
            <w:r>
              <w:fldChar w:fldCharType="separate"/>
            </w:r>
            <w:r w:rsidR="00F843F5" w:rsidRPr="006B7AE5">
              <w:rPr>
                <w:rStyle w:val="Hyperlink"/>
                <w:noProof/>
              </w:rPr>
              <w:t>—Chemistry</w:t>
            </w:r>
            <w:r w:rsidR="00F843F5">
              <w:rPr>
                <w:noProof/>
                <w:webHidden/>
              </w:rPr>
              <w:tab/>
            </w:r>
            <w:r w:rsidR="00F843F5">
              <w:rPr>
                <w:noProof/>
                <w:webHidden/>
              </w:rPr>
              <w:fldChar w:fldCharType="begin"/>
            </w:r>
            <w:r w:rsidR="00F843F5">
              <w:rPr>
                <w:noProof/>
                <w:webHidden/>
              </w:rPr>
              <w:instrText xml:space="preserve"> PAGEREF _Toc141355744 \h </w:instrText>
            </w:r>
            <w:r w:rsidR="00F843F5">
              <w:rPr>
                <w:noProof/>
                <w:webHidden/>
              </w:rPr>
            </w:r>
            <w:r w:rsidR="00F843F5">
              <w:rPr>
                <w:noProof/>
                <w:webHidden/>
              </w:rPr>
              <w:fldChar w:fldCharType="separate"/>
            </w:r>
            <w:r w:rsidR="00A74DA0">
              <w:rPr>
                <w:noProof/>
                <w:webHidden/>
              </w:rPr>
              <w:t>101</w:t>
            </w:r>
            <w:r w:rsidR="00F843F5">
              <w:rPr>
                <w:noProof/>
                <w:webHidden/>
              </w:rPr>
              <w:fldChar w:fldCharType="end"/>
            </w:r>
            <w:r>
              <w:rPr>
                <w:noProof/>
              </w:rPr>
              <w:fldChar w:fldCharType="end"/>
            </w:r>
          </w:ins>
        </w:p>
        <w:p w14:paraId="33DF6354" w14:textId="03D31EAC" w:rsidR="00F843F5" w:rsidRDefault="003B4409">
          <w:pPr>
            <w:pStyle w:val="TOC4"/>
            <w:rPr>
              <w:ins w:id="513" w:author="Summer 2023 updates" w:date="2024-07-31T13:42:00Z"/>
              <w:rFonts w:asciiTheme="minorHAnsi" w:hAnsiTheme="minorHAnsi"/>
              <w:noProof/>
            </w:rPr>
          </w:pPr>
          <w:ins w:id="514" w:author="Summer 2023 updates" w:date="2024-07-31T13:42:00Z">
            <w:r>
              <w:fldChar w:fldCharType="begin"/>
            </w:r>
            <w:r>
              <w:instrText xml:space="preserve"> HYPERLINK \l "_Toc141355745" </w:instrText>
            </w:r>
            <w:r>
              <w:fldChar w:fldCharType="separate"/>
            </w:r>
            <w:r w:rsidR="00F843F5" w:rsidRPr="006B7AE5">
              <w:rPr>
                <w:rStyle w:val="Hyperlink"/>
                <w:rFonts w:cs="Times New Roman"/>
                <w:bCs/>
                <w:noProof/>
              </w:rPr>
              <w:t>—Classical Studies (Minor Only)</w:t>
            </w:r>
            <w:r w:rsidR="00F843F5">
              <w:rPr>
                <w:noProof/>
                <w:webHidden/>
              </w:rPr>
              <w:tab/>
            </w:r>
            <w:r w:rsidR="00F843F5">
              <w:rPr>
                <w:noProof/>
                <w:webHidden/>
              </w:rPr>
              <w:fldChar w:fldCharType="begin"/>
            </w:r>
            <w:r w:rsidR="00F843F5">
              <w:rPr>
                <w:noProof/>
                <w:webHidden/>
              </w:rPr>
              <w:instrText xml:space="preserve"> PAGEREF _Toc141355745 \h </w:instrText>
            </w:r>
            <w:r w:rsidR="00F843F5">
              <w:rPr>
                <w:noProof/>
                <w:webHidden/>
              </w:rPr>
            </w:r>
            <w:r w:rsidR="00F843F5">
              <w:rPr>
                <w:noProof/>
                <w:webHidden/>
              </w:rPr>
              <w:fldChar w:fldCharType="separate"/>
            </w:r>
            <w:r w:rsidR="00A74DA0">
              <w:rPr>
                <w:noProof/>
                <w:webHidden/>
              </w:rPr>
              <w:t>104</w:t>
            </w:r>
            <w:r w:rsidR="00F843F5">
              <w:rPr>
                <w:noProof/>
                <w:webHidden/>
              </w:rPr>
              <w:fldChar w:fldCharType="end"/>
            </w:r>
            <w:r>
              <w:rPr>
                <w:noProof/>
              </w:rPr>
              <w:fldChar w:fldCharType="end"/>
            </w:r>
          </w:ins>
        </w:p>
        <w:p w14:paraId="1BF2530D" w14:textId="6C1328AB" w:rsidR="00F843F5" w:rsidRDefault="003B4409">
          <w:pPr>
            <w:pStyle w:val="TOC4"/>
            <w:rPr>
              <w:ins w:id="515" w:author="Summer 2023 updates" w:date="2024-07-31T13:42:00Z"/>
              <w:rFonts w:asciiTheme="minorHAnsi" w:hAnsiTheme="minorHAnsi"/>
              <w:noProof/>
            </w:rPr>
          </w:pPr>
          <w:ins w:id="516" w:author="Summer 2023 updates" w:date="2024-07-31T13:42:00Z">
            <w:r>
              <w:fldChar w:fldCharType="begin"/>
            </w:r>
            <w:r>
              <w:instrText xml:space="preserve"> HYPERLINK \l "_Toc141355746" </w:instrText>
            </w:r>
            <w:r>
              <w:fldChar w:fldCharType="separate"/>
            </w:r>
            <w:r w:rsidR="00F843F5" w:rsidRPr="006B7AE5">
              <w:rPr>
                <w:rStyle w:val="Hyperlink"/>
                <w:noProof/>
              </w:rPr>
              <w:t>—Communication Studies</w:t>
            </w:r>
            <w:r w:rsidR="00F843F5">
              <w:rPr>
                <w:noProof/>
                <w:webHidden/>
              </w:rPr>
              <w:tab/>
            </w:r>
            <w:r w:rsidR="00F843F5">
              <w:rPr>
                <w:noProof/>
                <w:webHidden/>
              </w:rPr>
              <w:fldChar w:fldCharType="begin"/>
            </w:r>
            <w:r w:rsidR="00F843F5">
              <w:rPr>
                <w:noProof/>
                <w:webHidden/>
              </w:rPr>
              <w:instrText xml:space="preserve"> PAGEREF _Toc141355746 \h </w:instrText>
            </w:r>
            <w:r w:rsidR="00F843F5">
              <w:rPr>
                <w:noProof/>
                <w:webHidden/>
              </w:rPr>
            </w:r>
            <w:r w:rsidR="00F843F5">
              <w:rPr>
                <w:noProof/>
                <w:webHidden/>
              </w:rPr>
              <w:fldChar w:fldCharType="separate"/>
            </w:r>
            <w:r w:rsidR="00A74DA0">
              <w:rPr>
                <w:noProof/>
                <w:webHidden/>
              </w:rPr>
              <w:t>105</w:t>
            </w:r>
            <w:r w:rsidR="00F843F5">
              <w:rPr>
                <w:noProof/>
                <w:webHidden/>
              </w:rPr>
              <w:fldChar w:fldCharType="end"/>
            </w:r>
            <w:r>
              <w:rPr>
                <w:noProof/>
              </w:rPr>
              <w:fldChar w:fldCharType="end"/>
            </w:r>
          </w:ins>
        </w:p>
        <w:p w14:paraId="3A68E2C7" w14:textId="0A3A7813" w:rsidR="00F843F5" w:rsidRDefault="003B4409">
          <w:pPr>
            <w:pStyle w:val="TOC4"/>
            <w:rPr>
              <w:ins w:id="517" w:author="Summer 2023 updates" w:date="2024-07-31T13:42:00Z"/>
              <w:rFonts w:asciiTheme="minorHAnsi" w:hAnsiTheme="minorHAnsi"/>
              <w:noProof/>
            </w:rPr>
          </w:pPr>
          <w:ins w:id="518" w:author="Summer 2023 updates" w:date="2024-07-31T13:42:00Z">
            <w:r>
              <w:fldChar w:fldCharType="begin"/>
            </w:r>
            <w:r>
              <w:instrText xml:space="preserve"> HYPERLINK \l "_Toc141355747" </w:instrText>
            </w:r>
            <w:r>
              <w:fldChar w:fldCharType="separate"/>
            </w:r>
            <w:r w:rsidR="00F843F5" w:rsidRPr="006B7AE5">
              <w:rPr>
                <w:rStyle w:val="Hyperlink"/>
                <w:noProof/>
              </w:rPr>
              <w:t>—Computer Science</w:t>
            </w:r>
            <w:r w:rsidR="00F843F5">
              <w:rPr>
                <w:noProof/>
                <w:webHidden/>
              </w:rPr>
              <w:tab/>
            </w:r>
            <w:r w:rsidR="00F843F5">
              <w:rPr>
                <w:noProof/>
                <w:webHidden/>
              </w:rPr>
              <w:fldChar w:fldCharType="begin"/>
            </w:r>
            <w:r w:rsidR="00F843F5">
              <w:rPr>
                <w:noProof/>
                <w:webHidden/>
              </w:rPr>
              <w:instrText xml:space="preserve"> PAGEREF _Toc141355747 \h </w:instrText>
            </w:r>
            <w:r w:rsidR="00F843F5">
              <w:rPr>
                <w:noProof/>
                <w:webHidden/>
              </w:rPr>
            </w:r>
            <w:r w:rsidR="00F843F5">
              <w:rPr>
                <w:noProof/>
                <w:webHidden/>
              </w:rPr>
              <w:fldChar w:fldCharType="separate"/>
            </w:r>
            <w:r w:rsidR="00A74DA0">
              <w:rPr>
                <w:noProof/>
                <w:webHidden/>
              </w:rPr>
              <w:t>108</w:t>
            </w:r>
            <w:r w:rsidR="00F843F5">
              <w:rPr>
                <w:noProof/>
                <w:webHidden/>
              </w:rPr>
              <w:fldChar w:fldCharType="end"/>
            </w:r>
            <w:r>
              <w:rPr>
                <w:noProof/>
              </w:rPr>
              <w:fldChar w:fldCharType="end"/>
            </w:r>
          </w:ins>
        </w:p>
        <w:p w14:paraId="64D0C9F4" w14:textId="79628AE6" w:rsidR="00F843F5" w:rsidRDefault="003B4409">
          <w:pPr>
            <w:pStyle w:val="TOC4"/>
            <w:rPr>
              <w:ins w:id="519" w:author="Summer 2023 updates" w:date="2024-07-31T13:42:00Z"/>
              <w:rFonts w:asciiTheme="minorHAnsi" w:hAnsiTheme="minorHAnsi"/>
              <w:noProof/>
            </w:rPr>
          </w:pPr>
          <w:ins w:id="520" w:author="Summer 2023 updates" w:date="2024-07-31T13:42:00Z">
            <w:r>
              <w:fldChar w:fldCharType="begin"/>
            </w:r>
            <w:r>
              <w:instrText xml:space="preserve"> HYPERLINK \l "_Toc141355748" </w:instrText>
            </w:r>
            <w:r>
              <w:fldChar w:fldCharType="separate"/>
            </w:r>
            <w:r w:rsidR="00F843F5" w:rsidRPr="006B7AE5">
              <w:rPr>
                <w:rStyle w:val="Hyperlink"/>
                <w:noProof/>
              </w:rPr>
              <w:t>—Creative Writing</w:t>
            </w:r>
            <w:r w:rsidR="00F843F5">
              <w:rPr>
                <w:noProof/>
                <w:webHidden/>
              </w:rPr>
              <w:tab/>
            </w:r>
            <w:r w:rsidR="00F843F5">
              <w:rPr>
                <w:noProof/>
                <w:webHidden/>
              </w:rPr>
              <w:fldChar w:fldCharType="begin"/>
            </w:r>
            <w:r w:rsidR="00F843F5">
              <w:rPr>
                <w:noProof/>
                <w:webHidden/>
              </w:rPr>
              <w:instrText xml:space="preserve"> PAGEREF _Toc141355748 \h </w:instrText>
            </w:r>
            <w:r w:rsidR="00F843F5">
              <w:rPr>
                <w:noProof/>
                <w:webHidden/>
              </w:rPr>
            </w:r>
            <w:r w:rsidR="00F843F5">
              <w:rPr>
                <w:noProof/>
                <w:webHidden/>
              </w:rPr>
              <w:fldChar w:fldCharType="separate"/>
            </w:r>
            <w:r w:rsidR="00A74DA0">
              <w:rPr>
                <w:noProof/>
                <w:webHidden/>
              </w:rPr>
              <w:t>111</w:t>
            </w:r>
            <w:r w:rsidR="00F843F5">
              <w:rPr>
                <w:noProof/>
                <w:webHidden/>
              </w:rPr>
              <w:fldChar w:fldCharType="end"/>
            </w:r>
            <w:r>
              <w:rPr>
                <w:noProof/>
              </w:rPr>
              <w:fldChar w:fldCharType="end"/>
            </w:r>
          </w:ins>
        </w:p>
        <w:p w14:paraId="38E0716E" w14:textId="095B7E2C" w:rsidR="00F843F5" w:rsidRDefault="003B4409">
          <w:pPr>
            <w:pStyle w:val="TOC4"/>
            <w:rPr>
              <w:ins w:id="521" w:author="Summer 2023 updates" w:date="2024-07-31T13:42:00Z"/>
              <w:rFonts w:asciiTheme="minorHAnsi" w:hAnsiTheme="minorHAnsi"/>
              <w:noProof/>
            </w:rPr>
          </w:pPr>
          <w:ins w:id="522" w:author="Summer 2023 updates" w:date="2024-07-31T13:42:00Z">
            <w:r>
              <w:fldChar w:fldCharType="begin"/>
            </w:r>
            <w:r>
              <w:instrText xml:space="preserve"> HYPERLINK \l "_Toc141355749" </w:instrText>
            </w:r>
            <w:r>
              <w:fldChar w:fldCharType="separate"/>
            </w:r>
            <w:r w:rsidR="00F843F5" w:rsidRPr="006B7AE5">
              <w:rPr>
                <w:rStyle w:val="Hyperlink"/>
                <w:noProof/>
              </w:rPr>
              <w:t>—Dance (Courses Only)</w:t>
            </w:r>
            <w:r w:rsidR="00F843F5">
              <w:rPr>
                <w:noProof/>
                <w:webHidden/>
              </w:rPr>
              <w:tab/>
            </w:r>
            <w:r w:rsidR="00F843F5">
              <w:rPr>
                <w:noProof/>
                <w:webHidden/>
              </w:rPr>
              <w:fldChar w:fldCharType="begin"/>
            </w:r>
            <w:r w:rsidR="00F843F5">
              <w:rPr>
                <w:noProof/>
                <w:webHidden/>
              </w:rPr>
              <w:instrText xml:space="preserve"> PAGEREF _Toc141355749 \h </w:instrText>
            </w:r>
            <w:r w:rsidR="00F843F5">
              <w:rPr>
                <w:noProof/>
                <w:webHidden/>
              </w:rPr>
            </w:r>
            <w:r w:rsidR="00F843F5">
              <w:rPr>
                <w:noProof/>
                <w:webHidden/>
              </w:rPr>
              <w:fldChar w:fldCharType="separate"/>
            </w:r>
            <w:r w:rsidR="00A74DA0">
              <w:rPr>
                <w:noProof/>
                <w:webHidden/>
              </w:rPr>
              <w:t>114</w:t>
            </w:r>
            <w:r w:rsidR="00F843F5">
              <w:rPr>
                <w:noProof/>
                <w:webHidden/>
              </w:rPr>
              <w:fldChar w:fldCharType="end"/>
            </w:r>
            <w:r>
              <w:rPr>
                <w:noProof/>
              </w:rPr>
              <w:fldChar w:fldCharType="end"/>
            </w:r>
          </w:ins>
        </w:p>
        <w:p w14:paraId="156C4FFF" w14:textId="332D63EA" w:rsidR="00F843F5" w:rsidRDefault="003B4409">
          <w:pPr>
            <w:pStyle w:val="TOC4"/>
            <w:rPr>
              <w:ins w:id="523" w:author="Summer 2023 updates" w:date="2024-07-31T13:42:00Z"/>
              <w:rFonts w:asciiTheme="minorHAnsi" w:hAnsiTheme="minorHAnsi"/>
              <w:noProof/>
            </w:rPr>
          </w:pPr>
          <w:ins w:id="524" w:author="Summer 2023 updates" w:date="2024-07-31T13:42:00Z">
            <w:r>
              <w:fldChar w:fldCharType="begin"/>
            </w:r>
            <w:r>
              <w:instrText xml:space="preserve"> HYPERLINK \l "_Toc141355750" </w:instrText>
            </w:r>
            <w:r>
              <w:fldChar w:fldCharType="separate"/>
            </w:r>
            <w:r w:rsidR="00F843F5" w:rsidRPr="006B7AE5">
              <w:rPr>
                <w:rStyle w:val="Hyperlink"/>
                <w:noProof/>
              </w:rPr>
              <w:t>—Data Science</w:t>
            </w:r>
            <w:r w:rsidR="00F843F5">
              <w:rPr>
                <w:noProof/>
                <w:webHidden/>
              </w:rPr>
              <w:tab/>
            </w:r>
            <w:r w:rsidR="00F843F5">
              <w:rPr>
                <w:noProof/>
                <w:webHidden/>
              </w:rPr>
              <w:fldChar w:fldCharType="begin"/>
            </w:r>
            <w:r w:rsidR="00F843F5">
              <w:rPr>
                <w:noProof/>
                <w:webHidden/>
              </w:rPr>
              <w:instrText xml:space="preserve"> PAGEREF _Toc141355750 \h </w:instrText>
            </w:r>
            <w:r w:rsidR="00F843F5">
              <w:rPr>
                <w:noProof/>
                <w:webHidden/>
              </w:rPr>
            </w:r>
            <w:r w:rsidR="00F843F5">
              <w:rPr>
                <w:noProof/>
                <w:webHidden/>
              </w:rPr>
              <w:fldChar w:fldCharType="separate"/>
            </w:r>
            <w:r w:rsidR="00A74DA0">
              <w:rPr>
                <w:noProof/>
                <w:webHidden/>
              </w:rPr>
              <w:t>115</w:t>
            </w:r>
            <w:r w:rsidR="00F843F5">
              <w:rPr>
                <w:noProof/>
                <w:webHidden/>
              </w:rPr>
              <w:fldChar w:fldCharType="end"/>
            </w:r>
            <w:r>
              <w:rPr>
                <w:noProof/>
              </w:rPr>
              <w:fldChar w:fldCharType="end"/>
            </w:r>
          </w:ins>
        </w:p>
        <w:p w14:paraId="7745A49A" w14:textId="23958FD4" w:rsidR="00F843F5" w:rsidRDefault="003B4409">
          <w:pPr>
            <w:pStyle w:val="TOC4"/>
            <w:rPr>
              <w:ins w:id="525" w:author="Summer 2023 updates" w:date="2024-07-31T13:42:00Z"/>
              <w:rFonts w:asciiTheme="minorHAnsi" w:hAnsiTheme="minorHAnsi"/>
              <w:noProof/>
            </w:rPr>
          </w:pPr>
          <w:ins w:id="526" w:author="Summer 2023 updates" w:date="2024-07-31T13:42:00Z">
            <w:r>
              <w:fldChar w:fldCharType="begin"/>
            </w:r>
            <w:r>
              <w:instrText xml:space="preserve"> </w:instrText>
            </w:r>
            <w:r>
              <w:instrText xml:space="preserve">HYPERLINK \l "_Toc141355751" </w:instrText>
            </w:r>
            <w:r>
              <w:fldChar w:fldCharType="separate"/>
            </w:r>
            <w:r w:rsidR="00F843F5" w:rsidRPr="006B7AE5">
              <w:rPr>
                <w:rStyle w:val="Hyperlink"/>
                <w:noProof/>
              </w:rPr>
              <w:t>—Economics</w:t>
            </w:r>
            <w:r w:rsidR="00F843F5">
              <w:rPr>
                <w:noProof/>
                <w:webHidden/>
              </w:rPr>
              <w:tab/>
            </w:r>
            <w:r w:rsidR="00F843F5">
              <w:rPr>
                <w:noProof/>
                <w:webHidden/>
              </w:rPr>
              <w:fldChar w:fldCharType="begin"/>
            </w:r>
            <w:r w:rsidR="00F843F5">
              <w:rPr>
                <w:noProof/>
                <w:webHidden/>
              </w:rPr>
              <w:instrText xml:space="preserve"> PAGEREF _Toc141355751 \h </w:instrText>
            </w:r>
            <w:r w:rsidR="00F843F5">
              <w:rPr>
                <w:noProof/>
                <w:webHidden/>
              </w:rPr>
            </w:r>
            <w:r w:rsidR="00F843F5">
              <w:rPr>
                <w:noProof/>
                <w:webHidden/>
              </w:rPr>
              <w:fldChar w:fldCharType="separate"/>
            </w:r>
            <w:r w:rsidR="00A74DA0">
              <w:rPr>
                <w:noProof/>
                <w:webHidden/>
              </w:rPr>
              <w:t>117</w:t>
            </w:r>
            <w:r w:rsidR="00F843F5">
              <w:rPr>
                <w:noProof/>
                <w:webHidden/>
              </w:rPr>
              <w:fldChar w:fldCharType="end"/>
            </w:r>
            <w:r>
              <w:rPr>
                <w:noProof/>
              </w:rPr>
              <w:fldChar w:fldCharType="end"/>
            </w:r>
          </w:ins>
        </w:p>
        <w:p w14:paraId="45C8A646" w14:textId="230E704E" w:rsidR="00F843F5" w:rsidRDefault="003B4409">
          <w:pPr>
            <w:pStyle w:val="TOC4"/>
            <w:rPr>
              <w:ins w:id="527" w:author="Summer 2023 updates" w:date="2024-07-31T13:42:00Z"/>
              <w:rFonts w:asciiTheme="minorHAnsi" w:hAnsiTheme="minorHAnsi"/>
              <w:noProof/>
            </w:rPr>
          </w:pPr>
          <w:ins w:id="528" w:author="Summer 2023 updates" w:date="2024-07-31T13:42:00Z">
            <w:r>
              <w:fldChar w:fldCharType="begin"/>
            </w:r>
            <w:r>
              <w:instrText xml:space="preserve"> HYPERLINK \l "_Toc141355752" </w:instrText>
            </w:r>
            <w:r>
              <w:fldChar w:fldCharType="separate"/>
            </w:r>
            <w:r w:rsidR="00F843F5" w:rsidRPr="006B7AE5">
              <w:rPr>
                <w:rStyle w:val="Hyperlink"/>
                <w:noProof/>
              </w:rPr>
              <w:t>—Education</w:t>
            </w:r>
            <w:r w:rsidR="00F843F5">
              <w:rPr>
                <w:noProof/>
                <w:webHidden/>
              </w:rPr>
              <w:tab/>
            </w:r>
            <w:r w:rsidR="00F843F5">
              <w:rPr>
                <w:noProof/>
                <w:webHidden/>
              </w:rPr>
              <w:fldChar w:fldCharType="begin"/>
            </w:r>
            <w:r w:rsidR="00F843F5">
              <w:rPr>
                <w:noProof/>
                <w:webHidden/>
              </w:rPr>
              <w:instrText xml:space="preserve"> PAGEREF _Toc141355752 \h </w:instrText>
            </w:r>
            <w:r w:rsidR="00F843F5">
              <w:rPr>
                <w:noProof/>
                <w:webHidden/>
              </w:rPr>
            </w:r>
            <w:r w:rsidR="00F843F5">
              <w:rPr>
                <w:noProof/>
                <w:webHidden/>
              </w:rPr>
              <w:fldChar w:fldCharType="separate"/>
            </w:r>
            <w:r w:rsidR="00A74DA0">
              <w:rPr>
                <w:noProof/>
                <w:webHidden/>
              </w:rPr>
              <w:t>117</w:t>
            </w:r>
            <w:r w:rsidR="00F843F5">
              <w:rPr>
                <w:noProof/>
                <w:webHidden/>
              </w:rPr>
              <w:fldChar w:fldCharType="end"/>
            </w:r>
            <w:r>
              <w:rPr>
                <w:noProof/>
              </w:rPr>
              <w:fldChar w:fldCharType="end"/>
            </w:r>
          </w:ins>
        </w:p>
        <w:p w14:paraId="3D9FAEDC" w14:textId="545D7A97" w:rsidR="00F843F5" w:rsidRDefault="003B4409">
          <w:pPr>
            <w:pStyle w:val="TOC4"/>
            <w:rPr>
              <w:ins w:id="529" w:author="Summer 2023 updates" w:date="2024-07-31T13:42:00Z"/>
              <w:rFonts w:asciiTheme="minorHAnsi" w:hAnsiTheme="minorHAnsi"/>
              <w:noProof/>
            </w:rPr>
          </w:pPr>
          <w:ins w:id="530" w:author="Summer 2023 updates" w:date="2024-07-31T13:42:00Z">
            <w:r>
              <w:fldChar w:fldCharType="begin"/>
            </w:r>
            <w:r>
              <w:instrText xml:space="preserve"> HYPERLINK \l "_Toc141355753" </w:instrText>
            </w:r>
            <w:r>
              <w:fldChar w:fldCharType="separate"/>
            </w:r>
            <w:r w:rsidR="00F843F5" w:rsidRPr="006B7AE5">
              <w:rPr>
                <w:rStyle w:val="Hyperlink"/>
                <w:noProof/>
              </w:rPr>
              <w:t>Elementary Licensure</w:t>
            </w:r>
            <w:r w:rsidR="00F843F5">
              <w:rPr>
                <w:noProof/>
                <w:webHidden/>
              </w:rPr>
              <w:tab/>
            </w:r>
            <w:r w:rsidR="00F843F5">
              <w:rPr>
                <w:noProof/>
                <w:webHidden/>
              </w:rPr>
              <w:fldChar w:fldCharType="begin"/>
            </w:r>
            <w:r w:rsidR="00F843F5">
              <w:rPr>
                <w:noProof/>
                <w:webHidden/>
              </w:rPr>
              <w:instrText xml:space="preserve"> PAGEREF _Toc141355753 \h </w:instrText>
            </w:r>
            <w:r w:rsidR="00F843F5">
              <w:rPr>
                <w:noProof/>
                <w:webHidden/>
              </w:rPr>
            </w:r>
            <w:r w:rsidR="00F843F5">
              <w:rPr>
                <w:noProof/>
                <w:webHidden/>
              </w:rPr>
              <w:fldChar w:fldCharType="separate"/>
            </w:r>
            <w:r w:rsidR="00A74DA0">
              <w:rPr>
                <w:noProof/>
                <w:webHidden/>
              </w:rPr>
              <w:t>119</w:t>
            </w:r>
            <w:r w:rsidR="00F843F5">
              <w:rPr>
                <w:noProof/>
                <w:webHidden/>
              </w:rPr>
              <w:fldChar w:fldCharType="end"/>
            </w:r>
            <w:r>
              <w:rPr>
                <w:noProof/>
              </w:rPr>
              <w:fldChar w:fldCharType="end"/>
            </w:r>
          </w:ins>
        </w:p>
        <w:p w14:paraId="32040930" w14:textId="03E7FFF5" w:rsidR="00F843F5" w:rsidRDefault="003B4409">
          <w:pPr>
            <w:pStyle w:val="TOC4"/>
            <w:rPr>
              <w:ins w:id="531" w:author="Summer 2023 updates" w:date="2024-07-31T13:42:00Z"/>
              <w:rFonts w:asciiTheme="minorHAnsi" w:hAnsiTheme="minorHAnsi"/>
              <w:noProof/>
            </w:rPr>
          </w:pPr>
          <w:ins w:id="532" w:author="Summer 2023 updates" w:date="2024-07-31T13:42:00Z">
            <w:r>
              <w:fldChar w:fldCharType="begin"/>
            </w:r>
            <w:r>
              <w:instrText xml:space="preserve"> HYPERLINK \l "_Toc141355754" </w:instrText>
            </w:r>
            <w:r>
              <w:fldChar w:fldCharType="separate"/>
            </w:r>
            <w:r w:rsidR="00F843F5" w:rsidRPr="006B7AE5">
              <w:rPr>
                <w:rStyle w:val="Hyperlink"/>
                <w:noProof/>
              </w:rPr>
              <w:t>Secondary Licensure</w:t>
            </w:r>
            <w:r w:rsidR="00F843F5">
              <w:rPr>
                <w:noProof/>
                <w:webHidden/>
              </w:rPr>
              <w:tab/>
            </w:r>
            <w:r w:rsidR="00F843F5">
              <w:rPr>
                <w:noProof/>
                <w:webHidden/>
              </w:rPr>
              <w:fldChar w:fldCharType="begin"/>
            </w:r>
            <w:r w:rsidR="00F843F5">
              <w:rPr>
                <w:noProof/>
                <w:webHidden/>
              </w:rPr>
              <w:instrText xml:space="preserve"> PAGEREF _Toc141355754 \h </w:instrText>
            </w:r>
            <w:r w:rsidR="00F843F5">
              <w:rPr>
                <w:noProof/>
                <w:webHidden/>
              </w:rPr>
            </w:r>
            <w:r w:rsidR="00F843F5">
              <w:rPr>
                <w:noProof/>
                <w:webHidden/>
              </w:rPr>
              <w:fldChar w:fldCharType="separate"/>
            </w:r>
            <w:r w:rsidR="00A74DA0">
              <w:rPr>
                <w:noProof/>
                <w:webHidden/>
              </w:rPr>
              <w:t>120</w:t>
            </w:r>
            <w:r w:rsidR="00F843F5">
              <w:rPr>
                <w:noProof/>
                <w:webHidden/>
              </w:rPr>
              <w:fldChar w:fldCharType="end"/>
            </w:r>
            <w:r>
              <w:rPr>
                <w:noProof/>
              </w:rPr>
              <w:fldChar w:fldCharType="end"/>
            </w:r>
          </w:ins>
        </w:p>
        <w:p w14:paraId="5FE1330E" w14:textId="6BA63470" w:rsidR="00F843F5" w:rsidRDefault="003B4409">
          <w:pPr>
            <w:pStyle w:val="TOC4"/>
            <w:rPr>
              <w:ins w:id="533" w:author="Summer 2023 updates" w:date="2024-07-31T13:42:00Z"/>
              <w:rFonts w:asciiTheme="minorHAnsi" w:hAnsiTheme="minorHAnsi"/>
              <w:noProof/>
            </w:rPr>
          </w:pPr>
          <w:ins w:id="534" w:author="Summer 2023 updates" w:date="2024-07-31T13:42:00Z">
            <w:r>
              <w:fldChar w:fldCharType="begin"/>
            </w:r>
            <w:r>
              <w:instrText xml:space="preserve"> </w:instrText>
            </w:r>
            <w:r>
              <w:instrText xml:space="preserve">HYPERLINK \l "_Toc141355755" </w:instrText>
            </w:r>
            <w:r>
              <w:fldChar w:fldCharType="separate"/>
            </w:r>
            <w:r w:rsidR="00F843F5" w:rsidRPr="006B7AE5">
              <w:rPr>
                <w:rStyle w:val="Hyperlink"/>
                <w:noProof/>
              </w:rPr>
              <w:t>—English</w:t>
            </w:r>
            <w:r w:rsidR="00F843F5">
              <w:rPr>
                <w:noProof/>
                <w:webHidden/>
              </w:rPr>
              <w:tab/>
            </w:r>
            <w:r w:rsidR="00F843F5">
              <w:rPr>
                <w:noProof/>
                <w:webHidden/>
              </w:rPr>
              <w:fldChar w:fldCharType="begin"/>
            </w:r>
            <w:r w:rsidR="00F843F5">
              <w:rPr>
                <w:noProof/>
                <w:webHidden/>
              </w:rPr>
              <w:instrText xml:space="preserve"> PAGEREF _Toc141355755 \h </w:instrText>
            </w:r>
            <w:r w:rsidR="00F843F5">
              <w:rPr>
                <w:noProof/>
                <w:webHidden/>
              </w:rPr>
            </w:r>
            <w:r w:rsidR="00F843F5">
              <w:rPr>
                <w:noProof/>
                <w:webHidden/>
              </w:rPr>
              <w:fldChar w:fldCharType="separate"/>
            </w:r>
            <w:r w:rsidR="00A74DA0">
              <w:rPr>
                <w:noProof/>
                <w:webHidden/>
              </w:rPr>
              <w:t>127</w:t>
            </w:r>
            <w:r w:rsidR="00F843F5">
              <w:rPr>
                <w:noProof/>
                <w:webHidden/>
              </w:rPr>
              <w:fldChar w:fldCharType="end"/>
            </w:r>
            <w:r>
              <w:rPr>
                <w:noProof/>
              </w:rPr>
              <w:fldChar w:fldCharType="end"/>
            </w:r>
          </w:ins>
        </w:p>
        <w:p w14:paraId="5D7077E7" w14:textId="66097EC8" w:rsidR="00F843F5" w:rsidRDefault="003B4409">
          <w:pPr>
            <w:pStyle w:val="TOC4"/>
            <w:rPr>
              <w:ins w:id="535" w:author="Summer 2023 updates" w:date="2024-07-31T13:42:00Z"/>
              <w:rFonts w:asciiTheme="minorHAnsi" w:hAnsiTheme="minorHAnsi"/>
              <w:noProof/>
            </w:rPr>
          </w:pPr>
          <w:ins w:id="536" w:author="Summer 2023 updates" w:date="2024-07-31T13:42:00Z">
            <w:r>
              <w:fldChar w:fldCharType="begin"/>
            </w:r>
            <w:r>
              <w:instrText xml:space="preserve"> HYPERLINK \l "_Toc141355756" </w:instrText>
            </w:r>
            <w:r>
              <w:fldChar w:fldCharType="separate"/>
            </w:r>
            <w:r w:rsidR="00F843F5" w:rsidRPr="006B7AE5">
              <w:rPr>
                <w:rStyle w:val="Hyperlink"/>
                <w:noProof/>
              </w:rPr>
              <w:t>—Environmental Science (Collateral Major)</w:t>
            </w:r>
            <w:r w:rsidR="00F843F5">
              <w:rPr>
                <w:noProof/>
                <w:webHidden/>
              </w:rPr>
              <w:tab/>
            </w:r>
            <w:r w:rsidR="00F843F5">
              <w:rPr>
                <w:noProof/>
                <w:webHidden/>
              </w:rPr>
              <w:fldChar w:fldCharType="begin"/>
            </w:r>
            <w:r w:rsidR="00F843F5">
              <w:rPr>
                <w:noProof/>
                <w:webHidden/>
              </w:rPr>
              <w:instrText xml:space="preserve"> PAGEREF _Toc141355756 \h </w:instrText>
            </w:r>
            <w:r w:rsidR="00F843F5">
              <w:rPr>
                <w:noProof/>
                <w:webHidden/>
              </w:rPr>
            </w:r>
            <w:r w:rsidR="00F843F5">
              <w:rPr>
                <w:noProof/>
                <w:webHidden/>
              </w:rPr>
              <w:fldChar w:fldCharType="separate"/>
            </w:r>
            <w:r w:rsidR="00A74DA0">
              <w:rPr>
                <w:noProof/>
                <w:webHidden/>
              </w:rPr>
              <w:t>131</w:t>
            </w:r>
            <w:r w:rsidR="00F843F5">
              <w:rPr>
                <w:noProof/>
                <w:webHidden/>
              </w:rPr>
              <w:fldChar w:fldCharType="end"/>
            </w:r>
            <w:r>
              <w:rPr>
                <w:noProof/>
              </w:rPr>
              <w:fldChar w:fldCharType="end"/>
            </w:r>
          </w:ins>
        </w:p>
        <w:p w14:paraId="3EB4AE43" w14:textId="78341C35" w:rsidR="00F843F5" w:rsidRDefault="003B4409">
          <w:pPr>
            <w:pStyle w:val="TOC4"/>
            <w:rPr>
              <w:ins w:id="537" w:author="Summer 2023 updates" w:date="2024-07-31T13:42:00Z"/>
              <w:rFonts w:asciiTheme="minorHAnsi" w:hAnsiTheme="minorHAnsi"/>
              <w:noProof/>
            </w:rPr>
          </w:pPr>
          <w:ins w:id="538" w:author="Summer 2023 updates" w:date="2024-07-31T13:42:00Z">
            <w:r>
              <w:fldChar w:fldCharType="begin"/>
            </w:r>
            <w:r>
              <w:instrText xml:space="preserve"> HYPERLINK \l "_Toc141355757" </w:instrText>
            </w:r>
            <w:r>
              <w:fldChar w:fldCharType="separate"/>
            </w:r>
            <w:r w:rsidR="00F843F5" w:rsidRPr="006B7AE5">
              <w:rPr>
                <w:rStyle w:val="Hyperlink"/>
                <w:noProof/>
              </w:rPr>
              <w:t>—Environmental Studies (Collateral Major)</w:t>
            </w:r>
            <w:r w:rsidR="00F843F5">
              <w:rPr>
                <w:noProof/>
                <w:webHidden/>
              </w:rPr>
              <w:tab/>
            </w:r>
            <w:r w:rsidR="00F843F5">
              <w:rPr>
                <w:noProof/>
                <w:webHidden/>
              </w:rPr>
              <w:fldChar w:fldCharType="begin"/>
            </w:r>
            <w:r w:rsidR="00F843F5">
              <w:rPr>
                <w:noProof/>
                <w:webHidden/>
              </w:rPr>
              <w:instrText xml:space="preserve"> PAGEREF _Toc141355757 \h </w:instrText>
            </w:r>
            <w:r w:rsidR="00F843F5">
              <w:rPr>
                <w:noProof/>
                <w:webHidden/>
              </w:rPr>
            </w:r>
            <w:r w:rsidR="00F843F5">
              <w:rPr>
                <w:noProof/>
                <w:webHidden/>
              </w:rPr>
              <w:fldChar w:fldCharType="separate"/>
            </w:r>
            <w:r w:rsidR="00A74DA0">
              <w:rPr>
                <w:noProof/>
                <w:webHidden/>
              </w:rPr>
              <w:t>132</w:t>
            </w:r>
            <w:r w:rsidR="00F843F5">
              <w:rPr>
                <w:noProof/>
                <w:webHidden/>
              </w:rPr>
              <w:fldChar w:fldCharType="end"/>
            </w:r>
            <w:r>
              <w:rPr>
                <w:noProof/>
              </w:rPr>
              <w:fldChar w:fldCharType="end"/>
            </w:r>
          </w:ins>
        </w:p>
        <w:p w14:paraId="348E15E9" w14:textId="4B5DBFF1" w:rsidR="00F843F5" w:rsidRDefault="003B4409">
          <w:pPr>
            <w:pStyle w:val="TOC4"/>
            <w:rPr>
              <w:ins w:id="539" w:author="Summer 2023 updates" w:date="2024-07-31T13:42:00Z"/>
              <w:rFonts w:asciiTheme="minorHAnsi" w:hAnsiTheme="minorHAnsi"/>
              <w:noProof/>
            </w:rPr>
          </w:pPr>
          <w:ins w:id="540" w:author="Summer 2023 updates" w:date="2024-07-31T13:42:00Z">
            <w:r>
              <w:fldChar w:fldCharType="begin"/>
            </w:r>
            <w:r>
              <w:instrText xml:space="preserve"> HYPERLINK \l "_T</w:instrText>
            </w:r>
            <w:r>
              <w:instrText xml:space="preserve">oc141355758" </w:instrText>
            </w:r>
            <w:r>
              <w:fldChar w:fldCharType="separate"/>
            </w:r>
            <w:r w:rsidR="00F843F5" w:rsidRPr="006B7AE5">
              <w:rPr>
                <w:rStyle w:val="Hyperlink"/>
                <w:noProof/>
              </w:rPr>
              <w:t>—Film Studies</w:t>
            </w:r>
            <w:r w:rsidR="00F843F5">
              <w:rPr>
                <w:noProof/>
                <w:webHidden/>
              </w:rPr>
              <w:tab/>
            </w:r>
            <w:r w:rsidR="00F843F5">
              <w:rPr>
                <w:noProof/>
                <w:webHidden/>
              </w:rPr>
              <w:fldChar w:fldCharType="begin"/>
            </w:r>
            <w:r w:rsidR="00F843F5">
              <w:rPr>
                <w:noProof/>
                <w:webHidden/>
              </w:rPr>
              <w:instrText xml:space="preserve"> PAGEREF _Toc141355758 \h </w:instrText>
            </w:r>
            <w:r w:rsidR="00F843F5">
              <w:rPr>
                <w:noProof/>
                <w:webHidden/>
              </w:rPr>
            </w:r>
            <w:r w:rsidR="00F843F5">
              <w:rPr>
                <w:noProof/>
                <w:webHidden/>
              </w:rPr>
              <w:fldChar w:fldCharType="separate"/>
            </w:r>
            <w:r w:rsidR="00A74DA0">
              <w:rPr>
                <w:noProof/>
                <w:webHidden/>
              </w:rPr>
              <w:t>134</w:t>
            </w:r>
            <w:r w:rsidR="00F843F5">
              <w:rPr>
                <w:noProof/>
                <w:webHidden/>
              </w:rPr>
              <w:fldChar w:fldCharType="end"/>
            </w:r>
            <w:r>
              <w:rPr>
                <w:noProof/>
              </w:rPr>
              <w:fldChar w:fldCharType="end"/>
            </w:r>
          </w:ins>
        </w:p>
        <w:p w14:paraId="49EB4FC1" w14:textId="25EB22F6" w:rsidR="00F843F5" w:rsidRDefault="003B4409">
          <w:pPr>
            <w:pStyle w:val="TOC4"/>
            <w:rPr>
              <w:ins w:id="541" w:author="Summer 2023 updates" w:date="2024-07-31T13:42:00Z"/>
              <w:rFonts w:asciiTheme="minorHAnsi" w:hAnsiTheme="minorHAnsi"/>
              <w:noProof/>
            </w:rPr>
          </w:pPr>
          <w:ins w:id="542" w:author="Summer 2023 updates" w:date="2024-07-31T13:42:00Z">
            <w:r>
              <w:fldChar w:fldCharType="begin"/>
            </w:r>
            <w:r>
              <w:instrText xml:space="preserve"> HYPERLINK \l "_Toc141355759" </w:instrText>
            </w:r>
            <w:r>
              <w:fldChar w:fldCharType="separate"/>
            </w:r>
            <w:r w:rsidR="00F843F5" w:rsidRPr="006B7AE5">
              <w:rPr>
                <w:rStyle w:val="Hyperlink"/>
                <w:noProof/>
              </w:rPr>
              <w:t>—French &amp; Francophone Studies</w:t>
            </w:r>
            <w:r w:rsidR="00F843F5">
              <w:rPr>
                <w:noProof/>
                <w:webHidden/>
              </w:rPr>
              <w:tab/>
            </w:r>
            <w:r w:rsidR="00F843F5">
              <w:rPr>
                <w:noProof/>
                <w:webHidden/>
              </w:rPr>
              <w:fldChar w:fldCharType="begin"/>
            </w:r>
            <w:r w:rsidR="00F843F5">
              <w:rPr>
                <w:noProof/>
                <w:webHidden/>
              </w:rPr>
              <w:instrText xml:space="preserve"> PAGEREF _Toc141355759 \h </w:instrText>
            </w:r>
            <w:r w:rsidR="00F843F5">
              <w:rPr>
                <w:noProof/>
                <w:webHidden/>
              </w:rPr>
            </w:r>
            <w:r w:rsidR="00F843F5">
              <w:rPr>
                <w:noProof/>
                <w:webHidden/>
              </w:rPr>
              <w:fldChar w:fldCharType="separate"/>
            </w:r>
            <w:r w:rsidR="00A74DA0">
              <w:rPr>
                <w:noProof/>
                <w:webHidden/>
              </w:rPr>
              <w:t>136</w:t>
            </w:r>
            <w:r w:rsidR="00F843F5">
              <w:rPr>
                <w:noProof/>
                <w:webHidden/>
              </w:rPr>
              <w:fldChar w:fldCharType="end"/>
            </w:r>
            <w:r>
              <w:rPr>
                <w:noProof/>
              </w:rPr>
              <w:fldChar w:fldCharType="end"/>
            </w:r>
          </w:ins>
        </w:p>
        <w:p w14:paraId="635F7D39" w14:textId="13DBAB6B" w:rsidR="00F843F5" w:rsidRDefault="003B4409">
          <w:pPr>
            <w:pStyle w:val="TOC4"/>
            <w:rPr>
              <w:ins w:id="543" w:author="Summer 2023 updates" w:date="2024-07-31T13:42:00Z"/>
              <w:rFonts w:asciiTheme="minorHAnsi" w:hAnsiTheme="minorHAnsi"/>
              <w:noProof/>
            </w:rPr>
          </w:pPr>
          <w:ins w:id="544" w:author="Summer 2023 updates" w:date="2024-07-31T13:42:00Z">
            <w:r>
              <w:fldChar w:fldCharType="begin"/>
            </w:r>
            <w:r>
              <w:instrText xml:space="preserve"> HYPERLINK \l "_Toc141355760" </w:instrText>
            </w:r>
            <w:r>
              <w:fldChar w:fldCharType="separate"/>
            </w:r>
            <w:r w:rsidR="00F843F5" w:rsidRPr="006B7AE5">
              <w:rPr>
                <w:rStyle w:val="Hyperlink"/>
                <w:noProof/>
              </w:rPr>
              <w:t>—Gender and Sexuality Studies (Minor Only)</w:t>
            </w:r>
            <w:r w:rsidR="00F843F5">
              <w:rPr>
                <w:noProof/>
                <w:webHidden/>
              </w:rPr>
              <w:tab/>
            </w:r>
            <w:r w:rsidR="00F843F5">
              <w:rPr>
                <w:noProof/>
                <w:webHidden/>
              </w:rPr>
              <w:fldChar w:fldCharType="begin"/>
            </w:r>
            <w:r w:rsidR="00F843F5">
              <w:rPr>
                <w:noProof/>
                <w:webHidden/>
              </w:rPr>
              <w:instrText xml:space="preserve"> PAGEREF _Toc141355760 \h </w:instrText>
            </w:r>
            <w:r w:rsidR="00F843F5">
              <w:rPr>
                <w:noProof/>
                <w:webHidden/>
              </w:rPr>
            </w:r>
            <w:r w:rsidR="00F843F5">
              <w:rPr>
                <w:noProof/>
                <w:webHidden/>
              </w:rPr>
              <w:fldChar w:fldCharType="separate"/>
            </w:r>
            <w:r w:rsidR="00A74DA0">
              <w:rPr>
                <w:noProof/>
                <w:webHidden/>
              </w:rPr>
              <w:t>139</w:t>
            </w:r>
            <w:r w:rsidR="00F843F5">
              <w:rPr>
                <w:noProof/>
                <w:webHidden/>
              </w:rPr>
              <w:fldChar w:fldCharType="end"/>
            </w:r>
            <w:r>
              <w:rPr>
                <w:noProof/>
              </w:rPr>
              <w:fldChar w:fldCharType="end"/>
            </w:r>
          </w:ins>
        </w:p>
        <w:p w14:paraId="6153D2F0" w14:textId="147ADC5E" w:rsidR="00F843F5" w:rsidRDefault="003B4409">
          <w:pPr>
            <w:pStyle w:val="TOC4"/>
            <w:rPr>
              <w:ins w:id="545" w:author="Summer 2023 updates" w:date="2024-07-31T13:42:00Z"/>
              <w:rFonts w:asciiTheme="minorHAnsi" w:hAnsiTheme="minorHAnsi"/>
              <w:noProof/>
            </w:rPr>
          </w:pPr>
          <w:ins w:id="546" w:author="Summer 2023 updates" w:date="2024-07-31T13:42:00Z">
            <w:r>
              <w:fldChar w:fldCharType="begin"/>
            </w:r>
            <w:r>
              <w:instrText xml:space="preserve"> HYPERLINK \l "_Toc141355761" </w:instrText>
            </w:r>
            <w:r>
              <w:fldChar w:fldCharType="separate"/>
            </w:r>
            <w:r w:rsidR="00F843F5" w:rsidRPr="006B7AE5">
              <w:rPr>
                <w:rStyle w:val="Hyperlink"/>
                <w:noProof/>
              </w:rPr>
              <w:t>—Greek (Courses Only)</w:t>
            </w:r>
            <w:r w:rsidR="00F843F5">
              <w:rPr>
                <w:noProof/>
                <w:webHidden/>
              </w:rPr>
              <w:tab/>
            </w:r>
            <w:r w:rsidR="00F843F5">
              <w:rPr>
                <w:noProof/>
                <w:webHidden/>
              </w:rPr>
              <w:fldChar w:fldCharType="begin"/>
            </w:r>
            <w:r w:rsidR="00F843F5">
              <w:rPr>
                <w:noProof/>
                <w:webHidden/>
              </w:rPr>
              <w:instrText xml:space="preserve"> PAGEREF _Toc141355761 \h </w:instrText>
            </w:r>
            <w:r w:rsidR="00F843F5">
              <w:rPr>
                <w:noProof/>
                <w:webHidden/>
              </w:rPr>
            </w:r>
            <w:r w:rsidR="00F843F5">
              <w:rPr>
                <w:noProof/>
                <w:webHidden/>
              </w:rPr>
              <w:fldChar w:fldCharType="separate"/>
            </w:r>
            <w:r w:rsidR="00A74DA0">
              <w:rPr>
                <w:noProof/>
                <w:webHidden/>
              </w:rPr>
              <w:t>140</w:t>
            </w:r>
            <w:r w:rsidR="00F843F5">
              <w:rPr>
                <w:noProof/>
                <w:webHidden/>
              </w:rPr>
              <w:fldChar w:fldCharType="end"/>
            </w:r>
            <w:r>
              <w:rPr>
                <w:noProof/>
              </w:rPr>
              <w:fldChar w:fldCharType="end"/>
            </w:r>
          </w:ins>
        </w:p>
        <w:p w14:paraId="67D03C38" w14:textId="59C9961B" w:rsidR="00F843F5" w:rsidRDefault="003B4409">
          <w:pPr>
            <w:pStyle w:val="TOC4"/>
            <w:rPr>
              <w:ins w:id="547" w:author="Summer 2023 updates" w:date="2024-07-31T13:42:00Z"/>
              <w:rFonts w:asciiTheme="minorHAnsi" w:hAnsiTheme="minorHAnsi"/>
              <w:noProof/>
            </w:rPr>
          </w:pPr>
          <w:ins w:id="548" w:author="Summer 2023 updates" w:date="2024-07-31T13:42:00Z">
            <w:r>
              <w:fldChar w:fldCharType="begin"/>
            </w:r>
            <w:r>
              <w:instrText xml:space="preserve"> HYPERLINK \l "_Toc141355762" </w:instrText>
            </w:r>
            <w:r>
              <w:fldChar w:fldCharType="separate"/>
            </w:r>
            <w:r w:rsidR="00F843F5" w:rsidRPr="006B7AE5">
              <w:rPr>
                <w:rStyle w:val="Hyperlink"/>
                <w:noProof/>
              </w:rPr>
              <w:t>—Health and Society Studies (Minor Only)</w:t>
            </w:r>
            <w:r w:rsidR="00F843F5">
              <w:rPr>
                <w:noProof/>
                <w:webHidden/>
              </w:rPr>
              <w:tab/>
            </w:r>
            <w:r w:rsidR="00F843F5">
              <w:rPr>
                <w:noProof/>
                <w:webHidden/>
              </w:rPr>
              <w:fldChar w:fldCharType="begin"/>
            </w:r>
            <w:r w:rsidR="00F843F5">
              <w:rPr>
                <w:noProof/>
                <w:webHidden/>
              </w:rPr>
              <w:instrText xml:space="preserve"> PAGEREF _Toc141355762 \h </w:instrText>
            </w:r>
            <w:r w:rsidR="00F843F5">
              <w:rPr>
                <w:noProof/>
                <w:webHidden/>
              </w:rPr>
            </w:r>
            <w:r w:rsidR="00F843F5">
              <w:rPr>
                <w:noProof/>
                <w:webHidden/>
              </w:rPr>
              <w:fldChar w:fldCharType="separate"/>
            </w:r>
            <w:r w:rsidR="00A74DA0">
              <w:rPr>
                <w:noProof/>
                <w:webHidden/>
              </w:rPr>
              <w:t>141</w:t>
            </w:r>
            <w:r w:rsidR="00F843F5">
              <w:rPr>
                <w:noProof/>
                <w:webHidden/>
              </w:rPr>
              <w:fldChar w:fldCharType="end"/>
            </w:r>
            <w:r>
              <w:rPr>
                <w:noProof/>
              </w:rPr>
              <w:fldChar w:fldCharType="end"/>
            </w:r>
          </w:ins>
        </w:p>
        <w:p w14:paraId="3AA313ED" w14:textId="33733921" w:rsidR="00F843F5" w:rsidRDefault="003B4409">
          <w:pPr>
            <w:pStyle w:val="TOC4"/>
            <w:rPr>
              <w:ins w:id="549" w:author="Summer 2023 updates" w:date="2024-07-31T13:42:00Z"/>
              <w:rFonts w:asciiTheme="minorHAnsi" w:hAnsiTheme="minorHAnsi"/>
              <w:noProof/>
            </w:rPr>
          </w:pPr>
          <w:ins w:id="550" w:author="Summer 2023 updates" w:date="2024-07-31T13:42:00Z">
            <w:r>
              <w:fldChar w:fldCharType="begin"/>
            </w:r>
            <w:r>
              <w:instrText xml:space="preserve"> HYPERLINK \l "_Toc141355763" </w:instrText>
            </w:r>
            <w:r>
              <w:fldChar w:fldCharType="separate"/>
            </w:r>
            <w:r w:rsidR="00F843F5" w:rsidRPr="006B7AE5">
              <w:rPr>
                <w:rStyle w:val="Hyperlink"/>
                <w:noProof/>
              </w:rPr>
              <w:t>—History</w:t>
            </w:r>
            <w:r w:rsidR="00F843F5">
              <w:rPr>
                <w:noProof/>
                <w:webHidden/>
              </w:rPr>
              <w:tab/>
            </w:r>
            <w:r w:rsidR="00F843F5">
              <w:rPr>
                <w:noProof/>
                <w:webHidden/>
              </w:rPr>
              <w:fldChar w:fldCharType="begin"/>
            </w:r>
            <w:r w:rsidR="00F843F5">
              <w:rPr>
                <w:noProof/>
                <w:webHidden/>
              </w:rPr>
              <w:instrText xml:space="preserve"> PAGEREF _Toc141355763 \h </w:instrText>
            </w:r>
            <w:r w:rsidR="00F843F5">
              <w:rPr>
                <w:noProof/>
                <w:webHidden/>
              </w:rPr>
            </w:r>
            <w:r w:rsidR="00F843F5">
              <w:rPr>
                <w:noProof/>
                <w:webHidden/>
              </w:rPr>
              <w:fldChar w:fldCharType="separate"/>
            </w:r>
            <w:r w:rsidR="00A74DA0">
              <w:rPr>
                <w:noProof/>
                <w:webHidden/>
              </w:rPr>
              <w:t>142</w:t>
            </w:r>
            <w:r w:rsidR="00F843F5">
              <w:rPr>
                <w:noProof/>
                <w:webHidden/>
              </w:rPr>
              <w:fldChar w:fldCharType="end"/>
            </w:r>
            <w:r>
              <w:rPr>
                <w:noProof/>
              </w:rPr>
              <w:fldChar w:fldCharType="end"/>
            </w:r>
          </w:ins>
        </w:p>
        <w:p w14:paraId="1D402DF0" w14:textId="0DF6C8DF" w:rsidR="00F843F5" w:rsidRDefault="003B4409">
          <w:pPr>
            <w:pStyle w:val="TOC4"/>
            <w:rPr>
              <w:ins w:id="551" w:author="Summer 2023 updates" w:date="2024-07-31T13:42:00Z"/>
              <w:rFonts w:asciiTheme="minorHAnsi" w:hAnsiTheme="minorHAnsi"/>
              <w:noProof/>
            </w:rPr>
          </w:pPr>
          <w:ins w:id="552" w:author="Summer 2023 updates" w:date="2024-07-31T13:42:00Z">
            <w:r>
              <w:fldChar w:fldCharType="begin"/>
            </w:r>
            <w:r>
              <w:instrText xml:space="preserve"> HYPERLINK \l "_Toc141355764" </w:instrText>
            </w:r>
            <w:r>
              <w:fldChar w:fldCharType="separate"/>
            </w:r>
            <w:r w:rsidR="00F843F5" w:rsidRPr="006B7AE5">
              <w:rPr>
                <w:rStyle w:val="Hyperlink"/>
                <w:noProof/>
              </w:rPr>
              <w:t>—Interdisciplinary Science</w:t>
            </w:r>
            <w:r w:rsidR="00F843F5">
              <w:rPr>
                <w:noProof/>
                <w:webHidden/>
              </w:rPr>
              <w:tab/>
            </w:r>
            <w:r w:rsidR="00F843F5">
              <w:rPr>
                <w:noProof/>
                <w:webHidden/>
              </w:rPr>
              <w:fldChar w:fldCharType="begin"/>
            </w:r>
            <w:r w:rsidR="00F843F5">
              <w:rPr>
                <w:noProof/>
                <w:webHidden/>
              </w:rPr>
              <w:instrText xml:space="preserve"> PAGEREF _Toc141355764 \h </w:instrText>
            </w:r>
            <w:r w:rsidR="00F843F5">
              <w:rPr>
                <w:noProof/>
                <w:webHidden/>
              </w:rPr>
            </w:r>
            <w:r w:rsidR="00F843F5">
              <w:rPr>
                <w:noProof/>
                <w:webHidden/>
              </w:rPr>
              <w:fldChar w:fldCharType="separate"/>
            </w:r>
            <w:r w:rsidR="00A74DA0">
              <w:rPr>
                <w:noProof/>
                <w:webHidden/>
              </w:rPr>
              <w:t>148</w:t>
            </w:r>
            <w:r w:rsidR="00F843F5">
              <w:rPr>
                <w:noProof/>
                <w:webHidden/>
              </w:rPr>
              <w:fldChar w:fldCharType="end"/>
            </w:r>
            <w:r>
              <w:rPr>
                <w:noProof/>
              </w:rPr>
              <w:fldChar w:fldCharType="end"/>
            </w:r>
          </w:ins>
        </w:p>
        <w:p w14:paraId="422F0490" w14:textId="31D6D112" w:rsidR="00F843F5" w:rsidRDefault="003B4409">
          <w:pPr>
            <w:pStyle w:val="TOC4"/>
            <w:rPr>
              <w:ins w:id="553" w:author="Summer 2023 updates" w:date="2024-07-31T13:42:00Z"/>
              <w:rFonts w:asciiTheme="minorHAnsi" w:hAnsiTheme="minorHAnsi"/>
              <w:noProof/>
            </w:rPr>
          </w:pPr>
          <w:ins w:id="554" w:author="Summer 2023 updates" w:date="2024-07-31T13:42:00Z">
            <w:r>
              <w:fldChar w:fldCharType="begin"/>
            </w:r>
            <w:r>
              <w:instrText xml:space="preserve"> HYPERLINK \l "_Toc141355765" </w:instrText>
            </w:r>
            <w:r>
              <w:fldChar w:fldCharType="separate"/>
            </w:r>
            <w:r w:rsidR="00F843F5" w:rsidRPr="006B7AE5">
              <w:rPr>
                <w:rStyle w:val="Hyperlink"/>
                <w:noProof/>
              </w:rPr>
              <w:t>—Interdisciplinary Studies</w:t>
            </w:r>
            <w:r w:rsidR="00F843F5">
              <w:rPr>
                <w:noProof/>
                <w:webHidden/>
              </w:rPr>
              <w:tab/>
            </w:r>
            <w:r w:rsidR="00F843F5">
              <w:rPr>
                <w:noProof/>
                <w:webHidden/>
              </w:rPr>
              <w:fldChar w:fldCharType="begin"/>
            </w:r>
            <w:r w:rsidR="00F843F5">
              <w:rPr>
                <w:noProof/>
                <w:webHidden/>
              </w:rPr>
              <w:instrText xml:space="preserve"> PAGEREF _Toc141355765 \h </w:instrText>
            </w:r>
            <w:r w:rsidR="00F843F5">
              <w:rPr>
                <w:noProof/>
                <w:webHidden/>
              </w:rPr>
            </w:r>
            <w:r w:rsidR="00F843F5">
              <w:rPr>
                <w:noProof/>
                <w:webHidden/>
              </w:rPr>
              <w:fldChar w:fldCharType="separate"/>
            </w:r>
            <w:r w:rsidR="00A74DA0">
              <w:rPr>
                <w:noProof/>
                <w:webHidden/>
              </w:rPr>
              <w:t>148</w:t>
            </w:r>
            <w:r w:rsidR="00F843F5">
              <w:rPr>
                <w:noProof/>
                <w:webHidden/>
              </w:rPr>
              <w:fldChar w:fldCharType="end"/>
            </w:r>
            <w:r>
              <w:rPr>
                <w:noProof/>
              </w:rPr>
              <w:fldChar w:fldCharType="end"/>
            </w:r>
          </w:ins>
        </w:p>
        <w:p w14:paraId="20CEE0E1" w14:textId="63308192" w:rsidR="00F843F5" w:rsidRDefault="003B4409">
          <w:pPr>
            <w:pStyle w:val="TOC4"/>
            <w:rPr>
              <w:ins w:id="555" w:author="Summer 2023 updates" w:date="2024-07-31T13:42:00Z"/>
              <w:rFonts w:asciiTheme="minorHAnsi" w:hAnsiTheme="minorHAnsi"/>
              <w:noProof/>
            </w:rPr>
          </w:pPr>
          <w:ins w:id="556" w:author="Summer 2023 updates" w:date="2024-07-31T13:42:00Z">
            <w:r>
              <w:fldChar w:fldCharType="begin"/>
            </w:r>
            <w:r>
              <w:instrText xml:space="preserve"> HYPERLINK \l "_Toc141355766" </w:instrText>
            </w:r>
            <w:r>
              <w:fldChar w:fldCharType="separate"/>
            </w:r>
            <w:r w:rsidR="00F843F5" w:rsidRPr="006B7AE5">
              <w:rPr>
                <w:rStyle w:val="Hyperlink"/>
                <w:noProof/>
              </w:rPr>
              <w:t>—International Business</w:t>
            </w:r>
            <w:r w:rsidR="00F843F5">
              <w:rPr>
                <w:noProof/>
                <w:webHidden/>
              </w:rPr>
              <w:tab/>
            </w:r>
            <w:r w:rsidR="00F843F5">
              <w:rPr>
                <w:noProof/>
                <w:webHidden/>
              </w:rPr>
              <w:fldChar w:fldCharType="begin"/>
            </w:r>
            <w:r w:rsidR="00F843F5">
              <w:rPr>
                <w:noProof/>
                <w:webHidden/>
              </w:rPr>
              <w:instrText xml:space="preserve"> PAGEREF _Toc141355766 \h </w:instrText>
            </w:r>
            <w:r w:rsidR="00F843F5">
              <w:rPr>
                <w:noProof/>
                <w:webHidden/>
              </w:rPr>
            </w:r>
            <w:r w:rsidR="00F843F5">
              <w:rPr>
                <w:noProof/>
                <w:webHidden/>
              </w:rPr>
              <w:fldChar w:fldCharType="separate"/>
            </w:r>
            <w:r w:rsidR="00A74DA0">
              <w:rPr>
                <w:noProof/>
                <w:webHidden/>
              </w:rPr>
              <w:t>149</w:t>
            </w:r>
            <w:r w:rsidR="00F843F5">
              <w:rPr>
                <w:noProof/>
                <w:webHidden/>
              </w:rPr>
              <w:fldChar w:fldCharType="end"/>
            </w:r>
            <w:r>
              <w:rPr>
                <w:noProof/>
              </w:rPr>
              <w:fldChar w:fldCharType="end"/>
            </w:r>
          </w:ins>
        </w:p>
        <w:p w14:paraId="3B95E60A" w14:textId="0F1914A3" w:rsidR="00F843F5" w:rsidRDefault="003B4409">
          <w:pPr>
            <w:pStyle w:val="TOC4"/>
            <w:rPr>
              <w:ins w:id="557" w:author="Summer 2023 updates" w:date="2024-07-31T13:42:00Z"/>
              <w:rFonts w:asciiTheme="minorHAnsi" w:hAnsiTheme="minorHAnsi"/>
              <w:noProof/>
            </w:rPr>
          </w:pPr>
          <w:ins w:id="558" w:author="Summer 2023 updates" w:date="2024-07-31T13:42:00Z">
            <w:r>
              <w:fldChar w:fldCharType="begin"/>
            </w:r>
            <w:r>
              <w:instrText xml:space="preserve"> HYPERLINK \l "_Toc141355767" </w:instrText>
            </w:r>
            <w:r>
              <w:fldChar w:fldCharType="separate"/>
            </w:r>
            <w:r w:rsidR="00F843F5" w:rsidRPr="006B7AE5">
              <w:rPr>
                <w:rStyle w:val="Hyperlink"/>
                <w:noProof/>
              </w:rPr>
              <w:t>—International Studies</w:t>
            </w:r>
            <w:r w:rsidR="00F843F5">
              <w:rPr>
                <w:noProof/>
                <w:webHidden/>
              </w:rPr>
              <w:tab/>
            </w:r>
            <w:r w:rsidR="00F843F5">
              <w:rPr>
                <w:noProof/>
                <w:webHidden/>
              </w:rPr>
              <w:fldChar w:fldCharType="begin"/>
            </w:r>
            <w:r w:rsidR="00F843F5">
              <w:rPr>
                <w:noProof/>
                <w:webHidden/>
              </w:rPr>
              <w:instrText xml:space="preserve"> PAGEREF _Toc141355767 \h </w:instrText>
            </w:r>
            <w:r w:rsidR="00F843F5">
              <w:rPr>
                <w:noProof/>
                <w:webHidden/>
              </w:rPr>
            </w:r>
            <w:r w:rsidR="00F843F5">
              <w:rPr>
                <w:noProof/>
                <w:webHidden/>
              </w:rPr>
              <w:fldChar w:fldCharType="separate"/>
            </w:r>
            <w:r w:rsidR="00A74DA0">
              <w:rPr>
                <w:noProof/>
                <w:webHidden/>
              </w:rPr>
              <w:t>151</w:t>
            </w:r>
            <w:r w:rsidR="00F843F5">
              <w:rPr>
                <w:noProof/>
                <w:webHidden/>
              </w:rPr>
              <w:fldChar w:fldCharType="end"/>
            </w:r>
            <w:r>
              <w:rPr>
                <w:noProof/>
              </w:rPr>
              <w:fldChar w:fldCharType="end"/>
            </w:r>
          </w:ins>
        </w:p>
        <w:p w14:paraId="00A6E05C" w14:textId="442C33BB" w:rsidR="00F843F5" w:rsidRDefault="003B4409">
          <w:pPr>
            <w:pStyle w:val="TOC4"/>
            <w:rPr>
              <w:ins w:id="559" w:author="Summer 2023 updates" w:date="2024-07-31T13:42:00Z"/>
              <w:rFonts w:asciiTheme="minorHAnsi" w:hAnsiTheme="minorHAnsi"/>
              <w:noProof/>
            </w:rPr>
          </w:pPr>
          <w:ins w:id="560" w:author="Summer 2023 updates" w:date="2024-07-31T13:42:00Z">
            <w:r>
              <w:fldChar w:fldCharType="begin"/>
            </w:r>
            <w:r>
              <w:instrText xml:space="preserve"> HYPERLINK \l "_Toc141355768" </w:instrText>
            </w:r>
            <w:r>
              <w:fldChar w:fldCharType="separate"/>
            </w:r>
            <w:r w:rsidR="00F843F5" w:rsidRPr="006B7AE5">
              <w:rPr>
                <w:rStyle w:val="Hyperlink"/>
                <w:noProof/>
              </w:rPr>
              <w:t>—Japanese (Courses Only)</w:t>
            </w:r>
            <w:r w:rsidR="00F843F5">
              <w:rPr>
                <w:noProof/>
                <w:webHidden/>
              </w:rPr>
              <w:tab/>
            </w:r>
            <w:r w:rsidR="00F843F5">
              <w:rPr>
                <w:noProof/>
                <w:webHidden/>
              </w:rPr>
              <w:fldChar w:fldCharType="begin"/>
            </w:r>
            <w:r w:rsidR="00F843F5">
              <w:rPr>
                <w:noProof/>
                <w:webHidden/>
              </w:rPr>
              <w:instrText xml:space="preserve"> PAGEREF _Toc141355768 \h </w:instrText>
            </w:r>
            <w:r w:rsidR="00F843F5">
              <w:rPr>
                <w:noProof/>
                <w:webHidden/>
              </w:rPr>
            </w:r>
            <w:r w:rsidR="00F843F5">
              <w:rPr>
                <w:noProof/>
                <w:webHidden/>
              </w:rPr>
              <w:fldChar w:fldCharType="separate"/>
            </w:r>
            <w:r w:rsidR="00A74DA0">
              <w:rPr>
                <w:noProof/>
                <w:webHidden/>
              </w:rPr>
              <w:t>153</w:t>
            </w:r>
            <w:r w:rsidR="00F843F5">
              <w:rPr>
                <w:noProof/>
                <w:webHidden/>
              </w:rPr>
              <w:fldChar w:fldCharType="end"/>
            </w:r>
            <w:r>
              <w:rPr>
                <w:noProof/>
              </w:rPr>
              <w:fldChar w:fldCharType="end"/>
            </w:r>
          </w:ins>
        </w:p>
        <w:p w14:paraId="1CF9CAEB" w14:textId="41F6AEE4" w:rsidR="00F843F5" w:rsidRDefault="003B4409">
          <w:pPr>
            <w:pStyle w:val="TOC4"/>
            <w:rPr>
              <w:ins w:id="561" w:author="Summer 2023 updates" w:date="2024-07-31T13:42:00Z"/>
              <w:rFonts w:asciiTheme="minorHAnsi" w:hAnsiTheme="minorHAnsi"/>
              <w:noProof/>
            </w:rPr>
          </w:pPr>
          <w:ins w:id="562" w:author="Summer 2023 updates" w:date="2024-07-31T13:42:00Z">
            <w:r>
              <w:fldChar w:fldCharType="begin"/>
            </w:r>
            <w:r>
              <w:instrText xml:space="preserve"> HYPERLINK \l "_Toc141355769" </w:instrText>
            </w:r>
            <w:r>
              <w:fldChar w:fldCharType="separate"/>
            </w:r>
            <w:r w:rsidR="00F843F5" w:rsidRPr="006B7AE5">
              <w:rPr>
                <w:rStyle w:val="Hyperlink"/>
                <w:noProof/>
              </w:rPr>
              <w:t>—Kinesiology</w:t>
            </w:r>
            <w:r w:rsidR="00F843F5">
              <w:rPr>
                <w:noProof/>
                <w:webHidden/>
              </w:rPr>
              <w:tab/>
            </w:r>
            <w:r w:rsidR="00F843F5">
              <w:rPr>
                <w:noProof/>
                <w:webHidden/>
              </w:rPr>
              <w:fldChar w:fldCharType="begin"/>
            </w:r>
            <w:r w:rsidR="00F843F5">
              <w:rPr>
                <w:noProof/>
                <w:webHidden/>
              </w:rPr>
              <w:instrText xml:space="preserve"> PAGEREF _Toc141355769 \h </w:instrText>
            </w:r>
            <w:r w:rsidR="00F843F5">
              <w:rPr>
                <w:noProof/>
                <w:webHidden/>
              </w:rPr>
            </w:r>
            <w:r w:rsidR="00F843F5">
              <w:rPr>
                <w:noProof/>
                <w:webHidden/>
              </w:rPr>
              <w:fldChar w:fldCharType="separate"/>
            </w:r>
            <w:r w:rsidR="00A74DA0">
              <w:rPr>
                <w:noProof/>
                <w:webHidden/>
              </w:rPr>
              <w:t>154</w:t>
            </w:r>
            <w:r w:rsidR="00F843F5">
              <w:rPr>
                <w:noProof/>
                <w:webHidden/>
              </w:rPr>
              <w:fldChar w:fldCharType="end"/>
            </w:r>
            <w:r>
              <w:rPr>
                <w:noProof/>
              </w:rPr>
              <w:fldChar w:fldCharType="end"/>
            </w:r>
          </w:ins>
        </w:p>
        <w:p w14:paraId="35EA5444" w14:textId="31C67A7C" w:rsidR="00F843F5" w:rsidRDefault="003B4409">
          <w:pPr>
            <w:pStyle w:val="TOC4"/>
            <w:rPr>
              <w:ins w:id="563" w:author="Summer 2023 updates" w:date="2024-07-31T13:42:00Z"/>
              <w:rFonts w:asciiTheme="minorHAnsi" w:hAnsiTheme="minorHAnsi"/>
              <w:noProof/>
            </w:rPr>
          </w:pPr>
          <w:ins w:id="564" w:author="Summer 2023 updates" w:date="2024-07-31T13:42:00Z">
            <w:r>
              <w:fldChar w:fldCharType="begin"/>
            </w:r>
            <w:r>
              <w:instrText xml:space="preserve"> HYPERLINK \l "_Toc141355770" </w:instrText>
            </w:r>
            <w:r>
              <w:fldChar w:fldCharType="separate"/>
            </w:r>
            <w:r w:rsidR="00F843F5" w:rsidRPr="006B7AE5">
              <w:rPr>
                <w:rStyle w:val="Hyperlink"/>
                <w:noProof/>
              </w:rPr>
              <w:t>—Latin (Courses Only)</w:t>
            </w:r>
            <w:r w:rsidR="00F843F5">
              <w:rPr>
                <w:noProof/>
                <w:webHidden/>
              </w:rPr>
              <w:tab/>
            </w:r>
            <w:r w:rsidR="00F843F5">
              <w:rPr>
                <w:noProof/>
                <w:webHidden/>
              </w:rPr>
              <w:fldChar w:fldCharType="begin"/>
            </w:r>
            <w:r w:rsidR="00F843F5">
              <w:rPr>
                <w:noProof/>
                <w:webHidden/>
              </w:rPr>
              <w:instrText xml:space="preserve"> PAGEREF _Toc141355770 \h </w:instrText>
            </w:r>
            <w:r w:rsidR="00F843F5">
              <w:rPr>
                <w:noProof/>
                <w:webHidden/>
              </w:rPr>
            </w:r>
            <w:r w:rsidR="00F843F5">
              <w:rPr>
                <w:noProof/>
                <w:webHidden/>
              </w:rPr>
              <w:fldChar w:fldCharType="separate"/>
            </w:r>
            <w:r w:rsidR="00A74DA0">
              <w:rPr>
                <w:noProof/>
                <w:webHidden/>
              </w:rPr>
              <w:t>158</w:t>
            </w:r>
            <w:r w:rsidR="00F843F5">
              <w:rPr>
                <w:noProof/>
                <w:webHidden/>
              </w:rPr>
              <w:fldChar w:fldCharType="end"/>
            </w:r>
            <w:r>
              <w:rPr>
                <w:noProof/>
              </w:rPr>
              <w:fldChar w:fldCharType="end"/>
            </w:r>
          </w:ins>
        </w:p>
        <w:p w14:paraId="79AF9133" w14:textId="3E8B878A" w:rsidR="00F843F5" w:rsidRDefault="003B4409">
          <w:pPr>
            <w:pStyle w:val="TOC4"/>
            <w:rPr>
              <w:ins w:id="565" w:author="Summer 2023 updates" w:date="2024-07-31T13:42:00Z"/>
              <w:rFonts w:asciiTheme="minorHAnsi" w:hAnsiTheme="minorHAnsi"/>
              <w:noProof/>
            </w:rPr>
          </w:pPr>
          <w:ins w:id="566" w:author="Summer 2023 updates" w:date="2024-07-31T13:42:00Z">
            <w:r>
              <w:fldChar w:fldCharType="begin"/>
            </w:r>
            <w:r>
              <w:instrText xml:space="preserve"> HYPERLINK \l "_Toc141355771" </w:instrText>
            </w:r>
            <w:r>
              <w:fldChar w:fldCharType="separate"/>
            </w:r>
            <w:r w:rsidR="00F843F5" w:rsidRPr="006B7AE5">
              <w:rPr>
                <w:rStyle w:val="Hyperlink"/>
                <w:noProof/>
              </w:rPr>
              <w:t>—Literature</w:t>
            </w:r>
            <w:r w:rsidR="00F843F5">
              <w:rPr>
                <w:noProof/>
                <w:webHidden/>
              </w:rPr>
              <w:tab/>
            </w:r>
            <w:r w:rsidR="00F843F5">
              <w:rPr>
                <w:noProof/>
                <w:webHidden/>
              </w:rPr>
              <w:fldChar w:fldCharType="begin"/>
            </w:r>
            <w:r w:rsidR="00F843F5">
              <w:rPr>
                <w:noProof/>
                <w:webHidden/>
              </w:rPr>
              <w:instrText xml:space="preserve"> PAGEREF _Toc141355771 \h </w:instrText>
            </w:r>
            <w:r w:rsidR="00F843F5">
              <w:rPr>
                <w:noProof/>
                <w:webHidden/>
              </w:rPr>
            </w:r>
            <w:r w:rsidR="00F843F5">
              <w:rPr>
                <w:noProof/>
                <w:webHidden/>
              </w:rPr>
              <w:fldChar w:fldCharType="separate"/>
            </w:r>
            <w:r w:rsidR="00A74DA0">
              <w:rPr>
                <w:noProof/>
                <w:webHidden/>
              </w:rPr>
              <w:t>159</w:t>
            </w:r>
            <w:r w:rsidR="00F843F5">
              <w:rPr>
                <w:noProof/>
                <w:webHidden/>
              </w:rPr>
              <w:fldChar w:fldCharType="end"/>
            </w:r>
            <w:r>
              <w:rPr>
                <w:noProof/>
              </w:rPr>
              <w:fldChar w:fldCharType="end"/>
            </w:r>
          </w:ins>
        </w:p>
        <w:p w14:paraId="5F62479D" w14:textId="47C4AA94" w:rsidR="00F843F5" w:rsidRDefault="003B4409">
          <w:pPr>
            <w:pStyle w:val="TOC4"/>
            <w:rPr>
              <w:ins w:id="567" w:author="Summer 2023 updates" w:date="2024-07-31T13:42:00Z"/>
              <w:rFonts w:asciiTheme="minorHAnsi" w:hAnsiTheme="minorHAnsi"/>
              <w:noProof/>
            </w:rPr>
          </w:pPr>
          <w:ins w:id="568" w:author="Summer 2023 updates" w:date="2024-07-31T13:42:00Z">
            <w:r>
              <w:fldChar w:fldCharType="begin"/>
            </w:r>
            <w:r>
              <w:instrText xml:space="preserve"> HYPERLINK \l "_Toc141355772" </w:instrText>
            </w:r>
            <w:r>
              <w:fldChar w:fldCharType="separate"/>
            </w:r>
            <w:r w:rsidR="00F843F5" w:rsidRPr="006B7AE5">
              <w:rPr>
                <w:rStyle w:val="Hyperlink"/>
                <w:noProof/>
              </w:rPr>
              <w:t>—Mathematical Sciences</w:t>
            </w:r>
            <w:r w:rsidR="00F843F5">
              <w:rPr>
                <w:noProof/>
                <w:webHidden/>
              </w:rPr>
              <w:tab/>
            </w:r>
            <w:r w:rsidR="00F843F5">
              <w:rPr>
                <w:noProof/>
                <w:webHidden/>
              </w:rPr>
              <w:fldChar w:fldCharType="begin"/>
            </w:r>
            <w:r w:rsidR="00F843F5">
              <w:rPr>
                <w:noProof/>
                <w:webHidden/>
              </w:rPr>
              <w:instrText xml:space="preserve"> PAGEREF _Toc141355772 \h </w:instrText>
            </w:r>
            <w:r w:rsidR="00F843F5">
              <w:rPr>
                <w:noProof/>
                <w:webHidden/>
              </w:rPr>
            </w:r>
            <w:r w:rsidR="00F843F5">
              <w:rPr>
                <w:noProof/>
                <w:webHidden/>
              </w:rPr>
              <w:fldChar w:fldCharType="separate"/>
            </w:r>
            <w:r w:rsidR="00A74DA0">
              <w:rPr>
                <w:noProof/>
                <w:webHidden/>
              </w:rPr>
              <w:t>159</w:t>
            </w:r>
            <w:r w:rsidR="00F843F5">
              <w:rPr>
                <w:noProof/>
                <w:webHidden/>
              </w:rPr>
              <w:fldChar w:fldCharType="end"/>
            </w:r>
            <w:r>
              <w:rPr>
                <w:noProof/>
              </w:rPr>
              <w:fldChar w:fldCharType="end"/>
            </w:r>
          </w:ins>
        </w:p>
        <w:p w14:paraId="58623610" w14:textId="091864E6" w:rsidR="00F843F5" w:rsidRDefault="003B4409">
          <w:pPr>
            <w:pStyle w:val="TOC4"/>
            <w:rPr>
              <w:ins w:id="569" w:author="Summer 2023 updates" w:date="2024-07-31T13:42:00Z"/>
              <w:rFonts w:asciiTheme="minorHAnsi" w:hAnsiTheme="minorHAnsi"/>
              <w:noProof/>
            </w:rPr>
          </w:pPr>
          <w:ins w:id="570" w:author="Summer 2023 updates" w:date="2024-07-31T13:42:00Z">
            <w:r>
              <w:fldChar w:fldCharType="begin"/>
            </w:r>
            <w:r>
              <w:instrText xml:space="preserve"> HYPERLINK \l "_Toc141355773" </w:instrText>
            </w:r>
            <w:r>
              <w:fldChar w:fldCharType="separate"/>
            </w:r>
            <w:r w:rsidR="00F843F5" w:rsidRPr="006B7AE5">
              <w:rPr>
                <w:rStyle w:val="Hyperlink"/>
                <w:noProof/>
              </w:rPr>
              <w:t>—Molecular Biology (Collateral Major)</w:t>
            </w:r>
            <w:r w:rsidR="00F843F5">
              <w:rPr>
                <w:noProof/>
                <w:webHidden/>
              </w:rPr>
              <w:tab/>
            </w:r>
            <w:r w:rsidR="00F843F5">
              <w:rPr>
                <w:noProof/>
                <w:webHidden/>
              </w:rPr>
              <w:fldChar w:fldCharType="begin"/>
            </w:r>
            <w:r w:rsidR="00F843F5">
              <w:rPr>
                <w:noProof/>
                <w:webHidden/>
              </w:rPr>
              <w:instrText xml:space="preserve"> PAGEREF _Toc141355773 \h </w:instrText>
            </w:r>
            <w:r w:rsidR="00F843F5">
              <w:rPr>
                <w:noProof/>
                <w:webHidden/>
              </w:rPr>
            </w:r>
            <w:r w:rsidR="00F843F5">
              <w:rPr>
                <w:noProof/>
                <w:webHidden/>
              </w:rPr>
              <w:fldChar w:fldCharType="separate"/>
            </w:r>
            <w:r w:rsidR="00A74DA0">
              <w:rPr>
                <w:noProof/>
                <w:webHidden/>
              </w:rPr>
              <w:t>162</w:t>
            </w:r>
            <w:r w:rsidR="00F843F5">
              <w:rPr>
                <w:noProof/>
                <w:webHidden/>
              </w:rPr>
              <w:fldChar w:fldCharType="end"/>
            </w:r>
            <w:r>
              <w:rPr>
                <w:noProof/>
              </w:rPr>
              <w:fldChar w:fldCharType="end"/>
            </w:r>
          </w:ins>
        </w:p>
        <w:p w14:paraId="4AC0F075" w14:textId="409B0467" w:rsidR="00F843F5" w:rsidRDefault="003B4409">
          <w:pPr>
            <w:pStyle w:val="TOC4"/>
            <w:rPr>
              <w:ins w:id="571" w:author="Summer 2023 updates" w:date="2024-07-31T13:42:00Z"/>
              <w:rFonts w:asciiTheme="minorHAnsi" w:hAnsiTheme="minorHAnsi"/>
              <w:noProof/>
            </w:rPr>
          </w:pPr>
          <w:ins w:id="572" w:author="Summer 2023 updates" w:date="2024-07-31T13:42:00Z">
            <w:r>
              <w:fldChar w:fldCharType="begin"/>
            </w:r>
            <w:r>
              <w:instrText xml:space="preserve"> HYPERLINK \l "_Toc141355774" </w:instrText>
            </w:r>
            <w:r>
              <w:fldChar w:fldCharType="separate"/>
            </w:r>
            <w:r w:rsidR="00F843F5" w:rsidRPr="006B7AE5">
              <w:rPr>
                <w:rStyle w:val="Hyperlink"/>
                <w:noProof/>
              </w:rPr>
              <w:t>—Music</w:t>
            </w:r>
            <w:r w:rsidR="00F843F5">
              <w:rPr>
                <w:noProof/>
                <w:webHidden/>
              </w:rPr>
              <w:tab/>
            </w:r>
            <w:r w:rsidR="00F843F5">
              <w:rPr>
                <w:noProof/>
                <w:webHidden/>
              </w:rPr>
              <w:fldChar w:fldCharType="begin"/>
            </w:r>
            <w:r w:rsidR="00F843F5">
              <w:rPr>
                <w:noProof/>
                <w:webHidden/>
              </w:rPr>
              <w:instrText xml:space="preserve"> PAGEREF _Toc141355774 \h </w:instrText>
            </w:r>
            <w:r w:rsidR="00F843F5">
              <w:rPr>
                <w:noProof/>
                <w:webHidden/>
              </w:rPr>
            </w:r>
            <w:r w:rsidR="00F843F5">
              <w:rPr>
                <w:noProof/>
                <w:webHidden/>
              </w:rPr>
              <w:fldChar w:fldCharType="separate"/>
            </w:r>
            <w:r w:rsidR="00A74DA0">
              <w:rPr>
                <w:noProof/>
                <w:webHidden/>
              </w:rPr>
              <w:t>163</w:t>
            </w:r>
            <w:r w:rsidR="00F843F5">
              <w:rPr>
                <w:noProof/>
                <w:webHidden/>
              </w:rPr>
              <w:fldChar w:fldCharType="end"/>
            </w:r>
            <w:r>
              <w:rPr>
                <w:noProof/>
              </w:rPr>
              <w:fldChar w:fldCharType="end"/>
            </w:r>
          </w:ins>
        </w:p>
        <w:p w14:paraId="66D5A0E1" w14:textId="4D8A2DE9" w:rsidR="00F843F5" w:rsidRDefault="003B4409">
          <w:pPr>
            <w:pStyle w:val="TOC4"/>
            <w:rPr>
              <w:ins w:id="573" w:author="Summer 2023 updates" w:date="2024-07-31T13:42:00Z"/>
              <w:rFonts w:asciiTheme="minorHAnsi" w:hAnsiTheme="minorHAnsi"/>
              <w:noProof/>
            </w:rPr>
          </w:pPr>
          <w:ins w:id="574" w:author="Summer 2023 updates" w:date="2024-07-31T13:42:00Z">
            <w:r>
              <w:fldChar w:fldCharType="begin"/>
            </w:r>
            <w:r>
              <w:instrText xml:space="preserve"> HYPERLINK \l "_Toc141355775" </w:instrText>
            </w:r>
            <w:r>
              <w:fldChar w:fldCharType="separate"/>
            </w:r>
            <w:r w:rsidR="00F843F5" w:rsidRPr="006B7AE5">
              <w:rPr>
                <w:rStyle w:val="Hyperlink"/>
                <w:noProof/>
              </w:rPr>
              <w:t>Bachelor of Music</w:t>
            </w:r>
            <w:r w:rsidR="00F843F5">
              <w:rPr>
                <w:noProof/>
                <w:webHidden/>
              </w:rPr>
              <w:tab/>
            </w:r>
            <w:r w:rsidR="00F843F5">
              <w:rPr>
                <w:noProof/>
                <w:webHidden/>
              </w:rPr>
              <w:fldChar w:fldCharType="begin"/>
            </w:r>
            <w:r w:rsidR="00F843F5">
              <w:rPr>
                <w:noProof/>
                <w:webHidden/>
              </w:rPr>
              <w:instrText xml:space="preserve"> PAGEREF _Toc141355775 \h </w:instrText>
            </w:r>
            <w:r w:rsidR="00F843F5">
              <w:rPr>
                <w:noProof/>
                <w:webHidden/>
              </w:rPr>
            </w:r>
            <w:r w:rsidR="00F843F5">
              <w:rPr>
                <w:noProof/>
                <w:webHidden/>
              </w:rPr>
              <w:fldChar w:fldCharType="separate"/>
            </w:r>
            <w:r w:rsidR="00A74DA0">
              <w:rPr>
                <w:noProof/>
                <w:webHidden/>
              </w:rPr>
              <w:t>163</w:t>
            </w:r>
            <w:r w:rsidR="00F843F5">
              <w:rPr>
                <w:noProof/>
                <w:webHidden/>
              </w:rPr>
              <w:fldChar w:fldCharType="end"/>
            </w:r>
            <w:r>
              <w:rPr>
                <w:noProof/>
              </w:rPr>
              <w:fldChar w:fldCharType="end"/>
            </w:r>
          </w:ins>
        </w:p>
        <w:p w14:paraId="2C89B28E" w14:textId="085985F7" w:rsidR="00F843F5" w:rsidRDefault="003B4409">
          <w:pPr>
            <w:pStyle w:val="TOC4"/>
            <w:rPr>
              <w:ins w:id="575" w:author="Summer 2023 updates" w:date="2024-07-31T13:42:00Z"/>
              <w:rFonts w:asciiTheme="minorHAnsi" w:hAnsiTheme="minorHAnsi"/>
              <w:noProof/>
            </w:rPr>
          </w:pPr>
          <w:ins w:id="576" w:author="Summer 2023 updates" w:date="2024-07-31T13:42:00Z">
            <w:r>
              <w:fldChar w:fldCharType="begin"/>
            </w:r>
            <w:r>
              <w:instrText xml:space="preserve"> HYPERLINK \l "_Toc141355776" </w:instrText>
            </w:r>
            <w:r>
              <w:fldChar w:fldCharType="separate"/>
            </w:r>
            <w:r w:rsidR="00F843F5" w:rsidRPr="006B7AE5">
              <w:rPr>
                <w:rStyle w:val="Hyperlink"/>
                <w:noProof/>
              </w:rPr>
              <w:t>Bachelor of Arts: Music Major</w:t>
            </w:r>
            <w:r w:rsidR="00F843F5">
              <w:rPr>
                <w:noProof/>
                <w:webHidden/>
              </w:rPr>
              <w:tab/>
            </w:r>
            <w:r w:rsidR="00F843F5">
              <w:rPr>
                <w:noProof/>
                <w:webHidden/>
              </w:rPr>
              <w:fldChar w:fldCharType="begin"/>
            </w:r>
            <w:r w:rsidR="00F843F5">
              <w:rPr>
                <w:noProof/>
                <w:webHidden/>
              </w:rPr>
              <w:instrText xml:space="preserve"> PAGEREF _Toc141355776 \h </w:instrText>
            </w:r>
            <w:r w:rsidR="00F843F5">
              <w:rPr>
                <w:noProof/>
                <w:webHidden/>
              </w:rPr>
            </w:r>
            <w:r w:rsidR="00F843F5">
              <w:rPr>
                <w:noProof/>
                <w:webHidden/>
              </w:rPr>
              <w:fldChar w:fldCharType="separate"/>
            </w:r>
            <w:r w:rsidR="00A74DA0">
              <w:rPr>
                <w:noProof/>
                <w:webHidden/>
              </w:rPr>
              <w:t>165</w:t>
            </w:r>
            <w:r w:rsidR="00F843F5">
              <w:rPr>
                <w:noProof/>
                <w:webHidden/>
              </w:rPr>
              <w:fldChar w:fldCharType="end"/>
            </w:r>
            <w:r>
              <w:rPr>
                <w:noProof/>
              </w:rPr>
              <w:fldChar w:fldCharType="end"/>
            </w:r>
          </w:ins>
        </w:p>
        <w:p w14:paraId="3993AAC2" w14:textId="4074CC26" w:rsidR="00F843F5" w:rsidRDefault="003B4409">
          <w:pPr>
            <w:pStyle w:val="TOC4"/>
            <w:rPr>
              <w:ins w:id="577" w:author="Summer 2023 updates" w:date="2024-07-31T13:42:00Z"/>
              <w:rFonts w:asciiTheme="minorHAnsi" w:hAnsiTheme="minorHAnsi"/>
              <w:noProof/>
            </w:rPr>
          </w:pPr>
          <w:ins w:id="578" w:author="Summer 2023 updates" w:date="2024-07-31T13:42:00Z">
            <w:r>
              <w:fldChar w:fldCharType="begin"/>
            </w:r>
            <w:r>
              <w:instrText xml:space="preserve"> HYPERLINK \l "_Toc141355777"</w:instrText>
            </w:r>
            <w:r>
              <w:instrText xml:space="preserve"> </w:instrText>
            </w:r>
            <w:r>
              <w:fldChar w:fldCharType="separate"/>
            </w:r>
            <w:r w:rsidR="00F843F5" w:rsidRPr="006B7AE5">
              <w:rPr>
                <w:rStyle w:val="Hyperlink"/>
                <w:noProof/>
              </w:rPr>
              <w:t>—Neuroscience (Collateral Major)</w:t>
            </w:r>
            <w:r w:rsidR="00F843F5">
              <w:rPr>
                <w:noProof/>
                <w:webHidden/>
              </w:rPr>
              <w:tab/>
            </w:r>
            <w:r w:rsidR="00F843F5">
              <w:rPr>
                <w:noProof/>
                <w:webHidden/>
              </w:rPr>
              <w:fldChar w:fldCharType="begin"/>
            </w:r>
            <w:r w:rsidR="00F843F5">
              <w:rPr>
                <w:noProof/>
                <w:webHidden/>
              </w:rPr>
              <w:instrText xml:space="preserve"> PAGEREF _Toc141355777 \h </w:instrText>
            </w:r>
            <w:r w:rsidR="00F843F5">
              <w:rPr>
                <w:noProof/>
                <w:webHidden/>
              </w:rPr>
            </w:r>
            <w:r w:rsidR="00F843F5">
              <w:rPr>
                <w:noProof/>
                <w:webHidden/>
              </w:rPr>
              <w:fldChar w:fldCharType="separate"/>
            </w:r>
            <w:r w:rsidR="00A74DA0">
              <w:rPr>
                <w:noProof/>
                <w:webHidden/>
              </w:rPr>
              <w:t>175</w:t>
            </w:r>
            <w:r w:rsidR="00F843F5">
              <w:rPr>
                <w:noProof/>
                <w:webHidden/>
              </w:rPr>
              <w:fldChar w:fldCharType="end"/>
            </w:r>
            <w:r>
              <w:rPr>
                <w:noProof/>
              </w:rPr>
              <w:fldChar w:fldCharType="end"/>
            </w:r>
          </w:ins>
        </w:p>
        <w:p w14:paraId="710A9EA7" w14:textId="38815CE5" w:rsidR="00F843F5" w:rsidRDefault="003B4409">
          <w:pPr>
            <w:pStyle w:val="TOC4"/>
            <w:rPr>
              <w:ins w:id="579" w:author="Summer 2023 updates" w:date="2024-07-31T13:42:00Z"/>
              <w:rFonts w:asciiTheme="minorHAnsi" w:hAnsiTheme="minorHAnsi"/>
              <w:noProof/>
            </w:rPr>
          </w:pPr>
          <w:ins w:id="580" w:author="Summer 2023 updates" w:date="2024-07-31T13:42:00Z">
            <w:r>
              <w:fldChar w:fldCharType="begin"/>
            </w:r>
            <w:r>
              <w:instrText xml:space="preserve"> HYPERLINK \l "_Toc141355778" </w:instrText>
            </w:r>
            <w:r>
              <w:fldChar w:fldCharType="separate"/>
            </w:r>
            <w:r w:rsidR="00F843F5" w:rsidRPr="006B7AE5">
              <w:rPr>
                <w:rStyle w:val="Hyperlink"/>
                <w:noProof/>
              </w:rPr>
              <w:t>—Nursing</w:t>
            </w:r>
            <w:r w:rsidR="00F843F5">
              <w:rPr>
                <w:noProof/>
                <w:webHidden/>
              </w:rPr>
              <w:tab/>
            </w:r>
            <w:r w:rsidR="00F843F5">
              <w:rPr>
                <w:noProof/>
                <w:webHidden/>
              </w:rPr>
              <w:fldChar w:fldCharType="begin"/>
            </w:r>
            <w:r w:rsidR="00F843F5">
              <w:rPr>
                <w:noProof/>
                <w:webHidden/>
              </w:rPr>
              <w:instrText xml:space="preserve"> PAGEREF _Toc141355778 \h </w:instrText>
            </w:r>
            <w:r w:rsidR="00F843F5">
              <w:rPr>
                <w:noProof/>
                <w:webHidden/>
              </w:rPr>
            </w:r>
            <w:r w:rsidR="00F843F5">
              <w:rPr>
                <w:noProof/>
                <w:webHidden/>
              </w:rPr>
              <w:fldChar w:fldCharType="separate"/>
            </w:r>
            <w:r w:rsidR="00A74DA0">
              <w:rPr>
                <w:noProof/>
                <w:webHidden/>
              </w:rPr>
              <w:t>176</w:t>
            </w:r>
            <w:r w:rsidR="00F843F5">
              <w:rPr>
                <w:noProof/>
                <w:webHidden/>
              </w:rPr>
              <w:fldChar w:fldCharType="end"/>
            </w:r>
            <w:r>
              <w:rPr>
                <w:noProof/>
              </w:rPr>
              <w:fldChar w:fldCharType="end"/>
            </w:r>
          </w:ins>
        </w:p>
        <w:p w14:paraId="3F756621" w14:textId="7CD3ADCD" w:rsidR="00F843F5" w:rsidRDefault="003B4409">
          <w:pPr>
            <w:pStyle w:val="TOC4"/>
            <w:rPr>
              <w:ins w:id="581" w:author="Summer 2023 updates" w:date="2024-07-31T13:42:00Z"/>
              <w:rFonts w:asciiTheme="minorHAnsi" w:hAnsiTheme="minorHAnsi"/>
              <w:noProof/>
            </w:rPr>
          </w:pPr>
          <w:ins w:id="582" w:author="Summer 2023 updates" w:date="2024-07-31T13:42:00Z">
            <w:r>
              <w:fldChar w:fldCharType="begin"/>
            </w:r>
            <w:r>
              <w:instrText xml:space="preserve"> HYPERLINK \l "_Toc141355779" </w:instrText>
            </w:r>
            <w:r>
              <w:fldChar w:fldCharType="separate"/>
            </w:r>
            <w:r w:rsidR="00F843F5" w:rsidRPr="006B7AE5">
              <w:rPr>
                <w:rStyle w:val="Hyperlink"/>
                <w:noProof/>
              </w:rPr>
              <w:t>The Bachelor of Science in Nursing Program</w:t>
            </w:r>
            <w:r w:rsidR="00F843F5">
              <w:rPr>
                <w:noProof/>
                <w:webHidden/>
              </w:rPr>
              <w:tab/>
            </w:r>
            <w:r w:rsidR="00F843F5">
              <w:rPr>
                <w:noProof/>
                <w:webHidden/>
              </w:rPr>
              <w:fldChar w:fldCharType="begin"/>
            </w:r>
            <w:r w:rsidR="00F843F5">
              <w:rPr>
                <w:noProof/>
                <w:webHidden/>
              </w:rPr>
              <w:instrText xml:space="preserve"> PAGEREF _Toc141355779 \h </w:instrText>
            </w:r>
            <w:r w:rsidR="00F843F5">
              <w:rPr>
                <w:noProof/>
                <w:webHidden/>
              </w:rPr>
            </w:r>
            <w:r w:rsidR="00F843F5">
              <w:rPr>
                <w:noProof/>
                <w:webHidden/>
              </w:rPr>
              <w:fldChar w:fldCharType="separate"/>
            </w:r>
            <w:r w:rsidR="00A74DA0">
              <w:rPr>
                <w:noProof/>
                <w:webHidden/>
              </w:rPr>
              <w:t>176</w:t>
            </w:r>
            <w:r w:rsidR="00F843F5">
              <w:rPr>
                <w:noProof/>
                <w:webHidden/>
              </w:rPr>
              <w:fldChar w:fldCharType="end"/>
            </w:r>
            <w:r>
              <w:rPr>
                <w:noProof/>
              </w:rPr>
              <w:fldChar w:fldCharType="end"/>
            </w:r>
          </w:ins>
        </w:p>
        <w:p w14:paraId="15DBC467" w14:textId="5224F887" w:rsidR="00F843F5" w:rsidRDefault="003B4409">
          <w:pPr>
            <w:pStyle w:val="TOC4"/>
            <w:rPr>
              <w:ins w:id="583" w:author="Summer 2023 updates" w:date="2024-07-31T13:42:00Z"/>
              <w:rFonts w:asciiTheme="minorHAnsi" w:hAnsiTheme="minorHAnsi"/>
              <w:noProof/>
            </w:rPr>
          </w:pPr>
          <w:ins w:id="584" w:author="Summer 2023 updates" w:date="2024-07-31T13:42:00Z">
            <w:r>
              <w:fldChar w:fldCharType="begin"/>
            </w:r>
            <w:r>
              <w:instrText xml:space="preserve"> HYPERLINK \l "_Toc141355780" </w:instrText>
            </w:r>
            <w:r>
              <w:fldChar w:fldCharType="separate"/>
            </w:r>
            <w:r w:rsidR="00F843F5" w:rsidRPr="006B7AE5">
              <w:rPr>
                <w:rStyle w:val="Hyperlink"/>
                <w:noProof/>
              </w:rPr>
              <w:t>—Organizational Science (Collateral Major)</w:t>
            </w:r>
            <w:r w:rsidR="00F843F5">
              <w:rPr>
                <w:noProof/>
                <w:webHidden/>
              </w:rPr>
              <w:tab/>
            </w:r>
            <w:r w:rsidR="00F843F5">
              <w:rPr>
                <w:noProof/>
                <w:webHidden/>
              </w:rPr>
              <w:fldChar w:fldCharType="begin"/>
            </w:r>
            <w:r w:rsidR="00F843F5">
              <w:rPr>
                <w:noProof/>
                <w:webHidden/>
              </w:rPr>
              <w:instrText xml:space="preserve"> PAGEREF _Toc141355780 \h </w:instrText>
            </w:r>
            <w:r w:rsidR="00F843F5">
              <w:rPr>
                <w:noProof/>
                <w:webHidden/>
              </w:rPr>
            </w:r>
            <w:r w:rsidR="00F843F5">
              <w:rPr>
                <w:noProof/>
                <w:webHidden/>
              </w:rPr>
              <w:fldChar w:fldCharType="separate"/>
            </w:r>
            <w:r w:rsidR="00A74DA0">
              <w:rPr>
                <w:noProof/>
                <w:webHidden/>
              </w:rPr>
              <w:t>181</w:t>
            </w:r>
            <w:r w:rsidR="00F843F5">
              <w:rPr>
                <w:noProof/>
                <w:webHidden/>
              </w:rPr>
              <w:fldChar w:fldCharType="end"/>
            </w:r>
            <w:r>
              <w:rPr>
                <w:noProof/>
              </w:rPr>
              <w:fldChar w:fldCharType="end"/>
            </w:r>
          </w:ins>
        </w:p>
        <w:p w14:paraId="2B0A50AD" w14:textId="30C85198" w:rsidR="00F843F5" w:rsidRDefault="003B4409">
          <w:pPr>
            <w:pStyle w:val="TOC4"/>
            <w:rPr>
              <w:ins w:id="585" w:author="Summer 2023 updates" w:date="2024-07-31T13:42:00Z"/>
              <w:rFonts w:asciiTheme="minorHAnsi" w:hAnsiTheme="minorHAnsi"/>
              <w:noProof/>
            </w:rPr>
          </w:pPr>
          <w:ins w:id="586" w:author="Summer 2023 updates" w:date="2024-07-31T13:42:00Z">
            <w:r>
              <w:fldChar w:fldCharType="begin"/>
            </w:r>
            <w:r>
              <w:instrText xml:space="preserve"> HYPERLINK \l "</w:instrText>
            </w:r>
            <w:r>
              <w:instrText xml:space="preserve">_Toc141355781" </w:instrText>
            </w:r>
            <w:r>
              <w:fldChar w:fldCharType="separate"/>
            </w:r>
            <w:r w:rsidR="00F843F5" w:rsidRPr="006B7AE5">
              <w:rPr>
                <w:rStyle w:val="Hyperlink"/>
                <w:noProof/>
              </w:rPr>
              <w:t>—Philosophy</w:t>
            </w:r>
            <w:r w:rsidR="00F843F5">
              <w:rPr>
                <w:noProof/>
                <w:webHidden/>
              </w:rPr>
              <w:tab/>
            </w:r>
            <w:r w:rsidR="00F843F5">
              <w:rPr>
                <w:noProof/>
                <w:webHidden/>
              </w:rPr>
              <w:fldChar w:fldCharType="begin"/>
            </w:r>
            <w:r w:rsidR="00F843F5">
              <w:rPr>
                <w:noProof/>
                <w:webHidden/>
              </w:rPr>
              <w:instrText xml:space="preserve"> PAGEREF _Toc141355781 \h </w:instrText>
            </w:r>
            <w:r w:rsidR="00F843F5">
              <w:rPr>
                <w:noProof/>
                <w:webHidden/>
              </w:rPr>
            </w:r>
            <w:r w:rsidR="00F843F5">
              <w:rPr>
                <w:noProof/>
                <w:webHidden/>
              </w:rPr>
              <w:fldChar w:fldCharType="separate"/>
            </w:r>
            <w:r w:rsidR="00A74DA0">
              <w:rPr>
                <w:noProof/>
                <w:webHidden/>
              </w:rPr>
              <w:t>182</w:t>
            </w:r>
            <w:r w:rsidR="00F843F5">
              <w:rPr>
                <w:noProof/>
                <w:webHidden/>
              </w:rPr>
              <w:fldChar w:fldCharType="end"/>
            </w:r>
            <w:r>
              <w:rPr>
                <w:noProof/>
              </w:rPr>
              <w:fldChar w:fldCharType="end"/>
            </w:r>
          </w:ins>
        </w:p>
        <w:p w14:paraId="45C5CB99" w14:textId="5FF872C2" w:rsidR="00F843F5" w:rsidRDefault="003B4409">
          <w:pPr>
            <w:pStyle w:val="TOC4"/>
            <w:rPr>
              <w:ins w:id="587" w:author="Summer 2023 updates" w:date="2024-07-31T13:42:00Z"/>
              <w:rFonts w:asciiTheme="minorHAnsi" w:hAnsiTheme="minorHAnsi"/>
              <w:noProof/>
            </w:rPr>
          </w:pPr>
          <w:ins w:id="588" w:author="Summer 2023 updates" w:date="2024-07-31T13:42:00Z">
            <w:r>
              <w:fldChar w:fldCharType="begin"/>
            </w:r>
            <w:r>
              <w:instrText xml:space="preserve"> HYPERLINK \l "_Toc141355782" </w:instrText>
            </w:r>
            <w:r>
              <w:fldChar w:fldCharType="separate"/>
            </w:r>
            <w:r w:rsidR="00F843F5" w:rsidRPr="006B7AE5">
              <w:rPr>
                <w:rStyle w:val="Hyperlink"/>
                <w:noProof/>
              </w:rPr>
              <w:t>—Physical Education</w:t>
            </w:r>
            <w:r w:rsidR="00F843F5">
              <w:rPr>
                <w:noProof/>
                <w:webHidden/>
              </w:rPr>
              <w:tab/>
            </w:r>
            <w:r w:rsidR="00F843F5">
              <w:rPr>
                <w:noProof/>
                <w:webHidden/>
              </w:rPr>
              <w:fldChar w:fldCharType="begin"/>
            </w:r>
            <w:r w:rsidR="00F843F5">
              <w:rPr>
                <w:noProof/>
                <w:webHidden/>
              </w:rPr>
              <w:instrText xml:space="preserve"> PAGEREF _Toc141355782 \h </w:instrText>
            </w:r>
            <w:r w:rsidR="00F843F5">
              <w:rPr>
                <w:noProof/>
                <w:webHidden/>
              </w:rPr>
            </w:r>
            <w:r w:rsidR="00F843F5">
              <w:rPr>
                <w:noProof/>
                <w:webHidden/>
              </w:rPr>
              <w:fldChar w:fldCharType="separate"/>
            </w:r>
            <w:r w:rsidR="00A74DA0">
              <w:rPr>
                <w:noProof/>
                <w:webHidden/>
              </w:rPr>
              <w:t>186</w:t>
            </w:r>
            <w:r w:rsidR="00F843F5">
              <w:rPr>
                <w:noProof/>
                <w:webHidden/>
              </w:rPr>
              <w:fldChar w:fldCharType="end"/>
            </w:r>
            <w:r>
              <w:rPr>
                <w:noProof/>
              </w:rPr>
              <w:fldChar w:fldCharType="end"/>
            </w:r>
          </w:ins>
        </w:p>
        <w:p w14:paraId="502082C0" w14:textId="0A5D07A6" w:rsidR="00F843F5" w:rsidRDefault="003B4409">
          <w:pPr>
            <w:pStyle w:val="TOC4"/>
            <w:rPr>
              <w:ins w:id="589" w:author="Summer 2023 updates" w:date="2024-07-31T13:42:00Z"/>
              <w:rFonts w:asciiTheme="minorHAnsi" w:hAnsiTheme="minorHAnsi"/>
              <w:noProof/>
            </w:rPr>
          </w:pPr>
          <w:ins w:id="590" w:author="Summer 2023 updates" w:date="2024-07-31T13:42:00Z">
            <w:r>
              <w:fldChar w:fldCharType="begin"/>
            </w:r>
            <w:r>
              <w:instrText xml:space="preserve"> HYPERLINK \l "_Toc141355783" </w:instrText>
            </w:r>
            <w:r>
              <w:fldChar w:fldCharType="separate"/>
            </w:r>
            <w:r w:rsidR="00F843F5" w:rsidRPr="006B7AE5">
              <w:rPr>
                <w:rStyle w:val="Hyperlink"/>
                <w:noProof/>
              </w:rPr>
              <w:t>—Physics</w:t>
            </w:r>
            <w:r w:rsidR="00F843F5">
              <w:rPr>
                <w:noProof/>
                <w:webHidden/>
              </w:rPr>
              <w:tab/>
            </w:r>
            <w:r w:rsidR="00F843F5">
              <w:rPr>
                <w:noProof/>
                <w:webHidden/>
              </w:rPr>
              <w:fldChar w:fldCharType="begin"/>
            </w:r>
            <w:r w:rsidR="00F843F5">
              <w:rPr>
                <w:noProof/>
                <w:webHidden/>
              </w:rPr>
              <w:instrText xml:space="preserve"> PAGEREF _Toc141355783 \h </w:instrText>
            </w:r>
            <w:r w:rsidR="00F843F5">
              <w:rPr>
                <w:noProof/>
                <w:webHidden/>
              </w:rPr>
            </w:r>
            <w:r w:rsidR="00F843F5">
              <w:rPr>
                <w:noProof/>
                <w:webHidden/>
              </w:rPr>
              <w:fldChar w:fldCharType="separate"/>
            </w:r>
            <w:r w:rsidR="00A74DA0">
              <w:rPr>
                <w:noProof/>
                <w:webHidden/>
              </w:rPr>
              <w:t>186</w:t>
            </w:r>
            <w:r w:rsidR="00F843F5">
              <w:rPr>
                <w:noProof/>
                <w:webHidden/>
              </w:rPr>
              <w:fldChar w:fldCharType="end"/>
            </w:r>
            <w:r>
              <w:rPr>
                <w:noProof/>
              </w:rPr>
              <w:fldChar w:fldCharType="end"/>
            </w:r>
          </w:ins>
        </w:p>
        <w:p w14:paraId="0A44D53F" w14:textId="153D7751" w:rsidR="00F843F5" w:rsidRDefault="003B4409">
          <w:pPr>
            <w:pStyle w:val="TOC4"/>
            <w:rPr>
              <w:ins w:id="591" w:author="Summer 2023 updates" w:date="2024-07-31T13:42:00Z"/>
              <w:rFonts w:asciiTheme="minorHAnsi" w:hAnsiTheme="minorHAnsi"/>
              <w:noProof/>
            </w:rPr>
          </w:pPr>
          <w:ins w:id="592" w:author="Summer 2023 updates" w:date="2024-07-31T13:42:00Z">
            <w:r>
              <w:fldChar w:fldCharType="begin"/>
            </w:r>
            <w:r>
              <w:instrText xml:space="preserve"> HYPERLINK \l "_Toc141355784" </w:instrText>
            </w:r>
            <w:r>
              <w:fldChar w:fldCharType="separate"/>
            </w:r>
            <w:r w:rsidR="00F843F5" w:rsidRPr="006B7AE5">
              <w:rPr>
                <w:rStyle w:val="Hyperlink"/>
                <w:noProof/>
              </w:rPr>
              <w:t>—Political Science</w:t>
            </w:r>
            <w:r w:rsidR="00F843F5">
              <w:rPr>
                <w:noProof/>
                <w:webHidden/>
              </w:rPr>
              <w:tab/>
            </w:r>
            <w:r w:rsidR="00F843F5">
              <w:rPr>
                <w:noProof/>
                <w:webHidden/>
              </w:rPr>
              <w:fldChar w:fldCharType="begin"/>
            </w:r>
            <w:r w:rsidR="00F843F5">
              <w:rPr>
                <w:noProof/>
                <w:webHidden/>
              </w:rPr>
              <w:instrText xml:space="preserve"> PAGEREF _Toc141355784 \h </w:instrText>
            </w:r>
            <w:r w:rsidR="00F843F5">
              <w:rPr>
                <w:noProof/>
                <w:webHidden/>
              </w:rPr>
            </w:r>
            <w:r w:rsidR="00F843F5">
              <w:rPr>
                <w:noProof/>
                <w:webHidden/>
              </w:rPr>
              <w:fldChar w:fldCharType="separate"/>
            </w:r>
            <w:r w:rsidR="00A74DA0">
              <w:rPr>
                <w:noProof/>
                <w:webHidden/>
              </w:rPr>
              <w:t>190</w:t>
            </w:r>
            <w:r w:rsidR="00F843F5">
              <w:rPr>
                <w:noProof/>
                <w:webHidden/>
              </w:rPr>
              <w:fldChar w:fldCharType="end"/>
            </w:r>
            <w:r>
              <w:rPr>
                <w:noProof/>
              </w:rPr>
              <w:fldChar w:fldCharType="end"/>
            </w:r>
          </w:ins>
        </w:p>
        <w:p w14:paraId="0DB58F08" w14:textId="78E02A8E" w:rsidR="00F843F5" w:rsidRDefault="003B4409">
          <w:pPr>
            <w:pStyle w:val="TOC4"/>
            <w:rPr>
              <w:ins w:id="593" w:author="Summer 2023 updates" w:date="2024-07-31T13:42:00Z"/>
              <w:rFonts w:asciiTheme="minorHAnsi" w:hAnsiTheme="minorHAnsi"/>
              <w:noProof/>
            </w:rPr>
          </w:pPr>
          <w:ins w:id="594" w:author="Summer 2023 updates" w:date="2024-07-31T13:42:00Z">
            <w:r>
              <w:fldChar w:fldCharType="begin"/>
            </w:r>
            <w:r>
              <w:instrText xml:space="preserve"> HYPERLINK \l "_Toc141355785" </w:instrText>
            </w:r>
            <w:r>
              <w:fldChar w:fldCharType="separate"/>
            </w:r>
            <w:r w:rsidR="00F843F5" w:rsidRPr="006B7AE5">
              <w:rPr>
                <w:rStyle w:val="Hyperlink"/>
                <w:noProof/>
              </w:rPr>
              <w:t>—Psychology</w:t>
            </w:r>
            <w:r w:rsidR="00F843F5">
              <w:rPr>
                <w:noProof/>
                <w:webHidden/>
              </w:rPr>
              <w:tab/>
            </w:r>
            <w:r w:rsidR="00F843F5">
              <w:rPr>
                <w:noProof/>
                <w:webHidden/>
              </w:rPr>
              <w:fldChar w:fldCharType="begin"/>
            </w:r>
            <w:r w:rsidR="00F843F5">
              <w:rPr>
                <w:noProof/>
                <w:webHidden/>
              </w:rPr>
              <w:instrText xml:space="preserve"> PAGEREF _Toc141355785 \h </w:instrText>
            </w:r>
            <w:r w:rsidR="00F843F5">
              <w:rPr>
                <w:noProof/>
                <w:webHidden/>
              </w:rPr>
            </w:r>
            <w:r w:rsidR="00F843F5">
              <w:rPr>
                <w:noProof/>
                <w:webHidden/>
              </w:rPr>
              <w:fldChar w:fldCharType="separate"/>
            </w:r>
            <w:r w:rsidR="00A74DA0">
              <w:rPr>
                <w:noProof/>
                <w:webHidden/>
              </w:rPr>
              <w:t>195</w:t>
            </w:r>
            <w:r w:rsidR="00F843F5">
              <w:rPr>
                <w:noProof/>
                <w:webHidden/>
              </w:rPr>
              <w:fldChar w:fldCharType="end"/>
            </w:r>
            <w:r>
              <w:rPr>
                <w:noProof/>
              </w:rPr>
              <w:fldChar w:fldCharType="end"/>
            </w:r>
          </w:ins>
        </w:p>
        <w:p w14:paraId="093CE1C7" w14:textId="47D5F707" w:rsidR="00F843F5" w:rsidRDefault="003B4409">
          <w:pPr>
            <w:pStyle w:val="TOC4"/>
            <w:rPr>
              <w:ins w:id="595" w:author="Summer 2023 updates" w:date="2024-07-31T13:42:00Z"/>
              <w:rFonts w:asciiTheme="minorHAnsi" w:hAnsiTheme="minorHAnsi"/>
              <w:noProof/>
            </w:rPr>
          </w:pPr>
          <w:ins w:id="596" w:author="Summer 2023 updates" w:date="2024-07-31T13:42:00Z">
            <w:r>
              <w:fldChar w:fldCharType="begin"/>
            </w:r>
            <w:r>
              <w:instrText xml:space="preserve"> HYPERLINK \l "_Toc141355786" </w:instrText>
            </w:r>
            <w:r>
              <w:fldChar w:fldCharType="separate"/>
            </w:r>
            <w:r w:rsidR="00F843F5" w:rsidRPr="006B7AE5">
              <w:rPr>
                <w:rStyle w:val="Hyperlink"/>
                <w:noProof/>
              </w:rPr>
              <w:t>—Public Relations (Collateral Major)</w:t>
            </w:r>
            <w:r w:rsidR="00F843F5">
              <w:rPr>
                <w:noProof/>
                <w:webHidden/>
              </w:rPr>
              <w:tab/>
            </w:r>
            <w:r w:rsidR="00F843F5">
              <w:rPr>
                <w:noProof/>
                <w:webHidden/>
              </w:rPr>
              <w:fldChar w:fldCharType="begin"/>
            </w:r>
            <w:r w:rsidR="00F843F5">
              <w:rPr>
                <w:noProof/>
                <w:webHidden/>
              </w:rPr>
              <w:instrText xml:space="preserve"> PAGEREF _Toc141355786 \h </w:instrText>
            </w:r>
            <w:r w:rsidR="00F843F5">
              <w:rPr>
                <w:noProof/>
                <w:webHidden/>
              </w:rPr>
            </w:r>
            <w:r w:rsidR="00F843F5">
              <w:rPr>
                <w:noProof/>
                <w:webHidden/>
              </w:rPr>
              <w:fldChar w:fldCharType="separate"/>
            </w:r>
            <w:r w:rsidR="00A74DA0">
              <w:rPr>
                <w:noProof/>
                <w:webHidden/>
              </w:rPr>
              <w:t>198</w:t>
            </w:r>
            <w:r w:rsidR="00F843F5">
              <w:rPr>
                <w:noProof/>
                <w:webHidden/>
              </w:rPr>
              <w:fldChar w:fldCharType="end"/>
            </w:r>
            <w:r>
              <w:rPr>
                <w:noProof/>
              </w:rPr>
              <w:fldChar w:fldCharType="end"/>
            </w:r>
          </w:ins>
        </w:p>
        <w:p w14:paraId="7FAE47C9" w14:textId="2999FC43" w:rsidR="00F843F5" w:rsidRDefault="003B4409">
          <w:pPr>
            <w:pStyle w:val="TOC4"/>
            <w:rPr>
              <w:ins w:id="597" w:author="Summer 2023 updates" w:date="2024-07-31T13:42:00Z"/>
              <w:rFonts w:asciiTheme="minorHAnsi" w:hAnsiTheme="minorHAnsi"/>
              <w:noProof/>
            </w:rPr>
          </w:pPr>
          <w:ins w:id="598" w:author="Summer 2023 updates" w:date="2024-07-31T13:42:00Z">
            <w:r>
              <w:fldChar w:fldCharType="begin"/>
            </w:r>
            <w:r>
              <w:instrText xml:space="preserve"> HYPERLINK \l "_Toc141355787" </w:instrText>
            </w:r>
            <w:r>
              <w:fldChar w:fldCharType="separate"/>
            </w:r>
            <w:r w:rsidR="00F843F5" w:rsidRPr="006B7AE5">
              <w:rPr>
                <w:rStyle w:val="Hyperlink"/>
                <w:noProof/>
              </w:rPr>
              <w:t>—Religion</w:t>
            </w:r>
            <w:r w:rsidR="00F843F5">
              <w:rPr>
                <w:noProof/>
                <w:webHidden/>
              </w:rPr>
              <w:tab/>
            </w:r>
            <w:r w:rsidR="00F843F5">
              <w:rPr>
                <w:noProof/>
                <w:webHidden/>
              </w:rPr>
              <w:fldChar w:fldCharType="begin"/>
            </w:r>
            <w:r w:rsidR="00F843F5">
              <w:rPr>
                <w:noProof/>
                <w:webHidden/>
              </w:rPr>
              <w:instrText xml:space="preserve"> PAGEREF _Toc141355787 \h </w:instrText>
            </w:r>
            <w:r w:rsidR="00F843F5">
              <w:rPr>
                <w:noProof/>
                <w:webHidden/>
              </w:rPr>
            </w:r>
            <w:r w:rsidR="00F843F5">
              <w:rPr>
                <w:noProof/>
                <w:webHidden/>
              </w:rPr>
              <w:fldChar w:fldCharType="separate"/>
            </w:r>
            <w:r w:rsidR="00A74DA0">
              <w:rPr>
                <w:noProof/>
                <w:webHidden/>
              </w:rPr>
              <w:t>200</w:t>
            </w:r>
            <w:r w:rsidR="00F843F5">
              <w:rPr>
                <w:noProof/>
                <w:webHidden/>
              </w:rPr>
              <w:fldChar w:fldCharType="end"/>
            </w:r>
            <w:r>
              <w:rPr>
                <w:noProof/>
              </w:rPr>
              <w:fldChar w:fldCharType="end"/>
            </w:r>
          </w:ins>
        </w:p>
        <w:p w14:paraId="5C04E892" w14:textId="33AE37B7" w:rsidR="00F843F5" w:rsidRDefault="003B4409">
          <w:pPr>
            <w:pStyle w:val="TOC4"/>
            <w:rPr>
              <w:ins w:id="599" w:author="Summer 2023 updates" w:date="2024-07-31T13:42:00Z"/>
              <w:rFonts w:asciiTheme="minorHAnsi" w:hAnsiTheme="minorHAnsi"/>
              <w:noProof/>
            </w:rPr>
          </w:pPr>
          <w:ins w:id="600" w:author="Summer 2023 updates" w:date="2024-07-31T13:42:00Z">
            <w:r>
              <w:fldChar w:fldCharType="begin"/>
            </w:r>
            <w:r>
              <w:instrText xml:space="preserve"> HYPERLINK \l "_Toc141355788" </w:instrText>
            </w:r>
            <w:r>
              <w:fldChar w:fldCharType="separate"/>
            </w:r>
            <w:r w:rsidR="00F843F5" w:rsidRPr="006B7AE5">
              <w:rPr>
                <w:rStyle w:val="Hyperlink"/>
                <w:noProof/>
              </w:rPr>
              <w:t>—Rhetoric</w:t>
            </w:r>
            <w:r w:rsidR="00F843F5">
              <w:rPr>
                <w:noProof/>
                <w:webHidden/>
              </w:rPr>
              <w:tab/>
            </w:r>
            <w:r w:rsidR="00F843F5">
              <w:rPr>
                <w:noProof/>
                <w:webHidden/>
              </w:rPr>
              <w:fldChar w:fldCharType="begin"/>
            </w:r>
            <w:r w:rsidR="00F843F5">
              <w:rPr>
                <w:noProof/>
                <w:webHidden/>
              </w:rPr>
              <w:instrText xml:space="preserve"> PAGEREF _Toc141355788 \h </w:instrText>
            </w:r>
            <w:r w:rsidR="00F843F5">
              <w:rPr>
                <w:noProof/>
                <w:webHidden/>
              </w:rPr>
            </w:r>
            <w:r w:rsidR="00F843F5">
              <w:rPr>
                <w:noProof/>
                <w:webHidden/>
              </w:rPr>
              <w:fldChar w:fldCharType="separate"/>
            </w:r>
            <w:r w:rsidR="00A74DA0">
              <w:rPr>
                <w:noProof/>
                <w:webHidden/>
              </w:rPr>
              <w:t>203</w:t>
            </w:r>
            <w:r w:rsidR="00F843F5">
              <w:rPr>
                <w:noProof/>
                <w:webHidden/>
              </w:rPr>
              <w:fldChar w:fldCharType="end"/>
            </w:r>
            <w:r>
              <w:rPr>
                <w:noProof/>
              </w:rPr>
              <w:fldChar w:fldCharType="end"/>
            </w:r>
          </w:ins>
        </w:p>
        <w:p w14:paraId="435B214D" w14:textId="2AF66154" w:rsidR="00F843F5" w:rsidRDefault="003B4409">
          <w:pPr>
            <w:pStyle w:val="TOC4"/>
            <w:rPr>
              <w:ins w:id="601" w:author="Summer 2023 updates" w:date="2024-07-31T13:42:00Z"/>
              <w:rFonts w:asciiTheme="minorHAnsi" w:hAnsiTheme="minorHAnsi"/>
              <w:noProof/>
            </w:rPr>
          </w:pPr>
          <w:ins w:id="602" w:author="Summer 2023 updates" w:date="2024-07-31T13:42:00Z">
            <w:r>
              <w:fldChar w:fldCharType="begin"/>
            </w:r>
            <w:r>
              <w:instrText xml:space="preserve"> HYPERLINK \l "_Toc141355789" </w:instrText>
            </w:r>
            <w:r>
              <w:fldChar w:fldCharType="separate"/>
            </w:r>
            <w:r w:rsidR="00F843F5" w:rsidRPr="006B7AE5">
              <w:rPr>
                <w:rStyle w:val="Hyperlink"/>
                <w:rFonts w:cs="Times New Roman"/>
                <w:noProof/>
              </w:rPr>
              <w:t>—Writing</w:t>
            </w:r>
            <w:r w:rsidR="00F843F5">
              <w:rPr>
                <w:noProof/>
                <w:webHidden/>
              </w:rPr>
              <w:tab/>
            </w:r>
            <w:r w:rsidR="00F843F5">
              <w:rPr>
                <w:noProof/>
                <w:webHidden/>
              </w:rPr>
              <w:fldChar w:fldCharType="begin"/>
            </w:r>
            <w:r w:rsidR="00F843F5">
              <w:rPr>
                <w:noProof/>
                <w:webHidden/>
              </w:rPr>
              <w:instrText xml:space="preserve"> PAGEREF _Toc141355789 \h </w:instrText>
            </w:r>
            <w:r w:rsidR="00F843F5">
              <w:rPr>
                <w:noProof/>
                <w:webHidden/>
              </w:rPr>
            </w:r>
            <w:r w:rsidR="00F843F5">
              <w:rPr>
                <w:noProof/>
                <w:webHidden/>
              </w:rPr>
              <w:fldChar w:fldCharType="separate"/>
            </w:r>
            <w:r w:rsidR="00A74DA0">
              <w:rPr>
                <w:noProof/>
                <w:webHidden/>
              </w:rPr>
              <w:t>203</w:t>
            </w:r>
            <w:r w:rsidR="00F843F5">
              <w:rPr>
                <w:noProof/>
                <w:webHidden/>
              </w:rPr>
              <w:fldChar w:fldCharType="end"/>
            </w:r>
            <w:r>
              <w:rPr>
                <w:noProof/>
              </w:rPr>
              <w:fldChar w:fldCharType="end"/>
            </w:r>
          </w:ins>
        </w:p>
        <w:p w14:paraId="1A194EE8" w14:textId="39A59221" w:rsidR="00F843F5" w:rsidRDefault="003B4409">
          <w:pPr>
            <w:pStyle w:val="TOC4"/>
            <w:rPr>
              <w:ins w:id="603" w:author="Summer 2023 updates" w:date="2024-07-31T13:42:00Z"/>
              <w:rFonts w:asciiTheme="minorHAnsi" w:hAnsiTheme="minorHAnsi"/>
              <w:noProof/>
            </w:rPr>
          </w:pPr>
          <w:ins w:id="604" w:author="Summer 2023 updates" w:date="2024-07-31T13:42:00Z">
            <w:r>
              <w:fldChar w:fldCharType="begin"/>
            </w:r>
            <w:r>
              <w:instrText xml:space="preserve"> HYPERLINK \l "_Toc141355790" </w:instrText>
            </w:r>
            <w:r>
              <w:fldChar w:fldCharType="separate"/>
            </w:r>
            <w:r w:rsidR="00F843F5" w:rsidRPr="006B7AE5">
              <w:rPr>
                <w:rStyle w:val="Hyperlink"/>
                <w:noProof/>
              </w:rPr>
              <w:t>—Secondary Education (Minor Only)</w:t>
            </w:r>
            <w:r w:rsidR="00F843F5">
              <w:rPr>
                <w:noProof/>
                <w:webHidden/>
              </w:rPr>
              <w:tab/>
            </w:r>
            <w:r w:rsidR="00F843F5">
              <w:rPr>
                <w:noProof/>
                <w:webHidden/>
              </w:rPr>
              <w:fldChar w:fldCharType="begin"/>
            </w:r>
            <w:r w:rsidR="00F843F5">
              <w:rPr>
                <w:noProof/>
                <w:webHidden/>
              </w:rPr>
              <w:instrText xml:space="preserve"> PAGEREF _Toc141355790 \h </w:instrText>
            </w:r>
            <w:r w:rsidR="00F843F5">
              <w:rPr>
                <w:noProof/>
                <w:webHidden/>
              </w:rPr>
            </w:r>
            <w:r w:rsidR="00F843F5">
              <w:rPr>
                <w:noProof/>
                <w:webHidden/>
              </w:rPr>
              <w:fldChar w:fldCharType="separate"/>
            </w:r>
            <w:r w:rsidR="00A74DA0">
              <w:rPr>
                <w:noProof/>
                <w:webHidden/>
              </w:rPr>
              <w:t>207</w:t>
            </w:r>
            <w:r w:rsidR="00F843F5">
              <w:rPr>
                <w:noProof/>
                <w:webHidden/>
              </w:rPr>
              <w:fldChar w:fldCharType="end"/>
            </w:r>
            <w:r>
              <w:rPr>
                <w:noProof/>
              </w:rPr>
              <w:fldChar w:fldCharType="end"/>
            </w:r>
          </w:ins>
        </w:p>
        <w:p w14:paraId="57F4DC24" w14:textId="007E0F7D" w:rsidR="00F843F5" w:rsidRDefault="003B4409">
          <w:pPr>
            <w:pStyle w:val="TOC4"/>
            <w:rPr>
              <w:ins w:id="605" w:author="Summer 2023 updates" w:date="2024-07-31T13:42:00Z"/>
              <w:rFonts w:asciiTheme="minorHAnsi" w:hAnsiTheme="minorHAnsi"/>
              <w:noProof/>
            </w:rPr>
          </w:pPr>
          <w:ins w:id="606" w:author="Summer 2023 updates" w:date="2024-07-31T13:42:00Z">
            <w:r>
              <w:fldChar w:fldCharType="begin"/>
            </w:r>
            <w:r>
              <w:instrText xml:space="preserve"> HYPERLINK \l "_Toc141355</w:instrText>
            </w:r>
            <w:r>
              <w:instrText xml:space="preserve">791" </w:instrText>
            </w:r>
            <w:r>
              <w:fldChar w:fldCharType="separate"/>
            </w:r>
            <w:r w:rsidR="00F843F5" w:rsidRPr="006B7AE5">
              <w:rPr>
                <w:rStyle w:val="Hyperlink"/>
                <w:noProof/>
              </w:rPr>
              <w:t>—Social &amp; Criminal Justice</w:t>
            </w:r>
            <w:r w:rsidR="00F843F5">
              <w:rPr>
                <w:noProof/>
                <w:webHidden/>
              </w:rPr>
              <w:tab/>
            </w:r>
            <w:r w:rsidR="00F843F5">
              <w:rPr>
                <w:noProof/>
                <w:webHidden/>
              </w:rPr>
              <w:fldChar w:fldCharType="begin"/>
            </w:r>
            <w:r w:rsidR="00F843F5">
              <w:rPr>
                <w:noProof/>
                <w:webHidden/>
              </w:rPr>
              <w:instrText xml:space="preserve"> PAGEREF _Toc141355791 \h </w:instrText>
            </w:r>
            <w:r w:rsidR="00F843F5">
              <w:rPr>
                <w:noProof/>
                <w:webHidden/>
              </w:rPr>
            </w:r>
            <w:r w:rsidR="00F843F5">
              <w:rPr>
                <w:noProof/>
                <w:webHidden/>
              </w:rPr>
              <w:fldChar w:fldCharType="separate"/>
            </w:r>
            <w:r w:rsidR="00A74DA0">
              <w:rPr>
                <w:noProof/>
                <w:webHidden/>
              </w:rPr>
              <w:t>207</w:t>
            </w:r>
            <w:r w:rsidR="00F843F5">
              <w:rPr>
                <w:noProof/>
                <w:webHidden/>
              </w:rPr>
              <w:fldChar w:fldCharType="end"/>
            </w:r>
            <w:r>
              <w:rPr>
                <w:noProof/>
              </w:rPr>
              <w:fldChar w:fldCharType="end"/>
            </w:r>
          </w:ins>
        </w:p>
        <w:p w14:paraId="67AE4451" w14:textId="4390636F" w:rsidR="00F843F5" w:rsidRDefault="003B4409">
          <w:pPr>
            <w:pStyle w:val="TOC4"/>
            <w:rPr>
              <w:ins w:id="607" w:author="Summer 2023 updates" w:date="2024-07-31T13:42:00Z"/>
              <w:rFonts w:asciiTheme="minorHAnsi" w:hAnsiTheme="minorHAnsi"/>
              <w:noProof/>
            </w:rPr>
          </w:pPr>
          <w:ins w:id="608" w:author="Summer 2023 updates" w:date="2024-07-31T13:42:00Z">
            <w:r>
              <w:fldChar w:fldCharType="begin"/>
            </w:r>
            <w:r>
              <w:instrText xml:space="preserve"> HYPERLINK \l "_Toc141355792" </w:instrText>
            </w:r>
            <w:r>
              <w:fldChar w:fldCharType="separate"/>
            </w:r>
            <w:r w:rsidR="00F843F5" w:rsidRPr="006B7AE5">
              <w:rPr>
                <w:rStyle w:val="Hyperlink"/>
                <w:noProof/>
              </w:rPr>
              <w:t>—Sociology</w:t>
            </w:r>
            <w:r w:rsidR="00F843F5">
              <w:rPr>
                <w:noProof/>
                <w:webHidden/>
              </w:rPr>
              <w:tab/>
            </w:r>
            <w:r w:rsidR="00F843F5">
              <w:rPr>
                <w:noProof/>
                <w:webHidden/>
              </w:rPr>
              <w:fldChar w:fldCharType="begin"/>
            </w:r>
            <w:r w:rsidR="00F843F5">
              <w:rPr>
                <w:noProof/>
                <w:webHidden/>
              </w:rPr>
              <w:instrText xml:space="preserve"> PAGEREF _Toc141355792 \h </w:instrText>
            </w:r>
            <w:r w:rsidR="00F843F5">
              <w:rPr>
                <w:noProof/>
                <w:webHidden/>
              </w:rPr>
            </w:r>
            <w:r w:rsidR="00F843F5">
              <w:rPr>
                <w:noProof/>
                <w:webHidden/>
              </w:rPr>
              <w:fldChar w:fldCharType="separate"/>
            </w:r>
            <w:r w:rsidR="00A74DA0">
              <w:rPr>
                <w:noProof/>
                <w:webHidden/>
              </w:rPr>
              <w:t>210</w:t>
            </w:r>
            <w:r w:rsidR="00F843F5">
              <w:rPr>
                <w:noProof/>
                <w:webHidden/>
              </w:rPr>
              <w:fldChar w:fldCharType="end"/>
            </w:r>
            <w:r>
              <w:rPr>
                <w:noProof/>
              </w:rPr>
              <w:fldChar w:fldCharType="end"/>
            </w:r>
          </w:ins>
        </w:p>
        <w:p w14:paraId="237FBF34" w14:textId="56A32F91" w:rsidR="00F843F5" w:rsidRDefault="003B4409">
          <w:pPr>
            <w:pStyle w:val="TOC4"/>
            <w:rPr>
              <w:ins w:id="609" w:author="Summer 2023 updates" w:date="2024-07-31T13:42:00Z"/>
              <w:rFonts w:asciiTheme="minorHAnsi" w:hAnsiTheme="minorHAnsi"/>
              <w:noProof/>
            </w:rPr>
          </w:pPr>
          <w:ins w:id="610" w:author="Summer 2023 updates" w:date="2024-07-31T13:42:00Z">
            <w:r>
              <w:fldChar w:fldCharType="begin"/>
            </w:r>
            <w:r>
              <w:instrText xml:space="preserve"> HYPERLINK \l "_Toc141355793" </w:instrText>
            </w:r>
            <w:r>
              <w:fldChar w:fldCharType="separate"/>
            </w:r>
            <w:r w:rsidR="00F843F5" w:rsidRPr="006B7AE5">
              <w:rPr>
                <w:rStyle w:val="Hyperlink"/>
                <w:noProof/>
              </w:rPr>
              <w:t>—Spanish / Spanish Studies</w:t>
            </w:r>
            <w:r w:rsidR="00F843F5">
              <w:rPr>
                <w:noProof/>
                <w:webHidden/>
              </w:rPr>
              <w:tab/>
            </w:r>
            <w:r w:rsidR="00F843F5">
              <w:rPr>
                <w:noProof/>
                <w:webHidden/>
              </w:rPr>
              <w:fldChar w:fldCharType="begin"/>
            </w:r>
            <w:r w:rsidR="00F843F5">
              <w:rPr>
                <w:noProof/>
                <w:webHidden/>
              </w:rPr>
              <w:instrText xml:space="preserve"> PAGEREF _Toc141355793 \h </w:instrText>
            </w:r>
            <w:r w:rsidR="00F843F5">
              <w:rPr>
                <w:noProof/>
                <w:webHidden/>
              </w:rPr>
            </w:r>
            <w:r w:rsidR="00F843F5">
              <w:rPr>
                <w:noProof/>
                <w:webHidden/>
              </w:rPr>
              <w:fldChar w:fldCharType="separate"/>
            </w:r>
            <w:r w:rsidR="00A74DA0">
              <w:rPr>
                <w:noProof/>
                <w:webHidden/>
              </w:rPr>
              <w:t>213</w:t>
            </w:r>
            <w:r w:rsidR="00F843F5">
              <w:rPr>
                <w:noProof/>
                <w:webHidden/>
              </w:rPr>
              <w:fldChar w:fldCharType="end"/>
            </w:r>
            <w:r>
              <w:rPr>
                <w:noProof/>
              </w:rPr>
              <w:fldChar w:fldCharType="end"/>
            </w:r>
          </w:ins>
        </w:p>
        <w:p w14:paraId="76D6F751" w14:textId="2D41192C" w:rsidR="00F843F5" w:rsidRDefault="003B4409">
          <w:pPr>
            <w:pStyle w:val="TOC4"/>
            <w:rPr>
              <w:ins w:id="611" w:author="Summer 2023 updates" w:date="2024-07-31T13:42:00Z"/>
              <w:rFonts w:asciiTheme="minorHAnsi" w:hAnsiTheme="minorHAnsi"/>
              <w:noProof/>
            </w:rPr>
          </w:pPr>
          <w:ins w:id="612" w:author="Summer 2023 updates" w:date="2024-07-31T13:42:00Z">
            <w:r>
              <w:fldChar w:fldCharType="begin"/>
            </w:r>
            <w:r>
              <w:instrText xml:space="preserve"> HYPERLINK \l "_Toc141355794" </w:instrText>
            </w:r>
            <w:r>
              <w:fldChar w:fldCharType="separate"/>
            </w:r>
            <w:r w:rsidR="00F843F5" w:rsidRPr="006B7AE5">
              <w:rPr>
                <w:rStyle w:val="Hyperlink"/>
                <w:noProof/>
              </w:rPr>
              <w:t xml:space="preserve">—Sports Management </w:t>
            </w:r>
            <w:r w:rsidR="00F843F5" w:rsidRPr="006B7AE5">
              <w:rPr>
                <w:rStyle w:val="Hyperlink"/>
                <w:rFonts w:eastAsiaTheme="minorHAnsi"/>
                <w:bCs/>
                <w:noProof/>
              </w:rPr>
              <w:t>(Courses Only)</w:t>
            </w:r>
            <w:r w:rsidR="00F843F5">
              <w:rPr>
                <w:noProof/>
                <w:webHidden/>
              </w:rPr>
              <w:tab/>
            </w:r>
            <w:r w:rsidR="00F843F5">
              <w:rPr>
                <w:noProof/>
                <w:webHidden/>
              </w:rPr>
              <w:fldChar w:fldCharType="begin"/>
            </w:r>
            <w:r w:rsidR="00F843F5">
              <w:rPr>
                <w:noProof/>
                <w:webHidden/>
              </w:rPr>
              <w:instrText xml:space="preserve"> PAGEREF _Toc141355794 \h </w:instrText>
            </w:r>
            <w:r w:rsidR="00F843F5">
              <w:rPr>
                <w:noProof/>
                <w:webHidden/>
              </w:rPr>
            </w:r>
            <w:r w:rsidR="00F843F5">
              <w:rPr>
                <w:noProof/>
                <w:webHidden/>
              </w:rPr>
              <w:fldChar w:fldCharType="separate"/>
            </w:r>
            <w:r w:rsidR="00A74DA0">
              <w:rPr>
                <w:noProof/>
                <w:webHidden/>
              </w:rPr>
              <w:t>217</w:t>
            </w:r>
            <w:r w:rsidR="00F843F5">
              <w:rPr>
                <w:noProof/>
                <w:webHidden/>
              </w:rPr>
              <w:fldChar w:fldCharType="end"/>
            </w:r>
            <w:r>
              <w:rPr>
                <w:noProof/>
              </w:rPr>
              <w:fldChar w:fldCharType="end"/>
            </w:r>
          </w:ins>
        </w:p>
        <w:p w14:paraId="2FDADEEE" w14:textId="11F8E550" w:rsidR="00F843F5" w:rsidRDefault="003B4409">
          <w:pPr>
            <w:pStyle w:val="TOC4"/>
            <w:rPr>
              <w:ins w:id="613" w:author="Summer 2023 updates" w:date="2024-07-31T13:42:00Z"/>
              <w:rFonts w:asciiTheme="minorHAnsi" w:hAnsiTheme="minorHAnsi"/>
              <w:noProof/>
            </w:rPr>
          </w:pPr>
          <w:ins w:id="614" w:author="Summer 2023 updates" w:date="2024-07-31T13:42:00Z">
            <w:r>
              <w:fldChar w:fldCharType="begin"/>
            </w:r>
            <w:r>
              <w:instrText xml:space="preserve"> HYPERLINK \l "_Toc141355795" </w:instrText>
            </w:r>
            <w:r>
              <w:fldChar w:fldCharType="separate"/>
            </w:r>
            <w:r w:rsidR="00F843F5" w:rsidRPr="006B7AE5">
              <w:rPr>
                <w:rStyle w:val="Hyperlink"/>
                <w:noProof/>
              </w:rPr>
              <w:t>—Statistics (Courses Only)</w:t>
            </w:r>
            <w:r w:rsidR="00F843F5">
              <w:rPr>
                <w:noProof/>
                <w:webHidden/>
              </w:rPr>
              <w:tab/>
            </w:r>
            <w:r w:rsidR="00F843F5">
              <w:rPr>
                <w:noProof/>
                <w:webHidden/>
              </w:rPr>
              <w:fldChar w:fldCharType="begin"/>
            </w:r>
            <w:r w:rsidR="00F843F5">
              <w:rPr>
                <w:noProof/>
                <w:webHidden/>
              </w:rPr>
              <w:instrText xml:space="preserve"> PAGEREF _Toc141355795 \h </w:instrText>
            </w:r>
            <w:r w:rsidR="00F843F5">
              <w:rPr>
                <w:noProof/>
                <w:webHidden/>
              </w:rPr>
            </w:r>
            <w:r w:rsidR="00F843F5">
              <w:rPr>
                <w:noProof/>
                <w:webHidden/>
              </w:rPr>
              <w:fldChar w:fldCharType="separate"/>
            </w:r>
            <w:r w:rsidR="00A74DA0">
              <w:rPr>
                <w:noProof/>
                <w:webHidden/>
              </w:rPr>
              <w:t>217</w:t>
            </w:r>
            <w:r w:rsidR="00F843F5">
              <w:rPr>
                <w:noProof/>
                <w:webHidden/>
              </w:rPr>
              <w:fldChar w:fldCharType="end"/>
            </w:r>
            <w:r>
              <w:rPr>
                <w:noProof/>
              </w:rPr>
              <w:fldChar w:fldCharType="end"/>
            </w:r>
          </w:ins>
        </w:p>
        <w:p w14:paraId="7AA717B7" w14:textId="547FCAC5" w:rsidR="00F843F5" w:rsidRDefault="003B4409">
          <w:pPr>
            <w:pStyle w:val="TOC4"/>
            <w:rPr>
              <w:ins w:id="615" w:author="Summer 2023 updates" w:date="2024-07-31T13:42:00Z"/>
              <w:rFonts w:asciiTheme="minorHAnsi" w:hAnsiTheme="minorHAnsi"/>
              <w:noProof/>
            </w:rPr>
          </w:pPr>
          <w:ins w:id="616" w:author="Summer 2023 updates" w:date="2024-07-31T13:42:00Z">
            <w:r>
              <w:fldChar w:fldCharType="begin"/>
            </w:r>
            <w:r>
              <w:instrText xml:space="preserve"> HYPERLINK \l "_Toc141355796" </w:instrText>
            </w:r>
            <w:r>
              <w:fldChar w:fldCharType="separate"/>
            </w:r>
            <w:r w:rsidR="00F843F5" w:rsidRPr="006B7AE5">
              <w:rPr>
                <w:rStyle w:val="Hyperlink"/>
                <w:noProof/>
              </w:rPr>
              <w:t>—Theatre Arts</w:t>
            </w:r>
            <w:r w:rsidR="00F843F5">
              <w:rPr>
                <w:noProof/>
                <w:webHidden/>
              </w:rPr>
              <w:tab/>
            </w:r>
            <w:r w:rsidR="00F843F5">
              <w:rPr>
                <w:noProof/>
                <w:webHidden/>
              </w:rPr>
              <w:fldChar w:fldCharType="begin"/>
            </w:r>
            <w:r w:rsidR="00F843F5">
              <w:rPr>
                <w:noProof/>
                <w:webHidden/>
              </w:rPr>
              <w:instrText xml:space="preserve"> PAGEREF _Toc141355796 \h </w:instrText>
            </w:r>
            <w:r w:rsidR="00F843F5">
              <w:rPr>
                <w:noProof/>
                <w:webHidden/>
              </w:rPr>
            </w:r>
            <w:r w:rsidR="00F843F5">
              <w:rPr>
                <w:noProof/>
                <w:webHidden/>
              </w:rPr>
              <w:fldChar w:fldCharType="separate"/>
            </w:r>
            <w:r w:rsidR="00A74DA0">
              <w:rPr>
                <w:noProof/>
                <w:webHidden/>
              </w:rPr>
              <w:t>218</w:t>
            </w:r>
            <w:r w:rsidR="00F843F5">
              <w:rPr>
                <w:noProof/>
                <w:webHidden/>
              </w:rPr>
              <w:fldChar w:fldCharType="end"/>
            </w:r>
            <w:r>
              <w:rPr>
                <w:noProof/>
              </w:rPr>
              <w:fldChar w:fldCharType="end"/>
            </w:r>
          </w:ins>
        </w:p>
        <w:p w14:paraId="7745BDB7" w14:textId="2D769D66" w:rsidR="00F843F5" w:rsidRDefault="003B4409">
          <w:pPr>
            <w:pStyle w:val="TOC4"/>
            <w:rPr>
              <w:ins w:id="617" w:author="Summer 2023 updates" w:date="2024-07-31T13:42:00Z"/>
              <w:rFonts w:asciiTheme="minorHAnsi" w:hAnsiTheme="minorHAnsi"/>
              <w:noProof/>
            </w:rPr>
          </w:pPr>
          <w:ins w:id="618" w:author="Summer 2023 updates" w:date="2024-07-31T13:42:00Z">
            <w:r>
              <w:fldChar w:fldCharType="begin"/>
            </w:r>
            <w:r>
              <w:instrText xml:space="preserve"> HYPERLINK \l "_Toc141355797" </w:instrText>
            </w:r>
            <w:r>
              <w:fldChar w:fldCharType="separate"/>
            </w:r>
            <w:r w:rsidR="00F843F5" w:rsidRPr="006B7AE5">
              <w:rPr>
                <w:rStyle w:val="Hyperlink"/>
                <w:noProof/>
              </w:rPr>
              <w:t>—Workshops (Courses Only)</w:t>
            </w:r>
            <w:r w:rsidR="00F843F5">
              <w:rPr>
                <w:noProof/>
                <w:webHidden/>
              </w:rPr>
              <w:tab/>
            </w:r>
            <w:r w:rsidR="00F843F5">
              <w:rPr>
                <w:noProof/>
                <w:webHidden/>
              </w:rPr>
              <w:fldChar w:fldCharType="begin"/>
            </w:r>
            <w:r w:rsidR="00F843F5">
              <w:rPr>
                <w:noProof/>
                <w:webHidden/>
              </w:rPr>
              <w:instrText xml:space="preserve"> PAGEREF _Toc141355797 \h </w:instrText>
            </w:r>
            <w:r w:rsidR="00F843F5">
              <w:rPr>
                <w:noProof/>
                <w:webHidden/>
              </w:rPr>
            </w:r>
            <w:r w:rsidR="00F843F5">
              <w:rPr>
                <w:noProof/>
                <w:webHidden/>
              </w:rPr>
              <w:fldChar w:fldCharType="separate"/>
            </w:r>
            <w:r w:rsidR="00A74DA0">
              <w:rPr>
                <w:noProof/>
                <w:webHidden/>
              </w:rPr>
              <w:t>223</w:t>
            </w:r>
            <w:r w:rsidR="00F843F5">
              <w:rPr>
                <w:noProof/>
                <w:webHidden/>
              </w:rPr>
              <w:fldChar w:fldCharType="end"/>
            </w:r>
            <w:r>
              <w:rPr>
                <w:noProof/>
              </w:rPr>
              <w:fldChar w:fldCharType="end"/>
            </w:r>
          </w:ins>
        </w:p>
        <w:p w14:paraId="498C0799" w14:textId="05E2DFDF" w:rsidR="00F843F5" w:rsidRDefault="003B4409">
          <w:pPr>
            <w:pStyle w:val="TOC4"/>
            <w:rPr>
              <w:ins w:id="619" w:author="Summer 2023 updates" w:date="2024-07-31T13:42:00Z"/>
              <w:rFonts w:asciiTheme="minorHAnsi" w:hAnsiTheme="minorHAnsi"/>
              <w:noProof/>
            </w:rPr>
          </w:pPr>
          <w:ins w:id="620" w:author="Summer 2023 updates" w:date="2024-07-31T13:42:00Z">
            <w:r>
              <w:fldChar w:fldCharType="begin"/>
            </w:r>
            <w:r>
              <w:instrText xml:space="preserve"> HYPERLINK \l "_Toc141355798" </w:instrText>
            </w:r>
            <w:r>
              <w:fldChar w:fldCharType="separate"/>
            </w:r>
            <w:r w:rsidR="00F843F5" w:rsidRPr="006B7AE5">
              <w:rPr>
                <w:rStyle w:val="Hyperlink"/>
                <w:rFonts w:cs="Times New Roman"/>
                <w:noProof/>
              </w:rPr>
              <w:t>—</w:t>
            </w:r>
            <w:r w:rsidR="00F843F5" w:rsidRPr="006B7AE5">
              <w:rPr>
                <w:rStyle w:val="Hyperlink"/>
                <w:noProof/>
              </w:rPr>
              <w:t>Writing</w:t>
            </w:r>
            <w:r w:rsidR="00F843F5">
              <w:rPr>
                <w:noProof/>
                <w:webHidden/>
              </w:rPr>
              <w:tab/>
            </w:r>
            <w:r w:rsidR="00F843F5">
              <w:rPr>
                <w:noProof/>
                <w:webHidden/>
              </w:rPr>
              <w:fldChar w:fldCharType="begin"/>
            </w:r>
            <w:r w:rsidR="00F843F5">
              <w:rPr>
                <w:noProof/>
                <w:webHidden/>
              </w:rPr>
              <w:instrText xml:space="preserve"> PAGEREF _Toc141355798 \h </w:instrText>
            </w:r>
            <w:r w:rsidR="00F843F5">
              <w:rPr>
                <w:noProof/>
                <w:webHidden/>
              </w:rPr>
            </w:r>
            <w:r w:rsidR="00F843F5">
              <w:rPr>
                <w:noProof/>
                <w:webHidden/>
              </w:rPr>
              <w:fldChar w:fldCharType="separate"/>
            </w:r>
            <w:r w:rsidR="00A74DA0">
              <w:rPr>
                <w:noProof/>
                <w:webHidden/>
              </w:rPr>
              <w:t>224</w:t>
            </w:r>
            <w:r w:rsidR="00F843F5">
              <w:rPr>
                <w:noProof/>
                <w:webHidden/>
              </w:rPr>
              <w:fldChar w:fldCharType="end"/>
            </w:r>
            <w:r>
              <w:rPr>
                <w:noProof/>
              </w:rPr>
              <w:fldChar w:fldCharType="end"/>
            </w:r>
          </w:ins>
        </w:p>
        <w:p w14:paraId="1C0C44A3" w14:textId="51945008" w:rsidR="00F843F5" w:rsidRDefault="003B4409">
          <w:pPr>
            <w:pStyle w:val="TOC3"/>
            <w:rPr>
              <w:ins w:id="621" w:author="Summer 2023 updates" w:date="2024-07-31T13:42:00Z"/>
              <w:rFonts w:asciiTheme="minorHAnsi" w:eastAsiaTheme="minorEastAsia" w:hAnsiTheme="minorHAnsi" w:cstheme="minorBidi"/>
              <w:bCs w:val="0"/>
              <w:caps w:val="0"/>
              <w:lang w:bidi="ar-SA"/>
            </w:rPr>
          </w:pPr>
          <w:ins w:id="622" w:author="Summer 2023 updates" w:date="2024-07-31T13:42:00Z">
            <w:r>
              <w:fldChar w:fldCharType="begin"/>
            </w:r>
            <w:r>
              <w:instrText xml:space="preserve"> HYPERLINK \l "_Toc141355799" </w:instrText>
            </w:r>
            <w:r>
              <w:fldChar w:fldCharType="separate"/>
            </w:r>
            <w:r w:rsidR="00F843F5" w:rsidRPr="006B7AE5">
              <w:rPr>
                <w:rStyle w:val="Hyperlink"/>
              </w:rPr>
              <w:t>RESERVE OFFICER TRAINING CORPS</w:t>
            </w:r>
            <w:r w:rsidR="00F843F5">
              <w:rPr>
                <w:webHidden/>
              </w:rPr>
              <w:tab/>
            </w:r>
            <w:r w:rsidR="00F843F5">
              <w:rPr>
                <w:webHidden/>
              </w:rPr>
              <w:fldChar w:fldCharType="begin"/>
            </w:r>
            <w:r w:rsidR="00F843F5">
              <w:rPr>
                <w:webHidden/>
              </w:rPr>
              <w:instrText xml:space="preserve"> PAGEREF _Toc141355799 \h </w:instrText>
            </w:r>
            <w:r w:rsidR="00F843F5">
              <w:rPr>
                <w:webHidden/>
              </w:rPr>
            </w:r>
            <w:r w:rsidR="00F843F5">
              <w:rPr>
                <w:webHidden/>
              </w:rPr>
              <w:fldChar w:fldCharType="separate"/>
            </w:r>
            <w:r w:rsidR="00A74DA0">
              <w:rPr>
                <w:webHidden/>
              </w:rPr>
              <w:t>225</w:t>
            </w:r>
            <w:r w:rsidR="00F843F5">
              <w:rPr>
                <w:webHidden/>
              </w:rPr>
              <w:fldChar w:fldCharType="end"/>
            </w:r>
            <w:r>
              <w:fldChar w:fldCharType="end"/>
            </w:r>
          </w:ins>
        </w:p>
        <w:p w14:paraId="1DB1E2B4" w14:textId="412721B7" w:rsidR="00F843F5" w:rsidRDefault="003B4409">
          <w:pPr>
            <w:pStyle w:val="TOC4"/>
            <w:rPr>
              <w:ins w:id="623" w:author="Summer 2023 updates" w:date="2024-07-31T13:42:00Z"/>
              <w:rFonts w:asciiTheme="minorHAnsi" w:hAnsiTheme="minorHAnsi"/>
              <w:noProof/>
            </w:rPr>
          </w:pPr>
          <w:ins w:id="624" w:author="Summer 2023 updates" w:date="2024-07-31T13:42:00Z">
            <w:r>
              <w:fldChar w:fldCharType="begin"/>
            </w:r>
            <w:r>
              <w:instrText xml:space="preserve"> HYPERLINK \l "_Toc14135580</w:instrText>
            </w:r>
            <w:r>
              <w:instrText xml:space="preserve">0" </w:instrText>
            </w:r>
            <w:r>
              <w:fldChar w:fldCharType="separate"/>
            </w:r>
            <w:r w:rsidR="00F843F5" w:rsidRPr="006B7AE5">
              <w:rPr>
                <w:rStyle w:val="Hyperlink"/>
                <w:noProof/>
              </w:rPr>
              <w:t>—Aerospace Studies</w:t>
            </w:r>
            <w:r w:rsidR="00F843F5">
              <w:rPr>
                <w:noProof/>
                <w:webHidden/>
              </w:rPr>
              <w:tab/>
            </w:r>
            <w:r w:rsidR="00F843F5">
              <w:rPr>
                <w:noProof/>
                <w:webHidden/>
              </w:rPr>
              <w:fldChar w:fldCharType="begin"/>
            </w:r>
            <w:r w:rsidR="00F843F5">
              <w:rPr>
                <w:noProof/>
                <w:webHidden/>
              </w:rPr>
              <w:instrText xml:space="preserve"> PAGEREF _Toc141355800 \h </w:instrText>
            </w:r>
            <w:r w:rsidR="00F843F5">
              <w:rPr>
                <w:noProof/>
                <w:webHidden/>
              </w:rPr>
            </w:r>
            <w:r w:rsidR="00F843F5">
              <w:rPr>
                <w:noProof/>
                <w:webHidden/>
              </w:rPr>
              <w:fldChar w:fldCharType="separate"/>
            </w:r>
            <w:r w:rsidR="00A74DA0">
              <w:rPr>
                <w:noProof/>
                <w:webHidden/>
              </w:rPr>
              <w:t>225</w:t>
            </w:r>
            <w:r w:rsidR="00F843F5">
              <w:rPr>
                <w:noProof/>
                <w:webHidden/>
              </w:rPr>
              <w:fldChar w:fldCharType="end"/>
            </w:r>
            <w:r>
              <w:rPr>
                <w:noProof/>
              </w:rPr>
              <w:fldChar w:fldCharType="end"/>
            </w:r>
          </w:ins>
        </w:p>
        <w:p w14:paraId="4C52E3CA" w14:textId="1C5FBC09" w:rsidR="00F843F5" w:rsidRDefault="003B4409">
          <w:pPr>
            <w:pStyle w:val="TOC4"/>
            <w:rPr>
              <w:ins w:id="625" w:author="Summer 2023 updates" w:date="2024-07-31T13:42:00Z"/>
              <w:rFonts w:asciiTheme="minorHAnsi" w:hAnsiTheme="minorHAnsi"/>
              <w:noProof/>
            </w:rPr>
          </w:pPr>
          <w:ins w:id="626" w:author="Summer 2023 updates" w:date="2024-07-31T13:42:00Z">
            <w:r>
              <w:fldChar w:fldCharType="begin"/>
            </w:r>
            <w:r>
              <w:instrText xml:space="preserve"> HYPERLINK \l "_Toc141355801" </w:instrText>
            </w:r>
            <w:r>
              <w:fldChar w:fldCharType="separate"/>
            </w:r>
            <w:r w:rsidR="00F843F5" w:rsidRPr="006B7AE5">
              <w:rPr>
                <w:rStyle w:val="Hyperlink"/>
                <w:noProof/>
              </w:rPr>
              <w:t>—Military Science</w:t>
            </w:r>
            <w:r w:rsidR="00F843F5">
              <w:rPr>
                <w:noProof/>
                <w:webHidden/>
              </w:rPr>
              <w:tab/>
            </w:r>
            <w:r w:rsidR="00F843F5">
              <w:rPr>
                <w:noProof/>
                <w:webHidden/>
              </w:rPr>
              <w:fldChar w:fldCharType="begin"/>
            </w:r>
            <w:r w:rsidR="00F843F5">
              <w:rPr>
                <w:noProof/>
                <w:webHidden/>
              </w:rPr>
              <w:instrText xml:space="preserve"> PAGEREF _Toc141355801 \h </w:instrText>
            </w:r>
            <w:r w:rsidR="00F843F5">
              <w:rPr>
                <w:noProof/>
                <w:webHidden/>
              </w:rPr>
            </w:r>
            <w:r w:rsidR="00F843F5">
              <w:rPr>
                <w:noProof/>
                <w:webHidden/>
              </w:rPr>
              <w:fldChar w:fldCharType="separate"/>
            </w:r>
            <w:r w:rsidR="00A74DA0">
              <w:rPr>
                <w:noProof/>
                <w:webHidden/>
              </w:rPr>
              <w:t>226</w:t>
            </w:r>
            <w:r w:rsidR="00F843F5">
              <w:rPr>
                <w:noProof/>
                <w:webHidden/>
              </w:rPr>
              <w:fldChar w:fldCharType="end"/>
            </w:r>
            <w:r>
              <w:rPr>
                <w:noProof/>
              </w:rPr>
              <w:fldChar w:fldCharType="end"/>
            </w:r>
          </w:ins>
        </w:p>
        <w:p w14:paraId="22F99267" w14:textId="3DA66D33" w:rsidR="00F843F5" w:rsidRDefault="003B4409">
          <w:pPr>
            <w:pStyle w:val="TOC1"/>
            <w:tabs>
              <w:tab w:val="right" w:leader="dot" w:pos="10070"/>
            </w:tabs>
            <w:rPr>
              <w:ins w:id="627" w:author="Summer 2023 updates" w:date="2024-07-31T13:42:00Z"/>
              <w:rFonts w:asciiTheme="minorHAnsi" w:hAnsiTheme="minorHAnsi"/>
              <w:noProof/>
            </w:rPr>
          </w:pPr>
          <w:ins w:id="628" w:author="Summer 2023 updates" w:date="2024-07-31T13:42:00Z">
            <w:r>
              <w:fldChar w:fldCharType="begin"/>
            </w:r>
            <w:r>
              <w:instrText xml:space="preserve"> HYPERLINK \l "_Toc141355802" </w:instrText>
            </w:r>
            <w:r>
              <w:fldChar w:fldCharType="separate"/>
            </w:r>
            <w:r w:rsidR="00F843F5" w:rsidRPr="006B7AE5">
              <w:rPr>
                <w:rStyle w:val="Hyperlink"/>
                <w:noProof/>
              </w:rPr>
              <w:t>ADMISSION</w:t>
            </w:r>
            <w:r w:rsidR="00F843F5">
              <w:rPr>
                <w:noProof/>
                <w:webHidden/>
              </w:rPr>
              <w:tab/>
            </w:r>
            <w:r w:rsidR="00F843F5">
              <w:rPr>
                <w:noProof/>
                <w:webHidden/>
              </w:rPr>
              <w:fldChar w:fldCharType="begin"/>
            </w:r>
            <w:r w:rsidR="00F843F5">
              <w:rPr>
                <w:noProof/>
                <w:webHidden/>
              </w:rPr>
              <w:instrText xml:space="preserve"> PAGEREF _Toc141355802 \h </w:instrText>
            </w:r>
            <w:r w:rsidR="00F843F5">
              <w:rPr>
                <w:noProof/>
                <w:webHidden/>
              </w:rPr>
            </w:r>
            <w:r w:rsidR="00F843F5">
              <w:rPr>
                <w:noProof/>
                <w:webHidden/>
              </w:rPr>
              <w:fldChar w:fldCharType="separate"/>
            </w:r>
            <w:r w:rsidR="00A74DA0">
              <w:rPr>
                <w:noProof/>
                <w:webHidden/>
              </w:rPr>
              <w:t>230</w:t>
            </w:r>
            <w:r w:rsidR="00F843F5">
              <w:rPr>
                <w:noProof/>
                <w:webHidden/>
              </w:rPr>
              <w:fldChar w:fldCharType="end"/>
            </w:r>
            <w:r>
              <w:rPr>
                <w:noProof/>
              </w:rPr>
              <w:fldChar w:fldCharType="end"/>
            </w:r>
          </w:ins>
        </w:p>
        <w:p w14:paraId="5B7240F9" w14:textId="121828D8" w:rsidR="00F843F5" w:rsidRDefault="003B4409">
          <w:pPr>
            <w:pStyle w:val="TOC4"/>
            <w:rPr>
              <w:ins w:id="629" w:author="Summer 2023 updates" w:date="2024-07-31T13:42:00Z"/>
              <w:rFonts w:asciiTheme="minorHAnsi" w:hAnsiTheme="minorHAnsi"/>
              <w:noProof/>
            </w:rPr>
          </w:pPr>
          <w:ins w:id="630" w:author="Summer 2023 updates" w:date="2024-07-31T13:42:00Z">
            <w:r>
              <w:fldChar w:fldCharType="begin"/>
            </w:r>
            <w:r>
              <w:instrText xml:space="preserve"> HYPERLINK \l "_Toc141355803" </w:instrText>
            </w:r>
            <w:r>
              <w:fldChar w:fldCharType="separate"/>
            </w:r>
            <w:r w:rsidR="00F843F5" w:rsidRPr="006B7AE5">
              <w:rPr>
                <w:rStyle w:val="Hyperlink"/>
                <w:noProof/>
              </w:rPr>
              <w:t>Interviews and Visiting the Campus</w:t>
            </w:r>
            <w:r w:rsidR="00F843F5">
              <w:rPr>
                <w:noProof/>
                <w:webHidden/>
              </w:rPr>
              <w:tab/>
            </w:r>
            <w:r w:rsidR="00F843F5">
              <w:rPr>
                <w:noProof/>
                <w:webHidden/>
              </w:rPr>
              <w:fldChar w:fldCharType="begin"/>
            </w:r>
            <w:r w:rsidR="00F843F5">
              <w:rPr>
                <w:noProof/>
                <w:webHidden/>
              </w:rPr>
              <w:instrText xml:space="preserve"> PAGEREF _Toc141355803 \h </w:instrText>
            </w:r>
            <w:r w:rsidR="00F843F5">
              <w:rPr>
                <w:noProof/>
                <w:webHidden/>
              </w:rPr>
            </w:r>
            <w:r w:rsidR="00F843F5">
              <w:rPr>
                <w:noProof/>
                <w:webHidden/>
              </w:rPr>
              <w:fldChar w:fldCharType="separate"/>
            </w:r>
            <w:r w:rsidR="00A74DA0">
              <w:rPr>
                <w:noProof/>
                <w:webHidden/>
              </w:rPr>
              <w:t>230</w:t>
            </w:r>
            <w:r w:rsidR="00F843F5">
              <w:rPr>
                <w:noProof/>
                <w:webHidden/>
              </w:rPr>
              <w:fldChar w:fldCharType="end"/>
            </w:r>
            <w:r>
              <w:rPr>
                <w:noProof/>
              </w:rPr>
              <w:fldChar w:fldCharType="end"/>
            </w:r>
          </w:ins>
        </w:p>
        <w:p w14:paraId="49337C34" w14:textId="10DD04D3" w:rsidR="00F843F5" w:rsidRDefault="003B4409">
          <w:pPr>
            <w:pStyle w:val="TOC4"/>
            <w:rPr>
              <w:ins w:id="631" w:author="Summer 2023 updates" w:date="2024-07-31T13:42:00Z"/>
              <w:rFonts w:asciiTheme="minorHAnsi" w:hAnsiTheme="minorHAnsi"/>
              <w:noProof/>
            </w:rPr>
          </w:pPr>
          <w:ins w:id="632" w:author="Summer 2023 updates" w:date="2024-07-31T13:42:00Z">
            <w:r>
              <w:fldChar w:fldCharType="begin"/>
            </w:r>
            <w:r>
              <w:instrText xml:space="preserve"> HYPERLINK \l "_Toc141355804" </w:instrText>
            </w:r>
            <w:r>
              <w:fldChar w:fldCharType="separate"/>
            </w:r>
            <w:r w:rsidR="00F843F5" w:rsidRPr="006B7AE5">
              <w:rPr>
                <w:rStyle w:val="Hyperlink"/>
                <w:noProof/>
              </w:rPr>
              <w:t>First-Year Applicants</w:t>
            </w:r>
            <w:r w:rsidR="00F843F5">
              <w:rPr>
                <w:noProof/>
                <w:webHidden/>
              </w:rPr>
              <w:tab/>
            </w:r>
            <w:r w:rsidR="00F843F5">
              <w:rPr>
                <w:noProof/>
                <w:webHidden/>
              </w:rPr>
              <w:fldChar w:fldCharType="begin"/>
            </w:r>
            <w:r w:rsidR="00F843F5">
              <w:rPr>
                <w:noProof/>
                <w:webHidden/>
              </w:rPr>
              <w:instrText xml:space="preserve"> PAGEREF _Toc141355804 \h </w:instrText>
            </w:r>
            <w:r w:rsidR="00F843F5">
              <w:rPr>
                <w:noProof/>
                <w:webHidden/>
              </w:rPr>
            </w:r>
            <w:r w:rsidR="00F843F5">
              <w:rPr>
                <w:noProof/>
                <w:webHidden/>
              </w:rPr>
              <w:fldChar w:fldCharType="separate"/>
            </w:r>
            <w:r w:rsidR="00A74DA0">
              <w:rPr>
                <w:noProof/>
                <w:webHidden/>
              </w:rPr>
              <w:t>230</w:t>
            </w:r>
            <w:r w:rsidR="00F843F5">
              <w:rPr>
                <w:noProof/>
                <w:webHidden/>
              </w:rPr>
              <w:fldChar w:fldCharType="end"/>
            </w:r>
            <w:r>
              <w:rPr>
                <w:noProof/>
              </w:rPr>
              <w:fldChar w:fldCharType="end"/>
            </w:r>
          </w:ins>
        </w:p>
        <w:p w14:paraId="5730B85F" w14:textId="7765C888" w:rsidR="00F843F5" w:rsidRDefault="003B4409">
          <w:pPr>
            <w:pStyle w:val="TOC4"/>
            <w:rPr>
              <w:ins w:id="633" w:author="Summer 2023 updates" w:date="2024-07-31T13:42:00Z"/>
              <w:rFonts w:asciiTheme="minorHAnsi" w:hAnsiTheme="minorHAnsi"/>
              <w:noProof/>
            </w:rPr>
          </w:pPr>
          <w:ins w:id="634" w:author="Summer 2023 updates" w:date="2024-07-31T13:42:00Z">
            <w:r>
              <w:fldChar w:fldCharType="begin"/>
            </w:r>
            <w:r>
              <w:instrText xml:space="preserve"> HYPERLINK \l "_Toc141355805" </w:instrText>
            </w:r>
            <w:r>
              <w:fldChar w:fldCharType="separate"/>
            </w:r>
            <w:r w:rsidR="00F843F5" w:rsidRPr="006B7AE5">
              <w:rPr>
                <w:rStyle w:val="Hyperlink"/>
                <w:noProof/>
              </w:rPr>
              <w:t>Transfer Applicants</w:t>
            </w:r>
            <w:r w:rsidR="00F843F5">
              <w:rPr>
                <w:noProof/>
                <w:webHidden/>
              </w:rPr>
              <w:tab/>
            </w:r>
            <w:r w:rsidR="00F843F5">
              <w:rPr>
                <w:noProof/>
                <w:webHidden/>
              </w:rPr>
              <w:fldChar w:fldCharType="begin"/>
            </w:r>
            <w:r w:rsidR="00F843F5">
              <w:rPr>
                <w:noProof/>
                <w:webHidden/>
              </w:rPr>
              <w:instrText xml:space="preserve"> PAGEREF _Toc141355805 \h </w:instrText>
            </w:r>
            <w:r w:rsidR="00F843F5">
              <w:rPr>
                <w:noProof/>
                <w:webHidden/>
              </w:rPr>
            </w:r>
            <w:r w:rsidR="00F843F5">
              <w:rPr>
                <w:noProof/>
                <w:webHidden/>
              </w:rPr>
              <w:fldChar w:fldCharType="separate"/>
            </w:r>
            <w:r w:rsidR="00A74DA0">
              <w:rPr>
                <w:noProof/>
                <w:webHidden/>
              </w:rPr>
              <w:t>231</w:t>
            </w:r>
            <w:r w:rsidR="00F843F5">
              <w:rPr>
                <w:noProof/>
                <w:webHidden/>
              </w:rPr>
              <w:fldChar w:fldCharType="end"/>
            </w:r>
            <w:r>
              <w:rPr>
                <w:noProof/>
              </w:rPr>
              <w:fldChar w:fldCharType="end"/>
            </w:r>
          </w:ins>
        </w:p>
        <w:p w14:paraId="031DFA6B" w14:textId="053F82CE" w:rsidR="00F843F5" w:rsidRDefault="003B4409">
          <w:pPr>
            <w:pStyle w:val="TOC4"/>
            <w:rPr>
              <w:ins w:id="635" w:author="Summer 2023 updates" w:date="2024-07-31T13:42:00Z"/>
              <w:rFonts w:asciiTheme="minorHAnsi" w:hAnsiTheme="minorHAnsi"/>
              <w:noProof/>
            </w:rPr>
          </w:pPr>
          <w:ins w:id="636" w:author="Summer 2023 updates" w:date="2024-07-31T13:42:00Z">
            <w:r>
              <w:fldChar w:fldCharType="begin"/>
            </w:r>
            <w:r>
              <w:instrText xml:space="preserve"> HYPERLINK \l "_Toc141355806" </w:instrText>
            </w:r>
            <w:r>
              <w:fldChar w:fldCharType="separate"/>
            </w:r>
            <w:r w:rsidR="00F843F5" w:rsidRPr="006B7AE5">
              <w:rPr>
                <w:rStyle w:val="Hyperlink"/>
                <w:noProof/>
              </w:rPr>
              <w:t>International Applicants</w:t>
            </w:r>
            <w:r w:rsidR="00F843F5">
              <w:rPr>
                <w:noProof/>
                <w:webHidden/>
              </w:rPr>
              <w:tab/>
            </w:r>
            <w:r w:rsidR="00F843F5">
              <w:rPr>
                <w:noProof/>
                <w:webHidden/>
              </w:rPr>
              <w:fldChar w:fldCharType="begin"/>
            </w:r>
            <w:r w:rsidR="00F843F5">
              <w:rPr>
                <w:noProof/>
                <w:webHidden/>
              </w:rPr>
              <w:instrText xml:space="preserve"> PAGEREF _Toc141355806 \h </w:instrText>
            </w:r>
            <w:r w:rsidR="00F843F5">
              <w:rPr>
                <w:noProof/>
                <w:webHidden/>
              </w:rPr>
            </w:r>
            <w:r w:rsidR="00F843F5">
              <w:rPr>
                <w:noProof/>
                <w:webHidden/>
              </w:rPr>
              <w:fldChar w:fldCharType="separate"/>
            </w:r>
            <w:r w:rsidR="00A74DA0">
              <w:rPr>
                <w:noProof/>
                <w:webHidden/>
              </w:rPr>
              <w:t>232</w:t>
            </w:r>
            <w:r w:rsidR="00F843F5">
              <w:rPr>
                <w:noProof/>
                <w:webHidden/>
              </w:rPr>
              <w:fldChar w:fldCharType="end"/>
            </w:r>
            <w:r>
              <w:rPr>
                <w:noProof/>
              </w:rPr>
              <w:fldChar w:fldCharType="end"/>
            </w:r>
          </w:ins>
        </w:p>
        <w:p w14:paraId="301C8F8C" w14:textId="6F4523B1" w:rsidR="00F843F5" w:rsidRDefault="003B4409">
          <w:pPr>
            <w:pStyle w:val="TOC4"/>
            <w:rPr>
              <w:ins w:id="637" w:author="Summer 2023 updates" w:date="2024-07-31T13:42:00Z"/>
              <w:rFonts w:asciiTheme="minorHAnsi" w:hAnsiTheme="minorHAnsi"/>
              <w:noProof/>
            </w:rPr>
          </w:pPr>
          <w:ins w:id="638" w:author="Summer 2023 updates" w:date="2024-07-31T13:42:00Z">
            <w:r>
              <w:fldChar w:fldCharType="begin"/>
            </w:r>
            <w:r>
              <w:instrText xml:space="preserve"> HYPERLINK \l "_Toc141355807" </w:instrText>
            </w:r>
            <w:r>
              <w:fldChar w:fldCharType="separate"/>
            </w:r>
            <w:r w:rsidR="00F843F5" w:rsidRPr="006B7AE5">
              <w:rPr>
                <w:rStyle w:val="Hyperlink"/>
                <w:noProof/>
              </w:rPr>
              <w:t>Post-Secondary Enrollment</w:t>
            </w:r>
            <w:r w:rsidR="00F843F5">
              <w:rPr>
                <w:noProof/>
                <w:webHidden/>
              </w:rPr>
              <w:tab/>
            </w:r>
            <w:r w:rsidR="00F843F5">
              <w:rPr>
                <w:noProof/>
                <w:webHidden/>
              </w:rPr>
              <w:fldChar w:fldCharType="begin"/>
            </w:r>
            <w:r w:rsidR="00F843F5">
              <w:rPr>
                <w:noProof/>
                <w:webHidden/>
              </w:rPr>
              <w:instrText xml:space="preserve"> PAGEREF _Toc141355807 \h </w:instrText>
            </w:r>
            <w:r w:rsidR="00F843F5">
              <w:rPr>
                <w:noProof/>
                <w:webHidden/>
              </w:rPr>
            </w:r>
            <w:r w:rsidR="00F843F5">
              <w:rPr>
                <w:noProof/>
                <w:webHidden/>
              </w:rPr>
              <w:fldChar w:fldCharType="separate"/>
            </w:r>
            <w:r w:rsidR="00A74DA0">
              <w:rPr>
                <w:noProof/>
                <w:webHidden/>
              </w:rPr>
              <w:t>232</w:t>
            </w:r>
            <w:r w:rsidR="00F843F5">
              <w:rPr>
                <w:noProof/>
                <w:webHidden/>
              </w:rPr>
              <w:fldChar w:fldCharType="end"/>
            </w:r>
            <w:r>
              <w:rPr>
                <w:noProof/>
              </w:rPr>
              <w:fldChar w:fldCharType="end"/>
            </w:r>
          </w:ins>
        </w:p>
        <w:p w14:paraId="52BBBBF0" w14:textId="59E721F9" w:rsidR="00F843F5" w:rsidRDefault="003B4409">
          <w:pPr>
            <w:pStyle w:val="TOC4"/>
            <w:rPr>
              <w:ins w:id="639" w:author="Summer 2023 updates" w:date="2024-07-31T13:42:00Z"/>
              <w:rFonts w:asciiTheme="minorHAnsi" w:hAnsiTheme="minorHAnsi"/>
              <w:noProof/>
            </w:rPr>
          </w:pPr>
          <w:ins w:id="640" w:author="Summer 2023 updates" w:date="2024-07-31T13:42:00Z">
            <w:r>
              <w:fldChar w:fldCharType="begin"/>
            </w:r>
            <w:r>
              <w:instrText xml:space="preserve"> HYPERLINK \l "_Toc141355808" </w:instrText>
            </w:r>
            <w:r>
              <w:fldChar w:fldCharType="separate"/>
            </w:r>
            <w:r w:rsidR="00F843F5" w:rsidRPr="006B7AE5">
              <w:rPr>
                <w:rStyle w:val="Hyperlink"/>
                <w:noProof/>
              </w:rPr>
              <w:t>Deferred Admission</w:t>
            </w:r>
            <w:r w:rsidR="00F843F5">
              <w:rPr>
                <w:noProof/>
                <w:webHidden/>
              </w:rPr>
              <w:tab/>
            </w:r>
            <w:r w:rsidR="00F843F5">
              <w:rPr>
                <w:noProof/>
                <w:webHidden/>
              </w:rPr>
              <w:fldChar w:fldCharType="begin"/>
            </w:r>
            <w:r w:rsidR="00F843F5">
              <w:rPr>
                <w:noProof/>
                <w:webHidden/>
              </w:rPr>
              <w:instrText xml:space="preserve"> PAGEREF _Toc141355808 \h </w:instrText>
            </w:r>
            <w:r w:rsidR="00F843F5">
              <w:rPr>
                <w:noProof/>
                <w:webHidden/>
              </w:rPr>
            </w:r>
            <w:r w:rsidR="00F843F5">
              <w:rPr>
                <w:noProof/>
                <w:webHidden/>
              </w:rPr>
              <w:fldChar w:fldCharType="separate"/>
            </w:r>
            <w:r w:rsidR="00A74DA0">
              <w:rPr>
                <w:noProof/>
                <w:webHidden/>
              </w:rPr>
              <w:t>232</w:t>
            </w:r>
            <w:r w:rsidR="00F843F5">
              <w:rPr>
                <w:noProof/>
                <w:webHidden/>
              </w:rPr>
              <w:fldChar w:fldCharType="end"/>
            </w:r>
            <w:r>
              <w:rPr>
                <w:noProof/>
              </w:rPr>
              <w:fldChar w:fldCharType="end"/>
            </w:r>
          </w:ins>
        </w:p>
        <w:p w14:paraId="0725BB03" w14:textId="49D32438" w:rsidR="00F843F5" w:rsidRDefault="003B4409">
          <w:pPr>
            <w:pStyle w:val="TOC1"/>
            <w:tabs>
              <w:tab w:val="right" w:leader="dot" w:pos="10070"/>
            </w:tabs>
            <w:rPr>
              <w:ins w:id="641" w:author="Summer 2023 updates" w:date="2024-07-31T13:42:00Z"/>
              <w:rFonts w:asciiTheme="minorHAnsi" w:hAnsiTheme="minorHAnsi"/>
              <w:noProof/>
            </w:rPr>
          </w:pPr>
          <w:ins w:id="642" w:author="Summer 2023 updates" w:date="2024-07-31T13:42:00Z">
            <w:r>
              <w:fldChar w:fldCharType="begin"/>
            </w:r>
            <w:r>
              <w:instrText xml:space="preserve"> HYPERLINK \l "_Toc141355809" </w:instrText>
            </w:r>
            <w:r>
              <w:fldChar w:fldCharType="separate"/>
            </w:r>
            <w:r w:rsidR="00F843F5" w:rsidRPr="006B7AE5">
              <w:rPr>
                <w:rStyle w:val="Hyperlink"/>
                <w:noProof/>
              </w:rPr>
              <w:t>FINANCIAL INFORMATION</w:t>
            </w:r>
            <w:r w:rsidR="00F843F5">
              <w:rPr>
                <w:noProof/>
                <w:webHidden/>
              </w:rPr>
              <w:tab/>
            </w:r>
            <w:r w:rsidR="00F843F5">
              <w:rPr>
                <w:noProof/>
                <w:webHidden/>
              </w:rPr>
              <w:fldChar w:fldCharType="begin"/>
            </w:r>
            <w:r w:rsidR="00F843F5">
              <w:rPr>
                <w:noProof/>
                <w:webHidden/>
              </w:rPr>
              <w:instrText xml:space="preserve"> PAGEREF _Toc141355809 \h </w:instrText>
            </w:r>
            <w:r w:rsidR="00F843F5">
              <w:rPr>
                <w:noProof/>
                <w:webHidden/>
              </w:rPr>
            </w:r>
            <w:r w:rsidR="00F843F5">
              <w:rPr>
                <w:noProof/>
                <w:webHidden/>
              </w:rPr>
              <w:fldChar w:fldCharType="separate"/>
            </w:r>
            <w:r w:rsidR="00A74DA0">
              <w:rPr>
                <w:noProof/>
                <w:webHidden/>
              </w:rPr>
              <w:t>233</w:t>
            </w:r>
            <w:r w:rsidR="00F843F5">
              <w:rPr>
                <w:noProof/>
                <w:webHidden/>
              </w:rPr>
              <w:fldChar w:fldCharType="end"/>
            </w:r>
            <w:r>
              <w:rPr>
                <w:noProof/>
              </w:rPr>
              <w:fldChar w:fldCharType="end"/>
            </w:r>
          </w:ins>
        </w:p>
        <w:p w14:paraId="4D8406E1" w14:textId="4B805C16" w:rsidR="00F843F5" w:rsidRDefault="003B4409">
          <w:pPr>
            <w:pStyle w:val="TOC4"/>
            <w:rPr>
              <w:ins w:id="643" w:author="Summer 2023 updates" w:date="2024-07-31T13:42:00Z"/>
              <w:rFonts w:asciiTheme="minorHAnsi" w:hAnsiTheme="minorHAnsi"/>
              <w:noProof/>
            </w:rPr>
          </w:pPr>
          <w:ins w:id="644" w:author="Summer 2023 updates" w:date="2024-07-31T13:42:00Z">
            <w:r>
              <w:fldChar w:fldCharType="begin"/>
            </w:r>
            <w:r>
              <w:instrText xml:space="preserve"> HYPERLINK \l "_Toc141355810" </w:instrText>
            </w:r>
            <w:r>
              <w:fldChar w:fldCharType="separate"/>
            </w:r>
            <w:r w:rsidR="00F843F5" w:rsidRPr="006B7AE5">
              <w:rPr>
                <w:rStyle w:val="Hyperlink"/>
                <w:noProof/>
              </w:rPr>
              <w:t>Fees</w:t>
            </w:r>
            <w:r w:rsidR="00F843F5">
              <w:rPr>
                <w:noProof/>
                <w:webHidden/>
              </w:rPr>
              <w:tab/>
            </w:r>
            <w:r w:rsidR="00F843F5">
              <w:rPr>
                <w:noProof/>
                <w:webHidden/>
              </w:rPr>
              <w:fldChar w:fldCharType="begin"/>
            </w:r>
            <w:r w:rsidR="00F843F5">
              <w:rPr>
                <w:noProof/>
                <w:webHidden/>
              </w:rPr>
              <w:instrText xml:space="preserve"> PAGEREF _Toc141355810 \h </w:instrText>
            </w:r>
            <w:r w:rsidR="00F843F5">
              <w:rPr>
                <w:noProof/>
                <w:webHidden/>
              </w:rPr>
            </w:r>
            <w:r w:rsidR="00F843F5">
              <w:rPr>
                <w:noProof/>
                <w:webHidden/>
              </w:rPr>
              <w:fldChar w:fldCharType="separate"/>
            </w:r>
            <w:r w:rsidR="00A74DA0">
              <w:rPr>
                <w:noProof/>
                <w:webHidden/>
              </w:rPr>
              <w:t>233</w:t>
            </w:r>
            <w:r w:rsidR="00F843F5">
              <w:rPr>
                <w:noProof/>
                <w:webHidden/>
              </w:rPr>
              <w:fldChar w:fldCharType="end"/>
            </w:r>
            <w:r>
              <w:rPr>
                <w:noProof/>
              </w:rPr>
              <w:fldChar w:fldCharType="end"/>
            </w:r>
          </w:ins>
        </w:p>
        <w:p w14:paraId="5D08C6B2" w14:textId="0395DD11" w:rsidR="00F843F5" w:rsidRDefault="003B4409">
          <w:pPr>
            <w:pStyle w:val="TOC1"/>
            <w:tabs>
              <w:tab w:val="right" w:leader="dot" w:pos="10070"/>
            </w:tabs>
            <w:rPr>
              <w:ins w:id="645" w:author="Summer 2023 updates" w:date="2024-07-31T13:42:00Z"/>
              <w:rFonts w:asciiTheme="minorHAnsi" w:hAnsiTheme="minorHAnsi"/>
              <w:noProof/>
            </w:rPr>
          </w:pPr>
          <w:ins w:id="646" w:author="Summer 2023 updates" w:date="2024-07-31T13:42:00Z">
            <w:r>
              <w:fldChar w:fldCharType="begin"/>
            </w:r>
            <w:r>
              <w:instrText xml:space="preserve"> HYPERLINK \l "_Toc141355811" </w:instrText>
            </w:r>
            <w:r>
              <w:fldChar w:fldCharType="separate"/>
            </w:r>
            <w:r w:rsidR="00F843F5" w:rsidRPr="006B7AE5">
              <w:rPr>
                <w:rStyle w:val="Hyperlink"/>
                <w:noProof/>
              </w:rPr>
              <w:t>FINANCIAL AID AND SCHOLARSHIPS</w:t>
            </w:r>
            <w:r w:rsidR="00F843F5">
              <w:rPr>
                <w:noProof/>
                <w:webHidden/>
              </w:rPr>
              <w:tab/>
            </w:r>
            <w:r w:rsidR="00F843F5">
              <w:rPr>
                <w:noProof/>
                <w:webHidden/>
              </w:rPr>
              <w:fldChar w:fldCharType="begin"/>
            </w:r>
            <w:r w:rsidR="00F843F5">
              <w:rPr>
                <w:noProof/>
                <w:webHidden/>
              </w:rPr>
              <w:instrText xml:space="preserve"> PAGEREF _Toc141355811 \h </w:instrText>
            </w:r>
            <w:r w:rsidR="00F843F5">
              <w:rPr>
                <w:noProof/>
                <w:webHidden/>
              </w:rPr>
            </w:r>
            <w:r w:rsidR="00F843F5">
              <w:rPr>
                <w:noProof/>
                <w:webHidden/>
              </w:rPr>
              <w:fldChar w:fldCharType="separate"/>
            </w:r>
            <w:r w:rsidR="00A74DA0">
              <w:rPr>
                <w:noProof/>
                <w:webHidden/>
              </w:rPr>
              <w:t>237</w:t>
            </w:r>
            <w:r w:rsidR="00F843F5">
              <w:rPr>
                <w:noProof/>
                <w:webHidden/>
              </w:rPr>
              <w:fldChar w:fldCharType="end"/>
            </w:r>
            <w:r>
              <w:rPr>
                <w:noProof/>
              </w:rPr>
              <w:fldChar w:fldCharType="end"/>
            </w:r>
          </w:ins>
        </w:p>
        <w:p w14:paraId="34BB7627" w14:textId="09986EF5" w:rsidR="00F843F5" w:rsidRDefault="003B4409">
          <w:pPr>
            <w:pStyle w:val="TOC1"/>
            <w:tabs>
              <w:tab w:val="right" w:leader="dot" w:pos="10070"/>
            </w:tabs>
            <w:rPr>
              <w:ins w:id="647" w:author="Summer 2023 updates" w:date="2024-07-31T13:42:00Z"/>
              <w:rFonts w:asciiTheme="minorHAnsi" w:hAnsiTheme="minorHAnsi"/>
              <w:noProof/>
            </w:rPr>
          </w:pPr>
          <w:ins w:id="648" w:author="Summer 2023 updates" w:date="2024-07-31T13:42:00Z">
            <w:r>
              <w:fldChar w:fldCharType="begin"/>
            </w:r>
            <w:r>
              <w:instrText xml:space="preserve"> HYPERLINK \l "_Toc14135581</w:instrText>
            </w:r>
            <w:r>
              <w:instrText xml:space="preserve">2" </w:instrText>
            </w:r>
            <w:r>
              <w:fldChar w:fldCharType="separate"/>
            </w:r>
            <w:r w:rsidR="00F843F5" w:rsidRPr="006B7AE5">
              <w:rPr>
                <w:rStyle w:val="Hyperlink"/>
                <w:noProof/>
              </w:rPr>
              <w:t>DIRECTORIES</w:t>
            </w:r>
            <w:r w:rsidR="00F843F5">
              <w:rPr>
                <w:noProof/>
                <w:webHidden/>
              </w:rPr>
              <w:tab/>
            </w:r>
            <w:r w:rsidR="00F843F5">
              <w:rPr>
                <w:noProof/>
                <w:webHidden/>
              </w:rPr>
              <w:fldChar w:fldCharType="begin"/>
            </w:r>
            <w:r w:rsidR="00F843F5">
              <w:rPr>
                <w:noProof/>
                <w:webHidden/>
              </w:rPr>
              <w:instrText xml:space="preserve"> PAGEREF _Toc141355812 \h </w:instrText>
            </w:r>
            <w:r w:rsidR="00F843F5">
              <w:rPr>
                <w:noProof/>
                <w:webHidden/>
              </w:rPr>
            </w:r>
            <w:r w:rsidR="00F843F5">
              <w:rPr>
                <w:noProof/>
                <w:webHidden/>
              </w:rPr>
              <w:fldChar w:fldCharType="separate"/>
            </w:r>
            <w:r w:rsidR="00A74DA0">
              <w:rPr>
                <w:noProof/>
                <w:webHidden/>
              </w:rPr>
              <w:t>245</w:t>
            </w:r>
            <w:r w:rsidR="00F843F5">
              <w:rPr>
                <w:noProof/>
                <w:webHidden/>
              </w:rPr>
              <w:fldChar w:fldCharType="end"/>
            </w:r>
            <w:r>
              <w:rPr>
                <w:noProof/>
              </w:rPr>
              <w:fldChar w:fldCharType="end"/>
            </w:r>
          </w:ins>
        </w:p>
        <w:p w14:paraId="16B087B1" w14:textId="766DF7F2" w:rsidR="00F843F5" w:rsidRDefault="003B4409">
          <w:pPr>
            <w:pStyle w:val="TOC4"/>
            <w:rPr>
              <w:ins w:id="649" w:author="Summer 2023 updates" w:date="2024-07-31T13:42:00Z"/>
              <w:rFonts w:asciiTheme="minorHAnsi" w:hAnsiTheme="minorHAnsi"/>
              <w:noProof/>
            </w:rPr>
          </w:pPr>
          <w:ins w:id="650" w:author="Summer 2023 updates" w:date="2024-07-31T13:42:00Z">
            <w:r>
              <w:fldChar w:fldCharType="begin"/>
            </w:r>
            <w:r>
              <w:instrText xml:space="preserve"> HYPERLINK \l "_Toc141355813" </w:instrText>
            </w:r>
            <w:r>
              <w:fldChar w:fldCharType="separate"/>
            </w:r>
            <w:r w:rsidR="00F843F5" w:rsidRPr="006B7AE5">
              <w:rPr>
                <w:rStyle w:val="Hyperlink"/>
                <w:noProof/>
              </w:rPr>
              <w:t>The Faculty</w:t>
            </w:r>
            <w:r w:rsidR="00F843F5">
              <w:rPr>
                <w:noProof/>
                <w:webHidden/>
              </w:rPr>
              <w:tab/>
            </w:r>
            <w:r w:rsidR="00F843F5">
              <w:rPr>
                <w:noProof/>
                <w:webHidden/>
              </w:rPr>
              <w:fldChar w:fldCharType="begin"/>
            </w:r>
            <w:r w:rsidR="00F843F5">
              <w:rPr>
                <w:noProof/>
                <w:webHidden/>
              </w:rPr>
              <w:instrText xml:space="preserve"> PAGEREF _Toc141355813 \h </w:instrText>
            </w:r>
            <w:r w:rsidR="00F843F5">
              <w:rPr>
                <w:noProof/>
                <w:webHidden/>
              </w:rPr>
            </w:r>
            <w:r w:rsidR="00F843F5">
              <w:rPr>
                <w:noProof/>
                <w:webHidden/>
              </w:rPr>
              <w:fldChar w:fldCharType="separate"/>
            </w:r>
            <w:r w:rsidR="00A74DA0">
              <w:rPr>
                <w:noProof/>
                <w:webHidden/>
              </w:rPr>
              <w:t>245</w:t>
            </w:r>
            <w:r w:rsidR="00F843F5">
              <w:rPr>
                <w:noProof/>
                <w:webHidden/>
              </w:rPr>
              <w:fldChar w:fldCharType="end"/>
            </w:r>
            <w:r>
              <w:rPr>
                <w:noProof/>
              </w:rPr>
              <w:fldChar w:fldCharType="end"/>
            </w:r>
          </w:ins>
        </w:p>
        <w:p w14:paraId="0D525CC2" w14:textId="40C99355" w:rsidR="00F843F5" w:rsidRDefault="003B4409">
          <w:pPr>
            <w:pStyle w:val="TOC4"/>
            <w:rPr>
              <w:ins w:id="651" w:author="Summer 2023 updates" w:date="2024-07-31T13:42:00Z"/>
              <w:rFonts w:asciiTheme="minorHAnsi" w:hAnsiTheme="minorHAnsi"/>
              <w:noProof/>
            </w:rPr>
          </w:pPr>
          <w:ins w:id="652" w:author="Summer 2023 updates" w:date="2024-07-31T13:42:00Z">
            <w:r>
              <w:fldChar w:fldCharType="begin"/>
            </w:r>
            <w:r>
              <w:instrText xml:space="preserve"> HYPERLINK \l "_Toc141355814" </w:instrText>
            </w:r>
            <w:r>
              <w:fldChar w:fldCharType="separate"/>
            </w:r>
            <w:r w:rsidR="00F843F5" w:rsidRPr="006B7AE5">
              <w:rPr>
                <w:rStyle w:val="Hyperlink"/>
                <w:rFonts w:cs="Times New Roman"/>
                <w:noProof/>
              </w:rPr>
              <w:t>Campus Map</w:t>
            </w:r>
            <w:r w:rsidR="00F843F5">
              <w:rPr>
                <w:noProof/>
                <w:webHidden/>
              </w:rPr>
              <w:tab/>
            </w:r>
            <w:r w:rsidR="00F843F5">
              <w:rPr>
                <w:noProof/>
                <w:webHidden/>
              </w:rPr>
              <w:fldChar w:fldCharType="begin"/>
            </w:r>
            <w:r w:rsidR="00F843F5">
              <w:rPr>
                <w:noProof/>
                <w:webHidden/>
              </w:rPr>
              <w:instrText xml:space="preserve"> PAGEREF _Toc141355814 \h </w:instrText>
            </w:r>
            <w:r w:rsidR="00F843F5">
              <w:rPr>
                <w:noProof/>
                <w:webHidden/>
              </w:rPr>
            </w:r>
            <w:r w:rsidR="00F843F5">
              <w:rPr>
                <w:noProof/>
                <w:webHidden/>
              </w:rPr>
              <w:fldChar w:fldCharType="separate"/>
            </w:r>
            <w:r w:rsidR="00A74DA0">
              <w:rPr>
                <w:noProof/>
                <w:webHidden/>
              </w:rPr>
              <w:t>255</w:t>
            </w:r>
            <w:r w:rsidR="00F843F5">
              <w:rPr>
                <w:noProof/>
                <w:webHidden/>
              </w:rPr>
              <w:fldChar w:fldCharType="end"/>
            </w:r>
            <w:r>
              <w:rPr>
                <w:noProof/>
              </w:rPr>
              <w:fldChar w:fldCharType="end"/>
            </w:r>
          </w:ins>
        </w:p>
        <w:p w14:paraId="2BBD2E95" w14:textId="1CB14B73" w:rsidR="00F843F5" w:rsidRDefault="003B4409">
          <w:pPr>
            <w:pStyle w:val="TOC1"/>
            <w:tabs>
              <w:tab w:val="right" w:leader="dot" w:pos="10070"/>
            </w:tabs>
            <w:rPr>
              <w:ins w:id="653" w:author="Summer 2023 updates" w:date="2024-07-31T13:42:00Z"/>
              <w:rFonts w:asciiTheme="minorHAnsi" w:hAnsiTheme="minorHAnsi"/>
              <w:noProof/>
            </w:rPr>
          </w:pPr>
          <w:ins w:id="654" w:author="Summer 2023 updates" w:date="2024-07-31T13:42:00Z">
            <w:r>
              <w:fldChar w:fldCharType="begin"/>
            </w:r>
            <w:r>
              <w:instrText xml:space="preserve"> HYPERLINK \l "_Toc141355815" </w:instrText>
            </w:r>
            <w:r>
              <w:fldChar w:fldCharType="separate"/>
            </w:r>
            <w:r w:rsidR="00F843F5" w:rsidRPr="006B7AE5">
              <w:rPr>
                <w:rStyle w:val="Hyperlink"/>
                <w:noProof/>
              </w:rPr>
              <w:t>INDEX</w:t>
            </w:r>
            <w:r w:rsidR="00F843F5">
              <w:rPr>
                <w:noProof/>
                <w:webHidden/>
              </w:rPr>
              <w:tab/>
            </w:r>
            <w:r w:rsidR="00F843F5">
              <w:rPr>
                <w:noProof/>
                <w:webHidden/>
              </w:rPr>
              <w:fldChar w:fldCharType="begin"/>
            </w:r>
            <w:r w:rsidR="00F843F5">
              <w:rPr>
                <w:noProof/>
                <w:webHidden/>
              </w:rPr>
              <w:instrText xml:space="preserve"> PAGEREF _Toc141355815 \h </w:instrText>
            </w:r>
            <w:r w:rsidR="00F843F5">
              <w:rPr>
                <w:noProof/>
                <w:webHidden/>
              </w:rPr>
            </w:r>
            <w:r w:rsidR="00F843F5">
              <w:rPr>
                <w:noProof/>
                <w:webHidden/>
              </w:rPr>
              <w:fldChar w:fldCharType="separate"/>
            </w:r>
            <w:r w:rsidR="00A74DA0">
              <w:rPr>
                <w:noProof/>
                <w:webHidden/>
              </w:rPr>
              <w:t>256</w:t>
            </w:r>
            <w:r w:rsidR="00F843F5">
              <w:rPr>
                <w:noProof/>
                <w:webHidden/>
              </w:rPr>
              <w:fldChar w:fldCharType="end"/>
            </w:r>
            <w:r>
              <w:rPr>
                <w:noProof/>
              </w:rPr>
              <w:fldChar w:fldCharType="end"/>
            </w:r>
          </w:ins>
        </w:p>
        <w:p w14:paraId="4C279823" w14:textId="4F70DD09" w:rsidR="00655976" w:rsidRPr="00242BC3" w:rsidRDefault="000850D3" w:rsidP="004221EF">
          <w:pPr>
            <w:rPr>
              <w:rFonts w:cs="Times New Roman"/>
              <w:color w:val="000000" w:themeColor="text1"/>
            </w:rPr>
          </w:pPr>
          <w:ins w:id="655" w:author="Summer 2023 updates" w:date="2024-07-31T13:42:00Z">
            <w:r w:rsidRPr="004221EF">
              <w:rPr>
                <w:rFonts w:cs="Times New Roman"/>
                <w:color w:val="000000" w:themeColor="text1"/>
              </w:rPr>
              <w:fldChar w:fldCharType="end"/>
            </w:r>
          </w:ins>
        </w:p>
        <w:customXmlInsRangeStart w:id="656" w:author="Summer 2023 updates" w:date="2024-07-31T13:42:00Z"/>
      </w:sdtContent>
    </w:sdt>
    <w:customXmlInsRangeEnd w:id="656"/>
    <w:p w14:paraId="1ACDDEA8" w14:textId="28C3F232" w:rsidR="0048485A" w:rsidRPr="001064BE" w:rsidRDefault="00242BC3" w:rsidP="002A78EA">
      <w:pPr>
        <w:tabs>
          <w:tab w:val="right" w:leader="dot" w:pos="10080"/>
        </w:tabs>
        <w:spacing w:after="0" w:line="19" w:lineRule="atLeast"/>
        <w:rPr>
          <w:rFonts w:cs="Times New Roman"/>
          <w:color w:val="000000" w:themeColor="text1"/>
        </w:rPr>
      </w:pPr>
      <w:r w:rsidRPr="00242BC3">
        <w:rPr>
          <w:rFonts w:cs="Times New Roman"/>
          <w:color w:val="000000" w:themeColor="text1"/>
        </w:rPr>
        <w:br w:type="page"/>
      </w:r>
    </w:p>
    <w:p w14:paraId="59BCBBC7" w14:textId="3619A6C5" w:rsidR="00C41D37" w:rsidRPr="00424939" w:rsidRDefault="004F6544">
      <w:pPr>
        <w:rPr>
          <w:rFonts w:cs="Times New Roman"/>
          <w:color w:val="000000" w:themeColor="text1"/>
        </w:rPr>
      </w:pPr>
      <w:r w:rsidRPr="00424939">
        <w:rPr>
          <w:rFonts w:cs="Times New Roman"/>
          <w:noProof/>
          <w:color w:val="000000" w:themeColor="text1"/>
        </w:rPr>
        <w:drawing>
          <wp:anchor distT="0" distB="0" distL="114300" distR="114300" simplePos="0" relativeHeight="251659264" behindDoc="1" locked="0" layoutInCell="1" allowOverlap="1" wp14:anchorId="3039CD8E" wp14:editId="684DA749">
            <wp:simplePos x="0" y="0"/>
            <wp:positionH relativeFrom="column">
              <wp:posOffset>-457200</wp:posOffset>
            </wp:positionH>
            <wp:positionV relativeFrom="paragraph">
              <wp:posOffset>26670</wp:posOffset>
            </wp:positionV>
            <wp:extent cx="3292475" cy="239395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E20% Black logo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92475" cy="2393950"/>
                    </a:xfrm>
                    <a:prstGeom prst="rect">
                      <a:avLst/>
                    </a:prstGeom>
                    <a:noFill/>
                  </pic:spPr>
                </pic:pic>
              </a:graphicData>
            </a:graphic>
            <wp14:sizeRelH relativeFrom="margin">
              <wp14:pctWidth>0</wp14:pctWidth>
            </wp14:sizeRelH>
            <wp14:sizeRelV relativeFrom="margin">
              <wp14:pctHeight>0</wp14:pctHeight>
            </wp14:sizeRelV>
          </wp:anchor>
        </w:drawing>
      </w:r>
    </w:p>
    <w:p w14:paraId="7F8E2DE5" w14:textId="0A248547" w:rsidR="00A23F50" w:rsidRPr="00424939" w:rsidRDefault="00A23F50" w:rsidP="0054557A">
      <w:pPr>
        <w:spacing w:after="0"/>
        <w:jc w:val="center"/>
        <w:rPr>
          <w:rFonts w:cs="Times New Roman"/>
          <w:b/>
          <w:color w:val="000000" w:themeColor="text1"/>
        </w:rPr>
      </w:pPr>
    </w:p>
    <w:p w14:paraId="0C83AB5F" w14:textId="04583462" w:rsidR="00A23F50" w:rsidRPr="00424939" w:rsidRDefault="00A23F50" w:rsidP="0054557A">
      <w:pPr>
        <w:spacing w:after="0"/>
        <w:jc w:val="center"/>
        <w:rPr>
          <w:rFonts w:cs="Times New Roman"/>
          <w:b/>
          <w:color w:val="000000" w:themeColor="text1"/>
        </w:rPr>
      </w:pPr>
    </w:p>
    <w:p w14:paraId="325214AF" w14:textId="77777777" w:rsidR="00A23F50" w:rsidRPr="00424939" w:rsidRDefault="00A23F50" w:rsidP="0054557A">
      <w:pPr>
        <w:spacing w:after="0"/>
        <w:rPr>
          <w:rFonts w:cs="Times New Roman"/>
          <w:b/>
          <w:color w:val="000000" w:themeColor="text1"/>
        </w:rPr>
      </w:pPr>
    </w:p>
    <w:p w14:paraId="11F047C2" w14:textId="77777777" w:rsidR="000A15AA" w:rsidRPr="00424939" w:rsidRDefault="000A15AA" w:rsidP="000A15AA">
      <w:pPr>
        <w:spacing w:after="0"/>
        <w:ind w:left="360"/>
        <w:rPr>
          <w:rFonts w:cs="Times New Roman"/>
          <w:color w:val="000000" w:themeColor="text1"/>
        </w:rPr>
      </w:pPr>
    </w:p>
    <w:p w14:paraId="49FD8A35" w14:textId="77777777" w:rsidR="000A15AA" w:rsidRPr="00424939" w:rsidRDefault="000A15AA" w:rsidP="000A15AA">
      <w:pPr>
        <w:pStyle w:val="ListParagraph"/>
        <w:spacing w:after="0"/>
        <w:rPr>
          <w:rFonts w:cs="Times New Roman"/>
          <w:color w:val="000000" w:themeColor="text1"/>
        </w:rPr>
      </w:pPr>
    </w:p>
    <w:p w14:paraId="132BCDFF" w14:textId="7877EB72" w:rsidR="00874FFE" w:rsidRPr="00424939" w:rsidRDefault="00AF625A" w:rsidP="00874FFE">
      <w:pPr>
        <w:pStyle w:val="ListParagraph"/>
        <w:spacing w:after="0"/>
        <w:ind w:left="2880" w:firstLine="720"/>
        <w:rPr>
          <w:rFonts w:cs="Times New Roman"/>
          <w:b/>
          <w:color w:val="000000" w:themeColor="text1"/>
          <w:sz w:val="36"/>
          <w:szCs w:val="36"/>
        </w:rPr>
      </w:pPr>
      <w:r w:rsidRPr="00424939">
        <w:rPr>
          <w:rFonts w:cs="Times New Roman"/>
          <w:b/>
          <w:color w:val="000000" w:themeColor="text1"/>
          <w:sz w:val="36"/>
          <w:szCs w:val="36"/>
        </w:rPr>
        <w:t>CATALOG</w:t>
      </w:r>
    </w:p>
    <w:p w14:paraId="473A464B" w14:textId="16528578" w:rsidR="00AF625A" w:rsidRPr="00424939" w:rsidRDefault="00AF625A" w:rsidP="00874FFE">
      <w:pPr>
        <w:pStyle w:val="ListParagraph"/>
        <w:spacing w:after="0"/>
        <w:ind w:left="2880" w:firstLine="720"/>
        <w:rPr>
          <w:rFonts w:cs="Times New Roman"/>
          <w:b/>
          <w:color w:val="000000" w:themeColor="text1"/>
          <w:sz w:val="36"/>
          <w:szCs w:val="36"/>
        </w:rPr>
      </w:pPr>
      <w:del w:id="657" w:author="Summer 2023 updates" w:date="2024-07-31T13:42:00Z">
        <w:r w:rsidRPr="00424939">
          <w:rPr>
            <w:rFonts w:cs="Times New Roman"/>
            <w:b/>
            <w:color w:val="000000" w:themeColor="text1"/>
            <w:sz w:val="36"/>
            <w:szCs w:val="36"/>
          </w:rPr>
          <w:delText>20</w:delText>
        </w:r>
        <w:r w:rsidR="00487493">
          <w:rPr>
            <w:rFonts w:cs="Times New Roman"/>
            <w:b/>
            <w:color w:val="000000" w:themeColor="text1"/>
            <w:sz w:val="36"/>
            <w:szCs w:val="36"/>
          </w:rPr>
          <w:delText>2</w:delText>
        </w:r>
        <w:r w:rsidR="006E104A">
          <w:rPr>
            <w:rFonts w:cs="Times New Roman"/>
            <w:b/>
            <w:color w:val="000000" w:themeColor="text1"/>
            <w:sz w:val="36"/>
            <w:szCs w:val="36"/>
          </w:rPr>
          <w:delText>2</w:delText>
        </w:r>
        <w:r w:rsidR="00975C03">
          <w:rPr>
            <w:rFonts w:cs="Times New Roman"/>
            <w:b/>
            <w:color w:val="000000" w:themeColor="text1"/>
            <w:sz w:val="36"/>
            <w:szCs w:val="36"/>
          </w:rPr>
          <w:delText>–</w:delText>
        </w:r>
      </w:del>
      <w:r w:rsidRPr="00424939">
        <w:rPr>
          <w:rFonts w:cs="Times New Roman"/>
          <w:b/>
          <w:color w:val="000000" w:themeColor="text1"/>
          <w:sz w:val="36"/>
          <w:szCs w:val="36"/>
        </w:rPr>
        <w:t>20</w:t>
      </w:r>
      <w:r w:rsidR="00487493">
        <w:rPr>
          <w:rFonts w:cs="Times New Roman"/>
          <w:b/>
          <w:color w:val="000000" w:themeColor="text1"/>
          <w:sz w:val="36"/>
          <w:szCs w:val="36"/>
        </w:rPr>
        <w:t>2</w:t>
      </w:r>
      <w:r w:rsidR="003E32D9">
        <w:rPr>
          <w:rFonts w:cs="Times New Roman"/>
          <w:b/>
          <w:color w:val="000000" w:themeColor="text1"/>
          <w:sz w:val="36"/>
          <w:szCs w:val="36"/>
        </w:rPr>
        <w:t>3</w:t>
      </w:r>
      <w:ins w:id="658" w:author="Summer 2023 updates" w:date="2024-07-31T13:42:00Z">
        <w:r w:rsidR="00975C03">
          <w:rPr>
            <w:rFonts w:cs="Times New Roman"/>
            <w:b/>
            <w:color w:val="000000" w:themeColor="text1"/>
            <w:sz w:val="36"/>
            <w:szCs w:val="36"/>
          </w:rPr>
          <w:t>–</w:t>
        </w:r>
        <w:r w:rsidR="001064BE">
          <w:rPr>
            <w:rFonts w:cs="Times New Roman"/>
            <w:b/>
            <w:color w:val="000000" w:themeColor="text1"/>
            <w:sz w:val="36"/>
            <w:szCs w:val="36"/>
          </w:rPr>
          <w:t>202</w:t>
        </w:r>
        <w:r w:rsidR="003E32D9">
          <w:rPr>
            <w:rFonts w:cs="Times New Roman"/>
            <w:b/>
            <w:color w:val="000000" w:themeColor="text1"/>
            <w:sz w:val="36"/>
            <w:szCs w:val="36"/>
          </w:rPr>
          <w:t>4</w:t>
        </w:r>
      </w:ins>
    </w:p>
    <w:p w14:paraId="21A77E1E" w14:textId="77777777" w:rsidR="000A15AA" w:rsidRPr="00424939" w:rsidRDefault="000A15AA" w:rsidP="000A15AA">
      <w:pPr>
        <w:pStyle w:val="ListParagraph"/>
        <w:spacing w:after="0"/>
        <w:rPr>
          <w:rFonts w:cs="Times New Roman"/>
          <w:color w:val="000000" w:themeColor="text1"/>
        </w:rPr>
      </w:pPr>
    </w:p>
    <w:p w14:paraId="319E1AB1" w14:textId="77777777" w:rsidR="000A15AA" w:rsidRPr="00424939" w:rsidRDefault="000A15AA" w:rsidP="000A15AA">
      <w:pPr>
        <w:pStyle w:val="ListParagraph"/>
        <w:spacing w:after="0"/>
        <w:rPr>
          <w:rFonts w:cs="Times New Roman"/>
          <w:color w:val="000000" w:themeColor="text1"/>
        </w:rPr>
      </w:pPr>
    </w:p>
    <w:p w14:paraId="64D4E22C" w14:textId="0617937C" w:rsidR="000A15AA" w:rsidRDefault="000A15AA" w:rsidP="000A15AA">
      <w:pPr>
        <w:pStyle w:val="ListParagraph"/>
        <w:spacing w:after="0"/>
        <w:rPr>
          <w:rFonts w:cs="Times New Roman"/>
          <w:color w:val="000000" w:themeColor="text1"/>
        </w:rPr>
      </w:pPr>
    </w:p>
    <w:p w14:paraId="5181A81B" w14:textId="6BC5554A" w:rsidR="00B92327" w:rsidRDefault="00B92327" w:rsidP="000A15AA">
      <w:pPr>
        <w:pStyle w:val="ListParagraph"/>
        <w:spacing w:after="0"/>
        <w:rPr>
          <w:rFonts w:cs="Times New Roman"/>
          <w:color w:val="000000" w:themeColor="text1"/>
        </w:rPr>
      </w:pPr>
    </w:p>
    <w:p w14:paraId="48FC0413" w14:textId="12271AFA" w:rsidR="002C1308" w:rsidRDefault="00496CA8" w:rsidP="00713AB3">
      <w:pPr>
        <w:pStyle w:val="Heading3"/>
        <w:rPr>
          <w:rStyle w:val="Strong"/>
          <w:rFonts w:ascii="Garamond" w:hAnsi="Garamond"/>
          <w:b/>
        </w:rPr>
      </w:pPr>
      <w:r>
        <w:rPr>
          <w:rStyle w:val="Strong"/>
          <w:rFonts w:ascii="Garamond" w:hAnsi="Garamond"/>
          <w:b/>
        </w:rPr>
        <w:br/>
      </w:r>
      <w:r>
        <w:rPr>
          <w:rStyle w:val="Strong"/>
          <w:rFonts w:ascii="Garamond" w:hAnsi="Garamond"/>
          <w:b/>
        </w:rPr>
        <w:br/>
      </w:r>
      <w:r w:rsidR="00DB2435" w:rsidRPr="00424939">
        <w:rPr>
          <w:rStyle w:val="Strong"/>
          <w:rFonts w:ascii="Garamond" w:hAnsi="Garamond"/>
          <w:b/>
        </w:rPr>
        <w:fldChar w:fldCharType="begin"/>
      </w:r>
      <w:r w:rsidR="00DB2435" w:rsidRPr="00424939">
        <w:instrText xml:space="preserve"> XE "Mission Statement" </w:instrText>
      </w:r>
      <w:r w:rsidR="00DB2435" w:rsidRPr="00424939">
        <w:rPr>
          <w:rStyle w:val="Strong"/>
          <w:rFonts w:ascii="Garamond" w:hAnsi="Garamond"/>
          <w:b/>
        </w:rPr>
        <w:fldChar w:fldCharType="end"/>
      </w:r>
      <w:bookmarkStart w:id="659" w:name="_Toc141355655"/>
      <w:bookmarkStart w:id="660" w:name="_Toc110005138"/>
      <w:r w:rsidR="004221EF">
        <w:rPr>
          <w:rStyle w:val="Strong"/>
          <w:rFonts w:ascii="Garamond" w:hAnsi="Garamond"/>
          <w:b/>
        </w:rPr>
        <w:t>M</w:t>
      </w:r>
      <w:r w:rsidR="002C1308" w:rsidRPr="00424939">
        <w:rPr>
          <w:rStyle w:val="Strong"/>
          <w:rFonts w:ascii="Garamond" w:hAnsi="Garamond"/>
          <w:b/>
        </w:rPr>
        <w:t xml:space="preserve">ISSION </w:t>
      </w:r>
      <w:r w:rsidR="00D604B3" w:rsidRPr="00424939">
        <w:rPr>
          <w:rStyle w:val="Strong"/>
          <w:rFonts w:ascii="Garamond" w:hAnsi="Garamond"/>
          <w:b/>
        </w:rPr>
        <w:t xml:space="preserve">STATEMENT </w:t>
      </w:r>
      <w:r w:rsidR="002C1308" w:rsidRPr="00424939">
        <w:rPr>
          <w:rStyle w:val="Strong"/>
          <w:rFonts w:ascii="Garamond" w:hAnsi="Garamond"/>
          <w:b/>
        </w:rPr>
        <w:t>OF THE COLLEGE</w:t>
      </w:r>
      <w:bookmarkEnd w:id="659"/>
      <w:bookmarkEnd w:id="660"/>
    </w:p>
    <w:p w14:paraId="38FA2D0E" w14:textId="77777777" w:rsidR="00F66CE6" w:rsidRPr="00F66CE6" w:rsidRDefault="00F66CE6" w:rsidP="00155877">
      <w:pPr>
        <w:spacing w:after="0"/>
        <w:rPr>
          <w:lang w:bidi="en-US"/>
        </w:rPr>
      </w:pPr>
    </w:p>
    <w:p w14:paraId="1EBD671D" w14:textId="76D73563" w:rsidR="00FA4575" w:rsidRDefault="00C77DCA" w:rsidP="00155877">
      <w:pPr>
        <w:spacing w:after="0"/>
        <w:rPr>
          <w:rFonts w:cs="Times New Roman"/>
          <w:color w:val="000000" w:themeColor="text1"/>
        </w:rPr>
      </w:pPr>
      <w:r w:rsidRPr="00424939">
        <w:rPr>
          <w:rFonts w:cs="Times New Roman"/>
          <w:color w:val="000000" w:themeColor="text1"/>
        </w:rPr>
        <w:t xml:space="preserve">Coe </w:t>
      </w:r>
      <w:r w:rsidR="00FA4575">
        <w:rPr>
          <w:rFonts w:cs="Times New Roman"/>
          <w:color w:val="000000" w:themeColor="text1"/>
        </w:rPr>
        <w:t>College is a national, residential liberal arts college offering a broad array of programs in the arts, sciences and professions.  Our mission is to prepare students for meaningful lives and fulfilling careers in a divers</w:t>
      </w:r>
      <w:r w:rsidR="00996A82">
        <w:rPr>
          <w:rFonts w:cs="Times New Roman"/>
          <w:color w:val="000000" w:themeColor="text1"/>
        </w:rPr>
        <w:t>e</w:t>
      </w:r>
      <w:r w:rsidR="00FA4575">
        <w:rPr>
          <w:rFonts w:cs="Times New Roman"/>
          <w:color w:val="000000" w:themeColor="text1"/>
        </w:rPr>
        <w:t xml:space="preserve">, interconnected world.  Coe’s success will be judged by the success of our graduates.  </w:t>
      </w:r>
    </w:p>
    <w:p w14:paraId="39280170" w14:textId="77777777" w:rsidR="00996A82" w:rsidRDefault="00996A82" w:rsidP="00155877">
      <w:pPr>
        <w:spacing w:after="120"/>
        <w:rPr>
          <w:rFonts w:cs="Times New Roman"/>
          <w:color w:val="000000" w:themeColor="text1"/>
        </w:rPr>
      </w:pPr>
    </w:p>
    <w:p w14:paraId="4C50F706" w14:textId="2EEA30F7" w:rsidR="00FA4575" w:rsidRPr="00996A82" w:rsidRDefault="00242964" w:rsidP="00FA4575">
      <w:pPr>
        <w:rPr>
          <w:rFonts w:cs="Times New Roman"/>
          <w:i/>
          <w:color w:val="000000" w:themeColor="text1"/>
        </w:rPr>
      </w:pPr>
      <w:r w:rsidRPr="00996A82">
        <w:rPr>
          <w:rFonts w:cs="Times New Roman"/>
          <w:i/>
          <w:color w:val="000000" w:themeColor="text1"/>
        </w:rPr>
        <w:t>Coe College admits students without regard to sex, race, creed, color, handicap, sexual orientation, national, or ethnic origin.  All students have equal access to the facilities, financial aid, and programs of the College.</w:t>
      </w:r>
    </w:p>
    <w:p w14:paraId="43B2537C" w14:textId="76D71306" w:rsidR="006D0E6B" w:rsidRPr="003B4409" w:rsidRDefault="00B1106F" w:rsidP="00713AB3">
      <w:pPr>
        <w:pStyle w:val="Heading3"/>
        <w:rPr>
          <w:rStyle w:val="Strong"/>
          <w:rFonts w:ascii="Garamond" w:hAnsi="Garamond"/>
          <w:b/>
          <w:sz w:val="26"/>
        </w:rPr>
      </w:pPr>
      <w:r w:rsidRPr="00424939">
        <w:br w:type="page"/>
      </w:r>
      <w:bookmarkStart w:id="661" w:name="_Toc141355656"/>
      <w:bookmarkStart w:id="662" w:name="_Toc110005139"/>
      <w:r w:rsidR="006D0E6B" w:rsidRPr="003B4409">
        <w:rPr>
          <w:rStyle w:val="Strong"/>
          <w:rFonts w:ascii="Garamond" w:hAnsi="Garamond"/>
          <w:b/>
          <w:sz w:val="26"/>
        </w:rPr>
        <w:t>FAST FACTS</w:t>
      </w:r>
      <w:bookmarkEnd w:id="661"/>
      <w:bookmarkEnd w:id="662"/>
      <w:del w:id="663" w:author="Summer 2023 updates" w:date="2024-07-31T13:42:00Z">
        <w:r w:rsidR="00890698">
          <w:rPr>
            <w:rStyle w:val="Strong"/>
            <w:rFonts w:ascii="Garamond" w:hAnsi="Garamond"/>
            <w:b/>
          </w:rPr>
          <w:br/>
        </w:r>
      </w:del>
    </w:p>
    <w:p w14:paraId="5D573EB1" w14:textId="7C4223AC" w:rsidR="006D0E6B" w:rsidRPr="00424939" w:rsidRDefault="006D0E6B" w:rsidP="00E80D17">
      <w:pPr>
        <w:spacing w:after="120"/>
        <w:rPr>
          <w:rFonts w:cs="Times New Roman"/>
          <w:color w:val="000000" w:themeColor="text1"/>
        </w:rPr>
        <w:pPrChange w:id="664" w:author="Summer 2023 updates" w:date="2024-07-31T13:42:00Z">
          <w:pPr>
            <w:spacing w:after="120"/>
            <w:ind w:left="360"/>
          </w:pPr>
        </w:pPrChange>
      </w:pPr>
      <w:r w:rsidRPr="00424939">
        <w:rPr>
          <w:rFonts w:cs="Times New Roman"/>
          <w:b/>
          <w:color w:val="000000" w:themeColor="text1"/>
        </w:rPr>
        <w:t>COE COLLEGE</w:t>
      </w:r>
      <w:r w:rsidRPr="00424939">
        <w:rPr>
          <w:rFonts w:cs="Times New Roman"/>
          <w:color w:val="000000" w:themeColor="text1"/>
        </w:rPr>
        <w:t xml:space="preserve"> is a private, </w:t>
      </w:r>
      <w:r w:rsidR="00760DCD" w:rsidRPr="00424939">
        <w:rPr>
          <w:rFonts w:cs="Times New Roman"/>
          <w:color w:val="000000" w:themeColor="text1"/>
        </w:rPr>
        <w:t>four-year</w:t>
      </w:r>
      <w:r w:rsidRPr="00424939">
        <w:rPr>
          <w:rFonts w:cs="Times New Roman"/>
          <w:color w:val="000000" w:themeColor="text1"/>
        </w:rPr>
        <w:t xml:space="preserve"> co-educational liberal arts college that was founded in 1851 and is historically affiliated with the Presbyterian Church (U.S.A.), yet is ecumenical in practice and outlook. </w:t>
      </w:r>
    </w:p>
    <w:p w14:paraId="48D6B75B" w14:textId="104EE4EF" w:rsidR="006D0E6B" w:rsidRPr="00424939" w:rsidRDefault="006D0E6B" w:rsidP="00E80D17">
      <w:pPr>
        <w:spacing w:after="120"/>
        <w:rPr>
          <w:rFonts w:cs="Times New Roman"/>
          <w:color w:val="000000" w:themeColor="text1"/>
        </w:rPr>
        <w:pPrChange w:id="665" w:author="Summer 2023 updates" w:date="2024-07-31T13:42:00Z">
          <w:pPr>
            <w:spacing w:after="120"/>
            <w:ind w:left="360"/>
          </w:pPr>
        </w:pPrChange>
      </w:pPr>
      <w:r w:rsidRPr="00424939">
        <w:rPr>
          <w:rFonts w:cs="Times New Roman"/>
          <w:b/>
          <w:color w:val="000000" w:themeColor="text1"/>
        </w:rPr>
        <w:t>LOCATION</w:t>
      </w:r>
      <w:r w:rsidRPr="00424939">
        <w:rPr>
          <w:rFonts w:cs="Times New Roman"/>
          <w:color w:val="000000" w:themeColor="text1"/>
        </w:rPr>
        <w:t xml:space="preserve"> — Coe is located just 225 miles west of Chicago in Iowa’s second largest city, Cedar Rapids (metropolitan population 175,000). The city is easily accessible by the interstate highway system, bus services and several airlines.  </w:t>
      </w:r>
    </w:p>
    <w:p w14:paraId="228AB159" w14:textId="6392B6A6" w:rsidR="006D0E6B" w:rsidRPr="00424939" w:rsidRDefault="006D0E6B" w:rsidP="00E80D17">
      <w:pPr>
        <w:spacing w:after="120"/>
        <w:rPr>
          <w:rFonts w:cs="Times New Roman"/>
          <w:color w:val="000000" w:themeColor="text1"/>
        </w:rPr>
        <w:pPrChange w:id="666" w:author="Summer 2023 updates" w:date="2024-07-31T13:42:00Z">
          <w:pPr>
            <w:spacing w:after="120"/>
            <w:ind w:left="360"/>
          </w:pPr>
        </w:pPrChange>
      </w:pPr>
      <w:r w:rsidRPr="00424939">
        <w:rPr>
          <w:rFonts w:cs="Times New Roman"/>
          <w:b/>
          <w:color w:val="000000" w:themeColor="text1"/>
        </w:rPr>
        <w:t>CAMPUS</w:t>
      </w:r>
      <w:r w:rsidRPr="00424939">
        <w:rPr>
          <w:rFonts w:cs="Times New Roman"/>
          <w:color w:val="000000" w:themeColor="text1"/>
        </w:rPr>
        <w:t xml:space="preserve"> — Situated on 65 acres in the center of the metropolitan area, the campus is urban but enclosed, with 30 buildings occupying an attractive landscape.  </w:t>
      </w:r>
    </w:p>
    <w:p w14:paraId="654980B2" w14:textId="3401C37E" w:rsidR="006D0E6B" w:rsidRPr="00424939" w:rsidRDefault="006D0E6B" w:rsidP="00E80D17">
      <w:pPr>
        <w:spacing w:after="120"/>
        <w:rPr>
          <w:rFonts w:cs="Times New Roman"/>
          <w:color w:val="000000" w:themeColor="text1"/>
        </w:rPr>
        <w:pPrChange w:id="667" w:author="Summer 2023 updates" w:date="2024-07-31T13:42:00Z">
          <w:pPr>
            <w:spacing w:after="120"/>
            <w:ind w:left="360"/>
          </w:pPr>
        </w:pPrChange>
      </w:pPr>
      <w:r w:rsidRPr="00424939">
        <w:rPr>
          <w:rFonts w:cs="Times New Roman"/>
          <w:b/>
          <w:color w:val="000000" w:themeColor="text1"/>
        </w:rPr>
        <w:t>ENROLLMENT</w:t>
      </w:r>
      <w:r w:rsidRPr="00424939">
        <w:rPr>
          <w:rFonts w:cs="Times New Roman"/>
          <w:color w:val="000000" w:themeColor="text1"/>
        </w:rPr>
        <w:t xml:space="preserve"> — The student body of </w:t>
      </w:r>
      <w:r w:rsidR="00BE5140" w:rsidRPr="00424939">
        <w:rPr>
          <w:rFonts w:cs="Times New Roman"/>
          <w:color w:val="000000" w:themeColor="text1"/>
        </w:rPr>
        <w:t>approximately</w:t>
      </w:r>
      <w:r w:rsidR="000613F6">
        <w:rPr>
          <w:rFonts w:cs="Times New Roman"/>
          <w:color w:val="000000" w:themeColor="text1"/>
        </w:rPr>
        <w:t xml:space="preserve"> 1,</w:t>
      </w:r>
      <w:del w:id="668" w:author="Summer 2023 updates" w:date="2024-07-31T13:42:00Z">
        <w:r w:rsidRPr="00424939">
          <w:rPr>
            <w:rFonts w:cs="Times New Roman"/>
            <w:color w:val="000000" w:themeColor="text1"/>
          </w:rPr>
          <w:delText>400</w:delText>
        </w:r>
      </w:del>
      <w:ins w:id="669" w:author="Summer 2023 updates" w:date="2024-07-31T13:42:00Z">
        <w:r w:rsidR="000613F6">
          <w:rPr>
            <w:rFonts w:cs="Times New Roman"/>
            <w:color w:val="000000" w:themeColor="text1"/>
          </w:rPr>
          <w:t>3</w:t>
        </w:r>
        <w:r w:rsidRPr="00424939">
          <w:rPr>
            <w:rFonts w:cs="Times New Roman"/>
            <w:color w:val="000000" w:themeColor="text1"/>
          </w:rPr>
          <w:t>00</w:t>
        </w:r>
      </w:ins>
      <w:r w:rsidRPr="00424939">
        <w:rPr>
          <w:rFonts w:cs="Times New Roman"/>
          <w:color w:val="000000" w:themeColor="text1"/>
        </w:rPr>
        <w:t xml:space="preserve"> students represents most states and </w:t>
      </w:r>
      <w:r w:rsidR="00BE5140" w:rsidRPr="00424939">
        <w:rPr>
          <w:rFonts w:cs="Times New Roman"/>
          <w:color w:val="000000" w:themeColor="text1"/>
        </w:rPr>
        <w:t>around</w:t>
      </w:r>
      <w:r w:rsidRPr="00424939">
        <w:rPr>
          <w:rFonts w:cs="Times New Roman"/>
          <w:color w:val="000000" w:themeColor="text1"/>
        </w:rPr>
        <w:t xml:space="preserve"> 15 foreign countries. All students are required to live on campus unless they are residents of Cedar Rapids. </w:t>
      </w:r>
    </w:p>
    <w:p w14:paraId="21E88547" w14:textId="42B58B6B" w:rsidR="006D0E6B" w:rsidRPr="00424939" w:rsidRDefault="006D0E6B" w:rsidP="00E80D17">
      <w:pPr>
        <w:spacing w:after="120"/>
        <w:rPr>
          <w:rFonts w:cs="Times New Roman"/>
          <w:color w:val="000000" w:themeColor="text1"/>
        </w:rPr>
        <w:pPrChange w:id="670" w:author="Summer 2023 updates" w:date="2024-07-31T13:42:00Z">
          <w:pPr>
            <w:spacing w:after="120"/>
            <w:ind w:left="360"/>
          </w:pPr>
        </w:pPrChange>
      </w:pPr>
      <w:r w:rsidRPr="00424939">
        <w:rPr>
          <w:rFonts w:cs="Times New Roman"/>
          <w:b/>
          <w:color w:val="000000" w:themeColor="text1"/>
        </w:rPr>
        <w:t>LIBRARY</w:t>
      </w:r>
      <w:r w:rsidRPr="00424939">
        <w:rPr>
          <w:rFonts w:cs="Times New Roman"/>
          <w:color w:val="000000" w:themeColor="text1"/>
        </w:rPr>
        <w:t xml:space="preserve"> — </w:t>
      </w:r>
      <w:r w:rsidR="00877C6A" w:rsidRPr="00424939">
        <w:rPr>
          <w:rFonts w:cs="Times New Roman"/>
          <w:color w:val="000000" w:themeColor="text1"/>
        </w:rPr>
        <w:t xml:space="preserve">Stewart Memorial Library is in the very center of the main campus. It contains over 500,000 volumes and 16,000 pieces of media, and subscribes to 3,500 print and online periodical subscriptions providing access to over 100 databases. Coe’s library offers students a variety of research assistance, study areas, a small theater, preview room, a media editing room, and a 3D printer and laser cutter. The Library houses the Learning Commons and the </w:t>
      </w:r>
      <w:del w:id="671" w:author="Summer 2023 updates" w:date="2024-07-31T13:42:00Z">
        <w:r w:rsidR="00C66EEA">
          <w:rPr>
            <w:rFonts w:cs="Times New Roman"/>
            <w:color w:val="000000" w:themeColor="text1"/>
          </w:rPr>
          <w:delText>C</w:delText>
        </w:r>
        <w:r w:rsidR="00C66EEA" w:rsidRPr="00424939">
          <w:rPr>
            <w:rFonts w:cs="Times New Roman"/>
            <w:color w:val="000000" w:themeColor="text1"/>
          </w:rPr>
          <w:delText>ollege's</w:delText>
        </w:r>
      </w:del>
      <w:ins w:id="672" w:author="Summer 2023 updates" w:date="2024-07-31T13:42:00Z">
        <w:r w:rsidR="00C66EEA">
          <w:rPr>
            <w:rFonts w:cs="Times New Roman"/>
            <w:color w:val="000000" w:themeColor="text1"/>
          </w:rPr>
          <w:t>C</w:t>
        </w:r>
        <w:r w:rsidR="00C66EEA" w:rsidRPr="00424939">
          <w:rPr>
            <w:rFonts w:cs="Times New Roman"/>
            <w:color w:val="000000" w:themeColor="text1"/>
          </w:rPr>
          <w:t>ollege</w:t>
        </w:r>
        <w:r w:rsidR="0044065A">
          <w:rPr>
            <w:rFonts w:cs="Times New Roman"/>
            <w:color w:val="000000" w:themeColor="text1"/>
          </w:rPr>
          <w:t>’</w:t>
        </w:r>
        <w:r w:rsidR="00C66EEA" w:rsidRPr="00424939">
          <w:rPr>
            <w:rFonts w:cs="Times New Roman"/>
            <w:color w:val="000000" w:themeColor="text1"/>
          </w:rPr>
          <w:t>s</w:t>
        </w:r>
      </w:ins>
      <w:r w:rsidR="00C66EEA" w:rsidRPr="00424939">
        <w:rPr>
          <w:rFonts w:cs="Times New Roman"/>
          <w:color w:val="000000" w:themeColor="text1"/>
        </w:rPr>
        <w:t xml:space="preserve"> </w:t>
      </w:r>
      <w:r w:rsidR="00877C6A" w:rsidRPr="00424939">
        <w:rPr>
          <w:rFonts w:cs="Times New Roman"/>
          <w:color w:val="000000" w:themeColor="text1"/>
        </w:rPr>
        <w:t>permanent art collection.</w:t>
      </w:r>
    </w:p>
    <w:p w14:paraId="1AAC150A" w14:textId="025D6874" w:rsidR="00BE5140" w:rsidRPr="00424939" w:rsidRDefault="006D0E6B" w:rsidP="00E80D17">
      <w:pPr>
        <w:shd w:val="clear" w:color="auto" w:fill="FFFFFF"/>
        <w:spacing w:after="120"/>
        <w:rPr>
          <w:rFonts w:eastAsia="Times New Roman" w:cs="Times New Roman"/>
          <w:color w:val="000000" w:themeColor="text1"/>
        </w:rPr>
        <w:pPrChange w:id="673" w:author="Summer 2023 updates" w:date="2024-07-31T13:42:00Z">
          <w:pPr>
            <w:shd w:val="clear" w:color="auto" w:fill="FFFFFF"/>
            <w:spacing w:after="120"/>
            <w:ind w:left="360"/>
          </w:pPr>
        </w:pPrChange>
      </w:pPr>
      <w:r w:rsidRPr="00424939">
        <w:rPr>
          <w:rFonts w:cs="Times New Roman"/>
          <w:b/>
          <w:color w:val="000000" w:themeColor="text1"/>
        </w:rPr>
        <w:t>ACCREDITATION</w:t>
      </w:r>
      <w:r w:rsidR="00DB2435" w:rsidRPr="00424939">
        <w:rPr>
          <w:rFonts w:cs="Times New Roman"/>
          <w:b/>
          <w:color w:val="000000" w:themeColor="text1"/>
        </w:rPr>
        <w:fldChar w:fldCharType="begin"/>
      </w:r>
      <w:r w:rsidR="00DB2435" w:rsidRPr="00424939">
        <w:rPr>
          <w:color w:val="000000" w:themeColor="text1"/>
        </w:rPr>
        <w:instrText xml:space="preserve"> XE "</w:instrText>
      </w:r>
      <w:del w:id="674" w:author="Summer 2023 updates" w:date="2024-07-31T13:42:00Z">
        <w:r w:rsidR="00DB2435" w:rsidRPr="00424939">
          <w:rPr>
            <w:rFonts w:cs="Times New Roman"/>
            <w:b/>
            <w:color w:val="000000" w:themeColor="text1"/>
          </w:rPr>
          <w:delInstrText>ACCREDITATION</w:delInstrText>
        </w:r>
      </w:del>
      <w:ins w:id="675" w:author="Summer 2023 updates" w:date="2024-07-31T13:42:00Z">
        <w:r w:rsidR="002233AB">
          <w:rPr>
            <w:rFonts w:cs="Times New Roman"/>
            <w:b/>
            <w:color w:val="000000" w:themeColor="text1"/>
          </w:rPr>
          <w:instrText>Accreditation</w:instrText>
        </w:r>
      </w:ins>
      <w:r w:rsidR="00DB2435" w:rsidRPr="00424939">
        <w:rPr>
          <w:color w:val="000000" w:themeColor="text1"/>
        </w:rPr>
        <w:instrText xml:space="preserve">" </w:instrText>
      </w:r>
      <w:r w:rsidR="00DB2435" w:rsidRPr="00424939">
        <w:rPr>
          <w:rFonts w:cs="Times New Roman"/>
          <w:b/>
          <w:color w:val="000000" w:themeColor="text1"/>
        </w:rPr>
        <w:fldChar w:fldCharType="end"/>
      </w:r>
      <w:r w:rsidRPr="00424939">
        <w:rPr>
          <w:rFonts w:cs="Times New Roman"/>
          <w:color w:val="000000" w:themeColor="text1"/>
        </w:rPr>
        <w:t xml:space="preserve"> — </w:t>
      </w:r>
      <w:r w:rsidR="000623AC" w:rsidRPr="00424939">
        <w:rPr>
          <w:rFonts w:eastAsia="Times New Roman" w:cs="Times New Roman"/>
          <w:color w:val="000000" w:themeColor="text1"/>
        </w:rPr>
        <w:t>Coe College is accredited by the Higher Learning Commission</w:t>
      </w:r>
      <w:r w:rsidR="001250E9">
        <w:rPr>
          <w:rFonts w:eastAsia="Times New Roman" w:cs="Times New Roman"/>
          <w:color w:val="000000" w:themeColor="text1"/>
        </w:rPr>
        <w:t xml:space="preserve"> (h</w:t>
      </w:r>
      <w:r w:rsidR="00BA1B21">
        <w:rPr>
          <w:rFonts w:eastAsia="Times New Roman" w:cs="Times New Roman"/>
          <w:color w:val="000000" w:themeColor="text1"/>
        </w:rPr>
        <w:t>l</w:t>
      </w:r>
      <w:r w:rsidR="001250E9">
        <w:rPr>
          <w:rFonts w:eastAsia="Times New Roman" w:cs="Times New Roman"/>
          <w:color w:val="000000" w:themeColor="text1"/>
        </w:rPr>
        <w:t>comission.org), an institutional accreditation agency recognized by the U.S. Department of Education</w:t>
      </w:r>
      <w:r w:rsidR="000623AC" w:rsidRPr="00424939">
        <w:rPr>
          <w:rFonts w:eastAsia="Times New Roman" w:cs="Times New Roman"/>
          <w:color w:val="000000" w:themeColor="text1"/>
        </w:rPr>
        <w:t>.  Coe College</w:t>
      </w:r>
      <w:r w:rsidR="00C03049" w:rsidRPr="00424939">
        <w:rPr>
          <w:rFonts w:eastAsia="Times New Roman" w:cs="Times New Roman"/>
          <w:color w:val="000000" w:themeColor="text1"/>
        </w:rPr>
        <w:t>’</w:t>
      </w:r>
      <w:r w:rsidR="000623AC" w:rsidRPr="00424939">
        <w:rPr>
          <w:rFonts w:eastAsia="Times New Roman" w:cs="Times New Roman"/>
          <w:color w:val="000000" w:themeColor="text1"/>
        </w:rPr>
        <w:t>s Bachelor of Music</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0623AC" w:rsidRPr="00424939">
        <w:rPr>
          <w:rFonts w:eastAsia="Times New Roman" w:cs="Times New Roman"/>
          <w:color w:val="000000" w:themeColor="text1"/>
        </w:rPr>
        <w:t xml:space="preserve"> program is accredited by the National Association of Schools of Music</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000623AC" w:rsidRPr="00424939">
        <w:rPr>
          <w:rFonts w:eastAsia="Times New Roman" w:cs="Times New Roman"/>
          <w:color w:val="000000" w:themeColor="text1"/>
        </w:rPr>
        <w:t>; it</w:t>
      </w:r>
      <w:r w:rsidR="00423334">
        <w:rPr>
          <w:rFonts w:eastAsia="Times New Roman" w:cs="Times New Roman"/>
          <w:color w:val="000000" w:themeColor="text1"/>
        </w:rPr>
        <w:t>s</w:t>
      </w:r>
      <w:r w:rsidR="000623AC" w:rsidRPr="00424939">
        <w:rPr>
          <w:rFonts w:eastAsia="Times New Roman" w:cs="Times New Roman"/>
          <w:color w:val="000000" w:themeColor="text1"/>
        </w:rPr>
        <w:t xml:space="preserve"> education program is accredited by the Iowa Department of Education, and </w:t>
      </w:r>
      <w:del w:id="676" w:author="Summer 2023 updates" w:date="2024-07-31T13:42:00Z">
        <w:r w:rsidR="000623AC" w:rsidRPr="00424939">
          <w:rPr>
            <w:rFonts w:eastAsia="Times New Roman" w:cs="Times New Roman"/>
            <w:color w:val="000000" w:themeColor="text1"/>
          </w:rPr>
          <w:delText>it</w:delText>
        </w:r>
        <w:r w:rsidR="00423334">
          <w:rPr>
            <w:rFonts w:eastAsia="Times New Roman" w:cs="Times New Roman"/>
            <w:color w:val="000000" w:themeColor="text1"/>
          </w:rPr>
          <w:delText>s</w:delText>
        </w:r>
        <w:r w:rsidR="000623AC" w:rsidRPr="00424939">
          <w:rPr>
            <w:rFonts w:eastAsia="Times New Roman" w:cs="Times New Roman"/>
            <w:color w:val="000000" w:themeColor="text1"/>
          </w:rPr>
          <w:delText xml:space="preserve"> Bachelor of Science</w:delText>
        </w:r>
      </w:del>
      <w:ins w:id="677" w:author="Summer 2023 updates" w:date="2024-07-31T13:42:00Z">
        <w:r w:rsidR="00F81934" w:rsidRPr="00F81934">
          <w:rPr>
            <w:rFonts w:eastAsia="Times New Roman" w:cs="Times New Roman"/>
            <w:color w:val="000000" w:themeColor="text1"/>
          </w:rPr>
          <w:t>the baccalaureate degree program</w:t>
        </w:r>
      </w:ins>
      <w:r w:rsidR="00F81934" w:rsidRPr="00F81934">
        <w:rPr>
          <w:rFonts w:eastAsia="Times New Roman" w:cs="Times New Roman"/>
          <w:color w:val="000000" w:themeColor="text1"/>
        </w:rPr>
        <w:t xml:space="preserve"> in </w:t>
      </w:r>
      <w:del w:id="678" w:author="Summer 2023 updates" w:date="2024-07-31T13:42:00Z">
        <w:r w:rsidR="000623AC" w:rsidRPr="00424939">
          <w:rPr>
            <w:rFonts w:eastAsia="Times New Roman" w:cs="Times New Roman"/>
            <w:color w:val="000000" w:themeColor="text1"/>
          </w:rPr>
          <w:delText>Nursing</w:delText>
        </w:r>
        <w:r w:rsidR="00B8454E" w:rsidRPr="00424939">
          <w:rPr>
            <w:rFonts w:eastAsia="Times New Roman"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Nursing</w:delInstrText>
        </w:r>
        <w:r w:rsidR="00B8454E" w:rsidRPr="00424939">
          <w:rPr>
            <w:color w:val="000000" w:themeColor="text1"/>
          </w:rPr>
          <w:delInstrText xml:space="preserve">" </w:delInstrText>
        </w:r>
        <w:r w:rsidR="00B8454E" w:rsidRPr="00424939">
          <w:rPr>
            <w:rFonts w:eastAsia="Times New Roman" w:cs="Times New Roman"/>
            <w:color w:val="000000" w:themeColor="text1"/>
          </w:rPr>
          <w:fldChar w:fldCharType="end"/>
        </w:r>
      </w:del>
      <w:ins w:id="679" w:author="Summer 2023 updates" w:date="2024-07-31T13:42:00Z">
        <w:r w:rsidR="00F81934" w:rsidRPr="00F81934">
          <w:rPr>
            <w:rFonts w:eastAsia="Times New Roman" w:cs="Times New Roman"/>
            <w:color w:val="000000" w:themeColor="text1"/>
          </w:rPr>
          <w:t>nursing at Coe College</w:t>
        </w:r>
      </w:ins>
      <w:r w:rsidR="00F81934" w:rsidRPr="00F81934">
        <w:rPr>
          <w:rFonts w:eastAsia="Times New Roman" w:cs="Times New Roman"/>
          <w:color w:val="000000" w:themeColor="text1"/>
        </w:rPr>
        <w:t xml:space="preserve"> is accredited by the Commission on Collegiate Nursing Education </w:t>
      </w:r>
      <w:del w:id="680" w:author="Summer 2023 updates" w:date="2024-07-31T13:42:00Z">
        <w:r w:rsidR="000623AC" w:rsidRPr="00424939">
          <w:rPr>
            <w:rFonts w:cs="Times New Roman"/>
            <w:color w:val="000000" w:themeColor="text1"/>
          </w:rPr>
          <w:delText>(</w:delText>
        </w:r>
        <w:r w:rsidR="003B4409">
          <w:fldChar w:fldCharType="begin"/>
        </w:r>
        <w:r w:rsidR="003B4409">
          <w:delInstrText xml:space="preserve"> HYPERLINK "http://aacn.nche.edu/ccne-accreditation" </w:delInstrText>
        </w:r>
        <w:r w:rsidR="003B4409">
          <w:fldChar w:fldCharType="separate"/>
        </w:r>
        <w:r w:rsidR="000623AC" w:rsidRPr="00424939">
          <w:rPr>
            <w:rStyle w:val="Hyperlink"/>
            <w:rFonts w:cs="Times New Roman"/>
            <w:color w:val="000000" w:themeColor="text1"/>
          </w:rPr>
          <w:delText>http://aacn.nche.edu/ccne-accreditation</w:delText>
        </w:r>
        <w:r w:rsidR="003B4409">
          <w:rPr>
            <w:rStyle w:val="Hyperlink"/>
            <w:rFonts w:cs="Times New Roman"/>
            <w:color w:val="000000" w:themeColor="text1"/>
          </w:rPr>
          <w:fldChar w:fldCharType="end"/>
        </w:r>
        <w:r w:rsidR="000623AC" w:rsidRPr="00424939">
          <w:rPr>
            <w:rFonts w:cs="Times New Roman"/>
            <w:color w:val="000000" w:themeColor="text1"/>
          </w:rPr>
          <w:delText>)</w:delText>
        </w:r>
        <w:r w:rsidR="000623AC" w:rsidRPr="00424939">
          <w:rPr>
            <w:rFonts w:eastAsia="Times New Roman" w:cs="Times New Roman"/>
            <w:color w:val="000000" w:themeColor="text1"/>
          </w:rPr>
          <w:delText>.</w:delText>
        </w:r>
      </w:del>
      <w:ins w:id="681" w:author="Summer 2023 updates" w:date="2024-07-31T13:42:00Z">
        <w:r w:rsidR="00F81934" w:rsidRPr="00F81934">
          <w:rPr>
            <w:rFonts w:eastAsia="Times New Roman" w:cs="Times New Roman"/>
            <w:color w:val="000000" w:themeColor="text1"/>
          </w:rPr>
          <w:t>(http://www.ccneaccreditation.org) and is approv</w:t>
        </w:r>
        <w:r w:rsidR="00F81934">
          <w:rPr>
            <w:rFonts w:eastAsia="Times New Roman" w:cs="Times New Roman"/>
            <w:color w:val="000000" w:themeColor="text1"/>
          </w:rPr>
          <w:t>ed by the Iowa Board of Nursing</w:t>
        </w:r>
        <w:r w:rsidR="000623AC" w:rsidRPr="00424939">
          <w:rPr>
            <w:rFonts w:eastAsia="Times New Roman" w:cs="Times New Roman"/>
            <w:color w:val="000000" w:themeColor="text1"/>
          </w:rPr>
          <w:t>.</w:t>
        </w:r>
      </w:ins>
      <w:r w:rsidR="000623AC" w:rsidRPr="00424939">
        <w:rPr>
          <w:rFonts w:eastAsia="Times New Roman" w:cs="Times New Roman"/>
          <w:color w:val="000000" w:themeColor="text1"/>
        </w:rPr>
        <w:t>  Coe College</w:t>
      </w:r>
      <w:r w:rsidR="00C03049" w:rsidRPr="00424939">
        <w:rPr>
          <w:rFonts w:eastAsia="Times New Roman" w:cs="Times New Roman"/>
          <w:color w:val="000000" w:themeColor="text1"/>
        </w:rPr>
        <w:t>’</w:t>
      </w:r>
      <w:r w:rsidR="000623AC" w:rsidRPr="00424939">
        <w:rPr>
          <w:rFonts w:eastAsia="Times New Roman" w:cs="Times New Roman"/>
          <w:color w:val="000000" w:themeColor="text1"/>
        </w:rPr>
        <w:t xml:space="preserve">s chemistry program is </w:t>
      </w:r>
      <w:r w:rsidR="001250E9">
        <w:rPr>
          <w:rFonts w:eastAsia="Times New Roman" w:cs="Times New Roman"/>
          <w:color w:val="000000" w:themeColor="text1"/>
        </w:rPr>
        <w:t>certified</w:t>
      </w:r>
      <w:r w:rsidR="001250E9" w:rsidRPr="00424939">
        <w:rPr>
          <w:rFonts w:eastAsia="Times New Roman" w:cs="Times New Roman"/>
          <w:color w:val="000000" w:themeColor="text1"/>
        </w:rPr>
        <w:t xml:space="preserve"> </w:t>
      </w:r>
      <w:r w:rsidR="000623AC" w:rsidRPr="00424939">
        <w:rPr>
          <w:rFonts w:eastAsia="Times New Roman" w:cs="Times New Roman"/>
          <w:color w:val="000000" w:themeColor="text1"/>
        </w:rPr>
        <w:t>by the American Chemical Society.  Copies of accrediting and approval statements are available</w:t>
      </w:r>
      <w:r w:rsidR="00B60C8C" w:rsidRPr="00424939">
        <w:rPr>
          <w:rFonts w:eastAsia="Times New Roman" w:cs="Times New Roman"/>
          <w:color w:val="000000" w:themeColor="text1"/>
        </w:rPr>
        <w:t xml:space="preserve"> online</w:t>
      </w:r>
      <w:r w:rsidR="00937658" w:rsidRPr="00424939">
        <w:rPr>
          <w:rFonts w:eastAsia="Times New Roman" w:cs="Times New Roman"/>
          <w:color w:val="000000" w:themeColor="text1"/>
        </w:rPr>
        <w:t xml:space="preserve"> at </w:t>
      </w:r>
      <w:r w:rsidR="003B4409">
        <w:fldChar w:fldCharType="begin"/>
      </w:r>
      <w:r w:rsidR="003B4409">
        <w:instrText xml:space="preserve"> HYPERLINK "https://www.coe.edu/why-coe/consumer-information" </w:instrText>
      </w:r>
      <w:r w:rsidR="003B4409">
        <w:fldChar w:fldCharType="separate"/>
      </w:r>
      <w:r w:rsidR="00937658" w:rsidRPr="00424939">
        <w:rPr>
          <w:rStyle w:val="Hyperlink"/>
          <w:rFonts w:eastAsia="Times New Roman" w:cs="Times New Roman"/>
          <w:color w:val="000000" w:themeColor="text1"/>
        </w:rPr>
        <w:t>https://www.coe.edu/why-coe/consumer-information</w:t>
      </w:r>
      <w:r w:rsidR="003B4409">
        <w:rPr>
          <w:rStyle w:val="Hyperlink"/>
          <w:rFonts w:eastAsia="Times New Roman" w:cs="Times New Roman"/>
          <w:color w:val="000000" w:themeColor="text1"/>
        </w:rPr>
        <w:fldChar w:fldCharType="end"/>
      </w:r>
      <w:r w:rsidR="000623AC" w:rsidRPr="00424939">
        <w:rPr>
          <w:rFonts w:eastAsia="Times New Roman" w:cs="Times New Roman"/>
          <w:color w:val="000000" w:themeColor="text1"/>
        </w:rPr>
        <w:t>.</w:t>
      </w:r>
    </w:p>
    <w:p w14:paraId="2FBE4D35" w14:textId="18CD2D26" w:rsidR="006D0E6B" w:rsidRPr="00424939" w:rsidRDefault="006D0E6B" w:rsidP="00E80D17">
      <w:pPr>
        <w:spacing w:after="120"/>
        <w:rPr>
          <w:rFonts w:cs="Times New Roman"/>
          <w:color w:val="000000" w:themeColor="text1"/>
        </w:rPr>
        <w:pPrChange w:id="682" w:author="Summer 2023 updates" w:date="2024-07-31T13:42:00Z">
          <w:pPr>
            <w:spacing w:after="120"/>
            <w:ind w:left="360"/>
          </w:pPr>
        </w:pPrChange>
      </w:pPr>
      <w:r w:rsidRPr="00424939">
        <w:rPr>
          <w:rFonts w:cs="Times New Roman"/>
          <w:b/>
          <w:color w:val="000000" w:themeColor="text1"/>
        </w:rPr>
        <w:t>MEMBERSHIPS</w:t>
      </w:r>
      <w:r w:rsidRPr="00424939">
        <w:rPr>
          <w:rFonts w:cs="Times New Roman"/>
          <w:color w:val="000000" w:themeColor="text1"/>
        </w:rPr>
        <w:t xml:space="preserve"> — Coe is a charter member of the Associated Colleges of the Midwest, whose other members are: Beloit</w:t>
      </w:r>
      <w:ins w:id="683" w:author="Summer 2023 updates" w:date="2024-07-31T13:42:00Z">
        <w:r w:rsidR="000613F6">
          <w:rPr>
            <w:rFonts w:cs="Times New Roman"/>
            <w:color w:val="000000" w:themeColor="text1"/>
          </w:rPr>
          <w:t xml:space="preserve"> College</w:t>
        </w:r>
      </w:ins>
      <w:r w:rsidRPr="00424939">
        <w:rPr>
          <w:rFonts w:cs="Times New Roman"/>
          <w:color w:val="000000" w:themeColor="text1"/>
        </w:rPr>
        <w:t>, Carleton</w:t>
      </w:r>
      <w:ins w:id="684" w:author="Summer 2023 updates" w:date="2024-07-31T13:42:00Z">
        <w:r w:rsidR="000613F6">
          <w:rPr>
            <w:rFonts w:cs="Times New Roman"/>
            <w:color w:val="000000" w:themeColor="text1"/>
          </w:rPr>
          <w:t xml:space="preserve"> College</w:t>
        </w:r>
      </w:ins>
      <w:r w:rsidRPr="00424939">
        <w:rPr>
          <w:rFonts w:cs="Times New Roman"/>
          <w:color w:val="000000" w:themeColor="text1"/>
        </w:rPr>
        <w:t>, Colorado</w:t>
      </w:r>
      <w:ins w:id="685" w:author="Summer 2023 updates" w:date="2024-07-31T13:42:00Z">
        <w:r w:rsidR="000613F6">
          <w:rPr>
            <w:rFonts w:cs="Times New Roman"/>
            <w:color w:val="000000" w:themeColor="text1"/>
          </w:rPr>
          <w:t xml:space="preserve"> College</w:t>
        </w:r>
      </w:ins>
      <w:r w:rsidRPr="00424939">
        <w:rPr>
          <w:rFonts w:cs="Times New Roman"/>
          <w:color w:val="000000" w:themeColor="text1"/>
        </w:rPr>
        <w:t>, Cornell</w:t>
      </w:r>
      <w:ins w:id="686" w:author="Summer 2023 updates" w:date="2024-07-31T13:42:00Z">
        <w:r w:rsidR="000613F6">
          <w:rPr>
            <w:rFonts w:cs="Times New Roman"/>
            <w:color w:val="000000" w:themeColor="text1"/>
          </w:rPr>
          <w:t xml:space="preserve"> College</w:t>
        </w:r>
      </w:ins>
      <w:r w:rsidRPr="00424939">
        <w:rPr>
          <w:rFonts w:cs="Times New Roman"/>
          <w:color w:val="000000" w:themeColor="text1"/>
        </w:rPr>
        <w:t>, Grinnell</w:t>
      </w:r>
      <w:ins w:id="687" w:author="Summer 2023 updates" w:date="2024-07-31T13:42:00Z">
        <w:r w:rsidR="000613F6">
          <w:rPr>
            <w:rFonts w:cs="Times New Roman"/>
            <w:color w:val="000000" w:themeColor="text1"/>
          </w:rPr>
          <w:t xml:space="preserve"> College</w:t>
        </w:r>
      </w:ins>
      <w:r w:rsidRPr="00424939">
        <w:rPr>
          <w:rFonts w:cs="Times New Roman"/>
          <w:color w:val="000000" w:themeColor="text1"/>
        </w:rPr>
        <w:t>, Knox</w:t>
      </w:r>
      <w:ins w:id="688" w:author="Summer 2023 updates" w:date="2024-07-31T13:42:00Z">
        <w:r w:rsidR="000613F6">
          <w:rPr>
            <w:rFonts w:cs="Times New Roman"/>
            <w:color w:val="000000" w:themeColor="text1"/>
          </w:rPr>
          <w:t xml:space="preserve"> College</w:t>
        </w:r>
      </w:ins>
      <w:r w:rsidRPr="00424939">
        <w:rPr>
          <w:rFonts w:cs="Times New Roman"/>
          <w:color w:val="000000" w:themeColor="text1"/>
        </w:rPr>
        <w:t>, Lake Forest</w:t>
      </w:r>
      <w:ins w:id="689" w:author="Summer 2023 updates" w:date="2024-07-31T13:42:00Z">
        <w:r w:rsidR="000613F6">
          <w:rPr>
            <w:rFonts w:cs="Times New Roman"/>
            <w:color w:val="000000" w:themeColor="text1"/>
          </w:rPr>
          <w:t xml:space="preserve"> College</w:t>
        </w:r>
      </w:ins>
      <w:r w:rsidRPr="00424939">
        <w:rPr>
          <w:rFonts w:cs="Times New Roman"/>
          <w:color w:val="000000" w:themeColor="text1"/>
        </w:rPr>
        <w:t>, Lawrence</w:t>
      </w:r>
      <w:ins w:id="690" w:author="Summer 2023 updates" w:date="2024-07-31T13:42:00Z">
        <w:r w:rsidR="000613F6">
          <w:rPr>
            <w:rFonts w:cs="Times New Roman"/>
            <w:color w:val="000000" w:themeColor="text1"/>
          </w:rPr>
          <w:t xml:space="preserve"> University</w:t>
        </w:r>
      </w:ins>
      <w:r w:rsidRPr="00424939">
        <w:rPr>
          <w:rFonts w:cs="Times New Roman"/>
          <w:color w:val="000000" w:themeColor="text1"/>
        </w:rPr>
        <w:t>, Luther</w:t>
      </w:r>
      <w:ins w:id="691" w:author="Summer 2023 updates" w:date="2024-07-31T13:42:00Z">
        <w:r w:rsidR="000613F6">
          <w:rPr>
            <w:rFonts w:cs="Times New Roman"/>
            <w:color w:val="000000" w:themeColor="text1"/>
          </w:rPr>
          <w:t xml:space="preserve"> College</w:t>
        </w:r>
      </w:ins>
      <w:r w:rsidRPr="00424939">
        <w:rPr>
          <w:rFonts w:cs="Times New Roman"/>
          <w:color w:val="000000" w:themeColor="text1"/>
        </w:rPr>
        <w:t>, Macalester</w:t>
      </w:r>
      <w:ins w:id="692" w:author="Summer 2023 updates" w:date="2024-07-31T13:42:00Z">
        <w:r w:rsidR="000613F6">
          <w:rPr>
            <w:rFonts w:cs="Times New Roman"/>
            <w:color w:val="000000" w:themeColor="text1"/>
          </w:rPr>
          <w:t xml:space="preserve"> College</w:t>
        </w:r>
      </w:ins>
      <w:r w:rsidRPr="00424939">
        <w:rPr>
          <w:rFonts w:cs="Times New Roman"/>
          <w:color w:val="000000" w:themeColor="text1"/>
        </w:rPr>
        <w:t>, Monmouth</w:t>
      </w:r>
      <w:ins w:id="693" w:author="Summer 2023 updates" w:date="2024-07-31T13:42:00Z">
        <w:r w:rsidR="000613F6">
          <w:rPr>
            <w:rFonts w:cs="Times New Roman"/>
            <w:color w:val="000000" w:themeColor="text1"/>
          </w:rPr>
          <w:t xml:space="preserve"> College</w:t>
        </w:r>
      </w:ins>
      <w:r w:rsidRPr="00424939">
        <w:rPr>
          <w:rFonts w:cs="Times New Roman"/>
          <w:color w:val="000000" w:themeColor="text1"/>
        </w:rPr>
        <w:t>, Ripon</w:t>
      </w:r>
      <w:ins w:id="694" w:author="Summer 2023 updates" w:date="2024-07-31T13:42:00Z">
        <w:r w:rsidR="000613F6">
          <w:rPr>
            <w:rFonts w:cs="Times New Roman"/>
            <w:color w:val="000000" w:themeColor="text1"/>
          </w:rPr>
          <w:t xml:space="preserve"> College</w:t>
        </w:r>
      </w:ins>
      <w:r w:rsidRPr="00424939">
        <w:rPr>
          <w:rFonts w:cs="Times New Roman"/>
          <w:color w:val="000000" w:themeColor="text1"/>
        </w:rPr>
        <w:t>, and St. Olaf</w:t>
      </w:r>
      <w:ins w:id="695" w:author="Summer 2023 updates" w:date="2024-07-31T13:42:00Z">
        <w:r w:rsidR="000613F6">
          <w:rPr>
            <w:rFonts w:cs="Times New Roman"/>
            <w:color w:val="000000" w:themeColor="text1"/>
          </w:rPr>
          <w:t xml:space="preserve"> College</w:t>
        </w:r>
      </w:ins>
      <w:r w:rsidRPr="00424939">
        <w:rPr>
          <w:rFonts w:cs="Times New Roman"/>
          <w:color w:val="000000" w:themeColor="text1"/>
        </w:rPr>
        <w:t xml:space="preserve">. Other memberships include: Phi Beta Kappa, Phi Kappa Phi, the National Association of Independent Colleges and Universities, the American Association of Colleges and Universities, Council on Undergraduate Research, the Association of Presbyterian Colleges and Universities, the </w:t>
      </w:r>
      <w:r w:rsidR="00D2504B" w:rsidRPr="000F09B4">
        <w:rPr>
          <w:rFonts w:cs="Times New Roman"/>
          <w:color w:val="000000" w:themeColor="text1"/>
        </w:rPr>
        <w:t xml:space="preserve">American Rivers </w:t>
      </w:r>
      <w:r w:rsidRPr="000F09B4">
        <w:rPr>
          <w:rFonts w:cs="Times New Roman"/>
          <w:color w:val="000000" w:themeColor="text1"/>
        </w:rPr>
        <w:t>Conference, and the National Collegiate Athletic Association.</w:t>
      </w:r>
      <w:r w:rsidRPr="00424939">
        <w:rPr>
          <w:rFonts w:cs="Times New Roman"/>
          <w:color w:val="000000" w:themeColor="text1"/>
        </w:rPr>
        <w:t xml:space="preserve"> </w:t>
      </w:r>
    </w:p>
    <w:p w14:paraId="75824435" w14:textId="19F84980" w:rsidR="006D0E6B" w:rsidRPr="00424939" w:rsidRDefault="006D0E6B" w:rsidP="00E80D17">
      <w:pPr>
        <w:spacing w:after="120"/>
        <w:rPr>
          <w:rFonts w:cs="Times New Roman"/>
          <w:color w:val="000000" w:themeColor="text1"/>
        </w:rPr>
        <w:pPrChange w:id="696" w:author="Summer 2023 updates" w:date="2024-07-31T13:42:00Z">
          <w:pPr>
            <w:spacing w:after="120"/>
            <w:ind w:left="360"/>
          </w:pPr>
        </w:pPrChange>
      </w:pPr>
      <w:r w:rsidRPr="00424939">
        <w:rPr>
          <w:rFonts w:cs="Times New Roman"/>
          <w:b/>
          <w:color w:val="000000" w:themeColor="text1"/>
        </w:rPr>
        <w:t>ACADEMIC PROGRAM</w:t>
      </w:r>
      <w:r w:rsidR="00DB2435" w:rsidRPr="00424939">
        <w:rPr>
          <w:rFonts w:cs="Times New Roman"/>
          <w:b/>
          <w:color w:val="000000" w:themeColor="text1"/>
        </w:rPr>
        <w:fldChar w:fldCharType="begin"/>
      </w:r>
      <w:r w:rsidR="00DB2435" w:rsidRPr="00424939">
        <w:rPr>
          <w:color w:val="000000" w:themeColor="text1"/>
        </w:rPr>
        <w:instrText xml:space="preserve"> XE "</w:instrText>
      </w:r>
      <w:del w:id="697" w:author="Summer 2023 updates" w:date="2024-07-31T13:42:00Z">
        <w:r w:rsidR="00DB2435" w:rsidRPr="00424939">
          <w:rPr>
            <w:rFonts w:cs="Times New Roman"/>
            <w:b/>
            <w:color w:val="000000" w:themeColor="text1"/>
          </w:rPr>
          <w:delInstrText>ACADEMIC PROGRAM</w:delInstrText>
        </w:r>
      </w:del>
      <w:ins w:id="698" w:author="Summer 2023 updates" w:date="2024-07-31T13:42:00Z">
        <w:r w:rsidR="00DB2435" w:rsidRPr="00424939">
          <w:rPr>
            <w:rFonts w:cs="Times New Roman"/>
            <w:b/>
            <w:color w:val="000000" w:themeColor="text1"/>
          </w:rPr>
          <w:instrText>A</w:instrText>
        </w:r>
        <w:r w:rsidR="00A80970">
          <w:rPr>
            <w:rFonts w:cs="Times New Roman"/>
            <w:b/>
            <w:color w:val="000000" w:themeColor="text1"/>
          </w:rPr>
          <w:instrText>cademic</w:instrText>
        </w:r>
        <w:r w:rsidR="00DB2435" w:rsidRPr="00424939">
          <w:rPr>
            <w:rFonts w:cs="Times New Roman"/>
            <w:b/>
            <w:color w:val="000000" w:themeColor="text1"/>
          </w:rPr>
          <w:instrText xml:space="preserve"> P</w:instrText>
        </w:r>
        <w:r w:rsidR="00A80970">
          <w:rPr>
            <w:rFonts w:cs="Times New Roman"/>
            <w:b/>
            <w:color w:val="000000" w:themeColor="text1"/>
          </w:rPr>
          <w:instrText>rograms</w:instrText>
        </w:r>
      </w:ins>
      <w:r w:rsidR="00DB2435" w:rsidRPr="00424939">
        <w:rPr>
          <w:color w:val="000000" w:themeColor="text1"/>
        </w:rPr>
        <w:instrText xml:space="preserve">" </w:instrText>
      </w:r>
      <w:r w:rsidR="00DB2435" w:rsidRPr="00424939">
        <w:rPr>
          <w:rFonts w:cs="Times New Roman"/>
          <w:b/>
          <w:color w:val="000000" w:themeColor="text1"/>
        </w:rPr>
        <w:fldChar w:fldCharType="end"/>
      </w:r>
      <w:r w:rsidRPr="00424939">
        <w:rPr>
          <w:rFonts w:cs="Times New Roman"/>
          <w:color w:val="000000" w:themeColor="text1"/>
        </w:rPr>
        <w:t xml:space="preserve"> — Academic</w:t>
      </w:r>
      <w:r w:rsidR="001250E9">
        <w:rPr>
          <w:rFonts w:cs="Times New Roman"/>
          <w:color w:val="000000" w:themeColor="text1"/>
        </w:rPr>
        <w:t xml:space="preserve"> areas of study</w:t>
      </w:r>
      <w:r w:rsidRPr="00424939">
        <w:rPr>
          <w:rFonts w:cs="Times New Roman"/>
          <w:color w:val="000000" w:themeColor="text1"/>
        </w:rPr>
        <w:t xml:space="preserve"> are offered in managerial or public accounting, </w:t>
      </w:r>
      <w:r w:rsidR="00BA1396" w:rsidRPr="00424939">
        <w:rPr>
          <w:rFonts w:cs="Times New Roman"/>
          <w:color w:val="000000" w:themeColor="text1"/>
        </w:rPr>
        <w:t xml:space="preserve">African American studies, </w:t>
      </w:r>
      <w:r w:rsidRPr="00424939">
        <w:rPr>
          <w:rFonts w:cs="Times New Roman"/>
          <w:color w:val="000000" w:themeColor="text1"/>
        </w:rPr>
        <w:t xml:space="preserve">art, art history, </w:t>
      </w:r>
      <w:r w:rsidR="00BA1396" w:rsidRPr="00424939">
        <w:rPr>
          <w:rFonts w:cs="Times New Roman"/>
          <w:color w:val="000000" w:themeColor="text1"/>
        </w:rPr>
        <w:t xml:space="preserve">Asian studies, </w:t>
      </w:r>
      <w:r w:rsidRPr="00424939">
        <w:rPr>
          <w:rFonts w:cs="Times New Roman"/>
          <w:color w:val="000000" w:themeColor="text1"/>
        </w:rPr>
        <w:t xml:space="preserve">biology, business administration, chemistry, communication studies, computer </w:t>
      </w:r>
      <w:r w:rsidRPr="00104467">
        <w:rPr>
          <w:rFonts w:cs="Times New Roman"/>
          <w:color w:val="000000" w:themeColor="text1"/>
        </w:rPr>
        <w:t xml:space="preserve">science, </w:t>
      </w:r>
      <w:r w:rsidR="001250E9">
        <w:rPr>
          <w:rFonts w:cs="Times New Roman"/>
          <w:color w:val="000000" w:themeColor="text1"/>
        </w:rPr>
        <w:t xml:space="preserve">creative writing, </w:t>
      </w:r>
      <w:r w:rsidR="00442927" w:rsidRPr="00104467">
        <w:rPr>
          <w:rFonts w:cs="Times New Roman"/>
          <w:color w:val="000000" w:themeColor="text1"/>
        </w:rPr>
        <w:t xml:space="preserve">data science, </w:t>
      </w:r>
      <w:r w:rsidRPr="00104467">
        <w:rPr>
          <w:rFonts w:cs="Times New Roman"/>
          <w:color w:val="000000" w:themeColor="text1"/>
        </w:rPr>
        <w:t>economics, elementary</w:t>
      </w:r>
      <w:r w:rsidRPr="00424939">
        <w:rPr>
          <w:rFonts w:cs="Times New Roman"/>
          <w:color w:val="000000" w:themeColor="text1"/>
        </w:rPr>
        <w:t xml:space="preserve"> education, English</w:t>
      </w:r>
      <w:r w:rsidR="00B8454E" w:rsidRPr="00424939">
        <w:rPr>
          <w:rFonts w:cs="Times New Roman"/>
          <w:color w:val="000000" w:themeColor="text1"/>
        </w:rPr>
        <w:fldChar w:fldCharType="begin"/>
      </w:r>
      <w:r w:rsidR="00B8454E" w:rsidRPr="00FE0D02">
        <w:rPr>
          <w:rFonts w:cs="Times New Roman"/>
          <w:color w:val="000000" w:themeColor="text1"/>
        </w:rPr>
        <w:instrText xml:space="preserve"> XE "</w:instrText>
      </w:r>
      <w:r w:rsidR="00B8454E" w:rsidRPr="00424939">
        <w:rPr>
          <w:rFonts w:cs="Times New Roman"/>
          <w:color w:val="000000" w:themeColor="text1"/>
        </w:rPr>
        <w:instrText>English</w:instrText>
      </w:r>
      <w:r w:rsidR="00B8454E" w:rsidRPr="00FE0D02">
        <w:rPr>
          <w:rFonts w:cs="Times New Roman"/>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film studies, French</w:t>
      </w:r>
      <w:r w:rsidR="00181BA5" w:rsidRPr="00424939">
        <w:rPr>
          <w:rFonts w:cs="Times New Roman"/>
          <w:color w:val="000000" w:themeColor="text1"/>
        </w:rPr>
        <w:t xml:space="preserve"> &amp; francophone studies</w:t>
      </w:r>
      <w:r w:rsidRPr="00424939">
        <w:rPr>
          <w:rFonts w:cs="Times New Roman"/>
          <w:color w:val="000000" w:themeColor="text1"/>
        </w:rPr>
        <w:t xml:space="preserve">, </w:t>
      </w:r>
      <w:r w:rsidR="00181BA5" w:rsidRPr="00424939">
        <w:rPr>
          <w:rFonts w:cs="Times New Roman"/>
          <w:color w:val="000000" w:themeColor="text1"/>
        </w:rPr>
        <w:t xml:space="preserve">interdisciplinary </w:t>
      </w:r>
      <w:r w:rsidRPr="00424939">
        <w:rPr>
          <w:rFonts w:cs="Times New Roman"/>
          <w:color w:val="000000" w:themeColor="text1"/>
        </w:rPr>
        <w:t xml:space="preserve">French </w:t>
      </w:r>
      <w:r w:rsidR="00181BA5" w:rsidRPr="00424939">
        <w:rPr>
          <w:rFonts w:cs="Times New Roman"/>
          <w:color w:val="000000" w:themeColor="text1"/>
        </w:rPr>
        <w:t xml:space="preserve">&amp; francophone </w:t>
      </w:r>
      <w:r w:rsidRPr="00424939">
        <w:rPr>
          <w:rFonts w:cs="Times New Roman"/>
          <w:color w:val="000000" w:themeColor="text1"/>
        </w:rPr>
        <w:t xml:space="preserve">studies, </w:t>
      </w:r>
      <w:del w:id="699" w:author="Summer 2023 updates" w:date="2024-07-31T13:42:00Z">
        <w:r w:rsidR="00BA1396" w:rsidRPr="00424939">
          <w:rPr>
            <w:rFonts w:cs="Times New Roman"/>
            <w:color w:val="000000" w:themeColor="text1"/>
          </w:rPr>
          <w:delText>general</w:delText>
        </w:r>
      </w:del>
      <w:ins w:id="700" w:author="Summer 2023 updates" w:date="2024-07-31T13:42:00Z">
        <w:r w:rsidRPr="00424939">
          <w:rPr>
            <w:rFonts w:cs="Times New Roman"/>
            <w:color w:val="000000" w:themeColor="text1"/>
          </w:rPr>
          <w:t xml:space="preserve">history, </w:t>
        </w:r>
        <w:r w:rsidR="0011627D">
          <w:rPr>
            <w:rFonts w:cs="Times New Roman"/>
            <w:color w:val="000000" w:themeColor="text1"/>
          </w:rPr>
          <w:t>interdisciplinary</w:t>
        </w:r>
      </w:ins>
      <w:r w:rsidR="0011627D">
        <w:rPr>
          <w:rFonts w:cs="Times New Roman"/>
          <w:color w:val="000000" w:themeColor="text1"/>
        </w:rPr>
        <w:t xml:space="preserve"> science</w:t>
      </w:r>
      <w:r w:rsidR="0011627D" w:rsidRPr="00104467">
        <w:rPr>
          <w:rFonts w:cs="Times New Roman"/>
          <w:color w:val="000000" w:themeColor="text1"/>
        </w:rPr>
        <w:t xml:space="preserve">, </w:t>
      </w:r>
      <w:del w:id="701" w:author="Summer 2023 updates" w:date="2024-07-31T13:42:00Z">
        <w:r w:rsidRPr="00424939">
          <w:rPr>
            <w:rFonts w:cs="Times New Roman"/>
            <w:color w:val="000000" w:themeColor="text1"/>
          </w:rPr>
          <w:delText xml:space="preserve">history, </w:delText>
        </w:r>
      </w:del>
      <w:ins w:id="702" w:author="Summer 2023 updates" w:date="2024-07-31T13:42:00Z">
        <w:r w:rsidR="000613F6">
          <w:rPr>
            <w:rFonts w:cs="Times New Roman"/>
            <w:color w:val="000000" w:themeColor="text1"/>
          </w:rPr>
          <w:t xml:space="preserve">interdisciplinary studies, </w:t>
        </w:r>
      </w:ins>
      <w:r w:rsidRPr="00424939">
        <w:rPr>
          <w:rFonts w:cs="Times New Roman"/>
          <w:color w:val="000000" w:themeColor="text1"/>
        </w:rPr>
        <w:t>international business, international economics</w:t>
      </w:r>
      <w:r w:rsidR="009F4511" w:rsidRPr="00424939">
        <w:rPr>
          <w:rFonts w:cs="Times New Roman"/>
          <w:color w:val="000000" w:themeColor="text1"/>
        </w:rPr>
        <w:fldChar w:fldCharType="begin"/>
      </w:r>
      <w:r w:rsidR="009F4511" w:rsidRPr="00FE0D02">
        <w:rPr>
          <w:rFonts w:cs="Times New Roman"/>
          <w:color w:val="000000" w:themeColor="text1"/>
        </w:rPr>
        <w:instrText xml:space="preserve"> XE "</w:instrText>
      </w:r>
      <w:del w:id="703" w:author="Summer 2023 updates" w:date="2024-07-31T13:42:00Z">
        <w:r w:rsidR="009F4511" w:rsidRPr="00424939">
          <w:rPr>
            <w:rStyle w:val="Strong"/>
            <w:rFonts w:ascii="Garamond" w:hAnsi="Garamond"/>
            <w:color w:val="000000" w:themeColor="text1"/>
          </w:rPr>
          <w:delInstrText>international economics</w:delInstrText>
        </w:r>
      </w:del>
      <w:ins w:id="704" w:author="Summer 2023 updates" w:date="2024-07-31T13:42:00Z">
        <w:r w:rsidR="00963879">
          <w:rPr>
            <w:rFonts w:cs="Times New Roman"/>
            <w:color w:val="000000" w:themeColor="text1"/>
          </w:rPr>
          <w:instrText>I</w:instrText>
        </w:r>
        <w:r w:rsidR="009F4511" w:rsidRPr="00FE0D02">
          <w:rPr>
            <w:rFonts w:cs="Times New Roman"/>
            <w:color w:val="000000" w:themeColor="text1"/>
          </w:rPr>
          <w:instrText xml:space="preserve">nternational </w:instrText>
        </w:r>
        <w:r w:rsidR="00963879">
          <w:rPr>
            <w:rFonts w:cs="Times New Roman"/>
            <w:color w:val="000000" w:themeColor="text1"/>
          </w:rPr>
          <w:instrText>E</w:instrText>
        </w:r>
        <w:r w:rsidR="009F4511" w:rsidRPr="00FE0D02">
          <w:rPr>
            <w:rFonts w:cs="Times New Roman"/>
            <w:color w:val="000000" w:themeColor="text1"/>
          </w:rPr>
          <w:instrText>conomics</w:instrText>
        </w:r>
      </w:ins>
      <w:r w:rsidR="009F4511" w:rsidRPr="00FE0D02">
        <w:rPr>
          <w:rFonts w:cs="Times New Roman"/>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international studies, </w:t>
      </w:r>
      <w:r w:rsidR="004337DA" w:rsidRPr="00424939">
        <w:rPr>
          <w:rFonts w:cs="Times New Roman"/>
          <w:color w:val="000000" w:themeColor="text1"/>
        </w:rPr>
        <w:t xml:space="preserve">kinesiology, </w:t>
      </w:r>
      <w:r w:rsidR="00A3529C" w:rsidRPr="00424939">
        <w:rPr>
          <w:rFonts w:cs="Times New Roman"/>
          <w:color w:val="000000" w:themeColor="text1"/>
        </w:rPr>
        <w:t xml:space="preserve">literature, </w:t>
      </w:r>
      <w:r w:rsidRPr="00424939">
        <w:rPr>
          <w:rFonts w:cs="Times New Roman"/>
          <w:color w:val="000000" w:themeColor="text1"/>
        </w:rPr>
        <w:t xml:space="preserve">mathematics, music (B.A. or B.M.), nursing (B.S.N.), philosophy, physics, political science, psychology, religion, </w:t>
      </w:r>
      <w:r w:rsidR="007B4FB7" w:rsidRPr="00424939">
        <w:rPr>
          <w:rFonts w:cs="Times New Roman"/>
          <w:color w:val="000000" w:themeColor="text1"/>
        </w:rPr>
        <w:t xml:space="preserve">social &amp; criminal justice, </w:t>
      </w:r>
      <w:r w:rsidRPr="00424939">
        <w:rPr>
          <w:rFonts w:cs="Times New Roman"/>
          <w:color w:val="000000" w:themeColor="text1"/>
        </w:rPr>
        <w:t>sociology, Spanish</w:t>
      </w:r>
      <w:r w:rsidR="00B8454E" w:rsidRPr="00424939">
        <w:rPr>
          <w:rFonts w:cs="Times New Roman"/>
          <w:color w:val="000000" w:themeColor="text1"/>
        </w:rPr>
        <w:fldChar w:fldCharType="begin"/>
      </w:r>
      <w:r w:rsidR="00B8454E" w:rsidRPr="00FE0D02">
        <w:rPr>
          <w:rFonts w:cs="Times New Roman"/>
          <w:color w:val="000000" w:themeColor="text1"/>
        </w:rPr>
        <w:instrText xml:space="preserve"> XE "</w:instrText>
      </w:r>
      <w:r w:rsidR="00B8454E" w:rsidRPr="00424939">
        <w:rPr>
          <w:rFonts w:cs="Times New Roman"/>
          <w:color w:val="000000" w:themeColor="text1"/>
        </w:rPr>
        <w:instrText>Spanish</w:instrText>
      </w:r>
      <w:r w:rsidR="00B8454E" w:rsidRPr="00FE0D02">
        <w:rPr>
          <w:rFonts w:cs="Times New Roman"/>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Spanish studies, theatre arts,</w:t>
      </w:r>
      <w:r w:rsidR="001250E9">
        <w:rPr>
          <w:rFonts w:cs="Times New Roman"/>
          <w:color w:val="000000" w:themeColor="text1"/>
        </w:rPr>
        <w:t xml:space="preserve"> and</w:t>
      </w:r>
      <w:r w:rsidRPr="00424939">
        <w:rPr>
          <w:rFonts w:cs="Times New Roman"/>
          <w:color w:val="000000" w:themeColor="text1"/>
        </w:rPr>
        <w:t xml:space="preserve"> writing. Interdisciplinary and/or collateral majors</w:t>
      </w:r>
      <w:r w:rsidR="00B8454E" w:rsidRPr="00424939">
        <w:rPr>
          <w:rFonts w:cs="Times New Roman"/>
          <w:color w:val="000000" w:themeColor="text1"/>
        </w:rPr>
        <w:fldChar w:fldCharType="begin"/>
      </w:r>
      <w:r w:rsidR="00B8454E" w:rsidRPr="00FE0D02">
        <w:rPr>
          <w:rFonts w:cs="Times New Roman"/>
          <w:color w:val="000000" w:themeColor="text1"/>
        </w:rPr>
        <w:instrText xml:space="preserve"> XE "</w:instrText>
      </w:r>
      <w:del w:id="705" w:author="Summer 2023 updates" w:date="2024-07-31T13:42:00Z">
        <w:r w:rsidR="00B8454E" w:rsidRPr="00424939">
          <w:rPr>
            <w:rStyle w:val="Strong"/>
            <w:rFonts w:ascii="Garamond" w:hAnsi="Garamond"/>
            <w:color w:val="000000" w:themeColor="text1"/>
          </w:rPr>
          <w:delInstrText>collateral majors</w:delInstrText>
        </w:r>
      </w:del>
      <w:ins w:id="706" w:author="Summer 2023 updates" w:date="2024-07-31T13:42:00Z">
        <w:r w:rsidR="00314707">
          <w:rPr>
            <w:rFonts w:cs="Times New Roman"/>
            <w:color w:val="000000" w:themeColor="text1"/>
          </w:rPr>
          <w:instrText>C</w:instrText>
        </w:r>
        <w:r w:rsidR="00B8454E" w:rsidRPr="00FE0D02">
          <w:rPr>
            <w:rFonts w:cs="Times New Roman"/>
            <w:color w:val="000000" w:themeColor="text1"/>
          </w:rPr>
          <w:instrText xml:space="preserve">ollateral </w:instrText>
        </w:r>
        <w:r w:rsidR="00314707">
          <w:rPr>
            <w:rFonts w:cs="Times New Roman"/>
            <w:color w:val="000000" w:themeColor="text1"/>
          </w:rPr>
          <w:instrText>M</w:instrText>
        </w:r>
        <w:r w:rsidR="00B8454E" w:rsidRPr="00FE0D02">
          <w:rPr>
            <w:rFonts w:cs="Times New Roman"/>
            <w:color w:val="000000" w:themeColor="text1"/>
          </w:rPr>
          <w:instrText>ajor</w:instrText>
        </w:r>
      </w:ins>
      <w:r w:rsidR="00B8454E" w:rsidRPr="00FE0D02">
        <w:rPr>
          <w:rFonts w:cs="Times New Roman"/>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are also available in biochemistry, environmental science, environmental studies, molecular biology, neuroscience, organizational science, and public relations. Coe also offers certificate programs in primary and secondary education. </w:t>
      </w:r>
    </w:p>
    <w:p w14:paraId="37F5B6F2" w14:textId="602F20C8" w:rsidR="006D0E6B" w:rsidRPr="00424939" w:rsidRDefault="006D0E6B" w:rsidP="00E80D17">
      <w:pPr>
        <w:spacing w:after="120"/>
        <w:rPr>
          <w:rFonts w:cs="Times New Roman"/>
          <w:color w:val="000000" w:themeColor="text1"/>
        </w:rPr>
        <w:pPrChange w:id="707" w:author="Summer 2023 updates" w:date="2024-07-31T13:42:00Z">
          <w:pPr>
            <w:spacing w:after="120"/>
            <w:ind w:left="360"/>
          </w:pPr>
        </w:pPrChange>
      </w:pPr>
      <w:r w:rsidRPr="00424939">
        <w:rPr>
          <w:rFonts w:cs="Times New Roman"/>
          <w:b/>
          <w:color w:val="000000" w:themeColor="text1"/>
        </w:rPr>
        <w:t>EXTRA-CURRICULAR ACTIVITIES</w:t>
      </w:r>
      <w:r w:rsidRPr="00424939">
        <w:rPr>
          <w:rFonts w:cs="Times New Roman"/>
          <w:color w:val="000000" w:themeColor="text1"/>
        </w:rPr>
        <w:t xml:space="preserve"> — Students can participate in 11 men’s and 1</w:t>
      </w:r>
      <w:r w:rsidR="00A55515">
        <w:rPr>
          <w:rFonts w:cs="Times New Roman"/>
          <w:color w:val="000000" w:themeColor="text1"/>
        </w:rPr>
        <w:t>1</w:t>
      </w:r>
      <w:r w:rsidRPr="00424939">
        <w:rPr>
          <w:rFonts w:cs="Times New Roman"/>
          <w:color w:val="000000" w:themeColor="text1"/>
        </w:rPr>
        <w:t xml:space="preserve"> women’s </w:t>
      </w:r>
      <w:r w:rsidR="00D03A0A">
        <w:rPr>
          <w:rFonts w:cs="Times New Roman"/>
          <w:color w:val="000000" w:themeColor="text1"/>
        </w:rPr>
        <w:t xml:space="preserve">NCAA Division III </w:t>
      </w:r>
      <w:r w:rsidRPr="00424939">
        <w:rPr>
          <w:rFonts w:cs="Times New Roman"/>
          <w:color w:val="000000" w:themeColor="text1"/>
        </w:rPr>
        <w:t xml:space="preserve">varsity </w:t>
      </w:r>
      <w:r w:rsidR="00D03A0A">
        <w:rPr>
          <w:rFonts w:cs="Times New Roman"/>
          <w:color w:val="000000" w:themeColor="text1"/>
        </w:rPr>
        <w:t>athletic teams, 5 coed varsity athletic teams, 8 club sports</w:t>
      </w:r>
      <w:r w:rsidRPr="00424939">
        <w:rPr>
          <w:rFonts w:cs="Times New Roman"/>
          <w:color w:val="000000" w:themeColor="text1"/>
        </w:rPr>
        <w:t xml:space="preserve">, </w:t>
      </w:r>
      <w:r w:rsidR="00AF1E17">
        <w:rPr>
          <w:rFonts w:cs="Times New Roman"/>
          <w:color w:val="000000" w:themeColor="text1"/>
        </w:rPr>
        <w:t>10</w:t>
      </w:r>
      <w:r w:rsidRPr="00424939">
        <w:rPr>
          <w:rFonts w:cs="Times New Roman"/>
          <w:color w:val="000000" w:themeColor="text1"/>
        </w:rPr>
        <w:t xml:space="preserve"> nationally affiliated men’s and women’s social fraternities</w:t>
      </w:r>
      <w:r w:rsidR="00EE075B">
        <w:rPr>
          <w:rFonts w:cs="Times New Roman"/>
          <w:color w:val="000000" w:themeColor="text1"/>
        </w:rPr>
        <w:t>, and</w:t>
      </w:r>
      <w:r w:rsidR="000613F6">
        <w:rPr>
          <w:rFonts w:cs="Times New Roman"/>
          <w:color w:val="000000" w:themeColor="text1"/>
        </w:rPr>
        <w:t xml:space="preserve"> </w:t>
      </w:r>
      <w:ins w:id="708" w:author="Summer 2023 updates" w:date="2024-07-31T13:42:00Z">
        <w:r w:rsidR="000613F6">
          <w:rPr>
            <w:rFonts w:cs="Times New Roman"/>
            <w:color w:val="000000" w:themeColor="text1"/>
          </w:rPr>
          <w:t>more than</w:t>
        </w:r>
        <w:r w:rsidR="00EE075B">
          <w:rPr>
            <w:rFonts w:cs="Times New Roman"/>
            <w:color w:val="000000" w:themeColor="text1"/>
          </w:rPr>
          <w:t xml:space="preserve"> </w:t>
        </w:r>
      </w:ins>
      <w:r w:rsidR="00EE075B">
        <w:rPr>
          <w:rFonts w:cs="Times New Roman"/>
          <w:color w:val="000000" w:themeColor="text1"/>
        </w:rPr>
        <w:t xml:space="preserve">65 student organizations including but not limited to </w:t>
      </w:r>
      <w:r w:rsidRPr="00424939">
        <w:rPr>
          <w:rFonts w:cs="Times New Roman"/>
          <w:color w:val="000000" w:themeColor="text1"/>
        </w:rPr>
        <w:t>student government, newspaper, intramural sports, departmental clubs,</w:t>
      </w:r>
      <w:r w:rsidR="00EE075B">
        <w:rPr>
          <w:rFonts w:cs="Times New Roman"/>
          <w:color w:val="000000" w:themeColor="text1"/>
        </w:rPr>
        <w:t xml:space="preserve"> and</w:t>
      </w:r>
      <w:r w:rsidRPr="00424939">
        <w:rPr>
          <w:rFonts w:cs="Times New Roman"/>
          <w:color w:val="000000" w:themeColor="text1"/>
        </w:rPr>
        <w:t xml:space="preserve"> residence hall activities. Various vocal and instrumental ensembles are available for course credit. </w:t>
      </w:r>
    </w:p>
    <w:p w14:paraId="652884F2" w14:textId="77777777" w:rsidR="00047CE3" w:rsidRDefault="006D0E6B" w:rsidP="00A431EC">
      <w:pPr>
        <w:spacing w:after="120"/>
        <w:ind w:left="360"/>
        <w:rPr>
          <w:del w:id="709" w:author="Summer 2023 updates" w:date="2024-07-31T13:42:00Z"/>
          <w:rFonts w:cs="Times New Roman"/>
          <w:color w:val="000000" w:themeColor="text1"/>
        </w:rPr>
      </w:pPr>
      <w:del w:id="710" w:author="Summer 2023 updates" w:date="2024-07-31T13:42:00Z">
        <w:r w:rsidRPr="00424939">
          <w:rPr>
            <w:rFonts w:cs="Times New Roman"/>
            <w:b/>
            <w:color w:val="000000" w:themeColor="text1"/>
          </w:rPr>
          <w:delText>FINANCIAL ASSISTANCE</w:delText>
        </w:r>
        <w:r w:rsidRPr="00424939">
          <w:rPr>
            <w:rFonts w:cs="Times New Roman"/>
            <w:color w:val="000000" w:themeColor="text1"/>
          </w:rPr>
          <w:delText xml:space="preserve"> — Coe College is committed to assisting those families in need of financial </w:delText>
        </w:r>
        <w:r w:rsidRPr="00E36A7A">
          <w:rPr>
            <w:rFonts w:cs="Times New Roman"/>
            <w:color w:val="000000" w:themeColor="text1"/>
          </w:rPr>
          <w:delText>assistance. The average aid</w:delText>
        </w:r>
        <w:r w:rsidR="00B76E1A" w:rsidRPr="00E36A7A">
          <w:rPr>
            <w:rFonts w:cs="Times New Roman"/>
            <w:color w:val="000000" w:themeColor="text1"/>
          </w:rPr>
          <w:fldChar w:fldCharType="begin"/>
        </w:r>
        <w:r w:rsidR="00B76E1A" w:rsidRPr="00E36A7A">
          <w:rPr>
            <w:color w:val="000000" w:themeColor="text1"/>
          </w:rPr>
          <w:delInstrText xml:space="preserve"> XE "</w:delInstrText>
        </w:r>
        <w:r w:rsidR="00B76E1A" w:rsidRPr="00E36A7A">
          <w:rPr>
            <w:rStyle w:val="Strong"/>
            <w:rFonts w:ascii="Garamond" w:hAnsi="Garamond"/>
            <w:color w:val="000000" w:themeColor="text1"/>
          </w:rPr>
          <w:delInstrText>aid</w:delInstrText>
        </w:r>
        <w:r w:rsidR="00B76E1A" w:rsidRPr="00E36A7A">
          <w:rPr>
            <w:color w:val="000000" w:themeColor="text1"/>
          </w:rPr>
          <w:delInstrText xml:space="preserve">" </w:delInstrText>
        </w:r>
        <w:r w:rsidR="00B76E1A" w:rsidRPr="00E36A7A">
          <w:rPr>
            <w:rFonts w:cs="Times New Roman"/>
            <w:color w:val="000000" w:themeColor="text1"/>
          </w:rPr>
          <w:fldChar w:fldCharType="end"/>
        </w:r>
        <w:r w:rsidRPr="00E36A7A">
          <w:rPr>
            <w:rFonts w:cs="Times New Roman"/>
            <w:color w:val="000000" w:themeColor="text1"/>
          </w:rPr>
          <w:delText xml:space="preserve"> package for </w:delText>
        </w:r>
        <w:r w:rsidR="00DD720C" w:rsidRPr="00E36A7A">
          <w:rPr>
            <w:rFonts w:cs="Times New Roman"/>
            <w:color w:val="000000" w:themeColor="text1"/>
          </w:rPr>
          <w:delText xml:space="preserve">incoming </w:delText>
        </w:r>
        <w:r w:rsidRPr="00E36A7A">
          <w:rPr>
            <w:rFonts w:cs="Times New Roman"/>
            <w:color w:val="000000" w:themeColor="text1"/>
          </w:rPr>
          <w:delText xml:space="preserve">students enrolled during the </w:delText>
        </w:r>
        <w:r w:rsidR="00A431EC" w:rsidRPr="00E36A7A">
          <w:rPr>
            <w:rFonts w:cs="Times New Roman"/>
            <w:color w:val="000000" w:themeColor="text1"/>
          </w:rPr>
          <w:delText>2021</w:delText>
        </w:r>
        <w:r w:rsidR="00BB10B5" w:rsidRPr="00E36A7A">
          <w:rPr>
            <w:rFonts w:cs="Times New Roman"/>
            <w:color w:val="000000" w:themeColor="text1"/>
          </w:rPr>
          <w:delText>–</w:delText>
        </w:r>
        <w:r w:rsidR="00181BA5" w:rsidRPr="00E36A7A">
          <w:rPr>
            <w:rFonts w:cs="Times New Roman"/>
            <w:color w:val="000000" w:themeColor="text1"/>
          </w:rPr>
          <w:delText>20</w:delText>
        </w:r>
        <w:r w:rsidR="00A431EC" w:rsidRPr="00E36A7A">
          <w:rPr>
            <w:rFonts w:cs="Times New Roman"/>
            <w:color w:val="000000" w:themeColor="text1"/>
          </w:rPr>
          <w:delText xml:space="preserve">22 </w:delText>
        </w:r>
        <w:r w:rsidRPr="00E36A7A">
          <w:rPr>
            <w:rFonts w:cs="Times New Roman"/>
            <w:color w:val="000000" w:themeColor="text1"/>
          </w:rPr>
          <w:delText>academi</w:delText>
        </w:r>
        <w:r w:rsidR="0020054C" w:rsidRPr="00E36A7A">
          <w:rPr>
            <w:rFonts w:cs="Times New Roman"/>
            <w:color w:val="000000" w:themeColor="text1"/>
          </w:rPr>
          <w:delText>c year totaled more than $</w:delText>
        </w:r>
        <w:r w:rsidR="00A431EC" w:rsidRPr="00E36A7A">
          <w:rPr>
            <w:rFonts w:cs="Times New Roman"/>
            <w:color w:val="000000" w:themeColor="text1"/>
          </w:rPr>
          <w:delText>48,000</w:delText>
        </w:r>
        <w:r w:rsidR="00453D2B" w:rsidRPr="00E36A7A">
          <w:rPr>
            <w:rFonts w:cs="Times New Roman"/>
            <w:color w:val="000000" w:themeColor="text1"/>
          </w:rPr>
          <w:delText>.</w:delText>
        </w:r>
        <w:r w:rsidRPr="00E36A7A">
          <w:rPr>
            <w:rFonts w:cs="Times New Roman"/>
            <w:color w:val="000000" w:themeColor="text1"/>
          </w:rPr>
          <w:delText xml:space="preserve"> The total cost </w:delText>
        </w:r>
        <w:r w:rsidR="00A27FB6" w:rsidRPr="00E36A7A">
          <w:rPr>
            <w:rFonts w:cs="Times New Roman"/>
            <w:color w:val="000000" w:themeColor="text1"/>
          </w:rPr>
          <w:delText xml:space="preserve">of </w:delText>
        </w:r>
        <w:r w:rsidRPr="00E36A7A">
          <w:rPr>
            <w:rFonts w:cs="Times New Roman"/>
            <w:color w:val="000000" w:themeColor="text1"/>
          </w:rPr>
          <w:delText>full-time tuition, room, board, and activity fee for the 20</w:delText>
        </w:r>
        <w:r w:rsidR="00A431EC" w:rsidRPr="00E36A7A">
          <w:rPr>
            <w:rFonts w:cs="Times New Roman"/>
            <w:color w:val="000000" w:themeColor="text1"/>
          </w:rPr>
          <w:delText>21</w:delText>
        </w:r>
        <w:r w:rsidR="00BB10B5" w:rsidRPr="00E36A7A">
          <w:rPr>
            <w:rFonts w:cs="Times New Roman"/>
            <w:color w:val="000000" w:themeColor="text1"/>
          </w:rPr>
          <w:delText>–</w:delText>
        </w:r>
        <w:r w:rsidR="00181BA5" w:rsidRPr="00E36A7A">
          <w:rPr>
            <w:rFonts w:cs="Times New Roman"/>
            <w:color w:val="000000" w:themeColor="text1"/>
          </w:rPr>
          <w:delText>20</w:delText>
        </w:r>
        <w:r w:rsidR="00A431EC" w:rsidRPr="00E36A7A">
          <w:rPr>
            <w:rFonts w:cs="Times New Roman"/>
            <w:color w:val="000000" w:themeColor="text1"/>
          </w:rPr>
          <w:delText>22</w:delText>
        </w:r>
        <w:r w:rsidRPr="00E36A7A">
          <w:rPr>
            <w:rFonts w:cs="Times New Roman"/>
            <w:color w:val="000000" w:themeColor="text1"/>
          </w:rPr>
          <w:delText xml:space="preserve"> academic year is $</w:delText>
        </w:r>
        <w:r w:rsidR="00A431EC" w:rsidRPr="00E36A7A">
          <w:rPr>
            <w:rFonts w:cs="Times New Roman"/>
            <w:color w:val="000000" w:themeColor="text1"/>
          </w:rPr>
          <w:delText>59,324</w:delText>
        </w:r>
        <w:r w:rsidR="00047CE3" w:rsidRPr="00E36A7A">
          <w:rPr>
            <w:rFonts w:cs="Times New Roman"/>
            <w:color w:val="000000" w:themeColor="text1"/>
          </w:rPr>
          <w:delText>.</w:delText>
        </w:r>
      </w:del>
    </w:p>
    <w:p w14:paraId="5E8122C3" w14:textId="77777777" w:rsidR="00047CE3" w:rsidRDefault="00047CE3" w:rsidP="00A431EC">
      <w:pPr>
        <w:spacing w:after="120"/>
        <w:ind w:left="360"/>
        <w:rPr>
          <w:del w:id="711" w:author="Summer 2023 updates" w:date="2024-07-31T13:42:00Z"/>
          <w:rStyle w:val="Strong"/>
          <w:rFonts w:ascii="Garamond" w:hAnsi="Garamond"/>
        </w:rPr>
      </w:pPr>
    </w:p>
    <w:p w14:paraId="1B1F6D6E" w14:textId="77777777" w:rsidR="00047CE3" w:rsidRDefault="00047CE3" w:rsidP="00A431EC">
      <w:pPr>
        <w:spacing w:after="120"/>
        <w:ind w:left="360"/>
        <w:rPr>
          <w:del w:id="712" w:author="Summer 2023 updates" w:date="2024-07-31T13:42:00Z"/>
          <w:rStyle w:val="Strong"/>
          <w:rFonts w:ascii="Garamond" w:hAnsi="Garamond"/>
        </w:rPr>
      </w:pPr>
    </w:p>
    <w:p w14:paraId="1FB5DF98" w14:textId="77777777" w:rsidR="00047CE3" w:rsidRDefault="00047CE3" w:rsidP="00A431EC">
      <w:pPr>
        <w:spacing w:after="120"/>
        <w:ind w:left="360"/>
        <w:rPr>
          <w:del w:id="713" w:author="Summer 2023 updates" w:date="2024-07-31T13:42:00Z"/>
          <w:rStyle w:val="Strong"/>
          <w:rFonts w:ascii="Garamond" w:hAnsi="Garamond"/>
        </w:rPr>
      </w:pPr>
    </w:p>
    <w:p w14:paraId="1E77B4C5" w14:textId="7E1746A1" w:rsidR="00E73C17" w:rsidRDefault="006D0E6B" w:rsidP="00E80D17">
      <w:pPr>
        <w:spacing w:after="120"/>
        <w:rPr>
          <w:ins w:id="714" w:author="Summer 2023 updates" w:date="2024-07-31T13:42:00Z"/>
          <w:color w:val="000000"/>
        </w:rPr>
      </w:pPr>
      <w:ins w:id="715" w:author="Summer 2023 updates" w:date="2024-07-31T13:42:00Z">
        <w:r w:rsidRPr="00424939">
          <w:rPr>
            <w:rFonts w:cs="Times New Roman"/>
            <w:b/>
            <w:color w:val="000000" w:themeColor="text1"/>
          </w:rPr>
          <w:t>FINANCIAL ASSISTANCE</w:t>
        </w:r>
        <w:r w:rsidRPr="00424939">
          <w:rPr>
            <w:rFonts w:cs="Times New Roman"/>
            <w:color w:val="000000" w:themeColor="text1"/>
          </w:rPr>
          <w:t xml:space="preserve"> — </w:t>
        </w:r>
        <w:r w:rsidR="007B6356">
          <w:rPr>
            <w:color w:val="444444"/>
            <w:shd w:val="clear" w:color="auto" w:fill="FFFFFF"/>
          </w:rPr>
          <w:t>Coe College provides comprehensive need-based and merit-based financial aid programs designed to help qualified students attend Coe regardless of their family financial situation. These assistance programs are based on the premise that students and parents should pay for college to the extent that they are able. Need-based financial aid is used to help make up the difference between the cost of college and what a family can afford.</w:t>
        </w:r>
        <w:r w:rsidR="007B6356">
          <w:rPr>
            <w:color w:val="000000"/>
          </w:rPr>
          <w:t xml:space="preserve">  Visit the </w:t>
        </w:r>
        <w:r w:rsidR="003B4409">
          <w:fldChar w:fldCharType="begin"/>
        </w:r>
        <w:r w:rsidR="003B4409">
          <w:instrText xml:space="preserve"> HYPERLINK "https://www.coe.edu/admission/first-year-students/tuition-fees" </w:instrText>
        </w:r>
        <w:r w:rsidR="003B4409">
          <w:fldChar w:fldCharType="separate"/>
        </w:r>
        <w:r w:rsidR="007B6356" w:rsidRPr="007B6356">
          <w:rPr>
            <w:rStyle w:val="Hyperlink"/>
            <w:color w:val="auto"/>
          </w:rPr>
          <w:t>Coe College Financial Aid Website</w:t>
        </w:r>
        <w:r w:rsidR="003B4409">
          <w:rPr>
            <w:rStyle w:val="Hyperlink"/>
            <w:color w:val="auto"/>
          </w:rPr>
          <w:fldChar w:fldCharType="end"/>
        </w:r>
        <w:r w:rsidR="007B6356">
          <w:rPr>
            <w:color w:val="000000"/>
          </w:rPr>
          <w:t xml:space="preserve"> for more information.</w:t>
        </w:r>
      </w:ins>
    </w:p>
    <w:p w14:paraId="46656300" w14:textId="1D987D2F" w:rsidR="006D0E6B" w:rsidRPr="00424939" w:rsidRDefault="00047CE3" w:rsidP="00047CE3">
      <w:pPr>
        <w:spacing w:after="120"/>
        <w:rPr>
          <w:rStyle w:val="Strong"/>
          <w:rFonts w:ascii="Garamond" w:hAnsi="Garamond"/>
          <w:b w:val="0"/>
        </w:rPr>
      </w:pPr>
      <w:r>
        <w:rPr>
          <w:rStyle w:val="Strong"/>
          <w:rFonts w:ascii="Garamond" w:hAnsi="Garamond"/>
        </w:rPr>
        <w:t>HI</w:t>
      </w:r>
      <w:r w:rsidR="006D0E6B" w:rsidRPr="00424939">
        <w:rPr>
          <w:rStyle w:val="Strong"/>
          <w:rFonts w:ascii="Garamond" w:hAnsi="Garamond"/>
        </w:rPr>
        <w:t>STORY OF COE COLLEGE</w:t>
      </w:r>
    </w:p>
    <w:p w14:paraId="66829074" w14:textId="42C7FEFF" w:rsidR="006D0E6B" w:rsidRPr="00424939" w:rsidRDefault="006D0E6B" w:rsidP="006D0E6B">
      <w:pPr>
        <w:rPr>
          <w:rFonts w:cs="Times New Roman"/>
          <w:color w:val="000000" w:themeColor="text1"/>
        </w:rPr>
      </w:pPr>
      <w:r w:rsidRPr="00424939">
        <w:rPr>
          <w:rFonts w:cs="Times New Roman"/>
          <w:color w:val="000000" w:themeColor="text1"/>
        </w:rPr>
        <w:t>Coe College claims the shortest name of any American institution of higher education, but the school has actually carried five titles through its history. When the Rev. Williston Jones founded the college in 1851, he called it The School for the Prophets. Cedar Rapids’ first resident minister opened the parlor of his home to a group of young men with the goal of educating them for the ministry to serve churches in the Midwest. Two years later, while Jones was canvassing churches in the East for money to send three of his students to Eastern seminaries, a Catskills farmer named Daniel Coe stepped forward with a pledge of $1,500 and urged Jones to start his own college in the frontier town of Cedar Rapids. Legend has it that the $1,500 raised by Coe was brought west from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sewn into the petticoat of a lady visitor traveling by stagecoach to Iowa. Coe gave this generous gift with the stipulation that the propo</w:t>
      </w:r>
      <w:r w:rsidR="00A011A6">
        <w:rPr>
          <w:rFonts w:cs="Times New Roman"/>
          <w:color w:val="000000" w:themeColor="text1"/>
        </w:rPr>
        <w:t>sed institute should be “</w:t>
      </w:r>
      <w:r w:rsidRPr="00424939">
        <w:rPr>
          <w:rFonts w:cs="Times New Roman"/>
          <w:color w:val="000000" w:themeColor="text1"/>
        </w:rPr>
        <w:t>made available for the education of females as well as males.</w:t>
      </w:r>
      <w:r w:rsidR="00A011A6">
        <w:rPr>
          <w:rFonts w:cs="Times New Roman"/>
          <w:color w:val="000000" w:themeColor="text1"/>
        </w:rPr>
        <w:t>”</w:t>
      </w:r>
      <w:r w:rsidRPr="00424939">
        <w:rPr>
          <w:rFonts w:cs="Times New Roman"/>
          <w:color w:val="000000" w:themeColor="text1"/>
        </w:rPr>
        <w:t xml:space="preserve">  Accordingly, Coe was coeducational from its founding.</w:t>
      </w:r>
    </w:p>
    <w:p w14:paraId="39ECA861" w14:textId="77777777" w:rsidR="006D0E6B" w:rsidRPr="00424939" w:rsidRDefault="006D0E6B" w:rsidP="006D0E6B">
      <w:pPr>
        <w:rPr>
          <w:rFonts w:cs="Times New Roman"/>
          <w:color w:val="000000" w:themeColor="text1"/>
        </w:rPr>
      </w:pPr>
      <w:r w:rsidRPr="00424939">
        <w:rPr>
          <w:rFonts w:cs="Times New Roman"/>
          <w:color w:val="000000" w:themeColor="text1"/>
        </w:rPr>
        <w:t>With Jones’ blessing, the Cedar Rapids Collegiate Institute was incorporated in 1853 by a group of Cedar Rapids leaders chaired by Judge George Greene. They used Daniel Coe’s money to purchase two downtown lots for the school and 80 acres of farmland on what was then the edge of town. The farm evolved into today’s campus. In 1868, in a failed attempt to secure the Lewis Parsons estate, the trustees renamed the school Parsons Seminary. After a period of severe financial difficulties, the institution was reestablished in honor of its original benefactor as the Coe Collegiate Institute in 1875.</w:t>
      </w:r>
    </w:p>
    <w:p w14:paraId="47045CD7" w14:textId="0DA7F5CE" w:rsidR="006D0E6B" w:rsidRPr="00424939" w:rsidRDefault="006D0E6B" w:rsidP="006D0E6B">
      <w:pPr>
        <w:rPr>
          <w:rFonts w:cs="Times New Roman"/>
          <w:color w:val="000000" w:themeColor="text1"/>
        </w:rPr>
      </w:pPr>
      <w:r w:rsidRPr="00424939">
        <w:rPr>
          <w:rFonts w:cs="Times New Roman"/>
          <w:color w:val="000000" w:themeColor="text1"/>
        </w:rPr>
        <w:t>T.M Sinclair, founder of the Sinclair Meat Packing Company, played the key financial role in the final step toward the firm establishment of Coe College. Sinclair liquidated all the debt from Parsons Seminary and the Cedar Rapids Collegiate Institute. The Sinclair gift made it practical for the property of the Coe Collegiate Institute</w:t>
      </w:r>
      <w:r w:rsidR="00B021F8" w:rsidRPr="00424939">
        <w:rPr>
          <w:rFonts w:cs="Times New Roman"/>
          <w:color w:val="000000" w:themeColor="text1"/>
        </w:rPr>
        <w:t>—</w:t>
      </w:r>
      <w:r w:rsidRPr="00424939">
        <w:rPr>
          <w:rFonts w:cs="Times New Roman"/>
          <w:color w:val="000000" w:themeColor="text1"/>
        </w:rPr>
        <w:t>including the original land paid for by Daniel Coe</w:t>
      </w:r>
      <w:r w:rsidR="00B021F8" w:rsidRPr="00424939">
        <w:rPr>
          <w:rFonts w:cs="Times New Roman"/>
          <w:color w:val="000000" w:themeColor="text1"/>
        </w:rPr>
        <w:t>—</w:t>
      </w:r>
      <w:r w:rsidRPr="00424939">
        <w:rPr>
          <w:rFonts w:cs="Times New Roman"/>
          <w:color w:val="000000" w:themeColor="text1"/>
        </w:rPr>
        <w:t>to be transferred to Coe College with the Iowa Presbyterian Synod to assume major responsibility for the institution. Coe College has operated continuously since its incorporation under that name on Feb. 2, 1881. From the first, the College was committed to intellectual excellence. It has continued in this tradition ever since.</w:t>
      </w:r>
    </w:p>
    <w:p w14:paraId="0D6A8883" w14:textId="77777777" w:rsidR="006D0E6B" w:rsidRPr="00424939" w:rsidRDefault="006D0E6B" w:rsidP="006D0E6B">
      <w:pPr>
        <w:rPr>
          <w:rFonts w:cs="Times New Roman"/>
          <w:color w:val="000000" w:themeColor="text1"/>
        </w:rPr>
      </w:pPr>
      <w:r w:rsidRPr="00424939">
        <w:rPr>
          <w:rFonts w:cs="Times New Roman"/>
          <w:color w:val="000000" w:themeColor="text1"/>
        </w:rPr>
        <w:t>The compact campus on the east edge of Cedar Rapids grew with many building projects in its early years, including Old Main (1868), Williston Hall (1881), Marshall Hall (1900), the first gymnasium (1904), and the first T.M. Sinclair Memorial Chapel (1911). In 1907, Coe earned accreditation from the North Central Association of Colleges and Universities. Over the decades, Coe’s reputation as a superior liberal arts college has continued to grow. One recognition of this came in 1949, when Coe was granted a Phi Beta Kappa chapter, a distinction reserved for about 10% of American colleges and universities.</w:t>
      </w:r>
    </w:p>
    <w:p w14:paraId="4B03CC5A" w14:textId="1461631E" w:rsidR="006D0E6B" w:rsidRPr="00424939" w:rsidRDefault="006D0E6B" w:rsidP="006D0E6B">
      <w:pPr>
        <w:rPr>
          <w:rFonts w:cs="Times New Roman"/>
          <w:color w:val="000000" w:themeColor="text1"/>
        </w:rPr>
      </w:pPr>
      <w:r w:rsidRPr="00424939">
        <w:rPr>
          <w:rFonts w:cs="Times New Roman"/>
          <w:color w:val="000000" w:themeColor="text1"/>
        </w:rPr>
        <w:t>Central to the educational philosophy of Coe College is the belief that a liberal arts education is the best preparation for life. Students have the opportunity to experience a variety of subjects outside their respective programs of study. Coe offers more than 40 areas of study that cover a range of fields. The College awards the following undergraduate degrees: Bachelor of Arts (B.A.),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(B.M.), and Bachelor of Science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(B.S.N.). </w:t>
      </w:r>
    </w:p>
    <w:p w14:paraId="482095B8" w14:textId="1F4F7A66" w:rsidR="0086452E" w:rsidRPr="00424939" w:rsidRDefault="006D0E6B" w:rsidP="00541B59">
      <w:pPr>
        <w:rPr>
          <w:rFonts w:cs="Times New Roman"/>
          <w:color w:val="000000" w:themeColor="text1"/>
          <w:sz w:val="24"/>
        </w:rPr>
      </w:pPr>
      <w:r w:rsidRPr="00424939">
        <w:rPr>
          <w:rFonts w:cs="Times New Roman"/>
          <w:color w:val="000000" w:themeColor="text1"/>
        </w:rPr>
        <w:t>There are a number of factors that contribute to Coe College’s strong academic quality. The key to Coe’s tradition of excellence in academic quality relates directly to small class sizes and the interest shown by professors to make learning a personalized experience. At Coe, the average class size is 16, and the student-faculty ratio is 1</w:t>
      </w:r>
      <w:r w:rsidR="000704A3" w:rsidRPr="00424939">
        <w:rPr>
          <w:rFonts w:cs="Times New Roman"/>
          <w:color w:val="000000" w:themeColor="text1"/>
        </w:rPr>
        <w:t>1</w:t>
      </w:r>
      <w:r w:rsidRPr="00424939">
        <w:rPr>
          <w:rFonts w:cs="Times New Roman"/>
          <w:color w:val="000000" w:themeColor="text1"/>
        </w:rPr>
        <w:t>:1. Classes are taught by our involved and committed faculty, 9</w:t>
      </w:r>
      <w:r w:rsidR="00F01D87" w:rsidRPr="00424939">
        <w:rPr>
          <w:rFonts w:cs="Times New Roman"/>
          <w:color w:val="000000" w:themeColor="text1"/>
        </w:rPr>
        <w:t>1</w:t>
      </w:r>
      <w:r w:rsidRPr="00424939">
        <w:rPr>
          <w:rFonts w:cs="Times New Roman"/>
          <w:color w:val="000000" w:themeColor="text1"/>
        </w:rPr>
        <w:t>% of whom hold the highest degree in their field. This means classes are taught by experienced professionals who have in-depth knowledge of their subjects. To provide students with a well-rounded experience and solid preparation for the future, Coe offers, along with quality instruction from superb faculty, an abundance of out-of-class opportunities which include student-faculty collaborative research, honors projects, service learning, and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del w:id="716" w:author="Summer 2023 updates" w:date="2024-07-31T13:42:00Z">
        <w:r w:rsidR="008C196D" w:rsidRPr="00424939">
          <w:rPr>
            <w:rFonts w:cs="Times New Roman"/>
            <w:b/>
            <w:smallCaps/>
            <w:color w:val="000000" w:themeColor="text1"/>
          </w:rPr>
          <w:delInstrText>internships</w:delInstrText>
        </w:r>
      </w:del>
      <w:ins w:id="717"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Within one year of graduation, according to the annual survey </w:t>
      </w:r>
      <w:r w:rsidR="009D0EDA">
        <w:rPr>
          <w:rFonts w:cs="Times New Roman"/>
          <w:color w:val="000000" w:themeColor="text1"/>
        </w:rPr>
        <w:t xml:space="preserve">results </w:t>
      </w:r>
      <w:r w:rsidRPr="00424939">
        <w:rPr>
          <w:rFonts w:cs="Times New Roman"/>
          <w:color w:val="000000" w:themeColor="text1"/>
        </w:rPr>
        <w:t xml:space="preserve">from </w:t>
      </w:r>
      <w:r w:rsidR="00A55515">
        <w:rPr>
          <w:rFonts w:cs="Times New Roman"/>
          <w:color w:val="000000" w:themeColor="text1"/>
        </w:rPr>
        <w:t>the Center for Creativity and Careers</w:t>
      </w:r>
      <w:r w:rsidRPr="00424939">
        <w:rPr>
          <w:rFonts w:cs="Times New Roman"/>
          <w:color w:val="000000" w:themeColor="text1"/>
        </w:rPr>
        <w:t>, 98% of Coe graduates are engaged in post-graduate activity such as employment, graduate school, military, or travel/adventure.</w:t>
      </w:r>
      <w:r w:rsidR="0086452E" w:rsidRPr="00424939">
        <w:rPr>
          <w:rFonts w:cs="Times New Roman"/>
          <w:color w:val="000000" w:themeColor="text1"/>
          <w:sz w:val="24"/>
        </w:rPr>
        <w:br w:type="page"/>
      </w:r>
    </w:p>
    <w:p w14:paraId="7B146752" w14:textId="582B8702" w:rsidR="0086452E" w:rsidRPr="00424939" w:rsidRDefault="0086452E" w:rsidP="0086452E">
      <w:pPr>
        <w:spacing w:after="0" w:line="360" w:lineRule="auto"/>
        <w:rPr>
          <w:rStyle w:val="Strong"/>
          <w:rFonts w:ascii="Garamond" w:hAnsi="Garamond"/>
          <w:color w:val="000000" w:themeColor="text1"/>
        </w:rPr>
      </w:pPr>
      <w:r w:rsidRPr="00424939">
        <w:rPr>
          <w:rStyle w:val="Strong"/>
          <w:rFonts w:ascii="Garamond" w:hAnsi="Garamond"/>
          <w:color w:val="000000" w:themeColor="text1"/>
        </w:rPr>
        <w:t>HISTORY OF COE COLLEGE, cont.</w:t>
      </w:r>
    </w:p>
    <w:p w14:paraId="0D12F360" w14:textId="47176D07" w:rsidR="00F01D87" w:rsidRPr="00424939" w:rsidRDefault="006D0E6B" w:rsidP="006D0E6B">
      <w:pPr>
        <w:rPr>
          <w:rFonts w:cs="Times New Roman"/>
          <w:color w:val="000000" w:themeColor="text1"/>
        </w:rPr>
      </w:pPr>
      <w:r w:rsidRPr="00424939">
        <w:rPr>
          <w:rFonts w:cs="Times New Roman"/>
          <w:color w:val="000000" w:themeColor="text1"/>
        </w:rPr>
        <w:t xml:space="preserve">With the addition of the east campus, Coe has nearly doubled in size since 1989. New facilities on the east side of College Drive include </w:t>
      </w:r>
      <w:r w:rsidR="00D2504B">
        <w:rPr>
          <w:rFonts w:cs="Times New Roman"/>
          <w:color w:val="000000" w:themeColor="text1"/>
        </w:rPr>
        <w:t xml:space="preserve">Athletic Recreation Center (2017), </w:t>
      </w:r>
      <w:r w:rsidRPr="00424939">
        <w:rPr>
          <w:rFonts w:cs="Times New Roman"/>
          <w:color w:val="000000" w:themeColor="text1"/>
        </w:rPr>
        <w:t xml:space="preserve">Clark Racquet Center and athletic fields (1989), Clark Alumni House (1993), Nassif House (1999), and four student apartment buildings (Morris House and Schlarbaum House in 2000, Brandt House and Spivey House in 2002). McCabe Hall (2005), named in honor of former Coe President Joseph E. McCabe, houses the offices of the president, </w:t>
      </w:r>
      <w:r w:rsidR="00F544F6" w:rsidRPr="00424939">
        <w:rPr>
          <w:rFonts w:cs="Times New Roman"/>
          <w:color w:val="000000" w:themeColor="text1"/>
        </w:rPr>
        <w:t>provost</w:t>
      </w:r>
      <w:r w:rsidRPr="00424939">
        <w:rPr>
          <w:rFonts w:cs="Times New Roman"/>
          <w:color w:val="000000" w:themeColor="text1"/>
        </w:rPr>
        <w:t xml:space="preserve">, advancement and alumni relations, </w:t>
      </w:r>
      <w:r w:rsidR="009D0EDA">
        <w:rPr>
          <w:rFonts w:cs="Times New Roman"/>
          <w:color w:val="000000" w:themeColor="text1"/>
        </w:rPr>
        <w:t xml:space="preserve">and </w:t>
      </w:r>
      <w:del w:id="718" w:author="Summer 2023 updates" w:date="2024-07-31T13:42:00Z">
        <w:r w:rsidR="009D0EDA">
          <w:rPr>
            <w:rFonts w:cs="Times New Roman"/>
            <w:color w:val="000000" w:themeColor="text1"/>
          </w:rPr>
          <w:delText>The</w:delText>
        </w:r>
      </w:del>
      <w:ins w:id="719" w:author="Summer 2023 updates" w:date="2024-07-31T13:42:00Z">
        <w:r w:rsidR="000613F6">
          <w:rPr>
            <w:rFonts w:cs="Times New Roman"/>
            <w:color w:val="000000" w:themeColor="text1"/>
          </w:rPr>
          <w:t>t</w:t>
        </w:r>
        <w:r w:rsidR="009D0EDA">
          <w:rPr>
            <w:rFonts w:cs="Times New Roman"/>
            <w:color w:val="000000" w:themeColor="text1"/>
          </w:rPr>
          <w:t>he</w:t>
        </w:r>
      </w:ins>
      <w:r w:rsidR="009D0EDA">
        <w:rPr>
          <w:rFonts w:cs="Times New Roman"/>
          <w:color w:val="000000" w:themeColor="text1"/>
        </w:rPr>
        <w:t xml:space="preserve"> Center for Creativity, Careers and Community (C3) </w:t>
      </w:r>
      <w:r w:rsidRPr="00424939">
        <w:rPr>
          <w:rFonts w:cs="Times New Roman"/>
          <w:color w:val="000000" w:themeColor="text1"/>
        </w:rPr>
        <w:t>making way for the remodeling of Coe’s oldest building, Stuart Hall, and the first significant addition of classroom space since Peterson Hall was built in the 1960s.  In 2012 and 2013, Peterson Hall of Science was completely renovated to support Coe’s science programs.</w:t>
      </w:r>
    </w:p>
    <w:p w14:paraId="4324EDEB" w14:textId="0BC8FA03" w:rsidR="006D0E6B" w:rsidRPr="00424939" w:rsidRDefault="00F01D87" w:rsidP="006D0E6B">
      <w:pPr>
        <w:rPr>
          <w:rStyle w:val="Strong"/>
          <w:rFonts w:ascii="Garamond" w:hAnsi="Garamond"/>
          <w:color w:val="000000" w:themeColor="text1"/>
        </w:rPr>
      </w:pPr>
      <w:r w:rsidRPr="00424939">
        <w:rPr>
          <w:rFonts w:cs="Times New Roman"/>
          <w:color w:val="000000" w:themeColor="text1"/>
        </w:rPr>
        <w:t>To further enhance the campus environment, Coe completed the largest capital project in its history in 2017. Make Your Move – the Campaign for Eby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Eby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Hickok – included $24 million in essential enhancements, including an Athletic and Recreation Complex project as well as the renovation and expansion of Hickok Hall, one of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main academic buildings. The result is vastly improved academic, recreational, wellness and competition facilities to benefit future generations of students.</w:t>
      </w:r>
      <w:ins w:id="720" w:author="Summer 2023 updates" w:date="2024-07-31T13:42:00Z">
        <w:r w:rsidR="00602557">
          <w:rPr>
            <w:rFonts w:cs="Times New Roman"/>
            <w:color w:val="000000" w:themeColor="text1"/>
          </w:rPr>
          <w:t xml:space="preserve">  </w:t>
        </w:r>
        <w:r w:rsidR="00602557" w:rsidRPr="00602557">
          <w:rPr>
            <w:rFonts w:cs="Times New Roman"/>
            <w:color w:val="000000" w:themeColor="text1"/>
          </w:rPr>
          <w:t>In the fall of 2022, the David &amp; Janice McInally Center for Health &amp; Society was dedicated as a hub for immersive health care education and connections to providers in the MedQuarter Regional Medical District. </w:t>
        </w:r>
      </w:ins>
      <w:r w:rsidR="006D0E6B" w:rsidRPr="00424939">
        <w:rPr>
          <w:color w:val="000000" w:themeColor="text1"/>
        </w:rPr>
        <w:br w:type="page"/>
      </w:r>
    </w:p>
    <w:p w14:paraId="21541C9B" w14:textId="68BE7471" w:rsidR="00067873" w:rsidRPr="00F83431" w:rsidRDefault="008D11C4" w:rsidP="002B623E">
      <w:pPr>
        <w:pStyle w:val="Heading1"/>
        <w:rPr>
          <w:ins w:id="721" w:author="Summer 2023 updates" w:date="2024-07-31T13:42:00Z"/>
        </w:rPr>
      </w:pPr>
      <w:bookmarkStart w:id="722" w:name="_Ref140140725"/>
      <w:bookmarkStart w:id="723" w:name="_Toc141355657"/>
      <w:bookmarkStart w:id="724" w:name="_Ref14097204"/>
      <w:bookmarkStart w:id="725" w:name="_Ref14097360"/>
      <w:bookmarkStart w:id="726" w:name="_Toc110005140"/>
      <w:del w:id="727" w:author="Summer 2023 updates" w:date="2024-07-31T13:42:00Z">
        <w:r w:rsidRPr="00DB6B93">
          <w:delText>202</w:delText>
        </w:r>
        <w:r w:rsidR="002324F3" w:rsidRPr="00DB6B93">
          <w:delText>2</w:delText>
        </w:r>
        <w:r w:rsidR="00DD1A26">
          <w:delText>–</w:delText>
        </w:r>
      </w:del>
      <w:r w:rsidR="00067873" w:rsidRPr="00F83431">
        <w:t>2023</w:t>
      </w:r>
      <w:ins w:id="728" w:author="Summer 2023 updates" w:date="2024-07-31T13:42:00Z">
        <w:r w:rsidR="00067873" w:rsidRPr="00F83431">
          <w:t>–2024</w:t>
        </w:r>
      </w:ins>
      <w:r w:rsidR="00067873" w:rsidRPr="00F83431">
        <w:t xml:space="preserve"> ACADEMIC CALENDAR</w:t>
      </w:r>
      <w:bookmarkEnd w:id="722"/>
      <w:bookmarkEnd w:id="723"/>
      <w:bookmarkEnd w:id="726"/>
    </w:p>
    <w:p w14:paraId="32DA38CE" w14:textId="6D85F727" w:rsidR="00067873" w:rsidRPr="00424939" w:rsidRDefault="00067873" w:rsidP="002B623E">
      <w:pPr>
        <w:pStyle w:val="Heading1"/>
      </w:pPr>
      <w:r w:rsidRPr="00DB6B93">
        <w:fldChar w:fldCharType="begin"/>
      </w:r>
      <w:r w:rsidRPr="00DB6B93">
        <w:instrText xml:space="preserve"> XE "</w:instrText>
      </w:r>
      <w:del w:id="729" w:author="Summer 2023 updates" w:date="2024-07-31T13:42:00Z">
        <w:r w:rsidR="00B8454E" w:rsidRPr="00DB6B93">
          <w:delInstrText>ACADEMIC CALENDAR</w:delInstrText>
        </w:r>
      </w:del>
      <w:ins w:id="730" w:author="Summer 2023 updates" w:date="2024-07-31T13:42:00Z">
        <w:r w:rsidRPr="00DB6B93">
          <w:instrText>A</w:instrText>
        </w:r>
        <w:r w:rsidR="004A580F">
          <w:instrText>cademic</w:instrText>
        </w:r>
        <w:r w:rsidRPr="00DB6B93">
          <w:instrText xml:space="preserve"> C</w:instrText>
        </w:r>
        <w:r w:rsidR="004A580F">
          <w:instrText>alendar</w:instrText>
        </w:r>
      </w:ins>
      <w:r w:rsidRPr="00DB6B93">
        <w:instrText xml:space="preserve">" </w:instrText>
      </w:r>
      <w:r w:rsidRPr="00DB6B93">
        <w:fldChar w:fldCharType="end"/>
      </w:r>
    </w:p>
    <w:p w14:paraId="78C21026" w14:textId="476786C8" w:rsidR="00067873" w:rsidRPr="0011175F" w:rsidRDefault="00067873" w:rsidP="00067873">
      <w:pPr>
        <w:tabs>
          <w:tab w:val="right" w:pos="9810"/>
          <w:tab w:val="left" w:pos="10998"/>
        </w:tabs>
        <w:spacing w:after="0"/>
        <w:rPr>
          <w:rFonts w:cs="Times New Roman"/>
          <w:b/>
          <w:color w:val="000000" w:themeColor="text1"/>
        </w:rPr>
      </w:pPr>
      <w:r w:rsidRPr="00424939">
        <w:rPr>
          <w:rFonts w:cs="Times New Roman"/>
          <w:b/>
          <w:color w:val="000000" w:themeColor="text1"/>
        </w:rPr>
        <w:t xml:space="preserve">FALL TERM </w:t>
      </w:r>
      <w:del w:id="731" w:author="Summer 2023 updates" w:date="2024-07-31T13:42:00Z">
        <w:r w:rsidR="00175205">
          <w:rPr>
            <w:rFonts w:cs="Times New Roman"/>
            <w:b/>
            <w:color w:val="000000" w:themeColor="text1"/>
          </w:rPr>
          <w:delText>2022</w:delText>
        </w:r>
      </w:del>
      <w:ins w:id="732" w:author="Summer 2023 updates" w:date="2024-07-31T13:42:00Z">
        <w:r>
          <w:rPr>
            <w:rFonts w:cs="Times New Roman"/>
            <w:b/>
            <w:color w:val="000000" w:themeColor="text1"/>
          </w:rPr>
          <w:t>2023</w:t>
        </w:r>
      </w:ins>
    </w:p>
    <w:p w14:paraId="4EA2C7B4" w14:textId="77777777" w:rsidR="00175205" w:rsidRPr="00CD5ADD" w:rsidRDefault="00175205" w:rsidP="00175205">
      <w:pPr>
        <w:tabs>
          <w:tab w:val="right" w:leader="dot" w:pos="9806"/>
        </w:tabs>
        <w:spacing w:after="0"/>
        <w:rPr>
          <w:del w:id="733" w:author="Summer 2023 updates" w:date="2024-07-31T13:42:00Z"/>
          <w:rFonts w:eastAsia="Arial" w:cs="Times New Roman"/>
          <w:color w:val="000000" w:themeColor="text1"/>
        </w:rPr>
      </w:pPr>
      <w:del w:id="734" w:author="Summer 2023 updates" w:date="2024-07-31T13:42:00Z">
        <w:r w:rsidRPr="00CD5ADD">
          <w:rPr>
            <w:rFonts w:eastAsia="Arial" w:cs="Times New Roman"/>
            <w:color w:val="000000" w:themeColor="text1"/>
          </w:rPr>
          <w:delText xml:space="preserve">Tues, </w:delText>
        </w:r>
      </w:del>
      <w:r w:rsidR="00067873" w:rsidRPr="00CD5ADD">
        <w:rPr>
          <w:rFonts w:eastAsia="Arial" w:cs="Times New Roman"/>
          <w:color w:val="000000" w:themeColor="text1"/>
        </w:rPr>
        <w:t xml:space="preserve">August </w:t>
      </w:r>
      <w:r w:rsidR="00067873">
        <w:rPr>
          <w:rFonts w:eastAsia="Arial" w:cs="Times New Roman"/>
          <w:color w:val="000000" w:themeColor="text1"/>
        </w:rPr>
        <w:t>23</w:t>
      </w:r>
      <w:r w:rsidR="00067873" w:rsidRPr="00CD5ADD">
        <w:rPr>
          <w:rFonts w:eastAsia="Arial" w:cs="Times New Roman"/>
          <w:color w:val="000000" w:themeColor="text1"/>
        </w:rPr>
        <w:tab/>
      </w:r>
      <w:del w:id="735" w:author="Summer 2023 updates" w:date="2024-07-31T13:42:00Z">
        <w:r w:rsidRPr="00CD5ADD">
          <w:rPr>
            <w:rFonts w:eastAsia="Arial" w:cs="Times New Roman"/>
            <w:color w:val="000000" w:themeColor="text1"/>
          </w:rPr>
          <w:delText xml:space="preserve">Open Registration </w:delText>
        </w:r>
      </w:del>
    </w:p>
    <w:p w14:paraId="47F26F6D" w14:textId="55D41C48" w:rsidR="00067873" w:rsidRPr="00CD5ADD" w:rsidRDefault="00E072BA" w:rsidP="00067873">
      <w:pPr>
        <w:tabs>
          <w:tab w:val="right" w:leader="dot" w:pos="9806"/>
        </w:tabs>
        <w:spacing w:after="0"/>
        <w:rPr>
          <w:rFonts w:eastAsia="Arial" w:cs="Times New Roman"/>
          <w:color w:val="000000" w:themeColor="text1"/>
        </w:rPr>
      </w:pPr>
      <w:del w:id="736" w:author="Summer 2023 updates" w:date="2024-07-31T13:42:00Z">
        <w:r>
          <w:rPr>
            <w:rFonts w:eastAsia="Arial" w:cs="Times New Roman"/>
            <w:color w:val="000000" w:themeColor="text1"/>
          </w:rPr>
          <w:delText>Wed</w:delText>
        </w:r>
        <w:r w:rsidR="00175205" w:rsidRPr="00CD5ADD">
          <w:rPr>
            <w:rFonts w:eastAsia="Arial" w:cs="Times New Roman"/>
            <w:color w:val="000000" w:themeColor="text1"/>
          </w:rPr>
          <w:delText xml:space="preserve">, August </w:delText>
        </w:r>
        <w:r w:rsidR="00175205">
          <w:rPr>
            <w:rFonts w:eastAsia="Arial" w:cs="Times New Roman"/>
            <w:color w:val="000000" w:themeColor="text1"/>
          </w:rPr>
          <w:delText>24</w:delText>
        </w:r>
        <w:r w:rsidR="00175205" w:rsidRPr="00CD5ADD">
          <w:rPr>
            <w:rFonts w:eastAsia="Arial" w:cs="Times New Roman"/>
            <w:color w:val="000000" w:themeColor="text1"/>
          </w:rPr>
          <w:tab/>
        </w:r>
      </w:del>
      <w:r w:rsidR="00067873" w:rsidRPr="00CD5ADD">
        <w:rPr>
          <w:rFonts w:eastAsia="Arial" w:cs="Times New Roman"/>
          <w:color w:val="000000" w:themeColor="text1"/>
        </w:rPr>
        <w:t>Classes Begin</w:t>
      </w:r>
    </w:p>
    <w:p w14:paraId="454DD278" w14:textId="77777777" w:rsidR="00175205" w:rsidRPr="00CD5ADD" w:rsidRDefault="00175205" w:rsidP="00175205">
      <w:pPr>
        <w:tabs>
          <w:tab w:val="right" w:leader="dot" w:pos="9806"/>
        </w:tabs>
        <w:spacing w:after="0"/>
        <w:rPr>
          <w:del w:id="737" w:author="Summer 2023 updates" w:date="2024-07-31T13:42:00Z"/>
          <w:rFonts w:eastAsia="Arial" w:cs="Times New Roman"/>
          <w:color w:val="000000" w:themeColor="text1"/>
        </w:rPr>
      </w:pPr>
      <w:del w:id="738" w:author="Summer 2023 updates" w:date="2024-07-31T13:42:00Z">
        <w:r w:rsidRPr="00CD5ADD">
          <w:rPr>
            <w:rFonts w:eastAsia="Arial" w:cs="Times New Roman"/>
            <w:color w:val="000000" w:themeColor="text1"/>
          </w:rPr>
          <w:delText xml:space="preserve">Tues, August </w:delText>
        </w:r>
        <w:r>
          <w:rPr>
            <w:rFonts w:eastAsia="Arial" w:cs="Times New Roman"/>
            <w:color w:val="000000" w:themeColor="text1"/>
          </w:rPr>
          <w:delText>30</w:delText>
        </w:r>
        <w:r w:rsidRPr="00CD5ADD">
          <w:rPr>
            <w:rFonts w:eastAsia="Arial" w:cs="Times New Roman"/>
            <w:color w:val="000000" w:themeColor="text1"/>
          </w:rPr>
          <w:tab/>
          <w:delText>Last Day to Add or Drop a Full-Term, or 1</w:delText>
        </w:r>
        <w:r w:rsidRPr="00CD5ADD">
          <w:rPr>
            <w:rFonts w:eastAsia="Arial" w:cs="Times New Roman"/>
            <w:color w:val="000000" w:themeColor="text1"/>
            <w:vertAlign w:val="superscript"/>
          </w:rPr>
          <w:delText>st</w:delText>
        </w:r>
        <w:r w:rsidRPr="00CD5ADD">
          <w:rPr>
            <w:rFonts w:eastAsia="Arial" w:cs="Times New Roman"/>
            <w:color w:val="000000" w:themeColor="text1"/>
          </w:rPr>
          <w:delText xml:space="preserve"> Half-Term Course without a W</w:delText>
        </w:r>
      </w:del>
    </w:p>
    <w:p w14:paraId="3AA9788C" w14:textId="13D0C57C" w:rsidR="00067873" w:rsidRPr="00CD5ADD" w:rsidRDefault="00E072BA" w:rsidP="00067873">
      <w:pPr>
        <w:tabs>
          <w:tab w:val="right" w:leader="dot" w:pos="9806"/>
        </w:tabs>
        <w:spacing w:after="0"/>
        <w:rPr>
          <w:rFonts w:eastAsia="Arial" w:cs="Times New Roman"/>
          <w:color w:val="000000" w:themeColor="text1"/>
        </w:rPr>
      </w:pPr>
      <w:del w:id="739" w:author="Summer 2023 updates" w:date="2024-07-31T13:42:00Z">
        <w:r>
          <w:rPr>
            <w:rFonts w:eastAsia="Arial" w:cs="Times New Roman"/>
            <w:color w:val="000000" w:themeColor="text1"/>
          </w:rPr>
          <w:delText>Fri</w:delText>
        </w:r>
        <w:r w:rsidR="00175205" w:rsidRPr="00CD5ADD">
          <w:rPr>
            <w:rFonts w:eastAsia="Arial" w:cs="Times New Roman"/>
            <w:color w:val="000000" w:themeColor="text1"/>
          </w:rPr>
          <w:delText xml:space="preserve">, </w:delText>
        </w:r>
      </w:del>
      <w:r w:rsidR="00067873" w:rsidRPr="00CD5ADD">
        <w:rPr>
          <w:rFonts w:eastAsia="Arial" w:cs="Times New Roman"/>
          <w:color w:val="000000" w:themeColor="text1"/>
        </w:rPr>
        <w:t xml:space="preserve">September </w:t>
      </w:r>
      <w:del w:id="740" w:author="Summer 2023 updates" w:date="2024-07-31T13:42:00Z">
        <w:r w:rsidR="00175205">
          <w:rPr>
            <w:rFonts w:eastAsia="Arial" w:cs="Times New Roman"/>
            <w:color w:val="000000" w:themeColor="text1"/>
          </w:rPr>
          <w:delText>2</w:delText>
        </w:r>
        <w:r w:rsidR="00175205" w:rsidRPr="00CD5ADD">
          <w:rPr>
            <w:rFonts w:eastAsia="Arial" w:cs="Times New Roman"/>
            <w:color w:val="000000" w:themeColor="text1"/>
          </w:rPr>
          <w:tab/>
          <w:delText>Census Date, Attendance Due on My.Coe</w:delText>
        </w:r>
      </w:del>
      <w:ins w:id="741" w:author="Summer 2023 updates" w:date="2024-07-31T13:42:00Z">
        <w:r w:rsidR="00067873">
          <w:rPr>
            <w:rFonts w:eastAsia="Arial" w:cs="Times New Roman"/>
            <w:color w:val="000000" w:themeColor="text1"/>
          </w:rPr>
          <w:t>4</w:t>
        </w:r>
        <w:r w:rsidR="00067873" w:rsidRPr="00CD5ADD">
          <w:rPr>
            <w:rFonts w:eastAsia="Arial" w:cs="Times New Roman"/>
            <w:color w:val="000000" w:themeColor="text1"/>
          </w:rPr>
          <w:tab/>
          <w:t xml:space="preserve">Labor </w:t>
        </w:r>
        <w:r w:rsidR="00067873">
          <w:rPr>
            <w:rFonts w:eastAsia="Arial" w:cs="Times New Roman"/>
            <w:color w:val="000000" w:themeColor="text1"/>
          </w:rPr>
          <w:t>Day Holiday (No Classes)</w:t>
        </w:r>
      </w:ins>
    </w:p>
    <w:p w14:paraId="45A67A0F" w14:textId="77777777" w:rsidR="00175205" w:rsidRPr="00CD5ADD" w:rsidRDefault="00175205" w:rsidP="00175205">
      <w:pPr>
        <w:tabs>
          <w:tab w:val="right" w:leader="dot" w:pos="9806"/>
        </w:tabs>
        <w:spacing w:after="0"/>
        <w:rPr>
          <w:del w:id="742" w:author="Summer 2023 updates" w:date="2024-07-31T13:42:00Z"/>
          <w:rFonts w:eastAsia="Arial" w:cs="Times New Roman"/>
          <w:color w:val="000000" w:themeColor="text1"/>
        </w:rPr>
      </w:pPr>
      <w:del w:id="743" w:author="Summer 2023 updates" w:date="2024-07-31T13:42:00Z">
        <w:r w:rsidRPr="00CD5ADD">
          <w:rPr>
            <w:rFonts w:eastAsia="Arial" w:cs="Times New Roman"/>
            <w:color w:val="000000" w:themeColor="text1"/>
          </w:rPr>
          <w:delText xml:space="preserve">Mon, </w:delText>
        </w:r>
      </w:del>
      <w:r w:rsidR="00067873">
        <w:rPr>
          <w:rFonts w:eastAsia="Arial" w:cs="Times New Roman"/>
          <w:color w:val="000000" w:themeColor="text1"/>
        </w:rPr>
        <w:t>September</w:t>
      </w:r>
      <w:r w:rsidR="00067873" w:rsidRPr="00CD5ADD">
        <w:rPr>
          <w:rFonts w:eastAsia="Arial" w:cs="Times New Roman"/>
          <w:color w:val="000000" w:themeColor="text1"/>
        </w:rPr>
        <w:t xml:space="preserve"> </w:t>
      </w:r>
      <w:del w:id="744" w:author="Summer 2023 updates" w:date="2024-07-31T13:42:00Z">
        <w:r>
          <w:rPr>
            <w:rFonts w:eastAsia="Arial" w:cs="Times New Roman"/>
            <w:color w:val="000000" w:themeColor="text1"/>
          </w:rPr>
          <w:delText>5</w:delText>
        </w:r>
        <w:r w:rsidRPr="00CD5ADD">
          <w:rPr>
            <w:rFonts w:eastAsia="Arial" w:cs="Times New Roman"/>
            <w:color w:val="000000" w:themeColor="text1"/>
          </w:rPr>
          <w:tab/>
          <w:delText>No Classes (Holiday) Labor Day</w:delText>
        </w:r>
      </w:del>
    </w:p>
    <w:p w14:paraId="1EA567FE" w14:textId="77777777" w:rsidR="00175205" w:rsidRPr="00CD5ADD" w:rsidRDefault="00175205" w:rsidP="00175205">
      <w:pPr>
        <w:tabs>
          <w:tab w:val="right" w:leader="dot" w:pos="9806"/>
        </w:tabs>
        <w:spacing w:after="0"/>
        <w:rPr>
          <w:del w:id="745" w:author="Summer 2023 updates" w:date="2024-07-31T13:42:00Z"/>
          <w:rFonts w:eastAsia="Arial" w:cs="Times New Roman"/>
          <w:color w:val="000000" w:themeColor="text1"/>
        </w:rPr>
      </w:pPr>
      <w:del w:id="746" w:author="Summer 2023 updates" w:date="2024-07-31T13:42:00Z">
        <w:r>
          <w:rPr>
            <w:rFonts w:eastAsia="Arial" w:cs="Times New Roman"/>
            <w:color w:val="000000" w:themeColor="text1"/>
          </w:rPr>
          <w:delText>Fri</w:delText>
        </w:r>
        <w:r w:rsidRPr="00CD5ADD">
          <w:rPr>
            <w:rFonts w:eastAsia="Arial" w:cs="Times New Roman"/>
            <w:color w:val="000000" w:themeColor="text1"/>
          </w:rPr>
          <w:delText xml:space="preserve">, September </w:delText>
        </w:r>
        <w:r>
          <w:rPr>
            <w:rFonts w:eastAsia="Arial" w:cs="Times New Roman"/>
            <w:color w:val="000000" w:themeColor="text1"/>
          </w:rPr>
          <w:delText>9</w:delText>
        </w:r>
        <w:r w:rsidRPr="00CD5ADD">
          <w:rPr>
            <w:rFonts w:eastAsia="Arial" w:cs="Times New Roman"/>
            <w:color w:val="000000" w:themeColor="text1"/>
          </w:rPr>
          <w:tab/>
          <w:delText>Date of Record</w:delText>
        </w:r>
      </w:del>
    </w:p>
    <w:p w14:paraId="4A934D3F" w14:textId="77777777" w:rsidR="00175205" w:rsidRPr="00CD5ADD" w:rsidRDefault="00E072BA" w:rsidP="00175205">
      <w:pPr>
        <w:tabs>
          <w:tab w:val="right" w:leader="dot" w:pos="9806"/>
        </w:tabs>
        <w:spacing w:after="0"/>
        <w:rPr>
          <w:del w:id="747" w:author="Summer 2023 updates" w:date="2024-07-31T13:42:00Z"/>
          <w:rFonts w:eastAsia="Arial" w:cs="Times New Roman"/>
          <w:color w:val="000000" w:themeColor="text1"/>
        </w:rPr>
      </w:pPr>
      <w:del w:id="748" w:author="Summer 2023 updates" w:date="2024-07-31T13:42:00Z">
        <w:r>
          <w:rPr>
            <w:rFonts w:eastAsia="Arial" w:cs="Times New Roman"/>
            <w:color w:val="000000" w:themeColor="text1"/>
          </w:rPr>
          <w:delText>Thurs</w:delText>
        </w:r>
        <w:r w:rsidR="00175205" w:rsidRPr="00CD5ADD">
          <w:rPr>
            <w:rFonts w:eastAsia="Arial" w:cs="Times New Roman"/>
            <w:color w:val="000000" w:themeColor="text1"/>
          </w:rPr>
          <w:delText>, September 2</w:delText>
        </w:r>
        <w:r w:rsidR="00175205">
          <w:rPr>
            <w:rFonts w:eastAsia="Arial" w:cs="Times New Roman"/>
            <w:color w:val="000000" w:themeColor="text1"/>
          </w:rPr>
          <w:delText>2</w:delText>
        </w:r>
        <w:r w:rsidR="00175205" w:rsidRPr="00CD5ADD">
          <w:rPr>
            <w:rFonts w:eastAsia="Arial" w:cs="Times New Roman"/>
            <w:color w:val="000000" w:themeColor="text1"/>
          </w:rPr>
          <w:tab/>
          <w:delText>Last Day to Withdraw &amp;/ or Change Method of Grading for First-Half Courses</w:delText>
        </w:r>
      </w:del>
    </w:p>
    <w:p w14:paraId="100738CA" w14:textId="77777777" w:rsidR="00175205" w:rsidRDefault="00175205" w:rsidP="00175205">
      <w:pPr>
        <w:tabs>
          <w:tab w:val="right" w:leader="dot" w:pos="9806"/>
        </w:tabs>
        <w:spacing w:after="0"/>
        <w:rPr>
          <w:del w:id="749" w:author="Summer 2023 updates" w:date="2024-07-31T13:42:00Z"/>
          <w:rFonts w:eastAsia="Arial" w:cs="Times New Roman"/>
          <w:color w:val="000000" w:themeColor="text1"/>
        </w:rPr>
      </w:pPr>
      <w:del w:id="750" w:author="Summer 2023 updates" w:date="2024-07-31T13:42:00Z">
        <w:r>
          <w:rPr>
            <w:rFonts w:eastAsia="Arial" w:cs="Times New Roman"/>
            <w:color w:val="000000" w:themeColor="text1"/>
          </w:rPr>
          <w:delText>Mon</w:delText>
        </w:r>
        <w:r w:rsidR="00E072BA">
          <w:rPr>
            <w:rFonts w:eastAsia="Arial" w:cs="Times New Roman"/>
            <w:color w:val="000000" w:themeColor="text1"/>
          </w:rPr>
          <w:delText>–</w:delText>
        </w:r>
        <w:r>
          <w:rPr>
            <w:rFonts w:eastAsia="Arial" w:cs="Times New Roman"/>
            <w:color w:val="000000" w:themeColor="text1"/>
          </w:rPr>
          <w:delText>Tues</w:delText>
        </w:r>
        <w:r w:rsidRPr="00CD5ADD">
          <w:rPr>
            <w:rFonts w:eastAsia="Arial" w:cs="Times New Roman"/>
            <w:color w:val="000000" w:themeColor="text1"/>
          </w:rPr>
          <w:delText xml:space="preserve">, October </w:delText>
        </w:r>
        <w:r>
          <w:rPr>
            <w:rFonts w:eastAsia="Arial" w:cs="Times New Roman"/>
            <w:color w:val="000000" w:themeColor="text1"/>
          </w:rPr>
          <w:delText>10</w:delText>
        </w:r>
        <w:r w:rsidR="00E072BA">
          <w:rPr>
            <w:rFonts w:eastAsia="Arial" w:cs="Times New Roman"/>
            <w:color w:val="000000" w:themeColor="text1"/>
          </w:rPr>
          <w:delText>–</w:delText>
        </w:r>
        <w:r>
          <w:rPr>
            <w:rFonts w:eastAsia="Arial" w:cs="Times New Roman"/>
            <w:color w:val="000000" w:themeColor="text1"/>
          </w:rPr>
          <w:delText>11</w:delText>
        </w:r>
        <w:r w:rsidRPr="00CD5ADD">
          <w:rPr>
            <w:rFonts w:eastAsia="Arial" w:cs="Times New Roman"/>
            <w:color w:val="000000" w:themeColor="text1"/>
          </w:rPr>
          <w:tab/>
          <w:delText>Fall Term Break</w:delText>
        </w:r>
      </w:del>
    </w:p>
    <w:p w14:paraId="1282656F" w14:textId="001A5B21" w:rsidR="00067873" w:rsidRDefault="00175205" w:rsidP="00067873">
      <w:pPr>
        <w:tabs>
          <w:tab w:val="right" w:leader="dot" w:pos="9806"/>
        </w:tabs>
        <w:spacing w:after="0"/>
        <w:rPr>
          <w:rFonts w:eastAsia="Arial" w:cs="Times New Roman"/>
          <w:color w:val="000000" w:themeColor="text1"/>
        </w:rPr>
      </w:pPr>
      <w:del w:id="751" w:author="Summer 2023 updates" w:date="2024-07-31T13:42:00Z">
        <w:r w:rsidRPr="00CD5ADD">
          <w:rPr>
            <w:rFonts w:eastAsia="Arial" w:cs="Times New Roman"/>
            <w:color w:val="000000" w:themeColor="text1"/>
          </w:rPr>
          <w:delText>Thurs</w:delText>
        </w:r>
        <w:r w:rsidR="00E072BA">
          <w:rPr>
            <w:rFonts w:eastAsia="Arial" w:cs="Times New Roman"/>
            <w:color w:val="000000" w:themeColor="text1"/>
          </w:rPr>
          <w:delText>–</w:delText>
        </w:r>
        <w:r>
          <w:rPr>
            <w:rFonts w:eastAsia="Arial" w:cs="Times New Roman"/>
            <w:color w:val="000000" w:themeColor="text1"/>
          </w:rPr>
          <w:delText>Sat</w:delText>
        </w:r>
        <w:r w:rsidRPr="00CD5ADD">
          <w:rPr>
            <w:rFonts w:eastAsia="Arial" w:cs="Times New Roman"/>
            <w:color w:val="000000" w:themeColor="text1"/>
          </w:rPr>
          <w:delText xml:space="preserve">, October </w:delText>
        </w:r>
        <w:r>
          <w:rPr>
            <w:rFonts w:eastAsia="Arial" w:cs="Times New Roman"/>
            <w:color w:val="000000" w:themeColor="text1"/>
          </w:rPr>
          <w:delText>13</w:delText>
        </w:r>
        <w:r w:rsidR="00E072BA">
          <w:rPr>
            <w:rFonts w:eastAsia="Arial" w:cs="Times New Roman"/>
            <w:color w:val="000000" w:themeColor="text1"/>
          </w:rPr>
          <w:delText>–</w:delText>
        </w:r>
        <w:r>
          <w:rPr>
            <w:rFonts w:eastAsia="Arial" w:cs="Times New Roman"/>
            <w:color w:val="000000" w:themeColor="text1"/>
          </w:rPr>
          <w:delText>15</w:delText>
        </w:r>
        <w:r w:rsidRPr="00CD5ADD">
          <w:rPr>
            <w:rFonts w:eastAsia="Arial" w:cs="Times New Roman"/>
            <w:color w:val="000000" w:themeColor="text1"/>
          </w:rPr>
          <w:tab/>
        </w:r>
      </w:del>
      <w:ins w:id="752" w:author="Summer 2023 updates" w:date="2024-07-31T13:42:00Z">
        <w:r w:rsidR="00067873">
          <w:rPr>
            <w:rFonts w:eastAsia="Arial" w:cs="Times New Roman"/>
            <w:color w:val="000000" w:themeColor="text1"/>
          </w:rPr>
          <w:t>23</w:t>
        </w:r>
        <w:r w:rsidR="00EF32B5">
          <w:rPr>
            <w:rFonts w:eastAsia="Arial" w:cs="Times New Roman"/>
            <w:color w:val="000000" w:themeColor="text1"/>
          </w:rPr>
          <w:t>–</w:t>
        </w:r>
        <w:r w:rsidR="00067873">
          <w:rPr>
            <w:rFonts w:eastAsia="Arial" w:cs="Times New Roman"/>
            <w:color w:val="000000" w:themeColor="text1"/>
          </w:rPr>
          <w:t>24</w:t>
        </w:r>
        <w:r w:rsidR="00067873" w:rsidRPr="00CD5ADD">
          <w:rPr>
            <w:rFonts w:eastAsia="Arial" w:cs="Times New Roman"/>
            <w:color w:val="000000" w:themeColor="text1"/>
          </w:rPr>
          <w:tab/>
        </w:r>
      </w:ins>
      <w:r w:rsidR="00067873">
        <w:rPr>
          <w:rFonts w:eastAsia="Arial" w:cs="Times New Roman"/>
          <w:color w:val="000000" w:themeColor="text1"/>
        </w:rPr>
        <w:t>Homecoming</w:t>
      </w:r>
    </w:p>
    <w:p w14:paraId="1F07AA0C" w14:textId="77777777" w:rsidR="00175205" w:rsidRPr="00CD5ADD" w:rsidRDefault="00175205" w:rsidP="00175205">
      <w:pPr>
        <w:tabs>
          <w:tab w:val="right" w:leader="dot" w:pos="9806"/>
        </w:tabs>
        <w:spacing w:after="0"/>
        <w:rPr>
          <w:del w:id="753" w:author="Summer 2023 updates" w:date="2024-07-31T13:42:00Z"/>
          <w:rFonts w:eastAsia="Arial" w:cs="Times New Roman"/>
          <w:color w:val="000000" w:themeColor="text1"/>
        </w:rPr>
      </w:pPr>
      <w:del w:id="754" w:author="Summer 2023 updates" w:date="2024-07-31T13:42:00Z">
        <w:r w:rsidRPr="00CD5ADD">
          <w:rPr>
            <w:rFonts w:eastAsia="Arial" w:cs="Times New Roman"/>
            <w:color w:val="000000" w:themeColor="text1"/>
          </w:rPr>
          <w:delText xml:space="preserve">Mon, </w:delText>
        </w:r>
      </w:del>
      <w:r w:rsidR="00067873" w:rsidRPr="00CD5ADD">
        <w:rPr>
          <w:rFonts w:eastAsia="Arial" w:cs="Times New Roman"/>
          <w:color w:val="000000" w:themeColor="text1"/>
        </w:rPr>
        <w:t xml:space="preserve">October </w:t>
      </w:r>
      <w:del w:id="755" w:author="Summer 2023 updates" w:date="2024-07-31T13:42:00Z">
        <w:r w:rsidRPr="00CD5ADD">
          <w:rPr>
            <w:rFonts w:eastAsia="Arial" w:cs="Times New Roman"/>
            <w:color w:val="000000" w:themeColor="text1"/>
          </w:rPr>
          <w:delText>1</w:delText>
        </w:r>
        <w:r>
          <w:rPr>
            <w:rFonts w:eastAsia="Arial" w:cs="Times New Roman"/>
            <w:color w:val="000000" w:themeColor="text1"/>
          </w:rPr>
          <w:delText>7</w:delText>
        </w:r>
        <w:r w:rsidRPr="00CD5ADD">
          <w:rPr>
            <w:rFonts w:eastAsia="Arial" w:cs="Times New Roman"/>
            <w:color w:val="000000" w:themeColor="text1"/>
          </w:rPr>
          <w:tab/>
          <w:delText>Mid-</w:delText>
        </w:r>
      </w:del>
      <w:ins w:id="756" w:author="Summer 2023 updates" w:date="2024-07-31T13:42:00Z">
        <w:r w:rsidR="00067873">
          <w:rPr>
            <w:rFonts w:eastAsia="Arial" w:cs="Times New Roman"/>
            <w:color w:val="000000" w:themeColor="text1"/>
          </w:rPr>
          <w:t>12</w:t>
        </w:r>
        <w:r w:rsidR="00EF32B5">
          <w:rPr>
            <w:rFonts w:eastAsia="Arial" w:cs="Times New Roman"/>
            <w:color w:val="000000" w:themeColor="text1"/>
          </w:rPr>
          <w:t>–</w:t>
        </w:r>
        <w:r w:rsidR="00067873">
          <w:rPr>
            <w:rFonts w:eastAsia="Arial" w:cs="Times New Roman"/>
            <w:color w:val="000000" w:themeColor="text1"/>
          </w:rPr>
          <w:t>13</w:t>
        </w:r>
        <w:r w:rsidR="00067873" w:rsidRPr="00CD5ADD">
          <w:rPr>
            <w:rFonts w:eastAsia="Arial" w:cs="Times New Roman"/>
            <w:color w:val="000000" w:themeColor="text1"/>
          </w:rPr>
          <w:tab/>
        </w:r>
        <w:r w:rsidR="00067873">
          <w:rPr>
            <w:rFonts w:eastAsia="Arial" w:cs="Times New Roman"/>
            <w:color w:val="000000" w:themeColor="text1"/>
          </w:rPr>
          <w:t xml:space="preserve">Fall </w:t>
        </w:r>
      </w:ins>
      <w:r w:rsidR="00067873">
        <w:rPr>
          <w:rFonts w:eastAsia="Arial" w:cs="Times New Roman"/>
          <w:color w:val="000000" w:themeColor="text1"/>
        </w:rPr>
        <w:t xml:space="preserve">Term </w:t>
      </w:r>
      <w:del w:id="757" w:author="Summer 2023 updates" w:date="2024-07-31T13:42:00Z">
        <w:r w:rsidRPr="00CD5ADD">
          <w:rPr>
            <w:rFonts w:eastAsia="Arial" w:cs="Times New Roman"/>
            <w:color w:val="000000" w:themeColor="text1"/>
          </w:rPr>
          <w:delText>Progress Report Due on My.Coe (11:59 PM)</w:delText>
        </w:r>
      </w:del>
    </w:p>
    <w:p w14:paraId="04134716" w14:textId="77777777" w:rsidR="00175205" w:rsidRPr="00CD5ADD" w:rsidRDefault="00175205" w:rsidP="00175205">
      <w:pPr>
        <w:tabs>
          <w:tab w:val="right" w:leader="dot" w:pos="9806"/>
        </w:tabs>
        <w:spacing w:after="0"/>
        <w:rPr>
          <w:del w:id="758" w:author="Summer 2023 updates" w:date="2024-07-31T13:42:00Z"/>
          <w:rFonts w:eastAsia="Arial" w:cs="Times New Roman"/>
          <w:color w:val="000000" w:themeColor="text1"/>
        </w:rPr>
      </w:pPr>
      <w:del w:id="759" w:author="Summer 2023 updates" w:date="2024-07-31T13:42:00Z">
        <w:r w:rsidRPr="00CD5ADD">
          <w:rPr>
            <w:rFonts w:eastAsia="Arial" w:cs="Times New Roman"/>
            <w:color w:val="000000" w:themeColor="text1"/>
          </w:rPr>
          <w:delText>Mon, October 1</w:delText>
        </w:r>
        <w:r>
          <w:rPr>
            <w:rFonts w:eastAsia="Arial" w:cs="Times New Roman"/>
            <w:color w:val="000000" w:themeColor="text1"/>
          </w:rPr>
          <w:delText>7</w:delText>
        </w:r>
        <w:r w:rsidRPr="00CD5ADD">
          <w:rPr>
            <w:rFonts w:eastAsia="Arial" w:cs="Times New Roman"/>
            <w:color w:val="000000" w:themeColor="text1"/>
          </w:rPr>
          <w:tab/>
          <w:delText>Begin Second-Half Term Courses</w:delText>
        </w:r>
      </w:del>
    </w:p>
    <w:p w14:paraId="729AB75C" w14:textId="77777777" w:rsidR="00175205" w:rsidRPr="00CD5ADD" w:rsidRDefault="00E072BA" w:rsidP="00175205">
      <w:pPr>
        <w:tabs>
          <w:tab w:val="right" w:leader="dot" w:pos="9806"/>
        </w:tabs>
        <w:spacing w:after="0"/>
        <w:rPr>
          <w:del w:id="760" w:author="Summer 2023 updates" w:date="2024-07-31T13:42:00Z"/>
          <w:rFonts w:eastAsia="Arial" w:cs="Times New Roman"/>
          <w:color w:val="000000" w:themeColor="text1"/>
        </w:rPr>
      </w:pPr>
      <w:del w:id="761" w:author="Summer 2023 updates" w:date="2024-07-31T13:42:00Z">
        <w:r>
          <w:rPr>
            <w:rFonts w:eastAsia="Arial" w:cs="Times New Roman"/>
            <w:color w:val="000000" w:themeColor="text1"/>
          </w:rPr>
          <w:delText>Fri</w:delText>
        </w:r>
        <w:r w:rsidR="00175205" w:rsidRPr="00CD5ADD">
          <w:rPr>
            <w:rFonts w:eastAsia="Arial" w:cs="Times New Roman"/>
            <w:color w:val="000000" w:themeColor="text1"/>
          </w:rPr>
          <w:delText xml:space="preserve">, October </w:delText>
        </w:r>
        <w:r w:rsidR="00175205">
          <w:rPr>
            <w:rFonts w:eastAsia="Arial" w:cs="Times New Roman"/>
            <w:color w:val="000000" w:themeColor="text1"/>
          </w:rPr>
          <w:delText>21</w:delText>
        </w:r>
        <w:r w:rsidR="00175205" w:rsidRPr="00CD5ADD">
          <w:rPr>
            <w:rFonts w:eastAsia="Arial" w:cs="Times New Roman"/>
            <w:color w:val="000000" w:themeColor="text1"/>
          </w:rPr>
          <w:tab/>
          <w:delText>May Term deposit and registration due</w:delText>
        </w:r>
      </w:del>
    </w:p>
    <w:p w14:paraId="3479303F" w14:textId="77777777" w:rsidR="00175205" w:rsidRPr="00CD5ADD" w:rsidRDefault="00175205" w:rsidP="00175205">
      <w:pPr>
        <w:tabs>
          <w:tab w:val="right" w:leader="dot" w:pos="9806"/>
        </w:tabs>
        <w:spacing w:after="0"/>
        <w:rPr>
          <w:del w:id="762" w:author="Summer 2023 updates" w:date="2024-07-31T13:42:00Z"/>
          <w:rFonts w:eastAsia="Arial" w:cs="Times New Roman"/>
          <w:color w:val="000000" w:themeColor="text1"/>
        </w:rPr>
      </w:pPr>
      <w:del w:id="763" w:author="Summer 2023 updates" w:date="2024-07-31T13:42:00Z">
        <w:r w:rsidRPr="00CD5ADD">
          <w:rPr>
            <w:rFonts w:eastAsia="Arial" w:cs="Times New Roman"/>
            <w:color w:val="000000" w:themeColor="text1"/>
          </w:rPr>
          <w:delText xml:space="preserve">Fri, October </w:delText>
        </w:r>
        <w:r>
          <w:rPr>
            <w:rFonts w:eastAsia="Arial" w:cs="Times New Roman"/>
            <w:color w:val="000000" w:themeColor="text1"/>
          </w:rPr>
          <w:delText>21</w:delText>
        </w:r>
        <w:r w:rsidRPr="00CD5ADD">
          <w:rPr>
            <w:rFonts w:eastAsia="Arial" w:cs="Times New Roman"/>
            <w:color w:val="000000" w:themeColor="text1"/>
          </w:rPr>
          <w:tab/>
          <w:delText xml:space="preserve">Last Day to Add or Drop a Second-Half Term Course without a W </w:delText>
        </w:r>
      </w:del>
    </w:p>
    <w:p w14:paraId="283CA30D" w14:textId="77777777" w:rsidR="00175205" w:rsidRPr="00CD5ADD" w:rsidRDefault="00175205" w:rsidP="00175205">
      <w:pPr>
        <w:tabs>
          <w:tab w:val="right" w:leader="dot" w:pos="9806"/>
        </w:tabs>
        <w:spacing w:after="0"/>
        <w:rPr>
          <w:del w:id="764" w:author="Summer 2023 updates" w:date="2024-07-31T13:42:00Z"/>
          <w:rFonts w:eastAsia="Arial" w:cs="Times New Roman"/>
          <w:color w:val="000000" w:themeColor="text1"/>
        </w:rPr>
      </w:pPr>
      <w:del w:id="765" w:author="Summer 2023 updates" w:date="2024-07-31T13:42:00Z">
        <w:r w:rsidRPr="00CD5ADD">
          <w:rPr>
            <w:rFonts w:eastAsia="Arial" w:cs="Times New Roman"/>
            <w:color w:val="000000" w:themeColor="text1"/>
          </w:rPr>
          <w:delText xml:space="preserve">Mon, October </w:delText>
        </w:r>
        <w:r>
          <w:rPr>
            <w:rFonts w:eastAsia="Arial" w:cs="Times New Roman"/>
            <w:color w:val="000000" w:themeColor="text1"/>
          </w:rPr>
          <w:delText>24</w:delText>
        </w:r>
        <w:r w:rsidRPr="00CD5ADD">
          <w:rPr>
            <w:rFonts w:eastAsia="Arial" w:cs="Times New Roman"/>
            <w:color w:val="000000" w:themeColor="text1"/>
          </w:rPr>
          <w:delText>-Fri, Nov</w:delText>
        </w:r>
        <w:r w:rsidR="00E072BA">
          <w:rPr>
            <w:rFonts w:eastAsia="Arial" w:cs="Times New Roman"/>
            <w:color w:val="000000" w:themeColor="text1"/>
          </w:rPr>
          <w:delText>ember</w:delText>
        </w:r>
        <w:r w:rsidRPr="00CD5ADD">
          <w:rPr>
            <w:rFonts w:eastAsia="Arial" w:cs="Times New Roman"/>
            <w:color w:val="000000" w:themeColor="text1"/>
          </w:rPr>
          <w:delText xml:space="preserve"> </w:delText>
        </w:r>
        <w:r>
          <w:rPr>
            <w:rFonts w:eastAsia="Arial" w:cs="Times New Roman"/>
            <w:color w:val="000000" w:themeColor="text1"/>
          </w:rPr>
          <w:delText>11</w:delText>
        </w:r>
        <w:r w:rsidRPr="00CD5ADD">
          <w:rPr>
            <w:rFonts w:eastAsia="Arial" w:cs="Times New Roman"/>
            <w:color w:val="000000" w:themeColor="text1"/>
          </w:rPr>
          <w:tab/>
          <w:delText xml:space="preserve">Advising Season </w:delText>
        </w:r>
      </w:del>
    </w:p>
    <w:p w14:paraId="3947EC1C" w14:textId="77777777" w:rsidR="00175205" w:rsidRPr="00CD5ADD" w:rsidRDefault="00175205" w:rsidP="00175205">
      <w:pPr>
        <w:tabs>
          <w:tab w:val="right" w:leader="dot" w:pos="9806"/>
        </w:tabs>
        <w:spacing w:after="0"/>
        <w:rPr>
          <w:del w:id="766" w:author="Summer 2023 updates" w:date="2024-07-31T13:42:00Z"/>
          <w:rFonts w:eastAsia="Arial" w:cs="Times New Roman"/>
          <w:color w:val="000000" w:themeColor="text1"/>
        </w:rPr>
      </w:pPr>
      <w:del w:id="767" w:author="Summer 2023 updates" w:date="2024-07-31T13:42:00Z">
        <w:r>
          <w:rPr>
            <w:rFonts w:eastAsia="Arial" w:cs="Times New Roman"/>
            <w:color w:val="000000" w:themeColor="text1"/>
          </w:rPr>
          <w:delText>Fri</w:delText>
        </w:r>
        <w:r w:rsidRPr="00CD5ADD">
          <w:rPr>
            <w:rFonts w:eastAsia="Arial" w:cs="Times New Roman"/>
            <w:color w:val="000000" w:themeColor="text1"/>
          </w:rPr>
          <w:delText xml:space="preserve">, October </w:delText>
        </w:r>
        <w:r>
          <w:rPr>
            <w:rFonts w:eastAsia="Arial" w:cs="Times New Roman"/>
            <w:color w:val="000000" w:themeColor="text1"/>
          </w:rPr>
          <w:delText>28</w:delText>
        </w:r>
        <w:r w:rsidRPr="00CD5ADD">
          <w:rPr>
            <w:rFonts w:eastAsia="Arial" w:cs="Times New Roman"/>
            <w:color w:val="000000" w:themeColor="text1"/>
          </w:rPr>
          <w:tab/>
          <w:delText xml:space="preserve">Last Day to Withdraw &amp;/or Change Method of Grading for Full-Term Courses </w:delText>
        </w:r>
      </w:del>
    </w:p>
    <w:p w14:paraId="1739C577" w14:textId="77777777" w:rsidR="00175205" w:rsidRPr="00CD5ADD" w:rsidRDefault="00175205" w:rsidP="00175205">
      <w:pPr>
        <w:tabs>
          <w:tab w:val="right" w:leader="dot" w:pos="9806"/>
        </w:tabs>
        <w:spacing w:after="0"/>
        <w:rPr>
          <w:del w:id="768" w:author="Summer 2023 updates" w:date="2024-07-31T13:42:00Z"/>
          <w:rFonts w:eastAsia="Arial" w:cs="Times New Roman"/>
          <w:color w:val="000000" w:themeColor="text1"/>
        </w:rPr>
      </w:pPr>
      <w:del w:id="769" w:author="Summer 2023 updates" w:date="2024-07-31T13:42:00Z">
        <w:r w:rsidRPr="00CD5ADD">
          <w:rPr>
            <w:rFonts w:eastAsia="Arial" w:cs="Times New Roman"/>
            <w:color w:val="000000" w:themeColor="text1"/>
          </w:rPr>
          <w:delText>Mon–Fri</w:delText>
        </w:r>
        <w:r w:rsidR="00E072BA">
          <w:rPr>
            <w:rFonts w:eastAsia="Arial" w:cs="Times New Roman"/>
            <w:color w:val="000000" w:themeColor="text1"/>
          </w:rPr>
          <w:delText>,</w:delText>
        </w:r>
        <w:r w:rsidRPr="00CD5ADD">
          <w:rPr>
            <w:rFonts w:eastAsia="Arial" w:cs="Times New Roman"/>
            <w:color w:val="000000" w:themeColor="text1"/>
          </w:rPr>
          <w:delText xml:space="preserve"> November </w:delText>
        </w:r>
        <w:r>
          <w:rPr>
            <w:rFonts w:eastAsia="Arial" w:cs="Times New Roman"/>
            <w:color w:val="000000" w:themeColor="text1"/>
          </w:rPr>
          <w:delText>14</w:delText>
        </w:r>
        <w:r w:rsidR="00E072BA">
          <w:rPr>
            <w:rFonts w:eastAsia="Arial" w:cs="Times New Roman"/>
            <w:color w:val="000000" w:themeColor="text1"/>
          </w:rPr>
          <w:delText>–</w:delText>
        </w:r>
        <w:r w:rsidRPr="00CD5ADD">
          <w:rPr>
            <w:rFonts w:eastAsia="Arial" w:cs="Times New Roman"/>
            <w:color w:val="000000" w:themeColor="text1"/>
          </w:rPr>
          <w:delText>1</w:delText>
        </w:r>
        <w:r>
          <w:rPr>
            <w:rFonts w:eastAsia="Arial" w:cs="Times New Roman"/>
            <w:color w:val="000000" w:themeColor="text1"/>
          </w:rPr>
          <w:delText>8</w:delText>
        </w:r>
        <w:r w:rsidRPr="00CD5ADD">
          <w:rPr>
            <w:rFonts w:eastAsia="Arial" w:cs="Times New Roman"/>
            <w:color w:val="000000" w:themeColor="text1"/>
          </w:rPr>
          <w:tab/>
          <w:delText>Registration for Spring Term 202</w:delText>
        </w:r>
        <w:r>
          <w:rPr>
            <w:rFonts w:eastAsia="Arial" w:cs="Times New Roman"/>
            <w:color w:val="000000" w:themeColor="text1"/>
          </w:rPr>
          <w:delText>3</w:delText>
        </w:r>
      </w:del>
    </w:p>
    <w:p w14:paraId="1E593129" w14:textId="77777777" w:rsidR="00175205" w:rsidRDefault="00175205" w:rsidP="00175205">
      <w:pPr>
        <w:tabs>
          <w:tab w:val="right" w:leader="dot" w:pos="9806"/>
        </w:tabs>
        <w:spacing w:after="0"/>
        <w:rPr>
          <w:del w:id="770" w:author="Summer 2023 updates" w:date="2024-07-31T13:42:00Z"/>
          <w:rFonts w:eastAsia="Arial" w:cs="Times New Roman"/>
          <w:color w:val="000000" w:themeColor="text1"/>
        </w:rPr>
      </w:pPr>
      <w:del w:id="771" w:author="Summer 2023 updates" w:date="2024-07-31T13:42:00Z">
        <w:r w:rsidRPr="00CD5ADD">
          <w:rPr>
            <w:rFonts w:eastAsia="Arial" w:cs="Times New Roman"/>
            <w:color w:val="000000" w:themeColor="text1"/>
          </w:rPr>
          <w:delText xml:space="preserve">Tues, November </w:delText>
        </w:r>
        <w:r>
          <w:rPr>
            <w:rFonts w:eastAsia="Arial" w:cs="Times New Roman"/>
            <w:color w:val="000000" w:themeColor="text1"/>
          </w:rPr>
          <w:delText>15</w:delText>
        </w:r>
        <w:r w:rsidRPr="00CD5ADD">
          <w:rPr>
            <w:rFonts w:eastAsia="Arial" w:cs="Times New Roman"/>
            <w:color w:val="000000" w:themeColor="text1"/>
          </w:rPr>
          <w:tab/>
          <w:delText xml:space="preserve">Last Day to Withdraw &amp;/or Change Method of Grading for Second-Half Courses </w:delText>
        </w:r>
      </w:del>
    </w:p>
    <w:p w14:paraId="2F7A0D3F" w14:textId="7CE6D4C3" w:rsidR="00067873" w:rsidRPr="00CD5ADD" w:rsidRDefault="00E072BA" w:rsidP="00067873">
      <w:pPr>
        <w:tabs>
          <w:tab w:val="right" w:leader="dot" w:pos="9806"/>
        </w:tabs>
        <w:spacing w:after="0"/>
        <w:rPr>
          <w:ins w:id="772" w:author="Summer 2023 updates" w:date="2024-07-31T13:42:00Z"/>
          <w:rFonts w:eastAsia="Arial" w:cs="Times New Roman"/>
          <w:color w:val="000000" w:themeColor="text1"/>
        </w:rPr>
      </w:pPr>
      <w:del w:id="773" w:author="Summer 2023 updates" w:date="2024-07-31T13:42:00Z">
        <w:r>
          <w:rPr>
            <w:rFonts w:eastAsia="Arial" w:cs="Times New Roman"/>
            <w:color w:val="000000" w:themeColor="text1"/>
          </w:rPr>
          <w:delText>Mon–</w:delText>
        </w:r>
        <w:r w:rsidR="00175205" w:rsidRPr="00CD5ADD">
          <w:rPr>
            <w:rFonts w:eastAsia="Arial" w:cs="Times New Roman"/>
            <w:color w:val="000000" w:themeColor="text1"/>
          </w:rPr>
          <w:delText>Fri, November 2</w:delText>
        </w:r>
        <w:r w:rsidR="00175205">
          <w:rPr>
            <w:rFonts w:eastAsia="Arial" w:cs="Times New Roman"/>
            <w:color w:val="000000" w:themeColor="text1"/>
          </w:rPr>
          <w:delText>1</w:delText>
        </w:r>
        <w:r>
          <w:rPr>
            <w:rFonts w:eastAsia="Arial" w:cs="Times New Roman"/>
            <w:color w:val="000000" w:themeColor="text1"/>
          </w:rPr>
          <w:delText>–</w:delText>
        </w:r>
        <w:r w:rsidR="00175205" w:rsidRPr="00CD5ADD">
          <w:rPr>
            <w:rFonts w:eastAsia="Arial" w:cs="Times New Roman"/>
            <w:color w:val="000000" w:themeColor="text1"/>
          </w:rPr>
          <w:delText>2</w:delText>
        </w:r>
        <w:r w:rsidR="00175205">
          <w:rPr>
            <w:rFonts w:eastAsia="Arial" w:cs="Times New Roman"/>
            <w:color w:val="000000" w:themeColor="text1"/>
          </w:rPr>
          <w:delText>5</w:delText>
        </w:r>
        <w:r w:rsidR="00175205" w:rsidRPr="00CD5ADD">
          <w:rPr>
            <w:rFonts w:eastAsia="Arial" w:cs="Times New Roman"/>
            <w:color w:val="000000" w:themeColor="text1"/>
          </w:rPr>
          <w:tab/>
        </w:r>
      </w:del>
      <w:ins w:id="774" w:author="Summer 2023 updates" w:date="2024-07-31T13:42:00Z">
        <w:r w:rsidR="00067873">
          <w:rPr>
            <w:rFonts w:eastAsia="Arial" w:cs="Times New Roman"/>
            <w:color w:val="000000" w:themeColor="text1"/>
          </w:rPr>
          <w:t>Recess (</w:t>
        </w:r>
      </w:ins>
      <w:r w:rsidR="00067873">
        <w:rPr>
          <w:rFonts w:eastAsia="Arial" w:cs="Times New Roman"/>
          <w:color w:val="000000" w:themeColor="text1"/>
        </w:rPr>
        <w:t>No Classes</w:t>
      </w:r>
      <w:del w:id="775" w:author="Summer 2023 updates" w:date="2024-07-31T13:42:00Z">
        <w:r w:rsidR="00175205" w:rsidRPr="00CD5ADD">
          <w:rPr>
            <w:rFonts w:eastAsia="Arial" w:cs="Times New Roman"/>
            <w:color w:val="000000" w:themeColor="text1"/>
          </w:rPr>
          <w:delText xml:space="preserve"> (Holiday) </w:delText>
        </w:r>
      </w:del>
      <w:ins w:id="776" w:author="Summer 2023 updates" w:date="2024-07-31T13:42:00Z">
        <w:r w:rsidR="00067873">
          <w:rPr>
            <w:rFonts w:eastAsia="Arial" w:cs="Times New Roman"/>
            <w:color w:val="000000" w:themeColor="text1"/>
          </w:rPr>
          <w:t>)</w:t>
        </w:r>
      </w:ins>
    </w:p>
    <w:p w14:paraId="785AED05" w14:textId="77777777" w:rsidR="00067873" w:rsidRPr="00CD5ADD" w:rsidRDefault="00067873" w:rsidP="00067873">
      <w:pPr>
        <w:tabs>
          <w:tab w:val="right" w:leader="dot" w:pos="9806"/>
        </w:tabs>
        <w:spacing w:after="0"/>
        <w:rPr>
          <w:ins w:id="777" w:author="Summer 2023 updates" w:date="2024-07-31T13:42:00Z"/>
          <w:rFonts w:eastAsia="Arial" w:cs="Times New Roman"/>
          <w:color w:val="000000" w:themeColor="text1"/>
        </w:rPr>
      </w:pPr>
      <w:ins w:id="778" w:author="Summer 2023 updates" w:date="2024-07-31T13:42:00Z">
        <w:r w:rsidRPr="00CD5ADD">
          <w:rPr>
            <w:rFonts w:eastAsia="Arial" w:cs="Times New Roman"/>
            <w:color w:val="000000" w:themeColor="text1"/>
          </w:rPr>
          <w:t>October 1</w:t>
        </w:r>
        <w:r>
          <w:rPr>
            <w:rFonts w:eastAsia="Arial" w:cs="Times New Roman"/>
            <w:color w:val="000000" w:themeColor="text1"/>
          </w:rPr>
          <w:t>6</w:t>
        </w:r>
        <w:r w:rsidRPr="00CD5ADD">
          <w:rPr>
            <w:rFonts w:eastAsia="Arial" w:cs="Times New Roman"/>
            <w:color w:val="000000" w:themeColor="text1"/>
          </w:rPr>
          <w:tab/>
          <w:t xml:space="preserve">Begin Second-Half Term </w:t>
        </w:r>
        <w:r>
          <w:rPr>
            <w:rFonts w:eastAsia="Arial" w:cs="Times New Roman"/>
            <w:color w:val="000000" w:themeColor="text1"/>
          </w:rPr>
          <w:t>Courses</w:t>
        </w:r>
      </w:ins>
    </w:p>
    <w:p w14:paraId="5343CF6D" w14:textId="188E35D9" w:rsidR="00067873" w:rsidRPr="00CD5ADD" w:rsidRDefault="00067873" w:rsidP="00067873">
      <w:pPr>
        <w:tabs>
          <w:tab w:val="right" w:leader="dot" w:pos="9806"/>
        </w:tabs>
        <w:spacing w:after="0"/>
        <w:rPr>
          <w:rFonts w:eastAsia="Arial" w:cs="Times New Roman"/>
          <w:color w:val="000000" w:themeColor="text1"/>
        </w:rPr>
      </w:pPr>
      <w:ins w:id="779" w:author="Summer 2023 updates" w:date="2024-07-31T13:42:00Z">
        <w:r w:rsidRPr="00CD5ADD">
          <w:rPr>
            <w:rFonts w:eastAsia="Arial" w:cs="Times New Roman"/>
            <w:color w:val="000000" w:themeColor="text1"/>
          </w:rPr>
          <w:t>November 2</w:t>
        </w:r>
        <w:r>
          <w:rPr>
            <w:rFonts w:eastAsia="Arial" w:cs="Times New Roman"/>
            <w:color w:val="000000" w:themeColor="text1"/>
          </w:rPr>
          <w:t>0</w:t>
        </w:r>
        <w:r w:rsidR="00EF32B5">
          <w:rPr>
            <w:rFonts w:eastAsia="Arial" w:cs="Times New Roman"/>
            <w:color w:val="000000" w:themeColor="text1"/>
          </w:rPr>
          <w:t>–</w:t>
        </w:r>
        <w:r w:rsidRPr="00CD5ADD">
          <w:rPr>
            <w:rFonts w:eastAsia="Arial" w:cs="Times New Roman"/>
            <w:color w:val="000000" w:themeColor="text1"/>
          </w:rPr>
          <w:t>2</w:t>
        </w:r>
        <w:r>
          <w:rPr>
            <w:rFonts w:eastAsia="Arial" w:cs="Times New Roman"/>
            <w:color w:val="000000" w:themeColor="text1"/>
          </w:rPr>
          <w:t>4</w:t>
        </w:r>
        <w:r w:rsidRPr="00CD5ADD">
          <w:rPr>
            <w:rFonts w:eastAsia="Arial" w:cs="Times New Roman"/>
            <w:color w:val="000000" w:themeColor="text1"/>
          </w:rPr>
          <w:tab/>
        </w:r>
      </w:ins>
      <w:r w:rsidRPr="00CD5ADD">
        <w:rPr>
          <w:rFonts w:eastAsia="Arial" w:cs="Times New Roman"/>
          <w:color w:val="000000" w:themeColor="text1"/>
        </w:rPr>
        <w:t>Thanksgiving</w:t>
      </w:r>
      <w:r>
        <w:rPr>
          <w:rFonts w:eastAsia="Arial" w:cs="Times New Roman"/>
          <w:color w:val="000000" w:themeColor="text1"/>
        </w:rPr>
        <w:t xml:space="preserve"> </w:t>
      </w:r>
      <w:ins w:id="780" w:author="Summer 2023 updates" w:date="2024-07-31T13:42:00Z">
        <w:r>
          <w:rPr>
            <w:rFonts w:eastAsia="Arial" w:cs="Times New Roman"/>
            <w:color w:val="000000" w:themeColor="text1"/>
          </w:rPr>
          <w:t>Holiday</w:t>
        </w:r>
        <w:r w:rsidRPr="00CD5ADD">
          <w:rPr>
            <w:rFonts w:eastAsia="Arial" w:cs="Times New Roman"/>
            <w:color w:val="000000" w:themeColor="text1"/>
          </w:rPr>
          <w:t xml:space="preserve"> </w:t>
        </w:r>
      </w:ins>
      <w:r w:rsidRPr="00CD5ADD">
        <w:rPr>
          <w:rFonts w:eastAsia="Arial" w:cs="Times New Roman"/>
          <w:color w:val="000000" w:themeColor="text1"/>
        </w:rPr>
        <w:t>Recess</w:t>
      </w:r>
      <w:ins w:id="781" w:author="Summer 2023 updates" w:date="2024-07-31T13:42:00Z">
        <w:r>
          <w:rPr>
            <w:rFonts w:eastAsia="Arial" w:cs="Times New Roman"/>
            <w:color w:val="000000" w:themeColor="text1"/>
          </w:rPr>
          <w:t xml:space="preserve"> (No Classes)</w:t>
        </w:r>
      </w:ins>
    </w:p>
    <w:p w14:paraId="64317109" w14:textId="77777777" w:rsidR="00175205" w:rsidRPr="00CD5ADD" w:rsidRDefault="00175205" w:rsidP="00175205">
      <w:pPr>
        <w:tabs>
          <w:tab w:val="right" w:leader="dot" w:pos="9806"/>
        </w:tabs>
        <w:spacing w:after="0"/>
        <w:rPr>
          <w:del w:id="782" w:author="Summer 2023 updates" w:date="2024-07-31T13:42:00Z"/>
          <w:rFonts w:eastAsia="Arial" w:cs="Times New Roman"/>
          <w:color w:val="000000" w:themeColor="text1"/>
        </w:rPr>
      </w:pPr>
      <w:del w:id="783" w:author="Summer 2023 updates" w:date="2024-07-31T13:42:00Z">
        <w:r w:rsidRPr="00CD5ADD">
          <w:rPr>
            <w:rFonts w:eastAsia="Arial" w:cs="Times New Roman"/>
            <w:color w:val="000000" w:themeColor="text1"/>
          </w:rPr>
          <w:delText xml:space="preserve">Thurs, </w:delText>
        </w:r>
      </w:del>
      <w:r w:rsidR="00067873" w:rsidRPr="00CD5ADD">
        <w:rPr>
          <w:rFonts w:eastAsia="Arial" w:cs="Times New Roman"/>
          <w:color w:val="000000" w:themeColor="text1"/>
        </w:rPr>
        <w:t xml:space="preserve">December </w:t>
      </w:r>
      <w:del w:id="784" w:author="Summer 2023 updates" w:date="2024-07-31T13:42:00Z">
        <w:r>
          <w:rPr>
            <w:rFonts w:eastAsia="Arial" w:cs="Times New Roman"/>
            <w:color w:val="000000" w:themeColor="text1"/>
          </w:rPr>
          <w:delText>1</w:delText>
        </w:r>
        <w:r w:rsidRPr="00CD5ADD">
          <w:rPr>
            <w:rFonts w:eastAsia="Arial" w:cs="Times New Roman"/>
            <w:color w:val="000000" w:themeColor="text1"/>
          </w:rPr>
          <w:tab/>
          <w:delText>Open Online Registration until Last Day of Finals</w:delText>
        </w:r>
      </w:del>
    </w:p>
    <w:p w14:paraId="6B79771D" w14:textId="0917F529" w:rsidR="00067873" w:rsidRPr="00CD5ADD" w:rsidRDefault="00175205" w:rsidP="00067873">
      <w:pPr>
        <w:tabs>
          <w:tab w:val="right" w:leader="dot" w:pos="9806"/>
        </w:tabs>
        <w:spacing w:after="0"/>
        <w:rPr>
          <w:rFonts w:eastAsia="Arial" w:cs="Times New Roman"/>
          <w:color w:val="000000" w:themeColor="text1"/>
        </w:rPr>
      </w:pPr>
      <w:del w:id="785" w:author="Summer 2023 updates" w:date="2024-07-31T13:42:00Z">
        <w:r w:rsidRPr="00CD5ADD">
          <w:rPr>
            <w:rFonts w:eastAsia="Arial" w:cs="Times New Roman"/>
            <w:color w:val="000000" w:themeColor="text1"/>
          </w:rPr>
          <w:delText xml:space="preserve">Fri, December </w:delText>
        </w:r>
        <w:r w:rsidR="00E072BA">
          <w:rPr>
            <w:rFonts w:eastAsia="Arial" w:cs="Times New Roman"/>
            <w:color w:val="000000" w:themeColor="text1"/>
          </w:rPr>
          <w:delText>2</w:delText>
        </w:r>
      </w:del>
      <w:ins w:id="786" w:author="Summer 2023 updates" w:date="2024-07-31T13:42:00Z">
        <w:r w:rsidR="00067873">
          <w:rPr>
            <w:rFonts w:eastAsia="Arial" w:cs="Times New Roman"/>
            <w:color w:val="000000" w:themeColor="text1"/>
          </w:rPr>
          <w:t>8</w:t>
        </w:r>
      </w:ins>
      <w:r w:rsidR="00067873" w:rsidRPr="00CD5ADD">
        <w:rPr>
          <w:rFonts w:eastAsia="Arial" w:cs="Times New Roman"/>
          <w:color w:val="000000" w:themeColor="text1"/>
        </w:rPr>
        <w:tab/>
        <w:t>Last Day of Fall Term</w:t>
      </w:r>
      <w:del w:id="787" w:author="Summer 2023 updates" w:date="2024-07-31T13:42:00Z">
        <w:r w:rsidRPr="00CD5ADD">
          <w:rPr>
            <w:rFonts w:eastAsia="Arial" w:cs="Times New Roman"/>
            <w:color w:val="000000" w:themeColor="text1"/>
          </w:rPr>
          <w:delText xml:space="preserve"> Classes</w:delText>
        </w:r>
      </w:del>
    </w:p>
    <w:p w14:paraId="2DDB90AB" w14:textId="5CE77558" w:rsidR="00067873" w:rsidRPr="00CD5ADD" w:rsidRDefault="00E072BA" w:rsidP="00067873">
      <w:pPr>
        <w:tabs>
          <w:tab w:val="right" w:leader="dot" w:pos="9806"/>
        </w:tabs>
        <w:spacing w:after="0"/>
        <w:rPr>
          <w:rFonts w:eastAsia="Arial" w:cs="Times New Roman"/>
          <w:color w:val="000000" w:themeColor="text1"/>
        </w:rPr>
      </w:pPr>
      <w:del w:id="788" w:author="Summer 2023 updates" w:date="2024-07-31T13:42:00Z">
        <w:r>
          <w:rPr>
            <w:rFonts w:eastAsia="Arial" w:cs="Times New Roman"/>
            <w:color w:val="000000" w:themeColor="text1"/>
          </w:rPr>
          <w:delText>Sat</w:delText>
        </w:r>
        <w:r w:rsidR="00175205" w:rsidRPr="00CD5ADD">
          <w:rPr>
            <w:rFonts w:eastAsia="Arial" w:cs="Times New Roman"/>
            <w:color w:val="000000" w:themeColor="text1"/>
          </w:rPr>
          <w:delText xml:space="preserve">, </w:delText>
        </w:r>
      </w:del>
      <w:r w:rsidR="00067873" w:rsidRPr="00CD5ADD">
        <w:rPr>
          <w:rFonts w:eastAsia="Arial" w:cs="Times New Roman"/>
          <w:color w:val="000000" w:themeColor="text1"/>
        </w:rPr>
        <w:t xml:space="preserve">December </w:t>
      </w:r>
      <w:del w:id="789" w:author="Summer 2023 updates" w:date="2024-07-31T13:42:00Z">
        <w:r w:rsidR="00175205">
          <w:rPr>
            <w:rFonts w:eastAsia="Arial" w:cs="Times New Roman"/>
            <w:color w:val="000000" w:themeColor="text1"/>
          </w:rPr>
          <w:delText>3</w:delText>
        </w:r>
      </w:del>
      <w:ins w:id="790" w:author="Summer 2023 updates" w:date="2024-07-31T13:42:00Z">
        <w:r w:rsidR="00067873">
          <w:rPr>
            <w:rFonts w:eastAsia="Arial" w:cs="Times New Roman"/>
            <w:color w:val="000000" w:themeColor="text1"/>
          </w:rPr>
          <w:t>9</w:t>
        </w:r>
      </w:ins>
      <w:r w:rsidR="00067873" w:rsidRPr="00CD5ADD">
        <w:rPr>
          <w:rFonts w:eastAsia="Arial" w:cs="Times New Roman"/>
          <w:color w:val="000000" w:themeColor="text1"/>
        </w:rPr>
        <w:tab/>
        <w:t>Reading Day</w:t>
      </w:r>
      <w:ins w:id="791" w:author="Summer 2023 updates" w:date="2024-07-31T13:42:00Z">
        <w:r w:rsidR="00067873">
          <w:rPr>
            <w:rFonts w:eastAsia="Arial" w:cs="Times New Roman"/>
            <w:color w:val="000000" w:themeColor="text1"/>
          </w:rPr>
          <w:t xml:space="preserve"> (No Classes)</w:t>
        </w:r>
      </w:ins>
    </w:p>
    <w:p w14:paraId="5B49B0C8" w14:textId="71ED1805" w:rsidR="00067873" w:rsidRPr="0011175F" w:rsidRDefault="00175205" w:rsidP="00067873">
      <w:pPr>
        <w:tabs>
          <w:tab w:val="right" w:leader="dot" w:pos="9806"/>
        </w:tabs>
        <w:spacing w:after="0"/>
        <w:rPr>
          <w:rFonts w:eastAsia="Arial" w:cs="Times New Roman"/>
          <w:color w:val="000000" w:themeColor="text1"/>
        </w:rPr>
      </w:pPr>
      <w:del w:id="792" w:author="Summer 2023 updates" w:date="2024-07-31T13:42:00Z">
        <w:r w:rsidRPr="00CD5ADD">
          <w:rPr>
            <w:rFonts w:eastAsia="Arial" w:cs="Times New Roman"/>
            <w:color w:val="000000" w:themeColor="text1"/>
          </w:rPr>
          <w:delText>Mon</w:delText>
        </w:r>
        <w:r w:rsidR="00E072BA">
          <w:rPr>
            <w:rFonts w:eastAsia="Arial" w:cs="Times New Roman"/>
            <w:color w:val="000000" w:themeColor="text1"/>
          </w:rPr>
          <w:delText>–</w:delText>
        </w:r>
        <w:r w:rsidRPr="00CD5ADD">
          <w:rPr>
            <w:rFonts w:eastAsia="Arial" w:cs="Times New Roman"/>
            <w:color w:val="000000" w:themeColor="text1"/>
          </w:rPr>
          <w:delText xml:space="preserve">Thurs, </w:delText>
        </w:r>
      </w:del>
      <w:r w:rsidR="00067873" w:rsidRPr="00CD5ADD">
        <w:rPr>
          <w:rFonts w:eastAsia="Arial" w:cs="Times New Roman"/>
          <w:color w:val="000000" w:themeColor="text1"/>
        </w:rPr>
        <w:t xml:space="preserve">December </w:t>
      </w:r>
      <w:del w:id="793" w:author="Summer 2023 updates" w:date="2024-07-31T13:42:00Z">
        <w:r>
          <w:rPr>
            <w:rFonts w:eastAsia="Arial" w:cs="Times New Roman"/>
            <w:color w:val="000000" w:themeColor="text1"/>
          </w:rPr>
          <w:delText>5</w:delText>
        </w:r>
        <w:r w:rsidR="00E072BA">
          <w:rPr>
            <w:rFonts w:eastAsia="Arial" w:cs="Times New Roman"/>
            <w:color w:val="000000" w:themeColor="text1"/>
          </w:rPr>
          <w:delText>–</w:delText>
        </w:r>
        <w:r>
          <w:rPr>
            <w:rFonts w:eastAsia="Arial" w:cs="Times New Roman"/>
            <w:color w:val="000000" w:themeColor="text1"/>
          </w:rPr>
          <w:delText>8</w:delText>
        </w:r>
      </w:del>
      <w:ins w:id="794" w:author="Summer 2023 updates" w:date="2024-07-31T13:42:00Z">
        <w:r w:rsidR="00067873">
          <w:rPr>
            <w:rFonts w:eastAsia="Arial" w:cs="Times New Roman"/>
            <w:color w:val="000000" w:themeColor="text1"/>
          </w:rPr>
          <w:t>11</w:t>
        </w:r>
        <w:r w:rsidR="00EF32B5">
          <w:rPr>
            <w:rFonts w:eastAsia="Arial" w:cs="Times New Roman"/>
            <w:color w:val="000000" w:themeColor="text1"/>
          </w:rPr>
          <w:t>–</w:t>
        </w:r>
        <w:r w:rsidR="00067873">
          <w:rPr>
            <w:rFonts w:eastAsia="Arial" w:cs="Times New Roman"/>
            <w:color w:val="000000" w:themeColor="text1"/>
          </w:rPr>
          <w:t>14</w:t>
        </w:r>
      </w:ins>
      <w:r w:rsidR="00067873" w:rsidRPr="00CD5ADD">
        <w:rPr>
          <w:rFonts w:eastAsia="Arial" w:cs="Times New Roman"/>
          <w:color w:val="000000" w:themeColor="text1"/>
        </w:rPr>
        <w:tab/>
        <w:t>Final Exams</w:t>
      </w:r>
    </w:p>
    <w:p w14:paraId="2FBF6CA2" w14:textId="77777777" w:rsidR="00175205" w:rsidRPr="00F351BA" w:rsidRDefault="00175205" w:rsidP="00175205">
      <w:pPr>
        <w:tabs>
          <w:tab w:val="right" w:leader="dot" w:pos="9806"/>
        </w:tabs>
        <w:spacing w:after="0"/>
        <w:rPr>
          <w:del w:id="795" w:author="Summer 2023 updates" w:date="2024-07-31T13:42:00Z"/>
          <w:rFonts w:eastAsia="Arial" w:cs="Times New Roman"/>
          <w:color w:val="000000" w:themeColor="text1"/>
        </w:rPr>
      </w:pPr>
      <w:del w:id="796" w:author="Summer 2023 updates" w:date="2024-07-31T13:42:00Z">
        <w:r>
          <w:rPr>
            <w:rFonts w:eastAsia="Arial" w:cs="Times New Roman"/>
            <w:color w:val="000000" w:themeColor="text1"/>
          </w:rPr>
          <w:delText xml:space="preserve">Wed, </w:delText>
        </w:r>
        <w:r w:rsidRPr="00CD5ADD">
          <w:rPr>
            <w:rFonts w:eastAsia="Arial" w:cs="Times New Roman"/>
            <w:color w:val="000000" w:themeColor="text1"/>
          </w:rPr>
          <w:delText>December 1</w:delText>
        </w:r>
        <w:r>
          <w:rPr>
            <w:rFonts w:eastAsia="Arial" w:cs="Times New Roman"/>
            <w:color w:val="000000" w:themeColor="text1"/>
          </w:rPr>
          <w:delText>4</w:delText>
        </w:r>
        <w:r w:rsidRPr="00CD5ADD">
          <w:rPr>
            <w:rFonts w:eastAsia="Arial" w:cs="Times New Roman"/>
            <w:color w:val="000000" w:themeColor="text1"/>
          </w:rPr>
          <w:tab/>
          <w:delText>Final Grades</w:delText>
        </w:r>
        <w:r w:rsidRPr="00CD5ADD">
          <w:rPr>
            <w:rFonts w:eastAsia="Arial" w:cs="Times New Roman"/>
            <w:color w:val="000000" w:themeColor="text1"/>
          </w:rPr>
          <w:fldChar w:fldCharType="begin"/>
        </w:r>
        <w:r w:rsidRPr="00CD5ADD">
          <w:rPr>
            <w:color w:val="000000" w:themeColor="text1"/>
          </w:rPr>
          <w:delInstrText xml:space="preserve"> XE "</w:delInstrText>
        </w:r>
        <w:r w:rsidRPr="00CD5ADD">
          <w:rPr>
            <w:rFonts w:cs="Times New Roman"/>
            <w:b/>
            <w:color w:val="000000" w:themeColor="text1"/>
          </w:rPr>
          <w:delInstrText>Grades</w:delInstrText>
        </w:r>
        <w:r w:rsidRPr="00CD5ADD">
          <w:rPr>
            <w:color w:val="000000" w:themeColor="text1"/>
          </w:rPr>
          <w:delInstrText xml:space="preserve">" </w:delInstrText>
        </w:r>
        <w:r w:rsidRPr="00CD5ADD">
          <w:rPr>
            <w:rFonts w:eastAsia="Arial" w:cs="Times New Roman"/>
            <w:color w:val="000000" w:themeColor="text1"/>
          </w:rPr>
          <w:fldChar w:fldCharType="end"/>
        </w:r>
        <w:r w:rsidRPr="00CD5ADD">
          <w:rPr>
            <w:rFonts w:eastAsia="Arial" w:cs="Times New Roman"/>
            <w:color w:val="000000" w:themeColor="text1"/>
          </w:rPr>
          <w:delText xml:space="preserve"> and Attendance</w:delText>
        </w:r>
        <w:r w:rsidRPr="00CD5ADD">
          <w:rPr>
            <w:rFonts w:eastAsia="Arial" w:cs="Times New Roman"/>
            <w:color w:val="000000" w:themeColor="text1"/>
          </w:rPr>
          <w:fldChar w:fldCharType="begin"/>
        </w:r>
        <w:r w:rsidRPr="00CD5ADD">
          <w:rPr>
            <w:color w:val="000000" w:themeColor="text1"/>
          </w:rPr>
          <w:delInstrText xml:space="preserve"> XE "</w:delInstrText>
        </w:r>
        <w:r w:rsidRPr="00CD5ADD">
          <w:rPr>
            <w:rStyle w:val="Strong"/>
            <w:rFonts w:ascii="Garamond" w:hAnsi="Garamond"/>
            <w:smallCaps w:val="0"/>
            <w:color w:val="000000" w:themeColor="text1"/>
          </w:rPr>
          <w:delInstrText>Attendance</w:delInstrText>
        </w:r>
        <w:r w:rsidRPr="00CD5ADD">
          <w:rPr>
            <w:color w:val="000000" w:themeColor="text1"/>
          </w:rPr>
          <w:delInstrText xml:space="preserve">" </w:delInstrText>
        </w:r>
        <w:r w:rsidRPr="00CD5ADD">
          <w:rPr>
            <w:rFonts w:eastAsia="Arial" w:cs="Times New Roman"/>
            <w:color w:val="000000" w:themeColor="text1"/>
          </w:rPr>
          <w:fldChar w:fldCharType="end"/>
        </w:r>
        <w:r w:rsidRPr="00CD5ADD">
          <w:rPr>
            <w:rFonts w:eastAsia="Arial" w:cs="Times New Roman"/>
            <w:color w:val="000000" w:themeColor="text1"/>
          </w:rPr>
          <w:delText xml:space="preserve"> are Due from the Faculty on My.Coe (11:59 PM)</w:delText>
        </w:r>
      </w:del>
    </w:p>
    <w:p w14:paraId="5DB73D38" w14:textId="77777777" w:rsidR="003B3724" w:rsidRDefault="003B3724" w:rsidP="002E4B3F">
      <w:pPr>
        <w:tabs>
          <w:tab w:val="right" w:leader="dot" w:pos="9806"/>
          <w:tab w:val="left" w:pos="10998"/>
        </w:tabs>
        <w:spacing w:after="0"/>
        <w:rPr>
          <w:del w:id="797" w:author="Summer 2023 updates" w:date="2024-07-31T13:42:00Z"/>
          <w:rFonts w:eastAsia="Calibri" w:cs="Times New Roman"/>
          <w:b/>
          <w:color w:val="000000" w:themeColor="text1"/>
        </w:rPr>
      </w:pPr>
    </w:p>
    <w:p w14:paraId="350FDF7E" w14:textId="77777777" w:rsidR="00067873" w:rsidRDefault="00067873" w:rsidP="00067873">
      <w:pPr>
        <w:tabs>
          <w:tab w:val="right" w:leader="dot" w:pos="9806"/>
          <w:tab w:val="left" w:pos="10998"/>
        </w:tabs>
        <w:spacing w:after="0"/>
        <w:rPr>
          <w:rFonts w:eastAsia="Calibri" w:cs="Times New Roman"/>
          <w:b/>
          <w:color w:val="000000" w:themeColor="text1"/>
        </w:rPr>
      </w:pPr>
    </w:p>
    <w:p w14:paraId="3CFDC1C3" w14:textId="59B47A4A" w:rsidR="00067873" w:rsidRPr="006941AB" w:rsidRDefault="00067873" w:rsidP="00067873">
      <w:pPr>
        <w:tabs>
          <w:tab w:val="right" w:leader="dot" w:pos="9806"/>
          <w:tab w:val="left" w:pos="10998"/>
        </w:tabs>
        <w:spacing w:after="0"/>
        <w:rPr>
          <w:rFonts w:eastAsia="Calibri" w:cs="Times New Roman"/>
          <w:b/>
          <w:color w:val="000000" w:themeColor="text1"/>
        </w:rPr>
      </w:pPr>
      <w:r w:rsidRPr="006941AB">
        <w:rPr>
          <w:rFonts w:eastAsia="Calibri" w:cs="Times New Roman"/>
          <w:b/>
          <w:color w:val="000000" w:themeColor="text1"/>
        </w:rPr>
        <w:t xml:space="preserve">SPRING TERM </w:t>
      </w:r>
      <w:del w:id="798" w:author="Summer 2023 updates" w:date="2024-07-31T13:42:00Z">
        <w:r w:rsidR="002E4B3F" w:rsidRPr="006941AB">
          <w:rPr>
            <w:rFonts w:eastAsia="Calibri" w:cs="Times New Roman"/>
            <w:b/>
            <w:color w:val="000000" w:themeColor="text1"/>
          </w:rPr>
          <w:delText>20</w:delText>
        </w:r>
        <w:r w:rsidR="00F138D4" w:rsidRPr="006941AB">
          <w:rPr>
            <w:rFonts w:eastAsia="Calibri" w:cs="Times New Roman"/>
            <w:b/>
            <w:color w:val="000000" w:themeColor="text1"/>
          </w:rPr>
          <w:delText>2</w:delText>
        </w:r>
        <w:r w:rsidR="00AF1E17">
          <w:rPr>
            <w:rFonts w:eastAsia="Calibri" w:cs="Times New Roman"/>
            <w:b/>
            <w:color w:val="000000" w:themeColor="text1"/>
          </w:rPr>
          <w:delText>3</w:delText>
        </w:r>
      </w:del>
      <w:ins w:id="799" w:author="Summer 2023 updates" w:date="2024-07-31T13:42:00Z">
        <w:r w:rsidRPr="006941AB">
          <w:rPr>
            <w:rFonts w:eastAsia="Calibri" w:cs="Times New Roman"/>
            <w:b/>
            <w:color w:val="000000" w:themeColor="text1"/>
          </w:rPr>
          <w:t>202</w:t>
        </w:r>
        <w:r>
          <w:rPr>
            <w:rFonts w:eastAsia="Calibri" w:cs="Times New Roman"/>
            <w:b/>
            <w:color w:val="000000" w:themeColor="text1"/>
          </w:rPr>
          <w:t>4</w:t>
        </w:r>
      </w:ins>
    </w:p>
    <w:p w14:paraId="6DFF1946" w14:textId="33DBBDE5" w:rsidR="00067873" w:rsidRPr="002C1F19" w:rsidRDefault="00175205" w:rsidP="00067873">
      <w:pPr>
        <w:tabs>
          <w:tab w:val="right" w:leader="dot" w:pos="9806"/>
        </w:tabs>
        <w:spacing w:after="0"/>
        <w:rPr>
          <w:rFonts w:eastAsia="Arial" w:cs="Times New Roman"/>
          <w:color w:val="000000" w:themeColor="text1"/>
        </w:rPr>
      </w:pPr>
      <w:del w:id="800" w:author="Summer 2023 updates" w:date="2024-07-31T13:42:00Z">
        <w:r>
          <w:rPr>
            <w:rFonts w:eastAsia="Arial" w:cs="Times New Roman"/>
            <w:color w:val="000000" w:themeColor="text1"/>
          </w:rPr>
          <w:delText>Wed</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 xml:space="preserve">January </w:t>
      </w:r>
      <w:del w:id="801" w:author="Summer 2023 updates" w:date="2024-07-31T13:42:00Z">
        <w:r>
          <w:rPr>
            <w:rFonts w:eastAsia="Arial" w:cs="Times New Roman"/>
            <w:color w:val="000000" w:themeColor="text1"/>
          </w:rPr>
          <w:delText>11</w:delText>
        </w:r>
      </w:del>
      <w:ins w:id="802" w:author="Summer 2023 updates" w:date="2024-07-31T13:42:00Z">
        <w:r w:rsidR="00067873">
          <w:rPr>
            <w:rFonts w:eastAsia="Arial" w:cs="Times New Roman"/>
            <w:color w:val="000000" w:themeColor="text1"/>
          </w:rPr>
          <w:t>10</w:t>
        </w:r>
      </w:ins>
      <w:r w:rsidR="00067873" w:rsidRPr="002C1F19">
        <w:rPr>
          <w:rFonts w:eastAsia="Arial" w:cs="Times New Roman"/>
          <w:color w:val="000000" w:themeColor="text1"/>
        </w:rPr>
        <w:tab/>
        <w:t>Classes Begin</w:t>
      </w:r>
    </w:p>
    <w:p w14:paraId="6E797E8C" w14:textId="71B6FC29" w:rsidR="00067873" w:rsidRDefault="00175205" w:rsidP="00067873">
      <w:pPr>
        <w:tabs>
          <w:tab w:val="right" w:leader="dot" w:pos="9806"/>
        </w:tabs>
        <w:spacing w:after="0"/>
        <w:rPr>
          <w:rFonts w:eastAsia="Arial" w:cs="Times New Roman"/>
          <w:color w:val="000000" w:themeColor="text1"/>
        </w:rPr>
      </w:pPr>
      <w:del w:id="803" w:author="Summer 2023 updates" w:date="2024-07-31T13:42:00Z">
        <w:r w:rsidRPr="002C1F19">
          <w:rPr>
            <w:rFonts w:eastAsia="Arial" w:cs="Times New Roman"/>
            <w:color w:val="000000" w:themeColor="text1"/>
          </w:rPr>
          <w:delText xml:space="preserve">Mon, </w:delText>
        </w:r>
      </w:del>
      <w:r w:rsidR="00067873" w:rsidRPr="002C1F19">
        <w:rPr>
          <w:rFonts w:eastAsia="Arial" w:cs="Times New Roman"/>
          <w:color w:val="000000" w:themeColor="text1"/>
        </w:rPr>
        <w:t xml:space="preserve">January </w:t>
      </w:r>
      <w:del w:id="804" w:author="Summer 2023 updates" w:date="2024-07-31T13:42:00Z">
        <w:r w:rsidRPr="002C1F19">
          <w:rPr>
            <w:rFonts w:eastAsia="Arial" w:cs="Times New Roman"/>
            <w:color w:val="000000" w:themeColor="text1"/>
          </w:rPr>
          <w:delText>1</w:delText>
        </w:r>
        <w:r>
          <w:rPr>
            <w:rFonts w:eastAsia="Arial" w:cs="Times New Roman"/>
            <w:color w:val="000000" w:themeColor="text1"/>
          </w:rPr>
          <w:delText>6</w:delText>
        </w:r>
        <w:r w:rsidRPr="002C1F19">
          <w:rPr>
            <w:rFonts w:eastAsia="Arial" w:cs="Times New Roman"/>
            <w:color w:val="000000" w:themeColor="text1"/>
          </w:rPr>
          <w:tab/>
          <w:delText xml:space="preserve">No Day Classes (Holiday) </w:delText>
        </w:r>
      </w:del>
      <w:ins w:id="805" w:author="Summer 2023 updates" w:date="2024-07-31T13:42:00Z">
        <w:r w:rsidR="00067873" w:rsidRPr="002C1F19">
          <w:rPr>
            <w:rFonts w:eastAsia="Arial" w:cs="Times New Roman"/>
            <w:color w:val="000000" w:themeColor="text1"/>
          </w:rPr>
          <w:t>1</w:t>
        </w:r>
        <w:r w:rsidR="00067873">
          <w:rPr>
            <w:rFonts w:eastAsia="Arial" w:cs="Times New Roman"/>
            <w:color w:val="000000" w:themeColor="text1"/>
          </w:rPr>
          <w:t>5</w:t>
        </w:r>
        <w:r w:rsidR="00067873" w:rsidRPr="002C1F19">
          <w:rPr>
            <w:rFonts w:eastAsia="Arial" w:cs="Times New Roman"/>
            <w:color w:val="000000" w:themeColor="text1"/>
          </w:rPr>
          <w:tab/>
        </w:r>
      </w:ins>
      <w:r w:rsidR="00067873" w:rsidRPr="002C1F19">
        <w:rPr>
          <w:rFonts w:eastAsia="Arial" w:cs="Times New Roman"/>
          <w:color w:val="000000" w:themeColor="text1"/>
        </w:rPr>
        <w:t>Martin Luther King Jr. Day</w:t>
      </w:r>
      <w:ins w:id="806" w:author="Summer 2023 updates" w:date="2024-07-31T13:42:00Z">
        <w:r w:rsidR="00067873">
          <w:rPr>
            <w:rFonts w:eastAsia="Arial" w:cs="Times New Roman"/>
            <w:color w:val="000000" w:themeColor="text1"/>
          </w:rPr>
          <w:t xml:space="preserve"> Holiday (No Classes)</w:t>
        </w:r>
      </w:ins>
    </w:p>
    <w:p w14:paraId="13F4A4A9" w14:textId="77777777" w:rsidR="00175205" w:rsidRPr="002C1F19" w:rsidRDefault="00175205" w:rsidP="00175205">
      <w:pPr>
        <w:tabs>
          <w:tab w:val="right" w:leader="dot" w:pos="9806"/>
        </w:tabs>
        <w:spacing w:after="0"/>
        <w:rPr>
          <w:del w:id="807" w:author="Summer 2023 updates" w:date="2024-07-31T13:42:00Z"/>
          <w:rFonts w:eastAsia="Arial" w:cs="Times New Roman"/>
          <w:color w:val="000000" w:themeColor="text1"/>
        </w:rPr>
      </w:pPr>
      <w:del w:id="808" w:author="Summer 2023 updates" w:date="2024-07-31T13:42:00Z">
        <w:r>
          <w:rPr>
            <w:rFonts w:eastAsia="Arial" w:cs="Times New Roman"/>
            <w:color w:val="000000" w:themeColor="text1"/>
          </w:rPr>
          <w:delText>Wed</w:delText>
        </w:r>
        <w:r w:rsidRPr="002C1F19">
          <w:rPr>
            <w:rFonts w:eastAsia="Arial" w:cs="Times New Roman"/>
            <w:color w:val="000000" w:themeColor="text1"/>
          </w:rPr>
          <w:delText>, January 1</w:delText>
        </w:r>
        <w:r>
          <w:rPr>
            <w:rFonts w:eastAsia="Arial" w:cs="Times New Roman"/>
            <w:color w:val="000000" w:themeColor="text1"/>
          </w:rPr>
          <w:delText>8</w:delText>
        </w:r>
        <w:r w:rsidRPr="002C1F19">
          <w:rPr>
            <w:rFonts w:eastAsia="Arial" w:cs="Times New Roman"/>
            <w:color w:val="000000" w:themeColor="text1"/>
          </w:rPr>
          <w:tab/>
          <w:delText>Last Day to Add or Drop a Full-Term or 1</w:delText>
        </w:r>
        <w:r w:rsidRPr="002C1F19">
          <w:rPr>
            <w:rFonts w:eastAsia="Arial" w:cs="Times New Roman"/>
            <w:color w:val="000000" w:themeColor="text1"/>
            <w:vertAlign w:val="superscript"/>
          </w:rPr>
          <w:delText>st</w:delText>
        </w:r>
        <w:r w:rsidRPr="002C1F19">
          <w:rPr>
            <w:rFonts w:eastAsia="Arial" w:cs="Times New Roman"/>
            <w:color w:val="000000" w:themeColor="text1"/>
          </w:rPr>
          <w:delText xml:space="preserve"> Half-Term Course without a W</w:delText>
        </w:r>
      </w:del>
    </w:p>
    <w:p w14:paraId="2B5DB34C" w14:textId="77777777" w:rsidR="00175205" w:rsidRPr="002C1F19" w:rsidRDefault="00175205" w:rsidP="00175205">
      <w:pPr>
        <w:tabs>
          <w:tab w:val="right" w:leader="dot" w:pos="9806"/>
        </w:tabs>
        <w:spacing w:after="0"/>
        <w:rPr>
          <w:del w:id="809" w:author="Summer 2023 updates" w:date="2024-07-31T13:42:00Z"/>
          <w:rFonts w:eastAsia="Arial" w:cs="Times New Roman"/>
          <w:color w:val="000000" w:themeColor="text1"/>
        </w:rPr>
      </w:pPr>
      <w:del w:id="810" w:author="Summer 2023 updates" w:date="2024-07-31T13:42:00Z">
        <w:r w:rsidRPr="002C1F19">
          <w:rPr>
            <w:rFonts w:eastAsia="Arial" w:cs="Times New Roman"/>
            <w:color w:val="000000" w:themeColor="text1"/>
          </w:rPr>
          <w:delText>Fri, January 2</w:delText>
        </w:r>
        <w:r>
          <w:rPr>
            <w:rFonts w:eastAsia="Arial" w:cs="Times New Roman"/>
            <w:color w:val="000000" w:themeColor="text1"/>
          </w:rPr>
          <w:delText>0</w:delText>
        </w:r>
        <w:r w:rsidRPr="002C1F19">
          <w:rPr>
            <w:rFonts w:eastAsia="Arial" w:cs="Times New Roman"/>
            <w:color w:val="000000" w:themeColor="text1"/>
          </w:rPr>
          <w:tab/>
          <w:delText>Census Date</w:delText>
        </w:r>
        <w:r w:rsidR="00A92932">
          <w:rPr>
            <w:rFonts w:eastAsia="Arial" w:cs="Times New Roman"/>
            <w:color w:val="000000" w:themeColor="text1"/>
          </w:rPr>
          <w:delText>, Attendance Due on My.Coe</w:delText>
        </w:r>
      </w:del>
    </w:p>
    <w:p w14:paraId="44B44486" w14:textId="77777777" w:rsidR="005D105F" w:rsidRDefault="00175205" w:rsidP="00175205">
      <w:pPr>
        <w:tabs>
          <w:tab w:val="right" w:leader="dot" w:pos="9806"/>
        </w:tabs>
        <w:spacing w:after="0"/>
        <w:rPr>
          <w:del w:id="811" w:author="Summer 2023 updates" w:date="2024-07-31T13:42:00Z"/>
          <w:rFonts w:eastAsia="Arial" w:cs="Times New Roman"/>
          <w:color w:val="000000" w:themeColor="text1"/>
        </w:rPr>
      </w:pPr>
      <w:del w:id="812" w:author="Summer 2023 updates" w:date="2024-07-31T13:42:00Z">
        <w:r>
          <w:rPr>
            <w:rFonts w:eastAsia="Arial" w:cs="Times New Roman"/>
            <w:color w:val="000000" w:themeColor="text1"/>
          </w:rPr>
          <w:delText>Thurs</w:delText>
        </w:r>
        <w:r w:rsidRPr="002C1F19">
          <w:rPr>
            <w:rFonts w:eastAsia="Arial" w:cs="Times New Roman"/>
            <w:color w:val="000000" w:themeColor="text1"/>
          </w:rPr>
          <w:delText>, January 2</w:delText>
        </w:r>
        <w:r>
          <w:rPr>
            <w:rFonts w:eastAsia="Arial" w:cs="Times New Roman"/>
            <w:color w:val="000000" w:themeColor="text1"/>
          </w:rPr>
          <w:delText>6</w:delText>
        </w:r>
        <w:r w:rsidRPr="002C1F19">
          <w:rPr>
            <w:rFonts w:eastAsia="Arial" w:cs="Times New Roman"/>
            <w:color w:val="000000" w:themeColor="text1"/>
          </w:rPr>
          <w:tab/>
          <w:delText>Date of Record</w:delText>
        </w:r>
        <w:r w:rsidR="00593160">
          <w:rPr>
            <w:rFonts w:eastAsia="Arial" w:cs="Times New Roman"/>
            <w:color w:val="000000" w:themeColor="text1"/>
          </w:rPr>
          <w:delText xml:space="preserve"> </w:delText>
        </w:r>
        <w:r>
          <w:rPr>
            <w:rFonts w:eastAsia="Arial" w:cs="Times New Roman"/>
            <w:color w:val="000000" w:themeColor="text1"/>
          </w:rPr>
          <w:delText>Mon</w:delText>
        </w:r>
        <w:r w:rsidRPr="002C1F19">
          <w:rPr>
            <w:rFonts w:eastAsia="Arial" w:cs="Times New Roman"/>
            <w:color w:val="000000" w:themeColor="text1"/>
          </w:rPr>
          <w:delText xml:space="preserve">, February </w:delText>
        </w:r>
        <w:r>
          <w:rPr>
            <w:rFonts w:eastAsia="Arial" w:cs="Times New Roman"/>
            <w:color w:val="000000" w:themeColor="text1"/>
          </w:rPr>
          <w:delText>6</w:delText>
        </w:r>
      </w:del>
    </w:p>
    <w:p w14:paraId="52B5A152" w14:textId="77777777" w:rsidR="00175205" w:rsidRPr="002C1F19" w:rsidRDefault="005D105F" w:rsidP="00175205">
      <w:pPr>
        <w:tabs>
          <w:tab w:val="right" w:leader="dot" w:pos="9806"/>
        </w:tabs>
        <w:spacing w:after="0"/>
        <w:rPr>
          <w:del w:id="813" w:author="Summer 2023 updates" w:date="2024-07-31T13:42:00Z"/>
          <w:rFonts w:eastAsia="Arial" w:cs="Times New Roman"/>
          <w:color w:val="000000" w:themeColor="text1"/>
        </w:rPr>
      </w:pPr>
      <w:del w:id="814" w:author="Summer 2023 updates" w:date="2024-07-31T13:42:00Z">
        <w:r>
          <w:rPr>
            <w:rFonts w:eastAsia="Arial" w:cs="Times New Roman"/>
            <w:color w:val="000000" w:themeColor="text1"/>
          </w:rPr>
          <w:delText>Mon, February 6</w:delText>
        </w:r>
        <w:r w:rsidR="00175205" w:rsidRPr="002C1F19">
          <w:rPr>
            <w:rFonts w:eastAsia="Arial" w:cs="Times New Roman"/>
            <w:color w:val="000000" w:themeColor="text1"/>
          </w:rPr>
          <w:tab/>
          <w:delText xml:space="preserve">Last Day to Withdraw &amp;/or Change Method of Grading for First-Half Courses </w:delText>
        </w:r>
      </w:del>
    </w:p>
    <w:p w14:paraId="45F8C542" w14:textId="5541BA0C" w:rsidR="00067873" w:rsidRDefault="00175205" w:rsidP="00067873">
      <w:pPr>
        <w:tabs>
          <w:tab w:val="right" w:leader="dot" w:pos="9806"/>
        </w:tabs>
        <w:spacing w:after="0"/>
        <w:rPr>
          <w:rFonts w:eastAsia="Arial" w:cs="Times New Roman"/>
          <w:color w:val="000000" w:themeColor="text1"/>
        </w:rPr>
      </w:pPr>
      <w:del w:id="815" w:author="Summer 2023 updates" w:date="2024-07-31T13:42:00Z">
        <w:r w:rsidRPr="002C1F19">
          <w:rPr>
            <w:rFonts w:eastAsia="Arial" w:cs="Times New Roman"/>
            <w:color w:val="000000" w:themeColor="text1"/>
          </w:rPr>
          <w:delText xml:space="preserve">Mon, </w:delText>
        </w:r>
      </w:del>
      <w:r w:rsidR="00067873">
        <w:rPr>
          <w:rFonts w:eastAsia="Arial" w:cs="Times New Roman"/>
          <w:color w:val="000000" w:themeColor="text1"/>
        </w:rPr>
        <w:t xml:space="preserve">March </w:t>
      </w:r>
      <w:del w:id="816" w:author="Summer 2023 updates" w:date="2024-07-31T13:42:00Z">
        <w:r>
          <w:rPr>
            <w:rFonts w:eastAsia="Arial" w:cs="Times New Roman"/>
            <w:color w:val="000000" w:themeColor="text1"/>
          </w:rPr>
          <w:delText>6</w:delText>
        </w:r>
      </w:del>
      <w:ins w:id="817" w:author="Summer 2023 updates" w:date="2024-07-31T13:42:00Z">
        <w:r w:rsidR="00067873">
          <w:rPr>
            <w:rFonts w:eastAsia="Arial" w:cs="Times New Roman"/>
            <w:color w:val="000000" w:themeColor="text1"/>
          </w:rPr>
          <w:t>4</w:t>
        </w:r>
      </w:ins>
      <w:r w:rsidR="00067873" w:rsidRPr="002C1F19">
        <w:rPr>
          <w:rFonts w:eastAsia="Arial" w:cs="Times New Roman"/>
          <w:color w:val="000000" w:themeColor="text1"/>
        </w:rPr>
        <w:tab/>
        <w:t>Begin Second-Half Term</w:t>
      </w:r>
      <w:r w:rsidR="00067873">
        <w:rPr>
          <w:rFonts w:eastAsia="Arial" w:cs="Times New Roman"/>
          <w:color w:val="000000" w:themeColor="text1"/>
        </w:rPr>
        <w:t xml:space="preserve"> Courses</w:t>
      </w:r>
    </w:p>
    <w:p w14:paraId="07DEE7A2" w14:textId="77777777" w:rsidR="00175205" w:rsidRPr="002C1F19" w:rsidRDefault="00175205" w:rsidP="00175205">
      <w:pPr>
        <w:tabs>
          <w:tab w:val="right" w:leader="dot" w:pos="9806"/>
        </w:tabs>
        <w:spacing w:after="0"/>
        <w:rPr>
          <w:del w:id="818" w:author="Summer 2023 updates" w:date="2024-07-31T13:42:00Z"/>
          <w:rFonts w:eastAsia="Arial" w:cs="Times New Roman"/>
          <w:color w:val="000000" w:themeColor="text1"/>
        </w:rPr>
      </w:pPr>
      <w:del w:id="819"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 xml:space="preserve">March </w:t>
      </w:r>
      <w:del w:id="820" w:author="Summer 2023 updates" w:date="2024-07-31T13:42:00Z">
        <w:r>
          <w:rPr>
            <w:rFonts w:eastAsia="Arial" w:cs="Times New Roman"/>
            <w:color w:val="000000" w:themeColor="text1"/>
          </w:rPr>
          <w:delText>7</w:delText>
        </w:r>
        <w:r w:rsidRPr="002C1F19">
          <w:rPr>
            <w:rFonts w:eastAsia="Arial" w:cs="Times New Roman"/>
            <w:color w:val="000000" w:themeColor="text1"/>
          </w:rPr>
          <w:tab/>
          <w:delText>Mid-Term Progress Report Due Online (</w:delText>
        </w:r>
      </w:del>
      <w:r w:rsidR="00067873" w:rsidRPr="002C1F19">
        <w:rPr>
          <w:rFonts w:eastAsia="Arial" w:cs="Times New Roman"/>
          <w:color w:val="000000" w:themeColor="text1"/>
        </w:rPr>
        <w:t>1</w:t>
      </w:r>
      <w:r w:rsidR="00067873">
        <w:rPr>
          <w:rFonts w:eastAsia="Arial" w:cs="Times New Roman"/>
          <w:color w:val="000000" w:themeColor="text1"/>
        </w:rPr>
        <w:t>1</w:t>
      </w:r>
      <w:del w:id="821" w:author="Summer 2023 updates" w:date="2024-07-31T13:42:00Z">
        <w:r w:rsidRPr="002C1F19">
          <w:rPr>
            <w:rFonts w:eastAsia="Arial" w:cs="Times New Roman"/>
            <w:color w:val="000000" w:themeColor="text1"/>
          </w:rPr>
          <w:delText>:59 PM)</w:delText>
        </w:r>
      </w:del>
    </w:p>
    <w:p w14:paraId="0D68F4C4" w14:textId="77777777" w:rsidR="00175205" w:rsidRDefault="00175205" w:rsidP="00175205">
      <w:pPr>
        <w:tabs>
          <w:tab w:val="right" w:leader="dot" w:pos="9806"/>
        </w:tabs>
        <w:spacing w:after="0"/>
        <w:rPr>
          <w:del w:id="822" w:author="Summer 2023 updates" w:date="2024-07-31T13:42:00Z"/>
          <w:rFonts w:eastAsia="Arial" w:cs="Times New Roman"/>
          <w:color w:val="000000" w:themeColor="text1"/>
        </w:rPr>
      </w:pPr>
      <w:del w:id="823" w:author="Summer 2023 updates" w:date="2024-07-31T13:42:00Z">
        <w:r>
          <w:rPr>
            <w:rFonts w:eastAsia="Arial" w:cs="Times New Roman"/>
            <w:color w:val="000000" w:themeColor="text1"/>
          </w:rPr>
          <w:delText>Fri</w:delText>
        </w:r>
        <w:r w:rsidRPr="002C1F19">
          <w:rPr>
            <w:rFonts w:eastAsia="Arial" w:cs="Times New Roman"/>
            <w:color w:val="000000" w:themeColor="text1"/>
          </w:rPr>
          <w:delText xml:space="preserve">, March </w:delText>
        </w:r>
        <w:r>
          <w:rPr>
            <w:rFonts w:eastAsia="Arial" w:cs="Times New Roman"/>
            <w:color w:val="000000" w:themeColor="text1"/>
          </w:rPr>
          <w:delText>10</w:delText>
        </w:r>
        <w:r w:rsidRPr="002C1F19">
          <w:rPr>
            <w:rFonts w:eastAsia="Arial" w:cs="Times New Roman"/>
            <w:color w:val="000000" w:themeColor="text1"/>
          </w:rPr>
          <w:tab/>
          <w:delText>Last Day to Add or Drop a Second-Half Term Course without a W</w:delText>
        </w:r>
      </w:del>
    </w:p>
    <w:p w14:paraId="73B44D50" w14:textId="48D4D54E" w:rsidR="00067873" w:rsidRPr="002C1F19" w:rsidRDefault="00175205" w:rsidP="00067873">
      <w:pPr>
        <w:tabs>
          <w:tab w:val="right" w:leader="dot" w:pos="9806"/>
        </w:tabs>
        <w:spacing w:after="0"/>
        <w:rPr>
          <w:rFonts w:eastAsia="Arial" w:cs="Times New Roman"/>
          <w:color w:val="000000" w:themeColor="text1"/>
        </w:rPr>
      </w:pPr>
      <w:del w:id="824" w:author="Summer 2023 updates" w:date="2024-07-31T13:42:00Z">
        <w:r>
          <w:rPr>
            <w:rFonts w:eastAsia="Arial" w:cs="Times New Roman"/>
            <w:color w:val="000000" w:themeColor="text1"/>
          </w:rPr>
          <w:delText>Mon</w:delText>
        </w:r>
        <w:r w:rsidRPr="002C1F19">
          <w:rPr>
            <w:rFonts w:eastAsia="Arial" w:cs="Times New Roman"/>
            <w:color w:val="000000" w:themeColor="text1"/>
          </w:rPr>
          <w:delText>–</w:delText>
        </w:r>
        <w:r>
          <w:rPr>
            <w:rFonts w:eastAsia="Arial" w:cs="Times New Roman"/>
            <w:color w:val="000000" w:themeColor="text1"/>
          </w:rPr>
          <w:delText xml:space="preserve">Fri, </w:delText>
        </w:r>
        <w:r w:rsidRPr="002C1F19">
          <w:rPr>
            <w:rFonts w:eastAsia="Arial" w:cs="Times New Roman"/>
            <w:color w:val="000000" w:themeColor="text1"/>
          </w:rPr>
          <w:delText>March 1</w:delText>
        </w:r>
        <w:r>
          <w:rPr>
            <w:rFonts w:eastAsia="Arial" w:cs="Times New Roman"/>
            <w:color w:val="000000" w:themeColor="text1"/>
          </w:rPr>
          <w:delText>3–</w:delText>
        </w:r>
        <w:r w:rsidRPr="002C1F19">
          <w:rPr>
            <w:rFonts w:eastAsia="Arial" w:cs="Times New Roman"/>
            <w:color w:val="000000" w:themeColor="text1"/>
          </w:rPr>
          <w:delText>1</w:delText>
        </w:r>
        <w:r>
          <w:rPr>
            <w:rFonts w:eastAsia="Arial" w:cs="Times New Roman"/>
            <w:color w:val="000000" w:themeColor="text1"/>
          </w:rPr>
          <w:delText>7</w:delText>
        </w:r>
      </w:del>
      <w:ins w:id="825" w:author="Summer 2023 updates" w:date="2024-07-31T13:42:00Z">
        <w:r w:rsidR="00EF32B5">
          <w:rPr>
            <w:rFonts w:eastAsia="Arial" w:cs="Times New Roman"/>
            <w:color w:val="000000" w:themeColor="text1"/>
          </w:rPr>
          <w:t>–</w:t>
        </w:r>
        <w:r w:rsidR="00067873" w:rsidRPr="002C1F19">
          <w:rPr>
            <w:rFonts w:eastAsia="Arial" w:cs="Times New Roman"/>
            <w:color w:val="000000" w:themeColor="text1"/>
          </w:rPr>
          <w:t>1</w:t>
        </w:r>
        <w:r w:rsidR="00067873">
          <w:rPr>
            <w:rFonts w:eastAsia="Arial" w:cs="Times New Roman"/>
            <w:color w:val="000000" w:themeColor="text1"/>
          </w:rPr>
          <w:t>5</w:t>
        </w:r>
      </w:ins>
      <w:r w:rsidR="00067873" w:rsidRPr="002C1F19">
        <w:rPr>
          <w:rFonts w:eastAsia="Arial" w:cs="Times New Roman"/>
          <w:color w:val="000000" w:themeColor="text1"/>
        </w:rPr>
        <w:tab/>
        <w:t>Spring Term Recess</w:t>
      </w:r>
      <w:r w:rsidR="00067873">
        <w:rPr>
          <w:rFonts w:eastAsia="Arial" w:cs="Times New Roman"/>
          <w:color w:val="000000" w:themeColor="text1"/>
        </w:rPr>
        <w:t xml:space="preserve"> (</w:t>
      </w:r>
      <w:del w:id="826" w:author="Summer 2023 updates" w:date="2024-07-31T13:42:00Z">
        <w:r w:rsidRPr="002C1F19">
          <w:rPr>
            <w:rFonts w:eastAsia="Arial" w:cs="Times New Roman"/>
            <w:color w:val="000000" w:themeColor="text1"/>
          </w:rPr>
          <w:delText>Starting after Class on Friday</w:delText>
        </w:r>
        <w:r>
          <w:rPr>
            <w:rFonts w:eastAsia="Arial" w:cs="Times New Roman"/>
            <w:color w:val="000000" w:themeColor="text1"/>
          </w:rPr>
          <w:delText>, March 10</w:delText>
        </w:r>
      </w:del>
      <w:ins w:id="827" w:author="Summer 2023 updates" w:date="2024-07-31T13:42:00Z">
        <w:r w:rsidR="00067873">
          <w:rPr>
            <w:rFonts w:eastAsia="Arial" w:cs="Times New Roman"/>
            <w:color w:val="000000" w:themeColor="text1"/>
          </w:rPr>
          <w:t>No Classes</w:t>
        </w:r>
      </w:ins>
      <w:r w:rsidR="00067873">
        <w:rPr>
          <w:rFonts w:eastAsia="Arial" w:cs="Times New Roman"/>
          <w:color w:val="000000" w:themeColor="text1"/>
        </w:rPr>
        <w:t>)</w:t>
      </w:r>
    </w:p>
    <w:p w14:paraId="2807E003" w14:textId="77777777" w:rsidR="005D105F" w:rsidRDefault="00175205" w:rsidP="00175205">
      <w:pPr>
        <w:tabs>
          <w:tab w:val="right" w:leader="dot" w:pos="9806"/>
        </w:tabs>
        <w:spacing w:after="0"/>
        <w:rPr>
          <w:del w:id="828" w:author="Summer 2023 updates" w:date="2024-07-31T13:42:00Z"/>
          <w:rFonts w:eastAsia="Arial" w:cs="Times New Roman"/>
          <w:color w:val="000000" w:themeColor="text1"/>
        </w:rPr>
      </w:pPr>
      <w:del w:id="829" w:author="Summer 2023 updates" w:date="2024-07-31T13:42:00Z">
        <w:r>
          <w:rPr>
            <w:rFonts w:eastAsia="Arial" w:cs="Times New Roman"/>
            <w:color w:val="000000" w:themeColor="text1"/>
          </w:rPr>
          <w:delText>Mon</w:delText>
        </w:r>
        <w:r w:rsidRPr="002C1F19">
          <w:rPr>
            <w:rFonts w:eastAsia="Arial" w:cs="Times New Roman"/>
            <w:color w:val="000000" w:themeColor="text1"/>
          </w:rPr>
          <w:delText>–</w:delText>
        </w:r>
        <w:r>
          <w:rPr>
            <w:rFonts w:eastAsia="Arial" w:cs="Times New Roman"/>
            <w:color w:val="000000" w:themeColor="text1"/>
          </w:rPr>
          <w:delText xml:space="preserve">Fri, </w:delText>
        </w:r>
        <w:r w:rsidRPr="002C1F19">
          <w:rPr>
            <w:rFonts w:eastAsia="Arial" w:cs="Times New Roman"/>
            <w:color w:val="000000" w:themeColor="text1"/>
          </w:rPr>
          <w:delText xml:space="preserve">March </w:delText>
        </w:r>
        <w:r>
          <w:rPr>
            <w:rFonts w:eastAsia="Arial" w:cs="Times New Roman"/>
            <w:color w:val="000000" w:themeColor="text1"/>
          </w:rPr>
          <w:delText>20</w:delText>
        </w:r>
        <w:r w:rsidRPr="002C1F19">
          <w:rPr>
            <w:rFonts w:eastAsia="Arial" w:cs="Times New Roman"/>
            <w:color w:val="000000" w:themeColor="text1"/>
          </w:rPr>
          <w:delText xml:space="preserve">–April </w:delText>
        </w:r>
        <w:r>
          <w:rPr>
            <w:rFonts w:eastAsia="Arial" w:cs="Times New Roman"/>
            <w:color w:val="000000" w:themeColor="text1"/>
          </w:rPr>
          <w:delText>7</w:delText>
        </w:r>
        <w:r w:rsidRPr="002C1F19">
          <w:rPr>
            <w:rFonts w:eastAsia="Arial" w:cs="Times New Roman"/>
            <w:color w:val="000000" w:themeColor="text1"/>
          </w:rPr>
          <w:tab/>
          <w:delText>Advising Season</w:delText>
        </w:r>
        <w:r w:rsidR="00593160">
          <w:rPr>
            <w:rFonts w:eastAsia="Arial" w:cs="Times New Roman"/>
            <w:color w:val="000000" w:themeColor="text1"/>
          </w:rPr>
          <w:delText xml:space="preserve"> </w:delText>
        </w:r>
        <w:r w:rsidRPr="002C1F19">
          <w:rPr>
            <w:rFonts w:eastAsia="Arial" w:cs="Times New Roman"/>
            <w:color w:val="000000" w:themeColor="text1"/>
          </w:rPr>
          <w:delText>T</w:delText>
        </w:r>
        <w:r>
          <w:rPr>
            <w:rFonts w:eastAsia="Arial" w:cs="Times New Roman"/>
            <w:color w:val="000000" w:themeColor="text1"/>
          </w:rPr>
          <w:delText>hurs</w:delText>
        </w:r>
        <w:r w:rsidRPr="002C1F19">
          <w:rPr>
            <w:rFonts w:eastAsia="Arial" w:cs="Times New Roman"/>
            <w:color w:val="000000" w:themeColor="text1"/>
          </w:rPr>
          <w:delText xml:space="preserve">, March </w:delText>
        </w:r>
        <w:r>
          <w:rPr>
            <w:rFonts w:eastAsia="Arial" w:cs="Times New Roman"/>
            <w:color w:val="000000" w:themeColor="text1"/>
          </w:rPr>
          <w:delText>30</w:delText>
        </w:r>
      </w:del>
    </w:p>
    <w:p w14:paraId="5129A24A" w14:textId="77777777" w:rsidR="00175205" w:rsidRPr="002C1F19" w:rsidRDefault="005D105F" w:rsidP="00175205">
      <w:pPr>
        <w:tabs>
          <w:tab w:val="right" w:leader="dot" w:pos="9806"/>
        </w:tabs>
        <w:spacing w:after="0"/>
        <w:rPr>
          <w:del w:id="830" w:author="Summer 2023 updates" w:date="2024-07-31T13:42:00Z"/>
          <w:rFonts w:eastAsia="Arial" w:cs="Times New Roman"/>
          <w:color w:val="000000" w:themeColor="text1"/>
        </w:rPr>
      </w:pPr>
      <w:del w:id="831" w:author="Summer 2023 updates" w:date="2024-07-31T13:42:00Z">
        <w:r>
          <w:rPr>
            <w:rFonts w:eastAsia="Arial" w:cs="Times New Roman"/>
            <w:color w:val="000000" w:themeColor="text1"/>
          </w:rPr>
          <w:delText>Thurs, March 30</w:delText>
        </w:r>
        <w:r w:rsidR="00175205" w:rsidRPr="002C1F19">
          <w:rPr>
            <w:rFonts w:eastAsia="Arial" w:cs="Times New Roman"/>
            <w:color w:val="000000" w:themeColor="text1"/>
          </w:rPr>
          <w:tab/>
          <w:delText xml:space="preserve">Last Day to Withdraw &amp;/ or Change Method of Grading for Full-Term Courses </w:delText>
        </w:r>
      </w:del>
    </w:p>
    <w:p w14:paraId="54BC4D44" w14:textId="77777777" w:rsidR="00175205" w:rsidRPr="002C1F19" w:rsidRDefault="00175205" w:rsidP="00175205">
      <w:pPr>
        <w:tabs>
          <w:tab w:val="right" w:leader="dot" w:pos="9806"/>
        </w:tabs>
        <w:spacing w:after="0"/>
        <w:rPr>
          <w:del w:id="832" w:author="Summer 2023 updates" w:date="2024-07-31T13:42:00Z"/>
          <w:rFonts w:eastAsia="Arial" w:cs="Times New Roman"/>
          <w:color w:val="000000" w:themeColor="text1"/>
        </w:rPr>
      </w:pPr>
      <w:del w:id="833" w:author="Summer 2023 updates" w:date="2024-07-31T13:42:00Z">
        <w:r>
          <w:rPr>
            <w:rFonts w:eastAsia="Arial" w:cs="Times New Roman"/>
            <w:color w:val="000000" w:themeColor="text1"/>
          </w:rPr>
          <w:delText>Mon</w:delText>
        </w:r>
        <w:r w:rsidRPr="002C1F19">
          <w:rPr>
            <w:rFonts w:eastAsia="Arial" w:cs="Times New Roman"/>
            <w:color w:val="000000" w:themeColor="text1"/>
          </w:rPr>
          <w:delText>–</w:delText>
        </w:r>
        <w:r>
          <w:rPr>
            <w:rFonts w:eastAsia="Arial" w:cs="Times New Roman"/>
            <w:color w:val="000000" w:themeColor="text1"/>
          </w:rPr>
          <w:delText xml:space="preserve">Fri, </w:delText>
        </w:r>
      </w:del>
      <w:r w:rsidR="00067873" w:rsidRPr="002C1F19">
        <w:rPr>
          <w:rFonts w:eastAsia="Arial" w:cs="Times New Roman"/>
          <w:color w:val="000000" w:themeColor="text1"/>
        </w:rPr>
        <w:t>April 1</w:t>
      </w:r>
      <w:r w:rsidR="00067873">
        <w:rPr>
          <w:rFonts w:eastAsia="Arial" w:cs="Times New Roman"/>
          <w:color w:val="000000" w:themeColor="text1"/>
        </w:rPr>
        <w:t>0</w:t>
      </w:r>
      <w:del w:id="834" w:author="Summer 2023 updates" w:date="2024-07-31T13:42:00Z">
        <w:r>
          <w:rPr>
            <w:rFonts w:eastAsia="Arial" w:cs="Times New Roman"/>
            <w:color w:val="000000" w:themeColor="text1"/>
          </w:rPr>
          <w:delText>–14</w:delText>
        </w:r>
        <w:r w:rsidRPr="002C1F19">
          <w:rPr>
            <w:rFonts w:eastAsia="Arial" w:cs="Times New Roman"/>
            <w:color w:val="000000" w:themeColor="text1"/>
          </w:rPr>
          <w:tab/>
          <w:delText>Registration for Fall Term 202</w:delText>
        </w:r>
        <w:r>
          <w:rPr>
            <w:rFonts w:eastAsia="Arial" w:cs="Times New Roman"/>
            <w:color w:val="000000" w:themeColor="text1"/>
          </w:rPr>
          <w:delText>3</w:delText>
        </w:r>
      </w:del>
    </w:p>
    <w:p w14:paraId="56ED0F74" w14:textId="77777777" w:rsidR="00175205" w:rsidRPr="002C1F19" w:rsidRDefault="00175205" w:rsidP="00175205">
      <w:pPr>
        <w:tabs>
          <w:tab w:val="right" w:leader="dot" w:pos="9806"/>
        </w:tabs>
        <w:spacing w:after="0"/>
        <w:rPr>
          <w:del w:id="835" w:author="Summer 2023 updates" w:date="2024-07-31T13:42:00Z"/>
          <w:rFonts w:eastAsia="Arial" w:cs="Times New Roman"/>
          <w:color w:val="000000" w:themeColor="text1"/>
        </w:rPr>
      </w:pPr>
      <w:del w:id="836" w:author="Summer 2023 updates" w:date="2024-07-31T13:42:00Z">
        <w:r w:rsidRPr="002C1F19">
          <w:rPr>
            <w:rFonts w:eastAsia="Arial" w:cs="Times New Roman"/>
            <w:color w:val="000000" w:themeColor="text1"/>
          </w:rPr>
          <w:delText xml:space="preserve">Mon, April </w:delText>
        </w:r>
        <w:r>
          <w:rPr>
            <w:rFonts w:eastAsia="Arial" w:cs="Times New Roman"/>
            <w:color w:val="000000" w:themeColor="text1"/>
          </w:rPr>
          <w:delText>10</w:delText>
        </w:r>
        <w:r w:rsidRPr="002C1F19">
          <w:rPr>
            <w:rFonts w:eastAsia="Arial" w:cs="Times New Roman"/>
            <w:color w:val="000000" w:themeColor="text1"/>
          </w:rPr>
          <w:tab/>
          <w:delText>Summer Registration Opens</w:delText>
        </w:r>
      </w:del>
    </w:p>
    <w:p w14:paraId="5F76C89B" w14:textId="77777777" w:rsidR="00175205" w:rsidRPr="002C1F19" w:rsidRDefault="00175205" w:rsidP="00175205">
      <w:pPr>
        <w:tabs>
          <w:tab w:val="right" w:leader="dot" w:pos="9806"/>
        </w:tabs>
        <w:spacing w:after="0"/>
        <w:rPr>
          <w:del w:id="837" w:author="Summer 2023 updates" w:date="2024-07-31T13:42:00Z"/>
          <w:rFonts w:eastAsia="Arial" w:cs="Times New Roman"/>
          <w:color w:val="000000" w:themeColor="text1"/>
        </w:rPr>
      </w:pPr>
      <w:del w:id="838"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xml:space="preserve">, April </w:delText>
        </w:r>
        <w:r>
          <w:rPr>
            <w:rFonts w:eastAsia="Arial" w:cs="Times New Roman"/>
            <w:color w:val="000000" w:themeColor="text1"/>
          </w:rPr>
          <w:delText>11</w:delText>
        </w:r>
        <w:r w:rsidRPr="002C1F19">
          <w:rPr>
            <w:rFonts w:eastAsia="Arial" w:cs="Times New Roman"/>
            <w:color w:val="000000" w:themeColor="text1"/>
          </w:rPr>
          <w:delText xml:space="preserve"> </w:delText>
        </w:r>
        <w:r w:rsidRPr="002C1F19">
          <w:rPr>
            <w:rFonts w:eastAsia="Arial" w:cs="Times New Roman"/>
            <w:color w:val="000000" w:themeColor="text1"/>
          </w:rPr>
          <w:tab/>
          <w:delText>Last Day to Withdraw &amp;/ or Change Method of Grading for Second-Half Courses</w:delText>
        </w:r>
      </w:del>
    </w:p>
    <w:p w14:paraId="6706FC2F" w14:textId="373A1345" w:rsidR="00067873" w:rsidRPr="002C1F19" w:rsidRDefault="00175205" w:rsidP="00067873">
      <w:pPr>
        <w:tabs>
          <w:tab w:val="right" w:leader="dot" w:pos="9806"/>
        </w:tabs>
        <w:spacing w:after="0"/>
        <w:rPr>
          <w:rFonts w:eastAsia="Arial" w:cs="Times New Roman"/>
          <w:color w:val="000000" w:themeColor="text1"/>
        </w:rPr>
      </w:pPr>
      <w:del w:id="839" w:author="Summer 2023 updates" w:date="2024-07-31T13:42:00Z">
        <w:r>
          <w:rPr>
            <w:rFonts w:eastAsia="Arial" w:cs="Times New Roman"/>
            <w:color w:val="000000" w:themeColor="text1"/>
          </w:rPr>
          <w:delText>Wed,</w:delText>
        </w:r>
        <w:r w:rsidRPr="002C1F19">
          <w:rPr>
            <w:rFonts w:eastAsia="Arial" w:cs="Times New Roman"/>
            <w:color w:val="000000" w:themeColor="text1"/>
          </w:rPr>
          <w:delText xml:space="preserve"> April 12</w:delText>
        </w:r>
      </w:del>
      <w:r w:rsidR="00067873" w:rsidRPr="002C1F19">
        <w:rPr>
          <w:rFonts w:eastAsia="Arial" w:cs="Times New Roman"/>
          <w:color w:val="000000" w:themeColor="text1"/>
        </w:rPr>
        <w:tab/>
        <w:t>Student Research Symposium</w:t>
      </w:r>
      <w:r w:rsidR="00067873">
        <w:rPr>
          <w:rFonts w:eastAsia="Arial" w:cs="Times New Roman"/>
          <w:color w:val="000000" w:themeColor="text1"/>
        </w:rPr>
        <w:t xml:space="preserve"> </w:t>
      </w:r>
      <w:del w:id="840" w:author="Summer 2023 updates" w:date="2024-07-31T13:42:00Z">
        <w:r w:rsidRPr="002C1F19">
          <w:rPr>
            <w:rFonts w:eastAsia="Arial" w:cs="Times New Roman"/>
            <w:color w:val="000000" w:themeColor="text1"/>
          </w:rPr>
          <w:delText xml:space="preserve">** </w:delText>
        </w:r>
      </w:del>
      <w:ins w:id="841" w:author="Summer 2023 updates" w:date="2024-07-31T13:42:00Z">
        <w:r w:rsidR="00067873">
          <w:rPr>
            <w:rFonts w:eastAsia="Arial" w:cs="Times New Roman"/>
            <w:color w:val="000000" w:themeColor="text1"/>
          </w:rPr>
          <w:t>(</w:t>
        </w:r>
      </w:ins>
      <w:r w:rsidR="00067873">
        <w:rPr>
          <w:rFonts w:eastAsia="Arial" w:cs="Times New Roman"/>
          <w:color w:val="000000" w:themeColor="text1"/>
        </w:rPr>
        <w:t>No Day Classes</w:t>
      </w:r>
      <w:del w:id="842" w:author="Summer 2023 updates" w:date="2024-07-31T13:42:00Z">
        <w:r w:rsidRPr="002C1F19">
          <w:rPr>
            <w:rFonts w:eastAsia="Arial" w:cs="Times New Roman"/>
            <w:color w:val="000000" w:themeColor="text1"/>
          </w:rPr>
          <w:delText xml:space="preserve"> **</w:delText>
        </w:r>
      </w:del>
      <w:ins w:id="843" w:author="Summer 2023 updates" w:date="2024-07-31T13:42:00Z">
        <w:r w:rsidR="00067873">
          <w:rPr>
            <w:rFonts w:eastAsia="Arial" w:cs="Times New Roman"/>
            <w:color w:val="000000" w:themeColor="text1"/>
          </w:rPr>
          <w:t>,</w:t>
        </w:r>
      </w:ins>
      <w:r w:rsidR="00067873">
        <w:rPr>
          <w:rFonts w:eastAsia="Arial" w:cs="Times New Roman"/>
          <w:color w:val="000000" w:themeColor="text1"/>
        </w:rPr>
        <w:t xml:space="preserve"> </w:t>
      </w:r>
      <w:r w:rsidR="00067873" w:rsidRPr="00035B0C">
        <w:rPr>
          <w:rFonts w:eastAsia="Arial" w:cs="Times New Roman"/>
          <w:color w:val="000000" w:themeColor="text1"/>
        </w:rPr>
        <w:t xml:space="preserve">Evening </w:t>
      </w:r>
      <w:r w:rsidR="00067873">
        <w:rPr>
          <w:rFonts w:eastAsia="Arial" w:cs="Times New Roman"/>
          <w:color w:val="000000" w:themeColor="text1"/>
        </w:rPr>
        <w:t>Classes</w:t>
      </w:r>
      <w:r w:rsidR="00067873" w:rsidRPr="00035B0C">
        <w:rPr>
          <w:rFonts w:eastAsia="Arial" w:cs="Times New Roman"/>
          <w:color w:val="000000" w:themeColor="text1"/>
        </w:rPr>
        <w:t xml:space="preserve"> </w:t>
      </w:r>
      <w:del w:id="844" w:author="Summer 2023 updates" w:date="2024-07-31T13:42:00Z">
        <w:r w:rsidRPr="002C1F19">
          <w:rPr>
            <w:rFonts w:eastAsia="Arial" w:cs="Times New Roman"/>
            <w:color w:val="000000" w:themeColor="text1"/>
          </w:rPr>
          <w:delText xml:space="preserve">Will </w:delText>
        </w:r>
      </w:del>
      <w:r w:rsidR="00067873">
        <w:rPr>
          <w:rFonts w:eastAsia="Arial" w:cs="Times New Roman"/>
          <w:color w:val="000000" w:themeColor="text1"/>
        </w:rPr>
        <w:t>Meet</w:t>
      </w:r>
      <w:del w:id="845" w:author="Summer 2023 updates" w:date="2024-07-31T13:42:00Z">
        <w:r w:rsidRPr="002C1F19">
          <w:rPr>
            <w:rFonts w:eastAsia="Arial" w:cs="Times New Roman"/>
            <w:color w:val="000000" w:themeColor="text1"/>
          </w:rPr>
          <w:delText xml:space="preserve"> </w:delText>
        </w:r>
      </w:del>
      <w:ins w:id="846" w:author="Summer 2023 updates" w:date="2024-07-31T13:42:00Z">
        <w:r w:rsidR="00067873">
          <w:rPr>
            <w:rFonts w:eastAsia="Arial" w:cs="Times New Roman"/>
            <w:color w:val="000000" w:themeColor="text1"/>
          </w:rPr>
          <w:t>)</w:t>
        </w:r>
      </w:ins>
    </w:p>
    <w:p w14:paraId="12057650" w14:textId="2A16DA0C" w:rsidR="00067873" w:rsidRPr="002C1F19" w:rsidRDefault="00175205" w:rsidP="00067873">
      <w:pPr>
        <w:tabs>
          <w:tab w:val="right" w:leader="dot" w:pos="9806"/>
        </w:tabs>
        <w:spacing w:after="0"/>
        <w:rPr>
          <w:rFonts w:eastAsia="Arial" w:cs="Times New Roman"/>
          <w:color w:val="000000" w:themeColor="text1"/>
        </w:rPr>
      </w:pPr>
      <w:del w:id="847" w:author="Summer 2023 updates" w:date="2024-07-31T13:42:00Z">
        <w:r>
          <w:rPr>
            <w:rFonts w:eastAsia="Arial" w:cs="Times New Roman"/>
            <w:color w:val="000000" w:themeColor="text1"/>
          </w:rPr>
          <w:delText>Fri</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 xml:space="preserve">April </w:t>
      </w:r>
      <w:del w:id="848" w:author="Summer 2023 updates" w:date="2024-07-31T13:42:00Z">
        <w:r w:rsidRPr="002C1F19">
          <w:rPr>
            <w:rFonts w:eastAsia="Arial" w:cs="Times New Roman"/>
            <w:color w:val="000000" w:themeColor="text1"/>
          </w:rPr>
          <w:delText>2</w:delText>
        </w:r>
        <w:r>
          <w:rPr>
            <w:rFonts w:eastAsia="Arial" w:cs="Times New Roman"/>
            <w:color w:val="000000" w:themeColor="text1"/>
          </w:rPr>
          <w:delText>8</w:delText>
        </w:r>
      </w:del>
      <w:ins w:id="849" w:author="Summer 2023 updates" w:date="2024-07-31T13:42:00Z">
        <w:r w:rsidR="00067873" w:rsidRPr="002C1F19">
          <w:rPr>
            <w:rFonts w:eastAsia="Arial" w:cs="Times New Roman"/>
            <w:color w:val="000000" w:themeColor="text1"/>
          </w:rPr>
          <w:t>2</w:t>
        </w:r>
        <w:r w:rsidR="00067873">
          <w:rPr>
            <w:rFonts w:eastAsia="Arial" w:cs="Times New Roman"/>
            <w:color w:val="000000" w:themeColor="text1"/>
          </w:rPr>
          <w:t>6</w:t>
        </w:r>
      </w:ins>
      <w:r w:rsidR="00067873" w:rsidRPr="002C1F19">
        <w:rPr>
          <w:rFonts w:eastAsia="Arial" w:cs="Times New Roman"/>
          <w:color w:val="000000" w:themeColor="text1"/>
        </w:rPr>
        <w:tab/>
        <w:t>Last Day of Spring</w:t>
      </w:r>
      <w:r w:rsidR="00067873">
        <w:rPr>
          <w:rFonts w:eastAsia="Arial" w:cs="Times New Roman"/>
          <w:color w:val="000000" w:themeColor="text1"/>
        </w:rPr>
        <w:t xml:space="preserve"> </w:t>
      </w:r>
      <w:r w:rsidR="00067873" w:rsidRPr="002C1F19">
        <w:rPr>
          <w:rFonts w:eastAsia="Arial" w:cs="Times New Roman"/>
          <w:color w:val="000000" w:themeColor="text1"/>
        </w:rPr>
        <w:t>Term</w:t>
      </w:r>
      <w:del w:id="850" w:author="Summer 2023 updates" w:date="2024-07-31T13:42:00Z">
        <w:r w:rsidRPr="002C1F19">
          <w:rPr>
            <w:rFonts w:eastAsia="Arial" w:cs="Times New Roman"/>
            <w:color w:val="000000" w:themeColor="text1"/>
          </w:rPr>
          <w:delText xml:space="preserve"> Classes</w:delText>
        </w:r>
      </w:del>
    </w:p>
    <w:p w14:paraId="7698895D" w14:textId="49B7B7FB" w:rsidR="00067873" w:rsidRPr="002C1F19" w:rsidRDefault="00175205" w:rsidP="00067873">
      <w:pPr>
        <w:tabs>
          <w:tab w:val="right" w:leader="dot" w:pos="9806"/>
        </w:tabs>
        <w:spacing w:after="0"/>
        <w:rPr>
          <w:rFonts w:eastAsia="Arial" w:cs="Times New Roman"/>
          <w:color w:val="000000" w:themeColor="text1"/>
        </w:rPr>
      </w:pPr>
      <w:del w:id="851" w:author="Summer 2023 updates" w:date="2024-07-31T13:42:00Z">
        <w:r>
          <w:rPr>
            <w:rFonts w:eastAsia="Arial" w:cs="Times New Roman"/>
            <w:color w:val="000000" w:themeColor="text1"/>
          </w:rPr>
          <w:delText>Sat</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April 2</w:t>
      </w:r>
      <w:r w:rsidR="00067873">
        <w:rPr>
          <w:rFonts w:eastAsia="Arial" w:cs="Times New Roman"/>
          <w:color w:val="000000" w:themeColor="text1"/>
        </w:rPr>
        <w:t>9</w:t>
      </w:r>
      <w:r w:rsidR="00067873" w:rsidRPr="002C1F19">
        <w:rPr>
          <w:rFonts w:eastAsia="Arial" w:cs="Times New Roman"/>
          <w:color w:val="000000" w:themeColor="text1"/>
        </w:rPr>
        <w:tab/>
        <w:t>Reading Day</w:t>
      </w:r>
      <w:ins w:id="852" w:author="Summer 2023 updates" w:date="2024-07-31T13:42:00Z">
        <w:r w:rsidR="00067873">
          <w:rPr>
            <w:rFonts w:eastAsia="Arial" w:cs="Times New Roman"/>
            <w:color w:val="000000" w:themeColor="text1"/>
          </w:rPr>
          <w:t xml:space="preserve"> (No Classes)</w:t>
        </w:r>
      </w:ins>
    </w:p>
    <w:p w14:paraId="54DABEBA" w14:textId="049216F0" w:rsidR="00067873" w:rsidRPr="002C1F19" w:rsidRDefault="00175205" w:rsidP="00067873">
      <w:pPr>
        <w:tabs>
          <w:tab w:val="right" w:leader="dot" w:pos="9806"/>
        </w:tabs>
        <w:spacing w:after="0"/>
        <w:rPr>
          <w:rFonts w:eastAsia="Arial" w:cs="Times New Roman"/>
          <w:color w:val="000000" w:themeColor="text1"/>
        </w:rPr>
      </w:pPr>
      <w:del w:id="853" w:author="Summer 2023 updates" w:date="2024-07-31T13:42:00Z">
        <w:r>
          <w:rPr>
            <w:rFonts w:eastAsia="Arial" w:cs="Times New Roman"/>
            <w:color w:val="000000" w:themeColor="text1"/>
          </w:rPr>
          <w:delText>Mon</w:delText>
        </w:r>
        <w:r w:rsidRPr="002C1F19">
          <w:rPr>
            <w:rFonts w:eastAsia="Arial" w:cs="Times New Roman"/>
            <w:color w:val="000000" w:themeColor="text1"/>
          </w:rPr>
          <w:delText>–</w:delText>
        </w:r>
        <w:r>
          <w:rPr>
            <w:rFonts w:eastAsia="Arial" w:cs="Times New Roman"/>
            <w:color w:val="000000" w:themeColor="text1"/>
          </w:rPr>
          <w:delText xml:space="preserve">Thurs, </w:delText>
        </w:r>
      </w:del>
      <w:ins w:id="854" w:author="Summer 2023 updates" w:date="2024-07-31T13:42:00Z">
        <w:r w:rsidR="00067873">
          <w:rPr>
            <w:rFonts w:eastAsia="Arial" w:cs="Times New Roman"/>
            <w:color w:val="000000" w:themeColor="text1"/>
          </w:rPr>
          <w:t>April 30</w:t>
        </w:r>
        <w:r w:rsidR="00EF32B5">
          <w:rPr>
            <w:rFonts w:eastAsia="Arial" w:cs="Times New Roman"/>
            <w:color w:val="000000" w:themeColor="text1"/>
          </w:rPr>
          <w:t>–</w:t>
        </w:r>
      </w:ins>
      <w:r w:rsidR="00067873" w:rsidRPr="002C1F19">
        <w:rPr>
          <w:rFonts w:eastAsia="Arial" w:cs="Times New Roman"/>
          <w:color w:val="000000" w:themeColor="text1"/>
        </w:rPr>
        <w:t xml:space="preserve">May </w:t>
      </w:r>
      <w:del w:id="855" w:author="Summer 2023 updates" w:date="2024-07-31T13:42:00Z">
        <w:r>
          <w:rPr>
            <w:rFonts w:eastAsia="Arial" w:cs="Times New Roman"/>
            <w:color w:val="000000" w:themeColor="text1"/>
          </w:rPr>
          <w:delText>1–4</w:delText>
        </w:r>
      </w:del>
      <w:ins w:id="856" w:author="Summer 2023 updates" w:date="2024-07-31T13:42:00Z">
        <w:r w:rsidR="00067873">
          <w:rPr>
            <w:rFonts w:eastAsia="Arial" w:cs="Times New Roman"/>
            <w:color w:val="000000" w:themeColor="text1"/>
          </w:rPr>
          <w:t>3</w:t>
        </w:r>
      </w:ins>
      <w:r w:rsidR="00067873" w:rsidRPr="002C1F19">
        <w:rPr>
          <w:rFonts w:eastAsia="Arial" w:cs="Times New Roman"/>
          <w:color w:val="000000" w:themeColor="text1"/>
        </w:rPr>
        <w:tab/>
        <w:t>Final Exams</w:t>
      </w:r>
    </w:p>
    <w:p w14:paraId="66D3CED8" w14:textId="0D1E94AB" w:rsidR="00067873" w:rsidRPr="002C1F19" w:rsidRDefault="00175205" w:rsidP="00067873">
      <w:pPr>
        <w:tabs>
          <w:tab w:val="right" w:leader="dot" w:pos="9806"/>
        </w:tabs>
        <w:spacing w:after="0"/>
        <w:rPr>
          <w:rFonts w:eastAsia="Arial" w:cs="Times New Roman"/>
          <w:color w:val="000000" w:themeColor="text1"/>
        </w:rPr>
      </w:pPr>
      <w:del w:id="857" w:author="Summer 2023 updates" w:date="2024-07-31T13:42:00Z">
        <w:r>
          <w:rPr>
            <w:rFonts w:eastAsia="Arial" w:cs="Times New Roman"/>
            <w:color w:val="000000" w:themeColor="text1"/>
          </w:rPr>
          <w:delText>Sat</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 xml:space="preserve">May </w:t>
      </w:r>
      <w:del w:id="858" w:author="Summer 2023 updates" w:date="2024-07-31T13:42:00Z">
        <w:r>
          <w:rPr>
            <w:rFonts w:eastAsia="Arial" w:cs="Times New Roman"/>
            <w:color w:val="000000" w:themeColor="text1"/>
          </w:rPr>
          <w:delText>6</w:delText>
        </w:r>
      </w:del>
      <w:ins w:id="859" w:author="Summer 2023 updates" w:date="2024-07-31T13:42:00Z">
        <w:r w:rsidR="00067873">
          <w:rPr>
            <w:rFonts w:eastAsia="Arial" w:cs="Times New Roman"/>
            <w:color w:val="000000" w:themeColor="text1"/>
          </w:rPr>
          <w:t>4</w:t>
        </w:r>
      </w:ins>
      <w:r w:rsidR="00067873" w:rsidRPr="002C1F19">
        <w:rPr>
          <w:rFonts w:eastAsia="Arial" w:cs="Times New Roman"/>
          <w:color w:val="000000" w:themeColor="text1"/>
        </w:rPr>
        <w:tab/>
        <w:t>Honors Convocation / Baccalaureate</w:t>
      </w:r>
    </w:p>
    <w:p w14:paraId="66B3162C" w14:textId="7817B2AD" w:rsidR="00067873" w:rsidRPr="002C1F19" w:rsidRDefault="00067873" w:rsidP="00067873">
      <w:pPr>
        <w:tabs>
          <w:tab w:val="right" w:leader="dot" w:pos="9806"/>
        </w:tabs>
        <w:spacing w:after="0"/>
        <w:rPr>
          <w:rFonts w:eastAsia="Arial" w:cs="Times New Roman"/>
          <w:color w:val="000000" w:themeColor="text1"/>
        </w:rPr>
      </w:pPr>
      <w:r w:rsidRPr="002C1F19">
        <w:rPr>
          <w:rFonts w:eastAsia="Arial" w:cs="Times New Roman"/>
          <w:color w:val="000000" w:themeColor="text1"/>
        </w:rPr>
        <w:fldChar w:fldCharType="begin"/>
      </w:r>
      <w:r w:rsidRPr="002C1F19">
        <w:rPr>
          <w:color w:val="000000" w:themeColor="text1"/>
        </w:rPr>
        <w:instrText xml:space="preserve"> XE "</w:instrText>
      </w:r>
      <w:r w:rsidRPr="002C1F19">
        <w:rPr>
          <w:rStyle w:val="Strong"/>
          <w:rFonts w:ascii="Garamond" w:hAnsi="Garamond"/>
          <w:smallCaps w:val="0"/>
          <w:color w:val="000000" w:themeColor="text1"/>
        </w:rPr>
        <w:instrText>Final Exams</w:instrText>
      </w:r>
      <w:r w:rsidRPr="002C1F19">
        <w:rPr>
          <w:color w:val="000000" w:themeColor="text1"/>
        </w:rPr>
        <w:instrText xml:space="preserve">" </w:instrText>
      </w:r>
      <w:r w:rsidRPr="002C1F19">
        <w:rPr>
          <w:rFonts w:eastAsia="Arial" w:cs="Times New Roman"/>
          <w:color w:val="000000" w:themeColor="text1"/>
        </w:rPr>
        <w:fldChar w:fldCharType="end"/>
      </w:r>
      <w:del w:id="860" w:author="Summer 2023 updates" w:date="2024-07-31T13:42:00Z">
        <w:r w:rsidR="00175205" w:rsidRPr="002C1F19">
          <w:rPr>
            <w:rFonts w:eastAsia="Arial" w:cs="Times New Roman"/>
            <w:color w:val="000000" w:themeColor="text1"/>
          </w:rPr>
          <w:delText xml:space="preserve">Sun, </w:delText>
        </w:r>
      </w:del>
      <w:r w:rsidRPr="002C1F19">
        <w:rPr>
          <w:rFonts w:eastAsia="Arial" w:cs="Times New Roman"/>
          <w:color w:val="000000" w:themeColor="text1"/>
        </w:rPr>
        <w:t xml:space="preserve">May </w:t>
      </w:r>
      <w:del w:id="861" w:author="Summer 2023 updates" w:date="2024-07-31T13:42:00Z">
        <w:r w:rsidR="00175205">
          <w:rPr>
            <w:rFonts w:eastAsia="Arial" w:cs="Times New Roman"/>
            <w:color w:val="000000" w:themeColor="text1"/>
          </w:rPr>
          <w:delText>7</w:delText>
        </w:r>
      </w:del>
      <w:ins w:id="862" w:author="Summer 2023 updates" w:date="2024-07-31T13:42:00Z">
        <w:r>
          <w:rPr>
            <w:rFonts w:eastAsia="Arial" w:cs="Times New Roman"/>
            <w:color w:val="000000" w:themeColor="text1"/>
          </w:rPr>
          <w:t>5</w:t>
        </w:r>
      </w:ins>
      <w:r w:rsidRPr="002C1F19">
        <w:rPr>
          <w:rFonts w:eastAsia="Arial" w:cs="Times New Roman"/>
          <w:color w:val="000000" w:themeColor="text1"/>
        </w:rPr>
        <w:tab/>
        <w:t>Commencement</w:t>
      </w:r>
    </w:p>
    <w:p w14:paraId="402E9B8C" w14:textId="77777777" w:rsidR="00175205" w:rsidRPr="002C1F19" w:rsidRDefault="00175205" w:rsidP="00175205">
      <w:pPr>
        <w:tabs>
          <w:tab w:val="right" w:leader="dot" w:pos="9806"/>
        </w:tabs>
        <w:spacing w:after="0"/>
        <w:rPr>
          <w:del w:id="863" w:author="Summer 2023 updates" w:date="2024-07-31T13:42:00Z"/>
          <w:rFonts w:eastAsia="Arial" w:cs="Times New Roman"/>
          <w:color w:val="000000" w:themeColor="text1"/>
        </w:rPr>
      </w:pPr>
      <w:del w:id="864"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xml:space="preserve">, May </w:delText>
        </w:r>
        <w:r>
          <w:rPr>
            <w:rFonts w:eastAsia="Arial" w:cs="Times New Roman"/>
            <w:color w:val="000000" w:themeColor="text1"/>
          </w:rPr>
          <w:delText>9</w:delText>
        </w:r>
        <w:r w:rsidRPr="002C1F19">
          <w:rPr>
            <w:rFonts w:eastAsia="Arial" w:cs="Times New Roman"/>
            <w:color w:val="000000" w:themeColor="text1"/>
          </w:rPr>
          <w:tab/>
          <w:delText>Final Grades</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b/>
            <w:color w:val="000000" w:themeColor="text1"/>
          </w:rPr>
          <w:delInstrText>Grades</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and Attendance</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Style w:val="Strong"/>
            <w:rFonts w:ascii="Garamond" w:hAnsi="Garamond"/>
            <w:smallCaps w:val="0"/>
            <w:color w:val="000000" w:themeColor="text1"/>
          </w:rPr>
          <w:delInstrText>Attendance</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are Due for Non-Graduating Students on My.Coe (11:59 PM)</w:delText>
        </w:r>
      </w:del>
    </w:p>
    <w:p w14:paraId="571217B5" w14:textId="77777777" w:rsidR="00965DDB" w:rsidRPr="002C1F19" w:rsidRDefault="00965DDB" w:rsidP="0032146E">
      <w:pPr>
        <w:tabs>
          <w:tab w:val="right" w:leader="dot" w:pos="9806"/>
        </w:tabs>
        <w:spacing w:after="0"/>
        <w:rPr>
          <w:del w:id="865" w:author="Summer 2023 updates" w:date="2024-07-31T13:42:00Z"/>
          <w:rFonts w:eastAsia="Arial" w:cs="Times New Roman"/>
          <w:color w:val="000000" w:themeColor="text1"/>
        </w:rPr>
      </w:pPr>
    </w:p>
    <w:p w14:paraId="6C247064" w14:textId="77777777" w:rsidR="0032146E" w:rsidRPr="002C1F19" w:rsidRDefault="0032146E" w:rsidP="002E4B3F">
      <w:pPr>
        <w:tabs>
          <w:tab w:val="right" w:leader="dot" w:pos="9806"/>
        </w:tabs>
        <w:spacing w:after="0"/>
        <w:rPr>
          <w:del w:id="866" w:author="Summer 2023 updates" w:date="2024-07-31T13:42:00Z"/>
          <w:rFonts w:eastAsia="Arial" w:cs="Times New Roman"/>
          <w:color w:val="000000" w:themeColor="text1"/>
        </w:rPr>
      </w:pPr>
    </w:p>
    <w:p w14:paraId="4CF88CE9" w14:textId="77777777" w:rsidR="005341BB" w:rsidRDefault="005341BB" w:rsidP="005341BB">
      <w:pPr>
        <w:tabs>
          <w:tab w:val="right" w:leader="dot" w:pos="9806"/>
        </w:tabs>
        <w:rPr>
          <w:del w:id="867" w:author="Summer 2023 updates" w:date="2024-07-31T13:42:00Z"/>
          <w:rFonts w:eastAsia="Arial" w:cs="Times New Roman"/>
          <w:color w:val="000000" w:themeColor="text1"/>
          <w:highlight w:val="yellow"/>
        </w:rPr>
      </w:pPr>
      <w:del w:id="868" w:author="Summer 2023 updates" w:date="2024-07-31T13:42:00Z">
        <w:r w:rsidRPr="003B3724">
          <w:rPr>
            <w:rFonts w:eastAsia="Arial" w:cs="Times New Roman"/>
            <w:color w:val="000000" w:themeColor="text1"/>
            <w:highlight w:val="yellow"/>
          </w:rPr>
          <w:br w:type="page"/>
        </w:r>
      </w:del>
    </w:p>
    <w:p w14:paraId="7642A5BA" w14:textId="77777777" w:rsidR="005341BB" w:rsidRPr="003B3724" w:rsidRDefault="00F35B7D" w:rsidP="005341BB">
      <w:pPr>
        <w:tabs>
          <w:tab w:val="right" w:leader="dot" w:pos="9806"/>
          <w:tab w:val="left" w:pos="10998"/>
        </w:tabs>
        <w:spacing w:after="120"/>
        <w:jc w:val="center"/>
        <w:rPr>
          <w:del w:id="869" w:author="Summer 2023 updates" w:date="2024-07-31T13:42:00Z"/>
          <w:rFonts w:cs="Times New Roman"/>
          <w:b/>
          <w:bCs/>
          <w:smallCaps/>
          <w:color w:val="000000" w:themeColor="text1"/>
          <w:sz w:val="24"/>
          <w:szCs w:val="24"/>
        </w:rPr>
      </w:pPr>
      <w:del w:id="870" w:author="Summer 2023 updates" w:date="2024-07-31T13:42:00Z">
        <w:r w:rsidRPr="003B3724">
          <w:rPr>
            <w:rFonts w:cs="Times New Roman"/>
            <w:b/>
            <w:bCs/>
            <w:smallCaps/>
            <w:color w:val="000000" w:themeColor="text1"/>
            <w:sz w:val="24"/>
            <w:szCs w:val="24"/>
          </w:rPr>
          <w:delText>202</w:delText>
        </w:r>
        <w:r w:rsidR="00DD1A26">
          <w:rPr>
            <w:rFonts w:cs="Times New Roman"/>
            <w:b/>
            <w:bCs/>
            <w:smallCaps/>
            <w:color w:val="000000" w:themeColor="text1"/>
            <w:sz w:val="24"/>
            <w:szCs w:val="24"/>
          </w:rPr>
          <w:delText>2–</w:delText>
        </w:r>
        <w:r w:rsidRPr="003B3724">
          <w:rPr>
            <w:rFonts w:cs="Times New Roman"/>
            <w:b/>
            <w:bCs/>
            <w:smallCaps/>
            <w:color w:val="000000" w:themeColor="text1"/>
            <w:sz w:val="24"/>
            <w:szCs w:val="24"/>
          </w:rPr>
          <w:delText>202</w:delText>
        </w:r>
        <w:r w:rsidR="00DD1A26">
          <w:rPr>
            <w:rFonts w:cs="Times New Roman"/>
            <w:b/>
            <w:bCs/>
            <w:smallCaps/>
            <w:color w:val="000000" w:themeColor="text1"/>
            <w:sz w:val="24"/>
            <w:szCs w:val="24"/>
          </w:rPr>
          <w:delText>3</w:delText>
        </w:r>
        <w:r w:rsidRPr="003B3724">
          <w:rPr>
            <w:rFonts w:cs="Times New Roman"/>
            <w:b/>
            <w:bCs/>
            <w:smallCaps/>
            <w:color w:val="000000" w:themeColor="text1"/>
            <w:sz w:val="24"/>
            <w:szCs w:val="24"/>
          </w:rPr>
          <w:delText xml:space="preserve"> </w:delText>
        </w:r>
        <w:r w:rsidR="005341BB" w:rsidRPr="003B3724">
          <w:rPr>
            <w:rFonts w:cs="Times New Roman"/>
            <w:b/>
            <w:bCs/>
            <w:smallCaps/>
            <w:color w:val="000000" w:themeColor="text1"/>
            <w:sz w:val="24"/>
            <w:szCs w:val="24"/>
          </w:rPr>
          <w:delText>ACADEMIC CALENDAR</w:delText>
        </w:r>
        <w:r w:rsidR="005341BB" w:rsidRPr="003B3724">
          <w:rPr>
            <w:rFonts w:cs="Times New Roman"/>
            <w:b/>
            <w:bCs/>
            <w:smallCaps/>
            <w:color w:val="000000" w:themeColor="text1"/>
            <w:sz w:val="24"/>
            <w:szCs w:val="24"/>
          </w:rPr>
          <w:fldChar w:fldCharType="begin"/>
        </w:r>
        <w:r w:rsidR="005341BB" w:rsidRPr="003B3724">
          <w:rPr>
            <w:color w:val="000000" w:themeColor="text1"/>
          </w:rPr>
          <w:delInstrText xml:space="preserve"> XE "</w:delInstrText>
        </w:r>
        <w:r w:rsidR="005341BB" w:rsidRPr="003B3724">
          <w:rPr>
            <w:rFonts w:cs="Times New Roman"/>
            <w:b/>
            <w:bCs/>
            <w:smallCaps/>
            <w:color w:val="000000" w:themeColor="text1"/>
            <w:sz w:val="24"/>
            <w:szCs w:val="24"/>
          </w:rPr>
          <w:delInstrText>ACADEMIC CALENDAR</w:delInstrText>
        </w:r>
        <w:r w:rsidR="005341BB" w:rsidRPr="003B3724">
          <w:rPr>
            <w:color w:val="000000" w:themeColor="text1"/>
          </w:rPr>
          <w:delInstrText xml:space="preserve">" </w:delInstrText>
        </w:r>
        <w:r w:rsidR="005341BB" w:rsidRPr="003B3724">
          <w:rPr>
            <w:rFonts w:cs="Times New Roman"/>
            <w:b/>
            <w:bCs/>
            <w:smallCaps/>
            <w:color w:val="000000" w:themeColor="text1"/>
            <w:sz w:val="24"/>
            <w:szCs w:val="24"/>
          </w:rPr>
          <w:fldChar w:fldCharType="end"/>
        </w:r>
      </w:del>
    </w:p>
    <w:p w14:paraId="7F6690CA" w14:textId="77777777" w:rsidR="00067873" w:rsidRPr="002C1F19" w:rsidRDefault="00067873" w:rsidP="00067873">
      <w:pPr>
        <w:tabs>
          <w:tab w:val="right" w:leader="dot" w:pos="9806"/>
        </w:tabs>
        <w:spacing w:after="0"/>
        <w:rPr>
          <w:color w:val="000000" w:themeColor="text1"/>
          <w:rPrChange w:id="871" w:author="Summer 2023 updates" w:date="2024-07-31T13:42:00Z">
            <w:rPr>
              <w:b/>
              <w:color w:val="000000" w:themeColor="text1"/>
            </w:rPr>
          </w:rPrChange>
        </w:rPr>
        <w:pPrChange w:id="872" w:author="Summer 2023 updates" w:date="2024-07-31T13:42:00Z">
          <w:pPr>
            <w:tabs>
              <w:tab w:val="right" w:leader="dot" w:pos="9806"/>
              <w:tab w:val="left" w:pos="10998"/>
            </w:tabs>
            <w:spacing w:after="0"/>
          </w:pPr>
        </w:pPrChange>
      </w:pPr>
    </w:p>
    <w:p w14:paraId="1CCD8A6C" w14:textId="75DCBDAA" w:rsidR="00067873" w:rsidRPr="003B3724" w:rsidRDefault="00067873" w:rsidP="00067873">
      <w:pPr>
        <w:tabs>
          <w:tab w:val="right" w:leader="dot" w:pos="9806"/>
          <w:tab w:val="left" w:pos="10998"/>
        </w:tabs>
        <w:spacing w:after="0"/>
        <w:rPr>
          <w:rFonts w:eastAsia="Calibri" w:cs="Times New Roman"/>
          <w:b/>
          <w:color w:val="000000" w:themeColor="text1"/>
        </w:rPr>
      </w:pPr>
      <w:r w:rsidRPr="003B3724">
        <w:rPr>
          <w:rFonts w:eastAsia="Calibri" w:cs="Times New Roman"/>
          <w:b/>
          <w:color w:val="000000" w:themeColor="text1"/>
        </w:rPr>
        <w:t xml:space="preserve">MAY TERM </w:t>
      </w:r>
      <w:del w:id="873" w:author="Summer 2023 updates" w:date="2024-07-31T13:42:00Z">
        <w:r w:rsidR="00175205" w:rsidRPr="003B3724">
          <w:rPr>
            <w:rFonts w:eastAsia="Calibri" w:cs="Times New Roman"/>
            <w:b/>
            <w:color w:val="000000" w:themeColor="text1"/>
          </w:rPr>
          <w:delText>202</w:delText>
        </w:r>
        <w:r w:rsidR="000B4CB5">
          <w:rPr>
            <w:rFonts w:eastAsia="Calibri" w:cs="Times New Roman"/>
            <w:b/>
            <w:color w:val="000000" w:themeColor="text1"/>
          </w:rPr>
          <w:delText>3</w:delText>
        </w:r>
      </w:del>
      <w:ins w:id="874" w:author="Summer 2023 updates" w:date="2024-07-31T13:42:00Z">
        <w:r w:rsidRPr="003B3724">
          <w:rPr>
            <w:rFonts w:eastAsia="Calibri" w:cs="Times New Roman"/>
            <w:b/>
            <w:color w:val="000000" w:themeColor="text1"/>
          </w:rPr>
          <w:t>202</w:t>
        </w:r>
        <w:r>
          <w:rPr>
            <w:rFonts w:eastAsia="Calibri" w:cs="Times New Roman"/>
            <w:b/>
            <w:color w:val="000000" w:themeColor="text1"/>
          </w:rPr>
          <w:t>4</w:t>
        </w:r>
      </w:ins>
    </w:p>
    <w:p w14:paraId="14442096" w14:textId="2FED2C4B" w:rsidR="00067873" w:rsidRPr="002C1F19" w:rsidRDefault="00175205" w:rsidP="00067873">
      <w:pPr>
        <w:tabs>
          <w:tab w:val="right" w:leader="dot" w:pos="9806"/>
        </w:tabs>
        <w:spacing w:after="0"/>
        <w:rPr>
          <w:rFonts w:eastAsia="Arial" w:cs="Times New Roman"/>
          <w:color w:val="000000" w:themeColor="text1"/>
        </w:rPr>
      </w:pPr>
      <w:del w:id="875" w:author="Summer 2023 updates" w:date="2024-07-31T13:42:00Z">
        <w:r w:rsidRPr="002C1F19">
          <w:rPr>
            <w:rFonts w:eastAsia="Arial" w:cs="Times New Roman"/>
            <w:color w:val="000000" w:themeColor="text1"/>
          </w:rPr>
          <w:delText xml:space="preserve">Wed, </w:delText>
        </w:r>
      </w:del>
      <w:r w:rsidR="00067873" w:rsidRPr="002C1F19">
        <w:rPr>
          <w:rFonts w:eastAsia="Arial" w:cs="Times New Roman"/>
          <w:color w:val="000000" w:themeColor="text1"/>
        </w:rPr>
        <w:t xml:space="preserve">May </w:t>
      </w:r>
      <w:del w:id="876" w:author="Summer 2023 updates" w:date="2024-07-31T13:42:00Z">
        <w:r w:rsidRPr="002C1F19">
          <w:rPr>
            <w:rFonts w:eastAsia="Arial" w:cs="Times New Roman"/>
            <w:color w:val="000000" w:themeColor="text1"/>
          </w:rPr>
          <w:delText>1</w:delText>
        </w:r>
        <w:r>
          <w:rPr>
            <w:rFonts w:eastAsia="Arial" w:cs="Times New Roman"/>
            <w:color w:val="000000" w:themeColor="text1"/>
          </w:rPr>
          <w:delText>0</w:delText>
        </w:r>
      </w:del>
      <w:ins w:id="877" w:author="Summer 2023 updates" w:date="2024-07-31T13:42:00Z">
        <w:r w:rsidR="00067873">
          <w:rPr>
            <w:rFonts w:eastAsia="Arial" w:cs="Times New Roman"/>
            <w:color w:val="000000" w:themeColor="text1"/>
          </w:rPr>
          <w:t>8</w:t>
        </w:r>
      </w:ins>
      <w:r w:rsidR="00067873" w:rsidRPr="002C1F19">
        <w:rPr>
          <w:rFonts w:eastAsia="Arial" w:cs="Times New Roman"/>
          <w:color w:val="000000" w:themeColor="text1"/>
        </w:rPr>
        <w:tab/>
        <w:t>Classes Begin</w:t>
      </w:r>
    </w:p>
    <w:p w14:paraId="38C8FBA2" w14:textId="77777777" w:rsidR="00175205" w:rsidRPr="002C1F19" w:rsidRDefault="00175205" w:rsidP="00175205">
      <w:pPr>
        <w:tabs>
          <w:tab w:val="right" w:leader="dot" w:pos="9806"/>
        </w:tabs>
        <w:spacing w:after="0"/>
        <w:rPr>
          <w:del w:id="878" w:author="Summer 2023 updates" w:date="2024-07-31T13:42:00Z"/>
          <w:rFonts w:eastAsia="Arial" w:cs="Times New Roman"/>
          <w:color w:val="000000" w:themeColor="text1"/>
        </w:rPr>
      </w:pPr>
      <w:del w:id="879" w:author="Summer 2023 updates" w:date="2024-07-31T13:42:00Z">
        <w:r w:rsidRPr="002C1F19">
          <w:rPr>
            <w:rFonts w:eastAsia="Arial" w:cs="Times New Roman"/>
            <w:color w:val="000000" w:themeColor="text1"/>
          </w:rPr>
          <w:delText>Fri, May 1</w:delText>
        </w:r>
        <w:r>
          <w:rPr>
            <w:rFonts w:eastAsia="Arial" w:cs="Times New Roman"/>
            <w:color w:val="000000" w:themeColor="text1"/>
          </w:rPr>
          <w:delText>2</w:delText>
        </w:r>
        <w:r w:rsidRPr="002C1F19">
          <w:rPr>
            <w:rFonts w:eastAsia="Arial" w:cs="Times New Roman"/>
            <w:color w:val="000000" w:themeColor="text1"/>
          </w:rPr>
          <w:tab/>
          <w:delText>Last Day to Add or Drop a Course Without a W</w:delText>
        </w:r>
      </w:del>
    </w:p>
    <w:p w14:paraId="116A4D25" w14:textId="77777777" w:rsidR="00175205" w:rsidRPr="002C1F19" w:rsidRDefault="00175205" w:rsidP="00175205">
      <w:pPr>
        <w:tabs>
          <w:tab w:val="right" w:leader="dot" w:pos="9806"/>
        </w:tabs>
        <w:spacing w:after="0"/>
        <w:rPr>
          <w:del w:id="880" w:author="Summer 2023 updates" w:date="2024-07-31T13:42:00Z"/>
          <w:rFonts w:eastAsia="Arial" w:cs="Times New Roman"/>
          <w:color w:val="000000" w:themeColor="text1"/>
        </w:rPr>
      </w:pPr>
      <w:del w:id="881" w:author="Summer 2023 updates" w:date="2024-07-31T13:42:00Z">
        <w:r w:rsidRPr="002C1F19">
          <w:rPr>
            <w:rFonts w:eastAsia="Arial" w:cs="Times New Roman"/>
            <w:color w:val="000000" w:themeColor="text1"/>
          </w:rPr>
          <w:delText>Mon, May 1</w:delText>
        </w:r>
        <w:r>
          <w:rPr>
            <w:rFonts w:eastAsia="Arial" w:cs="Times New Roman"/>
            <w:color w:val="000000" w:themeColor="text1"/>
          </w:rPr>
          <w:delText>5</w:delText>
        </w:r>
        <w:r w:rsidRPr="002C1F19">
          <w:rPr>
            <w:rFonts w:eastAsia="Arial" w:cs="Times New Roman"/>
            <w:color w:val="000000" w:themeColor="text1"/>
          </w:rPr>
          <w:tab/>
          <w:delText>Attendance</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Style w:val="Strong"/>
            <w:rFonts w:ascii="Garamond" w:hAnsi="Garamond"/>
            <w:smallCaps w:val="0"/>
            <w:color w:val="000000" w:themeColor="text1"/>
          </w:rPr>
          <w:delInstrText>Attendance</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Due Online; Last Day to Change Method of Grading for May Term</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color w:val="000000" w:themeColor="text1"/>
          </w:rPr>
          <w:delInstrText>May Term</w:delInstrText>
        </w:r>
        <w:r w:rsidRPr="002C1F19">
          <w:rPr>
            <w:color w:val="000000" w:themeColor="text1"/>
          </w:rPr>
          <w:delInstrText xml:space="preserve">" </w:delInstrText>
        </w:r>
        <w:r w:rsidRPr="002C1F19">
          <w:rPr>
            <w:rFonts w:eastAsia="Arial" w:cs="Times New Roman"/>
            <w:color w:val="000000" w:themeColor="text1"/>
          </w:rPr>
          <w:fldChar w:fldCharType="end"/>
        </w:r>
      </w:del>
    </w:p>
    <w:p w14:paraId="361E4F5F" w14:textId="77777777" w:rsidR="00175205" w:rsidRPr="002C1F19" w:rsidRDefault="00175205" w:rsidP="00175205">
      <w:pPr>
        <w:tabs>
          <w:tab w:val="right" w:leader="dot" w:pos="9806"/>
        </w:tabs>
        <w:spacing w:after="0"/>
        <w:rPr>
          <w:del w:id="882" w:author="Summer 2023 updates" w:date="2024-07-31T13:42:00Z"/>
          <w:rFonts w:eastAsia="Arial" w:cs="Times New Roman"/>
          <w:color w:val="000000" w:themeColor="text1"/>
        </w:rPr>
      </w:pPr>
      <w:del w:id="883" w:author="Summer 2023 updates" w:date="2024-07-31T13:42:00Z">
        <w:r w:rsidRPr="002C1F19">
          <w:rPr>
            <w:rFonts w:eastAsia="Arial" w:cs="Times New Roman"/>
            <w:color w:val="000000" w:themeColor="text1"/>
          </w:rPr>
          <w:delText>Wed, May 1</w:delText>
        </w:r>
        <w:r>
          <w:rPr>
            <w:rFonts w:eastAsia="Arial" w:cs="Times New Roman"/>
            <w:color w:val="000000" w:themeColor="text1"/>
          </w:rPr>
          <w:delText>7</w:delText>
        </w:r>
        <w:r w:rsidRPr="002C1F19">
          <w:rPr>
            <w:rFonts w:eastAsia="Arial" w:cs="Times New Roman"/>
            <w:color w:val="000000" w:themeColor="text1"/>
          </w:rPr>
          <w:tab/>
          <w:delText>Last Day to Withdraw from May Term</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color w:val="000000" w:themeColor="text1"/>
          </w:rPr>
          <w:delInstrText>May Term</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Courses</w:delText>
        </w:r>
      </w:del>
    </w:p>
    <w:p w14:paraId="43D7BB90" w14:textId="77777777" w:rsidR="00175205" w:rsidRPr="002C1F19" w:rsidRDefault="00175205" w:rsidP="00175205">
      <w:pPr>
        <w:tabs>
          <w:tab w:val="right" w:leader="dot" w:pos="9806"/>
        </w:tabs>
        <w:spacing w:after="0"/>
        <w:rPr>
          <w:del w:id="884" w:author="Summer 2023 updates" w:date="2024-07-31T13:42:00Z"/>
          <w:rFonts w:eastAsia="Arial" w:cs="Times New Roman"/>
          <w:color w:val="000000" w:themeColor="text1"/>
        </w:rPr>
      </w:pPr>
      <w:del w:id="885" w:author="Summer 2023 updates" w:date="2024-07-31T13:42:00Z">
        <w:r>
          <w:rPr>
            <w:rFonts w:eastAsia="Arial" w:cs="Times New Roman"/>
            <w:color w:val="000000" w:themeColor="text1"/>
          </w:rPr>
          <w:delText>Fri–</w:delText>
        </w:r>
        <w:r w:rsidRPr="002C1F19">
          <w:rPr>
            <w:rFonts w:eastAsia="Arial" w:cs="Times New Roman"/>
            <w:color w:val="000000" w:themeColor="text1"/>
          </w:rPr>
          <w:delText xml:space="preserve">Sat, May </w:delText>
        </w:r>
        <w:r>
          <w:rPr>
            <w:rFonts w:eastAsia="Arial" w:cs="Times New Roman"/>
            <w:color w:val="000000" w:themeColor="text1"/>
          </w:rPr>
          <w:delText>19–</w:delText>
        </w:r>
        <w:r w:rsidRPr="002C1F19">
          <w:rPr>
            <w:rFonts w:eastAsia="Arial" w:cs="Times New Roman"/>
            <w:color w:val="000000" w:themeColor="text1"/>
          </w:rPr>
          <w:delText>2</w:delText>
        </w:r>
        <w:r>
          <w:rPr>
            <w:rFonts w:eastAsia="Arial" w:cs="Times New Roman"/>
            <w:color w:val="000000" w:themeColor="text1"/>
          </w:rPr>
          <w:delText>0</w:delText>
        </w:r>
        <w:r w:rsidRPr="002C1F19">
          <w:rPr>
            <w:rFonts w:eastAsia="Arial" w:cs="Times New Roman"/>
            <w:color w:val="000000" w:themeColor="text1"/>
          </w:rPr>
          <w:tab/>
          <w:delText>Meeting of the Board of Trustees</w:delText>
        </w:r>
      </w:del>
    </w:p>
    <w:p w14:paraId="14A2DBAF" w14:textId="46436B2A" w:rsidR="00067873" w:rsidRPr="002C1F19" w:rsidRDefault="00175205" w:rsidP="00067873">
      <w:pPr>
        <w:tabs>
          <w:tab w:val="right" w:leader="dot" w:pos="9806"/>
        </w:tabs>
        <w:spacing w:after="0"/>
        <w:rPr>
          <w:rFonts w:eastAsia="Arial" w:cs="Times New Roman"/>
          <w:color w:val="000000" w:themeColor="text1"/>
        </w:rPr>
      </w:pPr>
      <w:del w:id="886" w:author="Summer 2023 updates" w:date="2024-07-31T13:42:00Z">
        <w:r w:rsidRPr="002C1F19">
          <w:rPr>
            <w:rFonts w:eastAsia="Arial" w:cs="Times New Roman"/>
            <w:color w:val="000000" w:themeColor="text1"/>
          </w:rPr>
          <w:delText xml:space="preserve">Mon, May </w:delText>
        </w:r>
        <w:r>
          <w:rPr>
            <w:rFonts w:eastAsia="Arial" w:cs="Times New Roman"/>
            <w:color w:val="000000" w:themeColor="text1"/>
          </w:rPr>
          <w:delText>29</w:delText>
        </w:r>
        <w:r w:rsidRPr="002C1F19">
          <w:rPr>
            <w:rFonts w:eastAsia="Arial" w:cs="Times New Roman"/>
            <w:color w:val="000000" w:themeColor="text1"/>
          </w:rPr>
          <w:tab/>
          <w:delText xml:space="preserve">No Classes (Holiday) </w:delText>
        </w:r>
      </w:del>
      <w:ins w:id="887" w:author="Summer 2023 updates" w:date="2024-07-31T13:42:00Z">
        <w:r w:rsidR="00067873" w:rsidRPr="002C1F19">
          <w:rPr>
            <w:rFonts w:eastAsia="Arial" w:cs="Times New Roman"/>
            <w:color w:val="000000" w:themeColor="text1"/>
          </w:rPr>
          <w:t xml:space="preserve">May </w:t>
        </w:r>
        <w:r w:rsidR="00067873">
          <w:rPr>
            <w:rFonts w:eastAsia="Arial" w:cs="Times New Roman"/>
            <w:color w:val="000000" w:themeColor="text1"/>
          </w:rPr>
          <w:t>27</w:t>
        </w:r>
        <w:r w:rsidR="00067873" w:rsidRPr="002C1F19">
          <w:rPr>
            <w:rFonts w:eastAsia="Arial" w:cs="Times New Roman"/>
            <w:color w:val="000000" w:themeColor="text1"/>
          </w:rPr>
          <w:tab/>
        </w:r>
      </w:ins>
      <w:r w:rsidR="00067873" w:rsidRPr="002C1F19">
        <w:rPr>
          <w:rFonts w:eastAsia="Arial" w:cs="Times New Roman"/>
          <w:color w:val="000000" w:themeColor="text1"/>
        </w:rPr>
        <w:t>Memorial Day</w:t>
      </w:r>
      <w:ins w:id="888" w:author="Summer 2023 updates" w:date="2024-07-31T13:42:00Z">
        <w:r w:rsidR="00067873">
          <w:rPr>
            <w:rFonts w:eastAsia="Arial" w:cs="Times New Roman"/>
            <w:color w:val="000000" w:themeColor="text1"/>
          </w:rPr>
          <w:t xml:space="preserve"> Holiday (No Classes)</w:t>
        </w:r>
      </w:ins>
    </w:p>
    <w:p w14:paraId="46D27D19" w14:textId="0D06D50D" w:rsidR="00067873" w:rsidRPr="002C1F19" w:rsidRDefault="00175205" w:rsidP="00067873">
      <w:pPr>
        <w:tabs>
          <w:tab w:val="right" w:leader="dot" w:pos="9806"/>
        </w:tabs>
        <w:spacing w:after="0"/>
        <w:rPr>
          <w:rFonts w:eastAsia="Arial" w:cs="Times New Roman"/>
          <w:color w:val="000000" w:themeColor="text1"/>
        </w:rPr>
      </w:pPr>
      <w:del w:id="889" w:author="Summer 2023 updates" w:date="2024-07-31T13:42:00Z">
        <w:r w:rsidRPr="002C1F19">
          <w:rPr>
            <w:rFonts w:eastAsia="Arial" w:cs="Times New Roman"/>
            <w:color w:val="000000" w:themeColor="text1"/>
          </w:rPr>
          <w:delText xml:space="preserve">Fri, June </w:delText>
        </w:r>
        <w:r>
          <w:rPr>
            <w:rFonts w:eastAsia="Arial" w:cs="Times New Roman"/>
            <w:color w:val="000000" w:themeColor="text1"/>
          </w:rPr>
          <w:delText>2</w:delText>
        </w:r>
      </w:del>
      <w:ins w:id="890" w:author="Summer 2023 updates" w:date="2024-07-31T13:42:00Z">
        <w:r w:rsidR="00067873">
          <w:rPr>
            <w:rFonts w:eastAsia="Arial" w:cs="Times New Roman"/>
            <w:color w:val="000000" w:themeColor="text1"/>
          </w:rPr>
          <w:t>May</w:t>
        </w:r>
        <w:r w:rsidR="00067873" w:rsidRPr="002C1F19">
          <w:rPr>
            <w:rFonts w:eastAsia="Arial" w:cs="Times New Roman"/>
            <w:color w:val="000000" w:themeColor="text1"/>
          </w:rPr>
          <w:t xml:space="preserve"> </w:t>
        </w:r>
        <w:r w:rsidR="00067873">
          <w:rPr>
            <w:rFonts w:eastAsia="Arial" w:cs="Times New Roman"/>
            <w:color w:val="000000" w:themeColor="text1"/>
          </w:rPr>
          <w:t>31</w:t>
        </w:r>
      </w:ins>
      <w:r w:rsidR="00067873" w:rsidRPr="002C1F19">
        <w:rPr>
          <w:rFonts w:eastAsia="Arial" w:cs="Times New Roman"/>
          <w:color w:val="000000" w:themeColor="text1"/>
        </w:rPr>
        <w:tab/>
        <w:t>Last Day of May Term</w:t>
      </w:r>
      <w:r w:rsidR="00067873" w:rsidRPr="002C1F19">
        <w:rPr>
          <w:rFonts w:eastAsia="Arial" w:cs="Times New Roman"/>
          <w:color w:val="000000" w:themeColor="text1"/>
        </w:rPr>
        <w:fldChar w:fldCharType="begin"/>
      </w:r>
      <w:r w:rsidR="00067873" w:rsidRPr="002C1F19">
        <w:rPr>
          <w:color w:val="000000" w:themeColor="text1"/>
        </w:rPr>
        <w:instrText xml:space="preserve"> XE "</w:instrText>
      </w:r>
      <w:r w:rsidR="00067873" w:rsidRPr="002C1F19">
        <w:rPr>
          <w:rFonts w:cs="Times New Roman"/>
          <w:color w:val="000000" w:themeColor="text1"/>
        </w:rPr>
        <w:instrText>May Term</w:instrText>
      </w:r>
      <w:r w:rsidR="00067873" w:rsidRPr="002C1F19">
        <w:rPr>
          <w:color w:val="000000" w:themeColor="text1"/>
        </w:rPr>
        <w:instrText xml:space="preserve">" </w:instrText>
      </w:r>
      <w:r w:rsidR="00067873" w:rsidRPr="002C1F19">
        <w:rPr>
          <w:rFonts w:eastAsia="Arial" w:cs="Times New Roman"/>
          <w:color w:val="000000" w:themeColor="text1"/>
        </w:rPr>
        <w:fldChar w:fldCharType="end"/>
      </w:r>
      <w:del w:id="891" w:author="Summer 2023 updates" w:date="2024-07-31T13:42:00Z">
        <w:r w:rsidRPr="002C1F19">
          <w:rPr>
            <w:rFonts w:eastAsia="Arial" w:cs="Times New Roman"/>
            <w:color w:val="000000" w:themeColor="text1"/>
          </w:rPr>
          <w:delText xml:space="preserve"> Classes</w:delText>
        </w:r>
      </w:del>
    </w:p>
    <w:p w14:paraId="14160E96" w14:textId="4FAB5E8A" w:rsidR="00067873" w:rsidRPr="002C1F19" w:rsidRDefault="00175205" w:rsidP="00067873">
      <w:pPr>
        <w:tabs>
          <w:tab w:val="right" w:leader="dot" w:pos="9806"/>
        </w:tabs>
        <w:spacing w:after="0"/>
        <w:rPr>
          <w:rFonts w:eastAsia="Arial" w:cs="Times New Roman"/>
          <w:color w:val="000000" w:themeColor="text1"/>
        </w:rPr>
      </w:pPr>
      <w:del w:id="892" w:author="Summer 2023 updates" w:date="2024-07-31T13:42:00Z">
        <w:r w:rsidRPr="002C1F19">
          <w:rPr>
            <w:rFonts w:eastAsia="Arial" w:cs="Times New Roman"/>
            <w:color w:val="000000" w:themeColor="text1"/>
          </w:rPr>
          <w:delText xml:space="preserve">Sat, </w:delText>
        </w:r>
      </w:del>
      <w:r w:rsidR="00067873" w:rsidRPr="002C1F19">
        <w:rPr>
          <w:rFonts w:eastAsia="Arial" w:cs="Times New Roman"/>
          <w:color w:val="000000" w:themeColor="text1"/>
        </w:rPr>
        <w:t xml:space="preserve">June </w:t>
      </w:r>
      <w:del w:id="893" w:author="Summer 2023 updates" w:date="2024-07-31T13:42:00Z">
        <w:r>
          <w:rPr>
            <w:rFonts w:eastAsia="Arial" w:cs="Times New Roman"/>
            <w:color w:val="000000" w:themeColor="text1"/>
          </w:rPr>
          <w:delText>3</w:delText>
        </w:r>
      </w:del>
      <w:ins w:id="894" w:author="Summer 2023 updates" w:date="2024-07-31T13:42:00Z">
        <w:r w:rsidR="00067873">
          <w:rPr>
            <w:rFonts w:eastAsia="Arial" w:cs="Times New Roman"/>
            <w:color w:val="000000" w:themeColor="text1"/>
          </w:rPr>
          <w:t>1</w:t>
        </w:r>
      </w:ins>
      <w:r w:rsidR="00067873" w:rsidRPr="002C1F19">
        <w:rPr>
          <w:rFonts w:eastAsia="Arial" w:cs="Times New Roman"/>
          <w:color w:val="000000" w:themeColor="text1"/>
        </w:rPr>
        <w:tab/>
        <w:t>Residence Halls Close</w:t>
      </w:r>
    </w:p>
    <w:p w14:paraId="7C56B59C" w14:textId="77777777" w:rsidR="00175205" w:rsidRPr="002C1F19" w:rsidRDefault="00175205" w:rsidP="00175205">
      <w:pPr>
        <w:tabs>
          <w:tab w:val="right" w:leader="dot" w:pos="9806"/>
        </w:tabs>
        <w:spacing w:after="120"/>
        <w:rPr>
          <w:del w:id="895" w:author="Summer 2023 updates" w:date="2024-07-31T13:42:00Z"/>
          <w:rFonts w:eastAsia="Arial" w:cs="Times New Roman"/>
          <w:color w:val="000000" w:themeColor="text1"/>
        </w:rPr>
      </w:pPr>
      <w:del w:id="896" w:author="Summer 2023 updates" w:date="2024-07-31T13:42:00Z">
        <w:r w:rsidRPr="002C1F19">
          <w:rPr>
            <w:rFonts w:eastAsia="Arial" w:cs="Times New Roman"/>
            <w:color w:val="000000" w:themeColor="text1"/>
          </w:rPr>
          <w:delText xml:space="preserve">Sun, June </w:delText>
        </w:r>
        <w:r>
          <w:rPr>
            <w:rFonts w:eastAsia="Arial" w:cs="Times New Roman"/>
            <w:color w:val="000000" w:themeColor="text1"/>
          </w:rPr>
          <w:delText>4</w:delText>
        </w:r>
        <w:r w:rsidRPr="002C1F19">
          <w:rPr>
            <w:rFonts w:eastAsia="Arial" w:cs="Times New Roman"/>
            <w:color w:val="000000" w:themeColor="text1"/>
          </w:rPr>
          <w:delText xml:space="preserve"> </w:delText>
        </w:r>
        <w:r w:rsidRPr="002C1F19">
          <w:rPr>
            <w:rFonts w:eastAsia="Arial" w:cs="Times New Roman"/>
            <w:color w:val="000000" w:themeColor="text1"/>
          </w:rPr>
          <w:tab/>
          <w:delText>Final Grades</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b/>
            <w:color w:val="000000" w:themeColor="text1"/>
          </w:rPr>
          <w:delInstrText>Grades</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and Attendance</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Style w:val="Strong"/>
            <w:rFonts w:ascii="Garamond" w:hAnsi="Garamond"/>
            <w:smallCaps w:val="0"/>
            <w:color w:val="000000" w:themeColor="text1"/>
          </w:rPr>
          <w:delInstrText>Attendance</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for May Term</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color w:val="000000" w:themeColor="text1"/>
          </w:rPr>
          <w:delInstrText>May Term</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Due on My.Coe (11:59 PM)</w:delText>
        </w:r>
      </w:del>
    </w:p>
    <w:p w14:paraId="2D3A568D" w14:textId="77777777" w:rsidR="00067873" w:rsidRDefault="00067873" w:rsidP="00067873">
      <w:pPr>
        <w:tabs>
          <w:tab w:val="right" w:leader="dot" w:pos="9806"/>
          <w:tab w:val="left" w:pos="10998"/>
        </w:tabs>
        <w:spacing w:after="0"/>
        <w:rPr>
          <w:ins w:id="897" w:author="Summer 2023 updates" w:date="2024-07-31T13:42:00Z"/>
          <w:rFonts w:eastAsia="Arial" w:cs="Times New Roman"/>
          <w:color w:val="000000" w:themeColor="text1"/>
        </w:rPr>
      </w:pPr>
    </w:p>
    <w:p w14:paraId="321732B2" w14:textId="25822DF1" w:rsidR="00067873" w:rsidRPr="002C1F19" w:rsidRDefault="00067873" w:rsidP="00067873">
      <w:pPr>
        <w:tabs>
          <w:tab w:val="right" w:leader="dot" w:pos="9806"/>
          <w:tab w:val="left" w:pos="10998"/>
        </w:tabs>
        <w:spacing w:after="0"/>
        <w:rPr>
          <w:rFonts w:eastAsia="Calibri" w:cs="Times New Roman"/>
          <w:b/>
          <w:color w:val="000000" w:themeColor="text1"/>
        </w:rPr>
      </w:pPr>
      <w:r w:rsidRPr="002C1F19">
        <w:rPr>
          <w:rFonts w:eastAsia="Calibri" w:cs="Times New Roman"/>
          <w:b/>
          <w:color w:val="000000" w:themeColor="text1"/>
        </w:rPr>
        <w:t xml:space="preserve">SUMMER TERM </w:t>
      </w:r>
      <w:del w:id="898" w:author="Summer 2023 updates" w:date="2024-07-31T13:42:00Z">
        <w:r w:rsidR="00175205" w:rsidRPr="002C1F19">
          <w:rPr>
            <w:rFonts w:eastAsia="Calibri" w:cs="Times New Roman"/>
            <w:b/>
            <w:color w:val="000000" w:themeColor="text1"/>
          </w:rPr>
          <w:delText>202</w:delText>
        </w:r>
        <w:r w:rsidR="000B4CB5">
          <w:rPr>
            <w:rFonts w:eastAsia="Calibri" w:cs="Times New Roman"/>
            <w:b/>
            <w:color w:val="000000" w:themeColor="text1"/>
          </w:rPr>
          <w:delText>3</w:delText>
        </w:r>
        <w:r w:rsidR="00175205" w:rsidRPr="002C1F19">
          <w:rPr>
            <w:rFonts w:eastAsia="Calibri" w:cs="Times New Roman"/>
            <w:b/>
            <w:color w:val="000000" w:themeColor="text1"/>
          </w:rPr>
          <w:delText>*</w:delText>
        </w:r>
      </w:del>
      <w:ins w:id="899" w:author="Summer 2023 updates" w:date="2024-07-31T13:42:00Z">
        <w:r w:rsidRPr="002C1F19">
          <w:rPr>
            <w:rFonts w:eastAsia="Calibri" w:cs="Times New Roman"/>
            <w:b/>
            <w:color w:val="000000" w:themeColor="text1"/>
          </w:rPr>
          <w:t>202</w:t>
        </w:r>
        <w:r>
          <w:rPr>
            <w:rFonts w:eastAsia="Calibri" w:cs="Times New Roman"/>
            <w:b/>
            <w:color w:val="000000" w:themeColor="text1"/>
          </w:rPr>
          <w:t>4</w:t>
        </w:r>
      </w:ins>
    </w:p>
    <w:p w14:paraId="5C6C1E25" w14:textId="77777777" w:rsidR="00175205" w:rsidRPr="002C1F19" w:rsidRDefault="00175205" w:rsidP="00175205">
      <w:pPr>
        <w:tabs>
          <w:tab w:val="right" w:leader="dot" w:pos="9806"/>
        </w:tabs>
        <w:spacing w:after="0"/>
        <w:rPr>
          <w:del w:id="900" w:author="Summer 2023 updates" w:date="2024-07-31T13:42:00Z"/>
          <w:rFonts w:cs="Times New Roman"/>
          <w:color w:val="000000" w:themeColor="text1"/>
        </w:rPr>
      </w:pPr>
      <w:del w:id="901" w:author="Summer 2023 updates" w:date="2024-07-31T13:42:00Z">
        <w:r w:rsidRPr="002C1F19">
          <w:rPr>
            <w:rFonts w:cs="Times New Roman"/>
            <w:color w:val="000000" w:themeColor="text1"/>
          </w:rPr>
          <w:delText xml:space="preserve">Mon, </w:delText>
        </w:r>
      </w:del>
      <w:r w:rsidR="00067873" w:rsidRPr="002C1F19">
        <w:rPr>
          <w:rFonts w:cs="Times New Roman"/>
          <w:color w:val="000000" w:themeColor="text1"/>
        </w:rPr>
        <w:t xml:space="preserve">June </w:t>
      </w:r>
      <w:del w:id="902" w:author="Summer 2023 updates" w:date="2024-07-31T13:42:00Z">
        <w:r>
          <w:rPr>
            <w:rFonts w:cs="Times New Roman"/>
            <w:color w:val="000000" w:themeColor="text1"/>
          </w:rPr>
          <w:delText>5</w:delText>
        </w:r>
        <w:r w:rsidRPr="002C1F19">
          <w:rPr>
            <w:rFonts w:cs="Times New Roman"/>
            <w:color w:val="000000" w:themeColor="text1"/>
          </w:rPr>
          <w:tab/>
          <w:delText>Classes Begin</w:delText>
        </w:r>
      </w:del>
    </w:p>
    <w:p w14:paraId="3F00977A" w14:textId="1645E552" w:rsidR="00067873" w:rsidRPr="002C1F19" w:rsidRDefault="00175205" w:rsidP="00067873">
      <w:pPr>
        <w:tabs>
          <w:tab w:val="right" w:leader="dot" w:pos="9806"/>
        </w:tabs>
        <w:spacing w:after="0"/>
        <w:rPr>
          <w:rFonts w:cs="Times New Roman"/>
          <w:color w:val="000000" w:themeColor="text1"/>
        </w:rPr>
      </w:pPr>
      <w:del w:id="903" w:author="Summer 2023 updates" w:date="2024-07-31T13:42:00Z">
        <w:r w:rsidRPr="002C1F19">
          <w:rPr>
            <w:rFonts w:eastAsia="Arial" w:cs="Times New Roman"/>
            <w:color w:val="000000" w:themeColor="text1"/>
          </w:rPr>
          <w:delText xml:space="preserve">Fri, June </w:delText>
        </w:r>
        <w:r>
          <w:rPr>
            <w:rFonts w:eastAsia="Arial" w:cs="Times New Roman"/>
            <w:color w:val="000000" w:themeColor="text1"/>
          </w:rPr>
          <w:delText>9</w:delText>
        </w:r>
        <w:r w:rsidRPr="002C1F19">
          <w:rPr>
            <w:rFonts w:cs="Times New Roman"/>
            <w:color w:val="000000" w:themeColor="text1"/>
          </w:rPr>
          <w:tab/>
        </w:r>
        <w:r w:rsidRPr="002C1F19">
          <w:rPr>
            <w:rFonts w:eastAsia="Arial" w:cs="Times New Roman"/>
            <w:color w:val="000000" w:themeColor="text1"/>
          </w:rPr>
          <w:delText>Last</w:delText>
        </w:r>
      </w:del>
      <w:ins w:id="904" w:author="Summer 2023 updates" w:date="2024-07-31T13:42:00Z">
        <w:r w:rsidR="00067873">
          <w:rPr>
            <w:rFonts w:cs="Times New Roman"/>
            <w:color w:val="000000" w:themeColor="text1"/>
          </w:rPr>
          <w:t>3</w:t>
        </w:r>
        <w:r w:rsidR="00067873" w:rsidRPr="002C1F19">
          <w:rPr>
            <w:rFonts w:cs="Times New Roman"/>
            <w:color w:val="000000" w:themeColor="text1"/>
          </w:rPr>
          <w:tab/>
        </w:r>
        <w:r w:rsidR="00067873">
          <w:rPr>
            <w:rFonts w:cs="Times New Roman"/>
            <w:color w:val="000000" w:themeColor="text1"/>
          </w:rPr>
          <w:t>Summer Term Begins: First</w:t>
        </w:r>
      </w:ins>
      <w:r w:rsidR="00067873">
        <w:rPr>
          <w:rFonts w:cs="Times New Roman"/>
          <w:color w:val="000000" w:themeColor="text1"/>
        </w:rPr>
        <w:t xml:space="preserve"> Day </w:t>
      </w:r>
      <w:del w:id="905" w:author="Summer 2023 updates" w:date="2024-07-31T13:42:00Z">
        <w:r w:rsidRPr="002C1F19">
          <w:rPr>
            <w:rFonts w:eastAsia="Arial" w:cs="Times New Roman"/>
            <w:color w:val="000000" w:themeColor="text1"/>
          </w:rPr>
          <w:delText>to Add or Drop a</w:delText>
        </w:r>
      </w:del>
      <w:ins w:id="906" w:author="Summer 2023 updates" w:date="2024-07-31T13:42:00Z">
        <w:r w:rsidR="00067873">
          <w:rPr>
            <w:rFonts w:cs="Times New Roman"/>
            <w:color w:val="000000" w:themeColor="text1"/>
          </w:rPr>
          <w:t>of Block A and</w:t>
        </w:r>
      </w:ins>
      <w:r w:rsidR="00067873">
        <w:rPr>
          <w:rFonts w:cs="Times New Roman"/>
          <w:color w:val="000000" w:themeColor="text1"/>
        </w:rPr>
        <w:t xml:space="preserve"> Full-Term </w:t>
      </w:r>
      <w:del w:id="907" w:author="Summer 2023 updates" w:date="2024-07-31T13:42:00Z">
        <w:r w:rsidRPr="002C1F19">
          <w:rPr>
            <w:rFonts w:eastAsia="Arial" w:cs="Times New Roman"/>
            <w:color w:val="000000" w:themeColor="text1"/>
          </w:rPr>
          <w:delText>Course Without a W</w:delText>
        </w:r>
      </w:del>
      <w:ins w:id="908" w:author="Summer 2023 updates" w:date="2024-07-31T13:42:00Z">
        <w:r w:rsidR="00067873">
          <w:rPr>
            <w:rFonts w:cs="Times New Roman"/>
            <w:color w:val="000000" w:themeColor="text1"/>
          </w:rPr>
          <w:t>Courses</w:t>
        </w:r>
      </w:ins>
    </w:p>
    <w:p w14:paraId="14C001BC" w14:textId="1AEFB546" w:rsidR="00067873" w:rsidRPr="002C1F19" w:rsidRDefault="00175205" w:rsidP="00067873">
      <w:pPr>
        <w:tabs>
          <w:tab w:val="right" w:leader="dot" w:pos="9806"/>
        </w:tabs>
        <w:spacing w:after="0"/>
        <w:rPr>
          <w:rFonts w:eastAsia="Arial" w:cs="Times New Roman"/>
          <w:color w:val="000000" w:themeColor="text1"/>
        </w:rPr>
      </w:pPr>
      <w:del w:id="909" w:author="Summer 2023 updates" w:date="2024-07-31T13:42:00Z">
        <w:r w:rsidRPr="002C1F19">
          <w:rPr>
            <w:rFonts w:eastAsia="Arial" w:cs="Times New Roman"/>
            <w:color w:val="000000" w:themeColor="text1"/>
          </w:rPr>
          <w:delText xml:space="preserve">Mon, </w:delText>
        </w:r>
      </w:del>
      <w:r w:rsidR="00067873" w:rsidRPr="002C1F19">
        <w:rPr>
          <w:rFonts w:eastAsia="Arial" w:cs="Times New Roman"/>
          <w:color w:val="000000" w:themeColor="text1"/>
        </w:rPr>
        <w:t xml:space="preserve">June </w:t>
      </w:r>
      <w:r w:rsidR="00067873">
        <w:rPr>
          <w:rFonts w:eastAsia="Arial" w:cs="Times New Roman"/>
          <w:color w:val="000000" w:themeColor="text1"/>
        </w:rPr>
        <w:t>19</w:t>
      </w:r>
      <w:r w:rsidR="00067873" w:rsidRPr="002C1F19">
        <w:rPr>
          <w:rFonts w:eastAsia="Arial" w:cs="Times New Roman"/>
          <w:color w:val="000000" w:themeColor="text1"/>
        </w:rPr>
        <w:tab/>
      </w:r>
      <w:del w:id="910" w:author="Summer 2023 updates" w:date="2024-07-31T13:42:00Z">
        <w:r w:rsidRPr="002C1F19">
          <w:rPr>
            <w:rFonts w:eastAsia="Arial" w:cs="Times New Roman"/>
            <w:color w:val="000000" w:themeColor="text1"/>
          </w:rPr>
          <w:delText xml:space="preserve">No Classes (Holiday) </w:delText>
        </w:r>
      </w:del>
      <w:r w:rsidR="00067873" w:rsidRPr="002C1F19">
        <w:rPr>
          <w:rFonts w:eastAsia="Arial" w:cs="Times New Roman"/>
          <w:color w:val="000000" w:themeColor="text1"/>
        </w:rPr>
        <w:t>Juneteenth</w:t>
      </w:r>
      <w:ins w:id="911" w:author="Summer 2023 updates" w:date="2024-07-31T13:42:00Z">
        <w:r w:rsidR="00067873">
          <w:rPr>
            <w:rFonts w:eastAsia="Arial" w:cs="Times New Roman"/>
            <w:color w:val="000000" w:themeColor="text1"/>
          </w:rPr>
          <w:t xml:space="preserve"> Holiday (No Classes)</w:t>
        </w:r>
      </w:ins>
    </w:p>
    <w:p w14:paraId="790A01A3" w14:textId="77777777" w:rsidR="00175205" w:rsidRPr="002C1F19" w:rsidRDefault="00175205" w:rsidP="00175205">
      <w:pPr>
        <w:tabs>
          <w:tab w:val="right" w:leader="dot" w:pos="9806"/>
        </w:tabs>
        <w:spacing w:after="0"/>
        <w:rPr>
          <w:del w:id="912" w:author="Summer 2023 updates" w:date="2024-07-31T13:42:00Z"/>
          <w:rFonts w:eastAsia="Arial" w:cs="Times New Roman"/>
          <w:color w:val="000000" w:themeColor="text1"/>
        </w:rPr>
      </w:pPr>
      <w:del w:id="913" w:author="Summer 2023 updates" w:date="2024-07-31T13:42:00Z">
        <w:r>
          <w:rPr>
            <w:rFonts w:eastAsia="Arial" w:cs="Times New Roman"/>
            <w:color w:val="000000" w:themeColor="text1"/>
          </w:rPr>
          <w:delText>Fri</w:delText>
        </w:r>
        <w:r w:rsidRPr="002C1F19">
          <w:rPr>
            <w:rFonts w:eastAsia="Arial" w:cs="Times New Roman"/>
            <w:color w:val="000000" w:themeColor="text1"/>
          </w:rPr>
          <w:delText>, June 2</w:delText>
        </w:r>
        <w:r>
          <w:rPr>
            <w:rFonts w:eastAsia="Arial" w:cs="Times New Roman"/>
            <w:color w:val="000000" w:themeColor="text1"/>
          </w:rPr>
          <w:delText>3</w:delText>
        </w:r>
        <w:r w:rsidRPr="002C1F19">
          <w:rPr>
            <w:rFonts w:eastAsia="Arial" w:cs="Times New Roman"/>
            <w:color w:val="000000" w:themeColor="text1"/>
          </w:rPr>
          <w:tab/>
          <w:delText xml:space="preserve">Last Day to Change Method of Grading &amp;/or Withdraw from Block A Courses </w:delText>
        </w:r>
      </w:del>
    </w:p>
    <w:p w14:paraId="250F37AE" w14:textId="3016A112" w:rsidR="00067873" w:rsidRPr="002C1F19" w:rsidRDefault="00175205" w:rsidP="00067873">
      <w:pPr>
        <w:tabs>
          <w:tab w:val="right" w:leader="dot" w:pos="9806"/>
        </w:tabs>
        <w:spacing w:after="0"/>
        <w:rPr>
          <w:rFonts w:eastAsia="Arial" w:cs="Times New Roman"/>
          <w:color w:val="000000" w:themeColor="text1"/>
        </w:rPr>
      </w:pPr>
      <w:del w:id="914"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July 4</w:t>
      </w:r>
      <w:r w:rsidR="00067873" w:rsidRPr="002C1F19">
        <w:rPr>
          <w:rFonts w:eastAsia="Arial" w:cs="Times New Roman"/>
          <w:color w:val="000000" w:themeColor="text1"/>
        </w:rPr>
        <w:tab/>
      </w:r>
      <w:del w:id="915" w:author="Summer 2023 updates" w:date="2024-07-31T13:42:00Z">
        <w:r w:rsidRPr="002C1F19">
          <w:rPr>
            <w:rFonts w:eastAsia="Arial" w:cs="Times New Roman"/>
            <w:color w:val="000000" w:themeColor="text1"/>
          </w:rPr>
          <w:delText xml:space="preserve">No Classes (Holiday) </w:delText>
        </w:r>
      </w:del>
      <w:r w:rsidR="00067873" w:rsidRPr="002C1F19">
        <w:rPr>
          <w:rFonts w:eastAsia="Arial" w:cs="Times New Roman"/>
          <w:color w:val="000000" w:themeColor="text1"/>
        </w:rPr>
        <w:t>Independence Day</w:t>
      </w:r>
      <w:ins w:id="916" w:author="Summer 2023 updates" w:date="2024-07-31T13:42:00Z">
        <w:r w:rsidR="00067873">
          <w:rPr>
            <w:rFonts w:eastAsia="Arial" w:cs="Times New Roman"/>
            <w:color w:val="000000" w:themeColor="text1"/>
          </w:rPr>
          <w:t xml:space="preserve"> Holiday (No Classes)</w:t>
        </w:r>
      </w:ins>
    </w:p>
    <w:p w14:paraId="53D7D265" w14:textId="52B7D098" w:rsidR="00067873" w:rsidRPr="002C1F19" w:rsidRDefault="00175205" w:rsidP="00067873">
      <w:pPr>
        <w:tabs>
          <w:tab w:val="right" w:leader="dot" w:pos="9806"/>
        </w:tabs>
        <w:spacing w:after="0"/>
        <w:rPr>
          <w:rFonts w:eastAsia="Arial" w:cs="Times New Roman"/>
          <w:color w:val="000000" w:themeColor="text1"/>
        </w:rPr>
      </w:pPr>
      <w:del w:id="917" w:author="Summer 2023 updates" w:date="2024-07-31T13:42:00Z">
        <w:r>
          <w:rPr>
            <w:rFonts w:eastAsia="Arial" w:cs="Times New Roman"/>
            <w:color w:val="000000" w:themeColor="text1"/>
          </w:rPr>
          <w:delText>Fri</w:delText>
        </w:r>
        <w:r w:rsidRPr="002C1F19">
          <w:rPr>
            <w:rFonts w:eastAsia="Arial" w:cs="Times New Roman"/>
            <w:color w:val="000000" w:themeColor="text1"/>
          </w:rPr>
          <w:delText xml:space="preserve">, </w:delText>
        </w:r>
      </w:del>
      <w:r w:rsidR="00067873" w:rsidRPr="002C1F19">
        <w:rPr>
          <w:rFonts w:eastAsia="Arial" w:cs="Times New Roman"/>
          <w:color w:val="000000" w:themeColor="text1"/>
        </w:rPr>
        <w:t xml:space="preserve">July </w:t>
      </w:r>
      <w:del w:id="918" w:author="Summer 2023 updates" w:date="2024-07-31T13:42:00Z">
        <w:r>
          <w:rPr>
            <w:rFonts w:eastAsia="Arial" w:cs="Times New Roman"/>
            <w:color w:val="000000" w:themeColor="text1"/>
          </w:rPr>
          <w:delText>7</w:delText>
        </w:r>
      </w:del>
      <w:ins w:id="919" w:author="Summer 2023 updates" w:date="2024-07-31T13:42:00Z">
        <w:r w:rsidR="00067873">
          <w:rPr>
            <w:rFonts w:eastAsia="Arial" w:cs="Times New Roman"/>
            <w:color w:val="000000" w:themeColor="text1"/>
          </w:rPr>
          <w:t>5</w:t>
        </w:r>
      </w:ins>
      <w:r w:rsidR="00067873" w:rsidRPr="002C1F19">
        <w:rPr>
          <w:rFonts w:eastAsia="Arial" w:cs="Times New Roman"/>
          <w:color w:val="000000" w:themeColor="text1"/>
        </w:rPr>
        <w:tab/>
      </w:r>
      <w:r w:rsidR="00067873">
        <w:rPr>
          <w:rFonts w:eastAsia="Arial" w:cs="Times New Roman"/>
          <w:color w:val="000000" w:themeColor="text1"/>
        </w:rPr>
        <w:t>Last Day of Block A Courses</w:t>
      </w:r>
    </w:p>
    <w:p w14:paraId="19AF51C6" w14:textId="16E8A836" w:rsidR="00067873" w:rsidRPr="002C1F19" w:rsidRDefault="00175205" w:rsidP="00067873">
      <w:pPr>
        <w:tabs>
          <w:tab w:val="right" w:leader="dot" w:pos="9806"/>
        </w:tabs>
        <w:spacing w:after="0"/>
        <w:rPr>
          <w:rFonts w:eastAsia="Arial" w:cs="Times New Roman"/>
          <w:color w:val="000000" w:themeColor="text1"/>
        </w:rPr>
      </w:pPr>
      <w:del w:id="920" w:author="Summer 2023 updates" w:date="2024-07-31T13:42:00Z">
        <w:r w:rsidRPr="002C1F19">
          <w:rPr>
            <w:rFonts w:eastAsia="Arial" w:cs="Times New Roman"/>
            <w:color w:val="000000" w:themeColor="text1"/>
          </w:rPr>
          <w:delText xml:space="preserve">Mon, </w:delText>
        </w:r>
      </w:del>
      <w:r w:rsidR="00067873" w:rsidRPr="002C1F19">
        <w:rPr>
          <w:rFonts w:eastAsia="Arial" w:cs="Times New Roman"/>
          <w:color w:val="000000" w:themeColor="text1"/>
        </w:rPr>
        <w:t xml:space="preserve">July </w:t>
      </w:r>
      <w:del w:id="921" w:author="Summer 2023 updates" w:date="2024-07-31T13:42:00Z">
        <w:r w:rsidRPr="002C1F19">
          <w:rPr>
            <w:rFonts w:eastAsia="Arial" w:cs="Times New Roman"/>
            <w:color w:val="000000" w:themeColor="text1"/>
          </w:rPr>
          <w:delText>1</w:delText>
        </w:r>
        <w:r>
          <w:rPr>
            <w:rFonts w:eastAsia="Arial" w:cs="Times New Roman"/>
            <w:color w:val="000000" w:themeColor="text1"/>
          </w:rPr>
          <w:delText>0</w:delText>
        </w:r>
        <w:r w:rsidRPr="002C1F19">
          <w:rPr>
            <w:rFonts w:eastAsia="Arial" w:cs="Times New Roman"/>
            <w:color w:val="000000" w:themeColor="text1"/>
          </w:rPr>
          <w:tab/>
          <w:delText xml:space="preserve">Classes Begin: </w:delText>
        </w:r>
      </w:del>
      <w:ins w:id="922" w:author="Summer 2023 updates" w:date="2024-07-31T13:42:00Z">
        <w:r w:rsidR="00067873">
          <w:rPr>
            <w:rFonts w:eastAsia="Arial" w:cs="Times New Roman"/>
            <w:color w:val="000000" w:themeColor="text1"/>
          </w:rPr>
          <w:t>8</w:t>
        </w:r>
        <w:r w:rsidR="00067873" w:rsidRPr="002C1F19">
          <w:rPr>
            <w:rFonts w:eastAsia="Arial" w:cs="Times New Roman"/>
            <w:color w:val="000000" w:themeColor="text1"/>
          </w:rPr>
          <w:tab/>
        </w:r>
        <w:r w:rsidR="00067873">
          <w:rPr>
            <w:rFonts w:eastAsia="Arial" w:cs="Times New Roman"/>
            <w:color w:val="000000" w:themeColor="text1"/>
          </w:rPr>
          <w:t xml:space="preserve">First Day of </w:t>
        </w:r>
      </w:ins>
      <w:r w:rsidR="00067873">
        <w:rPr>
          <w:rFonts w:eastAsia="Arial" w:cs="Times New Roman"/>
          <w:color w:val="000000" w:themeColor="text1"/>
        </w:rPr>
        <w:t>Block B Courses</w:t>
      </w:r>
    </w:p>
    <w:p w14:paraId="22907914" w14:textId="77777777" w:rsidR="00175205" w:rsidRPr="002C1F19" w:rsidRDefault="00175205" w:rsidP="00175205">
      <w:pPr>
        <w:tabs>
          <w:tab w:val="right" w:leader="dot" w:pos="9806"/>
        </w:tabs>
        <w:spacing w:after="0"/>
        <w:rPr>
          <w:del w:id="923" w:author="Summer 2023 updates" w:date="2024-07-31T13:42:00Z"/>
          <w:rFonts w:eastAsia="Arial" w:cs="Times New Roman"/>
          <w:color w:val="000000" w:themeColor="text1"/>
        </w:rPr>
      </w:pPr>
      <w:del w:id="924"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July 11</w:delText>
        </w:r>
        <w:r w:rsidRPr="002C1F19">
          <w:rPr>
            <w:rFonts w:eastAsia="Arial" w:cs="Times New Roman"/>
            <w:color w:val="000000" w:themeColor="text1"/>
          </w:rPr>
          <w:tab/>
          <w:delText>Mid-</w:delText>
        </w:r>
      </w:del>
      <w:ins w:id="925" w:author="Summer 2023 updates" w:date="2024-07-31T13:42:00Z">
        <w:r w:rsidR="00067873" w:rsidRPr="002C1F19">
          <w:rPr>
            <w:rFonts w:eastAsia="Arial" w:cs="Times New Roman"/>
            <w:color w:val="000000" w:themeColor="text1"/>
          </w:rPr>
          <w:t xml:space="preserve">August </w:t>
        </w:r>
        <w:r w:rsidR="00067873">
          <w:rPr>
            <w:rFonts w:eastAsia="Arial" w:cs="Times New Roman"/>
            <w:color w:val="000000" w:themeColor="text1"/>
          </w:rPr>
          <w:t>9</w:t>
        </w:r>
        <w:r w:rsidR="00067873" w:rsidRPr="002C1F19">
          <w:rPr>
            <w:rFonts w:eastAsia="Arial" w:cs="Times New Roman"/>
            <w:color w:val="000000" w:themeColor="text1"/>
          </w:rPr>
          <w:tab/>
        </w:r>
        <w:r w:rsidR="00067873">
          <w:rPr>
            <w:rFonts w:eastAsia="Arial" w:cs="Times New Roman"/>
            <w:color w:val="000000" w:themeColor="text1"/>
          </w:rPr>
          <w:t xml:space="preserve">Summer </w:t>
        </w:r>
      </w:ins>
      <w:r w:rsidR="00067873">
        <w:rPr>
          <w:rFonts w:eastAsia="Arial" w:cs="Times New Roman"/>
          <w:color w:val="000000" w:themeColor="text1"/>
        </w:rPr>
        <w:t xml:space="preserve">Term </w:t>
      </w:r>
      <w:del w:id="926" w:author="Summer 2023 updates" w:date="2024-07-31T13:42:00Z">
        <w:r w:rsidRPr="002C1F19">
          <w:rPr>
            <w:rFonts w:eastAsia="Arial" w:cs="Times New Roman"/>
            <w:color w:val="000000" w:themeColor="text1"/>
          </w:rPr>
          <w:delText>Progress Report Due Online (</w:delText>
        </w:r>
        <w:r w:rsidR="00020B99">
          <w:rPr>
            <w:rFonts w:eastAsia="Arial" w:cs="Times New Roman"/>
            <w:color w:val="000000" w:themeColor="text1"/>
          </w:rPr>
          <w:delText>11:59 PM</w:delText>
        </w:r>
        <w:r w:rsidRPr="002C1F19">
          <w:rPr>
            <w:rFonts w:eastAsia="Arial" w:cs="Times New Roman"/>
            <w:color w:val="000000" w:themeColor="text1"/>
          </w:rPr>
          <w:delText>); Block A Final Grades Due</w:delText>
        </w:r>
      </w:del>
    </w:p>
    <w:p w14:paraId="5CA1C0EE" w14:textId="77777777" w:rsidR="00175205" w:rsidRPr="002C1F19" w:rsidRDefault="00175205" w:rsidP="00175205">
      <w:pPr>
        <w:tabs>
          <w:tab w:val="right" w:leader="dot" w:pos="9806"/>
        </w:tabs>
        <w:spacing w:after="0"/>
        <w:rPr>
          <w:del w:id="927" w:author="Summer 2023 updates" w:date="2024-07-31T13:42:00Z"/>
          <w:rFonts w:eastAsia="Arial" w:cs="Times New Roman"/>
          <w:color w:val="000000" w:themeColor="text1"/>
        </w:rPr>
      </w:pPr>
      <w:del w:id="928" w:author="Summer 2023 updates" w:date="2024-07-31T13:42:00Z">
        <w:r>
          <w:rPr>
            <w:rFonts w:eastAsia="Arial" w:cs="Times New Roman"/>
            <w:color w:val="000000" w:themeColor="text1"/>
          </w:rPr>
          <w:delText>Fri</w:delText>
        </w:r>
        <w:r w:rsidRPr="002C1F19">
          <w:rPr>
            <w:rFonts w:eastAsia="Arial" w:cs="Times New Roman"/>
            <w:color w:val="000000" w:themeColor="text1"/>
          </w:rPr>
          <w:delText>, July 1</w:delText>
        </w:r>
        <w:r>
          <w:rPr>
            <w:rFonts w:eastAsia="Arial" w:cs="Times New Roman"/>
            <w:color w:val="000000" w:themeColor="text1"/>
          </w:rPr>
          <w:delText>4</w:delText>
        </w:r>
        <w:r w:rsidRPr="002C1F19">
          <w:rPr>
            <w:rFonts w:eastAsia="Arial" w:cs="Times New Roman"/>
            <w:color w:val="000000" w:themeColor="text1"/>
          </w:rPr>
          <w:tab/>
        </w:r>
      </w:del>
      <w:ins w:id="929" w:author="Summer 2023 updates" w:date="2024-07-31T13:42:00Z">
        <w:r w:rsidR="00067873">
          <w:rPr>
            <w:rFonts w:eastAsia="Arial" w:cs="Times New Roman"/>
            <w:color w:val="000000" w:themeColor="text1"/>
          </w:rPr>
          <w:t xml:space="preserve">Ends: </w:t>
        </w:r>
      </w:ins>
      <w:r w:rsidR="00067873">
        <w:rPr>
          <w:rFonts w:eastAsia="Arial" w:cs="Times New Roman"/>
          <w:color w:val="000000" w:themeColor="text1"/>
        </w:rPr>
        <w:t xml:space="preserve">Last </w:t>
      </w:r>
      <w:del w:id="930" w:author="Summer 2023 updates" w:date="2024-07-31T13:42:00Z">
        <w:r w:rsidRPr="002C1F19">
          <w:rPr>
            <w:rFonts w:eastAsia="Arial" w:cs="Times New Roman"/>
            <w:color w:val="000000" w:themeColor="text1"/>
          </w:rPr>
          <w:delText>Day to Add or Drop a Course Without a W for Block B Courses</w:delText>
        </w:r>
      </w:del>
    </w:p>
    <w:p w14:paraId="15FBC50B" w14:textId="77777777" w:rsidR="00175205" w:rsidRPr="002C1F19" w:rsidRDefault="00175205" w:rsidP="00175205">
      <w:pPr>
        <w:tabs>
          <w:tab w:val="right" w:leader="dot" w:pos="9806"/>
        </w:tabs>
        <w:spacing w:after="0"/>
        <w:rPr>
          <w:del w:id="931" w:author="Summer 2023 updates" w:date="2024-07-31T13:42:00Z"/>
          <w:rFonts w:eastAsia="Arial" w:cs="Times New Roman"/>
          <w:color w:val="000000" w:themeColor="text1"/>
        </w:rPr>
      </w:pPr>
      <w:del w:id="932" w:author="Summer 2023 updates" w:date="2024-07-31T13:42:00Z">
        <w:r>
          <w:rPr>
            <w:rFonts w:eastAsia="Arial" w:cs="Times New Roman"/>
            <w:color w:val="000000" w:themeColor="text1"/>
          </w:rPr>
          <w:delText>Mon</w:delText>
        </w:r>
        <w:r w:rsidRPr="002C1F19">
          <w:rPr>
            <w:rFonts w:eastAsia="Arial" w:cs="Times New Roman"/>
            <w:color w:val="000000" w:themeColor="text1"/>
          </w:rPr>
          <w:delText>, July 1</w:delText>
        </w:r>
        <w:r>
          <w:rPr>
            <w:rFonts w:eastAsia="Arial" w:cs="Times New Roman"/>
            <w:color w:val="000000" w:themeColor="text1"/>
          </w:rPr>
          <w:delText>7</w:delText>
        </w:r>
        <w:r w:rsidRPr="002C1F19">
          <w:rPr>
            <w:rFonts w:eastAsia="Arial" w:cs="Times New Roman"/>
            <w:color w:val="000000" w:themeColor="text1"/>
          </w:rPr>
          <w:tab/>
          <w:delText>Last Day to Change Method</w:delText>
        </w:r>
      </w:del>
      <w:ins w:id="933" w:author="Summer 2023 updates" w:date="2024-07-31T13:42:00Z">
        <w:r w:rsidR="00067873">
          <w:rPr>
            <w:rFonts w:eastAsia="Arial" w:cs="Times New Roman"/>
            <w:color w:val="000000" w:themeColor="text1"/>
          </w:rPr>
          <w:t>day</w:t>
        </w:r>
      </w:ins>
      <w:r w:rsidR="00067873">
        <w:rPr>
          <w:rFonts w:eastAsia="Arial" w:cs="Times New Roman"/>
          <w:color w:val="000000" w:themeColor="text1"/>
        </w:rPr>
        <w:t xml:space="preserve"> of </w:t>
      </w:r>
      <w:del w:id="934" w:author="Summer 2023 updates" w:date="2024-07-31T13:42:00Z">
        <w:r w:rsidRPr="002C1F19">
          <w:rPr>
            <w:rFonts w:eastAsia="Arial" w:cs="Times New Roman"/>
            <w:color w:val="000000" w:themeColor="text1"/>
          </w:rPr>
          <w:delText>Grading &amp;/or Withdraw from Full Term Courses</w:delText>
        </w:r>
      </w:del>
    </w:p>
    <w:p w14:paraId="76C2F15D" w14:textId="77777777" w:rsidR="00175205" w:rsidRPr="002C1F19" w:rsidRDefault="00175205" w:rsidP="00175205">
      <w:pPr>
        <w:tabs>
          <w:tab w:val="right" w:leader="dot" w:pos="9806"/>
        </w:tabs>
        <w:spacing w:after="0"/>
        <w:rPr>
          <w:del w:id="935" w:author="Summer 2023 updates" w:date="2024-07-31T13:42:00Z"/>
          <w:rFonts w:eastAsia="Arial" w:cs="Times New Roman"/>
          <w:color w:val="000000" w:themeColor="text1"/>
        </w:rPr>
      </w:pPr>
      <w:del w:id="936" w:author="Summer 2023 updates" w:date="2024-07-31T13:42:00Z">
        <w:r>
          <w:rPr>
            <w:rFonts w:eastAsia="Arial" w:cs="Times New Roman"/>
            <w:color w:val="000000" w:themeColor="text1"/>
          </w:rPr>
          <w:delText>Tues</w:delText>
        </w:r>
        <w:r w:rsidRPr="002C1F19">
          <w:rPr>
            <w:rFonts w:eastAsia="Arial" w:cs="Times New Roman"/>
            <w:color w:val="000000" w:themeColor="text1"/>
          </w:rPr>
          <w:delText>, July 2</w:delText>
        </w:r>
        <w:r>
          <w:rPr>
            <w:rFonts w:eastAsia="Arial" w:cs="Times New Roman"/>
            <w:color w:val="000000" w:themeColor="text1"/>
          </w:rPr>
          <w:delText>5</w:delText>
        </w:r>
        <w:r w:rsidRPr="002C1F19">
          <w:rPr>
            <w:rFonts w:eastAsia="Arial" w:cs="Times New Roman"/>
            <w:color w:val="000000" w:themeColor="text1"/>
          </w:rPr>
          <w:tab/>
          <w:delText>Last Day to Change Method of Grading &amp;/or Withdraw from Block B Courses</w:delText>
        </w:r>
      </w:del>
    </w:p>
    <w:p w14:paraId="75E0CDAD" w14:textId="2FB269BB" w:rsidR="00067873" w:rsidRPr="002C1F19" w:rsidRDefault="00175205" w:rsidP="00067873">
      <w:pPr>
        <w:tabs>
          <w:tab w:val="right" w:leader="dot" w:pos="9806"/>
        </w:tabs>
        <w:spacing w:after="0"/>
        <w:rPr>
          <w:rFonts w:eastAsia="Arial" w:cs="Times New Roman"/>
          <w:color w:val="000000" w:themeColor="text1"/>
        </w:rPr>
      </w:pPr>
      <w:del w:id="937" w:author="Summer 2023 updates" w:date="2024-07-31T13:42:00Z">
        <w:r w:rsidRPr="002C1F19">
          <w:rPr>
            <w:rFonts w:eastAsia="Arial" w:cs="Times New Roman"/>
            <w:color w:val="000000" w:themeColor="text1"/>
          </w:rPr>
          <w:delText>Fri, August 1</w:delText>
        </w:r>
        <w:r>
          <w:rPr>
            <w:rFonts w:eastAsia="Arial" w:cs="Times New Roman"/>
            <w:color w:val="000000" w:themeColor="text1"/>
          </w:rPr>
          <w:delText>1</w:delText>
        </w:r>
        <w:r w:rsidRPr="002C1F19">
          <w:rPr>
            <w:rFonts w:eastAsia="Arial" w:cs="Times New Roman"/>
            <w:color w:val="000000" w:themeColor="text1"/>
          </w:rPr>
          <w:tab/>
          <w:delText xml:space="preserve">Last Day of Term Classes: </w:delText>
        </w:r>
      </w:del>
      <w:r w:rsidR="00067873">
        <w:rPr>
          <w:rFonts w:eastAsia="Arial" w:cs="Times New Roman"/>
          <w:color w:val="000000" w:themeColor="text1"/>
        </w:rPr>
        <w:t>Block</w:t>
      </w:r>
      <w:r w:rsidR="00067873" w:rsidRPr="002C1F19">
        <w:rPr>
          <w:rFonts w:eastAsia="Arial" w:cs="Times New Roman"/>
          <w:color w:val="000000" w:themeColor="text1"/>
        </w:rPr>
        <w:t xml:space="preserve"> B and Full-Term</w:t>
      </w:r>
      <w:r w:rsidR="00067873">
        <w:rPr>
          <w:rFonts w:eastAsia="Arial" w:cs="Times New Roman"/>
          <w:color w:val="000000" w:themeColor="text1"/>
        </w:rPr>
        <w:t xml:space="preserve"> Courses</w:t>
      </w:r>
    </w:p>
    <w:p w14:paraId="6A8F08F7" w14:textId="77777777" w:rsidR="00175205" w:rsidRPr="002C1F19" w:rsidRDefault="00175205" w:rsidP="00175205">
      <w:pPr>
        <w:tabs>
          <w:tab w:val="right" w:leader="dot" w:pos="9806"/>
        </w:tabs>
        <w:spacing w:after="0"/>
        <w:rPr>
          <w:del w:id="938" w:author="Summer 2023 updates" w:date="2024-07-31T13:42:00Z"/>
          <w:rFonts w:eastAsia="Arial" w:cs="Times New Roman"/>
          <w:color w:val="000000" w:themeColor="text1"/>
        </w:rPr>
      </w:pPr>
      <w:del w:id="939" w:author="Summer 2023 updates" w:date="2024-07-31T13:42:00Z">
        <w:r w:rsidRPr="002C1F19">
          <w:rPr>
            <w:rFonts w:eastAsia="Arial" w:cs="Times New Roman"/>
            <w:color w:val="000000" w:themeColor="text1"/>
          </w:rPr>
          <w:delText>Tues, August 1</w:delText>
        </w:r>
        <w:r>
          <w:rPr>
            <w:rFonts w:eastAsia="Arial" w:cs="Times New Roman"/>
            <w:color w:val="000000" w:themeColor="text1"/>
          </w:rPr>
          <w:delText>5</w:delText>
        </w:r>
        <w:r w:rsidRPr="002C1F19">
          <w:rPr>
            <w:rFonts w:eastAsia="Arial" w:cs="Times New Roman"/>
            <w:color w:val="000000" w:themeColor="text1"/>
          </w:rPr>
          <w:tab/>
          <w:delText>Final Grades</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Fonts w:cs="Times New Roman"/>
            <w:b/>
            <w:color w:val="000000" w:themeColor="text1"/>
          </w:rPr>
          <w:delInstrText>Grades</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and Attendance</w:delText>
        </w:r>
        <w:r w:rsidRPr="002C1F19">
          <w:rPr>
            <w:rFonts w:eastAsia="Arial" w:cs="Times New Roman"/>
            <w:color w:val="000000" w:themeColor="text1"/>
          </w:rPr>
          <w:fldChar w:fldCharType="begin"/>
        </w:r>
        <w:r w:rsidRPr="002C1F19">
          <w:rPr>
            <w:color w:val="000000" w:themeColor="text1"/>
          </w:rPr>
          <w:delInstrText xml:space="preserve"> XE "</w:delInstrText>
        </w:r>
        <w:r w:rsidRPr="002C1F19">
          <w:rPr>
            <w:rStyle w:val="Strong"/>
            <w:rFonts w:ascii="Garamond" w:hAnsi="Garamond"/>
            <w:smallCaps w:val="0"/>
            <w:color w:val="000000" w:themeColor="text1"/>
          </w:rPr>
          <w:delInstrText>Attendance</w:delInstrText>
        </w:r>
        <w:r w:rsidRPr="002C1F19">
          <w:rPr>
            <w:color w:val="000000" w:themeColor="text1"/>
          </w:rPr>
          <w:delInstrText xml:space="preserve">" </w:delInstrText>
        </w:r>
        <w:r w:rsidRPr="002C1F19">
          <w:rPr>
            <w:rFonts w:eastAsia="Arial" w:cs="Times New Roman"/>
            <w:color w:val="000000" w:themeColor="text1"/>
          </w:rPr>
          <w:fldChar w:fldCharType="end"/>
        </w:r>
        <w:r w:rsidRPr="002C1F19">
          <w:rPr>
            <w:rFonts w:eastAsia="Arial" w:cs="Times New Roman"/>
            <w:color w:val="000000" w:themeColor="text1"/>
          </w:rPr>
          <w:delText xml:space="preserve"> Due (Block B and Full-Term) on My.Coe (11:59 PM)</w:delText>
        </w:r>
      </w:del>
    </w:p>
    <w:p w14:paraId="0C57EA5D" w14:textId="77777777" w:rsidR="003B3724" w:rsidRPr="002C1F19" w:rsidRDefault="003B3724" w:rsidP="002E4B3F">
      <w:pPr>
        <w:tabs>
          <w:tab w:val="right" w:leader="dot" w:pos="9806"/>
        </w:tabs>
        <w:spacing w:after="0"/>
        <w:rPr>
          <w:del w:id="940" w:author="Summer 2023 updates" w:date="2024-07-31T13:42:00Z"/>
          <w:rFonts w:eastAsia="Arial" w:cs="Times New Roman"/>
          <w:color w:val="000000" w:themeColor="text1"/>
        </w:rPr>
      </w:pPr>
    </w:p>
    <w:p w14:paraId="23C6A437" w14:textId="77777777" w:rsidR="00543D17" w:rsidRPr="003B3724" w:rsidRDefault="00543D17" w:rsidP="002E4B3F">
      <w:pPr>
        <w:tabs>
          <w:tab w:val="right" w:leader="dot" w:pos="9806"/>
        </w:tabs>
        <w:spacing w:after="0"/>
        <w:rPr>
          <w:del w:id="941" w:author="Summer 2023 updates" w:date="2024-07-31T13:42:00Z"/>
          <w:rFonts w:eastAsia="Arial" w:cs="Times New Roman"/>
          <w:color w:val="000000" w:themeColor="text1"/>
        </w:rPr>
      </w:pPr>
      <w:del w:id="942" w:author="Summer 2023 updates" w:date="2024-07-31T13:42:00Z">
        <w:r w:rsidRPr="002C1F19">
          <w:rPr>
            <w:rFonts w:eastAsia="Arial" w:cs="Times New Roman"/>
            <w:color w:val="000000" w:themeColor="text1"/>
          </w:rPr>
          <w:delText xml:space="preserve">*Courses taught at the Wilderness Field Station are subject to </w:delText>
        </w:r>
        <w:r w:rsidR="003B3724" w:rsidRPr="002C1F19">
          <w:rPr>
            <w:rFonts w:eastAsia="Arial" w:cs="Times New Roman"/>
            <w:color w:val="000000" w:themeColor="text1"/>
          </w:rPr>
          <w:delText>the broad dates of the summer, but will provide a</w:delText>
        </w:r>
        <w:r w:rsidR="003B3724" w:rsidRPr="003B3724">
          <w:rPr>
            <w:rFonts w:eastAsia="Arial" w:cs="Times New Roman"/>
            <w:color w:val="000000" w:themeColor="text1"/>
          </w:rPr>
          <w:delText xml:space="preserve"> specific add/drop and withdraw calendar to students at the time of application. </w:delText>
        </w:r>
      </w:del>
    </w:p>
    <w:p w14:paraId="4C3F6141" w14:textId="77777777" w:rsidR="00067873" w:rsidRDefault="00067873" w:rsidP="00067873">
      <w:pPr>
        <w:tabs>
          <w:tab w:val="right" w:leader="dot" w:pos="9806"/>
        </w:tabs>
        <w:spacing w:after="0"/>
        <w:rPr>
          <w:ins w:id="943" w:author="Summer 2023 updates" w:date="2024-07-31T13:42:00Z"/>
          <w:rFonts w:eastAsia="Arial" w:cs="Times New Roman"/>
          <w:color w:val="000000" w:themeColor="text1"/>
        </w:rPr>
      </w:pPr>
    </w:p>
    <w:p w14:paraId="3682DABF" w14:textId="61E7FE99" w:rsidR="00067873" w:rsidRPr="00311396" w:rsidRDefault="00067873" w:rsidP="00067873">
      <w:pPr>
        <w:tabs>
          <w:tab w:val="right" w:leader="dot" w:pos="9806"/>
        </w:tabs>
        <w:spacing w:after="0"/>
        <w:rPr>
          <w:ins w:id="944" w:author="Summer 2023 updates" w:date="2024-07-31T13:42:00Z"/>
          <w:sz w:val="17"/>
          <w:szCs w:val="17"/>
        </w:rPr>
      </w:pPr>
      <w:ins w:id="945" w:author="Summer 2023 updates" w:date="2024-07-31T13:42:00Z">
        <w:r>
          <w:rPr>
            <w:rFonts w:eastAsia="Arial" w:cs="Times New Roman"/>
            <w:color w:val="000000" w:themeColor="text1"/>
          </w:rPr>
          <w:t xml:space="preserve">For a full listing of dates, please visit </w:t>
        </w:r>
        <w:r w:rsidR="003B4409">
          <w:fldChar w:fldCharType="begin"/>
        </w:r>
        <w:r w:rsidR="003B4409">
          <w:instrText xml:space="preserve"> HYPERLINK "http://www.coe.edu" </w:instrText>
        </w:r>
        <w:r w:rsidR="003B4409">
          <w:fldChar w:fldCharType="separate"/>
        </w:r>
        <w:r w:rsidRPr="00067873">
          <w:rPr>
            <w:rStyle w:val="Hyperlink"/>
            <w:rFonts w:eastAsia="Arial" w:cs="Times New Roman"/>
            <w:color w:val="auto"/>
            <w:u w:val="none"/>
          </w:rPr>
          <w:t>www.coe.edu</w:t>
        </w:r>
        <w:r w:rsidR="003B4409">
          <w:rPr>
            <w:rStyle w:val="Hyperlink"/>
            <w:rFonts w:eastAsia="Arial" w:cs="Times New Roman"/>
            <w:color w:val="auto"/>
            <w:u w:val="none"/>
          </w:rPr>
          <w:fldChar w:fldCharType="end"/>
        </w:r>
        <w:r w:rsidRPr="00067873">
          <w:rPr>
            <w:rFonts w:eastAsia="Arial" w:cs="Times New Roman"/>
          </w:rPr>
          <w:t xml:space="preserve">: </w:t>
        </w:r>
        <w:r w:rsidR="003B4409">
          <w:fldChar w:fldCharType="begin"/>
        </w:r>
        <w:r w:rsidR="003B4409">
          <w:instrText xml:space="preserve"> HYPERLINK "https://www.coe.edu/why-coe/events/calendar" </w:instrText>
        </w:r>
        <w:r w:rsidR="003B4409">
          <w:fldChar w:fldCharType="separate"/>
        </w:r>
        <w:r w:rsidRPr="00067873">
          <w:rPr>
            <w:rStyle w:val="Hyperlink"/>
            <w:rFonts w:eastAsia="Arial" w:cs="Times New Roman"/>
            <w:color w:val="auto"/>
          </w:rPr>
          <w:t>https://www.coe.edu/why-coe/events/calendar</w:t>
        </w:r>
        <w:r w:rsidR="003B4409">
          <w:rPr>
            <w:rStyle w:val="Hyperlink"/>
            <w:rFonts w:eastAsia="Arial" w:cs="Times New Roman"/>
            <w:color w:val="auto"/>
          </w:rPr>
          <w:fldChar w:fldCharType="end"/>
        </w:r>
        <w:r w:rsidRPr="00067873">
          <w:rPr>
            <w:rFonts w:eastAsia="Arial" w:cs="Times New Roman"/>
          </w:rPr>
          <w:t xml:space="preserve">.  This </w:t>
        </w:r>
        <w:r>
          <w:rPr>
            <w:rFonts w:eastAsia="Arial" w:cs="Times New Roman"/>
            <w:color w:val="000000" w:themeColor="text1"/>
          </w:rPr>
          <w:t>website provides a list of all upcoming events.</w:t>
        </w:r>
      </w:ins>
    </w:p>
    <w:bookmarkEnd w:id="724"/>
    <w:bookmarkEnd w:id="725"/>
    <w:p w14:paraId="6E585A7D" w14:textId="42450F59" w:rsidR="000402E4" w:rsidRPr="00424939" w:rsidRDefault="000402E4" w:rsidP="0048485A">
      <w:pPr>
        <w:tabs>
          <w:tab w:val="right" w:leader="dot" w:pos="10080"/>
        </w:tabs>
        <w:spacing w:after="0"/>
        <w:rPr>
          <w:bCs/>
          <w:color w:val="000000" w:themeColor="text1"/>
          <w:sz w:val="20"/>
        </w:rPr>
      </w:pPr>
      <w:r w:rsidRPr="00424939">
        <w:rPr>
          <w:bCs/>
          <w:color w:val="000000" w:themeColor="text1"/>
          <w:sz w:val="20"/>
        </w:rPr>
        <w:br w:type="page"/>
      </w:r>
    </w:p>
    <w:p w14:paraId="3BF797BD" w14:textId="16968ED3" w:rsidR="00CE7DE8" w:rsidRPr="00A82DDB" w:rsidRDefault="00622237" w:rsidP="002B623E">
      <w:pPr>
        <w:pStyle w:val="Heading1"/>
      </w:pPr>
      <w:bookmarkStart w:id="946" w:name="_Toc141355658"/>
      <w:bookmarkStart w:id="947" w:name="_Toc110005141"/>
      <w:r w:rsidRPr="00A82DDB">
        <w:t>THE EDUCATIONAL PROGRAM</w:t>
      </w:r>
      <w:bookmarkEnd w:id="946"/>
      <w:bookmarkEnd w:id="947"/>
      <w:r w:rsidR="00B8454E" w:rsidRPr="00A82DDB">
        <w:fldChar w:fldCharType="begin"/>
      </w:r>
      <w:r w:rsidR="00B8454E" w:rsidRPr="00A82DDB">
        <w:instrText xml:space="preserve"> XE "</w:instrText>
      </w:r>
      <w:del w:id="948" w:author="Summer 2023 updates" w:date="2024-07-31T13:42:00Z">
        <w:r w:rsidR="00B8454E" w:rsidRPr="00622237">
          <w:delInstrText>EDUCATIONAL PROGRAM</w:delInstrText>
        </w:r>
      </w:del>
      <w:ins w:id="949" w:author="Summer 2023 updates" w:date="2024-07-31T13:42:00Z">
        <w:r w:rsidR="00B8454E" w:rsidRPr="00A82DDB">
          <w:instrText>E</w:instrText>
        </w:r>
        <w:r w:rsidR="001978C8">
          <w:instrText>ducational</w:instrText>
        </w:r>
        <w:r w:rsidR="00B8454E" w:rsidRPr="00A82DDB">
          <w:instrText xml:space="preserve"> P</w:instrText>
        </w:r>
        <w:r w:rsidR="001978C8">
          <w:instrText>rogram</w:instrText>
        </w:r>
      </w:ins>
      <w:r w:rsidR="00B8454E" w:rsidRPr="00A82DDB">
        <w:instrText xml:space="preserve">" </w:instrText>
      </w:r>
      <w:r w:rsidR="00B8454E" w:rsidRPr="00A82DDB">
        <w:fldChar w:fldCharType="end"/>
      </w:r>
    </w:p>
    <w:p w14:paraId="2484FB5D" w14:textId="28F1FB03" w:rsidR="00CE7DE8" w:rsidRPr="00DB6B93" w:rsidRDefault="00CE7DE8" w:rsidP="00CE7DE8">
      <w:pPr>
        <w:spacing w:after="120"/>
        <w:rPr>
          <w:rFonts w:cs="Times New Roman"/>
          <w:color w:val="000000" w:themeColor="text1"/>
        </w:rPr>
      </w:pPr>
      <w:r w:rsidRPr="00424939">
        <w:rPr>
          <w:rFonts w:cs="Times New Roman"/>
          <w:color w:val="000000" w:themeColor="text1"/>
        </w:rPr>
        <w:t>Coe College grants the undergraduate degrees of Bachelor of Arts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Arts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(B.A.),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(B.M.), and Bachelor of Science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Science in 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(B.S.N.).  The Bachelor of Arts </w:t>
      </w:r>
      <w:r w:rsidRPr="00DB6B93">
        <w:rPr>
          <w:rFonts w:cs="Times New Roman"/>
          <w:color w:val="000000" w:themeColor="text1"/>
        </w:rPr>
        <w:t>degree (see p.</w:t>
      </w:r>
      <w:r w:rsidR="00373B3A">
        <w:rPr>
          <w:rFonts w:cs="Times New Roman"/>
          <w:color w:val="000000" w:themeColor="text1"/>
        </w:rPr>
        <w:t xml:space="preserve"> </w:t>
      </w:r>
      <w:del w:id="950" w:author="Summer 2023 updates" w:date="2024-07-31T13:42:00Z">
        <w:r w:rsidR="00801988" w:rsidRPr="00DB6B93">
          <w:rPr>
            <w:rFonts w:cs="Times New Roman"/>
            <w:color w:val="000000" w:themeColor="text1"/>
          </w:rPr>
          <w:fldChar w:fldCharType="begin"/>
        </w:r>
        <w:r w:rsidR="00801988" w:rsidRPr="00DB6B93">
          <w:rPr>
            <w:rFonts w:cs="Times New Roman"/>
            <w:color w:val="000000" w:themeColor="text1"/>
          </w:rPr>
          <w:delInstrText xml:space="preserve"> PAGEREF _Ref14094286 \h </w:delInstrText>
        </w:r>
        <w:r w:rsidR="00801988" w:rsidRPr="00DB6B93">
          <w:rPr>
            <w:rFonts w:cs="Times New Roman"/>
            <w:color w:val="000000" w:themeColor="text1"/>
          </w:rPr>
        </w:r>
        <w:r w:rsidR="00801988" w:rsidRPr="00DB6B93">
          <w:rPr>
            <w:rFonts w:cs="Times New Roman"/>
            <w:color w:val="000000" w:themeColor="text1"/>
          </w:rPr>
          <w:fldChar w:fldCharType="separate"/>
        </w:r>
        <w:r w:rsidR="00890698">
          <w:rPr>
            <w:rFonts w:cs="Times New Roman"/>
            <w:noProof/>
            <w:color w:val="000000" w:themeColor="text1"/>
          </w:rPr>
          <w:delText>15</w:delText>
        </w:r>
        <w:r w:rsidR="00801988" w:rsidRPr="00DB6B93">
          <w:rPr>
            <w:rFonts w:cs="Times New Roman"/>
            <w:color w:val="000000" w:themeColor="text1"/>
          </w:rPr>
          <w:fldChar w:fldCharType="end"/>
        </w:r>
      </w:del>
      <w:ins w:id="951" w:author="Summer 2023 updates" w:date="2024-07-31T13:42:00Z">
        <w:r w:rsidR="00373B3A">
          <w:rPr>
            <w:rFonts w:cs="Times New Roman"/>
            <w:color w:val="000000" w:themeColor="text1"/>
          </w:rPr>
          <w:fldChar w:fldCharType="begin"/>
        </w:r>
        <w:r w:rsidR="00373B3A">
          <w:rPr>
            <w:rFonts w:cs="Times New Roman"/>
            <w:color w:val="000000" w:themeColor="text1"/>
          </w:rPr>
          <w:instrText xml:space="preserve"> PAGEREF _Ref140228501 \h </w:instrText>
        </w:r>
        <w:r w:rsidR="00373B3A">
          <w:rPr>
            <w:rFonts w:cs="Times New Roman"/>
            <w:color w:val="000000" w:themeColor="text1"/>
          </w:rPr>
        </w:r>
        <w:r w:rsidR="00373B3A">
          <w:rPr>
            <w:rFonts w:cs="Times New Roman"/>
            <w:color w:val="000000" w:themeColor="text1"/>
          </w:rPr>
          <w:fldChar w:fldCharType="separate"/>
        </w:r>
        <w:r w:rsidR="00A74DA0">
          <w:rPr>
            <w:rFonts w:cs="Times New Roman"/>
            <w:noProof/>
            <w:color w:val="000000" w:themeColor="text1"/>
          </w:rPr>
          <w:t>19</w:t>
        </w:r>
        <w:r w:rsidR="00373B3A">
          <w:rPr>
            <w:rFonts w:cs="Times New Roman"/>
            <w:color w:val="000000" w:themeColor="text1"/>
          </w:rPr>
          <w:fldChar w:fldCharType="end"/>
        </w:r>
      </w:ins>
      <w:r w:rsidRPr="00DB6B93">
        <w:rPr>
          <w:rFonts w:cs="Times New Roman"/>
          <w:color w:val="000000" w:themeColor="text1"/>
        </w:rPr>
        <w:t xml:space="preserve">) is earned upon fulfillment of the conditions described below, including a major chosen from over </w:t>
      </w:r>
      <w:r w:rsidR="009D0EDA">
        <w:rPr>
          <w:rFonts w:cs="Times New Roman"/>
          <w:color w:val="000000" w:themeColor="text1"/>
        </w:rPr>
        <w:t>4</w:t>
      </w:r>
      <w:r w:rsidR="009D0EDA" w:rsidRPr="00DB6B93">
        <w:rPr>
          <w:rFonts w:cs="Times New Roman"/>
          <w:color w:val="000000" w:themeColor="text1"/>
        </w:rPr>
        <w:t xml:space="preserve">0 </w:t>
      </w:r>
      <w:r w:rsidRPr="00DB6B93">
        <w:rPr>
          <w:rFonts w:cs="Times New Roman"/>
          <w:color w:val="000000" w:themeColor="text1"/>
        </w:rPr>
        <w:t xml:space="preserve">fields of study or an approved interdisciplinary major within the arts and sciences. Students interested in music may earn either a B.A. or a B.M.  The B.M. degree requirements for students who wish to pursue music as a profession or to prepare to teach music, can be found on p. </w:t>
      </w:r>
      <w:r w:rsidR="00801988" w:rsidRPr="00DB6B93">
        <w:rPr>
          <w:rFonts w:cs="Times New Roman"/>
          <w:color w:val="000000" w:themeColor="text1"/>
        </w:rPr>
        <w:fldChar w:fldCharType="begin"/>
      </w:r>
      <w:r w:rsidR="00801988" w:rsidRPr="00DB6B93">
        <w:rPr>
          <w:rFonts w:cs="Times New Roman"/>
          <w:color w:val="000000" w:themeColor="text1"/>
        </w:rPr>
        <w:instrText xml:space="preserve"> PAGEREF _Ref14094368 \h </w:instrText>
      </w:r>
      <w:r w:rsidR="00801988" w:rsidRPr="00DB6B93">
        <w:rPr>
          <w:rFonts w:cs="Times New Roman"/>
          <w:color w:val="000000" w:themeColor="text1"/>
        </w:rPr>
      </w:r>
      <w:r w:rsidR="00801988" w:rsidRPr="00DB6B93">
        <w:rPr>
          <w:rFonts w:cs="Times New Roman"/>
          <w:color w:val="000000" w:themeColor="text1"/>
        </w:rPr>
        <w:fldChar w:fldCharType="separate"/>
      </w:r>
      <w:r w:rsidR="00A74DA0">
        <w:rPr>
          <w:rFonts w:cs="Times New Roman"/>
          <w:noProof/>
          <w:color w:val="000000" w:themeColor="text1"/>
        </w:rPr>
        <w:t>163</w:t>
      </w:r>
      <w:r w:rsidR="00801988" w:rsidRPr="00DB6B93">
        <w:rPr>
          <w:rFonts w:cs="Times New Roman"/>
          <w:color w:val="000000" w:themeColor="text1"/>
        </w:rPr>
        <w:fldChar w:fldCharType="end"/>
      </w:r>
      <w:r w:rsidRPr="00DB6B93">
        <w:rPr>
          <w:rFonts w:cs="Times New Roman"/>
          <w:color w:val="000000" w:themeColor="text1"/>
        </w:rPr>
        <w:t xml:space="preserve">.  The requirements for a B.S.N. degree can be found on p. </w:t>
      </w:r>
      <w:r w:rsidR="008930A7" w:rsidRPr="00DB6B93">
        <w:rPr>
          <w:rFonts w:cs="Times New Roman"/>
          <w:color w:val="000000" w:themeColor="text1"/>
        </w:rPr>
        <w:fldChar w:fldCharType="begin"/>
      </w:r>
      <w:r w:rsidR="008930A7" w:rsidRPr="00DB6B93">
        <w:rPr>
          <w:rFonts w:cs="Times New Roman"/>
          <w:color w:val="000000" w:themeColor="text1"/>
        </w:rPr>
        <w:instrText xml:space="preserve"> PAGEREF _Ref14094462 \h </w:instrText>
      </w:r>
      <w:r w:rsidR="008930A7" w:rsidRPr="00DB6B93">
        <w:rPr>
          <w:rFonts w:cs="Times New Roman"/>
          <w:color w:val="000000" w:themeColor="text1"/>
        </w:rPr>
      </w:r>
      <w:r w:rsidR="008930A7" w:rsidRPr="00DB6B93">
        <w:rPr>
          <w:rFonts w:cs="Times New Roman"/>
          <w:color w:val="000000" w:themeColor="text1"/>
        </w:rPr>
        <w:fldChar w:fldCharType="separate"/>
      </w:r>
      <w:r w:rsidR="00A74DA0">
        <w:rPr>
          <w:rFonts w:cs="Times New Roman"/>
          <w:noProof/>
          <w:color w:val="000000" w:themeColor="text1"/>
        </w:rPr>
        <w:t>176</w:t>
      </w:r>
      <w:r w:rsidR="008930A7" w:rsidRPr="00DB6B93">
        <w:rPr>
          <w:rFonts w:cs="Times New Roman"/>
          <w:color w:val="000000" w:themeColor="text1"/>
        </w:rPr>
        <w:fldChar w:fldCharType="end"/>
      </w:r>
      <w:r w:rsidRPr="00DB6B93">
        <w:rPr>
          <w:rFonts w:cs="Times New Roman"/>
          <w:color w:val="000000" w:themeColor="text1"/>
        </w:rPr>
        <w:t>.</w:t>
      </w:r>
    </w:p>
    <w:p w14:paraId="66376B11" w14:textId="77777777" w:rsidR="00CE7DE8" w:rsidRPr="00DB6B93" w:rsidRDefault="00CE7DE8" w:rsidP="001E3893">
      <w:pPr>
        <w:pStyle w:val="Heading3"/>
        <w:rPr>
          <w:del w:id="952" w:author="Summer 2023 updates" w:date="2024-07-31T13:42:00Z"/>
          <w:rStyle w:val="Strong"/>
          <w:rFonts w:ascii="Garamond" w:hAnsi="Garamond" w:cstheme="majorBidi"/>
          <w:b/>
          <w:bCs w:val="0"/>
          <w:smallCaps w:val="0"/>
          <w:sz w:val="26"/>
        </w:rPr>
      </w:pPr>
      <w:bookmarkStart w:id="953" w:name="_Ref14093389"/>
      <w:bookmarkStart w:id="954" w:name="_Ref14093547"/>
      <w:bookmarkStart w:id="955" w:name="_Ref14094475"/>
      <w:bookmarkStart w:id="956" w:name="_Ref14097134"/>
      <w:bookmarkStart w:id="957" w:name="_Toc110005142"/>
      <w:del w:id="958" w:author="Summer 2023 updates" w:date="2024-07-31T13:42:00Z">
        <w:r w:rsidRPr="00DB6B93">
          <w:rPr>
            <w:rStyle w:val="Strong"/>
            <w:rFonts w:ascii="Garamond" w:hAnsi="Garamond" w:cstheme="majorBidi"/>
            <w:b/>
            <w:bCs w:val="0"/>
            <w:smallCaps w:val="0"/>
            <w:sz w:val="26"/>
          </w:rPr>
          <w:delText>THE ACADEMIC CALENDAR</w:delText>
        </w:r>
        <w:bookmarkEnd w:id="953"/>
        <w:bookmarkEnd w:id="954"/>
        <w:bookmarkEnd w:id="955"/>
        <w:bookmarkEnd w:id="956"/>
        <w:bookmarkEnd w:id="957"/>
        <w:r w:rsidR="00B8454E" w:rsidRPr="00DB6B93">
          <w:rPr>
            <w:rStyle w:val="Strong"/>
            <w:rFonts w:ascii="Garamond" w:hAnsi="Garamond" w:cstheme="majorBidi"/>
            <w:b/>
            <w:bCs w:val="0"/>
            <w:smallCaps w:val="0"/>
            <w:sz w:val="26"/>
          </w:rPr>
          <w:fldChar w:fldCharType="begin"/>
        </w:r>
        <w:r w:rsidR="00B8454E" w:rsidRPr="00DB6B93">
          <w:delInstrText xml:space="preserve"> XE "</w:delInstrText>
        </w:r>
        <w:r w:rsidR="00B8454E" w:rsidRPr="00DB6B93">
          <w:rPr>
            <w:rStyle w:val="Strong"/>
            <w:rFonts w:ascii="Garamond" w:hAnsi="Garamond" w:cstheme="majorBidi"/>
            <w:b/>
            <w:bCs w:val="0"/>
            <w:smallCaps w:val="0"/>
            <w:sz w:val="26"/>
          </w:rPr>
          <w:delInstrText>ACADEMIC CALENDAR</w:delInstrText>
        </w:r>
        <w:r w:rsidR="00B8454E" w:rsidRPr="00DB6B93">
          <w:delInstrText xml:space="preserve">" </w:delInstrText>
        </w:r>
        <w:r w:rsidR="00B8454E" w:rsidRPr="00DB6B93">
          <w:rPr>
            <w:rStyle w:val="Strong"/>
            <w:rFonts w:ascii="Garamond" w:hAnsi="Garamond" w:cstheme="majorBidi"/>
            <w:b/>
            <w:bCs w:val="0"/>
            <w:smallCaps w:val="0"/>
            <w:sz w:val="26"/>
          </w:rPr>
          <w:fldChar w:fldCharType="end"/>
        </w:r>
      </w:del>
    </w:p>
    <w:p w14:paraId="52F4FE01" w14:textId="7713683A" w:rsidR="001E170B" w:rsidRPr="001E170B" w:rsidRDefault="00CE7DE8" w:rsidP="001E170B">
      <w:pPr>
        <w:spacing w:before="200" w:after="0" w:line="276" w:lineRule="auto"/>
        <w:outlineLvl w:val="1"/>
        <w:rPr>
          <w:ins w:id="959" w:author="Summer 2023 updates" w:date="2024-07-31T13:42:00Z"/>
          <w:rFonts w:eastAsia="Times New Roman" w:cs="Times New Roman"/>
          <w:b/>
          <w:caps/>
          <w:sz w:val="26"/>
          <w:szCs w:val="26"/>
        </w:rPr>
      </w:pPr>
      <w:del w:id="960" w:author="Summer 2023 updates" w:date="2024-07-31T13:42:00Z">
        <w:r w:rsidRPr="00DB6B93">
          <w:rPr>
            <w:rFonts w:cs="Times New Roman"/>
            <w:color w:val="000000" w:themeColor="text1"/>
          </w:rPr>
          <w:delText xml:space="preserve">The academic year consists of three terms (see Academic Calendar, p. </w:delText>
        </w:r>
        <w:r w:rsidR="008930A7" w:rsidRPr="00DB6B93">
          <w:rPr>
            <w:rFonts w:cs="Times New Roman"/>
            <w:color w:val="000000" w:themeColor="text1"/>
          </w:rPr>
          <w:fldChar w:fldCharType="begin"/>
        </w:r>
        <w:r w:rsidR="008930A7" w:rsidRPr="00DB6B93">
          <w:rPr>
            <w:rFonts w:cs="Times New Roman"/>
            <w:color w:val="000000" w:themeColor="text1"/>
          </w:rPr>
          <w:delInstrText xml:space="preserve"> PAGEREF _Ref14094475 \h </w:del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delText>12</w:delText>
        </w:r>
        <w:r w:rsidR="008930A7" w:rsidRPr="00DB6B93">
          <w:rPr>
            <w:rFonts w:cs="Times New Roman"/>
            <w:color w:val="000000" w:themeColor="text1"/>
          </w:rPr>
          <w:fldChar w:fldCharType="end"/>
        </w:r>
        <w:r w:rsidRPr="00DB6B93">
          <w:rPr>
            <w:rFonts w:cs="Times New Roman"/>
            <w:color w:val="000000" w:themeColor="text1"/>
          </w:rPr>
          <w:delText>).</w:delText>
        </w:r>
      </w:del>
      <w:bookmarkStart w:id="961" w:name="_Toc141355659"/>
      <w:ins w:id="962" w:author="Summer 2023 updates" w:date="2024-07-31T13:42:00Z">
        <w:r w:rsidR="001E170B" w:rsidRPr="001E170B">
          <w:rPr>
            <w:rFonts w:eastAsia="Times New Roman" w:cs="Times New Roman"/>
            <w:b/>
            <w:caps/>
            <w:sz w:val="26"/>
            <w:szCs w:val="26"/>
          </w:rPr>
          <w:t>Academic Core</w:t>
        </w:r>
        <w:bookmarkStart w:id="963" w:name="AcademicCore"/>
        <w:bookmarkEnd w:id="961"/>
        <w:bookmarkEnd w:id="963"/>
        <w:r w:rsidR="006B7056">
          <w:rPr>
            <w:rFonts w:eastAsia="Times New Roman" w:cs="Times New Roman"/>
            <w:b/>
            <w:caps/>
            <w:sz w:val="26"/>
            <w:szCs w:val="26"/>
          </w:rPr>
          <w:fldChar w:fldCharType="begin"/>
        </w:r>
        <w:r w:rsidR="006B7056">
          <w:instrText xml:space="preserve"> XE "</w:instrText>
        </w:r>
        <w:r w:rsidR="006B7056" w:rsidRPr="00083D77">
          <w:instrText>Academic Core</w:instrText>
        </w:r>
        <w:r w:rsidR="006B7056">
          <w:instrText xml:space="preserve">" </w:instrText>
        </w:r>
        <w:r w:rsidR="006B7056">
          <w:rPr>
            <w:rFonts w:eastAsia="Times New Roman" w:cs="Times New Roman"/>
            <w:b/>
            <w:caps/>
            <w:sz w:val="26"/>
            <w:szCs w:val="26"/>
          </w:rPr>
          <w:fldChar w:fldCharType="end"/>
        </w:r>
        <w:r w:rsidR="006B7056">
          <w:rPr>
            <w:rFonts w:eastAsia="Times New Roman" w:cs="Times New Roman"/>
            <w:b/>
            <w:caps/>
            <w:sz w:val="26"/>
            <w:szCs w:val="26"/>
          </w:rPr>
          <w:fldChar w:fldCharType="begin"/>
        </w:r>
        <w:r w:rsidR="006B7056">
          <w:instrText xml:space="preserve"> XE "</w:instrText>
        </w:r>
        <w:r w:rsidR="006B7056" w:rsidRPr="00083D77">
          <w:instrText>General Education</w:instrText>
        </w:r>
        <w:r w:rsidR="006B7056">
          <w:instrText xml:space="preserve">" </w:instrText>
        </w:r>
        <w:r w:rsidR="006B7056">
          <w:rPr>
            <w:rFonts w:eastAsia="Times New Roman" w:cs="Times New Roman"/>
            <w:b/>
            <w:caps/>
            <w:sz w:val="26"/>
            <w:szCs w:val="26"/>
          </w:rPr>
          <w:fldChar w:fldCharType="end"/>
        </w:r>
      </w:ins>
    </w:p>
    <w:p w14:paraId="1BC13E6A" w14:textId="77777777" w:rsidR="001E170B" w:rsidRPr="001E170B" w:rsidRDefault="001E170B" w:rsidP="001E170B">
      <w:pPr>
        <w:spacing w:after="160"/>
        <w:rPr>
          <w:ins w:id="964" w:author="Summer 2023 updates" w:date="2024-07-31T13:42:00Z"/>
          <w:rFonts w:eastAsia="Times New Roman" w:cs="Times New Roman"/>
          <w:sz w:val="24"/>
          <w:szCs w:val="24"/>
        </w:rPr>
      </w:pPr>
      <w:ins w:id="965" w:author="Summer 2023 updates" w:date="2024-07-31T13:42:00Z">
        <w:r w:rsidRPr="001E170B">
          <w:rPr>
            <w:rFonts w:eastAsia="Times New Roman" w:cs="Times New Roman"/>
            <w:color w:val="000000"/>
          </w:rPr>
          <w:t>A liberal arts education at Coe College prepares students to engage with the challenges they face as active participants in the twenty-first century. Coe graduates are informed by the knowledge acquired in the liberal arts tradition and equipped with the skills and knowledge that ground meaningful lives and fulfilling careers. Coe graduates are connected and accountable to local, national, and global communities and are prepared to engage unfamiliar situations, emerging technologies, and diverse perspectives. </w:t>
        </w:r>
      </w:ins>
    </w:p>
    <w:p w14:paraId="5F841803" w14:textId="77777777" w:rsidR="001E170B" w:rsidRPr="001E170B" w:rsidRDefault="001E170B" w:rsidP="001E170B">
      <w:pPr>
        <w:spacing w:after="120"/>
        <w:rPr>
          <w:ins w:id="966" w:author="Summer 2023 updates" w:date="2024-07-31T13:42:00Z"/>
          <w:rFonts w:eastAsia="Times New Roman" w:cs="Times New Roman"/>
          <w:sz w:val="24"/>
          <w:szCs w:val="24"/>
        </w:rPr>
      </w:pPr>
      <w:ins w:id="967" w:author="Summer 2023 updates" w:date="2024-07-31T13:42:00Z">
        <w:r w:rsidRPr="001E170B">
          <w:rPr>
            <w:rFonts w:eastAsia="Times New Roman" w:cs="Times New Roman"/>
            <w:color w:val="000000"/>
          </w:rPr>
          <w:t>Coe students will: </w:t>
        </w:r>
      </w:ins>
    </w:p>
    <w:p w14:paraId="699A0B12" w14:textId="77777777" w:rsidR="001E170B" w:rsidRPr="001E170B" w:rsidRDefault="001E170B" w:rsidP="00E500FB">
      <w:pPr>
        <w:numPr>
          <w:ilvl w:val="0"/>
          <w:numId w:val="152"/>
        </w:numPr>
        <w:spacing w:after="0"/>
        <w:textAlignment w:val="baseline"/>
        <w:rPr>
          <w:ins w:id="968" w:author="Summer 2023 updates" w:date="2024-07-31T13:42:00Z"/>
          <w:rFonts w:eastAsia="Times New Roman" w:cs="Times New Roman"/>
          <w:color w:val="000000"/>
        </w:rPr>
      </w:pPr>
      <w:ins w:id="969" w:author="Summer 2023 updates" w:date="2024-07-31T13:42:00Z">
        <w:r w:rsidRPr="001E170B">
          <w:rPr>
            <w:rFonts w:eastAsia="Times New Roman" w:cs="Times New Roman"/>
            <w:color w:val="000000"/>
          </w:rPr>
          <w:t xml:space="preserve">Demonstrate an understanding of foundational concepts, standards of practice, and major schools of thought within at least one discipline. </w:t>
        </w:r>
      </w:ins>
    </w:p>
    <w:p w14:paraId="55A7A587" w14:textId="77777777" w:rsidR="001E170B" w:rsidRPr="001E170B" w:rsidRDefault="001E170B" w:rsidP="00E500FB">
      <w:pPr>
        <w:numPr>
          <w:ilvl w:val="0"/>
          <w:numId w:val="153"/>
        </w:numPr>
        <w:spacing w:after="0"/>
        <w:textAlignment w:val="baseline"/>
        <w:rPr>
          <w:ins w:id="970" w:author="Summer 2023 updates" w:date="2024-07-31T13:42:00Z"/>
          <w:rFonts w:eastAsia="Times New Roman" w:cs="Times New Roman"/>
          <w:color w:val="000000"/>
        </w:rPr>
      </w:pPr>
      <w:ins w:id="971" w:author="Summer 2023 updates" w:date="2024-07-31T13:42:00Z">
        <w:r w:rsidRPr="001E170B">
          <w:rPr>
            <w:rFonts w:eastAsia="Times New Roman" w:cs="Times New Roman"/>
            <w:color w:val="000000"/>
          </w:rPr>
          <w:t>Understand ways of knowing from multiple disciplines.</w:t>
        </w:r>
      </w:ins>
    </w:p>
    <w:p w14:paraId="1B860CC7" w14:textId="77777777" w:rsidR="001E170B" w:rsidRPr="001E170B" w:rsidRDefault="001E170B" w:rsidP="00E500FB">
      <w:pPr>
        <w:numPr>
          <w:ilvl w:val="0"/>
          <w:numId w:val="154"/>
        </w:numPr>
        <w:spacing w:after="0"/>
        <w:textAlignment w:val="baseline"/>
        <w:rPr>
          <w:ins w:id="972" w:author="Summer 2023 updates" w:date="2024-07-31T13:42:00Z"/>
          <w:rFonts w:eastAsia="Times New Roman" w:cs="Times New Roman"/>
          <w:color w:val="000000"/>
        </w:rPr>
      </w:pPr>
      <w:ins w:id="973" w:author="Summer 2023 updates" w:date="2024-07-31T13:42:00Z">
        <w:r w:rsidRPr="001E170B">
          <w:rPr>
            <w:rFonts w:eastAsia="Times New Roman" w:cs="Times New Roman"/>
            <w:color w:val="000000"/>
            <w:shd w:val="clear" w:color="auto" w:fill="FFFFFF"/>
          </w:rPr>
          <w:t>Acquire the skills to:</w:t>
        </w:r>
      </w:ins>
    </w:p>
    <w:p w14:paraId="00A4F4E1" w14:textId="77777777" w:rsidR="001E170B" w:rsidRPr="001E170B" w:rsidRDefault="001E170B" w:rsidP="00E500FB">
      <w:pPr>
        <w:numPr>
          <w:ilvl w:val="0"/>
          <w:numId w:val="155"/>
        </w:numPr>
        <w:spacing w:after="0"/>
        <w:ind w:left="1440"/>
        <w:textAlignment w:val="baseline"/>
        <w:rPr>
          <w:ins w:id="974" w:author="Summer 2023 updates" w:date="2024-07-31T13:42:00Z"/>
          <w:rFonts w:eastAsia="Times New Roman" w:cs="Times New Roman"/>
          <w:color w:val="000000"/>
        </w:rPr>
      </w:pPr>
      <w:ins w:id="975" w:author="Summer 2023 updates" w:date="2024-07-31T13:42:00Z">
        <w:r w:rsidRPr="001E170B">
          <w:rPr>
            <w:rFonts w:eastAsia="Times New Roman" w:cs="Times New Roman"/>
            <w:color w:val="000000"/>
          </w:rPr>
          <w:t>understand, interpret, and generate written, oral, visual and quantitative information</w:t>
        </w:r>
      </w:ins>
    </w:p>
    <w:p w14:paraId="53531342" w14:textId="77777777" w:rsidR="001E170B" w:rsidRPr="001E170B" w:rsidRDefault="001E170B" w:rsidP="00E500FB">
      <w:pPr>
        <w:numPr>
          <w:ilvl w:val="0"/>
          <w:numId w:val="155"/>
        </w:numPr>
        <w:spacing w:after="0"/>
        <w:ind w:left="1440"/>
        <w:textAlignment w:val="baseline"/>
        <w:rPr>
          <w:ins w:id="976" w:author="Summer 2023 updates" w:date="2024-07-31T13:42:00Z"/>
          <w:rFonts w:eastAsia="Times New Roman" w:cs="Times New Roman"/>
          <w:color w:val="000000"/>
        </w:rPr>
      </w:pPr>
      <w:ins w:id="977" w:author="Summer 2023 updates" w:date="2024-07-31T13:42:00Z">
        <w:r w:rsidRPr="001E170B">
          <w:rPr>
            <w:rFonts w:eastAsia="Times New Roman" w:cs="Times New Roman"/>
            <w:color w:val="000000"/>
          </w:rPr>
          <w:t>evaluate multiple types and sources of information</w:t>
        </w:r>
      </w:ins>
    </w:p>
    <w:p w14:paraId="3516BBAC" w14:textId="77777777" w:rsidR="001E170B" w:rsidRPr="001E170B" w:rsidRDefault="001E170B" w:rsidP="00E500FB">
      <w:pPr>
        <w:numPr>
          <w:ilvl w:val="0"/>
          <w:numId w:val="155"/>
        </w:numPr>
        <w:spacing w:after="0"/>
        <w:ind w:left="1440"/>
        <w:textAlignment w:val="baseline"/>
        <w:rPr>
          <w:ins w:id="978" w:author="Summer 2023 updates" w:date="2024-07-31T13:42:00Z"/>
          <w:rFonts w:eastAsia="Times New Roman" w:cs="Times New Roman"/>
          <w:color w:val="000000"/>
        </w:rPr>
      </w:pPr>
      <w:ins w:id="979" w:author="Summer 2023 updates" w:date="2024-07-31T13:42:00Z">
        <w:r w:rsidRPr="001E170B">
          <w:rPr>
            <w:rFonts w:eastAsia="Times New Roman" w:cs="Times New Roman"/>
            <w:color w:val="000000"/>
          </w:rPr>
          <w:t>question assumptions and draw reasoned conclusions</w:t>
        </w:r>
      </w:ins>
    </w:p>
    <w:p w14:paraId="442A7B9E" w14:textId="77777777" w:rsidR="001E170B" w:rsidRPr="001E170B" w:rsidRDefault="001E170B" w:rsidP="00E500FB">
      <w:pPr>
        <w:numPr>
          <w:ilvl w:val="0"/>
          <w:numId w:val="155"/>
        </w:numPr>
        <w:spacing w:after="0"/>
        <w:ind w:left="1440"/>
        <w:textAlignment w:val="baseline"/>
        <w:rPr>
          <w:ins w:id="980" w:author="Summer 2023 updates" w:date="2024-07-31T13:42:00Z"/>
          <w:rFonts w:eastAsia="Times New Roman" w:cs="Times New Roman"/>
          <w:color w:val="000000"/>
        </w:rPr>
      </w:pPr>
      <w:ins w:id="981" w:author="Summer 2023 updates" w:date="2024-07-31T13:42:00Z">
        <w:r w:rsidRPr="001E170B">
          <w:rPr>
            <w:rFonts w:eastAsia="Times New Roman" w:cs="Times New Roman"/>
            <w:color w:val="000000"/>
          </w:rPr>
          <w:t>foster innovative and creative thinking </w:t>
        </w:r>
      </w:ins>
    </w:p>
    <w:p w14:paraId="2CD536D7" w14:textId="77777777" w:rsidR="001E170B" w:rsidRPr="001E170B" w:rsidRDefault="001E170B" w:rsidP="00E500FB">
      <w:pPr>
        <w:numPr>
          <w:ilvl w:val="0"/>
          <w:numId w:val="155"/>
        </w:numPr>
        <w:spacing w:after="0"/>
        <w:ind w:left="1440"/>
        <w:textAlignment w:val="baseline"/>
        <w:rPr>
          <w:ins w:id="982" w:author="Summer 2023 updates" w:date="2024-07-31T13:42:00Z"/>
          <w:rFonts w:eastAsia="Times New Roman" w:cs="Times New Roman"/>
          <w:color w:val="000000"/>
        </w:rPr>
      </w:pPr>
      <w:ins w:id="983" w:author="Summer 2023 updates" w:date="2024-07-31T13:42:00Z">
        <w:r w:rsidRPr="001E170B">
          <w:rPr>
            <w:rFonts w:eastAsia="Times New Roman" w:cs="Times New Roman"/>
            <w:color w:val="000000"/>
          </w:rPr>
          <w:t>express themselves effectively</w:t>
        </w:r>
      </w:ins>
    </w:p>
    <w:p w14:paraId="0AA592CD" w14:textId="77777777" w:rsidR="001E170B" w:rsidRPr="001E170B" w:rsidRDefault="001E170B" w:rsidP="00E500FB">
      <w:pPr>
        <w:numPr>
          <w:ilvl w:val="0"/>
          <w:numId w:val="156"/>
        </w:numPr>
        <w:spacing w:after="0"/>
        <w:textAlignment w:val="baseline"/>
        <w:rPr>
          <w:ins w:id="984" w:author="Summer 2023 updates" w:date="2024-07-31T13:42:00Z"/>
          <w:rFonts w:eastAsia="Times New Roman" w:cs="Times New Roman"/>
          <w:sz w:val="24"/>
          <w:szCs w:val="24"/>
        </w:rPr>
      </w:pPr>
      <w:ins w:id="985" w:author="Summer 2023 updates" w:date="2024-07-31T13:42:00Z">
        <w:r w:rsidRPr="001E170B">
          <w:rPr>
            <w:rFonts w:eastAsia="Times New Roman" w:cs="Times New Roman"/>
            <w:color w:val="000000"/>
          </w:rPr>
          <w:t xml:space="preserve">Be able to participate in a global society with an understanding of and respect for linguistic, ethnic, and cultural diversity. </w:t>
        </w:r>
      </w:ins>
    </w:p>
    <w:p w14:paraId="0CFD7AE6" w14:textId="77777777" w:rsidR="001E170B" w:rsidRPr="001E170B" w:rsidRDefault="001E170B" w:rsidP="00E500FB">
      <w:pPr>
        <w:numPr>
          <w:ilvl w:val="0"/>
          <w:numId w:val="157"/>
        </w:numPr>
        <w:spacing w:after="0"/>
        <w:textAlignment w:val="baseline"/>
        <w:rPr>
          <w:ins w:id="986" w:author="Summer 2023 updates" w:date="2024-07-31T13:42:00Z"/>
          <w:rFonts w:eastAsia="Times New Roman" w:cs="Times New Roman"/>
          <w:color w:val="000000"/>
        </w:rPr>
      </w:pPr>
      <w:ins w:id="987" w:author="Summer 2023 updates" w:date="2024-07-31T13:42:00Z">
        <w:r w:rsidRPr="001E170B">
          <w:rPr>
            <w:rFonts w:eastAsia="Times New Roman" w:cs="Times New Roman"/>
            <w:color w:val="000000"/>
          </w:rPr>
          <w:t xml:space="preserve">Recognize their connections to various communities, and be able to responsibly engage with those communities. </w:t>
        </w:r>
      </w:ins>
    </w:p>
    <w:p w14:paraId="73607469" w14:textId="77777777" w:rsidR="001E170B" w:rsidRPr="001E170B" w:rsidRDefault="001E170B" w:rsidP="00E500FB">
      <w:pPr>
        <w:numPr>
          <w:ilvl w:val="0"/>
          <w:numId w:val="158"/>
        </w:numPr>
        <w:spacing w:after="0"/>
        <w:textAlignment w:val="baseline"/>
        <w:rPr>
          <w:ins w:id="988" w:author="Summer 2023 updates" w:date="2024-07-31T13:42:00Z"/>
          <w:rFonts w:eastAsia="Times New Roman" w:cs="Times New Roman"/>
          <w:color w:val="000000"/>
        </w:rPr>
      </w:pPr>
      <w:ins w:id="989" w:author="Summer 2023 updates" w:date="2024-07-31T13:42:00Z">
        <w:r w:rsidRPr="001E170B">
          <w:rPr>
            <w:rFonts w:eastAsia="Times New Roman" w:cs="Times New Roman"/>
            <w:color w:val="000000"/>
          </w:rPr>
          <w:t xml:space="preserve">Integrate academic learning with significant educational experiences beyond the classroom. </w:t>
        </w:r>
      </w:ins>
    </w:p>
    <w:p w14:paraId="565EDC73" w14:textId="77777777" w:rsidR="001E170B" w:rsidRPr="001E170B" w:rsidRDefault="001E170B" w:rsidP="00E500FB">
      <w:pPr>
        <w:numPr>
          <w:ilvl w:val="0"/>
          <w:numId w:val="159"/>
        </w:numPr>
        <w:spacing w:after="0"/>
        <w:textAlignment w:val="baseline"/>
        <w:rPr>
          <w:ins w:id="990" w:author="Summer 2023 updates" w:date="2024-07-31T13:42:00Z"/>
          <w:rFonts w:eastAsia="Times New Roman" w:cs="Times New Roman"/>
          <w:color w:val="000000"/>
        </w:rPr>
      </w:pPr>
      <w:ins w:id="991" w:author="Summer 2023 updates" w:date="2024-07-31T13:42:00Z">
        <w:r w:rsidRPr="001E170B">
          <w:rPr>
            <w:rFonts w:eastAsia="Times New Roman" w:cs="Times New Roman"/>
            <w:color w:val="000000"/>
          </w:rPr>
          <w:t>Develop an awareness of their own values, be able to engage in thoughtful consideration of the values of others, and understand the ethical import of their actions.</w:t>
        </w:r>
      </w:ins>
    </w:p>
    <w:p w14:paraId="103C0ECF" w14:textId="77777777" w:rsidR="001E170B" w:rsidRPr="001E170B" w:rsidRDefault="001E170B" w:rsidP="001E170B">
      <w:pPr>
        <w:spacing w:after="0"/>
        <w:ind w:left="720"/>
        <w:textAlignment w:val="baseline"/>
        <w:rPr>
          <w:ins w:id="992" w:author="Summer 2023 updates" w:date="2024-07-31T13:42:00Z"/>
          <w:rFonts w:eastAsia="Times New Roman" w:cs="Times New Roman"/>
          <w:color w:val="000000"/>
        </w:rPr>
      </w:pPr>
    </w:p>
    <w:p w14:paraId="152C19A1" w14:textId="77777777" w:rsidR="00CE7DE8" w:rsidRPr="00424939" w:rsidRDefault="008F6FDA" w:rsidP="00CE7DE8">
      <w:pPr>
        <w:spacing w:after="120"/>
        <w:rPr>
          <w:del w:id="993" w:author="Summer 2023 updates" w:date="2024-07-31T13:42:00Z"/>
          <w:rFonts w:cs="Times New Roman"/>
          <w:color w:val="000000" w:themeColor="text1"/>
        </w:rPr>
      </w:pPr>
      <w:moveFromRangeStart w:id="994" w:author="Summer 2023 updates" w:date="2024-07-31T13:42:00Z" w:name="move173325740"/>
      <w:moveFrom w:id="995" w:author="Summer 2023 updates" w:date="2024-07-31T13:42:00Z">
        <w:r w:rsidRPr="00DB6B93">
          <w:rPr>
            <w:rPrChange w:id="996" w:author="Summer 2023 updates" w:date="2024-07-31T13:42:00Z">
              <w:rPr>
                <w:color w:val="000000" w:themeColor="text1"/>
              </w:rPr>
            </w:rPrChange>
          </w:rPr>
          <w:t xml:space="preserve">  Students normally take four course credits in the Fall Term and four course credits in the Spring Term. Thus, eight course credits are completed in an academic year.  </w:t>
        </w:r>
      </w:moveFrom>
      <w:moveFromRangeEnd w:id="994"/>
      <w:del w:id="997" w:author="Summer 2023 updates" w:date="2024-07-31T13:42:00Z">
        <w:r w:rsidR="00CE7DE8" w:rsidRPr="00DB6B93">
          <w:rPr>
            <w:rFonts w:cs="Times New Roman"/>
            <w:color w:val="000000" w:themeColor="text1"/>
          </w:rPr>
          <w:delText>During optional May Term</w:delText>
        </w:r>
        <w:r w:rsidR="008C196D" w:rsidRPr="00DB6B93">
          <w:rPr>
            <w:rFonts w:cs="Times New Roman"/>
            <w:color w:val="000000" w:themeColor="text1"/>
          </w:rPr>
          <w:fldChar w:fldCharType="begin"/>
        </w:r>
        <w:r w:rsidR="008C196D" w:rsidRPr="00DB6B93">
          <w:rPr>
            <w:color w:val="000000" w:themeColor="text1"/>
          </w:rPr>
          <w:delInstrText xml:space="preserve"> XE "</w:delInstrText>
        </w:r>
        <w:r w:rsidR="008C196D" w:rsidRPr="00DB6B93">
          <w:rPr>
            <w:rFonts w:cs="Times New Roman"/>
            <w:color w:val="000000" w:themeColor="text1"/>
          </w:rPr>
          <w:delInstrText>May Term</w:delInstrText>
        </w:r>
        <w:r w:rsidR="008C196D" w:rsidRPr="00DB6B93">
          <w:rPr>
            <w:color w:val="000000" w:themeColor="text1"/>
          </w:rPr>
          <w:delInstrText xml:space="preserve">" </w:delInstrText>
        </w:r>
        <w:r w:rsidR="008C196D" w:rsidRPr="00DB6B93">
          <w:rPr>
            <w:rFonts w:cs="Times New Roman"/>
            <w:color w:val="000000" w:themeColor="text1"/>
          </w:rPr>
          <w:fldChar w:fldCharType="end"/>
        </w:r>
        <w:r w:rsidR="00CE7DE8" w:rsidRPr="00DB6B93">
          <w:rPr>
            <w:rFonts w:cs="Times New Roman"/>
            <w:color w:val="000000" w:themeColor="text1"/>
          </w:rPr>
          <w:delText xml:space="preserve">, students may enroll for up to one course credit in one of the limited selection of courses.  </w:delText>
        </w:r>
        <w:r w:rsidR="00D44F26" w:rsidRPr="00DB6B93">
          <w:rPr>
            <w:rFonts w:cs="Times New Roman"/>
            <w:color w:val="000000" w:themeColor="text1"/>
          </w:rPr>
          <w:delText xml:space="preserve">Summer term is limited in scope and is not considered a regular term. </w:delText>
        </w:r>
        <w:r w:rsidR="00CE7DE8" w:rsidRPr="00DB6B93">
          <w:rPr>
            <w:rFonts w:cs="Times New Roman"/>
            <w:color w:val="000000" w:themeColor="text1"/>
          </w:rPr>
          <w:delText xml:space="preserve">(The maximum course load is described in </w:delText>
        </w:r>
        <w:r w:rsidR="002E4B3F" w:rsidRPr="00DB6B93">
          <w:rPr>
            <w:rFonts w:cs="Times New Roman"/>
            <w:i/>
            <w:color w:val="000000" w:themeColor="text1"/>
          </w:rPr>
          <w:delText>Course Load</w:delText>
        </w:r>
        <w:r w:rsidR="00CE7DE8" w:rsidRPr="00DB6B93">
          <w:rPr>
            <w:rFonts w:cs="Times New Roman"/>
            <w:color w:val="000000" w:themeColor="text1"/>
          </w:rPr>
          <w:delText xml:space="preserve">, p. </w:delText>
        </w:r>
        <w:r w:rsidR="008930A7" w:rsidRPr="00DB6B93">
          <w:rPr>
            <w:rFonts w:cs="Times New Roman"/>
            <w:color w:val="000000" w:themeColor="text1"/>
          </w:rPr>
          <w:fldChar w:fldCharType="begin"/>
        </w:r>
        <w:r w:rsidR="008930A7" w:rsidRPr="00DB6B93">
          <w:rPr>
            <w:rFonts w:cs="Times New Roman"/>
            <w:color w:val="000000" w:themeColor="text1"/>
          </w:rPr>
          <w:delInstrText xml:space="preserve"> PAGEREF _Ref14094510 \h </w:del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delText>39</w:delText>
        </w:r>
        <w:r w:rsidR="008930A7" w:rsidRPr="00DB6B93">
          <w:rPr>
            <w:rFonts w:cs="Times New Roman"/>
            <w:color w:val="000000" w:themeColor="text1"/>
          </w:rPr>
          <w:fldChar w:fldCharType="end"/>
        </w:r>
        <w:r w:rsidR="00CE7DE8" w:rsidRPr="00DB6B93">
          <w:rPr>
            <w:rFonts w:cs="Times New Roman"/>
            <w:color w:val="000000" w:themeColor="text1"/>
          </w:rPr>
          <w:delText>).</w:delText>
        </w:r>
      </w:del>
    </w:p>
    <w:p w14:paraId="57DFF3FA" w14:textId="77777777" w:rsidR="008F6FDA" w:rsidRPr="003B4409" w:rsidRDefault="008F6FDA" w:rsidP="00713AB3">
      <w:pPr>
        <w:pStyle w:val="Heading3"/>
        <w:rPr>
          <w:moveFrom w:id="998" w:author="Summer 2023 updates" w:date="2024-07-31T13:42:00Z"/>
          <w:rStyle w:val="Strong"/>
          <w:rFonts w:ascii="Garamond" w:hAnsi="Garamond"/>
          <w:b/>
          <w:smallCaps w:val="0"/>
        </w:rPr>
      </w:pPr>
      <w:bookmarkStart w:id="999" w:name="_Toc110005143"/>
      <w:moveFromRangeStart w:id="1000" w:author="Summer 2023 updates" w:date="2024-07-31T13:42:00Z" w:name="move173325741"/>
      <w:moveFrom w:id="1001" w:author="Summer 2023 updates" w:date="2024-07-31T13:42:00Z">
        <w:r w:rsidRPr="003B4409">
          <w:rPr>
            <w:rStyle w:val="Strong"/>
            <w:rFonts w:ascii="Garamond" w:hAnsi="Garamond"/>
            <w:b/>
            <w:smallCaps w:val="0"/>
          </w:rPr>
          <w:t>MAY TERM (OPTIONAL)</w:t>
        </w:r>
        <w:bookmarkEnd w:id="999"/>
      </w:moveFrom>
    </w:p>
    <w:p w14:paraId="459FAA64" w14:textId="77777777" w:rsidR="008F6FDA" w:rsidRPr="00424939" w:rsidRDefault="008F6FDA" w:rsidP="00946594">
      <w:pPr>
        <w:rPr>
          <w:moveFrom w:id="1002" w:author="Summer 2023 updates" w:date="2024-07-31T13:42:00Z"/>
          <w:rPrChange w:id="1003" w:author="Summer 2023 updates" w:date="2024-07-31T13:42:00Z">
            <w:rPr>
              <w:moveFrom w:id="1004" w:author="Summer 2023 updates" w:date="2024-07-31T13:42:00Z"/>
              <w:color w:val="000000" w:themeColor="text1"/>
            </w:rPr>
          </w:rPrChange>
        </w:rPr>
      </w:pPr>
      <w:moveFrom w:id="1005" w:author="Summer 2023 updates" w:date="2024-07-31T13:42:00Z">
        <w:r w:rsidRPr="00424939">
          <w:rPr>
            <w:rPrChange w:id="1006" w:author="Summer 2023 updates" w:date="2024-07-31T13:42:00Z">
              <w:rPr>
                <w:color w:val="000000" w:themeColor="text1"/>
              </w:rPr>
            </w:rPrChange>
          </w:rPr>
          <w:t>Students may enroll for up to one course credit during May Term</w:t>
        </w:r>
        <w:r w:rsidRPr="00424939">
          <w:rPr>
            <w:rPrChange w:id="1007" w:author="Summer 2023 updates" w:date="2024-07-31T13:42:00Z">
              <w:rPr>
                <w:color w:val="000000" w:themeColor="text1"/>
              </w:rPr>
            </w:rPrChange>
          </w:rPr>
          <w:fldChar w:fldCharType="begin"/>
        </w:r>
        <w:r w:rsidRPr="00424939">
          <w:rPr>
            <w:rPrChange w:id="1008" w:author="Summer 2023 updates" w:date="2024-07-31T13:42:00Z">
              <w:rPr>
                <w:color w:val="000000" w:themeColor="text1"/>
              </w:rPr>
            </w:rPrChange>
          </w:rPr>
          <w:instrText xml:space="preserve"> XE "May Term" </w:instrText>
        </w:r>
        <w:r w:rsidRPr="00424939">
          <w:rPr>
            <w:rPrChange w:id="1009" w:author="Summer 2023 updates" w:date="2024-07-31T13:42:00Z">
              <w:rPr>
                <w:color w:val="000000" w:themeColor="text1"/>
              </w:rPr>
            </w:rPrChange>
          </w:rPr>
          <w:fldChar w:fldCharType="end"/>
        </w:r>
        <w:r w:rsidRPr="00424939">
          <w:rPr>
            <w:rPrChange w:id="1010" w:author="Summer 2023 updates" w:date="2024-07-31T13:42:00Z">
              <w:rPr>
                <w:color w:val="000000" w:themeColor="text1"/>
              </w:rPr>
            </w:rPrChange>
          </w:rPr>
          <w:t xml:space="preserve"> in one of the limited selection of courses.  All May Term courses require consent of instructor prior to registration.</w:t>
        </w:r>
      </w:moveFrom>
    </w:p>
    <w:p w14:paraId="19589FBD" w14:textId="77777777" w:rsidR="008F6FDA" w:rsidRPr="00424939" w:rsidRDefault="008F6FDA" w:rsidP="00946594">
      <w:pPr>
        <w:rPr>
          <w:moveFrom w:id="1011" w:author="Summer 2023 updates" w:date="2024-07-31T13:42:00Z"/>
          <w:rPrChange w:id="1012" w:author="Summer 2023 updates" w:date="2024-07-31T13:42:00Z">
            <w:rPr>
              <w:moveFrom w:id="1013" w:author="Summer 2023 updates" w:date="2024-07-31T13:42:00Z"/>
              <w:color w:val="000000" w:themeColor="text1"/>
            </w:rPr>
          </w:rPrChange>
        </w:rPr>
      </w:pPr>
      <w:moveFrom w:id="1014" w:author="Summer 2023 updates" w:date="2024-07-31T13:42:00Z">
        <w:r w:rsidRPr="00424939">
          <w:rPr>
            <w:rPrChange w:id="1015" w:author="Summer 2023 updates" w:date="2024-07-31T13:42:00Z">
              <w:rPr>
                <w:color w:val="000000" w:themeColor="text1"/>
              </w:rPr>
            </w:rPrChange>
          </w:rPr>
          <w:t>May Term</w:t>
        </w:r>
        <w:r w:rsidRPr="00424939">
          <w:rPr>
            <w:rPrChange w:id="1016" w:author="Summer 2023 updates" w:date="2024-07-31T13:42:00Z">
              <w:rPr>
                <w:color w:val="000000" w:themeColor="text1"/>
              </w:rPr>
            </w:rPrChange>
          </w:rPr>
          <w:fldChar w:fldCharType="begin"/>
        </w:r>
        <w:r w:rsidRPr="00424939">
          <w:rPr>
            <w:rPrChange w:id="1017" w:author="Summer 2023 updates" w:date="2024-07-31T13:42:00Z">
              <w:rPr>
                <w:color w:val="000000" w:themeColor="text1"/>
              </w:rPr>
            </w:rPrChange>
          </w:rPr>
          <w:instrText xml:space="preserve"> XE "May Term" </w:instrText>
        </w:r>
        <w:r w:rsidRPr="00424939">
          <w:rPr>
            <w:rPrChange w:id="1018" w:author="Summer 2023 updates" w:date="2024-07-31T13:42:00Z">
              <w:rPr>
                <w:color w:val="000000" w:themeColor="text1"/>
              </w:rPr>
            </w:rPrChange>
          </w:rPr>
          <w:fldChar w:fldCharType="end"/>
        </w:r>
        <w:r w:rsidRPr="00424939">
          <w:rPr>
            <w:rPrChange w:id="1019" w:author="Summer 2023 updates" w:date="2024-07-31T13:42:00Z">
              <w:rPr>
                <w:color w:val="000000" w:themeColor="text1"/>
              </w:rPr>
            </w:rPrChange>
          </w:rPr>
          <w:t xml:space="preserve"> courses are designed to meet at least two of the foll</w:t>
        </w:r>
        <w:r>
          <w:rPr>
            <w:rPrChange w:id="1020" w:author="Summer 2023 updates" w:date="2024-07-31T13:42:00Z">
              <w:rPr>
                <w:color w:val="000000" w:themeColor="text1"/>
              </w:rPr>
            </w:rPrChange>
          </w:rPr>
          <w:t>owing shared learning outcomes:</w:t>
        </w:r>
      </w:moveFrom>
    </w:p>
    <w:p w14:paraId="77F4CE3A" w14:textId="77777777" w:rsidR="008F6FDA" w:rsidRPr="00424939" w:rsidRDefault="008F6FDA" w:rsidP="00E500FB">
      <w:pPr>
        <w:pStyle w:val="ListParagraph"/>
        <w:numPr>
          <w:ilvl w:val="0"/>
          <w:numId w:val="80"/>
        </w:numPr>
        <w:spacing w:after="0"/>
        <w:rPr>
          <w:moveFrom w:id="1021" w:author="Summer 2023 updates" w:date="2024-07-31T13:42:00Z"/>
          <w:rFonts w:cs="Times New Roman"/>
          <w:color w:val="000000" w:themeColor="text1"/>
        </w:rPr>
      </w:pPr>
      <w:moveFrom w:id="1022" w:author="Summer 2023 updates" w:date="2024-07-31T13:42:00Z">
        <w:r w:rsidRPr="00424939">
          <w:rPr>
            <w:rFonts w:cs="Times New Roman"/>
            <w:color w:val="000000" w:themeColor="text1"/>
          </w:rPr>
          <w:t>Evaluate and engage with complex interdependent systems and demonstrate understanding across diverse contexts.</w:t>
        </w:r>
      </w:moveFrom>
    </w:p>
    <w:p w14:paraId="05988C99" w14:textId="77777777" w:rsidR="008F6FDA" w:rsidRPr="00424939" w:rsidRDefault="008F6FDA" w:rsidP="00E500FB">
      <w:pPr>
        <w:pStyle w:val="ListParagraph"/>
        <w:numPr>
          <w:ilvl w:val="0"/>
          <w:numId w:val="80"/>
        </w:numPr>
        <w:spacing w:after="0"/>
        <w:rPr>
          <w:moveFrom w:id="1023" w:author="Summer 2023 updates" w:date="2024-07-31T13:42:00Z"/>
          <w:rFonts w:cs="Times New Roman"/>
          <w:color w:val="000000" w:themeColor="text1"/>
        </w:rPr>
      </w:pPr>
      <w:moveFrom w:id="1024" w:author="Summer 2023 updates" w:date="2024-07-31T13:42:00Z">
        <w:r w:rsidRPr="00424939">
          <w:rPr>
            <w:rFonts w:cs="Times New Roman"/>
            <w:color w:val="000000" w:themeColor="text1"/>
          </w:rPr>
          <w:t>Critically describe and break apart issues or problems through systematic analysis and illustrate logic for conclusions.</w:t>
        </w:r>
      </w:moveFrom>
    </w:p>
    <w:p w14:paraId="48567112" w14:textId="77777777" w:rsidR="008F6FDA" w:rsidRPr="00424939" w:rsidRDefault="008F6FDA" w:rsidP="00E500FB">
      <w:pPr>
        <w:pStyle w:val="ListParagraph"/>
        <w:numPr>
          <w:ilvl w:val="0"/>
          <w:numId w:val="80"/>
        </w:numPr>
        <w:spacing w:after="120"/>
        <w:contextualSpacing w:val="0"/>
        <w:rPr>
          <w:moveFrom w:id="1025" w:author="Summer 2023 updates" w:date="2024-07-31T13:42:00Z"/>
          <w:rFonts w:cs="Times New Roman"/>
          <w:color w:val="000000" w:themeColor="text1"/>
        </w:rPr>
      </w:pPr>
      <w:moveFrom w:id="1026" w:author="Summer 2023 updates" w:date="2024-07-31T13:42:00Z">
        <w:r w:rsidRPr="00424939">
          <w:rPr>
            <w:rFonts w:cs="Times New Roman"/>
            <w:color w:val="000000" w:themeColor="text1"/>
          </w:rPr>
          <w:t>Engage with experiential learning practices such as learning by doing, while utilizing abilities to think critically, problem solve and make connections between knowledge gained in the classroom and experience beyond.</w:t>
        </w:r>
      </w:moveFrom>
    </w:p>
    <w:p w14:paraId="093C4474" w14:textId="77777777" w:rsidR="008F6FDA" w:rsidRDefault="008F6FDA" w:rsidP="00946594">
      <w:pPr>
        <w:rPr>
          <w:moveFrom w:id="1027" w:author="Summer 2023 updates" w:date="2024-07-31T13:42:00Z"/>
          <w:rPrChange w:id="1028" w:author="Summer 2023 updates" w:date="2024-07-31T13:42:00Z">
            <w:rPr>
              <w:moveFrom w:id="1029" w:author="Summer 2023 updates" w:date="2024-07-31T13:42:00Z"/>
              <w:color w:val="000000" w:themeColor="text1"/>
            </w:rPr>
          </w:rPrChange>
        </w:rPr>
        <w:pPrChange w:id="1030" w:author="Summer 2023 updates" w:date="2024-07-31T13:42:00Z">
          <w:pPr>
            <w:spacing w:after="120"/>
          </w:pPr>
        </w:pPrChange>
      </w:pPr>
      <w:moveFrom w:id="1031" w:author="Summer 2023 updates" w:date="2024-07-31T13:42:00Z">
        <w:r w:rsidRPr="00424939">
          <w:rPr>
            <w:rPrChange w:id="1032" w:author="Summer 2023 updates" w:date="2024-07-31T13:42:00Z">
              <w:rPr>
                <w:color w:val="000000" w:themeColor="text1"/>
              </w:rPr>
            </w:rPrChange>
          </w:rPr>
          <w:t xml:space="preserve">May </w:t>
        </w:r>
        <w:r>
          <w:rPr>
            <w:rPrChange w:id="1033" w:author="Summer 2023 updates" w:date="2024-07-31T13:42:00Z">
              <w:rPr>
                <w:color w:val="000000" w:themeColor="text1"/>
              </w:rPr>
            </w:rPrChange>
          </w:rPr>
          <w:t>T</w:t>
        </w:r>
        <w:r w:rsidRPr="00424939">
          <w:rPr>
            <w:rPrChange w:id="1034" w:author="Summer 2023 updates" w:date="2024-07-31T13:42:00Z">
              <w:rPr>
                <w:color w:val="000000" w:themeColor="text1"/>
              </w:rPr>
            </w:rPrChange>
          </w:rPr>
          <w:t xml:space="preserve">erm courses are expected to have the same amount of contact time and academic rigor per course credit as courses which meet over a Fall or Spring </w:t>
        </w:r>
        <w:r>
          <w:rPr>
            <w:rPrChange w:id="1035" w:author="Summer 2023 updates" w:date="2024-07-31T13:42:00Z">
              <w:rPr>
                <w:color w:val="000000" w:themeColor="text1"/>
              </w:rPr>
            </w:rPrChange>
          </w:rPr>
          <w:t>T</w:t>
        </w:r>
        <w:r w:rsidRPr="00424939">
          <w:rPr>
            <w:rPrChange w:id="1036" w:author="Summer 2023 updates" w:date="2024-07-31T13:42:00Z">
              <w:rPr>
                <w:color w:val="000000" w:themeColor="text1"/>
              </w:rPr>
            </w:rPrChange>
          </w:rPr>
          <w:t xml:space="preserve">erm.  For every 1 course credit of May term students are expected to complete 140 </w:t>
        </w:r>
      </w:moveFrom>
      <w:moveFromRangeEnd w:id="1000"/>
      <w:del w:id="1037" w:author="Summer 2023 updates" w:date="2024-07-31T13:42:00Z">
        <w:r w:rsidR="00BC0A72" w:rsidRPr="00424939">
          <w:rPr>
            <w:rFonts w:cs="Times New Roman"/>
            <w:color w:val="000000" w:themeColor="text1"/>
          </w:rPr>
          <w:delText>hours of work.  Such contact time includes class meetings, lectures by the instructor, supervised course related activities and independent out of class activities.</w:delText>
        </w:r>
      </w:del>
      <w:moveFromRangeStart w:id="1038" w:author="Summer 2023 updates" w:date="2024-07-31T13:42:00Z" w:name="move173325742"/>
      <w:moveFrom w:id="1039" w:author="Summer 2023 updates" w:date="2024-07-31T13:42:00Z">
        <w:r w:rsidRPr="00424939">
          <w:rPr>
            <w:rPrChange w:id="1040" w:author="Summer 2023 updates" w:date="2024-07-31T13:42:00Z">
              <w:rPr>
                <w:color w:val="000000" w:themeColor="text1"/>
              </w:rPr>
            </w:rPrChange>
          </w:rPr>
          <w:t>  Off</w:t>
        </w:r>
        <w:r>
          <w:rPr>
            <w:rPrChange w:id="1041" w:author="Summer 2023 updates" w:date="2024-07-31T13:42:00Z">
              <w:rPr>
                <w:color w:val="000000" w:themeColor="text1"/>
              </w:rPr>
            </w:rPrChange>
          </w:rPr>
          <w:t>-</w:t>
        </w:r>
        <w:r w:rsidRPr="00424939">
          <w:rPr>
            <w:rPrChange w:id="1042" w:author="Summer 2023 updates" w:date="2024-07-31T13:42:00Z">
              <w:rPr>
                <w:color w:val="000000" w:themeColor="text1"/>
              </w:rPr>
            </w:rPrChange>
          </w:rPr>
          <w:t>campus May Term courses at an off-campus location provide certain educational benefits through site visits, guest lectures, etc., that also contribute to the contact time for the course.</w:t>
        </w:r>
      </w:moveFrom>
    </w:p>
    <w:p w14:paraId="681AD5E7" w14:textId="77777777" w:rsidR="00CE7DE8" w:rsidRPr="00424939" w:rsidRDefault="00CE7DE8" w:rsidP="001E3893">
      <w:pPr>
        <w:pStyle w:val="Heading3"/>
        <w:rPr>
          <w:del w:id="1043" w:author="Summer 2023 updates" w:date="2024-07-31T13:42:00Z"/>
          <w:rStyle w:val="Strong"/>
          <w:rFonts w:ascii="Garamond" w:hAnsi="Garamond" w:cstheme="majorBidi"/>
          <w:b/>
          <w:bCs w:val="0"/>
          <w:smallCaps w:val="0"/>
          <w:sz w:val="26"/>
        </w:rPr>
      </w:pPr>
      <w:bookmarkStart w:id="1044" w:name="_Toc110005144"/>
      <w:moveFromRangeEnd w:id="1038"/>
      <w:del w:id="1045" w:author="Summer 2023 updates" w:date="2024-07-31T13:42:00Z">
        <w:r w:rsidRPr="00424939">
          <w:rPr>
            <w:rStyle w:val="Strong"/>
            <w:rFonts w:ascii="Garamond" w:hAnsi="Garamond" w:cstheme="majorBidi"/>
            <w:b/>
            <w:bCs w:val="0"/>
            <w:smallCaps w:val="0"/>
            <w:sz w:val="26"/>
          </w:rPr>
          <w:delText>COE PLAN</w:delText>
        </w:r>
        <w:bookmarkEnd w:id="1044"/>
      </w:del>
    </w:p>
    <w:p w14:paraId="688CEEDC" w14:textId="77777777" w:rsidR="00CE7DE8" w:rsidRPr="00424939" w:rsidRDefault="00CE7DE8" w:rsidP="00CE7DE8">
      <w:pPr>
        <w:rPr>
          <w:del w:id="1046" w:author="Summer 2023 updates" w:date="2024-07-31T13:42:00Z"/>
          <w:rFonts w:cs="Times New Roman"/>
          <w:color w:val="000000" w:themeColor="text1"/>
        </w:rPr>
      </w:pPr>
      <w:del w:id="1047" w:author="Summer 2023 updates" w:date="2024-07-31T13:42:00Z">
        <w:r w:rsidRPr="00424939">
          <w:rPr>
            <w:rFonts w:cs="Times New Roman"/>
            <w:color w:val="000000" w:themeColor="text1"/>
          </w:rPr>
          <w:delText xml:space="preserve">Coe College’s requirements for graduation, commonly known as the </w:delText>
        </w:r>
        <w:r w:rsidRPr="00424939">
          <w:rPr>
            <w:rFonts w:cs="Times New Roman"/>
            <w:i/>
            <w:color w:val="000000" w:themeColor="text1"/>
          </w:rPr>
          <w:delText>Coe Plan</w:delText>
        </w:r>
        <w:r w:rsidRPr="00424939">
          <w:rPr>
            <w:rFonts w:cs="Times New Roman"/>
            <w:color w:val="000000" w:themeColor="text1"/>
          </w:rPr>
          <w:delText xml:space="preserve"> were developed with the following outcomes in mind:</w:delText>
        </w:r>
      </w:del>
    </w:p>
    <w:p w14:paraId="01B45600" w14:textId="77777777" w:rsidR="00CE7DE8" w:rsidRPr="00424939" w:rsidRDefault="00CE7DE8" w:rsidP="000F1A77">
      <w:pPr>
        <w:pStyle w:val="ListParagraph"/>
        <w:numPr>
          <w:ilvl w:val="0"/>
          <w:numId w:val="80"/>
        </w:numPr>
        <w:spacing w:after="0"/>
        <w:rPr>
          <w:del w:id="1048" w:author="Summer 2023 updates" w:date="2024-07-31T13:42:00Z"/>
          <w:rFonts w:cs="Times New Roman"/>
          <w:color w:val="000000" w:themeColor="text1"/>
        </w:rPr>
      </w:pPr>
      <w:del w:id="1049" w:author="Summer 2023 updates" w:date="2024-07-31T13:42:00Z">
        <w:r w:rsidRPr="00424939">
          <w:rPr>
            <w:rFonts w:cs="Times New Roman"/>
            <w:color w:val="000000" w:themeColor="text1"/>
          </w:rPr>
          <w:delText>Creation of a bridge from high school to Coe College that helps students understand the importance of a liberal arts education, the ways to develop the skills needed by any learner, and the opportunities they will have by going to Coe College.</w:delText>
        </w:r>
      </w:del>
    </w:p>
    <w:p w14:paraId="7E53FCF0" w14:textId="77777777" w:rsidR="00CE7DE8" w:rsidRPr="00424939" w:rsidRDefault="00CE7DE8" w:rsidP="000F1A77">
      <w:pPr>
        <w:pStyle w:val="ListParagraph"/>
        <w:numPr>
          <w:ilvl w:val="0"/>
          <w:numId w:val="80"/>
        </w:numPr>
        <w:spacing w:after="0"/>
        <w:rPr>
          <w:del w:id="1050" w:author="Summer 2023 updates" w:date="2024-07-31T13:42:00Z"/>
          <w:rFonts w:cs="Times New Roman"/>
          <w:color w:val="000000" w:themeColor="text1"/>
        </w:rPr>
      </w:pPr>
      <w:del w:id="1051" w:author="Summer 2023 updates" w:date="2024-07-31T13:42:00Z">
        <w:r w:rsidRPr="00424939">
          <w:rPr>
            <w:rFonts w:cs="Times New Roman"/>
            <w:color w:val="000000" w:themeColor="text1"/>
          </w:rPr>
          <w:delText>Development of required curriculum that exposes the students to ways of learning in various contexts, big ideas in a myriad of disciplines, ways of being and understanding of cultures around the world, and processes to develop the skills needed by any learner.</w:delText>
        </w:r>
      </w:del>
    </w:p>
    <w:p w14:paraId="771B7334" w14:textId="77777777" w:rsidR="00CE7DE8" w:rsidRPr="00424939" w:rsidRDefault="00CE7DE8" w:rsidP="000F1A77">
      <w:pPr>
        <w:pStyle w:val="ListParagraph"/>
        <w:numPr>
          <w:ilvl w:val="0"/>
          <w:numId w:val="80"/>
        </w:numPr>
        <w:spacing w:after="120"/>
        <w:contextualSpacing w:val="0"/>
        <w:rPr>
          <w:del w:id="1052" w:author="Summer 2023 updates" w:date="2024-07-31T13:42:00Z"/>
          <w:rFonts w:cs="Times New Roman"/>
          <w:color w:val="000000" w:themeColor="text1"/>
        </w:rPr>
      </w:pPr>
      <w:del w:id="1053" w:author="Summer 2023 updates" w:date="2024-07-31T13:42:00Z">
        <w:r w:rsidRPr="00424939">
          <w:rPr>
            <w:rFonts w:cs="Times New Roman"/>
            <w:color w:val="000000" w:themeColor="text1"/>
          </w:rPr>
          <w:delText>Creation of a bridge from Coe College to life after Coe.</w:delText>
        </w:r>
      </w:del>
    </w:p>
    <w:p w14:paraId="6B10C54E" w14:textId="1E14AA61" w:rsidR="001E170B" w:rsidRDefault="001E170B" w:rsidP="001E170B">
      <w:pPr>
        <w:spacing w:after="200"/>
        <w:rPr>
          <w:color w:val="000000"/>
          <w:rPrChange w:id="1054" w:author="Summer 2023 updates" w:date="2024-07-31T13:42:00Z">
            <w:rPr>
              <w:color w:val="000000" w:themeColor="text1"/>
            </w:rPr>
          </w:rPrChange>
        </w:rPr>
        <w:pPrChange w:id="1055" w:author="Summer 2023 updates" w:date="2024-07-31T13:42:00Z">
          <w:pPr>
            <w:spacing w:after="120"/>
          </w:pPr>
        </w:pPrChange>
      </w:pPr>
      <w:r w:rsidRPr="001E170B">
        <w:rPr>
          <w:color w:val="000000"/>
          <w:rPrChange w:id="1056" w:author="Summer 2023 updates" w:date="2024-07-31T13:42:00Z">
            <w:rPr>
              <w:color w:val="000000" w:themeColor="text1"/>
            </w:rPr>
          </w:rPrChange>
        </w:rPr>
        <w:t>These outcomes are met through the College’s First-Year Experience</w:t>
      </w:r>
      <w:r w:rsidRPr="001E170B">
        <w:rPr>
          <w:color w:val="000000"/>
          <w:rPrChange w:id="1057" w:author="Summer 2023 updates" w:date="2024-07-31T13:42:00Z">
            <w:rPr>
              <w:color w:val="000000" w:themeColor="text1"/>
            </w:rPr>
          </w:rPrChange>
        </w:rPr>
        <w:fldChar w:fldCharType="begin"/>
      </w:r>
      <w:r w:rsidRPr="001E170B">
        <w:rPr>
          <w:color w:val="000000"/>
          <w:rPrChange w:id="1058" w:author="Summer 2023 updates" w:date="2024-07-31T13:42:00Z">
            <w:rPr>
              <w:color w:val="000000" w:themeColor="text1"/>
            </w:rPr>
          </w:rPrChange>
        </w:rPr>
        <w:instrText xml:space="preserve"> XE "First-Year Experience" </w:instrText>
      </w:r>
      <w:r w:rsidRPr="001E170B">
        <w:rPr>
          <w:color w:val="000000"/>
          <w:rPrChange w:id="1059" w:author="Summer 2023 updates" w:date="2024-07-31T13:42:00Z">
            <w:rPr>
              <w:color w:val="000000" w:themeColor="text1"/>
            </w:rPr>
          </w:rPrChange>
        </w:rPr>
        <w:fldChar w:fldCharType="end"/>
      </w:r>
      <w:r w:rsidRPr="001E170B">
        <w:rPr>
          <w:color w:val="000000"/>
          <w:rPrChange w:id="1060" w:author="Summer 2023 updates" w:date="2024-07-31T13:42:00Z">
            <w:rPr>
              <w:color w:val="000000" w:themeColor="text1"/>
            </w:rPr>
          </w:rPrChange>
        </w:rPr>
        <w:t>, General Education</w:t>
      </w:r>
      <w:r w:rsidRPr="001E170B">
        <w:rPr>
          <w:color w:val="000000"/>
          <w:rPrChange w:id="1061" w:author="Summer 2023 updates" w:date="2024-07-31T13:42:00Z">
            <w:rPr>
              <w:color w:val="000000" w:themeColor="text1"/>
            </w:rPr>
          </w:rPrChange>
        </w:rPr>
        <w:fldChar w:fldCharType="begin"/>
      </w:r>
      <w:r w:rsidRPr="001E170B">
        <w:rPr>
          <w:color w:val="000000"/>
          <w:rPrChange w:id="1062" w:author="Summer 2023 updates" w:date="2024-07-31T13:42:00Z">
            <w:rPr>
              <w:color w:val="000000" w:themeColor="text1"/>
            </w:rPr>
          </w:rPrChange>
        </w:rPr>
        <w:instrText xml:space="preserve"> XE "Education" </w:instrText>
      </w:r>
      <w:r w:rsidRPr="001E170B">
        <w:rPr>
          <w:color w:val="000000"/>
          <w:rPrChange w:id="1063" w:author="Summer 2023 updates" w:date="2024-07-31T13:42:00Z">
            <w:rPr>
              <w:color w:val="000000" w:themeColor="text1"/>
            </w:rPr>
          </w:rPrChange>
        </w:rPr>
        <w:fldChar w:fldCharType="end"/>
      </w:r>
      <w:r w:rsidRPr="001E170B">
        <w:rPr>
          <w:color w:val="000000"/>
          <w:rPrChange w:id="1064" w:author="Summer 2023 updates" w:date="2024-07-31T13:42:00Z">
            <w:rPr>
              <w:color w:val="000000" w:themeColor="text1"/>
            </w:rPr>
          </w:rPrChange>
        </w:rPr>
        <w:t xml:space="preserve"> </w:t>
      </w:r>
      <w:del w:id="1065" w:author="Summer 2023 updates" w:date="2024-07-31T13:42:00Z">
        <w:r w:rsidR="00CE7DE8" w:rsidRPr="00424939">
          <w:rPr>
            <w:rFonts w:cs="Times New Roman"/>
            <w:color w:val="000000" w:themeColor="text1"/>
          </w:rPr>
          <w:delText>program</w:delText>
        </w:r>
      </w:del>
      <w:ins w:id="1066" w:author="Summer 2023 updates" w:date="2024-07-31T13:42:00Z">
        <w:r w:rsidRPr="001E170B">
          <w:rPr>
            <w:rFonts w:eastAsia="Times New Roman" w:cs="Times New Roman"/>
            <w:color w:val="000000"/>
          </w:rPr>
          <w:t>Distribution</w:t>
        </w:r>
      </w:ins>
      <w:r w:rsidRPr="001E170B">
        <w:rPr>
          <w:color w:val="000000"/>
          <w:rPrChange w:id="1067" w:author="Summer 2023 updates" w:date="2024-07-31T13:42:00Z">
            <w:rPr>
              <w:color w:val="000000" w:themeColor="text1"/>
            </w:rPr>
          </w:rPrChange>
        </w:rPr>
        <w:t>, Writing</w:t>
      </w:r>
      <w:r w:rsidRPr="001E170B">
        <w:rPr>
          <w:color w:val="000000"/>
          <w:rPrChange w:id="1068" w:author="Summer 2023 updates" w:date="2024-07-31T13:42:00Z">
            <w:rPr>
              <w:color w:val="000000" w:themeColor="text1"/>
            </w:rPr>
          </w:rPrChange>
        </w:rPr>
        <w:fldChar w:fldCharType="begin"/>
      </w:r>
      <w:r w:rsidRPr="001E170B">
        <w:rPr>
          <w:color w:val="000000"/>
          <w:rPrChange w:id="1069" w:author="Summer 2023 updates" w:date="2024-07-31T13:42:00Z">
            <w:rPr>
              <w:color w:val="000000" w:themeColor="text1"/>
            </w:rPr>
          </w:rPrChange>
        </w:rPr>
        <w:instrText xml:space="preserve"> XE "</w:instrText>
      </w:r>
      <w:r w:rsidRPr="001E170B">
        <w:rPr>
          <w:smallCaps/>
          <w:color w:val="000000"/>
          <w:rPrChange w:id="1070" w:author="Summer 2023 updates" w:date="2024-07-31T13:42:00Z">
            <w:rPr>
              <w:b/>
              <w:smallCaps/>
              <w:color w:val="000000" w:themeColor="text1"/>
            </w:rPr>
          </w:rPrChange>
        </w:rPr>
        <w:instrText>Writing</w:instrText>
      </w:r>
      <w:r w:rsidRPr="001E170B">
        <w:rPr>
          <w:color w:val="000000"/>
          <w:rPrChange w:id="1071" w:author="Summer 2023 updates" w:date="2024-07-31T13:42:00Z">
            <w:rPr>
              <w:color w:val="000000" w:themeColor="text1"/>
            </w:rPr>
          </w:rPrChange>
        </w:rPr>
        <w:instrText xml:space="preserve">" </w:instrText>
      </w:r>
      <w:r w:rsidRPr="001E170B">
        <w:rPr>
          <w:color w:val="000000"/>
          <w:rPrChange w:id="1072" w:author="Summer 2023 updates" w:date="2024-07-31T13:42:00Z">
            <w:rPr>
              <w:color w:val="000000" w:themeColor="text1"/>
            </w:rPr>
          </w:rPrChange>
        </w:rPr>
        <w:fldChar w:fldCharType="end"/>
      </w:r>
      <w:r w:rsidRPr="001E170B">
        <w:rPr>
          <w:color w:val="000000"/>
          <w:rPrChange w:id="1073" w:author="Summer 2023 updates" w:date="2024-07-31T13:42:00Z">
            <w:rPr>
              <w:color w:val="000000" w:themeColor="text1"/>
            </w:rPr>
          </w:rPrChange>
        </w:rPr>
        <w:t xml:space="preserve"> Emphasis courses, </w:t>
      </w:r>
      <w:ins w:id="1074" w:author="Summer 2023 updates" w:date="2024-07-31T13:42:00Z">
        <w:r w:rsidRPr="001E170B">
          <w:rPr>
            <w:rFonts w:eastAsia="Times New Roman" w:cs="Times New Roman"/>
            <w:color w:val="000000"/>
          </w:rPr>
          <w:t xml:space="preserve">a focused Area of Study </w:t>
        </w:r>
      </w:ins>
      <w:r w:rsidRPr="001E170B">
        <w:rPr>
          <w:color w:val="000000"/>
          <w:rPrChange w:id="1075" w:author="Summer 2023 updates" w:date="2024-07-31T13:42:00Z">
            <w:rPr>
              <w:color w:val="000000" w:themeColor="text1"/>
            </w:rPr>
          </w:rPrChange>
        </w:rPr>
        <w:t>and the College’s Practicum experiences</w:t>
      </w:r>
      <w:del w:id="1076" w:author="Summer 2023 updates" w:date="2024-07-31T13:42:00Z">
        <w:r w:rsidR="00CE7DE8" w:rsidRPr="00424939">
          <w:rPr>
            <w:rFonts w:cs="Times New Roman"/>
            <w:color w:val="000000" w:themeColor="text1"/>
          </w:rPr>
          <w:delText xml:space="preserve"> and areas of </w:delText>
        </w:r>
        <w:r w:rsidR="00E56CDC">
          <w:rPr>
            <w:rFonts w:cs="Times New Roman"/>
            <w:color w:val="000000" w:themeColor="text1"/>
          </w:rPr>
          <w:delText>study</w:delText>
        </w:r>
        <w:r w:rsidR="00CE7DE8" w:rsidRPr="00424939">
          <w:rPr>
            <w:rFonts w:cs="Times New Roman"/>
            <w:color w:val="000000" w:themeColor="text1"/>
          </w:rPr>
          <w:delText>, described in this section of the Catalog</w:delText>
        </w:r>
      </w:del>
      <w:r w:rsidRPr="001E170B">
        <w:rPr>
          <w:color w:val="000000"/>
          <w:rPrChange w:id="1077" w:author="Summer 2023 updates" w:date="2024-07-31T13:42:00Z">
            <w:rPr>
              <w:color w:val="000000" w:themeColor="text1"/>
            </w:rPr>
          </w:rPrChange>
        </w:rPr>
        <w:t>.</w:t>
      </w:r>
    </w:p>
    <w:p w14:paraId="19D91D23" w14:textId="77777777" w:rsidR="00CE7DE8" w:rsidRPr="00424939" w:rsidRDefault="00CE7DE8" w:rsidP="00CE7DE8">
      <w:pPr>
        <w:rPr>
          <w:del w:id="1078" w:author="Summer 2023 updates" w:date="2024-07-31T13:42:00Z"/>
          <w:rStyle w:val="Strong"/>
          <w:rFonts w:ascii="Garamond" w:hAnsi="Garamond"/>
          <w:smallCaps w:val="0"/>
          <w:color w:val="000000" w:themeColor="text1"/>
        </w:rPr>
      </w:pPr>
      <w:del w:id="1079" w:author="Summer 2023 updates" w:date="2024-07-31T13:42:00Z">
        <w:r w:rsidRPr="00424939">
          <w:rPr>
            <w:rStyle w:val="Strong"/>
            <w:rFonts w:ascii="Garamond" w:hAnsi="Garamond"/>
            <w:smallCaps w:val="0"/>
            <w:color w:val="000000" w:themeColor="text1"/>
          </w:rPr>
          <w:br w:type="page"/>
        </w:r>
      </w:del>
    </w:p>
    <w:p w14:paraId="393F8FA6" w14:textId="77777777" w:rsidR="004424C3" w:rsidRPr="00137B34" w:rsidRDefault="000B1C47" w:rsidP="00713AB3">
      <w:pPr>
        <w:pStyle w:val="Heading3"/>
        <w:rPr>
          <w:moveFrom w:id="1080" w:author="Summer 2023 updates" w:date="2024-07-31T13:42:00Z"/>
          <w:rStyle w:val="Strong"/>
          <w:rFonts w:ascii="Garamond" w:hAnsi="Garamond" w:cstheme="majorBidi"/>
          <w:b/>
          <w:bCs w:val="0"/>
          <w:smallCaps w:val="0"/>
          <w:sz w:val="26"/>
        </w:rPr>
      </w:pPr>
      <w:bookmarkStart w:id="1081" w:name="_Toc110005145"/>
      <w:moveFromRangeStart w:id="1082" w:author="Summer 2023 updates" w:date="2024-07-31T13:42:00Z" w:name="move173325743"/>
      <w:moveFrom w:id="1083" w:author="Summer 2023 updates" w:date="2024-07-31T13:42:00Z">
        <w:r w:rsidRPr="00137B34">
          <w:rPr>
            <w:rStyle w:val="Strong"/>
            <w:rFonts w:ascii="Garamond" w:hAnsi="Garamond" w:cstheme="majorBidi"/>
            <w:b/>
            <w:bCs w:val="0"/>
            <w:smallCaps w:val="0"/>
            <w:sz w:val="26"/>
          </w:rPr>
          <w:t>GRADUATION REQUIREMENTS</w:t>
        </w:r>
        <w:bookmarkEnd w:id="1081"/>
      </w:moveFrom>
    </w:p>
    <w:p w14:paraId="666D72E9" w14:textId="77777777" w:rsidR="00E434E1" w:rsidRPr="00424939" w:rsidRDefault="00E434E1" w:rsidP="00231606">
      <w:pPr>
        <w:pStyle w:val="ListParagraph"/>
        <w:ind w:left="0"/>
        <w:rPr>
          <w:del w:id="1084" w:author="Summer 2023 updates" w:date="2024-07-31T13:42:00Z"/>
          <w:rFonts w:cs="Times New Roman"/>
          <w:color w:val="000000" w:themeColor="text1"/>
        </w:rPr>
      </w:pPr>
      <w:bookmarkStart w:id="1085" w:name="_Toc141355660"/>
      <w:moveFromRangeEnd w:id="1082"/>
      <w:del w:id="1086" w:author="Summer 2023 updates" w:date="2024-07-31T13:42:00Z">
        <w:r w:rsidRPr="00424939">
          <w:rPr>
            <w:rFonts w:cs="Times New Roman"/>
            <w:color w:val="000000" w:themeColor="text1"/>
          </w:rPr>
          <w:delText xml:space="preserve">All students who graduate from Coe College must </w:delText>
        </w:r>
        <w:r w:rsidR="00FA48F9">
          <w:rPr>
            <w:rFonts w:cs="Times New Roman"/>
            <w:color w:val="000000" w:themeColor="text1"/>
          </w:rPr>
          <w:delText xml:space="preserve">complete at least one major and </w:delText>
        </w:r>
        <w:r w:rsidRPr="00424939">
          <w:rPr>
            <w:rFonts w:cs="Times New Roman"/>
            <w:color w:val="000000" w:themeColor="text1"/>
          </w:rPr>
          <w:delText>earn at least 32 course credits (cc) with grades leading to a cumulative grade point average (GPA</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GPA</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of 2.0 or higher.  (</w:delText>
        </w:r>
        <w:r w:rsidR="00A053A6" w:rsidRPr="00424939">
          <w:rPr>
            <w:rFonts w:eastAsia="EB Garamond" w:cs="Times New Roman"/>
            <w:i/>
            <w:color w:val="000000" w:themeColor="text1"/>
          </w:rPr>
          <w:delText>The course is the unit of academic credit.</w:delText>
        </w:r>
        <w:r w:rsidR="00037DC7" w:rsidRPr="00037DC7">
          <w:rPr>
            <w:rFonts w:eastAsia="EB Garamond" w:cs="Times New Roman"/>
            <w:color w:val="000000" w:themeColor="text1"/>
          </w:rPr>
          <w:delText>)</w:delText>
        </w:r>
        <w:r w:rsidR="00A053A6" w:rsidRPr="00424939">
          <w:rPr>
            <w:rFonts w:eastAsia="EB Garamond" w:cs="Times New Roman"/>
            <w:b/>
            <w:color w:val="000000" w:themeColor="text1"/>
          </w:rPr>
          <w:delText xml:space="preserve"> </w:delText>
        </w:r>
        <w:r w:rsidR="00A053A6" w:rsidRPr="00424939">
          <w:rPr>
            <w:rFonts w:eastAsia="EB Garamond Medium" w:cs="Times New Roman"/>
            <w:color w:val="000000" w:themeColor="text1"/>
          </w:rPr>
          <w:delText xml:space="preserve"> Courses are one credit unless otherwise indicated.  </w:delText>
        </w:r>
      </w:del>
      <w:moveFromRangeStart w:id="1087" w:author="Summer 2023 updates" w:date="2024-07-31T13:42:00Z" w:name="move173325744"/>
      <w:moveFrom w:id="1088" w:author="Summer 2023 updates" w:date="2024-07-31T13:42:00Z">
        <w:r w:rsidR="00A053A6" w:rsidRPr="009C39EF">
          <w:rPr>
            <w:rPrChange w:id="1089" w:author="Summer 2023 updates" w:date="2024-07-31T13:42:00Z">
              <w:rPr>
                <w:color w:val="000000" w:themeColor="text1"/>
              </w:rPr>
            </w:rPrChange>
          </w:rPr>
          <w:t>Students are expected to complete 180 hours of work to earn one course credit, although class times vary from course to course.</w:t>
        </w:r>
        <w:r w:rsidRPr="009C39EF">
          <w:rPr>
            <w:rPrChange w:id="1090" w:author="Summer 2023 updates" w:date="2024-07-31T13:42:00Z">
              <w:rPr>
                <w:color w:val="000000" w:themeColor="text1"/>
              </w:rPr>
            </w:rPrChange>
          </w:rPr>
          <w:t xml:space="preserve">  </w:t>
        </w:r>
      </w:moveFrom>
      <w:moveFromRangeEnd w:id="1087"/>
      <w:del w:id="1091" w:author="Summer 2023 updates" w:date="2024-07-31T13:42:00Z">
        <w:r w:rsidR="00A053A6" w:rsidRPr="00424939">
          <w:rPr>
            <w:rFonts w:eastAsia="EB Garamond Medium" w:cs="Times New Roman"/>
            <w:color w:val="000000" w:themeColor="text1"/>
          </w:rPr>
          <w:delText>Other institutions may convert Coe credit to their system by considering one course credit to be 6 quarter hours, or 4 semester hours.</w:delText>
        </w:r>
        <w:r w:rsidRPr="00424939">
          <w:rPr>
            <w:rFonts w:cs="Times New Roman"/>
            <w:color w:val="000000" w:themeColor="text1"/>
          </w:rPr>
          <w:delText xml:space="preserve">)  No more than a total of two course credits from courses which are less than </w:delText>
        </w:r>
        <w:r w:rsidR="00E11D4F">
          <w:rPr>
            <w:rFonts w:cs="Times New Roman"/>
            <w:color w:val="000000" w:themeColor="text1"/>
          </w:rPr>
          <w:delText>0</w:delText>
        </w:r>
        <w:r w:rsidRPr="00424939">
          <w:rPr>
            <w:rFonts w:cs="Times New Roman"/>
            <w:color w:val="000000" w:themeColor="text1"/>
          </w:rPr>
          <w:delText>.5 credit can be used to meet the 32-credit graduation requirement.  No more than eight course credits earned of Advanced Placement</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Advanced Placement</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or International Baccalaureate</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International Baccalaureate</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credit can be used to </w:delText>
        </w:r>
        <w:r w:rsidR="00BF53B3" w:rsidRPr="00424939">
          <w:rPr>
            <w:rFonts w:cs="Times New Roman"/>
            <w:color w:val="000000" w:themeColor="text1"/>
          </w:rPr>
          <w:delText>satisfy</w:delText>
        </w:r>
        <w:r w:rsidRPr="00424939">
          <w:rPr>
            <w:rFonts w:cs="Times New Roman"/>
            <w:color w:val="000000" w:themeColor="text1"/>
          </w:rPr>
          <w:delText xml:space="preserve"> this requirement.</w:delText>
        </w:r>
      </w:del>
    </w:p>
    <w:p w14:paraId="0FDE4471" w14:textId="77777777" w:rsidR="004424C3" w:rsidRPr="00424939" w:rsidRDefault="004424C3" w:rsidP="00231606">
      <w:pPr>
        <w:rPr>
          <w:del w:id="1092" w:author="Summer 2023 updates" w:date="2024-07-31T13:42:00Z"/>
          <w:rFonts w:cs="Times New Roman"/>
          <w:color w:val="000000" w:themeColor="text1"/>
        </w:rPr>
      </w:pPr>
      <w:del w:id="1093" w:author="Summer 2023 updates" w:date="2024-07-31T13:42:00Z">
        <w:r w:rsidRPr="00424939">
          <w:rPr>
            <w:rFonts w:cs="Times New Roman"/>
            <w:color w:val="000000" w:themeColor="text1"/>
          </w:rPr>
          <w:delText>Students must meet one of the following requirements:</w:delText>
        </w:r>
      </w:del>
    </w:p>
    <w:p w14:paraId="5CF456D3" w14:textId="77777777" w:rsidR="001055AD" w:rsidRPr="00424939" w:rsidRDefault="001055AD" w:rsidP="000F1A77">
      <w:pPr>
        <w:pStyle w:val="ListParagraph"/>
        <w:numPr>
          <w:ilvl w:val="0"/>
          <w:numId w:val="80"/>
        </w:numPr>
        <w:spacing w:after="0"/>
        <w:ind w:left="360" w:hanging="360"/>
        <w:rPr>
          <w:del w:id="1094" w:author="Summer 2023 updates" w:date="2024-07-31T13:42:00Z"/>
          <w:rFonts w:cs="Times New Roman"/>
          <w:color w:val="000000" w:themeColor="text1"/>
        </w:rPr>
      </w:pPr>
      <w:del w:id="1095" w:author="Summer 2023 updates" w:date="2024-07-31T13:42:00Z">
        <w:r w:rsidRPr="00424939">
          <w:rPr>
            <w:rFonts w:cs="Times New Roman"/>
            <w:color w:val="000000" w:themeColor="text1"/>
            <w:shd w:val="clear" w:color="auto" w:fill="FFFFFF"/>
          </w:rPr>
          <w:delText>Complete at least the final academic year of required courses registered through Coe.</w:delText>
        </w:r>
        <w:r w:rsidRPr="00424939">
          <w:rPr>
            <w:rFonts w:cs="Times New Roman"/>
            <w:color w:val="000000" w:themeColor="text1"/>
          </w:rPr>
          <w:delText xml:space="preserve"> </w:delText>
        </w:r>
      </w:del>
    </w:p>
    <w:p w14:paraId="2060CF6F" w14:textId="77777777" w:rsidR="004424C3" w:rsidRPr="00137B34" w:rsidRDefault="004424C3" w:rsidP="00E500FB">
      <w:pPr>
        <w:pStyle w:val="ListParagraph"/>
        <w:numPr>
          <w:ilvl w:val="0"/>
          <w:numId w:val="80"/>
        </w:numPr>
        <w:spacing w:after="0"/>
        <w:ind w:left="360" w:hanging="360"/>
        <w:rPr>
          <w:moveFrom w:id="1096" w:author="Summer 2023 updates" w:date="2024-07-31T13:42:00Z"/>
          <w:rFonts w:cs="Times New Roman"/>
          <w:color w:val="000000" w:themeColor="text1"/>
        </w:rPr>
      </w:pPr>
      <w:del w:id="1097" w:author="Summer 2023 updates" w:date="2024-07-31T13:42:00Z">
        <w:r w:rsidRPr="00424939">
          <w:rPr>
            <w:rFonts w:cs="Times New Roman"/>
            <w:color w:val="000000" w:themeColor="text1"/>
          </w:rPr>
          <w:delText>Earn a total of 16 course credits or the equivalent at Coe.  The last eight course credits needed for graduation must include at least four earned at Coe. Approved off-campus study programs and internships</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smallCaps/>
            <w:color w:val="000000" w:themeColor="text1"/>
          </w:rPr>
          <w:delInstrText>internships</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can be used to </w:delText>
        </w:r>
        <w:r w:rsidR="00EE09AB" w:rsidRPr="00424939">
          <w:rPr>
            <w:rFonts w:cs="Times New Roman"/>
            <w:color w:val="000000" w:themeColor="text1"/>
          </w:rPr>
          <w:delText xml:space="preserve">fulfill </w:delText>
        </w:r>
        <w:r w:rsidRPr="00424939">
          <w:rPr>
            <w:rFonts w:cs="Times New Roman"/>
            <w:color w:val="000000" w:themeColor="text1"/>
          </w:rPr>
          <w:delText>this requirement.</w:delText>
        </w:r>
      </w:del>
      <w:moveFromRangeStart w:id="1098" w:author="Summer 2023 updates" w:date="2024-07-31T13:42:00Z" w:name="move173325745"/>
      <w:moveFrom w:id="1099" w:author="Summer 2023 updates" w:date="2024-07-31T13:42:00Z">
        <w:r w:rsidRPr="00137B34">
          <w:rPr>
            <w:rFonts w:cs="Times New Roman"/>
            <w:color w:val="000000" w:themeColor="text1"/>
          </w:rPr>
          <w:t xml:space="preserve">  </w:t>
        </w:r>
      </w:moveFrom>
    </w:p>
    <w:p w14:paraId="3D02A50C" w14:textId="77777777" w:rsidR="004424C3" w:rsidRPr="00137B34" w:rsidRDefault="004424C3" w:rsidP="00946594">
      <w:pPr>
        <w:rPr>
          <w:moveFrom w:id="1100" w:author="Summer 2023 updates" w:date="2024-07-31T13:42:00Z"/>
          <w:rPrChange w:id="1101" w:author="Summer 2023 updates" w:date="2024-07-31T13:42:00Z">
            <w:rPr>
              <w:moveFrom w:id="1102" w:author="Summer 2023 updates" w:date="2024-07-31T13:42:00Z"/>
              <w:color w:val="000000" w:themeColor="text1"/>
            </w:rPr>
          </w:rPrChange>
        </w:rPr>
      </w:pPr>
      <w:moveFrom w:id="1103" w:author="Summer 2023 updates" w:date="2024-07-31T13:42:00Z">
        <w:r w:rsidRPr="00137B34">
          <w:rPr>
            <w:rPrChange w:id="1104" w:author="Summer 2023 updates" w:date="2024-07-31T13:42:00Z">
              <w:rPr>
                <w:color w:val="000000" w:themeColor="text1"/>
              </w:rPr>
            </w:rPrChange>
          </w:rPr>
          <w:t xml:space="preserve">A student may be simultaneously awarded two degrees </w:t>
        </w:r>
        <w:r w:rsidR="00652DAF" w:rsidRPr="00137B34">
          <w:rPr>
            <w:rPrChange w:id="1105" w:author="Summer 2023 updates" w:date="2024-07-31T13:42:00Z">
              <w:rPr>
                <w:color w:val="000000" w:themeColor="text1"/>
              </w:rPr>
            </w:rPrChange>
          </w:rPr>
          <w:t>(B.A., B.M.</w:t>
        </w:r>
        <w:r w:rsidR="00C82688" w:rsidRPr="00137B34">
          <w:rPr>
            <w:rPrChange w:id="1106" w:author="Summer 2023 updates" w:date="2024-07-31T13:42:00Z">
              <w:rPr>
                <w:color w:val="000000" w:themeColor="text1"/>
              </w:rPr>
            </w:rPrChange>
          </w:rPr>
          <w:t>, B.S.N.</w:t>
        </w:r>
        <w:r w:rsidR="00652DAF" w:rsidRPr="00137B34">
          <w:rPr>
            <w:rPrChange w:id="1107" w:author="Summer 2023 updates" w:date="2024-07-31T13:42:00Z">
              <w:rPr>
                <w:color w:val="000000" w:themeColor="text1"/>
              </w:rPr>
            </w:rPrChange>
          </w:rPr>
          <w:t xml:space="preserve">) </w:t>
        </w:r>
        <w:r w:rsidRPr="00137B34">
          <w:rPr>
            <w:rPrChange w:id="1108" w:author="Summer 2023 updates" w:date="2024-07-31T13:42:00Z">
              <w:rPr>
                <w:color w:val="000000" w:themeColor="text1"/>
              </w:rPr>
            </w:rPrChange>
          </w:rPr>
          <w:t>after satisfactorily completing 40 course credits and the requirements for both degrees. However, a simultaneous Bachelor of Music</w:t>
        </w:r>
        <w:r w:rsidR="00B8454E" w:rsidRPr="00137B34">
          <w:rPr>
            <w:rPrChange w:id="1109" w:author="Summer 2023 updates" w:date="2024-07-31T13:42:00Z">
              <w:rPr>
                <w:color w:val="000000" w:themeColor="text1"/>
              </w:rPr>
            </w:rPrChange>
          </w:rPr>
          <w:fldChar w:fldCharType="begin"/>
        </w:r>
        <w:r w:rsidR="00B8454E" w:rsidRPr="00137B34">
          <w:rPr>
            <w:rPrChange w:id="1110" w:author="Summer 2023 updates" w:date="2024-07-31T13:42:00Z">
              <w:rPr>
                <w:color w:val="000000" w:themeColor="text1"/>
              </w:rPr>
            </w:rPrChange>
          </w:rPr>
          <w:instrText xml:space="preserve"> XE "Bachelor of Music" </w:instrText>
        </w:r>
        <w:r w:rsidR="00B8454E" w:rsidRPr="00137B34">
          <w:rPr>
            <w:rPrChange w:id="1111" w:author="Summer 2023 updates" w:date="2024-07-31T13:42:00Z">
              <w:rPr>
                <w:color w:val="000000" w:themeColor="text1"/>
              </w:rPr>
            </w:rPrChange>
          </w:rPr>
          <w:fldChar w:fldCharType="end"/>
        </w:r>
        <w:r w:rsidR="00D67D3F" w:rsidRPr="00137B34">
          <w:rPr>
            <w:rPrChange w:id="1112" w:author="Summer 2023 updates" w:date="2024-07-31T13:42:00Z">
              <w:rPr>
                <w:color w:val="000000" w:themeColor="text1"/>
              </w:rPr>
            </w:rPrChange>
          </w:rPr>
          <w:t xml:space="preserve"> plus a Bachelor of Arts with a </w:t>
        </w:r>
        <w:r w:rsidR="00C82688" w:rsidRPr="00137B34">
          <w:rPr>
            <w:rPrChange w:id="1113" w:author="Summer 2023 updates" w:date="2024-07-31T13:42:00Z">
              <w:rPr>
                <w:color w:val="000000" w:themeColor="text1"/>
              </w:rPr>
            </w:rPrChange>
          </w:rPr>
          <w:t>m</w:t>
        </w:r>
        <w:r w:rsidRPr="00137B34">
          <w:rPr>
            <w:rPrChange w:id="1114" w:author="Summer 2023 updates" w:date="2024-07-31T13:42:00Z">
              <w:rPr>
                <w:color w:val="000000" w:themeColor="text1"/>
              </w:rPr>
            </w:rPrChange>
          </w:rPr>
          <w:t>usic major is not permitted.</w:t>
        </w:r>
      </w:moveFrom>
    </w:p>
    <w:moveFromRangeEnd w:id="1098"/>
    <w:p w14:paraId="2982A164" w14:textId="77777777" w:rsidR="00652DAF" w:rsidRPr="00424939" w:rsidRDefault="00791042" w:rsidP="00730329">
      <w:pPr>
        <w:rPr>
          <w:del w:id="1115" w:author="Summer 2023 updates" w:date="2024-07-31T13:42:00Z"/>
          <w:rFonts w:cs="Times New Roman"/>
          <w:color w:val="000000" w:themeColor="text1"/>
        </w:rPr>
      </w:pPr>
      <w:del w:id="1116" w:author="Summer 2023 updates" w:date="2024-07-31T13:42:00Z">
        <w:r w:rsidRPr="00424939">
          <w:rPr>
            <w:rFonts w:cs="Times New Roman"/>
            <w:color w:val="000000" w:themeColor="text1"/>
          </w:rPr>
          <w:delText>In addition, students must fulfill the requirements of the First-Year Experience</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First-Year Experience</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General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Writing</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smallCaps/>
            <w:color w:val="000000" w:themeColor="text1"/>
          </w:rPr>
          <w:delInstrText>Writing</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Emphasis, and Practicum.</w:delText>
        </w:r>
      </w:del>
    </w:p>
    <w:p w14:paraId="3A732C0C" w14:textId="77777777" w:rsidR="000B1C47" w:rsidRPr="005D6B75" w:rsidRDefault="00730329">
      <w:pPr>
        <w:rPr>
          <w:moveFrom w:id="1117" w:author="Summer 2023 updates" w:date="2024-07-31T13:42:00Z"/>
          <w:rStyle w:val="Strong"/>
          <w:rFonts w:ascii="Garamond" w:hAnsi="Garamond"/>
          <w:b w:val="0"/>
          <w:color w:val="000000" w:themeColor="text1"/>
          <w:rPrChange w:id="1118" w:author="Summer 2023 updates" w:date="2024-07-31T13:42:00Z">
            <w:rPr>
              <w:moveFrom w:id="1119" w:author="Summer 2023 updates" w:date="2024-07-31T13:42:00Z"/>
              <w:color w:val="000000" w:themeColor="text1"/>
            </w:rPr>
          </w:rPrChange>
        </w:rPr>
        <w:pPrChange w:id="1120" w:author="Summer 2023 updates" w:date="2024-07-31T13:42:00Z">
          <w:pPr>
            <w:spacing w:after="120"/>
          </w:pPr>
        </w:pPrChange>
      </w:pPr>
      <w:del w:id="1121" w:author="Summer 2023 updates" w:date="2024-07-31T13:42:00Z">
        <w:r w:rsidRPr="00424939">
          <w:rPr>
            <w:rFonts w:cs="Times New Roman"/>
            <w:color w:val="000000" w:themeColor="text1"/>
          </w:rPr>
          <w:delText>To participate in Commencement</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Style w:val="Strong"/>
            <w:rFonts w:ascii="Garamond" w:hAnsi="Garamond"/>
            <w:smallCaps w:val="0"/>
            <w:color w:val="000000" w:themeColor="text1"/>
          </w:rPr>
          <w:delInstrText>Commencement</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exercises, students must submit a completed </w:delText>
        </w:r>
        <w:r w:rsidR="00607C9A" w:rsidRPr="00424939">
          <w:rPr>
            <w:rFonts w:cs="Times New Roman"/>
            <w:i/>
            <w:color w:val="000000" w:themeColor="text1"/>
          </w:rPr>
          <w:delText>Intent to Graduate</w:delText>
        </w:r>
        <w:r w:rsidRPr="00424939">
          <w:rPr>
            <w:rFonts w:cs="Times New Roman"/>
            <w:color w:val="000000" w:themeColor="text1"/>
          </w:rPr>
          <w:delText xml:space="preserve"> form to the Office of the Registrar, preferably </w:delText>
        </w:r>
        <w:r w:rsidR="00DD4E33" w:rsidRPr="00424939">
          <w:rPr>
            <w:rFonts w:cs="Times New Roman"/>
            <w:color w:val="000000" w:themeColor="text1"/>
          </w:rPr>
          <w:delText xml:space="preserve">three terms prior to </w:delText>
        </w:r>
        <w:r w:rsidRPr="00424939">
          <w:rPr>
            <w:rFonts w:cs="Times New Roman"/>
            <w:color w:val="000000" w:themeColor="text1"/>
          </w:rPr>
          <w:delText xml:space="preserve">Commencement.  </w:delText>
        </w:r>
      </w:del>
      <w:moveFromRangeStart w:id="1122" w:author="Summer 2023 updates" w:date="2024-07-31T13:42:00Z" w:name="move173325746"/>
    </w:p>
    <w:p w14:paraId="6F6DA32B" w14:textId="77777777" w:rsidR="000B1CB9" w:rsidRPr="00424939" w:rsidRDefault="000B1CB9" w:rsidP="000B1CB9">
      <w:pPr>
        <w:pStyle w:val="Heading4"/>
        <w:spacing w:before="0"/>
        <w:rPr>
          <w:moveFrom w:id="1123" w:author="Summer 2023 updates" w:date="2024-07-31T13:42:00Z"/>
          <w:rFonts w:ascii="Garamond" w:hAnsi="Garamond"/>
          <w:color w:val="000000" w:themeColor="text1"/>
        </w:rPr>
      </w:pPr>
      <w:bookmarkStart w:id="1124" w:name="_Ref14096377"/>
      <w:bookmarkStart w:id="1125" w:name="_Toc110005146"/>
      <w:bookmarkStart w:id="1126" w:name="Second_Degree"/>
      <w:moveFrom w:id="1127" w:author="Summer 2023 updates" w:date="2024-07-31T13:42:00Z">
        <w:r w:rsidRPr="00424939">
          <w:rPr>
            <w:rFonts w:ascii="Garamond" w:hAnsi="Garamond"/>
            <w:color w:val="000000" w:themeColor="text1"/>
          </w:rPr>
          <w:t>Second Baccalaureate Degree</w:t>
        </w:r>
        <w:bookmarkEnd w:id="1124"/>
        <w:bookmarkEnd w:id="1125"/>
      </w:moveFrom>
    </w:p>
    <w:bookmarkEnd w:id="1126"/>
    <w:p w14:paraId="5C19AE84" w14:textId="77777777" w:rsidR="000B1CB9" w:rsidRPr="00424939" w:rsidRDefault="000B1CB9" w:rsidP="00946594">
      <w:pPr>
        <w:rPr>
          <w:moveFrom w:id="1128" w:author="Summer 2023 updates" w:date="2024-07-31T13:42:00Z"/>
          <w:rPrChange w:id="1129" w:author="Summer 2023 updates" w:date="2024-07-31T13:42:00Z">
            <w:rPr>
              <w:moveFrom w:id="1130" w:author="Summer 2023 updates" w:date="2024-07-31T13:42:00Z"/>
              <w:color w:val="000000" w:themeColor="text1"/>
            </w:rPr>
          </w:rPrChange>
        </w:rPr>
      </w:pPr>
      <w:moveFrom w:id="1131" w:author="Summer 2023 updates" w:date="2024-07-31T13:42:00Z">
        <w:r w:rsidRPr="00424939">
          <w:rPr>
            <w:rPrChange w:id="1132" w:author="Summer 2023 updates" w:date="2024-07-31T13:42:00Z">
              <w:rPr>
                <w:color w:val="000000" w:themeColor="text1"/>
              </w:rPr>
            </w:rPrChange>
          </w:rPr>
          <w:t>A student who holds a baccalaureate degree from another institution may earn a second baccalaureate degree at Coe, if the following criteria are met:</w:t>
        </w:r>
      </w:moveFrom>
    </w:p>
    <w:p w14:paraId="6048EE92" w14:textId="77777777" w:rsidR="000B1CB9" w:rsidRPr="00424939" w:rsidRDefault="000B1CB9" w:rsidP="00E500FB">
      <w:pPr>
        <w:widowControl w:val="0"/>
        <w:numPr>
          <w:ilvl w:val="0"/>
          <w:numId w:val="65"/>
        </w:numPr>
        <w:adjustRightInd w:val="0"/>
        <w:spacing w:after="0"/>
        <w:ind w:left="360"/>
        <w:textAlignment w:val="baseline"/>
        <w:rPr>
          <w:moveFrom w:id="1133" w:author="Summer 2023 updates" w:date="2024-07-31T13:42:00Z"/>
          <w:rFonts w:cs="Times New Roman"/>
          <w:color w:val="000000" w:themeColor="text1"/>
        </w:rPr>
      </w:pPr>
      <w:moveFrom w:id="1134" w:author="Summer 2023 updates" w:date="2024-07-31T13:42:00Z">
        <w:r w:rsidRPr="00424939">
          <w:rPr>
            <w:rFonts w:cs="Times New Roman"/>
            <w:color w:val="000000" w:themeColor="text1"/>
          </w:rPr>
          <w:t>The first degree must be from a regionally accredited institution as recognized by the US Department of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or another appropriate accrediting body. </w:t>
        </w:r>
      </w:moveFrom>
    </w:p>
    <w:p w14:paraId="68F5311A" w14:textId="77777777" w:rsidR="000B1CB9" w:rsidRPr="00424939" w:rsidRDefault="000B1CB9" w:rsidP="00E500FB">
      <w:pPr>
        <w:widowControl w:val="0"/>
        <w:numPr>
          <w:ilvl w:val="0"/>
          <w:numId w:val="65"/>
        </w:numPr>
        <w:adjustRightInd w:val="0"/>
        <w:ind w:left="360"/>
        <w:textAlignment w:val="baseline"/>
        <w:rPr>
          <w:moveFrom w:id="1135" w:author="Summer 2023 updates" w:date="2024-07-31T13:42:00Z"/>
          <w:rFonts w:cs="Times New Roman"/>
          <w:color w:val="000000" w:themeColor="text1"/>
        </w:rPr>
      </w:pPr>
      <w:moveFrom w:id="1136" w:author="Summer 2023 updates" w:date="2024-07-31T13:42:00Z">
        <w:r w:rsidRPr="00424939">
          <w:rPr>
            <w:rFonts w:cs="Times New Roman"/>
            <w:color w:val="000000" w:themeColor="text1"/>
          </w:rPr>
          <w:t xml:space="preserve">The first degree must be completed (not in progress) before beginning the second degree at Coe. </w:t>
        </w:r>
      </w:moveFrom>
    </w:p>
    <w:p w14:paraId="21699906" w14:textId="77777777" w:rsidR="000B1CB9" w:rsidRPr="00424939" w:rsidRDefault="000B1CB9" w:rsidP="00946594">
      <w:pPr>
        <w:rPr>
          <w:moveFrom w:id="1137" w:author="Summer 2023 updates" w:date="2024-07-31T13:42:00Z"/>
          <w:rPrChange w:id="1138" w:author="Summer 2023 updates" w:date="2024-07-31T13:42:00Z">
            <w:rPr>
              <w:moveFrom w:id="1139" w:author="Summer 2023 updates" w:date="2024-07-31T13:42:00Z"/>
              <w:color w:val="000000" w:themeColor="text1"/>
            </w:rPr>
          </w:rPrChange>
        </w:rPr>
      </w:pPr>
      <w:moveFrom w:id="1140" w:author="Summer 2023 updates" w:date="2024-07-31T13:42:00Z">
        <w:r w:rsidRPr="00424939">
          <w:rPr>
            <w:rPrChange w:id="1141" w:author="Summer 2023 updates" w:date="2024-07-31T13:42:00Z">
              <w:rPr>
                <w:color w:val="000000" w:themeColor="text1"/>
              </w:rPr>
            </w:rPrChange>
          </w:rPr>
          <w:t>Students accepted at Coe to pursue a second degree are granted a maximum of 24 course credits in transfer credit towards the 32 course credits required for graduation.  To graduate, at least eight course credits must be earned at Coe College and all requirements for the major area of study must be met with at least 40% of the major course credits taken at Coe.  Students must earn a cumulative GPA</w:t>
        </w:r>
        <w:r w:rsidRPr="00424939">
          <w:rPr>
            <w:rPrChange w:id="1142" w:author="Summer 2023 updates" w:date="2024-07-31T13:42:00Z">
              <w:rPr>
                <w:color w:val="000000" w:themeColor="text1"/>
              </w:rPr>
            </w:rPrChange>
          </w:rPr>
          <w:fldChar w:fldCharType="begin"/>
        </w:r>
        <w:r w:rsidRPr="00424939">
          <w:rPr>
            <w:rPrChange w:id="1143" w:author="Summer 2023 updates" w:date="2024-07-31T13:42:00Z">
              <w:rPr>
                <w:color w:val="000000" w:themeColor="text1"/>
              </w:rPr>
            </w:rPrChange>
          </w:rPr>
          <w:instrText xml:space="preserve"> XE "</w:instrText>
        </w:r>
        <w:r w:rsidRPr="00424939">
          <w:rPr>
            <w:b/>
            <w:rPrChange w:id="1144" w:author="Summer 2023 updates" w:date="2024-07-31T13:42:00Z">
              <w:rPr>
                <w:b/>
                <w:color w:val="000000" w:themeColor="text1"/>
              </w:rPr>
            </w:rPrChange>
          </w:rPr>
          <w:instrText>GPA</w:instrText>
        </w:r>
        <w:r w:rsidRPr="00424939">
          <w:rPr>
            <w:rPrChange w:id="1145" w:author="Summer 2023 updates" w:date="2024-07-31T13:42:00Z">
              <w:rPr>
                <w:color w:val="000000" w:themeColor="text1"/>
              </w:rPr>
            </w:rPrChange>
          </w:rPr>
          <w:instrText xml:space="preserve">" </w:instrText>
        </w:r>
        <w:r w:rsidRPr="00424939">
          <w:rPr>
            <w:rPrChange w:id="1146" w:author="Summer 2023 updates" w:date="2024-07-31T13:42:00Z">
              <w:rPr>
                <w:color w:val="000000" w:themeColor="text1"/>
              </w:rPr>
            </w:rPrChange>
          </w:rPr>
          <w:fldChar w:fldCharType="end"/>
        </w:r>
        <w:r w:rsidRPr="00424939">
          <w:rPr>
            <w:rPrChange w:id="1147" w:author="Summer 2023 updates" w:date="2024-07-31T13:42:00Z">
              <w:rPr>
                <w:color w:val="000000" w:themeColor="text1"/>
              </w:rPr>
            </w:rPrChange>
          </w:rPr>
          <w:t xml:space="preserve"> of at least 2.0 as well as meet any GPA or grade requirements in their area of study.</w:t>
        </w:r>
      </w:moveFrom>
    </w:p>
    <w:p w14:paraId="6B204834" w14:textId="77777777" w:rsidR="000B1CB9" w:rsidRPr="00424939" w:rsidRDefault="000B1CB9" w:rsidP="00946594">
      <w:pPr>
        <w:rPr>
          <w:moveFrom w:id="1148" w:author="Summer 2023 updates" w:date="2024-07-31T13:42:00Z"/>
          <w:rStyle w:val="Strong"/>
          <w:rFonts w:ascii="Garamond" w:hAnsi="Garamond"/>
          <w:color w:val="000000" w:themeColor="text1"/>
          <w:rPrChange w:id="1149" w:author="Summer 2023 updates" w:date="2024-07-31T13:42:00Z">
            <w:rPr>
              <w:moveFrom w:id="1150" w:author="Summer 2023 updates" w:date="2024-07-31T13:42:00Z"/>
              <w:color w:val="000000" w:themeColor="text1"/>
            </w:rPr>
          </w:rPrChange>
        </w:rPr>
        <w:pPrChange w:id="1151" w:author="Summer 2023 updates" w:date="2024-07-31T13:42:00Z">
          <w:pPr>
            <w:spacing w:after="120"/>
          </w:pPr>
        </w:pPrChange>
      </w:pPr>
      <w:moveFrom w:id="1152" w:author="Summer 2023 updates" w:date="2024-07-31T13:42:00Z">
        <w:r w:rsidRPr="00424939">
          <w:rPr>
            <w:rPrChange w:id="1153" w:author="Summer 2023 updates" w:date="2024-07-31T13:42:00Z">
              <w:rPr>
                <w:color w:val="000000" w:themeColor="text1"/>
              </w:rPr>
            </w:rPrChange>
          </w:rPr>
          <w:t>Second baccalaureate students are exempt from the following requirements: first-year experience, general education, writing emphasis, and practicum.  They are not eligible to graduate with Latin</w:t>
        </w:r>
        <w:r w:rsidRPr="00424939">
          <w:rPr>
            <w:rPrChange w:id="1154" w:author="Summer 2023 updates" w:date="2024-07-31T13:42:00Z">
              <w:rPr>
                <w:color w:val="000000" w:themeColor="text1"/>
              </w:rPr>
            </w:rPrChange>
          </w:rPr>
          <w:fldChar w:fldCharType="begin"/>
        </w:r>
        <w:r w:rsidRPr="00424939">
          <w:rPr>
            <w:rPrChange w:id="1155" w:author="Summer 2023 updates" w:date="2024-07-31T13:42:00Z">
              <w:rPr>
                <w:color w:val="000000" w:themeColor="text1"/>
              </w:rPr>
            </w:rPrChange>
          </w:rPr>
          <w:instrText xml:space="preserve"> XE "Latin" </w:instrText>
        </w:r>
        <w:r w:rsidRPr="00424939">
          <w:rPr>
            <w:rPrChange w:id="1156" w:author="Summer 2023 updates" w:date="2024-07-31T13:42:00Z">
              <w:rPr>
                <w:color w:val="000000" w:themeColor="text1"/>
              </w:rPr>
            </w:rPrChange>
          </w:rPr>
          <w:fldChar w:fldCharType="end"/>
        </w:r>
        <w:r w:rsidRPr="00424939">
          <w:rPr>
            <w:rPrChange w:id="1157" w:author="Summer 2023 updates" w:date="2024-07-31T13:42:00Z">
              <w:rPr>
                <w:color w:val="000000" w:themeColor="text1"/>
              </w:rPr>
            </w:rPrChange>
          </w:rPr>
          <w:t xml:space="preserve"> Honors or for induction in Phi Beta Kappa or Phi Kappa Phi.</w:t>
        </w:r>
      </w:moveFrom>
    </w:p>
    <w:p w14:paraId="507EE89A" w14:textId="77777777" w:rsidR="00CE7DE8" w:rsidRPr="00017316" w:rsidRDefault="00CE7DE8" w:rsidP="00946594">
      <w:pPr>
        <w:pStyle w:val="Heading4"/>
        <w:spacing w:before="120"/>
        <w:rPr>
          <w:moveFrom w:id="1158" w:author="Summer 2023 updates" w:date="2024-07-31T13:42:00Z"/>
          <w:rFonts w:ascii="Garamond" w:hAnsi="Garamond"/>
          <w:color w:val="000000" w:themeColor="text1"/>
        </w:rPr>
        <w:pPrChange w:id="1159" w:author="Summer 2023 updates" w:date="2024-07-31T13:42:00Z">
          <w:pPr>
            <w:pStyle w:val="Heading4"/>
          </w:pPr>
        </w:pPrChange>
      </w:pPr>
      <w:bookmarkStart w:id="1160" w:name="_Toc110005147"/>
      <w:moveFromRangeStart w:id="1161" w:author="Summer 2023 updates" w:date="2024-07-31T13:42:00Z" w:name="move173325747"/>
      <w:moveFromRangeEnd w:id="1122"/>
      <w:moveFrom w:id="1162" w:author="Summer 2023 updates" w:date="2024-07-31T13:42:00Z">
        <w:r w:rsidRPr="00017316">
          <w:rPr>
            <w:rFonts w:ascii="Garamond" w:hAnsi="Garamond"/>
            <w:color w:val="000000" w:themeColor="text1"/>
          </w:rPr>
          <w:t>Transfer</w:t>
        </w:r>
        <w:r w:rsidR="00B76E1A" w:rsidRPr="00017316">
          <w:rPr>
            <w:rFonts w:ascii="Garamond" w:hAnsi="Garamond"/>
            <w:color w:val="000000" w:themeColor="text1"/>
          </w:rPr>
          <w:fldChar w:fldCharType="begin"/>
        </w:r>
        <w:r w:rsidR="00B76E1A" w:rsidRPr="00017316">
          <w:rPr>
            <w:rFonts w:ascii="Garamond" w:hAnsi="Garamond"/>
            <w:color w:val="000000" w:themeColor="text1"/>
          </w:rPr>
          <w:instrText xml:space="preserve"> XE "Transfer" </w:instrText>
        </w:r>
        <w:r w:rsidR="00B76E1A" w:rsidRPr="00017316">
          <w:rPr>
            <w:rFonts w:ascii="Garamond" w:hAnsi="Garamond"/>
            <w:color w:val="000000" w:themeColor="text1"/>
          </w:rPr>
          <w:fldChar w:fldCharType="end"/>
        </w:r>
        <w:r w:rsidRPr="00017316">
          <w:rPr>
            <w:rFonts w:ascii="Garamond" w:hAnsi="Garamond"/>
            <w:color w:val="000000" w:themeColor="text1"/>
          </w:rPr>
          <w:t xml:space="preserve"> Student Information</w:t>
        </w:r>
        <w:bookmarkEnd w:id="1160"/>
      </w:moveFrom>
    </w:p>
    <w:p w14:paraId="4B6319E5" w14:textId="77777777" w:rsidR="00CE7DE8" w:rsidRPr="00DB6B93" w:rsidRDefault="005D6B75" w:rsidP="00CE7DE8">
      <w:pPr>
        <w:rPr>
          <w:del w:id="1163" w:author="Summer 2023 updates" w:date="2024-07-31T13:42:00Z"/>
          <w:rFonts w:cs="Times New Roman"/>
          <w:color w:val="000000" w:themeColor="text1"/>
        </w:rPr>
      </w:pPr>
      <w:moveFromRangeStart w:id="1164" w:author="Summer 2023 updates" w:date="2024-07-31T13:42:00Z" w:name="move173325748"/>
      <w:moveFromRangeEnd w:id="1161"/>
      <w:moveFrom w:id="1165" w:author="Summer 2023 updates" w:date="2024-07-31T13:42:00Z">
        <w:r w:rsidRPr="005D6B75">
          <w:rPr>
            <w:rFonts w:cs="Times New Roman"/>
            <w:color w:val="000000" w:themeColor="text1"/>
          </w:rPr>
          <w:t xml:space="preserve">To honor its mission and to preserve its academic integrity as a liberal arts institution, the College accepts a course in transfer if that course meets the spirit of the College’s mission and is from a regionally accredited institution.  </w:t>
        </w:r>
      </w:moveFrom>
      <w:moveFromRangeEnd w:id="1164"/>
      <w:del w:id="1166" w:author="Summer 2023 updates" w:date="2024-07-31T13:42:00Z">
        <w:r w:rsidR="00CE7DE8" w:rsidRPr="00424939">
          <w:rPr>
            <w:rFonts w:cs="Times New Roman"/>
            <w:color w:val="000000" w:themeColor="text1"/>
          </w:rPr>
          <w:delText xml:space="preserve">This section includes information, in addition to that included in the </w:delText>
        </w:r>
        <w:r w:rsidR="00CE7DE8" w:rsidRPr="00DB6B93">
          <w:rPr>
            <w:rFonts w:cs="Times New Roman"/>
            <w:color w:val="000000" w:themeColor="text1"/>
          </w:rPr>
          <w:delText xml:space="preserve">section, </w:delText>
        </w:r>
        <w:r w:rsidR="00CE7DE8" w:rsidRPr="00DB6B93">
          <w:rPr>
            <w:rFonts w:cs="Times New Roman"/>
            <w:i/>
            <w:color w:val="000000" w:themeColor="text1"/>
          </w:rPr>
          <w:delText>Graduation</w:delText>
        </w:r>
        <w:r w:rsidR="008C196D" w:rsidRPr="00DB6B93">
          <w:rPr>
            <w:rFonts w:cs="Times New Roman"/>
            <w:i/>
            <w:color w:val="000000" w:themeColor="text1"/>
          </w:rPr>
          <w:fldChar w:fldCharType="begin"/>
        </w:r>
        <w:r w:rsidR="008C196D" w:rsidRPr="00DB6B93">
          <w:rPr>
            <w:color w:val="000000" w:themeColor="text1"/>
          </w:rPr>
          <w:delInstrText xml:space="preserve"> XE "Graduation" </w:delInstrText>
        </w:r>
        <w:r w:rsidR="008C196D" w:rsidRPr="00DB6B93">
          <w:rPr>
            <w:rFonts w:cs="Times New Roman"/>
            <w:i/>
            <w:color w:val="000000" w:themeColor="text1"/>
          </w:rPr>
          <w:fldChar w:fldCharType="end"/>
        </w:r>
        <w:r w:rsidR="00CE7DE8" w:rsidRPr="00DB6B93">
          <w:rPr>
            <w:rFonts w:cs="Times New Roman"/>
            <w:i/>
            <w:color w:val="000000" w:themeColor="text1"/>
          </w:rPr>
          <w:delText xml:space="preserve"> Requirements</w:delText>
        </w:r>
        <w:r w:rsidR="00CE7DE8" w:rsidRPr="00DB6B93">
          <w:rPr>
            <w:rFonts w:cs="Times New Roman"/>
            <w:color w:val="000000" w:themeColor="text1"/>
          </w:rPr>
          <w:delText xml:space="preserve"> (see p. </w:delText>
        </w:r>
        <w:r w:rsidR="008930A7" w:rsidRPr="00DB6B93">
          <w:rPr>
            <w:rFonts w:cs="Times New Roman"/>
            <w:color w:val="000000" w:themeColor="text1"/>
          </w:rPr>
          <w:fldChar w:fldCharType="begin"/>
        </w:r>
        <w:r w:rsidR="008930A7" w:rsidRPr="00DB6B93">
          <w:rPr>
            <w:rFonts w:cs="Times New Roman"/>
            <w:color w:val="000000" w:themeColor="text1"/>
          </w:rPr>
          <w:delInstrText xml:space="preserve"> PAGEREF _Ref14094525 \h </w:delInstrText>
        </w:r>
        <w:r w:rsidR="008930A7" w:rsidRPr="00DB6B93">
          <w:rPr>
            <w:rFonts w:cs="Times New Roman"/>
            <w:color w:val="000000" w:themeColor="text1"/>
          </w:rPr>
        </w:r>
        <w:r w:rsidR="008930A7" w:rsidRPr="00DB6B93">
          <w:rPr>
            <w:rFonts w:cs="Times New Roman"/>
            <w:color w:val="000000" w:themeColor="text1"/>
          </w:rPr>
          <w:fldChar w:fldCharType="separate"/>
        </w:r>
        <w:r w:rsidR="00890698">
          <w:rPr>
            <w:rFonts w:cs="Times New Roman"/>
            <w:noProof/>
            <w:color w:val="000000" w:themeColor="text1"/>
          </w:rPr>
          <w:delText>13</w:delText>
        </w:r>
        <w:r w:rsidR="008930A7" w:rsidRPr="00DB6B93">
          <w:rPr>
            <w:rFonts w:cs="Times New Roman"/>
            <w:color w:val="000000" w:themeColor="text1"/>
          </w:rPr>
          <w:fldChar w:fldCharType="end"/>
        </w:r>
        <w:r w:rsidR="00CE7DE8" w:rsidRPr="00DB6B93">
          <w:rPr>
            <w:rFonts w:cs="Times New Roman"/>
            <w:color w:val="000000" w:themeColor="text1"/>
          </w:rPr>
          <w:delText>), germane to students who are transferring to Coe College from another college or university.</w:delText>
        </w:r>
      </w:del>
    </w:p>
    <w:p w14:paraId="33E54893" w14:textId="77777777" w:rsidR="00CE7DE8" w:rsidRPr="00DB6B93" w:rsidRDefault="00CE7DE8" w:rsidP="00CE7DE8">
      <w:pPr>
        <w:rPr>
          <w:del w:id="1167" w:author="Summer 2023 updates" w:date="2024-07-31T13:42:00Z"/>
          <w:rFonts w:cs="Times New Roman"/>
          <w:color w:val="000000" w:themeColor="text1"/>
        </w:rPr>
      </w:pPr>
      <w:del w:id="1168" w:author="Summer 2023 updates" w:date="2024-07-31T13:42:00Z">
        <w:r w:rsidRPr="00DB6B93">
          <w:rPr>
            <w:rFonts w:cs="Times New Roman"/>
            <w:color w:val="000000" w:themeColor="text1"/>
          </w:rPr>
          <w:delText>Courses transferred to Coe can, as approved by the Registrar, fulfill some graduation requirements.  From institutions on a semester hour system (at Coe, 1 course credit = 4 semester hours), only courses with three or more semester hours can be used to fulfill any major or general education requirements. From institutions on other than a semester hour system, only courses equivalent to at least 0.75 course credits can be used to fulfill any major or general education requirement.  In some cases, in consultation with the Registrar, multiple courses within the same field may be used to fulfill one requirement.</w:delText>
        </w:r>
      </w:del>
    </w:p>
    <w:p w14:paraId="7E1DF5D5" w14:textId="77777777" w:rsidR="00CE7DE8" w:rsidRPr="00424939" w:rsidRDefault="00CE7DE8" w:rsidP="00CE7DE8">
      <w:pPr>
        <w:rPr>
          <w:del w:id="1169" w:author="Summer 2023 updates" w:date="2024-07-31T13:42:00Z"/>
          <w:rFonts w:cs="Times New Roman"/>
          <w:color w:val="000000" w:themeColor="text1"/>
        </w:rPr>
      </w:pPr>
      <w:del w:id="1170" w:author="Summer 2023 updates" w:date="2024-07-31T13:42:00Z">
        <w:r w:rsidRPr="00DB6B93">
          <w:rPr>
            <w:rFonts w:cs="Times New Roman"/>
            <w:color w:val="000000" w:themeColor="text1"/>
          </w:rPr>
          <w:delText>Transfer</w:delText>
        </w:r>
        <w:r w:rsidR="00B76E1A" w:rsidRPr="00DB6B93">
          <w:rPr>
            <w:rFonts w:cs="Times New Roman"/>
            <w:color w:val="000000" w:themeColor="text1"/>
          </w:rPr>
          <w:fldChar w:fldCharType="begin"/>
        </w:r>
        <w:r w:rsidR="00B76E1A" w:rsidRPr="00DB6B93">
          <w:rPr>
            <w:color w:val="000000" w:themeColor="text1"/>
          </w:rPr>
          <w:delInstrText xml:space="preserve"> XE "Transfer" </w:delInstrText>
        </w:r>
        <w:r w:rsidR="00B76E1A" w:rsidRPr="00DB6B93">
          <w:rPr>
            <w:rFonts w:cs="Times New Roman"/>
            <w:color w:val="000000" w:themeColor="text1"/>
          </w:rPr>
          <w:fldChar w:fldCharType="end"/>
        </w:r>
        <w:r w:rsidRPr="00DB6B93">
          <w:rPr>
            <w:rFonts w:cs="Times New Roman"/>
            <w:color w:val="000000" w:themeColor="text1"/>
          </w:rPr>
          <w:delText xml:space="preserve"> credits earned after high-school graduation and before Coe matriculation count towards the eight term, full-time residence requirement (see p. </w:delText>
        </w:r>
        <w:r w:rsidR="005C43A8" w:rsidRPr="00DB6B93">
          <w:rPr>
            <w:rFonts w:cs="Times New Roman"/>
            <w:color w:val="000000" w:themeColor="text1"/>
          </w:rPr>
          <w:fldChar w:fldCharType="begin"/>
        </w:r>
        <w:r w:rsidR="005C43A8" w:rsidRPr="00DB6B93">
          <w:rPr>
            <w:rFonts w:cs="Times New Roman"/>
            <w:color w:val="000000" w:themeColor="text1"/>
          </w:rPr>
          <w:delInstrText xml:space="preserve"> PAGEREF FullTimePartTime \h </w:del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delText>211</w:delText>
        </w:r>
        <w:r w:rsidR="005C43A8" w:rsidRPr="00DB6B93">
          <w:rPr>
            <w:rFonts w:cs="Times New Roman"/>
            <w:color w:val="000000" w:themeColor="text1"/>
          </w:rPr>
          <w:fldChar w:fldCharType="end"/>
        </w:r>
        <w:r w:rsidRPr="00DB6B93">
          <w:rPr>
            <w:rFonts w:cs="Times New Roman"/>
            <w:color w:val="000000" w:themeColor="text1"/>
          </w:rPr>
          <w:delText>).  Full-ti</w:delText>
        </w:r>
        <w:r w:rsidRPr="00424939">
          <w:rPr>
            <w:rFonts w:cs="Times New Roman"/>
            <w:color w:val="000000" w:themeColor="text1"/>
          </w:rPr>
          <w:delText>me enrollment may include participation in Coe College exchange programs, ACM</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ACM</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off-campus study programs, and other approved off-campus study programs. </w:delText>
        </w:r>
      </w:del>
    </w:p>
    <w:p w14:paraId="5E6CE2B0" w14:textId="77777777" w:rsidR="006D60FC" w:rsidRPr="00424939" w:rsidRDefault="006D60FC">
      <w:pPr>
        <w:rPr>
          <w:del w:id="1171" w:author="Summer 2023 updates" w:date="2024-07-31T13:42:00Z"/>
          <w:rFonts w:cs="Times New Roman"/>
          <w:color w:val="000000" w:themeColor="text1"/>
        </w:rPr>
      </w:pPr>
      <w:del w:id="1172" w:author="Summer 2023 updates" w:date="2024-07-31T13:42:00Z">
        <w:r w:rsidRPr="00424939">
          <w:rPr>
            <w:rFonts w:cs="Times New Roman"/>
            <w:color w:val="000000" w:themeColor="text1"/>
          </w:rPr>
          <w:br w:type="page"/>
        </w:r>
      </w:del>
    </w:p>
    <w:p w14:paraId="124172F3" w14:textId="77777777" w:rsidR="00AF782F" w:rsidRPr="00424939" w:rsidRDefault="00242042" w:rsidP="00AF782F">
      <w:pPr>
        <w:rPr>
          <w:del w:id="1173" w:author="Summer 2023 updates" w:date="2024-07-31T13:42:00Z"/>
          <w:rFonts w:cs="Times New Roman"/>
          <w:color w:val="000000" w:themeColor="text1"/>
        </w:rPr>
      </w:pPr>
      <w:del w:id="1174" w:author="Summer 2023 updates" w:date="2024-07-31T13:42:00Z">
        <w:r w:rsidRPr="00424939">
          <w:rPr>
            <w:rFonts w:cs="Times New Roman"/>
            <w:color w:val="000000" w:themeColor="text1"/>
          </w:rPr>
          <w:delText>All</w:delText>
        </w:r>
        <w:r w:rsidR="00AF782F" w:rsidRPr="00424939">
          <w:rPr>
            <w:rFonts w:cs="Times New Roman"/>
            <w:color w:val="000000" w:themeColor="text1"/>
          </w:rPr>
          <w:delText xml:space="preserve"> students must complete at Coe at least 40% of the total course credits required for each declared major or minor</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AF782F" w:rsidRPr="00424939">
          <w:rPr>
            <w:rFonts w:cs="Times New Roman"/>
            <w:color w:val="000000" w:themeColor="text1"/>
          </w:rPr>
          <w:delText xml:space="preserve"> or three course credits, whichever is greater.  In addition to completing at least one major area of study, transfer students must abide with the following to complete the requirements for graduation:</w:delText>
        </w:r>
      </w:del>
    </w:p>
    <w:p w14:paraId="7CDE51A2" w14:textId="77777777" w:rsidR="00841F34" w:rsidRPr="00424939" w:rsidRDefault="00AF782F" w:rsidP="00841F34">
      <w:pPr>
        <w:spacing w:after="0"/>
        <w:rPr>
          <w:moveFrom w:id="1175" w:author="Summer 2023 updates" w:date="2024-07-31T13:42:00Z"/>
          <w:rFonts w:cs="Times New Roman"/>
          <w:color w:val="000000" w:themeColor="text1"/>
        </w:rPr>
        <w:pPrChange w:id="1176" w:author="Summer 2023 updates" w:date="2024-07-31T13:42:00Z">
          <w:pPr>
            <w:pStyle w:val="ListParagraph"/>
            <w:widowControl w:val="0"/>
            <w:numPr>
              <w:numId w:val="171"/>
            </w:numPr>
            <w:adjustRightInd w:val="0"/>
            <w:spacing w:after="120"/>
            <w:ind w:left="360" w:hanging="360"/>
            <w:textAlignment w:val="baseline"/>
          </w:pPr>
        </w:pPrChange>
      </w:pPr>
      <w:del w:id="1177" w:author="Summer 2023 updates" w:date="2024-07-31T13:42:00Z">
        <w:r w:rsidRPr="00424939">
          <w:rPr>
            <w:rFonts w:cs="Times New Roman"/>
            <w:color w:val="000000" w:themeColor="text1"/>
          </w:rPr>
          <w:delText>First-Year Experience</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First-Year Experience</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Transfer</w:delText>
        </w:r>
        <w:r w:rsidR="00B76E1A" w:rsidRPr="00424939">
          <w:rPr>
            <w:rFonts w:cs="Times New Roman"/>
            <w:color w:val="000000" w:themeColor="text1"/>
          </w:rPr>
          <w:fldChar w:fldCharType="begin"/>
        </w:r>
        <w:r w:rsidR="00B76E1A" w:rsidRPr="00424939">
          <w:rPr>
            <w:color w:val="000000" w:themeColor="text1"/>
          </w:rPr>
          <w:delInstrText xml:space="preserve"> XE "Transfer" </w:delInstrText>
        </w:r>
        <w:r w:rsidR="00B76E1A" w:rsidRPr="00424939">
          <w:rPr>
            <w:rFonts w:cs="Times New Roman"/>
            <w:color w:val="000000" w:themeColor="text1"/>
          </w:rPr>
          <w:fldChar w:fldCharType="end"/>
        </w:r>
        <w:r w:rsidRPr="00424939">
          <w:rPr>
            <w:rFonts w:cs="Times New Roman"/>
            <w:color w:val="000000" w:themeColor="text1"/>
          </w:rPr>
          <w:delText xml:space="preserve"> students are not required to fulfill the requirements of the First-Year Experience, </w:delText>
        </w:r>
        <w:r w:rsidR="00311452" w:rsidRPr="00DB6B93">
          <w:rPr>
            <w:rFonts w:cs="Times New Roman"/>
            <w:color w:val="000000" w:themeColor="text1"/>
          </w:rPr>
          <w:delText xml:space="preserve">if </w:delText>
        </w:r>
        <w:r w:rsidRPr="00DB6B93">
          <w:rPr>
            <w:rFonts w:cs="Times New Roman"/>
            <w:color w:val="000000" w:themeColor="text1"/>
          </w:rPr>
          <w:delText xml:space="preserve">they have </w:delText>
        </w:r>
        <w:r w:rsidR="00311452" w:rsidRPr="00DB6B93">
          <w:rPr>
            <w:rFonts w:cs="Times New Roman"/>
            <w:color w:val="000000" w:themeColor="text1"/>
          </w:rPr>
          <w:delText xml:space="preserve">completed at least one full-time college term </w:delText>
        </w:r>
        <w:r w:rsidRPr="00DB6B93">
          <w:rPr>
            <w:rFonts w:cs="Times New Roman"/>
            <w:color w:val="000000" w:themeColor="text1"/>
          </w:rPr>
          <w:delText>since graduation from high school</w:delText>
        </w:r>
        <w:r w:rsidR="00311452" w:rsidRPr="00DB6B93">
          <w:rPr>
            <w:rFonts w:cs="Times New Roman"/>
            <w:color w:val="000000" w:themeColor="text1"/>
          </w:rPr>
          <w:delText>.</w:delText>
        </w:r>
      </w:del>
      <w:moveFromRangeStart w:id="1178" w:author="Summer 2023 updates" w:date="2024-07-31T13:42:00Z" w:name="move173325749"/>
    </w:p>
    <w:p w14:paraId="1A1F9E9D" w14:textId="77777777" w:rsidR="00AF782F" w:rsidRPr="00DB6B93" w:rsidRDefault="00841F34" w:rsidP="00AF782F">
      <w:pPr>
        <w:pStyle w:val="ListParagraph"/>
        <w:widowControl w:val="0"/>
        <w:numPr>
          <w:ilvl w:val="0"/>
          <w:numId w:val="171"/>
        </w:numPr>
        <w:adjustRightInd w:val="0"/>
        <w:spacing w:after="120"/>
        <w:ind w:left="360"/>
        <w:textAlignment w:val="baseline"/>
        <w:rPr>
          <w:del w:id="1179" w:author="Summer 2023 updates" w:date="2024-07-31T13:42:00Z"/>
          <w:rFonts w:cs="Times New Roman"/>
          <w:color w:val="000000" w:themeColor="text1"/>
        </w:rPr>
      </w:pPr>
      <w:moveFrom w:id="1180" w:author="Summer 2023 updates" w:date="2024-07-31T13:42:00Z">
        <w:r w:rsidRPr="003B4409">
          <w:rPr>
            <w:color w:val="000000" w:themeColor="text1"/>
          </w:rPr>
          <w:t>Writing</w:t>
        </w:r>
      </w:moveFrom>
      <w:moveFromRangeEnd w:id="1178"/>
      <w:del w:id="1181" w:author="Summer 2023 updates" w:date="2024-07-31T13:42:00Z">
        <w:r w:rsidR="00B76E1A" w:rsidRPr="00DB6B93">
          <w:rPr>
            <w:rFonts w:cs="Times New Roman"/>
            <w:color w:val="000000" w:themeColor="text1"/>
          </w:rPr>
          <w:fldChar w:fldCharType="begin"/>
        </w:r>
        <w:r w:rsidR="00B76E1A" w:rsidRPr="00DB6B93">
          <w:rPr>
            <w:color w:val="000000" w:themeColor="text1"/>
          </w:rPr>
          <w:delInstrText xml:space="preserve"> XE "</w:delInstrText>
        </w:r>
        <w:r w:rsidR="00B76E1A" w:rsidRPr="00DB6B93">
          <w:rPr>
            <w:rFonts w:cs="Times New Roman"/>
            <w:b/>
            <w:smallCaps/>
            <w:color w:val="000000" w:themeColor="text1"/>
          </w:rPr>
          <w:delInstrText>Writing</w:delInstrText>
        </w:r>
        <w:r w:rsidR="00B76E1A" w:rsidRPr="00DB6B93">
          <w:rPr>
            <w:color w:val="000000" w:themeColor="text1"/>
          </w:rPr>
          <w:delInstrText xml:space="preserve">" </w:delInstrText>
        </w:r>
        <w:r w:rsidR="00B76E1A" w:rsidRPr="00DB6B93">
          <w:rPr>
            <w:rFonts w:cs="Times New Roman"/>
            <w:color w:val="000000" w:themeColor="text1"/>
          </w:rPr>
          <w:fldChar w:fldCharType="end"/>
        </w:r>
        <w:r w:rsidR="00AF782F" w:rsidRPr="00DB6B93">
          <w:rPr>
            <w:rFonts w:cs="Times New Roman"/>
            <w:color w:val="000000" w:themeColor="text1"/>
          </w:rPr>
          <w:delText xml:space="preserve"> Emphasis. </w:delText>
        </w:r>
        <w:r w:rsidR="001562AC" w:rsidRPr="00DB6B93">
          <w:rPr>
            <w:rFonts w:cs="Times New Roman"/>
            <w:color w:val="000000" w:themeColor="text1"/>
          </w:rPr>
          <w:delText>(See Writing Emphasis Courses</w:delText>
        </w:r>
        <w:r w:rsidR="005C43A8" w:rsidRPr="00DB6B93">
          <w:rPr>
            <w:rFonts w:cs="Times New Roman"/>
            <w:color w:val="000000" w:themeColor="text1"/>
          </w:rPr>
          <w:delText>,</w:delText>
        </w:r>
        <w:r w:rsidR="001562AC" w:rsidRPr="00DB6B93">
          <w:rPr>
            <w:rFonts w:cs="Times New Roman"/>
            <w:color w:val="000000" w:themeColor="text1"/>
          </w:rPr>
          <w:delText xml:space="preserve"> p. </w:delText>
        </w:r>
        <w:r w:rsidR="001562AC" w:rsidRPr="00DB6B93">
          <w:rPr>
            <w:rFonts w:cs="Times New Roman"/>
            <w:color w:val="000000" w:themeColor="text1"/>
          </w:rPr>
          <w:fldChar w:fldCharType="begin"/>
        </w:r>
        <w:r w:rsidR="001562AC" w:rsidRPr="00DB6B93">
          <w:rPr>
            <w:rFonts w:cs="Times New Roman"/>
            <w:color w:val="000000" w:themeColor="text1"/>
          </w:rPr>
          <w:delInstrText xml:space="preserve"> PAGEREF Writing_emphasis \h </w:delInstrText>
        </w:r>
        <w:r w:rsidR="001562AC" w:rsidRPr="00DB6B93">
          <w:rPr>
            <w:rFonts w:cs="Times New Roman"/>
            <w:color w:val="000000" w:themeColor="text1"/>
          </w:rPr>
        </w:r>
        <w:r w:rsidR="001562AC" w:rsidRPr="00DB6B93">
          <w:rPr>
            <w:rFonts w:cs="Times New Roman"/>
            <w:color w:val="000000" w:themeColor="text1"/>
          </w:rPr>
          <w:fldChar w:fldCharType="separate"/>
        </w:r>
        <w:r w:rsidR="00890698">
          <w:rPr>
            <w:rFonts w:cs="Times New Roman"/>
            <w:noProof/>
            <w:color w:val="000000" w:themeColor="text1"/>
          </w:rPr>
          <w:delText>16</w:delText>
        </w:r>
        <w:r w:rsidR="001562AC" w:rsidRPr="00DB6B93">
          <w:rPr>
            <w:rFonts w:cs="Times New Roman"/>
            <w:color w:val="000000" w:themeColor="text1"/>
          </w:rPr>
          <w:fldChar w:fldCharType="end"/>
        </w:r>
        <w:r w:rsidR="001562AC" w:rsidRPr="00DB6B93">
          <w:rPr>
            <w:rFonts w:cs="Times New Roman"/>
            <w:color w:val="000000" w:themeColor="text1"/>
          </w:rPr>
          <w:delText>).</w:delText>
        </w:r>
      </w:del>
    </w:p>
    <w:p w14:paraId="4A14AB27" w14:textId="77777777" w:rsidR="00AF782F" w:rsidRPr="00424939" w:rsidRDefault="00AF782F" w:rsidP="00AF782F">
      <w:pPr>
        <w:pStyle w:val="ListParagraph"/>
        <w:widowControl w:val="0"/>
        <w:numPr>
          <w:ilvl w:val="0"/>
          <w:numId w:val="171"/>
        </w:numPr>
        <w:adjustRightInd w:val="0"/>
        <w:spacing w:after="120"/>
        <w:ind w:left="360"/>
        <w:textAlignment w:val="baseline"/>
        <w:rPr>
          <w:del w:id="1182" w:author="Summer 2023 updates" w:date="2024-07-31T13:42:00Z"/>
          <w:rFonts w:cs="Times New Roman"/>
          <w:color w:val="000000" w:themeColor="text1"/>
        </w:rPr>
      </w:pPr>
      <w:del w:id="1183" w:author="Summer 2023 updates" w:date="2024-07-31T13:42:00Z">
        <w:r w:rsidRPr="00DB6B93">
          <w:rPr>
            <w:rFonts w:cs="Times New Roman"/>
            <w:color w:val="000000" w:themeColor="text1"/>
          </w:rPr>
          <w:delText>General Education</w:delText>
        </w:r>
        <w:r w:rsidR="00B8454E" w:rsidRPr="00DB6B93">
          <w:rPr>
            <w:rFonts w:cs="Times New Roman"/>
            <w:color w:val="000000" w:themeColor="text1"/>
          </w:rPr>
          <w:fldChar w:fldCharType="begin"/>
        </w:r>
        <w:r w:rsidR="00B8454E" w:rsidRPr="00DB6B93">
          <w:rPr>
            <w:color w:val="000000" w:themeColor="text1"/>
          </w:rPr>
          <w:delInstrText xml:space="preserve"> XE "</w:delInstrText>
        </w:r>
        <w:r w:rsidR="00B8454E" w:rsidRPr="00DB6B93">
          <w:rPr>
            <w:rFonts w:cs="Times New Roman"/>
            <w:color w:val="000000" w:themeColor="text1"/>
          </w:rPr>
          <w:delInstrText>Education</w:delInstrText>
        </w:r>
        <w:r w:rsidR="00B8454E" w:rsidRPr="00DB6B93">
          <w:rPr>
            <w:color w:val="000000" w:themeColor="text1"/>
          </w:rPr>
          <w:delInstrText xml:space="preserve">" </w:delInstrText>
        </w:r>
        <w:r w:rsidR="00B8454E" w:rsidRPr="00DB6B93">
          <w:rPr>
            <w:rFonts w:cs="Times New Roman"/>
            <w:color w:val="000000" w:themeColor="text1"/>
          </w:rPr>
          <w:fldChar w:fldCharType="end"/>
        </w:r>
        <w:r w:rsidRPr="00DB6B93">
          <w:rPr>
            <w:rFonts w:cs="Times New Roman"/>
            <w:color w:val="000000" w:themeColor="text1"/>
          </w:rPr>
          <w:delText xml:space="preserve">.  Requirements include </w:delText>
        </w:r>
        <w:r w:rsidR="004337DA" w:rsidRPr="00DB6B93">
          <w:rPr>
            <w:rFonts w:cs="Times New Roman"/>
            <w:b/>
            <w:color w:val="000000" w:themeColor="text1"/>
          </w:rPr>
          <w:delText>Liberal A</w:delText>
        </w:r>
        <w:r w:rsidRPr="00DB6B93">
          <w:rPr>
            <w:rFonts w:cs="Times New Roman"/>
            <w:b/>
            <w:color w:val="000000" w:themeColor="text1"/>
          </w:rPr>
          <w:delText>rts</w:delText>
        </w:r>
        <w:r w:rsidR="00B8454E" w:rsidRPr="00DB6B93">
          <w:rPr>
            <w:rFonts w:cs="Times New Roman"/>
            <w:b/>
            <w:color w:val="000000" w:themeColor="text1"/>
          </w:rPr>
          <w:fldChar w:fldCharType="begin"/>
        </w:r>
        <w:r w:rsidR="00B8454E" w:rsidRPr="00DB6B93">
          <w:rPr>
            <w:color w:val="000000" w:themeColor="text1"/>
          </w:rPr>
          <w:delInstrText xml:space="preserve"> XE "Liberal Arts" </w:delInstrText>
        </w:r>
        <w:r w:rsidR="00B8454E" w:rsidRPr="00DB6B93">
          <w:rPr>
            <w:rFonts w:cs="Times New Roman"/>
            <w:b/>
            <w:color w:val="000000" w:themeColor="text1"/>
          </w:rPr>
          <w:fldChar w:fldCharType="end"/>
        </w:r>
        <w:r w:rsidRPr="00DB6B93">
          <w:rPr>
            <w:rFonts w:cs="Times New Roman"/>
            <w:color w:val="000000" w:themeColor="text1"/>
          </w:rPr>
          <w:delText xml:space="preserve"> selections in the four divisional areas (Natural and Mathematical Sciences, Social Sciences, Humanities, Fine Arts) and </w:delText>
        </w:r>
        <w:r w:rsidRPr="00DB6B93">
          <w:rPr>
            <w:rFonts w:cs="Times New Roman"/>
            <w:b/>
            <w:color w:val="000000" w:themeColor="text1"/>
          </w:rPr>
          <w:delText>Diverse Cultural Perspectives</w:delText>
        </w:r>
        <w:r w:rsidR="00B8454E" w:rsidRPr="00DB6B93">
          <w:rPr>
            <w:rFonts w:cs="Times New Roman"/>
            <w:b/>
            <w:color w:val="000000" w:themeColor="text1"/>
          </w:rPr>
          <w:fldChar w:fldCharType="begin"/>
        </w:r>
        <w:r w:rsidR="00B8454E" w:rsidRPr="00DB6B93">
          <w:rPr>
            <w:color w:val="000000" w:themeColor="text1"/>
          </w:rPr>
          <w:delInstrText xml:space="preserve"> XE "</w:delInstrText>
        </w:r>
        <w:r w:rsidR="00B8454E" w:rsidRPr="00DB6B93">
          <w:rPr>
            <w:rFonts w:cs="Times New Roman"/>
            <w:b/>
            <w:color w:val="000000" w:themeColor="text1"/>
          </w:rPr>
          <w:delInstrText>Diverse Cultural Perspectives</w:delInstrText>
        </w:r>
        <w:r w:rsidR="00B8454E" w:rsidRPr="00DB6B93">
          <w:rPr>
            <w:color w:val="000000" w:themeColor="text1"/>
          </w:rPr>
          <w:delInstrText xml:space="preserve">" </w:delInstrText>
        </w:r>
        <w:r w:rsidR="00B8454E" w:rsidRPr="00DB6B93">
          <w:rPr>
            <w:rFonts w:cs="Times New Roman"/>
            <w:b/>
            <w:color w:val="000000" w:themeColor="text1"/>
          </w:rPr>
          <w:fldChar w:fldCharType="end"/>
        </w:r>
        <w:r w:rsidRPr="00DB6B93">
          <w:rPr>
            <w:rFonts w:cs="Times New Roman"/>
            <w:color w:val="000000" w:themeColor="text1"/>
          </w:rPr>
          <w:delText xml:space="preserve"> courses.  Any courses accepted in transfer for at least 0.75 course credit that</w:delText>
        </w:r>
        <w:r w:rsidRPr="00424939">
          <w:rPr>
            <w:rFonts w:cs="Times New Roman"/>
            <w:color w:val="000000" w:themeColor="text1"/>
          </w:rPr>
          <w:delText xml:space="preserve"> fit the criteria of the Liberal Arts and/or Diverse Cultural Perspectives core groups can be applied towards the general education requirements as determined by the Registrar.</w:delText>
        </w:r>
        <w:r w:rsidR="00E74A37">
          <w:rPr>
            <w:rFonts w:cs="Times New Roman"/>
            <w:color w:val="000000" w:themeColor="text1"/>
          </w:rPr>
          <w:delText xml:space="preserve">  </w:delText>
        </w:r>
        <w:r w:rsidR="00E74A37" w:rsidRPr="00424939">
          <w:rPr>
            <w:rFonts w:cs="Times New Roman"/>
            <w:color w:val="000000" w:themeColor="text1"/>
          </w:rPr>
          <w:delText>Advanced Placement</w:delText>
        </w:r>
        <w:r w:rsidR="00E74A37" w:rsidRPr="00424939">
          <w:rPr>
            <w:rFonts w:cs="Times New Roman"/>
            <w:color w:val="000000" w:themeColor="text1"/>
          </w:rPr>
          <w:fldChar w:fldCharType="begin"/>
        </w:r>
        <w:r w:rsidR="00E74A37" w:rsidRPr="00424939">
          <w:rPr>
            <w:color w:val="000000" w:themeColor="text1"/>
          </w:rPr>
          <w:delInstrText xml:space="preserve"> XE "</w:delInstrText>
        </w:r>
        <w:r w:rsidR="00E74A37" w:rsidRPr="00424939">
          <w:rPr>
            <w:rFonts w:cs="Times New Roman"/>
            <w:color w:val="000000" w:themeColor="text1"/>
          </w:rPr>
          <w:delInstrText>Advanced Placement</w:delInstrText>
        </w:r>
        <w:r w:rsidR="00E74A37" w:rsidRPr="00424939">
          <w:rPr>
            <w:color w:val="000000" w:themeColor="text1"/>
          </w:rPr>
          <w:delInstrText xml:space="preserve">" </w:delInstrText>
        </w:r>
        <w:r w:rsidR="00E74A37" w:rsidRPr="00424939">
          <w:rPr>
            <w:rFonts w:cs="Times New Roman"/>
            <w:color w:val="000000" w:themeColor="text1"/>
          </w:rPr>
          <w:fldChar w:fldCharType="end"/>
        </w:r>
        <w:r w:rsidR="00E74A37" w:rsidRPr="00424939">
          <w:rPr>
            <w:rFonts w:cs="Times New Roman"/>
            <w:color w:val="000000" w:themeColor="text1"/>
          </w:rPr>
          <w:delText xml:space="preserve"> and International Baccalaureate</w:delText>
        </w:r>
        <w:r w:rsidR="00E74A37" w:rsidRPr="00424939">
          <w:rPr>
            <w:rFonts w:cs="Times New Roman"/>
            <w:color w:val="000000" w:themeColor="text1"/>
          </w:rPr>
          <w:fldChar w:fldCharType="begin"/>
        </w:r>
        <w:r w:rsidR="00E74A37" w:rsidRPr="00424939">
          <w:rPr>
            <w:color w:val="000000" w:themeColor="text1"/>
          </w:rPr>
          <w:delInstrText xml:space="preserve"> XE "</w:delInstrText>
        </w:r>
        <w:r w:rsidR="00E74A37" w:rsidRPr="00424939">
          <w:rPr>
            <w:rFonts w:cs="Times New Roman"/>
            <w:color w:val="000000" w:themeColor="text1"/>
          </w:rPr>
          <w:delInstrText>International Baccalaureate</w:delInstrText>
        </w:r>
        <w:r w:rsidR="00E74A37" w:rsidRPr="00424939">
          <w:rPr>
            <w:color w:val="000000" w:themeColor="text1"/>
          </w:rPr>
          <w:delInstrText xml:space="preserve">" </w:delInstrText>
        </w:r>
        <w:r w:rsidR="00E74A37" w:rsidRPr="00424939">
          <w:rPr>
            <w:rFonts w:cs="Times New Roman"/>
            <w:color w:val="000000" w:themeColor="text1"/>
          </w:rPr>
          <w:fldChar w:fldCharType="end"/>
        </w:r>
        <w:r w:rsidR="00E74A37" w:rsidRPr="00424939">
          <w:rPr>
            <w:rFonts w:cs="Times New Roman"/>
            <w:color w:val="000000" w:themeColor="text1"/>
          </w:rPr>
          <w:delText xml:space="preserve"> courses may not be used to meet any part of </w:delText>
        </w:r>
        <w:r w:rsidR="00E74A37">
          <w:rPr>
            <w:rFonts w:cs="Times New Roman"/>
            <w:color w:val="000000" w:themeColor="text1"/>
          </w:rPr>
          <w:delText>the General Education</w:delText>
        </w:r>
        <w:r w:rsidR="00E74A37" w:rsidRPr="00424939">
          <w:rPr>
            <w:rFonts w:cs="Times New Roman"/>
            <w:color w:val="000000" w:themeColor="text1"/>
          </w:rPr>
          <w:delText xml:space="preserve"> requirement</w:delText>
        </w:r>
        <w:r w:rsidR="00313018">
          <w:rPr>
            <w:rFonts w:cs="Times New Roman"/>
            <w:color w:val="000000" w:themeColor="text1"/>
          </w:rPr>
          <w:delText>s.</w:delText>
        </w:r>
      </w:del>
    </w:p>
    <w:p w14:paraId="15F6C0E6" w14:textId="77777777" w:rsidR="00AF782F" w:rsidRPr="00424939" w:rsidRDefault="00AF782F" w:rsidP="00AF782F">
      <w:pPr>
        <w:pStyle w:val="ListParagraph"/>
        <w:widowControl w:val="0"/>
        <w:numPr>
          <w:ilvl w:val="0"/>
          <w:numId w:val="171"/>
        </w:numPr>
        <w:adjustRightInd w:val="0"/>
        <w:spacing w:after="120"/>
        <w:ind w:left="360"/>
        <w:textAlignment w:val="baseline"/>
        <w:rPr>
          <w:del w:id="1184" w:author="Summer 2023 updates" w:date="2024-07-31T13:42:00Z"/>
          <w:rFonts w:cs="Times New Roman"/>
          <w:color w:val="000000" w:themeColor="text1"/>
        </w:rPr>
      </w:pPr>
      <w:del w:id="1185" w:author="Summer 2023 updates" w:date="2024-07-31T13:42:00Z">
        <w:r w:rsidRPr="00424939">
          <w:rPr>
            <w:rFonts w:cs="Times New Roman"/>
            <w:color w:val="000000" w:themeColor="text1"/>
          </w:rPr>
          <w:delText>Academic Practicum.  Transfer</w:delText>
        </w:r>
        <w:r w:rsidR="00B76E1A" w:rsidRPr="00424939">
          <w:rPr>
            <w:rFonts w:cs="Times New Roman"/>
            <w:color w:val="000000" w:themeColor="text1"/>
          </w:rPr>
          <w:fldChar w:fldCharType="begin"/>
        </w:r>
        <w:r w:rsidR="00B76E1A" w:rsidRPr="00424939">
          <w:rPr>
            <w:color w:val="000000" w:themeColor="text1"/>
          </w:rPr>
          <w:delInstrText xml:space="preserve"> XE "Transfer" </w:delInstrText>
        </w:r>
        <w:r w:rsidR="00B76E1A" w:rsidRPr="00424939">
          <w:rPr>
            <w:rFonts w:cs="Times New Roman"/>
            <w:color w:val="000000" w:themeColor="text1"/>
          </w:rPr>
          <w:fldChar w:fldCharType="end"/>
        </w:r>
        <w:r w:rsidRPr="00424939">
          <w:rPr>
            <w:rFonts w:cs="Times New Roman"/>
            <w:color w:val="000000" w:themeColor="text1"/>
          </w:rPr>
          <w:delText xml:space="preserve"> students are required to fulfill this requirement.</w:delText>
        </w:r>
      </w:del>
    </w:p>
    <w:p w14:paraId="36530734" w14:textId="77777777" w:rsidR="00CE7DE8" w:rsidRPr="00424939" w:rsidRDefault="00CE7DE8" w:rsidP="00CE7DE8">
      <w:pPr>
        <w:rPr>
          <w:moveFrom w:id="1186" w:author="Summer 2023 updates" w:date="2024-07-31T13:42:00Z"/>
          <w:rStyle w:val="Strong"/>
          <w:rFonts w:ascii="Garamond" w:hAnsi="Garamond"/>
          <w:smallCaps w:val="0"/>
          <w:color w:val="000000" w:themeColor="text1"/>
          <w:rPrChange w:id="1187" w:author="Summer 2023 updates" w:date="2024-07-31T13:42:00Z">
            <w:rPr>
              <w:moveFrom w:id="1188" w:author="Summer 2023 updates" w:date="2024-07-31T13:42:00Z"/>
              <w:rStyle w:val="Strong"/>
              <w:rFonts w:ascii="Garamond" w:hAnsi="Garamond"/>
              <w:color w:val="000000" w:themeColor="text1"/>
            </w:rPr>
          </w:rPrChange>
        </w:rPr>
      </w:pPr>
      <w:moveFromRangeStart w:id="1189" w:author="Summer 2023 updates" w:date="2024-07-31T13:42:00Z" w:name="move173325750"/>
      <w:moveFrom w:id="1190" w:author="Summer 2023 updates" w:date="2024-07-31T13:42:00Z">
        <w:r w:rsidRPr="00424939">
          <w:rPr>
            <w:rStyle w:val="Strong"/>
            <w:rFonts w:ascii="Garamond" w:hAnsi="Garamond"/>
            <w:smallCaps w:val="0"/>
            <w:color w:val="000000" w:themeColor="text1"/>
            <w:rPrChange w:id="1191" w:author="Summer 2023 updates" w:date="2024-07-31T13:42:00Z">
              <w:rPr>
                <w:rStyle w:val="Strong"/>
                <w:rFonts w:ascii="Garamond" w:hAnsi="Garamond"/>
                <w:color w:val="000000" w:themeColor="text1"/>
              </w:rPr>
            </w:rPrChange>
          </w:rPr>
          <w:br w:type="page"/>
        </w:r>
      </w:moveFrom>
    </w:p>
    <w:p w14:paraId="2A4832F4" w14:textId="77777777" w:rsidR="00137B34" w:rsidRPr="00424939" w:rsidRDefault="00137B34" w:rsidP="00713AB3">
      <w:pPr>
        <w:pStyle w:val="Heading3"/>
        <w:rPr>
          <w:moveFrom w:id="1192" w:author="Summer 2023 updates" w:date="2024-07-31T13:42:00Z"/>
          <w:rStyle w:val="Strong"/>
          <w:rFonts w:ascii="Garamond" w:hAnsi="Garamond" w:cstheme="majorBidi"/>
          <w:b/>
          <w:bCs w:val="0"/>
          <w:smallCaps w:val="0"/>
          <w:sz w:val="26"/>
        </w:rPr>
      </w:pPr>
      <w:bookmarkStart w:id="1193" w:name="_Ref14094286"/>
      <w:bookmarkStart w:id="1194" w:name="_Ref14101739"/>
      <w:bookmarkStart w:id="1195" w:name="_Ref14176545"/>
      <w:bookmarkStart w:id="1196" w:name="_Ref14178877"/>
      <w:bookmarkStart w:id="1197" w:name="_Toc110005148"/>
      <w:moveFrom w:id="1198" w:author="Summer 2023 updates" w:date="2024-07-31T13:42:00Z">
        <w:r w:rsidRPr="00424939">
          <w:rPr>
            <w:rStyle w:val="Strong"/>
            <w:rFonts w:ascii="Garamond" w:hAnsi="Garamond" w:cstheme="majorBidi"/>
            <w:b/>
            <w:bCs w:val="0"/>
            <w:smallCaps w:val="0"/>
            <w:sz w:val="26"/>
          </w:rPr>
          <w:t>AREAS OF STUDY</w:t>
        </w:r>
        <w:bookmarkEnd w:id="1193"/>
        <w:bookmarkEnd w:id="1194"/>
        <w:bookmarkEnd w:id="1195"/>
        <w:bookmarkEnd w:id="1196"/>
        <w:bookmarkEnd w:id="1197"/>
      </w:moveFrom>
    </w:p>
    <w:p w14:paraId="1D17DF00" w14:textId="77777777" w:rsidR="00366362" w:rsidRPr="00424939" w:rsidRDefault="00137B34" w:rsidP="00DB367A">
      <w:pPr>
        <w:rPr>
          <w:del w:id="1199" w:author="Summer 2023 updates" w:date="2024-07-31T13:42:00Z"/>
          <w:rFonts w:cs="Times New Roman"/>
          <w:color w:val="000000" w:themeColor="text1"/>
        </w:rPr>
      </w:pPr>
      <w:moveFrom w:id="1200" w:author="Summer 2023 updates" w:date="2024-07-31T13:42:00Z">
        <w:r w:rsidRPr="008F2ABB">
          <w:rPr>
            <w:rPrChange w:id="1201" w:author="Summer 2023 updates" w:date="2024-07-31T13:42:00Z">
              <w:rPr>
                <w:color w:val="000000" w:themeColor="text1"/>
              </w:rPr>
            </w:rPrChange>
          </w:rPr>
          <w:t xml:space="preserve">The three undergraduate degrees have areas of study associated with them.  </w:t>
        </w:r>
      </w:moveFrom>
      <w:moveFromRangeEnd w:id="1189"/>
      <w:del w:id="1202" w:author="Summer 2023 updates" w:date="2024-07-31T13:42:00Z">
        <w:r w:rsidR="000537CA" w:rsidRPr="00424939">
          <w:rPr>
            <w:rFonts w:cs="Times New Roman"/>
            <w:color w:val="000000" w:themeColor="text1"/>
          </w:rPr>
          <w:delText>The Bachelor of Science</w:delText>
        </w:r>
        <w:r w:rsidR="00E46C03" w:rsidRPr="00424939">
          <w:rPr>
            <w:rFonts w:cs="Times New Roman"/>
            <w:color w:val="000000" w:themeColor="text1"/>
          </w:rPr>
          <w:delText xml:space="preserve"> in Nursing</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The Bachelor of Science in Nursing</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E46C03" w:rsidRPr="00424939">
          <w:rPr>
            <w:rFonts w:cs="Times New Roman"/>
            <w:color w:val="000000" w:themeColor="text1"/>
          </w:rPr>
          <w:delText>’s</w:delText>
        </w:r>
        <w:r w:rsidR="00366362" w:rsidRPr="00424939">
          <w:rPr>
            <w:rFonts w:cs="Times New Roman"/>
            <w:color w:val="000000" w:themeColor="text1"/>
          </w:rPr>
          <w:delText xml:space="preserve"> area of study is nursing; the Bachelor of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Bachelor of 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9C12C8" w:rsidRPr="00424939">
          <w:rPr>
            <w:rFonts w:cs="Times New Roman"/>
            <w:color w:val="000000" w:themeColor="text1"/>
          </w:rPr>
          <w:delText>’s</w:delText>
        </w:r>
        <w:r w:rsidR="00366362" w:rsidRPr="00424939">
          <w:rPr>
            <w:rFonts w:cs="Times New Roman"/>
            <w:color w:val="000000" w:themeColor="text1"/>
          </w:rPr>
          <w:delText xml:space="preserve"> area</w:delText>
        </w:r>
        <w:r w:rsidR="009C12C8" w:rsidRPr="00424939">
          <w:rPr>
            <w:rFonts w:cs="Times New Roman"/>
            <w:color w:val="000000" w:themeColor="text1"/>
          </w:rPr>
          <w:delText>s</w:delText>
        </w:r>
        <w:r w:rsidR="00366362" w:rsidRPr="00424939">
          <w:rPr>
            <w:rFonts w:cs="Times New Roman"/>
            <w:color w:val="000000" w:themeColor="text1"/>
          </w:rPr>
          <w:delText xml:space="preserve"> of study are performance, composition, and education.  The Bac</w:delText>
        </w:r>
        <w:r w:rsidR="009C12C8" w:rsidRPr="00424939">
          <w:rPr>
            <w:rFonts w:cs="Times New Roman"/>
            <w:color w:val="000000" w:themeColor="text1"/>
          </w:rPr>
          <w:delText>h</w:delText>
        </w:r>
        <w:r w:rsidR="00366362" w:rsidRPr="00424939">
          <w:rPr>
            <w:rFonts w:cs="Times New Roman"/>
            <w:color w:val="000000" w:themeColor="text1"/>
          </w:rPr>
          <w:delText xml:space="preserve">elor of Arts’ areas of study, commonly referred to as majors, are listed </w:delText>
        </w:r>
        <w:r w:rsidR="00DB367A" w:rsidRPr="00424939">
          <w:rPr>
            <w:rFonts w:cs="Times New Roman"/>
            <w:color w:val="000000" w:themeColor="text1"/>
          </w:rPr>
          <w:delText>below</w:delText>
        </w:r>
        <w:r w:rsidR="00074B81" w:rsidRPr="00424939">
          <w:rPr>
            <w:rFonts w:cs="Times New Roman"/>
            <w:color w:val="000000" w:themeColor="text1"/>
          </w:rPr>
          <w:delText>.</w:delText>
        </w:r>
      </w:del>
    </w:p>
    <w:p w14:paraId="2A5BB03C" w14:textId="77777777" w:rsidR="007A0777" w:rsidRDefault="00366362" w:rsidP="00946594">
      <w:pPr>
        <w:rPr>
          <w:moveFrom w:id="1203" w:author="Summer 2023 updates" w:date="2024-07-31T13:42:00Z"/>
          <w:rPrChange w:id="1204" w:author="Summer 2023 updates" w:date="2024-07-31T13:42:00Z">
            <w:rPr>
              <w:moveFrom w:id="1205" w:author="Summer 2023 updates" w:date="2024-07-31T13:42:00Z"/>
              <w:color w:val="000000" w:themeColor="text1"/>
            </w:rPr>
          </w:rPrChange>
        </w:rPr>
        <w:pPrChange w:id="1206" w:author="Summer 2023 updates" w:date="2024-07-31T13:42:00Z">
          <w:pPr>
            <w:spacing w:after="120"/>
          </w:pPr>
        </w:pPrChange>
      </w:pPr>
      <w:del w:id="1207" w:author="Summer 2023 updates" w:date="2024-07-31T13:42:00Z">
        <w:r w:rsidRPr="00424939">
          <w:rPr>
            <w:rFonts w:cs="Times New Roman"/>
            <w:color w:val="000000" w:themeColor="text1"/>
          </w:rPr>
          <w:delText>Students should declare an area of study by the end of their sophomore year.  All students must earn at least a 2.00 GPA</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GPA</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in courses required to complete their areas of study, as well as meet specific requirements se</w:delText>
        </w:r>
        <w:r w:rsidR="00A71C40" w:rsidRPr="00424939">
          <w:rPr>
            <w:rFonts w:cs="Times New Roman"/>
            <w:color w:val="000000" w:themeColor="text1"/>
          </w:rPr>
          <w:delText xml:space="preserve">t forth for the area of study. </w:delText>
        </w:r>
      </w:del>
      <w:moveFromRangeStart w:id="1208" w:author="Summer 2023 updates" w:date="2024-07-31T13:42:00Z" w:name="move173325751"/>
    </w:p>
    <w:p w14:paraId="1A84B61B" w14:textId="77777777" w:rsidR="00137B34" w:rsidRPr="00424939" w:rsidRDefault="00137B34" w:rsidP="00137B34">
      <w:pPr>
        <w:spacing w:after="0"/>
        <w:rPr>
          <w:moveFrom w:id="1209" w:author="Summer 2023 updates" w:date="2024-07-31T13:42:00Z"/>
          <w:rStyle w:val="Strong"/>
          <w:rFonts w:ascii="Garamond" w:hAnsi="Garamond"/>
          <w:color w:val="000000" w:themeColor="text1"/>
        </w:rPr>
      </w:pPr>
      <w:moveFrom w:id="1210" w:author="Summer 2023 updates" w:date="2024-07-31T13:42:00Z">
        <w:r>
          <w:rPr>
            <w:rStyle w:val="Strong"/>
            <w:rFonts w:ascii="Garamond" w:hAnsi="Garamond"/>
            <w:color w:val="000000" w:themeColor="text1"/>
          </w:rPr>
          <w:t>A</w:t>
        </w:r>
        <w:r w:rsidRPr="00424939">
          <w:rPr>
            <w:rStyle w:val="Strong"/>
            <w:rFonts w:ascii="Garamond" w:hAnsi="Garamond"/>
            <w:color w:val="000000" w:themeColor="text1"/>
          </w:rPr>
          <w:t xml:space="preserve">reas of </w:t>
        </w:r>
        <w:r>
          <w:rPr>
            <w:rStyle w:val="Strong"/>
            <w:rFonts w:ascii="Garamond" w:hAnsi="Garamond"/>
            <w:color w:val="000000" w:themeColor="text1"/>
          </w:rPr>
          <w:t>S</w:t>
        </w:r>
        <w:r w:rsidRPr="00424939">
          <w:rPr>
            <w:rStyle w:val="Strong"/>
            <w:rFonts w:ascii="Garamond" w:hAnsi="Garamond"/>
            <w:color w:val="000000" w:themeColor="text1"/>
          </w:rPr>
          <w:t>tudy (</w:t>
        </w:r>
        <w:r>
          <w:rPr>
            <w:rStyle w:val="Strong"/>
            <w:rFonts w:ascii="Garamond" w:hAnsi="Garamond"/>
            <w:color w:val="000000" w:themeColor="text1"/>
          </w:rPr>
          <w:t>M</w:t>
        </w:r>
        <w:r w:rsidRPr="00424939">
          <w:rPr>
            <w:rStyle w:val="Strong"/>
            <w:rFonts w:ascii="Garamond" w:hAnsi="Garamond"/>
            <w:color w:val="000000" w:themeColor="text1"/>
          </w:rPr>
          <w:t xml:space="preserve">ajors) for </w:t>
        </w:r>
        <w:r>
          <w:rPr>
            <w:rStyle w:val="Strong"/>
            <w:rFonts w:ascii="Garamond" w:hAnsi="Garamond"/>
            <w:color w:val="000000" w:themeColor="text1"/>
          </w:rPr>
          <w:t>B</w:t>
        </w:r>
        <w:r w:rsidRPr="00424939">
          <w:rPr>
            <w:rStyle w:val="Strong"/>
            <w:rFonts w:ascii="Garamond" w:hAnsi="Garamond"/>
            <w:color w:val="000000" w:themeColor="text1"/>
          </w:rPr>
          <w:t>.</w:t>
        </w:r>
        <w:r>
          <w:rPr>
            <w:rStyle w:val="Strong"/>
            <w:rFonts w:ascii="Garamond" w:hAnsi="Garamond"/>
            <w:color w:val="000000" w:themeColor="text1"/>
          </w:rPr>
          <w:t>A</w:t>
        </w:r>
        <w:r w:rsidRPr="00424939">
          <w:rPr>
            <w:rStyle w:val="Strong"/>
            <w:rFonts w:ascii="Garamond" w:hAnsi="Garamond"/>
            <w:color w:val="000000" w:themeColor="text1"/>
          </w:rPr>
          <w:t>.</w:t>
        </w:r>
      </w:moveFrom>
    </w:p>
    <w:p w14:paraId="704AE825" w14:textId="77777777" w:rsidR="00137B34" w:rsidRPr="00424939" w:rsidRDefault="00137B34" w:rsidP="00137B34">
      <w:pPr>
        <w:spacing w:after="0"/>
        <w:rPr>
          <w:moveFrom w:id="1211" w:author="Summer 2023 updates" w:date="2024-07-31T13:42:00Z"/>
          <w:rFonts w:cs="Times New Roman"/>
          <w:color w:val="000000" w:themeColor="text1"/>
        </w:rPr>
        <w:sectPr w:rsidR="00137B34" w:rsidRPr="00424939" w:rsidSect="00884DF4">
          <w:headerReference w:type="default" r:id="rId9"/>
          <w:footerReference w:type="even" r:id="rId10"/>
          <w:footerReference w:type="default" r:id="rId11"/>
          <w:type w:val="continuous"/>
          <w:pgSz w:w="12240" w:h="15840"/>
          <w:pgMar w:top="1440" w:right="1080" w:bottom="1080" w:left="1080" w:header="720" w:footer="720" w:gutter="0"/>
          <w:cols w:space="720"/>
          <w:docGrid w:linePitch="360"/>
          <w:sectPrChange w:id="1218" w:author="Summer 2023 updates" w:date="2024-07-31T13:42:00Z">
            <w:sectPr w:rsidR="00137B34" w:rsidRPr="00424939" w:rsidSect="00884DF4">
              <w:type w:val="nextPage"/>
              <w:pgMar w:top="720" w:right="900" w:bottom="990" w:left="1440" w:header="720" w:footer="720" w:gutter="0"/>
            </w:sectPr>
          </w:sectPrChange>
        </w:sectPr>
      </w:pPr>
    </w:p>
    <w:p w14:paraId="04B8D871" w14:textId="77777777" w:rsidR="00137B34" w:rsidRPr="00424939" w:rsidRDefault="00137B34" w:rsidP="008F4903">
      <w:pPr>
        <w:spacing w:after="0" w:line="228" w:lineRule="auto"/>
        <w:ind w:left="180" w:hanging="180"/>
        <w:rPr>
          <w:moveFrom w:id="1219" w:author="Summer 2023 updates" w:date="2024-07-31T13:42:00Z"/>
          <w:rFonts w:cs="Times New Roman"/>
          <w:color w:val="000000" w:themeColor="text1"/>
        </w:rPr>
        <w:pPrChange w:id="1220" w:author="Summer 2023 updates" w:date="2024-07-31T13:42:00Z">
          <w:pPr>
            <w:spacing w:after="0" w:line="228" w:lineRule="auto"/>
          </w:pPr>
        </w:pPrChange>
      </w:pPr>
      <w:moveFrom w:id="1221" w:author="Summer 2023 updates" w:date="2024-07-31T13:42:00Z">
        <w:r w:rsidRPr="00424939">
          <w:rPr>
            <w:rFonts w:cs="Times New Roman"/>
            <w:color w:val="000000" w:themeColor="text1"/>
          </w:rPr>
          <w:t>Accounting, Managerial</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Accounting, Managerial</w:instrText>
        </w:r>
        <w:r w:rsidRPr="00424939">
          <w:rPr>
            <w:color w:val="000000" w:themeColor="text1"/>
          </w:rPr>
          <w:instrText xml:space="preserve">" </w:instrText>
        </w:r>
        <w:r w:rsidRPr="00424939">
          <w:rPr>
            <w:rFonts w:cs="Times New Roman"/>
            <w:color w:val="000000" w:themeColor="text1"/>
          </w:rPr>
          <w:fldChar w:fldCharType="end"/>
        </w:r>
      </w:moveFrom>
    </w:p>
    <w:p w14:paraId="42542A69" w14:textId="77777777" w:rsidR="00137B34" w:rsidRPr="00424939" w:rsidRDefault="00137B34" w:rsidP="008F4903">
      <w:pPr>
        <w:spacing w:after="0" w:line="228" w:lineRule="auto"/>
        <w:ind w:left="180" w:hanging="180"/>
        <w:rPr>
          <w:moveFrom w:id="1222" w:author="Summer 2023 updates" w:date="2024-07-31T13:42:00Z"/>
          <w:rFonts w:cs="Times New Roman"/>
          <w:color w:val="000000" w:themeColor="text1"/>
        </w:rPr>
        <w:pPrChange w:id="1223" w:author="Summer 2023 updates" w:date="2024-07-31T13:42:00Z">
          <w:pPr>
            <w:spacing w:after="0" w:line="228" w:lineRule="auto"/>
          </w:pPr>
        </w:pPrChange>
      </w:pPr>
      <w:moveFrom w:id="1224" w:author="Summer 2023 updates" w:date="2024-07-31T13:42:00Z">
        <w:r w:rsidRPr="00424939">
          <w:rPr>
            <w:rFonts w:cs="Times New Roman"/>
            <w:color w:val="000000" w:themeColor="text1"/>
          </w:rPr>
          <w:t>Accounting, Public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Accounting, Public</w:instrText>
        </w:r>
        <w:r w:rsidRPr="00424939">
          <w:rPr>
            <w:color w:val="000000" w:themeColor="text1"/>
          </w:rPr>
          <w:instrText xml:space="preserve">" </w:instrText>
        </w:r>
        <w:r w:rsidRPr="00424939">
          <w:rPr>
            <w:rFonts w:cs="Times New Roman"/>
            <w:color w:val="000000" w:themeColor="text1"/>
          </w:rPr>
          <w:fldChar w:fldCharType="end"/>
        </w:r>
      </w:moveFrom>
    </w:p>
    <w:p w14:paraId="31EBE34D" w14:textId="77777777" w:rsidR="00137B34" w:rsidRPr="00424939" w:rsidRDefault="00137B34" w:rsidP="008F4903">
      <w:pPr>
        <w:spacing w:after="0" w:line="228" w:lineRule="auto"/>
        <w:ind w:left="180" w:right="-288" w:hanging="180"/>
        <w:rPr>
          <w:moveFrom w:id="1225" w:author="Summer 2023 updates" w:date="2024-07-31T13:42:00Z"/>
          <w:rFonts w:cs="Times New Roman"/>
          <w:color w:val="000000" w:themeColor="text1"/>
        </w:rPr>
        <w:pPrChange w:id="1226" w:author="Summer 2023 updates" w:date="2024-07-31T13:42:00Z">
          <w:pPr>
            <w:spacing w:after="0" w:line="228" w:lineRule="auto"/>
            <w:ind w:right="-288"/>
          </w:pPr>
        </w:pPrChange>
      </w:pPr>
      <w:moveFrom w:id="1227" w:author="Summer 2023 updates" w:date="2024-07-31T13:42:00Z">
        <w:r w:rsidRPr="00424939">
          <w:rPr>
            <w:rFonts w:cs="Times New Roman"/>
            <w:color w:val="000000" w:themeColor="text1"/>
          </w:rPr>
          <w:t>African American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color w:val="000000" w:themeColor="text1"/>
          </w:rPr>
          <w:fldChar w:fldCharType="end"/>
        </w:r>
      </w:moveFrom>
    </w:p>
    <w:p w14:paraId="417BBCB1" w14:textId="77777777" w:rsidR="00137B34" w:rsidRPr="00424939" w:rsidRDefault="00137B34" w:rsidP="008F4903">
      <w:pPr>
        <w:spacing w:after="0" w:line="228" w:lineRule="auto"/>
        <w:ind w:left="180" w:hanging="180"/>
        <w:rPr>
          <w:moveFrom w:id="1228" w:author="Summer 2023 updates" w:date="2024-07-31T13:42:00Z"/>
          <w:rFonts w:cs="Times New Roman"/>
          <w:color w:val="000000" w:themeColor="text1"/>
        </w:rPr>
        <w:pPrChange w:id="1229" w:author="Summer 2023 updates" w:date="2024-07-31T13:42:00Z">
          <w:pPr>
            <w:spacing w:after="0" w:line="228" w:lineRule="auto"/>
          </w:pPr>
        </w:pPrChange>
      </w:pPr>
      <w:moveFrom w:id="1230" w:author="Summer 2023 updates" w:date="2024-07-31T13:42:00Z">
        <w:r w:rsidRPr="00424939">
          <w:rPr>
            <w:rFonts w:cs="Times New Roman"/>
            <w:color w:val="000000" w:themeColor="text1"/>
          </w:rPr>
          <w:t>Art</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w:instrText>
        </w:r>
        <w:r w:rsidRPr="00424939">
          <w:rPr>
            <w:color w:val="000000" w:themeColor="text1"/>
          </w:rPr>
          <w:instrText xml:space="preserve">" </w:instrText>
        </w:r>
        <w:r w:rsidRPr="00424939">
          <w:rPr>
            <w:rFonts w:cs="Times New Roman"/>
            <w:color w:val="000000" w:themeColor="text1"/>
          </w:rPr>
          <w:fldChar w:fldCharType="end"/>
        </w:r>
      </w:moveFrom>
    </w:p>
    <w:p w14:paraId="4302A339" w14:textId="77777777" w:rsidR="00137B34" w:rsidRPr="00424939" w:rsidRDefault="00137B34" w:rsidP="008F4903">
      <w:pPr>
        <w:spacing w:after="0" w:line="228" w:lineRule="auto"/>
        <w:ind w:left="180" w:hanging="180"/>
        <w:rPr>
          <w:moveFrom w:id="1231" w:author="Summer 2023 updates" w:date="2024-07-31T13:42:00Z"/>
          <w:rFonts w:cs="Times New Roman"/>
          <w:color w:val="000000" w:themeColor="text1"/>
        </w:rPr>
        <w:pPrChange w:id="1232" w:author="Summer 2023 updates" w:date="2024-07-31T13:42:00Z">
          <w:pPr>
            <w:spacing w:after="0" w:line="228" w:lineRule="auto"/>
          </w:pPr>
        </w:pPrChange>
      </w:pPr>
      <w:moveFrom w:id="1233" w:author="Summer 2023 updates" w:date="2024-07-31T13:42:00Z">
        <w:r w:rsidRPr="00424939">
          <w:rPr>
            <w:rFonts w:cs="Times New Roman"/>
            <w:color w:val="000000" w:themeColor="text1"/>
          </w:rPr>
          <w:t>Art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 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moveFrom>
    </w:p>
    <w:p w14:paraId="573CA223" w14:textId="77777777" w:rsidR="00137B34" w:rsidRPr="00424939" w:rsidRDefault="00137B34" w:rsidP="008F4903">
      <w:pPr>
        <w:spacing w:after="0" w:line="228" w:lineRule="auto"/>
        <w:ind w:left="180" w:hanging="180"/>
        <w:rPr>
          <w:moveFrom w:id="1234" w:author="Summer 2023 updates" w:date="2024-07-31T13:42:00Z"/>
          <w:rFonts w:cs="Times New Roman"/>
          <w:color w:val="000000" w:themeColor="text1"/>
        </w:rPr>
        <w:pPrChange w:id="1235" w:author="Summer 2023 updates" w:date="2024-07-31T13:42:00Z">
          <w:pPr>
            <w:spacing w:after="0" w:line="228" w:lineRule="auto"/>
          </w:pPr>
        </w:pPrChange>
      </w:pPr>
      <w:moveFrom w:id="1236" w:author="Summer 2023 updates" w:date="2024-07-31T13:42:00Z">
        <w:r w:rsidRPr="00424939">
          <w:rPr>
            <w:rFonts w:cs="Times New Roman"/>
            <w:color w:val="000000" w:themeColor="text1"/>
          </w:rPr>
          <w:t>Asian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Asian Studies</w:instrText>
        </w:r>
        <w:r w:rsidRPr="00424939">
          <w:rPr>
            <w:color w:val="000000" w:themeColor="text1"/>
          </w:rPr>
          <w:instrText xml:space="preserve">" </w:instrText>
        </w:r>
        <w:r w:rsidRPr="00424939">
          <w:rPr>
            <w:rFonts w:cs="Times New Roman"/>
            <w:color w:val="000000" w:themeColor="text1"/>
          </w:rPr>
          <w:fldChar w:fldCharType="end"/>
        </w:r>
      </w:moveFrom>
    </w:p>
    <w:p w14:paraId="4C251026" w14:textId="77777777" w:rsidR="00137B34" w:rsidRPr="00424939" w:rsidRDefault="00137B34" w:rsidP="008F4903">
      <w:pPr>
        <w:spacing w:after="0" w:line="228" w:lineRule="auto"/>
        <w:ind w:left="180" w:hanging="180"/>
        <w:rPr>
          <w:moveFrom w:id="1237" w:author="Summer 2023 updates" w:date="2024-07-31T13:42:00Z"/>
          <w:rFonts w:cs="Times New Roman"/>
          <w:color w:val="000000" w:themeColor="text1"/>
        </w:rPr>
        <w:pPrChange w:id="1238" w:author="Summer 2023 updates" w:date="2024-07-31T13:42:00Z">
          <w:pPr>
            <w:spacing w:after="0" w:line="228" w:lineRule="auto"/>
          </w:pPr>
        </w:pPrChange>
      </w:pPr>
      <w:moveFrom w:id="1239" w:author="Summer 2023 updates" w:date="2024-07-31T13:42:00Z">
        <w:r w:rsidRPr="00424939">
          <w:rPr>
            <w:rFonts w:cs="Times New Roman"/>
            <w:color w:val="000000" w:themeColor="text1"/>
          </w:rPr>
          <w:t>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moveFrom>
    </w:p>
    <w:p w14:paraId="44E9702D" w14:textId="77777777" w:rsidR="00137B34" w:rsidRPr="00424939" w:rsidRDefault="00137B34" w:rsidP="008F4903">
      <w:pPr>
        <w:spacing w:after="0" w:line="228" w:lineRule="auto"/>
        <w:ind w:left="180" w:hanging="180"/>
        <w:rPr>
          <w:moveFrom w:id="1240" w:author="Summer 2023 updates" w:date="2024-07-31T13:42:00Z"/>
          <w:rFonts w:cs="Times New Roman"/>
          <w:color w:val="000000" w:themeColor="text1"/>
        </w:rPr>
        <w:pPrChange w:id="1241" w:author="Summer 2023 updates" w:date="2024-07-31T13:42:00Z">
          <w:pPr>
            <w:spacing w:after="0" w:line="228" w:lineRule="auto"/>
          </w:pPr>
        </w:pPrChange>
      </w:pPr>
      <w:moveFrom w:id="1242" w:author="Summer 2023 updates" w:date="2024-07-31T13:42:00Z">
        <w:r w:rsidRPr="00424939">
          <w:rPr>
            <w:rFonts w:cs="Times New Roman"/>
            <w:color w:val="000000" w:themeColor="text1"/>
          </w:rPr>
          <w:t>Business Administration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color w:val="000000" w:themeColor="text1"/>
          </w:rPr>
          <w:fldChar w:fldCharType="end"/>
        </w:r>
      </w:moveFrom>
    </w:p>
    <w:p w14:paraId="4A81372D" w14:textId="77777777" w:rsidR="00137B34" w:rsidRPr="00424939" w:rsidRDefault="00137B34" w:rsidP="008F4903">
      <w:pPr>
        <w:spacing w:after="0" w:line="228" w:lineRule="auto"/>
        <w:ind w:left="180" w:hanging="180"/>
        <w:rPr>
          <w:moveFrom w:id="1243" w:author="Summer 2023 updates" w:date="2024-07-31T13:42:00Z"/>
          <w:rFonts w:cs="Times New Roman"/>
          <w:color w:val="000000" w:themeColor="text1"/>
        </w:rPr>
        <w:pPrChange w:id="1244" w:author="Summer 2023 updates" w:date="2024-07-31T13:42:00Z">
          <w:pPr>
            <w:spacing w:after="0" w:line="228" w:lineRule="auto"/>
          </w:pPr>
        </w:pPrChange>
      </w:pPr>
      <w:moveFrom w:id="1245" w:author="Summer 2023 updates" w:date="2024-07-31T13:42:00Z">
        <w:r w:rsidRPr="00424939">
          <w:rPr>
            <w:rFonts w:cs="Times New Roman"/>
            <w:color w:val="000000" w:themeColor="text1"/>
          </w:rPr>
          <w:t>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moveFrom>
    </w:p>
    <w:p w14:paraId="5A2EA877" w14:textId="77777777" w:rsidR="00137B34" w:rsidRPr="00424939" w:rsidRDefault="00137B34" w:rsidP="008F4903">
      <w:pPr>
        <w:spacing w:after="0" w:line="228" w:lineRule="auto"/>
        <w:ind w:left="180" w:hanging="180"/>
        <w:rPr>
          <w:moveFrom w:id="1246" w:author="Summer 2023 updates" w:date="2024-07-31T13:42:00Z"/>
          <w:rFonts w:cs="Times New Roman"/>
          <w:color w:val="000000" w:themeColor="text1"/>
        </w:rPr>
        <w:pPrChange w:id="1247" w:author="Summer 2023 updates" w:date="2024-07-31T13:42:00Z">
          <w:pPr>
            <w:spacing w:after="0" w:line="228" w:lineRule="auto"/>
          </w:pPr>
        </w:pPrChange>
      </w:pPr>
      <w:moveFrom w:id="1248" w:author="Summer 2023 updates" w:date="2024-07-31T13:42:00Z">
        <w:r w:rsidRPr="00424939">
          <w:rPr>
            <w:rFonts w:cs="Times New Roman"/>
            <w:color w:val="000000" w:themeColor="text1"/>
          </w:rPr>
          <w:t>Communication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Communication Studies</w:instrText>
        </w:r>
        <w:r w:rsidRPr="00424939">
          <w:rPr>
            <w:color w:val="000000" w:themeColor="text1"/>
          </w:rPr>
          <w:instrText xml:space="preserve">" </w:instrText>
        </w:r>
        <w:r w:rsidRPr="00424939">
          <w:rPr>
            <w:rFonts w:cs="Times New Roman"/>
            <w:color w:val="000000" w:themeColor="text1"/>
          </w:rPr>
          <w:fldChar w:fldCharType="end"/>
        </w:r>
      </w:moveFrom>
    </w:p>
    <w:p w14:paraId="4B01C561" w14:textId="77777777" w:rsidR="00137B34" w:rsidRDefault="00137B34" w:rsidP="008F4903">
      <w:pPr>
        <w:spacing w:after="0" w:line="228" w:lineRule="auto"/>
        <w:ind w:left="180" w:hanging="180"/>
        <w:rPr>
          <w:moveFrom w:id="1249" w:author="Summer 2023 updates" w:date="2024-07-31T13:42:00Z"/>
          <w:rFonts w:cs="Times New Roman"/>
          <w:color w:val="000000" w:themeColor="text1"/>
        </w:rPr>
        <w:pPrChange w:id="1250" w:author="Summer 2023 updates" w:date="2024-07-31T13:42:00Z">
          <w:pPr>
            <w:spacing w:after="0" w:line="228" w:lineRule="auto"/>
          </w:pPr>
        </w:pPrChange>
      </w:pPr>
      <w:moveFrom w:id="1251" w:author="Summer 2023 updates" w:date="2024-07-31T13:42:00Z">
        <w:r w:rsidRPr="00424939">
          <w:rPr>
            <w:rFonts w:cs="Times New Roman"/>
            <w:color w:val="000000" w:themeColor="text1"/>
          </w:rPr>
          <w:t>Computer Science</w:t>
        </w:r>
      </w:moveFrom>
    </w:p>
    <w:p w14:paraId="1DFE0683" w14:textId="77777777" w:rsidR="00137B34" w:rsidRDefault="00137B34" w:rsidP="008F4903">
      <w:pPr>
        <w:spacing w:after="0" w:line="228" w:lineRule="auto"/>
        <w:ind w:left="180" w:hanging="180"/>
        <w:rPr>
          <w:moveFrom w:id="1252" w:author="Summer 2023 updates" w:date="2024-07-31T13:42:00Z"/>
          <w:rFonts w:cs="Times New Roman"/>
          <w:color w:val="000000" w:themeColor="text1"/>
        </w:rPr>
        <w:pPrChange w:id="1253" w:author="Summer 2023 updates" w:date="2024-07-31T13:42:00Z">
          <w:pPr>
            <w:spacing w:after="0" w:line="228" w:lineRule="auto"/>
          </w:pPr>
        </w:pPrChange>
      </w:pPr>
      <w:moveFrom w:id="1254" w:author="Summer 2023 updates" w:date="2024-07-31T13:42:00Z">
        <w:r>
          <w:rPr>
            <w:rFonts w:cs="Times New Roman"/>
            <w:color w:val="000000" w:themeColor="text1"/>
          </w:rPr>
          <w:t>Creative Writing</w:t>
        </w:r>
      </w:moveFrom>
    </w:p>
    <w:p w14:paraId="354C9520" w14:textId="77777777" w:rsidR="00137B34" w:rsidRPr="00424939" w:rsidRDefault="00137B34" w:rsidP="008F4903">
      <w:pPr>
        <w:spacing w:after="0" w:line="228" w:lineRule="auto"/>
        <w:ind w:left="180" w:hanging="180"/>
        <w:rPr>
          <w:moveFrom w:id="1255" w:author="Summer 2023 updates" w:date="2024-07-31T13:42:00Z"/>
          <w:rFonts w:cs="Times New Roman"/>
          <w:color w:val="000000" w:themeColor="text1"/>
        </w:rPr>
        <w:pPrChange w:id="1256" w:author="Summer 2023 updates" w:date="2024-07-31T13:42:00Z">
          <w:pPr>
            <w:spacing w:after="0" w:line="228" w:lineRule="auto"/>
          </w:pPr>
        </w:pPrChange>
      </w:pPr>
      <w:moveFrom w:id="1257" w:author="Summer 2023 updates" w:date="2024-07-31T13:42:00Z">
        <w:r>
          <w:rPr>
            <w:rFonts w:cs="Times New Roman"/>
            <w:color w:val="000000" w:themeColor="text1"/>
          </w:rPr>
          <w:t>Data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moveFrom>
    </w:p>
    <w:p w14:paraId="5601B5AE" w14:textId="77777777" w:rsidR="00137B34" w:rsidRPr="00424939" w:rsidRDefault="00137B34" w:rsidP="008F4903">
      <w:pPr>
        <w:spacing w:after="0" w:line="228" w:lineRule="auto"/>
        <w:ind w:left="180" w:hanging="180"/>
        <w:rPr>
          <w:moveFrom w:id="1258" w:author="Summer 2023 updates" w:date="2024-07-31T13:42:00Z"/>
          <w:rFonts w:cs="Times New Roman"/>
          <w:color w:val="000000" w:themeColor="text1"/>
        </w:rPr>
        <w:pPrChange w:id="1259" w:author="Summer 2023 updates" w:date="2024-07-31T13:42:00Z">
          <w:pPr>
            <w:spacing w:after="0" w:line="228" w:lineRule="auto"/>
          </w:pPr>
        </w:pPrChange>
      </w:pPr>
      <w:moveFrom w:id="1260" w:author="Summer 2023 updates" w:date="2024-07-31T13:42:00Z">
        <w:r w:rsidRPr="00424939">
          <w:rPr>
            <w:rFonts w:cs="Times New Roman"/>
            <w:color w:val="000000" w:themeColor="text1"/>
          </w:rPr>
          <w:t>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From>
    </w:p>
    <w:p w14:paraId="1AA3B1E0" w14:textId="77777777" w:rsidR="00137B34" w:rsidRPr="00424939" w:rsidRDefault="00137B34" w:rsidP="008F4903">
      <w:pPr>
        <w:spacing w:after="0" w:line="228" w:lineRule="auto"/>
        <w:ind w:left="180" w:hanging="180"/>
        <w:rPr>
          <w:moveFrom w:id="1261" w:author="Summer 2023 updates" w:date="2024-07-31T13:42:00Z"/>
          <w:rFonts w:cs="Times New Roman"/>
          <w:color w:val="000000" w:themeColor="text1"/>
        </w:rPr>
        <w:pPrChange w:id="1262" w:author="Summer 2023 updates" w:date="2024-07-31T13:42:00Z">
          <w:pPr>
            <w:spacing w:after="0" w:line="228" w:lineRule="auto"/>
          </w:pPr>
        </w:pPrChange>
      </w:pPr>
      <w:moveFrom w:id="1263" w:author="Summer 2023 updates" w:date="2024-07-31T13:42:00Z">
        <w:r w:rsidRPr="00424939">
          <w:rPr>
            <w:rFonts w:cs="Times New Roman"/>
            <w:color w:val="000000" w:themeColor="text1"/>
          </w:rPr>
          <w:t>Elementary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Elementary Education</w:instrText>
        </w:r>
        <w:r w:rsidRPr="00424939">
          <w:rPr>
            <w:color w:val="000000" w:themeColor="text1"/>
          </w:rPr>
          <w:instrText xml:space="preserve">" </w:instrText>
        </w:r>
        <w:r w:rsidRPr="00424939">
          <w:rPr>
            <w:rFonts w:cs="Times New Roman"/>
            <w:color w:val="000000" w:themeColor="text1"/>
          </w:rPr>
          <w:fldChar w:fldCharType="end"/>
        </w:r>
      </w:moveFrom>
    </w:p>
    <w:p w14:paraId="14EB93CD" w14:textId="77777777" w:rsidR="00137B34" w:rsidRPr="00424939" w:rsidRDefault="00137B34" w:rsidP="008F4903">
      <w:pPr>
        <w:spacing w:after="0" w:line="228" w:lineRule="auto"/>
        <w:ind w:left="180" w:hanging="180"/>
        <w:rPr>
          <w:moveFrom w:id="1264" w:author="Summer 2023 updates" w:date="2024-07-31T13:42:00Z"/>
          <w:rFonts w:cs="Times New Roman"/>
          <w:color w:val="000000" w:themeColor="text1"/>
        </w:rPr>
        <w:pPrChange w:id="1265" w:author="Summer 2023 updates" w:date="2024-07-31T13:42:00Z">
          <w:pPr>
            <w:spacing w:after="0" w:line="228" w:lineRule="auto"/>
          </w:pPr>
        </w:pPrChange>
      </w:pPr>
      <w:moveFrom w:id="1266" w:author="Summer 2023 updates" w:date="2024-07-31T13:42:00Z">
        <w:r w:rsidRPr="00424939">
          <w:rPr>
            <w:rFonts w:cs="Times New Roman"/>
            <w:color w:val="000000" w:themeColor="text1"/>
          </w:rPr>
          <w:t>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moveFrom>
    </w:p>
    <w:p w14:paraId="2C91E682" w14:textId="77777777" w:rsidR="00137B34" w:rsidRPr="00424939" w:rsidRDefault="00137B34" w:rsidP="008F4903">
      <w:pPr>
        <w:spacing w:after="0" w:line="228" w:lineRule="auto"/>
        <w:ind w:left="180" w:hanging="180"/>
        <w:rPr>
          <w:moveFrom w:id="1267" w:author="Summer 2023 updates" w:date="2024-07-31T13:42:00Z"/>
          <w:rFonts w:cs="Times New Roman"/>
          <w:color w:val="000000" w:themeColor="text1"/>
        </w:rPr>
        <w:pPrChange w:id="1268" w:author="Summer 2023 updates" w:date="2024-07-31T13:42:00Z">
          <w:pPr>
            <w:spacing w:after="0" w:line="228" w:lineRule="auto"/>
          </w:pPr>
        </w:pPrChange>
      </w:pPr>
      <w:moveFrom w:id="1269" w:author="Summer 2023 updates" w:date="2024-07-31T13:42:00Z">
        <w:r w:rsidRPr="00424939">
          <w:rPr>
            <w:rFonts w:cs="Times New Roman"/>
            <w:color w:val="000000" w:themeColor="text1"/>
          </w:rPr>
          <w:t>Film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Film Studies</w:instrText>
        </w:r>
        <w:r w:rsidRPr="00424939">
          <w:rPr>
            <w:color w:val="000000" w:themeColor="text1"/>
          </w:rPr>
          <w:instrText xml:space="preserve">" </w:instrText>
        </w:r>
        <w:r w:rsidRPr="00424939">
          <w:rPr>
            <w:rFonts w:cs="Times New Roman"/>
            <w:color w:val="000000" w:themeColor="text1"/>
          </w:rPr>
          <w:fldChar w:fldCharType="end"/>
        </w:r>
      </w:moveFrom>
    </w:p>
    <w:p w14:paraId="7444C431" w14:textId="77777777" w:rsidR="00137B34" w:rsidRPr="00424939" w:rsidRDefault="00137B34" w:rsidP="008F4903">
      <w:pPr>
        <w:spacing w:after="0" w:line="228" w:lineRule="auto"/>
        <w:ind w:left="180" w:hanging="180"/>
        <w:rPr>
          <w:moveFrom w:id="1270" w:author="Summer 2023 updates" w:date="2024-07-31T13:42:00Z"/>
          <w:rFonts w:cs="Times New Roman"/>
          <w:color w:val="000000" w:themeColor="text1"/>
        </w:rPr>
        <w:pPrChange w:id="1271" w:author="Summer 2023 updates" w:date="2024-07-31T13:42:00Z">
          <w:pPr>
            <w:spacing w:after="0" w:line="228" w:lineRule="auto"/>
          </w:pPr>
        </w:pPrChange>
      </w:pPr>
      <w:moveFrom w:id="1272" w:author="Summer 2023 updates" w:date="2024-07-31T13:42:00Z">
        <w:r w:rsidRPr="00424939">
          <w:rPr>
            <w:rFonts w:cs="Times New Roman"/>
            <w:color w:val="000000" w:themeColor="text1"/>
          </w:rPr>
          <w:t>French</w:t>
        </w:r>
        <w:r>
          <w:rPr>
            <w:rFonts w:cs="Times New Roman"/>
            <w:color w:val="000000" w:themeColor="text1"/>
          </w:rPr>
          <w:t xml:space="preserve"> &amp; Francophone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French</w:instrText>
        </w:r>
        <w:r w:rsidRPr="00424939">
          <w:rPr>
            <w:color w:val="000000" w:themeColor="text1"/>
          </w:rPr>
          <w:instrText xml:space="preserve">" </w:instrText>
        </w:r>
        <w:r w:rsidRPr="00424939">
          <w:rPr>
            <w:rFonts w:cs="Times New Roman"/>
            <w:color w:val="000000" w:themeColor="text1"/>
          </w:rPr>
          <w:fldChar w:fldCharType="end"/>
        </w:r>
      </w:moveFrom>
    </w:p>
    <w:moveFromRangeEnd w:id="1208"/>
    <w:p w14:paraId="0D278A22" w14:textId="77777777" w:rsidR="00366362" w:rsidRPr="00424939" w:rsidRDefault="00366362" w:rsidP="00A07B89">
      <w:pPr>
        <w:spacing w:after="0" w:line="228" w:lineRule="auto"/>
        <w:rPr>
          <w:del w:id="1273" w:author="Summer 2023 updates" w:date="2024-07-31T13:42:00Z"/>
          <w:rFonts w:cs="Times New Roman"/>
          <w:color w:val="000000" w:themeColor="text1"/>
        </w:rPr>
      </w:pPr>
      <w:del w:id="1274" w:author="Summer 2023 updates" w:date="2024-07-31T13:42:00Z">
        <w:r w:rsidRPr="00424939">
          <w:rPr>
            <w:rFonts w:cs="Times New Roman"/>
            <w:color w:val="000000" w:themeColor="text1"/>
          </w:rPr>
          <w:delText>General Science</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General Science</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40EAF76B" w14:textId="77777777" w:rsidR="00366362" w:rsidRPr="00424939" w:rsidRDefault="00366362" w:rsidP="00A07B89">
      <w:pPr>
        <w:spacing w:after="0" w:line="228" w:lineRule="auto"/>
        <w:rPr>
          <w:del w:id="1275" w:author="Summer 2023 updates" w:date="2024-07-31T13:42:00Z"/>
          <w:rFonts w:cs="Times New Roman"/>
          <w:color w:val="000000" w:themeColor="text1"/>
        </w:rPr>
      </w:pPr>
      <w:del w:id="1276" w:author="Summer 2023 updates" w:date="2024-07-31T13:42:00Z">
        <w:r w:rsidRPr="00424939">
          <w:rPr>
            <w:rFonts w:cs="Times New Roman"/>
            <w:color w:val="000000" w:themeColor="text1"/>
          </w:rPr>
          <w:delText>History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History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11229F23" w14:textId="77777777" w:rsidR="00D0677E" w:rsidRDefault="00D0677E" w:rsidP="00D0677E">
      <w:pPr>
        <w:spacing w:after="0" w:line="228" w:lineRule="auto"/>
        <w:rPr>
          <w:del w:id="1277" w:author="Summer 2023 updates" w:date="2024-07-31T13:42:00Z"/>
          <w:rFonts w:cs="Times New Roman"/>
          <w:color w:val="000000" w:themeColor="text1"/>
        </w:rPr>
      </w:pPr>
      <w:del w:id="1278" w:author="Summer 2023 updates" w:date="2024-07-31T13:42:00Z">
        <w:r>
          <w:rPr>
            <w:rFonts w:cs="Times New Roman"/>
            <w:color w:val="000000" w:themeColor="text1"/>
          </w:rPr>
          <w:delText xml:space="preserve">Interdisciplinary </w:delText>
        </w:r>
        <w:r w:rsidRPr="00424939">
          <w:rPr>
            <w:rFonts w:cs="Times New Roman"/>
            <w:color w:val="000000" w:themeColor="text1"/>
          </w:rPr>
          <w:delText>French</w:delText>
        </w:r>
        <w:r>
          <w:rPr>
            <w:rFonts w:cs="Times New Roman"/>
            <w:color w:val="000000" w:themeColor="text1"/>
          </w:rPr>
          <w:delText xml:space="preserve"> &amp; </w:delText>
        </w:r>
      </w:del>
    </w:p>
    <w:p w14:paraId="40759AB2" w14:textId="77777777" w:rsidR="00137B34" w:rsidRPr="00424939" w:rsidRDefault="00D0677E" w:rsidP="008F4903">
      <w:pPr>
        <w:spacing w:after="0" w:line="228" w:lineRule="auto"/>
        <w:ind w:left="180" w:hanging="180"/>
        <w:rPr>
          <w:moveFrom w:id="1279" w:author="Summer 2023 updates" w:date="2024-07-31T13:42:00Z"/>
          <w:rFonts w:cs="Times New Roman"/>
          <w:color w:val="000000" w:themeColor="text1"/>
        </w:rPr>
        <w:pPrChange w:id="1280" w:author="Summer 2023 updates" w:date="2024-07-31T13:42:00Z">
          <w:pPr>
            <w:spacing w:after="0" w:line="228" w:lineRule="auto"/>
          </w:pPr>
        </w:pPrChange>
      </w:pPr>
      <w:del w:id="1281" w:author="Summer 2023 updates" w:date="2024-07-31T13:42:00Z">
        <w:r>
          <w:rPr>
            <w:rFonts w:cs="Times New Roman"/>
            <w:color w:val="000000" w:themeColor="text1"/>
          </w:rPr>
          <w:delText xml:space="preserve">    Francophone Studies</w:delText>
        </w:r>
        <w:r w:rsidRPr="00424939">
          <w:rPr>
            <w:rFonts w:cs="Times New Roman"/>
            <w:color w:val="000000" w:themeColor="text1"/>
          </w:rPr>
          <w:delText xml:space="preserve"> </w:delText>
        </w:r>
      </w:del>
      <w:moveFromRangeStart w:id="1282" w:author="Summer 2023 updates" w:date="2024-07-31T13:42:00Z" w:name="move173325752"/>
      <w:moveFrom w:id="1283" w:author="Summer 2023 updates" w:date="2024-07-31T13:42:00Z">
        <w:r w:rsidR="00137B34" w:rsidRPr="00424939">
          <w:rPr>
            <w:rFonts w:cs="Times New Roman"/>
            <w:color w:val="000000" w:themeColor="text1"/>
          </w:rPr>
          <w:t>Interdisciplinary Studies</w:t>
        </w:r>
        <w:r w:rsidR="00137B34" w:rsidRPr="00424939">
          <w:rPr>
            <w:rFonts w:cs="Times New Roman"/>
            <w:color w:val="000000" w:themeColor="text1"/>
          </w:rPr>
          <w:fldChar w:fldCharType="begin"/>
        </w:r>
        <w:r w:rsidR="00137B34" w:rsidRPr="00424939">
          <w:rPr>
            <w:color w:val="000000" w:themeColor="text1"/>
          </w:rPr>
          <w:instrText xml:space="preserve"> XE "</w:instrText>
        </w:r>
        <w:r w:rsidR="00137B34" w:rsidRPr="00424939">
          <w:rPr>
            <w:rFonts w:cs="Times New Roman"/>
            <w:color w:val="000000" w:themeColor="text1"/>
          </w:rPr>
          <w:instrText>Interdisciplinary Studies</w:instrText>
        </w:r>
        <w:r w:rsidR="00137B34" w:rsidRPr="00424939">
          <w:rPr>
            <w:color w:val="000000" w:themeColor="text1"/>
          </w:rPr>
          <w:instrText xml:space="preserve">" </w:instrText>
        </w:r>
        <w:r w:rsidR="00137B34" w:rsidRPr="00424939">
          <w:rPr>
            <w:rFonts w:cs="Times New Roman"/>
            <w:color w:val="000000" w:themeColor="text1"/>
          </w:rPr>
          <w:fldChar w:fldCharType="end"/>
        </w:r>
        <w:r w:rsidR="00137B34" w:rsidRPr="00424939">
          <w:rPr>
            <w:rFonts w:cs="Times New Roman"/>
            <w:color w:val="000000" w:themeColor="text1"/>
          </w:rPr>
          <w:t>*</w:t>
        </w:r>
      </w:moveFrom>
    </w:p>
    <w:p w14:paraId="7ABC7401" w14:textId="77777777" w:rsidR="00137B34" w:rsidRPr="00424939" w:rsidRDefault="00137B34" w:rsidP="008F4903">
      <w:pPr>
        <w:spacing w:after="0" w:line="228" w:lineRule="auto"/>
        <w:ind w:left="180" w:hanging="180"/>
        <w:rPr>
          <w:moveFrom w:id="1284" w:author="Summer 2023 updates" w:date="2024-07-31T13:42:00Z"/>
          <w:rFonts w:cs="Times New Roman"/>
          <w:color w:val="000000" w:themeColor="text1"/>
        </w:rPr>
        <w:pPrChange w:id="1285" w:author="Summer 2023 updates" w:date="2024-07-31T13:42:00Z">
          <w:pPr>
            <w:spacing w:after="0" w:line="228" w:lineRule="auto"/>
          </w:pPr>
        </w:pPrChange>
      </w:pPr>
      <w:moveFrom w:id="1286" w:author="Summer 2023 updates" w:date="2024-07-31T13:42:00Z">
        <w:r w:rsidRPr="00424939">
          <w:rPr>
            <w:rFonts w:cs="Times New Roman"/>
            <w:color w:val="000000" w:themeColor="text1"/>
          </w:rPr>
          <w:t>International Business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International Business</w:instrText>
        </w:r>
        <w:r w:rsidRPr="00424939">
          <w:rPr>
            <w:color w:val="000000" w:themeColor="text1"/>
          </w:rPr>
          <w:instrText xml:space="preserve">" </w:instrText>
        </w:r>
        <w:r w:rsidRPr="00424939">
          <w:rPr>
            <w:rFonts w:cs="Times New Roman"/>
            <w:color w:val="000000" w:themeColor="text1"/>
          </w:rPr>
          <w:fldChar w:fldCharType="end"/>
        </w:r>
      </w:moveFrom>
    </w:p>
    <w:p w14:paraId="2ABB464C" w14:textId="77777777" w:rsidR="00137B34" w:rsidRPr="00424939" w:rsidRDefault="00137B34" w:rsidP="008F4903">
      <w:pPr>
        <w:spacing w:after="0" w:line="228" w:lineRule="auto"/>
        <w:ind w:left="180" w:hanging="180"/>
        <w:rPr>
          <w:moveFrom w:id="1287" w:author="Summer 2023 updates" w:date="2024-07-31T13:42:00Z"/>
          <w:rFonts w:cs="Times New Roman"/>
          <w:color w:val="000000" w:themeColor="text1"/>
        </w:rPr>
        <w:pPrChange w:id="1288" w:author="Summer 2023 updates" w:date="2024-07-31T13:42:00Z">
          <w:pPr>
            <w:spacing w:after="0" w:line="228" w:lineRule="auto"/>
          </w:pPr>
        </w:pPrChange>
      </w:pPr>
      <w:moveFrom w:id="1289" w:author="Summer 2023 updates" w:date="2024-07-31T13:42:00Z">
        <w:r w:rsidRPr="00424939">
          <w:rPr>
            <w:rFonts w:cs="Times New Roman"/>
            <w:color w:val="000000" w:themeColor="text1"/>
          </w:rPr>
          <w:t>International</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International</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From>
    </w:p>
    <w:p w14:paraId="6D8495DE" w14:textId="77777777" w:rsidR="00137B34" w:rsidRPr="00424939" w:rsidRDefault="00137B34" w:rsidP="008F4903">
      <w:pPr>
        <w:spacing w:after="0" w:line="228" w:lineRule="auto"/>
        <w:ind w:left="180" w:hanging="180"/>
        <w:rPr>
          <w:moveFrom w:id="1290" w:author="Summer 2023 updates" w:date="2024-07-31T13:42:00Z"/>
          <w:rFonts w:cs="Times New Roman"/>
          <w:color w:val="000000" w:themeColor="text1"/>
        </w:rPr>
        <w:pPrChange w:id="1291" w:author="Summer 2023 updates" w:date="2024-07-31T13:42:00Z">
          <w:pPr>
            <w:spacing w:after="0" w:line="228" w:lineRule="auto"/>
          </w:pPr>
        </w:pPrChange>
      </w:pPr>
      <w:moveFrom w:id="1292" w:author="Summer 2023 updates" w:date="2024-07-31T13:42:00Z">
        <w:r w:rsidRPr="00424939">
          <w:rPr>
            <w:rFonts w:cs="Times New Roman"/>
            <w:color w:val="000000" w:themeColor="text1"/>
          </w:rPr>
          <w:t>International Studies</w:t>
        </w:r>
        <w:r w:rsidRPr="00424939">
          <w:rPr>
            <w:rFonts w:cs="Times New Roman"/>
            <w:color w:val="000000" w:themeColor="text1"/>
          </w:rPr>
          <w:fldChar w:fldCharType="begin"/>
        </w:r>
        <w:r w:rsidRPr="00424939">
          <w:rPr>
            <w:color w:val="000000" w:themeColor="text1"/>
          </w:rPr>
          <w:instrText xml:space="preserve"> XE "International Studies" </w:instrText>
        </w:r>
        <w:r w:rsidRPr="00424939">
          <w:rPr>
            <w:rFonts w:cs="Times New Roman"/>
            <w:color w:val="000000" w:themeColor="text1"/>
          </w:rPr>
          <w:fldChar w:fldCharType="end"/>
        </w:r>
      </w:moveFrom>
    </w:p>
    <w:p w14:paraId="127651B3" w14:textId="77777777" w:rsidR="00137B34" w:rsidRPr="00424939" w:rsidRDefault="00137B34" w:rsidP="008F4903">
      <w:pPr>
        <w:spacing w:after="0" w:line="228" w:lineRule="auto"/>
        <w:ind w:left="180" w:hanging="180"/>
        <w:rPr>
          <w:moveFrom w:id="1293" w:author="Summer 2023 updates" w:date="2024-07-31T13:42:00Z"/>
          <w:rFonts w:cs="Times New Roman"/>
          <w:color w:val="000000" w:themeColor="text1"/>
        </w:rPr>
        <w:pPrChange w:id="1294" w:author="Summer 2023 updates" w:date="2024-07-31T13:42:00Z">
          <w:pPr>
            <w:spacing w:after="0" w:line="228" w:lineRule="auto"/>
          </w:pPr>
        </w:pPrChange>
      </w:pPr>
      <w:moveFrom w:id="1295" w:author="Summer 2023 updates" w:date="2024-07-31T13:42:00Z">
        <w:r w:rsidRPr="00424939">
          <w:rPr>
            <w:rFonts w:cs="Times New Roman"/>
            <w:color w:val="000000" w:themeColor="text1"/>
          </w:rPr>
          <w:t>Kinesiology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Kinesiology</w:instrText>
        </w:r>
        <w:r w:rsidRPr="00424939">
          <w:rPr>
            <w:color w:val="000000" w:themeColor="text1"/>
          </w:rPr>
          <w:instrText xml:space="preserve">" </w:instrText>
        </w:r>
        <w:r w:rsidRPr="00424939">
          <w:rPr>
            <w:rFonts w:cs="Times New Roman"/>
            <w:color w:val="000000" w:themeColor="text1"/>
          </w:rPr>
          <w:fldChar w:fldCharType="end"/>
        </w:r>
      </w:moveFrom>
    </w:p>
    <w:p w14:paraId="6028F0CE" w14:textId="77777777" w:rsidR="00137B34" w:rsidRPr="00424939" w:rsidRDefault="00137B34" w:rsidP="008F4903">
      <w:pPr>
        <w:spacing w:after="0" w:line="228" w:lineRule="auto"/>
        <w:ind w:left="180" w:hanging="180"/>
        <w:rPr>
          <w:moveFrom w:id="1296" w:author="Summer 2023 updates" w:date="2024-07-31T13:42:00Z"/>
          <w:rFonts w:cs="Times New Roman"/>
          <w:color w:val="000000" w:themeColor="text1"/>
        </w:rPr>
        <w:pPrChange w:id="1297" w:author="Summer 2023 updates" w:date="2024-07-31T13:42:00Z">
          <w:pPr>
            <w:spacing w:after="0" w:line="228" w:lineRule="auto"/>
          </w:pPr>
        </w:pPrChange>
      </w:pPr>
      <w:moveFrom w:id="1298" w:author="Summer 2023 updates" w:date="2024-07-31T13:42:00Z">
        <w:r w:rsidRPr="00424939">
          <w:rPr>
            <w:rFonts w:cs="Times New Roman"/>
            <w:color w:val="000000" w:themeColor="text1"/>
          </w:rPr>
          <w:t>Literature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color w:val="000000" w:themeColor="text1"/>
          </w:rPr>
          <w:fldChar w:fldCharType="end"/>
        </w:r>
      </w:moveFrom>
    </w:p>
    <w:p w14:paraId="1DAAF231" w14:textId="77777777" w:rsidR="00137B34" w:rsidRPr="00424939" w:rsidRDefault="00137B34" w:rsidP="008F4903">
      <w:pPr>
        <w:spacing w:after="0" w:line="228" w:lineRule="auto"/>
        <w:ind w:left="180" w:hanging="180"/>
        <w:rPr>
          <w:moveFrom w:id="1299" w:author="Summer 2023 updates" w:date="2024-07-31T13:42:00Z"/>
          <w:rFonts w:cs="Times New Roman"/>
          <w:color w:val="000000" w:themeColor="text1"/>
        </w:rPr>
        <w:pPrChange w:id="1300" w:author="Summer 2023 updates" w:date="2024-07-31T13:42:00Z">
          <w:pPr>
            <w:spacing w:after="0" w:line="228" w:lineRule="auto"/>
          </w:pPr>
        </w:pPrChange>
      </w:pPr>
      <w:moveFrom w:id="1301" w:author="Summer 2023 updates" w:date="2024-07-31T13:42:00Z">
        <w:r w:rsidRPr="00424939">
          <w:rPr>
            <w:rFonts w:cs="Times New Roman"/>
            <w:color w:val="000000" w:themeColor="text1"/>
          </w:rPr>
          <w:t>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moveFrom>
    </w:p>
    <w:p w14:paraId="421A1618" w14:textId="77777777" w:rsidR="00137B34" w:rsidRPr="00424939" w:rsidRDefault="00137B34" w:rsidP="008F4903">
      <w:pPr>
        <w:spacing w:after="0" w:line="228" w:lineRule="auto"/>
        <w:ind w:left="180" w:hanging="180"/>
        <w:rPr>
          <w:moveFrom w:id="1302" w:author="Summer 2023 updates" w:date="2024-07-31T13:42:00Z"/>
          <w:rFonts w:cs="Times New Roman"/>
          <w:color w:val="000000" w:themeColor="text1"/>
        </w:rPr>
        <w:pPrChange w:id="1303" w:author="Summer 2023 updates" w:date="2024-07-31T13:42:00Z">
          <w:pPr>
            <w:spacing w:after="0" w:line="228" w:lineRule="auto"/>
          </w:pPr>
        </w:pPrChange>
      </w:pPr>
      <w:moveFrom w:id="1304" w:author="Summer 2023 updates" w:date="2024-07-31T13:42:00Z">
        <w:r w:rsidRPr="00424939">
          <w:rPr>
            <w:rFonts w:cs="Times New Roman"/>
            <w:color w:val="000000" w:themeColor="text1"/>
          </w:rPr>
          <w:t>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moveFrom>
    </w:p>
    <w:p w14:paraId="7DCE7DD1" w14:textId="77777777" w:rsidR="00137B34" w:rsidRPr="00424939" w:rsidRDefault="00137B34" w:rsidP="008F4903">
      <w:pPr>
        <w:spacing w:after="0" w:line="228" w:lineRule="auto"/>
        <w:ind w:left="180" w:hanging="180"/>
        <w:rPr>
          <w:moveFrom w:id="1305" w:author="Summer 2023 updates" w:date="2024-07-31T13:42:00Z"/>
          <w:rFonts w:cs="Times New Roman"/>
          <w:color w:val="000000" w:themeColor="text1"/>
        </w:rPr>
        <w:pPrChange w:id="1306" w:author="Summer 2023 updates" w:date="2024-07-31T13:42:00Z">
          <w:pPr>
            <w:spacing w:after="0" w:line="228" w:lineRule="auto"/>
          </w:pPr>
        </w:pPrChange>
      </w:pPr>
      <w:moveFrom w:id="1307" w:author="Summer 2023 updates" w:date="2024-07-31T13:42:00Z">
        <w:r w:rsidRPr="00424939">
          <w:rPr>
            <w:rFonts w:cs="Times New Roman"/>
            <w:color w:val="000000" w:themeColor="text1"/>
          </w:rPr>
          <w:t>Philosophy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Philosophy</w:instrText>
        </w:r>
        <w:r w:rsidRPr="00424939">
          <w:rPr>
            <w:color w:val="000000" w:themeColor="text1"/>
          </w:rPr>
          <w:instrText xml:space="preserve">" </w:instrText>
        </w:r>
        <w:r w:rsidRPr="00424939">
          <w:rPr>
            <w:rFonts w:cs="Times New Roman"/>
            <w:color w:val="000000" w:themeColor="text1"/>
          </w:rPr>
          <w:fldChar w:fldCharType="end"/>
        </w:r>
      </w:moveFrom>
    </w:p>
    <w:p w14:paraId="75BDB8BA" w14:textId="77777777" w:rsidR="00137B34" w:rsidRPr="00424939" w:rsidRDefault="00137B34" w:rsidP="008F4903">
      <w:pPr>
        <w:spacing w:after="0" w:line="228" w:lineRule="auto"/>
        <w:ind w:left="180" w:hanging="180"/>
        <w:rPr>
          <w:moveFrom w:id="1308" w:author="Summer 2023 updates" w:date="2024-07-31T13:42:00Z"/>
          <w:rFonts w:cs="Times New Roman"/>
          <w:color w:val="000000" w:themeColor="text1"/>
        </w:rPr>
        <w:pPrChange w:id="1309" w:author="Summer 2023 updates" w:date="2024-07-31T13:42:00Z">
          <w:pPr>
            <w:spacing w:after="0" w:line="228" w:lineRule="auto"/>
          </w:pPr>
        </w:pPrChange>
      </w:pPr>
      <w:moveFrom w:id="1310" w:author="Summer 2023 updates" w:date="2024-07-31T13:42:00Z">
        <w:r w:rsidRPr="00424939">
          <w:rPr>
            <w:rFonts w:cs="Times New Roman"/>
            <w:color w:val="000000" w:themeColor="text1"/>
          </w:rPr>
          <w:t>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moveFrom>
    </w:p>
    <w:p w14:paraId="0A64B6E1" w14:textId="77777777" w:rsidR="00137B34" w:rsidRPr="00424939" w:rsidRDefault="00137B34" w:rsidP="008F4903">
      <w:pPr>
        <w:spacing w:after="0" w:line="228" w:lineRule="auto"/>
        <w:ind w:left="180" w:hanging="180"/>
        <w:rPr>
          <w:moveFrom w:id="1311" w:author="Summer 2023 updates" w:date="2024-07-31T13:42:00Z"/>
          <w:rFonts w:cs="Times New Roman"/>
          <w:color w:val="000000" w:themeColor="text1"/>
        </w:rPr>
        <w:pPrChange w:id="1312" w:author="Summer 2023 updates" w:date="2024-07-31T13:42:00Z">
          <w:pPr>
            <w:spacing w:after="0" w:line="228" w:lineRule="auto"/>
          </w:pPr>
        </w:pPrChange>
      </w:pPr>
      <w:moveFrom w:id="1313" w:author="Summer 2023 updates" w:date="2024-07-31T13:42:00Z">
        <w:r w:rsidRPr="00424939">
          <w:rPr>
            <w:rFonts w:cs="Times New Roman"/>
            <w:color w:val="000000" w:themeColor="text1"/>
          </w:rPr>
          <w:t>Political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Political Science</w:instrText>
        </w:r>
        <w:r w:rsidRPr="00424939">
          <w:rPr>
            <w:color w:val="000000" w:themeColor="text1"/>
          </w:rPr>
          <w:instrText xml:space="preserve">" </w:instrText>
        </w:r>
        <w:r w:rsidRPr="00424939">
          <w:rPr>
            <w:rFonts w:cs="Times New Roman"/>
            <w:color w:val="000000" w:themeColor="text1"/>
          </w:rPr>
          <w:fldChar w:fldCharType="end"/>
        </w:r>
      </w:moveFrom>
    </w:p>
    <w:p w14:paraId="54C87A3A" w14:textId="77777777" w:rsidR="00137B34" w:rsidRPr="00424939" w:rsidRDefault="00137B34" w:rsidP="008F4903">
      <w:pPr>
        <w:spacing w:after="0" w:line="228" w:lineRule="auto"/>
        <w:ind w:left="180" w:hanging="180"/>
        <w:rPr>
          <w:moveFrom w:id="1314" w:author="Summer 2023 updates" w:date="2024-07-31T13:42:00Z"/>
          <w:rFonts w:cs="Times New Roman"/>
          <w:color w:val="000000" w:themeColor="text1"/>
        </w:rPr>
        <w:pPrChange w:id="1315" w:author="Summer 2023 updates" w:date="2024-07-31T13:42:00Z">
          <w:pPr>
            <w:spacing w:after="0" w:line="228" w:lineRule="auto"/>
          </w:pPr>
        </w:pPrChange>
      </w:pPr>
      <w:moveFrom w:id="1316" w:author="Summer 2023 updates" w:date="2024-07-31T13:42:00Z">
        <w:r w:rsidRPr="00424939">
          <w:rPr>
            <w:rFonts w:cs="Times New Roman"/>
            <w:color w:val="000000" w:themeColor="text1"/>
          </w:rPr>
          <w:t>Psychology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moveFrom>
    </w:p>
    <w:p w14:paraId="2A05EE85" w14:textId="77777777" w:rsidR="00137B34" w:rsidRPr="00424939" w:rsidRDefault="00137B34" w:rsidP="008F4903">
      <w:pPr>
        <w:spacing w:after="0" w:line="228" w:lineRule="auto"/>
        <w:ind w:left="180" w:hanging="180"/>
        <w:rPr>
          <w:moveFrom w:id="1317" w:author="Summer 2023 updates" w:date="2024-07-31T13:42:00Z"/>
          <w:rFonts w:cs="Times New Roman"/>
          <w:color w:val="000000" w:themeColor="text1"/>
        </w:rPr>
        <w:pPrChange w:id="1318" w:author="Summer 2023 updates" w:date="2024-07-31T13:42:00Z">
          <w:pPr>
            <w:spacing w:after="0" w:line="228" w:lineRule="auto"/>
          </w:pPr>
        </w:pPrChange>
      </w:pPr>
      <w:moveFrom w:id="1319" w:author="Summer 2023 updates" w:date="2024-07-31T13:42:00Z">
        <w:r w:rsidRPr="00424939">
          <w:rPr>
            <w:rFonts w:cs="Times New Roman"/>
            <w:color w:val="000000" w:themeColor="text1"/>
          </w:rPr>
          <w:t>Religion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color w:val="000000" w:themeColor="text1"/>
          </w:rPr>
          <w:fldChar w:fldCharType="end"/>
        </w:r>
      </w:moveFrom>
    </w:p>
    <w:p w14:paraId="409C29ED" w14:textId="77777777" w:rsidR="00137B34" w:rsidRPr="00424939" w:rsidRDefault="00137B34" w:rsidP="008F4903">
      <w:pPr>
        <w:spacing w:after="0" w:line="228" w:lineRule="auto"/>
        <w:ind w:left="180" w:hanging="180"/>
        <w:rPr>
          <w:moveFrom w:id="1320" w:author="Summer 2023 updates" w:date="2024-07-31T13:42:00Z"/>
          <w:rFonts w:cs="Times New Roman"/>
          <w:color w:val="000000" w:themeColor="text1"/>
        </w:rPr>
        <w:pPrChange w:id="1321" w:author="Summer 2023 updates" w:date="2024-07-31T13:42:00Z">
          <w:pPr>
            <w:spacing w:after="0" w:line="228" w:lineRule="auto"/>
          </w:pPr>
        </w:pPrChange>
      </w:pPr>
      <w:moveFrom w:id="1322" w:author="Summer 2023 updates" w:date="2024-07-31T13:42:00Z">
        <w:r w:rsidRPr="00424939">
          <w:rPr>
            <w:rFonts w:cs="Times New Roman"/>
            <w:color w:val="000000" w:themeColor="text1"/>
          </w:rPr>
          <w:t>Social &amp; Criminal Justice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Social &amp; Criminal Justice</w:instrText>
        </w:r>
        <w:r w:rsidRPr="00424939">
          <w:rPr>
            <w:color w:val="000000" w:themeColor="text1"/>
          </w:rPr>
          <w:instrText xml:space="preserve">" </w:instrText>
        </w:r>
        <w:r w:rsidRPr="00424939">
          <w:rPr>
            <w:rFonts w:cs="Times New Roman"/>
            <w:color w:val="000000" w:themeColor="text1"/>
          </w:rPr>
          <w:fldChar w:fldCharType="end"/>
        </w:r>
      </w:moveFrom>
    </w:p>
    <w:p w14:paraId="4201391F" w14:textId="77777777" w:rsidR="00137B34" w:rsidRPr="00424939" w:rsidRDefault="00137B34" w:rsidP="008F4903">
      <w:pPr>
        <w:spacing w:after="0" w:line="228" w:lineRule="auto"/>
        <w:ind w:left="180" w:hanging="180"/>
        <w:rPr>
          <w:moveFrom w:id="1323" w:author="Summer 2023 updates" w:date="2024-07-31T13:42:00Z"/>
          <w:rFonts w:cs="Times New Roman"/>
          <w:color w:val="000000" w:themeColor="text1"/>
        </w:rPr>
        <w:pPrChange w:id="1324" w:author="Summer 2023 updates" w:date="2024-07-31T13:42:00Z">
          <w:pPr>
            <w:spacing w:after="0" w:line="228" w:lineRule="auto"/>
          </w:pPr>
        </w:pPrChange>
      </w:pPr>
      <w:moveFrom w:id="1325" w:author="Summer 2023 updates" w:date="2024-07-31T13:42:00Z">
        <w:r w:rsidRPr="00424939">
          <w:rPr>
            <w:rFonts w:cs="Times New Roman"/>
            <w:color w:val="000000" w:themeColor="text1"/>
          </w:rPr>
          <w:t>Sociology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Sociology</w:instrText>
        </w:r>
        <w:r w:rsidRPr="00424939">
          <w:rPr>
            <w:color w:val="000000" w:themeColor="text1"/>
          </w:rPr>
          <w:instrText xml:space="preserve">" </w:instrText>
        </w:r>
        <w:r w:rsidRPr="00424939">
          <w:rPr>
            <w:rFonts w:cs="Times New Roman"/>
            <w:color w:val="000000" w:themeColor="text1"/>
          </w:rPr>
          <w:fldChar w:fldCharType="end"/>
        </w:r>
      </w:moveFrom>
    </w:p>
    <w:p w14:paraId="43F933CD" w14:textId="77777777" w:rsidR="00137B34" w:rsidRPr="00424939" w:rsidRDefault="00137B34" w:rsidP="008F4903">
      <w:pPr>
        <w:spacing w:after="0" w:line="228" w:lineRule="auto"/>
        <w:ind w:left="180" w:hanging="180"/>
        <w:rPr>
          <w:moveFrom w:id="1326" w:author="Summer 2023 updates" w:date="2024-07-31T13:42:00Z"/>
          <w:rFonts w:cs="Times New Roman"/>
          <w:color w:val="000000" w:themeColor="text1"/>
        </w:rPr>
        <w:pPrChange w:id="1327" w:author="Summer 2023 updates" w:date="2024-07-31T13:42:00Z">
          <w:pPr>
            <w:spacing w:after="0" w:line="228" w:lineRule="auto"/>
          </w:pPr>
        </w:pPrChange>
      </w:pPr>
      <w:moveFrom w:id="1328"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moveFrom>
    </w:p>
    <w:p w14:paraId="4A451BA2" w14:textId="77777777" w:rsidR="00137B34" w:rsidRPr="00424939" w:rsidRDefault="00137B34" w:rsidP="008F4903">
      <w:pPr>
        <w:spacing w:after="0" w:line="228" w:lineRule="auto"/>
        <w:ind w:left="180" w:hanging="180"/>
        <w:rPr>
          <w:moveFrom w:id="1329" w:author="Summer 2023 updates" w:date="2024-07-31T13:42:00Z"/>
          <w:rFonts w:cs="Times New Roman"/>
          <w:color w:val="000000" w:themeColor="text1"/>
        </w:rPr>
        <w:pPrChange w:id="1330" w:author="Summer 2023 updates" w:date="2024-07-31T13:42:00Z">
          <w:pPr>
            <w:spacing w:after="0" w:line="228" w:lineRule="auto"/>
          </w:pPr>
        </w:pPrChange>
      </w:pPr>
      <w:moveFrom w:id="1331"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Studies</w:t>
        </w:r>
      </w:moveFrom>
    </w:p>
    <w:p w14:paraId="5841FFB9" w14:textId="77777777" w:rsidR="00137B34" w:rsidRPr="00424939" w:rsidRDefault="00137B34" w:rsidP="008F4903">
      <w:pPr>
        <w:spacing w:after="0" w:line="228" w:lineRule="auto"/>
        <w:ind w:left="180" w:hanging="180"/>
        <w:rPr>
          <w:moveFrom w:id="1332" w:author="Summer 2023 updates" w:date="2024-07-31T13:42:00Z"/>
          <w:rFonts w:cs="Times New Roman"/>
          <w:color w:val="000000" w:themeColor="text1"/>
        </w:rPr>
        <w:pPrChange w:id="1333" w:author="Summer 2023 updates" w:date="2024-07-31T13:42:00Z">
          <w:pPr>
            <w:spacing w:after="0" w:line="228" w:lineRule="auto"/>
          </w:pPr>
        </w:pPrChange>
      </w:pPr>
      <w:moveFrom w:id="1334" w:author="Summer 2023 updates" w:date="2024-07-31T13:42:00Z">
        <w:r w:rsidRPr="00424939">
          <w:rPr>
            <w:rFonts w:cs="Times New Roman"/>
            <w:color w:val="000000" w:themeColor="text1"/>
          </w:rPr>
          <w:t>Theatre Arts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color w:val="000000" w:themeColor="text1"/>
          </w:rPr>
          <w:fldChar w:fldCharType="end"/>
        </w:r>
      </w:moveFrom>
    </w:p>
    <w:p w14:paraId="76FC4F4B" w14:textId="77777777" w:rsidR="00137B34" w:rsidRPr="00424939" w:rsidRDefault="00137B34" w:rsidP="008F4903">
      <w:pPr>
        <w:spacing w:after="0" w:line="228" w:lineRule="auto"/>
        <w:ind w:left="180" w:hanging="180"/>
        <w:rPr>
          <w:moveFrom w:id="1335"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1336" w:author="Summer 2023 updates" w:date="2024-07-31T13:42:00Z">
            <w:sectPr w:rsidR="00137B34" w:rsidRPr="00424939" w:rsidSect="00884DF4">
              <w:pgMar w:top="720" w:right="720" w:bottom="1080" w:left="1440" w:header="720" w:footer="720" w:gutter="0"/>
            </w:sectPr>
          </w:sectPrChange>
        </w:sectPr>
        <w:pPrChange w:id="1337" w:author="Summer 2023 updates" w:date="2024-07-31T13:42:00Z">
          <w:pPr>
            <w:spacing w:after="0" w:line="228" w:lineRule="auto"/>
          </w:pPr>
        </w:pPrChange>
      </w:pPr>
      <w:moveFrom w:id="1338" w:author="Summer 2023 updates" w:date="2024-07-31T13:42:00Z">
        <w:r w:rsidRPr="00424939">
          <w:rPr>
            <w:rFonts w:cs="Times New Roman"/>
            <w:color w:val="000000" w:themeColor="text1"/>
          </w:rPr>
          <w:t>Writing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Writing</w:instrText>
        </w:r>
        <w:r w:rsidRPr="00424939">
          <w:rPr>
            <w:color w:val="000000" w:themeColor="text1"/>
          </w:rPr>
          <w:instrText>" \t "</w:instrText>
        </w:r>
        <w:r w:rsidRPr="00424939">
          <w:rPr>
            <w:rFonts w:cstheme="minorHAnsi"/>
            <w:i/>
            <w:color w:val="000000" w:themeColor="text1"/>
          </w:rPr>
          <w:instrText>See</w:instrText>
        </w:r>
        <w:r w:rsidRPr="00424939">
          <w:rPr>
            <w:rFonts w:cstheme="minorHAnsi"/>
            <w:color w:val="000000" w:themeColor="text1"/>
          </w:rPr>
          <w:instrText xml:space="preserve"> Rhetoric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(Rhetoric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Rhetoric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moveFrom>
    </w:p>
    <w:p w14:paraId="487AF073" w14:textId="77777777" w:rsidR="00137B34" w:rsidRPr="00424939" w:rsidRDefault="00137B34" w:rsidP="008F4903">
      <w:pPr>
        <w:spacing w:after="0" w:line="60" w:lineRule="auto"/>
        <w:ind w:left="180" w:hanging="180"/>
        <w:rPr>
          <w:moveFrom w:id="1339"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space="720"/>
          <w:docGrid w:linePitch="360"/>
          <w:sectPrChange w:id="1340" w:author="Summer 2023 updates" w:date="2024-07-31T13:42:00Z">
            <w:sectPr w:rsidR="00137B34" w:rsidRPr="00424939" w:rsidSect="00884DF4">
              <w:pgMar w:top="720" w:right="720" w:bottom="1080" w:left="1440" w:header="720" w:footer="720" w:gutter="0"/>
            </w:sectPr>
          </w:sectPrChange>
        </w:sectPr>
        <w:pPrChange w:id="1341" w:author="Summer 2023 updates" w:date="2024-07-31T13:42:00Z">
          <w:pPr>
            <w:spacing w:after="0" w:line="60" w:lineRule="auto"/>
          </w:pPr>
        </w:pPrChange>
      </w:pPr>
    </w:p>
    <w:p w14:paraId="2F673D87" w14:textId="77777777" w:rsidR="00137B34" w:rsidRPr="00424939" w:rsidRDefault="00137B34" w:rsidP="008F4903">
      <w:pPr>
        <w:spacing w:after="0" w:line="60" w:lineRule="auto"/>
        <w:ind w:left="180" w:hanging="180"/>
        <w:rPr>
          <w:moveFrom w:id="1342" w:author="Summer 2023 updates" w:date="2024-07-31T13:42:00Z"/>
          <w:rFonts w:cs="Times New Roman"/>
          <w:color w:val="000000" w:themeColor="text1"/>
        </w:rPr>
        <w:pPrChange w:id="1343" w:author="Summer 2023 updates" w:date="2024-07-31T13:42:00Z">
          <w:pPr>
            <w:spacing w:after="0" w:line="60" w:lineRule="auto"/>
          </w:pPr>
        </w:pPrChange>
      </w:pPr>
    </w:p>
    <w:p w14:paraId="4D7D2FBD" w14:textId="77777777" w:rsidR="00CE7DE8" w:rsidRPr="00424939" w:rsidRDefault="00137B34" w:rsidP="00504615">
      <w:pPr>
        <w:spacing w:after="0"/>
        <w:rPr>
          <w:del w:id="1344" w:author="Summer 2023 updates" w:date="2024-07-31T13:42:00Z"/>
          <w:rFonts w:cs="Times New Roman"/>
          <w:color w:val="000000" w:themeColor="text1"/>
        </w:rPr>
      </w:pPr>
      <w:moveFrom w:id="1345" w:author="Summer 2023 updates" w:date="2024-07-31T13:42:00Z">
        <w:r w:rsidRPr="00424939">
          <w:rPr>
            <w:rFonts w:cs="Times New Roman"/>
            <w:color w:val="000000" w:themeColor="text1"/>
          </w:rPr>
          <w:t>* A coherent interdisciplinary sequence of courses devised by the student, in consultation with faculty, suited to the student’s individual goals and approved by the Academic Policies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Academic Policies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r w:rsidRPr="00DB6B93">
          <w:rPr>
            <w:rFonts w:cs="Times New Roman"/>
            <w:color w:val="000000" w:themeColor="text1"/>
          </w:rPr>
          <w:t xml:space="preserve">Committee (see p. </w:t>
        </w:r>
      </w:moveFrom>
      <w:moveFromRangeEnd w:id="1282"/>
      <w:del w:id="1346" w:author="Summer 2023 updates" w:date="2024-07-31T13:42:00Z">
        <w:r w:rsidR="00140E1E">
          <w:rPr>
            <w:rFonts w:cs="Times New Roman"/>
            <w:color w:val="000000" w:themeColor="text1"/>
          </w:rPr>
          <w:fldChar w:fldCharType="begin"/>
        </w:r>
        <w:r w:rsidR="00140E1E">
          <w:rPr>
            <w:rFonts w:cs="Times New Roman"/>
            <w:color w:val="000000" w:themeColor="text1"/>
          </w:rPr>
          <w:delInstrText xml:space="preserve"> PAGEREF  InterdisciplinaryStudies \h </w:delInstrText>
        </w:r>
        <w:r w:rsidR="00140E1E">
          <w:rPr>
            <w:rFonts w:cs="Times New Roman"/>
            <w:color w:val="000000" w:themeColor="text1"/>
          </w:rPr>
        </w:r>
        <w:r w:rsidR="00140E1E">
          <w:rPr>
            <w:rFonts w:cs="Times New Roman"/>
            <w:color w:val="000000" w:themeColor="text1"/>
          </w:rPr>
          <w:fldChar w:fldCharType="separate"/>
        </w:r>
        <w:r w:rsidR="00890698">
          <w:rPr>
            <w:rFonts w:cs="Times New Roman"/>
            <w:noProof/>
            <w:color w:val="000000" w:themeColor="text1"/>
          </w:rPr>
          <w:delText>131</w:delText>
        </w:r>
        <w:r w:rsidR="00140E1E">
          <w:rPr>
            <w:rFonts w:cs="Times New Roman"/>
            <w:color w:val="000000" w:themeColor="text1"/>
          </w:rPr>
          <w:fldChar w:fldCharType="end"/>
        </w:r>
        <w:r w:rsidR="00CE7DE8" w:rsidRPr="00DB6B93">
          <w:rPr>
            <w:rFonts w:cs="Times New Roman"/>
            <w:color w:val="000000" w:themeColor="text1"/>
          </w:rPr>
          <w:delText>).</w:delText>
        </w:r>
      </w:del>
    </w:p>
    <w:p w14:paraId="569D31C9" w14:textId="77777777" w:rsidR="00584565" w:rsidRDefault="00584565" w:rsidP="00504615">
      <w:pPr>
        <w:spacing w:after="0"/>
        <w:rPr>
          <w:del w:id="1347" w:author="Summer 2023 updates" w:date="2024-07-31T13:42:00Z"/>
          <w:rFonts w:cs="Times New Roman"/>
          <w:color w:val="000000" w:themeColor="text1"/>
        </w:rPr>
      </w:pPr>
    </w:p>
    <w:p w14:paraId="7B573661" w14:textId="77777777" w:rsidR="00137B34" w:rsidRPr="00424939" w:rsidRDefault="00366362" w:rsidP="00946594">
      <w:pPr>
        <w:rPr>
          <w:moveFrom w:id="1348" w:author="Summer 2023 updates" w:date="2024-07-31T13:42:00Z"/>
          <w:rPrChange w:id="1349" w:author="Summer 2023 updates" w:date="2024-07-31T13:42:00Z">
            <w:rPr>
              <w:moveFrom w:id="1350" w:author="Summer 2023 updates" w:date="2024-07-31T13:42:00Z"/>
              <w:color w:val="000000" w:themeColor="text1"/>
            </w:rPr>
          </w:rPrChange>
        </w:rPr>
        <w:pPrChange w:id="1351" w:author="Summer 2023 updates" w:date="2024-07-31T13:42:00Z">
          <w:pPr>
            <w:spacing w:after="0"/>
          </w:pPr>
        </w:pPrChange>
      </w:pPr>
      <w:del w:id="1352" w:author="Summer 2023 updates" w:date="2024-07-31T13:42:00Z">
        <w:r w:rsidRPr="00424939">
          <w:rPr>
            <w:rFonts w:cs="Times New Roman"/>
            <w:color w:val="000000" w:themeColor="text1"/>
          </w:rPr>
          <w:delText xml:space="preserve">In addition to the </w:delText>
        </w:r>
        <w:r w:rsidR="006D5FBE" w:rsidRPr="00424939">
          <w:rPr>
            <w:rFonts w:cs="Times New Roman"/>
            <w:color w:val="000000" w:themeColor="text1"/>
          </w:rPr>
          <w:delText>areas of study/majors</w:delText>
        </w:r>
        <w:r w:rsidRPr="00424939">
          <w:rPr>
            <w:rFonts w:cs="Times New Roman"/>
            <w:color w:val="000000" w:themeColor="text1"/>
          </w:rPr>
          <w:delText xml:space="preserve"> listed above, the following </w:delText>
        </w:r>
        <w:bookmarkStart w:id="1353" w:name="collateral_major_list"/>
        <w:r w:rsidR="006D5FBE" w:rsidRPr="00424939">
          <w:rPr>
            <w:rStyle w:val="Strong"/>
            <w:rFonts w:ascii="Garamond" w:hAnsi="Garamond"/>
            <w:color w:val="000000" w:themeColor="text1"/>
          </w:rPr>
          <w:delText>collateral majors</w:delText>
        </w:r>
        <w:bookmarkEnd w:id="1353"/>
        <w:r w:rsidR="00B8454E" w:rsidRPr="00424939">
          <w:rPr>
            <w:rStyle w:val="Strong"/>
            <w:rFonts w:ascii="Garamond" w:hAnsi="Garamond"/>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collateral majors</w:delInstrText>
        </w:r>
        <w:r w:rsidR="00B8454E" w:rsidRPr="00424939">
          <w:rPr>
            <w:color w:val="000000" w:themeColor="text1"/>
          </w:rPr>
          <w:delInstrText xml:space="preserve">" </w:delInstrText>
        </w:r>
        <w:r w:rsidR="00B8454E" w:rsidRPr="00424939">
          <w:rPr>
            <w:rStyle w:val="Strong"/>
            <w:rFonts w:ascii="Garamond" w:hAnsi="Garamond"/>
            <w:color w:val="000000" w:themeColor="text1"/>
          </w:rPr>
          <w:fldChar w:fldCharType="end"/>
        </w:r>
        <w:r w:rsidR="006D5FBE" w:rsidRPr="00424939">
          <w:rPr>
            <w:rFonts w:cs="Times New Roman"/>
            <w:color w:val="000000" w:themeColor="text1"/>
          </w:rPr>
          <w:delText xml:space="preserve"> </w:delText>
        </w:r>
        <w:r w:rsidRPr="00424939">
          <w:rPr>
            <w:rFonts w:cs="Times New Roman"/>
            <w:color w:val="000000" w:themeColor="text1"/>
          </w:rPr>
          <w:delText>are offered, which require a student to satisfy the requirements of a major from the list above in addition to the selected collateral major</w:delText>
        </w:r>
        <w:r w:rsidR="009F4511" w:rsidRPr="00424939">
          <w:rPr>
            <w:rFonts w:cs="Times New Roman"/>
            <w:color w:val="000000" w:themeColor="text1"/>
          </w:rPr>
          <w:fldChar w:fldCharType="begin"/>
        </w:r>
        <w:r w:rsidR="009F4511" w:rsidRPr="00424939">
          <w:rPr>
            <w:color w:val="000000" w:themeColor="text1"/>
          </w:rPr>
          <w:delInstrText xml:space="preserve"> XE "</w:delInstrText>
        </w:r>
        <w:r w:rsidR="009F4511" w:rsidRPr="00424939">
          <w:rPr>
            <w:rStyle w:val="Strong"/>
            <w:rFonts w:ascii="Garamond" w:hAnsi="Garamond"/>
            <w:color w:val="000000" w:themeColor="text1"/>
          </w:rPr>
          <w:delInstrText>collateral major</w:delInstrText>
        </w:r>
        <w:r w:rsidR="009F4511" w:rsidRPr="00424939">
          <w:rPr>
            <w:color w:val="000000" w:themeColor="text1"/>
          </w:rPr>
          <w:delInstrText xml:space="preserve">" </w:delInstrText>
        </w:r>
        <w:r w:rsidR="009F4511" w:rsidRPr="00424939">
          <w:rPr>
            <w:rFonts w:cs="Times New Roman"/>
            <w:color w:val="000000" w:themeColor="text1"/>
          </w:rPr>
          <w:fldChar w:fldCharType="end"/>
        </w:r>
        <w:r w:rsidRPr="00424939">
          <w:rPr>
            <w:rFonts w:cs="Times New Roman"/>
            <w:color w:val="000000" w:themeColor="text1"/>
          </w:rPr>
          <w:delText>.</w:delText>
        </w:r>
      </w:del>
      <w:moveFromRangeStart w:id="1354" w:author="Summer 2023 updates" w:date="2024-07-31T13:42:00Z" w:name="move173325753"/>
      <w:moveFrom w:id="1355" w:author="Summer 2023 updates" w:date="2024-07-31T13:42:00Z">
        <w:r w:rsidR="00137B34" w:rsidRPr="00424939">
          <w:rPr>
            <w:rPrChange w:id="1356" w:author="Summer 2023 updates" w:date="2024-07-31T13:42:00Z">
              <w:rPr>
                <w:color w:val="000000" w:themeColor="text1"/>
              </w:rPr>
            </w:rPrChange>
          </w:rPr>
          <w:t xml:space="preserve">  </w:t>
        </w:r>
      </w:moveFrom>
    </w:p>
    <w:p w14:paraId="5BCE23FE" w14:textId="77777777" w:rsidR="00137B34" w:rsidRPr="00424939" w:rsidRDefault="00137B34" w:rsidP="008F4903">
      <w:pPr>
        <w:spacing w:after="0"/>
        <w:ind w:left="180" w:hanging="180"/>
        <w:rPr>
          <w:moveFrom w:id="1357"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space="720"/>
          <w:docGrid w:linePitch="360"/>
          <w:sectPrChange w:id="1358" w:author="Summer 2023 updates" w:date="2024-07-31T13:42:00Z">
            <w:sectPr w:rsidR="00137B34" w:rsidRPr="00424939" w:rsidSect="00884DF4">
              <w:pgMar w:top="720" w:right="720" w:bottom="1080" w:left="1440" w:header="720" w:footer="720" w:gutter="0"/>
            </w:sectPr>
          </w:sectPrChange>
        </w:sectPr>
        <w:pPrChange w:id="1359" w:author="Summer 2023 updates" w:date="2024-07-31T13:42:00Z">
          <w:pPr>
            <w:spacing w:after="0"/>
          </w:pPr>
        </w:pPrChange>
      </w:pPr>
    </w:p>
    <w:p w14:paraId="0E47B1C0" w14:textId="77777777" w:rsidR="00137B34" w:rsidRPr="00424939" w:rsidRDefault="00137B34" w:rsidP="008F4903">
      <w:pPr>
        <w:spacing w:after="0"/>
        <w:ind w:left="180" w:hanging="180"/>
        <w:rPr>
          <w:moveFrom w:id="1360" w:author="Summer 2023 updates" w:date="2024-07-31T13:42:00Z"/>
          <w:rFonts w:cs="Times New Roman"/>
          <w:color w:val="000000" w:themeColor="text1"/>
        </w:rPr>
        <w:pPrChange w:id="1361" w:author="Summer 2023 updates" w:date="2024-07-31T13:42:00Z">
          <w:pPr>
            <w:spacing w:after="0"/>
          </w:pPr>
        </w:pPrChange>
      </w:pPr>
      <w:moveFrom w:id="1362" w:author="Summer 2023 updates" w:date="2024-07-31T13:42:00Z">
        <w:r w:rsidRPr="00424939">
          <w:rPr>
            <w:rFonts w:cs="Times New Roman"/>
            <w:color w:val="000000" w:themeColor="text1"/>
          </w:rPr>
          <w:t>Biochemistry</w:t>
        </w:r>
      </w:moveFrom>
    </w:p>
    <w:p w14:paraId="6F7ACA7E" w14:textId="77777777" w:rsidR="00137B34" w:rsidRPr="00424939" w:rsidRDefault="00137B34" w:rsidP="008F4903">
      <w:pPr>
        <w:spacing w:after="0"/>
        <w:ind w:left="180" w:hanging="180"/>
        <w:rPr>
          <w:moveFrom w:id="1363" w:author="Summer 2023 updates" w:date="2024-07-31T13:42:00Z"/>
          <w:rFonts w:cs="Times New Roman"/>
          <w:color w:val="000000" w:themeColor="text1"/>
        </w:rPr>
        <w:pPrChange w:id="1364" w:author="Summer 2023 updates" w:date="2024-07-31T13:42:00Z">
          <w:pPr>
            <w:spacing w:after="0"/>
          </w:pPr>
        </w:pPrChange>
      </w:pPr>
      <w:moveFrom w:id="1365" w:author="Summer 2023 updates" w:date="2024-07-31T13:42:00Z">
        <w:r w:rsidRPr="00424939">
          <w:rPr>
            <w:rFonts w:cs="Times New Roman"/>
            <w:color w:val="000000" w:themeColor="text1"/>
          </w:rPr>
          <w:t>Environmental Science</w:t>
        </w:r>
      </w:moveFrom>
    </w:p>
    <w:p w14:paraId="54B7495F" w14:textId="77777777" w:rsidR="00137B34" w:rsidRPr="00424939" w:rsidRDefault="00137B34" w:rsidP="008F4903">
      <w:pPr>
        <w:spacing w:after="0"/>
        <w:ind w:left="180" w:hanging="180"/>
        <w:rPr>
          <w:moveFrom w:id="1366" w:author="Summer 2023 updates" w:date="2024-07-31T13:42:00Z"/>
          <w:rFonts w:cs="Times New Roman"/>
          <w:color w:val="000000" w:themeColor="text1"/>
        </w:rPr>
        <w:pPrChange w:id="1367" w:author="Summer 2023 updates" w:date="2024-07-31T13:42:00Z">
          <w:pPr>
            <w:spacing w:after="0"/>
          </w:pPr>
        </w:pPrChange>
      </w:pPr>
      <w:moveFrom w:id="1368" w:author="Summer 2023 updates" w:date="2024-07-31T13:42:00Z">
        <w:r w:rsidRPr="00424939">
          <w:rPr>
            <w:rFonts w:cs="Times New Roman"/>
            <w:color w:val="000000" w:themeColor="text1"/>
          </w:rPr>
          <w:t>Environmental Studies</w:t>
        </w:r>
        <w:r w:rsidRPr="00424939">
          <w:rPr>
            <w:rFonts w:cs="Times New Roman"/>
            <w:color w:val="000000" w:themeColor="text1"/>
          </w:rPr>
          <w:fldChar w:fldCharType="begin"/>
        </w:r>
        <w:r w:rsidRPr="00424939">
          <w:rPr>
            <w:color w:val="000000" w:themeColor="text1"/>
          </w:rPr>
          <w:instrText xml:space="preserve"> XE "Environmental Studies" </w:instrText>
        </w:r>
        <w:r w:rsidRPr="00424939">
          <w:rPr>
            <w:rFonts w:cs="Times New Roman"/>
            <w:color w:val="000000" w:themeColor="text1"/>
          </w:rPr>
          <w:fldChar w:fldCharType="end"/>
        </w:r>
      </w:moveFrom>
    </w:p>
    <w:p w14:paraId="16869642" w14:textId="77777777" w:rsidR="00137B34" w:rsidRPr="00424939" w:rsidRDefault="00137B34" w:rsidP="008F4903">
      <w:pPr>
        <w:spacing w:after="0"/>
        <w:ind w:left="180" w:hanging="180"/>
        <w:rPr>
          <w:moveFrom w:id="1369" w:author="Summer 2023 updates" w:date="2024-07-31T13:42:00Z"/>
          <w:rFonts w:cs="Times New Roman"/>
          <w:color w:val="000000" w:themeColor="text1"/>
        </w:rPr>
        <w:pPrChange w:id="1370" w:author="Summer 2023 updates" w:date="2024-07-31T13:42:00Z">
          <w:pPr>
            <w:spacing w:after="0"/>
          </w:pPr>
        </w:pPrChange>
      </w:pPr>
      <w:moveFrom w:id="1371" w:author="Summer 2023 updates" w:date="2024-07-31T13:42:00Z">
        <w:r w:rsidRPr="00424939">
          <w:rPr>
            <w:rFonts w:cs="Times New Roman"/>
            <w:color w:val="000000" w:themeColor="text1"/>
          </w:rPr>
          <w:t>Molecular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moveFrom>
    </w:p>
    <w:p w14:paraId="443F2629" w14:textId="77777777" w:rsidR="00137B34" w:rsidRPr="00424939" w:rsidRDefault="00137B34" w:rsidP="008F4903">
      <w:pPr>
        <w:spacing w:after="0"/>
        <w:ind w:left="180" w:hanging="180"/>
        <w:rPr>
          <w:moveFrom w:id="1372" w:author="Summer 2023 updates" w:date="2024-07-31T13:42:00Z"/>
          <w:rFonts w:cs="Times New Roman"/>
          <w:color w:val="000000" w:themeColor="text1"/>
        </w:rPr>
        <w:pPrChange w:id="1373" w:author="Summer 2023 updates" w:date="2024-07-31T13:42:00Z">
          <w:pPr>
            <w:spacing w:after="0"/>
          </w:pPr>
        </w:pPrChange>
      </w:pPr>
      <w:moveFrom w:id="1374" w:author="Summer 2023 updates" w:date="2024-07-31T13:42:00Z">
        <w:r w:rsidRPr="00424939">
          <w:rPr>
            <w:rFonts w:cs="Times New Roman"/>
            <w:color w:val="000000" w:themeColor="text1"/>
          </w:rPr>
          <w:t>Neuroscience</w:t>
        </w:r>
        <w:r w:rsidRPr="00424939">
          <w:rPr>
            <w:rFonts w:cs="Times New Roman"/>
            <w:color w:val="000000" w:themeColor="text1"/>
          </w:rPr>
          <w:fldChar w:fldCharType="begin"/>
        </w:r>
        <w:r w:rsidRPr="00424939">
          <w:rPr>
            <w:color w:val="000000" w:themeColor="text1"/>
          </w:rPr>
          <w:instrText xml:space="preserve"> XE "Neuroscience" </w:instrText>
        </w:r>
        <w:r w:rsidRPr="00424939">
          <w:rPr>
            <w:rFonts w:cs="Times New Roman"/>
            <w:color w:val="000000" w:themeColor="text1"/>
          </w:rPr>
          <w:fldChar w:fldCharType="end"/>
        </w:r>
      </w:moveFrom>
    </w:p>
    <w:p w14:paraId="45A7D7F9" w14:textId="77777777" w:rsidR="00137B34" w:rsidRPr="00424939" w:rsidRDefault="00137B34" w:rsidP="008F4903">
      <w:pPr>
        <w:spacing w:after="0"/>
        <w:ind w:left="180" w:hanging="180"/>
        <w:rPr>
          <w:moveFrom w:id="1375" w:author="Summer 2023 updates" w:date="2024-07-31T13:42:00Z"/>
          <w:rFonts w:cs="Times New Roman"/>
          <w:color w:val="000000" w:themeColor="text1"/>
        </w:rPr>
        <w:pPrChange w:id="1376" w:author="Summer 2023 updates" w:date="2024-07-31T13:42:00Z">
          <w:pPr>
            <w:spacing w:after="0"/>
          </w:pPr>
        </w:pPrChange>
      </w:pPr>
      <w:moveFrom w:id="1377" w:author="Summer 2023 updates" w:date="2024-07-31T13:42:00Z">
        <w:r w:rsidRPr="00424939">
          <w:rPr>
            <w:rFonts w:cs="Times New Roman"/>
            <w:color w:val="000000" w:themeColor="text1"/>
          </w:rPr>
          <w:t>Organizational Science</w:t>
        </w:r>
        <w:r w:rsidRPr="00424939">
          <w:rPr>
            <w:rFonts w:cs="Times New Roman"/>
            <w:color w:val="000000" w:themeColor="text1"/>
          </w:rPr>
          <w:fldChar w:fldCharType="begin"/>
        </w:r>
        <w:r w:rsidRPr="00424939">
          <w:rPr>
            <w:color w:val="000000" w:themeColor="text1"/>
          </w:rPr>
          <w:instrText xml:space="preserve"> XE "Organizational Science" </w:instrText>
        </w:r>
        <w:r w:rsidRPr="00424939">
          <w:rPr>
            <w:rFonts w:cs="Times New Roman"/>
            <w:color w:val="000000" w:themeColor="text1"/>
          </w:rPr>
          <w:fldChar w:fldCharType="end"/>
        </w:r>
      </w:moveFrom>
    </w:p>
    <w:p w14:paraId="53154692" w14:textId="77777777" w:rsidR="00137B34" w:rsidRPr="00424939" w:rsidRDefault="00137B34" w:rsidP="008F4903">
      <w:pPr>
        <w:spacing w:after="0"/>
        <w:ind w:left="180" w:hanging="180"/>
        <w:rPr>
          <w:moveFrom w:id="1378"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1379" w:author="Summer 2023 updates" w:date="2024-07-31T13:42:00Z">
            <w:sectPr w:rsidR="00137B34" w:rsidRPr="00424939" w:rsidSect="00884DF4">
              <w:pgMar w:top="720" w:right="720" w:bottom="1080" w:left="1440" w:header="720" w:footer="720" w:gutter="0"/>
            </w:sectPr>
          </w:sectPrChange>
        </w:sectPr>
        <w:pPrChange w:id="1380" w:author="Summer 2023 updates" w:date="2024-07-31T13:42:00Z">
          <w:pPr>
            <w:spacing w:after="0"/>
          </w:pPr>
        </w:pPrChange>
      </w:pPr>
      <w:moveFrom w:id="1381" w:author="Summer 2023 updates" w:date="2024-07-31T13:42:00Z">
        <w:r w:rsidRPr="00424939">
          <w:rPr>
            <w:rFonts w:cs="Times New Roman"/>
            <w:color w:val="000000" w:themeColor="text1"/>
          </w:rPr>
          <w:t>Public Relations</w:t>
        </w:r>
      </w:moveFrom>
    </w:p>
    <w:p w14:paraId="72412414" w14:textId="77777777" w:rsidR="00137B34" w:rsidRPr="00424939" w:rsidRDefault="00137B34" w:rsidP="008F4903">
      <w:pPr>
        <w:spacing w:after="0"/>
        <w:ind w:left="180" w:hanging="180"/>
        <w:rPr>
          <w:moveFrom w:id="1382"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2" w:space="720"/>
          <w:docGrid w:linePitch="360"/>
          <w:sectPrChange w:id="1383" w:author="Summer 2023 updates" w:date="2024-07-31T13:42:00Z">
            <w:sectPr w:rsidR="00137B34" w:rsidRPr="00424939" w:rsidSect="00884DF4">
              <w:pgMar w:top="720" w:right="720" w:bottom="1080" w:left="1440" w:header="720" w:footer="720" w:gutter="0"/>
            </w:sectPr>
          </w:sectPrChange>
        </w:sectPr>
        <w:pPrChange w:id="1384" w:author="Summer 2023 updates" w:date="2024-07-31T13:42:00Z">
          <w:pPr>
            <w:spacing w:after="0"/>
          </w:pPr>
        </w:pPrChange>
      </w:pPr>
    </w:p>
    <w:moveFromRangeEnd w:id="1354"/>
    <w:p w14:paraId="481219B0" w14:textId="77777777" w:rsidR="00180FC6" w:rsidRPr="00424939" w:rsidRDefault="00EC6231" w:rsidP="00180FC6">
      <w:pPr>
        <w:spacing w:after="0"/>
        <w:rPr>
          <w:del w:id="1385" w:author="Summer 2023 updates" w:date="2024-07-31T13:42:00Z"/>
          <w:rStyle w:val="Strong"/>
          <w:rFonts w:ascii="Garamond" w:hAnsi="Garamond"/>
          <w:color w:val="000000" w:themeColor="text1"/>
        </w:rPr>
      </w:pPr>
      <w:del w:id="1386" w:author="Summer 2023 updates" w:date="2024-07-31T13:42:00Z">
        <w:r>
          <w:rPr>
            <w:rStyle w:val="Strong"/>
            <w:rFonts w:ascii="Garamond" w:hAnsi="Garamond"/>
            <w:color w:val="000000" w:themeColor="text1"/>
          </w:rPr>
          <w:delText>A</w:delText>
        </w:r>
        <w:r w:rsidR="00180FC6" w:rsidRPr="00424939">
          <w:rPr>
            <w:rStyle w:val="Strong"/>
            <w:rFonts w:ascii="Garamond" w:hAnsi="Garamond"/>
            <w:color w:val="000000" w:themeColor="text1"/>
          </w:rPr>
          <w:delText xml:space="preserve">reas of </w:delText>
        </w:r>
        <w:r>
          <w:rPr>
            <w:rStyle w:val="Strong"/>
            <w:rFonts w:ascii="Garamond" w:hAnsi="Garamond"/>
            <w:color w:val="000000" w:themeColor="text1"/>
          </w:rPr>
          <w:delText>S</w:delText>
        </w:r>
        <w:r w:rsidR="00180FC6" w:rsidRPr="00424939">
          <w:rPr>
            <w:rStyle w:val="Strong"/>
            <w:rFonts w:ascii="Garamond" w:hAnsi="Garamond"/>
            <w:color w:val="000000" w:themeColor="text1"/>
          </w:rPr>
          <w:delText>tudy (</w:delText>
        </w:r>
        <w:r>
          <w:rPr>
            <w:rStyle w:val="Strong"/>
            <w:rFonts w:ascii="Garamond" w:hAnsi="Garamond"/>
            <w:color w:val="000000" w:themeColor="text1"/>
          </w:rPr>
          <w:delText>M</w:delText>
        </w:r>
        <w:r w:rsidR="00180FC6" w:rsidRPr="00424939">
          <w:rPr>
            <w:rStyle w:val="Strong"/>
            <w:rFonts w:ascii="Garamond" w:hAnsi="Garamond"/>
            <w:color w:val="000000" w:themeColor="text1"/>
          </w:rPr>
          <w:delText>inor</w:delText>
        </w:r>
        <w:r w:rsidR="00B8454E" w:rsidRPr="00424939">
          <w:rPr>
            <w:rStyle w:val="Strong"/>
            <w:rFonts w:ascii="Garamond" w:hAnsi="Garamond"/>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Style w:val="Strong"/>
            <w:rFonts w:ascii="Garamond" w:hAnsi="Garamond"/>
            <w:color w:val="000000" w:themeColor="text1"/>
          </w:rPr>
          <w:fldChar w:fldCharType="end"/>
        </w:r>
        <w:r w:rsidR="00180FC6" w:rsidRPr="00424939">
          <w:rPr>
            <w:rStyle w:val="Strong"/>
            <w:rFonts w:ascii="Garamond" w:hAnsi="Garamond"/>
            <w:color w:val="000000" w:themeColor="text1"/>
          </w:rPr>
          <w:delText xml:space="preserve">) for </w:delText>
        </w:r>
        <w:r>
          <w:rPr>
            <w:rStyle w:val="Strong"/>
            <w:rFonts w:ascii="Garamond" w:hAnsi="Garamond"/>
            <w:color w:val="000000" w:themeColor="text1"/>
          </w:rPr>
          <w:delText>B</w:delText>
        </w:r>
        <w:r w:rsidR="00180FC6" w:rsidRPr="00424939">
          <w:rPr>
            <w:rStyle w:val="Strong"/>
            <w:rFonts w:ascii="Garamond" w:hAnsi="Garamond"/>
            <w:color w:val="000000" w:themeColor="text1"/>
          </w:rPr>
          <w:delText>.</w:delText>
        </w:r>
        <w:r>
          <w:rPr>
            <w:rStyle w:val="Strong"/>
            <w:rFonts w:ascii="Garamond" w:hAnsi="Garamond"/>
            <w:color w:val="000000" w:themeColor="text1"/>
          </w:rPr>
          <w:delText>A</w:delText>
        </w:r>
        <w:r w:rsidR="00180FC6" w:rsidRPr="00424939">
          <w:rPr>
            <w:rStyle w:val="Strong"/>
            <w:rFonts w:ascii="Garamond" w:hAnsi="Garamond"/>
            <w:color w:val="000000" w:themeColor="text1"/>
          </w:rPr>
          <w:delText>.</w:delText>
        </w:r>
      </w:del>
    </w:p>
    <w:p w14:paraId="797049AE" w14:textId="77777777" w:rsidR="00137B34" w:rsidRPr="00424939" w:rsidRDefault="00137B34" w:rsidP="008F4903">
      <w:pPr>
        <w:spacing w:after="0"/>
        <w:ind w:left="180" w:hanging="180"/>
        <w:rPr>
          <w:moveFrom w:id="1387" w:author="Summer 2023 updates" w:date="2024-07-31T13:42:00Z"/>
          <w:rFonts w:cs="Times New Roman"/>
          <w:color w:val="000000" w:themeColor="text1"/>
        </w:rPr>
        <w:sectPr w:rsidR="00137B34" w:rsidRPr="00424939" w:rsidSect="00884DF4">
          <w:footerReference w:type="even" r:id="rId12"/>
          <w:footerReference w:type="default" r:id="rId13"/>
          <w:type w:val="continuous"/>
          <w:pgSz w:w="12240" w:h="15840"/>
          <w:pgMar w:top="1440" w:right="1080" w:bottom="1080" w:left="1080" w:header="720" w:footer="720" w:gutter="0"/>
          <w:cols w:space="720"/>
          <w:docGrid w:linePitch="360"/>
          <w:sectPrChange w:id="1388" w:author="Summer 2023 updates" w:date="2024-07-31T13:42:00Z">
            <w:sectPr w:rsidR="00137B34" w:rsidRPr="00424939" w:rsidSect="00884DF4">
              <w:pgMar w:top="720" w:right="720" w:bottom="1080" w:left="1440" w:header="720" w:footer="720" w:gutter="0"/>
            </w:sectPr>
          </w:sectPrChange>
        </w:sectPr>
        <w:pPrChange w:id="1389" w:author="Summer 2023 updates" w:date="2024-07-31T13:42:00Z">
          <w:pPr>
            <w:spacing w:after="0"/>
          </w:pPr>
        </w:pPrChange>
      </w:pPr>
      <w:moveFromRangeStart w:id="1390" w:author="Summer 2023 updates" w:date="2024-07-31T13:42:00Z" w:name="move173325754"/>
    </w:p>
    <w:p w14:paraId="63C782C2" w14:textId="77777777" w:rsidR="00137B34" w:rsidRPr="00424939" w:rsidRDefault="00137B34" w:rsidP="008F4903">
      <w:pPr>
        <w:spacing w:after="0" w:line="228" w:lineRule="auto"/>
        <w:ind w:left="180" w:right="-288" w:hanging="180"/>
        <w:rPr>
          <w:moveFrom w:id="1391" w:author="Summer 2023 updates" w:date="2024-07-31T13:42:00Z"/>
          <w:rFonts w:cs="Times New Roman"/>
          <w:color w:val="000000" w:themeColor="text1"/>
        </w:rPr>
        <w:pPrChange w:id="1392" w:author="Summer 2023 updates" w:date="2024-07-31T13:42:00Z">
          <w:pPr>
            <w:spacing w:after="0" w:line="228" w:lineRule="auto"/>
            <w:ind w:right="-288"/>
          </w:pPr>
        </w:pPrChange>
      </w:pPr>
      <w:moveFrom w:id="1393" w:author="Summer 2023 updates" w:date="2024-07-31T13:42:00Z">
        <w:r w:rsidRPr="00424939">
          <w:rPr>
            <w:rFonts w:cs="Times New Roman"/>
            <w:color w:val="000000" w:themeColor="text1"/>
          </w:rPr>
          <w:t>African American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color w:val="000000" w:themeColor="text1"/>
          </w:rPr>
          <w:fldChar w:fldCharType="end"/>
        </w:r>
      </w:moveFrom>
    </w:p>
    <w:p w14:paraId="77F031B4" w14:textId="77777777" w:rsidR="00137B34" w:rsidRPr="00424939" w:rsidRDefault="00137B34" w:rsidP="008F4903">
      <w:pPr>
        <w:spacing w:after="0" w:line="228" w:lineRule="auto"/>
        <w:ind w:left="180" w:hanging="180"/>
        <w:rPr>
          <w:moveFrom w:id="1394" w:author="Summer 2023 updates" w:date="2024-07-31T13:42:00Z"/>
          <w:rFonts w:cs="Times New Roman"/>
          <w:color w:val="000000" w:themeColor="text1"/>
        </w:rPr>
        <w:pPrChange w:id="1395" w:author="Summer 2023 updates" w:date="2024-07-31T13:42:00Z">
          <w:pPr>
            <w:spacing w:after="0" w:line="228" w:lineRule="auto"/>
          </w:pPr>
        </w:pPrChange>
      </w:pPr>
      <w:moveFrom w:id="1396" w:author="Summer 2023 updates" w:date="2024-07-31T13:42:00Z">
        <w:r w:rsidRPr="00424939">
          <w:rPr>
            <w:rFonts w:cs="Times New Roman"/>
            <w:color w:val="000000" w:themeColor="text1"/>
          </w:rPr>
          <w:t>Anthropology</w:t>
        </w:r>
      </w:moveFrom>
    </w:p>
    <w:p w14:paraId="54AFAF70" w14:textId="77777777" w:rsidR="00137B34" w:rsidRPr="00424939" w:rsidRDefault="00137B34" w:rsidP="008F4903">
      <w:pPr>
        <w:spacing w:after="0" w:line="228" w:lineRule="auto"/>
        <w:ind w:left="180" w:hanging="180"/>
        <w:rPr>
          <w:moveFrom w:id="1397" w:author="Summer 2023 updates" w:date="2024-07-31T13:42:00Z"/>
          <w:rFonts w:cs="Times New Roman"/>
          <w:color w:val="000000" w:themeColor="text1"/>
        </w:rPr>
        <w:pPrChange w:id="1398" w:author="Summer 2023 updates" w:date="2024-07-31T13:42:00Z">
          <w:pPr>
            <w:spacing w:after="0" w:line="228" w:lineRule="auto"/>
          </w:pPr>
        </w:pPrChange>
      </w:pPr>
      <w:moveFrom w:id="1399" w:author="Summer 2023 updates" w:date="2024-07-31T13:42:00Z">
        <w:r w:rsidRPr="00424939">
          <w:rPr>
            <w:rFonts w:cs="Times New Roman"/>
            <w:color w:val="000000" w:themeColor="text1"/>
          </w:rPr>
          <w:t>Art</w:t>
        </w:r>
      </w:moveFrom>
    </w:p>
    <w:p w14:paraId="72EA4F00" w14:textId="77777777" w:rsidR="00137B34" w:rsidRPr="00424939" w:rsidRDefault="00137B34" w:rsidP="008F4903">
      <w:pPr>
        <w:spacing w:after="0" w:line="228" w:lineRule="auto"/>
        <w:ind w:left="180" w:hanging="180"/>
        <w:rPr>
          <w:moveFrom w:id="1400" w:author="Summer 2023 updates" w:date="2024-07-31T13:42:00Z"/>
          <w:rFonts w:cs="Times New Roman"/>
          <w:color w:val="000000" w:themeColor="text1"/>
        </w:rPr>
        <w:pPrChange w:id="1401" w:author="Summer 2023 updates" w:date="2024-07-31T13:42:00Z">
          <w:pPr>
            <w:spacing w:after="0" w:line="228" w:lineRule="auto"/>
          </w:pPr>
        </w:pPrChange>
      </w:pPr>
      <w:moveFrom w:id="1402" w:author="Summer 2023 updates" w:date="2024-07-31T13:42:00Z">
        <w:r w:rsidRPr="00424939">
          <w:rPr>
            <w:rFonts w:cs="Times New Roman"/>
            <w:color w:val="000000" w:themeColor="text1"/>
          </w:rPr>
          <w:t>Art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 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moveFrom>
    </w:p>
    <w:p w14:paraId="21E5A1BF" w14:textId="77777777" w:rsidR="00137B34" w:rsidRPr="00424939" w:rsidRDefault="00137B34" w:rsidP="008F4903">
      <w:pPr>
        <w:spacing w:after="0" w:line="228" w:lineRule="auto"/>
        <w:ind w:left="180" w:hanging="180"/>
        <w:rPr>
          <w:moveFrom w:id="1403" w:author="Summer 2023 updates" w:date="2024-07-31T13:42:00Z"/>
          <w:rFonts w:cs="Times New Roman"/>
          <w:color w:val="000000" w:themeColor="text1"/>
        </w:rPr>
        <w:pPrChange w:id="1404" w:author="Summer 2023 updates" w:date="2024-07-31T13:42:00Z">
          <w:pPr>
            <w:spacing w:after="0" w:line="228" w:lineRule="auto"/>
          </w:pPr>
        </w:pPrChange>
      </w:pPr>
      <w:moveFrom w:id="1405" w:author="Summer 2023 updates" w:date="2024-07-31T13:42:00Z">
        <w:r w:rsidRPr="00424939">
          <w:rPr>
            <w:rFonts w:cs="Times New Roman"/>
            <w:color w:val="000000" w:themeColor="text1"/>
          </w:rPr>
          <w:t>Asian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Asian Studies</w:instrText>
        </w:r>
        <w:r w:rsidRPr="00424939">
          <w:rPr>
            <w:color w:val="000000" w:themeColor="text1"/>
          </w:rPr>
          <w:instrText xml:space="preserve">" </w:instrText>
        </w:r>
        <w:r w:rsidRPr="00424939">
          <w:rPr>
            <w:rFonts w:cs="Times New Roman"/>
            <w:color w:val="000000" w:themeColor="text1"/>
          </w:rPr>
          <w:fldChar w:fldCharType="end"/>
        </w:r>
      </w:moveFrom>
    </w:p>
    <w:p w14:paraId="017AE1D9" w14:textId="77777777" w:rsidR="00137B34" w:rsidRDefault="00137B34" w:rsidP="008F4903">
      <w:pPr>
        <w:spacing w:after="0" w:line="228" w:lineRule="auto"/>
        <w:ind w:left="180" w:hanging="180"/>
        <w:rPr>
          <w:moveFrom w:id="1406" w:author="Summer 2023 updates" w:date="2024-07-31T13:42:00Z"/>
          <w:rFonts w:cs="Times New Roman"/>
          <w:color w:val="000000" w:themeColor="text1"/>
        </w:rPr>
        <w:pPrChange w:id="1407" w:author="Summer 2023 updates" w:date="2024-07-31T13:42:00Z">
          <w:pPr>
            <w:spacing w:after="0" w:line="228" w:lineRule="auto"/>
          </w:pPr>
        </w:pPrChange>
      </w:pPr>
      <w:moveFrom w:id="1408" w:author="Summer 2023 updates" w:date="2024-07-31T13:42:00Z">
        <w:r w:rsidRPr="00424939">
          <w:rPr>
            <w:rFonts w:cs="Times New Roman"/>
            <w:color w:val="000000" w:themeColor="text1"/>
          </w:rPr>
          <w:t>Chemistry</w:t>
        </w:r>
      </w:moveFrom>
    </w:p>
    <w:p w14:paraId="623703EB" w14:textId="77777777" w:rsidR="00137B34" w:rsidRPr="00424939" w:rsidRDefault="00137B34" w:rsidP="008F4903">
      <w:pPr>
        <w:spacing w:after="0" w:line="228" w:lineRule="auto"/>
        <w:ind w:left="180" w:hanging="180"/>
        <w:rPr>
          <w:moveFrom w:id="1409" w:author="Summer 2023 updates" w:date="2024-07-31T13:42:00Z"/>
          <w:rFonts w:cs="Times New Roman"/>
          <w:color w:val="000000" w:themeColor="text1"/>
        </w:rPr>
        <w:pPrChange w:id="1410" w:author="Summer 2023 updates" w:date="2024-07-31T13:42:00Z">
          <w:pPr>
            <w:spacing w:after="0" w:line="228" w:lineRule="auto"/>
          </w:pPr>
        </w:pPrChange>
      </w:pPr>
      <w:moveFrom w:id="1411" w:author="Summer 2023 updates" w:date="2024-07-31T13:42:00Z">
        <w:r w:rsidRPr="00424939">
          <w:rPr>
            <w:rFonts w:cs="Times New Roman"/>
            <w:color w:val="000000" w:themeColor="text1"/>
          </w:rPr>
          <w:t>Classical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moveFrom>
    </w:p>
    <w:p w14:paraId="739E3027" w14:textId="77777777" w:rsidR="00137B34" w:rsidRPr="00424939" w:rsidRDefault="00137B34" w:rsidP="008F4903">
      <w:pPr>
        <w:spacing w:after="0" w:line="228" w:lineRule="auto"/>
        <w:ind w:left="180" w:hanging="180"/>
        <w:rPr>
          <w:moveFrom w:id="1412" w:author="Summer 2023 updates" w:date="2024-07-31T13:42:00Z"/>
          <w:rFonts w:cs="Times New Roman"/>
          <w:color w:val="000000" w:themeColor="text1"/>
        </w:rPr>
        <w:pPrChange w:id="1413" w:author="Summer 2023 updates" w:date="2024-07-31T13:42:00Z">
          <w:pPr>
            <w:spacing w:after="0" w:line="228" w:lineRule="auto"/>
          </w:pPr>
        </w:pPrChange>
      </w:pPr>
      <w:moveFrom w:id="1414" w:author="Summer 2023 updates" w:date="2024-07-31T13:42:00Z">
        <w:r w:rsidRPr="00424939">
          <w:rPr>
            <w:rFonts w:cs="Times New Roman"/>
            <w:color w:val="000000" w:themeColor="text1"/>
          </w:rPr>
          <w:t>Communication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Communication Studies</w:instrText>
        </w:r>
        <w:r w:rsidRPr="00424939">
          <w:rPr>
            <w:color w:val="000000" w:themeColor="text1"/>
          </w:rPr>
          <w:instrText xml:space="preserve">" </w:instrText>
        </w:r>
        <w:r w:rsidRPr="00424939">
          <w:rPr>
            <w:rFonts w:cs="Times New Roman"/>
            <w:color w:val="000000" w:themeColor="text1"/>
          </w:rPr>
          <w:fldChar w:fldCharType="end"/>
        </w:r>
      </w:moveFrom>
    </w:p>
    <w:p w14:paraId="16AA2F0C" w14:textId="77777777" w:rsidR="00137B34" w:rsidRPr="00424939" w:rsidRDefault="00137B34" w:rsidP="008F4903">
      <w:pPr>
        <w:spacing w:after="0" w:line="228" w:lineRule="auto"/>
        <w:ind w:left="180" w:hanging="180"/>
        <w:rPr>
          <w:moveFrom w:id="1415" w:author="Summer 2023 updates" w:date="2024-07-31T13:42:00Z"/>
          <w:rFonts w:cs="Times New Roman"/>
          <w:color w:val="000000" w:themeColor="text1"/>
        </w:rPr>
        <w:pPrChange w:id="1416" w:author="Summer 2023 updates" w:date="2024-07-31T13:42:00Z">
          <w:pPr>
            <w:spacing w:after="0" w:line="228" w:lineRule="auto"/>
          </w:pPr>
        </w:pPrChange>
      </w:pPr>
      <w:moveFrom w:id="1417" w:author="Summer 2023 updates" w:date="2024-07-31T13:42:00Z">
        <w:r w:rsidRPr="00424939">
          <w:rPr>
            <w:rFonts w:cs="Times New Roman"/>
            <w:color w:val="000000" w:themeColor="text1"/>
          </w:rPr>
          <w:t>Computer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moveFrom>
    </w:p>
    <w:p w14:paraId="19DBA1F9" w14:textId="77777777" w:rsidR="00137B34" w:rsidRDefault="00137B34" w:rsidP="008F4903">
      <w:pPr>
        <w:spacing w:after="0" w:line="228" w:lineRule="auto"/>
        <w:ind w:left="180" w:hanging="180"/>
        <w:rPr>
          <w:moveFrom w:id="1418" w:author="Summer 2023 updates" w:date="2024-07-31T13:42:00Z"/>
          <w:rFonts w:cs="Times New Roman"/>
          <w:color w:val="000000" w:themeColor="text1"/>
        </w:rPr>
        <w:pPrChange w:id="1419" w:author="Summer 2023 updates" w:date="2024-07-31T13:42:00Z">
          <w:pPr>
            <w:spacing w:after="0" w:line="228" w:lineRule="auto"/>
          </w:pPr>
        </w:pPrChange>
      </w:pPr>
      <w:moveFrom w:id="1420" w:author="Summer 2023 updates" w:date="2024-07-31T13:42:00Z">
        <w:r w:rsidRPr="00424939">
          <w:rPr>
            <w:rFonts w:cs="Times New Roman"/>
            <w:color w:val="000000" w:themeColor="text1"/>
          </w:rPr>
          <w:t>Creative Writing</w:t>
        </w:r>
      </w:moveFrom>
    </w:p>
    <w:p w14:paraId="19E1934B" w14:textId="77777777" w:rsidR="00137B34" w:rsidRPr="00424939" w:rsidRDefault="00137B34" w:rsidP="008F4903">
      <w:pPr>
        <w:spacing w:after="0" w:line="228" w:lineRule="auto"/>
        <w:ind w:left="180" w:hanging="180"/>
        <w:rPr>
          <w:moveFrom w:id="1421" w:author="Summer 2023 updates" w:date="2024-07-31T13:42:00Z"/>
          <w:rFonts w:cs="Times New Roman"/>
          <w:color w:val="000000" w:themeColor="text1"/>
        </w:rPr>
        <w:pPrChange w:id="1422" w:author="Summer 2023 updates" w:date="2024-07-31T13:42:00Z">
          <w:pPr>
            <w:spacing w:after="0" w:line="228" w:lineRule="auto"/>
          </w:pPr>
        </w:pPrChange>
      </w:pPr>
      <w:moveFrom w:id="1423" w:author="Summer 2023 updates" w:date="2024-07-31T13:42:00Z">
        <w:r>
          <w:rPr>
            <w:rFonts w:cs="Times New Roman"/>
            <w:color w:val="000000" w:themeColor="text1"/>
          </w:rPr>
          <w:t>Data Science</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moveFrom>
    </w:p>
    <w:p w14:paraId="7DDC62CF" w14:textId="77777777" w:rsidR="00137B34" w:rsidRPr="00424939" w:rsidRDefault="00137B34" w:rsidP="008F4903">
      <w:pPr>
        <w:spacing w:after="0" w:line="228" w:lineRule="auto"/>
        <w:ind w:left="180" w:hanging="180"/>
        <w:rPr>
          <w:moveFrom w:id="1424" w:author="Summer 2023 updates" w:date="2024-07-31T13:42:00Z"/>
          <w:rFonts w:cs="Times New Roman"/>
          <w:color w:val="000000" w:themeColor="text1"/>
        </w:rPr>
        <w:pPrChange w:id="1425" w:author="Summer 2023 updates" w:date="2024-07-31T13:42:00Z">
          <w:pPr>
            <w:spacing w:after="0" w:line="228" w:lineRule="auto"/>
          </w:pPr>
        </w:pPrChange>
      </w:pPr>
      <w:moveFrom w:id="1426" w:author="Summer 2023 updates" w:date="2024-07-31T13:42:00Z">
        <w:r w:rsidRPr="00424939">
          <w:rPr>
            <w:rFonts w:cs="Times New Roman"/>
            <w:color w:val="000000" w:themeColor="text1"/>
          </w:rPr>
          <w:t>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From>
    </w:p>
    <w:p w14:paraId="0AC792BE" w14:textId="77777777" w:rsidR="00137B34" w:rsidRPr="00424939" w:rsidRDefault="00137B34" w:rsidP="008F4903">
      <w:pPr>
        <w:spacing w:after="0" w:line="228" w:lineRule="auto"/>
        <w:ind w:left="180" w:hanging="180"/>
        <w:rPr>
          <w:moveFrom w:id="1427" w:author="Summer 2023 updates" w:date="2024-07-31T13:42:00Z"/>
          <w:rFonts w:cs="Times New Roman"/>
          <w:color w:val="000000" w:themeColor="text1"/>
        </w:rPr>
        <w:pPrChange w:id="1428" w:author="Summer 2023 updates" w:date="2024-07-31T13:42:00Z">
          <w:pPr>
            <w:spacing w:after="0" w:line="228" w:lineRule="auto"/>
          </w:pPr>
        </w:pPrChange>
      </w:pPr>
      <w:moveFrom w:id="1429" w:author="Summer 2023 updates" w:date="2024-07-31T13:42:00Z">
        <w:r w:rsidRPr="00424939">
          <w:rPr>
            <w:rFonts w:cs="Times New Roman"/>
            <w:color w:val="000000" w:themeColor="text1"/>
          </w:rPr>
          <w:t>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moveFrom>
    </w:p>
    <w:p w14:paraId="25553A19" w14:textId="77777777" w:rsidR="00137B34" w:rsidRPr="00424939" w:rsidRDefault="00137B34" w:rsidP="008F4903">
      <w:pPr>
        <w:spacing w:after="0" w:line="228" w:lineRule="auto"/>
        <w:ind w:left="180" w:hanging="180"/>
        <w:rPr>
          <w:moveFrom w:id="1430" w:author="Summer 2023 updates" w:date="2024-07-31T13:42:00Z"/>
          <w:rFonts w:cs="Times New Roman"/>
          <w:color w:val="000000" w:themeColor="text1"/>
        </w:rPr>
        <w:pPrChange w:id="1431" w:author="Summer 2023 updates" w:date="2024-07-31T13:42:00Z">
          <w:pPr>
            <w:spacing w:after="0" w:line="228" w:lineRule="auto"/>
          </w:pPr>
        </w:pPrChange>
      </w:pPr>
      <w:moveFrom w:id="1432" w:author="Summer 2023 updates" w:date="2024-07-31T13:42:00Z">
        <w:r w:rsidRPr="00424939">
          <w:rPr>
            <w:rFonts w:cs="Times New Roman"/>
            <w:color w:val="000000" w:themeColor="text1"/>
          </w:rPr>
          <w:t>Film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Film Studies</w:instrText>
        </w:r>
        <w:r w:rsidRPr="00424939">
          <w:rPr>
            <w:color w:val="000000" w:themeColor="text1"/>
          </w:rPr>
          <w:instrText xml:space="preserve">" </w:instrText>
        </w:r>
        <w:r w:rsidRPr="00424939">
          <w:rPr>
            <w:rFonts w:cs="Times New Roman"/>
            <w:color w:val="000000" w:themeColor="text1"/>
          </w:rPr>
          <w:fldChar w:fldCharType="end"/>
        </w:r>
      </w:moveFrom>
    </w:p>
    <w:p w14:paraId="51A297F7" w14:textId="77777777" w:rsidR="00137B34" w:rsidRPr="00424939" w:rsidRDefault="00137B34" w:rsidP="008F4903">
      <w:pPr>
        <w:spacing w:after="0" w:line="228" w:lineRule="auto"/>
        <w:ind w:left="180" w:hanging="180"/>
        <w:rPr>
          <w:moveFrom w:id="1433" w:author="Summer 2023 updates" w:date="2024-07-31T13:42:00Z"/>
          <w:rFonts w:cs="Times New Roman"/>
          <w:color w:val="000000" w:themeColor="text1"/>
        </w:rPr>
        <w:pPrChange w:id="1434" w:author="Summer 2023 updates" w:date="2024-07-31T13:42:00Z">
          <w:pPr>
            <w:spacing w:after="0" w:line="228" w:lineRule="auto"/>
          </w:pPr>
        </w:pPrChange>
      </w:pPr>
      <w:moveFrom w:id="1435" w:author="Summer 2023 updates" w:date="2024-07-31T13:42:00Z">
        <w:r w:rsidRPr="00424939">
          <w:rPr>
            <w:rFonts w:cs="Times New Roman"/>
            <w:color w:val="000000" w:themeColor="text1"/>
          </w:rPr>
          <w:t>French</w:t>
        </w:r>
        <w:r>
          <w:rPr>
            <w:rFonts w:cs="Times New Roman"/>
            <w:color w:val="000000" w:themeColor="text1"/>
          </w:rPr>
          <w:t xml:space="preserve"> &amp; Francophone Studies</w:t>
        </w:r>
      </w:moveFrom>
    </w:p>
    <w:p w14:paraId="65ACB220" w14:textId="77777777" w:rsidR="00137B34" w:rsidRPr="00424939" w:rsidRDefault="00137B34" w:rsidP="008F4903">
      <w:pPr>
        <w:spacing w:after="0" w:line="228" w:lineRule="auto"/>
        <w:ind w:left="180" w:hanging="180"/>
        <w:rPr>
          <w:moveFrom w:id="1436" w:author="Summer 2023 updates" w:date="2024-07-31T13:42:00Z"/>
          <w:rFonts w:cs="Times New Roman"/>
          <w:color w:val="000000" w:themeColor="text1"/>
        </w:rPr>
        <w:pPrChange w:id="1437" w:author="Summer 2023 updates" w:date="2024-07-31T13:42:00Z">
          <w:pPr>
            <w:spacing w:after="0" w:line="228" w:lineRule="auto"/>
          </w:pPr>
        </w:pPrChange>
      </w:pPr>
      <w:moveFrom w:id="1438" w:author="Summer 2023 updates" w:date="2024-07-31T13:42:00Z">
        <w:r w:rsidRPr="00424939">
          <w:rPr>
            <w:rFonts w:cs="Times New Roman"/>
            <w:color w:val="000000" w:themeColor="text1"/>
          </w:rPr>
          <w:t>Gender and Sexuality Studies</w:t>
        </w:r>
      </w:moveFrom>
    </w:p>
    <w:p w14:paraId="2D3A55D6" w14:textId="77777777" w:rsidR="00137B34" w:rsidRDefault="00137B34" w:rsidP="008F4903">
      <w:pPr>
        <w:spacing w:after="0" w:line="228" w:lineRule="auto"/>
        <w:ind w:left="180" w:hanging="180"/>
        <w:rPr>
          <w:moveFrom w:id="1439" w:author="Summer 2023 updates" w:date="2024-07-31T13:42:00Z"/>
          <w:rFonts w:cs="Times New Roman"/>
          <w:color w:val="000000" w:themeColor="text1"/>
        </w:rPr>
        <w:pPrChange w:id="1440" w:author="Summer 2023 updates" w:date="2024-07-31T13:42:00Z">
          <w:pPr>
            <w:spacing w:after="0" w:line="228" w:lineRule="auto"/>
          </w:pPr>
        </w:pPrChange>
      </w:pPr>
      <w:moveFrom w:id="1441" w:author="Summer 2023 updates" w:date="2024-07-31T13:42:00Z">
        <w:r>
          <w:rPr>
            <w:rFonts w:cs="Times New Roman"/>
            <w:color w:val="000000" w:themeColor="text1"/>
          </w:rPr>
          <w:t>Health &amp; Society Studies</w:t>
        </w:r>
      </w:moveFrom>
    </w:p>
    <w:p w14:paraId="31FBAEE9" w14:textId="77777777" w:rsidR="00137B34" w:rsidRPr="00424939" w:rsidRDefault="00137B34" w:rsidP="008F4903">
      <w:pPr>
        <w:spacing w:after="0" w:line="228" w:lineRule="auto"/>
        <w:ind w:left="180" w:hanging="180"/>
        <w:rPr>
          <w:moveFrom w:id="1442" w:author="Summer 2023 updates" w:date="2024-07-31T13:42:00Z"/>
          <w:rFonts w:cs="Times New Roman"/>
          <w:color w:val="000000" w:themeColor="text1"/>
        </w:rPr>
        <w:pPrChange w:id="1443" w:author="Summer 2023 updates" w:date="2024-07-31T13:42:00Z">
          <w:pPr>
            <w:spacing w:after="0" w:line="228" w:lineRule="auto"/>
          </w:pPr>
        </w:pPrChange>
      </w:pPr>
      <w:moveFrom w:id="1444" w:author="Summer 2023 updates" w:date="2024-07-31T13:42:00Z">
        <w:r w:rsidRPr="00424939">
          <w:rPr>
            <w:rFonts w:cs="Times New Roman"/>
            <w:color w:val="000000" w:themeColor="text1"/>
          </w:rPr>
          <w:t>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moveFrom>
    </w:p>
    <w:p w14:paraId="4D208E10" w14:textId="77777777" w:rsidR="00D0677E" w:rsidRDefault="00137B34" w:rsidP="00D0677E">
      <w:pPr>
        <w:spacing w:after="0" w:line="228" w:lineRule="auto"/>
        <w:rPr>
          <w:del w:id="1445" w:author="Summer 2023 updates" w:date="2024-07-31T13:42:00Z"/>
          <w:rFonts w:cs="Times New Roman"/>
          <w:color w:val="000000" w:themeColor="text1"/>
        </w:rPr>
      </w:pPr>
      <w:moveFrom w:id="1446" w:author="Summer 2023 updates" w:date="2024-07-31T13:42:00Z">
        <w:r>
          <w:rPr>
            <w:rFonts w:cs="Times New Roman"/>
            <w:color w:val="000000" w:themeColor="text1"/>
          </w:rPr>
          <w:t xml:space="preserve">Interdisciplinary </w:t>
        </w:r>
        <w:r w:rsidRPr="00424939">
          <w:rPr>
            <w:rFonts w:cs="Times New Roman"/>
            <w:color w:val="000000" w:themeColor="text1"/>
          </w:rPr>
          <w:t>French</w:t>
        </w:r>
        <w:r w:rsidR="008F4903">
          <w:rPr>
            <w:rFonts w:cs="Times New Roman"/>
            <w:color w:val="000000" w:themeColor="text1"/>
          </w:rPr>
          <w:t xml:space="preserve"> &amp; </w:t>
        </w:r>
      </w:moveFrom>
      <w:moveFromRangeEnd w:id="1390"/>
    </w:p>
    <w:p w14:paraId="3B7244B9" w14:textId="77777777" w:rsidR="00137B34" w:rsidRPr="00424939" w:rsidRDefault="00D0677E" w:rsidP="008F4903">
      <w:pPr>
        <w:spacing w:after="0" w:line="228" w:lineRule="auto"/>
        <w:ind w:left="180" w:hanging="180"/>
        <w:rPr>
          <w:moveFrom w:id="1447" w:author="Summer 2023 updates" w:date="2024-07-31T13:42:00Z"/>
          <w:rFonts w:cs="Times New Roman"/>
          <w:color w:val="000000" w:themeColor="text1"/>
        </w:rPr>
        <w:pPrChange w:id="1448" w:author="Summer 2023 updates" w:date="2024-07-31T13:42:00Z">
          <w:pPr>
            <w:spacing w:after="0" w:line="228" w:lineRule="auto"/>
          </w:pPr>
        </w:pPrChange>
      </w:pPr>
      <w:del w:id="1449" w:author="Summer 2023 updates" w:date="2024-07-31T13:42:00Z">
        <w:r>
          <w:rPr>
            <w:rFonts w:cs="Times New Roman"/>
            <w:color w:val="000000" w:themeColor="text1"/>
          </w:rPr>
          <w:delText xml:space="preserve">    Francophone Studies</w:delText>
        </w:r>
        <w:r w:rsidRPr="00424939">
          <w:rPr>
            <w:rFonts w:cs="Times New Roman"/>
            <w:color w:val="000000" w:themeColor="text1"/>
          </w:rPr>
          <w:delText xml:space="preserve"> </w:delText>
        </w:r>
      </w:del>
      <w:moveFromRangeStart w:id="1450" w:author="Summer 2023 updates" w:date="2024-07-31T13:42:00Z" w:name="move173325755"/>
      <w:moveFrom w:id="1451" w:author="Summer 2023 updates" w:date="2024-07-31T13:42:00Z">
        <w:r w:rsidR="00137B34" w:rsidRPr="00424939">
          <w:rPr>
            <w:rFonts w:cs="Times New Roman"/>
            <w:color w:val="000000" w:themeColor="text1"/>
          </w:rPr>
          <w:t>International Economics</w:t>
        </w:r>
        <w:r w:rsidR="00137B34" w:rsidRPr="00424939">
          <w:rPr>
            <w:rFonts w:cs="Times New Roman"/>
            <w:color w:val="000000" w:themeColor="text1"/>
          </w:rPr>
          <w:fldChar w:fldCharType="begin"/>
        </w:r>
        <w:r w:rsidR="00137B34" w:rsidRPr="00424939">
          <w:rPr>
            <w:color w:val="000000" w:themeColor="text1"/>
          </w:rPr>
          <w:instrText xml:space="preserve"> XE "</w:instrText>
        </w:r>
        <w:r w:rsidR="00137B34" w:rsidRPr="00424939">
          <w:rPr>
            <w:rFonts w:cs="Times New Roman"/>
            <w:color w:val="000000" w:themeColor="text1"/>
          </w:rPr>
          <w:instrText>Economics</w:instrText>
        </w:r>
        <w:r w:rsidR="00137B34" w:rsidRPr="00424939">
          <w:rPr>
            <w:color w:val="000000" w:themeColor="text1"/>
          </w:rPr>
          <w:instrText xml:space="preserve">" </w:instrText>
        </w:r>
        <w:r w:rsidR="00137B34" w:rsidRPr="00424939">
          <w:rPr>
            <w:rFonts w:cs="Times New Roman"/>
            <w:color w:val="000000" w:themeColor="text1"/>
          </w:rPr>
          <w:fldChar w:fldCharType="end"/>
        </w:r>
      </w:moveFrom>
    </w:p>
    <w:p w14:paraId="29C331C5" w14:textId="77777777" w:rsidR="00137B34" w:rsidRPr="00424939" w:rsidRDefault="00137B34" w:rsidP="008F4903">
      <w:pPr>
        <w:spacing w:after="0" w:line="228" w:lineRule="auto"/>
        <w:ind w:left="180" w:hanging="180"/>
        <w:rPr>
          <w:moveFrom w:id="1452" w:author="Summer 2023 updates" w:date="2024-07-31T13:42:00Z"/>
          <w:rFonts w:cs="Times New Roman"/>
          <w:color w:val="000000" w:themeColor="text1"/>
        </w:rPr>
        <w:pPrChange w:id="1453" w:author="Summer 2023 updates" w:date="2024-07-31T13:42:00Z">
          <w:pPr>
            <w:spacing w:after="0" w:line="228" w:lineRule="auto"/>
          </w:pPr>
        </w:pPrChange>
      </w:pPr>
      <w:moveFrom w:id="1454" w:author="Summer 2023 updates" w:date="2024-07-31T13:42:00Z">
        <w:r w:rsidRPr="00424939">
          <w:rPr>
            <w:rFonts w:cs="Times New Roman"/>
            <w:color w:val="000000" w:themeColor="text1"/>
          </w:rPr>
          <w:t>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moveFrom>
    </w:p>
    <w:p w14:paraId="40590DC3" w14:textId="77777777" w:rsidR="00137B34" w:rsidRPr="00424939" w:rsidRDefault="00137B34" w:rsidP="008F4903">
      <w:pPr>
        <w:spacing w:after="0" w:line="228" w:lineRule="auto"/>
        <w:ind w:left="180" w:hanging="180"/>
        <w:rPr>
          <w:moveFrom w:id="1455" w:author="Summer 2023 updates" w:date="2024-07-31T13:42:00Z"/>
          <w:rFonts w:cs="Times New Roman"/>
          <w:color w:val="000000" w:themeColor="text1"/>
        </w:rPr>
        <w:pPrChange w:id="1456" w:author="Summer 2023 updates" w:date="2024-07-31T13:42:00Z">
          <w:pPr>
            <w:spacing w:after="0" w:line="228" w:lineRule="auto"/>
          </w:pPr>
        </w:pPrChange>
      </w:pPr>
      <w:moveFrom w:id="1457" w:author="Summer 2023 updates" w:date="2024-07-31T13:42:00Z">
        <w:r w:rsidRPr="00424939">
          <w:rPr>
            <w:rFonts w:cs="Times New Roman"/>
            <w:color w:val="000000" w:themeColor="text1"/>
          </w:rPr>
          <w:t>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(BA only)</w:t>
        </w:r>
      </w:moveFrom>
    </w:p>
    <w:p w14:paraId="3371B859" w14:textId="77777777" w:rsidR="00137B34" w:rsidRPr="00424939" w:rsidRDefault="00137B34" w:rsidP="008F4903">
      <w:pPr>
        <w:spacing w:after="0" w:line="228" w:lineRule="auto"/>
        <w:ind w:left="180" w:hanging="180"/>
        <w:rPr>
          <w:moveFrom w:id="1458" w:author="Summer 2023 updates" w:date="2024-07-31T13:42:00Z"/>
          <w:rFonts w:cs="Times New Roman"/>
          <w:color w:val="000000" w:themeColor="text1"/>
        </w:rPr>
        <w:pPrChange w:id="1459" w:author="Summer 2023 updates" w:date="2024-07-31T13:42:00Z">
          <w:pPr>
            <w:spacing w:after="0" w:line="228" w:lineRule="auto"/>
          </w:pPr>
        </w:pPrChange>
      </w:pPr>
      <w:moveFrom w:id="1460" w:author="Summer 2023 updates" w:date="2024-07-31T13:42:00Z">
        <w:r w:rsidRPr="00424939">
          <w:rPr>
            <w:rFonts w:cs="Times New Roman"/>
            <w:color w:val="000000" w:themeColor="text1"/>
          </w:rPr>
          <w:t>Philosophy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Philosophy</w:instrText>
        </w:r>
        <w:r w:rsidRPr="00424939">
          <w:rPr>
            <w:color w:val="000000" w:themeColor="text1"/>
          </w:rPr>
          <w:instrText xml:space="preserve">" </w:instrText>
        </w:r>
        <w:r w:rsidRPr="00424939">
          <w:rPr>
            <w:rFonts w:cs="Times New Roman"/>
            <w:color w:val="000000" w:themeColor="text1"/>
          </w:rPr>
          <w:fldChar w:fldCharType="end"/>
        </w:r>
      </w:moveFrom>
    </w:p>
    <w:p w14:paraId="2CBA0540" w14:textId="77777777" w:rsidR="00137B34" w:rsidRPr="00424939" w:rsidRDefault="00137B34" w:rsidP="008F4903">
      <w:pPr>
        <w:spacing w:after="0" w:line="228" w:lineRule="auto"/>
        <w:ind w:left="180" w:hanging="180"/>
        <w:rPr>
          <w:moveFrom w:id="1461" w:author="Summer 2023 updates" w:date="2024-07-31T13:42:00Z"/>
          <w:rFonts w:cs="Times New Roman"/>
          <w:color w:val="000000" w:themeColor="text1"/>
        </w:rPr>
        <w:pPrChange w:id="1462" w:author="Summer 2023 updates" w:date="2024-07-31T13:42:00Z">
          <w:pPr>
            <w:spacing w:after="0" w:line="228" w:lineRule="auto"/>
          </w:pPr>
        </w:pPrChange>
      </w:pPr>
      <w:moveFrom w:id="1463" w:author="Summer 2023 updates" w:date="2024-07-31T13:42:00Z">
        <w:r w:rsidRPr="00424939">
          <w:rPr>
            <w:rFonts w:cs="Times New Roman"/>
            <w:color w:val="000000" w:themeColor="text1"/>
          </w:rPr>
          <w:t>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moveFrom>
    </w:p>
    <w:p w14:paraId="776836B2" w14:textId="77777777" w:rsidR="00137B34" w:rsidRPr="00424939" w:rsidRDefault="00137B34" w:rsidP="008F4903">
      <w:pPr>
        <w:spacing w:after="0" w:line="228" w:lineRule="auto"/>
        <w:ind w:left="180" w:hanging="180"/>
        <w:rPr>
          <w:moveFrom w:id="1464" w:author="Summer 2023 updates" w:date="2024-07-31T13:42:00Z"/>
          <w:rFonts w:cs="Times New Roman"/>
          <w:color w:val="000000" w:themeColor="text1"/>
        </w:rPr>
        <w:pPrChange w:id="1465" w:author="Summer 2023 updates" w:date="2024-07-31T13:42:00Z">
          <w:pPr>
            <w:spacing w:after="0" w:line="228" w:lineRule="auto"/>
          </w:pPr>
        </w:pPrChange>
      </w:pPr>
      <w:moveFrom w:id="1466" w:author="Summer 2023 updates" w:date="2024-07-31T13:42:00Z">
        <w:r w:rsidRPr="00424939">
          <w:rPr>
            <w:rFonts w:cs="Times New Roman"/>
            <w:color w:val="000000" w:themeColor="text1"/>
          </w:rPr>
          <w:t>Political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Political Science</w:instrText>
        </w:r>
        <w:r w:rsidRPr="00424939">
          <w:rPr>
            <w:color w:val="000000" w:themeColor="text1"/>
          </w:rPr>
          <w:instrText xml:space="preserve">" </w:instrText>
        </w:r>
        <w:r w:rsidRPr="00424939">
          <w:rPr>
            <w:rFonts w:cs="Times New Roman"/>
            <w:color w:val="000000" w:themeColor="text1"/>
          </w:rPr>
          <w:fldChar w:fldCharType="end"/>
        </w:r>
      </w:moveFrom>
    </w:p>
    <w:p w14:paraId="740751AF" w14:textId="77777777" w:rsidR="00137B34" w:rsidRPr="00424939" w:rsidRDefault="00137B34" w:rsidP="008F4903">
      <w:pPr>
        <w:spacing w:after="0" w:line="228" w:lineRule="auto"/>
        <w:ind w:left="180" w:hanging="180"/>
        <w:rPr>
          <w:moveFrom w:id="1467" w:author="Summer 2023 updates" w:date="2024-07-31T13:42:00Z"/>
          <w:rFonts w:cs="Times New Roman"/>
          <w:color w:val="000000" w:themeColor="text1"/>
        </w:rPr>
        <w:pPrChange w:id="1468" w:author="Summer 2023 updates" w:date="2024-07-31T13:42:00Z">
          <w:pPr>
            <w:spacing w:after="0" w:line="228" w:lineRule="auto"/>
          </w:pPr>
        </w:pPrChange>
      </w:pPr>
      <w:moveFrom w:id="1469" w:author="Summer 2023 updates" w:date="2024-07-31T13:42:00Z">
        <w:r w:rsidRPr="00424939">
          <w:rPr>
            <w:rFonts w:cs="Times New Roman"/>
            <w:color w:val="000000" w:themeColor="text1"/>
          </w:rPr>
          <w:t>Religion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color w:val="000000" w:themeColor="text1"/>
          </w:rPr>
          <w:fldChar w:fldCharType="end"/>
        </w:r>
      </w:moveFrom>
    </w:p>
    <w:p w14:paraId="57D58CB3" w14:textId="77777777" w:rsidR="00137B34" w:rsidRPr="00424939" w:rsidRDefault="00137B34" w:rsidP="008F4903">
      <w:pPr>
        <w:spacing w:after="0" w:line="228" w:lineRule="auto"/>
        <w:ind w:left="180" w:hanging="180"/>
        <w:rPr>
          <w:moveFrom w:id="1470" w:author="Summer 2023 updates" w:date="2024-07-31T13:42:00Z"/>
          <w:rFonts w:cs="Times New Roman"/>
          <w:color w:val="000000" w:themeColor="text1"/>
        </w:rPr>
        <w:pPrChange w:id="1471" w:author="Summer 2023 updates" w:date="2024-07-31T13:42:00Z">
          <w:pPr>
            <w:spacing w:after="0" w:line="228" w:lineRule="auto"/>
          </w:pPr>
        </w:pPrChange>
      </w:pPr>
      <w:moveFrom w:id="1472" w:author="Summer 2023 updates" w:date="2024-07-31T13:42:00Z">
        <w:r w:rsidRPr="00424939">
          <w:rPr>
            <w:rFonts w:cs="Times New Roman"/>
            <w:color w:val="000000" w:themeColor="text1"/>
          </w:rPr>
          <w:t>Secondary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moveFrom>
    </w:p>
    <w:p w14:paraId="36839F0C" w14:textId="77777777" w:rsidR="00137B34" w:rsidRPr="00424939" w:rsidRDefault="00137B34" w:rsidP="008F4903">
      <w:pPr>
        <w:spacing w:after="0" w:line="228" w:lineRule="auto"/>
        <w:ind w:left="180" w:hanging="180"/>
        <w:rPr>
          <w:moveFrom w:id="1473" w:author="Summer 2023 updates" w:date="2024-07-31T13:42:00Z"/>
          <w:rFonts w:cs="Times New Roman"/>
          <w:color w:val="000000" w:themeColor="text1"/>
        </w:rPr>
        <w:pPrChange w:id="1474" w:author="Summer 2023 updates" w:date="2024-07-31T13:42:00Z">
          <w:pPr>
            <w:spacing w:after="0" w:line="228" w:lineRule="auto"/>
          </w:pPr>
        </w:pPrChange>
      </w:pPr>
      <w:moveFrom w:id="1475" w:author="Summer 2023 updates" w:date="2024-07-31T13:42:00Z">
        <w:r w:rsidRPr="00424939">
          <w:rPr>
            <w:rFonts w:cs="Times New Roman"/>
            <w:color w:val="000000" w:themeColor="text1"/>
          </w:rPr>
          <w:t>Sociology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Sociology</w:instrText>
        </w:r>
        <w:r w:rsidRPr="00424939">
          <w:rPr>
            <w:color w:val="000000" w:themeColor="text1"/>
          </w:rPr>
          <w:instrText xml:space="preserve">" </w:instrText>
        </w:r>
        <w:r w:rsidRPr="00424939">
          <w:rPr>
            <w:rFonts w:cs="Times New Roman"/>
            <w:color w:val="000000" w:themeColor="text1"/>
          </w:rPr>
          <w:fldChar w:fldCharType="end"/>
        </w:r>
      </w:moveFrom>
    </w:p>
    <w:p w14:paraId="72795809" w14:textId="77777777" w:rsidR="00137B34" w:rsidRPr="00424939" w:rsidRDefault="00137B34" w:rsidP="008F4903">
      <w:pPr>
        <w:spacing w:after="0" w:line="228" w:lineRule="auto"/>
        <w:ind w:left="180" w:hanging="180"/>
        <w:rPr>
          <w:moveFrom w:id="1476" w:author="Summer 2023 updates" w:date="2024-07-31T13:42:00Z"/>
          <w:rFonts w:cs="Times New Roman"/>
          <w:color w:val="000000" w:themeColor="text1"/>
        </w:rPr>
        <w:pPrChange w:id="1477" w:author="Summer 2023 updates" w:date="2024-07-31T13:42:00Z">
          <w:pPr>
            <w:spacing w:after="0" w:line="228" w:lineRule="auto"/>
          </w:pPr>
        </w:pPrChange>
      </w:pPr>
      <w:moveFrom w:id="1478"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moveFrom>
    </w:p>
    <w:p w14:paraId="343358D1" w14:textId="77777777" w:rsidR="00137B34" w:rsidRDefault="00137B34" w:rsidP="008F4903">
      <w:pPr>
        <w:spacing w:after="0" w:line="228" w:lineRule="auto"/>
        <w:ind w:left="180" w:hanging="180"/>
        <w:rPr>
          <w:moveFrom w:id="1479" w:author="Summer 2023 updates" w:date="2024-07-31T13:42:00Z"/>
          <w:rFonts w:cs="Times New Roman"/>
          <w:color w:val="000000" w:themeColor="text1"/>
        </w:rPr>
        <w:pPrChange w:id="1480" w:author="Summer 2023 updates" w:date="2024-07-31T13:42:00Z">
          <w:pPr>
            <w:spacing w:after="0" w:line="228" w:lineRule="auto"/>
          </w:pPr>
        </w:pPrChange>
      </w:pPr>
      <w:moveFrom w:id="1481" w:author="Summer 2023 updates" w:date="2024-07-31T13:42:00Z">
        <w:r>
          <w:rPr>
            <w:rFonts w:cs="Times New Roman"/>
            <w:color w:val="000000" w:themeColor="text1"/>
          </w:rPr>
          <w:t>Theatre Arts</w:t>
        </w:r>
      </w:moveFrom>
    </w:p>
    <w:p w14:paraId="30E31408" w14:textId="77777777" w:rsidR="00137B34" w:rsidRPr="00424939" w:rsidRDefault="00137B34" w:rsidP="008F4903">
      <w:pPr>
        <w:spacing w:after="120" w:line="228" w:lineRule="auto"/>
        <w:ind w:left="180" w:hanging="180"/>
        <w:rPr>
          <w:moveFrom w:id="1482"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1483" w:author="Summer 2023 updates" w:date="2024-07-31T13:42:00Z">
            <w:sectPr w:rsidR="00137B34" w:rsidRPr="00424939" w:rsidSect="00884DF4">
              <w:pgMar w:top="720" w:right="720" w:bottom="1080" w:left="1440" w:header="720" w:footer="720" w:gutter="0"/>
            </w:sectPr>
          </w:sectPrChange>
        </w:sectPr>
        <w:pPrChange w:id="1484" w:author="Summer 2023 updates" w:date="2024-07-31T13:42:00Z">
          <w:pPr>
            <w:spacing w:after="120" w:line="228" w:lineRule="auto"/>
          </w:pPr>
        </w:pPrChange>
      </w:pPr>
      <w:moveFrom w:id="1485" w:author="Summer 2023 updates" w:date="2024-07-31T13:42:00Z">
        <w:r w:rsidRPr="00424939">
          <w:rPr>
            <w:rFonts w:cs="Times New Roman"/>
            <w:color w:val="000000" w:themeColor="text1"/>
          </w:rPr>
          <w:t>Writing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(Rhetoric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Rhetoric</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w:t>
        </w:r>
      </w:moveFrom>
    </w:p>
    <w:p w14:paraId="12844309" w14:textId="77777777" w:rsidR="00137B34" w:rsidRPr="00424939" w:rsidRDefault="00137B34" w:rsidP="00137B34">
      <w:pPr>
        <w:spacing w:after="0" w:line="228" w:lineRule="auto"/>
        <w:rPr>
          <w:moveFrom w:id="1486" w:author="Summer 2023 updates" w:date="2024-07-31T13:42:00Z"/>
          <w:rFonts w:cs="Times New Roman"/>
          <w:color w:val="000000" w:themeColor="text1"/>
        </w:rPr>
      </w:pPr>
    </w:p>
    <w:p w14:paraId="770C78B9" w14:textId="77777777" w:rsidR="00137B34" w:rsidRPr="00424939" w:rsidRDefault="00137B34" w:rsidP="00137B34">
      <w:pPr>
        <w:spacing w:after="0"/>
        <w:rPr>
          <w:moveFrom w:id="1487"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2" w:space="720"/>
          <w:docGrid w:linePitch="360"/>
          <w:sectPrChange w:id="1488" w:author="Summer 2023 updates" w:date="2024-07-31T13:42:00Z">
            <w:sectPr w:rsidR="00137B34" w:rsidRPr="00424939" w:rsidSect="00884DF4">
              <w:pgMar w:top="720" w:right="720" w:bottom="1080" w:left="1440" w:header="720" w:footer="720" w:gutter="0"/>
            </w:sectPr>
          </w:sectPrChange>
        </w:sectPr>
      </w:pPr>
    </w:p>
    <w:p w14:paraId="348043D9" w14:textId="77777777" w:rsidR="00137B34" w:rsidRPr="00424939" w:rsidRDefault="00137B34" w:rsidP="00137B34">
      <w:pPr>
        <w:spacing w:after="0"/>
        <w:rPr>
          <w:moveFrom w:id="1489" w:author="Summer 2023 updates" w:date="2024-07-31T13:42:00Z"/>
          <w:rFonts w:cs="Times New Roman"/>
          <w:b/>
          <w:smallCaps/>
          <w:color w:val="000000" w:themeColor="text1"/>
        </w:rPr>
      </w:pPr>
      <w:moveFrom w:id="1490" w:author="Summer 2023 updates" w:date="2024-07-31T13:42:00Z">
        <w:r>
          <w:rPr>
            <w:rFonts w:cs="Times New Roman"/>
            <w:b/>
            <w:smallCaps/>
            <w:color w:val="000000" w:themeColor="text1"/>
          </w:rPr>
          <w:t>A</w:t>
        </w:r>
        <w:r w:rsidRPr="00424939">
          <w:rPr>
            <w:rFonts w:cs="Times New Roman"/>
            <w:b/>
            <w:smallCaps/>
            <w:color w:val="000000" w:themeColor="text1"/>
          </w:rPr>
          <w:t xml:space="preserve">reas of </w:t>
        </w:r>
        <w:r>
          <w:rPr>
            <w:rFonts w:cs="Times New Roman"/>
            <w:b/>
            <w:smallCaps/>
            <w:color w:val="000000" w:themeColor="text1"/>
          </w:rPr>
          <w:t>S</w:t>
        </w:r>
        <w:r w:rsidRPr="00424939">
          <w:rPr>
            <w:rFonts w:cs="Times New Roman"/>
            <w:b/>
            <w:smallCaps/>
            <w:color w:val="000000" w:themeColor="text1"/>
          </w:rPr>
          <w:t>tudy (</w:t>
        </w:r>
        <w:r>
          <w:rPr>
            <w:rFonts w:cs="Times New Roman"/>
            <w:b/>
            <w:smallCaps/>
            <w:color w:val="000000" w:themeColor="text1"/>
          </w:rPr>
          <w:t>M</w:t>
        </w:r>
        <w:r w:rsidRPr="00424939">
          <w:rPr>
            <w:rFonts w:cs="Times New Roman"/>
            <w:b/>
            <w:smallCaps/>
            <w:color w:val="000000" w:themeColor="text1"/>
          </w:rPr>
          <w:t xml:space="preserve">ajors) for </w:t>
        </w:r>
        <w:r>
          <w:rPr>
            <w:rFonts w:cs="Times New Roman"/>
            <w:b/>
            <w:smallCaps/>
            <w:color w:val="000000" w:themeColor="text1"/>
          </w:rPr>
          <w:t>B</w:t>
        </w:r>
        <w:r w:rsidRPr="00424939">
          <w:rPr>
            <w:rFonts w:cs="Times New Roman"/>
            <w:b/>
            <w:smallCaps/>
            <w:color w:val="000000" w:themeColor="text1"/>
          </w:rPr>
          <w:t>.</w:t>
        </w:r>
        <w:r>
          <w:rPr>
            <w:rFonts w:cs="Times New Roman"/>
            <w:b/>
            <w:smallCaps/>
            <w:color w:val="000000" w:themeColor="text1"/>
          </w:rPr>
          <w:t>M</w:t>
        </w:r>
        <w:r w:rsidRPr="00424939">
          <w:rPr>
            <w:rFonts w:cs="Times New Roman"/>
            <w:b/>
            <w:smallCaps/>
            <w:color w:val="000000" w:themeColor="text1"/>
          </w:rPr>
          <w:t>.</w:t>
        </w:r>
      </w:moveFrom>
    </w:p>
    <w:moveFromRangeEnd w:id="1450"/>
    <w:p w14:paraId="1D42DED9" w14:textId="77777777" w:rsidR="00137B34" w:rsidRPr="00424939" w:rsidRDefault="00366362" w:rsidP="00137B34">
      <w:pPr>
        <w:tabs>
          <w:tab w:val="num" w:pos="1440"/>
        </w:tabs>
        <w:spacing w:after="0"/>
        <w:ind w:left="360" w:hanging="360"/>
        <w:rPr>
          <w:moveFrom w:id="1491" w:author="Summer 2023 updates" w:date="2024-07-31T13:42:00Z"/>
          <w:rFonts w:cs="Times New Roman"/>
          <w:color w:val="000000" w:themeColor="text1"/>
        </w:rPr>
      </w:pPr>
      <w:del w:id="1492" w:author="Summer 2023 updates" w:date="2024-07-31T13:42:00Z">
        <w:r w:rsidRPr="00424939">
          <w:rPr>
            <w:rFonts w:cs="Times New Roman"/>
            <w:color w:val="000000" w:themeColor="text1"/>
          </w:rPr>
          <w:delText>Keyboard</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Keyboard</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or</w:delText>
        </w:r>
      </w:del>
      <w:moveFromRangeStart w:id="1493" w:author="Summer 2023 updates" w:date="2024-07-31T13:42:00Z" w:name="move173325756"/>
      <w:moveFrom w:id="1494" w:author="Summer 2023 updates" w:date="2024-07-31T13:42:00Z">
        <w:r w:rsidR="00137B34" w:rsidRPr="00424939">
          <w:rPr>
            <w:rFonts w:cs="Times New Roman"/>
            <w:color w:val="000000" w:themeColor="text1"/>
          </w:rPr>
          <w:t xml:space="preserve"> Instrumental</w:t>
        </w:r>
        <w:r w:rsidR="00137B34" w:rsidRPr="00424939">
          <w:rPr>
            <w:rFonts w:cs="Times New Roman"/>
            <w:color w:val="000000" w:themeColor="text1"/>
          </w:rPr>
          <w:fldChar w:fldCharType="begin"/>
        </w:r>
        <w:r w:rsidR="00137B34" w:rsidRPr="00424939">
          <w:rPr>
            <w:color w:val="000000" w:themeColor="text1"/>
          </w:rPr>
          <w:instrText xml:space="preserve"> XE "</w:instrText>
        </w:r>
        <w:r w:rsidR="00137B34" w:rsidRPr="00424939">
          <w:rPr>
            <w:rFonts w:cs="Times New Roman"/>
            <w:color w:val="000000" w:themeColor="text1"/>
          </w:rPr>
          <w:instrText>Instrumental</w:instrText>
        </w:r>
        <w:r w:rsidR="00137B34" w:rsidRPr="00424939">
          <w:rPr>
            <w:color w:val="000000" w:themeColor="text1"/>
          </w:rPr>
          <w:instrText xml:space="preserve">" </w:instrText>
        </w:r>
        <w:r w:rsidR="00137B34" w:rsidRPr="00424939">
          <w:rPr>
            <w:rFonts w:cs="Times New Roman"/>
            <w:color w:val="000000" w:themeColor="text1"/>
          </w:rPr>
          <w:fldChar w:fldCharType="end"/>
        </w:r>
        <w:r w:rsidR="00137B34" w:rsidRPr="00424939">
          <w:rPr>
            <w:rFonts w:cs="Times New Roman"/>
            <w:color w:val="000000" w:themeColor="text1"/>
          </w:rPr>
          <w:t xml:space="preserve"> Performance</w:t>
        </w:r>
      </w:moveFrom>
    </w:p>
    <w:p w14:paraId="296BF9BC" w14:textId="77777777" w:rsidR="00137B34" w:rsidRPr="00424939" w:rsidRDefault="00137B34" w:rsidP="00137B34">
      <w:pPr>
        <w:tabs>
          <w:tab w:val="num" w:pos="1440"/>
        </w:tabs>
        <w:spacing w:after="0"/>
        <w:ind w:left="360" w:hanging="360"/>
        <w:rPr>
          <w:moveFrom w:id="1495" w:author="Summer 2023 updates" w:date="2024-07-31T13:42:00Z"/>
          <w:rFonts w:cs="Times New Roman"/>
          <w:color w:val="000000" w:themeColor="text1"/>
        </w:rPr>
      </w:pPr>
      <w:moveFrom w:id="1496" w:author="Summer 2023 updates" w:date="2024-07-31T13:42:00Z">
        <w:r w:rsidRPr="00424939">
          <w:rPr>
            <w:rFonts w:cs="Times New Roman"/>
            <w:color w:val="000000" w:themeColor="text1"/>
          </w:rPr>
          <w:t>Vocal Performance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Vocal Performance</w:instrText>
        </w:r>
        <w:r w:rsidRPr="00424939">
          <w:rPr>
            <w:color w:val="000000" w:themeColor="text1"/>
          </w:rPr>
          <w:instrText xml:space="preserve">" </w:instrText>
        </w:r>
        <w:r w:rsidRPr="00424939">
          <w:rPr>
            <w:rFonts w:cs="Times New Roman"/>
            <w:color w:val="000000" w:themeColor="text1"/>
          </w:rPr>
          <w:fldChar w:fldCharType="end"/>
        </w:r>
      </w:moveFrom>
    </w:p>
    <w:p w14:paraId="2E585F0A" w14:textId="77777777" w:rsidR="00137B34" w:rsidRPr="00424939" w:rsidRDefault="00137B34" w:rsidP="00137B34">
      <w:pPr>
        <w:tabs>
          <w:tab w:val="num" w:pos="1440"/>
        </w:tabs>
        <w:spacing w:after="0"/>
        <w:ind w:left="360" w:hanging="360"/>
        <w:rPr>
          <w:moveFrom w:id="1497" w:author="Summer 2023 updates" w:date="2024-07-31T13:42:00Z"/>
          <w:rFonts w:cs="Times New Roman"/>
          <w:color w:val="000000" w:themeColor="text1"/>
        </w:rPr>
      </w:pPr>
      <w:moveFrom w:id="1498" w:author="Summer 2023 updates" w:date="2024-07-31T13:42:00Z">
        <w:r w:rsidRPr="00424939">
          <w:rPr>
            <w:rFonts w:cs="Times New Roman"/>
            <w:color w:val="000000" w:themeColor="text1"/>
          </w:rPr>
          <w:t>Composition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Composition</w:instrText>
        </w:r>
        <w:r w:rsidRPr="00424939">
          <w:rPr>
            <w:color w:val="000000" w:themeColor="text1"/>
          </w:rPr>
          <w:instrText xml:space="preserve">" </w:instrText>
        </w:r>
        <w:r w:rsidRPr="00424939">
          <w:rPr>
            <w:rFonts w:cs="Times New Roman"/>
            <w:color w:val="000000" w:themeColor="text1"/>
          </w:rPr>
          <w:fldChar w:fldCharType="end"/>
        </w:r>
      </w:moveFrom>
    </w:p>
    <w:moveFromRangeEnd w:id="1493"/>
    <w:p w14:paraId="0F42CFE3" w14:textId="77777777" w:rsidR="00C06562" w:rsidRPr="00424939" w:rsidRDefault="00366362" w:rsidP="000B1C47">
      <w:pPr>
        <w:tabs>
          <w:tab w:val="num" w:pos="1440"/>
        </w:tabs>
        <w:spacing w:after="0"/>
        <w:ind w:left="360" w:hanging="360"/>
        <w:rPr>
          <w:del w:id="1499" w:author="Summer 2023 updates" w:date="2024-07-31T13:42:00Z"/>
          <w:rFonts w:cs="Times New Roman"/>
          <w:color w:val="000000" w:themeColor="text1"/>
        </w:rPr>
      </w:pPr>
      <w:del w:id="1500" w:author="Summer 2023 updates" w:date="2024-07-31T13:42:00Z">
        <w:r w:rsidRPr="00424939">
          <w:rPr>
            <w:rFonts w:cs="Times New Roman"/>
            <w:color w:val="000000" w:themeColor="text1"/>
          </w:rPr>
          <w:delText>Instrumental</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Instrumental</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112DF55C" w14:textId="77777777" w:rsidR="000B1C47" w:rsidRPr="00424939" w:rsidRDefault="00366362" w:rsidP="008E4ECB">
      <w:pPr>
        <w:tabs>
          <w:tab w:val="num" w:pos="1440"/>
        </w:tabs>
        <w:spacing w:after="120" w:line="204" w:lineRule="auto"/>
        <w:ind w:left="360" w:hanging="360"/>
        <w:rPr>
          <w:del w:id="1501" w:author="Summer 2023 updates" w:date="2024-07-31T13:42:00Z"/>
          <w:rFonts w:cs="Times New Roman"/>
          <w:color w:val="000000" w:themeColor="text1"/>
        </w:rPr>
      </w:pPr>
      <w:del w:id="1502" w:author="Summer 2023 updates" w:date="2024-07-31T13:42:00Z">
        <w:r w:rsidRPr="00424939">
          <w:rPr>
            <w:rFonts w:cs="Times New Roman"/>
            <w:color w:val="000000" w:themeColor="text1"/>
          </w:rPr>
          <w:delText>Vocal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2B2A7F3F" w14:textId="77777777" w:rsidR="00137B34" w:rsidRPr="00424939" w:rsidRDefault="00137B34" w:rsidP="00137B34">
      <w:pPr>
        <w:tabs>
          <w:tab w:val="num" w:pos="1440"/>
        </w:tabs>
        <w:spacing w:after="0" w:line="204" w:lineRule="auto"/>
        <w:ind w:left="360" w:hanging="360"/>
        <w:rPr>
          <w:moveFrom w:id="1503" w:author="Summer 2023 updates" w:date="2024-07-31T13:42:00Z"/>
          <w:rStyle w:val="Strong"/>
          <w:rFonts w:ascii="Garamond" w:hAnsi="Garamond"/>
          <w:color w:val="000000" w:themeColor="text1"/>
        </w:rPr>
      </w:pPr>
      <w:moveFromRangeStart w:id="1504" w:author="Summer 2023 updates" w:date="2024-07-31T13:42:00Z" w:name="move173325757"/>
      <w:moveFrom w:id="1505" w:author="Summer 2023 updates" w:date="2024-07-31T13:42:00Z">
        <w:r>
          <w:rPr>
            <w:rStyle w:val="Strong"/>
            <w:rFonts w:ascii="Garamond" w:hAnsi="Garamond"/>
            <w:color w:val="000000" w:themeColor="text1"/>
          </w:rPr>
          <w:t>A</w:t>
        </w:r>
        <w:r w:rsidRPr="00424939">
          <w:rPr>
            <w:rStyle w:val="Strong"/>
            <w:rFonts w:ascii="Garamond" w:hAnsi="Garamond"/>
            <w:color w:val="000000" w:themeColor="text1"/>
          </w:rPr>
          <w:t xml:space="preserve">rea of </w:t>
        </w:r>
        <w:r>
          <w:rPr>
            <w:rStyle w:val="Strong"/>
            <w:rFonts w:ascii="Garamond" w:hAnsi="Garamond"/>
            <w:color w:val="000000" w:themeColor="text1"/>
          </w:rPr>
          <w:t>S</w:t>
        </w:r>
        <w:r w:rsidRPr="00424939">
          <w:rPr>
            <w:rStyle w:val="Strong"/>
            <w:rFonts w:ascii="Garamond" w:hAnsi="Garamond"/>
            <w:color w:val="000000" w:themeColor="text1"/>
          </w:rPr>
          <w:t>tudy (</w:t>
        </w:r>
        <w:r>
          <w:rPr>
            <w:rStyle w:val="Strong"/>
            <w:rFonts w:ascii="Garamond" w:hAnsi="Garamond"/>
            <w:color w:val="000000" w:themeColor="text1"/>
          </w:rPr>
          <w:t>M</w:t>
        </w:r>
        <w:r w:rsidRPr="00424939">
          <w:rPr>
            <w:rStyle w:val="Strong"/>
            <w:rFonts w:ascii="Garamond" w:hAnsi="Garamond"/>
            <w:color w:val="000000" w:themeColor="text1"/>
          </w:rPr>
          <w:t xml:space="preserve">ajor) for </w:t>
        </w:r>
        <w:r>
          <w:rPr>
            <w:rStyle w:val="Strong"/>
            <w:rFonts w:ascii="Garamond" w:hAnsi="Garamond"/>
            <w:color w:val="000000" w:themeColor="text1"/>
          </w:rPr>
          <w:t>B</w:t>
        </w:r>
        <w:r w:rsidRPr="00424939">
          <w:rPr>
            <w:rStyle w:val="Strong"/>
            <w:rFonts w:ascii="Garamond" w:hAnsi="Garamond"/>
            <w:color w:val="000000" w:themeColor="text1"/>
          </w:rPr>
          <w:t>.</w:t>
        </w:r>
        <w:r>
          <w:rPr>
            <w:rStyle w:val="Strong"/>
            <w:rFonts w:ascii="Garamond" w:hAnsi="Garamond"/>
            <w:color w:val="000000" w:themeColor="text1"/>
          </w:rPr>
          <w:t>S</w:t>
        </w:r>
        <w:r w:rsidRPr="00424939">
          <w:rPr>
            <w:rStyle w:val="Strong"/>
            <w:rFonts w:ascii="Garamond" w:hAnsi="Garamond"/>
            <w:color w:val="000000" w:themeColor="text1"/>
          </w:rPr>
          <w:t>.</w:t>
        </w:r>
        <w:r>
          <w:rPr>
            <w:rStyle w:val="Strong"/>
            <w:rFonts w:ascii="Garamond" w:hAnsi="Garamond"/>
            <w:color w:val="000000" w:themeColor="text1"/>
          </w:rPr>
          <w:t>N</w:t>
        </w:r>
        <w:r w:rsidRPr="00424939">
          <w:rPr>
            <w:rStyle w:val="Strong"/>
            <w:rFonts w:ascii="Garamond" w:hAnsi="Garamond"/>
            <w:color w:val="000000" w:themeColor="text1"/>
          </w:rPr>
          <w:t>.</w:t>
        </w:r>
      </w:moveFrom>
    </w:p>
    <w:p w14:paraId="18606FE7" w14:textId="77777777" w:rsidR="00137B34" w:rsidRPr="00424939" w:rsidRDefault="00137B34" w:rsidP="00137B34">
      <w:pPr>
        <w:widowControl w:val="0"/>
        <w:adjustRightInd w:val="0"/>
        <w:spacing w:after="0"/>
        <w:textAlignment w:val="baseline"/>
        <w:rPr>
          <w:moveFrom w:id="1506" w:author="Summer 2023 updates" w:date="2024-07-31T13:42:00Z"/>
          <w:rFonts w:cs="Times New Roman"/>
          <w:color w:val="000000" w:themeColor="text1"/>
        </w:rPr>
      </w:pPr>
      <w:moveFrom w:id="1507" w:author="Summer 2023 updates" w:date="2024-07-31T13:42:00Z">
        <w:r w:rsidRPr="00424939">
          <w:rPr>
            <w:rFonts w:cs="Times New Roman"/>
            <w:color w:val="000000" w:themeColor="text1"/>
          </w:rPr>
          <w:t>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moveFrom>
    </w:p>
    <w:p w14:paraId="46B1A67E" w14:textId="77777777" w:rsidR="00137B34" w:rsidRPr="00424939" w:rsidRDefault="00137B34" w:rsidP="00137B34">
      <w:pPr>
        <w:spacing w:after="0"/>
        <w:rPr>
          <w:moveFrom w:id="1508" w:author="Summer 2023 updates" w:date="2024-07-31T13:42:00Z"/>
          <w:rStyle w:val="Strong"/>
          <w:rFonts w:ascii="Garamond" w:hAnsi="Garamond"/>
          <w:color w:val="000000" w:themeColor="text1"/>
        </w:rPr>
        <w:sectPr w:rsidR="00137B34" w:rsidRPr="00424939" w:rsidSect="00884DF4">
          <w:footerReference w:type="even" r:id="rId14"/>
          <w:footerReference w:type="default" r:id="rId15"/>
          <w:type w:val="continuous"/>
          <w:pgSz w:w="12240" w:h="15840"/>
          <w:pgMar w:top="1440" w:right="1080" w:bottom="1080" w:left="1080" w:header="720" w:footer="720" w:gutter="0"/>
          <w:cols w:space="720"/>
          <w:docGrid w:linePitch="360"/>
          <w:sectPrChange w:id="1509" w:author="Summer 2023 updates" w:date="2024-07-31T13:42:00Z">
            <w:sectPr w:rsidR="00137B34" w:rsidRPr="00424939" w:rsidSect="00884DF4">
              <w:pgMar w:top="720" w:right="720" w:bottom="1080" w:left="1440" w:header="720" w:footer="720" w:gutter="0"/>
            </w:sectPr>
          </w:sectPrChange>
        </w:sectPr>
      </w:pPr>
    </w:p>
    <w:p w14:paraId="284D04BE" w14:textId="77777777" w:rsidR="00137B34" w:rsidRPr="00424939" w:rsidRDefault="00137B34" w:rsidP="00137B34">
      <w:pPr>
        <w:spacing w:after="0"/>
        <w:rPr>
          <w:moveFrom w:id="1510" w:author="Summer 2023 updates" w:date="2024-07-31T13:42:00Z"/>
          <w:rStyle w:val="Strong"/>
          <w:rFonts w:ascii="Garamond" w:hAnsi="Garamond"/>
          <w:color w:val="000000" w:themeColor="text1"/>
        </w:rPr>
        <w:sectPr w:rsidR="00137B34" w:rsidRPr="00424939" w:rsidSect="00884DF4">
          <w:type w:val="continuous"/>
          <w:pgSz w:w="12240" w:h="15840"/>
          <w:pgMar w:top="1440" w:right="1080" w:bottom="1080" w:left="1080" w:header="720" w:footer="720" w:gutter="0"/>
          <w:cols w:space="720"/>
          <w:docGrid w:linePitch="360"/>
          <w:sectPrChange w:id="1511" w:author="Summer 2023 updates" w:date="2024-07-31T13:42:00Z">
            <w:sectPr w:rsidR="00137B34" w:rsidRPr="00424939" w:rsidSect="00884DF4">
              <w:pgMar w:top="720" w:right="720" w:bottom="1080" w:left="1440" w:header="720" w:footer="720" w:gutter="0"/>
            </w:sectPr>
          </w:sectPrChange>
        </w:sectPr>
      </w:pPr>
    </w:p>
    <w:moveFromRangeEnd w:id="1504"/>
    <w:p w14:paraId="52BE8248" w14:textId="77777777" w:rsidR="007A3E38" w:rsidRDefault="007A3E38">
      <w:pPr>
        <w:spacing w:after="200" w:line="276" w:lineRule="auto"/>
        <w:rPr>
          <w:del w:id="1512" w:author="Summer 2023 updates" w:date="2024-07-31T13:42:00Z"/>
          <w:rStyle w:val="Strong"/>
          <w:rFonts w:ascii="Garamond" w:eastAsiaTheme="majorEastAsia" w:hAnsi="Garamond" w:cstheme="majorBidi"/>
          <w:bCs w:val="0"/>
          <w:smallCaps w:val="0"/>
          <w:color w:val="000000" w:themeColor="text1"/>
          <w:sz w:val="26"/>
          <w:lang w:bidi="en-US"/>
        </w:rPr>
      </w:pPr>
      <w:del w:id="1513" w:author="Summer 2023 updates" w:date="2024-07-31T13:42:00Z">
        <w:r>
          <w:rPr>
            <w:rStyle w:val="Strong"/>
            <w:rFonts w:ascii="Garamond" w:hAnsi="Garamond" w:cstheme="majorBidi"/>
            <w:b w:val="0"/>
            <w:bCs w:val="0"/>
            <w:smallCaps w:val="0"/>
            <w:sz w:val="26"/>
          </w:rPr>
          <w:br w:type="page"/>
        </w:r>
      </w:del>
    </w:p>
    <w:p w14:paraId="7198EF4D" w14:textId="77777777" w:rsidR="00111112" w:rsidRPr="00424939" w:rsidRDefault="007877CD" w:rsidP="001E3893">
      <w:pPr>
        <w:pStyle w:val="Heading3"/>
        <w:rPr>
          <w:del w:id="1514" w:author="Summer 2023 updates" w:date="2024-07-31T13:42:00Z"/>
          <w:rStyle w:val="Strong"/>
          <w:rFonts w:ascii="Garamond" w:hAnsi="Garamond" w:cstheme="majorBidi"/>
          <w:b/>
          <w:bCs w:val="0"/>
          <w:smallCaps w:val="0"/>
          <w:sz w:val="26"/>
        </w:rPr>
      </w:pPr>
      <w:bookmarkStart w:id="1515" w:name="_Toc110005149"/>
      <w:del w:id="1516" w:author="Summer 2023 updates" w:date="2024-07-31T13:42:00Z">
        <w:r w:rsidRPr="00424939">
          <w:rPr>
            <w:rStyle w:val="Strong"/>
            <w:rFonts w:ascii="Garamond" w:hAnsi="Garamond" w:cstheme="majorBidi"/>
            <w:b/>
            <w:bCs w:val="0"/>
            <w:smallCaps w:val="0"/>
            <w:sz w:val="26"/>
          </w:rPr>
          <w:delText>ACADEMIC ADVISING</w:delText>
        </w:r>
        <w:bookmarkEnd w:id="1515"/>
        <w:r w:rsidR="00B8454E" w:rsidRPr="00424939">
          <w:rPr>
            <w:rStyle w:val="Strong"/>
            <w:rFonts w:ascii="Garamond" w:hAnsi="Garamond" w:cstheme="majorBidi"/>
            <w:b/>
            <w:bCs w:val="0"/>
            <w:smallCaps w:val="0"/>
            <w:sz w:val="26"/>
          </w:rPr>
          <w:fldChar w:fldCharType="begin"/>
        </w:r>
        <w:r w:rsidR="00B8454E" w:rsidRPr="00424939">
          <w:delInstrText xml:space="preserve"> XE "</w:delInstrText>
        </w:r>
        <w:r w:rsidR="00B8454E" w:rsidRPr="00424939">
          <w:rPr>
            <w:rStyle w:val="Strong"/>
            <w:rFonts w:ascii="Garamond" w:hAnsi="Garamond" w:cstheme="majorBidi"/>
            <w:b/>
            <w:bCs w:val="0"/>
            <w:smallCaps w:val="0"/>
            <w:sz w:val="26"/>
          </w:rPr>
          <w:delInstrText>ADVISING</w:delInstrText>
        </w:r>
        <w:r w:rsidR="00B8454E" w:rsidRPr="00424939">
          <w:delInstrText xml:space="preserve">" </w:delInstrText>
        </w:r>
        <w:r w:rsidR="00B8454E" w:rsidRPr="00424939">
          <w:rPr>
            <w:rStyle w:val="Strong"/>
            <w:rFonts w:ascii="Garamond" w:hAnsi="Garamond" w:cstheme="majorBidi"/>
            <w:b/>
            <w:bCs w:val="0"/>
            <w:smallCaps w:val="0"/>
            <w:sz w:val="26"/>
          </w:rPr>
          <w:fldChar w:fldCharType="end"/>
        </w:r>
      </w:del>
    </w:p>
    <w:p w14:paraId="13215370" w14:textId="77777777" w:rsidR="00DE5A57" w:rsidRPr="00424939" w:rsidRDefault="00DE5A57" w:rsidP="00946594">
      <w:pPr>
        <w:rPr>
          <w:moveFrom w:id="1517" w:author="Summer 2023 updates" w:date="2024-07-31T13:42:00Z"/>
          <w:rPrChange w:id="1518" w:author="Summer 2023 updates" w:date="2024-07-31T13:42:00Z">
            <w:rPr>
              <w:moveFrom w:id="1519" w:author="Summer 2023 updates" w:date="2024-07-31T13:42:00Z"/>
              <w:color w:val="000000" w:themeColor="text1"/>
            </w:rPr>
          </w:rPrChange>
        </w:rPr>
        <w:pPrChange w:id="1520" w:author="Summer 2023 updates" w:date="2024-07-31T13:42:00Z">
          <w:pPr>
            <w:spacing w:after="120"/>
          </w:pPr>
        </w:pPrChange>
      </w:pPr>
      <w:moveFromRangeStart w:id="1521" w:author="Summer 2023 updates" w:date="2024-07-31T13:42:00Z" w:name="move173325758"/>
      <w:moveFrom w:id="1522" w:author="Summer 2023 updates" w:date="2024-07-31T13:42:00Z">
        <w:r w:rsidRPr="00424939">
          <w:rPr>
            <w:rPrChange w:id="1523" w:author="Summer 2023 updates" w:date="2024-07-31T13:42:00Z">
              <w:rPr>
                <w:color w:val="000000" w:themeColor="text1"/>
              </w:rPr>
            </w:rPrChange>
          </w:rPr>
          <w:t>The role of the academic advisor is to acquaint students with their academic options at Coe and assist them in selecting courses that reflect individual interests and abilities.  Advisors also help students create a four-year education plan that allows students to make connections between disparate areas of study, and between academic, co-curricular, and non-academic areas.</w:t>
        </w:r>
        <w:r w:rsidR="00A7077B">
          <w:rPr>
            <w:rPrChange w:id="1524" w:author="Summer 2023 updates" w:date="2024-07-31T13:42:00Z">
              <w:rPr>
                <w:color w:val="000000" w:themeColor="text1"/>
              </w:rPr>
            </w:rPrChange>
          </w:rPr>
          <w:t xml:space="preserve">  </w:t>
        </w:r>
        <w:r w:rsidR="00A7077B" w:rsidRPr="00424939">
          <w:rPr>
            <w:rPrChange w:id="1525" w:author="Summer 2023 updates" w:date="2024-07-31T13:42:00Z">
              <w:rPr>
                <w:color w:val="000000" w:themeColor="text1"/>
              </w:rPr>
            </w:rPrChange>
          </w:rPr>
          <w:t xml:space="preserve">Students may change advisors at any time upon request to the Registrar. </w:t>
        </w:r>
      </w:moveFrom>
    </w:p>
    <w:p w14:paraId="008AA9E9" w14:textId="77777777" w:rsidR="00111112" w:rsidRPr="00424939" w:rsidRDefault="00111112" w:rsidP="00946594">
      <w:pPr>
        <w:rPr>
          <w:moveFrom w:id="1526" w:author="Summer 2023 updates" w:date="2024-07-31T13:42:00Z"/>
          <w:rPrChange w:id="1527" w:author="Summer 2023 updates" w:date="2024-07-31T13:42:00Z">
            <w:rPr>
              <w:moveFrom w:id="1528" w:author="Summer 2023 updates" w:date="2024-07-31T13:42:00Z"/>
              <w:color w:val="000000" w:themeColor="text1"/>
            </w:rPr>
          </w:rPrChange>
        </w:rPr>
        <w:pPrChange w:id="1529" w:author="Summer 2023 updates" w:date="2024-07-31T13:42:00Z">
          <w:pPr>
            <w:spacing w:after="120"/>
          </w:pPr>
        </w:pPrChange>
      </w:pPr>
      <w:moveFrom w:id="1530" w:author="Summer 2023 updates" w:date="2024-07-31T13:42:00Z">
        <w:r w:rsidRPr="00424939">
          <w:rPr>
            <w:rPrChange w:id="1531" w:author="Summer 2023 updates" w:date="2024-07-31T13:42:00Z">
              <w:rPr>
                <w:color w:val="000000" w:themeColor="text1"/>
              </w:rPr>
            </w:rPrChange>
          </w:rPr>
          <w:t xml:space="preserve">First-Year Seminar instructors serve as the primary academic advisors for first-year students in their respective sections. Students thus see their advisors frequently during their first term at Coe and have the opportunity to work closely with them in developing overall programs of study and long-range goals. After the first term, students may decide to choose departmental faculty for academic advising or they may continue to be advised by their First-Year Seminar instructors. </w:t>
        </w:r>
        <w:r w:rsidR="00DE5A57" w:rsidRPr="00424939">
          <w:rPr>
            <w:rPrChange w:id="1532" w:author="Summer 2023 updates" w:date="2024-07-31T13:42:00Z">
              <w:rPr>
                <w:color w:val="000000" w:themeColor="text1"/>
              </w:rPr>
            </w:rPrChange>
          </w:rPr>
          <w:t>S</w:t>
        </w:r>
        <w:r w:rsidRPr="00424939">
          <w:rPr>
            <w:rPrChange w:id="1533" w:author="Summer 2023 updates" w:date="2024-07-31T13:42:00Z">
              <w:rPr>
                <w:color w:val="000000" w:themeColor="text1"/>
              </w:rPr>
            </w:rPrChange>
          </w:rPr>
          <w:t xml:space="preserve">tudents are free to speak at any time with professors in their major departments to answer specific questions regarding requirements and courses in those departments. </w:t>
        </w:r>
      </w:moveFrom>
    </w:p>
    <w:p w14:paraId="0E7AD71F" w14:textId="37B7B260" w:rsidR="00F86E3A" w:rsidRPr="00424939" w:rsidRDefault="00F86E3A" w:rsidP="00713AB3">
      <w:pPr>
        <w:pStyle w:val="Heading3"/>
        <w:rPr>
          <w:rStyle w:val="Strong"/>
          <w:rFonts w:ascii="Garamond" w:hAnsi="Garamond" w:cstheme="majorBidi"/>
          <w:b/>
          <w:bCs w:val="0"/>
          <w:smallCaps w:val="0"/>
          <w:sz w:val="26"/>
        </w:rPr>
      </w:pPr>
      <w:bookmarkStart w:id="1534" w:name="_Toc110005150"/>
      <w:moveFromRangeEnd w:id="1521"/>
      <w:r w:rsidRPr="00424939">
        <w:rPr>
          <w:rStyle w:val="Strong"/>
          <w:rFonts w:ascii="Garamond" w:hAnsi="Garamond" w:cstheme="majorBidi"/>
          <w:b/>
          <w:bCs w:val="0"/>
          <w:smallCaps w:val="0"/>
          <w:sz w:val="26"/>
        </w:rPr>
        <w:t>FIRST-YEAR EXPERIENCE</w:t>
      </w:r>
      <w:bookmarkEnd w:id="1085"/>
      <w:bookmarkEnd w:id="1534"/>
    </w:p>
    <w:p w14:paraId="199B78C3" w14:textId="77777777" w:rsidR="00F86E3A" w:rsidRPr="00424939" w:rsidRDefault="00F86E3A" w:rsidP="00F86E3A">
      <w:pPr>
        <w:rPr>
          <w:rFonts w:cs="Times New Roman"/>
          <w:color w:val="000000" w:themeColor="text1"/>
        </w:rPr>
      </w:pPr>
      <w:r w:rsidRPr="00424939">
        <w:rPr>
          <w:rFonts w:cs="Times New Roman"/>
          <w:color w:val="000000" w:themeColor="text1"/>
        </w:rPr>
        <w:t>The student’s First-Year Experience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First-Year Experience</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at Coe is a deliberate strategy to engage first-year students across multiple dimensions of college life in the first year.  Components of the First-Year Experience include writing exercises, various campus events, and the First-Year Seminar</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First-Year Seminar</w:instrText>
      </w:r>
      <w:r w:rsidRPr="00424939">
        <w:rPr>
          <w:color w:val="000000" w:themeColor="text1"/>
        </w:rPr>
        <w:instrText>" \t "</w:instrText>
      </w:r>
      <w:r w:rsidRPr="00424939">
        <w:rPr>
          <w:rFonts w:cstheme="minorHAnsi"/>
          <w:i/>
          <w:color w:val="000000" w:themeColor="text1"/>
        </w:rPr>
        <w:instrText>See</w:instrText>
      </w:r>
      <w:r w:rsidRPr="00424939">
        <w:rPr>
          <w:rFonts w:cstheme="minorHAnsi"/>
          <w:color w:val="000000" w:themeColor="text1"/>
        </w:rPr>
        <w:instrText xml:space="preserve"> First-Year Experience</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(FYS).</w:t>
      </w:r>
    </w:p>
    <w:p w14:paraId="7C7482AA" w14:textId="77777777" w:rsidR="00F86E3A" w:rsidRPr="00424939" w:rsidRDefault="00F86E3A" w:rsidP="00F86E3A">
      <w:pPr>
        <w:rPr>
          <w:rFonts w:cs="Times New Roman"/>
          <w:color w:val="000000" w:themeColor="text1"/>
        </w:rPr>
      </w:pPr>
      <w:r w:rsidRPr="00424939">
        <w:rPr>
          <w:rFonts w:cs="Times New Roman"/>
          <w:color w:val="000000" w:themeColor="text1"/>
        </w:rPr>
        <w:t xml:space="preserve">The First-Year Seminar is required for all students who have not yet completed a full-time college term after high school graduation.  During the Fall Term, a variety of First-Year Seminars—topics courses exploring issues from multiple perspectives—are offered.  The seminars emphasize critical thinking, writing, speaking and research skills.  </w:t>
      </w:r>
    </w:p>
    <w:p w14:paraId="1CC5ABF2" w14:textId="62A5084A" w:rsidR="00F86E3A" w:rsidRPr="00424939" w:rsidRDefault="00F86E3A" w:rsidP="00F86E3A">
      <w:pPr>
        <w:rPr>
          <w:rFonts w:cs="Times New Roman"/>
          <w:color w:val="000000" w:themeColor="text1"/>
        </w:rPr>
      </w:pPr>
      <w:r w:rsidRPr="00424939">
        <w:rPr>
          <w:rFonts w:cs="Times New Roman"/>
          <w:color w:val="000000" w:themeColor="text1"/>
        </w:rPr>
        <w:t>All First-Year Seminars carry the writing emphasis designation.  First-Year Seminar courses cannot fulfill any distributional, cultural perspective, or major requirements.  Students who drop or fail their First-Year Seminar are required to complete a replacement course designated by the Registrar the following term.  The completion of this Spring Term course makes it possible for the student to fulfill the FYS graduation requirement.  For students who fail the Fall Term First-Year Seminar, successful completion of the Spring Term course also allows the grade in the FYS to be changed from “F” to “</w:t>
      </w:r>
      <w:r>
        <w:rPr>
          <w:rFonts w:cs="Times New Roman"/>
          <w:color w:val="000000" w:themeColor="text1"/>
        </w:rPr>
        <w:t>NP</w:t>
      </w:r>
      <w:del w:id="1535" w:author="Summer 2023 updates" w:date="2024-07-31T13:42:00Z">
        <w:r w:rsidR="009A5FF9" w:rsidRPr="00424939">
          <w:rPr>
            <w:rFonts w:cs="Times New Roman"/>
            <w:color w:val="000000" w:themeColor="text1"/>
          </w:rPr>
          <w:delText>”</w:delText>
        </w:r>
      </w:del>
      <w:ins w:id="1536" w:author="Summer 2023 updates" w:date="2024-07-31T13:42:00Z">
        <w:r w:rsidRPr="00424939">
          <w:rPr>
            <w:rFonts w:cs="Times New Roman"/>
            <w:color w:val="000000" w:themeColor="text1"/>
          </w:rPr>
          <w:t>”</w:t>
        </w:r>
        <w:r w:rsidR="00AC4A53">
          <w:rPr>
            <w:rFonts w:cs="Times New Roman"/>
            <w:color w:val="000000" w:themeColor="text1"/>
          </w:rPr>
          <w:fldChar w:fldCharType="begin"/>
        </w:r>
        <w:r w:rsidR="00AC4A53">
          <w:instrText xml:space="preserve"> XE "</w:instrText>
        </w:r>
        <w:r w:rsidR="00AC4A53" w:rsidRPr="002D5F64">
          <w:instrText>Pass/Not Pass</w:instrText>
        </w:r>
        <w:r w:rsidR="00AC4A53">
          <w:instrText xml:space="preserve">" </w:instrText>
        </w:r>
        <w:r w:rsidR="00AC4A53">
          <w:rPr>
            <w:rFonts w:cs="Times New Roman"/>
            <w:color w:val="000000" w:themeColor="text1"/>
          </w:rPr>
          <w:fldChar w:fldCharType="end"/>
        </w:r>
      </w:ins>
      <w:r w:rsidRPr="00424939">
        <w:rPr>
          <w:rFonts w:cs="Times New Roman"/>
          <w:color w:val="000000" w:themeColor="text1"/>
        </w:rPr>
        <w:t xml:space="preserve"> on the transcript.</w:t>
      </w:r>
    </w:p>
    <w:p w14:paraId="666223E0" w14:textId="77777777" w:rsidR="00F86E3A" w:rsidRPr="00424939" w:rsidRDefault="00F86E3A" w:rsidP="00F86E3A">
      <w:pPr>
        <w:spacing w:after="120"/>
        <w:rPr>
          <w:moveTo w:id="1537" w:author="Summer 2023 updates" w:date="2024-07-31T13:42:00Z"/>
          <w:rFonts w:cs="Times New Roman"/>
          <w:color w:val="000000" w:themeColor="text1"/>
        </w:rPr>
      </w:pPr>
      <w:moveToRangeStart w:id="1538" w:author="Summer 2023 updates" w:date="2024-07-31T13:42:00Z" w:name="move173325759"/>
      <w:moveTo w:id="1539" w:author="Summer 2023 updates" w:date="2024-07-31T13:42:00Z">
        <w:r w:rsidRPr="00424939">
          <w:rPr>
            <w:rFonts w:cs="Times New Roman"/>
            <w:color w:val="000000" w:themeColor="text1"/>
          </w:rPr>
          <w:t>Students who begin their college enrollment in the Spring Term must also complete a course designated as a replacement.</w:t>
        </w:r>
      </w:moveTo>
    </w:p>
    <w:p w14:paraId="703BE502" w14:textId="77777777" w:rsidR="00F86E3A" w:rsidRPr="00424939" w:rsidRDefault="00F86E3A" w:rsidP="00F86E3A">
      <w:pPr>
        <w:spacing w:after="120"/>
        <w:rPr>
          <w:moveFrom w:id="1540" w:author="Summer 2023 updates" w:date="2024-07-31T13:42:00Z"/>
          <w:rFonts w:cs="Times New Roman"/>
          <w:color w:val="000000" w:themeColor="text1"/>
        </w:rPr>
      </w:pPr>
      <w:moveFromRangeStart w:id="1541" w:author="Summer 2023 updates" w:date="2024-07-31T13:42:00Z" w:name="move173325759"/>
      <w:moveToRangeEnd w:id="1538"/>
      <w:moveFrom w:id="1542" w:author="Summer 2023 updates" w:date="2024-07-31T13:42:00Z">
        <w:r w:rsidRPr="00424939">
          <w:rPr>
            <w:rFonts w:cs="Times New Roman"/>
            <w:color w:val="000000" w:themeColor="text1"/>
          </w:rPr>
          <w:t>Students who begin their college enrollment in the Spring Term must also complete a course designated as a replacement.</w:t>
        </w:r>
      </w:moveFrom>
    </w:p>
    <w:p w14:paraId="2E6542C2" w14:textId="554D21C9" w:rsidR="001E170B" w:rsidRPr="001E170B" w:rsidRDefault="001E170B" w:rsidP="001E170B">
      <w:pPr>
        <w:spacing w:before="200" w:after="0" w:line="276" w:lineRule="auto"/>
        <w:outlineLvl w:val="2"/>
        <w:rPr>
          <w:ins w:id="1543" w:author="Summer 2023 updates" w:date="2024-07-31T13:42:00Z"/>
          <w:rFonts w:eastAsia="Times New Roman" w:cs="Times New Roman"/>
          <w:b/>
          <w:smallCaps/>
          <w:color w:val="000000"/>
          <w:sz w:val="26"/>
          <w:szCs w:val="26"/>
        </w:rPr>
      </w:pPr>
      <w:bookmarkStart w:id="1544" w:name="_Toc141355661"/>
      <w:moveFromRangeEnd w:id="1541"/>
      <w:ins w:id="1545" w:author="Summer 2023 updates" w:date="2024-07-31T13:42:00Z">
        <w:r w:rsidRPr="001E170B">
          <w:rPr>
            <w:rFonts w:eastAsia="Times New Roman" w:cs="Times New Roman"/>
            <w:b/>
            <w:smallCaps/>
            <w:sz w:val="26"/>
            <w:szCs w:val="26"/>
          </w:rPr>
          <w:t>G</w:t>
        </w:r>
        <w:r w:rsidR="00CB4D7E">
          <w:rPr>
            <w:rFonts w:eastAsia="Times New Roman" w:cs="Times New Roman"/>
            <w:b/>
            <w:smallCaps/>
            <w:sz w:val="26"/>
            <w:szCs w:val="26"/>
          </w:rPr>
          <w:t>ENERAL</w:t>
        </w:r>
        <w:r w:rsidRPr="001E170B">
          <w:rPr>
            <w:rFonts w:eastAsia="Times New Roman" w:cs="Times New Roman"/>
            <w:b/>
            <w:smallCaps/>
            <w:sz w:val="26"/>
            <w:szCs w:val="26"/>
          </w:rPr>
          <w:t xml:space="preserve"> E</w:t>
        </w:r>
        <w:r w:rsidR="00CB4D7E">
          <w:rPr>
            <w:rFonts w:eastAsia="Times New Roman" w:cs="Times New Roman"/>
            <w:b/>
            <w:smallCaps/>
            <w:sz w:val="26"/>
            <w:szCs w:val="26"/>
          </w:rPr>
          <w:t>DUCATION</w:t>
        </w:r>
        <w:r w:rsidRPr="001E170B">
          <w:rPr>
            <w:rFonts w:eastAsia="Times New Roman" w:cs="Times New Roman"/>
            <w:b/>
            <w:smallCaps/>
            <w:sz w:val="26"/>
            <w:szCs w:val="26"/>
          </w:rPr>
          <w:t xml:space="preserve"> D</w:t>
        </w:r>
        <w:r w:rsidR="00CB4D7E">
          <w:rPr>
            <w:rFonts w:eastAsia="Times New Roman" w:cs="Times New Roman"/>
            <w:b/>
            <w:smallCaps/>
            <w:sz w:val="26"/>
            <w:szCs w:val="26"/>
          </w:rPr>
          <w:t>ISTRIBUTION</w:t>
        </w:r>
        <w:bookmarkEnd w:id="1544"/>
      </w:ins>
    </w:p>
    <w:p w14:paraId="668F8ADF" w14:textId="66302FA5" w:rsidR="003D37DD" w:rsidRPr="001E170B" w:rsidRDefault="001E170B" w:rsidP="00D16FF1">
      <w:pPr>
        <w:rPr>
          <w:ins w:id="1546" w:author="Summer 2023 updates" w:date="2024-07-31T13:42:00Z"/>
        </w:rPr>
      </w:pPr>
      <w:ins w:id="1547" w:author="Summer 2023 updates" w:date="2024-07-31T13:42:00Z">
        <w:r w:rsidRPr="001E170B">
          <w:t>All students earning a B.A. or B.S.N. at Coe College are required to complete eleven (11) distribution courses.</w:t>
        </w:r>
      </w:ins>
    </w:p>
    <w:p w14:paraId="20263CA2" w14:textId="5FD2ECF2" w:rsidR="001E170B" w:rsidRPr="001E170B" w:rsidRDefault="001E170B" w:rsidP="00E500FB">
      <w:pPr>
        <w:numPr>
          <w:ilvl w:val="0"/>
          <w:numId w:val="160"/>
        </w:numPr>
        <w:contextualSpacing/>
        <w:rPr>
          <w:ins w:id="1548" w:author="Summer 2023 updates" w:date="2024-07-31T13:42:00Z"/>
          <w:rFonts w:eastAsia="Times New Roman" w:cs="Times New Roman"/>
          <w:color w:val="000000"/>
        </w:rPr>
      </w:pPr>
      <w:ins w:id="1549" w:author="Summer 2023 updates" w:date="2024-07-31T13:42:00Z">
        <w:r w:rsidRPr="001E170B">
          <w:rPr>
            <w:rFonts w:eastAsia="Times New Roman" w:cs="Times New Roman"/>
            <w:color w:val="000000"/>
          </w:rPr>
          <w:t>Two courses in Humanistic Inquiry familiarize students with literary, philosophical and religious frameworks for interpreting human experience and how that experience is shaped by its cu</w:t>
        </w:r>
        <w:r w:rsidR="00A919AA">
          <w:rPr>
            <w:rFonts w:eastAsia="Times New Roman" w:cs="Times New Roman"/>
            <w:color w:val="000000"/>
          </w:rPr>
          <w:t>ltural and historical contexts.</w:t>
        </w:r>
      </w:ins>
    </w:p>
    <w:p w14:paraId="75F0DE00" w14:textId="5229E377" w:rsidR="001E170B" w:rsidRPr="001E170B" w:rsidRDefault="001E170B" w:rsidP="00E500FB">
      <w:pPr>
        <w:numPr>
          <w:ilvl w:val="0"/>
          <w:numId w:val="160"/>
        </w:numPr>
        <w:contextualSpacing/>
        <w:rPr>
          <w:ins w:id="1550" w:author="Summer 2023 updates" w:date="2024-07-31T13:42:00Z"/>
          <w:rFonts w:eastAsia="Times New Roman" w:cs="Times New Roman"/>
          <w:color w:val="000000"/>
        </w:rPr>
      </w:pPr>
      <w:ins w:id="1551" w:author="Summer 2023 updates" w:date="2024-07-31T13:42:00Z">
        <w:r w:rsidRPr="001E170B">
          <w:rPr>
            <w:rFonts w:eastAsia="Times New Roman" w:cs="Times New Roman"/>
            <w:color w:val="000000"/>
          </w:rPr>
          <w:t>One course in Literary, Artistic and Media Analysis develops students’ ability to appreciate literary and artistic forms and their ability to interpret and evaluate literary works, artistic production</w:t>
        </w:r>
        <w:r w:rsidR="00A919AA">
          <w:rPr>
            <w:rFonts w:eastAsia="Times New Roman" w:cs="Times New Roman"/>
            <w:color w:val="000000"/>
          </w:rPr>
          <w:t>s, and/or other forms of media.</w:t>
        </w:r>
      </w:ins>
    </w:p>
    <w:p w14:paraId="3481AD52" w14:textId="77777777" w:rsidR="001E170B" w:rsidRPr="001E170B" w:rsidRDefault="001E170B" w:rsidP="00E500FB">
      <w:pPr>
        <w:numPr>
          <w:ilvl w:val="0"/>
          <w:numId w:val="160"/>
        </w:numPr>
        <w:contextualSpacing/>
        <w:rPr>
          <w:ins w:id="1552" w:author="Summer 2023 updates" w:date="2024-07-31T13:42:00Z"/>
          <w:rFonts w:eastAsia="Times New Roman" w:cs="Times New Roman"/>
          <w:color w:val="000000"/>
        </w:rPr>
      </w:pPr>
      <w:ins w:id="1553" w:author="Summer 2023 updates" w:date="2024-07-31T13:42:00Z">
        <w:r w:rsidRPr="001E170B">
          <w:rPr>
            <w:rFonts w:eastAsia="Times New Roman" w:cs="Times New Roman"/>
            <w:color w:val="000000"/>
          </w:rPr>
          <w:t>One course in Artistic Creation engages students in the act of creation while developing their understanding of and fluency within creative artistic forms.</w:t>
        </w:r>
      </w:ins>
    </w:p>
    <w:p w14:paraId="6DE2FE6D" w14:textId="7D26A554" w:rsidR="001E170B" w:rsidRPr="001E170B" w:rsidRDefault="001E170B" w:rsidP="00E500FB">
      <w:pPr>
        <w:numPr>
          <w:ilvl w:val="0"/>
          <w:numId w:val="160"/>
        </w:numPr>
        <w:contextualSpacing/>
        <w:rPr>
          <w:ins w:id="1554" w:author="Summer 2023 updates" w:date="2024-07-31T13:42:00Z"/>
          <w:rFonts w:eastAsia="Times New Roman" w:cs="Times New Roman"/>
          <w:color w:val="000000"/>
        </w:rPr>
      </w:pPr>
      <w:ins w:id="1555" w:author="Summer 2023 updates" w:date="2024-07-31T13:42:00Z">
        <w:r w:rsidRPr="001E170B">
          <w:rPr>
            <w:rFonts w:eastAsia="Times New Roman" w:cs="Times New Roman"/>
            <w:color w:val="000000"/>
          </w:rPr>
          <w:t>One course in Quantitative and Formal Reasoning develops students’ ability to reason using numerical, logical, and other symbolic systems, and enhances their ability to extract in</w:t>
        </w:r>
        <w:r w:rsidR="00A919AA">
          <w:rPr>
            <w:rFonts w:eastAsia="Times New Roman" w:cs="Times New Roman"/>
            <w:color w:val="000000"/>
          </w:rPr>
          <w:t>formation from real-world data.</w:t>
        </w:r>
      </w:ins>
    </w:p>
    <w:p w14:paraId="38477B0F" w14:textId="2BBDABD8" w:rsidR="001E170B" w:rsidRPr="001E170B" w:rsidRDefault="001E170B" w:rsidP="00E500FB">
      <w:pPr>
        <w:numPr>
          <w:ilvl w:val="0"/>
          <w:numId w:val="160"/>
        </w:numPr>
        <w:contextualSpacing/>
        <w:rPr>
          <w:ins w:id="1556" w:author="Summer 2023 updates" w:date="2024-07-31T13:42:00Z"/>
          <w:rFonts w:eastAsia="Times New Roman" w:cs="Times New Roman"/>
          <w:color w:val="000000"/>
        </w:rPr>
      </w:pPr>
      <w:ins w:id="1557" w:author="Summer 2023 updates" w:date="2024-07-31T13:42:00Z">
        <w:r w:rsidRPr="001E170B">
          <w:rPr>
            <w:rFonts w:eastAsia="Times New Roman" w:cs="Times New Roman"/>
            <w:color w:val="000000"/>
          </w:rPr>
          <w:t>Two cou</w:t>
        </w:r>
        <w:r w:rsidR="00A919AA">
          <w:rPr>
            <w:rFonts w:eastAsia="Times New Roman" w:cs="Times New Roman"/>
            <w:color w:val="000000"/>
          </w:rPr>
          <w:t xml:space="preserve">rses in Natural Science Inquiry </w:t>
        </w:r>
        <w:r w:rsidRPr="001E170B">
          <w:rPr>
            <w:rFonts w:eastAsia="Times New Roman" w:cs="Times New Roman"/>
            <w:color w:val="000000"/>
          </w:rPr>
          <w:t xml:space="preserve">lead students to investigate the natural world through scientific practices that include observation, </w:t>
        </w:r>
        <w:r w:rsidR="00A919AA">
          <w:rPr>
            <w:rFonts w:eastAsia="Times New Roman" w:cs="Times New Roman"/>
            <w:color w:val="000000"/>
          </w:rPr>
          <w:t xml:space="preserve">experimentation, and analysis. </w:t>
        </w:r>
        <w:r w:rsidR="000613F6">
          <w:rPr>
            <w:rFonts w:eastAsia="Times New Roman" w:cs="Times New Roman"/>
            <w:color w:val="000000"/>
          </w:rPr>
          <w:t>At least o</w:t>
        </w:r>
        <w:r w:rsidRPr="001E170B">
          <w:rPr>
            <w:rFonts w:eastAsia="Times New Roman" w:cs="Times New Roman"/>
            <w:color w:val="000000"/>
          </w:rPr>
          <w:t>ne of these courses must be identi</w:t>
        </w:r>
        <w:r w:rsidR="0060283A">
          <w:rPr>
            <w:rFonts w:eastAsia="Times New Roman" w:cs="Times New Roman"/>
            <w:color w:val="000000"/>
          </w:rPr>
          <w:t>fied as “Experimental Learning.”</w:t>
        </w:r>
      </w:ins>
    </w:p>
    <w:p w14:paraId="2948B1D0" w14:textId="53E7A722" w:rsidR="001E170B" w:rsidRPr="001E170B" w:rsidRDefault="001E170B" w:rsidP="00E500FB">
      <w:pPr>
        <w:numPr>
          <w:ilvl w:val="0"/>
          <w:numId w:val="160"/>
        </w:numPr>
        <w:contextualSpacing/>
        <w:rPr>
          <w:ins w:id="1558" w:author="Summer 2023 updates" w:date="2024-07-31T13:42:00Z"/>
          <w:rFonts w:eastAsia="Times New Roman" w:cs="Times New Roman"/>
          <w:color w:val="000000"/>
        </w:rPr>
      </w:pPr>
      <w:ins w:id="1559" w:author="Summer 2023 updates" w:date="2024-07-31T13:42:00Z">
        <w:r w:rsidRPr="001E170B">
          <w:rPr>
            <w:rFonts w:eastAsia="Times New Roman" w:cs="Times New Roman"/>
            <w:color w:val="000000"/>
          </w:rPr>
          <w:t>Two courses in Social and Behavioral Analysis advance an understanding of social, economic, and political systems and of h</w:t>
        </w:r>
        <w:r w:rsidR="00A919AA">
          <w:rPr>
            <w:rFonts w:eastAsia="Times New Roman" w:cs="Times New Roman"/>
            <w:color w:val="000000"/>
          </w:rPr>
          <w:t>uman behavior and its causes.</w:t>
        </w:r>
      </w:ins>
    </w:p>
    <w:p w14:paraId="64DA375A" w14:textId="2CCB471E" w:rsidR="001E170B" w:rsidRPr="001E170B" w:rsidRDefault="001E170B" w:rsidP="00E500FB">
      <w:pPr>
        <w:numPr>
          <w:ilvl w:val="0"/>
          <w:numId w:val="160"/>
        </w:numPr>
        <w:contextualSpacing/>
        <w:rPr>
          <w:ins w:id="1560" w:author="Summer 2023 updates" w:date="2024-07-31T13:42:00Z"/>
          <w:rFonts w:eastAsia="Times New Roman" w:cs="Times New Roman"/>
          <w:color w:val="000000"/>
        </w:rPr>
      </w:pPr>
      <w:ins w:id="1561" w:author="Summer 2023 updates" w:date="2024-07-31T13:42:00Z">
        <w:r w:rsidRPr="001E170B">
          <w:rPr>
            <w:rFonts w:eastAsia="Times New Roman" w:cs="Times New Roman"/>
            <w:color w:val="000000"/>
          </w:rPr>
          <w:t>One course in Diversity, Equity and Inclusion invites students to explore the nature of social identities in the context of social structures and social change and to critically examine and reflect on issues of power, privilege, discrimin</w:t>
        </w:r>
        <w:r w:rsidR="00A919AA">
          <w:rPr>
            <w:rFonts w:eastAsia="Times New Roman" w:cs="Times New Roman"/>
            <w:color w:val="000000"/>
          </w:rPr>
          <w:t>ation, equity, and inclusivity.</w:t>
        </w:r>
      </w:ins>
    </w:p>
    <w:p w14:paraId="228A59C7" w14:textId="77777777" w:rsidR="001E170B" w:rsidRPr="001E170B" w:rsidRDefault="001E170B" w:rsidP="00E500FB">
      <w:pPr>
        <w:numPr>
          <w:ilvl w:val="0"/>
          <w:numId w:val="160"/>
        </w:numPr>
        <w:contextualSpacing/>
        <w:rPr>
          <w:ins w:id="1562" w:author="Summer 2023 updates" w:date="2024-07-31T13:42:00Z"/>
          <w:rFonts w:eastAsia="Times New Roman" w:cs="Times New Roman"/>
          <w:color w:val="000000"/>
        </w:rPr>
      </w:pPr>
      <w:ins w:id="1563" w:author="Summer 2023 updates" w:date="2024-07-31T13:42:00Z">
        <w:r w:rsidRPr="001E170B">
          <w:rPr>
            <w:rFonts w:eastAsia="Times New Roman" w:cs="Times New Roman"/>
            <w:color w:val="000000"/>
          </w:rPr>
          <w:t>One course in Cross-Cultural Communication and Engagement develops effective linguistic and/or intercultural skills through engagement and reflection.</w:t>
        </w:r>
      </w:ins>
    </w:p>
    <w:p w14:paraId="30A2F837" w14:textId="3B3756D5" w:rsidR="001E170B" w:rsidRDefault="001E170B" w:rsidP="00D16FF1">
      <w:pPr>
        <w:rPr>
          <w:ins w:id="1564" w:author="Summer 2023 updates" w:date="2024-07-31T13:42:00Z"/>
        </w:rPr>
      </w:pPr>
      <w:ins w:id="1565" w:author="Summer 2023 updates" w:date="2024-07-31T13:42:00Z">
        <w:r w:rsidRPr="001E170B">
          <w:t>Lists of approved courses for each category are included on page</w:t>
        </w:r>
        <w:r w:rsidR="007A0777">
          <w:t xml:space="preserve"> </w:t>
        </w:r>
        <w:r w:rsidR="007A0777">
          <w:fldChar w:fldCharType="begin"/>
        </w:r>
        <w:r w:rsidR="007A0777">
          <w:instrText xml:space="preserve"> REF GeneralEducationDistribution \h </w:instrText>
        </w:r>
        <w:r w:rsidR="007A0777">
          <w:fldChar w:fldCharType="end"/>
        </w:r>
        <w:r w:rsidR="007A0777">
          <w:fldChar w:fldCharType="begin"/>
        </w:r>
        <w:r w:rsidR="007A0777">
          <w:instrText xml:space="preserve"> PAGEREF GeneralEducationDistribution \h </w:instrText>
        </w:r>
        <w:r w:rsidR="007A0777">
          <w:fldChar w:fldCharType="separate"/>
        </w:r>
        <w:r w:rsidR="00A74DA0">
          <w:rPr>
            <w:noProof/>
          </w:rPr>
          <w:t>23</w:t>
        </w:r>
        <w:r w:rsidR="007A0777">
          <w:fldChar w:fldCharType="end"/>
        </w:r>
        <w:r w:rsidRPr="001E170B">
          <w:t>.  Each course may only be used to satisfy one distribution requirement.  The Office of the Registrar will be responsible for assessing how transfer courses will be applied to the general education distribution requirements.  Advanced Placement</w:t>
        </w:r>
        <w:r w:rsidRPr="001E170B">
          <w:fldChar w:fldCharType="begin"/>
        </w:r>
        <w:r w:rsidRPr="001E170B">
          <w:instrText xml:space="preserve"> XE "Advanced Placement" </w:instrText>
        </w:r>
        <w:r w:rsidRPr="001E170B">
          <w:fldChar w:fldCharType="end"/>
        </w:r>
        <w:r w:rsidRPr="001E170B">
          <w:t xml:space="preserve"> and International Baccalaureate</w:t>
        </w:r>
        <w:r w:rsidRPr="001E170B">
          <w:fldChar w:fldCharType="begin"/>
        </w:r>
        <w:r w:rsidRPr="001E170B">
          <w:instrText xml:space="preserve"> XE "International Baccalaureate" </w:instrText>
        </w:r>
        <w:r w:rsidRPr="001E170B">
          <w:fldChar w:fldCharType="end"/>
        </w:r>
        <w:r w:rsidRPr="001E170B">
          <w:t xml:space="preserve"> courses may not be used to meet any part of this requirement.  No more than two courses with the same prefix may be used to fulfill the General Education</w:t>
        </w:r>
        <w:r w:rsidRPr="001E170B">
          <w:fldChar w:fldCharType="begin"/>
        </w:r>
        <w:r w:rsidRPr="001E170B">
          <w:instrText xml:space="preserve"> XE "Education" </w:instrText>
        </w:r>
        <w:r w:rsidRPr="001E170B">
          <w:fldChar w:fldCharType="end"/>
        </w:r>
        <w:r w:rsidRPr="001E170B">
          <w:t xml:space="preserve"> Distribution.</w:t>
        </w:r>
      </w:ins>
    </w:p>
    <w:p w14:paraId="0DFD89B8" w14:textId="77777777" w:rsidR="0060283A" w:rsidRPr="001E170B" w:rsidRDefault="0060283A" w:rsidP="001E170B">
      <w:pPr>
        <w:rPr>
          <w:ins w:id="1566" w:author="Summer 2023 updates" w:date="2024-07-31T13:42:00Z"/>
          <w:rFonts w:eastAsia="Times New Roman" w:cs="Times New Roman"/>
          <w:color w:val="000000"/>
        </w:rPr>
      </w:pPr>
    </w:p>
    <w:p w14:paraId="3AAA0AC4" w14:textId="44CD7922" w:rsidR="00841F34" w:rsidRPr="00424939" w:rsidRDefault="00841F34" w:rsidP="00713AB3">
      <w:pPr>
        <w:pStyle w:val="Heading3"/>
      </w:pPr>
      <w:bookmarkStart w:id="1567" w:name="_Ref140485397"/>
      <w:bookmarkStart w:id="1568" w:name="_Toc141355662"/>
      <w:bookmarkStart w:id="1569" w:name="Writing_emphasis"/>
      <w:bookmarkStart w:id="1570" w:name="_Ref14176835"/>
      <w:bookmarkStart w:id="1571" w:name="_Toc110005151"/>
      <w:r w:rsidRPr="00424939">
        <w:rPr>
          <w:rStyle w:val="Strong"/>
          <w:rFonts w:ascii="Garamond" w:hAnsi="Garamond" w:cstheme="majorBidi"/>
          <w:b/>
          <w:bCs w:val="0"/>
          <w:smallCaps w:val="0"/>
          <w:sz w:val="26"/>
        </w:rPr>
        <w:t>WRITING EMPHASIS</w:t>
      </w:r>
      <w:r w:rsidRPr="00424939">
        <w:rPr>
          <w:rStyle w:val="Strong"/>
          <w:rFonts w:ascii="Garamond" w:hAnsi="Garamond" w:cstheme="majorBidi"/>
          <w:b/>
          <w:bCs w:val="0"/>
          <w:smallCaps w:val="0"/>
          <w:sz w:val="26"/>
        </w:rPr>
        <w:fldChar w:fldCharType="begin"/>
      </w:r>
      <w:r w:rsidRPr="00424939">
        <w:instrText xml:space="preserve"> XE "</w:instrText>
      </w:r>
      <w:del w:id="1572" w:author="Summer 2023 updates" w:date="2024-07-31T13:42:00Z">
        <w:r w:rsidR="00B8454E" w:rsidRPr="00424939">
          <w:rPr>
            <w:rStyle w:val="Strong"/>
            <w:rFonts w:ascii="Garamond" w:hAnsi="Garamond" w:cstheme="majorBidi"/>
            <w:b/>
            <w:bCs w:val="0"/>
            <w:smallCaps w:val="0"/>
            <w:sz w:val="26"/>
          </w:rPr>
          <w:delInstrText>WRITING EMPHASIS</w:delInstrText>
        </w:r>
      </w:del>
      <w:ins w:id="1573" w:author="Summer 2023 updates" w:date="2024-07-31T13:42:00Z">
        <w:r w:rsidRPr="00424939">
          <w:rPr>
            <w:rStyle w:val="Strong"/>
            <w:rFonts w:ascii="Garamond" w:hAnsi="Garamond" w:cstheme="majorBidi"/>
            <w:b/>
            <w:bCs w:val="0"/>
            <w:smallCaps w:val="0"/>
            <w:sz w:val="26"/>
          </w:rPr>
          <w:instrText>W</w:instrText>
        </w:r>
        <w:r w:rsidR="00257B21">
          <w:rPr>
            <w:rStyle w:val="Strong"/>
            <w:rFonts w:ascii="Garamond" w:hAnsi="Garamond" w:cstheme="majorBidi"/>
            <w:b/>
            <w:bCs w:val="0"/>
            <w:smallCaps w:val="0"/>
            <w:sz w:val="26"/>
          </w:rPr>
          <w:instrText>riting</w:instrText>
        </w:r>
        <w:r w:rsidRPr="00424939">
          <w:rPr>
            <w:rStyle w:val="Strong"/>
            <w:rFonts w:ascii="Garamond" w:hAnsi="Garamond" w:cstheme="majorBidi"/>
            <w:b/>
            <w:bCs w:val="0"/>
            <w:smallCaps w:val="0"/>
            <w:sz w:val="26"/>
          </w:rPr>
          <w:instrText xml:space="preserve"> E</w:instrText>
        </w:r>
        <w:r w:rsidR="00257B21">
          <w:rPr>
            <w:rStyle w:val="Strong"/>
            <w:rFonts w:ascii="Garamond" w:hAnsi="Garamond" w:cstheme="majorBidi"/>
            <w:b/>
            <w:bCs w:val="0"/>
            <w:smallCaps w:val="0"/>
            <w:sz w:val="26"/>
          </w:rPr>
          <w:instrText>mphasis</w:instrText>
        </w:r>
      </w:ins>
      <w:r w:rsidRPr="00424939">
        <w:instrText xml:space="preserve">" </w:instrText>
      </w:r>
      <w:r w:rsidRPr="00424939">
        <w:rPr>
          <w:rStyle w:val="Strong"/>
          <w:rFonts w:ascii="Garamond" w:hAnsi="Garamond" w:cstheme="majorBidi"/>
          <w:b/>
          <w:bCs w:val="0"/>
          <w:smallCaps w:val="0"/>
          <w:sz w:val="26"/>
        </w:rPr>
        <w:fldChar w:fldCharType="end"/>
      </w:r>
      <w:r w:rsidRPr="00424939">
        <w:rPr>
          <w:rStyle w:val="Strong"/>
          <w:rFonts w:ascii="Garamond" w:hAnsi="Garamond" w:cstheme="majorBidi"/>
          <w:b/>
          <w:bCs w:val="0"/>
          <w:smallCaps w:val="0"/>
          <w:sz w:val="26"/>
        </w:rPr>
        <w:t xml:space="preserve"> COURSES</w:t>
      </w:r>
      <w:bookmarkEnd w:id="1567"/>
      <w:bookmarkEnd w:id="1568"/>
      <w:bookmarkEnd w:id="1569"/>
      <w:bookmarkEnd w:id="1570"/>
      <w:bookmarkEnd w:id="1571"/>
    </w:p>
    <w:p w14:paraId="286BE383" w14:textId="77777777" w:rsidR="00841F34" w:rsidRPr="00424939" w:rsidRDefault="00841F34" w:rsidP="00841F34">
      <w:pPr>
        <w:pStyle w:val="Heading4"/>
        <w:spacing w:before="0"/>
        <w:rPr>
          <w:rFonts w:ascii="Garamond" w:hAnsi="Garamond"/>
          <w:color w:val="000000" w:themeColor="text1"/>
        </w:rPr>
      </w:pPr>
      <w:bookmarkStart w:id="1574" w:name="_Toc141355663"/>
      <w:bookmarkStart w:id="1575" w:name="_Toc110005152"/>
      <w:r w:rsidRPr="00424939">
        <w:rPr>
          <w:rFonts w:ascii="Garamond" w:hAnsi="Garamond"/>
          <w:color w:val="000000" w:themeColor="text1"/>
        </w:rPr>
        <w:t>Writing Across the Curriculum: Statement of Guiding Principles</w:t>
      </w:r>
      <w:bookmarkEnd w:id="1574"/>
      <w:bookmarkEnd w:id="1575"/>
    </w:p>
    <w:p w14:paraId="4E03D80E" w14:textId="77777777" w:rsidR="00841F34" w:rsidRPr="00424939" w:rsidRDefault="00841F34" w:rsidP="00D16FF1">
      <w:pPr>
        <w:rPr>
          <w:rPrChange w:id="1576" w:author="Summer 2023 updates" w:date="2024-07-31T13:42:00Z">
            <w:rPr>
              <w:color w:val="000000" w:themeColor="text1"/>
            </w:rPr>
          </w:rPrChange>
        </w:rPr>
        <w:pPrChange w:id="1577" w:author="Summer 2023 updates" w:date="2024-07-31T13:42:00Z">
          <w:pPr>
            <w:spacing w:after="0"/>
          </w:pPr>
        </w:pPrChange>
      </w:pPr>
      <w:r w:rsidRPr="00424939">
        <w:rPr>
          <w:rPrChange w:id="1578" w:author="Summer 2023 updates" w:date="2024-07-31T13:42:00Z">
            <w:rPr>
              <w:color w:val="000000" w:themeColor="text1"/>
            </w:rPr>
          </w:rPrChange>
        </w:rPr>
        <w:t xml:space="preserve">As stated in the </w:t>
      </w:r>
      <w:r>
        <w:rPr>
          <w:rPrChange w:id="1579" w:author="Summer 2023 updates" w:date="2024-07-31T13:42:00Z">
            <w:rPr>
              <w:color w:val="000000" w:themeColor="text1"/>
            </w:rPr>
          </w:rPrChange>
        </w:rPr>
        <w:t>Coe College Mission Statement, o</w:t>
      </w:r>
      <w:r w:rsidRPr="00424939">
        <w:rPr>
          <w:rPrChange w:id="1580" w:author="Summer 2023 updates" w:date="2024-07-31T13:42:00Z">
            <w:rPr>
              <w:color w:val="000000" w:themeColor="text1"/>
            </w:rPr>
          </w:rPrChange>
        </w:rPr>
        <w:t>ur reason to exist as an institution is to ready students intellectually, professionally, and socially to lead productive and satisfying lives in the glob</w:t>
      </w:r>
      <w:r>
        <w:rPr>
          <w:rPrChange w:id="1581" w:author="Summer 2023 updates" w:date="2024-07-31T13:42:00Z">
            <w:rPr>
              <w:color w:val="000000" w:themeColor="text1"/>
            </w:rPr>
          </w:rPrChange>
        </w:rPr>
        <w:t>al society of the 21st century.</w:t>
      </w:r>
      <w:r w:rsidRPr="00424939">
        <w:rPr>
          <w:rPrChange w:id="1582" w:author="Summer 2023 updates" w:date="2024-07-31T13:42:00Z">
            <w:rPr>
              <w:color w:val="000000" w:themeColor="text1"/>
            </w:rPr>
          </w:rPrChange>
        </w:rPr>
        <w:t xml:space="preserve"> In accordance with this mission, our curriculum requires that students undertake “a series of intensive writing experiences, spread across four years of study.” This requirement is known as Writing Across the Curriculum, the guiding principles of which are detailed below.</w:t>
      </w:r>
    </w:p>
    <w:p w14:paraId="04846529" w14:textId="77777777" w:rsidR="00841F34" w:rsidRPr="00424939" w:rsidRDefault="00841F34" w:rsidP="00D16FF1">
      <w:pPr>
        <w:rPr>
          <w:rPrChange w:id="1583" w:author="Summer 2023 updates" w:date="2024-07-31T13:42:00Z">
            <w:rPr>
              <w:color w:val="000000" w:themeColor="text1"/>
            </w:rPr>
          </w:rPrChange>
        </w:rPr>
      </w:pPr>
      <w:r w:rsidRPr="00424939">
        <w:rPr>
          <w:rPrChange w:id="1584" w:author="Summer 2023 updates" w:date="2024-07-31T13:42:00Z">
            <w:rPr>
              <w:color w:val="000000" w:themeColor="text1"/>
            </w:rPr>
          </w:rPrChange>
        </w:rPr>
        <w:t>As a philosophy, Writing Across the Curriculum asserts that writing is most effectively learned in context: to varied audiences, with varied purposes. In adopting this philosophy, Coe College has committed to making writing-intensive experiences available to students in all disciplines. Known as “Writing Emphasis” credits, these courses are divergent in subject matter but aligned in their commitment to giving students content-rich and context-specific writing experiences that foster a critical flexibility in transferring knowledge about effective writing to multiple, even unknown, contexts.</w:t>
      </w:r>
    </w:p>
    <w:p w14:paraId="662981BA" w14:textId="19ACED7D" w:rsidR="00841F34" w:rsidRPr="00424939" w:rsidRDefault="00841F34" w:rsidP="00D16FF1">
      <w:pPr>
        <w:rPr>
          <w:rPrChange w:id="1585" w:author="Summer 2023 updates" w:date="2024-07-31T13:42:00Z">
            <w:rPr>
              <w:color w:val="000000" w:themeColor="text1"/>
            </w:rPr>
          </w:rPrChange>
        </w:rPr>
      </w:pPr>
      <w:r w:rsidRPr="00424939">
        <w:rPr>
          <w:rPrChange w:id="1586" w:author="Summer 2023 updates" w:date="2024-07-31T13:42:00Z">
            <w:rPr>
              <w:color w:val="000000" w:themeColor="text1"/>
            </w:rPr>
          </w:rPrChange>
        </w:rPr>
        <w:t xml:space="preserve">Therefore, students who complete the requisite number of writing emphasis courses will graduate from Coe knowing that writing is both a means and an end: a method for exploring ideas and deepening one’s knowledge </w:t>
      </w:r>
      <w:r w:rsidRPr="00424939">
        <w:rPr>
          <w:i/>
          <w:rPrChange w:id="1587" w:author="Summer 2023 updates" w:date="2024-07-31T13:42:00Z">
            <w:rPr>
              <w:i/>
              <w:color w:val="000000" w:themeColor="text1"/>
            </w:rPr>
          </w:rPrChange>
        </w:rPr>
        <w:t>as well as</w:t>
      </w:r>
      <w:r w:rsidRPr="00424939">
        <w:rPr>
          <w:rPrChange w:id="1588" w:author="Summer 2023 updates" w:date="2024-07-31T13:42:00Z">
            <w:rPr>
              <w:color w:val="000000" w:themeColor="text1"/>
            </w:rPr>
          </w:rPrChange>
        </w:rPr>
        <w:t xml:space="preserve"> a tool for sharing that knowledge and expressing one’s point of view. Similarly, graduating students will know that the practice of writing is a recursive process rooted in revision, which refers both to the reconsideration of one’s ideas and to the refinement of prose, and this process unfolds over a lifetime. Understanding that students will encounter innumerable writing situations in their lives, many of which may be unfamiliar to them, they will graduate from Coe having developed the confidence and self-efficacy necessary to adapt or draw from their existing knowledge in order to navigate new contexts.</w:t>
      </w:r>
      <w:del w:id="1589" w:author="Summer 2023 updates" w:date="2024-07-31T13:42:00Z">
        <w:r w:rsidR="002D16D2" w:rsidRPr="00424939">
          <w:rPr>
            <w:rFonts w:cs="Times New Roman"/>
            <w:color w:val="000000" w:themeColor="text1"/>
          </w:rPr>
          <w:delText xml:space="preserve"> </w:delText>
        </w:r>
      </w:del>
    </w:p>
    <w:p w14:paraId="6162A060" w14:textId="77777777" w:rsidR="00841F34" w:rsidRPr="00424939" w:rsidRDefault="00841F34" w:rsidP="00D16FF1">
      <w:pPr>
        <w:rPr>
          <w:rPrChange w:id="1590" w:author="Summer 2023 updates" w:date="2024-07-31T13:42:00Z">
            <w:rPr>
              <w:color w:val="000000" w:themeColor="text1"/>
            </w:rPr>
          </w:rPrChange>
        </w:rPr>
      </w:pPr>
      <w:r w:rsidRPr="00424939">
        <w:rPr>
          <w:rPrChange w:id="1591" w:author="Summer 2023 updates" w:date="2024-07-31T13:42:00Z">
            <w:rPr>
              <w:color w:val="000000" w:themeColor="text1"/>
            </w:rPr>
          </w:rPrChange>
        </w:rPr>
        <w:t>Although many courses at Coe may include writing activities, courses endorsed by Writing Across the Curriculum are those in which:</w:t>
      </w:r>
    </w:p>
    <w:p w14:paraId="1FAF5A9E" w14:textId="77777777" w:rsidR="00841F34" w:rsidRPr="00424939" w:rsidRDefault="00841F34" w:rsidP="00E500FB">
      <w:pPr>
        <w:pStyle w:val="ListParagraph"/>
        <w:numPr>
          <w:ilvl w:val="0"/>
          <w:numId w:val="127"/>
        </w:numPr>
        <w:spacing w:after="0"/>
        <w:ind w:left="1080"/>
        <w:rPr>
          <w:rFonts w:cs="Times New Roman"/>
          <w:color w:val="000000" w:themeColor="text1"/>
        </w:rPr>
      </w:pPr>
      <w:r w:rsidRPr="00424939">
        <w:rPr>
          <w:rFonts w:cs="Times New Roman"/>
          <w:color w:val="000000" w:themeColor="text1"/>
        </w:rPr>
        <w:t>Students are given opportunities to practice revision, whether via multiple drafts of a single project or multiple iterations of the same type of assignment;</w:t>
      </w:r>
    </w:p>
    <w:p w14:paraId="25342DC7" w14:textId="77777777" w:rsidR="00841F34" w:rsidRPr="00424939" w:rsidRDefault="00841F34" w:rsidP="00E500FB">
      <w:pPr>
        <w:pStyle w:val="ListParagraph"/>
        <w:numPr>
          <w:ilvl w:val="0"/>
          <w:numId w:val="127"/>
        </w:numPr>
        <w:spacing w:after="0"/>
        <w:ind w:left="1080"/>
        <w:rPr>
          <w:rFonts w:cs="Times New Roman"/>
          <w:color w:val="000000" w:themeColor="text1"/>
        </w:rPr>
      </w:pPr>
      <w:r w:rsidRPr="00424939">
        <w:rPr>
          <w:rFonts w:cs="Times New Roman"/>
          <w:color w:val="000000" w:themeColor="text1"/>
        </w:rPr>
        <w:t>Students receive instructor feedback on written work to facilitate revision; and</w:t>
      </w:r>
    </w:p>
    <w:p w14:paraId="5DCCDE9E" w14:textId="77777777" w:rsidR="00841F34" w:rsidRPr="00A22503" w:rsidRDefault="00841F34" w:rsidP="00E500FB">
      <w:pPr>
        <w:pStyle w:val="ListParagraph"/>
        <w:numPr>
          <w:ilvl w:val="0"/>
          <w:numId w:val="127"/>
        </w:numPr>
        <w:spacing w:after="0"/>
        <w:ind w:left="1080"/>
        <w:rPr>
          <w:rFonts w:cs="Times New Roman"/>
          <w:color w:val="000000" w:themeColor="text1"/>
        </w:rPr>
      </w:pPr>
      <w:r w:rsidRPr="00424939">
        <w:rPr>
          <w:rFonts w:cs="Times New Roman"/>
          <w:color w:val="000000" w:themeColor="text1"/>
        </w:rPr>
        <w:t>Writing assignments are frequent enough that they are integral to the learning throughout the course, enabling students to develop in one or more of the following learning outcomes, as appropriate to discipline and course objectives:</w:t>
      </w:r>
    </w:p>
    <w:p w14:paraId="17853D80" w14:textId="77777777" w:rsidR="00841F34" w:rsidRPr="00424939" w:rsidRDefault="00841F34" w:rsidP="00E500FB">
      <w:pPr>
        <w:pStyle w:val="ListParagraph"/>
        <w:numPr>
          <w:ilvl w:val="1"/>
          <w:numId w:val="127"/>
        </w:numPr>
        <w:spacing w:after="0"/>
        <w:ind w:left="1800"/>
        <w:rPr>
          <w:rFonts w:cs="Times New Roman"/>
          <w:color w:val="000000" w:themeColor="text1"/>
        </w:rPr>
      </w:pPr>
      <w:r w:rsidRPr="00424939">
        <w:rPr>
          <w:rFonts w:cs="Times New Roman"/>
          <w:b/>
          <w:color w:val="000000" w:themeColor="text1"/>
        </w:rPr>
        <w:t>How to write for specific purposes and audiences</w:t>
      </w:r>
    </w:p>
    <w:p w14:paraId="6D9512C4" w14:textId="77777777" w:rsidR="00841F34" w:rsidRPr="00424939" w:rsidRDefault="00841F34" w:rsidP="00E500FB">
      <w:pPr>
        <w:pStyle w:val="ListParagraph"/>
        <w:numPr>
          <w:ilvl w:val="0"/>
          <w:numId w:val="128"/>
        </w:numPr>
        <w:spacing w:after="0"/>
        <w:ind w:left="2160" w:hanging="270"/>
        <w:rPr>
          <w:rFonts w:cs="Times New Roman"/>
          <w:b/>
          <w:color w:val="000000" w:themeColor="text1"/>
        </w:rPr>
      </w:pPr>
      <w:r w:rsidRPr="00424939">
        <w:rPr>
          <w:rFonts w:cs="Times New Roman"/>
          <w:i/>
          <w:color w:val="000000" w:themeColor="text1"/>
        </w:rPr>
        <w:t>Including attention to the ways purposes and audiences shape form, mode, voice, method, organization, engagement with and citation of research, and/or creativity and imagination</w:t>
      </w:r>
    </w:p>
    <w:p w14:paraId="0AFDDD0C" w14:textId="77777777" w:rsidR="00841F34" w:rsidRPr="00424939" w:rsidRDefault="00841F34" w:rsidP="00E500FB">
      <w:pPr>
        <w:pStyle w:val="ListParagraph"/>
        <w:numPr>
          <w:ilvl w:val="1"/>
          <w:numId w:val="127"/>
        </w:numPr>
        <w:spacing w:after="0"/>
        <w:ind w:left="1800"/>
        <w:rPr>
          <w:rFonts w:cs="Times New Roman"/>
          <w:b/>
          <w:color w:val="000000" w:themeColor="text1"/>
        </w:rPr>
      </w:pPr>
      <w:r w:rsidRPr="00424939">
        <w:rPr>
          <w:rFonts w:cs="Times New Roman"/>
          <w:b/>
          <w:color w:val="000000" w:themeColor="text1"/>
        </w:rPr>
        <w:t>How to engage in critical thinking</w:t>
      </w:r>
    </w:p>
    <w:p w14:paraId="4815C1F1" w14:textId="77777777" w:rsidR="00841F34" w:rsidRPr="00424939" w:rsidRDefault="00841F34" w:rsidP="00E500FB">
      <w:pPr>
        <w:pStyle w:val="ListParagraph"/>
        <w:numPr>
          <w:ilvl w:val="0"/>
          <w:numId w:val="129"/>
        </w:numPr>
        <w:spacing w:after="0"/>
        <w:ind w:left="2160" w:hanging="270"/>
        <w:rPr>
          <w:rFonts w:cs="Times New Roman"/>
          <w:b/>
          <w:color w:val="000000" w:themeColor="text1"/>
        </w:rPr>
      </w:pPr>
      <w:r w:rsidRPr="00424939">
        <w:rPr>
          <w:rFonts w:cs="Times New Roman"/>
          <w:i/>
          <w:color w:val="000000" w:themeColor="text1"/>
        </w:rPr>
        <w:t>Particularly how to conduct analysis, how to synthesize information, how to interpret and/or use evidence and data, and how to present one’s ideas coherently and stylistically</w:t>
      </w:r>
    </w:p>
    <w:p w14:paraId="05BE1751" w14:textId="77777777" w:rsidR="00841F34" w:rsidRPr="00424939" w:rsidRDefault="00841F34" w:rsidP="00E500FB">
      <w:pPr>
        <w:pStyle w:val="ListParagraph"/>
        <w:numPr>
          <w:ilvl w:val="1"/>
          <w:numId w:val="127"/>
        </w:numPr>
        <w:spacing w:after="0"/>
        <w:ind w:left="1800"/>
        <w:rPr>
          <w:rFonts w:cs="Times New Roman"/>
          <w:b/>
          <w:color w:val="000000" w:themeColor="text1"/>
        </w:rPr>
      </w:pPr>
      <w:r w:rsidRPr="00424939">
        <w:rPr>
          <w:rFonts w:cs="Times New Roman"/>
          <w:b/>
          <w:color w:val="000000" w:themeColor="text1"/>
        </w:rPr>
        <w:t>How to practice, assess, and develop effective habits for writing</w:t>
      </w:r>
    </w:p>
    <w:p w14:paraId="68912CF4" w14:textId="77777777" w:rsidR="00841F34" w:rsidRPr="00424939" w:rsidRDefault="00841F34" w:rsidP="00E500FB">
      <w:pPr>
        <w:pStyle w:val="ListParagraph"/>
        <w:numPr>
          <w:ilvl w:val="0"/>
          <w:numId w:val="130"/>
        </w:numPr>
        <w:spacing w:after="0"/>
        <w:ind w:left="2160"/>
        <w:rPr>
          <w:rFonts w:cs="Times New Roman"/>
          <w:b/>
          <w:color w:val="000000" w:themeColor="text1"/>
        </w:rPr>
      </w:pPr>
      <w:r w:rsidRPr="00424939">
        <w:rPr>
          <w:rFonts w:cs="Times New Roman"/>
          <w:i/>
          <w:color w:val="000000" w:themeColor="text1"/>
        </w:rPr>
        <w:t>Specifically, how to read deeply, how to begin and later practice selection in research, how to be a skilled reader of one’s own and others’ in-process writing, how to accept and interpret feedback, and how to revise writing, all of which are parts of the process of learning how to have and develop ideas</w:t>
      </w:r>
    </w:p>
    <w:p w14:paraId="24768521" w14:textId="77777777" w:rsidR="00841F34" w:rsidRPr="00424939" w:rsidRDefault="00841F34" w:rsidP="00E500FB">
      <w:pPr>
        <w:pStyle w:val="ListParagraph"/>
        <w:numPr>
          <w:ilvl w:val="1"/>
          <w:numId w:val="127"/>
        </w:numPr>
        <w:spacing w:after="0"/>
        <w:ind w:left="1800"/>
        <w:rPr>
          <w:rFonts w:cs="Times New Roman"/>
          <w:b/>
          <w:color w:val="000000" w:themeColor="text1"/>
        </w:rPr>
      </w:pPr>
      <w:r w:rsidRPr="00424939">
        <w:rPr>
          <w:rFonts w:cs="Times New Roman"/>
          <w:b/>
          <w:color w:val="000000" w:themeColor="text1"/>
        </w:rPr>
        <w:t>How to engage in writing as a method for learning and discovery</w:t>
      </w:r>
    </w:p>
    <w:p w14:paraId="71DDF975" w14:textId="77777777" w:rsidR="00841F34" w:rsidRPr="00424939" w:rsidRDefault="00841F34" w:rsidP="00E500FB">
      <w:pPr>
        <w:pStyle w:val="ListParagraph"/>
        <w:numPr>
          <w:ilvl w:val="0"/>
          <w:numId w:val="131"/>
        </w:numPr>
        <w:spacing w:after="0"/>
        <w:ind w:left="2160"/>
        <w:rPr>
          <w:rFonts w:cs="Times New Roman"/>
          <w:b/>
          <w:color w:val="000000" w:themeColor="text1"/>
        </w:rPr>
      </w:pPr>
      <w:r w:rsidRPr="00424939">
        <w:rPr>
          <w:rFonts w:cs="Times New Roman"/>
          <w:i/>
          <w:color w:val="000000" w:themeColor="text1"/>
        </w:rPr>
        <w:t>For deepening knowledge, thinking through questions and problems, and reflecting on connections and growth</w:t>
      </w:r>
    </w:p>
    <w:p w14:paraId="6BB7FFBA" w14:textId="77777777" w:rsidR="00841F34" w:rsidRPr="00424939" w:rsidRDefault="00841F34" w:rsidP="00E500FB">
      <w:pPr>
        <w:pStyle w:val="ListParagraph"/>
        <w:numPr>
          <w:ilvl w:val="1"/>
          <w:numId w:val="127"/>
        </w:numPr>
        <w:spacing w:after="0"/>
        <w:ind w:left="1800"/>
        <w:rPr>
          <w:rFonts w:cs="Times New Roman"/>
          <w:b/>
          <w:color w:val="000000" w:themeColor="text1"/>
        </w:rPr>
      </w:pPr>
      <w:r w:rsidRPr="00424939">
        <w:rPr>
          <w:rFonts w:cs="Times New Roman"/>
          <w:b/>
          <w:color w:val="000000" w:themeColor="text1"/>
        </w:rPr>
        <w:t>How to name and describe one’s own knowledge for others</w:t>
      </w:r>
    </w:p>
    <w:p w14:paraId="0CDA7716" w14:textId="77777777" w:rsidR="00841F34" w:rsidRPr="00424939" w:rsidRDefault="00841F34" w:rsidP="00E500FB">
      <w:pPr>
        <w:pStyle w:val="ListParagraph"/>
        <w:numPr>
          <w:ilvl w:val="0"/>
          <w:numId w:val="132"/>
        </w:numPr>
        <w:spacing w:after="0"/>
        <w:ind w:left="2160"/>
        <w:rPr>
          <w:rFonts w:cs="Times New Roman"/>
          <w:b/>
          <w:color w:val="000000" w:themeColor="text1"/>
        </w:rPr>
      </w:pPr>
      <w:r w:rsidRPr="00424939">
        <w:rPr>
          <w:rFonts w:cs="Times New Roman"/>
          <w:i/>
          <w:color w:val="000000" w:themeColor="text1"/>
        </w:rPr>
        <w:t>For example, in the form of personal statements for application to graduate study, cover letters and resumes for entering and advancing in the workforce, or other forms of self-summary that facilitate transition from the baccalaureate environment through the broader public.</w:t>
      </w:r>
    </w:p>
    <w:p w14:paraId="34174BDA" w14:textId="2250AF7A" w:rsidR="00841F34" w:rsidRPr="00424939" w:rsidRDefault="00841F34" w:rsidP="00D16FF1">
      <w:pPr>
        <w:rPr>
          <w:moveTo w:id="1592" w:author="Summer 2023 updates" w:date="2024-07-31T13:42:00Z"/>
          <w:rPrChange w:id="1593" w:author="Summer 2023 updates" w:date="2024-07-31T13:42:00Z">
            <w:rPr>
              <w:moveTo w:id="1594" w:author="Summer 2023 updates" w:date="2024-07-31T13:42:00Z"/>
              <w:color w:val="000000" w:themeColor="text1"/>
            </w:rPr>
          </w:rPrChange>
        </w:rPr>
        <w:pPrChange w:id="1595" w:author="Summer 2023 updates" w:date="2024-07-31T13:42:00Z">
          <w:pPr>
            <w:spacing w:after="0"/>
          </w:pPr>
        </w:pPrChange>
      </w:pPr>
      <w:r w:rsidRPr="00424939">
        <w:rPr>
          <w:rPrChange w:id="1596" w:author="Summer 2023 updates" w:date="2024-07-31T13:42:00Z">
            <w:rPr>
              <w:color w:val="000000" w:themeColor="text1"/>
            </w:rPr>
          </w:rPrChange>
        </w:rPr>
        <w:t xml:space="preserve">Many writing emphasis sections are offered each year, and, in addition, the College’s rhetoric department offers several interdisciplinary writing courses designed to guide students learning to write effectively at the college level. (See course descriptions </w:t>
      </w:r>
      <w:r w:rsidRPr="00DB6B93">
        <w:rPr>
          <w:rPrChange w:id="1597" w:author="Summer 2023 updates" w:date="2024-07-31T13:42:00Z">
            <w:rPr>
              <w:color w:val="000000" w:themeColor="text1"/>
            </w:rPr>
          </w:rPrChange>
        </w:rPr>
        <w:t xml:space="preserve">starting on p. </w:t>
      </w:r>
      <w:ins w:id="1598" w:author="Summer 2023 updates" w:date="2024-07-31T13:42:00Z">
        <w:r w:rsidRPr="00DB6B93">
          <w:fldChar w:fldCharType="begin"/>
        </w:r>
        <w:r w:rsidRPr="00DB6B93">
          <w:instrText xml:space="preserve"> PAGEREF _Ref14096340 \h </w:instrText>
        </w:r>
        <w:r w:rsidRPr="00DB6B93">
          <w:fldChar w:fldCharType="separate"/>
        </w:r>
        <w:r w:rsidR="00A74DA0">
          <w:rPr>
            <w:noProof/>
          </w:rPr>
          <w:t>64</w:t>
        </w:r>
        <w:r w:rsidRPr="00DB6B93">
          <w:fldChar w:fldCharType="end"/>
        </w:r>
        <w:r w:rsidRPr="00DB6B93">
          <w:t>).</w:t>
        </w:r>
      </w:ins>
      <w:moveToRangeStart w:id="1599" w:author="Summer 2023 updates" w:date="2024-07-31T13:42:00Z" w:name="move173325760"/>
      <w:moveTo w:id="1600" w:author="Summer 2023 updates" w:date="2024-07-31T13:42:00Z">
        <w:r w:rsidRPr="00DB6B93">
          <w:rPr>
            <w:rPrChange w:id="1601" w:author="Summer 2023 updates" w:date="2024-07-31T13:42:00Z">
              <w:rPr>
                <w:color w:val="000000" w:themeColor="text1"/>
              </w:rPr>
            </w:rPrChange>
          </w:rPr>
          <w:t xml:space="preserve"> General</w:t>
        </w:r>
        <w:r w:rsidRPr="00424939">
          <w:rPr>
            <w:rPrChange w:id="1602" w:author="Summer 2023 updates" w:date="2024-07-31T13:42:00Z">
              <w:rPr>
                <w:color w:val="000000" w:themeColor="text1"/>
              </w:rPr>
            </w:rPrChange>
          </w:rPr>
          <w:t xml:space="preserve"> Education or major courses that are also designated as writing emphasis courses may be used to satisfy both requirements.</w:t>
        </w:r>
      </w:moveTo>
    </w:p>
    <w:p w14:paraId="46EEFE29" w14:textId="77777777" w:rsidR="00841F34" w:rsidRPr="00424939" w:rsidRDefault="00841F34" w:rsidP="00D16FF1">
      <w:pPr>
        <w:rPr>
          <w:moveFrom w:id="1603" w:author="Summer 2023 updates" w:date="2024-07-31T13:42:00Z"/>
          <w:rPrChange w:id="1604" w:author="Summer 2023 updates" w:date="2024-07-31T13:42:00Z">
            <w:rPr>
              <w:moveFrom w:id="1605" w:author="Summer 2023 updates" w:date="2024-07-31T13:42:00Z"/>
              <w:color w:val="000000" w:themeColor="text1"/>
            </w:rPr>
          </w:rPrChange>
        </w:rPr>
        <w:pPrChange w:id="1606" w:author="Summer 2023 updates" w:date="2024-07-31T13:42:00Z">
          <w:pPr>
            <w:spacing w:after="0"/>
          </w:pPr>
        </w:pPrChange>
      </w:pPr>
      <w:moveTo w:id="1607" w:author="Summer 2023 updates" w:date="2024-07-31T13:42:00Z">
        <w:r w:rsidRPr="00424939">
          <w:rPr>
            <w:rPrChange w:id="1608" w:author="Summer 2023 updates" w:date="2024-07-31T13:42:00Z">
              <w:rPr>
                <w:color w:val="000000" w:themeColor="text1"/>
              </w:rPr>
            </w:rPrChange>
          </w:rPr>
          <w:t>In th</w:t>
        </w:r>
        <w:r>
          <w:rPr>
            <w:rPrChange w:id="1609" w:author="Summer 2023 updates" w:date="2024-07-31T13:42:00Z">
              <w:rPr>
                <w:color w:val="000000" w:themeColor="text1"/>
              </w:rPr>
            </w:rPrChange>
          </w:rPr>
          <w:t>is</w:t>
        </w:r>
        <w:r w:rsidRPr="00424939">
          <w:rPr>
            <w:rPrChange w:id="1610" w:author="Summer 2023 updates" w:date="2024-07-31T13:42:00Z">
              <w:rPr>
                <w:color w:val="000000" w:themeColor="text1"/>
              </w:rPr>
            </w:rPrChange>
          </w:rPr>
          <w:t xml:space="preserve"> catalog, writing emphasis courses are designated by a </w:t>
        </w:r>
        <w:r>
          <w:rPr>
            <w:rPrChange w:id="1611" w:author="Summer 2023 updates" w:date="2024-07-31T13:42:00Z">
              <w:rPr>
                <w:color w:val="000000" w:themeColor="text1"/>
              </w:rPr>
            </w:rPrChange>
          </w:rPr>
          <w:t>(</w:t>
        </w:r>
        <w:r w:rsidRPr="00424939">
          <w:rPr>
            <w:rPrChange w:id="1612" w:author="Summer 2023 updates" w:date="2024-07-31T13:42:00Z">
              <w:rPr>
                <w:color w:val="000000" w:themeColor="text1"/>
              </w:rPr>
            </w:rPrChange>
          </w:rPr>
          <w:t>W</w:t>
        </w:r>
        <w:r>
          <w:rPr>
            <w:rPrChange w:id="1613" w:author="Summer 2023 updates" w:date="2024-07-31T13:42:00Z">
              <w:rPr>
                <w:color w:val="000000" w:themeColor="text1"/>
              </w:rPr>
            </w:rPrChange>
          </w:rPr>
          <w:t>E)</w:t>
        </w:r>
        <w:r w:rsidRPr="00424939">
          <w:rPr>
            <w:rPrChange w:id="1614" w:author="Summer 2023 updates" w:date="2024-07-31T13:42:00Z">
              <w:rPr>
                <w:color w:val="000000" w:themeColor="text1"/>
              </w:rPr>
            </w:rPrChange>
          </w:rPr>
          <w:t xml:space="preserve"> </w:t>
        </w:r>
        <w:r>
          <w:rPr>
            <w:rPrChange w:id="1615" w:author="Summer 2023 updates" w:date="2024-07-31T13:42:00Z">
              <w:rPr>
                <w:color w:val="000000" w:themeColor="text1"/>
              </w:rPr>
            </w:rPrChange>
          </w:rPr>
          <w:t>after</w:t>
        </w:r>
        <w:r w:rsidRPr="00424939">
          <w:rPr>
            <w:rPrChange w:id="1616" w:author="Summer 2023 updates" w:date="2024-07-31T13:42:00Z">
              <w:rPr>
                <w:color w:val="000000" w:themeColor="text1"/>
              </w:rPr>
            </w:rPrChange>
          </w:rPr>
          <w:t xml:space="preserve"> the course </w:t>
        </w:r>
        <w:r>
          <w:rPr>
            <w:rPrChange w:id="1617" w:author="Summer 2023 updates" w:date="2024-07-31T13:42:00Z">
              <w:rPr>
                <w:color w:val="000000" w:themeColor="text1"/>
              </w:rPr>
            </w:rPrChange>
          </w:rPr>
          <w:t xml:space="preserve">title, e.g. “RHE-200 Rhetorical Theory &amp; Practice (WE).” In other contexts, the course </w:t>
        </w:r>
        <w:r w:rsidRPr="00424939">
          <w:rPr>
            <w:rPrChange w:id="1618" w:author="Summer 2023 updates" w:date="2024-07-31T13:42:00Z">
              <w:rPr>
                <w:color w:val="000000" w:themeColor="text1"/>
              </w:rPr>
            </w:rPrChange>
          </w:rPr>
          <w:t xml:space="preserve">code </w:t>
        </w:r>
        <w:r>
          <w:rPr>
            <w:rPrChange w:id="1619" w:author="Summer 2023 updates" w:date="2024-07-31T13:42:00Z">
              <w:rPr>
                <w:color w:val="000000" w:themeColor="text1"/>
              </w:rPr>
            </w:rPrChange>
          </w:rPr>
          <w:t>may end with a “W”</w:t>
        </w:r>
        <w:r w:rsidR="00744227">
          <w:rPr>
            <w:rPrChange w:id="1620" w:author="Summer 2023 updates" w:date="2024-07-31T13:42:00Z">
              <w:rPr>
                <w:color w:val="000000" w:themeColor="text1"/>
              </w:rPr>
            </w:rPrChange>
          </w:rPr>
          <w:t xml:space="preserve"> </w:t>
        </w:r>
      </w:moveTo>
      <w:moveToRangeEnd w:id="1599"/>
      <w:del w:id="1621" w:author="Summer 2023 updates" w:date="2024-07-31T13:42:00Z">
        <w:r w:rsidR="005C43A8" w:rsidRPr="00DB6B93">
          <w:rPr>
            <w:rFonts w:cs="Times New Roman"/>
            <w:color w:val="000000" w:themeColor="text1"/>
          </w:rPr>
          <w:fldChar w:fldCharType="begin"/>
        </w:r>
        <w:r w:rsidR="005C43A8" w:rsidRPr="00DB6B93">
          <w:rPr>
            <w:rFonts w:cs="Times New Roman"/>
            <w:color w:val="000000" w:themeColor="text1"/>
          </w:rPr>
          <w:delInstrText xml:space="preserve"> PAGEREF _Ref14096340 \h </w:del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delText>49</w:delText>
        </w:r>
        <w:r w:rsidR="005C43A8" w:rsidRPr="00DB6B93">
          <w:rPr>
            <w:rFonts w:cs="Times New Roman"/>
            <w:color w:val="000000" w:themeColor="text1"/>
          </w:rPr>
          <w:fldChar w:fldCharType="end"/>
        </w:r>
        <w:r w:rsidR="002D16D2" w:rsidRPr="00DB6B93">
          <w:rPr>
            <w:rFonts w:cs="Times New Roman"/>
            <w:color w:val="000000" w:themeColor="text1"/>
          </w:rPr>
          <w:delText>).</w:delText>
        </w:r>
      </w:del>
      <w:moveFromRangeStart w:id="1622" w:author="Summer 2023 updates" w:date="2024-07-31T13:42:00Z" w:name="move173325760"/>
      <w:moveFrom w:id="1623" w:author="Summer 2023 updates" w:date="2024-07-31T13:42:00Z">
        <w:r w:rsidRPr="00DB6B93">
          <w:rPr>
            <w:rPrChange w:id="1624" w:author="Summer 2023 updates" w:date="2024-07-31T13:42:00Z">
              <w:rPr>
                <w:color w:val="000000" w:themeColor="text1"/>
              </w:rPr>
            </w:rPrChange>
          </w:rPr>
          <w:t xml:space="preserve"> General</w:t>
        </w:r>
        <w:r w:rsidRPr="00424939">
          <w:rPr>
            <w:rPrChange w:id="1625" w:author="Summer 2023 updates" w:date="2024-07-31T13:42:00Z">
              <w:rPr>
                <w:color w:val="000000" w:themeColor="text1"/>
              </w:rPr>
            </w:rPrChange>
          </w:rPr>
          <w:t xml:space="preserve"> Education or major courses that are also designated as writing emphasis courses may be used to satisfy both requirements.</w:t>
        </w:r>
      </w:moveFrom>
    </w:p>
    <w:p w14:paraId="7CC5C142" w14:textId="59995897" w:rsidR="00841F34" w:rsidRDefault="00841F34" w:rsidP="00D16FF1">
      <w:pPr>
        <w:rPr>
          <w:ins w:id="1626" w:author="Summer 2023 updates" w:date="2024-07-31T13:42:00Z"/>
        </w:rPr>
      </w:pPr>
      <w:moveFrom w:id="1627" w:author="Summer 2023 updates" w:date="2024-07-31T13:42:00Z">
        <w:r w:rsidRPr="00424939">
          <w:rPr>
            <w:rPrChange w:id="1628" w:author="Summer 2023 updates" w:date="2024-07-31T13:42:00Z">
              <w:rPr>
                <w:color w:val="000000" w:themeColor="text1"/>
              </w:rPr>
            </w:rPrChange>
          </w:rPr>
          <w:t>In th</w:t>
        </w:r>
        <w:r>
          <w:rPr>
            <w:rPrChange w:id="1629" w:author="Summer 2023 updates" w:date="2024-07-31T13:42:00Z">
              <w:rPr>
                <w:color w:val="000000" w:themeColor="text1"/>
              </w:rPr>
            </w:rPrChange>
          </w:rPr>
          <w:t>is</w:t>
        </w:r>
        <w:r w:rsidRPr="00424939">
          <w:rPr>
            <w:rPrChange w:id="1630" w:author="Summer 2023 updates" w:date="2024-07-31T13:42:00Z">
              <w:rPr>
                <w:color w:val="000000" w:themeColor="text1"/>
              </w:rPr>
            </w:rPrChange>
          </w:rPr>
          <w:t xml:space="preserve"> catalog, writing emphasis courses are designated by a </w:t>
        </w:r>
        <w:r>
          <w:rPr>
            <w:rPrChange w:id="1631" w:author="Summer 2023 updates" w:date="2024-07-31T13:42:00Z">
              <w:rPr>
                <w:color w:val="000000" w:themeColor="text1"/>
              </w:rPr>
            </w:rPrChange>
          </w:rPr>
          <w:t>(</w:t>
        </w:r>
        <w:r w:rsidRPr="00424939">
          <w:rPr>
            <w:rPrChange w:id="1632" w:author="Summer 2023 updates" w:date="2024-07-31T13:42:00Z">
              <w:rPr>
                <w:color w:val="000000" w:themeColor="text1"/>
              </w:rPr>
            </w:rPrChange>
          </w:rPr>
          <w:t>W</w:t>
        </w:r>
        <w:r>
          <w:rPr>
            <w:rPrChange w:id="1633" w:author="Summer 2023 updates" w:date="2024-07-31T13:42:00Z">
              <w:rPr>
                <w:color w:val="000000" w:themeColor="text1"/>
              </w:rPr>
            </w:rPrChange>
          </w:rPr>
          <w:t>E)</w:t>
        </w:r>
        <w:r w:rsidRPr="00424939">
          <w:rPr>
            <w:rPrChange w:id="1634" w:author="Summer 2023 updates" w:date="2024-07-31T13:42:00Z">
              <w:rPr>
                <w:color w:val="000000" w:themeColor="text1"/>
              </w:rPr>
            </w:rPrChange>
          </w:rPr>
          <w:t xml:space="preserve"> </w:t>
        </w:r>
        <w:r>
          <w:rPr>
            <w:rPrChange w:id="1635" w:author="Summer 2023 updates" w:date="2024-07-31T13:42:00Z">
              <w:rPr>
                <w:color w:val="000000" w:themeColor="text1"/>
              </w:rPr>
            </w:rPrChange>
          </w:rPr>
          <w:t>after</w:t>
        </w:r>
        <w:r w:rsidRPr="00424939">
          <w:rPr>
            <w:rPrChange w:id="1636" w:author="Summer 2023 updates" w:date="2024-07-31T13:42:00Z">
              <w:rPr>
                <w:color w:val="000000" w:themeColor="text1"/>
              </w:rPr>
            </w:rPrChange>
          </w:rPr>
          <w:t xml:space="preserve"> the course </w:t>
        </w:r>
        <w:r>
          <w:rPr>
            <w:rPrChange w:id="1637" w:author="Summer 2023 updates" w:date="2024-07-31T13:42:00Z">
              <w:rPr>
                <w:color w:val="000000" w:themeColor="text1"/>
              </w:rPr>
            </w:rPrChange>
          </w:rPr>
          <w:t xml:space="preserve">title, e.g. “RHE-200 Rhetorical Theory &amp; Practice (WE).” In other contexts, the course </w:t>
        </w:r>
        <w:r w:rsidRPr="00424939">
          <w:rPr>
            <w:rPrChange w:id="1638" w:author="Summer 2023 updates" w:date="2024-07-31T13:42:00Z">
              <w:rPr>
                <w:color w:val="000000" w:themeColor="text1"/>
              </w:rPr>
            </w:rPrChange>
          </w:rPr>
          <w:t xml:space="preserve">code </w:t>
        </w:r>
        <w:r>
          <w:rPr>
            <w:rPrChange w:id="1639" w:author="Summer 2023 updates" w:date="2024-07-31T13:42:00Z">
              <w:rPr>
                <w:color w:val="000000" w:themeColor="text1"/>
              </w:rPr>
            </w:rPrChange>
          </w:rPr>
          <w:t>may end with a “W”</w:t>
        </w:r>
        <w:r w:rsidR="00744227">
          <w:rPr>
            <w:rPrChange w:id="1640" w:author="Summer 2023 updates" w:date="2024-07-31T13:42:00Z">
              <w:rPr>
                <w:color w:val="000000" w:themeColor="text1"/>
              </w:rPr>
            </w:rPrChange>
          </w:rPr>
          <w:t xml:space="preserve"> </w:t>
        </w:r>
      </w:moveFrom>
      <w:moveFromRangeEnd w:id="1622"/>
      <w:ins w:id="1641" w:author="Summer 2023 updates" w:date="2024-07-31T13:42:00Z">
        <w:r w:rsidR="00744227">
          <w:t>or “WE”</w:t>
        </w:r>
        <w:r>
          <w:t xml:space="preserve"> </w:t>
        </w:r>
      </w:ins>
      <w:r w:rsidRPr="00424939">
        <w:rPr>
          <w:rPrChange w:id="1642" w:author="Summer 2023 updates" w:date="2024-07-31T13:42:00Z">
            <w:rPr>
              <w:color w:val="000000" w:themeColor="text1"/>
            </w:rPr>
          </w:rPrChange>
        </w:rPr>
        <w:t>(e.g. RHE-200</w:t>
      </w:r>
      <w:r>
        <w:rPr>
          <w:rPrChange w:id="1643" w:author="Summer 2023 updates" w:date="2024-07-31T13:42:00Z">
            <w:rPr>
              <w:color w:val="000000" w:themeColor="text1"/>
            </w:rPr>
          </w:rPrChange>
        </w:rPr>
        <w:t>-</w:t>
      </w:r>
      <w:r w:rsidRPr="00424939">
        <w:rPr>
          <w:rPrChange w:id="1644" w:author="Summer 2023 updates" w:date="2024-07-31T13:42:00Z">
            <w:rPr>
              <w:color w:val="000000" w:themeColor="text1"/>
            </w:rPr>
          </w:rPrChange>
        </w:rPr>
        <w:t>W</w:t>
      </w:r>
      <w:ins w:id="1645" w:author="Summer 2023 updates" w:date="2024-07-31T13:42:00Z">
        <w:r w:rsidR="00744227">
          <w:t xml:space="preserve"> or </w:t>
        </w:r>
        <w:r w:rsidR="00744227" w:rsidRPr="00424939">
          <w:t>RHE-200</w:t>
        </w:r>
        <w:r w:rsidR="00744227">
          <w:t>-</w:t>
        </w:r>
        <w:r w:rsidR="00744227" w:rsidRPr="00424939">
          <w:t>W</w:t>
        </w:r>
        <w:r w:rsidR="00744227">
          <w:t>E</w:t>
        </w:r>
      </w:ins>
      <w:r w:rsidRPr="00424939">
        <w:rPr>
          <w:rPrChange w:id="1646" w:author="Summer 2023 updates" w:date="2024-07-31T13:42:00Z">
            <w:rPr>
              <w:color w:val="000000" w:themeColor="text1"/>
            </w:rPr>
          </w:rPrChange>
        </w:rPr>
        <w:t xml:space="preserve">). All sections of </w:t>
      </w:r>
      <w:r>
        <w:rPr>
          <w:rPrChange w:id="1647" w:author="Summer 2023 updates" w:date="2024-07-31T13:42:00Z">
            <w:rPr>
              <w:color w:val="000000" w:themeColor="text1"/>
            </w:rPr>
          </w:rPrChange>
        </w:rPr>
        <w:t>such a</w:t>
      </w:r>
      <w:r w:rsidRPr="00424939">
        <w:rPr>
          <w:rPrChange w:id="1648" w:author="Summer 2023 updates" w:date="2024-07-31T13:42:00Z">
            <w:rPr>
              <w:color w:val="000000" w:themeColor="text1"/>
            </w:rPr>
          </w:rPrChange>
        </w:rPr>
        <w:t xml:space="preserve"> course, regardless of instructor, will carry writing emphasis credit.</w:t>
      </w:r>
    </w:p>
    <w:p w14:paraId="01CC8215" w14:textId="77777777" w:rsidR="007A0777" w:rsidRPr="00424939" w:rsidRDefault="007A0777" w:rsidP="00841F34">
      <w:pPr>
        <w:spacing w:after="0"/>
        <w:rPr>
          <w:moveTo w:id="1649" w:author="Summer 2023 updates" w:date="2024-07-31T13:42:00Z"/>
          <w:rFonts w:cs="Times New Roman"/>
          <w:color w:val="000000" w:themeColor="text1"/>
        </w:rPr>
      </w:pPr>
      <w:moveToRangeStart w:id="1650" w:author="Summer 2023 updates" w:date="2024-07-31T13:42:00Z" w:name="move173325761"/>
    </w:p>
    <w:p w14:paraId="499403BA" w14:textId="77777777" w:rsidR="00841F34" w:rsidRPr="00424939" w:rsidRDefault="00841F34" w:rsidP="00841F34">
      <w:pPr>
        <w:pStyle w:val="Heading4"/>
        <w:spacing w:before="0"/>
        <w:rPr>
          <w:moveTo w:id="1651" w:author="Summer 2023 updates" w:date="2024-07-31T13:42:00Z"/>
          <w:rFonts w:ascii="Garamond" w:hAnsi="Garamond"/>
          <w:color w:val="000000" w:themeColor="text1"/>
        </w:rPr>
      </w:pPr>
      <w:bookmarkStart w:id="1652" w:name="_Toc141355664"/>
      <w:moveTo w:id="1653" w:author="Summer 2023 updates" w:date="2024-07-31T13:42:00Z">
        <w:r w:rsidRPr="00424939">
          <w:rPr>
            <w:rFonts w:ascii="Garamond" w:hAnsi="Garamond"/>
            <w:color w:val="000000" w:themeColor="text1"/>
          </w:rPr>
          <w:t>Fulfilling the Writing Emphasis Requirement:</w:t>
        </w:r>
        <w:bookmarkEnd w:id="1652"/>
      </w:moveTo>
    </w:p>
    <w:p w14:paraId="4E5FCF0F" w14:textId="77777777" w:rsidR="00841F34" w:rsidRPr="00424939" w:rsidRDefault="00841F34" w:rsidP="00D16FF1">
      <w:pPr>
        <w:rPr>
          <w:moveTo w:id="1654" w:author="Summer 2023 updates" w:date="2024-07-31T13:42:00Z"/>
          <w:rPrChange w:id="1655" w:author="Summer 2023 updates" w:date="2024-07-31T13:42:00Z">
            <w:rPr>
              <w:moveTo w:id="1656" w:author="Summer 2023 updates" w:date="2024-07-31T13:42:00Z"/>
              <w:color w:val="000000" w:themeColor="text1"/>
            </w:rPr>
          </w:rPrChange>
        </w:rPr>
        <w:pPrChange w:id="1657" w:author="Summer 2023 updates" w:date="2024-07-31T13:42:00Z">
          <w:pPr>
            <w:spacing w:after="0"/>
          </w:pPr>
        </w:pPrChange>
      </w:pPr>
      <w:moveTo w:id="1658" w:author="Summer 2023 updates" w:date="2024-07-31T13:42:00Z">
        <w:r w:rsidRPr="00424939">
          <w:rPr>
            <w:rPrChange w:id="1659" w:author="Summer 2023 updates" w:date="2024-07-31T13:42:00Z">
              <w:rPr>
                <w:color w:val="000000" w:themeColor="text1"/>
              </w:rPr>
            </w:rPrChange>
          </w:rPr>
          <w:t xml:space="preserve">Only designated </w:t>
        </w:r>
        <w:r>
          <w:rPr>
            <w:rPrChange w:id="1660" w:author="Summer 2023 updates" w:date="2024-07-31T13:42:00Z">
              <w:rPr>
                <w:color w:val="000000" w:themeColor="text1"/>
              </w:rPr>
            </w:rPrChange>
          </w:rPr>
          <w:t xml:space="preserve">WE </w:t>
        </w:r>
        <w:r w:rsidRPr="00424939">
          <w:rPr>
            <w:rPrChange w:id="1661" w:author="Summer 2023 updates" w:date="2024-07-31T13:42:00Z">
              <w:rPr>
                <w:color w:val="000000" w:themeColor="text1"/>
              </w:rPr>
            </w:rPrChange>
          </w:rPr>
          <w:t>courses in which a student earns a grade of “C” (2.0) or better count toward fulfillment of this requirement.</w:t>
        </w:r>
      </w:moveTo>
    </w:p>
    <w:p w14:paraId="4C976025" w14:textId="77777777" w:rsidR="00841F34" w:rsidRPr="00424939" w:rsidRDefault="00841F34" w:rsidP="00D16FF1">
      <w:pPr>
        <w:rPr>
          <w:moveTo w:id="1662" w:author="Summer 2023 updates" w:date="2024-07-31T13:42:00Z"/>
          <w:rPrChange w:id="1663" w:author="Summer 2023 updates" w:date="2024-07-31T13:42:00Z">
            <w:rPr>
              <w:moveTo w:id="1664" w:author="Summer 2023 updates" w:date="2024-07-31T13:42:00Z"/>
              <w:color w:val="000000" w:themeColor="text1"/>
            </w:rPr>
          </w:rPrChange>
        </w:rPr>
        <w:pPrChange w:id="1665" w:author="Summer 2023 updates" w:date="2024-07-31T13:42:00Z">
          <w:pPr>
            <w:spacing w:after="0"/>
          </w:pPr>
        </w:pPrChange>
      </w:pPr>
      <w:moveTo w:id="1666" w:author="Summer 2023 updates" w:date="2024-07-31T13:42:00Z">
        <w:r w:rsidRPr="00424939">
          <w:rPr>
            <w:rPrChange w:id="1667" w:author="Summer 2023 updates" w:date="2024-07-31T13:42:00Z">
              <w:rPr>
                <w:color w:val="000000" w:themeColor="text1"/>
              </w:rPr>
            </w:rPrChange>
          </w:rPr>
          <w:t>Only designated courses taken at Coe College count toward fulfillment of this requirement.</w:t>
        </w:r>
      </w:moveTo>
    </w:p>
    <w:p w14:paraId="66504248" w14:textId="77777777" w:rsidR="00841F34" w:rsidRPr="00424939" w:rsidRDefault="00841F34" w:rsidP="00D16FF1">
      <w:pPr>
        <w:rPr>
          <w:moveTo w:id="1668" w:author="Summer 2023 updates" w:date="2024-07-31T13:42:00Z"/>
          <w:rPrChange w:id="1669" w:author="Summer 2023 updates" w:date="2024-07-31T13:42:00Z">
            <w:rPr>
              <w:moveTo w:id="1670" w:author="Summer 2023 updates" w:date="2024-07-31T13:42:00Z"/>
              <w:color w:val="000000" w:themeColor="text1"/>
            </w:rPr>
          </w:rPrChange>
        </w:rPr>
        <w:pPrChange w:id="1671" w:author="Summer 2023 updates" w:date="2024-07-31T13:42:00Z">
          <w:pPr>
            <w:keepNext/>
            <w:spacing w:after="0"/>
          </w:pPr>
        </w:pPrChange>
      </w:pPr>
      <w:bookmarkStart w:id="1672" w:name="WritingEmphasisTransfer"/>
      <w:bookmarkEnd w:id="1672"/>
      <w:moveTo w:id="1673" w:author="Summer 2023 updates" w:date="2024-07-31T13:42:00Z">
        <w:r w:rsidRPr="00424939">
          <w:rPr>
            <w:rPrChange w:id="1674" w:author="Summer 2023 updates" w:date="2024-07-31T13:42:00Z">
              <w:rPr>
                <w:color w:val="000000" w:themeColor="text1"/>
              </w:rPr>
            </w:rPrChange>
          </w:rPr>
          <w:t>Undergraduate degree-seeking* students</w:t>
        </w:r>
      </w:moveTo>
    </w:p>
    <w:p w14:paraId="300BB201" w14:textId="77777777" w:rsidR="00841F34" w:rsidRPr="00424939" w:rsidRDefault="00841F34" w:rsidP="00E500FB">
      <w:pPr>
        <w:pStyle w:val="ListParagraph"/>
        <w:numPr>
          <w:ilvl w:val="0"/>
          <w:numId w:val="127"/>
        </w:numPr>
        <w:spacing w:after="0"/>
        <w:ind w:left="1080" w:hanging="270"/>
        <w:rPr>
          <w:moveTo w:id="1675" w:author="Summer 2023 updates" w:date="2024-07-31T13:42:00Z"/>
          <w:rFonts w:cs="Times New Roman"/>
          <w:color w:val="000000" w:themeColor="text1"/>
        </w:rPr>
      </w:pPr>
      <w:moveTo w:id="1676" w:author="Summer 2023 updates" w:date="2024-07-31T13:42:00Z">
        <w:r w:rsidRPr="00424939">
          <w:rPr>
            <w:rFonts w:cs="Times New Roman"/>
            <w:color w:val="000000" w:themeColor="text1"/>
          </w:rPr>
          <w:t>who start at Coe College or who transfer fewer than 8 course credits earned after graduation from high school must complete at least 5 writing emphasis courses. Of these 5, one will usually be the FYS. Of the remaining 4, it is recommended (but not required) that at least 1 be taken outside the student’s intended major(s).</w:t>
        </w:r>
      </w:moveTo>
    </w:p>
    <w:p w14:paraId="4BB88EC7" w14:textId="77777777" w:rsidR="00841F34" w:rsidRPr="00424939" w:rsidRDefault="00841F34" w:rsidP="00E500FB">
      <w:pPr>
        <w:pStyle w:val="ListParagraph"/>
        <w:numPr>
          <w:ilvl w:val="0"/>
          <w:numId w:val="127"/>
        </w:numPr>
        <w:spacing w:after="0"/>
        <w:ind w:left="1080" w:hanging="270"/>
        <w:rPr>
          <w:moveTo w:id="1677" w:author="Summer 2023 updates" w:date="2024-07-31T13:42:00Z"/>
          <w:rFonts w:cs="Times New Roman"/>
          <w:color w:val="000000" w:themeColor="text1"/>
        </w:rPr>
      </w:pPr>
      <w:moveTo w:id="1678" w:author="Summer 2023 updates" w:date="2024-07-31T13:42:00Z">
        <w:r w:rsidRPr="00424939">
          <w:rPr>
            <w:rFonts w:cs="Times New Roman"/>
            <w:color w:val="000000" w:themeColor="text1"/>
          </w:rPr>
          <w:t>who transfer at least 8 but fewer than 16 course credits to Coe, earned after graduation from high school, must complete at least 3 writing emphasis courses.</w:t>
        </w:r>
      </w:moveTo>
    </w:p>
    <w:p w14:paraId="024A4DE6" w14:textId="77777777" w:rsidR="00841F34" w:rsidRPr="00E873C4" w:rsidRDefault="00841F34" w:rsidP="00E500FB">
      <w:pPr>
        <w:pStyle w:val="ListParagraph"/>
        <w:numPr>
          <w:ilvl w:val="0"/>
          <w:numId w:val="127"/>
        </w:numPr>
        <w:spacing w:after="0"/>
        <w:ind w:left="1080" w:hanging="270"/>
        <w:rPr>
          <w:moveTo w:id="1679" w:author="Summer 2023 updates" w:date="2024-07-31T13:42:00Z"/>
          <w:rFonts w:cs="Times New Roman"/>
          <w:color w:val="000000" w:themeColor="text1"/>
        </w:rPr>
      </w:pPr>
      <w:moveTo w:id="1680" w:author="Summer 2023 updates" w:date="2024-07-31T13:42:00Z">
        <w:r w:rsidRPr="00424939">
          <w:rPr>
            <w:rFonts w:cs="Times New Roman"/>
            <w:color w:val="000000" w:themeColor="text1"/>
          </w:rPr>
          <w:t>who transfer 16 or more course credits to Coe, earned after graduation from high school, must complete at least 2 writing emphasis credits.</w:t>
        </w:r>
      </w:moveTo>
    </w:p>
    <w:p w14:paraId="779B2FB7" w14:textId="77777777" w:rsidR="00841F34" w:rsidRPr="00424939" w:rsidRDefault="00841F34" w:rsidP="00D16FF1">
      <w:pPr>
        <w:rPr>
          <w:moveTo w:id="1681" w:author="Summer 2023 updates" w:date="2024-07-31T13:42:00Z"/>
          <w:rPrChange w:id="1682" w:author="Summer 2023 updates" w:date="2024-07-31T13:42:00Z">
            <w:rPr>
              <w:moveTo w:id="1683" w:author="Summer 2023 updates" w:date="2024-07-31T13:42:00Z"/>
              <w:color w:val="000000" w:themeColor="text1"/>
            </w:rPr>
          </w:rPrChange>
        </w:rPr>
        <w:pPrChange w:id="1684" w:author="Summer 2023 updates" w:date="2024-07-31T13:42:00Z">
          <w:pPr>
            <w:spacing w:after="0"/>
          </w:pPr>
        </w:pPrChange>
      </w:pPr>
      <w:moveTo w:id="1685" w:author="Summer 2023 updates" w:date="2024-07-31T13:42:00Z">
        <w:r w:rsidRPr="00424939">
          <w:rPr>
            <w:rPrChange w:id="1686" w:author="Summer 2023 updates" w:date="2024-07-31T13:42:00Z">
              <w:rPr>
                <w:color w:val="000000" w:themeColor="text1"/>
              </w:rPr>
            </w:rPrChange>
          </w:rPr>
          <w:t>For all students, regardless of transfer credit, it is recommended (but not required) that at least one writing emphasis course be taken in the upper division within the student’s intended major(s). “Upper division” courses are defined in this case as those numbered</w:t>
        </w:r>
        <w:r>
          <w:rPr>
            <w:rPrChange w:id="1687" w:author="Summer 2023 updates" w:date="2024-07-31T13:42:00Z">
              <w:rPr>
                <w:color w:val="000000" w:themeColor="text1"/>
              </w:rPr>
            </w:rPrChange>
          </w:rPr>
          <w:t xml:space="preserve"> 300 and above; upper division</w:t>
        </w:r>
        <w:r w:rsidRPr="00424939">
          <w:rPr>
            <w:rPrChange w:id="1688" w:author="Summer 2023 updates" w:date="2024-07-31T13:42:00Z">
              <w:rPr>
                <w:color w:val="000000" w:themeColor="text1"/>
              </w:rPr>
            </w:rPrChange>
          </w:rPr>
          <w:t xml:space="preserve"> writing emphasis courses could include both scheduled classroom courses and arranged writing-based capstone projects (such as a thesis). See </w:t>
        </w:r>
        <w:r>
          <w:rPr>
            <w:rPrChange w:id="1689" w:author="Summer 2023 updates" w:date="2024-07-31T13:42:00Z">
              <w:rPr>
                <w:color w:val="000000" w:themeColor="text1"/>
              </w:rPr>
            </w:rPrChange>
          </w:rPr>
          <w:t>Departmental</w:t>
        </w:r>
        <w:r w:rsidRPr="00424939">
          <w:rPr>
            <w:rPrChange w:id="1690" w:author="Summer 2023 updates" w:date="2024-07-31T13:42:00Z">
              <w:rPr>
                <w:color w:val="000000" w:themeColor="text1"/>
              </w:rPr>
            </w:rPrChange>
          </w:rPr>
          <w:t xml:space="preserve"> Writing Plans for more information on writing in the major(s).</w:t>
        </w:r>
      </w:moveTo>
    </w:p>
    <w:p w14:paraId="17828469" w14:textId="226617D8" w:rsidR="00841F34" w:rsidRDefault="00841F34" w:rsidP="00841F34">
      <w:pPr>
        <w:spacing w:after="0"/>
        <w:rPr>
          <w:ins w:id="1691" w:author="Summer 2023 updates" w:date="2024-07-31T13:42:00Z"/>
          <w:rFonts w:cs="Times New Roman"/>
          <w:color w:val="000000" w:themeColor="text1"/>
        </w:rPr>
      </w:pPr>
      <w:moveTo w:id="1692" w:author="Summer 2023 updates" w:date="2024-07-31T13:42:00Z">
        <w:r w:rsidRPr="00424939">
          <w:rPr>
            <w:rFonts w:cs="Times New Roman"/>
            <w:color w:val="000000" w:themeColor="text1"/>
          </w:rPr>
          <w:t xml:space="preserve">*Students seeking a second undergraduate degree from Coe should see </w:t>
        </w:r>
        <w:r>
          <w:rPr>
            <w:rFonts w:cs="Times New Roman"/>
            <w:i/>
            <w:color w:val="000000" w:themeColor="text1"/>
          </w:rPr>
          <w:t xml:space="preserve">Second </w:t>
        </w:r>
        <w:r w:rsidRPr="00DB6B93">
          <w:rPr>
            <w:rFonts w:cs="Times New Roman"/>
            <w:i/>
            <w:color w:val="000000" w:themeColor="text1"/>
          </w:rPr>
          <w:t xml:space="preserve">Baccalaureate Degree </w:t>
        </w:r>
        <w:r w:rsidRPr="00DB6B93">
          <w:rPr>
            <w:rFonts w:cs="Times New Roman"/>
            <w:color w:val="000000" w:themeColor="text1"/>
          </w:rPr>
          <w:t>p.</w:t>
        </w:r>
        <w:r w:rsidR="009418FC">
          <w:rPr>
            <w:rFonts w:cs="Times New Roman"/>
            <w:color w:val="000000" w:themeColor="text1"/>
          </w:rPr>
          <w:t xml:space="preserve"> </w:t>
        </w:r>
      </w:moveTo>
      <w:moveToRangeEnd w:id="1650"/>
      <w:ins w:id="1693" w:author="Summer 2023 updates" w:date="2024-07-31T13:42:00Z">
        <w:r w:rsidR="003A4BAA">
          <w:rPr>
            <w:rFonts w:cs="Times New Roman"/>
            <w:color w:val="000000" w:themeColor="text1"/>
          </w:rPr>
          <w:fldChar w:fldCharType="begin"/>
        </w:r>
        <w:r w:rsidR="003A4BAA">
          <w:rPr>
            <w:rFonts w:cs="Times New Roman"/>
            <w:color w:val="000000" w:themeColor="text1"/>
          </w:rPr>
          <w:instrText xml:space="preserve"> PAGEREF _Ref140481183 \h </w:instrText>
        </w:r>
        <w:r w:rsidR="003A4BAA">
          <w:rPr>
            <w:rFonts w:cs="Times New Roman"/>
            <w:color w:val="000000" w:themeColor="text1"/>
          </w:rPr>
        </w:r>
        <w:r w:rsidR="003A4BAA">
          <w:rPr>
            <w:rFonts w:cs="Times New Roman"/>
            <w:color w:val="000000" w:themeColor="text1"/>
          </w:rPr>
          <w:fldChar w:fldCharType="separate"/>
        </w:r>
        <w:r w:rsidR="00A74DA0">
          <w:rPr>
            <w:rFonts w:cs="Times New Roman"/>
            <w:noProof/>
            <w:color w:val="000000" w:themeColor="text1"/>
          </w:rPr>
          <w:t>21</w:t>
        </w:r>
        <w:r w:rsidR="003A4BAA">
          <w:rPr>
            <w:rFonts w:cs="Times New Roman"/>
            <w:color w:val="000000" w:themeColor="text1"/>
          </w:rPr>
          <w:fldChar w:fldCharType="end"/>
        </w:r>
        <w:r w:rsidRPr="00DB6B93">
          <w:rPr>
            <w:rFonts w:cs="Times New Roman"/>
            <w:color w:val="000000" w:themeColor="text1"/>
          </w:rPr>
          <w:t>.</w:t>
        </w:r>
      </w:ins>
    </w:p>
    <w:p w14:paraId="051E5D2E" w14:textId="77777777" w:rsidR="00841F34" w:rsidRPr="00424939" w:rsidRDefault="00841F34" w:rsidP="00841F34">
      <w:pPr>
        <w:spacing w:after="0"/>
        <w:rPr>
          <w:moveTo w:id="1694" w:author="Summer 2023 updates" w:date="2024-07-31T13:42:00Z"/>
          <w:rFonts w:cs="Times New Roman"/>
          <w:color w:val="000000" w:themeColor="text1"/>
        </w:rPr>
        <w:pPrChange w:id="1695" w:author="Summer 2023 updates" w:date="2024-07-31T13:42:00Z">
          <w:pPr>
            <w:pStyle w:val="ListParagraph"/>
            <w:widowControl w:val="0"/>
            <w:numPr>
              <w:numId w:val="171"/>
            </w:numPr>
            <w:adjustRightInd w:val="0"/>
            <w:spacing w:after="120"/>
            <w:ind w:left="360" w:hanging="360"/>
            <w:textAlignment w:val="baseline"/>
          </w:pPr>
        </w:pPrChange>
      </w:pPr>
      <w:moveToRangeStart w:id="1696" w:author="Summer 2023 updates" w:date="2024-07-31T13:42:00Z" w:name="move173325749"/>
    </w:p>
    <w:p w14:paraId="06B4DE8B" w14:textId="47BE2846" w:rsidR="00841F34" w:rsidRPr="007853E7" w:rsidRDefault="00841F34" w:rsidP="00841F34">
      <w:pPr>
        <w:pStyle w:val="Heading4"/>
        <w:spacing w:before="0"/>
        <w:rPr>
          <w:ins w:id="1697" w:author="Summer 2023 updates" w:date="2024-07-31T13:42:00Z"/>
          <w:rFonts w:ascii="Garamond" w:hAnsi="Garamond"/>
          <w:color w:val="000000" w:themeColor="text1"/>
        </w:rPr>
      </w:pPr>
      <w:bookmarkStart w:id="1698" w:name="_Toc141355665"/>
      <w:moveTo w:id="1699" w:author="Summer 2023 updates" w:date="2024-07-31T13:42:00Z">
        <w:r w:rsidRPr="007853E7">
          <w:rPr>
            <w:rFonts w:ascii="Garamond" w:hAnsi="Garamond"/>
            <w:color w:val="000000" w:themeColor="text1"/>
            <w:rPrChange w:id="1700" w:author="Summer 2023 updates" w:date="2024-07-31T13:42:00Z">
              <w:rPr>
                <w:color w:val="000000" w:themeColor="text1"/>
              </w:rPr>
            </w:rPrChange>
          </w:rPr>
          <w:t>Writing</w:t>
        </w:r>
      </w:moveTo>
      <w:moveToRangeEnd w:id="1696"/>
      <w:ins w:id="1701" w:author="Summer 2023 updates" w:date="2024-07-31T13:42:00Z">
        <w:r w:rsidRPr="007853E7">
          <w:rPr>
            <w:rFonts w:ascii="Garamond" w:hAnsi="Garamond"/>
            <w:color w:val="000000" w:themeColor="text1"/>
          </w:rPr>
          <w:t xml:space="preserve"> Across the Curriculum: Course Listing</w:t>
        </w:r>
        <w:bookmarkEnd w:id="1698"/>
      </w:ins>
    </w:p>
    <w:p w14:paraId="08BF64B3" w14:textId="77777777" w:rsidR="00BD3C4A" w:rsidRPr="00BD3C4A" w:rsidRDefault="00BD3C4A" w:rsidP="00BD3C4A">
      <w:pPr>
        <w:widowControl w:val="0"/>
        <w:spacing w:after="0"/>
        <w:rPr>
          <w:ins w:id="1702" w:author="Summer 2023 updates" w:date="2024-07-31T13:42:00Z"/>
          <w:rFonts w:eastAsia="Garamond" w:cs="Garamond"/>
          <w:b/>
          <w:iCs/>
          <w:color w:val="4F81BD" w:themeColor="accent1"/>
        </w:rPr>
        <w:sectPr w:rsidR="00BD3C4A" w:rsidRPr="00BD3C4A" w:rsidSect="00884DF4">
          <w:footerReference w:type="default" r:id="rId16"/>
          <w:type w:val="continuous"/>
          <w:pgSz w:w="12240" w:h="15840"/>
          <w:pgMar w:top="1440" w:right="1080" w:bottom="1080" w:left="1080" w:header="0" w:footer="723" w:gutter="0"/>
          <w:pgNumType w:start="1"/>
          <w:cols w:space="720"/>
          <w:docGrid w:linePitch="299"/>
        </w:sectPr>
      </w:pPr>
    </w:p>
    <w:p w14:paraId="3186CB12" w14:textId="77777777" w:rsidR="00BD3C4A" w:rsidRPr="00BD3C4A" w:rsidRDefault="00BD3C4A" w:rsidP="00BD3C4A">
      <w:pPr>
        <w:widowControl w:val="0"/>
        <w:spacing w:after="0" w:line="246" w:lineRule="auto"/>
        <w:ind w:left="180" w:hanging="180"/>
        <w:rPr>
          <w:ins w:id="1703" w:author="Summer 2023 updates" w:date="2024-07-31T13:42:00Z"/>
          <w:rFonts w:eastAsia="Garamond" w:cs="Garamond"/>
          <w:sz w:val="20"/>
          <w:szCs w:val="20"/>
        </w:rPr>
      </w:pPr>
      <w:ins w:id="1704" w:author="Summer 2023 updates" w:date="2024-07-31T13:42:00Z">
        <w:r w:rsidRPr="00BD3C4A">
          <w:rPr>
            <w:rFonts w:eastAsia="Garamond" w:cs="Garamond"/>
            <w:sz w:val="20"/>
            <w:szCs w:val="20"/>
          </w:rPr>
          <w:t>AAM-137 African American Literature</w:t>
        </w:r>
      </w:ins>
    </w:p>
    <w:p w14:paraId="1ED18BCF" w14:textId="77777777" w:rsidR="002569F0" w:rsidRPr="00BD3C4A" w:rsidRDefault="002569F0" w:rsidP="002569F0">
      <w:pPr>
        <w:widowControl w:val="0"/>
        <w:spacing w:after="0" w:line="246" w:lineRule="auto"/>
        <w:ind w:left="180" w:hanging="180"/>
        <w:rPr>
          <w:ins w:id="1705" w:author="Summer 2023 updates" w:date="2024-07-31T13:42:00Z"/>
          <w:rFonts w:eastAsia="Garamond" w:cs="Garamond"/>
          <w:sz w:val="20"/>
          <w:szCs w:val="20"/>
        </w:rPr>
      </w:pPr>
      <w:ins w:id="1706" w:author="Summer 2023 updates" w:date="2024-07-31T13:42:00Z">
        <w:r w:rsidRPr="00BD3C4A">
          <w:rPr>
            <w:rFonts w:eastAsia="Garamond" w:cs="Garamond"/>
            <w:sz w:val="20"/>
            <w:szCs w:val="20"/>
          </w:rPr>
          <w:t xml:space="preserve">ACC-313 Fraud Examination </w:t>
        </w:r>
      </w:ins>
    </w:p>
    <w:p w14:paraId="67ED4A54" w14:textId="77777777" w:rsidR="002569F0" w:rsidRPr="00BD3C4A" w:rsidRDefault="002569F0" w:rsidP="002569F0">
      <w:pPr>
        <w:widowControl w:val="0"/>
        <w:spacing w:after="0" w:line="246" w:lineRule="auto"/>
        <w:ind w:left="180" w:hanging="180"/>
        <w:rPr>
          <w:ins w:id="1707" w:author="Summer 2023 updates" w:date="2024-07-31T13:42:00Z"/>
          <w:rFonts w:eastAsia="Garamond" w:cs="Garamond"/>
          <w:sz w:val="20"/>
          <w:szCs w:val="20"/>
        </w:rPr>
      </w:pPr>
      <w:ins w:id="1708" w:author="Summer 2023 updates" w:date="2024-07-31T13:42:00Z">
        <w:r w:rsidRPr="00BD3C4A">
          <w:rPr>
            <w:rFonts w:eastAsia="Garamond" w:cs="Garamond"/>
            <w:sz w:val="20"/>
            <w:szCs w:val="20"/>
          </w:rPr>
          <w:t>ACC-413 Auditing</w:t>
        </w:r>
      </w:ins>
    </w:p>
    <w:p w14:paraId="1B29332E" w14:textId="77777777" w:rsidR="00BD3C4A" w:rsidRPr="00BD3C4A" w:rsidRDefault="00BD3C4A" w:rsidP="00BD3C4A">
      <w:pPr>
        <w:widowControl w:val="0"/>
        <w:spacing w:after="0" w:line="246" w:lineRule="auto"/>
        <w:ind w:left="180" w:hanging="180"/>
        <w:rPr>
          <w:ins w:id="1709" w:author="Summer 2023 updates" w:date="2024-07-31T13:42:00Z"/>
          <w:rFonts w:eastAsia="Garamond" w:cs="Garamond"/>
          <w:sz w:val="20"/>
          <w:szCs w:val="20"/>
        </w:rPr>
      </w:pPr>
      <w:ins w:id="1710" w:author="Summer 2023 updates" w:date="2024-07-31T13:42:00Z">
        <w:r w:rsidRPr="00BD3C4A">
          <w:rPr>
            <w:rFonts w:eastAsia="Garamond" w:cs="Garamond"/>
            <w:sz w:val="20"/>
            <w:szCs w:val="20"/>
          </w:rPr>
          <w:t>ANT-215 Ethnographic Methods</w:t>
        </w:r>
      </w:ins>
    </w:p>
    <w:p w14:paraId="169D23AF" w14:textId="77777777" w:rsidR="00BD3C4A" w:rsidRPr="00BD3C4A" w:rsidRDefault="00BD3C4A" w:rsidP="00BD3C4A">
      <w:pPr>
        <w:widowControl w:val="0"/>
        <w:spacing w:after="0" w:line="246" w:lineRule="auto"/>
        <w:ind w:left="180" w:hanging="180"/>
        <w:rPr>
          <w:ins w:id="1711" w:author="Summer 2023 updates" w:date="2024-07-31T13:42:00Z"/>
          <w:rFonts w:eastAsia="Garamond" w:cs="Garamond"/>
          <w:sz w:val="20"/>
          <w:szCs w:val="20"/>
        </w:rPr>
      </w:pPr>
      <w:ins w:id="1712" w:author="Summer 2023 updates" w:date="2024-07-31T13:42:00Z">
        <w:r w:rsidRPr="00BD3C4A">
          <w:rPr>
            <w:rFonts w:eastAsia="Garamond" w:cs="Garamond"/>
            <w:sz w:val="20"/>
            <w:szCs w:val="20"/>
          </w:rPr>
          <w:t>ANT-450 Anthropological Theory</w:t>
        </w:r>
      </w:ins>
    </w:p>
    <w:p w14:paraId="256EBE5A" w14:textId="1FB5C65A" w:rsidR="00BD3C4A" w:rsidRPr="00BD3C4A" w:rsidRDefault="00BD3C4A" w:rsidP="00BD3C4A">
      <w:pPr>
        <w:widowControl w:val="0"/>
        <w:spacing w:after="0" w:line="246" w:lineRule="auto"/>
        <w:ind w:left="180" w:hanging="180"/>
        <w:rPr>
          <w:ins w:id="1713" w:author="Summer 2023 updates" w:date="2024-07-31T13:42:00Z"/>
          <w:rFonts w:eastAsia="Garamond" w:cs="Garamond"/>
          <w:sz w:val="20"/>
          <w:szCs w:val="20"/>
        </w:rPr>
      </w:pPr>
      <w:ins w:id="1714" w:author="Summer 2023 updates" w:date="2024-07-31T13:42:00Z">
        <w:r w:rsidRPr="00BD3C4A">
          <w:rPr>
            <w:rFonts w:eastAsia="Garamond" w:cs="Garamond"/>
            <w:sz w:val="20"/>
            <w:szCs w:val="20"/>
          </w:rPr>
          <w:t>ANT-484 Adv</w:t>
        </w:r>
        <w:r w:rsidR="007853E7">
          <w:rPr>
            <w:rFonts w:eastAsia="Garamond" w:cs="Garamond"/>
            <w:sz w:val="20"/>
            <w:szCs w:val="20"/>
          </w:rPr>
          <w:t>anced</w:t>
        </w:r>
        <w:r w:rsidRPr="00BD3C4A">
          <w:rPr>
            <w:rFonts w:eastAsia="Garamond" w:cs="Garamond"/>
            <w:sz w:val="20"/>
            <w:szCs w:val="20"/>
          </w:rPr>
          <w:t xml:space="preserve"> Topics in </w:t>
        </w:r>
        <w:r w:rsidR="007853E7">
          <w:rPr>
            <w:rFonts w:eastAsia="Garamond" w:cs="Garamond"/>
            <w:sz w:val="20"/>
            <w:szCs w:val="20"/>
          </w:rPr>
          <w:t>Anthropology</w:t>
        </w:r>
      </w:ins>
    </w:p>
    <w:p w14:paraId="24894B01" w14:textId="7723E7DB" w:rsidR="00BD3C4A" w:rsidRPr="00BD3C4A" w:rsidRDefault="00D26D57" w:rsidP="00BD3C4A">
      <w:pPr>
        <w:widowControl w:val="0"/>
        <w:spacing w:after="0" w:line="246" w:lineRule="auto"/>
        <w:ind w:left="180" w:hanging="180"/>
        <w:rPr>
          <w:ins w:id="1715" w:author="Summer 2023 updates" w:date="2024-07-31T13:42:00Z"/>
          <w:rFonts w:eastAsia="Garamond" w:cs="Garamond"/>
          <w:sz w:val="20"/>
          <w:szCs w:val="20"/>
        </w:rPr>
      </w:pPr>
      <w:ins w:id="1716" w:author="Summer 2023 updates" w:date="2024-07-31T13:42:00Z">
        <w:r>
          <w:rPr>
            <w:rFonts w:eastAsia="Garamond" w:cs="Garamond"/>
            <w:sz w:val="20"/>
            <w:szCs w:val="20"/>
          </w:rPr>
          <w:t>ANT-486 Advanced Topics in Anthropology: N</w:t>
        </w:r>
        <w:r w:rsidR="00394A61">
          <w:rPr>
            <w:rFonts w:eastAsia="Garamond" w:cs="Garamond"/>
            <w:sz w:val="20"/>
            <w:szCs w:val="20"/>
          </w:rPr>
          <w:t>WP</w:t>
        </w:r>
      </w:ins>
    </w:p>
    <w:p w14:paraId="420F23B4" w14:textId="49ECE673" w:rsidR="00BD3C4A" w:rsidRPr="00BD3C4A" w:rsidRDefault="00BD3C4A" w:rsidP="00BD3C4A">
      <w:pPr>
        <w:widowControl w:val="0"/>
        <w:spacing w:after="0" w:line="246" w:lineRule="auto"/>
        <w:ind w:left="180" w:hanging="180"/>
        <w:rPr>
          <w:ins w:id="1717" w:author="Summer 2023 updates" w:date="2024-07-31T13:42:00Z"/>
          <w:rFonts w:eastAsia="Garamond" w:cs="Garamond"/>
          <w:sz w:val="20"/>
          <w:szCs w:val="20"/>
        </w:rPr>
      </w:pPr>
      <w:ins w:id="1718" w:author="Summer 2023 updates" w:date="2024-07-31T13:42:00Z">
        <w:r w:rsidRPr="00BD3C4A">
          <w:rPr>
            <w:rFonts w:eastAsia="Garamond" w:cs="Garamond"/>
            <w:sz w:val="20"/>
            <w:szCs w:val="20"/>
          </w:rPr>
          <w:t>ANT-488 Adv</w:t>
        </w:r>
        <w:r w:rsidR="00D26D57">
          <w:rPr>
            <w:rFonts w:eastAsia="Garamond" w:cs="Garamond"/>
            <w:sz w:val="20"/>
            <w:szCs w:val="20"/>
          </w:rPr>
          <w:t>anced</w:t>
        </w:r>
        <w:r w:rsidRPr="00BD3C4A">
          <w:rPr>
            <w:rFonts w:eastAsia="Garamond" w:cs="Garamond"/>
            <w:sz w:val="20"/>
            <w:szCs w:val="20"/>
          </w:rPr>
          <w:t xml:space="preserve"> </w:t>
        </w:r>
        <w:r w:rsidR="00D26D57">
          <w:rPr>
            <w:rFonts w:eastAsia="Garamond" w:cs="Garamond"/>
            <w:sz w:val="20"/>
            <w:szCs w:val="20"/>
          </w:rPr>
          <w:t>T</w:t>
        </w:r>
        <w:r w:rsidRPr="00BD3C4A">
          <w:rPr>
            <w:rFonts w:eastAsia="Garamond" w:cs="Garamond"/>
            <w:sz w:val="20"/>
            <w:szCs w:val="20"/>
          </w:rPr>
          <w:t xml:space="preserve">opics in </w:t>
        </w:r>
        <w:r w:rsidR="00D26D57">
          <w:rPr>
            <w:rFonts w:eastAsia="Garamond" w:cs="Garamond"/>
            <w:sz w:val="20"/>
            <w:szCs w:val="20"/>
          </w:rPr>
          <w:t xml:space="preserve">Anthropology or Archaeology: </w:t>
        </w:r>
        <w:r w:rsidR="00394A61">
          <w:rPr>
            <w:rFonts w:eastAsia="Garamond" w:cs="Garamond"/>
            <w:sz w:val="20"/>
            <w:szCs w:val="20"/>
          </w:rPr>
          <w:t>DWP</w:t>
        </w:r>
      </w:ins>
    </w:p>
    <w:p w14:paraId="59D98F06" w14:textId="77777777" w:rsidR="00BD3C4A" w:rsidRPr="00BD3C4A" w:rsidRDefault="00BD3C4A" w:rsidP="00BD3C4A">
      <w:pPr>
        <w:widowControl w:val="0"/>
        <w:spacing w:after="0" w:line="246" w:lineRule="auto"/>
        <w:ind w:left="180" w:hanging="180"/>
        <w:rPr>
          <w:ins w:id="1719" w:author="Summer 2023 updates" w:date="2024-07-31T13:42:00Z"/>
          <w:rFonts w:eastAsia="Garamond" w:cs="Garamond"/>
          <w:sz w:val="20"/>
          <w:szCs w:val="20"/>
        </w:rPr>
      </w:pPr>
      <w:ins w:id="1720" w:author="Summer 2023 updates" w:date="2024-07-31T13:42:00Z">
        <w:r w:rsidRPr="00BD3C4A">
          <w:rPr>
            <w:rFonts w:eastAsia="Garamond" w:cs="Garamond"/>
            <w:sz w:val="20"/>
            <w:szCs w:val="20"/>
          </w:rPr>
          <w:t>ARH-307 Modern and Contemporary Art</w:t>
        </w:r>
      </w:ins>
    </w:p>
    <w:p w14:paraId="0A50C2D5" w14:textId="77777777" w:rsidR="00BD3C4A" w:rsidRPr="00BD3C4A" w:rsidRDefault="00BD3C4A" w:rsidP="00BD3C4A">
      <w:pPr>
        <w:widowControl w:val="0"/>
        <w:spacing w:after="0" w:line="246" w:lineRule="auto"/>
        <w:ind w:left="180" w:hanging="180"/>
        <w:rPr>
          <w:ins w:id="1721" w:author="Summer 2023 updates" w:date="2024-07-31T13:42:00Z"/>
          <w:rFonts w:eastAsia="Garamond" w:cs="Garamond"/>
          <w:sz w:val="20"/>
          <w:szCs w:val="20"/>
        </w:rPr>
      </w:pPr>
      <w:ins w:id="1722" w:author="Summer 2023 updates" w:date="2024-07-31T13:42:00Z">
        <w:r w:rsidRPr="00BD3C4A">
          <w:rPr>
            <w:rFonts w:eastAsia="Garamond" w:cs="Garamond"/>
            <w:sz w:val="20"/>
            <w:szCs w:val="20"/>
          </w:rPr>
          <w:t>ARH-310 Contemporary Art, Theory, and Criticism</w:t>
        </w:r>
      </w:ins>
    </w:p>
    <w:p w14:paraId="574F1D33" w14:textId="651F213F" w:rsidR="00BD3C4A" w:rsidRPr="00BD3C4A" w:rsidRDefault="00BD3C4A" w:rsidP="00BD3C4A">
      <w:pPr>
        <w:widowControl w:val="0"/>
        <w:spacing w:after="0" w:line="246" w:lineRule="auto"/>
        <w:ind w:left="180" w:hanging="180"/>
        <w:rPr>
          <w:ins w:id="1723" w:author="Summer 2023 updates" w:date="2024-07-31T13:42:00Z"/>
          <w:rFonts w:eastAsia="Garamond" w:cs="Garamond"/>
          <w:sz w:val="20"/>
          <w:szCs w:val="20"/>
        </w:rPr>
      </w:pPr>
      <w:ins w:id="1724" w:author="Summer 2023 updates" w:date="2024-07-31T13:42:00Z">
        <w:r w:rsidRPr="00BD3C4A">
          <w:rPr>
            <w:rFonts w:eastAsia="Garamond" w:cs="Garamond"/>
            <w:sz w:val="20"/>
            <w:szCs w:val="20"/>
          </w:rPr>
          <w:t>ARH-464 Seminar in Art History I</w:t>
        </w:r>
      </w:ins>
    </w:p>
    <w:p w14:paraId="112013BC" w14:textId="25433E2C" w:rsidR="00BD3C4A" w:rsidRPr="00BD3C4A" w:rsidRDefault="00BD3C4A" w:rsidP="00BD3C4A">
      <w:pPr>
        <w:widowControl w:val="0"/>
        <w:spacing w:after="0" w:line="246" w:lineRule="auto"/>
        <w:ind w:left="180" w:hanging="180"/>
        <w:rPr>
          <w:ins w:id="1725" w:author="Summer 2023 updates" w:date="2024-07-31T13:42:00Z"/>
          <w:rFonts w:eastAsia="Garamond" w:cs="Garamond"/>
          <w:sz w:val="20"/>
          <w:szCs w:val="20"/>
        </w:rPr>
      </w:pPr>
      <w:ins w:id="1726" w:author="Summer 2023 updates" w:date="2024-07-31T13:42:00Z">
        <w:r w:rsidRPr="00BD3C4A">
          <w:rPr>
            <w:rFonts w:eastAsia="Garamond" w:cs="Garamond"/>
            <w:sz w:val="20"/>
            <w:szCs w:val="20"/>
          </w:rPr>
          <w:t>ARH-474 Seminar in A</w:t>
        </w:r>
        <w:r w:rsidR="00D26D57">
          <w:rPr>
            <w:rFonts w:eastAsia="Garamond" w:cs="Garamond"/>
            <w:sz w:val="20"/>
            <w:szCs w:val="20"/>
          </w:rPr>
          <w:t>rt History</w:t>
        </w:r>
        <w:r w:rsidRPr="00BD3C4A">
          <w:rPr>
            <w:rFonts w:eastAsia="Garamond" w:cs="Garamond"/>
            <w:sz w:val="20"/>
            <w:szCs w:val="20"/>
          </w:rPr>
          <w:t xml:space="preserve"> II &amp; Thesis Project</w:t>
        </w:r>
      </w:ins>
    </w:p>
    <w:p w14:paraId="6BCAE64D" w14:textId="61A4ACEB" w:rsidR="00BD3C4A" w:rsidRPr="00BD3C4A" w:rsidRDefault="00BD3C4A" w:rsidP="00BD3C4A">
      <w:pPr>
        <w:widowControl w:val="0"/>
        <w:spacing w:after="0" w:line="246" w:lineRule="auto"/>
        <w:ind w:left="180" w:hanging="180"/>
        <w:rPr>
          <w:ins w:id="1727" w:author="Summer 2023 updates" w:date="2024-07-31T13:42:00Z"/>
          <w:rFonts w:eastAsia="Garamond" w:cs="Garamond"/>
          <w:sz w:val="20"/>
          <w:szCs w:val="20"/>
        </w:rPr>
      </w:pPr>
      <w:ins w:id="1728" w:author="Summer 2023 updates" w:date="2024-07-31T13:42:00Z">
        <w:r w:rsidRPr="00BD3C4A">
          <w:rPr>
            <w:rFonts w:eastAsia="Garamond" w:cs="Garamond"/>
            <w:sz w:val="20"/>
            <w:szCs w:val="20"/>
          </w:rPr>
          <w:t>BIO-145L Introduction to Biology Lab</w:t>
        </w:r>
        <w:r w:rsidR="002D28BA">
          <w:rPr>
            <w:rFonts w:eastAsia="Garamond" w:cs="Garamond"/>
            <w:sz w:val="20"/>
            <w:szCs w:val="20"/>
          </w:rPr>
          <w:t>oratory</w:t>
        </w:r>
      </w:ins>
    </w:p>
    <w:p w14:paraId="61F211BB" w14:textId="1BD44723" w:rsidR="00BD3C4A" w:rsidRPr="00BD3C4A" w:rsidRDefault="00BD3C4A" w:rsidP="00BD3C4A">
      <w:pPr>
        <w:widowControl w:val="0"/>
        <w:spacing w:after="0" w:line="246" w:lineRule="auto"/>
        <w:ind w:left="180" w:hanging="180"/>
        <w:rPr>
          <w:ins w:id="1729" w:author="Summer 2023 updates" w:date="2024-07-31T13:42:00Z"/>
          <w:rFonts w:eastAsia="Garamond" w:cs="Garamond"/>
          <w:sz w:val="20"/>
          <w:szCs w:val="20"/>
        </w:rPr>
      </w:pPr>
      <w:ins w:id="1730" w:author="Summer 2023 updates" w:date="2024-07-31T13:42:00Z">
        <w:r w:rsidRPr="00BD3C4A">
          <w:rPr>
            <w:rFonts w:eastAsia="Garamond" w:cs="Garamond"/>
            <w:sz w:val="20"/>
            <w:szCs w:val="20"/>
          </w:rPr>
          <w:t>BIO-155L Organismal and Ecological Biology Lab</w:t>
        </w:r>
        <w:r w:rsidR="002D28BA">
          <w:rPr>
            <w:rFonts w:eastAsia="Garamond" w:cs="Garamond"/>
            <w:sz w:val="20"/>
            <w:szCs w:val="20"/>
          </w:rPr>
          <w:t>oratory</w:t>
        </w:r>
      </w:ins>
    </w:p>
    <w:p w14:paraId="1E9F1338" w14:textId="6B79BFEB" w:rsidR="00BD3C4A" w:rsidRPr="00BD3C4A" w:rsidRDefault="00BD3C4A" w:rsidP="00BD3C4A">
      <w:pPr>
        <w:widowControl w:val="0"/>
        <w:spacing w:after="0" w:line="246" w:lineRule="auto"/>
        <w:ind w:left="180" w:hanging="180"/>
        <w:rPr>
          <w:ins w:id="1731" w:author="Summer 2023 updates" w:date="2024-07-31T13:42:00Z"/>
          <w:rFonts w:eastAsia="Garamond" w:cs="Garamond"/>
          <w:sz w:val="20"/>
          <w:szCs w:val="20"/>
        </w:rPr>
      </w:pPr>
      <w:ins w:id="1732" w:author="Summer 2023 updates" w:date="2024-07-31T13:42:00Z">
        <w:r w:rsidRPr="00BD3C4A">
          <w:rPr>
            <w:rFonts w:eastAsia="Garamond" w:cs="Garamond"/>
            <w:sz w:val="20"/>
            <w:szCs w:val="20"/>
          </w:rPr>
          <w:t>BIO-205L General Botany Lab</w:t>
        </w:r>
        <w:r w:rsidR="002D28BA">
          <w:rPr>
            <w:rFonts w:eastAsia="Garamond" w:cs="Garamond"/>
            <w:sz w:val="20"/>
            <w:szCs w:val="20"/>
          </w:rPr>
          <w:t>oratory</w:t>
        </w:r>
      </w:ins>
    </w:p>
    <w:p w14:paraId="57B10E7A" w14:textId="03B51C53" w:rsidR="00BD3C4A" w:rsidRPr="00BD3C4A" w:rsidRDefault="00BD3C4A" w:rsidP="00BD3C4A">
      <w:pPr>
        <w:widowControl w:val="0"/>
        <w:spacing w:after="0" w:line="246" w:lineRule="auto"/>
        <w:ind w:left="180" w:hanging="180"/>
        <w:rPr>
          <w:ins w:id="1733" w:author="Summer 2023 updates" w:date="2024-07-31T13:42:00Z"/>
          <w:rFonts w:eastAsia="Garamond" w:cs="Garamond"/>
          <w:sz w:val="20"/>
          <w:szCs w:val="20"/>
        </w:rPr>
      </w:pPr>
      <w:ins w:id="1734" w:author="Summer 2023 updates" w:date="2024-07-31T13:42:00Z">
        <w:r w:rsidRPr="00BD3C4A">
          <w:rPr>
            <w:rFonts w:eastAsia="Garamond" w:cs="Garamond"/>
            <w:sz w:val="20"/>
            <w:szCs w:val="20"/>
          </w:rPr>
          <w:t>BIO-295L Spatial Ecology</w:t>
        </w:r>
        <w:r w:rsidR="002D28BA">
          <w:rPr>
            <w:rFonts w:eastAsia="Garamond" w:cs="Garamond"/>
            <w:sz w:val="20"/>
            <w:szCs w:val="20"/>
          </w:rPr>
          <w:t xml:space="preserve"> Laboratory</w:t>
        </w:r>
      </w:ins>
    </w:p>
    <w:p w14:paraId="3E8554EF" w14:textId="097C6B79" w:rsidR="00BD3C4A" w:rsidRPr="00BD3C4A" w:rsidRDefault="00BD3C4A" w:rsidP="00BD3C4A">
      <w:pPr>
        <w:widowControl w:val="0"/>
        <w:spacing w:after="0" w:line="246" w:lineRule="auto"/>
        <w:ind w:left="180" w:hanging="180"/>
        <w:rPr>
          <w:ins w:id="1735" w:author="Summer 2023 updates" w:date="2024-07-31T13:42:00Z"/>
          <w:rFonts w:eastAsia="Garamond" w:cs="Garamond"/>
          <w:sz w:val="20"/>
          <w:szCs w:val="20"/>
        </w:rPr>
      </w:pPr>
      <w:ins w:id="1736" w:author="Summer 2023 updates" w:date="2024-07-31T13:42:00Z">
        <w:r w:rsidRPr="00BD3C4A">
          <w:rPr>
            <w:rFonts w:eastAsia="Garamond" w:cs="Garamond"/>
            <w:sz w:val="20"/>
            <w:szCs w:val="20"/>
          </w:rPr>
          <w:t>BIO-325 Microbiology</w:t>
        </w:r>
      </w:ins>
    </w:p>
    <w:p w14:paraId="1C181CE8" w14:textId="77777777" w:rsidR="00BD3C4A" w:rsidRPr="00BD3C4A" w:rsidRDefault="00BD3C4A" w:rsidP="00BD3C4A">
      <w:pPr>
        <w:widowControl w:val="0"/>
        <w:spacing w:after="0" w:line="246" w:lineRule="auto"/>
        <w:ind w:left="180" w:hanging="180"/>
        <w:rPr>
          <w:ins w:id="1737" w:author="Summer 2023 updates" w:date="2024-07-31T13:42:00Z"/>
          <w:rFonts w:eastAsia="Garamond" w:cs="Garamond"/>
          <w:sz w:val="20"/>
          <w:szCs w:val="20"/>
        </w:rPr>
      </w:pPr>
      <w:ins w:id="1738" w:author="Summer 2023 updates" w:date="2024-07-31T13:42:00Z">
        <w:r w:rsidRPr="00BD3C4A">
          <w:rPr>
            <w:rFonts w:eastAsia="Garamond" w:cs="Garamond"/>
            <w:sz w:val="20"/>
            <w:szCs w:val="20"/>
          </w:rPr>
          <w:t>BIO-425L Ecology Lab</w:t>
        </w:r>
      </w:ins>
    </w:p>
    <w:p w14:paraId="6028884A" w14:textId="77777777" w:rsidR="002569F0" w:rsidRPr="00BD3C4A" w:rsidRDefault="002569F0" w:rsidP="002569F0">
      <w:pPr>
        <w:widowControl w:val="0"/>
        <w:spacing w:after="0" w:line="246" w:lineRule="auto"/>
        <w:ind w:left="180" w:hanging="180"/>
        <w:rPr>
          <w:ins w:id="1739" w:author="Summer 2023 updates" w:date="2024-07-31T13:42:00Z"/>
          <w:rFonts w:eastAsia="Garamond" w:cs="Garamond"/>
          <w:sz w:val="20"/>
          <w:szCs w:val="20"/>
        </w:rPr>
      </w:pPr>
      <w:ins w:id="1740" w:author="Summer 2023 updates" w:date="2024-07-31T13:42:00Z">
        <w:r w:rsidRPr="00BD3C4A">
          <w:rPr>
            <w:rFonts w:eastAsia="Garamond" w:cs="Garamond"/>
            <w:sz w:val="20"/>
            <w:szCs w:val="20"/>
          </w:rPr>
          <w:t>BUS-190 Statistical Analysis</w:t>
        </w:r>
      </w:ins>
    </w:p>
    <w:p w14:paraId="0E016DB5" w14:textId="77777777" w:rsidR="002569F0" w:rsidRPr="00BD3C4A" w:rsidRDefault="002569F0" w:rsidP="002569F0">
      <w:pPr>
        <w:widowControl w:val="0"/>
        <w:spacing w:after="0" w:line="246" w:lineRule="auto"/>
        <w:ind w:left="180" w:hanging="180"/>
        <w:rPr>
          <w:ins w:id="1741" w:author="Summer 2023 updates" w:date="2024-07-31T13:42:00Z"/>
          <w:rFonts w:eastAsia="Garamond" w:cs="Garamond"/>
          <w:sz w:val="20"/>
          <w:szCs w:val="20"/>
        </w:rPr>
      </w:pPr>
      <w:ins w:id="1742" w:author="Summer 2023 updates" w:date="2024-07-31T13:42:00Z">
        <w:r w:rsidRPr="00BD3C4A">
          <w:rPr>
            <w:rFonts w:eastAsia="Garamond" w:cs="Garamond"/>
            <w:sz w:val="20"/>
            <w:szCs w:val="20"/>
          </w:rPr>
          <w:t>BUS-330 Principles of Marketing</w:t>
        </w:r>
      </w:ins>
    </w:p>
    <w:p w14:paraId="67DA5EAA" w14:textId="77777777" w:rsidR="002569F0" w:rsidRPr="00BD3C4A" w:rsidRDefault="002569F0" w:rsidP="002569F0">
      <w:pPr>
        <w:widowControl w:val="0"/>
        <w:spacing w:after="0" w:line="246" w:lineRule="auto"/>
        <w:ind w:left="180" w:hanging="180"/>
        <w:rPr>
          <w:ins w:id="1743" w:author="Summer 2023 updates" w:date="2024-07-31T13:42:00Z"/>
          <w:rFonts w:eastAsia="Garamond" w:cs="Garamond"/>
          <w:sz w:val="20"/>
          <w:szCs w:val="20"/>
        </w:rPr>
      </w:pPr>
      <w:ins w:id="1744" w:author="Summer 2023 updates" w:date="2024-07-31T13:42:00Z">
        <w:r w:rsidRPr="00BD3C4A">
          <w:rPr>
            <w:rFonts w:eastAsia="Garamond" w:cs="Garamond"/>
            <w:sz w:val="20"/>
            <w:szCs w:val="20"/>
          </w:rPr>
          <w:t>BUS-375 Business Ethics</w:t>
        </w:r>
      </w:ins>
    </w:p>
    <w:p w14:paraId="3F6E9C84" w14:textId="77777777" w:rsidR="002569F0" w:rsidRPr="00BD3C4A" w:rsidRDefault="002569F0" w:rsidP="002569F0">
      <w:pPr>
        <w:widowControl w:val="0"/>
        <w:spacing w:after="0" w:line="246" w:lineRule="auto"/>
        <w:ind w:left="180" w:hanging="180"/>
        <w:rPr>
          <w:ins w:id="1745" w:author="Summer 2023 updates" w:date="2024-07-31T13:42:00Z"/>
          <w:rFonts w:eastAsia="Garamond" w:cs="Garamond"/>
          <w:sz w:val="20"/>
          <w:szCs w:val="20"/>
        </w:rPr>
      </w:pPr>
      <w:ins w:id="1746" w:author="Summer 2023 updates" w:date="2024-07-31T13:42:00Z">
        <w:r w:rsidRPr="00BD3C4A">
          <w:rPr>
            <w:rFonts w:eastAsia="Garamond" w:cs="Garamond"/>
            <w:sz w:val="20"/>
            <w:szCs w:val="20"/>
          </w:rPr>
          <w:t>BUS-387 Advanced Topics in H</w:t>
        </w:r>
        <w:r>
          <w:rPr>
            <w:rFonts w:eastAsia="Garamond" w:cs="Garamond"/>
            <w:sz w:val="20"/>
            <w:szCs w:val="20"/>
          </w:rPr>
          <w:t xml:space="preserve">uman </w:t>
        </w:r>
        <w:r w:rsidRPr="00BD3C4A">
          <w:rPr>
            <w:rFonts w:eastAsia="Garamond" w:cs="Garamond"/>
            <w:sz w:val="20"/>
            <w:szCs w:val="20"/>
          </w:rPr>
          <w:t>R</w:t>
        </w:r>
        <w:r>
          <w:rPr>
            <w:rFonts w:eastAsia="Garamond" w:cs="Garamond"/>
            <w:sz w:val="20"/>
            <w:szCs w:val="20"/>
          </w:rPr>
          <w:t>esource</w:t>
        </w:r>
        <w:r w:rsidRPr="00BD3C4A">
          <w:rPr>
            <w:rFonts w:eastAsia="Garamond" w:cs="Garamond"/>
            <w:sz w:val="20"/>
            <w:szCs w:val="20"/>
          </w:rPr>
          <w:t xml:space="preserve"> Management</w:t>
        </w:r>
      </w:ins>
    </w:p>
    <w:p w14:paraId="117737FE" w14:textId="77777777" w:rsidR="002569F0" w:rsidRPr="00BD3C4A" w:rsidRDefault="002569F0" w:rsidP="002569F0">
      <w:pPr>
        <w:widowControl w:val="0"/>
        <w:spacing w:after="0" w:line="246" w:lineRule="auto"/>
        <w:ind w:left="180" w:hanging="180"/>
        <w:rPr>
          <w:ins w:id="1747" w:author="Summer 2023 updates" w:date="2024-07-31T13:42:00Z"/>
          <w:rFonts w:eastAsia="Garamond" w:cs="Garamond"/>
          <w:sz w:val="20"/>
          <w:szCs w:val="20"/>
        </w:rPr>
      </w:pPr>
      <w:ins w:id="1748" w:author="Summer 2023 updates" w:date="2024-07-31T13:42:00Z">
        <w:r w:rsidRPr="00BD3C4A">
          <w:rPr>
            <w:rFonts w:eastAsia="Garamond" w:cs="Garamond"/>
            <w:sz w:val="20"/>
            <w:szCs w:val="20"/>
          </w:rPr>
          <w:t xml:space="preserve">BUS-460 Advertising </w:t>
        </w:r>
      </w:ins>
    </w:p>
    <w:p w14:paraId="25ABBC0E" w14:textId="77777777" w:rsidR="002569F0" w:rsidRPr="00BD3C4A" w:rsidRDefault="002569F0" w:rsidP="002569F0">
      <w:pPr>
        <w:widowControl w:val="0"/>
        <w:spacing w:after="0" w:line="246" w:lineRule="auto"/>
        <w:ind w:left="180" w:hanging="180"/>
        <w:rPr>
          <w:ins w:id="1749" w:author="Summer 2023 updates" w:date="2024-07-31T13:42:00Z"/>
          <w:rFonts w:eastAsia="Garamond" w:cs="Garamond"/>
          <w:sz w:val="20"/>
          <w:szCs w:val="20"/>
        </w:rPr>
      </w:pPr>
      <w:ins w:id="1750" w:author="Summer 2023 updates" w:date="2024-07-31T13:42:00Z">
        <w:r w:rsidRPr="00BD3C4A">
          <w:rPr>
            <w:rFonts w:eastAsia="Garamond" w:cs="Garamond"/>
            <w:sz w:val="20"/>
            <w:szCs w:val="20"/>
          </w:rPr>
          <w:t>BUS-461 Marketing Decision-Making &amp; Strategy</w:t>
        </w:r>
      </w:ins>
    </w:p>
    <w:p w14:paraId="485A2214" w14:textId="77777777" w:rsidR="002569F0" w:rsidRPr="00BD3C4A" w:rsidRDefault="002569F0" w:rsidP="002569F0">
      <w:pPr>
        <w:widowControl w:val="0"/>
        <w:spacing w:after="0" w:line="246" w:lineRule="auto"/>
        <w:ind w:left="180" w:hanging="180"/>
        <w:rPr>
          <w:ins w:id="1751" w:author="Summer 2023 updates" w:date="2024-07-31T13:42:00Z"/>
          <w:rFonts w:eastAsia="Garamond" w:cs="Garamond"/>
          <w:sz w:val="20"/>
          <w:szCs w:val="20"/>
        </w:rPr>
      </w:pPr>
      <w:ins w:id="1752" w:author="Summer 2023 updates" w:date="2024-07-31T13:42:00Z">
        <w:r w:rsidRPr="00BD3C4A">
          <w:rPr>
            <w:rFonts w:eastAsia="Garamond" w:cs="Garamond"/>
            <w:sz w:val="20"/>
            <w:szCs w:val="20"/>
          </w:rPr>
          <w:t>BUS-464 Seminar in Management</w:t>
        </w:r>
      </w:ins>
    </w:p>
    <w:p w14:paraId="44DA2D8F" w14:textId="77777777" w:rsidR="002569F0" w:rsidRPr="00BD3C4A" w:rsidRDefault="002569F0" w:rsidP="002569F0">
      <w:pPr>
        <w:widowControl w:val="0"/>
        <w:spacing w:after="0" w:line="246" w:lineRule="auto"/>
        <w:ind w:left="180" w:hanging="180"/>
        <w:rPr>
          <w:ins w:id="1753" w:author="Summer 2023 updates" w:date="2024-07-31T13:42:00Z"/>
          <w:rFonts w:eastAsia="Garamond" w:cs="Garamond"/>
          <w:sz w:val="20"/>
          <w:szCs w:val="20"/>
        </w:rPr>
      </w:pPr>
      <w:ins w:id="1754" w:author="Summer 2023 updates" w:date="2024-07-31T13:42:00Z">
        <w:r>
          <w:rPr>
            <w:rFonts w:eastAsia="Garamond" w:cs="Garamond"/>
            <w:sz w:val="20"/>
            <w:szCs w:val="20"/>
          </w:rPr>
          <w:t>BUS-466 Advanced Topics in Marketing: NWP</w:t>
        </w:r>
      </w:ins>
    </w:p>
    <w:p w14:paraId="0112AE0E" w14:textId="77777777" w:rsidR="002569F0" w:rsidRPr="00BD3C4A" w:rsidRDefault="002569F0" w:rsidP="002569F0">
      <w:pPr>
        <w:widowControl w:val="0"/>
        <w:spacing w:after="0" w:line="246" w:lineRule="auto"/>
        <w:ind w:left="180" w:hanging="180"/>
        <w:rPr>
          <w:ins w:id="1755" w:author="Summer 2023 updates" w:date="2024-07-31T13:42:00Z"/>
          <w:rFonts w:eastAsia="Garamond" w:cs="Garamond"/>
          <w:sz w:val="20"/>
          <w:szCs w:val="20"/>
        </w:rPr>
      </w:pPr>
      <w:ins w:id="1756" w:author="Summer 2023 updates" w:date="2024-07-31T13:42:00Z">
        <w:r w:rsidRPr="00BD3C4A">
          <w:rPr>
            <w:rFonts w:eastAsia="Garamond" w:cs="Garamond"/>
            <w:sz w:val="20"/>
            <w:szCs w:val="20"/>
          </w:rPr>
          <w:t>BUS-470 Strategic Management</w:t>
        </w:r>
      </w:ins>
    </w:p>
    <w:p w14:paraId="6419C014" w14:textId="77777777" w:rsidR="00BD3C4A" w:rsidRPr="00BD3C4A" w:rsidRDefault="00BD3C4A" w:rsidP="00BD3C4A">
      <w:pPr>
        <w:widowControl w:val="0"/>
        <w:spacing w:after="0" w:line="246" w:lineRule="auto"/>
        <w:ind w:left="180" w:hanging="180"/>
        <w:rPr>
          <w:ins w:id="1757" w:author="Summer 2023 updates" w:date="2024-07-31T13:42:00Z"/>
          <w:rFonts w:eastAsia="Garamond" w:cs="Garamond"/>
          <w:sz w:val="20"/>
          <w:szCs w:val="20"/>
        </w:rPr>
      </w:pPr>
      <w:ins w:id="1758" w:author="Summer 2023 updates" w:date="2024-07-31T13:42:00Z">
        <w:r w:rsidRPr="00BD3C4A">
          <w:rPr>
            <w:rFonts w:eastAsia="Garamond" w:cs="Garamond"/>
            <w:sz w:val="20"/>
            <w:szCs w:val="20"/>
          </w:rPr>
          <w:t>CHM-211L Analytical Chemistry Lab</w:t>
        </w:r>
      </w:ins>
    </w:p>
    <w:p w14:paraId="4AEAAA43" w14:textId="00C51EE0" w:rsidR="00BD3C4A" w:rsidRPr="00BD3C4A" w:rsidRDefault="004C4021" w:rsidP="00BD3C4A">
      <w:pPr>
        <w:widowControl w:val="0"/>
        <w:spacing w:after="0" w:line="246" w:lineRule="auto"/>
        <w:ind w:left="180" w:hanging="180"/>
        <w:rPr>
          <w:ins w:id="1759" w:author="Summer 2023 updates" w:date="2024-07-31T13:42:00Z"/>
          <w:rFonts w:eastAsia="Garamond" w:cs="Garamond"/>
          <w:sz w:val="20"/>
          <w:szCs w:val="20"/>
        </w:rPr>
      </w:pPr>
      <w:ins w:id="1760" w:author="Summer 2023 updates" w:date="2024-07-31T13:42:00Z">
        <w:r>
          <w:rPr>
            <w:rFonts w:eastAsia="Garamond" w:cs="Garamond"/>
            <w:sz w:val="20"/>
            <w:szCs w:val="20"/>
          </w:rPr>
          <w:t>CHM-341 Physical Chemistry I</w:t>
        </w:r>
      </w:ins>
    </w:p>
    <w:p w14:paraId="2792B4DE" w14:textId="1509CB00" w:rsidR="00BD3C4A" w:rsidRPr="00BD3C4A" w:rsidRDefault="00BD3C4A" w:rsidP="00BD3C4A">
      <w:pPr>
        <w:widowControl w:val="0"/>
        <w:spacing w:after="0" w:line="246" w:lineRule="auto"/>
        <w:ind w:left="180" w:hanging="180"/>
        <w:rPr>
          <w:ins w:id="1761" w:author="Summer 2023 updates" w:date="2024-07-31T13:42:00Z"/>
          <w:rFonts w:eastAsia="Garamond" w:cs="Garamond"/>
          <w:sz w:val="20"/>
          <w:szCs w:val="20"/>
        </w:rPr>
      </w:pPr>
      <w:ins w:id="1762" w:author="Summer 2023 updates" w:date="2024-07-31T13:42:00Z">
        <w:r w:rsidRPr="00BD3C4A">
          <w:rPr>
            <w:rFonts w:eastAsia="Garamond" w:cs="Garamond"/>
            <w:sz w:val="20"/>
            <w:szCs w:val="20"/>
          </w:rPr>
          <w:t>CHM-422 Synthesis Lab</w:t>
        </w:r>
        <w:r w:rsidR="002D28BA">
          <w:rPr>
            <w:rFonts w:eastAsia="Garamond" w:cs="Garamond"/>
            <w:sz w:val="20"/>
            <w:szCs w:val="20"/>
          </w:rPr>
          <w:t>oratory</w:t>
        </w:r>
      </w:ins>
    </w:p>
    <w:p w14:paraId="42316B09" w14:textId="77777777" w:rsidR="00BD3C4A" w:rsidRPr="00BD3C4A" w:rsidRDefault="00BD3C4A" w:rsidP="00BD3C4A">
      <w:pPr>
        <w:widowControl w:val="0"/>
        <w:spacing w:after="0" w:line="246" w:lineRule="auto"/>
        <w:ind w:left="180" w:hanging="180"/>
        <w:rPr>
          <w:ins w:id="1763" w:author="Summer 2023 updates" w:date="2024-07-31T13:42:00Z"/>
          <w:rFonts w:eastAsia="Garamond" w:cs="Garamond"/>
          <w:sz w:val="20"/>
          <w:szCs w:val="20"/>
        </w:rPr>
      </w:pPr>
      <w:ins w:id="1764" w:author="Summer 2023 updates" w:date="2024-07-31T13:42:00Z">
        <w:r w:rsidRPr="00BD3C4A">
          <w:rPr>
            <w:rFonts w:eastAsia="Garamond" w:cs="Garamond"/>
            <w:sz w:val="20"/>
            <w:szCs w:val="20"/>
          </w:rPr>
          <w:t>CHM-451L Inorganic Chemistry Lab</w:t>
        </w:r>
      </w:ins>
    </w:p>
    <w:p w14:paraId="19921A8E" w14:textId="77777777" w:rsidR="002569F0" w:rsidRPr="00BD3C4A" w:rsidRDefault="002569F0" w:rsidP="002569F0">
      <w:pPr>
        <w:widowControl w:val="0"/>
        <w:spacing w:after="0" w:line="246" w:lineRule="auto"/>
        <w:ind w:left="180" w:hanging="180"/>
        <w:rPr>
          <w:ins w:id="1765" w:author="Summer 2023 updates" w:date="2024-07-31T13:42:00Z"/>
          <w:rFonts w:eastAsia="Garamond" w:cs="Garamond"/>
          <w:sz w:val="20"/>
          <w:szCs w:val="20"/>
        </w:rPr>
      </w:pPr>
      <w:ins w:id="1766" w:author="Summer 2023 updates" w:date="2024-07-31T13:42:00Z">
        <w:r w:rsidRPr="00BD3C4A">
          <w:rPr>
            <w:rFonts w:eastAsia="Garamond" w:cs="Garamond"/>
            <w:sz w:val="20"/>
            <w:szCs w:val="20"/>
          </w:rPr>
          <w:t>COM-151 Introduction to New Media Studies</w:t>
        </w:r>
      </w:ins>
    </w:p>
    <w:p w14:paraId="15117322" w14:textId="77777777" w:rsidR="002569F0" w:rsidRPr="00BD3C4A" w:rsidRDefault="002569F0" w:rsidP="002569F0">
      <w:pPr>
        <w:widowControl w:val="0"/>
        <w:spacing w:after="0" w:line="246" w:lineRule="auto"/>
        <w:ind w:left="180" w:hanging="180"/>
        <w:rPr>
          <w:ins w:id="1767" w:author="Summer 2023 updates" w:date="2024-07-31T13:42:00Z"/>
          <w:rFonts w:eastAsia="Garamond" w:cs="Garamond"/>
          <w:sz w:val="20"/>
          <w:szCs w:val="20"/>
        </w:rPr>
      </w:pPr>
      <w:ins w:id="1768" w:author="Summer 2023 updates" w:date="2024-07-31T13:42:00Z">
        <w:r w:rsidRPr="00BD3C4A">
          <w:rPr>
            <w:rFonts w:eastAsia="Garamond" w:cs="Garamond"/>
            <w:sz w:val="20"/>
            <w:szCs w:val="20"/>
          </w:rPr>
          <w:t>COM-157 Introduction to Media Analysis</w:t>
        </w:r>
      </w:ins>
    </w:p>
    <w:p w14:paraId="597AA602" w14:textId="77777777" w:rsidR="002569F0" w:rsidRPr="00BD3C4A" w:rsidRDefault="002569F0" w:rsidP="002569F0">
      <w:pPr>
        <w:widowControl w:val="0"/>
        <w:spacing w:after="0" w:line="246" w:lineRule="auto"/>
        <w:ind w:left="180" w:hanging="180"/>
        <w:rPr>
          <w:ins w:id="1769" w:author="Summer 2023 updates" w:date="2024-07-31T13:42:00Z"/>
          <w:rFonts w:eastAsia="Garamond" w:cs="Garamond"/>
          <w:sz w:val="20"/>
          <w:szCs w:val="20"/>
        </w:rPr>
      </w:pPr>
      <w:ins w:id="1770" w:author="Summer 2023 updates" w:date="2024-07-31T13:42:00Z">
        <w:r w:rsidRPr="00BD3C4A">
          <w:rPr>
            <w:rFonts w:eastAsia="Garamond" w:cs="Garamond"/>
            <w:sz w:val="20"/>
            <w:szCs w:val="20"/>
          </w:rPr>
          <w:t>COM-236 Intercultural Communication</w:t>
        </w:r>
      </w:ins>
    </w:p>
    <w:p w14:paraId="513F7F94" w14:textId="77777777" w:rsidR="002569F0" w:rsidRPr="00BD3C4A" w:rsidRDefault="002569F0" w:rsidP="002569F0">
      <w:pPr>
        <w:widowControl w:val="0"/>
        <w:spacing w:after="0" w:line="246" w:lineRule="auto"/>
        <w:ind w:left="180" w:hanging="180"/>
        <w:rPr>
          <w:ins w:id="1771" w:author="Summer 2023 updates" w:date="2024-07-31T13:42:00Z"/>
          <w:rFonts w:eastAsia="Garamond" w:cs="Garamond"/>
          <w:sz w:val="20"/>
          <w:szCs w:val="20"/>
        </w:rPr>
      </w:pPr>
      <w:ins w:id="1772" w:author="Summer 2023 updates" w:date="2024-07-31T13:42:00Z">
        <w:r w:rsidRPr="00BD3C4A">
          <w:rPr>
            <w:rFonts w:eastAsia="Garamond" w:cs="Garamond"/>
            <w:sz w:val="20"/>
            <w:szCs w:val="20"/>
          </w:rPr>
          <w:t xml:space="preserve">COM-237 Interpersonal Communication </w:t>
        </w:r>
      </w:ins>
    </w:p>
    <w:p w14:paraId="0C0E3D57" w14:textId="77777777" w:rsidR="002569F0" w:rsidRPr="00BD3C4A" w:rsidRDefault="002569F0" w:rsidP="002569F0">
      <w:pPr>
        <w:widowControl w:val="0"/>
        <w:spacing w:after="0" w:line="246" w:lineRule="auto"/>
        <w:ind w:left="180" w:hanging="180"/>
        <w:rPr>
          <w:ins w:id="1773" w:author="Summer 2023 updates" w:date="2024-07-31T13:42:00Z"/>
          <w:rFonts w:eastAsia="Garamond" w:cs="Garamond"/>
          <w:sz w:val="20"/>
          <w:szCs w:val="20"/>
        </w:rPr>
      </w:pPr>
      <w:ins w:id="1774" w:author="Summer 2023 updates" w:date="2024-07-31T13:42:00Z">
        <w:r w:rsidRPr="00BD3C4A">
          <w:rPr>
            <w:rFonts w:eastAsia="Garamond" w:cs="Garamond"/>
            <w:sz w:val="20"/>
            <w:szCs w:val="20"/>
          </w:rPr>
          <w:t>COM-241 Introduction to Multimedia Journalism</w:t>
        </w:r>
      </w:ins>
    </w:p>
    <w:p w14:paraId="1953EDA7" w14:textId="77777777" w:rsidR="002569F0" w:rsidRPr="00BD3C4A" w:rsidRDefault="002569F0" w:rsidP="002569F0">
      <w:pPr>
        <w:widowControl w:val="0"/>
        <w:spacing w:after="0" w:line="246" w:lineRule="auto"/>
        <w:ind w:left="180" w:hanging="180"/>
        <w:rPr>
          <w:ins w:id="1775" w:author="Summer 2023 updates" w:date="2024-07-31T13:42:00Z"/>
          <w:rFonts w:eastAsia="Garamond" w:cs="Garamond"/>
          <w:sz w:val="20"/>
          <w:szCs w:val="20"/>
        </w:rPr>
      </w:pPr>
      <w:ins w:id="1776" w:author="Summer 2023 updates" w:date="2024-07-31T13:42:00Z">
        <w:r w:rsidRPr="00BD3C4A">
          <w:rPr>
            <w:rFonts w:eastAsia="Garamond" w:cs="Garamond"/>
            <w:sz w:val="20"/>
            <w:szCs w:val="20"/>
          </w:rPr>
          <w:t>COM-332 Health Communication</w:t>
        </w:r>
      </w:ins>
    </w:p>
    <w:p w14:paraId="43D0D83D" w14:textId="77777777" w:rsidR="002569F0" w:rsidRPr="00BD3C4A" w:rsidRDefault="002569F0" w:rsidP="002569F0">
      <w:pPr>
        <w:widowControl w:val="0"/>
        <w:spacing w:after="0" w:line="246" w:lineRule="auto"/>
        <w:ind w:left="180" w:hanging="180"/>
        <w:rPr>
          <w:ins w:id="1777" w:author="Summer 2023 updates" w:date="2024-07-31T13:42:00Z"/>
          <w:rFonts w:eastAsia="Garamond" w:cs="Garamond"/>
          <w:sz w:val="20"/>
          <w:szCs w:val="20"/>
        </w:rPr>
      </w:pPr>
      <w:ins w:id="1778" w:author="Summer 2023 updates" w:date="2024-07-31T13:42:00Z">
        <w:r w:rsidRPr="00BD3C4A">
          <w:rPr>
            <w:rFonts w:eastAsia="Garamond" w:cs="Garamond"/>
            <w:sz w:val="20"/>
            <w:szCs w:val="20"/>
          </w:rPr>
          <w:t>COM-341 Digital Storytelling</w:t>
        </w:r>
      </w:ins>
    </w:p>
    <w:p w14:paraId="3E047B52" w14:textId="77777777" w:rsidR="002569F0" w:rsidRPr="00BD3C4A" w:rsidRDefault="002569F0" w:rsidP="002569F0">
      <w:pPr>
        <w:widowControl w:val="0"/>
        <w:spacing w:after="0" w:line="246" w:lineRule="auto"/>
        <w:ind w:left="180" w:hanging="180"/>
        <w:rPr>
          <w:ins w:id="1779" w:author="Summer 2023 updates" w:date="2024-07-31T13:42:00Z"/>
          <w:rFonts w:eastAsia="Garamond" w:cs="Garamond"/>
          <w:sz w:val="20"/>
          <w:szCs w:val="20"/>
        </w:rPr>
      </w:pPr>
      <w:ins w:id="1780" w:author="Summer 2023 updates" w:date="2024-07-31T13:42:00Z">
        <w:r w:rsidRPr="00BD3C4A">
          <w:rPr>
            <w:rFonts w:eastAsia="Garamond" w:cs="Garamond"/>
            <w:sz w:val="20"/>
            <w:szCs w:val="20"/>
          </w:rPr>
          <w:t>COM-357 Sex, Race, and Gender in the Media</w:t>
        </w:r>
      </w:ins>
    </w:p>
    <w:p w14:paraId="4CFBC67D" w14:textId="77777777" w:rsidR="002569F0" w:rsidRPr="00BD3C4A" w:rsidRDefault="002569F0" w:rsidP="002569F0">
      <w:pPr>
        <w:widowControl w:val="0"/>
        <w:spacing w:after="0" w:line="246" w:lineRule="auto"/>
        <w:ind w:left="180" w:hanging="180"/>
        <w:rPr>
          <w:ins w:id="1781" w:author="Summer 2023 updates" w:date="2024-07-31T13:42:00Z"/>
          <w:rFonts w:eastAsia="Garamond" w:cs="Garamond"/>
          <w:sz w:val="20"/>
          <w:szCs w:val="20"/>
        </w:rPr>
      </w:pPr>
      <w:ins w:id="1782" w:author="Summer 2023 updates" w:date="2024-07-31T13:42:00Z">
        <w:r w:rsidRPr="00BD3C4A">
          <w:rPr>
            <w:rFonts w:eastAsia="Garamond" w:cs="Garamond"/>
            <w:sz w:val="20"/>
            <w:szCs w:val="20"/>
          </w:rPr>
          <w:t>COM-362 U.S. Public Address</w:t>
        </w:r>
      </w:ins>
    </w:p>
    <w:p w14:paraId="71FA911C" w14:textId="77777777" w:rsidR="002569F0" w:rsidRPr="00BD3C4A" w:rsidRDefault="002569F0" w:rsidP="002569F0">
      <w:pPr>
        <w:widowControl w:val="0"/>
        <w:spacing w:after="0" w:line="246" w:lineRule="auto"/>
        <w:ind w:left="180" w:hanging="180"/>
        <w:rPr>
          <w:ins w:id="1783" w:author="Summer 2023 updates" w:date="2024-07-31T13:42:00Z"/>
          <w:rFonts w:eastAsia="Garamond" w:cs="Garamond"/>
          <w:sz w:val="20"/>
          <w:szCs w:val="20"/>
        </w:rPr>
      </w:pPr>
      <w:ins w:id="1784" w:author="Summer 2023 updates" w:date="2024-07-31T13:42:00Z">
        <w:r w:rsidRPr="00BD3C4A">
          <w:rPr>
            <w:rFonts w:eastAsia="Garamond" w:cs="Garamond"/>
            <w:sz w:val="20"/>
            <w:szCs w:val="20"/>
          </w:rPr>
          <w:t>COM-381 Research Methods in Communication Studies</w:t>
        </w:r>
      </w:ins>
    </w:p>
    <w:p w14:paraId="349DC7FF" w14:textId="77777777" w:rsidR="002569F0" w:rsidRPr="00BD3C4A" w:rsidRDefault="002569F0" w:rsidP="002569F0">
      <w:pPr>
        <w:widowControl w:val="0"/>
        <w:spacing w:after="0" w:line="246" w:lineRule="auto"/>
        <w:ind w:left="180" w:hanging="180"/>
        <w:rPr>
          <w:ins w:id="1785" w:author="Summer 2023 updates" w:date="2024-07-31T13:42:00Z"/>
          <w:rFonts w:eastAsia="Garamond" w:cs="Garamond"/>
          <w:sz w:val="20"/>
          <w:szCs w:val="20"/>
        </w:rPr>
      </w:pPr>
      <w:ins w:id="1786" w:author="Summer 2023 updates" w:date="2024-07-31T13:42:00Z">
        <w:r w:rsidRPr="00BD3C4A">
          <w:rPr>
            <w:rFonts w:eastAsia="Garamond" w:cs="Garamond"/>
            <w:sz w:val="20"/>
            <w:szCs w:val="20"/>
          </w:rPr>
          <w:t>COM-382 Research Methods: Rhetorical/Critical</w:t>
        </w:r>
      </w:ins>
    </w:p>
    <w:p w14:paraId="240E5FF9" w14:textId="77777777" w:rsidR="002569F0" w:rsidRPr="00BD3C4A" w:rsidRDefault="002569F0" w:rsidP="002569F0">
      <w:pPr>
        <w:widowControl w:val="0"/>
        <w:spacing w:after="0" w:line="246" w:lineRule="auto"/>
        <w:ind w:left="180" w:hanging="180"/>
        <w:rPr>
          <w:ins w:id="1787" w:author="Summer 2023 updates" w:date="2024-07-31T13:42:00Z"/>
          <w:rFonts w:eastAsia="Garamond" w:cs="Garamond"/>
          <w:sz w:val="20"/>
          <w:szCs w:val="20"/>
        </w:rPr>
      </w:pPr>
      <w:ins w:id="1788" w:author="Summer 2023 updates" w:date="2024-07-31T13:42:00Z">
        <w:r w:rsidRPr="00BD3C4A">
          <w:rPr>
            <w:rFonts w:eastAsia="Garamond" w:cs="Garamond"/>
            <w:sz w:val="20"/>
            <w:szCs w:val="20"/>
          </w:rPr>
          <w:t>COM-394 Directed Learning in Communication</w:t>
        </w:r>
      </w:ins>
    </w:p>
    <w:p w14:paraId="5684A13B" w14:textId="77777777" w:rsidR="002569F0" w:rsidRPr="00BD3C4A" w:rsidRDefault="002569F0" w:rsidP="002569F0">
      <w:pPr>
        <w:widowControl w:val="0"/>
        <w:spacing w:after="0" w:line="246" w:lineRule="auto"/>
        <w:ind w:left="180" w:hanging="180"/>
        <w:rPr>
          <w:ins w:id="1789" w:author="Summer 2023 updates" w:date="2024-07-31T13:42:00Z"/>
          <w:rFonts w:eastAsia="Garamond" w:cs="Garamond"/>
          <w:sz w:val="20"/>
          <w:szCs w:val="20"/>
        </w:rPr>
      </w:pPr>
      <w:ins w:id="1790" w:author="Summer 2023 updates" w:date="2024-07-31T13:42:00Z">
        <w:r w:rsidRPr="00BD3C4A">
          <w:rPr>
            <w:rFonts w:eastAsia="Garamond" w:cs="Garamond"/>
            <w:sz w:val="20"/>
            <w:szCs w:val="20"/>
          </w:rPr>
          <w:t>COM-435 Special Topics in Relational Communication</w:t>
        </w:r>
      </w:ins>
    </w:p>
    <w:p w14:paraId="392A431A" w14:textId="77777777" w:rsidR="002569F0" w:rsidRPr="00BD3C4A" w:rsidRDefault="002569F0" w:rsidP="002569F0">
      <w:pPr>
        <w:widowControl w:val="0"/>
        <w:spacing w:after="0" w:line="246" w:lineRule="auto"/>
        <w:ind w:left="180" w:hanging="180"/>
        <w:rPr>
          <w:ins w:id="1791" w:author="Summer 2023 updates" w:date="2024-07-31T13:42:00Z"/>
          <w:rFonts w:eastAsia="Garamond" w:cs="Garamond"/>
          <w:sz w:val="20"/>
          <w:szCs w:val="20"/>
        </w:rPr>
      </w:pPr>
      <w:ins w:id="1792" w:author="Summer 2023 updates" w:date="2024-07-31T13:42:00Z">
        <w:r w:rsidRPr="00BD3C4A">
          <w:rPr>
            <w:rFonts w:eastAsia="Garamond" w:cs="Garamond"/>
            <w:sz w:val="20"/>
            <w:szCs w:val="20"/>
          </w:rPr>
          <w:t>COM-437 Special Topics in Relational Communication</w:t>
        </w:r>
      </w:ins>
    </w:p>
    <w:p w14:paraId="255D2127" w14:textId="77777777" w:rsidR="002569F0" w:rsidRPr="00BD3C4A" w:rsidRDefault="002569F0" w:rsidP="002569F0">
      <w:pPr>
        <w:widowControl w:val="0"/>
        <w:spacing w:after="0" w:line="246" w:lineRule="auto"/>
        <w:ind w:left="180" w:hanging="180"/>
        <w:rPr>
          <w:ins w:id="1793" w:author="Summer 2023 updates" w:date="2024-07-31T13:42:00Z"/>
          <w:rFonts w:eastAsia="Garamond" w:cs="Garamond"/>
          <w:sz w:val="20"/>
          <w:szCs w:val="20"/>
        </w:rPr>
      </w:pPr>
      <w:ins w:id="1794" w:author="Summer 2023 updates" w:date="2024-07-31T13:42:00Z">
        <w:r w:rsidRPr="00BD3C4A">
          <w:rPr>
            <w:rFonts w:eastAsia="Garamond" w:cs="Garamond"/>
            <w:sz w:val="20"/>
            <w:szCs w:val="20"/>
          </w:rPr>
          <w:t>COM-444 Independent Study in Communication Studies</w:t>
        </w:r>
      </w:ins>
    </w:p>
    <w:p w14:paraId="00CD8D71" w14:textId="77777777" w:rsidR="002569F0" w:rsidRPr="00BD3C4A" w:rsidRDefault="002569F0" w:rsidP="002569F0">
      <w:pPr>
        <w:widowControl w:val="0"/>
        <w:spacing w:after="0" w:line="246" w:lineRule="auto"/>
        <w:ind w:left="180" w:hanging="180"/>
        <w:rPr>
          <w:ins w:id="1795" w:author="Summer 2023 updates" w:date="2024-07-31T13:42:00Z"/>
          <w:rFonts w:eastAsia="Garamond" w:cs="Garamond"/>
          <w:sz w:val="20"/>
          <w:szCs w:val="20"/>
        </w:rPr>
      </w:pPr>
      <w:ins w:id="1796" w:author="Summer 2023 updates" w:date="2024-07-31T13:42:00Z">
        <w:r w:rsidRPr="00BD3C4A">
          <w:rPr>
            <w:rFonts w:eastAsia="Garamond" w:cs="Garamond"/>
            <w:sz w:val="20"/>
            <w:szCs w:val="20"/>
          </w:rPr>
          <w:t>COM-445 Special Topics in Production</w:t>
        </w:r>
      </w:ins>
    </w:p>
    <w:p w14:paraId="68B7EB56" w14:textId="77777777" w:rsidR="002569F0" w:rsidRPr="00BD3C4A" w:rsidRDefault="002569F0" w:rsidP="002569F0">
      <w:pPr>
        <w:widowControl w:val="0"/>
        <w:spacing w:after="0" w:line="246" w:lineRule="auto"/>
        <w:ind w:left="180" w:hanging="180"/>
        <w:rPr>
          <w:ins w:id="1797" w:author="Summer 2023 updates" w:date="2024-07-31T13:42:00Z"/>
          <w:rFonts w:eastAsia="Garamond" w:cs="Garamond"/>
          <w:sz w:val="20"/>
          <w:szCs w:val="20"/>
        </w:rPr>
      </w:pPr>
      <w:ins w:id="1798" w:author="Summer 2023 updates" w:date="2024-07-31T13:42:00Z">
        <w:r w:rsidRPr="00BD3C4A">
          <w:rPr>
            <w:rFonts w:eastAsia="Garamond" w:cs="Garamond"/>
            <w:sz w:val="20"/>
            <w:szCs w:val="20"/>
          </w:rPr>
          <w:t>COM-447 Special Topics in Production</w:t>
        </w:r>
      </w:ins>
    </w:p>
    <w:p w14:paraId="72CC206D" w14:textId="77777777" w:rsidR="002569F0" w:rsidRPr="00BD3C4A" w:rsidRDefault="002569F0" w:rsidP="002569F0">
      <w:pPr>
        <w:widowControl w:val="0"/>
        <w:spacing w:after="0" w:line="246" w:lineRule="auto"/>
        <w:ind w:left="180" w:hanging="180"/>
        <w:rPr>
          <w:ins w:id="1799" w:author="Summer 2023 updates" w:date="2024-07-31T13:42:00Z"/>
          <w:rFonts w:eastAsia="Garamond" w:cs="Garamond"/>
          <w:sz w:val="20"/>
          <w:szCs w:val="20"/>
        </w:rPr>
      </w:pPr>
      <w:ins w:id="1800" w:author="Summer 2023 updates" w:date="2024-07-31T13:42:00Z">
        <w:r w:rsidRPr="00BD3C4A">
          <w:rPr>
            <w:rFonts w:eastAsia="Garamond" w:cs="Garamond"/>
            <w:sz w:val="20"/>
            <w:szCs w:val="20"/>
          </w:rPr>
          <w:t>COM-455 Special Topics in Media Analysis</w:t>
        </w:r>
      </w:ins>
    </w:p>
    <w:p w14:paraId="1C04E744" w14:textId="77777777" w:rsidR="002569F0" w:rsidRPr="00BD3C4A" w:rsidRDefault="002569F0" w:rsidP="002569F0">
      <w:pPr>
        <w:widowControl w:val="0"/>
        <w:spacing w:after="0" w:line="246" w:lineRule="auto"/>
        <w:ind w:left="180" w:hanging="180"/>
        <w:rPr>
          <w:ins w:id="1801" w:author="Summer 2023 updates" w:date="2024-07-31T13:42:00Z"/>
          <w:rFonts w:eastAsia="Garamond" w:cs="Garamond"/>
          <w:sz w:val="20"/>
          <w:szCs w:val="20"/>
        </w:rPr>
      </w:pPr>
      <w:ins w:id="1802" w:author="Summer 2023 updates" w:date="2024-07-31T13:42:00Z">
        <w:r w:rsidRPr="00BD3C4A">
          <w:rPr>
            <w:rFonts w:eastAsia="Garamond" w:cs="Garamond"/>
            <w:sz w:val="20"/>
            <w:szCs w:val="20"/>
          </w:rPr>
          <w:t>COM-457 Special Topics in Media Analysis</w:t>
        </w:r>
      </w:ins>
    </w:p>
    <w:p w14:paraId="0328E450" w14:textId="77777777" w:rsidR="002569F0" w:rsidRPr="00BD3C4A" w:rsidRDefault="002569F0" w:rsidP="002569F0">
      <w:pPr>
        <w:widowControl w:val="0"/>
        <w:spacing w:after="0" w:line="246" w:lineRule="auto"/>
        <w:ind w:left="180" w:hanging="180"/>
        <w:rPr>
          <w:ins w:id="1803" w:author="Summer 2023 updates" w:date="2024-07-31T13:42:00Z"/>
          <w:rFonts w:eastAsia="Garamond" w:cs="Garamond"/>
          <w:sz w:val="20"/>
          <w:szCs w:val="20"/>
        </w:rPr>
      </w:pPr>
      <w:ins w:id="1804" w:author="Summer 2023 updates" w:date="2024-07-31T13:42:00Z">
        <w:r w:rsidRPr="00BD3C4A">
          <w:rPr>
            <w:rFonts w:eastAsia="Garamond" w:cs="Garamond"/>
            <w:sz w:val="20"/>
            <w:szCs w:val="20"/>
          </w:rPr>
          <w:t xml:space="preserve">COM-465 Special </w:t>
        </w:r>
        <w:r>
          <w:rPr>
            <w:rFonts w:eastAsia="Garamond" w:cs="Garamond"/>
            <w:sz w:val="20"/>
            <w:szCs w:val="20"/>
          </w:rPr>
          <w:t>T</w:t>
        </w:r>
        <w:r w:rsidRPr="00BD3C4A">
          <w:rPr>
            <w:rFonts w:eastAsia="Garamond" w:cs="Garamond"/>
            <w:sz w:val="20"/>
            <w:szCs w:val="20"/>
          </w:rPr>
          <w:t>opics in Public Discourse</w:t>
        </w:r>
      </w:ins>
    </w:p>
    <w:p w14:paraId="52CB84E9" w14:textId="77777777" w:rsidR="002569F0" w:rsidRPr="00BD3C4A" w:rsidRDefault="002569F0" w:rsidP="002569F0">
      <w:pPr>
        <w:widowControl w:val="0"/>
        <w:spacing w:after="0" w:line="246" w:lineRule="auto"/>
        <w:ind w:left="180" w:hanging="180"/>
        <w:rPr>
          <w:ins w:id="1805" w:author="Summer 2023 updates" w:date="2024-07-31T13:42:00Z"/>
          <w:rFonts w:eastAsia="Garamond" w:cs="Garamond"/>
          <w:sz w:val="20"/>
          <w:szCs w:val="20"/>
        </w:rPr>
      </w:pPr>
      <w:ins w:id="1806" w:author="Summer 2023 updates" w:date="2024-07-31T13:42:00Z">
        <w:r w:rsidRPr="00BD3C4A">
          <w:rPr>
            <w:rFonts w:eastAsia="Garamond" w:cs="Garamond"/>
            <w:sz w:val="20"/>
            <w:szCs w:val="20"/>
          </w:rPr>
          <w:t xml:space="preserve">COM-467 Special </w:t>
        </w:r>
        <w:r>
          <w:rPr>
            <w:rFonts w:eastAsia="Garamond" w:cs="Garamond"/>
            <w:sz w:val="20"/>
            <w:szCs w:val="20"/>
          </w:rPr>
          <w:t>T</w:t>
        </w:r>
        <w:r w:rsidRPr="00BD3C4A">
          <w:rPr>
            <w:rFonts w:eastAsia="Garamond" w:cs="Garamond"/>
            <w:sz w:val="20"/>
            <w:szCs w:val="20"/>
          </w:rPr>
          <w:t>opics in Public Discourse</w:t>
        </w:r>
      </w:ins>
    </w:p>
    <w:p w14:paraId="3217B22E" w14:textId="77777777" w:rsidR="002569F0" w:rsidRPr="00BD3C4A" w:rsidRDefault="002569F0" w:rsidP="002569F0">
      <w:pPr>
        <w:widowControl w:val="0"/>
        <w:spacing w:after="0" w:line="246" w:lineRule="auto"/>
        <w:ind w:left="180" w:hanging="180"/>
        <w:rPr>
          <w:ins w:id="1807" w:author="Summer 2023 updates" w:date="2024-07-31T13:42:00Z"/>
          <w:rFonts w:eastAsia="Garamond" w:cs="Garamond"/>
          <w:sz w:val="20"/>
          <w:szCs w:val="20"/>
        </w:rPr>
      </w:pPr>
      <w:ins w:id="1808" w:author="Summer 2023 updates" w:date="2024-07-31T13:42:00Z">
        <w:r w:rsidRPr="00BD3C4A">
          <w:rPr>
            <w:rFonts w:eastAsia="Garamond" w:cs="Garamond"/>
            <w:sz w:val="20"/>
            <w:szCs w:val="20"/>
          </w:rPr>
          <w:t>CRW-115 Exploring Creative Writing</w:t>
        </w:r>
      </w:ins>
    </w:p>
    <w:p w14:paraId="521B6FAB" w14:textId="77777777" w:rsidR="002569F0" w:rsidRPr="00BD3C4A" w:rsidRDefault="002569F0" w:rsidP="002569F0">
      <w:pPr>
        <w:widowControl w:val="0"/>
        <w:spacing w:after="0" w:line="246" w:lineRule="auto"/>
        <w:ind w:left="180" w:hanging="180"/>
        <w:rPr>
          <w:ins w:id="1809" w:author="Summer 2023 updates" w:date="2024-07-31T13:42:00Z"/>
          <w:rFonts w:eastAsia="Garamond" w:cs="Garamond"/>
          <w:sz w:val="20"/>
          <w:szCs w:val="20"/>
        </w:rPr>
      </w:pPr>
      <w:ins w:id="1810" w:author="Summer 2023 updates" w:date="2024-07-31T13:42:00Z">
        <w:r w:rsidRPr="00BD3C4A">
          <w:rPr>
            <w:rFonts w:eastAsia="Garamond" w:cs="Garamond"/>
            <w:sz w:val="20"/>
            <w:szCs w:val="20"/>
          </w:rPr>
          <w:t>CRW-255 Playwriting Workshop</w:t>
        </w:r>
      </w:ins>
    </w:p>
    <w:p w14:paraId="0197CE9D" w14:textId="77777777" w:rsidR="002569F0" w:rsidRPr="00BD3C4A" w:rsidRDefault="002569F0" w:rsidP="002569F0">
      <w:pPr>
        <w:widowControl w:val="0"/>
        <w:spacing w:after="0" w:line="246" w:lineRule="auto"/>
        <w:ind w:left="180" w:hanging="180"/>
        <w:rPr>
          <w:ins w:id="1811" w:author="Summer 2023 updates" w:date="2024-07-31T13:42:00Z"/>
          <w:rFonts w:eastAsia="Garamond" w:cs="Garamond"/>
          <w:sz w:val="20"/>
          <w:szCs w:val="20"/>
        </w:rPr>
      </w:pPr>
      <w:ins w:id="1812" w:author="Summer 2023 updates" w:date="2024-07-31T13:42:00Z">
        <w:r w:rsidRPr="00BD3C4A">
          <w:rPr>
            <w:rFonts w:eastAsia="Garamond" w:cs="Garamond"/>
            <w:sz w:val="20"/>
            <w:szCs w:val="20"/>
          </w:rPr>
          <w:t>CRW-280 Poetry Workshop</w:t>
        </w:r>
      </w:ins>
    </w:p>
    <w:p w14:paraId="37DE0832" w14:textId="77777777" w:rsidR="002569F0" w:rsidRPr="00BD3C4A" w:rsidRDefault="002569F0" w:rsidP="002569F0">
      <w:pPr>
        <w:widowControl w:val="0"/>
        <w:spacing w:after="0" w:line="246" w:lineRule="auto"/>
        <w:ind w:left="180" w:hanging="180"/>
        <w:rPr>
          <w:ins w:id="1813" w:author="Summer 2023 updates" w:date="2024-07-31T13:42:00Z"/>
          <w:rFonts w:eastAsia="Garamond" w:cs="Garamond"/>
          <w:sz w:val="20"/>
          <w:szCs w:val="20"/>
        </w:rPr>
      </w:pPr>
      <w:ins w:id="1814" w:author="Summer 2023 updates" w:date="2024-07-31T13:42:00Z">
        <w:r w:rsidRPr="00BD3C4A">
          <w:rPr>
            <w:rFonts w:eastAsia="Garamond" w:cs="Garamond"/>
            <w:sz w:val="20"/>
            <w:szCs w:val="20"/>
          </w:rPr>
          <w:t>CRW-290 Fiction Workshop</w:t>
        </w:r>
      </w:ins>
    </w:p>
    <w:p w14:paraId="5BED319E" w14:textId="77777777" w:rsidR="002569F0" w:rsidRPr="00BD3C4A" w:rsidRDefault="002569F0" w:rsidP="002569F0">
      <w:pPr>
        <w:widowControl w:val="0"/>
        <w:spacing w:after="0" w:line="246" w:lineRule="auto"/>
        <w:ind w:left="180" w:hanging="180"/>
        <w:rPr>
          <w:ins w:id="1815" w:author="Summer 2023 updates" w:date="2024-07-31T13:42:00Z"/>
          <w:rFonts w:eastAsia="Garamond" w:cs="Garamond"/>
          <w:sz w:val="20"/>
          <w:szCs w:val="20"/>
        </w:rPr>
      </w:pPr>
      <w:ins w:id="1816" w:author="Summer 2023 updates" w:date="2024-07-31T13:42:00Z">
        <w:r w:rsidRPr="00BD3C4A">
          <w:rPr>
            <w:rFonts w:eastAsia="Garamond" w:cs="Garamond"/>
            <w:sz w:val="20"/>
            <w:szCs w:val="20"/>
          </w:rPr>
          <w:t>CRW-350 Screenwriting</w:t>
        </w:r>
      </w:ins>
    </w:p>
    <w:p w14:paraId="35955C55" w14:textId="77777777" w:rsidR="002569F0" w:rsidRPr="00BD3C4A" w:rsidRDefault="002569F0" w:rsidP="002569F0">
      <w:pPr>
        <w:widowControl w:val="0"/>
        <w:spacing w:after="0" w:line="246" w:lineRule="auto"/>
        <w:ind w:left="180" w:hanging="180"/>
        <w:rPr>
          <w:ins w:id="1817" w:author="Summer 2023 updates" w:date="2024-07-31T13:42:00Z"/>
          <w:rFonts w:eastAsia="Garamond" w:cs="Garamond"/>
          <w:sz w:val="20"/>
          <w:szCs w:val="20"/>
        </w:rPr>
      </w:pPr>
      <w:ins w:id="1818" w:author="Summer 2023 updates" w:date="2024-07-31T13:42:00Z">
        <w:r w:rsidRPr="00BD3C4A">
          <w:rPr>
            <w:rFonts w:eastAsia="Garamond" w:cs="Garamond"/>
            <w:sz w:val="20"/>
            <w:szCs w:val="20"/>
          </w:rPr>
          <w:t>CRW-355 Playwriting Workshop</w:t>
        </w:r>
      </w:ins>
    </w:p>
    <w:p w14:paraId="3E03EBDE" w14:textId="77777777" w:rsidR="002569F0" w:rsidRPr="00BD3C4A" w:rsidRDefault="002569F0" w:rsidP="002569F0">
      <w:pPr>
        <w:widowControl w:val="0"/>
        <w:spacing w:after="0" w:line="246" w:lineRule="auto"/>
        <w:ind w:left="180" w:hanging="180"/>
        <w:rPr>
          <w:ins w:id="1819" w:author="Summer 2023 updates" w:date="2024-07-31T13:42:00Z"/>
          <w:rFonts w:eastAsia="Garamond" w:cs="Garamond"/>
          <w:sz w:val="20"/>
          <w:szCs w:val="20"/>
        </w:rPr>
      </w:pPr>
      <w:ins w:id="1820" w:author="Summer 2023 updates" w:date="2024-07-31T13:42:00Z">
        <w:r w:rsidRPr="00BD3C4A">
          <w:rPr>
            <w:rFonts w:eastAsia="Garamond" w:cs="Garamond"/>
            <w:sz w:val="20"/>
            <w:szCs w:val="20"/>
          </w:rPr>
          <w:t>CRW-380 Poetry Workshop</w:t>
        </w:r>
      </w:ins>
    </w:p>
    <w:p w14:paraId="377C65F6" w14:textId="77777777" w:rsidR="002569F0" w:rsidRPr="00BD3C4A" w:rsidRDefault="002569F0" w:rsidP="002569F0">
      <w:pPr>
        <w:widowControl w:val="0"/>
        <w:spacing w:after="0" w:line="246" w:lineRule="auto"/>
        <w:ind w:left="180" w:hanging="180"/>
        <w:rPr>
          <w:ins w:id="1821" w:author="Summer 2023 updates" w:date="2024-07-31T13:42:00Z"/>
          <w:rFonts w:eastAsia="Garamond" w:cs="Garamond"/>
          <w:sz w:val="20"/>
          <w:szCs w:val="20"/>
        </w:rPr>
      </w:pPr>
      <w:ins w:id="1822" w:author="Summer 2023 updates" w:date="2024-07-31T13:42:00Z">
        <w:r w:rsidRPr="00BD3C4A">
          <w:rPr>
            <w:rFonts w:eastAsia="Garamond" w:cs="Garamond"/>
            <w:sz w:val="20"/>
            <w:szCs w:val="20"/>
          </w:rPr>
          <w:t>CRW-390 Fiction Workshop</w:t>
        </w:r>
      </w:ins>
    </w:p>
    <w:p w14:paraId="3A605EB1" w14:textId="77777777" w:rsidR="002569F0" w:rsidRPr="00BD3C4A" w:rsidRDefault="002569F0" w:rsidP="002569F0">
      <w:pPr>
        <w:widowControl w:val="0"/>
        <w:spacing w:after="0" w:line="246" w:lineRule="auto"/>
        <w:ind w:left="180" w:hanging="180"/>
        <w:rPr>
          <w:ins w:id="1823" w:author="Summer 2023 updates" w:date="2024-07-31T13:42:00Z"/>
          <w:rFonts w:eastAsia="Garamond" w:cs="Garamond"/>
          <w:sz w:val="20"/>
          <w:szCs w:val="20"/>
        </w:rPr>
      </w:pPr>
      <w:ins w:id="1824" w:author="Summer 2023 updates" w:date="2024-07-31T13:42:00Z">
        <w:r w:rsidRPr="00BD3C4A">
          <w:rPr>
            <w:rFonts w:eastAsia="Garamond" w:cs="Garamond"/>
            <w:sz w:val="20"/>
            <w:szCs w:val="20"/>
          </w:rPr>
          <w:t>CRW-394 Directed Learning in Creative Writing</w:t>
        </w:r>
      </w:ins>
    </w:p>
    <w:p w14:paraId="1E1D7B5A" w14:textId="77777777" w:rsidR="002569F0" w:rsidRPr="00BD3C4A" w:rsidRDefault="002569F0" w:rsidP="002569F0">
      <w:pPr>
        <w:widowControl w:val="0"/>
        <w:spacing w:after="0" w:line="246" w:lineRule="auto"/>
        <w:ind w:left="180" w:hanging="180"/>
        <w:rPr>
          <w:ins w:id="1825" w:author="Summer 2023 updates" w:date="2024-07-31T13:42:00Z"/>
          <w:rFonts w:eastAsia="Garamond" w:cs="Garamond"/>
          <w:sz w:val="20"/>
          <w:szCs w:val="20"/>
        </w:rPr>
      </w:pPr>
      <w:ins w:id="1826" w:author="Summer 2023 updates" w:date="2024-07-31T13:42:00Z">
        <w:r w:rsidRPr="00BD3C4A">
          <w:rPr>
            <w:rFonts w:eastAsia="Garamond" w:cs="Garamond"/>
            <w:sz w:val="20"/>
            <w:szCs w:val="20"/>
          </w:rPr>
          <w:t>CRW-455 Playwriting Workshop</w:t>
        </w:r>
      </w:ins>
    </w:p>
    <w:p w14:paraId="6C11F75F" w14:textId="77777777" w:rsidR="002569F0" w:rsidRDefault="002569F0" w:rsidP="002569F0">
      <w:pPr>
        <w:widowControl w:val="0"/>
        <w:spacing w:after="0" w:line="246" w:lineRule="auto"/>
        <w:ind w:left="180" w:hanging="180"/>
        <w:rPr>
          <w:ins w:id="1827" w:author="Summer 2023 updates" w:date="2024-07-31T13:42:00Z"/>
          <w:rFonts w:eastAsia="Garamond" w:cs="Garamond"/>
          <w:sz w:val="20"/>
          <w:szCs w:val="20"/>
        </w:rPr>
      </w:pPr>
      <w:ins w:id="1828" w:author="Summer 2023 updates" w:date="2024-07-31T13:42:00Z">
        <w:r w:rsidRPr="00BD3C4A">
          <w:rPr>
            <w:rFonts w:eastAsia="Garamond" w:cs="Garamond"/>
            <w:sz w:val="20"/>
            <w:szCs w:val="20"/>
          </w:rPr>
          <w:t>CRW-480 Poetry Workshop</w:t>
        </w:r>
      </w:ins>
    </w:p>
    <w:p w14:paraId="084BE2E3" w14:textId="77777777" w:rsidR="002569F0" w:rsidRPr="00BD3C4A" w:rsidRDefault="002569F0" w:rsidP="002569F0">
      <w:pPr>
        <w:widowControl w:val="0"/>
        <w:spacing w:after="0" w:line="246" w:lineRule="auto"/>
        <w:ind w:left="180" w:hanging="180"/>
        <w:rPr>
          <w:ins w:id="1829" w:author="Summer 2023 updates" w:date="2024-07-31T13:42:00Z"/>
          <w:rFonts w:eastAsia="Garamond" w:cs="Garamond"/>
          <w:sz w:val="20"/>
          <w:szCs w:val="20"/>
        </w:rPr>
      </w:pPr>
      <w:ins w:id="1830" w:author="Summer 2023 updates" w:date="2024-07-31T13:42:00Z">
        <w:r>
          <w:rPr>
            <w:rFonts w:eastAsia="Garamond" w:cs="Garamond"/>
            <w:sz w:val="20"/>
            <w:szCs w:val="20"/>
          </w:rPr>
          <w:t>CRW-484 Advanced Topics in Creative Writing</w:t>
        </w:r>
      </w:ins>
    </w:p>
    <w:p w14:paraId="624BDD2E" w14:textId="77777777" w:rsidR="002569F0" w:rsidRPr="00BD3C4A" w:rsidRDefault="002569F0" w:rsidP="002569F0">
      <w:pPr>
        <w:widowControl w:val="0"/>
        <w:spacing w:after="0" w:line="246" w:lineRule="auto"/>
        <w:ind w:left="180" w:hanging="180"/>
        <w:rPr>
          <w:ins w:id="1831" w:author="Summer 2023 updates" w:date="2024-07-31T13:42:00Z"/>
          <w:rFonts w:eastAsia="Garamond" w:cs="Garamond"/>
          <w:sz w:val="20"/>
          <w:szCs w:val="20"/>
        </w:rPr>
      </w:pPr>
      <w:ins w:id="1832" w:author="Summer 2023 updates" w:date="2024-07-31T13:42:00Z">
        <w:r w:rsidRPr="00BD3C4A">
          <w:rPr>
            <w:rFonts w:eastAsia="Garamond" w:cs="Garamond"/>
            <w:sz w:val="20"/>
            <w:szCs w:val="20"/>
          </w:rPr>
          <w:t>CRW-490 Fiction Workshop</w:t>
        </w:r>
      </w:ins>
    </w:p>
    <w:p w14:paraId="137108D4" w14:textId="77777777" w:rsidR="002569F0" w:rsidRPr="00BD3C4A" w:rsidRDefault="002569F0" w:rsidP="002569F0">
      <w:pPr>
        <w:widowControl w:val="0"/>
        <w:spacing w:after="0" w:line="246" w:lineRule="auto"/>
        <w:ind w:left="180" w:hanging="180"/>
        <w:rPr>
          <w:ins w:id="1833" w:author="Summer 2023 updates" w:date="2024-07-31T13:42:00Z"/>
          <w:rFonts w:eastAsia="Garamond" w:cs="Garamond"/>
          <w:sz w:val="20"/>
          <w:szCs w:val="20"/>
        </w:rPr>
      </w:pPr>
      <w:ins w:id="1834" w:author="Summer 2023 updates" w:date="2024-07-31T13:42:00Z">
        <w:r w:rsidRPr="00BD3C4A">
          <w:rPr>
            <w:rFonts w:eastAsia="Garamond" w:cs="Garamond"/>
            <w:sz w:val="20"/>
            <w:szCs w:val="20"/>
          </w:rPr>
          <w:t>CRW-492 Manuscript Workshop</w:t>
        </w:r>
      </w:ins>
    </w:p>
    <w:p w14:paraId="59D331DB" w14:textId="77777777" w:rsidR="002569F0" w:rsidRPr="00BD3C4A" w:rsidRDefault="002569F0" w:rsidP="002569F0">
      <w:pPr>
        <w:widowControl w:val="0"/>
        <w:spacing w:after="0" w:line="246" w:lineRule="auto"/>
        <w:ind w:left="180" w:hanging="180"/>
        <w:rPr>
          <w:ins w:id="1835" w:author="Summer 2023 updates" w:date="2024-07-31T13:42:00Z"/>
          <w:rFonts w:eastAsia="Garamond" w:cs="Garamond"/>
          <w:sz w:val="20"/>
          <w:szCs w:val="20"/>
        </w:rPr>
      </w:pPr>
      <w:ins w:id="1836" w:author="Summer 2023 updates" w:date="2024-07-31T13:42:00Z">
        <w:r w:rsidRPr="00BD3C4A">
          <w:rPr>
            <w:rFonts w:eastAsia="Garamond" w:cs="Garamond"/>
            <w:sz w:val="20"/>
            <w:szCs w:val="20"/>
          </w:rPr>
          <w:t>CS-390 Software Engineering</w:t>
        </w:r>
      </w:ins>
    </w:p>
    <w:p w14:paraId="162C7B2D" w14:textId="77777777" w:rsidR="002569F0" w:rsidRPr="00BD3C4A" w:rsidRDefault="002569F0" w:rsidP="002569F0">
      <w:pPr>
        <w:widowControl w:val="0"/>
        <w:spacing w:after="0" w:line="246" w:lineRule="auto"/>
        <w:ind w:left="180" w:hanging="180"/>
        <w:rPr>
          <w:ins w:id="1837" w:author="Summer 2023 updates" w:date="2024-07-31T13:42:00Z"/>
          <w:rFonts w:eastAsia="Garamond" w:cs="Garamond"/>
          <w:sz w:val="20"/>
          <w:szCs w:val="20"/>
        </w:rPr>
      </w:pPr>
      <w:ins w:id="1838" w:author="Summer 2023 updates" w:date="2024-07-31T13:42:00Z">
        <w:r w:rsidRPr="00BD3C4A">
          <w:rPr>
            <w:rFonts w:eastAsia="Garamond" w:cs="Garamond"/>
            <w:sz w:val="20"/>
            <w:szCs w:val="20"/>
          </w:rPr>
          <w:t>CS-420 Algorithms in Society</w:t>
        </w:r>
      </w:ins>
    </w:p>
    <w:p w14:paraId="437E24F2" w14:textId="77777777" w:rsidR="002569F0" w:rsidRPr="00BD3C4A" w:rsidRDefault="002569F0" w:rsidP="002569F0">
      <w:pPr>
        <w:widowControl w:val="0"/>
        <w:spacing w:after="0" w:line="246" w:lineRule="auto"/>
        <w:ind w:left="180" w:hanging="180"/>
        <w:rPr>
          <w:ins w:id="1839" w:author="Summer 2023 updates" w:date="2024-07-31T13:42:00Z"/>
          <w:rFonts w:eastAsia="Garamond" w:cs="Garamond"/>
          <w:sz w:val="20"/>
          <w:szCs w:val="20"/>
        </w:rPr>
      </w:pPr>
      <w:ins w:id="1840" w:author="Summer 2023 updates" w:date="2024-07-31T13:42:00Z">
        <w:r w:rsidRPr="00BD3C4A">
          <w:rPr>
            <w:rFonts w:eastAsia="Garamond" w:cs="Garamond"/>
            <w:sz w:val="20"/>
            <w:szCs w:val="20"/>
          </w:rPr>
          <w:t>CS-452 Interactive Systems Design</w:t>
        </w:r>
      </w:ins>
    </w:p>
    <w:p w14:paraId="304B9050" w14:textId="77777777" w:rsidR="002569F0" w:rsidRPr="00BD3C4A" w:rsidRDefault="002569F0" w:rsidP="002569F0">
      <w:pPr>
        <w:widowControl w:val="0"/>
        <w:spacing w:after="0" w:line="246" w:lineRule="auto"/>
        <w:ind w:left="180" w:hanging="180"/>
        <w:rPr>
          <w:ins w:id="1841" w:author="Summer 2023 updates" w:date="2024-07-31T13:42:00Z"/>
          <w:rFonts w:eastAsia="Garamond" w:cs="Garamond"/>
          <w:sz w:val="20"/>
          <w:szCs w:val="20"/>
        </w:rPr>
      </w:pPr>
      <w:ins w:id="1842" w:author="Summer 2023 updates" w:date="2024-07-31T13:42:00Z">
        <w:r w:rsidRPr="00BD3C4A">
          <w:rPr>
            <w:rFonts w:eastAsia="Garamond" w:cs="Garamond"/>
            <w:sz w:val="20"/>
            <w:szCs w:val="20"/>
          </w:rPr>
          <w:t>ECO-375 Econometrics</w:t>
        </w:r>
      </w:ins>
    </w:p>
    <w:p w14:paraId="5DEC1B70" w14:textId="77777777" w:rsidR="002569F0" w:rsidRPr="00BD3C4A" w:rsidRDefault="002569F0" w:rsidP="002569F0">
      <w:pPr>
        <w:widowControl w:val="0"/>
        <w:spacing w:after="0" w:line="246" w:lineRule="auto"/>
        <w:ind w:left="180" w:hanging="180"/>
        <w:rPr>
          <w:ins w:id="1843" w:author="Summer 2023 updates" w:date="2024-07-31T13:42:00Z"/>
          <w:rFonts w:eastAsia="Garamond" w:cs="Garamond"/>
          <w:sz w:val="20"/>
          <w:szCs w:val="20"/>
        </w:rPr>
      </w:pPr>
      <w:ins w:id="1844" w:author="Summer 2023 updates" w:date="2024-07-31T13:42:00Z">
        <w:r w:rsidRPr="00BD3C4A">
          <w:rPr>
            <w:rFonts w:eastAsia="Garamond" w:cs="Garamond"/>
            <w:sz w:val="20"/>
            <w:szCs w:val="20"/>
          </w:rPr>
          <w:t>ECO-395 History of Economic Thought</w:t>
        </w:r>
      </w:ins>
    </w:p>
    <w:p w14:paraId="45E57160" w14:textId="77777777" w:rsidR="002569F0" w:rsidRPr="00BD3C4A" w:rsidRDefault="002569F0" w:rsidP="002569F0">
      <w:pPr>
        <w:widowControl w:val="0"/>
        <w:spacing w:after="0" w:line="246" w:lineRule="auto"/>
        <w:ind w:left="180" w:hanging="180"/>
        <w:rPr>
          <w:ins w:id="1845" w:author="Summer 2023 updates" w:date="2024-07-31T13:42:00Z"/>
          <w:rFonts w:eastAsia="Garamond" w:cs="Garamond"/>
          <w:sz w:val="20"/>
          <w:szCs w:val="20"/>
        </w:rPr>
      </w:pPr>
      <w:ins w:id="1846" w:author="Summer 2023 updates" w:date="2024-07-31T13:42:00Z">
        <w:r w:rsidRPr="00BD3C4A">
          <w:rPr>
            <w:rFonts w:eastAsia="Garamond" w:cs="Garamond"/>
            <w:sz w:val="20"/>
            <w:szCs w:val="20"/>
          </w:rPr>
          <w:t>ECO-424 Political Economy</w:t>
        </w:r>
      </w:ins>
    </w:p>
    <w:p w14:paraId="0E3B59FA" w14:textId="77777777" w:rsidR="002569F0" w:rsidRPr="00BD3C4A" w:rsidRDefault="002569F0" w:rsidP="002569F0">
      <w:pPr>
        <w:widowControl w:val="0"/>
        <w:spacing w:after="0" w:line="246" w:lineRule="auto"/>
        <w:ind w:left="180" w:hanging="180"/>
        <w:rPr>
          <w:ins w:id="1847" w:author="Summer 2023 updates" w:date="2024-07-31T13:42:00Z"/>
          <w:rFonts w:eastAsia="Garamond" w:cs="Garamond"/>
          <w:sz w:val="20"/>
          <w:szCs w:val="20"/>
        </w:rPr>
      </w:pPr>
      <w:ins w:id="1848" w:author="Summer 2023 updates" w:date="2024-07-31T13:42:00Z">
        <w:r w:rsidRPr="00BD3C4A">
          <w:rPr>
            <w:rFonts w:eastAsia="Garamond" w:cs="Garamond"/>
            <w:sz w:val="20"/>
            <w:szCs w:val="20"/>
          </w:rPr>
          <w:t>ECO-445 Econometrics II</w:t>
        </w:r>
      </w:ins>
    </w:p>
    <w:p w14:paraId="7CE40F8F" w14:textId="3339FD9C" w:rsidR="00BD3C4A" w:rsidRPr="00BD3C4A" w:rsidRDefault="00BD3C4A" w:rsidP="00BD3C4A">
      <w:pPr>
        <w:widowControl w:val="0"/>
        <w:spacing w:after="0" w:line="246" w:lineRule="auto"/>
        <w:ind w:left="180" w:hanging="180"/>
        <w:rPr>
          <w:ins w:id="1849" w:author="Summer 2023 updates" w:date="2024-07-31T13:42:00Z"/>
          <w:rFonts w:eastAsia="Garamond" w:cs="Garamond"/>
          <w:sz w:val="20"/>
          <w:szCs w:val="20"/>
        </w:rPr>
      </w:pPr>
      <w:ins w:id="1850" w:author="Summer 2023 updates" w:date="2024-07-31T13:42:00Z">
        <w:r w:rsidRPr="00BD3C4A">
          <w:rPr>
            <w:rFonts w:eastAsia="Garamond" w:cs="Garamond"/>
            <w:sz w:val="20"/>
            <w:szCs w:val="20"/>
          </w:rPr>
          <w:t>EDU-105 Foundations</w:t>
        </w:r>
        <w:r w:rsidR="00D26D57">
          <w:rPr>
            <w:rFonts w:eastAsia="Garamond" w:cs="Garamond"/>
            <w:sz w:val="20"/>
            <w:szCs w:val="20"/>
          </w:rPr>
          <w:t xml:space="preserve"> of Education</w:t>
        </w:r>
      </w:ins>
    </w:p>
    <w:p w14:paraId="5435D23D" w14:textId="77777777" w:rsidR="00BD3C4A" w:rsidRPr="00BD3C4A" w:rsidRDefault="00BD3C4A" w:rsidP="00BD3C4A">
      <w:pPr>
        <w:widowControl w:val="0"/>
        <w:spacing w:after="0" w:line="246" w:lineRule="auto"/>
        <w:ind w:left="180" w:hanging="180"/>
        <w:rPr>
          <w:ins w:id="1851" w:author="Summer 2023 updates" w:date="2024-07-31T13:42:00Z"/>
          <w:rFonts w:eastAsia="Garamond" w:cs="Garamond"/>
          <w:sz w:val="20"/>
          <w:szCs w:val="20"/>
        </w:rPr>
      </w:pPr>
      <w:ins w:id="1852" w:author="Summer 2023 updates" w:date="2024-07-31T13:42:00Z">
        <w:r w:rsidRPr="00BD3C4A">
          <w:rPr>
            <w:rFonts w:eastAsia="Garamond" w:cs="Garamond"/>
            <w:sz w:val="20"/>
            <w:szCs w:val="20"/>
          </w:rPr>
          <w:t>EDU-187 Human Relations</w:t>
        </w:r>
      </w:ins>
    </w:p>
    <w:p w14:paraId="2FCF6094" w14:textId="5760B27E" w:rsidR="00BD3C4A" w:rsidRPr="00BD3C4A" w:rsidRDefault="00BD3C4A" w:rsidP="00BD3C4A">
      <w:pPr>
        <w:widowControl w:val="0"/>
        <w:spacing w:after="0" w:line="246" w:lineRule="auto"/>
        <w:ind w:left="180" w:hanging="180"/>
        <w:rPr>
          <w:ins w:id="1853" w:author="Summer 2023 updates" w:date="2024-07-31T13:42:00Z"/>
          <w:rFonts w:eastAsia="Garamond" w:cs="Garamond"/>
          <w:sz w:val="20"/>
          <w:szCs w:val="20"/>
        </w:rPr>
      </w:pPr>
      <w:ins w:id="1854" w:author="Summer 2023 updates" w:date="2024-07-31T13:42:00Z">
        <w:r w:rsidRPr="00BD3C4A">
          <w:rPr>
            <w:rFonts w:eastAsia="Garamond" w:cs="Garamond"/>
            <w:sz w:val="20"/>
            <w:szCs w:val="20"/>
          </w:rPr>
          <w:t>EDU-215 Practicum</w:t>
        </w:r>
        <w:r w:rsidR="004C4021">
          <w:rPr>
            <w:rFonts w:eastAsia="Garamond" w:cs="Garamond"/>
            <w:sz w:val="20"/>
            <w:szCs w:val="20"/>
          </w:rPr>
          <w:t xml:space="preserve"> in Education</w:t>
        </w:r>
      </w:ins>
    </w:p>
    <w:p w14:paraId="41B8CF41" w14:textId="08410EC6" w:rsidR="00BD3C4A" w:rsidRPr="00BD3C4A" w:rsidRDefault="00BD3C4A" w:rsidP="00BD3C4A">
      <w:pPr>
        <w:widowControl w:val="0"/>
        <w:spacing w:after="0" w:line="246" w:lineRule="auto"/>
        <w:ind w:left="180" w:hanging="180"/>
        <w:rPr>
          <w:ins w:id="1855" w:author="Summer 2023 updates" w:date="2024-07-31T13:42:00Z"/>
          <w:rFonts w:eastAsia="Garamond" w:cs="Garamond"/>
          <w:sz w:val="20"/>
          <w:szCs w:val="20"/>
        </w:rPr>
      </w:pPr>
      <w:ins w:id="1856" w:author="Summer 2023 updates" w:date="2024-07-31T13:42:00Z">
        <w:r w:rsidRPr="00BD3C4A">
          <w:rPr>
            <w:rFonts w:eastAsia="Garamond" w:cs="Garamond"/>
            <w:sz w:val="20"/>
            <w:szCs w:val="20"/>
          </w:rPr>
          <w:t xml:space="preserve">EDU-219 </w:t>
        </w:r>
        <w:r w:rsidR="004C4021">
          <w:rPr>
            <w:rFonts w:eastAsia="Garamond" w:cs="Garamond"/>
            <w:sz w:val="20"/>
            <w:szCs w:val="20"/>
          </w:rPr>
          <w:t xml:space="preserve">Educational </w:t>
        </w:r>
        <w:r w:rsidRPr="00BD3C4A">
          <w:rPr>
            <w:rFonts w:eastAsia="Garamond" w:cs="Garamond"/>
            <w:sz w:val="20"/>
            <w:szCs w:val="20"/>
          </w:rPr>
          <w:t>Tech</w:t>
        </w:r>
        <w:r w:rsidR="004C4021">
          <w:rPr>
            <w:rFonts w:eastAsia="Garamond" w:cs="Garamond"/>
            <w:sz w:val="20"/>
            <w:szCs w:val="20"/>
          </w:rPr>
          <w:t>nology</w:t>
        </w:r>
        <w:r w:rsidRPr="00BD3C4A">
          <w:rPr>
            <w:rFonts w:eastAsia="Garamond" w:cs="Garamond"/>
            <w:sz w:val="20"/>
            <w:szCs w:val="20"/>
          </w:rPr>
          <w:t xml:space="preserve"> Lab</w:t>
        </w:r>
      </w:ins>
    </w:p>
    <w:p w14:paraId="69F3C102" w14:textId="0B068FE0" w:rsidR="00BD3C4A" w:rsidRPr="00BD3C4A" w:rsidRDefault="00BD3C4A" w:rsidP="00BD3C4A">
      <w:pPr>
        <w:widowControl w:val="0"/>
        <w:spacing w:after="0" w:line="246" w:lineRule="auto"/>
        <w:ind w:left="180" w:hanging="180"/>
        <w:rPr>
          <w:ins w:id="1857" w:author="Summer 2023 updates" w:date="2024-07-31T13:42:00Z"/>
          <w:rFonts w:eastAsia="Garamond" w:cs="Garamond"/>
          <w:sz w:val="20"/>
          <w:szCs w:val="20"/>
        </w:rPr>
      </w:pPr>
      <w:ins w:id="1858" w:author="Summer 2023 updates" w:date="2024-07-31T13:42:00Z">
        <w:r w:rsidRPr="00BD3C4A">
          <w:rPr>
            <w:rFonts w:eastAsia="Garamond" w:cs="Garamond"/>
            <w:sz w:val="20"/>
            <w:szCs w:val="20"/>
          </w:rPr>
          <w:t>EDU-220 Prof</w:t>
        </w:r>
        <w:r w:rsidR="004C4021">
          <w:rPr>
            <w:rFonts w:eastAsia="Garamond" w:cs="Garamond"/>
            <w:sz w:val="20"/>
            <w:szCs w:val="20"/>
          </w:rPr>
          <w:t>essional</w:t>
        </w:r>
        <w:r w:rsidRPr="00BD3C4A">
          <w:rPr>
            <w:rFonts w:eastAsia="Garamond" w:cs="Garamond"/>
            <w:sz w:val="20"/>
            <w:szCs w:val="20"/>
          </w:rPr>
          <w:t xml:space="preserve"> Writing for Teachers</w:t>
        </w:r>
      </w:ins>
    </w:p>
    <w:p w14:paraId="4740661B" w14:textId="77777777" w:rsidR="00BD3C4A" w:rsidRPr="00BD3C4A" w:rsidRDefault="00BD3C4A" w:rsidP="00BD3C4A">
      <w:pPr>
        <w:widowControl w:val="0"/>
        <w:spacing w:after="0" w:line="246" w:lineRule="auto"/>
        <w:ind w:left="180" w:hanging="180"/>
        <w:rPr>
          <w:ins w:id="1859" w:author="Summer 2023 updates" w:date="2024-07-31T13:42:00Z"/>
          <w:rFonts w:eastAsia="Garamond" w:cs="Garamond"/>
          <w:sz w:val="20"/>
          <w:szCs w:val="20"/>
        </w:rPr>
      </w:pPr>
      <w:ins w:id="1860" w:author="Summer 2023 updates" w:date="2024-07-31T13:42:00Z">
        <w:r w:rsidRPr="00BD3C4A">
          <w:rPr>
            <w:rFonts w:eastAsia="Garamond" w:cs="Garamond"/>
            <w:sz w:val="20"/>
            <w:szCs w:val="20"/>
          </w:rPr>
          <w:t>EDU-237 English Language Learners</w:t>
        </w:r>
      </w:ins>
    </w:p>
    <w:p w14:paraId="0C9A07BB" w14:textId="77777777" w:rsidR="00BD3C4A" w:rsidRPr="00BD3C4A" w:rsidRDefault="00BD3C4A" w:rsidP="00BD3C4A">
      <w:pPr>
        <w:widowControl w:val="0"/>
        <w:spacing w:after="0" w:line="246" w:lineRule="auto"/>
        <w:ind w:left="180" w:hanging="180"/>
        <w:rPr>
          <w:ins w:id="1861" w:author="Summer 2023 updates" w:date="2024-07-31T13:42:00Z"/>
          <w:rFonts w:eastAsia="Garamond" w:cs="Garamond"/>
          <w:sz w:val="20"/>
          <w:szCs w:val="20"/>
        </w:rPr>
      </w:pPr>
      <w:ins w:id="1862" w:author="Summer 2023 updates" w:date="2024-07-31T13:42:00Z">
        <w:r w:rsidRPr="00BD3C4A">
          <w:rPr>
            <w:rFonts w:eastAsia="Garamond" w:cs="Garamond"/>
            <w:sz w:val="20"/>
            <w:szCs w:val="20"/>
          </w:rPr>
          <w:t>EDU-260 Content Area Language and Literacy</w:t>
        </w:r>
      </w:ins>
    </w:p>
    <w:p w14:paraId="0C275652" w14:textId="77777777" w:rsidR="00BD3C4A" w:rsidRPr="00BD3C4A" w:rsidRDefault="00BD3C4A" w:rsidP="00BD3C4A">
      <w:pPr>
        <w:widowControl w:val="0"/>
        <w:spacing w:after="0" w:line="246" w:lineRule="auto"/>
        <w:ind w:left="180" w:hanging="180"/>
        <w:rPr>
          <w:ins w:id="1863" w:author="Summer 2023 updates" w:date="2024-07-31T13:42:00Z"/>
          <w:rFonts w:eastAsia="Garamond" w:cs="Garamond"/>
          <w:sz w:val="20"/>
          <w:szCs w:val="20"/>
        </w:rPr>
      </w:pPr>
      <w:ins w:id="1864" w:author="Summer 2023 updates" w:date="2024-07-31T13:42:00Z">
        <w:r w:rsidRPr="00BD3C4A">
          <w:rPr>
            <w:rFonts w:eastAsia="Garamond" w:cs="Garamond"/>
            <w:sz w:val="20"/>
            <w:szCs w:val="20"/>
          </w:rPr>
          <w:t>EDU-270 Literature K-12</w:t>
        </w:r>
      </w:ins>
    </w:p>
    <w:p w14:paraId="5C2742E8" w14:textId="233F7895" w:rsidR="00BD3C4A" w:rsidRPr="00BD3C4A" w:rsidRDefault="00BD3C4A" w:rsidP="00BD3C4A">
      <w:pPr>
        <w:widowControl w:val="0"/>
        <w:spacing w:after="0" w:line="246" w:lineRule="auto"/>
        <w:ind w:left="180" w:hanging="180"/>
        <w:rPr>
          <w:ins w:id="1865" w:author="Summer 2023 updates" w:date="2024-07-31T13:42:00Z"/>
          <w:rFonts w:eastAsia="Garamond" w:cs="Garamond"/>
          <w:sz w:val="20"/>
          <w:szCs w:val="20"/>
        </w:rPr>
      </w:pPr>
      <w:ins w:id="1866" w:author="Summer 2023 updates" w:date="2024-07-31T13:42:00Z">
        <w:r w:rsidRPr="00BD3C4A">
          <w:rPr>
            <w:rFonts w:eastAsia="Garamond" w:cs="Garamond"/>
            <w:sz w:val="20"/>
            <w:szCs w:val="20"/>
          </w:rPr>
          <w:t xml:space="preserve">EDU-305 </w:t>
        </w:r>
        <w:r w:rsidR="004C4021">
          <w:rPr>
            <w:rFonts w:eastAsia="Garamond" w:cs="Garamond"/>
            <w:sz w:val="20"/>
            <w:szCs w:val="20"/>
          </w:rPr>
          <w:t xml:space="preserve">Methods of </w:t>
        </w:r>
        <w:r w:rsidRPr="00BD3C4A">
          <w:rPr>
            <w:rFonts w:eastAsia="Garamond" w:cs="Garamond"/>
            <w:sz w:val="20"/>
            <w:szCs w:val="20"/>
          </w:rPr>
          <w:t>Elem</w:t>
        </w:r>
        <w:r w:rsidR="004C4021">
          <w:rPr>
            <w:rFonts w:eastAsia="Garamond" w:cs="Garamond"/>
            <w:sz w:val="20"/>
            <w:szCs w:val="20"/>
          </w:rPr>
          <w:t>entary</w:t>
        </w:r>
        <w:r w:rsidRPr="00BD3C4A">
          <w:rPr>
            <w:rFonts w:eastAsia="Garamond" w:cs="Garamond"/>
            <w:sz w:val="20"/>
            <w:szCs w:val="20"/>
          </w:rPr>
          <w:t xml:space="preserve"> Science</w:t>
        </w:r>
      </w:ins>
    </w:p>
    <w:p w14:paraId="693EA42E" w14:textId="77777777" w:rsidR="00BD3C4A" w:rsidRPr="00BD3C4A" w:rsidRDefault="00BD3C4A" w:rsidP="00BD3C4A">
      <w:pPr>
        <w:widowControl w:val="0"/>
        <w:spacing w:after="0" w:line="246" w:lineRule="auto"/>
        <w:ind w:left="180" w:hanging="180"/>
        <w:rPr>
          <w:ins w:id="1867" w:author="Summer 2023 updates" w:date="2024-07-31T13:42:00Z"/>
          <w:rFonts w:eastAsia="Garamond" w:cs="Garamond"/>
          <w:sz w:val="20"/>
          <w:szCs w:val="20"/>
        </w:rPr>
      </w:pPr>
      <w:ins w:id="1868" w:author="Summer 2023 updates" w:date="2024-07-31T13:42:00Z">
        <w:r w:rsidRPr="00BD3C4A">
          <w:rPr>
            <w:rFonts w:eastAsia="Garamond" w:cs="Garamond"/>
            <w:sz w:val="20"/>
            <w:szCs w:val="20"/>
          </w:rPr>
          <w:t>EDU-310 Methods of Secondary Business Education</w:t>
        </w:r>
      </w:ins>
    </w:p>
    <w:p w14:paraId="232D7A1D" w14:textId="77777777" w:rsidR="00BD3C4A" w:rsidRPr="00BD3C4A" w:rsidRDefault="00BD3C4A" w:rsidP="00BD3C4A">
      <w:pPr>
        <w:widowControl w:val="0"/>
        <w:spacing w:after="0" w:line="246" w:lineRule="auto"/>
        <w:ind w:left="180" w:hanging="180"/>
        <w:rPr>
          <w:ins w:id="1869" w:author="Summer 2023 updates" w:date="2024-07-31T13:42:00Z"/>
          <w:rFonts w:eastAsia="Garamond" w:cs="Garamond"/>
          <w:sz w:val="20"/>
          <w:szCs w:val="20"/>
        </w:rPr>
      </w:pPr>
      <w:ins w:id="1870" w:author="Summer 2023 updates" w:date="2024-07-31T13:42:00Z">
        <w:r w:rsidRPr="00BD3C4A">
          <w:rPr>
            <w:rFonts w:eastAsia="Garamond" w:cs="Garamond"/>
            <w:sz w:val="20"/>
            <w:szCs w:val="20"/>
          </w:rPr>
          <w:t>EDU-311 Methods of Secondary Language Arts</w:t>
        </w:r>
      </w:ins>
    </w:p>
    <w:p w14:paraId="22B2789D" w14:textId="77777777" w:rsidR="00BD3C4A" w:rsidRPr="00BD3C4A" w:rsidRDefault="00BD3C4A" w:rsidP="00BD3C4A">
      <w:pPr>
        <w:widowControl w:val="0"/>
        <w:spacing w:after="0" w:line="246" w:lineRule="auto"/>
        <w:ind w:left="180" w:hanging="180"/>
        <w:rPr>
          <w:ins w:id="1871" w:author="Summer 2023 updates" w:date="2024-07-31T13:42:00Z"/>
          <w:rFonts w:eastAsia="Garamond" w:cs="Garamond"/>
          <w:sz w:val="20"/>
          <w:szCs w:val="20"/>
        </w:rPr>
      </w:pPr>
      <w:ins w:id="1872" w:author="Summer 2023 updates" w:date="2024-07-31T13:42:00Z">
        <w:r w:rsidRPr="00BD3C4A">
          <w:rPr>
            <w:rFonts w:eastAsia="Garamond" w:cs="Garamond"/>
            <w:sz w:val="20"/>
            <w:szCs w:val="20"/>
          </w:rPr>
          <w:t>EDU-312 Methods of Secondary Social Studies</w:t>
        </w:r>
      </w:ins>
    </w:p>
    <w:p w14:paraId="33C9DCDA" w14:textId="77777777" w:rsidR="00BD3C4A" w:rsidRPr="00BD3C4A" w:rsidRDefault="00BD3C4A" w:rsidP="00BD3C4A">
      <w:pPr>
        <w:widowControl w:val="0"/>
        <w:spacing w:after="0" w:line="246" w:lineRule="auto"/>
        <w:ind w:left="180" w:hanging="180"/>
        <w:rPr>
          <w:ins w:id="1873" w:author="Summer 2023 updates" w:date="2024-07-31T13:42:00Z"/>
          <w:rFonts w:eastAsia="Garamond" w:cs="Garamond"/>
          <w:sz w:val="20"/>
          <w:szCs w:val="20"/>
        </w:rPr>
      </w:pPr>
      <w:ins w:id="1874" w:author="Summer 2023 updates" w:date="2024-07-31T13:42:00Z">
        <w:r w:rsidRPr="00BD3C4A">
          <w:rPr>
            <w:rFonts w:eastAsia="Garamond" w:cs="Garamond"/>
            <w:sz w:val="20"/>
            <w:szCs w:val="20"/>
          </w:rPr>
          <w:t>EDU-313 Methods of Secondary Mathematics</w:t>
        </w:r>
      </w:ins>
    </w:p>
    <w:p w14:paraId="622A6B6A" w14:textId="77777777" w:rsidR="00BD3C4A" w:rsidRPr="00BD3C4A" w:rsidRDefault="00BD3C4A" w:rsidP="00BD3C4A">
      <w:pPr>
        <w:widowControl w:val="0"/>
        <w:spacing w:after="0" w:line="246" w:lineRule="auto"/>
        <w:ind w:left="180" w:hanging="180"/>
        <w:rPr>
          <w:ins w:id="1875" w:author="Summer 2023 updates" w:date="2024-07-31T13:42:00Z"/>
          <w:rFonts w:eastAsia="Garamond" w:cs="Garamond"/>
          <w:sz w:val="20"/>
          <w:szCs w:val="20"/>
        </w:rPr>
      </w:pPr>
      <w:ins w:id="1876" w:author="Summer 2023 updates" w:date="2024-07-31T13:42:00Z">
        <w:r w:rsidRPr="00BD3C4A">
          <w:rPr>
            <w:rFonts w:eastAsia="Garamond" w:cs="Garamond"/>
            <w:sz w:val="20"/>
            <w:szCs w:val="20"/>
          </w:rPr>
          <w:t>EDU-320 Methods of Secondary Science</w:t>
        </w:r>
      </w:ins>
    </w:p>
    <w:p w14:paraId="1067A1A5" w14:textId="77777777" w:rsidR="00BD3C4A" w:rsidRPr="00BD3C4A" w:rsidRDefault="00BD3C4A" w:rsidP="00BD3C4A">
      <w:pPr>
        <w:widowControl w:val="0"/>
        <w:spacing w:after="0" w:line="246" w:lineRule="auto"/>
        <w:ind w:left="180" w:hanging="180"/>
        <w:rPr>
          <w:ins w:id="1877" w:author="Summer 2023 updates" w:date="2024-07-31T13:42:00Z"/>
          <w:rFonts w:eastAsia="Garamond" w:cs="Garamond"/>
          <w:sz w:val="20"/>
          <w:szCs w:val="20"/>
        </w:rPr>
      </w:pPr>
      <w:ins w:id="1878" w:author="Summer 2023 updates" w:date="2024-07-31T13:42:00Z">
        <w:r w:rsidRPr="00BD3C4A">
          <w:rPr>
            <w:rFonts w:eastAsia="Garamond" w:cs="Garamond"/>
            <w:sz w:val="20"/>
            <w:szCs w:val="20"/>
          </w:rPr>
          <w:t>EDU-321 Methods of World Language K-12</w:t>
        </w:r>
      </w:ins>
    </w:p>
    <w:p w14:paraId="72B0EC23" w14:textId="224DE339" w:rsidR="00BD3C4A" w:rsidRPr="00BD3C4A" w:rsidRDefault="00BD3C4A" w:rsidP="00BD3C4A">
      <w:pPr>
        <w:widowControl w:val="0"/>
        <w:spacing w:after="0" w:line="246" w:lineRule="auto"/>
        <w:ind w:left="180" w:hanging="180"/>
        <w:rPr>
          <w:ins w:id="1879" w:author="Summer 2023 updates" w:date="2024-07-31T13:42:00Z"/>
          <w:rFonts w:eastAsia="Garamond" w:cs="Garamond"/>
          <w:sz w:val="20"/>
          <w:szCs w:val="20"/>
        </w:rPr>
      </w:pPr>
      <w:ins w:id="1880" w:author="Summer 2023 updates" w:date="2024-07-31T13:42:00Z">
        <w:r w:rsidRPr="00BD3C4A">
          <w:rPr>
            <w:rFonts w:eastAsia="Garamond" w:cs="Garamond"/>
            <w:sz w:val="20"/>
            <w:szCs w:val="20"/>
          </w:rPr>
          <w:t xml:space="preserve">EDU-335 </w:t>
        </w:r>
        <w:r w:rsidR="004C4021">
          <w:rPr>
            <w:rFonts w:eastAsia="Garamond" w:cs="Garamond"/>
            <w:sz w:val="20"/>
            <w:szCs w:val="20"/>
          </w:rPr>
          <w:t xml:space="preserve">Methods of </w:t>
        </w:r>
        <w:r w:rsidRPr="00BD3C4A">
          <w:rPr>
            <w:rFonts w:eastAsia="Garamond" w:cs="Garamond"/>
            <w:sz w:val="20"/>
            <w:szCs w:val="20"/>
          </w:rPr>
          <w:t>Elementary Math</w:t>
        </w:r>
        <w:r w:rsidR="004C4021">
          <w:rPr>
            <w:rFonts w:eastAsia="Garamond" w:cs="Garamond"/>
            <w:sz w:val="20"/>
            <w:szCs w:val="20"/>
          </w:rPr>
          <w:t>ematics</w:t>
        </w:r>
      </w:ins>
    </w:p>
    <w:p w14:paraId="085FF992" w14:textId="45BCFCC1" w:rsidR="00BD3C4A" w:rsidRPr="00BD3C4A" w:rsidRDefault="00BD3C4A" w:rsidP="00BD3C4A">
      <w:pPr>
        <w:widowControl w:val="0"/>
        <w:spacing w:after="0" w:line="246" w:lineRule="auto"/>
        <w:ind w:left="180" w:hanging="180"/>
        <w:rPr>
          <w:ins w:id="1881" w:author="Summer 2023 updates" w:date="2024-07-31T13:42:00Z"/>
          <w:rFonts w:eastAsia="Garamond" w:cs="Garamond"/>
          <w:sz w:val="20"/>
          <w:szCs w:val="20"/>
        </w:rPr>
      </w:pPr>
      <w:ins w:id="1882" w:author="Summer 2023 updates" w:date="2024-07-31T13:42:00Z">
        <w:r w:rsidRPr="00BD3C4A">
          <w:rPr>
            <w:rFonts w:eastAsia="Garamond" w:cs="Garamond"/>
            <w:sz w:val="20"/>
            <w:szCs w:val="20"/>
          </w:rPr>
          <w:t xml:space="preserve">EDU-345 </w:t>
        </w:r>
        <w:r w:rsidR="004C4021">
          <w:rPr>
            <w:rFonts w:eastAsia="Garamond" w:cs="Garamond"/>
            <w:sz w:val="20"/>
            <w:szCs w:val="20"/>
          </w:rPr>
          <w:t xml:space="preserve">Methods of </w:t>
        </w:r>
        <w:r w:rsidRPr="00BD3C4A">
          <w:rPr>
            <w:rFonts w:eastAsia="Garamond" w:cs="Garamond"/>
            <w:sz w:val="20"/>
            <w:szCs w:val="20"/>
          </w:rPr>
          <w:t xml:space="preserve">Elementary </w:t>
        </w:r>
        <w:r w:rsidR="004C4021">
          <w:rPr>
            <w:rFonts w:eastAsia="Garamond" w:cs="Garamond"/>
            <w:sz w:val="20"/>
            <w:szCs w:val="20"/>
          </w:rPr>
          <w:t>Language Arts</w:t>
        </w:r>
      </w:ins>
    </w:p>
    <w:p w14:paraId="64F61D72" w14:textId="7F6A517C" w:rsidR="00BD3C4A" w:rsidRPr="00BD3C4A" w:rsidRDefault="00BD3C4A" w:rsidP="00BD3C4A">
      <w:pPr>
        <w:widowControl w:val="0"/>
        <w:spacing w:after="0" w:line="246" w:lineRule="auto"/>
        <w:ind w:left="180" w:hanging="180"/>
        <w:rPr>
          <w:ins w:id="1883" w:author="Summer 2023 updates" w:date="2024-07-31T13:42:00Z"/>
          <w:rFonts w:eastAsia="Garamond" w:cs="Garamond"/>
          <w:sz w:val="20"/>
          <w:szCs w:val="20"/>
        </w:rPr>
      </w:pPr>
      <w:ins w:id="1884" w:author="Summer 2023 updates" w:date="2024-07-31T13:42:00Z">
        <w:r w:rsidRPr="00BD3C4A">
          <w:rPr>
            <w:rFonts w:eastAsia="Garamond" w:cs="Garamond"/>
            <w:sz w:val="20"/>
            <w:szCs w:val="20"/>
          </w:rPr>
          <w:t xml:space="preserve">EDU-355 </w:t>
        </w:r>
        <w:r w:rsidR="004C4021">
          <w:rPr>
            <w:rFonts w:eastAsia="Garamond" w:cs="Garamond"/>
            <w:sz w:val="20"/>
            <w:szCs w:val="20"/>
          </w:rPr>
          <w:t xml:space="preserve">Methods of </w:t>
        </w:r>
        <w:r w:rsidRPr="00BD3C4A">
          <w:rPr>
            <w:rFonts w:eastAsia="Garamond" w:cs="Garamond"/>
            <w:sz w:val="20"/>
            <w:szCs w:val="20"/>
          </w:rPr>
          <w:t>Elementary Reading</w:t>
        </w:r>
      </w:ins>
    </w:p>
    <w:p w14:paraId="50D47C39" w14:textId="77777777" w:rsidR="00BD3C4A" w:rsidRPr="00BD3C4A" w:rsidRDefault="00BD3C4A" w:rsidP="00BD3C4A">
      <w:pPr>
        <w:widowControl w:val="0"/>
        <w:spacing w:after="0" w:line="246" w:lineRule="auto"/>
        <w:ind w:left="180" w:hanging="180"/>
        <w:rPr>
          <w:ins w:id="1885" w:author="Summer 2023 updates" w:date="2024-07-31T13:42:00Z"/>
          <w:rFonts w:eastAsia="Garamond" w:cs="Garamond"/>
          <w:sz w:val="20"/>
          <w:szCs w:val="20"/>
        </w:rPr>
      </w:pPr>
      <w:ins w:id="1886" w:author="Summer 2023 updates" w:date="2024-07-31T13:42:00Z">
        <w:r w:rsidRPr="00BD3C4A">
          <w:rPr>
            <w:rFonts w:eastAsia="Garamond" w:cs="Garamond"/>
            <w:sz w:val="20"/>
            <w:szCs w:val="20"/>
          </w:rPr>
          <w:t>EDU-365 Methods of Elementary Social Studies</w:t>
        </w:r>
      </w:ins>
    </w:p>
    <w:p w14:paraId="02AE806F" w14:textId="77777777" w:rsidR="00BD3C4A" w:rsidRPr="00BD3C4A" w:rsidRDefault="00BD3C4A" w:rsidP="00BD3C4A">
      <w:pPr>
        <w:widowControl w:val="0"/>
        <w:spacing w:after="0" w:line="246" w:lineRule="auto"/>
        <w:ind w:left="180" w:hanging="180"/>
        <w:rPr>
          <w:ins w:id="1887" w:author="Summer 2023 updates" w:date="2024-07-31T13:42:00Z"/>
          <w:rFonts w:eastAsia="Garamond" w:cs="Garamond"/>
          <w:sz w:val="20"/>
          <w:szCs w:val="20"/>
        </w:rPr>
      </w:pPr>
      <w:ins w:id="1888" w:author="Summer 2023 updates" w:date="2024-07-31T13:42:00Z">
        <w:r w:rsidRPr="00BD3C4A">
          <w:rPr>
            <w:rFonts w:eastAsia="Garamond" w:cs="Garamond"/>
            <w:sz w:val="20"/>
            <w:szCs w:val="20"/>
          </w:rPr>
          <w:t>EDU-395 Diagnostic Reading and Tutorial</w:t>
        </w:r>
      </w:ins>
    </w:p>
    <w:p w14:paraId="7B81E11C" w14:textId="77777777" w:rsidR="00BD3C4A" w:rsidRPr="00BD3C4A" w:rsidRDefault="00BD3C4A" w:rsidP="00BD3C4A">
      <w:pPr>
        <w:widowControl w:val="0"/>
        <w:spacing w:after="0" w:line="246" w:lineRule="auto"/>
        <w:ind w:left="180" w:hanging="180"/>
        <w:rPr>
          <w:ins w:id="1889" w:author="Summer 2023 updates" w:date="2024-07-31T13:42:00Z"/>
          <w:rFonts w:eastAsia="Garamond" w:cs="Garamond"/>
          <w:sz w:val="20"/>
          <w:szCs w:val="20"/>
        </w:rPr>
      </w:pPr>
      <w:moveToRangeStart w:id="1890" w:author="Summer 2023 updates" w:date="2024-07-31T13:42:00Z" w:name="move173325762"/>
      <w:moveTo w:id="1891" w:author="Summer 2023 updates" w:date="2024-07-31T13:42:00Z">
        <w:r w:rsidRPr="00BD3C4A">
          <w:rPr>
            <w:sz w:val="20"/>
            <w:rPrChange w:id="1892" w:author="Summer 2023 updates" w:date="2024-07-31T13:42:00Z">
              <w:rPr>
                <w:color w:val="000000" w:themeColor="text1"/>
              </w:rPr>
            </w:rPrChange>
          </w:rPr>
          <w:t xml:space="preserve">EDU-481 Student Teaching in Art at the Secondary School </w:t>
        </w:r>
      </w:moveTo>
      <w:moveToRangeEnd w:id="1890"/>
    </w:p>
    <w:p w14:paraId="40A5F79E" w14:textId="77777777" w:rsidR="00BD3C4A" w:rsidRPr="00BD3C4A" w:rsidRDefault="00BD3C4A" w:rsidP="00BD3C4A">
      <w:pPr>
        <w:widowControl w:val="0"/>
        <w:spacing w:after="0" w:line="246" w:lineRule="auto"/>
        <w:ind w:left="180" w:hanging="180"/>
        <w:rPr>
          <w:ins w:id="1893" w:author="Summer 2023 updates" w:date="2024-07-31T13:42:00Z"/>
          <w:rFonts w:eastAsia="Garamond" w:cs="Garamond"/>
          <w:sz w:val="20"/>
          <w:szCs w:val="20"/>
        </w:rPr>
      </w:pPr>
      <w:moveToRangeStart w:id="1894" w:author="Summer 2023 updates" w:date="2024-07-31T13:42:00Z" w:name="move173325763"/>
      <w:moveTo w:id="1895" w:author="Summer 2023 updates" w:date="2024-07-31T13:42:00Z">
        <w:r w:rsidRPr="00BD3C4A">
          <w:rPr>
            <w:sz w:val="20"/>
            <w:rPrChange w:id="1896" w:author="Summer 2023 updates" w:date="2024-07-31T13:42:00Z">
              <w:rPr>
                <w:color w:val="000000" w:themeColor="text1"/>
              </w:rPr>
            </w:rPrChange>
          </w:rPr>
          <w:t xml:space="preserve">EDU-482 Student Teaching in Physical Education at the Secondary School </w:t>
        </w:r>
      </w:moveTo>
      <w:moveToRangeEnd w:id="1894"/>
    </w:p>
    <w:p w14:paraId="3A195053" w14:textId="77777777" w:rsidR="00BD3C4A" w:rsidRPr="00BD3C4A" w:rsidRDefault="00BD3C4A" w:rsidP="00BD3C4A">
      <w:pPr>
        <w:widowControl w:val="0"/>
        <w:spacing w:after="0" w:line="246" w:lineRule="auto"/>
        <w:ind w:left="180" w:hanging="180"/>
        <w:rPr>
          <w:ins w:id="1897" w:author="Summer 2023 updates" w:date="2024-07-31T13:42:00Z"/>
          <w:rFonts w:eastAsia="Garamond" w:cs="Garamond"/>
          <w:sz w:val="20"/>
          <w:szCs w:val="20"/>
        </w:rPr>
      </w:pPr>
      <w:moveToRangeStart w:id="1898" w:author="Summer 2023 updates" w:date="2024-07-31T13:42:00Z" w:name="move173325764"/>
      <w:moveTo w:id="1899" w:author="Summer 2023 updates" w:date="2024-07-31T13:42:00Z">
        <w:r w:rsidRPr="00BD3C4A">
          <w:rPr>
            <w:sz w:val="20"/>
            <w:rPrChange w:id="1900" w:author="Summer 2023 updates" w:date="2024-07-31T13:42:00Z">
              <w:rPr>
                <w:color w:val="000000" w:themeColor="text1"/>
              </w:rPr>
            </w:rPrChange>
          </w:rPr>
          <w:t xml:space="preserve">EDU-483 Student Teaching in Art at the Elementary School </w:t>
        </w:r>
      </w:moveTo>
      <w:moveToRangeEnd w:id="1898"/>
    </w:p>
    <w:p w14:paraId="782B5784" w14:textId="77777777" w:rsidR="00BD3C4A" w:rsidRPr="00BD3C4A" w:rsidRDefault="00BD3C4A" w:rsidP="00BD3C4A">
      <w:pPr>
        <w:widowControl w:val="0"/>
        <w:spacing w:after="0" w:line="246" w:lineRule="auto"/>
        <w:ind w:left="180" w:hanging="180"/>
        <w:rPr>
          <w:ins w:id="1901" w:author="Summer 2023 updates" w:date="2024-07-31T13:42:00Z"/>
          <w:rFonts w:eastAsia="Garamond" w:cs="Garamond"/>
          <w:sz w:val="20"/>
          <w:szCs w:val="20"/>
        </w:rPr>
      </w:pPr>
      <w:moveToRangeStart w:id="1902" w:author="Summer 2023 updates" w:date="2024-07-31T13:42:00Z" w:name="move173325765"/>
      <w:moveTo w:id="1903" w:author="Summer 2023 updates" w:date="2024-07-31T13:42:00Z">
        <w:r w:rsidRPr="00BD3C4A">
          <w:rPr>
            <w:sz w:val="20"/>
            <w:rPrChange w:id="1904" w:author="Summer 2023 updates" w:date="2024-07-31T13:42:00Z">
              <w:rPr>
                <w:color w:val="000000" w:themeColor="text1"/>
              </w:rPr>
            </w:rPrChange>
          </w:rPr>
          <w:t xml:space="preserve">EDU-485 Student Teaching in Physical Education at the Elementary School </w:t>
        </w:r>
      </w:moveTo>
      <w:moveToRangeEnd w:id="1902"/>
    </w:p>
    <w:p w14:paraId="31C95B37" w14:textId="77777777" w:rsidR="00BD3C4A" w:rsidRPr="00BD3C4A" w:rsidRDefault="00BD3C4A" w:rsidP="00BD3C4A">
      <w:pPr>
        <w:widowControl w:val="0"/>
        <w:spacing w:after="0" w:line="246" w:lineRule="auto"/>
        <w:ind w:left="180" w:hanging="180"/>
        <w:rPr>
          <w:ins w:id="1905" w:author="Summer 2023 updates" w:date="2024-07-31T13:42:00Z"/>
          <w:rFonts w:eastAsia="Garamond" w:cs="Garamond"/>
          <w:sz w:val="20"/>
          <w:szCs w:val="20"/>
        </w:rPr>
      </w:pPr>
      <w:ins w:id="1906" w:author="Summer 2023 updates" w:date="2024-07-31T13:42:00Z">
        <w:r w:rsidRPr="00BD3C4A">
          <w:rPr>
            <w:rFonts w:eastAsia="Garamond" w:cs="Garamond"/>
            <w:sz w:val="20"/>
            <w:szCs w:val="20"/>
          </w:rPr>
          <w:t xml:space="preserve">EDU-489 Student Teaching in the Senior High School  </w:t>
        </w:r>
      </w:ins>
    </w:p>
    <w:p w14:paraId="14BD14FD" w14:textId="77777777" w:rsidR="00BD3C4A" w:rsidRPr="00BD3C4A" w:rsidRDefault="00BD3C4A" w:rsidP="00BD3C4A">
      <w:pPr>
        <w:widowControl w:val="0"/>
        <w:spacing w:after="0" w:line="246" w:lineRule="auto"/>
        <w:ind w:left="180" w:hanging="180"/>
        <w:rPr>
          <w:ins w:id="1907" w:author="Summer 2023 updates" w:date="2024-07-31T13:42:00Z"/>
          <w:rFonts w:eastAsia="Garamond" w:cs="Garamond"/>
          <w:sz w:val="20"/>
          <w:szCs w:val="20"/>
        </w:rPr>
      </w:pPr>
      <w:ins w:id="1908" w:author="Summer 2023 updates" w:date="2024-07-31T13:42:00Z">
        <w:r w:rsidRPr="00BD3C4A">
          <w:rPr>
            <w:rFonts w:eastAsia="Garamond" w:cs="Garamond"/>
            <w:sz w:val="20"/>
            <w:szCs w:val="20"/>
          </w:rPr>
          <w:t xml:space="preserve">EDU-490 Student Teaching in Middle School or Junior High School  </w:t>
        </w:r>
      </w:ins>
    </w:p>
    <w:p w14:paraId="34DAF6BE" w14:textId="77777777" w:rsidR="00BD3C4A" w:rsidRPr="00BD3C4A" w:rsidRDefault="00BD3C4A" w:rsidP="00BD3C4A">
      <w:pPr>
        <w:widowControl w:val="0"/>
        <w:spacing w:after="0" w:line="246" w:lineRule="auto"/>
        <w:ind w:left="180" w:hanging="180"/>
        <w:rPr>
          <w:ins w:id="1909" w:author="Summer 2023 updates" w:date="2024-07-31T13:42:00Z"/>
          <w:rFonts w:eastAsia="Garamond" w:cs="Garamond"/>
          <w:sz w:val="20"/>
          <w:szCs w:val="20"/>
        </w:rPr>
      </w:pPr>
      <w:ins w:id="1910" w:author="Summer 2023 updates" w:date="2024-07-31T13:42:00Z">
        <w:r w:rsidRPr="00BD3C4A">
          <w:rPr>
            <w:rFonts w:eastAsia="Garamond" w:cs="Garamond"/>
            <w:sz w:val="20"/>
            <w:szCs w:val="20"/>
          </w:rPr>
          <w:t xml:space="preserve">EDU-491 Student Teaching in the Upper Elementary Grades: Grades 3-6 </w:t>
        </w:r>
      </w:ins>
    </w:p>
    <w:p w14:paraId="4F389FC7" w14:textId="77777777" w:rsidR="00BD3C4A" w:rsidRPr="00BD3C4A" w:rsidRDefault="00BD3C4A" w:rsidP="00BD3C4A">
      <w:pPr>
        <w:widowControl w:val="0"/>
        <w:spacing w:after="0" w:line="246" w:lineRule="auto"/>
        <w:ind w:left="180" w:hanging="180"/>
        <w:rPr>
          <w:ins w:id="1911" w:author="Summer 2023 updates" w:date="2024-07-31T13:42:00Z"/>
          <w:rFonts w:eastAsia="Garamond" w:cs="Garamond"/>
          <w:sz w:val="20"/>
          <w:szCs w:val="20"/>
        </w:rPr>
      </w:pPr>
      <w:ins w:id="1912" w:author="Summer 2023 updates" w:date="2024-07-31T13:42:00Z">
        <w:r w:rsidRPr="00BD3C4A">
          <w:rPr>
            <w:rFonts w:eastAsia="Garamond" w:cs="Garamond"/>
            <w:sz w:val="20"/>
            <w:szCs w:val="20"/>
          </w:rPr>
          <w:t xml:space="preserve">EDU-492 Student Teaching in the Primary Grades: Grades K-3 </w:t>
        </w:r>
      </w:ins>
    </w:p>
    <w:p w14:paraId="1DC88A92" w14:textId="77777777" w:rsidR="002569F0" w:rsidRPr="00BD3C4A" w:rsidRDefault="002569F0" w:rsidP="002569F0">
      <w:pPr>
        <w:widowControl w:val="0"/>
        <w:spacing w:after="0" w:line="246" w:lineRule="auto"/>
        <w:ind w:left="180" w:hanging="180"/>
        <w:rPr>
          <w:ins w:id="1913" w:author="Summer 2023 updates" w:date="2024-07-31T13:42:00Z"/>
          <w:rFonts w:eastAsia="Garamond" w:cs="Garamond"/>
          <w:sz w:val="20"/>
          <w:szCs w:val="20"/>
        </w:rPr>
      </w:pPr>
      <w:ins w:id="1914" w:author="Summer 2023 updates" w:date="2024-07-31T13:42:00Z">
        <w:r w:rsidRPr="00BD3C4A">
          <w:rPr>
            <w:rFonts w:eastAsia="Garamond" w:cs="Garamond"/>
            <w:sz w:val="20"/>
            <w:szCs w:val="20"/>
          </w:rPr>
          <w:t>ENG-111 Introduction to Literary Studies: The Art of Reading and Writing</w:t>
        </w:r>
      </w:ins>
    </w:p>
    <w:p w14:paraId="3178B983" w14:textId="77777777" w:rsidR="002569F0" w:rsidRPr="00BD3C4A" w:rsidRDefault="002569F0" w:rsidP="002569F0">
      <w:pPr>
        <w:widowControl w:val="0"/>
        <w:spacing w:after="0" w:line="246" w:lineRule="auto"/>
        <w:ind w:left="180" w:hanging="180"/>
        <w:rPr>
          <w:ins w:id="1915" w:author="Summer 2023 updates" w:date="2024-07-31T13:42:00Z"/>
          <w:rFonts w:eastAsia="Garamond" w:cs="Garamond"/>
          <w:sz w:val="20"/>
          <w:szCs w:val="20"/>
        </w:rPr>
      </w:pPr>
      <w:ins w:id="1916" w:author="Summer 2023 updates" w:date="2024-07-31T13:42:00Z">
        <w:r w:rsidRPr="00BD3C4A">
          <w:rPr>
            <w:rFonts w:eastAsia="Garamond" w:cs="Garamond"/>
            <w:sz w:val="20"/>
            <w:szCs w:val="20"/>
          </w:rPr>
          <w:t>ENG-117 Asian American Literature</w:t>
        </w:r>
      </w:ins>
    </w:p>
    <w:p w14:paraId="1923A9D0" w14:textId="4B6AEF52" w:rsidR="005D2435" w:rsidRPr="00F843F5" w:rsidRDefault="005D2435" w:rsidP="00F843F5">
      <w:pPr>
        <w:spacing w:after="0"/>
        <w:rPr>
          <w:ins w:id="1917" w:author="Summer 2023 updates" w:date="2024-07-31T13:42:00Z"/>
          <w:rFonts w:eastAsiaTheme="majorEastAsia" w:cstheme="majorBidi"/>
          <w:b/>
          <w:iCs/>
          <w:smallCaps/>
          <w:color w:val="000000" w:themeColor="text1"/>
        </w:rPr>
      </w:pPr>
      <w:ins w:id="1918" w:author="Summer 2023 updates" w:date="2024-07-31T13:42:00Z">
        <w:r w:rsidRPr="00F843F5">
          <w:rPr>
            <w:rFonts w:eastAsiaTheme="majorEastAsia" w:cstheme="majorBidi"/>
            <w:b/>
            <w:iCs/>
            <w:smallCaps/>
            <w:color w:val="000000" w:themeColor="text1"/>
          </w:rPr>
          <w:t>Writing Across the Curriculum: Course Listing (continued)</w:t>
        </w:r>
      </w:ins>
    </w:p>
    <w:p w14:paraId="7F71B273" w14:textId="77777777" w:rsidR="002569F0" w:rsidRPr="00BD3C4A" w:rsidRDefault="002569F0" w:rsidP="002569F0">
      <w:pPr>
        <w:widowControl w:val="0"/>
        <w:spacing w:after="0" w:line="246" w:lineRule="auto"/>
        <w:ind w:left="180" w:hanging="180"/>
        <w:rPr>
          <w:ins w:id="1919" w:author="Summer 2023 updates" w:date="2024-07-31T13:42:00Z"/>
          <w:rFonts w:eastAsia="Garamond" w:cs="Garamond"/>
          <w:sz w:val="20"/>
          <w:szCs w:val="20"/>
        </w:rPr>
      </w:pPr>
      <w:ins w:id="1920" w:author="Summer 2023 updates" w:date="2024-07-31T13:42:00Z">
        <w:r w:rsidRPr="00BD3C4A">
          <w:rPr>
            <w:rFonts w:eastAsia="Garamond" w:cs="Garamond"/>
            <w:sz w:val="20"/>
            <w:szCs w:val="20"/>
          </w:rPr>
          <w:t>ENG-127 Social Justice and Literature</w:t>
        </w:r>
      </w:ins>
    </w:p>
    <w:p w14:paraId="47D7DA24" w14:textId="77777777" w:rsidR="002569F0" w:rsidRPr="00BD3C4A" w:rsidRDefault="002569F0" w:rsidP="002569F0">
      <w:pPr>
        <w:widowControl w:val="0"/>
        <w:spacing w:after="0" w:line="246" w:lineRule="auto"/>
        <w:ind w:left="180" w:hanging="180"/>
        <w:rPr>
          <w:ins w:id="1921" w:author="Summer 2023 updates" w:date="2024-07-31T13:42:00Z"/>
          <w:rFonts w:eastAsia="Garamond" w:cs="Garamond"/>
          <w:sz w:val="20"/>
          <w:szCs w:val="20"/>
        </w:rPr>
      </w:pPr>
      <w:ins w:id="1922" w:author="Summer 2023 updates" w:date="2024-07-31T13:42:00Z">
        <w:r w:rsidRPr="00BD3C4A">
          <w:rPr>
            <w:rFonts w:eastAsia="Garamond" w:cs="Garamond"/>
            <w:sz w:val="20"/>
            <w:szCs w:val="20"/>
          </w:rPr>
          <w:t>ENG-137 African American Literature</w:t>
        </w:r>
      </w:ins>
    </w:p>
    <w:p w14:paraId="3ED8745D" w14:textId="77777777" w:rsidR="002569F0" w:rsidRPr="00BD3C4A" w:rsidRDefault="002569F0" w:rsidP="002569F0">
      <w:pPr>
        <w:widowControl w:val="0"/>
        <w:spacing w:after="0" w:line="246" w:lineRule="auto"/>
        <w:ind w:left="180" w:hanging="180"/>
        <w:rPr>
          <w:ins w:id="1923" w:author="Summer 2023 updates" w:date="2024-07-31T13:42:00Z"/>
          <w:rFonts w:eastAsia="Garamond" w:cs="Garamond"/>
          <w:sz w:val="20"/>
          <w:szCs w:val="20"/>
        </w:rPr>
      </w:pPr>
      <w:ins w:id="1924" w:author="Summer 2023 updates" w:date="2024-07-31T13:42:00Z">
        <w:r w:rsidRPr="00BD3C4A">
          <w:rPr>
            <w:rFonts w:eastAsia="Garamond" w:cs="Garamond"/>
            <w:sz w:val="20"/>
            <w:szCs w:val="20"/>
          </w:rPr>
          <w:t>ENG-146 Introduction to Postcolonial Literature</w:t>
        </w:r>
      </w:ins>
    </w:p>
    <w:p w14:paraId="10F4F319" w14:textId="77777777" w:rsidR="002569F0" w:rsidRPr="00BD3C4A" w:rsidRDefault="002569F0" w:rsidP="002569F0">
      <w:pPr>
        <w:widowControl w:val="0"/>
        <w:spacing w:after="0" w:line="246" w:lineRule="auto"/>
        <w:ind w:left="180" w:hanging="180"/>
        <w:rPr>
          <w:ins w:id="1925" w:author="Summer 2023 updates" w:date="2024-07-31T13:42:00Z"/>
          <w:rFonts w:eastAsia="Garamond" w:cs="Garamond"/>
          <w:sz w:val="20"/>
          <w:szCs w:val="20"/>
        </w:rPr>
      </w:pPr>
      <w:ins w:id="1926" w:author="Summer 2023 updates" w:date="2024-07-31T13:42:00Z">
        <w:r w:rsidRPr="00BD3C4A">
          <w:rPr>
            <w:rFonts w:eastAsia="Garamond" w:cs="Garamond"/>
            <w:sz w:val="20"/>
            <w:szCs w:val="20"/>
          </w:rPr>
          <w:t>ENG-156 Global Anglophone</w:t>
        </w:r>
        <w:r>
          <w:rPr>
            <w:rFonts w:eastAsia="Garamond" w:cs="Garamond"/>
            <w:sz w:val="20"/>
            <w:szCs w:val="20"/>
          </w:rPr>
          <w:t xml:space="preserve"> Literature</w:t>
        </w:r>
      </w:ins>
    </w:p>
    <w:p w14:paraId="201EBB5C" w14:textId="77777777" w:rsidR="002569F0" w:rsidRPr="00BD3C4A" w:rsidRDefault="002569F0" w:rsidP="002569F0">
      <w:pPr>
        <w:widowControl w:val="0"/>
        <w:spacing w:after="0" w:line="246" w:lineRule="auto"/>
        <w:ind w:left="180" w:hanging="180"/>
        <w:rPr>
          <w:ins w:id="1927" w:author="Summer 2023 updates" w:date="2024-07-31T13:42:00Z"/>
          <w:rFonts w:eastAsia="Garamond" w:cs="Garamond"/>
          <w:sz w:val="20"/>
          <w:szCs w:val="20"/>
        </w:rPr>
      </w:pPr>
      <w:ins w:id="1928" w:author="Summer 2023 updates" w:date="2024-07-31T13:42:00Z">
        <w:r w:rsidRPr="00BD3C4A">
          <w:rPr>
            <w:rFonts w:eastAsia="Garamond" w:cs="Garamond"/>
            <w:sz w:val="20"/>
            <w:szCs w:val="20"/>
          </w:rPr>
          <w:t>ENG-157 Latinx/Chicanx Literature</w:t>
        </w:r>
      </w:ins>
    </w:p>
    <w:p w14:paraId="56067184" w14:textId="77777777" w:rsidR="002569F0" w:rsidRPr="00BD3C4A" w:rsidRDefault="002569F0" w:rsidP="002569F0">
      <w:pPr>
        <w:widowControl w:val="0"/>
        <w:spacing w:after="0" w:line="246" w:lineRule="auto"/>
        <w:ind w:left="180" w:hanging="180"/>
        <w:rPr>
          <w:ins w:id="1929" w:author="Summer 2023 updates" w:date="2024-07-31T13:42:00Z"/>
          <w:rFonts w:eastAsia="Garamond" w:cs="Garamond"/>
          <w:sz w:val="20"/>
          <w:szCs w:val="20"/>
        </w:rPr>
      </w:pPr>
      <w:ins w:id="1930" w:author="Summer 2023 updates" w:date="2024-07-31T13:42:00Z">
        <w:r w:rsidRPr="00BD3C4A">
          <w:rPr>
            <w:rFonts w:eastAsia="Garamond" w:cs="Garamond"/>
            <w:sz w:val="20"/>
            <w:szCs w:val="20"/>
          </w:rPr>
          <w:t>ENG-206 Gender and Literature: NWP</w:t>
        </w:r>
      </w:ins>
    </w:p>
    <w:p w14:paraId="503DBE87" w14:textId="77777777" w:rsidR="002569F0" w:rsidRPr="00BD3C4A" w:rsidRDefault="002569F0" w:rsidP="002569F0">
      <w:pPr>
        <w:widowControl w:val="0"/>
        <w:spacing w:after="0" w:line="246" w:lineRule="auto"/>
        <w:ind w:left="180" w:hanging="180"/>
        <w:rPr>
          <w:ins w:id="1931" w:author="Summer 2023 updates" w:date="2024-07-31T13:42:00Z"/>
          <w:rFonts w:eastAsia="Garamond" w:cs="Garamond"/>
          <w:sz w:val="20"/>
          <w:szCs w:val="20"/>
        </w:rPr>
      </w:pPr>
      <w:ins w:id="1932" w:author="Summer 2023 updates" w:date="2024-07-31T13:42:00Z">
        <w:r w:rsidRPr="00BD3C4A">
          <w:rPr>
            <w:rFonts w:eastAsia="Garamond" w:cs="Garamond"/>
            <w:sz w:val="20"/>
            <w:szCs w:val="20"/>
          </w:rPr>
          <w:t>ENG-207 Gender and Literature: USP</w:t>
        </w:r>
      </w:ins>
    </w:p>
    <w:p w14:paraId="6BC31842" w14:textId="77777777" w:rsidR="002569F0" w:rsidRPr="00BD3C4A" w:rsidRDefault="002569F0" w:rsidP="002569F0">
      <w:pPr>
        <w:widowControl w:val="0"/>
        <w:spacing w:after="0" w:line="246" w:lineRule="auto"/>
        <w:ind w:left="180" w:hanging="180"/>
        <w:rPr>
          <w:ins w:id="1933" w:author="Summer 2023 updates" w:date="2024-07-31T13:42:00Z"/>
          <w:rFonts w:eastAsia="Garamond" w:cs="Garamond"/>
          <w:sz w:val="20"/>
          <w:szCs w:val="20"/>
        </w:rPr>
      </w:pPr>
      <w:ins w:id="1934" w:author="Summer 2023 updates" w:date="2024-07-31T13:42:00Z">
        <w:r w:rsidRPr="00BD3C4A">
          <w:rPr>
            <w:rFonts w:eastAsia="Garamond" w:cs="Garamond"/>
            <w:sz w:val="20"/>
            <w:szCs w:val="20"/>
          </w:rPr>
          <w:t>ENG-208 Gender and Literature: DWP</w:t>
        </w:r>
      </w:ins>
    </w:p>
    <w:p w14:paraId="3686864D" w14:textId="77777777" w:rsidR="002569F0" w:rsidRPr="00BD3C4A" w:rsidRDefault="002569F0" w:rsidP="002569F0">
      <w:pPr>
        <w:widowControl w:val="0"/>
        <w:spacing w:after="0" w:line="246" w:lineRule="auto"/>
        <w:ind w:left="180" w:hanging="180"/>
        <w:rPr>
          <w:ins w:id="1935" w:author="Summer 2023 updates" w:date="2024-07-31T13:42:00Z"/>
          <w:rFonts w:eastAsia="Garamond" w:cs="Garamond"/>
          <w:sz w:val="20"/>
          <w:szCs w:val="20"/>
        </w:rPr>
      </w:pPr>
      <w:ins w:id="1936" w:author="Summer 2023 updates" w:date="2024-07-31T13:42:00Z">
        <w:r w:rsidRPr="00BD3C4A">
          <w:rPr>
            <w:rFonts w:eastAsia="Garamond" w:cs="Garamond"/>
            <w:sz w:val="20"/>
            <w:szCs w:val="20"/>
          </w:rPr>
          <w:t>ENG-281 Literatures in English 1800</w:t>
        </w:r>
      </w:ins>
    </w:p>
    <w:p w14:paraId="61DB0838" w14:textId="77777777" w:rsidR="002569F0" w:rsidRPr="00BD3C4A" w:rsidRDefault="002569F0" w:rsidP="002569F0">
      <w:pPr>
        <w:widowControl w:val="0"/>
        <w:spacing w:after="0" w:line="246" w:lineRule="auto"/>
        <w:ind w:left="180" w:hanging="180"/>
        <w:rPr>
          <w:ins w:id="1937" w:author="Summer 2023 updates" w:date="2024-07-31T13:42:00Z"/>
          <w:rFonts w:eastAsia="Garamond" w:cs="Garamond"/>
          <w:sz w:val="20"/>
          <w:szCs w:val="20"/>
        </w:rPr>
      </w:pPr>
      <w:ins w:id="1938" w:author="Summer 2023 updates" w:date="2024-07-31T13:42:00Z">
        <w:r w:rsidRPr="00BD3C4A">
          <w:rPr>
            <w:rFonts w:eastAsia="Garamond" w:cs="Garamond"/>
            <w:sz w:val="20"/>
            <w:szCs w:val="20"/>
          </w:rPr>
          <w:t>ENG-291 Literatures in English after 1800</w:t>
        </w:r>
      </w:ins>
    </w:p>
    <w:p w14:paraId="2AD73ACA" w14:textId="77777777" w:rsidR="002569F0" w:rsidRPr="00BD3C4A" w:rsidRDefault="002569F0" w:rsidP="002569F0">
      <w:pPr>
        <w:widowControl w:val="0"/>
        <w:spacing w:after="0" w:line="246" w:lineRule="auto"/>
        <w:ind w:left="180" w:hanging="180"/>
        <w:rPr>
          <w:ins w:id="1939" w:author="Summer 2023 updates" w:date="2024-07-31T13:42:00Z"/>
          <w:rFonts w:eastAsia="Garamond" w:cs="Garamond"/>
          <w:sz w:val="20"/>
          <w:szCs w:val="20"/>
        </w:rPr>
      </w:pPr>
      <w:ins w:id="1940" w:author="Summer 2023 updates" w:date="2024-07-31T13:42:00Z">
        <w:r w:rsidRPr="00BD3C4A">
          <w:rPr>
            <w:rFonts w:eastAsia="Garamond" w:cs="Garamond"/>
            <w:sz w:val="20"/>
            <w:szCs w:val="20"/>
          </w:rPr>
          <w:t>ENG-301 The Art of Literary Research</w:t>
        </w:r>
      </w:ins>
    </w:p>
    <w:p w14:paraId="1DF7272F" w14:textId="77777777" w:rsidR="002569F0" w:rsidRPr="00BD3C4A" w:rsidRDefault="002569F0" w:rsidP="002569F0">
      <w:pPr>
        <w:widowControl w:val="0"/>
        <w:spacing w:after="0" w:line="246" w:lineRule="auto"/>
        <w:ind w:left="180" w:hanging="180"/>
        <w:rPr>
          <w:ins w:id="1941" w:author="Summer 2023 updates" w:date="2024-07-31T13:42:00Z"/>
          <w:rFonts w:eastAsia="Garamond" w:cs="Garamond"/>
          <w:sz w:val="20"/>
          <w:szCs w:val="20"/>
        </w:rPr>
      </w:pPr>
      <w:ins w:id="1942" w:author="Summer 2023 updates" w:date="2024-07-31T13:42:00Z">
        <w:r w:rsidRPr="00BD3C4A">
          <w:rPr>
            <w:rFonts w:eastAsia="Garamond" w:cs="Garamond"/>
            <w:sz w:val="20"/>
            <w:szCs w:val="20"/>
          </w:rPr>
          <w:t>ENG-312 Studies in Environmental Humanities</w:t>
        </w:r>
      </w:ins>
    </w:p>
    <w:p w14:paraId="2DA6FAB6" w14:textId="77777777" w:rsidR="002569F0" w:rsidRPr="00BD3C4A" w:rsidRDefault="002569F0" w:rsidP="002569F0">
      <w:pPr>
        <w:widowControl w:val="0"/>
        <w:spacing w:after="0" w:line="246" w:lineRule="auto"/>
        <w:ind w:left="180" w:hanging="180"/>
        <w:rPr>
          <w:ins w:id="1943" w:author="Summer 2023 updates" w:date="2024-07-31T13:42:00Z"/>
          <w:rFonts w:eastAsia="Garamond" w:cs="Garamond"/>
          <w:sz w:val="20"/>
          <w:szCs w:val="20"/>
        </w:rPr>
      </w:pPr>
      <w:ins w:id="1944" w:author="Summer 2023 updates" w:date="2024-07-31T13:42:00Z">
        <w:r w:rsidRPr="00BD3C4A">
          <w:rPr>
            <w:rFonts w:eastAsia="Garamond" w:cs="Garamond"/>
            <w:sz w:val="20"/>
            <w:szCs w:val="20"/>
          </w:rPr>
          <w:t>ENG-327 Literature of the American Renaissance</w:t>
        </w:r>
      </w:ins>
    </w:p>
    <w:p w14:paraId="79ECDA47" w14:textId="77777777" w:rsidR="002569F0" w:rsidRPr="00BD3C4A" w:rsidRDefault="002569F0" w:rsidP="002569F0">
      <w:pPr>
        <w:widowControl w:val="0"/>
        <w:spacing w:after="0" w:line="246" w:lineRule="auto"/>
        <w:ind w:left="180" w:hanging="180"/>
        <w:rPr>
          <w:ins w:id="1945" w:author="Summer 2023 updates" w:date="2024-07-31T13:42:00Z"/>
          <w:rFonts w:eastAsia="Garamond" w:cs="Garamond"/>
          <w:sz w:val="20"/>
          <w:szCs w:val="20"/>
        </w:rPr>
      </w:pPr>
      <w:ins w:id="1946" w:author="Summer 2023 updates" w:date="2024-07-31T13:42:00Z">
        <w:r w:rsidRPr="00BD3C4A">
          <w:rPr>
            <w:rFonts w:eastAsia="Garamond" w:cs="Garamond"/>
            <w:sz w:val="20"/>
            <w:szCs w:val="20"/>
          </w:rPr>
          <w:t>ENG-337 American Realism and Naturalism</w:t>
        </w:r>
      </w:ins>
    </w:p>
    <w:p w14:paraId="0E7EBE8C" w14:textId="77777777" w:rsidR="002569F0" w:rsidRPr="00BD3C4A" w:rsidRDefault="002569F0" w:rsidP="002569F0">
      <w:pPr>
        <w:widowControl w:val="0"/>
        <w:spacing w:after="0" w:line="246" w:lineRule="auto"/>
        <w:ind w:left="180" w:hanging="180"/>
        <w:rPr>
          <w:ins w:id="1947" w:author="Summer 2023 updates" w:date="2024-07-31T13:42:00Z"/>
          <w:rFonts w:eastAsia="Garamond" w:cs="Garamond"/>
          <w:sz w:val="20"/>
          <w:szCs w:val="20"/>
        </w:rPr>
      </w:pPr>
      <w:ins w:id="1948" w:author="Summer 2023 updates" w:date="2024-07-31T13:42:00Z">
        <w:r w:rsidRPr="00BD3C4A">
          <w:rPr>
            <w:rFonts w:eastAsia="Garamond" w:cs="Garamond"/>
            <w:sz w:val="20"/>
            <w:szCs w:val="20"/>
          </w:rPr>
          <w:t>ENG-347 Studies in Modern or Contemporary American Literature</w:t>
        </w:r>
      </w:ins>
    </w:p>
    <w:p w14:paraId="2F60B1F0" w14:textId="77777777" w:rsidR="002569F0" w:rsidRPr="00BD3C4A" w:rsidRDefault="002569F0" w:rsidP="002569F0">
      <w:pPr>
        <w:widowControl w:val="0"/>
        <w:spacing w:after="0" w:line="246" w:lineRule="auto"/>
        <w:ind w:left="180" w:hanging="180"/>
        <w:rPr>
          <w:ins w:id="1949" w:author="Summer 2023 updates" w:date="2024-07-31T13:42:00Z"/>
          <w:rFonts w:eastAsia="Garamond" w:cs="Garamond"/>
          <w:sz w:val="20"/>
          <w:szCs w:val="20"/>
        </w:rPr>
      </w:pPr>
      <w:ins w:id="1950" w:author="Summer 2023 updates" w:date="2024-07-31T13:42:00Z">
        <w:r w:rsidRPr="00BD3C4A">
          <w:rPr>
            <w:rFonts w:eastAsia="Garamond" w:cs="Garamond"/>
            <w:sz w:val="20"/>
            <w:szCs w:val="20"/>
          </w:rPr>
          <w:t>ENG-357 Studies in Latinx/Chicanx Literature</w:t>
        </w:r>
      </w:ins>
    </w:p>
    <w:p w14:paraId="2B971D0E" w14:textId="77777777" w:rsidR="002569F0" w:rsidRPr="00BD3C4A" w:rsidRDefault="002569F0" w:rsidP="002569F0">
      <w:pPr>
        <w:widowControl w:val="0"/>
        <w:spacing w:after="0" w:line="246" w:lineRule="auto"/>
        <w:ind w:left="180" w:hanging="180"/>
        <w:rPr>
          <w:ins w:id="1951" w:author="Summer 2023 updates" w:date="2024-07-31T13:42:00Z"/>
          <w:rFonts w:eastAsia="Garamond" w:cs="Garamond"/>
          <w:sz w:val="20"/>
          <w:szCs w:val="20"/>
        </w:rPr>
      </w:pPr>
      <w:ins w:id="1952" w:author="Summer 2023 updates" w:date="2024-07-31T13:42:00Z">
        <w:r w:rsidRPr="00BD3C4A">
          <w:rPr>
            <w:rFonts w:eastAsia="Garamond" w:cs="Garamond"/>
            <w:sz w:val="20"/>
            <w:szCs w:val="20"/>
          </w:rPr>
          <w:t>ENG-367 Studies in African American Literature</w:t>
        </w:r>
      </w:ins>
    </w:p>
    <w:p w14:paraId="5F4265E5" w14:textId="77777777" w:rsidR="002569F0" w:rsidRPr="00BD3C4A" w:rsidRDefault="002569F0" w:rsidP="002569F0">
      <w:pPr>
        <w:widowControl w:val="0"/>
        <w:spacing w:after="0" w:line="246" w:lineRule="auto"/>
        <w:ind w:left="180" w:hanging="180"/>
        <w:rPr>
          <w:ins w:id="1953" w:author="Summer 2023 updates" w:date="2024-07-31T13:42:00Z"/>
          <w:rFonts w:eastAsia="Garamond" w:cs="Garamond"/>
          <w:sz w:val="20"/>
          <w:szCs w:val="20"/>
        </w:rPr>
      </w:pPr>
      <w:ins w:id="1954" w:author="Summer 2023 updates" w:date="2024-07-31T13:42:00Z">
        <w:r w:rsidRPr="00BD3C4A">
          <w:rPr>
            <w:rFonts w:eastAsia="Garamond" w:cs="Garamond"/>
            <w:sz w:val="20"/>
            <w:szCs w:val="20"/>
          </w:rPr>
          <w:t>ENG-375 Studies in European Literature</w:t>
        </w:r>
      </w:ins>
    </w:p>
    <w:p w14:paraId="114BEACB" w14:textId="77777777" w:rsidR="002569F0" w:rsidRPr="00BD3C4A" w:rsidRDefault="002569F0" w:rsidP="002569F0">
      <w:pPr>
        <w:widowControl w:val="0"/>
        <w:spacing w:after="0" w:line="246" w:lineRule="auto"/>
        <w:ind w:left="180" w:hanging="180"/>
        <w:rPr>
          <w:ins w:id="1955" w:author="Summer 2023 updates" w:date="2024-07-31T13:42:00Z"/>
          <w:rFonts w:eastAsia="Garamond" w:cs="Garamond"/>
          <w:sz w:val="20"/>
          <w:szCs w:val="20"/>
        </w:rPr>
      </w:pPr>
      <w:ins w:id="1956" w:author="Summer 2023 updates" w:date="2024-07-31T13:42:00Z">
        <w:r w:rsidRPr="00BD3C4A">
          <w:rPr>
            <w:rFonts w:eastAsia="Garamond" w:cs="Garamond"/>
            <w:sz w:val="20"/>
            <w:szCs w:val="20"/>
          </w:rPr>
          <w:t>ENG-378 Studies in Transatlantic Literature</w:t>
        </w:r>
      </w:ins>
    </w:p>
    <w:p w14:paraId="287B371A" w14:textId="77777777" w:rsidR="002569F0" w:rsidRPr="00BD3C4A" w:rsidRDefault="002569F0" w:rsidP="002569F0">
      <w:pPr>
        <w:widowControl w:val="0"/>
        <w:spacing w:after="0" w:line="246" w:lineRule="auto"/>
        <w:ind w:left="180" w:hanging="180"/>
        <w:rPr>
          <w:ins w:id="1957" w:author="Summer 2023 updates" w:date="2024-07-31T13:42:00Z"/>
          <w:rFonts w:eastAsia="Garamond" w:cs="Garamond"/>
          <w:sz w:val="20"/>
          <w:szCs w:val="20"/>
        </w:rPr>
      </w:pPr>
      <w:ins w:id="1958" w:author="Summer 2023 updates" w:date="2024-07-31T13:42:00Z">
        <w:r w:rsidRPr="00BD3C4A">
          <w:rPr>
            <w:rFonts w:eastAsia="Garamond" w:cs="Garamond"/>
            <w:sz w:val="20"/>
            <w:szCs w:val="20"/>
          </w:rPr>
          <w:t>ENG-380 The Age of Chaucer</w:t>
        </w:r>
      </w:ins>
    </w:p>
    <w:p w14:paraId="19FDB39E" w14:textId="77777777" w:rsidR="002569F0" w:rsidRPr="00BD3C4A" w:rsidRDefault="002569F0" w:rsidP="002569F0">
      <w:pPr>
        <w:widowControl w:val="0"/>
        <w:spacing w:after="0" w:line="246" w:lineRule="auto"/>
        <w:ind w:left="180" w:hanging="180"/>
        <w:rPr>
          <w:ins w:id="1959" w:author="Summer 2023 updates" w:date="2024-07-31T13:42:00Z"/>
          <w:rFonts w:eastAsia="Garamond" w:cs="Garamond"/>
          <w:sz w:val="20"/>
          <w:szCs w:val="20"/>
        </w:rPr>
      </w:pPr>
      <w:ins w:id="1960" w:author="Summer 2023 updates" w:date="2024-07-31T13:42:00Z">
        <w:r w:rsidRPr="00BD3C4A">
          <w:rPr>
            <w:rFonts w:eastAsia="Garamond" w:cs="Garamond"/>
            <w:sz w:val="20"/>
            <w:szCs w:val="20"/>
          </w:rPr>
          <w:t>ENG-382 Shakespeare: Comedies and Romances</w:t>
        </w:r>
      </w:ins>
    </w:p>
    <w:p w14:paraId="34E07FB4" w14:textId="77777777" w:rsidR="002569F0" w:rsidRPr="00BD3C4A" w:rsidRDefault="002569F0" w:rsidP="002569F0">
      <w:pPr>
        <w:widowControl w:val="0"/>
        <w:spacing w:after="0" w:line="246" w:lineRule="auto"/>
        <w:ind w:left="180" w:hanging="180"/>
        <w:rPr>
          <w:ins w:id="1961" w:author="Summer 2023 updates" w:date="2024-07-31T13:42:00Z"/>
          <w:rFonts w:eastAsia="Garamond" w:cs="Garamond"/>
          <w:sz w:val="20"/>
          <w:szCs w:val="20"/>
        </w:rPr>
      </w:pPr>
      <w:ins w:id="1962" w:author="Summer 2023 updates" w:date="2024-07-31T13:42:00Z">
        <w:r w:rsidRPr="00BD3C4A">
          <w:rPr>
            <w:rFonts w:eastAsia="Garamond" w:cs="Garamond"/>
            <w:sz w:val="20"/>
            <w:szCs w:val="20"/>
          </w:rPr>
          <w:t>ENG-383 Shakespeare: Tragedies and Histories</w:t>
        </w:r>
      </w:ins>
    </w:p>
    <w:p w14:paraId="238FE4EC" w14:textId="77777777" w:rsidR="002569F0" w:rsidRPr="00BD3C4A" w:rsidRDefault="002569F0" w:rsidP="002569F0">
      <w:pPr>
        <w:widowControl w:val="0"/>
        <w:spacing w:after="0" w:line="246" w:lineRule="auto"/>
        <w:ind w:left="180" w:hanging="180"/>
        <w:rPr>
          <w:ins w:id="1963" w:author="Summer 2023 updates" w:date="2024-07-31T13:42:00Z"/>
          <w:rFonts w:eastAsia="Garamond" w:cs="Garamond"/>
          <w:sz w:val="20"/>
          <w:szCs w:val="20"/>
        </w:rPr>
      </w:pPr>
      <w:ins w:id="1964" w:author="Summer 2023 updates" w:date="2024-07-31T13:42:00Z">
        <w:r w:rsidRPr="00BD3C4A">
          <w:rPr>
            <w:rFonts w:eastAsia="Garamond" w:cs="Garamond"/>
            <w:sz w:val="20"/>
            <w:szCs w:val="20"/>
          </w:rPr>
          <w:t>ENG-384 British Renaissance Literature</w:t>
        </w:r>
      </w:ins>
    </w:p>
    <w:p w14:paraId="624E04FA" w14:textId="77777777" w:rsidR="002569F0" w:rsidRPr="00BD3C4A" w:rsidRDefault="002569F0" w:rsidP="002569F0">
      <w:pPr>
        <w:widowControl w:val="0"/>
        <w:spacing w:after="0" w:line="246" w:lineRule="auto"/>
        <w:ind w:left="180" w:hanging="180"/>
        <w:rPr>
          <w:ins w:id="1965" w:author="Summer 2023 updates" w:date="2024-07-31T13:42:00Z"/>
          <w:rFonts w:eastAsia="Garamond" w:cs="Garamond"/>
          <w:sz w:val="20"/>
          <w:szCs w:val="20"/>
        </w:rPr>
      </w:pPr>
      <w:ins w:id="1966" w:author="Summer 2023 updates" w:date="2024-07-31T13:42:00Z">
        <w:r w:rsidRPr="00BD3C4A">
          <w:rPr>
            <w:rFonts w:eastAsia="Garamond" w:cs="Garamond"/>
            <w:sz w:val="20"/>
            <w:szCs w:val="20"/>
          </w:rPr>
          <w:t>ENG-385 Restoration and Eighteenth-Century British Literature</w:t>
        </w:r>
      </w:ins>
    </w:p>
    <w:p w14:paraId="6621E374" w14:textId="77777777" w:rsidR="002569F0" w:rsidRPr="00BD3C4A" w:rsidRDefault="002569F0" w:rsidP="002569F0">
      <w:pPr>
        <w:widowControl w:val="0"/>
        <w:spacing w:after="0" w:line="246" w:lineRule="auto"/>
        <w:ind w:left="180" w:hanging="180"/>
        <w:rPr>
          <w:ins w:id="1967" w:author="Summer 2023 updates" w:date="2024-07-31T13:42:00Z"/>
          <w:rFonts w:eastAsia="Garamond" w:cs="Garamond"/>
          <w:sz w:val="20"/>
          <w:szCs w:val="20"/>
        </w:rPr>
      </w:pPr>
      <w:ins w:id="1968" w:author="Summer 2023 updates" w:date="2024-07-31T13:42:00Z">
        <w:r w:rsidRPr="00BD3C4A">
          <w:rPr>
            <w:rFonts w:eastAsia="Garamond" w:cs="Garamond"/>
            <w:sz w:val="20"/>
            <w:szCs w:val="20"/>
          </w:rPr>
          <w:t>ENG-388 Romantic Literature</w:t>
        </w:r>
      </w:ins>
    </w:p>
    <w:p w14:paraId="3D1FC3EA" w14:textId="77777777" w:rsidR="002569F0" w:rsidRPr="00BD3C4A" w:rsidRDefault="002569F0" w:rsidP="002569F0">
      <w:pPr>
        <w:widowControl w:val="0"/>
        <w:spacing w:after="0" w:line="246" w:lineRule="auto"/>
        <w:ind w:left="180" w:hanging="180"/>
        <w:rPr>
          <w:ins w:id="1969" w:author="Summer 2023 updates" w:date="2024-07-31T13:42:00Z"/>
          <w:rFonts w:eastAsia="Garamond" w:cs="Garamond"/>
          <w:sz w:val="20"/>
          <w:szCs w:val="20"/>
        </w:rPr>
      </w:pPr>
      <w:ins w:id="1970" w:author="Summer 2023 updates" w:date="2024-07-31T13:42:00Z">
        <w:r w:rsidRPr="00BD3C4A">
          <w:rPr>
            <w:rFonts w:eastAsia="Garamond" w:cs="Garamond"/>
            <w:sz w:val="20"/>
            <w:szCs w:val="20"/>
          </w:rPr>
          <w:t>ENG-390 Victorian Literature</w:t>
        </w:r>
      </w:ins>
    </w:p>
    <w:p w14:paraId="06ABBBA2" w14:textId="77777777" w:rsidR="002569F0" w:rsidRPr="00BD3C4A" w:rsidRDefault="002569F0" w:rsidP="002569F0">
      <w:pPr>
        <w:widowControl w:val="0"/>
        <w:spacing w:after="0" w:line="246" w:lineRule="auto"/>
        <w:ind w:left="180" w:hanging="180"/>
        <w:rPr>
          <w:ins w:id="1971" w:author="Summer 2023 updates" w:date="2024-07-31T13:42:00Z"/>
          <w:rFonts w:eastAsia="Garamond" w:cs="Garamond"/>
          <w:sz w:val="20"/>
          <w:szCs w:val="20"/>
        </w:rPr>
      </w:pPr>
      <w:ins w:id="1972" w:author="Summer 2023 updates" w:date="2024-07-31T13:42:00Z">
        <w:r w:rsidRPr="00BD3C4A">
          <w:rPr>
            <w:rFonts w:eastAsia="Garamond" w:cs="Garamond"/>
            <w:sz w:val="20"/>
            <w:szCs w:val="20"/>
          </w:rPr>
          <w:t>ENG-392 The Nineteenth-Century British Novel</w:t>
        </w:r>
      </w:ins>
    </w:p>
    <w:p w14:paraId="0549DE3E" w14:textId="77777777" w:rsidR="002569F0" w:rsidRPr="00BD3C4A" w:rsidRDefault="002569F0" w:rsidP="002569F0">
      <w:pPr>
        <w:widowControl w:val="0"/>
        <w:spacing w:after="0" w:line="246" w:lineRule="auto"/>
        <w:ind w:left="180" w:hanging="180"/>
        <w:rPr>
          <w:ins w:id="1973" w:author="Summer 2023 updates" w:date="2024-07-31T13:42:00Z"/>
          <w:rFonts w:eastAsia="Garamond" w:cs="Garamond"/>
          <w:sz w:val="20"/>
          <w:szCs w:val="20"/>
        </w:rPr>
      </w:pPr>
      <w:ins w:id="1974" w:author="Summer 2023 updates" w:date="2024-07-31T13:42:00Z">
        <w:r w:rsidRPr="00BD3C4A">
          <w:rPr>
            <w:rFonts w:eastAsia="Garamond" w:cs="Garamond"/>
            <w:sz w:val="20"/>
            <w:szCs w:val="20"/>
          </w:rPr>
          <w:t>ENG-393 Studies in Modern or Contemporary British Literature</w:t>
        </w:r>
      </w:ins>
    </w:p>
    <w:p w14:paraId="7DDFA053" w14:textId="77777777" w:rsidR="002569F0" w:rsidRPr="00BD3C4A" w:rsidRDefault="002569F0" w:rsidP="002569F0">
      <w:pPr>
        <w:widowControl w:val="0"/>
        <w:spacing w:after="0" w:line="246" w:lineRule="auto"/>
        <w:ind w:left="180" w:hanging="180"/>
        <w:rPr>
          <w:ins w:id="1975" w:author="Summer 2023 updates" w:date="2024-07-31T13:42:00Z"/>
          <w:rFonts w:eastAsia="Garamond" w:cs="Garamond"/>
          <w:sz w:val="20"/>
          <w:szCs w:val="20"/>
        </w:rPr>
      </w:pPr>
      <w:ins w:id="1976" w:author="Summer 2023 updates" w:date="2024-07-31T13:42:00Z">
        <w:r w:rsidRPr="00BD3C4A">
          <w:rPr>
            <w:rFonts w:eastAsia="Garamond" w:cs="Garamond"/>
            <w:sz w:val="20"/>
            <w:szCs w:val="20"/>
          </w:rPr>
          <w:t>ENG-454 Honors Research</w:t>
        </w:r>
      </w:ins>
    </w:p>
    <w:p w14:paraId="07168C03" w14:textId="77777777" w:rsidR="002569F0" w:rsidRPr="00BD3C4A" w:rsidRDefault="002569F0" w:rsidP="002569F0">
      <w:pPr>
        <w:widowControl w:val="0"/>
        <w:spacing w:after="0" w:line="246" w:lineRule="auto"/>
        <w:ind w:left="180" w:hanging="180"/>
        <w:rPr>
          <w:ins w:id="1977" w:author="Summer 2023 updates" w:date="2024-07-31T13:42:00Z"/>
          <w:rFonts w:eastAsia="Garamond" w:cs="Garamond"/>
          <w:sz w:val="20"/>
          <w:szCs w:val="20"/>
        </w:rPr>
      </w:pPr>
      <w:ins w:id="1978" w:author="Summer 2023 updates" w:date="2024-07-31T13:42:00Z">
        <w:r w:rsidRPr="00BD3C4A">
          <w:rPr>
            <w:rFonts w:eastAsia="Garamond" w:cs="Garamond"/>
            <w:sz w:val="20"/>
            <w:szCs w:val="20"/>
          </w:rPr>
          <w:t>ENG-464 Seminar in Literature</w:t>
        </w:r>
      </w:ins>
    </w:p>
    <w:p w14:paraId="07060C4F" w14:textId="77777777" w:rsidR="002569F0" w:rsidRPr="00BD3C4A" w:rsidRDefault="002569F0" w:rsidP="002569F0">
      <w:pPr>
        <w:widowControl w:val="0"/>
        <w:spacing w:after="0" w:line="246" w:lineRule="auto"/>
        <w:ind w:left="180" w:hanging="180"/>
        <w:rPr>
          <w:ins w:id="1979" w:author="Summer 2023 updates" w:date="2024-07-31T13:42:00Z"/>
          <w:rFonts w:eastAsia="Garamond" w:cs="Garamond"/>
          <w:sz w:val="20"/>
          <w:szCs w:val="20"/>
        </w:rPr>
      </w:pPr>
      <w:ins w:id="1980" w:author="Summer 2023 updates" w:date="2024-07-31T13:42:00Z">
        <w:r w:rsidRPr="00BD3C4A">
          <w:rPr>
            <w:rFonts w:eastAsia="Garamond" w:cs="Garamond"/>
            <w:sz w:val="20"/>
            <w:szCs w:val="20"/>
          </w:rPr>
          <w:t>ENG-467 Seminar in Literature: USP</w:t>
        </w:r>
      </w:ins>
    </w:p>
    <w:p w14:paraId="3FDE11B4" w14:textId="77777777" w:rsidR="002569F0" w:rsidRPr="00BD3C4A" w:rsidRDefault="002569F0" w:rsidP="002569F0">
      <w:pPr>
        <w:widowControl w:val="0"/>
        <w:spacing w:after="0" w:line="246" w:lineRule="auto"/>
        <w:ind w:left="180" w:hanging="180"/>
        <w:rPr>
          <w:ins w:id="1981" w:author="Summer 2023 updates" w:date="2024-07-31T13:42:00Z"/>
          <w:rFonts w:eastAsia="Garamond" w:cs="Garamond"/>
          <w:sz w:val="20"/>
          <w:szCs w:val="20"/>
        </w:rPr>
      </w:pPr>
      <w:ins w:id="1982" w:author="Summer 2023 updates" w:date="2024-07-31T13:42:00Z">
        <w:r>
          <w:rPr>
            <w:rFonts w:eastAsia="Garamond" w:cs="Garamond"/>
            <w:sz w:val="20"/>
            <w:szCs w:val="20"/>
          </w:rPr>
          <w:t>FLM-200</w:t>
        </w:r>
        <w:r w:rsidRPr="00BD3C4A">
          <w:rPr>
            <w:rFonts w:eastAsia="Garamond" w:cs="Garamond"/>
            <w:sz w:val="20"/>
            <w:szCs w:val="20"/>
          </w:rPr>
          <w:t xml:space="preserve"> Film Analysis</w:t>
        </w:r>
      </w:ins>
    </w:p>
    <w:p w14:paraId="4559F6DD" w14:textId="77777777" w:rsidR="002569F0" w:rsidRPr="00BD3C4A" w:rsidRDefault="002569F0" w:rsidP="002569F0">
      <w:pPr>
        <w:widowControl w:val="0"/>
        <w:spacing w:after="0" w:line="246" w:lineRule="auto"/>
        <w:ind w:left="180" w:hanging="180"/>
        <w:rPr>
          <w:ins w:id="1983" w:author="Summer 2023 updates" w:date="2024-07-31T13:42:00Z"/>
          <w:rFonts w:eastAsia="Garamond" w:cs="Garamond"/>
          <w:sz w:val="20"/>
          <w:szCs w:val="20"/>
        </w:rPr>
      </w:pPr>
      <w:ins w:id="1984" w:author="Summer 2023 updates" w:date="2024-07-31T13:42:00Z">
        <w:r w:rsidRPr="00BD3C4A">
          <w:rPr>
            <w:rFonts w:eastAsia="Garamond" w:cs="Garamond"/>
            <w:sz w:val="20"/>
            <w:szCs w:val="20"/>
          </w:rPr>
          <w:t>FLM-225 Film History</w:t>
        </w:r>
      </w:ins>
    </w:p>
    <w:p w14:paraId="27605946" w14:textId="77777777" w:rsidR="002569F0" w:rsidRPr="00BD3C4A" w:rsidRDefault="002569F0" w:rsidP="002569F0">
      <w:pPr>
        <w:widowControl w:val="0"/>
        <w:spacing w:after="0" w:line="246" w:lineRule="auto"/>
        <w:ind w:left="180" w:hanging="180"/>
        <w:rPr>
          <w:ins w:id="1985" w:author="Summer 2023 updates" w:date="2024-07-31T13:42:00Z"/>
          <w:rFonts w:eastAsia="Garamond" w:cs="Garamond"/>
          <w:sz w:val="20"/>
          <w:szCs w:val="20"/>
        </w:rPr>
      </w:pPr>
      <w:ins w:id="1986" w:author="Summer 2023 updates" w:date="2024-07-31T13:42:00Z">
        <w:r w:rsidRPr="00BD3C4A">
          <w:rPr>
            <w:rFonts w:eastAsia="Garamond" w:cs="Garamond"/>
            <w:sz w:val="20"/>
            <w:szCs w:val="20"/>
          </w:rPr>
          <w:t>FLM-250 Special Topics in Film</w:t>
        </w:r>
      </w:ins>
    </w:p>
    <w:p w14:paraId="364D95DE" w14:textId="77777777" w:rsidR="002569F0" w:rsidRPr="00BD3C4A" w:rsidRDefault="002569F0" w:rsidP="002569F0">
      <w:pPr>
        <w:widowControl w:val="0"/>
        <w:spacing w:after="0" w:line="246" w:lineRule="auto"/>
        <w:ind w:left="180" w:hanging="180"/>
        <w:rPr>
          <w:ins w:id="1987" w:author="Summer 2023 updates" w:date="2024-07-31T13:42:00Z"/>
          <w:rFonts w:eastAsia="Garamond" w:cs="Garamond"/>
          <w:sz w:val="20"/>
          <w:szCs w:val="20"/>
        </w:rPr>
      </w:pPr>
      <w:ins w:id="1988" w:author="Summer 2023 updates" w:date="2024-07-31T13:42:00Z">
        <w:r w:rsidRPr="00BD3C4A">
          <w:rPr>
            <w:rFonts w:eastAsia="Garamond" w:cs="Garamond"/>
            <w:sz w:val="20"/>
            <w:szCs w:val="20"/>
          </w:rPr>
          <w:t xml:space="preserve">FLM-257 LGBTQ+ Television </w:t>
        </w:r>
      </w:ins>
    </w:p>
    <w:p w14:paraId="597B2B68" w14:textId="77777777" w:rsidR="002569F0" w:rsidRPr="00BD3C4A" w:rsidRDefault="002569F0" w:rsidP="002569F0">
      <w:pPr>
        <w:widowControl w:val="0"/>
        <w:spacing w:after="0" w:line="246" w:lineRule="auto"/>
        <w:ind w:left="180" w:hanging="180"/>
        <w:rPr>
          <w:ins w:id="1989" w:author="Summer 2023 updates" w:date="2024-07-31T13:42:00Z"/>
          <w:rFonts w:eastAsia="Garamond" w:cs="Garamond"/>
          <w:sz w:val="20"/>
          <w:szCs w:val="20"/>
        </w:rPr>
      </w:pPr>
      <w:ins w:id="1990" w:author="Summer 2023 updates" w:date="2024-07-31T13:42:00Z">
        <w:r w:rsidRPr="00BD3C4A">
          <w:rPr>
            <w:rFonts w:eastAsia="Garamond" w:cs="Garamond"/>
            <w:sz w:val="20"/>
            <w:szCs w:val="20"/>
          </w:rPr>
          <w:t>FRE-315 Oral and Written Communication Skills</w:t>
        </w:r>
      </w:ins>
    </w:p>
    <w:p w14:paraId="653D12BD" w14:textId="77777777" w:rsidR="002569F0" w:rsidRPr="00BD3C4A" w:rsidRDefault="002569F0" w:rsidP="002569F0">
      <w:pPr>
        <w:widowControl w:val="0"/>
        <w:spacing w:after="0" w:line="246" w:lineRule="auto"/>
        <w:ind w:left="180" w:hanging="180"/>
        <w:rPr>
          <w:ins w:id="1991" w:author="Summer 2023 updates" w:date="2024-07-31T13:42:00Z"/>
          <w:rFonts w:eastAsia="Garamond" w:cs="Garamond"/>
          <w:sz w:val="20"/>
          <w:szCs w:val="20"/>
        </w:rPr>
      </w:pPr>
      <w:ins w:id="1992" w:author="Summer 2023 updates" w:date="2024-07-31T13:42:00Z">
        <w:r w:rsidRPr="00BD3C4A">
          <w:rPr>
            <w:rFonts w:eastAsia="Garamond" w:cs="Garamond"/>
            <w:sz w:val="20"/>
            <w:szCs w:val="20"/>
          </w:rPr>
          <w:t>FRE-335 Introduction to French &amp; Francophone Literature</w:t>
        </w:r>
      </w:ins>
    </w:p>
    <w:p w14:paraId="7304D451" w14:textId="77777777" w:rsidR="002569F0" w:rsidRPr="00BD3C4A" w:rsidRDefault="002569F0" w:rsidP="002569F0">
      <w:pPr>
        <w:widowControl w:val="0"/>
        <w:spacing w:after="0" w:line="246" w:lineRule="auto"/>
        <w:ind w:left="180" w:hanging="180"/>
        <w:rPr>
          <w:ins w:id="1993" w:author="Summer 2023 updates" w:date="2024-07-31T13:42:00Z"/>
          <w:rFonts w:eastAsia="Garamond" w:cs="Garamond"/>
          <w:sz w:val="20"/>
          <w:szCs w:val="20"/>
        </w:rPr>
      </w:pPr>
      <w:ins w:id="1994" w:author="Summer 2023 updates" w:date="2024-07-31T13:42:00Z">
        <w:r w:rsidRPr="00BD3C4A">
          <w:rPr>
            <w:rFonts w:eastAsia="Garamond" w:cs="Garamond"/>
            <w:sz w:val="20"/>
            <w:szCs w:val="20"/>
          </w:rPr>
          <w:t>FRE-340 French &amp; Francophone Cinema</w:t>
        </w:r>
      </w:ins>
    </w:p>
    <w:p w14:paraId="1B522AB4" w14:textId="77777777" w:rsidR="002569F0" w:rsidRPr="00BD3C4A" w:rsidRDefault="002569F0" w:rsidP="002569F0">
      <w:pPr>
        <w:widowControl w:val="0"/>
        <w:spacing w:after="0" w:line="246" w:lineRule="auto"/>
        <w:ind w:left="180" w:hanging="180"/>
        <w:rPr>
          <w:ins w:id="1995" w:author="Summer 2023 updates" w:date="2024-07-31T13:42:00Z"/>
          <w:rFonts w:eastAsia="Garamond" w:cs="Garamond"/>
          <w:sz w:val="20"/>
          <w:szCs w:val="20"/>
        </w:rPr>
      </w:pPr>
      <w:ins w:id="1996" w:author="Summer 2023 updates" w:date="2024-07-31T13:42:00Z">
        <w:r w:rsidRPr="00BD3C4A">
          <w:rPr>
            <w:rFonts w:eastAsia="Garamond" w:cs="Garamond"/>
            <w:sz w:val="20"/>
            <w:szCs w:val="20"/>
          </w:rPr>
          <w:t>FRE-345 French Cultural History</w:t>
        </w:r>
      </w:ins>
    </w:p>
    <w:p w14:paraId="3A3CF7DC" w14:textId="77777777" w:rsidR="002569F0" w:rsidRPr="00BD3C4A" w:rsidRDefault="002569F0" w:rsidP="002569F0">
      <w:pPr>
        <w:widowControl w:val="0"/>
        <w:spacing w:after="0" w:line="246" w:lineRule="auto"/>
        <w:ind w:left="180" w:hanging="180"/>
        <w:rPr>
          <w:ins w:id="1997" w:author="Summer 2023 updates" w:date="2024-07-31T13:42:00Z"/>
          <w:rFonts w:eastAsia="Garamond" w:cs="Garamond"/>
          <w:sz w:val="20"/>
          <w:szCs w:val="20"/>
        </w:rPr>
      </w:pPr>
      <w:ins w:id="1998" w:author="Summer 2023 updates" w:date="2024-07-31T13:42:00Z">
        <w:r w:rsidRPr="00BD3C4A">
          <w:rPr>
            <w:rFonts w:eastAsia="Garamond" w:cs="Garamond"/>
            <w:sz w:val="20"/>
            <w:szCs w:val="20"/>
          </w:rPr>
          <w:t>FRE-446 Francophone Voices</w:t>
        </w:r>
      </w:ins>
    </w:p>
    <w:p w14:paraId="4FFD7CCD" w14:textId="77777777" w:rsidR="002569F0" w:rsidRPr="00BD3C4A" w:rsidRDefault="002569F0" w:rsidP="002569F0">
      <w:pPr>
        <w:widowControl w:val="0"/>
        <w:spacing w:after="0" w:line="246" w:lineRule="auto"/>
        <w:ind w:left="180" w:hanging="180"/>
        <w:rPr>
          <w:ins w:id="1999" w:author="Summer 2023 updates" w:date="2024-07-31T13:42:00Z"/>
          <w:rFonts w:eastAsia="Garamond" w:cs="Garamond"/>
          <w:sz w:val="20"/>
          <w:szCs w:val="20"/>
        </w:rPr>
      </w:pPr>
      <w:ins w:id="2000" w:author="Summer 2023 updates" w:date="2024-07-31T13:42:00Z">
        <w:r w:rsidRPr="00BD3C4A">
          <w:rPr>
            <w:rFonts w:eastAsia="Garamond" w:cs="Garamond"/>
            <w:sz w:val="20"/>
            <w:szCs w:val="20"/>
          </w:rPr>
          <w:t>FRE-452 Translation and Interpretation Workshop</w:t>
        </w:r>
      </w:ins>
    </w:p>
    <w:p w14:paraId="4AA9A20F" w14:textId="77777777" w:rsidR="002569F0" w:rsidRPr="00BD3C4A" w:rsidRDefault="002569F0" w:rsidP="002569F0">
      <w:pPr>
        <w:widowControl w:val="0"/>
        <w:spacing w:after="0" w:line="246" w:lineRule="auto"/>
        <w:ind w:left="180" w:hanging="180"/>
        <w:rPr>
          <w:ins w:id="2001" w:author="Summer 2023 updates" w:date="2024-07-31T13:42:00Z"/>
          <w:rFonts w:eastAsia="Garamond" w:cs="Garamond"/>
          <w:sz w:val="20"/>
          <w:szCs w:val="20"/>
        </w:rPr>
      </w:pPr>
      <w:ins w:id="2002" w:author="Summer 2023 updates" w:date="2024-07-31T13:42:00Z">
        <w:r w:rsidRPr="00BD3C4A">
          <w:rPr>
            <w:rFonts w:eastAsia="Garamond" w:cs="Garamond"/>
            <w:sz w:val="20"/>
            <w:szCs w:val="20"/>
          </w:rPr>
          <w:t>FRE-495 Topics in French &amp; Francophone Studies</w:t>
        </w:r>
      </w:ins>
    </w:p>
    <w:p w14:paraId="0CB47D27" w14:textId="77777777" w:rsidR="002569F0" w:rsidRPr="00BD3C4A" w:rsidRDefault="002569F0" w:rsidP="002569F0">
      <w:pPr>
        <w:widowControl w:val="0"/>
        <w:spacing w:after="0" w:line="246" w:lineRule="auto"/>
        <w:ind w:left="180" w:hanging="180"/>
        <w:rPr>
          <w:ins w:id="2003" w:author="Summer 2023 updates" w:date="2024-07-31T13:42:00Z"/>
          <w:rFonts w:eastAsia="Garamond" w:cs="Garamond"/>
          <w:sz w:val="20"/>
          <w:szCs w:val="20"/>
        </w:rPr>
      </w:pPr>
      <w:ins w:id="2004" w:author="Summer 2023 updates" w:date="2024-07-31T13:42:00Z">
        <w:r w:rsidRPr="00BD3C4A">
          <w:rPr>
            <w:rFonts w:eastAsia="Garamond" w:cs="Garamond"/>
            <w:sz w:val="20"/>
            <w:szCs w:val="20"/>
          </w:rPr>
          <w:t>GS-107 Introduction to Gender and Sexuality</w:t>
        </w:r>
      </w:ins>
    </w:p>
    <w:p w14:paraId="0331E763" w14:textId="77777777" w:rsidR="002569F0" w:rsidRPr="00BD3C4A" w:rsidRDefault="002569F0" w:rsidP="002569F0">
      <w:pPr>
        <w:widowControl w:val="0"/>
        <w:spacing w:after="0" w:line="246" w:lineRule="auto"/>
        <w:ind w:left="180" w:hanging="180"/>
        <w:rPr>
          <w:ins w:id="2005" w:author="Summer 2023 updates" w:date="2024-07-31T13:42:00Z"/>
          <w:rFonts w:eastAsia="Garamond" w:cs="Garamond"/>
          <w:sz w:val="20"/>
          <w:szCs w:val="20"/>
        </w:rPr>
      </w:pPr>
      <w:ins w:id="2006" w:author="Summer 2023 updates" w:date="2024-07-31T13:42:00Z">
        <w:r w:rsidRPr="00BD3C4A">
          <w:rPr>
            <w:rFonts w:eastAsia="Garamond" w:cs="Garamond"/>
            <w:sz w:val="20"/>
            <w:szCs w:val="20"/>
          </w:rPr>
          <w:t>GS-327 Theory and Methods in Gender and Sexuality Studies</w:t>
        </w:r>
      </w:ins>
    </w:p>
    <w:p w14:paraId="2C866681" w14:textId="77777777" w:rsidR="002569F0" w:rsidRPr="00BD3C4A" w:rsidRDefault="002569F0" w:rsidP="002569F0">
      <w:pPr>
        <w:widowControl w:val="0"/>
        <w:spacing w:after="0" w:line="246" w:lineRule="auto"/>
        <w:ind w:left="180" w:hanging="180"/>
        <w:rPr>
          <w:ins w:id="2007" w:author="Summer 2023 updates" w:date="2024-07-31T13:42:00Z"/>
          <w:rFonts w:eastAsia="Garamond" w:cs="Garamond"/>
          <w:sz w:val="20"/>
          <w:szCs w:val="20"/>
        </w:rPr>
      </w:pPr>
      <w:ins w:id="2008" w:author="Summer 2023 updates" w:date="2024-07-31T13:42:00Z">
        <w:r w:rsidRPr="00BD3C4A">
          <w:rPr>
            <w:rFonts w:eastAsia="Garamond" w:cs="Garamond"/>
            <w:sz w:val="20"/>
            <w:szCs w:val="20"/>
          </w:rPr>
          <w:t>GS-387 Topics in Gender and Sexuality Studies</w:t>
        </w:r>
      </w:ins>
    </w:p>
    <w:p w14:paraId="3B173CC8" w14:textId="77777777" w:rsidR="002569F0" w:rsidRPr="00BD3C4A" w:rsidRDefault="002569F0" w:rsidP="002569F0">
      <w:pPr>
        <w:widowControl w:val="0"/>
        <w:spacing w:after="0" w:line="246" w:lineRule="auto"/>
        <w:ind w:left="180" w:hanging="180"/>
        <w:rPr>
          <w:ins w:id="2009" w:author="Summer 2023 updates" w:date="2024-07-31T13:42:00Z"/>
          <w:rFonts w:eastAsia="Garamond" w:cs="Garamond"/>
          <w:sz w:val="20"/>
          <w:szCs w:val="20"/>
        </w:rPr>
      </w:pPr>
      <w:ins w:id="2010" w:author="Summer 2023 updates" w:date="2024-07-31T13:42:00Z">
        <w:r w:rsidRPr="00BD3C4A">
          <w:rPr>
            <w:rFonts w:eastAsia="Garamond" w:cs="Garamond"/>
            <w:sz w:val="20"/>
            <w:szCs w:val="20"/>
          </w:rPr>
          <w:t>HIS-205 Th</w:t>
        </w:r>
        <w:r>
          <w:rPr>
            <w:rFonts w:eastAsia="Garamond" w:cs="Garamond"/>
            <w:sz w:val="20"/>
            <w:szCs w:val="20"/>
          </w:rPr>
          <w:t>e Historian’</w:t>
        </w:r>
        <w:r w:rsidRPr="00BD3C4A">
          <w:rPr>
            <w:rFonts w:eastAsia="Garamond" w:cs="Garamond"/>
            <w:sz w:val="20"/>
            <w:szCs w:val="20"/>
          </w:rPr>
          <w:t>s Craft</w:t>
        </w:r>
      </w:ins>
    </w:p>
    <w:p w14:paraId="05838DF1" w14:textId="77777777" w:rsidR="002569F0" w:rsidRPr="00BD3C4A" w:rsidRDefault="002569F0" w:rsidP="002569F0">
      <w:pPr>
        <w:widowControl w:val="0"/>
        <w:spacing w:after="0" w:line="246" w:lineRule="auto"/>
        <w:ind w:left="180" w:hanging="180"/>
        <w:rPr>
          <w:ins w:id="2011" w:author="Summer 2023 updates" w:date="2024-07-31T13:42:00Z"/>
          <w:rFonts w:eastAsia="Garamond" w:cs="Garamond"/>
          <w:sz w:val="20"/>
          <w:szCs w:val="20"/>
        </w:rPr>
      </w:pPr>
      <w:ins w:id="2012" w:author="Summer 2023 updates" w:date="2024-07-31T13:42:00Z">
        <w:r w:rsidRPr="00BD3C4A">
          <w:rPr>
            <w:rFonts w:eastAsia="Garamond" w:cs="Garamond"/>
            <w:sz w:val="20"/>
            <w:szCs w:val="20"/>
          </w:rPr>
          <w:t>HIS-208 The First World War</w:t>
        </w:r>
      </w:ins>
    </w:p>
    <w:p w14:paraId="22E8FC64" w14:textId="77777777" w:rsidR="002569F0" w:rsidRPr="00BD3C4A" w:rsidRDefault="002569F0" w:rsidP="002569F0">
      <w:pPr>
        <w:widowControl w:val="0"/>
        <w:spacing w:after="0" w:line="246" w:lineRule="auto"/>
        <w:ind w:left="180" w:hanging="180"/>
        <w:rPr>
          <w:ins w:id="2013" w:author="Summer 2023 updates" w:date="2024-07-31T13:42:00Z"/>
          <w:rFonts w:eastAsia="Garamond" w:cs="Garamond"/>
          <w:sz w:val="20"/>
          <w:szCs w:val="20"/>
        </w:rPr>
      </w:pPr>
      <w:ins w:id="2014" w:author="Summer 2023 updates" w:date="2024-07-31T13:42:00Z">
        <w:r w:rsidRPr="00BD3C4A">
          <w:rPr>
            <w:rFonts w:eastAsia="Garamond" w:cs="Garamond"/>
            <w:sz w:val="20"/>
            <w:szCs w:val="20"/>
          </w:rPr>
          <w:t>HIS-216 History of Modern Korea</w:t>
        </w:r>
      </w:ins>
    </w:p>
    <w:p w14:paraId="5F2757C0" w14:textId="77777777" w:rsidR="002569F0" w:rsidRPr="00BD3C4A" w:rsidRDefault="002569F0" w:rsidP="002569F0">
      <w:pPr>
        <w:widowControl w:val="0"/>
        <w:spacing w:after="0" w:line="246" w:lineRule="auto"/>
        <w:ind w:left="180" w:hanging="180"/>
        <w:rPr>
          <w:ins w:id="2015" w:author="Summer 2023 updates" w:date="2024-07-31T13:42:00Z"/>
          <w:rFonts w:eastAsia="Garamond" w:cs="Garamond"/>
          <w:sz w:val="20"/>
          <w:szCs w:val="20"/>
        </w:rPr>
      </w:pPr>
      <w:ins w:id="2016" w:author="Summer 2023 updates" w:date="2024-07-31T13:42:00Z">
        <w:r w:rsidRPr="00BD3C4A">
          <w:rPr>
            <w:rFonts w:eastAsia="Garamond" w:cs="Garamond"/>
            <w:sz w:val="20"/>
            <w:szCs w:val="20"/>
          </w:rPr>
          <w:t>HIS-217 The American War in Vietnam</w:t>
        </w:r>
      </w:ins>
    </w:p>
    <w:p w14:paraId="7BB7660A" w14:textId="77777777" w:rsidR="005D2435" w:rsidRDefault="005D2435" w:rsidP="002569F0">
      <w:pPr>
        <w:widowControl w:val="0"/>
        <w:spacing w:after="0" w:line="246" w:lineRule="auto"/>
        <w:ind w:left="180" w:hanging="180"/>
        <w:rPr>
          <w:ins w:id="2017" w:author="Summer 2023 updates" w:date="2024-07-31T13:42:00Z"/>
          <w:rFonts w:eastAsia="Garamond" w:cs="Garamond"/>
          <w:sz w:val="20"/>
          <w:szCs w:val="20"/>
        </w:rPr>
      </w:pPr>
    </w:p>
    <w:p w14:paraId="4216E1A8" w14:textId="77777777" w:rsidR="005D2435" w:rsidRDefault="005D2435" w:rsidP="002569F0">
      <w:pPr>
        <w:widowControl w:val="0"/>
        <w:spacing w:after="0" w:line="246" w:lineRule="auto"/>
        <w:ind w:left="180" w:hanging="180"/>
        <w:rPr>
          <w:ins w:id="2018" w:author="Summer 2023 updates" w:date="2024-07-31T13:42:00Z"/>
          <w:rFonts w:eastAsia="Garamond" w:cs="Garamond"/>
          <w:sz w:val="20"/>
          <w:szCs w:val="20"/>
        </w:rPr>
      </w:pPr>
    </w:p>
    <w:p w14:paraId="035E4F46" w14:textId="18EFC9A1" w:rsidR="002569F0" w:rsidRPr="00BD3C4A" w:rsidRDefault="002569F0" w:rsidP="002569F0">
      <w:pPr>
        <w:widowControl w:val="0"/>
        <w:spacing w:after="0" w:line="246" w:lineRule="auto"/>
        <w:ind w:left="180" w:hanging="180"/>
        <w:rPr>
          <w:ins w:id="2019" w:author="Summer 2023 updates" w:date="2024-07-31T13:42:00Z"/>
          <w:rFonts w:eastAsia="Garamond" w:cs="Garamond"/>
          <w:sz w:val="20"/>
          <w:szCs w:val="20"/>
        </w:rPr>
      </w:pPr>
      <w:ins w:id="2020" w:author="Summer 2023 updates" w:date="2024-07-31T13:42:00Z">
        <w:r w:rsidRPr="00BD3C4A">
          <w:rPr>
            <w:rFonts w:eastAsia="Garamond" w:cs="Garamond"/>
            <w:sz w:val="20"/>
            <w:szCs w:val="20"/>
          </w:rPr>
          <w:t>HIS-218 The Second World War</w:t>
        </w:r>
      </w:ins>
    </w:p>
    <w:p w14:paraId="5413E0D5" w14:textId="77777777" w:rsidR="002569F0" w:rsidRPr="00BD3C4A" w:rsidRDefault="002569F0" w:rsidP="002569F0">
      <w:pPr>
        <w:widowControl w:val="0"/>
        <w:spacing w:after="0" w:line="246" w:lineRule="auto"/>
        <w:ind w:left="180" w:hanging="180"/>
        <w:rPr>
          <w:ins w:id="2021" w:author="Summer 2023 updates" w:date="2024-07-31T13:42:00Z"/>
          <w:rFonts w:eastAsia="Garamond" w:cs="Garamond"/>
          <w:sz w:val="20"/>
          <w:szCs w:val="20"/>
        </w:rPr>
      </w:pPr>
      <w:ins w:id="2022" w:author="Summer 2023 updates" w:date="2024-07-31T13:42:00Z">
        <w:r w:rsidRPr="00BD3C4A">
          <w:rPr>
            <w:rFonts w:eastAsia="Garamond" w:cs="Garamond"/>
            <w:sz w:val="20"/>
            <w:szCs w:val="20"/>
          </w:rPr>
          <w:t>HIS-227 The American Civil War</w:t>
        </w:r>
      </w:ins>
    </w:p>
    <w:p w14:paraId="19A53242" w14:textId="77777777" w:rsidR="002569F0" w:rsidRPr="00BD3C4A" w:rsidRDefault="002569F0" w:rsidP="002569F0">
      <w:pPr>
        <w:widowControl w:val="0"/>
        <w:spacing w:after="0" w:line="246" w:lineRule="auto"/>
        <w:ind w:left="180" w:hanging="180"/>
        <w:rPr>
          <w:ins w:id="2023" w:author="Summer 2023 updates" w:date="2024-07-31T13:42:00Z"/>
          <w:rFonts w:eastAsia="Garamond" w:cs="Garamond"/>
          <w:sz w:val="20"/>
          <w:szCs w:val="20"/>
        </w:rPr>
      </w:pPr>
      <w:ins w:id="2024" w:author="Summer 2023 updates" w:date="2024-07-31T13:42:00Z">
        <w:r w:rsidRPr="00BD3C4A">
          <w:rPr>
            <w:rFonts w:eastAsia="Garamond" w:cs="Garamond"/>
            <w:sz w:val="20"/>
            <w:szCs w:val="20"/>
          </w:rPr>
          <w:t>HIS-238 Modern France</w:t>
        </w:r>
      </w:ins>
    </w:p>
    <w:p w14:paraId="7185D083" w14:textId="77777777" w:rsidR="002569F0" w:rsidRPr="00BD3C4A" w:rsidRDefault="002569F0" w:rsidP="002569F0">
      <w:pPr>
        <w:widowControl w:val="0"/>
        <w:spacing w:after="0" w:line="246" w:lineRule="auto"/>
        <w:ind w:left="180" w:hanging="180"/>
        <w:rPr>
          <w:ins w:id="2025" w:author="Summer 2023 updates" w:date="2024-07-31T13:42:00Z"/>
          <w:rFonts w:eastAsia="Garamond" w:cs="Garamond"/>
          <w:sz w:val="20"/>
          <w:szCs w:val="20"/>
        </w:rPr>
      </w:pPr>
      <w:ins w:id="2026" w:author="Summer 2023 updates" w:date="2024-07-31T13:42:00Z">
        <w:r w:rsidRPr="00BD3C4A">
          <w:rPr>
            <w:rFonts w:eastAsia="Garamond" w:cs="Garamond"/>
            <w:sz w:val="20"/>
            <w:szCs w:val="20"/>
          </w:rPr>
          <w:t>HIS-246 History of Modern China</w:t>
        </w:r>
      </w:ins>
    </w:p>
    <w:p w14:paraId="359D16D2" w14:textId="77777777" w:rsidR="002569F0" w:rsidRPr="00BD3C4A" w:rsidRDefault="002569F0" w:rsidP="002569F0">
      <w:pPr>
        <w:widowControl w:val="0"/>
        <w:spacing w:after="0" w:line="246" w:lineRule="auto"/>
        <w:ind w:left="180" w:hanging="180"/>
        <w:rPr>
          <w:ins w:id="2027" w:author="Summer 2023 updates" w:date="2024-07-31T13:42:00Z"/>
          <w:rFonts w:eastAsia="Garamond" w:cs="Garamond"/>
          <w:sz w:val="20"/>
          <w:szCs w:val="20"/>
        </w:rPr>
      </w:pPr>
      <w:ins w:id="2028" w:author="Summer 2023 updates" w:date="2024-07-31T13:42:00Z">
        <w:r w:rsidRPr="00BD3C4A">
          <w:rPr>
            <w:rFonts w:eastAsia="Garamond" w:cs="Garamond"/>
            <w:sz w:val="20"/>
            <w:szCs w:val="20"/>
          </w:rPr>
          <w:t>HIS-248 The French Revolution</w:t>
        </w:r>
      </w:ins>
    </w:p>
    <w:p w14:paraId="6681390C" w14:textId="77777777" w:rsidR="002569F0" w:rsidRPr="00BD3C4A" w:rsidRDefault="002569F0" w:rsidP="002569F0">
      <w:pPr>
        <w:widowControl w:val="0"/>
        <w:spacing w:after="0" w:line="246" w:lineRule="auto"/>
        <w:ind w:left="180" w:hanging="180"/>
        <w:rPr>
          <w:ins w:id="2029" w:author="Summer 2023 updates" w:date="2024-07-31T13:42:00Z"/>
          <w:rFonts w:eastAsia="Garamond" w:cs="Garamond"/>
          <w:sz w:val="20"/>
          <w:szCs w:val="20"/>
        </w:rPr>
      </w:pPr>
      <w:ins w:id="2030" w:author="Summer 2023 updates" w:date="2024-07-31T13:42:00Z">
        <w:r w:rsidRPr="00BD3C4A">
          <w:rPr>
            <w:rFonts w:eastAsia="Garamond" w:cs="Garamond"/>
            <w:sz w:val="20"/>
            <w:szCs w:val="20"/>
          </w:rPr>
          <w:t>HIS-256 History of Modern Japan</w:t>
        </w:r>
      </w:ins>
    </w:p>
    <w:p w14:paraId="06767B7F" w14:textId="77777777" w:rsidR="002569F0" w:rsidRPr="00BD3C4A" w:rsidRDefault="002569F0" w:rsidP="002569F0">
      <w:pPr>
        <w:widowControl w:val="0"/>
        <w:spacing w:after="0" w:line="246" w:lineRule="auto"/>
        <w:ind w:left="180" w:hanging="180"/>
        <w:rPr>
          <w:ins w:id="2031" w:author="Summer 2023 updates" w:date="2024-07-31T13:42:00Z"/>
          <w:rFonts w:eastAsia="Garamond" w:cs="Garamond"/>
          <w:sz w:val="20"/>
          <w:szCs w:val="20"/>
        </w:rPr>
      </w:pPr>
      <w:ins w:id="2032" w:author="Summer 2023 updates" w:date="2024-07-31T13:42:00Z">
        <w:r w:rsidRPr="00BD3C4A">
          <w:rPr>
            <w:rFonts w:eastAsia="Garamond" w:cs="Garamond"/>
            <w:sz w:val="20"/>
            <w:szCs w:val="20"/>
          </w:rPr>
          <w:t>HIS-257 Native American History</w:t>
        </w:r>
      </w:ins>
    </w:p>
    <w:p w14:paraId="0A6C6D77" w14:textId="77777777" w:rsidR="002569F0" w:rsidRPr="00BD3C4A" w:rsidRDefault="002569F0" w:rsidP="002569F0">
      <w:pPr>
        <w:widowControl w:val="0"/>
        <w:spacing w:after="0" w:line="246" w:lineRule="auto"/>
        <w:ind w:left="180" w:hanging="180"/>
        <w:rPr>
          <w:ins w:id="2033" w:author="Summer 2023 updates" w:date="2024-07-31T13:42:00Z"/>
          <w:rFonts w:eastAsia="Garamond" w:cs="Garamond"/>
          <w:sz w:val="20"/>
          <w:szCs w:val="20"/>
        </w:rPr>
      </w:pPr>
      <w:ins w:id="2034" w:author="Summer 2023 updates" w:date="2024-07-31T13:42:00Z">
        <w:r w:rsidRPr="00BD3C4A">
          <w:rPr>
            <w:rFonts w:eastAsia="Garamond" w:cs="Garamond"/>
            <w:sz w:val="20"/>
            <w:szCs w:val="20"/>
          </w:rPr>
          <w:t>HIS-258 The World at War</w:t>
        </w:r>
      </w:ins>
    </w:p>
    <w:p w14:paraId="7CB015CA" w14:textId="77777777" w:rsidR="002569F0" w:rsidRPr="00BD3C4A" w:rsidRDefault="002569F0" w:rsidP="002569F0">
      <w:pPr>
        <w:widowControl w:val="0"/>
        <w:spacing w:after="0" w:line="246" w:lineRule="auto"/>
        <w:ind w:left="180" w:hanging="180"/>
        <w:rPr>
          <w:ins w:id="2035" w:author="Summer 2023 updates" w:date="2024-07-31T13:42:00Z"/>
          <w:rFonts w:eastAsia="Garamond" w:cs="Garamond"/>
          <w:sz w:val="20"/>
          <w:szCs w:val="20"/>
        </w:rPr>
      </w:pPr>
      <w:ins w:id="2036" w:author="Summer 2023 updates" w:date="2024-07-31T13:42:00Z">
        <w:r w:rsidRPr="00BD3C4A">
          <w:rPr>
            <w:rFonts w:eastAsia="Garamond" w:cs="Garamond"/>
            <w:sz w:val="20"/>
            <w:szCs w:val="20"/>
          </w:rPr>
          <w:t>HIS-268 Latin America</w:t>
        </w:r>
      </w:ins>
    </w:p>
    <w:p w14:paraId="0A40E2FE" w14:textId="77777777" w:rsidR="002569F0" w:rsidRPr="00BD3C4A" w:rsidRDefault="002569F0" w:rsidP="002569F0">
      <w:pPr>
        <w:widowControl w:val="0"/>
        <w:spacing w:after="0" w:line="246" w:lineRule="auto"/>
        <w:ind w:left="180" w:hanging="180"/>
        <w:rPr>
          <w:ins w:id="2037" w:author="Summer 2023 updates" w:date="2024-07-31T13:42:00Z"/>
          <w:rFonts w:eastAsia="Garamond" w:cs="Garamond"/>
          <w:sz w:val="20"/>
          <w:szCs w:val="20"/>
        </w:rPr>
      </w:pPr>
      <w:ins w:id="2038" w:author="Summer 2023 updates" w:date="2024-07-31T13:42:00Z">
        <w:r w:rsidRPr="00BD3C4A">
          <w:rPr>
            <w:rFonts w:eastAsia="Garamond" w:cs="Garamond"/>
            <w:sz w:val="20"/>
            <w:szCs w:val="20"/>
          </w:rPr>
          <w:t>HIS-272 History of Medieval Europe</w:t>
        </w:r>
      </w:ins>
    </w:p>
    <w:p w14:paraId="7650E072" w14:textId="77777777" w:rsidR="002569F0" w:rsidRPr="00BD3C4A" w:rsidRDefault="002569F0" w:rsidP="002569F0">
      <w:pPr>
        <w:widowControl w:val="0"/>
        <w:spacing w:after="0" w:line="246" w:lineRule="auto"/>
        <w:ind w:left="180" w:hanging="180"/>
        <w:rPr>
          <w:ins w:id="2039" w:author="Summer 2023 updates" w:date="2024-07-31T13:42:00Z"/>
          <w:rFonts w:eastAsia="Garamond" w:cs="Garamond"/>
          <w:sz w:val="20"/>
          <w:szCs w:val="20"/>
        </w:rPr>
      </w:pPr>
      <w:ins w:id="2040" w:author="Summer 2023 updates" w:date="2024-07-31T13:42:00Z">
        <w:r w:rsidRPr="00BD3C4A">
          <w:rPr>
            <w:rFonts w:eastAsia="Garamond" w:cs="Garamond"/>
            <w:sz w:val="20"/>
            <w:szCs w:val="20"/>
          </w:rPr>
          <w:t>HIS-275 Ancient Greek History</w:t>
        </w:r>
      </w:ins>
    </w:p>
    <w:p w14:paraId="17BF5BC5" w14:textId="77777777" w:rsidR="002569F0" w:rsidRPr="00BD3C4A" w:rsidRDefault="002569F0" w:rsidP="002569F0">
      <w:pPr>
        <w:widowControl w:val="0"/>
        <w:spacing w:after="0" w:line="246" w:lineRule="auto"/>
        <w:ind w:left="180" w:hanging="180"/>
        <w:rPr>
          <w:ins w:id="2041" w:author="Summer 2023 updates" w:date="2024-07-31T13:42:00Z"/>
          <w:rFonts w:eastAsia="Garamond" w:cs="Garamond"/>
          <w:sz w:val="20"/>
          <w:szCs w:val="20"/>
        </w:rPr>
      </w:pPr>
      <w:ins w:id="2042" w:author="Summer 2023 updates" w:date="2024-07-31T13:42:00Z">
        <w:r w:rsidRPr="00BD3C4A">
          <w:rPr>
            <w:rFonts w:eastAsia="Garamond" w:cs="Garamond"/>
            <w:sz w:val="20"/>
            <w:szCs w:val="20"/>
          </w:rPr>
          <w:t xml:space="preserve">HIS-276 The </w:t>
        </w:r>
        <w:r>
          <w:rPr>
            <w:rFonts w:eastAsia="Garamond" w:cs="Garamond"/>
            <w:sz w:val="20"/>
            <w:szCs w:val="20"/>
          </w:rPr>
          <w:t>“</w:t>
        </w:r>
        <w:r w:rsidRPr="00BD3C4A">
          <w:rPr>
            <w:rFonts w:eastAsia="Garamond" w:cs="Garamond"/>
            <w:sz w:val="20"/>
            <w:szCs w:val="20"/>
          </w:rPr>
          <w:t>Discovery</w:t>
        </w:r>
        <w:r>
          <w:rPr>
            <w:rFonts w:eastAsia="Garamond" w:cs="Garamond"/>
            <w:sz w:val="20"/>
            <w:szCs w:val="20"/>
          </w:rPr>
          <w:t>”</w:t>
        </w:r>
        <w:r w:rsidRPr="00BD3C4A">
          <w:rPr>
            <w:rFonts w:eastAsia="Garamond" w:cs="Garamond"/>
            <w:sz w:val="20"/>
            <w:szCs w:val="20"/>
          </w:rPr>
          <w:t xml:space="preserve"> of America: Clash of Cultures and Alterities</w:t>
        </w:r>
      </w:ins>
    </w:p>
    <w:p w14:paraId="23304CD7" w14:textId="77777777" w:rsidR="002569F0" w:rsidRPr="00BD3C4A" w:rsidRDefault="002569F0" w:rsidP="002569F0">
      <w:pPr>
        <w:widowControl w:val="0"/>
        <w:spacing w:after="0" w:line="246" w:lineRule="auto"/>
        <w:ind w:left="180" w:hanging="180"/>
        <w:rPr>
          <w:ins w:id="2043" w:author="Summer 2023 updates" w:date="2024-07-31T13:42:00Z"/>
          <w:rFonts w:eastAsia="Garamond" w:cs="Garamond"/>
          <w:sz w:val="20"/>
          <w:szCs w:val="20"/>
        </w:rPr>
      </w:pPr>
      <w:ins w:id="2044" w:author="Summer 2023 updates" w:date="2024-07-31T13:42:00Z">
        <w:r w:rsidRPr="00BD3C4A">
          <w:rPr>
            <w:rFonts w:eastAsia="Garamond" w:cs="Garamond"/>
            <w:sz w:val="20"/>
            <w:szCs w:val="20"/>
          </w:rPr>
          <w:t>HIS-278 History of the Holocaust</w:t>
        </w:r>
      </w:ins>
    </w:p>
    <w:p w14:paraId="0F009765" w14:textId="77777777" w:rsidR="002569F0" w:rsidRPr="00BD3C4A" w:rsidRDefault="002569F0" w:rsidP="002569F0">
      <w:pPr>
        <w:widowControl w:val="0"/>
        <w:spacing w:after="0" w:line="246" w:lineRule="auto"/>
        <w:ind w:left="180" w:hanging="180"/>
        <w:rPr>
          <w:ins w:id="2045" w:author="Summer 2023 updates" w:date="2024-07-31T13:42:00Z"/>
          <w:rFonts w:eastAsia="Garamond" w:cs="Garamond"/>
          <w:sz w:val="20"/>
          <w:szCs w:val="20"/>
        </w:rPr>
      </w:pPr>
      <w:ins w:id="2046" w:author="Summer 2023 updates" w:date="2024-07-31T13:42:00Z">
        <w:r w:rsidRPr="00BD3C4A">
          <w:rPr>
            <w:rFonts w:eastAsia="Garamond" w:cs="Garamond"/>
            <w:sz w:val="20"/>
            <w:szCs w:val="20"/>
          </w:rPr>
          <w:t>HIS-285 History of Ancient Rome</w:t>
        </w:r>
      </w:ins>
    </w:p>
    <w:p w14:paraId="24BCB584" w14:textId="77777777" w:rsidR="002569F0" w:rsidRPr="00BD3C4A" w:rsidRDefault="002569F0" w:rsidP="002569F0">
      <w:pPr>
        <w:widowControl w:val="0"/>
        <w:spacing w:after="0" w:line="246" w:lineRule="auto"/>
        <w:ind w:left="180" w:hanging="180"/>
        <w:rPr>
          <w:ins w:id="2047" w:author="Summer 2023 updates" w:date="2024-07-31T13:42:00Z"/>
          <w:rFonts w:eastAsia="Garamond" w:cs="Garamond"/>
          <w:sz w:val="20"/>
          <w:szCs w:val="20"/>
        </w:rPr>
      </w:pPr>
      <w:ins w:id="2048" w:author="Summer 2023 updates" w:date="2024-07-31T13:42:00Z">
        <w:r w:rsidRPr="00BD3C4A">
          <w:rPr>
            <w:rFonts w:eastAsia="Garamond" w:cs="Garamond"/>
            <w:sz w:val="20"/>
            <w:szCs w:val="20"/>
          </w:rPr>
          <w:t>HIS-286 Modern Middle East</w:t>
        </w:r>
      </w:ins>
    </w:p>
    <w:p w14:paraId="768C48CA" w14:textId="77777777" w:rsidR="002569F0" w:rsidRPr="00BD3C4A" w:rsidRDefault="002569F0" w:rsidP="002569F0">
      <w:pPr>
        <w:widowControl w:val="0"/>
        <w:spacing w:after="0" w:line="246" w:lineRule="auto"/>
        <w:ind w:left="180" w:hanging="180"/>
        <w:rPr>
          <w:ins w:id="2049" w:author="Summer 2023 updates" w:date="2024-07-31T13:42:00Z"/>
          <w:rFonts w:eastAsia="Garamond" w:cs="Garamond"/>
          <w:sz w:val="20"/>
          <w:szCs w:val="20"/>
        </w:rPr>
      </w:pPr>
      <w:ins w:id="2050" w:author="Summer 2023 updates" w:date="2024-07-31T13:42:00Z">
        <w:r w:rsidRPr="00BD3C4A">
          <w:rPr>
            <w:rFonts w:eastAsia="Garamond" w:cs="Garamond"/>
            <w:sz w:val="20"/>
            <w:szCs w:val="20"/>
          </w:rPr>
          <w:t>HIS-288 Renaissance and Reformation</w:t>
        </w:r>
      </w:ins>
    </w:p>
    <w:p w14:paraId="7ED1644A" w14:textId="77777777" w:rsidR="002569F0" w:rsidRPr="00BD3C4A" w:rsidRDefault="002569F0" w:rsidP="002569F0">
      <w:pPr>
        <w:widowControl w:val="0"/>
        <w:spacing w:after="0" w:line="246" w:lineRule="auto"/>
        <w:ind w:left="180" w:hanging="180"/>
        <w:rPr>
          <w:ins w:id="2051" w:author="Summer 2023 updates" w:date="2024-07-31T13:42:00Z"/>
          <w:rFonts w:eastAsia="Garamond" w:cs="Garamond"/>
          <w:sz w:val="20"/>
          <w:szCs w:val="20"/>
        </w:rPr>
      </w:pPr>
      <w:ins w:id="2052" w:author="Summer 2023 updates" w:date="2024-07-31T13:42:00Z">
        <w:r w:rsidRPr="00BD3C4A">
          <w:rPr>
            <w:rFonts w:eastAsia="Garamond" w:cs="Garamond"/>
            <w:sz w:val="20"/>
            <w:szCs w:val="20"/>
          </w:rPr>
          <w:t>HIS-292 History of Modern England</w:t>
        </w:r>
      </w:ins>
    </w:p>
    <w:p w14:paraId="42017547" w14:textId="77777777" w:rsidR="002569F0" w:rsidRPr="00BD3C4A" w:rsidRDefault="002569F0" w:rsidP="002569F0">
      <w:pPr>
        <w:widowControl w:val="0"/>
        <w:spacing w:after="0" w:line="246" w:lineRule="auto"/>
        <w:ind w:left="180" w:hanging="180"/>
        <w:rPr>
          <w:ins w:id="2053" w:author="Summer 2023 updates" w:date="2024-07-31T13:42:00Z"/>
          <w:rFonts w:eastAsia="Garamond" w:cs="Garamond"/>
          <w:sz w:val="20"/>
          <w:szCs w:val="20"/>
        </w:rPr>
      </w:pPr>
      <w:ins w:id="2054" w:author="Summer 2023 updates" w:date="2024-07-31T13:42:00Z">
        <w:r w:rsidRPr="00BD3C4A">
          <w:rPr>
            <w:rFonts w:eastAsia="Garamond" w:cs="Garamond"/>
            <w:sz w:val="20"/>
            <w:szCs w:val="20"/>
          </w:rPr>
          <w:t>HIS-297 Woman in America</w:t>
        </w:r>
      </w:ins>
    </w:p>
    <w:p w14:paraId="4CFCEB26" w14:textId="77777777" w:rsidR="002569F0" w:rsidRPr="00BD3C4A" w:rsidRDefault="002569F0" w:rsidP="002569F0">
      <w:pPr>
        <w:widowControl w:val="0"/>
        <w:spacing w:after="0" w:line="246" w:lineRule="auto"/>
        <w:ind w:left="180" w:hanging="180"/>
        <w:rPr>
          <w:ins w:id="2055" w:author="Summer 2023 updates" w:date="2024-07-31T13:42:00Z"/>
          <w:rFonts w:eastAsia="Garamond" w:cs="Garamond"/>
          <w:sz w:val="20"/>
          <w:szCs w:val="20"/>
        </w:rPr>
      </w:pPr>
      <w:ins w:id="2056" w:author="Summer 2023 updates" w:date="2024-07-31T13:42:00Z">
        <w:r w:rsidRPr="00BD3C4A">
          <w:rPr>
            <w:rFonts w:eastAsia="Garamond" w:cs="Garamond"/>
            <w:sz w:val="20"/>
            <w:szCs w:val="20"/>
          </w:rPr>
          <w:t>HIS-300 Public History</w:t>
        </w:r>
      </w:ins>
    </w:p>
    <w:p w14:paraId="1DD60027" w14:textId="77777777" w:rsidR="002569F0" w:rsidRPr="00BD3C4A" w:rsidRDefault="002569F0" w:rsidP="002569F0">
      <w:pPr>
        <w:widowControl w:val="0"/>
        <w:spacing w:after="0" w:line="246" w:lineRule="auto"/>
        <w:ind w:left="180" w:hanging="180"/>
        <w:rPr>
          <w:ins w:id="2057" w:author="Summer 2023 updates" w:date="2024-07-31T13:42:00Z"/>
          <w:rFonts w:eastAsia="Garamond" w:cs="Garamond"/>
          <w:sz w:val="20"/>
          <w:szCs w:val="20"/>
        </w:rPr>
      </w:pPr>
      <w:ins w:id="2058" w:author="Summer 2023 updates" w:date="2024-07-31T13:42:00Z">
        <w:r w:rsidRPr="00BD3C4A">
          <w:rPr>
            <w:rFonts w:eastAsia="Garamond" w:cs="Garamond"/>
            <w:sz w:val="20"/>
            <w:szCs w:val="20"/>
          </w:rPr>
          <w:t>HIS-306 Revolution, Social Struggle, and Testimonio in Latin America 20th Century</w:t>
        </w:r>
      </w:ins>
    </w:p>
    <w:p w14:paraId="35D0887F" w14:textId="77777777" w:rsidR="002569F0" w:rsidRPr="00BD3C4A" w:rsidRDefault="002569F0" w:rsidP="002569F0">
      <w:pPr>
        <w:widowControl w:val="0"/>
        <w:spacing w:after="0" w:line="246" w:lineRule="auto"/>
        <w:ind w:left="180" w:hanging="180"/>
        <w:rPr>
          <w:ins w:id="2059" w:author="Summer 2023 updates" w:date="2024-07-31T13:42:00Z"/>
          <w:rFonts w:eastAsia="Garamond" w:cs="Garamond"/>
          <w:sz w:val="20"/>
          <w:szCs w:val="20"/>
        </w:rPr>
      </w:pPr>
      <w:ins w:id="2060" w:author="Summer 2023 updates" w:date="2024-07-31T13:42:00Z">
        <w:r w:rsidRPr="00BD3C4A">
          <w:rPr>
            <w:rFonts w:eastAsia="Garamond" w:cs="Garamond"/>
            <w:sz w:val="20"/>
            <w:szCs w:val="20"/>
          </w:rPr>
          <w:t>HIS-308 Legacies of the Cold War in Argentina, Peru, Columbia, and Chile</w:t>
        </w:r>
      </w:ins>
    </w:p>
    <w:p w14:paraId="1C11500C" w14:textId="77777777" w:rsidR="002569F0" w:rsidRPr="00BD3C4A" w:rsidRDefault="002569F0" w:rsidP="002569F0">
      <w:pPr>
        <w:widowControl w:val="0"/>
        <w:spacing w:after="0" w:line="246" w:lineRule="auto"/>
        <w:ind w:left="180" w:hanging="180"/>
        <w:rPr>
          <w:ins w:id="2061" w:author="Summer 2023 updates" w:date="2024-07-31T13:42:00Z"/>
          <w:rFonts w:eastAsia="Garamond" w:cs="Garamond"/>
          <w:sz w:val="20"/>
          <w:szCs w:val="20"/>
        </w:rPr>
      </w:pPr>
      <w:ins w:id="2062" w:author="Summer 2023 updates" w:date="2024-07-31T13:42:00Z">
        <w:r w:rsidRPr="00BD3C4A">
          <w:rPr>
            <w:rFonts w:eastAsia="Garamond" w:cs="Garamond"/>
            <w:sz w:val="20"/>
            <w:szCs w:val="20"/>
          </w:rPr>
          <w:t>HIS-316 Topics</w:t>
        </w:r>
        <w:r>
          <w:rPr>
            <w:rFonts w:eastAsia="Garamond" w:cs="Garamond"/>
            <w:sz w:val="20"/>
            <w:szCs w:val="20"/>
          </w:rPr>
          <w:t xml:space="preserve"> in History</w:t>
        </w:r>
        <w:r w:rsidRPr="00BD3C4A">
          <w:rPr>
            <w:rFonts w:eastAsia="Garamond" w:cs="Garamond"/>
            <w:sz w:val="20"/>
            <w:szCs w:val="20"/>
          </w:rPr>
          <w:t>: NWP</w:t>
        </w:r>
      </w:ins>
    </w:p>
    <w:p w14:paraId="5F38A304" w14:textId="77777777" w:rsidR="002569F0" w:rsidRPr="00BD3C4A" w:rsidRDefault="002569F0" w:rsidP="002569F0">
      <w:pPr>
        <w:widowControl w:val="0"/>
        <w:spacing w:after="0" w:line="246" w:lineRule="auto"/>
        <w:ind w:left="180" w:hanging="180"/>
        <w:rPr>
          <w:ins w:id="2063" w:author="Summer 2023 updates" w:date="2024-07-31T13:42:00Z"/>
          <w:rFonts w:eastAsia="Garamond" w:cs="Garamond"/>
          <w:sz w:val="20"/>
          <w:szCs w:val="20"/>
        </w:rPr>
      </w:pPr>
      <w:ins w:id="2064" w:author="Summer 2023 updates" w:date="2024-07-31T13:42:00Z">
        <w:r w:rsidRPr="00BD3C4A">
          <w:rPr>
            <w:rFonts w:eastAsia="Garamond" w:cs="Garamond"/>
            <w:sz w:val="20"/>
            <w:szCs w:val="20"/>
          </w:rPr>
          <w:t>HIS-317 Topics</w:t>
        </w:r>
        <w:r>
          <w:rPr>
            <w:rFonts w:eastAsia="Garamond" w:cs="Garamond"/>
            <w:sz w:val="20"/>
            <w:szCs w:val="20"/>
          </w:rPr>
          <w:t xml:space="preserve"> in History</w:t>
        </w:r>
        <w:r w:rsidRPr="00BD3C4A">
          <w:rPr>
            <w:rFonts w:eastAsia="Garamond" w:cs="Garamond"/>
            <w:sz w:val="20"/>
            <w:szCs w:val="20"/>
          </w:rPr>
          <w:t>: USP</w:t>
        </w:r>
      </w:ins>
    </w:p>
    <w:p w14:paraId="1AD2B54F" w14:textId="77777777" w:rsidR="002569F0" w:rsidRPr="00BD3C4A" w:rsidRDefault="002569F0" w:rsidP="002569F0">
      <w:pPr>
        <w:widowControl w:val="0"/>
        <w:spacing w:after="0" w:line="246" w:lineRule="auto"/>
        <w:ind w:left="180" w:hanging="180"/>
        <w:rPr>
          <w:ins w:id="2065" w:author="Summer 2023 updates" w:date="2024-07-31T13:42:00Z"/>
          <w:rFonts w:eastAsia="Garamond" w:cs="Garamond"/>
          <w:sz w:val="20"/>
          <w:szCs w:val="20"/>
        </w:rPr>
      </w:pPr>
      <w:ins w:id="2066" w:author="Summer 2023 updates" w:date="2024-07-31T13:42:00Z">
        <w:r w:rsidRPr="00BD3C4A">
          <w:rPr>
            <w:rFonts w:eastAsia="Garamond" w:cs="Garamond"/>
            <w:sz w:val="20"/>
            <w:szCs w:val="20"/>
          </w:rPr>
          <w:t>HIS-318 Topics</w:t>
        </w:r>
        <w:r>
          <w:rPr>
            <w:rFonts w:eastAsia="Garamond" w:cs="Garamond"/>
            <w:sz w:val="20"/>
            <w:szCs w:val="20"/>
          </w:rPr>
          <w:t xml:space="preserve"> in History</w:t>
        </w:r>
        <w:r w:rsidRPr="00BD3C4A">
          <w:rPr>
            <w:rFonts w:eastAsia="Garamond" w:cs="Garamond"/>
            <w:sz w:val="20"/>
            <w:szCs w:val="20"/>
          </w:rPr>
          <w:t>: DWP</w:t>
        </w:r>
      </w:ins>
    </w:p>
    <w:p w14:paraId="07461D19" w14:textId="77777777" w:rsidR="002569F0" w:rsidRPr="00BD3C4A" w:rsidRDefault="002569F0" w:rsidP="002569F0">
      <w:pPr>
        <w:widowControl w:val="0"/>
        <w:spacing w:after="0" w:line="246" w:lineRule="auto"/>
        <w:ind w:left="180" w:hanging="180"/>
        <w:rPr>
          <w:ins w:id="2067" w:author="Summer 2023 updates" w:date="2024-07-31T13:42:00Z"/>
          <w:rFonts w:eastAsia="Garamond" w:cs="Garamond"/>
          <w:sz w:val="20"/>
          <w:szCs w:val="20"/>
        </w:rPr>
      </w:pPr>
      <w:ins w:id="2068" w:author="Summer 2023 updates" w:date="2024-07-31T13:42:00Z">
        <w:r w:rsidRPr="00BD3C4A">
          <w:rPr>
            <w:rFonts w:eastAsia="Garamond" w:cs="Garamond"/>
            <w:sz w:val="20"/>
            <w:szCs w:val="20"/>
          </w:rPr>
          <w:t>HIS-325 Recent American History I</w:t>
        </w:r>
      </w:ins>
    </w:p>
    <w:p w14:paraId="27D6E994" w14:textId="77777777" w:rsidR="002569F0" w:rsidRPr="00BD3C4A" w:rsidRDefault="002569F0" w:rsidP="002569F0">
      <w:pPr>
        <w:widowControl w:val="0"/>
        <w:spacing w:after="0" w:line="246" w:lineRule="auto"/>
        <w:ind w:left="180" w:hanging="180"/>
        <w:rPr>
          <w:ins w:id="2069" w:author="Summer 2023 updates" w:date="2024-07-31T13:42:00Z"/>
          <w:rFonts w:eastAsia="Garamond" w:cs="Garamond"/>
          <w:sz w:val="20"/>
          <w:szCs w:val="20"/>
        </w:rPr>
      </w:pPr>
      <w:ins w:id="2070" w:author="Summer 2023 updates" w:date="2024-07-31T13:42:00Z">
        <w:r w:rsidRPr="00BD3C4A">
          <w:rPr>
            <w:rFonts w:eastAsia="Garamond" w:cs="Garamond"/>
            <w:sz w:val="20"/>
            <w:szCs w:val="20"/>
          </w:rPr>
          <w:t>HIS-328 Sport and Spectacle in Ancient Greece and Rome</w:t>
        </w:r>
      </w:ins>
    </w:p>
    <w:p w14:paraId="7ACB8DA8" w14:textId="77777777" w:rsidR="002569F0" w:rsidRPr="00BD3C4A" w:rsidRDefault="002569F0" w:rsidP="002569F0">
      <w:pPr>
        <w:widowControl w:val="0"/>
        <w:spacing w:after="0" w:line="246" w:lineRule="auto"/>
        <w:ind w:left="180" w:hanging="180"/>
        <w:rPr>
          <w:ins w:id="2071" w:author="Summer 2023 updates" w:date="2024-07-31T13:42:00Z"/>
          <w:rFonts w:eastAsia="Garamond" w:cs="Garamond"/>
          <w:sz w:val="20"/>
          <w:szCs w:val="20"/>
        </w:rPr>
      </w:pPr>
      <w:ins w:id="2072" w:author="Summer 2023 updates" w:date="2024-07-31T13:42:00Z">
        <w:r w:rsidRPr="00BD3C4A">
          <w:rPr>
            <w:rFonts w:eastAsia="Garamond" w:cs="Garamond"/>
            <w:sz w:val="20"/>
            <w:szCs w:val="20"/>
          </w:rPr>
          <w:t>HIS-335 Recent American History II</w:t>
        </w:r>
      </w:ins>
    </w:p>
    <w:p w14:paraId="6E065D64" w14:textId="77777777" w:rsidR="002569F0" w:rsidRPr="00BD3C4A" w:rsidRDefault="002569F0" w:rsidP="002569F0">
      <w:pPr>
        <w:widowControl w:val="0"/>
        <w:spacing w:after="0" w:line="246" w:lineRule="auto"/>
        <w:ind w:left="180" w:hanging="180"/>
        <w:rPr>
          <w:ins w:id="2073" w:author="Summer 2023 updates" w:date="2024-07-31T13:42:00Z"/>
          <w:rFonts w:eastAsia="Garamond" w:cs="Garamond"/>
          <w:sz w:val="20"/>
          <w:szCs w:val="20"/>
        </w:rPr>
      </w:pPr>
      <w:ins w:id="2074" w:author="Summer 2023 updates" w:date="2024-07-31T13:42:00Z">
        <w:r w:rsidRPr="00BD3C4A">
          <w:rPr>
            <w:rFonts w:eastAsia="Garamond" w:cs="Garamond"/>
            <w:sz w:val="20"/>
            <w:szCs w:val="20"/>
          </w:rPr>
          <w:t>HIS-347 African American History</w:t>
        </w:r>
      </w:ins>
    </w:p>
    <w:p w14:paraId="0539ACCF" w14:textId="77777777" w:rsidR="002569F0" w:rsidRPr="00BD3C4A" w:rsidRDefault="002569F0" w:rsidP="002569F0">
      <w:pPr>
        <w:widowControl w:val="0"/>
        <w:spacing w:after="0" w:line="246" w:lineRule="auto"/>
        <w:ind w:left="180" w:hanging="180"/>
        <w:rPr>
          <w:ins w:id="2075" w:author="Summer 2023 updates" w:date="2024-07-31T13:42:00Z"/>
          <w:rFonts w:eastAsia="Garamond" w:cs="Garamond"/>
          <w:sz w:val="20"/>
          <w:szCs w:val="20"/>
        </w:rPr>
      </w:pPr>
      <w:ins w:id="2076" w:author="Summer 2023 updates" w:date="2024-07-31T13:42:00Z">
        <w:r w:rsidRPr="00BD3C4A">
          <w:rPr>
            <w:rFonts w:eastAsia="Garamond" w:cs="Garamond"/>
            <w:sz w:val="20"/>
            <w:szCs w:val="20"/>
          </w:rPr>
          <w:t>HIS-355 19th Century Europe</w:t>
        </w:r>
      </w:ins>
    </w:p>
    <w:p w14:paraId="10A72ED5" w14:textId="77777777" w:rsidR="002569F0" w:rsidRPr="00BD3C4A" w:rsidRDefault="002569F0" w:rsidP="002569F0">
      <w:pPr>
        <w:widowControl w:val="0"/>
        <w:spacing w:after="0" w:line="246" w:lineRule="auto"/>
        <w:ind w:left="180" w:hanging="180"/>
        <w:rPr>
          <w:ins w:id="2077" w:author="Summer 2023 updates" w:date="2024-07-31T13:42:00Z"/>
          <w:rFonts w:eastAsia="Garamond" w:cs="Garamond"/>
          <w:sz w:val="20"/>
          <w:szCs w:val="20"/>
        </w:rPr>
      </w:pPr>
      <w:ins w:id="2078" w:author="Summer 2023 updates" w:date="2024-07-31T13:42:00Z">
        <w:r w:rsidRPr="00BD3C4A">
          <w:rPr>
            <w:rFonts w:eastAsia="Garamond" w:cs="Garamond"/>
            <w:sz w:val="20"/>
            <w:szCs w:val="20"/>
          </w:rPr>
          <w:t>HIS-365 20th Century Europe</w:t>
        </w:r>
      </w:ins>
    </w:p>
    <w:p w14:paraId="78BC6C9B" w14:textId="77777777" w:rsidR="002569F0" w:rsidRPr="00BD3C4A" w:rsidRDefault="002569F0" w:rsidP="002569F0">
      <w:pPr>
        <w:widowControl w:val="0"/>
        <w:spacing w:after="0" w:line="246" w:lineRule="auto"/>
        <w:ind w:left="180" w:hanging="180"/>
        <w:rPr>
          <w:ins w:id="2079" w:author="Summer 2023 updates" w:date="2024-07-31T13:42:00Z"/>
          <w:rFonts w:eastAsia="Garamond" w:cs="Garamond"/>
          <w:sz w:val="20"/>
          <w:szCs w:val="20"/>
        </w:rPr>
      </w:pPr>
      <w:ins w:id="2080" w:author="Summer 2023 updates" w:date="2024-07-31T13:42:00Z">
        <w:r w:rsidRPr="00BD3C4A">
          <w:rPr>
            <w:rFonts w:eastAsia="Garamond" w:cs="Garamond"/>
            <w:sz w:val="20"/>
            <w:szCs w:val="20"/>
          </w:rPr>
          <w:t>HIS-372 Early Modern Europe</w:t>
        </w:r>
      </w:ins>
    </w:p>
    <w:p w14:paraId="6F9F5E3B" w14:textId="77777777" w:rsidR="002569F0" w:rsidRPr="00BD3C4A" w:rsidRDefault="002569F0" w:rsidP="002569F0">
      <w:pPr>
        <w:widowControl w:val="0"/>
        <w:spacing w:after="0" w:line="246" w:lineRule="auto"/>
        <w:ind w:left="180" w:hanging="180"/>
        <w:rPr>
          <w:ins w:id="2081" w:author="Summer 2023 updates" w:date="2024-07-31T13:42:00Z"/>
          <w:rFonts w:eastAsia="Garamond" w:cs="Garamond"/>
          <w:sz w:val="20"/>
          <w:szCs w:val="20"/>
        </w:rPr>
      </w:pPr>
      <w:ins w:id="2082" w:author="Summer 2023 updates" w:date="2024-07-31T13:42:00Z">
        <w:r w:rsidRPr="00BD3C4A">
          <w:rPr>
            <w:rFonts w:eastAsia="Garamond" w:cs="Garamond"/>
            <w:sz w:val="20"/>
            <w:szCs w:val="20"/>
          </w:rPr>
          <w:t>HIS-387 American Colonial History</w:t>
        </w:r>
      </w:ins>
    </w:p>
    <w:p w14:paraId="4FEEFB3D" w14:textId="77777777" w:rsidR="002569F0" w:rsidRPr="00BD3C4A" w:rsidRDefault="002569F0" w:rsidP="002569F0">
      <w:pPr>
        <w:widowControl w:val="0"/>
        <w:spacing w:after="0" w:line="246" w:lineRule="auto"/>
        <w:ind w:left="180" w:hanging="180"/>
        <w:rPr>
          <w:ins w:id="2083" w:author="Summer 2023 updates" w:date="2024-07-31T13:42:00Z"/>
          <w:rFonts w:eastAsia="Garamond" w:cs="Garamond"/>
          <w:sz w:val="20"/>
          <w:szCs w:val="20"/>
        </w:rPr>
      </w:pPr>
      <w:ins w:id="2084" w:author="Summer 2023 updates" w:date="2024-07-31T13:42:00Z">
        <w:r w:rsidRPr="00BD3C4A">
          <w:rPr>
            <w:rFonts w:eastAsia="Garamond" w:cs="Garamond"/>
            <w:sz w:val="20"/>
            <w:szCs w:val="20"/>
          </w:rPr>
          <w:t>HIS-395 U</w:t>
        </w:r>
        <w:r>
          <w:rPr>
            <w:rFonts w:eastAsia="Garamond" w:cs="Garamond"/>
            <w:sz w:val="20"/>
            <w:szCs w:val="20"/>
          </w:rPr>
          <w:t xml:space="preserve">nited </w:t>
        </w:r>
        <w:r w:rsidRPr="00BD3C4A">
          <w:rPr>
            <w:rFonts w:eastAsia="Garamond" w:cs="Garamond"/>
            <w:sz w:val="20"/>
            <w:szCs w:val="20"/>
          </w:rPr>
          <w:t>S</w:t>
        </w:r>
        <w:r>
          <w:rPr>
            <w:rFonts w:eastAsia="Garamond" w:cs="Garamond"/>
            <w:sz w:val="20"/>
            <w:szCs w:val="20"/>
          </w:rPr>
          <w:t>tates</w:t>
        </w:r>
        <w:r w:rsidRPr="00BD3C4A">
          <w:rPr>
            <w:rFonts w:eastAsia="Garamond" w:cs="Garamond"/>
            <w:sz w:val="20"/>
            <w:szCs w:val="20"/>
          </w:rPr>
          <w:t xml:space="preserve"> Diplomatic History</w:t>
        </w:r>
      </w:ins>
    </w:p>
    <w:p w14:paraId="1E292C1A" w14:textId="77777777" w:rsidR="002569F0" w:rsidRPr="00BD3C4A" w:rsidRDefault="002569F0" w:rsidP="002569F0">
      <w:pPr>
        <w:widowControl w:val="0"/>
        <w:spacing w:after="0" w:line="246" w:lineRule="auto"/>
        <w:ind w:left="180" w:hanging="180"/>
        <w:rPr>
          <w:ins w:id="2085" w:author="Summer 2023 updates" w:date="2024-07-31T13:42:00Z"/>
          <w:rFonts w:eastAsia="Garamond" w:cs="Garamond"/>
          <w:sz w:val="20"/>
          <w:szCs w:val="20"/>
        </w:rPr>
      </w:pPr>
      <w:ins w:id="2086" w:author="Summer 2023 updates" w:date="2024-07-31T13:42:00Z">
        <w:r w:rsidRPr="00BD3C4A">
          <w:rPr>
            <w:rFonts w:eastAsia="Garamond" w:cs="Garamond"/>
            <w:sz w:val="20"/>
            <w:szCs w:val="20"/>
          </w:rPr>
          <w:t>HIS-444 Independent Study</w:t>
        </w:r>
      </w:ins>
    </w:p>
    <w:p w14:paraId="2C8DAC3A" w14:textId="77777777" w:rsidR="002569F0" w:rsidRPr="00BD3C4A" w:rsidRDefault="002569F0" w:rsidP="002569F0">
      <w:pPr>
        <w:widowControl w:val="0"/>
        <w:spacing w:after="0" w:line="246" w:lineRule="auto"/>
        <w:ind w:left="180" w:hanging="180"/>
        <w:rPr>
          <w:ins w:id="2087" w:author="Summer 2023 updates" w:date="2024-07-31T13:42:00Z"/>
          <w:rFonts w:eastAsia="Garamond" w:cs="Garamond"/>
          <w:sz w:val="20"/>
          <w:szCs w:val="20"/>
        </w:rPr>
      </w:pPr>
      <w:ins w:id="2088" w:author="Summer 2023 updates" w:date="2024-07-31T13:42:00Z">
        <w:r w:rsidRPr="00BD3C4A">
          <w:rPr>
            <w:rFonts w:eastAsia="Garamond" w:cs="Garamond"/>
            <w:sz w:val="20"/>
            <w:szCs w:val="20"/>
          </w:rPr>
          <w:t>HIS-465 Sem</w:t>
        </w:r>
        <w:r>
          <w:rPr>
            <w:rFonts w:eastAsia="Garamond" w:cs="Garamond"/>
            <w:sz w:val="20"/>
            <w:szCs w:val="20"/>
          </w:rPr>
          <w:t>inar in</w:t>
        </w:r>
        <w:r w:rsidRPr="00BD3C4A">
          <w:rPr>
            <w:rFonts w:eastAsia="Garamond" w:cs="Garamond"/>
            <w:sz w:val="20"/>
            <w:szCs w:val="20"/>
          </w:rPr>
          <w:t xml:space="preserve"> Ancient History</w:t>
        </w:r>
      </w:ins>
    </w:p>
    <w:p w14:paraId="5214EB2F" w14:textId="77777777" w:rsidR="002569F0" w:rsidRPr="00BD3C4A" w:rsidRDefault="002569F0" w:rsidP="002569F0">
      <w:pPr>
        <w:widowControl w:val="0"/>
        <w:spacing w:after="0" w:line="246" w:lineRule="auto"/>
        <w:ind w:left="180" w:hanging="180"/>
        <w:rPr>
          <w:ins w:id="2089" w:author="Summer 2023 updates" w:date="2024-07-31T13:42:00Z"/>
          <w:rFonts w:eastAsia="Garamond" w:cs="Garamond"/>
          <w:sz w:val="20"/>
          <w:szCs w:val="20"/>
        </w:rPr>
      </w:pPr>
      <w:ins w:id="2090" w:author="Summer 2023 updates" w:date="2024-07-31T13:42:00Z">
        <w:r>
          <w:rPr>
            <w:rFonts w:eastAsia="Garamond" w:cs="Garamond"/>
            <w:sz w:val="20"/>
            <w:szCs w:val="20"/>
          </w:rPr>
          <w:t>HIS-466 Seminar in</w:t>
        </w:r>
        <w:r w:rsidRPr="00BD3C4A">
          <w:rPr>
            <w:rFonts w:eastAsia="Garamond" w:cs="Garamond"/>
            <w:sz w:val="20"/>
            <w:szCs w:val="20"/>
          </w:rPr>
          <w:t xml:space="preserve"> Modern East Asian History</w:t>
        </w:r>
      </w:ins>
    </w:p>
    <w:p w14:paraId="078F5A2C" w14:textId="77777777" w:rsidR="002569F0" w:rsidRPr="00BD3C4A" w:rsidRDefault="002569F0" w:rsidP="002569F0">
      <w:pPr>
        <w:widowControl w:val="0"/>
        <w:spacing w:after="0" w:line="246" w:lineRule="auto"/>
        <w:ind w:left="180" w:hanging="180"/>
        <w:rPr>
          <w:ins w:id="2091" w:author="Summer 2023 updates" w:date="2024-07-31T13:42:00Z"/>
          <w:rFonts w:eastAsia="Garamond" w:cs="Garamond"/>
          <w:sz w:val="20"/>
          <w:szCs w:val="20"/>
        </w:rPr>
      </w:pPr>
      <w:ins w:id="2092" w:author="Summer 2023 updates" w:date="2024-07-31T13:42:00Z">
        <w:r>
          <w:rPr>
            <w:rFonts w:eastAsia="Garamond" w:cs="Garamond"/>
            <w:sz w:val="20"/>
            <w:szCs w:val="20"/>
          </w:rPr>
          <w:t>HIS-472 Seminar in</w:t>
        </w:r>
        <w:r w:rsidRPr="00BD3C4A">
          <w:rPr>
            <w:rFonts w:eastAsia="Garamond" w:cs="Garamond"/>
            <w:sz w:val="20"/>
            <w:szCs w:val="20"/>
          </w:rPr>
          <w:t xml:space="preserve"> American History I</w:t>
        </w:r>
      </w:ins>
    </w:p>
    <w:p w14:paraId="2182F346" w14:textId="77777777" w:rsidR="002569F0" w:rsidRPr="00BD3C4A" w:rsidRDefault="002569F0" w:rsidP="002569F0">
      <w:pPr>
        <w:widowControl w:val="0"/>
        <w:spacing w:after="0" w:line="246" w:lineRule="auto"/>
        <w:ind w:left="180" w:hanging="180"/>
        <w:rPr>
          <w:ins w:id="2093" w:author="Summer 2023 updates" w:date="2024-07-31T13:42:00Z"/>
          <w:rFonts w:eastAsia="Garamond" w:cs="Garamond"/>
          <w:sz w:val="20"/>
          <w:szCs w:val="20"/>
        </w:rPr>
      </w:pPr>
      <w:ins w:id="2094" w:author="Summer 2023 updates" w:date="2024-07-31T13:42:00Z">
        <w:r w:rsidRPr="00BD3C4A">
          <w:rPr>
            <w:rFonts w:eastAsia="Garamond" w:cs="Garamond"/>
            <w:sz w:val="20"/>
            <w:szCs w:val="20"/>
          </w:rPr>
          <w:t>HIS-473 Sem</w:t>
        </w:r>
        <w:r>
          <w:rPr>
            <w:rFonts w:eastAsia="Garamond" w:cs="Garamond"/>
            <w:sz w:val="20"/>
            <w:szCs w:val="20"/>
          </w:rPr>
          <w:t>inar in</w:t>
        </w:r>
        <w:r w:rsidRPr="00BD3C4A">
          <w:rPr>
            <w:rFonts w:eastAsia="Garamond" w:cs="Garamond"/>
            <w:sz w:val="20"/>
            <w:szCs w:val="20"/>
          </w:rPr>
          <w:t xml:space="preserve"> American History II</w:t>
        </w:r>
      </w:ins>
    </w:p>
    <w:p w14:paraId="37BB7B21" w14:textId="77777777" w:rsidR="002569F0" w:rsidRPr="00BD3C4A" w:rsidRDefault="002569F0" w:rsidP="002569F0">
      <w:pPr>
        <w:widowControl w:val="0"/>
        <w:spacing w:after="0" w:line="246" w:lineRule="auto"/>
        <w:ind w:left="180" w:hanging="180"/>
        <w:rPr>
          <w:ins w:id="2095" w:author="Summer 2023 updates" w:date="2024-07-31T13:42:00Z"/>
          <w:rFonts w:eastAsia="Garamond" w:cs="Garamond"/>
          <w:sz w:val="20"/>
          <w:szCs w:val="20"/>
        </w:rPr>
      </w:pPr>
      <w:ins w:id="2096" w:author="Summer 2023 updates" w:date="2024-07-31T13:42:00Z">
        <w:r w:rsidRPr="00BD3C4A">
          <w:rPr>
            <w:rFonts w:eastAsia="Garamond" w:cs="Garamond"/>
            <w:sz w:val="20"/>
            <w:szCs w:val="20"/>
          </w:rPr>
          <w:t>HIS-474 Seminar in Modern European</w:t>
        </w:r>
      </w:ins>
    </w:p>
    <w:p w14:paraId="2E6F6B65" w14:textId="77777777" w:rsidR="002569F0" w:rsidRPr="00BD3C4A" w:rsidRDefault="002569F0" w:rsidP="002569F0">
      <w:pPr>
        <w:widowControl w:val="0"/>
        <w:spacing w:after="0" w:line="246" w:lineRule="auto"/>
        <w:ind w:left="180" w:hanging="180"/>
        <w:rPr>
          <w:ins w:id="2097" w:author="Summer 2023 updates" w:date="2024-07-31T13:42:00Z"/>
          <w:rFonts w:eastAsia="Garamond" w:cs="Garamond"/>
          <w:sz w:val="20"/>
          <w:szCs w:val="20"/>
        </w:rPr>
      </w:pPr>
      <w:ins w:id="2098" w:author="Summer 2023 updates" w:date="2024-07-31T13:42:00Z">
        <w:r w:rsidRPr="00BD3C4A">
          <w:rPr>
            <w:rFonts w:eastAsia="Garamond" w:cs="Garamond"/>
            <w:sz w:val="20"/>
            <w:szCs w:val="20"/>
          </w:rPr>
          <w:t xml:space="preserve">KIN-347 Adapted Physical </w:t>
        </w:r>
        <w:r>
          <w:rPr>
            <w:rFonts w:eastAsia="Garamond" w:cs="Garamond"/>
            <w:sz w:val="20"/>
            <w:szCs w:val="20"/>
          </w:rPr>
          <w:t>Edu</w:t>
        </w:r>
        <w:r w:rsidRPr="00BD3C4A">
          <w:rPr>
            <w:rFonts w:eastAsia="Garamond" w:cs="Garamond"/>
            <w:sz w:val="20"/>
            <w:szCs w:val="20"/>
          </w:rPr>
          <w:t>cation</w:t>
        </w:r>
      </w:ins>
    </w:p>
    <w:p w14:paraId="0377C355" w14:textId="77777777" w:rsidR="002569F0" w:rsidRPr="00BD3C4A" w:rsidRDefault="002569F0" w:rsidP="002569F0">
      <w:pPr>
        <w:widowControl w:val="0"/>
        <w:spacing w:after="0" w:line="246" w:lineRule="auto"/>
        <w:ind w:left="180" w:hanging="180"/>
        <w:rPr>
          <w:ins w:id="2099" w:author="Summer 2023 updates" w:date="2024-07-31T13:42:00Z"/>
          <w:rFonts w:eastAsia="Garamond" w:cs="Garamond"/>
          <w:sz w:val="20"/>
          <w:szCs w:val="20"/>
        </w:rPr>
      </w:pPr>
      <w:ins w:id="2100" w:author="Summer 2023 updates" w:date="2024-07-31T13:42:00Z">
        <w:r w:rsidRPr="00BD3C4A">
          <w:rPr>
            <w:rFonts w:eastAsia="Garamond" w:cs="Garamond"/>
            <w:sz w:val="20"/>
            <w:szCs w:val="20"/>
          </w:rPr>
          <w:t>KIN-440 Organization and Admin of Physical Education and Athletics</w:t>
        </w:r>
      </w:ins>
    </w:p>
    <w:p w14:paraId="41A85D5F" w14:textId="77777777" w:rsidR="002569F0" w:rsidRPr="00BD3C4A" w:rsidRDefault="002569F0" w:rsidP="002569F0">
      <w:pPr>
        <w:widowControl w:val="0"/>
        <w:spacing w:after="0" w:line="246" w:lineRule="auto"/>
        <w:ind w:left="180" w:hanging="180"/>
        <w:rPr>
          <w:ins w:id="2101" w:author="Summer 2023 updates" w:date="2024-07-31T13:42:00Z"/>
          <w:rFonts w:eastAsia="Garamond" w:cs="Garamond"/>
          <w:sz w:val="20"/>
          <w:szCs w:val="20"/>
        </w:rPr>
      </w:pPr>
      <w:ins w:id="2102" w:author="Summer 2023 updates" w:date="2024-07-31T13:42:00Z">
        <w:r w:rsidRPr="00BD3C4A">
          <w:rPr>
            <w:rFonts w:eastAsia="Garamond" w:cs="Garamond"/>
            <w:sz w:val="20"/>
            <w:szCs w:val="20"/>
          </w:rPr>
          <w:t>MTH-215 Foundations of Advanced Math</w:t>
        </w:r>
        <w:r>
          <w:rPr>
            <w:rFonts w:eastAsia="Garamond" w:cs="Garamond"/>
            <w:sz w:val="20"/>
            <w:szCs w:val="20"/>
          </w:rPr>
          <w:t>ematics</w:t>
        </w:r>
      </w:ins>
    </w:p>
    <w:p w14:paraId="7312D7A1" w14:textId="77777777" w:rsidR="002569F0" w:rsidRPr="00BD3C4A" w:rsidRDefault="002569F0" w:rsidP="002569F0">
      <w:pPr>
        <w:widowControl w:val="0"/>
        <w:spacing w:after="0" w:line="246" w:lineRule="auto"/>
        <w:ind w:left="180" w:hanging="180"/>
        <w:rPr>
          <w:ins w:id="2103" w:author="Summer 2023 updates" w:date="2024-07-31T13:42:00Z"/>
          <w:rFonts w:eastAsia="Garamond" w:cs="Garamond"/>
          <w:sz w:val="20"/>
          <w:szCs w:val="20"/>
        </w:rPr>
      </w:pPr>
      <w:moveToRangeStart w:id="2104" w:author="Summer 2023 updates" w:date="2024-07-31T13:42:00Z" w:name="move173325766"/>
      <w:moveTo w:id="2105" w:author="Summer 2023 updates" w:date="2024-07-31T13:42:00Z">
        <w:r w:rsidRPr="00BD3C4A">
          <w:rPr>
            <w:sz w:val="20"/>
            <w:rPrChange w:id="2106" w:author="Summer 2023 updates" w:date="2024-07-31T13:42:00Z">
              <w:rPr>
                <w:color w:val="000000" w:themeColor="text1"/>
              </w:rPr>
            </w:rPrChange>
          </w:rPr>
          <w:t>MTH-305 Adv</w:t>
        </w:r>
        <w:r>
          <w:rPr>
            <w:sz w:val="20"/>
            <w:rPrChange w:id="2107" w:author="Summer 2023 updates" w:date="2024-07-31T13:42:00Z">
              <w:rPr>
                <w:color w:val="000000" w:themeColor="text1"/>
              </w:rPr>
            </w:rPrChange>
          </w:rPr>
          <w:t>anced</w:t>
        </w:r>
        <w:r w:rsidRPr="00BD3C4A">
          <w:rPr>
            <w:sz w:val="20"/>
            <w:rPrChange w:id="2108" w:author="Summer 2023 updates" w:date="2024-07-31T13:42:00Z">
              <w:rPr>
                <w:color w:val="000000" w:themeColor="text1"/>
              </w:rPr>
            </w:rPrChange>
          </w:rPr>
          <w:t xml:space="preserve"> Geometry</w:t>
        </w:r>
      </w:moveTo>
      <w:moveToRangeEnd w:id="2104"/>
    </w:p>
    <w:p w14:paraId="34E73EB0" w14:textId="77777777" w:rsidR="002569F0" w:rsidRPr="00BD3C4A" w:rsidRDefault="002569F0" w:rsidP="002569F0">
      <w:pPr>
        <w:widowControl w:val="0"/>
        <w:spacing w:after="0" w:line="246" w:lineRule="auto"/>
        <w:ind w:left="180" w:hanging="180"/>
        <w:rPr>
          <w:ins w:id="2109" w:author="Summer 2023 updates" w:date="2024-07-31T13:42:00Z"/>
          <w:rFonts w:eastAsia="Garamond" w:cs="Garamond"/>
          <w:sz w:val="20"/>
          <w:szCs w:val="20"/>
        </w:rPr>
      </w:pPr>
      <w:moveToRangeStart w:id="2110" w:author="Summer 2023 updates" w:date="2024-07-31T13:42:00Z" w:name="move173325767"/>
      <w:moveTo w:id="2111" w:author="Summer 2023 updates" w:date="2024-07-31T13:42:00Z">
        <w:r w:rsidRPr="00BD3C4A">
          <w:rPr>
            <w:sz w:val="20"/>
            <w:rPrChange w:id="2112" w:author="Summer 2023 updates" w:date="2024-07-31T13:42:00Z">
              <w:rPr>
                <w:color w:val="000000" w:themeColor="text1"/>
              </w:rPr>
            </w:rPrChange>
          </w:rPr>
          <w:t>MTH-325 Differential Equations</w:t>
        </w:r>
      </w:moveTo>
      <w:moveToRangeEnd w:id="2110"/>
    </w:p>
    <w:p w14:paraId="265CC1E0" w14:textId="77777777" w:rsidR="002569F0" w:rsidRPr="00BD3C4A" w:rsidRDefault="002569F0" w:rsidP="002569F0">
      <w:pPr>
        <w:widowControl w:val="0"/>
        <w:spacing w:after="0" w:line="246" w:lineRule="auto"/>
        <w:ind w:left="180" w:hanging="180"/>
        <w:rPr>
          <w:ins w:id="2113" w:author="Summer 2023 updates" w:date="2024-07-31T13:42:00Z"/>
          <w:rFonts w:eastAsia="Garamond" w:cs="Garamond"/>
          <w:sz w:val="20"/>
          <w:szCs w:val="20"/>
        </w:rPr>
      </w:pPr>
      <w:ins w:id="2114" w:author="Summer 2023 updates" w:date="2024-07-31T13:42:00Z">
        <w:r w:rsidRPr="00BD3C4A">
          <w:rPr>
            <w:rFonts w:eastAsia="Garamond" w:cs="Garamond"/>
            <w:sz w:val="20"/>
            <w:szCs w:val="20"/>
          </w:rPr>
          <w:t>MTH-445 Complex Analysis</w:t>
        </w:r>
      </w:ins>
    </w:p>
    <w:p w14:paraId="4F868358" w14:textId="77777777" w:rsidR="002569F0" w:rsidRPr="00BD3C4A" w:rsidRDefault="002569F0" w:rsidP="002569F0">
      <w:pPr>
        <w:widowControl w:val="0"/>
        <w:spacing w:after="0" w:line="246" w:lineRule="auto"/>
        <w:ind w:left="180" w:hanging="180"/>
        <w:rPr>
          <w:ins w:id="2115" w:author="Summer 2023 updates" w:date="2024-07-31T13:42:00Z"/>
          <w:rFonts w:eastAsia="Garamond" w:cs="Garamond"/>
          <w:sz w:val="20"/>
          <w:szCs w:val="20"/>
        </w:rPr>
      </w:pPr>
      <w:ins w:id="2116" w:author="Summer 2023 updates" w:date="2024-07-31T13:42:00Z">
        <w:r w:rsidRPr="00BD3C4A">
          <w:rPr>
            <w:rFonts w:eastAsia="Garamond" w:cs="Garamond"/>
            <w:sz w:val="20"/>
            <w:szCs w:val="20"/>
          </w:rPr>
          <w:t>MTH-455 Mathematical Modeling</w:t>
        </w:r>
      </w:ins>
    </w:p>
    <w:p w14:paraId="7669A00E" w14:textId="77777777" w:rsidR="002569F0" w:rsidRPr="00BD3C4A" w:rsidRDefault="002569F0" w:rsidP="002569F0">
      <w:pPr>
        <w:widowControl w:val="0"/>
        <w:spacing w:after="0" w:line="246" w:lineRule="auto"/>
        <w:ind w:left="180" w:hanging="180"/>
        <w:rPr>
          <w:ins w:id="2117" w:author="Summer 2023 updates" w:date="2024-07-31T13:42:00Z"/>
          <w:rFonts w:eastAsia="Garamond" w:cs="Garamond"/>
          <w:sz w:val="20"/>
          <w:szCs w:val="20"/>
        </w:rPr>
      </w:pPr>
      <w:ins w:id="2118" w:author="Summer 2023 updates" w:date="2024-07-31T13:42:00Z">
        <w:r w:rsidRPr="00BD3C4A">
          <w:rPr>
            <w:rFonts w:eastAsia="Garamond" w:cs="Garamond"/>
            <w:sz w:val="20"/>
            <w:szCs w:val="20"/>
          </w:rPr>
          <w:t>MTH-484 History of Mathematics</w:t>
        </w:r>
      </w:ins>
    </w:p>
    <w:p w14:paraId="4D2E382A" w14:textId="77777777" w:rsidR="002569F0" w:rsidRPr="00BD3C4A" w:rsidRDefault="002569F0" w:rsidP="002569F0">
      <w:pPr>
        <w:widowControl w:val="0"/>
        <w:spacing w:after="0" w:line="246" w:lineRule="auto"/>
        <w:ind w:left="180" w:hanging="180"/>
        <w:rPr>
          <w:ins w:id="2119" w:author="Summer 2023 updates" w:date="2024-07-31T13:42:00Z"/>
          <w:rFonts w:eastAsia="Garamond" w:cs="Garamond"/>
          <w:sz w:val="20"/>
          <w:szCs w:val="20"/>
        </w:rPr>
      </w:pPr>
      <w:ins w:id="2120" w:author="Summer 2023 updates" w:date="2024-07-31T13:42:00Z">
        <w:r w:rsidRPr="00BD3C4A">
          <w:rPr>
            <w:rFonts w:eastAsia="Garamond" w:cs="Garamond"/>
            <w:sz w:val="20"/>
            <w:szCs w:val="20"/>
          </w:rPr>
          <w:t>MU-255 Music History and Literature I</w:t>
        </w:r>
      </w:ins>
    </w:p>
    <w:p w14:paraId="012D7F80" w14:textId="77777777" w:rsidR="002569F0" w:rsidRPr="00BD3C4A" w:rsidRDefault="002569F0" w:rsidP="002569F0">
      <w:pPr>
        <w:widowControl w:val="0"/>
        <w:spacing w:after="0" w:line="246" w:lineRule="auto"/>
        <w:ind w:left="180" w:hanging="180"/>
        <w:rPr>
          <w:ins w:id="2121" w:author="Summer 2023 updates" w:date="2024-07-31T13:42:00Z"/>
          <w:rFonts w:eastAsia="Garamond" w:cs="Garamond"/>
          <w:sz w:val="20"/>
          <w:szCs w:val="20"/>
        </w:rPr>
      </w:pPr>
      <w:ins w:id="2122" w:author="Summer 2023 updates" w:date="2024-07-31T13:42:00Z">
        <w:r w:rsidRPr="00BD3C4A">
          <w:rPr>
            <w:rFonts w:eastAsia="Garamond" w:cs="Garamond"/>
            <w:sz w:val="20"/>
            <w:szCs w:val="20"/>
          </w:rPr>
          <w:t>MU-355 Music History and Literature II</w:t>
        </w:r>
      </w:ins>
    </w:p>
    <w:p w14:paraId="3C3F090F" w14:textId="77777777" w:rsidR="00F843F5" w:rsidRPr="00F843F5" w:rsidRDefault="00F843F5" w:rsidP="00F843F5">
      <w:pPr>
        <w:spacing w:after="0"/>
        <w:rPr>
          <w:ins w:id="2123" w:author="Summer 2023 updates" w:date="2024-07-31T13:42:00Z"/>
          <w:rFonts w:eastAsiaTheme="majorEastAsia" w:cstheme="majorBidi"/>
          <w:b/>
          <w:iCs/>
          <w:smallCaps/>
          <w:color w:val="000000" w:themeColor="text1"/>
        </w:rPr>
      </w:pPr>
      <w:ins w:id="2124" w:author="Summer 2023 updates" w:date="2024-07-31T13:42:00Z">
        <w:r w:rsidRPr="00F843F5">
          <w:rPr>
            <w:rFonts w:eastAsiaTheme="majorEastAsia" w:cstheme="majorBidi"/>
            <w:b/>
            <w:iCs/>
            <w:smallCaps/>
            <w:color w:val="000000" w:themeColor="text1"/>
          </w:rPr>
          <w:t>Writing Across the Curriculum: Course Listing (continued)</w:t>
        </w:r>
      </w:ins>
    </w:p>
    <w:p w14:paraId="4980F59D" w14:textId="77777777" w:rsidR="002569F0" w:rsidRPr="00BD3C4A" w:rsidRDefault="002569F0" w:rsidP="002569F0">
      <w:pPr>
        <w:widowControl w:val="0"/>
        <w:spacing w:after="0" w:line="246" w:lineRule="auto"/>
        <w:ind w:left="180" w:hanging="180"/>
        <w:rPr>
          <w:ins w:id="2125" w:author="Summer 2023 updates" w:date="2024-07-31T13:42:00Z"/>
          <w:rFonts w:eastAsia="Garamond" w:cs="Garamond"/>
          <w:sz w:val="20"/>
          <w:szCs w:val="20"/>
        </w:rPr>
      </w:pPr>
      <w:ins w:id="2126" w:author="Summer 2023 updates" w:date="2024-07-31T13:42:00Z">
        <w:r w:rsidRPr="00BD3C4A">
          <w:rPr>
            <w:rFonts w:eastAsia="Garamond" w:cs="Garamond"/>
            <w:sz w:val="20"/>
            <w:szCs w:val="20"/>
          </w:rPr>
          <w:t>MU-385 Conducting II</w:t>
        </w:r>
      </w:ins>
    </w:p>
    <w:p w14:paraId="735B7701" w14:textId="77777777" w:rsidR="002569F0" w:rsidRPr="00BD3C4A" w:rsidRDefault="002569F0" w:rsidP="002569F0">
      <w:pPr>
        <w:widowControl w:val="0"/>
        <w:spacing w:after="0" w:line="246" w:lineRule="auto"/>
        <w:ind w:left="180" w:hanging="180"/>
        <w:rPr>
          <w:ins w:id="2127" w:author="Summer 2023 updates" w:date="2024-07-31T13:42:00Z"/>
          <w:rFonts w:eastAsia="Garamond" w:cs="Garamond"/>
          <w:sz w:val="20"/>
          <w:szCs w:val="20"/>
        </w:rPr>
      </w:pPr>
      <w:ins w:id="2128" w:author="Summer 2023 updates" w:date="2024-07-31T13:42:00Z">
        <w:r w:rsidRPr="00BD3C4A">
          <w:rPr>
            <w:rFonts w:eastAsia="Garamond" w:cs="Garamond"/>
            <w:sz w:val="20"/>
            <w:szCs w:val="20"/>
          </w:rPr>
          <w:t>NUR-305 Information Literature and Management</w:t>
        </w:r>
      </w:ins>
    </w:p>
    <w:p w14:paraId="16F1470B" w14:textId="77777777" w:rsidR="002569F0" w:rsidRPr="00BD3C4A" w:rsidRDefault="002569F0" w:rsidP="002569F0">
      <w:pPr>
        <w:widowControl w:val="0"/>
        <w:spacing w:after="0" w:line="246" w:lineRule="auto"/>
        <w:ind w:left="180" w:hanging="180"/>
        <w:rPr>
          <w:ins w:id="2129" w:author="Summer 2023 updates" w:date="2024-07-31T13:42:00Z"/>
          <w:rFonts w:eastAsia="Garamond" w:cs="Garamond"/>
          <w:sz w:val="20"/>
          <w:szCs w:val="20"/>
        </w:rPr>
      </w:pPr>
      <w:ins w:id="2130" w:author="Summer 2023 updates" w:date="2024-07-31T13:42:00Z">
        <w:r w:rsidRPr="00BD3C4A">
          <w:rPr>
            <w:rFonts w:eastAsia="Garamond" w:cs="Garamond"/>
            <w:sz w:val="20"/>
            <w:szCs w:val="20"/>
          </w:rPr>
          <w:t>NUR-375 Legal and Ethical Issues in Nursing</w:t>
        </w:r>
      </w:ins>
    </w:p>
    <w:p w14:paraId="413F3734" w14:textId="77777777" w:rsidR="002569F0" w:rsidRPr="00BD3C4A" w:rsidRDefault="002569F0" w:rsidP="002569F0">
      <w:pPr>
        <w:widowControl w:val="0"/>
        <w:spacing w:after="0" w:line="246" w:lineRule="auto"/>
        <w:ind w:left="180" w:hanging="180"/>
        <w:rPr>
          <w:ins w:id="2131" w:author="Summer 2023 updates" w:date="2024-07-31T13:42:00Z"/>
          <w:rFonts w:eastAsia="Garamond" w:cs="Garamond"/>
          <w:sz w:val="20"/>
          <w:szCs w:val="20"/>
        </w:rPr>
      </w:pPr>
      <w:ins w:id="2132" w:author="Summer 2023 updates" w:date="2024-07-31T13:42:00Z">
        <w:r w:rsidRPr="00BD3C4A">
          <w:rPr>
            <w:rFonts w:eastAsia="Garamond" w:cs="Garamond"/>
            <w:sz w:val="20"/>
            <w:szCs w:val="20"/>
          </w:rPr>
          <w:t>NUR-425 Nursing Research</w:t>
        </w:r>
      </w:ins>
    </w:p>
    <w:p w14:paraId="3135A74C" w14:textId="77777777" w:rsidR="002569F0" w:rsidRPr="00BD3C4A" w:rsidRDefault="002569F0" w:rsidP="002569F0">
      <w:pPr>
        <w:widowControl w:val="0"/>
        <w:spacing w:after="0" w:line="246" w:lineRule="auto"/>
        <w:ind w:left="180" w:hanging="180"/>
        <w:rPr>
          <w:ins w:id="2133" w:author="Summer 2023 updates" w:date="2024-07-31T13:42:00Z"/>
          <w:rFonts w:eastAsia="Garamond" w:cs="Garamond"/>
          <w:sz w:val="20"/>
          <w:szCs w:val="20"/>
        </w:rPr>
      </w:pPr>
      <w:ins w:id="2134" w:author="Summer 2023 updates" w:date="2024-07-31T13:42:00Z">
        <w:r w:rsidRPr="00BD3C4A">
          <w:rPr>
            <w:rFonts w:eastAsia="Garamond" w:cs="Garamond"/>
            <w:sz w:val="20"/>
            <w:szCs w:val="20"/>
          </w:rPr>
          <w:t>NUR-455 Leadership and Contemporary Issues in Nursing</w:t>
        </w:r>
      </w:ins>
    </w:p>
    <w:p w14:paraId="7299371E" w14:textId="77777777" w:rsidR="002569F0" w:rsidRPr="00BD3C4A" w:rsidRDefault="002569F0" w:rsidP="002569F0">
      <w:pPr>
        <w:widowControl w:val="0"/>
        <w:spacing w:after="0" w:line="246" w:lineRule="auto"/>
        <w:ind w:left="180" w:hanging="180"/>
        <w:rPr>
          <w:ins w:id="2135" w:author="Summer 2023 updates" w:date="2024-07-31T13:42:00Z"/>
          <w:rFonts w:eastAsia="Garamond" w:cs="Garamond"/>
          <w:sz w:val="20"/>
          <w:szCs w:val="20"/>
        </w:rPr>
      </w:pPr>
      <w:ins w:id="2136" w:author="Summer 2023 updates" w:date="2024-07-31T13:42:00Z">
        <w:r w:rsidRPr="00BD3C4A">
          <w:rPr>
            <w:rFonts w:eastAsia="Garamond" w:cs="Garamond"/>
            <w:sz w:val="20"/>
            <w:szCs w:val="20"/>
          </w:rPr>
          <w:t>PHL-105 Introduction to Philosophy</w:t>
        </w:r>
      </w:ins>
    </w:p>
    <w:p w14:paraId="7AE481BD" w14:textId="77777777" w:rsidR="002569F0" w:rsidRPr="00BD3C4A" w:rsidRDefault="002569F0" w:rsidP="002569F0">
      <w:pPr>
        <w:widowControl w:val="0"/>
        <w:spacing w:after="0" w:line="246" w:lineRule="auto"/>
        <w:ind w:left="180" w:hanging="180"/>
        <w:rPr>
          <w:ins w:id="2137" w:author="Summer 2023 updates" w:date="2024-07-31T13:42:00Z"/>
          <w:rFonts w:eastAsia="Garamond" w:cs="Garamond"/>
          <w:sz w:val="20"/>
          <w:szCs w:val="20"/>
        </w:rPr>
      </w:pPr>
      <w:ins w:id="2138" w:author="Summer 2023 updates" w:date="2024-07-31T13:42:00Z">
        <w:r w:rsidRPr="00BD3C4A">
          <w:rPr>
            <w:rFonts w:eastAsia="Garamond" w:cs="Garamond"/>
            <w:sz w:val="20"/>
            <w:szCs w:val="20"/>
          </w:rPr>
          <w:t>PHL-128 Morality and Moral Controversies</w:t>
        </w:r>
      </w:ins>
    </w:p>
    <w:p w14:paraId="2B523C01" w14:textId="77777777" w:rsidR="002569F0" w:rsidRPr="00BD3C4A" w:rsidRDefault="002569F0" w:rsidP="002569F0">
      <w:pPr>
        <w:widowControl w:val="0"/>
        <w:spacing w:after="0" w:line="246" w:lineRule="auto"/>
        <w:ind w:left="180" w:hanging="180"/>
        <w:rPr>
          <w:ins w:id="2139" w:author="Summer 2023 updates" w:date="2024-07-31T13:42:00Z"/>
          <w:rFonts w:eastAsia="Garamond" w:cs="Garamond"/>
          <w:sz w:val="20"/>
          <w:szCs w:val="20"/>
        </w:rPr>
      </w:pPr>
      <w:ins w:id="2140" w:author="Summer 2023 updates" w:date="2024-07-31T13:42:00Z">
        <w:r w:rsidRPr="00BD3C4A">
          <w:rPr>
            <w:rFonts w:eastAsia="Garamond" w:cs="Garamond"/>
            <w:sz w:val="20"/>
            <w:szCs w:val="20"/>
          </w:rPr>
          <w:t>PHL-138 Freedom, State, and Society</w:t>
        </w:r>
      </w:ins>
    </w:p>
    <w:p w14:paraId="0CD4AE16" w14:textId="77777777" w:rsidR="002569F0" w:rsidRPr="00BD3C4A" w:rsidRDefault="002569F0" w:rsidP="002569F0">
      <w:pPr>
        <w:widowControl w:val="0"/>
        <w:spacing w:after="0" w:line="246" w:lineRule="auto"/>
        <w:ind w:left="180" w:hanging="180"/>
        <w:rPr>
          <w:ins w:id="2141" w:author="Summer 2023 updates" w:date="2024-07-31T13:42:00Z"/>
          <w:rFonts w:eastAsia="Garamond" w:cs="Garamond"/>
          <w:sz w:val="20"/>
          <w:szCs w:val="20"/>
        </w:rPr>
      </w:pPr>
      <w:ins w:id="2142" w:author="Summer 2023 updates" w:date="2024-07-31T13:42:00Z">
        <w:r w:rsidRPr="00BD3C4A">
          <w:rPr>
            <w:rFonts w:eastAsia="Garamond" w:cs="Garamond"/>
            <w:sz w:val="20"/>
            <w:szCs w:val="20"/>
          </w:rPr>
          <w:t>PHL-165 Bio-medical Ethics</w:t>
        </w:r>
      </w:ins>
    </w:p>
    <w:p w14:paraId="56272C8D" w14:textId="77777777" w:rsidR="002569F0" w:rsidRPr="00BD3C4A" w:rsidRDefault="002569F0" w:rsidP="002569F0">
      <w:pPr>
        <w:widowControl w:val="0"/>
        <w:spacing w:after="0" w:line="246" w:lineRule="auto"/>
        <w:ind w:left="180" w:hanging="180"/>
        <w:rPr>
          <w:ins w:id="2143" w:author="Summer 2023 updates" w:date="2024-07-31T13:42:00Z"/>
          <w:rFonts w:eastAsia="Garamond" w:cs="Garamond"/>
          <w:sz w:val="20"/>
          <w:szCs w:val="20"/>
        </w:rPr>
      </w:pPr>
      <w:ins w:id="2144" w:author="Summer 2023 updates" w:date="2024-07-31T13:42:00Z">
        <w:r w:rsidRPr="00BD3C4A">
          <w:rPr>
            <w:rFonts w:eastAsia="Garamond" w:cs="Garamond"/>
            <w:sz w:val="20"/>
            <w:szCs w:val="20"/>
          </w:rPr>
          <w:t>PHL-205 Environmental Ethics</w:t>
        </w:r>
      </w:ins>
    </w:p>
    <w:p w14:paraId="37E4FDA8" w14:textId="77777777" w:rsidR="002569F0" w:rsidRPr="00BD3C4A" w:rsidRDefault="002569F0" w:rsidP="002569F0">
      <w:pPr>
        <w:widowControl w:val="0"/>
        <w:spacing w:after="0" w:line="246" w:lineRule="auto"/>
        <w:ind w:left="180" w:hanging="180"/>
        <w:rPr>
          <w:ins w:id="2145" w:author="Summer 2023 updates" w:date="2024-07-31T13:42:00Z"/>
          <w:rFonts w:eastAsia="Garamond" w:cs="Garamond"/>
          <w:sz w:val="20"/>
          <w:szCs w:val="20"/>
        </w:rPr>
      </w:pPr>
      <w:ins w:id="2146" w:author="Summer 2023 updates" w:date="2024-07-31T13:42:00Z">
        <w:r w:rsidRPr="00BD3C4A">
          <w:rPr>
            <w:rFonts w:eastAsia="Garamond" w:cs="Garamond"/>
            <w:sz w:val="20"/>
            <w:szCs w:val="20"/>
          </w:rPr>
          <w:t>PHL-206 Buddhist Thought</w:t>
        </w:r>
      </w:ins>
    </w:p>
    <w:p w14:paraId="66E3E71A" w14:textId="77777777" w:rsidR="002569F0" w:rsidRPr="00BD3C4A" w:rsidRDefault="002569F0" w:rsidP="002569F0">
      <w:pPr>
        <w:widowControl w:val="0"/>
        <w:spacing w:after="0" w:line="246" w:lineRule="auto"/>
        <w:ind w:left="180" w:hanging="180"/>
        <w:rPr>
          <w:ins w:id="2147" w:author="Summer 2023 updates" w:date="2024-07-31T13:42:00Z"/>
          <w:rFonts w:eastAsia="Garamond" w:cs="Garamond"/>
          <w:sz w:val="20"/>
          <w:szCs w:val="20"/>
        </w:rPr>
      </w:pPr>
      <w:ins w:id="2148" w:author="Summer 2023 updates" w:date="2024-07-31T13:42:00Z">
        <w:r w:rsidRPr="00BD3C4A">
          <w:rPr>
            <w:rFonts w:eastAsia="Garamond" w:cs="Garamond"/>
            <w:sz w:val="20"/>
            <w:szCs w:val="20"/>
          </w:rPr>
          <w:t>PHL-210 Topics in Philosophy</w:t>
        </w:r>
      </w:ins>
    </w:p>
    <w:p w14:paraId="5025BED0" w14:textId="77777777" w:rsidR="002569F0" w:rsidRPr="00BD3C4A" w:rsidRDefault="002569F0" w:rsidP="002569F0">
      <w:pPr>
        <w:widowControl w:val="0"/>
        <w:spacing w:after="0" w:line="246" w:lineRule="auto"/>
        <w:ind w:left="180" w:hanging="180"/>
        <w:rPr>
          <w:ins w:id="2149" w:author="Summer 2023 updates" w:date="2024-07-31T13:42:00Z"/>
          <w:rFonts w:eastAsia="Garamond" w:cs="Garamond"/>
          <w:sz w:val="20"/>
          <w:szCs w:val="20"/>
        </w:rPr>
      </w:pPr>
      <w:ins w:id="2150" w:author="Summer 2023 updates" w:date="2024-07-31T13:42:00Z">
        <w:r w:rsidRPr="00BD3C4A">
          <w:rPr>
            <w:rFonts w:eastAsia="Garamond" w:cs="Garamond"/>
            <w:sz w:val="20"/>
            <w:szCs w:val="20"/>
          </w:rPr>
          <w:t>PHL-220 Ancient Greek Philosophy</w:t>
        </w:r>
      </w:ins>
    </w:p>
    <w:p w14:paraId="145E3667" w14:textId="77777777" w:rsidR="002569F0" w:rsidRPr="00BD3C4A" w:rsidRDefault="002569F0" w:rsidP="002569F0">
      <w:pPr>
        <w:widowControl w:val="0"/>
        <w:spacing w:after="0" w:line="246" w:lineRule="auto"/>
        <w:ind w:left="180" w:hanging="180"/>
        <w:rPr>
          <w:ins w:id="2151" w:author="Summer 2023 updates" w:date="2024-07-31T13:42:00Z"/>
          <w:rFonts w:eastAsia="Garamond" w:cs="Garamond"/>
          <w:sz w:val="20"/>
          <w:szCs w:val="20"/>
        </w:rPr>
      </w:pPr>
      <w:ins w:id="2152" w:author="Summer 2023 updates" w:date="2024-07-31T13:42:00Z">
        <w:r w:rsidRPr="00BD3C4A">
          <w:rPr>
            <w:rFonts w:eastAsia="Garamond" w:cs="Garamond"/>
            <w:sz w:val="20"/>
            <w:szCs w:val="20"/>
          </w:rPr>
          <w:t>PHL-230 Medieval Philosophy</w:t>
        </w:r>
      </w:ins>
    </w:p>
    <w:p w14:paraId="7D59D2F3" w14:textId="77777777" w:rsidR="002569F0" w:rsidRPr="00BD3C4A" w:rsidRDefault="002569F0" w:rsidP="002569F0">
      <w:pPr>
        <w:widowControl w:val="0"/>
        <w:spacing w:after="0" w:line="246" w:lineRule="auto"/>
        <w:ind w:left="180" w:hanging="180"/>
        <w:rPr>
          <w:ins w:id="2153" w:author="Summer 2023 updates" w:date="2024-07-31T13:42:00Z"/>
          <w:rFonts w:eastAsia="Garamond" w:cs="Garamond"/>
          <w:sz w:val="20"/>
          <w:szCs w:val="20"/>
        </w:rPr>
      </w:pPr>
      <w:ins w:id="2154" w:author="Summer 2023 updates" w:date="2024-07-31T13:42:00Z">
        <w:r w:rsidRPr="00BD3C4A">
          <w:rPr>
            <w:rFonts w:eastAsia="Garamond" w:cs="Garamond"/>
            <w:sz w:val="20"/>
            <w:szCs w:val="20"/>
          </w:rPr>
          <w:t>PHL-235 Philosophy of Science</w:t>
        </w:r>
      </w:ins>
    </w:p>
    <w:p w14:paraId="79FEA3B1" w14:textId="77777777" w:rsidR="002569F0" w:rsidRPr="00BD3C4A" w:rsidRDefault="002569F0" w:rsidP="002569F0">
      <w:pPr>
        <w:widowControl w:val="0"/>
        <w:spacing w:after="0" w:line="246" w:lineRule="auto"/>
        <w:ind w:left="180" w:hanging="180"/>
        <w:rPr>
          <w:ins w:id="2155" w:author="Summer 2023 updates" w:date="2024-07-31T13:42:00Z"/>
          <w:rFonts w:eastAsia="Garamond" w:cs="Garamond"/>
          <w:sz w:val="20"/>
          <w:szCs w:val="20"/>
        </w:rPr>
      </w:pPr>
      <w:ins w:id="2156" w:author="Summer 2023 updates" w:date="2024-07-31T13:42:00Z">
        <w:r w:rsidRPr="00BD3C4A">
          <w:rPr>
            <w:rFonts w:eastAsia="Garamond" w:cs="Garamond"/>
            <w:sz w:val="20"/>
            <w:szCs w:val="20"/>
          </w:rPr>
          <w:t>PHL-240 Early Modern Philosophy</w:t>
        </w:r>
      </w:ins>
    </w:p>
    <w:p w14:paraId="38DAC166" w14:textId="77777777" w:rsidR="002569F0" w:rsidRPr="00BD3C4A" w:rsidRDefault="002569F0" w:rsidP="002569F0">
      <w:pPr>
        <w:widowControl w:val="0"/>
        <w:spacing w:after="0" w:line="246" w:lineRule="auto"/>
        <w:ind w:left="180" w:hanging="180"/>
        <w:rPr>
          <w:ins w:id="2157" w:author="Summer 2023 updates" w:date="2024-07-31T13:42:00Z"/>
          <w:rFonts w:eastAsia="Garamond" w:cs="Garamond"/>
          <w:sz w:val="20"/>
          <w:szCs w:val="20"/>
        </w:rPr>
      </w:pPr>
      <w:ins w:id="2158" w:author="Summer 2023 updates" w:date="2024-07-31T13:42:00Z">
        <w:r w:rsidRPr="00BD3C4A">
          <w:rPr>
            <w:rFonts w:eastAsia="Garamond" w:cs="Garamond"/>
            <w:sz w:val="20"/>
            <w:szCs w:val="20"/>
          </w:rPr>
          <w:t>PHL-245 Minds, Brains and Robots</w:t>
        </w:r>
      </w:ins>
    </w:p>
    <w:p w14:paraId="3B3A48E3" w14:textId="77777777" w:rsidR="002569F0" w:rsidRPr="00BD3C4A" w:rsidRDefault="002569F0" w:rsidP="002569F0">
      <w:pPr>
        <w:widowControl w:val="0"/>
        <w:spacing w:after="0" w:line="246" w:lineRule="auto"/>
        <w:ind w:left="180" w:hanging="180"/>
        <w:rPr>
          <w:ins w:id="2159" w:author="Summer 2023 updates" w:date="2024-07-31T13:42:00Z"/>
          <w:rFonts w:eastAsia="Garamond" w:cs="Garamond"/>
          <w:sz w:val="20"/>
          <w:szCs w:val="20"/>
        </w:rPr>
      </w:pPr>
      <w:ins w:id="2160" w:author="Summer 2023 updates" w:date="2024-07-31T13:42:00Z">
        <w:r w:rsidRPr="00BD3C4A">
          <w:rPr>
            <w:rFonts w:eastAsia="Garamond" w:cs="Garamond"/>
            <w:sz w:val="20"/>
            <w:szCs w:val="20"/>
          </w:rPr>
          <w:t xml:space="preserve">PHL-255 Existentialism </w:t>
        </w:r>
      </w:ins>
    </w:p>
    <w:p w14:paraId="460AF658" w14:textId="77777777" w:rsidR="002569F0" w:rsidRPr="00BD3C4A" w:rsidRDefault="002569F0" w:rsidP="002569F0">
      <w:pPr>
        <w:widowControl w:val="0"/>
        <w:spacing w:after="0" w:line="246" w:lineRule="auto"/>
        <w:ind w:left="180" w:hanging="180"/>
        <w:rPr>
          <w:ins w:id="2161" w:author="Summer 2023 updates" w:date="2024-07-31T13:42:00Z"/>
          <w:rFonts w:eastAsia="Garamond" w:cs="Garamond"/>
          <w:sz w:val="20"/>
          <w:szCs w:val="20"/>
        </w:rPr>
      </w:pPr>
      <w:ins w:id="2162" w:author="Summer 2023 updates" w:date="2024-07-31T13:42:00Z">
        <w:r w:rsidRPr="00BD3C4A">
          <w:rPr>
            <w:rFonts w:eastAsia="Garamond" w:cs="Garamond"/>
            <w:sz w:val="20"/>
            <w:szCs w:val="20"/>
          </w:rPr>
          <w:t>PHL-265 Political Philosophy</w:t>
        </w:r>
      </w:ins>
    </w:p>
    <w:p w14:paraId="2D996B8E" w14:textId="77777777" w:rsidR="002569F0" w:rsidRPr="00BD3C4A" w:rsidRDefault="002569F0" w:rsidP="002569F0">
      <w:pPr>
        <w:widowControl w:val="0"/>
        <w:spacing w:after="0" w:line="246" w:lineRule="auto"/>
        <w:ind w:left="180" w:hanging="180"/>
        <w:rPr>
          <w:ins w:id="2163" w:author="Summer 2023 updates" w:date="2024-07-31T13:42:00Z"/>
          <w:rFonts w:eastAsia="Garamond" w:cs="Garamond"/>
          <w:sz w:val="20"/>
          <w:szCs w:val="20"/>
        </w:rPr>
      </w:pPr>
      <w:ins w:id="2164" w:author="Summer 2023 updates" w:date="2024-07-31T13:42:00Z">
        <w:r w:rsidRPr="00BD3C4A">
          <w:rPr>
            <w:rFonts w:eastAsia="Garamond" w:cs="Garamond"/>
            <w:sz w:val="20"/>
            <w:szCs w:val="20"/>
          </w:rPr>
          <w:t>PHL-270 Ethical Theory</w:t>
        </w:r>
      </w:ins>
    </w:p>
    <w:p w14:paraId="71BFFB67" w14:textId="77777777" w:rsidR="002569F0" w:rsidRPr="00BD3C4A" w:rsidRDefault="002569F0" w:rsidP="002569F0">
      <w:pPr>
        <w:widowControl w:val="0"/>
        <w:spacing w:after="0" w:line="246" w:lineRule="auto"/>
        <w:ind w:left="180" w:hanging="180"/>
        <w:rPr>
          <w:ins w:id="2165" w:author="Summer 2023 updates" w:date="2024-07-31T13:42:00Z"/>
          <w:rFonts w:eastAsia="Garamond" w:cs="Garamond"/>
          <w:sz w:val="20"/>
          <w:szCs w:val="20"/>
        </w:rPr>
      </w:pPr>
      <w:ins w:id="2166" w:author="Summer 2023 updates" w:date="2024-07-31T13:42:00Z">
        <w:r w:rsidRPr="00BD3C4A">
          <w:rPr>
            <w:rFonts w:eastAsia="Garamond" w:cs="Garamond"/>
            <w:sz w:val="20"/>
            <w:szCs w:val="20"/>
          </w:rPr>
          <w:t>PHL-277 Philosophy of Gender and Race</w:t>
        </w:r>
      </w:ins>
    </w:p>
    <w:p w14:paraId="6D1C8FEF" w14:textId="77777777" w:rsidR="002569F0" w:rsidRPr="00BD3C4A" w:rsidRDefault="002569F0" w:rsidP="002569F0">
      <w:pPr>
        <w:widowControl w:val="0"/>
        <w:spacing w:after="0" w:line="246" w:lineRule="auto"/>
        <w:ind w:left="180" w:hanging="180"/>
        <w:rPr>
          <w:ins w:id="2167" w:author="Summer 2023 updates" w:date="2024-07-31T13:42:00Z"/>
          <w:rFonts w:eastAsia="Garamond" w:cs="Garamond"/>
          <w:sz w:val="20"/>
          <w:szCs w:val="20"/>
        </w:rPr>
      </w:pPr>
      <w:ins w:id="2168" w:author="Summer 2023 updates" w:date="2024-07-31T13:42:00Z">
        <w:r w:rsidRPr="00BD3C4A">
          <w:rPr>
            <w:rFonts w:eastAsia="Garamond" w:cs="Garamond"/>
            <w:sz w:val="20"/>
            <w:szCs w:val="20"/>
          </w:rPr>
          <w:t>PHL-285 Law, Morality, and Punishment</w:t>
        </w:r>
      </w:ins>
    </w:p>
    <w:p w14:paraId="7BCAA4DA" w14:textId="77777777" w:rsidR="002569F0" w:rsidRPr="00BD3C4A" w:rsidRDefault="002569F0" w:rsidP="002569F0">
      <w:pPr>
        <w:widowControl w:val="0"/>
        <w:spacing w:after="0" w:line="246" w:lineRule="auto"/>
        <w:ind w:left="180" w:hanging="180"/>
        <w:rPr>
          <w:ins w:id="2169" w:author="Summer 2023 updates" w:date="2024-07-31T13:42:00Z"/>
          <w:rFonts w:eastAsia="Garamond" w:cs="Garamond"/>
          <w:sz w:val="20"/>
          <w:szCs w:val="20"/>
        </w:rPr>
      </w:pPr>
      <w:ins w:id="2170" w:author="Summer 2023 updates" w:date="2024-07-31T13:42:00Z">
        <w:r w:rsidRPr="00BD3C4A">
          <w:rPr>
            <w:rFonts w:eastAsia="Garamond" w:cs="Garamond"/>
            <w:sz w:val="20"/>
            <w:szCs w:val="20"/>
          </w:rPr>
          <w:t>PHL-305 Contemporary Continental Philosophy</w:t>
        </w:r>
      </w:ins>
    </w:p>
    <w:p w14:paraId="28234817" w14:textId="77777777" w:rsidR="002569F0" w:rsidRPr="00BD3C4A" w:rsidRDefault="002569F0" w:rsidP="002569F0">
      <w:pPr>
        <w:widowControl w:val="0"/>
        <w:spacing w:after="0" w:line="246" w:lineRule="auto"/>
        <w:ind w:left="180" w:hanging="180"/>
        <w:rPr>
          <w:ins w:id="2171" w:author="Summer 2023 updates" w:date="2024-07-31T13:42:00Z"/>
          <w:rFonts w:eastAsia="Garamond" w:cs="Garamond"/>
          <w:sz w:val="20"/>
          <w:szCs w:val="20"/>
        </w:rPr>
      </w:pPr>
      <w:ins w:id="2172" w:author="Summer 2023 updates" w:date="2024-07-31T13:42:00Z">
        <w:r w:rsidRPr="00BD3C4A">
          <w:rPr>
            <w:rFonts w:eastAsia="Garamond" w:cs="Garamond"/>
            <w:sz w:val="20"/>
            <w:szCs w:val="20"/>
          </w:rPr>
          <w:t>PHL-315 Advanced Topics in Philosophy</w:t>
        </w:r>
      </w:ins>
    </w:p>
    <w:p w14:paraId="6C916ECC" w14:textId="77777777" w:rsidR="002569F0" w:rsidRPr="00BD3C4A" w:rsidRDefault="002569F0" w:rsidP="002569F0">
      <w:pPr>
        <w:widowControl w:val="0"/>
        <w:spacing w:after="0" w:line="246" w:lineRule="auto"/>
        <w:ind w:left="180" w:hanging="180"/>
        <w:rPr>
          <w:ins w:id="2173" w:author="Summer 2023 updates" w:date="2024-07-31T13:42:00Z"/>
          <w:rFonts w:eastAsia="Garamond" w:cs="Garamond"/>
          <w:sz w:val="20"/>
          <w:szCs w:val="20"/>
        </w:rPr>
      </w:pPr>
      <w:ins w:id="2174" w:author="Summer 2023 updates" w:date="2024-07-31T13:42:00Z">
        <w:r w:rsidRPr="00BD3C4A">
          <w:rPr>
            <w:rFonts w:eastAsia="Garamond" w:cs="Garamond"/>
            <w:sz w:val="20"/>
            <w:szCs w:val="20"/>
          </w:rPr>
          <w:t>PHL-320 Seminar in Ethics</w:t>
        </w:r>
      </w:ins>
    </w:p>
    <w:p w14:paraId="22547D26" w14:textId="77777777" w:rsidR="002569F0" w:rsidRPr="00BD3C4A" w:rsidRDefault="002569F0" w:rsidP="002569F0">
      <w:pPr>
        <w:widowControl w:val="0"/>
        <w:spacing w:after="0" w:line="246" w:lineRule="auto"/>
        <w:ind w:left="180" w:hanging="180"/>
        <w:rPr>
          <w:ins w:id="2175" w:author="Summer 2023 updates" w:date="2024-07-31T13:42:00Z"/>
          <w:rFonts w:eastAsia="Garamond" w:cs="Garamond"/>
          <w:sz w:val="20"/>
          <w:szCs w:val="20"/>
        </w:rPr>
      </w:pPr>
      <w:ins w:id="2176" w:author="Summer 2023 updates" w:date="2024-07-31T13:42:00Z">
        <w:r w:rsidRPr="00BD3C4A">
          <w:rPr>
            <w:rFonts w:eastAsia="Garamond" w:cs="Garamond"/>
            <w:sz w:val="20"/>
            <w:szCs w:val="20"/>
          </w:rPr>
          <w:t>PHL-335 Late Modern Philosophy</w:t>
        </w:r>
      </w:ins>
    </w:p>
    <w:p w14:paraId="1E51EA28" w14:textId="77777777" w:rsidR="002569F0" w:rsidRPr="00BD3C4A" w:rsidRDefault="002569F0" w:rsidP="002569F0">
      <w:pPr>
        <w:widowControl w:val="0"/>
        <w:spacing w:after="0" w:line="246" w:lineRule="auto"/>
        <w:ind w:left="180" w:hanging="180"/>
        <w:rPr>
          <w:ins w:id="2177" w:author="Summer 2023 updates" w:date="2024-07-31T13:42:00Z"/>
          <w:rFonts w:eastAsia="Garamond" w:cs="Garamond"/>
          <w:sz w:val="20"/>
          <w:szCs w:val="20"/>
        </w:rPr>
      </w:pPr>
      <w:ins w:id="2178" w:author="Summer 2023 updates" w:date="2024-07-31T13:42:00Z">
        <w:r w:rsidRPr="00BD3C4A">
          <w:rPr>
            <w:rFonts w:eastAsia="Garamond" w:cs="Garamond"/>
            <w:sz w:val="20"/>
            <w:szCs w:val="20"/>
          </w:rPr>
          <w:t>PHL-345 Philosophy of language</w:t>
        </w:r>
      </w:ins>
    </w:p>
    <w:p w14:paraId="4790C1B8" w14:textId="77777777" w:rsidR="002569F0" w:rsidRPr="00BD3C4A" w:rsidRDefault="002569F0" w:rsidP="002569F0">
      <w:pPr>
        <w:widowControl w:val="0"/>
        <w:spacing w:after="0" w:line="246" w:lineRule="auto"/>
        <w:ind w:left="180" w:hanging="180"/>
        <w:rPr>
          <w:ins w:id="2179" w:author="Summer 2023 updates" w:date="2024-07-31T13:42:00Z"/>
          <w:rFonts w:eastAsia="Garamond" w:cs="Garamond"/>
          <w:sz w:val="20"/>
          <w:szCs w:val="20"/>
        </w:rPr>
      </w:pPr>
      <w:ins w:id="2180" w:author="Summer 2023 updates" w:date="2024-07-31T13:42:00Z">
        <w:r w:rsidRPr="00BD3C4A">
          <w:rPr>
            <w:rFonts w:eastAsia="Garamond" w:cs="Garamond"/>
            <w:sz w:val="20"/>
            <w:szCs w:val="20"/>
          </w:rPr>
          <w:t>PHL-355 Seminar in Metaphysics</w:t>
        </w:r>
      </w:ins>
    </w:p>
    <w:p w14:paraId="17648ABC" w14:textId="77777777" w:rsidR="002569F0" w:rsidRPr="00BD3C4A" w:rsidRDefault="002569F0" w:rsidP="002569F0">
      <w:pPr>
        <w:widowControl w:val="0"/>
        <w:spacing w:after="0" w:line="246" w:lineRule="auto"/>
        <w:ind w:left="180" w:hanging="180"/>
        <w:rPr>
          <w:ins w:id="2181" w:author="Summer 2023 updates" w:date="2024-07-31T13:42:00Z"/>
          <w:rFonts w:eastAsia="Garamond" w:cs="Garamond"/>
          <w:sz w:val="20"/>
          <w:szCs w:val="20"/>
        </w:rPr>
      </w:pPr>
      <w:ins w:id="2182" w:author="Summer 2023 updates" w:date="2024-07-31T13:42:00Z">
        <w:r w:rsidRPr="00BD3C4A">
          <w:rPr>
            <w:rFonts w:eastAsia="Garamond" w:cs="Garamond"/>
            <w:sz w:val="20"/>
            <w:szCs w:val="20"/>
          </w:rPr>
          <w:t>PHL-365 Philosophy of Art and Aesthetic Experience</w:t>
        </w:r>
      </w:ins>
    </w:p>
    <w:p w14:paraId="072B0E70" w14:textId="77777777" w:rsidR="002569F0" w:rsidRPr="00BD3C4A" w:rsidRDefault="002569F0" w:rsidP="002569F0">
      <w:pPr>
        <w:widowControl w:val="0"/>
        <w:spacing w:after="0" w:line="246" w:lineRule="auto"/>
        <w:ind w:left="180" w:hanging="180"/>
        <w:rPr>
          <w:ins w:id="2183" w:author="Summer 2023 updates" w:date="2024-07-31T13:42:00Z"/>
          <w:rFonts w:eastAsia="Garamond" w:cs="Garamond"/>
          <w:sz w:val="20"/>
          <w:szCs w:val="20"/>
        </w:rPr>
      </w:pPr>
      <w:ins w:id="2184" w:author="Summer 2023 updates" w:date="2024-07-31T13:42:00Z">
        <w:r w:rsidRPr="00BD3C4A">
          <w:rPr>
            <w:rFonts w:eastAsia="Garamond" w:cs="Garamond"/>
            <w:sz w:val="20"/>
            <w:szCs w:val="20"/>
          </w:rPr>
          <w:t xml:space="preserve">PHL-394 Directed </w:t>
        </w:r>
        <w:r>
          <w:rPr>
            <w:rFonts w:eastAsia="Garamond" w:cs="Garamond"/>
            <w:sz w:val="20"/>
            <w:szCs w:val="20"/>
          </w:rPr>
          <w:t>Learning</w:t>
        </w:r>
        <w:r w:rsidRPr="00BD3C4A">
          <w:rPr>
            <w:rFonts w:eastAsia="Garamond" w:cs="Garamond"/>
            <w:sz w:val="20"/>
            <w:szCs w:val="20"/>
          </w:rPr>
          <w:t xml:space="preserve"> in Philosophy</w:t>
        </w:r>
      </w:ins>
    </w:p>
    <w:p w14:paraId="19D5A4C0" w14:textId="77777777" w:rsidR="002569F0" w:rsidRPr="00BD3C4A" w:rsidRDefault="002569F0" w:rsidP="002569F0">
      <w:pPr>
        <w:widowControl w:val="0"/>
        <w:spacing w:after="0" w:line="246" w:lineRule="auto"/>
        <w:ind w:left="180" w:hanging="180"/>
        <w:rPr>
          <w:ins w:id="2185" w:author="Summer 2023 updates" w:date="2024-07-31T13:42:00Z"/>
          <w:rFonts w:eastAsia="Garamond" w:cs="Garamond"/>
          <w:sz w:val="20"/>
          <w:szCs w:val="20"/>
        </w:rPr>
      </w:pPr>
      <w:ins w:id="2186" w:author="Summer 2023 updates" w:date="2024-07-31T13:42:00Z">
        <w:r w:rsidRPr="00BD3C4A">
          <w:rPr>
            <w:rFonts w:eastAsia="Garamond" w:cs="Garamond"/>
            <w:sz w:val="20"/>
            <w:szCs w:val="20"/>
          </w:rPr>
          <w:t>PHL-444 Independent Study in Philosophy</w:t>
        </w:r>
      </w:ins>
    </w:p>
    <w:p w14:paraId="341E06DC" w14:textId="77777777" w:rsidR="002569F0" w:rsidRPr="00BD3C4A" w:rsidRDefault="002569F0" w:rsidP="002569F0">
      <w:pPr>
        <w:widowControl w:val="0"/>
        <w:spacing w:after="0" w:line="246" w:lineRule="auto"/>
        <w:ind w:left="180" w:hanging="180"/>
        <w:rPr>
          <w:ins w:id="2187" w:author="Summer 2023 updates" w:date="2024-07-31T13:42:00Z"/>
          <w:rFonts w:eastAsia="Garamond" w:cs="Garamond"/>
          <w:sz w:val="20"/>
          <w:szCs w:val="20"/>
        </w:rPr>
      </w:pPr>
      <w:ins w:id="2188" w:author="Summer 2023 updates" w:date="2024-07-31T13:42:00Z">
        <w:r w:rsidRPr="00BD3C4A">
          <w:rPr>
            <w:rFonts w:eastAsia="Garamond" w:cs="Garamond"/>
            <w:sz w:val="20"/>
            <w:szCs w:val="20"/>
          </w:rPr>
          <w:t>PHL-464 Seminar in Philosophy of Religion</w:t>
        </w:r>
      </w:ins>
    </w:p>
    <w:p w14:paraId="7EF9E6BB" w14:textId="77777777" w:rsidR="002569F0" w:rsidRPr="00BD3C4A" w:rsidRDefault="002569F0" w:rsidP="002569F0">
      <w:pPr>
        <w:widowControl w:val="0"/>
        <w:spacing w:after="0" w:line="246" w:lineRule="auto"/>
        <w:ind w:left="180" w:hanging="180"/>
        <w:rPr>
          <w:ins w:id="2189" w:author="Summer 2023 updates" w:date="2024-07-31T13:42:00Z"/>
          <w:rFonts w:eastAsia="Garamond" w:cs="Garamond"/>
          <w:sz w:val="20"/>
          <w:szCs w:val="20"/>
        </w:rPr>
      </w:pPr>
      <w:ins w:id="2190" w:author="Summer 2023 updates" w:date="2024-07-31T13:42:00Z">
        <w:r w:rsidRPr="00BD3C4A">
          <w:rPr>
            <w:rFonts w:eastAsia="Garamond" w:cs="Garamond"/>
            <w:sz w:val="20"/>
            <w:szCs w:val="20"/>
          </w:rPr>
          <w:t>PHL-490 Philosophy in Colloquium</w:t>
        </w:r>
      </w:ins>
    </w:p>
    <w:p w14:paraId="541598B5" w14:textId="77777777" w:rsidR="002569F0" w:rsidRPr="00BD3C4A" w:rsidRDefault="002569F0" w:rsidP="002569F0">
      <w:pPr>
        <w:widowControl w:val="0"/>
        <w:spacing w:after="0" w:line="246" w:lineRule="auto"/>
        <w:ind w:left="180" w:hanging="180"/>
        <w:rPr>
          <w:ins w:id="2191" w:author="Summer 2023 updates" w:date="2024-07-31T13:42:00Z"/>
          <w:rFonts w:eastAsia="Garamond" w:cs="Garamond"/>
          <w:sz w:val="20"/>
          <w:szCs w:val="20"/>
        </w:rPr>
      </w:pPr>
      <w:ins w:id="2192" w:author="Summer 2023 updates" w:date="2024-07-31T13:42:00Z">
        <w:r w:rsidRPr="00BD3C4A">
          <w:rPr>
            <w:rFonts w:eastAsia="Garamond" w:cs="Garamond"/>
            <w:sz w:val="20"/>
            <w:szCs w:val="20"/>
          </w:rPr>
          <w:t>PHL-494 Internship in Philosophy</w:t>
        </w:r>
      </w:ins>
    </w:p>
    <w:p w14:paraId="5B902C7F" w14:textId="77777777" w:rsidR="002569F0" w:rsidRPr="00BD3C4A" w:rsidRDefault="002569F0" w:rsidP="002569F0">
      <w:pPr>
        <w:widowControl w:val="0"/>
        <w:spacing w:after="0" w:line="246" w:lineRule="auto"/>
        <w:ind w:left="180" w:hanging="180"/>
        <w:rPr>
          <w:ins w:id="2193" w:author="Summer 2023 updates" w:date="2024-07-31T13:42:00Z"/>
          <w:rFonts w:eastAsia="Garamond" w:cs="Garamond"/>
          <w:sz w:val="20"/>
          <w:szCs w:val="20"/>
        </w:rPr>
      </w:pPr>
      <w:ins w:id="2194" w:author="Summer 2023 updates" w:date="2024-07-31T13:42:00Z">
        <w:r w:rsidRPr="00BD3C4A">
          <w:rPr>
            <w:rFonts w:eastAsia="Garamond" w:cs="Garamond"/>
            <w:sz w:val="20"/>
            <w:szCs w:val="20"/>
          </w:rPr>
          <w:t>PHY-235L Modern Physics</w:t>
        </w:r>
        <w:r>
          <w:rPr>
            <w:rFonts w:eastAsia="Garamond" w:cs="Garamond"/>
            <w:sz w:val="20"/>
            <w:szCs w:val="20"/>
          </w:rPr>
          <w:t xml:space="preserve"> Laboratory</w:t>
        </w:r>
      </w:ins>
    </w:p>
    <w:p w14:paraId="4507EEAF" w14:textId="77777777" w:rsidR="002569F0" w:rsidRPr="00BD3C4A" w:rsidRDefault="002569F0" w:rsidP="002569F0">
      <w:pPr>
        <w:widowControl w:val="0"/>
        <w:spacing w:after="0" w:line="246" w:lineRule="auto"/>
        <w:ind w:left="180" w:hanging="180"/>
        <w:rPr>
          <w:ins w:id="2195" w:author="Summer 2023 updates" w:date="2024-07-31T13:42:00Z"/>
          <w:rFonts w:eastAsia="Garamond" w:cs="Garamond"/>
          <w:sz w:val="20"/>
          <w:szCs w:val="20"/>
        </w:rPr>
      </w:pPr>
      <w:ins w:id="2196" w:author="Summer 2023 updates" w:date="2024-07-31T13:42:00Z">
        <w:r w:rsidRPr="00BD3C4A">
          <w:rPr>
            <w:rFonts w:eastAsia="Garamond" w:cs="Garamond"/>
            <w:sz w:val="20"/>
            <w:szCs w:val="20"/>
          </w:rPr>
          <w:t>PHY-311 Renewable Energy</w:t>
        </w:r>
      </w:ins>
    </w:p>
    <w:p w14:paraId="5C5C94A7" w14:textId="77777777" w:rsidR="002569F0" w:rsidRPr="00BD3C4A" w:rsidRDefault="002569F0" w:rsidP="002569F0">
      <w:pPr>
        <w:widowControl w:val="0"/>
        <w:spacing w:after="0" w:line="246" w:lineRule="auto"/>
        <w:ind w:left="180" w:hanging="180"/>
        <w:rPr>
          <w:ins w:id="2197" w:author="Summer 2023 updates" w:date="2024-07-31T13:42:00Z"/>
          <w:rFonts w:eastAsia="Garamond" w:cs="Garamond"/>
          <w:sz w:val="20"/>
          <w:szCs w:val="20"/>
        </w:rPr>
      </w:pPr>
      <w:moveToRangeStart w:id="2198" w:author="Summer 2023 updates" w:date="2024-07-31T13:42:00Z" w:name="move173325768"/>
      <w:moveTo w:id="2199" w:author="Summer 2023 updates" w:date="2024-07-31T13:42:00Z">
        <w:r w:rsidRPr="00BD3C4A">
          <w:rPr>
            <w:sz w:val="20"/>
            <w:rPrChange w:id="2200" w:author="Summer 2023 updates" w:date="2024-07-31T13:42:00Z">
              <w:rPr>
                <w:color w:val="000000" w:themeColor="text1"/>
              </w:rPr>
            </w:rPrChange>
          </w:rPr>
          <w:t>PHY-444 Independent Study</w:t>
        </w:r>
      </w:moveTo>
      <w:moveToRangeEnd w:id="2198"/>
    </w:p>
    <w:p w14:paraId="66BFA5C7" w14:textId="77777777" w:rsidR="002569F0" w:rsidRPr="00BD3C4A" w:rsidRDefault="002569F0" w:rsidP="002569F0">
      <w:pPr>
        <w:widowControl w:val="0"/>
        <w:spacing w:after="0" w:line="246" w:lineRule="auto"/>
        <w:ind w:left="180" w:hanging="180"/>
        <w:rPr>
          <w:ins w:id="2201" w:author="Summer 2023 updates" w:date="2024-07-31T13:42:00Z"/>
          <w:rFonts w:eastAsia="Garamond" w:cs="Garamond"/>
          <w:sz w:val="20"/>
          <w:szCs w:val="20"/>
        </w:rPr>
      </w:pPr>
      <w:ins w:id="2202" w:author="Summer 2023 updates" w:date="2024-07-31T13:42:00Z">
        <w:r w:rsidRPr="00BD3C4A">
          <w:rPr>
            <w:rFonts w:eastAsia="Garamond" w:cs="Garamond"/>
            <w:sz w:val="20"/>
            <w:szCs w:val="20"/>
          </w:rPr>
          <w:t>PHY-454 Summer Research</w:t>
        </w:r>
      </w:ins>
    </w:p>
    <w:p w14:paraId="248D4BDA" w14:textId="77777777" w:rsidR="002569F0" w:rsidRPr="00BD3C4A" w:rsidRDefault="002569F0" w:rsidP="002569F0">
      <w:pPr>
        <w:widowControl w:val="0"/>
        <w:spacing w:after="0" w:line="246" w:lineRule="auto"/>
        <w:ind w:left="180" w:hanging="180"/>
        <w:rPr>
          <w:ins w:id="2203" w:author="Summer 2023 updates" w:date="2024-07-31T13:42:00Z"/>
          <w:rFonts w:eastAsia="Garamond" w:cs="Garamond"/>
          <w:sz w:val="20"/>
          <w:szCs w:val="20"/>
        </w:rPr>
      </w:pPr>
      <w:ins w:id="2204" w:author="Summer 2023 updates" w:date="2024-07-31T13:42:00Z">
        <w:r w:rsidRPr="00BD3C4A">
          <w:rPr>
            <w:rFonts w:eastAsia="Garamond" w:cs="Garamond"/>
            <w:sz w:val="20"/>
            <w:szCs w:val="20"/>
          </w:rPr>
          <w:t>POL-207 Religion and American Politics</w:t>
        </w:r>
      </w:ins>
    </w:p>
    <w:p w14:paraId="5BA3B7F8" w14:textId="77777777" w:rsidR="002569F0" w:rsidRPr="00BD3C4A" w:rsidRDefault="002569F0" w:rsidP="002569F0">
      <w:pPr>
        <w:widowControl w:val="0"/>
        <w:spacing w:after="0" w:line="246" w:lineRule="auto"/>
        <w:ind w:left="180" w:hanging="180"/>
        <w:rPr>
          <w:ins w:id="2205" w:author="Summer 2023 updates" w:date="2024-07-31T13:42:00Z"/>
          <w:rFonts w:eastAsia="Garamond" w:cs="Garamond"/>
          <w:sz w:val="20"/>
          <w:szCs w:val="20"/>
        </w:rPr>
      </w:pPr>
      <w:ins w:id="2206" w:author="Summer 2023 updates" w:date="2024-07-31T13:42:00Z">
        <w:r w:rsidRPr="00BD3C4A">
          <w:rPr>
            <w:rFonts w:eastAsia="Garamond" w:cs="Garamond"/>
            <w:sz w:val="20"/>
            <w:szCs w:val="20"/>
          </w:rPr>
          <w:t>POL-210 Environmental Politics</w:t>
        </w:r>
      </w:ins>
    </w:p>
    <w:p w14:paraId="32D593C4" w14:textId="77777777" w:rsidR="002569F0" w:rsidRPr="00BD3C4A" w:rsidRDefault="002569F0" w:rsidP="002569F0">
      <w:pPr>
        <w:widowControl w:val="0"/>
        <w:spacing w:after="0" w:line="246" w:lineRule="auto"/>
        <w:ind w:left="180" w:hanging="180"/>
        <w:rPr>
          <w:ins w:id="2207" w:author="Summer 2023 updates" w:date="2024-07-31T13:42:00Z"/>
          <w:rFonts w:eastAsia="Garamond" w:cs="Garamond"/>
          <w:sz w:val="20"/>
          <w:szCs w:val="20"/>
        </w:rPr>
      </w:pPr>
      <w:ins w:id="2208" w:author="Summer 2023 updates" w:date="2024-07-31T13:42:00Z">
        <w:r w:rsidRPr="00BD3C4A">
          <w:rPr>
            <w:rFonts w:eastAsia="Garamond" w:cs="Garamond"/>
            <w:sz w:val="20"/>
            <w:szCs w:val="20"/>
          </w:rPr>
          <w:t>POL-266 Latin American Politics</w:t>
        </w:r>
      </w:ins>
    </w:p>
    <w:p w14:paraId="4692848B" w14:textId="77777777" w:rsidR="002569F0" w:rsidRPr="00BD3C4A" w:rsidRDefault="002569F0" w:rsidP="002569F0">
      <w:pPr>
        <w:widowControl w:val="0"/>
        <w:spacing w:after="0" w:line="246" w:lineRule="auto"/>
        <w:ind w:left="180" w:hanging="180"/>
        <w:rPr>
          <w:ins w:id="2209" w:author="Summer 2023 updates" w:date="2024-07-31T13:42:00Z"/>
          <w:rFonts w:eastAsia="Garamond" w:cs="Garamond"/>
          <w:sz w:val="20"/>
          <w:szCs w:val="20"/>
        </w:rPr>
      </w:pPr>
      <w:ins w:id="2210" w:author="Summer 2023 updates" w:date="2024-07-31T13:42:00Z">
        <w:r w:rsidRPr="00BD3C4A">
          <w:rPr>
            <w:rFonts w:eastAsia="Garamond" w:cs="Garamond"/>
            <w:sz w:val="20"/>
            <w:szCs w:val="20"/>
          </w:rPr>
          <w:t>POL-276 African Politics</w:t>
        </w:r>
      </w:ins>
    </w:p>
    <w:p w14:paraId="7DF3A721" w14:textId="77777777" w:rsidR="002569F0" w:rsidRPr="00BD3C4A" w:rsidRDefault="002569F0" w:rsidP="002569F0">
      <w:pPr>
        <w:widowControl w:val="0"/>
        <w:spacing w:after="0" w:line="246" w:lineRule="auto"/>
        <w:ind w:left="180" w:hanging="180"/>
        <w:rPr>
          <w:ins w:id="2211" w:author="Summer 2023 updates" w:date="2024-07-31T13:42:00Z"/>
          <w:rFonts w:eastAsia="Garamond" w:cs="Garamond"/>
          <w:sz w:val="20"/>
          <w:szCs w:val="20"/>
        </w:rPr>
      </w:pPr>
      <w:ins w:id="2212" w:author="Summer 2023 updates" w:date="2024-07-31T13:42:00Z">
        <w:r w:rsidRPr="00BD3C4A">
          <w:rPr>
            <w:rFonts w:eastAsia="Garamond" w:cs="Garamond"/>
            <w:sz w:val="20"/>
            <w:szCs w:val="20"/>
          </w:rPr>
          <w:t>POL-277 Women and Politics in the United States</w:t>
        </w:r>
      </w:ins>
    </w:p>
    <w:p w14:paraId="075F86A4" w14:textId="77777777" w:rsidR="002569F0" w:rsidRPr="00BD3C4A" w:rsidRDefault="002569F0" w:rsidP="002569F0">
      <w:pPr>
        <w:widowControl w:val="0"/>
        <w:spacing w:after="0" w:line="246" w:lineRule="auto"/>
        <w:ind w:left="180" w:hanging="180"/>
        <w:rPr>
          <w:ins w:id="2213" w:author="Summer 2023 updates" w:date="2024-07-31T13:42:00Z"/>
          <w:rFonts w:eastAsia="Garamond" w:cs="Garamond"/>
          <w:sz w:val="20"/>
          <w:szCs w:val="20"/>
        </w:rPr>
      </w:pPr>
      <w:ins w:id="2214" w:author="Summer 2023 updates" w:date="2024-07-31T13:42:00Z">
        <w:r w:rsidRPr="00BD3C4A">
          <w:rPr>
            <w:rFonts w:eastAsia="Garamond" w:cs="Garamond"/>
            <w:sz w:val="20"/>
            <w:szCs w:val="20"/>
          </w:rPr>
          <w:t>POL-285 World Politics</w:t>
        </w:r>
      </w:ins>
    </w:p>
    <w:p w14:paraId="76BCF98C" w14:textId="77777777" w:rsidR="002569F0" w:rsidRPr="00BD3C4A" w:rsidRDefault="002569F0" w:rsidP="002569F0">
      <w:pPr>
        <w:widowControl w:val="0"/>
        <w:spacing w:after="0" w:line="246" w:lineRule="auto"/>
        <w:ind w:left="180" w:hanging="180"/>
        <w:rPr>
          <w:ins w:id="2215" w:author="Summer 2023 updates" w:date="2024-07-31T13:42:00Z"/>
          <w:rFonts w:eastAsia="Garamond" w:cs="Garamond"/>
          <w:sz w:val="20"/>
          <w:szCs w:val="20"/>
        </w:rPr>
      </w:pPr>
      <w:ins w:id="2216" w:author="Summer 2023 updates" w:date="2024-07-31T13:42:00Z">
        <w:r w:rsidRPr="00BD3C4A">
          <w:rPr>
            <w:rFonts w:eastAsia="Garamond" w:cs="Garamond"/>
            <w:sz w:val="20"/>
            <w:szCs w:val="20"/>
          </w:rPr>
          <w:t>POL-286 Asian Politics</w:t>
        </w:r>
      </w:ins>
    </w:p>
    <w:p w14:paraId="4ABE63FF" w14:textId="77777777" w:rsidR="002569F0" w:rsidRPr="00BD3C4A" w:rsidRDefault="002569F0" w:rsidP="002569F0">
      <w:pPr>
        <w:widowControl w:val="0"/>
        <w:spacing w:after="0" w:line="246" w:lineRule="auto"/>
        <w:ind w:left="180" w:hanging="180"/>
        <w:rPr>
          <w:ins w:id="2217" w:author="Summer 2023 updates" w:date="2024-07-31T13:42:00Z"/>
          <w:rFonts w:eastAsia="Garamond" w:cs="Garamond"/>
          <w:sz w:val="20"/>
          <w:szCs w:val="20"/>
        </w:rPr>
      </w:pPr>
      <w:ins w:id="2218" w:author="Summer 2023 updates" w:date="2024-07-31T13:42:00Z">
        <w:r w:rsidRPr="00BD3C4A">
          <w:rPr>
            <w:rFonts w:eastAsia="Garamond" w:cs="Garamond"/>
            <w:sz w:val="20"/>
            <w:szCs w:val="20"/>
          </w:rPr>
          <w:t>POL-298 European Politics</w:t>
        </w:r>
      </w:ins>
    </w:p>
    <w:p w14:paraId="050F1C76" w14:textId="77777777" w:rsidR="002569F0" w:rsidRPr="00BD3C4A" w:rsidRDefault="002569F0" w:rsidP="002569F0">
      <w:pPr>
        <w:widowControl w:val="0"/>
        <w:spacing w:after="0" w:line="246" w:lineRule="auto"/>
        <w:ind w:left="180" w:hanging="180"/>
        <w:rPr>
          <w:ins w:id="2219" w:author="Summer 2023 updates" w:date="2024-07-31T13:42:00Z"/>
          <w:rFonts w:eastAsia="Garamond" w:cs="Garamond"/>
          <w:sz w:val="20"/>
          <w:szCs w:val="20"/>
        </w:rPr>
      </w:pPr>
      <w:ins w:id="2220" w:author="Summer 2023 updates" w:date="2024-07-31T13:42:00Z">
        <w:r w:rsidRPr="00BD3C4A">
          <w:rPr>
            <w:rFonts w:eastAsia="Garamond" w:cs="Garamond"/>
            <w:sz w:val="20"/>
            <w:szCs w:val="20"/>
          </w:rPr>
          <w:t>POL-305 Terrorism</w:t>
        </w:r>
      </w:ins>
    </w:p>
    <w:p w14:paraId="2FC380C8" w14:textId="77777777" w:rsidR="002569F0" w:rsidRPr="00BD3C4A" w:rsidRDefault="002569F0" w:rsidP="002569F0">
      <w:pPr>
        <w:widowControl w:val="0"/>
        <w:spacing w:after="0" w:line="246" w:lineRule="auto"/>
        <w:ind w:left="180" w:hanging="180"/>
        <w:rPr>
          <w:ins w:id="2221" w:author="Summer 2023 updates" w:date="2024-07-31T13:42:00Z"/>
          <w:rFonts w:eastAsia="Garamond" w:cs="Garamond"/>
          <w:sz w:val="20"/>
          <w:szCs w:val="20"/>
        </w:rPr>
      </w:pPr>
      <w:ins w:id="2222" w:author="Summer 2023 updates" w:date="2024-07-31T13:42:00Z">
        <w:r w:rsidRPr="00BD3C4A">
          <w:rPr>
            <w:rFonts w:eastAsia="Garamond" w:cs="Garamond"/>
            <w:sz w:val="20"/>
            <w:szCs w:val="20"/>
          </w:rPr>
          <w:t>POL-310 International Organization</w:t>
        </w:r>
      </w:ins>
    </w:p>
    <w:p w14:paraId="7A304F0C" w14:textId="77777777" w:rsidR="002569F0" w:rsidRPr="00BD3C4A" w:rsidRDefault="002569F0" w:rsidP="002569F0">
      <w:pPr>
        <w:widowControl w:val="0"/>
        <w:spacing w:after="0" w:line="246" w:lineRule="auto"/>
        <w:ind w:left="180" w:hanging="180"/>
        <w:rPr>
          <w:ins w:id="2223" w:author="Summer 2023 updates" w:date="2024-07-31T13:42:00Z"/>
          <w:rFonts w:eastAsia="Garamond" w:cs="Garamond"/>
          <w:sz w:val="20"/>
          <w:szCs w:val="20"/>
        </w:rPr>
      </w:pPr>
      <w:ins w:id="2224" w:author="Summer 2023 updates" w:date="2024-07-31T13:42:00Z">
        <w:r w:rsidRPr="00BD3C4A">
          <w:rPr>
            <w:rFonts w:eastAsia="Garamond" w:cs="Garamond"/>
            <w:sz w:val="20"/>
            <w:szCs w:val="20"/>
          </w:rPr>
          <w:t>POL-325 The American Congress</w:t>
        </w:r>
      </w:ins>
    </w:p>
    <w:p w14:paraId="2A5569C2" w14:textId="77777777" w:rsidR="002569F0" w:rsidRPr="00BD3C4A" w:rsidRDefault="002569F0" w:rsidP="002569F0">
      <w:pPr>
        <w:widowControl w:val="0"/>
        <w:spacing w:after="0" w:line="246" w:lineRule="auto"/>
        <w:ind w:left="180" w:hanging="180"/>
        <w:rPr>
          <w:ins w:id="2225" w:author="Summer 2023 updates" w:date="2024-07-31T13:42:00Z"/>
          <w:rFonts w:eastAsia="Garamond" w:cs="Garamond"/>
          <w:sz w:val="20"/>
          <w:szCs w:val="20"/>
        </w:rPr>
      </w:pPr>
      <w:ins w:id="2226" w:author="Summer 2023 updates" w:date="2024-07-31T13:42:00Z">
        <w:r w:rsidRPr="00BD3C4A">
          <w:rPr>
            <w:rFonts w:eastAsia="Garamond" w:cs="Garamond"/>
            <w:sz w:val="20"/>
            <w:szCs w:val="20"/>
          </w:rPr>
          <w:t>POL-345 The American Presidency</w:t>
        </w:r>
      </w:ins>
    </w:p>
    <w:p w14:paraId="29C70E9F" w14:textId="77777777" w:rsidR="002569F0" w:rsidRPr="00BD3C4A" w:rsidRDefault="002569F0" w:rsidP="002569F0">
      <w:pPr>
        <w:widowControl w:val="0"/>
        <w:spacing w:after="0" w:line="246" w:lineRule="auto"/>
        <w:ind w:left="180" w:hanging="180"/>
        <w:rPr>
          <w:ins w:id="2227" w:author="Summer 2023 updates" w:date="2024-07-31T13:42:00Z"/>
          <w:rFonts w:eastAsia="Garamond" w:cs="Garamond"/>
          <w:sz w:val="20"/>
          <w:szCs w:val="20"/>
        </w:rPr>
      </w:pPr>
      <w:ins w:id="2228" w:author="Summer 2023 updates" w:date="2024-07-31T13:42:00Z">
        <w:r w:rsidRPr="00BD3C4A">
          <w:rPr>
            <w:rFonts w:eastAsia="Garamond" w:cs="Garamond"/>
            <w:sz w:val="20"/>
            <w:szCs w:val="20"/>
          </w:rPr>
          <w:t>POL-350 US Social Policy Process</w:t>
        </w:r>
      </w:ins>
    </w:p>
    <w:p w14:paraId="5488A6C1" w14:textId="77777777" w:rsidR="002569F0" w:rsidRPr="00BD3C4A" w:rsidRDefault="002569F0" w:rsidP="002569F0">
      <w:pPr>
        <w:widowControl w:val="0"/>
        <w:spacing w:after="0" w:line="246" w:lineRule="auto"/>
        <w:ind w:left="180" w:hanging="180"/>
        <w:rPr>
          <w:ins w:id="2229" w:author="Summer 2023 updates" w:date="2024-07-31T13:42:00Z"/>
          <w:rFonts w:eastAsia="Garamond" w:cs="Garamond"/>
          <w:sz w:val="20"/>
          <w:szCs w:val="20"/>
        </w:rPr>
      </w:pPr>
      <w:ins w:id="2230" w:author="Summer 2023 updates" w:date="2024-07-31T13:42:00Z">
        <w:r w:rsidRPr="00BD3C4A">
          <w:rPr>
            <w:rFonts w:eastAsia="Garamond" w:cs="Garamond"/>
            <w:sz w:val="20"/>
            <w:szCs w:val="20"/>
          </w:rPr>
          <w:t>POL-365 American Foreign Policy</w:t>
        </w:r>
      </w:ins>
    </w:p>
    <w:p w14:paraId="19720E69" w14:textId="77777777" w:rsidR="002569F0" w:rsidRPr="00BD3C4A" w:rsidRDefault="002569F0" w:rsidP="002569F0">
      <w:pPr>
        <w:widowControl w:val="0"/>
        <w:spacing w:after="0" w:line="246" w:lineRule="auto"/>
        <w:ind w:left="180" w:hanging="180"/>
        <w:rPr>
          <w:ins w:id="2231" w:author="Summer 2023 updates" w:date="2024-07-31T13:42:00Z"/>
          <w:rFonts w:eastAsia="Garamond" w:cs="Garamond"/>
          <w:sz w:val="20"/>
          <w:szCs w:val="20"/>
        </w:rPr>
      </w:pPr>
      <w:ins w:id="2232" w:author="Summer 2023 updates" w:date="2024-07-31T13:42:00Z">
        <w:r w:rsidRPr="00BD3C4A">
          <w:rPr>
            <w:rFonts w:eastAsia="Garamond" w:cs="Garamond"/>
            <w:sz w:val="20"/>
            <w:szCs w:val="20"/>
          </w:rPr>
          <w:t>POL-386 International Development</w:t>
        </w:r>
      </w:ins>
    </w:p>
    <w:p w14:paraId="328853DE" w14:textId="77777777" w:rsidR="005D2435" w:rsidRDefault="005D2435" w:rsidP="002569F0">
      <w:pPr>
        <w:widowControl w:val="0"/>
        <w:spacing w:after="0" w:line="246" w:lineRule="auto"/>
        <w:ind w:left="180" w:hanging="180"/>
        <w:rPr>
          <w:ins w:id="2233" w:author="Summer 2023 updates" w:date="2024-07-31T13:42:00Z"/>
          <w:rFonts w:eastAsia="Garamond" w:cs="Garamond"/>
          <w:sz w:val="20"/>
          <w:szCs w:val="20"/>
        </w:rPr>
      </w:pPr>
    </w:p>
    <w:p w14:paraId="47B35757" w14:textId="77777777" w:rsidR="005D2435" w:rsidRDefault="005D2435" w:rsidP="002569F0">
      <w:pPr>
        <w:widowControl w:val="0"/>
        <w:spacing w:after="0" w:line="246" w:lineRule="auto"/>
        <w:ind w:left="180" w:hanging="180"/>
        <w:rPr>
          <w:ins w:id="2234" w:author="Summer 2023 updates" w:date="2024-07-31T13:42:00Z"/>
          <w:rFonts w:eastAsia="Garamond" w:cs="Garamond"/>
          <w:sz w:val="20"/>
          <w:szCs w:val="20"/>
        </w:rPr>
      </w:pPr>
    </w:p>
    <w:p w14:paraId="479F92E2" w14:textId="4FECBA49" w:rsidR="002569F0" w:rsidRPr="00BD3C4A" w:rsidRDefault="002569F0" w:rsidP="002569F0">
      <w:pPr>
        <w:widowControl w:val="0"/>
        <w:spacing w:after="0" w:line="246" w:lineRule="auto"/>
        <w:ind w:left="180" w:hanging="180"/>
        <w:rPr>
          <w:ins w:id="2235" w:author="Summer 2023 updates" w:date="2024-07-31T13:42:00Z"/>
          <w:rFonts w:eastAsia="Garamond" w:cs="Garamond"/>
          <w:sz w:val="20"/>
          <w:szCs w:val="20"/>
        </w:rPr>
      </w:pPr>
      <w:ins w:id="2236" w:author="Summer 2023 updates" w:date="2024-07-31T13:42:00Z">
        <w:r w:rsidRPr="00BD3C4A">
          <w:rPr>
            <w:rFonts w:eastAsia="Garamond" w:cs="Garamond"/>
            <w:sz w:val="20"/>
            <w:szCs w:val="20"/>
          </w:rPr>
          <w:t>POL-398 Religion and World Politics</w:t>
        </w:r>
      </w:ins>
    </w:p>
    <w:p w14:paraId="4FD2BF8B" w14:textId="77777777" w:rsidR="002569F0" w:rsidRPr="00BD3C4A" w:rsidRDefault="002569F0" w:rsidP="002569F0">
      <w:pPr>
        <w:widowControl w:val="0"/>
        <w:spacing w:after="0" w:line="246" w:lineRule="auto"/>
        <w:ind w:left="180" w:hanging="180"/>
        <w:rPr>
          <w:ins w:id="2237" w:author="Summer 2023 updates" w:date="2024-07-31T13:42:00Z"/>
          <w:rFonts w:eastAsia="Garamond" w:cs="Garamond"/>
          <w:sz w:val="20"/>
          <w:szCs w:val="20"/>
        </w:rPr>
      </w:pPr>
      <w:ins w:id="2238" w:author="Summer 2023 updates" w:date="2024-07-31T13:42:00Z">
        <w:r w:rsidRPr="00BD3C4A">
          <w:rPr>
            <w:rFonts w:eastAsia="Garamond" w:cs="Garamond"/>
            <w:sz w:val="20"/>
            <w:szCs w:val="20"/>
          </w:rPr>
          <w:t>POL-405 Contemporary Political Theory</w:t>
        </w:r>
      </w:ins>
    </w:p>
    <w:p w14:paraId="630B105C" w14:textId="77777777" w:rsidR="002569F0" w:rsidRPr="00BD3C4A" w:rsidRDefault="002569F0" w:rsidP="002569F0">
      <w:pPr>
        <w:widowControl w:val="0"/>
        <w:spacing w:after="0" w:line="246" w:lineRule="auto"/>
        <w:ind w:left="180" w:hanging="180"/>
        <w:rPr>
          <w:ins w:id="2239" w:author="Summer 2023 updates" w:date="2024-07-31T13:42:00Z"/>
          <w:rFonts w:eastAsia="Garamond" w:cs="Garamond"/>
          <w:sz w:val="20"/>
          <w:szCs w:val="20"/>
        </w:rPr>
      </w:pPr>
      <w:ins w:id="2240" w:author="Summer 2023 updates" w:date="2024-07-31T13:42:00Z">
        <w:r w:rsidRPr="00BD3C4A">
          <w:rPr>
            <w:rFonts w:eastAsia="Garamond" w:cs="Garamond"/>
            <w:sz w:val="20"/>
            <w:szCs w:val="20"/>
          </w:rPr>
          <w:t>POL-435 Ancient and Medieval Political Theory</w:t>
        </w:r>
      </w:ins>
    </w:p>
    <w:p w14:paraId="3A7F8399" w14:textId="77777777" w:rsidR="002569F0" w:rsidRPr="00BD3C4A" w:rsidRDefault="002569F0" w:rsidP="002569F0">
      <w:pPr>
        <w:widowControl w:val="0"/>
        <w:spacing w:after="0" w:line="246" w:lineRule="auto"/>
        <w:ind w:left="180" w:hanging="180"/>
        <w:rPr>
          <w:ins w:id="2241" w:author="Summer 2023 updates" w:date="2024-07-31T13:42:00Z"/>
          <w:rFonts w:eastAsia="Garamond" w:cs="Garamond"/>
          <w:sz w:val="20"/>
          <w:szCs w:val="20"/>
        </w:rPr>
      </w:pPr>
      <w:ins w:id="2242" w:author="Summer 2023 updates" w:date="2024-07-31T13:42:00Z">
        <w:r w:rsidRPr="00BD3C4A">
          <w:rPr>
            <w:rFonts w:eastAsia="Garamond" w:cs="Garamond"/>
            <w:sz w:val="20"/>
            <w:szCs w:val="20"/>
          </w:rPr>
          <w:t>POL-445 Modern Political Theory</w:t>
        </w:r>
      </w:ins>
    </w:p>
    <w:p w14:paraId="181AADB7" w14:textId="77777777" w:rsidR="002569F0" w:rsidRPr="00BD3C4A" w:rsidRDefault="002569F0" w:rsidP="002569F0">
      <w:pPr>
        <w:widowControl w:val="0"/>
        <w:spacing w:after="0" w:line="246" w:lineRule="auto"/>
        <w:ind w:left="180" w:hanging="180"/>
        <w:rPr>
          <w:ins w:id="2243" w:author="Summer 2023 updates" w:date="2024-07-31T13:42:00Z"/>
          <w:rFonts w:eastAsia="Garamond" w:cs="Garamond"/>
          <w:sz w:val="20"/>
          <w:szCs w:val="20"/>
        </w:rPr>
      </w:pPr>
      <w:ins w:id="2244" w:author="Summer 2023 updates" w:date="2024-07-31T13:42:00Z">
        <w:r w:rsidRPr="00BD3C4A">
          <w:rPr>
            <w:rFonts w:eastAsia="Garamond" w:cs="Garamond"/>
            <w:sz w:val="20"/>
            <w:szCs w:val="20"/>
          </w:rPr>
          <w:t>PSY-200 Research Methods</w:t>
        </w:r>
      </w:ins>
    </w:p>
    <w:p w14:paraId="5286F80E" w14:textId="77777777" w:rsidR="002569F0" w:rsidRPr="00BD3C4A" w:rsidRDefault="002569F0" w:rsidP="002569F0">
      <w:pPr>
        <w:widowControl w:val="0"/>
        <w:spacing w:after="0" w:line="246" w:lineRule="auto"/>
        <w:ind w:left="180" w:hanging="180"/>
        <w:rPr>
          <w:ins w:id="2245" w:author="Summer 2023 updates" w:date="2024-07-31T13:42:00Z"/>
          <w:rFonts w:eastAsia="Garamond" w:cs="Garamond"/>
          <w:sz w:val="20"/>
          <w:szCs w:val="20"/>
        </w:rPr>
      </w:pPr>
      <w:ins w:id="2246" w:author="Summer 2023 updates" w:date="2024-07-31T13:42:00Z">
        <w:r w:rsidRPr="00BD3C4A">
          <w:rPr>
            <w:rFonts w:eastAsia="Garamond" w:cs="Garamond"/>
            <w:sz w:val="20"/>
            <w:szCs w:val="20"/>
          </w:rPr>
          <w:t>PSY-295 Applied Contemporary Psychology</w:t>
        </w:r>
      </w:ins>
    </w:p>
    <w:p w14:paraId="1EE7223B" w14:textId="77777777" w:rsidR="002569F0" w:rsidRPr="00BD3C4A" w:rsidRDefault="002569F0" w:rsidP="002569F0">
      <w:pPr>
        <w:widowControl w:val="0"/>
        <w:spacing w:after="0" w:line="246" w:lineRule="auto"/>
        <w:ind w:left="180" w:hanging="180"/>
        <w:rPr>
          <w:ins w:id="2247" w:author="Summer 2023 updates" w:date="2024-07-31T13:42:00Z"/>
          <w:rFonts w:eastAsia="Garamond" w:cs="Garamond"/>
          <w:sz w:val="20"/>
          <w:szCs w:val="20"/>
        </w:rPr>
      </w:pPr>
      <w:ins w:id="2248" w:author="Summer 2023 updates" w:date="2024-07-31T13:42:00Z">
        <w:r w:rsidRPr="00BD3C4A">
          <w:rPr>
            <w:rFonts w:eastAsia="Garamond" w:cs="Garamond"/>
            <w:sz w:val="20"/>
            <w:szCs w:val="20"/>
          </w:rPr>
          <w:t>PSY-325</w:t>
        </w:r>
        <w:r>
          <w:rPr>
            <w:rFonts w:eastAsia="Garamond" w:cs="Garamond"/>
            <w:sz w:val="20"/>
            <w:szCs w:val="20"/>
          </w:rPr>
          <w:t xml:space="preserve">L Health Psychology </w:t>
        </w:r>
        <w:r w:rsidRPr="00BD3C4A">
          <w:rPr>
            <w:rFonts w:eastAsia="Garamond" w:cs="Garamond"/>
            <w:sz w:val="20"/>
            <w:szCs w:val="20"/>
          </w:rPr>
          <w:t>Lab</w:t>
        </w:r>
        <w:r>
          <w:rPr>
            <w:rFonts w:eastAsia="Garamond" w:cs="Garamond"/>
            <w:sz w:val="20"/>
            <w:szCs w:val="20"/>
          </w:rPr>
          <w:t>oratory</w:t>
        </w:r>
      </w:ins>
    </w:p>
    <w:p w14:paraId="2418EF8D" w14:textId="77777777" w:rsidR="002569F0" w:rsidRPr="00BD3C4A" w:rsidRDefault="002569F0" w:rsidP="002569F0">
      <w:pPr>
        <w:widowControl w:val="0"/>
        <w:spacing w:after="0" w:line="246" w:lineRule="auto"/>
        <w:ind w:left="180" w:hanging="180"/>
        <w:rPr>
          <w:ins w:id="2249" w:author="Summer 2023 updates" w:date="2024-07-31T13:42:00Z"/>
          <w:rFonts w:eastAsia="Garamond" w:cs="Garamond"/>
          <w:sz w:val="20"/>
          <w:szCs w:val="20"/>
        </w:rPr>
      </w:pPr>
      <w:ins w:id="2250" w:author="Summer 2023 updates" w:date="2024-07-31T13:42:00Z">
        <w:r w:rsidRPr="00BD3C4A">
          <w:rPr>
            <w:rFonts w:eastAsia="Garamond" w:cs="Garamond"/>
            <w:sz w:val="20"/>
            <w:szCs w:val="20"/>
          </w:rPr>
          <w:t>PSY-335</w:t>
        </w:r>
        <w:r>
          <w:rPr>
            <w:rFonts w:eastAsia="Garamond" w:cs="Garamond"/>
            <w:sz w:val="20"/>
            <w:szCs w:val="20"/>
          </w:rPr>
          <w:t xml:space="preserve">L Sensation and Perception </w:t>
        </w:r>
        <w:r w:rsidRPr="00BD3C4A">
          <w:rPr>
            <w:rFonts w:eastAsia="Garamond" w:cs="Garamond"/>
            <w:sz w:val="20"/>
            <w:szCs w:val="20"/>
          </w:rPr>
          <w:t>Lab</w:t>
        </w:r>
        <w:r>
          <w:rPr>
            <w:rFonts w:eastAsia="Garamond" w:cs="Garamond"/>
            <w:sz w:val="20"/>
            <w:szCs w:val="20"/>
          </w:rPr>
          <w:t>oratory</w:t>
        </w:r>
      </w:ins>
    </w:p>
    <w:p w14:paraId="6BAABDF3" w14:textId="77777777" w:rsidR="002569F0" w:rsidRPr="00BD3C4A" w:rsidRDefault="002569F0" w:rsidP="002569F0">
      <w:pPr>
        <w:widowControl w:val="0"/>
        <w:spacing w:after="0" w:line="246" w:lineRule="auto"/>
        <w:ind w:left="180" w:hanging="180"/>
        <w:rPr>
          <w:ins w:id="2251" w:author="Summer 2023 updates" w:date="2024-07-31T13:42:00Z"/>
          <w:rFonts w:eastAsia="Garamond" w:cs="Garamond"/>
          <w:sz w:val="20"/>
          <w:szCs w:val="20"/>
        </w:rPr>
      </w:pPr>
      <w:ins w:id="2252" w:author="Summer 2023 updates" w:date="2024-07-31T13:42:00Z">
        <w:r w:rsidRPr="00BD3C4A">
          <w:rPr>
            <w:rFonts w:eastAsia="Garamond" w:cs="Garamond"/>
            <w:sz w:val="20"/>
            <w:szCs w:val="20"/>
          </w:rPr>
          <w:t>PSY-355</w:t>
        </w:r>
        <w:r>
          <w:rPr>
            <w:rFonts w:eastAsia="Garamond" w:cs="Garamond"/>
            <w:sz w:val="20"/>
            <w:szCs w:val="20"/>
          </w:rPr>
          <w:t xml:space="preserve">L Personality </w:t>
        </w:r>
        <w:r w:rsidRPr="00BD3C4A">
          <w:rPr>
            <w:rFonts w:eastAsia="Garamond" w:cs="Garamond"/>
            <w:sz w:val="20"/>
            <w:szCs w:val="20"/>
          </w:rPr>
          <w:t>Laboratory</w:t>
        </w:r>
      </w:ins>
    </w:p>
    <w:p w14:paraId="1046094B" w14:textId="77777777" w:rsidR="002569F0" w:rsidRPr="00BD3C4A" w:rsidRDefault="002569F0" w:rsidP="002569F0">
      <w:pPr>
        <w:widowControl w:val="0"/>
        <w:spacing w:after="0" w:line="246" w:lineRule="auto"/>
        <w:ind w:left="180" w:hanging="180"/>
        <w:rPr>
          <w:ins w:id="2253" w:author="Summer 2023 updates" w:date="2024-07-31T13:42:00Z"/>
          <w:rFonts w:eastAsia="Garamond" w:cs="Garamond"/>
          <w:sz w:val="20"/>
          <w:szCs w:val="20"/>
        </w:rPr>
      </w:pPr>
      <w:ins w:id="2254" w:author="Summer 2023 updates" w:date="2024-07-31T13:42:00Z">
        <w:r w:rsidRPr="00BD3C4A">
          <w:rPr>
            <w:rFonts w:eastAsia="Garamond" w:cs="Garamond"/>
            <w:sz w:val="20"/>
            <w:szCs w:val="20"/>
          </w:rPr>
          <w:t>PSY-464 Sem</w:t>
        </w:r>
        <w:r>
          <w:rPr>
            <w:rFonts w:eastAsia="Garamond" w:cs="Garamond"/>
            <w:sz w:val="20"/>
            <w:szCs w:val="20"/>
          </w:rPr>
          <w:t>inar</w:t>
        </w:r>
        <w:r w:rsidRPr="00BD3C4A">
          <w:rPr>
            <w:rFonts w:eastAsia="Garamond" w:cs="Garamond"/>
            <w:sz w:val="20"/>
            <w:szCs w:val="20"/>
          </w:rPr>
          <w:t xml:space="preserve"> in Psychology</w:t>
        </w:r>
      </w:ins>
    </w:p>
    <w:p w14:paraId="69DF3904" w14:textId="77777777" w:rsidR="002569F0" w:rsidRPr="00BD3C4A" w:rsidRDefault="002569F0" w:rsidP="002569F0">
      <w:pPr>
        <w:widowControl w:val="0"/>
        <w:spacing w:after="0" w:line="246" w:lineRule="auto"/>
        <w:ind w:left="180" w:hanging="180"/>
        <w:rPr>
          <w:ins w:id="2255" w:author="Summer 2023 updates" w:date="2024-07-31T13:42:00Z"/>
          <w:rFonts w:eastAsia="Garamond" w:cs="Garamond"/>
          <w:sz w:val="20"/>
          <w:szCs w:val="20"/>
        </w:rPr>
      </w:pPr>
      <w:ins w:id="2256" w:author="Summer 2023 updates" w:date="2024-07-31T13:42:00Z">
        <w:r w:rsidRPr="00BD3C4A">
          <w:rPr>
            <w:rFonts w:eastAsia="Garamond" w:cs="Garamond"/>
            <w:sz w:val="20"/>
            <w:szCs w:val="20"/>
          </w:rPr>
          <w:t>PSY-490L Mem</w:t>
        </w:r>
        <w:r>
          <w:rPr>
            <w:rFonts w:eastAsia="Garamond" w:cs="Garamond"/>
            <w:sz w:val="20"/>
            <w:szCs w:val="20"/>
          </w:rPr>
          <w:t>ory</w:t>
        </w:r>
        <w:r w:rsidRPr="00BD3C4A">
          <w:rPr>
            <w:rFonts w:eastAsia="Garamond" w:cs="Garamond"/>
            <w:sz w:val="20"/>
            <w:szCs w:val="20"/>
          </w:rPr>
          <w:t xml:space="preserve"> and Cog</w:t>
        </w:r>
        <w:r>
          <w:rPr>
            <w:rFonts w:eastAsia="Garamond" w:cs="Garamond"/>
            <w:sz w:val="20"/>
            <w:szCs w:val="20"/>
          </w:rPr>
          <w:t>nition</w:t>
        </w:r>
        <w:r w:rsidRPr="00BD3C4A">
          <w:rPr>
            <w:rFonts w:eastAsia="Garamond" w:cs="Garamond"/>
            <w:sz w:val="20"/>
            <w:szCs w:val="20"/>
          </w:rPr>
          <w:t xml:space="preserve"> Lab</w:t>
        </w:r>
        <w:r>
          <w:rPr>
            <w:rFonts w:eastAsia="Garamond" w:cs="Garamond"/>
            <w:sz w:val="20"/>
            <w:szCs w:val="20"/>
          </w:rPr>
          <w:t>oratory</w:t>
        </w:r>
      </w:ins>
    </w:p>
    <w:p w14:paraId="04CA2C7C" w14:textId="77777777" w:rsidR="001D4DC9" w:rsidRPr="00BD3C4A" w:rsidRDefault="001D4DC9" w:rsidP="001D4DC9">
      <w:pPr>
        <w:widowControl w:val="0"/>
        <w:spacing w:after="0" w:line="246" w:lineRule="auto"/>
        <w:ind w:left="180" w:hanging="180"/>
        <w:rPr>
          <w:ins w:id="2257" w:author="Summer 2023 updates" w:date="2024-07-31T13:42:00Z"/>
          <w:rFonts w:eastAsia="Garamond" w:cs="Garamond"/>
          <w:sz w:val="20"/>
          <w:szCs w:val="20"/>
        </w:rPr>
      </w:pPr>
      <w:ins w:id="2258" w:author="Summer 2023 updates" w:date="2024-07-31T13:42:00Z">
        <w:r w:rsidRPr="00BD3C4A">
          <w:rPr>
            <w:rFonts w:eastAsia="Garamond" w:cs="Garamond"/>
            <w:sz w:val="20"/>
            <w:szCs w:val="20"/>
          </w:rPr>
          <w:t>REL-101 Introduction to Religion</w:t>
        </w:r>
      </w:ins>
    </w:p>
    <w:p w14:paraId="5B194785" w14:textId="77777777" w:rsidR="001D4DC9" w:rsidRPr="00BD3C4A" w:rsidRDefault="001D4DC9" w:rsidP="001D4DC9">
      <w:pPr>
        <w:widowControl w:val="0"/>
        <w:spacing w:after="0" w:line="246" w:lineRule="auto"/>
        <w:ind w:left="180" w:hanging="180"/>
        <w:rPr>
          <w:ins w:id="2259" w:author="Summer 2023 updates" w:date="2024-07-31T13:42:00Z"/>
          <w:rFonts w:eastAsia="Garamond" w:cs="Garamond"/>
          <w:sz w:val="20"/>
          <w:szCs w:val="20"/>
        </w:rPr>
      </w:pPr>
      <w:ins w:id="2260" w:author="Summer 2023 updates" w:date="2024-07-31T13:42:00Z">
        <w:r w:rsidRPr="00BD3C4A">
          <w:rPr>
            <w:rFonts w:eastAsia="Garamond" w:cs="Garamond"/>
            <w:sz w:val="20"/>
            <w:szCs w:val="20"/>
          </w:rPr>
          <w:t>REL-103 Belief and Unbelief</w:t>
        </w:r>
      </w:ins>
    </w:p>
    <w:p w14:paraId="73D9952D" w14:textId="77777777" w:rsidR="001D4DC9" w:rsidRPr="00BD3C4A" w:rsidRDefault="001D4DC9" w:rsidP="001D4DC9">
      <w:pPr>
        <w:widowControl w:val="0"/>
        <w:spacing w:after="0" w:line="246" w:lineRule="auto"/>
        <w:ind w:left="180" w:hanging="180"/>
        <w:rPr>
          <w:ins w:id="2261" w:author="Summer 2023 updates" w:date="2024-07-31T13:42:00Z"/>
          <w:rFonts w:eastAsia="Garamond" w:cs="Garamond"/>
          <w:sz w:val="20"/>
          <w:szCs w:val="20"/>
        </w:rPr>
      </w:pPr>
      <w:ins w:id="2262" w:author="Summer 2023 updates" w:date="2024-07-31T13:42:00Z">
        <w:r w:rsidRPr="00BD3C4A">
          <w:rPr>
            <w:rFonts w:eastAsia="Garamond" w:cs="Garamond"/>
            <w:sz w:val="20"/>
            <w:szCs w:val="20"/>
          </w:rPr>
          <w:t>REL-105 Introduction to Hebrew Bible</w:t>
        </w:r>
      </w:ins>
    </w:p>
    <w:p w14:paraId="7D3CD3B5" w14:textId="77777777" w:rsidR="001D4DC9" w:rsidRPr="00BD3C4A" w:rsidRDefault="001D4DC9" w:rsidP="001D4DC9">
      <w:pPr>
        <w:widowControl w:val="0"/>
        <w:spacing w:after="0" w:line="246" w:lineRule="auto"/>
        <w:ind w:left="180" w:hanging="180"/>
        <w:rPr>
          <w:ins w:id="2263" w:author="Summer 2023 updates" w:date="2024-07-31T13:42:00Z"/>
          <w:rFonts w:eastAsia="Garamond" w:cs="Garamond"/>
          <w:sz w:val="20"/>
          <w:szCs w:val="20"/>
        </w:rPr>
      </w:pPr>
      <w:ins w:id="2264" w:author="Summer 2023 updates" w:date="2024-07-31T13:42:00Z">
        <w:r w:rsidRPr="00BD3C4A">
          <w:rPr>
            <w:rFonts w:eastAsia="Garamond" w:cs="Garamond"/>
            <w:sz w:val="20"/>
            <w:szCs w:val="20"/>
          </w:rPr>
          <w:t>REL-108 Western Religions</w:t>
        </w:r>
      </w:ins>
    </w:p>
    <w:p w14:paraId="2192CA68" w14:textId="77777777" w:rsidR="001D4DC9" w:rsidRPr="00BD3C4A" w:rsidRDefault="001D4DC9" w:rsidP="001D4DC9">
      <w:pPr>
        <w:widowControl w:val="0"/>
        <w:spacing w:after="0" w:line="246" w:lineRule="auto"/>
        <w:ind w:left="180" w:hanging="180"/>
        <w:rPr>
          <w:ins w:id="2265" w:author="Summer 2023 updates" w:date="2024-07-31T13:42:00Z"/>
          <w:rFonts w:eastAsia="Garamond" w:cs="Garamond"/>
          <w:sz w:val="20"/>
          <w:szCs w:val="20"/>
        </w:rPr>
      </w:pPr>
      <w:ins w:id="2266" w:author="Summer 2023 updates" w:date="2024-07-31T13:42:00Z">
        <w:r w:rsidRPr="00BD3C4A">
          <w:rPr>
            <w:rFonts w:eastAsia="Garamond" w:cs="Garamond"/>
            <w:sz w:val="20"/>
            <w:szCs w:val="20"/>
          </w:rPr>
          <w:t>REL-115 Introduction to new Testament</w:t>
        </w:r>
      </w:ins>
    </w:p>
    <w:p w14:paraId="176BB0CE" w14:textId="77777777" w:rsidR="001D4DC9" w:rsidRPr="00BD3C4A" w:rsidRDefault="001D4DC9" w:rsidP="001D4DC9">
      <w:pPr>
        <w:widowControl w:val="0"/>
        <w:spacing w:after="0" w:line="246" w:lineRule="auto"/>
        <w:ind w:left="180" w:hanging="180"/>
        <w:rPr>
          <w:ins w:id="2267" w:author="Summer 2023 updates" w:date="2024-07-31T13:42:00Z"/>
          <w:rFonts w:eastAsia="Garamond" w:cs="Garamond"/>
          <w:sz w:val="20"/>
          <w:szCs w:val="20"/>
        </w:rPr>
      </w:pPr>
      <w:ins w:id="2268" w:author="Summer 2023 updates" w:date="2024-07-31T13:42:00Z">
        <w:r w:rsidRPr="00BD3C4A">
          <w:rPr>
            <w:rFonts w:eastAsia="Garamond" w:cs="Garamond"/>
            <w:sz w:val="20"/>
            <w:szCs w:val="20"/>
          </w:rPr>
          <w:t>REL-128 Judaism</w:t>
        </w:r>
      </w:ins>
    </w:p>
    <w:p w14:paraId="196A8B15" w14:textId="77777777" w:rsidR="001D4DC9" w:rsidRPr="00BD3C4A" w:rsidRDefault="001D4DC9" w:rsidP="001D4DC9">
      <w:pPr>
        <w:widowControl w:val="0"/>
        <w:spacing w:after="0" w:line="246" w:lineRule="auto"/>
        <w:ind w:left="180" w:hanging="180"/>
        <w:rPr>
          <w:ins w:id="2269" w:author="Summer 2023 updates" w:date="2024-07-31T13:42:00Z"/>
          <w:rFonts w:eastAsia="Garamond" w:cs="Garamond"/>
          <w:sz w:val="20"/>
          <w:szCs w:val="20"/>
        </w:rPr>
      </w:pPr>
      <w:ins w:id="2270" w:author="Summer 2023 updates" w:date="2024-07-31T13:42:00Z">
        <w:r w:rsidRPr="00BD3C4A">
          <w:rPr>
            <w:rFonts w:eastAsia="Garamond" w:cs="Garamond"/>
            <w:sz w:val="20"/>
            <w:szCs w:val="20"/>
          </w:rPr>
          <w:t>REL-136 Religions of China</w:t>
        </w:r>
      </w:ins>
    </w:p>
    <w:p w14:paraId="2766599B" w14:textId="77777777" w:rsidR="001D4DC9" w:rsidRPr="00BD3C4A" w:rsidRDefault="001D4DC9" w:rsidP="001D4DC9">
      <w:pPr>
        <w:widowControl w:val="0"/>
        <w:spacing w:after="0" w:line="246" w:lineRule="auto"/>
        <w:ind w:left="180" w:hanging="180"/>
        <w:rPr>
          <w:ins w:id="2271" w:author="Summer 2023 updates" w:date="2024-07-31T13:42:00Z"/>
          <w:rFonts w:eastAsia="Garamond" w:cs="Garamond"/>
          <w:sz w:val="20"/>
          <w:szCs w:val="20"/>
        </w:rPr>
      </w:pPr>
      <w:ins w:id="2272" w:author="Summer 2023 updates" w:date="2024-07-31T13:42:00Z">
        <w:r w:rsidRPr="00BD3C4A">
          <w:rPr>
            <w:rFonts w:eastAsia="Garamond" w:cs="Garamond"/>
            <w:sz w:val="20"/>
            <w:szCs w:val="20"/>
          </w:rPr>
          <w:t xml:space="preserve">REL-138 Modern Judaism </w:t>
        </w:r>
      </w:ins>
    </w:p>
    <w:p w14:paraId="1C8852E5" w14:textId="77777777" w:rsidR="001D4DC9" w:rsidRPr="00BD3C4A" w:rsidRDefault="001D4DC9" w:rsidP="001D4DC9">
      <w:pPr>
        <w:widowControl w:val="0"/>
        <w:spacing w:after="0" w:line="246" w:lineRule="auto"/>
        <w:ind w:left="180" w:hanging="180"/>
        <w:rPr>
          <w:ins w:id="2273" w:author="Summer 2023 updates" w:date="2024-07-31T13:42:00Z"/>
          <w:rFonts w:eastAsia="Garamond" w:cs="Garamond"/>
          <w:sz w:val="20"/>
          <w:szCs w:val="20"/>
        </w:rPr>
      </w:pPr>
      <w:ins w:id="2274" w:author="Summer 2023 updates" w:date="2024-07-31T13:42:00Z">
        <w:r w:rsidRPr="00BD3C4A">
          <w:rPr>
            <w:rFonts w:eastAsia="Garamond" w:cs="Garamond"/>
            <w:sz w:val="20"/>
            <w:szCs w:val="20"/>
          </w:rPr>
          <w:t>REL-148 Islam</w:t>
        </w:r>
      </w:ins>
    </w:p>
    <w:p w14:paraId="34E0EEE3" w14:textId="77777777" w:rsidR="001D4DC9" w:rsidRPr="00BD3C4A" w:rsidRDefault="001D4DC9" w:rsidP="001D4DC9">
      <w:pPr>
        <w:widowControl w:val="0"/>
        <w:spacing w:after="0" w:line="246" w:lineRule="auto"/>
        <w:ind w:left="180" w:hanging="180"/>
        <w:rPr>
          <w:ins w:id="2275" w:author="Summer 2023 updates" w:date="2024-07-31T13:42:00Z"/>
          <w:rFonts w:eastAsia="Garamond" w:cs="Garamond"/>
          <w:sz w:val="20"/>
          <w:szCs w:val="20"/>
        </w:rPr>
      </w:pPr>
      <w:ins w:id="2276" w:author="Summer 2023 updates" w:date="2024-07-31T13:42:00Z">
        <w:r w:rsidRPr="00BD3C4A">
          <w:rPr>
            <w:rFonts w:eastAsia="Garamond" w:cs="Garamond"/>
            <w:sz w:val="20"/>
            <w:szCs w:val="20"/>
          </w:rPr>
          <w:t>REL-206 Buddhist Thought</w:t>
        </w:r>
      </w:ins>
    </w:p>
    <w:p w14:paraId="3439502F" w14:textId="77777777" w:rsidR="001D4DC9" w:rsidRPr="00BD3C4A" w:rsidRDefault="001D4DC9" w:rsidP="001D4DC9">
      <w:pPr>
        <w:widowControl w:val="0"/>
        <w:spacing w:after="0" w:line="246" w:lineRule="auto"/>
        <w:ind w:left="180" w:hanging="180"/>
        <w:rPr>
          <w:ins w:id="2277" w:author="Summer 2023 updates" w:date="2024-07-31T13:42:00Z"/>
          <w:rFonts w:eastAsia="Garamond" w:cs="Garamond"/>
          <w:sz w:val="20"/>
          <w:szCs w:val="20"/>
        </w:rPr>
      </w:pPr>
      <w:ins w:id="2278" w:author="Summer 2023 updates" w:date="2024-07-31T13:42:00Z">
        <w:r w:rsidRPr="00BD3C4A">
          <w:rPr>
            <w:rFonts w:eastAsia="Garamond" w:cs="Garamond"/>
            <w:sz w:val="20"/>
            <w:szCs w:val="20"/>
          </w:rPr>
          <w:t xml:space="preserve">REL-215 </w:t>
        </w:r>
        <w:r>
          <w:rPr>
            <w:rFonts w:eastAsia="Garamond" w:cs="Garamond"/>
            <w:sz w:val="20"/>
            <w:szCs w:val="20"/>
          </w:rPr>
          <w:t>T</w:t>
        </w:r>
        <w:r w:rsidRPr="00BD3C4A">
          <w:rPr>
            <w:rFonts w:eastAsia="Garamond" w:cs="Garamond"/>
            <w:sz w:val="20"/>
            <w:szCs w:val="20"/>
          </w:rPr>
          <w:t>he Rise of Christianity</w:t>
        </w:r>
      </w:ins>
    </w:p>
    <w:p w14:paraId="15C5ED20" w14:textId="77777777" w:rsidR="001D4DC9" w:rsidRPr="00BD3C4A" w:rsidRDefault="001D4DC9" w:rsidP="001D4DC9">
      <w:pPr>
        <w:widowControl w:val="0"/>
        <w:spacing w:after="0" w:line="246" w:lineRule="auto"/>
        <w:ind w:left="180" w:hanging="180"/>
        <w:rPr>
          <w:ins w:id="2279" w:author="Summer 2023 updates" w:date="2024-07-31T13:42:00Z"/>
          <w:rFonts w:eastAsia="Garamond" w:cs="Garamond"/>
          <w:sz w:val="20"/>
          <w:szCs w:val="20"/>
        </w:rPr>
      </w:pPr>
      <w:ins w:id="2280" w:author="Summer 2023 updates" w:date="2024-07-31T13:42:00Z">
        <w:r w:rsidRPr="00BD3C4A">
          <w:rPr>
            <w:rFonts w:eastAsia="Garamond" w:cs="Garamond"/>
            <w:sz w:val="20"/>
            <w:szCs w:val="20"/>
          </w:rPr>
          <w:t>REL-217 Religion in America</w:t>
        </w:r>
      </w:ins>
    </w:p>
    <w:p w14:paraId="65269421" w14:textId="77777777" w:rsidR="001D4DC9" w:rsidRPr="00BD3C4A" w:rsidRDefault="001D4DC9" w:rsidP="001D4DC9">
      <w:pPr>
        <w:widowControl w:val="0"/>
        <w:spacing w:after="0" w:line="246" w:lineRule="auto"/>
        <w:ind w:left="180" w:hanging="180"/>
        <w:rPr>
          <w:ins w:id="2281" w:author="Summer 2023 updates" w:date="2024-07-31T13:42:00Z"/>
          <w:rFonts w:eastAsia="Garamond" w:cs="Garamond"/>
          <w:sz w:val="20"/>
          <w:szCs w:val="20"/>
        </w:rPr>
      </w:pPr>
      <w:ins w:id="2282" w:author="Summer 2023 updates" w:date="2024-07-31T13:42:00Z">
        <w:r w:rsidRPr="00BD3C4A">
          <w:rPr>
            <w:rFonts w:eastAsia="Garamond" w:cs="Garamond"/>
            <w:sz w:val="20"/>
            <w:szCs w:val="20"/>
          </w:rPr>
          <w:t xml:space="preserve">REL-226 Religions of China: Daoism </w:t>
        </w:r>
      </w:ins>
    </w:p>
    <w:p w14:paraId="140D95F9" w14:textId="77777777" w:rsidR="001D4DC9" w:rsidRPr="00BD3C4A" w:rsidRDefault="001D4DC9" w:rsidP="001D4DC9">
      <w:pPr>
        <w:widowControl w:val="0"/>
        <w:spacing w:after="0" w:line="246" w:lineRule="auto"/>
        <w:ind w:left="180" w:hanging="180"/>
        <w:rPr>
          <w:ins w:id="2283" w:author="Summer 2023 updates" w:date="2024-07-31T13:42:00Z"/>
          <w:rFonts w:eastAsia="Garamond" w:cs="Garamond"/>
          <w:sz w:val="20"/>
          <w:szCs w:val="20"/>
        </w:rPr>
      </w:pPr>
      <w:ins w:id="2284" w:author="Summer 2023 updates" w:date="2024-07-31T13:42:00Z">
        <w:r w:rsidRPr="00BD3C4A">
          <w:rPr>
            <w:rFonts w:eastAsia="Garamond" w:cs="Garamond"/>
            <w:sz w:val="20"/>
            <w:szCs w:val="20"/>
          </w:rPr>
          <w:t>REL-236 Zen Buddhism</w:t>
        </w:r>
      </w:ins>
    </w:p>
    <w:p w14:paraId="683F3F15" w14:textId="77777777" w:rsidR="001D4DC9" w:rsidRPr="00BD3C4A" w:rsidRDefault="001D4DC9" w:rsidP="001D4DC9">
      <w:pPr>
        <w:widowControl w:val="0"/>
        <w:spacing w:after="0" w:line="246" w:lineRule="auto"/>
        <w:ind w:left="180" w:hanging="180"/>
        <w:rPr>
          <w:ins w:id="2285" w:author="Summer 2023 updates" w:date="2024-07-31T13:42:00Z"/>
          <w:rFonts w:eastAsia="Garamond" w:cs="Garamond"/>
          <w:sz w:val="20"/>
          <w:szCs w:val="20"/>
        </w:rPr>
      </w:pPr>
      <w:ins w:id="2286" w:author="Summer 2023 updates" w:date="2024-07-31T13:42:00Z">
        <w:r w:rsidRPr="00BD3C4A">
          <w:rPr>
            <w:rFonts w:eastAsia="Garamond" w:cs="Garamond"/>
            <w:sz w:val="20"/>
            <w:szCs w:val="20"/>
          </w:rPr>
          <w:t>REL-310 Early Christian Gospels</w:t>
        </w:r>
      </w:ins>
    </w:p>
    <w:p w14:paraId="5D63E95C" w14:textId="77777777" w:rsidR="001D4DC9" w:rsidRPr="00BD3C4A" w:rsidRDefault="001D4DC9" w:rsidP="001D4DC9">
      <w:pPr>
        <w:widowControl w:val="0"/>
        <w:spacing w:after="0" w:line="246" w:lineRule="auto"/>
        <w:ind w:left="180" w:hanging="180"/>
        <w:rPr>
          <w:ins w:id="2287" w:author="Summer 2023 updates" w:date="2024-07-31T13:42:00Z"/>
          <w:rFonts w:eastAsia="Garamond" w:cs="Garamond"/>
          <w:sz w:val="20"/>
          <w:szCs w:val="20"/>
        </w:rPr>
      </w:pPr>
      <w:ins w:id="2288" w:author="Summer 2023 updates" w:date="2024-07-31T13:42:00Z">
        <w:r w:rsidRPr="00BD3C4A">
          <w:rPr>
            <w:rFonts w:eastAsia="Garamond" w:cs="Garamond"/>
            <w:sz w:val="20"/>
            <w:szCs w:val="20"/>
          </w:rPr>
          <w:t>REL-330 Topics in Hebrew Bible</w:t>
        </w:r>
      </w:ins>
    </w:p>
    <w:p w14:paraId="5CFC5B5E" w14:textId="77777777" w:rsidR="001D4DC9" w:rsidRPr="00BD3C4A" w:rsidRDefault="001D4DC9" w:rsidP="001D4DC9">
      <w:pPr>
        <w:widowControl w:val="0"/>
        <w:spacing w:after="0" w:line="246" w:lineRule="auto"/>
        <w:ind w:left="180" w:hanging="180"/>
        <w:rPr>
          <w:ins w:id="2289" w:author="Summer 2023 updates" w:date="2024-07-31T13:42:00Z"/>
          <w:rFonts w:eastAsia="Garamond" w:cs="Garamond"/>
          <w:sz w:val="20"/>
          <w:szCs w:val="20"/>
        </w:rPr>
      </w:pPr>
      <w:ins w:id="2290" w:author="Summer 2023 updates" w:date="2024-07-31T13:42:00Z">
        <w:r w:rsidRPr="00BD3C4A">
          <w:rPr>
            <w:rFonts w:eastAsia="Garamond" w:cs="Garamond"/>
            <w:sz w:val="20"/>
            <w:szCs w:val="20"/>
          </w:rPr>
          <w:t>REL-336 Tibetan Buddhist Culture</w:t>
        </w:r>
      </w:ins>
    </w:p>
    <w:p w14:paraId="584A0308" w14:textId="77777777" w:rsidR="001D4DC9" w:rsidRPr="00BD3C4A" w:rsidRDefault="001D4DC9" w:rsidP="001D4DC9">
      <w:pPr>
        <w:widowControl w:val="0"/>
        <w:spacing w:after="0" w:line="246" w:lineRule="auto"/>
        <w:ind w:left="180" w:hanging="180"/>
        <w:rPr>
          <w:ins w:id="2291" w:author="Summer 2023 updates" w:date="2024-07-31T13:42:00Z"/>
          <w:rFonts w:eastAsia="Garamond" w:cs="Garamond"/>
          <w:sz w:val="20"/>
          <w:szCs w:val="20"/>
        </w:rPr>
      </w:pPr>
      <w:ins w:id="2292" w:author="Summer 2023 updates" w:date="2024-07-31T13:42:00Z">
        <w:r w:rsidRPr="00BD3C4A">
          <w:rPr>
            <w:rFonts w:eastAsia="Garamond" w:cs="Garamond"/>
            <w:sz w:val="20"/>
            <w:szCs w:val="20"/>
          </w:rPr>
          <w:t>REL-338 Modern Religious thought</w:t>
        </w:r>
      </w:ins>
    </w:p>
    <w:p w14:paraId="2A633A9A" w14:textId="77777777" w:rsidR="001D4DC9" w:rsidRPr="00BD3C4A" w:rsidRDefault="001D4DC9" w:rsidP="001D4DC9">
      <w:pPr>
        <w:widowControl w:val="0"/>
        <w:spacing w:after="0" w:line="246" w:lineRule="auto"/>
        <w:ind w:left="180" w:hanging="180"/>
        <w:rPr>
          <w:ins w:id="2293" w:author="Summer 2023 updates" w:date="2024-07-31T13:42:00Z"/>
          <w:rFonts w:eastAsia="Garamond" w:cs="Garamond"/>
          <w:sz w:val="20"/>
          <w:szCs w:val="20"/>
        </w:rPr>
      </w:pPr>
      <w:ins w:id="2294" w:author="Summer 2023 updates" w:date="2024-07-31T13:42:00Z">
        <w:r w:rsidRPr="00BD3C4A">
          <w:rPr>
            <w:rFonts w:eastAsia="Garamond" w:cs="Garamond"/>
            <w:sz w:val="20"/>
            <w:szCs w:val="20"/>
          </w:rPr>
          <w:t>REL-365 The Letters of Paul</w:t>
        </w:r>
      </w:ins>
    </w:p>
    <w:p w14:paraId="3BCBE09D" w14:textId="77777777" w:rsidR="001D4DC9" w:rsidRPr="00BD3C4A" w:rsidRDefault="001D4DC9" w:rsidP="001D4DC9">
      <w:pPr>
        <w:widowControl w:val="0"/>
        <w:spacing w:after="0" w:line="246" w:lineRule="auto"/>
        <w:ind w:left="180" w:hanging="180"/>
        <w:rPr>
          <w:ins w:id="2295" w:author="Summer 2023 updates" w:date="2024-07-31T13:42:00Z"/>
          <w:rFonts w:eastAsia="Garamond" w:cs="Garamond"/>
          <w:sz w:val="20"/>
          <w:szCs w:val="20"/>
        </w:rPr>
      </w:pPr>
      <w:ins w:id="2296" w:author="Summer 2023 updates" w:date="2024-07-31T13:42:00Z">
        <w:r w:rsidRPr="00BD3C4A">
          <w:rPr>
            <w:rFonts w:eastAsia="Garamond" w:cs="Garamond"/>
            <w:sz w:val="20"/>
            <w:szCs w:val="20"/>
          </w:rPr>
          <w:t>REL-385 Advanced Topics in Religion</w:t>
        </w:r>
      </w:ins>
    </w:p>
    <w:p w14:paraId="1774C97E" w14:textId="77777777" w:rsidR="001D4DC9" w:rsidRPr="00BD3C4A" w:rsidRDefault="001D4DC9" w:rsidP="001D4DC9">
      <w:pPr>
        <w:widowControl w:val="0"/>
        <w:spacing w:after="0" w:line="246" w:lineRule="auto"/>
        <w:ind w:left="180" w:hanging="180"/>
        <w:rPr>
          <w:ins w:id="2297" w:author="Summer 2023 updates" w:date="2024-07-31T13:42:00Z"/>
          <w:rFonts w:eastAsia="Garamond" w:cs="Garamond"/>
          <w:sz w:val="20"/>
          <w:szCs w:val="20"/>
        </w:rPr>
      </w:pPr>
      <w:ins w:id="2298" w:author="Summer 2023 updates" w:date="2024-07-31T13:42:00Z">
        <w:r w:rsidRPr="00BD3C4A">
          <w:rPr>
            <w:rFonts w:eastAsia="Garamond" w:cs="Garamond"/>
            <w:sz w:val="20"/>
            <w:szCs w:val="20"/>
          </w:rPr>
          <w:t xml:space="preserve">REL-394 Directed </w:t>
        </w:r>
        <w:r>
          <w:rPr>
            <w:rFonts w:eastAsia="Garamond" w:cs="Garamond"/>
            <w:sz w:val="20"/>
            <w:szCs w:val="20"/>
          </w:rPr>
          <w:t>Learning</w:t>
        </w:r>
        <w:r w:rsidRPr="00BD3C4A">
          <w:rPr>
            <w:rFonts w:eastAsia="Garamond" w:cs="Garamond"/>
            <w:sz w:val="20"/>
            <w:szCs w:val="20"/>
          </w:rPr>
          <w:t xml:space="preserve"> in Religion</w:t>
        </w:r>
      </w:ins>
    </w:p>
    <w:p w14:paraId="61EE73A2" w14:textId="77777777" w:rsidR="001D4DC9" w:rsidRPr="00BD3C4A" w:rsidRDefault="001D4DC9" w:rsidP="001D4DC9">
      <w:pPr>
        <w:widowControl w:val="0"/>
        <w:spacing w:after="0" w:line="246" w:lineRule="auto"/>
        <w:ind w:left="180" w:hanging="180"/>
        <w:rPr>
          <w:ins w:id="2299" w:author="Summer 2023 updates" w:date="2024-07-31T13:42:00Z"/>
          <w:rFonts w:eastAsia="Garamond" w:cs="Garamond"/>
          <w:sz w:val="20"/>
          <w:szCs w:val="20"/>
        </w:rPr>
      </w:pPr>
      <w:ins w:id="2300" w:author="Summer 2023 updates" w:date="2024-07-31T13:42:00Z">
        <w:r w:rsidRPr="00BD3C4A">
          <w:rPr>
            <w:rFonts w:eastAsia="Garamond" w:cs="Garamond"/>
            <w:sz w:val="20"/>
            <w:szCs w:val="20"/>
          </w:rPr>
          <w:t>REL-396 Advanced Topics in Religion: NWP</w:t>
        </w:r>
      </w:ins>
    </w:p>
    <w:p w14:paraId="13D6ECA4" w14:textId="77777777" w:rsidR="001D4DC9" w:rsidRPr="00BD3C4A" w:rsidRDefault="001D4DC9" w:rsidP="001D4DC9">
      <w:pPr>
        <w:widowControl w:val="0"/>
        <w:spacing w:after="0" w:line="246" w:lineRule="auto"/>
        <w:ind w:left="180" w:hanging="180"/>
        <w:rPr>
          <w:ins w:id="2301" w:author="Summer 2023 updates" w:date="2024-07-31T13:42:00Z"/>
          <w:rFonts w:eastAsia="Garamond" w:cs="Garamond"/>
          <w:sz w:val="20"/>
          <w:szCs w:val="20"/>
        </w:rPr>
      </w:pPr>
      <w:ins w:id="2302" w:author="Summer 2023 updates" w:date="2024-07-31T13:42:00Z">
        <w:r w:rsidRPr="00BD3C4A">
          <w:rPr>
            <w:rFonts w:eastAsia="Garamond" w:cs="Garamond"/>
            <w:sz w:val="20"/>
            <w:szCs w:val="20"/>
          </w:rPr>
          <w:t>REL-444 Independent Study in Religion</w:t>
        </w:r>
      </w:ins>
    </w:p>
    <w:p w14:paraId="3740FA70" w14:textId="77777777" w:rsidR="001D4DC9" w:rsidRPr="00BD3C4A" w:rsidRDefault="001D4DC9" w:rsidP="001D4DC9">
      <w:pPr>
        <w:widowControl w:val="0"/>
        <w:spacing w:after="0" w:line="246" w:lineRule="auto"/>
        <w:ind w:left="180" w:hanging="180"/>
        <w:rPr>
          <w:ins w:id="2303" w:author="Summer 2023 updates" w:date="2024-07-31T13:42:00Z"/>
          <w:rFonts w:eastAsia="Garamond" w:cs="Garamond"/>
          <w:sz w:val="20"/>
          <w:szCs w:val="20"/>
        </w:rPr>
      </w:pPr>
      <w:ins w:id="2304" w:author="Summer 2023 updates" w:date="2024-07-31T13:42:00Z">
        <w:r w:rsidRPr="00BD3C4A">
          <w:rPr>
            <w:rFonts w:eastAsia="Garamond" w:cs="Garamond"/>
            <w:sz w:val="20"/>
            <w:szCs w:val="20"/>
          </w:rPr>
          <w:t>REL-494 Internship in Religion</w:t>
        </w:r>
      </w:ins>
    </w:p>
    <w:p w14:paraId="7780478C" w14:textId="77777777" w:rsidR="002569F0" w:rsidRPr="00BD3C4A" w:rsidRDefault="002569F0" w:rsidP="002569F0">
      <w:pPr>
        <w:widowControl w:val="0"/>
        <w:spacing w:after="0" w:line="246" w:lineRule="auto"/>
        <w:ind w:left="180" w:hanging="180"/>
        <w:rPr>
          <w:ins w:id="2305" w:author="Summer 2023 updates" w:date="2024-07-31T13:42:00Z"/>
          <w:rFonts w:eastAsia="Garamond" w:cs="Garamond"/>
          <w:sz w:val="20"/>
          <w:szCs w:val="20"/>
        </w:rPr>
      </w:pPr>
      <w:ins w:id="2306" w:author="Summer 2023 updates" w:date="2024-07-31T13:42:00Z">
        <w:r w:rsidRPr="00BD3C4A">
          <w:rPr>
            <w:rFonts w:eastAsia="Garamond" w:cs="Garamond"/>
            <w:sz w:val="20"/>
            <w:szCs w:val="20"/>
          </w:rPr>
          <w:t>RHE-100 Directed Summer Reading</w:t>
        </w:r>
      </w:ins>
    </w:p>
    <w:p w14:paraId="2E1CE24A" w14:textId="77777777" w:rsidR="00BD3C4A" w:rsidRPr="00BD3C4A" w:rsidRDefault="00BD3C4A" w:rsidP="00BD3C4A">
      <w:pPr>
        <w:widowControl w:val="0"/>
        <w:spacing w:after="0" w:line="246" w:lineRule="auto"/>
        <w:ind w:left="180" w:hanging="180"/>
        <w:rPr>
          <w:ins w:id="2307" w:author="Summer 2023 updates" w:date="2024-07-31T13:42:00Z"/>
          <w:rFonts w:eastAsia="Garamond" w:cs="Garamond"/>
          <w:sz w:val="20"/>
          <w:szCs w:val="20"/>
        </w:rPr>
      </w:pPr>
      <w:ins w:id="2308" w:author="Summer 2023 updates" w:date="2024-07-31T13:42:00Z">
        <w:r w:rsidRPr="00BD3C4A">
          <w:rPr>
            <w:rFonts w:eastAsia="Garamond" w:cs="Garamond"/>
            <w:sz w:val="20"/>
            <w:szCs w:val="20"/>
          </w:rPr>
          <w:t>RHE-112 Introduction to Writing Center Theory &amp; Practice</w:t>
        </w:r>
      </w:ins>
    </w:p>
    <w:p w14:paraId="2521F6A5" w14:textId="77777777" w:rsidR="00BD3C4A" w:rsidRPr="00BD3C4A" w:rsidRDefault="00BD3C4A" w:rsidP="00BD3C4A">
      <w:pPr>
        <w:widowControl w:val="0"/>
        <w:spacing w:after="0" w:line="246" w:lineRule="auto"/>
        <w:ind w:left="180" w:hanging="180"/>
        <w:rPr>
          <w:ins w:id="2309" w:author="Summer 2023 updates" w:date="2024-07-31T13:42:00Z"/>
          <w:rFonts w:eastAsia="Garamond" w:cs="Garamond"/>
          <w:sz w:val="20"/>
          <w:szCs w:val="20"/>
        </w:rPr>
      </w:pPr>
      <w:ins w:id="2310" w:author="Summer 2023 updates" w:date="2024-07-31T13:42:00Z">
        <w:r w:rsidRPr="00BD3C4A">
          <w:rPr>
            <w:rFonts w:eastAsia="Garamond" w:cs="Garamond"/>
            <w:sz w:val="20"/>
            <w:szCs w:val="20"/>
          </w:rPr>
          <w:t xml:space="preserve">RHE-135 Writers Colony </w:t>
        </w:r>
      </w:ins>
    </w:p>
    <w:p w14:paraId="22FFCF8A" w14:textId="77777777" w:rsidR="00BD3C4A" w:rsidRPr="00BD3C4A" w:rsidRDefault="00BD3C4A" w:rsidP="00BD3C4A">
      <w:pPr>
        <w:widowControl w:val="0"/>
        <w:spacing w:after="0" w:line="246" w:lineRule="auto"/>
        <w:ind w:left="180" w:hanging="180"/>
        <w:rPr>
          <w:ins w:id="2311" w:author="Summer 2023 updates" w:date="2024-07-31T13:42:00Z"/>
          <w:rFonts w:eastAsia="Garamond" w:cs="Garamond"/>
          <w:sz w:val="20"/>
          <w:szCs w:val="20"/>
        </w:rPr>
      </w:pPr>
      <w:ins w:id="2312" w:author="Summer 2023 updates" w:date="2024-07-31T13:42:00Z">
        <w:r w:rsidRPr="00BD3C4A">
          <w:rPr>
            <w:rFonts w:eastAsia="Garamond" w:cs="Garamond"/>
            <w:sz w:val="20"/>
            <w:szCs w:val="20"/>
          </w:rPr>
          <w:t>RHE-137 Creative Nonfiction &amp; American Culture</w:t>
        </w:r>
      </w:ins>
    </w:p>
    <w:p w14:paraId="4AC9B26E" w14:textId="77777777" w:rsidR="00BD3C4A" w:rsidRPr="00BD3C4A" w:rsidRDefault="00BD3C4A" w:rsidP="00BD3C4A">
      <w:pPr>
        <w:widowControl w:val="0"/>
        <w:spacing w:after="0" w:line="246" w:lineRule="auto"/>
        <w:ind w:left="180" w:hanging="180"/>
        <w:rPr>
          <w:ins w:id="2313" w:author="Summer 2023 updates" w:date="2024-07-31T13:42:00Z"/>
          <w:rFonts w:eastAsia="Garamond" w:cs="Garamond"/>
          <w:sz w:val="20"/>
          <w:szCs w:val="20"/>
        </w:rPr>
      </w:pPr>
      <w:ins w:id="2314" w:author="Summer 2023 updates" w:date="2024-07-31T13:42:00Z">
        <w:r w:rsidRPr="00BD3C4A">
          <w:rPr>
            <w:rFonts w:eastAsia="Garamond" w:cs="Garamond"/>
            <w:sz w:val="20"/>
            <w:szCs w:val="20"/>
          </w:rPr>
          <w:t>RHE-146 Memoir &amp; Culture</w:t>
        </w:r>
      </w:ins>
    </w:p>
    <w:p w14:paraId="36CF02DF" w14:textId="433137A2" w:rsidR="00BD3C4A" w:rsidRPr="00BD3C4A" w:rsidRDefault="00BD3C4A" w:rsidP="00BD3C4A">
      <w:pPr>
        <w:widowControl w:val="0"/>
        <w:spacing w:after="0" w:line="246" w:lineRule="auto"/>
        <w:ind w:left="180" w:hanging="180"/>
        <w:rPr>
          <w:ins w:id="2315" w:author="Summer 2023 updates" w:date="2024-07-31T13:42:00Z"/>
          <w:rFonts w:eastAsia="Garamond" w:cs="Garamond"/>
          <w:sz w:val="20"/>
          <w:szCs w:val="20"/>
        </w:rPr>
      </w:pPr>
      <w:ins w:id="2316" w:author="Summer 2023 updates" w:date="2024-07-31T13:42:00Z">
        <w:r w:rsidRPr="00BD3C4A">
          <w:rPr>
            <w:rFonts w:eastAsia="Garamond" w:cs="Garamond"/>
            <w:sz w:val="20"/>
            <w:szCs w:val="20"/>
          </w:rPr>
          <w:t>RHE-175 Writers Studio</w:t>
        </w:r>
      </w:ins>
    </w:p>
    <w:p w14:paraId="3EAE07D8" w14:textId="77777777" w:rsidR="00BD3C4A" w:rsidRPr="00BD3C4A" w:rsidRDefault="00BD3C4A" w:rsidP="00BD3C4A">
      <w:pPr>
        <w:widowControl w:val="0"/>
        <w:spacing w:after="0" w:line="246" w:lineRule="auto"/>
        <w:ind w:left="180" w:hanging="180"/>
        <w:rPr>
          <w:ins w:id="2317" w:author="Summer 2023 updates" w:date="2024-07-31T13:42:00Z"/>
          <w:rFonts w:eastAsia="Garamond" w:cs="Garamond"/>
          <w:sz w:val="20"/>
          <w:szCs w:val="20"/>
        </w:rPr>
      </w:pPr>
      <w:ins w:id="2318" w:author="Summer 2023 updates" w:date="2024-07-31T13:42:00Z">
        <w:r w:rsidRPr="00BD3C4A">
          <w:rPr>
            <w:rFonts w:eastAsia="Garamond" w:cs="Garamond"/>
            <w:sz w:val="20"/>
            <w:szCs w:val="20"/>
          </w:rPr>
          <w:t>RHE-225 Journalism &amp; Media Writing Workshop</w:t>
        </w:r>
      </w:ins>
    </w:p>
    <w:p w14:paraId="356FB359" w14:textId="77777777" w:rsidR="00BD3C4A" w:rsidRPr="00BD3C4A" w:rsidRDefault="00BD3C4A" w:rsidP="00BD3C4A">
      <w:pPr>
        <w:widowControl w:val="0"/>
        <w:spacing w:after="0" w:line="246" w:lineRule="auto"/>
        <w:ind w:left="180" w:hanging="180"/>
        <w:rPr>
          <w:ins w:id="2319" w:author="Summer 2023 updates" w:date="2024-07-31T13:42:00Z"/>
          <w:rFonts w:eastAsia="Garamond" w:cs="Garamond"/>
          <w:sz w:val="20"/>
          <w:szCs w:val="20"/>
        </w:rPr>
      </w:pPr>
      <w:ins w:id="2320" w:author="Summer 2023 updates" w:date="2024-07-31T13:42:00Z">
        <w:r w:rsidRPr="00BD3C4A">
          <w:rPr>
            <w:rFonts w:eastAsia="Garamond" w:cs="Garamond"/>
            <w:sz w:val="20"/>
            <w:szCs w:val="20"/>
          </w:rPr>
          <w:t>RHE-255 The Essay</w:t>
        </w:r>
      </w:ins>
    </w:p>
    <w:p w14:paraId="19403AEC" w14:textId="77777777" w:rsidR="00BD3C4A" w:rsidRPr="00BD3C4A" w:rsidRDefault="00BD3C4A" w:rsidP="00BD3C4A">
      <w:pPr>
        <w:widowControl w:val="0"/>
        <w:spacing w:after="0" w:line="246" w:lineRule="auto"/>
        <w:ind w:left="180" w:hanging="180"/>
        <w:rPr>
          <w:ins w:id="2321" w:author="Summer 2023 updates" w:date="2024-07-31T13:42:00Z"/>
          <w:rFonts w:eastAsia="Garamond" w:cs="Garamond"/>
          <w:sz w:val="20"/>
          <w:szCs w:val="20"/>
        </w:rPr>
      </w:pPr>
      <w:ins w:id="2322" w:author="Summer 2023 updates" w:date="2024-07-31T13:42:00Z">
        <w:r w:rsidRPr="00BD3C4A">
          <w:rPr>
            <w:rFonts w:eastAsia="Garamond" w:cs="Garamond"/>
            <w:sz w:val="20"/>
            <w:szCs w:val="20"/>
          </w:rPr>
          <w:t xml:space="preserve">RHE-257 Environmental Rhetoric </w:t>
        </w:r>
      </w:ins>
    </w:p>
    <w:p w14:paraId="50211E30" w14:textId="77777777" w:rsidR="00BD3C4A" w:rsidRPr="00BD3C4A" w:rsidRDefault="00BD3C4A" w:rsidP="00BD3C4A">
      <w:pPr>
        <w:widowControl w:val="0"/>
        <w:spacing w:after="0" w:line="246" w:lineRule="auto"/>
        <w:ind w:left="180" w:hanging="180"/>
        <w:rPr>
          <w:ins w:id="2323" w:author="Summer 2023 updates" w:date="2024-07-31T13:42:00Z"/>
          <w:rFonts w:eastAsia="Garamond" w:cs="Garamond"/>
          <w:sz w:val="20"/>
          <w:szCs w:val="20"/>
        </w:rPr>
      </w:pPr>
      <w:ins w:id="2324" w:author="Summer 2023 updates" w:date="2024-07-31T13:42:00Z">
        <w:r w:rsidRPr="00BD3C4A">
          <w:rPr>
            <w:rFonts w:eastAsia="Garamond" w:cs="Garamond"/>
            <w:sz w:val="20"/>
            <w:szCs w:val="20"/>
          </w:rPr>
          <w:t>RHE-265 Professional Writing</w:t>
        </w:r>
      </w:ins>
    </w:p>
    <w:p w14:paraId="219008F5" w14:textId="167A6132" w:rsidR="00BD3C4A" w:rsidRPr="00BD3C4A" w:rsidRDefault="00C917FD" w:rsidP="00BD3C4A">
      <w:pPr>
        <w:widowControl w:val="0"/>
        <w:spacing w:after="0" w:line="246" w:lineRule="auto"/>
        <w:ind w:left="180" w:hanging="180"/>
        <w:rPr>
          <w:ins w:id="2325" w:author="Summer 2023 updates" w:date="2024-07-31T13:42:00Z"/>
          <w:rFonts w:eastAsia="Garamond" w:cs="Garamond"/>
          <w:sz w:val="20"/>
          <w:szCs w:val="20"/>
        </w:rPr>
      </w:pPr>
      <w:ins w:id="2326" w:author="Summer 2023 updates" w:date="2024-07-31T13:42:00Z">
        <w:r>
          <w:rPr>
            <w:rFonts w:eastAsia="Garamond" w:cs="Garamond"/>
            <w:sz w:val="20"/>
            <w:szCs w:val="20"/>
          </w:rPr>
          <w:t>RHE-275 Advanced Writer</w:t>
        </w:r>
        <w:r w:rsidR="00BD3C4A" w:rsidRPr="00BD3C4A">
          <w:rPr>
            <w:rFonts w:eastAsia="Garamond" w:cs="Garamond"/>
            <w:sz w:val="20"/>
            <w:szCs w:val="20"/>
          </w:rPr>
          <w:t>s Studio</w:t>
        </w:r>
      </w:ins>
    </w:p>
    <w:p w14:paraId="2DB45999" w14:textId="77777777" w:rsidR="00BD3C4A" w:rsidRPr="00BD3C4A" w:rsidRDefault="00BD3C4A" w:rsidP="00BD3C4A">
      <w:pPr>
        <w:widowControl w:val="0"/>
        <w:spacing w:after="0" w:line="246" w:lineRule="auto"/>
        <w:ind w:left="180" w:hanging="180"/>
        <w:rPr>
          <w:ins w:id="2327" w:author="Summer 2023 updates" w:date="2024-07-31T13:42:00Z"/>
          <w:rFonts w:eastAsia="Garamond" w:cs="Garamond"/>
          <w:sz w:val="20"/>
          <w:szCs w:val="20"/>
        </w:rPr>
      </w:pPr>
      <w:ins w:id="2328" w:author="Summer 2023 updates" w:date="2024-07-31T13:42:00Z">
        <w:r w:rsidRPr="00BD3C4A">
          <w:rPr>
            <w:rFonts w:eastAsia="Garamond" w:cs="Garamond"/>
            <w:sz w:val="20"/>
            <w:szCs w:val="20"/>
          </w:rPr>
          <w:t>RHE-285 Technical Writing and Information Design</w:t>
        </w:r>
      </w:ins>
    </w:p>
    <w:p w14:paraId="7ADE1E11" w14:textId="77777777" w:rsidR="00BD3C4A" w:rsidRPr="00BD3C4A" w:rsidRDefault="00BD3C4A" w:rsidP="00BD3C4A">
      <w:pPr>
        <w:widowControl w:val="0"/>
        <w:spacing w:after="0" w:line="246" w:lineRule="auto"/>
        <w:ind w:left="180" w:hanging="180"/>
        <w:rPr>
          <w:ins w:id="2329" w:author="Summer 2023 updates" w:date="2024-07-31T13:42:00Z"/>
          <w:rFonts w:eastAsia="Garamond" w:cs="Garamond"/>
          <w:sz w:val="20"/>
          <w:szCs w:val="20"/>
        </w:rPr>
      </w:pPr>
      <w:ins w:id="2330" w:author="Summer 2023 updates" w:date="2024-07-31T13:42:00Z">
        <w:r w:rsidRPr="00BD3C4A">
          <w:rPr>
            <w:rFonts w:eastAsia="Garamond" w:cs="Garamond"/>
            <w:sz w:val="20"/>
            <w:szCs w:val="20"/>
          </w:rPr>
          <w:t>RHE-312 Topics in Composition</w:t>
        </w:r>
      </w:ins>
    </w:p>
    <w:p w14:paraId="36346A10" w14:textId="77777777" w:rsidR="00BD3C4A" w:rsidRPr="00BD3C4A" w:rsidRDefault="00BD3C4A" w:rsidP="00BD3C4A">
      <w:pPr>
        <w:widowControl w:val="0"/>
        <w:spacing w:after="0" w:line="246" w:lineRule="auto"/>
        <w:ind w:left="180" w:hanging="180"/>
        <w:rPr>
          <w:ins w:id="2331" w:author="Summer 2023 updates" w:date="2024-07-31T13:42:00Z"/>
          <w:rFonts w:eastAsia="Garamond" w:cs="Garamond"/>
          <w:sz w:val="20"/>
          <w:szCs w:val="20"/>
        </w:rPr>
      </w:pPr>
      <w:ins w:id="2332" w:author="Summer 2023 updates" w:date="2024-07-31T13:42:00Z">
        <w:r w:rsidRPr="00BD3C4A">
          <w:rPr>
            <w:rFonts w:eastAsia="Garamond" w:cs="Garamond"/>
            <w:sz w:val="20"/>
            <w:szCs w:val="20"/>
          </w:rPr>
          <w:t>RHE-345 Nature Writing</w:t>
        </w:r>
      </w:ins>
    </w:p>
    <w:p w14:paraId="13D5B345" w14:textId="77777777" w:rsidR="00BD3C4A" w:rsidRPr="00BD3C4A" w:rsidRDefault="00BD3C4A" w:rsidP="00BD3C4A">
      <w:pPr>
        <w:widowControl w:val="0"/>
        <w:spacing w:after="0" w:line="246" w:lineRule="auto"/>
        <w:ind w:left="180" w:hanging="180"/>
        <w:rPr>
          <w:ins w:id="2333" w:author="Summer 2023 updates" w:date="2024-07-31T13:42:00Z"/>
          <w:rFonts w:eastAsia="Garamond" w:cs="Garamond"/>
          <w:sz w:val="20"/>
          <w:szCs w:val="20"/>
        </w:rPr>
      </w:pPr>
      <w:ins w:id="2334" w:author="Summer 2023 updates" w:date="2024-07-31T13:42:00Z">
        <w:r w:rsidRPr="00BD3C4A">
          <w:rPr>
            <w:rFonts w:eastAsia="Garamond" w:cs="Garamond"/>
            <w:sz w:val="20"/>
            <w:szCs w:val="20"/>
          </w:rPr>
          <w:t>RHE-377 Cultural Studies</w:t>
        </w:r>
      </w:ins>
    </w:p>
    <w:p w14:paraId="084B0E2D" w14:textId="77777777" w:rsidR="00BD3C4A" w:rsidRPr="00BD3C4A" w:rsidRDefault="00BD3C4A" w:rsidP="00BD3C4A">
      <w:pPr>
        <w:widowControl w:val="0"/>
        <w:spacing w:after="0" w:line="246" w:lineRule="auto"/>
        <w:ind w:left="180" w:hanging="180"/>
        <w:rPr>
          <w:ins w:id="2335" w:author="Summer 2023 updates" w:date="2024-07-31T13:42:00Z"/>
          <w:rFonts w:eastAsia="Garamond" w:cs="Garamond"/>
          <w:sz w:val="20"/>
          <w:szCs w:val="20"/>
        </w:rPr>
      </w:pPr>
      <w:ins w:id="2336" w:author="Summer 2023 updates" w:date="2024-07-31T13:42:00Z">
        <w:r w:rsidRPr="00BD3C4A">
          <w:rPr>
            <w:rFonts w:eastAsia="Garamond" w:cs="Garamond"/>
            <w:sz w:val="20"/>
            <w:szCs w:val="20"/>
          </w:rPr>
          <w:t>RHE-382 Research Methods: Rhetorical/Critical</w:t>
        </w:r>
      </w:ins>
    </w:p>
    <w:p w14:paraId="426B78FD" w14:textId="6BF744C2" w:rsidR="00BD3C4A" w:rsidRPr="00BD3C4A" w:rsidRDefault="00BD3C4A" w:rsidP="00BD3C4A">
      <w:pPr>
        <w:widowControl w:val="0"/>
        <w:spacing w:after="0" w:line="246" w:lineRule="auto"/>
        <w:ind w:left="180" w:hanging="180"/>
        <w:rPr>
          <w:ins w:id="2337" w:author="Summer 2023 updates" w:date="2024-07-31T13:42:00Z"/>
          <w:rFonts w:eastAsia="Garamond" w:cs="Garamond"/>
          <w:sz w:val="20"/>
          <w:szCs w:val="20"/>
        </w:rPr>
      </w:pPr>
      <w:ins w:id="2338" w:author="Summer 2023 updates" w:date="2024-07-31T13:42:00Z">
        <w:r w:rsidRPr="00BD3C4A">
          <w:rPr>
            <w:rFonts w:eastAsia="Garamond" w:cs="Garamond"/>
            <w:sz w:val="20"/>
            <w:szCs w:val="20"/>
          </w:rPr>
          <w:t xml:space="preserve">RHE-394 Directed </w:t>
        </w:r>
        <w:r w:rsidR="00D22783">
          <w:rPr>
            <w:rFonts w:eastAsia="Garamond" w:cs="Garamond"/>
            <w:sz w:val="20"/>
            <w:szCs w:val="20"/>
          </w:rPr>
          <w:t>Learning</w:t>
        </w:r>
        <w:r w:rsidRPr="00BD3C4A">
          <w:rPr>
            <w:rFonts w:eastAsia="Garamond" w:cs="Garamond"/>
            <w:sz w:val="20"/>
            <w:szCs w:val="20"/>
          </w:rPr>
          <w:t xml:space="preserve"> in Writing and Rhetoric</w:t>
        </w:r>
      </w:ins>
    </w:p>
    <w:p w14:paraId="300D54EF" w14:textId="77777777" w:rsidR="00BD3C4A" w:rsidRPr="00BD3C4A" w:rsidRDefault="00BD3C4A" w:rsidP="00BD3C4A">
      <w:pPr>
        <w:widowControl w:val="0"/>
        <w:spacing w:after="0" w:line="246" w:lineRule="auto"/>
        <w:ind w:left="180" w:hanging="180"/>
        <w:rPr>
          <w:ins w:id="2339" w:author="Summer 2023 updates" w:date="2024-07-31T13:42:00Z"/>
          <w:rFonts w:eastAsia="Garamond" w:cs="Garamond"/>
          <w:sz w:val="20"/>
          <w:szCs w:val="20"/>
        </w:rPr>
      </w:pPr>
      <w:ins w:id="2340" w:author="Summer 2023 updates" w:date="2024-07-31T13:42:00Z">
        <w:r w:rsidRPr="00BD3C4A">
          <w:rPr>
            <w:rFonts w:eastAsia="Garamond" w:cs="Garamond"/>
            <w:sz w:val="20"/>
            <w:szCs w:val="20"/>
          </w:rPr>
          <w:t>RHE-425 Topics in Writing and Rhetorical Studies</w:t>
        </w:r>
      </w:ins>
    </w:p>
    <w:p w14:paraId="2ADA5B01" w14:textId="77777777" w:rsidR="00F843F5" w:rsidRPr="00F843F5" w:rsidRDefault="00F843F5" w:rsidP="00F843F5">
      <w:pPr>
        <w:spacing w:after="0"/>
        <w:rPr>
          <w:ins w:id="2341" w:author="Summer 2023 updates" w:date="2024-07-31T13:42:00Z"/>
          <w:rFonts w:eastAsiaTheme="majorEastAsia" w:cstheme="majorBidi"/>
          <w:b/>
          <w:iCs/>
          <w:smallCaps/>
          <w:color w:val="000000" w:themeColor="text1"/>
        </w:rPr>
      </w:pPr>
      <w:ins w:id="2342" w:author="Summer 2023 updates" w:date="2024-07-31T13:42:00Z">
        <w:r w:rsidRPr="00F843F5">
          <w:rPr>
            <w:rFonts w:eastAsiaTheme="majorEastAsia" w:cstheme="majorBidi"/>
            <w:b/>
            <w:iCs/>
            <w:smallCaps/>
            <w:color w:val="000000" w:themeColor="text1"/>
          </w:rPr>
          <w:t>Writing Across the Curriculum: Course Listing (continued)</w:t>
        </w:r>
      </w:ins>
    </w:p>
    <w:p w14:paraId="0A801232" w14:textId="77777777" w:rsidR="00BD3C4A" w:rsidRPr="00BD3C4A" w:rsidRDefault="00BD3C4A" w:rsidP="00BD3C4A">
      <w:pPr>
        <w:widowControl w:val="0"/>
        <w:spacing w:after="0" w:line="246" w:lineRule="auto"/>
        <w:ind w:left="180" w:hanging="180"/>
        <w:rPr>
          <w:ins w:id="2343" w:author="Summer 2023 updates" w:date="2024-07-31T13:42:00Z"/>
          <w:rFonts w:eastAsia="Garamond" w:cs="Garamond"/>
          <w:sz w:val="20"/>
          <w:szCs w:val="20"/>
        </w:rPr>
      </w:pPr>
      <w:ins w:id="2344" w:author="Summer 2023 updates" w:date="2024-07-31T13:42:00Z">
        <w:r w:rsidRPr="00BD3C4A">
          <w:rPr>
            <w:rFonts w:eastAsia="Garamond" w:cs="Garamond"/>
            <w:sz w:val="20"/>
            <w:szCs w:val="20"/>
          </w:rPr>
          <w:t>RHE-415 Advanced Writing Workshop</w:t>
        </w:r>
      </w:ins>
    </w:p>
    <w:p w14:paraId="6E46B292" w14:textId="77777777" w:rsidR="00BD3C4A" w:rsidRPr="00BD3C4A" w:rsidRDefault="00BD3C4A" w:rsidP="00BD3C4A">
      <w:pPr>
        <w:widowControl w:val="0"/>
        <w:spacing w:after="0" w:line="246" w:lineRule="auto"/>
        <w:ind w:left="180" w:hanging="180"/>
        <w:rPr>
          <w:ins w:id="2345" w:author="Summer 2023 updates" w:date="2024-07-31T13:42:00Z"/>
          <w:rFonts w:eastAsia="Garamond" w:cs="Garamond"/>
          <w:sz w:val="20"/>
          <w:szCs w:val="20"/>
        </w:rPr>
      </w:pPr>
      <w:ins w:id="2346" w:author="Summer 2023 updates" w:date="2024-07-31T13:42:00Z">
        <w:r w:rsidRPr="00BD3C4A">
          <w:rPr>
            <w:rFonts w:eastAsia="Garamond" w:cs="Garamond"/>
            <w:sz w:val="20"/>
            <w:szCs w:val="20"/>
          </w:rPr>
          <w:t>RHE-444 Independent Study</w:t>
        </w:r>
      </w:ins>
    </w:p>
    <w:p w14:paraId="72407BD9" w14:textId="77777777" w:rsidR="00BD3C4A" w:rsidRPr="00BD3C4A" w:rsidRDefault="00BD3C4A" w:rsidP="00BD3C4A">
      <w:pPr>
        <w:widowControl w:val="0"/>
        <w:spacing w:after="0" w:line="246" w:lineRule="auto"/>
        <w:ind w:left="180" w:hanging="180"/>
        <w:rPr>
          <w:ins w:id="2347" w:author="Summer 2023 updates" w:date="2024-07-31T13:42:00Z"/>
          <w:rFonts w:eastAsia="Garamond" w:cs="Garamond"/>
          <w:sz w:val="20"/>
          <w:szCs w:val="20"/>
        </w:rPr>
      </w:pPr>
      <w:ins w:id="2348" w:author="Summer 2023 updates" w:date="2024-07-31T13:42:00Z">
        <w:r w:rsidRPr="00BD3C4A">
          <w:rPr>
            <w:rFonts w:eastAsia="Garamond" w:cs="Garamond"/>
            <w:sz w:val="20"/>
            <w:szCs w:val="20"/>
          </w:rPr>
          <w:t>SOC-235 Methods of Sociological Research</w:t>
        </w:r>
      </w:ins>
    </w:p>
    <w:p w14:paraId="2EDC22BA" w14:textId="77777777" w:rsidR="00BD3C4A" w:rsidRPr="00BD3C4A" w:rsidRDefault="00BD3C4A" w:rsidP="00BD3C4A">
      <w:pPr>
        <w:widowControl w:val="0"/>
        <w:spacing w:after="0" w:line="246" w:lineRule="auto"/>
        <w:ind w:left="180" w:hanging="180"/>
        <w:rPr>
          <w:ins w:id="2349" w:author="Summer 2023 updates" w:date="2024-07-31T13:42:00Z"/>
          <w:rFonts w:eastAsia="Garamond" w:cs="Garamond"/>
          <w:sz w:val="20"/>
          <w:szCs w:val="20"/>
        </w:rPr>
      </w:pPr>
      <w:ins w:id="2350" w:author="Summer 2023 updates" w:date="2024-07-31T13:42:00Z">
        <w:r w:rsidRPr="00BD3C4A">
          <w:rPr>
            <w:rFonts w:eastAsia="Garamond" w:cs="Garamond"/>
            <w:sz w:val="20"/>
            <w:szCs w:val="20"/>
          </w:rPr>
          <w:t>SOC-450 Sociological Theory</w:t>
        </w:r>
      </w:ins>
    </w:p>
    <w:p w14:paraId="4E2D0CD1" w14:textId="77777777" w:rsidR="00BD3C4A" w:rsidRPr="00BD3C4A" w:rsidRDefault="00BD3C4A" w:rsidP="00BD3C4A">
      <w:pPr>
        <w:widowControl w:val="0"/>
        <w:spacing w:after="0" w:line="246" w:lineRule="auto"/>
        <w:ind w:left="180" w:hanging="180"/>
        <w:rPr>
          <w:ins w:id="2351" w:author="Summer 2023 updates" w:date="2024-07-31T13:42:00Z"/>
          <w:rFonts w:eastAsia="Garamond" w:cs="Garamond"/>
          <w:sz w:val="20"/>
          <w:szCs w:val="20"/>
        </w:rPr>
      </w:pPr>
      <w:ins w:id="2352" w:author="Summer 2023 updates" w:date="2024-07-31T13:42:00Z">
        <w:r w:rsidRPr="00BD3C4A">
          <w:rPr>
            <w:rFonts w:eastAsia="Garamond" w:cs="Garamond"/>
            <w:sz w:val="20"/>
            <w:szCs w:val="20"/>
          </w:rPr>
          <w:t>SOC-464 Capstone Seminar in Sociology</w:t>
        </w:r>
      </w:ins>
    </w:p>
    <w:p w14:paraId="31518033" w14:textId="3BC6127F" w:rsidR="00BD3C4A" w:rsidRPr="00BD3C4A" w:rsidRDefault="00BD3C4A" w:rsidP="00BD3C4A">
      <w:pPr>
        <w:widowControl w:val="0"/>
        <w:spacing w:after="0" w:line="246" w:lineRule="auto"/>
        <w:ind w:left="180" w:hanging="180"/>
        <w:rPr>
          <w:ins w:id="2353" w:author="Summer 2023 updates" w:date="2024-07-31T13:42:00Z"/>
          <w:rFonts w:eastAsia="Garamond" w:cs="Garamond"/>
          <w:sz w:val="20"/>
          <w:szCs w:val="20"/>
        </w:rPr>
      </w:pPr>
      <w:ins w:id="2354" w:author="Summer 2023 updates" w:date="2024-07-31T13:42:00Z">
        <w:r w:rsidRPr="00BD3C4A">
          <w:rPr>
            <w:rFonts w:eastAsia="Garamond" w:cs="Garamond"/>
            <w:sz w:val="20"/>
            <w:szCs w:val="20"/>
          </w:rPr>
          <w:t>SPA-315 Spanish Comp</w:t>
        </w:r>
        <w:r w:rsidR="004D4EF9">
          <w:rPr>
            <w:rFonts w:eastAsia="Garamond" w:cs="Garamond"/>
            <w:sz w:val="20"/>
            <w:szCs w:val="20"/>
          </w:rPr>
          <w:t>osition</w:t>
        </w:r>
        <w:r w:rsidRPr="00BD3C4A">
          <w:rPr>
            <w:rFonts w:eastAsia="Garamond" w:cs="Garamond"/>
            <w:sz w:val="20"/>
            <w:szCs w:val="20"/>
          </w:rPr>
          <w:t xml:space="preserve"> and Conversation</w:t>
        </w:r>
      </w:ins>
    </w:p>
    <w:p w14:paraId="1EAFE8F0" w14:textId="77777777" w:rsidR="00BD3C4A" w:rsidRPr="00BD3C4A" w:rsidRDefault="00BD3C4A" w:rsidP="00BD3C4A">
      <w:pPr>
        <w:widowControl w:val="0"/>
        <w:spacing w:after="0" w:line="246" w:lineRule="auto"/>
        <w:ind w:left="180" w:hanging="180"/>
        <w:rPr>
          <w:ins w:id="2355" w:author="Summer 2023 updates" w:date="2024-07-31T13:42:00Z"/>
          <w:rFonts w:eastAsia="Garamond" w:cs="Garamond"/>
          <w:sz w:val="20"/>
          <w:szCs w:val="20"/>
        </w:rPr>
      </w:pPr>
      <w:ins w:id="2356" w:author="Summer 2023 updates" w:date="2024-07-31T13:42:00Z">
        <w:r w:rsidRPr="00BD3C4A">
          <w:rPr>
            <w:rFonts w:eastAsia="Garamond" w:cs="Garamond"/>
            <w:sz w:val="20"/>
            <w:szCs w:val="20"/>
          </w:rPr>
          <w:t>SPA-325 Spanish Language and Literature</w:t>
        </w:r>
      </w:ins>
    </w:p>
    <w:p w14:paraId="5D8812CE" w14:textId="77777777" w:rsidR="00BD3C4A" w:rsidRPr="00BD3C4A" w:rsidRDefault="00BD3C4A" w:rsidP="00BD3C4A">
      <w:pPr>
        <w:widowControl w:val="0"/>
        <w:spacing w:after="0" w:line="246" w:lineRule="auto"/>
        <w:ind w:left="180" w:hanging="180"/>
        <w:rPr>
          <w:ins w:id="2357" w:author="Summer 2023 updates" w:date="2024-07-31T13:42:00Z"/>
          <w:rFonts w:eastAsia="Garamond" w:cs="Garamond"/>
          <w:sz w:val="20"/>
          <w:szCs w:val="20"/>
        </w:rPr>
      </w:pPr>
      <w:ins w:id="2358" w:author="Summer 2023 updates" w:date="2024-07-31T13:42:00Z">
        <w:r w:rsidRPr="00BD3C4A">
          <w:rPr>
            <w:rFonts w:eastAsia="Garamond" w:cs="Garamond"/>
            <w:sz w:val="20"/>
            <w:szCs w:val="20"/>
          </w:rPr>
          <w:t>SPA-345 Introduction to Hispanic Literature</w:t>
        </w:r>
      </w:ins>
    </w:p>
    <w:p w14:paraId="48465DF3" w14:textId="202F5EC1" w:rsidR="00BD3C4A" w:rsidRPr="00BD3C4A" w:rsidRDefault="00BD3C4A" w:rsidP="00BD3C4A">
      <w:pPr>
        <w:widowControl w:val="0"/>
        <w:spacing w:after="0" w:line="246" w:lineRule="auto"/>
        <w:ind w:left="180" w:hanging="180"/>
        <w:rPr>
          <w:ins w:id="2359" w:author="Summer 2023 updates" w:date="2024-07-31T13:42:00Z"/>
          <w:rFonts w:eastAsia="Garamond" w:cs="Garamond"/>
          <w:sz w:val="20"/>
          <w:szCs w:val="20"/>
        </w:rPr>
      </w:pPr>
      <w:ins w:id="2360" w:author="Summer 2023 updates" w:date="2024-07-31T13:42:00Z">
        <w:r w:rsidRPr="00BD3C4A">
          <w:rPr>
            <w:rFonts w:eastAsia="Garamond" w:cs="Garamond"/>
            <w:sz w:val="20"/>
            <w:szCs w:val="20"/>
          </w:rPr>
          <w:t xml:space="preserve">SPA-394 Directed </w:t>
        </w:r>
        <w:r w:rsidR="009C11EC">
          <w:rPr>
            <w:rFonts w:eastAsia="Garamond" w:cs="Garamond"/>
            <w:sz w:val="20"/>
            <w:szCs w:val="20"/>
          </w:rPr>
          <w:t>Learning</w:t>
        </w:r>
      </w:ins>
    </w:p>
    <w:p w14:paraId="4E8F0972" w14:textId="77777777" w:rsidR="00BD3C4A" w:rsidRPr="00BD3C4A" w:rsidRDefault="00BD3C4A" w:rsidP="00BD3C4A">
      <w:pPr>
        <w:widowControl w:val="0"/>
        <w:spacing w:after="0" w:line="246" w:lineRule="auto"/>
        <w:ind w:left="180" w:hanging="180"/>
        <w:rPr>
          <w:ins w:id="2361" w:author="Summer 2023 updates" w:date="2024-07-31T13:42:00Z"/>
          <w:rFonts w:eastAsia="Garamond" w:cs="Garamond"/>
          <w:sz w:val="20"/>
          <w:szCs w:val="20"/>
        </w:rPr>
      </w:pPr>
      <w:ins w:id="2362" w:author="Summer 2023 updates" w:date="2024-07-31T13:42:00Z">
        <w:r w:rsidRPr="00BD3C4A">
          <w:rPr>
            <w:rFonts w:eastAsia="Garamond" w:cs="Garamond"/>
            <w:sz w:val="20"/>
            <w:szCs w:val="20"/>
          </w:rPr>
          <w:t>SPA-412 Ecologies: Latin American Environmental Literature and Cultural Works</w:t>
        </w:r>
      </w:ins>
    </w:p>
    <w:p w14:paraId="606A2FE8" w14:textId="77777777" w:rsidR="00BD3C4A" w:rsidRPr="00BD3C4A" w:rsidRDefault="00BD3C4A" w:rsidP="00BD3C4A">
      <w:pPr>
        <w:widowControl w:val="0"/>
        <w:spacing w:after="0" w:line="246" w:lineRule="auto"/>
        <w:ind w:left="180" w:hanging="180"/>
        <w:rPr>
          <w:ins w:id="2363" w:author="Summer 2023 updates" w:date="2024-07-31T13:42:00Z"/>
          <w:rFonts w:eastAsia="Garamond" w:cs="Garamond"/>
          <w:sz w:val="20"/>
          <w:szCs w:val="20"/>
        </w:rPr>
      </w:pPr>
      <w:ins w:id="2364" w:author="Summer 2023 updates" w:date="2024-07-31T13:42:00Z">
        <w:r w:rsidRPr="00BD3C4A">
          <w:rPr>
            <w:rFonts w:eastAsia="Garamond" w:cs="Garamond"/>
            <w:sz w:val="20"/>
            <w:szCs w:val="20"/>
          </w:rPr>
          <w:t>SPA-418 Gender and Sexuality in the Hispanic World</w:t>
        </w:r>
      </w:ins>
    </w:p>
    <w:p w14:paraId="64BCBAC9" w14:textId="77777777" w:rsidR="00BD3C4A" w:rsidRPr="00BD3C4A" w:rsidRDefault="00BD3C4A" w:rsidP="00BD3C4A">
      <w:pPr>
        <w:widowControl w:val="0"/>
        <w:spacing w:after="0" w:line="246" w:lineRule="auto"/>
        <w:ind w:left="180" w:hanging="180"/>
        <w:rPr>
          <w:ins w:id="2365" w:author="Summer 2023 updates" w:date="2024-07-31T13:42:00Z"/>
          <w:rFonts w:eastAsia="Garamond" w:cs="Garamond"/>
          <w:sz w:val="20"/>
          <w:szCs w:val="20"/>
        </w:rPr>
      </w:pPr>
      <w:ins w:id="2366" w:author="Summer 2023 updates" w:date="2024-07-31T13:42:00Z">
        <w:r w:rsidRPr="00BD3C4A">
          <w:rPr>
            <w:rFonts w:eastAsia="Garamond" w:cs="Garamond"/>
            <w:sz w:val="20"/>
            <w:szCs w:val="20"/>
          </w:rPr>
          <w:t>SPA-421 Nation, History and Literature</w:t>
        </w:r>
      </w:ins>
    </w:p>
    <w:p w14:paraId="37569340" w14:textId="77777777" w:rsidR="00BD3C4A" w:rsidRPr="00BD3C4A" w:rsidRDefault="00BD3C4A" w:rsidP="00BD3C4A">
      <w:pPr>
        <w:widowControl w:val="0"/>
        <w:spacing w:after="0" w:line="246" w:lineRule="auto"/>
        <w:ind w:left="180" w:hanging="180"/>
        <w:rPr>
          <w:ins w:id="2367" w:author="Summer 2023 updates" w:date="2024-07-31T13:42:00Z"/>
          <w:rFonts w:eastAsia="Garamond" w:cs="Garamond"/>
          <w:sz w:val="20"/>
          <w:szCs w:val="20"/>
        </w:rPr>
      </w:pPr>
      <w:ins w:id="2368" w:author="Summer 2023 updates" w:date="2024-07-31T13:42:00Z">
        <w:r w:rsidRPr="00BD3C4A">
          <w:rPr>
            <w:rFonts w:eastAsia="Garamond" w:cs="Garamond"/>
            <w:sz w:val="20"/>
            <w:szCs w:val="20"/>
          </w:rPr>
          <w:t>SPA-428 Indigeneity, Blackness, and Ethnic Literatures in the Hispanic World</w:t>
        </w:r>
      </w:ins>
    </w:p>
    <w:p w14:paraId="0F5BDD1D" w14:textId="77777777" w:rsidR="00BD3C4A" w:rsidRPr="00BD3C4A" w:rsidRDefault="00BD3C4A" w:rsidP="00BD3C4A">
      <w:pPr>
        <w:widowControl w:val="0"/>
        <w:spacing w:after="0" w:line="246" w:lineRule="auto"/>
        <w:ind w:left="180" w:hanging="180"/>
        <w:rPr>
          <w:ins w:id="2369" w:author="Summer 2023 updates" w:date="2024-07-31T13:42:00Z"/>
          <w:rFonts w:eastAsia="Garamond" w:cs="Garamond"/>
          <w:sz w:val="20"/>
          <w:szCs w:val="20"/>
        </w:rPr>
      </w:pPr>
      <w:ins w:id="2370" w:author="Summer 2023 updates" w:date="2024-07-31T13:42:00Z">
        <w:r w:rsidRPr="00BD3C4A">
          <w:rPr>
            <w:rFonts w:eastAsia="Garamond" w:cs="Garamond"/>
            <w:sz w:val="20"/>
            <w:szCs w:val="20"/>
          </w:rPr>
          <w:t>SPA-431 Hispanic Graphic Novel: Theory and Practice</w:t>
        </w:r>
      </w:ins>
    </w:p>
    <w:p w14:paraId="523E535D" w14:textId="77777777" w:rsidR="00BD3C4A" w:rsidRPr="00BD3C4A" w:rsidRDefault="00BD3C4A" w:rsidP="00BD3C4A">
      <w:pPr>
        <w:widowControl w:val="0"/>
        <w:spacing w:after="0" w:line="246" w:lineRule="auto"/>
        <w:ind w:left="180" w:hanging="180"/>
        <w:rPr>
          <w:ins w:id="2371" w:author="Summer 2023 updates" w:date="2024-07-31T13:42:00Z"/>
          <w:rFonts w:eastAsia="Garamond" w:cs="Garamond"/>
          <w:sz w:val="20"/>
          <w:szCs w:val="20"/>
        </w:rPr>
      </w:pPr>
      <w:ins w:id="2372" w:author="Summer 2023 updates" w:date="2024-07-31T13:42:00Z">
        <w:r w:rsidRPr="00BD3C4A">
          <w:rPr>
            <w:rFonts w:eastAsia="Garamond" w:cs="Garamond"/>
            <w:sz w:val="20"/>
            <w:szCs w:val="20"/>
          </w:rPr>
          <w:t>SPA-432 Representations of Violence in Hispanic Cultural Productions</w:t>
        </w:r>
      </w:ins>
    </w:p>
    <w:p w14:paraId="3C10E89B" w14:textId="77777777" w:rsidR="00BD3C4A" w:rsidRPr="00BD3C4A" w:rsidRDefault="00BD3C4A" w:rsidP="00BD3C4A">
      <w:pPr>
        <w:widowControl w:val="0"/>
        <w:spacing w:after="0" w:line="246" w:lineRule="auto"/>
        <w:ind w:left="180" w:hanging="180"/>
        <w:rPr>
          <w:ins w:id="2373" w:author="Summer 2023 updates" w:date="2024-07-31T13:42:00Z"/>
          <w:rFonts w:eastAsia="Garamond" w:cs="Garamond"/>
          <w:sz w:val="20"/>
          <w:szCs w:val="20"/>
        </w:rPr>
      </w:pPr>
      <w:ins w:id="2374" w:author="Summer 2023 updates" w:date="2024-07-31T13:42:00Z">
        <w:r w:rsidRPr="00BD3C4A">
          <w:rPr>
            <w:rFonts w:eastAsia="Garamond" w:cs="Garamond"/>
            <w:sz w:val="20"/>
            <w:szCs w:val="20"/>
          </w:rPr>
          <w:t>SPA-442 Pop Culture, Media, and Cultural Studies</w:t>
        </w:r>
      </w:ins>
    </w:p>
    <w:p w14:paraId="38418DCA" w14:textId="77777777" w:rsidR="005D2435" w:rsidRDefault="005D2435" w:rsidP="00BD3C4A">
      <w:pPr>
        <w:widowControl w:val="0"/>
        <w:spacing w:after="0" w:line="246" w:lineRule="auto"/>
        <w:ind w:left="180" w:hanging="180"/>
        <w:rPr>
          <w:ins w:id="2375" w:author="Summer 2023 updates" w:date="2024-07-31T13:42:00Z"/>
          <w:rFonts w:eastAsia="Garamond" w:cs="Garamond"/>
          <w:sz w:val="20"/>
          <w:szCs w:val="20"/>
        </w:rPr>
      </w:pPr>
    </w:p>
    <w:p w14:paraId="46FC3B8F" w14:textId="77777777" w:rsidR="005D2435" w:rsidRDefault="005D2435" w:rsidP="00BD3C4A">
      <w:pPr>
        <w:widowControl w:val="0"/>
        <w:spacing w:after="0" w:line="246" w:lineRule="auto"/>
        <w:ind w:left="180" w:hanging="180"/>
        <w:rPr>
          <w:ins w:id="2376" w:author="Summer 2023 updates" w:date="2024-07-31T13:42:00Z"/>
          <w:rFonts w:eastAsia="Garamond" w:cs="Garamond"/>
          <w:sz w:val="20"/>
          <w:szCs w:val="20"/>
        </w:rPr>
      </w:pPr>
    </w:p>
    <w:p w14:paraId="21875349" w14:textId="77777777" w:rsidR="005D2435" w:rsidRDefault="005D2435" w:rsidP="00BD3C4A">
      <w:pPr>
        <w:widowControl w:val="0"/>
        <w:spacing w:after="0" w:line="246" w:lineRule="auto"/>
        <w:ind w:left="180" w:hanging="180"/>
        <w:rPr>
          <w:ins w:id="2377" w:author="Summer 2023 updates" w:date="2024-07-31T13:42:00Z"/>
          <w:rFonts w:eastAsia="Garamond" w:cs="Garamond"/>
          <w:sz w:val="20"/>
          <w:szCs w:val="20"/>
        </w:rPr>
      </w:pPr>
    </w:p>
    <w:p w14:paraId="0CE500E3" w14:textId="77777777" w:rsidR="005D2435" w:rsidRDefault="005D2435" w:rsidP="00BD3C4A">
      <w:pPr>
        <w:widowControl w:val="0"/>
        <w:spacing w:after="0" w:line="246" w:lineRule="auto"/>
        <w:ind w:left="180" w:hanging="180"/>
        <w:rPr>
          <w:moveTo w:id="2378" w:author="Summer 2023 updates" w:date="2024-07-31T13:42:00Z"/>
          <w:sz w:val="20"/>
          <w:rPrChange w:id="2379" w:author="Summer 2023 updates" w:date="2024-07-31T13:42:00Z">
            <w:rPr>
              <w:moveTo w:id="2380" w:author="Summer 2023 updates" w:date="2024-07-31T13:42:00Z"/>
              <w:color w:val="000000" w:themeColor="text1"/>
            </w:rPr>
          </w:rPrChange>
        </w:rPr>
        <w:pPrChange w:id="2381" w:author="Summer 2023 updates" w:date="2024-07-31T13:42:00Z">
          <w:pPr>
            <w:tabs>
              <w:tab w:val="left" w:pos="2160"/>
            </w:tabs>
            <w:spacing w:after="0"/>
            <w:ind w:left="720" w:hanging="360"/>
          </w:pPr>
        </w:pPrChange>
      </w:pPr>
      <w:moveToRangeStart w:id="2382" w:author="Summer 2023 updates" w:date="2024-07-31T13:42:00Z" w:name="move173325769"/>
    </w:p>
    <w:p w14:paraId="6FB869A2" w14:textId="778D9048" w:rsidR="00BD3C4A" w:rsidRPr="00BD3C4A" w:rsidRDefault="00BD3C4A" w:rsidP="00BD3C4A">
      <w:pPr>
        <w:widowControl w:val="0"/>
        <w:spacing w:after="0" w:line="246" w:lineRule="auto"/>
        <w:ind w:left="180" w:hanging="180"/>
        <w:rPr>
          <w:ins w:id="2383" w:author="Summer 2023 updates" w:date="2024-07-31T13:42:00Z"/>
          <w:rFonts w:eastAsia="Garamond" w:cs="Garamond"/>
          <w:sz w:val="20"/>
          <w:szCs w:val="20"/>
        </w:rPr>
      </w:pPr>
      <w:moveTo w:id="2384" w:author="Summer 2023 updates" w:date="2024-07-31T13:42:00Z">
        <w:r w:rsidRPr="00BD3C4A">
          <w:rPr>
            <w:sz w:val="20"/>
            <w:rPrChange w:id="2385" w:author="Summer 2023 updates" w:date="2024-07-31T13:42:00Z">
              <w:rPr>
                <w:color w:val="000000" w:themeColor="text1"/>
              </w:rPr>
            </w:rPrChange>
          </w:rPr>
          <w:t>SPA-</w:t>
        </w:r>
      </w:moveTo>
      <w:moveToRangeEnd w:id="2382"/>
      <w:ins w:id="2386" w:author="Summer 2023 updates" w:date="2024-07-31T13:42:00Z">
        <w:r w:rsidRPr="00BD3C4A">
          <w:rPr>
            <w:rFonts w:eastAsia="Garamond" w:cs="Garamond"/>
            <w:sz w:val="20"/>
            <w:szCs w:val="20"/>
          </w:rPr>
          <w:t>443 Cinema and the Politics of Representation</w:t>
        </w:r>
      </w:ins>
    </w:p>
    <w:p w14:paraId="10B95833" w14:textId="77777777" w:rsidR="00BD3C4A" w:rsidRPr="00BD3C4A" w:rsidRDefault="00BD3C4A" w:rsidP="00BD3C4A">
      <w:pPr>
        <w:widowControl w:val="0"/>
        <w:spacing w:after="0" w:line="246" w:lineRule="auto"/>
        <w:ind w:left="180" w:hanging="180"/>
        <w:rPr>
          <w:ins w:id="2387" w:author="Summer 2023 updates" w:date="2024-07-31T13:42:00Z"/>
          <w:rFonts w:eastAsia="Garamond" w:cs="Garamond"/>
          <w:sz w:val="20"/>
          <w:szCs w:val="20"/>
        </w:rPr>
      </w:pPr>
      <w:moveToRangeStart w:id="2388" w:author="Summer 2023 updates" w:date="2024-07-31T13:42:00Z" w:name="move173325770"/>
      <w:moveTo w:id="2389" w:author="Summer 2023 updates" w:date="2024-07-31T13:42:00Z">
        <w:r w:rsidRPr="00BD3C4A">
          <w:rPr>
            <w:sz w:val="20"/>
            <w:rPrChange w:id="2390" w:author="Summer 2023 updates" w:date="2024-07-31T13:42:00Z">
              <w:rPr>
                <w:color w:val="000000" w:themeColor="text1"/>
              </w:rPr>
            </w:rPrChange>
          </w:rPr>
          <w:t>SPA-444 Independent Study</w:t>
        </w:r>
      </w:moveTo>
      <w:moveToRangeEnd w:id="2388"/>
    </w:p>
    <w:p w14:paraId="3179692E" w14:textId="77777777" w:rsidR="00BD3C4A" w:rsidRPr="00BD3C4A" w:rsidRDefault="00BD3C4A" w:rsidP="00BD3C4A">
      <w:pPr>
        <w:widowControl w:val="0"/>
        <w:spacing w:after="0" w:line="246" w:lineRule="auto"/>
        <w:ind w:left="180" w:hanging="180"/>
        <w:rPr>
          <w:ins w:id="2391" w:author="Summer 2023 updates" w:date="2024-07-31T13:42:00Z"/>
          <w:rFonts w:eastAsia="Garamond" w:cs="Garamond"/>
          <w:sz w:val="20"/>
          <w:szCs w:val="20"/>
        </w:rPr>
      </w:pPr>
      <w:ins w:id="2392" w:author="Summer 2023 updates" w:date="2024-07-31T13:42:00Z">
        <w:r w:rsidRPr="00BD3C4A">
          <w:rPr>
            <w:rFonts w:eastAsia="Garamond" w:cs="Garamond"/>
            <w:sz w:val="20"/>
            <w:szCs w:val="20"/>
          </w:rPr>
          <w:t>SPA-446 Latin American and Spanish Short Stories</w:t>
        </w:r>
      </w:ins>
    </w:p>
    <w:p w14:paraId="19C4DC96" w14:textId="77777777" w:rsidR="00BD3C4A" w:rsidRPr="00BD3C4A" w:rsidRDefault="00BD3C4A" w:rsidP="00BD3C4A">
      <w:pPr>
        <w:widowControl w:val="0"/>
        <w:spacing w:after="0" w:line="246" w:lineRule="auto"/>
        <w:ind w:left="180" w:hanging="180"/>
        <w:rPr>
          <w:ins w:id="2393" w:author="Summer 2023 updates" w:date="2024-07-31T13:42:00Z"/>
          <w:rFonts w:eastAsia="Garamond" w:cs="Garamond"/>
          <w:sz w:val="20"/>
          <w:szCs w:val="20"/>
        </w:rPr>
      </w:pPr>
      <w:ins w:id="2394" w:author="Summer 2023 updates" w:date="2024-07-31T13:42:00Z">
        <w:r w:rsidRPr="00BD3C4A">
          <w:rPr>
            <w:rFonts w:eastAsia="Garamond" w:cs="Garamond"/>
            <w:sz w:val="20"/>
            <w:szCs w:val="20"/>
          </w:rPr>
          <w:t>SPA-451 Hispanic Cross-Over Literature: Theory and Practice</w:t>
        </w:r>
      </w:ins>
    </w:p>
    <w:p w14:paraId="304F15EC" w14:textId="77777777" w:rsidR="00BD3C4A" w:rsidRPr="00BD3C4A" w:rsidRDefault="00BD3C4A" w:rsidP="00BD3C4A">
      <w:pPr>
        <w:widowControl w:val="0"/>
        <w:spacing w:after="0" w:line="246" w:lineRule="auto"/>
        <w:ind w:left="180" w:hanging="180"/>
        <w:rPr>
          <w:ins w:id="2395" w:author="Summer 2023 updates" w:date="2024-07-31T13:42:00Z"/>
          <w:rFonts w:eastAsia="Garamond" w:cs="Garamond"/>
          <w:sz w:val="20"/>
          <w:szCs w:val="20"/>
        </w:rPr>
      </w:pPr>
      <w:ins w:id="2396" w:author="Summer 2023 updates" w:date="2024-07-31T13:42:00Z">
        <w:r w:rsidRPr="00BD3C4A">
          <w:rPr>
            <w:rFonts w:eastAsia="Garamond" w:cs="Garamond"/>
            <w:sz w:val="20"/>
            <w:szCs w:val="20"/>
          </w:rPr>
          <w:t>SPA-455 Hispanic Drama and Performance: Theory and Practice</w:t>
        </w:r>
      </w:ins>
    </w:p>
    <w:p w14:paraId="6508D7BF" w14:textId="77777777" w:rsidR="00BD3C4A" w:rsidRPr="00BD3C4A" w:rsidRDefault="00BD3C4A" w:rsidP="00BD3C4A">
      <w:pPr>
        <w:widowControl w:val="0"/>
        <w:spacing w:after="0" w:line="246" w:lineRule="auto"/>
        <w:ind w:left="180" w:hanging="180"/>
        <w:rPr>
          <w:ins w:id="2397" w:author="Summer 2023 updates" w:date="2024-07-31T13:42:00Z"/>
          <w:rFonts w:eastAsia="Garamond" w:cs="Garamond"/>
          <w:sz w:val="20"/>
          <w:szCs w:val="20"/>
        </w:rPr>
      </w:pPr>
      <w:ins w:id="2398" w:author="Summer 2023 updates" w:date="2024-07-31T13:42:00Z">
        <w:r w:rsidRPr="00BD3C4A">
          <w:rPr>
            <w:rFonts w:eastAsia="Garamond" w:cs="Garamond"/>
            <w:sz w:val="20"/>
            <w:szCs w:val="20"/>
          </w:rPr>
          <w:t>SPA-457 Latinx Literature</w:t>
        </w:r>
      </w:ins>
    </w:p>
    <w:p w14:paraId="1F49B280" w14:textId="77777777" w:rsidR="00BD3C4A" w:rsidRPr="00BD3C4A" w:rsidRDefault="00BD3C4A" w:rsidP="00BD3C4A">
      <w:pPr>
        <w:widowControl w:val="0"/>
        <w:spacing w:after="0" w:line="246" w:lineRule="auto"/>
        <w:ind w:left="180" w:hanging="180"/>
        <w:rPr>
          <w:ins w:id="2399" w:author="Summer 2023 updates" w:date="2024-07-31T13:42:00Z"/>
          <w:rFonts w:eastAsia="Garamond" w:cs="Garamond"/>
          <w:sz w:val="20"/>
          <w:szCs w:val="20"/>
        </w:rPr>
      </w:pPr>
      <w:ins w:id="2400" w:author="Summer 2023 updates" w:date="2024-07-31T13:42:00Z">
        <w:r w:rsidRPr="00BD3C4A">
          <w:rPr>
            <w:rFonts w:eastAsia="Garamond" w:cs="Garamond"/>
            <w:sz w:val="20"/>
            <w:szCs w:val="20"/>
          </w:rPr>
          <w:t>SPA-458 Travel Writing and Transatlantic Literature</w:t>
        </w:r>
      </w:ins>
    </w:p>
    <w:p w14:paraId="6951927E" w14:textId="30D7A0DF" w:rsidR="00BD3C4A" w:rsidRPr="00BD3C4A" w:rsidRDefault="001E5E6F" w:rsidP="00BD3C4A">
      <w:pPr>
        <w:widowControl w:val="0"/>
        <w:spacing w:after="0" w:line="246" w:lineRule="auto"/>
        <w:ind w:left="180" w:hanging="180"/>
        <w:rPr>
          <w:ins w:id="2401" w:author="Summer 2023 updates" w:date="2024-07-31T13:42:00Z"/>
          <w:rFonts w:eastAsia="Garamond" w:cs="Garamond"/>
          <w:sz w:val="20"/>
          <w:szCs w:val="20"/>
        </w:rPr>
      </w:pPr>
      <w:ins w:id="2402" w:author="Summer 2023 updates" w:date="2024-07-31T13:42:00Z">
        <w:r>
          <w:rPr>
            <w:rFonts w:eastAsia="Garamond" w:cs="Garamond"/>
            <w:sz w:val="20"/>
            <w:szCs w:val="20"/>
          </w:rPr>
          <w:t>SPA-475 Topics i</w:t>
        </w:r>
        <w:r w:rsidR="00BD3C4A" w:rsidRPr="00BD3C4A">
          <w:rPr>
            <w:rFonts w:eastAsia="Garamond" w:cs="Garamond"/>
            <w:sz w:val="20"/>
            <w:szCs w:val="20"/>
          </w:rPr>
          <w:t>n Hispanic Literature</w:t>
        </w:r>
      </w:ins>
    </w:p>
    <w:p w14:paraId="796DDC3D" w14:textId="77777777" w:rsidR="00BD3C4A" w:rsidRPr="00BD3C4A" w:rsidRDefault="00BD3C4A" w:rsidP="00BD3C4A">
      <w:pPr>
        <w:widowControl w:val="0"/>
        <w:spacing w:after="0" w:line="246" w:lineRule="auto"/>
        <w:ind w:left="180" w:hanging="180"/>
        <w:rPr>
          <w:ins w:id="2403" w:author="Summer 2023 updates" w:date="2024-07-31T13:42:00Z"/>
          <w:rFonts w:eastAsia="Garamond" w:cs="Garamond"/>
          <w:sz w:val="20"/>
          <w:szCs w:val="20"/>
        </w:rPr>
      </w:pPr>
      <w:ins w:id="2404" w:author="Summer 2023 updates" w:date="2024-07-31T13:42:00Z">
        <w:r w:rsidRPr="00BD3C4A">
          <w:rPr>
            <w:rFonts w:eastAsia="Garamond" w:cs="Garamond"/>
            <w:sz w:val="20"/>
            <w:szCs w:val="20"/>
          </w:rPr>
          <w:t>SPA-476 Topics in Hispanic Literature: Latin America</w:t>
        </w:r>
      </w:ins>
    </w:p>
    <w:p w14:paraId="06A702A8" w14:textId="47725AC3" w:rsidR="00BD3C4A" w:rsidRPr="00BD3C4A" w:rsidRDefault="001E5E6F" w:rsidP="00BD3C4A">
      <w:pPr>
        <w:widowControl w:val="0"/>
        <w:spacing w:after="0" w:line="246" w:lineRule="auto"/>
        <w:ind w:left="180" w:hanging="180"/>
        <w:rPr>
          <w:ins w:id="2405" w:author="Summer 2023 updates" w:date="2024-07-31T13:42:00Z"/>
          <w:rFonts w:eastAsia="Garamond" w:cs="Garamond"/>
          <w:sz w:val="20"/>
          <w:szCs w:val="20"/>
        </w:rPr>
      </w:pPr>
      <w:ins w:id="2406" w:author="Summer 2023 updates" w:date="2024-07-31T13:42:00Z">
        <w:r>
          <w:rPr>
            <w:rFonts w:eastAsia="Garamond" w:cs="Garamond"/>
            <w:sz w:val="20"/>
            <w:szCs w:val="20"/>
          </w:rPr>
          <w:t>SPA-485 Topics i</w:t>
        </w:r>
        <w:r w:rsidR="00BD3C4A" w:rsidRPr="00BD3C4A">
          <w:rPr>
            <w:rFonts w:eastAsia="Garamond" w:cs="Garamond"/>
            <w:sz w:val="20"/>
            <w:szCs w:val="20"/>
          </w:rPr>
          <w:t>n Hispanic Literature</w:t>
        </w:r>
      </w:ins>
    </w:p>
    <w:p w14:paraId="501D891F" w14:textId="77777777" w:rsidR="00BD3C4A" w:rsidRPr="00BD3C4A" w:rsidRDefault="00BD3C4A" w:rsidP="00BD3C4A">
      <w:pPr>
        <w:widowControl w:val="0"/>
        <w:spacing w:after="0" w:line="246" w:lineRule="auto"/>
        <w:ind w:left="180" w:hanging="180"/>
        <w:rPr>
          <w:ins w:id="2407" w:author="Summer 2023 updates" w:date="2024-07-31T13:42:00Z"/>
          <w:rFonts w:eastAsia="Garamond" w:cs="Garamond"/>
          <w:sz w:val="20"/>
          <w:szCs w:val="20"/>
        </w:rPr>
      </w:pPr>
      <w:ins w:id="2408" w:author="Summer 2023 updates" w:date="2024-07-31T13:42:00Z">
        <w:r w:rsidRPr="00BD3C4A">
          <w:rPr>
            <w:rFonts w:eastAsia="Garamond" w:cs="Garamond"/>
            <w:sz w:val="20"/>
            <w:szCs w:val="20"/>
          </w:rPr>
          <w:t>SPA-486 Topics in Hispanic Literature: Latin America</w:t>
        </w:r>
      </w:ins>
    </w:p>
    <w:p w14:paraId="18225CE8" w14:textId="77777777" w:rsidR="00BD3C4A" w:rsidRPr="00BD3C4A" w:rsidRDefault="00BD3C4A" w:rsidP="00BD3C4A">
      <w:pPr>
        <w:widowControl w:val="0"/>
        <w:spacing w:after="0" w:line="246" w:lineRule="auto"/>
        <w:ind w:left="180" w:hanging="180"/>
        <w:rPr>
          <w:ins w:id="2409" w:author="Summer 2023 updates" w:date="2024-07-31T13:42:00Z"/>
          <w:rFonts w:eastAsia="Garamond" w:cs="Garamond"/>
          <w:sz w:val="20"/>
          <w:szCs w:val="20"/>
        </w:rPr>
      </w:pPr>
      <w:ins w:id="2410" w:author="Summer 2023 updates" w:date="2024-07-31T13:42:00Z">
        <w:r w:rsidRPr="00BD3C4A">
          <w:rPr>
            <w:rFonts w:eastAsia="Garamond" w:cs="Garamond"/>
            <w:sz w:val="20"/>
            <w:szCs w:val="20"/>
          </w:rPr>
          <w:t>THE-228 Theatre History I</w:t>
        </w:r>
      </w:ins>
    </w:p>
    <w:p w14:paraId="7952E04F" w14:textId="77777777" w:rsidR="00BD3C4A" w:rsidRPr="00BD3C4A" w:rsidRDefault="00BD3C4A" w:rsidP="00BD3C4A">
      <w:pPr>
        <w:widowControl w:val="0"/>
        <w:spacing w:after="0" w:line="246" w:lineRule="auto"/>
        <w:ind w:left="180" w:hanging="180"/>
        <w:rPr>
          <w:ins w:id="2411" w:author="Summer 2023 updates" w:date="2024-07-31T13:42:00Z"/>
          <w:rFonts w:eastAsia="Garamond" w:cs="Garamond"/>
          <w:sz w:val="20"/>
          <w:szCs w:val="20"/>
        </w:rPr>
      </w:pPr>
      <w:ins w:id="2412" w:author="Summer 2023 updates" w:date="2024-07-31T13:42:00Z">
        <w:r w:rsidRPr="00BD3C4A">
          <w:rPr>
            <w:rFonts w:eastAsia="Garamond" w:cs="Garamond"/>
            <w:sz w:val="20"/>
            <w:szCs w:val="20"/>
          </w:rPr>
          <w:t>THE-238 Theatre History II</w:t>
        </w:r>
      </w:ins>
    </w:p>
    <w:p w14:paraId="7B742118" w14:textId="77777777" w:rsidR="00BD3C4A" w:rsidRPr="00BD3C4A" w:rsidRDefault="00BD3C4A" w:rsidP="00BD3C4A">
      <w:pPr>
        <w:widowControl w:val="0"/>
        <w:spacing w:after="0" w:line="246" w:lineRule="auto"/>
        <w:ind w:left="180" w:hanging="180"/>
        <w:rPr>
          <w:ins w:id="2413" w:author="Summer 2023 updates" w:date="2024-07-31T13:42:00Z"/>
          <w:rFonts w:eastAsia="Garamond" w:cs="Garamond"/>
          <w:sz w:val="20"/>
          <w:szCs w:val="20"/>
        </w:rPr>
      </w:pPr>
      <w:ins w:id="2414" w:author="Summer 2023 updates" w:date="2024-07-31T13:42:00Z">
        <w:r w:rsidRPr="00BD3C4A">
          <w:rPr>
            <w:rFonts w:eastAsia="Garamond" w:cs="Garamond"/>
            <w:sz w:val="20"/>
            <w:szCs w:val="20"/>
          </w:rPr>
          <w:t>THE-288 History of Dress</w:t>
        </w:r>
      </w:ins>
    </w:p>
    <w:p w14:paraId="3126933A" w14:textId="77777777" w:rsidR="00BD3C4A" w:rsidRPr="00BD3C4A" w:rsidRDefault="00BD3C4A" w:rsidP="00BD3C4A">
      <w:pPr>
        <w:widowControl w:val="0"/>
        <w:spacing w:after="0" w:line="246" w:lineRule="auto"/>
        <w:ind w:left="180" w:hanging="180"/>
        <w:rPr>
          <w:ins w:id="2415" w:author="Summer 2023 updates" w:date="2024-07-31T13:42:00Z"/>
          <w:rFonts w:eastAsia="Garamond" w:cs="Garamond"/>
          <w:sz w:val="20"/>
          <w:szCs w:val="20"/>
        </w:rPr>
      </w:pPr>
      <w:ins w:id="2416" w:author="Summer 2023 updates" w:date="2024-07-31T13:42:00Z">
        <w:r w:rsidRPr="00BD3C4A">
          <w:rPr>
            <w:rFonts w:eastAsia="Garamond" w:cs="Garamond"/>
            <w:sz w:val="20"/>
            <w:szCs w:val="20"/>
          </w:rPr>
          <w:t>THE-290 Directing I</w:t>
        </w:r>
      </w:ins>
    </w:p>
    <w:p w14:paraId="2FEAD523" w14:textId="77777777" w:rsidR="00BD3C4A" w:rsidRPr="00BD3C4A" w:rsidRDefault="00BD3C4A" w:rsidP="00BD3C4A">
      <w:pPr>
        <w:widowControl w:val="0"/>
        <w:spacing w:after="0" w:line="246" w:lineRule="auto"/>
        <w:ind w:left="180" w:hanging="180"/>
        <w:rPr>
          <w:ins w:id="2417" w:author="Summer 2023 updates" w:date="2024-07-31T13:42:00Z"/>
          <w:rFonts w:eastAsia="Garamond" w:cs="Garamond"/>
          <w:sz w:val="20"/>
          <w:szCs w:val="20"/>
        </w:rPr>
      </w:pPr>
      <w:ins w:id="2418" w:author="Summer 2023 updates" w:date="2024-07-31T13:42:00Z">
        <w:r w:rsidRPr="00BD3C4A">
          <w:rPr>
            <w:rFonts w:eastAsia="Garamond" w:cs="Garamond"/>
            <w:sz w:val="20"/>
            <w:szCs w:val="20"/>
          </w:rPr>
          <w:t>THE-390 Directing II</w:t>
        </w:r>
      </w:ins>
    </w:p>
    <w:p w14:paraId="5EFF7AFA" w14:textId="77777777" w:rsidR="00BD3C4A" w:rsidRPr="00BD3C4A" w:rsidRDefault="00BD3C4A" w:rsidP="00BD3C4A">
      <w:pPr>
        <w:widowControl w:val="0"/>
        <w:spacing w:after="0" w:line="246" w:lineRule="auto"/>
        <w:ind w:left="180" w:hanging="180"/>
        <w:rPr>
          <w:ins w:id="2419" w:author="Summer 2023 updates" w:date="2024-07-31T13:42:00Z"/>
          <w:rFonts w:eastAsia="Garamond" w:cs="Garamond"/>
          <w:sz w:val="20"/>
          <w:szCs w:val="20"/>
        </w:rPr>
      </w:pPr>
      <w:ins w:id="2420" w:author="Summer 2023 updates" w:date="2024-07-31T13:42:00Z">
        <w:r w:rsidRPr="00BD3C4A">
          <w:rPr>
            <w:rFonts w:eastAsia="Garamond" w:cs="Garamond"/>
            <w:sz w:val="20"/>
            <w:szCs w:val="20"/>
          </w:rPr>
          <w:t>THE-464 Senior Seminar</w:t>
        </w:r>
      </w:ins>
    </w:p>
    <w:p w14:paraId="0A1DABCE" w14:textId="77777777" w:rsidR="00BD3C4A" w:rsidRPr="00BD3C4A" w:rsidRDefault="00BD3C4A" w:rsidP="00BD3C4A">
      <w:pPr>
        <w:widowControl w:val="0"/>
        <w:spacing w:after="0" w:line="246" w:lineRule="auto"/>
        <w:ind w:left="180" w:hanging="180"/>
        <w:rPr>
          <w:ins w:id="2421" w:author="Summer 2023 updates" w:date="2024-07-31T13:42:00Z"/>
          <w:rFonts w:eastAsia="Garamond" w:cs="Garamond"/>
          <w:sz w:val="20"/>
          <w:szCs w:val="20"/>
        </w:rPr>
      </w:pPr>
      <w:ins w:id="2422" w:author="Summer 2023 updates" w:date="2024-07-31T13:42:00Z">
        <w:r w:rsidRPr="00BD3C4A">
          <w:rPr>
            <w:rFonts w:eastAsia="Garamond" w:cs="Garamond"/>
            <w:sz w:val="20"/>
            <w:szCs w:val="20"/>
          </w:rPr>
          <w:t>THE-494 Internship in Theatre Arts</w:t>
        </w:r>
      </w:ins>
    </w:p>
    <w:p w14:paraId="0FE01A10" w14:textId="77777777" w:rsidR="00BD3C4A" w:rsidRDefault="00BD3C4A" w:rsidP="00841F34">
      <w:pPr>
        <w:spacing w:after="200"/>
        <w:rPr>
          <w:ins w:id="2423" w:author="Summer 2023 updates" w:date="2024-07-31T13:42:00Z"/>
          <w:rFonts w:cs="Times New Roman"/>
          <w:color w:val="000000" w:themeColor="text1"/>
          <w:highlight w:val="yellow"/>
        </w:rPr>
      </w:pPr>
    </w:p>
    <w:p w14:paraId="1990806F" w14:textId="76B7FD82" w:rsidR="00BD3C4A" w:rsidRDefault="00BD3C4A" w:rsidP="00841F34">
      <w:pPr>
        <w:spacing w:after="200"/>
        <w:rPr>
          <w:ins w:id="2424" w:author="Summer 2023 updates" w:date="2024-07-31T13:42:00Z"/>
          <w:rFonts w:cs="Times New Roman"/>
          <w:color w:val="000000" w:themeColor="text1"/>
          <w:highlight w:val="yellow"/>
        </w:rPr>
        <w:sectPr w:rsidR="00BD3C4A" w:rsidSect="00884DF4">
          <w:footerReference w:type="even" r:id="rId17"/>
          <w:footerReference w:type="default" r:id="rId18"/>
          <w:type w:val="continuous"/>
          <w:pgSz w:w="12240" w:h="15840"/>
          <w:pgMar w:top="1440" w:right="1080" w:bottom="1080" w:left="1080" w:header="720" w:footer="720" w:gutter="0"/>
          <w:cols w:num="2" w:space="720"/>
          <w:docGrid w:linePitch="360"/>
        </w:sectPr>
      </w:pPr>
    </w:p>
    <w:p w14:paraId="14C48488" w14:textId="77777777" w:rsidR="00CE7DE8" w:rsidRPr="00424939" w:rsidRDefault="00CE7DE8" w:rsidP="00CE7DE8">
      <w:pPr>
        <w:rPr>
          <w:moveTo w:id="2425" w:author="Summer 2023 updates" w:date="2024-07-31T13:42:00Z"/>
          <w:rStyle w:val="Strong"/>
          <w:rFonts w:ascii="Garamond" w:hAnsi="Garamond"/>
          <w:smallCaps w:val="0"/>
          <w:color w:val="000000" w:themeColor="text1"/>
          <w:rPrChange w:id="2426" w:author="Summer 2023 updates" w:date="2024-07-31T13:42:00Z">
            <w:rPr>
              <w:moveTo w:id="2427" w:author="Summer 2023 updates" w:date="2024-07-31T13:42:00Z"/>
              <w:rStyle w:val="Strong"/>
              <w:rFonts w:ascii="Garamond" w:hAnsi="Garamond"/>
              <w:color w:val="000000" w:themeColor="text1"/>
            </w:rPr>
          </w:rPrChange>
        </w:rPr>
      </w:pPr>
      <w:moveToRangeStart w:id="2428" w:author="Summer 2023 updates" w:date="2024-07-31T13:42:00Z" w:name="move173325750"/>
      <w:moveTo w:id="2429" w:author="Summer 2023 updates" w:date="2024-07-31T13:42:00Z">
        <w:r w:rsidRPr="00424939">
          <w:rPr>
            <w:rStyle w:val="Strong"/>
            <w:rFonts w:ascii="Garamond" w:hAnsi="Garamond"/>
            <w:smallCaps w:val="0"/>
            <w:color w:val="000000" w:themeColor="text1"/>
            <w:rPrChange w:id="2430" w:author="Summer 2023 updates" w:date="2024-07-31T13:42:00Z">
              <w:rPr>
                <w:rStyle w:val="Strong"/>
                <w:rFonts w:ascii="Garamond" w:hAnsi="Garamond"/>
                <w:color w:val="000000" w:themeColor="text1"/>
              </w:rPr>
            </w:rPrChange>
          </w:rPr>
          <w:br w:type="page"/>
        </w:r>
      </w:moveTo>
    </w:p>
    <w:p w14:paraId="5A588C41" w14:textId="77777777" w:rsidR="00137B34" w:rsidRPr="00424939" w:rsidRDefault="00137B34" w:rsidP="00713AB3">
      <w:pPr>
        <w:pStyle w:val="Heading3"/>
        <w:rPr>
          <w:moveTo w:id="2431" w:author="Summer 2023 updates" w:date="2024-07-31T13:42:00Z"/>
          <w:rStyle w:val="Strong"/>
          <w:rFonts w:ascii="Garamond" w:hAnsi="Garamond" w:cstheme="majorBidi"/>
          <w:b/>
          <w:bCs w:val="0"/>
          <w:smallCaps w:val="0"/>
          <w:sz w:val="26"/>
        </w:rPr>
      </w:pPr>
      <w:bookmarkStart w:id="2432" w:name="_Ref140228501"/>
      <w:bookmarkStart w:id="2433" w:name="_Toc141355666"/>
      <w:bookmarkStart w:id="2434" w:name="_Ref14092298"/>
      <w:bookmarkStart w:id="2435" w:name="_Ref14092351"/>
      <w:bookmarkStart w:id="2436" w:name="_Ref14092765"/>
      <w:bookmarkStart w:id="2437" w:name="_Ref14094525"/>
      <w:bookmarkStart w:id="2438" w:name="_Ref14097866"/>
      <w:bookmarkStart w:id="2439" w:name="_Ref14098805"/>
      <w:moveTo w:id="2440" w:author="Summer 2023 updates" w:date="2024-07-31T13:42:00Z">
        <w:r w:rsidRPr="00424939">
          <w:rPr>
            <w:rStyle w:val="Strong"/>
            <w:rFonts w:ascii="Garamond" w:hAnsi="Garamond" w:cstheme="majorBidi"/>
            <w:b/>
            <w:bCs w:val="0"/>
            <w:smallCaps w:val="0"/>
            <w:sz w:val="26"/>
          </w:rPr>
          <w:t>AREAS OF STUDY</w:t>
        </w:r>
        <w:bookmarkEnd w:id="2432"/>
        <w:bookmarkEnd w:id="2433"/>
      </w:moveTo>
    </w:p>
    <w:p w14:paraId="12099074" w14:textId="5310151D" w:rsidR="00137B34" w:rsidRPr="008F2ABB" w:rsidRDefault="00137B34" w:rsidP="00946594">
      <w:pPr>
        <w:rPr>
          <w:ins w:id="2441" w:author="Summer 2023 updates" w:date="2024-07-31T13:42:00Z"/>
        </w:rPr>
      </w:pPr>
      <w:moveTo w:id="2442" w:author="Summer 2023 updates" w:date="2024-07-31T13:42:00Z">
        <w:r w:rsidRPr="008F2ABB">
          <w:rPr>
            <w:rPrChange w:id="2443" w:author="Summer 2023 updates" w:date="2024-07-31T13:42:00Z">
              <w:rPr>
                <w:color w:val="000000" w:themeColor="text1"/>
              </w:rPr>
            </w:rPrChange>
          </w:rPr>
          <w:t xml:space="preserve">The three undergraduate degrees have areas of study associated with them.  </w:t>
        </w:r>
      </w:moveTo>
      <w:moveToRangeEnd w:id="2428"/>
      <w:ins w:id="2444" w:author="Summer 2023 updates" w:date="2024-07-31T13:42:00Z">
        <w:r w:rsidRPr="008F2ABB">
          <w:t>The Bachelor of Science in Nursing</w:t>
        </w:r>
        <w:r w:rsidRPr="008F2ABB">
          <w:fldChar w:fldCharType="begin"/>
        </w:r>
        <w:r w:rsidRPr="008F2ABB">
          <w:instrText xml:space="preserve"> XE "Bachelor of Science in Nursing" </w:instrText>
        </w:r>
        <w:r w:rsidRPr="008F2ABB">
          <w:fldChar w:fldCharType="end"/>
        </w:r>
        <w:r w:rsidRPr="008F2ABB">
          <w:t>’s area of study is nursing; the Bachelor of Music</w:t>
        </w:r>
        <w:r w:rsidRPr="008F2ABB">
          <w:fldChar w:fldCharType="begin"/>
        </w:r>
        <w:r w:rsidRPr="008F2ABB">
          <w:instrText xml:space="preserve"> XE "Bachelor of Music" </w:instrText>
        </w:r>
        <w:r w:rsidRPr="008F2ABB">
          <w:fldChar w:fldCharType="end"/>
        </w:r>
        <w:r w:rsidRPr="008F2ABB">
          <w:t>’s areas of study are performance, composition, and education.  The Bachelor of Arts’ areas of study, commonly referred to as majors, are listed below.</w:t>
        </w:r>
      </w:ins>
    </w:p>
    <w:p w14:paraId="13F768C4" w14:textId="58FF5D52" w:rsidR="00137B34" w:rsidRDefault="00137B34" w:rsidP="00946594">
      <w:pPr>
        <w:rPr>
          <w:ins w:id="2445" w:author="Summer 2023 updates" w:date="2024-07-31T13:42:00Z"/>
        </w:rPr>
      </w:pPr>
      <w:ins w:id="2446" w:author="Summer 2023 updates" w:date="2024-07-31T13:42:00Z">
        <w:r w:rsidRPr="008F2ABB">
          <w:t xml:space="preserve">All students are required to complete on or more major areas of study associated with their degree. Students should declare </w:t>
        </w:r>
        <w:r w:rsidR="001E0CBE">
          <w:t xml:space="preserve">a major </w:t>
        </w:r>
        <w:r w:rsidRPr="008F2ABB">
          <w:t>by the end of their sophomore year.  All students must earn at least a 2.00 GPA</w:t>
        </w:r>
        <w:r w:rsidRPr="008F2ABB">
          <w:fldChar w:fldCharType="begin"/>
        </w:r>
        <w:r w:rsidRPr="008F2ABB">
          <w:instrText xml:space="preserve"> XE "</w:instrText>
        </w:r>
        <w:r w:rsidRPr="008F2ABB">
          <w:rPr>
            <w:b/>
          </w:rPr>
          <w:instrText>GPA</w:instrText>
        </w:r>
        <w:r w:rsidRPr="008F2ABB">
          <w:instrText xml:space="preserve">" </w:instrText>
        </w:r>
        <w:r w:rsidRPr="008F2ABB">
          <w:fldChar w:fldCharType="end"/>
        </w:r>
        <w:r w:rsidRPr="008F2ABB">
          <w:t xml:space="preserve"> in courses required to complete their areas of study</w:t>
        </w:r>
        <w:r w:rsidR="001E0CBE">
          <w:t xml:space="preserve"> (including both majors and minors)</w:t>
        </w:r>
        <w:r w:rsidRPr="008F2ABB">
          <w:t xml:space="preserve">, as well as meet specific requirements set forth </w:t>
        </w:r>
        <w:r w:rsidR="008F4903">
          <w:t>for the area of study.</w:t>
        </w:r>
      </w:ins>
    </w:p>
    <w:p w14:paraId="3634D67F" w14:textId="77777777" w:rsidR="007A0777" w:rsidRDefault="007A0777" w:rsidP="00946594">
      <w:pPr>
        <w:rPr>
          <w:moveTo w:id="2447" w:author="Summer 2023 updates" w:date="2024-07-31T13:42:00Z"/>
          <w:rPrChange w:id="2448" w:author="Summer 2023 updates" w:date="2024-07-31T13:42:00Z">
            <w:rPr>
              <w:moveTo w:id="2449" w:author="Summer 2023 updates" w:date="2024-07-31T13:42:00Z"/>
              <w:color w:val="000000" w:themeColor="text1"/>
            </w:rPr>
          </w:rPrChange>
        </w:rPr>
        <w:pPrChange w:id="2450" w:author="Summer 2023 updates" w:date="2024-07-31T13:42:00Z">
          <w:pPr>
            <w:spacing w:after="120"/>
          </w:pPr>
        </w:pPrChange>
      </w:pPr>
      <w:moveToRangeStart w:id="2451" w:author="Summer 2023 updates" w:date="2024-07-31T13:42:00Z" w:name="move173325751"/>
    </w:p>
    <w:p w14:paraId="157AEAA4" w14:textId="77777777" w:rsidR="00137B34" w:rsidRPr="00424939" w:rsidRDefault="00137B34" w:rsidP="00137B34">
      <w:pPr>
        <w:spacing w:after="0"/>
        <w:rPr>
          <w:moveTo w:id="2452" w:author="Summer 2023 updates" w:date="2024-07-31T13:42:00Z"/>
          <w:rStyle w:val="Strong"/>
          <w:rFonts w:ascii="Garamond" w:hAnsi="Garamond"/>
          <w:color w:val="000000" w:themeColor="text1"/>
        </w:rPr>
      </w:pPr>
      <w:moveTo w:id="2453" w:author="Summer 2023 updates" w:date="2024-07-31T13:42:00Z">
        <w:r>
          <w:rPr>
            <w:rStyle w:val="Strong"/>
            <w:rFonts w:ascii="Garamond" w:hAnsi="Garamond"/>
            <w:color w:val="000000" w:themeColor="text1"/>
          </w:rPr>
          <w:t>A</w:t>
        </w:r>
        <w:r w:rsidRPr="00424939">
          <w:rPr>
            <w:rStyle w:val="Strong"/>
            <w:rFonts w:ascii="Garamond" w:hAnsi="Garamond"/>
            <w:color w:val="000000" w:themeColor="text1"/>
          </w:rPr>
          <w:t xml:space="preserve">reas of </w:t>
        </w:r>
        <w:r>
          <w:rPr>
            <w:rStyle w:val="Strong"/>
            <w:rFonts w:ascii="Garamond" w:hAnsi="Garamond"/>
            <w:color w:val="000000" w:themeColor="text1"/>
          </w:rPr>
          <w:t>S</w:t>
        </w:r>
        <w:r w:rsidRPr="00424939">
          <w:rPr>
            <w:rStyle w:val="Strong"/>
            <w:rFonts w:ascii="Garamond" w:hAnsi="Garamond"/>
            <w:color w:val="000000" w:themeColor="text1"/>
          </w:rPr>
          <w:t>tudy (</w:t>
        </w:r>
        <w:r>
          <w:rPr>
            <w:rStyle w:val="Strong"/>
            <w:rFonts w:ascii="Garamond" w:hAnsi="Garamond"/>
            <w:color w:val="000000" w:themeColor="text1"/>
          </w:rPr>
          <w:t>M</w:t>
        </w:r>
        <w:r w:rsidRPr="00424939">
          <w:rPr>
            <w:rStyle w:val="Strong"/>
            <w:rFonts w:ascii="Garamond" w:hAnsi="Garamond"/>
            <w:color w:val="000000" w:themeColor="text1"/>
          </w:rPr>
          <w:t xml:space="preserve">ajors) for </w:t>
        </w:r>
        <w:r>
          <w:rPr>
            <w:rStyle w:val="Strong"/>
            <w:rFonts w:ascii="Garamond" w:hAnsi="Garamond"/>
            <w:color w:val="000000" w:themeColor="text1"/>
          </w:rPr>
          <w:t>B</w:t>
        </w:r>
        <w:r w:rsidRPr="00424939">
          <w:rPr>
            <w:rStyle w:val="Strong"/>
            <w:rFonts w:ascii="Garamond" w:hAnsi="Garamond"/>
            <w:color w:val="000000" w:themeColor="text1"/>
          </w:rPr>
          <w:t>.</w:t>
        </w:r>
        <w:r>
          <w:rPr>
            <w:rStyle w:val="Strong"/>
            <w:rFonts w:ascii="Garamond" w:hAnsi="Garamond"/>
            <w:color w:val="000000" w:themeColor="text1"/>
          </w:rPr>
          <w:t>A</w:t>
        </w:r>
        <w:r w:rsidRPr="00424939">
          <w:rPr>
            <w:rStyle w:val="Strong"/>
            <w:rFonts w:ascii="Garamond" w:hAnsi="Garamond"/>
            <w:color w:val="000000" w:themeColor="text1"/>
          </w:rPr>
          <w:t>.</w:t>
        </w:r>
      </w:moveTo>
    </w:p>
    <w:p w14:paraId="27885B57" w14:textId="77777777" w:rsidR="00137B34" w:rsidRPr="00424939" w:rsidRDefault="00137B34" w:rsidP="00137B34">
      <w:pPr>
        <w:spacing w:after="0"/>
        <w:rPr>
          <w:moveTo w:id="2454"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space="720"/>
          <w:docGrid w:linePitch="360"/>
          <w:sectPrChange w:id="2455" w:author="Summer 2023 updates" w:date="2024-07-31T13:42:00Z">
            <w:sectPr w:rsidR="00137B34" w:rsidRPr="00424939" w:rsidSect="00884DF4">
              <w:type w:val="nextPage"/>
              <w:pgMar w:top="720" w:right="900" w:bottom="990" w:left="1440" w:header="720" w:footer="720" w:gutter="0"/>
            </w:sectPr>
          </w:sectPrChange>
        </w:sectPr>
      </w:pPr>
    </w:p>
    <w:p w14:paraId="3524D034" w14:textId="77777777" w:rsidR="00137B34" w:rsidRPr="00424939" w:rsidRDefault="00137B34" w:rsidP="008F4903">
      <w:pPr>
        <w:spacing w:after="0" w:line="228" w:lineRule="auto"/>
        <w:ind w:left="180" w:hanging="180"/>
        <w:rPr>
          <w:moveTo w:id="2456" w:author="Summer 2023 updates" w:date="2024-07-31T13:42:00Z"/>
          <w:rFonts w:cs="Times New Roman"/>
          <w:color w:val="000000" w:themeColor="text1"/>
        </w:rPr>
        <w:pPrChange w:id="2457" w:author="Summer 2023 updates" w:date="2024-07-31T13:42:00Z">
          <w:pPr>
            <w:spacing w:after="0" w:line="228" w:lineRule="auto"/>
          </w:pPr>
        </w:pPrChange>
      </w:pPr>
      <w:moveTo w:id="2458" w:author="Summer 2023 updates" w:date="2024-07-31T13:42:00Z">
        <w:r w:rsidRPr="00424939">
          <w:rPr>
            <w:rFonts w:cs="Times New Roman"/>
            <w:color w:val="000000" w:themeColor="text1"/>
          </w:rPr>
          <w:t>Accounting, Managerial</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Accounting, Managerial</w:instrText>
        </w:r>
        <w:r w:rsidRPr="00424939">
          <w:rPr>
            <w:color w:val="000000" w:themeColor="text1"/>
          </w:rPr>
          <w:instrText xml:space="preserve">" </w:instrText>
        </w:r>
        <w:r w:rsidRPr="00424939">
          <w:rPr>
            <w:rFonts w:cs="Times New Roman"/>
            <w:color w:val="000000" w:themeColor="text1"/>
          </w:rPr>
          <w:fldChar w:fldCharType="end"/>
        </w:r>
      </w:moveTo>
    </w:p>
    <w:p w14:paraId="60542C30" w14:textId="77777777" w:rsidR="00137B34" w:rsidRPr="00424939" w:rsidRDefault="00137B34" w:rsidP="008F4903">
      <w:pPr>
        <w:spacing w:after="0" w:line="228" w:lineRule="auto"/>
        <w:ind w:left="180" w:hanging="180"/>
        <w:rPr>
          <w:moveTo w:id="2459" w:author="Summer 2023 updates" w:date="2024-07-31T13:42:00Z"/>
          <w:rFonts w:cs="Times New Roman"/>
          <w:color w:val="000000" w:themeColor="text1"/>
        </w:rPr>
        <w:pPrChange w:id="2460" w:author="Summer 2023 updates" w:date="2024-07-31T13:42:00Z">
          <w:pPr>
            <w:spacing w:after="0" w:line="228" w:lineRule="auto"/>
          </w:pPr>
        </w:pPrChange>
      </w:pPr>
      <w:moveTo w:id="2461" w:author="Summer 2023 updates" w:date="2024-07-31T13:42:00Z">
        <w:r w:rsidRPr="00424939">
          <w:rPr>
            <w:rFonts w:cs="Times New Roman"/>
            <w:color w:val="000000" w:themeColor="text1"/>
          </w:rPr>
          <w:t>Accounting, Public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Accounting, Public</w:instrText>
        </w:r>
        <w:r w:rsidRPr="00424939">
          <w:rPr>
            <w:color w:val="000000" w:themeColor="text1"/>
          </w:rPr>
          <w:instrText xml:space="preserve">" </w:instrText>
        </w:r>
        <w:r w:rsidRPr="00424939">
          <w:rPr>
            <w:rFonts w:cs="Times New Roman"/>
            <w:color w:val="000000" w:themeColor="text1"/>
          </w:rPr>
          <w:fldChar w:fldCharType="end"/>
        </w:r>
      </w:moveTo>
    </w:p>
    <w:p w14:paraId="18300A5A" w14:textId="77777777" w:rsidR="00137B34" w:rsidRPr="00424939" w:rsidRDefault="00137B34" w:rsidP="008F4903">
      <w:pPr>
        <w:spacing w:after="0" w:line="228" w:lineRule="auto"/>
        <w:ind w:left="180" w:right="-288" w:hanging="180"/>
        <w:rPr>
          <w:moveTo w:id="2462" w:author="Summer 2023 updates" w:date="2024-07-31T13:42:00Z"/>
          <w:rFonts w:cs="Times New Roman"/>
          <w:color w:val="000000" w:themeColor="text1"/>
        </w:rPr>
        <w:pPrChange w:id="2463" w:author="Summer 2023 updates" w:date="2024-07-31T13:42:00Z">
          <w:pPr>
            <w:spacing w:after="0" w:line="228" w:lineRule="auto"/>
            <w:ind w:right="-288"/>
          </w:pPr>
        </w:pPrChange>
      </w:pPr>
      <w:moveTo w:id="2464" w:author="Summer 2023 updates" w:date="2024-07-31T13:42:00Z">
        <w:r w:rsidRPr="00424939">
          <w:rPr>
            <w:rFonts w:cs="Times New Roman"/>
            <w:color w:val="000000" w:themeColor="text1"/>
          </w:rPr>
          <w:t>African American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color w:val="000000" w:themeColor="text1"/>
          </w:rPr>
          <w:fldChar w:fldCharType="end"/>
        </w:r>
      </w:moveTo>
    </w:p>
    <w:p w14:paraId="0609DB2B" w14:textId="77777777" w:rsidR="00137B34" w:rsidRPr="00424939" w:rsidRDefault="00137B34" w:rsidP="008F4903">
      <w:pPr>
        <w:spacing w:after="0" w:line="228" w:lineRule="auto"/>
        <w:ind w:left="180" w:hanging="180"/>
        <w:rPr>
          <w:moveTo w:id="2465" w:author="Summer 2023 updates" w:date="2024-07-31T13:42:00Z"/>
          <w:rFonts w:cs="Times New Roman"/>
          <w:color w:val="000000" w:themeColor="text1"/>
        </w:rPr>
        <w:pPrChange w:id="2466" w:author="Summer 2023 updates" w:date="2024-07-31T13:42:00Z">
          <w:pPr>
            <w:spacing w:after="0" w:line="228" w:lineRule="auto"/>
          </w:pPr>
        </w:pPrChange>
      </w:pPr>
      <w:moveTo w:id="2467" w:author="Summer 2023 updates" w:date="2024-07-31T13:42:00Z">
        <w:r w:rsidRPr="00424939">
          <w:rPr>
            <w:rFonts w:cs="Times New Roman"/>
            <w:color w:val="000000" w:themeColor="text1"/>
          </w:rPr>
          <w:t>Art</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w:instrText>
        </w:r>
        <w:r w:rsidRPr="00424939">
          <w:rPr>
            <w:color w:val="000000" w:themeColor="text1"/>
          </w:rPr>
          <w:instrText xml:space="preserve">" </w:instrText>
        </w:r>
        <w:r w:rsidRPr="00424939">
          <w:rPr>
            <w:rFonts w:cs="Times New Roman"/>
            <w:color w:val="000000" w:themeColor="text1"/>
          </w:rPr>
          <w:fldChar w:fldCharType="end"/>
        </w:r>
      </w:moveTo>
    </w:p>
    <w:p w14:paraId="4329A423" w14:textId="77777777" w:rsidR="00137B34" w:rsidRPr="00424939" w:rsidRDefault="00137B34" w:rsidP="008F4903">
      <w:pPr>
        <w:spacing w:after="0" w:line="228" w:lineRule="auto"/>
        <w:ind w:left="180" w:hanging="180"/>
        <w:rPr>
          <w:moveTo w:id="2468" w:author="Summer 2023 updates" w:date="2024-07-31T13:42:00Z"/>
          <w:rFonts w:cs="Times New Roman"/>
          <w:color w:val="000000" w:themeColor="text1"/>
        </w:rPr>
        <w:pPrChange w:id="2469" w:author="Summer 2023 updates" w:date="2024-07-31T13:42:00Z">
          <w:pPr>
            <w:spacing w:after="0" w:line="228" w:lineRule="auto"/>
          </w:pPr>
        </w:pPrChange>
      </w:pPr>
      <w:moveTo w:id="2470" w:author="Summer 2023 updates" w:date="2024-07-31T13:42:00Z">
        <w:r w:rsidRPr="00424939">
          <w:rPr>
            <w:rFonts w:cs="Times New Roman"/>
            <w:color w:val="000000" w:themeColor="text1"/>
          </w:rPr>
          <w:t>Art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 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moveTo>
    </w:p>
    <w:p w14:paraId="2F8AB04D" w14:textId="77777777" w:rsidR="00137B34" w:rsidRPr="00424939" w:rsidRDefault="00137B34" w:rsidP="008F4903">
      <w:pPr>
        <w:spacing w:after="0" w:line="228" w:lineRule="auto"/>
        <w:ind w:left="180" w:hanging="180"/>
        <w:rPr>
          <w:moveTo w:id="2471" w:author="Summer 2023 updates" w:date="2024-07-31T13:42:00Z"/>
          <w:rFonts w:cs="Times New Roman"/>
          <w:color w:val="000000" w:themeColor="text1"/>
        </w:rPr>
        <w:pPrChange w:id="2472" w:author="Summer 2023 updates" w:date="2024-07-31T13:42:00Z">
          <w:pPr>
            <w:spacing w:after="0" w:line="228" w:lineRule="auto"/>
          </w:pPr>
        </w:pPrChange>
      </w:pPr>
      <w:moveTo w:id="2473" w:author="Summer 2023 updates" w:date="2024-07-31T13:42:00Z">
        <w:r w:rsidRPr="00424939">
          <w:rPr>
            <w:rFonts w:cs="Times New Roman"/>
            <w:color w:val="000000" w:themeColor="text1"/>
          </w:rPr>
          <w:t>Asian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Asian Studies</w:instrText>
        </w:r>
        <w:r w:rsidRPr="00424939">
          <w:rPr>
            <w:color w:val="000000" w:themeColor="text1"/>
          </w:rPr>
          <w:instrText xml:space="preserve">" </w:instrText>
        </w:r>
        <w:r w:rsidRPr="00424939">
          <w:rPr>
            <w:rFonts w:cs="Times New Roman"/>
            <w:color w:val="000000" w:themeColor="text1"/>
          </w:rPr>
          <w:fldChar w:fldCharType="end"/>
        </w:r>
      </w:moveTo>
    </w:p>
    <w:p w14:paraId="769A4ECA" w14:textId="77777777" w:rsidR="00137B34" w:rsidRPr="00424939" w:rsidRDefault="00137B34" w:rsidP="008F4903">
      <w:pPr>
        <w:spacing w:after="0" w:line="228" w:lineRule="auto"/>
        <w:ind w:left="180" w:hanging="180"/>
        <w:rPr>
          <w:moveTo w:id="2474" w:author="Summer 2023 updates" w:date="2024-07-31T13:42:00Z"/>
          <w:rFonts w:cs="Times New Roman"/>
          <w:color w:val="000000" w:themeColor="text1"/>
        </w:rPr>
        <w:pPrChange w:id="2475" w:author="Summer 2023 updates" w:date="2024-07-31T13:42:00Z">
          <w:pPr>
            <w:spacing w:after="0" w:line="228" w:lineRule="auto"/>
          </w:pPr>
        </w:pPrChange>
      </w:pPr>
      <w:moveTo w:id="2476" w:author="Summer 2023 updates" w:date="2024-07-31T13:42:00Z">
        <w:r w:rsidRPr="00424939">
          <w:rPr>
            <w:rFonts w:cs="Times New Roman"/>
            <w:color w:val="000000" w:themeColor="text1"/>
          </w:rPr>
          <w:t>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moveTo>
    </w:p>
    <w:p w14:paraId="18CD8CE7" w14:textId="77777777" w:rsidR="00137B34" w:rsidRPr="00424939" w:rsidRDefault="00137B34" w:rsidP="008F4903">
      <w:pPr>
        <w:spacing w:after="0" w:line="228" w:lineRule="auto"/>
        <w:ind w:left="180" w:hanging="180"/>
        <w:rPr>
          <w:moveTo w:id="2477" w:author="Summer 2023 updates" w:date="2024-07-31T13:42:00Z"/>
          <w:rFonts w:cs="Times New Roman"/>
          <w:color w:val="000000" w:themeColor="text1"/>
        </w:rPr>
        <w:pPrChange w:id="2478" w:author="Summer 2023 updates" w:date="2024-07-31T13:42:00Z">
          <w:pPr>
            <w:spacing w:after="0" w:line="228" w:lineRule="auto"/>
          </w:pPr>
        </w:pPrChange>
      </w:pPr>
      <w:moveTo w:id="2479" w:author="Summer 2023 updates" w:date="2024-07-31T13:42:00Z">
        <w:r w:rsidRPr="00424939">
          <w:rPr>
            <w:rFonts w:cs="Times New Roman"/>
            <w:color w:val="000000" w:themeColor="text1"/>
          </w:rPr>
          <w:t>Business Administration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color w:val="000000" w:themeColor="text1"/>
          </w:rPr>
          <w:fldChar w:fldCharType="end"/>
        </w:r>
      </w:moveTo>
    </w:p>
    <w:p w14:paraId="20A33497" w14:textId="77777777" w:rsidR="00137B34" w:rsidRPr="00424939" w:rsidRDefault="00137B34" w:rsidP="008F4903">
      <w:pPr>
        <w:spacing w:after="0" w:line="228" w:lineRule="auto"/>
        <w:ind w:left="180" w:hanging="180"/>
        <w:rPr>
          <w:moveTo w:id="2480" w:author="Summer 2023 updates" w:date="2024-07-31T13:42:00Z"/>
          <w:rFonts w:cs="Times New Roman"/>
          <w:color w:val="000000" w:themeColor="text1"/>
        </w:rPr>
        <w:pPrChange w:id="2481" w:author="Summer 2023 updates" w:date="2024-07-31T13:42:00Z">
          <w:pPr>
            <w:spacing w:after="0" w:line="228" w:lineRule="auto"/>
          </w:pPr>
        </w:pPrChange>
      </w:pPr>
      <w:moveTo w:id="2482" w:author="Summer 2023 updates" w:date="2024-07-31T13:42:00Z">
        <w:r w:rsidRPr="00424939">
          <w:rPr>
            <w:rFonts w:cs="Times New Roman"/>
            <w:color w:val="000000" w:themeColor="text1"/>
          </w:rPr>
          <w:t>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moveTo>
    </w:p>
    <w:p w14:paraId="302540F3" w14:textId="77777777" w:rsidR="00137B34" w:rsidRPr="00424939" w:rsidRDefault="00137B34" w:rsidP="008F4903">
      <w:pPr>
        <w:spacing w:after="0" w:line="228" w:lineRule="auto"/>
        <w:ind w:left="180" w:hanging="180"/>
        <w:rPr>
          <w:moveTo w:id="2483" w:author="Summer 2023 updates" w:date="2024-07-31T13:42:00Z"/>
          <w:rFonts w:cs="Times New Roman"/>
          <w:color w:val="000000" w:themeColor="text1"/>
        </w:rPr>
        <w:pPrChange w:id="2484" w:author="Summer 2023 updates" w:date="2024-07-31T13:42:00Z">
          <w:pPr>
            <w:spacing w:after="0" w:line="228" w:lineRule="auto"/>
          </w:pPr>
        </w:pPrChange>
      </w:pPr>
      <w:moveTo w:id="2485" w:author="Summer 2023 updates" w:date="2024-07-31T13:42:00Z">
        <w:r w:rsidRPr="00424939">
          <w:rPr>
            <w:rFonts w:cs="Times New Roman"/>
            <w:color w:val="000000" w:themeColor="text1"/>
          </w:rPr>
          <w:t>Communication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Communication Studies</w:instrText>
        </w:r>
        <w:r w:rsidRPr="00424939">
          <w:rPr>
            <w:color w:val="000000" w:themeColor="text1"/>
          </w:rPr>
          <w:instrText xml:space="preserve">" </w:instrText>
        </w:r>
        <w:r w:rsidRPr="00424939">
          <w:rPr>
            <w:rFonts w:cs="Times New Roman"/>
            <w:color w:val="000000" w:themeColor="text1"/>
          </w:rPr>
          <w:fldChar w:fldCharType="end"/>
        </w:r>
      </w:moveTo>
    </w:p>
    <w:p w14:paraId="203977AE" w14:textId="77777777" w:rsidR="00137B34" w:rsidRDefault="00137B34" w:rsidP="008F4903">
      <w:pPr>
        <w:spacing w:after="0" w:line="228" w:lineRule="auto"/>
        <w:ind w:left="180" w:hanging="180"/>
        <w:rPr>
          <w:moveTo w:id="2486" w:author="Summer 2023 updates" w:date="2024-07-31T13:42:00Z"/>
          <w:rFonts w:cs="Times New Roman"/>
          <w:color w:val="000000" w:themeColor="text1"/>
        </w:rPr>
        <w:pPrChange w:id="2487" w:author="Summer 2023 updates" w:date="2024-07-31T13:42:00Z">
          <w:pPr>
            <w:spacing w:after="0" w:line="228" w:lineRule="auto"/>
          </w:pPr>
        </w:pPrChange>
      </w:pPr>
      <w:moveTo w:id="2488" w:author="Summer 2023 updates" w:date="2024-07-31T13:42:00Z">
        <w:r w:rsidRPr="00424939">
          <w:rPr>
            <w:rFonts w:cs="Times New Roman"/>
            <w:color w:val="000000" w:themeColor="text1"/>
          </w:rPr>
          <w:t>Computer Science</w:t>
        </w:r>
      </w:moveTo>
    </w:p>
    <w:p w14:paraId="57B11A0A" w14:textId="77777777" w:rsidR="00137B34" w:rsidRDefault="00137B34" w:rsidP="008F4903">
      <w:pPr>
        <w:spacing w:after="0" w:line="228" w:lineRule="auto"/>
        <w:ind w:left="180" w:hanging="180"/>
        <w:rPr>
          <w:moveTo w:id="2489" w:author="Summer 2023 updates" w:date="2024-07-31T13:42:00Z"/>
          <w:rFonts w:cs="Times New Roman"/>
          <w:color w:val="000000" w:themeColor="text1"/>
        </w:rPr>
        <w:pPrChange w:id="2490" w:author="Summer 2023 updates" w:date="2024-07-31T13:42:00Z">
          <w:pPr>
            <w:spacing w:after="0" w:line="228" w:lineRule="auto"/>
          </w:pPr>
        </w:pPrChange>
      </w:pPr>
      <w:moveTo w:id="2491" w:author="Summer 2023 updates" w:date="2024-07-31T13:42:00Z">
        <w:r>
          <w:rPr>
            <w:rFonts w:cs="Times New Roman"/>
            <w:color w:val="000000" w:themeColor="text1"/>
          </w:rPr>
          <w:t>Creative Writing</w:t>
        </w:r>
      </w:moveTo>
    </w:p>
    <w:p w14:paraId="4040C494" w14:textId="77777777" w:rsidR="00137B34" w:rsidRPr="00424939" w:rsidRDefault="00137B34" w:rsidP="008F4903">
      <w:pPr>
        <w:spacing w:after="0" w:line="228" w:lineRule="auto"/>
        <w:ind w:left="180" w:hanging="180"/>
        <w:rPr>
          <w:moveTo w:id="2492" w:author="Summer 2023 updates" w:date="2024-07-31T13:42:00Z"/>
          <w:rFonts w:cs="Times New Roman"/>
          <w:color w:val="000000" w:themeColor="text1"/>
        </w:rPr>
        <w:pPrChange w:id="2493" w:author="Summer 2023 updates" w:date="2024-07-31T13:42:00Z">
          <w:pPr>
            <w:spacing w:after="0" w:line="228" w:lineRule="auto"/>
          </w:pPr>
        </w:pPrChange>
      </w:pPr>
      <w:moveTo w:id="2494" w:author="Summer 2023 updates" w:date="2024-07-31T13:42:00Z">
        <w:r>
          <w:rPr>
            <w:rFonts w:cs="Times New Roman"/>
            <w:color w:val="000000" w:themeColor="text1"/>
          </w:rPr>
          <w:t>Data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moveTo>
    </w:p>
    <w:p w14:paraId="0FC23E88" w14:textId="77777777" w:rsidR="00137B34" w:rsidRPr="00424939" w:rsidRDefault="00137B34" w:rsidP="008F4903">
      <w:pPr>
        <w:spacing w:after="0" w:line="228" w:lineRule="auto"/>
        <w:ind w:left="180" w:hanging="180"/>
        <w:rPr>
          <w:moveTo w:id="2495" w:author="Summer 2023 updates" w:date="2024-07-31T13:42:00Z"/>
          <w:rFonts w:cs="Times New Roman"/>
          <w:color w:val="000000" w:themeColor="text1"/>
        </w:rPr>
        <w:pPrChange w:id="2496" w:author="Summer 2023 updates" w:date="2024-07-31T13:42:00Z">
          <w:pPr>
            <w:spacing w:after="0" w:line="228" w:lineRule="auto"/>
          </w:pPr>
        </w:pPrChange>
      </w:pPr>
      <w:moveTo w:id="2497" w:author="Summer 2023 updates" w:date="2024-07-31T13:42:00Z">
        <w:r w:rsidRPr="00424939">
          <w:rPr>
            <w:rFonts w:cs="Times New Roman"/>
            <w:color w:val="000000" w:themeColor="text1"/>
          </w:rPr>
          <w:t>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To>
    </w:p>
    <w:p w14:paraId="29E595F0" w14:textId="77777777" w:rsidR="00137B34" w:rsidRPr="00424939" w:rsidRDefault="00137B34" w:rsidP="008F4903">
      <w:pPr>
        <w:spacing w:after="0" w:line="228" w:lineRule="auto"/>
        <w:ind w:left="180" w:hanging="180"/>
        <w:rPr>
          <w:moveTo w:id="2498" w:author="Summer 2023 updates" w:date="2024-07-31T13:42:00Z"/>
          <w:rFonts w:cs="Times New Roman"/>
          <w:color w:val="000000" w:themeColor="text1"/>
        </w:rPr>
        <w:pPrChange w:id="2499" w:author="Summer 2023 updates" w:date="2024-07-31T13:42:00Z">
          <w:pPr>
            <w:spacing w:after="0" w:line="228" w:lineRule="auto"/>
          </w:pPr>
        </w:pPrChange>
      </w:pPr>
      <w:moveTo w:id="2500" w:author="Summer 2023 updates" w:date="2024-07-31T13:42:00Z">
        <w:r w:rsidRPr="00424939">
          <w:rPr>
            <w:rFonts w:cs="Times New Roman"/>
            <w:color w:val="000000" w:themeColor="text1"/>
          </w:rPr>
          <w:t>Elementary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Elementary Education</w:instrText>
        </w:r>
        <w:r w:rsidRPr="00424939">
          <w:rPr>
            <w:color w:val="000000" w:themeColor="text1"/>
          </w:rPr>
          <w:instrText xml:space="preserve">" </w:instrText>
        </w:r>
        <w:r w:rsidRPr="00424939">
          <w:rPr>
            <w:rFonts w:cs="Times New Roman"/>
            <w:color w:val="000000" w:themeColor="text1"/>
          </w:rPr>
          <w:fldChar w:fldCharType="end"/>
        </w:r>
      </w:moveTo>
    </w:p>
    <w:p w14:paraId="67B5EA4F" w14:textId="77777777" w:rsidR="00137B34" w:rsidRPr="00424939" w:rsidRDefault="00137B34" w:rsidP="008F4903">
      <w:pPr>
        <w:spacing w:after="0" w:line="228" w:lineRule="auto"/>
        <w:ind w:left="180" w:hanging="180"/>
        <w:rPr>
          <w:moveTo w:id="2501" w:author="Summer 2023 updates" w:date="2024-07-31T13:42:00Z"/>
          <w:rFonts w:cs="Times New Roman"/>
          <w:color w:val="000000" w:themeColor="text1"/>
        </w:rPr>
        <w:pPrChange w:id="2502" w:author="Summer 2023 updates" w:date="2024-07-31T13:42:00Z">
          <w:pPr>
            <w:spacing w:after="0" w:line="228" w:lineRule="auto"/>
          </w:pPr>
        </w:pPrChange>
      </w:pPr>
      <w:moveTo w:id="2503" w:author="Summer 2023 updates" w:date="2024-07-31T13:42:00Z">
        <w:r w:rsidRPr="00424939">
          <w:rPr>
            <w:rFonts w:cs="Times New Roman"/>
            <w:color w:val="000000" w:themeColor="text1"/>
          </w:rPr>
          <w:t>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moveTo>
    </w:p>
    <w:p w14:paraId="48EAB589" w14:textId="77777777" w:rsidR="00137B34" w:rsidRPr="00424939" w:rsidRDefault="00137B34" w:rsidP="008F4903">
      <w:pPr>
        <w:spacing w:after="0" w:line="228" w:lineRule="auto"/>
        <w:ind w:left="180" w:hanging="180"/>
        <w:rPr>
          <w:moveTo w:id="2504" w:author="Summer 2023 updates" w:date="2024-07-31T13:42:00Z"/>
          <w:rFonts w:cs="Times New Roman"/>
          <w:color w:val="000000" w:themeColor="text1"/>
        </w:rPr>
        <w:pPrChange w:id="2505" w:author="Summer 2023 updates" w:date="2024-07-31T13:42:00Z">
          <w:pPr>
            <w:spacing w:after="0" w:line="228" w:lineRule="auto"/>
          </w:pPr>
        </w:pPrChange>
      </w:pPr>
      <w:moveTo w:id="2506" w:author="Summer 2023 updates" w:date="2024-07-31T13:42:00Z">
        <w:r w:rsidRPr="00424939">
          <w:rPr>
            <w:rFonts w:cs="Times New Roman"/>
            <w:color w:val="000000" w:themeColor="text1"/>
          </w:rPr>
          <w:t>Film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Film Studies</w:instrText>
        </w:r>
        <w:r w:rsidRPr="00424939">
          <w:rPr>
            <w:color w:val="000000" w:themeColor="text1"/>
          </w:rPr>
          <w:instrText xml:space="preserve">" </w:instrText>
        </w:r>
        <w:r w:rsidRPr="00424939">
          <w:rPr>
            <w:rFonts w:cs="Times New Roman"/>
            <w:color w:val="000000" w:themeColor="text1"/>
          </w:rPr>
          <w:fldChar w:fldCharType="end"/>
        </w:r>
      </w:moveTo>
    </w:p>
    <w:p w14:paraId="6F4324A1" w14:textId="77777777" w:rsidR="00137B34" w:rsidRPr="00424939" w:rsidRDefault="00137B34" w:rsidP="008F4903">
      <w:pPr>
        <w:spacing w:after="0" w:line="228" w:lineRule="auto"/>
        <w:ind w:left="180" w:hanging="180"/>
        <w:rPr>
          <w:moveTo w:id="2507" w:author="Summer 2023 updates" w:date="2024-07-31T13:42:00Z"/>
          <w:rFonts w:cs="Times New Roman"/>
          <w:color w:val="000000" w:themeColor="text1"/>
        </w:rPr>
        <w:pPrChange w:id="2508" w:author="Summer 2023 updates" w:date="2024-07-31T13:42:00Z">
          <w:pPr>
            <w:spacing w:after="0" w:line="228" w:lineRule="auto"/>
          </w:pPr>
        </w:pPrChange>
      </w:pPr>
      <w:moveTo w:id="2509" w:author="Summer 2023 updates" w:date="2024-07-31T13:42:00Z">
        <w:r w:rsidRPr="00424939">
          <w:rPr>
            <w:rFonts w:cs="Times New Roman"/>
            <w:color w:val="000000" w:themeColor="text1"/>
          </w:rPr>
          <w:t>French</w:t>
        </w:r>
        <w:r>
          <w:rPr>
            <w:rFonts w:cs="Times New Roman"/>
            <w:color w:val="000000" w:themeColor="text1"/>
          </w:rPr>
          <w:t xml:space="preserve"> &amp; Francophone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French</w:instrText>
        </w:r>
        <w:r w:rsidRPr="00424939">
          <w:rPr>
            <w:color w:val="000000" w:themeColor="text1"/>
          </w:rPr>
          <w:instrText xml:space="preserve">" </w:instrText>
        </w:r>
        <w:r w:rsidRPr="00424939">
          <w:rPr>
            <w:rFonts w:cs="Times New Roman"/>
            <w:color w:val="000000" w:themeColor="text1"/>
          </w:rPr>
          <w:fldChar w:fldCharType="end"/>
        </w:r>
      </w:moveTo>
    </w:p>
    <w:moveToRangeEnd w:id="2451"/>
    <w:p w14:paraId="41E9107B" w14:textId="77777777" w:rsidR="00137B34" w:rsidRPr="00424939" w:rsidRDefault="00137B34" w:rsidP="008F4903">
      <w:pPr>
        <w:spacing w:after="0" w:line="228" w:lineRule="auto"/>
        <w:ind w:left="180" w:hanging="180"/>
        <w:rPr>
          <w:ins w:id="2510" w:author="Summer 2023 updates" w:date="2024-07-31T13:42:00Z"/>
          <w:rFonts w:cs="Times New Roman"/>
          <w:color w:val="000000" w:themeColor="text1"/>
        </w:rPr>
      </w:pPr>
      <w:ins w:id="2511" w:author="Summer 2023 updates" w:date="2024-07-31T13:42:00Z">
        <w:r w:rsidRPr="00424939">
          <w:rPr>
            <w:rFonts w:cs="Times New Roman"/>
            <w:color w:val="000000" w:themeColor="text1"/>
          </w:rPr>
          <w:t>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ins>
    </w:p>
    <w:p w14:paraId="252A1E12" w14:textId="77777777" w:rsidR="00137B34" w:rsidRDefault="00137B34" w:rsidP="008F4903">
      <w:pPr>
        <w:spacing w:after="0" w:line="228" w:lineRule="auto"/>
        <w:ind w:left="180" w:hanging="180"/>
        <w:rPr>
          <w:ins w:id="2512" w:author="Summer 2023 updates" w:date="2024-07-31T13:42:00Z"/>
          <w:rFonts w:cs="Times New Roman"/>
          <w:color w:val="000000" w:themeColor="text1"/>
        </w:rPr>
      </w:pPr>
      <w:ins w:id="2513" w:author="Summer 2023 updates" w:date="2024-07-31T13:42:00Z">
        <w:r>
          <w:rPr>
            <w:rFonts w:cs="Times New Roman"/>
            <w:color w:val="000000" w:themeColor="text1"/>
          </w:rPr>
          <w:t xml:space="preserve">Interdisciplinary </w:t>
        </w:r>
        <w:r w:rsidRPr="00424939">
          <w:rPr>
            <w:rFonts w:cs="Times New Roman"/>
            <w:color w:val="000000" w:themeColor="text1"/>
          </w:rPr>
          <w:t>French</w:t>
        </w:r>
        <w:r>
          <w:rPr>
            <w:rFonts w:cs="Times New Roman"/>
            <w:color w:val="000000" w:themeColor="text1"/>
          </w:rPr>
          <w:t xml:space="preserve"> &amp; Francophone Studies</w:t>
        </w:r>
      </w:ins>
    </w:p>
    <w:p w14:paraId="619796AA" w14:textId="4D035EF2" w:rsidR="0011627D" w:rsidRDefault="0011627D" w:rsidP="008F4903">
      <w:pPr>
        <w:spacing w:after="0" w:line="228" w:lineRule="auto"/>
        <w:ind w:left="180" w:hanging="180"/>
        <w:rPr>
          <w:ins w:id="2514" w:author="Summer 2023 updates" w:date="2024-07-31T13:42:00Z"/>
          <w:rFonts w:cs="Times New Roman"/>
          <w:color w:val="000000" w:themeColor="text1"/>
        </w:rPr>
      </w:pPr>
      <w:ins w:id="2515" w:author="Summer 2023 updates" w:date="2024-07-31T13:42:00Z">
        <w:r>
          <w:rPr>
            <w:rFonts w:cs="Times New Roman"/>
            <w:color w:val="000000" w:themeColor="text1"/>
          </w:rPr>
          <w:t>Interdisciplinary Science</w:t>
        </w:r>
      </w:ins>
    </w:p>
    <w:p w14:paraId="5BD054C8" w14:textId="6AEEAE0A" w:rsidR="00137B34" w:rsidRPr="00424939" w:rsidRDefault="00137B34" w:rsidP="008F4903">
      <w:pPr>
        <w:spacing w:after="0" w:line="228" w:lineRule="auto"/>
        <w:ind w:left="180" w:hanging="180"/>
        <w:rPr>
          <w:moveTo w:id="2516" w:author="Summer 2023 updates" w:date="2024-07-31T13:42:00Z"/>
          <w:rFonts w:cs="Times New Roman"/>
          <w:color w:val="000000" w:themeColor="text1"/>
        </w:rPr>
        <w:pPrChange w:id="2517" w:author="Summer 2023 updates" w:date="2024-07-31T13:42:00Z">
          <w:pPr>
            <w:spacing w:after="0" w:line="228" w:lineRule="auto"/>
          </w:pPr>
        </w:pPrChange>
      </w:pPr>
      <w:moveToRangeStart w:id="2518" w:author="Summer 2023 updates" w:date="2024-07-31T13:42:00Z" w:name="move173325752"/>
      <w:moveTo w:id="2519" w:author="Summer 2023 updates" w:date="2024-07-31T13:42:00Z">
        <w:r w:rsidRPr="00424939">
          <w:rPr>
            <w:rFonts w:cs="Times New Roman"/>
            <w:color w:val="000000" w:themeColor="text1"/>
          </w:rPr>
          <w:t>Interdisciplinary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Interdisciplinary Studies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moveTo>
    </w:p>
    <w:p w14:paraId="625157FE" w14:textId="77777777" w:rsidR="00137B34" w:rsidRPr="00424939" w:rsidRDefault="00137B34" w:rsidP="008F4903">
      <w:pPr>
        <w:spacing w:after="0" w:line="228" w:lineRule="auto"/>
        <w:ind w:left="180" w:hanging="180"/>
        <w:rPr>
          <w:moveTo w:id="2520" w:author="Summer 2023 updates" w:date="2024-07-31T13:42:00Z"/>
          <w:rFonts w:cs="Times New Roman"/>
          <w:color w:val="000000" w:themeColor="text1"/>
        </w:rPr>
        <w:pPrChange w:id="2521" w:author="Summer 2023 updates" w:date="2024-07-31T13:42:00Z">
          <w:pPr>
            <w:spacing w:after="0" w:line="228" w:lineRule="auto"/>
          </w:pPr>
        </w:pPrChange>
      </w:pPr>
      <w:moveTo w:id="2522" w:author="Summer 2023 updates" w:date="2024-07-31T13:42:00Z">
        <w:r w:rsidRPr="00424939">
          <w:rPr>
            <w:rFonts w:cs="Times New Roman"/>
            <w:color w:val="000000" w:themeColor="text1"/>
          </w:rPr>
          <w:t>International Business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International Business</w:instrText>
        </w:r>
        <w:r w:rsidRPr="00424939">
          <w:rPr>
            <w:color w:val="000000" w:themeColor="text1"/>
          </w:rPr>
          <w:instrText xml:space="preserve">" </w:instrText>
        </w:r>
        <w:r w:rsidRPr="00424939">
          <w:rPr>
            <w:rFonts w:cs="Times New Roman"/>
            <w:color w:val="000000" w:themeColor="text1"/>
          </w:rPr>
          <w:fldChar w:fldCharType="end"/>
        </w:r>
      </w:moveTo>
    </w:p>
    <w:p w14:paraId="65A99538" w14:textId="77777777" w:rsidR="00137B34" w:rsidRPr="00424939" w:rsidRDefault="00137B34" w:rsidP="008F4903">
      <w:pPr>
        <w:spacing w:after="0" w:line="228" w:lineRule="auto"/>
        <w:ind w:left="180" w:hanging="180"/>
        <w:rPr>
          <w:moveTo w:id="2523" w:author="Summer 2023 updates" w:date="2024-07-31T13:42:00Z"/>
          <w:rFonts w:cs="Times New Roman"/>
          <w:color w:val="000000" w:themeColor="text1"/>
        </w:rPr>
        <w:pPrChange w:id="2524" w:author="Summer 2023 updates" w:date="2024-07-31T13:42:00Z">
          <w:pPr>
            <w:spacing w:after="0" w:line="228" w:lineRule="auto"/>
          </w:pPr>
        </w:pPrChange>
      </w:pPr>
      <w:moveTo w:id="2525" w:author="Summer 2023 updates" w:date="2024-07-31T13:42:00Z">
        <w:r w:rsidRPr="00424939">
          <w:rPr>
            <w:rFonts w:cs="Times New Roman"/>
            <w:color w:val="000000" w:themeColor="text1"/>
          </w:rPr>
          <w:t>International</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International</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To>
    </w:p>
    <w:p w14:paraId="35CE7F67" w14:textId="77777777" w:rsidR="00137B34" w:rsidRPr="00424939" w:rsidRDefault="00137B34" w:rsidP="008F4903">
      <w:pPr>
        <w:spacing w:after="0" w:line="228" w:lineRule="auto"/>
        <w:ind w:left="180" w:hanging="180"/>
        <w:rPr>
          <w:moveTo w:id="2526" w:author="Summer 2023 updates" w:date="2024-07-31T13:42:00Z"/>
          <w:rFonts w:cs="Times New Roman"/>
          <w:color w:val="000000" w:themeColor="text1"/>
        </w:rPr>
        <w:pPrChange w:id="2527" w:author="Summer 2023 updates" w:date="2024-07-31T13:42:00Z">
          <w:pPr>
            <w:spacing w:after="0" w:line="228" w:lineRule="auto"/>
          </w:pPr>
        </w:pPrChange>
      </w:pPr>
      <w:moveTo w:id="2528" w:author="Summer 2023 updates" w:date="2024-07-31T13:42:00Z">
        <w:r w:rsidRPr="00424939">
          <w:rPr>
            <w:rFonts w:cs="Times New Roman"/>
            <w:color w:val="000000" w:themeColor="text1"/>
          </w:rPr>
          <w:t>International Studies</w:t>
        </w:r>
        <w:r w:rsidRPr="00424939">
          <w:rPr>
            <w:rFonts w:cs="Times New Roman"/>
            <w:color w:val="000000" w:themeColor="text1"/>
          </w:rPr>
          <w:fldChar w:fldCharType="begin"/>
        </w:r>
        <w:r w:rsidRPr="00424939">
          <w:rPr>
            <w:color w:val="000000" w:themeColor="text1"/>
          </w:rPr>
          <w:instrText xml:space="preserve"> XE "International Studies" </w:instrText>
        </w:r>
        <w:r w:rsidRPr="00424939">
          <w:rPr>
            <w:rFonts w:cs="Times New Roman"/>
            <w:color w:val="000000" w:themeColor="text1"/>
          </w:rPr>
          <w:fldChar w:fldCharType="end"/>
        </w:r>
      </w:moveTo>
    </w:p>
    <w:p w14:paraId="4DFA6823" w14:textId="77777777" w:rsidR="00137B34" w:rsidRPr="00424939" w:rsidRDefault="00137B34" w:rsidP="008F4903">
      <w:pPr>
        <w:spacing w:after="0" w:line="228" w:lineRule="auto"/>
        <w:ind w:left="180" w:hanging="180"/>
        <w:rPr>
          <w:moveTo w:id="2529" w:author="Summer 2023 updates" w:date="2024-07-31T13:42:00Z"/>
          <w:rFonts w:cs="Times New Roman"/>
          <w:color w:val="000000" w:themeColor="text1"/>
        </w:rPr>
        <w:pPrChange w:id="2530" w:author="Summer 2023 updates" w:date="2024-07-31T13:42:00Z">
          <w:pPr>
            <w:spacing w:after="0" w:line="228" w:lineRule="auto"/>
          </w:pPr>
        </w:pPrChange>
      </w:pPr>
      <w:moveTo w:id="2531" w:author="Summer 2023 updates" w:date="2024-07-31T13:42:00Z">
        <w:r w:rsidRPr="00424939">
          <w:rPr>
            <w:rFonts w:cs="Times New Roman"/>
            <w:color w:val="000000" w:themeColor="text1"/>
          </w:rPr>
          <w:t>Kinesiology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Kinesiology</w:instrText>
        </w:r>
        <w:r w:rsidRPr="00424939">
          <w:rPr>
            <w:color w:val="000000" w:themeColor="text1"/>
          </w:rPr>
          <w:instrText xml:space="preserve">" </w:instrText>
        </w:r>
        <w:r w:rsidRPr="00424939">
          <w:rPr>
            <w:rFonts w:cs="Times New Roman"/>
            <w:color w:val="000000" w:themeColor="text1"/>
          </w:rPr>
          <w:fldChar w:fldCharType="end"/>
        </w:r>
      </w:moveTo>
    </w:p>
    <w:p w14:paraId="1A79D8C4" w14:textId="77777777" w:rsidR="00137B34" w:rsidRPr="00424939" w:rsidRDefault="00137B34" w:rsidP="008F4903">
      <w:pPr>
        <w:spacing w:after="0" w:line="228" w:lineRule="auto"/>
        <w:ind w:left="180" w:hanging="180"/>
        <w:rPr>
          <w:moveTo w:id="2532" w:author="Summer 2023 updates" w:date="2024-07-31T13:42:00Z"/>
          <w:rFonts w:cs="Times New Roman"/>
          <w:color w:val="000000" w:themeColor="text1"/>
        </w:rPr>
        <w:pPrChange w:id="2533" w:author="Summer 2023 updates" w:date="2024-07-31T13:42:00Z">
          <w:pPr>
            <w:spacing w:after="0" w:line="228" w:lineRule="auto"/>
          </w:pPr>
        </w:pPrChange>
      </w:pPr>
      <w:moveTo w:id="2534" w:author="Summer 2023 updates" w:date="2024-07-31T13:42:00Z">
        <w:r w:rsidRPr="00424939">
          <w:rPr>
            <w:rFonts w:cs="Times New Roman"/>
            <w:color w:val="000000" w:themeColor="text1"/>
          </w:rPr>
          <w:t>Literature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color w:val="000000" w:themeColor="text1"/>
          </w:rPr>
          <w:fldChar w:fldCharType="end"/>
        </w:r>
      </w:moveTo>
    </w:p>
    <w:p w14:paraId="4F7D86B5" w14:textId="77777777" w:rsidR="00137B34" w:rsidRPr="00424939" w:rsidRDefault="00137B34" w:rsidP="008F4903">
      <w:pPr>
        <w:spacing w:after="0" w:line="228" w:lineRule="auto"/>
        <w:ind w:left="180" w:hanging="180"/>
        <w:rPr>
          <w:moveTo w:id="2535" w:author="Summer 2023 updates" w:date="2024-07-31T13:42:00Z"/>
          <w:rFonts w:cs="Times New Roman"/>
          <w:color w:val="000000" w:themeColor="text1"/>
        </w:rPr>
        <w:pPrChange w:id="2536" w:author="Summer 2023 updates" w:date="2024-07-31T13:42:00Z">
          <w:pPr>
            <w:spacing w:after="0" w:line="228" w:lineRule="auto"/>
          </w:pPr>
        </w:pPrChange>
      </w:pPr>
      <w:moveTo w:id="2537" w:author="Summer 2023 updates" w:date="2024-07-31T13:42:00Z">
        <w:r w:rsidRPr="00424939">
          <w:rPr>
            <w:rFonts w:cs="Times New Roman"/>
            <w:color w:val="000000" w:themeColor="text1"/>
          </w:rPr>
          <w:t>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moveTo>
    </w:p>
    <w:p w14:paraId="1DA5ADBD" w14:textId="77777777" w:rsidR="00137B34" w:rsidRPr="00424939" w:rsidRDefault="00137B34" w:rsidP="008F4903">
      <w:pPr>
        <w:spacing w:after="0" w:line="228" w:lineRule="auto"/>
        <w:ind w:left="180" w:hanging="180"/>
        <w:rPr>
          <w:moveTo w:id="2538" w:author="Summer 2023 updates" w:date="2024-07-31T13:42:00Z"/>
          <w:rFonts w:cs="Times New Roman"/>
          <w:color w:val="000000" w:themeColor="text1"/>
        </w:rPr>
        <w:pPrChange w:id="2539" w:author="Summer 2023 updates" w:date="2024-07-31T13:42:00Z">
          <w:pPr>
            <w:spacing w:after="0" w:line="228" w:lineRule="auto"/>
          </w:pPr>
        </w:pPrChange>
      </w:pPr>
      <w:moveTo w:id="2540" w:author="Summer 2023 updates" w:date="2024-07-31T13:42:00Z">
        <w:r w:rsidRPr="00424939">
          <w:rPr>
            <w:rFonts w:cs="Times New Roman"/>
            <w:color w:val="000000" w:themeColor="text1"/>
          </w:rPr>
          <w:t>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moveTo>
    </w:p>
    <w:p w14:paraId="7806F948" w14:textId="77777777" w:rsidR="00137B34" w:rsidRPr="00424939" w:rsidRDefault="00137B34" w:rsidP="008F4903">
      <w:pPr>
        <w:spacing w:after="0" w:line="228" w:lineRule="auto"/>
        <w:ind w:left="180" w:hanging="180"/>
        <w:rPr>
          <w:moveTo w:id="2541" w:author="Summer 2023 updates" w:date="2024-07-31T13:42:00Z"/>
          <w:rFonts w:cs="Times New Roman"/>
          <w:color w:val="000000" w:themeColor="text1"/>
        </w:rPr>
        <w:pPrChange w:id="2542" w:author="Summer 2023 updates" w:date="2024-07-31T13:42:00Z">
          <w:pPr>
            <w:spacing w:after="0" w:line="228" w:lineRule="auto"/>
          </w:pPr>
        </w:pPrChange>
      </w:pPr>
      <w:moveTo w:id="2543" w:author="Summer 2023 updates" w:date="2024-07-31T13:42:00Z">
        <w:r w:rsidRPr="00424939">
          <w:rPr>
            <w:rFonts w:cs="Times New Roman"/>
            <w:color w:val="000000" w:themeColor="text1"/>
          </w:rPr>
          <w:t>Philosophy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Philosophy</w:instrText>
        </w:r>
        <w:r w:rsidRPr="00424939">
          <w:rPr>
            <w:color w:val="000000" w:themeColor="text1"/>
          </w:rPr>
          <w:instrText xml:space="preserve">" </w:instrText>
        </w:r>
        <w:r w:rsidRPr="00424939">
          <w:rPr>
            <w:rFonts w:cs="Times New Roman"/>
            <w:color w:val="000000" w:themeColor="text1"/>
          </w:rPr>
          <w:fldChar w:fldCharType="end"/>
        </w:r>
      </w:moveTo>
    </w:p>
    <w:p w14:paraId="3E964641" w14:textId="77777777" w:rsidR="00137B34" w:rsidRPr="00424939" w:rsidRDefault="00137B34" w:rsidP="008F4903">
      <w:pPr>
        <w:spacing w:after="0" w:line="228" w:lineRule="auto"/>
        <w:ind w:left="180" w:hanging="180"/>
        <w:rPr>
          <w:moveTo w:id="2544" w:author="Summer 2023 updates" w:date="2024-07-31T13:42:00Z"/>
          <w:rFonts w:cs="Times New Roman"/>
          <w:color w:val="000000" w:themeColor="text1"/>
        </w:rPr>
        <w:pPrChange w:id="2545" w:author="Summer 2023 updates" w:date="2024-07-31T13:42:00Z">
          <w:pPr>
            <w:spacing w:after="0" w:line="228" w:lineRule="auto"/>
          </w:pPr>
        </w:pPrChange>
      </w:pPr>
      <w:moveTo w:id="2546" w:author="Summer 2023 updates" w:date="2024-07-31T13:42:00Z">
        <w:r w:rsidRPr="00424939">
          <w:rPr>
            <w:rFonts w:cs="Times New Roman"/>
            <w:color w:val="000000" w:themeColor="text1"/>
          </w:rPr>
          <w:t>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moveTo>
    </w:p>
    <w:p w14:paraId="2611F246" w14:textId="77777777" w:rsidR="00137B34" w:rsidRPr="00424939" w:rsidRDefault="00137B34" w:rsidP="008F4903">
      <w:pPr>
        <w:spacing w:after="0" w:line="228" w:lineRule="auto"/>
        <w:ind w:left="180" w:hanging="180"/>
        <w:rPr>
          <w:moveTo w:id="2547" w:author="Summer 2023 updates" w:date="2024-07-31T13:42:00Z"/>
          <w:rFonts w:cs="Times New Roman"/>
          <w:color w:val="000000" w:themeColor="text1"/>
        </w:rPr>
        <w:pPrChange w:id="2548" w:author="Summer 2023 updates" w:date="2024-07-31T13:42:00Z">
          <w:pPr>
            <w:spacing w:after="0" w:line="228" w:lineRule="auto"/>
          </w:pPr>
        </w:pPrChange>
      </w:pPr>
      <w:moveTo w:id="2549" w:author="Summer 2023 updates" w:date="2024-07-31T13:42:00Z">
        <w:r w:rsidRPr="00424939">
          <w:rPr>
            <w:rFonts w:cs="Times New Roman"/>
            <w:color w:val="000000" w:themeColor="text1"/>
          </w:rPr>
          <w:t>Political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Political Science</w:instrText>
        </w:r>
        <w:r w:rsidRPr="00424939">
          <w:rPr>
            <w:color w:val="000000" w:themeColor="text1"/>
          </w:rPr>
          <w:instrText xml:space="preserve">" </w:instrText>
        </w:r>
        <w:r w:rsidRPr="00424939">
          <w:rPr>
            <w:rFonts w:cs="Times New Roman"/>
            <w:color w:val="000000" w:themeColor="text1"/>
          </w:rPr>
          <w:fldChar w:fldCharType="end"/>
        </w:r>
      </w:moveTo>
    </w:p>
    <w:p w14:paraId="198825EC" w14:textId="77777777" w:rsidR="00137B34" w:rsidRPr="00424939" w:rsidRDefault="00137B34" w:rsidP="008F4903">
      <w:pPr>
        <w:spacing w:after="0" w:line="228" w:lineRule="auto"/>
        <w:ind w:left="180" w:hanging="180"/>
        <w:rPr>
          <w:moveTo w:id="2550" w:author="Summer 2023 updates" w:date="2024-07-31T13:42:00Z"/>
          <w:rFonts w:cs="Times New Roman"/>
          <w:color w:val="000000" w:themeColor="text1"/>
        </w:rPr>
        <w:pPrChange w:id="2551" w:author="Summer 2023 updates" w:date="2024-07-31T13:42:00Z">
          <w:pPr>
            <w:spacing w:after="0" w:line="228" w:lineRule="auto"/>
          </w:pPr>
        </w:pPrChange>
      </w:pPr>
      <w:moveTo w:id="2552" w:author="Summer 2023 updates" w:date="2024-07-31T13:42:00Z">
        <w:r w:rsidRPr="00424939">
          <w:rPr>
            <w:rFonts w:cs="Times New Roman"/>
            <w:color w:val="000000" w:themeColor="text1"/>
          </w:rPr>
          <w:t>Psychology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moveTo>
    </w:p>
    <w:p w14:paraId="172394F2" w14:textId="77777777" w:rsidR="00137B34" w:rsidRPr="00424939" w:rsidRDefault="00137B34" w:rsidP="008F4903">
      <w:pPr>
        <w:spacing w:after="0" w:line="228" w:lineRule="auto"/>
        <w:ind w:left="180" w:hanging="180"/>
        <w:rPr>
          <w:moveTo w:id="2553" w:author="Summer 2023 updates" w:date="2024-07-31T13:42:00Z"/>
          <w:rFonts w:cs="Times New Roman"/>
          <w:color w:val="000000" w:themeColor="text1"/>
        </w:rPr>
        <w:pPrChange w:id="2554" w:author="Summer 2023 updates" w:date="2024-07-31T13:42:00Z">
          <w:pPr>
            <w:spacing w:after="0" w:line="228" w:lineRule="auto"/>
          </w:pPr>
        </w:pPrChange>
      </w:pPr>
      <w:moveTo w:id="2555" w:author="Summer 2023 updates" w:date="2024-07-31T13:42:00Z">
        <w:r w:rsidRPr="00424939">
          <w:rPr>
            <w:rFonts w:cs="Times New Roman"/>
            <w:color w:val="000000" w:themeColor="text1"/>
          </w:rPr>
          <w:t>Religion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color w:val="000000" w:themeColor="text1"/>
          </w:rPr>
          <w:fldChar w:fldCharType="end"/>
        </w:r>
      </w:moveTo>
    </w:p>
    <w:p w14:paraId="4B15C2F5" w14:textId="77777777" w:rsidR="00137B34" w:rsidRPr="00424939" w:rsidRDefault="00137B34" w:rsidP="008F4903">
      <w:pPr>
        <w:spacing w:after="0" w:line="228" w:lineRule="auto"/>
        <w:ind w:left="180" w:hanging="180"/>
        <w:rPr>
          <w:moveTo w:id="2556" w:author="Summer 2023 updates" w:date="2024-07-31T13:42:00Z"/>
          <w:rFonts w:cs="Times New Roman"/>
          <w:color w:val="000000" w:themeColor="text1"/>
        </w:rPr>
        <w:pPrChange w:id="2557" w:author="Summer 2023 updates" w:date="2024-07-31T13:42:00Z">
          <w:pPr>
            <w:spacing w:after="0" w:line="228" w:lineRule="auto"/>
          </w:pPr>
        </w:pPrChange>
      </w:pPr>
      <w:moveTo w:id="2558" w:author="Summer 2023 updates" w:date="2024-07-31T13:42:00Z">
        <w:r w:rsidRPr="00424939">
          <w:rPr>
            <w:rFonts w:cs="Times New Roman"/>
            <w:color w:val="000000" w:themeColor="text1"/>
          </w:rPr>
          <w:t>Social &amp; Criminal Justice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Social &amp; Criminal Justice</w:instrText>
        </w:r>
        <w:r w:rsidRPr="00424939">
          <w:rPr>
            <w:color w:val="000000" w:themeColor="text1"/>
          </w:rPr>
          <w:instrText xml:space="preserve">" </w:instrText>
        </w:r>
        <w:r w:rsidRPr="00424939">
          <w:rPr>
            <w:rFonts w:cs="Times New Roman"/>
            <w:color w:val="000000" w:themeColor="text1"/>
          </w:rPr>
          <w:fldChar w:fldCharType="end"/>
        </w:r>
      </w:moveTo>
    </w:p>
    <w:p w14:paraId="1CE50FF1" w14:textId="77777777" w:rsidR="00137B34" w:rsidRPr="00424939" w:rsidRDefault="00137B34" w:rsidP="008F4903">
      <w:pPr>
        <w:spacing w:after="0" w:line="228" w:lineRule="auto"/>
        <w:ind w:left="180" w:hanging="180"/>
        <w:rPr>
          <w:moveTo w:id="2559" w:author="Summer 2023 updates" w:date="2024-07-31T13:42:00Z"/>
          <w:rFonts w:cs="Times New Roman"/>
          <w:color w:val="000000" w:themeColor="text1"/>
        </w:rPr>
        <w:pPrChange w:id="2560" w:author="Summer 2023 updates" w:date="2024-07-31T13:42:00Z">
          <w:pPr>
            <w:spacing w:after="0" w:line="228" w:lineRule="auto"/>
          </w:pPr>
        </w:pPrChange>
      </w:pPr>
      <w:moveTo w:id="2561" w:author="Summer 2023 updates" w:date="2024-07-31T13:42:00Z">
        <w:r w:rsidRPr="00424939">
          <w:rPr>
            <w:rFonts w:cs="Times New Roman"/>
            <w:color w:val="000000" w:themeColor="text1"/>
          </w:rPr>
          <w:t>Sociology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Sociology</w:instrText>
        </w:r>
        <w:r w:rsidRPr="00424939">
          <w:rPr>
            <w:color w:val="000000" w:themeColor="text1"/>
          </w:rPr>
          <w:instrText xml:space="preserve">" </w:instrText>
        </w:r>
        <w:r w:rsidRPr="00424939">
          <w:rPr>
            <w:rFonts w:cs="Times New Roman"/>
            <w:color w:val="000000" w:themeColor="text1"/>
          </w:rPr>
          <w:fldChar w:fldCharType="end"/>
        </w:r>
      </w:moveTo>
    </w:p>
    <w:p w14:paraId="1AA14959" w14:textId="77777777" w:rsidR="00137B34" w:rsidRPr="00424939" w:rsidRDefault="00137B34" w:rsidP="008F4903">
      <w:pPr>
        <w:spacing w:after="0" w:line="228" w:lineRule="auto"/>
        <w:ind w:left="180" w:hanging="180"/>
        <w:rPr>
          <w:moveTo w:id="2562" w:author="Summer 2023 updates" w:date="2024-07-31T13:42:00Z"/>
          <w:rFonts w:cs="Times New Roman"/>
          <w:color w:val="000000" w:themeColor="text1"/>
        </w:rPr>
        <w:pPrChange w:id="2563" w:author="Summer 2023 updates" w:date="2024-07-31T13:42:00Z">
          <w:pPr>
            <w:spacing w:after="0" w:line="228" w:lineRule="auto"/>
          </w:pPr>
        </w:pPrChange>
      </w:pPr>
      <w:moveTo w:id="2564"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moveTo>
    </w:p>
    <w:p w14:paraId="3887A909" w14:textId="77777777" w:rsidR="00137B34" w:rsidRPr="00424939" w:rsidRDefault="00137B34" w:rsidP="008F4903">
      <w:pPr>
        <w:spacing w:after="0" w:line="228" w:lineRule="auto"/>
        <w:ind w:left="180" w:hanging="180"/>
        <w:rPr>
          <w:moveTo w:id="2565" w:author="Summer 2023 updates" w:date="2024-07-31T13:42:00Z"/>
          <w:rFonts w:cs="Times New Roman"/>
          <w:color w:val="000000" w:themeColor="text1"/>
        </w:rPr>
        <w:pPrChange w:id="2566" w:author="Summer 2023 updates" w:date="2024-07-31T13:42:00Z">
          <w:pPr>
            <w:spacing w:after="0" w:line="228" w:lineRule="auto"/>
          </w:pPr>
        </w:pPrChange>
      </w:pPr>
      <w:moveTo w:id="2567"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Studies</w:t>
        </w:r>
      </w:moveTo>
    </w:p>
    <w:p w14:paraId="476C7F9B" w14:textId="77777777" w:rsidR="00137B34" w:rsidRPr="00424939" w:rsidRDefault="00137B34" w:rsidP="008F4903">
      <w:pPr>
        <w:spacing w:after="0" w:line="228" w:lineRule="auto"/>
        <w:ind w:left="180" w:hanging="180"/>
        <w:rPr>
          <w:moveTo w:id="2568" w:author="Summer 2023 updates" w:date="2024-07-31T13:42:00Z"/>
          <w:rFonts w:cs="Times New Roman"/>
          <w:color w:val="000000" w:themeColor="text1"/>
        </w:rPr>
        <w:pPrChange w:id="2569" w:author="Summer 2023 updates" w:date="2024-07-31T13:42:00Z">
          <w:pPr>
            <w:spacing w:after="0" w:line="228" w:lineRule="auto"/>
          </w:pPr>
        </w:pPrChange>
      </w:pPr>
      <w:moveTo w:id="2570" w:author="Summer 2023 updates" w:date="2024-07-31T13:42:00Z">
        <w:r w:rsidRPr="00424939">
          <w:rPr>
            <w:rFonts w:cs="Times New Roman"/>
            <w:color w:val="000000" w:themeColor="text1"/>
          </w:rPr>
          <w:t>Theatre Arts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color w:val="000000" w:themeColor="text1"/>
          </w:rPr>
          <w:fldChar w:fldCharType="end"/>
        </w:r>
      </w:moveTo>
    </w:p>
    <w:p w14:paraId="28684623" w14:textId="77777777" w:rsidR="00137B34" w:rsidRPr="00424939" w:rsidRDefault="00137B34" w:rsidP="008F4903">
      <w:pPr>
        <w:spacing w:after="0" w:line="228" w:lineRule="auto"/>
        <w:ind w:left="180" w:hanging="180"/>
        <w:rPr>
          <w:moveTo w:id="2571"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2572" w:author="Summer 2023 updates" w:date="2024-07-31T13:42:00Z">
            <w:sectPr w:rsidR="00137B34" w:rsidRPr="00424939" w:rsidSect="00884DF4">
              <w:pgMar w:top="720" w:right="720" w:bottom="1080" w:left="1440" w:header="720" w:footer="720" w:gutter="0"/>
            </w:sectPr>
          </w:sectPrChange>
        </w:sectPr>
        <w:pPrChange w:id="2573" w:author="Summer 2023 updates" w:date="2024-07-31T13:42:00Z">
          <w:pPr>
            <w:spacing w:after="0" w:line="228" w:lineRule="auto"/>
          </w:pPr>
        </w:pPrChange>
      </w:pPr>
      <w:moveTo w:id="2574" w:author="Summer 2023 updates" w:date="2024-07-31T13:42:00Z">
        <w:r w:rsidRPr="00424939">
          <w:rPr>
            <w:rFonts w:cs="Times New Roman"/>
            <w:color w:val="000000" w:themeColor="text1"/>
          </w:rPr>
          <w:t>Writing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Writing</w:instrText>
        </w:r>
        <w:r w:rsidRPr="00424939">
          <w:rPr>
            <w:color w:val="000000" w:themeColor="text1"/>
          </w:rPr>
          <w:instrText>" \t "</w:instrText>
        </w:r>
        <w:r w:rsidRPr="00424939">
          <w:rPr>
            <w:rFonts w:cstheme="minorHAnsi"/>
            <w:i/>
            <w:color w:val="000000" w:themeColor="text1"/>
          </w:rPr>
          <w:instrText>See</w:instrText>
        </w:r>
        <w:r w:rsidRPr="00424939">
          <w:rPr>
            <w:rFonts w:cstheme="minorHAnsi"/>
            <w:color w:val="000000" w:themeColor="text1"/>
          </w:rPr>
          <w:instrText xml:space="preserve"> Rhetoric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(Rhetoric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Rhetoric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moveTo>
    </w:p>
    <w:p w14:paraId="4357649D" w14:textId="77777777" w:rsidR="00137B34" w:rsidRPr="00424939" w:rsidRDefault="00137B34" w:rsidP="008F4903">
      <w:pPr>
        <w:spacing w:after="0" w:line="60" w:lineRule="auto"/>
        <w:ind w:left="180" w:hanging="180"/>
        <w:rPr>
          <w:moveTo w:id="2575"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space="720"/>
          <w:docGrid w:linePitch="360"/>
          <w:sectPrChange w:id="2576" w:author="Summer 2023 updates" w:date="2024-07-31T13:42:00Z">
            <w:sectPr w:rsidR="00137B34" w:rsidRPr="00424939" w:rsidSect="00884DF4">
              <w:pgMar w:top="720" w:right="720" w:bottom="1080" w:left="1440" w:header="720" w:footer="720" w:gutter="0"/>
            </w:sectPr>
          </w:sectPrChange>
        </w:sectPr>
        <w:pPrChange w:id="2577" w:author="Summer 2023 updates" w:date="2024-07-31T13:42:00Z">
          <w:pPr>
            <w:spacing w:after="0" w:line="60" w:lineRule="auto"/>
          </w:pPr>
        </w:pPrChange>
      </w:pPr>
    </w:p>
    <w:p w14:paraId="0ABBA1D9" w14:textId="77777777" w:rsidR="00137B34" w:rsidRPr="00424939" w:rsidRDefault="00137B34" w:rsidP="008F4903">
      <w:pPr>
        <w:spacing w:after="0" w:line="60" w:lineRule="auto"/>
        <w:ind w:left="180" w:hanging="180"/>
        <w:rPr>
          <w:moveTo w:id="2578" w:author="Summer 2023 updates" w:date="2024-07-31T13:42:00Z"/>
          <w:rFonts w:cs="Times New Roman"/>
          <w:color w:val="000000" w:themeColor="text1"/>
        </w:rPr>
        <w:pPrChange w:id="2579" w:author="Summer 2023 updates" w:date="2024-07-31T13:42:00Z">
          <w:pPr>
            <w:spacing w:after="0" w:line="60" w:lineRule="auto"/>
          </w:pPr>
        </w:pPrChange>
      </w:pPr>
    </w:p>
    <w:p w14:paraId="5B3CA7E5" w14:textId="376418A0" w:rsidR="00137B34" w:rsidRPr="00424939" w:rsidRDefault="00137B34" w:rsidP="00946594">
      <w:pPr>
        <w:ind w:left="187" w:hanging="187"/>
        <w:rPr>
          <w:ins w:id="2580" w:author="Summer 2023 updates" w:date="2024-07-31T13:42:00Z"/>
          <w:rFonts w:cs="Times New Roman"/>
          <w:color w:val="000000" w:themeColor="text1"/>
        </w:rPr>
      </w:pPr>
      <w:moveTo w:id="2581" w:author="Summer 2023 updates" w:date="2024-07-31T13:42:00Z">
        <w:r w:rsidRPr="00424939">
          <w:rPr>
            <w:rFonts w:cs="Times New Roman"/>
            <w:color w:val="000000" w:themeColor="text1"/>
          </w:rPr>
          <w:t>* A coherent interdisciplinary sequence of courses devised by the student, in consultation with faculty, suited to the student’s individual goals and approved by the Academic Policies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Academic Policies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r w:rsidRPr="00DB6B93">
          <w:rPr>
            <w:rFonts w:cs="Times New Roman"/>
            <w:color w:val="000000" w:themeColor="text1"/>
          </w:rPr>
          <w:t xml:space="preserve">Committee (see p. </w:t>
        </w:r>
      </w:moveTo>
      <w:moveToRangeEnd w:id="2518"/>
      <w:ins w:id="2582" w:author="Summer 2023 updates" w:date="2024-07-31T13:42:00Z">
        <w:r>
          <w:rPr>
            <w:rFonts w:cs="Times New Roman"/>
            <w:color w:val="000000" w:themeColor="text1"/>
          </w:rPr>
          <w:fldChar w:fldCharType="begin"/>
        </w:r>
        <w:r>
          <w:rPr>
            <w:rFonts w:cs="Times New Roman"/>
            <w:color w:val="000000" w:themeColor="text1"/>
          </w:rPr>
          <w:instrText xml:space="preserve"> PAGEREF  InterdisciplinaryStudies \h </w:instrText>
        </w:r>
        <w:r>
          <w:rPr>
            <w:rFonts w:cs="Times New Roman"/>
            <w:color w:val="000000" w:themeColor="text1"/>
          </w:rPr>
        </w:r>
        <w:r>
          <w:rPr>
            <w:rFonts w:cs="Times New Roman"/>
            <w:color w:val="000000" w:themeColor="text1"/>
          </w:rPr>
          <w:fldChar w:fldCharType="separate"/>
        </w:r>
        <w:r w:rsidR="00A74DA0">
          <w:rPr>
            <w:rFonts w:cs="Times New Roman"/>
            <w:noProof/>
            <w:color w:val="000000" w:themeColor="text1"/>
          </w:rPr>
          <w:t>148</w:t>
        </w:r>
        <w:r>
          <w:rPr>
            <w:rFonts w:cs="Times New Roman"/>
            <w:color w:val="000000" w:themeColor="text1"/>
          </w:rPr>
          <w:fldChar w:fldCharType="end"/>
        </w:r>
        <w:r w:rsidRPr="00DB6B93">
          <w:rPr>
            <w:rFonts w:cs="Times New Roman"/>
            <w:color w:val="000000" w:themeColor="text1"/>
          </w:rPr>
          <w:t>).</w:t>
        </w:r>
      </w:ins>
    </w:p>
    <w:p w14:paraId="4101E085" w14:textId="77777777" w:rsidR="00137B34" w:rsidRDefault="00137B34" w:rsidP="00946594">
      <w:pPr>
        <w:rPr>
          <w:ins w:id="2583" w:author="Summer 2023 updates" w:date="2024-07-31T13:42:00Z"/>
        </w:rPr>
      </w:pPr>
    </w:p>
    <w:p w14:paraId="000F307A" w14:textId="5189B15C" w:rsidR="00137B34" w:rsidRPr="00424939" w:rsidRDefault="00137B34" w:rsidP="00946594">
      <w:pPr>
        <w:rPr>
          <w:moveTo w:id="2584" w:author="Summer 2023 updates" w:date="2024-07-31T13:42:00Z"/>
          <w:rPrChange w:id="2585" w:author="Summer 2023 updates" w:date="2024-07-31T13:42:00Z">
            <w:rPr>
              <w:moveTo w:id="2586" w:author="Summer 2023 updates" w:date="2024-07-31T13:42:00Z"/>
              <w:color w:val="000000" w:themeColor="text1"/>
            </w:rPr>
          </w:rPrChange>
        </w:rPr>
        <w:pPrChange w:id="2587" w:author="Summer 2023 updates" w:date="2024-07-31T13:42:00Z">
          <w:pPr>
            <w:spacing w:after="0"/>
          </w:pPr>
        </w:pPrChange>
      </w:pPr>
      <w:ins w:id="2588" w:author="Summer 2023 updates" w:date="2024-07-31T13:42:00Z">
        <w:r w:rsidRPr="00424939">
          <w:t xml:space="preserve">In addition to the majors listed above, the following </w:t>
        </w:r>
        <w:r w:rsidRPr="00846CA4">
          <w:t>collateral majors</w:t>
        </w:r>
        <w:r w:rsidRPr="00846CA4">
          <w:fldChar w:fldCharType="begin"/>
        </w:r>
        <w:r w:rsidRPr="00846CA4">
          <w:instrText xml:space="preserve"> XE "</w:instrText>
        </w:r>
        <w:r w:rsidR="00314707">
          <w:instrText>C</w:instrText>
        </w:r>
        <w:r w:rsidRPr="00846CA4">
          <w:instrText xml:space="preserve">ollateral </w:instrText>
        </w:r>
        <w:r w:rsidR="00314707">
          <w:instrText>M</w:instrText>
        </w:r>
        <w:r w:rsidRPr="00846CA4">
          <w:instrText xml:space="preserve">ajor" </w:instrText>
        </w:r>
        <w:r w:rsidRPr="00846CA4">
          <w:fldChar w:fldCharType="end"/>
        </w:r>
        <w:r w:rsidRPr="00424939">
          <w:t xml:space="preserve"> are offered, which require a student to satisfy the requirements of a major from the list above in addition to the selected collateral major</w:t>
        </w:r>
        <w:r w:rsidRPr="00424939">
          <w:fldChar w:fldCharType="begin"/>
        </w:r>
        <w:r w:rsidRPr="00846CA4">
          <w:instrText xml:space="preserve"> XE "</w:instrText>
        </w:r>
        <w:r w:rsidR="00314707">
          <w:instrText>C</w:instrText>
        </w:r>
        <w:r w:rsidRPr="00846CA4">
          <w:instrText xml:space="preserve">ollateral </w:instrText>
        </w:r>
        <w:r w:rsidR="00314707">
          <w:instrText>M</w:instrText>
        </w:r>
        <w:r w:rsidRPr="00846CA4">
          <w:instrText xml:space="preserve">ajor" </w:instrText>
        </w:r>
        <w:r w:rsidRPr="00424939">
          <w:fldChar w:fldCharType="end"/>
        </w:r>
        <w:r w:rsidRPr="00424939">
          <w:t>.</w:t>
        </w:r>
      </w:ins>
      <w:moveToRangeStart w:id="2589" w:author="Summer 2023 updates" w:date="2024-07-31T13:42:00Z" w:name="move173325753"/>
      <w:moveTo w:id="2590" w:author="Summer 2023 updates" w:date="2024-07-31T13:42:00Z">
        <w:r w:rsidRPr="00424939">
          <w:rPr>
            <w:rPrChange w:id="2591" w:author="Summer 2023 updates" w:date="2024-07-31T13:42:00Z">
              <w:rPr>
                <w:color w:val="000000" w:themeColor="text1"/>
              </w:rPr>
            </w:rPrChange>
          </w:rPr>
          <w:t xml:space="preserve">  </w:t>
        </w:r>
      </w:moveTo>
    </w:p>
    <w:p w14:paraId="61C369D9" w14:textId="77777777" w:rsidR="00137B34" w:rsidRPr="00424939" w:rsidRDefault="00137B34" w:rsidP="008F4903">
      <w:pPr>
        <w:spacing w:after="0"/>
        <w:ind w:left="180" w:hanging="180"/>
        <w:rPr>
          <w:moveTo w:id="2592"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space="720"/>
          <w:docGrid w:linePitch="360"/>
          <w:sectPrChange w:id="2593" w:author="Summer 2023 updates" w:date="2024-07-31T13:42:00Z">
            <w:sectPr w:rsidR="00137B34" w:rsidRPr="00424939" w:rsidSect="00884DF4">
              <w:pgMar w:top="720" w:right="720" w:bottom="1080" w:left="1440" w:header="720" w:footer="720" w:gutter="0"/>
            </w:sectPr>
          </w:sectPrChange>
        </w:sectPr>
        <w:pPrChange w:id="2594" w:author="Summer 2023 updates" w:date="2024-07-31T13:42:00Z">
          <w:pPr>
            <w:spacing w:after="0"/>
          </w:pPr>
        </w:pPrChange>
      </w:pPr>
    </w:p>
    <w:p w14:paraId="20C08626" w14:textId="77777777" w:rsidR="00137B34" w:rsidRPr="00424939" w:rsidRDefault="00137B34" w:rsidP="008F4903">
      <w:pPr>
        <w:spacing w:after="0"/>
        <w:ind w:left="180" w:hanging="180"/>
        <w:rPr>
          <w:moveTo w:id="2595" w:author="Summer 2023 updates" w:date="2024-07-31T13:42:00Z"/>
          <w:rFonts w:cs="Times New Roman"/>
          <w:color w:val="000000" w:themeColor="text1"/>
        </w:rPr>
        <w:pPrChange w:id="2596" w:author="Summer 2023 updates" w:date="2024-07-31T13:42:00Z">
          <w:pPr>
            <w:spacing w:after="0"/>
          </w:pPr>
        </w:pPrChange>
      </w:pPr>
      <w:moveTo w:id="2597" w:author="Summer 2023 updates" w:date="2024-07-31T13:42:00Z">
        <w:r w:rsidRPr="00424939">
          <w:rPr>
            <w:rFonts w:cs="Times New Roman"/>
            <w:color w:val="000000" w:themeColor="text1"/>
          </w:rPr>
          <w:t>Biochemistry</w:t>
        </w:r>
      </w:moveTo>
    </w:p>
    <w:p w14:paraId="14E71887" w14:textId="77777777" w:rsidR="00137B34" w:rsidRPr="00424939" w:rsidRDefault="00137B34" w:rsidP="008F4903">
      <w:pPr>
        <w:spacing w:after="0"/>
        <w:ind w:left="180" w:hanging="180"/>
        <w:rPr>
          <w:moveTo w:id="2598" w:author="Summer 2023 updates" w:date="2024-07-31T13:42:00Z"/>
          <w:rFonts w:cs="Times New Roman"/>
          <w:color w:val="000000" w:themeColor="text1"/>
        </w:rPr>
        <w:pPrChange w:id="2599" w:author="Summer 2023 updates" w:date="2024-07-31T13:42:00Z">
          <w:pPr>
            <w:spacing w:after="0"/>
          </w:pPr>
        </w:pPrChange>
      </w:pPr>
      <w:moveTo w:id="2600" w:author="Summer 2023 updates" w:date="2024-07-31T13:42:00Z">
        <w:r w:rsidRPr="00424939">
          <w:rPr>
            <w:rFonts w:cs="Times New Roman"/>
            <w:color w:val="000000" w:themeColor="text1"/>
          </w:rPr>
          <w:t>Environmental Science</w:t>
        </w:r>
      </w:moveTo>
    </w:p>
    <w:p w14:paraId="00A4B9C8" w14:textId="77777777" w:rsidR="00137B34" w:rsidRPr="00424939" w:rsidRDefault="00137B34" w:rsidP="008F4903">
      <w:pPr>
        <w:spacing w:after="0"/>
        <w:ind w:left="180" w:hanging="180"/>
        <w:rPr>
          <w:moveTo w:id="2601" w:author="Summer 2023 updates" w:date="2024-07-31T13:42:00Z"/>
          <w:rFonts w:cs="Times New Roman"/>
          <w:color w:val="000000" w:themeColor="text1"/>
        </w:rPr>
        <w:pPrChange w:id="2602" w:author="Summer 2023 updates" w:date="2024-07-31T13:42:00Z">
          <w:pPr>
            <w:spacing w:after="0"/>
          </w:pPr>
        </w:pPrChange>
      </w:pPr>
      <w:moveTo w:id="2603" w:author="Summer 2023 updates" w:date="2024-07-31T13:42:00Z">
        <w:r w:rsidRPr="00424939">
          <w:rPr>
            <w:rFonts w:cs="Times New Roman"/>
            <w:color w:val="000000" w:themeColor="text1"/>
          </w:rPr>
          <w:t>Environmental Studies</w:t>
        </w:r>
        <w:r w:rsidRPr="00424939">
          <w:rPr>
            <w:rFonts w:cs="Times New Roman"/>
            <w:color w:val="000000" w:themeColor="text1"/>
          </w:rPr>
          <w:fldChar w:fldCharType="begin"/>
        </w:r>
        <w:r w:rsidRPr="00424939">
          <w:rPr>
            <w:color w:val="000000" w:themeColor="text1"/>
          </w:rPr>
          <w:instrText xml:space="preserve"> XE "Environmental Studies" </w:instrText>
        </w:r>
        <w:r w:rsidRPr="00424939">
          <w:rPr>
            <w:rFonts w:cs="Times New Roman"/>
            <w:color w:val="000000" w:themeColor="text1"/>
          </w:rPr>
          <w:fldChar w:fldCharType="end"/>
        </w:r>
      </w:moveTo>
    </w:p>
    <w:p w14:paraId="4A77CCC0" w14:textId="77777777" w:rsidR="00137B34" w:rsidRPr="00424939" w:rsidRDefault="00137B34" w:rsidP="008F4903">
      <w:pPr>
        <w:spacing w:after="0"/>
        <w:ind w:left="180" w:hanging="180"/>
        <w:rPr>
          <w:moveTo w:id="2604" w:author="Summer 2023 updates" w:date="2024-07-31T13:42:00Z"/>
          <w:rFonts w:cs="Times New Roman"/>
          <w:color w:val="000000" w:themeColor="text1"/>
        </w:rPr>
        <w:pPrChange w:id="2605" w:author="Summer 2023 updates" w:date="2024-07-31T13:42:00Z">
          <w:pPr>
            <w:spacing w:after="0"/>
          </w:pPr>
        </w:pPrChange>
      </w:pPr>
      <w:moveTo w:id="2606" w:author="Summer 2023 updates" w:date="2024-07-31T13:42:00Z">
        <w:r w:rsidRPr="00424939">
          <w:rPr>
            <w:rFonts w:cs="Times New Roman"/>
            <w:color w:val="000000" w:themeColor="text1"/>
          </w:rPr>
          <w:t>Molecular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moveTo>
    </w:p>
    <w:p w14:paraId="70F6CA33" w14:textId="77777777" w:rsidR="00137B34" w:rsidRPr="00424939" w:rsidRDefault="00137B34" w:rsidP="008F4903">
      <w:pPr>
        <w:spacing w:after="0"/>
        <w:ind w:left="180" w:hanging="180"/>
        <w:rPr>
          <w:moveTo w:id="2607" w:author="Summer 2023 updates" w:date="2024-07-31T13:42:00Z"/>
          <w:rFonts w:cs="Times New Roman"/>
          <w:color w:val="000000" w:themeColor="text1"/>
        </w:rPr>
        <w:pPrChange w:id="2608" w:author="Summer 2023 updates" w:date="2024-07-31T13:42:00Z">
          <w:pPr>
            <w:spacing w:after="0"/>
          </w:pPr>
        </w:pPrChange>
      </w:pPr>
      <w:moveTo w:id="2609" w:author="Summer 2023 updates" w:date="2024-07-31T13:42:00Z">
        <w:r w:rsidRPr="00424939">
          <w:rPr>
            <w:rFonts w:cs="Times New Roman"/>
            <w:color w:val="000000" w:themeColor="text1"/>
          </w:rPr>
          <w:t>Neuroscience</w:t>
        </w:r>
        <w:r w:rsidRPr="00424939">
          <w:rPr>
            <w:rFonts w:cs="Times New Roman"/>
            <w:color w:val="000000" w:themeColor="text1"/>
          </w:rPr>
          <w:fldChar w:fldCharType="begin"/>
        </w:r>
        <w:r w:rsidRPr="00424939">
          <w:rPr>
            <w:color w:val="000000" w:themeColor="text1"/>
          </w:rPr>
          <w:instrText xml:space="preserve"> XE "Neuroscience" </w:instrText>
        </w:r>
        <w:r w:rsidRPr="00424939">
          <w:rPr>
            <w:rFonts w:cs="Times New Roman"/>
            <w:color w:val="000000" w:themeColor="text1"/>
          </w:rPr>
          <w:fldChar w:fldCharType="end"/>
        </w:r>
      </w:moveTo>
    </w:p>
    <w:p w14:paraId="46B7F3C6" w14:textId="77777777" w:rsidR="00137B34" w:rsidRPr="00424939" w:rsidRDefault="00137B34" w:rsidP="008F4903">
      <w:pPr>
        <w:spacing w:after="0"/>
        <w:ind w:left="180" w:hanging="180"/>
        <w:rPr>
          <w:moveTo w:id="2610" w:author="Summer 2023 updates" w:date="2024-07-31T13:42:00Z"/>
          <w:rFonts w:cs="Times New Roman"/>
          <w:color w:val="000000" w:themeColor="text1"/>
        </w:rPr>
        <w:pPrChange w:id="2611" w:author="Summer 2023 updates" w:date="2024-07-31T13:42:00Z">
          <w:pPr>
            <w:spacing w:after="0"/>
          </w:pPr>
        </w:pPrChange>
      </w:pPr>
      <w:moveTo w:id="2612" w:author="Summer 2023 updates" w:date="2024-07-31T13:42:00Z">
        <w:r w:rsidRPr="00424939">
          <w:rPr>
            <w:rFonts w:cs="Times New Roman"/>
            <w:color w:val="000000" w:themeColor="text1"/>
          </w:rPr>
          <w:t>Organizational Science</w:t>
        </w:r>
        <w:r w:rsidRPr="00424939">
          <w:rPr>
            <w:rFonts w:cs="Times New Roman"/>
            <w:color w:val="000000" w:themeColor="text1"/>
          </w:rPr>
          <w:fldChar w:fldCharType="begin"/>
        </w:r>
        <w:r w:rsidRPr="00424939">
          <w:rPr>
            <w:color w:val="000000" w:themeColor="text1"/>
          </w:rPr>
          <w:instrText xml:space="preserve"> XE "Organizational Science" </w:instrText>
        </w:r>
        <w:r w:rsidRPr="00424939">
          <w:rPr>
            <w:rFonts w:cs="Times New Roman"/>
            <w:color w:val="000000" w:themeColor="text1"/>
          </w:rPr>
          <w:fldChar w:fldCharType="end"/>
        </w:r>
      </w:moveTo>
    </w:p>
    <w:p w14:paraId="1A0FC67A" w14:textId="77777777" w:rsidR="00137B34" w:rsidRPr="00424939" w:rsidRDefault="00137B34" w:rsidP="008F4903">
      <w:pPr>
        <w:spacing w:after="0"/>
        <w:ind w:left="180" w:hanging="180"/>
        <w:rPr>
          <w:moveTo w:id="2613"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2614" w:author="Summer 2023 updates" w:date="2024-07-31T13:42:00Z">
            <w:sectPr w:rsidR="00137B34" w:rsidRPr="00424939" w:rsidSect="00884DF4">
              <w:pgMar w:top="720" w:right="720" w:bottom="1080" w:left="1440" w:header="720" w:footer="720" w:gutter="0"/>
            </w:sectPr>
          </w:sectPrChange>
        </w:sectPr>
        <w:pPrChange w:id="2615" w:author="Summer 2023 updates" w:date="2024-07-31T13:42:00Z">
          <w:pPr>
            <w:spacing w:after="0"/>
          </w:pPr>
        </w:pPrChange>
      </w:pPr>
      <w:moveTo w:id="2616" w:author="Summer 2023 updates" w:date="2024-07-31T13:42:00Z">
        <w:r w:rsidRPr="00424939">
          <w:rPr>
            <w:rFonts w:cs="Times New Roman"/>
            <w:color w:val="000000" w:themeColor="text1"/>
          </w:rPr>
          <w:t>Public Relations</w:t>
        </w:r>
      </w:moveTo>
    </w:p>
    <w:p w14:paraId="6A3DFE19" w14:textId="77777777" w:rsidR="00137B34" w:rsidRPr="00424939" w:rsidRDefault="00137B34" w:rsidP="008F4903">
      <w:pPr>
        <w:spacing w:after="0"/>
        <w:ind w:left="180" w:hanging="180"/>
        <w:rPr>
          <w:moveTo w:id="2617"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2" w:space="720"/>
          <w:docGrid w:linePitch="360"/>
          <w:sectPrChange w:id="2618" w:author="Summer 2023 updates" w:date="2024-07-31T13:42:00Z">
            <w:sectPr w:rsidR="00137B34" w:rsidRPr="00424939" w:rsidSect="00884DF4">
              <w:pgMar w:top="720" w:right="720" w:bottom="1080" w:left="1440" w:header="720" w:footer="720" w:gutter="0"/>
            </w:sectPr>
          </w:sectPrChange>
        </w:sectPr>
        <w:pPrChange w:id="2619" w:author="Summer 2023 updates" w:date="2024-07-31T13:42:00Z">
          <w:pPr>
            <w:spacing w:after="0"/>
          </w:pPr>
        </w:pPrChange>
      </w:pPr>
    </w:p>
    <w:moveToRangeEnd w:id="2589"/>
    <w:p w14:paraId="674A05BB" w14:textId="100C7565" w:rsidR="00137B34" w:rsidRPr="00424939" w:rsidRDefault="00137B34" w:rsidP="008F4903">
      <w:pPr>
        <w:spacing w:after="0"/>
        <w:ind w:left="180" w:hanging="180"/>
        <w:rPr>
          <w:ins w:id="2620" w:author="Summer 2023 updates" w:date="2024-07-31T13:42:00Z"/>
          <w:rStyle w:val="Strong"/>
          <w:rFonts w:ascii="Garamond" w:hAnsi="Garamond"/>
          <w:color w:val="000000" w:themeColor="text1"/>
        </w:rPr>
      </w:pPr>
      <w:ins w:id="2621" w:author="Summer 2023 updates" w:date="2024-07-31T13:42:00Z">
        <w:r>
          <w:rPr>
            <w:rStyle w:val="Strong"/>
            <w:rFonts w:ascii="Garamond" w:hAnsi="Garamond"/>
            <w:color w:val="000000" w:themeColor="text1"/>
          </w:rPr>
          <w:t>A</w:t>
        </w:r>
        <w:r w:rsidRPr="00424939">
          <w:rPr>
            <w:rStyle w:val="Strong"/>
            <w:rFonts w:ascii="Garamond" w:hAnsi="Garamond"/>
            <w:color w:val="000000" w:themeColor="text1"/>
          </w:rPr>
          <w:t xml:space="preserve">reas of </w:t>
        </w:r>
        <w:r>
          <w:rPr>
            <w:rStyle w:val="Strong"/>
            <w:rFonts w:ascii="Garamond" w:hAnsi="Garamond"/>
            <w:color w:val="000000" w:themeColor="text1"/>
          </w:rPr>
          <w:t>S</w:t>
        </w:r>
        <w:r w:rsidRPr="00424939">
          <w:rPr>
            <w:rStyle w:val="Strong"/>
            <w:rFonts w:ascii="Garamond" w:hAnsi="Garamond"/>
            <w:color w:val="000000" w:themeColor="text1"/>
          </w:rPr>
          <w:t>tudy (</w:t>
        </w:r>
        <w:r>
          <w:rPr>
            <w:rStyle w:val="Strong"/>
            <w:rFonts w:ascii="Garamond" w:hAnsi="Garamond"/>
            <w:color w:val="000000" w:themeColor="text1"/>
          </w:rPr>
          <w:t>M</w:t>
        </w:r>
        <w:r w:rsidRPr="00424939">
          <w:rPr>
            <w:rStyle w:val="Strong"/>
            <w:rFonts w:ascii="Garamond" w:hAnsi="Garamond"/>
            <w:color w:val="000000" w:themeColor="text1"/>
          </w:rPr>
          <w:t>inor</w:t>
        </w:r>
        <w:r w:rsidR="007A0777">
          <w:rPr>
            <w:rStyle w:val="Strong"/>
            <w:rFonts w:ascii="Garamond" w:hAnsi="Garamond"/>
            <w:color w:val="000000" w:themeColor="text1"/>
          </w:rPr>
          <w:t>s</w:t>
        </w:r>
        <w:r w:rsidRPr="00424939">
          <w:rPr>
            <w:rStyle w:val="Strong"/>
            <w:rFonts w:ascii="Garamond" w:hAnsi="Garamond"/>
            <w:color w:val="000000" w:themeColor="text1"/>
          </w:rPr>
          <w:fldChar w:fldCharType="begin"/>
        </w:r>
        <w:r w:rsidRPr="00424939">
          <w:rPr>
            <w:color w:val="000000" w:themeColor="text1"/>
          </w:rPr>
          <w:instrText xml:space="preserve"> XE "</w:instrText>
        </w:r>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r w:rsidRPr="00424939">
          <w:rPr>
            <w:color w:val="000000" w:themeColor="text1"/>
          </w:rPr>
          <w:instrText xml:space="preserve">" </w:instrText>
        </w:r>
        <w:r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for </w:t>
        </w:r>
        <w:r>
          <w:rPr>
            <w:rStyle w:val="Strong"/>
            <w:rFonts w:ascii="Garamond" w:hAnsi="Garamond"/>
            <w:color w:val="000000" w:themeColor="text1"/>
          </w:rPr>
          <w:t>B</w:t>
        </w:r>
        <w:r w:rsidRPr="00424939">
          <w:rPr>
            <w:rStyle w:val="Strong"/>
            <w:rFonts w:ascii="Garamond" w:hAnsi="Garamond"/>
            <w:color w:val="000000" w:themeColor="text1"/>
          </w:rPr>
          <w:t>.</w:t>
        </w:r>
        <w:r>
          <w:rPr>
            <w:rStyle w:val="Strong"/>
            <w:rFonts w:ascii="Garamond" w:hAnsi="Garamond"/>
            <w:color w:val="000000" w:themeColor="text1"/>
          </w:rPr>
          <w:t>A</w:t>
        </w:r>
        <w:r w:rsidRPr="00424939">
          <w:rPr>
            <w:rStyle w:val="Strong"/>
            <w:rFonts w:ascii="Garamond" w:hAnsi="Garamond"/>
            <w:color w:val="000000" w:themeColor="text1"/>
          </w:rPr>
          <w:t>.</w:t>
        </w:r>
      </w:ins>
    </w:p>
    <w:p w14:paraId="1DCAD26B" w14:textId="77777777" w:rsidR="00137B34" w:rsidRPr="00424939" w:rsidRDefault="00137B34" w:rsidP="008F4903">
      <w:pPr>
        <w:spacing w:after="0"/>
        <w:ind w:left="180" w:hanging="180"/>
        <w:rPr>
          <w:moveTo w:id="2622" w:author="Summer 2023 updates" w:date="2024-07-31T13:42:00Z"/>
          <w:rFonts w:cs="Times New Roman"/>
          <w:color w:val="000000" w:themeColor="text1"/>
        </w:rPr>
        <w:sectPr w:rsidR="00137B34" w:rsidRPr="00424939" w:rsidSect="00884DF4">
          <w:footerReference w:type="even" r:id="rId19"/>
          <w:footerReference w:type="default" r:id="rId20"/>
          <w:type w:val="continuous"/>
          <w:pgSz w:w="12240" w:h="15840"/>
          <w:pgMar w:top="1440" w:right="1080" w:bottom="1080" w:left="1080" w:header="720" w:footer="720" w:gutter="0"/>
          <w:cols w:space="720"/>
          <w:docGrid w:linePitch="360"/>
          <w:sectPrChange w:id="2623" w:author="Summer 2023 updates" w:date="2024-07-31T13:42:00Z">
            <w:sectPr w:rsidR="00137B34" w:rsidRPr="00424939" w:rsidSect="00884DF4">
              <w:pgMar w:top="720" w:right="720" w:bottom="1080" w:left="1440" w:header="720" w:footer="720" w:gutter="0"/>
            </w:sectPr>
          </w:sectPrChange>
        </w:sectPr>
        <w:pPrChange w:id="2624" w:author="Summer 2023 updates" w:date="2024-07-31T13:42:00Z">
          <w:pPr>
            <w:spacing w:after="0"/>
          </w:pPr>
        </w:pPrChange>
      </w:pPr>
      <w:moveToRangeStart w:id="2625" w:author="Summer 2023 updates" w:date="2024-07-31T13:42:00Z" w:name="move173325754"/>
    </w:p>
    <w:p w14:paraId="08F7138A" w14:textId="77777777" w:rsidR="00137B34" w:rsidRPr="00424939" w:rsidRDefault="00137B34" w:rsidP="008F4903">
      <w:pPr>
        <w:spacing w:after="0" w:line="228" w:lineRule="auto"/>
        <w:ind w:left="180" w:right="-288" w:hanging="180"/>
        <w:rPr>
          <w:moveTo w:id="2626" w:author="Summer 2023 updates" w:date="2024-07-31T13:42:00Z"/>
          <w:rFonts w:cs="Times New Roman"/>
          <w:color w:val="000000" w:themeColor="text1"/>
        </w:rPr>
        <w:pPrChange w:id="2627" w:author="Summer 2023 updates" w:date="2024-07-31T13:42:00Z">
          <w:pPr>
            <w:spacing w:after="0" w:line="228" w:lineRule="auto"/>
            <w:ind w:right="-288"/>
          </w:pPr>
        </w:pPrChange>
      </w:pPr>
      <w:moveTo w:id="2628" w:author="Summer 2023 updates" w:date="2024-07-31T13:42:00Z">
        <w:r w:rsidRPr="00424939">
          <w:rPr>
            <w:rFonts w:cs="Times New Roman"/>
            <w:color w:val="000000" w:themeColor="text1"/>
          </w:rPr>
          <w:t>African American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color w:val="000000" w:themeColor="text1"/>
          </w:rPr>
          <w:fldChar w:fldCharType="end"/>
        </w:r>
      </w:moveTo>
    </w:p>
    <w:p w14:paraId="09B53F3F" w14:textId="77777777" w:rsidR="00137B34" w:rsidRPr="00424939" w:rsidRDefault="00137B34" w:rsidP="008F4903">
      <w:pPr>
        <w:spacing w:after="0" w:line="228" w:lineRule="auto"/>
        <w:ind w:left="180" w:hanging="180"/>
        <w:rPr>
          <w:moveTo w:id="2629" w:author="Summer 2023 updates" w:date="2024-07-31T13:42:00Z"/>
          <w:rFonts w:cs="Times New Roman"/>
          <w:color w:val="000000" w:themeColor="text1"/>
        </w:rPr>
        <w:pPrChange w:id="2630" w:author="Summer 2023 updates" w:date="2024-07-31T13:42:00Z">
          <w:pPr>
            <w:spacing w:after="0" w:line="228" w:lineRule="auto"/>
          </w:pPr>
        </w:pPrChange>
      </w:pPr>
      <w:moveTo w:id="2631" w:author="Summer 2023 updates" w:date="2024-07-31T13:42:00Z">
        <w:r w:rsidRPr="00424939">
          <w:rPr>
            <w:rFonts w:cs="Times New Roman"/>
            <w:color w:val="000000" w:themeColor="text1"/>
          </w:rPr>
          <w:t>Anthropology</w:t>
        </w:r>
      </w:moveTo>
    </w:p>
    <w:p w14:paraId="09480A83" w14:textId="77777777" w:rsidR="00137B34" w:rsidRPr="00424939" w:rsidRDefault="00137B34" w:rsidP="008F4903">
      <w:pPr>
        <w:spacing w:after="0" w:line="228" w:lineRule="auto"/>
        <w:ind w:left="180" w:hanging="180"/>
        <w:rPr>
          <w:moveTo w:id="2632" w:author="Summer 2023 updates" w:date="2024-07-31T13:42:00Z"/>
          <w:rFonts w:cs="Times New Roman"/>
          <w:color w:val="000000" w:themeColor="text1"/>
        </w:rPr>
        <w:pPrChange w:id="2633" w:author="Summer 2023 updates" w:date="2024-07-31T13:42:00Z">
          <w:pPr>
            <w:spacing w:after="0" w:line="228" w:lineRule="auto"/>
          </w:pPr>
        </w:pPrChange>
      </w:pPr>
      <w:moveTo w:id="2634" w:author="Summer 2023 updates" w:date="2024-07-31T13:42:00Z">
        <w:r w:rsidRPr="00424939">
          <w:rPr>
            <w:rFonts w:cs="Times New Roman"/>
            <w:color w:val="000000" w:themeColor="text1"/>
          </w:rPr>
          <w:t>Art</w:t>
        </w:r>
      </w:moveTo>
    </w:p>
    <w:p w14:paraId="2BC80707" w14:textId="77777777" w:rsidR="00137B34" w:rsidRPr="00424939" w:rsidRDefault="00137B34" w:rsidP="008F4903">
      <w:pPr>
        <w:spacing w:after="0" w:line="228" w:lineRule="auto"/>
        <w:ind w:left="180" w:hanging="180"/>
        <w:rPr>
          <w:moveTo w:id="2635" w:author="Summer 2023 updates" w:date="2024-07-31T13:42:00Z"/>
          <w:rFonts w:cs="Times New Roman"/>
          <w:color w:val="000000" w:themeColor="text1"/>
        </w:rPr>
        <w:pPrChange w:id="2636" w:author="Summer 2023 updates" w:date="2024-07-31T13:42:00Z">
          <w:pPr>
            <w:spacing w:after="0" w:line="228" w:lineRule="auto"/>
          </w:pPr>
        </w:pPrChange>
      </w:pPr>
      <w:moveTo w:id="2637" w:author="Summer 2023 updates" w:date="2024-07-31T13:42:00Z">
        <w:r w:rsidRPr="00424939">
          <w:rPr>
            <w:rFonts w:cs="Times New Roman"/>
            <w:color w:val="000000" w:themeColor="text1"/>
          </w:rPr>
          <w:t>Art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 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moveTo>
    </w:p>
    <w:p w14:paraId="33C25D4D" w14:textId="77777777" w:rsidR="00137B34" w:rsidRPr="00424939" w:rsidRDefault="00137B34" w:rsidP="008F4903">
      <w:pPr>
        <w:spacing w:after="0" w:line="228" w:lineRule="auto"/>
        <w:ind w:left="180" w:hanging="180"/>
        <w:rPr>
          <w:moveTo w:id="2638" w:author="Summer 2023 updates" w:date="2024-07-31T13:42:00Z"/>
          <w:rFonts w:cs="Times New Roman"/>
          <w:color w:val="000000" w:themeColor="text1"/>
        </w:rPr>
        <w:pPrChange w:id="2639" w:author="Summer 2023 updates" w:date="2024-07-31T13:42:00Z">
          <w:pPr>
            <w:spacing w:after="0" w:line="228" w:lineRule="auto"/>
          </w:pPr>
        </w:pPrChange>
      </w:pPr>
      <w:moveTo w:id="2640" w:author="Summer 2023 updates" w:date="2024-07-31T13:42:00Z">
        <w:r w:rsidRPr="00424939">
          <w:rPr>
            <w:rFonts w:cs="Times New Roman"/>
            <w:color w:val="000000" w:themeColor="text1"/>
          </w:rPr>
          <w:t>Asian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Asian Studies</w:instrText>
        </w:r>
        <w:r w:rsidRPr="00424939">
          <w:rPr>
            <w:color w:val="000000" w:themeColor="text1"/>
          </w:rPr>
          <w:instrText xml:space="preserve">" </w:instrText>
        </w:r>
        <w:r w:rsidRPr="00424939">
          <w:rPr>
            <w:rFonts w:cs="Times New Roman"/>
            <w:color w:val="000000" w:themeColor="text1"/>
          </w:rPr>
          <w:fldChar w:fldCharType="end"/>
        </w:r>
      </w:moveTo>
    </w:p>
    <w:p w14:paraId="428230EF" w14:textId="77777777" w:rsidR="00137B34" w:rsidRDefault="00137B34" w:rsidP="008F4903">
      <w:pPr>
        <w:spacing w:after="0" w:line="228" w:lineRule="auto"/>
        <w:ind w:left="180" w:hanging="180"/>
        <w:rPr>
          <w:moveTo w:id="2641" w:author="Summer 2023 updates" w:date="2024-07-31T13:42:00Z"/>
          <w:rFonts w:cs="Times New Roman"/>
          <w:color w:val="000000" w:themeColor="text1"/>
        </w:rPr>
        <w:pPrChange w:id="2642" w:author="Summer 2023 updates" w:date="2024-07-31T13:42:00Z">
          <w:pPr>
            <w:spacing w:after="0" w:line="228" w:lineRule="auto"/>
          </w:pPr>
        </w:pPrChange>
      </w:pPr>
      <w:moveTo w:id="2643" w:author="Summer 2023 updates" w:date="2024-07-31T13:42:00Z">
        <w:r w:rsidRPr="00424939">
          <w:rPr>
            <w:rFonts w:cs="Times New Roman"/>
            <w:color w:val="000000" w:themeColor="text1"/>
          </w:rPr>
          <w:t>Chemistry</w:t>
        </w:r>
      </w:moveTo>
    </w:p>
    <w:p w14:paraId="179C1220" w14:textId="77777777" w:rsidR="00137B34" w:rsidRPr="00424939" w:rsidRDefault="00137B34" w:rsidP="008F4903">
      <w:pPr>
        <w:spacing w:after="0" w:line="228" w:lineRule="auto"/>
        <w:ind w:left="180" w:hanging="180"/>
        <w:rPr>
          <w:moveTo w:id="2644" w:author="Summer 2023 updates" w:date="2024-07-31T13:42:00Z"/>
          <w:rFonts w:cs="Times New Roman"/>
          <w:color w:val="000000" w:themeColor="text1"/>
        </w:rPr>
        <w:pPrChange w:id="2645" w:author="Summer 2023 updates" w:date="2024-07-31T13:42:00Z">
          <w:pPr>
            <w:spacing w:after="0" w:line="228" w:lineRule="auto"/>
          </w:pPr>
        </w:pPrChange>
      </w:pPr>
      <w:moveTo w:id="2646" w:author="Summer 2023 updates" w:date="2024-07-31T13:42:00Z">
        <w:r w:rsidRPr="00424939">
          <w:rPr>
            <w:rFonts w:cs="Times New Roman"/>
            <w:color w:val="000000" w:themeColor="text1"/>
          </w:rPr>
          <w:t>Classical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moveTo>
    </w:p>
    <w:p w14:paraId="59700C2C" w14:textId="77777777" w:rsidR="00137B34" w:rsidRPr="00424939" w:rsidRDefault="00137B34" w:rsidP="008F4903">
      <w:pPr>
        <w:spacing w:after="0" w:line="228" w:lineRule="auto"/>
        <w:ind w:left="180" w:hanging="180"/>
        <w:rPr>
          <w:moveTo w:id="2647" w:author="Summer 2023 updates" w:date="2024-07-31T13:42:00Z"/>
          <w:rFonts w:cs="Times New Roman"/>
          <w:color w:val="000000" w:themeColor="text1"/>
        </w:rPr>
        <w:pPrChange w:id="2648" w:author="Summer 2023 updates" w:date="2024-07-31T13:42:00Z">
          <w:pPr>
            <w:spacing w:after="0" w:line="228" w:lineRule="auto"/>
          </w:pPr>
        </w:pPrChange>
      </w:pPr>
      <w:moveTo w:id="2649" w:author="Summer 2023 updates" w:date="2024-07-31T13:42:00Z">
        <w:r w:rsidRPr="00424939">
          <w:rPr>
            <w:rFonts w:cs="Times New Roman"/>
            <w:color w:val="000000" w:themeColor="text1"/>
          </w:rPr>
          <w:t>Communication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Communication Studies</w:instrText>
        </w:r>
        <w:r w:rsidRPr="00424939">
          <w:rPr>
            <w:color w:val="000000" w:themeColor="text1"/>
          </w:rPr>
          <w:instrText xml:space="preserve">" </w:instrText>
        </w:r>
        <w:r w:rsidRPr="00424939">
          <w:rPr>
            <w:rFonts w:cs="Times New Roman"/>
            <w:color w:val="000000" w:themeColor="text1"/>
          </w:rPr>
          <w:fldChar w:fldCharType="end"/>
        </w:r>
      </w:moveTo>
    </w:p>
    <w:p w14:paraId="3A8FD6D1" w14:textId="77777777" w:rsidR="00137B34" w:rsidRPr="00424939" w:rsidRDefault="00137B34" w:rsidP="008F4903">
      <w:pPr>
        <w:spacing w:after="0" w:line="228" w:lineRule="auto"/>
        <w:ind w:left="180" w:hanging="180"/>
        <w:rPr>
          <w:moveTo w:id="2650" w:author="Summer 2023 updates" w:date="2024-07-31T13:42:00Z"/>
          <w:rFonts w:cs="Times New Roman"/>
          <w:color w:val="000000" w:themeColor="text1"/>
        </w:rPr>
        <w:pPrChange w:id="2651" w:author="Summer 2023 updates" w:date="2024-07-31T13:42:00Z">
          <w:pPr>
            <w:spacing w:after="0" w:line="228" w:lineRule="auto"/>
          </w:pPr>
        </w:pPrChange>
      </w:pPr>
      <w:moveTo w:id="2652" w:author="Summer 2023 updates" w:date="2024-07-31T13:42:00Z">
        <w:r w:rsidRPr="00424939">
          <w:rPr>
            <w:rFonts w:cs="Times New Roman"/>
            <w:color w:val="000000" w:themeColor="text1"/>
          </w:rPr>
          <w:t>Computer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moveTo>
    </w:p>
    <w:p w14:paraId="3B30D9CE" w14:textId="77777777" w:rsidR="00137B34" w:rsidRDefault="00137B34" w:rsidP="008F4903">
      <w:pPr>
        <w:spacing w:after="0" w:line="228" w:lineRule="auto"/>
        <w:ind w:left="180" w:hanging="180"/>
        <w:rPr>
          <w:moveTo w:id="2653" w:author="Summer 2023 updates" w:date="2024-07-31T13:42:00Z"/>
          <w:rFonts w:cs="Times New Roman"/>
          <w:color w:val="000000" w:themeColor="text1"/>
        </w:rPr>
        <w:pPrChange w:id="2654" w:author="Summer 2023 updates" w:date="2024-07-31T13:42:00Z">
          <w:pPr>
            <w:spacing w:after="0" w:line="228" w:lineRule="auto"/>
          </w:pPr>
        </w:pPrChange>
      </w:pPr>
      <w:moveTo w:id="2655" w:author="Summer 2023 updates" w:date="2024-07-31T13:42:00Z">
        <w:r w:rsidRPr="00424939">
          <w:rPr>
            <w:rFonts w:cs="Times New Roman"/>
            <w:color w:val="000000" w:themeColor="text1"/>
          </w:rPr>
          <w:t>Creative Writing</w:t>
        </w:r>
      </w:moveTo>
    </w:p>
    <w:p w14:paraId="5C20916C" w14:textId="77777777" w:rsidR="00137B34" w:rsidRPr="00424939" w:rsidRDefault="00137B34" w:rsidP="008F4903">
      <w:pPr>
        <w:spacing w:after="0" w:line="228" w:lineRule="auto"/>
        <w:ind w:left="180" w:hanging="180"/>
        <w:rPr>
          <w:moveTo w:id="2656" w:author="Summer 2023 updates" w:date="2024-07-31T13:42:00Z"/>
          <w:rFonts w:cs="Times New Roman"/>
          <w:color w:val="000000" w:themeColor="text1"/>
        </w:rPr>
        <w:pPrChange w:id="2657" w:author="Summer 2023 updates" w:date="2024-07-31T13:42:00Z">
          <w:pPr>
            <w:spacing w:after="0" w:line="228" w:lineRule="auto"/>
          </w:pPr>
        </w:pPrChange>
      </w:pPr>
      <w:moveTo w:id="2658" w:author="Summer 2023 updates" w:date="2024-07-31T13:42:00Z">
        <w:r>
          <w:rPr>
            <w:rFonts w:cs="Times New Roman"/>
            <w:color w:val="000000" w:themeColor="text1"/>
          </w:rPr>
          <w:t>Data Science</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moveTo>
    </w:p>
    <w:p w14:paraId="6877B10D" w14:textId="77777777" w:rsidR="00137B34" w:rsidRPr="00424939" w:rsidRDefault="00137B34" w:rsidP="008F4903">
      <w:pPr>
        <w:spacing w:after="0" w:line="228" w:lineRule="auto"/>
        <w:ind w:left="180" w:hanging="180"/>
        <w:rPr>
          <w:moveTo w:id="2659" w:author="Summer 2023 updates" w:date="2024-07-31T13:42:00Z"/>
          <w:rFonts w:cs="Times New Roman"/>
          <w:color w:val="000000" w:themeColor="text1"/>
        </w:rPr>
        <w:pPrChange w:id="2660" w:author="Summer 2023 updates" w:date="2024-07-31T13:42:00Z">
          <w:pPr>
            <w:spacing w:after="0" w:line="228" w:lineRule="auto"/>
          </w:pPr>
        </w:pPrChange>
      </w:pPr>
      <w:moveTo w:id="2661" w:author="Summer 2023 updates" w:date="2024-07-31T13:42:00Z">
        <w:r w:rsidRPr="00424939">
          <w:rPr>
            <w:rFonts w:cs="Times New Roman"/>
            <w:color w:val="000000" w:themeColor="text1"/>
          </w:rPr>
          <w:t>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To>
    </w:p>
    <w:p w14:paraId="52D0313D" w14:textId="77777777" w:rsidR="00137B34" w:rsidRPr="00424939" w:rsidRDefault="00137B34" w:rsidP="008F4903">
      <w:pPr>
        <w:spacing w:after="0" w:line="228" w:lineRule="auto"/>
        <w:ind w:left="180" w:hanging="180"/>
        <w:rPr>
          <w:moveTo w:id="2662" w:author="Summer 2023 updates" w:date="2024-07-31T13:42:00Z"/>
          <w:rFonts w:cs="Times New Roman"/>
          <w:color w:val="000000" w:themeColor="text1"/>
        </w:rPr>
        <w:pPrChange w:id="2663" w:author="Summer 2023 updates" w:date="2024-07-31T13:42:00Z">
          <w:pPr>
            <w:spacing w:after="0" w:line="228" w:lineRule="auto"/>
          </w:pPr>
        </w:pPrChange>
      </w:pPr>
      <w:moveTo w:id="2664" w:author="Summer 2023 updates" w:date="2024-07-31T13:42:00Z">
        <w:r w:rsidRPr="00424939">
          <w:rPr>
            <w:rFonts w:cs="Times New Roman"/>
            <w:color w:val="000000" w:themeColor="text1"/>
          </w:rPr>
          <w:t>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moveTo>
    </w:p>
    <w:p w14:paraId="17FDD21F" w14:textId="77777777" w:rsidR="00137B34" w:rsidRPr="00424939" w:rsidRDefault="00137B34" w:rsidP="008F4903">
      <w:pPr>
        <w:spacing w:after="0" w:line="228" w:lineRule="auto"/>
        <w:ind w:left="180" w:hanging="180"/>
        <w:rPr>
          <w:moveTo w:id="2665" w:author="Summer 2023 updates" w:date="2024-07-31T13:42:00Z"/>
          <w:rFonts w:cs="Times New Roman"/>
          <w:color w:val="000000" w:themeColor="text1"/>
        </w:rPr>
        <w:pPrChange w:id="2666" w:author="Summer 2023 updates" w:date="2024-07-31T13:42:00Z">
          <w:pPr>
            <w:spacing w:after="0" w:line="228" w:lineRule="auto"/>
          </w:pPr>
        </w:pPrChange>
      </w:pPr>
      <w:moveTo w:id="2667" w:author="Summer 2023 updates" w:date="2024-07-31T13:42:00Z">
        <w:r w:rsidRPr="00424939">
          <w:rPr>
            <w:rFonts w:cs="Times New Roman"/>
            <w:color w:val="000000" w:themeColor="text1"/>
          </w:rPr>
          <w:t>Film Studies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Film Studies</w:instrText>
        </w:r>
        <w:r w:rsidRPr="00424939">
          <w:rPr>
            <w:color w:val="000000" w:themeColor="text1"/>
          </w:rPr>
          <w:instrText xml:space="preserve">" </w:instrText>
        </w:r>
        <w:r w:rsidRPr="00424939">
          <w:rPr>
            <w:rFonts w:cs="Times New Roman"/>
            <w:color w:val="000000" w:themeColor="text1"/>
          </w:rPr>
          <w:fldChar w:fldCharType="end"/>
        </w:r>
      </w:moveTo>
    </w:p>
    <w:p w14:paraId="7F72A462" w14:textId="77777777" w:rsidR="00137B34" w:rsidRPr="00424939" w:rsidRDefault="00137B34" w:rsidP="008F4903">
      <w:pPr>
        <w:spacing w:after="0" w:line="228" w:lineRule="auto"/>
        <w:ind w:left="180" w:hanging="180"/>
        <w:rPr>
          <w:moveTo w:id="2668" w:author="Summer 2023 updates" w:date="2024-07-31T13:42:00Z"/>
          <w:rFonts w:cs="Times New Roman"/>
          <w:color w:val="000000" w:themeColor="text1"/>
        </w:rPr>
        <w:pPrChange w:id="2669" w:author="Summer 2023 updates" w:date="2024-07-31T13:42:00Z">
          <w:pPr>
            <w:spacing w:after="0" w:line="228" w:lineRule="auto"/>
          </w:pPr>
        </w:pPrChange>
      </w:pPr>
      <w:moveTo w:id="2670" w:author="Summer 2023 updates" w:date="2024-07-31T13:42:00Z">
        <w:r w:rsidRPr="00424939">
          <w:rPr>
            <w:rFonts w:cs="Times New Roman"/>
            <w:color w:val="000000" w:themeColor="text1"/>
          </w:rPr>
          <w:t>French</w:t>
        </w:r>
        <w:r>
          <w:rPr>
            <w:rFonts w:cs="Times New Roman"/>
            <w:color w:val="000000" w:themeColor="text1"/>
          </w:rPr>
          <w:t xml:space="preserve"> &amp; Francophone Studies</w:t>
        </w:r>
      </w:moveTo>
    </w:p>
    <w:p w14:paraId="6C193B7C" w14:textId="77777777" w:rsidR="00137B34" w:rsidRPr="00424939" w:rsidRDefault="00137B34" w:rsidP="008F4903">
      <w:pPr>
        <w:spacing w:after="0" w:line="228" w:lineRule="auto"/>
        <w:ind w:left="180" w:hanging="180"/>
        <w:rPr>
          <w:moveTo w:id="2671" w:author="Summer 2023 updates" w:date="2024-07-31T13:42:00Z"/>
          <w:rFonts w:cs="Times New Roman"/>
          <w:color w:val="000000" w:themeColor="text1"/>
        </w:rPr>
        <w:pPrChange w:id="2672" w:author="Summer 2023 updates" w:date="2024-07-31T13:42:00Z">
          <w:pPr>
            <w:spacing w:after="0" w:line="228" w:lineRule="auto"/>
          </w:pPr>
        </w:pPrChange>
      </w:pPr>
      <w:moveTo w:id="2673" w:author="Summer 2023 updates" w:date="2024-07-31T13:42:00Z">
        <w:r w:rsidRPr="00424939">
          <w:rPr>
            <w:rFonts w:cs="Times New Roman"/>
            <w:color w:val="000000" w:themeColor="text1"/>
          </w:rPr>
          <w:t>Gender and Sexuality Studies</w:t>
        </w:r>
      </w:moveTo>
    </w:p>
    <w:p w14:paraId="1F0BF5DE" w14:textId="77777777" w:rsidR="00137B34" w:rsidRDefault="00137B34" w:rsidP="008F4903">
      <w:pPr>
        <w:spacing w:after="0" w:line="228" w:lineRule="auto"/>
        <w:ind w:left="180" w:hanging="180"/>
        <w:rPr>
          <w:moveTo w:id="2674" w:author="Summer 2023 updates" w:date="2024-07-31T13:42:00Z"/>
          <w:rFonts w:cs="Times New Roman"/>
          <w:color w:val="000000" w:themeColor="text1"/>
        </w:rPr>
        <w:pPrChange w:id="2675" w:author="Summer 2023 updates" w:date="2024-07-31T13:42:00Z">
          <w:pPr>
            <w:spacing w:after="0" w:line="228" w:lineRule="auto"/>
          </w:pPr>
        </w:pPrChange>
      </w:pPr>
      <w:moveTo w:id="2676" w:author="Summer 2023 updates" w:date="2024-07-31T13:42:00Z">
        <w:r>
          <w:rPr>
            <w:rFonts w:cs="Times New Roman"/>
            <w:color w:val="000000" w:themeColor="text1"/>
          </w:rPr>
          <w:t>Health &amp; Society Studies</w:t>
        </w:r>
      </w:moveTo>
    </w:p>
    <w:p w14:paraId="28E3F5D4" w14:textId="77777777" w:rsidR="00137B34" w:rsidRPr="00424939" w:rsidRDefault="00137B34" w:rsidP="008F4903">
      <w:pPr>
        <w:spacing w:after="0" w:line="228" w:lineRule="auto"/>
        <w:ind w:left="180" w:hanging="180"/>
        <w:rPr>
          <w:moveTo w:id="2677" w:author="Summer 2023 updates" w:date="2024-07-31T13:42:00Z"/>
          <w:rFonts w:cs="Times New Roman"/>
          <w:color w:val="000000" w:themeColor="text1"/>
        </w:rPr>
        <w:pPrChange w:id="2678" w:author="Summer 2023 updates" w:date="2024-07-31T13:42:00Z">
          <w:pPr>
            <w:spacing w:after="0" w:line="228" w:lineRule="auto"/>
          </w:pPr>
        </w:pPrChange>
      </w:pPr>
      <w:moveTo w:id="2679" w:author="Summer 2023 updates" w:date="2024-07-31T13:42:00Z">
        <w:r w:rsidRPr="00424939">
          <w:rPr>
            <w:rFonts w:cs="Times New Roman"/>
            <w:color w:val="000000" w:themeColor="text1"/>
          </w:rPr>
          <w:t>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moveTo>
    </w:p>
    <w:p w14:paraId="527F507A" w14:textId="77777777" w:rsidR="004B4D65" w:rsidRDefault="00137B34" w:rsidP="008F4903">
      <w:pPr>
        <w:spacing w:after="0" w:line="228" w:lineRule="auto"/>
        <w:ind w:left="180" w:hanging="180"/>
        <w:rPr>
          <w:ins w:id="2680" w:author="Summer 2023 updates" w:date="2024-07-31T13:42:00Z"/>
          <w:rFonts w:cs="Times New Roman"/>
          <w:color w:val="000000" w:themeColor="text1"/>
        </w:rPr>
      </w:pPr>
      <w:moveTo w:id="2681" w:author="Summer 2023 updates" w:date="2024-07-31T13:42:00Z">
        <w:r>
          <w:rPr>
            <w:rFonts w:cs="Times New Roman"/>
            <w:color w:val="000000" w:themeColor="text1"/>
          </w:rPr>
          <w:t xml:space="preserve">Interdisciplinary </w:t>
        </w:r>
        <w:r w:rsidRPr="00424939">
          <w:rPr>
            <w:rFonts w:cs="Times New Roman"/>
            <w:color w:val="000000" w:themeColor="text1"/>
          </w:rPr>
          <w:t>French</w:t>
        </w:r>
        <w:r w:rsidR="008F4903">
          <w:rPr>
            <w:rFonts w:cs="Times New Roman"/>
            <w:color w:val="000000" w:themeColor="text1"/>
          </w:rPr>
          <w:t xml:space="preserve"> &amp; </w:t>
        </w:r>
      </w:moveTo>
      <w:moveToRangeEnd w:id="2625"/>
      <w:ins w:id="2682" w:author="Summer 2023 updates" w:date="2024-07-31T13:42:00Z">
        <w:r>
          <w:rPr>
            <w:rFonts w:cs="Times New Roman"/>
            <w:color w:val="000000" w:themeColor="text1"/>
          </w:rPr>
          <w:t>Francophone Studies</w:t>
        </w:r>
      </w:ins>
    </w:p>
    <w:p w14:paraId="4A8593CF" w14:textId="6C820178" w:rsidR="00137B34" w:rsidRPr="00424939" w:rsidRDefault="00137B34" w:rsidP="008F4903">
      <w:pPr>
        <w:spacing w:after="0" w:line="228" w:lineRule="auto"/>
        <w:ind w:left="180" w:hanging="180"/>
        <w:rPr>
          <w:moveTo w:id="2683" w:author="Summer 2023 updates" w:date="2024-07-31T13:42:00Z"/>
          <w:rFonts w:cs="Times New Roman"/>
          <w:color w:val="000000" w:themeColor="text1"/>
        </w:rPr>
        <w:pPrChange w:id="2684" w:author="Summer 2023 updates" w:date="2024-07-31T13:42:00Z">
          <w:pPr>
            <w:spacing w:after="0" w:line="228" w:lineRule="auto"/>
          </w:pPr>
        </w:pPrChange>
      </w:pPr>
      <w:moveToRangeStart w:id="2685" w:author="Summer 2023 updates" w:date="2024-07-31T13:42:00Z" w:name="move173325755"/>
      <w:moveTo w:id="2686" w:author="Summer 2023 updates" w:date="2024-07-31T13:42:00Z">
        <w:r w:rsidRPr="00424939">
          <w:rPr>
            <w:rFonts w:cs="Times New Roman"/>
            <w:color w:val="000000" w:themeColor="text1"/>
          </w:rPr>
          <w:t>International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moveTo>
    </w:p>
    <w:p w14:paraId="0184504F" w14:textId="77777777" w:rsidR="00137B34" w:rsidRPr="00424939" w:rsidRDefault="00137B34" w:rsidP="008F4903">
      <w:pPr>
        <w:spacing w:after="0" w:line="228" w:lineRule="auto"/>
        <w:ind w:left="180" w:hanging="180"/>
        <w:rPr>
          <w:moveTo w:id="2687" w:author="Summer 2023 updates" w:date="2024-07-31T13:42:00Z"/>
          <w:rFonts w:cs="Times New Roman"/>
          <w:color w:val="000000" w:themeColor="text1"/>
        </w:rPr>
        <w:pPrChange w:id="2688" w:author="Summer 2023 updates" w:date="2024-07-31T13:42:00Z">
          <w:pPr>
            <w:spacing w:after="0" w:line="228" w:lineRule="auto"/>
          </w:pPr>
        </w:pPrChange>
      </w:pPr>
      <w:moveTo w:id="2689" w:author="Summer 2023 updates" w:date="2024-07-31T13:42:00Z">
        <w:r w:rsidRPr="00424939">
          <w:rPr>
            <w:rFonts w:cs="Times New Roman"/>
            <w:color w:val="000000" w:themeColor="text1"/>
          </w:rPr>
          <w:t>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moveTo>
    </w:p>
    <w:p w14:paraId="4C098D96" w14:textId="77777777" w:rsidR="00137B34" w:rsidRPr="00424939" w:rsidRDefault="00137B34" w:rsidP="008F4903">
      <w:pPr>
        <w:spacing w:after="0" w:line="228" w:lineRule="auto"/>
        <w:ind w:left="180" w:hanging="180"/>
        <w:rPr>
          <w:moveTo w:id="2690" w:author="Summer 2023 updates" w:date="2024-07-31T13:42:00Z"/>
          <w:rFonts w:cs="Times New Roman"/>
          <w:color w:val="000000" w:themeColor="text1"/>
        </w:rPr>
        <w:pPrChange w:id="2691" w:author="Summer 2023 updates" w:date="2024-07-31T13:42:00Z">
          <w:pPr>
            <w:spacing w:after="0" w:line="228" w:lineRule="auto"/>
          </w:pPr>
        </w:pPrChange>
      </w:pPr>
      <w:moveTo w:id="2692" w:author="Summer 2023 updates" w:date="2024-07-31T13:42:00Z">
        <w:r w:rsidRPr="00424939">
          <w:rPr>
            <w:rFonts w:cs="Times New Roman"/>
            <w:color w:val="000000" w:themeColor="text1"/>
          </w:rPr>
          <w:t>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(BA only)</w:t>
        </w:r>
      </w:moveTo>
    </w:p>
    <w:p w14:paraId="258997C0" w14:textId="77777777" w:rsidR="00137B34" w:rsidRPr="00424939" w:rsidRDefault="00137B34" w:rsidP="008F4903">
      <w:pPr>
        <w:spacing w:after="0" w:line="228" w:lineRule="auto"/>
        <w:ind w:left="180" w:hanging="180"/>
        <w:rPr>
          <w:moveTo w:id="2693" w:author="Summer 2023 updates" w:date="2024-07-31T13:42:00Z"/>
          <w:rFonts w:cs="Times New Roman"/>
          <w:color w:val="000000" w:themeColor="text1"/>
        </w:rPr>
        <w:pPrChange w:id="2694" w:author="Summer 2023 updates" w:date="2024-07-31T13:42:00Z">
          <w:pPr>
            <w:spacing w:after="0" w:line="228" w:lineRule="auto"/>
          </w:pPr>
        </w:pPrChange>
      </w:pPr>
      <w:moveTo w:id="2695" w:author="Summer 2023 updates" w:date="2024-07-31T13:42:00Z">
        <w:r w:rsidRPr="00424939">
          <w:rPr>
            <w:rFonts w:cs="Times New Roman"/>
            <w:color w:val="000000" w:themeColor="text1"/>
          </w:rPr>
          <w:t>Philosophy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Philosophy</w:instrText>
        </w:r>
        <w:r w:rsidRPr="00424939">
          <w:rPr>
            <w:color w:val="000000" w:themeColor="text1"/>
          </w:rPr>
          <w:instrText xml:space="preserve">" </w:instrText>
        </w:r>
        <w:r w:rsidRPr="00424939">
          <w:rPr>
            <w:rFonts w:cs="Times New Roman"/>
            <w:color w:val="000000" w:themeColor="text1"/>
          </w:rPr>
          <w:fldChar w:fldCharType="end"/>
        </w:r>
      </w:moveTo>
    </w:p>
    <w:p w14:paraId="2A8F610A" w14:textId="77777777" w:rsidR="00137B34" w:rsidRPr="00424939" w:rsidRDefault="00137B34" w:rsidP="008F4903">
      <w:pPr>
        <w:spacing w:after="0" w:line="228" w:lineRule="auto"/>
        <w:ind w:left="180" w:hanging="180"/>
        <w:rPr>
          <w:moveTo w:id="2696" w:author="Summer 2023 updates" w:date="2024-07-31T13:42:00Z"/>
          <w:rFonts w:cs="Times New Roman"/>
          <w:color w:val="000000" w:themeColor="text1"/>
        </w:rPr>
        <w:pPrChange w:id="2697" w:author="Summer 2023 updates" w:date="2024-07-31T13:42:00Z">
          <w:pPr>
            <w:spacing w:after="0" w:line="228" w:lineRule="auto"/>
          </w:pPr>
        </w:pPrChange>
      </w:pPr>
      <w:moveTo w:id="2698" w:author="Summer 2023 updates" w:date="2024-07-31T13:42:00Z">
        <w:r w:rsidRPr="00424939">
          <w:rPr>
            <w:rFonts w:cs="Times New Roman"/>
            <w:color w:val="000000" w:themeColor="text1"/>
          </w:rPr>
          <w:t>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moveTo>
    </w:p>
    <w:p w14:paraId="598A90A0" w14:textId="77777777" w:rsidR="00137B34" w:rsidRPr="00424939" w:rsidRDefault="00137B34" w:rsidP="008F4903">
      <w:pPr>
        <w:spacing w:after="0" w:line="228" w:lineRule="auto"/>
        <w:ind w:left="180" w:hanging="180"/>
        <w:rPr>
          <w:moveTo w:id="2699" w:author="Summer 2023 updates" w:date="2024-07-31T13:42:00Z"/>
          <w:rFonts w:cs="Times New Roman"/>
          <w:color w:val="000000" w:themeColor="text1"/>
        </w:rPr>
        <w:pPrChange w:id="2700" w:author="Summer 2023 updates" w:date="2024-07-31T13:42:00Z">
          <w:pPr>
            <w:spacing w:after="0" w:line="228" w:lineRule="auto"/>
          </w:pPr>
        </w:pPrChange>
      </w:pPr>
      <w:moveTo w:id="2701" w:author="Summer 2023 updates" w:date="2024-07-31T13:42:00Z">
        <w:r w:rsidRPr="00424939">
          <w:rPr>
            <w:rFonts w:cs="Times New Roman"/>
            <w:color w:val="000000" w:themeColor="text1"/>
          </w:rPr>
          <w:t>Political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Political Science</w:instrText>
        </w:r>
        <w:r w:rsidRPr="00424939">
          <w:rPr>
            <w:color w:val="000000" w:themeColor="text1"/>
          </w:rPr>
          <w:instrText xml:space="preserve">" </w:instrText>
        </w:r>
        <w:r w:rsidRPr="00424939">
          <w:rPr>
            <w:rFonts w:cs="Times New Roman"/>
            <w:color w:val="000000" w:themeColor="text1"/>
          </w:rPr>
          <w:fldChar w:fldCharType="end"/>
        </w:r>
      </w:moveTo>
    </w:p>
    <w:p w14:paraId="33DB3BB8" w14:textId="77777777" w:rsidR="00137B34" w:rsidRPr="00424939" w:rsidRDefault="00137B34" w:rsidP="008F4903">
      <w:pPr>
        <w:spacing w:after="0" w:line="228" w:lineRule="auto"/>
        <w:ind w:left="180" w:hanging="180"/>
        <w:rPr>
          <w:moveTo w:id="2702" w:author="Summer 2023 updates" w:date="2024-07-31T13:42:00Z"/>
          <w:rFonts w:cs="Times New Roman"/>
          <w:color w:val="000000" w:themeColor="text1"/>
        </w:rPr>
        <w:pPrChange w:id="2703" w:author="Summer 2023 updates" w:date="2024-07-31T13:42:00Z">
          <w:pPr>
            <w:spacing w:after="0" w:line="228" w:lineRule="auto"/>
          </w:pPr>
        </w:pPrChange>
      </w:pPr>
      <w:moveTo w:id="2704" w:author="Summer 2023 updates" w:date="2024-07-31T13:42:00Z">
        <w:r w:rsidRPr="00424939">
          <w:rPr>
            <w:rFonts w:cs="Times New Roman"/>
            <w:color w:val="000000" w:themeColor="text1"/>
          </w:rPr>
          <w:t>Religion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color w:val="000000" w:themeColor="text1"/>
          </w:rPr>
          <w:fldChar w:fldCharType="end"/>
        </w:r>
      </w:moveTo>
    </w:p>
    <w:p w14:paraId="7C8EC367" w14:textId="77777777" w:rsidR="00137B34" w:rsidRPr="00424939" w:rsidRDefault="00137B34" w:rsidP="008F4903">
      <w:pPr>
        <w:spacing w:after="0" w:line="228" w:lineRule="auto"/>
        <w:ind w:left="180" w:hanging="180"/>
        <w:rPr>
          <w:moveTo w:id="2705" w:author="Summer 2023 updates" w:date="2024-07-31T13:42:00Z"/>
          <w:rFonts w:cs="Times New Roman"/>
          <w:color w:val="000000" w:themeColor="text1"/>
        </w:rPr>
        <w:pPrChange w:id="2706" w:author="Summer 2023 updates" w:date="2024-07-31T13:42:00Z">
          <w:pPr>
            <w:spacing w:after="0" w:line="228" w:lineRule="auto"/>
          </w:pPr>
        </w:pPrChange>
      </w:pPr>
      <w:moveTo w:id="2707" w:author="Summer 2023 updates" w:date="2024-07-31T13:42:00Z">
        <w:r w:rsidRPr="00424939">
          <w:rPr>
            <w:rFonts w:cs="Times New Roman"/>
            <w:color w:val="000000" w:themeColor="text1"/>
          </w:rPr>
          <w:t>Secondary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moveTo>
    </w:p>
    <w:p w14:paraId="0BEB4427" w14:textId="77777777" w:rsidR="00137B34" w:rsidRPr="00424939" w:rsidRDefault="00137B34" w:rsidP="008F4903">
      <w:pPr>
        <w:spacing w:after="0" w:line="228" w:lineRule="auto"/>
        <w:ind w:left="180" w:hanging="180"/>
        <w:rPr>
          <w:moveTo w:id="2708" w:author="Summer 2023 updates" w:date="2024-07-31T13:42:00Z"/>
          <w:rFonts w:cs="Times New Roman"/>
          <w:color w:val="000000" w:themeColor="text1"/>
        </w:rPr>
        <w:pPrChange w:id="2709" w:author="Summer 2023 updates" w:date="2024-07-31T13:42:00Z">
          <w:pPr>
            <w:spacing w:after="0" w:line="228" w:lineRule="auto"/>
          </w:pPr>
        </w:pPrChange>
      </w:pPr>
      <w:moveTo w:id="2710" w:author="Summer 2023 updates" w:date="2024-07-31T13:42:00Z">
        <w:r w:rsidRPr="00424939">
          <w:rPr>
            <w:rFonts w:cs="Times New Roman"/>
            <w:color w:val="000000" w:themeColor="text1"/>
          </w:rPr>
          <w:t>Sociology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Sociology</w:instrText>
        </w:r>
        <w:r w:rsidRPr="00424939">
          <w:rPr>
            <w:color w:val="000000" w:themeColor="text1"/>
          </w:rPr>
          <w:instrText xml:space="preserve">" </w:instrText>
        </w:r>
        <w:r w:rsidRPr="00424939">
          <w:rPr>
            <w:rFonts w:cs="Times New Roman"/>
            <w:color w:val="000000" w:themeColor="text1"/>
          </w:rPr>
          <w:fldChar w:fldCharType="end"/>
        </w:r>
      </w:moveTo>
    </w:p>
    <w:p w14:paraId="5BA237DA" w14:textId="77777777" w:rsidR="00137B34" w:rsidRPr="00424939" w:rsidRDefault="00137B34" w:rsidP="008F4903">
      <w:pPr>
        <w:spacing w:after="0" w:line="228" w:lineRule="auto"/>
        <w:ind w:left="180" w:hanging="180"/>
        <w:rPr>
          <w:moveTo w:id="2711" w:author="Summer 2023 updates" w:date="2024-07-31T13:42:00Z"/>
          <w:rFonts w:cs="Times New Roman"/>
          <w:color w:val="000000" w:themeColor="text1"/>
        </w:rPr>
        <w:pPrChange w:id="2712" w:author="Summer 2023 updates" w:date="2024-07-31T13:42:00Z">
          <w:pPr>
            <w:spacing w:after="0" w:line="228" w:lineRule="auto"/>
          </w:pPr>
        </w:pPrChange>
      </w:pPr>
      <w:moveTo w:id="2713" w:author="Summer 2023 updates" w:date="2024-07-31T13:42:00Z">
        <w:r w:rsidRPr="00424939">
          <w:rPr>
            <w:rFonts w:cs="Times New Roman"/>
            <w:color w:val="000000" w:themeColor="text1"/>
          </w:rPr>
          <w:t>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moveTo>
    </w:p>
    <w:p w14:paraId="79457C0F" w14:textId="77777777" w:rsidR="00137B34" w:rsidRDefault="00137B34" w:rsidP="008F4903">
      <w:pPr>
        <w:spacing w:after="0" w:line="228" w:lineRule="auto"/>
        <w:ind w:left="180" w:hanging="180"/>
        <w:rPr>
          <w:moveTo w:id="2714" w:author="Summer 2023 updates" w:date="2024-07-31T13:42:00Z"/>
          <w:rFonts w:cs="Times New Roman"/>
          <w:color w:val="000000" w:themeColor="text1"/>
        </w:rPr>
        <w:pPrChange w:id="2715" w:author="Summer 2023 updates" w:date="2024-07-31T13:42:00Z">
          <w:pPr>
            <w:spacing w:after="0" w:line="228" w:lineRule="auto"/>
          </w:pPr>
        </w:pPrChange>
      </w:pPr>
      <w:moveTo w:id="2716" w:author="Summer 2023 updates" w:date="2024-07-31T13:42:00Z">
        <w:r>
          <w:rPr>
            <w:rFonts w:cs="Times New Roman"/>
            <w:color w:val="000000" w:themeColor="text1"/>
          </w:rPr>
          <w:t>Theatre Arts</w:t>
        </w:r>
      </w:moveTo>
    </w:p>
    <w:p w14:paraId="79B551CB" w14:textId="77777777" w:rsidR="00137B34" w:rsidRPr="00424939" w:rsidRDefault="00137B34" w:rsidP="008F4903">
      <w:pPr>
        <w:spacing w:after="120" w:line="228" w:lineRule="auto"/>
        <w:ind w:left="180" w:hanging="180"/>
        <w:rPr>
          <w:moveTo w:id="2717"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3" w:space="720"/>
          <w:docGrid w:linePitch="360"/>
          <w:sectPrChange w:id="2718" w:author="Summer 2023 updates" w:date="2024-07-31T13:42:00Z">
            <w:sectPr w:rsidR="00137B34" w:rsidRPr="00424939" w:rsidSect="00884DF4">
              <w:pgMar w:top="720" w:right="720" w:bottom="1080" w:left="1440" w:header="720" w:footer="720" w:gutter="0"/>
            </w:sectPr>
          </w:sectPrChange>
        </w:sectPr>
        <w:pPrChange w:id="2719" w:author="Summer 2023 updates" w:date="2024-07-31T13:42:00Z">
          <w:pPr>
            <w:spacing w:after="120" w:line="228" w:lineRule="auto"/>
          </w:pPr>
        </w:pPrChange>
      </w:pPr>
      <w:moveTo w:id="2720" w:author="Summer 2023 updates" w:date="2024-07-31T13:42:00Z">
        <w:r w:rsidRPr="00424939">
          <w:rPr>
            <w:rFonts w:cs="Times New Roman"/>
            <w:color w:val="000000" w:themeColor="text1"/>
          </w:rPr>
          <w:t>Writing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(Rhetoric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Rhetoric</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w:t>
        </w:r>
      </w:moveTo>
    </w:p>
    <w:p w14:paraId="3C0FCCD0" w14:textId="77777777" w:rsidR="00137B34" w:rsidRPr="00424939" w:rsidRDefault="00137B34" w:rsidP="00137B34">
      <w:pPr>
        <w:spacing w:after="0" w:line="228" w:lineRule="auto"/>
        <w:rPr>
          <w:moveTo w:id="2721" w:author="Summer 2023 updates" w:date="2024-07-31T13:42:00Z"/>
          <w:rFonts w:cs="Times New Roman"/>
          <w:color w:val="000000" w:themeColor="text1"/>
        </w:rPr>
      </w:pPr>
    </w:p>
    <w:p w14:paraId="453108FA" w14:textId="77777777" w:rsidR="00137B34" w:rsidRPr="00424939" w:rsidRDefault="00137B34" w:rsidP="00137B34">
      <w:pPr>
        <w:spacing w:after="0"/>
        <w:rPr>
          <w:moveTo w:id="2722" w:author="Summer 2023 updates" w:date="2024-07-31T13:42:00Z"/>
          <w:rFonts w:cs="Times New Roman"/>
          <w:color w:val="000000" w:themeColor="text1"/>
        </w:rPr>
        <w:sectPr w:rsidR="00137B34" w:rsidRPr="00424939" w:rsidSect="00884DF4">
          <w:type w:val="continuous"/>
          <w:pgSz w:w="12240" w:h="15840"/>
          <w:pgMar w:top="1440" w:right="1080" w:bottom="1080" w:left="1080" w:header="720" w:footer="720" w:gutter="0"/>
          <w:cols w:num="2" w:space="720"/>
          <w:docGrid w:linePitch="360"/>
          <w:sectPrChange w:id="2723" w:author="Summer 2023 updates" w:date="2024-07-31T13:42:00Z">
            <w:sectPr w:rsidR="00137B34" w:rsidRPr="00424939" w:rsidSect="00884DF4">
              <w:pgMar w:top="720" w:right="720" w:bottom="1080" w:left="1440" w:header="720" w:footer="720" w:gutter="0"/>
            </w:sectPr>
          </w:sectPrChange>
        </w:sectPr>
      </w:pPr>
    </w:p>
    <w:p w14:paraId="05322841" w14:textId="77777777" w:rsidR="00137B34" w:rsidRPr="00424939" w:rsidRDefault="00137B34" w:rsidP="00137B34">
      <w:pPr>
        <w:spacing w:after="0"/>
        <w:rPr>
          <w:moveTo w:id="2724" w:author="Summer 2023 updates" w:date="2024-07-31T13:42:00Z"/>
          <w:rFonts w:cs="Times New Roman"/>
          <w:b/>
          <w:smallCaps/>
          <w:color w:val="000000" w:themeColor="text1"/>
        </w:rPr>
      </w:pPr>
      <w:moveTo w:id="2725" w:author="Summer 2023 updates" w:date="2024-07-31T13:42:00Z">
        <w:r>
          <w:rPr>
            <w:rFonts w:cs="Times New Roman"/>
            <w:b/>
            <w:smallCaps/>
            <w:color w:val="000000" w:themeColor="text1"/>
          </w:rPr>
          <w:t>A</w:t>
        </w:r>
        <w:r w:rsidRPr="00424939">
          <w:rPr>
            <w:rFonts w:cs="Times New Roman"/>
            <w:b/>
            <w:smallCaps/>
            <w:color w:val="000000" w:themeColor="text1"/>
          </w:rPr>
          <w:t xml:space="preserve">reas of </w:t>
        </w:r>
        <w:r>
          <w:rPr>
            <w:rFonts w:cs="Times New Roman"/>
            <w:b/>
            <w:smallCaps/>
            <w:color w:val="000000" w:themeColor="text1"/>
          </w:rPr>
          <w:t>S</w:t>
        </w:r>
        <w:r w:rsidRPr="00424939">
          <w:rPr>
            <w:rFonts w:cs="Times New Roman"/>
            <w:b/>
            <w:smallCaps/>
            <w:color w:val="000000" w:themeColor="text1"/>
          </w:rPr>
          <w:t>tudy (</w:t>
        </w:r>
        <w:r>
          <w:rPr>
            <w:rFonts w:cs="Times New Roman"/>
            <w:b/>
            <w:smallCaps/>
            <w:color w:val="000000" w:themeColor="text1"/>
          </w:rPr>
          <w:t>M</w:t>
        </w:r>
        <w:r w:rsidRPr="00424939">
          <w:rPr>
            <w:rFonts w:cs="Times New Roman"/>
            <w:b/>
            <w:smallCaps/>
            <w:color w:val="000000" w:themeColor="text1"/>
          </w:rPr>
          <w:t xml:space="preserve">ajors) for </w:t>
        </w:r>
        <w:r>
          <w:rPr>
            <w:rFonts w:cs="Times New Roman"/>
            <w:b/>
            <w:smallCaps/>
            <w:color w:val="000000" w:themeColor="text1"/>
          </w:rPr>
          <w:t>B</w:t>
        </w:r>
        <w:r w:rsidRPr="00424939">
          <w:rPr>
            <w:rFonts w:cs="Times New Roman"/>
            <w:b/>
            <w:smallCaps/>
            <w:color w:val="000000" w:themeColor="text1"/>
          </w:rPr>
          <w:t>.</w:t>
        </w:r>
        <w:r>
          <w:rPr>
            <w:rFonts w:cs="Times New Roman"/>
            <w:b/>
            <w:smallCaps/>
            <w:color w:val="000000" w:themeColor="text1"/>
          </w:rPr>
          <w:t>M</w:t>
        </w:r>
        <w:r w:rsidRPr="00424939">
          <w:rPr>
            <w:rFonts w:cs="Times New Roman"/>
            <w:b/>
            <w:smallCaps/>
            <w:color w:val="000000" w:themeColor="text1"/>
          </w:rPr>
          <w:t>.</w:t>
        </w:r>
      </w:moveTo>
    </w:p>
    <w:moveToRangeEnd w:id="2685"/>
    <w:p w14:paraId="703EF963" w14:textId="77777777" w:rsidR="00137B34" w:rsidRPr="00424939" w:rsidRDefault="00137B34" w:rsidP="00137B34">
      <w:pPr>
        <w:tabs>
          <w:tab w:val="num" w:pos="1440"/>
        </w:tabs>
        <w:spacing w:after="0"/>
        <w:ind w:left="360" w:hanging="360"/>
        <w:rPr>
          <w:moveTo w:id="2726" w:author="Summer 2023 updates" w:date="2024-07-31T13:42:00Z"/>
          <w:rFonts w:cs="Times New Roman"/>
          <w:color w:val="000000" w:themeColor="text1"/>
        </w:rPr>
      </w:pPr>
      <w:ins w:id="2727" w:author="Summer 2023 updates" w:date="2024-07-31T13:42:00Z">
        <w:r w:rsidRPr="00424939">
          <w:rPr>
            <w:rFonts w:cs="Times New Roman"/>
            <w:color w:val="000000" w:themeColor="text1"/>
          </w:rPr>
          <w:t>Keyboard</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Keyboard</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r>
          <w:rPr>
            <w:rFonts w:cs="Times New Roman"/>
            <w:color w:val="000000" w:themeColor="text1"/>
          </w:rPr>
          <w:t>and</w:t>
        </w:r>
      </w:ins>
      <w:moveToRangeStart w:id="2728" w:author="Summer 2023 updates" w:date="2024-07-31T13:42:00Z" w:name="move173325756"/>
      <w:moveTo w:id="2729" w:author="Summer 2023 updates" w:date="2024-07-31T13:42:00Z">
        <w:r w:rsidRPr="00424939">
          <w:rPr>
            <w:rFonts w:cs="Times New Roman"/>
            <w:color w:val="000000" w:themeColor="text1"/>
          </w:rPr>
          <w:t xml:space="preserve"> Instrumental</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Performance</w:t>
        </w:r>
      </w:moveTo>
    </w:p>
    <w:p w14:paraId="3AF23883" w14:textId="77777777" w:rsidR="00137B34" w:rsidRPr="00424939" w:rsidRDefault="00137B34" w:rsidP="00137B34">
      <w:pPr>
        <w:tabs>
          <w:tab w:val="num" w:pos="1440"/>
        </w:tabs>
        <w:spacing w:after="0"/>
        <w:ind w:left="360" w:hanging="360"/>
        <w:rPr>
          <w:moveTo w:id="2730" w:author="Summer 2023 updates" w:date="2024-07-31T13:42:00Z"/>
          <w:rFonts w:cs="Times New Roman"/>
          <w:color w:val="000000" w:themeColor="text1"/>
        </w:rPr>
      </w:pPr>
      <w:moveTo w:id="2731" w:author="Summer 2023 updates" w:date="2024-07-31T13:42:00Z">
        <w:r w:rsidRPr="00424939">
          <w:rPr>
            <w:rFonts w:cs="Times New Roman"/>
            <w:color w:val="000000" w:themeColor="text1"/>
          </w:rPr>
          <w:t>Vocal Performance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Vocal Performance</w:instrText>
        </w:r>
        <w:r w:rsidRPr="00424939">
          <w:rPr>
            <w:color w:val="000000" w:themeColor="text1"/>
          </w:rPr>
          <w:instrText xml:space="preserve">" </w:instrText>
        </w:r>
        <w:r w:rsidRPr="00424939">
          <w:rPr>
            <w:rFonts w:cs="Times New Roman"/>
            <w:color w:val="000000" w:themeColor="text1"/>
          </w:rPr>
          <w:fldChar w:fldCharType="end"/>
        </w:r>
      </w:moveTo>
    </w:p>
    <w:p w14:paraId="796EC2A4" w14:textId="77777777" w:rsidR="00137B34" w:rsidRPr="00424939" w:rsidRDefault="00137B34" w:rsidP="00137B34">
      <w:pPr>
        <w:tabs>
          <w:tab w:val="num" w:pos="1440"/>
        </w:tabs>
        <w:spacing w:after="0"/>
        <w:ind w:left="360" w:hanging="360"/>
        <w:rPr>
          <w:moveTo w:id="2732" w:author="Summer 2023 updates" w:date="2024-07-31T13:42:00Z"/>
          <w:rFonts w:cs="Times New Roman"/>
          <w:color w:val="000000" w:themeColor="text1"/>
        </w:rPr>
      </w:pPr>
      <w:moveTo w:id="2733" w:author="Summer 2023 updates" w:date="2024-07-31T13:42:00Z">
        <w:r w:rsidRPr="00424939">
          <w:rPr>
            <w:rFonts w:cs="Times New Roman"/>
            <w:color w:val="000000" w:themeColor="text1"/>
          </w:rPr>
          <w:t>Composition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Composition</w:instrText>
        </w:r>
        <w:r w:rsidRPr="00424939">
          <w:rPr>
            <w:color w:val="000000" w:themeColor="text1"/>
          </w:rPr>
          <w:instrText xml:space="preserve">" </w:instrText>
        </w:r>
        <w:r w:rsidRPr="00424939">
          <w:rPr>
            <w:rFonts w:cs="Times New Roman"/>
            <w:color w:val="000000" w:themeColor="text1"/>
          </w:rPr>
          <w:fldChar w:fldCharType="end"/>
        </w:r>
      </w:moveTo>
    </w:p>
    <w:moveToRangeEnd w:id="2728"/>
    <w:p w14:paraId="292E119A" w14:textId="77777777" w:rsidR="00137B34" w:rsidRDefault="00137B34" w:rsidP="00137B34">
      <w:pPr>
        <w:tabs>
          <w:tab w:val="num" w:pos="1440"/>
        </w:tabs>
        <w:spacing w:after="0"/>
        <w:ind w:left="360" w:hanging="360"/>
        <w:rPr>
          <w:ins w:id="2734" w:author="Summer 2023 updates" w:date="2024-07-31T13:42:00Z"/>
          <w:rFonts w:cs="Times New Roman"/>
          <w:color w:val="000000" w:themeColor="text1"/>
        </w:rPr>
      </w:pPr>
      <w:ins w:id="2735" w:author="Summer 2023 updates" w:date="2024-07-31T13:42:00Z">
        <w:r w:rsidRPr="00424939">
          <w:rPr>
            <w:rFonts w:cs="Times New Roman"/>
            <w:color w:val="000000" w:themeColor="text1"/>
          </w:rPr>
          <w:t>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(Vocal or Instrumental)</w:t>
        </w:r>
      </w:ins>
    </w:p>
    <w:p w14:paraId="67661CE1" w14:textId="77777777" w:rsidR="00137B34" w:rsidRPr="00424939" w:rsidRDefault="00137B34" w:rsidP="00137B34">
      <w:pPr>
        <w:tabs>
          <w:tab w:val="num" w:pos="1440"/>
        </w:tabs>
        <w:spacing w:after="0"/>
        <w:ind w:left="360" w:hanging="360"/>
        <w:rPr>
          <w:ins w:id="2736" w:author="Summer 2023 updates" w:date="2024-07-31T13:42:00Z"/>
          <w:rFonts w:cs="Times New Roman"/>
          <w:color w:val="000000" w:themeColor="text1"/>
        </w:rPr>
      </w:pPr>
    </w:p>
    <w:p w14:paraId="536EDF12" w14:textId="77777777" w:rsidR="00137B34" w:rsidRPr="00424939" w:rsidRDefault="00137B34" w:rsidP="00137B34">
      <w:pPr>
        <w:tabs>
          <w:tab w:val="num" w:pos="1440"/>
        </w:tabs>
        <w:spacing w:after="0" w:line="204" w:lineRule="auto"/>
        <w:ind w:left="360" w:hanging="360"/>
        <w:rPr>
          <w:moveTo w:id="2737" w:author="Summer 2023 updates" w:date="2024-07-31T13:42:00Z"/>
          <w:rStyle w:val="Strong"/>
          <w:rFonts w:ascii="Garamond" w:hAnsi="Garamond"/>
          <w:color w:val="000000" w:themeColor="text1"/>
        </w:rPr>
      </w:pPr>
      <w:moveToRangeStart w:id="2738" w:author="Summer 2023 updates" w:date="2024-07-31T13:42:00Z" w:name="move173325757"/>
      <w:moveTo w:id="2739" w:author="Summer 2023 updates" w:date="2024-07-31T13:42:00Z">
        <w:r>
          <w:rPr>
            <w:rStyle w:val="Strong"/>
            <w:rFonts w:ascii="Garamond" w:hAnsi="Garamond"/>
            <w:color w:val="000000" w:themeColor="text1"/>
          </w:rPr>
          <w:t>A</w:t>
        </w:r>
        <w:r w:rsidRPr="00424939">
          <w:rPr>
            <w:rStyle w:val="Strong"/>
            <w:rFonts w:ascii="Garamond" w:hAnsi="Garamond"/>
            <w:color w:val="000000" w:themeColor="text1"/>
          </w:rPr>
          <w:t xml:space="preserve">rea of </w:t>
        </w:r>
        <w:r>
          <w:rPr>
            <w:rStyle w:val="Strong"/>
            <w:rFonts w:ascii="Garamond" w:hAnsi="Garamond"/>
            <w:color w:val="000000" w:themeColor="text1"/>
          </w:rPr>
          <w:t>S</w:t>
        </w:r>
        <w:r w:rsidRPr="00424939">
          <w:rPr>
            <w:rStyle w:val="Strong"/>
            <w:rFonts w:ascii="Garamond" w:hAnsi="Garamond"/>
            <w:color w:val="000000" w:themeColor="text1"/>
          </w:rPr>
          <w:t>tudy (</w:t>
        </w:r>
        <w:r>
          <w:rPr>
            <w:rStyle w:val="Strong"/>
            <w:rFonts w:ascii="Garamond" w:hAnsi="Garamond"/>
            <w:color w:val="000000" w:themeColor="text1"/>
          </w:rPr>
          <w:t>M</w:t>
        </w:r>
        <w:r w:rsidRPr="00424939">
          <w:rPr>
            <w:rStyle w:val="Strong"/>
            <w:rFonts w:ascii="Garamond" w:hAnsi="Garamond"/>
            <w:color w:val="000000" w:themeColor="text1"/>
          </w:rPr>
          <w:t xml:space="preserve">ajor) for </w:t>
        </w:r>
        <w:r>
          <w:rPr>
            <w:rStyle w:val="Strong"/>
            <w:rFonts w:ascii="Garamond" w:hAnsi="Garamond"/>
            <w:color w:val="000000" w:themeColor="text1"/>
          </w:rPr>
          <w:t>B</w:t>
        </w:r>
        <w:r w:rsidRPr="00424939">
          <w:rPr>
            <w:rStyle w:val="Strong"/>
            <w:rFonts w:ascii="Garamond" w:hAnsi="Garamond"/>
            <w:color w:val="000000" w:themeColor="text1"/>
          </w:rPr>
          <w:t>.</w:t>
        </w:r>
        <w:r>
          <w:rPr>
            <w:rStyle w:val="Strong"/>
            <w:rFonts w:ascii="Garamond" w:hAnsi="Garamond"/>
            <w:color w:val="000000" w:themeColor="text1"/>
          </w:rPr>
          <w:t>S</w:t>
        </w:r>
        <w:r w:rsidRPr="00424939">
          <w:rPr>
            <w:rStyle w:val="Strong"/>
            <w:rFonts w:ascii="Garamond" w:hAnsi="Garamond"/>
            <w:color w:val="000000" w:themeColor="text1"/>
          </w:rPr>
          <w:t>.</w:t>
        </w:r>
        <w:r>
          <w:rPr>
            <w:rStyle w:val="Strong"/>
            <w:rFonts w:ascii="Garamond" w:hAnsi="Garamond"/>
            <w:color w:val="000000" w:themeColor="text1"/>
          </w:rPr>
          <w:t>N</w:t>
        </w:r>
        <w:r w:rsidRPr="00424939">
          <w:rPr>
            <w:rStyle w:val="Strong"/>
            <w:rFonts w:ascii="Garamond" w:hAnsi="Garamond"/>
            <w:color w:val="000000" w:themeColor="text1"/>
          </w:rPr>
          <w:t>.</w:t>
        </w:r>
      </w:moveTo>
    </w:p>
    <w:p w14:paraId="5F708EA1" w14:textId="77777777" w:rsidR="00137B34" w:rsidRPr="00424939" w:rsidRDefault="00137B34" w:rsidP="00137B34">
      <w:pPr>
        <w:widowControl w:val="0"/>
        <w:adjustRightInd w:val="0"/>
        <w:spacing w:after="0"/>
        <w:textAlignment w:val="baseline"/>
        <w:rPr>
          <w:moveTo w:id="2740" w:author="Summer 2023 updates" w:date="2024-07-31T13:42:00Z"/>
          <w:rFonts w:cs="Times New Roman"/>
          <w:color w:val="000000" w:themeColor="text1"/>
        </w:rPr>
      </w:pPr>
      <w:moveTo w:id="2741" w:author="Summer 2023 updates" w:date="2024-07-31T13:42:00Z">
        <w:r w:rsidRPr="00424939">
          <w:rPr>
            <w:rFonts w:cs="Times New Roman"/>
            <w:color w:val="000000" w:themeColor="text1"/>
          </w:rPr>
          <w:t>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moveTo>
    </w:p>
    <w:p w14:paraId="7C1C8F33" w14:textId="77777777" w:rsidR="00137B34" w:rsidRPr="00424939" w:rsidRDefault="00137B34" w:rsidP="00137B34">
      <w:pPr>
        <w:spacing w:after="0"/>
        <w:rPr>
          <w:moveTo w:id="2742" w:author="Summer 2023 updates" w:date="2024-07-31T13:42:00Z"/>
          <w:rStyle w:val="Strong"/>
          <w:rFonts w:ascii="Garamond" w:hAnsi="Garamond"/>
          <w:color w:val="000000" w:themeColor="text1"/>
        </w:rPr>
        <w:sectPr w:rsidR="00137B34" w:rsidRPr="00424939" w:rsidSect="00884DF4">
          <w:footerReference w:type="even" r:id="rId21"/>
          <w:footerReference w:type="default" r:id="rId22"/>
          <w:type w:val="continuous"/>
          <w:pgSz w:w="12240" w:h="15840"/>
          <w:pgMar w:top="1440" w:right="1080" w:bottom="1080" w:left="1080" w:header="720" w:footer="720" w:gutter="0"/>
          <w:cols w:space="720"/>
          <w:docGrid w:linePitch="360"/>
          <w:sectPrChange w:id="2743" w:author="Summer 2023 updates" w:date="2024-07-31T13:42:00Z">
            <w:sectPr w:rsidR="00137B34" w:rsidRPr="00424939" w:rsidSect="00884DF4">
              <w:pgMar w:top="720" w:right="720" w:bottom="1080" w:left="1440" w:header="720" w:footer="720" w:gutter="0"/>
            </w:sectPr>
          </w:sectPrChange>
        </w:sectPr>
      </w:pPr>
    </w:p>
    <w:p w14:paraId="6EAE9A20" w14:textId="77777777" w:rsidR="00137B34" w:rsidRPr="00424939" w:rsidRDefault="00137B34" w:rsidP="00137B34">
      <w:pPr>
        <w:spacing w:after="0"/>
        <w:rPr>
          <w:moveTo w:id="2744" w:author="Summer 2023 updates" w:date="2024-07-31T13:42:00Z"/>
          <w:rStyle w:val="Strong"/>
          <w:rFonts w:ascii="Garamond" w:hAnsi="Garamond"/>
          <w:color w:val="000000" w:themeColor="text1"/>
        </w:rPr>
        <w:sectPr w:rsidR="00137B34" w:rsidRPr="00424939" w:rsidSect="00884DF4">
          <w:type w:val="continuous"/>
          <w:pgSz w:w="12240" w:h="15840"/>
          <w:pgMar w:top="1440" w:right="1080" w:bottom="1080" w:left="1080" w:header="720" w:footer="720" w:gutter="0"/>
          <w:cols w:space="720"/>
          <w:docGrid w:linePitch="360"/>
          <w:sectPrChange w:id="2745" w:author="Summer 2023 updates" w:date="2024-07-31T13:42:00Z">
            <w:sectPr w:rsidR="00137B34" w:rsidRPr="00424939" w:rsidSect="00884DF4">
              <w:pgMar w:top="720" w:right="720" w:bottom="1080" w:left="1440" w:header="720" w:footer="720" w:gutter="0"/>
            </w:sectPr>
          </w:sectPrChange>
        </w:sectPr>
      </w:pPr>
    </w:p>
    <w:p w14:paraId="17EB0FF9" w14:textId="4B9A73BF" w:rsidR="004424C3" w:rsidRPr="00137B34" w:rsidRDefault="000B1C47" w:rsidP="00713AB3">
      <w:pPr>
        <w:pStyle w:val="Heading3"/>
        <w:rPr>
          <w:moveTo w:id="2746" w:author="Summer 2023 updates" w:date="2024-07-31T13:42:00Z"/>
          <w:rStyle w:val="Strong"/>
          <w:rFonts w:ascii="Garamond" w:hAnsi="Garamond" w:cstheme="majorBidi"/>
          <w:b/>
          <w:bCs w:val="0"/>
          <w:smallCaps w:val="0"/>
          <w:sz w:val="26"/>
        </w:rPr>
      </w:pPr>
      <w:bookmarkStart w:id="2747" w:name="_Ref140485182"/>
      <w:bookmarkStart w:id="2748" w:name="_Toc141355667"/>
      <w:moveToRangeStart w:id="2749" w:author="Summer 2023 updates" w:date="2024-07-31T13:42:00Z" w:name="move173325743"/>
      <w:moveToRangeEnd w:id="2738"/>
      <w:moveTo w:id="2750" w:author="Summer 2023 updates" w:date="2024-07-31T13:42:00Z">
        <w:r w:rsidRPr="00137B34">
          <w:rPr>
            <w:rStyle w:val="Strong"/>
            <w:rFonts w:ascii="Garamond" w:hAnsi="Garamond" w:cstheme="majorBidi"/>
            <w:b/>
            <w:bCs w:val="0"/>
            <w:smallCaps w:val="0"/>
            <w:sz w:val="26"/>
          </w:rPr>
          <w:t>GRADUATION REQUIREMENTS</w:t>
        </w:r>
        <w:bookmarkEnd w:id="2434"/>
        <w:bookmarkEnd w:id="2435"/>
        <w:bookmarkEnd w:id="2436"/>
        <w:bookmarkEnd w:id="2437"/>
        <w:bookmarkEnd w:id="2438"/>
        <w:bookmarkEnd w:id="2439"/>
        <w:bookmarkEnd w:id="2747"/>
        <w:bookmarkEnd w:id="2748"/>
      </w:moveTo>
    </w:p>
    <w:moveToRangeEnd w:id="2749"/>
    <w:p w14:paraId="4FA09A95" w14:textId="063C593E" w:rsidR="008C549D" w:rsidRDefault="00E434E1" w:rsidP="00946594">
      <w:pPr>
        <w:rPr>
          <w:ins w:id="2751" w:author="Summer 2023 updates" w:date="2024-07-31T13:42:00Z"/>
          <w:color w:val="000000" w:themeColor="text1"/>
        </w:rPr>
      </w:pPr>
      <w:ins w:id="2752" w:author="Summer 2023 updates" w:date="2024-07-31T13:42:00Z">
        <w:r w:rsidRPr="00137B34">
          <w:rPr>
            <w:color w:val="000000" w:themeColor="text1"/>
          </w:rPr>
          <w:t xml:space="preserve">All students who graduate from Coe College must </w:t>
        </w:r>
        <w:r w:rsidR="008C549D" w:rsidRPr="00137B34">
          <w:t>fulfill the requirements of the First-Year Experience</w:t>
        </w:r>
        <w:r w:rsidR="008C549D" w:rsidRPr="00137B34">
          <w:fldChar w:fldCharType="begin"/>
        </w:r>
        <w:r w:rsidR="008C549D" w:rsidRPr="00137B34">
          <w:instrText xml:space="preserve"> XE "First-Year Experience" </w:instrText>
        </w:r>
        <w:r w:rsidR="008C549D" w:rsidRPr="00137B34">
          <w:fldChar w:fldCharType="end"/>
        </w:r>
        <w:r w:rsidR="008C549D" w:rsidRPr="00137B34">
          <w:t>, General Education Distribution</w:t>
        </w:r>
        <w:r w:rsidR="008C549D" w:rsidRPr="00137B34">
          <w:fldChar w:fldCharType="begin"/>
        </w:r>
        <w:r w:rsidR="008C549D" w:rsidRPr="00137B34">
          <w:instrText xml:space="preserve"> XE "Education" </w:instrText>
        </w:r>
        <w:r w:rsidR="008C549D" w:rsidRPr="00137B34">
          <w:fldChar w:fldCharType="end"/>
        </w:r>
        <w:r w:rsidR="008C549D" w:rsidRPr="00137B34">
          <w:t xml:space="preserve">, </w:t>
        </w:r>
        <w:r w:rsidR="00F3633F">
          <w:t xml:space="preserve">Diversity Across the Curriculum, </w:t>
        </w:r>
        <w:r w:rsidR="008C549D" w:rsidRPr="00137B34">
          <w:t>Writing</w:t>
        </w:r>
        <w:r w:rsidR="008C549D" w:rsidRPr="00137B34">
          <w:fldChar w:fldCharType="begin"/>
        </w:r>
        <w:r w:rsidR="008C549D" w:rsidRPr="00137B34">
          <w:instrText xml:space="preserve"> XE "Writing" </w:instrText>
        </w:r>
        <w:r w:rsidR="008C549D" w:rsidRPr="00137B34">
          <w:fldChar w:fldCharType="end"/>
        </w:r>
        <w:r w:rsidR="008C549D" w:rsidRPr="00137B34">
          <w:t xml:space="preserve"> Emphasis courses, and Practicum.  Students must also have met the requirements for one or more areas of study associat</w:t>
        </w:r>
        <w:r w:rsidR="008C549D">
          <w:t>ed with their degree program.</w:t>
        </w:r>
      </w:ins>
    </w:p>
    <w:p w14:paraId="55E7AE85" w14:textId="3B96BF0F" w:rsidR="00E434E1" w:rsidRPr="00137B34" w:rsidRDefault="008C549D" w:rsidP="00946594">
      <w:pPr>
        <w:rPr>
          <w:ins w:id="2753" w:author="Summer 2023 updates" w:date="2024-07-31T13:42:00Z"/>
        </w:rPr>
      </w:pPr>
      <w:ins w:id="2754" w:author="Summer 2023 updates" w:date="2024-07-31T13:42:00Z">
        <w:r w:rsidRPr="008F4903">
          <w:t xml:space="preserve">Students must </w:t>
        </w:r>
        <w:r w:rsidR="00E434E1" w:rsidRPr="008F4903">
          <w:t>earn at least 32 course credits (cc) with grades leading to a cumulative grade point average (GPA</w:t>
        </w:r>
        <w:r w:rsidR="008C196D" w:rsidRPr="008F4903">
          <w:fldChar w:fldCharType="begin"/>
        </w:r>
        <w:r w:rsidR="008C196D" w:rsidRPr="008F4903">
          <w:instrText xml:space="preserve"> XE "GPA" </w:instrText>
        </w:r>
        <w:r w:rsidR="008C196D" w:rsidRPr="008F4903">
          <w:fldChar w:fldCharType="end"/>
        </w:r>
        <w:r w:rsidR="00E434E1" w:rsidRPr="008F4903">
          <w:t xml:space="preserve">) of 2.0 or higher.  </w:t>
        </w:r>
        <w:r w:rsidR="00A053A6" w:rsidRPr="009C39EF">
          <w:t>Courses are one credit</w:t>
        </w:r>
        <w:r w:rsidRPr="009C39EF">
          <w:t xml:space="preserve"> (equal to 4 semester hours or 6 quarter hours)</w:t>
        </w:r>
        <w:r w:rsidR="00A053A6" w:rsidRPr="009C39EF">
          <w:t xml:space="preserve"> unless otherwise indicated.  </w:t>
        </w:r>
      </w:ins>
      <w:moveToRangeStart w:id="2755" w:author="Summer 2023 updates" w:date="2024-07-31T13:42:00Z" w:name="move173325744"/>
      <w:moveTo w:id="2756" w:author="Summer 2023 updates" w:date="2024-07-31T13:42:00Z">
        <w:r w:rsidR="00A053A6" w:rsidRPr="009C39EF">
          <w:rPr>
            <w:rPrChange w:id="2757" w:author="Summer 2023 updates" w:date="2024-07-31T13:42:00Z">
              <w:rPr>
                <w:color w:val="000000" w:themeColor="text1"/>
              </w:rPr>
            </w:rPrChange>
          </w:rPr>
          <w:t>Students are expected to complete 180 hours of work to earn one course credit, although class times vary from course to course.</w:t>
        </w:r>
        <w:r w:rsidR="00E434E1" w:rsidRPr="009C39EF">
          <w:rPr>
            <w:rPrChange w:id="2758" w:author="Summer 2023 updates" w:date="2024-07-31T13:42:00Z">
              <w:rPr>
                <w:color w:val="000000" w:themeColor="text1"/>
              </w:rPr>
            </w:rPrChange>
          </w:rPr>
          <w:t xml:space="preserve">  </w:t>
        </w:r>
      </w:moveTo>
      <w:moveToRangeEnd w:id="2755"/>
      <w:ins w:id="2759" w:author="Summer 2023 updates" w:date="2024-07-31T13:42:00Z">
        <w:r w:rsidR="00E434E1" w:rsidRPr="009C39EF">
          <w:t xml:space="preserve">No more than a total of two course credits from courses which are less than </w:t>
        </w:r>
        <w:r w:rsidR="00E11D4F" w:rsidRPr="009C39EF">
          <w:t>0</w:t>
        </w:r>
        <w:r w:rsidR="00E434E1" w:rsidRPr="009C39EF">
          <w:t>.5 credit can be used to meet the 32-credit</w:t>
        </w:r>
        <w:r w:rsidR="00E434E1" w:rsidRPr="00137B34">
          <w:t xml:space="preserve"> graduation requirement.  No more than eight course credits earned of Advanced Placement</w:t>
        </w:r>
        <w:r w:rsidR="008C196D" w:rsidRPr="00137B34">
          <w:fldChar w:fldCharType="begin"/>
        </w:r>
        <w:r w:rsidR="008C196D" w:rsidRPr="00137B34">
          <w:instrText xml:space="preserve"> XE "Advanced Placement" </w:instrText>
        </w:r>
        <w:r w:rsidR="008C196D" w:rsidRPr="00137B34">
          <w:fldChar w:fldCharType="end"/>
        </w:r>
        <w:r w:rsidR="00E434E1" w:rsidRPr="00137B34">
          <w:t xml:space="preserve"> or International Baccalaureate</w:t>
        </w:r>
        <w:r w:rsidR="008C196D" w:rsidRPr="00137B34">
          <w:fldChar w:fldCharType="begin"/>
        </w:r>
        <w:r w:rsidR="008C196D" w:rsidRPr="00137B34">
          <w:instrText xml:space="preserve"> XE "International Baccalaureate" </w:instrText>
        </w:r>
        <w:r w:rsidR="008C196D" w:rsidRPr="00137B34">
          <w:fldChar w:fldCharType="end"/>
        </w:r>
        <w:r w:rsidR="00E434E1" w:rsidRPr="00137B34">
          <w:t xml:space="preserve"> credit can be used to </w:t>
        </w:r>
        <w:r w:rsidR="00BF53B3" w:rsidRPr="00137B34">
          <w:t>satisfy</w:t>
        </w:r>
        <w:r w:rsidR="00E434E1" w:rsidRPr="00137B34">
          <w:t xml:space="preserve"> this requirement.</w:t>
        </w:r>
      </w:ins>
    </w:p>
    <w:p w14:paraId="5417EB2D" w14:textId="3DB54F0F" w:rsidR="004424C3" w:rsidRPr="00137B34" w:rsidRDefault="004424C3" w:rsidP="00231606">
      <w:pPr>
        <w:rPr>
          <w:ins w:id="2760" w:author="Summer 2023 updates" w:date="2024-07-31T13:42:00Z"/>
          <w:rFonts w:cs="Times New Roman"/>
          <w:color w:val="000000" w:themeColor="text1"/>
        </w:rPr>
      </w:pPr>
      <w:ins w:id="2761" w:author="Summer 2023 updates" w:date="2024-07-31T13:42:00Z">
        <w:r w:rsidRPr="00137B34">
          <w:rPr>
            <w:rFonts w:cs="Times New Roman"/>
            <w:color w:val="000000" w:themeColor="text1"/>
          </w:rPr>
          <w:t>Students must meet one of the following requirements:</w:t>
        </w:r>
      </w:ins>
    </w:p>
    <w:p w14:paraId="5517F1DC" w14:textId="77777777" w:rsidR="001055AD" w:rsidRPr="00137B34" w:rsidRDefault="001055AD" w:rsidP="00E500FB">
      <w:pPr>
        <w:pStyle w:val="ListParagraph"/>
        <w:numPr>
          <w:ilvl w:val="0"/>
          <w:numId w:val="80"/>
        </w:numPr>
        <w:spacing w:after="0"/>
        <w:ind w:left="360" w:hanging="360"/>
        <w:rPr>
          <w:ins w:id="2762" w:author="Summer 2023 updates" w:date="2024-07-31T13:42:00Z"/>
          <w:rFonts w:cs="Times New Roman"/>
          <w:color w:val="000000" w:themeColor="text1"/>
        </w:rPr>
      </w:pPr>
      <w:ins w:id="2763" w:author="Summer 2023 updates" w:date="2024-07-31T13:42:00Z">
        <w:r w:rsidRPr="00137B34">
          <w:rPr>
            <w:rFonts w:cs="Times New Roman"/>
            <w:color w:val="000000" w:themeColor="text1"/>
            <w:shd w:val="clear" w:color="auto" w:fill="FFFFFF"/>
          </w:rPr>
          <w:t>Complete at least the final academic year of required courses registered through Coe.</w:t>
        </w:r>
        <w:r w:rsidRPr="00137B34">
          <w:rPr>
            <w:rFonts w:cs="Times New Roman"/>
            <w:color w:val="000000" w:themeColor="text1"/>
          </w:rPr>
          <w:t xml:space="preserve"> </w:t>
        </w:r>
      </w:ins>
    </w:p>
    <w:p w14:paraId="5FD1C98B" w14:textId="70A85C4D" w:rsidR="004424C3" w:rsidRPr="00137B34" w:rsidRDefault="004424C3" w:rsidP="00E500FB">
      <w:pPr>
        <w:pStyle w:val="ListParagraph"/>
        <w:numPr>
          <w:ilvl w:val="0"/>
          <w:numId w:val="80"/>
        </w:numPr>
        <w:spacing w:after="0"/>
        <w:ind w:left="360" w:hanging="360"/>
        <w:rPr>
          <w:moveTo w:id="2764" w:author="Summer 2023 updates" w:date="2024-07-31T13:42:00Z"/>
          <w:rFonts w:cs="Times New Roman"/>
          <w:color w:val="000000" w:themeColor="text1"/>
        </w:rPr>
      </w:pPr>
      <w:ins w:id="2765" w:author="Summer 2023 updates" w:date="2024-07-31T13:42:00Z">
        <w:r w:rsidRPr="00137B34">
          <w:rPr>
            <w:rFonts w:cs="Times New Roman"/>
            <w:color w:val="000000" w:themeColor="text1"/>
          </w:rPr>
          <w:t>Earn a total of 16 course credits or the equivalent at Coe.  The last eight course credits needed for graduation must include at least four earned at Coe. Approved off-campus study programs and internships</w:t>
        </w:r>
        <w:r w:rsidR="008C196D" w:rsidRPr="00137B34">
          <w:rPr>
            <w:rFonts w:cs="Times New Roman"/>
            <w:color w:val="000000" w:themeColor="text1"/>
          </w:rPr>
          <w:fldChar w:fldCharType="begin"/>
        </w:r>
        <w:r w:rsidR="008C196D" w:rsidRPr="008F4903">
          <w:rPr>
            <w:rFonts w:cs="Times New Roman"/>
            <w:color w:val="000000" w:themeColor="text1"/>
          </w:rPr>
          <w:instrText xml:space="preserve"> XE "</w:instrText>
        </w:r>
        <w:r w:rsidR="00C03B5D">
          <w:rPr>
            <w:rFonts w:cs="Times New Roman"/>
            <w:color w:val="000000" w:themeColor="text1"/>
          </w:rPr>
          <w:instrText>I</w:instrText>
        </w:r>
        <w:r w:rsidR="008C196D" w:rsidRPr="008F4903">
          <w:rPr>
            <w:rFonts w:cs="Times New Roman"/>
            <w:color w:val="000000" w:themeColor="text1"/>
          </w:rPr>
          <w:instrText xml:space="preserve">nternships" </w:instrText>
        </w:r>
        <w:r w:rsidR="008C196D" w:rsidRPr="00137B34">
          <w:rPr>
            <w:rFonts w:cs="Times New Roman"/>
            <w:color w:val="000000" w:themeColor="text1"/>
          </w:rPr>
          <w:fldChar w:fldCharType="end"/>
        </w:r>
        <w:r w:rsidRPr="00137B34">
          <w:rPr>
            <w:rFonts w:cs="Times New Roman"/>
            <w:color w:val="000000" w:themeColor="text1"/>
          </w:rPr>
          <w:t xml:space="preserve"> can be used to </w:t>
        </w:r>
        <w:r w:rsidR="00EE09AB" w:rsidRPr="00137B34">
          <w:rPr>
            <w:rFonts w:cs="Times New Roman"/>
            <w:color w:val="000000" w:themeColor="text1"/>
          </w:rPr>
          <w:t xml:space="preserve">fulfill </w:t>
        </w:r>
        <w:r w:rsidRPr="00137B34">
          <w:rPr>
            <w:rFonts w:cs="Times New Roman"/>
            <w:color w:val="000000" w:themeColor="text1"/>
          </w:rPr>
          <w:t>this requirement.</w:t>
        </w:r>
      </w:ins>
      <w:moveToRangeStart w:id="2766" w:author="Summer 2023 updates" w:date="2024-07-31T13:42:00Z" w:name="move173325745"/>
      <w:moveTo w:id="2767" w:author="Summer 2023 updates" w:date="2024-07-31T13:42:00Z">
        <w:r w:rsidRPr="00137B34">
          <w:rPr>
            <w:rFonts w:cs="Times New Roman"/>
            <w:color w:val="000000" w:themeColor="text1"/>
          </w:rPr>
          <w:t xml:space="preserve">  </w:t>
        </w:r>
      </w:moveTo>
    </w:p>
    <w:p w14:paraId="0E2DD62E" w14:textId="36A9DBFA" w:rsidR="004424C3" w:rsidRPr="00137B34" w:rsidRDefault="004424C3" w:rsidP="00946594">
      <w:pPr>
        <w:rPr>
          <w:moveTo w:id="2768" w:author="Summer 2023 updates" w:date="2024-07-31T13:42:00Z"/>
          <w:rPrChange w:id="2769" w:author="Summer 2023 updates" w:date="2024-07-31T13:42:00Z">
            <w:rPr>
              <w:moveTo w:id="2770" w:author="Summer 2023 updates" w:date="2024-07-31T13:42:00Z"/>
              <w:color w:val="000000" w:themeColor="text1"/>
            </w:rPr>
          </w:rPrChange>
        </w:rPr>
      </w:pPr>
      <w:moveTo w:id="2771" w:author="Summer 2023 updates" w:date="2024-07-31T13:42:00Z">
        <w:r w:rsidRPr="00137B34">
          <w:rPr>
            <w:rPrChange w:id="2772" w:author="Summer 2023 updates" w:date="2024-07-31T13:42:00Z">
              <w:rPr>
                <w:color w:val="000000" w:themeColor="text1"/>
              </w:rPr>
            </w:rPrChange>
          </w:rPr>
          <w:t xml:space="preserve">A student may be simultaneously awarded two degrees </w:t>
        </w:r>
        <w:r w:rsidR="00652DAF" w:rsidRPr="00137B34">
          <w:rPr>
            <w:rPrChange w:id="2773" w:author="Summer 2023 updates" w:date="2024-07-31T13:42:00Z">
              <w:rPr>
                <w:color w:val="000000" w:themeColor="text1"/>
              </w:rPr>
            </w:rPrChange>
          </w:rPr>
          <w:t>(B.A., B.M.</w:t>
        </w:r>
        <w:r w:rsidR="00C82688" w:rsidRPr="00137B34">
          <w:rPr>
            <w:rPrChange w:id="2774" w:author="Summer 2023 updates" w:date="2024-07-31T13:42:00Z">
              <w:rPr>
                <w:color w:val="000000" w:themeColor="text1"/>
              </w:rPr>
            </w:rPrChange>
          </w:rPr>
          <w:t>, B.S.N.</w:t>
        </w:r>
        <w:r w:rsidR="00652DAF" w:rsidRPr="00137B34">
          <w:rPr>
            <w:rPrChange w:id="2775" w:author="Summer 2023 updates" w:date="2024-07-31T13:42:00Z">
              <w:rPr>
                <w:color w:val="000000" w:themeColor="text1"/>
              </w:rPr>
            </w:rPrChange>
          </w:rPr>
          <w:t xml:space="preserve">) </w:t>
        </w:r>
        <w:r w:rsidRPr="00137B34">
          <w:rPr>
            <w:rPrChange w:id="2776" w:author="Summer 2023 updates" w:date="2024-07-31T13:42:00Z">
              <w:rPr>
                <w:color w:val="000000" w:themeColor="text1"/>
              </w:rPr>
            </w:rPrChange>
          </w:rPr>
          <w:t>after satisfactorily completing 40 course credits and the requirements for both degrees. However, a simultaneous Bachelor of Music</w:t>
        </w:r>
        <w:r w:rsidR="00B8454E" w:rsidRPr="00137B34">
          <w:rPr>
            <w:rPrChange w:id="2777" w:author="Summer 2023 updates" w:date="2024-07-31T13:42:00Z">
              <w:rPr>
                <w:color w:val="000000" w:themeColor="text1"/>
              </w:rPr>
            </w:rPrChange>
          </w:rPr>
          <w:fldChar w:fldCharType="begin"/>
        </w:r>
        <w:r w:rsidR="00B8454E" w:rsidRPr="00137B34">
          <w:rPr>
            <w:rPrChange w:id="2778" w:author="Summer 2023 updates" w:date="2024-07-31T13:42:00Z">
              <w:rPr>
                <w:color w:val="000000" w:themeColor="text1"/>
              </w:rPr>
            </w:rPrChange>
          </w:rPr>
          <w:instrText xml:space="preserve"> XE "Bachelor of Music" </w:instrText>
        </w:r>
        <w:r w:rsidR="00B8454E" w:rsidRPr="00137B34">
          <w:rPr>
            <w:rPrChange w:id="2779" w:author="Summer 2023 updates" w:date="2024-07-31T13:42:00Z">
              <w:rPr>
                <w:color w:val="000000" w:themeColor="text1"/>
              </w:rPr>
            </w:rPrChange>
          </w:rPr>
          <w:fldChar w:fldCharType="end"/>
        </w:r>
        <w:r w:rsidR="00D67D3F" w:rsidRPr="00137B34">
          <w:rPr>
            <w:rPrChange w:id="2780" w:author="Summer 2023 updates" w:date="2024-07-31T13:42:00Z">
              <w:rPr>
                <w:color w:val="000000" w:themeColor="text1"/>
              </w:rPr>
            </w:rPrChange>
          </w:rPr>
          <w:t xml:space="preserve"> plus a Bachelor of Arts with a </w:t>
        </w:r>
        <w:r w:rsidR="00C82688" w:rsidRPr="00137B34">
          <w:rPr>
            <w:rPrChange w:id="2781" w:author="Summer 2023 updates" w:date="2024-07-31T13:42:00Z">
              <w:rPr>
                <w:color w:val="000000" w:themeColor="text1"/>
              </w:rPr>
            </w:rPrChange>
          </w:rPr>
          <w:t>m</w:t>
        </w:r>
        <w:r w:rsidRPr="00137B34">
          <w:rPr>
            <w:rPrChange w:id="2782" w:author="Summer 2023 updates" w:date="2024-07-31T13:42:00Z">
              <w:rPr>
                <w:color w:val="000000" w:themeColor="text1"/>
              </w:rPr>
            </w:rPrChange>
          </w:rPr>
          <w:t>usic major is not permitted.</w:t>
        </w:r>
      </w:moveTo>
    </w:p>
    <w:moveToRangeEnd w:id="2766"/>
    <w:p w14:paraId="5AD3C974" w14:textId="4B9F3A50" w:rsidR="00730329" w:rsidRPr="00137B34" w:rsidRDefault="00730329" w:rsidP="00946594">
      <w:pPr>
        <w:rPr>
          <w:ins w:id="2783" w:author="Summer 2023 updates" w:date="2024-07-31T13:42:00Z"/>
        </w:rPr>
      </w:pPr>
      <w:ins w:id="2784" w:author="Summer 2023 updates" w:date="2024-07-31T13:42:00Z">
        <w:r w:rsidRPr="00137B34">
          <w:t>To participate in Commencement</w:t>
        </w:r>
        <w:r w:rsidR="008C196D" w:rsidRPr="00137B34">
          <w:fldChar w:fldCharType="begin"/>
        </w:r>
        <w:r w:rsidR="008C196D" w:rsidRPr="008F4903">
          <w:instrText xml:space="preserve"> XE "Commencement" </w:instrText>
        </w:r>
        <w:r w:rsidR="008C196D" w:rsidRPr="00137B34">
          <w:fldChar w:fldCharType="end"/>
        </w:r>
        <w:r w:rsidRPr="00137B34">
          <w:t xml:space="preserve"> exercises, students must submit a completed </w:t>
        </w:r>
        <w:r w:rsidR="00607C9A" w:rsidRPr="00137B34">
          <w:rPr>
            <w:i/>
          </w:rPr>
          <w:t>Intent to Graduate</w:t>
        </w:r>
        <w:r w:rsidRPr="00137B34">
          <w:t xml:space="preserve"> form to the Office of the Registrar, preferably </w:t>
        </w:r>
        <w:r w:rsidR="00DD4E33" w:rsidRPr="00137B34">
          <w:t xml:space="preserve">three terms prior to </w:t>
        </w:r>
        <w:r w:rsidRPr="00137B34">
          <w:t>Commencement</w:t>
        </w:r>
        <w:r w:rsidR="007C57B7" w:rsidRPr="00137B34">
          <w:t xml:space="preserve"> and no later than the first business day of March in the current academic year.</w:t>
        </w:r>
      </w:ins>
    </w:p>
    <w:p w14:paraId="0B17AEC2" w14:textId="0F30CA54" w:rsidR="007C57B7" w:rsidRDefault="007C57B7" w:rsidP="00946594">
      <w:pPr>
        <w:rPr>
          <w:ins w:id="2785" w:author="Summer 2023 updates" w:date="2024-07-31T13:42:00Z"/>
        </w:rPr>
      </w:pPr>
      <w:ins w:id="2786" w:author="Summer 2023 updates" w:date="2024-07-31T13:42:00Z">
        <w:r w:rsidRPr="00137B34">
          <w:t>Graduation audits are conducted by the Registrar’s Office in coordination with Department Chairs and Administrative Coordinators only after a student has submitted their Intent to Graduate form, and during the final semester of a student’s academic program, typically a few months before commencement.  Graduation audits are not intended to be advisory, but rather to allow the Registrar’s Office to verify that the student has completed all the necessary coursework and requirements to comply with awarding a degree.  Students should maintain their own academic record and monitor their overall progress toward completion in consultation with an advisor to ensure all graduation requirements are met.</w:t>
        </w:r>
      </w:ins>
    </w:p>
    <w:p w14:paraId="5DCEADCA" w14:textId="77777777" w:rsidR="00137B34" w:rsidRPr="00017316" w:rsidRDefault="00137B34" w:rsidP="00946594">
      <w:pPr>
        <w:rPr>
          <w:ins w:id="2787" w:author="Summer 2023 updates" w:date="2024-07-31T13:42:00Z"/>
        </w:rPr>
      </w:pPr>
      <w:ins w:id="2788" w:author="Summer 2023 updates" w:date="2024-07-31T13:42:00Z">
        <w:r w:rsidRPr="00017316">
          <w:t>Second baccalaureate students are exempt from the following requirements: First-Year Experience</w:t>
        </w:r>
        <w:r w:rsidRPr="00017316">
          <w:fldChar w:fldCharType="begin"/>
        </w:r>
        <w:r w:rsidRPr="00017316">
          <w:instrText xml:space="preserve"> XE "First-Year Experience" </w:instrText>
        </w:r>
        <w:r w:rsidRPr="00017316">
          <w:fldChar w:fldCharType="end"/>
        </w:r>
        <w:r w:rsidRPr="00017316">
          <w:t>, General Education Distribution</w:t>
        </w:r>
        <w:r w:rsidRPr="00017316">
          <w:fldChar w:fldCharType="begin"/>
        </w:r>
        <w:r w:rsidRPr="00017316">
          <w:instrText xml:space="preserve"> XE "Education" </w:instrText>
        </w:r>
        <w:r w:rsidRPr="00017316">
          <w:fldChar w:fldCharType="end"/>
        </w:r>
        <w:r w:rsidRPr="00017316">
          <w:t>, Writing</w:t>
        </w:r>
        <w:r w:rsidRPr="00017316">
          <w:fldChar w:fldCharType="begin"/>
        </w:r>
        <w:r w:rsidRPr="00017316">
          <w:instrText xml:space="preserve"> XE "Writing" </w:instrText>
        </w:r>
        <w:r w:rsidRPr="00017316">
          <w:fldChar w:fldCharType="end"/>
        </w:r>
        <w:r w:rsidRPr="00017316">
          <w:t xml:space="preserve"> Emphasis courses, and Practicum.  They are not eligible to graduate with Latin</w:t>
        </w:r>
        <w:r w:rsidRPr="00017316">
          <w:fldChar w:fldCharType="begin"/>
        </w:r>
        <w:r w:rsidRPr="00017316">
          <w:instrText xml:space="preserve"> XE "Latin" </w:instrText>
        </w:r>
        <w:r w:rsidRPr="00017316">
          <w:fldChar w:fldCharType="end"/>
        </w:r>
        <w:r w:rsidRPr="00017316">
          <w:t xml:space="preserve"> Honors or for induction in Phi Beta Kappa or Phi Kappa Phi.</w:t>
        </w:r>
      </w:ins>
    </w:p>
    <w:p w14:paraId="2D18EA91" w14:textId="3B229277" w:rsidR="00CE7DE8" w:rsidRPr="00017316" w:rsidRDefault="00CE7DE8" w:rsidP="00946594">
      <w:pPr>
        <w:pStyle w:val="Heading4"/>
        <w:spacing w:before="120"/>
        <w:rPr>
          <w:moveTo w:id="2789" w:author="Summer 2023 updates" w:date="2024-07-31T13:42:00Z"/>
          <w:rFonts w:ascii="Garamond" w:hAnsi="Garamond"/>
          <w:color w:val="000000" w:themeColor="text1"/>
        </w:rPr>
        <w:pPrChange w:id="2790" w:author="Summer 2023 updates" w:date="2024-07-31T13:42:00Z">
          <w:pPr>
            <w:pStyle w:val="Heading4"/>
          </w:pPr>
        </w:pPrChange>
      </w:pPr>
      <w:bookmarkStart w:id="2791" w:name="_Ref14179337"/>
      <w:bookmarkStart w:id="2792" w:name="_Toc141355668"/>
      <w:moveToRangeStart w:id="2793" w:author="Summer 2023 updates" w:date="2024-07-31T13:42:00Z" w:name="move173325747"/>
      <w:moveTo w:id="2794" w:author="Summer 2023 updates" w:date="2024-07-31T13:42:00Z">
        <w:r w:rsidRPr="00017316">
          <w:rPr>
            <w:rFonts w:ascii="Garamond" w:hAnsi="Garamond"/>
            <w:color w:val="000000" w:themeColor="text1"/>
          </w:rPr>
          <w:t>Transfer</w:t>
        </w:r>
        <w:r w:rsidR="00B76E1A" w:rsidRPr="00017316">
          <w:rPr>
            <w:rFonts w:ascii="Garamond" w:hAnsi="Garamond"/>
            <w:color w:val="000000" w:themeColor="text1"/>
          </w:rPr>
          <w:fldChar w:fldCharType="begin"/>
        </w:r>
        <w:r w:rsidR="00B76E1A" w:rsidRPr="00017316">
          <w:rPr>
            <w:rFonts w:ascii="Garamond" w:hAnsi="Garamond"/>
            <w:color w:val="000000" w:themeColor="text1"/>
          </w:rPr>
          <w:instrText xml:space="preserve"> XE "Transfer" </w:instrText>
        </w:r>
        <w:r w:rsidR="00B76E1A" w:rsidRPr="00017316">
          <w:rPr>
            <w:rFonts w:ascii="Garamond" w:hAnsi="Garamond"/>
            <w:color w:val="000000" w:themeColor="text1"/>
          </w:rPr>
          <w:fldChar w:fldCharType="end"/>
        </w:r>
        <w:r w:rsidRPr="00017316">
          <w:rPr>
            <w:rFonts w:ascii="Garamond" w:hAnsi="Garamond"/>
            <w:color w:val="000000" w:themeColor="text1"/>
          </w:rPr>
          <w:t xml:space="preserve"> Student Information</w:t>
        </w:r>
        <w:bookmarkEnd w:id="2791"/>
        <w:bookmarkEnd w:id="2792"/>
      </w:moveTo>
    </w:p>
    <w:moveToRangeEnd w:id="2793"/>
    <w:p w14:paraId="0CDE05C7" w14:textId="4BF41C33" w:rsidR="00CD4444" w:rsidRPr="00017316" w:rsidRDefault="00CD4444" w:rsidP="00946594">
      <w:pPr>
        <w:rPr>
          <w:ins w:id="2795" w:author="Summer 2023 updates" w:date="2024-07-31T13:42:00Z"/>
        </w:rPr>
      </w:pPr>
      <w:ins w:id="2796" w:author="Summer 2023 updates" w:date="2024-07-31T13:42:00Z">
        <w:r w:rsidRPr="00017316">
          <w:t>A transfer student is any student who has completed at least one semester of higher education, enrolled full time, since graduating from high school, before transferring to Coe College. A full-time Coe student who has not yet completed one full-time semester of higher education since graduating from high school is instead considered a Full-Time First-Year (FTFY) student.</w:t>
        </w:r>
      </w:ins>
    </w:p>
    <w:p w14:paraId="1A8E1E1C" w14:textId="2AE4214B" w:rsidR="005D6B75" w:rsidRPr="005D6B75" w:rsidRDefault="005D6B75" w:rsidP="005D6B75">
      <w:pPr>
        <w:rPr>
          <w:ins w:id="2797" w:author="Summer 2023 updates" w:date="2024-07-31T13:42:00Z"/>
          <w:rFonts w:cs="Times New Roman"/>
          <w:color w:val="000000" w:themeColor="text1"/>
        </w:rPr>
      </w:pPr>
      <w:moveToRangeStart w:id="2798" w:author="Summer 2023 updates" w:date="2024-07-31T13:42:00Z" w:name="move173325748"/>
      <w:moveTo w:id="2799" w:author="Summer 2023 updates" w:date="2024-07-31T13:42:00Z">
        <w:r w:rsidRPr="005D6B75">
          <w:rPr>
            <w:rFonts w:cs="Times New Roman"/>
            <w:color w:val="000000" w:themeColor="text1"/>
          </w:rPr>
          <w:t xml:space="preserve">To honor its mission and to preserve its academic integrity as a liberal arts institution, the College accepts a course in transfer if that course meets the spirit of the College’s mission and is from a regionally accredited institution.  </w:t>
        </w:r>
      </w:moveTo>
      <w:moveToRangeEnd w:id="2798"/>
      <w:ins w:id="2800" w:author="Summer 2023 updates" w:date="2024-07-31T13:42:00Z">
        <w:r w:rsidRPr="005D6B75">
          <w:rPr>
            <w:rFonts w:cs="Times New Roman"/>
            <w:color w:val="000000" w:themeColor="text1"/>
          </w:rPr>
          <w:t xml:space="preserve"> </w:t>
        </w:r>
      </w:ins>
    </w:p>
    <w:p w14:paraId="5925DB3B" w14:textId="096B0802" w:rsidR="005D6B75" w:rsidRPr="005D6B75" w:rsidRDefault="005D6B75" w:rsidP="00946594">
      <w:pPr>
        <w:rPr>
          <w:ins w:id="2801" w:author="Summer 2023 updates" w:date="2024-07-31T13:42:00Z"/>
        </w:rPr>
      </w:pPr>
      <w:ins w:id="2802" w:author="Summer 2023 updates" w:date="2024-07-31T13:42:00Z">
        <w:r w:rsidRPr="005D6B75">
          <w:t>All students must complete at Coe at least 40% of the total course credits required for each declared major or minor</w:t>
        </w:r>
        <w:r w:rsidRPr="005D6B75">
          <w:fldChar w:fldCharType="begin"/>
        </w:r>
        <w:r w:rsidRPr="005D6B75">
          <w:instrText xml:space="preserve"> XE "</w:instrText>
        </w:r>
        <w:r w:rsidR="00364529">
          <w:rPr>
            <w:rStyle w:val="Strong"/>
            <w:b w:val="0"/>
            <w:color w:val="000000" w:themeColor="text1"/>
          </w:rPr>
          <w:instrText>M</w:instrText>
        </w:r>
        <w:r w:rsidRPr="005D6B75">
          <w:rPr>
            <w:rStyle w:val="Strong"/>
            <w:b w:val="0"/>
            <w:color w:val="000000" w:themeColor="text1"/>
          </w:rPr>
          <w:instrText>inor</w:instrText>
        </w:r>
        <w:r w:rsidRPr="005D6B75">
          <w:instrText xml:space="preserve">" </w:instrText>
        </w:r>
        <w:r w:rsidRPr="005D6B75">
          <w:fldChar w:fldCharType="end"/>
        </w:r>
        <w:r w:rsidRPr="005D6B75">
          <w:t xml:space="preserve"> or three course credits, whichever is greater.  Transfer</w:t>
        </w:r>
        <w:r w:rsidRPr="005D6B75">
          <w:fldChar w:fldCharType="begin"/>
        </w:r>
        <w:r w:rsidRPr="005D6B75">
          <w:instrText xml:space="preserve"> XE "Transfer" </w:instrText>
        </w:r>
        <w:r w:rsidRPr="005D6B75">
          <w:fldChar w:fldCharType="end"/>
        </w:r>
        <w:r w:rsidRPr="005D6B75">
          <w:t xml:space="preserve"> students are not required to fulfill the requirements of the First-Year Experience, if they have completed at least one full-time college term since graduation from high school.  All other graduation requirements (General Education </w:t>
        </w:r>
        <w:r w:rsidRPr="00C761A9">
          <w:t>Distribution</w:t>
        </w:r>
        <w:r w:rsidRPr="00C761A9">
          <w:fldChar w:fldCharType="begin"/>
        </w:r>
        <w:r w:rsidRPr="00C761A9">
          <w:instrText xml:space="preserve"> XE "Education" </w:instrText>
        </w:r>
        <w:r w:rsidRPr="00C761A9">
          <w:fldChar w:fldCharType="end"/>
        </w:r>
        <w:r w:rsidRPr="00C761A9">
          <w:t>, Writing</w:t>
        </w:r>
        <w:r w:rsidRPr="005D6B75">
          <w:fldChar w:fldCharType="begin"/>
        </w:r>
        <w:r w:rsidRPr="005D6B75">
          <w:instrText xml:space="preserve"> XE "Writing" </w:instrText>
        </w:r>
        <w:r w:rsidRPr="005D6B75">
          <w:fldChar w:fldCharType="end"/>
        </w:r>
        <w:r w:rsidRPr="005D6B75">
          <w:t xml:space="preserve"> Emphasis courses, and Practicum) are i</w:t>
        </w:r>
        <w:r>
          <w:t>n effect as described above.</w:t>
        </w:r>
      </w:ins>
    </w:p>
    <w:p w14:paraId="1C585614" w14:textId="2694CA48" w:rsidR="005D6B75" w:rsidRDefault="00281432" w:rsidP="00946594">
      <w:pPr>
        <w:rPr>
          <w:ins w:id="2803" w:author="Summer 2023 updates" w:date="2024-07-31T13:42:00Z"/>
        </w:rPr>
      </w:pPr>
      <w:ins w:id="2804" w:author="Summer 2023 updates" w:date="2024-07-31T13:42:00Z">
        <w:r>
          <w:t xml:space="preserve">One course credit at Coe equals 4 semester hours or 6 quarter hours. </w:t>
        </w:r>
        <w:r w:rsidR="005D6B75" w:rsidRPr="005D6B75">
          <w:t>Courses transferred to Coe for at least 0.75 course credit that meet the required learning outcomes (as approved by the Registrar</w:t>
        </w:r>
        <w:r w:rsidR="000C3B42">
          <w:t xml:space="preserve"> and any relevant departments</w:t>
        </w:r>
        <w:r w:rsidR="005D6B75" w:rsidRPr="005D6B75">
          <w:t>) can be applied towards graduation requirements. Transfer</w:t>
        </w:r>
        <w:r w:rsidR="005D6B75" w:rsidRPr="005D6B75">
          <w:fldChar w:fldCharType="begin"/>
        </w:r>
        <w:r w:rsidR="005D6B75" w:rsidRPr="005D6B75">
          <w:instrText xml:space="preserve"> XE "Transfer" </w:instrText>
        </w:r>
        <w:r w:rsidR="005D6B75" w:rsidRPr="005D6B75">
          <w:fldChar w:fldCharType="end"/>
        </w:r>
        <w:r w:rsidR="005D6B75" w:rsidRPr="005D6B75">
          <w:t xml:space="preserve"> credits earned after high-school graduation and before Coe matric</w:t>
        </w:r>
        <w:r w:rsidR="007A0777">
          <w:t>ulation count towards the eight-</w:t>
        </w:r>
        <w:r w:rsidR="005D6B75" w:rsidRPr="005D6B75">
          <w:t>term, full-time residence requirement (see p</w:t>
        </w:r>
        <w:r w:rsidR="005D6B75" w:rsidRPr="007A0777">
          <w:t xml:space="preserve">. </w:t>
        </w:r>
        <w:r w:rsidR="001278AB">
          <w:fldChar w:fldCharType="begin"/>
        </w:r>
        <w:r w:rsidR="001278AB">
          <w:instrText xml:space="preserve"> PAGEREF ResidenceRequirement \h </w:instrText>
        </w:r>
        <w:r w:rsidR="001278AB">
          <w:fldChar w:fldCharType="separate"/>
        </w:r>
        <w:r w:rsidR="00A74DA0">
          <w:rPr>
            <w:noProof/>
          </w:rPr>
          <w:t>233</w:t>
        </w:r>
        <w:r w:rsidR="001278AB">
          <w:fldChar w:fldCharType="end"/>
        </w:r>
        <w:r w:rsidR="005D6B75" w:rsidRPr="005D6B75">
          <w:t>).  Full-time enrollment may include participation in Coe College exchange programs and other approved off-campus st</w:t>
        </w:r>
        <w:r w:rsidR="005D6B75">
          <w:t>udy programs.</w:t>
        </w:r>
      </w:ins>
    </w:p>
    <w:p w14:paraId="059A567B" w14:textId="0DE4066E" w:rsidR="003245A5" w:rsidRDefault="003245A5" w:rsidP="00946594">
      <w:pPr>
        <w:rPr>
          <w:ins w:id="2805" w:author="Summer 2023 updates" w:date="2024-07-31T13:42:00Z"/>
        </w:rPr>
      </w:pPr>
      <w:ins w:id="2806" w:author="Summer 2023 updates" w:date="2024-07-31T13:42:00Z">
        <w:r w:rsidRPr="003245A5">
          <w:t>Exceptions to the above requirements may be granted to students who are transferring to Coe from other institutions due</w:t>
        </w:r>
        <w:r>
          <w:t xml:space="preserve"> </w:t>
        </w:r>
        <w:r w:rsidRPr="003245A5">
          <w:t>to the closure of the institution or termination of a student</w:t>
        </w:r>
        <w:r>
          <w:t>’</w:t>
        </w:r>
        <w:r w:rsidRPr="003245A5">
          <w:t>s major field of study. In such circumstances, the Provost and</w:t>
        </w:r>
        <w:r>
          <w:t xml:space="preserve"> </w:t>
        </w:r>
        <w:r w:rsidRPr="003245A5">
          <w:t>Dean of Faculty may</w:t>
        </w:r>
        <w:r>
          <w:t>,</w:t>
        </w:r>
        <w:r w:rsidRPr="003245A5">
          <w:t xml:space="preserve"> in writing</w:t>
        </w:r>
        <w:r>
          <w:t>,</w:t>
        </w:r>
        <w:r w:rsidRPr="003245A5">
          <w:t xml:space="preserve"> grant a waiver for the student if transferring credit from an accredited institution that Coe</w:t>
        </w:r>
        <w:r>
          <w:t xml:space="preserve"> </w:t>
        </w:r>
        <w:r w:rsidRPr="003245A5">
          <w:t>consider</w:t>
        </w:r>
        <w:r>
          <w:t>s</w:t>
        </w:r>
        <w:r w:rsidRPr="003245A5">
          <w:t xml:space="preserve"> to be of similar quality and</w:t>
        </w:r>
        <w:r>
          <w:t xml:space="preserve"> nature to other institutions with</w:t>
        </w:r>
        <w:r w:rsidRPr="003245A5">
          <w:t xml:space="preserve"> which Coe previously sought or entered into</w:t>
        </w:r>
        <w:r>
          <w:t xml:space="preserve"> </w:t>
        </w:r>
        <w:r w:rsidRPr="003245A5">
          <w:t>formal teach</w:t>
        </w:r>
        <w:r>
          <w:t>-</w:t>
        </w:r>
        <w:r w:rsidRPr="003245A5">
          <w:t>out agreements.</w:t>
        </w:r>
      </w:ins>
    </w:p>
    <w:p w14:paraId="1B2519C9" w14:textId="4C9FB3F3" w:rsidR="000C3B42" w:rsidRPr="005D6B75" w:rsidRDefault="000C3B42" w:rsidP="00946594">
      <w:pPr>
        <w:rPr>
          <w:ins w:id="2807" w:author="Summer 2023 updates" w:date="2024-07-31T13:42:00Z"/>
        </w:rPr>
      </w:pPr>
      <w:ins w:id="2808" w:author="Summer 2023 updates" w:date="2024-07-31T13:42:00Z">
        <w:r>
          <w:t xml:space="preserve">For more information on transfer coursework and transcript evaluation policies, see </w:t>
        </w:r>
        <w:r w:rsidRPr="001278AB">
          <w:t xml:space="preserve">p. </w:t>
        </w:r>
        <w:r w:rsidR="001278AB">
          <w:fldChar w:fldCharType="begin"/>
        </w:r>
        <w:r w:rsidR="001278AB">
          <w:instrText xml:space="preserve"> PAGEREF TranscriptEvaluation \h </w:instrText>
        </w:r>
        <w:r w:rsidR="001278AB">
          <w:fldChar w:fldCharType="separate"/>
        </w:r>
        <w:r w:rsidR="00A74DA0">
          <w:rPr>
            <w:noProof/>
          </w:rPr>
          <w:t>60</w:t>
        </w:r>
        <w:r w:rsidR="001278AB">
          <w:fldChar w:fldCharType="end"/>
        </w:r>
        <w:r>
          <w:t>.</w:t>
        </w:r>
      </w:ins>
    </w:p>
    <w:p w14:paraId="3862418C" w14:textId="71BD6CDE" w:rsidR="000B1C47" w:rsidRPr="005D6B75" w:rsidRDefault="000B1C47">
      <w:pPr>
        <w:rPr>
          <w:moveTo w:id="2809" w:author="Summer 2023 updates" w:date="2024-07-31T13:42:00Z"/>
          <w:rStyle w:val="Strong"/>
          <w:rFonts w:ascii="Garamond" w:hAnsi="Garamond"/>
          <w:b w:val="0"/>
          <w:color w:val="000000" w:themeColor="text1"/>
          <w:rPrChange w:id="2810" w:author="Summer 2023 updates" w:date="2024-07-31T13:42:00Z">
            <w:rPr>
              <w:moveTo w:id="2811" w:author="Summer 2023 updates" w:date="2024-07-31T13:42:00Z"/>
              <w:color w:val="000000" w:themeColor="text1"/>
            </w:rPr>
          </w:rPrChange>
        </w:rPr>
        <w:pPrChange w:id="2812" w:author="Summer 2023 updates" w:date="2024-07-31T13:42:00Z">
          <w:pPr>
            <w:spacing w:after="120"/>
          </w:pPr>
        </w:pPrChange>
      </w:pPr>
      <w:moveToRangeStart w:id="2813" w:author="Summer 2023 updates" w:date="2024-07-31T13:42:00Z" w:name="move173325746"/>
    </w:p>
    <w:p w14:paraId="481A6B4A" w14:textId="77777777" w:rsidR="000B1CB9" w:rsidRPr="00424939" w:rsidRDefault="000B1CB9" w:rsidP="000B1CB9">
      <w:pPr>
        <w:pStyle w:val="Heading4"/>
        <w:spacing w:before="0"/>
        <w:rPr>
          <w:moveTo w:id="2814" w:author="Summer 2023 updates" w:date="2024-07-31T13:42:00Z"/>
          <w:rFonts w:ascii="Garamond" w:hAnsi="Garamond"/>
          <w:color w:val="000000" w:themeColor="text1"/>
        </w:rPr>
      </w:pPr>
      <w:bookmarkStart w:id="2815" w:name="SecondBaccDegree"/>
      <w:bookmarkStart w:id="2816" w:name="_Ref140481183"/>
      <w:bookmarkStart w:id="2817" w:name="_Toc141355669"/>
      <w:bookmarkEnd w:id="2815"/>
      <w:moveTo w:id="2818" w:author="Summer 2023 updates" w:date="2024-07-31T13:42:00Z">
        <w:r w:rsidRPr="00424939">
          <w:rPr>
            <w:rFonts w:ascii="Garamond" w:hAnsi="Garamond"/>
            <w:color w:val="000000" w:themeColor="text1"/>
          </w:rPr>
          <w:t>Second Baccalaureate Degree</w:t>
        </w:r>
        <w:bookmarkEnd w:id="2816"/>
        <w:bookmarkEnd w:id="2817"/>
      </w:moveTo>
    </w:p>
    <w:p w14:paraId="3892E1B5" w14:textId="77777777" w:rsidR="000B1CB9" w:rsidRPr="00424939" w:rsidRDefault="000B1CB9" w:rsidP="00946594">
      <w:pPr>
        <w:rPr>
          <w:moveTo w:id="2819" w:author="Summer 2023 updates" w:date="2024-07-31T13:42:00Z"/>
          <w:rPrChange w:id="2820" w:author="Summer 2023 updates" w:date="2024-07-31T13:42:00Z">
            <w:rPr>
              <w:moveTo w:id="2821" w:author="Summer 2023 updates" w:date="2024-07-31T13:42:00Z"/>
              <w:color w:val="000000" w:themeColor="text1"/>
            </w:rPr>
          </w:rPrChange>
        </w:rPr>
      </w:pPr>
      <w:moveTo w:id="2822" w:author="Summer 2023 updates" w:date="2024-07-31T13:42:00Z">
        <w:r w:rsidRPr="00424939">
          <w:rPr>
            <w:rPrChange w:id="2823" w:author="Summer 2023 updates" w:date="2024-07-31T13:42:00Z">
              <w:rPr>
                <w:color w:val="000000" w:themeColor="text1"/>
              </w:rPr>
            </w:rPrChange>
          </w:rPr>
          <w:t>A student who holds a baccalaureate degree from another institution may earn a second baccalaureate degree at Coe, if the following criteria are met:</w:t>
        </w:r>
      </w:moveTo>
    </w:p>
    <w:p w14:paraId="75E99ED6" w14:textId="77777777" w:rsidR="000B1CB9" w:rsidRPr="00424939" w:rsidRDefault="000B1CB9" w:rsidP="00E500FB">
      <w:pPr>
        <w:widowControl w:val="0"/>
        <w:numPr>
          <w:ilvl w:val="0"/>
          <w:numId w:val="65"/>
        </w:numPr>
        <w:adjustRightInd w:val="0"/>
        <w:spacing w:after="0"/>
        <w:ind w:left="360"/>
        <w:textAlignment w:val="baseline"/>
        <w:rPr>
          <w:moveTo w:id="2824" w:author="Summer 2023 updates" w:date="2024-07-31T13:42:00Z"/>
          <w:rFonts w:cs="Times New Roman"/>
          <w:color w:val="000000" w:themeColor="text1"/>
        </w:rPr>
      </w:pPr>
      <w:moveTo w:id="2825" w:author="Summer 2023 updates" w:date="2024-07-31T13:42:00Z">
        <w:r w:rsidRPr="00424939">
          <w:rPr>
            <w:rFonts w:cs="Times New Roman"/>
            <w:color w:val="000000" w:themeColor="text1"/>
          </w:rPr>
          <w:t>The first degree must be from a regionally accredited institution as recognized by the US Department of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or another appropriate accrediting body. </w:t>
        </w:r>
      </w:moveTo>
    </w:p>
    <w:p w14:paraId="1E7F7FE4" w14:textId="77777777" w:rsidR="000B1CB9" w:rsidRPr="00424939" w:rsidRDefault="000B1CB9" w:rsidP="00E500FB">
      <w:pPr>
        <w:widowControl w:val="0"/>
        <w:numPr>
          <w:ilvl w:val="0"/>
          <w:numId w:val="65"/>
        </w:numPr>
        <w:adjustRightInd w:val="0"/>
        <w:ind w:left="360"/>
        <w:textAlignment w:val="baseline"/>
        <w:rPr>
          <w:moveTo w:id="2826" w:author="Summer 2023 updates" w:date="2024-07-31T13:42:00Z"/>
          <w:rFonts w:cs="Times New Roman"/>
          <w:color w:val="000000" w:themeColor="text1"/>
        </w:rPr>
      </w:pPr>
      <w:moveTo w:id="2827" w:author="Summer 2023 updates" w:date="2024-07-31T13:42:00Z">
        <w:r w:rsidRPr="00424939">
          <w:rPr>
            <w:rFonts w:cs="Times New Roman"/>
            <w:color w:val="000000" w:themeColor="text1"/>
          </w:rPr>
          <w:t xml:space="preserve">The first degree must be completed (not in progress) before beginning the second degree at Coe. </w:t>
        </w:r>
      </w:moveTo>
    </w:p>
    <w:p w14:paraId="1C5A02F4" w14:textId="77777777" w:rsidR="000B1CB9" w:rsidRPr="00424939" w:rsidRDefault="000B1CB9" w:rsidP="00946594">
      <w:pPr>
        <w:rPr>
          <w:moveTo w:id="2828" w:author="Summer 2023 updates" w:date="2024-07-31T13:42:00Z"/>
          <w:rPrChange w:id="2829" w:author="Summer 2023 updates" w:date="2024-07-31T13:42:00Z">
            <w:rPr>
              <w:moveTo w:id="2830" w:author="Summer 2023 updates" w:date="2024-07-31T13:42:00Z"/>
              <w:color w:val="000000" w:themeColor="text1"/>
            </w:rPr>
          </w:rPrChange>
        </w:rPr>
      </w:pPr>
      <w:moveTo w:id="2831" w:author="Summer 2023 updates" w:date="2024-07-31T13:42:00Z">
        <w:r w:rsidRPr="00424939">
          <w:rPr>
            <w:rPrChange w:id="2832" w:author="Summer 2023 updates" w:date="2024-07-31T13:42:00Z">
              <w:rPr>
                <w:color w:val="000000" w:themeColor="text1"/>
              </w:rPr>
            </w:rPrChange>
          </w:rPr>
          <w:t>Students accepted at Coe to pursue a second degree are granted a maximum of 24 course credits in transfer credit towards the 32 course credits required for graduation.  To graduate, at least eight course credits must be earned at Coe College and all requirements for the major area of study must be met with at least 40% of the major course credits taken at Coe.  Students must earn a cumulative GPA</w:t>
        </w:r>
        <w:r w:rsidRPr="00424939">
          <w:rPr>
            <w:rPrChange w:id="2833" w:author="Summer 2023 updates" w:date="2024-07-31T13:42:00Z">
              <w:rPr>
                <w:color w:val="000000" w:themeColor="text1"/>
              </w:rPr>
            </w:rPrChange>
          </w:rPr>
          <w:fldChar w:fldCharType="begin"/>
        </w:r>
        <w:r w:rsidRPr="00424939">
          <w:rPr>
            <w:rPrChange w:id="2834" w:author="Summer 2023 updates" w:date="2024-07-31T13:42:00Z">
              <w:rPr>
                <w:color w:val="000000" w:themeColor="text1"/>
              </w:rPr>
            </w:rPrChange>
          </w:rPr>
          <w:instrText xml:space="preserve"> XE "</w:instrText>
        </w:r>
        <w:r w:rsidRPr="00424939">
          <w:rPr>
            <w:b/>
            <w:rPrChange w:id="2835" w:author="Summer 2023 updates" w:date="2024-07-31T13:42:00Z">
              <w:rPr>
                <w:b/>
                <w:color w:val="000000" w:themeColor="text1"/>
              </w:rPr>
            </w:rPrChange>
          </w:rPr>
          <w:instrText>GPA</w:instrText>
        </w:r>
        <w:r w:rsidRPr="00424939">
          <w:rPr>
            <w:rPrChange w:id="2836" w:author="Summer 2023 updates" w:date="2024-07-31T13:42:00Z">
              <w:rPr>
                <w:color w:val="000000" w:themeColor="text1"/>
              </w:rPr>
            </w:rPrChange>
          </w:rPr>
          <w:instrText xml:space="preserve">" </w:instrText>
        </w:r>
        <w:r w:rsidRPr="00424939">
          <w:rPr>
            <w:rPrChange w:id="2837" w:author="Summer 2023 updates" w:date="2024-07-31T13:42:00Z">
              <w:rPr>
                <w:color w:val="000000" w:themeColor="text1"/>
              </w:rPr>
            </w:rPrChange>
          </w:rPr>
          <w:fldChar w:fldCharType="end"/>
        </w:r>
        <w:r w:rsidRPr="00424939">
          <w:rPr>
            <w:rPrChange w:id="2838" w:author="Summer 2023 updates" w:date="2024-07-31T13:42:00Z">
              <w:rPr>
                <w:color w:val="000000" w:themeColor="text1"/>
              </w:rPr>
            </w:rPrChange>
          </w:rPr>
          <w:t xml:space="preserve"> of at least 2.0 as well as meet any GPA or grade requirements in their area of study.</w:t>
        </w:r>
      </w:moveTo>
    </w:p>
    <w:p w14:paraId="478F6DA7" w14:textId="0B067CE2" w:rsidR="000B1CB9" w:rsidRPr="00424939" w:rsidRDefault="000B1CB9" w:rsidP="00946594">
      <w:pPr>
        <w:rPr>
          <w:moveTo w:id="2839" w:author="Summer 2023 updates" w:date="2024-07-31T13:42:00Z"/>
          <w:rStyle w:val="Strong"/>
          <w:rFonts w:ascii="Garamond" w:hAnsi="Garamond"/>
          <w:color w:val="000000" w:themeColor="text1"/>
          <w:rPrChange w:id="2840" w:author="Summer 2023 updates" w:date="2024-07-31T13:42:00Z">
            <w:rPr>
              <w:moveTo w:id="2841" w:author="Summer 2023 updates" w:date="2024-07-31T13:42:00Z"/>
              <w:color w:val="000000" w:themeColor="text1"/>
            </w:rPr>
          </w:rPrChange>
        </w:rPr>
        <w:pPrChange w:id="2842" w:author="Summer 2023 updates" w:date="2024-07-31T13:42:00Z">
          <w:pPr>
            <w:spacing w:after="120"/>
          </w:pPr>
        </w:pPrChange>
      </w:pPr>
      <w:moveTo w:id="2843" w:author="Summer 2023 updates" w:date="2024-07-31T13:42:00Z">
        <w:r w:rsidRPr="00424939">
          <w:rPr>
            <w:rPrChange w:id="2844" w:author="Summer 2023 updates" w:date="2024-07-31T13:42:00Z">
              <w:rPr>
                <w:color w:val="000000" w:themeColor="text1"/>
              </w:rPr>
            </w:rPrChange>
          </w:rPr>
          <w:t>Second baccalaureate students are exempt from the following requirements: first-year experience, general education, writing emphasis, and practicum.  They are not eligible to graduate with Latin</w:t>
        </w:r>
        <w:r w:rsidRPr="00424939">
          <w:rPr>
            <w:rPrChange w:id="2845" w:author="Summer 2023 updates" w:date="2024-07-31T13:42:00Z">
              <w:rPr>
                <w:color w:val="000000" w:themeColor="text1"/>
              </w:rPr>
            </w:rPrChange>
          </w:rPr>
          <w:fldChar w:fldCharType="begin"/>
        </w:r>
        <w:r w:rsidRPr="00424939">
          <w:rPr>
            <w:rPrChange w:id="2846" w:author="Summer 2023 updates" w:date="2024-07-31T13:42:00Z">
              <w:rPr>
                <w:color w:val="000000" w:themeColor="text1"/>
              </w:rPr>
            </w:rPrChange>
          </w:rPr>
          <w:instrText xml:space="preserve"> XE "Latin" </w:instrText>
        </w:r>
        <w:r w:rsidRPr="00424939">
          <w:rPr>
            <w:rPrChange w:id="2847" w:author="Summer 2023 updates" w:date="2024-07-31T13:42:00Z">
              <w:rPr>
                <w:color w:val="000000" w:themeColor="text1"/>
              </w:rPr>
            </w:rPrChange>
          </w:rPr>
          <w:fldChar w:fldCharType="end"/>
        </w:r>
        <w:r w:rsidRPr="00424939">
          <w:rPr>
            <w:rPrChange w:id="2848" w:author="Summer 2023 updates" w:date="2024-07-31T13:42:00Z">
              <w:rPr>
                <w:color w:val="000000" w:themeColor="text1"/>
              </w:rPr>
            </w:rPrChange>
          </w:rPr>
          <w:t xml:space="preserve"> Honors or for induction in Phi Beta Kappa or Phi Kappa Phi.</w:t>
        </w:r>
      </w:moveTo>
    </w:p>
    <w:p w14:paraId="571F54F6" w14:textId="53C1B2D9" w:rsidR="00111112" w:rsidRPr="00424939" w:rsidRDefault="007877CD" w:rsidP="00713AB3">
      <w:pPr>
        <w:pStyle w:val="Heading3"/>
        <w:rPr>
          <w:ins w:id="2849" w:author="Summer 2023 updates" w:date="2024-07-31T13:42:00Z"/>
          <w:rStyle w:val="Strong"/>
          <w:rFonts w:ascii="Garamond" w:hAnsi="Garamond" w:cstheme="majorBidi"/>
          <w:b/>
          <w:bCs w:val="0"/>
          <w:smallCaps w:val="0"/>
          <w:sz w:val="26"/>
        </w:rPr>
      </w:pPr>
      <w:bookmarkStart w:id="2850" w:name="_Toc141355670"/>
      <w:moveToRangeEnd w:id="2813"/>
      <w:ins w:id="2851" w:author="Summer 2023 updates" w:date="2024-07-31T13:42:00Z">
        <w:r w:rsidRPr="00424939">
          <w:rPr>
            <w:rStyle w:val="Strong"/>
            <w:rFonts w:ascii="Garamond" w:hAnsi="Garamond" w:cstheme="majorBidi"/>
            <w:b/>
            <w:bCs w:val="0"/>
            <w:smallCaps w:val="0"/>
            <w:sz w:val="26"/>
          </w:rPr>
          <w:t>ACADEMIC ADVISING</w:t>
        </w:r>
        <w:bookmarkEnd w:id="2850"/>
        <w:r w:rsidR="00B8454E" w:rsidRPr="00424939">
          <w:rPr>
            <w:rStyle w:val="Strong"/>
            <w:rFonts w:ascii="Garamond" w:hAnsi="Garamond" w:cstheme="majorBidi"/>
            <w:b/>
            <w:bCs w:val="0"/>
            <w:smallCaps w:val="0"/>
            <w:sz w:val="26"/>
          </w:rPr>
          <w:fldChar w:fldCharType="begin"/>
        </w:r>
        <w:r w:rsidR="00B8454E" w:rsidRPr="00424939">
          <w:instrText xml:space="preserve"> XE "</w:instrText>
        </w:r>
        <w:r w:rsidR="00B8454E" w:rsidRPr="00424939">
          <w:rPr>
            <w:rStyle w:val="Strong"/>
            <w:rFonts w:ascii="Garamond" w:hAnsi="Garamond" w:cstheme="majorBidi"/>
            <w:b/>
            <w:bCs w:val="0"/>
            <w:smallCaps w:val="0"/>
            <w:sz w:val="26"/>
          </w:rPr>
          <w:instrText>A</w:instrText>
        </w:r>
        <w:r w:rsidR="001978C8">
          <w:rPr>
            <w:rStyle w:val="Strong"/>
            <w:rFonts w:ascii="Garamond" w:hAnsi="Garamond" w:cstheme="majorBidi"/>
            <w:b/>
            <w:bCs w:val="0"/>
            <w:smallCaps w:val="0"/>
            <w:sz w:val="26"/>
          </w:rPr>
          <w:instrText>dvising</w:instrText>
        </w:r>
        <w:r w:rsidR="00B8454E" w:rsidRPr="00424939">
          <w:instrText xml:space="preserve">" </w:instrText>
        </w:r>
        <w:r w:rsidR="00B8454E" w:rsidRPr="00424939">
          <w:rPr>
            <w:rStyle w:val="Strong"/>
            <w:rFonts w:ascii="Garamond" w:hAnsi="Garamond" w:cstheme="majorBidi"/>
            <w:b/>
            <w:bCs w:val="0"/>
            <w:smallCaps w:val="0"/>
            <w:sz w:val="26"/>
          </w:rPr>
          <w:fldChar w:fldCharType="end"/>
        </w:r>
      </w:ins>
    </w:p>
    <w:p w14:paraId="0411860B" w14:textId="5CDDB813" w:rsidR="00DE5A57" w:rsidRPr="00424939" w:rsidRDefault="00DE5A57" w:rsidP="00946594">
      <w:pPr>
        <w:rPr>
          <w:moveTo w:id="2852" w:author="Summer 2023 updates" w:date="2024-07-31T13:42:00Z"/>
          <w:rPrChange w:id="2853" w:author="Summer 2023 updates" w:date="2024-07-31T13:42:00Z">
            <w:rPr>
              <w:moveTo w:id="2854" w:author="Summer 2023 updates" w:date="2024-07-31T13:42:00Z"/>
              <w:color w:val="000000" w:themeColor="text1"/>
            </w:rPr>
          </w:rPrChange>
        </w:rPr>
        <w:pPrChange w:id="2855" w:author="Summer 2023 updates" w:date="2024-07-31T13:42:00Z">
          <w:pPr>
            <w:spacing w:after="120"/>
          </w:pPr>
        </w:pPrChange>
      </w:pPr>
      <w:moveToRangeStart w:id="2856" w:author="Summer 2023 updates" w:date="2024-07-31T13:42:00Z" w:name="move173325758"/>
      <w:moveTo w:id="2857" w:author="Summer 2023 updates" w:date="2024-07-31T13:42:00Z">
        <w:r w:rsidRPr="00424939">
          <w:rPr>
            <w:rPrChange w:id="2858" w:author="Summer 2023 updates" w:date="2024-07-31T13:42:00Z">
              <w:rPr>
                <w:color w:val="000000" w:themeColor="text1"/>
              </w:rPr>
            </w:rPrChange>
          </w:rPr>
          <w:t>The role of the academic advisor is to acquaint students with their academic options at Coe and assist them in selecting courses that reflect individual interests and abilities.  Advisors also help students create a four-year education plan that allows students to make connections between disparate areas of study, and between academic, co-curricular, and non-academic areas.</w:t>
        </w:r>
        <w:r w:rsidR="00A7077B">
          <w:rPr>
            <w:rPrChange w:id="2859" w:author="Summer 2023 updates" w:date="2024-07-31T13:42:00Z">
              <w:rPr>
                <w:color w:val="000000" w:themeColor="text1"/>
              </w:rPr>
            </w:rPrChange>
          </w:rPr>
          <w:t xml:space="preserve">  </w:t>
        </w:r>
        <w:r w:rsidR="00A7077B" w:rsidRPr="00424939">
          <w:rPr>
            <w:rPrChange w:id="2860" w:author="Summer 2023 updates" w:date="2024-07-31T13:42:00Z">
              <w:rPr>
                <w:color w:val="000000" w:themeColor="text1"/>
              </w:rPr>
            </w:rPrChange>
          </w:rPr>
          <w:t xml:space="preserve">Students may change advisors at any time upon request to the Registrar. </w:t>
        </w:r>
      </w:moveTo>
    </w:p>
    <w:p w14:paraId="680B4266" w14:textId="24F1D865" w:rsidR="00111112" w:rsidRPr="00424939" w:rsidRDefault="00111112" w:rsidP="00946594">
      <w:pPr>
        <w:rPr>
          <w:moveTo w:id="2861" w:author="Summer 2023 updates" w:date="2024-07-31T13:42:00Z"/>
          <w:rPrChange w:id="2862" w:author="Summer 2023 updates" w:date="2024-07-31T13:42:00Z">
            <w:rPr>
              <w:moveTo w:id="2863" w:author="Summer 2023 updates" w:date="2024-07-31T13:42:00Z"/>
              <w:color w:val="000000" w:themeColor="text1"/>
            </w:rPr>
          </w:rPrChange>
        </w:rPr>
        <w:pPrChange w:id="2864" w:author="Summer 2023 updates" w:date="2024-07-31T13:42:00Z">
          <w:pPr>
            <w:spacing w:after="120"/>
          </w:pPr>
        </w:pPrChange>
      </w:pPr>
      <w:moveTo w:id="2865" w:author="Summer 2023 updates" w:date="2024-07-31T13:42:00Z">
        <w:r w:rsidRPr="00424939">
          <w:rPr>
            <w:rPrChange w:id="2866" w:author="Summer 2023 updates" w:date="2024-07-31T13:42:00Z">
              <w:rPr>
                <w:color w:val="000000" w:themeColor="text1"/>
              </w:rPr>
            </w:rPrChange>
          </w:rPr>
          <w:t xml:space="preserve">First-Year Seminar instructors serve as the primary academic advisors for first-year students in their respective sections. Students thus see their advisors frequently during their first term at Coe and have the opportunity to work closely with them in developing overall programs of study and long-range goals. After the first term, students may decide to choose departmental faculty for academic advising or they may continue to be advised by their First-Year Seminar instructors. </w:t>
        </w:r>
        <w:r w:rsidR="00DE5A57" w:rsidRPr="00424939">
          <w:rPr>
            <w:rPrChange w:id="2867" w:author="Summer 2023 updates" w:date="2024-07-31T13:42:00Z">
              <w:rPr>
                <w:color w:val="000000" w:themeColor="text1"/>
              </w:rPr>
            </w:rPrChange>
          </w:rPr>
          <w:t>S</w:t>
        </w:r>
        <w:r w:rsidRPr="00424939">
          <w:rPr>
            <w:rPrChange w:id="2868" w:author="Summer 2023 updates" w:date="2024-07-31T13:42:00Z">
              <w:rPr>
                <w:color w:val="000000" w:themeColor="text1"/>
              </w:rPr>
            </w:rPrChange>
          </w:rPr>
          <w:t xml:space="preserve">tudents are free to speak at any time with professors in their major departments to answer specific questions regarding requirements and courses in those departments. </w:t>
        </w:r>
      </w:moveTo>
    </w:p>
    <w:p w14:paraId="175FE82B" w14:textId="26F62799" w:rsidR="008F6FDA" w:rsidRPr="00DB6B93" w:rsidRDefault="008F6FDA" w:rsidP="00713AB3">
      <w:pPr>
        <w:pStyle w:val="Heading3"/>
        <w:rPr>
          <w:ins w:id="2869" w:author="Summer 2023 updates" w:date="2024-07-31T13:42:00Z"/>
          <w:rStyle w:val="Strong"/>
          <w:rFonts w:ascii="Garamond" w:hAnsi="Garamond" w:cstheme="majorBidi"/>
          <w:b/>
          <w:bCs w:val="0"/>
          <w:smallCaps w:val="0"/>
          <w:sz w:val="26"/>
        </w:rPr>
      </w:pPr>
      <w:bookmarkStart w:id="2870" w:name="_Toc141355671"/>
      <w:bookmarkStart w:id="2871" w:name="_Ref14176795"/>
      <w:moveToRangeEnd w:id="2856"/>
      <w:ins w:id="2872" w:author="Summer 2023 updates" w:date="2024-07-31T13:42:00Z">
        <w:r w:rsidRPr="00DB6B93">
          <w:rPr>
            <w:rStyle w:val="Strong"/>
            <w:rFonts w:ascii="Garamond" w:hAnsi="Garamond" w:cstheme="majorBidi"/>
            <w:b/>
            <w:bCs w:val="0"/>
            <w:smallCaps w:val="0"/>
            <w:sz w:val="26"/>
          </w:rPr>
          <w:t>THE ACADEMIC CALENDAR</w:t>
        </w:r>
        <w:bookmarkEnd w:id="2870"/>
        <w:r w:rsidRPr="00DB6B93">
          <w:rPr>
            <w:rStyle w:val="Strong"/>
            <w:rFonts w:ascii="Garamond" w:hAnsi="Garamond" w:cstheme="majorBidi"/>
            <w:b/>
            <w:bCs w:val="0"/>
            <w:smallCaps w:val="0"/>
            <w:sz w:val="26"/>
          </w:rPr>
          <w:fldChar w:fldCharType="begin"/>
        </w:r>
        <w:r w:rsidRPr="00DB6B93">
          <w:instrText xml:space="preserve"> XE "</w:instrText>
        </w:r>
        <w:r w:rsidRPr="00DB6B93">
          <w:rPr>
            <w:rStyle w:val="Strong"/>
            <w:rFonts w:ascii="Garamond" w:hAnsi="Garamond" w:cstheme="majorBidi"/>
            <w:b/>
            <w:bCs w:val="0"/>
            <w:smallCaps w:val="0"/>
            <w:sz w:val="26"/>
          </w:rPr>
          <w:instrText>A</w:instrText>
        </w:r>
        <w:r w:rsidR="004A580F">
          <w:rPr>
            <w:rStyle w:val="Strong"/>
            <w:rFonts w:ascii="Garamond" w:hAnsi="Garamond" w:cstheme="majorBidi"/>
            <w:b/>
            <w:bCs w:val="0"/>
            <w:smallCaps w:val="0"/>
            <w:sz w:val="26"/>
          </w:rPr>
          <w:instrText>cademic</w:instrText>
        </w:r>
        <w:r w:rsidRPr="00DB6B93">
          <w:rPr>
            <w:rStyle w:val="Strong"/>
            <w:rFonts w:ascii="Garamond" w:hAnsi="Garamond" w:cstheme="majorBidi"/>
            <w:b/>
            <w:bCs w:val="0"/>
            <w:smallCaps w:val="0"/>
            <w:sz w:val="26"/>
          </w:rPr>
          <w:instrText xml:space="preserve"> C</w:instrText>
        </w:r>
        <w:r w:rsidR="004A580F">
          <w:rPr>
            <w:rStyle w:val="Strong"/>
            <w:rFonts w:ascii="Garamond" w:hAnsi="Garamond" w:cstheme="majorBidi"/>
            <w:b/>
            <w:bCs w:val="0"/>
            <w:smallCaps w:val="0"/>
            <w:sz w:val="26"/>
          </w:rPr>
          <w:instrText>alendar</w:instrText>
        </w:r>
        <w:r w:rsidRPr="00DB6B93">
          <w:instrText xml:space="preserve">" </w:instrText>
        </w:r>
        <w:r w:rsidRPr="00DB6B93">
          <w:rPr>
            <w:rStyle w:val="Strong"/>
            <w:rFonts w:ascii="Garamond" w:hAnsi="Garamond" w:cstheme="majorBidi"/>
            <w:b/>
            <w:bCs w:val="0"/>
            <w:smallCaps w:val="0"/>
            <w:sz w:val="26"/>
          </w:rPr>
          <w:fldChar w:fldCharType="end"/>
        </w:r>
      </w:ins>
    </w:p>
    <w:p w14:paraId="555A83CD" w14:textId="5662362A" w:rsidR="008F6FDA" w:rsidRPr="00424939" w:rsidRDefault="008F6FDA" w:rsidP="00946594">
      <w:pPr>
        <w:rPr>
          <w:ins w:id="2873" w:author="Summer 2023 updates" w:date="2024-07-31T13:42:00Z"/>
        </w:rPr>
      </w:pPr>
      <w:ins w:id="2874" w:author="Summer 2023 updates" w:date="2024-07-31T13:42:00Z">
        <w:r w:rsidRPr="00DB6B93">
          <w:t xml:space="preserve">The academic year consists of </w:t>
        </w:r>
        <w:r>
          <w:t>four</w:t>
        </w:r>
        <w:r w:rsidRPr="00DB6B93">
          <w:t xml:space="preserve"> terms (see Academic Calendar, p.</w:t>
        </w:r>
        <w:r w:rsidR="00D26AFA">
          <w:t xml:space="preserve"> </w:t>
        </w:r>
        <w:r w:rsidR="00D26AFA">
          <w:fldChar w:fldCharType="begin"/>
        </w:r>
        <w:r w:rsidR="00D26AFA">
          <w:instrText xml:space="preserve"> PAGEREF _Ref140140725 \h </w:instrText>
        </w:r>
        <w:r w:rsidR="00D26AFA">
          <w:fldChar w:fldCharType="separate"/>
        </w:r>
        <w:r w:rsidR="00A74DA0">
          <w:rPr>
            <w:noProof/>
          </w:rPr>
          <w:t>11</w:t>
        </w:r>
        <w:r w:rsidR="00D26AFA">
          <w:fldChar w:fldCharType="end"/>
        </w:r>
        <w:r w:rsidRPr="00DB6B93">
          <w:t>).</w:t>
        </w:r>
      </w:ins>
      <w:moveToRangeStart w:id="2875" w:author="Summer 2023 updates" w:date="2024-07-31T13:42:00Z" w:name="move173325740"/>
      <w:moveTo w:id="2876" w:author="Summer 2023 updates" w:date="2024-07-31T13:42:00Z">
        <w:r w:rsidRPr="00DB6B93">
          <w:rPr>
            <w:rPrChange w:id="2877" w:author="Summer 2023 updates" w:date="2024-07-31T13:42:00Z">
              <w:rPr>
                <w:color w:val="000000" w:themeColor="text1"/>
              </w:rPr>
            </w:rPrChange>
          </w:rPr>
          <w:t xml:space="preserve">  Students normally take four course credits in the Fall Term and four course credits in the Spring Term. Thus, eight course credits are completed in an academic year.  </w:t>
        </w:r>
      </w:moveTo>
      <w:moveToRangeEnd w:id="2875"/>
      <w:ins w:id="2878" w:author="Summer 2023 updates" w:date="2024-07-31T13:42:00Z">
        <w:r w:rsidRPr="00DB6B93">
          <w:t>During May Term</w:t>
        </w:r>
        <w:r w:rsidRPr="00DB6B93">
          <w:fldChar w:fldCharType="begin"/>
        </w:r>
        <w:r w:rsidRPr="00DB6B93">
          <w:instrText xml:space="preserve"> XE "May Term" </w:instrText>
        </w:r>
        <w:r w:rsidRPr="00DB6B93">
          <w:fldChar w:fldCharType="end"/>
        </w:r>
        <w:r w:rsidRPr="00DB6B93">
          <w:t xml:space="preserve">, students may enroll for up to one course credit in one of the limited selection of courses.  </w:t>
        </w:r>
        <w:r>
          <w:t>During Summer Term, students may enroll in no more than one course credit per session.</w:t>
        </w:r>
      </w:ins>
    </w:p>
    <w:p w14:paraId="0C7F2292" w14:textId="77777777" w:rsidR="008F6FDA" w:rsidRPr="003B4409" w:rsidRDefault="008F6FDA" w:rsidP="00713AB3">
      <w:pPr>
        <w:pStyle w:val="Heading3"/>
        <w:rPr>
          <w:moveTo w:id="2879" w:author="Summer 2023 updates" w:date="2024-07-31T13:42:00Z"/>
          <w:rStyle w:val="Strong"/>
          <w:rFonts w:ascii="Garamond" w:hAnsi="Garamond"/>
          <w:b/>
          <w:smallCaps w:val="0"/>
        </w:rPr>
      </w:pPr>
      <w:bookmarkStart w:id="2880" w:name="_Toc141355672"/>
      <w:moveToRangeStart w:id="2881" w:author="Summer 2023 updates" w:date="2024-07-31T13:42:00Z" w:name="move173325741"/>
      <w:moveTo w:id="2882" w:author="Summer 2023 updates" w:date="2024-07-31T13:42:00Z">
        <w:r w:rsidRPr="003B4409">
          <w:rPr>
            <w:rStyle w:val="Strong"/>
            <w:rFonts w:ascii="Garamond" w:hAnsi="Garamond"/>
            <w:b/>
            <w:smallCaps w:val="0"/>
          </w:rPr>
          <w:t>MAY TERM (OPTIONAL)</w:t>
        </w:r>
        <w:bookmarkEnd w:id="2880"/>
      </w:moveTo>
    </w:p>
    <w:p w14:paraId="045DFF61" w14:textId="77777777" w:rsidR="008F6FDA" w:rsidRPr="00424939" w:rsidRDefault="008F6FDA" w:rsidP="00946594">
      <w:pPr>
        <w:rPr>
          <w:moveTo w:id="2883" w:author="Summer 2023 updates" w:date="2024-07-31T13:42:00Z"/>
          <w:rPrChange w:id="2884" w:author="Summer 2023 updates" w:date="2024-07-31T13:42:00Z">
            <w:rPr>
              <w:moveTo w:id="2885" w:author="Summer 2023 updates" w:date="2024-07-31T13:42:00Z"/>
              <w:color w:val="000000" w:themeColor="text1"/>
            </w:rPr>
          </w:rPrChange>
        </w:rPr>
      </w:pPr>
      <w:moveTo w:id="2886" w:author="Summer 2023 updates" w:date="2024-07-31T13:42:00Z">
        <w:r w:rsidRPr="00424939">
          <w:rPr>
            <w:rPrChange w:id="2887" w:author="Summer 2023 updates" w:date="2024-07-31T13:42:00Z">
              <w:rPr>
                <w:color w:val="000000" w:themeColor="text1"/>
              </w:rPr>
            </w:rPrChange>
          </w:rPr>
          <w:t>Students may enroll for up to one course credit during May Term</w:t>
        </w:r>
        <w:r w:rsidRPr="00424939">
          <w:rPr>
            <w:rPrChange w:id="2888" w:author="Summer 2023 updates" w:date="2024-07-31T13:42:00Z">
              <w:rPr>
                <w:color w:val="000000" w:themeColor="text1"/>
              </w:rPr>
            </w:rPrChange>
          </w:rPr>
          <w:fldChar w:fldCharType="begin"/>
        </w:r>
        <w:r w:rsidRPr="00424939">
          <w:rPr>
            <w:rPrChange w:id="2889" w:author="Summer 2023 updates" w:date="2024-07-31T13:42:00Z">
              <w:rPr>
                <w:color w:val="000000" w:themeColor="text1"/>
              </w:rPr>
            </w:rPrChange>
          </w:rPr>
          <w:instrText xml:space="preserve"> XE "May Term" </w:instrText>
        </w:r>
        <w:r w:rsidRPr="00424939">
          <w:rPr>
            <w:rPrChange w:id="2890" w:author="Summer 2023 updates" w:date="2024-07-31T13:42:00Z">
              <w:rPr>
                <w:color w:val="000000" w:themeColor="text1"/>
              </w:rPr>
            </w:rPrChange>
          </w:rPr>
          <w:fldChar w:fldCharType="end"/>
        </w:r>
        <w:r w:rsidRPr="00424939">
          <w:rPr>
            <w:rPrChange w:id="2891" w:author="Summer 2023 updates" w:date="2024-07-31T13:42:00Z">
              <w:rPr>
                <w:color w:val="000000" w:themeColor="text1"/>
              </w:rPr>
            </w:rPrChange>
          </w:rPr>
          <w:t xml:space="preserve"> in one of the limited selection of courses.  All May Term courses require consent of instructor prior to registration.</w:t>
        </w:r>
      </w:moveTo>
    </w:p>
    <w:p w14:paraId="251AD287" w14:textId="77777777" w:rsidR="008F6FDA" w:rsidRPr="00424939" w:rsidRDefault="008F6FDA" w:rsidP="00946594">
      <w:pPr>
        <w:rPr>
          <w:moveTo w:id="2892" w:author="Summer 2023 updates" w:date="2024-07-31T13:42:00Z"/>
          <w:rPrChange w:id="2893" w:author="Summer 2023 updates" w:date="2024-07-31T13:42:00Z">
            <w:rPr>
              <w:moveTo w:id="2894" w:author="Summer 2023 updates" w:date="2024-07-31T13:42:00Z"/>
              <w:color w:val="000000" w:themeColor="text1"/>
            </w:rPr>
          </w:rPrChange>
        </w:rPr>
      </w:pPr>
      <w:moveTo w:id="2895" w:author="Summer 2023 updates" w:date="2024-07-31T13:42:00Z">
        <w:r w:rsidRPr="00424939">
          <w:rPr>
            <w:rPrChange w:id="2896" w:author="Summer 2023 updates" w:date="2024-07-31T13:42:00Z">
              <w:rPr>
                <w:color w:val="000000" w:themeColor="text1"/>
              </w:rPr>
            </w:rPrChange>
          </w:rPr>
          <w:t>May Term</w:t>
        </w:r>
        <w:r w:rsidRPr="00424939">
          <w:rPr>
            <w:rPrChange w:id="2897" w:author="Summer 2023 updates" w:date="2024-07-31T13:42:00Z">
              <w:rPr>
                <w:color w:val="000000" w:themeColor="text1"/>
              </w:rPr>
            </w:rPrChange>
          </w:rPr>
          <w:fldChar w:fldCharType="begin"/>
        </w:r>
        <w:r w:rsidRPr="00424939">
          <w:rPr>
            <w:rPrChange w:id="2898" w:author="Summer 2023 updates" w:date="2024-07-31T13:42:00Z">
              <w:rPr>
                <w:color w:val="000000" w:themeColor="text1"/>
              </w:rPr>
            </w:rPrChange>
          </w:rPr>
          <w:instrText xml:space="preserve"> XE "May Term" </w:instrText>
        </w:r>
        <w:r w:rsidRPr="00424939">
          <w:rPr>
            <w:rPrChange w:id="2899" w:author="Summer 2023 updates" w:date="2024-07-31T13:42:00Z">
              <w:rPr>
                <w:color w:val="000000" w:themeColor="text1"/>
              </w:rPr>
            </w:rPrChange>
          </w:rPr>
          <w:fldChar w:fldCharType="end"/>
        </w:r>
        <w:r w:rsidRPr="00424939">
          <w:rPr>
            <w:rPrChange w:id="2900" w:author="Summer 2023 updates" w:date="2024-07-31T13:42:00Z">
              <w:rPr>
                <w:color w:val="000000" w:themeColor="text1"/>
              </w:rPr>
            </w:rPrChange>
          </w:rPr>
          <w:t xml:space="preserve"> courses are designed to meet at least two of the foll</w:t>
        </w:r>
        <w:r>
          <w:rPr>
            <w:rPrChange w:id="2901" w:author="Summer 2023 updates" w:date="2024-07-31T13:42:00Z">
              <w:rPr>
                <w:color w:val="000000" w:themeColor="text1"/>
              </w:rPr>
            </w:rPrChange>
          </w:rPr>
          <w:t>owing shared learning outcomes:</w:t>
        </w:r>
      </w:moveTo>
    </w:p>
    <w:p w14:paraId="110B57EB" w14:textId="77777777" w:rsidR="008F6FDA" w:rsidRPr="00424939" w:rsidRDefault="008F6FDA" w:rsidP="00E500FB">
      <w:pPr>
        <w:pStyle w:val="ListParagraph"/>
        <w:numPr>
          <w:ilvl w:val="0"/>
          <w:numId w:val="80"/>
        </w:numPr>
        <w:spacing w:after="0"/>
        <w:rPr>
          <w:moveTo w:id="2902" w:author="Summer 2023 updates" w:date="2024-07-31T13:42:00Z"/>
          <w:rFonts w:cs="Times New Roman"/>
          <w:color w:val="000000" w:themeColor="text1"/>
        </w:rPr>
      </w:pPr>
      <w:moveTo w:id="2903" w:author="Summer 2023 updates" w:date="2024-07-31T13:42:00Z">
        <w:r w:rsidRPr="00424939">
          <w:rPr>
            <w:rFonts w:cs="Times New Roman"/>
            <w:color w:val="000000" w:themeColor="text1"/>
          </w:rPr>
          <w:t>Evaluate and engage with complex interdependent systems and demonstrate understanding across diverse contexts.</w:t>
        </w:r>
      </w:moveTo>
    </w:p>
    <w:p w14:paraId="7B3881CC" w14:textId="77777777" w:rsidR="008F6FDA" w:rsidRPr="00424939" w:rsidRDefault="008F6FDA" w:rsidP="00E500FB">
      <w:pPr>
        <w:pStyle w:val="ListParagraph"/>
        <w:numPr>
          <w:ilvl w:val="0"/>
          <w:numId w:val="80"/>
        </w:numPr>
        <w:spacing w:after="0"/>
        <w:rPr>
          <w:moveTo w:id="2904" w:author="Summer 2023 updates" w:date="2024-07-31T13:42:00Z"/>
          <w:rFonts w:cs="Times New Roman"/>
          <w:color w:val="000000" w:themeColor="text1"/>
        </w:rPr>
      </w:pPr>
      <w:moveTo w:id="2905" w:author="Summer 2023 updates" w:date="2024-07-31T13:42:00Z">
        <w:r w:rsidRPr="00424939">
          <w:rPr>
            <w:rFonts w:cs="Times New Roman"/>
            <w:color w:val="000000" w:themeColor="text1"/>
          </w:rPr>
          <w:t>Critically describe and break apart issues or problems through systematic analysis and illustrate logic for conclusions.</w:t>
        </w:r>
      </w:moveTo>
    </w:p>
    <w:p w14:paraId="41D86E7D" w14:textId="77777777" w:rsidR="008F6FDA" w:rsidRPr="00424939" w:rsidRDefault="008F6FDA" w:rsidP="00E500FB">
      <w:pPr>
        <w:pStyle w:val="ListParagraph"/>
        <w:numPr>
          <w:ilvl w:val="0"/>
          <w:numId w:val="80"/>
        </w:numPr>
        <w:spacing w:after="120"/>
        <w:contextualSpacing w:val="0"/>
        <w:rPr>
          <w:moveTo w:id="2906" w:author="Summer 2023 updates" w:date="2024-07-31T13:42:00Z"/>
          <w:rFonts w:cs="Times New Roman"/>
          <w:color w:val="000000" w:themeColor="text1"/>
        </w:rPr>
      </w:pPr>
      <w:moveTo w:id="2907" w:author="Summer 2023 updates" w:date="2024-07-31T13:42:00Z">
        <w:r w:rsidRPr="00424939">
          <w:rPr>
            <w:rFonts w:cs="Times New Roman"/>
            <w:color w:val="000000" w:themeColor="text1"/>
          </w:rPr>
          <w:t>Engage with experiential learning practices such as learning by doing, while utilizing abilities to think critically, problem solve and make connections between knowledge gained in the classroom and experience beyond.</w:t>
        </w:r>
      </w:moveTo>
    </w:p>
    <w:p w14:paraId="27138329" w14:textId="6DE733E0" w:rsidR="008F6FDA" w:rsidRDefault="008F6FDA" w:rsidP="00946594">
      <w:pPr>
        <w:rPr>
          <w:moveTo w:id="2908" w:author="Summer 2023 updates" w:date="2024-07-31T13:42:00Z"/>
          <w:rPrChange w:id="2909" w:author="Summer 2023 updates" w:date="2024-07-31T13:42:00Z">
            <w:rPr>
              <w:moveTo w:id="2910" w:author="Summer 2023 updates" w:date="2024-07-31T13:42:00Z"/>
              <w:color w:val="000000" w:themeColor="text1"/>
            </w:rPr>
          </w:rPrChange>
        </w:rPr>
        <w:pPrChange w:id="2911" w:author="Summer 2023 updates" w:date="2024-07-31T13:42:00Z">
          <w:pPr>
            <w:spacing w:after="120"/>
          </w:pPr>
        </w:pPrChange>
      </w:pPr>
      <w:moveTo w:id="2912" w:author="Summer 2023 updates" w:date="2024-07-31T13:42:00Z">
        <w:r w:rsidRPr="00424939">
          <w:rPr>
            <w:rPrChange w:id="2913" w:author="Summer 2023 updates" w:date="2024-07-31T13:42:00Z">
              <w:rPr>
                <w:color w:val="000000" w:themeColor="text1"/>
              </w:rPr>
            </w:rPrChange>
          </w:rPr>
          <w:t xml:space="preserve">May </w:t>
        </w:r>
        <w:r>
          <w:rPr>
            <w:rPrChange w:id="2914" w:author="Summer 2023 updates" w:date="2024-07-31T13:42:00Z">
              <w:rPr>
                <w:color w:val="000000" w:themeColor="text1"/>
              </w:rPr>
            </w:rPrChange>
          </w:rPr>
          <w:t>T</w:t>
        </w:r>
        <w:r w:rsidRPr="00424939">
          <w:rPr>
            <w:rPrChange w:id="2915" w:author="Summer 2023 updates" w:date="2024-07-31T13:42:00Z">
              <w:rPr>
                <w:color w:val="000000" w:themeColor="text1"/>
              </w:rPr>
            </w:rPrChange>
          </w:rPr>
          <w:t xml:space="preserve">erm courses are expected to have the same amount of contact time and academic rigor per course credit as courses which meet over a Fall or Spring </w:t>
        </w:r>
        <w:r>
          <w:rPr>
            <w:rPrChange w:id="2916" w:author="Summer 2023 updates" w:date="2024-07-31T13:42:00Z">
              <w:rPr>
                <w:color w:val="000000" w:themeColor="text1"/>
              </w:rPr>
            </w:rPrChange>
          </w:rPr>
          <w:t>T</w:t>
        </w:r>
        <w:r w:rsidRPr="00424939">
          <w:rPr>
            <w:rPrChange w:id="2917" w:author="Summer 2023 updates" w:date="2024-07-31T13:42:00Z">
              <w:rPr>
                <w:color w:val="000000" w:themeColor="text1"/>
              </w:rPr>
            </w:rPrChange>
          </w:rPr>
          <w:t xml:space="preserve">erm.  For every 1 course credit of May term students are expected to complete 140 </w:t>
        </w:r>
      </w:moveTo>
      <w:moveToRangeEnd w:id="2881"/>
      <w:ins w:id="2918" w:author="Summer 2023 updates" w:date="2024-07-31T13:42:00Z">
        <w:r>
          <w:t xml:space="preserve">sixty-minute </w:t>
        </w:r>
        <w:r w:rsidRPr="00424939">
          <w:t>hours of work.  Such contact time includes class meetings, lectures by the instructor, supervised course related</w:t>
        </w:r>
        <w:r w:rsidR="00B57E96">
          <w:t xml:space="preserve"> activities and independent out-of-</w:t>
        </w:r>
        <w:r w:rsidRPr="00424939">
          <w:t>class activities.</w:t>
        </w:r>
      </w:ins>
      <w:moveToRangeStart w:id="2919" w:author="Summer 2023 updates" w:date="2024-07-31T13:42:00Z" w:name="move173325742"/>
      <w:moveTo w:id="2920" w:author="Summer 2023 updates" w:date="2024-07-31T13:42:00Z">
        <w:r w:rsidRPr="00424939">
          <w:rPr>
            <w:rPrChange w:id="2921" w:author="Summer 2023 updates" w:date="2024-07-31T13:42:00Z">
              <w:rPr>
                <w:color w:val="000000" w:themeColor="text1"/>
              </w:rPr>
            </w:rPrChange>
          </w:rPr>
          <w:t>  Off</w:t>
        </w:r>
        <w:r>
          <w:rPr>
            <w:rPrChange w:id="2922" w:author="Summer 2023 updates" w:date="2024-07-31T13:42:00Z">
              <w:rPr>
                <w:color w:val="000000" w:themeColor="text1"/>
              </w:rPr>
            </w:rPrChange>
          </w:rPr>
          <w:t>-</w:t>
        </w:r>
        <w:r w:rsidRPr="00424939">
          <w:rPr>
            <w:rPrChange w:id="2923" w:author="Summer 2023 updates" w:date="2024-07-31T13:42:00Z">
              <w:rPr>
                <w:color w:val="000000" w:themeColor="text1"/>
              </w:rPr>
            </w:rPrChange>
          </w:rPr>
          <w:t>campus May Term courses at an off-campus location provide certain educational benefits through site visits, guest lectures, etc., that also contribute to the contact time for the course.</w:t>
        </w:r>
      </w:moveTo>
    </w:p>
    <w:p w14:paraId="329B75E4" w14:textId="77777777" w:rsidR="008F6FDA" w:rsidRPr="00D67865" w:rsidRDefault="008F6FDA" w:rsidP="00713AB3">
      <w:pPr>
        <w:pStyle w:val="Heading3"/>
        <w:rPr>
          <w:ins w:id="2924" w:author="Summer 2023 updates" w:date="2024-07-31T13:42:00Z"/>
          <w:rStyle w:val="Strong"/>
          <w:rFonts w:ascii="Garamond" w:hAnsi="Garamond" w:cstheme="majorBidi"/>
          <w:b/>
          <w:bCs w:val="0"/>
          <w:smallCaps w:val="0"/>
        </w:rPr>
      </w:pPr>
      <w:bookmarkStart w:id="2925" w:name="_Toc141355673"/>
      <w:moveToRangeEnd w:id="2919"/>
      <w:ins w:id="2926" w:author="Summer 2023 updates" w:date="2024-07-31T13:42:00Z">
        <w:r w:rsidRPr="00D67865">
          <w:rPr>
            <w:rStyle w:val="Strong"/>
            <w:rFonts w:ascii="Garamond" w:hAnsi="Garamond" w:cstheme="majorBidi"/>
            <w:b/>
            <w:bCs w:val="0"/>
            <w:smallCaps w:val="0"/>
          </w:rPr>
          <w:t>SUMMER TERM (OPTIONAL)</w:t>
        </w:r>
        <w:bookmarkEnd w:id="2925"/>
      </w:ins>
    </w:p>
    <w:p w14:paraId="110675EF" w14:textId="77777777" w:rsidR="008F6FDA" w:rsidRDefault="008F6FDA" w:rsidP="00946594">
      <w:pPr>
        <w:rPr>
          <w:ins w:id="2927" w:author="Summer 2023 updates" w:date="2024-07-31T13:42:00Z"/>
        </w:rPr>
      </w:pPr>
      <w:ins w:id="2928" w:author="Summer 2023 updates" w:date="2024-07-31T13:42:00Z">
        <w:r>
          <w:t xml:space="preserve">While summer term has a number of offerings, it is limited in scope and is not considered a regular term. Summer Term courses are intensive in nature and require a substantial student commitment. </w:t>
        </w:r>
      </w:ins>
    </w:p>
    <w:p w14:paraId="3FE71DF4" w14:textId="77777777" w:rsidR="008F6FDA" w:rsidRDefault="008F6FDA" w:rsidP="00946594">
      <w:pPr>
        <w:rPr>
          <w:ins w:id="2929" w:author="Summer 2023 updates" w:date="2024-07-31T13:42:00Z"/>
        </w:rPr>
      </w:pPr>
      <w:ins w:id="2930" w:author="Summer 2023 updates" w:date="2024-07-31T13:42:00Z">
        <w:r>
          <w:t xml:space="preserve">In addition to selected regular course offerings, summer term may include experiential opportunities and online courses that are not offered in the academic year. Online Summer Term courses are synchronous and are structured in a way that students receive the same academic content as courses offered face-to-face, with the same academic rigor, expected student learning outcomes, assessment of student learning activities, and opportunity for students to complete a course evaluation. </w:t>
        </w:r>
      </w:ins>
    </w:p>
    <w:p w14:paraId="2074E219" w14:textId="195C211C" w:rsidR="008F6FDA" w:rsidRDefault="008F6FDA" w:rsidP="00946594">
      <w:pPr>
        <w:rPr>
          <w:ins w:id="2931" w:author="Summer 2023 updates" w:date="2024-07-31T13:42:00Z"/>
        </w:rPr>
      </w:pPr>
      <w:ins w:id="2932" w:author="Summer 2023 updates" w:date="2024-07-31T13:42:00Z">
        <w:r>
          <w:t>Students must complete at least one full term at Coe College before enrolling in a summer term offering. In a given summer term, a student may enroll in no more than one course per session. All summer term courses require the consent of the student</w:t>
        </w:r>
        <w:r w:rsidR="0038335A">
          <w:t>’</w:t>
        </w:r>
        <w:r>
          <w:t xml:space="preserve">s academic advisor prior to registration. Not all courses offered in fall and spring term are offered in summer. </w:t>
        </w:r>
      </w:ins>
    </w:p>
    <w:p w14:paraId="3F12A55C" w14:textId="20459D31" w:rsidR="008F6FDA" w:rsidRDefault="008F6FDA" w:rsidP="00946594">
      <w:pPr>
        <w:rPr>
          <w:ins w:id="2933" w:author="Summer 2023 updates" w:date="2024-07-31T13:42:00Z"/>
        </w:rPr>
      </w:pPr>
      <w:ins w:id="2934" w:author="Summer 2023 updates" w:date="2024-07-31T13:42:00Z">
        <w:r>
          <w:t>A student may complete no more than three course credits of Online Summer Term courses during their time at Coe College. For every one course credit of Online Summer Term, students are expected to complete 150 sixty-minute hours of work. Such contact time includes class meetings, lectures by the instructor, course related activities, and independent student work outside of class activities.</w:t>
        </w:r>
      </w:ins>
    </w:p>
    <w:p w14:paraId="29AC3446" w14:textId="77777777" w:rsidR="004F23B5" w:rsidRDefault="004F23B5" w:rsidP="008F6FDA">
      <w:pPr>
        <w:rPr>
          <w:ins w:id="2935" w:author="Summer 2023 updates" w:date="2024-07-31T13:42:00Z"/>
        </w:rPr>
      </w:pPr>
    </w:p>
    <w:p w14:paraId="4571E5D6" w14:textId="77777777" w:rsidR="002E4127" w:rsidRDefault="002E4127">
      <w:pPr>
        <w:spacing w:after="200" w:line="276" w:lineRule="auto"/>
        <w:rPr>
          <w:ins w:id="2936" w:author="Summer 2023 updates" w:date="2024-07-31T13:42:00Z"/>
          <w:rStyle w:val="Strong"/>
          <w:rFonts w:ascii="Garamond" w:eastAsiaTheme="majorEastAsia" w:hAnsi="Garamond" w:cstheme="majorBidi"/>
          <w:bCs w:val="0"/>
          <w:smallCaps w:val="0"/>
          <w:color w:val="000000" w:themeColor="text1"/>
          <w:sz w:val="26"/>
          <w:lang w:bidi="en-US"/>
        </w:rPr>
      </w:pPr>
      <w:ins w:id="2937" w:author="Summer 2023 updates" w:date="2024-07-31T13:42:00Z">
        <w:r>
          <w:rPr>
            <w:rStyle w:val="Strong"/>
            <w:rFonts w:ascii="Garamond" w:hAnsi="Garamond" w:cstheme="majorBidi"/>
            <w:b w:val="0"/>
            <w:bCs w:val="0"/>
            <w:smallCaps w:val="0"/>
            <w:sz w:val="26"/>
          </w:rPr>
          <w:br w:type="page"/>
        </w:r>
      </w:ins>
    </w:p>
    <w:p w14:paraId="126162BE" w14:textId="224B7FC8" w:rsidR="00B5447F" w:rsidRPr="004F23B5" w:rsidRDefault="00B5447F" w:rsidP="00713AB3">
      <w:pPr>
        <w:pStyle w:val="Heading3"/>
        <w:rPr>
          <w:ins w:id="2938" w:author="Summer 2023 updates" w:date="2024-07-31T13:42:00Z"/>
          <w:rStyle w:val="Strong"/>
          <w:rFonts w:ascii="Garamond" w:hAnsi="Garamond" w:cstheme="majorBidi"/>
          <w:b/>
          <w:bCs w:val="0"/>
          <w:smallCaps w:val="0"/>
          <w:sz w:val="26"/>
        </w:rPr>
      </w:pPr>
      <w:bookmarkStart w:id="2939" w:name="_Ref140485206"/>
      <w:bookmarkStart w:id="2940" w:name="_Toc141355674"/>
      <w:ins w:id="2941" w:author="Summer 2023 updates" w:date="2024-07-31T13:42:00Z">
        <w:r w:rsidRPr="004F23B5">
          <w:rPr>
            <w:rStyle w:val="Strong"/>
            <w:rFonts w:ascii="Garamond" w:hAnsi="Garamond" w:cstheme="majorBidi"/>
            <w:b/>
            <w:bCs w:val="0"/>
            <w:smallCaps w:val="0"/>
            <w:sz w:val="26"/>
          </w:rPr>
          <w:t>A</w:t>
        </w:r>
        <w:r w:rsidR="004F23B5">
          <w:rPr>
            <w:rStyle w:val="Strong"/>
            <w:rFonts w:ascii="Garamond" w:hAnsi="Garamond" w:cstheme="majorBidi"/>
            <w:b/>
            <w:bCs w:val="0"/>
            <w:smallCaps w:val="0"/>
            <w:sz w:val="26"/>
          </w:rPr>
          <w:t>PPROVED</w:t>
        </w:r>
        <w:r w:rsidRPr="004F23B5">
          <w:rPr>
            <w:rStyle w:val="Strong"/>
            <w:rFonts w:ascii="Garamond" w:hAnsi="Garamond" w:cstheme="majorBidi"/>
            <w:b/>
            <w:bCs w:val="0"/>
            <w:smallCaps w:val="0"/>
            <w:sz w:val="26"/>
          </w:rPr>
          <w:t xml:space="preserve"> C</w:t>
        </w:r>
        <w:r w:rsidR="004F23B5">
          <w:rPr>
            <w:rStyle w:val="Strong"/>
            <w:rFonts w:ascii="Garamond" w:hAnsi="Garamond" w:cstheme="majorBidi"/>
            <w:b/>
            <w:bCs w:val="0"/>
            <w:smallCaps w:val="0"/>
            <w:sz w:val="26"/>
          </w:rPr>
          <w:t>OURSE LISTS</w:t>
        </w:r>
        <w:bookmarkEnd w:id="2939"/>
        <w:bookmarkEnd w:id="2940"/>
      </w:ins>
    </w:p>
    <w:p w14:paraId="3D15DDF4" w14:textId="64B57529" w:rsidR="00B5447F" w:rsidRPr="00CB4D7E" w:rsidRDefault="00B5447F" w:rsidP="00B5447F">
      <w:pPr>
        <w:spacing w:before="200" w:after="0" w:line="276" w:lineRule="auto"/>
        <w:outlineLvl w:val="2"/>
        <w:rPr>
          <w:ins w:id="2942" w:author="Summer 2023 updates" w:date="2024-07-31T13:42:00Z"/>
          <w:rFonts w:eastAsia="Times New Roman" w:cs="Times New Roman"/>
          <w:smallCaps/>
          <w:sz w:val="26"/>
          <w:szCs w:val="26"/>
        </w:rPr>
      </w:pPr>
      <w:bookmarkStart w:id="2943" w:name="GeneralEducationDistribution"/>
      <w:bookmarkStart w:id="2944" w:name="_Toc141355675"/>
      <w:bookmarkEnd w:id="2943"/>
      <w:ins w:id="2945" w:author="Summer 2023 updates" w:date="2024-07-31T13:42:00Z">
        <w:r w:rsidRPr="00CB4D7E">
          <w:rPr>
            <w:rFonts w:eastAsia="Times New Roman" w:cs="Times New Roman"/>
            <w:smallCaps/>
            <w:sz w:val="26"/>
            <w:szCs w:val="26"/>
          </w:rPr>
          <w:t>General Education Distribution</w:t>
        </w:r>
        <w:r w:rsidR="00A9171C">
          <w:rPr>
            <w:rFonts w:eastAsia="Times New Roman" w:cs="Times New Roman"/>
            <w:smallCaps/>
            <w:sz w:val="26"/>
            <w:szCs w:val="26"/>
          </w:rPr>
          <w:t xml:space="preserve"> Courses</w:t>
        </w:r>
        <w:bookmarkEnd w:id="2944"/>
      </w:ins>
    </w:p>
    <w:p w14:paraId="160C414B" w14:textId="77777777" w:rsidR="00C761A9" w:rsidRPr="00C761A9" w:rsidRDefault="00C761A9" w:rsidP="00C761A9">
      <w:pPr>
        <w:spacing w:after="0"/>
        <w:rPr>
          <w:ins w:id="2946" w:author="Summer 2023 updates" w:date="2024-07-31T13:42:00Z"/>
          <w:rFonts w:eastAsia="Garamond" w:cs="Garamond"/>
          <w:b/>
          <w:i/>
          <w:u w:val="single"/>
        </w:rPr>
      </w:pPr>
      <w:ins w:id="2947" w:author="Summer 2023 updates" w:date="2024-07-31T13:42:00Z">
        <w:r w:rsidRPr="00C761A9">
          <w:rPr>
            <w:rFonts w:eastAsia="Garamond" w:cs="Garamond"/>
            <w:b/>
            <w:i/>
            <w:u w:val="single"/>
          </w:rPr>
          <w:t>Humanistic Inquiry</w:t>
        </w:r>
      </w:ins>
    </w:p>
    <w:p w14:paraId="6F318494" w14:textId="77777777" w:rsidR="00C761A9" w:rsidRDefault="00C761A9" w:rsidP="00C761A9">
      <w:pPr>
        <w:spacing w:after="0"/>
        <w:rPr>
          <w:ins w:id="2948" w:author="Summer 2023 updates" w:date="2024-07-31T13:42:00Z"/>
          <w:rFonts w:eastAsia="Garamond" w:cs="Garamond"/>
          <w:i/>
          <w:u w:val="single"/>
        </w:rPr>
      </w:pPr>
    </w:p>
    <w:p w14:paraId="59B813A8" w14:textId="77777777" w:rsidR="00C761A9" w:rsidRDefault="00C761A9" w:rsidP="00C761A9">
      <w:pPr>
        <w:spacing w:after="0"/>
        <w:rPr>
          <w:ins w:id="2949" w:author="Summer 2023 updates" w:date="2024-07-31T13:42:00Z"/>
          <w:rFonts w:eastAsia="Garamond" w:cs="Garamond"/>
          <w:i/>
        </w:rPr>
      </w:pPr>
      <w:ins w:id="2950" w:author="Summer 2023 updates" w:date="2024-07-31T13:42:00Z">
        <w:r>
          <w:rPr>
            <w:rFonts w:eastAsia="Garamond" w:cs="Garamond"/>
            <w:i/>
          </w:rPr>
          <w:t>These courses familiarize students with literary, philosophical and religious frameworks for interpreting human experience and how that experience is shaped by its cultural and historical contexts. Students will be able to:</w:t>
        </w:r>
      </w:ins>
    </w:p>
    <w:p w14:paraId="05D6F179" w14:textId="77777777" w:rsidR="00C761A9" w:rsidRDefault="00C761A9" w:rsidP="00C761A9">
      <w:pPr>
        <w:spacing w:after="0"/>
        <w:rPr>
          <w:ins w:id="2951" w:author="Summer 2023 updates" w:date="2024-07-31T13:42:00Z"/>
          <w:rFonts w:eastAsia="Garamond" w:cs="Garamond"/>
          <w:b/>
        </w:rPr>
      </w:pPr>
    </w:p>
    <w:p w14:paraId="21FA4F7A" w14:textId="77777777" w:rsidR="00C761A9" w:rsidRDefault="00C761A9" w:rsidP="00E500FB">
      <w:pPr>
        <w:numPr>
          <w:ilvl w:val="0"/>
          <w:numId w:val="164"/>
        </w:numPr>
        <w:pBdr>
          <w:top w:val="nil"/>
          <w:left w:val="nil"/>
          <w:bottom w:val="nil"/>
          <w:right w:val="nil"/>
          <w:between w:val="nil"/>
        </w:pBdr>
        <w:spacing w:after="0" w:line="259" w:lineRule="auto"/>
        <w:rPr>
          <w:ins w:id="2952" w:author="Summer 2023 updates" w:date="2024-07-31T13:42:00Z"/>
          <w:rFonts w:eastAsia="Garamond" w:cs="Garamond"/>
          <w:b/>
          <w:color w:val="000000"/>
        </w:rPr>
      </w:pPr>
      <w:ins w:id="2953" w:author="Summer 2023 updates" w:date="2024-07-31T13:42:00Z">
        <w:r>
          <w:rPr>
            <w:rFonts w:eastAsia="Garamond" w:cs="Garamond"/>
            <w:b/>
            <w:color w:val="000000"/>
          </w:rPr>
          <w:t>Explain and reflect critically upon the human search for meaning, values, and self-understanding in one or more eras or cultures.</w:t>
        </w:r>
      </w:ins>
    </w:p>
    <w:p w14:paraId="1AC7CEB8" w14:textId="77777777" w:rsidR="00C761A9" w:rsidRPr="006458DB" w:rsidRDefault="00C761A9" w:rsidP="00E500FB">
      <w:pPr>
        <w:numPr>
          <w:ilvl w:val="0"/>
          <w:numId w:val="164"/>
        </w:numPr>
        <w:pBdr>
          <w:top w:val="nil"/>
          <w:left w:val="nil"/>
          <w:bottom w:val="nil"/>
          <w:right w:val="nil"/>
          <w:between w:val="nil"/>
        </w:pBdr>
        <w:spacing w:after="0" w:line="259" w:lineRule="auto"/>
        <w:rPr>
          <w:ins w:id="2954" w:author="Summer 2023 updates" w:date="2024-07-31T13:42:00Z"/>
          <w:rFonts w:eastAsia="Garamond" w:cs="Garamond"/>
          <w:b/>
        </w:rPr>
      </w:pPr>
      <w:ins w:id="2955" w:author="Summer 2023 updates" w:date="2024-07-31T13:42:00Z">
        <w:r w:rsidRPr="006458DB">
          <w:rPr>
            <w:rFonts w:eastAsia="Garamond" w:cs="Garamond"/>
            <w:b/>
          </w:rPr>
          <w:t>Identify intellectual commitments, values and arguments in a variety of forms of discourse and perspectives in the humanities.</w:t>
        </w:r>
      </w:ins>
    </w:p>
    <w:p w14:paraId="7E5222AF" w14:textId="77777777" w:rsidR="00C761A9" w:rsidRDefault="00C761A9" w:rsidP="00E500FB">
      <w:pPr>
        <w:numPr>
          <w:ilvl w:val="0"/>
          <w:numId w:val="164"/>
        </w:numPr>
        <w:pBdr>
          <w:top w:val="nil"/>
          <w:left w:val="nil"/>
          <w:bottom w:val="nil"/>
          <w:right w:val="nil"/>
          <w:between w:val="nil"/>
        </w:pBdr>
        <w:spacing w:after="0" w:line="259" w:lineRule="auto"/>
        <w:rPr>
          <w:ins w:id="2956" w:author="Summer 2023 updates" w:date="2024-07-31T13:42:00Z"/>
          <w:rFonts w:eastAsia="Garamond" w:cs="Garamond"/>
          <w:b/>
          <w:color w:val="000000"/>
        </w:rPr>
      </w:pPr>
      <w:ins w:id="2957" w:author="Summer 2023 updates" w:date="2024-07-31T13:42:00Z">
        <w:r>
          <w:rPr>
            <w:rFonts w:eastAsia="Garamond" w:cs="Garamond"/>
            <w:b/>
            <w:color w:val="000000"/>
          </w:rPr>
          <w:t>Evaluate the use of evidence in historical and interpretive inquiry.</w:t>
        </w:r>
      </w:ins>
    </w:p>
    <w:p w14:paraId="30099C78" w14:textId="77777777" w:rsidR="00C761A9" w:rsidRDefault="00C761A9" w:rsidP="00E500FB">
      <w:pPr>
        <w:numPr>
          <w:ilvl w:val="0"/>
          <w:numId w:val="164"/>
        </w:numPr>
        <w:pBdr>
          <w:top w:val="nil"/>
          <w:left w:val="nil"/>
          <w:bottom w:val="nil"/>
          <w:right w:val="nil"/>
          <w:between w:val="nil"/>
        </w:pBdr>
        <w:spacing w:after="0" w:line="259" w:lineRule="auto"/>
        <w:rPr>
          <w:ins w:id="2958" w:author="Summer 2023 updates" w:date="2024-07-31T13:42:00Z"/>
          <w:rFonts w:eastAsia="Garamond" w:cs="Garamond"/>
          <w:b/>
          <w:color w:val="000000"/>
        </w:rPr>
        <w:sectPr w:rsidR="00C761A9" w:rsidSect="00884DF4">
          <w:footerReference w:type="default" r:id="rId23"/>
          <w:type w:val="continuous"/>
          <w:pgSz w:w="12240" w:h="15840"/>
          <w:pgMar w:top="1440" w:right="1080" w:bottom="1080" w:left="1080" w:header="720" w:footer="720" w:gutter="0"/>
          <w:cols w:space="720"/>
        </w:sectPr>
      </w:pPr>
      <w:ins w:id="2959" w:author="Summer 2023 updates" w:date="2024-07-31T13:42:00Z">
        <w:r>
          <w:rPr>
            <w:rFonts w:eastAsia="Garamond" w:cs="Garamond"/>
            <w:b/>
            <w:color w:val="000000"/>
          </w:rPr>
          <w:t>Use appropriate vocabulary and methodology to describe and analyze primary and secondary sources, including historical events and documents, cultural artifacts, literary, philosophical or religious texts.</w:t>
        </w:r>
      </w:ins>
    </w:p>
    <w:p w14:paraId="7BC47C09" w14:textId="77777777" w:rsidR="00C761A9" w:rsidRDefault="00C761A9" w:rsidP="00C761A9">
      <w:pPr>
        <w:tabs>
          <w:tab w:val="left" w:pos="5040"/>
        </w:tabs>
        <w:spacing w:after="0"/>
        <w:ind w:left="180" w:hanging="180"/>
        <w:rPr>
          <w:ins w:id="2960" w:author="Summer 2023 updates" w:date="2024-07-31T13:42:00Z"/>
          <w:rFonts w:eastAsia="Garamond" w:cs="Garamond"/>
        </w:rPr>
      </w:pPr>
      <w:ins w:id="2961" w:author="Summer 2023 updates" w:date="2024-07-31T13:42:00Z">
        <w:r>
          <w:rPr>
            <w:rFonts w:eastAsia="Garamond" w:cs="Garamond"/>
          </w:rPr>
          <w:t>AAM-107 Intro to African American Studies</w:t>
        </w:r>
      </w:ins>
    </w:p>
    <w:p w14:paraId="3BD75A4F" w14:textId="77777777" w:rsidR="00C761A9" w:rsidRPr="00F006DC" w:rsidRDefault="00C761A9" w:rsidP="00C761A9">
      <w:pPr>
        <w:spacing w:after="0"/>
        <w:ind w:left="180" w:hanging="180"/>
        <w:rPr>
          <w:ins w:id="2962" w:author="Summer 2023 updates" w:date="2024-07-31T13:42:00Z"/>
          <w:rFonts w:eastAsia="Garamond" w:cs="Garamond"/>
        </w:rPr>
      </w:pPr>
      <w:ins w:id="2963" w:author="Summer 2023 updates" w:date="2024-07-31T13:42:00Z">
        <w:r>
          <w:rPr>
            <w:rFonts w:eastAsia="Garamond" w:cs="Garamond"/>
          </w:rPr>
          <w:t xml:space="preserve">AAM-137 African American </w:t>
        </w:r>
        <w:r w:rsidRPr="00F006DC">
          <w:rPr>
            <w:rFonts w:eastAsia="Garamond" w:cs="Garamond"/>
          </w:rPr>
          <w:t>Literature (WE) (cross-listed with ENG-137)</w:t>
        </w:r>
      </w:ins>
    </w:p>
    <w:p w14:paraId="4FB0580C" w14:textId="77777777" w:rsidR="00C761A9" w:rsidRDefault="00C761A9" w:rsidP="00C761A9">
      <w:pPr>
        <w:spacing w:after="0"/>
        <w:ind w:left="180" w:hanging="180"/>
        <w:rPr>
          <w:ins w:id="2964" w:author="Summer 2023 updates" w:date="2024-07-31T13:42:00Z"/>
          <w:rFonts w:eastAsia="Garamond" w:cs="Garamond"/>
        </w:rPr>
      </w:pPr>
      <w:ins w:id="2965" w:author="Summer 2023 updates" w:date="2024-07-31T13:42:00Z">
        <w:r>
          <w:rPr>
            <w:rFonts w:eastAsia="Garamond" w:cs="Garamond"/>
          </w:rPr>
          <w:t>AAM-217 Sport and Black Culture</w:t>
        </w:r>
      </w:ins>
    </w:p>
    <w:p w14:paraId="3B2EABE9" w14:textId="77777777" w:rsidR="00C761A9" w:rsidRDefault="00C761A9" w:rsidP="00C761A9">
      <w:pPr>
        <w:spacing w:after="0"/>
        <w:ind w:left="180" w:hanging="180"/>
        <w:rPr>
          <w:ins w:id="2966" w:author="Summer 2023 updates" w:date="2024-07-31T13:42:00Z"/>
          <w:rFonts w:eastAsia="Garamond" w:cs="Garamond"/>
        </w:rPr>
      </w:pPr>
      <w:ins w:id="2967" w:author="Summer 2023 updates" w:date="2024-07-31T13:42:00Z">
        <w:r>
          <w:rPr>
            <w:rFonts w:eastAsia="Garamond" w:cs="Garamond"/>
          </w:rPr>
          <w:t xml:space="preserve">ANT-109 Introduction to Archeology: Method and Theory </w:t>
        </w:r>
      </w:ins>
    </w:p>
    <w:p w14:paraId="0885E489" w14:textId="77777777" w:rsidR="00C761A9" w:rsidRDefault="00C761A9" w:rsidP="00C761A9">
      <w:pPr>
        <w:spacing w:after="0"/>
        <w:ind w:left="180" w:hanging="180"/>
        <w:rPr>
          <w:ins w:id="2968" w:author="Summer 2023 updates" w:date="2024-07-31T13:42:00Z"/>
          <w:rFonts w:eastAsia="Garamond" w:cs="Garamond"/>
        </w:rPr>
      </w:pPr>
      <w:ins w:id="2969" w:author="Summer 2023 updates" w:date="2024-07-31T13:42:00Z">
        <w:r>
          <w:rPr>
            <w:rFonts w:eastAsia="Garamond" w:cs="Garamond"/>
          </w:rPr>
          <w:t>ANT-115 Ancient Greece: History as Archaeology</w:t>
        </w:r>
      </w:ins>
    </w:p>
    <w:p w14:paraId="139D1BE9" w14:textId="77777777" w:rsidR="00C761A9" w:rsidRDefault="00C761A9" w:rsidP="00C761A9">
      <w:pPr>
        <w:spacing w:after="0"/>
        <w:ind w:left="180" w:hanging="180"/>
        <w:rPr>
          <w:ins w:id="2970" w:author="Summer 2023 updates" w:date="2024-07-31T13:42:00Z"/>
          <w:rFonts w:eastAsia="Garamond" w:cs="Garamond"/>
        </w:rPr>
      </w:pPr>
      <w:ins w:id="2971" w:author="Summer 2023 updates" w:date="2024-07-31T13:42:00Z">
        <w:r>
          <w:rPr>
            <w:rFonts w:eastAsia="Garamond" w:cs="Garamond"/>
          </w:rPr>
          <w:t xml:space="preserve">ANT-125 Art and Archeology of the Classical World </w:t>
        </w:r>
      </w:ins>
    </w:p>
    <w:p w14:paraId="0D447FB5" w14:textId="77777777" w:rsidR="00C761A9" w:rsidRDefault="00C761A9" w:rsidP="00C761A9">
      <w:pPr>
        <w:spacing w:after="0"/>
        <w:ind w:left="180" w:hanging="180"/>
        <w:rPr>
          <w:ins w:id="2972" w:author="Summer 2023 updates" w:date="2024-07-31T13:42:00Z"/>
          <w:rFonts w:eastAsia="Garamond" w:cs="Garamond"/>
        </w:rPr>
      </w:pPr>
      <w:ins w:id="2973" w:author="Summer 2023 updates" w:date="2024-07-31T13:42:00Z">
        <w:r>
          <w:rPr>
            <w:rFonts w:eastAsia="Garamond" w:cs="Garamond"/>
          </w:rPr>
          <w:t>ARH-107 Gender and Art</w:t>
        </w:r>
      </w:ins>
    </w:p>
    <w:p w14:paraId="17E3EFDD" w14:textId="77777777" w:rsidR="00C761A9" w:rsidRDefault="00C761A9" w:rsidP="00C761A9">
      <w:pPr>
        <w:spacing w:after="0"/>
        <w:ind w:left="180" w:hanging="180"/>
        <w:rPr>
          <w:ins w:id="2974" w:author="Summer 2023 updates" w:date="2024-07-31T13:42:00Z"/>
          <w:rFonts w:eastAsia="Garamond" w:cs="Garamond"/>
        </w:rPr>
      </w:pPr>
      <w:ins w:id="2975" w:author="Summer 2023 updates" w:date="2024-07-31T13:42:00Z">
        <w:r>
          <w:rPr>
            <w:rFonts w:eastAsia="Garamond" w:cs="Garamond"/>
          </w:rPr>
          <w:t xml:space="preserve">ARH-128 Introduction to Art History </w:t>
        </w:r>
      </w:ins>
    </w:p>
    <w:p w14:paraId="1E75B21A" w14:textId="77777777" w:rsidR="00C761A9" w:rsidRDefault="00C761A9" w:rsidP="00C761A9">
      <w:pPr>
        <w:spacing w:after="0"/>
        <w:ind w:left="180" w:hanging="180"/>
        <w:rPr>
          <w:ins w:id="2976" w:author="Summer 2023 updates" w:date="2024-07-31T13:42:00Z"/>
          <w:rFonts w:eastAsia="Garamond" w:cs="Garamond"/>
        </w:rPr>
      </w:pPr>
      <w:ins w:id="2977" w:author="Summer 2023 updates" w:date="2024-07-31T13:42:00Z">
        <w:r>
          <w:rPr>
            <w:rFonts w:eastAsia="Garamond" w:cs="Garamond"/>
          </w:rPr>
          <w:t>ARH-191 Topics in Art History</w:t>
        </w:r>
      </w:ins>
    </w:p>
    <w:p w14:paraId="243E477E" w14:textId="77777777" w:rsidR="00C761A9" w:rsidRDefault="00C761A9" w:rsidP="00C761A9">
      <w:pPr>
        <w:spacing w:after="0"/>
        <w:ind w:left="180" w:hanging="180"/>
        <w:rPr>
          <w:ins w:id="2978" w:author="Summer 2023 updates" w:date="2024-07-31T13:42:00Z"/>
          <w:rFonts w:eastAsia="Garamond" w:cs="Garamond"/>
        </w:rPr>
      </w:pPr>
      <w:ins w:id="2979" w:author="Summer 2023 updates" w:date="2024-07-31T13:42:00Z">
        <w:r>
          <w:rPr>
            <w:rFonts w:eastAsia="Garamond" w:cs="Garamond"/>
          </w:rPr>
          <w:t xml:space="preserve">ARH-201 Art of the Middle Ages </w:t>
        </w:r>
      </w:ins>
    </w:p>
    <w:p w14:paraId="04498185" w14:textId="77777777" w:rsidR="00C761A9" w:rsidRDefault="00C761A9" w:rsidP="00C761A9">
      <w:pPr>
        <w:spacing w:after="0"/>
        <w:ind w:left="180" w:hanging="180"/>
        <w:rPr>
          <w:ins w:id="2980" w:author="Summer 2023 updates" w:date="2024-07-31T13:42:00Z"/>
          <w:rFonts w:eastAsia="Garamond" w:cs="Garamond"/>
        </w:rPr>
      </w:pPr>
      <w:ins w:id="2981" w:author="Summer 2023 updates" w:date="2024-07-31T13:42:00Z">
        <w:r>
          <w:rPr>
            <w:rFonts w:eastAsia="Garamond" w:cs="Garamond"/>
          </w:rPr>
          <w:t>ARH-218 The World of Renaissance Art</w:t>
        </w:r>
      </w:ins>
    </w:p>
    <w:p w14:paraId="12FA8F81" w14:textId="77777777" w:rsidR="00C761A9" w:rsidRPr="00F006DC" w:rsidRDefault="00C761A9" w:rsidP="00C761A9">
      <w:pPr>
        <w:spacing w:after="0"/>
        <w:ind w:left="180" w:hanging="180"/>
        <w:rPr>
          <w:ins w:id="2982" w:author="Summer 2023 updates" w:date="2024-07-31T13:42:00Z"/>
          <w:rFonts w:eastAsia="Garamond" w:cs="Garamond"/>
        </w:rPr>
      </w:pPr>
      <w:ins w:id="2983" w:author="Summer 2023 updates" w:date="2024-07-31T13:42:00Z">
        <w:r>
          <w:rPr>
            <w:rFonts w:eastAsia="Garamond" w:cs="Garamond"/>
          </w:rPr>
          <w:t xml:space="preserve">ARH-231 </w:t>
        </w:r>
        <w:r w:rsidRPr="00F006DC">
          <w:rPr>
            <w:rFonts w:eastAsia="Garamond" w:cs="Garamond"/>
          </w:rPr>
          <w:t>Romanticism, Realism, and Impressionism</w:t>
        </w:r>
      </w:ins>
    </w:p>
    <w:p w14:paraId="4ADDBA52" w14:textId="77777777" w:rsidR="00D63966" w:rsidRDefault="00D63966" w:rsidP="00D63966">
      <w:pPr>
        <w:spacing w:after="0"/>
        <w:ind w:left="180" w:hanging="180"/>
        <w:rPr>
          <w:ins w:id="2984" w:author="Summer 2023 updates" w:date="2024-07-31T13:42:00Z"/>
          <w:rFonts w:eastAsia="Garamond" w:cs="Garamond"/>
        </w:rPr>
      </w:pPr>
      <w:ins w:id="2985" w:author="Summer 2023 updates" w:date="2024-07-31T13:42:00Z">
        <w:r>
          <w:rPr>
            <w:rFonts w:eastAsia="Garamond" w:cs="Garamond"/>
          </w:rPr>
          <w:t>ARH-238 Old World/New World: Art of Exploration</w:t>
        </w:r>
      </w:ins>
    </w:p>
    <w:p w14:paraId="31600694" w14:textId="77777777" w:rsidR="00C761A9" w:rsidRDefault="00C761A9" w:rsidP="00C761A9">
      <w:pPr>
        <w:spacing w:after="0"/>
        <w:ind w:left="180" w:hanging="180"/>
        <w:rPr>
          <w:ins w:id="2986" w:author="Summer 2023 updates" w:date="2024-07-31T13:42:00Z"/>
          <w:rFonts w:eastAsia="Garamond" w:cs="Garamond"/>
        </w:rPr>
      </w:pPr>
      <w:ins w:id="2987" w:author="Summer 2023 updates" w:date="2024-07-31T13:42:00Z">
        <w:r>
          <w:rPr>
            <w:rFonts w:eastAsia="Garamond" w:cs="Garamond"/>
          </w:rPr>
          <w:t>ARH-248 Baroque, Rococo, and Neoclassicism</w:t>
        </w:r>
      </w:ins>
    </w:p>
    <w:p w14:paraId="4CEB2AC8" w14:textId="77777777" w:rsidR="00C761A9" w:rsidRDefault="00C761A9" w:rsidP="00C761A9">
      <w:pPr>
        <w:spacing w:after="0"/>
        <w:ind w:left="180" w:hanging="180"/>
        <w:rPr>
          <w:ins w:id="2988" w:author="Summer 2023 updates" w:date="2024-07-31T13:42:00Z"/>
          <w:rFonts w:eastAsia="Garamond" w:cs="Garamond"/>
        </w:rPr>
      </w:pPr>
      <w:ins w:id="2989" w:author="Summer 2023 updates" w:date="2024-07-31T13:42:00Z">
        <w:r>
          <w:rPr>
            <w:rFonts w:eastAsia="Garamond" w:cs="Garamond"/>
          </w:rPr>
          <w:t>ARH-2</w:t>
        </w:r>
        <w:r w:rsidRPr="00F006DC">
          <w:rPr>
            <w:rFonts w:eastAsia="Garamond" w:cs="Garamond"/>
          </w:rPr>
          <w:t>68</w:t>
        </w:r>
        <w:r>
          <w:rPr>
            <w:rFonts w:eastAsia="Garamond" w:cs="Garamond"/>
          </w:rPr>
          <w:t xml:space="preserve"> History of Architecture</w:t>
        </w:r>
      </w:ins>
    </w:p>
    <w:p w14:paraId="74D51AB6" w14:textId="3761A389" w:rsidR="00C761A9" w:rsidRDefault="00C761A9" w:rsidP="00C761A9">
      <w:pPr>
        <w:spacing w:after="0"/>
        <w:ind w:left="180" w:hanging="180"/>
        <w:rPr>
          <w:ins w:id="2990" w:author="Summer 2023 updates" w:date="2024-07-31T13:42:00Z"/>
          <w:rFonts w:eastAsia="Garamond" w:cs="Garamond"/>
        </w:rPr>
      </w:pPr>
      <w:ins w:id="2991" w:author="Summer 2023 updates" w:date="2024-07-31T13:42:00Z">
        <w:r>
          <w:rPr>
            <w:rFonts w:eastAsia="Garamond" w:cs="Garamond"/>
          </w:rPr>
          <w:t xml:space="preserve">ARH-296 Topics in Art History: </w:t>
        </w:r>
        <w:r w:rsidR="00271471">
          <w:rPr>
            <w:rFonts w:eastAsia="Garamond" w:cs="Garamond"/>
          </w:rPr>
          <w:t>Global</w:t>
        </w:r>
        <w:r>
          <w:rPr>
            <w:rFonts w:eastAsia="Garamond" w:cs="Garamond"/>
          </w:rPr>
          <w:t xml:space="preserve"> Perspectives </w:t>
        </w:r>
      </w:ins>
    </w:p>
    <w:p w14:paraId="2E6EB313" w14:textId="77777777" w:rsidR="00C761A9" w:rsidRDefault="00C761A9" w:rsidP="00C761A9">
      <w:pPr>
        <w:spacing w:after="0"/>
        <w:ind w:left="180" w:hanging="180"/>
        <w:rPr>
          <w:ins w:id="2992" w:author="Summer 2023 updates" w:date="2024-07-31T13:42:00Z"/>
          <w:rFonts w:eastAsia="Garamond" w:cs="Garamond"/>
        </w:rPr>
      </w:pPr>
      <w:ins w:id="2993" w:author="Summer 2023 updates" w:date="2024-07-31T13:42:00Z">
        <w:r>
          <w:rPr>
            <w:rFonts w:eastAsia="Garamond" w:cs="Garamond"/>
          </w:rPr>
          <w:t>ARH-297 Topics in Art History: U.S. Pluralism</w:t>
        </w:r>
      </w:ins>
    </w:p>
    <w:p w14:paraId="67D8BC96" w14:textId="77777777" w:rsidR="00C761A9" w:rsidRDefault="00C761A9" w:rsidP="00C761A9">
      <w:pPr>
        <w:spacing w:after="0"/>
        <w:ind w:left="180" w:hanging="180"/>
        <w:rPr>
          <w:ins w:id="2994" w:author="Summer 2023 updates" w:date="2024-07-31T13:42:00Z"/>
          <w:rFonts w:eastAsia="Garamond" w:cs="Garamond"/>
        </w:rPr>
      </w:pPr>
      <w:ins w:id="2995" w:author="Summer 2023 updates" w:date="2024-07-31T13:42:00Z">
        <w:r>
          <w:rPr>
            <w:rFonts w:eastAsia="Garamond" w:cs="Garamond"/>
          </w:rPr>
          <w:t>ARH-298 Topics in Art History: Diverse Western Perspectives</w:t>
        </w:r>
      </w:ins>
    </w:p>
    <w:p w14:paraId="00C7BAC9" w14:textId="77777777" w:rsidR="00C761A9" w:rsidRDefault="00C761A9" w:rsidP="00C761A9">
      <w:pPr>
        <w:spacing w:after="0"/>
        <w:ind w:left="180" w:hanging="180"/>
        <w:rPr>
          <w:ins w:id="2996" w:author="Summer 2023 updates" w:date="2024-07-31T13:42:00Z"/>
          <w:rFonts w:eastAsia="Garamond" w:cs="Garamond"/>
        </w:rPr>
      </w:pPr>
      <w:ins w:id="2997" w:author="Summer 2023 updates" w:date="2024-07-31T13:42:00Z">
        <w:r>
          <w:rPr>
            <w:rFonts w:eastAsia="Garamond" w:cs="Garamond"/>
          </w:rPr>
          <w:t>ASC-176 China and Japan</w:t>
        </w:r>
      </w:ins>
    </w:p>
    <w:p w14:paraId="095560E7" w14:textId="77777777" w:rsidR="00C761A9" w:rsidRDefault="00C761A9" w:rsidP="00C761A9">
      <w:pPr>
        <w:spacing w:after="0"/>
        <w:ind w:left="180" w:hanging="180"/>
        <w:rPr>
          <w:ins w:id="2998" w:author="Summer 2023 updates" w:date="2024-07-31T13:42:00Z"/>
          <w:rFonts w:eastAsia="Garamond" w:cs="Garamond"/>
        </w:rPr>
      </w:pPr>
      <w:ins w:id="2999" w:author="Summer 2023 updates" w:date="2024-07-31T13:42:00Z">
        <w:r>
          <w:rPr>
            <w:rFonts w:eastAsia="Garamond" w:cs="Garamond"/>
          </w:rPr>
          <w:t>ASC-186 Modern South Asia</w:t>
        </w:r>
      </w:ins>
    </w:p>
    <w:p w14:paraId="2B733405" w14:textId="77777777" w:rsidR="00C761A9" w:rsidRPr="00D26E3D" w:rsidRDefault="00C761A9" w:rsidP="00C761A9">
      <w:pPr>
        <w:spacing w:after="0"/>
        <w:ind w:left="180" w:hanging="180"/>
        <w:rPr>
          <w:ins w:id="3000" w:author="Summer 2023 updates" w:date="2024-07-31T13:42:00Z"/>
          <w:rFonts w:eastAsia="Garamond" w:cs="Garamond"/>
        </w:rPr>
      </w:pPr>
      <w:ins w:id="3001" w:author="Summer 2023 updates" w:date="2024-07-31T13:42:00Z">
        <w:r w:rsidRPr="00D26E3D">
          <w:rPr>
            <w:rFonts w:eastAsia="Garamond" w:cs="Garamond"/>
          </w:rPr>
          <w:t>CLA-120 Greek Civilization</w:t>
        </w:r>
      </w:ins>
    </w:p>
    <w:p w14:paraId="7D9F6856" w14:textId="77777777" w:rsidR="00C761A9" w:rsidRPr="00D26E3D" w:rsidRDefault="00C761A9" w:rsidP="00C761A9">
      <w:pPr>
        <w:spacing w:after="0"/>
        <w:ind w:left="180" w:hanging="180"/>
        <w:rPr>
          <w:ins w:id="3002" w:author="Summer 2023 updates" w:date="2024-07-31T13:42:00Z"/>
          <w:rFonts w:eastAsia="Garamond" w:cs="Garamond"/>
        </w:rPr>
      </w:pPr>
      <w:ins w:id="3003" w:author="Summer 2023 updates" w:date="2024-07-31T13:42:00Z">
        <w:r w:rsidRPr="00D26E3D">
          <w:rPr>
            <w:rFonts w:eastAsia="Garamond" w:cs="Garamond"/>
          </w:rPr>
          <w:t>CLA-130 Roman Civilization</w:t>
        </w:r>
      </w:ins>
    </w:p>
    <w:p w14:paraId="67729C7F" w14:textId="77777777" w:rsidR="00C761A9" w:rsidRPr="00D26E3D" w:rsidRDefault="00C761A9" w:rsidP="00C761A9">
      <w:pPr>
        <w:spacing w:after="0"/>
        <w:ind w:left="180" w:hanging="180"/>
        <w:rPr>
          <w:ins w:id="3004" w:author="Summer 2023 updates" w:date="2024-07-31T13:42:00Z"/>
          <w:rFonts w:eastAsia="Garamond" w:cs="Garamond"/>
        </w:rPr>
      </w:pPr>
      <w:ins w:id="3005" w:author="Summer 2023 updates" w:date="2024-07-31T13:42:00Z">
        <w:r w:rsidRPr="00D26E3D">
          <w:rPr>
            <w:rFonts w:eastAsia="Garamond" w:cs="Garamond"/>
          </w:rPr>
          <w:t>CLA-155 Latin/Greek Origins of Medical Terminology</w:t>
        </w:r>
      </w:ins>
    </w:p>
    <w:p w14:paraId="32EA8FED" w14:textId="77777777" w:rsidR="00C761A9" w:rsidRPr="00F006DC" w:rsidRDefault="00C761A9" w:rsidP="00C761A9">
      <w:pPr>
        <w:spacing w:after="0"/>
        <w:ind w:left="180" w:hanging="180"/>
        <w:rPr>
          <w:ins w:id="3006" w:author="Summer 2023 updates" w:date="2024-07-31T13:42:00Z"/>
          <w:rFonts w:eastAsia="Garamond" w:cs="Garamond"/>
        </w:rPr>
      </w:pPr>
      <w:ins w:id="3007" w:author="Summer 2023 updates" w:date="2024-07-31T13:42:00Z">
        <w:r w:rsidRPr="00F006DC">
          <w:rPr>
            <w:rFonts w:eastAsia="Garamond" w:cs="Garamond"/>
          </w:rPr>
          <w:t>COM-161 Visual Rhetoric</w:t>
        </w:r>
      </w:ins>
    </w:p>
    <w:p w14:paraId="6BA03E21" w14:textId="77777777" w:rsidR="00C761A9" w:rsidRPr="00F006DC" w:rsidRDefault="00C761A9" w:rsidP="00C761A9">
      <w:pPr>
        <w:spacing w:after="0"/>
        <w:ind w:left="180" w:hanging="180"/>
        <w:rPr>
          <w:ins w:id="3008" w:author="Summer 2023 updates" w:date="2024-07-31T13:42:00Z"/>
          <w:rFonts w:eastAsia="Garamond" w:cs="Garamond"/>
        </w:rPr>
      </w:pPr>
      <w:ins w:id="3009" w:author="Summer 2023 updates" w:date="2024-07-31T13:42:00Z">
        <w:r w:rsidRPr="00F006DC">
          <w:rPr>
            <w:rFonts w:eastAsia="Garamond" w:cs="Garamond"/>
          </w:rPr>
          <w:t>COM-361 Communication and Social Change</w:t>
        </w:r>
      </w:ins>
    </w:p>
    <w:p w14:paraId="7D7C5951" w14:textId="77777777" w:rsidR="00C761A9" w:rsidRPr="00D26E3D" w:rsidRDefault="00C761A9" w:rsidP="00C761A9">
      <w:pPr>
        <w:spacing w:after="0"/>
        <w:ind w:left="180" w:hanging="180"/>
        <w:rPr>
          <w:ins w:id="3010" w:author="Summer 2023 updates" w:date="2024-07-31T13:42:00Z"/>
          <w:rFonts w:eastAsia="Garamond" w:cs="Garamond"/>
        </w:rPr>
      </w:pPr>
      <w:ins w:id="3011" w:author="Summer 2023 updates" w:date="2024-07-31T13:42:00Z">
        <w:r w:rsidRPr="00D26E3D">
          <w:rPr>
            <w:rFonts w:eastAsia="Garamond" w:cs="Garamond"/>
          </w:rPr>
          <w:t>COM-362 U.S. Public Address (WE)</w:t>
        </w:r>
      </w:ins>
    </w:p>
    <w:p w14:paraId="267B76D5" w14:textId="77777777" w:rsidR="00C761A9" w:rsidRPr="00F006DC" w:rsidRDefault="00C761A9" w:rsidP="00C761A9">
      <w:pPr>
        <w:spacing w:after="0"/>
        <w:ind w:left="180" w:hanging="180"/>
        <w:rPr>
          <w:ins w:id="3012" w:author="Summer 2023 updates" w:date="2024-07-31T13:42:00Z"/>
          <w:rFonts w:eastAsia="Garamond" w:cs="Garamond"/>
        </w:rPr>
      </w:pPr>
      <w:ins w:id="3013" w:author="Summer 2023 updates" w:date="2024-07-31T13:42:00Z">
        <w:r w:rsidRPr="00F006DC">
          <w:rPr>
            <w:rFonts w:eastAsia="Garamond" w:cs="Garamond"/>
          </w:rPr>
          <w:t>COM-381 Research Methods in Communication Studies (WE)</w:t>
        </w:r>
      </w:ins>
    </w:p>
    <w:p w14:paraId="698A8D56" w14:textId="77777777" w:rsidR="00C761A9" w:rsidRPr="00F006DC" w:rsidRDefault="00C761A9" w:rsidP="00C761A9">
      <w:pPr>
        <w:spacing w:after="0"/>
        <w:ind w:left="180" w:hanging="180"/>
        <w:rPr>
          <w:ins w:id="3014" w:author="Summer 2023 updates" w:date="2024-07-31T13:42:00Z"/>
          <w:rFonts w:eastAsia="Garamond" w:cs="Garamond"/>
        </w:rPr>
      </w:pPr>
      <w:ins w:id="3015" w:author="Summer 2023 updates" w:date="2024-07-31T13:42:00Z">
        <w:r w:rsidRPr="00F006DC">
          <w:rPr>
            <w:rFonts w:eastAsia="Garamond" w:cs="Garamond"/>
          </w:rPr>
          <w:t>COM-382 Research Methods: Rhetorical/Critical (cross-listed with RHE-382)</w:t>
        </w:r>
      </w:ins>
    </w:p>
    <w:p w14:paraId="035D12C8" w14:textId="77777777" w:rsidR="00C761A9" w:rsidRPr="00D26E3D" w:rsidRDefault="00C761A9" w:rsidP="00C761A9">
      <w:pPr>
        <w:spacing w:after="0"/>
        <w:ind w:left="180" w:hanging="180"/>
        <w:rPr>
          <w:ins w:id="3016" w:author="Summer 2023 updates" w:date="2024-07-31T13:42:00Z"/>
          <w:rFonts w:eastAsia="Garamond" w:cs="Garamond"/>
        </w:rPr>
      </w:pPr>
      <w:ins w:id="3017" w:author="Summer 2023 updates" w:date="2024-07-31T13:42:00Z">
        <w:r w:rsidRPr="00F006DC">
          <w:rPr>
            <w:rFonts w:eastAsia="Garamond" w:cs="Garamond"/>
          </w:rPr>
          <w:t>COM-465</w:t>
        </w:r>
        <w:r w:rsidRPr="00D26E3D">
          <w:rPr>
            <w:rFonts w:eastAsia="Garamond" w:cs="Garamond"/>
          </w:rPr>
          <w:t>/-467 Special Topics in Public Discourse (WE)</w:t>
        </w:r>
      </w:ins>
    </w:p>
    <w:p w14:paraId="24A643C5" w14:textId="77777777" w:rsidR="00C761A9" w:rsidRPr="00F006DC" w:rsidRDefault="00C761A9" w:rsidP="00C761A9">
      <w:pPr>
        <w:spacing w:after="0"/>
        <w:ind w:left="180" w:hanging="180"/>
        <w:rPr>
          <w:ins w:id="3018" w:author="Summer 2023 updates" w:date="2024-07-31T13:42:00Z"/>
          <w:rFonts w:eastAsia="Garamond" w:cs="Garamond"/>
        </w:rPr>
      </w:pPr>
      <w:ins w:id="3019" w:author="Summer 2023 updates" w:date="2024-07-31T13:42:00Z">
        <w:r w:rsidRPr="00F006DC">
          <w:rPr>
            <w:rFonts w:eastAsia="Garamond" w:cs="Garamond"/>
          </w:rPr>
          <w:t>EDU-195 Introduction to Educational Psychology</w:t>
        </w:r>
      </w:ins>
    </w:p>
    <w:p w14:paraId="1982B07D" w14:textId="77777777" w:rsidR="00C761A9" w:rsidRPr="00D26E3D" w:rsidRDefault="00C761A9" w:rsidP="00C761A9">
      <w:pPr>
        <w:spacing w:after="0"/>
        <w:ind w:left="180" w:hanging="180"/>
        <w:rPr>
          <w:ins w:id="3020" w:author="Summer 2023 updates" w:date="2024-07-31T13:42:00Z"/>
          <w:rFonts w:eastAsia="Garamond" w:cs="Garamond"/>
        </w:rPr>
      </w:pPr>
      <w:ins w:id="3021" w:author="Summer 2023 updates" w:date="2024-07-31T13:42:00Z">
        <w:r w:rsidRPr="00D26E3D">
          <w:rPr>
            <w:rFonts w:eastAsia="Garamond" w:cs="Garamond"/>
          </w:rPr>
          <w:t xml:space="preserve">ENG-105 Exploring Literature: Humanities </w:t>
        </w:r>
      </w:ins>
    </w:p>
    <w:p w14:paraId="45B96FAB" w14:textId="77777777" w:rsidR="00C761A9" w:rsidRPr="00D26E3D" w:rsidRDefault="00C761A9" w:rsidP="00C761A9">
      <w:pPr>
        <w:spacing w:after="0"/>
        <w:ind w:left="180" w:hanging="180"/>
        <w:rPr>
          <w:ins w:id="3022" w:author="Summer 2023 updates" w:date="2024-07-31T13:42:00Z"/>
          <w:rFonts w:eastAsia="Garamond" w:cs="Garamond"/>
        </w:rPr>
      </w:pPr>
      <w:ins w:id="3023" w:author="Summer 2023 updates" w:date="2024-07-31T13:42:00Z">
        <w:r w:rsidRPr="00D26E3D">
          <w:rPr>
            <w:rFonts w:eastAsia="Garamond" w:cs="Garamond"/>
          </w:rPr>
          <w:t>ENG-107 Exploring Literature: United States Pluralism</w:t>
        </w:r>
      </w:ins>
    </w:p>
    <w:p w14:paraId="75FDDF2A" w14:textId="77777777" w:rsidR="00C761A9" w:rsidRDefault="00C761A9" w:rsidP="00C761A9">
      <w:pPr>
        <w:spacing w:after="0"/>
        <w:ind w:left="180" w:hanging="180"/>
        <w:rPr>
          <w:ins w:id="3024" w:author="Summer 2023 updates" w:date="2024-07-31T13:42:00Z"/>
          <w:rFonts w:eastAsia="Garamond" w:cs="Garamond"/>
        </w:rPr>
      </w:pPr>
      <w:ins w:id="3025" w:author="Summer 2023 updates" w:date="2024-07-31T13:42:00Z">
        <w:r w:rsidRPr="00D26E3D">
          <w:rPr>
            <w:rFonts w:eastAsia="Garamond" w:cs="Garamond"/>
          </w:rPr>
          <w:t>ENG-108 Exploring Literature: Diverse Western Perspectives</w:t>
        </w:r>
      </w:ins>
    </w:p>
    <w:p w14:paraId="27674B9D" w14:textId="77777777" w:rsidR="00C761A9" w:rsidRPr="00F006DC" w:rsidRDefault="00C761A9" w:rsidP="00C761A9">
      <w:pPr>
        <w:spacing w:after="0"/>
        <w:ind w:left="180" w:hanging="180"/>
        <w:rPr>
          <w:moveTo w:id="3026" w:author="Summer 2023 updates" w:date="2024-07-31T13:42:00Z"/>
          <w:rPrChange w:id="3027" w:author="Summer 2023 updates" w:date="2024-07-31T13:42:00Z">
            <w:rPr>
              <w:moveTo w:id="3028" w:author="Summer 2023 updates" w:date="2024-07-31T13:42:00Z"/>
              <w:color w:val="000000" w:themeColor="text1"/>
            </w:rPr>
          </w:rPrChange>
        </w:rPr>
        <w:pPrChange w:id="3029" w:author="Summer 2023 updates" w:date="2024-07-31T13:42:00Z">
          <w:pPr>
            <w:widowControl w:val="0"/>
            <w:numPr>
              <w:numId w:val="17"/>
            </w:numPr>
            <w:tabs>
              <w:tab w:val="left" w:pos="360"/>
            </w:tabs>
            <w:adjustRightInd w:val="0"/>
            <w:spacing w:after="0"/>
            <w:textAlignment w:val="baseline"/>
          </w:pPr>
        </w:pPrChange>
      </w:pPr>
      <w:moveToRangeStart w:id="3030" w:author="Summer 2023 updates" w:date="2024-07-31T13:42:00Z" w:name="move173325771"/>
      <w:moveTo w:id="3031" w:author="Summer 2023 updates" w:date="2024-07-31T13:42:00Z">
        <w:r w:rsidRPr="00F006DC">
          <w:rPr>
            <w:rPrChange w:id="3032" w:author="Summer 2023 updates" w:date="2024-07-31T13:42:00Z">
              <w:rPr>
                <w:color w:val="000000" w:themeColor="text1"/>
              </w:rPr>
            </w:rPrChange>
          </w:rPr>
          <w:t>ENG-111 Introduction to Literary Studies: The Art of Reading and Writing (WE)</w:t>
        </w:r>
      </w:moveTo>
    </w:p>
    <w:moveToRangeEnd w:id="3030"/>
    <w:p w14:paraId="40CC9B87" w14:textId="77777777" w:rsidR="00C761A9" w:rsidRDefault="00C761A9" w:rsidP="00C761A9">
      <w:pPr>
        <w:spacing w:after="0"/>
        <w:ind w:left="180" w:hanging="180"/>
        <w:rPr>
          <w:ins w:id="3033" w:author="Summer 2023 updates" w:date="2024-07-31T13:42:00Z"/>
          <w:rFonts w:eastAsia="Garamond" w:cs="Garamond"/>
        </w:rPr>
      </w:pPr>
      <w:ins w:id="3034" w:author="Summer 2023 updates" w:date="2024-07-31T13:42:00Z">
        <w:r>
          <w:rPr>
            <w:rFonts w:eastAsia="Garamond" w:cs="Garamond"/>
          </w:rPr>
          <w:t xml:space="preserve">ENG-112 Environmental Humanities </w:t>
        </w:r>
      </w:ins>
    </w:p>
    <w:p w14:paraId="04776D8D" w14:textId="77777777" w:rsidR="00C761A9" w:rsidRDefault="00C761A9" w:rsidP="00C761A9">
      <w:pPr>
        <w:spacing w:after="0"/>
        <w:ind w:left="180" w:hanging="180"/>
        <w:rPr>
          <w:ins w:id="3035" w:author="Summer 2023 updates" w:date="2024-07-31T13:42:00Z"/>
          <w:rFonts w:eastAsia="Garamond" w:cs="Garamond"/>
        </w:rPr>
      </w:pPr>
      <w:ins w:id="3036" w:author="Summer 2023 updates" w:date="2024-07-31T13:42:00Z">
        <w:r>
          <w:rPr>
            <w:rFonts w:eastAsia="Garamond" w:cs="Garamond"/>
          </w:rPr>
          <w:t>ENG-115 The Classical Tradition</w:t>
        </w:r>
      </w:ins>
    </w:p>
    <w:p w14:paraId="74B27616" w14:textId="77777777" w:rsidR="00C761A9" w:rsidRDefault="00C761A9" w:rsidP="00C761A9">
      <w:pPr>
        <w:spacing w:after="0"/>
        <w:ind w:left="180" w:hanging="180"/>
        <w:rPr>
          <w:ins w:id="3037" w:author="Summer 2023 updates" w:date="2024-07-31T13:42:00Z"/>
          <w:rFonts w:eastAsia="Garamond" w:cs="Garamond"/>
        </w:rPr>
      </w:pPr>
      <w:ins w:id="3038" w:author="Summer 2023 updates" w:date="2024-07-31T13:42:00Z">
        <w:r>
          <w:rPr>
            <w:rFonts w:eastAsia="Garamond" w:cs="Garamond"/>
          </w:rPr>
          <w:t>ENG-117 Asian American Literature (WE)</w:t>
        </w:r>
      </w:ins>
    </w:p>
    <w:p w14:paraId="7D692F36" w14:textId="77777777" w:rsidR="00C761A9" w:rsidRDefault="00C761A9" w:rsidP="00C761A9">
      <w:pPr>
        <w:spacing w:after="0"/>
        <w:ind w:left="180" w:hanging="180"/>
        <w:rPr>
          <w:ins w:id="3039" w:author="Summer 2023 updates" w:date="2024-07-31T13:42:00Z"/>
          <w:rFonts w:eastAsia="Garamond" w:cs="Garamond"/>
        </w:rPr>
      </w:pPr>
      <w:ins w:id="3040" w:author="Summer 2023 updates" w:date="2024-07-31T13:42:00Z">
        <w:r>
          <w:rPr>
            <w:rFonts w:eastAsia="Garamond" w:cs="Garamond"/>
          </w:rPr>
          <w:t xml:space="preserve">ENG-127 </w:t>
        </w:r>
        <w:r w:rsidRPr="00F006DC">
          <w:rPr>
            <w:rFonts w:eastAsia="Garamond" w:cs="Garamond"/>
          </w:rPr>
          <w:t xml:space="preserve">Social Justice </w:t>
        </w:r>
        <w:r>
          <w:rPr>
            <w:rFonts w:eastAsia="Garamond" w:cs="Garamond"/>
          </w:rPr>
          <w:t>and Literature (WE)</w:t>
        </w:r>
      </w:ins>
    </w:p>
    <w:p w14:paraId="47452952" w14:textId="77777777" w:rsidR="00C761A9" w:rsidRPr="00F006DC" w:rsidRDefault="00C761A9" w:rsidP="00C761A9">
      <w:pPr>
        <w:spacing w:after="0"/>
        <w:ind w:left="180" w:hanging="180"/>
        <w:rPr>
          <w:ins w:id="3041" w:author="Summer 2023 updates" w:date="2024-07-31T13:42:00Z"/>
          <w:rFonts w:eastAsia="Garamond" w:cs="Garamond"/>
        </w:rPr>
      </w:pPr>
      <w:ins w:id="3042" w:author="Summer 2023 updates" w:date="2024-07-31T13:42:00Z">
        <w:r>
          <w:rPr>
            <w:rFonts w:eastAsia="Garamond" w:cs="Garamond"/>
          </w:rPr>
          <w:t>ENG-137 African American Li</w:t>
        </w:r>
        <w:r w:rsidRPr="00F006DC">
          <w:rPr>
            <w:rFonts w:eastAsia="Garamond" w:cs="Garamond"/>
          </w:rPr>
          <w:t>terature (WE) (cross-listed with AAM-137)</w:t>
        </w:r>
      </w:ins>
    </w:p>
    <w:p w14:paraId="434F0E9F" w14:textId="77777777" w:rsidR="00C761A9" w:rsidRDefault="00C761A9" w:rsidP="00C761A9">
      <w:pPr>
        <w:spacing w:after="0"/>
        <w:ind w:left="180" w:hanging="180"/>
        <w:rPr>
          <w:ins w:id="3043" w:author="Summer 2023 updates" w:date="2024-07-31T13:42:00Z"/>
          <w:rFonts w:eastAsia="Garamond" w:cs="Garamond"/>
        </w:rPr>
      </w:pPr>
      <w:ins w:id="3044" w:author="Summer 2023 updates" w:date="2024-07-31T13:42:00Z">
        <w:r>
          <w:rPr>
            <w:rFonts w:eastAsia="Garamond" w:cs="Garamond"/>
          </w:rPr>
          <w:t>ENG-146 Introduction to Postcolonial Literature (WE)</w:t>
        </w:r>
      </w:ins>
    </w:p>
    <w:p w14:paraId="4AF0CFD0" w14:textId="77777777" w:rsidR="00C761A9" w:rsidRDefault="00C761A9" w:rsidP="00C761A9">
      <w:pPr>
        <w:spacing w:after="0"/>
        <w:ind w:left="180" w:hanging="180"/>
        <w:rPr>
          <w:ins w:id="3045" w:author="Summer 2023 updates" w:date="2024-07-31T13:42:00Z"/>
          <w:rFonts w:eastAsia="Garamond" w:cs="Garamond"/>
        </w:rPr>
      </w:pPr>
      <w:ins w:id="3046" w:author="Summer 2023 updates" w:date="2024-07-31T13:42:00Z">
        <w:r>
          <w:rPr>
            <w:rFonts w:eastAsia="Garamond" w:cs="Garamond"/>
          </w:rPr>
          <w:t>ENG-157 Latinx/Chicanx Literature (WE)</w:t>
        </w:r>
      </w:ins>
    </w:p>
    <w:p w14:paraId="1361478A" w14:textId="77777777" w:rsidR="00C761A9" w:rsidRDefault="00C761A9" w:rsidP="00C761A9">
      <w:pPr>
        <w:spacing w:after="0"/>
        <w:ind w:left="180" w:hanging="180"/>
        <w:rPr>
          <w:ins w:id="3047" w:author="Summer 2023 updates" w:date="2024-07-31T13:42:00Z"/>
          <w:rFonts w:eastAsia="Garamond" w:cs="Garamond"/>
        </w:rPr>
      </w:pPr>
      <w:ins w:id="3048" w:author="Summer 2023 updates" w:date="2024-07-31T13:42:00Z">
        <w:r>
          <w:rPr>
            <w:rFonts w:eastAsia="Garamond" w:cs="Garamond"/>
          </w:rPr>
          <w:t>ENG-175 Contemporary Literature</w:t>
        </w:r>
      </w:ins>
    </w:p>
    <w:p w14:paraId="16023EF8" w14:textId="77777777" w:rsidR="00C761A9" w:rsidRDefault="00C761A9" w:rsidP="00C761A9">
      <w:pPr>
        <w:spacing w:after="0"/>
        <w:ind w:left="180" w:hanging="180"/>
        <w:rPr>
          <w:ins w:id="3049" w:author="Summer 2023 updates" w:date="2024-07-31T13:42:00Z"/>
          <w:rFonts w:eastAsia="Garamond" w:cs="Garamond"/>
        </w:rPr>
      </w:pPr>
      <w:ins w:id="3050" w:author="Summer 2023 updates" w:date="2024-07-31T13:42:00Z">
        <w:r>
          <w:rPr>
            <w:rFonts w:eastAsia="Garamond" w:cs="Garamond"/>
          </w:rPr>
          <w:t>ENG-206 Gender and Literature: Non-Western Perspectives (WE)</w:t>
        </w:r>
      </w:ins>
    </w:p>
    <w:p w14:paraId="6F366EA8" w14:textId="77777777" w:rsidR="00C761A9" w:rsidRDefault="00C761A9" w:rsidP="00C761A9">
      <w:pPr>
        <w:spacing w:after="0"/>
        <w:ind w:left="180" w:hanging="180"/>
        <w:rPr>
          <w:ins w:id="3051" w:author="Summer 2023 updates" w:date="2024-07-31T13:42:00Z"/>
          <w:rFonts w:eastAsia="Garamond" w:cs="Garamond"/>
        </w:rPr>
      </w:pPr>
      <w:ins w:id="3052" w:author="Summer 2023 updates" w:date="2024-07-31T13:42:00Z">
        <w:r>
          <w:rPr>
            <w:rFonts w:eastAsia="Garamond" w:cs="Garamond"/>
          </w:rPr>
          <w:t>ENG-207 Gender and Literature: United States Pluralism (WE)</w:t>
        </w:r>
      </w:ins>
    </w:p>
    <w:p w14:paraId="16401693" w14:textId="77777777" w:rsidR="00C761A9" w:rsidRDefault="00C761A9" w:rsidP="00C761A9">
      <w:pPr>
        <w:spacing w:after="0"/>
        <w:ind w:left="180" w:hanging="180"/>
        <w:rPr>
          <w:ins w:id="3053" w:author="Summer 2023 updates" w:date="2024-07-31T13:42:00Z"/>
          <w:rFonts w:eastAsia="Garamond" w:cs="Garamond"/>
        </w:rPr>
      </w:pPr>
      <w:ins w:id="3054" w:author="Summer 2023 updates" w:date="2024-07-31T13:42:00Z">
        <w:r>
          <w:rPr>
            <w:rFonts w:eastAsia="Garamond" w:cs="Garamond"/>
          </w:rPr>
          <w:t>ENG-208 Gender and Literature: Diverse Western Perspectives (WE)</w:t>
        </w:r>
      </w:ins>
    </w:p>
    <w:p w14:paraId="33AEBC7A" w14:textId="77777777" w:rsidR="00C761A9" w:rsidRDefault="00C761A9" w:rsidP="00C761A9">
      <w:pPr>
        <w:spacing w:after="0"/>
        <w:ind w:left="180" w:hanging="180"/>
        <w:rPr>
          <w:ins w:id="3055" w:author="Summer 2023 updates" w:date="2024-07-31T13:42:00Z"/>
          <w:rFonts w:eastAsia="Garamond" w:cs="Garamond"/>
        </w:rPr>
      </w:pPr>
      <w:ins w:id="3056" w:author="Summer 2023 updates" w:date="2024-07-31T13:42:00Z">
        <w:r>
          <w:rPr>
            <w:rFonts w:eastAsia="Garamond" w:cs="Garamond"/>
          </w:rPr>
          <w:t>ENG-281 Literature in English to 1800 (WE)</w:t>
        </w:r>
      </w:ins>
    </w:p>
    <w:p w14:paraId="51815B34" w14:textId="77777777" w:rsidR="00C761A9" w:rsidRDefault="00C761A9" w:rsidP="00C761A9">
      <w:pPr>
        <w:spacing w:after="0"/>
        <w:ind w:left="180" w:hanging="180"/>
        <w:rPr>
          <w:ins w:id="3057" w:author="Summer 2023 updates" w:date="2024-07-31T13:42:00Z"/>
          <w:rFonts w:eastAsia="Garamond" w:cs="Garamond"/>
        </w:rPr>
      </w:pPr>
      <w:ins w:id="3058" w:author="Summer 2023 updates" w:date="2024-07-31T13:42:00Z">
        <w:r>
          <w:rPr>
            <w:rFonts w:eastAsia="Garamond" w:cs="Garamond"/>
          </w:rPr>
          <w:t>ENG-291 Literature in English after 1800 (WE)</w:t>
        </w:r>
      </w:ins>
    </w:p>
    <w:p w14:paraId="6A94AD49" w14:textId="77777777" w:rsidR="00C761A9" w:rsidRDefault="00C761A9" w:rsidP="00C761A9">
      <w:pPr>
        <w:spacing w:after="0"/>
        <w:ind w:left="180" w:hanging="180"/>
        <w:rPr>
          <w:ins w:id="3059" w:author="Summer 2023 updates" w:date="2024-07-31T13:42:00Z"/>
          <w:rFonts w:eastAsia="Garamond" w:cs="Garamond"/>
        </w:rPr>
      </w:pPr>
      <w:ins w:id="3060" w:author="Summer 2023 updates" w:date="2024-07-31T13:42:00Z">
        <w:r>
          <w:rPr>
            <w:rFonts w:eastAsia="Garamond" w:cs="Garamond"/>
          </w:rPr>
          <w:t>FRE-145 French &amp; Francophone Literature in Translation</w:t>
        </w:r>
      </w:ins>
    </w:p>
    <w:p w14:paraId="64C8A9BA" w14:textId="77777777" w:rsidR="00C761A9" w:rsidRDefault="00C761A9" w:rsidP="00C761A9">
      <w:pPr>
        <w:spacing w:after="0"/>
        <w:ind w:left="180" w:hanging="180"/>
        <w:rPr>
          <w:ins w:id="3061" w:author="Summer 2023 updates" w:date="2024-07-31T13:42:00Z"/>
          <w:rFonts w:eastAsia="Garamond" w:cs="Garamond"/>
        </w:rPr>
      </w:pPr>
      <w:ins w:id="3062" w:author="Summer 2023 updates" w:date="2024-07-31T13:42:00Z">
        <w:r>
          <w:rPr>
            <w:rFonts w:eastAsia="Garamond" w:cs="Garamond"/>
          </w:rPr>
          <w:t>FRE-146 French &amp; Francophone Literature in Translation: Non-Western Perspectives</w:t>
        </w:r>
      </w:ins>
    </w:p>
    <w:p w14:paraId="0124271B" w14:textId="77777777" w:rsidR="00C761A9" w:rsidRDefault="00C761A9" w:rsidP="00C761A9">
      <w:pPr>
        <w:spacing w:after="0"/>
        <w:ind w:left="180" w:hanging="180"/>
        <w:rPr>
          <w:ins w:id="3063" w:author="Summer 2023 updates" w:date="2024-07-31T13:42:00Z"/>
          <w:rFonts w:eastAsia="Garamond" w:cs="Garamond"/>
        </w:rPr>
      </w:pPr>
      <w:ins w:id="3064" w:author="Summer 2023 updates" w:date="2024-07-31T13:42:00Z">
        <w:r>
          <w:rPr>
            <w:rFonts w:eastAsia="Garamond" w:cs="Garamond"/>
          </w:rPr>
          <w:t>FRE-148 French &amp; Francophone Literature in Translation: Diverse Western Perspectives</w:t>
        </w:r>
      </w:ins>
    </w:p>
    <w:p w14:paraId="62FCE4D0" w14:textId="77777777" w:rsidR="00C761A9" w:rsidRDefault="00C761A9" w:rsidP="00C761A9">
      <w:pPr>
        <w:spacing w:after="0"/>
        <w:ind w:left="180" w:hanging="180"/>
        <w:rPr>
          <w:moveTo w:id="3065" w:author="Summer 2023 updates" w:date="2024-07-31T13:42:00Z"/>
          <w:rPrChange w:id="3066" w:author="Summer 2023 updates" w:date="2024-07-31T13:42:00Z">
            <w:rPr>
              <w:moveTo w:id="3067" w:author="Summer 2023 updates" w:date="2024-07-31T13:42:00Z"/>
              <w:color w:val="000000" w:themeColor="text1"/>
            </w:rPr>
          </w:rPrChange>
        </w:rPr>
        <w:pPrChange w:id="3068" w:author="Summer 2023 updates" w:date="2024-07-31T13:42:00Z">
          <w:pPr>
            <w:spacing w:after="0"/>
          </w:pPr>
        </w:pPrChange>
      </w:pPr>
      <w:moveToRangeStart w:id="3069" w:author="Summer 2023 updates" w:date="2024-07-31T13:42:00Z" w:name="move173325772"/>
      <w:moveTo w:id="3070" w:author="Summer 2023 updates" w:date="2024-07-31T13:42:00Z">
        <w:r>
          <w:rPr>
            <w:rPrChange w:id="3071" w:author="Summer 2023 updates" w:date="2024-07-31T13:42:00Z">
              <w:rPr>
                <w:color w:val="000000" w:themeColor="text1"/>
              </w:rPr>
            </w:rPrChange>
          </w:rPr>
          <w:t>FRE-158 France and the Francophone World</w:t>
        </w:r>
      </w:moveTo>
    </w:p>
    <w:moveToRangeEnd w:id="3069"/>
    <w:p w14:paraId="1AE2EDA3" w14:textId="77777777" w:rsidR="00C761A9" w:rsidRDefault="00C761A9" w:rsidP="00C761A9">
      <w:pPr>
        <w:spacing w:after="0"/>
        <w:ind w:left="180" w:hanging="180"/>
        <w:rPr>
          <w:ins w:id="3072" w:author="Summer 2023 updates" w:date="2024-07-31T13:42:00Z"/>
          <w:rFonts w:eastAsia="Garamond" w:cs="Garamond"/>
        </w:rPr>
      </w:pPr>
      <w:ins w:id="3073" w:author="Summer 2023 updates" w:date="2024-07-31T13:42:00Z">
        <w:r>
          <w:rPr>
            <w:rFonts w:eastAsia="Garamond" w:cs="Garamond"/>
          </w:rPr>
          <w:t>FRE-199 May Term in the Francophone World</w:t>
        </w:r>
      </w:ins>
    </w:p>
    <w:p w14:paraId="0EC33EA4" w14:textId="77777777" w:rsidR="00C761A9" w:rsidRDefault="00C761A9" w:rsidP="00C761A9">
      <w:pPr>
        <w:spacing w:after="0"/>
        <w:ind w:left="180" w:hanging="180"/>
        <w:rPr>
          <w:ins w:id="3074" w:author="Summer 2023 updates" w:date="2024-07-31T13:42:00Z"/>
          <w:rFonts w:eastAsia="Garamond" w:cs="Garamond"/>
        </w:rPr>
      </w:pPr>
      <w:ins w:id="3075" w:author="Summer 2023 updates" w:date="2024-07-31T13:42:00Z">
        <w:r>
          <w:rPr>
            <w:rFonts w:eastAsia="Garamond" w:cs="Garamond"/>
          </w:rPr>
          <w:t>FRE-335 Introduction to French &amp; Francophone Literature (WE)</w:t>
        </w:r>
      </w:ins>
    </w:p>
    <w:p w14:paraId="7346C46F" w14:textId="77777777" w:rsidR="00C761A9" w:rsidRPr="003E6F9B" w:rsidRDefault="00C761A9" w:rsidP="00C761A9">
      <w:pPr>
        <w:spacing w:after="0"/>
        <w:ind w:left="180" w:hanging="180"/>
        <w:rPr>
          <w:ins w:id="3076" w:author="Summer 2023 updates" w:date="2024-07-31T13:42:00Z"/>
          <w:rFonts w:eastAsia="Garamond" w:cs="Garamond"/>
        </w:rPr>
      </w:pPr>
      <w:ins w:id="3077" w:author="Summer 2023 updates" w:date="2024-07-31T13:42:00Z">
        <w:r w:rsidRPr="003E6F9B">
          <w:rPr>
            <w:rFonts w:eastAsia="Garamond" w:cs="Garamond"/>
          </w:rPr>
          <w:t>FRE-345 French Cultural History (WE)</w:t>
        </w:r>
      </w:ins>
    </w:p>
    <w:p w14:paraId="7CEAD2A0" w14:textId="77777777" w:rsidR="00C761A9" w:rsidRDefault="00C761A9" w:rsidP="00C761A9">
      <w:pPr>
        <w:spacing w:after="0"/>
        <w:ind w:left="180" w:hanging="180"/>
        <w:rPr>
          <w:ins w:id="3078" w:author="Summer 2023 updates" w:date="2024-07-31T13:42:00Z"/>
          <w:rFonts w:eastAsia="Garamond" w:cs="Garamond"/>
        </w:rPr>
      </w:pPr>
      <w:ins w:id="3079" w:author="Summer 2023 updates" w:date="2024-07-31T13:42:00Z">
        <w:r>
          <w:rPr>
            <w:rFonts w:eastAsia="Garamond" w:cs="Garamond"/>
          </w:rPr>
          <w:t>HIS-115 The History of Western Civilization to 1500</w:t>
        </w:r>
      </w:ins>
    </w:p>
    <w:p w14:paraId="579F5183" w14:textId="77777777" w:rsidR="00C761A9" w:rsidRDefault="00C761A9" w:rsidP="00C761A9">
      <w:pPr>
        <w:spacing w:after="0"/>
        <w:ind w:left="180" w:hanging="180"/>
        <w:rPr>
          <w:ins w:id="3080" w:author="Summer 2023 updates" w:date="2024-07-31T13:42:00Z"/>
          <w:rFonts w:eastAsia="Garamond" w:cs="Garamond"/>
        </w:rPr>
      </w:pPr>
      <w:ins w:id="3081" w:author="Summer 2023 updates" w:date="2024-07-31T13:42:00Z">
        <w:r>
          <w:rPr>
            <w:rFonts w:eastAsia="Garamond" w:cs="Garamond"/>
          </w:rPr>
          <w:t>HIS-125 The History of Western Civilization Since 1500</w:t>
        </w:r>
      </w:ins>
    </w:p>
    <w:p w14:paraId="16070581" w14:textId="77777777" w:rsidR="00C761A9" w:rsidRDefault="00C761A9" w:rsidP="00C761A9">
      <w:pPr>
        <w:spacing w:after="0"/>
        <w:ind w:left="180" w:hanging="180"/>
        <w:rPr>
          <w:ins w:id="3082" w:author="Summer 2023 updates" w:date="2024-07-31T13:42:00Z"/>
          <w:rFonts w:eastAsia="Garamond" w:cs="Garamond"/>
        </w:rPr>
      </w:pPr>
      <w:ins w:id="3083" w:author="Summer 2023 updates" w:date="2024-07-31T13:42:00Z">
        <w:r>
          <w:rPr>
            <w:rFonts w:eastAsia="Garamond" w:cs="Garamond"/>
          </w:rPr>
          <w:t>HIS-136 East Asian Civilization</w:t>
        </w:r>
      </w:ins>
    </w:p>
    <w:p w14:paraId="6079CEB0" w14:textId="1E82B81C" w:rsidR="002E4127" w:rsidRPr="00C761A9" w:rsidRDefault="002E4127" w:rsidP="002E4127">
      <w:pPr>
        <w:spacing w:after="0"/>
        <w:rPr>
          <w:ins w:id="3084" w:author="Summer 2023 updates" w:date="2024-07-31T13:42:00Z"/>
          <w:rFonts w:eastAsia="Garamond" w:cs="Garamond"/>
          <w:b/>
          <w:i/>
          <w:u w:val="single"/>
        </w:rPr>
      </w:pPr>
      <w:ins w:id="3085" w:author="Summer 2023 updates" w:date="2024-07-31T13:42:00Z">
        <w:r w:rsidRPr="00C761A9">
          <w:rPr>
            <w:rFonts w:eastAsia="Garamond" w:cs="Garamond"/>
            <w:b/>
            <w:i/>
            <w:u w:val="single"/>
          </w:rPr>
          <w:t>Humanistic Inquiry</w:t>
        </w:r>
        <w:r>
          <w:rPr>
            <w:rFonts w:eastAsia="Garamond" w:cs="Garamond"/>
            <w:b/>
            <w:i/>
            <w:u w:val="single"/>
          </w:rPr>
          <w:t xml:space="preserve"> (continued)</w:t>
        </w:r>
      </w:ins>
    </w:p>
    <w:p w14:paraId="266AE375" w14:textId="77777777" w:rsidR="00C761A9" w:rsidRDefault="00C761A9" w:rsidP="00C761A9">
      <w:pPr>
        <w:spacing w:after="0"/>
        <w:ind w:left="180" w:hanging="180"/>
        <w:rPr>
          <w:ins w:id="3086" w:author="Summer 2023 updates" w:date="2024-07-31T13:42:00Z"/>
          <w:rFonts w:eastAsia="Garamond" w:cs="Garamond"/>
        </w:rPr>
      </w:pPr>
      <w:ins w:id="3087" w:author="Summer 2023 updates" w:date="2024-07-31T13:42:00Z">
        <w:r>
          <w:rPr>
            <w:rFonts w:eastAsia="Garamond" w:cs="Garamond"/>
          </w:rPr>
          <w:t>HIS-145 History of the United States to 1865</w:t>
        </w:r>
      </w:ins>
    </w:p>
    <w:p w14:paraId="6DA4BED1" w14:textId="77777777" w:rsidR="00C761A9" w:rsidRDefault="00C761A9" w:rsidP="00C761A9">
      <w:pPr>
        <w:spacing w:after="0"/>
        <w:ind w:left="180" w:hanging="180"/>
        <w:rPr>
          <w:ins w:id="3088" w:author="Summer 2023 updates" w:date="2024-07-31T13:42:00Z"/>
          <w:rFonts w:eastAsia="Garamond" w:cs="Garamond"/>
        </w:rPr>
      </w:pPr>
      <w:ins w:id="3089" w:author="Summer 2023 updates" w:date="2024-07-31T13:42:00Z">
        <w:r>
          <w:rPr>
            <w:rFonts w:eastAsia="Garamond" w:cs="Garamond"/>
          </w:rPr>
          <w:t>HIS-155 History of the United States Since 1865</w:t>
        </w:r>
      </w:ins>
    </w:p>
    <w:p w14:paraId="6439446C" w14:textId="77777777" w:rsidR="00C761A9" w:rsidRDefault="00C761A9" w:rsidP="00C761A9">
      <w:pPr>
        <w:spacing w:after="0"/>
        <w:ind w:left="180" w:hanging="180"/>
        <w:rPr>
          <w:ins w:id="3090" w:author="Summer 2023 updates" w:date="2024-07-31T13:42:00Z"/>
          <w:rFonts w:eastAsia="Garamond" w:cs="Garamond"/>
        </w:rPr>
      </w:pPr>
      <w:ins w:id="3091" w:author="Summer 2023 updates" w:date="2024-07-31T13:42:00Z">
        <w:r>
          <w:rPr>
            <w:rFonts w:eastAsia="Garamond" w:cs="Garamond"/>
          </w:rPr>
          <w:t>HIS-205 The Historian’s Craft (WE)</w:t>
        </w:r>
      </w:ins>
    </w:p>
    <w:p w14:paraId="0402BDAD" w14:textId="77777777" w:rsidR="00C761A9" w:rsidRDefault="00C761A9" w:rsidP="00C761A9">
      <w:pPr>
        <w:spacing w:after="0"/>
        <w:ind w:left="180" w:hanging="180"/>
        <w:rPr>
          <w:ins w:id="3092" w:author="Summer 2023 updates" w:date="2024-07-31T13:42:00Z"/>
          <w:rFonts w:eastAsia="Garamond" w:cs="Garamond"/>
        </w:rPr>
      </w:pPr>
      <w:ins w:id="3093" w:author="Summer 2023 updates" w:date="2024-07-31T13:42:00Z">
        <w:r>
          <w:rPr>
            <w:rFonts w:eastAsia="Garamond" w:cs="Garamond"/>
          </w:rPr>
          <w:t>HIS-208 The First World War (WE)</w:t>
        </w:r>
      </w:ins>
    </w:p>
    <w:p w14:paraId="78335289" w14:textId="77777777" w:rsidR="00C761A9" w:rsidRDefault="00C761A9" w:rsidP="00C761A9">
      <w:pPr>
        <w:spacing w:after="0"/>
        <w:ind w:left="180" w:hanging="180"/>
        <w:rPr>
          <w:ins w:id="3094" w:author="Summer 2023 updates" w:date="2024-07-31T13:42:00Z"/>
          <w:rFonts w:eastAsia="Garamond" w:cs="Garamond"/>
        </w:rPr>
      </w:pPr>
      <w:ins w:id="3095" w:author="Summer 2023 updates" w:date="2024-07-31T13:42:00Z">
        <w:r>
          <w:rPr>
            <w:rFonts w:eastAsia="Garamond" w:cs="Garamond"/>
          </w:rPr>
          <w:t>HIS-216 History of Modern Korea (WE)</w:t>
        </w:r>
      </w:ins>
    </w:p>
    <w:p w14:paraId="63F256EA" w14:textId="77777777" w:rsidR="00C761A9" w:rsidRDefault="00C761A9" w:rsidP="00C761A9">
      <w:pPr>
        <w:spacing w:after="0"/>
        <w:ind w:left="180" w:hanging="180"/>
        <w:rPr>
          <w:ins w:id="3096" w:author="Summer 2023 updates" w:date="2024-07-31T13:42:00Z"/>
          <w:rFonts w:eastAsia="Garamond" w:cs="Garamond"/>
        </w:rPr>
      </w:pPr>
      <w:ins w:id="3097" w:author="Summer 2023 updates" w:date="2024-07-31T13:42:00Z">
        <w:r>
          <w:rPr>
            <w:rFonts w:eastAsia="Garamond" w:cs="Garamond"/>
          </w:rPr>
          <w:t>HIS-217 The American War in Vietnam (WE)</w:t>
        </w:r>
      </w:ins>
    </w:p>
    <w:p w14:paraId="62FD46AB" w14:textId="77777777" w:rsidR="00C761A9" w:rsidRDefault="00C761A9" w:rsidP="00C761A9">
      <w:pPr>
        <w:spacing w:after="0"/>
        <w:ind w:left="180" w:hanging="180"/>
        <w:rPr>
          <w:ins w:id="3098" w:author="Summer 2023 updates" w:date="2024-07-31T13:42:00Z"/>
          <w:rFonts w:eastAsia="Garamond" w:cs="Garamond"/>
        </w:rPr>
      </w:pPr>
      <w:ins w:id="3099" w:author="Summer 2023 updates" w:date="2024-07-31T13:42:00Z">
        <w:r>
          <w:rPr>
            <w:rFonts w:eastAsia="Garamond" w:cs="Garamond"/>
          </w:rPr>
          <w:t>HIS-218 The Second World War (WE)</w:t>
        </w:r>
      </w:ins>
    </w:p>
    <w:p w14:paraId="298CEB09" w14:textId="77777777" w:rsidR="00C761A9" w:rsidRDefault="00C761A9" w:rsidP="00C761A9">
      <w:pPr>
        <w:spacing w:after="0"/>
        <w:ind w:left="180" w:hanging="180"/>
        <w:rPr>
          <w:ins w:id="3100" w:author="Summer 2023 updates" w:date="2024-07-31T13:42:00Z"/>
          <w:rFonts w:eastAsia="Garamond" w:cs="Garamond"/>
        </w:rPr>
      </w:pPr>
      <w:ins w:id="3101" w:author="Summer 2023 updates" w:date="2024-07-31T13:42:00Z">
        <w:r>
          <w:rPr>
            <w:rFonts w:eastAsia="Garamond" w:cs="Garamond"/>
          </w:rPr>
          <w:t>HIS-227 The American Civil War (WE)</w:t>
        </w:r>
      </w:ins>
    </w:p>
    <w:p w14:paraId="1E2174BD" w14:textId="77777777" w:rsidR="00C761A9" w:rsidRDefault="00C761A9" w:rsidP="00C761A9">
      <w:pPr>
        <w:spacing w:after="0"/>
        <w:ind w:left="180" w:hanging="180"/>
        <w:rPr>
          <w:moveTo w:id="3102" w:author="Summer 2023 updates" w:date="2024-07-31T13:42:00Z"/>
          <w:rPrChange w:id="3103" w:author="Summer 2023 updates" w:date="2024-07-31T13:42:00Z">
            <w:rPr>
              <w:moveTo w:id="3104" w:author="Summer 2023 updates" w:date="2024-07-31T13:42:00Z"/>
              <w:color w:val="000000" w:themeColor="text1"/>
            </w:rPr>
          </w:rPrChange>
        </w:rPr>
        <w:pPrChange w:id="3105" w:author="Summer 2023 updates" w:date="2024-07-31T13:42:00Z">
          <w:pPr>
            <w:spacing w:after="0"/>
          </w:pPr>
        </w:pPrChange>
      </w:pPr>
      <w:moveToRangeStart w:id="3106" w:author="Summer 2023 updates" w:date="2024-07-31T13:42:00Z" w:name="move173325773"/>
      <w:moveTo w:id="3107" w:author="Summer 2023 updates" w:date="2024-07-31T13:42:00Z">
        <w:r>
          <w:rPr>
            <w:rPrChange w:id="3108" w:author="Summer 2023 updates" w:date="2024-07-31T13:42:00Z">
              <w:rPr>
                <w:color w:val="000000" w:themeColor="text1"/>
              </w:rPr>
            </w:rPrChange>
          </w:rPr>
          <w:t>HIS-238 Modern France (WE)</w:t>
        </w:r>
      </w:moveTo>
    </w:p>
    <w:moveToRangeEnd w:id="3106"/>
    <w:p w14:paraId="0488408B" w14:textId="77777777" w:rsidR="00C761A9" w:rsidRDefault="00C761A9" w:rsidP="00C761A9">
      <w:pPr>
        <w:spacing w:after="0"/>
        <w:ind w:left="180" w:hanging="180"/>
        <w:rPr>
          <w:ins w:id="3109" w:author="Summer 2023 updates" w:date="2024-07-31T13:42:00Z"/>
          <w:rFonts w:eastAsia="Garamond" w:cs="Garamond"/>
        </w:rPr>
      </w:pPr>
      <w:ins w:id="3110" w:author="Summer 2023 updates" w:date="2024-07-31T13:42:00Z">
        <w:r>
          <w:rPr>
            <w:rFonts w:eastAsia="Garamond" w:cs="Garamond"/>
          </w:rPr>
          <w:t>HIS-246 History of Modern China (WE)</w:t>
        </w:r>
      </w:ins>
    </w:p>
    <w:p w14:paraId="7A20CBB7" w14:textId="77777777" w:rsidR="00C761A9" w:rsidRDefault="00C761A9" w:rsidP="00C761A9">
      <w:pPr>
        <w:spacing w:after="0"/>
        <w:ind w:left="180" w:hanging="180"/>
        <w:rPr>
          <w:ins w:id="3111" w:author="Summer 2023 updates" w:date="2024-07-31T13:42:00Z"/>
          <w:rFonts w:eastAsia="Garamond" w:cs="Garamond"/>
        </w:rPr>
      </w:pPr>
      <w:ins w:id="3112" w:author="Summer 2023 updates" w:date="2024-07-31T13:42:00Z">
        <w:r>
          <w:rPr>
            <w:rFonts w:eastAsia="Garamond" w:cs="Garamond"/>
          </w:rPr>
          <w:t>HIS-248 The French Revolution (WE)</w:t>
        </w:r>
      </w:ins>
    </w:p>
    <w:p w14:paraId="573426A9" w14:textId="77777777" w:rsidR="00C761A9" w:rsidRDefault="00C761A9" w:rsidP="00C761A9">
      <w:pPr>
        <w:spacing w:after="0"/>
        <w:ind w:left="180" w:hanging="180"/>
        <w:rPr>
          <w:ins w:id="3113" w:author="Summer 2023 updates" w:date="2024-07-31T13:42:00Z"/>
          <w:rFonts w:eastAsia="Garamond" w:cs="Garamond"/>
        </w:rPr>
      </w:pPr>
      <w:ins w:id="3114" w:author="Summer 2023 updates" w:date="2024-07-31T13:42:00Z">
        <w:r>
          <w:rPr>
            <w:rFonts w:eastAsia="Garamond" w:cs="Garamond"/>
          </w:rPr>
          <w:t>HIS-256 History of Modern Japan (WE)</w:t>
        </w:r>
      </w:ins>
    </w:p>
    <w:p w14:paraId="06BC12EA" w14:textId="77777777" w:rsidR="00C761A9" w:rsidRDefault="00C761A9" w:rsidP="00C761A9">
      <w:pPr>
        <w:spacing w:after="0"/>
        <w:ind w:left="180" w:hanging="180"/>
        <w:rPr>
          <w:ins w:id="3115" w:author="Summer 2023 updates" w:date="2024-07-31T13:42:00Z"/>
          <w:rFonts w:eastAsia="Garamond" w:cs="Garamond"/>
        </w:rPr>
      </w:pPr>
      <w:ins w:id="3116" w:author="Summer 2023 updates" w:date="2024-07-31T13:42:00Z">
        <w:r>
          <w:rPr>
            <w:rFonts w:eastAsia="Garamond" w:cs="Garamond"/>
          </w:rPr>
          <w:t>HIS-257 Native American History (WE)</w:t>
        </w:r>
      </w:ins>
    </w:p>
    <w:p w14:paraId="782E5599" w14:textId="77777777" w:rsidR="00C761A9" w:rsidRDefault="00C761A9" w:rsidP="00C761A9">
      <w:pPr>
        <w:spacing w:after="0"/>
        <w:ind w:left="180" w:hanging="180"/>
        <w:rPr>
          <w:ins w:id="3117" w:author="Summer 2023 updates" w:date="2024-07-31T13:42:00Z"/>
          <w:rFonts w:eastAsia="Garamond" w:cs="Garamond"/>
        </w:rPr>
      </w:pPr>
      <w:ins w:id="3118" w:author="Summer 2023 updates" w:date="2024-07-31T13:42:00Z">
        <w:r>
          <w:rPr>
            <w:rFonts w:eastAsia="Garamond" w:cs="Garamond"/>
          </w:rPr>
          <w:t>HIS-268 Latin America (WE)</w:t>
        </w:r>
      </w:ins>
    </w:p>
    <w:p w14:paraId="2496D06F" w14:textId="77777777" w:rsidR="00C761A9" w:rsidRDefault="00C761A9" w:rsidP="00C761A9">
      <w:pPr>
        <w:spacing w:after="0"/>
        <w:ind w:left="180" w:hanging="180"/>
        <w:rPr>
          <w:ins w:id="3119" w:author="Summer 2023 updates" w:date="2024-07-31T13:42:00Z"/>
          <w:rFonts w:eastAsia="Garamond" w:cs="Garamond"/>
        </w:rPr>
      </w:pPr>
      <w:ins w:id="3120" w:author="Summer 2023 updates" w:date="2024-07-31T13:42:00Z">
        <w:r>
          <w:rPr>
            <w:rFonts w:eastAsia="Garamond" w:cs="Garamond"/>
          </w:rPr>
          <w:t>HIS-272 History of Medieval Europe (WE)</w:t>
        </w:r>
      </w:ins>
    </w:p>
    <w:p w14:paraId="48C703EC" w14:textId="77777777" w:rsidR="00C761A9" w:rsidRDefault="00C761A9" w:rsidP="00C761A9">
      <w:pPr>
        <w:spacing w:after="0"/>
        <w:ind w:left="180" w:hanging="180"/>
        <w:rPr>
          <w:ins w:id="3121" w:author="Summer 2023 updates" w:date="2024-07-31T13:42:00Z"/>
          <w:rFonts w:eastAsia="Garamond" w:cs="Garamond"/>
        </w:rPr>
      </w:pPr>
      <w:ins w:id="3122" w:author="Summer 2023 updates" w:date="2024-07-31T13:42:00Z">
        <w:r>
          <w:rPr>
            <w:rFonts w:eastAsia="Garamond" w:cs="Garamond"/>
          </w:rPr>
          <w:t>HIS-275 Ancient Greek History (WE)</w:t>
        </w:r>
      </w:ins>
    </w:p>
    <w:p w14:paraId="15EE4729" w14:textId="77777777" w:rsidR="00C761A9" w:rsidRDefault="00C761A9" w:rsidP="00C761A9">
      <w:pPr>
        <w:spacing w:after="0"/>
        <w:ind w:left="180" w:hanging="180"/>
        <w:rPr>
          <w:ins w:id="3123" w:author="Summer 2023 updates" w:date="2024-07-31T13:42:00Z"/>
          <w:rFonts w:eastAsia="Garamond" w:cs="Garamond"/>
        </w:rPr>
      </w:pPr>
      <w:ins w:id="3124" w:author="Summer 2023 updates" w:date="2024-07-31T13:42:00Z">
        <w:r>
          <w:rPr>
            <w:rFonts w:eastAsia="Garamond" w:cs="Garamond"/>
          </w:rPr>
          <w:t>HIS-278 History of the Holocaust (WE)</w:t>
        </w:r>
      </w:ins>
    </w:p>
    <w:p w14:paraId="712C9BE0" w14:textId="77777777" w:rsidR="00C761A9" w:rsidRDefault="00C761A9" w:rsidP="00C761A9">
      <w:pPr>
        <w:spacing w:after="0"/>
        <w:ind w:left="180" w:hanging="180"/>
        <w:rPr>
          <w:ins w:id="3125" w:author="Summer 2023 updates" w:date="2024-07-31T13:42:00Z"/>
          <w:rFonts w:eastAsia="Garamond" w:cs="Garamond"/>
        </w:rPr>
      </w:pPr>
      <w:ins w:id="3126" w:author="Summer 2023 updates" w:date="2024-07-31T13:42:00Z">
        <w:r>
          <w:rPr>
            <w:rFonts w:eastAsia="Garamond" w:cs="Garamond"/>
          </w:rPr>
          <w:t>HIS-285 History of Ancient Rome (WE)</w:t>
        </w:r>
      </w:ins>
    </w:p>
    <w:p w14:paraId="5764D21D" w14:textId="77777777" w:rsidR="00C761A9" w:rsidRDefault="00C761A9" w:rsidP="00C761A9">
      <w:pPr>
        <w:spacing w:after="0"/>
        <w:ind w:left="180" w:hanging="180"/>
        <w:rPr>
          <w:ins w:id="3127" w:author="Summer 2023 updates" w:date="2024-07-31T13:42:00Z"/>
          <w:rFonts w:eastAsia="Garamond" w:cs="Garamond"/>
        </w:rPr>
      </w:pPr>
      <w:ins w:id="3128" w:author="Summer 2023 updates" w:date="2024-07-31T13:42:00Z">
        <w:r>
          <w:rPr>
            <w:rFonts w:eastAsia="Garamond" w:cs="Garamond"/>
          </w:rPr>
          <w:t>HIS-286 Modern Middle East (WE)</w:t>
        </w:r>
      </w:ins>
    </w:p>
    <w:p w14:paraId="51DD988C" w14:textId="77777777" w:rsidR="00C761A9" w:rsidRDefault="00C761A9" w:rsidP="00C761A9">
      <w:pPr>
        <w:spacing w:after="0"/>
        <w:ind w:left="180" w:hanging="180"/>
        <w:rPr>
          <w:moveTo w:id="3129" w:author="Summer 2023 updates" w:date="2024-07-31T13:42:00Z"/>
          <w:rPrChange w:id="3130" w:author="Summer 2023 updates" w:date="2024-07-31T13:42:00Z">
            <w:rPr>
              <w:moveTo w:id="3131" w:author="Summer 2023 updates" w:date="2024-07-31T13:42:00Z"/>
              <w:color w:val="000000" w:themeColor="text1"/>
            </w:rPr>
          </w:rPrChange>
        </w:rPr>
        <w:pPrChange w:id="3132" w:author="Summer 2023 updates" w:date="2024-07-31T13:42:00Z">
          <w:pPr>
            <w:spacing w:after="0"/>
          </w:pPr>
        </w:pPrChange>
      </w:pPr>
      <w:moveToRangeStart w:id="3133" w:author="Summer 2023 updates" w:date="2024-07-31T13:42:00Z" w:name="move173325774"/>
      <w:moveTo w:id="3134" w:author="Summer 2023 updates" w:date="2024-07-31T13:42:00Z">
        <w:r>
          <w:rPr>
            <w:rPrChange w:id="3135" w:author="Summer 2023 updates" w:date="2024-07-31T13:42:00Z">
              <w:rPr>
                <w:color w:val="000000" w:themeColor="text1"/>
              </w:rPr>
            </w:rPrChange>
          </w:rPr>
          <w:t>HIS-288 Renaissance and Reformation (WE)</w:t>
        </w:r>
      </w:moveTo>
    </w:p>
    <w:moveToRangeEnd w:id="3133"/>
    <w:p w14:paraId="3D320FEC" w14:textId="77777777" w:rsidR="00C761A9" w:rsidRPr="00F006DC" w:rsidRDefault="00C761A9" w:rsidP="00C761A9">
      <w:pPr>
        <w:spacing w:after="0"/>
        <w:ind w:left="180" w:hanging="180"/>
        <w:rPr>
          <w:ins w:id="3136" w:author="Summer 2023 updates" w:date="2024-07-31T13:42:00Z"/>
          <w:rFonts w:eastAsia="Garamond" w:cs="Garamond"/>
        </w:rPr>
      </w:pPr>
      <w:ins w:id="3137" w:author="Summer 2023 updates" w:date="2024-07-31T13:42:00Z">
        <w:r w:rsidRPr="00F006DC">
          <w:rPr>
            <w:rFonts w:eastAsia="Garamond" w:cs="Garamond"/>
          </w:rPr>
          <w:t>HIS-292 History of Modern England (WE)</w:t>
        </w:r>
      </w:ins>
    </w:p>
    <w:p w14:paraId="44999B23" w14:textId="77777777" w:rsidR="00C761A9" w:rsidRPr="00F006DC" w:rsidRDefault="00C761A9" w:rsidP="00C761A9">
      <w:pPr>
        <w:spacing w:after="0"/>
        <w:ind w:left="180" w:hanging="180"/>
        <w:rPr>
          <w:ins w:id="3138" w:author="Summer 2023 updates" w:date="2024-07-31T13:42:00Z"/>
          <w:rFonts w:eastAsia="Garamond" w:cs="Garamond"/>
        </w:rPr>
      </w:pPr>
      <w:ins w:id="3139" w:author="Summer 2023 updates" w:date="2024-07-31T13:42:00Z">
        <w:r w:rsidRPr="00F006DC">
          <w:rPr>
            <w:rFonts w:eastAsia="Garamond" w:cs="Garamond"/>
          </w:rPr>
          <w:t>HIS-297 Women in America (WE)</w:t>
        </w:r>
      </w:ins>
    </w:p>
    <w:p w14:paraId="53E175B7" w14:textId="77777777" w:rsidR="00C761A9" w:rsidRPr="00F006DC" w:rsidRDefault="00C761A9" w:rsidP="00C761A9">
      <w:pPr>
        <w:spacing w:after="0"/>
        <w:ind w:left="180" w:hanging="180"/>
        <w:rPr>
          <w:ins w:id="3140" w:author="Summer 2023 updates" w:date="2024-07-31T13:42:00Z"/>
          <w:rFonts w:eastAsia="Garamond" w:cs="Garamond"/>
        </w:rPr>
      </w:pPr>
      <w:ins w:id="3141" w:author="Summer 2023 updates" w:date="2024-07-31T13:42:00Z">
        <w:r w:rsidRPr="00F006DC">
          <w:rPr>
            <w:rFonts w:eastAsia="Garamond" w:cs="Garamond"/>
          </w:rPr>
          <w:t>HIS-300 Public History (WE)</w:t>
        </w:r>
      </w:ins>
    </w:p>
    <w:p w14:paraId="0B6DCBD2" w14:textId="77777777" w:rsidR="00C761A9" w:rsidRPr="00F006DC" w:rsidRDefault="00C761A9" w:rsidP="00C761A9">
      <w:pPr>
        <w:spacing w:after="0"/>
        <w:ind w:left="180" w:hanging="180"/>
        <w:rPr>
          <w:ins w:id="3142" w:author="Summer 2023 updates" w:date="2024-07-31T13:42:00Z"/>
          <w:rFonts w:eastAsia="Garamond" w:cs="Garamond"/>
        </w:rPr>
      </w:pPr>
      <w:ins w:id="3143" w:author="Summer 2023 updates" w:date="2024-07-31T13:42:00Z">
        <w:r w:rsidRPr="00F006DC">
          <w:rPr>
            <w:rFonts w:eastAsia="Garamond" w:cs="Garamond"/>
          </w:rPr>
          <w:t>HIS-306 Revolution, Social Struggle, and Testimonio in Latin America 20th Century (WE)</w:t>
        </w:r>
      </w:ins>
    </w:p>
    <w:p w14:paraId="0E30DEB4" w14:textId="77777777" w:rsidR="00C761A9" w:rsidRPr="00F006DC" w:rsidRDefault="00C761A9" w:rsidP="00C761A9">
      <w:pPr>
        <w:spacing w:after="0"/>
        <w:ind w:left="180" w:hanging="180"/>
        <w:rPr>
          <w:ins w:id="3144" w:author="Summer 2023 updates" w:date="2024-07-31T13:42:00Z"/>
          <w:rFonts w:eastAsia="Garamond" w:cs="Garamond"/>
        </w:rPr>
      </w:pPr>
      <w:ins w:id="3145" w:author="Summer 2023 updates" w:date="2024-07-31T13:42:00Z">
        <w:r w:rsidRPr="00F006DC">
          <w:rPr>
            <w:rFonts w:eastAsia="Garamond" w:cs="Garamond"/>
          </w:rPr>
          <w:t>HIS-308 Legacies of the Cold War in Argentina, Peru, Colombia, and Chile (WE)</w:t>
        </w:r>
      </w:ins>
    </w:p>
    <w:p w14:paraId="03DC67B3" w14:textId="77777777" w:rsidR="00C761A9" w:rsidRPr="00F006DC" w:rsidRDefault="00C761A9" w:rsidP="00C761A9">
      <w:pPr>
        <w:spacing w:after="0"/>
        <w:ind w:left="180" w:hanging="180"/>
        <w:rPr>
          <w:ins w:id="3146" w:author="Summer 2023 updates" w:date="2024-07-31T13:42:00Z"/>
          <w:rFonts w:eastAsia="Garamond" w:cs="Garamond"/>
        </w:rPr>
      </w:pPr>
      <w:ins w:id="3147" w:author="Summer 2023 updates" w:date="2024-07-31T13:42:00Z">
        <w:r w:rsidRPr="00F006DC">
          <w:rPr>
            <w:rFonts w:eastAsia="Garamond" w:cs="Garamond"/>
          </w:rPr>
          <w:t>HIS-316 Topics in History: Non-Western Perspectives (WE)</w:t>
        </w:r>
      </w:ins>
    </w:p>
    <w:p w14:paraId="3982FC5E" w14:textId="77777777" w:rsidR="00C761A9" w:rsidRPr="00F006DC" w:rsidRDefault="00C761A9" w:rsidP="00C761A9">
      <w:pPr>
        <w:spacing w:after="0"/>
        <w:ind w:left="180" w:hanging="180"/>
        <w:rPr>
          <w:ins w:id="3148" w:author="Summer 2023 updates" w:date="2024-07-31T13:42:00Z"/>
          <w:rFonts w:eastAsia="Garamond" w:cs="Garamond"/>
        </w:rPr>
      </w:pPr>
      <w:ins w:id="3149" w:author="Summer 2023 updates" w:date="2024-07-31T13:42:00Z">
        <w:r w:rsidRPr="00F006DC">
          <w:rPr>
            <w:rFonts w:eastAsia="Garamond" w:cs="Garamond"/>
          </w:rPr>
          <w:t>HIS-317 Topics in History: United States Pluralism (WE)</w:t>
        </w:r>
      </w:ins>
    </w:p>
    <w:p w14:paraId="711880C8" w14:textId="77777777" w:rsidR="00C761A9" w:rsidRPr="007833D4" w:rsidRDefault="00C761A9" w:rsidP="00C761A9">
      <w:pPr>
        <w:spacing w:after="0"/>
        <w:ind w:left="180" w:hanging="180"/>
        <w:rPr>
          <w:ins w:id="3150" w:author="Summer 2023 updates" w:date="2024-07-31T13:42:00Z"/>
          <w:rFonts w:eastAsia="Garamond" w:cs="Garamond"/>
        </w:rPr>
      </w:pPr>
      <w:ins w:id="3151" w:author="Summer 2023 updates" w:date="2024-07-31T13:42:00Z">
        <w:r w:rsidRPr="00F006DC">
          <w:rPr>
            <w:rFonts w:eastAsia="Garamond" w:cs="Garamond"/>
          </w:rPr>
          <w:t xml:space="preserve">HIS-318 Topics in History: Diverse </w:t>
        </w:r>
        <w:r w:rsidRPr="007833D4">
          <w:rPr>
            <w:rFonts w:eastAsia="Garamond" w:cs="Garamond"/>
          </w:rPr>
          <w:t>Western Perspectives (WE)</w:t>
        </w:r>
      </w:ins>
    </w:p>
    <w:p w14:paraId="5411624E" w14:textId="77777777" w:rsidR="00C761A9" w:rsidRPr="007833D4" w:rsidRDefault="00C761A9" w:rsidP="00C761A9">
      <w:pPr>
        <w:spacing w:after="0"/>
        <w:ind w:left="180" w:hanging="180"/>
        <w:rPr>
          <w:ins w:id="3152" w:author="Summer 2023 updates" w:date="2024-07-31T13:42:00Z"/>
          <w:rFonts w:eastAsia="Garamond" w:cs="Garamond"/>
        </w:rPr>
      </w:pPr>
      <w:ins w:id="3153" w:author="Summer 2023 updates" w:date="2024-07-31T13:42:00Z">
        <w:r w:rsidRPr="007833D4">
          <w:rPr>
            <w:rFonts w:eastAsia="Garamond" w:cs="Garamond"/>
          </w:rPr>
          <w:t>HIS-325 Recent American History I (WE)</w:t>
        </w:r>
      </w:ins>
    </w:p>
    <w:p w14:paraId="39F528AC" w14:textId="77777777" w:rsidR="00C761A9" w:rsidRPr="007833D4" w:rsidRDefault="00C761A9" w:rsidP="00C761A9">
      <w:pPr>
        <w:spacing w:after="0"/>
        <w:ind w:left="180" w:hanging="180"/>
        <w:rPr>
          <w:ins w:id="3154" w:author="Summer 2023 updates" w:date="2024-07-31T13:42:00Z"/>
          <w:rFonts w:eastAsia="Garamond" w:cs="Garamond"/>
        </w:rPr>
      </w:pPr>
      <w:ins w:id="3155" w:author="Summer 2023 updates" w:date="2024-07-31T13:42:00Z">
        <w:r w:rsidRPr="007833D4">
          <w:rPr>
            <w:rFonts w:eastAsia="Garamond" w:cs="Garamond"/>
          </w:rPr>
          <w:t>HIS-328 Sport and Spectacle in Ancient Greece and Rome (WE)</w:t>
        </w:r>
      </w:ins>
    </w:p>
    <w:p w14:paraId="0D261C43" w14:textId="77777777" w:rsidR="00C761A9" w:rsidRPr="007833D4" w:rsidRDefault="00C761A9" w:rsidP="00C761A9">
      <w:pPr>
        <w:spacing w:after="0"/>
        <w:ind w:left="180" w:hanging="180"/>
        <w:rPr>
          <w:ins w:id="3156" w:author="Summer 2023 updates" w:date="2024-07-31T13:42:00Z"/>
          <w:rFonts w:eastAsia="Garamond" w:cs="Garamond"/>
        </w:rPr>
      </w:pPr>
      <w:ins w:id="3157" w:author="Summer 2023 updates" w:date="2024-07-31T13:42:00Z">
        <w:r w:rsidRPr="007833D4">
          <w:rPr>
            <w:rFonts w:eastAsia="Garamond" w:cs="Garamond"/>
          </w:rPr>
          <w:t>HIS-335 Recent American History II (WE)</w:t>
        </w:r>
      </w:ins>
    </w:p>
    <w:p w14:paraId="0A16FEA6" w14:textId="77777777" w:rsidR="00C761A9" w:rsidRPr="007833D4" w:rsidRDefault="00C761A9" w:rsidP="00C761A9">
      <w:pPr>
        <w:spacing w:after="0"/>
        <w:ind w:left="180" w:hanging="180"/>
        <w:rPr>
          <w:ins w:id="3158" w:author="Summer 2023 updates" w:date="2024-07-31T13:42:00Z"/>
          <w:rFonts w:eastAsia="Garamond" w:cs="Garamond"/>
        </w:rPr>
      </w:pPr>
      <w:ins w:id="3159" w:author="Summer 2023 updates" w:date="2024-07-31T13:42:00Z">
        <w:r w:rsidRPr="007833D4">
          <w:rPr>
            <w:rFonts w:eastAsia="Garamond" w:cs="Garamond"/>
          </w:rPr>
          <w:t>HIS-347 African American History (WE)</w:t>
        </w:r>
      </w:ins>
    </w:p>
    <w:p w14:paraId="2F33E4A5" w14:textId="77777777" w:rsidR="00C761A9" w:rsidRPr="007833D4" w:rsidRDefault="00C761A9" w:rsidP="00C761A9">
      <w:pPr>
        <w:spacing w:after="0"/>
        <w:ind w:left="180" w:hanging="180"/>
        <w:rPr>
          <w:moveTo w:id="3160" w:author="Summer 2023 updates" w:date="2024-07-31T13:42:00Z"/>
          <w:rPrChange w:id="3161" w:author="Summer 2023 updates" w:date="2024-07-31T13:42:00Z">
            <w:rPr>
              <w:moveTo w:id="3162" w:author="Summer 2023 updates" w:date="2024-07-31T13:42:00Z"/>
              <w:color w:val="000000" w:themeColor="text1"/>
            </w:rPr>
          </w:rPrChange>
        </w:rPr>
        <w:pPrChange w:id="3163" w:author="Summer 2023 updates" w:date="2024-07-31T13:42:00Z">
          <w:pPr>
            <w:spacing w:after="0"/>
          </w:pPr>
        </w:pPrChange>
      </w:pPr>
      <w:moveToRangeStart w:id="3164" w:author="Summer 2023 updates" w:date="2024-07-31T13:42:00Z" w:name="move173325775"/>
      <w:moveTo w:id="3165" w:author="Summer 2023 updates" w:date="2024-07-31T13:42:00Z">
        <w:r w:rsidRPr="007833D4">
          <w:rPr>
            <w:rPrChange w:id="3166" w:author="Summer 2023 updates" w:date="2024-07-31T13:42:00Z">
              <w:rPr>
                <w:color w:val="000000" w:themeColor="text1"/>
              </w:rPr>
            </w:rPrChange>
          </w:rPr>
          <w:t>HIS-355 19</w:t>
        </w:r>
        <w:r w:rsidRPr="007833D4">
          <w:rPr>
            <w:rPrChange w:id="3167" w:author="Summer 2023 updates" w:date="2024-07-31T13:42:00Z">
              <w:rPr>
                <w:color w:val="000000" w:themeColor="text1"/>
                <w:vertAlign w:val="superscript"/>
              </w:rPr>
            </w:rPrChange>
          </w:rPr>
          <w:t>th</w:t>
        </w:r>
        <w:r w:rsidRPr="007833D4">
          <w:rPr>
            <w:rPrChange w:id="3168" w:author="Summer 2023 updates" w:date="2024-07-31T13:42:00Z">
              <w:rPr>
                <w:color w:val="000000" w:themeColor="text1"/>
              </w:rPr>
            </w:rPrChange>
          </w:rPr>
          <w:t>-Century Europe (WE)</w:t>
        </w:r>
      </w:moveTo>
    </w:p>
    <w:p w14:paraId="74D76C93" w14:textId="77777777" w:rsidR="00C761A9" w:rsidRPr="007833D4" w:rsidRDefault="00C761A9" w:rsidP="00C761A9">
      <w:pPr>
        <w:spacing w:after="0"/>
        <w:ind w:left="180" w:hanging="180"/>
        <w:rPr>
          <w:moveTo w:id="3169" w:author="Summer 2023 updates" w:date="2024-07-31T13:42:00Z"/>
          <w:rPrChange w:id="3170" w:author="Summer 2023 updates" w:date="2024-07-31T13:42:00Z">
            <w:rPr>
              <w:moveTo w:id="3171" w:author="Summer 2023 updates" w:date="2024-07-31T13:42:00Z"/>
              <w:color w:val="000000" w:themeColor="text1"/>
            </w:rPr>
          </w:rPrChange>
        </w:rPr>
        <w:pPrChange w:id="3172" w:author="Summer 2023 updates" w:date="2024-07-31T13:42:00Z">
          <w:pPr>
            <w:spacing w:after="0"/>
          </w:pPr>
        </w:pPrChange>
      </w:pPr>
      <w:moveTo w:id="3173" w:author="Summer 2023 updates" w:date="2024-07-31T13:42:00Z">
        <w:r w:rsidRPr="007833D4">
          <w:rPr>
            <w:rPrChange w:id="3174" w:author="Summer 2023 updates" w:date="2024-07-31T13:42:00Z">
              <w:rPr>
                <w:color w:val="000000" w:themeColor="text1"/>
              </w:rPr>
            </w:rPrChange>
          </w:rPr>
          <w:t>HIS-365 20</w:t>
        </w:r>
        <w:r w:rsidRPr="007833D4">
          <w:rPr>
            <w:rPrChange w:id="3175" w:author="Summer 2023 updates" w:date="2024-07-31T13:42:00Z">
              <w:rPr>
                <w:color w:val="000000" w:themeColor="text1"/>
                <w:vertAlign w:val="superscript"/>
              </w:rPr>
            </w:rPrChange>
          </w:rPr>
          <w:t>th</w:t>
        </w:r>
        <w:r w:rsidRPr="007833D4">
          <w:rPr>
            <w:rPrChange w:id="3176" w:author="Summer 2023 updates" w:date="2024-07-31T13:42:00Z">
              <w:rPr>
                <w:color w:val="000000" w:themeColor="text1"/>
              </w:rPr>
            </w:rPrChange>
          </w:rPr>
          <w:t>-Century Europe (WE)</w:t>
        </w:r>
      </w:moveTo>
    </w:p>
    <w:p w14:paraId="076D2D0E" w14:textId="77777777" w:rsidR="00C761A9" w:rsidRPr="007833D4" w:rsidRDefault="00C761A9" w:rsidP="00C761A9">
      <w:pPr>
        <w:spacing w:after="0"/>
        <w:ind w:left="180" w:hanging="180"/>
        <w:rPr>
          <w:moveTo w:id="3177" w:author="Summer 2023 updates" w:date="2024-07-31T13:42:00Z"/>
          <w:rPrChange w:id="3178" w:author="Summer 2023 updates" w:date="2024-07-31T13:42:00Z">
            <w:rPr>
              <w:moveTo w:id="3179" w:author="Summer 2023 updates" w:date="2024-07-31T13:42:00Z"/>
              <w:color w:val="000000" w:themeColor="text1"/>
            </w:rPr>
          </w:rPrChange>
        </w:rPr>
        <w:pPrChange w:id="3180" w:author="Summer 2023 updates" w:date="2024-07-31T13:42:00Z">
          <w:pPr>
            <w:spacing w:after="0"/>
          </w:pPr>
        </w:pPrChange>
      </w:pPr>
      <w:moveTo w:id="3181" w:author="Summer 2023 updates" w:date="2024-07-31T13:42:00Z">
        <w:r w:rsidRPr="007833D4">
          <w:rPr>
            <w:rPrChange w:id="3182" w:author="Summer 2023 updates" w:date="2024-07-31T13:42:00Z">
              <w:rPr>
                <w:color w:val="000000" w:themeColor="text1"/>
              </w:rPr>
            </w:rPrChange>
          </w:rPr>
          <w:t>HIS-372 Early Modern Europe (WE)</w:t>
        </w:r>
      </w:moveTo>
    </w:p>
    <w:moveToRangeEnd w:id="3164"/>
    <w:p w14:paraId="02662A10" w14:textId="77777777" w:rsidR="00C761A9" w:rsidRPr="00F006DC" w:rsidRDefault="00C761A9" w:rsidP="00C761A9">
      <w:pPr>
        <w:spacing w:after="0"/>
        <w:ind w:left="180" w:hanging="180"/>
        <w:rPr>
          <w:ins w:id="3183" w:author="Summer 2023 updates" w:date="2024-07-31T13:42:00Z"/>
          <w:rFonts w:eastAsia="Garamond" w:cs="Garamond"/>
        </w:rPr>
      </w:pPr>
      <w:ins w:id="3184" w:author="Summer 2023 updates" w:date="2024-07-31T13:42:00Z">
        <w:r w:rsidRPr="007833D4">
          <w:rPr>
            <w:rFonts w:eastAsia="Garamond" w:cs="Garamond"/>
          </w:rPr>
          <w:t xml:space="preserve">HIS-387 American Colonial </w:t>
        </w:r>
        <w:r w:rsidRPr="00F006DC">
          <w:rPr>
            <w:rFonts w:eastAsia="Garamond" w:cs="Garamond"/>
          </w:rPr>
          <w:t>History (WE)</w:t>
        </w:r>
      </w:ins>
    </w:p>
    <w:p w14:paraId="24684F3A" w14:textId="77777777" w:rsidR="00C761A9" w:rsidRPr="00F006DC" w:rsidRDefault="00C761A9" w:rsidP="00C761A9">
      <w:pPr>
        <w:spacing w:after="0"/>
        <w:ind w:left="180" w:hanging="180"/>
        <w:rPr>
          <w:ins w:id="3185" w:author="Summer 2023 updates" w:date="2024-07-31T13:42:00Z"/>
          <w:rFonts w:eastAsia="Garamond" w:cs="Garamond"/>
        </w:rPr>
      </w:pPr>
      <w:ins w:id="3186" w:author="Summer 2023 updates" w:date="2024-07-31T13:42:00Z">
        <w:r w:rsidRPr="00F006DC">
          <w:rPr>
            <w:rFonts w:eastAsia="Garamond" w:cs="Garamond"/>
          </w:rPr>
          <w:t>HIS-395 United States Diplomatic History (WE)</w:t>
        </w:r>
      </w:ins>
    </w:p>
    <w:p w14:paraId="50B42C61" w14:textId="77777777" w:rsidR="00C761A9" w:rsidRPr="00F006DC" w:rsidRDefault="00C761A9" w:rsidP="00C761A9">
      <w:pPr>
        <w:spacing w:after="0"/>
        <w:ind w:left="180" w:hanging="180"/>
        <w:rPr>
          <w:ins w:id="3187" w:author="Summer 2023 updates" w:date="2024-07-31T13:42:00Z"/>
          <w:rFonts w:eastAsia="Garamond" w:cs="Garamond"/>
        </w:rPr>
      </w:pPr>
      <w:ins w:id="3188" w:author="Summer 2023 updates" w:date="2024-07-31T13:42:00Z">
        <w:r w:rsidRPr="00F006DC">
          <w:rPr>
            <w:rFonts w:eastAsia="Garamond" w:cs="Garamond"/>
          </w:rPr>
          <w:t>HIS-466 Seminar in Asian History (WE)</w:t>
        </w:r>
      </w:ins>
    </w:p>
    <w:p w14:paraId="2B175A95" w14:textId="77777777" w:rsidR="00C761A9" w:rsidRPr="00F006DC" w:rsidRDefault="00C761A9" w:rsidP="00C761A9">
      <w:pPr>
        <w:spacing w:after="0"/>
        <w:ind w:left="180" w:hanging="180"/>
        <w:rPr>
          <w:ins w:id="3189" w:author="Summer 2023 updates" w:date="2024-07-31T13:42:00Z"/>
          <w:rFonts w:eastAsia="Garamond" w:cs="Garamond"/>
        </w:rPr>
      </w:pPr>
      <w:ins w:id="3190" w:author="Summer 2023 updates" w:date="2024-07-31T13:42:00Z">
        <w:r w:rsidRPr="00F006DC">
          <w:rPr>
            <w:rFonts w:eastAsia="Garamond" w:cs="Garamond"/>
          </w:rPr>
          <w:t>LTN-115 Basic Latin</w:t>
        </w:r>
      </w:ins>
    </w:p>
    <w:p w14:paraId="39FADBB3" w14:textId="77777777" w:rsidR="00C761A9" w:rsidRPr="00F006DC" w:rsidRDefault="00C761A9" w:rsidP="00C761A9">
      <w:pPr>
        <w:spacing w:after="0"/>
        <w:ind w:left="180" w:hanging="180"/>
        <w:rPr>
          <w:ins w:id="3191" w:author="Summer 2023 updates" w:date="2024-07-31T13:42:00Z"/>
          <w:rFonts w:eastAsia="Garamond" w:cs="Garamond"/>
        </w:rPr>
      </w:pPr>
      <w:ins w:id="3192" w:author="Summer 2023 updates" w:date="2024-07-31T13:42:00Z">
        <w:r w:rsidRPr="00F006DC">
          <w:rPr>
            <w:rFonts w:eastAsia="Garamond" w:cs="Garamond"/>
          </w:rPr>
          <w:t>MU-157</w:t>
        </w:r>
        <w:r w:rsidRPr="00F006DC">
          <w:rPr>
            <w:rFonts w:eastAsia="Garamond" w:cs="Garamond"/>
          </w:rPr>
          <w:tab/>
          <w:t xml:space="preserve"> Introduction to Jazz History</w:t>
        </w:r>
      </w:ins>
    </w:p>
    <w:p w14:paraId="67CB2623" w14:textId="77777777" w:rsidR="00C761A9" w:rsidRPr="00F006DC" w:rsidRDefault="00C761A9" w:rsidP="00C761A9">
      <w:pPr>
        <w:spacing w:after="0"/>
        <w:ind w:left="180" w:hanging="180"/>
        <w:rPr>
          <w:ins w:id="3193" w:author="Summer 2023 updates" w:date="2024-07-31T13:42:00Z"/>
          <w:rFonts w:eastAsia="Garamond" w:cs="Garamond"/>
        </w:rPr>
      </w:pPr>
      <w:ins w:id="3194" w:author="Summer 2023 updates" w:date="2024-07-31T13:42:00Z">
        <w:r w:rsidRPr="00F006DC">
          <w:rPr>
            <w:rFonts w:eastAsia="Garamond" w:cs="Garamond"/>
          </w:rPr>
          <w:t>MU-166 Topics in Music: Non-Western Perspectives</w:t>
        </w:r>
      </w:ins>
    </w:p>
    <w:p w14:paraId="7782EAD2" w14:textId="77777777" w:rsidR="00C761A9" w:rsidRPr="00F006DC" w:rsidRDefault="00C761A9" w:rsidP="00C761A9">
      <w:pPr>
        <w:spacing w:after="0"/>
        <w:ind w:left="180" w:hanging="180"/>
        <w:rPr>
          <w:ins w:id="3195" w:author="Summer 2023 updates" w:date="2024-07-31T13:42:00Z"/>
          <w:rFonts w:eastAsia="Garamond" w:cs="Garamond"/>
        </w:rPr>
      </w:pPr>
      <w:ins w:id="3196" w:author="Summer 2023 updates" w:date="2024-07-31T13:42:00Z">
        <w:r w:rsidRPr="00F006DC">
          <w:rPr>
            <w:rFonts w:eastAsia="Garamond" w:cs="Garamond"/>
          </w:rPr>
          <w:t>MU-255 Music History and Literature I (WE)</w:t>
        </w:r>
      </w:ins>
    </w:p>
    <w:p w14:paraId="74777FE2" w14:textId="77777777" w:rsidR="00C761A9" w:rsidRDefault="00C761A9" w:rsidP="00C761A9">
      <w:pPr>
        <w:spacing w:after="0"/>
        <w:ind w:left="180" w:hanging="180"/>
        <w:rPr>
          <w:ins w:id="3197" w:author="Summer 2023 updates" w:date="2024-07-31T13:42:00Z"/>
          <w:rFonts w:eastAsia="Garamond" w:cs="Garamond"/>
        </w:rPr>
      </w:pPr>
      <w:ins w:id="3198" w:author="Summer 2023 updates" w:date="2024-07-31T13:42:00Z">
        <w:r>
          <w:rPr>
            <w:rFonts w:eastAsia="Garamond" w:cs="Garamond"/>
          </w:rPr>
          <w:t>MU-284 Topics in Music</w:t>
        </w:r>
      </w:ins>
    </w:p>
    <w:p w14:paraId="2771FC36" w14:textId="77777777" w:rsidR="00C761A9" w:rsidRPr="00F006DC" w:rsidRDefault="00C761A9" w:rsidP="00C761A9">
      <w:pPr>
        <w:spacing w:after="0"/>
        <w:ind w:left="180" w:hanging="180"/>
        <w:rPr>
          <w:ins w:id="3199" w:author="Summer 2023 updates" w:date="2024-07-31T13:42:00Z"/>
          <w:rFonts w:eastAsia="Garamond" w:cs="Garamond"/>
        </w:rPr>
      </w:pPr>
      <w:ins w:id="3200" w:author="Summer 2023 updates" w:date="2024-07-31T13:42:00Z">
        <w:r w:rsidRPr="00F006DC">
          <w:rPr>
            <w:rFonts w:eastAsia="Garamond" w:cs="Garamond"/>
          </w:rPr>
          <w:t>MU-355</w:t>
        </w:r>
        <w:r w:rsidRPr="00F006DC">
          <w:rPr>
            <w:rFonts w:eastAsia="Garamond" w:cs="Garamond"/>
          </w:rPr>
          <w:tab/>
          <w:t xml:space="preserve"> Music History and Literature II (WE)</w:t>
        </w:r>
      </w:ins>
    </w:p>
    <w:p w14:paraId="5AE567E0" w14:textId="24634780" w:rsidR="00C761A9" w:rsidRPr="00F006DC" w:rsidRDefault="00C761A9" w:rsidP="00C761A9">
      <w:pPr>
        <w:spacing w:after="0"/>
        <w:ind w:left="180" w:hanging="180"/>
        <w:rPr>
          <w:ins w:id="3201" w:author="Summer 2023 updates" w:date="2024-07-31T13:42:00Z"/>
          <w:rFonts w:eastAsia="Garamond" w:cs="Garamond"/>
        </w:rPr>
      </w:pPr>
      <w:ins w:id="3202" w:author="Summer 2023 updates" w:date="2024-07-31T13:42:00Z">
        <w:r w:rsidRPr="00F006DC">
          <w:rPr>
            <w:rFonts w:eastAsia="Garamond" w:cs="Garamond"/>
          </w:rPr>
          <w:t>MU-458</w:t>
        </w:r>
        <w:r w:rsidRPr="00F006DC">
          <w:rPr>
            <w:rFonts w:eastAsia="Garamond" w:cs="Garamond"/>
          </w:rPr>
          <w:tab/>
          <w:t xml:space="preserve"> Music History and Literatu</w:t>
        </w:r>
        <w:r w:rsidR="00B50939">
          <w:rPr>
            <w:rFonts w:eastAsia="Garamond" w:cs="Garamond"/>
          </w:rPr>
          <w:t>re III</w:t>
        </w:r>
      </w:ins>
    </w:p>
    <w:p w14:paraId="0AB8C98C" w14:textId="77777777" w:rsidR="002E4127" w:rsidRDefault="002E4127" w:rsidP="00C761A9">
      <w:pPr>
        <w:spacing w:after="0"/>
        <w:ind w:left="180" w:hanging="180"/>
        <w:rPr>
          <w:ins w:id="3203" w:author="Summer 2023 updates" w:date="2024-07-31T13:42:00Z"/>
          <w:rFonts w:eastAsia="Garamond" w:cs="Garamond"/>
        </w:rPr>
      </w:pPr>
    </w:p>
    <w:p w14:paraId="2DCEE86C" w14:textId="7C8EBB6A" w:rsidR="00C761A9" w:rsidRPr="00F006DC" w:rsidRDefault="00C761A9" w:rsidP="00C761A9">
      <w:pPr>
        <w:spacing w:after="0"/>
        <w:ind w:left="180" w:hanging="180"/>
        <w:rPr>
          <w:ins w:id="3204" w:author="Summer 2023 updates" w:date="2024-07-31T13:42:00Z"/>
          <w:rFonts w:eastAsia="Garamond" w:cs="Garamond"/>
        </w:rPr>
      </w:pPr>
      <w:ins w:id="3205" w:author="Summer 2023 updates" w:date="2024-07-31T13:42:00Z">
        <w:r w:rsidRPr="00F006DC">
          <w:rPr>
            <w:rFonts w:eastAsia="Garamond" w:cs="Garamond"/>
          </w:rPr>
          <w:t>PHL-105 Intro to Philosophy (WE)</w:t>
        </w:r>
      </w:ins>
    </w:p>
    <w:p w14:paraId="75B74E39" w14:textId="77777777" w:rsidR="00C761A9" w:rsidRPr="00F006DC" w:rsidRDefault="00C761A9" w:rsidP="00C761A9">
      <w:pPr>
        <w:spacing w:after="0"/>
        <w:ind w:left="180" w:hanging="180"/>
        <w:rPr>
          <w:ins w:id="3206" w:author="Summer 2023 updates" w:date="2024-07-31T13:42:00Z"/>
          <w:rFonts w:eastAsia="Garamond" w:cs="Garamond"/>
        </w:rPr>
      </w:pPr>
      <w:ins w:id="3207" w:author="Summer 2023 updates" w:date="2024-07-31T13:42:00Z">
        <w:r w:rsidRPr="00F006DC">
          <w:rPr>
            <w:rFonts w:eastAsia="Garamond" w:cs="Garamond"/>
          </w:rPr>
          <w:t>PHL-128 Morality and Moral Controversies (WE)</w:t>
        </w:r>
      </w:ins>
    </w:p>
    <w:p w14:paraId="1440DC7E" w14:textId="77777777" w:rsidR="00C761A9" w:rsidRPr="00F006DC" w:rsidRDefault="00C761A9" w:rsidP="00C761A9">
      <w:pPr>
        <w:spacing w:after="0"/>
        <w:ind w:left="180" w:hanging="180"/>
        <w:rPr>
          <w:ins w:id="3208" w:author="Summer 2023 updates" w:date="2024-07-31T13:42:00Z"/>
          <w:rFonts w:eastAsia="Garamond" w:cs="Garamond"/>
        </w:rPr>
      </w:pPr>
      <w:ins w:id="3209" w:author="Summer 2023 updates" w:date="2024-07-31T13:42:00Z">
        <w:r w:rsidRPr="00F006DC">
          <w:rPr>
            <w:rFonts w:eastAsia="Garamond" w:cs="Garamond"/>
          </w:rPr>
          <w:t>PHL-138 Freedom, State, and Society (WE)</w:t>
        </w:r>
      </w:ins>
    </w:p>
    <w:p w14:paraId="175783F3" w14:textId="77777777" w:rsidR="00C761A9" w:rsidRPr="00F006DC" w:rsidRDefault="00C761A9" w:rsidP="00C761A9">
      <w:pPr>
        <w:spacing w:after="0"/>
        <w:ind w:left="180" w:hanging="180"/>
        <w:rPr>
          <w:ins w:id="3210" w:author="Summer 2023 updates" w:date="2024-07-31T13:42:00Z"/>
          <w:rFonts w:eastAsia="Garamond" w:cs="Garamond"/>
        </w:rPr>
      </w:pPr>
      <w:ins w:id="3211" w:author="Summer 2023 updates" w:date="2024-07-31T13:42:00Z">
        <w:r w:rsidRPr="00F006DC">
          <w:rPr>
            <w:rFonts w:eastAsia="Garamond" w:cs="Garamond"/>
          </w:rPr>
          <w:t>PHL-165 Biomedical Ethics (WE)</w:t>
        </w:r>
      </w:ins>
    </w:p>
    <w:p w14:paraId="136DC145" w14:textId="77777777" w:rsidR="00C761A9" w:rsidRPr="00F006DC" w:rsidRDefault="00C761A9" w:rsidP="00C761A9">
      <w:pPr>
        <w:spacing w:after="0"/>
        <w:ind w:left="180" w:hanging="180"/>
        <w:rPr>
          <w:ins w:id="3212" w:author="Summer 2023 updates" w:date="2024-07-31T13:42:00Z"/>
          <w:rFonts w:eastAsia="Garamond" w:cs="Garamond"/>
        </w:rPr>
      </w:pPr>
      <w:ins w:id="3213" w:author="Summer 2023 updates" w:date="2024-07-31T13:42:00Z">
        <w:r w:rsidRPr="00F006DC">
          <w:rPr>
            <w:rFonts w:eastAsia="Garamond" w:cs="Garamond"/>
          </w:rPr>
          <w:t>PHL-205 Environmental Ethics (WE)</w:t>
        </w:r>
      </w:ins>
    </w:p>
    <w:p w14:paraId="749C2C2F" w14:textId="77777777" w:rsidR="00C761A9" w:rsidRPr="00F006DC" w:rsidRDefault="00C761A9" w:rsidP="00C761A9">
      <w:pPr>
        <w:spacing w:after="0"/>
        <w:ind w:left="180" w:hanging="180"/>
        <w:rPr>
          <w:ins w:id="3214" w:author="Summer 2023 updates" w:date="2024-07-31T13:42:00Z"/>
          <w:rFonts w:eastAsia="Garamond" w:cs="Garamond"/>
        </w:rPr>
      </w:pPr>
      <w:ins w:id="3215" w:author="Summer 2023 updates" w:date="2024-07-31T13:42:00Z">
        <w:r w:rsidRPr="00F006DC">
          <w:rPr>
            <w:rFonts w:eastAsia="Garamond" w:cs="Garamond"/>
          </w:rPr>
          <w:t>PHL-210 Topics in Philosophy (WE)</w:t>
        </w:r>
      </w:ins>
    </w:p>
    <w:p w14:paraId="26580927" w14:textId="77777777" w:rsidR="00C761A9" w:rsidRPr="00F006DC" w:rsidRDefault="00C761A9" w:rsidP="00C761A9">
      <w:pPr>
        <w:spacing w:after="0"/>
        <w:ind w:left="180" w:hanging="180"/>
        <w:rPr>
          <w:ins w:id="3216" w:author="Summer 2023 updates" w:date="2024-07-31T13:42:00Z"/>
          <w:rFonts w:eastAsia="Garamond" w:cs="Garamond"/>
        </w:rPr>
      </w:pPr>
      <w:ins w:id="3217" w:author="Summer 2023 updates" w:date="2024-07-31T13:42:00Z">
        <w:r w:rsidRPr="00F006DC">
          <w:rPr>
            <w:rFonts w:eastAsia="Garamond" w:cs="Garamond"/>
          </w:rPr>
          <w:t>PHL-220 Ancient Greek Philosophy (WE)</w:t>
        </w:r>
      </w:ins>
    </w:p>
    <w:p w14:paraId="1A63DD3C" w14:textId="77777777" w:rsidR="00C761A9" w:rsidRPr="00F006DC" w:rsidRDefault="00C761A9" w:rsidP="00C761A9">
      <w:pPr>
        <w:spacing w:after="0"/>
        <w:ind w:left="180" w:hanging="180"/>
        <w:rPr>
          <w:ins w:id="3218" w:author="Summer 2023 updates" w:date="2024-07-31T13:42:00Z"/>
          <w:rFonts w:eastAsia="Garamond" w:cs="Garamond"/>
        </w:rPr>
      </w:pPr>
      <w:ins w:id="3219" w:author="Summer 2023 updates" w:date="2024-07-31T13:42:00Z">
        <w:r w:rsidRPr="00F006DC">
          <w:rPr>
            <w:rFonts w:eastAsia="Garamond" w:cs="Garamond"/>
          </w:rPr>
          <w:t>PHL-230 Medieval Philosophy (WE)</w:t>
        </w:r>
      </w:ins>
    </w:p>
    <w:p w14:paraId="042B05E4" w14:textId="77777777" w:rsidR="00C761A9" w:rsidRPr="00F006DC" w:rsidRDefault="00C761A9" w:rsidP="00C761A9">
      <w:pPr>
        <w:spacing w:after="0"/>
        <w:ind w:left="180" w:hanging="180"/>
        <w:rPr>
          <w:ins w:id="3220" w:author="Summer 2023 updates" w:date="2024-07-31T13:42:00Z"/>
          <w:rFonts w:eastAsia="Garamond" w:cs="Garamond"/>
        </w:rPr>
      </w:pPr>
      <w:ins w:id="3221" w:author="Summer 2023 updates" w:date="2024-07-31T13:42:00Z">
        <w:r w:rsidRPr="00F006DC">
          <w:rPr>
            <w:rFonts w:eastAsia="Garamond" w:cs="Garamond"/>
          </w:rPr>
          <w:t>PHL-235 Philosophy of Science (WE)</w:t>
        </w:r>
      </w:ins>
    </w:p>
    <w:p w14:paraId="018DAD0F" w14:textId="77777777" w:rsidR="00C761A9" w:rsidRPr="00F006DC" w:rsidRDefault="00C761A9" w:rsidP="00C761A9">
      <w:pPr>
        <w:spacing w:after="0"/>
        <w:ind w:left="180" w:hanging="180"/>
        <w:rPr>
          <w:ins w:id="3222" w:author="Summer 2023 updates" w:date="2024-07-31T13:42:00Z"/>
          <w:rFonts w:eastAsia="Garamond" w:cs="Garamond"/>
        </w:rPr>
      </w:pPr>
      <w:ins w:id="3223" w:author="Summer 2023 updates" w:date="2024-07-31T13:42:00Z">
        <w:r w:rsidRPr="00F006DC">
          <w:rPr>
            <w:rFonts w:eastAsia="Garamond" w:cs="Garamond"/>
          </w:rPr>
          <w:t>PHL-240 Early Modern Philosophy (WE)</w:t>
        </w:r>
      </w:ins>
    </w:p>
    <w:p w14:paraId="3334D8E3" w14:textId="77777777" w:rsidR="00C761A9" w:rsidRPr="00F006DC" w:rsidRDefault="00C761A9" w:rsidP="00C761A9">
      <w:pPr>
        <w:spacing w:after="0"/>
        <w:ind w:left="180" w:hanging="180"/>
        <w:rPr>
          <w:ins w:id="3224" w:author="Summer 2023 updates" w:date="2024-07-31T13:42:00Z"/>
          <w:rFonts w:eastAsia="Garamond" w:cs="Garamond"/>
        </w:rPr>
      </w:pPr>
      <w:ins w:id="3225" w:author="Summer 2023 updates" w:date="2024-07-31T13:42:00Z">
        <w:r w:rsidRPr="00F006DC">
          <w:rPr>
            <w:rFonts w:eastAsia="Garamond" w:cs="Garamond"/>
          </w:rPr>
          <w:t>PHL-245 Minds, Brains, and Robots (WE)</w:t>
        </w:r>
      </w:ins>
    </w:p>
    <w:p w14:paraId="0D715E67" w14:textId="77777777" w:rsidR="00C761A9" w:rsidRPr="00F006DC" w:rsidRDefault="00C761A9" w:rsidP="00C761A9">
      <w:pPr>
        <w:spacing w:after="0"/>
        <w:ind w:left="180" w:hanging="180"/>
        <w:rPr>
          <w:ins w:id="3226" w:author="Summer 2023 updates" w:date="2024-07-31T13:42:00Z"/>
          <w:rFonts w:eastAsia="Garamond" w:cs="Garamond"/>
        </w:rPr>
      </w:pPr>
      <w:ins w:id="3227" w:author="Summer 2023 updates" w:date="2024-07-31T13:42:00Z">
        <w:r w:rsidRPr="00F006DC">
          <w:rPr>
            <w:rFonts w:eastAsia="Garamond" w:cs="Garamond"/>
          </w:rPr>
          <w:t>PHL-255 Existentialism (WE)</w:t>
        </w:r>
      </w:ins>
    </w:p>
    <w:p w14:paraId="513F3D8B" w14:textId="77777777" w:rsidR="00C761A9" w:rsidRPr="00F006DC" w:rsidRDefault="00C761A9" w:rsidP="00C761A9">
      <w:pPr>
        <w:spacing w:after="0"/>
        <w:ind w:left="180" w:hanging="180"/>
        <w:rPr>
          <w:ins w:id="3228" w:author="Summer 2023 updates" w:date="2024-07-31T13:42:00Z"/>
          <w:rFonts w:eastAsia="Garamond" w:cs="Garamond"/>
        </w:rPr>
      </w:pPr>
      <w:ins w:id="3229" w:author="Summer 2023 updates" w:date="2024-07-31T13:42:00Z">
        <w:r w:rsidRPr="00F006DC">
          <w:rPr>
            <w:rFonts w:eastAsia="Garamond" w:cs="Garamond"/>
          </w:rPr>
          <w:t>PHL-265 Political Philosophy (WE)</w:t>
        </w:r>
      </w:ins>
    </w:p>
    <w:p w14:paraId="0228CE76" w14:textId="77777777" w:rsidR="00C761A9" w:rsidRPr="00F006DC" w:rsidRDefault="00C761A9" w:rsidP="00C761A9">
      <w:pPr>
        <w:spacing w:after="0"/>
        <w:ind w:left="180" w:hanging="180"/>
        <w:rPr>
          <w:ins w:id="3230" w:author="Summer 2023 updates" w:date="2024-07-31T13:42:00Z"/>
          <w:rFonts w:eastAsia="Garamond" w:cs="Garamond"/>
        </w:rPr>
      </w:pPr>
      <w:ins w:id="3231" w:author="Summer 2023 updates" w:date="2024-07-31T13:42:00Z">
        <w:r w:rsidRPr="00F006DC">
          <w:rPr>
            <w:rFonts w:eastAsia="Garamond" w:cs="Garamond"/>
          </w:rPr>
          <w:t>PHL-270 Ethical Theory (WE)</w:t>
        </w:r>
      </w:ins>
    </w:p>
    <w:p w14:paraId="72852F46" w14:textId="77777777" w:rsidR="00C761A9" w:rsidRPr="00F006DC" w:rsidRDefault="00C761A9" w:rsidP="00C761A9">
      <w:pPr>
        <w:spacing w:after="0"/>
        <w:ind w:left="180" w:hanging="180"/>
        <w:rPr>
          <w:ins w:id="3232" w:author="Summer 2023 updates" w:date="2024-07-31T13:42:00Z"/>
          <w:rFonts w:eastAsia="Garamond" w:cs="Garamond"/>
        </w:rPr>
      </w:pPr>
      <w:ins w:id="3233" w:author="Summer 2023 updates" w:date="2024-07-31T13:42:00Z">
        <w:r w:rsidRPr="00F006DC">
          <w:rPr>
            <w:rFonts w:eastAsia="Garamond" w:cs="Garamond"/>
          </w:rPr>
          <w:t>PHL-277 Philosophy of Gender and Race (WE)</w:t>
        </w:r>
      </w:ins>
    </w:p>
    <w:p w14:paraId="7A73894A" w14:textId="77777777" w:rsidR="00C761A9" w:rsidRPr="00F006DC" w:rsidRDefault="00C761A9" w:rsidP="00C761A9">
      <w:pPr>
        <w:spacing w:after="0"/>
        <w:ind w:left="180" w:hanging="180"/>
        <w:rPr>
          <w:ins w:id="3234" w:author="Summer 2023 updates" w:date="2024-07-31T13:42:00Z"/>
          <w:rFonts w:eastAsia="Garamond" w:cs="Garamond"/>
        </w:rPr>
      </w:pPr>
      <w:ins w:id="3235" w:author="Summer 2023 updates" w:date="2024-07-31T13:42:00Z">
        <w:r w:rsidRPr="00F006DC">
          <w:rPr>
            <w:rFonts w:eastAsia="Garamond" w:cs="Garamond"/>
          </w:rPr>
          <w:t>PHL-285 Law, Morality, and Punishment (WE)</w:t>
        </w:r>
      </w:ins>
    </w:p>
    <w:p w14:paraId="3D66CC33" w14:textId="77777777" w:rsidR="00C761A9" w:rsidRPr="00F006DC" w:rsidRDefault="00C761A9" w:rsidP="00C761A9">
      <w:pPr>
        <w:spacing w:after="0"/>
        <w:ind w:left="180" w:hanging="180"/>
        <w:rPr>
          <w:ins w:id="3236" w:author="Summer 2023 updates" w:date="2024-07-31T13:42:00Z"/>
          <w:rFonts w:eastAsia="Garamond" w:cs="Garamond"/>
        </w:rPr>
      </w:pPr>
      <w:ins w:id="3237" w:author="Summer 2023 updates" w:date="2024-07-31T13:42:00Z">
        <w:r w:rsidRPr="00F006DC">
          <w:rPr>
            <w:rFonts w:eastAsia="Garamond" w:cs="Garamond"/>
          </w:rPr>
          <w:t>PHY-105 Physics: An Historical Approach (WE)</w:t>
        </w:r>
      </w:ins>
    </w:p>
    <w:p w14:paraId="2BB4A528" w14:textId="77777777" w:rsidR="00C761A9" w:rsidRPr="00F006DC" w:rsidRDefault="00C761A9" w:rsidP="00C761A9">
      <w:pPr>
        <w:spacing w:after="0"/>
        <w:ind w:left="180" w:hanging="180"/>
        <w:rPr>
          <w:ins w:id="3238" w:author="Summer 2023 updates" w:date="2024-07-31T13:42:00Z"/>
          <w:rFonts w:eastAsia="Garamond" w:cs="Garamond"/>
        </w:rPr>
      </w:pPr>
      <w:ins w:id="3239" w:author="Summer 2023 updates" w:date="2024-07-31T13:42:00Z">
        <w:r w:rsidRPr="00F006DC">
          <w:rPr>
            <w:rFonts w:eastAsia="Garamond" w:cs="Garamond"/>
          </w:rPr>
          <w:t>REL-101 Intro to Religion (WE)</w:t>
        </w:r>
      </w:ins>
    </w:p>
    <w:p w14:paraId="4C30C732" w14:textId="77777777" w:rsidR="00C761A9" w:rsidRPr="00F006DC" w:rsidRDefault="00C761A9" w:rsidP="00C761A9">
      <w:pPr>
        <w:spacing w:after="0"/>
        <w:ind w:left="180" w:hanging="180"/>
        <w:rPr>
          <w:ins w:id="3240" w:author="Summer 2023 updates" w:date="2024-07-31T13:42:00Z"/>
          <w:rFonts w:eastAsia="Garamond" w:cs="Garamond"/>
        </w:rPr>
      </w:pPr>
      <w:ins w:id="3241" w:author="Summer 2023 updates" w:date="2024-07-31T13:42:00Z">
        <w:r w:rsidRPr="00F006DC">
          <w:rPr>
            <w:rFonts w:eastAsia="Garamond" w:cs="Garamond"/>
          </w:rPr>
          <w:t>REL-103 Belief and Unbelief (WE)</w:t>
        </w:r>
      </w:ins>
    </w:p>
    <w:p w14:paraId="0656B6F0" w14:textId="77777777" w:rsidR="00C761A9" w:rsidRPr="00F006DC" w:rsidRDefault="00C761A9" w:rsidP="00C761A9">
      <w:pPr>
        <w:spacing w:after="0"/>
        <w:ind w:left="180" w:hanging="180"/>
        <w:rPr>
          <w:ins w:id="3242" w:author="Summer 2023 updates" w:date="2024-07-31T13:42:00Z"/>
          <w:rFonts w:eastAsia="Garamond" w:cs="Garamond"/>
        </w:rPr>
      </w:pPr>
      <w:ins w:id="3243" w:author="Summer 2023 updates" w:date="2024-07-31T13:42:00Z">
        <w:r w:rsidRPr="00F006DC">
          <w:rPr>
            <w:rFonts w:eastAsia="Garamond" w:cs="Garamond"/>
          </w:rPr>
          <w:t>REL-105 Intro to Hebrew Bible (WE)</w:t>
        </w:r>
      </w:ins>
    </w:p>
    <w:p w14:paraId="47B4CCA2" w14:textId="77777777" w:rsidR="00C761A9" w:rsidRPr="00F006DC" w:rsidRDefault="00C761A9" w:rsidP="00C761A9">
      <w:pPr>
        <w:spacing w:after="0"/>
        <w:ind w:left="180" w:hanging="180"/>
        <w:rPr>
          <w:ins w:id="3244" w:author="Summer 2023 updates" w:date="2024-07-31T13:42:00Z"/>
          <w:rFonts w:eastAsia="Garamond" w:cs="Garamond"/>
        </w:rPr>
      </w:pPr>
      <w:ins w:id="3245" w:author="Summer 2023 updates" w:date="2024-07-31T13:42:00Z">
        <w:r w:rsidRPr="00F006DC">
          <w:rPr>
            <w:rFonts w:eastAsia="Garamond" w:cs="Garamond"/>
          </w:rPr>
          <w:t>REL-106 Eastern Religions</w:t>
        </w:r>
      </w:ins>
    </w:p>
    <w:p w14:paraId="7E1B4C92" w14:textId="77777777" w:rsidR="00C761A9" w:rsidRPr="00F006DC" w:rsidRDefault="00C761A9" w:rsidP="00C761A9">
      <w:pPr>
        <w:spacing w:after="0"/>
        <w:ind w:left="180" w:hanging="180"/>
        <w:rPr>
          <w:ins w:id="3246" w:author="Summer 2023 updates" w:date="2024-07-31T13:42:00Z"/>
          <w:rFonts w:eastAsia="Garamond" w:cs="Garamond"/>
        </w:rPr>
      </w:pPr>
      <w:ins w:id="3247" w:author="Summer 2023 updates" w:date="2024-07-31T13:42:00Z">
        <w:r w:rsidRPr="00F006DC">
          <w:rPr>
            <w:rFonts w:eastAsia="Garamond" w:cs="Garamond"/>
          </w:rPr>
          <w:t>REL-108 Western Religions (WE)</w:t>
        </w:r>
      </w:ins>
    </w:p>
    <w:p w14:paraId="7855888D" w14:textId="77777777" w:rsidR="00C761A9" w:rsidRPr="00F006DC" w:rsidRDefault="00C761A9" w:rsidP="00C761A9">
      <w:pPr>
        <w:spacing w:after="0"/>
        <w:ind w:left="180" w:hanging="180"/>
        <w:rPr>
          <w:moveTo w:id="3248" w:author="Summer 2023 updates" w:date="2024-07-31T13:42:00Z"/>
          <w:rPrChange w:id="3249" w:author="Summer 2023 updates" w:date="2024-07-31T13:42:00Z">
            <w:rPr>
              <w:moveTo w:id="3250" w:author="Summer 2023 updates" w:date="2024-07-31T13:42:00Z"/>
              <w:color w:val="000000" w:themeColor="text1"/>
            </w:rPr>
          </w:rPrChange>
        </w:rPr>
        <w:pPrChange w:id="3251" w:author="Summer 2023 updates" w:date="2024-07-31T13:42:00Z">
          <w:pPr>
            <w:spacing w:after="0"/>
          </w:pPr>
        </w:pPrChange>
      </w:pPr>
      <w:moveToRangeStart w:id="3252" w:author="Summer 2023 updates" w:date="2024-07-31T13:42:00Z" w:name="move173325776"/>
      <w:moveTo w:id="3253" w:author="Summer 2023 updates" w:date="2024-07-31T13:42:00Z">
        <w:r w:rsidRPr="00F006DC">
          <w:rPr>
            <w:rPrChange w:id="3254" w:author="Summer 2023 updates" w:date="2024-07-31T13:42:00Z">
              <w:rPr>
                <w:color w:val="000000" w:themeColor="text1"/>
              </w:rPr>
            </w:rPrChange>
          </w:rPr>
          <w:t>REL-115 Introduction to New Testament (WE)</w:t>
        </w:r>
      </w:moveTo>
    </w:p>
    <w:moveToRangeEnd w:id="3252"/>
    <w:p w14:paraId="046491D2" w14:textId="77777777" w:rsidR="00C761A9" w:rsidRPr="00F006DC" w:rsidRDefault="00C761A9" w:rsidP="00C761A9">
      <w:pPr>
        <w:spacing w:after="0"/>
        <w:ind w:left="180" w:hanging="180"/>
        <w:rPr>
          <w:ins w:id="3255" w:author="Summer 2023 updates" w:date="2024-07-31T13:42:00Z"/>
          <w:rFonts w:eastAsia="Garamond" w:cs="Garamond"/>
        </w:rPr>
      </w:pPr>
      <w:ins w:id="3256" w:author="Summer 2023 updates" w:date="2024-07-31T13:42:00Z">
        <w:r w:rsidRPr="00F006DC">
          <w:rPr>
            <w:rFonts w:eastAsia="Garamond" w:cs="Garamond"/>
          </w:rPr>
          <w:t>REL-116 Buddhism</w:t>
        </w:r>
      </w:ins>
    </w:p>
    <w:p w14:paraId="213ADDDD" w14:textId="77777777" w:rsidR="00C761A9" w:rsidRPr="00F006DC" w:rsidRDefault="00C761A9" w:rsidP="00C761A9">
      <w:pPr>
        <w:spacing w:after="0"/>
        <w:ind w:left="180" w:hanging="180"/>
        <w:rPr>
          <w:ins w:id="3257" w:author="Summer 2023 updates" w:date="2024-07-31T13:42:00Z"/>
          <w:rFonts w:eastAsia="Garamond" w:cs="Garamond"/>
        </w:rPr>
      </w:pPr>
      <w:ins w:id="3258" w:author="Summer 2023 updates" w:date="2024-07-31T13:42:00Z">
        <w:r w:rsidRPr="00F006DC">
          <w:rPr>
            <w:rFonts w:eastAsia="Garamond" w:cs="Garamond"/>
          </w:rPr>
          <w:t>REL-128 Judaism (WE)</w:t>
        </w:r>
      </w:ins>
    </w:p>
    <w:p w14:paraId="6A5E2014" w14:textId="77777777" w:rsidR="00C761A9" w:rsidRPr="00F006DC" w:rsidRDefault="00C761A9" w:rsidP="00C761A9">
      <w:pPr>
        <w:spacing w:after="0"/>
        <w:ind w:left="180" w:hanging="180"/>
        <w:rPr>
          <w:ins w:id="3259" w:author="Summer 2023 updates" w:date="2024-07-31T13:42:00Z"/>
          <w:rFonts w:eastAsia="Garamond" w:cs="Garamond"/>
        </w:rPr>
      </w:pPr>
      <w:ins w:id="3260" w:author="Summer 2023 updates" w:date="2024-07-31T13:42:00Z">
        <w:r w:rsidRPr="00F006DC">
          <w:rPr>
            <w:rFonts w:eastAsia="Garamond" w:cs="Garamond"/>
          </w:rPr>
          <w:t>REL-136 Religions of China (WE)</w:t>
        </w:r>
      </w:ins>
    </w:p>
    <w:p w14:paraId="38019355" w14:textId="77777777" w:rsidR="00C761A9" w:rsidRPr="00F006DC" w:rsidRDefault="00C761A9" w:rsidP="00C761A9">
      <w:pPr>
        <w:spacing w:after="0"/>
        <w:ind w:left="180" w:hanging="180"/>
        <w:rPr>
          <w:ins w:id="3261" w:author="Summer 2023 updates" w:date="2024-07-31T13:42:00Z"/>
          <w:rFonts w:eastAsia="Garamond" w:cs="Garamond"/>
        </w:rPr>
      </w:pPr>
      <w:ins w:id="3262" w:author="Summer 2023 updates" w:date="2024-07-31T13:42:00Z">
        <w:r w:rsidRPr="00F006DC">
          <w:rPr>
            <w:rFonts w:eastAsia="Garamond" w:cs="Garamond"/>
          </w:rPr>
          <w:t>REL-138 Modern Judaism (WE)</w:t>
        </w:r>
      </w:ins>
    </w:p>
    <w:p w14:paraId="2F7DE538" w14:textId="77777777" w:rsidR="00C761A9" w:rsidRPr="00F006DC" w:rsidRDefault="00C761A9" w:rsidP="00C761A9">
      <w:pPr>
        <w:spacing w:after="0"/>
        <w:ind w:left="180" w:hanging="180"/>
        <w:rPr>
          <w:ins w:id="3263" w:author="Summer 2023 updates" w:date="2024-07-31T13:42:00Z"/>
          <w:rFonts w:eastAsia="Garamond" w:cs="Garamond"/>
        </w:rPr>
      </w:pPr>
      <w:ins w:id="3264" w:author="Summer 2023 updates" w:date="2024-07-31T13:42:00Z">
        <w:r w:rsidRPr="00F006DC">
          <w:rPr>
            <w:rFonts w:eastAsia="Garamond" w:cs="Garamond"/>
          </w:rPr>
          <w:t>REL-148 Islam (WE)</w:t>
        </w:r>
      </w:ins>
    </w:p>
    <w:p w14:paraId="0BCF57CF" w14:textId="77777777" w:rsidR="00C761A9" w:rsidRPr="00F006DC" w:rsidRDefault="00C761A9" w:rsidP="00C761A9">
      <w:pPr>
        <w:spacing w:after="0"/>
        <w:ind w:left="180" w:hanging="180"/>
        <w:rPr>
          <w:ins w:id="3265" w:author="Summer 2023 updates" w:date="2024-07-31T13:42:00Z"/>
          <w:rFonts w:eastAsia="Garamond" w:cs="Garamond"/>
        </w:rPr>
      </w:pPr>
      <w:ins w:id="3266" w:author="Summer 2023 updates" w:date="2024-07-31T13:42:00Z">
        <w:r w:rsidRPr="00F006DC">
          <w:rPr>
            <w:rFonts w:eastAsia="Garamond" w:cs="Garamond"/>
          </w:rPr>
          <w:t>REL-178 Christianity</w:t>
        </w:r>
      </w:ins>
    </w:p>
    <w:p w14:paraId="2C685819" w14:textId="77777777" w:rsidR="00C761A9" w:rsidRPr="00F006DC" w:rsidRDefault="00C761A9" w:rsidP="00C761A9">
      <w:pPr>
        <w:spacing w:after="0"/>
        <w:ind w:left="180" w:hanging="180"/>
        <w:rPr>
          <w:ins w:id="3267" w:author="Summer 2023 updates" w:date="2024-07-31T13:42:00Z"/>
          <w:rFonts w:eastAsia="Garamond" w:cs="Garamond"/>
        </w:rPr>
      </w:pPr>
      <w:ins w:id="3268" w:author="Summer 2023 updates" w:date="2024-07-31T13:42:00Z">
        <w:r w:rsidRPr="00F006DC">
          <w:rPr>
            <w:rFonts w:eastAsia="Garamond" w:cs="Garamond"/>
          </w:rPr>
          <w:t>REL-196 Hinduism</w:t>
        </w:r>
      </w:ins>
    </w:p>
    <w:p w14:paraId="3A087DE4" w14:textId="77777777" w:rsidR="00C761A9" w:rsidRPr="00F006DC" w:rsidRDefault="00C761A9" w:rsidP="00C761A9">
      <w:pPr>
        <w:spacing w:after="0"/>
        <w:ind w:left="180" w:hanging="180"/>
        <w:rPr>
          <w:ins w:id="3269" w:author="Summer 2023 updates" w:date="2024-07-31T13:42:00Z"/>
          <w:rFonts w:eastAsia="Garamond" w:cs="Garamond"/>
        </w:rPr>
      </w:pPr>
      <w:ins w:id="3270" w:author="Summer 2023 updates" w:date="2024-07-31T13:42:00Z">
        <w:r w:rsidRPr="00F006DC">
          <w:rPr>
            <w:rFonts w:eastAsia="Garamond" w:cs="Garamond"/>
          </w:rPr>
          <w:t>REL-215 Rise of Christianity (WE)</w:t>
        </w:r>
      </w:ins>
    </w:p>
    <w:p w14:paraId="72D26041" w14:textId="77777777" w:rsidR="00C761A9" w:rsidRPr="00F006DC" w:rsidRDefault="00C761A9" w:rsidP="00C761A9">
      <w:pPr>
        <w:spacing w:after="0"/>
        <w:ind w:left="180" w:hanging="180"/>
        <w:rPr>
          <w:ins w:id="3271" w:author="Summer 2023 updates" w:date="2024-07-31T13:42:00Z"/>
          <w:rFonts w:eastAsia="Garamond" w:cs="Garamond"/>
        </w:rPr>
      </w:pPr>
      <w:ins w:id="3272" w:author="Summer 2023 updates" w:date="2024-07-31T13:42:00Z">
        <w:r w:rsidRPr="00F006DC">
          <w:rPr>
            <w:rFonts w:eastAsia="Garamond" w:cs="Garamond"/>
          </w:rPr>
          <w:t>REL-217 Religion in America (WE)</w:t>
        </w:r>
      </w:ins>
    </w:p>
    <w:p w14:paraId="0BC381F2" w14:textId="77777777" w:rsidR="00C761A9" w:rsidRPr="00F006DC" w:rsidRDefault="00C761A9" w:rsidP="00C761A9">
      <w:pPr>
        <w:spacing w:after="0"/>
        <w:ind w:left="180" w:hanging="180"/>
        <w:rPr>
          <w:ins w:id="3273" w:author="Summer 2023 updates" w:date="2024-07-31T13:42:00Z"/>
          <w:rFonts w:eastAsia="Garamond" w:cs="Garamond"/>
        </w:rPr>
      </w:pPr>
      <w:ins w:id="3274" w:author="Summer 2023 updates" w:date="2024-07-31T13:42:00Z">
        <w:r w:rsidRPr="00F006DC">
          <w:rPr>
            <w:rFonts w:eastAsia="Garamond" w:cs="Garamond"/>
          </w:rPr>
          <w:t>REL-226 Religions of China: Daoism (WE)</w:t>
        </w:r>
      </w:ins>
    </w:p>
    <w:p w14:paraId="665CDCC8" w14:textId="77777777" w:rsidR="00C761A9" w:rsidRPr="00F006DC" w:rsidRDefault="00C761A9" w:rsidP="00C761A9">
      <w:pPr>
        <w:spacing w:after="0"/>
        <w:ind w:left="180" w:hanging="180"/>
        <w:rPr>
          <w:ins w:id="3275" w:author="Summer 2023 updates" w:date="2024-07-31T13:42:00Z"/>
          <w:rFonts w:eastAsia="Garamond" w:cs="Garamond"/>
        </w:rPr>
      </w:pPr>
      <w:ins w:id="3276" w:author="Summer 2023 updates" w:date="2024-07-31T13:42:00Z">
        <w:r w:rsidRPr="00F006DC">
          <w:rPr>
            <w:rFonts w:eastAsia="Garamond" w:cs="Garamond"/>
          </w:rPr>
          <w:t>REL-236 Zen Buddhism (WE)</w:t>
        </w:r>
      </w:ins>
    </w:p>
    <w:p w14:paraId="138EC385" w14:textId="77777777" w:rsidR="00C761A9" w:rsidRPr="00F006DC" w:rsidRDefault="00C761A9" w:rsidP="00C761A9">
      <w:pPr>
        <w:spacing w:after="0"/>
        <w:ind w:left="180" w:hanging="180"/>
        <w:rPr>
          <w:ins w:id="3277" w:author="Summer 2023 updates" w:date="2024-07-31T13:42:00Z"/>
          <w:rFonts w:eastAsia="Garamond" w:cs="Garamond"/>
        </w:rPr>
      </w:pPr>
      <w:ins w:id="3278" w:author="Summer 2023 updates" w:date="2024-07-31T13:42:00Z">
        <w:r w:rsidRPr="00F006DC">
          <w:rPr>
            <w:rFonts w:eastAsia="Garamond" w:cs="Garamond"/>
          </w:rPr>
          <w:t>REL-295 Topics in Religion</w:t>
        </w:r>
      </w:ins>
    </w:p>
    <w:p w14:paraId="66EF7724" w14:textId="77777777" w:rsidR="00C761A9" w:rsidRPr="00F006DC" w:rsidRDefault="00C761A9" w:rsidP="00C761A9">
      <w:pPr>
        <w:spacing w:after="0"/>
        <w:ind w:left="180" w:hanging="180"/>
        <w:rPr>
          <w:moveTo w:id="3279" w:author="Summer 2023 updates" w:date="2024-07-31T13:42:00Z"/>
          <w:rPrChange w:id="3280" w:author="Summer 2023 updates" w:date="2024-07-31T13:42:00Z">
            <w:rPr>
              <w:moveTo w:id="3281" w:author="Summer 2023 updates" w:date="2024-07-31T13:42:00Z"/>
              <w:color w:val="000000" w:themeColor="text1"/>
            </w:rPr>
          </w:rPrChange>
        </w:rPr>
        <w:pPrChange w:id="3282" w:author="Summer 2023 updates" w:date="2024-07-31T13:42:00Z">
          <w:pPr>
            <w:spacing w:after="0"/>
          </w:pPr>
        </w:pPrChange>
      </w:pPr>
      <w:moveToRangeStart w:id="3283" w:author="Summer 2023 updates" w:date="2024-07-31T13:42:00Z" w:name="move173325777"/>
      <w:moveTo w:id="3284" w:author="Summer 2023 updates" w:date="2024-07-31T13:42:00Z">
        <w:r w:rsidRPr="00F006DC">
          <w:rPr>
            <w:rPrChange w:id="3285" w:author="Summer 2023 updates" w:date="2024-07-31T13:42:00Z">
              <w:rPr>
                <w:color w:val="000000" w:themeColor="text1"/>
              </w:rPr>
            </w:rPrChange>
          </w:rPr>
          <w:t>REL-310 Early Christian Gospels (WE)</w:t>
        </w:r>
      </w:moveTo>
    </w:p>
    <w:moveToRangeEnd w:id="3283"/>
    <w:p w14:paraId="0BBA9844" w14:textId="77777777" w:rsidR="00C761A9" w:rsidRPr="00F006DC" w:rsidRDefault="00C761A9" w:rsidP="00C761A9">
      <w:pPr>
        <w:spacing w:after="0"/>
        <w:ind w:left="180" w:hanging="180"/>
        <w:rPr>
          <w:ins w:id="3286" w:author="Summer 2023 updates" w:date="2024-07-31T13:42:00Z"/>
          <w:rFonts w:eastAsia="Garamond" w:cs="Garamond"/>
        </w:rPr>
      </w:pPr>
      <w:ins w:id="3287" w:author="Summer 2023 updates" w:date="2024-07-31T13:42:00Z">
        <w:r w:rsidRPr="00F006DC">
          <w:rPr>
            <w:rFonts w:eastAsia="Garamond" w:cs="Garamond"/>
          </w:rPr>
          <w:t>REL-365 Letters of Paul (WE)</w:t>
        </w:r>
      </w:ins>
    </w:p>
    <w:p w14:paraId="107029AB" w14:textId="77777777" w:rsidR="00C761A9" w:rsidRPr="00F006DC" w:rsidRDefault="00C761A9" w:rsidP="00C761A9">
      <w:pPr>
        <w:spacing w:after="0"/>
        <w:ind w:left="180" w:hanging="180"/>
        <w:rPr>
          <w:ins w:id="3288" w:author="Summer 2023 updates" w:date="2024-07-31T13:42:00Z"/>
          <w:rFonts w:eastAsia="Garamond" w:cs="Garamond"/>
        </w:rPr>
      </w:pPr>
      <w:ins w:id="3289" w:author="Summer 2023 updates" w:date="2024-07-31T13:42:00Z">
        <w:r w:rsidRPr="00F006DC">
          <w:rPr>
            <w:rFonts w:eastAsia="Garamond" w:cs="Garamond"/>
          </w:rPr>
          <w:t>REL-385 Advanced Topics in Religion (WE)</w:t>
        </w:r>
      </w:ins>
    </w:p>
    <w:p w14:paraId="1C6EC9E6" w14:textId="77777777" w:rsidR="00D63966" w:rsidRPr="007833D4" w:rsidRDefault="00D63966" w:rsidP="00D63966">
      <w:pPr>
        <w:spacing w:after="0"/>
        <w:ind w:left="180" w:hanging="180"/>
        <w:rPr>
          <w:ins w:id="3290" w:author="Summer 2023 updates" w:date="2024-07-31T13:42:00Z"/>
          <w:rFonts w:eastAsia="Garamond" w:cs="Garamond"/>
        </w:rPr>
      </w:pPr>
      <w:ins w:id="3291" w:author="Summer 2023 updates" w:date="2024-07-31T13:42:00Z">
        <w:r w:rsidRPr="00F006DC">
          <w:rPr>
            <w:rFonts w:eastAsia="Garamond" w:cs="Garamond"/>
          </w:rPr>
          <w:t>RHE-</w:t>
        </w:r>
        <w:r w:rsidRPr="007833D4">
          <w:rPr>
            <w:rFonts w:eastAsia="Garamond" w:cs="Garamond"/>
          </w:rPr>
          <w:t>200 Rhetorical Theory &amp; Practice</w:t>
        </w:r>
      </w:ins>
    </w:p>
    <w:p w14:paraId="39FB4B1B" w14:textId="77777777" w:rsidR="00C761A9" w:rsidRPr="00F006DC" w:rsidRDefault="00C761A9" w:rsidP="00C761A9">
      <w:pPr>
        <w:spacing w:after="0"/>
        <w:ind w:left="180" w:hanging="180"/>
        <w:rPr>
          <w:ins w:id="3292" w:author="Summer 2023 updates" w:date="2024-07-31T13:42:00Z"/>
          <w:rFonts w:eastAsia="Garamond" w:cs="Garamond"/>
        </w:rPr>
      </w:pPr>
      <w:ins w:id="3293" w:author="Summer 2023 updates" w:date="2024-07-31T13:42:00Z">
        <w:r w:rsidRPr="00F006DC">
          <w:rPr>
            <w:rFonts w:eastAsia="Garamond" w:cs="Garamond"/>
          </w:rPr>
          <w:t>RHE-377 Cultural Studies (WE)</w:t>
        </w:r>
      </w:ins>
    </w:p>
    <w:p w14:paraId="787D174F" w14:textId="77777777" w:rsidR="00C761A9" w:rsidRPr="00F006DC" w:rsidRDefault="00C761A9" w:rsidP="00C761A9">
      <w:pPr>
        <w:spacing w:after="0"/>
        <w:ind w:left="180" w:hanging="180"/>
        <w:rPr>
          <w:ins w:id="3294" w:author="Summer 2023 updates" w:date="2024-07-31T13:42:00Z"/>
          <w:rFonts w:eastAsia="Garamond" w:cs="Garamond"/>
        </w:rPr>
      </w:pPr>
      <w:ins w:id="3295" w:author="Summer 2023 updates" w:date="2024-07-31T13:42:00Z">
        <w:r w:rsidRPr="00F006DC">
          <w:rPr>
            <w:rFonts w:eastAsia="Garamond" w:cs="Garamond"/>
          </w:rPr>
          <w:t>RHE-382 Research Methods: Rhetorical/Critical (cross-listed with COM-382)</w:t>
        </w:r>
      </w:ins>
    </w:p>
    <w:p w14:paraId="3D0940AC" w14:textId="77777777" w:rsidR="00C761A9" w:rsidRPr="007833D4" w:rsidRDefault="00C761A9" w:rsidP="00C761A9">
      <w:pPr>
        <w:spacing w:after="0"/>
        <w:ind w:left="180" w:hanging="180"/>
        <w:rPr>
          <w:ins w:id="3296" w:author="Summer 2023 updates" w:date="2024-07-31T13:42:00Z"/>
          <w:rFonts w:eastAsia="Garamond" w:cs="Garamond"/>
        </w:rPr>
      </w:pPr>
      <w:ins w:id="3297" w:author="Summer 2023 updates" w:date="2024-07-31T13:42:00Z">
        <w:r w:rsidRPr="007833D4">
          <w:rPr>
            <w:rFonts w:eastAsia="Garamond" w:cs="Garamond"/>
          </w:rPr>
          <w:t>SPA-336 Hispanic Life and Culture: Latin America</w:t>
        </w:r>
      </w:ins>
    </w:p>
    <w:p w14:paraId="2702DED4" w14:textId="77777777" w:rsidR="00C761A9" w:rsidRPr="007833D4" w:rsidRDefault="00C761A9" w:rsidP="00C761A9">
      <w:pPr>
        <w:spacing w:after="0"/>
        <w:ind w:left="180" w:hanging="180"/>
        <w:rPr>
          <w:ins w:id="3298" w:author="Summer 2023 updates" w:date="2024-07-31T13:42:00Z"/>
          <w:rFonts w:eastAsia="Garamond" w:cs="Garamond"/>
        </w:rPr>
      </w:pPr>
      <w:ins w:id="3299" w:author="Summer 2023 updates" w:date="2024-07-31T13:42:00Z">
        <w:r w:rsidRPr="007833D4">
          <w:rPr>
            <w:rFonts w:eastAsia="Garamond" w:cs="Garamond"/>
          </w:rPr>
          <w:t>SPA-338 Hispanic Life and Culture: Europe</w:t>
        </w:r>
      </w:ins>
    </w:p>
    <w:p w14:paraId="342B2469" w14:textId="77777777" w:rsidR="00C761A9" w:rsidRPr="007833D4" w:rsidRDefault="00C761A9" w:rsidP="00C761A9">
      <w:pPr>
        <w:spacing w:after="0"/>
        <w:ind w:left="180" w:hanging="180"/>
        <w:rPr>
          <w:ins w:id="3300" w:author="Summer 2023 updates" w:date="2024-07-31T13:42:00Z"/>
          <w:rFonts w:eastAsia="Garamond" w:cs="Garamond"/>
        </w:rPr>
      </w:pPr>
      <w:ins w:id="3301" w:author="Summer 2023 updates" w:date="2024-07-31T13:42:00Z">
        <w:r w:rsidRPr="007833D4">
          <w:rPr>
            <w:rFonts w:eastAsia="Garamond" w:cs="Garamond"/>
          </w:rPr>
          <w:t xml:space="preserve">SPA-421 Nation, History, Literature </w:t>
        </w:r>
      </w:ins>
    </w:p>
    <w:p w14:paraId="7620AF3A" w14:textId="77777777" w:rsidR="00C761A9" w:rsidRPr="007833D4" w:rsidRDefault="00C761A9" w:rsidP="00C761A9">
      <w:pPr>
        <w:spacing w:after="0"/>
        <w:ind w:left="180" w:hanging="180"/>
        <w:rPr>
          <w:ins w:id="3302" w:author="Summer 2023 updates" w:date="2024-07-31T13:42:00Z"/>
          <w:rFonts w:eastAsia="Garamond" w:cs="Garamond"/>
        </w:rPr>
      </w:pPr>
      <w:ins w:id="3303" w:author="Summer 2023 updates" w:date="2024-07-31T13:42:00Z">
        <w:r w:rsidRPr="007833D4">
          <w:rPr>
            <w:rFonts w:eastAsia="Garamond" w:cs="Garamond"/>
          </w:rPr>
          <w:t>THE-100 Introduction to Theatre</w:t>
        </w:r>
      </w:ins>
    </w:p>
    <w:p w14:paraId="5EEF312A" w14:textId="77777777" w:rsidR="00C761A9" w:rsidRPr="007833D4" w:rsidRDefault="00C761A9" w:rsidP="00C761A9">
      <w:pPr>
        <w:spacing w:after="0"/>
        <w:ind w:left="180" w:hanging="180"/>
        <w:rPr>
          <w:ins w:id="3304" w:author="Summer 2023 updates" w:date="2024-07-31T13:42:00Z"/>
          <w:rFonts w:eastAsia="Garamond" w:cs="Garamond"/>
        </w:rPr>
      </w:pPr>
      <w:ins w:id="3305" w:author="Summer 2023 updates" w:date="2024-07-31T13:42:00Z">
        <w:r w:rsidRPr="007833D4">
          <w:rPr>
            <w:rFonts w:eastAsia="Garamond" w:cs="Garamond"/>
          </w:rPr>
          <w:t xml:space="preserve">THE-228 History of Theatre and Drama I (WE) </w:t>
        </w:r>
      </w:ins>
    </w:p>
    <w:p w14:paraId="193E0415" w14:textId="77777777" w:rsidR="00C761A9" w:rsidRDefault="00C761A9" w:rsidP="00C761A9">
      <w:pPr>
        <w:spacing w:after="0"/>
        <w:ind w:left="180" w:hanging="180"/>
        <w:rPr>
          <w:ins w:id="3306" w:author="Summer 2023 updates" w:date="2024-07-31T13:42:00Z"/>
          <w:rFonts w:eastAsia="Garamond" w:cs="Garamond"/>
        </w:rPr>
      </w:pPr>
      <w:ins w:id="3307" w:author="Summer 2023 updates" w:date="2024-07-31T13:42:00Z">
        <w:r w:rsidRPr="007833D4">
          <w:rPr>
            <w:rFonts w:eastAsia="Garamond" w:cs="Garamond"/>
          </w:rPr>
          <w:t>THE-238 History of Theatre and Drama II (WE)</w:t>
        </w:r>
      </w:ins>
    </w:p>
    <w:p w14:paraId="7B2F5BB6" w14:textId="77777777" w:rsidR="00C761A9" w:rsidRDefault="00C761A9" w:rsidP="00C761A9">
      <w:pPr>
        <w:spacing w:after="0"/>
        <w:ind w:left="180" w:hanging="180"/>
        <w:rPr>
          <w:ins w:id="3308" w:author="Summer 2023 updates" w:date="2024-07-31T13:42:00Z"/>
          <w:rFonts w:eastAsia="Garamond" w:cs="Garamond"/>
        </w:rPr>
      </w:pPr>
      <w:ins w:id="3309" w:author="Summer 2023 updates" w:date="2024-07-31T13:42:00Z">
        <w:r>
          <w:rPr>
            <w:rFonts w:eastAsia="Garamond" w:cs="Garamond"/>
          </w:rPr>
          <w:t>THE-288 History of Dress (WE)</w:t>
        </w:r>
      </w:ins>
    </w:p>
    <w:p w14:paraId="62DE5D43" w14:textId="77777777" w:rsidR="00C761A9" w:rsidRDefault="00C761A9" w:rsidP="00C761A9">
      <w:pPr>
        <w:rPr>
          <w:ins w:id="3310"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950" w:space="180"/>
            <w:col w:w="4950" w:space="0"/>
          </w:cols>
        </w:sectPr>
      </w:pPr>
      <w:ins w:id="3311" w:author="Summer 2023 updates" w:date="2024-07-31T13:42:00Z">
        <w:r>
          <w:br w:type="page"/>
        </w:r>
      </w:ins>
    </w:p>
    <w:p w14:paraId="07ACAED5" w14:textId="77777777" w:rsidR="00C761A9" w:rsidRDefault="00C761A9" w:rsidP="00C761A9">
      <w:pPr>
        <w:spacing w:after="0"/>
        <w:ind w:left="90" w:hanging="90"/>
        <w:rPr>
          <w:ins w:id="3312" w:author="Summer 2023 updates" w:date="2024-07-31T13:42:00Z"/>
          <w:rFonts w:eastAsia="Garamond" w:cs="Garamond"/>
          <w:b/>
          <w:i/>
          <w:u w:val="single"/>
        </w:rPr>
      </w:pPr>
      <w:ins w:id="3313" w:author="Summer 2023 updates" w:date="2024-07-31T13:42:00Z">
        <w:r>
          <w:rPr>
            <w:rFonts w:eastAsia="Garamond" w:cs="Garamond"/>
            <w:b/>
            <w:i/>
            <w:u w:val="single"/>
          </w:rPr>
          <w:t>Literary, Artistic and Media Analysis</w:t>
        </w:r>
      </w:ins>
    </w:p>
    <w:p w14:paraId="06BBCC8B" w14:textId="77777777" w:rsidR="00C761A9" w:rsidRDefault="00C761A9" w:rsidP="00C761A9">
      <w:pPr>
        <w:spacing w:after="0"/>
        <w:ind w:left="90" w:hanging="90"/>
        <w:rPr>
          <w:ins w:id="3314" w:author="Summer 2023 updates" w:date="2024-07-31T13:42:00Z"/>
          <w:rFonts w:eastAsia="Garamond" w:cs="Garamond"/>
          <w:i/>
          <w:u w:val="single"/>
        </w:rPr>
      </w:pPr>
    </w:p>
    <w:p w14:paraId="6DA29595" w14:textId="77777777" w:rsidR="00C761A9" w:rsidRDefault="00C761A9" w:rsidP="00C761A9">
      <w:pPr>
        <w:spacing w:after="0"/>
        <w:rPr>
          <w:ins w:id="3315" w:author="Summer 2023 updates" w:date="2024-07-31T13:42:00Z"/>
          <w:rFonts w:eastAsia="Garamond" w:cs="Garamond"/>
          <w:i/>
        </w:rPr>
      </w:pPr>
      <w:ins w:id="3316" w:author="Summer 2023 updates" w:date="2024-07-31T13:42:00Z">
        <w:r>
          <w:rPr>
            <w:rFonts w:eastAsia="Garamond" w:cs="Garamond"/>
            <w:i/>
          </w:rPr>
          <w:t>These courses develop students’ ability to appreciate literary and artistic forms and their ability to interpret and evaluate literary works, artistic productions, and/or other forms of media. Students will be able to:</w:t>
        </w:r>
      </w:ins>
    </w:p>
    <w:p w14:paraId="115171F6" w14:textId="77777777" w:rsidR="00C761A9" w:rsidRDefault="00C761A9" w:rsidP="00C761A9">
      <w:pPr>
        <w:spacing w:after="0"/>
        <w:rPr>
          <w:ins w:id="3317" w:author="Summer 2023 updates" w:date="2024-07-31T13:42:00Z"/>
          <w:rFonts w:eastAsia="Garamond" w:cs="Garamond"/>
          <w:i/>
        </w:rPr>
      </w:pPr>
    </w:p>
    <w:p w14:paraId="7C8DB584" w14:textId="77777777" w:rsidR="00C761A9" w:rsidRDefault="00C761A9" w:rsidP="00E500FB">
      <w:pPr>
        <w:numPr>
          <w:ilvl w:val="0"/>
          <w:numId w:val="165"/>
        </w:numPr>
        <w:pBdr>
          <w:top w:val="nil"/>
          <w:left w:val="nil"/>
          <w:bottom w:val="nil"/>
          <w:right w:val="nil"/>
          <w:between w:val="nil"/>
        </w:pBdr>
        <w:spacing w:after="0" w:line="259" w:lineRule="auto"/>
        <w:rPr>
          <w:ins w:id="3318" w:author="Summer 2023 updates" w:date="2024-07-31T13:42:00Z"/>
          <w:rFonts w:eastAsia="Garamond" w:cs="Garamond"/>
          <w:b/>
          <w:color w:val="000000"/>
        </w:rPr>
      </w:pPr>
      <w:ins w:id="3319" w:author="Summer 2023 updates" w:date="2024-07-31T13:42:00Z">
        <w:r>
          <w:rPr>
            <w:rFonts w:eastAsia="Garamond" w:cs="Garamond"/>
            <w:b/>
            <w:color w:val="000000"/>
          </w:rPr>
          <w:t>Interpret, analyze and understand the value of artistic and/or literary productions, as well as other common forms of media.</w:t>
        </w:r>
      </w:ins>
    </w:p>
    <w:p w14:paraId="63799046" w14:textId="77777777" w:rsidR="00C761A9" w:rsidRDefault="00C761A9" w:rsidP="00E500FB">
      <w:pPr>
        <w:numPr>
          <w:ilvl w:val="0"/>
          <w:numId w:val="165"/>
        </w:numPr>
        <w:pBdr>
          <w:top w:val="nil"/>
          <w:left w:val="nil"/>
          <w:bottom w:val="nil"/>
          <w:right w:val="nil"/>
          <w:between w:val="nil"/>
        </w:pBdr>
        <w:spacing w:after="0" w:line="259" w:lineRule="auto"/>
        <w:rPr>
          <w:ins w:id="3320" w:author="Summer 2023 updates" w:date="2024-07-31T13:42:00Z"/>
          <w:rFonts w:eastAsia="Garamond" w:cs="Garamond"/>
          <w:b/>
          <w:color w:val="000000"/>
        </w:rPr>
      </w:pPr>
      <w:ins w:id="3321" w:author="Summer 2023 updates" w:date="2024-07-31T13:42:00Z">
        <w:r>
          <w:rPr>
            <w:rFonts w:eastAsia="Garamond" w:cs="Garamond"/>
            <w:b/>
            <w:color w:val="000000"/>
          </w:rPr>
          <w:t>Understand the processes by which artistic, literary, and other forms of media are generated.</w:t>
        </w:r>
      </w:ins>
    </w:p>
    <w:p w14:paraId="49A0A911" w14:textId="77777777" w:rsidR="00C761A9" w:rsidRDefault="00C761A9" w:rsidP="00E500FB">
      <w:pPr>
        <w:numPr>
          <w:ilvl w:val="0"/>
          <w:numId w:val="165"/>
        </w:numPr>
        <w:pBdr>
          <w:top w:val="nil"/>
          <w:left w:val="nil"/>
          <w:bottom w:val="nil"/>
          <w:right w:val="nil"/>
          <w:between w:val="nil"/>
        </w:pBdr>
        <w:spacing w:after="0" w:line="259" w:lineRule="auto"/>
        <w:rPr>
          <w:ins w:id="3322"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3323" w:author="Summer 2023 updates" w:date="2024-07-31T13:42:00Z">
        <w:r>
          <w:rPr>
            <w:rFonts w:eastAsia="Garamond" w:cs="Garamond"/>
            <w:b/>
            <w:color w:val="000000"/>
          </w:rPr>
          <w:t>Use appropriate methodologies to conduct research on and communicate about art, literature, and/or other media.</w:t>
        </w:r>
      </w:ins>
    </w:p>
    <w:p w14:paraId="3382D0A3" w14:textId="77777777" w:rsidR="00C761A9" w:rsidRPr="00F006DC" w:rsidRDefault="00C761A9" w:rsidP="00C761A9">
      <w:pPr>
        <w:spacing w:after="0"/>
        <w:ind w:left="180" w:hanging="180"/>
        <w:rPr>
          <w:ins w:id="3324" w:author="Summer 2023 updates" w:date="2024-07-31T13:42:00Z"/>
          <w:rFonts w:eastAsia="Garamond" w:cs="Garamond"/>
        </w:rPr>
      </w:pPr>
      <w:ins w:id="3325" w:author="Summer 2023 updates" w:date="2024-07-31T13:42:00Z">
        <w:r>
          <w:rPr>
            <w:rFonts w:eastAsia="Garamond" w:cs="Garamond"/>
          </w:rPr>
          <w:t>AAM-137 African American Literature (W</w:t>
        </w:r>
        <w:r w:rsidRPr="00F006DC">
          <w:rPr>
            <w:rFonts w:eastAsia="Garamond" w:cs="Garamond"/>
          </w:rPr>
          <w:t>E) (cross-listed with ENG-137)</w:t>
        </w:r>
      </w:ins>
    </w:p>
    <w:p w14:paraId="3C8AC06D" w14:textId="77777777" w:rsidR="00C761A9" w:rsidRDefault="00C761A9" w:rsidP="00C761A9">
      <w:pPr>
        <w:spacing w:after="0"/>
        <w:ind w:left="180" w:hanging="180"/>
        <w:rPr>
          <w:ins w:id="3326" w:author="Summer 2023 updates" w:date="2024-07-31T13:42:00Z"/>
          <w:rFonts w:eastAsia="Garamond" w:cs="Garamond"/>
        </w:rPr>
      </w:pPr>
      <w:ins w:id="3327" w:author="Summer 2023 updates" w:date="2024-07-31T13:42:00Z">
        <w:r>
          <w:rPr>
            <w:rFonts w:eastAsia="Garamond" w:cs="Garamond"/>
          </w:rPr>
          <w:t xml:space="preserve">ANT-125 Art and Archeology of the Classical World </w:t>
        </w:r>
      </w:ins>
    </w:p>
    <w:p w14:paraId="3204ECD1" w14:textId="77777777" w:rsidR="00C761A9" w:rsidRDefault="00C761A9" w:rsidP="00C761A9">
      <w:pPr>
        <w:spacing w:after="0"/>
        <w:ind w:left="180" w:hanging="180"/>
        <w:rPr>
          <w:ins w:id="3328" w:author="Summer 2023 updates" w:date="2024-07-31T13:42:00Z"/>
          <w:rFonts w:eastAsia="Garamond" w:cs="Garamond"/>
        </w:rPr>
      </w:pPr>
      <w:ins w:id="3329" w:author="Summer 2023 updates" w:date="2024-07-31T13:42:00Z">
        <w:r>
          <w:rPr>
            <w:rFonts w:eastAsia="Garamond" w:cs="Garamond"/>
          </w:rPr>
          <w:t>ARH-106 World Art</w:t>
        </w:r>
      </w:ins>
    </w:p>
    <w:p w14:paraId="01FDD1E4" w14:textId="77777777" w:rsidR="00C761A9" w:rsidRDefault="00C761A9" w:rsidP="00C761A9">
      <w:pPr>
        <w:spacing w:after="0"/>
        <w:ind w:left="180" w:hanging="180"/>
        <w:rPr>
          <w:ins w:id="3330" w:author="Summer 2023 updates" w:date="2024-07-31T13:42:00Z"/>
          <w:rFonts w:eastAsia="Garamond" w:cs="Garamond"/>
        </w:rPr>
      </w:pPr>
      <w:ins w:id="3331" w:author="Summer 2023 updates" w:date="2024-07-31T13:42:00Z">
        <w:r>
          <w:rPr>
            <w:rFonts w:eastAsia="Garamond" w:cs="Garamond"/>
          </w:rPr>
          <w:t>ARH-107 Gender and Art</w:t>
        </w:r>
      </w:ins>
    </w:p>
    <w:p w14:paraId="0169C1A4" w14:textId="77777777" w:rsidR="00C761A9" w:rsidRDefault="00C761A9" w:rsidP="00C761A9">
      <w:pPr>
        <w:spacing w:after="0"/>
        <w:ind w:left="180" w:hanging="180"/>
        <w:rPr>
          <w:ins w:id="3332" w:author="Summer 2023 updates" w:date="2024-07-31T13:42:00Z"/>
          <w:rFonts w:eastAsia="Garamond" w:cs="Garamond"/>
        </w:rPr>
      </w:pPr>
      <w:ins w:id="3333" w:author="Summer 2023 updates" w:date="2024-07-31T13:42:00Z">
        <w:r>
          <w:rPr>
            <w:rFonts w:eastAsia="Garamond" w:cs="Garamond"/>
          </w:rPr>
          <w:t>ARH-110 Perspectives on Museum Studies</w:t>
        </w:r>
      </w:ins>
    </w:p>
    <w:p w14:paraId="513671B1" w14:textId="77777777" w:rsidR="00C761A9" w:rsidRDefault="00C761A9" w:rsidP="00C761A9">
      <w:pPr>
        <w:spacing w:after="0"/>
        <w:ind w:left="180" w:hanging="180"/>
        <w:rPr>
          <w:ins w:id="3334" w:author="Summer 2023 updates" w:date="2024-07-31T13:42:00Z"/>
          <w:rFonts w:eastAsia="Garamond" w:cs="Garamond"/>
        </w:rPr>
      </w:pPr>
      <w:ins w:id="3335" w:author="Summer 2023 updates" w:date="2024-07-31T13:42:00Z">
        <w:r>
          <w:rPr>
            <w:rFonts w:eastAsia="Garamond" w:cs="Garamond"/>
          </w:rPr>
          <w:t xml:space="preserve">ARH-128 Introduction to Art History </w:t>
        </w:r>
      </w:ins>
    </w:p>
    <w:p w14:paraId="30B47E38" w14:textId="77777777" w:rsidR="00C761A9" w:rsidRDefault="00C761A9" w:rsidP="00C761A9">
      <w:pPr>
        <w:spacing w:after="0"/>
        <w:ind w:left="180" w:hanging="180"/>
        <w:rPr>
          <w:ins w:id="3336" w:author="Summer 2023 updates" w:date="2024-07-31T13:42:00Z"/>
          <w:rFonts w:eastAsia="Garamond" w:cs="Garamond"/>
        </w:rPr>
      </w:pPr>
      <w:ins w:id="3337" w:author="Summer 2023 updates" w:date="2024-07-31T13:42:00Z">
        <w:r>
          <w:rPr>
            <w:rFonts w:eastAsia="Garamond" w:cs="Garamond"/>
          </w:rPr>
          <w:t xml:space="preserve">ARH-191 Topics in Art History </w:t>
        </w:r>
      </w:ins>
    </w:p>
    <w:p w14:paraId="175AF8CC" w14:textId="77777777" w:rsidR="00C761A9" w:rsidRDefault="00C761A9" w:rsidP="00C761A9">
      <w:pPr>
        <w:spacing w:after="0"/>
        <w:ind w:left="180" w:hanging="180"/>
        <w:rPr>
          <w:ins w:id="3338" w:author="Summer 2023 updates" w:date="2024-07-31T13:42:00Z"/>
          <w:rFonts w:eastAsia="Garamond" w:cs="Garamond"/>
        </w:rPr>
      </w:pPr>
      <w:ins w:id="3339" w:author="Summer 2023 updates" w:date="2024-07-31T13:42:00Z">
        <w:r>
          <w:rPr>
            <w:rFonts w:eastAsia="Garamond" w:cs="Garamond"/>
          </w:rPr>
          <w:t>ARH-201 Art of the Middle Ages</w:t>
        </w:r>
      </w:ins>
    </w:p>
    <w:p w14:paraId="18076468" w14:textId="77777777" w:rsidR="00C761A9" w:rsidRPr="007833D4" w:rsidRDefault="00C761A9" w:rsidP="00C761A9">
      <w:pPr>
        <w:spacing w:after="0"/>
        <w:ind w:left="180" w:hanging="180"/>
        <w:rPr>
          <w:ins w:id="3340" w:author="Summer 2023 updates" w:date="2024-07-31T13:42:00Z"/>
          <w:rFonts w:eastAsia="Garamond" w:cs="Garamond"/>
        </w:rPr>
      </w:pPr>
      <w:ins w:id="3341" w:author="Summer 2023 updates" w:date="2024-07-31T13:42:00Z">
        <w:r w:rsidRPr="007833D4">
          <w:rPr>
            <w:rFonts w:eastAsia="Garamond" w:cs="Garamond"/>
          </w:rPr>
          <w:t>ARH-218 The World of Renaissance Art</w:t>
        </w:r>
      </w:ins>
    </w:p>
    <w:p w14:paraId="6EA3A965" w14:textId="77777777" w:rsidR="00C761A9" w:rsidRPr="007833D4" w:rsidRDefault="00C761A9" w:rsidP="00C761A9">
      <w:pPr>
        <w:spacing w:after="0"/>
        <w:ind w:left="180" w:hanging="180"/>
        <w:rPr>
          <w:ins w:id="3342" w:author="Summer 2023 updates" w:date="2024-07-31T13:42:00Z"/>
          <w:rFonts w:eastAsia="Garamond" w:cs="Garamond"/>
        </w:rPr>
      </w:pPr>
      <w:ins w:id="3343" w:author="Summer 2023 updates" w:date="2024-07-31T13:42:00Z">
        <w:r w:rsidRPr="007833D4">
          <w:rPr>
            <w:rFonts w:eastAsia="Garamond" w:cs="Garamond"/>
          </w:rPr>
          <w:t xml:space="preserve">ARH-231 Romanticism, Realism, and Impressionism </w:t>
        </w:r>
      </w:ins>
    </w:p>
    <w:p w14:paraId="17A669B3" w14:textId="77777777" w:rsidR="00C761A9" w:rsidRPr="007833D4" w:rsidRDefault="00C761A9" w:rsidP="00C761A9">
      <w:pPr>
        <w:spacing w:after="0"/>
        <w:ind w:left="180" w:hanging="180"/>
        <w:rPr>
          <w:ins w:id="3344" w:author="Summer 2023 updates" w:date="2024-07-31T13:42:00Z"/>
          <w:rFonts w:eastAsia="Garamond" w:cs="Garamond"/>
        </w:rPr>
      </w:pPr>
      <w:ins w:id="3345" w:author="Summer 2023 updates" w:date="2024-07-31T13:42:00Z">
        <w:r w:rsidRPr="007833D4">
          <w:rPr>
            <w:rFonts w:eastAsia="Garamond" w:cs="Garamond"/>
          </w:rPr>
          <w:t>ARH-2</w:t>
        </w:r>
        <w:r w:rsidRPr="00F006DC">
          <w:rPr>
            <w:rFonts w:eastAsia="Garamond" w:cs="Garamond"/>
          </w:rPr>
          <w:t>48</w:t>
        </w:r>
        <w:r w:rsidRPr="007833D4">
          <w:rPr>
            <w:rFonts w:eastAsia="Garamond" w:cs="Garamond"/>
          </w:rPr>
          <w:t xml:space="preserve"> Baroque, Rococo, and Neoclassicism</w:t>
        </w:r>
      </w:ins>
    </w:p>
    <w:p w14:paraId="6631C1FB" w14:textId="77777777" w:rsidR="00C761A9" w:rsidRPr="007833D4" w:rsidRDefault="00C761A9" w:rsidP="00C761A9">
      <w:pPr>
        <w:spacing w:after="0"/>
        <w:ind w:left="180" w:hanging="180"/>
        <w:rPr>
          <w:ins w:id="3346" w:author="Summer 2023 updates" w:date="2024-07-31T13:42:00Z"/>
          <w:rFonts w:eastAsia="Garamond" w:cs="Garamond"/>
        </w:rPr>
      </w:pPr>
      <w:ins w:id="3347" w:author="Summer 2023 updates" w:date="2024-07-31T13:42:00Z">
        <w:r w:rsidRPr="007833D4">
          <w:rPr>
            <w:rFonts w:eastAsia="Garamond" w:cs="Garamond"/>
          </w:rPr>
          <w:t>ARH-268 History of Architecture</w:t>
        </w:r>
      </w:ins>
    </w:p>
    <w:p w14:paraId="1DEB9EBD" w14:textId="675EB699" w:rsidR="00C761A9" w:rsidRPr="007833D4" w:rsidRDefault="00C761A9" w:rsidP="00C761A9">
      <w:pPr>
        <w:spacing w:after="0"/>
        <w:ind w:left="180" w:hanging="180"/>
        <w:rPr>
          <w:ins w:id="3348" w:author="Summer 2023 updates" w:date="2024-07-31T13:42:00Z"/>
          <w:rFonts w:eastAsia="Garamond" w:cs="Garamond"/>
        </w:rPr>
      </w:pPr>
      <w:ins w:id="3349" w:author="Summer 2023 updates" w:date="2024-07-31T13:42:00Z">
        <w:r w:rsidRPr="007833D4">
          <w:rPr>
            <w:rFonts w:eastAsia="Garamond" w:cs="Garamond"/>
          </w:rPr>
          <w:t xml:space="preserve">ARH-296 Topics in Art History: </w:t>
        </w:r>
        <w:r w:rsidR="00271471">
          <w:rPr>
            <w:rFonts w:eastAsia="Garamond" w:cs="Garamond"/>
          </w:rPr>
          <w:t>Global</w:t>
        </w:r>
        <w:r w:rsidRPr="007833D4">
          <w:rPr>
            <w:rFonts w:eastAsia="Garamond" w:cs="Garamond"/>
          </w:rPr>
          <w:t xml:space="preserve"> Perspectives</w:t>
        </w:r>
      </w:ins>
    </w:p>
    <w:p w14:paraId="7335895B" w14:textId="77777777" w:rsidR="00C761A9" w:rsidRDefault="00C761A9" w:rsidP="00C761A9">
      <w:pPr>
        <w:spacing w:after="0"/>
        <w:ind w:left="180" w:hanging="180"/>
        <w:rPr>
          <w:ins w:id="3350" w:author="Summer 2023 updates" w:date="2024-07-31T13:42:00Z"/>
          <w:rFonts w:eastAsia="Garamond" w:cs="Garamond"/>
        </w:rPr>
      </w:pPr>
      <w:ins w:id="3351" w:author="Summer 2023 updates" w:date="2024-07-31T13:42:00Z">
        <w:r w:rsidRPr="007833D4">
          <w:rPr>
            <w:rFonts w:eastAsia="Garamond" w:cs="Garamond"/>
          </w:rPr>
          <w:t>ARH-297 Topics in Art History: U.S. Pluralism</w:t>
        </w:r>
      </w:ins>
    </w:p>
    <w:p w14:paraId="67E359F3" w14:textId="77777777" w:rsidR="00C761A9" w:rsidRDefault="00C761A9" w:rsidP="00C761A9">
      <w:pPr>
        <w:spacing w:after="0"/>
        <w:ind w:left="180" w:hanging="180"/>
        <w:rPr>
          <w:ins w:id="3352" w:author="Summer 2023 updates" w:date="2024-07-31T13:42:00Z"/>
          <w:rFonts w:eastAsia="Garamond" w:cs="Garamond"/>
        </w:rPr>
      </w:pPr>
      <w:ins w:id="3353" w:author="Summer 2023 updates" w:date="2024-07-31T13:42:00Z">
        <w:r>
          <w:rPr>
            <w:rFonts w:eastAsia="Garamond" w:cs="Garamond"/>
          </w:rPr>
          <w:t>ARH-298</w:t>
        </w:r>
      </w:ins>
      <w:customXmlInsRangeStart w:id="3354" w:author="Summer 2023 updates" w:date="2024-07-31T13:42:00Z"/>
      <w:sdt>
        <w:sdtPr>
          <w:tag w:val="goog_rdk_81"/>
          <w:id w:val="1341129025"/>
        </w:sdtPr>
        <w:sdtEndPr/>
        <w:sdtContent>
          <w:customXmlInsRangeEnd w:id="3354"/>
          <w:ins w:id="3355" w:author="Summer 2023 updates" w:date="2024-07-31T13:42:00Z">
            <w:r>
              <w:rPr>
                <w:rFonts w:eastAsia="Garamond" w:cs="Garamond"/>
              </w:rPr>
              <w:t xml:space="preserve"> </w:t>
            </w:r>
          </w:ins>
          <w:customXmlInsRangeStart w:id="3356" w:author="Summer 2023 updates" w:date="2024-07-31T13:42:00Z"/>
        </w:sdtContent>
      </w:sdt>
      <w:customXmlInsRangeEnd w:id="3356"/>
      <w:ins w:id="3357" w:author="Summer 2023 updates" w:date="2024-07-31T13:42:00Z">
        <w:r>
          <w:rPr>
            <w:rFonts w:eastAsia="Garamond" w:cs="Garamond"/>
          </w:rPr>
          <w:t>Topics in Art History: Diverse Western Perspectives</w:t>
        </w:r>
      </w:ins>
    </w:p>
    <w:p w14:paraId="17FE9CB7" w14:textId="77777777" w:rsidR="00C761A9" w:rsidRDefault="00C761A9" w:rsidP="00C761A9">
      <w:pPr>
        <w:spacing w:after="0"/>
        <w:ind w:left="180" w:hanging="180"/>
        <w:rPr>
          <w:ins w:id="3358" w:author="Summer 2023 updates" w:date="2024-07-31T13:42:00Z"/>
          <w:rFonts w:eastAsia="Garamond" w:cs="Garamond"/>
        </w:rPr>
      </w:pPr>
      <w:ins w:id="3359" w:author="Summer 2023 updates" w:date="2024-07-31T13:42:00Z">
        <w:r>
          <w:rPr>
            <w:rFonts w:eastAsia="Garamond" w:cs="Garamond"/>
          </w:rPr>
          <w:t>COM-151</w:t>
        </w:r>
        <w:r>
          <w:t xml:space="preserve"> </w:t>
        </w:r>
        <w:r>
          <w:rPr>
            <w:rFonts w:eastAsia="Garamond" w:cs="Garamond"/>
          </w:rPr>
          <w:t>Introduction to New Media Studies (WE)</w:t>
        </w:r>
      </w:ins>
    </w:p>
    <w:p w14:paraId="1DCEDF5D" w14:textId="77777777" w:rsidR="00C761A9" w:rsidRDefault="00C761A9" w:rsidP="00C761A9">
      <w:pPr>
        <w:spacing w:after="0"/>
        <w:ind w:left="180" w:hanging="180"/>
        <w:rPr>
          <w:ins w:id="3360" w:author="Summer 2023 updates" w:date="2024-07-31T13:42:00Z"/>
          <w:rFonts w:eastAsia="Garamond" w:cs="Garamond"/>
        </w:rPr>
      </w:pPr>
      <w:ins w:id="3361" w:author="Summer 2023 updates" w:date="2024-07-31T13:42:00Z">
        <w:r>
          <w:rPr>
            <w:rFonts w:eastAsia="Garamond" w:cs="Garamond"/>
          </w:rPr>
          <w:t>COM-157</w:t>
        </w:r>
        <w:r>
          <w:t xml:space="preserve"> </w:t>
        </w:r>
        <w:r>
          <w:rPr>
            <w:rFonts w:eastAsia="Garamond" w:cs="Garamond"/>
          </w:rPr>
          <w:t>Introduction to Media Analysis (WE)</w:t>
        </w:r>
      </w:ins>
    </w:p>
    <w:p w14:paraId="245BC62F" w14:textId="77777777" w:rsidR="00C761A9" w:rsidRDefault="00C761A9" w:rsidP="00C761A9">
      <w:pPr>
        <w:spacing w:after="0"/>
        <w:ind w:left="180" w:hanging="180"/>
        <w:rPr>
          <w:ins w:id="3362" w:author="Summer 2023 updates" w:date="2024-07-31T13:42:00Z"/>
          <w:rFonts w:eastAsia="Garamond" w:cs="Garamond"/>
        </w:rPr>
      </w:pPr>
      <w:ins w:id="3363" w:author="Summer 2023 updates" w:date="2024-07-31T13:42:00Z">
        <w:r>
          <w:rPr>
            <w:rFonts w:eastAsia="Garamond" w:cs="Garamond"/>
          </w:rPr>
          <w:t>COM-161 Visual Rhetoric</w:t>
        </w:r>
      </w:ins>
    </w:p>
    <w:p w14:paraId="6FCEB2EB" w14:textId="77777777" w:rsidR="00C761A9" w:rsidRDefault="00C761A9" w:rsidP="00C761A9">
      <w:pPr>
        <w:spacing w:after="0"/>
        <w:ind w:left="180" w:hanging="180"/>
        <w:rPr>
          <w:ins w:id="3364" w:author="Summer 2023 updates" w:date="2024-07-31T13:42:00Z"/>
          <w:rFonts w:eastAsia="Garamond" w:cs="Garamond"/>
        </w:rPr>
      </w:pPr>
      <w:ins w:id="3365" w:author="Summer 2023 updates" w:date="2024-07-31T13:42:00Z">
        <w:r>
          <w:rPr>
            <w:rFonts w:eastAsia="Garamond" w:cs="Garamond"/>
          </w:rPr>
          <w:t>COM-241 Introduction to Multimedia Journalism (WE)</w:t>
        </w:r>
      </w:ins>
    </w:p>
    <w:p w14:paraId="67B2C3E6" w14:textId="77777777" w:rsidR="00C761A9" w:rsidRDefault="00C761A9" w:rsidP="00C761A9">
      <w:pPr>
        <w:spacing w:after="0"/>
        <w:ind w:left="180" w:hanging="180"/>
        <w:rPr>
          <w:ins w:id="3366" w:author="Summer 2023 updates" w:date="2024-07-31T13:42:00Z"/>
          <w:rFonts w:eastAsia="Garamond" w:cs="Garamond"/>
        </w:rPr>
      </w:pPr>
      <w:ins w:id="3367" w:author="Summer 2023 updates" w:date="2024-07-31T13:42:00Z">
        <w:r>
          <w:rPr>
            <w:rFonts w:eastAsia="Garamond" w:cs="Garamond"/>
          </w:rPr>
          <w:t>COM-337 Persuasion</w:t>
        </w:r>
      </w:ins>
    </w:p>
    <w:p w14:paraId="5012495D" w14:textId="77777777" w:rsidR="00C761A9" w:rsidRDefault="00C761A9" w:rsidP="00C761A9">
      <w:pPr>
        <w:spacing w:after="0"/>
        <w:ind w:left="180" w:hanging="180"/>
        <w:rPr>
          <w:ins w:id="3368" w:author="Summer 2023 updates" w:date="2024-07-31T13:42:00Z"/>
          <w:rFonts w:eastAsia="Garamond" w:cs="Garamond"/>
        </w:rPr>
      </w:pPr>
      <w:ins w:id="3369" w:author="Summer 2023 updates" w:date="2024-07-31T13:42:00Z">
        <w:r>
          <w:rPr>
            <w:rFonts w:eastAsia="Garamond" w:cs="Garamond"/>
          </w:rPr>
          <w:t>COM-357 Sex, Race, and Gender in the Media (WE)</w:t>
        </w:r>
      </w:ins>
    </w:p>
    <w:p w14:paraId="68954375" w14:textId="77777777" w:rsidR="00C761A9" w:rsidRDefault="00C761A9" w:rsidP="00C761A9">
      <w:pPr>
        <w:spacing w:after="0"/>
        <w:ind w:left="180" w:hanging="180"/>
        <w:rPr>
          <w:ins w:id="3370" w:author="Summer 2023 updates" w:date="2024-07-31T13:42:00Z"/>
          <w:rFonts w:eastAsia="Garamond" w:cs="Garamond"/>
        </w:rPr>
      </w:pPr>
      <w:ins w:id="3371" w:author="Summer 2023 updates" w:date="2024-07-31T13:42:00Z">
        <w:r>
          <w:rPr>
            <w:rFonts w:eastAsia="Garamond" w:cs="Garamond"/>
          </w:rPr>
          <w:t>COM-362 U.S. Public Address (WE)</w:t>
        </w:r>
      </w:ins>
    </w:p>
    <w:p w14:paraId="4149D511" w14:textId="77777777" w:rsidR="00C761A9" w:rsidRDefault="00C761A9" w:rsidP="00C761A9">
      <w:pPr>
        <w:spacing w:after="0"/>
        <w:ind w:left="180" w:hanging="180"/>
        <w:rPr>
          <w:ins w:id="3372" w:author="Summer 2023 updates" w:date="2024-07-31T13:42:00Z"/>
          <w:rFonts w:eastAsia="Garamond" w:cs="Garamond"/>
        </w:rPr>
      </w:pPr>
      <w:ins w:id="3373" w:author="Summer 2023 updates" w:date="2024-07-31T13:42:00Z">
        <w:r>
          <w:rPr>
            <w:rFonts w:eastAsia="Garamond" w:cs="Garamond"/>
          </w:rPr>
          <w:t>CRW-111* Literary Magazine Editing</w:t>
        </w:r>
      </w:ins>
    </w:p>
    <w:p w14:paraId="487FC6CA" w14:textId="77777777" w:rsidR="00C761A9" w:rsidRDefault="00C761A9" w:rsidP="00C761A9">
      <w:pPr>
        <w:spacing w:after="0"/>
        <w:ind w:left="180" w:hanging="180"/>
        <w:rPr>
          <w:ins w:id="3374" w:author="Summer 2023 updates" w:date="2024-07-31T13:42:00Z"/>
          <w:rFonts w:eastAsia="Garamond" w:cs="Garamond"/>
        </w:rPr>
      </w:pPr>
      <w:ins w:id="3375" w:author="Summer 2023 updates" w:date="2024-07-31T13:42:00Z">
        <w:r>
          <w:rPr>
            <w:rFonts w:eastAsia="Garamond" w:cs="Garamond"/>
          </w:rPr>
          <w:t>CRW-112* Advanced Literary Magazine</w:t>
        </w:r>
      </w:ins>
    </w:p>
    <w:p w14:paraId="68FA1683" w14:textId="77777777" w:rsidR="00C761A9" w:rsidRDefault="00C761A9" w:rsidP="00C761A9">
      <w:pPr>
        <w:spacing w:after="0"/>
        <w:ind w:left="180" w:hanging="180"/>
        <w:rPr>
          <w:ins w:id="3376" w:author="Summer 2023 updates" w:date="2024-07-31T13:42:00Z"/>
          <w:rFonts w:eastAsia="Garamond" w:cs="Garamond"/>
        </w:rPr>
      </w:pPr>
      <w:ins w:id="3377" w:author="Summer 2023 updates" w:date="2024-07-31T13:42:00Z">
        <w:r>
          <w:rPr>
            <w:rFonts w:eastAsia="Garamond" w:cs="Garamond"/>
          </w:rPr>
          <w:t>CRW-115 Exploring Creative Writing (WE)</w:t>
        </w:r>
      </w:ins>
    </w:p>
    <w:p w14:paraId="5D3E8557" w14:textId="5DF47661" w:rsidR="00C761A9" w:rsidRDefault="00C761A9" w:rsidP="00C761A9">
      <w:pPr>
        <w:spacing w:after="0"/>
        <w:ind w:left="180" w:hanging="180"/>
        <w:rPr>
          <w:ins w:id="3378" w:author="Summer 2023 updates" w:date="2024-07-31T13:42:00Z"/>
          <w:rFonts w:eastAsia="Garamond" w:cs="Garamond"/>
        </w:rPr>
      </w:pPr>
      <w:ins w:id="3379" w:author="Summer 2023 updates" w:date="2024-07-31T13:42:00Z">
        <w:r>
          <w:rPr>
            <w:rFonts w:eastAsia="Garamond" w:cs="Garamond"/>
          </w:rPr>
          <w:t>CRW-125 Introduction to Creative Writing</w:t>
        </w:r>
        <w:r w:rsidR="003504DA">
          <w:rPr>
            <w:rFonts w:eastAsia="Garamond" w:cs="Garamond"/>
          </w:rPr>
          <w:t xml:space="preserve"> (WE)</w:t>
        </w:r>
      </w:ins>
    </w:p>
    <w:p w14:paraId="428E4E12" w14:textId="77777777" w:rsidR="00C761A9" w:rsidRDefault="00C761A9" w:rsidP="00C761A9">
      <w:pPr>
        <w:spacing w:after="0"/>
        <w:ind w:left="180" w:hanging="180"/>
        <w:rPr>
          <w:ins w:id="3380" w:author="Summer 2023 updates" w:date="2024-07-31T13:42:00Z"/>
          <w:rFonts w:eastAsia="Garamond" w:cs="Garamond"/>
        </w:rPr>
      </w:pPr>
      <w:ins w:id="3381" w:author="Summer 2023 updates" w:date="2024-07-31T13:42:00Z">
        <w:r>
          <w:rPr>
            <w:rFonts w:eastAsia="Garamond" w:cs="Garamond"/>
          </w:rPr>
          <w:t>EDU-237 English Language Learners (WE)</w:t>
        </w:r>
      </w:ins>
    </w:p>
    <w:p w14:paraId="6855DEDB" w14:textId="77777777" w:rsidR="00C761A9" w:rsidRDefault="00C761A9" w:rsidP="00C761A9">
      <w:pPr>
        <w:spacing w:after="0"/>
        <w:ind w:left="180" w:hanging="180"/>
        <w:rPr>
          <w:ins w:id="3382" w:author="Summer 2023 updates" w:date="2024-07-31T13:42:00Z"/>
          <w:rFonts w:eastAsia="Garamond" w:cs="Garamond"/>
        </w:rPr>
      </w:pPr>
      <w:ins w:id="3383" w:author="Summer 2023 updates" w:date="2024-07-31T13:42:00Z">
        <w:r>
          <w:rPr>
            <w:rFonts w:eastAsia="Garamond" w:cs="Garamond"/>
          </w:rPr>
          <w:t>EDU-270 Literature K-12 (WE)</w:t>
        </w:r>
      </w:ins>
    </w:p>
    <w:p w14:paraId="41535AFD" w14:textId="77777777" w:rsidR="00C761A9" w:rsidRDefault="00C761A9" w:rsidP="00C761A9">
      <w:pPr>
        <w:spacing w:after="0"/>
        <w:ind w:left="180" w:hanging="180"/>
        <w:rPr>
          <w:ins w:id="3384" w:author="Summer 2023 updates" w:date="2024-07-31T13:42:00Z"/>
          <w:rFonts w:eastAsia="Garamond" w:cs="Garamond"/>
        </w:rPr>
      </w:pPr>
      <w:ins w:id="3385" w:author="Summer 2023 updates" w:date="2024-07-31T13:42:00Z">
        <w:r>
          <w:rPr>
            <w:rFonts w:eastAsia="Garamond" w:cs="Garamond"/>
          </w:rPr>
          <w:t>ENG-105 Exploring Literature: Humanities</w:t>
        </w:r>
      </w:ins>
    </w:p>
    <w:p w14:paraId="7FA6B5F6" w14:textId="77777777" w:rsidR="00C761A9" w:rsidRDefault="00C761A9" w:rsidP="00C761A9">
      <w:pPr>
        <w:spacing w:after="0"/>
        <w:ind w:left="180" w:hanging="180"/>
        <w:rPr>
          <w:ins w:id="3386" w:author="Summer 2023 updates" w:date="2024-07-31T13:42:00Z"/>
          <w:rFonts w:eastAsia="Garamond" w:cs="Garamond"/>
        </w:rPr>
      </w:pPr>
      <w:ins w:id="3387" w:author="Summer 2023 updates" w:date="2024-07-31T13:42:00Z">
        <w:r>
          <w:rPr>
            <w:rFonts w:eastAsia="Garamond" w:cs="Garamond"/>
          </w:rPr>
          <w:t>ENG-107 Exploring Literature: U.S. Pluralism</w:t>
        </w:r>
      </w:ins>
    </w:p>
    <w:p w14:paraId="399F9C8C" w14:textId="77777777" w:rsidR="00C761A9" w:rsidRDefault="00C761A9" w:rsidP="00C761A9">
      <w:pPr>
        <w:spacing w:after="0"/>
        <w:ind w:left="180" w:hanging="180"/>
        <w:rPr>
          <w:ins w:id="3388" w:author="Summer 2023 updates" w:date="2024-07-31T13:42:00Z"/>
          <w:rFonts w:eastAsia="Garamond" w:cs="Garamond"/>
        </w:rPr>
      </w:pPr>
      <w:ins w:id="3389" w:author="Summer 2023 updates" w:date="2024-07-31T13:42:00Z">
        <w:r>
          <w:rPr>
            <w:rFonts w:eastAsia="Garamond" w:cs="Garamond"/>
          </w:rPr>
          <w:t>ENG-108 Exploring Literature: Diverse Western Perspectives</w:t>
        </w:r>
      </w:ins>
    </w:p>
    <w:p w14:paraId="3B457C34" w14:textId="77777777" w:rsidR="00C761A9" w:rsidRPr="007833D4" w:rsidRDefault="00C761A9" w:rsidP="00C761A9">
      <w:pPr>
        <w:spacing w:after="0"/>
        <w:ind w:left="180" w:hanging="180"/>
        <w:rPr>
          <w:ins w:id="3390" w:author="Summer 2023 updates" w:date="2024-07-31T13:42:00Z"/>
          <w:rFonts w:eastAsia="Garamond" w:cs="Garamond"/>
        </w:rPr>
      </w:pPr>
      <w:ins w:id="3391" w:author="Summer 2023 updates" w:date="2024-07-31T13:42:00Z">
        <w:r w:rsidRPr="007833D4">
          <w:rPr>
            <w:rFonts w:eastAsia="Garamond" w:cs="Garamond"/>
          </w:rPr>
          <w:t>ENG-110 Ancient Mythology</w:t>
        </w:r>
      </w:ins>
    </w:p>
    <w:p w14:paraId="73BAAC75" w14:textId="77777777" w:rsidR="00C761A9" w:rsidRPr="00F006DC" w:rsidRDefault="00C761A9" w:rsidP="00C761A9">
      <w:pPr>
        <w:spacing w:after="0"/>
        <w:ind w:left="180" w:hanging="180"/>
        <w:rPr>
          <w:ins w:id="3392" w:author="Summer 2023 updates" w:date="2024-07-31T13:42:00Z"/>
          <w:rFonts w:eastAsia="Garamond" w:cs="Garamond"/>
        </w:rPr>
      </w:pPr>
      <w:ins w:id="3393" w:author="Summer 2023 updates" w:date="2024-07-31T13:42:00Z">
        <w:r w:rsidRPr="00F006DC">
          <w:rPr>
            <w:rFonts w:eastAsia="Garamond" w:cs="Garamond"/>
          </w:rPr>
          <w:t>ENG-111 Introduction to Literary Studies: The Art of Reading and Writing (WE)</w:t>
        </w:r>
      </w:ins>
    </w:p>
    <w:p w14:paraId="393E6036" w14:textId="77777777" w:rsidR="00F51737" w:rsidRDefault="00F51737" w:rsidP="00F51737">
      <w:pPr>
        <w:spacing w:after="0"/>
        <w:ind w:left="180" w:hanging="180"/>
        <w:rPr>
          <w:ins w:id="3394" w:author="Summer 2023 updates" w:date="2024-07-31T13:42:00Z"/>
          <w:rFonts w:eastAsia="Garamond" w:cs="Garamond"/>
        </w:rPr>
      </w:pPr>
      <w:ins w:id="3395" w:author="Summer 2023 updates" w:date="2024-07-31T13:42:00Z">
        <w:r>
          <w:rPr>
            <w:rFonts w:eastAsia="Garamond" w:cs="Garamond"/>
          </w:rPr>
          <w:t>ENG-112 Environmental Humanities</w:t>
        </w:r>
      </w:ins>
    </w:p>
    <w:p w14:paraId="5B76EEFA" w14:textId="77777777" w:rsidR="00C761A9" w:rsidRPr="007833D4" w:rsidRDefault="00C761A9" w:rsidP="00C761A9">
      <w:pPr>
        <w:spacing w:after="0"/>
        <w:ind w:left="180" w:hanging="180"/>
        <w:rPr>
          <w:ins w:id="3396" w:author="Summer 2023 updates" w:date="2024-07-31T13:42:00Z"/>
          <w:rFonts w:eastAsia="Garamond" w:cs="Garamond"/>
        </w:rPr>
      </w:pPr>
      <w:ins w:id="3397" w:author="Summer 2023 updates" w:date="2024-07-31T13:42:00Z">
        <w:r w:rsidRPr="007833D4">
          <w:rPr>
            <w:rFonts w:eastAsia="Garamond" w:cs="Garamond"/>
          </w:rPr>
          <w:t>ENG-115 The Classical Tradition</w:t>
        </w:r>
      </w:ins>
    </w:p>
    <w:p w14:paraId="7CBACB00" w14:textId="77777777" w:rsidR="00C761A9" w:rsidRPr="007833D4" w:rsidRDefault="00C761A9" w:rsidP="00C761A9">
      <w:pPr>
        <w:spacing w:after="0"/>
        <w:ind w:left="180" w:hanging="180"/>
        <w:rPr>
          <w:ins w:id="3398" w:author="Summer 2023 updates" w:date="2024-07-31T13:42:00Z"/>
          <w:rFonts w:eastAsia="Garamond" w:cs="Garamond"/>
        </w:rPr>
      </w:pPr>
      <w:ins w:id="3399" w:author="Summer 2023 updates" w:date="2024-07-31T13:42:00Z">
        <w:r w:rsidRPr="007833D4">
          <w:rPr>
            <w:rFonts w:eastAsia="Garamond" w:cs="Garamond"/>
          </w:rPr>
          <w:t xml:space="preserve">ENG-117 Asian American Literature (WE) </w:t>
        </w:r>
      </w:ins>
    </w:p>
    <w:p w14:paraId="250ACB91" w14:textId="77777777" w:rsidR="00C761A9" w:rsidRPr="007833D4" w:rsidRDefault="00C761A9" w:rsidP="00C761A9">
      <w:pPr>
        <w:spacing w:after="0"/>
        <w:ind w:left="180" w:hanging="180"/>
        <w:rPr>
          <w:ins w:id="3400" w:author="Summer 2023 updates" w:date="2024-07-31T13:42:00Z"/>
          <w:rFonts w:eastAsia="Garamond" w:cs="Garamond"/>
        </w:rPr>
      </w:pPr>
      <w:ins w:id="3401" w:author="Summer 2023 updates" w:date="2024-07-31T13:42:00Z">
        <w:r w:rsidRPr="007833D4">
          <w:rPr>
            <w:rFonts w:eastAsia="Garamond" w:cs="Garamond"/>
          </w:rPr>
          <w:t xml:space="preserve">ENG-127 </w:t>
        </w:r>
        <w:r w:rsidRPr="00F006DC">
          <w:rPr>
            <w:rFonts w:eastAsia="Garamond" w:cs="Garamond"/>
          </w:rPr>
          <w:t xml:space="preserve">Social Justice </w:t>
        </w:r>
        <w:r>
          <w:rPr>
            <w:rFonts w:eastAsia="Garamond" w:cs="Garamond"/>
          </w:rPr>
          <w:t>and Literature (WE)</w:t>
        </w:r>
      </w:ins>
    </w:p>
    <w:p w14:paraId="2A304A3A" w14:textId="77777777" w:rsidR="00C761A9" w:rsidRPr="00F006DC" w:rsidRDefault="00C761A9" w:rsidP="00C761A9">
      <w:pPr>
        <w:spacing w:after="0"/>
        <w:ind w:left="180" w:hanging="180"/>
        <w:rPr>
          <w:ins w:id="3402" w:author="Summer 2023 updates" w:date="2024-07-31T13:42:00Z"/>
          <w:rFonts w:eastAsia="Garamond" w:cs="Garamond"/>
        </w:rPr>
      </w:pPr>
      <w:ins w:id="3403" w:author="Summer 2023 updates" w:date="2024-07-31T13:42:00Z">
        <w:r w:rsidRPr="007833D4">
          <w:rPr>
            <w:rFonts w:eastAsia="Garamond" w:cs="Garamond"/>
          </w:rPr>
          <w:t>ENG-137 African Amer</w:t>
        </w:r>
        <w:r w:rsidRPr="00F006DC">
          <w:rPr>
            <w:rFonts w:eastAsia="Garamond" w:cs="Garamond"/>
          </w:rPr>
          <w:t>ican Literature (WE) (cross-listed with AAM-137)</w:t>
        </w:r>
      </w:ins>
    </w:p>
    <w:p w14:paraId="199C50AA" w14:textId="77777777" w:rsidR="00C761A9" w:rsidRDefault="00C761A9" w:rsidP="00C761A9">
      <w:pPr>
        <w:spacing w:after="0"/>
        <w:ind w:left="180" w:hanging="180"/>
        <w:rPr>
          <w:ins w:id="3404" w:author="Summer 2023 updates" w:date="2024-07-31T13:42:00Z"/>
          <w:rFonts w:eastAsia="Garamond" w:cs="Garamond"/>
        </w:rPr>
      </w:pPr>
      <w:ins w:id="3405" w:author="Summer 2023 updates" w:date="2024-07-31T13:42:00Z">
        <w:r>
          <w:rPr>
            <w:rFonts w:eastAsia="Garamond" w:cs="Garamond"/>
          </w:rPr>
          <w:t>ENG-146 Introduction to Postcolonial Literature (WE)</w:t>
        </w:r>
      </w:ins>
    </w:p>
    <w:p w14:paraId="1CCF4913" w14:textId="77777777" w:rsidR="00C761A9" w:rsidRDefault="00C761A9" w:rsidP="00C761A9">
      <w:pPr>
        <w:spacing w:after="0"/>
        <w:ind w:left="180" w:hanging="180"/>
        <w:rPr>
          <w:ins w:id="3406" w:author="Summer 2023 updates" w:date="2024-07-31T13:42:00Z"/>
          <w:rFonts w:eastAsia="Garamond" w:cs="Garamond"/>
        </w:rPr>
      </w:pPr>
      <w:ins w:id="3407" w:author="Summer 2023 updates" w:date="2024-07-31T13:42:00Z">
        <w:r>
          <w:rPr>
            <w:rFonts w:eastAsia="Garamond" w:cs="Garamond"/>
          </w:rPr>
          <w:t xml:space="preserve">ENG-157 Latinx/Chicanx Literature (WE) </w:t>
        </w:r>
      </w:ins>
    </w:p>
    <w:p w14:paraId="57332409" w14:textId="77777777" w:rsidR="00C761A9" w:rsidRDefault="00C761A9" w:rsidP="00C761A9">
      <w:pPr>
        <w:spacing w:after="0"/>
        <w:ind w:left="180" w:hanging="180"/>
        <w:rPr>
          <w:ins w:id="3408" w:author="Summer 2023 updates" w:date="2024-07-31T13:42:00Z"/>
          <w:rFonts w:eastAsia="Garamond" w:cs="Garamond"/>
        </w:rPr>
      </w:pPr>
      <w:ins w:id="3409" w:author="Summer 2023 updates" w:date="2024-07-31T13:42:00Z">
        <w:r>
          <w:rPr>
            <w:rFonts w:eastAsia="Garamond" w:cs="Garamond"/>
          </w:rPr>
          <w:t>ENG-175 Contemporary Literature</w:t>
        </w:r>
      </w:ins>
    </w:p>
    <w:p w14:paraId="5FFA47B5" w14:textId="77777777" w:rsidR="00C761A9" w:rsidRDefault="00C761A9" w:rsidP="00C761A9">
      <w:pPr>
        <w:spacing w:after="0"/>
        <w:ind w:left="180" w:hanging="180"/>
        <w:rPr>
          <w:ins w:id="3410" w:author="Summer 2023 updates" w:date="2024-07-31T13:42:00Z"/>
          <w:rFonts w:eastAsia="Garamond" w:cs="Garamond"/>
        </w:rPr>
      </w:pPr>
      <w:ins w:id="3411" w:author="Summer 2023 updates" w:date="2024-07-31T13:42:00Z">
        <w:r>
          <w:rPr>
            <w:rFonts w:eastAsia="Garamond" w:cs="Garamond"/>
          </w:rPr>
          <w:t>ENG-206 Gender and Literature: Diverse Western Perspectives (WE)</w:t>
        </w:r>
      </w:ins>
    </w:p>
    <w:p w14:paraId="1F9DCDD0" w14:textId="77777777" w:rsidR="00C761A9" w:rsidRDefault="00C761A9" w:rsidP="00C761A9">
      <w:pPr>
        <w:spacing w:after="0"/>
        <w:ind w:left="180" w:hanging="180"/>
        <w:rPr>
          <w:ins w:id="3412" w:author="Summer 2023 updates" w:date="2024-07-31T13:42:00Z"/>
          <w:rFonts w:eastAsia="Garamond" w:cs="Garamond"/>
        </w:rPr>
      </w:pPr>
      <w:ins w:id="3413" w:author="Summer 2023 updates" w:date="2024-07-31T13:42:00Z">
        <w:r>
          <w:rPr>
            <w:rFonts w:eastAsia="Garamond" w:cs="Garamond"/>
          </w:rPr>
          <w:t>ENG-207 Gender and Literature: United States Pluralism (WE)</w:t>
        </w:r>
      </w:ins>
    </w:p>
    <w:p w14:paraId="03ED5CFD" w14:textId="77777777" w:rsidR="00C761A9" w:rsidRDefault="00C761A9" w:rsidP="00C761A9">
      <w:pPr>
        <w:spacing w:after="0"/>
        <w:ind w:left="180" w:hanging="180"/>
        <w:rPr>
          <w:ins w:id="3414" w:author="Summer 2023 updates" w:date="2024-07-31T13:42:00Z"/>
          <w:rFonts w:eastAsia="Garamond" w:cs="Garamond"/>
        </w:rPr>
      </w:pPr>
      <w:ins w:id="3415" w:author="Summer 2023 updates" w:date="2024-07-31T13:42:00Z">
        <w:r>
          <w:rPr>
            <w:rFonts w:eastAsia="Garamond" w:cs="Garamond"/>
          </w:rPr>
          <w:t>ENG-208 Gender and Literature: Diverse Western Perspectives (WE)</w:t>
        </w:r>
      </w:ins>
    </w:p>
    <w:p w14:paraId="441500C5" w14:textId="77777777" w:rsidR="00C761A9" w:rsidRDefault="00C761A9" w:rsidP="00C761A9">
      <w:pPr>
        <w:spacing w:after="0"/>
        <w:ind w:left="180" w:hanging="180"/>
        <w:rPr>
          <w:ins w:id="3416" w:author="Summer 2023 updates" w:date="2024-07-31T13:42:00Z"/>
          <w:rFonts w:eastAsia="Garamond" w:cs="Garamond"/>
        </w:rPr>
      </w:pPr>
      <w:ins w:id="3417" w:author="Summer 2023 updates" w:date="2024-07-31T13:42:00Z">
        <w:r>
          <w:rPr>
            <w:rFonts w:eastAsia="Garamond" w:cs="Garamond"/>
          </w:rPr>
          <w:t>ENG-281 Literatures in English to 1800 (WE)</w:t>
        </w:r>
      </w:ins>
    </w:p>
    <w:p w14:paraId="74CB5B82" w14:textId="77777777" w:rsidR="00C761A9" w:rsidRDefault="00C761A9" w:rsidP="00C761A9">
      <w:pPr>
        <w:spacing w:after="0"/>
        <w:ind w:left="180" w:hanging="180"/>
        <w:rPr>
          <w:ins w:id="3418" w:author="Summer 2023 updates" w:date="2024-07-31T13:42:00Z"/>
          <w:rFonts w:eastAsia="Garamond" w:cs="Garamond"/>
        </w:rPr>
      </w:pPr>
      <w:ins w:id="3419" w:author="Summer 2023 updates" w:date="2024-07-31T13:42:00Z">
        <w:r>
          <w:rPr>
            <w:rFonts w:eastAsia="Garamond" w:cs="Garamond"/>
          </w:rPr>
          <w:t>ENG-291 Literatures in English after 1800 (WE)</w:t>
        </w:r>
      </w:ins>
    </w:p>
    <w:p w14:paraId="3882712E" w14:textId="77777777" w:rsidR="00C761A9" w:rsidRDefault="00C761A9" w:rsidP="00C761A9">
      <w:pPr>
        <w:spacing w:after="0"/>
        <w:ind w:left="180" w:hanging="180"/>
        <w:rPr>
          <w:ins w:id="3420" w:author="Summer 2023 updates" w:date="2024-07-31T13:42:00Z"/>
          <w:rFonts w:eastAsia="Garamond" w:cs="Garamond"/>
        </w:rPr>
      </w:pPr>
      <w:ins w:id="3421" w:author="Summer 2023 updates" w:date="2024-07-31T13:42:00Z">
        <w:r>
          <w:rPr>
            <w:rFonts w:eastAsia="Garamond" w:cs="Garamond"/>
          </w:rPr>
          <w:t>FLM-105 Introduction to Film</w:t>
        </w:r>
      </w:ins>
    </w:p>
    <w:p w14:paraId="7F3CBB5D" w14:textId="77777777" w:rsidR="00C761A9" w:rsidRDefault="00C761A9" w:rsidP="00C761A9">
      <w:pPr>
        <w:spacing w:after="0"/>
        <w:ind w:left="180" w:hanging="180"/>
        <w:rPr>
          <w:ins w:id="3422" w:author="Summer 2023 updates" w:date="2024-07-31T13:42:00Z"/>
          <w:rFonts w:eastAsia="Garamond" w:cs="Garamond"/>
        </w:rPr>
      </w:pPr>
      <w:ins w:id="3423" w:author="Summer 2023 updates" w:date="2024-07-31T13:42:00Z">
        <w:r>
          <w:rPr>
            <w:rFonts w:eastAsia="Garamond" w:cs="Garamond"/>
          </w:rPr>
          <w:t>FLM-200 Film Analysis</w:t>
        </w:r>
      </w:ins>
    </w:p>
    <w:p w14:paraId="57ECCDD4" w14:textId="77777777" w:rsidR="00C761A9" w:rsidRDefault="00C761A9" w:rsidP="00C761A9">
      <w:pPr>
        <w:spacing w:after="0"/>
        <w:ind w:left="180" w:hanging="180"/>
        <w:rPr>
          <w:ins w:id="3424" w:author="Summer 2023 updates" w:date="2024-07-31T13:42:00Z"/>
          <w:rFonts w:eastAsia="Garamond" w:cs="Garamond"/>
        </w:rPr>
      </w:pPr>
      <w:ins w:id="3425" w:author="Summer 2023 updates" w:date="2024-07-31T13:42:00Z">
        <w:r>
          <w:rPr>
            <w:rFonts w:eastAsia="Garamond" w:cs="Garamond"/>
          </w:rPr>
          <w:t>FLM-225 Film History</w:t>
        </w:r>
      </w:ins>
    </w:p>
    <w:p w14:paraId="32A11F59" w14:textId="77777777" w:rsidR="00C761A9" w:rsidRDefault="00C761A9" w:rsidP="00C761A9">
      <w:pPr>
        <w:spacing w:after="0"/>
        <w:ind w:left="180" w:hanging="180"/>
        <w:rPr>
          <w:ins w:id="3426" w:author="Summer 2023 updates" w:date="2024-07-31T13:42:00Z"/>
          <w:rFonts w:eastAsia="Garamond" w:cs="Garamond"/>
        </w:rPr>
      </w:pPr>
      <w:ins w:id="3427" w:author="Summer 2023 updates" w:date="2024-07-31T13:42:00Z">
        <w:r>
          <w:rPr>
            <w:rFonts w:eastAsia="Garamond" w:cs="Garamond"/>
          </w:rPr>
          <w:t>FLM-250 Film Topics</w:t>
        </w:r>
      </w:ins>
    </w:p>
    <w:p w14:paraId="6A3C714C" w14:textId="77777777" w:rsidR="00C761A9" w:rsidRDefault="00C761A9" w:rsidP="00C761A9">
      <w:pPr>
        <w:spacing w:after="0"/>
        <w:ind w:left="180" w:hanging="180"/>
        <w:rPr>
          <w:ins w:id="3428" w:author="Summer 2023 updates" w:date="2024-07-31T13:42:00Z"/>
          <w:rFonts w:eastAsia="Garamond" w:cs="Garamond"/>
        </w:rPr>
      </w:pPr>
      <w:ins w:id="3429" w:author="Summer 2023 updates" w:date="2024-07-31T13:42:00Z">
        <w:r>
          <w:rPr>
            <w:rFonts w:eastAsia="Garamond" w:cs="Garamond"/>
          </w:rPr>
          <w:t>FRE-145 French and Francophone Lit. in Translation</w:t>
        </w:r>
      </w:ins>
    </w:p>
    <w:p w14:paraId="2BD353E4" w14:textId="77777777" w:rsidR="00C761A9" w:rsidRDefault="00C761A9" w:rsidP="00C761A9">
      <w:pPr>
        <w:spacing w:after="0"/>
        <w:ind w:left="180" w:hanging="180"/>
        <w:rPr>
          <w:ins w:id="3430" w:author="Summer 2023 updates" w:date="2024-07-31T13:42:00Z"/>
          <w:rFonts w:eastAsia="Garamond" w:cs="Garamond"/>
        </w:rPr>
      </w:pPr>
      <w:ins w:id="3431" w:author="Summer 2023 updates" w:date="2024-07-31T13:42:00Z">
        <w:r>
          <w:rPr>
            <w:rFonts w:eastAsia="Garamond" w:cs="Garamond"/>
          </w:rPr>
          <w:t>FRE-335 Introduction to French &amp; Francophone Literature</w:t>
        </w:r>
      </w:ins>
    </w:p>
    <w:p w14:paraId="65461F27" w14:textId="77777777" w:rsidR="00C761A9" w:rsidRDefault="00C761A9" w:rsidP="00C761A9">
      <w:pPr>
        <w:spacing w:after="0"/>
        <w:ind w:left="180" w:hanging="180"/>
        <w:rPr>
          <w:ins w:id="3432" w:author="Summer 2023 updates" w:date="2024-07-31T13:42:00Z"/>
          <w:rFonts w:eastAsia="Garamond" w:cs="Garamond"/>
        </w:rPr>
      </w:pPr>
      <w:ins w:id="3433" w:author="Summer 2023 updates" w:date="2024-07-31T13:42:00Z">
        <w:r>
          <w:rPr>
            <w:rFonts w:eastAsia="Garamond" w:cs="Garamond"/>
          </w:rPr>
          <w:t>FRE-340 French and Francophone Cinema</w:t>
        </w:r>
      </w:ins>
    </w:p>
    <w:p w14:paraId="4E260664" w14:textId="77777777" w:rsidR="00C761A9" w:rsidRDefault="00C761A9" w:rsidP="00C761A9">
      <w:pPr>
        <w:spacing w:after="0"/>
        <w:ind w:left="180" w:hanging="180"/>
        <w:rPr>
          <w:ins w:id="3434" w:author="Summer 2023 updates" w:date="2024-07-31T13:42:00Z"/>
          <w:rFonts w:eastAsia="Garamond" w:cs="Garamond"/>
        </w:rPr>
      </w:pPr>
      <w:ins w:id="3435" w:author="Summer 2023 updates" w:date="2024-07-31T13:42:00Z">
        <w:r>
          <w:rPr>
            <w:rFonts w:eastAsia="Garamond" w:cs="Garamond"/>
          </w:rPr>
          <w:t>FRE-446 Francophone Voices (WE)</w:t>
        </w:r>
      </w:ins>
    </w:p>
    <w:p w14:paraId="23D00166" w14:textId="77777777" w:rsidR="00C761A9" w:rsidRDefault="00C761A9" w:rsidP="00C761A9">
      <w:pPr>
        <w:spacing w:after="0"/>
        <w:ind w:left="180" w:hanging="180"/>
        <w:rPr>
          <w:ins w:id="3436" w:author="Summer 2023 updates" w:date="2024-07-31T13:42:00Z"/>
          <w:rFonts w:eastAsia="Garamond" w:cs="Garamond"/>
        </w:rPr>
      </w:pPr>
      <w:ins w:id="3437" w:author="Summer 2023 updates" w:date="2024-07-31T13:42:00Z">
        <w:r>
          <w:rPr>
            <w:rFonts w:eastAsia="Garamond" w:cs="Garamond"/>
          </w:rPr>
          <w:t>FRE-452 Translation and Interpretation Workshop (WE)</w:t>
        </w:r>
      </w:ins>
    </w:p>
    <w:p w14:paraId="7DD25C13" w14:textId="77777777" w:rsidR="00C761A9" w:rsidRDefault="00C761A9" w:rsidP="00C761A9">
      <w:pPr>
        <w:spacing w:after="0"/>
        <w:ind w:left="180" w:hanging="180"/>
        <w:rPr>
          <w:ins w:id="3438" w:author="Summer 2023 updates" w:date="2024-07-31T13:42:00Z"/>
          <w:rFonts w:eastAsia="Garamond" w:cs="Garamond"/>
        </w:rPr>
      </w:pPr>
      <w:ins w:id="3439" w:author="Summer 2023 updates" w:date="2024-07-31T13:42:00Z">
        <w:r>
          <w:rPr>
            <w:rFonts w:eastAsia="Garamond" w:cs="Garamond"/>
          </w:rPr>
          <w:t>HIS-275 Ancient Greek History (WE)</w:t>
        </w:r>
      </w:ins>
    </w:p>
    <w:p w14:paraId="0A2343AF" w14:textId="77777777" w:rsidR="00C761A9" w:rsidRDefault="00C761A9" w:rsidP="00C761A9">
      <w:pPr>
        <w:spacing w:after="0"/>
        <w:ind w:left="180" w:hanging="180"/>
        <w:rPr>
          <w:ins w:id="3440" w:author="Summer 2023 updates" w:date="2024-07-31T13:42:00Z"/>
          <w:rFonts w:eastAsia="Garamond" w:cs="Garamond"/>
        </w:rPr>
      </w:pPr>
      <w:ins w:id="3441" w:author="Summer 2023 updates" w:date="2024-07-31T13:42:00Z">
        <w:r>
          <w:rPr>
            <w:rFonts w:eastAsia="Garamond" w:cs="Garamond"/>
          </w:rPr>
          <w:t>HIS-285 History of Ancient Rome (WE)</w:t>
        </w:r>
      </w:ins>
    </w:p>
    <w:p w14:paraId="05E850F1" w14:textId="77777777" w:rsidR="00C761A9" w:rsidRDefault="00C761A9" w:rsidP="00C761A9">
      <w:pPr>
        <w:spacing w:after="0"/>
        <w:ind w:left="180" w:hanging="180"/>
        <w:rPr>
          <w:ins w:id="3442" w:author="Summer 2023 updates" w:date="2024-07-31T13:42:00Z"/>
          <w:rFonts w:eastAsia="Garamond" w:cs="Garamond"/>
        </w:rPr>
      </w:pPr>
      <w:ins w:id="3443" w:author="Summer 2023 updates" w:date="2024-07-31T13:42:00Z">
        <w:r>
          <w:rPr>
            <w:rFonts w:eastAsia="Garamond" w:cs="Garamond"/>
          </w:rPr>
          <w:t>MU-100</w:t>
        </w:r>
        <w:r>
          <w:rPr>
            <w:rFonts w:eastAsia="Garamond" w:cs="Garamond"/>
          </w:rPr>
          <w:tab/>
          <w:t xml:space="preserve"> Experiencing Music</w:t>
        </w:r>
      </w:ins>
    </w:p>
    <w:p w14:paraId="3C75E227" w14:textId="77777777" w:rsidR="00C761A9" w:rsidRPr="007833D4" w:rsidRDefault="00C761A9" w:rsidP="00C761A9">
      <w:pPr>
        <w:spacing w:after="0"/>
        <w:ind w:left="180" w:hanging="180"/>
        <w:rPr>
          <w:ins w:id="3444" w:author="Summer 2023 updates" w:date="2024-07-31T13:42:00Z"/>
          <w:rFonts w:eastAsia="Garamond" w:cs="Garamond"/>
        </w:rPr>
      </w:pPr>
      <w:ins w:id="3445" w:author="Summer 2023 updates" w:date="2024-07-31T13:42:00Z">
        <w:r w:rsidRPr="007833D4">
          <w:rPr>
            <w:rFonts w:eastAsia="Garamond" w:cs="Garamond"/>
          </w:rPr>
          <w:t>MU-140</w:t>
        </w:r>
        <w:r w:rsidRPr="007833D4">
          <w:rPr>
            <w:rFonts w:eastAsia="Garamond" w:cs="Garamond"/>
          </w:rPr>
          <w:tab/>
          <w:t xml:space="preserve"> Film Music</w:t>
        </w:r>
      </w:ins>
    </w:p>
    <w:p w14:paraId="1171B947" w14:textId="77777777" w:rsidR="00C761A9" w:rsidRDefault="00C761A9" w:rsidP="00C761A9">
      <w:pPr>
        <w:spacing w:after="0"/>
        <w:ind w:left="180" w:hanging="180"/>
        <w:rPr>
          <w:ins w:id="3446" w:author="Summer 2023 updates" w:date="2024-07-31T13:42:00Z"/>
          <w:rFonts w:eastAsia="Garamond" w:cs="Garamond"/>
        </w:rPr>
      </w:pPr>
      <w:ins w:id="3447" w:author="Summer 2023 updates" w:date="2024-07-31T13:42:00Z">
        <w:r>
          <w:rPr>
            <w:rFonts w:eastAsia="Garamond" w:cs="Garamond"/>
          </w:rPr>
          <w:t>MU-166 Topics in Music: Non-Western Perspectives</w:t>
        </w:r>
      </w:ins>
    </w:p>
    <w:p w14:paraId="52DD9ABB" w14:textId="77777777" w:rsidR="00C761A9" w:rsidRPr="007833D4" w:rsidRDefault="00C761A9" w:rsidP="00C761A9">
      <w:pPr>
        <w:spacing w:after="0"/>
        <w:ind w:left="180" w:hanging="180"/>
        <w:rPr>
          <w:ins w:id="3448" w:author="Summer 2023 updates" w:date="2024-07-31T13:42:00Z"/>
          <w:rFonts w:eastAsia="Garamond" w:cs="Garamond"/>
        </w:rPr>
      </w:pPr>
      <w:ins w:id="3449" w:author="Summer 2023 updates" w:date="2024-07-31T13:42:00Z">
        <w:r w:rsidRPr="007833D4">
          <w:rPr>
            <w:rFonts w:eastAsia="Garamond" w:cs="Garamond"/>
          </w:rPr>
          <w:t>MU-202</w:t>
        </w:r>
        <w:r w:rsidRPr="007833D4">
          <w:rPr>
            <w:rFonts w:eastAsia="Garamond" w:cs="Garamond"/>
          </w:rPr>
          <w:tab/>
          <w:t xml:space="preserve"> Arts Administration</w:t>
        </w:r>
      </w:ins>
    </w:p>
    <w:p w14:paraId="1A85CBC8" w14:textId="77777777" w:rsidR="00C761A9" w:rsidRPr="00F006DC" w:rsidRDefault="00C761A9" w:rsidP="00C761A9">
      <w:pPr>
        <w:spacing w:after="0"/>
        <w:ind w:left="180" w:hanging="180"/>
        <w:rPr>
          <w:ins w:id="3450" w:author="Summer 2023 updates" w:date="2024-07-31T13:42:00Z"/>
          <w:rFonts w:eastAsia="Garamond" w:cs="Garamond"/>
        </w:rPr>
      </w:pPr>
      <w:ins w:id="3451" w:author="Summer 2023 updates" w:date="2024-07-31T13:42:00Z">
        <w:r w:rsidRPr="00F006DC">
          <w:rPr>
            <w:rFonts w:eastAsia="Garamond" w:cs="Garamond"/>
          </w:rPr>
          <w:t>MU-284 Topics in Music</w:t>
        </w:r>
      </w:ins>
    </w:p>
    <w:p w14:paraId="19E774F3" w14:textId="77777777" w:rsidR="00C761A9" w:rsidRPr="007833D4" w:rsidRDefault="00C761A9" w:rsidP="00C761A9">
      <w:pPr>
        <w:spacing w:after="0"/>
        <w:ind w:left="180" w:hanging="180"/>
        <w:rPr>
          <w:ins w:id="3452" w:author="Summer 2023 updates" w:date="2024-07-31T13:42:00Z"/>
          <w:rFonts w:eastAsia="Garamond" w:cs="Garamond"/>
        </w:rPr>
      </w:pPr>
      <w:ins w:id="3453" w:author="Summer 2023 updates" w:date="2024-07-31T13:42:00Z">
        <w:r w:rsidRPr="007833D4">
          <w:rPr>
            <w:rFonts w:eastAsia="Garamond" w:cs="Garamond"/>
          </w:rPr>
          <w:t>PHL-365 Philosophy of Art and Aesthetic Experience</w:t>
        </w:r>
      </w:ins>
    </w:p>
    <w:p w14:paraId="5F7E5815" w14:textId="77777777" w:rsidR="00C761A9" w:rsidRPr="007833D4" w:rsidRDefault="00C761A9" w:rsidP="00C761A9">
      <w:pPr>
        <w:spacing w:after="0"/>
        <w:ind w:left="180" w:hanging="180"/>
        <w:rPr>
          <w:ins w:id="3454" w:author="Summer 2023 updates" w:date="2024-07-31T13:42:00Z"/>
          <w:rFonts w:eastAsia="Garamond" w:cs="Garamond"/>
        </w:rPr>
      </w:pPr>
      <w:ins w:id="3455" w:author="Summer 2023 updates" w:date="2024-07-31T13:42:00Z">
        <w:r w:rsidRPr="007833D4">
          <w:rPr>
            <w:rFonts w:eastAsia="Garamond" w:cs="Garamond"/>
          </w:rPr>
          <w:t>PR-205</w:t>
        </w:r>
        <w:r w:rsidRPr="007833D4">
          <w:rPr>
            <w:rFonts w:eastAsia="Garamond" w:cs="Garamond"/>
          </w:rPr>
          <w:tab/>
          <w:t>Public Relations (WE)</w:t>
        </w:r>
      </w:ins>
    </w:p>
    <w:p w14:paraId="0D05F440" w14:textId="77777777" w:rsidR="00C761A9" w:rsidRPr="007833D4" w:rsidRDefault="00C761A9" w:rsidP="00C761A9">
      <w:pPr>
        <w:spacing w:after="0"/>
        <w:ind w:left="180" w:hanging="180"/>
        <w:rPr>
          <w:ins w:id="3456" w:author="Summer 2023 updates" w:date="2024-07-31T13:42:00Z"/>
          <w:rFonts w:eastAsia="Garamond" w:cs="Garamond"/>
        </w:rPr>
      </w:pPr>
      <w:ins w:id="3457" w:author="Summer 2023 updates" w:date="2024-07-31T13:42:00Z">
        <w:r w:rsidRPr="007833D4">
          <w:rPr>
            <w:rFonts w:eastAsia="Garamond" w:cs="Garamond"/>
          </w:rPr>
          <w:t>REL-105 Intro to Hebrew Bible (WE)</w:t>
        </w:r>
      </w:ins>
    </w:p>
    <w:p w14:paraId="3877EDD4" w14:textId="77777777" w:rsidR="00C761A9" w:rsidRPr="007833D4" w:rsidRDefault="00C761A9" w:rsidP="00C761A9">
      <w:pPr>
        <w:spacing w:after="0"/>
        <w:ind w:left="180" w:hanging="180"/>
        <w:rPr>
          <w:ins w:id="3458" w:author="Summer 2023 updates" w:date="2024-07-31T13:42:00Z"/>
          <w:rFonts w:eastAsia="Garamond" w:cs="Garamond"/>
        </w:rPr>
      </w:pPr>
      <w:ins w:id="3459" w:author="Summer 2023 updates" w:date="2024-07-31T13:42:00Z">
        <w:r w:rsidRPr="007833D4">
          <w:rPr>
            <w:rFonts w:eastAsia="Garamond" w:cs="Garamond"/>
          </w:rPr>
          <w:t>REL-115 Introduction to New Testament (WE)</w:t>
        </w:r>
      </w:ins>
    </w:p>
    <w:p w14:paraId="6BEBA8CB" w14:textId="77777777" w:rsidR="00C761A9" w:rsidRPr="007833D4" w:rsidRDefault="00C761A9" w:rsidP="00C761A9">
      <w:pPr>
        <w:spacing w:after="0"/>
        <w:ind w:left="180" w:hanging="180"/>
        <w:rPr>
          <w:ins w:id="3460" w:author="Summer 2023 updates" w:date="2024-07-31T13:42:00Z"/>
          <w:rFonts w:eastAsia="Garamond" w:cs="Garamond"/>
        </w:rPr>
      </w:pPr>
      <w:ins w:id="3461" w:author="Summer 2023 updates" w:date="2024-07-31T13:42:00Z">
        <w:r w:rsidRPr="007833D4">
          <w:rPr>
            <w:rFonts w:eastAsia="Garamond" w:cs="Garamond"/>
          </w:rPr>
          <w:t>REL-310 Early Christian Gospels (WE)</w:t>
        </w:r>
      </w:ins>
    </w:p>
    <w:p w14:paraId="4AB7583A" w14:textId="77777777" w:rsidR="00C761A9" w:rsidRPr="007833D4" w:rsidRDefault="00C761A9" w:rsidP="00C761A9">
      <w:pPr>
        <w:spacing w:after="0"/>
        <w:ind w:left="180" w:hanging="180"/>
        <w:rPr>
          <w:ins w:id="3462" w:author="Summer 2023 updates" w:date="2024-07-31T13:42:00Z"/>
          <w:rFonts w:eastAsia="Garamond" w:cs="Garamond"/>
        </w:rPr>
      </w:pPr>
      <w:ins w:id="3463" w:author="Summer 2023 updates" w:date="2024-07-31T13:42:00Z">
        <w:r w:rsidRPr="007833D4">
          <w:rPr>
            <w:rFonts w:eastAsia="Garamond" w:cs="Garamond"/>
          </w:rPr>
          <w:t>REL-365 Letters of Paul (WE)</w:t>
        </w:r>
      </w:ins>
    </w:p>
    <w:p w14:paraId="76C072DF" w14:textId="77777777" w:rsidR="00C761A9" w:rsidRPr="007833D4" w:rsidRDefault="00C761A9" w:rsidP="00C761A9">
      <w:pPr>
        <w:spacing w:after="0"/>
        <w:ind w:left="180" w:hanging="180"/>
        <w:rPr>
          <w:ins w:id="3464" w:author="Summer 2023 updates" w:date="2024-07-31T13:42:00Z"/>
          <w:rFonts w:eastAsia="Garamond" w:cs="Garamond"/>
        </w:rPr>
      </w:pPr>
      <w:ins w:id="3465" w:author="Summer 2023 updates" w:date="2024-07-31T13:42:00Z">
        <w:r w:rsidRPr="007833D4">
          <w:rPr>
            <w:rFonts w:eastAsia="Garamond" w:cs="Garamond"/>
          </w:rPr>
          <w:t>REL-385 Topics: Dante’s Divine Comedy (WE)</w:t>
        </w:r>
      </w:ins>
    </w:p>
    <w:p w14:paraId="5003D1FE" w14:textId="77777777" w:rsidR="00C761A9" w:rsidRPr="007833D4" w:rsidRDefault="00C761A9" w:rsidP="00C761A9">
      <w:pPr>
        <w:spacing w:after="0"/>
        <w:ind w:left="180" w:hanging="180"/>
        <w:rPr>
          <w:ins w:id="3466" w:author="Summer 2023 updates" w:date="2024-07-31T13:42:00Z"/>
          <w:rFonts w:eastAsia="Garamond" w:cs="Garamond"/>
        </w:rPr>
      </w:pPr>
      <w:ins w:id="3467" w:author="Summer 2023 updates" w:date="2024-07-31T13:42:00Z">
        <w:r w:rsidRPr="007833D4">
          <w:rPr>
            <w:rFonts w:eastAsia="Garamond" w:cs="Garamond"/>
          </w:rPr>
          <w:t>RHE-135 Writers Colony (WE)</w:t>
        </w:r>
      </w:ins>
    </w:p>
    <w:p w14:paraId="3D9BD637" w14:textId="77777777" w:rsidR="00C761A9" w:rsidRPr="007833D4" w:rsidRDefault="00C761A9" w:rsidP="00C761A9">
      <w:pPr>
        <w:spacing w:after="0"/>
        <w:ind w:left="180" w:hanging="180"/>
        <w:rPr>
          <w:ins w:id="3468" w:author="Summer 2023 updates" w:date="2024-07-31T13:42:00Z"/>
          <w:rFonts w:eastAsia="Garamond" w:cs="Garamond"/>
        </w:rPr>
      </w:pPr>
      <w:ins w:id="3469" w:author="Summer 2023 updates" w:date="2024-07-31T13:42:00Z">
        <w:r w:rsidRPr="007833D4">
          <w:rPr>
            <w:rFonts w:eastAsia="Garamond" w:cs="Garamond"/>
          </w:rPr>
          <w:t>RHE-137 Creative Nonfiction: U.S. Pluralism (WE)</w:t>
        </w:r>
      </w:ins>
    </w:p>
    <w:p w14:paraId="1E75C6C3" w14:textId="77777777" w:rsidR="00C761A9" w:rsidRPr="007833D4" w:rsidRDefault="00C761A9" w:rsidP="00C761A9">
      <w:pPr>
        <w:spacing w:after="0"/>
        <w:ind w:left="180" w:hanging="180"/>
        <w:rPr>
          <w:ins w:id="3470" w:author="Summer 2023 updates" w:date="2024-07-31T13:42:00Z"/>
          <w:rFonts w:eastAsia="Garamond" w:cs="Garamond"/>
        </w:rPr>
      </w:pPr>
      <w:ins w:id="3471" w:author="Summer 2023 updates" w:date="2024-07-31T13:42:00Z">
        <w:r w:rsidRPr="007833D4">
          <w:rPr>
            <w:rFonts w:eastAsia="Garamond" w:cs="Garamond"/>
          </w:rPr>
          <w:t xml:space="preserve">RHE-146 </w:t>
        </w:r>
        <w:r w:rsidRPr="00F006DC">
          <w:rPr>
            <w:rFonts w:eastAsia="Garamond" w:cs="Garamond"/>
          </w:rPr>
          <w:t xml:space="preserve">Creative Nonfiction: Global Perspectives </w:t>
        </w:r>
        <w:r w:rsidRPr="007833D4">
          <w:rPr>
            <w:rFonts w:eastAsia="Garamond" w:cs="Garamond"/>
          </w:rPr>
          <w:t>(WE)</w:t>
        </w:r>
      </w:ins>
    </w:p>
    <w:p w14:paraId="1B5668A0" w14:textId="777D8581" w:rsidR="002E4127" w:rsidRDefault="002E4127" w:rsidP="002E4127">
      <w:pPr>
        <w:spacing w:after="0"/>
        <w:ind w:left="90" w:hanging="90"/>
        <w:rPr>
          <w:ins w:id="3472" w:author="Summer 2023 updates" w:date="2024-07-31T13:42:00Z"/>
          <w:rFonts w:eastAsia="Garamond" w:cs="Garamond"/>
          <w:b/>
          <w:i/>
          <w:u w:val="single"/>
        </w:rPr>
      </w:pPr>
      <w:ins w:id="3473" w:author="Summer 2023 updates" w:date="2024-07-31T13:42:00Z">
        <w:r>
          <w:rPr>
            <w:rFonts w:eastAsia="Garamond" w:cs="Garamond"/>
            <w:b/>
            <w:i/>
            <w:u w:val="single"/>
          </w:rPr>
          <w:t>Literary, Artistic and Media Analysis (continued)</w:t>
        </w:r>
      </w:ins>
    </w:p>
    <w:p w14:paraId="2756E4F5" w14:textId="77777777" w:rsidR="00C761A9" w:rsidRPr="007833D4" w:rsidRDefault="00C761A9" w:rsidP="00C761A9">
      <w:pPr>
        <w:spacing w:after="0"/>
        <w:ind w:left="180" w:hanging="180"/>
        <w:rPr>
          <w:ins w:id="3474" w:author="Summer 2023 updates" w:date="2024-07-31T13:42:00Z"/>
          <w:rFonts w:eastAsia="Garamond" w:cs="Garamond"/>
        </w:rPr>
      </w:pPr>
      <w:ins w:id="3475" w:author="Summer 2023 updates" w:date="2024-07-31T13:42:00Z">
        <w:r w:rsidRPr="007833D4">
          <w:rPr>
            <w:rFonts w:eastAsia="Garamond" w:cs="Garamond"/>
          </w:rPr>
          <w:t>RHE-200 Rhetorical Theory and Practice</w:t>
        </w:r>
      </w:ins>
    </w:p>
    <w:p w14:paraId="4B9A54BC" w14:textId="77777777" w:rsidR="00C761A9" w:rsidRDefault="00C761A9" w:rsidP="00C761A9">
      <w:pPr>
        <w:spacing w:after="0"/>
        <w:ind w:left="180" w:hanging="180"/>
        <w:rPr>
          <w:ins w:id="3476" w:author="Summer 2023 updates" w:date="2024-07-31T13:42:00Z"/>
          <w:rFonts w:eastAsia="Garamond" w:cs="Garamond"/>
        </w:rPr>
      </w:pPr>
      <w:ins w:id="3477" w:author="Summer 2023 updates" w:date="2024-07-31T13:42:00Z">
        <w:r w:rsidRPr="007833D4">
          <w:rPr>
            <w:rFonts w:eastAsia="Garamond" w:cs="Garamond"/>
          </w:rPr>
          <w:t>RHE-225 Journalism and Media Writing Workshop (WE)</w:t>
        </w:r>
      </w:ins>
    </w:p>
    <w:p w14:paraId="7AB17FF1" w14:textId="77777777" w:rsidR="00C761A9" w:rsidRDefault="00C761A9" w:rsidP="00C761A9">
      <w:pPr>
        <w:spacing w:after="0"/>
        <w:ind w:left="180" w:hanging="180"/>
        <w:rPr>
          <w:ins w:id="3478" w:author="Summer 2023 updates" w:date="2024-07-31T13:42:00Z"/>
          <w:rFonts w:eastAsia="Garamond" w:cs="Garamond"/>
        </w:rPr>
      </w:pPr>
      <w:ins w:id="3479" w:author="Summer 2023 updates" w:date="2024-07-31T13:42:00Z">
        <w:r>
          <w:rPr>
            <w:rFonts w:eastAsia="Garamond" w:cs="Garamond"/>
          </w:rPr>
          <w:t>RHE-230 Grammar and Style Workshop</w:t>
        </w:r>
      </w:ins>
    </w:p>
    <w:p w14:paraId="068643FB" w14:textId="77777777" w:rsidR="00C761A9" w:rsidRDefault="00C761A9" w:rsidP="00C761A9">
      <w:pPr>
        <w:spacing w:after="0"/>
        <w:ind w:left="180" w:hanging="180"/>
        <w:rPr>
          <w:ins w:id="3480" w:author="Summer 2023 updates" w:date="2024-07-31T13:42:00Z"/>
          <w:rFonts w:eastAsia="Garamond" w:cs="Garamond"/>
        </w:rPr>
      </w:pPr>
      <w:ins w:id="3481" w:author="Summer 2023 updates" w:date="2024-07-31T13:42:00Z">
        <w:r>
          <w:rPr>
            <w:rFonts w:eastAsia="Garamond" w:cs="Garamond"/>
          </w:rPr>
          <w:t>RHE-257 Environmental Rhetoric (WE)</w:t>
        </w:r>
      </w:ins>
    </w:p>
    <w:p w14:paraId="67EA985F" w14:textId="77777777" w:rsidR="00C761A9" w:rsidRDefault="00C761A9" w:rsidP="00C761A9">
      <w:pPr>
        <w:spacing w:after="0"/>
        <w:ind w:left="180" w:hanging="180"/>
        <w:rPr>
          <w:ins w:id="3482" w:author="Summer 2023 updates" w:date="2024-07-31T13:42:00Z"/>
          <w:rFonts w:eastAsia="Garamond" w:cs="Garamond"/>
        </w:rPr>
      </w:pPr>
      <w:ins w:id="3483" w:author="Summer 2023 updates" w:date="2024-07-31T13:42:00Z">
        <w:r>
          <w:rPr>
            <w:rFonts w:eastAsia="Garamond" w:cs="Garamond"/>
          </w:rPr>
          <w:t>RHE-265 Professional Writing (WE)</w:t>
        </w:r>
      </w:ins>
    </w:p>
    <w:p w14:paraId="2DE46A73" w14:textId="77777777" w:rsidR="00C761A9" w:rsidRDefault="00C761A9" w:rsidP="00C761A9">
      <w:pPr>
        <w:spacing w:after="0"/>
        <w:ind w:left="180" w:hanging="180"/>
        <w:rPr>
          <w:ins w:id="3484" w:author="Summer 2023 updates" w:date="2024-07-31T13:42:00Z"/>
          <w:rFonts w:eastAsia="Garamond" w:cs="Garamond"/>
        </w:rPr>
      </w:pPr>
      <w:ins w:id="3485" w:author="Summer 2023 updates" w:date="2024-07-31T13:42:00Z">
        <w:r>
          <w:rPr>
            <w:rFonts w:eastAsia="Garamond" w:cs="Garamond"/>
          </w:rPr>
          <w:t>RHE-377 Cultural Studies (WE)</w:t>
        </w:r>
      </w:ins>
    </w:p>
    <w:p w14:paraId="2ED493DF" w14:textId="77777777" w:rsidR="00C761A9" w:rsidRDefault="00C761A9" w:rsidP="00C761A9">
      <w:pPr>
        <w:spacing w:after="0"/>
        <w:ind w:left="180" w:hanging="180"/>
        <w:rPr>
          <w:ins w:id="3486" w:author="Summer 2023 updates" w:date="2024-07-31T13:42:00Z"/>
          <w:rFonts w:eastAsia="Garamond" w:cs="Garamond"/>
        </w:rPr>
      </w:pPr>
      <w:ins w:id="3487" w:author="Summer 2023 updates" w:date="2024-07-31T13:42:00Z">
        <w:r>
          <w:rPr>
            <w:rFonts w:eastAsia="Garamond" w:cs="Garamond"/>
          </w:rPr>
          <w:t>SPA-148 Spanish Literature in Translation</w:t>
        </w:r>
      </w:ins>
    </w:p>
    <w:p w14:paraId="2C39A08A" w14:textId="77777777" w:rsidR="00C761A9" w:rsidRDefault="00C761A9" w:rsidP="00C761A9">
      <w:pPr>
        <w:spacing w:after="0"/>
        <w:ind w:left="180" w:hanging="180"/>
        <w:rPr>
          <w:ins w:id="3488" w:author="Summer 2023 updates" w:date="2024-07-31T13:42:00Z"/>
          <w:rFonts w:eastAsia="Garamond" w:cs="Garamond"/>
        </w:rPr>
      </w:pPr>
      <w:ins w:id="3489" w:author="Summer 2023 updates" w:date="2024-07-31T13:42:00Z">
        <w:r>
          <w:rPr>
            <w:rFonts w:eastAsia="Garamond" w:cs="Garamond"/>
          </w:rPr>
          <w:t>SPA-325 Spanish Language and Literature (WE)</w:t>
        </w:r>
      </w:ins>
    </w:p>
    <w:p w14:paraId="39D08F65" w14:textId="77777777" w:rsidR="00C761A9" w:rsidRDefault="00C761A9" w:rsidP="00C761A9">
      <w:pPr>
        <w:spacing w:after="0"/>
        <w:ind w:left="180" w:hanging="180"/>
        <w:rPr>
          <w:ins w:id="3490" w:author="Summer 2023 updates" w:date="2024-07-31T13:42:00Z"/>
          <w:rFonts w:eastAsia="Garamond" w:cs="Garamond"/>
        </w:rPr>
      </w:pPr>
      <w:ins w:id="3491" w:author="Summer 2023 updates" w:date="2024-07-31T13:42:00Z">
        <w:r>
          <w:rPr>
            <w:rFonts w:eastAsia="Garamond" w:cs="Garamond"/>
          </w:rPr>
          <w:t>SPA-345 Introduction to Hispanic Literature (WE)</w:t>
        </w:r>
      </w:ins>
    </w:p>
    <w:p w14:paraId="1119F78D" w14:textId="77777777" w:rsidR="00C761A9" w:rsidRDefault="00C761A9" w:rsidP="00C761A9">
      <w:pPr>
        <w:spacing w:after="0"/>
        <w:ind w:left="180" w:hanging="180"/>
        <w:rPr>
          <w:ins w:id="3492" w:author="Summer 2023 updates" w:date="2024-07-31T13:42:00Z"/>
          <w:rFonts w:eastAsia="Garamond" w:cs="Garamond"/>
        </w:rPr>
      </w:pPr>
      <w:ins w:id="3493" w:author="Summer 2023 updates" w:date="2024-07-31T13:42:00Z">
        <w:r>
          <w:rPr>
            <w:rFonts w:eastAsia="Garamond" w:cs="Garamond"/>
          </w:rPr>
          <w:t>SPA-412 Ecologies: Latin American Environmental Lit and Culture</w:t>
        </w:r>
      </w:ins>
    </w:p>
    <w:p w14:paraId="2C3A983E" w14:textId="77777777" w:rsidR="00C761A9" w:rsidRDefault="00C761A9" w:rsidP="00C761A9">
      <w:pPr>
        <w:spacing w:after="0"/>
        <w:ind w:left="180" w:right="-90" w:hanging="180"/>
        <w:rPr>
          <w:ins w:id="3494" w:author="Summer 2023 updates" w:date="2024-07-31T13:42:00Z"/>
          <w:rFonts w:eastAsia="Garamond" w:cs="Garamond"/>
        </w:rPr>
      </w:pPr>
      <w:ins w:id="3495" w:author="Summer 2023 updates" w:date="2024-07-31T13:42:00Z">
        <w:r>
          <w:rPr>
            <w:rFonts w:eastAsia="Garamond" w:cs="Garamond"/>
          </w:rPr>
          <w:t>SPA-432 Representations of Violence</w:t>
        </w:r>
      </w:ins>
    </w:p>
    <w:p w14:paraId="1B6BFBC5" w14:textId="77777777" w:rsidR="002E4127" w:rsidRDefault="002E4127" w:rsidP="00C761A9">
      <w:pPr>
        <w:spacing w:after="0"/>
        <w:ind w:left="180" w:hanging="180"/>
        <w:rPr>
          <w:ins w:id="3496" w:author="Summer 2023 updates" w:date="2024-07-31T13:42:00Z"/>
          <w:rFonts w:eastAsia="Garamond" w:cs="Garamond"/>
        </w:rPr>
      </w:pPr>
    </w:p>
    <w:p w14:paraId="15289877" w14:textId="77777777" w:rsidR="002E4127" w:rsidRDefault="002E4127" w:rsidP="00C761A9">
      <w:pPr>
        <w:spacing w:after="0"/>
        <w:ind w:left="180" w:hanging="180"/>
        <w:rPr>
          <w:ins w:id="3497" w:author="Summer 2023 updates" w:date="2024-07-31T13:42:00Z"/>
          <w:rFonts w:eastAsia="Garamond" w:cs="Garamond"/>
        </w:rPr>
      </w:pPr>
    </w:p>
    <w:p w14:paraId="5EEF48F4" w14:textId="0FA056A4" w:rsidR="00C761A9" w:rsidRDefault="00C761A9" w:rsidP="00C761A9">
      <w:pPr>
        <w:spacing w:after="0"/>
        <w:ind w:left="180" w:hanging="180"/>
        <w:rPr>
          <w:ins w:id="3498" w:author="Summer 2023 updates" w:date="2024-07-31T13:42:00Z"/>
          <w:rFonts w:eastAsia="Garamond" w:cs="Garamond"/>
        </w:rPr>
      </w:pPr>
      <w:ins w:id="3499" w:author="Summer 2023 updates" w:date="2024-07-31T13:42:00Z">
        <w:r>
          <w:rPr>
            <w:rFonts w:eastAsia="Garamond" w:cs="Garamond"/>
          </w:rPr>
          <w:t>SPA-442 Popular Culture, Media, and Cultural Studies (WE)</w:t>
        </w:r>
      </w:ins>
    </w:p>
    <w:p w14:paraId="1CCEAEF4" w14:textId="77777777" w:rsidR="00C761A9" w:rsidRDefault="00C761A9" w:rsidP="00C761A9">
      <w:pPr>
        <w:spacing w:after="0"/>
        <w:ind w:left="180" w:hanging="180"/>
        <w:rPr>
          <w:ins w:id="3500" w:author="Summer 2023 updates" w:date="2024-07-31T13:42:00Z"/>
          <w:rFonts w:eastAsia="Garamond" w:cs="Garamond"/>
        </w:rPr>
      </w:pPr>
      <w:ins w:id="3501" w:author="Summer 2023 updates" w:date="2024-07-31T13:42:00Z">
        <w:r>
          <w:rPr>
            <w:rFonts w:eastAsia="Garamond" w:cs="Garamond"/>
          </w:rPr>
          <w:t>SPA-443 Cinema and the Politics of Representation (WE)</w:t>
        </w:r>
      </w:ins>
    </w:p>
    <w:p w14:paraId="401A9936" w14:textId="77777777" w:rsidR="00C761A9" w:rsidRDefault="00C761A9" w:rsidP="00C761A9">
      <w:pPr>
        <w:spacing w:after="0"/>
        <w:ind w:left="180" w:hanging="180"/>
        <w:rPr>
          <w:ins w:id="3502" w:author="Summer 2023 updates" w:date="2024-07-31T13:42:00Z"/>
          <w:rFonts w:eastAsia="Garamond" w:cs="Garamond"/>
        </w:rPr>
      </w:pPr>
      <w:ins w:id="3503" w:author="Summer 2023 updates" w:date="2024-07-31T13:42:00Z">
        <w:r>
          <w:rPr>
            <w:rFonts w:eastAsia="Garamond" w:cs="Garamond"/>
          </w:rPr>
          <w:t>SPA-446 Latin American and Spanish Short Stories (WE)</w:t>
        </w:r>
      </w:ins>
    </w:p>
    <w:p w14:paraId="57748CE6" w14:textId="77777777" w:rsidR="00C761A9" w:rsidRDefault="00C761A9" w:rsidP="00C761A9">
      <w:pPr>
        <w:spacing w:after="0"/>
        <w:ind w:left="180" w:hanging="180"/>
        <w:rPr>
          <w:ins w:id="3504" w:author="Summer 2023 updates" w:date="2024-07-31T13:42:00Z"/>
          <w:rFonts w:eastAsia="Garamond" w:cs="Garamond"/>
        </w:rPr>
      </w:pPr>
      <w:ins w:id="3505" w:author="Summer 2023 updates" w:date="2024-07-31T13:42:00Z">
        <w:r>
          <w:rPr>
            <w:rFonts w:eastAsia="Garamond" w:cs="Garamond"/>
          </w:rPr>
          <w:t>SPA-458 Travel Writing and Transatlantic Literature</w:t>
        </w:r>
      </w:ins>
    </w:p>
    <w:p w14:paraId="2D4E3D0E" w14:textId="77777777" w:rsidR="00C761A9" w:rsidRDefault="00C761A9" w:rsidP="00C761A9">
      <w:pPr>
        <w:spacing w:after="0"/>
        <w:ind w:left="180" w:hanging="180"/>
        <w:rPr>
          <w:ins w:id="3506" w:author="Summer 2023 updates" w:date="2024-07-31T13:42:00Z"/>
          <w:rFonts w:eastAsia="Garamond" w:cs="Garamond"/>
        </w:rPr>
      </w:pPr>
      <w:ins w:id="3507" w:author="Summer 2023 updates" w:date="2024-07-31T13:42:00Z">
        <w:r>
          <w:rPr>
            <w:rFonts w:eastAsia="Garamond" w:cs="Garamond"/>
          </w:rPr>
          <w:t>THE-100 Introduction to Theatre</w:t>
        </w:r>
      </w:ins>
    </w:p>
    <w:p w14:paraId="2D891256" w14:textId="77777777" w:rsidR="00C761A9" w:rsidRDefault="00C761A9" w:rsidP="00C761A9">
      <w:pPr>
        <w:spacing w:after="0"/>
        <w:ind w:left="180" w:hanging="180"/>
        <w:rPr>
          <w:ins w:id="3508" w:author="Summer 2023 updates" w:date="2024-07-31T13:42:00Z"/>
          <w:rFonts w:eastAsia="Garamond" w:cs="Garamond"/>
        </w:rPr>
      </w:pPr>
      <w:ins w:id="3509" w:author="Summer 2023 updates" w:date="2024-07-31T13:42:00Z">
        <w:r>
          <w:rPr>
            <w:rFonts w:eastAsia="Garamond" w:cs="Garamond"/>
          </w:rPr>
          <w:t>THE-228 History of Theatre and Drama I (WE)</w:t>
        </w:r>
      </w:ins>
    </w:p>
    <w:p w14:paraId="7E913552" w14:textId="77777777" w:rsidR="00C761A9" w:rsidRDefault="00C761A9" w:rsidP="00C761A9">
      <w:pPr>
        <w:spacing w:after="0"/>
        <w:ind w:left="180" w:hanging="180"/>
        <w:rPr>
          <w:ins w:id="3510" w:author="Summer 2023 updates" w:date="2024-07-31T13:42:00Z"/>
          <w:rFonts w:eastAsia="Garamond" w:cs="Garamond"/>
        </w:rPr>
      </w:pPr>
      <w:ins w:id="3511" w:author="Summer 2023 updates" w:date="2024-07-31T13:42:00Z">
        <w:r>
          <w:rPr>
            <w:rFonts w:eastAsia="Garamond" w:cs="Garamond"/>
          </w:rPr>
          <w:t>THE-238 History of Theatre and Drama II (WE)</w:t>
        </w:r>
      </w:ins>
    </w:p>
    <w:p w14:paraId="23B780F4" w14:textId="77777777" w:rsidR="00C761A9" w:rsidRDefault="00C761A9" w:rsidP="00C761A9">
      <w:pPr>
        <w:spacing w:after="0"/>
        <w:rPr>
          <w:ins w:id="3512" w:author="Summer 2023 updates" w:date="2024-07-31T13:42:00Z"/>
          <w:rFonts w:eastAsia="Garamond" w:cs="Garamond"/>
        </w:rPr>
      </w:pPr>
    </w:p>
    <w:p w14:paraId="51DAD559" w14:textId="77777777" w:rsidR="00C761A9" w:rsidRDefault="00C761A9" w:rsidP="00C761A9">
      <w:pPr>
        <w:spacing w:after="0"/>
        <w:rPr>
          <w:ins w:id="3513" w:author="Summer 2023 updates" w:date="2024-07-31T13:42:00Z"/>
          <w:rFonts w:eastAsia="Garamond" w:cs="Garamond"/>
        </w:rPr>
      </w:pPr>
      <w:ins w:id="3514" w:author="Summer 2023 updates" w:date="2024-07-31T13:42:00Z">
        <w:r>
          <w:rPr>
            <w:rFonts w:eastAsia="Garamond" w:cs="Garamond"/>
          </w:rPr>
          <w:t>(*Partial Credit courses must be combined for a full credit)</w:t>
        </w:r>
      </w:ins>
    </w:p>
    <w:p w14:paraId="5337A6D3" w14:textId="77777777" w:rsidR="00C761A9" w:rsidRDefault="00C761A9" w:rsidP="00C761A9">
      <w:pPr>
        <w:rPr>
          <w:ins w:id="3515"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680" w:space="720"/>
            <w:col w:w="4680" w:space="0"/>
          </w:cols>
        </w:sectPr>
      </w:pPr>
      <w:ins w:id="3516" w:author="Summer 2023 updates" w:date="2024-07-31T13:42:00Z">
        <w:r>
          <w:br w:type="page"/>
        </w:r>
      </w:ins>
    </w:p>
    <w:p w14:paraId="1907D149" w14:textId="77777777" w:rsidR="00C761A9" w:rsidRDefault="00C761A9" w:rsidP="00C761A9">
      <w:pPr>
        <w:spacing w:after="0"/>
        <w:rPr>
          <w:ins w:id="3517" w:author="Summer 2023 updates" w:date="2024-07-31T13:42:00Z"/>
          <w:rFonts w:eastAsia="Garamond" w:cs="Garamond"/>
          <w:b/>
          <w:i/>
          <w:u w:val="single"/>
        </w:rPr>
      </w:pPr>
      <w:ins w:id="3518" w:author="Summer 2023 updates" w:date="2024-07-31T13:42:00Z">
        <w:r>
          <w:rPr>
            <w:rFonts w:eastAsia="Garamond" w:cs="Garamond"/>
            <w:b/>
            <w:i/>
            <w:u w:val="single"/>
          </w:rPr>
          <w:t>Artistic Creation</w:t>
        </w:r>
      </w:ins>
    </w:p>
    <w:p w14:paraId="5BF48ED2" w14:textId="77777777" w:rsidR="00C761A9" w:rsidRDefault="00C761A9" w:rsidP="00C761A9">
      <w:pPr>
        <w:spacing w:after="0"/>
        <w:rPr>
          <w:ins w:id="3519" w:author="Summer 2023 updates" w:date="2024-07-31T13:42:00Z"/>
          <w:rFonts w:eastAsia="Garamond" w:cs="Garamond"/>
        </w:rPr>
      </w:pPr>
    </w:p>
    <w:p w14:paraId="5017FC0F" w14:textId="77777777" w:rsidR="00C761A9" w:rsidRDefault="00C761A9" w:rsidP="00C761A9">
      <w:pPr>
        <w:spacing w:after="0"/>
        <w:rPr>
          <w:ins w:id="3520" w:author="Summer 2023 updates" w:date="2024-07-31T13:42:00Z"/>
          <w:rFonts w:eastAsia="Garamond" w:cs="Garamond"/>
          <w:i/>
        </w:rPr>
      </w:pPr>
      <w:ins w:id="3521" w:author="Summer 2023 updates" w:date="2024-07-31T13:42:00Z">
        <w:r>
          <w:rPr>
            <w:rFonts w:eastAsia="Garamond" w:cs="Garamond"/>
            <w:i/>
          </w:rPr>
          <w:t>These courses engage students in the act of creation while developing their understanding of and fluency within creative artistic forms. Students will be able to:</w:t>
        </w:r>
      </w:ins>
    </w:p>
    <w:p w14:paraId="432DA942" w14:textId="77777777" w:rsidR="00C761A9" w:rsidRDefault="00C761A9" w:rsidP="00C761A9">
      <w:pPr>
        <w:spacing w:after="0"/>
        <w:rPr>
          <w:ins w:id="3522" w:author="Summer 2023 updates" w:date="2024-07-31T13:42:00Z"/>
          <w:rFonts w:eastAsia="Garamond" w:cs="Garamond"/>
          <w:b/>
          <w:i/>
        </w:rPr>
      </w:pPr>
    </w:p>
    <w:p w14:paraId="49C332B3" w14:textId="77777777" w:rsidR="00C761A9" w:rsidRDefault="00C761A9" w:rsidP="00E500FB">
      <w:pPr>
        <w:numPr>
          <w:ilvl w:val="0"/>
          <w:numId w:val="166"/>
        </w:numPr>
        <w:pBdr>
          <w:top w:val="nil"/>
          <w:left w:val="nil"/>
          <w:bottom w:val="nil"/>
          <w:right w:val="nil"/>
          <w:between w:val="nil"/>
        </w:pBdr>
        <w:spacing w:after="0" w:line="259" w:lineRule="auto"/>
        <w:rPr>
          <w:ins w:id="3523" w:author="Summer 2023 updates" w:date="2024-07-31T13:42:00Z"/>
          <w:rFonts w:eastAsia="Garamond" w:cs="Garamond"/>
          <w:b/>
          <w:color w:val="000000"/>
        </w:rPr>
      </w:pPr>
      <w:ins w:id="3524" w:author="Summer 2023 updates" w:date="2024-07-31T13:42:00Z">
        <w:r>
          <w:rPr>
            <w:rFonts w:eastAsia="Garamond" w:cs="Garamond"/>
            <w:b/>
            <w:color w:val="000000"/>
          </w:rPr>
          <w:t>Produce works of art that communicate to a diverse audience through a demonstrated understanding and fluency with expressive forms.</w:t>
        </w:r>
      </w:ins>
    </w:p>
    <w:p w14:paraId="607CE22E" w14:textId="77777777" w:rsidR="00C761A9" w:rsidRDefault="00C761A9" w:rsidP="00E500FB">
      <w:pPr>
        <w:numPr>
          <w:ilvl w:val="0"/>
          <w:numId w:val="166"/>
        </w:numPr>
        <w:pBdr>
          <w:top w:val="nil"/>
          <w:left w:val="nil"/>
          <w:bottom w:val="nil"/>
          <w:right w:val="nil"/>
          <w:between w:val="nil"/>
        </w:pBdr>
        <w:spacing w:after="0" w:line="259" w:lineRule="auto"/>
        <w:rPr>
          <w:ins w:id="3525"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3526" w:author="Summer 2023 updates" w:date="2024-07-31T13:42:00Z">
        <w:r>
          <w:rPr>
            <w:rFonts w:eastAsia="Garamond" w:cs="Garamond"/>
            <w:b/>
            <w:color w:val="000000"/>
          </w:rPr>
          <w:t>Understand and convey principles that underlie creative processes and the production of meaning within creative work.</w:t>
        </w:r>
      </w:ins>
    </w:p>
    <w:p w14:paraId="31FDE0CB" w14:textId="77777777" w:rsidR="00C761A9" w:rsidRPr="007833D4" w:rsidRDefault="00C761A9" w:rsidP="00C761A9">
      <w:pPr>
        <w:spacing w:after="0"/>
        <w:ind w:left="180" w:hanging="180"/>
        <w:rPr>
          <w:ins w:id="3527" w:author="Summer 2023 updates" w:date="2024-07-31T13:42:00Z"/>
          <w:rFonts w:eastAsia="Garamond" w:cs="Garamond"/>
        </w:rPr>
      </w:pPr>
      <w:moveToRangeStart w:id="3528" w:author="Summer 2023 updates" w:date="2024-07-31T13:42:00Z" w:name="move173325778"/>
      <w:moveTo w:id="3529" w:author="Summer 2023 updates" w:date="2024-07-31T13:42:00Z">
        <w:r w:rsidRPr="007833D4">
          <w:rPr>
            <w:rPrChange w:id="3530" w:author="Summer 2023 updates" w:date="2024-07-31T13:42:00Z">
              <w:rPr>
                <w:b/>
                <w:color w:val="000000" w:themeColor="text1"/>
              </w:rPr>
            </w:rPrChange>
          </w:rPr>
          <w:t>ART-101 Works on Paper: Two-Dimensional Design</w:t>
        </w:r>
      </w:moveTo>
      <w:moveToRangeEnd w:id="3528"/>
    </w:p>
    <w:p w14:paraId="73A59CAA" w14:textId="77777777" w:rsidR="00C761A9" w:rsidRPr="00F006DC" w:rsidRDefault="00C761A9" w:rsidP="00C761A9">
      <w:pPr>
        <w:spacing w:after="0"/>
        <w:ind w:left="180" w:hanging="180"/>
        <w:rPr>
          <w:ins w:id="3531" w:author="Summer 2023 updates" w:date="2024-07-31T13:42:00Z"/>
          <w:rFonts w:eastAsia="Garamond" w:cs="Garamond"/>
        </w:rPr>
      </w:pPr>
      <w:ins w:id="3532" w:author="Summer 2023 updates" w:date="2024-07-31T13:42:00Z">
        <w:r w:rsidRPr="007833D4">
          <w:rPr>
            <w:rFonts w:eastAsia="Garamond" w:cs="Garamond"/>
          </w:rPr>
          <w:t>ART-1</w:t>
        </w:r>
        <w:r w:rsidRPr="00F006DC">
          <w:rPr>
            <w:rFonts w:eastAsia="Garamond" w:cs="Garamond"/>
          </w:rPr>
          <w:t>02 Sculpture: Material Investigations</w:t>
        </w:r>
      </w:ins>
    </w:p>
    <w:p w14:paraId="33782C8E" w14:textId="77777777" w:rsidR="00C761A9" w:rsidRPr="00F006DC" w:rsidRDefault="00C761A9" w:rsidP="00C761A9">
      <w:pPr>
        <w:spacing w:after="0"/>
        <w:ind w:left="180" w:hanging="180"/>
        <w:rPr>
          <w:ins w:id="3533" w:author="Summer 2023 updates" w:date="2024-07-31T13:42:00Z"/>
          <w:rFonts w:eastAsia="Garamond" w:cs="Garamond"/>
        </w:rPr>
      </w:pPr>
      <w:ins w:id="3534" w:author="Summer 2023 updates" w:date="2024-07-31T13:42:00Z">
        <w:r w:rsidRPr="00F006DC">
          <w:rPr>
            <w:rFonts w:eastAsia="Garamond" w:cs="Garamond"/>
          </w:rPr>
          <w:t>ART-103 Ceramic Sculpture</w:t>
        </w:r>
      </w:ins>
    </w:p>
    <w:p w14:paraId="245214BC" w14:textId="77777777" w:rsidR="00C761A9" w:rsidRDefault="00C761A9" w:rsidP="00C761A9">
      <w:pPr>
        <w:spacing w:after="0"/>
        <w:ind w:left="180" w:hanging="180"/>
        <w:rPr>
          <w:ins w:id="3535" w:author="Summer 2023 updates" w:date="2024-07-31T13:42:00Z"/>
          <w:rFonts w:eastAsia="Garamond" w:cs="Garamond"/>
        </w:rPr>
      </w:pPr>
      <w:ins w:id="3536" w:author="Summer 2023 updates" w:date="2024-07-31T13:42:00Z">
        <w:r>
          <w:rPr>
            <w:rFonts w:eastAsia="Garamond" w:cs="Garamond"/>
          </w:rPr>
          <w:t>ART-104 Digital Photography</w:t>
        </w:r>
      </w:ins>
    </w:p>
    <w:p w14:paraId="7BF23F45" w14:textId="77777777" w:rsidR="00C761A9" w:rsidRPr="00F006DC" w:rsidRDefault="00C761A9" w:rsidP="00C761A9">
      <w:pPr>
        <w:spacing w:after="0"/>
        <w:ind w:left="180" w:hanging="180"/>
        <w:rPr>
          <w:ins w:id="3537" w:author="Summer 2023 updates" w:date="2024-07-31T13:42:00Z"/>
          <w:rFonts w:eastAsia="Garamond" w:cs="Garamond"/>
        </w:rPr>
      </w:pPr>
      <w:ins w:id="3538" w:author="Summer 2023 updates" w:date="2024-07-31T13:42:00Z">
        <w:r w:rsidRPr="00F006DC">
          <w:rPr>
            <w:rFonts w:eastAsia="Garamond" w:cs="Garamond"/>
          </w:rPr>
          <w:t>ART-105 Narrative Ceramics</w:t>
        </w:r>
      </w:ins>
    </w:p>
    <w:p w14:paraId="17722524" w14:textId="77777777" w:rsidR="00C761A9" w:rsidRDefault="00C761A9" w:rsidP="00C761A9">
      <w:pPr>
        <w:spacing w:after="0"/>
        <w:ind w:left="180" w:hanging="180"/>
        <w:rPr>
          <w:ins w:id="3539" w:author="Summer 2023 updates" w:date="2024-07-31T13:42:00Z"/>
          <w:rFonts w:eastAsia="Garamond" w:cs="Garamond"/>
        </w:rPr>
      </w:pPr>
      <w:ins w:id="3540" w:author="Summer 2023 updates" w:date="2024-07-31T13:42:00Z">
        <w:r>
          <w:rPr>
            <w:rFonts w:eastAsia="Garamond" w:cs="Garamond"/>
          </w:rPr>
          <w:t>ART-110 Installation Art</w:t>
        </w:r>
      </w:ins>
    </w:p>
    <w:p w14:paraId="11079F49" w14:textId="77777777" w:rsidR="00C761A9" w:rsidRDefault="00C761A9" w:rsidP="00C761A9">
      <w:pPr>
        <w:spacing w:after="0"/>
        <w:ind w:left="180" w:hanging="180"/>
        <w:rPr>
          <w:ins w:id="3541" w:author="Summer 2023 updates" w:date="2024-07-31T13:42:00Z"/>
          <w:rFonts w:eastAsia="Garamond" w:cs="Garamond"/>
        </w:rPr>
      </w:pPr>
      <w:ins w:id="3542" w:author="Summer 2023 updates" w:date="2024-07-31T13:42:00Z">
        <w:r>
          <w:rPr>
            <w:rFonts w:eastAsia="Garamond" w:cs="Garamond"/>
          </w:rPr>
          <w:t>ART-112 Screen Printing</w:t>
        </w:r>
      </w:ins>
    </w:p>
    <w:p w14:paraId="6C7678C0" w14:textId="77777777" w:rsidR="00C761A9" w:rsidRPr="007833D4" w:rsidRDefault="00C761A9" w:rsidP="00C761A9">
      <w:pPr>
        <w:spacing w:after="0"/>
        <w:ind w:left="180" w:hanging="180"/>
        <w:rPr>
          <w:moveTo w:id="3543" w:author="Summer 2023 updates" w:date="2024-07-31T13:42:00Z"/>
          <w:rPrChange w:id="3544" w:author="Summer 2023 updates" w:date="2024-07-31T13:42:00Z">
            <w:rPr>
              <w:moveTo w:id="3545" w:author="Summer 2023 updates" w:date="2024-07-31T13:42:00Z"/>
              <w:b/>
              <w:color w:val="000000" w:themeColor="text1"/>
            </w:rPr>
          </w:rPrChange>
        </w:rPr>
        <w:pPrChange w:id="3546" w:author="Summer 2023 updates" w:date="2024-07-31T13:42:00Z">
          <w:pPr>
            <w:spacing w:after="0"/>
          </w:pPr>
        </w:pPrChange>
      </w:pPr>
      <w:moveToRangeStart w:id="3547" w:author="Summer 2023 updates" w:date="2024-07-31T13:42:00Z" w:name="move173325779"/>
      <w:moveTo w:id="3548" w:author="Summer 2023 updates" w:date="2024-07-31T13:42:00Z">
        <w:r w:rsidRPr="00F006DC">
          <w:rPr>
            <w:rPrChange w:id="3549" w:author="Summer 2023 updates" w:date="2024-07-31T13:42:00Z">
              <w:rPr>
                <w:b/>
                <w:color w:val="000000" w:themeColor="text1"/>
              </w:rPr>
            </w:rPrChange>
          </w:rPr>
          <w:t>ART-1</w:t>
        </w:r>
        <w:r w:rsidRPr="007833D4">
          <w:rPr>
            <w:rPrChange w:id="3550" w:author="Summer 2023 updates" w:date="2024-07-31T13:42:00Z">
              <w:rPr>
                <w:b/>
                <w:color w:val="000000" w:themeColor="text1"/>
              </w:rPr>
            </w:rPrChange>
          </w:rPr>
          <w:t>15 Drawing: Observation and Interpretation</w:t>
        </w:r>
      </w:moveTo>
    </w:p>
    <w:moveToRangeEnd w:id="3547"/>
    <w:p w14:paraId="180357A9" w14:textId="7FB4B9C7" w:rsidR="00C761A9" w:rsidRPr="007833D4" w:rsidRDefault="00C761A9" w:rsidP="00C761A9">
      <w:pPr>
        <w:spacing w:after="0"/>
        <w:ind w:left="180" w:hanging="180"/>
        <w:rPr>
          <w:ins w:id="3551" w:author="Summer 2023 updates" w:date="2024-07-31T13:42:00Z"/>
          <w:rFonts w:eastAsia="Garamond" w:cs="Garamond"/>
        </w:rPr>
      </w:pPr>
      <w:ins w:id="3552" w:author="Summer 2023 updates" w:date="2024-07-31T13:42:00Z">
        <w:r w:rsidRPr="007833D4">
          <w:rPr>
            <w:rFonts w:eastAsia="Garamond" w:cs="Garamond"/>
          </w:rPr>
          <w:t>ART-125 Painting</w:t>
        </w:r>
      </w:ins>
    </w:p>
    <w:p w14:paraId="61A0C1C1" w14:textId="77777777" w:rsidR="00254D5A" w:rsidRPr="007833D4" w:rsidRDefault="00254D5A" w:rsidP="00254D5A">
      <w:pPr>
        <w:spacing w:after="0"/>
        <w:ind w:left="180" w:hanging="180"/>
        <w:rPr>
          <w:ins w:id="3553" w:author="Summer 2023 updates" w:date="2024-07-31T13:42:00Z"/>
          <w:rFonts w:eastAsia="Garamond" w:cs="Garamond"/>
        </w:rPr>
      </w:pPr>
      <w:ins w:id="3554" w:author="Summer 2023 updates" w:date="2024-07-31T13:42:00Z">
        <w:r>
          <w:rPr>
            <w:rFonts w:eastAsia="Garamond" w:cs="Garamond"/>
          </w:rPr>
          <w:t>ART-1</w:t>
        </w:r>
        <w:r w:rsidRPr="007833D4">
          <w:rPr>
            <w:rFonts w:eastAsia="Garamond" w:cs="Garamond"/>
          </w:rPr>
          <w:t>28 Art and Industry</w:t>
        </w:r>
      </w:ins>
    </w:p>
    <w:p w14:paraId="5346B640" w14:textId="77777777" w:rsidR="00C761A9" w:rsidRPr="007833D4" w:rsidRDefault="00C761A9" w:rsidP="00C761A9">
      <w:pPr>
        <w:spacing w:after="0"/>
        <w:ind w:left="180" w:hanging="180"/>
        <w:rPr>
          <w:ins w:id="3555" w:author="Summer 2023 updates" w:date="2024-07-31T13:42:00Z"/>
          <w:rFonts w:eastAsia="Garamond" w:cs="Garamond"/>
        </w:rPr>
      </w:pPr>
      <w:ins w:id="3556" w:author="Summer 2023 updates" w:date="2024-07-31T13:42:00Z">
        <w:r w:rsidRPr="007833D4">
          <w:rPr>
            <w:rFonts w:eastAsia="Garamond" w:cs="Garamond"/>
          </w:rPr>
          <w:t>ART-131 Sculpture: Do, Undo, Redo</w:t>
        </w:r>
      </w:ins>
    </w:p>
    <w:p w14:paraId="5ACA9681" w14:textId="77777777" w:rsidR="00C761A9" w:rsidRPr="007833D4" w:rsidRDefault="00C761A9" w:rsidP="00C761A9">
      <w:pPr>
        <w:spacing w:after="0"/>
        <w:ind w:left="180" w:hanging="180"/>
        <w:rPr>
          <w:ins w:id="3557" w:author="Summer 2023 updates" w:date="2024-07-31T13:42:00Z"/>
          <w:rFonts w:eastAsia="Garamond" w:cs="Garamond"/>
        </w:rPr>
      </w:pPr>
      <w:ins w:id="3558" w:author="Summer 2023 updates" w:date="2024-07-31T13:42:00Z">
        <w:r w:rsidRPr="007833D4">
          <w:rPr>
            <w:rFonts w:eastAsia="Garamond" w:cs="Garamond"/>
          </w:rPr>
          <w:t>ART-135 Ceramics: Form, Function, and Meaning</w:t>
        </w:r>
      </w:ins>
    </w:p>
    <w:p w14:paraId="28FCCA3A" w14:textId="77777777" w:rsidR="00C761A9" w:rsidRPr="007833D4" w:rsidRDefault="00C761A9" w:rsidP="00C761A9">
      <w:pPr>
        <w:spacing w:after="0"/>
        <w:ind w:left="180" w:hanging="180"/>
        <w:rPr>
          <w:ins w:id="3559" w:author="Summer 2023 updates" w:date="2024-07-31T13:42:00Z"/>
          <w:rFonts w:eastAsia="Garamond" w:cs="Garamond"/>
        </w:rPr>
      </w:pPr>
      <w:ins w:id="3560" w:author="Summer 2023 updates" w:date="2024-07-31T13:42:00Z">
        <w:r w:rsidRPr="007833D4">
          <w:rPr>
            <w:rFonts w:eastAsia="Garamond" w:cs="Garamond"/>
          </w:rPr>
          <w:t>ART-145 Digital Studio</w:t>
        </w:r>
      </w:ins>
    </w:p>
    <w:p w14:paraId="04E6D41D" w14:textId="77777777" w:rsidR="00C761A9" w:rsidRPr="003A2937" w:rsidRDefault="00C761A9" w:rsidP="00C761A9">
      <w:pPr>
        <w:spacing w:after="0"/>
        <w:ind w:left="180" w:hanging="180"/>
        <w:rPr>
          <w:ins w:id="3561" w:author="Summer 2023 updates" w:date="2024-07-31T13:42:00Z"/>
          <w:rFonts w:eastAsia="Garamond" w:cs="Garamond"/>
          <w:b/>
        </w:rPr>
      </w:pPr>
      <w:ins w:id="3562" w:author="Summer 2023 updates" w:date="2024-07-31T13:42:00Z">
        <w:r w:rsidRPr="00CC5462">
          <w:rPr>
            <w:rFonts w:eastAsia="Garamond" w:cs="Garamond"/>
          </w:rPr>
          <w:t>ART-1</w:t>
        </w:r>
        <w:r w:rsidRPr="00F006DC">
          <w:rPr>
            <w:rFonts w:eastAsia="Garamond" w:cs="Garamond"/>
          </w:rPr>
          <w:t>50</w:t>
        </w:r>
        <w:r w:rsidRPr="00CC5462">
          <w:rPr>
            <w:rFonts w:eastAsia="Garamond" w:cs="Garamond"/>
          </w:rPr>
          <w:t xml:space="preserve"> Time-Based </w:t>
        </w:r>
        <w:r w:rsidRPr="003A2937">
          <w:rPr>
            <w:rFonts w:eastAsia="Garamond" w:cs="Garamond"/>
          </w:rPr>
          <w:t>Media</w:t>
        </w:r>
      </w:ins>
    </w:p>
    <w:p w14:paraId="26640320" w14:textId="77777777" w:rsidR="00C761A9" w:rsidRPr="003A2937" w:rsidRDefault="00C761A9" w:rsidP="00C761A9">
      <w:pPr>
        <w:spacing w:after="0"/>
        <w:ind w:left="180" w:hanging="180"/>
        <w:rPr>
          <w:moveTo w:id="3563" w:author="Summer 2023 updates" w:date="2024-07-31T13:42:00Z"/>
          <w:rPrChange w:id="3564" w:author="Summer 2023 updates" w:date="2024-07-31T13:42:00Z">
            <w:rPr>
              <w:moveTo w:id="3565" w:author="Summer 2023 updates" w:date="2024-07-31T13:42:00Z"/>
              <w:b/>
              <w:color w:val="000000" w:themeColor="text1"/>
            </w:rPr>
          </w:rPrChange>
        </w:rPr>
        <w:pPrChange w:id="3566" w:author="Summer 2023 updates" w:date="2024-07-31T13:42:00Z">
          <w:pPr>
            <w:keepNext/>
            <w:spacing w:after="0"/>
          </w:pPr>
        </w:pPrChange>
      </w:pPr>
      <w:moveToRangeStart w:id="3567" w:author="Summer 2023 updates" w:date="2024-07-31T13:42:00Z" w:name="move173325780"/>
      <w:moveTo w:id="3568" w:author="Summer 2023 updates" w:date="2024-07-31T13:42:00Z">
        <w:r w:rsidRPr="003A2937">
          <w:rPr>
            <w:rPrChange w:id="3569" w:author="Summer 2023 updates" w:date="2024-07-31T13:42:00Z">
              <w:rPr>
                <w:b/>
                <w:color w:val="000000" w:themeColor="text1"/>
              </w:rPr>
            </w:rPrChange>
          </w:rPr>
          <w:t>ART-151 Layers of Meaning</w:t>
        </w:r>
      </w:moveTo>
    </w:p>
    <w:p w14:paraId="65D8AB01" w14:textId="77777777" w:rsidR="00C761A9" w:rsidRPr="003A2937" w:rsidRDefault="00C761A9" w:rsidP="00C761A9">
      <w:pPr>
        <w:spacing w:after="0"/>
        <w:ind w:left="180" w:hanging="180"/>
        <w:rPr>
          <w:ins w:id="3570" w:author="Summer 2023 updates" w:date="2024-07-31T13:42:00Z"/>
          <w:rFonts w:eastAsia="Garamond" w:cs="Garamond"/>
        </w:rPr>
      </w:pPr>
      <w:moveToRangeStart w:id="3571" w:author="Summer 2023 updates" w:date="2024-07-31T13:42:00Z" w:name="move173325781"/>
      <w:moveToRangeEnd w:id="3567"/>
      <w:moveTo w:id="3572" w:author="Summer 2023 updates" w:date="2024-07-31T13:42:00Z">
        <w:r w:rsidRPr="003A2937">
          <w:rPr>
            <w:rPrChange w:id="3573" w:author="Summer 2023 updates" w:date="2024-07-31T13:42:00Z">
              <w:rPr>
                <w:b/>
                <w:color w:val="000000" w:themeColor="text1"/>
              </w:rPr>
            </w:rPrChange>
          </w:rPr>
          <w:t>ART-155 Photography: Light Writing</w:t>
        </w:r>
      </w:moveTo>
      <w:moveToRangeEnd w:id="3571"/>
    </w:p>
    <w:p w14:paraId="44253109" w14:textId="77777777" w:rsidR="00C761A9" w:rsidRPr="003A2937" w:rsidRDefault="00C761A9" w:rsidP="00C761A9">
      <w:pPr>
        <w:spacing w:after="0"/>
        <w:ind w:left="180" w:hanging="180"/>
        <w:rPr>
          <w:ins w:id="3574" w:author="Summer 2023 updates" w:date="2024-07-31T13:42:00Z"/>
          <w:rFonts w:eastAsia="Garamond" w:cs="Garamond"/>
        </w:rPr>
      </w:pPr>
      <w:moveToRangeStart w:id="3575" w:author="Summer 2023 updates" w:date="2024-07-31T13:42:00Z" w:name="move173325782"/>
      <w:moveTo w:id="3576" w:author="Summer 2023 updates" w:date="2024-07-31T13:42:00Z">
        <w:r w:rsidRPr="003A2937">
          <w:rPr>
            <w:rPrChange w:id="3577" w:author="Summer 2023 updates" w:date="2024-07-31T13:42:00Z">
              <w:rPr>
                <w:b/>
                <w:color w:val="000000" w:themeColor="text1"/>
              </w:rPr>
            </w:rPrChange>
          </w:rPr>
          <w:t>ART-175 Printmaking: A Graphic Art Form</w:t>
        </w:r>
      </w:moveTo>
      <w:moveToRangeEnd w:id="3575"/>
    </w:p>
    <w:p w14:paraId="61D700C8" w14:textId="77777777" w:rsidR="00C761A9" w:rsidRPr="003A2937" w:rsidRDefault="00C761A9" w:rsidP="00C761A9">
      <w:pPr>
        <w:spacing w:after="0"/>
        <w:ind w:left="180" w:hanging="180"/>
        <w:rPr>
          <w:ins w:id="3578" w:author="Summer 2023 updates" w:date="2024-07-31T13:42:00Z"/>
          <w:rFonts w:eastAsia="Garamond" w:cs="Garamond"/>
        </w:rPr>
      </w:pPr>
      <w:ins w:id="3579" w:author="Summer 2023 updates" w:date="2024-07-31T13:42:00Z">
        <w:r w:rsidRPr="003A2937">
          <w:rPr>
            <w:rFonts w:eastAsia="Garamond" w:cs="Garamond"/>
          </w:rPr>
          <w:t>ART-191 Topics in Studio Art</w:t>
        </w:r>
      </w:ins>
    </w:p>
    <w:p w14:paraId="1045E2AF" w14:textId="77777777" w:rsidR="00C761A9" w:rsidRPr="003A2937" w:rsidRDefault="00C761A9" w:rsidP="00C761A9">
      <w:pPr>
        <w:spacing w:after="0"/>
        <w:ind w:left="180" w:hanging="180"/>
        <w:rPr>
          <w:moveTo w:id="3580" w:author="Summer 2023 updates" w:date="2024-07-31T13:42:00Z"/>
          <w:strike/>
          <w:rPrChange w:id="3581" w:author="Summer 2023 updates" w:date="2024-07-31T13:42:00Z">
            <w:rPr>
              <w:moveTo w:id="3582" w:author="Summer 2023 updates" w:date="2024-07-31T13:42:00Z"/>
              <w:b/>
              <w:color w:val="000000" w:themeColor="text1"/>
            </w:rPr>
          </w:rPrChange>
        </w:rPr>
        <w:pPrChange w:id="3583" w:author="Summer 2023 updates" w:date="2024-07-31T13:42:00Z">
          <w:pPr>
            <w:spacing w:after="0"/>
          </w:pPr>
        </w:pPrChange>
      </w:pPr>
      <w:moveToRangeStart w:id="3584" w:author="Summer 2023 updates" w:date="2024-07-31T13:42:00Z" w:name="move173325783"/>
      <w:moveTo w:id="3585" w:author="Summer 2023 updates" w:date="2024-07-31T13:42:00Z">
        <w:r w:rsidRPr="003A2937">
          <w:rPr>
            <w:rPrChange w:id="3586" w:author="Summer 2023 updates" w:date="2024-07-31T13:42:00Z">
              <w:rPr>
                <w:b/>
                <w:color w:val="000000" w:themeColor="text1"/>
              </w:rPr>
            </w:rPrChange>
          </w:rPr>
          <w:t>ART-301 Socially Engaged Art</w:t>
        </w:r>
      </w:moveTo>
    </w:p>
    <w:p w14:paraId="641607DF" w14:textId="77777777" w:rsidR="00C761A9" w:rsidRPr="003A2937" w:rsidRDefault="00C761A9" w:rsidP="00C761A9">
      <w:pPr>
        <w:spacing w:after="0"/>
        <w:ind w:left="180" w:hanging="180"/>
        <w:rPr>
          <w:ins w:id="3587" w:author="Summer 2023 updates" w:date="2024-07-31T13:42:00Z"/>
          <w:rFonts w:eastAsia="Garamond" w:cs="Garamond"/>
        </w:rPr>
      </w:pPr>
      <w:moveToRangeStart w:id="3588" w:author="Summer 2023 updates" w:date="2024-07-31T13:42:00Z" w:name="move173325784"/>
      <w:moveToRangeEnd w:id="3584"/>
      <w:moveTo w:id="3589" w:author="Summer 2023 updates" w:date="2024-07-31T13:42:00Z">
        <w:r w:rsidRPr="003A2937">
          <w:rPr>
            <w:rPrChange w:id="3590" w:author="Summer 2023 updates" w:date="2024-07-31T13:42:00Z">
              <w:rPr>
                <w:b/>
                <w:color w:val="000000" w:themeColor="text1"/>
              </w:rPr>
            </w:rPrChange>
          </w:rPr>
          <w:t>ART-313 Color and Design</w:t>
        </w:r>
      </w:moveTo>
      <w:moveToRangeEnd w:id="3588"/>
    </w:p>
    <w:p w14:paraId="710EC7CF" w14:textId="77777777" w:rsidR="00F51737" w:rsidRPr="003A2937" w:rsidRDefault="00F51737" w:rsidP="00F51737">
      <w:pPr>
        <w:spacing w:after="0"/>
        <w:ind w:left="180" w:hanging="180"/>
        <w:rPr>
          <w:ins w:id="3591" w:author="Summer 2023 updates" w:date="2024-07-31T13:42:00Z"/>
          <w:rFonts w:eastAsia="Garamond" w:cs="Garamond"/>
        </w:rPr>
      </w:pPr>
      <w:ins w:id="3592" w:author="Summer 2023 updates" w:date="2024-07-31T13:42:00Z">
        <w:r w:rsidRPr="003A2937">
          <w:rPr>
            <w:rFonts w:eastAsia="Garamond" w:cs="Garamond"/>
          </w:rPr>
          <w:t>COM-125 Fundamentals of Public Speaking</w:t>
        </w:r>
      </w:ins>
    </w:p>
    <w:p w14:paraId="5F1444DC" w14:textId="77777777" w:rsidR="00F51737" w:rsidRPr="007833D4" w:rsidRDefault="00F51737" w:rsidP="00F51737">
      <w:pPr>
        <w:spacing w:after="0"/>
        <w:ind w:left="180" w:hanging="180"/>
        <w:rPr>
          <w:ins w:id="3593" w:author="Summer 2023 updates" w:date="2024-07-31T13:42:00Z"/>
          <w:rFonts w:eastAsia="Garamond" w:cs="Garamond"/>
        </w:rPr>
      </w:pPr>
      <w:ins w:id="3594" w:author="Summer 2023 updates" w:date="2024-07-31T13:42:00Z">
        <w:r w:rsidRPr="007833D4">
          <w:rPr>
            <w:rFonts w:eastAsia="Garamond" w:cs="Garamond"/>
          </w:rPr>
          <w:t>COM-341 Digital Storytelling (WE)</w:t>
        </w:r>
      </w:ins>
    </w:p>
    <w:p w14:paraId="6F0E3BE0" w14:textId="77777777" w:rsidR="00C761A9" w:rsidRPr="007833D4" w:rsidRDefault="00C761A9" w:rsidP="00C761A9">
      <w:pPr>
        <w:spacing w:after="0"/>
        <w:ind w:left="180" w:hanging="180"/>
        <w:rPr>
          <w:ins w:id="3595" w:author="Summer 2023 updates" w:date="2024-07-31T13:42:00Z"/>
          <w:rFonts w:eastAsia="Garamond" w:cs="Garamond"/>
        </w:rPr>
      </w:pPr>
      <w:ins w:id="3596" w:author="Summer 2023 updates" w:date="2024-07-31T13:42:00Z">
        <w:r w:rsidRPr="007833D4">
          <w:rPr>
            <w:rFonts w:eastAsia="Garamond" w:cs="Garamond"/>
          </w:rPr>
          <w:t>CRW-115 Exploring Creative Writing (WE)</w:t>
        </w:r>
      </w:ins>
    </w:p>
    <w:p w14:paraId="101BF916" w14:textId="77777777" w:rsidR="00C761A9" w:rsidRPr="007833D4" w:rsidRDefault="00C761A9" w:rsidP="00C761A9">
      <w:pPr>
        <w:spacing w:after="0"/>
        <w:ind w:left="180" w:hanging="180"/>
        <w:rPr>
          <w:ins w:id="3597" w:author="Summer 2023 updates" w:date="2024-07-31T13:42:00Z"/>
          <w:rFonts w:eastAsia="Garamond" w:cs="Garamond"/>
        </w:rPr>
      </w:pPr>
      <w:ins w:id="3598" w:author="Summer 2023 updates" w:date="2024-07-31T13:42:00Z">
        <w:r w:rsidRPr="007833D4">
          <w:rPr>
            <w:rFonts w:eastAsia="Garamond" w:cs="Garamond"/>
          </w:rPr>
          <w:t>CRW 125 Introduction to Creative Writing</w:t>
        </w:r>
      </w:ins>
    </w:p>
    <w:p w14:paraId="1C2F8C73" w14:textId="77777777" w:rsidR="00C761A9" w:rsidRPr="007833D4" w:rsidRDefault="00C761A9" w:rsidP="00C761A9">
      <w:pPr>
        <w:spacing w:after="0"/>
        <w:ind w:left="180" w:hanging="180"/>
        <w:rPr>
          <w:ins w:id="3599" w:author="Summer 2023 updates" w:date="2024-07-31T13:42:00Z"/>
          <w:rFonts w:eastAsia="Garamond" w:cs="Garamond"/>
        </w:rPr>
      </w:pPr>
      <w:ins w:id="3600" w:author="Summer 2023 updates" w:date="2024-07-31T13:42:00Z">
        <w:r w:rsidRPr="007833D4">
          <w:rPr>
            <w:rFonts w:eastAsia="Garamond" w:cs="Garamond"/>
          </w:rPr>
          <w:t>CRW-255 Playwriting Workshop 1 (WE)</w:t>
        </w:r>
      </w:ins>
    </w:p>
    <w:p w14:paraId="672BC7E1" w14:textId="77777777" w:rsidR="00C761A9" w:rsidRPr="007833D4" w:rsidRDefault="00C761A9" w:rsidP="00C761A9">
      <w:pPr>
        <w:spacing w:after="0"/>
        <w:ind w:left="180" w:hanging="180"/>
        <w:rPr>
          <w:ins w:id="3601" w:author="Summer 2023 updates" w:date="2024-07-31T13:42:00Z"/>
          <w:rFonts w:eastAsia="Garamond" w:cs="Garamond"/>
        </w:rPr>
      </w:pPr>
      <w:ins w:id="3602" w:author="Summer 2023 updates" w:date="2024-07-31T13:42:00Z">
        <w:r w:rsidRPr="007833D4">
          <w:rPr>
            <w:rFonts w:eastAsia="Garamond" w:cs="Garamond"/>
          </w:rPr>
          <w:t>CRW-280 Poetry Workshop 1 (WE)</w:t>
        </w:r>
      </w:ins>
    </w:p>
    <w:p w14:paraId="159FF41C" w14:textId="77777777" w:rsidR="00C761A9" w:rsidRPr="007833D4" w:rsidRDefault="00C761A9" w:rsidP="00C761A9">
      <w:pPr>
        <w:spacing w:after="0"/>
        <w:ind w:left="180" w:hanging="180"/>
        <w:rPr>
          <w:ins w:id="3603" w:author="Summer 2023 updates" w:date="2024-07-31T13:42:00Z"/>
          <w:rFonts w:eastAsia="Garamond" w:cs="Garamond"/>
        </w:rPr>
      </w:pPr>
      <w:ins w:id="3604" w:author="Summer 2023 updates" w:date="2024-07-31T13:42:00Z">
        <w:r w:rsidRPr="007833D4">
          <w:rPr>
            <w:rFonts w:eastAsia="Garamond" w:cs="Garamond"/>
          </w:rPr>
          <w:t>CRW-290 Fiction Workshop 1 (WE)</w:t>
        </w:r>
      </w:ins>
    </w:p>
    <w:p w14:paraId="346482D5" w14:textId="77777777" w:rsidR="00C761A9" w:rsidRPr="007833D4" w:rsidRDefault="00C761A9" w:rsidP="00C761A9">
      <w:pPr>
        <w:spacing w:after="0"/>
        <w:ind w:left="180" w:hanging="180"/>
        <w:rPr>
          <w:ins w:id="3605" w:author="Summer 2023 updates" w:date="2024-07-31T13:42:00Z"/>
          <w:rFonts w:eastAsia="Garamond" w:cs="Garamond"/>
        </w:rPr>
      </w:pPr>
      <w:ins w:id="3606" w:author="Summer 2023 updates" w:date="2024-07-31T13:42:00Z">
        <w:r w:rsidRPr="007833D4">
          <w:rPr>
            <w:rFonts w:eastAsia="Garamond" w:cs="Garamond"/>
          </w:rPr>
          <w:t>CRW-350 Screenwriting (WE)</w:t>
        </w:r>
      </w:ins>
    </w:p>
    <w:p w14:paraId="775F1963" w14:textId="77777777" w:rsidR="00C761A9" w:rsidRPr="007833D4" w:rsidRDefault="00C761A9" w:rsidP="00C761A9">
      <w:pPr>
        <w:spacing w:after="0"/>
        <w:ind w:left="180" w:hanging="180"/>
        <w:rPr>
          <w:ins w:id="3607" w:author="Summer 2023 updates" w:date="2024-07-31T13:42:00Z"/>
          <w:rFonts w:eastAsia="Garamond" w:cs="Garamond"/>
        </w:rPr>
      </w:pPr>
      <w:ins w:id="3608" w:author="Summer 2023 updates" w:date="2024-07-31T13:42:00Z">
        <w:r w:rsidRPr="007833D4">
          <w:rPr>
            <w:rFonts w:eastAsia="Garamond" w:cs="Garamond"/>
          </w:rPr>
          <w:t>DAN-101* Jazz I</w:t>
        </w:r>
      </w:ins>
    </w:p>
    <w:p w14:paraId="165DEAB8" w14:textId="77777777" w:rsidR="00C761A9" w:rsidRPr="007833D4" w:rsidRDefault="00C761A9" w:rsidP="00C761A9">
      <w:pPr>
        <w:spacing w:after="0"/>
        <w:ind w:left="180" w:hanging="180"/>
        <w:rPr>
          <w:ins w:id="3609" w:author="Summer 2023 updates" w:date="2024-07-31T13:42:00Z"/>
          <w:rFonts w:eastAsia="Garamond" w:cs="Garamond"/>
        </w:rPr>
      </w:pPr>
      <w:ins w:id="3610" w:author="Summer 2023 updates" w:date="2024-07-31T13:42:00Z">
        <w:r w:rsidRPr="007833D4">
          <w:rPr>
            <w:rFonts w:eastAsia="Garamond" w:cs="Garamond"/>
          </w:rPr>
          <w:t>DAN-102* Jazz II</w:t>
        </w:r>
      </w:ins>
    </w:p>
    <w:p w14:paraId="2C026325" w14:textId="77777777" w:rsidR="00C761A9" w:rsidRPr="00F006DC" w:rsidRDefault="00C761A9" w:rsidP="00C761A9">
      <w:pPr>
        <w:spacing w:after="0"/>
        <w:ind w:left="180" w:hanging="180"/>
        <w:rPr>
          <w:ins w:id="3611" w:author="Summer 2023 updates" w:date="2024-07-31T13:42:00Z"/>
          <w:rFonts w:eastAsia="Garamond" w:cs="Garamond"/>
        </w:rPr>
      </w:pPr>
      <w:ins w:id="3612" w:author="Summer 2023 updates" w:date="2024-07-31T13:42:00Z">
        <w:r w:rsidRPr="00F006DC">
          <w:rPr>
            <w:rFonts w:eastAsia="Garamond" w:cs="Garamond"/>
          </w:rPr>
          <w:t>DAN-111* Modern I</w:t>
        </w:r>
      </w:ins>
    </w:p>
    <w:p w14:paraId="72A25529" w14:textId="77777777" w:rsidR="00C761A9" w:rsidRPr="00F006DC" w:rsidRDefault="00C761A9" w:rsidP="00C761A9">
      <w:pPr>
        <w:spacing w:after="0"/>
        <w:ind w:left="180" w:hanging="180"/>
        <w:rPr>
          <w:ins w:id="3613" w:author="Summer 2023 updates" w:date="2024-07-31T13:42:00Z"/>
          <w:rFonts w:eastAsia="Garamond" w:cs="Garamond"/>
        </w:rPr>
      </w:pPr>
      <w:ins w:id="3614" w:author="Summer 2023 updates" w:date="2024-07-31T13:42:00Z">
        <w:r w:rsidRPr="00F006DC">
          <w:rPr>
            <w:rFonts w:eastAsia="Garamond" w:cs="Garamond"/>
          </w:rPr>
          <w:t>DAN-112* Modern II</w:t>
        </w:r>
      </w:ins>
    </w:p>
    <w:p w14:paraId="58A9F41D" w14:textId="77777777" w:rsidR="00C761A9" w:rsidRPr="00F006DC" w:rsidRDefault="00C761A9" w:rsidP="00C761A9">
      <w:pPr>
        <w:spacing w:after="0"/>
        <w:ind w:left="180" w:hanging="180"/>
        <w:rPr>
          <w:ins w:id="3615" w:author="Summer 2023 updates" w:date="2024-07-31T13:42:00Z"/>
          <w:rFonts w:eastAsia="Garamond" w:cs="Garamond"/>
        </w:rPr>
      </w:pPr>
      <w:ins w:id="3616" w:author="Summer 2023 updates" w:date="2024-07-31T13:42:00Z">
        <w:r w:rsidRPr="00F006DC">
          <w:rPr>
            <w:rFonts w:eastAsia="Garamond" w:cs="Garamond"/>
          </w:rPr>
          <w:t>DAN-131* Ballet I</w:t>
        </w:r>
      </w:ins>
    </w:p>
    <w:p w14:paraId="0B06DDDF" w14:textId="77777777" w:rsidR="00C761A9" w:rsidRPr="00F006DC" w:rsidRDefault="00C761A9" w:rsidP="00C761A9">
      <w:pPr>
        <w:spacing w:after="0"/>
        <w:ind w:left="180" w:hanging="180"/>
        <w:rPr>
          <w:ins w:id="3617" w:author="Summer 2023 updates" w:date="2024-07-31T13:42:00Z"/>
          <w:rFonts w:eastAsia="Garamond" w:cs="Garamond"/>
        </w:rPr>
      </w:pPr>
      <w:ins w:id="3618" w:author="Summer 2023 updates" w:date="2024-07-31T13:42:00Z">
        <w:r w:rsidRPr="00F006DC">
          <w:rPr>
            <w:rFonts w:eastAsia="Garamond" w:cs="Garamond"/>
          </w:rPr>
          <w:t>DAN-132* Ballet II</w:t>
        </w:r>
      </w:ins>
    </w:p>
    <w:p w14:paraId="217A659E" w14:textId="77777777" w:rsidR="00C761A9" w:rsidRPr="00F006DC" w:rsidRDefault="00C761A9" w:rsidP="00C761A9">
      <w:pPr>
        <w:spacing w:after="0"/>
        <w:ind w:left="180" w:hanging="180"/>
        <w:rPr>
          <w:ins w:id="3619" w:author="Summer 2023 updates" w:date="2024-07-31T13:42:00Z"/>
          <w:rFonts w:eastAsia="Garamond" w:cs="Garamond"/>
        </w:rPr>
      </w:pPr>
      <w:ins w:id="3620" w:author="Summer 2023 updates" w:date="2024-07-31T13:42:00Z">
        <w:r w:rsidRPr="00F006DC">
          <w:rPr>
            <w:rFonts w:eastAsia="Garamond" w:cs="Garamond"/>
          </w:rPr>
          <w:t>DAN-141* Tap I</w:t>
        </w:r>
      </w:ins>
    </w:p>
    <w:p w14:paraId="6F991B50" w14:textId="77777777" w:rsidR="00C761A9" w:rsidRPr="00F006DC" w:rsidRDefault="00C761A9" w:rsidP="00C761A9">
      <w:pPr>
        <w:spacing w:after="0"/>
        <w:ind w:left="180" w:hanging="180"/>
        <w:rPr>
          <w:ins w:id="3621" w:author="Summer 2023 updates" w:date="2024-07-31T13:42:00Z"/>
          <w:rFonts w:eastAsia="Garamond" w:cs="Garamond"/>
        </w:rPr>
      </w:pPr>
      <w:ins w:id="3622" w:author="Summer 2023 updates" w:date="2024-07-31T13:42:00Z">
        <w:r w:rsidRPr="00F006DC">
          <w:rPr>
            <w:rFonts w:eastAsia="Garamond" w:cs="Garamond"/>
          </w:rPr>
          <w:t>DAN-142* Tap II</w:t>
        </w:r>
      </w:ins>
    </w:p>
    <w:p w14:paraId="5FB9BFC0" w14:textId="77777777" w:rsidR="00C761A9" w:rsidRPr="007833D4" w:rsidRDefault="00C761A9" w:rsidP="00C761A9">
      <w:pPr>
        <w:spacing w:after="0"/>
        <w:ind w:left="180" w:hanging="180"/>
        <w:rPr>
          <w:ins w:id="3623" w:author="Summer 2023 updates" w:date="2024-07-31T13:42:00Z"/>
          <w:rFonts w:eastAsia="Garamond" w:cs="Garamond"/>
        </w:rPr>
      </w:pPr>
      <w:ins w:id="3624" w:author="Summer 2023 updates" w:date="2024-07-31T13:42:00Z">
        <w:r w:rsidRPr="007833D4">
          <w:rPr>
            <w:rFonts w:eastAsia="Garamond" w:cs="Garamond"/>
          </w:rPr>
          <w:t>EDU-300* Expressive Methods</w:t>
        </w:r>
      </w:ins>
    </w:p>
    <w:p w14:paraId="73FE13F8" w14:textId="77777777" w:rsidR="00C761A9" w:rsidRPr="007833D4" w:rsidRDefault="00C761A9" w:rsidP="00C761A9">
      <w:pPr>
        <w:spacing w:after="0"/>
        <w:ind w:left="180" w:hanging="180"/>
        <w:rPr>
          <w:ins w:id="3625" w:author="Summer 2023 updates" w:date="2024-07-31T13:42:00Z"/>
          <w:rFonts w:eastAsia="Garamond" w:cs="Garamond"/>
        </w:rPr>
      </w:pPr>
      <w:ins w:id="3626" w:author="Summer 2023 updates" w:date="2024-07-31T13:42:00Z">
        <w:r w:rsidRPr="007833D4">
          <w:rPr>
            <w:rFonts w:eastAsia="Garamond" w:cs="Garamond"/>
          </w:rPr>
          <w:t>MU-101 Music Fundamentals</w:t>
        </w:r>
      </w:ins>
    </w:p>
    <w:p w14:paraId="75510E85" w14:textId="77777777" w:rsidR="00C761A9" w:rsidRPr="007833D4" w:rsidRDefault="00C761A9" w:rsidP="00C761A9">
      <w:pPr>
        <w:spacing w:after="0"/>
        <w:ind w:left="180" w:hanging="180"/>
        <w:rPr>
          <w:ins w:id="3627" w:author="Summer 2023 updates" w:date="2024-07-31T13:42:00Z"/>
          <w:rFonts w:eastAsia="Garamond" w:cs="Garamond"/>
        </w:rPr>
      </w:pPr>
      <w:ins w:id="3628" w:author="Summer 2023 updates" w:date="2024-07-31T13:42:00Z">
        <w:r w:rsidRPr="007833D4">
          <w:rPr>
            <w:rFonts w:eastAsia="Garamond" w:cs="Garamond"/>
          </w:rPr>
          <w:t>MU-109 Theory of Music I</w:t>
        </w:r>
      </w:ins>
    </w:p>
    <w:p w14:paraId="41A70737" w14:textId="77777777" w:rsidR="00C761A9" w:rsidRPr="007833D4" w:rsidRDefault="00C761A9" w:rsidP="00C761A9">
      <w:pPr>
        <w:spacing w:after="0"/>
        <w:ind w:left="180" w:hanging="180"/>
        <w:rPr>
          <w:ins w:id="3629" w:author="Summer 2023 updates" w:date="2024-07-31T13:42:00Z"/>
          <w:rFonts w:eastAsia="Garamond" w:cs="Garamond"/>
        </w:rPr>
      </w:pPr>
      <w:ins w:id="3630" w:author="Summer 2023 updates" w:date="2024-07-31T13:42:00Z">
        <w:r w:rsidRPr="007833D4">
          <w:rPr>
            <w:rFonts w:eastAsia="Garamond" w:cs="Garamond"/>
          </w:rPr>
          <w:t xml:space="preserve">MU-109L* Aural Skills Lab I </w:t>
        </w:r>
      </w:ins>
    </w:p>
    <w:p w14:paraId="3FCCAF68" w14:textId="77777777" w:rsidR="00C761A9" w:rsidRPr="007833D4" w:rsidRDefault="00C761A9" w:rsidP="00C761A9">
      <w:pPr>
        <w:spacing w:after="0"/>
        <w:ind w:left="180" w:hanging="180"/>
        <w:rPr>
          <w:ins w:id="3631" w:author="Summer 2023 updates" w:date="2024-07-31T13:42:00Z"/>
          <w:rFonts w:eastAsia="Garamond" w:cs="Garamond"/>
        </w:rPr>
      </w:pPr>
      <w:ins w:id="3632" w:author="Summer 2023 updates" w:date="2024-07-31T13:42:00Z">
        <w:r w:rsidRPr="007833D4">
          <w:rPr>
            <w:rFonts w:eastAsia="Garamond" w:cs="Garamond"/>
          </w:rPr>
          <w:t>MU-151* Record Label</w:t>
        </w:r>
      </w:ins>
    </w:p>
    <w:p w14:paraId="2A720E3C" w14:textId="77777777" w:rsidR="00C761A9" w:rsidRPr="007833D4" w:rsidRDefault="00C761A9" w:rsidP="00C761A9">
      <w:pPr>
        <w:spacing w:after="0"/>
        <w:ind w:left="180" w:hanging="180"/>
        <w:rPr>
          <w:ins w:id="3633" w:author="Summer 2023 updates" w:date="2024-07-31T13:42:00Z"/>
          <w:rFonts w:eastAsia="Garamond" w:cs="Garamond"/>
        </w:rPr>
      </w:pPr>
      <w:ins w:id="3634" w:author="Summer 2023 updates" w:date="2024-07-31T13:42:00Z">
        <w:r w:rsidRPr="007833D4">
          <w:rPr>
            <w:rFonts w:eastAsia="Garamond" w:cs="Garamond"/>
          </w:rPr>
          <w:t xml:space="preserve">MU-161 Hip-Hop Workshop </w:t>
        </w:r>
      </w:ins>
    </w:p>
    <w:p w14:paraId="7498EB63" w14:textId="77777777" w:rsidR="00C761A9" w:rsidRPr="00F006DC" w:rsidRDefault="00C761A9" w:rsidP="00C761A9">
      <w:pPr>
        <w:spacing w:after="0"/>
        <w:ind w:left="180" w:hanging="180"/>
        <w:rPr>
          <w:ins w:id="3635" w:author="Summer 2023 updates" w:date="2024-07-31T13:42:00Z"/>
          <w:rFonts w:eastAsia="Garamond" w:cs="Garamond"/>
        </w:rPr>
      </w:pPr>
      <w:ins w:id="3636" w:author="Summer 2023 updates" w:date="2024-07-31T13:42:00Z">
        <w:r w:rsidRPr="007833D4">
          <w:rPr>
            <w:rFonts w:eastAsia="Garamond" w:cs="Garamond"/>
          </w:rPr>
          <w:t>MU-195</w:t>
        </w:r>
        <w:r w:rsidRPr="007833D4">
          <w:rPr>
            <w:rFonts w:eastAsia="Garamond" w:cs="Garamond"/>
          </w:rPr>
          <w:tab/>
          <w:t xml:space="preserve"> </w:t>
        </w:r>
        <w:r w:rsidRPr="00F006DC">
          <w:rPr>
            <w:rFonts w:eastAsia="Garamond" w:cs="Garamond"/>
          </w:rPr>
          <w:t>Music Production</w:t>
        </w:r>
      </w:ins>
    </w:p>
    <w:p w14:paraId="298B1BC5" w14:textId="77777777" w:rsidR="00C761A9" w:rsidRPr="00F006DC" w:rsidRDefault="00C761A9" w:rsidP="00C761A9">
      <w:pPr>
        <w:spacing w:after="0"/>
        <w:ind w:left="180" w:hanging="180"/>
        <w:rPr>
          <w:ins w:id="3637" w:author="Summer 2023 updates" w:date="2024-07-31T13:42:00Z"/>
          <w:rFonts w:eastAsia="Garamond" w:cs="Garamond"/>
        </w:rPr>
      </w:pPr>
      <w:ins w:id="3638" w:author="Summer 2023 updates" w:date="2024-07-31T13:42:00Z">
        <w:r w:rsidRPr="00F006DC">
          <w:rPr>
            <w:rFonts w:eastAsia="Garamond" w:cs="Garamond"/>
          </w:rPr>
          <w:t>MU-251* Record Label Seminar</w:t>
        </w:r>
      </w:ins>
    </w:p>
    <w:p w14:paraId="58B51022" w14:textId="77777777" w:rsidR="00C761A9" w:rsidRPr="007833D4" w:rsidRDefault="00C761A9" w:rsidP="00C761A9">
      <w:pPr>
        <w:spacing w:after="0"/>
        <w:ind w:left="180" w:hanging="180"/>
        <w:rPr>
          <w:ins w:id="3639" w:author="Summer 2023 updates" w:date="2024-07-31T13:42:00Z"/>
          <w:rFonts w:eastAsia="Garamond" w:cs="Garamond"/>
        </w:rPr>
      </w:pPr>
      <w:ins w:id="3640" w:author="Summer 2023 updates" w:date="2024-07-31T13:42:00Z">
        <w:r w:rsidRPr="00F006DC">
          <w:rPr>
            <w:rFonts w:eastAsia="Garamond" w:cs="Garamond"/>
          </w:rPr>
          <w:t>MU-270</w:t>
        </w:r>
        <w:r w:rsidRPr="00F006DC">
          <w:rPr>
            <w:rFonts w:eastAsia="Garamond" w:cs="Garamond"/>
          </w:rPr>
          <w:tab/>
          <w:t xml:space="preserve"> </w:t>
        </w:r>
        <w:r w:rsidRPr="007833D4">
          <w:rPr>
            <w:rFonts w:eastAsia="Garamond" w:cs="Garamond"/>
          </w:rPr>
          <w:t>Musical Theatre Acting</w:t>
        </w:r>
      </w:ins>
    </w:p>
    <w:p w14:paraId="3538D1B4" w14:textId="77777777" w:rsidR="00C761A9" w:rsidRPr="007833D4" w:rsidRDefault="00C761A9" w:rsidP="00C761A9">
      <w:pPr>
        <w:spacing w:after="0"/>
        <w:ind w:left="180" w:hanging="180"/>
        <w:rPr>
          <w:ins w:id="3641" w:author="Summer 2023 updates" w:date="2024-07-31T13:42:00Z"/>
          <w:rFonts w:eastAsia="Garamond" w:cs="Garamond"/>
        </w:rPr>
      </w:pPr>
      <w:ins w:id="3642" w:author="Summer 2023 updates" w:date="2024-07-31T13:42:00Z">
        <w:r w:rsidRPr="007833D4">
          <w:rPr>
            <w:rFonts w:eastAsia="Garamond" w:cs="Garamond"/>
          </w:rPr>
          <w:t>MUA-1X1* Applied Music Lessons</w:t>
        </w:r>
      </w:ins>
    </w:p>
    <w:p w14:paraId="5FD1A8B3" w14:textId="77777777" w:rsidR="00C761A9" w:rsidRPr="007833D4" w:rsidRDefault="00C761A9" w:rsidP="00C761A9">
      <w:pPr>
        <w:spacing w:after="0"/>
        <w:ind w:left="180" w:hanging="180"/>
        <w:rPr>
          <w:ins w:id="3643" w:author="Summer 2023 updates" w:date="2024-07-31T13:42:00Z"/>
          <w:rFonts w:eastAsia="Garamond" w:cs="Garamond"/>
        </w:rPr>
      </w:pPr>
      <w:ins w:id="3644" w:author="Summer 2023 updates" w:date="2024-07-31T13:42:00Z">
        <w:r w:rsidRPr="007833D4">
          <w:rPr>
            <w:rFonts w:eastAsia="Garamond" w:cs="Garamond"/>
          </w:rPr>
          <w:t>MUA-100* Concert Band</w:t>
        </w:r>
      </w:ins>
    </w:p>
    <w:p w14:paraId="0941D1B8" w14:textId="77777777" w:rsidR="00C761A9" w:rsidRPr="007833D4" w:rsidRDefault="00C761A9" w:rsidP="00C761A9">
      <w:pPr>
        <w:spacing w:after="0"/>
        <w:ind w:left="180" w:hanging="180"/>
        <w:rPr>
          <w:ins w:id="3645" w:author="Summer 2023 updates" w:date="2024-07-31T13:42:00Z"/>
          <w:rFonts w:eastAsia="Garamond" w:cs="Garamond"/>
        </w:rPr>
      </w:pPr>
      <w:ins w:id="3646" w:author="Summer 2023 updates" w:date="2024-07-31T13:42:00Z">
        <w:r w:rsidRPr="007833D4">
          <w:rPr>
            <w:rFonts w:eastAsia="Garamond" w:cs="Garamond"/>
          </w:rPr>
          <w:t>MUA-101* Jazz Ensemble</w:t>
        </w:r>
      </w:ins>
    </w:p>
    <w:p w14:paraId="3D172888" w14:textId="77777777" w:rsidR="00C761A9" w:rsidRPr="007833D4" w:rsidRDefault="00C761A9" w:rsidP="00C761A9">
      <w:pPr>
        <w:spacing w:after="0"/>
        <w:ind w:left="180" w:hanging="180"/>
        <w:rPr>
          <w:ins w:id="3647" w:author="Summer 2023 updates" w:date="2024-07-31T13:42:00Z"/>
          <w:rFonts w:eastAsia="Garamond" w:cs="Garamond"/>
        </w:rPr>
      </w:pPr>
      <w:ins w:id="3648" w:author="Summer 2023 updates" w:date="2024-07-31T13:42:00Z">
        <w:r w:rsidRPr="007833D4">
          <w:rPr>
            <w:rFonts w:eastAsia="Garamond" w:cs="Garamond"/>
          </w:rPr>
          <w:t>MUA-102* Jazz &amp; Improvisation Lab</w:t>
        </w:r>
      </w:ins>
    </w:p>
    <w:p w14:paraId="3C7AB516" w14:textId="77777777" w:rsidR="00C761A9" w:rsidRPr="007833D4" w:rsidRDefault="00C761A9" w:rsidP="00C761A9">
      <w:pPr>
        <w:spacing w:after="0"/>
        <w:ind w:left="180" w:hanging="180"/>
        <w:rPr>
          <w:ins w:id="3649" w:author="Summer 2023 updates" w:date="2024-07-31T13:42:00Z"/>
          <w:rFonts w:eastAsia="Garamond" w:cs="Garamond"/>
        </w:rPr>
      </w:pPr>
      <w:ins w:id="3650" w:author="Summer 2023 updates" w:date="2024-07-31T13:42:00Z">
        <w:r w:rsidRPr="007833D4">
          <w:rPr>
            <w:rFonts w:eastAsia="Garamond" w:cs="Garamond"/>
          </w:rPr>
          <w:t>MUA-103* Symphony Orchestra</w:t>
        </w:r>
      </w:ins>
    </w:p>
    <w:p w14:paraId="4A81D200" w14:textId="77777777" w:rsidR="00C761A9" w:rsidRPr="007833D4" w:rsidRDefault="00C761A9" w:rsidP="00C761A9">
      <w:pPr>
        <w:spacing w:after="0"/>
        <w:ind w:left="180" w:hanging="180"/>
        <w:rPr>
          <w:ins w:id="3651" w:author="Summer 2023 updates" w:date="2024-07-31T13:42:00Z"/>
          <w:rFonts w:eastAsia="Garamond" w:cs="Garamond"/>
        </w:rPr>
      </w:pPr>
      <w:ins w:id="3652" w:author="Summer 2023 updates" w:date="2024-07-31T13:42:00Z">
        <w:r w:rsidRPr="007833D4">
          <w:rPr>
            <w:rFonts w:eastAsia="Garamond" w:cs="Garamond"/>
          </w:rPr>
          <w:t>MUA-104* Concert Choir</w:t>
        </w:r>
      </w:ins>
    </w:p>
    <w:p w14:paraId="71622F00" w14:textId="77777777" w:rsidR="00C761A9" w:rsidRPr="007833D4" w:rsidRDefault="00C761A9" w:rsidP="00C761A9">
      <w:pPr>
        <w:spacing w:after="0"/>
        <w:ind w:left="180" w:hanging="180"/>
        <w:rPr>
          <w:ins w:id="3653" w:author="Summer 2023 updates" w:date="2024-07-31T13:42:00Z"/>
          <w:rFonts w:eastAsia="Garamond" w:cs="Garamond"/>
        </w:rPr>
      </w:pPr>
      <w:ins w:id="3654" w:author="Summer 2023 updates" w:date="2024-07-31T13:42:00Z">
        <w:r w:rsidRPr="007833D4">
          <w:rPr>
            <w:rFonts w:eastAsia="Garamond" w:cs="Garamond"/>
          </w:rPr>
          <w:t>MUA-105* Crimson Singers</w:t>
        </w:r>
      </w:ins>
    </w:p>
    <w:p w14:paraId="5EB20D82" w14:textId="77777777" w:rsidR="00C761A9" w:rsidRPr="007833D4" w:rsidRDefault="00C761A9" w:rsidP="00C761A9">
      <w:pPr>
        <w:spacing w:after="0"/>
        <w:ind w:left="180" w:hanging="180"/>
        <w:rPr>
          <w:ins w:id="3655" w:author="Summer 2023 updates" w:date="2024-07-31T13:42:00Z"/>
          <w:rFonts w:eastAsia="Garamond" w:cs="Garamond"/>
        </w:rPr>
      </w:pPr>
      <w:ins w:id="3656" w:author="Summer 2023 updates" w:date="2024-07-31T13:42:00Z">
        <w:r w:rsidRPr="007833D4">
          <w:rPr>
            <w:rFonts w:eastAsia="Garamond" w:cs="Garamond"/>
          </w:rPr>
          <w:t>MUA-110* Vocal Jazz Ensemble</w:t>
        </w:r>
      </w:ins>
    </w:p>
    <w:p w14:paraId="6FBD0D77" w14:textId="77777777" w:rsidR="00C761A9" w:rsidRPr="003A2937" w:rsidRDefault="00C761A9" w:rsidP="00C761A9">
      <w:pPr>
        <w:spacing w:after="0"/>
        <w:ind w:left="180" w:hanging="180"/>
        <w:rPr>
          <w:ins w:id="3657" w:author="Summer 2023 updates" w:date="2024-07-31T13:42:00Z"/>
          <w:rFonts w:eastAsia="Garamond" w:cs="Garamond"/>
        </w:rPr>
      </w:pPr>
      <w:ins w:id="3658" w:author="Summer 2023 updates" w:date="2024-07-31T13:42:00Z">
        <w:r w:rsidRPr="007833D4">
          <w:rPr>
            <w:rFonts w:eastAsia="Garamond" w:cs="Garamond"/>
          </w:rPr>
          <w:t xml:space="preserve">MUA-111* Coe Handbell </w:t>
        </w:r>
        <w:r w:rsidRPr="003A2937">
          <w:rPr>
            <w:rFonts w:eastAsia="Garamond" w:cs="Garamond"/>
          </w:rPr>
          <w:t>Ensemble</w:t>
        </w:r>
      </w:ins>
    </w:p>
    <w:p w14:paraId="42BA74E2" w14:textId="77777777" w:rsidR="00C761A9" w:rsidRPr="003A2937" w:rsidRDefault="00C761A9" w:rsidP="00C761A9">
      <w:pPr>
        <w:spacing w:after="0"/>
        <w:ind w:left="180" w:hanging="180"/>
        <w:rPr>
          <w:ins w:id="3659" w:author="Summer 2023 updates" w:date="2024-07-31T13:42:00Z"/>
          <w:rFonts w:eastAsia="Garamond" w:cs="Garamond"/>
          <w:strike/>
        </w:rPr>
      </w:pPr>
      <w:moveToRangeStart w:id="3660" w:author="Summer 2023 updates" w:date="2024-07-31T13:42:00Z" w:name="move173325785"/>
      <w:moveTo w:id="3661" w:author="Summer 2023 updates" w:date="2024-07-31T13:42:00Z">
        <w:r w:rsidRPr="003A2937">
          <w:rPr>
            <w:rPrChange w:id="3662" w:author="Summer 2023 updates" w:date="2024-07-31T13:42:00Z">
              <w:rPr>
                <w:color w:val="000000" w:themeColor="text1"/>
              </w:rPr>
            </w:rPrChange>
          </w:rPr>
          <w:t>MUA-130V Musical Theatre Production Experience</w:t>
        </w:r>
      </w:moveTo>
      <w:moveToRangeEnd w:id="3660"/>
    </w:p>
    <w:p w14:paraId="0622D640" w14:textId="77777777" w:rsidR="00C761A9" w:rsidRPr="003A2937" w:rsidRDefault="00C761A9" w:rsidP="00C761A9">
      <w:pPr>
        <w:spacing w:after="0"/>
        <w:ind w:left="180" w:hanging="180"/>
        <w:rPr>
          <w:ins w:id="3663" w:author="Summer 2023 updates" w:date="2024-07-31T13:42:00Z"/>
          <w:rFonts w:eastAsia="Garamond" w:cs="Garamond"/>
        </w:rPr>
      </w:pPr>
      <w:moveToRangeStart w:id="3664" w:author="Summer 2023 updates" w:date="2024-07-31T13:42:00Z" w:name="move173325786"/>
      <w:moveTo w:id="3665" w:author="Summer 2023 updates" w:date="2024-07-31T13:42:00Z">
        <w:r w:rsidRPr="003A2937">
          <w:rPr>
            <w:rPrChange w:id="3666" w:author="Summer 2023 updates" w:date="2024-07-31T13:42:00Z">
              <w:rPr>
                <w:color w:val="000000" w:themeColor="text1"/>
              </w:rPr>
            </w:rPrChange>
          </w:rPr>
          <w:t>MUA-131V Song Interpretation Workshop</w:t>
        </w:r>
      </w:moveTo>
      <w:moveToRangeEnd w:id="3664"/>
    </w:p>
    <w:p w14:paraId="0182080E" w14:textId="77777777" w:rsidR="00C761A9" w:rsidRPr="003A2937" w:rsidRDefault="00C761A9" w:rsidP="00C761A9">
      <w:pPr>
        <w:spacing w:after="0"/>
        <w:ind w:left="180" w:hanging="180"/>
        <w:rPr>
          <w:ins w:id="3667" w:author="Summer 2023 updates" w:date="2024-07-31T13:42:00Z"/>
          <w:rFonts w:eastAsia="Garamond" w:cs="Garamond"/>
        </w:rPr>
      </w:pPr>
      <w:ins w:id="3668" w:author="Summer 2023 updates" w:date="2024-07-31T13:42:00Z">
        <w:r w:rsidRPr="003A2937">
          <w:rPr>
            <w:rFonts w:eastAsia="Garamond" w:cs="Garamond"/>
          </w:rPr>
          <w:t>MUA 2x2* Applied Music Lessons</w:t>
        </w:r>
      </w:ins>
    </w:p>
    <w:p w14:paraId="747BBA67" w14:textId="77777777" w:rsidR="00C761A9" w:rsidRPr="007833D4" w:rsidRDefault="00C761A9" w:rsidP="00C761A9">
      <w:pPr>
        <w:spacing w:after="0"/>
        <w:ind w:left="180" w:hanging="180"/>
        <w:rPr>
          <w:ins w:id="3669" w:author="Summer 2023 updates" w:date="2024-07-31T13:42:00Z"/>
          <w:rFonts w:eastAsia="Garamond" w:cs="Garamond"/>
        </w:rPr>
      </w:pPr>
      <w:ins w:id="3670" w:author="Summer 2023 updates" w:date="2024-07-31T13:42:00Z">
        <w:r w:rsidRPr="003A2937">
          <w:rPr>
            <w:rFonts w:eastAsia="Garamond" w:cs="Garamond"/>
          </w:rPr>
          <w:t xml:space="preserve">MUA-284* Applied Music: Special </w:t>
        </w:r>
        <w:r w:rsidRPr="007833D4">
          <w:rPr>
            <w:rFonts w:eastAsia="Garamond" w:cs="Garamond"/>
          </w:rPr>
          <w:t>Topics</w:t>
        </w:r>
      </w:ins>
    </w:p>
    <w:p w14:paraId="49AAFFE6" w14:textId="77777777" w:rsidR="00C761A9" w:rsidRPr="007833D4" w:rsidRDefault="00C761A9" w:rsidP="00C761A9">
      <w:pPr>
        <w:spacing w:after="0"/>
        <w:ind w:left="180" w:hanging="180"/>
        <w:rPr>
          <w:ins w:id="3671" w:author="Summer 2023 updates" w:date="2024-07-31T13:42:00Z"/>
          <w:rFonts w:eastAsia="Garamond" w:cs="Garamond"/>
        </w:rPr>
      </w:pPr>
      <w:ins w:id="3672" w:author="Summer 2023 updates" w:date="2024-07-31T13:42:00Z">
        <w:r w:rsidRPr="007833D4">
          <w:rPr>
            <w:rFonts w:eastAsia="Garamond" w:cs="Garamond"/>
          </w:rPr>
          <w:t>MUA 3x3* Applied Music Lessons</w:t>
        </w:r>
      </w:ins>
    </w:p>
    <w:p w14:paraId="4027F0F3" w14:textId="414D7082" w:rsidR="00C761A9" w:rsidRPr="007833D4" w:rsidRDefault="00520784" w:rsidP="00C761A9">
      <w:pPr>
        <w:spacing w:after="0"/>
        <w:ind w:left="180" w:hanging="180"/>
        <w:rPr>
          <w:ins w:id="3673" w:author="Summer 2023 updates" w:date="2024-07-31T13:42:00Z"/>
          <w:rFonts w:eastAsia="Garamond" w:cs="Garamond"/>
        </w:rPr>
      </w:pPr>
      <w:ins w:id="3674" w:author="Summer 2023 updates" w:date="2024-07-31T13:42:00Z">
        <w:r>
          <w:rPr>
            <w:rFonts w:eastAsia="Garamond" w:cs="Garamond"/>
          </w:rPr>
          <w:t>RHE-135 Writer</w:t>
        </w:r>
        <w:r w:rsidR="00C761A9" w:rsidRPr="007833D4">
          <w:rPr>
            <w:rFonts w:eastAsia="Garamond" w:cs="Garamond"/>
          </w:rPr>
          <w:t>s Colony (WE)</w:t>
        </w:r>
      </w:ins>
    </w:p>
    <w:p w14:paraId="57535E50" w14:textId="7A4C4873" w:rsidR="00C761A9" w:rsidRPr="007833D4" w:rsidRDefault="00520784" w:rsidP="00C761A9">
      <w:pPr>
        <w:spacing w:after="0"/>
        <w:ind w:left="180" w:hanging="180"/>
        <w:rPr>
          <w:ins w:id="3675" w:author="Summer 2023 updates" w:date="2024-07-31T13:42:00Z"/>
          <w:rFonts w:eastAsia="Garamond" w:cs="Garamond"/>
        </w:rPr>
      </w:pPr>
      <w:ins w:id="3676" w:author="Summer 2023 updates" w:date="2024-07-31T13:42:00Z">
        <w:r>
          <w:rPr>
            <w:rFonts w:eastAsia="Garamond" w:cs="Garamond"/>
          </w:rPr>
          <w:t>RHE-175 Writer</w:t>
        </w:r>
        <w:r w:rsidR="00C761A9" w:rsidRPr="007833D4">
          <w:rPr>
            <w:rFonts w:eastAsia="Garamond" w:cs="Garamond"/>
          </w:rPr>
          <w:t>s Studio (WE)</w:t>
        </w:r>
      </w:ins>
    </w:p>
    <w:p w14:paraId="3455FA35" w14:textId="77777777" w:rsidR="00C761A9" w:rsidRPr="007833D4" w:rsidRDefault="00C761A9" w:rsidP="00C761A9">
      <w:pPr>
        <w:spacing w:after="0"/>
        <w:ind w:left="180" w:hanging="180"/>
        <w:rPr>
          <w:ins w:id="3677" w:author="Summer 2023 updates" w:date="2024-07-31T13:42:00Z"/>
          <w:rFonts w:eastAsia="Garamond" w:cs="Garamond"/>
        </w:rPr>
      </w:pPr>
      <w:ins w:id="3678" w:author="Summer 2023 updates" w:date="2024-07-31T13:42:00Z">
        <w:r w:rsidRPr="007833D4">
          <w:rPr>
            <w:rFonts w:eastAsia="Garamond" w:cs="Garamond"/>
          </w:rPr>
          <w:t>RHE-225 Journalism and Media Writing Workshop (WE)</w:t>
        </w:r>
      </w:ins>
    </w:p>
    <w:p w14:paraId="616C803E" w14:textId="77777777" w:rsidR="00C761A9" w:rsidRPr="007833D4" w:rsidRDefault="00C761A9" w:rsidP="00C761A9">
      <w:pPr>
        <w:spacing w:after="0"/>
        <w:ind w:left="180" w:hanging="180"/>
        <w:rPr>
          <w:ins w:id="3679" w:author="Summer 2023 updates" w:date="2024-07-31T13:42:00Z"/>
          <w:rFonts w:eastAsia="Garamond" w:cs="Garamond"/>
        </w:rPr>
      </w:pPr>
      <w:ins w:id="3680" w:author="Summer 2023 updates" w:date="2024-07-31T13:42:00Z">
        <w:r w:rsidRPr="007833D4">
          <w:rPr>
            <w:rFonts w:eastAsia="Garamond" w:cs="Garamond"/>
          </w:rPr>
          <w:t>RHE-255 The Essay (WE)</w:t>
        </w:r>
      </w:ins>
    </w:p>
    <w:p w14:paraId="1A80C52F" w14:textId="054B8CEA" w:rsidR="00C761A9" w:rsidRPr="007833D4" w:rsidRDefault="00C761A9" w:rsidP="00C761A9">
      <w:pPr>
        <w:spacing w:after="0"/>
        <w:ind w:left="180" w:hanging="180"/>
        <w:rPr>
          <w:ins w:id="3681" w:author="Summer 2023 updates" w:date="2024-07-31T13:42:00Z"/>
          <w:rFonts w:eastAsia="Garamond" w:cs="Garamond"/>
        </w:rPr>
      </w:pPr>
      <w:ins w:id="3682" w:author="Summer 2023 updates" w:date="2024-07-31T13:42:00Z">
        <w:r w:rsidRPr="007833D4">
          <w:rPr>
            <w:rFonts w:eastAsia="Garamond" w:cs="Garamond"/>
          </w:rPr>
          <w:t>RHE-275 Advanced Writers Studio (WE)</w:t>
        </w:r>
      </w:ins>
    </w:p>
    <w:p w14:paraId="59195CD0" w14:textId="77777777" w:rsidR="00C761A9" w:rsidRPr="007833D4" w:rsidRDefault="00C761A9" w:rsidP="00C761A9">
      <w:pPr>
        <w:spacing w:after="0"/>
        <w:ind w:left="180" w:hanging="180"/>
        <w:rPr>
          <w:ins w:id="3683" w:author="Summer 2023 updates" w:date="2024-07-31T13:42:00Z"/>
          <w:rFonts w:eastAsia="Garamond" w:cs="Garamond"/>
        </w:rPr>
      </w:pPr>
      <w:ins w:id="3684" w:author="Summer 2023 updates" w:date="2024-07-31T13:42:00Z">
        <w:r w:rsidRPr="007833D4">
          <w:rPr>
            <w:rFonts w:eastAsia="Garamond" w:cs="Garamond"/>
          </w:rPr>
          <w:t>RHE-285 Technical Writing and Information Design (WE)</w:t>
        </w:r>
      </w:ins>
    </w:p>
    <w:p w14:paraId="3D0A6F01" w14:textId="77777777" w:rsidR="00C761A9" w:rsidRPr="007833D4" w:rsidRDefault="00C761A9" w:rsidP="00C761A9">
      <w:pPr>
        <w:spacing w:after="0"/>
        <w:ind w:left="180" w:hanging="180"/>
        <w:rPr>
          <w:ins w:id="3685" w:author="Summer 2023 updates" w:date="2024-07-31T13:42:00Z"/>
          <w:rFonts w:eastAsia="Garamond" w:cs="Garamond"/>
        </w:rPr>
      </w:pPr>
      <w:ins w:id="3686" w:author="Summer 2023 updates" w:date="2024-07-31T13:42:00Z">
        <w:r w:rsidRPr="007833D4">
          <w:rPr>
            <w:rFonts w:eastAsia="Garamond" w:cs="Garamond"/>
          </w:rPr>
          <w:t xml:space="preserve">RHE-345 </w:t>
        </w:r>
        <w:r w:rsidRPr="00F006DC">
          <w:rPr>
            <w:rFonts w:eastAsia="Garamond" w:cs="Garamond"/>
          </w:rPr>
          <w:t xml:space="preserve">Writing Wilderness </w:t>
        </w:r>
        <w:r w:rsidRPr="007833D4">
          <w:rPr>
            <w:rFonts w:eastAsia="Garamond" w:cs="Garamond"/>
          </w:rPr>
          <w:t>(WE)</w:t>
        </w:r>
      </w:ins>
    </w:p>
    <w:p w14:paraId="5451523A" w14:textId="77777777" w:rsidR="00C761A9" w:rsidRPr="007833D4" w:rsidRDefault="00C761A9" w:rsidP="00C761A9">
      <w:pPr>
        <w:spacing w:after="0"/>
        <w:ind w:left="180" w:hanging="180"/>
        <w:rPr>
          <w:ins w:id="3687" w:author="Summer 2023 updates" w:date="2024-07-31T13:42:00Z"/>
          <w:rFonts w:eastAsia="Garamond" w:cs="Garamond"/>
        </w:rPr>
      </w:pPr>
      <w:ins w:id="3688" w:author="Summer 2023 updates" w:date="2024-07-31T13:42:00Z">
        <w:r w:rsidRPr="007833D4">
          <w:rPr>
            <w:rFonts w:eastAsia="Garamond" w:cs="Garamond"/>
          </w:rPr>
          <w:t>SPA-431 Hispanic Graphic Novel: Theory and Practice (WE)</w:t>
        </w:r>
      </w:ins>
    </w:p>
    <w:p w14:paraId="4ECC653E" w14:textId="77777777" w:rsidR="00C761A9" w:rsidRPr="007833D4" w:rsidRDefault="00C761A9" w:rsidP="00C761A9">
      <w:pPr>
        <w:spacing w:after="0"/>
        <w:ind w:left="180" w:hanging="180"/>
        <w:rPr>
          <w:ins w:id="3689" w:author="Summer 2023 updates" w:date="2024-07-31T13:42:00Z"/>
          <w:rFonts w:eastAsia="Garamond" w:cs="Garamond"/>
        </w:rPr>
      </w:pPr>
      <w:ins w:id="3690" w:author="Summer 2023 updates" w:date="2024-07-31T13:42:00Z">
        <w:r w:rsidRPr="007833D4">
          <w:rPr>
            <w:rFonts w:eastAsia="Garamond" w:cs="Garamond"/>
          </w:rPr>
          <w:t>SPA-451 Hispanic Cross-Over Literature: Theory and Practice (WE)</w:t>
        </w:r>
      </w:ins>
    </w:p>
    <w:p w14:paraId="1254E420" w14:textId="77777777" w:rsidR="00C761A9" w:rsidRPr="007833D4" w:rsidRDefault="00C761A9" w:rsidP="00C761A9">
      <w:pPr>
        <w:spacing w:after="0"/>
        <w:ind w:left="180" w:hanging="180"/>
        <w:rPr>
          <w:ins w:id="3691" w:author="Summer 2023 updates" w:date="2024-07-31T13:42:00Z"/>
          <w:rFonts w:eastAsia="Garamond" w:cs="Garamond"/>
        </w:rPr>
      </w:pPr>
      <w:ins w:id="3692" w:author="Summer 2023 updates" w:date="2024-07-31T13:42:00Z">
        <w:r w:rsidRPr="007833D4">
          <w:rPr>
            <w:rFonts w:eastAsia="Garamond" w:cs="Garamond"/>
          </w:rPr>
          <w:t>SPA-455 Hispanic Drama and Performance: Theory and Practice (WE)</w:t>
        </w:r>
      </w:ins>
    </w:p>
    <w:p w14:paraId="5DC068FA" w14:textId="77777777" w:rsidR="00C761A9" w:rsidRPr="007833D4" w:rsidRDefault="00C761A9" w:rsidP="00C761A9">
      <w:pPr>
        <w:spacing w:after="0"/>
        <w:ind w:left="180" w:hanging="180"/>
        <w:rPr>
          <w:ins w:id="3693" w:author="Summer 2023 updates" w:date="2024-07-31T13:42:00Z"/>
          <w:rFonts w:eastAsia="Garamond" w:cs="Garamond"/>
        </w:rPr>
      </w:pPr>
      <w:ins w:id="3694" w:author="Summer 2023 updates" w:date="2024-07-31T13:42:00Z">
        <w:r w:rsidRPr="007833D4">
          <w:rPr>
            <w:rFonts w:eastAsia="Garamond" w:cs="Garamond"/>
          </w:rPr>
          <w:t>THE-130 Technical Production I</w:t>
        </w:r>
      </w:ins>
    </w:p>
    <w:p w14:paraId="3988385B" w14:textId="77777777" w:rsidR="00C761A9" w:rsidRPr="007833D4" w:rsidRDefault="00C761A9" w:rsidP="00C761A9">
      <w:pPr>
        <w:spacing w:after="0"/>
        <w:ind w:left="180" w:hanging="180"/>
        <w:rPr>
          <w:ins w:id="3695" w:author="Summer 2023 updates" w:date="2024-07-31T13:42:00Z"/>
          <w:rFonts w:eastAsia="Garamond" w:cs="Garamond"/>
        </w:rPr>
      </w:pPr>
      <w:ins w:id="3696" w:author="Summer 2023 updates" w:date="2024-07-31T13:42:00Z">
        <w:r w:rsidRPr="007833D4">
          <w:rPr>
            <w:rFonts w:eastAsia="Garamond" w:cs="Garamond"/>
          </w:rPr>
          <w:t>THE-140 Design for the Stage</w:t>
        </w:r>
      </w:ins>
    </w:p>
    <w:p w14:paraId="6554A650" w14:textId="77777777" w:rsidR="00C761A9" w:rsidRPr="007833D4" w:rsidRDefault="00C761A9" w:rsidP="00C761A9">
      <w:pPr>
        <w:spacing w:after="0"/>
        <w:ind w:left="180" w:hanging="180"/>
        <w:rPr>
          <w:ins w:id="3697" w:author="Summer 2023 updates" w:date="2024-07-31T13:42:00Z"/>
          <w:rFonts w:eastAsia="Garamond" w:cs="Garamond"/>
        </w:rPr>
      </w:pPr>
      <w:ins w:id="3698" w:author="Summer 2023 updates" w:date="2024-07-31T13:42:00Z">
        <w:r w:rsidRPr="007833D4">
          <w:rPr>
            <w:rFonts w:eastAsia="Garamond" w:cs="Garamond"/>
          </w:rPr>
          <w:t>THE-150 Acting I</w:t>
        </w:r>
      </w:ins>
    </w:p>
    <w:p w14:paraId="7B7D44AB" w14:textId="77777777" w:rsidR="00C761A9" w:rsidRPr="007833D4" w:rsidRDefault="00C761A9" w:rsidP="00C761A9">
      <w:pPr>
        <w:spacing w:after="0"/>
        <w:ind w:left="180" w:hanging="180"/>
        <w:rPr>
          <w:ins w:id="3699" w:author="Summer 2023 updates" w:date="2024-07-31T13:42:00Z"/>
          <w:rFonts w:eastAsia="Garamond" w:cs="Garamond"/>
        </w:rPr>
      </w:pPr>
      <w:ins w:id="3700" w:author="Summer 2023 updates" w:date="2024-07-31T13:42:00Z">
        <w:r w:rsidRPr="007833D4">
          <w:rPr>
            <w:rFonts w:eastAsia="Garamond" w:cs="Garamond"/>
          </w:rPr>
          <w:t>THE-160 Movement for the Stage</w:t>
        </w:r>
      </w:ins>
    </w:p>
    <w:p w14:paraId="0FC04CC2" w14:textId="77777777" w:rsidR="00C761A9" w:rsidRPr="007833D4" w:rsidRDefault="00C761A9" w:rsidP="00C761A9">
      <w:pPr>
        <w:spacing w:after="0"/>
        <w:ind w:left="180" w:hanging="180"/>
        <w:rPr>
          <w:ins w:id="3701" w:author="Summer 2023 updates" w:date="2024-07-31T13:42:00Z"/>
          <w:rFonts w:eastAsia="Garamond" w:cs="Garamond"/>
        </w:rPr>
      </w:pPr>
      <w:ins w:id="3702" w:author="Summer 2023 updates" w:date="2024-07-31T13:42:00Z">
        <w:r w:rsidRPr="007833D4">
          <w:rPr>
            <w:rFonts w:eastAsia="Garamond" w:cs="Garamond"/>
          </w:rPr>
          <w:t>THE-162 Stage Make-up</w:t>
        </w:r>
      </w:ins>
    </w:p>
    <w:p w14:paraId="5F4D7309" w14:textId="77777777" w:rsidR="00C761A9" w:rsidRPr="007833D4" w:rsidRDefault="00C761A9" w:rsidP="00C761A9">
      <w:pPr>
        <w:spacing w:after="0"/>
        <w:ind w:left="180" w:hanging="180"/>
        <w:rPr>
          <w:moveTo w:id="3703" w:author="Summer 2023 updates" w:date="2024-07-31T13:42:00Z"/>
          <w:rPrChange w:id="3704" w:author="Summer 2023 updates" w:date="2024-07-31T13:42:00Z">
            <w:rPr>
              <w:moveTo w:id="3705" w:author="Summer 2023 updates" w:date="2024-07-31T13:42:00Z"/>
              <w:color w:val="000000" w:themeColor="text1"/>
            </w:rPr>
          </w:rPrChange>
        </w:rPr>
        <w:pPrChange w:id="3706" w:author="Summer 2023 updates" w:date="2024-07-31T13:42:00Z">
          <w:pPr>
            <w:widowControl w:val="0"/>
            <w:numPr>
              <w:numId w:val="106"/>
            </w:numPr>
            <w:tabs>
              <w:tab w:val="num" w:pos="360"/>
            </w:tabs>
            <w:adjustRightInd w:val="0"/>
            <w:spacing w:after="0"/>
            <w:ind w:left="360" w:hanging="360"/>
            <w:textAlignment w:val="baseline"/>
          </w:pPr>
        </w:pPrChange>
      </w:pPr>
      <w:moveToRangeStart w:id="3707" w:author="Summer 2023 updates" w:date="2024-07-31T13:42:00Z" w:name="move173325787"/>
      <w:moveTo w:id="3708" w:author="Summer 2023 updates" w:date="2024-07-31T13:42:00Z">
        <w:r w:rsidRPr="007833D4">
          <w:rPr>
            <w:rPrChange w:id="3709" w:author="Summer 2023 updates" w:date="2024-07-31T13:42:00Z">
              <w:rPr>
                <w:color w:val="000000" w:themeColor="text1"/>
              </w:rPr>
            </w:rPrChange>
          </w:rPr>
          <w:t>THE-170 Voice and Diction</w:t>
        </w:r>
      </w:moveTo>
    </w:p>
    <w:moveToRangeEnd w:id="3707"/>
    <w:p w14:paraId="394301D4" w14:textId="77777777" w:rsidR="00C761A9" w:rsidRDefault="00C761A9" w:rsidP="00C761A9">
      <w:pPr>
        <w:spacing w:after="0"/>
        <w:ind w:left="180" w:hanging="180"/>
        <w:rPr>
          <w:ins w:id="3710" w:author="Summer 2023 updates" w:date="2024-07-31T13:42:00Z"/>
          <w:rFonts w:eastAsia="Garamond" w:cs="Garamond"/>
        </w:rPr>
      </w:pPr>
      <w:ins w:id="3711" w:author="Summer 2023 updates" w:date="2024-07-31T13:42:00Z">
        <w:r w:rsidRPr="007833D4">
          <w:rPr>
            <w:rFonts w:eastAsia="Garamond" w:cs="Garamond"/>
          </w:rPr>
          <w:t>THE-185 Production and Performance</w:t>
        </w:r>
      </w:ins>
    </w:p>
    <w:p w14:paraId="5AA9E886" w14:textId="77777777" w:rsidR="00C761A9" w:rsidRDefault="00C761A9" w:rsidP="00C761A9">
      <w:pPr>
        <w:spacing w:after="0"/>
        <w:ind w:left="180" w:hanging="180"/>
        <w:rPr>
          <w:ins w:id="3712" w:author="Summer 2023 updates" w:date="2024-07-31T13:42:00Z"/>
          <w:rFonts w:eastAsia="Garamond" w:cs="Garamond"/>
        </w:rPr>
      </w:pPr>
      <w:ins w:id="3713" w:author="Summer 2023 updates" w:date="2024-07-31T13:42:00Z">
        <w:r w:rsidRPr="007833D4">
          <w:rPr>
            <w:rFonts w:eastAsia="Garamond" w:cs="Garamond"/>
          </w:rPr>
          <w:t>THE-270 Musical Theater</w:t>
        </w:r>
        <w:r w:rsidRPr="00F006DC">
          <w:rPr>
            <w:rFonts w:eastAsia="Garamond" w:cs="Garamond"/>
          </w:rPr>
          <w:t xml:space="preserve"> Acting</w:t>
        </w:r>
      </w:ins>
    </w:p>
    <w:p w14:paraId="434A3399" w14:textId="77777777" w:rsidR="00C761A9" w:rsidRDefault="00C761A9" w:rsidP="00C761A9">
      <w:pPr>
        <w:spacing w:after="0"/>
        <w:rPr>
          <w:ins w:id="3714" w:author="Summer 2023 updates" w:date="2024-07-31T13:42:00Z"/>
          <w:rFonts w:eastAsia="Garamond" w:cs="Garamond"/>
        </w:rPr>
      </w:pPr>
    </w:p>
    <w:p w14:paraId="10AA4309" w14:textId="77777777" w:rsidR="00C761A9" w:rsidRDefault="00C761A9" w:rsidP="00C761A9">
      <w:pPr>
        <w:spacing w:after="0"/>
        <w:rPr>
          <w:ins w:id="3715" w:author="Summer 2023 updates" w:date="2024-07-31T13:42:00Z"/>
          <w:rFonts w:eastAsia="Garamond" w:cs="Garamond"/>
        </w:rPr>
      </w:pPr>
      <w:ins w:id="3716" w:author="Summer 2023 updates" w:date="2024-07-31T13:42:00Z">
        <w:r>
          <w:rPr>
            <w:rFonts w:eastAsia="Garamond" w:cs="Garamond"/>
          </w:rPr>
          <w:t>(*Partial Credit courses must be combined for a full credit)</w:t>
        </w:r>
      </w:ins>
    </w:p>
    <w:p w14:paraId="6EDA6A90" w14:textId="77777777" w:rsidR="00C761A9" w:rsidRDefault="00C761A9" w:rsidP="00C761A9">
      <w:pPr>
        <w:rPr>
          <w:ins w:id="3717"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968" w:space="144"/>
            <w:col w:w="4968" w:space="0"/>
          </w:cols>
        </w:sectPr>
      </w:pPr>
      <w:ins w:id="3718" w:author="Summer 2023 updates" w:date="2024-07-31T13:42:00Z">
        <w:r>
          <w:br w:type="page"/>
        </w:r>
      </w:ins>
    </w:p>
    <w:p w14:paraId="4C36FC4A" w14:textId="77777777" w:rsidR="00C761A9" w:rsidRDefault="00C761A9" w:rsidP="00C761A9">
      <w:pPr>
        <w:spacing w:after="0"/>
        <w:rPr>
          <w:ins w:id="3719" w:author="Summer 2023 updates" w:date="2024-07-31T13:42:00Z"/>
          <w:rFonts w:eastAsia="Garamond" w:cs="Garamond"/>
          <w:b/>
          <w:i/>
          <w:u w:val="single"/>
        </w:rPr>
      </w:pPr>
      <w:ins w:id="3720" w:author="Summer 2023 updates" w:date="2024-07-31T13:42:00Z">
        <w:r>
          <w:rPr>
            <w:rFonts w:eastAsia="Garamond" w:cs="Garamond"/>
            <w:b/>
            <w:i/>
            <w:u w:val="single"/>
          </w:rPr>
          <w:t>Quantitative and Formal Reasoning</w:t>
        </w:r>
      </w:ins>
    </w:p>
    <w:p w14:paraId="747984F6" w14:textId="77777777" w:rsidR="00C761A9" w:rsidRDefault="00C761A9" w:rsidP="00C761A9">
      <w:pPr>
        <w:spacing w:after="0"/>
        <w:rPr>
          <w:ins w:id="3721" w:author="Summer 2023 updates" w:date="2024-07-31T13:42:00Z"/>
          <w:rFonts w:eastAsia="Garamond" w:cs="Garamond"/>
          <w:b/>
          <w:i/>
        </w:rPr>
      </w:pPr>
    </w:p>
    <w:p w14:paraId="74EEC8A6" w14:textId="77777777" w:rsidR="00C761A9" w:rsidRDefault="00C761A9" w:rsidP="00C761A9">
      <w:pPr>
        <w:spacing w:after="0"/>
        <w:rPr>
          <w:ins w:id="3722" w:author="Summer 2023 updates" w:date="2024-07-31T13:42:00Z"/>
          <w:rFonts w:eastAsia="Garamond" w:cs="Garamond"/>
          <w:i/>
        </w:rPr>
      </w:pPr>
      <w:ins w:id="3723" w:author="Summer 2023 updates" w:date="2024-07-31T13:42:00Z">
        <w:r>
          <w:rPr>
            <w:rFonts w:eastAsia="Garamond" w:cs="Garamond"/>
            <w:i/>
          </w:rPr>
          <w:t>These courses develop students’ ability to reason using numerical, logical, and other symbolic systems, and enhance their ability to extract information from real-world data. Students will be able to:</w:t>
        </w:r>
      </w:ins>
    </w:p>
    <w:p w14:paraId="07948F1B" w14:textId="77777777" w:rsidR="00C761A9" w:rsidRDefault="00C761A9" w:rsidP="00C761A9">
      <w:pPr>
        <w:spacing w:after="0"/>
        <w:rPr>
          <w:ins w:id="3724" w:author="Summer 2023 updates" w:date="2024-07-31T13:42:00Z"/>
          <w:rFonts w:eastAsia="Garamond" w:cs="Garamond"/>
          <w:i/>
        </w:rPr>
      </w:pPr>
    </w:p>
    <w:p w14:paraId="6942A997" w14:textId="77777777" w:rsidR="00C761A9" w:rsidRDefault="00C761A9" w:rsidP="00E500FB">
      <w:pPr>
        <w:numPr>
          <w:ilvl w:val="0"/>
          <w:numId w:val="167"/>
        </w:numPr>
        <w:pBdr>
          <w:top w:val="nil"/>
          <w:left w:val="nil"/>
          <w:bottom w:val="nil"/>
          <w:right w:val="nil"/>
          <w:between w:val="nil"/>
        </w:pBdr>
        <w:spacing w:after="0" w:line="259" w:lineRule="auto"/>
        <w:rPr>
          <w:ins w:id="3725" w:author="Summer 2023 updates" w:date="2024-07-31T13:42:00Z"/>
          <w:rFonts w:eastAsia="Garamond" w:cs="Garamond"/>
          <w:b/>
          <w:color w:val="000000"/>
        </w:rPr>
      </w:pPr>
      <w:ins w:id="3726" w:author="Summer 2023 updates" w:date="2024-07-31T13:42:00Z">
        <w:r>
          <w:rPr>
            <w:rFonts w:eastAsia="Garamond" w:cs="Garamond"/>
            <w:b/>
            <w:color w:val="000000"/>
          </w:rPr>
          <w:t>Use formal reasoning systems, such as mathematics, statistical reasoning, logic, and computer programming, as general tools to prove simple results, make inferences and characterize relationships that exist among sets of data.</w:t>
        </w:r>
      </w:ins>
    </w:p>
    <w:p w14:paraId="3D70FB32" w14:textId="77777777" w:rsidR="00C761A9" w:rsidRDefault="00C761A9" w:rsidP="00E500FB">
      <w:pPr>
        <w:numPr>
          <w:ilvl w:val="0"/>
          <w:numId w:val="167"/>
        </w:numPr>
        <w:pBdr>
          <w:top w:val="nil"/>
          <w:left w:val="nil"/>
          <w:bottom w:val="nil"/>
          <w:right w:val="nil"/>
          <w:between w:val="nil"/>
        </w:pBdr>
        <w:spacing w:after="0" w:line="259" w:lineRule="auto"/>
        <w:rPr>
          <w:ins w:id="3727" w:author="Summer 2023 updates" w:date="2024-07-31T13:42:00Z"/>
          <w:rFonts w:eastAsia="Garamond" w:cs="Garamond"/>
          <w:b/>
          <w:color w:val="000000"/>
        </w:rPr>
      </w:pPr>
      <w:ins w:id="3728" w:author="Summer 2023 updates" w:date="2024-07-31T13:42:00Z">
        <w:r>
          <w:rPr>
            <w:rFonts w:eastAsia="Garamond" w:cs="Garamond"/>
            <w:b/>
            <w:color w:val="000000"/>
          </w:rPr>
          <w:t>Interpret and apply quantitative information and/or logical analysis to obtain sound results and recognize invalid or unsupported conclusions.</w:t>
        </w:r>
      </w:ins>
    </w:p>
    <w:p w14:paraId="326171E0" w14:textId="77777777" w:rsidR="00C761A9" w:rsidRDefault="00C761A9" w:rsidP="00E500FB">
      <w:pPr>
        <w:numPr>
          <w:ilvl w:val="0"/>
          <w:numId w:val="167"/>
        </w:numPr>
        <w:pBdr>
          <w:top w:val="nil"/>
          <w:left w:val="nil"/>
          <w:bottom w:val="nil"/>
          <w:right w:val="nil"/>
          <w:between w:val="nil"/>
        </w:pBdr>
        <w:spacing w:after="0" w:line="259" w:lineRule="auto"/>
        <w:rPr>
          <w:ins w:id="3729" w:author="Summer 2023 updates" w:date="2024-07-31T13:42:00Z"/>
          <w:rFonts w:eastAsia="Garamond" w:cs="Garamond"/>
          <w:b/>
          <w:color w:val="000000"/>
        </w:rPr>
      </w:pPr>
      <w:ins w:id="3730" w:author="Summer 2023 updates" w:date="2024-07-31T13:42:00Z">
        <w:r>
          <w:rPr>
            <w:rFonts w:eastAsia="Garamond" w:cs="Garamond"/>
            <w:b/>
            <w:color w:val="000000"/>
          </w:rPr>
          <w:t>Represent, understand and communicate about abstract data symbolically, graphically, numerically and/or verbally.</w:t>
        </w:r>
      </w:ins>
    </w:p>
    <w:p w14:paraId="5F5A6781" w14:textId="77777777" w:rsidR="00C761A9" w:rsidRDefault="00C761A9" w:rsidP="00C761A9">
      <w:pPr>
        <w:spacing w:after="0"/>
        <w:rPr>
          <w:moveTo w:id="3731" w:author="Summer 2023 updates" w:date="2024-07-31T13:42:00Z"/>
          <w:rPrChange w:id="3732" w:author="Summer 2023 updates" w:date="2024-07-31T13:42:00Z">
            <w:rPr>
              <w:moveTo w:id="3733" w:author="Summer 2023 updates" w:date="2024-07-31T13:42:00Z"/>
              <w:color w:val="000000" w:themeColor="text1"/>
            </w:rPr>
          </w:rPrChange>
        </w:rPr>
        <w:pPrChange w:id="3734" w:author="Summer 2023 updates" w:date="2024-07-31T13:42:00Z">
          <w:pPr>
            <w:widowControl w:val="0"/>
            <w:numPr>
              <w:numId w:val="83"/>
            </w:numPr>
            <w:tabs>
              <w:tab w:val="num" w:pos="360"/>
            </w:tabs>
            <w:autoSpaceDE w:val="0"/>
            <w:autoSpaceDN w:val="0"/>
            <w:adjustRightInd w:val="0"/>
            <w:spacing w:after="0"/>
            <w:ind w:left="360" w:hanging="360"/>
            <w:textAlignment w:val="center"/>
          </w:pPr>
        </w:pPrChange>
      </w:pPr>
      <w:moveToRangeStart w:id="3735" w:author="Summer 2023 updates" w:date="2024-07-31T13:42:00Z" w:name="move173325788"/>
    </w:p>
    <w:p w14:paraId="2A41A47E" w14:textId="77777777" w:rsidR="00C761A9" w:rsidRDefault="00C761A9" w:rsidP="00C761A9">
      <w:pPr>
        <w:spacing w:after="0"/>
        <w:ind w:left="180" w:hanging="180"/>
        <w:rPr>
          <w:ins w:id="3736" w:author="Summer 2023 updates" w:date="2024-07-31T13:42:00Z"/>
          <w:rFonts w:eastAsia="Garamond" w:cs="Garamond"/>
        </w:rPr>
      </w:pPr>
      <w:moveTo w:id="3737" w:author="Summer 2023 updates" w:date="2024-07-31T13:42:00Z">
        <w:r>
          <w:rPr>
            <w:rPrChange w:id="3738" w:author="Summer 2023 updates" w:date="2024-07-31T13:42:00Z">
              <w:rPr>
                <w:color w:val="000000" w:themeColor="text1"/>
              </w:rPr>
            </w:rPrChange>
          </w:rPr>
          <w:t>BUS-</w:t>
        </w:r>
      </w:moveTo>
      <w:moveToRangeEnd w:id="3735"/>
      <w:ins w:id="3739" w:author="Summer 2023 updates" w:date="2024-07-31T13:42:00Z">
        <w:r>
          <w:rPr>
            <w:rFonts w:eastAsia="Garamond" w:cs="Garamond"/>
          </w:rPr>
          <w:t>190 Statistical Analysis (WE)</w:t>
        </w:r>
      </w:ins>
    </w:p>
    <w:p w14:paraId="33504D71" w14:textId="77777777" w:rsidR="00C761A9" w:rsidRPr="00C761A9" w:rsidRDefault="00C761A9" w:rsidP="00C761A9">
      <w:pPr>
        <w:spacing w:after="0"/>
        <w:ind w:left="180" w:hanging="180"/>
        <w:rPr>
          <w:ins w:id="3740" w:author="Summer 2023 updates" w:date="2024-07-31T13:42:00Z"/>
          <w:rFonts w:eastAsia="Garamond" w:cs="Garamond"/>
        </w:rPr>
      </w:pPr>
      <w:ins w:id="3741" w:author="Summer 2023 updates" w:date="2024-07-31T13:42:00Z">
        <w:r w:rsidRPr="00C761A9">
          <w:rPr>
            <w:rFonts w:eastAsia="Garamond" w:cs="Garamond"/>
          </w:rPr>
          <w:t>BUS-340 Applied Regression Analysis</w:t>
        </w:r>
      </w:ins>
    </w:p>
    <w:p w14:paraId="2AB7AF76" w14:textId="77777777" w:rsidR="00C761A9" w:rsidRDefault="00C761A9" w:rsidP="00C761A9">
      <w:pPr>
        <w:spacing w:after="0"/>
        <w:ind w:left="180" w:hanging="180"/>
        <w:rPr>
          <w:ins w:id="3742" w:author="Summer 2023 updates" w:date="2024-07-31T13:42:00Z"/>
          <w:rFonts w:eastAsia="Garamond" w:cs="Garamond"/>
        </w:rPr>
      </w:pPr>
      <w:ins w:id="3743" w:author="Summer 2023 updates" w:date="2024-07-31T13:42:00Z">
        <w:r>
          <w:rPr>
            <w:rFonts w:eastAsia="Garamond" w:cs="Garamond"/>
          </w:rPr>
          <w:t>BUS-341 Introductory Business Analytics</w:t>
        </w:r>
      </w:ins>
    </w:p>
    <w:p w14:paraId="63D2F950" w14:textId="5B9440FD" w:rsidR="00C761A9" w:rsidRDefault="00C761A9" w:rsidP="00C761A9">
      <w:pPr>
        <w:spacing w:after="0"/>
        <w:ind w:left="180" w:hanging="180"/>
        <w:rPr>
          <w:ins w:id="3744" w:author="Summer 2023 updates" w:date="2024-07-31T13:42:00Z"/>
          <w:rFonts w:eastAsia="Garamond" w:cs="Garamond"/>
        </w:rPr>
      </w:pPr>
      <w:ins w:id="3745" w:author="Summer 2023 updates" w:date="2024-07-31T13:42:00Z">
        <w:r>
          <w:rPr>
            <w:rFonts w:eastAsia="Garamond" w:cs="Garamond"/>
          </w:rPr>
          <w:t>CS-125 Introduction to Programming</w:t>
        </w:r>
      </w:ins>
    </w:p>
    <w:p w14:paraId="2FB35BCA" w14:textId="77777777" w:rsidR="00C761A9" w:rsidRDefault="00C761A9" w:rsidP="00C761A9">
      <w:pPr>
        <w:spacing w:after="0"/>
        <w:ind w:left="180" w:hanging="180"/>
        <w:rPr>
          <w:ins w:id="3746" w:author="Summer 2023 updates" w:date="2024-07-31T13:42:00Z"/>
          <w:rFonts w:eastAsia="Garamond" w:cs="Garamond"/>
        </w:rPr>
      </w:pPr>
      <w:ins w:id="3747" w:author="Summer 2023 updates" w:date="2024-07-31T13:42:00Z">
        <w:r>
          <w:rPr>
            <w:rFonts w:eastAsia="Garamond" w:cs="Garamond"/>
          </w:rPr>
          <w:t>CS-135 Data Structures</w:t>
        </w:r>
      </w:ins>
    </w:p>
    <w:p w14:paraId="0ED5132D" w14:textId="77777777" w:rsidR="00C761A9" w:rsidRDefault="00C761A9" w:rsidP="00C761A9">
      <w:pPr>
        <w:spacing w:after="0"/>
        <w:ind w:left="180" w:hanging="180"/>
        <w:rPr>
          <w:ins w:id="3748" w:author="Summer 2023 updates" w:date="2024-07-31T13:42:00Z"/>
          <w:rFonts w:eastAsia="Garamond" w:cs="Garamond"/>
        </w:rPr>
      </w:pPr>
      <w:ins w:id="3749" w:author="Summer 2023 updates" w:date="2024-07-31T13:42:00Z">
        <w:r>
          <w:rPr>
            <w:rFonts w:eastAsia="Garamond" w:cs="Garamond"/>
          </w:rPr>
          <w:t>CS-215 Analysis of Algorithms</w:t>
        </w:r>
      </w:ins>
    </w:p>
    <w:p w14:paraId="1F4D6111" w14:textId="02086E88" w:rsidR="00C761A9" w:rsidRDefault="00C761A9" w:rsidP="00C761A9">
      <w:pPr>
        <w:spacing w:after="0"/>
        <w:ind w:left="180" w:hanging="180"/>
        <w:rPr>
          <w:ins w:id="3750" w:author="Summer 2023 updates" w:date="2024-07-31T13:42:00Z"/>
          <w:rFonts w:eastAsia="Garamond" w:cs="Garamond"/>
        </w:rPr>
      </w:pPr>
      <w:ins w:id="3751" w:author="Summer 2023 updates" w:date="2024-07-31T13:42:00Z">
        <w:r>
          <w:rPr>
            <w:rFonts w:eastAsia="Garamond" w:cs="Garamond"/>
          </w:rPr>
          <w:t>CS-220 Principles of Computer Systems</w:t>
        </w:r>
      </w:ins>
    </w:p>
    <w:p w14:paraId="76919A18" w14:textId="279DF14B" w:rsidR="00C761A9" w:rsidRDefault="00C761A9" w:rsidP="00C761A9">
      <w:pPr>
        <w:spacing w:after="0"/>
        <w:ind w:left="180" w:hanging="180"/>
        <w:rPr>
          <w:ins w:id="3752" w:author="Summer 2023 updates" w:date="2024-07-31T13:42:00Z"/>
          <w:rFonts w:eastAsia="Garamond" w:cs="Garamond"/>
        </w:rPr>
      </w:pPr>
      <w:ins w:id="3753" w:author="Summer 2023 updates" w:date="2024-07-31T13:42:00Z">
        <w:r>
          <w:rPr>
            <w:rFonts w:eastAsia="Garamond" w:cs="Garamond"/>
          </w:rPr>
          <w:t xml:space="preserve">DS-100 Introduction to Data Science </w:t>
        </w:r>
      </w:ins>
    </w:p>
    <w:p w14:paraId="4AD19184" w14:textId="7B0A5737" w:rsidR="00C761A9" w:rsidRDefault="00C761A9" w:rsidP="00C761A9">
      <w:pPr>
        <w:spacing w:after="0"/>
        <w:ind w:left="180" w:hanging="180"/>
        <w:rPr>
          <w:ins w:id="3754" w:author="Summer 2023 updates" w:date="2024-07-31T13:42:00Z"/>
          <w:rFonts w:eastAsia="Garamond" w:cs="Garamond"/>
        </w:rPr>
      </w:pPr>
      <w:ins w:id="3755" w:author="Summer 2023 updates" w:date="2024-07-31T13:42:00Z">
        <w:r>
          <w:rPr>
            <w:rFonts w:eastAsia="Garamond" w:cs="Garamond"/>
          </w:rPr>
          <w:t>DS-120 Sports Analytics</w:t>
        </w:r>
      </w:ins>
    </w:p>
    <w:p w14:paraId="64C84619" w14:textId="4FB19ACE" w:rsidR="00C761A9" w:rsidRDefault="00C761A9" w:rsidP="00C761A9">
      <w:pPr>
        <w:spacing w:after="0"/>
        <w:ind w:left="180" w:hanging="180"/>
        <w:rPr>
          <w:ins w:id="3756" w:author="Summer 2023 updates" w:date="2024-07-31T13:42:00Z"/>
          <w:rFonts w:eastAsia="Garamond" w:cs="Garamond"/>
        </w:rPr>
      </w:pPr>
      <w:ins w:id="3757" w:author="Summer 2023 updates" w:date="2024-07-31T13:42:00Z">
        <w:r>
          <w:rPr>
            <w:rFonts w:eastAsia="Garamond" w:cs="Garamond"/>
          </w:rPr>
          <w:t xml:space="preserve">DS-230 Data-Centric Computing </w:t>
        </w:r>
      </w:ins>
    </w:p>
    <w:p w14:paraId="7236226B" w14:textId="77777777" w:rsidR="00C761A9" w:rsidRDefault="00C761A9" w:rsidP="00C761A9">
      <w:pPr>
        <w:spacing w:after="0"/>
        <w:ind w:left="180" w:hanging="180"/>
        <w:rPr>
          <w:ins w:id="3758" w:author="Summer 2023 updates" w:date="2024-07-31T13:42:00Z"/>
          <w:rFonts w:eastAsia="Garamond" w:cs="Garamond"/>
        </w:rPr>
      </w:pPr>
      <w:ins w:id="3759" w:author="Summer 2023 updates" w:date="2024-07-31T13:42:00Z">
        <w:r>
          <w:rPr>
            <w:rFonts w:eastAsia="Garamond" w:cs="Garamond"/>
          </w:rPr>
          <w:t xml:space="preserve">ECO-175 Principles of Macroeconomics </w:t>
        </w:r>
      </w:ins>
    </w:p>
    <w:p w14:paraId="21D34DF2" w14:textId="77777777" w:rsidR="00C761A9" w:rsidRDefault="00C761A9" w:rsidP="00C761A9">
      <w:pPr>
        <w:spacing w:after="0"/>
        <w:ind w:left="180" w:hanging="180"/>
        <w:rPr>
          <w:ins w:id="3760" w:author="Summer 2023 updates" w:date="2024-07-31T13:42:00Z"/>
          <w:rFonts w:eastAsia="Garamond" w:cs="Garamond"/>
        </w:rPr>
      </w:pPr>
      <w:ins w:id="3761" w:author="Summer 2023 updates" w:date="2024-07-31T13:42:00Z">
        <w:r>
          <w:rPr>
            <w:rFonts w:eastAsia="Garamond" w:cs="Garamond"/>
          </w:rPr>
          <w:t>ECO-215 Principles of Microeconomics</w:t>
        </w:r>
      </w:ins>
    </w:p>
    <w:p w14:paraId="4262061F" w14:textId="77777777" w:rsidR="00C761A9" w:rsidRDefault="00C761A9" w:rsidP="00C761A9">
      <w:pPr>
        <w:spacing w:after="0"/>
        <w:ind w:left="180" w:hanging="180"/>
        <w:rPr>
          <w:ins w:id="3762" w:author="Summer 2023 updates" w:date="2024-07-31T13:42:00Z"/>
          <w:rFonts w:eastAsia="Garamond" w:cs="Garamond"/>
        </w:rPr>
      </w:pPr>
      <w:ins w:id="3763" w:author="Summer 2023 updates" w:date="2024-07-31T13:42:00Z">
        <w:r>
          <w:rPr>
            <w:rFonts w:eastAsia="Garamond" w:cs="Garamond"/>
          </w:rPr>
          <w:t xml:space="preserve">ECO-315 Intermediate Macroeconomic Theory </w:t>
        </w:r>
      </w:ins>
    </w:p>
    <w:p w14:paraId="4591987F" w14:textId="77777777" w:rsidR="00C761A9" w:rsidRDefault="00C761A9" w:rsidP="00C761A9">
      <w:pPr>
        <w:spacing w:after="0"/>
        <w:ind w:left="180" w:hanging="180"/>
        <w:rPr>
          <w:ins w:id="3764" w:author="Summer 2023 updates" w:date="2024-07-31T13:42:00Z"/>
          <w:rFonts w:eastAsia="Garamond" w:cs="Garamond"/>
        </w:rPr>
      </w:pPr>
      <w:ins w:id="3765" w:author="Summer 2023 updates" w:date="2024-07-31T13:42:00Z">
        <w:r>
          <w:rPr>
            <w:rFonts w:eastAsia="Garamond" w:cs="Garamond"/>
          </w:rPr>
          <w:t>ECO-345 Intermediate Microeconomics</w:t>
        </w:r>
      </w:ins>
    </w:p>
    <w:p w14:paraId="7D9413AE" w14:textId="77777777" w:rsidR="00C761A9" w:rsidRDefault="00C761A9" w:rsidP="00C761A9">
      <w:pPr>
        <w:spacing w:after="0"/>
        <w:ind w:left="180" w:hanging="180"/>
        <w:rPr>
          <w:ins w:id="3766" w:author="Summer 2023 updates" w:date="2024-07-31T13:42:00Z"/>
          <w:rFonts w:eastAsia="Garamond" w:cs="Garamond"/>
        </w:rPr>
      </w:pPr>
      <w:ins w:id="3767" w:author="Summer 2023 updates" w:date="2024-07-31T13:42:00Z">
        <w:r>
          <w:rPr>
            <w:rFonts w:eastAsia="Garamond" w:cs="Garamond"/>
          </w:rPr>
          <w:t xml:space="preserve">ECO-375 Econometrics (WE) </w:t>
        </w:r>
      </w:ins>
    </w:p>
    <w:p w14:paraId="34C3E85B" w14:textId="77777777" w:rsidR="00C761A9" w:rsidRDefault="00C761A9" w:rsidP="00C761A9">
      <w:pPr>
        <w:spacing w:after="0"/>
        <w:ind w:left="180" w:hanging="180"/>
        <w:rPr>
          <w:ins w:id="3768" w:author="Summer 2023 updates" w:date="2024-07-31T13:42:00Z"/>
          <w:rFonts w:eastAsia="Garamond" w:cs="Garamond"/>
        </w:rPr>
      </w:pPr>
      <w:ins w:id="3769" w:author="Summer 2023 updates" w:date="2024-07-31T13:42:00Z">
        <w:r>
          <w:rPr>
            <w:rFonts w:eastAsia="Garamond" w:cs="Garamond"/>
          </w:rPr>
          <w:t>KIN-365 Measurement/Evaluation and</w:t>
        </w:r>
      </w:ins>
    </w:p>
    <w:p w14:paraId="5AB5C57F" w14:textId="01A24F93" w:rsidR="00C761A9" w:rsidRDefault="00C761A9" w:rsidP="00F51737">
      <w:pPr>
        <w:spacing w:after="0"/>
        <w:ind w:left="180"/>
        <w:rPr>
          <w:ins w:id="3770" w:author="Summer 2023 updates" w:date="2024-07-31T13:42:00Z"/>
          <w:rFonts w:eastAsia="Garamond" w:cs="Garamond"/>
        </w:rPr>
      </w:pPr>
      <w:ins w:id="3771" w:author="Summer 2023 updates" w:date="2024-07-31T13:42:00Z">
        <w:r>
          <w:rPr>
            <w:rFonts w:eastAsia="Garamond" w:cs="Garamond"/>
          </w:rPr>
          <w:t xml:space="preserve">Prescription in </w:t>
        </w:r>
        <w:r w:rsidR="00744AB6">
          <w:rPr>
            <w:rFonts w:eastAsia="Garamond" w:cs="Garamond"/>
          </w:rPr>
          <w:t>Kinesiology</w:t>
        </w:r>
      </w:ins>
    </w:p>
    <w:p w14:paraId="0A667C32" w14:textId="12576FA3" w:rsidR="00C761A9" w:rsidRDefault="00520784" w:rsidP="00C761A9">
      <w:pPr>
        <w:spacing w:after="0"/>
        <w:ind w:left="180" w:hanging="180"/>
        <w:rPr>
          <w:ins w:id="3772" w:author="Summer 2023 updates" w:date="2024-07-31T13:42:00Z"/>
          <w:rFonts w:eastAsia="Garamond" w:cs="Garamond"/>
        </w:rPr>
      </w:pPr>
      <w:ins w:id="3773" w:author="Summer 2023 updates" w:date="2024-07-31T13:42:00Z">
        <w:r>
          <w:rPr>
            <w:rFonts w:eastAsia="Garamond" w:cs="Garamond"/>
          </w:rPr>
          <w:t>MTH-105 Math</w:t>
        </w:r>
        <w:r w:rsidR="0011627D">
          <w:rPr>
            <w:rFonts w:eastAsia="Garamond" w:cs="Garamond"/>
          </w:rPr>
          <w:t xml:space="preserve"> for Social Justice</w:t>
        </w:r>
      </w:ins>
    </w:p>
    <w:p w14:paraId="18B74296" w14:textId="77777777" w:rsidR="00C761A9" w:rsidRDefault="00C761A9" w:rsidP="00C761A9">
      <w:pPr>
        <w:spacing w:after="0"/>
        <w:ind w:left="180" w:hanging="180"/>
        <w:rPr>
          <w:moveTo w:id="3774" w:author="Summer 2023 updates" w:date="2024-07-31T13:42:00Z"/>
          <w:rPrChange w:id="3775" w:author="Summer 2023 updates" w:date="2024-07-31T13:42:00Z">
            <w:rPr>
              <w:moveTo w:id="3776" w:author="Summer 2023 updates" w:date="2024-07-31T13:42:00Z"/>
              <w:color w:val="000000" w:themeColor="text1"/>
            </w:rPr>
          </w:rPrChange>
        </w:rPr>
        <w:pPrChange w:id="3777" w:author="Summer 2023 updates" w:date="2024-07-31T13:42:00Z">
          <w:pPr>
            <w:widowControl w:val="0"/>
            <w:numPr>
              <w:numId w:val="22"/>
            </w:numPr>
            <w:tabs>
              <w:tab w:val="num" w:pos="1800"/>
            </w:tabs>
            <w:adjustRightInd w:val="0"/>
            <w:spacing w:after="0"/>
            <w:ind w:left="360" w:hanging="360"/>
            <w:textAlignment w:val="baseline"/>
          </w:pPr>
        </w:pPrChange>
      </w:pPr>
      <w:moveToRangeStart w:id="3778" w:author="Summer 2023 updates" w:date="2024-07-31T13:42:00Z" w:name="move173325789"/>
      <w:moveTo w:id="3779" w:author="Summer 2023 updates" w:date="2024-07-31T13:42:00Z">
        <w:r>
          <w:rPr>
            <w:rPrChange w:id="3780" w:author="Summer 2023 updates" w:date="2024-07-31T13:42:00Z">
              <w:rPr>
                <w:color w:val="000000" w:themeColor="text1"/>
              </w:rPr>
            </w:rPrChange>
          </w:rPr>
          <w:t>MTH-135 Calculus I</w:t>
        </w:r>
      </w:moveTo>
    </w:p>
    <w:moveToRangeEnd w:id="3778"/>
    <w:p w14:paraId="498245B7" w14:textId="77777777" w:rsidR="00C761A9" w:rsidRDefault="00C761A9" w:rsidP="00C761A9">
      <w:pPr>
        <w:spacing w:after="0"/>
        <w:ind w:left="180" w:hanging="180"/>
        <w:rPr>
          <w:ins w:id="3781" w:author="Summer 2023 updates" w:date="2024-07-31T13:42:00Z"/>
          <w:rFonts w:eastAsia="Garamond" w:cs="Garamond"/>
        </w:rPr>
      </w:pPr>
      <w:ins w:id="3782" w:author="Summer 2023 updates" w:date="2024-07-31T13:42:00Z">
        <w:r>
          <w:rPr>
            <w:rFonts w:eastAsia="Garamond" w:cs="Garamond"/>
          </w:rPr>
          <w:t>MTH-145 Calculus II</w:t>
        </w:r>
      </w:ins>
    </w:p>
    <w:p w14:paraId="25B9536D" w14:textId="77777777" w:rsidR="00C761A9" w:rsidRDefault="00C761A9" w:rsidP="00C761A9">
      <w:pPr>
        <w:spacing w:after="0"/>
        <w:ind w:left="180" w:hanging="180"/>
        <w:rPr>
          <w:ins w:id="3783" w:author="Summer 2023 updates" w:date="2024-07-31T13:42:00Z"/>
          <w:rFonts w:eastAsia="Garamond" w:cs="Garamond"/>
        </w:rPr>
      </w:pPr>
      <w:ins w:id="3784" w:author="Summer 2023 updates" w:date="2024-07-31T13:42:00Z">
        <w:r>
          <w:rPr>
            <w:rFonts w:eastAsia="Garamond" w:cs="Garamond"/>
          </w:rPr>
          <w:t>MTH-165 Computational Linear Algebra</w:t>
        </w:r>
      </w:ins>
    </w:p>
    <w:p w14:paraId="51C23D2F" w14:textId="41D46811" w:rsidR="00C761A9" w:rsidRDefault="00C761A9" w:rsidP="00C761A9">
      <w:pPr>
        <w:spacing w:after="0"/>
        <w:ind w:left="180" w:hanging="180"/>
        <w:rPr>
          <w:ins w:id="3785" w:author="Summer 2023 updates" w:date="2024-07-31T13:42:00Z"/>
          <w:rFonts w:eastAsia="Garamond" w:cs="Garamond"/>
        </w:rPr>
      </w:pPr>
      <w:ins w:id="3786" w:author="Summer 2023 updates" w:date="2024-07-31T13:42:00Z">
        <w:r>
          <w:rPr>
            <w:rFonts w:eastAsia="Garamond" w:cs="Garamond"/>
          </w:rPr>
          <w:t>MTH-215 Foundations of Advanced Mathematics</w:t>
        </w:r>
        <w:r w:rsidR="00F548D8">
          <w:rPr>
            <w:rFonts w:eastAsia="Garamond" w:cs="Garamond"/>
          </w:rPr>
          <w:t xml:space="preserve"> (WE)</w:t>
        </w:r>
      </w:ins>
    </w:p>
    <w:p w14:paraId="23B223F2" w14:textId="77777777" w:rsidR="00C761A9" w:rsidRDefault="00C761A9" w:rsidP="00C761A9">
      <w:pPr>
        <w:spacing w:after="0"/>
        <w:ind w:left="180" w:hanging="180"/>
        <w:rPr>
          <w:ins w:id="3787" w:author="Summer 2023 updates" w:date="2024-07-31T13:42:00Z"/>
          <w:rFonts w:eastAsia="Garamond" w:cs="Garamond"/>
        </w:rPr>
      </w:pPr>
      <w:moveToRangeStart w:id="3788" w:author="Summer 2023 updates" w:date="2024-07-31T13:42:00Z" w:name="move173325790"/>
      <w:moveTo w:id="3789" w:author="Summer 2023 updates" w:date="2024-07-31T13:42:00Z">
        <w:r>
          <w:rPr>
            <w:rPrChange w:id="3790" w:author="Summer 2023 updates" w:date="2024-07-31T13:42:00Z">
              <w:rPr>
                <w:color w:val="000000" w:themeColor="text1"/>
              </w:rPr>
            </w:rPrChange>
          </w:rPr>
          <w:t>MTH-255 Calculus III</w:t>
        </w:r>
      </w:moveTo>
      <w:moveToRangeEnd w:id="3788"/>
    </w:p>
    <w:p w14:paraId="0419B5A9" w14:textId="77777777" w:rsidR="00C761A9" w:rsidRDefault="00C761A9" w:rsidP="00C761A9">
      <w:pPr>
        <w:spacing w:after="0"/>
        <w:ind w:left="180" w:hanging="180"/>
        <w:rPr>
          <w:ins w:id="3791" w:author="Summer 2023 updates" w:date="2024-07-31T13:42:00Z"/>
          <w:rFonts w:eastAsia="Garamond" w:cs="Garamond"/>
        </w:rPr>
      </w:pPr>
      <w:ins w:id="3792" w:author="Summer 2023 updates" w:date="2024-07-31T13:42:00Z">
        <w:r>
          <w:rPr>
            <w:rFonts w:eastAsia="Garamond" w:cs="Garamond"/>
          </w:rPr>
          <w:t>PHL-115 Logic</w:t>
        </w:r>
      </w:ins>
    </w:p>
    <w:p w14:paraId="695AD774" w14:textId="77777777" w:rsidR="00C761A9" w:rsidRDefault="00C761A9" w:rsidP="00C761A9">
      <w:pPr>
        <w:spacing w:after="0"/>
        <w:ind w:left="180" w:hanging="180"/>
        <w:rPr>
          <w:ins w:id="3793" w:author="Summer 2023 updates" w:date="2024-07-31T13:42:00Z"/>
          <w:rFonts w:eastAsia="Garamond" w:cs="Garamond"/>
        </w:rPr>
      </w:pPr>
      <w:ins w:id="3794" w:author="Summer 2023 updates" w:date="2024-07-31T13:42:00Z">
        <w:r>
          <w:rPr>
            <w:rFonts w:eastAsia="Garamond" w:cs="Garamond"/>
          </w:rPr>
          <w:t>PHY-104 From the Big Bang to the First Humans</w:t>
        </w:r>
      </w:ins>
    </w:p>
    <w:p w14:paraId="5D086CC8" w14:textId="77777777" w:rsidR="00C761A9" w:rsidRDefault="00C761A9" w:rsidP="00C761A9">
      <w:pPr>
        <w:spacing w:after="0"/>
        <w:ind w:left="180" w:hanging="180"/>
        <w:rPr>
          <w:ins w:id="3795" w:author="Summer 2023 updates" w:date="2024-07-31T13:42:00Z"/>
          <w:rFonts w:eastAsia="Garamond" w:cs="Garamond"/>
        </w:rPr>
      </w:pPr>
      <w:ins w:id="3796" w:author="Summer 2023 updates" w:date="2024-07-31T13:42:00Z">
        <w:r>
          <w:rPr>
            <w:rFonts w:eastAsia="Garamond" w:cs="Garamond"/>
          </w:rPr>
          <w:t xml:space="preserve">PHY-165/-165L Basic Physics I &amp; Laboratory </w:t>
        </w:r>
      </w:ins>
    </w:p>
    <w:p w14:paraId="27422739" w14:textId="77777777" w:rsidR="00C761A9" w:rsidRDefault="00C761A9" w:rsidP="00C761A9">
      <w:pPr>
        <w:spacing w:after="0"/>
        <w:ind w:left="180" w:hanging="180"/>
        <w:rPr>
          <w:ins w:id="3797" w:author="Summer 2023 updates" w:date="2024-07-31T13:42:00Z"/>
          <w:rFonts w:eastAsia="Garamond" w:cs="Garamond"/>
        </w:rPr>
      </w:pPr>
      <w:ins w:id="3798" w:author="Summer 2023 updates" w:date="2024-07-31T13:42:00Z">
        <w:r>
          <w:rPr>
            <w:rFonts w:eastAsia="Garamond" w:cs="Garamond"/>
          </w:rPr>
          <w:t xml:space="preserve">PHY-175/-175L Basic Physics II &amp; Laboratory </w:t>
        </w:r>
      </w:ins>
    </w:p>
    <w:p w14:paraId="2FE78522" w14:textId="77777777" w:rsidR="00C761A9" w:rsidRDefault="00C761A9" w:rsidP="00C761A9">
      <w:pPr>
        <w:spacing w:after="0"/>
        <w:ind w:left="180" w:hanging="180"/>
        <w:rPr>
          <w:ins w:id="3799" w:author="Summer 2023 updates" w:date="2024-07-31T13:42:00Z"/>
          <w:rFonts w:eastAsia="Garamond" w:cs="Garamond"/>
        </w:rPr>
      </w:pPr>
      <w:ins w:id="3800" w:author="Summer 2023 updates" w:date="2024-07-31T13:42:00Z">
        <w:r>
          <w:rPr>
            <w:rFonts w:eastAsia="Garamond" w:cs="Garamond"/>
          </w:rPr>
          <w:t xml:space="preserve">PHY-185/-185L General Physics I &amp; Laboratory </w:t>
        </w:r>
      </w:ins>
    </w:p>
    <w:p w14:paraId="5FEB3182" w14:textId="77777777" w:rsidR="00C761A9" w:rsidRDefault="00C761A9" w:rsidP="00C761A9">
      <w:pPr>
        <w:spacing w:after="0"/>
        <w:ind w:left="180" w:hanging="180"/>
        <w:rPr>
          <w:ins w:id="3801" w:author="Summer 2023 updates" w:date="2024-07-31T13:42:00Z"/>
          <w:rFonts w:eastAsia="Garamond" w:cs="Garamond"/>
        </w:rPr>
      </w:pPr>
      <w:ins w:id="3802" w:author="Summer 2023 updates" w:date="2024-07-31T13:42:00Z">
        <w:r>
          <w:rPr>
            <w:rFonts w:eastAsia="Garamond" w:cs="Garamond"/>
          </w:rPr>
          <w:t xml:space="preserve">PHY-195/-195L General Physics II &amp; Laboratory </w:t>
        </w:r>
      </w:ins>
    </w:p>
    <w:p w14:paraId="5CD71EFE" w14:textId="77777777" w:rsidR="00C761A9" w:rsidRDefault="00C761A9" w:rsidP="00C761A9">
      <w:pPr>
        <w:spacing w:after="0"/>
        <w:ind w:left="180" w:hanging="180"/>
        <w:rPr>
          <w:ins w:id="3803" w:author="Summer 2023 updates" w:date="2024-07-31T13:42:00Z"/>
          <w:rFonts w:eastAsia="Garamond" w:cs="Garamond"/>
        </w:rPr>
      </w:pPr>
      <w:ins w:id="3804" w:author="Summer 2023 updates" w:date="2024-07-31T13:42:00Z">
        <w:r>
          <w:rPr>
            <w:rFonts w:eastAsia="Garamond" w:cs="Garamond"/>
          </w:rPr>
          <w:t>PHY-221 Computational Physics</w:t>
        </w:r>
      </w:ins>
    </w:p>
    <w:p w14:paraId="43CCDD26" w14:textId="77777777" w:rsidR="00C761A9" w:rsidRDefault="00C761A9" w:rsidP="00C761A9">
      <w:pPr>
        <w:spacing w:after="0"/>
        <w:ind w:left="180" w:hanging="180"/>
        <w:rPr>
          <w:ins w:id="3805" w:author="Summer 2023 updates" w:date="2024-07-31T13:42:00Z"/>
          <w:rFonts w:eastAsia="Garamond" w:cs="Garamond"/>
        </w:rPr>
      </w:pPr>
      <w:ins w:id="3806" w:author="Summer 2023 updates" w:date="2024-07-31T13:42:00Z">
        <w:r>
          <w:rPr>
            <w:rFonts w:eastAsia="Garamond" w:cs="Garamond"/>
          </w:rPr>
          <w:t xml:space="preserve">PHY-231 Mathematical Methods for Physicists </w:t>
        </w:r>
      </w:ins>
    </w:p>
    <w:p w14:paraId="254CE3B5" w14:textId="77777777" w:rsidR="00C761A9" w:rsidRDefault="00C761A9" w:rsidP="00C761A9">
      <w:pPr>
        <w:spacing w:after="0"/>
        <w:ind w:left="180" w:hanging="180"/>
        <w:rPr>
          <w:ins w:id="3807" w:author="Summer 2023 updates" w:date="2024-07-31T13:42:00Z"/>
          <w:rFonts w:eastAsia="Garamond" w:cs="Garamond"/>
        </w:rPr>
      </w:pPr>
      <w:ins w:id="3808" w:author="Summer 2023 updates" w:date="2024-07-31T13:42:00Z">
        <w:r>
          <w:rPr>
            <w:rFonts w:eastAsia="Garamond" w:cs="Garamond"/>
          </w:rPr>
          <w:t>POL-245 Political Parties and Elections</w:t>
        </w:r>
      </w:ins>
    </w:p>
    <w:p w14:paraId="11C8559F" w14:textId="77777777" w:rsidR="00C761A9" w:rsidRPr="00F006DC" w:rsidRDefault="00C761A9" w:rsidP="00C761A9">
      <w:pPr>
        <w:spacing w:after="0"/>
        <w:ind w:left="180" w:hanging="180"/>
        <w:rPr>
          <w:ins w:id="3809" w:author="Summer 2023 updates" w:date="2024-07-31T13:42:00Z"/>
          <w:rFonts w:eastAsia="Garamond" w:cs="Garamond"/>
        </w:rPr>
      </w:pPr>
      <w:ins w:id="3810" w:author="Summer 2023 updates" w:date="2024-07-31T13:42:00Z">
        <w:r w:rsidRPr="00F006DC">
          <w:rPr>
            <w:rFonts w:eastAsia="Garamond" w:cs="Garamond"/>
          </w:rPr>
          <w:t>PSY-300 Statistical Methods and Data Analysis</w:t>
        </w:r>
      </w:ins>
    </w:p>
    <w:p w14:paraId="4D897773" w14:textId="77777777" w:rsidR="00C761A9" w:rsidRDefault="00C761A9" w:rsidP="00C761A9">
      <w:pPr>
        <w:spacing w:after="0"/>
        <w:ind w:left="180" w:hanging="180"/>
        <w:rPr>
          <w:ins w:id="3811" w:author="Summer 2023 updates" w:date="2024-07-31T13:42:00Z"/>
          <w:rFonts w:eastAsia="Garamond" w:cs="Garamond"/>
        </w:rPr>
      </w:pPr>
      <w:ins w:id="3812" w:author="Summer 2023 updates" w:date="2024-07-31T13:42:00Z">
        <w:r>
          <w:rPr>
            <w:rFonts w:eastAsia="Garamond" w:cs="Garamond"/>
          </w:rPr>
          <w:t xml:space="preserve">STA-100/110 Statistical Reasoning I/IIA </w:t>
        </w:r>
      </w:ins>
    </w:p>
    <w:p w14:paraId="2DB84395" w14:textId="77777777" w:rsidR="00C761A9" w:rsidRDefault="00C761A9" w:rsidP="00C761A9">
      <w:pPr>
        <w:spacing w:after="0"/>
        <w:ind w:left="180" w:hanging="180"/>
        <w:rPr>
          <w:ins w:id="3813" w:author="Summer 2023 updates" w:date="2024-07-31T13:42:00Z"/>
          <w:rFonts w:eastAsia="Garamond" w:cs="Garamond"/>
        </w:rPr>
      </w:pPr>
      <w:ins w:id="3814" w:author="Summer 2023 updates" w:date="2024-07-31T13:42:00Z">
        <w:r>
          <w:rPr>
            <w:rFonts w:eastAsia="Garamond" w:cs="Garamond"/>
          </w:rPr>
          <w:t xml:space="preserve">STA-100/130 Statistical Reasoning I/IIB </w:t>
        </w:r>
      </w:ins>
    </w:p>
    <w:p w14:paraId="11056593" w14:textId="77777777" w:rsidR="00C761A9" w:rsidRDefault="00C761A9" w:rsidP="00C761A9">
      <w:pPr>
        <w:spacing w:after="0"/>
        <w:ind w:left="180" w:hanging="180"/>
        <w:rPr>
          <w:ins w:id="3815" w:author="Summer 2023 updates" w:date="2024-07-31T13:42:00Z"/>
          <w:rFonts w:eastAsia="Garamond" w:cs="Garamond"/>
        </w:rPr>
      </w:pPr>
      <w:ins w:id="3816" w:author="Summer 2023 updates" w:date="2024-07-31T13:42:00Z">
        <w:r>
          <w:rPr>
            <w:rFonts w:eastAsia="Garamond" w:cs="Garamond"/>
          </w:rPr>
          <w:t>STA-105 World of Chance</w:t>
        </w:r>
      </w:ins>
    </w:p>
    <w:p w14:paraId="171685F5" w14:textId="77777777" w:rsidR="00C761A9" w:rsidRDefault="00C761A9" w:rsidP="00C761A9">
      <w:pPr>
        <w:rPr>
          <w:ins w:id="3817" w:author="Summer 2023 updates" w:date="2024-07-31T13:42:00Z"/>
          <w:rFonts w:eastAsia="Garamond" w:cs="Garamond"/>
        </w:rPr>
      </w:pPr>
      <w:ins w:id="3818" w:author="Summer 2023 updates" w:date="2024-07-31T13:42:00Z">
        <w:r>
          <w:br w:type="page"/>
        </w:r>
      </w:ins>
    </w:p>
    <w:p w14:paraId="561DBB67" w14:textId="77777777" w:rsidR="00C761A9" w:rsidRDefault="00C761A9" w:rsidP="00C761A9">
      <w:pPr>
        <w:spacing w:after="0"/>
        <w:rPr>
          <w:ins w:id="3819" w:author="Summer 2023 updates" w:date="2024-07-31T13:42:00Z"/>
          <w:rFonts w:eastAsia="Garamond" w:cs="Garamond"/>
          <w:b/>
          <w:i/>
          <w:u w:val="single"/>
        </w:rPr>
      </w:pPr>
      <w:ins w:id="3820" w:author="Summer 2023 updates" w:date="2024-07-31T13:42:00Z">
        <w:r>
          <w:rPr>
            <w:rFonts w:eastAsia="Garamond" w:cs="Garamond"/>
            <w:b/>
            <w:i/>
            <w:u w:val="single"/>
          </w:rPr>
          <w:t>Natural Science Inquiry</w:t>
        </w:r>
      </w:ins>
    </w:p>
    <w:p w14:paraId="4DAB4F7C" w14:textId="77777777" w:rsidR="00C761A9" w:rsidRDefault="00C761A9" w:rsidP="00C761A9">
      <w:pPr>
        <w:spacing w:after="0"/>
        <w:rPr>
          <w:ins w:id="3821" w:author="Summer 2023 updates" w:date="2024-07-31T13:42:00Z"/>
          <w:rFonts w:eastAsia="Garamond" w:cs="Garamond"/>
        </w:rPr>
      </w:pPr>
    </w:p>
    <w:p w14:paraId="4015258F" w14:textId="77777777" w:rsidR="00C761A9" w:rsidRDefault="00C761A9" w:rsidP="00C761A9">
      <w:pPr>
        <w:spacing w:after="0"/>
        <w:rPr>
          <w:ins w:id="3822" w:author="Summer 2023 updates" w:date="2024-07-31T13:42:00Z"/>
          <w:rFonts w:eastAsia="Garamond" w:cs="Garamond"/>
          <w:i/>
        </w:rPr>
      </w:pPr>
      <w:ins w:id="3823" w:author="Summer 2023 updates" w:date="2024-07-31T13:42:00Z">
        <w:r>
          <w:rPr>
            <w:rFonts w:eastAsia="Garamond" w:cs="Garamond"/>
            <w:i/>
          </w:rPr>
          <w:t>These courses investigate the natural world through scientific practices that include observation, experimentation, and analysis. Students will be able to:</w:t>
        </w:r>
      </w:ins>
    </w:p>
    <w:p w14:paraId="064EACCE" w14:textId="77777777" w:rsidR="00C761A9" w:rsidRDefault="00C761A9" w:rsidP="00C761A9">
      <w:pPr>
        <w:spacing w:after="0"/>
        <w:rPr>
          <w:ins w:id="3824" w:author="Summer 2023 updates" w:date="2024-07-31T13:42:00Z"/>
          <w:rFonts w:eastAsia="Garamond" w:cs="Garamond"/>
        </w:rPr>
      </w:pPr>
    </w:p>
    <w:p w14:paraId="134803C0" w14:textId="77777777" w:rsidR="00C761A9" w:rsidRDefault="00C761A9" w:rsidP="00E500FB">
      <w:pPr>
        <w:numPr>
          <w:ilvl w:val="0"/>
          <w:numId w:val="168"/>
        </w:numPr>
        <w:pBdr>
          <w:top w:val="nil"/>
          <w:left w:val="nil"/>
          <w:bottom w:val="nil"/>
          <w:right w:val="nil"/>
          <w:between w:val="nil"/>
        </w:pBdr>
        <w:spacing w:after="0" w:line="259" w:lineRule="auto"/>
        <w:rPr>
          <w:ins w:id="3825" w:author="Summer 2023 updates" w:date="2024-07-31T13:42:00Z"/>
          <w:rFonts w:eastAsia="Garamond" w:cs="Garamond"/>
          <w:b/>
          <w:color w:val="000000"/>
        </w:rPr>
      </w:pPr>
      <w:ins w:id="3826" w:author="Summer 2023 updates" w:date="2024-07-31T13:42:00Z">
        <w:r>
          <w:rPr>
            <w:rFonts w:eastAsia="Garamond" w:cs="Garamond"/>
            <w:b/>
            <w:color w:val="000000"/>
          </w:rPr>
          <w:t>Articulate a core understanding of the physical composition and structure of the natural world, its forces and processes, and/or the organisms that inhabit it.</w:t>
        </w:r>
      </w:ins>
    </w:p>
    <w:p w14:paraId="4CC496F8" w14:textId="77777777" w:rsidR="00C761A9" w:rsidRDefault="00C761A9" w:rsidP="00E500FB">
      <w:pPr>
        <w:numPr>
          <w:ilvl w:val="0"/>
          <w:numId w:val="168"/>
        </w:numPr>
        <w:pBdr>
          <w:top w:val="nil"/>
          <w:left w:val="nil"/>
          <w:bottom w:val="nil"/>
          <w:right w:val="nil"/>
          <w:between w:val="nil"/>
        </w:pBdr>
        <w:spacing w:after="0" w:line="259" w:lineRule="auto"/>
        <w:rPr>
          <w:ins w:id="3827" w:author="Summer 2023 updates" w:date="2024-07-31T13:42:00Z"/>
          <w:rFonts w:eastAsia="Garamond" w:cs="Garamond"/>
          <w:b/>
          <w:color w:val="000000"/>
        </w:rPr>
      </w:pPr>
      <w:ins w:id="3828" w:author="Summer 2023 updates" w:date="2024-07-31T13:42:00Z">
        <w:r>
          <w:rPr>
            <w:rFonts w:eastAsia="Garamond" w:cs="Garamond"/>
            <w:b/>
            <w:color w:val="000000"/>
          </w:rPr>
          <w:t>Interpret their findings, based on evidence, using appropriate scientific concepts.</w:t>
        </w:r>
      </w:ins>
    </w:p>
    <w:p w14:paraId="2CE0871B" w14:textId="77777777" w:rsidR="00C761A9" w:rsidRDefault="00C761A9" w:rsidP="00E500FB">
      <w:pPr>
        <w:numPr>
          <w:ilvl w:val="0"/>
          <w:numId w:val="168"/>
        </w:numPr>
        <w:pBdr>
          <w:top w:val="nil"/>
          <w:left w:val="nil"/>
          <w:bottom w:val="nil"/>
          <w:right w:val="nil"/>
          <w:between w:val="nil"/>
        </w:pBdr>
        <w:spacing w:after="0" w:line="259" w:lineRule="auto"/>
        <w:rPr>
          <w:ins w:id="3829" w:author="Summer 2023 updates" w:date="2024-07-31T13:42:00Z"/>
          <w:rFonts w:eastAsia="Garamond" w:cs="Garamond"/>
          <w:b/>
          <w:color w:val="000000"/>
        </w:rPr>
      </w:pPr>
      <w:ins w:id="3830" w:author="Summer 2023 updates" w:date="2024-07-31T13:42:00Z">
        <w:r>
          <w:rPr>
            <w:rFonts w:eastAsia="Garamond" w:cs="Garamond"/>
            <w:b/>
            <w:color w:val="000000"/>
          </w:rPr>
          <w:t>Apply the scientific method to problems and phenomena.</w:t>
        </w:r>
      </w:ins>
    </w:p>
    <w:p w14:paraId="3CABD693" w14:textId="77777777" w:rsidR="00C761A9" w:rsidRDefault="00C761A9" w:rsidP="00C761A9">
      <w:pPr>
        <w:spacing w:after="0"/>
        <w:rPr>
          <w:moveTo w:id="3831" w:author="Summer 2023 updates" w:date="2024-07-31T13:42:00Z"/>
          <w:rPrChange w:id="3832" w:author="Summer 2023 updates" w:date="2024-07-31T13:42:00Z">
            <w:rPr>
              <w:moveTo w:id="3833" w:author="Summer 2023 updates" w:date="2024-07-31T13:42:00Z"/>
              <w:color w:val="000000"/>
            </w:rPr>
          </w:rPrChange>
        </w:rPr>
        <w:pPrChange w:id="3834" w:author="Summer 2023 updates" w:date="2024-07-31T13:42:00Z">
          <w:pPr>
            <w:autoSpaceDE w:val="0"/>
            <w:autoSpaceDN w:val="0"/>
            <w:adjustRightInd w:val="0"/>
            <w:spacing w:after="0"/>
          </w:pPr>
        </w:pPrChange>
      </w:pPr>
      <w:moveToRangeStart w:id="3835" w:author="Summer 2023 updates" w:date="2024-07-31T13:42:00Z" w:name="move173325791"/>
    </w:p>
    <w:p w14:paraId="27538EFC" w14:textId="77777777" w:rsidR="00C761A9" w:rsidRDefault="00C761A9" w:rsidP="00C761A9">
      <w:pPr>
        <w:spacing w:after="0"/>
        <w:ind w:left="180" w:hanging="180"/>
        <w:rPr>
          <w:ins w:id="3836" w:author="Summer 2023 updates" w:date="2024-07-31T13:42:00Z"/>
          <w:rFonts w:eastAsia="Garamond" w:cs="Garamond"/>
        </w:rPr>
      </w:pPr>
      <w:moveTo w:id="3837" w:author="Summer 2023 updates" w:date="2024-07-31T13:42:00Z">
        <w:r>
          <w:rPr>
            <w:rPrChange w:id="3838" w:author="Summer 2023 updates" w:date="2024-07-31T13:42:00Z">
              <w:rPr>
                <w:color w:val="000000"/>
              </w:rPr>
            </w:rPrChange>
          </w:rPr>
          <w:t>BIO-</w:t>
        </w:r>
      </w:moveTo>
      <w:moveToRangeEnd w:id="3835"/>
      <w:ins w:id="3839" w:author="Summer 2023 updates" w:date="2024-07-31T13:42:00Z">
        <w:r>
          <w:rPr>
            <w:rFonts w:eastAsia="Garamond" w:cs="Garamond"/>
          </w:rPr>
          <w:t xml:space="preserve">105 Introduction to Environmental Studies </w:t>
        </w:r>
      </w:ins>
    </w:p>
    <w:p w14:paraId="4BA11B42" w14:textId="77777777" w:rsidR="00C761A9" w:rsidRDefault="00C761A9" w:rsidP="00C761A9">
      <w:pPr>
        <w:spacing w:after="0"/>
        <w:ind w:left="180" w:hanging="180"/>
        <w:rPr>
          <w:ins w:id="3840" w:author="Summer 2023 updates" w:date="2024-07-31T13:42:00Z"/>
          <w:rFonts w:eastAsia="Garamond" w:cs="Garamond"/>
        </w:rPr>
      </w:pPr>
      <w:ins w:id="3841" w:author="Summer 2023 updates" w:date="2024-07-31T13:42:00Z">
        <w:r>
          <w:rPr>
            <w:rFonts w:eastAsia="Garamond" w:cs="Garamond"/>
          </w:rPr>
          <w:t>BIO-120 Biology, Health &amp; Society</w:t>
        </w:r>
      </w:ins>
    </w:p>
    <w:p w14:paraId="7E9F9847" w14:textId="77777777" w:rsidR="00C761A9" w:rsidRDefault="00C761A9" w:rsidP="00C761A9">
      <w:pPr>
        <w:spacing w:after="0"/>
        <w:ind w:left="180" w:hanging="180"/>
        <w:rPr>
          <w:ins w:id="3842" w:author="Summer 2023 updates" w:date="2024-07-31T13:42:00Z"/>
          <w:rFonts w:eastAsia="Garamond" w:cs="Garamond"/>
        </w:rPr>
      </w:pPr>
      <w:ins w:id="3843" w:author="Summer 2023 updates" w:date="2024-07-31T13:42:00Z">
        <w:r>
          <w:rPr>
            <w:rFonts w:eastAsia="Garamond" w:cs="Garamond"/>
          </w:rPr>
          <w:t xml:space="preserve">BIO-202 Topics in Evolution </w:t>
        </w:r>
      </w:ins>
    </w:p>
    <w:p w14:paraId="4BA1CBCF" w14:textId="77777777" w:rsidR="00C761A9" w:rsidRDefault="00C761A9" w:rsidP="00C761A9">
      <w:pPr>
        <w:spacing w:after="0"/>
        <w:ind w:left="180" w:hanging="180"/>
        <w:rPr>
          <w:ins w:id="3844" w:author="Summer 2023 updates" w:date="2024-07-31T13:42:00Z"/>
          <w:rFonts w:eastAsia="Garamond" w:cs="Garamond"/>
        </w:rPr>
      </w:pPr>
      <w:ins w:id="3845" w:author="Summer 2023 updates" w:date="2024-07-31T13:42:00Z">
        <w:r>
          <w:rPr>
            <w:rFonts w:eastAsia="Garamond" w:cs="Garamond"/>
          </w:rPr>
          <w:t xml:space="preserve">BIO-225 Human Physiology </w:t>
        </w:r>
      </w:ins>
    </w:p>
    <w:p w14:paraId="1914B352" w14:textId="77777777" w:rsidR="00C761A9" w:rsidRDefault="00C761A9" w:rsidP="00C761A9">
      <w:pPr>
        <w:spacing w:after="0"/>
        <w:ind w:left="180" w:hanging="180"/>
        <w:rPr>
          <w:ins w:id="3846" w:author="Summer 2023 updates" w:date="2024-07-31T13:42:00Z"/>
          <w:rFonts w:eastAsia="Garamond" w:cs="Garamond"/>
        </w:rPr>
      </w:pPr>
      <w:ins w:id="3847" w:author="Summer 2023 updates" w:date="2024-07-31T13:42:00Z">
        <w:r>
          <w:rPr>
            <w:rFonts w:eastAsia="Garamond" w:cs="Garamond"/>
          </w:rPr>
          <w:t>PHY-104 From the Big Bang to the First Humans</w:t>
        </w:r>
      </w:ins>
    </w:p>
    <w:p w14:paraId="4A301293" w14:textId="77777777" w:rsidR="00C761A9" w:rsidRDefault="00C761A9" w:rsidP="00C761A9">
      <w:pPr>
        <w:spacing w:after="0"/>
        <w:ind w:left="180" w:hanging="180"/>
        <w:rPr>
          <w:ins w:id="3848" w:author="Summer 2023 updates" w:date="2024-07-31T13:42:00Z"/>
          <w:rFonts w:eastAsia="Garamond" w:cs="Garamond"/>
        </w:rPr>
      </w:pPr>
      <w:ins w:id="3849" w:author="Summer 2023 updates" w:date="2024-07-31T13:42:00Z">
        <w:r>
          <w:rPr>
            <w:rFonts w:eastAsia="Garamond" w:cs="Garamond"/>
          </w:rPr>
          <w:t>PHY-121 Everyday Physics</w:t>
        </w:r>
      </w:ins>
    </w:p>
    <w:p w14:paraId="31457DAD" w14:textId="77777777" w:rsidR="00C761A9" w:rsidRDefault="00C761A9" w:rsidP="00C761A9">
      <w:pPr>
        <w:spacing w:after="0"/>
        <w:ind w:left="180" w:hanging="180"/>
        <w:rPr>
          <w:ins w:id="3850" w:author="Summer 2023 updates" w:date="2024-07-31T13:42:00Z"/>
          <w:rFonts w:eastAsia="Garamond" w:cs="Garamond"/>
        </w:rPr>
      </w:pPr>
      <w:ins w:id="3851" w:author="Summer 2023 updates" w:date="2024-07-31T13:42:00Z">
        <w:r>
          <w:rPr>
            <w:rFonts w:eastAsia="Garamond" w:cs="Garamond"/>
          </w:rPr>
          <w:t xml:space="preserve">PHY-161 Energy: Science and Technology </w:t>
        </w:r>
      </w:ins>
    </w:p>
    <w:p w14:paraId="51F31B61" w14:textId="77777777" w:rsidR="00C761A9" w:rsidRDefault="00C761A9" w:rsidP="00C761A9">
      <w:pPr>
        <w:spacing w:after="0"/>
        <w:ind w:left="180" w:hanging="180"/>
        <w:rPr>
          <w:ins w:id="3852" w:author="Summer 2023 updates" w:date="2024-07-31T13:42:00Z"/>
          <w:rFonts w:eastAsia="Garamond" w:cs="Garamond"/>
        </w:rPr>
      </w:pPr>
      <w:ins w:id="3853" w:author="Summer 2023 updates" w:date="2024-07-31T13:42:00Z">
        <w:r>
          <w:rPr>
            <w:rFonts w:eastAsia="Garamond" w:cs="Garamond"/>
          </w:rPr>
          <w:t>PHY-181 Materials Science I</w:t>
        </w:r>
      </w:ins>
    </w:p>
    <w:p w14:paraId="766E47A7" w14:textId="77777777" w:rsidR="00C761A9" w:rsidRDefault="00C761A9" w:rsidP="00C761A9">
      <w:pPr>
        <w:spacing w:after="0"/>
        <w:ind w:left="180" w:hanging="180"/>
        <w:rPr>
          <w:ins w:id="3854" w:author="Summer 2023 updates" w:date="2024-07-31T13:42:00Z"/>
          <w:rFonts w:eastAsia="Garamond" w:cs="Garamond"/>
        </w:rPr>
      </w:pPr>
      <w:ins w:id="3855" w:author="Summer 2023 updates" w:date="2024-07-31T13:42:00Z">
        <w:r>
          <w:rPr>
            <w:rFonts w:eastAsia="Garamond" w:cs="Garamond"/>
          </w:rPr>
          <w:t>PHY-201 Materials Science 2</w:t>
        </w:r>
      </w:ins>
    </w:p>
    <w:p w14:paraId="7FBFD5B0" w14:textId="77777777" w:rsidR="00C761A9" w:rsidRPr="00F006DC" w:rsidRDefault="00C761A9" w:rsidP="00C761A9">
      <w:pPr>
        <w:spacing w:after="0"/>
        <w:ind w:left="180" w:hanging="180"/>
        <w:rPr>
          <w:ins w:id="3856" w:author="Summer 2023 updates" w:date="2024-07-31T13:42:00Z"/>
          <w:rFonts w:eastAsia="Garamond" w:cs="Garamond"/>
        </w:rPr>
      </w:pPr>
      <w:ins w:id="3857" w:author="Summer 2023 updates" w:date="2024-07-31T13:42:00Z">
        <w:r w:rsidRPr="00F006DC">
          <w:rPr>
            <w:rFonts w:eastAsia="Garamond" w:cs="Garamond"/>
          </w:rPr>
          <w:t>PSY-100 Introductory Psychology</w:t>
        </w:r>
      </w:ins>
    </w:p>
    <w:p w14:paraId="7D75C33C" w14:textId="77777777" w:rsidR="00C761A9" w:rsidRDefault="00C761A9" w:rsidP="00C761A9">
      <w:pPr>
        <w:spacing w:after="0"/>
        <w:rPr>
          <w:ins w:id="3858" w:author="Summer 2023 updates" w:date="2024-07-31T13:42:00Z"/>
          <w:rFonts w:eastAsia="Garamond" w:cs="Garamond"/>
        </w:rPr>
      </w:pPr>
    </w:p>
    <w:p w14:paraId="29CFD035" w14:textId="77777777" w:rsidR="00C761A9" w:rsidRDefault="00C761A9" w:rsidP="00C761A9">
      <w:pPr>
        <w:spacing w:after="0"/>
        <w:rPr>
          <w:ins w:id="3859" w:author="Summer 2023 updates" w:date="2024-07-31T13:42:00Z"/>
          <w:rFonts w:eastAsia="Garamond" w:cs="Garamond"/>
          <w:i/>
        </w:rPr>
      </w:pPr>
      <w:ins w:id="3860" w:author="Summer 2023 updates" w:date="2024-07-31T13:42:00Z">
        <w:r>
          <w:rPr>
            <w:rFonts w:eastAsia="Garamond" w:cs="Garamond"/>
            <w:i/>
          </w:rPr>
          <w:t>Experimental Learning Courses engage students in the design, execution and interpretation of scientific experiments as a way to understand natural phenomena. In addition to the objectives above, students will be able to:</w:t>
        </w:r>
      </w:ins>
    </w:p>
    <w:p w14:paraId="24733B07" w14:textId="77777777" w:rsidR="00C761A9" w:rsidRDefault="00C761A9" w:rsidP="00C761A9">
      <w:pPr>
        <w:spacing w:after="0"/>
        <w:rPr>
          <w:ins w:id="3861" w:author="Summer 2023 updates" w:date="2024-07-31T13:42:00Z"/>
          <w:rFonts w:eastAsia="Garamond" w:cs="Garamond"/>
        </w:rPr>
      </w:pPr>
    </w:p>
    <w:p w14:paraId="73AC30BD" w14:textId="77777777" w:rsidR="00C761A9" w:rsidRDefault="00C761A9" w:rsidP="00E500FB">
      <w:pPr>
        <w:numPr>
          <w:ilvl w:val="0"/>
          <w:numId w:val="168"/>
        </w:numPr>
        <w:pBdr>
          <w:top w:val="nil"/>
          <w:left w:val="nil"/>
          <w:bottom w:val="nil"/>
          <w:right w:val="nil"/>
          <w:between w:val="nil"/>
        </w:pBdr>
        <w:spacing w:after="0" w:line="259" w:lineRule="auto"/>
        <w:rPr>
          <w:ins w:id="3862" w:author="Summer 2023 updates" w:date="2024-07-31T13:42:00Z"/>
          <w:rFonts w:eastAsia="Garamond" w:cs="Garamond"/>
          <w:b/>
          <w:color w:val="000000"/>
        </w:rPr>
      </w:pPr>
      <w:ins w:id="3863" w:author="Summer 2023 updates" w:date="2024-07-31T13:42:00Z">
        <w:r>
          <w:rPr>
            <w:rFonts w:eastAsia="Garamond" w:cs="Garamond"/>
            <w:b/>
            <w:color w:val="000000"/>
          </w:rPr>
          <w:t>Engage in scientific inquiry through systematic observation and experimentation.</w:t>
        </w:r>
      </w:ins>
    </w:p>
    <w:p w14:paraId="2FD6C184" w14:textId="77777777" w:rsidR="00C761A9" w:rsidRDefault="00C761A9" w:rsidP="00E500FB">
      <w:pPr>
        <w:numPr>
          <w:ilvl w:val="0"/>
          <w:numId w:val="168"/>
        </w:numPr>
        <w:pBdr>
          <w:top w:val="nil"/>
          <w:left w:val="nil"/>
          <w:bottom w:val="nil"/>
          <w:right w:val="nil"/>
          <w:between w:val="nil"/>
        </w:pBdr>
        <w:spacing w:after="0" w:line="259" w:lineRule="auto"/>
        <w:rPr>
          <w:ins w:id="3864"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3865" w:author="Summer 2023 updates" w:date="2024-07-31T13:42:00Z">
        <w:r>
          <w:rPr>
            <w:rFonts w:eastAsia="Garamond" w:cs="Garamond"/>
            <w:b/>
            <w:color w:val="000000"/>
          </w:rPr>
          <w:t>Apply fundamental elements of experimental design to generate data and test hypotheses with scientific rigor.</w:t>
        </w:r>
      </w:ins>
    </w:p>
    <w:p w14:paraId="5CCAAC5C" w14:textId="77777777" w:rsidR="00C761A9" w:rsidRDefault="00C761A9" w:rsidP="00C761A9">
      <w:pPr>
        <w:spacing w:after="0"/>
        <w:ind w:left="180" w:hanging="180"/>
        <w:rPr>
          <w:ins w:id="3866" w:author="Summer 2023 updates" w:date="2024-07-31T13:42:00Z"/>
          <w:rFonts w:eastAsia="Garamond" w:cs="Garamond"/>
        </w:rPr>
      </w:pPr>
      <w:ins w:id="3867" w:author="Summer 2023 updates" w:date="2024-07-31T13:42:00Z">
        <w:r>
          <w:rPr>
            <w:rFonts w:eastAsia="Garamond" w:cs="Garamond"/>
          </w:rPr>
          <w:t>BIO-100/-100L Human Biology &amp; Laboratory</w:t>
        </w:r>
      </w:ins>
    </w:p>
    <w:p w14:paraId="6643233B" w14:textId="77777777" w:rsidR="00C761A9" w:rsidRDefault="00C761A9" w:rsidP="00C761A9">
      <w:pPr>
        <w:spacing w:after="0"/>
        <w:ind w:left="180" w:hanging="180"/>
        <w:rPr>
          <w:ins w:id="3868" w:author="Summer 2023 updates" w:date="2024-07-31T13:42:00Z"/>
          <w:rFonts w:eastAsia="Garamond" w:cs="Garamond"/>
        </w:rPr>
      </w:pPr>
      <w:ins w:id="3869" w:author="Summer 2023 updates" w:date="2024-07-31T13:42:00Z">
        <w:r>
          <w:rPr>
            <w:rFonts w:eastAsia="Garamond" w:cs="Garamond"/>
          </w:rPr>
          <w:t>BIO-103/-103L Anatomy and Physiology &amp; Laboratory</w:t>
        </w:r>
      </w:ins>
    </w:p>
    <w:p w14:paraId="38AB7828" w14:textId="77777777" w:rsidR="00C761A9" w:rsidRDefault="00C761A9" w:rsidP="00C761A9">
      <w:pPr>
        <w:spacing w:after="0"/>
        <w:ind w:left="180" w:hanging="180"/>
        <w:rPr>
          <w:ins w:id="3870" w:author="Summer 2023 updates" w:date="2024-07-31T13:42:00Z"/>
          <w:rFonts w:eastAsia="Garamond" w:cs="Garamond"/>
        </w:rPr>
      </w:pPr>
      <w:ins w:id="3871" w:author="Summer 2023 updates" w:date="2024-07-31T13:42:00Z">
        <w:r>
          <w:rPr>
            <w:rFonts w:eastAsia="Garamond" w:cs="Garamond"/>
          </w:rPr>
          <w:t>BIO-111/-111L Urban Ecology &amp; Laboratory</w:t>
        </w:r>
      </w:ins>
    </w:p>
    <w:p w14:paraId="252D7BB0" w14:textId="77777777" w:rsidR="00C761A9" w:rsidRDefault="00C761A9" w:rsidP="00C761A9">
      <w:pPr>
        <w:spacing w:after="0"/>
        <w:ind w:left="180" w:hanging="180"/>
        <w:rPr>
          <w:ins w:id="3872" w:author="Summer 2023 updates" w:date="2024-07-31T13:42:00Z"/>
          <w:rFonts w:eastAsia="Garamond" w:cs="Garamond"/>
        </w:rPr>
      </w:pPr>
      <w:ins w:id="3873" w:author="Summer 2023 updates" w:date="2024-07-31T13:42:00Z">
        <w:r>
          <w:rPr>
            <w:rFonts w:eastAsia="Garamond" w:cs="Garamond"/>
          </w:rPr>
          <w:t>BIO-115 Marine Biology</w:t>
        </w:r>
      </w:ins>
    </w:p>
    <w:p w14:paraId="5CEECAA7" w14:textId="77777777" w:rsidR="00C761A9" w:rsidRDefault="00C761A9" w:rsidP="00C761A9">
      <w:pPr>
        <w:spacing w:after="0"/>
        <w:ind w:left="180" w:hanging="180"/>
        <w:rPr>
          <w:ins w:id="3874" w:author="Summer 2023 updates" w:date="2024-07-31T13:42:00Z"/>
          <w:rFonts w:eastAsia="Garamond" w:cs="Garamond"/>
        </w:rPr>
      </w:pPr>
      <w:ins w:id="3875" w:author="Summer 2023 updates" w:date="2024-07-31T13:42:00Z">
        <w:r>
          <w:rPr>
            <w:rFonts w:eastAsia="Garamond" w:cs="Garamond"/>
          </w:rPr>
          <w:t>BIO-145/-145L Cellular and Molecular Biology &amp; Laboratory (WE)</w:t>
        </w:r>
      </w:ins>
    </w:p>
    <w:p w14:paraId="4FE15FF4" w14:textId="77777777" w:rsidR="00C761A9" w:rsidRDefault="00C761A9" w:rsidP="00C761A9">
      <w:pPr>
        <w:spacing w:after="0"/>
        <w:ind w:left="180" w:hanging="180"/>
        <w:rPr>
          <w:ins w:id="3876" w:author="Summer 2023 updates" w:date="2024-07-31T13:42:00Z"/>
          <w:rFonts w:eastAsia="Garamond" w:cs="Garamond"/>
        </w:rPr>
      </w:pPr>
      <w:ins w:id="3877" w:author="Summer 2023 updates" w:date="2024-07-31T13:42:00Z">
        <w:r>
          <w:rPr>
            <w:rFonts w:eastAsia="Garamond" w:cs="Garamond"/>
          </w:rPr>
          <w:t>BIO-155/-155L Organismal and Ecological Biology &amp; Laboratory (WE)</w:t>
        </w:r>
      </w:ins>
    </w:p>
    <w:p w14:paraId="142AF414" w14:textId="77777777" w:rsidR="00C761A9" w:rsidRDefault="00C761A9" w:rsidP="00C761A9">
      <w:pPr>
        <w:spacing w:after="0"/>
        <w:ind w:left="180" w:hanging="180"/>
        <w:rPr>
          <w:ins w:id="3878" w:author="Summer 2023 updates" w:date="2024-07-31T13:42:00Z"/>
          <w:rFonts w:eastAsia="Garamond" w:cs="Garamond"/>
        </w:rPr>
      </w:pPr>
      <w:ins w:id="3879" w:author="Summer 2023 updates" w:date="2024-07-31T13:42:00Z">
        <w:r>
          <w:rPr>
            <w:rFonts w:eastAsia="Garamond" w:cs="Garamond"/>
          </w:rPr>
          <w:t>BIO-165/-165L Ecology and Biology of Birds &amp; Laboratory</w:t>
        </w:r>
      </w:ins>
    </w:p>
    <w:p w14:paraId="4EE24DF9" w14:textId="77777777" w:rsidR="00C761A9" w:rsidRDefault="00C761A9" w:rsidP="00C761A9">
      <w:pPr>
        <w:spacing w:after="0"/>
        <w:ind w:left="180" w:hanging="180"/>
        <w:rPr>
          <w:ins w:id="3880" w:author="Summer 2023 updates" w:date="2024-07-31T13:42:00Z"/>
          <w:rFonts w:eastAsia="Garamond" w:cs="Garamond"/>
        </w:rPr>
      </w:pPr>
      <w:ins w:id="3881" w:author="Summer 2023 updates" w:date="2024-07-31T13:42:00Z">
        <w:r>
          <w:rPr>
            <w:rFonts w:eastAsia="Garamond" w:cs="Garamond"/>
          </w:rPr>
          <w:t>BIO-175 Field Botany</w:t>
        </w:r>
      </w:ins>
    </w:p>
    <w:p w14:paraId="5AD637D3" w14:textId="77777777" w:rsidR="00C761A9" w:rsidRDefault="00C761A9" w:rsidP="00C761A9">
      <w:pPr>
        <w:spacing w:after="0"/>
        <w:ind w:left="180" w:hanging="180"/>
        <w:rPr>
          <w:ins w:id="3882" w:author="Summer 2023 updates" w:date="2024-07-31T13:42:00Z"/>
          <w:rFonts w:eastAsia="Garamond" w:cs="Garamond"/>
        </w:rPr>
      </w:pPr>
      <w:ins w:id="3883" w:author="Summer 2023 updates" w:date="2024-07-31T13:42:00Z">
        <w:r>
          <w:rPr>
            <w:rFonts w:eastAsia="Garamond" w:cs="Garamond"/>
          </w:rPr>
          <w:t>BIO-185/-185L Entomology &amp; Laboratory</w:t>
        </w:r>
      </w:ins>
    </w:p>
    <w:p w14:paraId="672888D8" w14:textId="77777777" w:rsidR="00C761A9" w:rsidRDefault="00C761A9" w:rsidP="00C761A9">
      <w:pPr>
        <w:spacing w:after="0"/>
        <w:ind w:left="180" w:hanging="180"/>
        <w:rPr>
          <w:ins w:id="3884" w:author="Summer 2023 updates" w:date="2024-07-31T13:42:00Z"/>
          <w:rFonts w:eastAsia="Garamond" w:cs="Garamond"/>
        </w:rPr>
      </w:pPr>
      <w:ins w:id="3885" w:author="Summer 2023 updates" w:date="2024-07-31T13:42:00Z">
        <w:r>
          <w:rPr>
            <w:rFonts w:eastAsia="Garamond" w:cs="Garamond"/>
          </w:rPr>
          <w:t xml:space="preserve">BIO-215/-215L Human Anatomy &amp; Laboratory </w:t>
        </w:r>
      </w:ins>
    </w:p>
    <w:p w14:paraId="1916B597" w14:textId="77777777" w:rsidR="00C761A9" w:rsidRDefault="00C761A9" w:rsidP="00C761A9">
      <w:pPr>
        <w:spacing w:after="0"/>
        <w:ind w:left="180" w:hanging="180"/>
        <w:rPr>
          <w:ins w:id="3886" w:author="Summer 2023 updates" w:date="2024-07-31T13:42:00Z"/>
          <w:rFonts w:eastAsia="Garamond" w:cs="Garamond"/>
        </w:rPr>
      </w:pPr>
      <w:ins w:id="3887" w:author="Summer 2023 updates" w:date="2024-07-31T13:42:00Z">
        <w:r>
          <w:rPr>
            <w:rFonts w:eastAsia="Garamond" w:cs="Garamond"/>
          </w:rPr>
          <w:t xml:space="preserve">BIO-275/-275L Aquatic Ecology &amp; Laboratory </w:t>
        </w:r>
      </w:ins>
    </w:p>
    <w:p w14:paraId="174123A5" w14:textId="77777777" w:rsidR="00C761A9" w:rsidRDefault="00C761A9" w:rsidP="00C761A9">
      <w:pPr>
        <w:spacing w:after="0"/>
        <w:ind w:left="180" w:hanging="180"/>
        <w:rPr>
          <w:ins w:id="3888" w:author="Summer 2023 updates" w:date="2024-07-31T13:42:00Z"/>
          <w:rFonts w:eastAsia="Garamond" w:cs="Garamond"/>
        </w:rPr>
      </w:pPr>
      <w:ins w:id="3889" w:author="Summer 2023 updates" w:date="2024-07-31T13:42:00Z">
        <w:r>
          <w:rPr>
            <w:rFonts w:eastAsia="Garamond" w:cs="Garamond"/>
          </w:rPr>
          <w:t>BIO-285/-285L Animal Behavior &amp; Laboratory</w:t>
        </w:r>
      </w:ins>
    </w:p>
    <w:p w14:paraId="390136DA" w14:textId="77777777" w:rsidR="00C761A9" w:rsidRDefault="00C761A9" w:rsidP="00C761A9">
      <w:pPr>
        <w:spacing w:after="0"/>
        <w:ind w:left="180" w:hanging="180"/>
        <w:rPr>
          <w:ins w:id="3890" w:author="Summer 2023 updates" w:date="2024-07-31T13:42:00Z"/>
          <w:rFonts w:eastAsia="Garamond" w:cs="Garamond"/>
        </w:rPr>
      </w:pPr>
      <w:ins w:id="3891" w:author="Summer 2023 updates" w:date="2024-07-31T13:42:00Z">
        <w:r>
          <w:rPr>
            <w:rFonts w:eastAsia="Garamond" w:cs="Garamond"/>
          </w:rPr>
          <w:t xml:space="preserve">BIO-295/-295L Spatial Ecology &amp; Laboratory (WE) </w:t>
        </w:r>
      </w:ins>
    </w:p>
    <w:p w14:paraId="7EA20EBA" w14:textId="77777777" w:rsidR="00C761A9" w:rsidRDefault="00C761A9" w:rsidP="00C761A9">
      <w:pPr>
        <w:spacing w:after="0"/>
        <w:ind w:left="180" w:hanging="180"/>
        <w:rPr>
          <w:ins w:id="3892" w:author="Summer 2023 updates" w:date="2024-07-31T13:42:00Z"/>
          <w:rFonts w:eastAsia="Garamond" w:cs="Garamond"/>
        </w:rPr>
      </w:pPr>
      <w:ins w:id="3893" w:author="Summer 2023 updates" w:date="2024-07-31T13:42:00Z">
        <w:r>
          <w:rPr>
            <w:rFonts w:eastAsia="Garamond" w:cs="Garamond"/>
          </w:rPr>
          <w:t>CHM-103/-103L Selected Concepts in Chemistry &amp; Laboratory (WE)</w:t>
        </w:r>
      </w:ins>
    </w:p>
    <w:p w14:paraId="0B2C9BA6" w14:textId="4E2C91E7" w:rsidR="00C761A9" w:rsidRDefault="00C761A9" w:rsidP="00C761A9">
      <w:pPr>
        <w:spacing w:after="0"/>
        <w:ind w:left="180" w:hanging="180"/>
        <w:rPr>
          <w:ins w:id="3894" w:author="Summer 2023 updates" w:date="2024-07-31T13:42:00Z"/>
          <w:rFonts w:eastAsia="Garamond" w:cs="Garamond"/>
        </w:rPr>
      </w:pPr>
      <w:ins w:id="3895" w:author="Summer 2023 updates" w:date="2024-07-31T13:42:00Z">
        <w:r>
          <w:rPr>
            <w:rFonts w:eastAsia="Garamond" w:cs="Garamond"/>
          </w:rPr>
          <w:t>CHM-111/-111L Introduction to Organic and</w:t>
        </w:r>
        <w:r w:rsidR="00520784">
          <w:rPr>
            <w:rFonts w:eastAsia="Garamond" w:cs="Garamond"/>
          </w:rPr>
          <w:t xml:space="preserve"> </w:t>
        </w:r>
        <w:r>
          <w:rPr>
            <w:rFonts w:eastAsia="Garamond" w:cs="Garamond"/>
          </w:rPr>
          <w:t xml:space="preserve">Biological Chemistry &amp; Laboratory </w:t>
        </w:r>
      </w:ins>
    </w:p>
    <w:p w14:paraId="495BEBB2" w14:textId="77777777" w:rsidR="00C761A9" w:rsidRDefault="00C761A9" w:rsidP="00C761A9">
      <w:pPr>
        <w:spacing w:after="0"/>
        <w:ind w:left="180" w:hanging="180"/>
        <w:rPr>
          <w:ins w:id="3896" w:author="Summer 2023 updates" w:date="2024-07-31T13:42:00Z"/>
          <w:rFonts w:eastAsia="Garamond" w:cs="Garamond"/>
        </w:rPr>
      </w:pPr>
      <w:ins w:id="3897" w:author="Summer 2023 updates" w:date="2024-07-31T13:42:00Z">
        <w:r>
          <w:rPr>
            <w:rFonts w:eastAsia="Garamond" w:cs="Garamond"/>
          </w:rPr>
          <w:t xml:space="preserve">CHM-121/-121L General Chemistry I &amp; Laboratory </w:t>
        </w:r>
      </w:ins>
    </w:p>
    <w:p w14:paraId="666DF4F0" w14:textId="77777777" w:rsidR="00C761A9" w:rsidRDefault="00C761A9" w:rsidP="00C761A9">
      <w:pPr>
        <w:spacing w:after="0"/>
        <w:ind w:left="180" w:hanging="180"/>
        <w:rPr>
          <w:ins w:id="3898" w:author="Summer 2023 updates" w:date="2024-07-31T13:42:00Z"/>
          <w:rFonts w:eastAsia="Garamond" w:cs="Garamond"/>
        </w:rPr>
      </w:pPr>
      <w:ins w:id="3899" w:author="Summer 2023 updates" w:date="2024-07-31T13:42:00Z">
        <w:r>
          <w:rPr>
            <w:rFonts w:eastAsia="Garamond" w:cs="Garamond"/>
          </w:rPr>
          <w:t xml:space="preserve">CHM-122/-122L General Chemistry II &amp; Laboratory </w:t>
        </w:r>
      </w:ins>
    </w:p>
    <w:p w14:paraId="235A7CE5" w14:textId="77777777" w:rsidR="00C761A9" w:rsidRDefault="00C761A9" w:rsidP="00C761A9">
      <w:pPr>
        <w:spacing w:after="0"/>
        <w:ind w:left="180" w:hanging="180"/>
        <w:rPr>
          <w:ins w:id="3900" w:author="Summer 2023 updates" w:date="2024-07-31T13:42:00Z"/>
          <w:rFonts w:eastAsia="Garamond" w:cs="Garamond"/>
        </w:rPr>
      </w:pPr>
      <w:ins w:id="3901" w:author="Summer 2023 updates" w:date="2024-07-31T13:42:00Z">
        <w:r>
          <w:rPr>
            <w:rFonts w:eastAsia="Garamond" w:cs="Garamond"/>
          </w:rPr>
          <w:t>PHY-114/-114L Modern Astronomy &amp; Laboratory (WE)</w:t>
        </w:r>
      </w:ins>
    </w:p>
    <w:p w14:paraId="617631A2" w14:textId="77777777" w:rsidR="00C761A9" w:rsidRDefault="00C761A9" w:rsidP="00C761A9">
      <w:pPr>
        <w:spacing w:after="0"/>
        <w:ind w:left="180" w:hanging="180"/>
        <w:rPr>
          <w:ins w:id="3902" w:author="Summer 2023 updates" w:date="2024-07-31T13:42:00Z"/>
          <w:rFonts w:eastAsia="Garamond" w:cs="Garamond"/>
        </w:rPr>
      </w:pPr>
      <w:ins w:id="3903" w:author="Summer 2023 updates" w:date="2024-07-31T13:42:00Z">
        <w:r>
          <w:rPr>
            <w:rFonts w:eastAsia="Garamond" w:cs="Garamond"/>
          </w:rPr>
          <w:t xml:space="preserve">PHY-155/-155L Electronics &amp; Laboratory </w:t>
        </w:r>
      </w:ins>
    </w:p>
    <w:p w14:paraId="0E5B08E5" w14:textId="77777777" w:rsidR="00C761A9" w:rsidRDefault="00C761A9" w:rsidP="00C761A9">
      <w:pPr>
        <w:spacing w:after="0"/>
        <w:ind w:left="180" w:hanging="180"/>
        <w:rPr>
          <w:ins w:id="3904" w:author="Summer 2023 updates" w:date="2024-07-31T13:42:00Z"/>
          <w:rFonts w:eastAsia="Garamond" w:cs="Garamond"/>
        </w:rPr>
      </w:pPr>
      <w:ins w:id="3905" w:author="Summer 2023 updates" w:date="2024-07-31T13:42:00Z">
        <w:r>
          <w:rPr>
            <w:rFonts w:eastAsia="Garamond" w:cs="Garamond"/>
          </w:rPr>
          <w:t xml:space="preserve">PHY-165/-165L Basic Physics I &amp; Laboratory </w:t>
        </w:r>
      </w:ins>
    </w:p>
    <w:p w14:paraId="5570E207" w14:textId="77777777" w:rsidR="00C761A9" w:rsidRDefault="00C761A9" w:rsidP="00C761A9">
      <w:pPr>
        <w:spacing w:after="0"/>
        <w:ind w:left="180" w:hanging="180"/>
        <w:rPr>
          <w:ins w:id="3906" w:author="Summer 2023 updates" w:date="2024-07-31T13:42:00Z"/>
          <w:rFonts w:eastAsia="Garamond" w:cs="Garamond"/>
        </w:rPr>
      </w:pPr>
      <w:ins w:id="3907" w:author="Summer 2023 updates" w:date="2024-07-31T13:42:00Z">
        <w:r>
          <w:rPr>
            <w:rFonts w:eastAsia="Garamond" w:cs="Garamond"/>
          </w:rPr>
          <w:t>PHY-175/-175L Basic Physics II &amp; Laboratory</w:t>
        </w:r>
      </w:ins>
    </w:p>
    <w:p w14:paraId="669C0028" w14:textId="77777777" w:rsidR="00C761A9" w:rsidRDefault="00C761A9" w:rsidP="00C761A9">
      <w:pPr>
        <w:spacing w:after="0"/>
        <w:ind w:left="180" w:hanging="180"/>
        <w:rPr>
          <w:ins w:id="3908" w:author="Summer 2023 updates" w:date="2024-07-31T13:42:00Z"/>
          <w:rFonts w:eastAsia="Garamond" w:cs="Garamond"/>
        </w:rPr>
      </w:pPr>
      <w:ins w:id="3909" w:author="Summer 2023 updates" w:date="2024-07-31T13:42:00Z">
        <w:r>
          <w:rPr>
            <w:rFonts w:eastAsia="Garamond" w:cs="Garamond"/>
          </w:rPr>
          <w:t xml:space="preserve">PHY-185/-185L General Physics I &amp; Laboratory </w:t>
        </w:r>
      </w:ins>
    </w:p>
    <w:p w14:paraId="09BEE1AA" w14:textId="77777777" w:rsidR="00C761A9" w:rsidRDefault="00C761A9" w:rsidP="00C761A9">
      <w:pPr>
        <w:spacing w:after="0"/>
        <w:ind w:left="180" w:hanging="180"/>
        <w:rPr>
          <w:ins w:id="3910" w:author="Summer 2023 updates" w:date="2024-07-31T13:42:00Z"/>
          <w:rFonts w:eastAsia="Garamond" w:cs="Garamond"/>
        </w:rPr>
      </w:pPr>
      <w:ins w:id="3911" w:author="Summer 2023 updates" w:date="2024-07-31T13:42:00Z">
        <w:r>
          <w:rPr>
            <w:rFonts w:eastAsia="Garamond" w:cs="Garamond"/>
          </w:rPr>
          <w:t xml:space="preserve">PHY-195/-195L General Physics II &amp; Laboratory </w:t>
        </w:r>
      </w:ins>
    </w:p>
    <w:p w14:paraId="0F0F549E" w14:textId="77777777" w:rsidR="00F51737" w:rsidRDefault="00F51737" w:rsidP="00F51737">
      <w:pPr>
        <w:spacing w:after="0"/>
        <w:ind w:left="180" w:hanging="180"/>
        <w:rPr>
          <w:ins w:id="3912" w:author="Summer 2023 updates" w:date="2024-07-31T13:42:00Z"/>
          <w:rFonts w:eastAsia="Garamond" w:cs="Garamond"/>
        </w:rPr>
      </w:pPr>
      <w:ins w:id="3913" w:author="Summer 2023 updates" w:date="2024-07-31T13:42:00Z">
        <w:r>
          <w:rPr>
            <w:rFonts w:eastAsia="Garamond" w:cs="Garamond"/>
          </w:rPr>
          <w:t>PSY-325/-325L Health Psychology &amp; Laboratory (WE)</w:t>
        </w:r>
      </w:ins>
    </w:p>
    <w:p w14:paraId="793E5F4C" w14:textId="77777777" w:rsidR="00F51737" w:rsidRDefault="00F51737" w:rsidP="00F51737">
      <w:pPr>
        <w:spacing w:after="0"/>
        <w:ind w:left="180" w:hanging="180"/>
        <w:rPr>
          <w:ins w:id="3914" w:author="Summer 2023 updates" w:date="2024-07-31T13:42:00Z"/>
          <w:rFonts w:eastAsia="Garamond" w:cs="Garamond"/>
        </w:rPr>
      </w:pPr>
      <w:ins w:id="3915" w:author="Summer 2023 updates" w:date="2024-07-31T13:42:00Z">
        <w:r>
          <w:rPr>
            <w:rFonts w:eastAsia="Garamond" w:cs="Garamond"/>
          </w:rPr>
          <w:t>PSY-335/-335L Sensation &amp; Perception &amp; Laboratory (WE)</w:t>
        </w:r>
      </w:ins>
    </w:p>
    <w:p w14:paraId="7AE3F625" w14:textId="77777777" w:rsidR="00C761A9" w:rsidRDefault="00C761A9" w:rsidP="00C761A9">
      <w:pPr>
        <w:spacing w:after="0"/>
        <w:ind w:left="180" w:hanging="180"/>
        <w:rPr>
          <w:ins w:id="3916" w:author="Summer 2023 updates" w:date="2024-07-31T13:42:00Z"/>
          <w:rFonts w:eastAsia="Garamond" w:cs="Garamond"/>
        </w:rPr>
      </w:pPr>
      <w:ins w:id="3917" w:author="Summer 2023 updates" w:date="2024-07-31T13:42:00Z">
        <w:r>
          <w:rPr>
            <w:rFonts w:eastAsia="Garamond" w:cs="Garamond"/>
          </w:rPr>
          <w:t xml:space="preserve">PSY-355/-355L Personality &amp; Laboratory (WE) </w:t>
        </w:r>
      </w:ins>
    </w:p>
    <w:p w14:paraId="377C5EE2" w14:textId="77777777" w:rsidR="00C761A9" w:rsidRDefault="00C761A9" w:rsidP="00C761A9">
      <w:pPr>
        <w:rPr>
          <w:ins w:id="3918"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923" w:space="144"/>
            <w:col w:w="5013" w:space="0"/>
          </w:cols>
        </w:sectPr>
      </w:pPr>
      <w:ins w:id="3919" w:author="Summer 2023 updates" w:date="2024-07-31T13:42:00Z">
        <w:r>
          <w:br w:type="page"/>
        </w:r>
      </w:ins>
    </w:p>
    <w:p w14:paraId="6DF7D3E1" w14:textId="77777777" w:rsidR="00C761A9" w:rsidRDefault="00C761A9" w:rsidP="00C761A9">
      <w:pPr>
        <w:spacing w:after="0"/>
        <w:rPr>
          <w:ins w:id="3920" w:author="Summer 2023 updates" w:date="2024-07-31T13:42:00Z"/>
          <w:rFonts w:eastAsia="Garamond" w:cs="Garamond"/>
          <w:b/>
          <w:i/>
          <w:u w:val="single"/>
        </w:rPr>
      </w:pPr>
      <w:ins w:id="3921" w:author="Summer 2023 updates" w:date="2024-07-31T13:42:00Z">
        <w:r>
          <w:rPr>
            <w:rFonts w:eastAsia="Garamond" w:cs="Garamond"/>
            <w:b/>
            <w:i/>
            <w:u w:val="single"/>
          </w:rPr>
          <w:t>Social and Behavioral Analysis</w:t>
        </w:r>
      </w:ins>
    </w:p>
    <w:p w14:paraId="57885054" w14:textId="77777777" w:rsidR="00C761A9" w:rsidRDefault="00C761A9" w:rsidP="00C761A9">
      <w:pPr>
        <w:spacing w:after="0"/>
        <w:rPr>
          <w:ins w:id="3922" w:author="Summer 2023 updates" w:date="2024-07-31T13:42:00Z"/>
          <w:rFonts w:eastAsia="Garamond" w:cs="Garamond"/>
        </w:rPr>
      </w:pPr>
    </w:p>
    <w:p w14:paraId="237E8E71" w14:textId="77777777" w:rsidR="00C761A9" w:rsidRDefault="00C761A9" w:rsidP="00C761A9">
      <w:pPr>
        <w:spacing w:after="0"/>
        <w:rPr>
          <w:ins w:id="3923" w:author="Summer 2023 updates" w:date="2024-07-31T13:42:00Z"/>
          <w:rFonts w:eastAsia="Garamond" w:cs="Garamond"/>
          <w:i/>
        </w:rPr>
      </w:pPr>
      <w:ins w:id="3924" w:author="Summer 2023 updates" w:date="2024-07-31T13:42:00Z">
        <w:r>
          <w:rPr>
            <w:rFonts w:eastAsia="Garamond" w:cs="Garamond"/>
            <w:i/>
          </w:rPr>
          <w:t>These courses advance an understanding of social, economic, and political systems and of human behavior and its causes. Students will be able to:</w:t>
        </w:r>
      </w:ins>
    </w:p>
    <w:p w14:paraId="492B5C6B" w14:textId="77777777" w:rsidR="00C761A9" w:rsidRDefault="00C761A9" w:rsidP="00C761A9">
      <w:pPr>
        <w:spacing w:after="0"/>
        <w:rPr>
          <w:ins w:id="3925" w:author="Summer 2023 updates" w:date="2024-07-31T13:42:00Z"/>
          <w:rFonts w:eastAsia="Garamond" w:cs="Garamond"/>
        </w:rPr>
      </w:pPr>
    </w:p>
    <w:p w14:paraId="1F8546C5" w14:textId="77777777" w:rsidR="00C761A9" w:rsidRDefault="00C761A9" w:rsidP="00E500FB">
      <w:pPr>
        <w:numPr>
          <w:ilvl w:val="0"/>
          <w:numId w:val="161"/>
        </w:numPr>
        <w:pBdr>
          <w:top w:val="nil"/>
          <w:left w:val="nil"/>
          <w:bottom w:val="nil"/>
          <w:right w:val="nil"/>
          <w:between w:val="nil"/>
        </w:pBdr>
        <w:spacing w:after="0" w:line="259" w:lineRule="auto"/>
        <w:rPr>
          <w:ins w:id="3926" w:author="Summer 2023 updates" w:date="2024-07-31T13:42:00Z"/>
          <w:rFonts w:eastAsia="Garamond" w:cs="Garamond"/>
          <w:b/>
          <w:color w:val="000000"/>
        </w:rPr>
      </w:pPr>
      <w:ins w:id="3927" w:author="Summer 2023 updates" w:date="2024-07-31T13:42:00Z">
        <w:r>
          <w:rPr>
            <w:rFonts w:eastAsia="Garamond" w:cs="Garamond"/>
            <w:b/>
            <w:color w:val="000000"/>
          </w:rPr>
          <w:t>Identify core theoretical and methodological approaches in the social sciences.</w:t>
        </w:r>
      </w:ins>
    </w:p>
    <w:p w14:paraId="56F8BB7F" w14:textId="77777777" w:rsidR="00C761A9" w:rsidRDefault="00C761A9" w:rsidP="00E500FB">
      <w:pPr>
        <w:numPr>
          <w:ilvl w:val="0"/>
          <w:numId w:val="161"/>
        </w:numPr>
        <w:pBdr>
          <w:top w:val="nil"/>
          <w:left w:val="nil"/>
          <w:bottom w:val="nil"/>
          <w:right w:val="nil"/>
          <w:between w:val="nil"/>
        </w:pBdr>
        <w:spacing w:after="0" w:line="259" w:lineRule="auto"/>
        <w:rPr>
          <w:ins w:id="3928" w:author="Summer 2023 updates" w:date="2024-07-31T13:42:00Z"/>
          <w:rFonts w:eastAsia="Garamond" w:cs="Garamond"/>
          <w:b/>
          <w:color w:val="000000"/>
        </w:rPr>
      </w:pPr>
      <w:ins w:id="3929" w:author="Summer 2023 updates" w:date="2024-07-31T13:42:00Z">
        <w:r>
          <w:rPr>
            <w:rFonts w:eastAsia="Garamond" w:cs="Garamond"/>
            <w:b/>
            <w:color w:val="000000"/>
          </w:rPr>
          <w:t>Articulate basic knowledge of findings and theories in one or more of the social and behavioral sciences.</w:t>
        </w:r>
      </w:ins>
    </w:p>
    <w:p w14:paraId="1F3DDF5D" w14:textId="77777777" w:rsidR="00C761A9" w:rsidRDefault="00C761A9" w:rsidP="00E500FB">
      <w:pPr>
        <w:numPr>
          <w:ilvl w:val="0"/>
          <w:numId w:val="161"/>
        </w:numPr>
        <w:pBdr>
          <w:top w:val="nil"/>
          <w:left w:val="nil"/>
          <w:bottom w:val="nil"/>
          <w:right w:val="nil"/>
          <w:between w:val="nil"/>
        </w:pBdr>
        <w:spacing w:after="0" w:line="259" w:lineRule="auto"/>
        <w:rPr>
          <w:ins w:id="3930" w:author="Summer 2023 updates" w:date="2024-07-31T13:42:00Z"/>
          <w:rFonts w:eastAsia="Garamond" w:cs="Garamond"/>
          <w:b/>
          <w:color w:val="000000"/>
        </w:rPr>
      </w:pPr>
      <w:ins w:id="3931" w:author="Summer 2023 updates" w:date="2024-07-31T13:42:00Z">
        <w:r>
          <w:rPr>
            <w:rFonts w:eastAsia="Garamond" w:cs="Garamond"/>
            <w:b/>
            <w:color w:val="000000"/>
          </w:rPr>
          <w:t>Critically evaluate data and communicate findings in disciplinarily appropriate ways.</w:t>
        </w:r>
      </w:ins>
    </w:p>
    <w:p w14:paraId="23AEBFAA" w14:textId="08EEE0B0" w:rsidR="00C761A9" w:rsidRDefault="00C761A9" w:rsidP="00E500FB">
      <w:pPr>
        <w:numPr>
          <w:ilvl w:val="0"/>
          <w:numId w:val="161"/>
        </w:numPr>
        <w:pBdr>
          <w:top w:val="nil"/>
          <w:left w:val="nil"/>
          <w:bottom w:val="nil"/>
          <w:right w:val="nil"/>
          <w:between w:val="nil"/>
        </w:pBdr>
        <w:spacing w:after="0" w:line="259" w:lineRule="auto"/>
        <w:rPr>
          <w:ins w:id="3932"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3933" w:author="Summer 2023 updates" w:date="2024-07-31T13:42:00Z">
        <w:r>
          <w:rPr>
            <w:rFonts w:eastAsia="Garamond" w:cs="Garamond"/>
            <w:b/>
            <w:color w:val="000000"/>
          </w:rPr>
          <w:t>Apply knowledge constructed within the social sciences to address individual or collective human behavior</w:t>
        </w:r>
        <w:r w:rsidR="00EA6081">
          <w:rPr>
            <w:rFonts w:eastAsia="Garamond" w:cs="Garamond"/>
            <w:b/>
            <w:color w:val="000000"/>
          </w:rPr>
          <w:t>.</w:t>
        </w:r>
      </w:ins>
    </w:p>
    <w:p w14:paraId="01FB9E2D" w14:textId="77777777" w:rsidR="00C761A9" w:rsidRDefault="00C761A9" w:rsidP="00C761A9">
      <w:pPr>
        <w:spacing w:after="0"/>
        <w:rPr>
          <w:ins w:id="3934" w:author="Summer 2023 updates" w:date="2024-07-31T13:42:00Z"/>
          <w:rFonts w:eastAsia="Garamond" w:cs="Garamond"/>
          <w:b/>
        </w:rPr>
        <w:sectPr w:rsidR="00C761A9" w:rsidSect="00884DF4">
          <w:type w:val="continuous"/>
          <w:pgSz w:w="12240" w:h="15840"/>
          <w:pgMar w:top="1440" w:right="1080" w:bottom="1080" w:left="1080" w:header="720" w:footer="720" w:gutter="0"/>
          <w:cols w:space="720"/>
        </w:sectPr>
      </w:pPr>
    </w:p>
    <w:p w14:paraId="2CEFC76A" w14:textId="77777777" w:rsidR="00C761A9" w:rsidRDefault="00C761A9" w:rsidP="00C761A9">
      <w:pPr>
        <w:spacing w:after="0"/>
        <w:ind w:left="180" w:hanging="180"/>
        <w:rPr>
          <w:ins w:id="3935" w:author="Summer 2023 updates" w:date="2024-07-31T13:42:00Z"/>
          <w:rFonts w:eastAsia="Garamond" w:cs="Garamond"/>
        </w:rPr>
      </w:pPr>
      <w:ins w:id="3936" w:author="Summer 2023 updates" w:date="2024-07-31T13:42:00Z">
        <w:r>
          <w:rPr>
            <w:rFonts w:eastAsia="Garamond" w:cs="Garamond"/>
          </w:rPr>
          <w:t>ANT-109 Introduction to Archeology: Method and Theory</w:t>
        </w:r>
      </w:ins>
    </w:p>
    <w:p w14:paraId="05C207A7" w14:textId="77777777" w:rsidR="00C761A9" w:rsidRDefault="00C761A9" w:rsidP="00C761A9">
      <w:pPr>
        <w:spacing w:after="0"/>
        <w:ind w:left="180" w:hanging="180"/>
        <w:rPr>
          <w:ins w:id="3937" w:author="Summer 2023 updates" w:date="2024-07-31T13:42:00Z"/>
          <w:rFonts w:eastAsia="Garamond" w:cs="Garamond"/>
        </w:rPr>
      </w:pPr>
      <w:ins w:id="3938" w:author="Summer 2023 updates" w:date="2024-07-31T13:42:00Z">
        <w:r>
          <w:rPr>
            <w:rFonts w:eastAsia="Garamond" w:cs="Garamond"/>
          </w:rPr>
          <w:t xml:space="preserve">ANT-115 Ancient Greece: History as Archaeology </w:t>
        </w:r>
      </w:ins>
    </w:p>
    <w:p w14:paraId="7FAC497C" w14:textId="77777777" w:rsidR="00C761A9" w:rsidRDefault="00C761A9" w:rsidP="00C761A9">
      <w:pPr>
        <w:spacing w:after="0"/>
        <w:ind w:left="180" w:hanging="180"/>
        <w:rPr>
          <w:ins w:id="3939" w:author="Summer 2023 updates" w:date="2024-07-31T13:42:00Z"/>
          <w:rFonts w:eastAsia="Garamond" w:cs="Garamond"/>
        </w:rPr>
      </w:pPr>
      <w:ins w:id="3940" w:author="Summer 2023 updates" w:date="2024-07-31T13:42:00Z">
        <w:r>
          <w:rPr>
            <w:rFonts w:eastAsia="Garamond" w:cs="Garamond"/>
          </w:rPr>
          <w:t>ANT-116 Cultural Anthropology</w:t>
        </w:r>
      </w:ins>
    </w:p>
    <w:p w14:paraId="0F8C269E" w14:textId="77777777" w:rsidR="00C761A9" w:rsidRDefault="00C761A9" w:rsidP="00C761A9">
      <w:pPr>
        <w:spacing w:after="0"/>
        <w:ind w:left="180" w:hanging="180"/>
        <w:rPr>
          <w:ins w:id="3941" w:author="Summer 2023 updates" w:date="2024-07-31T13:42:00Z"/>
          <w:rFonts w:eastAsia="Garamond" w:cs="Garamond"/>
        </w:rPr>
      </w:pPr>
      <w:ins w:id="3942" w:author="Summer 2023 updates" w:date="2024-07-31T13:42:00Z">
        <w:r>
          <w:rPr>
            <w:rFonts w:eastAsia="Garamond" w:cs="Garamond"/>
          </w:rPr>
          <w:t>ANT-215 Ethnographic Methods (WE)</w:t>
        </w:r>
      </w:ins>
    </w:p>
    <w:p w14:paraId="0EB22596" w14:textId="77777777" w:rsidR="00C761A9" w:rsidRDefault="00C761A9" w:rsidP="00C761A9">
      <w:pPr>
        <w:spacing w:after="0"/>
        <w:ind w:left="180" w:hanging="180"/>
        <w:rPr>
          <w:ins w:id="3943" w:author="Summer 2023 updates" w:date="2024-07-31T13:42:00Z"/>
          <w:rFonts w:eastAsia="Garamond" w:cs="Garamond"/>
        </w:rPr>
      </w:pPr>
      <w:ins w:id="3944" w:author="Summer 2023 updates" w:date="2024-07-31T13:42:00Z">
        <w:r>
          <w:rPr>
            <w:rFonts w:eastAsia="Garamond" w:cs="Garamond"/>
          </w:rPr>
          <w:t xml:space="preserve">ANT-284 Topics in Anthropology or Archaeology </w:t>
        </w:r>
      </w:ins>
    </w:p>
    <w:p w14:paraId="6358A915" w14:textId="77777777" w:rsidR="00C761A9" w:rsidRDefault="00C761A9" w:rsidP="00C761A9">
      <w:pPr>
        <w:spacing w:after="0"/>
        <w:ind w:left="180" w:hanging="180"/>
        <w:rPr>
          <w:ins w:id="3945" w:author="Summer 2023 updates" w:date="2024-07-31T13:42:00Z"/>
          <w:rFonts w:eastAsia="Garamond" w:cs="Garamond"/>
        </w:rPr>
      </w:pPr>
      <w:ins w:id="3946" w:author="Summer 2023 updates" w:date="2024-07-31T13:42:00Z">
        <w:r>
          <w:rPr>
            <w:rFonts w:eastAsia="Garamond" w:cs="Garamond"/>
          </w:rPr>
          <w:t>ANT-286 Topics in Anthropology: Non-Western Perspectives</w:t>
        </w:r>
      </w:ins>
    </w:p>
    <w:p w14:paraId="5B5B704E" w14:textId="77777777" w:rsidR="00C761A9" w:rsidRDefault="00C761A9" w:rsidP="00C761A9">
      <w:pPr>
        <w:spacing w:after="0"/>
        <w:ind w:left="180" w:hanging="180"/>
        <w:rPr>
          <w:ins w:id="3947" w:author="Summer 2023 updates" w:date="2024-07-31T13:42:00Z"/>
          <w:rFonts w:eastAsia="Garamond" w:cs="Garamond"/>
        </w:rPr>
      </w:pPr>
      <w:ins w:id="3948" w:author="Summer 2023 updates" w:date="2024-07-31T13:42:00Z">
        <w:r>
          <w:rPr>
            <w:rFonts w:eastAsia="Garamond" w:cs="Garamond"/>
          </w:rPr>
          <w:t>ANT-288 Topics in Anthropology or Archaeology: Diverse Western Perspectives</w:t>
        </w:r>
      </w:ins>
    </w:p>
    <w:p w14:paraId="5DF04CD5" w14:textId="77777777" w:rsidR="00C761A9" w:rsidRDefault="00C761A9" w:rsidP="00C761A9">
      <w:pPr>
        <w:spacing w:after="0"/>
        <w:ind w:left="180" w:hanging="180"/>
        <w:rPr>
          <w:ins w:id="3949" w:author="Summer 2023 updates" w:date="2024-07-31T13:42:00Z"/>
          <w:rFonts w:eastAsia="Garamond" w:cs="Garamond"/>
        </w:rPr>
      </w:pPr>
      <w:ins w:id="3950" w:author="Summer 2023 updates" w:date="2024-07-31T13:42:00Z">
        <w:r>
          <w:rPr>
            <w:rFonts w:eastAsia="Garamond" w:cs="Garamond"/>
          </w:rPr>
          <w:t>BUS-250 Principles of Management</w:t>
        </w:r>
      </w:ins>
    </w:p>
    <w:p w14:paraId="66C061D1" w14:textId="77777777" w:rsidR="00C761A9" w:rsidRDefault="00C761A9" w:rsidP="00C761A9">
      <w:pPr>
        <w:spacing w:after="0"/>
        <w:ind w:left="180" w:hanging="180"/>
        <w:rPr>
          <w:ins w:id="3951" w:author="Summer 2023 updates" w:date="2024-07-31T13:42:00Z"/>
          <w:rFonts w:eastAsia="Garamond" w:cs="Garamond"/>
        </w:rPr>
      </w:pPr>
      <w:ins w:id="3952" w:author="Summer 2023 updates" w:date="2024-07-31T13:42:00Z">
        <w:r>
          <w:rPr>
            <w:rFonts w:eastAsia="Garamond" w:cs="Garamond"/>
          </w:rPr>
          <w:t xml:space="preserve">BUS-300 Human Resource Management </w:t>
        </w:r>
      </w:ins>
    </w:p>
    <w:p w14:paraId="7D7571FA" w14:textId="77777777" w:rsidR="00C761A9" w:rsidRDefault="00C761A9" w:rsidP="00C761A9">
      <w:pPr>
        <w:spacing w:after="0"/>
        <w:ind w:left="180" w:hanging="180"/>
        <w:rPr>
          <w:ins w:id="3953" w:author="Summer 2023 updates" w:date="2024-07-31T13:42:00Z"/>
          <w:rFonts w:eastAsia="Garamond" w:cs="Garamond"/>
        </w:rPr>
      </w:pPr>
      <w:ins w:id="3954" w:author="Summer 2023 updates" w:date="2024-07-31T13:42:00Z">
        <w:r>
          <w:rPr>
            <w:rFonts w:eastAsia="Garamond" w:cs="Garamond"/>
          </w:rPr>
          <w:t>BUS-315 Business Law I</w:t>
        </w:r>
      </w:ins>
    </w:p>
    <w:p w14:paraId="1DA288F8" w14:textId="77777777" w:rsidR="00C761A9" w:rsidRDefault="00C761A9" w:rsidP="00C761A9">
      <w:pPr>
        <w:spacing w:after="0"/>
        <w:ind w:left="180" w:hanging="180"/>
        <w:rPr>
          <w:ins w:id="3955" w:author="Summer 2023 updates" w:date="2024-07-31T13:42:00Z"/>
          <w:rFonts w:eastAsia="Garamond" w:cs="Garamond"/>
        </w:rPr>
      </w:pPr>
      <w:ins w:id="3956" w:author="Summer 2023 updates" w:date="2024-07-31T13:42:00Z">
        <w:r>
          <w:rPr>
            <w:rFonts w:eastAsia="Garamond" w:cs="Garamond"/>
          </w:rPr>
          <w:t xml:space="preserve">BUS-330 Principles of Marketing (WE) </w:t>
        </w:r>
      </w:ins>
    </w:p>
    <w:p w14:paraId="7F6D6363" w14:textId="77777777" w:rsidR="00C761A9" w:rsidRPr="00F006DC" w:rsidRDefault="00C761A9" w:rsidP="00C761A9">
      <w:pPr>
        <w:spacing w:after="0"/>
        <w:ind w:left="180" w:hanging="180"/>
        <w:rPr>
          <w:ins w:id="3957" w:author="Summer 2023 updates" w:date="2024-07-31T13:42:00Z"/>
          <w:rFonts w:eastAsia="Garamond" w:cs="Garamond"/>
        </w:rPr>
      </w:pPr>
      <w:ins w:id="3958" w:author="Summer 2023 updates" w:date="2024-07-31T13:42:00Z">
        <w:r w:rsidRPr="00F006DC">
          <w:rPr>
            <w:rFonts w:eastAsia="Garamond" w:cs="Garamond"/>
          </w:rPr>
          <w:t>COM-237 Interpersonal Communication (WE)</w:t>
        </w:r>
      </w:ins>
    </w:p>
    <w:p w14:paraId="228AD03E" w14:textId="77777777" w:rsidR="00C761A9" w:rsidRPr="00F006DC" w:rsidRDefault="00C761A9" w:rsidP="00C761A9">
      <w:pPr>
        <w:spacing w:after="0"/>
        <w:ind w:left="180" w:hanging="180"/>
        <w:rPr>
          <w:ins w:id="3959" w:author="Summer 2023 updates" w:date="2024-07-31T13:42:00Z"/>
          <w:rFonts w:eastAsia="Garamond" w:cs="Garamond"/>
        </w:rPr>
      </w:pPr>
      <w:ins w:id="3960" w:author="Summer 2023 updates" w:date="2024-07-31T13:42:00Z">
        <w:r w:rsidRPr="00F006DC">
          <w:rPr>
            <w:rFonts w:eastAsia="Garamond" w:cs="Garamond"/>
          </w:rPr>
          <w:t xml:space="preserve">COM-332 Health Communication (WE) </w:t>
        </w:r>
      </w:ins>
    </w:p>
    <w:p w14:paraId="426396FE" w14:textId="77777777" w:rsidR="00C761A9" w:rsidRPr="00F006DC" w:rsidRDefault="00C761A9" w:rsidP="00C761A9">
      <w:pPr>
        <w:spacing w:after="0"/>
        <w:ind w:left="180" w:hanging="180"/>
        <w:rPr>
          <w:ins w:id="3961" w:author="Summer 2023 updates" w:date="2024-07-31T13:42:00Z"/>
          <w:rFonts w:eastAsia="Garamond" w:cs="Garamond"/>
        </w:rPr>
      </w:pPr>
      <w:ins w:id="3962" w:author="Summer 2023 updates" w:date="2024-07-31T13:42:00Z">
        <w:r w:rsidRPr="00F006DC">
          <w:rPr>
            <w:rFonts w:eastAsia="Garamond" w:cs="Garamond"/>
          </w:rPr>
          <w:t xml:space="preserve">ECO-175 Principles of Macroeconomics </w:t>
        </w:r>
      </w:ins>
    </w:p>
    <w:p w14:paraId="01A45828" w14:textId="77777777" w:rsidR="00C761A9" w:rsidRPr="00F006DC" w:rsidRDefault="00C761A9" w:rsidP="00C761A9">
      <w:pPr>
        <w:spacing w:after="0"/>
        <w:ind w:left="180" w:hanging="180"/>
        <w:rPr>
          <w:ins w:id="3963" w:author="Summer 2023 updates" w:date="2024-07-31T13:42:00Z"/>
          <w:rFonts w:eastAsia="Garamond" w:cs="Garamond"/>
        </w:rPr>
      </w:pPr>
      <w:ins w:id="3964" w:author="Summer 2023 updates" w:date="2024-07-31T13:42:00Z">
        <w:r w:rsidRPr="00F006DC">
          <w:rPr>
            <w:rFonts w:eastAsia="Garamond" w:cs="Garamond"/>
          </w:rPr>
          <w:t xml:space="preserve">ECO-215 Principles of Microeconomics </w:t>
        </w:r>
      </w:ins>
    </w:p>
    <w:p w14:paraId="18D6ADC2" w14:textId="77777777" w:rsidR="00C761A9" w:rsidRPr="00F006DC" w:rsidRDefault="00C761A9" w:rsidP="00C761A9">
      <w:pPr>
        <w:spacing w:after="0"/>
        <w:ind w:left="180" w:hanging="180"/>
        <w:rPr>
          <w:ins w:id="3965" w:author="Summer 2023 updates" w:date="2024-07-31T13:42:00Z"/>
          <w:rFonts w:eastAsia="Garamond" w:cs="Garamond"/>
        </w:rPr>
      </w:pPr>
      <w:ins w:id="3966" w:author="Summer 2023 updates" w:date="2024-07-31T13:42:00Z">
        <w:r w:rsidRPr="00F006DC">
          <w:rPr>
            <w:rFonts w:eastAsia="Garamond" w:cs="Garamond"/>
          </w:rPr>
          <w:t>ECO-225 Money and Banking</w:t>
        </w:r>
      </w:ins>
    </w:p>
    <w:p w14:paraId="7ED499EE" w14:textId="77777777" w:rsidR="00C761A9" w:rsidRPr="00F006DC" w:rsidRDefault="00C761A9" w:rsidP="00C761A9">
      <w:pPr>
        <w:spacing w:after="0"/>
        <w:ind w:left="180" w:hanging="180"/>
        <w:rPr>
          <w:ins w:id="3967" w:author="Summer 2023 updates" w:date="2024-07-31T13:42:00Z"/>
          <w:rFonts w:eastAsia="Garamond" w:cs="Garamond"/>
        </w:rPr>
      </w:pPr>
      <w:ins w:id="3968" w:author="Summer 2023 updates" w:date="2024-07-31T13:42:00Z">
        <w:r w:rsidRPr="00F006DC">
          <w:rPr>
            <w:rFonts w:eastAsia="Garamond" w:cs="Garamond"/>
          </w:rPr>
          <w:t xml:space="preserve">ECO-237 Labor Economics </w:t>
        </w:r>
      </w:ins>
    </w:p>
    <w:p w14:paraId="3D223C7B" w14:textId="77777777" w:rsidR="00C761A9" w:rsidRPr="00F006DC" w:rsidRDefault="00C761A9" w:rsidP="00C761A9">
      <w:pPr>
        <w:spacing w:after="0"/>
        <w:ind w:left="180" w:hanging="180"/>
        <w:rPr>
          <w:ins w:id="3969" w:author="Summer 2023 updates" w:date="2024-07-31T13:42:00Z"/>
          <w:rFonts w:eastAsia="Garamond" w:cs="Garamond"/>
        </w:rPr>
      </w:pPr>
      <w:ins w:id="3970" w:author="Summer 2023 updates" w:date="2024-07-31T13:42:00Z">
        <w:r w:rsidRPr="00F006DC">
          <w:rPr>
            <w:rFonts w:eastAsia="Garamond" w:cs="Garamond"/>
          </w:rPr>
          <w:t>ECO-247 Health Economics</w:t>
        </w:r>
      </w:ins>
    </w:p>
    <w:p w14:paraId="65770409" w14:textId="77777777" w:rsidR="00C761A9" w:rsidRPr="00F006DC" w:rsidRDefault="00C761A9" w:rsidP="00C761A9">
      <w:pPr>
        <w:spacing w:after="0"/>
        <w:ind w:left="180" w:hanging="180"/>
        <w:rPr>
          <w:ins w:id="3971" w:author="Summer 2023 updates" w:date="2024-07-31T13:42:00Z"/>
          <w:rFonts w:eastAsia="Garamond" w:cs="Garamond"/>
        </w:rPr>
      </w:pPr>
      <w:ins w:id="3972" w:author="Summer 2023 updates" w:date="2024-07-31T13:42:00Z">
        <w:r w:rsidRPr="00F006DC">
          <w:rPr>
            <w:rFonts w:eastAsia="Garamond" w:cs="Garamond"/>
          </w:rPr>
          <w:t>ECO-315 Intermediate Macroeconomic Theory</w:t>
        </w:r>
      </w:ins>
    </w:p>
    <w:p w14:paraId="21E2C6CE" w14:textId="77777777" w:rsidR="00C761A9" w:rsidRPr="00F006DC" w:rsidRDefault="00C761A9" w:rsidP="00C761A9">
      <w:pPr>
        <w:spacing w:after="0"/>
        <w:ind w:left="180" w:hanging="180"/>
        <w:rPr>
          <w:ins w:id="3973" w:author="Summer 2023 updates" w:date="2024-07-31T13:42:00Z"/>
          <w:rFonts w:eastAsia="Garamond" w:cs="Garamond"/>
        </w:rPr>
      </w:pPr>
      <w:ins w:id="3974" w:author="Summer 2023 updates" w:date="2024-07-31T13:42:00Z">
        <w:r w:rsidRPr="00F006DC">
          <w:rPr>
            <w:rFonts w:eastAsia="Garamond" w:cs="Garamond"/>
          </w:rPr>
          <w:t>ECO-345 Intermediate Microeconomics</w:t>
        </w:r>
      </w:ins>
    </w:p>
    <w:p w14:paraId="13F19824" w14:textId="77777777" w:rsidR="00C761A9" w:rsidRDefault="00C761A9" w:rsidP="00C761A9">
      <w:pPr>
        <w:spacing w:after="0"/>
        <w:ind w:left="180" w:hanging="180"/>
        <w:rPr>
          <w:ins w:id="3975" w:author="Summer 2023 updates" w:date="2024-07-31T13:42:00Z"/>
          <w:rFonts w:eastAsia="Garamond" w:cs="Garamond"/>
        </w:rPr>
      </w:pPr>
      <w:ins w:id="3976" w:author="Summer 2023 updates" w:date="2024-07-31T13:42:00Z">
        <w:r w:rsidRPr="007833D4">
          <w:rPr>
            <w:rFonts w:eastAsia="Garamond" w:cs="Garamond"/>
          </w:rPr>
          <w:t>EDU-1</w:t>
        </w:r>
        <w:r>
          <w:rPr>
            <w:rFonts w:eastAsia="Garamond" w:cs="Garamond"/>
          </w:rPr>
          <w:t>05 Educational Foundations (WE)</w:t>
        </w:r>
      </w:ins>
    </w:p>
    <w:p w14:paraId="3666659C" w14:textId="77777777" w:rsidR="00C761A9" w:rsidRDefault="00C761A9" w:rsidP="00C761A9">
      <w:pPr>
        <w:spacing w:after="0"/>
        <w:ind w:left="180" w:hanging="180"/>
        <w:rPr>
          <w:ins w:id="3977" w:author="Summer 2023 updates" w:date="2024-07-31T13:42:00Z"/>
          <w:rFonts w:eastAsia="Garamond" w:cs="Garamond"/>
        </w:rPr>
      </w:pPr>
      <w:ins w:id="3978" w:author="Summer 2023 updates" w:date="2024-07-31T13:42:00Z">
        <w:r>
          <w:rPr>
            <w:rFonts w:eastAsia="Garamond" w:cs="Garamond"/>
          </w:rPr>
          <w:t>EDU-117 Exceptional Learners</w:t>
        </w:r>
      </w:ins>
    </w:p>
    <w:p w14:paraId="1154E4EC" w14:textId="77777777" w:rsidR="00C761A9" w:rsidRDefault="00C761A9" w:rsidP="00C761A9">
      <w:pPr>
        <w:spacing w:after="0"/>
        <w:ind w:left="180" w:hanging="180"/>
        <w:rPr>
          <w:ins w:id="3979" w:author="Summer 2023 updates" w:date="2024-07-31T13:42:00Z"/>
          <w:rFonts w:eastAsia="Garamond" w:cs="Garamond"/>
        </w:rPr>
      </w:pPr>
      <w:ins w:id="3980" w:author="Summer 2023 updates" w:date="2024-07-31T13:42:00Z">
        <w:r>
          <w:rPr>
            <w:rFonts w:eastAsia="Garamond" w:cs="Garamond"/>
          </w:rPr>
          <w:t>EDU-237 English Language Learners (WE)</w:t>
        </w:r>
      </w:ins>
    </w:p>
    <w:p w14:paraId="00DEDDA6" w14:textId="77777777" w:rsidR="00C761A9" w:rsidRDefault="00C761A9" w:rsidP="00C761A9">
      <w:pPr>
        <w:spacing w:after="0"/>
        <w:ind w:left="180" w:hanging="180"/>
        <w:rPr>
          <w:ins w:id="3981" w:author="Summer 2023 updates" w:date="2024-07-31T13:42:00Z"/>
          <w:rFonts w:eastAsia="Garamond" w:cs="Garamond"/>
        </w:rPr>
      </w:pPr>
      <w:ins w:id="3982" w:author="Summer 2023 updates" w:date="2024-07-31T13:42:00Z">
        <w:r>
          <w:rPr>
            <w:rFonts w:eastAsia="Garamond" w:cs="Garamond"/>
          </w:rPr>
          <w:t>ENG-110 Ancient Mythology</w:t>
        </w:r>
      </w:ins>
    </w:p>
    <w:p w14:paraId="00E9C75B" w14:textId="77777777" w:rsidR="00C761A9" w:rsidRDefault="00C761A9" w:rsidP="00C761A9">
      <w:pPr>
        <w:spacing w:after="0"/>
        <w:ind w:left="180" w:hanging="180"/>
        <w:rPr>
          <w:ins w:id="3983" w:author="Summer 2023 updates" w:date="2024-07-31T13:42:00Z"/>
          <w:rFonts w:eastAsia="Garamond" w:cs="Garamond"/>
        </w:rPr>
      </w:pPr>
      <w:ins w:id="3984" w:author="Summer 2023 updates" w:date="2024-07-31T13:42:00Z">
        <w:r>
          <w:rPr>
            <w:rFonts w:eastAsia="Garamond" w:cs="Garamond"/>
          </w:rPr>
          <w:t>GS-107</w:t>
        </w:r>
        <w:r>
          <w:rPr>
            <w:rFonts w:eastAsia="Garamond" w:cs="Garamond"/>
          </w:rPr>
          <w:tab/>
          <w:t>Introduction to Gender and Sexuality Studies (WE)</w:t>
        </w:r>
      </w:ins>
    </w:p>
    <w:p w14:paraId="23919B52" w14:textId="77777777" w:rsidR="00C761A9" w:rsidRDefault="00C761A9" w:rsidP="00C761A9">
      <w:pPr>
        <w:spacing w:after="0"/>
        <w:ind w:left="180" w:hanging="180"/>
        <w:rPr>
          <w:ins w:id="3985" w:author="Summer 2023 updates" w:date="2024-07-31T13:42:00Z"/>
          <w:rFonts w:eastAsia="Garamond" w:cs="Garamond"/>
        </w:rPr>
      </w:pPr>
      <w:ins w:id="3986" w:author="Summer 2023 updates" w:date="2024-07-31T13:42:00Z">
        <w:r>
          <w:rPr>
            <w:rFonts w:eastAsia="Garamond" w:cs="Garamond"/>
          </w:rPr>
          <w:t>GS-136</w:t>
        </w:r>
        <w:r>
          <w:rPr>
            <w:rFonts w:eastAsia="Garamond" w:cs="Garamond"/>
          </w:rPr>
          <w:tab/>
          <w:t>Gender in the Non-Western World</w:t>
        </w:r>
      </w:ins>
    </w:p>
    <w:p w14:paraId="24004CAD" w14:textId="77777777" w:rsidR="00C761A9" w:rsidRDefault="00C761A9" w:rsidP="00C761A9">
      <w:pPr>
        <w:spacing w:after="0"/>
        <w:ind w:left="180" w:hanging="180"/>
        <w:rPr>
          <w:moveTo w:id="3987" w:author="Summer 2023 updates" w:date="2024-07-31T13:42:00Z"/>
          <w:rPrChange w:id="3988" w:author="Summer 2023 updates" w:date="2024-07-31T13:42:00Z">
            <w:rPr>
              <w:moveTo w:id="3989" w:author="Summer 2023 updates" w:date="2024-07-31T13:42:00Z"/>
              <w:rFonts w:ascii="Garamond" w:eastAsia="Garamond" w:hAnsi="Garamond"/>
              <w:color w:val="000000" w:themeColor="text1"/>
              <w:sz w:val="22"/>
            </w:rPr>
          </w:rPrChange>
        </w:rPr>
        <w:pPrChange w:id="3990" w:author="Summer 2023 updates" w:date="2024-07-31T13:42:00Z">
          <w:pPr>
            <w:pStyle w:val="Style-55"/>
            <w:tabs>
              <w:tab w:val="left" w:pos="10800"/>
            </w:tabs>
            <w:ind w:left="1080" w:hanging="1080"/>
            <w:contextualSpacing/>
          </w:pPr>
        </w:pPrChange>
      </w:pPr>
      <w:moveToRangeStart w:id="3991" w:author="Summer 2023 updates" w:date="2024-07-31T13:42:00Z" w:name="move173325792"/>
      <w:moveTo w:id="3992" w:author="Summer 2023 updates" w:date="2024-07-31T13:42:00Z">
        <w:r>
          <w:rPr>
            <w:rPrChange w:id="3993" w:author="Summer 2023 updates" w:date="2024-07-31T13:42:00Z">
              <w:rPr>
                <w:rFonts w:ascii="Garamond" w:eastAsia="Garamond" w:hAnsi="Garamond"/>
                <w:color w:val="000000" w:themeColor="text1"/>
                <w:sz w:val="22"/>
              </w:rPr>
            </w:rPrChange>
          </w:rPr>
          <w:t>GS-247</w:t>
        </w:r>
        <w:r>
          <w:rPr>
            <w:rPrChange w:id="3994" w:author="Summer 2023 updates" w:date="2024-07-31T13:42:00Z">
              <w:rPr>
                <w:rFonts w:ascii="Garamond" w:eastAsia="Garamond" w:hAnsi="Garamond"/>
                <w:color w:val="000000" w:themeColor="text1"/>
                <w:sz w:val="22"/>
              </w:rPr>
            </w:rPrChange>
          </w:rPr>
          <w:tab/>
          <w:t xml:space="preserve">Gender and Sexuality Studies Symposium </w:t>
        </w:r>
      </w:moveTo>
    </w:p>
    <w:p w14:paraId="682B705D" w14:textId="40010528" w:rsidR="00C761A9" w:rsidRDefault="00C761A9" w:rsidP="00C761A9">
      <w:pPr>
        <w:spacing w:after="0"/>
        <w:ind w:left="180" w:hanging="180"/>
        <w:rPr>
          <w:moveTo w:id="3995" w:author="Summer 2023 updates" w:date="2024-07-31T13:42:00Z"/>
          <w:rPrChange w:id="3996" w:author="Summer 2023 updates" w:date="2024-07-31T13:42:00Z">
            <w:rPr>
              <w:moveTo w:id="3997" w:author="Summer 2023 updates" w:date="2024-07-31T13:42:00Z"/>
              <w:rFonts w:ascii="Garamond" w:eastAsia="Garamond" w:hAnsi="Garamond"/>
              <w:color w:val="000000" w:themeColor="text1"/>
              <w:sz w:val="22"/>
            </w:rPr>
          </w:rPrChange>
        </w:rPr>
        <w:pPrChange w:id="3998" w:author="Summer 2023 updates" w:date="2024-07-31T13:42:00Z">
          <w:pPr>
            <w:pStyle w:val="Style-55"/>
            <w:tabs>
              <w:tab w:val="left" w:pos="10800"/>
            </w:tabs>
            <w:ind w:left="1080" w:hanging="1080"/>
            <w:contextualSpacing/>
          </w:pPr>
        </w:pPrChange>
      </w:pPr>
      <w:moveTo w:id="3999" w:author="Summer 2023 updates" w:date="2024-07-31T13:42:00Z">
        <w:r>
          <w:rPr>
            <w:rPrChange w:id="4000" w:author="Summer 2023 updates" w:date="2024-07-31T13:42:00Z">
              <w:rPr>
                <w:rFonts w:ascii="Garamond" w:eastAsia="Garamond" w:hAnsi="Garamond"/>
                <w:color w:val="000000" w:themeColor="text1"/>
                <w:sz w:val="22"/>
              </w:rPr>
            </w:rPrChange>
          </w:rPr>
          <w:t>GS-327</w:t>
        </w:r>
        <w:r>
          <w:rPr>
            <w:rPrChange w:id="4001" w:author="Summer 2023 updates" w:date="2024-07-31T13:42:00Z">
              <w:rPr>
                <w:rFonts w:ascii="Garamond" w:eastAsia="Garamond" w:hAnsi="Garamond"/>
                <w:color w:val="000000" w:themeColor="text1"/>
                <w:sz w:val="22"/>
              </w:rPr>
            </w:rPrChange>
          </w:rPr>
          <w:tab/>
          <w:t>Theory and Methods in Gender and</w:t>
        </w:r>
        <w:r w:rsidR="00F51737">
          <w:rPr>
            <w:rPrChange w:id="4002" w:author="Summer 2023 updates" w:date="2024-07-31T13:42:00Z">
              <w:rPr>
                <w:rFonts w:ascii="Garamond" w:eastAsia="Garamond" w:hAnsi="Garamond"/>
                <w:color w:val="000000" w:themeColor="text1"/>
                <w:sz w:val="22"/>
              </w:rPr>
            </w:rPrChange>
          </w:rPr>
          <w:t xml:space="preserve"> </w:t>
        </w:r>
        <w:r>
          <w:rPr>
            <w:rPrChange w:id="4003" w:author="Summer 2023 updates" w:date="2024-07-31T13:42:00Z">
              <w:rPr>
                <w:rFonts w:ascii="Garamond" w:eastAsia="Garamond" w:hAnsi="Garamond"/>
                <w:color w:val="000000" w:themeColor="text1"/>
                <w:sz w:val="22"/>
              </w:rPr>
            </w:rPrChange>
          </w:rPr>
          <w:t>Sexuality Studies (WE)</w:t>
        </w:r>
      </w:moveTo>
    </w:p>
    <w:moveToRangeEnd w:id="3991"/>
    <w:p w14:paraId="65829592" w14:textId="77777777" w:rsidR="00C761A9" w:rsidRDefault="00C761A9" w:rsidP="00C761A9">
      <w:pPr>
        <w:spacing w:after="0"/>
        <w:ind w:left="180" w:hanging="180"/>
        <w:rPr>
          <w:ins w:id="4004" w:author="Summer 2023 updates" w:date="2024-07-31T13:42:00Z"/>
          <w:rFonts w:eastAsia="Garamond" w:cs="Garamond"/>
        </w:rPr>
      </w:pPr>
      <w:ins w:id="4005" w:author="Summer 2023 updates" w:date="2024-07-31T13:42:00Z">
        <w:r>
          <w:rPr>
            <w:rFonts w:eastAsia="Garamond" w:cs="Garamond"/>
          </w:rPr>
          <w:t xml:space="preserve">KIN-115 Fundamentals in Exercise and Nutrition </w:t>
        </w:r>
      </w:ins>
    </w:p>
    <w:p w14:paraId="5DB0F08F" w14:textId="77777777" w:rsidR="00C761A9" w:rsidRDefault="00C761A9" w:rsidP="00C761A9">
      <w:pPr>
        <w:spacing w:after="0"/>
        <w:ind w:left="180" w:hanging="180"/>
        <w:rPr>
          <w:ins w:id="4006" w:author="Summer 2023 updates" w:date="2024-07-31T13:42:00Z"/>
          <w:rFonts w:eastAsia="Garamond" w:cs="Garamond"/>
        </w:rPr>
      </w:pPr>
      <w:ins w:id="4007" w:author="Summer 2023 updates" w:date="2024-07-31T13:42:00Z">
        <w:r>
          <w:rPr>
            <w:rFonts w:eastAsia="Garamond" w:cs="Garamond"/>
          </w:rPr>
          <w:t>KIN-125 Public and Consumer Health</w:t>
        </w:r>
      </w:ins>
    </w:p>
    <w:p w14:paraId="680974B7" w14:textId="77777777" w:rsidR="00C761A9" w:rsidRDefault="00C761A9" w:rsidP="00C761A9">
      <w:pPr>
        <w:spacing w:after="0"/>
        <w:ind w:left="180" w:hanging="180"/>
        <w:rPr>
          <w:ins w:id="4008" w:author="Summer 2023 updates" w:date="2024-07-31T13:42:00Z"/>
          <w:rFonts w:eastAsia="Garamond" w:cs="Garamond"/>
        </w:rPr>
      </w:pPr>
      <w:ins w:id="4009" w:author="Summer 2023 updates" w:date="2024-07-31T13:42:00Z">
        <w:r>
          <w:rPr>
            <w:rFonts w:eastAsia="Garamond" w:cs="Garamond"/>
          </w:rPr>
          <w:t xml:space="preserve">KIN-135 Concepts of Individual Wellness </w:t>
        </w:r>
      </w:ins>
    </w:p>
    <w:p w14:paraId="4DCF775B" w14:textId="77777777" w:rsidR="00C761A9" w:rsidRDefault="00C761A9" w:rsidP="00C761A9">
      <w:pPr>
        <w:spacing w:after="0"/>
        <w:ind w:left="180" w:hanging="180"/>
        <w:rPr>
          <w:ins w:id="4010" w:author="Summer 2023 updates" w:date="2024-07-31T13:42:00Z"/>
          <w:rFonts w:eastAsia="Garamond" w:cs="Garamond"/>
        </w:rPr>
      </w:pPr>
      <w:ins w:id="4011" w:author="Summer 2023 updates" w:date="2024-07-31T13:42:00Z">
        <w:r>
          <w:rPr>
            <w:rFonts w:eastAsia="Garamond" w:cs="Garamond"/>
          </w:rPr>
          <w:t>KIN-155 Substance Abuse</w:t>
        </w:r>
      </w:ins>
    </w:p>
    <w:p w14:paraId="2B22C6F6" w14:textId="77777777" w:rsidR="00C761A9" w:rsidRDefault="00C761A9" w:rsidP="00C761A9">
      <w:pPr>
        <w:spacing w:after="0"/>
        <w:ind w:left="180" w:hanging="180"/>
        <w:rPr>
          <w:ins w:id="4012" w:author="Summer 2023 updates" w:date="2024-07-31T13:42:00Z"/>
          <w:rFonts w:eastAsia="Garamond" w:cs="Garamond"/>
        </w:rPr>
      </w:pPr>
      <w:ins w:id="4013" w:author="Summer 2023 updates" w:date="2024-07-31T13:42:00Z">
        <w:r>
          <w:rPr>
            <w:rFonts w:eastAsia="Garamond" w:cs="Garamond"/>
          </w:rPr>
          <w:t xml:space="preserve">KIN-215 Psychology of Coaching </w:t>
        </w:r>
      </w:ins>
    </w:p>
    <w:p w14:paraId="70378A3B" w14:textId="77777777" w:rsidR="00C761A9" w:rsidRDefault="00C761A9" w:rsidP="00C761A9">
      <w:pPr>
        <w:spacing w:after="0"/>
        <w:ind w:left="180" w:hanging="180"/>
        <w:rPr>
          <w:ins w:id="4014" w:author="Summer 2023 updates" w:date="2024-07-31T13:42:00Z"/>
          <w:rFonts w:eastAsia="Garamond" w:cs="Garamond"/>
        </w:rPr>
      </w:pPr>
      <w:ins w:id="4015" w:author="Summer 2023 updates" w:date="2024-07-31T13:42:00Z">
        <w:r>
          <w:rPr>
            <w:rFonts w:eastAsia="Garamond" w:cs="Garamond"/>
          </w:rPr>
          <w:t>POL-108 Introduction to Politics</w:t>
        </w:r>
      </w:ins>
    </w:p>
    <w:p w14:paraId="1DBEE27C" w14:textId="77777777" w:rsidR="00C761A9" w:rsidRDefault="00C761A9" w:rsidP="00C761A9">
      <w:pPr>
        <w:spacing w:after="0"/>
        <w:ind w:left="180" w:hanging="180"/>
        <w:rPr>
          <w:ins w:id="4016" w:author="Summer 2023 updates" w:date="2024-07-31T13:42:00Z"/>
          <w:rFonts w:eastAsia="Garamond" w:cs="Garamond"/>
        </w:rPr>
      </w:pPr>
      <w:ins w:id="4017" w:author="Summer 2023 updates" w:date="2024-07-31T13:42:00Z">
        <w:r>
          <w:rPr>
            <w:rFonts w:eastAsia="Garamond" w:cs="Garamond"/>
          </w:rPr>
          <w:t>POL-115 American National Government and Politics</w:t>
        </w:r>
      </w:ins>
    </w:p>
    <w:p w14:paraId="3F037C00" w14:textId="77777777" w:rsidR="00C761A9" w:rsidRDefault="00C761A9" w:rsidP="00C761A9">
      <w:pPr>
        <w:spacing w:after="0"/>
        <w:ind w:left="180" w:hanging="180"/>
        <w:rPr>
          <w:ins w:id="4018" w:author="Summer 2023 updates" w:date="2024-07-31T13:42:00Z"/>
          <w:rFonts w:eastAsia="Garamond" w:cs="Garamond"/>
        </w:rPr>
      </w:pPr>
      <w:ins w:id="4019" w:author="Summer 2023 updates" w:date="2024-07-31T13:42:00Z">
        <w:r>
          <w:rPr>
            <w:rFonts w:eastAsia="Garamond" w:cs="Garamond"/>
          </w:rPr>
          <w:t>POL-2</w:t>
        </w:r>
      </w:ins>
      <w:customXmlInsRangeStart w:id="4020" w:author="Summer 2023 updates" w:date="2024-07-31T13:42:00Z"/>
      <w:sdt>
        <w:sdtPr>
          <w:tag w:val="goog_rdk_184"/>
          <w:id w:val="806826883"/>
        </w:sdtPr>
        <w:sdtEndPr/>
        <w:sdtContent>
          <w:customXmlInsRangeEnd w:id="4020"/>
          <w:ins w:id="4021" w:author="Summer 2023 updates" w:date="2024-07-31T13:42:00Z">
            <w:r>
              <w:rPr>
                <w:rFonts w:eastAsia="Garamond" w:cs="Garamond"/>
              </w:rPr>
              <w:t>1</w:t>
            </w:r>
          </w:ins>
          <w:customXmlInsRangeStart w:id="4022" w:author="Summer 2023 updates" w:date="2024-07-31T13:42:00Z"/>
        </w:sdtContent>
      </w:sdt>
      <w:customXmlInsRangeEnd w:id="4022"/>
      <w:ins w:id="4023" w:author="Summer 2023 updates" w:date="2024-07-31T13:42:00Z">
        <w:r>
          <w:rPr>
            <w:rFonts w:eastAsia="Garamond" w:cs="Garamond"/>
          </w:rPr>
          <w:t xml:space="preserve">0 Environmental Politics (WE) </w:t>
        </w:r>
      </w:ins>
    </w:p>
    <w:p w14:paraId="03B8D462" w14:textId="77777777" w:rsidR="00C761A9" w:rsidRDefault="00C761A9" w:rsidP="00C761A9">
      <w:pPr>
        <w:spacing w:after="0"/>
        <w:ind w:left="180" w:hanging="180"/>
        <w:rPr>
          <w:ins w:id="4024" w:author="Summer 2023 updates" w:date="2024-07-31T13:42:00Z"/>
          <w:rFonts w:eastAsia="Garamond" w:cs="Garamond"/>
        </w:rPr>
      </w:pPr>
      <w:ins w:id="4025" w:author="Summer 2023 updates" w:date="2024-07-31T13:42:00Z">
        <w:r>
          <w:rPr>
            <w:rFonts w:eastAsia="Garamond" w:cs="Garamond"/>
          </w:rPr>
          <w:t>POL-258 World Politics (WE)</w:t>
        </w:r>
      </w:ins>
    </w:p>
    <w:p w14:paraId="64B878E9" w14:textId="77777777" w:rsidR="00C761A9" w:rsidRDefault="00C761A9" w:rsidP="00C761A9">
      <w:pPr>
        <w:spacing w:after="0"/>
        <w:ind w:left="180" w:hanging="180"/>
        <w:rPr>
          <w:ins w:id="4026" w:author="Summer 2023 updates" w:date="2024-07-31T13:42:00Z"/>
          <w:rFonts w:eastAsia="Garamond" w:cs="Garamond"/>
        </w:rPr>
      </w:pPr>
      <w:ins w:id="4027" w:author="Summer 2023 updates" w:date="2024-07-31T13:42:00Z">
        <w:r>
          <w:rPr>
            <w:rFonts w:eastAsia="Garamond" w:cs="Garamond"/>
          </w:rPr>
          <w:t xml:space="preserve">POL-266 Latin American Politics (WE) </w:t>
        </w:r>
      </w:ins>
    </w:p>
    <w:p w14:paraId="14035D29" w14:textId="77777777" w:rsidR="00C761A9" w:rsidRDefault="00C761A9" w:rsidP="00C761A9">
      <w:pPr>
        <w:spacing w:after="0"/>
        <w:ind w:left="180" w:hanging="180"/>
        <w:rPr>
          <w:ins w:id="4028" w:author="Summer 2023 updates" w:date="2024-07-31T13:42:00Z"/>
          <w:rFonts w:eastAsia="Garamond" w:cs="Garamond"/>
        </w:rPr>
      </w:pPr>
      <w:ins w:id="4029" w:author="Summer 2023 updates" w:date="2024-07-31T13:42:00Z">
        <w:r>
          <w:rPr>
            <w:rFonts w:eastAsia="Garamond" w:cs="Garamond"/>
          </w:rPr>
          <w:t>POL-276 African Politics (WE)</w:t>
        </w:r>
      </w:ins>
    </w:p>
    <w:p w14:paraId="6019B18E" w14:textId="77777777" w:rsidR="00C761A9" w:rsidRPr="007833D4" w:rsidRDefault="00C761A9" w:rsidP="00C761A9">
      <w:pPr>
        <w:spacing w:after="0"/>
        <w:ind w:left="180" w:hanging="180"/>
        <w:rPr>
          <w:ins w:id="4030" w:author="Summer 2023 updates" w:date="2024-07-31T13:42:00Z"/>
          <w:rFonts w:eastAsia="Garamond" w:cs="Garamond"/>
        </w:rPr>
      </w:pPr>
      <w:ins w:id="4031" w:author="Summer 2023 updates" w:date="2024-07-31T13:42:00Z">
        <w:r w:rsidRPr="007833D4">
          <w:rPr>
            <w:rFonts w:eastAsia="Garamond" w:cs="Garamond"/>
          </w:rPr>
          <w:t xml:space="preserve">POL-284 Topics in Political Science </w:t>
        </w:r>
      </w:ins>
    </w:p>
    <w:p w14:paraId="54BD6F40" w14:textId="77777777" w:rsidR="00C761A9" w:rsidRPr="007833D4" w:rsidRDefault="00C761A9" w:rsidP="00C761A9">
      <w:pPr>
        <w:spacing w:after="0"/>
        <w:ind w:left="180" w:hanging="180"/>
        <w:rPr>
          <w:ins w:id="4032" w:author="Summer 2023 updates" w:date="2024-07-31T13:42:00Z"/>
          <w:rFonts w:eastAsia="Garamond" w:cs="Garamond"/>
        </w:rPr>
      </w:pPr>
      <w:ins w:id="4033" w:author="Summer 2023 updates" w:date="2024-07-31T13:42:00Z">
        <w:r w:rsidRPr="007833D4">
          <w:rPr>
            <w:rFonts w:eastAsia="Garamond" w:cs="Garamond"/>
          </w:rPr>
          <w:t>POL-286 Asian Politics (WE)</w:t>
        </w:r>
      </w:ins>
    </w:p>
    <w:p w14:paraId="0261BBDA" w14:textId="77777777" w:rsidR="00C761A9" w:rsidRPr="00F006DC" w:rsidRDefault="00C761A9" w:rsidP="00C761A9">
      <w:pPr>
        <w:spacing w:after="0"/>
        <w:ind w:left="180" w:hanging="180"/>
        <w:rPr>
          <w:ins w:id="4034" w:author="Summer 2023 updates" w:date="2024-07-31T13:42:00Z"/>
          <w:rFonts w:eastAsia="Garamond" w:cs="Garamond"/>
        </w:rPr>
      </w:pPr>
      <w:ins w:id="4035" w:author="Summer 2023 updates" w:date="2024-07-31T13:42:00Z">
        <w:r w:rsidRPr="00F006DC">
          <w:rPr>
            <w:rFonts w:eastAsia="Garamond" w:cs="Garamond"/>
          </w:rPr>
          <w:t>POL-296 Topics in Political Science: Non-Western Perspectives (WE)</w:t>
        </w:r>
      </w:ins>
    </w:p>
    <w:p w14:paraId="7A704640" w14:textId="77777777" w:rsidR="00C761A9" w:rsidRPr="00F006DC" w:rsidRDefault="00C761A9" w:rsidP="00C761A9">
      <w:pPr>
        <w:spacing w:after="0"/>
        <w:ind w:left="180" w:hanging="180"/>
        <w:rPr>
          <w:moveTo w:id="4036" w:author="Summer 2023 updates" w:date="2024-07-31T13:42:00Z"/>
          <w:rPrChange w:id="4037" w:author="Summer 2023 updates" w:date="2024-07-31T13:42:00Z">
            <w:rPr>
              <w:moveTo w:id="4038" w:author="Summer 2023 updates" w:date="2024-07-31T13:42:00Z"/>
              <w:color w:val="000000" w:themeColor="text1"/>
            </w:rPr>
          </w:rPrChange>
        </w:rPr>
        <w:pPrChange w:id="4039" w:author="Summer 2023 updates" w:date="2024-07-31T13:42:00Z">
          <w:pPr>
            <w:spacing w:after="0"/>
          </w:pPr>
        </w:pPrChange>
      </w:pPr>
      <w:moveToRangeStart w:id="4040" w:author="Summer 2023 updates" w:date="2024-07-31T13:42:00Z" w:name="move173325793"/>
      <w:moveTo w:id="4041" w:author="Summer 2023 updates" w:date="2024-07-31T13:42:00Z">
        <w:r w:rsidRPr="00F006DC">
          <w:rPr>
            <w:rPrChange w:id="4042" w:author="Summer 2023 updates" w:date="2024-07-31T13:42:00Z">
              <w:rPr>
                <w:color w:val="000000" w:themeColor="text1"/>
              </w:rPr>
            </w:rPrChange>
          </w:rPr>
          <w:t>POL-298 European Politics (WE)</w:t>
        </w:r>
      </w:moveTo>
    </w:p>
    <w:moveToRangeEnd w:id="4040"/>
    <w:p w14:paraId="4043FDF6" w14:textId="77777777" w:rsidR="00C761A9" w:rsidRPr="00F006DC" w:rsidRDefault="00C761A9" w:rsidP="00C761A9">
      <w:pPr>
        <w:spacing w:after="0"/>
        <w:ind w:left="180" w:hanging="180"/>
        <w:rPr>
          <w:ins w:id="4043" w:author="Summer 2023 updates" w:date="2024-07-31T13:42:00Z"/>
          <w:rFonts w:eastAsia="Garamond" w:cs="Garamond"/>
        </w:rPr>
      </w:pPr>
      <w:ins w:id="4044" w:author="Summer 2023 updates" w:date="2024-07-31T13:42:00Z">
        <w:r w:rsidRPr="00F006DC">
          <w:rPr>
            <w:rFonts w:eastAsia="Garamond" w:cs="Garamond"/>
          </w:rPr>
          <w:t>POL-365 American Foreign Policy (WE)</w:t>
        </w:r>
      </w:ins>
    </w:p>
    <w:p w14:paraId="0B72A8C0" w14:textId="77777777" w:rsidR="00C761A9" w:rsidRDefault="00C761A9" w:rsidP="00C761A9">
      <w:pPr>
        <w:spacing w:after="0"/>
        <w:ind w:left="180" w:hanging="180"/>
        <w:rPr>
          <w:ins w:id="4045" w:author="Summer 2023 updates" w:date="2024-07-31T13:42:00Z"/>
          <w:rFonts w:eastAsia="Garamond" w:cs="Garamond"/>
        </w:rPr>
      </w:pPr>
      <w:ins w:id="4046" w:author="Summer 2023 updates" w:date="2024-07-31T13:42:00Z">
        <w:r w:rsidRPr="007833D4">
          <w:rPr>
            <w:rFonts w:eastAsia="Garamond" w:cs="Garamond"/>
          </w:rPr>
          <w:t>POL-398 R</w:t>
        </w:r>
        <w:r>
          <w:rPr>
            <w:rFonts w:eastAsia="Garamond" w:cs="Garamond"/>
          </w:rPr>
          <w:t>eligion and World Politics (WE)</w:t>
        </w:r>
      </w:ins>
    </w:p>
    <w:p w14:paraId="48C0942F" w14:textId="77777777" w:rsidR="00C761A9" w:rsidRDefault="00C761A9" w:rsidP="00C761A9">
      <w:pPr>
        <w:spacing w:after="0"/>
        <w:ind w:left="180" w:hanging="180"/>
        <w:rPr>
          <w:ins w:id="4047" w:author="Summer 2023 updates" w:date="2024-07-31T13:42:00Z"/>
          <w:rFonts w:eastAsia="Garamond" w:cs="Garamond"/>
        </w:rPr>
      </w:pPr>
      <w:ins w:id="4048" w:author="Summer 2023 updates" w:date="2024-07-31T13:42:00Z">
        <w:r>
          <w:rPr>
            <w:rFonts w:eastAsia="Garamond" w:cs="Garamond"/>
          </w:rPr>
          <w:t xml:space="preserve">PSY-205 Developmental Psychology </w:t>
        </w:r>
      </w:ins>
    </w:p>
    <w:p w14:paraId="1F019F06" w14:textId="77777777" w:rsidR="00C761A9" w:rsidRDefault="00C761A9" w:rsidP="00C761A9">
      <w:pPr>
        <w:spacing w:after="0"/>
        <w:ind w:left="180" w:hanging="180"/>
        <w:rPr>
          <w:ins w:id="4049" w:author="Summer 2023 updates" w:date="2024-07-31T13:42:00Z"/>
          <w:rFonts w:eastAsia="Garamond" w:cs="Garamond"/>
        </w:rPr>
      </w:pPr>
      <w:ins w:id="4050" w:author="Summer 2023 updates" w:date="2024-07-31T13:42:00Z">
        <w:r>
          <w:rPr>
            <w:rFonts w:eastAsia="Garamond" w:cs="Garamond"/>
          </w:rPr>
          <w:t>PSY-235 Abnormal Psychology</w:t>
        </w:r>
      </w:ins>
    </w:p>
    <w:p w14:paraId="1C3E7BC1" w14:textId="77777777" w:rsidR="00C761A9" w:rsidRDefault="00C761A9" w:rsidP="00C761A9">
      <w:pPr>
        <w:spacing w:after="0"/>
        <w:ind w:left="180" w:hanging="180"/>
        <w:rPr>
          <w:ins w:id="4051" w:author="Summer 2023 updates" w:date="2024-07-31T13:42:00Z"/>
          <w:rFonts w:eastAsia="Garamond" w:cs="Garamond"/>
        </w:rPr>
      </w:pPr>
      <w:ins w:id="4052" w:author="Summer 2023 updates" w:date="2024-07-31T13:42:00Z">
        <w:r>
          <w:rPr>
            <w:rFonts w:eastAsia="Garamond" w:cs="Garamond"/>
          </w:rPr>
          <w:t xml:space="preserve">PSY-245 Organizational Psychology </w:t>
        </w:r>
      </w:ins>
    </w:p>
    <w:p w14:paraId="241E5509" w14:textId="77777777" w:rsidR="00C761A9" w:rsidRPr="00F006DC" w:rsidRDefault="00C761A9" w:rsidP="00C761A9">
      <w:pPr>
        <w:spacing w:after="0"/>
        <w:ind w:left="180" w:hanging="180"/>
        <w:rPr>
          <w:ins w:id="4053" w:author="Summer 2023 updates" w:date="2024-07-31T13:42:00Z"/>
          <w:rFonts w:eastAsia="Garamond" w:cs="Garamond"/>
        </w:rPr>
      </w:pPr>
      <w:ins w:id="4054" w:author="Summer 2023 updates" w:date="2024-07-31T13:42:00Z">
        <w:r w:rsidRPr="00F006DC">
          <w:rPr>
            <w:rFonts w:eastAsia="Garamond" w:cs="Garamond"/>
          </w:rPr>
          <w:t>PSY-250 Biopsychology</w:t>
        </w:r>
      </w:ins>
    </w:p>
    <w:p w14:paraId="3AB0FD68" w14:textId="77777777" w:rsidR="00C761A9" w:rsidRDefault="00C761A9" w:rsidP="00C761A9">
      <w:pPr>
        <w:spacing w:after="0"/>
        <w:ind w:left="180" w:hanging="180"/>
        <w:rPr>
          <w:ins w:id="4055" w:author="Summer 2023 updates" w:date="2024-07-31T13:42:00Z"/>
          <w:rFonts w:eastAsia="Garamond" w:cs="Garamond"/>
        </w:rPr>
      </w:pPr>
      <w:ins w:id="4056" w:author="Summer 2023 updates" w:date="2024-07-31T13:42:00Z">
        <w:r>
          <w:rPr>
            <w:rFonts w:eastAsia="Garamond" w:cs="Garamond"/>
          </w:rPr>
          <w:t>PSY-255 Social Psychology</w:t>
        </w:r>
      </w:ins>
    </w:p>
    <w:p w14:paraId="32F64F08" w14:textId="77777777" w:rsidR="00C761A9" w:rsidRDefault="00C761A9" w:rsidP="00C761A9">
      <w:pPr>
        <w:spacing w:after="0"/>
        <w:ind w:left="180" w:hanging="180"/>
        <w:rPr>
          <w:ins w:id="4057" w:author="Summer 2023 updates" w:date="2024-07-31T13:42:00Z"/>
          <w:rFonts w:eastAsia="Garamond" w:cs="Garamond"/>
        </w:rPr>
      </w:pPr>
      <w:ins w:id="4058" w:author="Summer 2023 updates" w:date="2024-07-31T13:42:00Z">
        <w:r>
          <w:rPr>
            <w:rFonts w:eastAsia="Garamond" w:cs="Garamond"/>
          </w:rPr>
          <w:t>PSY-260 Cognitive Psychology</w:t>
        </w:r>
      </w:ins>
    </w:p>
    <w:p w14:paraId="2E42ADFD" w14:textId="77777777" w:rsidR="00C761A9" w:rsidRDefault="00C761A9" w:rsidP="00C761A9">
      <w:pPr>
        <w:spacing w:after="0"/>
        <w:ind w:left="180" w:hanging="180"/>
        <w:rPr>
          <w:ins w:id="4059" w:author="Summer 2023 updates" w:date="2024-07-31T13:42:00Z"/>
          <w:rFonts w:eastAsia="Garamond" w:cs="Garamond"/>
        </w:rPr>
      </w:pPr>
      <w:ins w:id="4060" w:author="Summer 2023 updates" w:date="2024-07-31T13:42:00Z">
        <w:r>
          <w:rPr>
            <w:rFonts w:eastAsia="Garamond" w:cs="Garamond"/>
          </w:rPr>
          <w:t xml:space="preserve">SOC-207 Sociology of the Family </w:t>
        </w:r>
      </w:ins>
    </w:p>
    <w:p w14:paraId="4F1992B5" w14:textId="77777777" w:rsidR="00C761A9" w:rsidRDefault="00C761A9" w:rsidP="00C761A9">
      <w:pPr>
        <w:spacing w:after="0"/>
        <w:ind w:left="180" w:hanging="180"/>
        <w:rPr>
          <w:ins w:id="4061" w:author="Summer 2023 updates" w:date="2024-07-31T13:42:00Z"/>
          <w:rFonts w:eastAsia="Garamond" w:cs="Garamond"/>
        </w:rPr>
      </w:pPr>
      <w:ins w:id="4062" w:author="Summer 2023 updates" w:date="2024-07-31T13:42:00Z">
        <w:r>
          <w:rPr>
            <w:rFonts w:eastAsia="Garamond" w:cs="Garamond"/>
          </w:rPr>
          <w:t xml:space="preserve">SOC-217 Sociology of Religion </w:t>
        </w:r>
      </w:ins>
    </w:p>
    <w:p w14:paraId="231E14C1" w14:textId="77777777" w:rsidR="00C761A9" w:rsidRDefault="00C761A9" w:rsidP="00C761A9">
      <w:pPr>
        <w:spacing w:after="0"/>
        <w:ind w:left="180" w:hanging="180"/>
        <w:rPr>
          <w:ins w:id="4063" w:author="Summer 2023 updates" w:date="2024-07-31T13:42:00Z"/>
          <w:rFonts w:eastAsia="Garamond" w:cs="Garamond"/>
        </w:rPr>
      </w:pPr>
      <w:ins w:id="4064" w:author="Summer 2023 updates" w:date="2024-07-31T13:42:00Z">
        <w:r>
          <w:rPr>
            <w:rFonts w:eastAsia="Garamond" w:cs="Garamond"/>
          </w:rPr>
          <w:t>SOC-226 Gender and Globalization</w:t>
        </w:r>
      </w:ins>
    </w:p>
    <w:p w14:paraId="540EF246" w14:textId="77777777" w:rsidR="00C761A9" w:rsidRDefault="00C761A9" w:rsidP="00C761A9">
      <w:pPr>
        <w:spacing w:after="0"/>
        <w:ind w:left="180" w:hanging="180"/>
        <w:rPr>
          <w:ins w:id="4065" w:author="Summer 2023 updates" w:date="2024-07-31T13:42:00Z"/>
          <w:rFonts w:eastAsia="Garamond" w:cs="Garamond"/>
        </w:rPr>
      </w:pPr>
      <w:ins w:id="4066" w:author="Summer 2023 updates" w:date="2024-07-31T13:42:00Z">
        <w:r>
          <w:rPr>
            <w:rFonts w:eastAsia="Garamond" w:cs="Garamond"/>
          </w:rPr>
          <w:t>SOC-235 Methods of Sociological Research (WE)</w:t>
        </w:r>
      </w:ins>
    </w:p>
    <w:p w14:paraId="021DCC02" w14:textId="7666D306" w:rsidR="00C761A9" w:rsidRDefault="00C761A9" w:rsidP="00C761A9">
      <w:pPr>
        <w:spacing w:after="0"/>
        <w:ind w:left="180" w:hanging="180"/>
        <w:rPr>
          <w:ins w:id="4067" w:author="Summer 2023 updates" w:date="2024-07-31T13:42:00Z"/>
          <w:rFonts w:eastAsia="Garamond" w:cs="Garamond"/>
        </w:rPr>
      </w:pPr>
      <w:ins w:id="4068" w:author="Summer 2023 updates" w:date="2024-07-31T13:42:00Z">
        <w:r>
          <w:rPr>
            <w:rFonts w:eastAsia="Garamond" w:cs="Garamond"/>
          </w:rPr>
          <w:t>SOC-236 Topics in Sociology: Non-Western</w:t>
        </w:r>
        <w:r w:rsidR="00F51737">
          <w:rPr>
            <w:rFonts w:eastAsia="Garamond" w:cs="Garamond"/>
          </w:rPr>
          <w:t xml:space="preserve"> </w:t>
        </w:r>
        <w:r>
          <w:rPr>
            <w:rFonts w:eastAsia="Garamond" w:cs="Garamond"/>
          </w:rPr>
          <w:t>Perspectives</w:t>
        </w:r>
      </w:ins>
    </w:p>
    <w:p w14:paraId="4C280D4B" w14:textId="77777777" w:rsidR="00C761A9" w:rsidRDefault="00C761A9" w:rsidP="00C761A9">
      <w:pPr>
        <w:spacing w:after="0"/>
        <w:ind w:left="180" w:hanging="180"/>
        <w:rPr>
          <w:ins w:id="4069" w:author="Summer 2023 updates" w:date="2024-07-31T13:42:00Z"/>
          <w:rFonts w:eastAsia="Garamond" w:cs="Garamond"/>
        </w:rPr>
      </w:pPr>
      <w:ins w:id="4070" w:author="Summer 2023 updates" w:date="2024-07-31T13:42:00Z">
        <w:r>
          <w:rPr>
            <w:rFonts w:eastAsia="Garamond" w:cs="Garamond"/>
          </w:rPr>
          <w:t>SOC-237 Topics in Sociology: United States Pluralism</w:t>
        </w:r>
      </w:ins>
    </w:p>
    <w:p w14:paraId="3792C24D" w14:textId="77777777" w:rsidR="00C761A9" w:rsidRDefault="00C761A9" w:rsidP="00C761A9">
      <w:pPr>
        <w:spacing w:after="0"/>
        <w:ind w:left="180" w:hanging="180"/>
        <w:rPr>
          <w:ins w:id="4071" w:author="Summer 2023 updates" w:date="2024-07-31T13:42:00Z"/>
          <w:rFonts w:eastAsia="Garamond" w:cs="Garamond"/>
        </w:rPr>
      </w:pPr>
      <w:ins w:id="4072" w:author="Summer 2023 updates" w:date="2024-07-31T13:42:00Z">
        <w:r>
          <w:rPr>
            <w:rFonts w:eastAsia="Garamond" w:cs="Garamond"/>
          </w:rPr>
          <w:t>SOC-238 Topics in Sociology: Diverse Western Perspectives</w:t>
        </w:r>
      </w:ins>
    </w:p>
    <w:p w14:paraId="1434DC77" w14:textId="77777777" w:rsidR="00C761A9" w:rsidRDefault="00C761A9" w:rsidP="00C761A9">
      <w:pPr>
        <w:spacing w:after="0"/>
        <w:ind w:left="180" w:hanging="180"/>
        <w:rPr>
          <w:ins w:id="4073" w:author="Summer 2023 updates" w:date="2024-07-31T13:42:00Z"/>
          <w:rFonts w:eastAsia="Garamond" w:cs="Garamond"/>
        </w:rPr>
      </w:pPr>
      <w:ins w:id="4074" w:author="Summer 2023 updates" w:date="2024-07-31T13:42:00Z">
        <w:r>
          <w:rPr>
            <w:rFonts w:eastAsia="Garamond" w:cs="Garamond"/>
          </w:rPr>
          <w:t>SOC-247 Sociology of Race</w:t>
        </w:r>
      </w:ins>
    </w:p>
    <w:p w14:paraId="4AFA8890" w14:textId="77777777" w:rsidR="00C761A9" w:rsidRDefault="00C761A9" w:rsidP="00C761A9">
      <w:pPr>
        <w:rPr>
          <w:ins w:id="4075"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923" w:space="144"/>
            <w:col w:w="5013" w:space="0"/>
          </w:cols>
        </w:sectPr>
      </w:pPr>
      <w:ins w:id="4076" w:author="Summer 2023 updates" w:date="2024-07-31T13:42:00Z">
        <w:r>
          <w:br w:type="page"/>
        </w:r>
      </w:ins>
    </w:p>
    <w:p w14:paraId="0855D328" w14:textId="77777777" w:rsidR="00C761A9" w:rsidRDefault="00C761A9" w:rsidP="00C761A9">
      <w:pPr>
        <w:spacing w:after="0"/>
        <w:rPr>
          <w:ins w:id="4077" w:author="Summer 2023 updates" w:date="2024-07-31T13:42:00Z"/>
          <w:rFonts w:eastAsia="Garamond" w:cs="Garamond"/>
          <w:b/>
          <w:i/>
          <w:u w:val="single"/>
        </w:rPr>
      </w:pPr>
      <w:ins w:id="4078" w:author="Summer 2023 updates" w:date="2024-07-31T13:42:00Z">
        <w:r>
          <w:rPr>
            <w:rFonts w:eastAsia="Garamond" w:cs="Garamond"/>
            <w:b/>
            <w:i/>
            <w:u w:val="single"/>
          </w:rPr>
          <w:t>Diversity, Equity, and Inclusion</w:t>
        </w:r>
      </w:ins>
    </w:p>
    <w:p w14:paraId="5F926D03" w14:textId="77777777" w:rsidR="00C761A9" w:rsidRDefault="00C761A9" w:rsidP="00C761A9">
      <w:pPr>
        <w:spacing w:after="0"/>
        <w:rPr>
          <w:ins w:id="4079" w:author="Summer 2023 updates" w:date="2024-07-31T13:42:00Z"/>
          <w:rFonts w:eastAsia="Garamond" w:cs="Garamond"/>
        </w:rPr>
      </w:pPr>
    </w:p>
    <w:p w14:paraId="0F6CF0DF" w14:textId="77777777" w:rsidR="00C761A9" w:rsidRDefault="00C761A9" w:rsidP="00C761A9">
      <w:pPr>
        <w:spacing w:after="0"/>
        <w:rPr>
          <w:ins w:id="4080" w:author="Summer 2023 updates" w:date="2024-07-31T13:42:00Z"/>
          <w:rFonts w:eastAsia="Garamond" w:cs="Garamond"/>
          <w:i/>
        </w:rPr>
      </w:pPr>
      <w:ins w:id="4081" w:author="Summer 2023 updates" w:date="2024-07-31T13:42:00Z">
        <w:r>
          <w:rPr>
            <w:rFonts w:eastAsia="Garamond" w:cs="Garamond"/>
            <w:i/>
          </w:rPr>
          <w:t>These courses explore the nature of social identities in the context of social structures and social change to critically examine and reflect on issues of power, privilege, discrimination, equity, and inclusivity. Students will be able to:</w:t>
        </w:r>
      </w:ins>
    </w:p>
    <w:p w14:paraId="61615A40" w14:textId="77777777" w:rsidR="00C761A9" w:rsidRDefault="00C761A9" w:rsidP="00C761A9">
      <w:pPr>
        <w:spacing w:after="0"/>
        <w:rPr>
          <w:ins w:id="4082" w:author="Summer 2023 updates" w:date="2024-07-31T13:42:00Z"/>
          <w:rFonts w:eastAsia="Garamond" w:cs="Garamond"/>
        </w:rPr>
      </w:pPr>
    </w:p>
    <w:p w14:paraId="6ED02EC6" w14:textId="77777777" w:rsidR="00C761A9" w:rsidRDefault="00C761A9" w:rsidP="00E500FB">
      <w:pPr>
        <w:numPr>
          <w:ilvl w:val="0"/>
          <w:numId w:val="162"/>
        </w:numPr>
        <w:pBdr>
          <w:top w:val="nil"/>
          <w:left w:val="nil"/>
          <w:bottom w:val="nil"/>
          <w:right w:val="nil"/>
          <w:between w:val="nil"/>
        </w:pBdr>
        <w:spacing w:after="0" w:line="259" w:lineRule="auto"/>
        <w:rPr>
          <w:ins w:id="4083" w:author="Summer 2023 updates" w:date="2024-07-31T13:42:00Z"/>
          <w:rFonts w:eastAsia="Garamond" w:cs="Garamond"/>
          <w:b/>
          <w:color w:val="000000"/>
        </w:rPr>
      </w:pPr>
      <w:ins w:id="4084" w:author="Summer 2023 updates" w:date="2024-07-31T13:42:00Z">
        <w:r>
          <w:rPr>
            <w:rFonts w:eastAsia="Garamond" w:cs="Garamond"/>
            <w:b/>
            <w:color w:val="000000"/>
          </w:rPr>
          <w:t>Express a critical understanding of how social differences due to race, nationality, ethnicity, class, ability, gender, sexuality, cultural, religious, and/or other markers of social identities impact life experiences, social relations, and social change.</w:t>
        </w:r>
      </w:ins>
    </w:p>
    <w:p w14:paraId="439F66DA" w14:textId="77777777" w:rsidR="00C761A9" w:rsidRDefault="00C761A9" w:rsidP="00E500FB">
      <w:pPr>
        <w:numPr>
          <w:ilvl w:val="0"/>
          <w:numId w:val="162"/>
        </w:numPr>
        <w:pBdr>
          <w:top w:val="nil"/>
          <w:left w:val="nil"/>
          <w:bottom w:val="nil"/>
          <w:right w:val="nil"/>
          <w:between w:val="nil"/>
        </w:pBdr>
        <w:spacing w:after="0" w:line="259" w:lineRule="auto"/>
        <w:rPr>
          <w:ins w:id="4085" w:author="Summer 2023 updates" w:date="2024-07-31T13:42:00Z"/>
          <w:rFonts w:eastAsia="Garamond" w:cs="Garamond"/>
          <w:b/>
          <w:color w:val="000000"/>
        </w:rPr>
      </w:pPr>
      <w:ins w:id="4086" w:author="Summer 2023 updates" w:date="2024-07-31T13:42:00Z">
        <w:r>
          <w:rPr>
            <w:rFonts w:eastAsia="Garamond" w:cs="Garamond"/>
            <w:b/>
            <w:color w:val="000000"/>
          </w:rPr>
          <w:t>Analyze and reflect on the systemic impact of power, privilege and discrimination in social structures and institutions.</w:t>
        </w:r>
      </w:ins>
    </w:p>
    <w:p w14:paraId="55399C06" w14:textId="77777777" w:rsidR="00C761A9" w:rsidRDefault="00C761A9" w:rsidP="00E500FB">
      <w:pPr>
        <w:numPr>
          <w:ilvl w:val="0"/>
          <w:numId w:val="162"/>
        </w:numPr>
        <w:pBdr>
          <w:top w:val="nil"/>
          <w:left w:val="nil"/>
          <w:bottom w:val="nil"/>
          <w:right w:val="nil"/>
          <w:between w:val="nil"/>
        </w:pBdr>
        <w:spacing w:after="0" w:line="259" w:lineRule="auto"/>
        <w:rPr>
          <w:ins w:id="4087"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4088" w:author="Summer 2023 updates" w:date="2024-07-31T13:42:00Z">
        <w:r>
          <w:rPr>
            <w:rFonts w:eastAsia="Garamond" w:cs="Garamond"/>
            <w:b/>
            <w:color w:val="000000"/>
          </w:rPr>
          <w:t>Identify and demonstrate understanding of practices of social accountability and inclusivity.</w:t>
        </w:r>
      </w:ins>
    </w:p>
    <w:p w14:paraId="1E23826D" w14:textId="77777777" w:rsidR="00C761A9" w:rsidRDefault="00C761A9" w:rsidP="00C761A9">
      <w:pPr>
        <w:spacing w:after="0"/>
        <w:rPr>
          <w:ins w:id="4089" w:author="Summer 2023 updates" w:date="2024-07-31T13:42:00Z"/>
          <w:rFonts w:eastAsia="Garamond" w:cs="Garamond"/>
        </w:rPr>
      </w:pPr>
    </w:p>
    <w:p w14:paraId="534F46D2" w14:textId="77777777" w:rsidR="00C761A9" w:rsidRDefault="00C761A9" w:rsidP="00C761A9">
      <w:pPr>
        <w:spacing w:after="0"/>
        <w:ind w:left="180" w:hanging="180"/>
        <w:rPr>
          <w:ins w:id="4090" w:author="Summer 2023 updates" w:date="2024-07-31T13:42:00Z"/>
          <w:rFonts w:eastAsia="Garamond" w:cs="Garamond"/>
        </w:rPr>
      </w:pPr>
      <w:ins w:id="4091" w:author="Summer 2023 updates" w:date="2024-07-31T13:42:00Z">
        <w:r>
          <w:rPr>
            <w:rFonts w:eastAsia="Garamond" w:cs="Garamond"/>
          </w:rPr>
          <w:t>AAM-107 Introduction to African-American Studies</w:t>
        </w:r>
      </w:ins>
    </w:p>
    <w:p w14:paraId="235CBB1C" w14:textId="77777777" w:rsidR="00C761A9" w:rsidRPr="00F006DC" w:rsidRDefault="00C761A9" w:rsidP="00C761A9">
      <w:pPr>
        <w:spacing w:after="0"/>
        <w:ind w:left="180" w:hanging="180"/>
        <w:rPr>
          <w:ins w:id="4092" w:author="Summer 2023 updates" w:date="2024-07-31T13:42:00Z"/>
          <w:rFonts w:eastAsia="Garamond" w:cs="Garamond"/>
        </w:rPr>
      </w:pPr>
      <w:ins w:id="4093" w:author="Summer 2023 updates" w:date="2024-07-31T13:42:00Z">
        <w:r>
          <w:rPr>
            <w:rFonts w:eastAsia="Garamond" w:cs="Garamond"/>
          </w:rPr>
          <w:t>AAM-137 African-American Literat</w:t>
        </w:r>
        <w:r w:rsidRPr="00F006DC">
          <w:rPr>
            <w:rFonts w:eastAsia="Garamond" w:cs="Garamond"/>
          </w:rPr>
          <w:t>ure (WE) (cross-listed with ENG-137)</w:t>
        </w:r>
      </w:ins>
    </w:p>
    <w:p w14:paraId="3782EC53" w14:textId="77777777" w:rsidR="00C761A9" w:rsidRDefault="00C761A9" w:rsidP="00C761A9">
      <w:pPr>
        <w:spacing w:after="0"/>
        <w:ind w:left="180" w:hanging="180"/>
        <w:rPr>
          <w:ins w:id="4094" w:author="Summer 2023 updates" w:date="2024-07-31T13:42:00Z"/>
          <w:rFonts w:eastAsia="Garamond" w:cs="Garamond"/>
        </w:rPr>
      </w:pPr>
      <w:ins w:id="4095" w:author="Summer 2023 updates" w:date="2024-07-31T13:42:00Z">
        <w:r>
          <w:rPr>
            <w:rFonts w:eastAsia="Garamond" w:cs="Garamond"/>
          </w:rPr>
          <w:t>AAM-217 Sport and Black Culture</w:t>
        </w:r>
      </w:ins>
    </w:p>
    <w:p w14:paraId="34B10D1C" w14:textId="77777777" w:rsidR="00C761A9" w:rsidRDefault="00C761A9" w:rsidP="00C761A9">
      <w:pPr>
        <w:spacing w:after="0"/>
        <w:ind w:left="180" w:hanging="180"/>
        <w:rPr>
          <w:ins w:id="4096" w:author="Summer 2023 updates" w:date="2024-07-31T13:42:00Z"/>
          <w:rFonts w:eastAsia="Garamond" w:cs="Garamond"/>
        </w:rPr>
      </w:pPr>
      <w:ins w:id="4097" w:author="Summer 2023 updates" w:date="2024-07-31T13:42:00Z">
        <w:r>
          <w:rPr>
            <w:rFonts w:eastAsia="Garamond" w:cs="Garamond"/>
          </w:rPr>
          <w:t>AAM-227 Blackness and Identity in America</w:t>
        </w:r>
      </w:ins>
    </w:p>
    <w:p w14:paraId="0750C6AA" w14:textId="77777777" w:rsidR="00C761A9" w:rsidRDefault="00C761A9" w:rsidP="00C761A9">
      <w:pPr>
        <w:spacing w:after="0"/>
        <w:ind w:left="180" w:hanging="180"/>
        <w:rPr>
          <w:ins w:id="4098" w:author="Summer 2023 updates" w:date="2024-07-31T13:42:00Z"/>
          <w:rFonts w:eastAsia="Garamond" w:cs="Garamond"/>
        </w:rPr>
      </w:pPr>
      <w:ins w:id="4099" w:author="Summer 2023 updates" w:date="2024-07-31T13:42:00Z">
        <w:r>
          <w:rPr>
            <w:rFonts w:eastAsia="Garamond" w:cs="Garamond"/>
          </w:rPr>
          <w:t>ARH-107 Gender and Art</w:t>
        </w:r>
      </w:ins>
    </w:p>
    <w:p w14:paraId="40E212EB" w14:textId="77777777" w:rsidR="00C761A9" w:rsidRPr="00663C5D" w:rsidRDefault="00C761A9" w:rsidP="00C761A9">
      <w:pPr>
        <w:spacing w:after="0"/>
        <w:ind w:left="180" w:hanging="180"/>
        <w:rPr>
          <w:ins w:id="4100" w:author="Summer 2023 updates" w:date="2024-07-31T13:42:00Z"/>
          <w:rFonts w:eastAsia="Garamond" w:cs="Garamond"/>
        </w:rPr>
      </w:pPr>
      <w:ins w:id="4101" w:author="Summer 2023 updates" w:date="2024-07-31T13:42:00Z">
        <w:r w:rsidRPr="00663C5D">
          <w:rPr>
            <w:rFonts w:eastAsia="Garamond" w:cs="Garamond"/>
          </w:rPr>
          <w:t>BUS-375 Business Ethics (WE)</w:t>
        </w:r>
      </w:ins>
    </w:p>
    <w:p w14:paraId="3BFC8CD3" w14:textId="77777777" w:rsidR="00C761A9" w:rsidRPr="00663C5D" w:rsidRDefault="00C761A9" w:rsidP="00C761A9">
      <w:pPr>
        <w:spacing w:after="0"/>
        <w:ind w:left="180" w:hanging="180"/>
        <w:rPr>
          <w:ins w:id="4102" w:author="Summer 2023 updates" w:date="2024-07-31T13:42:00Z"/>
          <w:rFonts w:eastAsia="Garamond" w:cs="Garamond"/>
        </w:rPr>
      </w:pPr>
      <w:ins w:id="4103" w:author="Summer 2023 updates" w:date="2024-07-31T13:42:00Z">
        <w:r w:rsidRPr="00663C5D">
          <w:rPr>
            <w:rFonts w:eastAsia="Garamond" w:cs="Garamond"/>
          </w:rPr>
          <w:t>COM-236 Intercultural Communication (WE)</w:t>
        </w:r>
      </w:ins>
    </w:p>
    <w:p w14:paraId="62B3511E" w14:textId="77777777" w:rsidR="00C761A9" w:rsidRPr="00663C5D" w:rsidRDefault="00C761A9" w:rsidP="00C761A9">
      <w:pPr>
        <w:spacing w:after="0"/>
        <w:ind w:left="180" w:hanging="180"/>
        <w:rPr>
          <w:ins w:id="4104" w:author="Summer 2023 updates" w:date="2024-07-31T13:42:00Z"/>
          <w:rFonts w:eastAsia="Garamond" w:cs="Garamond"/>
        </w:rPr>
      </w:pPr>
      <w:ins w:id="4105" w:author="Summer 2023 updates" w:date="2024-07-31T13:42:00Z">
        <w:r w:rsidRPr="00663C5D">
          <w:rPr>
            <w:rFonts w:eastAsia="Garamond" w:cs="Garamond"/>
          </w:rPr>
          <w:t>COM-357 Sex, Race, and Gender in the Media (WE)</w:t>
        </w:r>
      </w:ins>
    </w:p>
    <w:p w14:paraId="143BDD45" w14:textId="77777777" w:rsidR="00C761A9" w:rsidRPr="00663C5D" w:rsidRDefault="00C761A9" w:rsidP="00C761A9">
      <w:pPr>
        <w:spacing w:after="0"/>
        <w:ind w:left="180" w:hanging="180"/>
        <w:rPr>
          <w:ins w:id="4106" w:author="Summer 2023 updates" w:date="2024-07-31T13:42:00Z"/>
          <w:rFonts w:eastAsia="Garamond" w:cs="Garamond"/>
        </w:rPr>
      </w:pPr>
      <w:ins w:id="4107" w:author="Summer 2023 updates" w:date="2024-07-31T13:42:00Z">
        <w:r w:rsidRPr="00663C5D">
          <w:rPr>
            <w:rFonts w:eastAsia="Garamond" w:cs="Garamond"/>
          </w:rPr>
          <w:t>COM-361 Communication &amp; Social Change</w:t>
        </w:r>
      </w:ins>
    </w:p>
    <w:p w14:paraId="57A44CB9" w14:textId="77777777" w:rsidR="00C761A9" w:rsidRPr="00663C5D" w:rsidRDefault="00C761A9" w:rsidP="00C761A9">
      <w:pPr>
        <w:spacing w:after="0"/>
        <w:ind w:left="180" w:hanging="180"/>
        <w:rPr>
          <w:ins w:id="4108" w:author="Summer 2023 updates" w:date="2024-07-31T13:42:00Z"/>
          <w:rFonts w:eastAsia="Garamond" w:cs="Garamond"/>
        </w:rPr>
      </w:pPr>
      <w:ins w:id="4109" w:author="Summer 2023 updates" w:date="2024-07-31T13:42:00Z">
        <w:r w:rsidRPr="00663C5D">
          <w:rPr>
            <w:rFonts w:eastAsia="Garamond" w:cs="Garamond"/>
          </w:rPr>
          <w:t>COM-362 U.S. Public Address (WE)</w:t>
        </w:r>
      </w:ins>
    </w:p>
    <w:p w14:paraId="552038F0" w14:textId="77777777" w:rsidR="00C761A9" w:rsidRPr="00663C5D" w:rsidRDefault="00C761A9" w:rsidP="00C761A9">
      <w:pPr>
        <w:spacing w:after="0"/>
        <w:ind w:left="180" w:hanging="180"/>
        <w:rPr>
          <w:ins w:id="4110" w:author="Summer 2023 updates" w:date="2024-07-31T13:42:00Z"/>
          <w:rFonts w:eastAsia="Garamond" w:cs="Garamond"/>
        </w:rPr>
      </w:pPr>
      <w:ins w:id="4111" w:author="Summer 2023 updates" w:date="2024-07-31T13:42:00Z">
        <w:r w:rsidRPr="00663C5D">
          <w:rPr>
            <w:rFonts w:eastAsia="Garamond" w:cs="Garamond"/>
          </w:rPr>
          <w:t>EDU-105 Educational Foundations (WE)</w:t>
        </w:r>
      </w:ins>
    </w:p>
    <w:p w14:paraId="50351FF6" w14:textId="77777777" w:rsidR="00C761A9" w:rsidRPr="00663C5D" w:rsidRDefault="00C761A9" w:rsidP="00C761A9">
      <w:pPr>
        <w:spacing w:after="0"/>
        <w:ind w:left="180" w:hanging="180"/>
        <w:rPr>
          <w:ins w:id="4112" w:author="Summer 2023 updates" w:date="2024-07-31T13:42:00Z"/>
          <w:rFonts w:eastAsia="Garamond" w:cs="Garamond"/>
        </w:rPr>
      </w:pPr>
      <w:ins w:id="4113" w:author="Summer 2023 updates" w:date="2024-07-31T13:42:00Z">
        <w:r w:rsidRPr="00663C5D">
          <w:rPr>
            <w:rFonts w:eastAsia="Garamond" w:cs="Garamond"/>
          </w:rPr>
          <w:t>EDU-117 Exceptional Learners</w:t>
        </w:r>
      </w:ins>
    </w:p>
    <w:p w14:paraId="2117F2DE" w14:textId="77777777" w:rsidR="00C761A9" w:rsidRPr="00663C5D" w:rsidRDefault="00C761A9" w:rsidP="00C761A9">
      <w:pPr>
        <w:spacing w:after="0"/>
        <w:ind w:left="180" w:hanging="180"/>
        <w:rPr>
          <w:ins w:id="4114" w:author="Summer 2023 updates" w:date="2024-07-31T13:42:00Z"/>
          <w:rFonts w:eastAsia="Garamond" w:cs="Garamond"/>
        </w:rPr>
      </w:pPr>
      <w:ins w:id="4115" w:author="Summer 2023 updates" w:date="2024-07-31T13:42:00Z">
        <w:r w:rsidRPr="00663C5D">
          <w:rPr>
            <w:rFonts w:eastAsia="Garamond" w:cs="Garamond"/>
          </w:rPr>
          <w:t>EDU-187 Human Relations (WE)</w:t>
        </w:r>
      </w:ins>
    </w:p>
    <w:p w14:paraId="2ECCE19A" w14:textId="77777777" w:rsidR="00C761A9" w:rsidRPr="00663C5D" w:rsidRDefault="00C761A9" w:rsidP="00C761A9">
      <w:pPr>
        <w:spacing w:after="0"/>
        <w:ind w:left="180" w:hanging="180"/>
        <w:rPr>
          <w:ins w:id="4116" w:author="Summer 2023 updates" w:date="2024-07-31T13:42:00Z"/>
          <w:rFonts w:eastAsia="Garamond" w:cs="Garamond"/>
        </w:rPr>
      </w:pPr>
      <w:ins w:id="4117" w:author="Summer 2023 updates" w:date="2024-07-31T13:42:00Z">
        <w:r w:rsidRPr="00663C5D">
          <w:rPr>
            <w:rFonts w:eastAsia="Garamond" w:cs="Garamond"/>
          </w:rPr>
          <w:t>ENG-107 Exploring Literature: U.S. Pluralism</w:t>
        </w:r>
      </w:ins>
    </w:p>
    <w:p w14:paraId="04F79835" w14:textId="77777777" w:rsidR="00C761A9" w:rsidRPr="00663C5D" w:rsidRDefault="00C761A9" w:rsidP="00C761A9">
      <w:pPr>
        <w:spacing w:after="0"/>
        <w:ind w:left="180" w:hanging="180"/>
        <w:rPr>
          <w:ins w:id="4118" w:author="Summer 2023 updates" w:date="2024-07-31T13:42:00Z"/>
          <w:rFonts w:eastAsia="Garamond" w:cs="Garamond"/>
        </w:rPr>
      </w:pPr>
      <w:ins w:id="4119" w:author="Summer 2023 updates" w:date="2024-07-31T13:42:00Z">
        <w:r w:rsidRPr="00663C5D">
          <w:rPr>
            <w:rFonts w:eastAsia="Garamond" w:cs="Garamond"/>
          </w:rPr>
          <w:t>ENG-108 Exploring Literature: Diverse Western Perspectives</w:t>
        </w:r>
      </w:ins>
    </w:p>
    <w:p w14:paraId="2996D2C4" w14:textId="77777777" w:rsidR="00C761A9" w:rsidRPr="00663C5D" w:rsidRDefault="00C761A9" w:rsidP="00C761A9">
      <w:pPr>
        <w:spacing w:after="0"/>
        <w:ind w:left="180" w:hanging="180"/>
        <w:rPr>
          <w:ins w:id="4120" w:author="Summer 2023 updates" w:date="2024-07-31T13:42:00Z"/>
          <w:rFonts w:eastAsia="Garamond" w:cs="Garamond"/>
        </w:rPr>
      </w:pPr>
      <w:ins w:id="4121" w:author="Summer 2023 updates" w:date="2024-07-31T13:42:00Z">
        <w:r w:rsidRPr="00663C5D">
          <w:rPr>
            <w:rFonts w:eastAsia="Garamond" w:cs="Garamond"/>
          </w:rPr>
          <w:t>ENG-112 Environmental Humanities</w:t>
        </w:r>
      </w:ins>
    </w:p>
    <w:p w14:paraId="32BDF630" w14:textId="77777777" w:rsidR="00F51737" w:rsidRPr="00663C5D" w:rsidRDefault="00F51737" w:rsidP="00F51737">
      <w:pPr>
        <w:spacing w:after="0"/>
        <w:ind w:left="180" w:hanging="180"/>
        <w:rPr>
          <w:ins w:id="4122" w:author="Summer 2023 updates" w:date="2024-07-31T13:42:00Z"/>
          <w:rFonts w:eastAsia="Garamond" w:cs="Garamond"/>
        </w:rPr>
      </w:pPr>
      <w:ins w:id="4123" w:author="Summer 2023 updates" w:date="2024-07-31T13:42:00Z">
        <w:r w:rsidRPr="00663C5D">
          <w:rPr>
            <w:rFonts w:eastAsia="Garamond" w:cs="Garamond"/>
          </w:rPr>
          <w:t>ENG-117 Asian American Literature (WE)</w:t>
        </w:r>
      </w:ins>
    </w:p>
    <w:p w14:paraId="1A2074CF" w14:textId="77777777" w:rsidR="00C761A9" w:rsidRPr="00663C5D" w:rsidRDefault="00C761A9" w:rsidP="00C761A9">
      <w:pPr>
        <w:spacing w:after="0"/>
        <w:ind w:left="180" w:hanging="180"/>
        <w:rPr>
          <w:ins w:id="4124" w:author="Summer 2023 updates" w:date="2024-07-31T13:42:00Z"/>
          <w:rFonts w:eastAsia="Garamond" w:cs="Garamond"/>
        </w:rPr>
      </w:pPr>
      <w:ins w:id="4125" w:author="Summer 2023 updates" w:date="2024-07-31T13:42:00Z">
        <w:r w:rsidRPr="00663C5D">
          <w:rPr>
            <w:rFonts w:eastAsia="Garamond" w:cs="Garamond"/>
          </w:rPr>
          <w:t xml:space="preserve">ENG-127 </w:t>
        </w:r>
        <w:r w:rsidRPr="0070394D">
          <w:rPr>
            <w:rFonts w:eastAsia="Garamond" w:cs="Garamond"/>
          </w:rPr>
          <w:t>Social Justice</w:t>
        </w:r>
        <w:r w:rsidRPr="00200EA6">
          <w:rPr>
            <w:rFonts w:eastAsia="Garamond" w:cs="Garamond"/>
            <w:color w:val="00B0F0"/>
          </w:rPr>
          <w:t xml:space="preserve"> </w:t>
        </w:r>
        <w:r w:rsidRPr="00663C5D">
          <w:rPr>
            <w:rFonts w:eastAsia="Garamond" w:cs="Garamond"/>
          </w:rPr>
          <w:t>and Literature (WE)</w:t>
        </w:r>
      </w:ins>
    </w:p>
    <w:p w14:paraId="7E0CF848" w14:textId="77777777" w:rsidR="00C761A9" w:rsidRPr="0070394D" w:rsidRDefault="00C761A9" w:rsidP="00C761A9">
      <w:pPr>
        <w:spacing w:after="0"/>
        <w:ind w:left="180" w:hanging="180"/>
        <w:rPr>
          <w:ins w:id="4126" w:author="Summer 2023 updates" w:date="2024-07-31T13:42:00Z"/>
          <w:rFonts w:eastAsia="Garamond" w:cs="Garamond"/>
        </w:rPr>
      </w:pPr>
      <w:ins w:id="4127" w:author="Summer 2023 updates" w:date="2024-07-31T13:42:00Z">
        <w:r w:rsidRPr="00663C5D">
          <w:rPr>
            <w:rFonts w:eastAsia="Garamond" w:cs="Garamond"/>
          </w:rPr>
          <w:t>ENG-137 African American Literature (WE)</w:t>
        </w:r>
        <w:r w:rsidRPr="0070394D">
          <w:rPr>
            <w:rFonts w:eastAsia="Garamond" w:cs="Garamond"/>
          </w:rPr>
          <w:t xml:space="preserve"> (cross-listed with AAM-137)</w:t>
        </w:r>
      </w:ins>
    </w:p>
    <w:p w14:paraId="529DDC4A" w14:textId="77777777" w:rsidR="00C761A9" w:rsidRPr="00663C5D" w:rsidRDefault="00C761A9" w:rsidP="00C761A9">
      <w:pPr>
        <w:spacing w:after="0"/>
        <w:ind w:left="180" w:hanging="180"/>
        <w:rPr>
          <w:ins w:id="4128" w:author="Summer 2023 updates" w:date="2024-07-31T13:42:00Z"/>
          <w:rFonts w:eastAsia="Garamond" w:cs="Garamond"/>
        </w:rPr>
      </w:pPr>
      <w:ins w:id="4129" w:author="Summer 2023 updates" w:date="2024-07-31T13:42:00Z">
        <w:r w:rsidRPr="00663C5D">
          <w:rPr>
            <w:rFonts w:eastAsia="Garamond" w:cs="Garamond"/>
          </w:rPr>
          <w:t>ENG-146 Introduction to Postcolonial Literature (WE)</w:t>
        </w:r>
      </w:ins>
    </w:p>
    <w:p w14:paraId="0D18DFB9" w14:textId="77777777" w:rsidR="00C761A9" w:rsidRPr="00663C5D" w:rsidRDefault="00C761A9" w:rsidP="00C761A9">
      <w:pPr>
        <w:spacing w:after="0"/>
        <w:ind w:left="180" w:hanging="180"/>
        <w:rPr>
          <w:ins w:id="4130" w:author="Summer 2023 updates" w:date="2024-07-31T13:42:00Z"/>
          <w:rFonts w:eastAsia="Garamond" w:cs="Garamond"/>
        </w:rPr>
      </w:pPr>
      <w:ins w:id="4131" w:author="Summer 2023 updates" w:date="2024-07-31T13:42:00Z">
        <w:r w:rsidRPr="00663C5D">
          <w:rPr>
            <w:rFonts w:eastAsia="Garamond" w:cs="Garamond"/>
          </w:rPr>
          <w:t>ENG-157 Latinx/Chicanx Literature (WE)</w:t>
        </w:r>
      </w:ins>
    </w:p>
    <w:p w14:paraId="0E4B71B6" w14:textId="77777777" w:rsidR="00C761A9" w:rsidRPr="00663C5D" w:rsidRDefault="00C761A9" w:rsidP="00C761A9">
      <w:pPr>
        <w:spacing w:after="0"/>
        <w:ind w:left="180" w:hanging="180"/>
        <w:rPr>
          <w:ins w:id="4132" w:author="Summer 2023 updates" w:date="2024-07-31T13:42:00Z"/>
          <w:rFonts w:eastAsia="Garamond" w:cs="Garamond"/>
        </w:rPr>
      </w:pPr>
      <w:ins w:id="4133" w:author="Summer 2023 updates" w:date="2024-07-31T13:42:00Z">
        <w:r w:rsidRPr="00663C5D">
          <w:rPr>
            <w:rFonts w:eastAsia="Garamond" w:cs="Garamond"/>
          </w:rPr>
          <w:t>ENG-206 Gender and Literature: Non-Western Perspectives (WE)</w:t>
        </w:r>
      </w:ins>
    </w:p>
    <w:p w14:paraId="7F55FAC0" w14:textId="77777777" w:rsidR="00C761A9" w:rsidRPr="00663C5D" w:rsidRDefault="00C761A9" w:rsidP="00C761A9">
      <w:pPr>
        <w:spacing w:after="0"/>
        <w:ind w:left="180" w:hanging="180"/>
        <w:rPr>
          <w:ins w:id="4134" w:author="Summer 2023 updates" w:date="2024-07-31T13:42:00Z"/>
          <w:rFonts w:eastAsia="Garamond" w:cs="Garamond"/>
        </w:rPr>
      </w:pPr>
      <w:ins w:id="4135" w:author="Summer 2023 updates" w:date="2024-07-31T13:42:00Z">
        <w:r w:rsidRPr="00663C5D">
          <w:rPr>
            <w:rFonts w:eastAsia="Garamond" w:cs="Garamond"/>
          </w:rPr>
          <w:t>ENG-207 Gender and Literature: United States Pluralism (WE)</w:t>
        </w:r>
      </w:ins>
    </w:p>
    <w:p w14:paraId="20819B54" w14:textId="77777777" w:rsidR="00C761A9" w:rsidRPr="00663C5D" w:rsidRDefault="00C761A9" w:rsidP="00C761A9">
      <w:pPr>
        <w:spacing w:after="0"/>
        <w:ind w:left="180" w:hanging="180"/>
        <w:rPr>
          <w:ins w:id="4136" w:author="Summer 2023 updates" w:date="2024-07-31T13:42:00Z"/>
          <w:rFonts w:eastAsia="Garamond" w:cs="Garamond"/>
        </w:rPr>
      </w:pPr>
      <w:ins w:id="4137" w:author="Summer 2023 updates" w:date="2024-07-31T13:42:00Z">
        <w:r w:rsidRPr="00663C5D">
          <w:rPr>
            <w:rFonts w:eastAsia="Garamond" w:cs="Garamond"/>
          </w:rPr>
          <w:t>ENG-208 Gender and Literature: Diverse Western Perspectives (WE)</w:t>
        </w:r>
      </w:ins>
    </w:p>
    <w:p w14:paraId="2730977F" w14:textId="77777777" w:rsidR="00C761A9" w:rsidRPr="00663C5D" w:rsidRDefault="00C761A9" w:rsidP="00C761A9">
      <w:pPr>
        <w:spacing w:after="0"/>
        <w:ind w:left="180" w:hanging="180"/>
        <w:rPr>
          <w:ins w:id="4138" w:author="Summer 2023 updates" w:date="2024-07-31T13:42:00Z"/>
          <w:rFonts w:eastAsia="Garamond" w:cs="Garamond"/>
        </w:rPr>
      </w:pPr>
      <w:ins w:id="4139" w:author="Summer 2023 updates" w:date="2024-07-31T13:42:00Z">
        <w:r w:rsidRPr="00663C5D">
          <w:rPr>
            <w:rFonts w:eastAsia="Garamond" w:cs="Garamond"/>
          </w:rPr>
          <w:t>FRE-158 France and the Francophone World</w:t>
        </w:r>
      </w:ins>
    </w:p>
    <w:p w14:paraId="0E309C89" w14:textId="77777777" w:rsidR="00C761A9" w:rsidRPr="00663C5D" w:rsidRDefault="00C761A9" w:rsidP="00C761A9">
      <w:pPr>
        <w:spacing w:after="0"/>
        <w:ind w:left="180" w:hanging="180"/>
        <w:rPr>
          <w:ins w:id="4140" w:author="Summer 2023 updates" w:date="2024-07-31T13:42:00Z"/>
          <w:rFonts w:eastAsia="Garamond" w:cs="Garamond"/>
        </w:rPr>
      </w:pPr>
      <w:ins w:id="4141" w:author="Summer 2023 updates" w:date="2024-07-31T13:42:00Z">
        <w:r w:rsidRPr="00663C5D">
          <w:rPr>
            <w:rFonts w:eastAsia="Garamond" w:cs="Garamond"/>
          </w:rPr>
          <w:t>FRE-446 Francophone Voices (WE)</w:t>
        </w:r>
      </w:ins>
    </w:p>
    <w:p w14:paraId="79F1EC7D" w14:textId="77777777" w:rsidR="00C761A9" w:rsidRPr="00663C5D" w:rsidRDefault="00C761A9" w:rsidP="00C761A9">
      <w:pPr>
        <w:spacing w:after="0"/>
        <w:ind w:left="180" w:hanging="180"/>
        <w:rPr>
          <w:ins w:id="4142" w:author="Summer 2023 updates" w:date="2024-07-31T13:42:00Z"/>
          <w:rFonts w:eastAsia="Garamond" w:cs="Garamond"/>
        </w:rPr>
      </w:pPr>
      <w:ins w:id="4143" w:author="Summer 2023 updates" w:date="2024-07-31T13:42:00Z">
        <w:r w:rsidRPr="00663C5D">
          <w:rPr>
            <w:rFonts w:eastAsia="Garamond" w:cs="Garamond"/>
          </w:rPr>
          <w:t>GS-107</w:t>
        </w:r>
        <w:r w:rsidRPr="00663C5D">
          <w:rPr>
            <w:rFonts w:eastAsia="Garamond" w:cs="Garamond"/>
          </w:rPr>
          <w:tab/>
          <w:t>Introduction to Gender and Sexuality Studies (WE)</w:t>
        </w:r>
      </w:ins>
    </w:p>
    <w:p w14:paraId="510A6481" w14:textId="77777777" w:rsidR="00C761A9" w:rsidRPr="00663C5D" w:rsidRDefault="00C761A9" w:rsidP="00C761A9">
      <w:pPr>
        <w:spacing w:after="0"/>
        <w:ind w:left="180" w:hanging="180"/>
        <w:rPr>
          <w:ins w:id="4144" w:author="Summer 2023 updates" w:date="2024-07-31T13:42:00Z"/>
          <w:rFonts w:eastAsia="Garamond" w:cs="Garamond"/>
        </w:rPr>
      </w:pPr>
      <w:ins w:id="4145" w:author="Summer 2023 updates" w:date="2024-07-31T13:42:00Z">
        <w:r w:rsidRPr="00663C5D">
          <w:rPr>
            <w:rFonts w:eastAsia="Garamond" w:cs="Garamond"/>
          </w:rPr>
          <w:t>GS-136</w:t>
        </w:r>
        <w:r w:rsidRPr="00663C5D">
          <w:rPr>
            <w:rFonts w:eastAsia="Garamond" w:cs="Garamond"/>
          </w:rPr>
          <w:tab/>
          <w:t>Gender in the Non-Western World</w:t>
        </w:r>
      </w:ins>
    </w:p>
    <w:p w14:paraId="16BE94B0" w14:textId="77777777" w:rsidR="00C761A9" w:rsidRPr="00663C5D" w:rsidRDefault="00C761A9" w:rsidP="00C761A9">
      <w:pPr>
        <w:spacing w:after="0"/>
        <w:ind w:left="180" w:hanging="180"/>
        <w:rPr>
          <w:ins w:id="4146" w:author="Summer 2023 updates" w:date="2024-07-31T13:42:00Z"/>
          <w:rFonts w:eastAsia="Garamond" w:cs="Garamond"/>
        </w:rPr>
      </w:pPr>
      <w:ins w:id="4147" w:author="Summer 2023 updates" w:date="2024-07-31T13:42:00Z">
        <w:r w:rsidRPr="00663C5D">
          <w:rPr>
            <w:rFonts w:eastAsia="Garamond" w:cs="Garamond"/>
          </w:rPr>
          <w:t>GS-247</w:t>
        </w:r>
        <w:r w:rsidRPr="00663C5D">
          <w:rPr>
            <w:rFonts w:eastAsia="Garamond" w:cs="Garamond"/>
          </w:rPr>
          <w:tab/>
          <w:t>Gender and Sexuality Studies Symposium</w:t>
        </w:r>
      </w:ins>
    </w:p>
    <w:p w14:paraId="423755F6" w14:textId="4E2D72C8" w:rsidR="00C761A9" w:rsidRPr="00663C5D" w:rsidRDefault="00C761A9" w:rsidP="00C761A9">
      <w:pPr>
        <w:spacing w:after="0"/>
        <w:ind w:left="180" w:hanging="180"/>
        <w:rPr>
          <w:ins w:id="4148" w:author="Summer 2023 updates" w:date="2024-07-31T13:42:00Z"/>
          <w:rFonts w:eastAsia="Garamond" w:cs="Garamond"/>
        </w:rPr>
      </w:pPr>
      <w:ins w:id="4149" w:author="Summer 2023 updates" w:date="2024-07-31T13:42:00Z">
        <w:r w:rsidRPr="00663C5D">
          <w:rPr>
            <w:rFonts w:eastAsia="Garamond" w:cs="Garamond"/>
          </w:rPr>
          <w:t>GS-327</w:t>
        </w:r>
        <w:r w:rsidRPr="00663C5D">
          <w:rPr>
            <w:rFonts w:eastAsia="Garamond" w:cs="Garamond"/>
          </w:rPr>
          <w:tab/>
          <w:t>Theory and Methods in Gender and</w:t>
        </w:r>
        <w:r w:rsidR="00520784">
          <w:rPr>
            <w:rFonts w:eastAsia="Garamond" w:cs="Garamond"/>
          </w:rPr>
          <w:t xml:space="preserve"> </w:t>
        </w:r>
        <w:r w:rsidRPr="00663C5D">
          <w:rPr>
            <w:rFonts w:eastAsia="Garamond" w:cs="Garamond"/>
          </w:rPr>
          <w:t>Sexuality Studies (WE)</w:t>
        </w:r>
      </w:ins>
    </w:p>
    <w:p w14:paraId="5FE999C7" w14:textId="77777777" w:rsidR="00C761A9" w:rsidRPr="00663C5D" w:rsidRDefault="00C761A9" w:rsidP="00C761A9">
      <w:pPr>
        <w:spacing w:after="0"/>
        <w:ind w:left="180" w:hanging="180"/>
        <w:rPr>
          <w:ins w:id="4150" w:author="Summer 2023 updates" w:date="2024-07-31T13:42:00Z"/>
          <w:rFonts w:eastAsia="Garamond" w:cs="Garamond"/>
        </w:rPr>
      </w:pPr>
      <w:ins w:id="4151" w:author="Summer 2023 updates" w:date="2024-07-31T13:42:00Z">
        <w:r w:rsidRPr="00663C5D">
          <w:rPr>
            <w:rFonts w:eastAsia="Garamond" w:cs="Garamond"/>
          </w:rPr>
          <w:t>HIS-257 Native American History (WE)</w:t>
        </w:r>
      </w:ins>
    </w:p>
    <w:p w14:paraId="1FBD5836" w14:textId="77777777" w:rsidR="00C761A9" w:rsidRPr="00663C5D" w:rsidRDefault="00C761A9" w:rsidP="00C761A9">
      <w:pPr>
        <w:spacing w:after="0"/>
        <w:ind w:left="180" w:hanging="180"/>
        <w:rPr>
          <w:ins w:id="4152" w:author="Summer 2023 updates" w:date="2024-07-31T13:42:00Z"/>
          <w:rFonts w:eastAsia="Garamond" w:cs="Garamond"/>
        </w:rPr>
      </w:pPr>
      <w:ins w:id="4153" w:author="Summer 2023 updates" w:date="2024-07-31T13:42:00Z">
        <w:r w:rsidRPr="00663C5D">
          <w:rPr>
            <w:rFonts w:eastAsia="Garamond" w:cs="Garamond"/>
          </w:rPr>
          <w:t>HIS-297 Women in America (WE)</w:t>
        </w:r>
      </w:ins>
    </w:p>
    <w:p w14:paraId="3DEDDF31" w14:textId="77777777" w:rsidR="00C761A9" w:rsidRPr="00663C5D" w:rsidRDefault="00C761A9" w:rsidP="00C761A9">
      <w:pPr>
        <w:spacing w:after="0"/>
        <w:ind w:left="180" w:hanging="180"/>
        <w:rPr>
          <w:ins w:id="4154" w:author="Summer 2023 updates" w:date="2024-07-31T13:42:00Z"/>
          <w:rFonts w:eastAsia="Garamond" w:cs="Garamond"/>
        </w:rPr>
      </w:pPr>
      <w:ins w:id="4155" w:author="Summer 2023 updates" w:date="2024-07-31T13:42:00Z">
        <w:r w:rsidRPr="00663C5D">
          <w:rPr>
            <w:rFonts w:eastAsia="Garamond" w:cs="Garamond"/>
          </w:rPr>
          <w:t>HIS-347 African American History (WE)</w:t>
        </w:r>
      </w:ins>
    </w:p>
    <w:p w14:paraId="3EC0D4A8" w14:textId="77777777" w:rsidR="00A3027F" w:rsidRDefault="00A3027F" w:rsidP="00C761A9">
      <w:pPr>
        <w:spacing w:after="0"/>
        <w:ind w:left="180" w:hanging="180"/>
        <w:rPr>
          <w:ins w:id="4156" w:author="Summer 2023 updates" w:date="2024-07-31T13:42:00Z"/>
          <w:rFonts w:eastAsia="Garamond" w:cs="Garamond"/>
        </w:rPr>
      </w:pPr>
    </w:p>
    <w:p w14:paraId="699830E4" w14:textId="6116B23E" w:rsidR="00C761A9" w:rsidRPr="00663C5D" w:rsidRDefault="00C761A9" w:rsidP="00C761A9">
      <w:pPr>
        <w:spacing w:after="0"/>
        <w:ind w:left="180" w:hanging="180"/>
        <w:rPr>
          <w:ins w:id="4157" w:author="Summer 2023 updates" w:date="2024-07-31T13:42:00Z"/>
          <w:rFonts w:eastAsia="Garamond" w:cs="Garamond"/>
        </w:rPr>
      </w:pPr>
      <w:ins w:id="4158" w:author="Summer 2023 updates" w:date="2024-07-31T13:42:00Z">
        <w:r w:rsidRPr="00663C5D">
          <w:rPr>
            <w:rFonts w:eastAsia="Garamond" w:cs="Garamond"/>
          </w:rPr>
          <w:t>IS-116 Introduction to International Studies</w:t>
        </w:r>
      </w:ins>
    </w:p>
    <w:p w14:paraId="0E988FB8" w14:textId="77777777" w:rsidR="00C761A9" w:rsidRPr="00663C5D" w:rsidRDefault="00C761A9" w:rsidP="00C761A9">
      <w:pPr>
        <w:spacing w:after="0"/>
        <w:ind w:left="180" w:hanging="180"/>
        <w:rPr>
          <w:ins w:id="4159" w:author="Summer 2023 updates" w:date="2024-07-31T13:42:00Z"/>
          <w:rFonts w:eastAsia="Garamond" w:cs="Garamond"/>
        </w:rPr>
      </w:pPr>
      <w:ins w:id="4160" w:author="Summer 2023 updates" w:date="2024-07-31T13:42:00Z">
        <w:r w:rsidRPr="00663C5D">
          <w:rPr>
            <w:rFonts w:eastAsia="Garamond" w:cs="Garamond"/>
          </w:rPr>
          <w:t>IS-126 Human Rights Work with Burmese Migrants in Thailand</w:t>
        </w:r>
      </w:ins>
    </w:p>
    <w:p w14:paraId="0DCE471C" w14:textId="77777777" w:rsidR="00C761A9" w:rsidRPr="00663C5D" w:rsidRDefault="00C761A9" w:rsidP="00C761A9">
      <w:pPr>
        <w:spacing w:after="0"/>
        <w:ind w:left="180" w:hanging="180"/>
        <w:rPr>
          <w:ins w:id="4161" w:author="Summer 2023 updates" w:date="2024-07-31T13:42:00Z"/>
          <w:rFonts w:eastAsia="Garamond" w:cs="Garamond"/>
        </w:rPr>
      </w:pPr>
      <w:ins w:id="4162" w:author="Summer 2023 updates" w:date="2024-07-31T13:42:00Z">
        <w:r w:rsidRPr="00663C5D">
          <w:rPr>
            <w:rFonts w:eastAsia="Garamond" w:cs="Garamond"/>
          </w:rPr>
          <w:t>KIN-347 Adapted Physical Education (WE)</w:t>
        </w:r>
      </w:ins>
    </w:p>
    <w:p w14:paraId="3D8AB8AA" w14:textId="7D97B889" w:rsidR="00C761A9" w:rsidRPr="0070394D" w:rsidRDefault="00C761A9" w:rsidP="00C761A9">
      <w:pPr>
        <w:spacing w:after="0"/>
        <w:ind w:left="180" w:hanging="180"/>
        <w:rPr>
          <w:ins w:id="4163" w:author="Summer 2023 updates" w:date="2024-07-31T13:42:00Z"/>
          <w:rFonts w:eastAsia="Garamond" w:cs="Garamond"/>
        </w:rPr>
      </w:pPr>
      <w:ins w:id="4164" w:author="Summer 2023 updates" w:date="2024-07-31T13:42:00Z">
        <w:r w:rsidRPr="00663C5D">
          <w:rPr>
            <w:rFonts w:eastAsia="Garamond" w:cs="Garamond"/>
          </w:rPr>
          <w:t>MTH-</w:t>
        </w:r>
        <w:r w:rsidRPr="0070394D">
          <w:rPr>
            <w:rFonts w:eastAsia="Garamond" w:cs="Garamond"/>
          </w:rPr>
          <w:t>105 Math</w:t>
        </w:r>
        <w:r w:rsidR="0011627D">
          <w:rPr>
            <w:rFonts w:eastAsia="Garamond" w:cs="Garamond"/>
          </w:rPr>
          <w:t xml:space="preserve"> for Social Justice</w:t>
        </w:r>
      </w:ins>
    </w:p>
    <w:p w14:paraId="0DDB3424" w14:textId="77777777" w:rsidR="00C761A9" w:rsidRPr="0070394D" w:rsidRDefault="00C761A9" w:rsidP="00C761A9">
      <w:pPr>
        <w:spacing w:after="0"/>
        <w:ind w:left="180" w:hanging="180"/>
        <w:rPr>
          <w:ins w:id="4165" w:author="Summer 2023 updates" w:date="2024-07-31T13:42:00Z"/>
          <w:rFonts w:eastAsia="Garamond" w:cs="Garamond"/>
        </w:rPr>
      </w:pPr>
      <w:ins w:id="4166" w:author="Summer 2023 updates" w:date="2024-07-31T13:42:00Z">
        <w:r w:rsidRPr="0070394D">
          <w:rPr>
            <w:rFonts w:eastAsia="Garamond" w:cs="Garamond"/>
          </w:rPr>
          <w:t>MU-157</w:t>
        </w:r>
        <w:r w:rsidRPr="0070394D">
          <w:rPr>
            <w:rFonts w:eastAsia="Garamond" w:cs="Garamond"/>
          </w:rPr>
          <w:tab/>
          <w:t xml:space="preserve"> Introduction to Jazz History</w:t>
        </w:r>
      </w:ins>
    </w:p>
    <w:p w14:paraId="2D6C0F83" w14:textId="77777777" w:rsidR="00C761A9" w:rsidRPr="0070394D" w:rsidRDefault="00C761A9" w:rsidP="00C761A9">
      <w:pPr>
        <w:spacing w:after="0"/>
        <w:ind w:left="180" w:hanging="180"/>
        <w:rPr>
          <w:ins w:id="4167" w:author="Summer 2023 updates" w:date="2024-07-31T13:42:00Z"/>
          <w:rFonts w:eastAsia="Garamond" w:cs="Garamond"/>
        </w:rPr>
      </w:pPr>
      <w:ins w:id="4168" w:author="Summer 2023 updates" w:date="2024-07-31T13:42:00Z">
        <w:r w:rsidRPr="0070394D">
          <w:rPr>
            <w:rFonts w:eastAsia="Garamond" w:cs="Garamond"/>
          </w:rPr>
          <w:t>MU-166 Topics in Music: Non-Western Perspectives</w:t>
        </w:r>
      </w:ins>
    </w:p>
    <w:p w14:paraId="259BE48A" w14:textId="77777777" w:rsidR="00C761A9" w:rsidRPr="0070394D" w:rsidRDefault="00C761A9" w:rsidP="00C761A9">
      <w:pPr>
        <w:spacing w:after="0"/>
        <w:ind w:left="180" w:hanging="180"/>
        <w:rPr>
          <w:ins w:id="4169" w:author="Summer 2023 updates" w:date="2024-07-31T13:42:00Z"/>
          <w:rFonts w:eastAsia="Garamond" w:cs="Garamond"/>
        </w:rPr>
      </w:pPr>
      <w:ins w:id="4170" w:author="Summer 2023 updates" w:date="2024-07-31T13:42:00Z">
        <w:r w:rsidRPr="0070394D">
          <w:rPr>
            <w:rFonts w:eastAsia="Garamond" w:cs="Garamond"/>
          </w:rPr>
          <w:t>PHL-277 Philosophy of Gender and Race (WE)</w:t>
        </w:r>
      </w:ins>
    </w:p>
    <w:p w14:paraId="689B54B4" w14:textId="77777777" w:rsidR="00C761A9" w:rsidRPr="0070394D" w:rsidRDefault="00C761A9" w:rsidP="00C761A9">
      <w:pPr>
        <w:spacing w:after="0"/>
        <w:ind w:left="180" w:hanging="180"/>
        <w:rPr>
          <w:ins w:id="4171" w:author="Summer 2023 updates" w:date="2024-07-31T13:42:00Z"/>
          <w:rFonts w:eastAsia="Garamond" w:cs="Garamond"/>
        </w:rPr>
      </w:pPr>
      <w:ins w:id="4172" w:author="Summer 2023 updates" w:date="2024-07-31T13:42:00Z">
        <w:r w:rsidRPr="0070394D">
          <w:rPr>
            <w:rFonts w:eastAsia="Garamond" w:cs="Garamond"/>
          </w:rPr>
          <w:t>POL-108 Introduction to Politics</w:t>
        </w:r>
      </w:ins>
    </w:p>
    <w:p w14:paraId="2A0D5DAD" w14:textId="77777777" w:rsidR="00C761A9" w:rsidRPr="0070394D" w:rsidRDefault="00C761A9" w:rsidP="00C761A9">
      <w:pPr>
        <w:spacing w:after="0"/>
        <w:ind w:left="180" w:hanging="180"/>
        <w:rPr>
          <w:ins w:id="4173" w:author="Summer 2023 updates" w:date="2024-07-31T13:42:00Z"/>
          <w:rFonts w:eastAsia="Garamond" w:cs="Garamond"/>
        </w:rPr>
      </w:pPr>
      <w:ins w:id="4174" w:author="Summer 2023 updates" w:date="2024-07-31T13:42:00Z">
        <w:r w:rsidRPr="0070394D">
          <w:rPr>
            <w:rFonts w:eastAsia="Garamond" w:cs="Garamond"/>
          </w:rPr>
          <w:t>POL-258 World Politics (WE)</w:t>
        </w:r>
      </w:ins>
    </w:p>
    <w:p w14:paraId="5DCF78FB" w14:textId="77777777" w:rsidR="00C761A9" w:rsidRPr="0070394D" w:rsidRDefault="00C761A9" w:rsidP="00C761A9">
      <w:pPr>
        <w:spacing w:after="0"/>
        <w:ind w:left="180" w:hanging="180"/>
        <w:rPr>
          <w:ins w:id="4175" w:author="Summer 2023 updates" w:date="2024-07-31T13:42:00Z"/>
          <w:rFonts w:eastAsia="Garamond" w:cs="Garamond"/>
        </w:rPr>
      </w:pPr>
      <w:ins w:id="4176" w:author="Summer 2023 updates" w:date="2024-07-31T13:42:00Z">
        <w:r w:rsidRPr="0070394D">
          <w:rPr>
            <w:rFonts w:eastAsia="Garamond" w:cs="Garamond"/>
          </w:rPr>
          <w:t>POL-266 Latin American Politics (WE)</w:t>
        </w:r>
      </w:ins>
    </w:p>
    <w:p w14:paraId="59D9F930" w14:textId="620E1544" w:rsidR="00C761A9" w:rsidRPr="0070394D" w:rsidRDefault="00C761A9" w:rsidP="00C761A9">
      <w:pPr>
        <w:spacing w:after="0"/>
        <w:ind w:left="180" w:hanging="180"/>
        <w:rPr>
          <w:ins w:id="4177" w:author="Summer 2023 updates" w:date="2024-07-31T13:42:00Z"/>
          <w:rFonts w:eastAsia="Garamond" w:cs="Garamond"/>
        </w:rPr>
      </w:pPr>
      <w:ins w:id="4178" w:author="Summer 2023 updates" w:date="2024-07-31T13:42:00Z">
        <w:r w:rsidRPr="0070394D">
          <w:rPr>
            <w:rFonts w:eastAsia="Garamond" w:cs="Garamond"/>
          </w:rPr>
          <w:t>POL-277 Women and Politics in the United States</w:t>
        </w:r>
        <w:r w:rsidR="00520784">
          <w:rPr>
            <w:rFonts w:eastAsia="Garamond" w:cs="Garamond"/>
          </w:rPr>
          <w:t xml:space="preserve"> </w:t>
        </w:r>
        <w:r w:rsidRPr="0070394D">
          <w:rPr>
            <w:rFonts w:eastAsia="Garamond" w:cs="Garamond"/>
          </w:rPr>
          <w:t>(WE)</w:t>
        </w:r>
      </w:ins>
    </w:p>
    <w:p w14:paraId="1A399CC0" w14:textId="77777777" w:rsidR="00C761A9" w:rsidRPr="0070394D" w:rsidRDefault="00C761A9" w:rsidP="00C761A9">
      <w:pPr>
        <w:spacing w:after="0"/>
        <w:ind w:left="180" w:hanging="180"/>
        <w:rPr>
          <w:ins w:id="4179" w:author="Summer 2023 updates" w:date="2024-07-31T13:42:00Z"/>
          <w:rFonts w:eastAsia="Garamond" w:cs="Garamond"/>
        </w:rPr>
      </w:pPr>
      <w:ins w:id="4180" w:author="Summer 2023 updates" w:date="2024-07-31T13:42:00Z">
        <w:r w:rsidRPr="0070394D">
          <w:rPr>
            <w:rFonts w:eastAsia="Garamond" w:cs="Garamond"/>
          </w:rPr>
          <w:t>POL-296 Topics in Political Science: Non-Western Perspectives (WE)</w:t>
        </w:r>
      </w:ins>
    </w:p>
    <w:p w14:paraId="2F3F4453" w14:textId="77777777" w:rsidR="00C761A9" w:rsidRPr="0070394D" w:rsidRDefault="00C761A9" w:rsidP="00C761A9">
      <w:pPr>
        <w:spacing w:after="0"/>
        <w:ind w:left="180" w:hanging="180"/>
        <w:rPr>
          <w:ins w:id="4181" w:author="Summer 2023 updates" w:date="2024-07-31T13:42:00Z"/>
          <w:rFonts w:eastAsia="Garamond" w:cs="Garamond"/>
        </w:rPr>
      </w:pPr>
      <w:ins w:id="4182" w:author="Summer 2023 updates" w:date="2024-07-31T13:42:00Z">
        <w:r w:rsidRPr="0070394D">
          <w:rPr>
            <w:rFonts w:eastAsia="Garamond" w:cs="Garamond"/>
          </w:rPr>
          <w:t>POL-350 US Social Policy Process (WE)</w:t>
        </w:r>
      </w:ins>
    </w:p>
    <w:p w14:paraId="292CDE13" w14:textId="77777777" w:rsidR="00C761A9" w:rsidRPr="0070394D" w:rsidRDefault="00C761A9" w:rsidP="00C761A9">
      <w:pPr>
        <w:spacing w:after="0"/>
        <w:ind w:left="180" w:hanging="180"/>
        <w:rPr>
          <w:ins w:id="4183" w:author="Summer 2023 updates" w:date="2024-07-31T13:42:00Z"/>
          <w:rFonts w:eastAsia="Garamond" w:cs="Garamond"/>
        </w:rPr>
      </w:pPr>
      <w:ins w:id="4184" w:author="Summer 2023 updates" w:date="2024-07-31T13:42:00Z">
        <w:r w:rsidRPr="0070394D">
          <w:rPr>
            <w:rFonts w:eastAsia="Garamond" w:cs="Garamond"/>
          </w:rPr>
          <w:t>POL-386 International Development (WE)</w:t>
        </w:r>
      </w:ins>
    </w:p>
    <w:p w14:paraId="3950420A" w14:textId="77777777" w:rsidR="00C761A9" w:rsidRPr="0070394D" w:rsidRDefault="00C761A9" w:rsidP="00C761A9">
      <w:pPr>
        <w:spacing w:after="0"/>
        <w:ind w:left="180" w:hanging="180"/>
        <w:rPr>
          <w:ins w:id="4185" w:author="Summer 2023 updates" w:date="2024-07-31T13:42:00Z"/>
          <w:rFonts w:eastAsia="Garamond" w:cs="Garamond"/>
        </w:rPr>
      </w:pPr>
      <w:ins w:id="4186" w:author="Summer 2023 updates" w:date="2024-07-31T13:42:00Z">
        <w:r w:rsidRPr="0070394D">
          <w:rPr>
            <w:rFonts w:eastAsia="Garamond" w:cs="Garamond"/>
          </w:rPr>
          <w:t>REL-217 Religion in America (WE)</w:t>
        </w:r>
      </w:ins>
    </w:p>
    <w:p w14:paraId="570249E1" w14:textId="77777777" w:rsidR="00C761A9" w:rsidRPr="0070394D" w:rsidRDefault="00C761A9" w:rsidP="00C761A9">
      <w:pPr>
        <w:spacing w:after="0"/>
        <w:ind w:left="180" w:hanging="180"/>
        <w:rPr>
          <w:ins w:id="4187" w:author="Summer 2023 updates" w:date="2024-07-31T13:42:00Z"/>
          <w:rFonts w:eastAsia="Garamond" w:cs="Garamond"/>
        </w:rPr>
      </w:pPr>
      <w:ins w:id="4188" w:author="Summer 2023 updates" w:date="2024-07-31T13:42:00Z">
        <w:r w:rsidRPr="0070394D">
          <w:rPr>
            <w:rFonts w:eastAsia="Garamond" w:cs="Garamond"/>
          </w:rPr>
          <w:t>REL-296 Topics in Religion: Non-Western Perspectives (WE)</w:t>
        </w:r>
      </w:ins>
    </w:p>
    <w:p w14:paraId="0DD92B30" w14:textId="77777777" w:rsidR="00C761A9" w:rsidRPr="0070394D" w:rsidRDefault="00C761A9" w:rsidP="00C761A9">
      <w:pPr>
        <w:spacing w:after="0"/>
        <w:ind w:left="180" w:hanging="180"/>
        <w:rPr>
          <w:ins w:id="4189" w:author="Summer 2023 updates" w:date="2024-07-31T13:42:00Z"/>
          <w:rFonts w:eastAsia="Garamond" w:cs="Garamond"/>
        </w:rPr>
      </w:pPr>
      <w:ins w:id="4190" w:author="Summer 2023 updates" w:date="2024-07-31T13:42:00Z">
        <w:r w:rsidRPr="0070394D">
          <w:rPr>
            <w:rFonts w:eastAsia="Garamond" w:cs="Garamond"/>
          </w:rPr>
          <w:t>REL-336 Tibetan Buddhist Culture (WE)</w:t>
        </w:r>
      </w:ins>
    </w:p>
    <w:p w14:paraId="5F5A79DF" w14:textId="77777777" w:rsidR="00C761A9" w:rsidRPr="00663C5D" w:rsidRDefault="00C761A9" w:rsidP="00C761A9">
      <w:pPr>
        <w:spacing w:after="0"/>
        <w:ind w:left="180" w:hanging="180"/>
        <w:rPr>
          <w:ins w:id="4191" w:author="Summer 2023 updates" w:date="2024-07-31T13:42:00Z"/>
          <w:rFonts w:eastAsia="Garamond" w:cs="Garamond"/>
        </w:rPr>
      </w:pPr>
      <w:ins w:id="4192" w:author="Summer 2023 updates" w:date="2024-07-31T13:42:00Z">
        <w:r w:rsidRPr="0070394D">
          <w:rPr>
            <w:rFonts w:eastAsia="Garamond" w:cs="Garamond"/>
          </w:rPr>
          <w:t>RHE-137 Creative Nonfiction: U.S. Perspectives</w:t>
        </w:r>
        <w:r w:rsidRPr="00663C5D">
          <w:rPr>
            <w:rFonts w:eastAsia="Garamond" w:cs="Garamond"/>
          </w:rPr>
          <w:t xml:space="preserve"> (WE)</w:t>
        </w:r>
      </w:ins>
    </w:p>
    <w:p w14:paraId="2D024B03" w14:textId="77777777" w:rsidR="00C761A9" w:rsidRPr="00663C5D" w:rsidRDefault="00C761A9" w:rsidP="00C761A9">
      <w:pPr>
        <w:spacing w:after="0"/>
        <w:ind w:left="180" w:hanging="180"/>
        <w:rPr>
          <w:ins w:id="4193" w:author="Summer 2023 updates" w:date="2024-07-31T13:42:00Z"/>
          <w:rFonts w:eastAsia="Garamond" w:cs="Garamond"/>
        </w:rPr>
      </w:pPr>
      <w:ins w:id="4194" w:author="Summer 2023 updates" w:date="2024-07-31T13:42:00Z">
        <w:r w:rsidRPr="00663C5D">
          <w:rPr>
            <w:rFonts w:eastAsia="Garamond" w:cs="Garamond"/>
          </w:rPr>
          <w:t xml:space="preserve">RHE-146 </w:t>
        </w:r>
        <w:r w:rsidRPr="0070394D">
          <w:rPr>
            <w:rFonts w:eastAsia="Garamond" w:cs="Garamond"/>
          </w:rPr>
          <w:t>Creative Nonfiction: Global Perspectives</w:t>
        </w:r>
        <w:r w:rsidRPr="00663C5D">
          <w:rPr>
            <w:rFonts w:eastAsia="Garamond" w:cs="Garamond"/>
          </w:rPr>
          <w:t xml:space="preserve"> (WE)</w:t>
        </w:r>
      </w:ins>
    </w:p>
    <w:p w14:paraId="4C047440" w14:textId="77777777" w:rsidR="00C761A9" w:rsidRPr="0070394D" w:rsidRDefault="00C761A9" w:rsidP="00C761A9">
      <w:pPr>
        <w:spacing w:after="0"/>
        <w:ind w:left="180" w:hanging="180"/>
        <w:rPr>
          <w:ins w:id="4195" w:author="Summer 2023 updates" w:date="2024-07-31T13:42:00Z"/>
          <w:rFonts w:eastAsia="Garamond" w:cs="Garamond"/>
        </w:rPr>
      </w:pPr>
      <w:ins w:id="4196" w:author="Summer 2023 updates" w:date="2024-07-31T13:42:00Z">
        <w:r w:rsidRPr="0070394D">
          <w:rPr>
            <w:rFonts w:eastAsia="Garamond" w:cs="Garamond"/>
          </w:rPr>
          <w:t>RHE-230 Grammar and Style Workshop</w:t>
        </w:r>
      </w:ins>
    </w:p>
    <w:p w14:paraId="61ECA3FF" w14:textId="77777777" w:rsidR="00C761A9" w:rsidRPr="00663C5D" w:rsidRDefault="00C761A9" w:rsidP="00C761A9">
      <w:pPr>
        <w:spacing w:after="0"/>
        <w:ind w:left="180" w:hanging="180"/>
        <w:rPr>
          <w:ins w:id="4197" w:author="Summer 2023 updates" w:date="2024-07-31T13:42:00Z"/>
          <w:rFonts w:eastAsia="Garamond" w:cs="Garamond"/>
        </w:rPr>
      </w:pPr>
      <w:ins w:id="4198" w:author="Summer 2023 updates" w:date="2024-07-31T13:42:00Z">
        <w:r w:rsidRPr="00663C5D">
          <w:rPr>
            <w:rFonts w:eastAsia="Garamond" w:cs="Garamond"/>
          </w:rPr>
          <w:t>RHE-257 Environmental Rhetoric (WE)</w:t>
        </w:r>
      </w:ins>
    </w:p>
    <w:p w14:paraId="4E5C6B4A" w14:textId="77777777" w:rsidR="00C761A9" w:rsidRPr="00663C5D" w:rsidRDefault="00C761A9" w:rsidP="00C761A9">
      <w:pPr>
        <w:spacing w:after="0"/>
        <w:ind w:left="180" w:hanging="180"/>
        <w:rPr>
          <w:ins w:id="4199" w:author="Summer 2023 updates" w:date="2024-07-31T13:42:00Z"/>
          <w:rFonts w:eastAsia="Garamond" w:cs="Garamond"/>
        </w:rPr>
      </w:pPr>
      <w:ins w:id="4200" w:author="Summer 2023 updates" w:date="2024-07-31T13:42:00Z">
        <w:r w:rsidRPr="00663C5D">
          <w:rPr>
            <w:rFonts w:eastAsia="Garamond" w:cs="Garamond"/>
          </w:rPr>
          <w:t>RHE-377 Cultural Studies (WE)</w:t>
        </w:r>
      </w:ins>
    </w:p>
    <w:p w14:paraId="4A8CE72D" w14:textId="77777777" w:rsidR="00C761A9" w:rsidRPr="00663C5D" w:rsidRDefault="00C761A9" w:rsidP="00C761A9">
      <w:pPr>
        <w:spacing w:after="0"/>
        <w:ind w:left="180" w:hanging="180"/>
        <w:rPr>
          <w:ins w:id="4201" w:author="Summer 2023 updates" w:date="2024-07-31T13:42:00Z"/>
          <w:rFonts w:eastAsia="Garamond" w:cs="Garamond"/>
        </w:rPr>
      </w:pPr>
      <w:ins w:id="4202" w:author="Summer 2023 updates" w:date="2024-07-31T13:42:00Z">
        <w:r w:rsidRPr="00663C5D">
          <w:rPr>
            <w:rFonts w:eastAsia="Garamond" w:cs="Garamond"/>
          </w:rPr>
          <w:t>SOC-107 Introductory Sociology</w:t>
        </w:r>
      </w:ins>
    </w:p>
    <w:p w14:paraId="1A8D7567" w14:textId="77777777" w:rsidR="00C761A9" w:rsidRPr="00663C5D" w:rsidRDefault="00C761A9" w:rsidP="00C761A9">
      <w:pPr>
        <w:spacing w:after="0"/>
        <w:ind w:left="180" w:hanging="180"/>
        <w:rPr>
          <w:ins w:id="4203" w:author="Summer 2023 updates" w:date="2024-07-31T13:42:00Z"/>
          <w:rFonts w:eastAsia="Garamond" w:cs="Garamond"/>
        </w:rPr>
      </w:pPr>
      <w:ins w:id="4204" w:author="Summer 2023 updates" w:date="2024-07-31T13:42:00Z">
        <w:r w:rsidRPr="00663C5D">
          <w:rPr>
            <w:rFonts w:eastAsia="Garamond" w:cs="Garamond"/>
          </w:rPr>
          <w:t>SOC-207 Sociology of the Family</w:t>
        </w:r>
      </w:ins>
    </w:p>
    <w:p w14:paraId="3FDDB1E8" w14:textId="77777777" w:rsidR="00C761A9" w:rsidRPr="00663C5D" w:rsidRDefault="00C761A9" w:rsidP="00C761A9">
      <w:pPr>
        <w:spacing w:after="0"/>
        <w:ind w:left="180" w:hanging="180"/>
        <w:rPr>
          <w:ins w:id="4205" w:author="Summer 2023 updates" w:date="2024-07-31T13:42:00Z"/>
          <w:rFonts w:eastAsia="Garamond" w:cs="Garamond"/>
        </w:rPr>
      </w:pPr>
      <w:ins w:id="4206" w:author="Summer 2023 updates" w:date="2024-07-31T13:42:00Z">
        <w:r w:rsidRPr="00663C5D">
          <w:rPr>
            <w:rFonts w:eastAsia="Garamond" w:cs="Garamond"/>
          </w:rPr>
          <w:t xml:space="preserve">SOC-217 Sociology of Religion </w:t>
        </w:r>
      </w:ins>
    </w:p>
    <w:p w14:paraId="36FEE1AE" w14:textId="77777777" w:rsidR="00C761A9" w:rsidRPr="00663C5D" w:rsidRDefault="00C761A9" w:rsidP="00C761A9">
      <w:pPr>
        <w:spacing w:after="0"/>
        <w:ind w:left="180" w:hanging="180"/>
        <w:rPr>
          <w:ins w:id="4207" w:author="Summer 2023 updates" w:date="2024-07-31T13:42:00Z"/>
          <w:rFonts w:eastAsia="Garamond" w:cs="Garamond"/>
        </w:rPr>
      </w:pPr>
      <w:ins w:id="4208" w:author="Summer 2023 updates" w:date="2024-07-31T13:42:00Z">
        <w:r w:rsidRPr="00663C5D">
          <w:rPr>
            <w:rFonts w:eastAsia="Garamond" w:cs="Garamond"/>
          </w:rPr>
          <w:t>SOC-226 Gender and Globalization</w:t>
        </w:r>
      </w:ins>
    </w:p>
    <w:p w14:paraId="6B24A63A" w14:textId="77777777" w:rsidR="00C761A9" w:rsidRPr="00663C5D" w:rsidRDefault="00C761A9" w:rsidP="00C761A9">
      <w:pPr>
        <w:spacing w:after="0"/>
        <w:ind w:left="180" w:hanging="180"/>
        <w:rPr>
          <w:ins w:id="4209" w:author="Summer 2023 updates" w:date="2024-07-31T13:42:00Z"/>
          <w:rFonts w:eastAsia="Garamond" w:cs="Garamond"/>
        </w:rPr>
      </w:pPr>
      <w:ins w:id="4210" w:author="Summer 2023 updates" w:date="2024-07-31T13:42:00Z">
        <w:r w:rsidRPr="00663C5D">
          <w:rPr>
            <w:rFonts w:eastAsia="Garamond" w:cs="Garamond"/>
          </w:rPr>
          <w:t>SOC-236 Topics in Sociology: Non-Western Perspectives</w:t>
        </w:r>
      </w:ins>
    </w:p>
    <w:p w14:paraId="7809ECFD" w14:textId="77777777" w:rsidR="00C761A9" w:rsidRPr="00663C5D" w:rsidRDefault="00C761A9" w:rsidP="00C761A9">
      <w:pPr>
        <w:spacing w:after="0"/>
        <w:ind w:left="180" w:hanging="180"/>
        <w:rPr>
          <w:ins w:id="4211" w:author="Summer 2023 updates" w:date="2024-07-31T13:42:00Z"/>
          <w:rFonts w:eastAsia="Garamond" w:cs="Garamond"/>
        </w:rPr>
      </w:pPr>
      <w:ins w:id="4212" w:author="Summer 2023 updates" w:date="2024-07-31T13:42:00Z">
        <w:r w:rsidRPr="00663C5D">
          <w:rPr>
            <w:rFonts w:eastAsia="Garamond" w:cs="Garamond"/>
          </w:rPr>
          <w:t>SOC-237 Topics in Sociology: United States</w:t>
        </w:r>
      </w:ins>
    </w:p>
    <w:p w14:paraId="2FD591BC" w14:textId="77777777" w:rsidR="00C761A9" w:rsidRDefault="00C761A9" w:rsidP="00C761A9">
      <w:pPr>
        <w:spacing w:after="0"/>
        <w:ind w:left="180" w:hanging="180"/>
        <w:rPr>
          <w:ins w:id="4213" w:author="Summer 2023 updates" w:date="2024-07-31T13:42:00Z"/>
          <w:rFonts w:eastAsia="Garamond" w:cs="Garamond"/>
        </w:rPr>
      </w:pPr>
      <w:ins w:id="4214" w:author="Summer 2023 updates" w:date="2024-07-31T13:42:00Z">
        <w:r w:rsidRPr="00663C5D">
          <w:rPr>
            <w:rFonts w:eastAsia="Garamond" w:cs="Garamond"/>
          </w:rPr>
          <w:t>SOC-238 Pluralism Topics in Sociology: Diverse Western Perspectives</w:t>
        </w:r>
      </w:ins>
    </w:p>
    <w:p w14:paraId="2F449B76" w14:textId="77777777" w:rsidR="00C761A9" w:rsidRDefault="00C761A9" w:rsidP="00C761A9">
      <w:pPr>
        <w:spacing w:after="0"/>
        <w:ind w:left="180" w:hanging="180"/>
        <w:rPr>
          <w:ins w:id="4215" w:author="Summer 2023 updates" w:date="2024-07-31T13:42:00Z"/>
          <w:rFonts w:eastAsia="Garamond" w:cs="Garamond"/>
        </w:rPr>
      </w:pPr>
      <w:ins w:id="4216" w:author="Summer 2023 updates" w:date="2024-07-31T13:42:00Z">
        <w:r>
          <w:rPr>
            <w:rFonts w:eastAsia="Garamond" w:cs="Garamond"/>
          </w:rPr>
          <w:t>SOC-247 Sociology of Race</w:t>
        </w:r>
      </w:ins>
    </w:p>
    <w:p w14:paraId="760CC040" w14:textId="77777777" w:rsidR="00C761A9" w:rsidRDefault="00C761A9" w:rsidP="00C761A9">
      <w:pPr>
        <w:spacing w:after="0"/>
        <w:ind w:left="180" w:hanging="180"/>
        <w:rPr>
          <w:ins w:id="4217" w:author="Summer 2023 updates" w:date="2024-07-31T13:42:00Z"/>
          <w:rFonts w:eastAsia="Garamond" w:cs="Garamond"/>
        </w:rPr>
      </w:pPr>
      <w:ins w:id="4218" w:author="Summer 2023 updates" w:date="2024-07-31T13:42:00Z">
        <w:r>
          <w:rPr>
            <w:rFonts w:eastAsia="Garamond" w:cs="Garamond"/>
          </w:rPr>
          <w:t>SPA-330 Spanish for Heritage Speakers (WE)</w:t>
        </w:r>
      </w:ins>
    </w:p>
    <w:p w14:paraId="623854E7" w14:textId="77777777" w:rsidR="00C761A9" w:rsidRDefault="00C761A9" w:rsidP="00C761A9">
      <w:pPr>
        <w:spacing w:after="0"/>
        <w:ind w:left="180" w:hanging="180"/>
        <w:rPr>
          <w:ins w:id="4219" w:author="Summer 2023 updates" w:date="2024-07-31T13:42:00Z"/>
          <w:rFonts w:eastAsia="Garamond" w:cs="Garamond"/>
        </w:rPr>
      </w:pPr>
      <w:ins w:id="4220" w:author="Summer 2023 updates" w:date="2024-07-31T13:42:00Z">
        <w:r>
          <w:rPr>
            <w:rFonts w:eastAsia="Garamond" w:cs="Garamond"/>
          </w:rPr>
          <w:t>SPA-418 Gender and Sexuality in the Hispanic World (WE)</w:t>
        </w:r>
      </w:ins>
    </w:p>
    <w:p w14:paraId="261E1349" w14:textId="77777777" w:rsidR="00C761A9" w:rsidRDefault="00C761A9" w:rsidP="00C761A9">
      <w:pPr>
        <w:spacing w:after="0"/>
        <w:ind w:left="180" w:hanging="180"/>
        <w:rPr>
          <w:ins w:id="4221" w:author="Summer 2023 updates" w:date="2024-07-31T13:42:00Z"/>
          <w:rFonts w:eastAsia="Garamond" w:cs="Garamond"/>
        </w:rPr>
      </w:pPr>
      <w:ins w:id="4222" w:author="Summer 2023 updates" w:date="2024-07-31T13:42:00Z">
        <w:r>
          <w:rPr>
            <w:rFonts w:eastAsia="Garamond" w:cs="Garamond"/>
          </w:rPr>
          <w:t>SPA-428 Indigeneity, Blackness, and Ethnic Literatures in the Hispanic World (WE)</w:t>
        </w:r>
      </w:ins>
    </w:p>
    <w:p w14:paraId="6AD6AA8A" w14:textId="77777777" w:rsidR="00C761A9" w:rsidRDefault="00C761A9" w:rsidP="00C761A9">
      <w:pPr>
        <w:spacing w:after="0"/>
        <w:ind w:left="180" w:hanging="180"/>
        <w:rPr>
          <w:ins w:id="4223" w:author="Summer 2023 updates" w:date="2024-07-31T13:42:00Z"/>
          <w:rFonts w:eastAsia="Garamond" w:cs="Garamond"/>
        </w:rPr>
      </w:pPr>
      <w:ins w:id="4224" w:author="Summer 2023 updates" w:date="2024-07-31T13:42:00Z">
        <w:r>
          <w:rPr>
            <w:rFonts w:eastAsia="Garamond" w:cs="Garamond"/>
          </w:rPr>
          <w:t>SPA-457 US Latinx Literature (WE)</w:t>
        </w:r>
      </w:ins>
    </w:p>
    <w:p w14:paraId="25F31622" w14:textId="77777777" w:rsidR="00C761A9" w:rsidRDefault="00C761A9" w:rsidP="00C761A9">
      <w:pPr>
        <w:rPr>
          <w:ins w:id="4225" w:author="Summer 2023 updates" w:date="2024-07-31T13:42:00Z"/>
          <w:rFonts w:eastAsia="Garamond" w:cs="Garamond"/>
        </w:rPr>
        <w:sectPr w:rsidR="00C761A9" w:rsidSect="00884DF4">
          <w:type w:val="continuous"/>
          <w:pgSz w:w="12240" w:h="15840"/>
          <w:pgMar w:top="1440" w:right="1080" w:bottom="1080" w:left="1080" w:header="720" w:footer="720" w:gutter="0"/>
          <w:cols w:num="2" w:space="720" w:equalWidth="0">
            <w:col w:w="4923" w:space="144"/>
            <w:col w:w="5013" w:space="0"/>
          </w:cols>
        </w:sectPr>
      </w:pPr>
      <w:ins w:id="4226" w:author="Summer 2023 updates" w:date="2024-07-31T13:42:00Z">
        <w:r>
          <w:br w:type="page"/>
        </w:r>
      </w:ins>
    </w:p>
    <w:p w14:paraId="79A4EFD0" w14:textId="77777777" w:rsidR="00C761A9" w:rsidRDefault="00C761A9" w:rsidP="00C761A9">
      <w:pPr>
        <w:spacing w:after="0"/>
        <w:rPr>
          <w:ins w:id="4227" w:author="Summer 2023 updates" w:date="2024-07-31T13:42:00Z"/>
          <w:rFonts w:eastAsia="Garamond" w:cs="Garamond"/>
          <w:b/>
          <w:i/>
          <w:u w:val="single"/>
        </w:rPr>
      </w:pPr>
      <w:ins w:id="4228" w:author="Summer 2023 updates" w:date="2024-07-31T13:42:00Z">
        <w:r>
          <w:rPr>
            <w:rFonts w:eastAsia="Garamond" w:cs="Garamond"/>
            <w:b/>
            <w:i/>
            <w:u w:val="single"/>
          </w:rPr>
          <w:t>Cross-Cultural Communication and Engagement</w:t>
        </w:r>
      </w:ins>
    </w:p>
    <w:p w14:paraId="4790FA1E" w14:textId="77777777" w:rsidR="00C761A9" w:rsidRDefault="00C761A9" w:rsidP="00C761A9">
      <w:pPr>
        <w:spacing w:after="0"/>
        <w:rPr>
          <w:ins w:id="4229" w:author="Summer 2023 updates" w:date="2024-07-31T13:42:00Z"/>
          <w:rFonts w:eastAsia="Garamond" w:cs="Garamond"/>
        </w:rPr>
      </w:pPr>
    </w:p>
    <w:p w14:paraId="1FD83EF8" w14:textId="77777777" w:rsidR="00C761A9" w:rsidRDefault="00C761A9" w:rsidP="00C761A9">
      <w:pPr>
        <w:spacing w:after="0"/>
        <w:rPr>
          <w:ins w:id="4230" w:author="Summer 2023 updates" w:date="2024-07-31T13:42:00Z"/>
          <w:rFonts w:eastAsia="Garamond" w:cs="Garamond"/>
          <w:i/>
        </w:rPr>
      </w:pPr>
      <w:ins w:id="4231" w:author="Summer 2023 updates" w:date="2024-07-31T13:42:00Z">
        <w:r>
          <w:rPr>
            <w:rFonts w:eastAsia="Garamond" w:cs="Garamond"/>
            <w:i/>
          </w:rPr>
          <w:t>These courses develop effective linguistic and/or intercultural skills through engagement and reflection. Students will be able to:</w:t>
        </w:r>
      </w:ins>
    </w:p>
    <w:p w14:paraId="45F4836A" w14:textId="77777777" w:rsidR="00C761A9" w:rsidRDefault="00C761A9" w:rsidP="00C761A9">
      <w:pPr>
        <w:spacing w:after="0"/>
        <w:rPr>
          <w:ins w:id="4232" w:author="Summer 2023 updates" w:date="2024-07-31T13:42:00Z"/>
          <w:rFonts w:eastAsia="Garamond" w:cs="Garamond"/>
          <w:i/>
        </w:rPr>
      </w:pPr>
    </w:p>
    <w:p w14:paraId="506252BF" w14:textId="77777777" w:rsidR="00C761A9" w:rsidRDefault="00C761A9" w:rsidP="00E500FB">
      <w:pPr>
        <w:numPr>
          <w:ilvl w:val="0"/>
          <w:numId w:val="163"/>
        </w:numPr>
        <w:pBdr>
          <w:top w:val="nil"/>
          <w:left w:val="nil"/>
          <w:bottom w:val="nil"/>
          <w:right w:val="nil"/>
          <w:between w:val="nil"/>
        </w:pBdr>
        <w:spacing w:after="0" w:line="259" w:lineRule="auto"/>
        <w:rPr>
          <w:ins w:id="4233" w:author="Summer 2023 updates" w:date="2024-07-31T13:42:00Z"/>
          <w:rFonts w:eastAsia="Garamond" w:cs="Garamond"/>
          <w:b/>
          <w:color w:val="000000"/>
        </w:rPr>
      </w:pPr>
      <w:ins w:id="4234" w:author="Summer 2023 updates" w:date="2024-07-31T13:42:00Z">
        <w:r>
          <w:rPr>
            <w:rFonts w:eastAsia="Garamond" w:cs="Garamond"/>
            <w:b/>
            <w:color w:val="000000"/>
          </w:rPr>
          <w:t>Understand the ways in which a given culture expresses its history, value, and traditions through its particular worldview and cultural practices.</w:t>
        </w:r>
      </w:ins>
    </w:p>
    <w:p w14:paraId="670D5009" w14:textId="77777777" w:rsidR="00C761A9" w:rsidRDefault="00C761A9" w:rsidP="00E500FB">
      <w:pPr>
        <w:numPr>
          <w:ilvl w:val="0"/>
          <w:numId w:val="163"/>
        </w:numPr>
        <w:pBdr>
          <w:top w:val="nil"/>
          <w:left w:val="nil"/>
          <w:bottom w:val="nil"/>
          <w:right w:val="nil"/>
          <w:between w:val="nil"/>
        </w:pBdr>
        <w:spacing w:after="0" w:line="259" w:lineRule="auto"/>
        <w:rPr>
          <w:ins w:id="4235" w:author="Summer 2023 updates" w:date="2024-07-31T13:42:00Z"/>
          <w:rFonts w:eastAsia="Garamond" w:cs="Garamond"/>
          <w:b/>
          <w:color w:val="000000"/>
        </w:rPr>
      </w:pPr>
      <w:ins w:id="4236" w:author="Summer 2023 updates" w:date="2024-07-31T13:42:00Z">
        <w:r>
          <w:rPr>
            <w:rFonts w:eastAsia="Garamond" w:cs="Garamond"/>
            <w:b/>
            <w:color w:val="000000"/>
          </w:rPr>
          <w:t>Recognize how to interact with members of a given culture with a respectful awareness of prominent cultural values, practices and traditions.</w:t>
        </w:r>
      </w:ins>
    </w:p>
    <w:p w14:paraId="04C463A2" w14:textId="77777777" w:rsidR="00C761A9" w:rsidRDefault="00C761A9" w:rsidP="00E500FB">
      <w:pPr>
        <w:numPr>
          <w:ilvl w:val="0"/>
          <w:numId w:val="163"/>
        </w:numPr>
        <w:pBdr>
          <w:top w:val="nil"/>
          <w:left w:val="nil"/>
          <w:bottom w:val="nil"/>
          <w:right w:val="nil"/>
          <w:between w:val="nil"/>
        </w:pBdr>
        <w:spacing w:after="0" w:line="259" w:lineRule="auto"/>
        <w:rPr>
          <w:ins w:id="4237" w:author="Summer 2023 updates" w:date="2024-07-31T13:42:00Z"/>
          <w:rFonts w:eastAsia="Garamond" w:cs="Garamond"/>
          <w:b/>
          <w:color w:val="000000"/>
        </w:rPr>
        <w:sectPr w:rsidR="00C761A9" w:rsidSect="00884DF4">
          <w:type w:val="continuous"/>
          <w:pgSz w:w="12240" w:h="15840"/>
          <w:pgMar w:top="1440" w:right="1080" w:bottom="1080" w:left="1080" w:header="720" w:footer="720" w:gutter="0"/>
          <w:cols w:space="720"/>
        </w:sectPr>
      </w:pPr>
      <w:ins w:id="4238" w:author="Summer 2023 updates" w:date="2024-07-31T13:42:00Z">
        <w:r>
          <w:rPr>
            <w:rFonts w:eastAsia="Garamond" w:cs="Garamond"/>
            <w:b/>
            <w:color w:val="000000"/>
          </w:rPr>
          <w:t>Demonstrate ability to communicate effectively with members of a given culture using their native language and/or other intercultural skills.</w:t>
        </w:r>
      </w:ins>
    </w:p>
    <w:p w14:paraId="05C82E20" w14:textId="77777777" w:rsidR="000613F6" w:rsidRDefault="000613F6" w:rsidP="00C761A9">
      <w:pPr>
        <w:spacing w:after="0"/>
        <w:ind w:left="180" w:hanging="180"/>
        <w:rPr>
          <w:ins w:id="4239" w:author="Summer 2023 updates" w:date="2024-07-31T13:42:00Z"/>
          <w:rFonts w:eastAsia="Garamond" w:cs="Garamond"/>
        </w:rPr>
      </w:pPr>
      <w:bookmarkStart w:id="4240" w:name="_heading=h.gjdgxs" w:colFirst="0" w:colLast="0"/>
      <w:bookmarkEnd w:id="4240"/>
    </w:p>
    <w:p w14:paraId="7D2EE2B6" w14:textId="10180D70" w:rsidR="00C761A9" w:rsidRDefault="00C761A9" w:rsidP="00C761A9">
      <w:pPr>
        <w:spacing w:after="0"/>
        <w:ind w:left="180" w:hanging="180"/>
        <w:rPr>
          <w:ins w:id="4241" w:author="Summer 2023 updates" w:date="2024-07-31T13:42:00Z"/>
          <w:rFonts w:eastAsia="Garamond" w:cs="Garamond"/>
        </w:rPr>
      </w:pPr>
      <w:ins w:id="4242" w:author="Summer 2023 updates" w:date="2024-07-31T13:42:00Z">
        <w:r>
          <w:rPr>
            <w:rFonts w:eastAsia="Garamond" w:cs="Garamond"/>
          </w:rPr>
          <w:t>ARH-106 World Art</w:t>
        </w:r>
      </w:ins>
    </w:p>
    <w:p w14:paraId="0ABC6E69" w14:textId="77777777" w:rsidR="00C761A9" w:rsidRPr="0070394D" w:rsidRDefault="00C761A9" w:rsidP="00C761A9">
      <w:pPr>
        <w:spacing w:after="0"/>
        <w:ind w:left="180" w:hanging="180"/>
        <w:rPr>
          <w:ins w:id="4243" w:author="Summer 2023 updates" w:date="2024-07-31T13:42:00Z"/>
          <w:rFonts w:eastAsia="Garamond" w:cs="Garamond"/>
        </w:rPr>
      </w:pPr>
      <w:ins w:id="4244" w:author="Summer 2023 updates" w:date="2024-07-31T13:42:00Z">
        <w:r w:rsidRPr="0070394D">
          <w:rPr>
            <w:rFonts w:eastAsia="Garamond" w:cs="Garamond"/>
          </w:rPr>
          <w:t>ASC-106 May Term in Asia</w:t>
        </w:r>
      </w:ins>
    </w:p>
    <w:p w14:paraId="79E46338" w14:textId="77777777" w:rsidR="00C761A9" w:rsidRDefault="00C761A9" w:rsidP="00C761A9">
      <w:pPr>
        <w:spacing w:after="0"/>
        <w:ind w:left="180" w:hanging="180"/>
        <w:rPr>
          <w:ins w:id="4245" w:author="Summer 2023 updates" w:date="2024-07-31T13:42:00Z"/>
          <w:rFonts w:eastAsia="Garamond" w:cs="Garamond"/>
        </w:rPr>
      </w:pPr>
      <w:ins w:id="4246" w:author="Summer 2023 updates" w:date="2024-07-31T13:42:00Z">
        <w:r>
          <w:rPr>
            <w:rFonts w:eastAsia="Garamond" w:cs="Garamond"/>
          </w:rPr>
          <w:t>ASC-176 China and Japan</w:t>
        </w:r>
      </w:ins>
    </w:p>
    <w:p w14:paraId="49BF5A92" w14:textId="77777777" w:rsidR="00C761A9" w:rsidRDefault="00C761A9" w:rsidP="00C761A9">
      <w:pPr>
        <w:spacing w:after="0"/>
        <w:ind w:left="180" w:hanging="180"/>
        <w:rPr>
          <w:ins w:id="4247" w:author="Summer 2023 updates" w:date="2024-07-31T13:42:00Z"/>
          <w:rFonts w:eastAsia="Garamond" w:cs="Garamond"/>
        </w:rPr>
      </w:pPr>
      <w:ins w:id="4248" w:author="Summer 2023 updates" w:date="2024-07-31T13:42:00Z">
        <w:r>
          <w:rPr>
            <w:rFonts w:eastAsia="Garamond" w:cs="Garamond"/>
          </w:rPr>
          <w:t>ASC-186 Modern South Asia</w:t>
        </w:r>
      </w:ins>
    </w:p>
    <w:p w14:paraId="4D027D5D" w14:textId="77777777" w:rsidR="00C761A9" w:rsidRDefault="00C761A9" w:rsidP="00C761A9">
      <w:pPr>
        <w:spacing w:after="0"/>
        <w:ind w:left="180" w:hanging="180"/>
        <w:rPr>
          <w:ins w:id="4249" w:author="Summer 2023 updates" w:date="2024-07-31T13:42:00Z"/>
          <w:rFonts w:eastAsia="Garamond" w:cs="Garamond"/>
        </w:rPr>
      </w:pPr>
      <w:ins w:id="4250" w:author="Summer 2023 updates" w:date="2024-07-31T13:42:00Z">
        <w:r>
          <w:rPr>
            <w:rFonts w:eastAsia="Garamond" w:cs="Garamond"/>
          </w:rPr>
          <w:t>ASC-195 Asian Tonal Languages</w:t>
        </w:r>
      </w:ins>
    </w:p>
    <w:p w14:paraId="739028F5" w14:textId="77777777" w:rsidR="00C761A9" w:rsidRDefault="00C761A9" w:rsidP="00C761A9">
      <w:pPr>
        <w:spacing w:after="0"/>
        <w:ind w:left="180" w:hanging="180"/>
        <w:rPr>
          <w:ins w:id="4251" w:author="Summer 2023 updates" w:date="2024-07-31T13:42:00Z"/>
          <w:rFonts w:eastAsia="Garamond" w:cs="Garamond"/>
        </w:rPr>
      </w:pPr>
      <w:ins w:id="4252" w:author="Summer 2023 updates" w:date="2024-07-31T13:42:00Z">
        <w:r>
          <w:rPr>
            <w:rFonts w:eastAsia="Garamond" w:cs="Garamond"/>
          </w:rPr>
          <w:t>ASC-196 Modern Southeast Asia</w:t>
        </w:r>
      </w:ins>
    </w:p>
    <w:p w14:paraId="7C80267A" w14:textId="77777777" w:rsidR="00C761A9" w:rsidRPr="0070394D" w:rsidRDefault="00C761A9" w:rsidP="00C761A9">
      <w:pPr>
        <w:spacing w:after="0"/>
        <w:ind w:left="180" w:hanging="180"/>
        <w:rPr>
          <w:ins w:id="4253" w:author="Summer 2023 updates" w:date="2024-07-31T13:42:00Z"/>
          <w:rFonts w:eastAsia="Garamond" w:cs="Garamond"/>
        </w:rPr>
      </w:pPr>
      <w:ins w:id="4254" w:author="Summer 2023 updates" w:date="2024-07-31T13:42:00Z">
        <w:r w:rsidRPr="0070394D">
          <w:rPr>
            <w:rFonts w:eastAsia="Garamond" w:cs="Garamond"/>
          </w:rPr>
          <w:t>ASC-216 History of Modern Korea</w:t>
        </w:r>
      </w:ins>
    </w:p>
    <w:p w14:paraId="5B5110AD" w14:textId="77777777" w:rsidR="00C761A9" w:rsidRDefault="00C761A9" w:rsidP="00C761A9">
      <w:pPr>
        <w:spacing w:after="0"/>
        <w:ind w:left="180" w:hanging="180"/>
        <w:rPr>
          <w:ins w:id="4255" w:author="Summer 2023 updates" w:date="2024-07-31T13:42:00Z"/>
          <w:rFonts w:eastAsia="Garamond" w:cs="Garamond"/>
        </w:rPr>
      </w:pPr>
      <w:ins w:id="4256" w:author="Summer 2023 updates" w:date="2024-07-31T13:42:00Z">
        <w:r>
          <w:rPr>
            <w:rFonts w:eastAsia="Garamond" w:cs="Garamond"/>
          </w:rPr>
          <w:t>COM-236 Intercultural Communication (WE)</w:t>
        </w:r>
      </w:ins>
    </w:p>
    <w:p w14:paraId="4FF9AE83" w14:textId="77777777" w:rsidR="00C761A9" w:rsidRDefault="00C761A9" w:rsidP="00C761A9">
      <w:pPr>
        <w:spacing w:after="0"/>
        <w:ind w:left="180" w:hanging="180"/>
        <w:rPr>
          <w:ins w:id="4257" w:author="Summer 2023 updates" w:date="2024-07-31T13:42:00Z"/>
          <w:rFonts w:eastAsia="Garamond" w:cs="Garamond"/>
        </w:rPr>
      </w:pPr>
      <w:ins w:id="4258" w:author="Summer 2023 updates" w:date="2024-07-31T13:42:00Z">
        <w:r>
          <w:rPr>
            <w:rFonts w:eastAsia="Garamond" w:cs="Garamond"/>
          </w:rPr>
          <w:t>EDU-187 Human Relations (WE)</w:t>
        </w:r>
      </w:ins>
    </w:p>
    <w:p w14:paraId="38A8C67C" w14:textId="77777777" w:rsidR="00C761A9" w:rsidRDefault="00C761A9" w:rsidP="00C761A9">
      <w:pPr>
        <w:spacing w:after="0"/>
        <w:ind w:left="180" w:hanging="180"/>
        <w:rPr>
          <w:ins w:id="4259" w:author="Summer 2023 updates" w:date="2024-07-31T13:42:00Z"/>
          <w:rFonts w:eastAsia="Garamond" w:cs="Garamond"/>
        </w:rPr>
      </w:pPr>
      <w:ins w:id="4260" w:author="Summer 2023 updates" w:date="2024-07-31T13:42:00Z">
        <w:r>
          <w:rPr>
            <w:rFonts w:eastAsia="Garamond" w:cs="Garamond"/>
          </w:rPr>
          <w:t>FRE-115 Elementary French I</w:t>
        </w:r>
      </w:ins>
    </w:p>
    <w:p w14:paraId="3DD3564B" w14:textId="77777777" w:rsidR="00C761A9" w:rsidRDefault="00C761A9" w:rsidP="00C761A9">
      <w:pPr>
        <w:spacing w:after="0"/>
        <w:ind w:left="180" w:hanging="180"/>
        <w:rPr>
          <w:ins w:id="4261" w:author="Summer 2023 updates" w:date="2024-07-31T13:42:00Z"/>
          <w:rFonts w:eastAsia="Garamond" w:cs="Garamond"/>
        </w:rPr>
      </w:pPr>
      <w:ins w:id="4262" w:author="Summer 2023 updates" w:date="2024-07-31T13:42:00Z">
        <w:r>
          <w:rPr>
            <w:rFonts w:eastAsia="Garamond" w:cs="Garamond"/>
          </w:rPr>
          <w:t>FRE-125 Elementary French II</w:t>
        </w:r>
      </w:ins>
    </w:p>
    <w:p w14:paraId="6FA24D84" w14:textId="77777777" w:rsidR="00C761A9" w:rsidRDefault="00C761A9" w:rsidP="00C761A9">
      <w:pPr>
        <w:spacing w:after="0"/>
        <w:ind w:left="180" w:hanging="180"/>
        <w:rPr>
          <w:ins w:id="4263" w:author="Summer 2023 updates" w:date="2024-07-31T13:42:00Z"/>
          <w:rFonts w:eastAsia="Garamond" w:cs="Garamond"/>
        </w:rPr>
      </w:pPr>
      <w:ins w:id="4264" w:author="Summer 2023 updates" w:date="2024-07-31T13:42:00Z">
        <w:r>
          <w:rPr>
            <w:rFonts w:eastAsia="Garamond" w:cs="Garamond"/>
          </w:rPr>
          <w:t>FRE-158 France and the Francophone World</w:t>
        </w:r>
      </w:ins>
    </w:p>
    <w:p w14:paraId="4084ABBA" w14:textId="77777777" w:rsidR="00C761A9" w:rsidRDefault="00C761A9" w:rsidP="00C761A9">
      <w:pPr>
        <w:spacing w:after="0"/>
        <w:ind w:left="180" w:hanging="180"/>
        <w:rPr>
          <w:ins w:id="4265" w:author="Summer 2023 updates" w:date="2024-07-31T13:42:00Z"/>
          <w:rFonts w:eastAsia="Garamond" w:cs="Garamond"/>
        </w:rPr>
      </w:pPr>
      <w:ins w:id="4266" w:author="Summer 2023 updates" w:date="2024-07-31T13:42:00Z">
        <w:r>
          <w:rPr>
            <w:rFonts w:eastAsia="Garamond" w:cs="Garamond"/>
          </w:rPr>
          <w:t>FRE-235 Intermediate French</w:t>
        </w:r>
      </w:ins>
    </w:p>
    <w:p w14:paraId="3CBCD244" w14:textId="77777777" w:rsidR="00C761A9" w:rsidRDefault="00C761A9" w:rsidP="00C761A9">
      <w:pPr>
        <w:spacing w:after="0"/>
        <w:ind w:left="180" w:hanging="180"/>
        <w:rPr>
          <w:ins w:id="4267" w:author="Summer 2023 updates" w:date="2024-07-31T13:42:00Z"/>
          <w:rFonts w:eastAsia="Garamond" w:cs="Garamond"/>
        </w:rPr>
      </w:pPr>
      <w:ins w:id="4268" w:author="Summer 2023 updates" w:date="2024-07-31T13:42:00Z">
        <w:r>
          <w:rPr>
            <w:rFonts w:eastAsia="Garamond" w:cs="Garamond"/>
          </w:rPr>
          <w:t>FRE-315 Oral and Written Communication Skills (WE)</w:t>
        </w:r>
      </w:ins>
    </w:p>
    <w:p w14:paraId="32DB506C" w14:textId="77777777" w:rsidR="00C761A9" w:rsidRDefault="00C761A9" w:rsidP="00C761A9">
      <w:pPr>
        <w:spacing w:after="0"/>
        <w:ind w:left="180" w:hanging="180"/>
        <w:rPr>
          <w:ins w:id="4269" w:author="Summer 2023 updates" w:date="2024-07-31T13:42:00Z"/>
          <w:rFonts w:eastAsia="Garamond" w:cs="Garamond"/>
        </w:rPr>
      </w:pPr>
      <w:ins w:id="4270" w:author="Summer 2023 updates" w:date="2024-07-31T13:42:00Z">
        <w:r>
          <w:rPr>
            <w:rFonts w:eastAsia="Garamond" w:cs="Garamond"/>
          </w:rPr>
          <w:t>FRE-339 French for Health Care</w:t>
        </w:r>
      </w:ins>
    </w:p>
    <w:p w14:paraId="22A91148" w14:textId="77777777" w:rsidR="00C761A9" w:rsidRDefault="00C761A9" w:rsidP="00C761A9">
      <w:pPr>
        <w:spacing w:after="0"/>
        <w:ind w:left="180" w:hanging="180"/>
        <w:rPr>
          <w:ins w:id="4271" w:author="Summer 2023 updates" w:date="2024-07-31T13:42:00Z"/>
          <w:rFonts w:eastAsia="Garamond" w:cs="Garamond"/>
        </w:rPr>
      </w:pPr>
      <w:ins w:id="4272" w:author="Summer 2023 updates" w:date="2024-07-31T13:42:00Z">
        <w:r>
          <w:rPr>
            <w:rFonts w:eastAsia="Garamond" w:cs="Garamond"/>
          </w:rPr>
          <w:t>FRE-400 Advanced Language Skills</w:t>
        </w:r>
      </w:ins>
    </w:p>
    <w:p w14:paraId="4B08CD06" w14:textId="77777777" w:rsidR="00C761A9" w:rsidRDefault="00C761A9" w:rsidP="00C761A9">
      <w:pPr>
        <w:spacing w:after="0"/>
        <w:ind w:left="180" w:hanging="180"/>
        <w:rPr>
          <w:ins w:id="4273" w:author="Summer 2023 updates" w:date="2024-07-31T13:42:00Z"/>
          <w:rFonts w:eastAsia="Garamond" w:cs="Garamond"/>
        </w:rPr>
      </w:pPr>
      <w:ins w:id="4274" w:author="Summer 2023 updates" w:date="2024-07-31T13:42:00Z">
        <w:r>
          <w:rPr>
            <w:rFonts w:eastAsia="Garamond" w:cs="Garamond"/>
          </w:rPr>
          <w:t>FRE-452 Translation and Interpretation Workshop (WE)</w:t>
        </w:r>
      </w:ins>
    </w:p>
    <w:p w14:paraId="2BAE3F2A" w14:textId="77777777" w:rsidR="00C761A9" w:rsidRDefault="00C761A9" w:rsidP="00C761A9">
      <w:pPr>
        <w:spacing w:after="0"/>
        <w:ind w:left="180" w:hanging="180"/>
        <w:rPr>
          <w:ins w:id="4275" w:author="Summer 2023 updates" w:date="2024-07-31T13:42:00Z"/>
          <w:rFonts w:eastAsia="Garamond" w:cs="Garamond"/>
        </w:rPr>
      </w:pPr>
      <w:ins w:id="4276" w:author="Summer 2023 updates" w:date="2024-07-31T13:42:00Z">
        <w:r>
          <w:rPr>
            <w:rFonts w:eastAsia="Garamond" w:cs="Garamond"/>
          </w:rPr>
          <w:t>GRK-115 Basic Greek</w:t>
        </w:r>
      </w:ins>
    </w:p>
    <w:p w14:paraId="56B9FBE2" w14:textId="77777777" w:rsidR="00C761A9" w:rsidRDefault="00C761A9" w:rsidP="00C761A9">
      <w:pPr>
        <w:spacing w:after="0"/>
        <w:ind w:left="180" w:hanging="180"/>
        <w:rPr>
          <w:ins w:id="4277" w:author="Summer 2023 updates" w:date="2024-07-31T13:42:00Z"/>
          <w:rFonts w:eastAsia="Garamond" w:cs="Garamond"/>
        </w:rPr>
      </w:pPr>
      <w:ins w:id="4278" w:author="Summer 2023 updates" w:date="2024-07-31T13:42:00Z">
        <w:r>
          <w:rPr>
            <w:rFonts w:eastAsia="Garamond" w:cs="Garamond"/>
          </w:rPr>
          <w:t>HIS-136 East Asian Civilization</w:t>
        </w:r>
      </w:ins>
    </w:p>
    <w:p w14:paraId="3800EDD6" w14:textId="77777777" w:rsidR="00C761A9" w:rsidRDefault="00C761A9" w:rsidP="00C761A9">
      <w:pPr>
        <w:spacing w:after="0"/>
        <w:ind w:left="180" w:hanging="180"/>
        <w:rPr>
          <w:ins w:id="4279" w:author="Summer 2023 updates" w:date="2024-07-31T13:42:00Z"/>
          <w:rFonts w:eastAsia="Garamond" w:cs="Garamond"/>
        </w:rPr>
      </w:pPr>
      <w:ins w:id="4280" w:author="Summer 2023 updates" w:date="2024-07-31T13:42:00Z">
        <w:r>
          <w:rPr>
            <w:rFonts w:eastAsia="Garamond" w:cs="Garamond"/>
          </w:rPr>
          <w:t>HIS-216 History of Modern Korea (WE)</w:t>
        </w:r>
      </w:ins>
    </w:p>
    <w:p w14:paraId="16B0F154" w14:textId="77777777" w:rsidR="00C761A9" w:rsidRDefault="00C761A9" w:rsidP="00C761A9">
      <w:pPr>
        <w:spacing w:after="0"/>
        <w:ind w:left="180" w:hanging="180"/>
        <w:rPr>
          <w:ins w:id="4281" w:author="Summer 2023 updates" w:date="2024-07-31T13:42:00Z"/>
          <w:rFonts w:eastAsia="Garamond" w:cs="Garamond"/>
        </w:rPr>
      </w:pPr>
      <w:ins w:id="4282" w:author="Summer 2023 updates" w:date="2024-07-31T13:42:00Z">
        <w:r>
          <w:rPr>
            <w:rFonts w:eastAsia="Garamond" w:cs="Garamond"/>
          </w:rPr>
          <w:t>HIS-246 History of Modern China (WE)</w:t>
        </w:r>
      </w:ins>
    </w:p>
    <w:p w14:paraId="1D26DB0A" w14:textId="77777777" w:rsidR="00C761A9" w:rsidRPr="00663C5D" w:rsidRDefault="00C761A9" w:rsidP="00C761A9">
      <w:pPr>
        <w:spacing w:after="0"/>
        <w:ind w:left="180" w:hanging="180"/>
        <w:rPr>
          <w:ins w:id="4283" w:author="Summer 2023 updates" w:date="2024-07-31T13:42:00Z"/>
          <w:rFonts w:eastAsia="Garamond" w:cs="Garamond"/>
        </w:rPr>
      </w:pPr>
      <w:ins w:id="4284" w:author="Summer 2023 updates" w:date="2024-07-31T13:42:00Z">
        <w:r w:rsidRPr="00663C5D">
          <w:rPr>
            <w:rFonts w:eastAsia="Garamond" w:cs="Garamond"/>
          </w:rPr>
          <w:t>HIS-256 History of Modern Japan (WE)</w:t>
        </w:r>
      </w:ins>
    </w:p>
    <w:p w14:paraId="76ADD8F5" w14:textId="77777777" w:rsidR="00C761A9" w:rsidRPr="00663C5D" w:rsidRDefault="00C761A9" w:rsidP="00C761A9">
      <w:pPr>
        <w:spacing w:after="0"/>
        <w:ind w:left="180" w:hanging="180"/>
        <w:rPr>
          <w:ins w:id="4285" w:author="Summer 2023 updates" w:date="2024-07-31T13:42:00Z"/>
          <w:rFonts w:eastAsia="Garamond" w:cs="Garamond"/>
        </w:rPr>
      </w:pPr>
      <w:ins w:id="4286" w:author="Summer 2023 updates" w:date="2024-07-31T13:42:00Z">
        <w:r w:rsidRPr="00663C5D">
          <w:rPr>
            <w:rFonts w:eastAsia="Garamond" w:cs="Garamond"/>
          </w:rPr>
          <w:t>HIS-268 Latin America (WE)</w:t>
        </w:r>
      </w:ins>
    </w:p>
    <w:p w14:paraId="06693667" w14:textId="77777777" w:rsidR="00C761A9" w:rsidRPr="0070394D" w:rsidRDefault="00C761A9" w:rsidP="00C761A9">
      <w:pPr>
        <w:spacing w:after="0"/>
        <w:ind w:left="180" w:hanging="180"/>
        <w:rPr>
          <w:ins w:id="4287" w:author="Summer 2023 updates" w:date="2024-07-31T13:42:00Z"/>
          <w:rFonts w:eastAsia="Garamond" w:cs="Garamond"/>
        </w:rPr>
      </w:pPr>
      <w:ins w:id="4288" w:author="Summer 2023 updates" w:date="2024-07-31T13:42:00Z">
        <w:r w:rsidRPr="0070394D">
          <w:rPr>
            <w:rFonts w:eastAsia="Garamond" w:cs="Garamond"/>
          </w:rPr>
          <w:t>HIS-276 The “Discovery” of America”: Clash of Cultures and Alterities (WE)</w:t>
        </w:r>
      </w:ins>
    </w:p>
    <w:p w14:paraId="0D58C997" w14:textId="77777777" w:rsidR="00C761A9" w:rsidRPr="0070394D" w:rsidRDefault="00C761A9" w:rsidP="00C761A9">
      <w:pPr>
        <w:spacing w:after="0"/>
        <w:ind w:left="180" w:hanging="180"/>
        <w:rPr>
          <w:ins w:id="4289" w:author="Summer 2023 updates" w:date="2024-07-31T13:42:00Z"/>
          <w:rFonts w:eastAsia="Garamond" w:cs="Garamond"/>
        </w:rPr>
      </w:pPr>
      <w:ins w:id="4290" w:author="Summer 2023 updates" w:date="2024-07-31T13:42:00Z">
        <w:r w:rsidRPr="0070394D">
          <w:rPr>
            <w:rFonts w:eastAsia="Garamond" w:cs="Garamond"/>
          </w:rPr>
          <w:t>HIS-286 Modern Middle East (WE)</w:t>
        </w:r>
      </w:ins>
    </w:p>
    <w:p w14:paraId="223A53DD" w14:textId="77777777" w:rsidR="00C761A9" w:rsidRPr="0070394D" w:rsidRDefault="00C761A9" w:rsidP="00C761A9">
      <w:pPr>
        <w:spacing w:after="0"/>
        <w:ind w:left="180" w:hanging="180"/>
        <w:rPr>
          <w:ins w:id="4291" w:author="Summer 2023 updates" w:date="2024-07-31T13:42:00Z"/>
          <w:rFonts w:eastAsia="Garamond" w:cs="Garamond"/>
        </w:rPr>
      </w:pPr>
      <w:ins w:id="4292" w:author="Summer 2023 updates" w:date="2024-07-31T13:42:00Z">
        <w:r w:rsidRPr="0070394D">
          <w:rPr>
            <w:rFonts w:eastAsia="Garamond" w:cs="Garamond"/>
          </w:rPr>
          <w:t>HIS-306 Revolution, Social Struggle, and Testimonio in Latin America 20th Century (WE)</w:t>
        </w:r>
      </w:ins>
    </w:p>
    <w:p w14:paraId="32B00CFE" w14:textId="77777777" w:rsidR="00C761A9" w:rsidRPr="0070394D" w:rsidRDefault="00C761A9" w:rsidP="00C761A9">
      <w:pPr>
        <w:spacing w:after="0"/>
        <w:ind w:left="180" w:hanging="180"/>
        <w:rPr>
          <w:ins w:id="4293" w:author="Summer 2023 updates" w:date="2024-07-31T13:42:00Z"/>
          <w:rFonts w:eastAsia="Garamond" w:cs="Garamond"/>
        </w:rPr>
      </w:pPr>
      <w:ins w:id="4294" w:author="Summer 2023 updates" w:date="2024-07-31T13:42:00Z">
        <w:r w:rsidRPr="0070394D">
          <w:rPr>
            <w:rFonts w:eastAsia="Garamond" w:cs="Garamond"/>
          </w:rPr>
          <w:t>HIS-308 Legacies of the Cold War in Argentina, Peru, Colombia and Chile (WE)</w:t>
        </w:r>
      </w:ins>
    </w:p>
    <w:p w14:paraId="26EF3F98" w14:textId="77777777" w:rsidR="00C761A9" w:rsidRPr="0070394D" w:rsidRDefault="00C761A9" w:rsidP="00C761A9">
      <w:pPr>
        <w:spacing w:after="0"/>
        <w:ind w:left="180" w:hanging="180"/>
        <w:rPr>
          <w:ins w:id="4295" w:author="Summer 2023 updates" w:date="2024-07-31T13:42:00Z"/>
          <w:rFonts w:eastAsia="Garamond" w:cs="Garamond"/>
        </w:rPr>
      </w:pPr>
      <w:ins w:id="4296" w:author="Summer 2023 updates" w:date="2024-07-31T13:42:00Z">
        <w:r w:rsidRPr="0070394D">
          <w:rPr>
            <w:rFonts w:eastAsia="Garamond" w:cs="Garamond"/>
          </w:rPr>
          <w:t>HIS-316 Topics in History: Non-Western Perspectives (WE)</w:t>
        </w:r>
      </w:ins>
    </w:p>
    <w:p w14:paraId="60D550EC" w14:textId="77777777" w:rsidR="000613F6" w:rsidRDefault="000613F6" w:rsidP="00C761A9">
      <w:pPr>
        <w:spacing w:after="0"/>
        <w:ind w:left="180" w:hanging="180"/>
        <w:rPr>
          <w:ins w:id="4297" w:author="Summer 2023 updates" w:date="2024-07-31T13:42:00Z"/>
          <w:rFonts w:eastAsia="Garamond" w:cs="Garamond"/>
        </w:rPr>
      </w:pPr>
    </w:p>
    <w:p w14:paraId="43678375" w14:textId="7F790582" w:rsidR="00C761A9" w:rsidRPr="0070394D" w:rsidRDefault="00C761A9" w:rsidP="00C761A9">
      <w:pPr>
        <w:spacing w:after="0"/>
        <w:ind w:left="180" w:hanging="180"/>
        <w:rPr>
          <w:ins w:id="4298" w:author="Summer 2023 updates" w:date="2024-07-31T13:42:00Z"/>
          <w:rFonts w:eastAsia="Garamond" w:cs="Garamond"/>
        </w:rPr>
      </w:pPr>
      <w:ins w:id="4299" w:author="Summer 2023 updates" w:date="2024-07-31T13:42:00Z">
        <w:r w:rsidRPr="0070394D">
          <w:rPr>
            <w:rFonts w:eastAsia="Garamond" w:cs="Garamond"/>
          </w:rPr>
          <w:t>HIS-318 Topics in History: Diverse Western Perspectives (WE)</w:t>
        </w:r>
      </w:ins>
    </w:p>
    <w:p w14:paraId="752B0627" w14:textId="77777777" w:rsidR="00C761A9" w:rsidRPr="0070394D" w:rsidRDefault="00C761A9" w:rsidP="00C761A9">
      <w:pPr>
        <w:spacing w:after="0"/>
        <w:ind w:left="180" w:hanging="180"/>
        <w:rPr>
          <w:ins w:id="4300" w:author="Summer 2023 updates" w:date="2024-07-31T13:42:00Z"/>
          <w:rFonts w:eastAsia="Garamond" w:cs="Garamond"/>
        </w:rPr>
      </w:pPr>
      <w:ins w:id="4301" w:author="Summer 2023 updates" w:date="2024-07-31T13:42:00Z">
        <w:r w:rsidRPr="0070394D">
          <w:rPr>
            <w:rFonts w:eastAsia="Garamond" w:cs="Garamond"/>
          </w:rPr>
          <w:t>HIS-466 Seminar in Asian History (WE)</w:t>
        </w:r>
      </w:ins>
    </w:p>
    <w:p w14:paraId="0E980087" w14:textId="77777777" w:rsidR="00C761A9" w:rsidRPr="00663C5D" w:rsidRDefault="00C761A9" w:rsidP="00C761A9">
      <w:pPr>
        <w:spacing w:after="0"/>
        <w:ind w:left="180" w:hanging="180"/>
        <w:rPr>
          <w:ins w:id="4302" w:author="Summer 2023 updates" w:date="2024-07-31T13:42:00Z"/>
          <w:rFonts w:eastAsia="Garamond" w:cs="Garamond"/>
        </w:rPr>
      </w:pPr>
      <w:ins w:id="4303" w:author="Summer 2023 updates" w:date="2024-07-31T13:42:00Z">
        <w:r w:rsidRPr="00663C5D">
          <w:rPr>
            <w:rFonts w:eastAsia="Garamond" w:cs="Garamond"/>
          </w:rPr>
          <w:t>JPN-115 Elementary Japanese I</w:t>
        </w:r>
      </w:ins>
    </w:p>
    <w:p w14:paraId="78590658" w14:textId="77777777" w:rsidR="00C761A9" w:rsidRPr="00663C5D" w:rsidRDefault="00C761A9" w:rsidP="00C761A9">
      <w:pPr>
        <w:spacing w:after="0"/>
        <w:ind w:left="180" w:hanging="180"/>
        <w:rPr>
          <w:ins w:id="4304" w:author="Summer 2023 updates" w:date="2024-07-31T13:42:00Z"/>
          <w:rFonts w:eastAsia="Garamond" w:cs="Garamond"/>
        </w:rPr>
      </w:pPr>
      <w:ins w:id="4305" w:author="Summer 2023 updates" w:date="2024-07-31T13:42:00Z">
        <w:r w:rsidRPr="00663C5D">
          <w:rPr>
            <w:rFonts w:eastAsia="Garamond" w:cs="Garamond"/>
          </w:rPr>
          <w:t>JPN-125 Elementary Japanese II</w:t>
        </w:r>
      </w:ins>
    </w:p>
    <w:p w14:paraId="0A554CDE" w14:textId="77777777" w:rsidR="00C761A9" w:rsidRDefault="00C761A9" w:rsidP="00C761A9">
      <w:pPr>
        <w:spacing w:after="0"/>
        <w:ind w:left="180" w:hanging="180"/>
        <w:rPr>
          <w:ins w:id="4306" w:author="Summer 2023 updates" w:date="2024-07-31T13:42:00Z"/>
          <w:rFonts w:eastAsia="Garamond" w:cs="Garamond"/>
        </w:rPr>
      </w:pPr>
      <w:ins w:id="4307" w:author="Summer 2023 updates" w:date="2024-07-31T13:42:00Z">
        <w:r w:rsidRPr="00663C5D">
          <w:rPr>
            <w:rFonts w:eastAsia="Garamond" w:cs="Garamond"/>
          </w:rPr>
          <w:t>JPN-215 Intermediate Japanese I</w:t>
        </w:r>
      </w:ins>
    </w:p>
    <w:p w14:paraId="05728D89" w14:textId="77777777" w:rsidR="00C761A9" w:rsidRDefault="00C761A9" w:rsidP="00C761A9">
      <w:pPr>
        <w:spacing w:after="0"/>
        <w:ind w:left="180" w:hanging="180"/>
        <w:rPr>
          <w:ins w:id="4308" w:author="Summer 2023 updates" w:date="2024-07-31T13:42:00Z"/>
          <w:rFonts w:eastAsia="Garamond" w:cs="Garamond"/>
        </w:rPr>
      </w:pPr>
      <w:ins w:id="4309" w:author="Summer 2023 updates" w:date="2024-07-31T13:42:00Z">
        <w:r>
          <w:rPr>
            <w:rFonts w:eastAsia="Garamond" w:cs="Garamond"/>
          </w:rPr>
          <w:t>JPN-225 Intermediate Japanese II</w:t>
        </w:r>
      </w:ins>
    </w:p>
    <w:p w14:paraId="16AC6CAE" w14:textId="77777777" w:rsidR="00C761A9" w:rsidRDefault="00C761A9" w:rsidP="00C761A9">
      <w:pPr>
        <w:spacing w:after="0"/>
        <w:ind w:left="180" w:hanging="180"/>
        <w:rPr>
          <w:ins w:id="4310" w:author="Summer 2023 updates" w:date="2024-07-31T13:42:00Z"/>
          <w:rFonts w:eastAsia="Garamond" w:cs="Garamond"/>
        </w:rPr>
      </w:pPr>
      <w:ins w:id="4311" w:author="Summer 2023 updates" w:date="2024-07-31T13:42:00Z">
        <w:r>
          <w:rPr>
            <w:rFonts w:eastAsia="Garamond" w:cs="Garamond"/>
          </w:rPr>
          <w:t>POL-276 African Politics (WE)</w:t>
        </w:r>
      </w:ins>
    </w:p>
    <w:p w14:paraId="6FD2139E" w14:textId="77777777" w:rsidR="00C761A9" w:rsidRPr="00663C5D" w:rsidRDefault="00C761A9" w:rsidP="00C761A9">
      <w:pPr>
        <w:spacing w:after="0"/>
        <w:ind w:left="180" w:hanging="180"/>
        <w:rPr>
          <w:ins w:id="4312" w:author="Summer 2023 updates" w:date="2024-07-31T13:42:00Z"/>
          <w:rFonts w:eastAsia="Garamond" w:cs="Garamond"/>
        </w:rPr>
      </w:pPr>
      <w:ins w:id="4313" w:author="Summer 2023 updates" w:date="2024-07-31T13:42:00Z">
        <w:r w:rsidRPr="00663C5D">
          <w:rPr>
            <w:rFonts w:eastAsia="Garamond" w:cs="Garamond"/>
          </w:rPr>
          <w:t>POL-286 Asian Politics (WE)</w:t>
        </w:r>
      </w:ins>
    </w:p>
    <w:p w14:paraId="69478E61" w14:textId="77777777" w:rsidR="00C761A9" w:rsidRPr="00663C5D" w:rsidRDefault="00C761A9" w:rsidP="00C761A9">
      <w:pPr>
        <w:spacing w:after="0"/>
        <w:ind w:left="180" w:hanging="180"/>
        <w:rPr>
          <w:ins w:id="4314" w:author="Summer 2023 updates" w:date="2024-07-31T13:42:00Z"/>
          <w:rFonts w:eastAsia="Garamond" w:cs="Garamond"/>
        </w:rPr>
      </w:pPr>
      <w:ins w:id="4315" w:author="Summer 2023 updates" w:date="2024-07-31T13:42:00Z">
        <w:r w:rsidRPr="00663C5D">
          <w:rPr>
            <w:rFonts w:eastAsia="Garamond" w:cs="Garamond"/>
          </w:rPr>
          <w:t>POL-298 European Politics (WE)</w:t>
        </w:r>
      </w:ins>
    </w:p>
    <w:p w14:paraId="792E1459" w14:textId="77777777" w:rsidR="00C761A9" w:rsidRPr="0070394D" w:rsidRDefault="00C761A9" w:rsidP="00C761A9">
      <w:pPr>
        <w:spacing w:after="0"/>
        <w:ind w:left="180" w:hanging="180"/>
        <w:rPr>
          <w:ins w:id="4316" w:author="Summer 2023 updates" w:date="2024-07-31T13:42:00Z"/>
          <w:rFonts w:eastAsia="Garamond" w:cs="Garamond"/>
        </w:rPr>
      </w:pPr>
      <w:ins w:id="4317" w:author="Summer 2023 updates" w:date="2024-07-31T13:42:00Z">
        <w:r w:rsidRPr="0070394D">
          <w:rPr>
            <w:rFonts w:eastAsia="Garamond" w:cs="Garamond"/>
          </w:rPr>
          <w:t>POL-398 Religion and World Politics (WE)</w:t>
        </w:r>
      </w:ins>
    </w:p>
    <w:p w14:paraId="77CF96DC" w14:textId="77777777" w:rsidR="00C761A9" w:rsidRPr="00663C5D" w:rsidRDefault="00C761A9" w:rsidP="00C761A9">
      <w:pPr>
        <w:spacing w:after="0"/>
        <w:ind w:left="180" w:hanging="180"/>
        <w:rPr>
          <w:ins w:id="4318" w:author="Summer 2023 updates" w:date="2024-07-31T13:42:00Z"/>
          <w:rFonts w:eastAsia="Garamond" w:cs="Garamond"/>
        </w:rPr>
      </w:pPr>
      <w:ins w:id="4319" w:author="Summer 2023 updates" w:date="2024-07-31T13:42:00Z">
        <w:r w:rsidRPr="00663C5D">
          <w:rPr>
            <w:rFonts w:eastAsia="Garamond" w:cs="Garamond"/>
          </w:rPr>
          <w:t>REL-106 Eastern Religions</w:t>
        </w:r>
      </w:ins>
    </w:p>
    <w:p w14:paraId="71DB71ED" w14:textId="77777777" w:rsidR="00C761A9" w:rsidRPr="00663C5D" w:rsidRDefault="00C761A9" w:rsidP="00C761A9">
      <w:pPr>
        <w:spacing w:after="0"/>
        <w:ind w:left="180" w:hanging="180"/>
        <w:rPr>
          <w:ins w:id="4320" w:author="Summer 2023 updates" w:date="2024-07-31T13:42:00Z"/>
          <w:rFonts w:eastAsia="Garamond" w:cs="Garamond"/>
        </w:rPr>
      </w:pPr>
      <w:ins w:id="4321" w:author="Summer 2023 updates" w:date="2024-07-31T13:42:00Z">
        <w:r w:rsidRPr="00663C5D">
          <w:rPr>
            <w:rFonts w:eastAsia="Garamond" w:cs="Garamond"/>
          </w:rPr>
          <w:t>REL-108 Western Religions (WE)</w:t>
        </w:r>
      </w:ins>
    </w:p>
    <w:p w14:paraId="0AAE829E" w14:textId="77777777" w:rsidR="00C761A9" w:rsidRPr="00663C5D" w:rsidRDefault="00C761A9" w:rsidP="00C761A9">
      <w:pPr>
        <w:spacing w:after="0"/>
        <w:ind w:left="180" w:hanging="180"/>
        <w:rPr>
          <w:ins w:id="4322" w:author="Summer 2023 updates" w:date="2024-07-31T13:42:00Z"/>
          <w:rFonts w:eastAsia="Garamond" w:cs="Garamond"/>
        </w:rPr>
      </w:pPr>
      <w:ins w:id="4323" w:author="Summer 2023 updates" w:date="2024-07-31T13:42:00Z">
        <w:r w:rsidRPr="00663C5D">
          <w:rPr>
            <w:rFonts w:eastAsia="Garamond" w:cs="Garamond"/>
          </w:rPr>
          <w:t>REL-128 Judaism (WE)</w:t>
        </w:r>
      </w:ins>
    </w:p>
    <w:p w14:paraId="63D5A211" w14:textId="77777777" w:rsidR="00C761A9" w:rsidRPr="00663C5D" w:rsidRDefault="00C761A9" w:rsidP="00C761A9">
      <w:pPr>
        <w:spacing w:after="0"/>
        <w:ind w:left="180" w:hanging="180"/>
        <w:rPr>
          <w:ins w:id="4324" w:author="Summer 2023 updates" w:date="2024-07-31T13:42:00Z"/>
          <w:rFonts w:eastAsia="Garamond" w:cs="Garamond"/>
        </w:rPr>
      </w:pPr>
      <w:ins w:id="4325" w:author="Summer 2023 updates" w:date="2024-07-31T13:42:00Z">
        <w:r w:rsidRPr="00663C5D">
          <w:rPr>
            <w:rFonts w:eastAsia="Garamond" w:cs="Garamond"/>
          </w:rPr>
          <w:t>REL-136 Religions of China (WE)</w:t>
        </w:r>
      </w:ins>
    </w:p>
    <w:p w14:paraId="15B748A2" w14:textId="77777777" w:rsidR="00C761A9" w:rsidRPr="00663C5D" w:rsidRDefault="00C761A9" w:rsidP="00C761A9">
      <w:pPr>
        <w:spacing w:after="0"/>
        <w:ind w:left="180" w:hanging="180"/>
        <w:rPr>
          <w:moveTo w:id="4326" w:author="Summer 2023 updates" w:date="2024-07-31T13:42:00Z"/>
          <w:rPrChange w:id="4327" w:author="Summer 2023 updates" w:date="2024-07-31T13:42:00Z">
            <w:rPr>
              <w:moveTo w:id="4328" w:author="Summer 2023 updates" w:date="2024-07-31T13:42:00Z"/>
              <w:color w:val="000000" w:themeColor="text1"/>
            </w:rPr>
          </w:rPrChange>
        </w:rPr>
        <w:pPrChange w:id="4329" w:author="Summer 2023 updates" w:date="2024-07-31T13:42:00Z">
          <w:pPr>
            <w:spacing w:after="0"/>
          </w:pPr>
        </w:pPrChange>
      </w:pPr>
      <w:moveToRangeStart w:id="4330" w:author="Summer 2023 updates" w:date="2024-07-31T13:42:00Z" w:name="move173325794"/>
      <w:moveTo w:id="4331" w:author="Summer 2023 updates" w:date="2024-07-31T13:42:00Z">
        <w:r w:rsidRPr="00663C5D">
          <w:rPr>
            <w:rPrChange w:id="4332" w:author="Summer 2023 updates" w:date="2024-07-31T13:42:00Z">
              <w:rPr>
                <w:color w:val="000000" w:themeColor="text1"/>
              </w:rPr>
            </w:rPrChange>
          </w:rPr>
          <w:t>REL-148 Islam (WE)</w:t>
        </w:r>
      </w:moveTo>
    </w:p>
    <w:moveToRangeEnd w:id="4330"/>
    <w:p w14:paraId="336A3C41" w14:textId="77777777" w:rsidR="00C761A9" w:rsidRPr="00663C5D" w:rsidRDefault="00C761A9" w:rsidP="00C761A9">
      <w:pPr>
        <w:spacing w:after="0"/>
        <w:ind w:left="180" w:hanging="180"/>
        <w:rPr>
          <w:ins w:id="4333" w:author="Summer 2023 updates" w:date="2024-07-31T13:42:00Z"/>
          <w:rFonts w:eastAsia="Garamond" w:cs="Garamond"/>
        </w:rPr>
      </w:pPr>
      <w:ins w:id="4334" w:author="Summer 2023 updates" w:date="2024-07-31T13:42:00Z">
        <w:r w:rsidRPr="00663C5D">
          <w:rPr>
            <w:rFonts w:eastAsia="Garamond" w:cs="Garamond"/>
          </w:rPr>
          <w:t>REL-196 Hinduism</w:t>
        </w:r>
      </w:ins>
    </w:p>
    <w:p w14:paraId="0D965572" w14:textId="77777777" w:rsidR="00C761A9" w:rsidRPr="00663C5D" w:rsidRDefault="00C761A9" w:rsidP="00C761A9">
      <w:pPr>
        <w:spacing w:after="0"/>
        <w:ind w:left="180" w:hanging="180"/>
        <w:rPr>
          <w:ins w:id="4335" w:author="Summer 2023 updates" w:date="2024-07-31T13:42:00Z"/>
          <w:rFonts w:eastAsia="Garamond" w:cs="Garamond"/>
        </w:rPr>
      </w:pPr>
      <w:ins w:id="4336" w:author="Summer 2023 updates" w:date="2024-07-31T13:42:00Z">
        <w:r w:rsidRPr="00663C5D">
          <w:rPr>
            <w:rFonts w:eastAsia="Garamond" w:cs="Garamond"/>
          </w:rPr>
          <w:t>REL-226 Religions of China: Daoism (WE)</w:t>
        </w:r>
      </w:ins>
    </w:p>
    <w:p w14:paraId="5B58A2FF" w14:textId="77777777" w:rsidR="00C761A9" w:rsidRPr="00663C5D" w:rsidRDefault="00C761A9" w:rsidP="00C761A9">
      <w:pPr>
        <w:spacing w:after="0"/>
        <w:ind w:left="180" w:hanging="180"/>
        <w:rPr>
          <w:ins w:id="4337" w:author="Summer 2023 updates" w:date="2024-07-31T13:42:00Z"/>
          <w:rFonts w:eastAsia="Garamond" w:cs="Garamond"/>
        </w:rPr>
      </w:pPr>
      <w:ins w:id="4338" w:author="Summer 2023 updates" w:date="2024-07-31T13:42:00Z">
        <w:r w:rsidRPr="00663C5D">
          <w:rPr>
            <w:rFonts w:eastAsia="Garamond" w:cs="Garamond"/>
          </w:rPr>
          <w:t>REL-336 Tibetan Buddhist Culture (WE)</w:t>
        </w:r>
      </w:ins>
    </w:p>
    <w:p w14:paraId="7271ED65" w14:textId="77777777" w:rsidR="00C761A9" w:rsidRPr="00663C5D" w:rsidRDefault="00C761A9" w:rsidP="00C761A9">
      <w:pPr>
        <w:spacing w:after="0"/>
        <w:ind w:left="180" w:hanging="180"/>
        <w:rPr>
          <w:ins w:id="4339" w:author="Summer 2023 updates" w:date="2024-07-31T13:42:00Z"/>
          <w:rFonts w:eastAsia="Garamond" w:cs="Garamond"/>
        </w:rPr>
      </w:pPr>
      <w:ins w:id="4340" w:author="Summer 2023 updates" w:date="2024-07-31T13:42:00Z">
        <w:r w:rsidRPr="00663C5D">
          <w:rPr>
            <w:rFonts w:eastAsia="Garamond" w:cs="Garamond"/>
          </w:rPr>
          <w:t>SPA-115 Elementary Spanish I</w:t>
        </w:r>
      </w:ins>
    </w:p>
    <w:p w14:paraId="17AD36F4" w14:textId="77777777" w:rsidR="00C761A9" w:rsidRPr="00663C5D" w:rsidRDefault="00C761A9" w:rsidP="00C761A9">
      <w:pPr>
        <w:spacing w:after="0"/>
        <w:ind w:left="180" w:hanging="180"/>
        <w:rPr>
          <w:ins w:id="4341" w:author="Summer 2023 updates" w:date="2024-07-31T13:42:00Z"/>
          <w:rFonts w:eastAsia="Garamond" w:cs="Garamond"/>
        </w:rPr>
      </w:pPr>
      <w:ins w:id="4342" w:author="Summer 2023 updates" w:date="2024-07-31T13:42:00Z">
        <w:r w:rsidRPr="00663C5D">
          <w:rPr>
            <w:rFonts w:eastAsia="Garamond" w:cs="Garamond"/>
          </w:rPr>
          <w:t>SPA-125 Elementary Spanish II</w:t>
        </w:r>
      </w:ins>
    </w:p>
    <w:p w14:paraId="6B21DA79" w14:textId="77777777" w:rsidR="00C761A9" w:rsidRPr="00663C5D" w:rsidRDefault="00C761A9" w:rsidP="00C761A9">
      <w:pPr>
        <w:spacing w:after="0"/>
        <w:ind w:left="180" w:hanging="180"/>
        <w:rPr>
          <w:ins w:id="4343" w:author="Summer 2023 updates" w:date="2024-07-31T13:42:00Z"/>
          <w:rFonts w:eastAsia="Garamond" w:cs="Garamond"/>
        </w:rPr>
      </w:pPr>
      <w:ins w:id="4344" w:author="Summer 2023 updates" w:date="2024-07-31T13:42:00Z">
        <w:r w:rsidRPr="00663C5D">
          <w:rPr>
            <w:rFonts w:eastAsia="Garamond" w:cs="Garamond"/>
          </w:rPr>
          <w:t>SPA-135 Spanish Review and Preparation</w:t>
        </w:r>
      </w:ins>
    </w:p>
    <w:p w14:paraId="0CC737C4" w14:textId="77777777" w:rsidR="00C761A9" w:rsidRPr="00663C5D" w:rsidRDefault="00C761A9" w:rsidP="00C761A9">
      <w:pPr>
        <w:spacing w:after="0"/>
        <w:ind w:left="180" w:hanging="180"/>
        <w:rPr>
          <w:ins w:id="4345" w:author="Summer 2023 updates" w:date="2024-07-31T13:42:00Z"/>
          <w:rFonts w:eastAsia="Garamond" w:cs="Garamond"/>
        </w:rPr>
      </w:pPr>
      <w:ins w:id="4346" w:author="Summer 2023 updates" w:date="2024-07-31T13:42:00Z">
        <w:r w:rsidRPr="00663C5D">
          <w:rPr>
            <w:rFonts w:eastAsia="Garamond" w:cs="Garamond"/>
          </w:rPr>
          <w:t>SPA-215 Intermediate Spanish I</w:t>
        </w:r>
      </w:ins>
    </w:p>
    <w:p w14:paraId="51B30B95" w14:textId="77777777" w:rsidR="00C761A9" w:rsidRPr="00663C5D" w:rsidRDefault="00C761A9" w:rsidP="00C761A9">
      <w:pPr>
        <w:spacing w:after="0"/>
        <w:ind w:left="180" w:hanging="180"/>
        <w:rPr>
          <w:ins w:id="4347" w:author="Summer 2023 updates" w:date="2024-07-31T13:42:00Z"/>
          <w:rFonts w:eastAsia="Garamond" w:cs="Garamond"/>
        </w:rPr>
      </w:pPr>
      <w:ins w:id="4348" w:author="Summer 2023 updates" w:date="2024-07-31T13:42:00Z">
        <w:r w:rsidRPr="00663C5D">
          <w:rPr>
            <w:rFonts w:eastAsia="Garamond" w:cs="Garamond"/>
          </w:rPr>
          <w:t>SPA-225 Intermediate Spanish II</w:t>
        </w:r>
      </w:ins>
    </w:p>
    <w:p w14:paraId="5CD02181" w14:textId="77777777" w:rsidR="00C761A9" w:rsidRPr="00663C5D" w:rsidRDefault="00C761A9" w:rsidP="00C761A9">
      <w:pPr>
        <w:spacing w:after="0"/>
        <w:ind w:left="180" w:hanging="180"/>
        <w:rPr>
          <w:ins w:id="4349" w:author="Summer 2023 updates" w:date="2024-07-31T13:42:00Z"/>
          <w:rFonts w:eastAsia="Garamond" w:cs="Garamond"/>
        </w:rPr>
      </w:pPr>
      <w:ins w:id="4350" w:author="Summer 2023 updates" w:date="2024-07-31T13:42:00Z">
        <w:r w:rsidRPr="00663C5D">
          <w:rPr>
            <w:rFonts w:eastAsia="Garamond" w:cs="Garamond"/>
          </w:rPr>
          <w:t>SPA-258 Spanish Language Learning Abroad</w:t>
        </w:r>
      </w:ins>
    </w:p>
    <w:p w14:paraId="37A22B8E" w14:textId="77777777" w:rsidR="00C761A9" w:rsidRPr="00663C5D" w:rsidRDefault="00C761A9" w:rsidP="00C761A9">
      <w:pPr>
        <w:spacing w:after="0"/>
        <w:ind w:left="180" w:hanging="180"/>
        <w:rPr>
          <w:ins w:id="4351" w:author="Summer 2023 updates" w:date="2024-07-31T13:42:00Z"/>
          <w:rFonts w:eastAsia="Garamond" w:cs="Garamond"/>
        </w:rPr>
      </w:pPr>
      <w:ins w:id="4352" w:author="Summer 2023 updates" w:date="2024-07-31T13:42:00Z">
        <w:r w:rsidRPr="00663C5D">
          <w:rPr>
            <w:rFonts w:eastAsia="Garamond" w:cs="Garamond"/>
          </w:rPr>
          <w:t>SPA-315 Spanish Composition and Conversation (WE)</w:t>
        </w:r>
      </w:ins>
    </w:p>
    <w:p w14:paraId="636DAA52" w14:textId="77777777" w:rsidR="00C761A9" w:rsidRPr="00663C5D" w:rsidRDefault="00C761A9" w:rsidP="00C761A9">
      <w:pPr>
        <w:spacing w:after="0"/>
        <w:ind w:left="180" w:hanging="180"/>
        <w:rPr>
          <w:ins w:id="4353" w:author="Summer 2023 updates" w:date="2024-07-31T13:42:00Z"/>
          <w:rFonts w:eastAsia="Garamond" w:cs="Garamond"/>
        </w:rPr>
      </w:pPr>
      <w:ins w:id="4354" w:author="Summer 2023 updates" w:date="2024-07-31T13:42:00Z">
        <w:r w:rsidRPr="00663C5D">
          <w:rPr>
            <w:rFonts w:eastAsia="Garamond" w:cs="Garamond"/>
          </w:rPr>
          <w:t>SPA-325 Spanish Language and Literature (WE)</w:t>
        </w:r>
      </w:ins>
    </w:p>
    <w:p w14:paraId="012BED6D" w14:textId="77777777" w:rsidR="00C761A9" w:rsidRDefault="00C761A9" w:rsidP="00C761A9">
      <w:pPr>
        <w:spacing w:after="0"/>
        <w:ind w:left="180" w:hanging="180"/>
        <w:rPr>
          <w:ins w:id="4355" w:author="Summer 2023 updates" w:date="2024-07-31T13:42:00Z"/>
          <w:rFonts w:eastAsia="Garamond" w:cs="Garamond"/>
        </w:rPr>
      </w:pPr>
      <w:ins w:id="4356" w:author="Summer 2023 updates" w:date="2024-07-31T13:42:00Z">
        <w:r w:rsidRPr="00663C5D">
          <w:rPr>
            <w:rFonts w:eastAsia="Garamond" w:cs="Garamond"/>
          </w:rPr>
          <w:t>SPA-339 Spanish for Health Care</w:t>
        </w:r>
      </w:ins>
    </w:p>
    <w:p w14:paraId="0D4015B7" w14:textId="77777777" w:rsidR="00C761A9" w:rsidRDefault="00C761A9" w:rsidP="00C761A9">
      <w:pPr>
        <w:spacing w:after="0"/>
        <w:ind w:left="180" w:hanging="180"/>
        <w:rPr>
          <w:ins w:id="4357" w:author="Summer 2023 updates" w:date="2024-07-31T13:42:00Z"/>
          <w:rFonts w:eastAsia="Garamond" w:cs="Garamond"/>
        </w:rPr>
      </w:pPr>
      <w:ins w:id="4358" w:author="Summer 2023 updates" w:date="2024-07-31T13:42:00Z">
        <w:r>
          <w:rPr>
            <w:rFonts w:eastAsia="Garamond" w:cs="Garamond"/>
          </w:rPr>
          <w:t>SPA-349 Business Spanish</w:t>
        </w:r>
      </w:ins>
    </w:p>
    <w:p w14:paraId="42CAED0B" w14:textId="275CE4FB" w:rsidR="00B5447F" w:rsidRDefault="00B5447F" w:rsidP="008F6FDA">
      <w:pPr>
        <w:rPr>
          <w:ins w:id="4359" w:author="Summer 2023 updates" w:date="2024-07-31T13:42:00Z"/>
        </w:rPr>
      </w:pPr>
    </w:p>
    <w:p w14:paraId="31C94807" w14:textId="264BF7DF" w:rsidR="00C761A9" w:rsidRDefault="00C761A9" w:rsidP="008F6FDA">
      <w:pPr>
        <w:rPr>
          <w:ins w:id="4360" w:author="Summer 2023 updates" w:date="2024-07-31T13:42:00Z"/>
        </w:rPr>
      </w:pPr>
    </w:p>
    <w:p w14:paraId="1A011DDC" w14:textId="77777777" w:rsidR="00C761A9" w:rsidRDefault="00C761A9" w:rsidP="008F6FDA">
      <w:pPr>
        <w:rPr>
          <w:ins w:id="4361" w:author="Summer 2023 updates" w:date="2024-07-31T13:42:00Z"/>
        </w:rPr>
        <w:sectPr w:rsidR="00C761A9" w:rsidSect="00884DF4">
          <w:type w:val="continuous"/>
          <w:pgSz w:w="12240" w:h="15840"/>
          <w:pgMar w:top="1440" w:right="1080" w:bottom="1080" w:left="1080" w:header="720" w:footer="720" w:gutter="0"/>
          <w:cols w:num="2" w:space="720"/>
          <w:docGrid w:linePitch="360"/>
        </w:sectPr>
      </w:pPr>
    </w:p>
    <w:p w14:paraId="4B70F1EA" w14:textId="6AC4C687" w:rsidR="00C761A9" w:rsidRPr="00A35029" w:rsidRDefault="00C761A9" w:rsidP="008F6FDA">
      <w:pPr>
        <w:rPr>
          <w:ins w:id="4362" w:author="Summer 2023 updates" w:date="2024-07-31T13:42:00Z"/>
        </w:rPr>
      </w:pPr>
    </w:p>
    <w:p w14:paraId="50B842A2" w14:textId="77777777" w:rsidR="00E500FB" w:rsidRDefault="00E500FB">
      <w:pPr>
        <w:spacing w:after="200" w:line="276" w:lineRule="auto"/>
        <w:rPr>
          <w:ins w:id="4363" w:author="Summer 2023 updates" w:date="2024-07-31T13:42:00Z"/>
          <w:rStyle w:val="Strong"/>
          <w:rFonts w:ascii="Garamond" w:hAnsi="Garamond" w:cstheme="majorBidi"/>
          <w:b w:val="0"/>
          <w:bCs w:val="0"/>
          <w:smallCaps w:val="0"/>
          <w:sz w:val="26"/>
        </w:rPr>
      </w:pPr>
      <w:ins w:id="4364" w:author="Summer 2023 updates" w:date="2024-07-31T13:42:00Z">
        <w:r>
          <w:rPr>
            <w:rStyle w:val="Strong"/>
            <w:rFonts w:ascii="Garamond" w:hAnsi="Garamond" w:cstheme="majorBidi"/>
            <w:b w:val="0"/>
            <w:bCs w:val="0"/>
            <w:smallCaps w:val="0"/>
            <w:sz w:val="26"/>
          </w:rPr>
          <w:br w:type="page"/>
        </w:r>
      </w:ins>
    </w:p>
    <w:p w14:paraId="51192BC8" w14:textId="77777777" w:rsidR="00E500FB" w:rsidRPr="002B19B4" w:rsidRDefault="00E500FB" w:rsidP="00E500FB">
      <w:pPr>
        <w:spacing w:before="80" w:line="246" w:lineRule="auto"/>
        <w:rPr>
          <w:ins w:id="4365" w:author="Summer 2023 updates" w:date="2024-07-31T13:42:00Z"/>
          <w:b/>
          <w:sz w:val="18"/>
          <w:szCs w:val="18"/>
        </w:rPr>
      </w:pPr>
      <w:ins w:id="4366" w:author="Summer 2023 updates" w:date="2024-07-31T13:42:00Z">
        <w:r w:rsidRPr="002B19B4">
          <w:rPr>
            <w:b/>
          </w:rPr>
          <w:t>D</w:t>
        </w:r>
        <w:r w:rsidRPr="002B19B4">
          <w:rPr>
            <w:b/>
            <w:sz w:val="18"/>
            <w:szCs w:val="18"/>
          </w:rPr>
          <w:t xml:space="preserve">IVERSITY </w:t>
        </w:r>
        <w:r w:rsidRPr="002B19B4">
          <w:rPr>
            <w:b/>
          </w:rPr>
          <w:t>A</w:t>
        </w:r>
        <w:r w:rsidRPr="002B19B4">
          <w:rPr>
            <w:b/>
            <w:sz w:val="18"/>
            <w:szCs w:val="18"/>
          </w:rPr>
          <w:t xml:space="preserve">CROSS THE </w:t>
        </w:r>
        <w:r w:rsidRPr="002B19B4">
          <w:rPr>
            <w:b/>
          </w:rPr>
          <w:t>C</w:t>
        </w:r>
        <w:r w:rsidRPr="002B19B4">
          <w:rPr>
            <w:b/>
            <w:sz w:val="18"/>
            <w:szCs w:val="18"/>
          </w:rPr>
          <w:t>URRICULUM</w:t>
        </w:r>
      </w:ins>
    </w:p>
    <w:p w14:paraId="4DB172EB" w14:textId="4D54B58C" w:rsidR="00E500FB" w:rsidRPr="002B19B4" w:rsidRDefault="00E500FB" w:rsidP="00383C5C">
      <w:pPr>
        <w:rPr>
          <w:ins w:id="4367" w:author="Summer 2023 updates" w:date="2024-07-31T13:42:00Z"/>
        </w:rPr>
      </w:pPr>
      <w:ins w:id="4368" w:author="Summer 2023 updates" w:date="2024-07-31T13:42:00Z">
        <w:r w:rsidRPr="002B19B4">
          <w:t>An essential part of a liberal arts education is to prepare students to live and work in a diverse and interconnected world. Diversity Across the Curriculum courses, offered at all levels across the curriculum, are designed to equip students to engage in effective and respectful civil dialogue in global and local contexts.  Students earning a B.A. or B.S.N. degree must take a minimum of four (4) Diversity Across the Curriculum courses that satisfy the following distribution:</w:t>
        </w:r>
      </w:ins>
    </w:p>
    <w:p w14:paraId="2B92845A" w14:textId="4DA9E2BE" w:rsidR="00E500FB" w:rsidRDefault="00E500FB" w:rsidP="00E500FB">
      <w:pPr>
        <w:pBdr>
          <w:top w:val="nil"/>
          <w:left w:val="nil"/>
          <w:bottom w:val="nil"/>
          <w:right w:val="nil"/>
          <w:between w:val="nil"/>
        </w:pBdr>
        <w:rPr>
          <w:ins w:id="4369" w:author="Summer 2023 updates" w:date="2024-07-31T13:42:00Z"/>
        </w:rPr>
      </w:pPr>
      <w:ins w:id="4370" w:author="Summer 2023 updates" w:date="2024-07-31T13:42:00Z">
        <w:r w:rsidRPr="002B19B4">
          <w:t xml:space="preserve">One course in </w:t>
        </w:r>
        <w:r w:rsidRPr="002B19B4">
          <w:rPr>
            <w:b/>
          </w:rPr>
          <w:t>Global Perspectives</w:t>
        </w:r>
        <w:r w:rsidRPr="002B19B4">
          <w:t>. These courses increase students’ understanding of the identities and experiences of peopl</w:t>
        </w:r>
        <w:r w:rsidR="000B692D">
          <w:t>e outside of the United States.</w:t>
        </w:r>
      </w:ins>
    </w:p>
    <w:p w14:paraId="39A69EEF" w14:textId="16719AF4" w:rsidR="00E500FB" w:rsidRDefault="00E500FB" w:rsidP="00383C5C">
      <w:pPr>
        <w:rPr>
          <w:ins w:id="4371" w:author="Summer 2023 updates" w:date="2024-07-31T13:42:00Z"/>
        </w:rPr>
      </w:pPr>
      <w:ins w:id="4372" w:author="Summer 2023 updates" w:date="2024-07-31T13:42:00Z">
        <w:r w:rsidRPr="002B19B4">
          <w:t xml:space="preserve">One course in </w:t>
        </w:r>
        <w:r w:rsidRPr="002B19B4">
          <w:rPr>
            <w:b/>
          </w:rPr>
          <w:t xml:space="preserve">United States Pluralism.  </w:t>
        </w:r>
        <w:r w:rsidRPr="002B19B4">
          <w:t>These courses increase students’ understanding of experiences underrepresented in American social and political discourse. These courses increase students’ knowledge of the ways that factors like social class, race, gender, and religion affect individuals’ experiences of democracy and culture in America; of reform movements like feminism and civil rights aimed at achieving social and economic equality; or of the range of American historical experiences.</w:t>
        </w:r>
      </w:ins>
    </w:p>
    <w:p w14:paraId="482C0C64" w14:textId="77777777" w:rsidR="00E500FB" w:rsidRPr="002B19B4" w:rsidRDefault="00E500FB" w:rsidP="00E500FB">
      <w:pPr>
        <w:pBdr>
          <w:top w:val="nil"/>
          <w:left w:val="nil"/>
          <w:bottom w:val="nil"/>
          <w:right w:val="nil"/>
          <w:between w:val="nil"/>
        </w:pBdr>
        <w:rPr>
          <w:ins w:id="4373" w:author="Summer 2023 updates" w:date="2024-07-31T13:42:00Z"/>
          <w:i/>
        </w:rPr>
      </w:pPr>
      <w:ins w:id="4374" w:author="Summer 2023 updates" w:date="2024-07-31T13:42:00Z">
        <w:r w:rsidRPr="002B19B4">
          <w:rPr>
            <w:b/>
          </w:rPr>
          <w:t>Two additional Diversity Across the Curriculum courses</w:t>
        </w:r>
        <w:r w:rsidRPr="002B19B4">
          <w:t xml:space="preserve"> from the above categories.</w:t>
        </w:r>
        <w:r w:rsidRPr="002B19B4">
          <w:br/>
        </w:r>
        <w:r w:rsidRPr="002B19B4">
          <w:rPr>
            <w:i/>
          </w:rPr>
          <w:t>A term-long study away may count as two Diversity Across the Curriculum courses as approved by the Registrar.</w:t>
        </w:r>
      </w:ins>
    </w:p>
    <w:p w14:paraId="5CE442CD" w14:textId="77777777" w:rsidR="00E500FB" w:rsidRPr="002B19B4" w:rsidRDefault="00E500FB" w:rsidP="00E500FB">
      <w:pPr>
        <w:pBdr>
          <w:top w:val="nil"/>
          <w:left w:val="nil"/>
          <w:bottom w:val="nil"/>
          <w:right w:val="nil"/>
          <w:between w:val="nil"/>
        </w:pBdr>
        <w:rPr>
          <w:ins w:id="4375" w:author="Summer 2023 updates" w:date="2024-07-31T13:42:00Z"/>
          <w:sz w:val="20"/>
          <w:szCs w:val="20"/>
        </w:rPr>
      </w:pPr>
    </w:p>
    <w:p w14:paraId="3BE39095" w14:textId="77777777" w:rsidR="00E500FB" w:rsidRPr="002B19B4" w:rsidRDefault="00E500FB" w:rsidP="00E500FB">
      <w:pPr>
        <w:spacing w:line="246" w:lineRule="auto"/>
        <w:rPr>
          <w:ins w:id="4376" w:author="Summer 2023 updates" w:date="2024-07-31T13:42:00Z"/>
          <w:b/>
          <w:sz w:val="18"/>
          <w:szCs w:val="18"/>
        </w:rPr>
        <w:sectPr w:rsidR="00E500FB" w:rsidRPr="002B19B4" w:rsidSect="00884DF4">
          <w:headerReference w:type="default" r:id="rId24"/>
          <w:type w:val="continuous"/>
          <w:pgSz w:w="12240" w:h="15840"/>
          <w:pgMar w:top="1440" w:right="1080" w:bottom="1080" w:left="1080" w:header="0" w:footer="723" w:gutter="0"/>
          <w:cols w:space="720"/>
        </w:sectPr>
      </w:pPr>
      <w:ins w:id="4377" w:author="Summer 2023 updates" w:date="2024-07-31T13:42:00Z">
        <w:r w:rsidRPr="002B19B4">
          <w:rPr>
            <w:b/>
          </w:rPr>
          <w:t>D</w:t>
        </w:r>
        <w:r w:rsidRPr="002B19B4">
          <w:rPr>
            <w:b/>
            <w:sz w:val="18"/>
            <w:szCs w:val="18"/>
          </w:rPr>
          <w:t xml:space="preserve">IVERSITY </w:t>
        </w:r>
        <w:r w:rsidRPr="002B19B4">
          <w:rPr>
            <w:b/>
          </w:rPr>
          <w:t>A</w:t>
        </w:r>
        <w:r w:rsidRPr="002B19B4">
          <w:rPr>
            <w:b/>
            <w:sz w:val="18"/>
            <w:szCs w:val="18"/>
          </w:rPr>
          <w:t xml:space="preserve">CROSS THE </w:t>
        </w:r>
        <w:r w:rsidRPr="002B19B4">
          <w:rPr>
            <w:b/>
          </w:rPr>
          <w:t>C</w:t>
        </w:r>
        <w:r w:rsidRPr="002B19B4">
          <w:rPr>
            <w:b/>
            <w:sz w:val="18"/>
            <w:szCs w:val="18"/>
          </w:rPr>
          <w:t xml:space="preserve">URRICULUM: </w:t>
        </w:r>
        <w:r w:rsidRPr="002B19B4">
          <w:rPr>
            <w:b/>
          </w:rPr>
          <w:t>G</w:t>
        </w:r>
        <w:r w:rsidRPr="002B19B4">
          <w:rPr>
            <w:b/>
            <w:sz w:val="18"/>
            <w:szCs w:val="18"/>
          </w:rPr>
          <w:t xml:space="preserve">LOBAL </w:t>
        </w:r>
        <w:r w:rsidRPr="002B19B4">
          <w:rPr>
            <w:b/>
          </w:rPr>
          <w:t>P</w:t>
        </w:r>
        <w:r w:rsidRPr="002B19B4">
          <w:rPr>
            <w:b/>
            <w:sz w:val="18"/>
            <w:szCs w:val="18"/>
          </w:rPr>
          <w:t>ERSPECTIVES</w:t>
        </w:r>
      </w:ins>
    </w:p>
    <w:p w14:paraId="60369944" w14:textId="77777777" w:rsidR="00F51737" w:rsidRPr="000B692D" w:rsidRDefault="00F51737" w:rsidP="00F51737">
      <w:pPr>
        <w:spacing w:after="0"/>
        <w:ind w:left="180" w:hanging="180"/>
        <w:rPr>
          <w:ins w:id="4378" w:author="Summer 2023 updates" w:date="2024-07-31T13:42:00Z"/>
          <w:rFonts w:eastAsia="Garamond" w:cs="Garamond"/>
        </w:rPr>
      </w:pPr>
      <w:ins w:id="4379" w:author="Summer 2023 updates" w:date="2024-07-31T13:42:00Z">
        <w:r w:rsidRPr="000B692D">
          <w:rPr>
            <w:rFonts w:eastAsia="Garamond" w:cs="Garamond"/>
          </w:rPr>
          <w:t>ANT-115 Ancient Greece: History as Archaeology</w:t>
        </w:r>
      </w:ins>
    </w:p>
    <w:p w14:paraId="242E835D" w14:textId="6E126D35" w:rsidR="00E500FB" w:rsidRPr="000B692D" w:rsidRDefault="000B692D" w:rsidP="000B692D">
      <w:pPr>
        <w:spacing w:after="0"/>
        <w:ind w:left="180" w:hanging="180"/>
        <w:rPr>
          <w:ins w:id="4380" w:author="Summer 2023 updates" w:date="2024-07-31T13:42:00Z"/>
          <w:rFonts w:eastAsia="Garamond" w:cs="Garamond"/>
        </w:rPr>
      </w:pPr>
      <w:ins w:id="4381" w:author="Summer 2023 updates" w:date="2024-07-31T13:42:00Z">
        <w:r>
          <w:rPr>
            <w:rFonts w:eastAsia="Garamond" w:cs="Garamond"/>
          </w:rPr>
          <w:t xml:space="preserve">ANT-116 </w:t>
        </w:r>
        <w:r w:rsidR="00E500FB" w:rsidRPr="000B692D">
          <w:rPr>
            <w:rFonts w:eastAsia="Garamond" w:cs="Garamond"/>
          </w:rPr>
          <w:t>Cultural Anthropology</w:t>
        </w:r>
      </w:ins>
    </w:p>
    <w:p w14:paraId="1A721384" w14:textId="77777777" w:rsidR="00F51737" w:rsidRPr="000B692D" w:rsidRDefault="00F51737" w:rsidP="00F51737">
      <w:pPr>
        <w:spacing w:after="0"/>
        <w:ind w:left="180" w:hanging="180"/>
        <w:rPr>
          <w:ins w:id="4382" w:author="Summer 2023 updates" w:date="2024-07-31T13:42:00Z"/>
          <w:rFonts w:eastAsia="Garamond" w:cs="Garamond"/>
        </w:rPr>
      </w:pPr>
      <w:ins w:id="4383" w:author="Summer 2023 updates" w:date="2024-07-31T13:42:00Z">
        <w:r w:rsidRPr="000B692D">
          <w:rPr>
            <w:rFonts w:eastAsia="Garamond" w:cs="Garamond"/>
          </w:rPr>
          <w:t>ANT-125 Art and Archaeology of the Classical World</w:t>
        </w:r>
      </w:ins>
    </w:p>
    <w:p w14:paraId="27725B75" w14:textId="2479AD56" w:rsidR="00E500FB" w:rsidRPr="000B692D" w:rsidRDefault="00E500FB" w:rsidP="000B692D">
      <w:pPr>
        <w:spacing w:after="0"/>
        <w:ind w:left="180" w:hanging="180"/>
        <w:rPr>
          <w:ins w:id="4384" w:author="Summer 2023 updates" w:date="2024-07-31T13:42:00Z"/>
          <w:rFonts w:eastAsia="Garamond" w:cs="Garamond"/>
        </w:rPr>
      </w:pPr>
      <w:ins w:id="4385" w:author="Summer 2023 updates" w:date="2024-07-31T13:42:00Z">
        <w:r w:rsidRPr="000B692D">
          <w:rPr>
            <w:rFonts w:eastAsia="Garamond" w:cs="Garamond"/>
          </w:rPr>
          <w:t>ANT-286 Topics in Anthropology: Non-Western Perspectives</w:t>
        </w:r>
      </w:ins>
    </w:p>
    <w:p w14:paraId="692B54B8" w14:textId="70C0646A" w:rsidR="00E500FB" w:rsidRPr="000B692D" w:rsidRDefault="00E500FB" w:rsidP="000B692D">
      <w:pPr>
        <w:spacing w:after="0"/>
        <w:ind w:left="180" w:hanging="180"/>
        <w:rPr>
          <w:ins w:id="4386" w:author="Summer 2023 updates" w:date="2024-07-31T13:42:00Z"/>
          <w:rFonts w:eastAsia="Garamond" w:cs="Garamond"/>
        </w:rPr>
      </w:pPr>
      <w:ins w:id="4387" w:author="Summer 2023 updates" w:date="2024-07-31T13:42:00Z">
        <w:r w:rsidRPr="000B692D">
          <w:rPr>
            <w:rFonts w:eastAsia="Garamond" w:cs="Garamond"/>
          </w:rPr>
          <w:t>ANT-288 Topics in Anthropology or Archaeology: Diverse Western Perspectives</w:t>
        </w:r>
      </w:ins>
    </w:p>
    <w:p w14:paraId="743B84DC" w14:textId="4069B796" w:rsidR="00E500FB" w:rsidRPr="000B692D" w:rsidRDefault="00E500FB" w:rsidP="000B692D">
      <w:pPr>
        <w:spacing w:after="0"/>
        <w:ind w:left="180" w:hanging="180"/>
        <w:rPr>
          <w:ins w:id="4388" w:author="Summer 2023 updates" w:date="2024-07-31T13:42:00Z"/>
          <w:rFonts w:eastAsia="Garamond" w:cs="Garamond"/>
        </w:rPr>
      </w:pPr>
      <w:ins w:id="4389" w:author="Summer 2023 updates" w:date="2024-07-31T13:42:00Z">
        <w:r w:rsidRPr="000B692D">
          <w:rPr>
            <w:rFonts w:eastAsia="Garamond" w:cs="Garamond"/>
          </w:rPr>
          <w:t>ARH-106 World Art</w:t>
        </w:r>
      </w:ins>
    </w:p>
    <w:p w14:paraId="2A64E096" w14:textId="3350CC2C" w:rsidR="00E500FB" w:rsidRPr="000B692D" w:rsidRDefault="00E500FB" w:rsidP="000B692D">
      <w:pPr>
        <w:spacing w:after="0"/>
        <w:ind w:left="180" w:hanging="180"/>
        <w:rPr>
          <w:ins w:id="4390" w:author="Summer 2023 updates" w:date="2024-07-31T13:42:00Z"/>
          <w:rFonts w:eastAsia="Garamond" w:cs="Garamond"/>
        </w:rPr>
      </w:pPr>
      <w:ins w:id="4391" w:author="Summer 2023 updates" w:date="2024-07-31T13:42:00Z">
        <w:r w:rsidRPr="000B692D">
          <w:rPr>
            <w:rFonts w:eastAsia="Garamond" w:cs="Garamond"/>
          </w:rPr>
          <w:t>ARH-128 Introduction to Art History</w:t>
        </w:r>
      </w:ins>
    </w:p>
    <w:p w14:paraId="7B08AD49" w14:textId="4A428EDF" w:rsidR="00E500FB" w:rsidRPr="000B692D" w:rsidRDefault="00E500FB" w:rsidP="000B692D">
      <w:pPr>
        <w:spacing w:after="0"/>
        <w:ind w:left="180" w:hanging="180"/>
        <w:rPr>
          <w:ins w:id="4392" w:author="Summer 2023 updates" w:date="2024-07-31T13:42:00Z"/>
          <w:rFonts w:eastAsia="Garamond" w:cs="Garamond"/>
        </w:rPr>
      </w:pPr>
      <w:ins w:id="4393" w:author="Summer 2023 updates" w:date="2024-07-31T13:42:00Z">
        <w:r w:rsidRPr="000B692D">
          <w:rPr>
            <w:rFonts w:eastAsia="Garamond" w:cs="Garamond"/>
          </w:rPr>
          <w:t>ARH-218 The World of Renaissance Art</w:t>
        </w:r>
      </w:ins>
    </w:p>
    <w:p w14:paraId="16ECBEB6" w14:textId="4772BA99" w:rsidR="00E500FB" w:rsidRPr="000B692D" w:rsidRDefault="00E500FB" w:rsidP="000B692D">
      <w:pPr>
        <w:spacing w:after="0"/>
        <w:ind w:left="180" w:hanging="180"/>
        <w:rPr>
          <w:ins w:id="4394" w:author="Summer 2023 updates" w:date="2024-07-31T13:42:00Z"/>
          <w:rFonts w:eastAsia="Garamond" w:cs="Garamond"/>
        </w:rPr>
      </w:pPr>
      <w:ins w:id="4395" w:author="Summer 2023 updates" w:date="2024-07-31T13:42:00Z">
        <w:r w:rsidRPr="000B692D">
          <w:rPr>
            <w:rFonts w:eastAsia="Garamond" w:cs="Garamond"/>
          </w:rPr>
          <w:t>ARH-248 Baroque, Rococo, and Neoclassicism</w:t>
        </w:r>
      </w:ins>
    </w:p>
    <w:p w14:paraId="135D02E5" w14:textId="2DCB4236" w:rsidR="00E500FB" w:rsidRPr="000B692D" w:rsidRDefault="00E500FB" w:rsidP="000B692D">
      <w:pPr>
        <w:spacing w:after="0"/>
        <w:ind w:left="180" w:hanging="180"/>
        <w:rPr>
          <w:ins w:id="4396" w:author="Summer 2023 updates" w:date="2024-07-31T13:42:00Z"/>
          <w:rFonts w:eastAsia="Garamond" w:cs="Garamond"/>
        </w:rPr>
      </w:pPr>
      <w:ins w:id="4397" w:author="Summer 2023 updates" w:date="2024-07-31T13:42:00Z">
        <w:r w:rsidRPr="000B692D">
          <w:rPr>
            <w:rFonts w:eastAsia="Garamond" w:cs="Garamond"/>
          </w:rPr>
          <w:t>ARH-268 History of Architecture</w:t>
        </w:r>
      </w:ins>
    </w:p>
    <w:p w14:paraId="7244B633" w14:textId="30A3C27B" w:rsidR="00E500FB" w:rsidRPr="000B692D" w:rsidRDefault="00E500FB" w:rsidP="000B692D">
      <w:pPr>
        <w:spacing w:after="0"/>
        <w:ind w:left="180" w:hanging="180"/>
        <w:rPr>
          <w:ins w:id="4398" w:author="Summer 2023 updates" w:date="2024-07-31T13:42:00Z"/>
          <w:rFonts w:eastAsia="Garamond" w:cs="Garamond"/>
        </w:rPr>
      </w:pPr>
      <w:ins w:id="4399" w:author="Summer 2023 updates" w:date="2024-07-31T13:42:00Z">
        <w:r w:rsidRPr="000B692D">
          <w:rPr>
            <w:rFonts w:eastAsia="Garamond" w:cs="Garamond"/>
          </w:rPr>
          <w:t>ARH-296 Topics in Art History: Global Perspectives</w:t>
        </w:r>
      </w:ins>
    </w:p>
    <w:p w14:paraId="510EA668" w14:textId="6132420E" w:rsidR="00E500FB" w:rsidRPr="000B692D" w:rsidRDefault="00E500FB" w:rsidP="000B692D">
      <w:pPr>
        <w:spacing w:after="0"/>
        <w:ind w:left="180" w:hanging="180"/>
        <w:rPr>
          <w:ins w:id="4400" w:author="Summer 2023 updates" w:date="2024-07-31T13:42:00Z"/>
          <w:rFonts w:eastAsia="Garamond" w:cs="Garamond"/>
        </w:rPr>
      </w:pPr>
      <w:ins w:id="4401" w:author="Summer 2023 updates" w:date="2024-07-31T13:42:00Z">
        <w:r w:rsidRPr="000B692D">
          <w:rPr>
            <w:rFonts w:eastAsia="Garamond" w:cs="Garamond"/>
          </w:rPr>
          <w:t>ASC-106 May Term in Asia</w:t>
        </w:r>
      </w:ins>
    </w:p>
    <w:p w14:paraId="3A12C291" w14:textId="7CFC8DEE" w:rsidR="00E500FB" w:rsidRPr="000B692D" w:rsidRDefault="00E500FB" w:rsidP="000B692D">
      <w:pPr>
        <w:spacing w:after="0"/>
        <w:ind w:left="180" w:hanging="180"/>
        <w:rPr>
          <w:ins w:id="4402" w:author="Summer 2023 updates" w:date="2024-07-31T13:42:00Z"/>
          <w:rFonts w:eastAsia="Garamond" w:cs="Garamond"/>
        </w:rPr>
      </w:pPr>
      <w:ins w:id="4403" w:author="Summer 2023 updates" w:date="2024-07-31T13:42:00Z">
        <w:r w:rsidRPr="000B692D">
          <w:rPr>
            <w:rFonts w:eastAsia="Garamond" w:cs="Garamond"/>
          </w:rPr>
          <w:t>ASC-176 China and Japan</w:t>
        </w:r>
      </w:ins>
    </w:p>
    <w:p w14:paraId="7CBF05E5" w14:textId="01CBB16D" w:rsidR="00E500FB" w:rsidRPr="000B692D" w:rsidRDefault="00E500FB" w:rsidP="000B692D">
      <w:pPr>
        <w:spacing w:after="0"/>
        <w:ind w:left="180" w:hanging="180"/>
        <w:rPr>
          <w:ins w:id="4404" w:author="Summer 2023 updates" w:date="2024-07-31T13:42:00Z"/>
          <w:rFonts w:eastAsia="Garamond" w:cs="Garamond"/>
        </w:rPr>
      </w:pPr>
      <w:ins w:id="4405" w:author="Summer 2023 updates" w:date="2024-07-31T13:42:00Z">
        <w:r w:rsidRPr="000B692D">
          <w:rPr>
            <w:rFonts w:eastAsia="Garamond" w:cs="Garamond"/>
          </w:rPr>
          <w:t>ASC-186 Modern South Asia</w:t>
        </w:r>
      </w:ins>
    </w:p>
    <w:p w14:paraId="47521E7F" w14:textId="52E166F4" w:rsidR="00E500FB" w:rsidRPr="000B692D" w:rsidRDefault="00E500FB" w:rsidP="000B692D">
      <w:pPr>
        <w:spacing w:after="0"/>
        <w:ind w:left="180" w:hanging="180"/>
        <w:rPr>
          <w:ins w:id="4406" w:author="Summer 2023 updates" w:date="2024-07-31T13:42:00Z"/>
          <w:rFonts w:eastAsia="Garamond" w:cs="Garamond"/>
        </w:rPr>
      </w:pPr>
      <w:ins w:id="4407" w:author="Summer 2023 updates" w:date="2024-07-31T13:42:00Z">
        <w:r w:rsidRPr="000B692D">
          <w:rPr>
            <w:rFonts w:eastAsia="Garamond" w:cs="Garamond"/>
          </w:rPr>
          <w:t>ASC-196 Modern Southeast Asia</w:t>
        </w:r>
      </w:ins>
    </w:p>
    <w:p w14:paraId="3468D52A" w14:textId="03C9E49A" w:rsidR="00E500FB" w:rsidRPr="000B692D" w:rsidRDefault="00E500FB" w:rsidP="000B692D">
      <w:pPr>
        <w:spacing w:after="0"/>
        <w:ind w:left="180" w:hanging="180"/>
        <w:rPr>
          <w:ins w:id="4408" w:author="Summer 2023 updates" w:date="2024-07-31T13:42:00Z"/>
          <w:rFonts w:eastAsia="Garamond" w:cs="Garamond"/>
        </w:rPr>
      </w:pPr>
      <w:ins w:id="4409" w:author="Summer 2023 updates" w:date="2024-07-31T13:42:00Z">
        <w:r w:rsidRPr="000B692D">
          <w:rPr>
            <w:rFonts w:eastAsia="Garamond" w:cs="Garamond"/>
          </w:rPr>
          <w:t>BUS-446 International Business Management</w:t>
        </w:r>
      </w:ins>
    </w:p>
    <w:p w14:paraId="34C67CBB" w14:textId="341CE694" w:rsidR="00E500FB" w:rsidRPr="000B692D" w:rsidRDefault="00E500FB" w:rsidP="000B692D">
      <w:pPr>
        <w:spacing w:after="0"/>
        <w:ind w:left="180" w:hanging="180"/>
        <w:rPr>
          <w:ins w:id="4410" w:author="Summer 2023 updates" w:date="2024-07-31T13:42:00Z"/>
          <w:rFonts w:eastAsia="Garamond" w:cs="Garamond"/>
        </w:rPr>
      </w:pPr>
      <w:ins w:id="4411" w:author="Summer 2023 updates" w:date="2024-07-31T13:42:00Z">
        <w:r w:rsidRPr="000B692D">
          <w:rPr>
            <w:rFonts w:eastAsia="Garamond" w:cs="Garamond"/>
          </w:rPr>
          <w:t>BUS-466 Advanced Topics in Marketing: Non-Western Perspectives (WE)</w:t>
        </w:r>
      </w:ins>
    </w:p>
    <w:p w14:paraId="3DABEEEC" w14:textId="035DEF20" w:rsidR="00E500FB" w:rsidRPr="000B692D" w:rsidRDefault="00E500FB" w:rsidP="000B692D">
      <w:pPr>
        <w:spacing w:after="0"/>
        <w:ind w:left="180" w:hanging="180"/>
        <w:rPr>
          <w:ins w:id="4412" w:author="Summer 2023 updates" w:date="2024-07-31T13:42:00Z"/>
          <w:rFonts w:eastAsia="Garamond" w:cs="Garamond"/>
        </w:rPr>
      </w:pPr>
      <w:ins w:id="4413" w:author="Summer 2023 updates" w:date="2024-07-31T13:42:00Z">
        <w:r w:rsidRPr="000B692D">
          <w:rPr>
            <w:rFonts w:eastAsia="Garamond" w:cs="Garamond"/>
          </w:rPr>
          <w:t>COM-161 Visual Rhetoric</w:t>
        </w:r>
      </w:ins>
    </w:p>
    <w:p w14:paraId="07F9972C" w14:textId="695CAB5F" w:rsidR="00E500FB" w:rsidRPr="000B692D" w:rsidRDefault="00E500FB" w:rsidP="000B692D">
      <w:pPr>
        <w:spacing w:after="0"/>
        <w:ind w:left="180" w:hanging="180"/>
        <w:rPr>
          <w:ins w:id="4414" w:author="Summer 2023 updates" w:date="2024-07-31T13:42:00Z"/>
          <w:rFonts w:eastAsia="Garamond" w:cs="Garamond"/>
        </w:rPr>
      </w:pPr>
      <w:ins w:id="4415" w:author="Summer 2023 updates" w:date="2024-07-31T13:42:00Z">
        <w:r w:rsidRPr="000B692D">
          <w:rPr>
            <w:rFonts w:eastAsia="Garamond" w:cs="Garamond"/>
          </w:rPr>
          <w:t>COM-236 Intercultural Communication (WE)</w:t>
        </w:r>
      </w:ins>
    </w:p>
    <w:p w14:paraId="0D2938BF" w14:textId="14D25FB2" w:rsidR="00E500FB" w:rsidRPr="000B692D" w:rsidRDefault="00E500FB" w:rsidP="000B692D">
      <w:pPr>
        <w:spacing w:after="0"/>
        <w:ind w:left="180" w:hanging="180"/>
        <w:rPr>
          <w:ins w:id="4416" w:author="Summer 2023 updates" w:date="2024-07-31T13:42:00Z"/>
          <w:rFonts w:eastAsia="Garamond" w:cs="Garamond"/>
        </w:rPr>
      </w:pPr>
      <w:ins w:id="4417" w:author="Summer 2023 updates" w:date="2024-07-31T13:42:00Z">
        <w:r w:rsidRPr="000B692D">
          <w:rPr>
            <w:rFonts w:eastAsia="Garamond" w:cs="Garamond"/>
          </w:rPr>
          <w:t>ENG-108 Exploring Literature: Diverse Western Perspectives</w:t>
        </w:r>
      </w:ins>
    </w:p>
    <w:p w14:paraId="0172AEFD" w14:textId="35E3AEF1" w:rsidR="00E500FB" w:rsidRPr="000B692D" w:rsidRDefault="00E500FB" w:rsidP="000B692D">
      <w:pPr>
        <w:spacing w:after="0"/>
        <w:ind w:left="180" w:hanging="180"/>
        <w:rPr>
          <w:ins w:id="4418" w:author="Summer 2023 updates" w:date="2024-07-31T13:42:00Z"/>
          <w:rFonts w:eastAsia="Garamond" w:cs="Garamond"/>
        </w:rPr>
      </w:pPr>
      <w:ins w:id="4419" w:author="Summer 2023 updates" w:date="2024-07-31T13:42:00Z">
        <w:r w:rsidRPr="000B692D">
          <w:rPr>
            <w:rFonts w:eastAsia="Garamond" w:cs="Garamond"/>
          </w:rPr>
          <w:t>ENG-146 Postcolonial Literature (WE)</w:t>
        </w:r>
      </w:ins>
    </w:p>
    <w:p w14:paraId="27AFCAD9" w14:textId="3EBC8E70" w:rsidR="00E500FB" w:rsidRPr="000B692D" w:rsidRDefault="00E500FB" w:rsidP="000B692D">
      <w:pPr>
        <w:spacing w:after="0"/>
        <w:ind w:left="180" w:hanging="180"/>
        <w:rPr>
          <w:ins w:id="4420" w:author="Summer 2023 updates" w:date="2024-07-31T13:42:00Z"/>
          <w:rFonts w:eastAsia="Garamond" w:cs="Garamond"/>
        </w:rPr>
      </w:pPr>
      <w:ins w:id="4421" w:author="Summer 2023 updates" w:date="2024-07-31T13:42:00Z">
        <w:r w:rsidRPr="000B692D">
          <w:rPr>
            <w:rFonts w:eastAsia="Garamond" w:cs="Garamond"/>
          </w:rPr>
          <w:t>ENG-206 Gender and Literature: Non-Western Perspectives (WE)</w:t>
        </w:r>
      </w:ins>
    </w:p>
    <w:p w14:paraId="1E059D62" w14:textId="63F2B93F" w:rsidR="00E500FB" w:rsidRPr="000B692D" w:rsidRDefault="00E500FB" w:rsidP="000B692D">
      <w:pPr>
        <w:spacing w:after="0"/>
        <w:ind w:left="180" w:hanging="180"/>
        <w:rPr>
          <w:ins w:id="4422" w:author="Summer 2023 updates" w:date="2024-07-31T13:42:00Z"/>
          <w:rFonts w:eastAsia="Garamond" w:cs="Garamond"/>
        </w:rPr>
      </w:pPr>
      <w:ins w:id="4423" w:author="Summer 2023 updates" w:date="2024-07-31T13:42:00Z">
        <w:r w:rsidRPr="000B692D">
          <w:rPr>
            <w:rFonts w:eastAsia="Garamond" w:cs="Garamond"/>
          </w:rPr>
          <w:t>ENG-208 Gender and Literature (WE)</w:t>
        </w:r>
      </w:ins>
    </w:p>
    <w:p w14:paraId="58738092" w14:textId="5C9629E9" w:rsidR="00E500FB" w:rsidRPr="000B692D" w:rsidRDefault="00E500FB" w:rsidP="000B692D">
      <w:pPr>
        <w:spacing w:after="0"/>
        <w:ind w:left="180" w:hanging="180"/>
        <w:rPr>
          <w:ins w:id="4424" w:author="Summer 2023 updates" w:date="2024-07-31T13:42:00Z"/>
          <w:rFonts w:eastAsia="Garamond" w:cs="Garamond"/>
        </w:rPr>
      </w:pPr>
      <w:ins w:id="4425" w:author="Summer 2023 updates" w:date="2024-07-31T13:42:00Z">
        <w:r w:rsidRPr="000B692D">
          <w:rPr>
            <w:rFonts w:eastAsia="Garamond" w:cs="Garamond"/>
          </w:rPr>
          <w:t>FRE-115 Elementary French I</w:t>
        </w:r>
      </w:ins>
    </w:p>
    <w:p w14:paraId="62183991" w14:textId="1CEF402B" w:rsidR="00E500FB" w:rsidRPr="000B692D" w:rsidRDefault="00E500FB" w:rsidP="000B692D">
      <w:pPr>
        <w:spacing w:after="0"/>
        <w:ind w:left="180" w:hanging="180"/>
        <w:rPr>
          <w:ins w:id="4426" w:author="Summer 2023 updates" w:date="2024-07-31T13:42:00Z"/>
          <w:rFonts w:eastAsia="Garamond" w:cs="Garamond"/>
        </w:rPr>
      </w:pPr>
      <w:ins w:id="4427" w:author="Summer 2023 updates" w:date="2024-07-31T13:42:00Z">
        <w:r w:rsidRPr="000B692D">
          <w:rPr>
            <w:rFonts w:eastAsia="Garamond" w:cs="Garamond"/>
          </w:rPr>
          <w:t>FRE-125 Elementary French II</w:t>
        </w:r>
      </w:ins>
    </w:p>
    <w:p w14:paraId="56654DA3" w14:textId="21C0CFB3" w:rsidR="00E500FB" w:rsidRPr="000B692D" w:rsidRDefault="00E500FB" w:rsidP="000B692D">
      <w:pPr>
        <w:spacing w:after="0"/>
        <w:ind w:left="180" w:hanging="180"/>
        <w:rPr>
          <w:ins w:id="4428" w:author="Summer 2023 updates" w:date="2024-07-31T13:42:00Z"/>
          <w:rFonts w:eastAsia="Garamond" w:cs="Garamond"/>
        </w:rPr>
      </w:pPr>
      <w:ins w:id="4429" w:author="Summer 2023 updates" w:date="2024-07-31T13:42:00Z">
        <w:r w:rsidRPr="000B692D">
          <w:rPr>
            <w:rFonts w:eastAsia="Garamond" w:cs="Garamond"/>
          </w:rPr>
          <w:t>FRE-146 French and Francophone Literature in Translation:</w:t>
        </w:r>
        <w:r w:rsidR="000B692D">
          <w:rPr>
            <w:rFonts w:eastAsia="Garamond" w:cs="Garamond"/>
          </w:rPr>
          <w:t xml:space="preserve"> </w:t>
        </w:r>
        <w:r w:rsidRPr="000B692D">
          <w:rPr>
            <w:rFonts w:eastAsia="Garamond" w:cs="Garamond"/>
          </w:rPr>
          <w:t>Non-Western Perspectives</w:t>
        </w:r>
      </w:ins>
    </w:p>
    <w:p w14:paraId="07603784" w14:textId="38BF393B" w:rsidR="00E500FB" w:rsidRPr="000B692D" w:rsidRDefault="000B692D" w:rsidP="000B692D">
      <w:pPr>
        <w:spacing w:after="0"/>
        <w:ind w:left="180" w:hanging="180"/>
        <w:rPr>
          <w:ins w:id="4430" w:author="Summer 2023 updates" w:date="2024-07-31T13:42:00Z"/>
          <w:rFonts w:eastAsia="Garamond" w:cs="Garamond"/>
        </w:rPr>
      </w:pPr>
      <w:ins w:id="4431" w:author="Summer 2023 updates" w:date="2024-07-31T13:42:00Z">
        <w:r>
          <w:rPr>
            <w:rFonts w:eastAsia="Garamond" w:cs="Garamond"/>
          </w:rPr>
          <w:t xml:space="preserve">FRE-148 </w:t>
        </w:r>
        <w:r w:rsidR="00E500FB" w:rsidRPr="000B692D">
          <w:rPr>
            <w:rFonts w:eastAsia="Garamond" w:cs="Garamond"/>
          </w:rPr>
          <w:t>French and Francophone Literature in Translation: Diverse Western Perspectives</w:t>
        </w:r>
      </w:ins>
    </w:p>
    <w:p w14:paraId="113E7981" w14:textId="19D7333C" w:rsidR="00E500FB" w:rsidRPr="000B692D" w:rsidRDefault="00E500FB" w:rsidP="000B692D">
      <w:pPr>
        <w:spacing w:after="0"/>
        <w:ind w:left="180" w:hanging="180"/>
        <w:rPr>
          <w:ins w:id="4432" w:author="Summer 2023 updates" w:date="2024-07-31T13:42:00Z"/>
          <w:rFonts w:eastAsia="Garamond" w:cs="Garamond"/>
        </w:rPr>
      </w:pPr>
      <w:ins w:id="4433" w:author="Summer 2023 updates" w:date="2024-07-31T13:42:00Z">
        <w:r w:rsidRPr="000B692D">
          <w:rPr>
            <w:rFonts w:eastAsia="Garamond" w:cs="Garamond"/>
          </w:rPr>
          <w:t>FRE-158 France and the Francophone World</w:t>
        </w:r>
      </w:ins>
    </w:p>
    <w:p w14:paraId="24C80655" w14:textId="15999C9F" w:rsidR="00E500FB" w:rsidRPr="000B692D" w:rsidRDefault="00E500FB" w:rsidP="000B692D">
      <w:pPr>
        <w:spacing w:after="0"/>
        <w:ind w:left="180" w:hanging="180"/>
        <w:rPr>
          <w:ins w:id="4434" w:author="Summer 2023 updates" w:date="2024-07-31T13:42:00Z"/>
          <w:rFonts w:eastAsia="Garamond" w:cs="Garamond"/>
        </w:rPr>
      </w:pPr>
      <w:ins w:id="4435" w:author="Summer 2023 updates" w:date="2024-07-31T13:42:00Z">
        <w:r w:rsidRPr="000B692D">
          <w:rPr>
            <w:rFonts w:eastAsia="Garamond" w:cs="Garamond"/>
          </w:rPr>
          <w:t>FRE-199 May Term in France and the Francophone World</w:t>
        </w:r>
      </w:ins>
    </w:p>
    <w:p w14:paraId="28A7B4C3" w14:textId="14674606" w:rsidR="00E500FB" w:rsidRPr="000B692D" w:rsidRDefault="000B692D" w:rsidP="000B692D">
      <w:pPr>
        <w:spacing w:after="0"/>
        <w:ind w:left="180" w:hanging="180"/>
        <w:rPr>
          <w:ins w:id="4436" w:author="Summer 2023 updates" w:date="2024-07-31T13:42:00Z"/>
          <w:rFonts w:eastAsia="Garamond" w:cs="Garamond"/>
        </w:rPr>
      </w:pPr>
      <w:ins w:id="4437" w:author="Summer 2023 updates" w:date="2024-07-31T13:42:00Z">
        <w:r>
          <w:rPr>
            <w:rFonts w:eastAsia="Garamond" w:cs="Garamond"/>
          </w:rPr>
          <w:t xml:space="preserve">FRE-235 </w:t>
        </w:r>
        <w:r w:rsidR="00E500FB" w:rsidRPr="000B692D">
          <w:rPr>
            <w:rFonts w:eastAsia="Garamond" w:cs="Garamond"/>
          </w:rPr>
          <w:t>Intermediate French</w:t>
        </w:r>
      </w:ins>
    </w:p>
    <w:p w14:paraId="44CE5410" w14:textId="433292F3" w:rsidR="00E500FB" w:rsidRPr="000B692D" w:rsidRDefault="00E500FB" w:rsidP="000B692D">
      <w:pPr>
        <w:spacing w:after="0"/>
        <w:ind w:left="180" w:hanging="180"/>
        <w:rPr>
          <w:ins w:id="4438" w:author="Summer 2023 updates" w:date="2024-07-31T13:42:00Z"/>
          <w:rFonts w:eastAsia="Garamond" w:cs="Garamond"/>
        </w:rPr>
      </w:pPr>
      <w:ins w:id="4439" w:author="Summer 2023 updates" w:date="2024-07-31T13:42:00Z">
        <w:r w:rsidRPr="000B692D">
          <w:rPr>
            <w:rFonts w:eastAsia="Garamond" w:cs="Garamond"/>
          </w:rPr>
          <w:t>FRE-315 Oral and Written Communication (WE)</w:t>
        </w:r>
      </w:ins>
    </w:p>
    <w:p w14:paraId="3A7BBEA2" w14:textId="6E24D956" w:rsidR="00E500FB" w:rsidRPr="000B692D" w:rsidRDefault="00E500FB" w:rsidP="000B692D">
      <w:pPr>
        <w:spacing w:after="0"/>
        <w:ind w:left="180" w:hanging="180"/>
        <w:rPr>
          <w:ins w:id="4440" w:author="Summer 2023 updates" w:date="2024-07-31T13:42:00Z"/>
          <w:rFonts w:eastAsia="Garamond" w:cs="Garamond"/>
        </w:rPr>
      </w:pPr>
      <w:ins w:id="4441" w:author="Summer 2023 updates" w:date="2024-07-31T13:42:00Z">
        <w:r w:rsidRPr="000B692D">
          <w:rPr>
            <w:rFonts w:eastAsia="Garamond" w:cs="Garamond"/>
          </w:rPr>
          <w:t>FRE-335 Introduction to French and Francophone Literature</w:t>
        </w:r>
      </w:ins>
    </w:p>
    <w:p w14:paraId="384D1801" w14:textId="1DC148AB" w:rsidR="00E500FB" w:rsidRPr="000B692D" w:rsidRDefault="00E500FB" w:rsidP="000B692D">
      <w:pPr>
        <w:spacing w:after="0"/>
        <w:ind w:left="180" w:hanging="180"/>
        <w:rPr>
          <w:ins w:id="4442" w:author="Summer 2023 updates" w:date="2024-07-31T13:42:00Z"/>
          <w:rFonts w:eastAsia="Garamond" w:cs="Garamond"/>
        </w:rPr>
      </w:pPr>
      <w:ins w:id="4443" w:author="Summer 2023 updates" w:date="2024-07-31T13:42:00Z">
        <w:r w:rsidRPr="000B692D">
          <w:rPr>
            <w:rFonts w:eastAsia="Garamond" w:cs="Garamond"/>
          </w:rPr>
          <w:t>FRE-340 French and Francophone Cinema (WE)</w:t>
        </w:r>
      </w:ins>
    </w:p>
    <w:p w14:paraId="009EBF53" w14:textId="437E8969" w:rsidR="00E500FB" w:rsidRPr="000B692D" w:rsidRDefault="00E500FB" w:rsidP="000B692D">
      <w:pPr>
        <w:spacing w:after="0"/>
        <w:ind w:left="180" w:hanging="180"/>
        <w:rPr>
          <w:ins w:id="4444" w:author="Summer 2023 updates" w:date="2024-07-31T13:42:00Z"/>
          <w:rFonts w:eastAsia="Garamond" w:cs="Garamond"/>
        </w:rPr>
      </w:pPr>
      <w:ins w:id="4445" w:author="Summer 2023 updates" w:date="2024-07-31T13:42:00Z">
        <w:r w:rsidRPr="000B692D">
          <w:rPr>
            <w:rFonts w:eastAsia="Garamond" w:cs="Garamond"/>
          </w:rPr>
          <w:t>FRE-346 French Cultural History</w:t>
        </w:r>
      </w:ins>
    </w:p>
    <w:p w14:paraId="651E8846" w14:textId="1FD7A154" w:rsidR="00E500FB" w:rsidRPr="000B692D" w:rsidRDefault="00E500FB" w:rsidP="000B692D">
      <w:pPr>
        <w:spacing w:after="0"/>
        <w:ind w:left="180" w:hanging="180"/>
        <w:rPr>
          <w:ins w:id="4446" w:author="Summer 2023 updates" w:date="2024-07-31T13:42:00Z"/>
          <w:rFonts w:eastAsia="Garamond" w:cs="Garamond"/>
        </w:rPr>
      </w:pPr>
      <w:ins w:id="4447" w:author="Summer 2023 updates" w:date="2024-07-31T13:42:00Z">
        <w:r w:rsidRPr="000B692D">
          <w:rPr>
            <w:rFonts w:eastAsia="Garamond" w:cs="Garamond"/>
          </w:rPr>
          <w:t>FRE-446 Francophone Voices (WE)</w:t>
        </w:r>
      </w:ins>
    </w:p>
    <w:p w14:paraId="5F5EDD51" w14:textId="3C3FE235" w:rsidR="00E500FB" w:rsidRPr="000B692D" w:rsidRDefault="00E500FB" w:rsidP="000B692D">
      <w:pPr>
        <w:spacing w:after="0"/>
        <w:ind w:left="180" w:hanging="180"/>
        <w:rPr>
          <w:ins w:id="4448" w:author="Summer 2023 updates" w:date="2024-07-31T13:42:00Z"/>
          <w:rFonts w:eastAsia="Garamond" w:cs="Garamond"/>
        </w:rPr>
      </w:pPr>
      <w:ins w:id="4449" w:author="Summer 2023 updates" w:date="2024-07-31T13:42:00Z">
        <w:r w:rsidRPr="000B692D">
          <w:rPr>
            <w:rFonts w:eastAsia="Garamond" w:cs="Garamond"/>
          </w:rPr>
          <w:t>FRE-452 Translation and Interpretation Workshop (WE)</w:t>
        </w:r>
      </w:ins>
    </w:p>
    <w:p w14:paraId="555D4357" w14:textId="672968A8" w:rsidR="00E500FB" w:rsidRPr="000B692D" w:rsidRDefault="00E500FB" w:rsidP="000B692D">
      <w:pPr>
        <w:spacing w:after="0"/>
        <w:ind w:left="180" w:hanging="180"/>
        <w:rPr>
          <w:ins w:id="4450" w:author="Summer 2023 updates" w:date="2024-07-31T13:42:00Z"/>
          <w:rFonts w:eastAsia="Garamond" w:cs="Garamond"/>
        </w:rPr>
      </w:pPr>
      <w:ins w:id="4451" w:author="Summer 2023 updates" w:date="2024-07-31T13:42:00Z">
        <w:r w:rsidRPr="000B692D">
          <w:rPr>
            <w:rFonts w:eastAsia="Garamond" w:cs="Garamond"/>
          </w:rPr>
          <w:t>FRE-495 Topics in French and Francophone Studies (WE)</w:t>
        </w:r>
      </w:ins>
    </w:p>
    <w:p w14:paraId="75ED556A" w14:textId="53EF3497" w:rsidR="00E500FB" w:rsidRPr="000B692D" w:rsidRDefault="000B692D" w:rsidP="000B692D">
      <w:pPr>
        <w:spacing w:after="0"/>
        <w:ind w:left="180" w:hanging="180"/>
        <w:rPr>
          <w:ins w:id="4452" w:author="Summer 2023 updates" w:date="2024-07-31T13:42:00Z"/>
          <w:rFonts w:eastAsia="Garamond" w:cs="Garamond"/>
        </w:rPr>
      </w:pPr>
      <w:ins w:id="4453" w:author="Summer 2023 updates" w:date="2024-07-31T13:42:00Z">
        <w:r>
          <w:rPr>
            <w:rFonts w:eastAsia="Garamond" w:cs="Garamond"/>
          </w:rPr>
          <w:t xml:space="preserve">GS-136 </w:t>
        </w:r>
        <w:r w:rsidR="00E500FB" w:rsidRPr="000B692D">
          <w:rPr>
            <w:rFonts w:eastAsia="Garamond" w:cs="Garamond"/>
          </w:rPr>
          <w:t>Gender in the Non-Western World</w:t>
        </w:r>
      </w:ins>
    </w:p>
    <w:p w14:paraId="2CF2CA88" w14:textId="5FBF7ED6" w:rsidR="00E500FB" w:rsidRPr="000B692D" w:rsidRDefault="00E500FB" w:rsidP="000B692D">
      <w:pPr>
        <w:spacing w:after="0"/>
        <w:ind w:left="180" w:hanging="180"/>
        <w:rPr>
          <w:ins w:id="4454" w:author="Summer 2023 updates" w:date="2024-07-31T13:42:00Z"/>
          <w:rFonts w:eastAsia="Garamond" w:cs="Garamond"/>
        </w:rPr>
      </w:pPr>
      <w:ins w:id="4455" w:author="Summer 2023 updates" w:date="2024-07-31T13:42:00Z">
        <w:r w:rsidRPr="000B692D">
          <w:rPr>
            <w:rFonts w:eastAsia="Garamond" w:cs="Garamond"/>
          </w:rPr>
          <w:t>HIS-136 East Asian Civilization</w:t>
        </w:r>
      </w:ins>
    </w:p>
    <w:p w14:paraId="7950832B" w14:textId="5F7B48C4" w:rsidR="00E500FB" w:rsidRPr="000B692D" w:rsidRDefault="00E500FB" w:rsidP="000B692D">
      <w:pPr>
        <w:spacing w:after="0"/>
        <w:ind w:left="180" w:hanging="180"/>
        <w:rPr>
          <w:ins w:id="4456" w:author="Summer 2023 updates" w:date="2024-07-31T13:42:00Z"/>
          <w:rFonts w:eastAsia="Garamond" w:cs="Garamond"/>
        </w:rPr>
      </w:pPr>
      <w:ins w:id="4457" w:author="Summer 2023 updates" w:date="2024-07-31T13:42:00Z">
        <w:r w:rsidRPr="000B692D">
          <w:rPr>
            <w:rFonts w:eastAsia="Garamond" w:cs="Garamond"/>
          </w:rPr>
          <w:t>HIS-208 World War I (WE)</w:t>
        </w:r>
      </w:ins>
    </w:p>
    <w:p w14:paraId="20C4F891" w14:textId="318A64D5" w:rsidR="00E500FB" w:rsidRPr="000B692D" w:rsidRDefault="00E500FB" w:rsidP="000B692D">
      <w:pPr>
        <w:spacing w:after="0"/>
        <w:ind w:left="180" w:hanging="180"/>
        <w:rPr>
          <w:ins w:id="4458" w:author="Summer 2023 updates" w:date="2024-07-31T13:42:00Z"/>
          <w:rFonts w:eastAsia="Garamond" w:cs="Garamond"/>
        </w:rPr>
      </w:pPr>
      <w:ins w:id="4459" w:author="Summer 2023 updates" w:date="2024-07-31T13:42:00Z">
        <w:r w:rsidRPr="000B692D">
          <w:rPr>
            <w:rFonts w:eastAsia="Garamond" w:cs="Garamond"/>
          </w:rPr>
          <w:t>HIS-216 The History of Modern Korea (WE)</w:t>
        </w:r>
      </w:ins>
    </w:p>
    <w:p w14:paraId="3F80948A" w14:textId="1C0B1504" w:rsidR="00E500FB" w:rsidRPr="000B692D" w:rsidRDefault="00E500FB" w:rsidP="000B692D">
      <w:pPr>
        <w:spacing w:after="0"/>
        <w:ind w:left="180" w:hanging="180"/>
        <w:rPr>
          <w:ins w:id="4460" w:author="Summer 2023 updates" w:date="2024-07-31T13:42:00Z"/>
          <w:rFonts w:eastAsia="Garamond" w:cs="Garamond"/>
        </w:rPr>
      </w:pPr>
      <w:ins w:id="4461" w:author="Summer 2023 updates" w:date="2024-07-31T13:42:00Z">
        <w:r w:rsidRPr="000B692D">
          <w:rPr>
            <w:rFonts w:eastAsia="Garamond" w:cs="Garamond"/>
          </w:rPr>
          <w:t>HIS-218 World War II (WE)</w:t>
        </w:r>
      </w:ins>
    </w:p>
    <w:p w14:paraId="42CF3F02" w14:textId="56D5E6D9" w:rsidR="00E500FB" w:rsidRPr="000B692D" w:rsidRDefault="00E500FB" w:rsidP="000B692D">
      <w:pPr>
        <w:spacing w:after="0"/>
        <w:ind w:left="180" w:hanging="180"/>
        <w:rPr>
          <w:ins w:id="4462" w:author="Summer 2023 updates" w:date="2024-07-31T13:42:00Z"/>
          <w:rFonts w:eastAsia="Garamond" w:cs="Garamond"/>
        </w:rPr>
      </w:pPr>
      <w:ins w:id="4463" w:author="Summer 2023 updates" w:date="2024-07-31T13:42:00Z">
        <w:r w:rsidRPr="000B692D">
          <w:rPr>
            <w:rFonts w:eastAsia="Garamond" w:cs="Garamond"/>
          </w:rPr>
          <w:t>HIS-238 Modern France (WE)</w:t>
        </w:r>
      </w:ins>
    </w:p>
    <w:p w14:paraId="23B11781" w14:textId="6D9AF843" w:rsidR="00E500FB" w:rsidRPr="000B692D" w:rsidRDefault="000B692D" w:rsidP="000B692D">
      <w:pPr>
        <w:spacing w:after="0"/>
        <w:ind w:left="180" w:hanging="180"/>
        <w:rPr>
          <w:ins w:id="4464" w:author="Summer 2023 updates" w:date="2024-07-31T13:42:00Z"/>
          <w:rFonts w:eastAsia="Garamond" w:cs="Garamond"/>
        </w:rPr>
      </w:pPr>
      <w:ins w:id="4465" w:author="Summer 2023 updates" w:date="2024-07-31T13:42:00Z">
        <w:r>
          <w:rPr>
            <w:rFonts w:eastAsia="Garamond" w:cs="Garamond"/>
          </w:rPr>
          <w:t xml:space="preserve">HIS-246 </w:t>
        </w:r>
        <w:r w:rsidR="00E500FB" w:rsidRPr="000B692D">
          <w:rPr>
            <w:rFonts w:eastAsia="Garamond" w:cs="Garamond"/>
          </w:rPr>
          <w:t>The History of Modern China (WE)</w:t>
        </w:r>
      </w:ins>
    </w:p>
    <w:p w14:paraId="5BDF794B" w14:textId="19C5C96C" w:rsidR="00E500FB" w:rsidRPr="000B692D" w:rsidRDefault="00E500FB" w:rsidP="000B692D">
      <w:pPr>
        <w:spacing w:after="0"/>
        <w:ind w:left="180" w:hanging="180"/>
        <w:rPr>
          <w:ins w:id="4466" w:author="Summer 2023 updates" w:date="2024-07-31T13:42:00Z"/>
          <w:rFonts w:eastAsia="Garamond" w:cs="Garamond"/>
        </w:rPr>
      </w:pPr>
      <w:ins w:id="4467" w:author="Summer 2023 updates" w:date="2024-07-31T13:42:00Z">
        <w:r w:rsidRPr="000B692D">
          <w:rPr>
            <w:rFonts w:eastAsia="Garamond" w:cs="Garamond"/>
          </w:rPr>
          <w:t>HIS-248 French Revolution (WE)</w:t>
        </w:r>
      </w:ins>
    </w:p>
    <w:p w14:paraId="273D0C63" w14:textId="3EFA2778" w:rsidR="00E500FB" w:rsidRPr="000B692D" w:rsidRDefault="00E500FB" w:rsidP="000B692D">
      <w:pPr>
        <w:spacing w:after="0"/>
        <w:ind w:left="180" w:hanging="180"/>
        <w:rPr>
          <w:ins w:id="4468" w:author="Summer 2023 updates" w:date="2024-07-31T13:42:00Z"/>
          <w:rFonts w:eastAsia="Garamond" w:cs="Garamond"/>
        </w:rPr>
      </w:pPr>
      <w:ins w:id="4469" w:author="Summer 2023 updates" w:date="2024-07-31T13:42:00Z">
        <w:r w:rsidRPr="000B692D">
          <w:rPr>
            <w:rFonts w:eastAsia="Garamond" w:cs="Garamond"/>
          </w:rPr>
          <w:t>HIS-256 The History of Modern Japan (WE)</w:t>
        </w:r>
      </w:ins>
    </w:p>
    <w:p w14:paraId="6C10F925" w14:textId="7687BF20" w:rsidR="00E500FB" w:rsidRPr="000B692D" w:rsidRDefault="00E500FB" w:rsidP="000B692D">
      <w:pPr>
        <w:spacing w:after="0"/>
        <w:ind w:left="180" w:hanging="180"/>
        <w:rPr>
          <w:ins w:id="4470" w:author="Summer 2023 updates" w:date="2024-07-31T13:42:00Z"/>
          <w:rFonts w:eastAsia="Garamond" w:cs="Garamond"/>
        </w:rPr>
      </w:pPr>
      <w:ins w:id="4471" w:author="Summer 2023 updates" w:date="2024-07-31T13:42:00Z">
        <w:r w:rsidRPr="000B692D">
          <w:rPr>
            <w:rFonts w:eastAsia="Garamond" w:cs="Garamond"/>
          </w:rPr>
          <w:t>HIS-268 Latin America (WE)</w:t>
        </w:r>
      </w:ins>
    </w:p>
    <w:p w14:paraId="6232EFB5" w14:textId="7DAAFA7F" w:rsidR="00E500FB" w:rsidRPr="000B692D" w:rsidRDefault="00E500FB" w:rsidP="000B692D">
      <w:pPr>
        <w:spacing w:after="0"/>
        <w:ind w:left="180" w:hanging="180"/>
        <w:rPr>
          <w:ins w:id="4472" w:author="Summer 2023 updates" w:date="2024-07-31T13:42:00Z"/>
          <w:rFonts w:eastAsia="Garamond" w:cs="Garamond"/>
        </w:rPr>
      </w:pPr>
      <w:ins w:id="4473" w:author="Summer 2023 updates" w:date="2024-07-31T13:42:00Z">
        <w:r w:rsidRPr="000B692D">
          <w:rPr>
            <w:rFonts w:eastAsia="Garamond" w:cs="Garamond"/>
          </w:rPr>
          <w:t>HIS-276 The “Discovery” of America”: Clash of Cultures and Alterities (WE)</w:t>
        </w:r>
      </w:ins>
    </w:p>
    <w:p w14:paraId="5722E8EA" w14:textId="270F49A1" w:rsidR="00E500FB" w:rsidRPr="000B692D" w:rsidRDefault="00E500FB" w:rsidP="000B692D">
      <w:pPr>
        <w:spacing w:after="0"/>
        <w:ind w:left="180" w:hanging="180"/>
        <w:rPr>
          <w:ins w:id="4474" w:author="Summer 2023 updates" w:date="2024-07-31T13:42:00Z"/>
          <w:rFonts w:eastAsia="Garamond" w:cs="Garamond"/>
        </w:rPr>
      </w:pPr>
      <w:ins w:id="4475" w:author="Summer 2023 updates" w:date="2024-07-31T13:42:00Z">
        <w:r w:rsidRPr="000B692D">
          <w:rPr>
            <w:rFonts w:eastAsia="Garamond" w:cs="Garamond"/>
          </w:rPr>
          <w:t>HIS-278 History of the Holocaust (WE)</w:t>
        </w:r>
      </w:ins>
    </w:p>
    <w:p w14:paraId="714E4401" w14:textId="09478B74" w:rsidR="00E500FB" w:rsidRPr="000B692D" w:rsidRDefault="00E500FB" w:rsidP="000B692D">
      <w:pPr>
        <w:spacing w:after="0"/>
        <w:ind w:left="180" w:hanging="180"/>
        <w:rPr>
          <w:ins w:id="4476" w:author="Summer 2023 updates" w:date="2024-07-31T13:42:00Z"/>
          <w:rFonts w:eastAsia="Garamond" w:cs="Garamond"/>
        </w:rPr>
      </w:pPr>
      <w:ins w:id="4477" w:author="Summer 2023 updates" w:date="2024-07-31T13:42:00Z">
        <w:r w:rsidRPr="000B692D">
          <w:rPr>
            <w:rFonts w:eastAsia="Garamond" w:cs="Garamond"/>
          </w:rPr>
          <w:t>HIS-286 Modern Middle East (WE)</w:t>
        </w:r>
      </w:ins>
    </w:p>
    <w:p w14:paraId="6293C2E3" w14:textId="5A08F508" w:rsidR="00E500FB" w:rsidRPr="000B692D" w:rsidRDefault="00E500FB" w:rsidP="000B692D">
      <w:pPr>
        <w:spacing w:after="0"/>
        <w:ind w:left="180" w:hanging="180"/>
        <w:rPr>
          <w:moveTo w:id="4478" w:author="Summer 2023 updates" w:date="2024-07-31T13:42:00Z"/>
          <w:rPrChange w:id="4479" w:author="Summer 2023 updates" w:date="2024-07-31T13:42:00Z">
            <w:rPr>
              <w:moveTo w:id="4480" w:author="Summer 2023 updates" w:date="2024-07-31T13:42:00Z"/>
              <w:color w:val="000000" w:themeColor="text1"/>
            </w:rPr>
          </w:rPrChange>
        </w:rPr>
        <w:pPrChange w:id="4481" w:author="Summer 2023 updates" w:date="2024-07-31T13:42:00Z">
          <w:pPr>
            <w:spacing w:after="0"/>
          </w:pPr>
        </w:pPrChange>
      </w:pPr>
      <w:moveToRangeStart w:id="4482" w:author="Summer 2023 updates" w:date="2024-07-31T13:42:00Z" w:name="move173325795"/>
      <w:moveTo w:id="4483" w:author="Summer 2023 updates" w:date="2024-07-31T13:42:00Z">
        <w:r w:rsidRPr="000B692D">
          <w:rPr>
            <w:rPrChange w:id="4484" w:author="Summer 2023 updates" w:date="2024-07-31T13:42:00Z">
              <w:rPr>
                <w:color w:val="000000" w:themeColor="text1"/>
              </w:rPr>
            </w:rPrChange>
          </w:rPr>
          <w:t>HIS-288 Renaissance and Reformation (WE)</w:t>
        </w:r>
      </w:moveTo>
    </w:p>
    <w:p w14:paraId="6AE86FB2" w14:textId="77777777" w:rsidR="007A0777" w:rsidRPr="00424939" w:rsidRDefault="007A0777" w:rsidP="00841F34">
      <w:pPr>
        <w:spacing w:after="0"/>
        <w:rPr>
          <w:moveFrom w:id="4485" w:author="Summer 2023 updates" w:date="2024-07-31T13:42:00Z"/>
          <w:rFonts w:cs="Times New Roman"/>
          <w:color w:val="000000" w:themeColor="text1"/>
        </w:rPr>
      </w:pPr>
      <w:moveFromRangeStart w:id="4486" w:author="Summer 2023 updates" w:date="2024-07-31T13:42:00Z" w:name="move173325761"/>
      <w:moveToRangeEnd w:id="4482"/>
    </w:p>
    <w:p w14:paraId="7211ED82" w14:textId="77777777" w:rsidR="00841F34" w:rsidRPr="00424939" w:rsidRDefault="00841F34" w:rsidP="00841F34">
      <w:pPr>
        <w:pStyle w:val="Heading4"/>
        <w:spacing w:before="0"/>
        <w:rPr>
          <w:moveFrom w:id="4487" w:author="Summer 2023 updates" w:date="2024-07-31T13:42:00Z"/>
          <w:rFonts w:ascii="Garamond" w:hAnsi="Garamond"/>
          <w:color w:val="000000" w:themeColor="text1"/>
        </w:rPr>
      </w:pPr>
      <w:bookmarkStart w:id="4488" w:name="_Toc110005153"/>
      <w:moveFrom w:id="4489" w:author="Summer 2023 updates" w:date="2024-07-31T13:42:00Z">
        <w:r w:rsidRPr="00424939">
          <w:rPr>
            <w:rFonts w:ascii="Garamond" w:hAnsi="Garamond"/>
            <w:color w:val="000000" w:themeColor="text1"/>
          </w:rPr>
          <w:t>Fulfilling the Writing Emphasis Requirement:</w:t>
        </w:r>
        <w:bookmarkEnd w:id="4488"/>
      </w:moveFrom>
    </w:p>
    <w:p w14:paraId="34D17928" w14:textId="77777777" w:rsidR="00841F34" w:rsidRPr="00424939" w:rsidRDefault="00841F34" w:rsidP="00D16FF1">
      <w:pPr>
        <w:rPr>
          <w:moveFrom w:id="4490" w:author="Summer 2023 updates" w:date="2024-07-31T13:42:00Z"/>
          <w:rPrChange w:id="4491" w:author="Summer 2023 updates" w:date="2024-07-31T13:42:00Z">
            <w:rPr>
              <w:moveFrom w:id="4492" w:author="Summer 2023 updates" w:date="2024-07-31T13:42:00Z"/>
              <w:color w:val="000000" w:themeColor="text1"/>
            </w:rPr>
          </w:rPrChange>
        </w:rPr>
        <w:pPrChange w:id="4493" w:author="Summer 2023 updates" w:date="2024-07-31T13:42:00Z">
          <w:pPr>
            <w:spacing w:after="0"/>
          </w:pPr>
        </w:pPrChange>
      </w:pPr>
      <w:moveFrom w:id="4494" w:author="Summer 2023 updates" w:date="2024-07-31T13:42:00Z">
        <w:r w:rsidRPr="00424939">
          <w:rPr>
            <w:rPrChange w:id="4495" w:author="Summer 2023 updates" w:date="2024-07-31T13:42:00Z">
              <w:rPr>
                <w:color w:val="000000" w:themeColor="text1"/>
              </w:rPr>
            </w:rPrChange>
          </w:rPr>
          <w:t xml:space="preserve">Only designated </w:t>
        </w:r>
        <w:r>
          <w:rPr>
            <w:rPrChange w:id="4496" w:author="Summer 2023 updates" w:date="2024-07-31T13:42:00Z">
              <w:rPr>
                <w:color w:val="000000" w:themeColor="text1"/>
              </w:rPr>
            </w:rPrChange>
          </w:rPr>
          <w:t xml:space="preserve">WE </w:t>
        </w:r>
        <w:r w:rsidRPr="00424939">
          <w:rPr>
            <w:rPrChange w:id="4497" w:author="Summer 2023 updates" w:date="2024-07-31T13:42:00Z">
              <w:rPr>
                <w:color w:val="000000" w:themeColor="text1"/>
              </w:rPr>
            </w:rPrChange>
          </w:rPr>
          <w:t>courses in which a student earns a grade of “C” (2.0) or better count toward fulfillment of this requirement.</w:t>
        </w:r>
      </w:moveFrom>
    </w:p>
    <w:p w14:paraId="6321C0C8" w14:textId="77777777" w:rsidR="00841F34" w:rsidRPr="00424939" w:rsidRDefault="00841F34" w:rsidP="00D16FF1">
      <w:pPr>
        <w:rPr>
          <w:moveFrom w:id="4498" w:author="Summer 2023 updates" w:date="2024-07-31T13:42:00Z"/>
          <w:rPrChange w:id="4499" w:author="Summer 2023 updates" w:date="2024-07-31T13:42:00Z">
            <w:rPr>
              <w:moveFrom w:id="4500" w:author="Summer 2023 updates" w:date="2024-07-31T13:42:00Z"/>
              <w:color w:val="000000" w:themeColor="text1"/>
            </w:rPr>
          </w:rPrChange>
        </w:rPr>
        <w:pPrChange w:id="4501" w:author="Summer 2023 updates" w:date="2024-07-31T13:42:00Z">
          <w:pPr>
            <w:spacing w:after="0"/>
          </w:pPr>
        </w:pPrChange>
      </w:pPr>
      <w:moveFrom w:id="4502" w:author="Summer 2023 updates" w:date="2024-07-31T13:42:00Z">
        <w:r w:rsidRPr="00424939">
          <w:rPr>
            <w:rPrChange w:id="4503" w:author="Summer 2023 updates" w:date="2024-07-31T13:42:00Z">
              <w:rPr>
                <w:color w:val="000000" w:themeColor="text1"/>
              </w:rPr>
            </w:rPrChange>
          </w:rPr>
          <w:t>Only designated courses taken at Coe College count toward fulfillment of this requirement.</w:t>
        </w:r>
      </w:moveFrom>
    </w:p>
    <w:p w14:paraId="20ED9CEA" w14:textId="77777777" w:rsidR="00841F34" w:rsidRPr="00424939" w:rsidRDefault="00841F34" w:rsidP="00D16FF1">
      <w:pPr>
        <w:rPr>
          <w:moveFrom w:id="4504" w:author="Summer 2023 updates" w:date="2024-07-31T13:42:00Z"/>
          <w:rPrChange w:id="4505" w:author="Summer 2023 updates" w:date="2024-07-31T13:42:00Z">
            <w:rPr>
              <w:moveFrom w:id="4506" w:author="Summer 2023 updates" w:date="2024-07-31T13:42:00Z"/>
              <w:color w:val="000000" w:themeColor="text1"/>
            </w:rPr>
          </w:rPrChange>
        </w:rPr>
        <w:pPrChange w:id="4507" w:author="Summer 2023 updates" w:date="2024-07-31T13:42:00Z">
          <w:pPr>
            <w:keepNext/>
            <w:spacing w:after="0"/>
          </w:pPr>
        </w:pPrChange>
      </w:pPr>
      <w:moveFrom w:id="4508" w:author="Summer 2023 updates" w:date="2024-07-31T13:42:00Z">
        <w:r w:rsidRPr="00424939">
          <w:rPr>
            <w:rPrChange w:id="4509" w:author="Summer 2023 updates" w:date="2024-07-31T13:42:00Z">
              <w:rPr>
                <w:color w:val="000000" w:themeColor="text1"/>
              </w:rPr>
            </w:rPrChange>
          </w:rPr>
          <w:t>Undergraduate degree-seeking* students</w:t>
        </w:r>
      </w:moveFrom>
    </w:p>
    <w:p w14:paraId="56A971D5" w14:textId="77777777" w:rsidR="00841F34" w:rsidRPr="00424939" w:rsidRDefault="00841F34" w:rsidP="00E500FB">
      <w:pPr>
        <w:pStyle w:val="ListParagraph"/>
        <w:numPr>
          <w:ilvl w:val="0"/>
          <w:numId w:val="127"/>
        </w:numPr>
        <w:spacing w:after="0"/>
        <w:ind w:left="1080" w:hanging="270"/>
        <w:rPr>
          <w:moveFrom w:id="4510" w:author="Summer 2023 updates" w:date="2024-07-31T13:42:00Z"/>
          <w:rFonts w:cs="Times New Roman"/>
          <w:color w:val="000000" w:themeColor="text1"/>
        </w:rPr>
      </w:pPr>
      <w:moveFrom w:id="4511" w:author="Summer 2023 updates" w:date="2024-07-31T13:42:00Z">
        <w:r w:rsidRPr="00424939">
          <w:rPr>
            <w:rFonts w:cs="Times New Roman"/>
            <w:color w:val="000000" w:themeColor="text1"/>
          </w:rPr>
          <w:t>who start at Coe College or who transfer fewer than 8 course credits earned after graduation from high school must complete at least 5 writing emphasis courses. Of these 5, one will usually be the FYS. Of the remaining 4, it is recommended (but not required) that at least 1 be taken outside the student’s intended major(s).</w:t>
        </w:r>
      </w:moveFrom>
    </w:p>
    <w:p w14:paraId="3D80D464" w14:textId="77777777" w:rsidR="00841F34" w:rsidRPr="00424939" w:rsidRDefault="00841F34" w:rsidP="00E500FB">
      <w:pPr>
        <w:pStyle w:val="ListParagraph"/>
        <w:numPr>
          <w:ilvl w:val="0"/>
          <w:numId w:val="127"/>
        </w:numPr>
        <w:spacing w:after="0"/>
        <w:ind w:left="1080" w:hanging="270"/>
        <w:rPr>
          <w:moveFrom w:id="4512" w:author="Summer 2023 updates" w:date="2024-07-31T13:42:00Z"/>
          <w:rFonts w:cs="Times New Roman"/>
          <w:color w:val="000000" w:themeColor="text1"/>
        </w:rPr>
      </w:pPr>
      <w:moveFrom w:id="4513" w:author="Summer 2023 updates" w:date="2024-07-31T13:42:00Z">
        <w:r w:rsidRPr="00424939">
          <w:rPr>
            <w:rFonts w:cs="Times New Roman"/>
            <w:color w:val="000000" w:themeColor="text1"/>
          </w:rPr>
          <w:t>who transfer at least 8 but fewer than 16 course credits to Coe, earned after graduation from high school, must complete at least 3 writing emphasis courses.</w:t>
        </w:r>
      </w:moveFrom>
    </w:p>
    <w:p w14:paraId="1260DC45" w14:textId="77777777" w:rsidR="00841F34" w:rsidRPr="00E873C4" w:rsidRDefault="00841F34" w:rsidP="00E500FB">
      <w:pPr>
        <w:pStyle w:val="ListParagraph"/>
        <w:numPr>
          <w:ilvl w:val="0"/>
          <w:numId w:val="127"/>
        </w:numPr>
        <w:spacing w:after="0"/>
        <w:ind w:left="1080" w:hanging="270"/>
        <w:rPr>
          <w:moveFrom w:id="4514" w:author="Summer 2023 updates" w:date="2024-07-31T13:42:00Z"/>
          <w:rFonts w:cs="Times New Roman"/>
          <w:color w:val="000000" w:themeColor="text1"/>
        </w:rPr>
      </w:pPr>
      <w:moveFrom w:id="4515" w:author="Summer 2023 updates" w:date="2024-07-31T13:42:00Z">
        <w:r w:rsidRPr="00424939">
          <w:rPr>
            <w:rFonts w:cs="Times New Roman"/>
            <w:color w:val="000000" w:themeColor="text1"/>
          </w:rPr>
          <w:t>who transfer 16 or more course credits to Coe, earned after graduation from high school, must complete at least 2 writing emphasis credits.</w:t>
        </w:r>
      </w:moveFrom>
    </w:p>
    <w:p w14:paraId="28EEF1AC" w14:textId="77777777" w:rsidR="00841F34" w:rsidRPr="00424939" w:rsidRDefault="00841F34" w:rsidP="00D16FF1">
      <w:pPr>
        <w:rPr>
          <w:moveFrom w:id="4516" w:author="Summer 2023 updates" w:date="2024-07-31T13:42:00Z"/>
          <w:rPrChange w:id="4517" w:author="Summer 2023 updates" w:date="2024-07-31T13:42:00Z">
            <w:rPr>
              <w:moveFrom w:id="4518" w:author="Summer 2023 updates" w:date="2024-07-31T13:42:00Z"/>
              <w:color w:val="000000" w:themeColor="text1"/>
            </w:rPr>
          </w:rPrChange>
        </w:rPr>
        <w:pPrChange w:id="4519" w:author="Summer 2023 updates" w:date="2024-07-31T13:42:00Z">
          <w:pPr>
            <w:spacing w:after="0"/>
          </w:pPr>
        </w:pPrChange>
      </w:pPr>
      <w:moveFrom w:id="4520" w:author="Summer 2023 updates" w:date="2024-07-31T13:42:00Z">
        <w:r w:rsidRPr="00424939">
          <w:rPr>
            <w:rPrChange w:id="4521" w:author="Summer 2023 updates" w:date="2024-07-31T13:42:00Z">
              <w:rPr>
                <w:color w:val="000000" w:themeColor="text1"/>
              </w:rPr>
            </w:rPrChange>
          </w:rPr>
          <w:t>For all students, regardless of transfer credit, it is recommended (but not required) that at least one writing emphasis course be taken in the upper division within the student’s intended major(s). “Upper division” courses are defined in this case as those numbered</w:t>
        </w:r>
        <w:r>
          <w:rPr>
            <w:rPrChange w:id="4522" w:author="Summer 2023 updates" w:date="2024-07-31T13:42:00Z">
              <w:rPr>
                <w:color w:val="000000" w:themeColor="text1"/>
              </w:rPr>
            </w:rPrChange>
          </w:rPr>
          <w:t xml:space="preserve"> 300 and above; upper division</w:t>
        </w:r>
        <w:r w:rsidRPr="00424939">
          <w:rPr>
            <w:rPrChange w:id="4523" w:author="Summer 2023 updates" w:date="2024-07-31T13:42:00Z">
              <w:rPr>
                <w:color w:val="000000" w:themeColor="text1"/>
              </w:rPr>
            </w:rPrChange>
          </w:rPr>
          <w:t xml:space="preserve"> writing emphasis courses could include both scheduled classroom courses and arranged writing-based capstone projects (such as a thesis). See </w:t>
        </w:r>
        <w:r>
          <w:rPr>
            <w:rPrChange w:id="4524" w:author="Summer 2023 updates" w:date="2024-07-31T13:42:00Z">
              <w:rPr>
                <w:color w:val="000000" w:themeColor="text1"/>
              </w:rPr>
            </w:rPrChange>
          </w:rPr>
          <w:t>Departmental</w:t>
        </w:r>
        <w:r w:rsidRPr="00424939">
          <w:rPr>
            <w:rPrChange w:id="4525" w:author="Summer 2023 updates" w:date="2024-07-31T13:42:00Z">
              <w:rPr>
                <w:color w:val="000000" w:themeColor="text1"/>
              </w:rPr>
            </w:rPrChange>
          </w:rPr>
          <w:t xml:space="preserve"> Writing Plans for more information on writing in the major(s).</w:t>
        </w:r>
      </w:moveFrom>
    </w:p>
    <w:p w14:paraId="59A8674A" w14:textId="71BA2C92" w:rsidR="00E500FB" w:rsidRPr="000B692D" w:rsidRDefault="00841F34" w:rsidP="000B692D">
      <w:pPr>
        <w:spacing w:after="0"/>
        <w:ind w:left="180" w:hanging="180"/>
        <w:rPr>
          <w:ins w:id="4526" w:author="Summer 2023 updates" w:date="2024-07-31T13:42:00Z"/>
          <w:rFonts w:eastAsia="Garamond" w:cs="Garamond"/>
        </w:rPr>
      </w:pPr>
      <w:moveFrom w:id="4527" w:author="Summer 2023 updates" w:date="2024-07-31T13:42:00Z">
        <w:r w:rsidRPr="00424939">
          <w:rPr>
            <w:rFonts w:cs="Times New Roman"/>
            <w:color w:val="000000" w:themeColor="text1"/>
          </w:rPr>
          <w:t xml:space="preserve">*Students seeking a second undergraduate degree from Coe should see </w:t>
        </w:r>
        <w:r>
          <w:rPr>
            <w:rFonts w:cs="Times New Roman"/>
            <w:i/>
            <w:color w:val="000000" w:themeColor="text1"/>
          </w:rPr>
          <w:t xml:space="preserve">Second </w:t>
        </w:r>
        <w:r w:rsidRPr="00DB6B93">
          <w:rPr>
            <w:rFonts w:cs="Times New Roman"/>
            <w:i/>
            <w:color w:val="000000" w:themeColor="text1"/>
          </w:rPr>
          <w:t xml:space="preserve">Baccalaureate Degree </w:t>
        </w:r>
        <w:r w:rsidRPr="00DB6B93">
          <w:rPr>
            <w:rFonts w:cs="Times New Roman"/>
            <w:color w:val="000000" w:themeColor="text1"/>
          </w:rPr>
          <w:t>p.</w:t>
        </w:r>
        <w:r w:rsidR="009418FC">
          <w:rPr>
            <w:rFonts w:cs="Times New Roman"/>
            <w:color w:val="000000" w:themeColor="text1"/>
          </w:rPr>
          <w:t xml:space="preserve"> </w:t>
        </w:r>
      </w:moveFrom>
      <w:moveFromRangeEnd w:id="4486"/>
      <w:ins w:id="4528" w:author="Summer 2023 updates" w:date="2024-07-31T13:42:00Z">
        <w:r w:rsidR="00E500FB" w:rsidRPr="000B692D">
          <w:rPr>
            <w:rFonts w:eastAsia="Garamond" w:cs="Garamond"/>
          </w:rPr>
          <w:t>HIS-306 Revolution, Social Struggle, and Testimonio in Latin America 20th Century (WE)</w:t>
        </w:r>
      </w:ins>
    </w:p>
    <w:p w14:paraId="2C8F6025" w14:textId="792D2721" w:rsidR="00E500FB" w:rsidRPr="000B692D" w:rsidRDefault="00E500FB" w:rsidP="000B692D">
      <w:pPr>
        <w:spacing w:after="0"/>
        <w:ind w:left="180" w:hanging="180"/>
        <w:rPr>
          <w:ins w:id="4529" w:author="Summer 2023 updates" w:date="2024-07-31T13:42:00Z"/>
          <w:rFonts w:eastAsia="Garamond" w:cs="Garamond"/>
        </w:rPr>
      </w:pPr>
      <w:ins w:id="4530" w:author="Summer 2023 updates" w:date="2024-07-31T13:42:00Z">
        <w:r w:rsidRPr="000B692D">
          <w:rPr>
            <w:rFonts w:eastAsia="Garamond" w:cs="Garamond"/>
          </w:rPr>
          <w:t>HIS-308 Legacies of the Cold War in Argentina, Peru, Colombia, and Chile (WE)</w:t>
        </w:r>
      </w:ins>
    </w:p>
    <w:p w14:paraId="637471F7" w14:textId="6E5E9657" w:rsidR="00E500FB" w:rsidRPr="000B692D" w:rsidRDefault="00E500FB" w:rsidP="000B692D">
      <w:pPr>
        <w:spacing w:after="0"/>
        <w:ind w:left="180" w:hanging="180"/>
        <w:rPr>
          <w:ins w:id="4531" w:author="Summer 2023 updates" w:date="2024-07-31T13:42:00Z"/>
          <w:rFonts w:eastAsia="Garamond" w:cs="Garamond"/>
        </w:rPr>
        <w:sectPr w:rsidR="00E500FB" w:rsidRPr="000B692D" w:rsidSect="00884DF4">
          <w:type w:val="continuous"/>
          <w:pgSz w:w="12240" w:h="15840"/>
          <w:pgMar w:top="1440" w:right="1080" w:bottom="1080" w:left="1080" w:header="0" w:footer="723" w:gutter="0"/>
          <w:cols w:num="2" w:space="720" w:equalWidth="0">
            <w:col w:w="5010" w:space="720"/>
            <w:col w:w="4350" w:space="0"/>
          </w:cols>
        </w:sectPr>
      </w:pPr>
    </w:p>
    <w:p w14:paraId="05450E04" w14:textId="77777777" w:rsidR="00E500FB" w:rsidRPr="000B692D" w:rsidRDefault="00E500FB" w:rsidP="000B692D">
      <w:pPr>
        <w:spacing w:after="0"/>
        <w:ind w:left="180" w:hanging="180"/>
        <w:rPr>
          <w:ins w:id="4532" w:author="Summer 2023 updates" w:date="2024-07-31T13:42:00Z"/>
          <w:rFonts w:eastAsia="Garamond" w:cs="Garamond"/>
        </w:rPr>
      </w:pPr>
    </w:p>
    <w:p w14:paraId="772629CA" w14:textId="77777777" w:rsidR="00E500FB" w:rsidRPr="000B692D" w:rsidRDefault="00E500FB" w:rsidP="000B692D">
      <w:pPr>
        <w:spacing w:after="0"/>
        <w:ind w:left="180" w:hanging="180"/>
        <w:rPr>
          <w:ins w:id="4533" w:author="Summer 2023 updates" w:date="2024-07-31T13:42:00Z"/>
          <w:rFonts w:eastAsia="Garamond" w:cs="Garamond"/>
        </w:rPr>
      </w:pPr>
    </w:p>
    <w:p w14:paraId="32667B81" w14:textId="77777777" w:rsidR="00E500FB" w:rsidRPr="002B19B4" w:rsidRDefault="00E500FB" w:rsidP="00E500FB">
      <w:pPr>
        <w:spacing w:before="80" w:line="246" w:lineRule="auto"/>
        <w:ind w:left="159"/>
        <w:rPr>
          <w:ins w:id="4534" w:author="Summer 2023 updates" w:date="2024-07-31T13:42:00Z"/>
          <w:b/>
        </w:rPr>
        <w:sectPr w:rsidR="00E500FB" w:rsidRPr="002B19B4" w:rsidSect="00884DF4">
          <w:type w:val="continuous"/>
          <w:pgSz w:w="12240" w:h="15840"/>
          <w:pgMar w:top="1440" w:right="1080" w:bottom="1080" w:left="1080" w:header="0" w:footer="723" w:gutter="0"/>
          <w:cols w:num="2" w:space="720" w:equalWidth="0">
            <w:col w:w="5010" w:space="720"/>
            <w:col w:w="4350" w:space="0"/>
          </w:cols>
        </w:sectPr>
      </w:pPr>
    </w:p>
    <w:p w14:paraId="209CD4CA" w14:textId="77777777" w:rsidR="00E500FB" w:rsidRPr="002B19B4" w:rsidRDefault="00E500FB" w:rsidP="00E500FB">
      <w:pPr>
        <w:spacing w:before="80" w:line="246" w:lineRule="auto"/>
        <w:rPr>
          <w:ins w:id="4535" w:author="Summer 2023 updates" w:date="2024-07-31T13:42:00Z"/>
          <w:b/>
          <w:sz w:val="18"/>
          <w:szCs w:val="18"/>
        </w:rPr>
        <w:sectPr w:rsidR="00E500FB" w:rsidRPr="002B19B4" w:rsidSect="00884DF4">
          <w:type w:val="continuous"/>
          <w:pgSz w:w="12240" w:h="15840"/>
          <w:pgMar w:top="1440" w:right="1080" w:bottom="1080" w:left="1080" w:header="0" w:footer="723" w:gutter="0"/>
          <w:cols w:space="720"/>
        </w:sectPr>
      </w:pPr>
      <w:ins w:id="4536" w:author="Summer 2023 updates" w:date="2024-07-31T13:42:00Z">
        <w:r w:rsidRPr="002B19B4">
          <w:rPr>
            <w:b/>
          </w:rPr>
          <w:t>D</w:t>
        </w:r>
        <w:r w:rsidRPr="002B19B4">
          <w:rPr>
            <w:b/>
            <w:sz w:val="18"/>
            <w:szCs w:val="18"/>
          </w:rPr>
          <w:t xml:space="preserve">IVERSITY </w:t>
        </w:r>
        <w:r w:rsidRPr="002B19B4">
          <w:rPr>
            <w:b/>
          </w:rPr>
          <w:t>A</w:t>
        </w:r>
        <w:r w:rsidRPr="002B19B4">
          <w:rPr>
            <w:b/>
            <w:sz w:val="18"/>
            <w:szCs w:val="18"/>
          </w:rPr>
          <w:t xml:space="preserve">CROSS THE </w:t>
        </w:r>
        <w:r w:rsidRPr="002B19B4">
          <w:rPr>
            <w:b/>
          </w:rPr>
          <w:t>C</w:t>
        </w:r>
        <w:r w:rsidRPr="002B19B4">
          <w:rPr>
            <w:b/>
            <w:sz w:val="18"/>
            <w:szCs w:val="18"/>
          </w:rPr>
          <w:t xml:space="preserve">URRICULUM: </w:t>
        </w:r>
        <w:r w:rsidRPr="002B19B4">
          <w:rPr>
            <w:b/>
          </w:rPr>
          <w:t>G</w:t>
        </w:r>
        <w:r w:rsidRPr="002B19B4">
          <w:rPr>
            <w:b/>
            <w:sz w:val="18"/>
            <w:szCs w:val="18"/>
          </w:rPr>
          <w:t xml:space="preserve">LOBAL </w:t>
        </w:r>
        <w:r w:rsidRPr="002B19B4">
          <w:rPr>
            <w:b/>
          </w:rPr>
          <w:t>P</w:t>
        </w:r>
        <w:r w:rsidRPr="002B19B4">
          <w:rPr>
            <w:b/>
            <w:sz w:val="18"/>
            <w:szCs w:val="18"/>
          </w:rPr>
          <w:t>ERSPECTIVES (Continued)</w:t>
        </w:r>
      </w:ins>
    </w:p>
    <w:p w14:paraId="5302A14D" w14:textId="77777777" w:rsidR="008E42C9" w:rsidRPr="000B692D" w:rsidRDefault="008E42C9" w:rsidP="008E42C9">
      <w:pPr>
        <w:spacing w:after="0"/>
        <w:ind w:left="180" w:hanging="180"/>
        <w:rPr>
          <w:ins w:id="4537" w:author="Summer 2023 updates" w:date="2024-07-31T13:42:00Z"/>
          <w:rFonts w:eastAsia="Garamond" w:cs="Garamond"/>
        </w:rPr>
      </w:pPr>
      <w:ins w:id="4538" w:author="Summer 2023 updates" w:date="2024-07-31T13:42:00Z">
        <w:r w:rsidRPr="000B692D">
          <w:rPr>
            <w:rFonts w:eastAsia="Garamond" w:cs="Garamond"/>
          </w:rPr>
          <w:t>HIS-316 Topics in History: Non-Western Perspectives (WE)</w:t>
        </w:r>
      </w:ins>
    </w:p>
    <w:p w14:paraId="59D2A217" w14:textId="77777777" w:rsidR="008E42C9" w:rsidRPr="000B692D" w:rsidRDefault="008E42C9" w:rsidP="008E42C9">
      <w:pPr>
        <w:spacing w:after="0"/>
        <w:ind w:left="180" w:hanging="180"/>
        <w:rPr>
          <w:ins w:id="4539" w:author="Summer 2023 updates" w:date="2024-07-31T13:42:00Z"/>
          <w:rFonts w:eastAsia="Garamond" w:cs="Garamond"/>
        </w:rPr>
      </w:pPr>
      <w:ins w:id="4540" w:author="Summer 2023 updates" w:date="2024-07-31T13:42:00Z">
        <w:r w:rsidRPr="000B692D">
          <w:rPr>
            <w:rFonts w:eastAsia="Garamond" w:cs="Garamond"/>
          </w:rPr>
          <w:t>HIS-318 Topics in History: Diverse Western Perspectives (WE)</w:t>
        </w:r>
      </w:ins>
    </w:p>
    <w:p w14:paraId="00A130C3" w14:textId="77777777" w:rsidR="008E42C9" w:rsidRPr="000B692D" w:rsidRDefault="008E42C9" w:rsidP="008E42C9">
      <w:pPr>
        <w:spacing w:after="0"/>
        <w:ind w:left="180" w:hanging="180"/>
        <w:rPr>
          <w:ins w:id="4541" w:author="Summer 2023 updates" w:date="2024-07-31T13:42:00Z"/>
          <w:rFonts w:eastAsia="Garamond" w:cs="Garamond"/>
        </w:rPr>
      </w:pPr>
      <w:ins w:id="4542" w:author="Summer 2023 updates" w:date="2024-07-31T13:42:00Z">
        <w:r w:rsidRPr="000B692D">
          <w:rPr>
            <w:rFonts w:eastAsia="Garamond" w:cs="Garamond"/>
          </w:rPr>
          <w:t>HIS-328 Sport and Spectacle in Ancient Greece and Rome (WE)</w:t>
        </w:r>
      </w:ins>
    </w:p>
    <w:p w14:paraId="42D86B9A" w14:textId="77777777" w:rsidR="008E42C9" w:rsidRPr="000B692D" w:rsidRDefault="008E42C9" w:rsidP="008E42C9">
      <w:pPr>
        <w:spacing w:after="0"/>
        <w:ind w:left="180" w:hanging="180"/>
        <w:rPr>
          <w:ins w:id="4543" w:author="Summer 2023 updates" w:date="2024-07-31T13:42:00Z"/>
          <w:rFonts w:eastAsia="Garamond" w:cs="Garamond"/>
        </w:rPr>
      </w:pPr>
      <w:ins w:id="4544" w:author="Summer 2023 updates" w:date="2024-07-31T13:42:00Z">
        <w:r w:rsidRPr="000B692D">
          <w:rPr>
            <w:rFonts w:eastAsia="Garamond" w:cs="Garamond"/>
          </w:rPr>
          <w:t>HIS-466 Seminar in Asian History (WE)</w:t>
        </w:r>
      </w:ins>
    </w:p>
    <w:p w14:paraId="03A4C6B8" w14:textId="77777777" w:rsidR="008E42C9" w:rsidRPr="000B692D" w:rsidRDefault="008E42C9" w:rsidP="008E42C9">
      <w:pPr>
        <w:spacing w:after="0"/>
        <w:ind w:left="180" w:hanging="180"/>
        <w:rPr>
          <w:ins w:id="4545" w:author="Summer 2023 updates" w:date="2024-07-31T13:42:00Z"/>
          <w:rFonts w:eastAsia="Garamond" w:cs="Garamond"/>
        </w:rPr>
      </w:pPr>
      <w:ins w:id="4546" w:author="Summer 2023 updates" w:date="2024-07-31T13:42:00Z">
        <w:r>
          <w:rPr>
            <w:rFonts w:eastAsia="Garamond" w:cs="Garamond"/>
          </w:rPr>
          <w:t xml:space="preserve">IS-116 </w:t>
        </w:r>
        <w:r w:rsidRPr="000B692D">
          <w:rPr>
            <w:rFonts w:eastAsia="Garamond" w:cs="Garamond"/>
          </w:rPr>
          <w:t>Intro to International Studies</w:t>
        </w:r>
      </w:ins>
    </w:p>
    <w:p w14:paraId="636842A1" w14:textId="77777777" w:rsidR="008E42C9" w:rsidRPr="000B692D" w:rsidRDefault="008E42C9" w:rsidP="008E42C9">
      <w:pPr>
        <w:spacing w:after="0"/>
        <w:ind w:left="180" w:hanging="180"/>
        <w:rPr>
          <w:ins w:id="4547" w:author="Summer 2023 updates" w:date="2024-07-31T13:42:00Z"/>
          <w:rFonts w:eastAsia="Garamond" w:cs="Garamond"/>
        </w:rPr>
      </w:pPr>
      <w:ins w:id="4548" w:author="Summer 2023 updates" w:date="2024-07-31T13:42:00Z">
        <w:r w:rsidRPr="000B692D">
          <w:rPr>
            <w:rFonts w:eastAsia="Garamond" w:cs="Garamond"/>
          </w:rPr>
          <w:t>IS-126 Human Rights Work with Burmese Migrants in Thailand</w:t>
        </w:r>
      </w:ins>
    </w:p>
    <w:p w14:paraId="3DBA69D6" w14:textId="77777777" w:rsidR="008E42C9" w:rsidRPr="000B692D" w:rsidRDefault="008E42C9" w:rsidP="008E42C9">
      <w:pPr>
        <w:spacing w:after="0"/>
        <w:ind w:left="180" w:hanging="180"/>
        <w:rPr>
          <w:ins w:id="4549" w:author="Summer 2023 updates" w:date="2024-07-31T13:42:00Z"/>
          <w:rFonts w:eastAsia="Garamond" w:cs="Garamond"/>
        </w:rPr>
      </w:pPr>
      <w:ins w:id="4550" w:author="Summer 2023 updates" w:date="2024-07-31T13:42:00Z">
        <w:r>
          <w:rPr>
            <w:rFonts w:eastAsia="Garamond" w:cs="Garamond"/>
          </w:rPr>
          <w:t xml:space="preserve">IS-316 </w:t>
        </w:r>
        <w:r w:rsidRPr="000B692D">
          <w:rPr>
            <w:rFonts w:eastAsia="Garamond" w:cs="Garamond"/>
          </w:rPr>
          <w:t>Topics in International Studies: Non-Western Perspectives</w:t>
        </w:r>
      </w:ins>
    </w:p>
    <w:p w14:paraId="337B15AD" w14:textId="77777777" w:rsidR="008E42C9" w:rsidRPr="000B692D" w:rsidRDefault="008E42C9" w:rsidP="008E42C9">
      <w:pPr>
        <w:spacing w:after="0"/>
        <w:ind w:left="180" w:hanging="180"/>
        <w:rPr>
          <w:ins w:id="4551" w:author="Summer 2023 updates" w:date="2024-07-31T13:42:00Z"/>
          <w:rFonts w:eastAsia="Garamond" w:cs="Garamond"/>
        </w:rPr>
      </w:pPr>
      <w:ins w:id="4552" w:author="Summer 2023 updates" w:date="2024-07-31T13:42:00Z">
        <w:r w:rsidRPr="000B692D">
          <w:rPr>
            <w:rFonts w:eastAsia="Garamond" w:cs="Garamond"/>
          </w:rPr>
          <w:t>MU-166 Topics in Music: Non-Western Perspectives</w:t>
        </w:r>
      </w:ins>
    </w:p>
    <w:p w14:paraId="13FB6D02" w14:textId="77777777" w:rsidR="008E42C9" w:rsidRPr="000B692D" w:rsidRDefault="008E42C9" w:rsidP="008E42C9">
      <w:pPr>
        <w:spacing w:after="0"/>
        <w:ind w:left="180" w:hanging="180"/>
        <w:rPr>
          <w:ins w:id="4553" w:author="Summer 2023 updates" w:date="2024-07-31T13:42:00Z"/>
          <w:rFonts w:eastAsia="Garamond" w:cs="Garamond"/>
        </w:rPr>
      </w:pPr>
      <w:ins w:id="4554" w:author="Summer 2023 updates" w:date="2024-07-31T13:42:00Z">
        <w:r w:rsidRPr="000B692D">
          <w:rPr>
            <w:rFonts w:eastAsia="Garamond" w:cs="Garamond"/>
          </w:rPr>
          <w:t>PHL-128 Morality and Moral Controversies (WE)</w:t>
        </w:r>
      </w:ins>
    </w:p>
    <w:p w14:paraId="7273DAF1" w14:textId="77777777" w:rsidR="008E42C9" w:rsidRDefault="008E42C9" w:rsidP="008E42C9">
      <w:pPr>
        <w:spacing w:after="0"/>
        <w:ind w:left="180" w:hanging="180"/>
        <w:rPr>
          <w:ins w:id="4555" w:author="Summer 2023 updates" w:date="2024-07-31T13:42:00Z"/>
          <w:rFonts w:eastAsia="Garamond" w:cs="Garamond"/>
        </w:rPr>
      </w:pPr>
      <w:ins w:id="4556" w:author="Summer 2023 updates" w:date="2024-07-31T13:42:00Z">
        <w:r w:rsidRPr="000B692D">
          <w:rPr>
            <w:rFonts w:eastAsia="Garamond" w:cs="Garamond"/>
          </w:rPr>
          <w:t>PHL-138 Freedom, State, and Society (WE)</w:t>
        </w:r>
      </w:ins>
    </w:p>
    <w:p w14:paraId="3B9C0374" w14:textId="22675D52" w:rsidR="00E500FB" w:rsidRPr="000B692D" w:rsidRDefault="000B692D" w:rsidP="008E42C9">
      <w:pPr>
        <w:spacing w:after="0"/>
        <w:ind w:left="180" w:hanging="180"/>
        <w:rPr>
          <w:ins w:id="4557" w:author="Summer 2023 updates" w:date="2024-07-31T13:42:00Z"/>
          <w:rFonts w:eastAsia="Garamond" w:cs="Garamond"/>
        </w:rPr>
      </w:pPr>
      <w:ins w:id="4558" w:author="Summer 2023 updates" w:date="2024-07-31T13:42:00Z">
        <w:r>
          <w:rPr>
            <w:rFonts w:eastAsia="Garamond" w:cs="Garamond"/>
          </w:rPr>
          <w:t xml:space="preserve">POL-108 </w:t>
        </w:r>
        <w:r w:rsidR="00E500FB" w:rsidRPr="000B692D">
          <w:rPr>
            <w:rFonts w:eastAsia="Garamond" w:cs="Garamond"/>
          </w:rPr>
          <w:t>Introduction to Politics</w:t>
        </w:r>
      </w:ins>
    </w:p>
    <w:p w14:paraId="6B3D4A36" w14:textId="42694225" w:rsidR="00E500FB" w:rsidRPr="000B692D" w:rsidRDefault="00E500FB" w:rsidP="00B90A61">
      <w:pPr>
        <w:spacing w:after="0"/>
        <w:ind w:left="180" w:hanging="180"/>
        <w:rPr>
          <w:ins w:id="4559" w:author="Summer 2023 updates" w:date="2024-07-31T13:42:00Z"/>
          <w:rFonts w:eastAsia="Garamond" w:cs="Garamond"/>
        </w:rPr>
      </w:pPr>
      <w:ins w:id="4560" w:author="Summer 2023 updates" w:date="2024-07-31T13:42:00Z">
        <w:r w:rsidRPr="000B692D">
          <w:rPr>
            <w:rFonts w:eastAsia="Garamond" w:cs="Garamond"/>
          </w:rPr>
          <w:t>POL-258 World Politics (WE)</w:t>
        </w:r>
      </w:ins>
    </w:p>
    <w:p w14:paraId="2954E7FD" w14:textId="56B4B2AD" w:rsidR="00E500FB" w:rsidRPr="000B692D" w:rsidRDefault="00E500FB" w:rsidP="00B90A61">
      <w:pPr>
        <w:spacing w:after="0"/>
        <w:ind w:left="180" w:hanging="180"/>
        <w:rPr>
          <w:ins w:id="4561" w:author="Summer 2023 updates" w:date="2024-07-31T13:42:00Z"/>
          <w:rFonts w:eastAsia="Garamond" w:cs="Garamond"/>
        </w:rPr>
      </w:pPr>
      <w:ins w:id="4562" w:author="Summer 2023 updates" w:date="2024-07-31T13:42:00Z">
        <w:r w:rsidRPr="000B692D">
          <w:rPr>
            <w:rFonts w:eastAsia="Garamond" w:cs="Garamond"/>
          </w:rPr>
          <w:t>POL-266 Latin American Politics (WE)</w:t>
        </w:r>
      </w:ins>
    </w:p>
    <w:p w14:paraId="39549DD1" w14:textId="6BC8DC20" w:rsidR="00E500FB" w:rsidRPr="000B692D" w:rsidRDefault="00E500FB" w:rsidP="00B90A61">
      <w:pPr>
        <w:spacing w:after="0"/>
        <w:ind w:left="180" w:hanging="180"/>
        <w:rPr>
          <w:ins w:id="4563" w:author="Summer 2023 updates" w:date="2024-07-31T13:42:00Z"/>
          <w:rFonts w:eastAsia="Garamond" w:cs="Garamond"/>
        </w:rPr>
      </w:pPr>
      <w:ins w:id="4564" w:author="Summer 2023 updates" w:date="2024-07-31T13:42:00Z">
        <w:r w:rsidRPr="000B692D">
          <w:rPr>
            <w:rFonts w:eastAsia="Garamond" w:cs="Garamond"/>
          </w:rPr>
          <w:t>POL-276 African Politics (WE)</w:t>
        </w:r>
      </w:ins>
    </w:p>
    <w:p w14:paraId="7E372AA5" w14:textId="1FAA6298" w:rsidR="00E500FB" w:rsidRPr="000B692D" w:rsidRDefault="00E500FB" w:rsidP="00B90A61">
      <w:pPr>
        <w:spacing w:after="0"/>
        <w:ind w:left="180" w:hanging="180"/>
        <w:rPr>
          <w:ins w:id="4565" w:author="Summer 2023 updates" w:date="2024-07-31T13:42:00Z"/>
          <w:rFonts w:eastAsia="Garamond" w:cs="Garamond"/>
        </w:rPr>
      </w:pPr>
      <w:ins w:id="4566" w:author="Summer 2023 updates" w:date="2024-07-31T13:42:00Z">
        <w:r w:rsidRPr="000B692D">
          <w:rPr>
            <w:rFonts w:eastAsia="Garamond" w:cs="Garamond"/>
          </w:rPr>
          <w:t>POL-286 Asian Politics (WE)</w:t>
        </w:r>
      </w:ins>
    </w:p>
    <w:p w14:paraId="256C0656" w14:textId="18638E74" w:rsidR="00E500FB" w:rsidRPr="000B692D" w:rsidRDefault="00E500FB" w:rsidP="00B90A61">
      <w:pPr>
        <w:spacing w:after="0"/>
        <w:ind w:left="180" w:hanging="180"/>
        <w:rPr>
          <w:ins w:id="4567" w:author="Summer 2023 updates" w:date="2024-07-31T13:42:00Z"/>
          <w:rFonts w:eastAsia="Garamond" w:cs="Garamond"/>
        </w:rPr>
      </w:pPr>
      <w:ins w:id="4568" w:author="Summer 2023 updates" w:date="2024-07-31T13:42:00Z">
        <w:r w:rsidRPr="000B692D">
          <w:rPr>
            <w:rFonts w:eastAsia="Garamond" w:cs="Garamond"/>
          </w:rPr>
          <w:t>POL-296 Topics in Political Science - Non-Western Perspectives</w:t>
        </w:r>
      </w:ins>
    </w:p>
    <w:p w14:paraId="3C3BD79A" w14:textId="7ED3E40D" w:rsidR="00E500FB" w:rsidRPr="000B692D" w:rsidRDefault="00E500FB" w:rsidP="00B90A61">
      <w:pPr>
        <w:spacing w:after="0"/>
        <w:ind w:left="180" w:hanging="180"/>
        <w:rPr>
          <w:ins w:id="4569" w:author="Summer 2023 updates" w:date="2024-07-31T13:42:00Z"/>
          <w:rFonts w:eastAsia="Garamond" w:cs="Garamond"/>
        </w:rPr>
      </w:pPr>
      <w:ins w:id="4570" w:author="Summer 2023 updates" w:date="2024-07-31T13:42:00Z">
        <w:r w:rsidRPr="000B692D">
          <w:rPr>
            <w:rFonts w:eastAsia="Garamond" w:cs="Garamond"/>
          </w:rPr>
          <w:t>POL-298 European Politics (WE)</w:t>
        </w:r>
      </w:ins>
    </w:p>
    <w:p w14:paraId="5ECAF7ED" w14:textId="450BBCFD" w:rsidR="00E500FB" w:rsidRPr="000B692D" w:rsidRDefault="00E500FB" w:rsidP="00B90A61">
      <w:pPr>
        <w:spacing w:after="0"/>
        <w:ind w:left="180" w:hanging="180"/>
        <w:rPr>
          <w:ins w:id="4571" w:author="Summer 2023 updates" w:date="2024-07-31T13:42:00Z"/>
          <w:rFonts w:eastAsia="Garamond" w:cs="Garamond"/>
        </w:rPr>
      </w:pPr>
      <w:ins w:id="4572" w:author="Summer 2023 updates" w:date="2024-07-31T13:42:00Z">
        <w:r w:rsidRPr="000B692D">
          <w:rPr>
            <w:rFonts w:eastAsia="Garamond" w:cs="Garamond"/>
          </w:rPr>
          <w:t>POL-386 International Development (WE)</w:t>
        </w:r>
      </w:ins>
    </w:p>
    <w:p w14:paraId="2B9615CB" w14:textId="29302EB1" w:rsidR="00E500FB" w:rsidRPr="000B692D" w:rsidRDefault="00E500FB" w:rsidP="00B90A61">
      <w:pPr>
        <w:spacing w:after="0"/>
        <w:ind w:left="180" w:hanging="180"/>
        <w:rPr>
          <w:ins w:id="4573" w:author="Summer 2023 updates" w:date="2024-07-31T13:42:00Z"/>
          <w:rFonts w:eastAsia="Garamond" w:cs="Garamond"/>
        </w:rPr>
      </w:pPr>
      <w:ins w:id="4574" w:author="Summer 2023 updates" w:date="2024-07-31T13:42:00Z">
        <w:r w:rsidRPr="000B692D">
          <w:rPr>
            <w:rFonts w:eastAsia="Garamond" w:cs="Garamond"/>
          </w:rPr>
          <w:t>POL-398 Religion and World Politics (WE)</w:t>
        </w:r>
      </w:ins>
    </w:p>
    <w:p w14:paraId="37CEC64B" w14:textId="7281E431" w:rsidR="00E500FB" w:rsidRPr="000B692D" w:rsidRDefault="00E500FB" w:rsidP="00B90A61">
      <w:pPr>
        <w:spacing w:after="0"/>
        <w:ind w:left="180" w:hanging="180"/>
        <w:rPr>
          <w:ins w:id="4575" w:author="Summer 2023 updates" w:date="2024-07-31T13:42:00Z"/>
          <w:rFonts w:eastAsia="Garamond" w:cs="Garamond"/>
        </w:rPr>
      </w:pPr>
      <w:ins w:id="4576" w:author="Summer 2023 updates" w:date="2024-07-31T13:42:00Z">
        <w:r w:rsidRPr="000B692D">
          <w:rPr>
            <w:rFonts w:eastAsia="Garamond" w:cs="Garamond"/>
          </w:rPr>
          <w:t>REL-106 Eastern Religions</w:t>
        </w:r>
      </w:ins>
    </w:p>
    <w:p w14:paraId="1299F1E8" w14:textId="5FFEF20A" w:rsidR="00E500FB" w:rsidRPr="000B692D" w:rsidRDefault="00E500FB" w:rsidP="00B90A61">
      <w:pPr>
        <w:spacing w:after="0"/>
        <w:ind w:left="180" w:hanging="180"/>
        <w:rPr>
          <w:ins w:id="4577" w:author="Summer 2023 updates" w:date="2024-07-31T13:42:00Z"/>
          <w:rFonts w:eastAsia="Garamond" w:cs="Garamond"/>
        </w:rPr>
      </w:pPr>
      <w:ins w:id="4578" w:author="Summer 2023 updates" w:date="2024-07-31T13:42:00Z">
        <w:r w:rsidRPr="000B692D">
          <w:rPr>
            <w:rFonts w:eastAsia="Garamond" w:cs="Garamond"/>
          </w:rPr>
          <w:t>REL-108 Western Religions (WE)</w:t>
        </w:r>
      </w:ins>
    </w:p>
    <w:p w14:paraId="36E20FC6" w14:textId="38FC2CA0" w:rsidR="00E500FB" w:rsidRPr="000B692D" w:rsidRDefault="00E500FB" w:rsidP="00B90A61">
      <w:pPr>
        <w:spacing w:after="0"/>
        <w:ind w:left="180" w:hanging="180"/>
        <w:rPr>
          <w:ins w:id="4579" w:author="Summer 2023 updates" w:date="2024-07-31T13:42:00Z"/>
          <w:rFonts w:eastAsia="Garamond" w:cs="Garamond"/>
        </w:rPr>
      </w:pPr>
      <w:ins w:id="4580" w:author="Summer 2023 updates" w:date="2024-07-31T13:42:00Z">
        <w:r w:rsidRPr="000B692D">
          <w:rPr>
            <w:rFonts w:eastAsia="Garamond" w:cs="Garamond"/>
          </w:rPr>
          <w:t>REL-116 Buddhism</w:t>
        </w:r>
      </w:ins>
    </w:p>
    <w:p w14:paraId="1983E524" w14:textId="2DC0C402" w:rsidR="00E500FB" w:rsidRPr="000B692D" w:rsidRDefault="00E500FB" w:rsidP="00B90A61">
      <w:pPr>
        <w:spacing w:after="0"/>
        <w:ind w:left="180" w:hanging="180"/>
        <w:rPr>
          <w:ins w:id="4581" w:author="Summer 2023 updates" w:date="2024-07-31T13:42:00Z"/>
          <w:rFonts w:eastAsia="Garamond" w:cs="Garamond"/>
        </w:rPr>
      </w:pPr>
      <w:ins w:id="4582" w:author="Summer 2023 updates" w:date="2024-07-31T13:42:00Z">
        <w:r w:rsidRPr="000B692D">
          <w:rPr>
            <w:rFonts w:eastAsia="Garamond" w:cs="Garamond"/>
          </w:rPr>
          <w:t>REL-128 Judaism (WE)</w:t>
        </w:r>
      </w:ins>
    </w:p>
    <w:p w14:paraId="73FA511E" w14:textId="57C9EA51" w:rsidR="00E500FB" w:rsidRPr="000B692D" w:rsidRDefault="00E500FB" w:rsidP="00B90A61">
      <w:pPr>
        <w:spacing w:after="0"/>
        <w:ind w:left="180" w:hanging="180"/>
        <w:rPr>
          <w:ins w:id="4583" w:author="Summer 2023 updates" w:date="2024-07-31T13:42:00Z"/>
          <w:rFonts w:eastAsia="Garamond" w:cs="Garamond"/>
        </w:rPr>
      </w:pPr>
      <w:ins w:id="4584" w:author="Summer 2023 updates" w:date="2024-07-31T13:42:00Z">
        <w:r w:rsidRPr="000B692D">
          <w:rPr>
            <w:rFonts w:eastAsia="Garamond" w:cs="Garamond"/>
          </w:rPr>
          <w:t>REL-136 Religions of China (WE)</w:t>
        </w:r>
      </w:ins>
    </w:p>
    <w:p w14:paraId="6506F132" w14:textId="40F4C37E" w:rsidR="00E500FB" w:rsidRPr="000B692D" w:rsidRDefault="00E500FB" w:rsidP="00B90A61">
      <w:pPr>
        <w:spacing w:after="0"/>
        <w:ind w:left="180" w:hanging="180"/>
        <w:rPr>
          <w:ins w:id="4585" w:author="Summer 2023 updates" w:date="2024-07-31T13:42:00Z"/>
          <w:rFonts w:eastAsia="Garamond" w:cs="Garamond"/>
        </w:rPr>
      </w:pPr>
      <w:ins w:id="4586" w:author="Summer 2023 updates" w:date="2024-07-31T13:42:00Z">
        <w:r w:rsidRPr="000B692D">
          <w:rPr>
            <w:rFonts w:eastAsia="Garamond" w:cs="Garamond"/>
          </w:rPr>
          <w:t>REL-138 Modern Judaism (WE)</w:t>
        </w:r>
      </w:ins>
    </w:p>
    <w:p w14:paraId="565FEA66" w14:textId="5ED87AE9" w:rsidR="00E500FB" w:rsidRPr="000B692D" w:rsidRDefault="00E500FB" w:rsidP="00B90A61">
      <w:pPr>
        <w:spacing w:after="0"/>
        <w:ind w:left="180" w:hanging="180"/>
        <w:rPr>
          <w:ins w:id="4587" w:author="Summer 2023 updates" w:date="2024-07-31T13:42:00Z"/>
          <w:rFonts w:eastAsia="Garamond" w:cs="Garamond"/>
        </w:rPr>
      </w:pPr>
      <w:ins w:id="4588" w:author="Summer 2023 updates" w:date="2024-07-31T13:42:00Z">
        <w:r w:rsidRPr="000B692D">
          <w:rPr>
            <w:rFonts w:eastAsia="Garamond" w:cs="Garamond"/>
          </w:rPr>
          <w:t>REL-148 Islam (WE)</w:t>
        </w:r>
      </w:ins>
    </w:p>
    <w:p w14:paraId="38B01FB9" w14:textId="555A9863" w:rsidR="00E500FB" w:rsidRPr="000B692D" w:rsidRDefault="00E500FB" w:rsidP="00B90A61">
      <w:pPr>
        <w:spacing w:after="0"/>
        <w:ind w:left="180" w:hanging="180"/>
        <w:rPr>
          <w:ins w:id="4589" w:author="Summer 2023 updates" w:date="2024-07-31T13:42:00Z"/>
          <w:rFonts w:eastAsia="Garamond" w:cs="Garamond"/>
        </w:rPr>
      </w:pPr>
      <w:ins w:id="4590" w:author="Summer 2023 updates" w:date="2024-07-31T13:42:00Z">
        <w:r w:rsidRPr="000B692D">
          <w:rPr>
            <w:rFonts w:eastAsia="Garamond" w:cs="Garamond"/>
          </w:rPr>
          <w:t>REL-178 Christianity</w:t>
        </w:r>
      </w:ins>
    </w:p>
    <w:p w14:paraId="57BDDFC9" w14:textId="34E6E40F" w:rsidR="00E500FB" w:rsidRPr="000B692D" w:rsidRDefault="00E500FB" w:rsidP="00B90A61">
      <w:pPr>
        <w:spacing w:after="0"/>
        <w:ind w:left="180" w:hanging="180"/>
        <w:rPr>
          <w:ins w:id="4591" w:author="Summer 2023 updates" w:date="2024-07-31T13:42:00Z"/>
          <w:rFonts w:eastAsia="Garamond" w:cs="Garamond"/>
        </w:rPr>
      </w:pPr>
      <w:ins w:id="4592" w:author="Summer 2023 updates" w:date="2024-07-31T13:42:00Z">
        <w:r w:rsidRPr="000B692D">
          <w:rPr>
            <w:rFonts w:eastAsia="Garamond" w:cs="Garamond"/>
          </w:rPr>
          <w:t>REL-196 Hinduism</w:t>
        </w:r>
      </w:ins>
    </w:p>
    <w:p w14:paraId="2A3F0B38" w14:textId="0E35A15F" w:rsidR="00E500FB" w:rsidRPr="000B692D" w:rsidRDefault="00E500FB" w:rsidP="00B90A61">
      <w:pPr>
        <w:spacing w:after="0"/>
        <w:ind w:left="180" w:hanging="180"/>
        <w:rPr>
          <w:ins w:id="4593" w:author="Summer 2023 updates" w:date="2024-07-31T13:42:00Z"/>
          <w:rFonts w:eastAsia="Garamond" w:cs="Garamond"/>
        </w:rPr>
      </w:pPr>
      <w:ins w:id="4594" w:author="Summer 2023 updates" w:date="2024-07-31T13:42:00Z">
        <w:r w:rsidRPr="000B692D">
          <w:rPr>
            <w:rFonts w:eastAsia="Garamond" w:cs="Garamond"/>
          </w:rPr>
          <w:t>REL-226 Religions of China: Daoism (WE)</w:t>
        </w:r>
      </w:ins>
    </w:p>
    <w:p w14:paraId="4F9E3E15" w14:textId="177F22AA" w:rsidR="00E500FB" w:rsidRPr="000B692D" w:rsidRDefault="00E500FB" w:rsidP="00B90A61">
      <w:pPr>
        <w:spacing w:after="0"/>
        <w:ind w:left="180" w:hanging="180"/>
        <w:rPr>
          <w:ins w:id="4595" w:author="Summer 2023 updates" w:date="2024-07-31T13:42:00Z"/>
          <w:rFonts w:eastAsia="Garamond" w:cs="Garamond"/>
        </w:rPr>
      </w:pPr>
      <w:ins w:id="4596" w:author="Summer 2023 updates" w:date="2024-07-31T13:42:00Z">
        <w:r w:rsidRPr="000B692D">
          <w:rPr>
            <w:rFonts w:eastAsia="Garamond" w:cs="Garamond"/>
          </w:rPr>
          <w:t>REL-236 Zen Buddhism (WE)</w:t>
        </w:r>
      </w:ins>
    </w:p>
    <w:p w14:paraId="04C08433" w14:textId="0290D371" w:rsidR="00E500FB" w:rsidRPr="000B692D" w:rsidRDefault="00E500FB" w:rsidP="00B90A61">
      <w:pPr>
        <w:spacing w:after="0"/>
        <w:ind w:left="180" w:hanging="180"/>
        <w:rPr>
          <w:ins w:id="4597" w:author="Summer 2023 updates" w:date="2024-07-31T13:42:00Z"/>
          <w:rFonts w:eastAsia="Garamond" w:cs="Garamond"/>
        </w:rPr>
      </w:pPr>
      <w:ins w:id="4598" w:author="Summer 2023 updates" w:date="2024-07-31T13:42:00Z">
        <w:r w:rsidRPr="000B692D">
          <w:rPr>
            <w:rFonts w:eastAsia="Garamond" w:cs="Garamond"/>
          </w:rPr>
          <w:t>REL-296 Topics in Religion: Non-Western Perspectives</w:t>
        </w:r>
      </w:ins>
    </w:p>
    <w:p w14:paraId="689C4076" w14:textId="6E9D47A1" w:rsidR="00E500FB" w:rsidRPr="000B692D" w:rsidRDefault="00E500FB" w:rsidP="00B90A61">
      <w:pPr>
        <w:spacing w:after="0"/>
        <w:ind w:left="180" w:hanging="180"/>
        <w:rPr>
          <w:ins w:id="4599" w:author="Summer 2023 updates" w:date="2024-07-31T13:42:00Z"/>
          <w:rFonts w:eastAsia="Garamond" w:cs="Garamond"/>
        </w:rPr>
      </w:pPr>
      <w:ins w:id="4600" w:author="Summer 2023 updates" w:date="2024-07-31T13:42:00Z">
        <w:r w:rsidRPr="000B692D">
          <w:rPr>
            <w:rFonts w:eastAsia="Garamond" w:cs="Garamond"/>
          </w:rPr>
          <w:t>REL-336 Tibetan Buddhist Culture (WE)</w:t>
        </w:r>
      </w:ins>
    </w:p>
    <w:p w14:paraId="4D61E7F3" w14:textId="31FAC13D" w:rsidR="00E500FB" w:rsidRPr="000B692D" w:rsidRDefault="00E500FB" w:rsidP="00B90A61">
      <w:pPr>
        <w:spacing w:after="0"/>
        <w:ind w:left="180" w:hanging="180"/>
        <w:rPr>
          <w:ins w:id="4601" w:author="Summer 2023 updates" w:date="2024-07-31T13:42:00Z"/>
          <w:rFonts w:eastAsia="Garamond" w:cs="Garamond"/>
        </w:rPr>
      </w:pPr>
      <w:ins w:id="4602" w:author="Summer 2023 updates" w:date="2024-07-31T13:42:00Z">
        <w:r w:rsidRPr="000B692D">
          <w:rPr>
            <w:rFonts w:eastAsia="Garamond" w:cs="Garamond"/>
          </w:rPr>
          <w:t>RHE-146 Creative Nonfiction: Global Perspectives (WE)</w:t>
        </w:r>
      </w:ins>
    </w:p>
    <w:p w14:paraId="400C437F" w14:textId="7280BDFB" w:rsidR="00E500FB" w:rsidRPr="000B692D" w:rsidRDefault="00E500FB" w:rsidP="00B90A61">
      <w:pPr>
        <w:spacing w:after="0"/>
        <w:ind w:left="180" w:hanging="180"/>
        <w:rPr>
          <w:ins w:id="4603" w:author="Summer 2023 updates" w:date="2024-07-31T13:42:00Z"/>
          <w:rFonts w:eastAsia="Garamond" w:cs="Garamond"/>
        </w:rPr>
      </w:pPr>
      <w:ins w:id="4604" w:author="Summer 2023 updates" w:date="2024-07-31T13:42:00Z">
        <w:r w:rsidRPr="000B692D">
          <w:rPr>
            <w:rFonts w:eastAsia="Garamond" w:cs="Garamond"/>
          </w:rPr>
          <w:t>SOC-226 Gender and Globalization</w:t>
        </w:r>
      </w:ins>
    </w:p>
    <w:p w14:paraId="31864065" w14:textId="23CF8E88" w:rsidR="00E500FB" w:rsidRPr="000B692D" w:rsidRDefault="00E500FB" w:rsidP="00B90A61">
      <w:pPr>
        <w:spacing w:after="0"/>
        <w:ind w:left="180" w:hanging="180"/>
        <w:rPr>
          <w:ins w:id="4605" w:author="Summer 2023 updates" w:date="2024-07-31T13:42:00Z"/>
          <w:rFonts w:eastAsia="Garamond" w:cs="Garamond"/>
        </w:rPr>
      </w:pPr>
      <w:ins w:id="4606" w:author="Summer 2023 updates" w:date="2024-07-31T13:42:00Z">
        <w:r w:rsidRPr="000B692D">
          <w:rPr>
            <w:rFonts w:eastAsia="Garamond" w:cs="Garamond"/>
          </w:rPr>
          <w:t>SOC-236 Topics in Sociology: Non-Western Perspectives</w:t>
        </w:r>
      </w:ins>
    </w:p>
    <w:p w14:paraId="066133B1" w14:textId="5251926F" w:rsidR="00E500FB" w:rsidRPr="000B692D" w:rsidRDefault="00E500FB" w:rsidP="00B90A61">
      <w:pPr>
        <w:spacing w:after="0"/>
        <w:ind w:left="180" w:hanging="180"/>
        <w:rPr>
          <w:ins w:id="4607" w:author="Summer 2023 updates" w:date="2024-07-31T13:42:00Z"/>
          <w:rFonts w:eastAsia="Garamond" w:cs="Garamond"/>
        </w:rPr>
      </w:pPr>
      <w:ins w:id="4608" w:author="Summer 2023 updates" w:date="2024-07-31T13:42:00Z">
        <w:r w:rsidRPr="000B692D">
          <w:rPr>
            <w:rFonts w:eastAsia="Garamond" w:cs="Garamond"/>
          </w:rPr>
          <w:t>SOC-238 Topics in Sociology: Diverse Western Perspectives</w:t>
        </w:r>
      </w:ins>
    </w:p>
    <w:p w14:paraId="5A08CE56" w14:textId="1F52825F" w:rsidR="00E500FB" w:rsidRPr="000B692D" w:rsidRDefault="000B692D" w:rsidP="00B90A61">
      <w:pPr>
        <w:spacing w:after="0"/>
        <w:ind w:left="180" w:hanging="180"/>
        <w:rPr>
          <w:ins w:id="4609" w:author="Summer 2023 updates" w:date="2024-07-31T13:42:00Z"/>
          <w:rFonts w:eastAsia="Garamond" w:cs="Garamond"/>
        </w:rPr>
      </w:pPr>
      <w:ins w:id="4610" w:author="Summer 2023 updates" w:date="2024-07-31T13:42:00Z">
        <w:r>
          <w:rPr>
            <w:rFonts w:eastAsia="Garamond" w:cs="Garamond"/>
          </w:rPr>
          <w:t xml:space="preserve">SPA-115 </w:t>
        </w:r>
        <w:r w:rsidR="00E500FB" w:rsidRPr="000B692D">
          <w:rPr>
            <w:rFonts w:eastAsia="Garamond" w:cs="Garamond"/>
          </w:rPr>
          <w:t>Elementary Spanish I</w:t>
        </w:r>
      </w:ins>
    </w:p>
    <w:p w14:paraId="1EE0AC8F" w14:textId="3D7322F6" w:rsidR="00E500FB" w:rsidRPr="000B692D" w:rsidRDefault="00E500FB" w:rsidP="00B90A61">
      <w:pPr>
        <w:spacing w:after="0"/>
        <w:ind w:left="180" w:hanging="180"/>
        <w:rPr>
          <w:ins w:id="4611" w:author="Summer 2023 updates" w:date="2024-07-31T13:42:00Z"/>
          <w:rFonts w:eastAsia="Garamond" w:cs="Garamond"/>
        </w:rPr>
      </w:pPr>
      <w:ins w:id="4612" w:author="Summer 2023 updates" w:date="2024-07-31T13:42:00Z">
        <w:r w:rsidRPr="000B692D">
          <w:rPr>
            <w:rFonts w:eastAsia="Garamond" w:cs="Garamond"/>
          </w:rPr>
          <w:t>SPA-125 Elementary Spanish II</w:t>
        </w:r>
      </w:ins>
    </w:p>
    <w:p w14:paraId="2C48B255" w14:textId="4481CBE9" w:rsidR="00E500FB" w:rsidRPr="000B692D" w:rsidRDefault="00E500FB" w:rsidP="00B90A61">
      <w:pPr>
        <w:spacing w:after="0"/>
        <w:ind w:left="180" w:hanging="180"/>
        <w:rPr>
          <w:ins w:id="4613" w:author="Summer 2023 updates" w:date="2024-07-31T13:42:00Z"/>
          <w:rFonts w:eastAsia="Garamond" w:cs="Garamond"/>
        </w:rPr>
      </w:pPr>
      <w:ins w:id="4614" w:author="Summer 2023 updates" w:date="2024-07-31T13:42:00Z">
        <w:r w:rsidRPr="000B692D">
          <w:rPr>
            <w:rFonts w:eastAsia="Garamond" w:cs="Garamond"/>
          </w:rPr>
          <w:t>SPA-129 Intensive Elementary Spanish I</w:t>
        </w:r>
        <w:r w:rsidR="006309C3">
          <w:rPr>
            <w:rFonts w:eastAsia="Garamond" w:cs="Garamond"/>
          </w:rPr>
          <w:t>–</w:t>
        </w:r>
        <w:r w:rsidRPr="000B692D">
          <w:rPr>
            <w:rFonts w:eastAsia="Garamond" w:cs="Garamond"/>
          </w:rPr>
          <w:t>II</w:t>
        </w:r>
      </w:ins>
    </w:p>
    <w:p w14:paraId="7BEE2C2F" w14:textId="79CA95A5" w:rsidR="00E500FB" w:rsidRPr="000B692D" w:rsidRDefault="00E500FB" w:rsidP="00B90A61">
      <w:pPr>
        <w:spacing w:after="0"/>
        <w:ind w:left="180" w:hanging="180"/>
        <w:rPr>
          <w:ins w:id="4615" w:author="Summer 2023 updates" w:date="2024-07-31T13:42:00Z"/>
          <w:rFonts w:eastAsia="Garamond" w:cs="Garamond"/>
        </w:rPr>
      </w:pPr>
      <w:ins w:id="4616" w:author="Summer 2023 updates" w:date="2024-07-31T13:42:00Z">
        <w:r w:rsidRPr="000B692D">
          <w:rPr>
            <w:rFonts w:eastAsia="Garamond" w:cs="Garamond"/>
          </w:rPr>
          <w:t>SPA-135 Spanish Review and Preparation</w:t>
        </w:r>
      </w:ins>
    </w:p>
    <w:p w14:paraId="7B2207F3" w14:textId="3DD79726" w:rsidR="00E500FB" w:rsidRPr="000B692D" w:rsidRDefault="00E500FB" w:rsidP="00B90A61">
      <w:pPr>
        <w:spacing w:after="0"/>
        <w:ind w:left="180" w:hanging="180"/>
        <w:rPr>
          <w:ins w:id="4617" w:author="Summer 2023 updates" w:date="2024-07-31T13:42:00Z"/>
          <w:rFonts w:eastAsia="Garamond" w:cs="Garamond"/>
        </w:rPr>
      </w:pPr>
      <w:ins w:id="4618" w:author="Summer 2023 updates" w:date="2024-07-31T13:42:00Z">
        <w:r w:rsidRPr="000B692D">
          <w:rPr>
            <w:rFonts w:eastAsia="Garamond" w:cs="Garamond"/>
          </w:rPr>
          <w:t>SPA-148 Spanish Literature in Translation</w:t>
        </w:r>
      </w:ins>
    </w:p>
    <w:p w14:paraId="6397DF4D" w14:textId="38A87D93" w:rsidR="00E500FB" w:rsidRPr="000B692D" w:rsidRDefault="00E500FB" w:rsidP="00B90A61">
      <w:pPr>
        <w:spacing w:after="0"/>
        <w:ind w:left="180" w:hanging="180"/>
        <w:rPr>
          <w:ins w:id="4619" w:author="Summer 2023 updates" w:date="2024-07-31T13:42:00Z"/>
          <w:rFonts w:eastAsia="Garamond" w:cs="Garamond"/>
        </w:rPr>
      </w:pPr>
      <w:ins w:id="4620" w:author="Summer 2023 updates" w:date="2024-07-31T13:42:00Z">
        <w:r w:rsidRPr="000B692D">
          <w:rPr>
            <w:rFonts w:eastAsia="Garamond" w:cs="Garamond"/>
          </w:rPr>
          <w:t>SPA-215 Intermediate Spanish I</w:t>
        </w:r>
      </w:ins>
    </w:p>
    <w:p w14:paraId="545E67B6" w14:textId="1C12D779" w:rsidR="00E500FB" w:rsidRPr="000B692D" w:rsidRDefault="00E500FB" w:rsidP="00B90A61">
      <w:pPr>
        <w:spacing w:after="0"/>
        <w:ind w:left="180" w:hanging="180"/>
        <w:rPr>
          <w:ins w:id="4621" w:author="Summer 2023 updates" w:date="2024-07-31T13:42:00Z"/>
          <w:rFonts w:eastAsia="Garamond" w:cs="Garamond"/>
        </w:rPr>
      </w:pPr>
      <w:ins w:id="4622" w:author="Summer 2023 updates" w:date="2024-07-31T13:42:00Z">
        <w:r w:rsidRPr="000B692D">
          <w:rPr>
            <w:rFonts w:eastAsia="Garamond" w:cs="Garamond"/>
          </w:rPr>
          <w:t>SPA-225 Intermediate Spanish II</w:t>
        </w:r>
      </w:ins>
    </w:p>
    <w:p w14:paraId="44BD89AF" w14:textId="0990392F" w:rsidR="00E500FB" w:rsidRPr="000B692D" w:rsidRDefault="00E500FB" w:rsidP="00B90A61">
      <w:pPr>
        <w:spacing w:after="0"/>
        <w:ind w:left="180" w:hanging="180"/>
        <w:rPr>
          <w:ins w:id="4623" w:author="Summer 2023 updates" w:date="2024-07-31T13:42:00Z"/>
          <w:rFonts w:eastAsia="Garamond" w:cs="Garamond"/>
        </w:rPr>
      </w:pPr>
      <w:ins w:id="4624" w:author="Summer 2023 updates" w:date="2024-07-31T13:42:00Z">
        <w:r w:rsidRPr="000B692D">
          <w:rPr>
            <w:rFonts w:eastAsia="Garamond" w:cs="Garamond"/>
          </w:rPr>
          <w:t>SPA-258 Spanish Language Learning Abroad</w:t>
        </w:r>
      </w:ins>
    </w:p>
    <w:p w14:paraId="3657CCE0" w14:textId="4534D49E" w:rsidR="00E500FB" w:rsidRPr="000B692D" w:rsidRDefault="000B692D" w:rsidP="00B90A61">
      <w:pPr>
        <w:spacing w:after="0"/>
        <w:ind w:left="180" w:hanging="180"/>
        <w:rPr>
          <w:ins w:id="4625" w:author="Summer 2023 updates" w:date="2024-07-31T13:42:00Z"/>
          <w:rFonts w:eastAsia="Garamond" w:cs="Garamond"/>
        </w:rPr>
      </w:pPr>
      <w:ins w:id="4626" w:author="Summer 2023 updates" w:date="2024-07-31T13:42:00Z">
        <w:r>
          <w:rPr>
            <w:rFonts w:eastAsia="Garamond" w:cs="Garamond"/>
          </w:rPr>
          <w:t xml:space="preserve">SPA-315 </w:t>
        </w:r>
        <w:r w:rsidR="00E500FB" w:rsidRPr="000B692D">
          <w:rPr>
            <w:rFonts w:eastAsia="Garamond" w:cs="Garamond"/>
          </w:rPr>
          <w:t>Spanish Composition and Conversation (WE)</w:t>
        </w:r>
      </w:ins>
    </w:p>
    <w:p w14:paraId="615B8018" w14:textId="02F68CE2" w:rsidR="00E500FB" w:rsidRPr="000B692D" w:rsidRDefault="00E500FB" w:rsidP="00B90A61">
      <w:pPr>
        <w:spacing w:after="0"/>
        <w:ind w:left="180" w:hanging="180"/>
        <w:rPr>
          <w:ins w:id="4627" w:author="Summer 2023 updates" w:date="2024-07-31T13:42:00Z"/>
          <w:rFonts w:eastAsia="Garamond" w:cs="Garamond"/>
        </w:rPr>
      </w:pPr>
      <w:ins w:id="4628" w:author="Summer 2023 updates" w:date="2024-07-31T13:42:00Z">
        <w:r w:rsidRPr="000B692D">
          <w:rPr>
            <w:rFonts w:eastAsia="Garamond" w:cs="Garamond"/>
          </w:rPr>
          <w:t>SPA-325 Spanish Language and Literature (WE)</w:t>
        </w:r>
      </w:ins>
    </w:p>
    <w:p w14:paraId="0E4E06F1" w14:textId="1362C627" w:rsidR="00E500FB" w:rsidRPr="000B692D" w:rsidRDefault="00E500FB" w:rsidP="00B90A61">
      <w:pPr>
        <w:spacing w:after="0"/>
        <w:ind w:left="180" w:hanging="180"/>
        <w:rPr>
          <w:ins w:id="4629" w:author="Summer 2023 updates" w:date="2024-07-31T13:42:00Z"/>
          <w:rFonts w:eastAsia="Garamond" w:cs="Garamond"/>
        </w:rPr>
      </w:pPr>
      <w:ins w:id="4630" w:author="Summer 2023 updates" w:date="2024-07-31T13:42:00Z">
        <w:r w:rsidRPr="000B692D">
          <w:rPr>
            <w:rFonts w:eastAsia="Garamond" w:cs="Garamond"/>
          </w:rPr>
          <w:t>SPA-336 Hispanic Life and Culture: Latin America</w:t>
        </w:r>
      </w:ins>
    </w:p>
    <w:p w14:paraId="626D0671" w14:textId="11C94EE6" w:rsidR="00E500FB" w:rsidRPr="000B692D" w:rsidRDefault="00E500FB" w:rsidP="00B90A61">
      <w:pPr>
        <w:spacing w:after="0"/>
        <w:ind w:left="180" w:hanging="180"/>
        <w:rPr>
          <w:ins w:id="4631" w:author="Summer 2023 updates" w:date="2024-07-31T13:42:00Z"/>
          <w:rFonts w:eastAsia="Garamond" w:cs="Garamond"/>
        </w:rPr>
      </w:pPr>
      <w:ins w:id="4632" w:author="Summer 2023 updates" w:date="2024-07-31T13:42:00Z">
        <w:r w:rsidRPr="000B692D">
          <w:rPr>
            <w:rFonts w:eastAsia="Garamond" w:cs="Garamond"/>
          </w:rPr>
          <w:t>SPA-338 Hispanic Life and Culture: Europe</w:t>
        </w:r>
      </w:ins>
    </w:p>
    <w:p w14:paraId="0B9D146A" w14:textId="449274DB" w:rsidR="00E500FB" w:rsidRPr="000B692D" w:rsidRDefault="00E500FB" w:rsidP="00B90A61">
      <w:pPr>
        <w:spacing w:after="0"/>
        <w:ind w:left="180" w:hanging="180"/>
        <w:rPr>
          <w:ins w:id="4633" w:author="Summer 2023 updates" w:date="2024-07-31T13:42:00Z"/>
          <w:rFonts w:eastAsia="Garamond" w:cs="Garamond"/>
        </w:rPr>
      </w:pPr>
      <w:ins w:id="4634" w:author="Summer 2023 updates" w:date="2024-07-31T13:42:00Z">
        <w:r w:rsidRPr="000B692D">
          <w:rPr>
            <w:rFonts w:eastAsia="Garamond" w:cs="Garamond"/>
          </w:rPr>
          <w:t>SPA-345 Introduction to Hispanic Literature (WE)</w:t>
        </w:r>
      </w:ins>
    </w:p>
    <w:p w14:paraId="2424E78C" w14:textId="41F04DAC" w:rsidR="00E500FB" w:rsidRPr="000B692D" w:rsidRDefault="00E500FB" w:rsidP="00B90A61">
      <w:pPr>
        <w:spacing w:after="0"/>
        <w:ind w:left="180" w:hanging="180"/>
        <w:rPr>
          <w:ins w:id="4635" w:author="Summer 2023 updates" w:date="2024-07-31T13:42:00Z"/>
          <w:rFonts w:eastAsia="Garamond" w:cs="Garamond"/>
        </w:rPr>
      </w:pPr>
      <w:ins w:id="4636" w:author="Summer 2023 updates" w:date="2024-07-31T13:42:00Z">
        <w:r w:rsidRPr="000B692D">
          <w:rPr>
            <w:rFonts w:eastAsia="Garamond" w:cs="Garamond"/>
          </w:rPr>
          <w:t>SPA-349 Business Spanish</w:t>
        </w:r>
      </w:ins>
    </w:p>
    <w:p w14:paraId="36D3B2D0" w14:textId="52A69682" w:rsidR="00E500FB" w:rsidRPr="000B692D" w:rsidRDefault="00E500FB" w:rsidP="00B90A61">
      <w:pPr>
        <w:spacing w:after="0"/>
        <w:ind w:left="180" w:hanging="180"/>
        <w:rPr>
          <w:ins w:id="4637" w:author="Summer 2023 updates" w:date="2024-07-31T13:42:00Z"/>
          <w:rFonts w:eastAsia="Garamond" w:cs="Garamond"/>
        </w:rPr>
      </w:pPr>
      <w:ins w:id="4638" w:author="Summer 2023 updates" w:date="2024-07-31T13:42:00Z">
        <w:r w:rsidRPr="000B692D">
          <w:rPr>
            <w:rFonts w:eastAsia="Garamond" w:cs="Garamond"/>
          </w:rPr>
          <w:t>SPA-412 Ecologies: Latin American Environmental Literature and Cultural Works (WE)</w:t>
        </w:r>
      </w:ins>
    </w:p>
    <w:p w14:paraId="727F9DF1" w14:textId="7E8AE679" w:rsidR="00E500FB" w:rsidRPr="000B692D" w:rsidRDefault="000B692D" w:rsidP="00B90A61">
      <w:pPr>
        <w:spacing w:after="0"/>
        <w:ind w:left="180" w:hanging="180"/>
        <w:rPr>
          <w:ins w:id="4639" w:author="Summer 2023 updates" w:date="2024-07-31T13:42:00Z"/>
          <w:rFonts w:eastAsia="Garamond" w:cs="Garamond"/>
        </w:rPr>
      </w:pPr>
      <w:ins w:id="4640" w:author="Summer 2023 updates" w:date="2024-07-31T13:42:00Z">
        <w:r>
          <w:rPr>
            <w:rFonts w:eastAsia="Garamond" w:cs="Garamond"/>
          </w:rPr>
          <w:t xml:space="preserve">SPA-418 </w:t>
        </w:r>
        <w:r w:rsidR="00E500FB" w:rsidRPr="000B692D">
          <w:rPr>
            <w:rFonts w:eastAsia="Garamond" w:cs="Garamond"/>
          </w:rPr>
          <w:t>Gender and Sexuality in the Hispanic World (WE)</w:t>
        </w:r>
      </w:ins>
    </w:p>
    <w:p w14:paraId="24DB123A" w14:textId="4CFC5A0C" w:rsidR="00E500FB" w:rsidRPr="000B692D" w:rsidRDefault="000B692D" w:rsidP="00B90A61">
      <w:pPr>
        <w:spacing w:after="0"/>
        <w:ind w:left="180" w:hanging="180"/>
        <w:rPr>
          <w:ins w:id="4641" w:author="Summer 2023 updates" w:date="2024-07-31T13:42:00Z"/>
          <w:rFonts w:eastAsia="Garamond" w:cs="Garamond"/>
        </w:rPr>
      </w:pPr>
      <w:ins w:id="4642" w:author="Summer 2023 updates" w:date="2024-07-31T13:42:00Z">
        <w:r>
          <w:rPr>
            <w:rFonts w:eastAsia="Garamond" w:cs="Garamond"/>
          </w:rPr>
          <w:t xml:space="preserve">SPA-421 </w:t>
        </w:r>
        <w:r w:rsidR="00E500FB" w:rsidRPr="000B692D">
          <w:rPr>
            <w:rFonts w:eastAsia="Garamond" w:cs="Garamond"/>
          </w:rPr>
          <w:t>Nation, History, and Literature (WE)</w:t>
        </w:r>
      </w:ins>
    </w:p>
    <w:p w14:paraId="0356EF4D" w14:textId="455013A5" w:rsidR="00E500FB" w:rsidRPr="000B692D" w:rsidRDefault="000B692D" w:rsidP="00B90A61">
      <w:pPr>
        <w:spacing w:after="0"/>
        <w:ind w:left="180" w:hanging="180"/>
        <w:rPr>
          <w:ins w:id="4643" w:author="Summer 2023 updates" w:date="2024-07-31T13:42:00Z"/>
          <w:rFonts w:eastAsia="Garamond" w:cs="Garamond"/>
        </w:rPr>
      </w:pPr>
      <w:ins w:id="4644" w:author="Summer 2023 updates" w:date="2024-07-31T13:42:00Z">
        <w:r>
          <w:rPr>
            <w:rFonts w:eastAsia="Garamond" w:cs="Garamond"/>
          </w:rPr>
          <w:t xml:space="preserve">SPA-428 </w:t>
        </w:r>
        <w:r w:rsidR="00E500FB" w:rsidRPr="000B692D">
          <w:rPr>
            <w:rFonts w:eastAsia="Garamond" w:cs="Garamond"/>
          </w:rPr>
          <w:t>Indigeneity, Blackness, and Ethnic Literatures in the Hispanic World (WE)</w:t>
        </w:r>
      </w:ins>
    </w:p>
    <w:p w14:paraId="3927013D" w14:textId="107419AC" w:rsidR="00E500FB" w:rsidRPr="000B692D" w:rsidRDefault="000B692D" w:rsidP="00B90A61">
      <w:pPr>
        <w:spacing w:after="0"/>
        <w:ind w:left="180" w:hanging="180"/>
        <w:rPr>
          <w:ins w:id="4645" w:author="Summer 2023 updates" w:date="2024-07-31T13:42:00Z"/>
          <w:rFonts w:eastAsia="Garamond" w:cs="Garamond"/>
        </w:rPr>
      </w:pPr>
      <w:ins w:id="4646" w:author="Summer 2023 updates" w:date="2024-07-31T13:42:00Z">
        <w:r>
          <w:rPr>
            <w:rFonts w:eastAsia="Garamond" w:cs="Garamond"/>
          </w:rPr>
          <w:t xml:space="preserve">SPA-431 </w:t>
        </w:r>
        <w:r w:rsidR="00E500FB" w:rsidRPr="000B692D">
          <w:rPr>
            <w:rFonts w:eastAsia="Garamond" w:cs="Garamond"/>
          </w:rPr>
          <w:t>Hispanic Graphic Novel: Theory and Practice (WE)</w:t>
        </w:r>
      </w:ins>
    </w:p>
    <w:p w14:paraId="286757B4" w14:textId="163B6C9A" w:rsidR="00E500FB" w:rsidRPr="000B692D" w:rsidRDefault="000B692D" w:rsidP="00B90A61">
      <w:pPr>
        <w:spacing w:after="0"/>
        <w:ind w:left="180" w:hanging="180"/>
        <w:rPr>
          <w:ins w:id="4647" w:author="Summer 2023 updates" w:date="2024-07-31T13:42:00Z"/>
          <w:rFonts w:eastAsia="Garamond" w:cs="Garamond"/>
        </w:rPr>
      </w:pPr>
      <w:ins w:id="4648" w:author="Summer 2023 updates" w:date="2024-07-31T13:42:00Z">
        <w:r>
          <w:rPr>
            <w:rFonts w:eastAsia="Garamond" w:cs="Garamond"/>
          </w:rPr>
          <w:t xml:space="preserve">SPA-432 </w:t>
        </w:r>
        <w:r w:rsidR="00E500FB" w:rsidRPr="000B692D">
          <w:rPr>
            <w:rFonts w:eastAsia="Garamond" w:cs="Garamond"/>
          </w:rPr>
          <w:t>Representations of Violence in Hispanic Cultural Productions (WE)</w:t>
        </w:r>
      </w:ins>
    </w:p>
    <w:p w14:paraId="1F9C665D" w14:textId="4BE5D15C" w:rsidR="00E500FB" w:rsidRPr="000B692D" w:rsidRDefault="000B692D" w:rsidP="00B90A61">
      <w:pPr>
        <w:spacing w:after="0"/>
        <w:ind w:left="180" w:hanging="180"/>
        <w:rPr>
          <w:ins w:id="4649" w:author="Summer 2023 updates" w:date="2024-07-31T13:42:00Z"/>
          <w:rFonts w:eastAsia="Garamond" w:cs="Garamond"/>
        </w:rPr>
      </w:pPr>
      <w:ins w:id="4650" w:author="Summer 2023 updates" w:date="2024-07-31T13:42:00Z">
        <w:r>
          <w:rPr>
            <w:rFonts w:eastAsia="Garamond" w:cs="Garamond"/>
          </w:rPr>
          <w:t xml:space="preserve">SPA-442 </w:t>
        </w:r>
        <w:r w:rsidR="00E500FB" w:rsidRPr="000B692D">
          <w:rPr>
            <w:rFonts w:eastAsia="Garamond" w:cs="Garamond"/>
          </w:rPr>
          <w:t>Popular Culture, Media, and Cultural Studies (WE)</w:t>
        </w:r>
      </w:ins>
    </w:p>
    <w:p w14:paraId="4E0FCCAF" w14:textId="0EE7779B" w:rsidR="00E500FB" w:rsidRPr="000B692D" w:rsidRDefault="00E500FB" w:rsidP="00B90A61">
      <w:pPr>
        <w:spacing w:after="0"/>
        <w:ind w:left="180" w:hanging="180"/>
        <w:rPr>
          <w:ins w:id="4651" w:author="Summer 2023 updates" w:date="2024-07-31T13:42:00Z"/>
          <w:rFonts w:eastAsia="Garamond" w:cs="Garamond"/>
        </w:rPr>
      </w:pPr>
      <w:ins w:id="4652" w:author="Summer 2023 updates" w:date="2024-07-31T13:42:00Z">
        <w:r w:rsidRPr="000B692D">
          <w:rPr>
            <w:rFonts w:eastAsia="Garamond" w:cs="Garamond"/>
          </w:rPr>
          <w:t>SP</w:t>
        </w:r>
        <w:r w:rsidR="000B692D">
          <w:rPr>
            <w:rFonts w:eastAsia="Garamond" w:cs="Garamond"/>
          </w:rPr>
          <w:t xml:space="preserve">A-443 </w:t>
        </w:r>
        <w:r w:rsidRPr="000B692D">
          <w:rPr>
            <w:rFonts w:eastAsia="Garamond" w:cs="Garamond"/>
          </w:rPr>
          <w:t>Cinema and the Politics of Representation (WE)</w:t>
        </w:r>
      </w:ins>
    </w:p>
    <w:p w14:paraId="4F2C39AE" w14:textId="1EED2C68" w:rsidR="00E500FB" w:rsidRPr="000B692D" w:rsidRDefault="000B692D" w:rsidP="00B90A61">
      <w:pPr>
        <w:spacing w:after="0"/>
        <w:ind w:left="180" w:hanging="180"/>
        <w:rPr>
          <w:ins w:id="4653" w:author="Summer 2023 updates" w:date="2024-07-31T13:42:00Z"/>
          <w:rFonts w:eastAsia="Garamond" w:cs="Garamond"/>
        </w:rPr>
      </w:pPr>
      <w:ins w:id="4654" w:author="Summer 2023 updates" w:date="2024-07-31T13:42:00Z">
        <w:r>
          <w:rPr>
            <w:rFonts w:eastAsia="Garamond" w:cs="Garamond"/>
          </w:rPr>
          <w:t xml:space="preserve">SPA-444 </w:t>
        </w:r>
        <w:r w:rsidR="00E500FB" w:rsidRPr="000B692D">
          <w:rPr>
            <w:rFonts w:eastAsia="Garamond" w:cs="Garamond"/>
          </w:rPr>
          <w:t>Independent Study (WE)</w:t>
        </w:r>
      </w:ins>
    </w:p>
    <w:p w14:paraId="6EAD9576" w14:textId="27021895" w:rsidR="00E500FB" w:rsidRPr="000B692D" w:rsidRDefault="000B692D" w:rsidP="00B90A61">
      <w:pPr>
        <w:spacing w:after="0"/>
        <w:ind w:left="180" w:hanging="180"/>
        <w:rPr>
          <w:ins w:id="4655" w:author="Summer 2023 updates" w:date="2024-07-31T13:42:00Z"/>
          <w:rFonts w:eastAsia="Garamond" w:cs="Garamond"/>
        </w:rPr>
      </w:pPr>
      <w:ins w:id="4656" w:author="Summer 2023 updates" w:date="2024-07-31T13:42:00Z">
        <w:r>
          <w:rPr>
            <w:rFonts w:eastAsia="Garamond" w:cs="Garamond"/>
          </w:rPr>
          <w:t xml:space="preserve">SPA-446 </w:t>
        </w:r>
        <w:r w:rsidR="00E500FB" w:rsidRPr="000B692D">
          <w:rPr>
            <w:rFonts w:eastAsia="Garamond" w:cs="Garamond"/>
          </w:rPr>
          <w:t>Latin American and Spanish Short Stories</w:t>
        </w:r>
      </w:ins>
    </w:p>
    <w:p w14:paraId="144BB420" w14:textId="4F1BCE9D" w:rsidR="00E500FB" w:rsidRPr="000B692D" w:rsidRDefault="000B692D" w:rsidP="00B90A61">
      <w:pPr>
        <w:spacing w:after="0"/>
        <w:ind w:left="180" w:hanging="180"/>
        <w:rPr>
          <w:ins w:id="4657" w:author="Summer 2023 updates" w:date="2024-07-31T13:42:00Z"/>
          <w:rFonts w:eastAsia="Garamond" w:cs="Garamond"/>
        </w:rPr>
      </w:pPr>
      <w:ins w:id="4658" w:author="Summer 2023 updates" w:date="2024-07-31T13:42:00Z">
        <w:r>
          <w:rPr>
            <w:rFonts w:eastAsia="Garamond" w:cs="Garamond"/>
          </w:rPr>
          <w:t xml:space="preserve">SPA-451 </w:t>
        </w:r>
        <w:r w:rsidR="00E500FB" w:rsidRPr="000B692D">
          <w:rPr>
            <w:rFonts w:eastAsia="Garamond" w:cs="Garamond"/>
          </w:rPr>
          <w:t>Hispanic Cross-Over Literature: Theory and Practice (WE)</w:t>
        </w:r>
      </w:ins>
    </w:p>
    <w:p w14:paraId="3749E49A" w14:textId="1A02A11D" w:rsidR="00E500FB" w:rsidRPr="000B692D" w:rsidRDefault="000B692D" w:rsidP="00B90A61">
      <w:pPr>
        <w:spacing w:after="0"/>
        <w:ind w:left="180" w:hanging="180"/>
        <w:rPr>
          <w:ins w:id="4659" w:author="Summer 2023 updates" w:date="2024-07-31T13:42:00Z"/>
          <w:rFonts w:eastAsia="Garamond" w:cs="Garamond"/>
        </w:rPr>
      </w:pPr>
      <w:ins w:id="4660" w:author="Summer 2023 updates" w:date="2024-07-31T13:42:00Z">
        <w:r>
          <w:rPr>
            <w:rFonts w:eastAsia="Garamond" w:cs="Garamond"/>
          </w:rPr>
          <w:t xml:space="preserve">SPA-455 </w:t>
        </w:r>
        <w:r w:rsidR="00E500FB" w:rsidRPr="000B692D">
          <w:rPr>
            <w:rFonts w:eastAsia="Garamond" w:cs="Garamond"/>
          </w:rPr>
          <w:t>Hispanic Drama and Performance: Theory and Practice (WE)</w:t>
        </w:r>
      </w:ins>
    </w:p>
    <w:p w14:paraId="28D3AB88" w14:textId="5B04E2FB" w:rsidR="00E500FB" w:rsidRPr="000B692D" w:rsidRDefault="000B692D" w:rsidP="00B90A61">
      <w:pPr>
        <w:spacing w:after="0"/>
        <w:ind w:left="180" w:hanging="180"/>
        <w:rPr>
          <w:ins w:id="4661" w:author="Summer 2023 updates" w:date="2024-07-31T13:42:00Z"/>
          <w:rFonts w:eastAsia="Garamond" w:cs="Garamond"/>
        </w:rPr>
      </w:pPr>
      <w:ins w:id="4662" w:author="Summer 2023 updates" w:date="2024-07-31T13:42:00Z">
        <w:r>
          <w:rPr>
            <w:rFonts w:eastAsia="Garamond" w:cs="Garamond"/>
          </w:rPr>
          <w:t xml:space="preserve">SPA-458 </w:t>
        </w:r>
        <w:r w:rsidR="00E500FB" w:rsidRPr="000B692D">
          <w:rPr>
            <w:rFonts w:eastAsia="Garamond" w:cs="Garamond"/>
          </w:rPr>
          <w:t>Travel Writing &amp; Transatlantic Literature</w:t>
        </w:r>
      </w:ins>
    </w:p>
    <w:p w14:paraId="5B68541A" w14:textId="75BE7D41" w:rsidR="00E500FB" w:rsidRPr="000B692D" w:rsidRDefault="000B692D" w:rsidP="00B90A61">
      <w:pPr>
        <w:spacing w:after="0"/>
        <w:ind w:left="180" w:hanging="180"/>
        <w:rPr>
          <w:ins w:id="4663" w:author="Summer 2023 updates" w:date="2024-07-31T13:42:00Z"/>
          <w:rFonts w:eastAsia="Garamond" w:cs="Garamond"/>
        </w:rPr>
      </w:pPr>
      <w:ins w:id="4664" w:author="Summer 2023 updates" w:date="2024-07-31T13:42:00Z">
        <w:r>
          <w:rPr>
            <w:rFonts w:eastAsia="Garamond" w:cs="Garamond"/>
          </w:rPr>
          <w:t>SPA-475</w:t>
        </w:r>
        <w:r w:rsidR="00D63966">
          <w:rPr>
            <w:rFonts w:eastAsia="Garamond" w:cs="Garamond"/>
          </w:rPr>
          <w:t>/-485</w:t>
        </w:r>
        <w:r>
          <w:rPr>
            <w:rFonts w:eastAsia="Garamond" w:cs="Garamond"/>
          </w:rPr>
          <w:t xml:space="preserve"> </w:t>
        </w:r>
        <w:r w:rsidR="00E500FB" w:rsidRPr="000B692D">
          <w:rPr>
            <w:rFonts w:eastAsia="Garamond" w:cs="Garamond"/>
          </w:rPr>
          <w:t>Topics in Hispanic Literature (WE)</w:t>
        </w:r>
      </w:ins>
    </w:p>
    <w:p w14:paraId="4C6F3F2A" w14:textId="72A85BFD" w:rsidR="00E500FB" w:rsidRPr="000B692D" w:rsidRDefault="000B692D" w:rsidP="00B90A61">
      <w:pPr>
        <w:spacing w:after="0"/>
        <w:ind w:left="180" w:hanging="180"/>
        <w:rPr>
          <w:ins w:id="4665" w:author="Summer 2023 updates" w:date="2024-07-31T13:42:00Z"/>
          <w:rFonts w:eastAsia="Garamond" w:cs="Garamond"/>
        </w:rPr>
      </w:pPr>
      <w:ins w:id="4666" w:author="Summer 2023 updates" w:date="2024-07-31T13:42:00Z">
        <w:r>
          <w:rPr>
            <w:rFonts w:eastAsia="Garamond" w:cs="Garamond"/>
          </w:rPr>
          <w:t xml:space="preserve">SPA-476/-486 </w:t>
        </w:r>
        <w:r w:rsidR="00E500FB" w:rsidRPr="000B692D">
          <w:rPr>
            <w:rFonts w:eastAsia="Garamond" w:cs="Garamond"/>
          </w:rPr>
          <w:t>Topics in Hispanic Literature: Latin America (WE)</w:t>
        </w:r>
      </w:ins>
    </w:p>
    <w:p w14:paraId="62D7004D" w14:textId="7AE1A58B" w:rsidR="00E500FB" w:rsidRPr="000B692D" w:rsidRDefault="000B692D" w:rsidP="00B90A61">
      <w:pPr>
        <w:spacing w:after="0"/>
        <w:ind w:left="180" w:hanging="180"/>
        <w:rPr>
          <w:ins w:id="4667" w:author="Summer 2023 updates" w:date="2024-07-31T13:42:00Z"/>
          <w:rFonts w:eastAsia="Garamond" w:cs="Garamond"/>
        </w:rPr>
      </w:pPr>
      <w:ins w:id="4668" w:author="Summer 2023 updates" w:date="2024-07-31T13:42:00Z">
        <w:r>
          <w:rPr>
            <w:rFonts w:eastAsia="Garamond" w:cs="Garamond"/>
          </w:rPr>
          <w:t xml:space="preserve">THE-228 </w:t>
        </w:r>
        <w:r w:rsidR="00E500FB" w:rsidRPr="000B692D">
          <w:rPr>
            <w:rFonts w:eastAsia="Garamond" w:cs="Garamond"/>
          </w:rPr>
          <w:t>History of Theatre and Drama I (WE)</w:t>
        </w:r>
      </w:ins>
    </w:p>
    <w:p w14:paraId="6D338634" w14:textId="4CEF7F59" w:rsidR="00E500FB" w:rsidRPr="000B692D" w:rsidRDefault="000B692D" w:rsidP="00B90A61">
      <w:pPr>
        <w:spacing w:after="0"/>
        <w:ind w:left="180" w:hanging="180"/>
        <w:rPr>
          <w:ins w:id="4669" w:author="Summer 2023 updates" w:date="2024-07-31T13:42:00Z"/>
          <w:rFonts w:eastAsia="Garamond" w:cs="Garamond"/>
        </w:rPr>
      </w:pPr>
      <w:ins w:id="4670" w:author="Summer 2023 updates" w:date="2024-07-31T13:42:00Z">
        <w:r>
          <w:rPr>
            <w:rFonts w:eastAsia="Garamond" w:cs="Garamond"/>
          </w:rPr>
          <w:t xml:space="preserve">THE-238 </w:t>
        </w:r>
        <w:r w:rsidR="00E500FB" w:rsidRPr="000B692D">
          <w:rPr>
            <w:rFonts w:eastAsia="Garamond" w:cs="Garamond"/>
          </w:rPr>
          <w:t>History of Theatre and Drama II (WE)</w:t>
        </w:r>
      </w:ins>
    </w:p>
    <w:p w14:paraId="6CB058DF" w14:textId="2B168393" w:rsidR="00E500FB" w:rsidRPr="000B692D" w:rsidRDefault="000B692D" w:rsidP="00B90A61">
      <w:pPr>
        <w:spacing w:after="0"/>
        <w:ind w:left="180" w:hanging="180"/>
        <w:rPr>
          <w:ins w:id="4671" w:author="Summer 2023 updates" w:date="2024-07-31T13:42:00Z"/>
          <w:rFonts w:eastAsia="Garamond" w:cs="Garamond"/>
        </w:rPr>
      </w:pPr>
      <w:ins w:id="4672" w:author="Summer 2023 updates" w:date="2024-07-31T13:42:00Z">
        <w:r>
          <w:rPr>
            <w:rFonts w:eastAsia="Garamond" w:cs="Garamond"/>
          </w:rPr>
          <w:t xml:space="preserve">THE-288 </w:t>
        </w:r>
        <w:r w:rsidR="00E500FB" w:rsidRPr="000B692D">
          <w:rPr>
            <w:rFonts w:eastAsia="Garamond" w:cs="Garamond"/>
          </w:rPr>
          <w:t>History of Dress (WE)</w:t>
        </w:r>
      </w:ins>
    </w:p>
    <w:p w14:paraId="444E5713" w14:textId="663FF427" w:rsidR="00E500FB" w:rsidRPr="000B692D" w:rsidRDefault="000B692D" w:rsidP="00B90A61">
      <w:pPr>
        <w:spacing w:after="0"/>
        <w:ind w:left="180" w:hanging="180"/>
        <w:rPr>
          <w:ins w:id="4673" w:author="Summer 2023 updates" w:date="2024-07-31T13:42:00Z"/>
          <w:rFonts w:eastAsia="Garamond" w:cs="Garamond"/>
        </w:rPr>
      </w:pPr>
      <w:ins w:id="4674" w:author="Summer 2023 updates" w:date="2024-07-31T13:42:00Z">
        <w:r>
          <w:rPr>
            <w:rFonts w:eastAsia="Garamond" w:cs="Garamond"/>
          </w:rPr>
          <w:t xml:space="preserve">WSH-286 </w:t>
        </w:r>
        <w:r w:rsidR="00E500FB" w:rsidRPr="000B692D">
          <w:rPr>
            <w:rFonts w:eastAsia="Garamond" w:cs="Garamond"/>
          </w:rPr>
          <w:t>Topics in Washington DC: Non-Western Perspectives</w:t>
        </w:r>
      </w:ins>
    </w:p>
    <w:p w14:paraId="0C6F5BAE" w14:textId="77777777" w:rsidR="00E500FB" w:rsidRPr="000B692D" w:rsidRDefault="00E500FB" w:rsidP="00E500FB">
      <w:pPr>
        <w:rPr>
          <w:ins w:id="4675" w:author="Summer 2023 updates" w:date="2024-07-31T13:42:00Z"/>
          <w:rFonts w:eastAsia="Garamond" w:cs="Garamond"/>
        </w:rPr>
        <w:sectPr w:rsidR="00E500FB" w:rsidRPr="000B692D" w:rsidSect="00884DF4">
          <w:type w:val="continuous"/>
          <w:pgSz w:w="12240" w:h="15840"/>
          <w:pgMar w:top="1440" w:right="1080" w:bottom="1080" w:left="1080" w:header="0" w:footer="723" w:gutter="0"/>
          <w:cols w:num="2" w:space="720" w:equalWidth="0">
            <w:col w:w="5010" w:space="720"/>
            <w:col w:w="4350" w:space="0"/>
          </w:cols>
        </w:sectPr>
      </w:pPr>
      <w:ins w:id="4676" w:author="Summer 2023 updates" w:date="2024-07-31T13:42:00Z">
        <w:r w:rsidRPr="000B692D">
          <w:rPr>
            <w:rFonts w:eastAsia="Garamond" w:cs="Garamond"/>
          </w:rPr>
          <w:br w:type="page"/>
        </w:r>
      </w:ins>
    </w:p>
    <w:p w14:paraId="3CF88CEA" w14:textId="50811ABA" w:rsidR="003D2A4A" w:rsidRDefault="00E500FB" w:rsidP="00E500FB">
      <w:pPr>
        <w:spacing w:line="246" w:lineRule="auto"/>
        <w:rPr>
          <w:ins w:id="4677" w:author="Summer 2023 updates" w:date="2024-07-31T13:42:00Z"/>
          <w:b/>
          <w:sz w:val="18"/>
          <w:szCs w:val="18"/>
        </w:rPr>
      </w:pPr>
      <w:ins w:id="4678" w:author="Summer 2023 updates" w:date="2024-07-31T13:42:00Z">
        <w:r w:rsidRPr="002B19B4">
          <w:rPr>
            <w:b/>
          </w:rPr>
          <w:t>D</w:t>
        </w:r>
        <w:r w:rsidRPr="002B19B4">
          <w:rPr>
            <w:b/>
            <w:sz w:val="18"/>
            <w:szCs w:val="18"/>
          </w:rPr>
          <w:t xml:space="preserve">IVERSITY </w:t>
        </w:r>
        <w:r w:rsidRPr="002B19B4">
          <w:rPr>
            <w:b/>
          </w:rPr>
          <w:t>A</w:t>
        </w:r>
        <w:r w:rsidRPr="002B19B4">
          <w:rPr>
            <w:b/>
            <w:sz w:val="18"/>
            <w:szCs w:val="18"/>
          </w:rPr>
          <w:t xml:space="preserve">CROSS THE </w:t>
        </w:r>
        <w:r w:rsidRPr="002B19B4">
          <w:rPr>
            <w:b/>
          </w:rPr>
          <w:t>C</w:t>
        </w:r>
        <w:r w:rsidRPr="002B19B4">
          <w:rPr>
            <w:b/>
            <w:sz w:val="18"/>
            <w:szCs w:val="18"/>
          </w:rPr>
          <w:t xml:space="preserve">URRICULUM: </w:t>
        </w:r>
        <w:r w:rsidRPr="002B19B4">
          <w:rPr>
            <w:b/>
          </w:rPr>
          <w:t>U</w:t>
        </w:r>
        <w:r w:rsidRPr="002B19B4">
          <w:rPr>
            <w:b/>
            <w:sz w:val="18"/>
            <w:szCs w:val="18"/>
          </w:rPr>
          <w:t xml:space="preserve">NITED </w:t>
        </w:r>
        <w:r w:rsidRPr="002B19B4">
          <w:rPr>
            <w:b/>
          </w:rPr>
          <w:t>S</w:t>
        </w:r>
        <w:r w:rsidRPr="002B19B4">
          <w:rPr>
            <w:b/>
            <w:sz w:val="18"/>
            <w:szCs w:val="18"/>
          </w:rPr>
          <w:t xml:space="preserve">TATES </w:t>
        </w:r>
        <w:r w:rsidRPr="002B19B4">
          <w:rPr>
            <w:b/>
          </w:rPr>
          <w:t>P</w:t>
        </w:r>
        <w:r w:rsidRPr="002B19B4">
          <w:rPr>
            <w:b/>
            <w:sz w:val="18"/>
            <w:szCs w:val="18"/>
          </w:rPr>
          <w:t>LURALISM</w:t>
        </w:r>
      </w:ins>
    </w:p>
    <w:p w14:paraId="03EB2AE4" w14:textId="60F58F4C" w:rsidR="000613F6" w:rsidRDefault="000613F6" w:rsidP="00E500FB">
      <w:pPr>
        <w:spacing w:line="246" w:lineRule="auto"/>
        <w:rPr>
          <w:ins w:id="4679" w:author="Summer 2023 updates" w:date="2024-07-31T13:42:00Z"/>
          <w:b/>
          <w:sz w:val="18"/>
          <w:szCs w:val="18"/>
        </w:rPr>
      </w:pPr>
    </w:p>
    <w:p w14:paraId="47873ADD" w14:textId="77777777" w:rsidR="000613F6" w:rsidRDefault="000613F6" w:rsidP="00E500FB">
      <w:pPr>
        <w:spacing w:line="246" w:lineRule="auto"/>
        <w:rPr>
          <w:ins w:id="4680" w:author="Summer 2023 updates" w:date="2024-07-31T13:42:00Z"/>
          <w:b/>
          <w:sz w:val="18"/>
          <w:szCs w:val="18"/>
        </w:rPr>
        <w:sectPr w:rsidR="000613F6" w:rsidSect="003D2A4A">
          <w:type w:val="continuous"/>
          <w:pgSz w:w="12240" w:h="15840"/>
          <w:pgMar w:top="1440" w:right="1080" w:bottom="1080" w:left="1080" w:header="720" w:footer="720" w:gutter="0"/>
          <w:cols w:space="720"/>
          <w:docGrid w:linePitch="360"/>
        </w:sectPr>
      </w:pPr>
    </w:p>
    <w:p w14:paraId="1B88CCB8" w14:textId="10736010" w:rsidR="00E500FB" w:rsidRPr="000B692D" w:rsidRDefault="00E500FB" w:rsidP="00B90A61">
      <w:pPr>
        <w:spacing w:after="0"/>
        <w:ind w:left="180" w:hanging="180"/>
        <w:rPr>
          <w:ins w:id="4681" w:author="Summer 2023 updates" w:date="2024-07-31T13:42:00Z"/>
          <w:rFonts w:eastAsia="Garamond" w:cs="Garamond"/>
        </w:rPr>
      </w:pPr>
      <w:ins w:id="4682" w:author="Summer 2023 updates" w:date="2024-07-31T13:42:00Z">
        <w:r w:rsidRPr="000B692D">
          <w:rPr>
            <w:rFonts w:eastAsia="Garamond" w:cs="Garamond"/>
          </w:rPr>
          <w:t>AAM-107 Intro to African American Studies</w:t>
        </w:r>
      </w:ins>
    </w:p>
    <w:p w14:paraId="6A227606" w14:textId="64368F45" w:rsidR="00E500FB" w:rsidRPr="000B692D" w:rsidRDefault="00E500FB" w:rsidP="00B90A61">
      <w:pPr>
        <w:spacing w:after="0"/>
        <w:ind w:left="180" w:hanging="180"/>
        <w:rPr>
          <w:ins w:id="4683" w:author="Summer 2023 updates" w:date="2024-07-31T13:42:00Z"/>
          <w:rFonts w:eastAsia="Garamond" w:cs="Garamond"/>
        </w:rPr>
      </w:pPr>
      <w:ins w:id="4684" w:author="Summer 2023 updates" w:date="2024-07-31T13:42:00Z">
        <w:r w:rsidRPr="000B692D">
          <w:rPr>
            <w:rFonts w:eastAsia="Garamond" w:cs="Garamond"/>
          </w:rPr>
          <w:t>AAM-217 Sport and Black Culture</w:t>
        </w:r>
      </w:ins>
    </w:p>
    <w:p w14:paraId="4716B373" w14:textId="7187BC54" w:rsidR="00E500FB" w:rsidRPr="000B692D" w:rsidRDefault="00E500FB" w:rsidP="00B90A61">
      <w:pPr>
        <w:spacing w:after="0"/>
        <w:ind w:left="180" w:hanging="180"/>
        <w:rPr>
          <w:ins w:id="4685" w:author="Summer 2023 updates" w:date="2024-07-31T13:42:00Z"/>
          <w:rFonts w:eastAsia="Garamond" w:cs="Garamond"/>
        </w:rPr>
      </w:pPr>
      <w:ins w:id="4686" w:author="Summer 2023 updates" w:date="2024-07-31T13:42:00Z">
        <w:r w:rsidRPr="000B692D">
          <w:rPr>
            <w:rFonts w:eastAsia="Garamond" w:cs="Garamond"/>
          </w:rPr>
          <w:t>AAM-227 Blackness and Identity in America</w:t>
        </w:r>
      </w:ins>
    </w:p>
    <w:p w14:paraId="4CEF1280" w14:textId="3B43DD51" w:rsidR="00E500FB" w:rsidRPr="000B692D" w:rsidRDefault="00177A82" w:rsidP="00B90A61">
      <w:pPr>
        <w:spacing w:after="0"/>
        <w:ind w:left="180" w:hanging="180"/>
        <w:rPr>
          <w:ins w:id="4687" w:author="Summer 2023 updates" w:date="2024-07-31T13:42:00Z"/>
          <w:rFonts w:eastAsia="Garamond" w:cs="Garamond"/>
        </w:rPr>
      </w:pPr>
      <w:ins w:id="4688" w:author="Summer 2023 updates" w:date="2024-07-31T13:42:00Z">
        <w:r>
          <w:rPr>
            <w:rFonts w:eastAsia="Garamond" w:cs="Garamond"/>
          </w:rPr>
          <w:t xml:space="preserve">ARH-107 </w:t>
        </w:r>
        <w:r w:rsidR="00E500FB" w:rsidRPr="000B692D">
          <w:rPr>
            <w:rFonts w:eastAsia="Garamond" w:cs="Garamond"/>
          </w:rPr>
          <w:t>Gender and Art</w:t>
        </w:r>
      </w:ins>
    </w:p>
    <w:p w14:paraId="0AA59C88" w14:textId="07EBAFEE" w:rsidR="00E500FB" w:rsidRPr="000B692D" w:rsidRDefault="00E500FB" w:rsidP="00B90A61">
      <w:pPr>
        <w:spacing w:after="0"/>
        <w:ind w:left="180" w:hanging="180"/>
        <w:rPr>
          <w:ins w:id="4689" w:author="Summer 2023 updates" w:date="2024-07-31T13:42:00Z"/>
          <w:rFonts w:eastAsia="Garamond" w:cs="Garamond"/>
        </w:rPr>
      </w:pPr>
      <w:ins w:id="4690" w:author="Summer 2023 updates" w:date="2024-07-31T13:42:00Z">
        <w:r w:rsidRPr="000B692D">
          <w:rPr>
            <w:rFonts w:eastAsia="Garamond" w:cs="Garamond"/>
          </w:rPr>
          <w:t>ARH-297 Topics in Art History: U.S. Pluralism</w:t>
        </w:r>
      </w:ins>
    </w:p>
    <w:p w14:paraId="0E72D3B1" w14:textId="3E794898" w:rsidR="00E500FB" w:rsidRPr="000B692D" w:rsidRDefault="00E500FB" w:rsidP="00B90A61">
      <w:pPr>
        <w:spacing w:after="0"/>
        <w:ind w:left="180" w:hanging="180"/>
        <w:rPr>
          <w:ins w:id="4691" w:author="Summer 2023 updates" w:date="2024-07-31T13:42:00Z"/>
          <w:rFonts w:eastAsia="Garamond" w:cs="Garamond"/>
        </w:rPr>
      </w:pPr>
      <w:ins w:id="4692" w:author="Summer 2023 updates" w:date="2024-07-31T13:42:00Z">
        <w:r w:rsidRPr="000B692D">
          <w:rPr>
            <w:rFonts w:eastAsia="Garamond" w:cs="Garamond"/>
          </w:rPr>
          <w:t>COM-157 Intro to Media Analysis (WE)</w:t>
        </w:r>
      </w:ins>
    </w:p>
    <w:p w14:paraId="662FEF50" w14:textId="3BD577A9" w:rsidR="00E500FB" w:rsidRPr="000B692D" w:rsidRDefault="00E500FB" w:rsidP="00B90A61">
      <w:pPr>
        <w:spacing w:after="0"/>
        <w:ind w:left="180" w:hanging="180"/>
        <w:rPr>
          <w:ins w:id="4693" w:author="Summer 2023 updates" w:date="2024-07-31T13:42:00Z"/>
          <w:rFonts w:eastAsia="Garamond" w:cs="Garamond"/>
        </w:rPr>
      </w:pPr>
      <w:ins w:id="4694" w:author="Summer 2023 updates" w:date="2024-07-31T13:42:00Z">
        <w:r w:rsidRPr="000B692D">
          <w:rPr>
            <w:rFonts w:eastAsia="Garamond" w:cs="Garamond"/>
          </w:rPr>
          <w:t>COM-237 Interpersonal Communication (WE)</w:t>
        </w:r>
      </w:ins>
    </w:p>
    <w:p w14:paraId="0E4CDC1F" w14:textId="77777777" w:rsidR="00CE7DE8" w:rsidRPr="00424939" w:rsidRDefault="00E500FB" w:rsidP="00A22503">
      <w:pPr>
        <w:spacing w:after="0"/>
        <w:rPr>
          <w:del w:id="4695" w:author="Summer 2023 updates" w:date="2024-07-31T13:42:00Z"/>
          <w:rFonts w:cs="Times New Roman"/>
          <w:color w:val="000000" w:themeColor="text1"/>
        </w:rPr>
      </w:pPr>
      <w:moveToRangeStart w:id="4696" w:author="Summer 2023 updates" w:date="2024-07-31T13:42:00Z" w:name="move173325796"/>
      <w:moveTo w:id="4697" w:author="Summer 2023 updates" w:date="2024-07-31T13:42:00Z">
        <w:r w:rsidRPr="000B692D">
          <w:rPr>
            <w:rPrChange w:id="4698" w:author="Summer 2023 updates" w:date="2024-07-31T13:42:00Z">
              <w:rPr>
                <w:color w:val="000000" w:themeColor="text1"/>
              </w:rPr>
            </w:rPrChange>
          </w:rPr>
          <w:t>COM-337 Persuasion</w:t>
        </w:r>
      </w:moveTo>
      <w:moveToRangeEnd w:id="4696"/>
      <w:del w:id="4699" w:author="Summer 2023 updates" w:date="2024-07-31T13:42:00Z">
        <w:r w:rsidR="005C43A8" w:rsidRPr="00DB6B93">
          <w:rPr>
            <w:rFonts w:cs="Times New Roman"/>
            <w:color w:val="000000" w:themeColor="text1"/>
          </w:rPr>
          <w:fldChar w:fldCharType="begin"/>
        </w:r>
        <w:r w:rsidR="005C43A8" w:rsidRPr="00DB6B93">
          <w:rPr>
            <w:rFonts w:cs="Times New Roman"/>
            <w:color w:val="000000" w:themeColor="text1"/>
          </w:rPr>
          <w:delInstrText xml:space="preserve"> PAGEREF _Ref14096377 \h </w:delInstrText>
        </w:r>
        <w:r w:rsidR="005C43A8" w:rsidRPr="00DB6B93">
          <w:rPr>
            <w:rFonts w:cs="Times New Roman"/>
            <w:color w:val="000000" w:themeColor="text1"/>
          </w:rPr>
        </w:r>
        <w:r w:rsidR="005C43A8" w:rsidRPr="00DB6B93">
          <w:rPr>
            <w:rFonts w:cs="Times New Roman"/>
            <w:color w:val="000000" w:themeColor="text1"/>
          </w:rPr>
          <w:fldChar w:fldCharType="separate"/>
        </w:r>
        <w:r w:rsidR="00890698">
          <w:rPr>
            <w:rFonts w:cs="Times New Roman"/>
            <w:noProof/>
            <w:color w:val="000000" w:themeColor="text1"/>
          </w:rPr>
          <w:delText>13</w:delText>
        </w:r>
        <w:r w:rsidR="005C43A8" w:rsidRPr="00DB6B93">
          <w:rPr>
            <w:rFonts w:cs="Times New Roman"/>
            <w:color w:val="000000" w:themeColor="text1"/>
          </w:rPr>
          <w:fldChar w:fldCharType="end"/>
        </w:r>
        <w:r w:rsidR="002D16D2" w:rsidRPr="00DB6B93">
          <w:rPr>
            <w:rFonts w:cs="Times New Roman"/>
            <w:color w:val="000000" w:themeColor="text1"/>
          </w:rPr>
          <w:delText>.</w:delText>
        </w:r>
      </w:del>
    </w:p>
    <w:p w14:paraId="57FCAAE0" w14:textId="1E8C6204" w:rsidR="00E500FB" w:rsidRPr="000B692D" w:rsidRDefault="00E500FB" w:rsidP="00B90A61">
      <w:pPr>
        <w:spacing w:after="0"/>
        <w:ind w:left="180" w:hanging="180"/>
        <w:rPr>
          <w:ins w:id="4700" w:author="Summer 2023 updates" w:date="2024-07-31T13:42:00Z"/>
          <w:rFonts w:eastAsia="Garamond" w:cs="Garamond"/>
        </w:rPr>
      </w:pPr>
    </w:p>
    <w:p w14:paraId="133432E9" w14:textId="09C313A0" w:rsidR="00E500FB" w:rsidRPr="000B692D" w:rsidRDefault="00E500FB" w:rsidP="00B90A61">
      <w:pPr>
        <w:spacing w:after="0"/>
        <w:ind w:left="180" w:hanging="180"/>
        <w:rPr>
          <w:ins w:id="4701" w:author="Summer 2023 updates" w:date="2024-07-31T13:42:00Z"/>
          <w:rFonts w:eastAsia="Garamond" w:cs="Garamond"/>
        </w:rPr>
      </w:pPr>
      <w:ins w:id="4702" w:author="Summer 2023 updates" w:date="2024-07-31T13:42:00Z">
        <w:r w:rsidRPr="000B692D">
          <w:rPr>
            <w:rFonts w:eastAsia="Garamond" w:cs="Garamond"/>
          </w:rPr>
          <w:t>COM-357 Sex, Race, and Gender in the Media (WE)</w:t>
        </w:r>
      </w:ins>
    </w:p>
    <w:p w14:paraId="5491DED3" w14:textId="53CFC5FE" w:rsidR="00E500FB" w:rsidRPr="000B692D" w:rsidRDefault="00177A82" w:rsidP="00B90A61">
      <w:pPr>
        <w:spacing w:after="0"/>
        <w:ind w:left="180" w:hanging="180"/>
        <w:rPr>
          <w:ins w:id="4703" w:author="Summer 2023 updates" w:date="2024-07-31T13:42:00Z"/>
          <w:rFonts w:eastAsia="Garamond" w:cs="Garamond"/>
        </w:rPr>
      </w:pPr>
      <w:ins w:id="4704" w:author="Summer 2023 updates" w:date="2024-07-31T13:42:00Z">
        <w:r>
          <w:rPr>
            <w:rFonts w:eastAsia="Garamond" w:cs="Garamond"/>
          </w:rPr>
          <w:t xml:space="preserve">ECO-237 </w:t>
        </w:r>
        <w:r w:rsidR="00E500FB" w:rsidRPr="000B692D">
          <w:rPr>
            <w:rFonts w:eastAsia="Garamond" w:cs="Garamond"/>
          </w:rPr>
          <w:t>Labor Economics</w:t>
        </w:r>
      </w:ins>
    </w:p>
    <w:p w14:paraId="7B1E17BF" w14:textId="0C9C4567" w:rsidR="00E500FB" w:rsidRPr="000B692D" w:rsidRDefault="00E500FB" w:rsidP="00B90A61">
      <w:pPr>
        <w:spacing w:after="0"/>
        <w:ind w:left="180" w:hanging="180"/>
        <w:rPr>
          <w:ins w:id="4705" w:author="Summer 2023 updates" w:date="2024-07-31T13:42:00Z"/>
          <w:rFonts w:eastAsia="Garamond" w:cs="Garamond"/>
        </w:rPr>
      </w:pPr>
      <w:ins w:id="4706" w:author="Summer 2023 updates" w:date="2024-07-31T13:42:00Z">
        <w:r w:rsidRPr="000B692D">
          <w:rPr>
            <w:rFonts w:eastAsia="Garamond" w:cs="Garamond"/>
          </w:rPr>
          <w:t>ECO-247 Health Economics</w:t>
        </w:r>
      </w:ins>
    </w:p>
    <w:p w14:paraId="4C81E516" w14:textId="3F32C1A8" w:rsidR="00E500FB" w:rsidRPr="000B692D" w:rsidRDefault="00E500FB" w:rsidP="00B90A61">
      <w:pPr>
        <w:spacing w:after="0"/>
        <w:ind w:left="180" w:hanging="180"/>
        <w:rPr>
          <w:ins w:id="4707" w:author="Summer 2023 updates" w:date="2024-07-31T13:42:00Z"/>
          <w:rFonts w:eastAsia="Garamond" w:cs="Garamond"/>
        </w:rPr>
      </w:pPr>
      <w:ins w:id="4708" w:author="Summer 2023 updates" w:date="2024-07-31T13:42:00Z">
        <w:r w:rsidRPr="000B692D">
          <w:rPr>
            <w:rFonts w:eastAsia="Garamond" w:cs="Garamond"/>
          </w:rPr>
          <w:t>EDU-117 Exceptional Learners</w:t>
        </w:r>
      </w:ins>
    </w:p>
    <w:p w14:paraId="2E3E49A5" w14:textId="7086EE53" w:rsidR="00E500FB" w:rsidRPr="000B692D" w:rsidRDefault="00E500FB" w:rsidP="00B90A61">
      <w:pPr>
        <w:spacing w:after="0"/>
        <w:ind w:left="180" w:hanging="180"/>
        <w:rPr>
          <w:ins w:id="4709" w:author="Summer 2023 updates" w:date="2024-07-31T13:42:00Z"/>
          <w:rFonts w:eastAsia="Garamond" w:cs="Garamond"/>
        </w:rPr>
      </w:pPr>
      <w:ins w:id="4710" w:author="Summer 2023 updates" w:date="2024-07-31T13:42:00Z">
        <w:r w:rsidRPr="000B692D">
          <w:rPr>
            <w:rFonts w:eastAsia="Garamond" w:cs="Garamond"/>
          </w:rPr>
          <w:t>EDU-187 Human Relations (WE)</w:t>
        </w:r>
      </w:ins>
    </w:p>
    <w:p w14:paraId="269C11D0" w14:textId="4362A599" w:rsidR="00E500FB" w:rsidRPr="000B692D" w:rsidRDefault="00E500FB" w:rsidP="00B90A61">
      <w:pPr>
        <w:spacing w:after="0"/>
        <w:ind w:left="180" w:hanging="180"/>
        <w:rPr>
          <w:ins w:id="4711" w:author="Summer 2023 updates" w:date="2024-07-31T13:42:00Z"/>
          <w:rFonts w:eastAsia="Garamond" w:cs="Garamond"/>
        </w:rPr>
      </w:pPr>
      <w:ins w:id="4712" w:author="Summer 2023 updates" w:date="2024-07-31T13:42:00Z">
        <w:r w:rsidRPr="000B692D">
          <w:rPr>
            <w:rFonts w:eastAsia="Garamond" w:cs="Garamond"/>
          </w:rPr>
          <w:t>EDU-237 English Language Learners (WE)</w:t>
        </w:r>
      </w:ins>
    </w:p>
    <w:p w14:paraId="4C642E5B" w14:textId="2C8E904A" w:rsidR="00E500FB" w:rsidRPr="000B692D" w:rsidRDefault="00E500FB" w:rsidP="00B90A61">
      <w:pPr>
        <w:spacing w:after="0"/>
        <w:ind w:left="180" w:hanging="180"/>
        <w:rPr>
          <w:ins w:id="4713" w:author="Summer 2023 updates" w:date="2024-07-31T13:42:00Z"/>
          <w:rFonts w:eastAsia="Garamond" w:cs="Garamond"/>
        </w:rPr>
      </w:pPr>
      <w:ins w:id="4714" w:author="Summer 2023 updates" w:date="2024-07-31T13:42:00Z">
        <w:r w:rsidRPr="000B692D">
          <w:rPr>
            <w:rFonts w:eastAsia="Garamond" w:cs="Garamond"/>
          </w:rPr>
          <w:t>ENG-107 Exploring Literature: United States. Pluralism</w:t>
        </w:r>
      </w:ins>
    </w:p>
    <w:p w14:paraId="3A533213" w14:textId="30443538" w:rsidR="00E500FB" w:rsidRPr="000B692D" w:rsidRDefault="00E500FB" w:rsidP="00B90A61">
      <w:pPr>
        <w:spacing w:after="0"/>
        <w:ind w:left="180" w:hanging="180"/>
        <w:rPr>
          <w:ins w:id="4715" w:author="Summer 2023 updates" w:date="2024-07-31T13:42:00Z"/>
          <w:rFonts w:eastAsia="Garamond" w:cs="Garamond"/>
        </w:rPr>
      </w:pPr>
      <w:ins w:id="4716" w:author="Summer 2023 updates" w:date="2024-07-31T13:42:00Z">
        <w:r w:rsidRPr="000B692D">
          <w:rPr>
            <w:rFonts w:eastAsia="Garamond" w:cs="Garamond"/>
          </w:rPr>
          <w:t>ENG-117 Asian American Literature (WE)</w:t>
        </w:r>
      </w:ins>
    </w:p>
    <w:p w14:paraId="24B4D4A7" w14:textId="1D201AE8" w:rsidR="00E500FB" w:rsidRPr="000B692D" w:rsidRDefault="00E500FB" w:rsidP="00B90A61">
      <w:pPr>
        <w:spacing w:after="0"/>
        <w:ind w:left="180" w:hanging="180"/>
        <w:rPr>
          <w:ins w:id="4717" w:author="Summer 2023 updates" w:date="2024-07-31T13:42:00Z"/>
          <w:rFonts w:eastAsia="Garamond" w:cs="Garamond"/>
        </w:rPr>
      </w:pPr>
      <w:ins w:id="4718" w:author="Summer 2023 updates" w:date="2024-07-31T13:42:00Z">
        <w:r w:rsidRPr="000B692D">
          <w:rPr>
            <w:rFonts w:eastAsia="Garamond" w:cs="Garamond"/>
          </w:rPr>
          <w:t>ENG-127 Social Justice &amp; Literature (WE)</w:t>
        </w:r>
      </w:ins>
    </w:p>
    <w:p w14:paraId="484EC4AA" w14:textId="472AFF94" w:rsidR="00E500FB" w:rsidRPr="000B692D" w:rsidRDefault="00E500FB" w:rsidP="00B90A61">
      <w:pPr>
        <w:spacing w:after="0"/>
        <w:ind w:left="180" w:hanging="180"/>
        <w:rPr>
          <w:ins w:id="4719" w:author="Summer 2023 updates" w:date="2024-07-31T13:42:00Z"/>
          <w:rFonts w:eastAsia="Garamond" w:cs="Garamond"/>
        </w:rPr>
      </w:pPr>
      <w:ins w:id="4720" w:author="Summer 2023 updates" w:date="2024-07-31T13:42:00Z">
        <w:r w:rsidRPr="000B692D">
          <w:rPr>
            <w:rFonts w:eastAsia="Garamond" w:cs="Garamond"/>
          </w:rPr>
          <w:t>ENG-137 African American Literature (WE)</w:t>
        </w:r>
      </w:ins>
    </w:p>
    <w:p w14:paraId="10DB77DD" w14:textId="7E4A1D42" w:rsidR="00E500FB" w:rsidRPr="000B692D" w:rsidRDefault="00E500FB" w:rsidP="00B90A61">
      <w:pPr>
        <w:spacing w:after="0"/>
        <w:ind w:left="180" w:hanging="180"/>
        <w:rPr>
          <w:ins w:id="4721" w:author="Summer 2023 updates" w:date="2024-07-31T13:42:00Z"/>
          <w:rFonts w:eastAsia="Garamond" w:cs="Garamond"/>
        </w:rPr>
      </w:pPr>
      <w:ins w:id="4722" w:author="Summer 2023 updates" w:date="2024-07-31T13:42:00Z">
        <w:r w:rsidRPr="000B692D">
          <w:rPr>
            <w:rFonts w:eastAsia="Garamond" w:cs="Garamond"/>
          </w:rPr>
          <w:t>ENG-157 Latinx/Chicanx Literature (WE)</w:t>
        </w:r>
      </w:ins>
    </w:p>
    <w:p w14:paraId="4E922569" w14:textId="52459BC6" w:rsidR="00E500FB" w:rsidRPr="000B692D" w:rsidRDefault="00E500FB" w:rsidP="00B90A61">
      <w:pPr>
        <w:spacing w:after="0"/>
        <w:ind w:left="180" w:hanging="180"/>
        <w:rPr>
          <w:ins w:id="4723" w:author="Summer 2023 updates" w:date="2024-07-31T13:42:00Z"/>
          <w:rFonts w:eastAsia="Garamond" w:cs="Garamond"/>
        </w:rPr>
      </w:pPr>
      <w:ins w:id="4724" w:author="Summer 2023 updates" w:date="2024-07-31T13:42:00Z">
        <w:r w:rsidRPr="000B692D">
          <w:rPr>
            <w:rFonts w:eastAsia="Garamond" w:cs="Garamond"/>
          </w:rPr>
          <w:t>ENG-207 Gender and Literature: United States Pluralism (WE)</w:t>
        </w:r>
      </w:ins>
    </w:p>
    <w:p w14:paraId="57B21BF6" w14:textId="20C89F17" w:rsidR="00E500FB" w:rsidRPr="000B692D" w:rsidRDefault="00177A82" w:rsidP="00B90A61">
      <w:pPr>
        <w:spacing w:after="0"/>
        <w:ind w:left="180" w:hanging="180"/>
        <w:rPr>
          <w:ins w:id="4725" w:author="Summer 2023 updates" w:date="2024-07-31T13:42:00Z"/>
          <w:rFonts w:eastAsia="Garamond" w:cs="Garamond"/>
        </w:rPr>
      </w:pPr>
      <w:ins w:id="4726" w:author="Summer 2023 updates" w:date="2024-07-31T13:42:00Z">
        <w:r>
          <w:rPr>
            <w:rFonts w:eastAsia="Garamond" w:cs="Garamond"/>
          </w:rPr>
          <w:t xml:space="preserve">GS-107 </w:t>
        </w:r>
        <w:r w:rsidR="00E500FB" w:rsidRPr="000B692D">
          <w:rPr>
            <w:rFonts w:eastAsia="Garamond" w:cs="Garamond"/>
          </w:rPr>
          <w:t>Introduction to Gender and Sexuality Studies (WE)</w:t>
        </w:r>
      </w:ins>
    </w:p>
    <w:p w14:paraId="66E79F01" w14:textId="21455296" w:rsidR="00E500FB" w:rsidRPr="000B692D" w:rsidRDefault="00E500FB" w:rsidP="00B90A61">
      <w:pPr>
        <w:spacing w:after="0"/>
        <w:ind w:left="180" w:hanging="180"/>
        <w:rPr>
          <w:ins w:id="4727" w:author="Summer 2023 updates" w:date="2024-07-31T13:42:00Z"/>
          <w:rFonts w:eastAsia="Garamond" w:cs="Garamond"/>
        </w:rPr>
      </w:pPr>
      <w:ins w:id="4728" w:author="Summer 2023 updates" w:date="2024-07-31T13:42:00Z">
        <w:r w:rsidRPr="000B692D">
          <w:rPr>
            <w:rFonts w:eastAsia="Garamond" w:cs="Garamond"/>
          </w:rPr>
          <w:t>GS-247 Gender and Sexuality Studies Symposium</w:t>
        </w:r>
      </w:ins>
    </w:p>
    <w:p w14:paraId="5ECBE61E" w14:textId="301AA3A5" w:rsidR="00E500FB" w:rsidRPr="000B692D" w:rsidRDefault="00E500FB" w:rsidP="00B90A61">
      <w:pPr>
        <w:spacing w:after="0"/>
        <w:ind w:left="180" w:hanging="180"/>
        <w:rPr>
          <w:ins w:id="4729" w:author="Summer 2023 updates" w:date="2024-07-31T13:42:00Z"/>
          <w:rFonts w:eastAsia="Garamond" w:cs="Garamond"/>
        </w:rPr>
      </w:pPr>
      <w:ins w:id="4730" w:author="Summer 2023 updates" w:date="2024-07-31T13:42:00Z">
        <w:r w:rsidRPr="000B692D">
          <w:rPr>
            <w:rFonts w:eastAsia="Garamond" w:cs="Garamond"/>
          </w:rPr>
          <w:t>GS-327 Theory and Methods in Gender and Sexuality Studies (WE)</w:t>
        </w:r>
      </w:ins>
    </w:p>
    <w:p w14:paraId="4F47F74C" w14:textId="06D9EA21" w:rsidR="00E500FB" w:rsidRPr="000B692D" w:rsidRDefault="00E500FB" w:rsidP="00B90A61">
      <w:pPr>
        <w:spacing w:after="0"/>
        <w:ind w:left="180" w:hanging="180"/>
        <w:rPr>
          <w:ins w:id="4731" w:author="Summer 2023 updates" w:date="2024-07-31T13:42:00Z"/>
          <w:rFonts w:eastAsia="Garamond" w:cs="Garamond"/>
        </w:rPr>
      </w:pPr>
      <w:ins w:id="4732" w:author="Summer 2023 updates" w:date="2024-07-31T13:42:00Z">
        <w:r w:rsidRPr="000B692D">
          <w:rPr>
            <w:rFonts w:eastAsia="Garamond" w:cs="Garamond"/>
          </w:rPr>
          <w:t>HIS-217 The American War in Vietnam (WE)</w:t>
        </w:r>
      </w:ins>
    </w:p>
    <w:p w14:paraId="16E6F5C1" w14:textId="0764D60F" w:rsidR="00E500FB" w:rsidRPr="000B692D" w:rsidRDefault="00E500FB" w:rsidP="00B90A61">
      <w:pPr>
        <w:spacing w:after="0"/>
        <w:ind w:left="180" w:hanging="180"/>
        <w:rPr>
          <w:ins w:id="4733" w:author="Summer 2023 updates" w:date="2024-07-31T13:42:00Z"/>
          <w:rFonts w:eastAsia="Garamond" w:cs="Garamond"/>
        </w:rPr>
      </w:pPr>
      <w:ins w:id="4734" w:author="Summer 2023 updates" w:date="2024-07-31T13:42:00Z">
        <w:r w:rsidRPr="000B692D">
          <w:rPr>
            <w:rFonts w:eastAsia="Garamond" w:cs="Garamond"/>
          </w:rPr>
          <w:t>HIS-227 The American Civil War (WE)</w:t>
        </w:r>
      </w:ins>
    </w:p>
    <w:p w14:paraId="356EAA1B" w14:textId="3D5942F0" w:rsidR="00E500FB" w:rsidRPr="000B692D" w:rsidRDefault="00177A82" w:rsidP="00B90A61">
      <w:pPr>
        <w:spacing w:after="0"/>
        <w:ind w:left="180" w:hanging="180"/>
        <w:rPr>
          <w:ins w:id="4735" w:author="Summer 2023 updates" w:date="2024-07-31T13:42:00Z"/>
          <w:rFonts w:eastAsia="Garamond" w:cs="Garamond"/>
        </w:rPr>
      </w:pPr>
      <w:ins w:id="4736" w:author="Summer 2023 updates" w:date="2024-07-31T13:42:00Z">
        <w:r>
          <w:rPr>
            <w:rFonts w:eastAsia="Garamond" w:cs="Garamond"/>
          </w:rPr>
          <w:t xml:space="preserve">HIS-257 </w:t>
        </w:r>
        <w:r w:rsidR="00E500FB" w:rsidRPr="000B692D">
          <w:rPr>
            <w:rFonts w:eastAsia="Garamond" w:cs="Garamond"/>
          </w:rPr>
          <w:t>Native American History (WE)</w:t>
        </w:r>
      </w:ins>
    </w:p>
    <w:p w14:paraId="7180A21A" w14:textId="11EBDC0B" w:rsidR="00E500FB" w:rsidRPr="000B692D" w:rsidRDefault="00E500FB" w:rsidP="00B90A61">
      <w:pPr>
        <w:spacing w:after="0"/>
        <w:ind w:left="180" w:hanging="180"/>
        <w:rPr>
          <w:ins w:id="4737" w:author="Summer 2023 updates" w:date="2024-07-31T13:42:00Z"/>
          <w:rFonts w:eastAsia="Garamond" w:cs="Garamond"/>
        </w:rPr>
      </w:pPr>
      <w:ins w:id="4738" w:author="Summer 2023 updates" w:date="2024-07-31T13:42:00Z">
        <w:r w:rsidRPr="000B692D">
          <w:rPr>
            <w:rFonts w:eastAsia="Garamond" w:cs="Garamond"/>
          </w:rPr>
          <w:t>HIS-297 Women in America (WE)</w:t>
        </w:r>
      </w:ins>
    </w:p>
    <w:p w14:paraId="6ED7A68B" w14:textId="0152AC3F" w:rsidR="00E500FB" w:rsidRPr="000B692D" w:rsidRDefault="00E500FB" w:rsidP="00B90A61">
      <w:pPr>
        <w:spacing w:after="0"/>
        <w:ind w:left="180" w:hanging="180"/>
        <w:rPr>
          <w:ins w:id="4739" w:author="Summer 2023 updates" w:date="2024-07-31T13:42:00Z"/>
          <w:rFonts w:eastAsia="Garamond" w:cs="Garamond"/>
        </w:rPr>
      </w:pPr>
      <w:ins w:id="4740" w:author="Summer 2023 updates" w:date="2024-07-31T13:42:00Z">
        <w:r w:rsidRPr="000B692D">
          <w:rPr>
            <w:rFonts w:eastAsia="Garamond" w:cs="Garamond"/>
          </w:rPr>
          <w:t>HIS-317 Topics in History: United States Pluralism (WE)</w:t>
        </w:r>
      </w:ins>
    </w:p>
    <w:p w14:paraId="621D204D" w14:textId="5E86E46B" w:rsidR="00E500FB" w:rsidRPr="000B692D" w:rsidRDefault="00E500FB" w:rsidP="00B90A61">
      <w:pPr>
        <w:spacing w:after="0"/>
        <w:ind w:left="180" w:hanging="180"/>
        <w:rPr>
          <w:ins w:id="4741" w:author="Summer 2023 updates" w:date="2024-07-31T13:42:00Z"/>
          <w:rFonts w:eastAsia="Garamond" w:cs="Garamond"/>
        </w:rPr>
      </w:pPr>
      <w:ins w:id="4742" w:author="Summer 2023 updates" w:date="2024-07-31T13:42:00Z">
        <w:r w:rsidRPr="000B692D">
          <w:rPr>
            <w:rFonts w:eastAsia="Garamond" w:cs="Garamond"/>
          </w:rPr>
          <w:t>HIS-347 African American History (WE)</w:t>
        </w:r>
      </w:ins>
    </w:p>
    <w:p w14:paraId="126D02EA" w14:textId="2C8586B7" w:rsidR="00E500FB" w:rsidRPr="000B692D" w:rsidRDefault="00E500FB" w:rsidP="00B90A61">
      <w:pPr>
        <w:spacing w:after="0"/>
        <w:ind w:left="180" w:hanging="180"/>
        <w:rPr>
          <w:ins w:id="4743" w:author="Summer 2023 updates" w:date="2024-07-31T13:42:00Z"/>
          <w:rFonts w:eastAsia="Garamond" w:cs="Garamond"/>
        </w:rPr>
      </w:pPr>
      <w:ins w:id="4744" w:author="Summer 2023 updates" w:date="2024-07-31T13:42:00Z">
        <w:r w:rsidRPr="000B692D">
          <w:rPr>
            <w:rFonts w:eastAsia="Garamond" w:cs="Garamond"/>
          </w:rPr>
          <w:t>HIS-387 American Colonial History (WE)</w:t>
        </w:r>
      </w:ins>
    </w:p>
    <w:p w14:paraId="7B1595C8" w14:textId="53A6FB4C" w:rsidR="00E500FB" w:rsidRPr="000B692D" w:rsidRDefault="00E500FB" w:rsidP="00B90A61">
      <w:pPr>
        <w:spacing w:after="0"/>
        <w:ind w:left="180" w:hanging="180"/>
        <w:rPr>
          <w:ins w:id="4745" w:author="Summer 2023 updates" w:date="2024-07-31T13:42:00Z"/>
          <w:rFonts w:eastAsia="Garamond" w:cs="Garamond"/>
        </w:rPr>
      </w:pPr>
      <w:ins w:id="4746" w:author="Summer 2023 updates" w:date="2024-07-31T13:42:00Z">
        <w:r w:rsidRPr="000B692D">
          <w:rPr>
            <w:rFonts w:eastAsia="Garamond" w:cs="Garamond"/>
          </w:rPr>
          <w:t>KIN-347 Adapted Physical Education (WE)</w:t>
        </w:r>
      </w:ins>
    </w:p>
    <w:p w14:paraId="06202481" w14:textId="32EE6E11" w:rsidR="00E500FB" w:rsidRPr="000B692D" w:rsidRDefault="00177A82" w:rsidP="00B90A61">
      <w:pPr>
        <w:spacing w:after="0"/>
        <w:ind w:left="180" w:hanging="180"/>
        <w:rPr>
          <w:ins w:id="4747" w:author="Summer 2023 updates" w:date="2024-07-31T13:42:00Z"/>
          <w:rFonts w:eastAsia="Garamond" w:cs="Garamond"/>
        </w:rPr>
      </w:pPr>
      <w:ins w:id="4748" w:author="Summer 2023 updates" w:date="2024-07-31T13:42:00Z">
        <w:r>
          <w:rPr>
            <w:rFonts w:eastAsia="Garamond" w:cs="Garamond"/>
          </w:rPr>
          <w:t xml:space="preserve">MU-157 </w:t>
        </w:r>
        <w:r w:rsidR="00E500FB" w:rsidRPr="000B692D">
          <w:rPr>
            <w:rFonts w:eastAsia="Garamond" w:cs="Garamond"/>
          </w:rPr>
          <w:t>Introduction to Jazz History</w:t>
        </w:r>
      </w:ins>
    </w:p>
    <w:p w14:paraId="1A250C4F" w14:textId="6366F474" w:rsidR="00E500FB" w:rsidRPr="000B692D" w:rsidRDefault="00E500FB" w:rsidP="00B90A61">
      <w:pPr>
        <w:spacing w:after="0"/>
        <w:ind w:left="180" w:hanging="180"/>
        <w:rPr>
          <w:ins w:id="4749" w:author="Summer 2023 updates" w:date="2024-07-31T13:42:00Z"/>
          <w:rFonts w:eastAsia="Garamond" w:cs="Garamond"/>
        </w:rPr>
      </w:pPr>
      <w:ins w:id="4750" w:author="Summer 2023 updates" w:date="2024-07-31T13:42:00Z">
        <w:r w:rsidRPr="000B692D">
          <w:rPr>
            <w:rFonts w:eastAsia="Garamond" w:cs="Garamond"/>
          </w:rPr>
          <w:t>PHL-277 Philosophy of Gender &amp; Race (WE)</w:t>
        </w:r>
      </w:ins>
    </w:p>
    <w:p w14:paraId="1A55E2F5" w14:textId="1A86BCEA" w:rsidR="00E500FB" w:rsidRPr="000B692D" w:rsidRDefault="00E500FB" w:rsidP="00B90A61">
      <w:pPr>
        <w:spacing w:after="0"/>
        <w:ind w:left="180" w:hanging="180"/>
        <w:rPr>
          <w:ins w:id="4751" w:author="Summer 2023 updates" w:date="2024-07-31T13:42:00Z"/>
          <w:rFonts w:eastAsia="Garamond" w:cs="Garamond"/>
        </w:rPr>
      </w:pPr>
      <w:ins w:id="4752" w:author="Summer 2023 updates" w:date="2024-07-31T13:42:00Z">
        <w:r w:rsidRPr="000B692D">
          <w:rPr>
            <w:rFonts w:eastAsia="Garamond" w:cs="Garamond"/>
          </w:rPr>
          <w:t>POL-115 American National Government and Politics</w:t>
        </w:r>
      </w:ins>
    </w:p>
    <w:p w14:paraId="6BF08394" w14:textId="0E6D679F" w:rsidR="00E500FB" w:rsidRPr="000B692D" w:rsidRDefault="00E500FB" w:rsidP="00B90A61">
      <w:pPr>
        <w:spacing w:after="0"/>
        <w:ind w:left="180" w:hanging="180"/>
        <w:rPr>
          <w:ins w:id="4753" w:author="Summer 2023 updates" w:date="2024-07-31T13:42:00Z"/>
          <w:rFonts w:eastAsia="Garamond" w:cs="Garamond"/>
        </w:rPr>
      </w:pPr>
      <w:ins w:id="4754" w:author="Summer 2023 updates" w:date="2024-07-31T13:42:00Z">
        <w:r w:rsidRPr="000B692D">
          <w:rPr>
            <w:rFonts w:eastAsia="Garamond" w:cs="Garamond"/>
          </w:rPr>
          <w:t>POL-107 Environmental Justice</w:t>
        </w:r>
      </w:ins>
    </w:p>
    <w:p w14:paraId="04F4B5E9" w14:textId="5874FBE1" w:rsidR="00E500FB" w:rsidRPr="000B692D" w:rsidRDefault="00E500FB" w:rsidP="00B90A61">
      <w:pPr>
        <w:spacing w:after="0"/>
        <w:ind w:left="180" w:hanging="180"/>
        <w:rPr>
          <w:ins w:id="4755" w:author="Summer 2023 updates" w:date="2024-07-31T13:42:00Z"/>
          <w:rFonts w:eastAsia="Garamond" w:cs="Garamond"/>
        </w:rPr>
      </w:pPr>
      <w:ins w:id="4756" w:author="Summer 2023 updates" w:date="2024-07-31T13:42:00Z">
        <w:r w:rsidRPr="000B692D">
          <w:rPr>
            <w:rFonts w:eastAsia="Garamond" w:cs="Garamond"/>
          </w:rPr>
          <w:t>POL-207 Religion and American Politics (WE)</w:t>
        </w:r>
      </w:ins>
    </w:p>
    <w:p w14:paraId="3AF369E9" w14:textId="2782CAEC" w:rsidR="00E500FB" w:rsidRPr="000B692D" w:rsidRDefault="00E500FB" w:rsidP="00B90A61">
      <w:pPr>
        <w:spacing w:after="0"/>
        <w:ind w:left="180" w:hanging="180"/>
        <w:rPr>
          <w:ins w:id="4757" w:author="Summer 2023 updates" w:date="2024-07-31T13:42:00Z"/>
          <w:rFonts w:eastAsia="Garamond" w:cs="Garamond"/>
        </w:rPr>
      </w:pPr>
      <w:ins w:id="4758" w:author="Summer 2023 updates" w:date="2024-07-31T13:42:00Z">
        <w:r w:rsidRPr="000B692D">
          <w:rPr>
            <w:rFonts w:eastAsia="Garamond" w:cs="Garamond"/>
          </w:rPr>
          <w:t>POL-277 Women and Politics in the United States (WE)</w:t>
        </w:r>
      </w:ins>
    </w:p>
    <w:p w14:paraId="2732E750" w14:textId="5A44BEDF" w:rsidR="00E500FB" w:rsidRPr="000B692D" w:rsidRDefault="00E500FB" w:rsidP="00B90A61">
      <w:pPr>
        <w:spacing w:after="0"/>
        <w:ind w:left="180" w:hanging="180"/>
        <w:rPr>
          <w:ins w:id="4759" w:author="Summer 2023 updates" w:date="2024-07-31T13:42:00Z"/>
          <w:rFonts w:eastAsia="Garamond" w:cs="Garamond"/>
        </w:rPr>
      </w:pPr>
      <w:ins w:id="4760" w:author="Summer 2023 updates" w:date="2024-07-31T13:42:00Z">
        <w:r w:rsidRPr="000B692D">
          <w:rPr>
            <w:rFonts w:eastAsia="Garamond" w:cs="Garamond"/>
          </w:rPr>
          <w:t>POL-350 US Social Policy Process (WE)</w:t>
        </w:r>
      </w:ins>
    </w:p>
    <w:p w14:paraId="66E0AF78" w14:textId="335DA6C8" w:rsidR="00E500FB" w:rsidRPr="000B692D" w:rsidRDefault="00E500FB" w:rsidP="00B90A61">
      <w:pPr>
        <w:spacing w:after="0"/>
        <w:ind w:left="180" w:hanging="180"/>
        <w:rPr>
          <w:ins w:id="4761" w:author="Summer 2023 updates" w:date="2024-07-31T13:42:00Z"/>
          <w:rFonts w:eastAsia="Garamond" w:cs="Garamond"/>
        </w:rPr>
      </w:pPr>
      <w:ins w:id="4762" w:author="Summer 2023 updates" w:date="2024-07-31T13:42:00Z">
        <w:r w:rsidRPr="000B692D">
          <w:rPr>
            <w:rFonts w:eastAsia="Garamond" w:cs="Garamond"/>
          </w:rPr>
          <w:t>REL-217 Religion in America (WE)</w:t>
        </w:r>
      </w:ins>
    </w:p>
    <w:p w14:paraId="54B86C67" w14:textId="61ADA560" w:rsidR="00E500FB" w:rsidRPr="000B692D" w:rsidRDefault="00E500FB" w:rsidP="00B90A61">
      <w:pPr>
        <w:spacing w:after="0"/>
        <w:ind w:left="180" w:hanging="180"/>
        <w:rPr>
          <w:ins w:id="4763" w:author="Summer 2023 updates" w:date="2024-07-31T13:42:00Z"/>
          <w:rFonts w:eastAsia="Garamond" w:cs="Garamond"/>
        </w:rPr>
      </w:pPr>
      <w:ins w:id="4764" w:author="Summer 2023 updates" w:date="2024-07-31T13:42:00Z">
        <w:r w:rsidRPr="000B692D">
          <w:rPr>
            <w:rFonts w:eastAsia="Garamond" w:cs="Garamond"/>
          </w:rPr>
          <w:t>RHE-137 Creative Nonfiction and American Culture (WE)</w:t>
        </w:r>
      </w:ins>
    </w:p>
    <w:p w14:paraId="42239524" w14:textId="6EB780FE" w:rsidR="00E500FB" w:rsidRPr="000B692D" w:rsidRDefault="00E500FB" w:rsidP="00B90A61">
      <w:pPr>
        <w:spacing w:after="0"/>
        <w:ind w:left="180" w:hanging="180"/>
        <w:rPr>
          <w:ins w:id="4765" w:author="Summer 2023 updates" w:date="2024-07-31T13:42:00Z"/>
          <w:rFonts w:eastAsia="Garamond" w:cs="Garamond"/>
        </w:rPr>
      </w:pPr>
      <w:ins w:id="4766" w:author="Summer 2023 updates" w:date="2024-07-31T13:42:00Z">
        <w:r w:rsidRPr="000B692D">
          <w:rPr>
            <w:rFonts w:eastAsia="Garamond" w:cs="Garamond"/>
          </w:rPr>
          <w:t>RHE-257 Environmental Rhetoric (WE)</w:t>
        </w:r>
      </w:ins>
    </w:p>
    <w:p w14:paraId="6A1D6B3B" w14:textId="443CE737" w:rsidR="00E500FB" w:rsidRPr="000B692D" w:rsidRDefault="00E500FB" w:rsidP="00B90A61">
      <w:pPr>
        <w:spacing w:after="0"/>
        <w:ind w:left="180" w:hanging="180"/>
        <w:rPr>
          <w:ins w:id="4767" w:author="Summer 2023 updates" w:date="2024-07-31T13:42:00Z"/>
          <w:rFonts w:eastAsia="Garamond" w:cs="Garamond"/>
        </w:rPr>
      </w:pPr>
      <w:ins w:id="4768" w:author="Summer 2023 updates" w:date="2024-07-31T13:42:00Z">
        <w:r w:rsidRPr="000B692D">
          <w:rPr>
            <w:rFonts w:eastAsia="Garamond" w:cs="Garamond"/>
          </w:rPr>
          <w:t>RHE-377 Cultural Studies (WE)</w:t>
        </w:r>
      </w:ins>
    </w:p>
    <w:p w14:paraId="05A79885" w14:textId="207AEE95" w:rsidR="00E500FB" w:rsidRPr="000B692D" w:rsidRDefault="00177A82" w:rsidP="00B90A61">
      <w:pPr>
        <w:spacing w:after="0"/>
        <w:ind w:left="180" w:hanging="180"/>
        <w:rPr>
          <w:ins w:id="4769" w:author="Summer 2023 updates" w:date="2024-07-31T13:42:00Z"/>
          <w:rFonts w:eastAsia="Garamond" w:cs="Garamond"/>
        </w:rPr>
      </w:pPr>
      <w:ins w:id="4770" w:author="Summer 2023 updates" w:date="2024-07-31T13:42:00Z">
        <w:r>
          <w:rPr>
            <w:rFonts w:eastAsia="Garamond" w:cs="Garamond"/>
          </w:rPr>
          <w:t xml:space="preserve">SOC-107 </w:t>
        </w:r>
        <w:r w:rsidR="00E500FB" w:rsidRPr="000B692D">
          <w:rPr>
            <w:rFonts w:eastAsia="Garamond" w:cs="Garamond"/>
          </w:rPr>
          <w:t>Introduction to Sociology</w:t>
        </w:r>
      </w:ins>
    </w:p>
    <w:p w14:paraId="0992D0E1" w14:textId="0A8251CE" w:rsidR="00E500FB" w:rsidRPr="000B692D" w:rsidRDefault="00E500FB" w:rsidP="00B90A61">
      <w:pPr>
        <w:spacing w:after="0"/>
        <w:ind w:left="180" w:hanging="180"/>
        <w:rPr>
          <w:ins w:id="4771" w:author="Summer 2023 updates" w:date="2024-07-31T13:42:00Z"/>
          <w:rFonts w:eastAsia="Garamond" w:cs="Garamond"/>
        </w:rPr>
      </w:pPr>
      <w:ins w:id="4772" w:author="Summer 2023 updates" w:date="2024-07-31T13:42:00Z">
        <w:r w:rsidRPr="000B692D">
          <w:rPr>
            <w:rFonts w:eastAsia="Garamond" w:cs="Garamond"/>
          </w:rPr>
          <w:t>SOC-207 Sociology of the Family</w:t>
        </w:r>
      </w:ins>
    </w:p>
    <w:p w14:paraId="606401CE" w14:textId="0E762892" w:rsidR="00E500FB" w:rsidRPr="000B692D" w:rsidRDefault="00E500FB" w:rsidP="00B90A61">
      <w:pPr>
        <w:spacing w:after="0"/>
        <w:ind w:left="180" w:hanging="180"/>
        <w:rPr>
          <w:ins w:id="4773" w:author="Summer 2023 updates" w:date="2024-07-31T13:42:00Z"/>
          <w:rFonts w:eastAsia="Garamond" w:cs="Garamond"/>
        </w:rPr>
      </w:pPr>
      <w:ins w:id="4774" w:author="Summer 2023 updates" w:date="2024-07-31T13:42:00Z">
        <w:r w:rsidRPr="000B692D">
          <w:rPr>
            <w:rFonts w:eastAsia="Garamond" w:cs="Garamond"/>
          </w:rPr>
          <w:t>SOC-217 Sociology of Religion</w:t>
        </w:r>
      </w:ins>
    </w:p>
    <w:p w14:paraId="77A63345" w14:textId="275508DF" w:rsidR="00E500FB" w:rsidRPr="000B692D" w:rsidRDefault="00E500FB" w:rsidP="00B90A61">
      <w:pPr>
        <w:spacing w:after="0"/>
        <w:ind w:left="180" w:hanging="180"/>
        <w:rPr>
          <w:ins w:id="4775" w:author="Summer 2023 updates" w:date="2024-07-31T13:42:00Z"/>
          <w:rFonts w:eastAsia="Garamond" w:cs="Garamond"/>
        </w:rPr>
      </w:pPr>
      <w:ins w:id="4776" w:author="Summer 2023 updates" w:date="2024-07-31T13:42:00Z">
        <w:r w:rsidRPr="000B692D">
          <w:rPr>
            <w:rFonts w:eastAsia="Garamond" w:cs="Garamond"/>
          </w:rPr>
          <w:t>SOC-237 Topics in Sociology: United States Pluralism</w:t>
        </w:r>
      </w:ins>
    </w:p>
    <w:p w14:paraId="3E09CC70" w14:textId="1AC2BB3A" w:rsidR="00E500FB" w:rsidRPr="000B692D" w:rsidRDefault="00E500FB" w:rsidP="00B90A61">
      <w:pPr>
        <w:spacing w:after="0"/>
        <w:ind w:left="180" w:hanging="180"/>
        <w:rPr>
          <w:ins w:id="4777" w:author="Summer 2023 updates" w:date="2024-07-31T13:42:00Z"/>
          <w:rFonts w:eastAsia="Garamond" w:cs="Garamond"/>
        </w:rPr>
      </w:pPr>
      <w:ins w:id="4778" w:author="Summer 2023 updates" w:date="2024-07-31T13:42:00Z">
        <w:r w:rsidRPr="000B692D">
          <w:rPr>
            <w:rFonts w:eastAsia="Garamond" w:cs="Garamond"/>
          </w:rPr>
          <w:t>SOC-247 Sociology of Race</w:t>
        </w:r>
      </w:ins>
    </w:p>
    <w:p w14:paraId="18F4AD98" w14:textId="155CC401" w:rsidR="00E500FB" w:rsidRPr="000B692D" w:rsidRDefault="00177A82" w:rsidP="00B90A61">
      <w:pPr>
        <w:spacing w:after="0"/>
        <w:ind w:left="180" w:hanging="180"/>
        <w:rPr>
          <w:ins w:id="4779" w:author="Summer 2023 updates" w:date="2024-07-31T13:42:00Z"/>
          <w:rFonts w:eastAsia="Garamond" w:cs="Garamond"/>
        </w:rPr>
      </w:pPr>
      <w:ins w:id="4780" w:author="Summer 2023 updates" w:date="2024-07-31T13:42:00Z">
        <w:r>
          <w:rPr>
            <w:rFonts w:eastAsia="Garamond" w:cs="Garamond"/>
          </w:rPr>
          <w:t xml:space="preserve">SPA-330 </w:t>
        </w:r>
        <w:r w:rsidR="00E500FB" w:rsidRPr="000B692D">
          <w:rPr>
            <w:rFonts w:eastAsia="Garamond" w:cs="Garamond"/>
          </w:rPr>
          <w:t>Spanish for Heritage Speakers (WE)</w:t>
        </w:r>
      </w:ins>
    </w:p>
    <w:p w14:paraId="7DB46FF0" w14:textId="301E5A84" w:rsidR="00E500FB" w:rsidRPr="000B692D" w:rsidRDefault="00E500FB" w:rsidP="00B90A61">
      <w:pPr>
        <w:spacing w:after="0"/>
        <w:ind w:left="180" w:hanging="180"/>
        <w:rPr>
          <w:ins w:id="4781" w:author="Summer 2023 updates" w:date="2024-07-31T13:42:00Z"/>
          <w:rFonts w:eastAsia="Garamond" w:cs="Garamond"/>
        </w:rPr>
      </w:pPr>
      <w:ins w:id="4782" w:author="Summer 2023 updates" w:date="2024-07-31T13:42:00Z">
        <w:r w:rsidRPr="000B692D">
          <w:rPr>
            <w:rFonts w:eastAsia="Garamond" w:cs="Garamond"/>
          </w:rPr>
          <w:t>SPA-339 Spanish for Health Care</w:t>
        </w:r>
      </w:ins>
    </w:p>
    <w:p w14:paraId="0E375495" w14:textId="204CF14C" w:rsidR="00E500FB" w:rsidRPr="000B692D" w:rsidRDefault="00E500FB" w:rsidP="00B90A61">
      <w:pPr>
        <w:spacing w:after="0"/>
        <w:ind w:left="180" w:hanging="180"/>
        <w:rPr>
          <w:ins w:id="4783" w:author="Summer 2023 updates" w:date="2024-07-31T13:42:00Z"/>
          <w:rFonts w:eastAsia="Garamond" w:cs="Garamond"/>
        </w:rPr>
      </w:pPr>
      <w:ins w:id="4784" w:author="Summer 2023 updates" w:date="2024-07-31T13:42:00Z">
        <w:r w:rsidRPr="000B692D">
          <w:rPr>
            <w:rFonts w:eastAsia="Garamond" w:cs="Garamond"/>
          </w:rPr>
          <w:t>SPA-457 US Latinx Literature (WE)</w:t>
        </w:r>
      </w:ins>
    </w:p>
    <w:p w14:paraId="03A784F3" w14:textId="77777777" w:rsidR="00E500FB" w:rsidRPr="000B692D" w:rsidRDefault="00E500FB" w:rsidP="00B90A61">
      <w:pPr>
        <w:spacing w:after="0"/>
        <w:ind w:left="180" w:hanging="180"/>
        <w:rPr>
          <w:ins w:id="4785" w:author="Summer 2023 updates" w:date="2024-07-31T13:42:00Z"/>
          <w:rFonts w:eastAsia="Garamond" w:cs="Garamond"/>
        </w:rPr>
        <w:sectPr w:rsidR="00E500FB" w:rsidRPr="000B692D" w:rsidSect="00884DF4">
          <w:type w:val="continuous"/>
          <w:pgSz w:w="12240" w:h="15840"/>
          <w:pgMar w:top="1440" w:right="1080" w:bottom="1080" w:left="1080" w:header="720" w:footer="720" w:gutter="0"/>
          <w:cols w:num="2" w:space="720"/>
          <w:docGrid w:linePitch="360"/>
        </w:sectPr>
      </w:pPr>
    </w:p>
    <w:p w14:paraId="7BB49E7C" w14:textId="5675E38D" w:rsidR="00E500FB" w:rsidRPr="002B19B4" w:rsidRDefault="00E500FB" w:rsidP="00B90A61">
      <w:pPr>
        <w:spacing w:after="0"/>
        <w:rPr>
          <w:ins w:id="4786" w:author="Summer 2023 updates" w:date="2024-07-31T13:42:00Z"/>
          <w:sz w:val="20"/>
          <w:szCs w:val="20"/>
        </w:rPr>
      </w:pPr>
    </w:p>
    <w:p w14:paraId="088BF77C" w14:textId="77777777" w:rsidR="00E500FB" w:rsidRDefault="00E500FB">
      <w:pPr>
        <w:spacing w:after="200" w:line="276" w:lineRule="auto"/>
        <w:rPr>
          <w:ins w:id="4787" w:author="Summer 2023 updates" w:date="2024-07-31T13:42:00Z"/>
          <w:rStyle w:val="Strong"/>
          <w:rFonts w:ascii="Garamond" w:hAnsi="Garamond" w:cstheme="majorBidi"/>
          <w:b w:val="0"/>
          <w:bCs w:val="0"/>
          <w:smallCaps w:val="0"/>
          <w:sz w:val="26"/>
        </w:rPr>
      </w:pPr>
      <w:ins w:id="4788" w:author="Summer 2023 updates" w:date="2024-07-31T13:42:00Z">
        <w:r>
          <w:rPr>
            <w:rStyle w:val="Strong"/>
            <w:rFonts w:ascii="Garamond" w:hAnsi="Garamond" w:cstheme="majorBidi"/>
            <w:b w:val="0"/>
            <w:bCs w:val="0"/>
            <w:smallCaps w:val="0"/>
            <w:sz w:val="26"/>
          </w:rPr>
          <w:br w:type="page"/>
        </w:r>
      </w:ins>
    </w:p>
    <w:bookmarkEnd w:id="2871"/>
    <w:p w14:paraId="3FF6D4E1" w14:textId="475D25BD" w:rsidR="00847E30" w:rsidRPr="00424939" w:rsidRDefault="007877CD" w:rsidP="00A22503">
      <w:pPr>
        <w:spacing w:after="0"/>
        <w:rPr>
          <w:rStyle w:val="Strong"/>
          <w:rFonts w:ascii="Garamond" w:hAnsi="Garamond"/>
          <w:color w:val="000000" w:themeColor="text1"/>
        </w:rPr>
      </w:pPr>
      <w:r w:rsidRPr="00424939">
        <w:rPr>
          <w:rStyle w:val="Strong"/>
          <w:rFonts w:ascii="Garamond" w:hAnsi="Garamond"/>
          <w:color w:val="000000" w:themeColor="text1"/>
        </w:rPr>
        <w:t>COURSE NUMBERING</w:t>
      </w:r>
    </w:p>
    <w:p w14:paraId="180ADD01" w14:textId="35A54723" w:rsidR="00F86E3A" w:rsidRPr="00F86E3A" w:rsidRDefault="00F86E3A" w:rsidP="00E500FB">
      <w:pPr>
        <w:pStyle w:val="ListParagraph"/>
        <w:numPr>
          <w:ilvl w:val="0"/>
          <w:numId w:val="126"/>
        </w:numPr>
        <w:spacing w:after="0"/>
        <w:rPr>
          <w:rFonts w:cs="Times New Roman"/>
          <w:color w:val="000000" w:themeColor="text1"/>
          <w:shd w:val="clear" w:color="auto" w:fill="FFFFFF"/>
        </w:rPr>
      </w:pPr>
      <w:r w:rsidRPr="00F86E3A">
        <w:rPr>
          <w:rFonts w:cs="Times New Roman"/>
          <w:color w:val="000000" w:themeColor="text1"/>
          <w:shd w:val="clear" w:color="auto" w:fill="FFFFFF"/>
        </w:rPr>
        <w:t>Courses numbered 100</w:t>
      </w:r>
      <w:r w:rsidRPr="00F86E3A">
        <w:rPr>
          <w:rFonts w:cs="Times New Roman"/>
          <w:color w:val="000000" w:themeColor="text1"/>
        </w:rPr>
        <w:t>–</w:t>
      </w:r>
      <w:r w:rsidRPr="00F86E3A">
        <w:rPr>
          <w:rFonts w:cs="Times New Roman"/>
          <w:color w:val="000000" w:themeColor="text1"/>
          <w:shd w:val="clear" w:color="auto" w:fill="FFFFFF"/>
        </w:rPr>
        <w:t>199 a</w:t>
      </w:r>
      <w:r w:rsidR="00177A82">
        <w:rPr>
          <w:rFonts w:cs="Times New Roman"/>
          <w:color w:val="000000" w:themeColor="text1"/>
          <w:shd w:val="clear" w:color="auto" w:fill="FFFFFF"/>
        </w:rPr>
        <w:t>re introductory to the subject.</w:t>
      </w:r>
      <w:del w:id="4789" w:author="Summer 2023 updates" w:date="2024-07-31T13:42:00Z">
        <w:r w:rsidR="00847E30" w:rsidRPr="00424939">
          <w:rPr>
            <w:rFonts w:cs="Times New Roman"/>
            <w:color w:val="000000" w:themeColor="text1"/>
            <w:shd w:val="clear" w:color="auto" w:fill="FFFFFF"/>
          </w:rPr>
          <w:delText xml:space="preserve"> </w:delText>
        </w:r>
      </w:del>
    </w:p>
    <w:p w14:paraId="73CD3C29" w14:textId="20A6D432" w:rsidR="00F86E3A" w:rsidRPr="00F86E3A" w:rsidRDefault="00F86E3A" w:rsidP="00E500FB">
      <w:pPr>
        <w:pStyle w:val="ListParagraph"/>
        <w:numPr>
          <w:ilvl w:val="0"/>
          <w:numId w:val="126"/>
        </w:numPr>
        <w:spacing w:after="0"/>
        <w:rPr>
          <w:rFonts w:cs="Times New Roman"/>
          <w:color w:val="000000" w:themeColor="text1"/>
          <w:shd w:val="clear" w:color="auto" w:fill="FFFFFF"/>
        </w:rPr>
      </w:pPr>
      <w:r w:rsidRPr="00F86E3A">
        <w:rPr>
          <w:rFonts w:cs="Times New Roman"/>
          <w:color w:val="000000" w:themeColor="text1"/>
          <w:shd w:val="clear" w:color="auto" w:fill="FFFFFF"/>
        </w:rPr>
        <w:t>Courses numbered 200</w:t>
      </w:r>
      <w:r w:rsidRPr="00F86E3A">
        <w:rPr>
          <w:rFonts w:cs="Times New Roman"/>
          <w:color w:val="000000" w:themeColor="text1"/>
        </w:rPr>
        <w:t>–</w:t>
      </w:r>
      <w:r w:rsidRPr="00F86E3A">
        <w:rPr>
          <w:rFonts w:cs="Times New Roman"/>
          <w:color w:val="000000" w:themeColor="text1"/>
          <w:shd w:val="clear" w:color="auto" w:fill="FFFFFF"/>
        </w:rPr>
        <w:t>299 assume a capacity for the independent acquisition of material and generally build on the methods and subje</w:t>
      </w:r>
      <w:r w:rsidR="00177A82">
        <w:rPr>
          <w:rFonts w:cs="Times New Roman"/>
          <w:color w:val="000000" w:themeColor="text1"/>
          <w:shd w:val="clear" w:color="auto" w:fill="FFFFFF"/>
        </w:rPr>
        <w:t>ct matter of 100-level courses.</w:t>
      </w:r>
      <w:del w:id="4790" w:author="Summer 2023 updates" w:date="2024-07-31T13:42:00Z">
        <w:r w:rsidR="00847E30" w:rsidRPr="00424939">
          <w:rPr>
            <w:rFonts w:cs="Times New Roman"/>
            <w:color w:val="000000" w:themeColor="text1"/>
            <w:shd w:val="clear" w:color="auto" w:fill="FFFFFF"/>
          </w:rPr>
          <w:delText xml:space="preserve"> </w:delText>
        </w:r>
      </w:del>
    </w:p>
    <w:p w14:paraId="2389F811" w14:textId="6D6C41C7" w:rsidR="00F86E3A" w:rsidRPr="00F86E3A" w:rsidRDefault="00F86E3A" w:rsidP="00E500FB">
      <w:pPr>
        <w:pStyle w:val="ListParagraph"/>
        <w:numPr>
          <w:ilvl w:val="0"/>
          <w:numId w:val="126"/>
        </w:numPr>
        <w:spacing w:after="0"/>
        <w:rPr>
          <w:rFonts w:cs="Times New Roman"/>
          <w:color w:val="000000" w:themeColor="text1"/>
          <w:shd w:val="clear" w:color="auto" w:fill="FFFFFF"/>
        </w:rPr>
      </w:pPr>
      <w:r w:rsidRPr="00F86E3A">
        <w:rPr>
          <w:rFonts w:cs="Times New Roman"/>
          <w:color w:val="000000" w:themeColor="text1"/>
          <w:shd w:val="clear" w:color="auto" w:fill="FFFFFF"/>
        </w:rPr>
        <w:t>Courses numbered 300</w:t>
      </w:r>
      <w:r w:rsidRPr="00F86E3A">
        <w:rPr>
          <w:rFonts w:cs="Times New Roman"/>
          <w:color w:val="000000" w:themeColor="text1"/>
        </w:rPr>
        <w:t>–</w:t>
      </w:r>
      <w:r w:rsidRPr="00F86E3A">
        <w:rPr>
          <w:rFonts w:cs="Times New Roman"/>
          <w:color w:val="000000" w:themeColor="text1"/>
          <w:shd w:val="clear" w:color="auto" w:fill="FFFFFF"/>
        </w:rPr>
        <w:t>399 are typically oriented toward a major or minor</w:t>
      </w:r>
      <w:r w:rsidRPr="00F86E3A">
        <w:rPr>
          <w:rFonts w:cs="Times New Roman"/>
          <w:color w:val="000000" w:themeColor="text1"/>
          <w:shd w:val="clear" w:color="auto" w:fill="FFFFFF"/>
        </w:rPr>
        <w:fldChar w:fldCharType="begin"/>
      </w:r>
      <w:r w:rsidRPr="00F86E3A">
        <w:rPr>
          <w:color w:val="000000" w:themeColor="text1"/>
        </w:rPr>
        <w:instrText xml:space="preserve"> XE "</w:instrText>
      </w:r>
      <w:del w:id="4791" w:author="Summer 2023 updates" w:date="2024-07-31T13:42:00Z">
        <w:r w:rsidR="00B8454E" w:rsidRPr="00424939">
          <w:rPr>
            <w:rStyle w:val="Strong"/>
            <w:rFonts w:ascii="Garamond" w:hAnsi="Garamond"/>
            <w:color w:val="000000" w:themeColor="text1"/>
          </w:rPr>
          <w:delInstrText>minor</w:delInstrText>
        </w:r>
      </w:del>
      <w:ins w:id="4792" w:author="Summer 2023 updates" w:date="2024-07-31T13:42:00Z">
        <w:r w:rsidR="00364529">
          <w:rPr>
            <w:rStyle w:val="Strong"/>
            <w:rFonts w:ascii="Garamond" w:hAnsi="Garamond"/>
            <w:color w:val="000000" w:themeColor="text1"/>
          </w:rPr>
          <w:instrText>M</w:instrText>
        </w:r>
        <w:r w:rsidRPr="00F86E3A">
          <w:rPr>
            <w:rStyle w:val="Strong"/>
            <w:rFonts w:ascii="Garamond" w:hAnsi="Garamond"/>
            <w:color w:val="000000" w:themeColor="text1"/>
          </w:rPr>
          <w:instrText>inor</w:instrText>
        </w:r>
      </w:ins>
      <w:r w:rsidRPr="00F86E3A">
        <w:rPr>
          <w:color w:val="000000" w:themeColor="text1"/>
        </w:rPr>
        <w:instrText xml:space="preserve">" </w:instrText>
      </w:r>
      <w:r w:rsidRPr="00F86E3A">
        <w:rPr>
          <w:rFonts w:cs="Times New Roman"/>
          <w:color w:val="000000" w:themeColor="text1"/>
          <w:shd w:val="clear" w:color="auto" w:fill="FFFFFF"/>
        </w:rPr>
        <w:fldChar w:fldCharType="end"/>
      </w:r>
      <w:r w:rsidRPr="00F86E3A">
        <w:rPr>
          <w:rFonts w:cs="Times New Roman"/>
          <w:color w:val="000000" w:themeColor="text1"/>
          <w:shd w:val="clear" w:color="auto" w:fill="FFFFFF"/>
        </w:rPr>
        <w:t>. They require a strong foundation of knowledge specific to th</w:t>
      </w:r>
      <w:r w:rsidR="00177A82">
        <w:rPr>
          <w:rFonts w:cs="Times New Roman"/>
          <w:color w:val="000000" w:themeColor="text1"/>
          <w:shd w:val="clear" w:color="auto" w:fill="FFFFFF"/>
        </w:rPr>
        <w:t>e discipline.</w:t>
      </w:r>
      <w:del w:id="4793" w:author="Summer 2023 updates" w:date="2024-07-31T13:42:00Z">
        <w:r w:rsidR="00847E30" w:rsidRPr="00424939">
          <w:rPr>
            <w:rFonts w:cs="Times New Roman"/>
            <w:color w:val="000000" w:themeColor="text1"/>
            <w:shd w:val="clear" w:color="auto" w:fill="FFFFFF"/>
          </w:rPr>
          <w:delText xml:space="preserve"> </w:delText>
        </w:r>
      </w:del>
    </w:p>
    <w:p w14:paraId="7EFE71B9" w14:textId="6D2463CE" w:rsidR="00F86E3A" w:rsidRPr="00F86E3A" w:rsidRDefault="00F86E3A" w:rsidP="00E500FB">
      <w:pPr>
        <w:pStyle w:val="ListParagraph"/>
        <w:numPr>
          <w:ilvl w:val="0"/>
          <w:numId w:val="126"/>
        </w:numPr>
        <w:spacing w:after="200"/>
        <w:rPr>
          <w:rStyle w:val="Strong"/>
          <w:rFonts w:ascii="Garamond" w:hAnsi="Garamond"/>
          <w:color w:val="000000" w:themeColor="text1"/>
          <w:rPrChange w:id="4794" w:author="Summer 2023 updates" w:date="2024-07-31T13:42:00Z">
            <w:rPr>
              <w:b/>
              <w:smallCaps/>
              <w:color w:val="000000" w:themeColor="text1"/>
            </w:rPr>
          </w:rPrChange>
        </w:rPr>
        <w:pPrChange w:id="4795" w:author="Summer 2023 updates" w:date="2024-07-31T13:42:00Z">
          <w:pPr>
            <w:pStyle w:val="ListParagraph"/>
            <w:numPr>
              <w:numId w:val="126"/>
            </w:numPr>
            <w:spacing w:after="0"/>
            <w:ind w:hanging="360"/>
          </w:pPr>
        </w:pPrChange>
      </w:pPr>
      <w:r w:rsidRPr="00F86E3A">
        <w:rPr>
          <w:rFonts w:cs="Times New Roman"/>
          <w:color w:val="000000" w:themeColor="text1"/>
          <w:shd w:val="clear" w:color="auto" w:fill="FFFFFF"/>
        </w:rPr>
        <w:t>Courses numbered 400</w:t>
      </w:r>
      <w:r w:rsidRPr="00F86E3A">
        <w:rPr>
          <w:rFonts w:cs="Times New Roman"/>
          <w:color w:val="000000" w:themeColor="text1"/>
        </w:rPr>
        <w:t>–</w:t>
      </w:r>
      <w:r w:rsidRPr="00F86E3A">
        <w:rPr>
          <w:rFonts w:cs="Times New Roman"/>
          <w:color w:val="000000" w:themeColor="text1"/>
          <w:shd w:val="clear" w:color="auto" w:fill="FFFFFF"/>
        </w:rPr>
        <w:t>499 are courses in the major or minor</w:t>
      </w:r>
      <w:r w:rsidRPr="00F86E3A">
        <w:rPr>
          <w:rFonts w:cs="Times New Roman"/>
          <w:color w:val="000000" w:themeColor="text1"/>
          <w:shd w:val="clear" w:color="auto" w:fill="FFFFFF"/>
        </w:rPr>
        <w:fldChar w:fldCharType="begin"/>
      </w:r>
      <w:r w:rsidRPr="00F86E3A">
        <w:rPr>
          <w:color w:val="000000" w:themeColor="text1"/>
        </w:rPr>
        <w:instrText xml:space="preserve"> XE "</w:instrText>
      </w:r>
      <w:del w:id="4796" w:author="Summer 2023 updates" w:date="2024-07-31T13:42:00Z">
        <w:r w:rsidR="00B8454E" w:rsidRPr="00424939">
          <w:rPr>
            <w:rStyle w:val="Strong"/>
            <w:rFonts w:ascii="Garamond" w:hAnsi="Garamond"/>
            <w:color w:val="000000" w:themeColor="text1"/>
          </w:rPr>
          <w:delInstrText>minor</w:delInstrText>
        </w:r>
      </w:del>
      <w:ins w:id="4797" w:author="Summer 2023 updates" w:date="2024-07-31T13:42:00Z">
        <w:r w:rsidR="00364529">
          <w:rPr>
            <w:rStyle w:val="Strong"/>
            <w:rFonts w:ascii="Garamond" w:hAnsi="Garamond"/>
            <w:color w:val="000000" w:themeColor="text1"/>
          </w:rPr>
          <w:instrText>M</w:instrText>
        </w:r>
        <w:r w:rsidRPr="00F86E3A">
          <w:rPr>
            <w:rStyle w:val="Strong"/>
            <w:rFonts w:ascii="Garamond" w:hAnsi="Garamond"/>
            <w:color w:val="000000" w:themeColor="text1"/>
          </w:rPr>
          <w:instrText>inor</w:instrText>
        </w:r>
      </w:ins>
      <w:r w:rsidRPr="00F86E3A">
        <w:rPr>
          <w:color w:val="000000" w:themeColor="text1"/>
        </w:rPr>
        <w:instrText xml:space="preserve">" </w:instrText>
      </w:r>
      <w:r w:rsidRPr="00F86E3A">
        <w:rPr>
          <w:rFonts w:cs="Times New Roman"/>
          <w:color w:val="000000" w:themeColor="text1"/>
          <w:shd w:val="clear" w:color="auto" w:fill="FFFFFF"/>
        </w:rPr>
        <w:fldChar w:fldCharType="end"/>
      </w:r>
      <w:r w:rsidRPr="00F86E3A">
        <w:rPr>
          <w:rFonts w:cs="Times New Roman"/>
          <w:color w:val="000000" w:themeColor="text1"/>
          <w:shd w:val="clear" w:color="auto" w:fill="FFFFFF"/>
        </w:rPr>
        <w:t xml:space="preserve"> that are designed to challenge students to integrate discipline-specific knowledge in advanced ways. These courses typically contain advanced disciplinary coursework, capstone projects, and/or independent research.</w:t>
      </w:r>
    </w:p>
    <w:p w14:paraId="2815C10F" w14:textId="77777777" w:rsidR="00256587" w:rsidRPr="00256587" w:rsidRDefault="00256587" w:rsidP="00A22503">
      <w:pPr>
        <w:pStyle w:val="ListParagraph"/>
        <w:spacing w:after="0"/>
        <w:rPr>
          <w:del w:id="4798" w:author="Summer 2023 updates" w:date="2024-07-31T13:42:00Z"/>
          <w:rFonts w:cs="Times New Roman"/>
          <w:b/>
          <w:smallCaps/>
          <w:color w:val="000000" w:themeColor="text1"/>
        </w:rPr>
      </w:pPr>
      <w:bookmarkStart w:id="4799" w:name="_Toc141355676"/>
    </w:p>
    <w:p w14:paraId="659C3397" w14:textId="77777777" w:rsidR="0026472C" w:rsidRPr="00424939" w:rsidRDefault="007877CD" w:rsidP="00A22503">
      <w:pPr>
        <w:pStyle w:val="Heading3"/>
        <w:rPr>
          <w:del w:id="4800" w:author="Summer 2023 updates" w:date="2024-07-31T13:42:00Z"/>
        </w:rPr>
      </w:pPr>
      <w:bookmarkStart w:id="4801" w:name="_Ref14097882"/>
      <w:bookmarkStart w:id="4802" w:name="_Ref14176030"/>
      <w:bookmarkStart w:id="4803" w:name="_Ref14178297"/>
      <w:bookmarkStart w:id="4804" w:name="_Toc110005154"/>
      <w:del w:id="4805" w:author="Summer 2023 updates" w:date="2024-07-31T13:42:00Z">
        <w:r w:rsidRPr="00424939">
          <w:delText>GENERAL EDUCATION COURSES</w:delText>
        </w:r>
        <w:bookmarkEnd w:id="4801"/>
        <w:bookmarkEnd w:id="4802"/>
        <w:bookmarkEnd w:id="4803"/>
        <w:bookmarkEnd w:id="4804"/>
      </w:del>
    </w:p>
    <w:p w14:paraId="34740B36" w14:textId="77777777" w:rsidR="006A51DA" w:rsidRPr="00424939" w:rsidRDefault="00DB63BA" w:rsidP="00A22503">
      <w:pPr>
        <w:spacing w:after="0"/>
        <w:rPr>
          <w:del w:id="4806" w:author="Summer 2023 updates" w:date="2024-07-31T13:42:00Z"/>
          <w:rFonts w:cs="Times New Roman"/>
          <w:color w:val="000000" w:themeColor="text1"/>
        </w:rPr>
      </w:pPr>
      <w:del w:id="4807" w:author="Summer 2023 updates" w:date="2024-07-31T13:42:00Z">
        <w:r w:rsidRPr="00424939">
          <w:rPr>
            <w:rFonts w:cs="Times New Roman"/>
            <w:color w:val="000000" w:themeColor="text1"/>
          </w:rPr>
          <w:delText>Completion of the General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Program, described here, is r</w:delText>
        </w:r>
        <w:r w:rsidR="00B2220A" w:rsidRPr="00424939">
          <w:rPr>
            <w:rFonts w:cs="Times New Roman"/>
            <w:color w:val="000000" w:themeColor="text1"/>
          </w:rPr>
          <w:delText xml:space="preserve">equired for all students earning B.A. or B.S.N. </w:delText>
        </w:r>
        <w:r w:rsidR="00964F64" w:rsidRPr="00424939">
          <w:rPr>
            <w:rFonts w:cs="Times New Roman"/>
            <w:color w:val="000000" w:themeColor="text1"/>
          </w:rPr>
          <w:delText xml:space="preserve">degree </w:delText>
        </w:r>
        <w:r w:rsidR="00B2220A" w:rsidRPr="00424939">
          <w:rPr>
            <w:rFonts w:cs="Times New Roman"/>
            <w:color w:val="000000" w:themeColor="text1"/>
          </w:rPr>
          <w:delText>at Coe College</w:delText>
        </w:r>
        <w:r w:rsidRPr="00424939">
          <w:rPr>
            <w:rFonts w:cs="Times New Roman"/>
            <w:color w:val="000000" w:themeColor="text1"/>
          </w:rPr>
          <w:delText>, but</w:delText>
        </w:r>
        <w:r w:rsidR="00964F64" w:rsidRPr="00424939">
          <w:rPr>
            <w:rFonts w:cs="Times New Roman"/>
            <w:color w:val="000000" w:themeColor="text1"/>
          </w:rPr>
          <w:delText xml:space="preserve"> not required of students earning a B.M</w:delText>
        </w:r>
        <w:r w:rsidRPr="00424939">
          <w:rPr>
            <w:rFonts w:cs="Times New Roman"/>
            <w:color w:val="000000" w:themeColor="text1"/>
          </w:rPr>
          <w:delText>.</w:delText>
        </w:r>
        <w:r w:rsidR="00964F64" w:rsidRPr="00424939">
          <w:rPr>
            <w:rFonts w:cs="Times New Roman"/>
            <w:color w:val="000000" w:themeColor="text1"/>
          </w:rPr>
          <w:delText xml:space="preserve"> degree</w:delText>
        </w:r>
        <w:r w:rsidR="00B2220A" w:rsidRPr="00424939">
          <w:rPr>
            <w:rFonts w:cs="Times New Roman"/>
            <w:color w:val="000000" w:themeColor="text1"/>
          </w:rPr>
          <w:delText>.  An appropriate transferred course</w:delText>
        </w:r>
        <w:r w:rsidR="00791042" w:rsidRPr="00424939">
          <w:rPr>
            <w:rFonts w:cs="Times New Roman"/>
            <w:color w:val="000000" w:themeColor="text1"/>
          </w:rPr>
          <w:delText xml:space="preserve">, determined by the </w:delText>
        </w:r>
        <w:r w:rsidR="00533267" w:rsidRPr="00424939">
          <w:rPr>
            <w:rFonts w:cs="Times New Roman"/>
            <w:color w:val="000000" w:themeColor="text1"/>
          </w:rPr>
          <w:delText>Office of the Registrar</w:delText>
        </w:r>
        <w:r w:rsidR="00791042" w:rsidRPr="00424939">
          <w:rPr>
            <w:rFonts w:cs="Times New Roman"/>
            <w:color w:val="000000" w:themeColor="text1"/>
          </w:rPr>
          <w:delText>,</w:delText>
        </w:r>
        <w:r w:rsidR="00B2220A" w:rsidRPr="00424939">
          <w:rPr>
            <w:rFonts w:cs="Times New Roman"/>
            <w:color w:val="000000" w:themeColor="text1"/>
          </w:rPr>
          <w:delText xml:space="preserve"> with a grade of </w:delText>
        </w:r>
        <w:r w:rsidR="00B81EE3" w:rsidRPr="00424939">
          <w:rPr>
            <w:rFonts w:cs="Times New Roman"/>
            <w:color w:val="000000" w:themeColor="text1"/>
          </w:rPr>
          <w:delText>“</w:delText>
        </w:r>
        <w:r w:rsidR="00B2220A" w:rsidRPr="00424939">
          <w:rPr>
            <w:rFonts w:cs="Times New Roman"/>
            <w:color w:val="000000" w:themeColor="text1"/>
          </w:rPr>
          <w:delText>C</w:delText>
        </w:r>
        <w:r w:rsidR="00B81EE3" w:rsidRPr="00424939">
          <w:rPr>
            <w:rFonts w:cs="Times New Roman"/>
            <w:color w:val="000000" w:themeColor="text1"/>
          </w:rPr>
          <w:delText>”</w:delText>
        </w:r>
        <w:r w:rsidR="00B2220A" w:rsidRPr="00424939">
          <w:rPr>
            <w:rFonts w:cs="Times New Roman"/>
            <w:color w:val="000000" w:themeColor="text1"/>
          </w:rPr>
          <w:delText xml:space="preserve"> </w:delText>
        </w:r>
        <w:r w:rsidR="00F71E06" w:rsidRPr="00424939">
          <w:rPr>
            <w:rFonts w:cs="Times New Roman"/>
            <w:color w:val="000000" w:themeColor="text1"/>
          </w:rPr>
          <w:delText xml:space="preserve">(2.0) </w:delText>
        </w:r>
        <w:r w:rsidR="00B2220A" w:rsidRPr="00424939">
          <w:rPr>
            <w:rFonts w:cs="Times New Roman"/>
            <w:color w:val="000000" w:themeColor="text1"/>
          </w:rPr>
          <w:delText xml:space="preserve">or better may be accepted to meet an individual requirement.  </w:delText>
        </w:r>
      </w:del>
    </w:p>
    <w:p w14:paraId="62DEEAE9" w14:textId="77777777" w:rsidR="0019060F" w:rsidRPr="00424939" w:rsidRDefault="00B2220A" w:rsidP="00A22503">
      <w:pPr>
        <w:spacing w:after="0"/>
        <w:rPr>
          <w:del w:id="4808" w:author="Summer 2023 updates" w:date="2024-07-31T13:42:00Z"/>
          <w:rFonts w:cs="Times New Roman"/>
          <w:color w:val="000000" w:themeColor="text1"/>
        </w:rPr>
      </w:pPr>
      <w:del w:id="4809" w:author="Summer 2023 updates" w:date="2024-07-31T13:42:00Z">
        <w:r w:rsidRPr="00424939">
          <w:rPr>
            <w:rFonts w:cs="Times New Roman"/>
            <w:color w:val="000000" w:themeColor="text1"/>
          </w:rPr>
          <w:delText>Advanced Placement</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Advanced Placement</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and International Baccalaureate</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International Baccalaureate</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courses may not be used to meet </w:delText>
        </w:r>
        <w:r w:rsidR="00DB63BA" w:rsidRPr="00424939">
          <w:rPr>
            <w:rFonts w:cs="Times New Roman"/>
            <w:color w:val="000000" w:themeColor="text1"/>
          </w:rPr>
          <w:delText xml:space="preserve">any part of </w:delText>
        </w:r>
        <w:r w:rsidRPr="00424939">
          <w:rPr>
            <w:rFonts w:cs="Times New Roman"/>
            <w:color w:val="000000" w:themeColor="text1"/>
          </w:rPr>
          <w:delText>th</w:delText>
        </w:r>
        <w:r w:rsidR="00791042" w:rsidRPr="00424939">
          <w:rPr>
            <w:rFonts w:cs="Times New Roman"/>
            <w:color w:val="000000" w:themeColor="text1"/>
          </w:rPr>
          <w:delText xml:space="preserve">is </w:delText>
        </w:r>
        <w:r w:rsidRPr="00424939">
          <w:rPr>
            <w:rFonts w:cs="Times New Roman"/>
            <w:color w:val="000000" w:themeColor="text1"/>
          </w:rPr>
          <w:delText>requirement.</w:delText>
        </w:r>
        <w:r w:rsidR="006A51DA" w:rsidRPr="00424939">
          <w:rPr>
            <w:rFonts w:cs="Times New Roman"/>
            <w:color w:val="000000" w:themeColor="text1"/>
          </w:rPr>
          <w:delText xml:space="preserve">  No more than two courses with the same prefix may be used to fulfill the General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6A51DA" w:rsidRPr="00424939">
          <w:rPr>
            <w:rFonts w:cs="Times New Roman"/>
            <w:color w:val="000000" w:themeColor="text1"/>
          </w:rPr>
          <w:delText xml:space="preserve"> Core Requirements</w:delText>
        </w:r>
        <w:r w:rsidR="0019060F" w:rsidRPr="00424939">
          <w:rPr>
            <w:rFonts w:cs="Times New Roman"/>
            <w:color w:val="000000" w:themeColor="text1"/>
          </w:rPr>
          <w:delText>.</w:delText>
        </w:r>
      </w:del>
    </w:p>
    <w:p w14:paraId="1CE6D3C0" w14:textId="77777777" w:rsidR="00B2220A" w:rsidRPr="005D5106" w:rsidRDefault="005426D5" w:rsidP="00A22503">
      <w:pPr>
        <w:pStyle w:val="ListParagraph"/>
        <w:widowControl w:val="0"/>
        <w:numPr>
          <w:ilvl w:val="0"/>
          <w:numId w:val="174"/>
        </w:numPr>
        <w:tabs>
          <w:tab w:val="left" w:pos="360"/>
        </w:tabs>
        <w:adjustRightInd w:val="0"/>
        <w:spacing w:after="0"/>
        <w:ind w:left="0" w:firstLine="0"/>
        <w:textAlignment w:val="baseline"/>
        <w:rPr>
          <w:del w:id="4810" w:author="Summer 2023 updates" w:date="2024-07-31T13:42:00Z"/>
          <w:rFonts w:cs="Times New Roman"/>
          <w:b/>
          <w:color w:val="000000" w:themeColor="text1"/>
        </w:rPr>
      </w:pPr>
      <w:del w:id="4811" w:author="Summer 2023 updates" w:date="2024-07-31T13:42:00Z">
        <w:r w:rsidRPr="005D5106">
          <w:rPr>
            <w:rFonts w:cs="Times New Roman"/>
            <w:b/>
            <w:color w:val="000000" w:themeColor="text1"/>
          </w:rPr>
          <w:delText>Liberal Arts</w:delText>
        </w:r>
        <w:r w:rsidR="00B8454E" w:rsidRPr="005D5106">
          <w:rPr>
            <w:rFonts w:cs="Times New Roman"/>
            <w:b/>
            <w:color w:val="000000" w:themeColor="text1"/>
          </w:rPr>
          <w:fldChar w:fldCharType="begin"/>
        </w:r>
        <w:r w:rsidR="00B8454E" w:rsidRPr="005D5106">
          <w:rPr>
            <w:rFonts w:cs="Times New Roman"/>
            <w:b/>
            <w:color w:val="000000" w:themeColor="text1"/>
          </w:rPr>
          <w:delInstrText xml:space="preserve"> XE "Liberal Arts" </w:delInstrText>
        </w:r>
        <w:r w:rsidR="00B8454E" w:rsidRPr="005D5106">
          <w:rPr>
            <w:rFonts w:cs="Times New Roman"/>
            <w:b/>
            <w:color w:val="000000" w:themeColor="text1"/>
          </w:rPr>
          <w:fldChar w:fldCharType="end"/>
        </w:r>
        <w:r w:rsidRPr="005D5106">
          <w:rPr>
            <w:rFonts w:cs="Times New Roman"/>
            <w:b/>
            <w:color w:val="000000" w:themeColor="text1"/>
          </w:rPr>
          <w:delText xml:space="preserve"> Core</w:delText>
        </w:r>
      </w:del>
    </w:p>
    <w:p w14:paraId="5E561DD4" w14:textId="77777777" w:rsidR="00B2220A" w:rsidRPr="00424939" w:rsidRDefault="00B2220A" w:rsidP="00A22503">
      <w:pPr>
        <w:widowControl w:val="0"/>
        <w:numPr>
          <w:ilvl w:val="0"/>
          <w:numId w:val="175"/>
        </w:numPr>
        <w:adjustRightInd w:val="0"/>
        <w:spacing w:after="0"/>
        <w:ind w:left="360"/>
        <w:textAlignment w:val="baseline"/>
        <w:rPr>
          <w:del w:id="4812" w:author="Summer 2023 updates" w:date="2024-07-31T13:42:00Z"/>
          <w:rFonts w:cs="Times New Roman"/>
          <w:color w:val="000000" w:themeColor="text1"/>
        </w:rPr>
      </w:pPr>
      <w:del w:id="4813" w:author="Summer 2023 updates" w:date="2024-07-31T13:42:00Z">
        <w:r w:rsidRPr="00424939">
          <w:rPr>
            <w:rFonts w:cs="Times New Roman"/>
            <w:color w:val="000000" w:themeColor="text1"/>
          </w:rPr>
          <w:delText xml:space="preserve">A total of at least </w:delText>
        </w:r>
        <w:r w:rsidRPr="00424939">
          <w:rPr>
            <w:rFonts w:cs="Times New Roman"/>
            <w:color w:val="000000" w:themeColor="text1"/>
            <w:u w:val="single"/>
          </w:rPr>
          <w:delText>one</w:delText>
        </w:r>
        <w:r w:rsidRPr="00424939">
          <w:rPr>
            <w:rFonts w:cs="Times New Roman"/>
            <w:color w:val="000000" w:themeColor="text1"/>
          </w:rPr>
          <w:delText xml:space="preserve"> course credit in the </w:delText>
        </w:r>
        <w:r w:rsidRPr="00424939">
          <w:rPr>
            <w:rFonts w:cs="Times New Roman"/>
            <w:b/>
            <w:color w:val="000000" w:themeColor="text1"/>
          </w:rPr>
          <w:delText>Fine Arts Core</w:delText>
        </w:r>
        <w:r w:rsidRPr="00424939">
          <w:rPr>
            <w:rFonts w:cs="Times New Roman"/>
            <w:color w:val="000000" w:themeColor="text1"/>
          </w:rPr>
          <w:delText xml:space="preserve"> (courses with </w:delText>
        </w:r>
        <w:r w:rsidR="009E4EA9" w:rsidRPr="00424939">
          <w:rPr>
            <w:rFonts w:cs="Times New Roman"/>
            <w:color w:val="000000" w:themeColor="text1"/>
          </w:rPr>
          <w:delText>a prefix</w:delText>
        </w:r>
        <w:r w:rsidRPr="00424939">
          <w:rPr>
            <w:rFonts w:cs="Times New Roman"/>
            <w:color w:val="000000" w:themeColor="text1"/>
          </w:rPr>
          <w:delText xml:space="preserve"> of </w:delText>
        </w:r>
        <w:r w:rsidR="009443C6" w:rsidRPr="00424939">
          <w:rPr>
            <w:rFonts w:cs="Times New Roman"/>
            <w:color w:val="000000" w:themeColor="text1"/>
          </w:rPr>
          <w:delText xml:space="preserve">ARH, </w:delText>
        </w:r>
        <w:r w:rsidRPr="00424939">
          <w:rPr>
            <w:rFonts w:cs="Times New Roman"/>
            <w:color w:val="000000" w:themeColor="text1"/>
          </w:rPr>
          <w:delText xml:space="preserve">ART, </w:delText>
        </w:r>
        <w:r w:rsidR="0039454C" w:rsidRPr="00424939">
          <w:rPr>
            <w:rFonts w:cs="Times New Roman"/>
            <w:color w:val="000000" w:themeColor="text1"/>
          </w:rPr>
          <w:delText xml:space="preserve">FLM, </w:delText>
        </w:r>
        <w:r w:rsidRPr="00424939">
          <w:rPr>
            <w:rFonts w:cs="Times New Roman"/>
            <w:color w:val="000000" w:themeColor="text1"/>
          </w:rPr>
          <w:delText>MU, MUA, THE)</w:delText>
        </w:r>
      </w:del>
    </w:p>
    <w:p w14:paraId="28C326E2" w14:textId="77777777" w:rsidR="00B2220A" w:rsidRPr="00424939" w:rsidRDefault="00B2220A" w:rsidP="00A22503">
      <w:pPr>
        <w:widowControl w:val="0"/>
        <w:numPr>
          <w:ilvl w:val="0"/>
          <w:numId w:val="175"/>
        </w:numPr>
        <w:adjustRightInd w:val="0"/>
        <w:spacing w:after="0"/>
        <w:ind w:left="360"/>
        <w:textAlignment w:val="baseline"/>
        <w:rPr>
          <w:del w:id="4814" w:author="Summer 2023 updates" w:date="2024-07-31T13:42:00Z"/>
          <w:rFonts w:cs="Times New Roman"/>
          <w:color w:val="000000" w:themeColor="text1"/>
        </w:rPr>
      </w:pPr>
      <w:del w:id="4815" w:author="Summer 2023 updates" w:date="2024-07-31T13:42:00Z">
        <w:r w:rsidRPr="00424939">
          <w:rPr>
            <w:rFonts w:cs="Times New Roman"/>
            <w:color w:val="000000" w:themeColor="text1"/>
          </w:rPr>
          <w:delText xml:space="preserve">A total of at least </w:delText>
        </w:r>
        <w:r w:rsidRPr="00424939">
          <w:rPr>
            <w:rFonts w:cs="Times New Roman"/>
            <w:color w:val="000000" w:themeColor="text1"/>
            <w:u w:val="single"/>
          </w:rPr>
          <w:delText>two</w:delText>
        </w:r>
        <w:r w:rsidRPr="00424939">
          <w:rPr>
            <w:rFonts w:cs="Times New Roman"/>
            <w:color w:val="000000" w:themeColor="text1"/>
          </w:rPr>
          <w:delText xml:space="preserve"> course credits in the </w:delText>
        </w:r>
        <w:r w:rsidRPr="00424939">
          <w:rPr>
            <w:rFonts w:cs="Times New Roman"/>
            <w:b/>
            <w:color w:val="000000" w:themeColor="text1"/>
          </w:rPr>
          <w:delText>Humanities Core</w:delText>
        </w:r>
        <w:r w:rsidRPr="00424939">
          <w:rPr>
            <w:rFonts w:cs="Times New Roman"/>
            <w:color w:val="000000" w:themeColor="text1"/>
          </w:rPr>
          <w:delText xml:space="preserve"> (courses with a prefix of </w:delText>
        </w:r>
        <w:r w:rsidR="008F7B42" w:rsidRPr="00424939">
          <w:rPr>
            <w:rFonts w:cs="Times New Roman"/>
            <w:color w:val="000000" w:themeColor="text1"/>
          </w:rPr>
          <w:delText xml:space="preserve">AAM, AMS, </w:delText>
        </w:r>
        <w:r w:rsidRPr="00424939">
          <w:rPr>
            <w:rFonts w:cs="Times New Roman"/>
            <w:color w:val="000000" w:themeColor="text1"/>
          </w:rPr>
          <w:delText xml:space="preserve">CLA, </w:delText>
        </w:r>
        <w:r w:rsidR="00C86C3A" w:rsidRPr="00424939">
          <w:rPr>
            <w:rFonts w:cs="Times New Roman"/>
            <w:color w:val="000000" w:themeColor="text1"/>
          </w:rPr>
          <w:delText xml:space="preserve">COM, </w:delText>
        </w:r>
        <w:r w:rsidRPr="00424939">
          <w:rPr>
            <w:rFonts w:cs="Times New Roman"/>
            <w:color w:val="000000" w:themeColor="text1"/>
          </w:rPr>
          <w:delText xml:space="preserve">CRW, ENG, FRE, GER, </w:delText>
        </w:r>
        <w:r w:rsidR="00515E25" w:rsidRPr="00424939">
          <w:rPr>
            <w:rFonts w:cs="Times New Roman"/>
            <w:color w:val="000000" w:themeColor="text1"/>
          </w:rPr>
          <w:delText xml:space="preserve">GRK, </w:delText>
        </w:r>
        <w:r w:rsidRPr="00424939">
          <w:rPr>
            <w:rFonts w:cs="Times New Roman"/>
            <w:color w:val="000000" w:themeColor="text1"/>
          </w:rPr>
          <w:delText xml:space="preserve">HIS, HUM, </w:delText>
        </w:r>
        <w:r w:rsidR="00515E25" w:rsidRPr="00424939">
          <w:rPr>
            <w:rFonts w:cs="Times New Roman"/>
            <w:color w:val="000000" w:themeColor="text1"/>
          </w:rPr>
          <w:delText xml:space="preserve">LTN, </w:delText>
        </w:r>
        <w:r w:rsidRPr="00424939">
          <w:rPr>
            <w:rFonts w:cs="Times New Roman"/>
            <w:color w:val="000000" w:themeColor="text1"/>
          </w:rPr>
          <w:delText>JPN, PHL, REL, RHE, or SPA)</w:delText>
        </w:r>
      </w:del>
    </w:p>
    <w:p w14:paraId="61B76FE9" w14:textId="77777777" w:rsidR="00B2220A" w:rsidRPr="00424939" w:rsidRDefault="00B2220A" w:rsidP="00A22503">
      <w:pPr>
        <w:widowControl w:val="0"/>
        <w:numPr>
          <w:ilvl w:val="0"/>
          <w:numId w:val="175"/>
        </w:numPr>
        <w:adjustRightInd w:val="0"/>
        <w:spacing w:after="0"/>
        <w:ind w:left="360"/>
        <w:textAlignment w:val="baseline"/>
        <w:rPr>
          <w:del w:id="4816" w:author="Summer 2023 updates" w:date="2024-07-31T13:42:00Z"/>
          <w:rFonts w:cs="Times New Roman"/>
          <w:color w:val="000000" w:themeColor="text1"/>
        </w:rPr>
      </w:pPr>
      <w:del w:id="4817" w:author="Summer 2023 updates" w:date="2024-07-31T13:42:00Z">
        <w:r w:rsidRPr="00424939">
          <w:rPr>
            <w:rFonts w:cs="Times New Roman"/>
            <w:color w:val="000000" w:themeColor="text1"/>
          </w:rPr>
          <w:delText xml:space="preserve">A total of at least </w:delText>
        </w:r>
        <w:r w:rsidRPr="00424939">
          <w:rPr>
            <w:rFonts w:cs="Times New Roman"/>
            <w:color w:val="000000" w:themeColor="text1"/>
            <w:u w:val="single"/>
          </w:rPr>
          <w:delText>two</w:delText>
        </w:r>
        <w:r w:rsidRPr="00424939">
          <w:rPr>
            <w:rFonts w:cs="Times New Roman"/>
            <w:color w:val="000000" w:themeColor="text1"/>
          </w:rPr>
          <w:delText xml:space="preserve"> course credits in the </w:delText>
        </w:r>
        <w:r w:rsidRPr="00424939">
          <w:rPr>
            <w:rFonts w:cs="Times New Roman"/>
            <w:b/>
            <w:color w:val="000000" w:themeColor="text1"/>
          </w:rPr>
          <w:delText>Natural Sciences and Mathematics</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Mathematics</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Core </w:delText>
        </w:r>
        <w:r w:rsidRPr="00424939">
          <w:rPr>
            <w:rFonts w:cs="Times New Roman"/>
            <w:color w:val="000000" w:themeColor="text1"/>
          </w:rPr>
          <w:delText xml:space="preserve">(courses with a prefix of BIO, CHM, CS, </w:delText>
        </w:r>
        <w:r w:rsidR="00F043BC">
          <w:rPr>
            <w:rFonts w:cs="Times New Roman"/>
            <w:color w:val="000000" w:themeColor="text1"/>
          </w:rPr>
          <w:delText xml:space="preserve">DS, </w:delText>
        </w:r>
        <w:r w:rsidRPr="00424939">
          <w:rPr>
            <w:rFonts w:cs="Times New Roman"/>
            <w:color w:val="000000" w:themeColor="text1"/>
          </w:rPr>
          <w:delText>MTH, PHY, STA, one of which must be a lab science with a prefix of BIO, CHM, or PHY)</w:delText>
        </w:r>
      </w:del>
    </w:p>
    <w:p w14:paraId="554D263E" w14:textId="77777777" w:rsidR="00B2220A" w:rsidRPr="00424939" w:rsidRDefault="00B2220A" w:rsidP="00A22503">
      <w:pPr>
        <w:widowControl w:val="0"/>
        <w:numPr>
          <w:ilvl w:val="0"/>
          <w:numId w:val="175"/>
        </w:numPr>
        <w:adjustRightInd w:val="0"/>
        <w:spacing w:after="0"/>
        <w:ind w:left="360"/>
        <w:textAlignment w:val="baseline"/>
        <w:rPr>
          <w:del w:id="4818" w:author="Summer 2023 updates" w:date="2024-07-31T13:42:00Z"/>
          <w:rFonts w:cs="Times New Roman"/>
          <w:color w:val="000000" w:themeColor="text1"/>
        </w:rPr>
      </w:pPr>
      <w:del w:id="4819" w:author="Summer 2023 updates" w:date="2024-07-31T13:42:00Z">
        <w:r w:rsidRPr="00424939">
          <w:rPr>
            <w:rFonts w:cs="Times New Roman"/>
            <w:color w:val="000000" w:themeColor="text1"/>
          </w:rPr>
          <w:delText xml:space="preserve">A total of at least </w:delText>
        </w:r>
        <w:r w:rsidRPr="00424939">
          <w:rPr>
            <w:rFonts w:cs="Times New Roman"/>
            <w:color w:val="000000" w:themeColor="text1"/>
            <w:u w:val="single"/>
          </w:rPr>
          <w:delText>two</w:delText>
        </w:r>
        <w:r w:rsidRPr="00424939">
          <w:rPr>
            <w:rFonts w:cs="Times New Roman"/>
            <w:color w:val="000000" w:themeColor="text1"/>
          </w:rPr>
          <w:delText xml:space="preserve"> course credits in the </w:delText>
        </w:r>
        <w:r w:rsidRPr="00424939">
          <w:rPr>
            <w:rFonts w:cs="Times New Roman"/>
            <w:b/>
            <w:color w:val="000000" w:themeColor="text1"/>
          </w:rPr>
          <w:delText>Social Sciences Core</w:delText>
        </w:r>
        <w:r w:rsidRPr="00424939">
          <w:rPr>
            <w:rFonts w:cs="Times New Roman"/>
            <w:color w:val="000000" w:themeColor="text1"/>
          </w:rPr>
          <w:delText xml:space="preserve"> (courses with a prefix of </w:delText>
        </w:r>
        <w:r w:rsidR="00A5787B" w:rsidRPr="00424939">
          <w:rPr>
            <w:rFonts w:cs="Times New Roman"/>
            <w:color w:val="000000" w:themeColor="text1"/>
          </w:rPr>
          <w:delText xml:space="preserve">ANT, </w:delText>
        </w:r>
        <w:r w:rsidRPr="00424939">
          <w:rPr>
            <w:rFonts w:cs="Times New Roman"/>
            <w:color w:val="000000" w:themeColor="text1"/>
          </w:rPr>
          <w:delText xml:space="preserve">ECO, POL, PSY, or SOC) </w:delText>
        </w:r>
      </w:del>
    </w:p>
    <w:p w14:paraId="0BC1083F" w14:textId="77777777" w:rsidR="00B2220A" w:rsidRPr="00424939" w:rsidRDefault="005668FA" w:rsidP="00A22503">
      <w:pPr>
        <w:pStyle w:val="ListParagraph"/>
        <w:widowControl w:val="0"/>
        <w:numPr>
          <w:ilvl w:val="0"/>
          <w:numId w:val="174"/>
        </w:numPr>
        <w:tabs>
          <w:tab w:val="left" w:pos="360"/>
        </w:tabs>
        <w:adjustRightInd w:val="0"/>
        <w:spacing w:after="0"/>
        <w:ind w:left="0" w:firstLine="0"/>
        <w:textAlignment w:val="baseline"/>
        <w:rPr>
          <w:del w:id="4820" w:author="Summer 2023 updates" w:date="2024-07-31T13:42:00Z"/>
          <w:rFonts w:cs="Times New Roman"/>
          <w:b/>
          <w:color w:val="000000" w:themeColor="text1"/>
        </w:rPr>
      </w:pPr>
      <w:del w:id="4821" w:author="Summer 2023 updates" w:date="2024-07-31T13:42:00Z">
        <w:r w:rsidRPr="00424939">
          <w:rPr>
            <w:rFonts w:cs="Times New Roman"/>
            <w:b/>
            <w:color w:val="000000" w:themeColor="text1"/>
          </w:rPr>
          <w:delText>Diverse Cultural Perspectives</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b/>
            <w:color w:val="000000" w:themeColor="text1"/>
          </w:rPr>
          <w:delInstrText>Diverse Cultural Perspectives</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w:delText>
        </w:r>
        <w:r w:rsidR="00B2220A" w:rsidRPr="00424939">
          <w:rPr>
            <w:rFonts w:cs="Times New Roman"/>
            <w:b/>
            <w:color w:val="000000" w:themeColor="text1"/>
          </w:rPr>
          <w:delText>(DCP) C</w:delText>
        </w:r>
        <w:r w:rsidRPr="00424939">
          <w:rPr>
            <w:rFonts w:cs="Times New Roman"/>
            <w:b/>
            <w:color w:val="000000" w:themeColor="text1"/>
          </w:rPr>
          <w:delText>ore</w:delText>
        </w:r>
      </w:del>
    </w:p>
    <w:p w14:paraId="076605B3" w14:textId="77777777" w:rsidR="009443C6" w:rsidRPr="00424939" w:rsidRDefault="009443C6" w:rsidP="00A22503">
      <w:pPr>
        <w:spacing w:after="0"/>
        <w:rPr>
          <w:del w:id="4822" w:author="Summer 2023 updates" w:date="2024-07-31T13:42:00Z"/>
          <w:rFonts w:cs="Times New Roman"/>
          <w:color w:val="000000" w:themeColor="text1"/>
        </w:rPr>
      </w:pPr>
      <w:del w:id="4823" w:author="Summer 2023 updates" w:date="2024-07-31T13:42:00Z">
        <w:r w:rsidRPr="00424939">
          <w:rPr>
            <w:rFonts w:cs="Times New Roman"/>
            <w:color w:val="000000" w:themeColor="text1"/>
          </w:rPr>
          <w:delText>A liberally educated person should have some knowledge of other cultures and some tools to aid</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Style w:val="Strong"/>
            <w:rFonts w:ascii="Garamond" w:hAnsi="Garamond"/>
            <w:color w:val="000000" w:themeColor="text1"/>
          </w:rPr>
          <w:delInstrText>aid</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in seeing one’s own culture from other perspectives. </w:delText>
        </w:r>
      </w:del>
    </w:p>
    <w:p w14:paraId="6FF548F7" w14:textId="77777777" w:rsidR="009443C6" w:rsidRPr="00424939" w:rsidRDefault="009443C6" w:rsidP="00A22503">
      <w:pPr>
        <w:spacing w:after="0"/>
        <w:rPr>
          <w:del w:id="4824" w:author="Summer 2023 updates" w:date="2024-07-31T13:42:00Z"/>
          <w:rFonts w:cs="Times New Roman"/>
          <w:color w:val="000000" w:themeColor="text1"/>
        </w:rPr>
      </w:pPr>
      <w:del w:id="4825" w:author="Summer 2023 updates" w:date="2024-07-31T13:42:00Z">
        <w:r w:rsidRPr="00424939">
          <w:rPr>
            <w:rFonts w:cs="Times New Roman"/>
            <w:color w:val="000000" w:themeColor="text1"/>
          </w:rPr>
          <w:delText>The Diverse Cultural Perspectives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b/>
            <w:color w:val="000000" w:themeColor="text1"/>
          </w:rPr>
          <w:delInstrText>Diverse Cultural Perspectives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courses (Non-Western Perspectives (course # ends in 6), United States Pluralism (course # ends in 7), Diverse Western Perspectives (course # ends in 8) help students to understand their own cultural identities and to develop appreciation for the range of different cultures to be found in the world, in the nation, and on campus. These courses explore other cultures in their own terms and as they interact with American culture. As a group, they encourage reflection on different ways in which cultural identities are formed, expressed and contested. Students are encouraged to combine these courses with the study of a </w:delText>
        </w:r>
        <w:r w:rsidR="009E1872">
          <w:rPr>
            <w:rFonts w:cs="Times New Roman"/>
            <w:color w:val="000000" w:themeColor="text1"/>
          </w:rPr>
          <w:delText>world language</w:delText>
        </w:r>
        <w:r w:rsidRPr="00424939">
          <w:rPr>
            <w:rFonts w:cs="Times New Roman"/>
            <w:color w:val="000000" w:themeColor="text1"/>
          </w:rPr>
          <w:delText xml:space="preserve"> and with study abroad. </w:delText>
        </w:r>
      </w:del>
    </w:p>
    <w:p w14:paraId="2FFD1AA0" w14:textId="77777777" w:rsidR="00B2220A" w:rsidRPr="00424939" w:rsidRDefault="00B2220A" w:rsidP="00A22503">
      <w:pPr>
        <w:spacing w:after="0"/>
        <w:rPr>
          <w:del w:id="4826" w:author="Summer 2023 updates" w:date="2024-07-31T13:42:00Z"/>
          <w:rFonts w:cs="Times New Roman"/>
          <w:color w:val="000000" w:themeColor="text1"/>
        </w:rPr>
      </w:pPr>
      <w:del w:id="4827" w:author="Summer 2023 updates" w:date="2024-07-31T13:42:00Z">
        <w:r w:rsidRPr="00424939">
          <w:rPr>
            <w:rFonts w:cs="Times New Roman"/>
            <w:color w:val="000000" w:themeColor="text1"/>
          </w:rPr>
          <w:delText xml:space="preserve">Completion of </w:delText>
        </w:r>
        <w:r w:rsidRPr="00424939">
          <w:rPr>
            <w:rFonts w:cs="Times New Roman"/>
            <w:color w:val="000000" w:themeColor="text1"/>
            <w:u w:val="single"/>
          </w:rPr>
          <w:delText>one</w:delText>
        </w:r>
        <w:r w:rsidRPr="00424939">
          <w:rPr>
            <w:rFonts w:cs="Times New Roman"/>
            <w:color w:val="000000" w:themeColor="text1"/>
          </w:rPr>
          <w:delText xml:space="preserve"> of the following </w:delText>
        </w:r>
        <w:r w:rsidRPr="00DB6B93">
          <w:rPr>
            <w:rFonts w:cs="Times New Roman"/>
            <w:color w:val="000000" w:themeColor="text1"/>
          </w:rPr>
          <w:delText xml:space="preserve">options </w:delText>
        </w:r>
        <w:r w:rsidRPr="00DB6B93">
          <w:rPr>
            <w:rFonts w:cs="Times New Roman"/>
            <w:i/>
            <w:color w:val="000000" w:themeColor="text1"/>
          </w:rPr>
          <w:delText>(</w:delText>
        </w:r>
        <w:r w:rsidR="00461AC7" w:rsidRPr="00DB6B93">
          <w:rPr>
            <w:rFonts w:cs="Times New Roman"/>
            <w:i/>
            <w:color w:val="000000" w:themeColor="text1"/>
          </w:rPr>
          <w:delText>s</w:delText>
        </w:r>
        <w:r w:rsidR="001F54CB" w:rsidRPr="00DB6B93">
          <w:rPr>
            <w:rFonts w:cs="Times New Roman"/>
            <w:i/>
            <w:color w:val="000000" w:themeColor="text1"/>
          </w:rPr>
          <w:delText>ee p.</w:delText>
        </w:r>
        <w:r w:rsidR="007859C0" w:rsidRPr="00DB6B93">
          <w:rPr>
            <w:rFonts w:cs="Times New Roman"/>
            <w:i/>
            <w:color w:val="000000" w:themeColor="text1"/>
          </w:rPr>
          <w:delText xml:space="preserve"> </w:delText>
        </w:r>
        <w:r w:rsidR="005C43A8" w:rsidRPr="00DB6B93">
          <w:rPr>
            <w:rFonts w:cs="Times New Roman"/>
            <w:i/>
            <w:color w:val="000000" w:themeColor="text1"/>
          </w:rPr>
          <w:fldChar w:fldCharType="begin"/>
        </w:r>
        <w:r w:rsidR="005C43A8" w:rsidRPr="00DB6B93">
          <w:rPr>
            <w:rFonts w:cs="Times New Roman"/>
            <w:i/>
            <w:color w:val="000000" w:themeColor="text1"/>
          </w:rPr>
          <w:delInstrText xml:space="preserve"> PAGEREF _Ref14096418 \h </w:delInstrText>
        </w:r>
        <w:r w:rsidR="005C43A8" w:rsidRPr="00DB6B93">
          <w:rPr>
            <w:rFonts w:cs="Times New Roman"/>
            <w:i/>
            <w:color w:val="000000" w:themeColor="text1"/>
          </w:rPr>
        </w:r>
        <w:r w:rsidR="005C43A8" w:rsidRPr="00DB6B93">
          <w:rPr>
            <w:rFonts w:cs="Times New Roman"/>
            <w:i/>
            <w:color w:val="000000" w:themeColor="text1"/>
          </w:rPr>
          <w:fldChar w:fldCharType="separate"/>
        </w:r>
        <w:r w:rsidR="00890698">
          <w:rPr>
            <w:rFonts w:cs="Times New Roman"/>
            <w:i/>
            <w:noProof/>
            <w:color w:val="000000" w:themeColor="text1"/>
          </w:rPr>
          <w:delText>19</w:delText>
        </w:r>
        <w:r w:rsidR="005C43A8" w:rsidRPr="00DB6B93">
          <w:rPr>
            <w:rFonts w:cs="Times New Roman"/>
            <w:i/>
            <w:color w:val="000000" w:themeColor="text1"/>
          </w:rPr>
          <w:fldChar w:fldCharType="end"/>
        </w:r>
        <w:r w:rsidR="001D1B8E" w:rsidRPr="00DB6B93">
          <w:rPr>
            <w:rFonts w:cs="Times New Roman"/>
            <w:color w:val="000000" w:themeColor="text1"/>
          </w:rPr>
          <w:delText>–</w:delText>
        </w:r>
        <w:r w:rsidR="005C43A8" w:rsidRPr="00DB6B93">
          <w:rPr>
            <w:rFonts w:cs="Times New Roman"/>
            <w:i/>
            <w:color w:val="000000" w:themeColor="text1"/>
          </w:rPr>
          <w:fldChar w:fldCharType="begin"/>
        </w:r>
        <w:r w:rsidR="005C43A8" w:rsidRPr="00DB6B93">
          <w:rPr>
            <w:rFonts w:cs="Times New Roman"/>
            <w:i/>
            <w:color w:val="000000" w:themeColor="text1"/>
          </w:rPr>
          <w:delInstrText xml:space="preserve"> PAGEREF _Ref14096431 \h </w:delInstrText>
        </w:r>
        <w:r w:rsidR="005C43A8" w:rsidRPr="00DB6B93">
          <w:rPr>
            <w:rFonts w:cs="Times New Roman"/>
            <w:i/>
            <w:color w:val="000000" w:themeColor="text1"/>
          </w:rPr>
        </w:r>
        <w:r w:rsidR="005C43A8" w:rsidRPr="00DB6B93">
          <w:rPr>
            <w:rFonts w:cs="Times New Roman"/>
            <w:i/>
            <w:color w:val="000000" w:themeColor="text1"/>
          </w:rPr>
          <w:fldChar w:fldCharType="separate"/>
        </w:r>
        <w:r w:rsidR="00890698">
          <w:rPr>
            <w:rFonts w:cs="Times New Roman"/>
            <w:i/>
            <w:noProof/>
            <w:color w:val="000000" w:themeColor="text1"/>
          </w:rPr>
          <w:delText>21</w:delText>
        </w:r>
        <w:r w:rsidR="005C43A8" w:rsidRPr="00DB6B93">
          <w:rPr>
            <w:rFonts w:cs="Times New Roman"/>
            <w:i/>
            <w:color w:val="000000" w:themeColor="text1"/>
          </w:rPr>
          <w:fldChar w:fldCharType="end"/>
        </w:r>
        <w:r w:rsidR="00D14879" w:rsidRPr="00DB6B93">
          <w:rPr>
            <w:rFonts w:cs="Times New Roman"/>
            <w:i/>
            <w:color w:val="000000" w:themeColor="text1"/>
          </w:rPr>
          <w:delText xml:space="preserve"> for descriptions</w:delText>
        </w:r>
        <w:r w:rsidR="00D14879" w:rsidRPr="00424939">
          <w:rPr>
            <w:rFonts w:cs="Times New Roman"/>
            <w:i/>
            <w:color w:val="000000" w:themeColor="text1"/>
          </w:rPr>
          <w:delText xml:space="preserve"> and approved co</w:delText>
        </w:r>
        <w:r w:rsidR="002469BC" w:rsidRPr="00424939">
          <w:rPr>
            <w:rFonts w:cs="Times New Roman"/>
            <w:i/>
            <w:color w:val="000000" w:themeColor="text1"/>
          </w:rPr>
          <w:delText>u</w:delText>
        </w:r>
        <w:r w:rsidR="00D14879" w:rsidRPr="00424939">
          <w:rPr>
            <w:rFonts w:cs="Times New Roman"/>
            <w:i/>
            <w:color w:val="000000" w:themeColor="text1"/>
          </w:rPr>
          <w:delText>rses</w:delText>
        </w:r>
        <w:r w:rsidRPr="00424939">
          <w:rPr>
            <w:rFonts w:cs="Times New Roman"/>
            <w:i/>
            <w:color w:val="000000" w:themeColor="text1"/>
          </w:rPr>
          <w:delText>):</w:delText>
        </w:r>
      </w:del>
    </w:p>
    <w:p w14:paraId="1BF33F5F" w14:textId="77777777" w:rsidR="00B2220A" w:rsidRPr="00424939" w:rsidRDefault="00B2220A" w:rsidP="00A22503">
      <w:pPr>
        <w:widowControl w:val="0"/>
        <w:numPr>
          <w:ilvl w:val="1"/>
          <w:numId w:val="172"/>
        </w:numPr>
        <w:tabs>
          <w:tab w:val="clear" w:pos="1800"/>
        </w:tabs>
        <w:adjustRightInd w:val="0"/>
        <w:spacing w:after="0"/>
        <w:ind w:left="360"/>
        <w:textAlignment w:val="baseline"/>
        <w:rPr>
          <w:del w:id="4828" w:author="Summer 2023 updates" w:date="2024-07-31T13:42:00Z"/>
          <w:rFonts w:cs="Times New Roman"/>
          <w:color w:val="000000" w:themeColor="text1"/>
        </w:rPr>
      </w:pPr>
      <w:del w:id="4829" w:author="Summer 2023 updates" w:date="2024-07-31T13:42:00Z">
        <w:r w:rsidRPr="00424939">
          <w:rPr>
            <w:rFonts w:cs="Times New Roman"/>
            <w:color w:val="000000" w:themeColor="text1"/>
          </w:rPr>
          <w:delText>Non-</w:delText>
        </w:r>
        <w:r w:rsidR="0099020B">
          <w:rPr>
            <w:rFonts w:cs="Times New Roman"/>
            <w:color w:val="000000" w:themeColor="text1"/>
          </w:rPr>
          <w:delText>World</w:delText>
        </w:r>
        <w:r w:rsidRPr="00424939">
          <w:rPr>
            <w:rFonts w:cs="Times New Roman"/>
            <w:color w:val="000000" w:themeColor="text1"/>
          </w:rPr>
          <w:delText xml:space="preserve"> Language Option (all of the following):</w:delText>
        </w:r>
      </w:del>
    </w:p>
    <w:p w14:paraId="5DD2F1C8" w14:textId="77777777" w:rsidR="00B2220A" w:rsidRPr="00424939" w:rsidRDefault="00B2220A" w:rsidP="00A22503">
      <w:pPr>
        <w:widowControl w:val="0"/>
        <w:numPr>
          <w:ilvl w:val="2"/>
          <w:numId w:val="173"/>
        </w:numPr>
        <w:tabs>
          <w:tab w:val="clear" w:pos="1800"/>
        </w:tabs>
        <w:adjustRightInd w:val="0"/>
        <w:spacing w:after="0"/>
        <w:ind w:left="1080"/>
        <w:textAlignment w:val="baseline"/>
        <w:rPr>
          <w:del w:id="4830" w:author="Summer 2023 updates" w:date="2024-07-31T13:42:00Z"/>
          <w:rFonts w:cs="Times New Roman"/>
          <w:color w:val="000000" w:themeColor="text1"/>
        </w:rPr>
      </w:pPr>
      <w:del w:id="4831" w:author="Summer 2023 updates" w:date="2024-07-31T13:42:00Z">
        <w:r w:rsidRPr="00424939">
          <w:rPr>
            <w:rFonts w:cs="Times New Roman"/>
            <w:color w:val="000000" w:themeColor="text1"/>
          </w:rPr>
          <w:delText xml:space="preserve">Any DCP course (course number that ends in 6, 7, 8) </w:delText>
        </w:r>
      </w:del>
    </w:p>
    <w:p w14:paraId="0092706F" w14:textId="77777777" w:rsidR="00B2220A" w:rsidRPr="00424939" w:rsidRDefault="00B2220A" w:rsidP="00A22503">
      <w:pPr>
        <w:widowControl w:val="0"/>
        <w:numPr>
          <w:ilvl w:val="2"/>
          <w:numId w:val="173"/>
        </w:numPr>
        <w:tabs>
          <w:tab w:val="clear" w:pos="1800"/>
        </w:tabs>
        <w:adjustRightInd w:val="0"/>
        <w:spacing w:after="0"/>
        <w:ind w:left="1080"/>
        <w:textAlignment w:val="baseline"/>
        <w:rPr>
          <w:del w:id="4832" w:author="Summer 2023 updates" w:date="2024-07-31T13:42:00Z"/>
          <w:rFonts w:cs="Times New Roman"/>
          <w:color w:val="000000" w:themeColor="text1"/>
        </w:rPr>
      </w:pPr>
      <w:del w:id="4833" w:author="Summer 2023 updates" w:date="2024-07-31T13:42:00Z">
        <w:r w:rsidRPr="00424939">
          <w:rPr>
            <w:rFonts w:cs="Times New Roman"/>
            <w:color w:val="000000" w:themeColor="text1"/>
          </w:rPr>
          <w:delText>Non-Western Perspectives (course number that ends in 6)</w:delText>
        </w:r>
        <w:r w:rsidRPr="00424939">
          <w:rPr>
            <w:rFonts w:cs="Times New Roman"/>
            <w:color w:val="000000" w:themeColor="text1"/>
          </w:rPr>
          <w:br/>
          <w:delText>(A semester-long study abroad experience can fulfill the Non-Western Perspective and DCP requirement.)</w:delText>
        </w:r>
      </w:del>
    </w:p>
    <w:p w14:paraId="0CEFFF96" w14:textId="77777777" w:rsidR="00B2220A" w:rsidRPr="00424939" w:rsidRDefault="00B2220A" w:rsidP="00A22503">
      <w:pPr>
        <w:widowControl w:val="0"/>
        <w:numPr>
          <w:ilvl w:val="2"/>
          <w:numId w:val="173"/>
        </w:numPr>
        <w:tabs>
          <w:tab w:val="clear" w:pos="1800"/>
        </w:tabs>
        <w:adjustRightInd w:val="0"/>
        <w:spacing w:after="0"/>
        <w:ind w:left="1080"/>
        <w:textAlignment w:val="baseline"/>
        <w:rPr>
          <w:del w:id="4834" w:author="Summer 2023 updates" w:date="2024-07-31T13:42:00Z"/>
          <w:rFonts w:cs="Times New Roman"/>
          <w:color w:val="000000" w:themeColor="text1"/>
        </w:rPr>
      </w:pPr>
      <w:del w:id="4835" w:author="Summer 2023 updates" w:date="2024-07-31T13:42:00Z">
        <w:r w:rsidRPr="00424939">
          <w:rPr>
            <w:rFonts w:cs="Times New Roman"/>
            <w:color w:val="000000" w:themeColor="text1"/>
          </w:rPr>
          <w:delText>United States Pluralism (course number that ends in 7)</w:delText>
        </w:r>
      </w:del>
    </w:p>
    <w:p w14:paraId="6E2CC5E1" w14:textId="77777777" w:rsidR="00B2220A" w:rsidRPr="00424939" w:rsidRDefault="00B2220A" w:rsidP="00A22503">
      <w:pPr>
        <w:spacing w:after="0"/>
        <w:ind w:left="1080"/>
        <w:rPr>
          <w:del w:id="4836" w:author="Summer 2023 updates" w:date="2024-07-31T13:42:00Z"/>
          <w:rFonts w:cs="Times New Roman"/>
          <w:color w:val="000000" w:themeColor="text1"/>
        </w:rPr>
      </w:pPr>
      <w:del w:id="4837" w:author="Summer 2023 updates" w:date="2024-07-31T13:42:00Z">
        <w:r w:rsidRPr="00424939">
          <w:rPr>
            <w:rFonts w:cs="Times New Roman"/>
            <w:color w:val="000000" w:themeColor="text1"/>
          </w:rPr>
          <w:delText>(A semester-long U.S. off-campus study experience can fulfill the U.S. Pluralism and DCP requirement.)</w:delText>
        </w:r>
      </w:del>
    </w:p>
    <w:p w14:paraId="46B02A68" w14:textId="77777777" w:rsidR="00B2220A" w:rsidRPr="00424939" w:rsidRDefault="00B2220A" w:rsidP="00A22503">
      <w:pPr>
        <w:widowControl w:val="0"/>
        <w:numPr>
          <w:ilvl w:val="1"/>
          <w:numId w:val="172"/>
        </w:numPr>
        <w:tabs>
          <w:tab w:val="clear" w:pos="1800"/>
        </w:tabs>
        <w:adjustRightInd w:val="0"/>
        <w:spacing w:after="0"/>
        <w:ind w:left="360"/>
        <w:textAlignment w:val="baseline"/>
        <w:rPr>
          <w:del w:id="4838" w:author="Summer 2023 updates" w:date="2024-07-31T13:42:00Z"/>
          <w:rFonts w:cs="Times New Roman"/>
          <w:color w:val="000000" w:themeColor="text1"/>
        </w:rPr>
      </w:pPr>
      <w:del w:id="4839" w:author="Summer 2023 updates" w:date="2024-07-31T13:42:00Z">
        <w:r w:rsidRPr="00424939">
          <w:rPr>
            <w:rFonts w:cs="Times New Roman"/>
            <w:color w:val="000000" w:themeColor="text1"/>
          </w:rPr>
          <w:delText xml:space="preserve">Elementary </w:delText>
        </w:r>
        <w:r w:rsidR="0099020B">
          <w:rPr>
            <w:rFonts w:cs="Times New Roman"/>
            <w:color w:val="000000" w:themeColor="text1"/>
          </w:rPr>
          <w:delText>World</w:delText>
        </w:r>
        <w:r w:rsidRPr="00424939">
          <w:rPr>
            <w:rFonts w:cs="Times New Roman"/>
            <w:color w:val="000000" w:themeColor="text1"/>
          </w:rPr>
          <w:delText xml:space="preserve"> Language Option (all of the following):</w:delText>
        </w:r>
      </w:del>
    </w:p>
    <w:p w14:paraId="6F57BBF5" w14:textId="77777777" w:rsidR="00B2220A" w:rsidRPr="00424939" w:rsidRDefault="00B2220A" w:rsidP="00A22503">
      <w:pPr>
        <w:widowControl w:val="0"/>
        <w:numPr>
          <w:ilvl w:val="2"/>
          <w:numId w:val="172"/>
        </w:numPr>
        <w:tabs>
          <w:tab w:val="clear" w:pos="2520"/>
        </w:tabs>
        <w:adjustRightInd w:val="0"/>
        <w:spacing w:after="0"/>
        <w:ind w:left="1080"/>
        <w:textAlignment w:val="baseline"/>
        <w:rPr>
          <w:del w:id="4840" w:author="Summer 2023 updates" w:date="2024-07-31T13:42:00Z"/>
          <w:rFonts w:cs="Times New Roman"/>
          <w:color w:val="000000" w:themeColor="text1"/>
        </w:rPr>
      </w:pPr>
      <w:del w:id="4841" w:author="Summer 2023 updates" w:date="2024-07-31T13:42:00Z">
        <w:r w:rsidRPr="00424939">
          <w:rPr>
            <w:rFonts w:cs="Times New Roman"/>
            <w:color w:val="000000" w:themeColor="text1"/>
          </w:rPr>
          <w:delText>Any DCP course (course number that ends in 6, 7, 8)</w:delText>
        </w:r>
      </w:del>
    </w:p>
    <w:p w14:paraId="13D2A097" w14:textId="77777777" w:rsidR="00B2220A" w:rsidRPr="00424939" w:rsidRDefault="00B2220A" w:rsidP="00A22503">
      <w:pPr>
        <w:widowControl w:val="0"/>
        <w:numPr>
          <w:ilvl w:val="2"/>
          <w:numId w:val="172"/>
        </w:numPr>
        <w:tabs>
          <w:tab w:val="clear" w:pos="2520"/>
        </w:tabs>
        <w:adjustRightInd w:val="0"/>
        <w:spacing w:after="0"/>
        <w:ind w:left="1080"/>
        <w:textAlignment w:val="baseline"/>
        <w:rPr>
          <w:del w:id="4842" w:author="Summer 2023 updates" w:date="2024-07-31T13:42:00Z"/>
          <w:rFonts w:cs="Times New Roman"/>
          <w:i/>
          <w:color w:val="000000" w:themeColor="text1"/>
        </w:rPr>
      </w:pPr>
      <w:del w:id="4843" w:author="Summer 2023 updates" w:date="2024-07-31T13:42:00Z">
        <w:r w:rsidRPr="00424939">
          <w:rPr>
            <w:rFonts w:cs="Times New Roman"/>
            <w:color w:val="000000" w:themeColor="text1"/>
            <w:u w:val="single"/>
          </w:rPr>
          <w:delText>Two</w:delText>
        </w:r>
        <w:r w:rsidRPr="00424939">
          <w:rPr>
            <w:rFonts w:cs="Times New Roman"/>
            <w:color w:val="000000" w:themeColor="text1"/>
          </w:rPr>
          <w:delText xml:space="preserve"> elementary </w:delText>
        </w:r>
        <w:r w:rsidR="009E1872">
          <w:rPr>
            <w:rFonts w:cs="Times New Roman"/>
            <w:color w:val="000000" w:themeColor="text1"/>
          </w:rPr>
          <w:delText>world language</w:delText>
        </w:r>
        <w:r w:rsidRPr="00424939">
          <w:rPr>
            <w:rFonts w:cs="Times New Roman"/>
            <w:color w:val="000000" w:themeColor="text1"/>
          </w:rPr>
          <w:delText xml:space="preserve"> courses in the same language not previously studied </w:delText>
        </w:r>
        <w:r w:rsidRPr="00424939">
          <w:rPr>
            <w:rFonts w:cs="Times New Roman"/>
            <w:i/>
            <w:color w:val="000000" w:themeColor="text1"/>
          </w:rPr>
          <w:delText xml:space="preserve">(may also </w:delText>
        </w:r>
        <w:r w:rsidR="00023CB2">
          <w:rPr>
            <w:rFonts w:cs="Times New Roman"/>
            <w:i/>
            <w:color w:val="000000" w:themeColor="text1"/>
          </w:rPr>
          <w:delText>fulfill</w:delText>
        </w:r>
        <w:r w:rsidRPr="00424939">
          <w:rPr>
            <w:rFonts w:cs="Times New Roman"/>
            <w:i/>
            <w:color w:val="000000" w:themeColor="text1"/>
          </w:rPr>
          <w:delText xml:space="preserve"> one of the Humanities Core courses)</w:delText>
        </w:r>
      </w:del>
    </w:p>
    <w:p w14:paraId="12677AA1" w14:textId="77777777" w:rsidR="00B2220A" w:rsidRPr="00424939" w:rsidRDefault="00B2220A" w:rsidP="00A22503">
      <w:pPr>
        <w:widowControl w:val="0"/>
        <w:numPr>
          <w:ilvl w:val="1"/>
          <w:numId w:val="172"/>
        </w:numPr>
        <w:tabs>
          <w:tab w:val="clear" w:pos="1800"/>
        </w:tabs>
        <w:adjustRightInd w:val="0"/>
        <w:spacing w:after="0"/>
        <w:ind w:left="360"/>
        <w:textAlignment w:val="baseline"/>
        <w:rPr>
          <w:del w:id="4844" w:author="Summer 2023 updates" w:date="2024-07-31T13:42:00Z"/>
          <w:rFonts w:cs="Times New Roman"/>
          <w:color w:val="000000" w:themeColor="text1"/>
        </w:rPr>
      </w:pPr>
      <w:del w:id="4845" w:author="Summer 2023 updates" w:date="2024-07-31T13:42:00Z">
        <w:r w:rsidRPr="00424939">
          <w:rPr>
            <w:rFonts w:cs="Times New Roman"/>
            <w:color w:val="000000" w:themeColor="text1"/>
          </w:rPr>
          <w:delText xml:space="preserve">Intermediate </w:delText>
        </w:r>
        <w:r w:rsidR="0099020B">
          <w:rPr>
            <w:rFonts w:cs="Times New Roman"/>
            <w:color w:val="000000" w:themeColor="text1"/>
          </w:rPr>
          <w:delText>World</w:delText>
        </w:r>
        <w:r w:rsidRPr="00424939">
          <w:rPr>
            <w:rFonts w:cs="Times New Roman"/>
            <w:color w:val="000000" w:themeColor="text1"/>
          </w:rPr>
          <w:delText xml:space="preserve"> Language Option (all of the following):</w:delText>
        </w:r>
      </w:del>
    </w:p>
    <w:p w14:paraId="26D827B0" w14:textId="77777777" w:rsidR="00B2220A" w:rsidRPr="00424939" w:rsidRDefault="00B2220A" w:rsidP="00A22503">
      <w:pPr>
        <w:widowControl w:val="0"/>
        <w:numPr>
          <w:ilvl w:val="2"/>
          <w:numId w:val="172"/>
        </w:numPr>
        <w:tabs>
          <w:tab w:val="clear" w:pos="2520"/>
        </w:tabs>
        <w:adjustRightInd w:val="0"/>
        <w:spacing w:after="0"/>
        <w:ind w:left="1080"/>
        <w:textAlignment w:val="baseline"/>
        <w:rPr>
          <w:del w:id="4846" w:author="Summer 2023 updates" w:date="2024-07-31T13:42:00Z"/>
          <w:rFonts w:cs="Times New Roman"/>
          <w:color w:val="000000" w:themeColor="text1"/>
        </w:rPr>
      </w:pPr>
      <w:del w:id="4847" w:author="Summer 2023 updates" w:date="2024-07-31T13:42:00Z">
        <w:r w:rsidRPr="00424939">
          <w:rPr>
            <w:rFonts w:cs="Times New Roman"/>
            <w:color w:val="000000" w:themeColor="text1"/>
          </w:rPr>
          <w:delText>Any DCP course (course number that ends in 6, 7, or 8)</w:delText>
        </w:r>
      </w:del>
    </w:p>
    <w:p w14:paraId="4D77636D" w14:textId="77777777" w:rsidR="006A51DA" w:rsidRPr="00424939" w:rsidRDefault="00B2220A" w:rsidP="00A22503">
      <w:pPr>
        <w:widowControl w:val="0"/>
        <w:numPr>
          <w:ilvl w:val="2"/>
          <w:numId w:val="172"/>
        </w:numPr>
        <w:tabs>
          <w:tab w:val="clear" w:pos="2520"/>
        </w:tabs>
        <w:adjustRightInd w:val="0"/>
        <w:spacing w:after="0"/>
        <w:ind w:left="1080"/>
        <w:textAlignment w:val="baseline"/>
        <w:rPr>
          <w:del w:id="4848" w:author="Summer 2023 updates" w:date="2024-07-31T13:42:00Z"/>
          <w:rFonts w:cs="Times New Roman"/>
          <w:i/>
          <w:color w:val="000000" w:themeColor="text1"/>
        </w:rPr>
        <w:sectPr w:rsidR="006A51DA" w:rsidRPr="00424939" w:rsidSect="00A707B1">
          <w:type w:val="continuous"/>
          <w:pgSz w:w="12240" w:h="15840"/>
          <w:pgMar w:top="720" w:right="720" w:bottom="1080" w:left="1440" w:header="720" w:footer="720" w:gutter="0"/>
          <w:cols w:space="720"/>
          <w:docGrid w:linePitch="360"/>
        </w:sectPr>
      </w:pPr>
      <w:del w:id="4849" w:author="Summer 2023 updates" w:date="2024-07-31T13:42:00Z">
        <w:r w:rsidRPr="00424939">
          <w:rPr>
            <w:rFonts w:cs="Times New Roman"/>
            <w:color w:val="000000" w:themeColor="text1"/>
            <w:u w:val="single"/>
          </w:rPr>
          <w:delText>One</w:delText>
        </w:r>
        <w:r w:rsidRPr="00424939">
          <w:rPr>
            <w:rFonts w:cs="Times New Roman"/>
            <w:color w:val="000000" w:themeColor="text1"/>
          </w:rPr>
          <w:delText xml:space="preserve"> intermediate (-215) or above </w:delText>
        </w:r>
        <w:r w:rsidR="0099020B">
          <w:rPr>
            <w:rFonts w:cs="Times New Roman"/>
            <w:color w:val="000000" w:themeColor="text1"/>
          </w:rPr>
          <w:delText>World</w:delText>
        </w:r>
        <w:r w:rsidRPr="00424939">
          <w:rPr>
            <w:rFonts w:cs="Times New Roman"/>
            <w:color w:val="000000" w:themeColor="text1"/>
          </w:rPr>
          <w:delText xml:space="preserve"> Language </w:delText>
        </w:r>
        <w:r w:rsidR="00183308" w:rsidRPr="00424939">
          <w:rPr>
            <w:rFonts w:cs="Times New Roman"/>
            <w:color w:val="000000" w:themeColor="text1"/>
          </w:rPr>
          <w:delText xml:space="preserve">course </w:delText>
        </w:r>
        <w:r w:rsidR="00183308" w:rsidRPr="00424939">
          <w:rPr>
            <w:rFonts w:cs="Times New Roman"/>
            <w:i/>
            <w:color w:val="000000" w:themeColor="text1"/>
          </w:rPr>
          <w:delText>(</w:delText>
        </w:r>
        <w:r w:rsidRPr="00424939">
          <w:rPr>
            <w:rFonts w:cs="Times New Roman"/>
            <w:i/>
            <w:color w:val="000000" w:themeColor="text1"/>
          </w:rPr>
          <w:delText>may</w:delText>
        </w:r>
        <w:r w:rsidR="00023CB2">
          <w:rPr>
            <w:rFonts w:cs="Times New Roman"/>
            <w:i/>
            <w:color w:val="000000" w:themeColor="text1"/>
          </w:rPr>
          <w:delText xml:space="preserve"> also</w:delText>
        </w:r>
        <w:r w:rsidRPr="00424939">
          <w:rPr>
            <w:rFonts w:cs="Times New Roman"/>
            <w:i/>
            <w:color w:val="000000" w:themeColor="text1"/>
          </w:rPr>
          <w:delText xml:space="preserve"> </w:delText>
        </w:r>
        <w:r w:rsidR="00535C8E" w:rsidRPr="00424939">
          <w:rPr>
            <w:rFonts w:cs="Times New Roman"/>
            <w:i/>
            <w:color w:val="000000" w:themeColor="text1"/>
          </w:rPr>
          <w:delText>fulfill</w:delText>
        </w:r>
        <w:r w:rsidRPr="00424939">
          <w:rPr>
            <w:rFonts w:cs="Times New Roman"/>
            <w:i/>
            <w:color w:val="000000" w:themeColor="text1"/>
          </w:rPr>
          <w:delText xml:space="preserve"> one of the Humanities Core course</w:delText>
        </w:r>
        <w:r w:rsidR="00535C8E" w:rsidRPr="00424939">
          <w:rPr>
            <w:rFonts w:cs="Times New Roman"/>
            <w:i/>
            <w:color w:val="000000" w:themeColor="text1"/>
          </w:rPr>
          <w:delText xml:space="preserve"> requirements</w:delText>
        </w:r>
        <w:r w:rsidR="001D1B8E" w:rsidRPr="00424939">
          <w:rPr>
            <w:rFonts w:cs="Times New Roman"/>
            <w:i/>
            <w:color w:val="000000" w:themeColor="text1"/>
          </w:rPr>
          <w:delText>)</w:delText>
        </w:r>
      </w:del>
    </w:p>
    <w:p w14:paraId="782E3A4A" w14:textId="77777777" w:rsidR="00687B80" w:rsidRDefault="00687B80">
      <w:pPr>
        <w:spacing w:after="200" w:line="276" w:lineRule="auto"/>
        <w:rPr>
          <w:del w:id="4850" w:author="Summer 2023 updates" w:date="2024-07-31T13:42:00Z"/>
          <w:rFonts w:eastAsiaTheme="majorEastAsia" w:cstheme="majorBidi"/>
          <w:b/>
          <w:iCs/>
          <w:smallCaps/>
          <w:color w:val="000000" w:themeColor="text1"/>
        </w:rPr>
      </w:pPr>
      <w:bookmarkStart w:id="4851" w:name="DCP_NWP"/>
      <w:bookmarkStart w:id="4852" w:name="_Ref14096418"/>
      <w:del w:id="4853" w:author="Summer 2023 updates" w:date="2024-07-31T13:42:00Z">
        <w:r>
          <w:rPr>
            <w:color w:val="000000" w:themeColor="text1"/>
          </w:rPr>
          <w:br w:type="page"/>
        </w:r>
      </w:del>
    </w:p>
    <w:p w14:paraId="207F2617" w14:textId="77777777" w:rsidR="00764B26" w:rsidRPr="00424939" w:rsidRDefault="005426D5" w:rsidP="005E2C71">
      <w:pPr>
        <w:pStyle w:val="Heading4"/>
        <w:rPr>
          <w:del w:id="4854" w:author="Summer 2023 updates" w:date="2024-07-31T13:42:00Z"/>
          <w:rFonts w:ascii="Garamond" w:hAnsi="Garamond"/>
          <w:color w:val="000000" w:themeColor="text1"/>
        </w:rPr>
      </w:pPr>
      <w:bookmarkStart w:id="4855" w:name="_Toc110005155"/>
      <w:del w:id="4856" w:author="Summer 2023 updates" w:date="2024-07-31T13:42:00Z">
        <w:r w:rsidRPr="00424939">
          <w:rPr>
            <w:rFonts w:ascii="Garamond" w:hAnsi="Garamond"/>
            <w:color w:val="000000" w:themeColor="text1"/>
          </w:rPr>
          <w:delText>Diverse Cultural Perspectives</w:delText>
        </w:r>
        <w:r w:rsidR="00B8454E" w:rsidRPr="00424939">
          <w:rPr>
            <w:rFonts w:ascii="Garamond" w:hAnsi="Garamond"/>
            <w:color w:val="000000" w:themeColor="text1"/>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b w:val="0"/>
            <w:color w:val="000000" w:themeColor="text1"/>
          </w:rPr>
          <w:delInstrText>Diverse Cultural Perspectives</w:delInstrText>
        </w:r>
        <w:r w:rsidR="00B8454E" w:rsidRPr="00424939">
          <w:rPr>
            <w:rFonts w:ascii="Garamond" w:hAnsi="Garamond"/>
            <w:color w:val="000000" w:themeColor="text1"/>
          </w:rPr>
          <w:delInstrText xml:space="preserve">" </w:delInstrText>
        </w:r>
        <w:r w:rsidR="00B8454E" w:rsidRPr="00424939">
          <w:rPr>
            <w:rFonts w:ascii="Garamond" w:hAnsi="Garamond"/>
            <w:color w:val="000000" w:themeColor="text1"/>
          </w:rPr>
          <w:fldChar w:fldCharType="end"/>
        </w:r>
        <w:r w:rsidRPr="00424939">
          <w:rPr>
            <w:rFonts w:ascii="Garamond" w:hAnsi="Garamond"/>
            <w:color w:val="000000" w:themeColor="text1"/>
          </w:rPr>
          <w:delText>: Non-Western Perspectives</w:delText>
        </w:r>
        <w:bookmarkEnd w:id="4851"/>
        <w:bookmarkEnd w:id="4852"/>
        <w:bookmarkEnd w:id="4855"/>
      </w:del>
    </w:p>
    <w:p w14:paraId="48E507E9" w14:textId="77777777" w:rsidR="00764B26" w:rsidRPr="00424939" w:rsidRDefault="00764B26" w:rsidP="00BC7F10">
      <w:pPr>
        <w:spacing w:after="120"/>
        <w:rPr>
          <w:del w:id="4857" w:author="Summer 2023 updates" w:date="2024-07-31T13:42:00Z"/>
          <w:rFonts w:cs="Times New Roman"/>
          <w:color w:val="000000" w:themeColor="text1"/>
        </w:rPr>
      </w:pPr>
      <w:del w:id="4858" w:author="Summer 2023 updates" w:date="2024-07-31T13:42:00Z">
        <w:r w:rsidRPr="00424939">
          <w:rPr>
            <w:rFonts w:cs="Times New Roman"/>
            <w:color w:val="000000" w:themeColor="text1"/>
          </w:rPr>
          <w:delText>The Non-Western Perspectives</w:delText>
        </w:r>
        <w:r w:rsidR="00710E19" w:rsidRPr="00424939">
          <w:rPr>
            <w:rFonts w:cs="Times New Roman"/>
            <w:color w:val="000000" w:themeColor="text1"/>
          </w:rPr>
          <w:delText xml:space="preserve"> (NWP)</w:delText>
        </w:r>
        <w:r w:rsidRPr="00424939">
          <w:rPr>
            <w:rFonts w:cs="Times New Roman"/>
            <w:color w:val="000000" w:themeColor="text1"/>
          </w:rPr>
          <w:delText xml:space="preserve"> group includes courses in which a preponderance of the content analyzes human experience from the perspectives of diverse peoples outside of Western culture. Such cultures often are characterized by values and beliefs different from those of the United States and Western Europe. </w:delText>
        </w:r>
      </w:del>
    </w:p>
    <w:p w14:paraId="156D6165" w14:textId="77777777" w:rsidR="003038E6" w:rsidRPr="00424939" w:rsidRDefault="003038E6" w:rsidP="00DB5E9E">
      <w:pPr>
        <w:tabs>
          <w:tab w:val="left" w:pos="2880"/>
        </w:tabs>
        <w:spacing w:after="0"/>
        <w:rPr>
          <w:del w:id="4859" w:author="Summer 2023 updates" w:date="2024-07-31T13:42:00Z"/>
          <w:rFonts w:cs="Times New Roman"/>
          <w:color w:val="000000" w:themeColor="text1"/>
        </w:rPr>
        <w:sectPr w:rsidR="003038E6" w:rsidRPr="00424939" w:rsidSect="00A707B1">
          <w:type w:val="continuous"/>
          <w:pgSz w:w="12240" w:h="15840"/>
          <w:pgMar w:top="720" w:right="720" w:bottom="1080" w:left="1440" w:header="720" w:footer="720" w:gutter="0"/>
          <w:cols w:space="720"/>
          <w:docGrid w:linePitch="360"/>
        </w:sectPr>
      </w:pPr>
    </w:p>
    <w:p w14:paraId="203E1AD0" w14:textId="77777777" w:rsidR="00900FA3" w:rsidRPr="00424939" w:rsidRDefault="00900FA3" w:rsidP="00A70094">
      <w:pPr>
        <w:pStyle w:val="Style-52"/>
        <w:tabs>
          <w:tab w:val="left" w:pos="10800"/>
        </w:tabs>
        <w:ind w:left="1080" w:hanging="1080"/>
        <w:contextualSpacing/>
        <w:rPr>
          <w:del w:id="4860" w:author="Summer 2023 updates" w:date="2024-07-31T13:42:00Z"/>
          <w:rFonts w:ascii="Garamond" w:hAnsi="Garamond"/>
          <w:color w:val="000000" w:themeColor="text1"/>
          <w:sz w:val="22"/>
          <w:szCs w:val="22"/>
        </w:rPr>
      </w:pPr>
      <w:del w:id="4861" w:author="Summer 2023 updates" w:date="2024-07-31T13:42:00Z">
        <w:r w:rsidRPr="00424939">
          <w:rPr>
            <w:rFonts w:ascii="Garamond" w:hAnsi="Garamond"/>
            <w:color w:val="000000" w:themeColor="text1"/>
            <w:sz w:val="22"/>
            <w:szCs w:val="22"/>
          </w:rPr>
          <w:delText>ANT-116</w:delText>
        </w:r>
        <w:r w:rsidRPr="00424939">
          <w:rPr>
            <w:rFonts w:ascii="Garamond" w:hAnsi="Garamond"/>
            <w:color w:val="000000" w:themeColor="text1"/>
            <w:sz w:val="22"/>
            <w:szCs w:val="22"/>
          </w:rPr>
          <w:tab/>
          <w:delText>Cultural Anthropology</w:delText>
        </w:r>
      </w:del>
    </w:p>
    <w:p w14:paraId="09975D1B" w14:textId="77777777" w:rsidR="00900FA3" w:rsidRPr="00424939" w:rsidRDefault="00900FA3" w:rsidP="00A70094">
      <w:pPr>
        <w:pStyle w:val="Style-52"/>
        <w:tabs>
          <w:tab w:val="left" w:pos="10800"/>
        </w:tabs>
        <w:ind w:left="1080" w:hanging="1080"/>
        <w:contextualSpacing/>
        <w:rPr>
          <w:del w:id="4862" w:author="Summer 2023 updates" w:date="2024-07-31T13:42:00Z"/>
          <w:rFonts w:ascii="Garamond" w:hAnsi="Garamond"/>
          <w:color w:val="000000" w:themeColor="text1"/>
          <w:sz w:val="22"/>
          <w:szCs w:val="22"/>
        </w:rPr>
      </w:pPr>
      <w:del w:id="4863" w:author="Summer 2023 updates" w:date="2024-07-31T13:42:00Z">
        <w:r w:rsidRPr="00424939">
          <w:rPr>
            <w:rFonts w:ascii="Garamond" w:hAnsi="Garamond"/>
            <w:color w:val="000000" w:themeColor="text1"/>
            <w:sz w:val="22"/>
            <w:szCs w:val="22"/>
          </w:rPr>
          <w:delText>ANT-286</w:delText>
        </w:r>
        <w:r w:rsidRPr="00424939">
          <w:rPr>
            <w:rFonts w:ascii="Garamond" w:hAnsi="Garamond"/>
            <w:color w:val="000000" w:themeColor="text1"/>
            <w:sz w:val="22"/>
            <w:szCs w:val="22"/>
          </w:rPr>
          <w:tab/>
          <w:delText>Topics in Anthropology:</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023CB2">
          <w:rPr>
            <w:rFonts w:ascii="Garamond" w:hAnsi="Garamond"/>
            <w:color w:val="000000" w:themeColor="text1"/>
            <w:sz w:val="22"/>
            <w:szCs w:val="22"/>
          </w:rPr>
          <w:delText xml:space="preserve"> </w:delText>
        </w:r>
      </w:del>
    </w:p>
    <w:p w14:paraId="0EDB897D" w14:textId="77777777" w:rsidR="00900FA3" w:rsidRPr="00424939" w:rsidRDefault="00900FA3" w:rsidP="00A70094">
      <w:pPr>
        <w:pStyle w:val="Style-52"/>
        <w:tabs>
          <w:tab w:val="left" w:pos="10800"/>
        </w:tabs>
        <w:ind w:left="1080" w:hanging="1080"/>
        <w:contextualSpacing/>
        <w:rPr>
          <w:del w:id="4864" w:author="Summer 2023 updates" w:date="2024-07-31T13:42:00Z"/>
          <w:rFonts w:ascii="Garamond" w:hAnsi="Garamond"/>
          <w:color w:val="000000" w:themeColor="text1"/>
          <w:sz w:val="22"/>
          <w:szCs w:val="22"/>
        </w:rPr>
      </w:pPr>
      <w:del w:id="4865" w:author="Summer 2023 updates" w:date="2024-07-31T13:42:00Z">
        <w:r w:rsidRPr="00424939">
          <w:rPr>
            <w:rFonts w:ascii="Garamond" w:hAnsi="Garamond"/>
            <w:color w:val="000000" w:themeColor="text1"/>
            <w:sz w:val="22"/>
            <w:szCs w:val="22"/>
          </w:rPr>
          <w:delText>ANT-486</w:delText>
        </w:r>
        <w:r w:rsidRPr="00424939">
          <w:rPr>
            <w:rFonts w:ascii="Garamond" w:hAnsi="Garamond"/>
            <w:color w:val="000000" w:themeColor="text1"/>
            <w:sz w:val="22"/>
            <w:szCs w:val="22"/>
          </w:rPr>
          <w:tab/>
          <w:delText>Advanced Topics in Anthropology:</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A70094">
          <w:rPr>
            <w:rFonts w:ascii="Garamond" w:hAnsi="Garamond"/>
            <w:color w:val="000000" w:themeColor="text1"/>
            <w:sz w:val="22"/>
            <w:szCs w:val="22"/>
          </w:rPr>
          <w:delText xml:space="preserve"> </w:delText>
        </w:r>
        <w:r w:rsidR="00D56737">
          <w:rPr>
            <w:rFonts w:ascii="Garamond" w:hAnsi="Garamond"/>
            <w:color w:val="000000" w:themeColor="text1"/>
            <w:sz w:val="22"/>
            <w:szCs w:val="22"/>
          </w:rPr>
          <w:delText xml:space="preserve">(WE) </w:delText>
        </w:r>
      </w:del>
    </w:p>
    <w:p w14:paraId="17362820" w14:textId="77777777" w:rsidR="00900FA3" w:rsidRDefault="00900FA3" w:rsidP="00A70094">
      <w:pPr>
        <w:pStyle w:val="Style-53"/>
        <w:tabs>
          <w:tab w:val="left" w:pos="10800"/>
        </w:tabs>
        <w:ind w:left="1080" w:hanging="1080"/>
        <w:contextualSpacing/>
        <w:rPr>
          <w:del w:id="4866" w:author="Summer 2023 updates" w:date="2024-07-31T13:42:00Z"/>
          <w:rFonts w:ascii="Garamond" w:hAnsi="Garamond"/>
          <w:color w:val="000000" w:themeColor="text1"/>
          <w:sz w:val="22"/>
          <w:szCs w:val="22"/>
        </w:rPr>
      </w:pPr>
      <w:del w:id="4867" w:author="Summer 2023 updates" w:date="2024-07-31T13:42:00Z">
        <w:r w:rsidRPr="00424939">
          <w:rPr>
            <w:rFonts w:ascii="Garamond" w:hAnsi="Garamond"/>
            <w:color w:val="000000" w:themeColor="text1"/>
            <w:sz w:val="22"/>
            <w:szCs w:val="22"/>
          </w:rPr>
          <w:delText>ARH-106</w:delText>
        </w:r>
        <w:r w:rsidRPr="00424939">
          <w:rPr>
            <w:rFonts w:ascii="Garamond" w:hAnsi="Garamond"/>
            <w:color w:val="000000" w:themeColor="text1"/>
            <w:sz w:val="22"/>
            <w:szCs w:val="22"/>
          </w:rPr>
          <w:tab/>
          <w:delText>World Art</w:delText>
        </w:r>
      </w:del>
    </w:p>
    <w:p w14:paraId="13AE1172" w14:textId="77777777" w:rsidR="00E04EDF" w:rsidRPr="00424939" w:rsidRDefault="00E04EDF" w:rsidP="00A70094">
      <w:pPr>
        <w:pStyle w:val="Style-53"/>
        <w:tabs>
          <w:tab w:val="left" w:pos="10800"/>
        </w:tabs>
        <w:ind w:left="1080" w:hanging="1080"/>
        <w:contextualSpacing/>
        <w:rPr>
          <w:del w:id="4868" w:author="Summer 2023 updates" w:date="2024-07-31T13:42:00Z"/>
          <w:rFonts w:ascii="Garamond" w:hAnsi="Garamond"/>
          <w:color w:val="000000" w:themeColor="text1"/>
          <w:sz w:val="22"/>
          <w:szCs w:val="22"/>
        </w:rPr>
      </w:pPr>
      <w:del w:id="4869" w:author="Summer 2023 updates" w:date="2024-07-31T13:42:00Z">
        <w:r>
          <w:rPr>
            <w:rFonts w:ascii="Garamond" w:hAnsi="Garamond"/>
            <w:color w:val="000000" w:themeColor="text1"/>
            <w:sz w:val="22"/>
            <w:szCs w:val="22"/>
          </w:rPr>
          <w:delText>ARH-296</w:delText>
        </w:r>
        <w:r>
          <w:rPr>
            <w:rFonts w:ascii="Garamond" w:hAnsi="Garamond"/>
            <w:color w:val="000000" w:themeColor="text1"/>
            <w:sz w:val="22"/>
            <w:szCs w:val="22"/>
          </w:rPr>
          <w:tab/>
          <w:delText>Topics in Art History: NWP</w:delText>
        </w:r>
      </w:del>
    </w:p>
    <w:p w14:paraId="17DFF046" w14:textId="77777777" w:rsidR="00900FA3" w:rsidRPr="00424939" w:rsidRDefault="00900FA3" w:rsidP="00A70094">
      <w:pPr>
        <w:pStyle w:val="Style-53"/>
        <w:tabs>
          <w:tab w:val="left" w:pos="10800"/>
        </w:tabs>
        <w:ind w:left="1080" w:hanging="1080"/>
        <w:contextualSpacing/>
        <w:rPr>
          <w:del w:id="4870" w:author="Summer 2023 updates" w:date="2024-07-31T13:42:00Z"/>
          <w:rFonts w:ascii="Garamond" w:hAnsi="Garamond"/>
          <w:color w:val="000000" w:themeColor="text1"/>
          <w:sz w:val="22"/>
          <w:szCs w:val="22"/>
        </w:rPr>
      </w:pPr>
      <w:del w:id="4871" w:author="Summer 2023 updates" w:date="2024-07-31T13:42:00Z">
        <w:r w:rsidRPr="00424939">
          <w:rPr>
            <w:rFonts w:ascii="Garamond" w:hAnsi="Garamond"/>
            <w:color w:val="000000" w:themeColor="text1"/>
            <w:sz w:val="22"/>
            <w:szCs w:val="22"/>
          </w:rPr>
          <w:delText>ASC-106</w:delText>
        </w:r>
        <w:r w:rsidRPr="00424939">
          <w:rPr>
            <w:rFonts w:ascii="Garamond" w:hAnsi="Garamond"/>
            <w:color w:val="000000" w:themeColor="text1"/>
            <w:sz w:val="22"/>
            <w:szCs w:val="22"/>
          </w:rPr>
          <w:tab/>
          <w:delText>May Term</w:delTex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delInstrText xml:space="preserve"> XE "May Term" </w:delInstrText>
        </w:r>
        <w:r w:rsidR="008C196D" w:rsidRPr="00424939">
          <w:rPr>
            <w:rFonts w:ascii="Garamond" w:hAnsi="Garamond"/>
            <w:color w:val="000000" w:themeColor="text1"/>
            <w:sz w:val="22"/>
            <w:szCs w:val="22"/>
          </w:rPr>
          <w:fldChar w:fldCharType="end"/>
        </w:r>
        <w:r w:rsidR="00A70094">
          <w:rPr>
            <w:rFonts w:ascii="Garamond" w:hAnsi="Garamond"/>
            <w:color w:val="000000" w:themeColor="text1"/>
            <w:sz w:val="22"/>
            <w:szCs w:val="22"/>
          </w:rPr>
          <w:delText xml:space="preserve"> in Asia</w:delText>
        </w:r>
      </w:del>
    </w:p>
    <w:p w14:paraId="05116734" w14:textId="77777777" w:rsidR="00900FA3" w:rsidRPr="00424939" w:rsidRDefault="00900FA3" w:rsidP="00A70094">
      <w:pPr>
        <w:pStyle w:val="Style-53"/>
        <w:tabs>
          <w:tab w:val="left" w:pos="10800"/>
        </w:tabs>
        <w:ind w:left="1080" w:hanging="1080"/>
        <w:contextualSpacing/>
        <w:rPr>
          <w:del w:id="4872" w:author="Summer 2023 updates" w:date="2024-07-31T13:42:00Z"/>
          <w:rFonts w:ascii="Garamond" w:hAnsi="Garamond"/>
          <w:color w:val="000000" w:themeColor="text1"/>
          <w:sz w:val="22"/>
          <w:szCs w:val="22"/>
        </w:rPr>
      </w:pPr>
      <w:del w:id="4873" w:author="Summer 2023 updates" w:date="2024-07-31T13:42:00Z">
        <w:r w:rsidRPr="00424939">
          <w:rPr>
            <w:rFonts w:ascii="Garamond" w:hAnsi="Garamond"/>
            <w:color w:val="000000" w:themeColor="text1"/>
            <w:sz w:val="22"/>
            <w:szCs w:val="22"/>
          </w:rPr>
          <w:delText>ASC-176</w:delText>
        </w:r>
        <w:r w:rsidRPr="00424939">
          <w:rPr>
            <w:rFonts w:ascii="Garamond" w:hAnsi="Garamond"/>
            <w:color w:val="000000" w:themeColor="text1"/>
            <w:sz w:val="22"/>
            <w:szCs w:val="22"/>
          </w:rPr>
          <w:tab/>
          <w:delText xml:space="preserve">China and Japan </w:delText>
        </w:r>
      </w:del>
    </w:p>
    <w:p w14:paraId="07B0EB18" w14:textId="77777777" w:rsidR="00900FA3" w:rsidRDefault="00900FA3" w:rsidP="00A70094">
      <w:pPr>
        <w:pStyle w:val="Style-53"/>
        <w:tabs>
          <w:tab w:val="left" w:pos="10800"/>
        </w:tabs>
        <w:ind w:left="1080" w:hanging="1080"/>
        <w:contextualSpacing/>
        <w:rPr>
          <w:del w:id="4874" w:author="Summer 2023 updates" w:date="2024-07-31T13:42:00Z"/>
          <w:rFonts w:ascii="Garamond" w:hAnsi="Garamond"/>
          <w:color w:val="000000" w:themeColor="text1"/>
          <w:sz w:val="22"/>
          <w:szCs w:val="22"/>
        </w:rPr>
      </w:pPr>
      <w:del w:id="4875" w:author="Summer 2023 updates" w:date="2024-07-31T13:42:00Z">
        <w:r w:rsidRPr="00424939">
          <w:rPr>
            <w:rFonts w:ascii="Garamond" w:hAnsi="Garamond"/>
            <w:color w:val="000000" w:themeColor="text1"/>
            <w:sz w:val="22"/>
            <w:szCs w:val="22"/>
          </w:rPr>
          <w:delText>ASC</w:delText>
        </w:r>
        <w:r w:rsidR="00A70094">
          <w:rPr>
            <w:rFonts w:ascii="Garamond" w:hAnsi="Garamond"/>
            <w:color w:val="000000" w:themeColor="text1"/>
            <w:sz w:val="22"/>
            <w:szCs w:val="22"/>
          </w:rPr>
          <w:delText>-186</w:delText>
        </w:r>
        <w:r w:rsidR="00A70094">
          <w:rPr>
            <w:rFonts w:ascii="Garamond" w:hAnsi="Garamond"/>
            <w:color w:val="000000" w:themeColor="text1"/>
            <w:sz w:val="22"/>
            <w:szCs w:val="22"/>
          </w:rPr>
          <w:tab/>
          <w:delText>Modern South Asia</w:delText>
        </w:r>
      </w:del>
    </w:p>
    <w:p w14:paraId="2937A9D9" w14:textId="77777777" w:rsidR="00E04EDF" w:rsidRDefault="00E04EDF" w:rsidP="00A70094">
      <w:pPr>
        <w:pStyle w:val="Style-53"/>
        <w:tabs>
          <w:tab w:val="left" w:pos="10800"/>
        </w:tabs>
        <w:ind w:left="1080" w:hanging="1080"/>
        <w:contextualSpacing/>
        <w:rPr>
          <w:del w:id="4876" w:author="Summer 2023 updates" w:date="2024-07-31T13:42:00Z"/>
          <w:rFonts w:ascii="Garamond" w:hAnsi="Garamond"/>
          <w:color w:val="000000" w:themeColor="text1"/>
          <w:sz w:val="22"/>
          <w:szCs w:val="22"/>
        </w:rPr>
      </w:pPr>
      <w:del w:id="4877" w:author="Summer 2023 updates" w:date="2024-07-31T13:42:00Z">
        <w:r>
          <w:rPr>
            <w:rFonts w:ascii="Garamond" w:hAnsi="Garamond"/>
            <w:color w:val="000000" w:themeColor="text1"/>
            <w:sz w:val="22"/>
            <w:szCs w:val="22"/>
          </w:rPr>
          <w:delText>ASC-196</w:delText>
        </w:r>
        <w:r>
          <w:rPr>
            <w:rFonts w:ascii="Garamond" w:hAnsi="Garamond"/>
            <w:color w:val="000000" w:themeColor="text1"/>
            <w:sz w:val="22"/>
            <w:szCs w:val="22"/>
          </w:rPr>
          <w:tab/>
          <w:delText>Modern South East Asia (Asia Term)</w:delText>
        </w:r>
      </w:del>
    </w:p>
    <w:p w14:paraId="577BB12A" w14:textId="77777777" w:rsidR="00E04EDF" w:rsidRPr="00424939" w:rsidRDefault="00E04EDF" w:rsidP="00A70094">
      <w:pPr>
        <w:pStyle w:val="Style-53"/>
        <w:tabs>
          <w:tab w:val="left" w:pos="10800"/>
        </w:tabs>
        <w:ind w:left="1080" w:hanging="1080"/>
        <w:contextualSpacing/>
        <w:rPr>
          <w:del w:id="4878" w:author="Summer 2023 updates" w:date="2024-07-31T13:42:00Z"/>
          <w:rFonts w:ascii="Garamond" w:hAnsi="Garamond"/>
          <w:color w:val="000000" w:themeColor="text1"/>
          <w:sz w:val="22"/>
          <w:szCs w:val="22"/>
        </w:rPr>
      </w:pPr>
      <w:del w:id="4879" w:author="Summer 2023 updates" w:date="2024-07-31T13:42:00Z">
        <w:r>
          <w:rPr>
            <w:rFonts w:ascii="Garamond" w:hAnsi="Garamond"/>
            <w:color w:val="000000" w:themeColor="text1"/>
            <w:sz w:val="22"/>
            <w:szCs w:val="22"/>
          </w:rPr>
          <w:delText>ASC-216</w:delText>
        </w:r>
        <w:r>
          <w:rPr>
            <w:rFonts w:ascii="Garamond" w:hAnsi="Garamond"/>
            <w:color w:val="000000" w:themeColor="text1"/>
            <w:sz w:val="22"/>
            <w:szCs w:val="22"/>
          </w:rPr>
          <w:tab/>
          <w:delText>History of Modern Korea</w:delText>
        </w:r>
      </w:del>
    </w:p>
    <w:p w14:paraId="3F486F1A" w14:textId="77777777" w:rsidR="00900FA3" w:rsidRPr="00424939" w:rsidRDefault="00900FA3" w:rsidP="00A70094">
      <w:pPr>
        <w:pStyle w:val="Style-53"/>
        <w:tabs>
          <w:tab w:val="left" w:pos="10800"/>
        </w:tabs>
        <w:ind w:left="1080" w:hanging="1080"/>
        <w:contextualSpacing/>
        <w:rPr>
          <w:del w:id="4880" w:author="Summer 2023 updates" w:date="2024-07-31T13:42:00Z"/>
          <w:rFonts w:ascii="Garamond" w:hAnsi="Garamond"/>
          <w:color w:val="000000" w:themeColor="text1"/>
          <w:sz w:val="22"/>
          <w:szCs w:val="22"/>
        </w:rPr>
      </w:pPr>
      <w:del w:id="4881" w:author="Summer 2023 updates" w:date="2024-07-31T13:42:00Z">
        <w:r w:rsidRPr="00424939">
          <w:rPr>
            <w:rFonts w:ascii="Garamond" w:hAnsi="Garamond"/>
            <w:color w:val="000000" w:themeColor="text1"/>
            <w:sz w:val="22"/>
            <w:szCs w:val="22"/>
          </w:rPr>
          <w:delText>BUS-446</w:delText>
        </w:r>
        <w:r w:rsidRPr="00424939">
          <w:rPr>
            <w:rFonts w:ascii="Garamond" w:hAnsi="Garamond"/>
            <w:color w:val="000000" w:themeColor="text1"/>
            <w:sz w:val="22"/>
            <w:szCs w:val="22"/>
          </w:rPr>
          <w:tab/>
          <w:delText>International Business</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"International Business"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Management</w:delText>
        </w:r>
      </w:del>
    </w:p>
    <w:p w14:paraId="58DAFFED" w14:textId="77777777" w:rsidR="00900FA3" w:rsidRPr="00424939" w:rsidRDefault="00900FA3" w:rsidP="00A70094">
      <w:pPr>
        <w:pStyle w:val="Style-52"/>
        <w:tabs>
          <w:tab w:val="left" w:pos="10800"/>
        </w:tabs>
        <w:ind w:left="1080" w:hanging="1080"/>
        <w:contextualSpacing/>
        <w:rPr>
          <w:del w:id="4882" w:author="Summer 2023 updates" w:date="2024-07-31T13:42:00Z"/>
          <w:rFonts w:ascii="Garamond" w:hAnsi="Garamond"/>
          <w:color w:val="000000" w:themeColor="text1"/>
          <w:sz w:val="22"/>
          <w:szCs w:val="22"/>
        </w:rPr>
      </w:pPr>
      <w:del w:id="4883" w:author="Summer 2023 updates" w:date="2024-07-31T13:42:00Z">
        <w:r w:rsidRPr="00424939">
          <w:rPr>
            <w:rFonts w:ascii="Garamond" w:hAnsi="Garamond"/>
            <w:color w:val="000000" w:themeColor="text1"/>
            <w:sz w:val="22"/>
            <w:szCs w:val="22"/>
          </w:rPr>
          <w:delText xml:space="preserve">BUS-466 </w:delText>
        </w:r>
        <w:r w:rsidRPr="00424939">
          <w:rPr>
            <w:rFonts w:ascii="Garamond" w:hAnsi="Garamond"/>
            <w:color w:val="000000" w:themeColor="text1"/>
            <w:sz w:val="22"/>
            <w:szCs w:val="22"/>
          </w:rPr>
          <w:tab/>
          <w:delText>Advanced Topics in Marketing</w:delText>
        </w:r>
        <w:r w:rsidRPr="00AE074A">
          <w:rPr>
            <w:rFonts w:ascii="Garamond" w:hAnsi="Garamond"/>
            <w:color w:val="000000" w:themeColor="text1"/>
            <w:sz w:val="22"/>
            <w:szCs w:val="22"/>
          </w:rPr>
          <w:delText>:</w:delText>
        </w:r>
        <w:r w:rsidR="00631E77" w:rsidRPr="00AE074A">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DD38F2">
          <w:rPr>
            <w:rFonts w:ascii="Garamond" w:hAnsi="Garamond"/>
            <w:color w:val="000000" w:themeColor="text1"/>
            <w:sz w:val="22"/>
            <w:szCs w:val="22"/>
          </w:rPr>
          <w:delText xml:space="preserve"> (WE)</w:delText>
        </w:r>
      </w:del>
    </w:p>
    <w:p w14:paraId="64990BE0" w14:textId="77777777" w:rsidR="00900FA3" w:rsidRPr="00424939" w:rsidRDefault="00A70094" w:rsidP="00A70094">
      <w:pPr>
        <w:pStyle w:val="Style-52"/>
        <w:tabs>
          <w:tab w:val="left" w:pos="10800"/>
        </w:tabs>
        <w:ind w:left="1080" w:hanging="1080"/>
        <w:contextualSpacing/>
        <w:rPr>
          <w:del w:id="4884" w:author="Summer 2023 updates" w:date="2024-07-31T13:42:00Z"/>
          <w:rFonts w:ascii="Garamond" w:hAnsi="Garamond"/>
          <w:color w:val="000000" w:themeColor="text1"/>
          <w:sz w:val="22"/>
          <w:szCs w:val="22"/>
        </w:rPr>
      </w:pPr>
      <w:del w:id="4885" w:author="Summer 2023 updates" w:date="2024-07-31T13:42:00Z">
        <w:r>
          <w:rPr>
            <w:rFonts w:ascii="Garamond" w:hAnsi="Garamond"/>
            <w:color w:val="000000" w:themeColor="text1"/>
            <w:sz w:val="22"/>
            <w:szCs w:val="22"/>
          </w:rPr>
          <w:delText>BUS-476</w:delText>
        </w:r>
        <w:r>
          <w:rPr>
            <w:rFonts w:ascii="Garamond" w:hAnsi="Garamond"/>
            <w:color w:val="000000" w:themeColor="text1"/>
            <w:sz w:val="22"/>
            <w:szCs w:val="22"/>
          </w:rPr>
          <w:tab/>
        </w:r>
        <w:r w:rsidR="00900FA3" w:rsidRPr="00424939">
          <w:rPr>
            <w:rFonts w:ascii="Garamond" w:hAnsi="Garamond"/>
            <w:color w:val="000000" w:themeColor="text1"/>
            <w:sz w:val="22"/>
            <w:szCs w:val="22"/>
          </w:rPr>
          <w:delText>Advanced Topics in Management:</w:delText>
        </w:r>
        <w:r w:rsidR="00631E77"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NWP</w:delText>
        </w:r>
      </w:del>
    </w:p>
    <w:p w14:paraId="5E6975FA" w14:textId="77777777" w:rsidR="00900FA3" w:rsidRPr="00424939" w:rsidRDefault="00900FA3" w:rsidP="00A70094">
      <w:pPr>
        <w:pStyle w:val="Style-53"/>
        <w:tabs>
          <w:tab w:val="left" w:pos="10800"/>
        </w:tabs>
        <w:ind w:left="1080" w:hanging="1080"/>
        <w:contextualSpacing/>
        <w:rPr>
          <w:del w:id="4886" w:author="Summer 2023 updates" w:date="2024-07-31T13:42:00Z"/>
          <w:rFonts w:ascii="Garamond" w:hAnsi="Garamond"/>
          <w:color w:val="000000" w:themeColor="text1"/>
          <w:sz w:val="22"/>
          <w:szCs w:val="22"/>
        </w:rPr>
      </w:pPr>
      <w:del w:id="4887" w:author="Summer 2023 updates" w:date="2024-07-31T13:42:00Z">
        <w:r w:rsidRPr="00424939">
          <w:rPr>
            <w:rFonts w:ascii="Garamond" w:hAnsi="Garamond"/>
            <w:color w:val="000000" w:themeColor="text1"/>
            <w:sz w:val="22"/>
            <w:szCs w:val="22"/>
          </w:rPr>
          <w:delText>COM-236</w:delText>
        </w:r>
        <w:r w:rsidR="00A70094">
          <w:rPr>
            <w:rFonts w:ascii="Garamond" w:hAnsi="Garamond"/>
            <w:color w:val="000000" w:themeColor="text1"/>
            <w:sz w:val="22"/>
            <w:szCs w:val="22"/>
          </w:rPr>
          <w:tab/>
        </w:r>
        <w:r w:rsidRPr="00424939">
          <w:rPr>
            <w:rFonts w:ascii="Garamond" w:hAnsi="Garamond"/>
            <w:color w:val="000000" w:themeColor="text1"/>
            <w:sz w:val="22"/>
            <w:szCs w:val="22"/>
          </w:rPr>
          <w:delText xml:space="preserve">Intercultural Communication </w:delText>
        </w:r>
        <w:r w:rsidR="00BA3F5E">
          <w:rPr>
            <w:rFonts w:ascii="Garamond" w:hAnsi="Garamond"/>
            <w:color w:val="000000" w:themeColor="text1"/>
            <w:sz w:val="22"/>
            <w:szCs w:val="22"/>
          </w:rPr>
          <w:delText>(WE)</w:delText>
        </w:r>
      </w:del>
    </w:p>
    <w:p w14:paraId="0EDFDD5A" w14:textId="77777777" w:rsidR="00900FA3" w:rsidRPr="00424939" w:rsidRDefault="00900FA3" w:rsidP="00A70094">
      <w:pPr>
        <w:pStyle w:val="Style-53"/>
        <w:tabs>
          <w:tab w:val="left" w:pos="10800"/>
        </w:tabs>
        <w:ind w:left="1080" w:hanging="1080"/>
        <w:contextualSpacing/>
        <w:rPr>
          <w:del w:id="4888" w:author="Summer 2023 updates" w:date="2024-07-31T13:42:00Z"/>
          <w:rFonts w:ascii="Garamond" w:hAnsi="Garamond"/>
          <w:color w:val="000000" w:themeColor="text1"/>
          <w:sz w:val="22"/>
          <w:szCs w:val="22"/>
        </w:rPr>
      </w:pPr>
      <w:del w:id="4889" w:author="Summer 2023 updates" w:date="2024-07-31T13:42:00Z">
        <w:r w:rsidRPr="00424939">
          <w:rPr>
            <w:rFonts w:ascii="Garamond" w:hAnsi="Garamond"/>
            <w:color w:val="000000" w:themeColor="text1"/>
            <w:sz w:val="22"/>
            <w:szCs w:val="22"/>
          </w:rPr>
          <w:delText>ECO-336</w:delText>
        </w:r>
        <w:r w:rsidRPr="00424939">
          <w:rPr>
            <w:rFonts w:ascii="Garamond" w:hAnsi="Garamond"/>
            <w:color w:val="000000" w:themeColor="text1"/>
            <w:sz w:val="22"/>
            <w:szCs w:val="22"/>
          </w:rPr>
          <w:tab/>
          <w:delText>Divergent Economic Growth</w:delText>
        </w:r>
      </w:del>
    </w:p>
    <w:p w14:paraId="3D3B7DE4" w14:textId="77777777" w:rsidR="00900FA3" w:rsidRPr="00424939" w:rsidRDefault="00900FA3" w:rsidP="00A70094">
      <w:pPr>
        <w:pStyle w:val="Style-53"/>
        <w:tabs>
          <w:tab w:val="left" w:pos="10800"/>
        </w:tabs>
        <w:ind w:left="1080" w:hanging="1080"/>
        <w:contextualSpacing/>
        <w:rPr>
          <w:del w:id="4890" w:author="Summer 2023 updates" w:date="2024-07-31T13:42:00Z"/>
          <w:rFonts w:ascii="Garamond" w:hAnsi="Garamond"/>
          <w:color w:val="000000" w:themeColor="text1"/>
          <w:sz w:val="22"/>
          <w:szCs w:val="22"/>
        </w:rPr>
      </w:pPr>
      <w:del w:id="4891" w:author="Summer 2023 updates" w:date="2024-07-31T13:42:00Z">
        <w:r w:rsidRPr="00424939">
          <w:rPr>
            <w:rFonts w:ascii="Garamond" w:hAnsi="Garamond"/>
            <w:color w:val="000000" w:themeColor="text1"/>
            <w:sz w:val="22"/>
            <w:szCs w:val="22"/>
          </w:rPr>
          <w:delText>ECO-436</w:delText>
        </w:r>
        <w:r w:rsidRPr="00424939">
          <w:rPr>
            <w:rFonts w:ascii="Garamond" w:hAnsi="Garamond"/>
            <w:color w:val="000000" w:themeColor="text1"/>
            <w:sz w:val="22"/>
            <w:szCs w:val="22"/>
          </w:rPr>
          <w:tab/>
          <w:delText xml:space="preserve">Economic Development </w:delText>
        </w:r>
      </w:del>
    </w:p>
    <w:p w14:paraId="2E597683" w14:textId="77777777" w:rsidR="00900FA3" w:rsidRPr="00424939" w:rsidRDefault="00900FA3" w:rsidP="00A70094">
      <w:pPr>
        <w:pStyle w:val="Style-53"/>
        <w:tabs>
          <w:tab w:val="left" w:pos="10800"/>
        </w:tabs>
        <w:ind w:left="1080" w:hanging="1080"/>
        <w:contextualSpacing/>
        <w:rPr>
          <w:del w:id="4892" w:author="Summer 2023 updates" w:date="2024-07-31T13:42:00Z"/>
          <w:rFonts w:ascii="Garamond" w:hAnsi="Garamond"/>
          <w:color w:val="000000" w:themeColor="text1"/>
          <w:sz w:val="22"/>
          <w:szCs w:val="22"/>
        </w:rPr>
      </w:pPr>
      <w:del w:id="4893" w:author="Summer 2023 updates" w:date="2024-07-31T13:42:00Z">
        <w:r w:rsidRPr="00424939">
          <w:rPr>
            <w:rFonts w:ascii="Garamond" w:hAnsi="Garamond"/>
            <w:color w:val="000000" w:themeColor="text1"/>
            <w:sz w:val="22"/>
            <w:szCs w:val="22"/>
          </w:rPr>
          <w:delText>ECO-446</w:delText>
        </w:r>
        <w:r w:rsidRPr="00424939">
          <w:rPr>
            <w:rFonts w:ascii="Garamond" w:hAnsi="Garamond"/>
            <w:color w:val="000000" w:themeColor="text1"/>
            <w:sz w:val="22"/>
            <w:szCs w:val="22"/>
          </w:rPr>
          <w:tab/>
          <w:delText>International Economics</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"Economics"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w:delText>
        </w:r>
      </w:del>
    </w:p>
    <w:p w14:paraId="39243B89" w14:textId="77777777" w:rsidR="00DC12CB" w:rsidRDefault="00900FA3" w:rsidP="00A70094">
      <w:pPr>
        <w:pStyle w:val="Style-53"/>
        <w:tabs>
          <w:tab w:val="left" w:pos="10800"/>
        </w:tabs>
        <w:ind w:left="1080" w:hanging="1080"/>
        <w:contextualSpacing/>
        <w:rPr>
          <w:del w:id="4894" w:author="Summer 2023 updates" w:date="2024-07-31T13:42:00Z"/>
          <w:rFonts w:ascii="Garamond" w:hAnsi="Garamond"/>
          <w:color w:val="000000" w:themeColor="text1"/>
          <w:sz w:val="22"/>
          <w:szCs w:val="22"/>
        </w:rPr>
      </w:pPr>
      <w:del w:id="4895" w:author="Summer 2023 updates" w:date="2024-07-31T13:42:00Z">
        <w:r w:rsidRPr="00424939">
          <w:rPr>
            <w:rFonts w:ascii="Garamond" w:hAnsi="Garamond"/>
            <w:color w:val="000000" w:themeColor="text1"/>
            <w:sz w:val="22"/>
            <w:szCs w:val="22"/>
          </w:rPr>
          <w:delText>ENG-146</w:delText>
        </w:r>
        <w:r w:rsidRPr="00424939">
          <w:rPr>
            <w:rFonts w:ascii="Garamond" w:hAnsi="Garamond"/>
            <w:color w:val="000000" w:themeColor="text1"/>
            <w:sz w:val="22"/>
            <w:szCs w:val="22"/>
          </w:rPr>
          <w:tab/>
          <w:delText>Introduction to Postcolonial Literature</w:delText>
        </w:r>
      </w:del>
    </w:p>
    <w:p w14:paraId="3E0CB63C" w14:textId="77777777" w:rsidR="00900FA3" w:rsidRPr="00424939" w:rsidRDefault="00DC12CB" w:rsidP="00A70094">
      <w:pPr>
        <w:pStyle w:val="Style-53"/>
        <w:tabs>
          <w:tab w:val="left" w:pos="10800"/>
        </w:tabs>
        <w:ind w:left="1080" w:hanging="1080"/>
        <w:contextualSpacing/>
        <w:rPr>
          <w:del w:id="4896" w:author="Summer 2023 updates" w:date="2024-07-31T13:42:00Z"/>
          <w:rFonts w:ascii="Garamond" w:hAnsi="Garamond"/>
          <w:color w:val="000000" w:themeColor="text1"/>
          <w:sz w:val="22"/>
          <w:szCs w:val="22"/>
        </w:rPr>
      </w:pPr>
      <w:del w:id="4897" w:author="Summer 2023 updates" w:date="2024-07-31T13:42:00Z">
        <w:r>
          <w:rPr>
            <w:rFonts w:ascii="Garamond" w:hAnsi="Garamond"/>
            <w:color w:val="000000" w:themeColor="text1"/>
            <w:sz w:val="22"/>
            <w:szCs w:val="22"/>
          </w:rPr>
          <w:tab/>
          <w:delText>(WE)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del>
    </w:p>
    <w:p w14:paraId="08B7EFDF" w14:textId="77777777" w:rsidR="00900FA3" w:rsidRPr="00424939" w:rsidRDefault="00900FA3" w:rsidP="00A70094">
      <w:pPr>
        <w:pStyle w:val="Style-53"/>
        <w:tabs>
          <w:tab w:val="left" w:pos="10800"/>
        </w:tabs>
        <w:ind w:left="1080" w:hanging="1080"/>
        <w:contextualSpacing/>
        <w:rPr>
          <w:del w:id="4898" w:author="Summer 2023 updates" w:date="2024-07-31T13:42:00Z"/>
          <w:rFonts w:ascii="Garamond" w:hAnsi="Garamond"/>
          <w:color w:val="000000" w:themeColor="text1"/>
          <w:sz w:val="22"/>
          <w:szCs w:val="22"/>
        </w:rPr>
      </w:pPr>
      <w:del w:id="4899" w:author="Summer 2023 updates" w:date="2024-07-31T13:42:00Z">
        <w:r w:rsidRPr="00424939">
          <w:rPr>
            <w:rFonts w:ascii="Garamond" w:hAnsi="Garamond"/>
            <w:color w:val="000000" w:themeColor="text1"/>
            <w:sz w:val="22"/>
            <w:szCs w:val="22"/>
          </w:rPr>
          <w:delText>ENG-206</w:delText>
        </w:r>
        <w:r w:rsidRPr="00424939">
          <w:rPr>
            <w:rFonts w:ascii="Garamond" w:hAnsi="Garamond"/>
            <w:color w:val="000000" w:themeColor="text1"/>
            <w:sz w:val="22"/>
            <w:szCs w:val="22"/>
          </w:rPr>
          <w:tab/>
          <w:delText>Gender and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DC12CB">
          <w:rPr>
            <w:rFonts w:ascii="Garamond" w:hAnsi="Garamond"/>
            <w:color w:val="000000" w:themeColor="text1"/>
            <w:sz w:val="22"/>
            <w:szCs w:val="22"/>
          </w:rPr>
          <w:delText xml:space="preserve"> (WE)</w:delText>
        </w:r>
      </w:del>
    </w:p>
    <w:p w14:paraId="1379E9D9" w14:textId="77777777" w:rsidR="00900FA3" w:rsidRPr="00424939" w:rsidRDefault="00A70094" w:rsidP="00A70094">
      <w:pPr>
        <w:pStyle w:val="Style-53"/>
        <w:tabs>
          <w:tab w:val="left" w:pos="10800"/>
        </w:tabs>
        <w:ind w:left="1080" w:hanging="1080"/>
        <w:contextualSpacing/>
        <w:rPr>
          <w:del w:id="4900" w:author="Summer 2023 updates" w:date="2024-07-31T13:42:00Z"/>
          <w:rFonts w:ascii="Garamond" w:hAnsi="Garamond"/>
          <w:color w:val="000000" w:themeColor="text1"/>
          <w:sz w:val="22"/>
          <w:szCs w:val="22"/>
        </w:rPr>
      </w:pPr>
      <w:del w:id="4901" w:author="Summer 2023 updates" w:date="2024-07-31T13:42:00Z">
        <w:r>
          <w:rPr>
            <w:rFonts w:ascii="Garamond" w:hAnsi="Garamond"/>
            <w:color w:val="000000" w:themeColor="text1"/>
            <w:sz w:val="22"/>
            <w:szCs w:val="22"/>
          </w:rPr>
          <w:delText>FRE-146</w:delText>
        </w:r>
        <w:r w:rsidR="00900FA3" w:rsidRPr="00424939">
          <w:rPr>
            <w:rFonts w:ascii="Garamond" w:hAnsi="Garamond"/>
            <w:color w:val="000000" w:themeColor="text1"/>
            <w:sz w:val="22"/>
            <w:szCs w:val="22"/>
          </w:rPr>
          <w:tab/>
        </w:r>
        <w:r w:rsidR="00E04EDF">
          <w:rPr>
            <w:rFonts w:ascii="Garamond" w:hAnsi="Garamond"/>
            <w:color w:val="000000" w:themeColor="text1"/>
            <w:sz w:val="22"/>
            <w:szCs w:val="22"/>
          </w:rPr>
          <w:delText>French &amp; Francophone Literature in Translation: NWP</w:delText>
        </w:r>
      </w:del>
    </w:p>
    <w:p w14:paraId="470CE746" w14:textId="77777777" w:rsidR="00900FA3" w:rsidRPr="00424939" w:rsidRDefault="00900FA3" w:rsidP="00DD38F2">
      <w:pPr>
        <w:pStyle w:val="Style-53"/>
        <w:tabs>
          <w:tab w:val="left" w:pos="10800"/>
        </w:tabs>
        <w:ind w:left="1080" w:hanging="1080"/>
        <w:contextualSpacing/>
        <w:rPr>
          <w:del w:id="4902" w:author="Summer 2023 updates" w:date="2024-07-31T13:42:00Z"/>
          <w:rFonts w:ascii="Garamond" w:hAnsi="Garamond"/>
          <w:color w:val="000000" w:themeColor="text1"/>
          <w:sz w:val="22"/>
          <w:szCs w:val="22"/>
        </w:rPr>
      </w:pPr>
      <w:del w:id="4903" w:author="Summer 2023 updates" w:date="2024-07-31T13:42:00Z">
        <w:r w:rsidRPr="00424939">
          <w:rPr>
            <w:rFonts w:ascii="Garamond" w:hAnsi="Garamond"/>
            <w:color w:val="000000" w:themeColor="text1"/>
            <w:sz w:val="22"/>
            <w:szCs w:val="22"/>
          </w:rPr>
          <w:delText>FRE-446</w:delText>
        </w:r>
        <w:r w:rsidRPr="00424939">
          <w:rPr>
            <w:rFonts w:ascii="Garamond" w:hAnsi="Garamond"/>
            <w:color w:val="000000" w:themeColor="text1"/>
            <w:sz w:val="22"/>
            <w:szCs w:val="22"/>
          </w:rPr>
          <w:tab/>
          <w:delText>Colonial and Multicultural Narratives</w:delText>
        </w:r>
        <w:r w:rsidR="00DD38F2">
          <w:rPr>
            <w:rFonts w:ascii="Garamond" w:hAnsi="Garamond"/>
            <w:color w:val="000000" w:themeColor="text1"/>
            <w:sz w:val="22"/>
            <w:szCs w:val="22"/>
          </w:rPr>
          <w:delText xml:space="preserve"> </w:delText>
        </w:r>
        <w:r w:rsidR="00D11DE2">
          <w:rPr>
            <w:rFonts w:ascii="Garamond" w:hAnsi="Garamond"/>
            <w:color w:val="000000" w:themeColor="text1"/>
            <w:sz w:val="22"/>
            <w:szCs w:val="22"/>
          </w:rPr>
          <w:delText>(WE)</w:delText>
        </w:r>
      </w:del>
    </w:p>
    <w:p w14:paraId="5511402B" w14:textId="77777777" w:rsidR="00900FA3" w:rsidRPr="00424939" w:rsidRDefault="00900FA3" w:rsidP="00A70094">
      <w:pPr>
        <w:pStyle w:val="Style-53"/>
        <w:tabs>
          <w:tab w:val="left" w:pos="10800"/>
        </w:tabs>
        <w:ind w:left="1080" w:hanging="1080"/>
        <w:contextualSpacing/>
        <w:rPr>
          <w:del w:id="4904" w:author="Summer 2023 updates" w:date="2024-07-31T13:42:00Z"/>
          <w:rFonts w:ascii="Garamond" w:hAnsi="Garamond"/>
          <w:color w:val="000000" w:themeColor="text1"/>
          <w:sz w:val="22"/>
          <w:szCs w:val="22"/>
        </w:rPr>
      </w:pPr>
      <w:del w:id="4905" w:author="Summer 2023 updates" w:date="2024-07-31T13:42:00Z">
        <w:r w:rsidRPr="00424939">
          <w:rPr>
            <w:rFonts w:ascii="Garamond" w:hAnsi="Garamond"/>
            <w:color w:val="000000" w:themeColor="text1"/>
            <w:sz w:val="22"/>
            <w:szCs w:val="22"/>
          </w:rPr>
          <w:delText>FSA-146</w:delText>
        </w:r>
        <w:r w:rsidRPr="00424939">
          <w:rPr>
            <w:rFonts w:ascii="Garamond" w:hAnsi="Garamond"/>
            <w:color w:val="000000" w:themeColor="text1"/>
            <w:sz w:val="22"/>
            <w:szCs w:val="22"/>
          </w:rPr>
          <w:tab/>
          <w:delText>Turkey: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00DD38F2">
          <w:rPr>
            <w:rFonts w:ascii="Garamond" w:hAnsi="Garamond"/>
            <w:color w:val="000000" w:themeColor="text1"/>
            <w:sz w:val="22"/>
            <w:szCs w:val="22"/>
          </w:rPr>
          <w:delText xml:space="preserve"> and Culture</w:delText>
        </w:r>
      </w:del>
    </w:p>
    <w:p w14:paraId="11D7A65D" w14:textId="77777777" w:rsidR="00900FA3" w:rsidRPr="00424939" w:rsidRDefault="00900FA3" w:rsidP="00A70094">
      <w:pPr>
        <w:pStyle w:val="Style-53"/>
        <w:tabs>
          <w:tab w:val="left" w:pos="10800"/>
        </w:tabs>
        <w:ind w:left="1080" w:hanging="1080"/>
        <w:contextualSpacing/>
        <w:rPr>
          <w:del w:id="4906" w:author="Summer 2023 updates" w:date="2024-07-31T13:42:00Z"/>
          <w:rFonts w:ascii="Garamond" w:hAnsi="Garamond"/>
          <w:color w:val="000000" w:themeColor="text1"/>
          <w:sz w:val="22"/>
          <w:szCs w:val="22"/>
        </w:rPr>
      </w:pPr>
      <w:del w:id="4907" w:author="Summer 2023 updates" w:date="2024-07-31T13:42:00Z">
        <w:r w:rsidRPr="00424939">
          <w:rPr>
            <w:rFonts w:ascii="Garamond" w:hAnsi="Garamond"/>
            <w:color w:val="000000" w:themeColor="text1"/>
            <w:sz w:val="22"/>
            <w:szCs w:val="22"/>
          </w:rPr>
          <w:delText>GS-136</w:delText>
        </w:r>
        <w:r w:rsidRPr="00424939">
          <w:rPr>
            <w:rFonts w:ascii="Garamond" w:hAnsi="Garamond"/>
            <w:color w:val="000000" w:themeColor="text1"/>
            <w:sz w:val="22"/>
            <w:szCs w:val="22"/>
          </w:rPr>
          <w:tab/>
        </w:r>
        <w:r w:rsidR="00DD38F2">
          <w:rPr>
            <w:rFonts w:ascii="Garamond" w:hAnsi="Garamond"/>
            <w:color w:val="000000" w:themeColor="text1"/>
            <w:sz w:val="22"/>
            <w:szCs w:val="22"/>
          </w:rPr>
          <w:delText>Gender in the Non-Western World</w:delText>
        </w:r>
      </w:del>
    </w:p>
    <w:p w14:paraId="1915F11D" w14:textId="77777777" w:rsidR="00900FA3" w:rsidRDefault="00A70094" w:rsidP="00A70094">
      <w:pPr>
        <w:pStyle w:val="Style-53"/>
        <w:tabs>
          <w:tab w:val="left" w:pos="10800"/>
        </w:tabs>
        <w:ind w:left="1080" w:hanging="1080"/>
        <w:contextualSpacing/>
        <w:rPr>
          <w:del w:id="4908" w:author="Summer 2023 updates" w:date="2024-07-31T13:42:00Z"/>
          <w:rFonts w:ascii="Garamond" w:hAnsi="Garamond"/>
          <w:color w:val="000000" w:themeColor="text1"/>
          <w:sz w:val="22"/>
          <w:szCs w:val="22"/>
        </w:rPr>
      </w:pPr>
      <w:del w:id="4909" w:author="Summer 2023 updates" w:date="2024-07-31T13:42:00Z">
        <w:r>
          <w:rPr>
            <w:rFonts w:ascii="Garamond" w:hAnsi="Garamond"/>
            <w:color w:val="000000" w:themeColor="text1"/>
            <w:sz w:val="22"/>
            <w:szCs w:val="22"/>
          </w:rPr>
          <w:delText>HIS-136</w:delText>
        </w:r>
        <w:r w:rsidR="00DD38F2">
          <w:rPr>
            <w:rFonts w:ascii="Garamond" w:hAnsi="Garamond"/>
            <w:color w:val="000000" w:themeColor="text1"/>
            <w:sz w:val="22"/>
            <w:szCs w:val="22"/>
          </w:rPr>
          <w:tab/>
          <w:delText>East Asian Civilization</w:delText>
        </w:r>
      </w:del>
    </w:p>
    <w:p w14:paraId="79CFA944" w14:textId="77777777" w:rsidR="00912D3B" w:rsidRPr="00424939" w:rsidRDefault="00912D3B" w:rsidP="00A70094">
      <w:pPr>
        <w:pStyle w:val="Style-53"/>
        <w:tabs>
          <w:tab w:val="left" w:pos="10800"/>
        </w:tabs>
        <w:ind w:left="1080" w:hanging="1080"/>
        <w:contextualSpacing/>
        <w:rPr>
          <w:del w:id="4910" w:author="Summer 2023 updates" w:date="2024-07-31T13:42:00Z"/>
          <w:rFonts w:ascii="Garamond" w:hAnsi="Garamond"/>
          <w:color w:val="000000" w:themeColor="text1"/>
          <w:sz w:val="22"/>
          <w:szCs w:val="22"/>
        </w:rPr>
      </w:pPr>
      <w:del w:id="4911" w:author="Summer 2023 updates" w:date="2024-07-31T13:42:00Z">
        <w:r>
          <w:rPr>
            <w:rFonts w:ascii="Garamond" w:hAnsi="Garamond"/>
            <w:color w:val="000000" w:themeColor="text1"/>
            <w:sz w:val="22"/>
            <w:szCs w:val="22"/>
          </w:rPr>
          <w:delText>HIS-216</w:delText>
        </w:r>
        <w:r>
          <w:rPr>
            <w:rFonts w:ascii="Garamond" w:hAnsi="Garamond"/>
            <w:color w:val="000000" w:themeColor="text1"/>
            <w:sz w:val="22"/>
            <w:szCs w:val="22"/>
          </w:rPr>
          <w:tab/>
          <w:delText>History of Modern Korea (WE)</w:delText>
        </w:r>
      </w:del>
    </w:p>
    <w:p w14:paraId="2E9D9DB3" w14:textId="77777777" w:rsidR="00900FA3" w:rsidRPr="00424939" w:rsidRDefault="00A70094" w:rsidP="00A70094">
      <w:pPr>
        <w:pStyle w:val="Style-53"/>
        <w:tabs>
          <w:tab w:val="left" w:pos="10800"/>
        </w:tabs>
        <w:ind w:left="1080" w:hanging="1080"/>
        <w:contextualSpacing/>
        <w:rPr>
          <w:del w:id="4912" w:author="Summer 2023 updates" w:date="2024-07-31T13:42:00Z"/>
          <w:rFonts w:ascii="Garamond" w:hAnsi="Garamond"/>
          <w:color w:val="000000" w:themeColor="text1"/>
          <w:sz w:val="22"/>
          <w:szCs w:val="22"/>
        </w:rPr>
      </w:pPr>
      <w:del w:id="4913" w:author="Summer 2023 updates" w:date="2024-07-31T13:42:00Z">
        <w:r>
          <w:rPr>
            <w:rFonts w:ascii="Garamond" w:hAnsi="Garamond"/>
            <w:color w:val="000000" w:themeColor="text1"/>
            <w:sz w:val="22"/>
            <w:szCs w:val="22"/>
          </w:rPr>
          <w:delText>HIS-246</w:delText>
        </w:r>
        <w:r w:rsidR="00900FA3" w:rsidRPr="00424939">
          <w:rPr>
            <w:rFonts w:ascii="Garamond" w:hAnsi="Garamond"/>
            <w:color w:val="000000" w:themeColor="text1"/>
            <w:sz w:val="22"/>
            <w:szCs w:val="22"/>
          </w:rPr>
          <w:tab/>
          <w:delText>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of Modern China </w:delText>
        </w:r>
        <w:r w:rsidR="000F726F">
          <w:rPr>
            <w:rFonts w:ascii="Garamond" w:hAnsi="Garamond"/>
            <w:color w:val="000000" w:themeColor="text1"/>
            <w:sz w:val="22"/>
            <w:szCs w:val="22"/>
          </w:rPr>
          <w:delText>(WE)</w:delText>
        </w:r>
      </w:del>
    </w:p>
    <w:p w14:paraId="6FB7A993" w14:textId="77777777" w:rsidR="00900FA3" w:rsidRDefault="00A70094" w:rsidP="00A70094">
      <w:pPr>
        <w:pStyle w:val="Style-53"/>
        <w:tabs>
          <w:tab w:val="left" w:pos="10800"/>
        </w:tabs>
        <w:ind w:left="1080" w:hanging="1080"/>
        <w:contextualSpacing/>
        <w:rPr>
          <w:del w:id="4914" w:author="Summer 2023 updates" w:date="2024-07-31T13:42:00Z"/>
          <w:rFonts w:ascii="Garamond" w:hAnsi="Garamond"/>
          <w:color w:val="000000" w:themeColor="text1"/>
          <w:sz w:val="22"/>
          <w:szCs w:val="22"/>
        </w:rPr>
      </w:pPr>
      <w:del w:id="4915" w:author="Summer 2023 updates" w:date="2024-07-31T13:42:00Z">
        <w:r>
          <w:rPr>
            <w:rFonts w:ascii="Garamond" w:hAnsi="Garamond"/>
            <w:color w:val="000000" w:themeColor="text1"/>
            <w:sz w:val="22"/>
            <w:szCs w:val="22"/>
          </w:rPr>
          <w:delText>HIS-256</w:delText>
        </w:r>
        <w:r w:rsidR="00900FA3" w:rsidRPr="00424939">
          <w:rPr>
            <w:rFonts w:ascii="Garamond" w:hAnsi="Garamond"/>
            <w:color w:val="000000" w:themeColor="text1"/>
            <w:sz w:val="22"/>
            <w:szCs w:val="22"/>
          </w:rPr>
          <w:tab/>
          <w:delText>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of Modern Japan </w:delText>
        </w:r>
        <w:r w:rsidR="000F726F">
          <w:rPr>
            <w:rFonts w:ascii="Garamond" w:hAnsi="Garamond"/>
            <w:color w:val="000000" w:themeColor="text1"/>
            <w:sz w:val="22"/>
            <w:szCs w:val="22"/>
          </w:rPr>
          <w:delText>(WE)</w:delText>
        </w:r>
      </w:del>
    </w:p>
    <w:p w14:paraId="73F16C87" w14:textId="77777777" w:rsidR="007B3B51" w:rsidRPr="007B3B51" w:rsidRDefault="00A70094" w:rsidP="00A70094">
      <w:pPr>
        <w:pStyle w:val="Style-53"/>
        <w:tabs>
          <w:tab w:val="left" w:pos="10800"/>
        </w:tabs>
        <w:ind w:left="1080" w:hanging="1080"/>
        <w:contextualSpacing/>
        <w:rPr>
          <w:del w:id="4916" w:author="Summer 2023 updates" w:date="2024-07-31T13:42:00Z"/>
          <w:rFonts w:ascii="Garamond" w:hAnsi="Garamond"/>
          <w:color w:val="000000" w:themeColor="text1"/>
          <w:sz w:val="22"/>
          <w:szCs w:val="22"/>
        </w:rPr>
      </w:pPr>
      <w:del w:id="4917" w:author="Summer 2023 updates" w:date="2024-07-31T13:42:00Z">
        <w:r>
          <w:rPr>
            <w:rFonts w:ascii="Garamond" w:hAnsi="Garamond"/>
            <w:color w:val="000000" w:themeColor="text1"/>
            <w:sz w:val="22"/>
            <w:szCs w:val="22"/>
          </w:rPr>
          <w:delText>HIS-276</w:delText>
        </w:r>
        <w:r>
          <w:rPr>
            <w:rFonts w:ascii="Garamond" w:hAnsi="Garamond"/>
            <w:color w:val="000000" w:themeColor="text1"/>
            <w:sz w:val="22"/>
            <w:szCs w:val="22"/>
          </w:rPr>
          <w:tab/>
        </w:r>
        <w:r w:rsidR="007B3B51" w:rsidRPr="007B3B51">
          <w:rPr>
            <w:rFonts w:ascii="Garamond" w:hAnsi="Garamond" w:cs="ArialMT"/>
            <w:sz w:val="22"/>
            <w:szCs w:val="22"/>
          </w:rPr>
          <w:delText>The “Discovery” of America: Clash of Cultures and Alterities (WE)</w:delText>
        </w:r>
      </w:del>
    </w:p>
    <w:p w14:paraId="0FDD6843" w14:textId="77777777" w:rsidR="00900FA3" w:rsidRDefault="00A70094" w:rsidP="00A70094">
      <w:pPr>
        <w:pStyle w:val="Style-53"/>
        <w:tabs>
          <w:tab w:val="left" w:pos="10800"/>
        </w:tabs>
        <w:ind w:left="1080" w:hanging="1080"/>
        <w:contextualSpacing/>
        <w:rPr>
          <w:del w:id="4918" w:author="Summer 2023 updates" w:date="2024-07-31T13:42:00Z"/>
          <w:rFonts w:ascii="Garamond" w:hAnsi="Garamond"/>
          <w:color w:val="000000" w:themeColor="text1"/>
          <w:sz w:val="22"/>
          <w:szCs w:val="22"/>
        </w:rPr>
      </w:pPr>
      <w:del w:id="4919" w:author="Summer 2023 updates" w:date="2024-07-31T13:42:00Z">
        <w:r>
          <w:rPr>
            <w:rFonts w:ascii="Garamond" w:hAnsi="Garamond"/>
            <w:color w:val="000000" w:themeColor="text1"/>
            <w:sz w:val="22"/>
            <w:szCs w:val="22"/>
          </w:rPr>
          <w:delText>HIS-286</w:delText>
        </w:r>
        <w:r w:rsidR="00900FA3" w:rsidRPr="00424939">
          <w:rPr>
            <w:rFonts w:ascii="Garamond" w:hAnsi="Garamond"/>
            <w:color w:val="000000" w:themeColor="text1"/>
            <w:sz w:val="22"/>
            <w:szCs w:val="22"/>
          </w:rPr>
          <w:tab/>
          <w:delText>Modern Middle East</w:delText>
        </w:r>
        <w:r w:rsidR="000F726F">
          <w:rPr>
            <w:rFonts w:ascii="Garamond" w:hAnsi="Garamond"/>
            <w:color w:val="000000" w:themeColor="text1"/>
            <w:sz w:val="22"/>
            <w:szCs w:val="22"/>
          </w:rPr>
          <w:delText xml:space="preserve"> (WE)</w:delText>
        </w:r>
      </w:del>
    </w:p>
    <w:p w14:paraId="3BF59780" w14:textId="77777777" w:rsidR="00E96B76" w:rsidRPr="00E96B76" w:rsidRDefault="00E96B76" w:rsidP="00A70094">
      <w:pPr>
        <w:tabs>
          <w:tab w:val="left" w:pos="1170"/>
        </w:tabs>
        <w:ind w:left="1080" w:hanging="1080"/>
        <w:rPr>
          <w:del w:id="4920" w:author="Summer 2023 updates" w:date="2024-07-31T13:42:00Z"/>
          <w:rFonts w:cs="Times New Roman"/>
          <w:color w:val="000000" w:themeColor="text1"/>
        </w:rPr>
      </w:pPr>
      <w:del w:id="4921" w:author="Summer 2023 updates" w:date="2024-07-31T13:42:00Z">
        <w:r>
          <w:rPr>
            <w:color w:val="000000" w:themeColor="text1"/>
          </w:rPr>
          <w:delText>HIS-306</w:delText>
        </w:r>
        <w:r>
          <w:rPr>
            <w:color w:val="000000" w:themeColor="text1"/>
          </w:rPr>
          <w:tab/>
        </w:r>
        <w:r w:rsidRPr="00E96B76">
          <w:rPr>
            <w:rFonts w:cs="Times New Roman"/>
            <w:color w:val="000000" w:themeColor="text1"/>
          </w:rPr>
          <w:delText>Revolution, Social Struggle, and Testimonio in Latin America 20</w:delText>
        </w:r>
        <w:r w:rsidRPr="00E96B76">
          <w:rPr>
            <w:rFonts w:cs="Times New Roman"/>
            <w:color w:val="000000" w:themeColor="text1"/>
            <w:vertAlign w:val="superscript"/>
          </w:rPr>
          <w:delText>th</w:delText>
        </w:r>
        <w:r w:rsidRPr="00E96B76">
          <w:rPr>
            <w:rFonts w:cs="Times New Roman"/>
            <w:color w:val="000000" w:themeColor="text1"/>
          </w:rPr>
          <w:delText xml:space="preserve"> Century (WE)</w:delText>
        </w:r>
      </w:del>
    </w:p>
    <w:p w14:paraId="57C1D613" w14:textId="77777777" w:rsidR="00A642D1" w:rsidRPr="00424939" w:rsidRDefault="00900FA3" w:rsidP="00A70094">
      <w:pPr>
        <w:pStyle w:val="Style-53"/>
        <w:tabs>
          <w:tab w:val="left" w:pos="10800"/>
        </w:tabs>
        <w:ind w:left="1080" w:hanging="1080"/>
        <w:contextualSpacing/>
        <w:rPr>
          <w:del w:id="4922" w:author="Summer 2023 updates" w:date="2024-07-31T13:42:00Z"/>
          <w:rFonts w:ascii="Garamond" w:hAnsi="Garamond"/>
          <w:color w:val="000000" w:themeColor="text1"/>
          <w:sz w:val="22"/>
          <w:szCs w:val="22"/>
        </w:rPr>
      </w:pPr>
      <w:del w:id="4923" w:author="Summer 2023 updates" w:date="2024-07-31T13:42:00Z">
        <w:r w:rsidRPr="00424939">
          <w:rPr>
            <w:rFonts w:ascii="Garamond" w:hAnsi="Garamond"/>
            <w:color w:val="000000" w:themeColor="text1"/>
            <w:sz w:val="22"/>
            <w:szCs w:val="22"/>
          </w:rPr>
          <w:delText>HIS-316</w:delText>
        </w:r>
        <w:r w:rsidRPr="00424939">
          <w:rPr>
            <w:rFonts w:ascii="Garamond" w:hAnsi="Garamond"/>
            <w:color w:val="000000" w:themeColor="text1"/>
            <w:sz w:val="22"/>
            <w:szCs w:val="22"/>
          </w:rPr>
          <w:tab/>
          <w:delText>Topics in History</w:delText>
        </w:r>
        <w:r w:rsidR="00B8454E" w:rsidRPr="00424939">
          <w:rPr>
            <w:rFonts w:ascii="Garamond" w:hAnsi="Garamond"/>
            <w:color w:val="000000" w:themeColor="text1"/>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rPr>
          <w:fldChar w:fldCharType="end"/>
        </w:r>
        <w:r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0F726F">
          <w:rPr>
            <w:rFonts w:ascii="Garamond" w:hAnsi="Garamond"/>
            <w:color w:val="000000" w:themeColor="text1"/>
            <w:sz w:val="22"/>
            <w:szCs w:val="22"/>
          </w:rPr>
          <w:delText xml:space="preserve"> (WE)</w:delText>
        </w:r>
      </w:del>
    </w:p>
    <w:p w14:paraId="423E892B" w14:textId="77777777" w:rsidR="00900FA3" w:rsidRPr="00424939" w:rsidRDefault="00900FA3" w:rsidP="00A70094">
      <w:pPr>
        <w:pStyle w:val="Style-53"/>
        <w:tabs>
          <w:tab w:val="left" w:pos="10800"/>
        </w:tabs>
        <w:ind w:left="1080" w:hanging="1080"/>
        <w:contextualSpacing/>
        <w:rPr>
          <w:del w:id="4924" w:author="Summer 2023 updates" w:date="2024-07-31T13:42:00Z"/>
          <w:rFonts w:ascii="Garamond" w:hAnsi="Garamond"/>
          <w:color w:val="000000" w:themeColor="text1"/>
          <w:sz w:val="22"/>
          <w:szCs w:val="22"/>
        </w:rPr>
      </w:pPr>
      <w:del w:id="4925" w:author="Summer 2023 updates" w:date="2024-07-31T13:42:00Z">
        <w:r w:rsidRPr="00424939">
          <w:rPr>
            <w:rFonts w:ascii="Garamond" w:hAnsi="Garamond"/>
            <w:color w:val="000000" w:themeColor="text1"/>
            <w:sz w:val="22"/>
            <w:szCs w:val="22"/>
          </w:rPr>
          <w:delText>HIS-466</w:delText>
        </w:r>
        <w:r w:rsidRPr="00424939">
          <w:rPr>
            <w:rFonts w:ascii="Garamond" w:hAnsi="Garamond"/>
            <w:color w:val="000000" w:themeColor="text1"/>
            <w:sz w:val="22"/>
            <w:szCs w:val="22"/>
          </w:rPr>
          <w:tab/>
          <w:delText>Seminar in Modern East Asian History</w:delText>
        </w:r>
        <w:r w:rsidR="00A70094">
          <w:rPr>
            <w:rFonts w:ascii="Garamond" w:hAnsi="Garamond"/>
            <w:color w:val="000000" w:themeColor="text1"/>
            <w:sz w:val="22"/>
            <w:szCs w:val="22"/>
          </w:rPr>
          <w:delText xml:space="preserve"> </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000F726F">
          <w:rPr>
            <w:rFonts w:ascii="Garamond" w:hAnsi="Garamond"/>
            <w:color w:val="000000" w:themeColor="text1"/>
            <w:sz w:val="22"/>
            <w:szCs w:val="22"/>
          </w:rPr>
          <w:delText>(WE)</w:delText>
        </w:r>
      </w:del>
    </w:p>
    <w:p w14:paraId="74211088" w14:textId="77777777" w:rsidR="00900FA3" w:rsidRPr="00424939" w:rsidRDefault="00900FA3" w:rsidP="00A70094">
      <w:pPr>
        <w:pStyle w:val="Style-53"/>
        <w:tabs>
          <w:tab w:val="left" w:pos="10800"/>
        </w:tabs>
        <w:ind w:left="1080" w:hanging="1080"/>
        <w:contextualSpacing/>
        <w:rPr>
          <w:del w:id="4926" w:author="Summer 2023 updates" w:date="2024-07-31T13:42:00Z"/>
          <w:rFonts w:ascii="Garamond" w:hAnsi="Garamond"/>
          <w:color w:val="000000" w:themeColor="text1"/>
          <w:sz w:val="22"/>
          <w:szCs w:val="22"/>
        </w:rPr>
      </w:pPr>
      <w:del w:id="4927" w:author="Summer 2023 updates" w:date="2024-07-31T13:42:00Z">
        <w:r w:rsidRPr="00424939">
          <w:rPr>
            <w:rFonts w:ascii="Garamond" w:hAnsi="Garamond"/>
            <w:color w:val="000000" w:themeColor="text1"/>
            <w:sz w:val="22"/>
            <w:szCs w:val="22"/>
          </w:rPr>
          <w:delText>IS-116</w:delText>
        </w:r>
        <w:r w:rsidRPr="00424939">
          <w:rPr>
            <w:rFonts w:ascii="Garamond" w:hAnsi="Garamond"/>
            <w:color w:val="000000" w:themeColor="text1"/>
            <w:sz w:val="22"/>
            <w:szCs w:val="22"/>
          </w:rPr>
          <w:tab/>
          <w:delText>Introduction to International Studies</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"International Studies" </w:delInstrText>
        </w:r>
        <w:r w:rsidR="009F4511" w:rsidRPr="00424939">
          <w:rPr>
            <w:rFonts w:ascii="Garamond" w:hAnsi="Garamond"/>
            <w:color w:val="000000" w:themeColor="text1"/>
            <w:sz w:val="22"/>
            <w:szCs w:val="22"/>
          </w:rPr>
          <w:fldChar w:fldCharType="end"/>
        </w:r>
      </w:del>
    </w:p>
    <w:p w14:paraId="33843069" w14:textId="77777777" w:rsidR="00900FA3" w:rsidRPr="00424939" w:rsidRDefault="00A70094" w:rsidP="00A70094">
      <w:pPr>
        <w:pStyle w:val="Style-53"/>
        <w:tabs>
          <w:tab w:val="left" w:pos="10800"/>
        </w:tabs>
        <w:ind w:left="1080" w:hanging="1080"/>
        <w:contextualSpacing/>
        <w:rPr>
          <w:del w:id="4928" w:author="Summer 2023 updates" w:date="2024-07-31T13:42:00Z"/>
          <w:rFonts w:ascii="Garamond" w:hAnsi="Garamond"/>
          <w:color w:val="000000" w:themeColor="text1"/>
          <w:sz w:val="22"/>
          <w:szCs w:val="22"/>
        </w:rPr>
      </w:pPr>
      <w:del w:id="4929" w:author="Summer 2023 updates" w:date="2024-07-31T13:42:00Z">
        <w:r>
          <w:rPr>
            <w:rFonts w:ascii="Garamond" w:hAnsi="Garamond"/>
            <w:color w:val="000000" w:themeColor="text1"/>
            <w:sz w:val="22"/>
            <w:szCs w:val="22"/>
          </w:rPr>
          <w:delText>IS-126</w:delText>
        </w:r>
        <w:r w:rsidR="00582B8D" w:rsidRPr="00424939">
          <w:rPr>
            <w:rFonts w:ascii="Garamond" w:hAnsi="Garamond"/>
            <w:color w:val="000000" w:themeColor="text1"/>
            <w:sz w:val="22"/>
            <w:szCs w:val="22"/>
          </w:rPr>
          <w:tab/>
        </w:r>
        <w:r w:rsidR="00900FA3" w:rsidRPr="00424939">
          <w:rPr>
            <w:rFonts w:ascii="Garamond" w:hAnsi="Garamond"/>
            <w:color w:val="000000" w:themeColor="text1"/>
            <w:sz w:val="22"/>
            <w:szCs w:val="22"/>
          </w:rPr>
          <w:delText>Human Rights Work with Burmese Migrants in Thailand</w:delText>
        </w:r>
      </w:del>
    </w:p>
    <w:p w14:paraId="7142017C" w14:textId="77777777" w:rsidR="00900FA3" w:rsidRPr="00424939" w:rsidRDefault="00582B8D" w:rsidP="00A70094">
      <w:pPr>
        <w:pStyle w:val="Style-53"/>
        <w:tabs>
          <w:tab w:val="left" w:pos="10800"/>
        </w:tabs>
        <w:ind w:left="1080" w:hanging="1080"/>
        <w:contextualSpacing/>
        <w:rPr>
          <w:del w:id="4930" w:author="Summer 2023 updates" w:date="2024-07-31T13:42:00Z"/>
          <w:rFonts w:ascii="Garamond" w:hAnsi="Garamond"/>
          <w:color w:val="000000" w:themeColor="text1"/>
          <w:sz w:val="22"/>
          <w:szCs w:val="22"/>
        </w:rPr>
      </w:pPr>
      <w:del w:id="4931" w:author="Summer 2023 updates" w:date="2024-07-31T13:42:00Z">
        <w:r w:rsidRPr="00424939">
          <w:rPr>
            <w:rFonts w:ascii="Garamond" w:hAnsi="Garamond"/>
            <w:color w:val="000000" w:themeColor="text1"/>
            <w:sz w:val="22"/>
            <w:szCs w:val="22"/>
          </w:rPr>
          <w:delText>IS-316</w:delText>
        </w:r>
        <w:r w:rsidRPr="00424939">
          <w:rPr>
            <w:rFonts w:ascii="Garamond" w:hAnsi="Garamond"/>
            <w:color w:val="000000" w:themeColor="text1"/>
            <w:sz w:val="22"/>
            <w:szCs w:val="22"/>
          </w:rPr>
          <w:tab/>
        </w:r>
        <w:r w:rsidR="00900FA3" w:rsidRPr="00424939">
          <w:rPr>
            <w:rFonts w:ascii="Garamond" w:hAnsi="Garamond"/>
            <w:color w:val="000000" w:themeColor="text1"/>
            <w:sz w:val="22"/>
            <w:szCs w:val="22"/>
          </w:rPr>
          <w:delText>Topics in International Studies</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"International Studies" </w:delInstrText>
        </w:r>
        <w:r w:rsidR="009F4511"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NWP</w:delText>
        </w:r>
      </w:del>
    </w:p>
    <w:p w14:paraId="0C3FEDFB" w14:textId="77777777" w:rsidR="00900FA3" w:rsidRPr="00424939" w:rsidRDefault="00900FA3" w:rsidP="00A70094">
      <w:pPr>
        <w:pStyle w:val="Style-53"/>
        <w:tabs>
          <w:tab w:val="left" w:pos="10800"/>
        </w:tabs>
        <w:ind w:left="1080" w:hanging="1080"/>
        <w:contextualSpacing/>
        <w:rPr>
          <w:del w:id="4932" w:author="Summer 2023 updates" w:date="2024-07-31T13:42:00Z"/>
          <w:rFonts w:ascii="Garamond" w:hAnsi="Garamond"/>
          <w:color w:val="000000" w:themeColor="text1"/>
          <w:sz w:val="22"/>
          <w:szCs w:val="22"/>
        </w:rPr>
      </w:pPr>
      <w:del w:id="4933" w:author="Summer 2023 updates" w:date="2024-07-31T13:42:00Z">
        <w:r w:rsidRPr="00424939">
          <w:rPr>
            <w:rFonts w:ascii="Garamond" w:hAnsi="Garamond"/>
            <w:color w:val="000000" w:themeColor="text1"/>
            <w:sz w:val="22"/>
            <w:szCs w:val="22"/>
          </w:rPr>
          <w:delText>JPN-106</w:delText>
        </w:r>
        <w:r w:rsidRPr="00424939">
          <w:rPr>
            <w:rFonts w:ascii="Garamond" w:hAnsi="Garamond"/>
            <w:color w:val="000000" w:themeColor="text1"/>
            <w:sz w:val="22"/>
            <w:szCs w:val="22"/>
          </w:rPr>
          <w:tab/>
          <w:delText xml:space="preserve">Images of Foreign Culture </w:delText>
        </w:r>
      </w:del>
    </w:p>
    <w:p w14:paraId="0B997A72" w14:textId="77777777" w:rsidR="00900FA3" w:rsidRPr="00424939" w:rsidRDefault="007436EF" w:rsidP="00A70094">
      <w:pPr>
        <w:pStyle w:val="Style-53"/>
        <w:tabs>
          <w:tab w:val="left" w:pos="10800"/>
        </w:tabs>
        <w:ind w:left="1080" w:hanging="1080"/>
        <w:contextualSpacing/>
        <w:rPr>
          <w:del w:id="4934" w:author="Summer 2023 updates" w:date="2024-07-31T13:42:00Z"/>
          <w:rFonts w:ascii="Garamond" w:hAnsi="Garamond"/>
          <w:color w:val="000000" w:themeColor="text1"/>
          <w:sz w:val="22"/>
          <w:szCs w:val="22"/>
        </w:rPr>
      </w:pPr>
      <w:del w:id="4935" w:author="Summer 2023 updates" w:date="2024-07-31T13:42:00Z">
        <w:r>
          <w:rPr>
            <w:rFonts w:ascii="Garamond" w:hAnsi="Garamond"/>
            <w:color w:val="000000" w:themeColor="text1"/>
            <w:sz w:val="22"/>
            <w:szCs w:val="22"/>
          </w:rPr>
          <w:delText>MU-166</w:delText>
        </w:r>
        <w:r w:rsidR="00900FA3" w:rsidRPr="00424939">
          <w:rPr>
            <w:rFonts w:ascii="Garamond" w:hAnsi="Garamond"/>
            <w:color w:val="000000" w:themeColor="text1"/>
            <w:sz w:val="22"/>
            <w:szCs w:val="22"/>
          </w:rPr>
          <w:tab/>
          <w:delText>Topics in Music</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"Music"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NWP</w:delText>
        </w:r>
      </w:del>
    </w:p>
    <w:p w14:paraId="19FB2D1A" w14:textId="77777777" w:rsidR="00900FA3" w:rsidRPr="00424939" w:rsidRDefault="00900FA3" w:rsidP="00A70094">
      <w:pPr>
        <w:pStyle w:val="Style-53"/>
        <w:tabs>
          <w:tab w:val="left" w:pos="10800"/>
        </w:tabs>
        <w:ind w:left="1080" w:hanging="1080"/>
        <w:contextualSpacing/>
        <w:rPr>
          <w:del w:id="4936" w:author="Summer 2023 updates" w:date="2024-07-31T13:42:00Z"/>
          <w:rFonts w:ascii="Garamond" w:hAnsi="Garamond"/>
          <w:color w:val="000000" w:themeColor="text1"/>
          <w:sz w:val="22"/>
          <w:szCs w:val="22"/>
        </w:rPr>
      </w:pPr>
      <w:del w:id="4937" w:author="Summer 2023 updates" w:date="2024-07-31T13:42:00Z">
        <w:r w:rsidRPr="00424939">
          <w:rPr>
            <w:rFonts w:ascii="Garamond" w:hAnsi="Garamond"/>
            <w:color w:val="000000" w:themeColor="text1"/>
            <w:sz w:val="22"/>
            <w:szCs w:val="22"/>
          </w:rPr>
          <w:delText>PHL-206</w:delText>
        </w:r>
        <w:r w:rsidR="00B75B4D" w:rsidRPr="00424939">
          <w:rPr>
            <w:rFonts w:ascii="Garamond" w:hAnsi="Garamond"/>
            <w:color w:val="000000" w:themeColor="text1"/>
            <w:sz w:val="22"/>
            <w:szCs w:val="22"/>
          </w:rPr>
          <w:tab/>
        </w:r>
        <w:r w:rsidRPr="00424939">
          <w:rPr>
            <w:rFonts w:ascii="Garamond" w:hAnsi="Garamond"/>
            <w:color w:val="000000" w:themeColor="text1"/>
            <w:sz w:val="22"/>
            <w:szCs w:val="22"/>
          </w:rPr>
          <w:delText xml:space="preserve">Buddhist Thought </w:delText>
        </w:r>
        <w:r w:rsidR="007C5744">
          <w:rPr>
            <w:rFonts w:ascii="Garamond" w:hAnsi="Garamond"/>
            <w:color w:val="000000" w:themeColor="text1"/>
            <w:sz w:val="22"/>
            <w:szCs w:val="22"/>
          </w:rPr>
          <w:delText>(WE)</w:delText>
        </w:r>
      </w:del>
    </w:p>
    <w:p w14:paraId="53FDEF13" w14:textId="77777777" w:rsidR="00900FA3" w:rsidRPr="00424939" w:rsidRDefault="00900FA3" w:rsidP="00A70094">
      <w:pPr>
        <w:pStyle w:val="Style-53"/>
        <w:tabs>
          <w:tab w:val="left" w:pos="10800"/>
        </w:tabs>
        <w:ind w:left="1080" w:hanging="1080"/>
        <w:contextualSpacing/>
        <w:rPr>
          <w:del w:id="4938" w:author="Summer 2023 updates" w:date="2024-07-31T13:42:00Z"/>
          <w:rFonts w:ascii="Garamond" w:hAnsi="Garamond"/>
          <w:color w:val="000000" w:themeColor="text1"/>
          <w:sz w:val="22"/>
          <w:szCs w:val="22"/>
        </w:rPr>
      </w:pPr>
      <w:del w:id="4939" w:author="Summer 2023 updates" w:date="2024-07-31T13:42:00Z">
        <w:r w:rsidRPr="00424939">
          <w:rPr>
            <w:rFonts w:ascii="Garamond" w:hAnsi="Garamond"/>
            <w:color w:val="000000" w:themeColor="text1"/>
            <w:sz w:val="22"/>
            <w:szCs w:val="22"/>
          </w:rPr>
          <w:delText>POL-266</w:delText>
        </w:r>
        <w:r w:rsidRPr="00424939">
          <w:rPr>
            <w:rFonts w:ascii="Garamond" w:hAnsi="Garamond"/>
            <w:color w:val="000000" w:themeColor="text1"/>
            <w:sz w:val="22"/>
            <w:szCs w:val="22"/>
          </w:rPr>
          <w:tab/>
          <w:delText>Latin</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"Latin" </w:del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American Politics </w:delText>
        </w:r>
        <w:r w:rsidR="007D7CFF">
          <w:rPr>
            <w:rFonts w:ascii="Garamond" w:hAnsi="Garamond"/>
            <w:color w:val="000000" w:themeColor="text1"/>
          </w:rPr>
          <w:delText>(WE)</w:delText>
        </w:r>
      </w:del>
    </w:p>
    <w:p w14:paraId="4FC98152" w14:textId="77777777" w:rsidR="00900FA3" w:rsidRPr="00424939" w:rsidRDefault="00900FA3" w:rsidP="00A70094">
      <w:pPr>
        <w:pStyle w:val="Style-53"/>
        <w:tabs>
          <w:tab w:val="left" w:pos="10800"/>
        </w:tabs>
        <w:ind w:left="1080" w:hanging="1080"/>
        <w:contextualSpacing/>
        <w:rPr>
          <w:del w:id="4940" w:author="Summer 2023 updates" w:date="2024-07-31T13:42:00Z"/>
          <w:rFonts w:ascii="Garamond" w:hAnsi="Garamond"/>
          <w:color w:val="000000" w:themeColor="text1"/>
          <w:sz w:val="22"/>
          <w:szCs w:val="22"/>
        </w:rPr>
      </w:pPr>
      <w:del w:id="4941" w:author="Summer 2023 updates" w:date="2024-07-31T13:42:00Z">
        <w:r w:rsidRPr="00424939">
          <w:rPr>
            <w:rFonts w:ascii="Garamond" w:hAnsi="Garamond"/>
            <w:color w:val="000000" w:themeColor="text1"/>
            <w:sz w:val="22"/>
            <w:szCs w:val="22"/>
          </w:rPr>
          <w:delText>POL-276</w:delText>
        </w:r>
        <w:r w:rsidRPr="00424939">
          <w:rPr>
            <w:rFonts w:ascii="Garamond" w:hAnsi="Garamond"/>
            <w:color w:val="000000" w:themeColor="text1"/>
            <w:sz w:val="22"/>
            <w:szCs w:val="22"/>
          </w:rPr>
          <w:tab/>
          <w:delText xml:space="preserve">African Politics </w:delText>
        </w:r>
        <w:r w:rsidR="007D7CFF">
          <w:rPr>
            <w:rFonts w:ascii="Garamond" w:hAnsi="Garamond"/>
            <w:color w:val="000000" w:themeColor="text1"/>
          </w:rPr>
          <w:delText>(WE)</w:delText>
        </w:r>
      </w:del>
    </w:p>
    <w:p w14:paraId="00730354" w14:textId="77777777" w:rsidR="00900FA3" w:rsidRPr="00424939" w:rsidRDefault="00900FA3" w:rsidP="00A70094">
      <w:pPr>
        <w:pStyle w:val="Style-53"/>
        <w:tabs>
          <w:tab w:val="left" w:pos="10800"/>
        </w:tabs>
        <w:ind w:left="1080" w:hanging="1080"/>
        <w:contextualSpacing/>
        <w:rPr>
          <w:del w:id="4942" w:author="Summer 2023 updates" w:date="2024-07-31T13:42:00Z"/>
          <w:rFonts w:ascii="Garamond" w:hAnsi="Garamond"/>
          <w:color w:val="000000" w:themeColor="text1"/>
          <w:sz w:val="22"/>
          <w:szCs w:val="22"/>
        </w:rPr>
      </w:pPr>
      <w:del w:id="4943" w:author="Summer 2023 updates" w:date="2024-07-31T13:42:00Z">
        <w:r w:rsidRPr="00424939">
          <w:rPr>
            <w:rFonts w:ascii="Garamond" w:hAnsi="Garamond"/>
            <w:color w:val="000000" w:themeColor="text1"/>
            <w:sz w:val="22"/>
            <w:szCs w:val="22"/>
          </w:rPr>
          <w:delText>POL-286</w:delText>
        </w:r>
        <w:r w:rsidRPr="00424939">
          <w:rPr>
            <w:rFonts w:ascii="Garamond" w:hAnsi="Garamond"/>
            <w:color w:val="000000" w:themeColor="text1"/>
            <w:sz w:val="22"/>
            <w:szCs w:val="22"/>
          </w:rPr>
          <w:tab/>
          <w:delText xml:space="preserve">Asian Politics </w:delText>
        </w:r>
        <w:r w:rsidR="007D7CFF">
          <w:rPr>
            <w:rFonts w:ascii="Garamond" w:hAnsi="Garamond"/>
            <w:color w:val="000000" w:themeColor="text1"/>
          </w:rPr>
          <w:delText>(WE)</w:delText>
        </w:r>
      </w:del>
    </w:p>
    <w:p w14:paraId="57536D81" w14:textId="77777777" w:rsidR="00900FA3" w:rsidRPr="00424939" w:rsidRDefault="00900FA3" w:rsidP="00A70094">
      <w:pPr>
        <w:pStyle w:val="Style-53"/>
        <w:tabs>
          <w:tab w:val="left" w:pos="10800"/>
        </w:tabs>
        <w:ind w:left="1080" w:hanging="1080"/>
        <w:contextualSpacing/>
        <w:rPr>
          <w:del w:id="4944" w:author="Summer 2023 updates" w:date="2024-07-31T13:42:00Z"/>
          <w:rFonts w:ascii="Garamond" w:hAnsi="Garamond"/>
          <w:color w:val="000000" w:themeColor="text1"/>
          <w:sz w:val="22"/>
          <w:szCs w:val="22"/>
        </w:rPr>
      </w:pPr>
      <w:del w:id="4945" w:author="Summer 2023 updates" w:date="2024-07-31T13:42:00Z">
        <w:r w:rsidRPr="00424939">
          <w:rPr>
            <w:rFonts w:ascii="Garamond" w:hAnsi="Garamond"/>
            <w:color w:val="000000" w:themeColor="text1"/>
            <w:sz w:val="22"/>
            <w:szCs w:val="22"/>
          </w:rPr>
          <w:delText>POL-296</w:delText>
        </w:r>
        <w:r w:rsidRPr="00424939">
          <w:rPr>
            <w:rFonts w:ascii="Garamond" w:hAnsi="Garamond"/>
            <w:color w:val="000000" w:themeColor="text1"/>
            <w:sz w:val="22"/>
            <w:szCs w:val="22"/>
          </w:rPr>
          <w:tab/>
          <w:delText>Topics in Political Science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"Political Science"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del>
    </w:p>
    <w:p w14:paraId="369CCC5A" w14:textId="77777777" w:rsidR="00900FA3" w:rsidRPr="00424939" w:rsidRDefault="00900FA3" w:rsidP="00A70094">
      <w:pPr>
        <w:pStyle w:val="Style-53"/>
        <w:tabs>
          <w:tab w:val="left" w:pos="10800"/>
        </w:tabs>
        <w:ind w:left="1080" w:hanging="1080"/>
        <w:contextualSpacing/>
        <w:rPr>
          <w:del w:id="4946" w:author="Summer 2023 updates" w:date="2024-07-31T13:42:00Z"/>
          <w:rFonts w:ascii="Garamond" w:hAnsi="Garamond"/>
          <w:color w:val="000000" w:themeColor="text1"/>
          <w:sz w:val="22"/>
          <w:szCs w:val="22"/>
        </w:rPr>
      </w:pPr>
      <w:del w:id="4947" w:author="Summer 2023 updates" w:date="2024-07-31T13:42:00Z">
        <w:r w:rsidRPr="00424939">
          <w:rPr>
            <w:rFonts w:ascii="Garamond" w:hAnsi="Garamond"/>
            <w:color w:val="000000" w:themeColor="text1"/>
            <w:sz w:val="22"/>
            <w:szCs w:val="22"/>
          </w:rPr>
          <w:delText>POL-386</w:delText>
        </w:r>
        <w:r w:rsidRPr="00424939">
          <w:rPr>
            <w:rFonts w:ascii="Garamond" w:hAnsi="Garamond"/>
            <w:color w:val="000000" w:themeColor="text1"/>
            <w:sz w:val="22"/>
            <w:szCs w:val="22"/>
          </w:rPr>
          <w:tab/>
          <w:delText>International Develo</w:delText>
        </w:r>
        <w:r w:rsidRPr="001A77AC">
          <w:rPr>
            <w:rFonts w:ascii="Garamond" w:hAnsi="Garamond"/>
            <w:color w:val="000000" w:themeColor="text1"/>
            <w:sz w:val="22"/>
            <w:szCs w:val="22"/>
          </w:rPr>
          <w:delText xml:space="preserve">pment </w:delText>
        </w:r>
        <w:r w:rsidR="007D7CFF" w:rsidRPr="001A77AC">
          <w:rPr>
            <w:rFonts w:ascii="Garamond" w:hAnsi="Garamond"/>
            <w:color w:val="000000" w:themeColor="text1"/>
            <w:sz w:val="22"/>
            <w:szCs w:val="22"/>
          </w:rPr>
          <w:delText>(WE)</w:delText>
        </w:r>
      </w:del>
    </w:p>
    <w:p w14:paraId="38585982" w14:textId="77777777" w:rsidR="00900FA3" w:rsidRPr="00424939" w:rsidRDefault="00900FA3" w:rsidP="00A70094">
      <w:pPr>
        <w:pStyle w:val="Style-53"/>
        <w:tabs>
          <w:tab w:val="left" w:pos="10800"/>
        </w:tabs>
        <w:ind w:left="1080" w:hanging="1080"/>
        <w:contextualSpacing/>
        <w:rPr>
          <w:del w:id="4948" w:author="Summer 2023 updates" w:date="2024-07-31T13:42:00Z"/>
          <w:rFonts w:ascii="Garamond" w:hAnsi="Garamond"/>
          <w:color w:val="000000" w:themeColor="text1"/>
          <w:sz w:val="22"/>
          <w:szCs w:val="22"/>
        </w:rPr>
      </w:pPr>
      <w:del w:id="4949" w:author="Summer 2023 updates" w:date="2024-07-31T13:42:00Z">
        <w:r w:rsidRPr="00424939">
          <w:rPr>
            <w:rFonts w:ascii="Garamond" w:hAnsi="Garamond"/>
            <w:color w:val="000000" w:themeColor="text1"/>
            <w:sz w:val="22"/>
            <w:szCs w:val="22"/>
          </w:rPr>
          <w:delText>REL-106</w:delText>
        </w:r>
        <w:r w:rsidR="007436EF">
          <w:rPr>
            <w:rFonts w:ascii="Garamond" w:hAnsi="Garamond"/>
            <w:color w:val="000000" w:themeColor="text1"/>
            <w:sz w:val="22"/>
            <w:szCs w:val="22"/>
          </w:rPr>
          <w:tab/>
        </w:r>
        <w:r w:rsidRPr="00424939">
          <w:rPr>
            <w:rFonts w:ascii="Garamond" w:hAnsi="Garamond"/>
            <w:color w:val="000000" w:themeColor="text1"/>
            <w:sz w:val="22"/>
            <w:szCs w:val="22"/>
          </w:rPr>
          <w:delText>Eastern Religions</w:delText>
        </w:r>
      </w:del>
    </w:p>
    <w:p w14:paraId="306EAEA3" w14:textId="77777777" w:rsidR="00900FA3" w:rsidRPr="00424939" w:rsidRDefault="00900FA3" w:rsidP="00A70094">
      <w:pPr>
        <w:pStyle w:val="Style-53"/>
        <w:tabs>
          <w:tab w:val="left" w:pos="10800"/>
        </w:tabs>
        <w:ind w:left="1080" w:hanging="1080"/>
        <w:contextualSpacing/>
        <w:rPr>
          <w:del w:id="4950" w:author="Summer 2023 updates" w:date="2024-07-31T13:42:00Z"/>
          <w:rFonts w:ascii="Garamond" w:hAnsi="Garamond"/>
          <w:color w:val="000000" w:themeColor="text1"/>
          <w:sz w:val="22"/>
          <w:szCs w:val="22"/>
        </w:rPr>
      </w:pPr>
      <w:del w:id="4951" w:author="Summer 2023 updates" w:date="2024-07-31T13:42:00Z">
        <w:r w:rsidRPr="00424939">
          <w:rPr>
            <w:rFonts w:ascii="Garamond" w:hAnsi="Garamond"/>
            <w:color w:val="000000" w:themeColor="text1"/>
            <w:sz w:val="22"/>
            <w:szCs w:val="22"/>
          </w:rPr>
          <w:delText>REL-116</w:delText>
        </w:r>
        <w:r w:rsidRPr="00424939">
          <w:rPr>
            <w:rFonts w:ascii="Garamond" w:hAnsi="Garamond"/>
            <w:color w:val="000000" w:themeColor="text1"/>
            <w:sz w:val="22"/>
            <w:szCs w:val="22"/>
          </w:rPr>
          <w:tab/>
          <w:delText>Buddhism</w:delText>
        </w:r>
      </w:del>
    </w:p>
    <w:p w14:paraId="212E77F6" w14:textId="77777777" w:rsidR="00900FA3" w:rsidRPr="00424939" w:rsidRDefault="00900FA3" w:rsidP="00A70094">
      <w:pPr>
        <w:pStyle w:val="Style-53"/>
        <w:tabs>
          <w:tab w:val="left" w:pos="10800"/>
        </w:tabs>
        <w:ind w:left="1080" w:hanging="1080"/>
        <w:contextualSpacing/>
        <w:rPr>
          <w:del w:id="4952" w:author="Summer 2023 updates" w:date="2024-07-31T13:42:00Z"/>
          <w:rFonts w:ascii="Garamond" w:hAnsi="Garamond"/>
          <w:color w:val="000000" w:themeColor="text1"/>
          <w:sz w:val="22"/>
          <w:szCs w:val="22"/>
        </w:rPr>
      </w:pPr>
      <w:del w:id="4953" w:author="Summer 2023 updates" w:date="2024-07-31T13:42:00Z">
        <w:r w:rsidRPr="00424939">
          <w:rPr>
            <w:rFonts w:ascii="Garamond" w:hAnsi="Garamond"/>
            <w:color w:val="000000" w:themeColor="text1"/>
            <w:sz w:val="22"/>
            <w:szCs w:val="22"/>
          </w:rPr>
          <w:delText>REL-136</w:delText>
        </w:r>
        <w:r w:rsidRPr="00424939">
          <w:rPr>
            <w:rFonts w:ascii="Garamond" w:hAnsi="Garamond"/>
            <w:color w:val="000000" w:themeColor="text1"/>
            <w:sz w:val="22"/>
            <w:szCs w:val="22"/>
          </w:rPr>
          <w:tab/>
          <w:delText>Religions of China</w:delText>
        </w:r>
        <w:r w:rsidR="00F06102">
          <w:rPr>
            <w:rFonts w:ascii="Garamond" w:hAnsi="Garamond"/>
            <w:color w:val="000000" w:themeColor="text1"/>
            <w:sz w:val="22"/>
            <w:szCs w:val="22"/>
          </w:rPr>
          <w:delText xml:space="preserve"> </w:delText>
        </w:r>
        <w:r w:rsidR="00F06102">
          <w:rPr>
            <w:rFonts w:ascii="Garamond" w:hAnsi="Garamond"/>
            <w:color w:val="000000" w:themeColor="text1"/>
          </w:rPr>
          <w:delText>(WE)</w:delText>
        </w:r>
      </w:del>
    </w:p>
    <w:p w14:paraId="0EBCDC8E" w14:textId="77777777" w:rsidR="00580744" w:rsidRDefault="00900FA3" w:rsidP="00A70094">
      <w:pPr>
        <w:pStyle w:val="Style-53"/>
        <w:tabs>
          <w:tab w:val="left" w:pos="10800"/>
        </w:tabs>
        <w:ind w:left="1080" w:hanging="1080"/>
        <w:contextualSpacing/>
        <w:rPr>
          <w:del w:id="4954" w:author="Summer 2023 updates" w:date="2024-07-31T13:42:00Z"/>
          <w:rFonts w:ascii="Garamond" w:hAnsi="Garamond"/>
          <w:color w:val="000000" w:themeColor="text1"/>
          <w:sz w:val="22"/>
          <w:szCs w:val="22"/>
        </w:rPr>
      </w:pPr>
      <w:del w:id="4955" w:author="Summer 2023 updates" w:date="2024-07-31T13:42:00Z">
        <w:r w:rsidRPr="00424939">
          <w:rPr>
            <w:rFonts w:ascii="Garamond" w:hAnsi="Garamond"/>
            <w:color w:val="000000" w:themeColor="text1"/>
            <w:sz w:val="22"/>
            <w:szCs w:val="22"/>
          </w:rPr>
          <w:delText>REL-196</w:delText>
        </w:r>
        <w:r w:rsidRPr="00424939">
          <w:rPr>
            <w:rFonts w:ascii="Garamond" w:hAnsi="Garamond"/>
            <w:color w:val="000000" w:themeColor="text1"/>
            <w:sz w:val="22"/>
            <w:szCs w:val="22"/>
          </w:rPr>
          <w:tab/>
          <w:delText>Hinduism</w:delText>
        </w:r>
      </w:del>
    </w:p>
    <w:p w14:paraId="7E65F24C" w14:textId="77777777" w:rsidR="00900FA3" w:rsidRPr="00424939" w:rsidRDefault="00580744" w:rsidP="00A70094">
      <w:pPr>
        <w:pStyle w:val="Style-53"/>
        <w:tabs>
          <w:tab w:val="left" w:pos="10800"/>
        </w:tabs>
        <w:ind w:left="1080" w:hanging="1080"/>
        <w:contextualSpacing/>
        <w:rPr>
          <w:del w:id="4956" w:author="Summer 2023 updates" w:date="2024-07-31T13:42:00Z"/>
          <w:rFonts w:ascii="Garamond" w:hAnsi="Garamond"/>
          <w:color w:val="000000" w:themeColor="text1"/>
          <w:sz w:val="22"/>
          <w:szCs w:val="22"/>
        </w:rPr>
      </w:pPr>
      <w:del w:id="4957" w:author="Summer 2023 updates" w:date="2024-07-31T13:42:00Z">
        <w:r>
          <w:rPr>
            <w:rFonts w:ascii="Garamond" w:hAnsi="Garamond"/>
            <w:color w:val="000000" w:themeColor="text1"/>
            <w:sz w:val="22"/>
            <w:szCs w:val="22"/>
          </w:rPr>
          <w:delText>REL-206</w:delText>
        </w:r>
        <w:r>
          <w:rPr>
            <w:rFonts w:ascii="Garamond" w:hAnsi="Garamond"/>
            <w:color w:val="000000" w:themeColor="text1"/>
            <w:sz w:val="22"/>
            <w:szCs w:val="22"/>
          </w:rPr>
          <w:tab/>
        </w:r>
        <w:r w:rsidR="00A6157E">
          <w:rPr>
            <w:rFonts w:ascii="Garamond" w:hAnsi="Garamond"/>
            <w:color w:val="000000" w:themeColor="text1"/>
            <w:sz w:val="22"/>
            <w:szCs w:val="22"/>
          </w:rPr>
          <w:delText>Buddhist Thought</w:delText>
        </w:r>
        <w:r>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 xml:space="preserve"> </w:delText>
        </w:r>
      </w:del>
    </w:p>
    <w:p w14:paraId="280D4F16" w14:textId="77777777" w:rsidR="00900FA3" w:rsidRPr="00424939" w:rsidRDefault="00900FA3" w:rsidP="00A70094">
      <w:pPr>
        <w:pStyle w:val="Style-53"/>
        <w:tabs>
          <w:tab w:val="left" w:pos="10800"/>
        </w:tabs>
        <w:ind w:left="1080" w:hanging="1080"/>
        <w:contextualSpacing/>
        <w:rPr>
          <w:del w:id="4958" w:author="Summer 2023 updates" w:date="2024-07-31T13:42:00Z"/>
          <w:rFonts w:ascii="Garamond" w:hAnsi="Garamond"/>
          <w:color w:val="000000" w:themeColor="text1"/>
          <w:sz w:val="22"/>
          <w:szCs w:val="22"/>
        </w:rPr>
      </w:pPr>
      <w:del w:id="4959" w:author="Summer 2023 updates" w:date="2024-07-31T13:42:00Z">
        <w:r w:rsidRPr="00424939">
          <w:rPr>
            <w:rFonts w:ascii="Garamond" w:hAnsi="Garamond"/>
            <w:color w:val="000000" w:themeColor="text1"/>
            <w:sz w:val="22"/>
            <w:szCs w:val="22"/>
          </w:rPr>
          <w:delText>REL-226</w:delText>
        </w:r>
        <w:r w:rsidRPr="00424939">
          <w:rPr>
            <w:rFonts w:ascii="Garamond" w:hAnsi="Garamond"/>
            <w:color w:val="000000" w:themeColor="text1"/>
            <w:sz w:val="22"/>
            <w:szCs w:val="22"/>
          </w:rPr>
          <w:tab/>
          <w:delText xml:space="preserve">Religions of China: Daoism </w:delText>
        </w:r>
        <w:r w:rsidR="00D96316">
          <w:rPr>
            <w:rFonts w:ascii="Garamond" w:hAnsi="Garamond"/>
            <w:color w:val="000000" w:themeColor="text1"/>
          </w:rPr>
          <w:delText>(WE)</w:delText>
        </w:r>
      </w:del>
    </w:p>
    <w:p w14:paraId="219FD40A" w14:textId="77777777" w:rsidR="00900FA3" w:rsidRPr="00424939" w:rsidRDefault="00900FA3" w:rsidP="00A70094">
      <w:pPr>
        <w:pStyle w:val="Style-53"/>
        <w:tabs>
          <w:tab w:val="left" w:pos="10800"/>
        </w:tabs>
        <w:ind w:left="1080" w:hanging="1080"/>
        <w:contextualSpacing/>
        <w:rPr>
          <w:del w:id="4960" w:author="Summer 2023 updates" w:date="2024-07-31T13:42:00Z"/>
          <w:rFonts w:ascii="Garamond" w:hAnsi="Garamond"/>
          <w:color w:val="000000" w:themeColor="text1"/>
          <w:sz w:val="22"/>
          <w:szCs w:val="22"/>
        </w:rPr>
      </w:pPr>
      <w:del w:id="4961" w:author="Summer 2023 updates" w:date="2024-07-31T13:42:00Z">
        <w:r w:rsidRPr="00424939">
          <w:rPr>
            <w:rFonts w:ascii="Garamond" w:hAnsi="Garamond"/>
            <w:color w:val="000000" w:themeColor="text1"/>
            <w:sz w:val="22"/>
            <w:szCs w:val="22"/>
          </w:rPr>
          <w:delText>REL-236</w:delText>
        </w:r>
        <w:r w:rsidRPr="00424939">
          <w:rPr>
            <w:rFonts w:ascii="Garamond" w:hAnsi="Garamond"/>
            <w:color w:val="000000" w:themeColor="text1"/>
            <w:sz w:val="22"/>
            <w:szCs w:val="22"/>
          </w:rPr>
          <w:tab/>
          <w:delText>Zen Buddhism</w:delText>
        </w:r>
        <w:r w:rsidR="00D96316">
          <w:rPr>
            <w:rFonts w:ascii="Garamond" w:hAnsi="Garamond"/>
            <w:color w:val="000000" w:themeColor="text1"/>
            <w:sz w:val="22"/>
            <w:szCs w:val="22"/>
          </w:rPr>
          <w:delText xml:space="preserve"> </w:delText>
        </w:r>
        <w:r w:rsidR="00D96316">
          <w:rPr>
            <w:rFonts w:ascii="Garamond" w:hAnsi="Garamond"/>
            <w:color w:val="000000" w:themeColor="text1"/>
          </w:rPr>
          <w:delText>(WE)</w:delText>
        </w:r>
      </w:del>
    </w:p>
    <w:p w14:paraId="0B963D55" w14:textId="77777777" w:rsidR="00900FA3" w:rsidRPr="00424939" w:rsidRDefault="00900FA3" w:rsidP="00A70094">
      <w:pPr>
        <w:pStyle w:val="Style-53"/>
        <w:tabs>
          <w:tab w:val="left" w:pos="10800"/>
        </w:tabs>
        <w:ind w:left="1080" w:hanging="1080"/>
        <w:contextualSpacing/>
        <w:rPr>
          <w:del w:id="4962" w:author="Summer 2023 updates" w:date="2024-07-31T13:42:00Z"/>
          <w:rFonts w:ascii="Garamond" w:hAnsi="Garamond"/>
          <w:color w:val="000000" w:themeColor="text1"/>
          <w:sz w:val="22"/>
          <w:szCs w:val="22"/>
        </w:rPr>
      </w:pPr>
      <w:del w:id="4963" w:author="Summer 2023 updates" w:date="2024-07-31T13:42:00Z">
        <w:r w:rsidRPr="00424939">
          <w:rPr>
            <w:rFonts w:ascii="Garamond" w:hAnsi="Garamond"/>
            <w:color w:val="000000" w:themeColor="text1"/>
            <w:sz w:val="22"/>
            <w:szCs w:val="22"/>
          </w:rPr>
          <w:delText>REL-296</w:delText>
        </w:r>
        <w:r w:rsidRPr="00424939">
          <w:rPr>
            <w:rFonts w:ascii="Garamond" w:hAnsi="Garamond"/>
            <w:color w:val="000000" w:themeColor="text1"/>
            <w:sz w:val="22"/>
            <w:szCs w:val="22"/>
          </w:rPr>
          <w:tab/>
          <w:delText>Topics in Religion</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"Religion"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del>
    </w:p>
    <w:p w14:paraId="1DBB941D" w14:textId="77777777" w:rsidR="00900FA3" w:rsidRPr="00424939" w:rsidRDefault="00900FA3" w:rsidP="00A70094">
      <w:pPr>
        <w:pStyle w:val="Style-53"/>
        <w:tabs>
          <w:tab w:val="left" w:pos="10800"/>
        </w:tabs>
        <w:ind w:left="1080" w:hanging="1080"/>
        <w:contextualSpacing/>
        <w:rPr>
          <w:del w:id="4964" w:author="Summer 2023 updates" w:date="2024-07-31T13:42:00Z"/>
          <w:rFonts w:ascii="Garamond" w:hAnsi="Garamond"/>
          <w:color w:val="000000" w:themeColor="text1"/>
          <w:sz w:val="22"/>
          <w:szCs w:val="22"/>
        </w:rPr>
      </w:pPr>
      <w:del w:id="4965" w:author="Summer 2023 updates" w:date="2024-07-31T13:42:00Z">
        <w:r w:rsidRPr="00424939">
          <w:rPr>
            <w:rFonts w:ascii="Garamond" w:hAnsi="Garamond"/>
            <w:color w:val="000000" w:themeColor="text1"/>
            <w:sz w:val="22"/>
            <w:szCs w:val="22"/>
          </w:rPr>
          <w:delText>REL-306</w:delText>
        </w:r>
        <w:r w:rsidRPr="00424939">
          <w:rPr>
            <w:rFonts w:ascii="Garamond" w:hAnsi="Garamond"/>
            <w:color w:val="000000" w:themeColor="text1"/>
            <w:sz w:val="22"/>
            <w:szCs w:val="22"/>
          </w:rPr>
          <w:tab/>
          <w:delText>Comparative Religion</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"Religion" </w:delInstrText>
        </w:r>
        <w:r w:rsidR="00B8454E" w:rsidRPr="00424939">
          <w:rPr>
            <w:rFonts w:ascii="Garamond" w:hAnsi="Garamond"/>
            <w:color w:val="000000" w:themeColor="text1"/>
            <w:sz w:val="22"/>
            <w:szCs w:val="22"/>
          </w:rPr>
          <w:fldChar w:fldCharType="end"/>
        </w:r>
      </w:del>
    </w:p>
    <w:p w14:paraId="402DD2C9" w14:textId="77777777" w:rsidR="00900FA3" w:rsidRPr="00424939" w:rsidRDefault="00900FA3" w:rsidP="00A70094">
      <w:pPr>
        <w:pStyle w:val="Style-53"/>
        <w:tabs>
          <w:tab w:val="left" w:pos="10800"/>
        </w:tabs>
        <w:ind w:left="1080" w:hanging="1080"/>
        <w:contextualSpacing/>
        <w:rPr>
          <w:del w:id="4966" w:author="Summer 2023 updates" w:date="2024-07-31T13:42:00Z"/>
          <w:rFonts w:ascii="Garamond" w:hAnsi="Garamond"/>
          <w:color w:val="000000" w:themeColor="text1"/>
          <w:sz w:val="22"/>
          <w:szCs w:val="22"/>
        </w:rPr>
      </w:pPr>
      <w:del w:id="4967" w:author="Summer 2023 updates" w:date="2024-07-31T13:42:00Z">
        <w:r w:rsidRPr="00424939">
          <w:rPr>
            <w:rFonts w:ascii="Garamond" w:hAnsi="Garamond"/>
            <w:color w:val="000000" w:themeColor="text1"/>
            <w:sz w:val="22"/>
            <w:szCs w:val="22"/>
          </w:rPr>
          <w:delText>REL-336</w:delText>
        </w:r>
        <w:r w:rsidRPr="00424939">
          <w:rPr>
            <w:rFonts w:ascii="Garamond" w:hAnsi="Garamond"/>
            <w:color w:val="000000" w:themeColor="text1"/>
            <w:sz w:val="22"/>
            <w:szCs w:val="22"/>
          </w:rPr>
          <w:tab/>
          <w:delText>Tibetan Buddhist Culture</w:delText>
        </w:r>
        <w:r w:rsidR="00D96316">
          <w:rPr>
            <w:rFonts w:ascii="Garamond" w:hAnsi="Garamond"/>
            <w:color w:val="000000" w:themeColor="text1"/>
            <w:sz w:val="22"/>
            <w:szCs w:val="22"/>
          </w:rPr>
          <w:delText xml:space="preserve"> </w:delText>
        </w:r>
        <w:r w:rsidR="00D96316">
          <w:rPr>
            <w:rFonts w:ascii="Garamond" w:hAnsi="Garamond"/>
            <w:color w:val="000000" w:themeColor="text1"/>
          </w:rPr>
          <w:delText>(WE)</w:delText>
        </w:r>
      </w:del>
    </w:p>
    <w:p w14:paraId="38FC2FFA" w14:textId="77777777" w:rsidR="00A6157E" w:rsidRPr="00A6157E" w:rsidRDefault="00900FA3" w:rsidP="00A6157E">
      <w:pPr>
        <w:pStyle w:val="Style-53"/>
        <w:tabs>
          <w:tab w:val="left" w:pos="10800"/>
        </w:tabs>
        <w:ind w:left="1080" w:hanging="1080"/>
        <w:contextualSpacing/>
        <w:rPr>
          <w:del w:id="4968" w:author="Summer 2023 updates" w:date="2024-07-31T13:42:00Z"/>
          <w:rFonts w:ascii="Garamond" w:hAnsi="Garamond"/>
          <w:color w:val="000000" w:themeColor="text1"/>
        </w:rPr>
      </w:pPr>
      <w:del w:id="4969" w:author="Summer 2023 updates" w:date="2024-07-31T13:42:00Z">
        <w:r w:rsidRPr="00424939">
          <w:rPr>
            <w:rFonts w:ascii="Garamond" w:hAnsi="Garamond"/>
            <w:color w:val="000000" w:themeColor="text1"/>
            <w:sz w:val="22"/>
            <w:szCs w:val="22"/>
          </w:rPr>
          <w:delText>REL-</w:delText>
        </w:r>
        <w:r w:rsidR="00D1348E" w:rsidRPr="00424939">
          <w:rPr>
            <w:rFonts w:ascii="Garamond" w:hAnsi="Garamond"/>
            <w:color w:val="000000" w:themeColor="text1"/>
            <w:sz w:val="22"/>
            <w:szCs w:val="22"/>
          </w:rPr>
          <w:delText>3</w:delText>
        </w:r>
        <w:r w:rsidRPr="00424939">
          <w:rPr>
            <w:rFonts w:ascii="Garamond" w:hAnsi="Garamond"/>
            <w:color w:val="000000" w:themeColor="text1"/>
            <w:sz w:val="22"/>
            <w:szCs w:val="22"/>
          </w:rPr>
          <w:delText>86</w:delText>
        </w:r>
        <w:r w:rsidRPr="00424939">
          <w:rPr>
            <w:rFonts w:ascii="Garamond" w:hAnsi="Garamond"/>
            <w:color w:val="000000" w:themeColor="text1"/>
            <w:sz w:val="22"/>
            <w:szCs w:val="22"/>
          </w:rPr>
          <w:tab/>
          <w:delText>Advanced Topics in Religion</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"Religion"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631E77"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NWP</w:delText>
        </w:r>
        <w:r w:rsidR="00D96316">
          <w:rPr>
            <w:rFonts w:ascii="Garamond" w:hAnsi="Garamond"/>
            <w:color w:val="000000" w:themeColor="text1"/>
            <w:sz w:val="22"/>
            <w:szCs w:val="22"/>
          </w:rPr>
          <w:delText xml:space="preserve"> </w:delText>
        </w:r>
        <w:r w:rsidR="00D96316">
          <w:rPr>
            <w:rFonts w:ascii="Garamond" w:hAnsi="Garamond"/>
            <w:color w:val="000000" w:themeColor="text1"/>
          </w:rPr>
          <w:delText>(WE)</w:delText>
        </w:r>
      </w:del>
    </w:p>
    <w:p w14:paraId="3DC9642F" w14:textId="77777777" w:rsidR="00900FA3" w:rsidRDefault="007436EF" w:rsidP="00A70094">
      <w:pPr>
        <w:pStyle w:val="Style-53"/>
        <w:tabs>
          <w:tab w:val="left" w:pos="10800"/>
        </w:tabs>
        <w:ind w:left="1080" w:hanging="1080"/>
        <w:contextualSpacing/>
        <w:rPr>
          <w:del w:id="4970" w:author="Summer 2023 updates" w:date="2024-07-31T13:42:00Z"/>
          <w:rFonts w:ascii="Garamond" w:hAnsi="Garamond"/>
          <w:color w:val="000000" w:themeColor="text1"/>
          <w:sz w:val="22"/>
          <w:szCs w:val="22"/>
        </w:rPr>
      </w:pPr>
      <w:del w:id="4971" w:author="Summer 2023 updates" w:date="2024-07-31T13:42:00Z">
        <w:r>
          <w:rPr>
            <w:rFonts w:ascii="Garamond" w:hAnsi="Garamond"/>
            <w:color w:val="000000" w:themeColor="text1"/>
            <w:sz w:val="22"/>
            <w:szCs w:val="22"/>
          </w:rPr>
          <w:delText>RHE-146</w:delText>
        </w:r>
        <w:r w:rsidR="00900FA3" w:rsidRPr="00424939">
          <w:rPr>
            <w:rFonts w:ascii="Garamond" w:hAnsi="Garamond"/>
            <w:color w:val="000000" w:themeColor="text1"/>
            <w:sz w:val="22"/>
            <w:szCs w:val="22"/>
          </w:rPr>
          <w:tab/>
        </w:r>
        <w:r w:rsidR="00741ED3">
          <w:rPr>
            <w:rFonts w:ascii="Garamond" w:hAnsi="Garamond"/>
            <w:color w:val="000000" w:themeColor="text1"/>
            <w:sz w:val="22"/>
            <w:szCs w:val="22"/>
          </w:rPr>
          <w:delText>Creative Nonfiction: Global Perspectives</w:delText>
        </w:r>
      </w:del>
    </w:p>
    <w:p w14:paraId="72153B29" w14:textId="77777777" w:rsidR="00741ED3" w:rsidRDefault="00741ED3" w:rsidP="00A70094">
      <w:pPr>
        <w:pStyle w:val="Style-53"/>
        <w:tabs>
          <w:tab w:val="left" w:pos="10800"/>
        </w:tabs>
        <w:ind w:left="1080" w:hanging="1080"/>
        <w:contextualSpacing/>
        <w:rPr>
          <w:del w:id="4972" w:author="Summer 2023 updates" w:date="2024-07-31T13:42:00Z"/>
          <w:rFonts w:ascii="Garamond" w:hAnsi="Garamond"/>
          <w:color w:val="000000" w:themeColor="text1"/>
          <w:sz w:val="22"/>
          <w:szCs w:val="22"/>
        </w:rPr>
      </w:pPr>
      <w:del w:id="4973" w:author="Summer 2023 updates" w:date="2024-07-31T13:42:00Z">
        <w:r>
          <w:rPr>
            <w:rFonts w:ascii="Garamond" w:hAnsi="Garamond"/>
            <w:color w:val="000000" w:themeColor="text1"/>
            <w:sz w:val="22"/>
            <w:szCs w:val="22"/>
          </w:rPr>
          <w:delText>SOC-226</w:delText>
        </w:r>
        <w:r>
          <w:rPr>
            <w:rFonts w:ascii="Garamond" w:hAnsi="Garamond"/>
            <w:color w:val="000000" w:themeColor="text1"/>
            <w:sz w:val="22"/>
            <w:szCs w:val="22"/>
          </w:rPr>
          <w:tab/>
          <w:delText>Gender and Globalization</w:delText>
        </w:r>
      </w:del>
    </w:p>
    <w:p w14:paraId="338B76CD" w14:textId="77777777" w:rsidR="00741ED3" w:rsidRPr="00424939" w:rsidRDefault="00741ED3" w:rsidP="00A70094">
      <w:pPr>
        <w:pStyle w:val="Style-53"/>
        <w:tabs>
          <w:tab w:val="left" w:pos="10800"/>
        </w:tabs>
        <w:ind w:left="1080" w:hanging="1080"/>
        <w:contextualSpacing/>
        <w:rPr>
          <w:del w:id="4974" w:author="Summer 2023 updates" w:date="2024-07-31T13:42:00Z"/>
          <w:rFonts w:ascii="Garamond" w:hAnsi="Garamond"/>
          <w:color w:val="000000" w:themeColor="text1"/>
          <w:sz w:val="22"/>
          <w:szCs w:val="22"/>
        </w:rPr>
      </w:pPr>
      <w:del w:id="4975" w:author="Summer 2023 updates" w:date="2024-07-31T13:42:00Z">
        <w:r>
          <w:rPr>
            <w:rFonts w:ascii="Garamond" w:hAnsi="Garamond"/>
            <w:color w:val="000000" w:themeColor="text1"/>
            <w:sz w:val="22"/>
            <w:szCs w:val="22"/>
          </w:rPr>
          <w:delText>SOC-236</w:delText>
        </w:r>
        <w:r>
          <w:rPr>
            <w:rFonts w:ascii="Garamond" w:hAnsi="Garamond"/>
            <w:color w:val="000000" w:themeColor="text1"/>
            <w:sz w:val="22"/>
            <w:szCs w:val="22"/>
          </w:rPr>
          <w:tab/>
          <w:delText>Topics in Sociology: NWP</w:delText>
        </w:r>
      </w:del>
    </w:p>
    <w:p w14:paraId="08596753" w14:textId="77777777" w:rsidR="00900FA3" w:rsidRDefault="007436EF" w:rsidP="00A70094">
      <w:pPr>
        <w:pStyle w:val="Style-53"/>
        <w:tabs>
          <w:tab w:val="left" w:pos="10800"/>
        </w:tabs>
        <w:ind w:left="1080" w:hanging="1080"/>
        <w:contextualSpacing/>
        <w:rPr>
          <w:del w:id="4976" w:author="Summer 2023 updates" w:date="2024-07-31T13:42:00Z"/>
          <w:rFonts w:ascii="Garamond" w:hAnsi="Garamond"/>
          <w:color w:val="000000" w:themeColor="text1"/>
          <w:sz w:val="22"/>
          <w:szCs w:val="22"/>
        </w:rPr>
      </w:pPr>
      <w:del w:id="4977" w:author="Summer 2023 updates" w:date="2024-07-31T13:42:00Z">
        <w:r>
          <w:rPr>
            <w:rFonts w:ascii="Garamond" w:hAnsi="Garamond"/>
            <w:color w:val="000000" w:themeColor="text1"/>
            <w:sz w:val="22"/>
            <w:szCs w:val="22"/>
          </w:rPr>
          <w:delText>SPA-336</w:delText>
        </w:r>
        <w:r w:rsidR="00900FA3" w:rsidRPr="00424939">
          <w:rPr>
            <w:rFonts w:ascii="Garamond" w:hAnsi="Garamond"/>
            <w:color w:val="000000" w:themeColor="text1"/>
            <w:sz w:val="22"/>
            <w:szCs w:val="22"/>
          </w:rPr>
          <w:tab/>
          <w:delText>Hispanic Life and Culture: Latin</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"Latin" </w:delInstrText>
        </w:r>
        <w:r w:rsidR="009F4511"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America</w:delText>
        </w:r>
      </w:del>
    </w:p>
    <w:p w14:paraId="68DD8E40" w14:textId="77777777" w:rsidR="00741ED3" w:rsidRPr="00424939" w:rsidRDefault="00741ED3" w:rsidP="00A70094">
      <w:pPr>
        <w:pStyle w:val="Style-53"/>
        <w:tabs>
          <w:tab w:val="left" w:pos="10800"/>
        </w:tabs>
        <w:ind w:left="1080" w:hanging="1080"/>
        <w:contextualSpacing/>
        <w:rPr>
          <w:del w:id="4978" w:author="Summer 2023 updates" w:date="2024-07-31T13:42:00Z"/>
          <w:rFonts w:ascii="Garamond" w:hAnsi="Garamond"/>
          <w:color w:val="000000" w:themeColor="text1"/>
          <w:sz w:val="22"/>
          <w:szCs w:val="22"/>
        </w:rPr>
      </w:pPr>
      <w:del w:id="4979" w:author="Summer 2023 updates" w:date="2024-07-31T13:42:00Z">
        <w:r>
          <w:rPr>
            <w:rFonts w:ascii="Garamond" w:hAnsi="Garamond"/>
            <w:color w:val="000000" w:themeColor="text1"/>
            <w:sz w:val="22"/>
            <w:szCs w:val="22"/>
          </w:rPr>
          <w:delText>SPA-446</w:delText>
        </w:r>
        <w:r>
          <w:rPr>
            <w:rFonts w:ascii="Garamond" w:hAnsi="Garamond"/>
            <w:color w:val="000000" w:themeColor="text1"/>
            <w:sz w:val="22"/>
            <w:szCs w:val="22"/>
          </w:rPr>
          <w:tab/>
          <w:delText>Latin American and Spanish Short Stories (WE)</w:delText>
        </w:r>
      </w:del>
    </w:p>
    <w:p w14:paraId="16A728CF" w14:textId="77777777" w:rsidR="00900FA3" w:rsidRPr="00424939" w:rsidRDefault="00900FA3" w:rsidP="00A70094">
      <w:pPr>
        <w:pStyle w:val="Style-53"/>
        <w:tabs>
          <w:tab w:val="left" w:pos="10800"/>
        </w:tabs>
        <w:ind w:left="1080" w:hanging="1080"/>
        <w:contextualSpacing/>
        <w:rPr>
          <w:del w:id="4980" w:author="Summer 2023 updates" w:date="2024-07-31T13:42:00Z"/>
          <w:rFonts w:ascii="Garamond" w:hAnsi="Garamond"/>
          <w:color w:val="000000" w:themeColor="text1"/>
          <w:sz w:val="22"/>
          <w:szCs w:val="22"/>
        </w:rPr>
      </w:pPr>
      <w:del w:id="4981" w:author="Summer 2023 updates" w:date="2024-07-31T13:42:00Z">
        <w:r w:rsidRPr="00424939">
          <w:rPr>
            <w:rFonts w:ascii="Garamond" w:hAnsi="Garamond"/>
            <w:color w:val="000000" w:themeColor="text1"/>
            <w:sz w:val="22"/>
            <w:szCs w:val="22"/>
          </w:rPr>
          <w:delText>SPA-486</w:delText>
        </w:r>
        <w:r w:rsidRPr="00424939">
          <w:rPr>
            <w:rFonts w:ascii="Garamond" w:hAnsi="Garamond"/>
            <w:color w:val="000000" w:themeColor="text1"/>
            <w:sz w:val="22"/>
            <w:szCs w:val="22"/>
          </w:rPr>
          <w:tab/>
          <w:delText>Topics in Hispanic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Latin</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"Latin" </w:del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America</w:delText>
        </w:r>
        <w:r w:rsidR="00B114D4">
          <w:rPr>
            <w:rFonts w:ascii="Garamond" w:hAnsi="Garamond"/>
            <w:color w:val="000000" w:themeColor="text1"/>
            <w:sz w:val="22"/>
            <w:szCs w:val="22"/>
          </w:rPr>
          <w:delText xml:space="preserve"> (WE)</w:delText>
        </w:r>
      </w:del>
    </w:p>
    <w:p w14:paraId="25D554D5" w14:textId="77777777" w:rsidR="00900FA3" w:rsidRPr="00424939" w:rsidRDefault="007436EF" w:rsidP="00A70094">
      <w:pPr>
        <w:pStyle w:val="Style-53"/>
        <w:tabs>
          <w:tab w:val="left" w:pos="10800"/>
        </w:tabs>
        <w:ind w:left="1080" w:hanging="1080"/>
        <w:contextualSpacing/>
        <w:rPr>
          <w:del w:id="4982" w:author="Summer 2023 updates" w:date="2024-07-31T13:42:00Z"/>
          <w:rFonts w:ascii="Garamond" w:hAnsi="Garamond"/>
          <w:color w:val="000000" w:themeColor="text1"/>
          <w:sz w:val="22"/>
          <w:szCs w:val="22"/>
        </w:rPr>
      </w:pPr>
      <w:del w:id="4983" w:author="Summer 2023 updates" w:date="2024-07-31T13:42:00Z">
        <w:r>
          <w:rPr>
            <w:rFonts w:ascii="Garamond" w:hAnsi="Garamond"/>
            <w:color w:val="000000" w:themeColor="text1"/>
            <w:sz w:val="22"/>
            <w:szCs w:val="22"/>
          </w:rPr>
          <w:delText>THE-486</w:delText>
        </w:r>
        <w:r w:rsidR="00900FA3" w:rsidRPr="00424939">
          <w:rPr>
            <w:rFonts w:ascii="Garamond" w:hAnsi="Garamond"/>
            <w:color w:val="000000" w:themeColor="text1"/>
            <w:sz w:val="22"/>
            <w:szCs w:val="22"/>
          </w:rPr>
          <w:tab/>
          <w:delText xml:space="preserve">Special Topics: Theatre </w:delText>
        </w:r>
        <w:r w:rsidR="0079502A">
          <w:rPr>
            <w:rFonts w:ascii="Garamond" w:hAnsi="Garamond"/>
            <w:color w:val="000000" w:themeColor="text1"/>
            <w:sz w:val="22"/>
            <w:szCs w:val="22"/>
          </w:rPr>
          <w:delText>or</w:delText>
        </w:r>
        <w:r w:rsidR="0079502A"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Film:</w:delText>
        </w:r>
        <w:r w:rsidR="00631E77"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NWP</w:delText>
        </w:r>
      </w:del>
    </w:p>
    <w:p w14:paraId="04243BBC" w14:textId="77777777" w:rsidR="00900FA3" w:rsidRPr="00424939" w:rsidRDefault="00900FA3" w:rsidP="00A70094">
      <w:pPr>
        <w:pStyle w:val="Style-53"/>
        <w:tabs>
          <w:tab w:val="left" w:pos="10800"/>
        </w:tabs>
        <w:ind w:left="1080" w:hanging="1080"/>
        <w:contextualSpacing/>
        <w:rPr>
          <w:del w:id="4984" w:author="Summer 2023 updates" w:date="2024-07-31T13:42:00Z"/>
          <w:rFonts w:ascii="Garamond" w:hAnsi="Garamond"/>
          <w:color w:val="000000" w:themeColor="text1"/>
          <w:sz w:val="22"/>
          <w:szCs w:val="22"/>
        </w:rPr>
        <w:sectPr w:rsidR="00900FA3" w:rsidRPr="00424939" w:rsidSect="00382FE5">
          <w:type w:val="continuous"/>
          <w:pgSz w:w="12240" w:h="15840"/>
          <w:pgMar w:top="720" w:right="720" w:bottom="1080" w:left="1440" w:header="720" w:footer="720" w:gutter="0"/>
          <w:cols w:num="2" w:space="180"/>
          <w:docGrid w:linePitch="360"/>
        </w:sectPr>
      </w:pPr>
      <w:del w:id="4985" w:author="Summer 2023 updates" w:date="2024-07-31T13:42:00Z">
        <w:r w:rsidRPr="00424939">
          <w:rPr>
            <w:rFonts w:ascii="Garamond" w:hAnsi="Garamond"/>
            <w:color w:val="000000" w:themeColor="text1"/>
            <w:sz w:val="22"/>
            <w:szCs w:val="22"/>
          </w:rPr>
          <w:delText>WSH-286</w:delText>
        </w:r>
        <w:r w:rsidRPr="00424939">
          <w:rPr>
            <w:rFonts w:ascii="Garamond" w:hAnsi="Garamond"/>
            <w:color w:val="000000" w:themeColor="text1"/>
            <w:sz w:val="22"/>
            <w:szCs w:val="22"/>
          </w:rPr>
          <w:tab/>
          <w:delText>Topics in Washington</w:delTex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delInstrText xml:space="preserve"> XE "Washington" </w:delInstrText>
        </w:r>
        <w:r w:rsidR="008C196D"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D.C</w:delText>
        </w:r>
        <w:r w:rsidR="00894051" w:rsidRPr="00424939">
          <w:rPr>
            <w:rFonts w:ascii="Garamond" w:hAnsi="Garamond"/>
            <w:color w:val="000000" w:themeColor="text1"/>
            <w:sz w:val="22"/>
            <w:szCs w:val="22"/>
          </w:rPr>
          <w:delText>.</w:delText>
        </w:r>
        <w:r w:rsidR="0079502A">
          <w:rPr>
            <w:rFonts w:ascii="Garamond" w:hAnsi="Garamond"/>
            <w:color w:val="000000" w:themeColor="text1"/>
            <w:sz w:val="22"/>
            <w:szCs w:val="22"/>
          </w:rPr>
          <w:delText>: NWP</w:delText>
        </w:r>
      </w:del>
    </w:p>
    <w:p w14:paraId="7D14524A" w14:textId="77777777" w:rsidR="00120ACF" w:rsidRPr="00424939" w:rsidRDefault="00120ACF" w:rsidP="00120ACF">
      <w:pPr>
        <w:pStyle w:val="Style-53"/>
        <w:tabs>
          <w:tab w:val="left" w:pos="1440"/>
          <w:tab w:val="left" w:pos="10800"/>
        </w:tabs>
        <w:contextualSpacing/>
        <w:rPr>
          <w:del w:id="4986" w:author="Summer 2023 updates" w:date="2024-07-31T13:42:00Z"/>
          <w:rFonts w:ascii="Garamond" w:hAnsi="Garamond"/>
          <w:color w:val="000000" w:themeColor="text1"/>
          <w:sz w:val="22"/>
          <w:szCs w:val="22"/>
        </w:rPr>
      </w:pPr>
    </w:p>
    <w:p w14:paraId="0FA5ED87" w14:textId="77777777" w:rsidR="000512F5" w:rsidRPr="00424939" w:rsidRDefault="000512F5" w:rsidP="000512F5">
      <w:pPr>
        <w:pStyle w:val="Style-53"/>
        <w:tabs>
          <w:tab w:val="left" w:pos="1350"/>
          <w:tab w:val="left" w:pos="10800"/>
        </w:tabs>
        <w:ind w:left="360" w:hanging="360"/>
        <w:contextualSpacing/>
        <w:rPr>
          <w:del w:id="4987" w:author="Summer 2023 updates" w:date="2024-07-31T13:42:00Z"/>
          <w:rFonts w:ascii="Garamond" w:hAnsi="Garamond"/>
          <w:color w:val="000000" w:themeColor="text1"/>
          <w:sz w:val="22"/>
          <w:szCs w:val="22"/>
        </w:rPr>
      </w:pPr>
    </w:p>
    <w:p w14:paraId="6B960545" w14:textId="77777777" w:rsidR="00BC7F10" w:rsidRPr="00424939" w:rsidRDefault="00BC7F10" w:rsidP="00BC7F10">
      <w:pPr>
        <w:tabs>
          <w:tab w:val="left" w:pos="2880"/>
        </w:tabs>
        <w:spacing w:after="0"/>
        <w:ind w:left="360" w:hanging="360"/>
        <w:rPr>
          <w:del w:id="4988" w:author="Summer 2023 updates" w:date="2024-07-31T13:42:00Z"/>
          <w:rFonts w:cs="Times New Roman"/>
          <w:color w:val="000000" w:themeColor="text1"/>
        </w:rPr>
        <w:sectPr w:rsidR="00BC7F10" w:rsidRPr="00424939" w:rsidSect="00BC7F10">
          <w:type w:val="continuous"/>
          <w:pgSz w:w="12240" w:h="15840"/>
          <w:pgMar w:top="720" w:right="720" w:bottom="1080" w:left="1440" w:header="720" w:footer="720" w:gutter="0"/>
          <w:cols w:num="2" w:space="720"/>
          <w:docGrid w:linePitch="360"/>
        </w:sectPr>
      </w:pPr>
    </w:p>
    <w:p w14:paraId="75550EDD" w14:textId="77777777" w:rsidR="00225501" w:rsidRPr="00424939" w:rsidRDefault="00225501" w:rsidP="00BC7F10">
      <w:pPr>
        <w:tabs>
          <w:tab w:val="left" w:pos="2880"/>
        </w:tabs>
        <w:spacing w:after="0"/>
        <w:ind w:hanging="720"/>
        <w:jc w:val="center"/>
        <w:rPr>
          <w:del w:id="4989" w:author="Summer 2023 updates" w:date="2024-07-31T13:42:00Z"/>
          <w:rFonts w:cs="Times New Roman"/>
          <w:b/>
          <w:color w:val="000000" w:themeColor="text1"/>
        </w:rPr>
      </w:pPr>
      <w:del w:id="4990" w:author="Summer 2023 updates" w:date="2024-07-31T13:42:00Z">
        <w:r w:rsidRPr="00424939">
          <w:rPr>
            <w:rFonts w:cs="Times New Roman"/>
            <w:b/>
            <w:color w:val="000000" w:themeColor="text1"/>
          </w:rPr>
          <w:br w:type="page"/>
        </w:r>
      </w:del>
    </w:p>
    <w:p w14:paraId="5B283C94" w14:textId="77777777" w:rsidR="00764B26" w:rsidRPr="00424939" w:rsidRDefault="005426D5" w:rsidP="005E2C71">
      <w:pPr>
        <w:pStyle w:val="Heading4"/>
        <w:rPr>
          <w:del w:id="4991" w:author="Summer 2023 updates" w:date="2024-07-31T13:42:00Z"/>
          <w:rFonts w:ascii="Garamond" w:hAnsi="Garamond"/>
          <w:color w:val="000000" w:themeColor="text1"/>
        </w:rPr>
      </w:pPr>
      <w:bookmarkStart w:id="4992" w:name="DCP_US"/>
      <w:bookmarkStart w:id="4993" w:name="_Ref14098715"/>
      <w:bookmarkStart w:id="4994" w:name="_Ref14098730"/>
      <w:bookmarkStart w:id="4995" w:name="_Toc110005156"/>
      <w:del w:id="4996" w:author="Summer 2023 updates" w:date="2024-07-31T13:42:00Z">
        <w:r w:rsidRPr="00424939">
          <w:rPr>
            <w:rFonts w:ascii="Garamond" w:hAnsi="Garamond"/>
            <w:color w:val="000000" w:themeColor="text1"/>
          </w:rPr>
          <w:delText>Diverse Cultural Perspectives</w:delText>
        </w:r>
        <w:r w:rsidR="00B8454E" w:rsidRPr="00424939">
          <w:rPr>
            <w:rFonts w:ascii="Garamond" w:hAnsi="Garamond"/>
            <w:color w:val="000000" w:themeColor="text1"/>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b w:val="0"/>
            <w:color w:val="000000" w:themeColor="text1"/>
          </w:rPr>
          <w:delInstrText>Diverse Cultural Perspectives</w:delInstrText>
        </w:r>
        <w:r w:rsidR="00B8454E" w:rsidRPr="00424939">
          <w:rPr>
            <w:rFonts w:ascii="Garamond" w:hAnsi="Garamond"/>
            <w:color w:val="000000" w:themeColor="text1"/>
          </w:rPr>
          <w:delInstrText xml:space="preserve">" </w:delInstrText>
        </w:r>
        <w:r w:rsidR="00B8454E" w:rsidRPr="00424939">
          <w:rPr>
            <w:rFonts w:ascii="Garamond" w:hAnsi="Garamond"/>
            <w:color w:val="000000" w:themeColor="text1"/>
          </w:rPr>
          <w:fldChar w:fldCharType="end"/>
        </w:r>
        <w:r w:rsidRPr="00424939">
          <w:rPr>
            <w:rFonts w:ascii="Garamond" w:hAnsi="Garamond"/>
            <w:color w:val="000000" w:themeColor="text1"/>
          </w:rPr>
          <w:delText>: United States Pluralism</w:delText>
        </w:r>
        <w:bookmarkEnd w:id="4992"/>
        <w:bookmarkEnd w:id="4993"/>
        <w:bookmarkEnd w:id="4994"/>
        <w:bookmarkEnd w:id="4995"/>
        <w:r w:rsidRPr="00424939">
          <w:rPr>
            <w:rFonts w:ascii="Garamond" w:hAnsi="Garamond"/>
            <w:color w:val="000000" w:themeColor="text1"/>
          </w:rPr>
          <w:delText xml:space="preserve"> </w:delText>
        </w:r>
      </w:del>
    </w:p>
    <w:p w14:paraId="31A8E331" w14:textId="77777777" w:rsidR="00764B26" w:rsidRPr="00424939" w:rsidRDefault="00764B26" w:rsidP="00BC7F10">
      <w:pPr>
        <w:spacing w:after="120"/>
        <w:rPr>
          <w:del w:id="4997" w:author="Summer 2023 updates" w:date="2024-07-31T13:42:00Z"/>
          <w:rFonts w:cs="Times New Roman"/>
          <w:color w:val="000000" w:themeColor="text1"/>
        </w:rPr>
      </w:pPr>
      <w:del w:id="4998" w:author="Summer 2023 updates" w:date="2024-07-31T13:42:00Z">
        <w:r w:rsidRPr="00424939">
          <w:rPr>
            <w:rFonts w:cs="Times New Roman"/>
            <w:color w:val="000000" w:themeColor="text1"/>
          </w:rPr>
          <w:delText xml:space="preserve">The United States Pluralism </w:delText>
        </w:r>
        <w:r w:rsidR="00300B10" w:rsidRPr="00424939">
          <w:rPr>
            <w:rFonts w:cs="Times New Roman"/>
            <w:color w:val="000000" w:themeColor="text1"/>
          </w:rPr>
          <w:delText xml:space="preserve">(USP) </w:delText>
        </w:r>
        <w:r w:rsidRPr="00424939">
          <w:rPr>
            <w:rFonts w:cs="Times New Roman"/>
            <w:color w:val="000000" w:themeColor="text1"/>
          </w:rPr>
          <w:delText xml:space="preserve">group includes courses in which a preponderance of the content addresses one or more of the groups within the United States whose values, beliefs, and experiences differ from or oppose those of the majority culture. These courses increase students’ knowledge of the history of such groups; of the ways members of these groups have experienced democracy and culture in America differently because of factors like social class, race, gender, and religion; and of reform movements like feminism and civil rights, through which such groups have attempted to achieve social and economic equality. </w:delText>
        </w:r>
      </w:del>
    </w:p>
    <w:p w14:paraId="37209815" w14:textId="77777777" w:rsidR="00DD255A" w:rsidRPr="00424939" w:rsidRDefault="00DD255A" w:rsidP="00DB5E9E">
      <w:pPr>
        <w:tabs>
          <w:tab w:val="left" w:pos="2880"/>
        </w:tabs>
        <w:spacing w:after="0"/>
        <w:rPr>
          <w:del w:id="4999" w:author="Summer 2023 updates" w:date="2024-07-31T13:42:00Z"/>
          <w:rFonts w:cs="Times New Roman"/>
          <w:color w:val="000000" w:themeColor="text1"/>
        </w:rPr>
      </w:pPr>
    </w:p>
    <w:p w14:paraId="787729D4" w14:textId="77777777" w:rsidR="00900FA3" w:rsidRPr="00424939" w:rsidRDefault="00900FA3" w:rsidP="00DB5E9E">
      <w:pPr>
        <w:tabs>
          <w:tab w:val="left" w:pos="2880"/>
        </w:tabs>
        <w:spacing w:after="0"/>
        <w:rPr>
          <w:del w:id="5000" w:author="Summer 2023 updates" w:date="2024-07-31T13:42:00Z"/>
          <w:rFonts w:cs="Times New Roman"/>
          <w:color w:val="000000" w:themeColor="text1"/>
        </w:rPr>
        <w:sectPr w:rsidR="00900FA3" w:rsidRPr="00424939" w:rsidSect="00A707B1">
          <w:type w:val="continuous"/>
          <w:pgSz w:w="12240" w:h="15840"/>
          <w:pgMar w:top="720" w:right="720" w:bottom="1080" w:left="1440" w:header="720" w:footer="720" w:gutter="0"/>
          <w:cols w:space="720"/>
          <w:docGrid w:linePitch="360"/>
        </w:sectPr>
      </w:pPr>
    </w:p>
    <w:p w14:paraId="0E8C9FCE" w14:textId="77777777" w:rsidR="00014B63" w:rsidRPr="00EA5CB6" w:rsidRDefault="00014B63" w:rsidP="00962BA0">
      <w:pPr>
        <w:tabs>
          <w:tab w:val="left" w:pos="1170"/>
        </w:tabs>
        <w:spacing w:after="0"/>
        <w:ind w:left="1080" w:hanging="1080"/>
        <w:rPr>
          <w:del w:id="5001" w:author="Summer 2023 updates" w:date="2024-07-31T13:42:00Z"/>
          <w:rFonts w:cs="Times New Roman"/>
          <w:color w:val="000000" w:themeColor="text1"/>
        </w:rPr>
      </w:pPr>
      <w:del w:id="5002" w:author="Summer 2023 updates" w:date="2024-07-31T13:42:00Z">
        <w:r w:rsidRPr="00EA5CB6">
          <w:rPr>
            <w:rFonts w:cs="Times New Roman"/>
            <w:color w:val="000000" w:themeColor="text1"/>
          </w:rPr>
          <w:delText>AAM-10</w:delText>
        </w:r>
        <w:r w:rsidR="00962BA0" w:rsidRPr="00EA5CB6">
          <w:rPr>
            <w:rFonts w:cs="Times New Roman"/>
            <w:color w:val="000000" w:themeColor="text1"/>
          </w:rPr>
          <w:delText>7</w:delText>
        </w:r>
        <w:r w:rsidRPr="00EA5CB6">
          <w:rPr>
            <w:rFonts w:cs="Times New Roman"/>
            <w:color w:val="000000" w:themeColor="text1"/>
          </w:rPr>
          <w:tab/>
          <w:delText>Introduction to African American         Studies</w:delText>
        </w:r>
      </w:del>
    </w:p>
    <w:p w14:paraId="43DB69FE" w14:textId="77777777" w:rsidR="00900FA3" w:rsidRDefault="00D1348E" w:rsidP="009F136D">
      <w:pPr>
        <w:pStyle w:val="Normal1"/>
        <w:spacing w:line="240" w:lineRule="auto"/>
        <w:ind w:left="1080" w:hanging="1080"/>
        <w:rPr>
          <w:del w:id="5003" w:author="Summer 2023 updates" w:date="2024-07-31T13:42:00Z"/>
          <w:rFonts w:cs="Times New Roman"/>
          <w:color w:val="000000" w:themeColor="text1"/>
          <w:sz w:val="22"/>
          <w:szCs w:val="22"/>
        </w:rPr>
      </w:pPr>
      <w:del w:id="5004" w:author="Summer 2023 updates" w:date="2024-07-31T13:42:00Z">
        <w:r w:rsidRPr="00EA5CB6">
          <w:rPr>
            <w:rFonts w:cs="Times New Roman"/>
            <w:color w:val="000000" w:themeColor="text1"/>
            <w:sz w:val="22"/>
            <w:szCs w:val="22"/>
          </w:rPr>
          <w:delText>AAM</w:delText>
        </w:r>
        <w:r w:rsidR="00900FA3" w:rsidRPr="00EA5CB6">
          <w:rPr>
            <w:rFonts w:cs="Times New Roman"/>
            <w:color w:val="000000" w:themeColor="text1"/>
            <w:sz w:val="22"/>
            <w:szCs w:val="22"/>
          </w:rPr>
          <w:delText>-137</w:delText>
        </w:r>
        <w:r w:rsidR="009F136D" w:rsidRPr="00EA5CB6">
          <w:rPr>
            <w:rFonts w:cs="Times New Roman"/>
            <w:color w:val="000000" w:themeColor="text1"/>
            <w:sz w:val="22"/>
            <w:szCs w:val="22"/>
          </w:rPr>
          <w:tab/>
        </w:r>
        <w:r w:rsidR="00900FA3" w:rsidRPr="00EA5CB6">
          <w:rPr>
            <w:rFonts w:cs="Times New Roman"/>
            <w:color w:val="000000" w:themeColor="text1"/>
            <w:sz w:val="22"/>
            <w:szCs w:val="22"/>
          </w:rPr>
          <w:delText>African American Literature</w:delText>
        </w:r>
        <w:r w:rsidR="00B8454E" w:rsidRPr="00EA5CB6">
          <w:rPr>
            <w:rFonts w:cs="Times New Roman"/>
            <w:color w:val="000000" w:themeColor="text1"/>
            <w:sz w:val="22"/>
            <w:szCs w:val="22"/>
          </w:rPr>
          <w:fldChar w:fldCharType="begin"/>
        </w:r>
        <w:r w:rsidR="00B8454E" w:rsidRPr="00EA5CB6">
          <w:rPr>
            <w:color w:val="000000" w:themeColor="text1"/>
            <w:sz w:val="22"/>
            <w:szCs w:val="22"/>
          </w:rPr>
          <w:delInstrText xml:space="preserve"> XE "</w:delInstrText>
        </w:r>
        <w:r w:rsidR="00B8454E" w:rsidRPr="00EA5CB6">
          <w:rPr>
            <w:rFonts w:cs="Times New Roman"/>
            <w:color w:val="000000" w:themeColor="text1"/>
            <w:sz w:val="22"/>
            <w:szCs w:val="22"/>
          </w:rPr>
          <w:delInstrText>Literature</w:delInstrText>
        </w:r>
        <w:r w:rsidR="00B8454E" w:rsidRPr="00EA5CB6">
          <w:rPr>
            <w:color w:val="000000" w:themeColor="text1"/>
            <w:sz w:val="22"/>
            <w:szCs w:val="22"/>
          </w:rPr>
          <w:delInstrText xml:space="preserve">" </w:delInstrText>
        </w:r>
        <w:r w:rsidR="00B8454E" w:rsidRPr="00EA5CB6">
          <w:rPr>
            <w:rFonts w:cs="Times New Roman"/>
            <w:color w:val="000000" w:themeColor="text1"/>
            <w:sz w:val="22"/>
            <w:szCs w:val="22"/>
          </w:rPr>
          <w:fldChar w:fldCharType="end"/>
        </w:r>
        <w:r w:rsidR="00900FA3" w:rsidRPr="00EA5CB6">
          <w:rPr>
            <w:rFonts w:cs="Times New Roman"/>
            <w:color w:val="000000" w:themeColor="text1"/>
            <w:sz w:val="22"/>
            <w:szCs w:val="22"/>
          </w:rPr>
          <w:delText xml:space="preserve"> </w:delText>
        </w:r>
      </w:del>
    </w:p>
    <w:p w14:paraId="537E0C0A" w14:textId="77777777" w:rsidR="00D257FC" w:rsidRDefault="00D257FC" w:rsidP="009F136D">
      <w:pPr>
        <w:pStyle w:val="Normal1"/>
        <w:spacing w:line="240" w:lineRule="auto"/>
        <w:ind w:left="1080" w:hanging="1080"/>
        <w:rPr>
          <w:del w:id="5005" w:author="Summer 2023 updates" w:date="2024-07-31T13:42:00Z"/>
          <w:rFonts w:cs="Times New Roman"/>
          <w:color w:val="000000" w:themeColor="text1"/>
          <w:sz w:val="22"/>
          <w:szCs w:val="22"/>
        </w:rPr>
      </w:pPr>
      <w:del w:id="5006" w:author="Summer 2023 updates" w:date="2024-07-31T13:42:00Z">
        <w:r>
          <w:rPr>
            <w:rFonts w:cs="Times New Roman"/>
            <w:color w:val="000000" w:themeColor="text1"/>
            <w:sz w:val="22"/>
            <w:szCs w:val="22"/>
          </w:rPr>
          <w:delText>AAM-217</w:delText>
        </w:r>
        <w:r>
          <w:rPr>
            <w:rFonts w:cs="Times New Roman"/>
            <w:color w:val="000000" w:themeColor="text1"/>
            <w:sz w:val="22"/>
            <w:szCs w:val="22"/>
          </w:rPr>
          <w:tab/>
          <w:delText>Sport and Black Culture</w:delText>
        </w:r>
      </w:del>
    </w:p>
    <w:p w14:paraId="25A0C283" w14:textId="77777777" w:rsidR="00D257FC" w:rsidRDefault="00D257FC" w:rsidP="009F136D">
      <w:pPr>
        <w:pStyle w:val="Normal1"/>
        <w:spacing w:line="240" w:lineRule="auto"/>
        <w:ind w:left="1080" w:hanging="1080"/>
        <w:rPr>
          <w:del w:id="5007" w:author="Summer 2023 updates" w:date="2024-07-31T13:42:00Z"/>
          <w:rFonts w:cs="Times New Roman"/>
          <w:color w:val="000000" w:themeColor="text1"/>
          <w:sz w:val="22"/>
          <w:szCs w:val="22"/>
        </w:rPr>
      </w:pPr>
      <w:del w:id="5008" w:author="Summer 2023 updates" w:date="2024-07-31T13:42:00Z">
        <w:r>
          <w:rPr>
            <w:rFonts w:cs="Times New Roman"/>
            <w:color w:val="000000" w:themeColor="text1"/>
            <w:sz w:val="22"/>
            <w:szCs w:val="22"/>
          </w:rPr>
          <w:delText>AAM-227</w:delText>
        </w:r>
        <w:r>
          <w:rPr>
            <w:rFonts w:cs="Times New Roman"/>
            <w:color w:val="000000" w:themeColor="text1"/>
            <w:sz w:val="22"/>
            <w:szCs w:val="22"/>
          </w:rPr>
          <w:tab/>
          <w:delText>Blackness &amp; Identity in America</w:delText>
        </w:r>
      </w:del>
    </w:p>
    <w:p w14:paraId="2352DE21" w14:textId="77777777" w:rsidR="00D257FC" w:rsidRPr="00EA5CB6" w:rsidRDefault="00D257FC" w:rsidP="009F136D">
      <w:pPr>
        <w:pStyle w:val="Normal1"/>
        <w:spacing w:line="240" w:lineRule="auto"/>
        <w:ind w:left="1080" w:hanging="1080"/>
        <w:rPr>
          <w:del w:id="5009" w:author="Summer 2023 updates" w:date="2024-07-31T13:42:00Z"/>
          <w:rFonts w:cs="Times New Roman"/>
          <w:color w:val="000000" w:themeColor="text1"/>
          <w:sz w:val="22"/>
          <w:szCs w:val="22"/>
        </w:rPr>
      </w:pPr>
      <w:del w:id="5010" w:author="Summer 2023 updates" w:date="2024-07-31T13:42:00Z">
        <w:r>
          <w:rPr>
            <w:rFonts w:cs="Times New Roman"/>
            <w:color w:val="000000" w:themeColor="text1"/>
            <w:sz w:val="22"/>
            <w:szCs w:val="22"/>
          </w:rPr>
          <w:delText>AAM-287</w:delText>
        </w:r>
        <w:r>
          <w:rPr>
            <w:rFonts w:cs="Times New Roman"/>
            <w:color w:val="000000" w:themeColor="text1"/>
            <w:sz w:val="22"/>
            <w:szCs w:val="22"/>
          </w:rPr>
          <w:tab/>
          <w:delText>Topics in African American Studies</w:delText>
        </w:r>
      </w:del>
    </w:p>
    <w:p w14:paraId="3D2056DB" w14:textId="77777777" w:rsidR="00D257FC" w:rsidRDefault="00900FA3" w:rsidP="009F136D">
      <w:pPr>
        <w:spacing w:after="0"/>
        <w:ind w:left="1080" w:hanging="1080"/>
        <w:rPr>
          <w:del w:id="5011" w:author="Summer 2023 updates" w:date="2024-07-31T13:42:00Z"/>
          <w:rFonts w:cs="Times New Roman"/>
          <w:color w:val="000000" w:themeColor="text1"/>
        </w:rPr>
      </w:pPr>
      <w:del w:id="5012" w:author="Summer 2023 updates" w:date="2024-07-31T13:42:00Z">
        <w:r w:rsidRPr="00EA5CB6">
          <w:rPr>
            <w:rFonts w:cs="Times New Roman"/>
            <w:color w:val="000000" w:themeColor="text1"/>
          </w:rPr>
          <w:delText>AAM</w:delText>
        </w:r>
        <w:r w:rsidR="00582B8D" w:rsidRPr="00EA5CB6">
          <w:rPr>
            <w:rFonts w:cs="Times New Roman"/>
            <w:color w:val="000000" w:themeColor="text1"/>
          </w:rPr>
          <w:delText>-</w:delText>
        </w:r>
        <w:r w:rsidR="00962BA0" w:rsidRPr="00EA5CB6">
          <w:rPr>
            <w:rFonts w:cs="Times New Roman"/>
            <w:color w:val="000000" w:themeColor="text1"/>
          </w:rPr>
          <w:delText>367</w:delText>
        </w:r>
        <w:r w:rsidR="009F136D" w:rsidRPr="00EA5CB6">
          <w:rPr>
            <w:rFonts w:cs="Times New Roman"/>
            <w:color w:val="000000" w:themeColor="text1"/>
          </w:rPr>
          <w:tab/>
        </w:r>
        <w:r w:rsidRPr="00EA5CB6">
          <w:rPr>
            <w:rFonts w:cs="Times New Roman"/>
            <w:color w:val="000000" w:themeColor="text1"/>
          </w:rPr>
          <w:delText>Studies in African American Literature</w:delText>
        </w:r>
      </w:del>
    </w:p>
    <w:p w14:paraId="1CB0D23F" w14:textId="77777777" w:rsidR="00900FA3" w:rsidRPr="00EA5CB6" w:rsidRDefault="00D257FC" w:rsidP="009F136D">
      <w:pPr>
        <w:spacing w:after="0"/>
        <w:ind w:left="1080" w:hanging="1080"/>
        <w:rPr>
          <w:del w:id="5013" w:author="Summer 2023 updates" w:date="2024-07-31T13:42:00Z"/>
          <w:rFonts w:cs="Times New Roman"/>
          <w:color w:val="000000" w:themeColor="text1"/>
        </w:rPr>
      </w:pPr>
      <w:del w:id="5014" w:author="Summer 2023 updates" w:date="2024-07-31T13:42:00Z">
        <w:r>
          <w:rPr>
            <w:rFonts w:cs="Times New Roman"/>
            <w:color w:val="000000" w:themeColor="text1"/>
          </w:rPr>
          <w:delText>AAM-387</w:delText>
        </w:r>
        <w:r>
          <w:rPr>
            <w:rFonts w:cs="Times New Roman"/>
            <w:color w:val="000000" w:themeColor="text1"/>
          </w:rPr>
          <w:tab/>
          <w:delText>Advanced Topics in African American Studies</w:delText>
        </w:r>
        <w:r w:rsidR="00B8454E" w:rsidRPr="00EA5CB6">
          <w:rPr>
            <w:rFonts w:cs="Times New Roman"/>
            <w:color w:val="000000" w:themeColor="text1"/>
          </w:rPr>
          <w:fldChar w:fldCharType="begin"/>
        </w:r>
        <w:r w:rsidR="00B8454E" w:rsidRPr="00EA5CB6">
          <w:rPr>
            <w:color w:val="000000" w:themeColor="text1"/>
          </w:rPr>
          <w:delInstrText xml:space="preserve"> XE "</w:delInstrText>
        </w:r>
        <w:r w:rsidR="00B8454E" w:rsidRPr="00EA5CB6">
          <w:rPr>
            <w:rFonts w:cs="Times New Roman"/>
            <w:color w:val="000000" w:themeColor="text1"/>
          </w:rPr>
          <w:delInstrText>Literature</w:delInstrText>
        </w:r>
        <w:r w:rsidR="00B8454E" w:rsidRPr="00EA5CB6">
          <w:rPr>
            <w:color w:val="000000" w:themeColor="text1"/>
          </w:rPr>
          <w:delInstrText xml:space="preserve">" </w:delInstrText>
        </w:r>
        <w:r w:rsidR="00B8454E" w:rsidRPr="00EA5CB6">
          <w:rPr>
            <w:rFonts w:cs="Times New Roman"/>
            <w:color w:val="000000" w:themeColor="text1"/>
          </w:rPr>
          <w:fldChar w:fldCharType="end"/>
        </w:r>
      </w:del>
    </w:p>
    <w:p w14:paraId="467E87B0" w14:textId="77777777" w:rsidR="00900FA3" w:rsidRDefault="00900FA3" w:rsidP="00962BA0">
      <w:pPr>
        <w:pStyle w:val="Style-55"/>
        <w:tabs>
          <w:tab w:val="left" w:pos="10800"/>
        </w:tabs>
        <w:ind w:left="1080" w:hanging="1080"/>
        <w:contextualSpacing/>
        <w:rPr>
          <w:del w:id="5015" w:author="Summer 2023 updates" w:date="2024-07-31T13:42:00Z"/>
          <w:rFonts w:ascii="Garamond" w:hAnsi="Garamond"/>
          <w:color w:val="000000" w:themeColor="text1"/>
          <w:sz w:val="22"/>
          <w:szCs w:val="22"/>
        </w:rPr>
      </w:pPr>
      <w:del w:id="5016" w:author="Summer 2023 updates" w:date="2024-07-31T13:42:00Z">
        <w:r w:rsidRPr="00EA5CB6">
          <w:rPr>
            <w:rFonts w:ascii="Garamond" w:hAnsi="Garamond"/>
            <w:color w:val="000000" w:themeColor="text1"/>
            <w:sz w:val="22"/>
            <w:szCs w:val="22"/>
          </w:rPr>
          <w:delText>AAM-447</w:delText>
        </w:r>
        <w:r w:rsidR="00962BA0" w:rsidRPr="00EA5CB6">
          <w:rPr>
            <w:rFonts w:ascii="Garamond" w:hAnsi="Garamond"/>
            <w:color w:val="000000" w:themeColor="text1"/>
            <w:sz w:val="22"/>
            <w:szCs w:val="22"/>
          </w:rPr>
          <w:tab/>
        </w:r>
        <w:r w:rsidRPr="00EA5CB6">
          <w:rPr>
            <w:rFonts w:ascii="Garamond" w:hAnsi="Garamond"/>
            <w:color w:val="000000" w:themeColor="text1"/>
            <w:sz w:val="22"/>
            <w:szCs w:val="22"/>
          </w:rPr>
          <w:delText>Directed Studies in African American</w:delText>
        </w:r>
        <w:r w:rsidR="00962BA0"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Studies</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"African American Studies"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del>
    </w:p>
    <w:p w14:paraId="7F284BBE" w14:textId="77777777" w:rsidR="00D257FC" w:rsidRPr="00EA5CB6" w:rsidRDefault="00D257FC" w:rsidP="00962BA0">
      <w:pPr>
        <w:pStyle w:val="Style-55"/>
        <w:tabs>
          <w:tab w:val="left" w:pos="10800"/>
        </w:tabs>
        <w:ind w:left="1080" w:hanging="1080"/>
        <w:contextualSpacing/>
        <w:rPr>
          <w:del w:id="5017" w:author="Summer 2023 updates" w:date="2024-07-31T13:42:00Z"/>
          <w:rFonts w:ascii="Garamond" w:hAnsi="Garamond"/>
          <w:color w:val="000000" w:themeColor="text1"/>
          <w:sz w:val="22"/>
          <w:szCs w:val="22"/>
        </w:rPr>
      </w:pPr>
      <w:del w:id="5018" w:author="Summer 2023 updates" w:date="2024-07-31T13:42:00Z">
        <w:r>
          <w:rPr>
            <w:rFonts w:ascii="Garamond" w:hAnsi="Garamond"/>
            <w:color w:val="000000" w:themeColor="text1"/>
            <w:sz w:val="22"/>
            <w:szCs w:val="22"/>
          </w:rPr>
          <w:delText>AAM-457</w:delText>
        </w:r>
        <w:r>
          <w:rPr>
            <w:rFonts w:ascii="Garamond" w:hAnsi="Garamond"/>
            <w:color w:val="000000" w:themeColor="text1"/>
            <w:sz w:val="22"/>
            <w:szCs w:val="22"/>
          </w:rPr>
          <w:tab/>
          <w:delText>Directed Studies in African American Studies</w:delText>
        </w:r>
      </w:del>
    </w:p>
    <w:p w14:paraId="47EEABF0" w14:textId="77777777" w:rsidR="00900FA3" w:rsidRPr="00EA5CB6" w:rsidRDefault="00900FA3" w:rsidP="00962BA0">
      <w:pPr>
        <w:spacing w:after="0"/>
        <w:ind w:left="1080" w:hanging="1080"/>
        <w:rPr>
          <w:del w:id="5019" w:author="Summer 2023 updates" w:date="2024-07-31T13:42:00Z"/>
          <w:rFonts w:cs="Times New Roman"/>
          <w:color w:val="000000" w:themeColor="text1"/>
        </w:rPr>
      </w:pPr>
      <w:del w:id="5020" w:author="Summer 2023 updates" w:date="2024-07-31T13:42:00Z">
        <w:r w:rsidRPr="00EA5CB6">
          <w:rPr>
            <w:rFonts w:cs="Times New Roman"/>
            <w:color w:val="000000" w:themeColor="text1"/>
          </w:rPr>
          <w:delText>AAM-467</w:delText>
        </w:r>
        <w:r w:rsidR="00962BA0" w:rsidRPr="00EA5CB6">
          <w:rPr>
            <w:rFonts w:cs="Times New Roman"/>
            <w:color w:val="000000" w:themeColor="text1"/>
          </w:rPr>
          <w:tab/>
        </w:r>
        <w:r w:rsidRPr="00EA5CB6">
          <w:rPr>
            <w:rFonts w:cs="Times New Roman"/>
            <w:color w:val="000000" w:themeColor="text1"/>
          </w:rPr>
          <w:delText>Seminar in African American Literature</w:delText>
        </w:r>
        <w:r w:rsidR="00B8454E" w:rsidRPr="00EA5CB6">
          <w:rPr>
            <w:rFonts w:cs="Times New Roman"/>
            <w:color w:val="000000" w:themeColor="text1"/>
          </w:rPr>
          <w:fldChar w:fldCharType="begin"/>
        </w:r>
        <w:r w:rsidR="00B8454E" w:rsidRPr="00EA5CB6">
          <w:rPr>
            <w:color w:val="000000" w:themeColor="text1"/>
          </w:rPr>
          <w:delInstrText xml:space="preserve"> XE "</w:delInstrText>
        </w:r>
        <w:r w:rsidR="00B8454E" w:rsidRPr="00EA5CB6">
          <w:rPr>
            <w:rFonts w:cs="Times New Roman"/>
            <w:color w:val="000000" w:themeColor="text1"/>
          </w:rPr>
          <w:delInstrText>Literature</w:delInstrText>
        </w:r>
        <w:r w:rsidR="00B8454E" w:rsidRPr="00EA5CB6">
          <w:rPr>
            <w:color w:val="000000" w:themeColor="text1"/>
          </w:rPr>
          <w:delInstrText xml:space="preserve">" </w:delInstrText>
        </w:r>
        <w:r w:rsidR="00B8454E" w:rsidRPr="00EA5CB6">
          <w:rPr>
            <w:rFonts w:cs="Times New Roman"/>
            <w:color w:val="000000" w:themeColor="text1"/>
          </w:rPr>
          <w:fldChar w:fldCharType="end"/>
        </w:r>
        <w:r w:rsidRPr="00EA5CB6">
          <w:rPr>
            <w:rFonts w:cs="Times New Roman"/>
            <w:color w:val="000000" w:themeColor="text1"/>
          </w:rPr>
          <w:delText xml:space="preserve"> </w:delText>
        </w:r>
      </w:del>
    </w:p>
    <w:p w14:paraId="2A46F007" w14:textId="77777777" w:rsidR="00900FA3" w:rsidRPr="00EA5CB6" w:rsidRDefault="00900FA3" w:rsidP="008A7BE7">
      <w:pPr>
        <w:pStyle w:val="Style-55"/>
        <w:tabs>
          <w:tab w:val="left" w:pos="10800"/>
        </w:tabs>
        <w:ind w:left="1080" w:hanging="1080"/>
        <w:contextualSpacing/>
        <w:rPr>
          <w:del w:id="5021" w:author="Summer 2023 updates" w:date="2024-07-31T13:42:00Z"/>
          <w:rFonts w:ascii="Garamond" w:hAnsi="Garamond"/>
          <w:color w:val="000000" w:themeColor="text1"/>
          <w:sz w:val="22"/>
          <w:szCs w:val="22"/>
        </w:rPr>
      </w:pPr>
      <w:del w:id="5022" w:author="Summer 2023 updates" w:date="2024-07-31T13:42:00Z">
        <w:r w:rsidRPr="00EA5CB6">
          <w:rPr>
            <w:rFonts w:ascii="Garamond" w:hAnsi="Garamond"/>
            <w:color w:val="000000" w:themeColor="text1"/>
            <w:sz w:val="22"/>
            <w:szCs w:val="22"/>
          </w:rPr>
          <w:delText>ARH-107</w:delText>
        </w:r>
        <w:r w:rsidRPr="00EA5CB6">
          <w:rPr>
            <w:rFonts w:ascii="Garamond" w:hAnsi="Garamond"/>
            <w:color w:val="000000" w:themeColor="text1"/>
            <w:sz w:val="22"/>
            <w:szCs w:val="22"/>
          </w:rPr>
          <w:tab/>
          <w:delText>Gender and Art</w:delText>
        </w:r>
      </w:del>
    </w:p>
    <w:p w14:paraId="7E730E36" w14:textId="77777777" w:rsidR="00900FA3" w:rsidRPr="00EA5CB6" w:rsidRDefault="00900FA3" w:rsidP="008A7BE7">
      <w:pPr>
        <w:pStyle w:val="Style-55"/>
        <w:tabs>
          <w:tab w:val="left" w:pos="10800"/>
        </w:tabs>
        <w:ind w:left="1080" w:hanging="1080"/>
        <w:contextualSpacing/>
        <w:rPr>
          <w:del w:id="5023" w:author="Summer 2023 updates" w:date="2024-07-31T13:42:00Z"/>
          <w:rFonts w:ascii="Garamond" w:hAnsi="Garamond"/>
          <w:color w:val="000000" w:themeColor="text1"/>
          <w:sz w:val="22"/>
          <w:szCs w:val="22"/>
        </w:rPr>
      </w:pPr>
      <w:del w:id="5024" w:author="Summer 2023 updates" w:date="2024-07-31T13:42:00Z">
        <w:r w:rsidRPr="00EA5CB6">
          <w:rPr>
            <w:rFonts w:ascii="Garamond" w:hAnsi="Garamond"/>
            <w:color w:val="000000" w:themeColor="text1"/>
            <w:sz w:val="22"/>
            <w:szCs w:val="22"/>
          </w:rPr>
          <w:delText>ARH-297</w:delText>
        </w:r>
        <w:r w:rsidRPr="00EA5CB6">
          <w:rPr>
            <w:rFonts w:ascii="Garamond" w:hAnsi="Garamond"/>
            <w:color w:val="000000" w:themeColor="text1"/>
            <w:sz w:val="22"/>
            <w:szCs w:val="22"/>
          </w:rPr>
          <w:tab/>
          <w:delText>Topics in Art History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"Art History"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del>
    </w:p>
    <w:p w14:paraId="1EF52D5F" w14:textId="77777777" w:rsidR="00900FA3" w:rsidRPr="00EA5CB6" w:rsidRDefault="00900FA3" w:rsidP="008A7BE7">
      <w:pPr>
        <w:pStyle w:val="Style-55"/>
        <w:tabs>
          <w:tab w:val="left" w:pos="10800"/>
        </w:tabs>
        <w:ind w:left="1080" w:hanging="1080"/>
        <w:contextualSpacing/>
        <w:rPr>
          <w:del w:id="5025" w:author="Summer 2023 updates" w:date="2024-07-31T13:42:00Z"/>
          <w:rFonts w:ascii="Garamond" w:hAnsi="Garamond"/>
          <w:color w:val="000000" w:themeColor="text1"/>
          <w:sz w:val="22"/>
          <w:szCs w:val="22"/>
        </w:rPr>
      </w:pPr>
      <w:del w:id="5026" w:author="Summer 2023 updates" w:date="2024-07-31T13:42:00Z">
        <w:r w:rsidRPr="00EA5CB6">
          <w:rPr>
            <w:rFonts w:ascii="Garamond" w:hAnsi="Garamond"/>
            <w:color w:val="000000" w:themeColor="text1"/>
            <w:sz w:val="22"/>
            <w:szCs w:val="22"/>
          </w:rPr>
          <w:delText>ARH-307</w:delText>
        </w:r>
        <w:r w:rsidRPr="00EA5CB6">
          <w:rPr>
            <w:rFonts w:ascii="Garamond" w:hAnsi="Garamond"/>
            <w:color w:val="000000" w:themeColor="text1"/>
            <w:sz w:val="22"/>
            <w:szCs w:val="22"/>
          </w:rPr>
          <w:tab/>
          <w:delText>Modern and Contemporary Art</w:delText>
        </w:r>
        <w:r w:rsidR="00D56737" w:rsidRPr="00EA5CB6">
          <w:rPr>
            <w:rFonts w:ascii="Garamond" w:hAnsi="Garamond"/>
            <w:color w:val="000000" w:themeColor="text1"/>
            <w:sz w:val="22"/>
            <w:szCs w:val="22"/>
          </w:rPr>
          <w:delText xml:space="preserve"> (WE)</w:delText>
        </w:r>
      </w:del>
    </w:p>
    <w:p w14:paraId="3EDA63D0" w14:textId="77777777" w:rsidR="00900FA3" w:rsidRPr="00EA5CB6" w:rsidRDefault="00962BA0" w:rsidP="008A7BE7">
      <w:pPr>
        <w:pStyle w:val="Style-55"/>
        <w:tabs>
          <w:tab w:val="left" w:pos="10800"/>
        </w:tabs>
        <w:ind w:left="1080" w:hanging="1080"/>
        <w:contextualSpacing/>
        <w:rPr>
          <w:del w:id="5027" w:author="Summer 2023 updates" w:date="2024-07-31T13:42:00Z"/>
          <w:rFonts w:ascii="Garamond" w:hAnsi="Garamond"/>
          <w:color w:val="000000" w:themeColor="text1"/>
          <w:sz w:val="22"/>
          <w:szCs w:val="22"/>
        </w:rPr>
      </w:pPr>
      <w:del w:id="5028" w:author="Summer 2023 updates" w:date="2024-07-31T13:42:00Z">
        <w:r w:rsidRPr="00EA5CB6">
          <w:rPr>
            <w:rFonts w:ascii="Garamond" w:hAnsi="Garamond"/>
            <w:color w:val="000000" w:themeColor="text1"/>
            <w:sz w:val="22"/>
            <w:szCs w:val="22"/>
          </w:rPr>
          <w:delText>BUS-387</w:delText>
        </w:r>
        <w:r w:rsidR="00900FA3" w:rsidRPr="00EA5CB6">
          <w:rPr>
            <w:rFonts w:ascii="Garamond" w:hAnsi="Garamond"/>
            <w:color w:val="000000" w:themeColor="text1"/>
            <w:sz w:val="22"/>
            <w:szCs w:val="22"/>
          </w:rPr>
          <w:tab/>
          <w:delText>Advanced Topics in Human Resource Management</w:delText>
        </w:r>
      </w:del>
    </w:p>
    <w:p w14:paraId="5B33F548" w14:textId="77777777" w:rsidR="00900FA3" w:rsidRPr="00EA5CB6" w:rsidRDefault="00900FA3" w:rsidP="008A7BE7">
      <w:pPr>
        <w:pStyle w:val="Style-55"/>
        <w:tabs>
          <w:tab w:val="left" w:pos="10800"/>
        </w:tabs>
        <w:ind w:left="1080" w:hanging="1080"/>
        <w:contextualSpacing/>
        <w:rPr>
          <w:del w:id="5029" w:author="Summer 2023 updates" w:date="2024-07-31T13:42:00Z"/>
          <w:rFonts w:ascii="Garamond" w:hAnsi="Garamond"/>
          <w:color w:val="000000" w:themeColor="text1"/>
          <w:sz w:val="22"/>
          <w:szCs w:val="22"/>
        </w:rPr>
      </w:pPr>
      <w:del w:id="5030" w:author="Summer 2023 updates" w:date="2024-07-31T13:42:00Z">
        <w:r w:rsidRPr="00EA5CB6">
          <w:rPr>
            <w:rFonts w:ascii="Garamond" w:hAnsi="Garamond"/>
            <w:color w:val="000000" w:themeColor="text1"/>
            <w:sz w:val="22"/>
            <w:szCs w:val="22"/>
          </w:rPr>
          <w:delText>BUS-437</w:delText>
        </w:r>
        <w:r w:rsidRPr="00EA5CB6">
          <w:rPr>
            <w:rFonts w:ascii="Garamond" w:hAnsi="Garamond"/>
            <w:color w:val="000000" w:themeColor="text1"/>
            <w:sz w:val="22"/>
            <w:szCs w:val="22"/>
          </w:rPr>
          <w:tab/>
          <w:delText>Strategic Compensation</w:delText>
        </w:r>
      </w:del>
    </w:p>
    <w:p w14:paraId="7355B95F" w14:textId="77777777" w:rsidR="00900FA3" w:rsidRPr="00EA5CB6" w:rsidRDefault="00900FA3" w:rsidP="008A7BE7">
      <w:pPr>
        <w:pStyle w:val="Style-55"/>
        <w:tabs>
          <w:tab w:val="left" w:pos="10800"/>
        </w:tabs>
        <w:ind w:left="1080" w:hanging="1080"/>
        <w:contextualSpacing/>
        <w:rPr>
          <w:del w:id="5031" w:author="Summer 2023 updates" w:date="2024-07-31T13:42:00Z"/>
          <w:rFonts w:ascii="Garamond" w:hAnsi="Garamond"/>
          <w:color w:val="000000" w:themeColor="text1"/>
          <w:sz w:val="22"/>
          <w:szCs w:val="22"/>
        </w:rPr>
      </w:pPr>
      <w:del w:id="5032" w:author="Summer 2023 updates" w:date="2024-07-31T13:42:00Z">
        <w:r w:rsidRPr="00EA5CB6">
          <w:rPr>
            <w:rFonts w:ascii="Garamond" w:hAnsi="Garamond"/>
            <w:color w:val="000000" w:themeColor="text1"/>
            <w:sz w:val="22"/>
            <w:szCs w:val="22"/>
          </w:rPr>
          <w:delText>BUS-457</w:delText>
        </w:r>
        <w:r w:rsidRPr="00EA5CB6">
          <w:rPr>
            <w:rFonts w:ascii="Garamond" w:hAnsi="Garamond"/>
            <w:color w:val="000000" w:themeColor="text1"/>
            <w:sz w:val="22"/>
            <w:szCs w:val="22"/>
          </w:rPr>
          <w:tab/>
          <w:delText xml:space="preserve">Employment and Discrimination Law </w:delText>
        </w:r>
      </w:del>
    </w:p>
    <w:p w14:paraId="3AB57922" w14:textId="77777777" w:rsidR="00900FA3" w:rsidRPr="00EA5CB6" w:rsidRDefault="00900FA3" w:rsidP="008A7BE7">
      <w:pPr>
        <w:pStyle w:val="Style-55"/>
        <w:tabs>
          <w:tab w:val="left" w:pos="10800"/>
        </w:tabs>
        <w:ind w:left="1080" w:hanging="1080"/>
        <w:contextualSpacing/>
        <w:rPr>
          <w:del w:id="5033" w:author="Summer 2023 updates" w:date="2024-07-31T13:42:00Z"/>
          <w:rFonts w:ascii="Garamond" w:hAnsi="Garamond"/>
          <w:color w:val="000000" w:themeColor="text1"/>
          <w:sz w:val="22"/>
          <w:szCs w:val="22"/>
        </w:rPr>
      </w:pPr>
      <w:del w:id="5034" w:author="Summer 2023 updates" w:date="2024-07-31T13:42:00Z">
        <w:r w:rsidRPr="00EA5CB6">
          <w:rPr>
            <w:rFonts w:ascii="Garamond" w:hAnsi="Garamond"/>
            <w:color w:val="000000" w:themeColor="text1"/>
            <w:sz w:val="22"/>
            <w:szCs w:val="22"/>
          </w:rPr>
          <w:delText>BUS-467</w:delText>
        </w:r>
        <w:r w:rsidR="008A7BE7" w:rsidRPr="00EA5CB6">
          <w:rPr>
            <w:rFonts w:ascii="Garamond" w:hAnsi="Garamond"/>
            <w:color w:val="000000" w:themeColor="text1"/>
            <w:sz w:val="22"/>
            <w:szCs w:val="22"/>
          </w:rPr>
          <w:tab/>
          <w:delText>Consumer Behavior</w:delText>
        </w:r>
      </w:del>
    </w:p>
    <w:p w14:paraId="5EF4DE7F" w14:textId="77777777" w:rsidR="00900FA3" w:rsidRPr="00EA5CB6" w:rsidRDefault="00900FA3" w:rsidP="008A7BE7">
      <w:pPr>
        <w:pStyle w:val="Style-55"/>
        <w:tabs>
          <w:tab w:val="left" w:pos="10800"/>
        </w:tabs>
        <w:ind w:left="1080" w:hanging="1080"/>
        <w:contextualSpacing/>
        <w:rPr>
          <w:del w:id="5035" w:author="Summer 2023 updates" w:date="2024-07-31T13:42:00Z"/>
          <w:rFonts w:ascii="Garamond" w:hAnsi="Garamond"/>
          <w:color w:val="000000" w:themeColor="text1"/>
          <w:sz w:val="22"/>
          <w:szCs w:val="22"/>
        </w:rPr>
      </w:pPr>
      <w:del w:id="5036" w:author="Summer 2023 updates" w:date="2024-07-31T13:42:00Z">
        <w:r w:rsidRPr="00EA5CB6">
          <w:rPr>
            <w:rFonts w:ascii="Garamond" w:hAnsi="Garamond"/>
            <w:color w:val="000000" w:themeColor="text1"/>
            <w:sz w:val="22"/>
            <w:szCs w:val="22"/>
          </w:rPr>
          <w:delText>COM-157</w:delText>
        </w:r>
        <w:r w:rsidRPr="00EA5CB6">
          <w:rPr>
            <w:rFonts w:ascii="Garamond" w:hAnsi="Garamond"/>
            <w:color w:val="000000" w:themeColor="text1"/>
            <w:sz w:val="22"/>
            <w:szCs w:val="22"/>
          </w:rPr>
          <w:tab/>
          <w:delText>Introduction to Media Analysis</w:delText>
        </w:r>
        <w:r w:rsidR="00BA3F5E" w:rsidRPr="00EA5CB6">
          <w:rPr>
            <w:rFonts w:ascii="Garamond" w:hAnsi="Garamond"/>
            <w:color w:val="000000" w:themeColor="text1"/>
            <w:sz w:val="22"/>
            <w:szCs w:val="22"/>
          </w:rPr>
          <w:delText xml:space="preserve"> (WE)</w:delText>
        </w:r>
      </w:del>
    </w:p>
    <w:p w14:paraId="7308A379" w14:textId="77777777" w:rsidR="004E090E" w:rsidRPr="00EA5CB6" w:rsidRDefault="00900FA3" w:rsidP="004E090E">
      <w:pPr>
        <w:pStyle w:val="Style-55"/>
        <w:tabs>
          <w:tab w:val="left" w:pos="10800"/>
        </w:tabs>
        <w:ind w:left="1080" w:hanging="1080"/>
        <w:contextualSpacing/>
        <w:rPr>
          <w:del w:id="5037" w:author="Summer 2023 updates" w:date="2024-07-31T13:42:00Z"/>
          <w:rFonts w:ascii="Garamond" w:hAnsi="Garamond"/>
          <w:color w:val="000000" w:themeColor="text1"/>
          <w:sz w:val="22"/>
          <w:szCs w:val="22"/>
        </w:rPr>
      </w:pPr>
      <w:del w:id="5038" w:author="Summer 2023 updates" w:date="2024-07-31T13:42:00Z">
        <w:r w:rsidRPr="00EA5CB6">
          <w:rPr>
            <w:rFonts w:ascii="Garamond" w:hAnsi="Garamond"/>
            <w:color w:val="000000" w:themeColor="text1"/>
            <w:sz w:val="22"/>
            <w:szCs w:val="22"/>
          </w:rPr>
          <w:delText>COM-237</w:delText>
        </w:r>
        <w:r w:rsidRPr="00EA5CB6">
          <w:rPr>
            <w:rFonts w:ascii="Garamond" w:hAnsi="Garamond"/>
            <w:color w:val="000000" w:themeColor="text1"/>
            <w:sz w:val="22"/>
            <w:szCs w:val="22"/>
          </w:rPr>
          <w:tab/>
          <w:delText xml:space="preserve">Interpersonal Communication </w:delText>
        </w:r>
        <w:r w:rsidR="00BA3F5E" w:rsidRPr="00EA5CB6">
          <w:rPr>
            <w:rFonts w:ascii="Garamond" w:hAnsi="Garamond"/>
            <w:color w:val="000000" w:themeColor="text1"/>
            <w:sz w:val="22"/>
            <w:szCs w:val="22"/>
          </w:rPr>
          <w:delText>(WE)</w:delText>
        </w:r>
      </w:del>
    </w:p>
    <w:p w14:paraId="2D744408" w14:textId="77777777" w:rsidR="00900FA3" w:rsidRPr="00EA5CB6" w:rsidRDefault="00900FA3" w:rsidP="008A7BE7">
      <w:pPr>
        <w:pStyle w:val="Style-55"/>
        <w:tabs>
          <w:tab w:val="left" w:pos="10800"/>
        </w:tabs>
        <w:ind w:left="1080" w:hanging="1080"/>
        <w:contextualSpacing/>
        <w:rPr>
          <w:del w:id="5039" w:author="Summer 2023 updates" w:date="2024-07-31T13:42:00Z"/>
          <w:rFonts w:ascii="Garamond" w:hAnsi="Garamond"/>
          <w:color w:val="000000" w:themeColor="text1"/>
          <w:sz w:val="22"/>
          <w:szCs w:val="22"/>
        </w:rPr>
      </w:pPr>
      <w:del w:id="5040" w:author="Summer 2023 updates" w:date="2024-07-31T13:42:00Z">
        <w:r w:rsidRPr="00EA5CB6">
          <w:rPr>
            <w:rFonts w:ascii="Garamond" w:hAnsi="Garamond"/>
            <w:color w:val="000000" w:themeColor="text1"/>
            <w:sz w:val="22"/>
            <w:szCs w:val="22"/>
          </w:rPr>
          <w:delText>COM-337</w:delText>
        </w:r>
        <w:r w:rsidRPr="00EA5CB6">
          <w:rPr>
            <w:rFonts w:ascii="Garamond" w:hAnsi="Garamond"/>
            <w:color w:val="000000" w:themeColor="text1"/>
            <w:sz w:val="22"/>
            <w:szCs w:val="22"/>
          </w:rPr>
          <w:tab/>
          <w:delText>Persuasion</w:delText>
        </w:r>
      </w:del>
    </w:p>
    <w:p w14:paraId="6062B01C" w14:textId="77777777" w:rsidR="00900FA3" w:rsidRPr="00EA5CB6" w:rsidRDefault="00900FA3" w:rsidP="008A7BE7">
      <w:pPr>
        <w:pStyle w:val="Style-55"/>
        <w:tabs>
          <w:tab w:val="left" w:pos="10800"/>
        </w:tabs>
        <w:ind w:left="1080" w:hanging="1080"/>
        <w:contextualSpacing/>
        <w:rPr>
          <w:del w:id="5041" w:author="Summer 2023 updates" w:date="2024-07-31T13:42:00Z"/>
          <w:rFonts w:ascii="Garamond" w:hAnsi="Garamond"/>
          <w:color w:val="000000" w:themeColor="text1"/>
          <w:sz w:val="22"/>
          <w:szCs w:val="22"/>
        </w:rPr>
      </w:pPr>
      <w:del w:id="5042" w:author="Summer 2023 updates" w:date="2024-07-31T13:42:00Z">
        <w:r w:rsidRPr="00EA5CB6">
          <w:rPr>
            <w:rFonts w:ascii="Garamond" w:hAnsi="Garamond"/>
            <w:color w:val="000000" w:themeColor="text1"/>
            <w:sz w:val="22"/>
            <w:szCs w:val="22"/>
          </w:rPr>
          <w:delText>COM-357</w:delText>
        </w:r>
        <w:r w:rsidRPr="00EA5CB6">
          <w:rPr>
            <w:rFonts w:ascii="Garamond" w:hAnsi="Garamond"/>
            <w:color w:val="000000" w:themeColor="text1"/>
            <w:sz w:val="22"/>
            <w:szCs w:val="22"/>
          </w:rPr>
          <w:tab/>
          <w:delText>Sex, Race, and Gender in the Media</w:delText>
        </w:r>
        <w:r w:rsidR="004E090E" w:rsidRPr="00EA5CB6">
          <w:rPr>
            <w:rFonts w:ascii="Garamond" w:hAnsi="Garamond"/>
            <w:color w:val="000000" w:themeColor="text1"/>
            <w:sz w:val="22"/>
            <w:szCs w:val="22"/>
          </w:rPr>
          <w:delText xml:space="preserve"> (WE)</w:delText>
        </w:r>
      </w:del>
    </w:p>
    <w:p w14:paraId="450B0DC5" w14:textId="77777777" w:rsidR="00900FA3" w:rsidRPr="00EA5CB6" w:rsidRDefault="00900FA3" w:rsidP="008A7BE7">
      <w:pPr>
        <w:pStyle w:val="Style-55"/>
        <w:tabs>
          <w:tab w:val="left" w:pos="10800"/>
        </w:tabs>
        <w:ind w:left="1080" w:hanging="1080"/>
        <w:contextualSpacing/>
        <w:rPr>
          <w:del w:id="5043" w:author="Summer 2023 updates" w:date="2024-07-31T13:42:00Z"/>
          <w:rFonts w:ascii="Garamond" w:hAnsi="Garamond"/>
          <w:color w:val="000000" w:themeColor="text1"/>
          <w:sz w:val="22"/>
          <w:szCs w:val="22"/>
        </w:rPr>
      </w:pPr>
      <w:del w:id="5044" w:author="Summer 2023 updates" w:date="2024-07-31T13:42:00Z">
        <w:r w:rsidRPr="00EA5CB6">
          <w:rPr>
            <w:rFonts w:ascii="Garamond" w:hAnsi="Garamond"/>
            <w:color w:val="000000" w:themeColor="text1"/>
            <w:sz w:val="22"/>
            <w:szCs w:val="22"/>
          </w:rPr>
          <w:delText>COM-437</w:delText>
        </w:r>
        <w:r w:rsidR="003E28A3" w:rsidRPr="00EA5CB6">
          <w:rPr>
            <w:rFonts w:ascii="Garamond" w:hAnsi="Garamond"/>
            <w:color w:val="000000" w:themeColor="text1"/>
            <w:sz w:val="22"/>
            <w:szCs w:val="22"/>
          </w:rPr>
          <w:tab/>
          <w:delText>Special Topics in Relational</w:delText>
        </w:r>
        <w:r w:rsidRPr="00EA5CB6">
          <w:rPr>
            <w:rFonts w:ascii="Garamond" w:hAnsi="Garamond"/>
            <w:color w:val="000000" w:themeColor="text1"/>
            <w:sz w:val="22"/>
            <w:szCs w:val="22"/>
          </w:rPr>
          <w:delText xml:space="preserve"> Communication:</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r w:rsidR="00D74B71" w:rsidRPr="00EA5CB6">
          <w:rPr>
            <w:rFonts w:ascii="Garamond" w:hAnsi="Garamond"/>
            <w:color w:val="000000" w:themeColor="text1"/>
            <w:sz w:val="22"/>
            <w:szCs w:val="22"/>
          </w:rPr>
          <w:delText xml:space="preserve"> (WE)</w:delText>
        </w:r>
      </w:del>
    </w:p>
    <w:p w14:paraId="541C121C" w14:textId="77777777" w:rsidR="00900FA3" w:rsidRPr="00EA5CB6" w:rsidRDefault="00900FA3" w:rsidP="008A7BE7">
      <w:pPr>
        <w:pStyle w:val="Style-55"/>
        <w:tabs>
          <w:tab w:val="left" w:pos="10800"/>
        </w:tabs>
        <w:ind w:left="1080" w:hanging="1080"/>
        <w:contextualSpacing/>
        <w:rPr>
          <w:del w:id="5045" w:author="Summer 2023 updates" w:date="2024-07-31T13:42:00Z"/>
          <w:rFonts w:ascii="Garamond" w:hAnsi="Garamond"/>
          <w:color w:val="000000" w:themeColor="text1"/>
          <w:sz w:val="22"/>
          <w:szCs w:val="22"/>
        </w:rPr>
      </w:pPr>
      <w:del w:id="5046" w:author="Summer 2023 updates" w:date="2024-07-31T13:42:00Z">
        <w:r w:rsidRPr="00EA5CB6">
          <w:rPr>
            <w:rFonts w:ascii="Garamond" w:hAnsi="Garamond"/>
            <w:color w:val="000000" w:themeColor="text1"/>
            <w:sz w:val="22"/>
            <w:szCs w:val="22"/>
          </w:rPr>
          <w:delText>COM-447</w:delText>
        </w:r>
        <w:r w:rsidRPr="00EA5CB6">
          <w:rPr>
            <w:rFonts w:ascii="Garamond" w:hAnsi="Garamond"/>
            <w:color w:val="000000" w:themeColor="text1"/>
            <w:sz w:val="22"/>
            <w:szCs w:val="22"/>
          </w:rPr>
          <w:tab/>
          <w:delText>Special Topics in Production:</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del>
    </w:p>
    <w:p w14:paraId="53EFAA51" w14:textId="77777777" w:rsidR="00900FA3" w:rsidRPr="00EA5CB6" w:rsidRDefault="00900FA3" w:rsidP="008A7BE7">
      <w:pPr>
        <w:pStyle w:val="Style-55"/>
        <w:tabs>
          <w:tab w:val="left" w:pos="10800"/>
        </w:tabs>
        <w:ind w:left="1080" w:hanging="1080"/>
        <w:contextualSpacing/>
        <w:rPr>
          <w:del w:id="5047" w:author="Summer 2023 updates" w:date="2024-07-31T13:42:00Z"/>
          <w:rFonts w:ascii="Garamond" w:hAnsi="Garamond"/>
          <w:color w:val="000000" w:themeColor="text1"/>
          <w:sz w:val="22"/>
          <w:szCs w:val="22"/>
        </w:rPr>
      </w:pPr>
      <w:del w:id="5048" w:author="Summer 2023 updates" w:date="2024-07-31T13:42:00Z">
        <w:r w:rsidRPr="00EA5CB6">
          <w:rPr>
            <w:rFonts w:ascii="Garamond" w:hAnsi="Garamond"/>
            <w:color w:val="000000" w:themeColor="text1"/>
            <w:sz w:val="22"/>
            <w:szCs w:val="22"/>
          </w:rPr>
          <w:delText>COM-457</w:delText>
        </w:r>
        <w:r w:rsidRPr="00EA5CB6">
          <w:rPr>
            <w:rFonts w:ascii="Garamond" w:hAnsi="Garamond"/>
            <w:color w:val="000000" w:themeColor="text1"/>
            <w:sz w:val="22"/>
            <w:szCs w:val="22"/>
          </w:rPr>
          <w:tab/>
          <w:delText>Special Topics in Media Studies:</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del>
    </w:p>
    <w:p w14:paraId="2C65BFB7" w14:textId="77777777" w:rsidR="00900FA3" w:rsidRPr="00EA5CB6" w:rsidRDefault="00900FA3" w:rsidP="008A7BE7">
      <w:pPr>
        <w:pStyle w:val="Style-55"/>
        <w:tabs>
          <w:tab w:val="left" w:pos="10800"/>
        </w:tabs>
        <w:ind w:left="1080" w:hanging="1080"/>
        <w:contextualSpacing/>
        <w:rPr>
          <w:del w:id="5049" w:author="Summer 2023 updates" w:date="2024-07-31T13:42:00Z"/>
          <w:rFonts w:ascii="Garamond" w:hAnsi="Garamond"/>
          <w:color w:val="000000" w:themeColor="text1"/>
          <w:sz w:val="22"/>
          <w:szCs w:val="22"/>
        </w:rPr>
      </w:pPr>
      <w:del w:id="5050" w:author="Summer 2023 updates" w:date="2024-07-31T13:42:00Z">
        <w:r w:rsidRPr="00EA5CB6">
          <w:rPr>
            <w:rFonts w:ascii="Garamond" w:hAnsi="Garamond"/>
            <w:color w:val="000000" w:themeColor="text1"/>
            <w:sz w:val="22"/>
            <w:szCs w:val="22"/>
          </w:rPr>
          <w:delText>COM-467</w:delText>
        </w:r>
        <w:r w:rsidRPr="00EA5CB6">
          <w:rPr>
            <w:rFonts w:ascii="Garamond" w:hAnsi="Garamond"/>
            <w:color w:val="000000" w:themeColor="text1"/>
            <w:sz w:val="22"/>
            <w:szCs w:val="22"/>
          </w:rPr>
          <w:tab/>
          <w:delText>Special Topics in Public Discourse:</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del>
    </w:p>
    <w:p w14:paraId="5678A499" w14:textId="77777777" w:rsidR="004E090E" w:rsidRPr="00EA5CB6" w:rsidRDefault="00900FA3" w:rsidP="008A7BE7">
      <w:pPr>
        <w:pStyle w:val="Style-55"/>
        <w:tabs>
          <w:tab w:val="left" w:pos="10800"/>
        </w:tabs>
        <w:ind w:left="1080" w:hanging="1080"/>
        <w:contextualSpacing/>
        <w:rPr>
          <w:del w:id="5051" w:author="Summer 2023 updates" w:date="2024-07-31T13:42:00Z"/>
          <w:rFonts w:ascii="Garamond" w:hAnsi="Garamond"/>
          <w:color w:val="000000" w:themeColor="text1"/>
          <w:sz w:val="22"/>
          <w:szCs w:val="22"/>
        </w:rPr>
      </w:pPr>
      <w:del w:id="5052" w:author="Summer 2023 updates" w:date="2024-07-31T13:42:00Z">
        <w:r w:rsidRPr="00EA5CB6">
          <w:rPr>
            <w:rFonts w:ascii="Garamond" w:hAnsi="Garamond"/>
            <w:color w:val="000000" w:themeColor="text1"/>
            <w:sz w:val="22"/>
            <w:szCs w:val="22"/>
          </w:rPr>
          <w:delText>ECO-237</w:delText>
        </w:r>
        <w:r w:rsidRPr="00EA5CB6">
          <w:rPr>
            <w:rFonts w:ascii="Garamond" w:hAnsi="Garamond"/>
            <w:color w:val="000000" w:themeColor="text1"/>
            <w:sz w:val="22"/>
            <w:szCs w:val="22"/>
          </w:rPr>
          <w:tab/>
          <w:delText>Labor Economics</w:delText>
        </w:r>
      </w:del>
    </w:p>
    <w:p w14:paraId="6D4F689B" w14:textId="77777777" w:rsidR="004E090E" w:rsidRPr="00EA5CB6" w:rsidRDefault="004E090E" w:rsidP="008A7BE7">
      <w:pPr>
        <w:pStyle w:val="Style-55"/>
        <w:tabs>
          <w:tab w:val="left" w:pos="10800"/>
        </w:tabs>
        <w:ind w:left="1080" w:hanging="1080"/>
        <w:contextualSpacing/>
        <w:rPr>
          <w:del w:id="5053" w:author="Summer 2023 updates" w:date="2024-07-31T13:42:00Z"/>
          <w:rFonts w:ascii="Garamond" w:hAnsi="Garamond"/>
          <w:color w:val="000000" w:themeColor="text1"/>
          <w:sz w:val="22"/>
          <w:szCs w:val="22"/>
        </w:rPr>
      </w:pPr>
      <w:del w:id="5054" w:author="Summer 2023 updates" w:date="2024-07-31T13:42:00Z">
        <w:r w:rsidRPr="00EA5CB6">
          <w:rPr>
            <w:rFonts w:ascii="Garamond" w:hAnsi="Garamond"/>
            <w:color w:val="000000" w:themeColor="text1"/>
            <w:sz w:val="22"/>
            <w:szCs w:val="22"/>
          </w:rPr>
          <w:delText>ECO-247</w:delText>
        </w:r>
        <w:r w:rsidRPr="00EA5CB6">
          <w:rPr>
            <w:rFonts w:ascii="Garamond" w:hAnsi="Garamond"/>
            <w:color w:val="000000" w:themeColor="text1"/>
            <w:sz w:val="22"/>
            <w:szCs w:val="22"/>
          </w:rPr>
          <w:tab/>
          <w:delText>Health Economics</w:delText>
        </w:r>
      </w:del>
    </w:p>
    <w:p w14:paraId="1A6CF926" w14:textId="77777777" w:rsidR="00900FA3" w:rsidRPr="00EA5CB6" w:rsidRDefault="004E090E" w:rsidP="008A7BE7">
      <w:pPr>
        <w:pStyle w:val="Style-55"/>
        <w:tabs>
          <w:tab w:val="left" w:pos="10800"/>
        </w:tabs>
        <w:ind w:left="1080" w:hanging="1080"/>
        <w:contextualSpacing/>
        <w:rPr>
          <w:del w:id="5055" w:author="Summer 2023 updates" w:date="2024-07-31T13:42:00Z"/>
          <w:rFonts w:ascii="Garamond" w:hAnsi="Garamond"/>
          <w:color w:val="000000" w:themeColor="text1"/>
          <w:sz w:val="22"/>
          <w:szCs w:val="22"/>
        </w:rPr>
      </w:pPr>
      <w:del w:id="5056" w:author="Summer 2023 updates" w:date="2024-07-31T13:42:00Z">
        <w:r w:rsidRPr="00EA5CB6">
          <w:rPr>
            <w:rFonts w:ascii="Garamond" w:hAnsi="Garamond"/>
            <w:color w:val="000000" w:themeColor="text1"/>
            <w:sz w:val="22"/>
            <w:szCs w:val="22"/>
          </w:rPr>
          <w:delText>ECO-447</w:delText>
        </w:r>
        <w:r w:rsidRPr="00EA5CB6">
          <w:rPr>
            <w:rFonts w:ascii="Garamond" w:hAnsi="Garamond"/>
            <w:color w:val="000000" w:themeColor="text1"/>
            <w:sz w:val="22"/>
            <w:szCs w:val="22"/>
          </w:rPr>
          <w:tab/>
          <w:delText>Urban Economics</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"Economics" </w:delInstrText>
        </w:r>
        <w:r w:rsidR="00B8454E" w:rsidRPr="00EA5CB6">
          <w:rPr>
            <w:rFonts w:ascii="Garamond" w:hAnsi="Garamond"/>
            <w:color w:val="000000" w:themeColor="text1"/>
            <w:sz w:val="22"/>
            <w:szCs w:val="22"/>
          </w:rPr>
          <w:fldChar w:fldCharType="end"/>
        </w:r>
      </w:del>
    </w:p>
    <w:p w14:paraId="619EDD93" w14:textId="77777777" w:rsidR="00900FA3" w:rsidRPr="00EA5CB6" w:rsidRDefault="00962BA0" w:rsidP="008A7BE7">
      <w:pPr>
        <w:pStyle w:val="Style-55"/>
        <w:tabs>
          <w:tab w:val="left" w:pos="10800"/>
        </w:tabs>
        <w:ind w:left="1080" w:hanging="1080"/>
        <w:contextualSpacing/>
        <w:rPr>
          <w:del w:id="5057" w:author="Summer 2023 updates" w:date="2024-07-31T13:42:00Z"/>
          <w:rFonts w:ascii="Garamond" w:hAnsi="Garamond"/>
          <w:color w:val="000000" w:themeColor="text1"/>
          <w:sz w:val="22"/>
          <w:szCs w:val="22"/>
        </w:rPr>
      </w:pPr>
      <w:del w:id="5058" w:author="Summer 2023 updates" w:date="2024-07-31T13:42:00Z">
        <w:r w:rsidRPr="00EA5CB6">
          <w:rPr>
            <w:rFonts w:ascii="Garamond" w:hAnsi="Garamond"/>
            <w:color w:val="000000" w:themeColor="text1"/>
            <w:sz w:val="22"/>
            <w:szCs w:val="22"/>
          </w:rPr>
          <w:delText>ECO-457</w:delText>
        </w:r>
        <w:r w:rsidR="00900FA3" w:rsidRPr="00EA5CB6">
          <w:rPr>
            <w:rFonts w:ascii="Garamond" w:hAnsi="Garamond"/>
            <w:color w:val="000000" w:themeColor="text1"/>
            <w:sz w:val="22"/>
            <w:szCs w:val="22"/>
          </w:rPr>
          <w:tab/>
          <w:delText>U.S. Economic History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"History"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 xml:space="preserve"> </w:delText>
        </w:r>
      </w:del>
    </w:p>
    <w:p w14:paraId="26A74824" w14:textId="77777777" w:rsidR="00900FA3" w:rsidRPr="00EA5CB6" w:rsidRDefault="00900FA3" w:rsidP="008A7BE7">
      <w:pPr>
        <w:pStyle w:val="Style-55"/>
        <w:tabs>
          <w:tab w:val="left" w:pos="10800"/>
        </w:tabs>
        <w:ind w:left="1080" w:hanging="1080"/>
        <w:contextualSpacing/>
        <w:rPr>
          <w:del w:id="5059" w:author="Summer 2023 updates" w:date="2024-07-31T13:42:00Z"/>
          <w:rFonts w:ascii="Garamond" w:hAnsi="Garamond"/>
          <w:color w:val="000000" w:themeColor="text1"/>
          <w:sz w:val="22"/>
          <w:szCs w:val="22"/>
        </w:rPr>
      </w:pPr>
      <w:del w:id="5060" w:author="Summer 2023 updates" w:date="2024-07-31T13:42:00Z">
        <w:r w:rsidRPr="00EA5CB6">
          <w:rPr>
            <w:rFonts w:ascii="Garamond" w:hAnsi="Garamond"/>
            <w:color w:val="000000" w:themeColor="text1"/>
            <w:sz w:val="22"/>
            <w:szCs w:val="22"/>
          </w:rPr>
          <w:delText>EDU-117</w:delText>
        </w:r>
        <w:r w:rsidRPr="00EA5CB6">
          <w:rPr>
            <w:rFonts w:ascii="Garamond" w:hAnsi="Garamond"/>
            <w:color w:val="000000" w:themeColor="text1"/>
            <w:sz w:val="22"/>
            <w:szCs w:val="22"/>
          </w:rPr>
          <w:tab/>
          <w:delText>Exceptional Learners</w:delText>
        </w:r>
      </w:del>
    </w:p>
    <w:p w14:paraId="7A874A97" w14:textId="77777777" w:rsidR="00900FA3" w:rsidRPr="00EA5CB6" w:rsidRDefault="00900FA3" w:rsidP="008A7BE7">
      <w:pPr>
        <w:pStyle w:val="Style-55"/>
        <w:tabs>
          <w:tab w:val="left" w:pos="10800"/>
        </w:tabs>
        <w:ind w:left="1080" w:hanging="1076"/>
        <w:contextualSpacing/>
        <w:rPr>
          <w:del w:id="5061" w:author="Summer 2023 updates" w:date="2024-07-31T13:42:00Z"/>
          <w:rFonts w:ascii="Garamond" w:hAnsi="Garamond"/>
          <w:color w:val="000000" w:themeColor="text1"/>
          <w:sz w:val="22"/>
          <w:szCs w:val="22"/>
        </w:rPr>
      </w:pPr>
      <w:del w:id="5062" w:author="Summer 2023 updates" w:date="2024-07-31T13:42:00Z">
        <w:r w:rsidRPr="00EA5CB6">
          <w:rPr>
            <w:rFonts w:ascii="Garamond" w:hAnsi="Garamond"/>
            <w:color w:val="000000" w:themeColor="text1"/>
            <w:sz w:val="22"/>
            <w:szCs w:val="22"/>
          </w:rPr>
          <w:delText>EDU-187</w:delText>
        </w:r>
        <w:r w:rsidRPr="00EA5CB6">
          <w:rPr>
            <w:rFonts w:ascii="Garamond" w:hAnsi="Garamond"/>
            <w:color w:val="000000" w:themeColor="text1"/>
            <w:sz w:val="22"/>
            <w:szCs w:val="22"/>
          </w:rPr>
          <w:tab/>
          <w:delText xml:space="preserve">Human Relations </w:delText>
        </w:r>
        <w:r w:rsidR="00B92F9C" w:rsidRPr="00EA5CB6">
          <w:rPr>
            <w:rFonts w:ascii="Garamond" w:hAnsi="Garamond"/>
            <w:color w:val="000000" w:themeColor="text1"/>
            <w:sz w:val="22"/>
            <w:szCs w:val="22"/>
          </w:rPr>
          <w:delText>(WE)</w:delText>
        </w:r>
      </w:del>
    </w:p>
    <w:p w14:paraId="334587EE" w14:textId="77777777" w:rsidR="00900FA3" w:rsidRPr="00EA5CB6" w:rsidRDefault="00900FA3" w:rsidP="008A7BE7">
      <w:pPr>
        <w:pStyle w:val="Style-55"/>
        <w:tabs>
          <w:tab w:val="left" w:pos="10800"/>
        </w:tabs>
        <w:ind w:left="1080" w:hanging="1076"/>
        <w:contextualSpacing/>
        <w:rPr>
          <w:del w:id="5063" w:author="Summer 2023 updates" w:date="2024-07-31T13:42:00Z"/>
          <w:rFonts w:ascii="Garamond" w:hAnsi="Garamond"/>
          <w:color w:val="000000" w:themeColor="text1"/>
          <w:sz w:val="22"/>
          <w:szCs w:val="22"/>
        </w:rPr>
      </w:pPr>
      <w:del w:id="5064" w:author="Summer 2023 updates" w:date="2024-07-31T13:42:00Z">
        <w:r w:rsidRPr="00EA5CB6">
          <w:rPr>
            <w:rFonts w:ascii="Garamond" w:hAnsi="Garamond"/>
            <w:color w:val="000000" w:themeColor="text1"/>
            <w:sz w:val="22"/>
            <w:szCs w:val="22"/>
          </w:rPr>
          <w:delText>EDU-237</w:delText>
        </w:r>
        <w:r w:rsidRPr="00EA5CB6">
          <w:rPr>
            <w:rFonts w:ascii="Garamond" w:hAnsi="Garamond"/>
            <w:color w:val="000000" w:themeColor="text1"/>
            <w:sz w:val="22"/>
            <w:szCs w:val="22"/>
          </w:rPr>
          <w:tab/>
          <w:delText>English</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"English"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Language Learners </w:delText>
        </w:r>
        <w:r w:rsidR="00EA7DB6" w:rsidRPr="00EA5CB6">
          <w:rPr>
            <w:rFonts w:ascii="Garamond" w:hAnsi="Garamond"/>
            <w:color w:val="000000" w:themeColor="text1"/>
            <w:sz w:val="22"/>
            <w:szCs w:val="22"/>
          </w:rPr>
          <w:delText>(WE)</w:delText>
        </w:r>
      </w:del>
    </w:p>
    <w:p w14:paraId="0D7C7FB8" w14:textId="77777777" w:rsidR="00900FA3" w:rsidRPr="00EA5CB6" w:rsidRDefault="00900FA3" w:rsidP="008A7BE7">
      <w:pPr>
        <w:pStyle w:val="Style-55"/>
        <w:tabs>
          <w:tab w:val="left" w:pos="10800"/>
        </w:tabs>
        <w:ind w:left="1080" w:hanging="1076"/>
        <w:contextualSpacing/>
        <w:rPr>
          <w:del w:id="5065" w:author="Summer 2023 updates" w:date="2024-07-31T13:42:00Z"/>
          <w:rFonts w:ascii="Garamond" w:hAnsi="Garamond"/>
          <w:color w:val="000000" w:themeColor="text1"/>
          <w:sz w:val="22"/>
          <w:szCs w:val="22"/>
        </w:rPr>
      </w:pPr>
      <w:del w:id="5066" w:author="Summer 2023 updates" w:date="2024-07-31T13:42:00Z">
        <w:r w:rsidRPr="00EA5CB6">
          <w:rPr>
            <w:rFonts w:ascii="Garamond" w:hAnsi="Garamond"/>
            <w:color w:val="000000" w:themeColor="text1"/>
            <w:sz w:val="22"/>
            <w:szCs w:val="22"/>
          </w:rPr>
          <w:delText>EDU-247</w:delText>
        </w:r>
        <w:r w:rsidRPr="00EA5CB6">
          <w:rPr>
            <w:rFonts w:ascii="Garamond" w:hAnsi="Garamond"/>
            <w:color w:val="000000" w:themeColor="text1"/>
            <w:sz w:val="22"/>
            <w:szCs w:val="22"/>
          </w:rPr>
          <w:tab/>
          <w:delText>Foundations of Reading</w:delText>
        </w:r>
      </w:del>
    </w:p>
    <w:p w14:paraId="7C3C698A" w14:textId="77777777" w:rsidR="00900FA3" w:rsidRPr="00EA5CB6" w:rsidRDefault="00900FA3" w:rsidP="008A7BE7">
      <w:pPr>
        <w:pStyle w:val="Style-55"/>
        <w:tabs>
          <w:tab w:val="left" w:pos="10800"/>
        </w:tabs>
        <w:ind w:left="1080" w:hanging="1076"/>
        <w:contextualSpacing/>
        <w:rPr>
          <w:del w:id="5067" w:author="Summer 2023 updates" w:date="2024-07-31T13:42:00Z"/>
          <w:rFonts w:ascii="Garamond" w:hAnsi="Garamond"/>
          <w:color w:val="000000" w:themeColor="text1"/>
          <w:sz w:val="22"/>
          <w:szCs w:val="22"/>
        </w:rPr>
      </w:pPr>
      <w:del w:id="5068" w:author="Summer 2023 updates" w:date="2024-07-31T13:42:00Z">
        <w:r w:rsidRPr="00EA5CB6">
          <w:rPr>
            <w:rFonts w:ascii="Garamond" w:hAnsi="Garamond"/>
            <w:color w:val="000000" w:themeColor="text1"/>
            <w:sz w:val="22"/>
            <w:szCs w:val="22"/>
          </w:rPr>
          <w:delText>ENG-107</w:delText>
        </w:r>
        <w:r w:rsidRPr="00EA5CB6">
          <w:rPr>
            <w:rFonts w:ascii="Garamond" w:hAnsi="Garamond"/>
            <w:color w:val="000000" w:themeColor="text1"/>
            <w:sz w:val="22"/>
            <w:szCs w:val="22"/>
          </w:rPr>
          <w:tab/>
          <w:delText>Exploring Literature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del>
    </w:p>
    <w:p w14:paraId="34A9E013" w14:textId="77777777" w:rsidR="00900FA3" w:rsidRPr="00EA5CB6" w:rsidRDefault="00900FA3" w:rsidP="008A7BE7">
      <w:pPr>
        <w:pStyle w:val="Style-55"/>
        <w:tabs>
          <w:tab w:val="left" w:pos="10800"/>
        </w:tabs>
        <w:ind w:left="1080" w:hanging="1076"/>
        <w:contextualSpacing/>
        <w:rPr>
          <w:del w:id="5069" w:author="Summer 2023 updates" w:date="2024-07-31T13:42:00Z"/>
          <w:rFonts w:ascii="Garamond" w:hAnsi="Garamond"/>
          <w:color w:val="000000" w:themeColor="text1"/>
          <w:sz w:val="22"/>
          <w:szCs w:val="22"/>
        </w:rPr>
      </w:pPr>
      <w:del w:id="5070" w:author="Summer 2023 updates" w:date="2024-07-31T13:42:00Z">
        <w:r w:rsidRPr="00EA5CB6">
          <w:rPr>
            <w:rFonts w:ascii="Garamond" w:hAnsi="Garamond"/>
            <w:color w:val="000000" w:themeColor="text1"/>
            <w:sz w:val="22"/>
            <w:szCs w:val="22"/>
          </w:rPr>
          <w:delText>ENG-117</w:delText>
        </w:r>
        <w:r w:rsidRPr="00EA5CB6">
          <w:rPr>
            <w:rFonts w:ascii="Garamond" w:hAnsi="Garamond"/>
            <w:color w:val="000000" w:themeColor="text1"/>
            <w:sz w:val="22"/>
            <w:szCs w:val="22"/>
          </w:rPr>
          <w:tab/>
          <w:delText>Asian American Literature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r w:rsidR="00DC12CB" w:rsidRPr="00EA5CB6">
          <w:rPr>
            <w:rFonts w:ascii="Garamond" w:hAnsi="Garamond"/>
            <w:color w:val="000000" w:themeColor="text1"/>
            <w:sz w:val="22"/>
            <w:szCs w:val="22"/>
          </w:rPr>
          <w:delText>(WE)</w:delText>
        </w:r>
      </w:del>
    </w:p>
    <w:p w14:paraId="74060600" w14:textId="77777777" w:rsidR="001B194B" w:rsidRPr="00EA5CB6" w:rsidRDefault="001B194B" w:rsidP="008A7BE7">
      <w:pPr>
        <w:pStyle w:val="Style-53"/>
        <w:tabs>
          <w:tab w:val="left" w:pos="10800"/>
        </w:tabs>
        <w:ind w:left="1080" w:hanging="1076"/>
        <w:contextualSpacing/>
        <w:rPr>
          <w:del w:id="5071" w:author="Summer 2023 updates" w:date="2024-07-31T13:42:00Z"/>
          <w:rFonts w:ascii="Garamond" w:hAnsi="Garamond"/>
          <w:color w:val="000000" w:themeColor="text1"/>
          <w:sz w:val="22"/>
          <w:szCs w:val="22"/>
        </w:rPr>
      </w:pPr>
      <w:del w:id="5072" w:author="Summer 2023 updates" w:date="2024-07-31T13:42:00Z">
        <w:r w:rsidRPr="00EA5CB6">
          <w:rPr>
            <w:rFonts w:ascii="Garamond" w:hAnsi="Garamond"/>
            <w:color w:val="000000" w:themeColor="text1"/>
            <w:sz w:val="22"/>
            <w:szCs w:val="22"/>
          </w:rPr>
          <w:delText>ENG-127</w:delText>
        </w:r>
        <w:r w:rsidR="00962BA0" w:rsidRPr="00EA5CB6">
          <w:rPr>
            <w:rFonts w:ascii="Garamond" w:hAnsi="Garamond"/>
            <w:color w:val="000000" w:themeColor="text1"/>
            <w:sz w:val="22"/>
            <w:szCs w:val="22"/>
          </w:rPr>
          <w:tab/>
        </w:r>
        <w:r w:rsidR="00931FA0" w:rsidRPr="00EA5CB6">
          <w:rPr>
            <w:rFonts w:ascii="Garamond" w:hAnsi="Garamond"/>
            <w:color w:val="000000" w:themeColor="text1"/>
            <w:sz w:val="22"/>
            <w:szCs w:val="22"/>
          </w:rPr>
          <w:delText>Social Justice and Literature</w:delText>
        </w:r>
        <w:r w:rsidRPr="00EA5CB6">
          <w:rPr>
            <w:rFonts w:ascii="Garamond" w:hAnsi="Garamond"/>
            <w:color w:val="000000" w:themeColor="text1"/>
            <w:sz w:val="22"/>
            <w:szCs w:val="22"/>
          </w:rPr>
          <w:delText xml:space="preserve"> (WE)</w:delText>
        </w:r>
        <w:r w:rsidRPr="00EA5CB6">
          <w:rPr>
            <w:rFonts w:ascii="Garamond" w:hAnsi="Garamond"/>
            <w:color w:val="000000" w:themeColor="text1"/>
            <w:sz w:val="22"/>
            <w:szCs w:val="22"/>
          </w:rPr>
          <w:fldChar w:fldCharType="begin"/>
        </w:r>
        <w:r w:rsidRPr="00EA5CB6">
          <w:rPr>
            <w:rFonts w:ascii="Garamond" w:hAnsi="Garamond"/>
            <w:color w:val="000000" w:themeColor="text1"/>
            <w:sz w:val="22"/>
            <w:szCs w:val="22"/>
          </w:rPr>
          <w:delInstrText xml:space="preserve"> XE "Literature" </w:delInstrText>
        </w:r>
        <w:r w:rsidRPr="00EA5CB6">
          <w:rPr>
            <w:rFonts w:ascii="Garamond" w:hAnsi="Garamond"/>
            <w:color w:val="000000" w:themeColor="text1"/>
            <w:sz w:val="22"/>
            <w:szCs w:val="22"/>
          </w:rPr>
          <w:fldChar w:fldCharType="end"/>
        </w:r>
      </w:del>
    </w:p>
    <w:p w14:paraId="26212AAF" w14:textId="77777777" w:rsidR="00D1348E" w:rsidRPr="00EA5CB6" w:rsidRDefault="00D1348E" w:rsidP="008A7BE7">
      <w:pPr>
        <w:spacing w:after="0"/>
        <w:ind w:left="1080" w:hanging="1076"/>
        <w:rPr>
          <w:del w:id="5073" w:author="Summer 2023 updates" w:date="2024-07-31T13:42:00Z"/>
          <w:rFonts w:cs="Times New Roman"/>
          <w:color w:val="000000" w:themeColor="text1"/>
        </w:rPr>
      </w:pPr>
      <w:del w:id="5074" w:author="Summer 2023 updates" w:date="2024-07-31T13:42:00Z">
        <w:r w:rsidRPr="00EA5CB6">
          <w:rPr>
            <w:rFonts w:cs="Times New Roman"/>
            <w:color w:val="000000" w:themeColor="text1"/>
          </w:rPr>
          <w:delText>ENG-137</w:delText>
        </w:r>
        <w:r w:rsidRPr="00EA5CB6">
          <w:rPr>
            <w:rFonts w:cs="Times New Roman"/>
            <w:color w:val="000000" w:themeColor="text1"/>
          </w:rPr>
          <w:tab/>
          <w:delText>African American Literature</w:delText>
        </w:r>
        <w:r w:rsidR="00B8454E" w:rsidRPr="00EA5CB6">
          <w:rPr>
            <w:rFonts w:cs="Times New Roman"/>
            <w:color w:val="000000" w:themeColor="text1"/>
          </w:rPr>
          <w:fldChar w:fldCharType="begin"/>
        </w:r>
        <w:r w:rsidR="00B8454E" w:rsidRPr="00EA5CB6">
          <w:rPr>
            <w:color w:val="000000" w:themeColor="text1"/>
          </w:rPr>
          <w:delInstrText xml:space="preserve"> XE "</w:delInstrText>
        </w:r>
        <w:r w:rsidR="00B8454E" w:rsidRPr="00EA5CB6">
          <w:rPr>
            <w:rFonts w:cs="Times New Roman"/>
            <w:color w:val="000000" w:themeColor="text1"/>
          </w:rPr>
          <w:delInstrText>Literature</w:delInstrText>
        </w:r>
        <w:r w:rsidR="00B8454E" w:rsidRPr="00EA5CB6">
          <w:rPr>
            <w:color w:val="000000" w:themeColor="text1"/>
          </w:rPr>
          <w:delInstrText xml:space="preserve">" </w:delInstrText>
        </w:r>
        <w:r w:rsidR="00B8454E" w:rsidRPr="00EA5CB6">
          <w:rPr>
            <w:rFonts w:cs="Times New Roman"/>
            <w:color w:val="000000" w:themeColor="text1"/>
          </w:rPr>
          <w:fldChar w:fldCharType="end"/>
        </w:r>
        <w:r w:rsidRPr="00EA5CB6">
          <w:rPr>
            <w:rFonts w:cs="Times New Roman"/>
            <w:color w:val="000000" w:themeColor="text1"/>
          </w:rPr>
          <w:delText xml:space="preserve"> </w:delText>
        </w:r>
        <w:r w:rsidR="00DC12CB" w:rsidRPr="00EA5CB6">
          <w:rPr>
            <w:rFonts w:cs="Times New Roman"/>
            <w:color w:val="000000" w:themeColor="text1"/>
          </w:rPr>
          <w:delText>(WE)</w:delText>
        </w:r>
      </w:del>
    </w:p>
    <w:p w14:paraId="616F38A4" w14:textId="77777777" w:rsidR="004E090E" w:rsidRPr="00EA5CB6" w:rsidRDefault="004E090E" w:rsidP="008A7BE7">
      <w:pPr>
        <w:spacing w:after="0"/>
        <w:ind w:left="1080" w:hanging="1076"/>
        <w:rPr>
          <w:del w:id="5075" w:author="Summer 2023 updates" w:date="2024-07-31T13:42:00Z"/>
          <w:rFonts w:cs="Times New Roman"/>
          <w:color w:val="000000" w:themeColor="text1"/>
        </w:rPr>
      </w:pPr>
      <w:del w:id="5076" w:author="Summer 2023 updates" w:date="2024-07-31T13:42:00Z">
        <w:r w:rsidRPr="00EA5CB6">
          <w:rPr>
            <w:rFonts w:cs="Times New Roman"/>
            <w:color w:val="000000" w:themeColor="text1"/>
          </w:rPr>
          <w:delText>ENG-157</w:delText>
        </w:r>
        <w:r w:rsidRPr="00EA5CB6">
          <w:rPr>
            <w:rFonts w:cs="Times New Roman"/>
            <w:color w:val="000000" w:themeColor="text1"/>
          </w:rPr>
          <w:tab/>
          <w:delText>Latinx/Chicanx Literature (WE)</w:delText>
        </w:r>
      </w:del>
    </w:p>
    <w:p w14:paraId="02DCC6D8" w14:textId="77777777" w:rsidR="00900FA3" w:rsidRPr="00EA5CB6" w:rsidRDefault="00962BA0" w:rsidP="008A7BE7">
      <w:pPr>
        <w:pStyle w:val="Style-55"/>
        <w:tabs>
          <w:tab w:val="left" w:pos="10800"/>
        </w:tabs>
        <w:ind w:left="1080" w:hanging="1076"/>
        <w:contextualSpacing/>
        <w:rPr>
          <w:del w:id="5077" w:author="Summer 2023 updates" w:date="2024-07-31T13:42:00Z"/>
          <w:rFonts w:ascii="Garamond" w:hAnsi="Garamond"/>
          <w:color w:val="000000" w:themeColor="text1"/>
          <w:sz w:val="22"/>
          <w:szCs w:val="22"/>
        </w:rPr>
      </w:pPr>
      <w:del w:id="5078" w:author="Summer 2023 updates" w:date="2024-07-31T13:42:00Z">
        <w:r w:rsidRPr="00EA5CB6">
          <w:rPr>
            <w:rFonts w:ascii="Garamond" w:hAnsi="Garamond"/>
            <w:color w:val="000000" w:themeColor="text1"/>
            <w:sz w:val="22"/>
            <w:szCs w:val="22"/>
          </w:rPr>
          <w:delText>ENG-207</w:delText>
        </w:r>
        <w:r w:rsidR="00900FA3" w:rsidRPr="00EA5CB6">
          <w:rPr>
            <w:rFonts w:ascii="Garamond" w:hAnsi="Garamond"/>
            <w:color w:val="000000" w:themeColor="text1"/>
            <w:sz w:val="22"/>
            <w:szCs w:val="22"/>
          </w:rPr>
          <w:tab/>
          <w:delText>Gender and Literature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00900FA3" w:rsidRPr="00EA5CB6">
          <w:rPr>
            <w:rFonts w:ascii="Garamond" w:hAnsi="Garamond"/>
            <w:color w:val="000000" w:themeColor="text1"/>
            <w:sz w:val="22"/>
            <w:szCs w:val="22"/>
          </w:rPr>
          <w:delText>USP</w:delText>
        </w:r>
        <w:r w:rsidR="00DC12CB" w:rsidRPr="00EA5CB6">
          <w:rPr>
            <w:rFonts w:ascii="Garamond" w:hAnsi="Garamond"/>
            <w:color w:val="000000" w:themeColor="text1"/>
            <w:sz w:val="22"/>
            <w:szCs w:val="22"/>
          </w:rPr>
          <w:delText xml:space="preserve"> (WE)</w:delText>
        </w:r>
      </w:del>
    </w:p>
    <w:p w14:paraId="6AC50915" w14:textId="77777777" w:rsidR="00900FA3" w:rsidRPr="00EA5CB6" w:rsidRDefault="00900FA3" w:rsidP="008A7BE7">
      <w:pPr>
        <w:pStyle w:val="Style-55"/>
        <w:tabs>
          <w:tab w:val="left" w:pos="10800"/>
        </w:tabs>
        <w:ind w:left="1080" w:hanging="1076"/>
        <w:contextualSpacing/>
        <w:rPr>
          <w:del w:id="5079" w:author="Summer 2023 updates" w:date="2024-07-31T13:42:00Z"/>
          <w:rFonts w:ascii="Garamond" w:hAnsi="Garamond"/>
          <w:color w:val="000000" w:themeColor="text1"/>
          <w:sz w:val="22"/>
          <w:szCs w:val="22"/>
        </w:rPr>
      </w:pPr>
      <w:del w:id="5080" w:author="Summer 2023 updates" w:date="2024-07-31T13:42:00Z">
        <w:r w:rsidRPr="00EA5CB6">
          <w:rPr>
            <w:rFonts w:ascii="Garamond" w:hAnsi="Garamond"/>
            <w:color w:val="000000" w:themeColor="text1"/>
            <w:sz w:val="22"/>
            <w:szCs w:val="22"/>
          </w:rPr>
          <w:delText>ENG-327</w:delText>
        </w:r>
        <w:r w:rsidRPr="00EA5CB6">
          <w:rPr>
            <w:rFonts w:ascii="Garamond" w:hAnsi="Garamond"/>
            <w:color w:val="000000" w:themeColor="text1"/>
            <w:sz w:val="22"/>
            <w:szCs w:val="22"/>
          </w:rPr>
          <w:tab/>
          <w:delText>Literature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of the American Renaissance</w:delText>
        </w:r>
        <w:r w:rsidR="00556ACC" w:rsidRPr="00EA5CB6">
          <w:rPr>
            <w:rFonts w:ascii="Garamond" w:hAnsi="Garamond"/>
            <w:color w:val="000000" w:themeColor="text1"/>
            <w:sz w:val="22"/>
            <w:szCs w:val="22"/>
          </w:rPr>
          <w:delText xml:space="preserve"> (WE)</w:delText>
        </w:r>
      </w:del>
    </w:p>
    <w:p w14:paraId="23FA68D0" w14:textId="77777777" w:rsidR="00900FA3" w:rsidRPr="00EA5CB6" w:rsidRDefault="00900FA3" w:rsidP="008A7BE7">
      <w:pPr>
        <w:pStyle w:val="Style-55"/>
        <w:tabs>
          <w:tab w:val="left" w:pos="10800"/>
        </w:tabs>
        <w:ind w:left="1080" w:hanging="1076"/>
        <w:contextualSpacing/>
        <w:rPr>
          <w:del w:id="5081" w:author="Summer 2023 updates" w:date="2024-07-31T13:42:00Z"/>
          <w:rFonts w:ascii="Garamond" w:hAnsi="Garamond"/>
          <w:color w:val="000000" w:themeColor="text1"/>
          <w:sz w:val="22"/>
          <w:szCs w:val="22"/>
        </w:rPr>
      </w:pPr>
      <w:del w:id="5082" w:author="Summer 2023 updates" w:date="2024-07-31T13:42:00Z">
        <w:r w:rsidRPr="00EA5CB6">
          <w:rPr>
            <w:rFonts w:ascii="Garamond" w:hAnsi="Garamond"/>
            <w:color w:val="000000" w:themeColor="text1"/>
            <w:sz w:val="22"/>
            <w:szCs w:val="22"/>
          </w:rPr>
          <w:delText>ENG-337</w:delText>
        </w:r>
        <w:r w:rsidRPr="00EA5CB6">
          <w:rPr>
            <w:rFonts w:ascii="Garamond" w:hAnsi="Garamond"/>
            <w:color w:val="000000" w:themeColor="text1"/>
            <w:sz w:val="22"/>
            <w:szCs w:val="22"/>
          </w:rPr>
          <w:tab/>
          <w:delText>American Realism and Naturalism</w:delText>
        </w:r>
        <w:r w:rsidR="00556ACC" w:rsidRPr="00EA5CB6">
          <w:rPr>
            <w:rFonts w:ascii="Garamond" w:hAnsi="Garamond"/>
            <w:color w:val="000000" w:themeColor="text1"/>
            <w:sz w:val="22"/>
            <w:szCs w:val="22"/>
          </w:rPr>
          <w:delText xml:space="preserve"> (WE)</w:delText>
        </w:r>
      </w:del>
    </w:p>
    <w:p w14:paraId="5893B99F" w14:textId="77777777" w:rsidR="004E090E" w:rsidRPr="00EA5CB6" w:rsidRDefault="00962BA0" w:rsidP="008A7BE7">
      <w:pPr>
        <w:pStyle w:val="Style-55"/>
        <w:tabs>
          <w:tab w:val="left" w:pos="10800"/>
        </w:tabs>
        <w:ind w:left="1080" w:hanging="1080"/>
        <w:contextualSpacing/>
        <w:rPr>
          <w:del w:id="5083" w:author="Summer 2023 updates" w:date="2024-07-31T13:42:00Z"/>
          <w:rFonts w:ascii="Garamond" w:hAnsi="Garamond"/>
          <w:color w:val="000000" w:themeColor="text1"/>
          <w:sz w:val="22"/>
          <w:szCs w:val="22"/>
        </w:rPr>
      </w:pPr>
      <w:del w:id="5084" w:author="Summer 2023 updates" w:date="2024-07-31T13:42:00Z">
        <w:r w:rsidRPr="00EA5CB6">
          <w:rPr>
            <w:rFonts w:ascii="Garamond" w:hAnsi="Garamond"/>
            <w:color w:val="000000" w:themeColor="text1"/>
            <w:sz w:val="22"/>
            <w:szCs w:val="22"/>
          </w:rPr>
          <w:delText>ENG-347</w:delText>
        </w:r>
        <w:r w:rsidR="00900FA3" w:rsidRPr="00EA5CB6">
          <w:rPr>
            <w:rFonts w:ascii="Garamond" w:hAnsi="Garamond"/>
            <w:color w:val="000000" w:themeColor="text1"/>
            <w:sz w:val="22"/>
            <w:szCs w:val="22"/>
          </w:rPr>
          <w:tab/>
          <w:delText>Studies in Modern or Contemporary American Literature</w:delText>
        </w:r>
        <w:r w:rsidR="00556ACC" w:rsidRPr="00EA5CB6">
          <w:rPr>
            <w:rFonts w:ascii="Garamond" w:hAnsi="Garamond"/>
            <w:color w:val="000000" w:themeColor="text1"/>
            <w:sz w:val="22"/>
            <w:szCs w:val="22"/>
          </w:rPr>
          <w:delText xml:space="preserve"> (WE)</w:delText>
        </w:r>
      </w:del>
    </w:p>
    <w:p w14:paraId="3644DC3C" w14:textId="77777777" w:rsidR="00900FA3" w:rsidRPr="00EA5CB6" w:rsidRDefault="004E090E" w:rsidP="008A7BE7">
      <w:pPr>
        <w:pStyle w:val="Style-55"/>
        <w:tabs>
          <w:tab w:val="left" w:pos="10800"/>
        </w:tabs>
        <w:ind w:left="1080" w:hanging="1080"/>
        <w:contextualSpacing/>
        <w:rPr>
          <w:del w:id="5085" w:author="Summer 2023 updates" w:date="2024-07-31T13:42:00Z"/>
          <w:rFonts w:ascii="Garamond" w:hAnsi="Garamond"/>
          <w:color w:val="000000" w:themeColor="text1"/>
          <w:sz w:val="22"/>
          <w:szCs w:val="22"/>
        </w:rPr>
      </w:pPr>
      <w:del w:id="5086" w:author="Summer 2023 updates" w:date="2024-07-31T13:42:00Z">
        <w:r w:rsidRPr="00EA5CB6">
          <w:rPr>
            <w:rFonts w:ascii="Garamond" w:hAnsi="Garamond"/>
            <w:color w:val="000000" w:themeColor="text1"/>
            <w:sz w:val="22"/>
            <w:szCs w:val="22"/>
          </w:rPr>
          <w:delText>ENG-357</w:delText>
        </w:r>
        <w:r w:rsidRPr="00EA5CB6">
          <w:rPr>
            <w:rFonts w:ascii="Garamond" w:hAnsi="Garamond"/>
            <w:color w:val="000000" w:themeColor="text1"/>
            <w:sz w:val="22"/>
            <w:szCs w:val="22"/>
          </w:rPr>
          <w:tab/>
          <w:delText>Studies in Latinx/Chicanx Literature (WE)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del>
    </w:p>
    <w:p w14:paraId="0AC1AA9D" w14:textId="77777777" w:rsidR="00582B8D" w:rsidRPr="00EA5CB6" w:rsidRDefault="00582B8D" w:rsidP="008A7BE7">
      <w:pPr>
        <w:pStyle w:val="Style-55"/>
        <w:tabs>
          <w:tab w:val="left" w:pos="10800"/>
        </w:tabs>
        <w:ind w:left="1080" w:hanging="1080"/>
        <w:contextualSpacing/>
        <w:rPr>
          <w:del w:id="5087" w:author="Summer 2023 updates" w:date="2024-07-31T13:42:00Z"/>
          <w:rFonts w:ascii="Garamond" w:hAnsi="Garamond"/>
          <w:color w:val="000000" w:themeColor="text1"/>
          <w:sz w:val="22"/>
          <w:szCs w:val="22"/>
        </w:rPr>
      </w:pPr>
      <w:del w:id="5088" w:author="Summer 2023 updates" w:date="2024-07-31T13:42:00Z">
        <w:r w:rsidRPr="00EA5CB6">
          <w:rPr>
            <w:rFonts w:ascii="Garamond" w:hAnsi="Garamond"/>
            <w:color w:val="000000" w:themeColor="text1"/>
            <w:sz w:val="22"/>
            <w:szCs w:val="22"/>
          </w:rPr>
          <w:delText>ENG-367</w:delText>
        </w:r>
        <w:r w:rsidRPr="00EA5CB6">
          <w:rPr>
            <w:rFonts w:ascii="Garamond" w:hAnsi="Garamond"/>
            <w:color w:val="000000" w:themeColor="text1"/>
            <w:sz w:val="22"/>
            <w:szCs w:val="22"/>
          </w:rPr>
          <w:tab/>
          <w:delText>Studies in African American Literature</w:delText>
        </w:r>
        <w:r w:rsidR="00556ACC" w:rsidRPr="00EA5CB6">
          <w:rPr>
            <w:rFonts w:ascii="Garamond" w:hAnsi="Garamond"/>
            <w:color w:val="000000" w:themeColor="text1"/>
            <w:sz w:val="22"/>
            <w:szCs w:val="22"/>
          </w:rPr>
          <w:delText xml:space="preserve"> (WE)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del>
    </w:p>
    <w:p w14:paraId="42BB0115" w14:textId="77777777" w:rsidR="00900FA3" w:rsidRPr="00EA5CB6" w:rsidRDefault="00900FA3" w:rsidP="008A7BE7">
      <w:pPr>
        <w:pStyle w:val="Style-55"/>
        <w:tabs>
          <w:tab w:val="left" w:pos="10800"/>
        </w:tabs>
        <w:ind w:left="1080" w:hanging="1080"/>
        <w:contextualSpacing/>
        <w:rPr>
          <w:del w:id="5089" w:author="Summer 2023 updates" w:date="2024-07-31T13:42:00Z"/>
          <w:rFonts w:ascii="Garamond" w:hAnsi="Garamond"/>
          <w:color w:val="000000" w:themeColor="text1"/>
          <w:sz w:val="22"/>
          <w:szCs w:val="22"/>
        </w:rPr>
      </w:pPr>
      <w:del w:id="5090" w:author="Summer 2023 updates" w:date="2024-07-31T13:42:00Z">
        <w:r w:rsidRPr="00EA5CB6">
          <w:rPr>
            <w:rFonts w:ascii="Garamond" w:hAnsi="Garamond"/>
            <w:color w:val="000000" w:themeColor="text1"/>
            <w:sz w:val="22"/>
            <w:szCs w:val="22"/>
          </w:rPr>
          <w:delText>ENG-467</w:delText>
        </w:r>
        <w:r w:rsidRPr="00EA5CB6">
          <w:rPr>
            <w:rFonts w:ascii="Garamond" w:hAnsi="Garamond"/>
            <w:color w:val="000000" w:themeColor="text1"/>
            <w:sz w:val="22"/>
            <w:szCs w:val="22"/>
          </w:rPr>
          <w:tab/>
          <w:delText>Seminar in Literature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"Literature"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r w:rsidR="00181714" w:rsidRPr="00EA5CB6">
          <w:rPr>
            <w:rFonts w:ascii="Garamond" w:hAnsi="Garamond"/>
            <w:color w:val="000000" w:themeColor="text1"/>
            <w:sz w:val="22"/>
            <w:szCs w:val="22"/>
          </w:rPr>
          <w:delText xml:space="preserve"> (WE) </w:delText>
        </w:r>
      </w:del>
    </w:p>
    <w:p w14:paraId="1B255760" w14:textId="77777777" w:rsidR="004058C3" w:rsidRPr="00EA5CB6" w:rsidRDefault="00962BA0" w:rsidP="008A7BE7">
      <w:pPr>
        <w:pStyle w:val="Style-55"/>
        <w:tabs>
          <w:tab w:val="left" w:pos="10800"/>
        </w:tabs>
        <w:ind w:left="1080" w:hanging="1080"/>
        <w:contextualSpacing/>
        <w:rPr>
          <w:del w:id="5091" w:author="Summer 2023 updates" w:date="2024-07-31T13:42:00Z"/>
          <w:rFonts w:ascii="Garamond" w:hAnsi="Garamond"/>
          <w:color w:val="000000" w:themeColor="text1"/>
          <w:sz w:val="22"/>
          <w:szCs w:val="22"/>
        </w:rPr>
      </w:pPr>
      <w:del w:id="5092" w:author="Summer 2023 updates" w:date="2024-07-31T13:42:00Z">
        <w:r w:rsidRPr="00EA5CB6">
          <w:rPr>
            <w:rFonts w:ascii="Garamond" w:hAnsi="Garamond"/>
            <w:color w:val="000000" w:themeColor="text1"/>
            <w:sz w:val="22"/>
            <w:szCs w:val="22"/>
          </w:rPr>
          <w:delText>EVS-137</w:delText>
        </w:r>
        <w:r w:rsidR="004058C3" w:rsidRPr="00EA5CB6">
          <w:rPr>
            <w:rFonts w:ascii="Garamond" w:hAnsi="Garamond"/>
            <w:color w:val="000000" w:themeColor="text1"/>
            <w:sz w:val="22"/>
            <w:szCs w:val="22"/>
          </w:rPr>
          <w:tab/>
          <w:delText xml:space="preserve">Environmental Law: The Wilderness Act and the Battle over the Boundary Waters </w:delText>
        </w:r>
      </w:del>
    </w:p>
    <w:p w14:paraId="0295C210" w14:textId="77777777" w:rsidR="00900FA3" w:rsidRPr="00EA5CB6" w:rsidRDefault="00962BA0" w:rsidP="008A7BE7">
      <w:pPr>
        <w:pStyle w:val="Style-55"/>
        <w:tabs>
          <w:tab w:val="left" w:pos="10800"/>
        </w:tabs>
        <w:ind w:left="1080" w:hanging="1080"/>
        <w:contextualSpacing/>
        <w:rPr>
          <w:del w:id="5093" w:author="Summer 2023 updates" w:date="2024-07-31T13:42:00Z"/>
          <w:rFonts w:ascii="Garamond" w:hAnsi="Garamond"/>
          <w:color w:val="000000" w:themeColor="text1"/>
          <w:sz w:val="22"/>
          <w:szCs w:val="22"/>
        </w:rPr>
      </w:pPr>
      <w:del w:id="5094" w:author="Summer 2023 updates" w:date="2024-07-31T13:42:00Z">
        <w:r w:rsidRPr="00EA5CB6">
          <w:rPr>
            <w:rFonts w:ascii="Garamond" w:hAnsi="Garamond"/>
            <w:color w:val="000000" w:themeColor="text1"/>
            <w:sz w:val="22"/>
            <w:szCs w:val="22"/>
          </w:rPr>
          <w:delText>GS-107</w:delText>
        </w:r>
        <w:r w:rsidR="00900FA3" w:rsidRPr="00EA5CB6">
          <w:rPr>
            <w:rFonts w:ascii="Garamond" w:hAnsi="Garamond"/>
            <w:color w:val="000000" w:themeColor="text1"/>
            <w:sz w:val="22"/>
            <w:szCs w:val="22"/>
          </w:rPr>
          <w:tab/>
          <w:delText xml:space="preserve">Introduction </w:delText>
        </w:r>
        <w:r w:rsidR="009D67C2" w:rsidRPr="00EA5CB6">
          <w:rPr>
            <w:rFonts w:ascii="Garamond" w:hAnsi="Garamond"/>
            <w:color w:val="000000" w:themeColor="text1"/>
            <w:sz w:val="22"/>
            <w:szCs w:val="22"/>
          </w:rPr>
          <w:delText>to Gender and Sexuality Studies (WE)</w:delText>
        </w:r>
      </w:del>
    </w:p>
    <w:p w14:paraId="46429E87" w14:textId="77777777" w:rsidR="00900FA3" w:rsidRPr="00EA5CB6" w:rsidRDefault="00900FA3" w:rsidP="008A7BE7">
      <w:pPr>
        <w:pStyle w:val="Style-55"/>
        <w:tabs>
          <w:tab w:val="left" w:pos="10800"/>
        </w:tabs>
        <w:ind w:left="1080" w:hanging="1080"/>
        <w:contextualSpacing/>
        <w:rPr>
          <w:del w:id="5095" w:author="Summer 2023 updates" w:date="2024-07-31T13:42:00Z"/>
          <w:rFonts w:ascii="Garamond" w:hAnsi="Garamond"/>
          <w:color w:val="000000" w:themeColor="text1"/>
          <w:sz w:val="22"/>
          <w:szCs w:val="22"/>
        </w:rPr>
      </w:pPr>
      <w:del w:id="5096" w:author="Summer 2023 updates" w:date="2024-07-31T13:42:00Z">
        <w:r w:rsidRPr="00EA5CB6">
          <w:rPr>
            <w:rFonts w:ascii="Garamond" w:hAnsi="Garamond"/>
            <w:color w:val="000000" w:themeColor="text1"/>
            <w:sz w:val="22"/>
            <w:szCs w:val="22"/>
          </w:rPr>
          <w:delText>GS-127</w:delText>
        </w:r>
        <w:r w:rsidRPr="00EA5CB6">
          <w:rPr>
            <w:rFonts w:ascii="Garamond" w:hAnsi="Garamond"/>
            <w:color w:val="000000" w:themeColor="text1"/>
            <w:sz w:val="22"/>
            <w:szCs w:val="22"/>
          </w:rPr>
          <w:tab/>
          <w:delText xml:space="preserve">Dress, Gender and Identity </w:delText>
        </w:r>
      </w:del>
    </w:p>
    <w:p w14:paraId="04C87C29" w14:textId="77777777" w:rsidR="00C761A9" w:rsidRDefault="00C761A9" w:rsidP="00C761A9">
      <w:pPr>
        <w:spacing w:after="0"/>
        <w:ind w:left="180" w:hanging="180"/>
        <w:rPr>
          <w:moveFrom w:id="5097" w:author="Summer 2023 updates" w:date="2024-07-31T13:42:00Z"/>
          <w:rPrChange w:id="5098" w:author="Summer 2023 updates" w:date="2024-07-31T13:42:00Z">
            <w:rPr>
              <w:moveFrom w:id="5099" w:author="Summer 2023 updates" w:date="2024-07-31T13:42:00Z"/>
              <w:rFonts w:ascii="Garamond" w:eastAsia="Garamond" w:hAnsi="Garamond"/>
              <w:color w:val="000000" w:themeColor="text1"/>
              <w:sz w:val="22"/>
            </w:rPr>
          </w:rPrChange>
        </w:rPr>
        <w:pPrChange w:id="5100" w:author="Summer 2023 updates" w:date="2024-07-31T13:42:00Z">
          <w:pPr>
            <w:pStyle w:val="Style-55"/>
            <w:tabs>
              <w:tab w:val="left" w:pos="10800"/>
            </w:tabs>
            <w:ind w:left="1080" w:hanging="1080"/>
            <w:contextualSpacing/>
          </w:pPr>
        </w:pPrChange>
      </w:pPr>
      <w:moveFromRangeStart w:id="5101" w:author="Summer 2023 updates" w:date="2024-07-31T13:42:00Z" w:name="move173325792"/>
      <w:moveFrom w:id="5102" w:author="Summer 2023 updates" w:date="2024-07-31T13:42:00Z">
        <w:r>
          <w:rPr>
            <w:rPrChange w:id="5103" w:author="Summer 2023 updates" w:date="2024-07-31T13:42:00Z">
              <w:rPr>
                <w:rFonts w:ascii="Garamond" w:eastAsia="Garamond" w:hAnsi="Garamond"/>
                <w:color w:val="000000" w:themeColor="text1"/>
                <w:sz w:val="22"/>
              </w:rPr>
            </w:rPrChange>
          </w:rPr>
          <w:t>GS-247</w:t>
        </w:r>
        <w:r>
          <w:rPr>
            <w:rPrChange w:id="5104" w:author="Summer 2023 updates" w:date="2024-07-31T13:42:00Z">
              <w:rPr>
                <w:rFonts w:ascii="Garamond" w:eastAsia="Garamond" w:hAnsi="Garamond"/>
                <w:color w:val="000000" w:themeColor="text1"/>
                <w:sz w:val="22"/>
              </w:rPr>
            </w:rPrChange>
          </w:rPr>
          <w:tab/>
          <w:t xml:space="preserve">Gender and Sexuality Studies Symposium </w:t>
        </w:r>
      </w:moveFrom>
    </w:p>
    <w:p w14:paraId="1A4FF695" w14:textId="77777777" w:rsidR="00C761A9" w:rsidRDefault="00C761A9" w:rsidP="00C761A9">
      <w:pPr>
        <w:spacing w:after="0"/>
        <w:ind w:left="180" w:hanging="180"/>
        <w:rPr>
          <w:moveFrom w:id="5105" w:author="Summer 2023 updates" w:date="2024-07-31T13:42:00Z"/>
          <w:rPrChange w:id="5106" w:author="Summer 2023 updates" w:date="2024-07-31T13:42:00Z">
            <w:rPr>
              <w:moveFrom w:id="5107" w:author="Summer 2023 updates" w:date="2024-07-31T13:42:00Z"/>
              <w:rFonts w:ascii="Garamond" w:eastAsia="Garamond" w:hAnsi="Garamond"/>
              <w:color w:val="000000" w:themeColor="text1"/>
              <w:sz w:val="22"/>
            </w:rPr>
          </w:rPrChange>
        </w:rPr>
        <w:pPrChange w:id="5108" w:author="Summer 2023 updates" w:date="2024-07-31T13:42:00Z">
          <w:pPr>
            <w:pStyle w:val="Style-55"/>
            <w:tabs>
              <w:tab w:val="left" w:pos="10800"/>
            </w:tabs>
            <w:ind w:left="1080" w:hanging="1080"/>
            <w:contextualSpacing/>
          </w:pPr>
        </w:pPrChange>
      </w:pPr>
      <w:moveFrom w:id="5109" w:author="Summer 2023 updates" w:date="2024-07-31T13:42:00Z">
        <w:r>
          <w:rPr>
            <w:rPrChange w:id="5110" w:author="Summer 2023 updates" w:date="2024-07-31T13:42:00Z">
              <w:rPr>
                <w:rFonts w:ascii="Garamond" w:eastAsia="Garamond" w:hAnsi="Garamond"/>
                <w:color w:val="000000" w:themeColor="text1"/>
                <w:sz w:val="22"/>
              </w:rPr>
            </w:rPrChange>
          </w:rPr>
          <w:t>GS-327</w:t>
        </w:r>
        <w:r>
          <w:rPr>
            <w:rPrChange w:id="5111" w:author="Summer 2023 updates" w:date="2024-07-31T13:42:00Z">
              <w:rPr>
                <w:rFonts w:ascii="Garamond" w:eastAsia="Garamond" w:hAnsi="Garamond"/>
                <w:color w:val="000000" w:themeColor="text1"/>
                <w:sz w:val="22"/>
              </w:rPr>
            </w:rPrChange>
          </w:rPr>
          <w:tab/>
          <w:t>Theory and Methods in Gender and</w:t>
        </w:r>
        <w:r w:rsidR="00F51737">
          <w:rPr>
            <w:rPrChange w:id="5112" w:author="Summer 2023 updates" w:date="2024-07-31T13:42:00Z">
              <w:rPr>
                <w:rFonts w:ascii="Garamond" w:eastAsia="Garamond" w:hAnsi="Garamond"/>
                <w:color w:val="000000" w:themeColor="text1"/>
                <w:sz w:val="22"/>
              </w:rPr>
            </w:rPrChange>
          </w:rPr>
          <w:t xml:space="preserve"> </w:t>
        </w:r>
        <w:r>
          <w:rPr>
            <w:rPrChange w:id="5113" w:author="Summer 2023 updates" w:date="2024-07-31T13:42:00Z">
              <w:rPr>
                <w:rFonts w:ascii="Garamond" w:eastAsia="Garamond" w:hAnsi="Garamond"/>
                <w:color w:val="000000" w:themeColor="text1"/>
                <w:sz w:val="22"/>
              </w:rPr>
            </w:rPrChange>
          </w:rPr>
          <w:t>Sexuality Studies (WE)</w:t>
        </w:r>
      </w:moveFrom>
    </w:p>
    <w:moveFromRangeEnd w:id="5101"/>
    <w:p w14:paraId="08B362C3" w14:textId="77777777" w:rsidR="00900FA3" w:rsidRPr="00EA5CB6" w:rsidRDefault="00900FA3" w:rsidP="008A7BE7">
      <w:pPr>
        <w:pStyle w:val="Style-55"/>
        <w:tabs>
          <w:tab w:val="left" w:pos="10800"/>
        </w:tabs>
        <w:ind w:left="1080" w:hanging="1080"/>
        <w:contextualSpacing/>
        <w:rPr>
          <w:del w:id="5114" w:author="Summer 2023 updates" w:date="2024-07-31T13:42:00Z"/>
          <w:rFonts w:ascii="Garamond" w:hAnsi="Garamond"/>
          <w:color w:val="000000" w:themeColor="text1"/>
          <w:sz w:val="22"/>
          <w:szCs w:val="22"/>
        </w:rPr>
      </w:pPr>
      <w:del w:id="5115" w:author="Summer 2023 updates" w:date="2024-07-31T13:42:00Z">
        <w:r w:rsidRPr="00EA5CB6">
          <w:rPr>
            <w:rFonts w:ascii="Garamond" w:hAnsi="Garamond"/>
            <w:color w:val="000000" w:themeColor="text1"/>
            <w:sz w:val="22"/>
            <w:szCs w:val="22"/>
          </w:rPr>
          <w:delText>GS-387</w:delText>
        </w:r>
        <w:r w:rsidRPr="00EA5CB6">
          <w:rPr>
            <w:rFonts w:ascii="Garamond" w:hAnsi="Garamond"/>
            <w:color w:val="000000" w:themeColor="text1"/>
            <w:sz w:val="22"/>
            <w:szCs w:val="22"/>
          </w:rPr>
          <w:tab/>
          <w:delText>Topics in Gender and Sexuality Studies</w:delText>
        </w:r>
        <w:r w:rsidR="009D67C2" w:rsidRPr="00EA5CB6">
          <w:rPr>
            <w:rFonts w:ascii="Garamond" w:hAnsi="Garamond"/>
            <w:color w:val="000000" w:themeColor="text1"/>
            <w:sz w:val="22"/>
            <w:szCs w:val="22"/>
          </w:rPr>
          <w:delText xml:space="preserve"> (WE)</w:delText>
        </w:r>
      </w:del>
    </w:p>
    <w:p w14:paraId="64E081E5" w14:textId="77777777" w:rsidR="00900FA3" w:rsidRPr="00EA5CB6" w:rsidRDefault="00900FA3" w:rsidP="008A7BE7">
      <w:pPr>
        <w:pStyle w:val="Style-55"/>
        <w:tabs>
          <w:tab w:val="left" w:pos="10800"/>
        </w:tabs>
        <w:ind w:left="1080" w:hanging="1080"/>
        <w:contextualSpacing/>
        <w:rPr>
          <w:del w:id="5116" w:author="Summer 2023 updates" w:date="2024-07-31T13:42:00Z"/>
          <w:rFonts w:ascii="Garamond" w:hAnsi="Garamond"/>
          <w:color w:val="000000" w:themeColor="text1"/>
          <w:sz w:val="22"/>
          <w:szCs w:val="22"/>
        </w:rPr>
      </w:pPr>
      <w:del w:id="5117" w:author="Summer 2023 updates" w:date="2024-07-31T13:42:00Z">
        <w:r w:rsidRPr="00EA5CB6">
          <w:rPr>
            <w:rFonts w:ascii="Garamond" w:hAnsi="Garamond"/>
            <w:color w:val="000000" w:themeColor="text1"/>
            <w:sz w:val="22"/>
            <w:szCs w:val="22"/>
          </w:rPr>
          <w:delText>HIS-217</w:delText>
        </w:r>
        <w:r w:rsidRPr="00EA5CB6">
          <w:rPr>
            <w:rFonts w:ascii="Garamond" w:hAnsi="Garamond"/>
            <w:color w:val="000000" w:themeColor="text1"/>
            <w:sz w:val="22"/>
            <w:szCs w:val="22"/>
          </w:rPr>
          <w:tab/>
          <w:delText xml:space="preserve">The American War in Vietnam </w:delText>
        </w:r>
        <w:r w:rsidR="009D67C2" w:rsidRPr="00EA5CB6">
          <w:rPr>
            <w:rFonts w:ascii="Garamond" w:hAnsi="Garamond"/>
            <w:color w:val="000000" w:themeColor="text1"/>
            <w:sz w:val="22"/>
            <w:szCs w:val="22"/>
          </w:rPr>
          <w:delText>(WE)</w:delText>
        </w:r>
      </w:del>
    </w:p>
    <w:p w14:paraId="13E40ABB" w14:textId="77777777" w:rsidR="00900FA3" w:rsidRPr="00EA5CB6" w:rsidRDefault="00900FA3" w:rsidP="008A7BE7">
      <w:pPr>
        <w:pStyle w:val="Style-55"/>
        <w:tabs>
          <w:tab w:val="left" w:pos="10800"/>
        </w:tabs>
        <w:ind w:left="1080" w:hanging="1080"/>
        <w:contextualSpacing/>
        <w:rPr>
          <w:del w:id="5118" w:author="Summer 2023 updates" w:date="2024-07-31T13:42:00Z"/>
          <w:rFonts w:ascii="Garamond" w:hAnsi="Garamond"/>
          <w:color w:val="000000" w:themeColor="text1"/>
          <w:sz w:val="22"/>
          <w:szCs w:val="22"/>
        </w:rPr>
      </w:pPr>
      <w:del w:id="5119" w:author="Summer 2023 updates" w:date="2024-07-31T13:42:00Z">
        <w:r w:rsidRPr="00EA5CB6">
          <w:rPr>
            <w:rFonts w:ascii="Garamond" w:hAnsi="Garamond"/>
            <w:color w:val="000000" w:themeColor="text1"/>
            <w:sz w:val="22"/>
            <w:szCs w:val="22"/>
          </w:rPr>
          <w:delText>HIS-227</w:delText>
        </w:r>
        <w:r w:rsidRPr="00EA5CB6">
          <w:rPr>
            <w:rFonts w:ascii="Garamond" w:hAnsi="Garamond"/>
            <w:color w:val="000000" w:themeColor="text1"/>
            <w:sz w:val="22"/>
            <w:szCs w:val="22"/>
          </w:rPr>
          <w:tab/>
          <w:delText xml:space="preserve">The American Civil War </w:delText>
        </w:r>
        <w:r w:rsidR="009D67C2" w:rsidRPr="00EA5CB6">
          <w:rPr>
            <w:rFonts w:ascii="Garamond" w:hAnsi="Garamond"/>
            <w:color w:val="000000" w:themeColor="text1"/>
            <w:sz w:val="22"/>
            <w:szCs w:val="22"/>
          </w:rPr>
          <w:delText>(WE)</w:delText>
        </w:r>
      </w:del>
    </w:p>
    <w:p w14:paraId="2E7C67EC" w14:textId="77777777" w:rsidR="00900FA3" w:rsidRPr="00EA5CB6" w:rsidRDefault="00900FA3" w:rsidP="008A7BE7">
      <w:pPr>
        <w:pStyle w:val="Style-55"/>
        <w:tabs>
          <w:tab w:val="left" w:pos="10800"/>
        </w:tabs>
        <w:ind w:left="1080" w:hanging="1080"/>
        <w:contextualSpacing/>
        <w:rPr>
          <w:del w:id="5120" w:author="Summer 2023 updates" w:date="2024-07-31T13:42:00Z"/>
          <w:rFonts w:ascii="Garamond" w:hAnsi="Garamond"/>
          <w:color w:val="000000" w:themeColor="text1"/>
          <w:sz w:val="22"/>
          <w:szCs w:val="22"/>
        </w:rPr>
      </w:pPr>
      <w:del w:id="5121" w:author="Summer 2023 updates" w:date="2024-07-31T13:42:00Z">
        <w:r w:rsidRPr="00EA5CB6">
          <w:rPr>
            <w:rFonts w:ascii="Garamond" w:hAnsi="Garamond"/>
            <w:color w:val="000000" w:themeColor="text1"/>
            <w:sz w:val="22"/>
            <w:szCs w:val="22"/>
          </w:rPr>
          <w:delText>HIS-257</w:delText>
        </w:r>
        <w:r w:rsidRPr="00EA5CB6">
          <w:rPr>
            <w:rFonts w:ascii="Garamond" w:hAnsi="Garamond"/>
            <w:color w:val="000000" w:themeColor="text1"/>
            <w:sz w:val="22"/>
            <w:szCs w:val="22"/>
          </w:rPr>
          <w:tab/>
          <w:delText>Native American History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"History"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r w:rsidR="009D67C2" w:rsidRPr="00EA5CB6">
          <w:rPr>
            <w:rFonts w:ascii="Garamond" w:hAnsi="Garamond"/>
            <w:color w:val="000000" w:themeColor="text1"/>
            <w:sz w:val="22"/>
            <w:szCs w:val="22"/>
          </w:rPr>
          <w:delText>(WE)</w:delText>
        </w:r>
      </w:del>
    </w:p>
    <w:p w14:paraId="75ABA737" w14:textId="77777777" w:rsidR="00900FA3" w:rsidRPr="00EA5CB6" w:rsidRDefault="00900FA3" w:rsidP="008A7BE7">
      <w:pPr>
        <w:pStyle w:val="Style-55"/>
        <w:tabs>
          <w:tab w:val="left" w:pos="10800"/>
        </w:tabs>
        <w:ind w:left="1080" w:hanging="1080"/>
        <w:contextualSpacing/>
        <w:rPr>
          <w:del w:id="5122" w:author="Summer 2023 updates" w:date="2024-07-31T13:42:00Z"/>
          <w:rFonts w:ascii="Garamond" w:hAnsi="Garamond"/>
          <w:color w:val="000000" w:themeColor="text1"/>
          <w:sz w:val="22"/>
          <w:szCs w:val="22"/>
        </w:rPr>
      </w:pPr>
      <w:del w:id="5123" w:author="Summer 2023 updates" w:date="2024-07-31T13:42:00Z">
        <w:r w:rsidRPr="00EA5CB6">
          <w:rPr>
            <w:rFonts w:ascii="Garamond" w:hAnsi="Garamond"/>
            <w:color w:val="000000" w:themeColor="text1"/>
            <w:sz w:val="22"/>
            <w:szCs w:val="22"/>
          </w:rPr>
          <w:delText>HIS-297</w:delText>
        </w:r>
        <w:r w:rsidRPr="00EA5CB6">
          <w:rPr>
            <w:rFonts w:ascii="Garamond" w:hAnsi="Garamond"/>
            <w:color w:val="000000" w:themeColor="text1"/>
            <w:sz w:val="22"/>
            <w:szCs w:val="22"/>
          </w:rPr>
          <w:tab/>
          <w:delText xml:space="preserve">Women in America </w:delText>
        </w:r>
        <w:r w:rsidR="009D67C2" w:rsidRPr="00EA5CB6">
          <w:rPr>
            <w:rFonts w:ascii="Garamond" w:hAnsi="Garamond"/>
            <w:color w:val="000000" w:themeColor="text1"/>
            <w:sz w:val="22"/>
            <w:szCs w:val="22"/>
          </w:rPr>
          <w:delText>(WE)</w:delText>
        </w:r>
      </w:del>
    </w:p>
    <w:p w14:paraId="553AEB0E" w14:textId="77777777" w:rsidR="00900FA3" w:rsidRPr="00EA5CB6" w:rsidRDefault="00900FA3" w:rsidP="008A7BE7">
      <w:pPr>
        <w:pStyle w:val="Style-55"/>
        <w:tabs>
          <w:tab w:val="left" w:pos="10800"/>
        </w:tabs>
        <w:ind w:left="1080" w:hanging="1080"/>
        <w:contextualSpacing/>
        <w:rPr>
          <w:del w:id="5124" w:author="Summer 2023 updates" w:date="2024-07-31T13:42:00Z"/>
          <w:rFonts w:ascii="Garamond" w:hAnsi="Garamond"/>
          <w:color w:val="000000" w:themeColor="text1"/>
          <w:sz w:val="22"/>
          <w:szCs w:val="22"/>
        </w:rPr>
      </w:pPr>
      <w:del w:id="5125" w:author="Summer 2023 updates" w:date="2024-07-31T13:42:00Z">
        <w:r w:rsidRPr="00EA5CB6">
          <w:rPr>
            <w:rFonts w:ascii="Garamond" w:hAnsi="Garamond"/>
            <w:color w:val="000000" w:themeColor="text1"/>
            <w:sz w:val="22"/>
            <w:szCs w:val="22"/>
          </w:rPr>
          <w:delText>HIS-317</w:delText>
        </w:r>
        <w:r w:rsidRPr="00EA5CB6">
          <w:rPr>
            <w:rFonts w:ascii="Garamond" w:hAnsi="Garamond"/>
            <w:color w:val="000000" w:themeColor="text1"/>
            <w:sz w:val="22"/>
            <w:szCs w:val="22"/>
          </w:rPr>
          <w:tab/>
          <w:delText>Topics in History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"History"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Pr="00EA5CB6">
          <w:rPr>
            <w:rFonts w:ascii="Garamond" w:hAnsi="Garamond"/>
            <w:color w:val="000000" w:themeColor="text1"/>
            <w:sz w:val="22"/>
            <w:szCs w:val="22"/>
          </w:rPr>
          <w:delText>USP</w:delText>
        </w:r>
        <w:r w:rsidR="009D67C2" w:rsidRPr="00EA5CB6">
          <w:rPr>
            <w:rFonts w:ascii="Garamond" w:hAnsi="Garamond"/>
            <w:color w:val="000000" w:themeColor="text1"/>
            <w:sz w:val="22"/>
            <w:szCs w:val="22"/>
          </w:rPr>
          <w:delText xml:space="preserve"> (WE)</w:delText>
        </w:r>
      </w:del>
    </w:p>
    <w:p w14:paraId="50585E83" w14:textId="77777777" w:rsidR="009764E6" w:rsidRPr="00EA5CB6" w:rsidRDefault="009764E6" w:rsidP="008A7BE7">
      <w:pPr>
        <w:pStyle w:val="Style-55"/>
        <w:tabs>
          <w:tab w:val="left" w:pos="10800"/>
        </w:tabs>
        <w:ind w:left="1080" w:hanging="1080"/>
        <w:contextualSpacing/>
        <w:rPr>
          <w:del w:id="5126" w:author="Summer 2023 updates" w:date="2024-07-31T13:42:00Z"/>
          <w:rFonts w:ascii="Garamond" w:hAnsi="Garamond"/>
          <w:color w:val="000000" w:themeColor="text1"/>
          <w:sz w:val="22"/>
          <w:szCs w:val="22"/>
        </w:rPr>
      </w:pPr>
      <w:del w:id="5127" w:author="Summer 2023 updates" w:date="2024-07-31T13:42:00Z">
        <w:r w:rsidRPr="00EA5CB6">
          <w:rPr>
            <w:rFonts w:ascii="Garamond" w:hAnsi="Garamond"/>
            <w:color w:val="000000" w:themeColor="text1"/>
            <w:sz w:val="22"/>
            <w:szCs w:val="22"/>
          </w:rPr>
          <w:delText>HIS-347</w:delText>
        </w:r>
        <w:r w:rsidRPr="00EA5CB6">
          <w:rPr>
            <w:rFonts w:ascii="Garamond" w:hAnsi="Garamond"/>
            <w:color w:val="000000" w:themeColor="text1"/>
            <w:sz w:val="22"/>
            <w:szCs w:val="22"/>
          </w:rPr>
          <w:tab/>
          <w:delText>African American History</w:delText>
        </w:r>
        <w:r w:rsidRPr="00EA5CB6">
          <w:rPr>
            <w:rFonts w:ascii="Garamond" w:hAnsi="Garamond"/>
            <w:color w:val="000000" w:themeColor="text1"/>
            <w:sz w:val="22"/>
            <w:szCs w:val="22"/>
          </w:rPr>
          <w:fldChar w:fldCharType="begin"/>
        </w:r>
        <w:r w:rsidRPr="00EA5CB6">
          <w:rPr>
            <w:rFonts w:ascii="Garamond" w:hAnsi="Garamond"/>
            <w:color w:val="000000" w:themeColor="text1"/>
            <w:sz w:val="22"/>
            <w:szCs w:val="22"/>
          </w:rPr>
          <w:delInstrText xml:space="preserve"> XE "History" </w:delInstrText>
        </w:r>
        <w:r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(WE)</w:delText>
        </w:r>
      </w:del>
    </w:p>
    <w:p w14:paraId="692EAD0A" w14:textId="77777777" w:rsidR="00900FA3" w:rsidRPr="00EA5CB6" w:rsidRDefault="00900FA3" w:rsidP="008A7BE7">
      <w:pPr>
        <w:pStyle w:val="Style-55"/>
        <w:tabs>
          <w:tab w:val="left" w:pos="10800"/>
        </w:tabs>
        <w:ind w:left="1080" w:hanging="1080"/>
        <w:contextualSpacing/>
        <w:rPr>
          <w:del w:id="5128" w:author="Summer 2023 updates" w:date="2024-07-31T13:42:00Z"/>
          <w:rFonts w:ascii="Garamond" w:hAnsi="Garamond"/>
          <w:color w:val="000000" w:themeColor="text1"/>
          <w:sz w:val="22"/>
          <w:szCs w:val="22"/>
        </w:rPr>
      </w:pPr>
      <w:del w:id="5129" w:author="Summer 2023 updates" w:date="2024-07-31T13:42:00Z">
        <w:r w:rsidRPr="00EA5CB6">
          <w:rPr>
            <w:rFonts w:ascii="Garamond" w:hAnsi="Garamond"/>
            <w:color w:val="000000" w:themeColor="text1"/>
            <w:sz w:val="22"/>
            <w:szCs w:val="22"/>
          </w:rPr>
          <w:delText>HIS-387</w:delText>
        </w:r>
        <w:r w:rsidR="006F5506" w:rsidRPr="00EA5CB6">
          <w:rPr>
            <w:rFonts w:ascii="Garamond" w:hAnsi="Garamond"/>
            <w:color w:val="000000" w:themeColor="text1"/>
            <w:sz w:val="22"/>
            <w:szCs w:val="22"/>
          </w:rPr>
          <w:tab/>
          <w:delText>American Colonial History</w:delText>
        </w:r>
        <w:r w:rsidR="009D67C2" w:rsidRPr="00EA5CB6">
          <w:rPr>
            <w:rFonts w:ascii="Garamond" w:hAnsi="Garamond"/>
            <w:color w:val="000000" w:themeColor="text1"/>
            <w:sz w:val="22"/>
            <w:szCs w:val="22"/>
          </w:rPr>
          <w:delText xml:space="preserve"> (WE)</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"History" </w:delInstrText>
        </w:r>
        <w:r w:rsidR="00B8454E" w:rsidRPr="00EA5CB6">
          <w:rPr>
            <w:rFonts w:ascii="Garamond" w:hAnsi="Garamond"/>
            <w:color w:val="000000" w:themeColor="text1"/>
            <w:sz w:val="22"/>
            <w:szCs w:val="22"/>
          </w:rPr>
          <w:fldChar w:fldCharType="end"/>
        </w:r>
        <w:r w:rsidR="006F5506" w:rsidRPr="00EA5CB6">
          <w:rPr>
            <w:rFonts w:ascii="Garamond" w:hAnsi="Garamond"/>
            <w:color w:val="000000" w:themeColor="text1"/>
            <w:sz w:val="22"/>
            <w:szCs w:val="22"/>
          </w:rPr>
          <w:delText xml:space="preserve"> </w:delText>
        </w:r>
      </w:del>
    </w:p>
    <w:p w14:paraId="3EB15696" w14:textId="77777777" w:rsidR="00900FA3" w:rsidRPr="00EA5CB6" w:rsidRDefault="00900FA3" w:rsidP="008A7BE7">
      <w:pPr>
        <w:pStyle w:val="Style-55"/>
        <w:tabs>
          <w:tab w:val="left" w:pos="10800"/>
        </w:tabs>
        <w:ind w:left="1080" w:hanging="1080"/>
        <w:contextualSpacing/>
        <w:rPr>
          <w:del w:id="5130" w:author="Summer 2023 updates" w:date="2024-07-31T13:42:00Z"/>
          <w:rFonts w:ascii="Garamond" w:hAnsi="Garamond"/>
          <w:color w:val="000000" w:themeColor="text1"/>
          <w:sz w:val="22"/>
          <w:szCs w:val="22"/>
        </w:rPr>
      </w:pPr>
      <w:del w:id="5131" w:author="Summer 2023 updates" w:date="2024-07-31T13:42:00Z">
        <w:r w:rsidRPr="00EA5CB6">
          <w:rPr>
            <w:rFonts w:ascii="Garamond" w:hAnsi="Garamond"/>
            <w:color w:val="000000" w:themeColor="text1"/>
            <w:sz w:val="22"/>
            <w:szCs w:val="22"/>
          </w:rPr>
          <w:delText>KIN-347</w:delText>
        </w:r>
        <w:r w:rsidRPr="00EA5CB6">
          <w:rPr>
            <w:rFonts w:ascii="Garamond" w:hAnsi="Garamond"/>
            <w:color w:val="000000" w:themeColor="text1"/>
            <w:sz w:val="22"/>
            <w:szCs w:val="22"/>
          </w:rPr>
          <w:tab/>
          <w:delText>Adapted Physical Education</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"Education"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r w:rsidR="0038055A" w:rsidRPr="00EA5CB6">
          <w:rPr>
            <w:rFonts w:ascii="Garamond" w:hAnsi="Garamond"/>
            <w:color w:val="000000" w:themeColor="text1"/>
            <w:sz w:val="22"/>
            <w:szCs w:val="22"/>
          </w:rPr>
          <w:delText>(WE)</w:delText>
        </w:r>
      </w:del>
    </w:p>
    <w:p w14:paraId="34539F4B" w14:textId="77777777" w:rsidR="00900FA3" w:rsidRPr="00EA5CB6" w:rsidRDefault="00962BA0" w:rsidP="008A7BE7">
      <w:pPr>
        <w:pStyle w:val="Style-55"/>
        <w:tabs>
          <w:tab w:val="left" w:pos="10800"/>
        </w:tabs>
        <w:ind w:left="1080" w:hanging="1080"/>
        <w:contextualSpacing/>
        <w:rPr>
          <w:del w:id="5132" w:author="Summer 2023 updates" w:date="2024-07-31T13:42:00Z"/>
          <w:rFonts w:ascii="Garamond" w:hAnsi="Garamond"/>
          <w:color w:val="000000" w:themeColor="text1"/>
          <w:sz w:val="22"/>
          <w:szCs w:val="22"/>
        </w:rPr>
      </w:pPr>
      <w:del w:id="5133" w:author="Summer 2023 updates" w:date="2024-07-31T13:42:00Z">
        <w:r w:rsidRPr="00EA5CB6">
          <w:rPr>
            <w:rFonts w:ascii="Garamond" w:hAnsi="Garamond"/>
            <w:color w:val="000000" w:themeColor="text1"/>
            <w:sz w:val="22"/>
            <w:szCs w:val="22"/>
          </w:rPr>
          <w:delText>MU-157</w:delText>
        </w:r>
        <w:r w:rsidR="00900FA3" w:rsidRPr="00EA5CB6">
          <w:rPr>
            <w:rFonts w:ascii="Garamond" w:hAnsi="Garamond"/>
            <w:color w:val="000000" w:themeColor="text1"/>
            <w:sz w:val="22"/>
            <w:szCs w:val="22"/>
          </w:rPr>
          <w:tab/>
          <w:delText>Introduction to Jazz</w:delText>
        </w:r>
        <w:r w:rsidR="009F4511" w:rsidRPr="00EA5CB6">
          <w:rPr>
            <w:rFonts w:ascii="Garamond" w:hAnsi="Garamond"/>
            <w:color w:val="000000" w:themeColor="text1"/>
            <w:sz w:val="22"/>
            <w:szCs w:val="22"/>
          </w:rPr>
          <w:fldChar w:fldCharType="begin"/>
        </w:r>
        <w:r w:rsidR="009F4511" w:rsidRPr="00EA5CB6">
          <w:rPr>
            <w:rFonts w:ascii="Garamond" w:hAnsi="Garamond"/>
            <w:color w:val="000000" w:themeColor="text1"/>
            <w:sz w:val="22"/>
            <w:szCs w:val="22"/>
          </w:rPr>
          <w:delInstrText xml:space="preserve"> XE "</w:delInstrText>
        </w:r>
        <w:r w:rsidR="009F4511" w:rsidRPr="00EA5CB6">
          <w:rPr>
            <w:rFonts w:ascii="Garamond" w:hAnsi="Garamond"/>
            <w:b/>
            <w:color w:val="000000" w:themeColor="text1"/>
            <w:sz w:val="22"/>
            <w:szCs w:val="22"/>
          </w:rPr>
          <w:delInstrText>Jazz</w:delInstrText>
        </w:r>
        <w:r w:rsidR="009F4511" w:rsidRPr="00EA5CB6">
          <w:rPr>
            <w:rFonts w:ascii="Garamond" w:hAnsi="Garamond"/>
            <w:color w:val="000000" w:themeColor="text1"/>
            <w:sz w:val="22"/>
            <w:szCs w:val="22"/>
          </w:rPr>
          <w:delInstrText xml:space="preserve">" </w:delInstrText>
        </w:r>
        <w:r w:rsidR="009F4511"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 xml:space="preserve"> History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"History"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 xml:space="preserve"> </w:delText>
        </w:r>
      </w:del>
    </w:p>
    <w:p w14:paraId="0712E22E" w14:textId="77777777" w:rsidR="00900FA3" w:rsidRPr="00EA5CB6" w:rsidRDefault="00900FA3" w:rsidP="008A7BE7">
      <w:pPr>
        <w:pStyle w:val="Style-55"/>
        <w:tabs>
          <w:tab w:val="left" w:pos="10800"/>
        </w:tabs>
        <w:ind w:left="1080" w:hanging="1080"/>
        <w:contextualSpacing/>
        <w:rPr>
          <w:del w:id="5134" w:author="Summer 2023 updates" w:date="2024-07-31T13:42:00Z"/>
          <w:rFonts w:ascii="Garamond" w:hAnsi="Garamond"/>
          <w:color w:val="000000" w:themeColor="text1"/>
          <w:sz w:val="22"/>
          <w:szCs w:val="22"/>
        </w:rPr>
      </w:pPr>
      <w:del w:id="5135" w:author="Summer 2023 updates" w:date="2024-07-31T13:42:00Z">
        <w:r w:rsidRPr="00EA5CB6">
          <w:rPr>
            <w:rFonts w:ascii="Garamond" w:hAnsi="Garamond"/>
            <w:color w:val="000000" w:themeColor="text1"/>
            <w:sz w:val="22"/>
            <w:szCs w:val="22"/>
          </w:rPr>
          <w:delText>NUR-137</w:delText>
        </w:r>
        <w:r w:rsidR="00582B8D" w:rsidRPr="00EA5CB6">
          <w:rPr>
            <w:rFonts w:ascii="Garamond" w:hAnsi="Garamond"/>
            <w:color w:val="000000" w:themeColor="text1"/>
            <w:sz w:val="22"/>
            <w:szCs w:val="22"/>
          </w:rPr>
          <w:tab/>
        </w:r>
        <w:r w:rsidR="006F5506" w:rsidRPr="00EA5CB6">
          <w:rPr>
            <w:rFonts w:ascii="Garamond" w:hAnsi="Garamond"/>
            <w:color w:val="000000" w:themeColor="text1"/>
            <w:sz w:val="22"/>
            <w:szCs w:val="22"/>
          </w:rPr>
          <w:delText>Human Sexuality</w:delText>
        </w:r>
      </w:del>
    </w:p>
    <w:p w14:paraId="7A7BC1B2" w14:textId="77777777" w:rsidR="00900FA3" w:rsidRPr="00EA5CB6" w:rsidRDefault="00900FA3" w:rsidP="008A7BE7">
      <w:pPr>
        <w:pStyle w:val="Style-55"/>
        <w:tabs>
          <w:tab w:val="left" w:pos="10800"/>
        </w:tabs>
        <w:ind w:left="1080" w:hanging="1080"/>
        <w:contextualSpacing/>
        <w:rPr>
          <w:del w:id="5136" w:author="Summer 2023 updates" w:date="2024-07-31T13:42:00Z"/>
          <w:rFonts w:ascii="Garamond" w:hAnsi="Garamond"/>
          <w:color w:val="000000" w:themeColor="text1"/>
          <w:sz w:val="22"/>
          <w:szCs w:val="22"/>
        </w:rPr>
      </w:pPr>
      <w:del w:id="5137" w:author="Summer 2023 updates" w:date="2024-07-31T13:42:00Z">
        <w:r w:rsidRPr="00EA5CB6">
          <w:rPr>
            <w:rFonts w:ascii="Garamond" w:hAnsi="Garamond"/>
            <w:color w:val="000000" w:themeColor="text1"/>
            <w:sz w:val="22"/>
            <w:szCs w:val="22"/>
          </w:rPr>
          <w:delText>NUR-297</w:delText>
        </w:r>
        <w:r w:rsidRPr="00EA5CB6">
          <w:rPr>
            <w:rFonts w:ascii="Garamond" w:hAnsi="Garamond"/>
            <w:color w:val="000000" w:themeColor="text1"/>
            <w:sz w:val="22"/>
            <w:szCs w:val="22"/>
          </w:rPr>
          <w:tab/>
          <w:delText xml:space="preserve">Parent Child Relationships </w:delText>
        </w:r>
      </w:del>
    </w:p>
    <w:p w14:paraId="78C2B256" w14:textId="77777777" w:rsidR="00900FA3" w:rsidRPr="00EA5CB6" w:rsidRDefault="00900FA3" w:rsidP="008A7BE7">
      <w:pPr>
        <w:pStyle w:val="Style-55"/>
        <w:tabs>
          <w:tab w:val="left" w:pos="10800"/>
        </w:tabs>
        <w:ind w:left="1080" w:hanging="1080"/>
        <w:contextualSpacing/>
        <w:rPr>
          <w:del w:id="5138" w:author="Summer 2023 updates" w:date="2024-07-31T13:42:00Z"/>
          <w:rFonts w:ascii="Garamond" w:hAnsi="Garamond"/>
          <w:color w:val="000000" w:themeColor="text1"/>
          <w:sz w:val="22"/>
          <w:szCs w:val="22"/>
        </w:rPr>
      </w:pPr>
      <w:del w:id="5139" w:author="Summer 2023 updates" w:date="2024-07-31T13:42:00Z">
        <w:r w:rsidRPr="00EA5CB6">
          <w:rPr>
            <w:rFonts w:ascii="Garamond" w:hAnsi="Garamond"/>
            <w:color w:val="000000" w:themeColor="text1"/>
            <w:sz w:val="22"/>
            <w:szCs w:val="22"/>
          </w:rPr>
          <w:delText>NUR-387</w:delText>
        </w:r>
        <w:r w:rsidRPr="00EA5CB6">
          <w:rPr>
            <w:rFonts w:ascii="Garamond" w:hAnsi="Garamond"/>
            <w:color w:val="000000" w:themeColor="text1"/>
            <w:sz w:val="22"/>
            <w:szCs w:val="22"/>
          </w:rPr>
          <w:tab/>
          <w:delText xml:space="preserve">Alternative Therapies for Health and Healing </w:delText>
        </w:r>
      </w:del>
    </w:p>
    <w:p w14:paraId="60408400" w14:textId="77777777" w:rsidR="00900FA3" w:rsidRPr="00EA5CB6" w:rsidRDefault="008A7BE7" w:rsidP="008A7BE7">
      <w:pPr>
        <w:pStyle w:val="Style-55"/>
        <w:tabs>
          <w:tab w:val="left" w:pos="10800"/>
        </w:tabs>
        <w:ind w:left="1080" w:hanging="1080"/>
        <w:contextualSpacing/>
        <w:rPr>
          <w:del w:id="5140" w:author="Summer 2023 updates" w:date="2024-07-31T13:42:00Z"/>
          <w:rFonts w:ascii="Garamond" w:hAnsi="Garamond"/>
          <w:color w:val="000000" w:themeColor="text1"/>
          <w:sz w:val="22"/>
          <w:szCs w:val="22"/>
        </w:rPr>
      </w:pPr>
      <w:del w:id="5141" w:author="Summer 2023 updates" w:date="2024-07-31T13:42:00Z">
        <w:r w:rsidRPr="00EA5CB6">
          <w:rPr>
            <w:rFonts w:ascii="Garamond" w:hAnsi="Garamond"/>
            <w:color w:val="000000" w:themeColor="text1"/>
            <w:sz w:val="22"/>
            <w:szCs w:val="22"/>
          </w:rPr>
          <w:delText>PHL-277</w:delText>
        </w:r>
        <w:r w:rsidR="00900FA3" w:rsidRPr="00EA5CB6">
          <w:rPr>
            <w:rFonts w:ascii="Garamond" w:hAnsi="Garamond"/>
            <w:color w:val="000000" w:themeColor="text1"/>
            <w:sz w:val="22"/>
            <w:szCs w:val="22"/>
          </w:rPr>
          <w:tab/>
          <w:delText>Philosophy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"Philosophy"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 xml:space="preserve"> of Gender and Race</w:delText>
        </w:r>
        <w:r w:rsidR="0055372C" w:rsidRPr="00EA5CB6">
          <w:rPr>
            <w:rFonts w:ascii="Garamond" w:hAnsi="Garamond"/>
            <w:color w:val="000000" w:themeColor="text1"/>
            <w:sz w:val="22"/>
            <w:szCs w:val="22"/>
          </w:rPr>
          <w:delText xml:space="preserve"> (WE)</w:delText>
        </w:r>
      </w:del>
    </w:p>
    <w:p w14:paraId="2614F075" w14:textId="77777777" w:rsidR="00900FA3" w:rsidRPr="00EA5CB6" w:rsidRDefault="00900FA3" w:rsidP="008A7BE7">
      <w:pPr>
        <w:pStyle w:val="Style-55"/>
        <w:tabs>
          <w:tab w:val="left" w:pos="10800"/>
        </w:tabs>
        <w:ind w:left="1080" w:hanging="1080"/>
        <w:contextualSpacing/>
        <w:rPr>
          <w:del w:id="5142" w:author="Summer 2023 updates" w:date="2024-07-31T13:42:00Z"/>
          <w:rFonts w:ascii="Garamond" w:hAnsi="Garamond"/>
          <w:color w:val="000000" w:themeColor="text1"/>
          <w:sz w:val="22"/>
          <w:szCs w:val="22"/>
        </w:rPr>
      </w:pPr>
      <w:del w:id="5143" w:author="Summer 2023 updates" w:date="2024-07-31T13:42:00Z">
        <w:r w:rsidRPr="00EA5CB6">
          <w:rPr>
            <w:rFonts w:ascii="Garamond" w:hAnsi="Garamond"/>
            <w:color w:val="000000" w:themeColor="text1"/>
            <w:sz w:val="22"/>
            <w:szCs w:val="22"/>
          </w:rPr>
          <w:delText>POL-207</w:delText>
        </w:r>
        <w:r w:rsidRPr="00EA5CB6">
          <w:rPr>
            <w:rFonts w:ascii="Garamond" w:hAnsi="Garamond"/>
            <w:color w:val="000000" w:themeColor="text1"/>
            <w:sz w:val="22"/>
            <w:szCs w:val="22"/>
          </w:rPr>
          <w:tab/>
          <w:delText>Religion</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"Religion"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and American Politics </w:delText>
        </w:r>
        <w:r w:rsidR="00805CC8" w:rsidRPr="00EA5CB6">
          <w:rPr>
            <w:rFonts w:ascii="Garamond" w:hAnsi="Garamond"/>
            <w:color w:val="000000" w:themeColor="text1"/>
            <w:sz w:val="22"/>
            <w:szCs w:val="22"/>
          </w:rPr>
          <w:delText>(WE)</w:delText>
        </w:r>
      </w:del>
    </w:p>
    <w:p w14:paraId="0C598708" w14:textId="77777777" w:rsidR="00900FA3" w:rsidRPr="00EA5CB6" w:rsidRDefault="008A7BE7" w:rsidP="008A7BE7">
      <w:pPr>
        <w:pStyle w:val="Style-55"/>
        <w:tabs>
          <w:tab w:val="left" w:pos="10800"/>
        </w:tabs>
        <w:ind w:left="1080" w:hanging="1080"/>
        <w:contextualSpacing/>
        <w:rPr>
          <w:del w:id="5144" w:author="Summer 2023 updates" w:date="2024-07-31T13:42:00Z"/>
          <w:rFonts w:ascii="Garamond" w:hAnsi="Garamond"/>
          <w:color w:val="000000" w:themeColor="text1"/>
          <w:sz w:val="22"/>
          <w:szCs w:val="22"/>
        </w:rPr>
      </w:pPr>
      <w:del w:id="5145" w:author="Summer 2023 updates" w:date="2024-07-31T13:42:00Z">
        <w:r w:rsidRPr="00EA5CB6">
          <w:rPr>
            <w:rFonts w:ascii="Garamond" w:hAnsi="Garamond"/>
            <w:color w:val="000000" w:themeColor="text1"/>
            <w:sz w:val="22"/>
            <w:szCs w:val="22"/>
          </w:rPr>
          <w:delText>POL-277</w:delText>
        </w:r>
        <w:r w:rsidR="00900FA3" w:rsidRPr="00EA5CB6">
          <w:rPr>
            <w:rFonts w:ascii="Garamond" w:hAnsi="Garamond"/>
            <w:color w:val="000000" w:themeColor="text1"/>
            <w:sz w:val="22"/>
            <w:szCs w:val="22"/>
          </w:rPr>
          <w:tab/>
          <w:delText xml:space="preserve">Women and Politics in the U.S. </w:delText>
        </w:r>
        <w:r w:rsidR="00805CC8" w:rsidRPr="00EA5CB6">
          <w:rPr>
            <w:rFonts w:ascii="Garamond" w:hAnsi="Garamond"/>
            <w:color w:val="000000" w:themeColor="text1"/>
            <w:sz w:val="22"/>
            <w:szCs w:val="22"/>
          </w:rPr>
          <w:delText>(WE)</w:delText>
        </w:r>
      </w:del>
    </w:p>
    <w:p w14:paraId="619DFF2B" w14:textId="77777777" w:rsidR="00582B8D" w:rsidRPr="00EA5CB6" w:rsidRDefault="00582B8D" w:rsidP="008A7BE7">
      <w:pPr>
        <w:pStyle w:val="Style-55"/>
        <w:tabs>
          <w:tab w:val="left" w:pos="10800"/>
        </w:tabs>
        <w:ind w:left="1080" w:hanging="1080"/>
        <w:contextualSpacing/>
        <w:rPr>
          <w:del w:id="5146" w:author="Summer 2023 updates" w:date="2024-07-31T13:42:00Z"/>
          <w:rFonts w:ascii="Garamond" w:hAnsi="Garamond"/>
          <w:color w:val="000000" w:themeColor="text1"/>
          <w:sz w:val="22"/>
          <w:szCs w:val="22"/>
        </w:rPr>
      </w:pPr>
      <w:del w:id="5147" w:author="Summer 2023 updates" w:date="2024-07-31T13:42:00Z">
        <w:r w:rsidRPr="00EA5CB6">
          <w:rPr>
            <w:rFonts w:ascii="Garamond" w:hAnsi="Garamond"/>
            <w:color w:val="000000" w:themeColor="text1"/>
            <w:sz w:val="22"/>
            <w:szCs w:val="22"/>
          </w:rPr>
          <w:delText>PSY-137</w:delText>
        </w:r>
        <w:r w:rsidRPr="00EA5CB6">
          <w:rPr>
            <w:rFonts w:ascii="Garamond" w:hAnsi="Garamond"/>
            <w:color w:val="000000" w:themeColor="text1"/>
            <w:sz w:val="22"/>
            <w:szCs w:val="22"/>
          </w:rPr>
          <w:tab/>
          <w:delText>Human Sexuality</w:delText>
        </w:r>
      </w:del>
    </w:p>
    <w:p w14:paraId="0552F67B" w14:textId="77777777" w:rsidR="00900FA3" w:rsidRPr="00EA5CB6" w:rsidRDefault="00900FA3" w:rsidP="008A7BE7">
      <w:pPr>
        <w:pStyle w:val="Style-55"/>
        <w:tabs>
          <w:tab w:val="left" w:pos="10800"/>
        </w:tabs>
        <w:ind w:left="1080" w:hanging="1080"/>
        <w:contextualSpacing/>
        <w:rPr>
          <w:del w:id="5148" w:author="Summer 2023 updates" w:date="2024-07-31T13:42:00Z"/>
          <w:rFonts w:ascii="Garamond" w:hAnsi="Garamond"/>
          <w:color w:val="000000" w:themeColor="text1"/>
          <w:sz w:val="22"/>
          <w:szCs w:val="22"/>
        </w:rPr>
      </w:pPr>
      <w:del w:id="5149" w:author="Summer 2023 updates" w:date="2024-07-31T13:42:00Z">
        <w:r w:rsidRPr="00EA5CB6">
          <w:rPr>
            <w:rFonts w:ascii="Garamond" w:hAnsi="Garamond"/>
            <w:color w:val="000000" w:themeColor="text1"/>
            <w:sz w:val="22"/>
            <w:szCs w:val="22"/>
          </w:rPr>
          <w:delText>REL-217</w:delText>
        </w:r>
        <w:r w:rsidRPr="00EA5CB6">
          <w:rPr>
            <w:rFonts w:ascii="Garamond" w:hAnsi="Garamond"/>
            <w:color w:val="000000" w:themeColor="text1"/>
            <w:sz w:val="22"/>
            <w:szCs w:val="22"/>
          </w:rPr>
          <w:tab/>
          <w:delText>Religion</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"Religion"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in America</w:delText>
        </w:r>
        <w:r w:rsidR="009A10A0" w:rsidRPr="00EA5CB6">
          <w:rPr>
            <w:rFonts w:ascii="Garamond" w:hAnsi="Garamond"/>
            <w:color w:val="000000" w:themeColor="text1"/>
            <w:sz w:val="22"/>
            <w:szCs w:val="22"/>
          </w:rPr>
          <w:delText xml:space="preserve"> (WE)</w:delText>
        </w:r>
      </w:del>
    </w:p>
    <w:p w14:paraId="5AC688B3" w14:textId="77777777" w:rsidR="00900FA3" w:rsidRPr="00EA5CB6" w:rsidRDefault="00900FA3" w:rsidP="008A7BE7">
      <w:pPr>
        <w:pStyle w:val="Style-55"/>
        <w:tabs>
          <w:tab w:val="left" w:pos="10800"/>
        </w:tabs>
        <w:ind w:left="1080" w:hanging="1080"/>
        <w:contextualSpacing/>
        <w:rPr>
          <w:del w:id="5150" w:author="Summer 2023 updates" w:date="2024-07-31T13:42:00Z"/>
          <w:rFonts w:ascii="Garamond" w:hAnsi="Garamond"/>
          <w:color w:val="000000" w:themeColor="text1"/>
          <w:sz w:val="22"/>
          <w:szCs w:val="22"/>
        </w:rPr>
      </w:pPr>
      <w:del w:id="5151" w:author="Summer 2023 updates" w:date="2024-07-31T13:42:00Z">
        <w:r w:rsidRPr="00EA5CB6">
          <w:rPr>
            <w:rFonts w:ascii="Garamond" w:hAnsi="Garamond"/>
            <w:color w:val="000000" w:themeColor="text1"/>
            <w:sz w:val="22"/>
            <w:szCs w:val="22"/>
          </w:rPr>
          <w:delText>RHE-137</w:delText>
        </w:r>
        <w:r w:rsidRPr="00EA5CB6">
          <w:rPr>
            <w:rFonts w:ascii="Garamond" w:hAnsi="Garamond"/>
            <w:color w:val="000000" w:themeColor="text1"/>
            <w:sz w:val="22"/>
            <w:szCs w:val="22"/>
          </w:rPr>
          <w:tab/>
          <w:delText>Creative Nonfiction</w:delText>
        </w:r>
        <w:r w:rsidR="00EA5CB6">
          <w:rPr>
            <w:rFonts w:ascii="Garamond" w:hAnsi="Garamond"/>
            <w:color w:val="000000" w:themeColor="text1"/>
            <w:sz w:val="22"/>
            <w:szCs w:val="22"/>
          </w:rPr>
          <w:delText>: USP (WE)</w:delText>
        </w:r>
      </w:del>
    </w:p>
    <w:p w14:paraId="0D7727D4" w14:textId="77777777" w:rsidR="00900FA3" w:rsidRPr="00EA5CB6" w:rsidRDefault="008A7BE7" w:rsidP="008A7BE7">
      <w:pPr>
        <w:pStyle w:val="Style-55"/>
        <w:tabs>
          <w:tab w:val="left" w:pos="10800"/>
        </w:tabs>
        <w:ind w:left="1080" w:hanging="1080"/>
        <w:contextualSpacing/>
        <w:rPr>
          <w:del w:id="5152" w:author="Summer 2023 updates" w:date="2024-07-31T13:42:00Z"/>
          <w:rFonts w:ascii="Garamond" w:hAnsi="Garamond"/>
          <w:color w:val="000000" w:themeColor="text1"/>
          <w:sz w:val="22"/>
          <w:szCs w:val="22"/>
        </w:rPr>
      </w:pPr>
      <w:del w:id="5153" w:author="Summer 2023 updates" w:date="2024-07-31T13:42:00Z">
        <w:r w:rsidRPr="00EA5CB6">
          <w:rPr>
            <w:rFonts w:ascii="Garamond" w:hAnsi="Garamond"/>
            <w:color w:val="000000" w:themeColor="text1"/>
            <w:sz w:val="22"/>
            <w:szCs w:val="22"/>
          </w:rPr>
          <w:delText>RHE-257</w:delText>
        </w:r>
        <w:r w:rsidR="00900FA3" w:rsidRPr="00EA5CB6">
          <w:rPr>
            <w:rFonts w:ascii="Garamond" w:hAnsi="Garamond"/>
            <w:color w:val="000000" w:themeColor="text1"/>
            <w:sz w:val="22"/>
            <w:szCs w:val="22"/>
          </w:rPr>
          <w:tab/>
          <w:delText>Environmental Rhetoric</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"Rhetoric"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 xml:space="preserve"> </w:delText>
        </w:r>
        <w:r w:rsidR="00B22EF3" w:rsidRPr="00EA5CB6">
          <w:rPr>
            <w:rFonts w:ascii="Garamond" w:hAnsi="Garamond"/>
            <w:color w:val="000000" w:themeColor="text1"/>
            <w:sz w:val="22"/>
            <w:szCs w:val="22"/>
          </w:rPr>
          <w:delText>(WE)</w:delText>
        </w:r>
      </w:del>
    </w:p>
    <w:p w14:paraId="2F3F999A" w14:textId="77777777" w:rsidR="00900FA3" w:rsidRPr="00EA5CB6" w:rsidRDefault="00900FA3" w:rsidP="008A7BE7">
      <w:pPr>
        <w:pStyle w:val="Style-55"/>
        <w:tabs>
          <w:tab w:val="left" w:pos="10800"/>
        </w:tabs>
        <w:ind w:left="1080" w:hanging="1080"/>
        <w:contextualSpacing/>
        <w:rPr>
          <w:del w:id="5154" w:author="Summer 2023 updates" w:date="2024-07-31T13:42:00Z"/>
          <w:rFonts w:ascii="Garamond" w:hAnsi="Garamond"/>
          <w:color w:val="000000" w:themeColor="text1"/>
          <w:sz w:val="22"/>
          <w:szCs w:val="22"/>
        </w:rPr>
      </w:pPr>
      <w:del w:id="5155" w:author="Summer 2023 updates" w:date="2024-07-31T13:42:00Z">
        <w:r w:rsidRPr="00EA5CB6">
          <w:rPr>
            <w:rFonts w:ascii="Garamond" w:hAnsi="Garamond"/>
            <w:color w:val="000000" w:themeColor="text1"/>
            <w:sz w:val="22"/>
            <w:szCs w:val="22"/>
          </w:rPr>
          <w:delText>RHE-377</w:delText>
        </w:r>
        <w:r w:rsidRPr="00EA5CB6">
          <w:rPr>
            <w:rFonts w:ascii="Garamond" w:hAnsi="Garamond"/>
            <w:color w:val="000000" w:themeColor="text1"/>
            <w:sz w:val="22"/>
            <w:szCs w:val="22"/>
          </w:rPr>
          <w:tab/>
          <w:delText xml:space="preserve">Cultural Studies </w:delText>
        </w:r>
        <w:r w:rsidR="00B22EF3" w:rsidRPr="00EA5CB6">
          <w:rPr>
            <w:rFonts w:ascii="Garamond" w:hAnsi="Garamond"/>
            <w:color w:val="000000" w:themeColor="text1"/>
            <w:sz w:val="22"/>
            <w:szCs w:val="22"/>
          </w:rPr>
          <w:delText>(WE)</w:delText>
        </w:r>
      </w:del>
    </w:p>
    <w:p w14:paraId="35F47B84" w14:textId="77777777" w:rsidR="00900FA3" w:rsidRPr="00EA5CB6" w:rsidRDefault="00900FA3" w:rsidP="008A7BE7">
      <w:pPr>
        <w:pStyle w:val="Style-55"/>
        <w:tabs>
          <w:tab w:val="left" w:pos="10800"/>
        </w:tabs>
        <w:ind w:left="1080" w:hanging="1080"/>
        <w:contextualSpacing/>
        <w:rPr>
          <w:del w:id="5156" w:author="Summer 2023 updates" w:date="2024-07-31T13:42:00Z"/>
          <w:rFonts w:ascii="Garamond" w:hAnsi="Garamond"/>
          <w:color w:val="000000" w:themeColor="text1"/>
          <w:sz w:val="22"/>
          <w:szCs w:val="22"/>
        </w:rPr>
      </w:pPr>
      <w:del w:id="5157" w:author="Summer 2023 updates" w:date="2024-07-31T13:42:00Z">
        <w:r w:rsidRPr="00EA5CB6">
          <w:rPr>
            <w:rFonts w:ascii="Garamond" w:hAnsi="Garamond"/>
            <w:color w:val="000000" w:themeColor="text1"/>
            <w:sz w:val="22"/>
            <w:szCs w:val="22"/>
          </w:rPr>
          <w:delText>SOC-107</w:delText>
        </w:r>
        <w:r w:rsidRPr="00EA5CB6">
          <w:rPr>
            <w:rFonts w:ascii="Garamond" w:hAnsi="Garamond"/>
            <w:color w:val="000000" w:themeColor="text1"/>
            <w:sz w:val="22"/>
            <w:szCs w:val="22"/>
          </w:rPr>
          <w:tab/>
        </w:r>
        <w:r w:rsidR="00EA5CB6">
          <w:rPr>
            <w:rFonts w:ascii="Garamond" w:hAnsi="Garamond"/>
            <w:color w:val="000000" w:themeColor="text1"/>
            <w:sz w:val="22"/>
            <w:szCs w:val="22"/>
          </w:rPr>
          <w:delText>Introductory</w:delText>
        </w:r>
        <w:r w:rsidRPr="00EA5CB6">
          <w:rPr>
            <w:rFonts w:ascii="Garamond" w:hAnsi="Garamond"/>
            <w:color w:val="000000" w:themeColor="text1"/>
            <w:sz w:val="22"/>
            <w:szCs w:val="22"/>
          </w:rPr>
          <w:delText xml:space="preserve"> 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del>
    </w:p>
    <w:p w14:paraId="7F33573C" w14:textId="77777777" w:rsidR="00900FA3" w:rsidRPr="00EA5CB6" w:rsidRDefault="00900FA3" w:rsidP="008A7BE7">
      <w:pPr>
        <w:pStyle w:val="Style-55"/>
        <w:tabs>
          <w:tab w:val="left" w:pos="10800"/>
        </w:tabs>
        <w:ind w:left="1080" w:hanging="1080"/>
        <w:contextualSpacing/>
        <w:rPr>
          <w:del w:id="5158" w:author="Summer 2023 updates" w:date="2024-07-31T13:42:00Z"/>
          <w:rFonts w:ascii="Garamond" w:hAnsi="Garamond"/>
          <w:color w:val="000000" w:themeColor="text1"/>
          <w:sz w:val="22"/>
          <w:szCs w:val="22"/>
        </w:rPr>
      </w:pPr>
      <w:del w:id="5159" w:author="Summer 2023 updates" w:date="2024-07-31T13:42:00Z">
        <w:r w:rsidRPr="00EA5CB6">
          <w:rPr>
            <w:rFonts w:ascii="Garamond" w:hAnsi="Garamond"/>
            <w:color w:val="000000" w:themeColor="text1"/>
            <w:sz w:val="22"/>
            <w:szCs w:val="22"/>
          </w:rPr>
          <w:delText>SOC-207</w:delText>
        </w:r>
        <w:r w:rsidRPr="00EA5CB6">
          <w:rPr>
            <w:rFonts w:ascii="Garamond" w:hAnsi="Garamond"/>
            <w:color w:val="000000" w:themeColor="text1"/>
            <w:sz w:val="22"/>
            <w:szCs w:val="22"/>
          </w:rPr>
          <w:tab/>
          <w:delText>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of the Family </w:delText>
        </w:r>
      </w:del>
    </w:p>
    <w:p w14:paraId="6FA6824B" w14:textId="77777777" w:rsidR="00900FA3" w:rsidRPr="00EA5CB6" w:rsidRDefault="00900FA3" w:rsidP="008A7BE7">
      <w:pPr>
        <w:pStyle w:val="Style-55"/>
        <w:tabs>
          <w:tab w:val="left" w:pos="10800"/>
        </w:tabs>
        <w:ind w:left="1080" w:hanging="1080"/>
        <w:contextualSpacing/>
        <w:rPr>
          <w:del w:id="5160" w:author="Summer 2023 updates" w:date="2024-07-31T13:42:00Z"/>
          <w:rFonts w:ascii="Garamond" w:hAnsi="Garamond"/>
          <w:color w:val="000000" w:themeColor="text1"/>
          <w:sz w:val="22"/>
          <w:szCs w:val="22"/>
        </w:rPr>
      </w:pPr>
      <w:del w:id="5161" w:author="Summer 2023 updates" w:date="2024-07-31T13:42:00Z">
        <w:r w:rsidRPr="00EA5CB6">
          <w:rPr>
            <w:rFonts w:ascii="Garamond" w:hAnsi="Garamond"/>
            <w:color w:val="000000" w:themeColor="text1"/>
            <w:sz w:val="22"/>
            <w:szCs w:val="22"/>
          </w:rPr>
          <w:delText>SOC-217</w:delText>
        </w:r>
        <w:r w:rsidRPr="00EA5CB6">
          <w:rPr>
            <w:rFonts w:ascii="Garamond" w:hAnsi="Garamond"/>
            <w:color w:val="000000" w:themeColor="text1"/>
            <w:sz w:val="22"/>
            <w:szCs w:val="22"/>
          </w:rPr>
          <w:tab/>
          <w:delText>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of Religion</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"Religion"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w:delText>
        </w:r>
      </w:del>
    </w:p>
    <w:p w14:paraId="61E16DDB" w14:textId="77777777" w:rsidR="00900FA3" w:rsidRPr="00EA5CB6" w:rsidRDefault="008A7BE7" w:rsidP="008A7BE7">
      <w:pPr>
        <w:pStyle w:val="Style-55"/>
        <w:tabs>
          <w:tab w:val="left" w:pos="10800"/>
        </w:tabs>
        <w:ind w:left="1080" w:hanging="1080"/>
        <w:contextualSpacing/>
        <w:rPr>
          <w:del w:id="5162" w:author="Summer 2023 updates" w:date="2024-07-31T13:42:00Z"/>
          <w:rFonts w:ascii="Garamond" w:hAnsi="Garamond"/>
          <w:color w:val="000000" w:themeColor="text1"/>
          <w:sz w:val="22"/>
          <w:szCs w:val="22"/>
        </w:rPr>
      </w:pPr>
      <w:del w:id="5163" w:author="Summer 2023 updates" w:date="2024-07-31T13:42:00Z">
        <w:r w:rsidRPr="00EA5CB6">
          <w:rPr>
            <w:rFonts w:ascii="Garamond" w:hAnsi="Garamond"/>
            <w:color w:val="000000" w:themeColor="text1"/>
            <w:sz w:val="22"/>
            <w:szCs w:val="22"/>
          </w:rPr>
          <w:delText>SOC-237</w:delText>
        </w:r>
        <w:r w:rsidR="00900FA3" w:rsidRPr="00EA5CB6">
          <w:rPr>
            <w:rFonts w:ascii="Garamond" w:hAnsi="Garamond"/>
            <w:color w:val="000000" w:themeColor="text1"/>
            <w:sz w:val="22"/>
            <w:szCs w:val="22"/>
          </w:rPr>
          <w:tab/>
          <w:delText>Topics in 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00900FA3" w:rsidRPr="00EA5CB6">
          <w:rPr>
            <w:rFonts w:ascii="Garamond" w:hAnsi="Garamond"/>
            <w:color w:val="000000" w:themeColor="text1"/>
            <w:sz w:val="22"/>
            <w:szCs w:val="22"/>
          </w:rPr>
          <w:delText>:</w:delText>
        </w:r>
        <w:r w:rsidR="00AD7E27" w:rsidRPr="00EA5CB6">
          <w:rPr>
            <w:rFonts w:ascii="Garamond" w:hAnsi="Garamond"/>
            <w:color w:val="000000" w:themeColor="text1"/>
            <w:sz w:val="22"/>
            <w:szCs w:val="22"/>
          </w:rPr>
          <w:delText xml:space="preserve"> </w:delText>
        </w:r>
        <w:r w:rsidR="00900FA3" w:rsidRPr="00EA5CB6">
          <w:rPr>
            <w:rFonts w:ascii="Garamond" w:hAnsi="Garamond"/>
            <w:color w:val="000000" w:themeColor="text1"/>
            <w:sz w:val="22"/>
            <w:szCs w:val="22"/>
          </w:rPr>
          <w:delText>USP</w:delText>
        </w:r>
      </w:del>
    </w:p>
    <w:p w14:paraId="20405915" w14:textId="77777777" w:rsidR="00900FA3" w:rsidRPr="00EA5CB6" w:rsidRDefault="00900FA3" w:rsidP="008A7BE7">
      <w:pPr>
        <w:pStyle w:val="Style-55"/>
        <w:tabs>
          <w:tab w:val="left" w:pos="10800"/>
        </w:tabs>
        <w:ind w:left="1080" w:hanging="1080"/>
        <w:contextualSpacing/>
        <w:rPr>
          <w:del w:id="5164" w:author="Summer 2023 updates" w:date="2024-07-31T13:42:00Z"/>
          <w:rFonts w:ascii="Garamond" w:hAnsi="Garamond"/>
          <w:color w:val="000000" w:themeColor="text1"/>
          <w:sz w:val="22"/>
          <w:szCs w:val="22"/>
        </w:rPr>
      </w:pPr>
      <w:del w:id="5165" w:author="Summer 2023 updates" w:date="2024-07-31T13:42:00Z">
        <w:r w:rsidRPr="00EA5CB6">
          <w:rPr>
            <w:rFonts w:ascii="Garamond" w:hAnsi="Garamond"/>
            <w:color w:val="000000" w:themeColor="text1"/>
            <w:sz w:val="22"/>
            <w:szCs w:val="22"/>
          </w:rPr>
          <w:delText>SOC-247</w:delText>
        </w:r>
        <w:r w:rsidRPr="00EA5CB6">
          <w:rPr>
            <w:rFonts w:ascii="Garamond" w:hAnsi="Garamond"/>
            <w:color w:val="000000" w:themeColor="text1"/>
            <w:sz w:val="22"/>
            <w:szCs w:val="22"/>
          </w:rPr>
          <w:tab/>
          <w:delText>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of Race</w:delText>
        </w:r>
      </w:del>
    </w:p>
    <w:p w14:paraId="5FA62B08" w14:textId="77777777" w:rsidR="00900FA3" w:rsidRDefault="00900FA3" w:rsidP="008A7BE7">
      <w:pPr>
        <w:pStyle w:val="Style-55"/>
        <w:tabs>
          <w:tab w:val="left" w:pos="10800"/>
        </w:tabs>
        <w:ind w:left="1080" w:hanging="1080"/>
        <w:contextualSpacing/>
        <w:rPr>
          <w:del w:id="5166" w:author="Summer 2023 updates" w:date="2024-07-31T13:42:00Z"/>
          <w:rFonts w:ascii="Garamond" w:hAnsi="Garamond"/>
          <w:color w:val="000000" w:themeColor="text1"/>
          <w:sz w:val="22"/>
          <w:szCs w:val="22"/>
        </w:rPr>
      </w:pPr>
      <w:del w:id="5167" w:author="Summer 2023 updates" w:date="2024-07-31T13:42:00Z">
        <w:r w:rsidRPr="00EA5CB6">
          <w:rPr>
            <w:rFonts w:ascii="Garamond" w:hAnsi="Garamond"/>
            <w:color w:val="000000" w:themeColor="text1"/>
            <w:sz w:val="22"/>
            <w:szCs w:val="22"/>
          </w:rPr>
          <w:delText>SOC-417</w:delText>
        </w:r>
        <w:r w:rsidRPr="00EA5CB6">
          <w:rPr>
            <w:rFonts w:ascii="Garamond" w:hAnsi="Garamond"/>
            <w:color w:val="000000" w:themeColor="text1"/>
            <w:sz w:val="22"/>
            <w:szCs w:val="22"/>
          </w:rPr>
          <w:tab/>
          <w:delText>Sociology</w:delText>
        </w:r>
        <w:r w:rsidR="00B8454E" w:rsidRPr="00EA5CB6">
          <w:rPr>
            <w:rFonts w:ascii="Garamond" w:hAnsi="Garamond"/>
            <w:color w:val="000000" w:themeColor="text1"/>
            <w:sz w:val="22"/>
            <w:szCs w:val="22"/>
          </w:rPr>
          <w:fldChar w:fldCharType="begin"/>
        </w:r>
        <w:r w:rsidR="00B8454E" w:rsidRPr="00EA5CB6">
          <w:rPr>
            <w:rFonts w:ascii="Garamond" w:hAnsi="Garamond"/>
            <w:color w:val="000000" w:themeColor="text1"/>
            <w:sz w:val="22"/>
            <w:szCs w:val="22"/>
          </w:rPr>
          <w:delInstrText xml:space="preserve"> XE "Sociology" </w:delInstrText>
        </w:r>
        <w:r w:rsidR="00B8454E" w:rsidRPr="00EA5CB6">
          <w:rPr>
            <w:rFonts w:ascii="Garamond" w:hAnsi="Garamond"/>
            <w:color w:val="000000" w:themeColor="text1"/>
            <w:sz w:val="22"/>
            <w:szCs w:val="22"/>
          </w:rPr>
          <w:fldChar w:fldCharType="end"/>
        </w:r>
        <w:r w:rsidRPr="00EA5CB6">
          <w:rPr>
            <w:rFonts w:ascii="Garamond" w:hAnsi="Garamond"/>
            <w:color w:val="000000" w:themeColor="text1"/>
            <w:sz w:val="22"/>
            <w:szCs w:val="22"/>
          </w:rPr>
          <w:delText xml:space="preserve"> of Sex and Sexuality</w:delText>
        </w:r>
      </w:del>
    </w:p>
    <w:p w14:paraId="04CDB8C9" w14:textId="77777777" w:rsidR="00EA5CB6" w:rsidRPr="00EA5CB6" w:rsidRDefault="00EA5CB6" w:rsidP="008A7BE7">
      <w:pPr>
        <w:pStyle w:val="Style-55"/>
        <w:tabs>
          <w:tab w:val="left" w:pos="10800"/>
        </w:tabs>
        <w:ind w:left="1080" w:hanging="1080"/>
        <w:contextualSpacing/>
        <w:rPr>
          <w:del w:id="5168" w:author="Summer 2023 updates" w:date="2024-07-31T13:42:00Z"/>
          <w:rFonts w:ascii="Garamond" w:hAnsi="Garamond"/>
          <w:color w:val="000000" w:themeColor="text1"/>
          <w:sz w:val="22"/>
          <w:szCs w:val="22"/>
        </w:rPr>
      </w:pPr>
      <w:del w:id="5169" w:author="Summer 2023 updates" w:date="2024-07-31T13:42:00Z">
        <w:r>
          <w:rPr>
            <w:rFonts w:ascii="Garamond" w:hAnsi="Garamond"/>
            <w:color w:val="000000" w:themeColor="text1"/>
            <w:sz w:val="22"/>
            <w:szCs w:val="22"/>
          </w:rPr>
          <w:delText>SPA-457</w:delText>
        </w:r>
        <w:r w:rsidR="00D257FC">
          <w:rPr>
            <w:rFonts w:ascii="Garamond" w:hAnsi="Garamond"/>
            <w:color w:val="000000" w:themeColor="text1"/>
            <w:sz w:val="22"/>
            <w:szCs w:val="22"/>
          </w:rPr>
          <w:tab/>
          <w:delText>US Latinx Literature (WE)</w:delText>
        </w:r>
      </w:del>
    </w:p>
    <w:p w14:paraId="6336B98E" w14:textId="77777777" w:rsidR="00EA5CB6" w:rsidRPr="00424939" w:rsidRDefault="00EA5CB6" w:rsidP="00EA5CB6">
      <w:pPr>
        <w:rPr>
          <w:del w:id="5170" w:author="Summer 2023 updates" w:date="2024-07-31T13:42:00Z"/>
          <w:rFonts w:cs="Times New Roman"/>
          <w:b/>
          <w:color w:val="000000" w:themeColor="text1"/>
        </w:rPr>
        <w:sectPr w:rsidR="00EA5CB6" w:rsidRPr="00424939" w:rsidSect="000569BB">
          <w:type w:val="continuous"/>
          <w:pgSz w:w="12240" w:h="15840"/>
          <w:pgMar w:top="720" w:right="720" w:bottom="1080" w:left="1440" w:header="720" w:footer="720" w:gutter="0"/>
          <w:cols w:num="2" w:space="720"/>
          <w:docGrid w:linePitch="360"/>
        </w:sectPr>
      </w:pPr>
    </w:p>
    <w:p w14:paraId="457961D0" w14:textId="77777777" w:rsidR="00DD255A" w:rsidRPr="00424939" w:rsidRDefault="00DD255A" w:rsidP="00DB5E9E">
      <w:pPr>
        <w:rPr>
          <w:del w:id="5171" w:author="Summer 2023 updates" w:date="2024-07-31T13:42:00Z"/>
          <w:rFonts w:cs="Times New Roman"/>
          <w:b/>
          <w:color w:val="000000" w:themeColor="text1"/>
        </w:rPr>
      </w:pPr>
      <w:del w:id="5172" w:author="Summer 2023 updates" w:date="2024-07-31T13:42:00Z">
        <w:r w:rsidRPr="00424939">
          <w:rPr>
            <w:rFonts w:cs="Times New Roman"/>
            <w:b/>
            <w:color w:val="000000" w:themeColor="text1"/>
          </w:rPr>
          <w:br w:type="page"/>
        </w:r>
      </w:del>
    </w:p>
    <w:p w14:paraId="5CAA519C" w14:textId="77777777" w:rsidR="00764B26" w:rsidRPr="00424939" w:rsidRDefault="005426D5" w:rsidP="005E2C71">
      <w:pPr>
        <w:pStyle w:val="Heading4"/>
        <w:rPr>
          <w:del w:id="5173" w:author="Summer 2023 updates" w:date="2024-07-31T13:42:00Z"/>
          <w:rFonts w:ascii="Garamond" w:hAnsi="Garamond"/>
          <w:color w:val="000000" w:themeColor="text1"/>
        </w:rPr>
      </w:pPr>
      <w:bookmarkStart w:id="5174" w:name="DCP_DWP"/>
      <w:bookmarkStart w:id="5175" w:name="_Ref14096431"/>
      <w:bookmarkStart w:id="5176" w:name="_Toc110005157"/>
      <w:del w:id="5177" w:author="Summer 2023 updates" w:date="2024-07-31T13:42:00Z">
        <w:r w:rsidRPr="00424939">
          <w:rPr>
            <w:rFonts w:ascii="Garamond" w:hAnsi="Garamond"/>
            <w:color w:val="000000" w:themeColor="text1"/>
          </w:rPr>
          <w:delText>Diverse Cultural Perspectives</w:delText>
        </w:r>
        <w:r w:rsidR="00B8454E" w:rsidRPr="00424939">
          <w:rPr>
            <w:rFonts w:ascii="Garamond" w:hAnsi="Garamond"/>
            <w:color w:val="000000" w:themeColor="text1"/>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b w:val="0"/>
            <w:color w:val="000000" w:themeColor="text1"/>
          </w:rPr>
          <w:delInstrText>Diverse Cultural Perspectives</w:delInstrText>
        </w:r>
        <w:r w:rsidR="00B8454E" w:rsidRPr="00424939">
          <w:rPr>
            <w:rFonts w:ascii="Garamond" w:hAnsi="Garamond"/>
            <w:color w:val="000000" w:themeColor="text1"/>
          </w:rPr>
          <w:delInstrText xml:space="preserve">" </w:delInstrText>
        </w:r>
        <w:r w:rsidR="00B8454E" w:rsidRPr="00424939">
          <w:rPr>
            <w:rFonts w:ascii="Garamond" w:hAnsi="Garamond"/>
            <w:color w:val="000000" w:themeColor="text1"/>
          </w:rPr>
          <w:fldChar w:fldCharType="end"/>
        </w:r>
        <w:r w:rsidRPr="00424939">
          <w:rPr>
            <w:rFonts w:ascii="Garamond" w:hAnsi="Garamond"/>
            <w:color w:val="000000" w:themeColor="text1"/>
          </w:rPr>
          <w:delText>: Diverse Western Perspectives</w:delText>
        </w:r>
        <w:bookmarkEnd w:id="5174"/>
        <w:bookmarkEnd w:id="5175"/>
        <w:bookmarkEnd w:id="5176"/>
        <w:r w:rsidRPr="00424939">
          <w:rPr>
            <w:rFonts w:ascii="Garamond" w:hAnsi="Garamond"/>
            <w:color w:val="000000" w:themeColor="text1"/>
          </w:rPr>
          <w:delText xml:space="preserve"> </w:delText>
        </w:r>
      </w:del>
    </w:p>
    <w:p w14:paraId="0D09C0D7" w14:textId="77777777" w:rsidR="00764B26" w:rsidRPr="00424939" w:rsidRDefault="00764B26" w:rsidP="00DB5E9E">
      <w:pPr>
        <w:spacing w:after="120"/>
        <w:rPr>
          <w:del w:id="5178" w:author="Summer 2023 updates" w:date="2024-07-31T13:42:00Z"/>
          <w:rFonts w:cs="Times New Roman"/>
          <w:color w:val="000000" w:themeColor="text1"/>
        </w:rPr>
      </w:pPr>
      <w:del w:id="5179" w:author="Summer 2023 updates" w:date="2024-07-31T13:42:00Z">
        <w:r w:rsidRPr="00424939">
          <w:rPr>
            <w:rFonts w:cs="Times New Roman"/>
            <w:color w:val="000000" w:themeColor="text1"/>
          </w:rPr>
          <w:delText>The Diverse Western Perspectives</w:delText>
        </w:r>
        <w:r w:rsidR="00300B10" w:rsidRPr="00424939">
          <w:rPr>
            <w:rFonts w:cs="Times New Roman"/>
            <w:color w:val="000000" w:themeColor="text1"/>
          </w:rPr>
          <w:delText xml:space="preserve"> (DWP)</w:delText>
        </w:r>
        <w:r w:rsidRPr="00424939">
          <w:rPr>
            <w:rFonts w:cs="Times New Roman"/>
            <w:color w:val="000000" w:themeColor="text1"/>
          </w:rPr>
          <w:delText xml:space="preserve"> group includes courses in which a preponderance of the content addresses one or more subgroups of the Western world outside of the United States and the ways in which they experience Western culture. These courses increase students’ knowledge of the history of particular groups and the ways they have interacted with Western values. They typically address issues of difference and conflict between and within Western cultures by examining the influence of factors such as class, race, gender, and religion. </w:delText>
        </w:r>
      </w:del>
    </w:p>
    <w:p w14:paraId="4A37B28D" w14:textId="77777777" w:rsidR="002511EF" w:rsidRPr="00424939" w:rsidRDefault="002511EF" w:rsidP="00DB5E9E">
      <w:pPr>
        <w:rPr>
          <w:del w:id="5180" w:author="Summer 2023 updates" w:date="2024-07-31T13:42:00Z"/>
          <w:color w:val="000000" w:themeColor="text1"/>
        </w:rPr>
        <w:sectPr w:rsidR="002511EF" w:rsidRPr="00424939" w:rsidSect="00A707B1">
          <w:type w:val="continuous"/>
          <w:pgSz w:w="12240" w:h="15840"/>
          <w:pgMar w:top="720" w:right="720" w:bottom="1080" w:left="1440" w:header="720" w:footer="720" w:gutter="0"/>
          <w:cols w:space="720"/>
          <w:docGrid w:linePitch="360"/>
        </w:sectPr>
      </w:pPr>
    </w:p>
    <w:p w14:paraId="55C998C6" w14:textId="77777777" w:rsidR="00900FA3" w:rsidRPr="00424939" w:rsidRDefault="00900FA3" w:rsidP="00F34F61">
      <w:pPr>
        <w:pStyle w:val="Style-59"/>
        <w:tabs>
          <w:tab w:val="left" w:pos="1170"/>
          <w:tab w:val="left" w:pos="10800"/>
        </w:tabs>
        <w:ind w:left="1170" w:hanging="1170"/>
        <w:contextualSpacing/>
        <w:rPr>
          <w:del w:id="5181" w:author="Summer 2023 updates" w:date="2024-07-31T13:42:00Z"/>
          <w:rFonts w:ascii="Garamond" w:hAnsi="Garamond"/>
          <w:color w:val="000000" w:themeColor="text1"/>
          <w:sz w:val="22"/>
          <w:szCs w:val="22"/>
        </w:rPr>
      </w:pPr>
      <w:del w:id="5182" w:author="Summer 2023 updates" w:date="2024-07-31T13:42:00Z">
        <w:r w:rsidRPr="00424939">
          <w:rPr>
            <w:rFonts w:ascii="Garamond" w:hAnsi="Garamond"/>
            <w:color w:val="000000" w:themeColor="text1"/>
            <w:sz w:val="22"/>
            <w:szCs w:val="22"/>
          </w:rPr>
          <w:delText>ANT-288</w:delText>
        </w:r>
        <w:r w:rsidRPr="00424939">
          <w:rPr>
            <w:rFonts w:ascii="Garamond" w:hAnsi="Garamond"/>
            <w:color w:val="000000" w:themeColor="text1"/>
            <w:sz w:val="22"/>
            <w:szCs w:val="22"/>
          </w:rPr>
          <w:tab/>
          <w:delText>Topics in Anthropology:</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del>
    </w:p>
    <w:p w14:paraId="31F6BDB2" w14:textId="77777777" w:rsidR="00900FA3" w:rsidRPr="00424939" w:rsidRDefault="00900FA3" w:rsidP="002548CC">
      <w:pPr>
        <w:pStyle w:val="Style-59"/>
        <w:tabs>
          <w:tab w:val="left" w:pos="1170"/>
          <w:tab w:val="left" w:pos="10800"/>
        </w:tabs>
        <w:ind w:left="1170" w:hanging="1170"/>
        <w:contextualSpacing/>
        <w:rPr>
          <w:del w:id="5183" w:author="Summer 2023 updates" w:date="2024-07-31T13:42:00Z"/>
          <w:rFonts w:ascii="Garamond" w:hAnsi="Garamond"/>
          <w:color w:val="000000" w:themeColor="text1"/>
          <w:sz w:val="22"/>
          <w:szCs w:val="22"/>
        </w:rPr>
      </w:pPr>
      <w:del w:id="5184" w:author="Summer 2023 updates" w:date="2024-07-31T13:42:00Z">
        <w:r w:rsidRPr="00424939">
          <w:rPr>
            <w:rFonts w:ascii="Garamond" w:hAnsi="Garamond"/>
            <w:color w:val="000000" w:themeColor="text1"/>
            <w:sz w:val="22"/>
            <w:szCs w:val="22"/>
          </w:rPr>
          <w:delText>ANT-488</w:delText>
        </w:r>
        <w:r w:rsidRPr="00424939">
          <w:rPr>
            <w:rFonts w:ascii="Garamond" w:hAnsi="Garamond"/>
            <w:color w:val="000000" w:themeColor="text1"/>
            <w:sz w:val="22"/>
            <w:szCs w:val="22"/>
          </w:rPr>
          <w:tab/>
          <w:delText>Advanced Topics in Anthropology or Archaeology:</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r w:rsidR="00D56737">
          <w:rPr>
            <w:rFonts w:ascii="Garamond" w:hAnsi="Garamond"/>
            <w:color w:val="000000" w:themeColor="text1"/>
            <w:sz w:val="22"/>
            <w:szCs w:val="22"/>
          </w:rPr>
          <w:delText xml:space="preserve"> (WE)</w:delText>
        </w:r>
      </w:del>
    </w:p>
    <w:p w14:paraId="61D8205E" w14:textId="77777777" w:rsidR="00900FA3" w:rsidRPr="00424939" w:rsidRDefault="00900FA3" w:rsidP="003B0175">
      <w:pPr>
        <w:pStyle w:val="Style-59"/>
        <w:tabs>
          <w:tab w:val="left" w:pos="1170"/>
          <w:tab w:val="left" w:pos="10800"/>
        </w:tabs>
        <w:ind w:left="1170" w:hanging="1170"/>
        <w:contextualSpacing/>
        <w:rPr>
          <w:del w:id="5185" w:author="Summer 2023 updates" w:date="2024-07-31T13:42:00Z"/>
          <w:rFonts w:ascii="Garamond" w:hAnsi="Garamond"/>
          <w:color w:val="000000" w:themeColor="text1"/>
          <w:sz w:val="22"/>
          <w:szCs w:val="22"/>
        </w:rPr>
      </w:pPr>
      <w:del w:id="5186" w:author="Summer 2023 updates" w:date="2024-07-31T13:42:00Z">
        <w:r w:rsidRPr="00424939">
          <w:rPr>
            <w:rFonts w:ascii="Garamond" w:hAnsi="Garamond"/>
            <w:color w:val="000000" w:themeColor="text1"/>
            <w:sz w:val="22"/>
            <w:szCs w:val="22"/>
          </w:rPr>
          <w:delText>ARH-128</w:delText>
        </w:r>
        <w:r w:rsidRPr="00424939">
          <w:rPr>
            <w:rFonts w:ascii="Garamond" w:hAnsi="Garamond"/>
            <w:color w:val="000000" w:themeColor="text1"/>
            <w:sz w:val="22"/>
            <w:szCs w:val="22"/>
          </w:rPr>
          <w:tab/>
          <w:delText>Introduction to Art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"Art History" </w:delInstrText>
        </w:r>
        <w:r w:rsidR="00B8454E" w:rsidRPr="00424939">
          <w:rPr>
            <w:rFonts w:ascii="Garamond" w:hAnsi="Garamond"/>
            <w:color w:val="000000" w:themeColor="text1"/>
            <w:sz w:val="22"/>
            <w:szCs w:val="22"/>
          </w:rPr>
          <w:fldChar w:fldCharType="end"/>
        </w:r>
      </w:del>
    </w:p>
    <w:p w14:paraId="3B5E93A9" w14:textId="77777777" w:rsidR="00900FA3" w:rsidRDefault="00900FA3" w:rsidP="00CA49C1">
      <w:pPr>
        <w:pStyle w:val="Style-59"/>
        <w:tabs>
          <w:tab w:val="left" w:pos="1170"/>
          <w:tab w:val="left" w:pos="10800"/>
        </w:tabs>
        <w:ind w:left="1170" w:hanging="1170"/>
        <w:contextualSpacing/>
        <w:rPr>
          <w:del w:id="5187" w:author="Summer 2023 updates" w:date="2024-07-31T13:42:00Z"/>
          <w:rFonts w:ascii="Garamond" w:hAnsi="Garamond"/>
          <w:color w:val="000000" w:themeColor="text1"/>
          <w:sz w:val="22"/>
          <w:szCs w:val="22"/>
        </w:rPr>
      </w:pPr>
      <w:del w:id="5188" w:author="Summer 2023 updates" w:date="2024-07-31T13:42:00Z">
        <w:r w:rsidRPr="00424939">
          <w:rPr>
            <w:rFonts w:ascii="Garamond" w:hAnsi="Garamond"/>
            <w:color w:val="000000" w:themeColor="text1"/>
            <w:sz w:val="22"/>
            <w:szCs w:val="22"/>
          </w:rPr>
          <w:delText>ARH-218</w:delText>
        </w:r>
        <w:r w:rsidRPr="00424939">
          <w:rPr>
            <w:rFonts w:ascii="Garamond" w:hAnsi="Garamond"/>
            <w:color w:val="000000" w:themeColor="text1"/>
            <w:sz w:val="22"/>
            <w:szCs w:val="22"/>
          </w:rPr>
          <w:tab/>
          <w:delText>The World of Renaissance Art</w:delText>
        </w:r>
      </w:del>
    </w:p>
    <w:p w14:paraId="3653883F" w14:textId="77777777" w:rsidR="00E41BF3" w:rsidRDefault="00CA0BB5" w:rsidP="00CA49C1">
      <w:pPr>
        <w:pStyle w:val="Style-59"/>
        <w:tabs>
          <w:tab w:val="left" w:pos="1170"/>
          <w:tab w:val="left" w:pos="10800"/>
        </w:tabs>
        <w:ind w:left="1170" w:hanging="1170"/>
        <w:contextualSpacing/>
        <w:rPr>
          <w:del w:id="5189" w:author="Summer 2023 updates" w:date="2024-07-31T13:42:00Z"/>
          <w:rFonts w:ascii="Garamond" w:hAnsi="Garamond"/>
          <w:color w:val="000000" w:themeColor="text1"/>
          <w:sz w:val="22"/>
          <w:szCs w:val="22"/>
        </w:rPr>
      </w:pPr>
      <w:del w:id="5190" w:author="Summer 2023 updates" w:date="2024-07-31T13:42:00Z">
        <w:r>
          <w:rPr>
            <w:rFonts w:ascii="Garamond" w:hAnsi="Garamond"/>
            <w:color w:val="000000" w:themeColor="text1"/>
            <w:sz w:val="22"/>
            <w:szCs w:val="22"/>
          </w:rPr>
          <w:delText>ARH-24</w:delText>
        </w:r>
        <w:r w:rsidR="00E41BF3">
          <w:rPr>
            <w:rFonts w:ascii="Garamond" w:hAnsi="Garamond"/>
            <w:color w:val="000000" w:themeColor="text1"/>
            <w:sz w:val="22"/>
            <w:szCs w:val="22"/>
          </w:rPr>
          <w:delText>8</w:delText>
        </w:r>
        <w:r w:rsidR="00E41BF3">
          <w:rPr>
            <w:rFonts w:ascii="Garamond" w:hAnsi="Garamond"/>
            <w:color w:val="000000" w:themeColor="text1"/>
            <w:sz w:val="22"/>
            <w:szCs w:val="22"/>
          </w:rPr>
          <w:tab/>
          <w:delText>Baroque, Rococo, and Neoclassic</w:delText>
        </w:r>
        <w:r w:rsidR="00140E1E">
          <w:rPr>
            <w:rFonts w:ascii="Garamond" w:hAnsi="Garamond"/>
            <w:color w:val="000000" w:themeColor="text1"/>
            <w:sz w:val="22"/>
            <w:szCs w:val="22"/>
          </w:rPr>
          <w:delText>is</w:delText>
        </w:r>
        <w:r w:rsidR="00E41BF3">
          <w:rPr>
            <w:rFonts w:ascii="Garamond" w:hAnsi="Garamond"/>
            <w:color w:val="000000" w:themeColor="text1"/>
            <w:sz w:val="22"/>
            <w:szCs w:val="22"/>
          </w:rPr>
          <w:delText>m</w:delText>
        </w:r>
      </w:del>
    </w:p>
    <w:p w14:paraId="3D9EA829" w14:textId="77777777" w:rsidR="00695320" w:rsidRPr="00424939" w:rsidRDefault="00695320" w:rsidP="00CA49C1">
      <w:pPr>
        <w:pStyle w:val="Style-59"/>
        <w:tabs>
          <w:tab w:val="left" w:pos="1170"/>
          <w:tab w:val="left" w:pos="10800"/>
        </w:tabs>
        <w:ind w:left="1170" w:hanging="1170"/>
        <w:contextualSpacing/>
        <w:rPr>
          <w:del w:id="5191" w:author="Summer 2023 updates" w:date="2024-07-31T13:42:00Z"/>
          <w:rFonts w:ascii="Garamond" w:hAnsi="Garamond"/>
          <w:color w:val="000000" w:themeColor="text1"/>
          <w:sz w:val="22"/>
          <w:szCs w:val="22"/>
        </w:rPr>
      </w:pPr>
      <w:del w:id="5192" w:author="Summer 2023 updates" w:date="2024-07-31T13:42:00Z">
        <w:r>
          <w:rPr>
            <w:rFonts w:ascii="Garamond" w:hAnsi="Garamond"/>
            <w:color w:val="000000" w:themeColor="text1"/>
            <w:sz w:val="22"/>
            <w:szCs w:val="22"/>
          </w:rPr>
          <w:delText>ARH-268</w:delText>
        </w:r>
        <w:r>
          <w:rPr>
            <w:rFonts w:ascii="Garamond" w:hAnsi="Garamond"/>
            <w:color w:val="000000" w:themeColor="text1"/>
            <w:sz w:val="22"/>
            <w:szCs w:val="22"/>
          </w:rPr>
          <w:tab/>
          <w:delText>History of Architecture</w:delText>
        </w:r>
      </w:del>
    </w:p>
    <w:p w14:paraId="0AA60D7B" w14:textId="77777777" w:rsidR="00900FA3" w:rsidRPr="00424939" w:rsidRDefault="00900FA3" w:rsidP="00572DDA">
      <w:pPr>
        <w:pStyle w:val="Style-59"/>
        <w:tabs>
          <w:tab w:val="left" w:pos="1170"/>
          <w:tab w:val="left" w:pos="10800"/>
        </w:tabs>
        <w:ind w:left="1170" w:hanging="1170"/>
        <w:contextualSpacing/>
        <w:rPr>
          <w:del w:id="5193" w:author="Summer 2023 updates" w:date="2024-07-31T13:42:00Z"/>
          <w:rFonts w:ascii="Garamond" w:hAnsi="Garamond"/>
          <w:color w:val="000000" w:themeColor="text1"/>
          <w:sz w:val="22"/>
          <w:szCs w:val="22"/>
        </w:rPr>
      </w:pPr>
      <w:del w:id="5194" w:author="Summer 2023 updates" w:date="2024-07-31T13:42:00Z">
        <w:r w:rsidRPr="00424939">
          <w:rPr>
            <w:rFonts w:ascii="Garamond" w:hAnsi="Garamond"/>
            <w:color w:val="000000" w:themeColor="text1"/>
            <w:sz w:val="22"/>
            <w:szCs w:val="22"/>
          </w:rPr>
          <w:delText>ARH-298</w:delText>
        </w:r>
        <w:r w:rsidRPr="00424939">
          <w:rPr>
            <w:rFonts w:ascii="Garamond" w:hAnsi="Garamond"/>
            <w:color w:val="000000" w:themeColor="text1"/>
            <w:sz w:val="22"/>
            <w:szCs w:val="22"/>
          </w:rPr>
          <w:tab/>
          <w:delText>Topics in Art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"Art History" </w:delInstrText>
        </w:r>
        <w:r w:rsidR="00B8454E" w:rsidRPr="00424939">
          <w:rPr>
            <w:rFonts w:ascii="Garamond" w:hAnsi="Garamond"/>
            <w:color w:val="000000" w:themeColor="text1"/>
            <w:sz w:val="22"/>
            <w:szCs w:val="22"/>
          </w:rPr>
          <w:fldChar w:fldCharType="end"/>
        </w:r>
      </w:del>
    </w:p>
    <w:p w14:paraId="1F5FE055" w14:textId="77777777" w:rsidR="00900FA3" w:rsidRPr="00424939" w:rsidRDefault="00E725B7" w:rsidP="00F34F61">
      <w:pPr>
        <w:pStyle w:val="Style-59"/>
        <w:tabs>
          <w:tab w:val="left" w:pos="1170"/>
          <w:tab w:val="left" w:pos="10800"/>
        </w:tabs>
        <w:ind w:left="1170" w:hanging="1170"/>
        <w:contextualSpacing/>
        <w:rPr>
          <w:del w:id="5195" w:author="Summer 2023 updates" w:date="2024-07-31T13:42:00Z"/>
          <w:rFonts w:ascii="Garamond" w:hAnsi="Garamond"/>
          <w:color w:val="000000" w:themeColor="text1"/>
          <w:sz w:val="22"/>
          <w:szCs w:val="22"/>
        </w:rPr>
      </w:pPr>
      <w:del w:id="5196" w:author="Summer 2023 updates" w:date="2024-07-31T13:42:00Z">
        <w:r>
          <w:rPr>
            <w:rFonts w:ascii="Garamond" w:hAnsi="Garamond"/>
            <w:color w:val="000000" w:themeColor="text1"/>
            <w:sz w:val="22"/>
            <w:szCs w:val="22"/>
          </w:rPr>
          <w:delText>CLA-108</w:delText>
        </w:r>
        <w:r w:rsidR="00900FA3" w:rsidRPr="00424939">
          <w:rPr>
            <w:rFonts w:ascii="Garamond" w:hAnsi="Garamond"/>
            <w:color w:val="000000" w:themeColor="text1"/>
            <w:sz w:val="22"/>
            <w:szCs w:val="22"/>
          </w:rPr>
          <w:tab/>
          <w:delText xml:space="preserve">Images of Foreign Culture </w:delText>
        </w:r>
      </w:del>
    </w:p>
    <w:p w14:paraId="3C2DDCA5" w14:textId="77777777" w:rsidR="00900FA3" w:rsidRPr="00424939" w:rsidRDefault="00900FA3" w:rsidP="00F34F61">
      <w:pPr>
        <w:pStyle w:val="Style-59"/>
        <w:tabs>
          <w:tab w:val="left" w:pos="1170"/>
          <w:tab w:val="left" w:pos="10800"/>
        </w:tabs>
        <w:ind w:left="1170" w:hanging="1170"/>
        <w:contextualSpacing/>
        <w:rPr>
          <w:del w:id="5197" w:author="Summer 2023 updates" w:date="2024-07-31T13:42:00Z"/>
          <w:rFonts w:ascii="Garamond" w:hAnsi="Garamond"/>
          <w:color w:val="000000" w:themeColor="text1"/>
          <w:sz w:val="22"/>
          <w:szCs w:val="22"/>
        </w:rPr>
      </w:pPr>
      <w:del w:id="5198" w:author="Summer 2023 updates" w:date="2024-07-31T13:42:00Z">
        <w:r w:rsidRPr="00424939">
          <w:rPr>
            <w:rFonts w:ascii="Garamond" w:hAnsi="Garamond"/>
            <w:color w:val="000000" w:themeColor="text1"/>
            <w:sz w:val="22"/>
            <w:szCs w:val="22"/>
          </w:rPr>
          <w:delText>ENG-108</w:delText>
        </w:r>
        <w:r w:rsidRPr="00424939">
          <w:rPr>
            <w:rFonts w:ascii="Garamond" w:hAnsi="Garamond"/>
            <w:color w:val="000000" w:themeColor="text1"/>
            <w:sz w:val="22"/>
            <w:szCs w:val="22"/>
          </w:rPr>
          <w:tab/>
          <w:delText>Exploring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del>
    </w:p>
    <w:p w14:paraId="46766F85" w14:textId="77777777" w:rsidR="00900FA3" w:rsidRPr="00424939" w:rsidRDefault="00900FA3" w:rsidP="00F34F61">
      <w:pPr>
        <w:pStyle w:val="Style-59"/>
        <w:tabs>
          <w:tab w:val="left" w:pos="1170"/>
          <w:tab w:val="left" w:pos="10800"/>
        </w:tabs>
        <w:ind w:left="1170" w:hanging="1170"/>
        <w:contextualSpacing/>
        <w:rPr>
          <w:del w:id="5199" w:author="Summer 2023 updates" w:date="2024-07-31T13:42:00Z"/>
          <w:rFonts w:ascii="Garamond" w:hAnsi="Garamond"/>
          <w:color w:val="000000" w:themeColor="text1"/>
          <w:sz w:val="22"/>
          <w:szCs w:val="22"/>
        </w:rPr>
      </w:pPr>
      <w:del w:id="5200" w:author="Summer 2023 updates" w:date="2024-07-31T13:42:00Z">
        <w:r w:rsidRPr="00424939">
          <w:rPr>
            <w:rFonts w:ascii="Garamond" w:hAnsi="Garamond"/>
            <w:color w:val="000000" w:themeColor="text1"/>
            <w:sz w:val="22"/>
            <w:szCs w:val="22"/>
          </w:rPr>
          <w:delText>ENG-208</w:delText>
        </w:r>
        <w:r w:rsidRPr="00424939">
          <w:rPr>
            <w:rFonts w:ascii="Garamond" w:hAnsi="Garamond"/>
            <w:color w:val="000000" w:themeColor="text1"/>
            <w:sz w:val="22"/>
            <w:szCs w:val="22"/>
          </w:rPr>
          <w:tab/>
          <w:delText>Gender and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r w:rsidR="009F3F14">
          <w:rPr>
            <w:rFonts w:ascii="Garamond" w:hAnsi="Garamond"/>
            <w:color w:val="000000" w:themeColor="text1"/>
            <w:sz w:val="22"/>
            <w:szCs w:val="22"/>
          </w:rPr>
          <w:delText xml:space="preserve"> (WE)</w:delText>
        </w:r>
      </w:del>
    </w:p>
    <w:p w14:paraId="48A12964" w14:textId="77777777" w:rsidR="00900FA3" w:rsidRPr="00424939" w:rsidRDefault="00900FA3" w:rsidP="00F34F61">
      <w:pPr>
        <w:pStyle w:val="Style-59"/>
        <w:tabs>
          <w:tab w:val="left" w:pos="1170"/>
          <w:tab w:val="left" w:pos="10800"/>
        </w:tabs>
        <w:ind w:left="1170" w:hanging="1170"/>
        <w:contextualSpacing/>
        <w:rPr>
          <w:del w:id="5201" w:author="Summer 2023 updates" w:date="2024-07-31T13:42:00Z"/>
          <w:rFonts w:ascii="Garamond" w:hAnsi="Garamond"/>
          <w:color w:val="000000" w:themeColor="text1"/>
          <w:sz w:val="22"/>
          <w:szCs w:val="22"/>
        </w:rPr>
      </w:pPr>
      <w:del w:id="5202" w:author="Summer 2023 updates" w:date="2024-07-31T13:42:00Z">
        <w:r w:rsidRPr="00424939">
          <w:rPr>
            <w:rFonts w:ascii="Garamond" w:hAnsi="Garamond"/>
            <w:color w:val="000000" w:themeColor="text1"/>
            <w:sz w:val="22"/>
            <w:szCs w:val="22"/>
          </w:rPr>
          <w:delText>ENG-378</w:delText>
        </w:r>
        <w:r w:rsidRPr="00424939">
          <w:rPr>
            <w:rFonts w:ascii="Garamond" w:hAnsi="Garamond"/>
            <w:color w:val="000000" w:themeColor="text1"/>
            <w:sz w:val="22"/>
            <w:szCs w:val="22"/>
          </w:rPr>
          <w:tab/>
          <w:delText>Studies in Transatlantic Literature</w:delText>
        </w:r>
        <w:r w:rsidR="00867AEA">
          <w:rPr>
            <w:rFonts w:ascii="Garamond" w:hAnsi="Garamond"/>
            <w:color w:val="000000" w:themeColor="text1"/>
            <w:sz w:val="22"/>
            <w:szCs w:val="22"/>
          </w:rPr>
          <w:delText xml:space="preserve"> (WE)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del>
    </w:p>
    <w:p w14:paraId="69BDC6A1" w14:textId="77777777" w:rsidR="00FF1D1E" w:rsidRPr="00424939" w:rsidRDefault="00FF1D1E" w:rsidP="00F34F61">
      <w:pPr>
        <w:pStyle w:val="Style-59"/>
        <w:tabs>
          <w:tab w:val="left" w:pos="1170"/>
          <w:tab w:val="left" w:pos="10800"/>
        </w:tabs>
        <w:ind w:left="1170" w:hanging="1170"/>
        <w:contextualSpacing/>
        <w:rPr>
          <w:del w:id="5203" w:author="Summer 2023 updates" w:date="2024-07-31T13:42:00Z"/>
          <w:rFonts w:ascii="Garamond" w:hAnsi="Garamond"/>
          <w:color w:val="000000" w:themeColor="text1"/>
          <w:sz w:val="22"/>
          <w:szCs w:val="22"/>
        </w:rPr>
      </w:pPr>
      <w:del w:id="5204" w:author="Summer 2023 updates" w:date="2024-07-31T13:42:00Z">
        <w:r w:rsidRPr="00424939">
          <w:rPr>
            <w:rFonts w:ascii="Garamond" w:hAnsi="Garamond"/>
            <w:color w:val="000000" w:themeColor="text1"/>
            <w:sz w:val="22"/>
            <w:szCs w:val="22"/>
          </w:rPr>
          <w:delText>ENG-388</w:delText>
        </w:r>
        <w:r w:rsidRPr="00424939">
          <w:rPr>
            <w:rFonts w:ascii="Garamond" w:hAnsi="Garamond"/>
            <w:color w:val="000000" w:themeColor="text1"/>
            <w:sz w:val="22"/>
            <w:szCs w:val="22"/>
          </w:rPr>
          <w:tab/>
          <w:delText>Romantic Literature</w:delText>
        </w:r>
        <w:r w:rsidR="00867AEA">
          <w:rPr>
            <w:rFonts w:ascii="Garamond" w:hAnsi="Garamond"/>
            <w:color w:val="000000" w:themeColor="text1"/>
            <w:sz w:val="22"/>
            <w:szCs w:val="22"/>
          </w:rPr>
          <w:delText xml:space="preserve"> (WE)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del>
    </w:p>
    <w:p w14:paraId="3079FE82" w14:textId="77777777" w:rsidR="00900FA3" w:rsidRPr="00424939" w:rsidRDefault="00E725B7" w:rsidP="00F34F61">
      <w:pPr>
        <w:pStyle w:val="Style-59"/>
        <w:tabs>
          <w:tab w:val="left" w:pos="1170"/>
          <w:tab w:val="left" w:pos="10800"/>
        </w:tabs>
        <w:ind w:left="1170" w:hanging="1170"/>
        <w:contextualSpacing/>
        <w:rPr>
          <w:del w:id="5205" w:author="Summer 2023 updates" w:date="2024-07-31T13:42:00Z"/>
          <w:rFonts w:ascii="Garamond" w:hAnsi="Garamond"/>
          <w:color w:val="000000" w:themeColor="text1"/>
          <w:sz w:val="22"/>
          <w:szCs w:val="22"/>
        </w:rPr>
      </w:pPr>
      <w:del w:id="5206" w:author="Summer 2023 updates" w:date="2024-07-31T13:42:00Z">
        <w:r>
          <w:rPr>
            <w:rFonts w:ascii="Garamond" w:hAnsi="Garamond"/>
            <w:color w:val="000000" w:themeColor="text1"/>
            <w:sz w:val="22"/>
            <w:szCs w:val="22"/>
          </w:rPr>
          <w:delText>FRE-148</w:delText>
        </w:r>
        <w:r w:rsidR="00900FA3" w:rsidRPr="00424939">
          <w:rPr>
            <w:rFonts w:ascii="Garamond" w:hAnsi="Garamond"/>
            <w:color w:val="000000" w:themeColor="text1"/>
            <w:sz w:val="22"/>
            <w:szCs w:val="22"/>
          </w:rPr>
          <w:tab/>
          <w:delText xml:space="preserve">French </w:delText>
        </w:r>
        <w:r w:rsidR="00695320">
          <w:rPr>
            <w:rFonts w:ascii="Garamond" w:hAnsi="Garamond"/>
            <w:color w:val="000000" w:themeColor="text1"/>
            <w:sz w:val="22"/>
            <w:szCs w:val="22"/>
          </w:rPr>
          <w:delText xml:space="preserve">and Francophone </w:delText>
        </w:r>
        <w:r w:rsidR="00900FA3" w:rsidRPr="00424939">
          <w:rPr>
            <w:rFonts w:ascii="Garamond" w:hAnsi="Garamond"/>
            <w:color w:val="000000" w:themeColor="text1"/>
            <w:sz w:val="22"/>
            <w:szCs w:val="22"/>
          </w:rPr>
          <w:delText>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in Translation:</w:delText>
        </w:r>
        <w:r w:rsidR="00F973A1" w:rsidRPr="00424939">
          <w:rPr>
            <w:rFonts w:ascii="Garamond" w:hAnsi="Garamond"/>
            <w:color w:val="000000" w:themeColor="text1"/>
            <w:sz w:val="22"/>
            <w:szCs w:val="22"/>
          </w:rPr>
          <w:delText xml:space="preserve"> </w:delText>
        </w:r>
        <w:r w:rsidR="00900FA3" w:rsidRPr="00424939">
          <w:rPr>
            <w:rFonts w:ascii="Garamond" w:hAnsi="Garamond"/>
            <w:color w:val="000000" w:themeColor="text1"/>
            <w:sz w:val="22"/>
            <w:szCs w:val="22"/>
          </w:rPr>
          <w:delText>DWP</w:delText>
        </w:r>
      </w:del>
    </w:p>
    <w:p w14:paraId="532589E8" w14:textId="77777777" w:rsidR="00900FA3" w:rsidRDefault="00900FA3" w:rsidP="00F34F61">
      <w:pPr>
        <w:pStyle w:val="Style-59"/>
        <w:tabs>
          <w:tab w:val="left" w:pos="1170"/>
          <w:tab w:val="left" w:pos="10800"/>
        </w:tabs>
        <w:ind w:left="1170" w:hanging="1170"/>
        <w:contextualSpacing/>
        <w:rPr>
          <w:del w:id="5207" w:author="Summer 2023 updates" w:date="2024-07-31T13:42:00Z"/>
          <w:rFonts w:ascii="Garamond" w:hAnsi="Garamond"/>
          <w:color w:val="000000" w:themeColor="text1"/>
          <w:sz w:val="22"/>
          <w:szCs w:val="22"/>
        </w:rPr>
      </w:pPr>
      <w:del w:id="5208" w:author="Summer 2023 updates" w:date="2024-07-31T13:42:00Z">
        <w:r w:rsidRPr="00424939">
          <w:rPr>
            <w:rFonts w:ascii="Garamond" w:hAnsi="Garamond"/>
            <w:color w:val="000000" w:themeColor="text1"/>
            <w:sz w:val="22"/>
            <w:szCs w:val="22"/>
          </w:rPr>
          <w:delText>FRE-158</w:delText>
        </w:r>
        <w:r w:rsidRPr="00424939">
          <w:rPr>
            <w:rFonts w:ascii="Garamond" w:hAnsi="Garamond"/>
            <w:color w:val="000000" w:themeColor="text1"/>
            <w:sz w:val="22"/>
            <w:szCs w:val="22"/>
          </w:rPr>
          <w:tab/>
          <w:delText>France and the Francophone World</w:delText>
        </w:r>
      </w:del>
    </w:p>
    <w:p w14:paraId="62286A76" w14:textId="77777777" w:rsidR="00695320" w:rsidRDefault="00695320" w:rsidP="00F34F61">
      <w:pPr>
        <w:pStyle w:val="Style-59"/>
        <w:tabs>
          <w:tab w:val="left" w:pos="1170"/>
          <w:tab w:val="left" w:pos="10800"/>
        </w:tabs>
        <w:ind w:left="1170" w:hanging="1170"/>
        <w:contextualSpacing/>
        <w:rPr>
          <w:del w:id="5209" w:author="Summer 2023 updates" w:date="2024-07-31T13:42:00Z"/>
          <w:rFonts w:ascii="Garamond" w:hAnsi="Garamond"/>
          <w:color w:val="000000" w:themeColor="text1"/>
          <w:sz w:val="22"/>
          <w:szCs w:val="22"/>
        </w:rPr>
      </w:pPr>
      <w:del w:id="5210" w:author="Summer 2023 updates" w:date="2024-07-31T13:42:00Z">
        <w:r>
          <w:rPr>
            <w:rFonts w:ascii="Garamond" w:hAnsi="Garamond"/>
            <w:color w:val="000000" w:themeColor="text1"/>
            <w:sz w:val="22"/>
            <w:szCs w:val="22"/>
          </w:rPr>
          <w:delText>HIS-208</w:delText>
        </w:r>
        <w:r>
          <w:rPr>
            <w:rFonts w:ascii="Garamond" w:hAnsi="Garamond"/>
            <w:color w:val="000000" w:themeColor="text1"/>
            <w:sz w:val="22"/>
            <w:szCs w:val="22"/>
          </w:rPr>
          <w:tab/>
          <w:delText>The First World War (WE)</w:delText>
        </w:r>
      </w:del>
    </w:p>
    <w:p w14:paraId="43892142" w14:textId="77777777" w:rsidR="00695320" w:rsidRPr="00424939" w:rsidRDefault="00695320" w:rsidP="00F34F61">
      <w:pPr>
        <w:pStyle w:val="Style-59"/>
        <w:tabs>
          <w:tab w:val="left" w:pos="1170"/>
          <w:tab w:val="left" w:pos="10800"/>
        </w:tabs>
        <w:ind w:left="1170" w:hanging="1170"/>
        <w:contextualSpacing/>
        <w:rPr>
          <w:del w:id="5211" w:author="Summer 2023 updates" w:date="2024-07-31T13:42:00Z"/>
          <w:rFonts w:ascii="Garamond" w:hAnsi="Garamond"/>
          <w:color w:val="000000" w:themeColor="text1"/>
          <w:sz w:val="22"/>
          <w:szCs w:val="22"/>
        </w:rPr>
      </w:pPr>
      <w:del w:id="5212" w:author="Summer 2023 updates" w:date="2024-07-31T13:42:00Z">
        <w:r>
          <w:rPr>
            <w:rFonts w:ascii="Garamond" w:hAnsi="Garamond"/>
            <w:color w:val="000000" w:themeColor="text1"/>
            <w:sz w:val="22"/>
            <w:szCs w:val="22"/>
          </w:rPr>
          <w:delText>HIS-218</w:delText>
        </w:r>
        <w:r>
          <w:rPr>
            <w:rFonts w:ascii="Garamond" w:hAnsi="Garamond"/>
            <w:color w:val="000000" w:themeColor="text1"/>
            <w:sz w:val="22"/>
            <w:szCs w:val="22"/>
          </w:rPr>
          <w:tab/>
          <w:delText>The Second World War (WE)</w:delText>
        </w:r>
      </w:del>
    </w:p>
    <w:p w14:paraId="7ECDCC7F" w14:textId="77777777" w:rsidR="00900FA3" w:rsidRPr="00424939" w:rsidRDefault="00E725B7" w:rsidP="00E17BC8">
      <w:pPr>
        <w:pStyle w:val="Style-59"/>
        <w:tabs>
          <w:tab w:val="left" w:pos="1170"/>
          <w:tab w:val="left" w:pos="10800"/>
        </w:tabs>
        <w:ind w:left="1170" w:hanging="1170"/>
        <w:contextualSpacing/>
        <w:rPr>
          <w:del w:id="5213" w:author="Summer 2023 updates" w:date="2024-07-31T13:42:00Z"/>
          <w:rFonts w:ascii="Garamond" w:hAnsi="Garamond"/>
          <w:color w:val="000000" w:themeColor="text1"/>
          <w:sz w:val="22"/>
          <w:szCs w:val="22"/>
        </w:rPr>
      </w:pPr>
      <w:del w:id="5214" w:author="Summer 2023 updates" w:date="2024-07-31T13:42:00Z">
        <w:r>
          <w:rPr>
            <w:rFonts w:ascii="Garamond" w:hAnsi="Garamond"/>
            <w:color w:val="000000" w:themeColor="text1"/>
            <w:sz w:val="22"/>
            <w:szCs w:val="22"/>
          </w:rPr>
          <w:delText>HIS-238</w:delText>
        </w:r>
        <w:r w:rsidR="00900FA3" w:rsidRPr="00424939">
          <w:rPr>
            <w:rFonts w:ascii="Garamond" w:hAnsi="Garamond"/>
            <w:color w:val="000000" w:themeColor="text1"/>
            <w:sz w:val="22"/>
            <w:szCs w:val="22"/>
          </w:rPr>
          <w:tab/>
          <w:delText>Modern France</w:delText>
        </w:r>
        <w:r w:rsidR="000F726F">
          <w:rPr>
            <w:rFonts w:ascii="Garamond" w:hAnsi="Garamond"/>
            <w:color w:val="000000" w:themeColor="text1"/>
            <w:sz w:val="22"/>
            <w:szCs w:val="22"/>
          </w:rPr>
          <w:delText xml:space="preserve"> (WE)</w:delText>
        </w:r>
      </w:del>
    </w:p>
    <w:p w14:paraId="382B1714" w14:textId="77777777" w:rsidR="00900FA3" w:rsidRPr="00424939" w:rsidRDefault="00900FA3" w:rsidP="003E2ACC">
      <w:pPr>
        <w:pStyle w:val="Style-59"/>
        <w:tabs>
          <w:tab w:val="left" w:pos="1170"/>
          <w:tab w:val="left" w:pos="10800"/>
        </w:tabs>
        <w:ind w:left="1170" w:hanging="1170"/>
        <w:contextualSpacing/>
        <w:rPr>
          <w:del w:id="5215" w:author="Summer 2023 updates" w:date="2024-07-31T13:42:00Z"/>
          <w:rFonts w:ascii="Garamond" w:hAnsi="Garamond"/>
          <w:color w:val="000000" w:themeColor="text1"/>
          <w:sz w:val="22"/>
          <w:szCs w:val="22"/>
        </w:rPr>
      </w:pPr>
      <w:del w:id="5216" w:author="Summer 2023 updates" w:date="2024-07-31T13:42:00Z">
        <w:r w:rsidRPr="00424939">
          <w:rPr>
            <w:rFonts w:ascii="Garamond" w:hAnsi="Garamond"/>
            <w:color w:val="000000" w:themeColor="text1"/>
            <w:sz w:val="22"/>
            <w:szCs w:val="22"/>
          </w:rPr>
          <w:delText>HIS-248</w:delText>
        </w:r>
        <w:r w:rsidRPr="00424939">
          <w:rPr>
            <w:rFonts w:ascii="Garamond" w:hAnsi="Garamond"/>
            <w:color w:val="000000" w:themeColor="text1"/>
            <w:sz w:val="22"/>
            <w:szCs w:val="22"/>
          </w:rPr>
          <w:tab/>
          <w:delText>The French Revolution</w:delText>
        </w:r>
        <w:r w:rsidR="000B3B90">
          <w:rPr>
            <w:rFonts w:ascii="Garamond" w:hAnsi="Garamond"/>
            <w:color w:val="000000" w:themeColor="text1"/>
            <w:sz w:val="22"/>
            <w:szCs w:val="22"/>
          </w:rPr>
          <w:delText xml:space="preserve"> (WE)</w:delText>
        </w:r>
      </w:del>
    </w:p>
    <w:p w14:paraId="68212651" w14:textId="77777777" w:rsidR="00900FA3" w:rsidRPr="00424939" w:rsidRDefault="00900FA3" w:rsidP="00F34F61">
      <w:pPr>
        <w:pStyle w:val="Style-59"/>
        <w:tabs>
          <w:tab w:val="left" w:pos="1170"/>
          <w:tab w:val="left" w:pos="10800"/>
        </w:tabs>
        <w:ind w:left="1170" w:hanging="1170"/>
        <w:contextualSpacing/>
        <w:rPr>
          <w:del w:id="5217" w:author="Summer 2023 updates" w:date="2024-07-31T13:42:00Z"/>
          <w:rFonts w:ascii="Garamond" w:hAnsi="Garamond"/>
          <w:color w:val="000000" w:themeColor="text1"/>
          <w:sz w:val="22"/>
          <w:szCs w:val="22"/>
        </w:rPr>
      </w:pPr>
      <w:del w:id="5218" w:author="Summer 2023 updates" w:date="2024-07-31T13:42:00Z">
        <w:r w:rsidRPr="00424939">
          <w:rPr>
            <w:rFonts w:ascii="Garamond" w:hAnsi="Garamond"/>
            <w:color w:val="000000" w:themeColor="text1"/>
            <w:sz w:val="22"/>
            <w:szCs w:val="22"/>
          </w:rPr>
          <w:delText>HIS-268</w:delText>
        </w:r>
        <w:r w:rsidRPr="00424939">
          <w:rPr>
            <w:rFonts w:ascii="Garamond" w:hAnsi="Garamond"/>
            <w:color w:val="000000" w:themeColor="text1"/>
            <w:sz w:val="22"/>
            <w:szCs w:val="22"/>
          </w:rPr>
          <w:tab/>
          <w:delText>Latin</w:delText>
        </w:r>
        <w:r w:rsidR="009F4511" w:rsidRPr="00424939">
          <w:rPr>
            <w:rFonts w:ascii="Garamond" w:hAnsi="Garamond"/>
            <w:color w:val="000000" w:themeColor="text1"/>
            <w:sz w:val="22"/>
            <w:szCs w:val="22"/>
          </w:rPr>
          <w:fldChar w:fldCharType="begin"/>
        </w:r>
        <w:r w:rsidR="009F4511" w:rsidRPr="00424939">
          <w:rPr>
            <w:rFonts w:ascii="Garamond" w:hAnsi="Garamond"/>
            <w:color w:val="000000" w:themeColor="text1"/>
          </w:rPr>
          <w:delInstrText xml:space="preserve"> XE "Latin" </w:delInstrText>
        </w:r>
        <w:r w:rsidR="009F4511"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America </w:delText>
        </w:r>
        <w:r w:rsidR="000B3B90">
          <w:rPr>
            <w:rFonts w:ascii="Garamond" w:hAnsi="Garamond"/>
            <w:color w:val="000000" w:themeColor="text1"/>
            <w:sz w:val="22"/>
            <w:szCs w:val="22"/>
          </w:rPr>
          <w:delText>(WE)</w:delText>
        </w:r>
      </w:del>
    </w:p>
    <w:p w14:paraId="5AC7D946" w14:textId="77777777" w:rsidR="00900FA3" w:rsidRDefault="00900FA3" w:rsidP="00F34F61">
      <w:pPr>
        <w:pStyle w:val="Style-59"/>
        <w:tabs>
          <w:tab w:val="left" w:pos="1170"/>
          <w:tab w:val="left" w:pos="10800"/>
        </w:tabs>
        <w:ind w:left="1170" w:hanging="1170"/>
        <w:contextualSpacing/>
        <w:rPr>
          <w:del w:id="5219" w:author="Summer 2023 updates" w:date="2024-07-31T13:42:00Z"/>
          <w:rFonts w:ascii="Garamond" w:hAnsi="Garamond"/>
          <w:color w:val="000000" w:themeColor="text1"/>
          <w:sz w:val="22"/>
          <w:szCs w:val="22"/>
        </w:rPr>
      </w:pPr>
      <w:del w:id="5220" w:author="Summer 2023 updates" w:date="2024-07-31T13:42:00Z">
        <w:r w:rsidRPr="00424939">
          <w:rPr>
            <w:rFonts w:ascii="Garamond" w:hAnsi="Garamond"/>
            <w:color w:val="000000" w:themeColor="text1"/>
            <w:sz w:val="22"/>
            <w:szCs w:val="22"/>
          </w:rPr>
          <w:delText>HIS-288</w:delText>
        </w:r>
        <w:r w:rsidRPr="00424939">
          <w:rPr>
            <w:rFonts w:ascii="Garamond" w:hAnsi="Garamond"/>
            <w:color w:val="000000" w:themeColor="text1"/>
            <w:sz w:val="22"/>
            <w:szCs w:val="22"/>
          </w:rPr>
          <w:tab/>
          <w:delText xml:space="preserve">Renaissance and Reformation </w:delText>
        </w:r>
        <w:r w:rsidR="000B3B90">
          <w:rPr>
            <w:rFonts w:ascii="Garamond" w:hAnsi="Garamond"/>
            <w:color w:val="000000" w:themeColor="text1"/>
            <w:sz w:val="22"/>
            <w:szCs w:val="22"/>
          </w:rPr>
          <w:delText>(WE)</w:delText>
        </w:r>
      </w:del>
    </w:p>
    <w:p w14:paraId="3FE74931" w14:textId="77777777" w:rsidR="00695320" w:rsidRPr="00424939" w:rsidRDefault="00695320" w:rsidP="00F34F61">
      <w:pPr>
        <w:pStyle w:val="Style-59"/>
        <w:tabs>
          <w:tab w:val="left" w:pos="1170"/>
          <w:tab w:val="left" w:pos="10800"/>
        </w:tabs>
        <w:ind w:left="1170" w:hanging="1170"/>
        <w:contextualSpacing/>
        <w:rPr>
          <w:del w:id="5221" w:author="Summer 2023 updates" w:date="2024-07-31T13:42:00Z"/>
          <w:rFonts w:ascii="Garamond" w:hAnsi="Garamond"/>
          <w:color w:val="000000" w:themeColor="text1"/>
          <w:sz w:val="22"/>
          <w:szCs w:val="22"/>
        </w:rPr>
      </w:pPr>
      <w:del w:id="5222" w:author="Summer 2023 updates" w:date="2024-07-31T13:42:00Z">
        <w:r>
          <w:rPr>
            <w:rFonts w:ascii="Garamond" w:hAnsi="Garamond"/>
            <w:color w:val="000000" w:themeColor="text1"/>
            <w:sz w:val="22"/>
            <w:szCs w:val="22"/>
          </w:rPr>
          <w:delText>HIS-308</w:delText>
        </w:r>
        <w:r>
          <w:rPr>
            <w:rFonts w:ascii="Garamond" w:hAnsi="Garamond"/>
            <w:color w:val="000000" w:themeColor="text1"/>
            <w:sz w:val="22"/>
            <w:szCs w:val="22"/>
          </w:rPr>
          <w:tab/>
          <w:delText>Legacies of the Cold War in Argentina, Peru, Columbia, and Chile (WE)</w:delText>
        </w:r>
      </w:del>
    </w:p>
    <w:p w14:paraId="26EFB2D2" w14:textId="77777777" w:rsidR="00900FA3" w:rsidRDefault="00900FA3" w:rsidP="00F34F61">
      <w:pPr>
        <w:pStyle w:val="Style-59"/>
        <w:tabs>
          <w:tab w:val="left" w:pos="1170"/>
          <w:tab w:val="left" w:pos="10800"/>
        </w:tabs>
        <w:ind w:left="1170" w:hanging="1170"/>
        <w:contextualSpacing/>
        <w:rPr>
          <w:del w:id="5223" w:author="Summer 2023 updates" w:date="2024-07-31T13:42:00Z"/>
          <w:rFonts w:ascii="Garamond" w:hAnsi="Garamond"/>
          <w:color w:val="000000" w:themeColor="text1"/>
          <w:sz w:val="22"/>
          <w:szCs w:val="22"/>
        </w:rPr>
      </w:pPr>
      <w:del w:id="5224" w:author="Summer 2023 updates" w:date="2024-07-31T13:42:00Z">
        <w:r w:rsidRPr="00424939">
          <w:rPr>
            <w:rFonts w:ascii="Garamond" w:hAnsi="Garamond"/>
            <w:color w:val="000000" w:themeColor="text1"/>
            <w:sz w:val="22"/>
            <w:szCs w:val="22"/>
          </w:rPr>
          <w:delText>HIS-318</w:delText>
        </w:r>
        <w:r w:rsidRPr="00424939">
          <w:rPr>
            <w:rFonts w:ascii="Garamond" w:hAnsi="Garamond"/>
            <w:color w:val="000000" w:themeColor="text1"/>
            <w:sz w:val="22"/>
            <w:szCs w:val="22"/>
          </w:rPr>
          <w:tab/>
          <w:delText>Topics in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r w:rsidR="000B3B90">
          <w:rPr>
            <w:rFonts w:ascii="Garamond" w:hAnsi="Garamond"/>
            <w:color w:val="000000" w:themeColor="text1"/>
            <w:sz w:val="22"/>
            <w:szCs w:val="22"/>
          </w:rPr>
          <w:delText xml:space="preserve"> (WE)</w:delText>
        </w:r>
      </w:del>
    </w:p>
    <w:p w14:paraId="54ABE9D8" w14:textId="77777777" w:rsidR="00695320" w:rsidRPr="00424939" w:rsidRDefault="00695320" w:rsidP="00F34F61">
      <w:pPr>
        <w:pStyle w:val="Style-59"/>
        <w:tabs>
          <w:tab w:val="left" w:pos="1170"/>
          <w:tab w:val="left" w:pos="10800"/>
        </w:tabs>
        <w:ind w:left="1170" w:hanging="1170"/>
        <w:contextualSpacing/>
        <w:rPr>
          <w:del w:id="5225" w:author="Summer 2023 updates" w:date="2024-07-31T13:42:00Z"/>
          <w:rFonts w:ascii="Garamond" w:hAnsi="Garamond"/>
          <w:color w:val="000000" w:themeColor="text1"/>
          <w:sz w:val="22"/>
          <w:szCs w:val="22"/>
        </w:rPr>
      </w:pPr>
      <w:del w:id="5226" w:author="Summer 2023 updates" w:date="2024-07-31T13:42:00Z">
        <w:r>
          <w:rPr>
            <w:rFonts w:ascii="Garamond" w:hAnsi="Garamond"/>
            <w:color w:val="000000" w:themeColor="text1"/>
            <w:sz w:val="22"/>
            <w:szCs w:val="22"/>
          </w:rPr>
          <w:delText>HIS-328</w:delText>
        </w:r>
        <w:r>
          <w:rPr>
            <w:rFonts w:ascii="Garamond" w:hAnsi="Garamond"/>
            <w:color w:val="000000" w:themeColor="text1"/>
            <w:sz w:val="22"/>
            <w:szCs w:val="22"/>
          </w:rPr>
          <w:tab/>
          <w:delText>Sport &amp; Speculation in Ancient Greece &amp; Rome (WE)</w:delText>
        </w:r>
      </w:del>
    </w:p>
    <w:p w14:paraId="6236EF37" w14:textId="77777777" w:rsidR="00900FA3" w:rsidRPr="00424939" w:rsidRDefault="00900FA3" w:rsidP="00F34F61">
      <w:pPr>
        <w:pStyle w:val="Style-59"/>
        <w:tabs>
          <w:tab w:val="left" w:pos="1170"/>
          <w:tab w:val="left" w:pos="10800"/>
        </w:tabs>
        <w:ind w:left="1170" w:hanging="1170"/>
        <w:contextualSpacing/>
        <w:rPr>
          <w:del w:id="5227" w:author="Summer 2023 updates" w:date="2024-07-31T13:42:00Z"/>
          <w:rFonts w:ascii="Garamond" w:hAnsi="Garamond"/>
          <w:color w:val="000000" w:themeColor="text1"/>
          <w:sz w:val="22"/>
          <w:szCs w:val="22"/>
        </w:rPr>
      </w:pPr>
      <w:del w:id="5228" w:author="Summer 2023 updates" w:date="2024-07-31T13:42:00Z">
        <w:r w:rsidRPr="00424939">
          <w:rPr>
            <w:rFonts w:ascii="Garamond" w:hAnsi="Garamond"/>
            <w:color w:val="000000" w:themeColor="text1"/>
            <w:sz w:val="22"/>
            <w:szCs w:val="22"/>
          </w:rPr>
          <w:delText>MU-458</w:delText>
        </w:r>
        <w:r w:rsidRPr="00424939">
          <w:rPr>
            <w:rFonts w:ascii="Garamond" w:hAnsi="Garamond"/>
            <w:color w:val="000000" w:themeColor="text1"/>
            <w:sz w:val="22"/>
            <w:szCs w:val="22"/>
          </w:rPr>
          <w:tab/>
          <w:delText>Music</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"Music"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and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III </w:delText>
        </w:r>
        <w:r w:rsidR="0081155B">
          <w:rPr>
            <w:rFonts w:ascii="Garamond" w:hAnsi="Garamond"/>
            <w:color w:val="000000" w:themeColor="text1"/>
          </w:rPr>
          <w:delText>(WE)</w:delText>
        </w:r>
      </w:del>
    </w:p>
    <w:p w14:paraId="7083F276" w14:textId="77777777" w:rsidR="00900FA3" w:rsidRPr="00424939" w:rsidRDefault="00900FA3" w:rsidP="009A72E5">
      <w:pPr>
        <w:pStyle w:val="Style-59"/>
        <w:tabs>
          <w:tab w:val="left" w:pos="1170"/>
          <w:tab w:val="left" w:pos="10800"/>
        </w:tabs>
        <w:ind w:left="1170" w:hanging="1170"/>
        <w:contextualSpacing/>
        <w:rPr>
          <w:del w:id="5229" w:author="Summer 2023 updates" w:date="2024-07-31T13:42:00Z"/>
          <w:rFonts w:ascii="Garamond" w:hAnsi="Garamond"/>
          <w:color w:val="000000" w:themeColor="text1"/>
          <w:sz w:val="22"/>
          <w:szCs w:val="22"/>
        </w:rPr>
      </w:pPr>
      <w:del w:id="5230" w:author="Summer 2023 updates" w:date="2024-07-31T13:42:00Z">
        <w:r w:rsidRPr="00424939">
          <w:rPr>
            <w:rFonts w:ascii="Garamond" w:hAnsi="Garamond"/>
            <w:color w:val="000000" w:themeColor="text1"/>
            <w:sz w:val="22"/>
            <w:szCs w:val="22"/>
          </w:rPr>
          <w:delText>NUR-268</w:delText>
        </w:r>
        <w:r w:rsidRPr="00424939">
          <w:rPr>
            <w:rFonts w:ascii="Garamond" w:hAnsi="Garamond"/>
            <w:color w:val="000000" w:themeColor="text1"/>
            <w:sz w:val="22"/>
            <w:szCs w:val="22"/>
          </w:rPr>
          <w:tab/>
          <w:delText>Cultural Diversity and Health</w:delText>
        </w:r>
      </w:del>
    </w:p>
    <w:p w14:paraId="10F97EC6" w14:textId="77777777" w:rsidR="00900FA3" w:rsidRPr="00424939" w:rsidRDefault="00E725B7" w:rsidP="00F34F61">
      <w:pPr>
        <w:pStyle w:val="Style-59"/>
        <w:tabs>
          <w:tab w:val="left" w:pos="1170"/>
          <w:tab w:val="left" w:pos="10800"/>
        </w:tabs>
        <w:ind w:left="1170" w:hanging="1170"/>
        <w:contextualSpacing/>
        <w:rPr>
          <w:del w:id="5231" w:author="Summer 2023 updates" w:date="2024-07-31T13:42:00Z"/>
          <w:rFonts w:ascii="Garamond" w:hAnsi="Garamond"/>
          <w:color w:val="000000" w:themeColor="text1"/>
          <w:sz w:val="22"/>
          <w:szCs w:val="22"/>
        </w:rPr>
      </w:pPr>
      <w:del w:id="5232" w:author="Summer 2023 updates" w:date="2024-07-31T13:42:00Z">
        <w:r>
          <w:rPr>
            <w:rFonts w:ascii="Garamond" w:hAnsi="Garamond"/>
            <w:color w:val="000000" w:themeColor="text1"/>
            <w:sz w:val="22"/>
            <w:szCs w:val="22"/>
          </w:rPr>
          <w:delText>PHL-128</w:delText>
        </w:r>
        <w:r w:rsidR="00900FA3" w:rsidRPr="00424939">
          <w:rPr>
            <w:rFonts w:ascii="Garamond" w:hAnsi="Garamond"/>
            <w:color w:val="000000" w:themeColor="text1"/>
            <w:sz w:val="22"/>
            <w:szCs w:val="22"/>
          </w:rPr>
          <w:tab/>
          <w:delText xml:space="preserve">Morality and Moral Controversies </w:delText>
        </w:r>
        <w:r w:rsidR="00973B65">
          <w:rPr>
            <w:rFonts w:ascii="Garamond" w:hAnsi="Garamond"/>
            <w:color w:val="000000" w:themeColor="text1"/>
            <w:sz w:val="22"/>
            <w:szCs w:val="22"/>
          </w:rPr>
          <w:delText>(WE)</w:delText>
        </w:r>
      </w:del>
    </w:p>
    <w:p w14:paraId="4E81269B" w14:textId="77777777" w:rsidR="00900FA3" w:rsidRPr="00424939" w:rsidRDefault="00900FA3" w:rsidP="00201512">
      <w:pPr>
        <w:pStyle w:val="Style-59"/>
        <w:tabs>
          <w:tab w:val="left" w:pos="1170"/>
          <w:tab w:val="left" w:pos="10800"/>
        </w:tabs>
        <w:ind w:left="1170" w:hanging="1170"/>
        <w:contextualSpacing/>
        <w:rPr>
          <w:del w:id="5233" w:author="Summer 2023 updates" w:date="2024-07-31T13:42:00Z"/>
          <w:rFonts w:ascii="Garamond" w:hAnsi="Garamond"/>
          <w:color w:val="000000" w:themeColor="text1"/>
          <w:sz w:val="22"/>
          <w:szCs w:val="22"/>
        </w:rPr>
      </w:pPr>
      <w:del w:id="5234" w:author="Summer 2023 updates" w:date="2024-07-31T13:42:00Z">
        <w:r w:rsidRPr="00424939">
          <w:rPr>
            <w:rFonts w:ascii="Garamond" w:hAnsi="Garamond"/>
            <w:color w:val="000000" w:themeColor="text1"/>
            <w:sz w:val="22"/>
            <w:szCs w:val="22"/>
          </w:rPr>
          <w:delText>PHL-138</w:delText>
        </w:r>
        <w:r w:rsidRPr="00424939">
          <w:rPr>
            <w:rFonts w:ascii="Garamond" w:hAnsi="Garamond"/>
            <w:color w:val="000000" w:themeColor="text1"/>
            <w:sz w:val="22"/>
            <w:szCs w:val="22"/>
          </w:rPr>
          <w:tab/>
          <w:delText>Freedom, State, and Society</w:delText>
        </w:r>
        <w:r w:rsidR="00973B65">
          <w:rPr>
            <w:rFonts w:ascii="Garamond" w:hAnsi="Garamond"/>
            <w:color w:val="000000" w:themeColor="text1"/>
            <w:sz w:val="22"/>
            <w:szCs w:val="22"/>
          </w:rPr>
          <w:delText xml:space="preserve"> (WE)</w:delText>
        </w:r>
      </w:del>
    </w:p>
    <w:p w14:paraId="4BB2D662" w14:textId="77777777" w:rsidR="00900FA3" w:rsidRPr="00424939" w:rsidRDefault="00E725B7" w:rsidP="00F34F61">
      <w:pPr>
        <w:pStyle w:val="Style-59"/>
        <w:tabs>
          <w:tab w:val="left" w:pos="1170"/>
          <w:tab w:val="left" w:pos="10800"/>
        </w:tabs>
        <w:ind w:left="1170" w:hanging="1170"/>
        <w:contextualSpacing/>
        <w:rPr>
          <w:del w:id="5235" w:author="Summer 2023 updates" w:date="2024-07-31T13:42:00Z"/>
          <w:rFonts w:ascii="Garamond" w:hAnsi="Garamond"/>
          <w:color w:val="000000" w:themeColor="text1"/>
          <w:sz w:val="22"/>
          <w:szCs w:val="22"/>
        </w:rPr>
      </w:pPr>
      <w:del w:id="5236" w:author="Summer 2023 updates" w:date="2024-07-31T13:42:00Z">
        <w:r>
          <w:rPr>
            <w:rFonts w:ascii="Garamond" w:hAnsi="Garamond"/>
            <w:color w:val="000000" w:themeColor="text1"/>
            <w:sz w:val="22"/>
            <w:szCs w:val="22"/>
          </w:rPr>
          <w:delText>POL-108</w:delText>
        </w:r>
        <w:r w:rsidR="00A70094">
          <w:rPr>
            <w:rFonts w:ascii="Garamond" w:hAnsi="Garamond"/>
            <w:color w:val="000000" w:themeColor="text1"/>
            <w:sz w:val="22"/>
            <w:szCs w:val="22"/>
          </w:rPr>
          <w:tab/>
          <w:delText>Introduction to Politics</w:delText>
        </w:r>
      </w:del>
    </w:p>
    <w:p w14:paraId="26D751C8" w14:textId="77777777" w:rsidR="00900FA3" w:rsidRPr="00424939" w:rsidRDefault="00900FA3" w:rsidP="008715AF">
      <w:pPr>
        <w:pStyle w:val="Style-59"/>
        <w:tabs>
          <w:tab w:val="left" w:pos="1170"/>
          <w:tab w:val="left" w:pos="10800"/>
        </w:tabs>
        <w:ind w:left="1170" w:hanging="1170"/>
        <w:contextualSpacing/>
        <w:rPr>
          <w:del w:id="5237" w:author="Summer 2023 updates" w:date="2024-07-31T13:42:00Z"/>
          <w:rFonts w:ascii="Garamond" w:hAnsi="Garamond"/>
          <w:color w:val="000000" w:themeColor="text1"/>
          <w:sz w:val="22"/>
          <w:szCs w:val="22"/>
        </w:rPr>
      </w:pPr>
      <w:del w:id="5238" w:author="Summer 2023 updates" w:date="2024-07-31T13:42:00Z">
        <w:r w:rsidRPr="00424939">
          <w:rPr>
            <w:rFonts w:ascii="Garamond" w:hAnsi="Garamond"/>
            <w:color w:val="000000" w:themeColor="text1"/>
            <w:sz w:val="22"/>
            <w:szCs w:val="22"/>
          </w:rPr>
          <w:delText>POL-248</w:delText>
        </w:r>
        <w:r w:rsidRPr="00424939">
          <w:rPr>
            <w:rFonts w:ascii="Garamond" w:hAnsi="Garamond"/>
            <w:color w:val="000000" w:themeColor="text1"/>
            <w:sz w:val="22"/>
            <w:szCs w:val="22"/>
          </w:rPr>
          <w:tab/>
          <w:delText>Political Violence and the Violent</w:delText>
        </w:r>
      </w:del>
    </w:p>
    <w:p w14:paraId="2D6939E1" w14:textId="77777777" w:rsidR="00900FA3" w:rsidRPr="00424939" w:rsidRDefault="00900FA3" w:rsidP="00F34F61">
      <w:pPr>
        <w:pStyle w:val="Style-59"/>
        <w:tabs>
          <w:tab w:val="left" w:pos="1170"/>
          <w:tab w:val="left" w:pos="10800"/>
        </w:tabs>
        <w:ind w:left="1170" w:hanging="1170"/>
        <w:contextualSpacing/>
        <w:rPr>
          <w:del w:id="5239" w:author="Summer 2023 updates" w:date="2024-07-31T13:42:00Z"/>
          <w:rFonts w:ascii="Garamond" w:hAnsi="Garamond"/>
          <w:color w:val="000000" w:themeColor="text1"/>
          <w:sz w:val="22"/>
          <w:szCs w:val="22"/>
        </w:rPr>
      </w:pPr>
      <w:del w:id="5240" w:author="Summer 2023 updates" w:date="2024-07-31T13:42:00Z">
        <w:r w:rsidRPr="00424939">
          <w:rPr>
            <w:rFonts w:ascii="Garamond" w:hAnsi="Garamond"/>
            <w:color w:val="000000" w:themeColor="text1"/>
            <w:sz w:val="22"/>
            <w:szCs w:val="22"/>
          </w:rPr>
          <w:delText>POL-258</w:delText>
        </w:r>
        <w:r w:rsidRPr="00424939">
          <w:rPr>
            <w:rFonts w:ascii="Garamond" w:hAnsi="Garamond"/>
            <w:color w:val="000000" w:themeColor="text1"/>
            <w:sz w:val="22"/>
            <w:szCs w:val="22"/>
          </w:rPr>
          <w:tab/>
          <w:delText xml:space="preserve">World Politics </w:delText>
        </w:r>
        <w:r w:rsidR="00805CC8">
          <w:rPr>
            <w:rFonts w:ascii="Garamond" w:hAnsi="Garamond"/>
            <w:color w:val="000000" w:themeColor="text1"/>
          </w:rPr>
          <w:delText>(WE)</w:delText>
        </w:r>
      </w:del>
    </w:p>
    <w:p w14:paraId="38DE2682" w14:textId="77777777" w:rsidR="00900FA3" w:rsidRPr="00424939" w:rsidRDefault="00900FA3" w:rsidP="00F34F61">
      <w:pPr>
        <w:pStyle w:val="Style-59"/>
        <w:tabs>
          <w:tab w:val="left" w:pos="1170"/>
          <w:tab w:val="left" w:pos="10800"/>
        </w:tabs>
        <w:ind w:left="1170" w:hanging="1170"/>
        <w:contextualSpacing/>
        <w:rPr>
          <w:del w:id="5241" w:author="Summer 2023 updates" w:date="2024-07-31T13:42:00Z"/>
          <w:rFonts w:ascii="Garamond" w:hAnsi="Garamond"/>
          <w:color w:val="000000" w:themeColor="text1"/>
          <w:sz w:val="22"/>
          <w:szCs w:val="22"/>
        </w:rPr>
      </w:pPr>
      <w:del w:id="5242" w:author="Summer 2023 updates" w:date="2024-07-31T13:42:00Z">
        <w:r w:rsidRPr="00424939">
          <w:rPr>
            <w:rFonts w:ascii="Garamond" w:hAnsi="Garamond"/>
            <w:color w:val="000000" w:themeColor="text1"/>
            <w:sz w:val="22"/>
            <w:szCs w:val="22"/>
          </w:rPr>
          <w:delText>POL-298</w:delText>
        </w:r>
        <w:r w:rsidRPr="00424939">
          <w:rPr>
            <w:rFonts w:ascii="Garamond" w:hAnsi="Garamond"/>
            <w:color w:val="000000" w:themeColor="text1"/>
            <w:sz w:val="22"/>
            <w:szCs w:val="22"/>
          </w:rPr>
          <w:tab/>
          <w:delText xml:space="preserve">European Politics </w:delText>
        </w:r>
        <w:r w:rsidR="007D7CFF">
          <w:rPr>
            <w:rFonts w:ascii="Garamond" w:hAnsi="Garamond"/>
            <w:color w:val="000000" w:themeColor="text1"/>
          </w:rPr>
          <w:delText>(WE)</w:delText>
        </w:r>
      </w:del>
    </w:p>
    <w:p w14:paraId="3D7824CA" w14:textId="77777777" w:rsidR="00900FA3" w:rsidRPr="00424939" w:rsidRDefault="00900FA3" w:rsidP="00F34F61">
      <w:pPr>
        <w:pStyle w:val="Style-59"/>
        <w:tabs>
          <w:tab w:val="left" w:pos="1170"/>
          <w:tab w:val="left" w:pos="10800"/>
        </w:tabs>
        <w:ind w:left="1170" w:hanging="1170"/>
        <w:contextualSpacing/>
        <w:rPr>
          <w:del w:id="5243" w:author="Summer 2023 updates" w:date="2024-07-31T13:42:00Z"/>
          <w:rFonts w:ascii="Garamond" w:hAnsi="Garamond"/>
          <w:color w:val="000000" w:themeColor="text1"/>
          <w:sz w:val="22"/>
          <w:szCs w:val="22"/>
        </w:rPr>
      </w:pPr>
      <w:del w:id="5244" w:author="Summer 2023 updates" w:date="2024-07-31T13:42:00Z">
        <w:r w:rsidRPr="00424939">
          <w:rPr>
            <w:rFonts w:ascii="Garamond" w:hAnsi="Garamond"/>
            <w:color w:val="000000" w:themeColor="text1"/>
            <w:sz w:val="22"/>
            <w:szCs w:val="22"/>
          </w:rPr>
          <w:delText>POL-398</w:delText>
        </w:r>
        <w:r w:rsidRPr="00424939">
          <w:rPr>
            <w:rFonts w:ascii="Garamond" w:hAnsi="Garamond"/>
            <w:color w:val="000000" w:themeColor="text1"/>
            <w:sz w:val="22"/>
            <w:szCs w:val="22"/>
          </w:rPr>
          <w:tab/>
          <w:delText>Religion</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"Religion"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and World Politics </w:delText>
        </w:r>
        <w:r w:rsidR="007D7CFF">
          <w:rPr>
            <w:rFonts w:ascii="Garamond" w:hAnsi="Garamond"/>
            <w:color w:val="000000" w:themeColor="text1"/>
          </w:rPr>
          <w:delText>(WE)</w:delText>
        </w:r>
      </w:del>
    </w:p>
    <w:p w14:paraId="452831E0" w14:textId="77777777" w:rsidR="00900FA3" w:rsidRPr="00424939" w:rsidRDefault="00E725B7" w:rsidP="00F34F61">
      <w:pPr>
        <w:pStyle w:val="Style-59"/>
        <w:tabs>
          <w:tab w:val="left" w:pos="1170"/>
          <w:tab w:val="left" w:pos="10800"/>
        </w:tabs>
        <w:ind w:left="1170" w:hanging="1170"/>
        <w:contextualSpacing/>
        <w:rPr>
          <w:del w:id="5245" w:author="Summer 2023 updates" w:date="2024-07-31T13:42:00Z"/>
          <w:rFonts w:ascii="Garamond" w:hAnsi="Garamond"/>
          <w:color w:val="000000" w:themeColor="text1"/>
          <w:sz w:val="22"/>
          <w:szCs w:val="22"/>
        </w:rPr>
      </w:pPr>
      <w:del w:id="5246" w:author="Summer 2023 updates" w:date="2024-07-31T13:42:00Z">
        <w:r>
          <w:rPr>
            <w:rFonts w:ascii="Garamond" w:hAnsi="Garamond"/>
            <w:color w:val="000000" w:themeColor="text1"/>
            <w:sz w:val="22"/>
            <w:szCs w:val="22"/>
          </w:rPr>
          <w:delText>PSY-208</w:delText>
        </w:r>
        <w:r w:rsidR="00900FA3" w:rsidRPr="00424939">
          <w:rPr>
            <w:rFonts w:ascii="Garamond" w:hAnsi="Garamond"/>
            <w:color w:val="000000" w:themeColor="text1"/>
            <w:sz w:val="22"/>
            <w:szCs w:val="22"/>
          </w:rPr>
          <w:tab/>
          <w:delText>Gender Psychology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"Psychology" </w:delInstrText>
        </w:r>
        <w:r w:rsidR="00B8454E" w:rsidRPr="00424939">
          <w:rPr>
            <w:rFonts w:ascii="Garamond" w:hAnsi="Garamond"/>
            <w:color w:val="000000" w:themeColor="text1"/>
            <w:sz w:val="22"/>
            <w:szCs w:val="22"/>
          </w:rPr>
          <w:fldChar w:fldCharType="end"/>
        </w:r>
      </w:del>
    </w:p>
    <w:p w14:paraId="320E25B5" w14:textId="77777777" w:rsidR="00900FA3" w:rsidRPr="00424939" w:rsidRDefault="00900FA3" w:rsidP="00F34F61">
      <w:pPr>
        <w:pStyle w:val="Style-59"/>
        <w:tabs>
          <w:tab w:val="left" w:pos="1170"/>
          <w:tab w:val="left" w:pos="10800"/>
        </w:tabs>
        <w:ind w:left="1170" w:hanging="1170"/>
        <w:contextualSpacing/>
        <w:rPr>
          <w:del w:id="5247" w:author="Summer 2023 updates" w:date="2024-07-31T13:42:00Z"/>
          <w:rFonts w:ascii="Garamond" w:hAnsi="Garamond"/>
          <w:color w:val="000000" w:themeColor="text1"/>
          <w:sz w:val="22"/>
          <w:szCs w:val="22"/>
        </w:rPr>
      </w:pPr>
      <w:del w:id="5248" w:author="Summer 2023 updates" w:date="2024-07-31T13:42:00Z">
        <w:r w:rsidRPr="00424939">
          <w:rPr>
            <w:rFonts w:ascii="Garamond" w:hAnsi="Garamond"/>
            <w:color w:val="000000" w:themeColor="text1"/>
            <w:sz w:val="22"/>
            <w:szCs w:val="22"/>
          </w:rPr>
          <w:delText>REL-108</w:delText>
        </w:r>
        <w:r w:rsidRPr="00424939">
          <w:rPr>
            <w:rFonts w:ascii="Garamond" w:hAnsi="Garamond"/>
            <w:color w:val="000000" w:themeColor="text1"/>
            <w:sz w:val="22"/>
            <w:szCs w:val="22"/>
          </w:rPr>
          <w:tab/>
          <w:delText xml:space="preserve">Western Religions </w:delText>
        </w:r>
        <w:r w:rsidR="00C964BC">
          <w:rPr>
            <w:rFonts w:ascii="Garamond" w:hAnsi="Garamond"/>
            <w:color w:val="000000" w:themeColor="text1"/>
          </w:rPr>
          <w:delText>(WE)</w:delText>
        </w:r>
      </w:del>
    </w:p>
    <w:p w14:paraId="63C96798" w14:textId="77777777" w:rsidR="00900FA3" w:rsidRPr="00424939" w:rsidRDefault="00900FA3" w:rsidP="00F34F61">
      <w:pPr>
        <w:pStyle w:val="Style-59"/>
        <w:tabs>
          <w:tab w:val="left" w:pos="1170"/>
          <w:tab w:val="left" w:pos="10800"/>
        </w:tabs>
        <w:ind w:left="1170" w:hanging="1170"/>
        <w:contextualSpacing/>
        <w:rPr>
          <w:del w:id="5249" w:author="Summer 2023 updates" w:date="2024-07-31T13:42:00Z"/>
          <w:rFonts w:ascii="Garamond" w:hAnsi="Garamond"/>
          <w:color w:val="000000" w:themeColor="text1"/>
          <w:sz w:val="22"/>
          <w:szCs w:val="22"/>
        </w:rPr>
      </w:pPr>
      <w:del w:id="5250" w:author="Summer 2023 updates" w:date="2024-07-31T13:42:00Z">
        <w:r w:rsidRPr="00424939">
          <w:rPr>
            <w:rFonts w:ascii="Garamond" w:hAnsi="Garamond"/>
            <w:color w:val="000000" w:themeColor="text1"/>
            <w:sz w:val="22"/>
            <w:szCs w:val="22"/>
          </w:rPr>
          <w:delText>REL-128</w:delText>
        </w:r>
        <w:r w:rsidRPr="00424939">
          <w:rPr>
            <w:rFonts w:ascii="Garamond" w:hAnsi="Garamond"/>
            <w:color w:val="000000" w:themeColor="text1"/>
            <w:sz w:val="22"/>
            <w:szCs w:val="22"/>
          </w:rPr>
          <w:tab/>
          <w:delText xml:space="preserve">Judaism </w:delText>
        </w:r>
        <w:r w:rsidR="00C964BC">
          <w:rPr>
            <w:rFonts w:ascii="Garamond" w:hAnsi="Garamond"/>
            <w:color w:val="000000" w:themeColor="text1"/>
          </w:rPr>
          <w:delText>(WE)</w:delText>
        </w:r>
      </w:del>
    </w:p>
    <w:p w14:paraId="40982010" w14:textId="77777777" w:rsidR="00900FA3" w:rsidRPr="00424939" w:rsidRDefault="00900FA3" w:rsidP="00F34F61">
      <w:pPr>
        <w:pStyle w:val="Style-59"/>
        <w:tabs>
          <w:tab w:val="left" w:pos="1170"/>
          <w:tab w:val="left" w:pos="10800"/>
        </w:tabs>
        <w:ind w:left="1170" w:hanging="1170"/>
        <w:contextualSpacing/>
        <w:rPr>
          <w:del w:id="5251" w:author="Summer 2023 updates" w:date="2024-07-31T13:42:00Z"/>
          <w:rFonts w:ascii="Garamond" w:hAnsi="Garamond"/>
          <w:color w:val="000000" w:themeColor="text1"/>
          <w:sz w:val="22"/>
          <w:szCs w:val="22"/>
        </w:rPr>
      </w:pPr>
      <w:del w:id="5252" w:author="Summer 2023 updates" w:date="2024-07-31T13:42:00Z">
        <w:r w:rsidRPr="00424939">
          <w:rPr>
            <w:rFonts w:ascii="Garamond" w:hAnsi="Garamond"/>
            <w:color w:val="000000" w:themeColor="text1"/>
            <w:sz w:val="22"/>
            <w:szCs w:val="22"/>
          </w:rPr>
          <w:delText>REL-138</w:delText>
        </w:r>
        <w:r w:rsidRPr="00424939">
          <w:rPr>
            <w:rFonts w:ascii="Garamond" w:hAnsi="Garamond"/>
            <w:color w:val="000000" w:themeColor="text1"/>
            <w:sz w:val="22"/>
            <w:szCs w:val="22"/>
          </w:rPr>
          <w:tab/>
          <w:delText xml:space="preserve">Modern Judaism </w:delText>
        </w:r>
        <w:r w:rsidR="00F06102">
          <w:rPr>
            <w:rFonts w:ascii="Garamond" w:hAnsi="Garamond"/>
            <w:color w:val="000000" w:themeColor="text1"/>
          </w:rPr>
          <w:delText>(WE)</w:delText>
        </w:r>
      </w:del>
    </w:p>
    <w:p w14:paraId="2712EA98" w14:textId="77777777" w:rsidR="00900FA3" w:rsidRPr="00424939" w:rsidRDefault="00900FA3" w:rsidP="00F34F61">
      <w:pPr>
        <w:pStyle w:val="Style-59"/>
        <w:tabs>
          <w:tab w:val="left" w:pos="1170"/>
          <w:tab w:val="left" w:pos="10800"/>
        </w:tabs>
        <w:ind w:left="1170" w:hanging="1170"/>
        <w:contextualSpacing/>
        <w:rPr>
          <w:del w:id="5253" w:author="Summer 2023 updates" w:date="2024-07-31T13:42:00Z"/>
          <w:rFonts w:ascii="Garamond" w:hAnsi="Garamond"/>
          <w:color w:val="000000" w:themeColor="text1"/>
          <w:sz w:val="22"/>
          <w:szCs w:val="22"/>
        </w:rPr>
      </w:pPr>
      <w:del w:id="5254" w:author="Summer 2023 updates" w:date="2024-07-31T13:42:00Z">
        <w:r w:rsidRPr="00424939">
          <w:rPr>
            <w:rFonts w:ascii="Garamond" w:hAnsi="Garamond"/>
            <w:color w:val="000000" w:themeColor="text1"/>
            <w:sz w:val="22"/>
            <w:szCs w:val="22"/>
          </w:rPr>
          <w:delText>REL-148</w:delText>
        </w:r>
        <w:r w:rsidRPr="00424939">
          <w:rPr>
            <w:rFonts w:ascii="Garamond" w:hAnsi="Garamond"/>
            <w:color w:val="000000" w:themeColor="text1"/>
            <w:sz w:val="22"/>
            <w:szCs w:val="22"/>
          </w:rPr>
          <w:tab/>
          <w:delText xml:space="preserve">Islam </w:delText>
        </w:r>
        <w:r w:rsidR="00F06102">
          <w:rPr>
            <w:rFonts w:ascii="Garamond" w:hAnsi="Garamond"/>
            <w:color w:val="000000" w:themeColor="text1"/>
          </w:rPr>
          <w:delText>(WE)</w:delText>
        </w:r>
      </w:del>
    </w:p>
    <w:p w14:paraId="1BBE8876" w14:textId="77777777" w:rsidR="00900FA3" w:rsidRPr="00424939" w:rsidRDefault="00900FA3" w:rsidP="00F34F61">
      <w:pPr>
        <w:pStyle w:val="Style-59"/>
        <w:tabs>
          <w:tab w:val="left" w:pos="1170"/>
          <w:tab w:val="left" w:pos="10800"/>
        </w:tabs>
        <w:ind w:left="1170" w:hanging="1170"/>
        <w:contextualSpacing/>
        <w:rPr>
          <w:del w:id="5255" w:author="Summer 2023 updates" w:date="2024-07-31T13:42:00Z"/>
          <w:rFonts w:ascii="Garamond" w:hAnsi="Garamond"/>
          <w:color w:val="000000" w:themeColor="text1"/>
          <w:sz w:val="22"/>
          <w:szCs w:val="22"/>
        </w:rPr>
      </w:pPr>
      <w:del w:id="5256" w:author="Summer 2023 updates" w:date="2024-07-31T13:42:00Z">
        <w:r w:rsidRPr="00424939">
          <w:rPr>
            <w:rFonts w:ascii="Garamond" w:hAnsi="Garamond"/>
            <w:color w:val="000000" w:themeColor="text1"/>
            <w:sz w:val="22"/>
            <w:szCs w:val="22"/>
          </w:rPr>
          <w:delText>REL-178</w:delText>
        </w:r>
        <w:r w:rsidRPr="00424939">
          <w:rPr>
            <w:rFonts w:ascii="Garamond" w:hAnsi="Garamond"/>
            <w:color w:val="000000" w:themeColor="text1"/>
            <w:sz w:val="22"/>
            <w:szCs w:val="22"/>
          </w:rPr>
          <w:tab/>
          <w:delText>Christianity</w:delText>
        </w:r>
      </w:del>
    </w:p>
    <w:p w14:paraId="7785D607" w14:textId="77777777" w:rsidR="00900FA3" w:rsidRPr="00424939" w:rsidRDefault="00900FA3" w:rsidP="00D34D29">
      <w:pPr>
        <w:pStyle w:val="Style-59"/>
        <w:tabs>
          <w:tab w:val="left" w:pos="1170"/>
          <w:tab w:val="left" w:pos="10800"/>
        </w:tabs>
        <w:ind w:left="1170" w:hanging="1170"/>
        <w:contextualSpacing/>
        <w:rPr>
          <w:del w:id="5257" w:author="Summer 2023 updates" w:date="2024-07-31T13:42:00Z"/>
          <w:rFonts w:ascii="Garamond" w:hAnsi="Garamond"/>
          <w:color w:val="000000" w:themeColor="text1"/>
          <w:sz w:val="22"/>
          <w:szCs w:val="22"/>
        </w:rPr>
      </w:pPr>
      <w:del w:id="5258" w:author="Summer 2023 updates" w:date="2024-07-31T13:42:00Z">
        <w:r w:rsidRPr="00424939">
          <w:rPr>
            <w:rFonts w:ascii="Garamond" w:hAnsi="Garamond"/>
            <w:color w:val="000000" w:themeColor="text1"/>
            <w:sz w:val="22"/>
            <w:szCs w:val="22"/>
          </w:rPr>
          <w:delText>REL-278</w:delText>
        </w:r>
        <w:r w:rsidRPr="00424939">
          <w:rPr>
            <w:rFonts w:ascii="Garamond" w:hAnsi="Garamond"/>
            <w:color w:val="000000" w:themeColor="text1"/>
            <w:sz w:val="22"/>
            <w:szCs w:val="22"/>
          </w:rPr>
          <w:tab/>
          <w:delText>Mysticism</w:delText>
        </w:r>
      </w:del>
    </w:p>
    <w:p w14:paraId="6470CF77" w14:textId="77777777" w:rsidR="00900FA3" w:rsidRPr="00424939" w:rsidRDefault="00900FA3" w:rsidP="00F34F61">
      <w:pPr>
        <w:pStyle w:val="Style-59"/>
        <w:tabs>
          <w:tab w:val="left" w:pos="1170"/>
          <w:tab w:val="left" w:pos="10800"/>
        </w:tabs>
        <w:ind w:left="1170" w:hanging="1170"/>
        <w:contextualSpacing/>
        <w:rPr>
          <w:del w:id="5259" w:author="Summer 2023 updates" w:date="2024-07-31T13:42:00Z"/>
          <w:rFonts w:ascii="Garamond" w:hAnsi="Garamond"/>
          <w:color w:val="000000" w:themeColor="text1"/>
          <w:sz w:val="22"/>
          <w:szCs w:val="22"/>
        </w:rPr>
      </w:pPr>
      <w:del w:id="5260" w:author="Summer 2023 updates" w:date="2024-07-31T13:42:00Z">
        <w:r w:rsidRPr="00424939">
          <w:rPr>
            <w:rFonts w:ascii="Garamond" w:hAnsi="Garamond"/>
            <w:color w:val="000000" w:themeColor="text1"/>
            <w:sz w:val="22"/>
            <w:szCs w:val="22"/>
          </w:rPr>
          <w:delText>REL-338</w:delText>
        </w:r>
        <w:r w:rsidRPr="00424939">
          <w:rPr>
            <w:rFonts w:ascii="Garamond" w:hAnsi="Garamond"/>
            <w:color w:val="000000" w:themeColor="text1"/>
            <w:sz w:val="22"/>
            <w:szCs w:val="22"/>
          </w:rPr>
          <w:tab/>
          <w:delText xml:space="preserve">Modern Religious Thought </w:delText>
        </w:r>
        <w:r w:rsidR="00F06102">
          <w:rPr>
            <w:rFonts w:ascii="Garamond" w:hAnsi="Garamond"/>
            <w:color w:val="000000" w:themeColor="text1"/>
          </w:rPr>
          <w:delText>(WE)</w:delText>
        </w:r>
      </w:del>
    </w:p>
    <w:p w14:paraId="56D3EB0F" w14:textId="77777777" w:rsidR="00900FA3" w:rsidRPr="00424939" w:rsidRDefault="00900FA3" w:rsidP="00F34F61">
      <w:pPr>
        <w:pStyle w:val="Style-59"/>
        <w:tabs>
          <w:tab w:val="left" w:pos="1170"/>
          <w:tab w:val="left" w:pos="10800"/>
        </w:tabs>
        <w:ind w:left="1170" w:hanging="1170"/>
        <w:contextualSpacing/>
        <w:rPr>
          <w:del w:id="5261" w:author="Summer 2023 updates" w:date="2024-07-31T13:42:00Z"/>
          <w:rFonts w:ascii="Garamond" w:hAnsi="Garamond"/>
          <w:color w:val="000000" w:themeColor="text1"/>
          <w:sz w:val="22"/>
          <w:szCs w:val="22"/>
        </w:rPr>
      </w:pPr>
      <w:del w:id="5262" w:author="Summer 2023 updates" w:date="2024-07-31T13:42:00Z">
        <w:r w:rsidRPr="00424939">
          <w:rPr>
            <w:rFonts w:ascii="Garamond" w:hAnsi="Garamond"/>
            <w:color w:val="000000" w:themeColor="text1"/>
            <w:sz w:val="22"/>
            <w:szCs w:val="22"/>
          </w:rPr>
          <w:delText>SOC-238</w:delText>
        </w:r>
        <w:r w:rsidRPr="00424939">
          <w:rPr>
            <w:rFonts w:ascii="Garamond" w:hAnsi="Garamond"/>
            <w:color w:val="000000" w:themeColor="text1"/>
            <w:sz w:val="22"/>
            <w:szCs w:val="22"/>
          </w:rPr>
          <w:tab/>
          <w:delText>Topics in Sociology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"Sociology"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w:delText>
        </w:r>
        <w:r w:rsidR="00F973A1" w:rsidRPr="00424939">
          <w:rPr>
            <w:rFonts w:ascii="Garamond" w:hAnsi="Garamond"/>
            <w:color w:val="000000" w:themeColor="text1"/>
            <w:sz w:val="22"/>
            <w:szCs w:val="22"/>
          </w:rPr>
          <w:delText xml:space="preserve"> </w:delText>
        </w:r>
        <w:r w:rsidRPr="00424939">
          <w:rPr>
            <w:rFonts w:ascii="Garamond" w:hAnsi="Garamond"/>
            <w:color w:val="000000" w:themeColor="text1"/>
            <w:sz w:val="22"/>
            <w:szCs w:val="22"/>
          </w:rPr>
          <w:delText>DWP</w:delText>
        </w:r>
      </w:del>
    </w:p>
    <w:p w14:paraId="1AED8EB2" w14:textId="77777777" w:rsidR="00900FA3" w:rsidRPr="00424939" w:rsidRDefault="00900FA3" w:rsidP="00F34F61">
      <w:pPr>
        <w:pStyle w:val="Style-59"/>
        <w:tabs>
          <w:tab w:val="left" w:pos="1170"/>
          <w:tab w:val="left" w:pos="10800"/>
        </w:tabs>
        <w:ind w:left="1170" w:hanging="1170"/>
        <w:contextualSpacing/>
        <w:rPr>
          <w:del w:id="5263" w:author="Summer 2023 updates" w:date="2024-07-31T13:42:00Z"/>
          <w:rFonts w:ascii="Garamond" w:hAnsi="Garamond"/>
          <w:color w:val="000000" w:themeColor="text1"/>
          <w:sz w:val="22"/>
          <w:szCs w:val="22"/>
        </w:rPr>
      </w:pPr>
      <w:del w:id="5264" w:author="Summer 2023 updates" w:date="2024-07-31T13:42:00Z">
        <w:r w:rsidRPr="00424939">
          <w:rPr>
            <w:rFonts w:ascii="Garamond" w:hAnsi="Garamond"/>
            <w:color w:val="000000" w:themeColor="text1"/>
            <w:sz w:val="22"/>
            <w:szCs w:val="22"/>
          </w:rPr>
          <w:delText>SOC-328</w:delText>
        </w:r>
        <w:r w:rsidRPr="00424939">
          <w:rPr>
            <w:rFonts w:ascii="Garamond" w:hAnsi="Garamond"/>
            <w:color w:val="000000" w:themeColor="text1"/>
            <w:sz w:val="22"/>
            <w:szCs w:val="22"/>
          </w:rPr>
          <w:tab/>
          <w:delText>Urban Sociology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"Sociology" </w:delInstrText>
        </w:r>
        <w:r w:rsidR="00B8454E" w:rsidRPr="00424939">
          <w:rPr>
            <w:rFonts w:ascii="Garamond" w:hAnsi="Garamond"/>
            <w:color w:val="000000" w:themeColor="text1"/>
            <w:sz w:val="22"/>
            <w:szCs w:val="22"/>
          </w:rPr>
          <w:fldChar w:fldCharType="end"/>
        </w:r>
      </w:del>
    </w:p>
    <w:p w14:paraId="2687F9E3" w14:textId="77777777" w:rsidR="00900FA3" w:rsidRPr="00424939" w:rsidRDefault="00900FA3" w:rsidP="00433988">
      <w:pPr>
        <w:pStyle w:val="Style-59"/>
        <w:tabs>
          <w:tab w:val="left" w:pos="1170"/>
          <w:tab w:val="left" w:pos="10800"/>
        </w:tabs>
        <w:ind w:left="1170" w:hanging="1170"/>
        <w:contextualSpacing/>
        <w:rPr>
          <w:del w:id="5265" w:author="Summer 2023 updates" w:date="2024-07-31T13:42:00Z"/>
          <w:rFonts w:ascii="Garamond" w:hAnsi="Garamond"/>
          <w:color w:val="000000" w:themeColor="text1"/>
          <w:sz w:val="22"/>
          <w:szCs w:val="22"/>
        </w:rPr>
      </w:pPr>
      <w:del w:id="5266" w:author="Summer 2023 updates" w:date="2024-07-31T13:42:00Z">
        <w:r w:rsidRPr="00424939">
          <w:rPr>
            <w:rFonts w:ascii="Garamond" w:hAnsi="Garamond"/>
            <w:color w:val="000000" w:themeColor="text1"/>
            <w:sz w:val="22"/>
            <w:szCs w:val="22"/>
          </w:rPr>
          <w:delText>SOC-338</w:delText>
        </w:r>
        <w:r w:rsidRPr="00424939">
          <w:rPr>
            <w:rFonts w:ascii="Garamond" w:hAnsi="Garamond"/>
            <w:color w:val="000000" w:themeColor="text1"/>
            <w:sz w:val="22"/>
            <w:szCs w:val="22"/>
          </w:rPr>
          <w:tab/>
          <w:delText>Political Sociology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"Sociology" </w:delInstrText>
        </w:r>
        <w:r w:rsidR="00B8454E" w:rsidRPr="00424939">
          <w:rPr>
            <w:rFonts w:ascii="Garamond" w:hAnsi="Garamond"/>
            <w:color w:val="000000" w:themeColor="text1"/>
            <w:sz w:val="22"/>
            <w:szCs w:val="22"/>
          </w:rPr>
          <w:fldChar w:fldCharType="end"/>
        </w:r>
      </w:del>
    </w:p>
    <w:p w14:paraId="498A4E49" w14:textId="77777777" w:rsidR="00900FA3" w:rsidRPr="00424939" w:rsidRDefault="00E725B7" w:rsidP="00F34F61">
      <w:pPr>
        <w:pStyle w:val="Style-59"/>
        <w:tabs>
          <w:tab w:val="left" w:pos="1170"/>
          <w:tab w:val="left" w:pos="10800"/>
        </w:tabs>
        <w:ind w:left="1170" w:hanging="1170"/>
        <w:contextualSpacing/>
        <w:rPr>
          <w:del w:id="5267" w:author="Summer 2023 updates" w:date="2024-07-31T13:42:00Z"/>
          <w:rFonts w:ascii="Garamond" w:hAnsi="Garamond"/>
          <w:color w:val="000000" w:themeColor="text1"/>
          <w:sz w:val="22"/>
          <w:szCs w:val="22"/>
        </w:rPr>
      </w:pPr>
      <w:del w:id="5268" w:author="Summer 2023 updates" w:date="2024-07-31T13:42:00Z">
        <w:r>
          <w:rPr>
            <w:rFonts w:ascii="Garamond" w:hAnsi="Garamond"/>
            <w:color w:val="000000" w:themeColor="text1"/>
            <w:sz w:val="22"/>
            <w:szCs w:val="22"/>
          </w:rPr>
          <w:delText>SPA-148</w:delText>
        </w:r>
        <w:r w:rsidR="00900FA3" w:rsidRPr="00424939">
          <w:rPr>
            <w:rFonts w:ascii="Garamond" w:hAnsi="Garamond"/>
            <w:color w:val="000000" w:themeColor="text1"/>
            <w:sz w:val="22"/>
            <w:szCs w:val="22"/>
          </w:rPr>
          <w:tab/>
          <w:delText>Spanish</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"Spanish"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Literature</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"Literature" </w:delInstrText>
        </w:r>
        <w:r w:rsidR="00B8454E" w:rsidRPr="00424939">
          <w:rPr>
            <w:rFonts w:ascii="Garamond" w:hAnsi="Garamond"/>
            <w:color w:val="000000" w:themeColor="text1"/>
            <w:sz w:val="22"/>
            <w:szCs w:val="22"/>
          </w:rPr>
          <w:fldChar w:fldCharType="end"/>
        </w:r>
        <w:r w:rsidR="00900FA3" w:rsidRPr="00424939">
          <w:rPr>
            <w:rFonts w:ascii="Garamond" w:hAnsi="Garamond"/>
            <w:color w:val="000000" w:themeColor="text1"/>
            <w:sz w:val="22"/>
            <w:szCs w:val="22"/>
          </w:rPr>
          <w:delText xml:space="preserve"> in Translation </w:delText>
        </w:r>
      </w:del>
    </w:p>
    <w:p w14:paraId="59EA11AC" w14:textId="77777777" w:rsidR="00900FA3" w:rsidRPr="00424939" w:rsidRDefault="00900FA3" w:rsidP="00F34F61">
      <w:pPr>
        <w:pStyle w:val="Style-59"/>
        <w:tabs>
          <w:tab w:val="left" w:pos="1170"/>
          <w:tab w:val="left" w:pos="10800"/>
        </w:tabs>
        <w:ind w:left="1170" w:hanging="1170"/>
        <w:contextualSpacing/>
        <w:rPr>
          <w:del w:id="5269" w:author="Summer 2023 updates" w:date="2024-07-31T13:42:00Z"/>
          <w:rFonts w:ascii="Garamond" w:hAnsi="Garamond"/>
          <w:color w:val="000000" w:themeColor="text1"/>
          <w:sz w:val="22"/>
          <w:szCs w:val="22"/>
        </w:rPr>
      </w:pPr>
      <w:del w:id="5270" w:author="Summer 2023 updates" w:date="2024-07-31T13:42:00Z">
        <w:r w:rsidRPr="00424939">
          <w:rPr>
            <w:rFonts w:ascii="Garamond" w:hAnsi="Garamond"/>
            <w:color w:val="000000" w:themeColor="text1"/>
            <w:sz w:val="22"/>
            <w:szCs w:val="22"/>
          </w:rPr>
          <w:delText>SPA-258</w:delText>
        </w:r>
        <w:r w:rsidRPr="00424939">
          <w:rPr>
            <w:rFonts w:ascii="Garamond" w:hAnsi="Garamond"/>
            <w:color w:val="000000" w:themeColor="text1"/>
            <w:sz w:val="22"/>
            <w:szCs w:val="22"/>
          </w:rPr>
          <w:tab/>
          <w:delText>Spanish</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"Spanish"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Language Learning</w:delText>
        </w:r>
        <w:r w:rsidR="00695320">
          <w:rPr>
            <w:rFonts w:ascii="Garamond" w:hAnsi="Garamond"/>
            <w:color w:val="000000" w:themeColor="text1"/>
            <w:sz w:val="22"/>
            <w:szCs w:val="22"/>
          </w:rPr>
          <w:delText xml:space="preserve"> Abr</w:delText>
        </w:r>
        <w:r w:rsidR="000679C1">
          <w:rPr>
            <w:rFonts w:ascii="Garamond" w:hAnsi="Garamond"/>
            <w:color w:val="000000" w:themeColor="text1"/>
            <w:sz w:val="22"/>
            <w:szCs w:val="22"/>
          </w:rPr>
          <w:delText>oad</w:delText>
        </w:r>
      </w:del>
    </w:p>
    <w:p w14:paraId="03B4D472" w14:textId="77777777" w:rsidR="00900FA3" w:rsidRDefault="00900FA3" w:rsidP="00F34F61">
      <w:pPr>
        <w:pStyle w:val="Style-59"/>
        <w:tabs>
          <w:tab w:val="left" w:pos="1170"/>
          <w:tab w:val="left" w:pos="10800"/>
        </w:tabs>
        <w:ind w:left="1170" w:hanging="1170"/>
        <w:contextualSpacing/>
        <w:rPr>
          <w:del w:id="5271" w:author="Summer 2023 updates" w:date="2024-07-31T13:42:00Z"/>
          <w:rFonts w:ascii="Garamond" w:hAnsi="Garamond"/>
          <w:color w:val="000000" w:themeColor="text1"/>
          <w:sz w:val="22"/>
          <w:szCs w:val="22"/>
        </w:rPr>
      </w:pPr>
      <w:del w:id="5272" w:author="Summer 2023 updates" w:date="2024-07-31T13:42:00Z">
        <w:r w:rsidRPr="00424939">
          <w:rPr>
            <w:rFonts w:ascii="Garamond" w:hAnsi="Garamond"/>
            <w:color w:val="000000" w:themeColor="text1"/>
            <w:sz w:val="22"/>
            <w:szCs w:val="22"/>
          </w:rPr>
          <w:delText>SPA-338</w:delText>
        </w:r>
        <w:r w:rsidRPr="00424939">
          <w:rPr>
            <w:rFonts w:ascii="Garamond" w:hAnsi="Garamond"/>
            <w:color w:val="000000" w:themeColor="text1"/>
            <w:sz w:val="22"/>
            <w:szCs w:val="22"/>
          </w:rPr>
          <w:tab/>
          <w:delText xml:space="preserve">Hispanic Life and Culture: Europe </w:delText>
        </w:r>
      </w:del>
    </w:p>
    <w:p w14:paraId="4B46CE8A" w14:textId="77777777" w:rsidR="000679C1" w:rsidRDefault="000679C1" w:rsidP="00F34F61">
      <w:pPr>
        <w:pStyle w:val="Style-59"/>
        <w:tabs>
          <w:tab w:val="left" w:pos="1170"/>
          <w:tab w:val="left" w:pos="10800"/>
        </w:tabs>
        <w:ind w:left="1170" w:hanging="1170"/>
        <w:contextualSpacing/>
        <w:rPr>
          <w:del w:id="5273" w:author="Summer 2023 updates" w:date="2024-07-31T13:42:00Z"/>
          <w:rFonts w:ascii="Garamond" w:hAnsi="Garamond"/>
          <w:color w:val="000000" w:themeColor="text1"/>
          <w:sz w:val="22"/>
          <w:szCs w:val="22"/>
        </w:rPr>
      </w:pPr>
      <w:del w:id="5274" w:author="Summer 2023 updates" w:date="2024-07-31T13:42:00Z">
        <w:r>
          <w:rPr>
            <w:rFonts w:ascii="Garamond" w:hAnsi="Garamond"/>
            <w:color w:val="000000" w:themeColor="text1"/>
            <w:sz w:val="22"/>
            <w:szCs w:val="22"/>
          </w:rPr>
          <w:delText>SPA-418</w:delText>
        </w:r>
        <w:r>
          <w:rPr>
            <w:rFonts w:ascii="Garamond" w:hAnsi="Garamond"/>
            <w:color w:val="000000" w:themeColor="text1"/>
            <w:sz w:val="22"/>
            <w:szCs w:val="22"/>
          </w:rPr>
          <w:tab/>
          <w:delText>Gender &amp; Sexuality in the Hispanic World (WE)</w:delText>
        </w:r>
      </w:del>
    </w:p>
    <w:p w14:paraId="766E55A7" w14:textId="77777777" w:rsidR="000679C1" w:rsidRDefault="000679C1" w:rsidP="00F34F61">
      <w:pPr>
        <w:pStyle w:val="Style-59"/>
        <w:tabs>
          <w:tab w:val="left" w:pos="1170"/>
          <w:tab w:val="left" w:pos="10800"/>
        </w:tabs>
        <w:ind w:left="1170" w:hanging="1170"/>
        <w:contextualSpacing/>
        <w:rPr>
          <w:del w:id="5275" w:author="Summer 2023 updates" w:date="2024-07-31T13:42:00Z"/>
          <w:rFonts w:ascii="Garamond" w:hAnsi="Garamond"/>
          <w:color w:val="000000" w:themeColor="text1"/>
          <w:sz w:val="22"/>
          <w:szCs w:val="22"/>
        </w:rPr>
      </w:pPr>
      <w:del w:id="5276" w:author="Summer 2023 updates" w:date="2024-07-31T13:42:00Z">
        <w:r>
          <w:rPr>
            <w:rFonts w:ascii="Garamond" w:hAnsi="Garamond"/>
            <w:color w:val="000000" w:themeColor="text1"/>
            <w:sz w:val="22"/>
            <w:szCs w:val="22"/>
          </w:rPr>
          <w:delText>SPA-428</w:delText>
        </w:r>
        <w:r>
          <w:rPr>
            <w:rFonts w:ascii="Garamond" w:hAnsi="Garamond"/>
            <w:color w:val="000000" w:themeColor="text1"/>
            <w:sz w:val="22"/>
            <w:szCs w:val="22"/>
          </w:rPr>
          <w:tab/>
          <w:delText>Indigeneity, Blackness, &amp; Ethnic Literatures in the Hispanic World (WE)</w:delText>
        </w:r>
      </w:del>
    </w:p>
    <w:p w14:paraId="01D8D97D" w14:textId="77777777" w:rsidR="000679C1" w:rsidRPr="00424939" w:rsidRDefault="000679C1" w:rsidP="00F34F61">
      <w:pPr>
        <w:pStyle w:val="Style-59"/>
        <w:tabs>
          <w:tab w:val="left" w:pos="1170"/>
          <w:tab w:val="left" w:pos="10800"/>
        </w:tabs>
        <w:ind w:left="1170" w:hanging="1170"/>
        <w:contextualSpacing/>
        <w:rPr>
          <w:del w:id="5277" w:author="Summer 2023 updates" w:date="2024-07-31T13:42:00Z"/>
          <w:rFonts w:ascii="Garamond" w:hAnsi="Garamond"/>
          <w:color w:val="000000" w:themeColor="text1"/>
          <w:sz w:val="22"/>
          <w:szCs w:val="22"/>
        </w:rPr>
      </w:pPr>
      <w:del w:id="5278" w:author="Summer 2023 updates" w:date="2024-07-31T13:42:00Z">
        <w:r>
          <w:rPr>
            <w:rFonts w:ascii="Garamond" w:hAnsi="Garamond"/>
            <w:color w:val="000000" w:themeColor="text1"/>
            <w:sz w:val="22"/>
            <w:szCs w:val="22"/>
          </w:rPr>
          <w:delText>SPA-458</w:delText>
        </w:r>
        <w:r>
          <w:rPr>
            <w:rFonts w:ascii="Garamond" w:hAnsi="Garamond"/>
            <w:color w:val="000000" w:themeColor="text1"/>
            <w:sz w:val="22"/>
            <w:szCs w:val="22"/>
          </w:rPr>
          <w:tab/>
          <w:delText>Travel Writing &amp; Transatlantic Literature (WE)</w:delText>
        </w:r>
      </w:del>
    </w:p>
    <w:p w14:paraId="771C4096" w14:textId="77777777" w:rsidR="001E3876" w:rsidRPr="00424939" w:rsidRDefault="001E3876" w:rsidP="001E3876">
      <w:pPr>
        <w:pStyle w:val="Style-59"/>
        <w:tabs>
          <w:tab w:val="left" w:pos="1170"/>
          <w:tab w:val="left" w:pos="10800"/>
        </w:tabs>
        <w:ind w:left="1170" w:hanging="1170"/>
        <w:contextualSpacing/>
        <w:rPr>
          <w:del w:id="5279" w:author="Summer 2023 updates" w:date="2024-07-31T13:42:00Z"/>
          <w:rFonts w:ascii="Garamond" w:hAnsi="Garamond"/>
          <w:color w:val="000000" w:themeColor="text1"/>
          <w:sz w:val="22"/>
          <w:szCs w:val="22"/>
        </w:rPr>
      </w:pPr>
      <w:del w:id="5280" w:author="Summer 2023 updates" w:date="2024-07-31T13:42:00Z">
        <w:r w:rsidRPr="00424939">
          <w:rPr>
            <w:rFonts w:ascii="Garamond" w:hAnsi="Garamond"/>
            <w:color w:val="000000" w:themeColor="text1"/>
            <w:sz w:val="22"/>
            <w:szCs w:val="22"/>
          </w:rPr>
          <w:delText>THE-118</w:delText>
        </w:r>
        <w:r w:rsidRPr="00424939">
          <w:rPr>
            <w:rFonts w:ascii="Garamond" w:hAnsi="Garamond"/>
            <w:color w:val="000000" w:themeColor="text1"/>
            <w:sz w:val="22"/>
            <w:szCs w:val="22"/>
          </w:rPr>
          <w:tab/>
          <w:delText>The Arts, 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and Culture of Serbia</w:delText>
        </w:r>
      </w:del>
    </w:p>
    <w:p w14:paraId="11E6B2D5" w14:textId="77777777" w:rsidR="00900FA3" w:rsidRPr="00424939" w:rsidRDefault="00900FA3" w:rsidP="00F34F61">
      <w:pPr>
        <w:pStyle w:val="Style-59"/>
        <w:tabs>
          <w:tab w:val="left" w:pos="1170"/>
          <w:tab w:val="left" w:pos="10800"/>
        </w:tabs>
        <w:ind w:left="1170" w:hanging="1170"/>
        <w:contextualSpacing/>
        <w:rPr>
          <w:del w:id="5281" w:author="Summer 2023 updates" w:date="2024-07-31T13:42:00Z"/>
          <w:rFonts w:ascii="Garamond" w:hAnsi="Garamond"/>
          <w:color w:val="000000" w:themeColor="text1"/>
          <w:sz w:val="22"/>
          <w:szCs w:val="22"/>
        </w:rPr>
      </w:pPr>
      <w:del w:id="5282" w:author="Summer 2023 updates" w:date="2024-07-31T13:42:00Z">
        <w:r w:rsidRPr="00424939">
          <w:rPr>
            <w:rFonts w:ascii="Garamond" w:hAnsi="Garamond"/>
            <w:color w:val="000000" w:themeColor="text1"/>
            <w:sz w:val="22"/>
            <w:szCs w:val="22"/>
          </w:rPr>
          <w:delText>THE-228</w:delText>
        </w:r>
        <w:r w:rsidRPr="00424939">
          <w:rPr>
            <w:rFonts w:ascii="Garamond" w:hAnsi="Garamond"/>
            <w:color w:val="000000" w:themeColor="text1"/>
            <w:sz w:val="22"/>
            <w:szCs w:val="22"/>
          </w:rPr>
          <w:tab/>
          <w:delText>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of Theatre and Drama I </w:delText>
        </w:r>
        <w:r w:rsidR="00615A78">
          <w:rPr>
            <w:rFonts w:ascii="Garamond" w:hAnsi="Garamond"/>
            <w:color w:val="000000" w:themeColor="text1"/>
            <w:sz w:val="22"/>
            <w:szCs w:val="22"/>
          </w:rPr>
          <w:delText>(WE)</w:delText>
        </w:r>
      </w:del>
    </w:p>
    <w:p w14:paraId="5A6754FE" w14:textId="77777777" w:rsidR="00900FA3" w:rsidRPr="00424939" w:rsidRDefault="00900FA3" w:rsidP="00F34F61">
      <w:pPr>
        <w:pStyle w:val="Style-59"/>
        <w:tabs>
          <w:tab w:val="left" w:pos="1170"/>
          <w:tab w:val="left" w:pos="10800"/>
        </w:tabs>
        <w:ind w:left="1170" w:hanging="1170"/>
        <w:contextualSpacing/>
        <w:rPr>
          <w:del w:id="5283" w:author="Summer 2023 updates" w:date="2024-07-31T13:42:00Z"/>
          <w:rFonts w:ascii="Garamond" w:hAnsi="Garamond"/>
          <w:color w:val="000000" w:themeColor="text1"/>
          <w:sz w:val="22"/>
          <w:szCs w:val="22"/>
        </w:rPr>
      </w:pPr>
      <w:del w:id="5284" w:author="Summer 2023 updates" w:date="2024-07-31T13:42:00Z">
        <w:r w:rsidRPr="00424939">
          <w:rPr>
            <w:rFonts w:ascii="Garamond" w:hAnsi="Garamond"/>
            <w:color w:val="000000" w:themeColor="text1"/>
            <w:sz w:val="22"/>
            <w:szCs w:val="22"/>
          </w:rPr>
          <w:delText>THE-238</w:delText>
        </w:r>
        <w:r w:rsidRPr="00424939">
          <w:rPr>
            <w:rFonts w:ascii="Garamond" w:hAnsi="Garamond"/>
            <w:color w:val="000000" w:themeColor="text1"/>
            <w:sz w:val="22"/>
            <w:szCs w:val="22"/>
          </w:rPr>
          <w:tab/>
          <w:delText>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of Theatre and Drama II </w:delText>
        </w:r>
        <w:r w:rsidR="00615A78">
          <w:rPr>
            <w:rFonts w:ascii="Garamond" w:hAnsi="Garamond"/>
            <w:color w:val="000000" w:themeColor="text1"/>
            <w:sz w:val="22"/>
            <w:szCs w:val="22"/>
          </w:rPr>
          <w:delText>(WE)</w:delText>
        </w:r>
      </w:del>
    </w:p>
    <w:p w14:paraId="49347648" w14:textId="77777777" w:rsidR="00900FA3" w:rsidRPr="00424939" w:rsidRDefault="00900FA3" w:rsidP="00F34F61">
      <w:pPr>
        <w:pStyle w:val="Style-59"/>
        <w:tabs>
          <w:tab w:val="left" w:pos="1170"/>
          <w:tab w:val="left" w:pos="10800"/>
        </w:tabs>
        <w:ind w:left="1170" w:hanging="1170"/>
        <w:contextualSpacing/>
        <w:rPr>
          <w:del w:id="5285" w:author="Summer 2023 updates" w:date="2024-07-31T13:42:00Z"/>
          <w:rFonts w:ascii="Garamond" w:hAnsi="Garamond"/>
          <w:color w:val="000000" w:themeColor="text1"/>
          <w:sz w:val="22"/>
          <w:szCs w:val="22"/>
        </w:rPr>
      </w:pPr>
      <w:del w:id="5286" w:author="Summer 2023 updates" w:date="2024-07-31T13:42:00Z">
        <w:r w:rsidRPr="00424939">
          <w:rPr>
            <w:rFonts w:ascii="Garamond" w:hAnsi="Garamond"/>
            <w:color w:val="000000" w:themeColor="text1"/>
            <w:sz w:val="22"/>
            <w:szCs w:val="22"/>
          </w:rPr>
          <w:delText>THE-288</w:delText>
        </w:r>
        <w:r w:rsidRPr="00424939">
          <w:rPr>
            <w:rFonts w:ascii="Garamond" w:hAnsi="Garamond"/>
            <w:color w:val="000000" w:themeColor="text1"/>
            <w:sz w:val="22"/>
            <w:szCs w:val="22"/>
          </w:rPr>
          <w:tab/>
          <w:delText>History</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"History"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of Dress </w:delText>
        </w:r>
        <w:r w:rsidR="00615A78">
          <w:rPr>
            <w:rFonts w:ascii="Garamond" w:hAnsi="Garamond"/>
            <w:color w:val="000000" w:themeColor="text1"/>
            <w:sz w:val="22"/>
            <w:szCs w:val="22"/>
          </w:rPr>
          <w:delText>(WE)</w:delText>
        </w:r>
      </w:del>
    </w:p>
    <w:p w14:paraId="7CAA721B" w14:textId="77777777" w:rsidR="00900FA3" w:rsidRPr="00424939" w:rsidRDefault="00900FA3" w:rsidP="00F34F61">
      <w:pPr>
        <w:pStyle w:val="Style-59"/>
        <w:tabs>
          <w:tab w:val="left" w:pos="1170"/>
          <w:tab w:val="left" w:pos="10800"/>
        </w:tabs>
        <w:ind w:left="1170" w:hanging="1170"/>
        <w:contextualSpacing/>
        <w:rPr>
          <w:del w:id="5287" w:author="Summer 2023 updates" w:date="2024-07-31T13:42:00Z"/>
          <w:rFonts w:ascii="Garamond" w:hAnsi="Garamond"/>
          <w:color w:val="000000" w:themeColor="text1"/>
          <w:sz w:val="22"/>
          <w:szCs w:val="22"/>
        </w:rPr>
      </w:pPr>
      <w:del w:id="5288" w:author="Summer 2023 updates" w:date="2024-07-31T13:42:00Z">
        <w:r w:rsidRPr="00424939">
          <w:rPr>
            <w:rFonts w:ascii="Garamond" w:hAnsi="Garamond"/>
            <w:color w:val="000000" w:themeColor="text1"/>
            <w:sz w:val="22"/>
            <w:szCs w:val="22"/>
          </w:rPr>
          <w:delText>THE-488</w:delText>
        </w:r>
        <w:r w:rsidRPr="00424939">
          <w:rPr>
            <w:rFonts w:ascii="Garamond" w:hAnsi="Garamond"/>
            <w:color w:val="000000" w:themeColor="text1"/>
            <w:sz w:val="22"/>
            <w:szCs w:val="22"/>
          </w:rPr>
          <w:tab/>
          <w:delText>Special Topics in Theatre or Film</w:delText>
        </w:r>
        <w:r w:rsidR="000679C1">
          <w:rPr>
            <w:rFonts w:ascii="Garamond" w:hAnsi="Garamond"/>
            <w:color w:val="000000" w:themeColor="text1"/>
            <w:sz w:val="22"/>
            <w:szCs w:val="22"/>
          </w:rPr>
          <w:delText>: DWP</w:delText>
        </w:r>
      </w:del>
    </w:p>
    <w:p w14:paraId="31E880BA" w14:textId="77777777" w:rsidR="002511EF" w:rsidRPr="00424939" w:rsidRDefault="002511EF" w:rsidP="00F34F61">
      <w:pPr>
        <w:pStyle w:val="Style-59"/>
        <w:tabs>
          <w:tab w:val="left" w:pos="1170"/>
          <w:tab w:val="left" w:pos="10800"/>
        </w:tabs>
        <w:ind w:left="1890" w:hanging="1170"/>
        <w:contextualSpacing/>
        <w:rPr>
          <w:del w:id="5289" w:author="Summer 2023 updates" w:date="2024-07-31T13:42:00Z"/>
          <w:rFonts w:ascii="Garamond" w:hAnsi="Garamond"/>
          <w:color w:val="000000" w:themeColor="text1"/>
          <w:sz w:val="22"/>
          <w:szCs w:val="22"/>
        </w:rPr>
        <w:sectPr w:rsidR="002511EF" w:rsidRPr="00424939" w:rsidSect="00F973A1">
          <w:type w:val="continuous"/>
          <w:pgSz w:w="12240" w:h="15840"/>
          <w:pgMar w:top="720" w:right="720" w:bottom="1080" w:left="1620" w:header="720" w:footer="720" w:gutter="0"/>
          <w:cols w:num="2" w:space="540"/>
          <w:docGrid w:linePitch="360"/>
        </w:sectPr>
      </w:pPr>
    </w:p>
    <w:p w14:paraId="3F9F306B" w14:textId="77777777" w:rsidR="00AE581C" w:rsidRPr="00424939" w:rsidRDefault="00AE581C">
      <w:pPr>
        <w:rPr>
          <w:del w:id="5290" w:author="Summer 2023 updates" w:date="2024-07-31T13:42:00Z"/>
          <w:rFonts w:cs="Times New Roman"/>
          <w:b/>
          <w:color w:val="000000" w:themeColor="text1"/>
        </w:rPr>
      </w:pPr>
      <w:del w:id="5291" w:author="Summer 2023 updates" w:date="2024-07-31T13:42:00Z">
        <w:r w:rsidRPr="00424939">
          <w:rPr>
            <w:rFonts w:cs="Times New Roman"/>
            <w:b/>
            <w:color w:val="000000" w:themeColor="text1"/>
          </w:rPr>
          <w:br w:type="page"/>
        </w:r>
      </w:del>
    </w:p>
    <w:p w14:paraId="59115256" w14:textId="77777777" w:rsidR="009C1BBF" w:rsidRPr="00424939" w:rsidRDefault="009C1BBF" w:rsidP="009C1BBF">
      <w:pPr>
        <w:pStyle w:val="Heading4"/>
        <w:rPr>
          <w:del w:id="5292" w:author="Summer 2023 updates" w:date="2024-07-31T13:42:00Z"/>
          <w:rFonts w:ascii="Garamond" w:hAnsi="Garamond"/>
          <w:color w:val="000000" w:themeColor="text1"/>
        </w:rPr>
      </w:pPr>
      <w:bookmarkStart w:id="5293" w:name="_Toc110005158"/>
      <w:del w:id="5294" w:author="Summer 2023 updates" w:date="2024-07-31T13:42:00Z">
        <w:r w:rsidRPr="00424939">
          <w:rPr>
            <w:rFonts w:ascii="Garamond" w:hAnsi="Garamond"/>
            <w:color w:val="000000" w:themeColor="text1"/>
          </w:rPr>
          <w:delText>INDEPENDENT STUDIES</w:delText>
        </w:r>
        <w:bookmarkEnd w:id="5293"/>
        <w:r w:rsidRPr="00424939">
          <w:rPr>
            <w:rFonts w:ascii="Garamond" w:hAnsi="Garamond"/>
            <w:color w:val="000000" w:themeColor="text1"/>
          </w:rPr>
          <w:fldChar w:fldCharType="begin"/>
        </w:r>
        <w:r w:rsidRPr="00424939">
          <w:rPr>
            <w:rFonts w:ascii="Garamond" w:hAnsi="Garamond"/>
            <w:color w:val="000000" w:themeColor="text1"/>
          </w:rPr>
          <w:delInstrText xml:space="preserve"> XE "INTERNSHIPS" </w:delInstrText>
        </w:r>
        <w:r w:rsidRPr="00424939">
          <w:rPr>
            <w:rFonts w:ascii="Garamond" w:hAnsi="Garamond"/>
            <w:color w:val="000000" w:themeColor="text1"/>
          </w:rPr>
          <w:fldChar w:fldCharType="end"/>
        </w:r>
      </w:del>
    </w:p>
    <w:p w14:paraId="08908270" w14:textId="77777777" w:rsidR="009C1BBF" w:rsidRPr="00424939" w:rsidRDefault="009C1BBF" w:rsidP="00504615">
      <w:pPr>
        <w:spacing w:after="120"/>
        <w:rPr>
          <w:del w:id="5295" w:author="Summer 2023 updates" w:date="2024-07-31T13:42:00Z"/>
          <w:rFonts w:cs="Times New Roman"/>
          <w:color w:val="000000" w:themeColor="text1"/>
        </w:rPr>
      </w:pPr>
      <w:del w:id="5296" w:author="Summer 2023 updates" w:date="2024-07-31T13:42:00Z">
        <w:r w:rsidRPr="00424939">
          <w:rPr>
            <w:rFonts w:cs="Times New Roman"/>
            <w:color w:val="000000" w:themeColor="text1"/>
          </w:rPr>
          <w:delText>The one-credit independent study or directed readings students are expected to complete a minimum of 1</w:delText>
        </w:r>
        <w:r w:rsidR="00A376B2" w:rsidRPr="00424939">
          <w:rPr>
            <w:rFonts w:cs="Times New Roman"/>
            <w:color w:val="000000" w:themeColor="text1"/>
          </w:rPr>
          <w:delText>4</w:delText>
        </w:r>
        <w:r w:rsidRPr="00424939">
          <w:rPr>
            <w:rFonts w:cs="Times New Roman"/>
            <w:color w:val="000000" w:themeColor="text1"/>
          </w:rPr>
          <w:delText xml:space="preserve">0 hours of </w:delText>
        </w:r>
        <w:r w:rsidR="00BC0A72" w:rsidRPr="00424939">
          <w:rPr>
            <w:rFonts w:cs="Times New Roman"/>
            <w:color w:val="000000" w:themeColor="text1"/>
          </w:rPr>
          <w:delText xml:space="preserve">academic </w:delText>
        </w:r>
        <w:r w:rsidRPr="00424939">
          <w:rPr>
            <w:rFonts w:cs="Times New Roman"/>
            <w:color w:val="000000" w:themeColor="text1"/>
          </w:rPr>
          <w:delText xml:space="preserve">work, including meeting with faculty members and </w:delText>
        </w:r>
        <w:r w:rsidR="00BC0A72" w:rsidRPr="00424939">
          <w:rPr>
            <w:rFonts w:cs="Times New Roman"/>
            <w:color w:val="000000" w:themeColor="text1"/>
          </w:rPr>
          <w:delText>independent</w:delText>
        </w:r>
        <w:r w:rsidRPr="00424939">
          <w:rPr>
            <w:rFonts w:cs="Times New Roman"/>
            <w:color w:val="000000" w:themeColor="text1"/>
          </w:rPr>
          <w:delText xml:space="preserve"> work between meetings. </w:delText>
        </w:r>
      </w:del>
    </w:p>
    <w:p w14:paraId="4FF0F115" w14:textId="2AE8CA52" w:rsidR="00B5447F" w:rsidRPr="00B5447F" w:rsidRDefault="00EC6320" w:rsidP="00713AB3">
      <w:pPr>
        <w:pStyle w:val="Heading3"/>
        <w:rPr>
          <w:ins w:id="5297" w:author="Summer 2023 updates" w:date="2024-07-31T13:42:00Z"/>
          <w:rStyle w:val="Strong"/>
          <w:rFonts w:ascii="Garamond" w:hAnsi="Garamond" w:cstheme="majorBidi"/>
          <w:b/>
          <w:bCs w:val="0"/>
          <w:smallCaps w:val="0"/>
          <w:sz w:val="26"/>
        </w:rPr>
      </w:pPr>
      <w:bookmarkStart w:id="5298" w:name="_Toc110005159"/>
      <w:del w:id="5299" w:author="Summer 2023 updates" w:date="2024-07-31T13:42:00Z">
        <w:r w:rsidRPr="00424939">
          <w:delText>INTERNSHIPS</w:delText>
        </w:r>
        <w:bookmarkEnd w:id="5298"/>
        <w:r w:rsidR="008C196D" w:rsidRPr="00424939">
          <w:fldChar w:fldCharType="begin"/>
        </w:r>
        <w:r w:rsidR="008C196D" w:rsidRPr="00424939">
          <w:delInstrText xml:space="preserve"> XE "INTERNSHIPS" </w:delInstrText>
        </w:r>
        <w:r w:rsidR="008C196D" w:rsidRPr="00424939">
          <w:fldChar w:fldCharType="end"/>
        </w:r>
      </w:del>
      <w:ins w:id="5300" w:author="Summer 2023 updates" w:date="2024-07-31T13:42:00Z">
        <w:r w:rsidR="00B5447F" w:rsidRPr="00B5447F">
          <w:rPr>
            <w:rStyle w:val="Strong"/>
            <w:rFonts w:ascii="Garamond" w:hAnsi="Garamond" w:cstheme="majorBidi"/>
            <w:b/>
            <w:bCs w:val="0"/>
            <w:smallCaps w:val="0"/>
            <w:sz w:val="26"/>
          </w:rPr>
          <w:t>SPECIAL PROGRAMS AND OPPORTUNITIES</w:t>
        </w:r>
        <w:bookmarkEnd w:id="4799"/>
      </w:ins>
    </w:p>
    <w:p w14:paraId="0FB2BD23" w14:textId="3BDE4C5D" w:rsidR="009C1BBF" w:rsidRPr="00424939" w:rsidRDefault="009C1BBF" w:rsidP="00383C5C">
      <w:pPr>
        <w:pStyle w:val="Heading4"/>
        <w:spacing w:before="120"/>
        <w:rPr>
          <w:ins w:id="5301" w:author="Summer 2023 updates" w:date="2024-07-31T13:42:00Z"/>
          <w:rFonts w:ascii="Garamond" w:hAnsi="Garamond"/>
          <w:color w:val="000000" w:themeColor="text1"/>
        </w:rPr>
      </w:pPr>
      <w:bookmarkStart w:id="5302" w:name="_Toc141355677"/>
      <w:bookmarkStart w:id="5303" w:name="Internship_List"/>
      <w:ins w:id="5304" w:author="Summer 2023 updates" w:date="2024-07-31T13:42:00Z">
        <w:r w:rsidRPr="00424939">
          <w:rPr>
            <w:rFonts w:ascii="Garamond" w:hAnsi="Garamond"/>
            <w:color w:val="000000" w:themeColor="text1"/>
          </w:rPr>
          <w:t>I</w:t>
        </w:r>
        <w:r w:rsidR="0016618D">
          <w:rPr>
            <w:rFonts w:ascii="Garamond" w:hAnsi="Garamond"/>
            <w:color w:val="000000" w:themeColor="text1"/>
          </w:rPr>
          <w:t>ndependent</w:t>
        </w:r>
        <w:r w:rsidRPr="00424939">
          <w:rPr>
            <w:rFonts w:ascii="Garamond" w:hAnsi="Garamond"/>
            <w:color w:val="000000" w:themeColor="text1"/>
          </w:rPr>
          <w:t xml:space="preserve"> </w:t>
        </w:r>
        <w:r w:rsidR="0016618D" w:rsidRPr="00424939">
          <w:rPr>
            <w:rFonts w:ascii="Garamond" w:hAnsi="Garamond"/>
            <w:color w:val="000000" w:themeColor="text1"/>
          </w:rPr>
          <w:t>S</w:t>
        </w:r>
        <w:r w:rsidR="0016618D">
          <w:rPr>
            <w:rFonts w:ascii="Garamond" w:hAnsi="Garamond"/>
            <w:color w:val="000000" w:themeColor="text1"/>
          </w:rPr>
          <w:t>tudy</w:t>
        </w:r>
        <w:bookmarkEnd w:id="5302"/>
        <w:r w:rsidRPr="00424939">
          <w:rPr>
            <w:rFonts w:ascii="Garamond" w:hAnsi="Garamond"/>
            <w:color w:val="000000" w:themeColor="text1"/>
          </w:rPr>
          <w:fldChar w:fldCharType="begin"/>
        </w:r>
        <w:r w:rsidRPr="00424939">
          <w:rPr>
            <w:rFonts w:ascii="Garamond" w:hAnsi="Garamond"/>
            <w:color w:val="000000" w:themeColor="text1"/>
          </w:rPr>
          <w:instrText xml:space="preserve"> XE "</w:instrText>
        </w:r>
        <w:r w:rsidR="00C03B5D">
          <w:rPr>
            <w:rFonts w:ascii="Garamond" w:hAnsi="Garamond"/>
            <w:color w:val="000000" w:themeColor="text1"/>
          </w:rPr>
          <w:instrText>I</w:instrText>
        </w:r>
        <w:r w:rsidR="00257B21">
          <w:rPr>
            <w:rFonts w:ascii="Garamond" w:hAnsi="Garamond"/>
            <w:color w:val="000000" w:themeColor="text1"/>
          </w:rPr>
          <w:instrText>nternships</w:instrText>
        </w:r>
        <w:r w:rsidRPr="00424939">
          <w:rPr>
            <w:rFonts w:ascii="Garamond" w:hAnsi="Garamond"/>
            <w:color w:val="000000" w:themeColor="text1"/>
          </w:rPr>
          <w:instrText xml:space="preserve">" </w:instrText>
        </w:r>
        <w:r w:rsidRPr="00424939">
          <w:rPr>
            <w:rFonts w:ascii="Garamond" w:hAnsi="Garamond"/>
            <w:color w:val="000000" w:themeColor="text1"/>
          </w:rPr>
          <w:fldChar w:fldCharType="end"/>
        </w:r>
      </w:ins>
    </w:p>
    <w:p w14:paraId="3DB5CDB9" w14:textId="69AED142" w:rsidR="009C1BBF" w:rsidRPr="00424939" w:rsidRDefault="003C4872" w:rsidP="00383C5C">
      <w:pPr>
        <w:rPr>
          <w:ins w:id="5305" w:author="Summer 2023 updates" w:date="2024-07-31T13:42:00Z"/>
        </w:rPr>
      </w:pPr>
      <w:ins w:id="5306" w:author="Summer 2023 updates" w:date="2024-07-31T13:42:00Z">
        <w:r w:rsidRPr="003C4872">
          <w:t>The one-credit independent study is a student-driven initiative that requires the completion of a minimum of 140 hours of academic work, including meeting with a faculty advisor and performing independent work between meetings. Developed and outlined by the student, an independent study supplements the existing departmental program through more intensive study of a present topic or through examination of topics not comprehensively covered in an existing course. An existing course taken by arrangement does not constitute an independent study. Independent studies are only offered at the 300- and 400- levels and are meant to foster a student’s pursuit of career and/or personal goals outside of the classroom. A proposed independent study must receive approval from the respective department chair and be registered through the Office of the Registrar in order to receive credit and count toward the practicum requirement. A student may receive a total of no more than 2.0 credits from independent studies. A student may only repeat an independent study with the same course code if approved b</w:t>
        </w:r>
        <w:r>
          <w:t>y the relevant department chair</w:t>
        </w:r>
        <w:r w:rsidR="009C1BBF" w:rsidRPr="00424939">
          <w:t xml:space="preserve">. </w:t>
        </w:r>
      </w:ins>
    </w:p>
    <w:p w14:paraId="1ACC2E20" w14:textId="3AF52D6E" w:rsidR="00114AE2" w:rsidRPr="00424939" w:rsidRDefault="00114AE2" w:rsidP="00383C5C">
      <w:pPr>
        <w:pStyle w:val="Heading4"/>
        <w:spacing w:before="120"/>
        <w:rPr>
          <w:ins w:id="5307" w:author="Summer 2023 updates" w:date="2024-07-31T13:42:00Z"/>
          <w:rFonts w:ascii="Garamond" w:hAnsi="Garamond"/>
          <w:color w:val="000000" w:themeColor="text1"/>
        </w:rPr>
      </w:pPr>
      <w:bookmarkStart w:id="5308" w:name="_Toc141355678"/>
      <w:bookmarkStart w:id="5309" w:name="_Ref14100928"/>
      <w:ins w:id="5310" w:author="Summer 2023 updates" w:date="2024-07-31T13:42:00Z">
        <w:r>
          <w:rPr>
            <w:rFonts w:ascii="Garamond" w:hAnsi="Garamond"/>
            <w:color w:val="000000" w:themeColor="text1"/>
          </w:rPr>
          <w:t>D</w:t>
        </w:r>
        <w:r w:rsidR="0016618D">
          <w:rPr>
            <w:rFonts w:ascii="Garamond" w:hAnsi="Garamond"/>
            <w:color w:val="000000" w:themeColor="text1"/>
          </w:rPr>
          <w:t>irected</w:t>
        </w:r>
        <w:r>
          <w:rPr>
            <w:rFonts w:ascii="Garamond" w:hAnsi="Garamond"/>
            <w:color w:val="000000" w:themeColor="text1"/>
          </w:rPr>
          <w:t xml:space="preserve"> L</w:t>
        </w:r>
        <w:r w:rsidR="0016618D">
          <w:rPr>
            <w:rFonts w:ascii="Garamond" w:hAnsi="Garamond"/>
            <w:color w:val="000000" w:themeColor="text1"/>
          </w:rPr>
          <w:t>earning</w:t>
        </w:r>
        <w:bookmarkEnd w:id="5308"/>
        <w:r w:rsidRPr="00424939">
          <w:rPr>
            <w:rFonts w:ascii="Garamond" w:hAnsi="Garamond"/>
            <w:color w:val="000000" w:themeColor="text1"/>
          </w:rPr>
          <w:fldChar w:fldCharType="begin"/>
        </w:r>
        <w:r w:rsidRPr="00424939">
          <w:rPr>
            <w:rFonts w:ascii="Garamond" w:hAnsi="Garamond"/>
            <w:color w:val="000000" w:themeColor="text1"/>
          </w:rPr>
          <w:instrText xml:space="preserve"> XE "</w:instrText>
        </w:r>
        <w:r w:rsidR="00C03B5D">
          <w:rPr>
            <w:rFonts w:ascii="Garamond" w:hAnsi="Garamond"/>
            <w:color w:val="000000" w:themeColor="text1"/>
          </w:rPr>
          <w:instrText>I</w:instrText>
        </w:r>
        <w:r w:rsidR="00257B21">
          <w:rPr>
            <w:rFonts w:ascii="Garamond" w:hAnsi="Garamond"/>
            <w:color w:val="000000" w:themeColor="text1"/>
          </w:rPr>
          <w:instrText>nternships</w:instrText>
        </w:r>
        <w:r w:rsidRPr="00424939">
          <w:rPr>
            <w:rFonts w:ascii="Garamond" w:hAnsi="Garamond"/>
            <w:color w:val="000000" w:themeColor="text1"/>
          </w:rPr>
          <w:instrText xml:space="preserve">" </w:instrText>
        </w:r>
        <w:r w:rsidRPr="00424939">
          <w:rPr>
            <w:rFonts w:ascii="Garamond" w:hAnsi="Garamond"/>
            <w:color w:val="000000" w:themeColor="text1"/>
          </w:rPr>
          <w:fldChar w:fldCharType="end"/>
        </w:r>
      </w:ins>
    </w:p>
    <w:p w14:paraId="2612461D" w14:textId="2363C140" w:rsidR="00114AE2" w:rsidRPr="00424939" w:rsidRDefault="00A4686A" w:rsidP="00114AE2">
      <w:pPr>
        <w:spacing w:after="120"/>
        <w:rPr>
          <w:ins w:id="5311" w:author="Summer 2023 updates" w:date="2024-07-31T13:42:00Z"/>
          <w:rFonts w:cs="Times New Roman"/>
          <w:color w:val="000000" w:themeColor="text1"/>
        </w:rPr>
      </w:pPr>
      <w:ins w:id="5312" w:author="Summer 2023 updates" w:date="2024-07-31T13:42:00Z">
        <w:r w:rsidRPr="00A4686A">
          <w:rPr>
            <w:rFonts w:cs="Times New Roman"/>
            <w:color w:val="000000" w:themeColor="text1"/>
          </w:rPr>
          <w:t>The one-credit directed learning is an instructor-driven initiative that requires the completion of a minimum of 140 hours of academic work, including meeting with a faculty advisor and performing independent work between meetings. Developed and outlined by the instructor, directed learning helps students specialize in a major or minor. A proposed directed learning must receive approval from the respective department chair and be registered through the Office of the Registrar to receive credit and does not count toward the practicum requirement. A student may receive a total of no more than 2.0 credits from directed learning. A student may only repeat a directed learning with the same course code if approved by the relevant department chair</w:t>
        </w:r>
        <w:r w:rsidR="00114AE2" w:rsidRPr="00424939">
          <w:rPr>
            <w:rFonts w:cs="Times New Roman"/>
            <w:color w:val="000000" w:themeColor="text1"/>
          </w:rPr>
          <w:t xml:space="preserve">. </w:t>
        </w:r>
      </w:ins>
    </w:p>
    <w:p w14:paraId="2A8F8FAA" w14:textId="6FDBF0C9" w:rsidR="00A5797A" w:rsidRPr="00424939" w:rsidRDefault="0016618D" w:rsidP="00383C5C">
      <w:pPr>
        <w:pStyle w:val="Heading4"/>
        <w:spacing w:before="120"/>
        <w:rPr>
          <w:rFonts w:ascii="Garamond" w:hAnsi="Garamond"/>
          <w:color w:val="000000" w:themeColor="text1"/>
        </w:rPr>
        <w:pPrChange w:id="5313" w:author="Summer 2023 updates" w:date="2024-07-31T13:42:00Z">
          <w:pPr>
            <w:pStyle w:val="Heading4"/>
          </w:pPr>
        </w:pPrChange>
      </w:pPr>
      <w:bookmarkStart w:id="5314" w:name="_Toc141355679"/>
      <w:bookmarkEnd w:id="5309"/>
      <w:ins w:id="5315" w:author="Summer 2023 updates" w:date="2024-07-31T13:42:00Z">
        <w:r w:rsidRPr="00424939">
          <w:rPr>
            <w:rFonts w:ascii="Garamond" w:hAnsi="Garamond"/>
            <w:color w:val="000000" w:themeColor="text1"/>
          </w:rPr>
          <w:t>I</w:t>
        </w:r>
        <w:r>
          <w:rPr>
            <w:rFonts w:ascii="Garamond" w:hAnsi="Garamond"/>
            <w:color w:val="000000" w:themeColor="text1"/>
          </w:rPr>
          <w:t>nternships</w:t>
        </w:r>
        <w:bookmarkEnd w:id="5314"/>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w:instrText>
        </w:r>
        <w:r w:rsidR="00C03B5D">
          <w:rPr>
            <w:rFonts w:ascii="Garamond" w:hAnsi="Garamond"/>
            <w:color w:val="000000" w:themeColor="text1"/>
          </w:rPr>
          <w:instrText>I</w:instrText>
        </w:r>
        <w:r w:rsidR="00257B21">
          <w:rPr>
            <w:rFonts w:ascii="Garamond" w:hAnsi="Garamond"/>
            <w:color w:val="000000" w:themeColor="text1"/>
          </w:rPr>
          <w:instrText>nternships</w:instrText>
        </w:r>
        <w:r w:rsidR="008C196D" w:rsidRPr="00424939">
          <w:rPr>
            <w:rFonts w:ascii="Garamond" w:hAnsi="Garamond"/>
            <w:color w:val="000000" w:themeColor="text1"/>
          </w:rPr>
          <w:instrText xml:space="preserve">" </w:instrText>
        </w:r>
        <w:r w:rsidR="008C196D" w:rsidRPr="00424939">
          <w:rPr>
            <w:rFonts w:ascii="Garamond" w:hAnsi="Garamond"/>
            <w:color w:val="000000" w:themeColor="text1"/>
          </w:rPr>
          <w:fldChar w:fldCharType="end"/>
        </w:r>
      </w:ins>
    </w:p>
    <w:bookmarkEnd w:id="5303"/>
    <w:p w14:paraId="2B63F1AC" w14:textId="07CA3E7E" w:rsidR="00DB367A" w:rsidRPr="00424939" w:rsidRDefault="00A5797A" w:rsidP="00D20481">
      <w:pPr>
        <w:rPr>
          <w:rFonts w:cs="Times New Roman"/>
          <w:color w:val="000000" w:themeColor="text1"/>
        </w:rPr>
      </w:pPr>
      <w:r w:rsidRPr="00424939">
        <w:rPr>
          <w:rFonts w:cs="Times New Roman"/>
          <w:color w:val="000000" w:themeColor="text1"/>
        </w:rPr>
        <w:t xml:space="preserve">The internship is a work or volunteer experience in the context of an independent academic investigation of site-related issues and personal aptitudes, values, and goals. The one-credit internship includes a minimum of 140 hours of on-site </w:t>
      </w:r>
      <w:r w:rsidR="00601125">
        <w:rPr>
          <w:rFonts w:cs="Times New Roman"/>
          <w:color w:val="000000" w:themeColor="text1"/>
        </w:rPr>
        <w:t xml:space="preserve">or remote </w:t>
      </w:r>
      <w:r w:rsidRPr="00424939">
        <w:rPr>
          <w:rFonts w:cs="Times New Roman"/>
          <w:color w:val="000000" w:themeColor="text1"/>
        </w:rPr>
        <w:t>experience and</w:t>
      </w:r>
      <w:r w:rsidR="00601125">
        <w:rPr>
          <w:rFonts w:cs="Times New Roman"/>
          <w:color w:val="000000" w:themeColor="text1"/>
        </w:rPr>
        <w:t xml:space="preserve"> the required documentation and/or academic </w:t>
      </w:r>
      <w:r w:rsidRPr="00424939">
        <w:rPr>
          <w:rFonts w:cs="Times New Roman"/>
          <w:color w:val="000000" w:themeColor="text1"/>
        </w:rPr>
        <w:t xml:space="preserve">journal </w:t>
      </w:r>
      <w:r w:rsidR="00601125">
        <w:rPr>
          <w:rFonts w:cs="Times New Roman"/>
          <w:color w:val="000000" w:themeColor="text1"/>
        </w:rPr>
        <w:t>or</w:t>
      </w:r>
      <w:r w:rsidRPr="00424939">
        <w:rPr>
          <w:rFonts w:cs="Times New Roman"/>
          <w:color w:val="000000" w:themeColor="text1"/>
        </w:rPr>
        <w:t xml:space="preserve"> paper</w:t>
      </w:r>
      <w:r w:rsidR="00601125">
        <w:rPr>
          <w:rFonts w:cs="Times New Roman"/>
          <w:color w:val="000000" w:themeColor="text1"/>
        </w:rPr>
        <w:t xml:space="preserve"> as determined by the faculty member. </w:t>
      </w:r>
      <w:r w:rsidRPr="00424939">
        <w:rPr>
          <w:rFonts w:cs="Times New Roman"/>
          <w:color w:val="000000" w:themeColor="text1"/>
        </w:rPr>
        <w:t xml:space="preserve"> The details of the academic component are determined by </w:t>
      </w:r>
      <w:r w:rsidRPr="00424939">
        <w:rPr>
          <w:rFonts w:cs="Times New Roman"/>
          <w:b/>
          <w:color w:val="000000" w:themeColor="text1"/>
        </w:rPr>
        <w:t>prior arrangement</w:t>
      </w:r>
      <w:r w:rsidRPr="00424939">
        <w:rPr>
          <w:rFonts w:cs="Times New Roman"/>
          <w:color w:val="000000" w:themeColor="text1"/>
        </w:rPr>
        <w:t xml:space="preserve"> with </w:t>
      </w:r>
      <w:r w:rsidR="00626641">
        <w:rPr>
          <w:rFonts w:cs="Times New Roman"/>
          <w:color w:val="000000" w:themeColor="text1"/>
        </w:rPr>
        <w:t>the faculty internship advisor.</w:t>
      </w:r>
    </w:p>
    <w:p w14:paraId="74E979B6" w14:textId="3FA67824" w:rsidR="00C7207F" w:rsidRPr="00424939" w:rsidRDefault="00A5797A" w:rsidP="00383C5C">
      <w:pPr>
        <w:rPr>
          <w:rPrChange w:id="5316" w:author="Summer 2023 updates" w:date="2024-07-31T13:42:00Z">
            <w:rPr>
              <w:color w:val="000000" w:themeColor="text1"/>
            </w:rPr>
          </w:rPrChange>
        </w:rPr>
      </w:pPr>
      <w:r w:rsidRPr="00424939">
        <w:rPr>
          <w:rPrChange w:id="5317" w:author="Summer 2023 updates" w:date="2024-07-31T13:42:00Z">
            <w:rPr>
              <w:color w:val="000000" w:themeColor="text1"/>
            </w:rPr>
          </w:rPrChange>
        </w:rPr>
        <w:t>Ordinarily internships</w:t>
      </w:r>
      <w:r w:rsidR="008C196D" w:rsidRPr="00424939">
        <w:rPr>
          <w:rPrChange w:id="5318" w:author="Summer 2023 updates" w:date="2024-07-31T13:42:00Z">
            <w:rPr>
              <w:color w:val="000000" w:themeColor="text1"/>
            </w:rPr>
          </w:rPrChange>
        </w:rPr>
        <w:fldChar w:fldCharType="begin"/>
      </w:r>
      <w:r w:rsidR="008C196D" w:rsidRPr="00424939">
        <w:rPr>
          <w:rPrChange w:id="5319" w:author="Summer 2023 updates" w:date="2024-07-31T13:42:00Z">
            <w:rPr>
              <w:color w:val="000000" w:themeColor="text1"/>
            </w:rPr>
          </w:rPrChange>
        </w:rPr>
        <w:instrText xml:space="preserve"> XE "</w:instrText>
      </w:r>
      <w:del w:id="5320" w:author="Summer 2023 updates" w:date="2024-07-31T13:42:00Z">
        <w:r w:rsidR="008C196D" w:rsidRPr="00424939">
          <w:rPr>
            <w:rFonts w:cs="Times New Roman"/>
            <w:b/>
            <w:smallCaps/>
            <w:color w:val="000000" w:themeColor="text1"/>
          </w:rPr>
          <w:delInstrText>internships</w:delInstrText>
        </w:r>
      </w:del>
      <w:ins w:id="5321" w:author="Summer 2023 updates" w:date="2024-07-31T13:42:00Z">
        <w:r w:rsidR="00C03B5D">
          <w:rPr>
            <w:b/>
            <w:smallCaps/>
          </w:rPr>
          <w:instrText>I</w:instrText>
        </w:r>
        <w:r w:rsidR="008C196D" w:rsidRPr="00424939">
          <w:rPr>
            <w:b/>
            <w:smallCaps/>
          </w:rPr>
          <w:instrText>nternships</w:instrText>
        </w:r>
      </w:ins>
      <w:r w:rsidR="008C196D" w:rsidRPr="00424939">
        <w:rPr>
          <w:rPrChange w:id="5322" w:author="Summer 2023 updates" w:date="2024-07-31T13:42:00Z">
            <w:rPr>
              <w:color w:val="000000" w:themeColor="text1"/>
            </w:rPr>
          </w:rPrChange>
        </w:rPr>
        <w:instrText xml:space="preserve">" </w:instrText>
      </w:r>
      <w:r w:rsidR="008C196D" w:rsidRPr="00424939">
        <w:rPr>
          <w:rPrChange w:id="5323" w:author="Summer 2023 updates" w:date="2024-07-31T13:42:00Z">
            <w:rPr>
              <w:color w:val="000000" w:themeColor="text1"/>
            </w:rPr>
          </w:rPrChange>
        </w:rPr>
        <w:fldChar w:fldCharType="end"/>
      </w:r>
      <w:r w:rsidRPr="00424939">
        <w:rPr>
          <w:rPrChange w:id="5324" w:author="Summer 2023 updates" w:date="2024-07-31T13:42:00Z">
            <w:rPr>
              <w:color w:val="000000" w:themeColor="text1"/>
            </w:rPr>
          </w:rPrChange>
        </w:rPr>
        <w:t xml:space="preserve"> are completed during the </w:t>
      </w:r>
      <w:r w:rsidR="0038103D" w:rsidRPr="00424939">
        <w:rPr>
          <w:rPrChange w:id="5325" w:author="Summer 2023 updates" w:date="2024-07-31T13:42:00Z">
            <w:rPr>
              <w:color w:val="000000" w:themeColor="text1"/>
            </w:rPr>
          </w:rPrChange>
        </w:rPr>
        <w:t xml:space="preserve">academic year </w:t>
      </w:r>
      <w:r w:rsidR="00601125">
        <w:rPr>
          <w:rPrChange w:id="5326" w:author="Summer 2023 updates" w:date="2024-07-31T13:42:00Z">
            <w:rPr>
              <w:color w:val="000000" w:themeColor="text1"/>
            </w:rPr>
          </w:rPrChange>
        </w:rPr>
        <w:t xml:space="preserve">as one of the 32 credits for graduation, </w:t>
      </w:r>
      <w:r w:rsidR="0038103D" w:rsidRPr="00424939">
        <w:rPr>
          <w:rPrChange w:id="5327" w:author="Summer 2023 updates" w:date="2024-07-31T13:42:00Z">
            <w:rPr>
              <w:color w:val="000000" w:themeColor="text1"/>
            </w:rPr>
          </w:rPrChange>
        </w:rPr>
        <w:t xml:space="preserve">or over the </w:t>
      </w:r>
      <w:r w:rsidRPr="00424939">
        <w:rPr>
          <w:rPrChange w:id="5328" w:author="Summer 2023 updates" w:date="2024-07-31T13:42:00Z">
            <w:rPr>
              <w:color w:val="000000" w:themeColor="text1"/>
            </w:rPr>
          </w:rPrChange>
        </w:rPr>
        <w:t>summer</w:t>
      </w:r>
      <w:r w:rsidR="00601125">
        <w:rPr>
          <w:rPrChange w:id="5329" w:author="Summer 2023 updates" w:date="2024-07-31T13:42:00Z">
            <w:rPr>
              <w:color w:val="000000" w:themeColor="text1"/>
            </w:rPr>
          </w:rPrChange>
        </w:rPr>
        <w:t xml:space="preserve"> for a credit-bearing or</w:t>
      </w:r>
      <w:r w:rsidRPr="00424939">
        <w:rPr>
          <w:rPrChange w:id="5330" w:author="Summer 2023 updates" w:date="2024-07-31T13:42:00Z">
            <w:rPr>
              <w:color w:val="000000" w:themeColor="text1"/>
            </w:rPr>
          </w:rPrChange>
        </w:rPr>
        <w:t xml:space="preserve"> non-credit bearing</w:t>
      </w:r>
      <w:r w:rsidR="001F09A8">
        <w:rPr>
          <w:rPrChange w:id="5331" w:author="Summer 2023 updates" w:date="2024-07-31T13:42:00Z">
            <w:rPr>
              <w:color w:val="000000" w:themeColor="text1"/>
            </w:rPr>
          </w:rPrChange>
        </w:rPr>
        <w:t>-</w:t>
      </w:r>
      <w:r w:rsidR="00601125">
        <w:rPr>
          <w:rPrChange w:id="5332" w:author="Summer 2023 updates" w:date="2024-07-31T13:42:00Z">
            <w:rPr>
              <w:color w:val="000000" w:themeColor="text1"/>
            </w:rPr>
          </w:rPrChange>
        </w:rPr>
        <w:t>practicum fulfillment activity</w:t>
      </w:r>
      <w:r w:rsidRPr="00424939">
        <w:rPr>
          <w:rPrChange w:id="5333" w:author="Summer 2023 updates" w:date="2024-07-31T13:42:00Z">
            <w:rPr>
              <w:color w:val="000000" w:themeColor="text1"/>
            </w:rPr>
          </w:rPrChange>
        </w:rPr>
        <w:t xml:space="preserve">. </w:t>
      </w:r>
      <w:r w:rsidR="0038103D" w:rsidRPr="00424939">
        <w:rPr>
          <w:rPrChange w:id="5334" w:author="Summer 2023 updates" w:date="2024-07-31T13:42:00Z">
            <w:rPr>
              <w:color w:val="000000" w:themeColor="text1"/>
            </w:rPr>
          </w:rPrChange>
        </w:rPr>
        <w:t xml:space="preserve"> </w:t>
      </w:r>
      <w:r w:rsidRPr="00424939">
        <w:rPr>
          <w:rPrChange w:id="5335" w:author="Summer 2023 updates" w:date="2024-07-31T13:42:00Z">
            <w:rPr>
              <w:color w:val="000000" w:themeColor="text1"/>
            </w:rPr>
          </w:rPrChange>
        </w:rPr>
        <w:t>In unusual circumstances where an internship presents an opportunity to extend the educational component of the experience</w:t>
      </w:r>
      <w:r w:rsidR="003C73FD" w:rsidRPr="00424939">
        <w:rPr>
          <w:rPrChange w:id="5336" w:author="Summer 2023 updates" w:date="2024-07-31T13:42:00Z">
            <w:rPr>
              <w:color w:val="000000" w:themeColor="text1"/>
            </w:rPr>
          </w:rPrChange>
        </w:rPr>
        <w:t xml:space="preserve"> significantly</w:t>
      </w:r>
      <w:r w:rsidRPr="00424939">
        <w:rPr>
          <w:rPrChange w:id="5337" w:author="Summer 2023 updates" w:date="2024-07-31T13:42:00Z">
            <w:rPr>
              <w:color w:val="000000" w:themeColor="text1"/>
            </w:rPr>
          </w:rPrChange>
        </w:rPr>
        <w:t>, an internship may earn two credits. Application</w:t>
      </w:r>
      <w:r w:rsidR="00B76E1A" w:rsidRPr="00424939">
        <w:rPr>
          <w:rPrChange w:id="5338" w:author="Summer 2023 updates" w:date="2024-07-31T13:42:00Z">
            <w:rPr>
              <w:color w:val="000000" w:themeColor="text1"/>
            </w:rPr>
          </w:rPrChange>
        </w:rPr>
        <w:fldChar w:fldCharType="begin"/>
      </w:r>
      <w:r w:rsidR="00B76E1A" w:rsidRPr="00424939">
        <w:rPr>
          <w:rPrChange w:id="5339" w:author="Summer 2023 updates" w:date="2024-07-31T13:42:00Z">
            <w:rPr>
              <w:color w:val="000000" w:themeColor="text1"/>
            </w:rPr>
          </w:rPrChange>
        </w:rPr>
        <w:instrText xml:space="preserve"> XE "</w:instrText>
      </w:r>
      <w:r w:rsidR="00B76E1A" w:rsidRPr="00424939">
        <w:rPr>
          <w:b/>
          <w:rPrChange w:id="5340" w:author="Summer 2023 updates" w:date="2024-07-31T13:42:00Z">
            <w:rPr>
              <w:b/>
              <w:color w:val="000000" w:themeColor="text1"/>
            </w:rPr>
          </w:rPrChange>
        </w:rPr>
        <w:instrText>Application</w:instrText>
      </w:r>
      <w:r w:rsidR="00B76E1A" w:rsidRPr="00424939">
        <w:rPr>
          <w:rPrChange w:id="5341" w:author="Summer 2023 updates" w:date="2024-07-31T13:42:00Z">
            <w:rPr>
              <w:color w:val="000000" w:themeColor="text1"/>
            </w:rPr>
          </w:rPrChange>
        </w:rPr>
        <w:instrText xml:space="preserve">" </w:instrText>
      </w:r>
      <w:r w:rsidR="00B76E1A" w:rsidRPr="00424939">
        <w:rPr>
          <w:rPrChange w:id="5342" w:author="Summer 2023 updates" w:date="2024-07-31T13:42:00Z">
            <w:rPr>
              <w:color w:val="000000" w:themeColor="text1"/>
            </w:rPr>
          </w:rPrChange>
        </w:rPr>
        <w:fldChar w:fldCharType="end"/>
      </w:r>
      <w:r w:rsidRPr="00424939">
        <w:rPr>
          <w:rPrChange w:id="5343" w:author="Summer 2023 updates" w:date="2024-07-31T13:42:00Z">
            <w:rPr>
              <w:color w:val="000000" w:themeColor="text1"/>
            </w:rPr>
          </w:rPrChange>
        </w:rPr>
        <w:t xml:space="preserve"> for non-departmental</w:t>
      </w:r>
      <w:r w:rsidR="003C73FD" w:rsidRPr="00424939">
        <w:rPr>
          <w:rPrChange w:id="5344" w:author="Summer 2023 updates" w:date="2024-07-31T13:42:00Z">
            <w:rPr>
              <w:color w:val="000000" w:themeColor="text1"/>
            </w:rPr>
          </w:rPrChange>
        </w:rPr>
        <w:t>,</w:t>
      </w:r>
      <w:r w:rsidRPr="00424939">
        <w:rPr>
          <w:rPrChange w:id="5345" w:author="Summer 2023 updates" w:date="2024-07-31T13:42:00Z">
            <w:rPr>
              <w:color w:val="000000" w:themeColor="text1"/>
            </w:rPr>
          </w:rPrChange>
        </w:rPr>
        <w:t xml:space="preserve"> two-credit internships requires consultation with the </w:t>
      </w:r>
      <w:r w:rsidR="003C73FD" w:rsidRPr="00424939">
        <w:rPr>
          <w:rPrChange w:id="5346" w:author="Summer 2023 updates" w:date="2024-07-31T13:42:00Z">
            <w:rPr>
              <w:color w:val="000000" w:themeColor="text1"/>
            </w:rPr>
          </w:rPrChange>
        </w:rPr>
        <w:t xml:space="preserve">Internship </w:t>
      </w:r>
      <w:r w:rsidR="00601125">
        <w:rPr>
          <w:rPrChange w:id="5347" w:author="Summer 2023 updates" w:date="2024-07-31T13:42:00Z">
            <w:rPr>
              <w:color w:val="000000" w:themeColor="text1"/>
            </w:rPr>
          </w:rPrChange>
        </w:rPr>
        <w:t xml:space="preserve">Faculty Advisor </w:t>
      </w:r>
      <w:r w:rsidRPr="00424939">
        <w:rPr>
          <w:rPrChange w:id="5348" w:author="Summer 2023 updates" w:date="2024-07-31T13:42:00Z">
            <w:rPr>
              <w:color w:val="000000" w:themeColor="text1"/>
            </w:rPr>
          </w:rPrChange>
        </w:rPr>
        <w:t xml:space="preserve">and approval of the </w:t>
      </w:r>
      <w:r w:rsidR="00682AF5" w:rsidRPr="00424939">
        <w:rPr>
          <w:rPrChange w:id="5349" w:author="Summer 2023 updates" w:date="2024-07-31T13:42:00Z">
            <w:rPr>
              <w:color w:val="000000" w:themeColor="text1"/>
            </w:rPr>
          </w:rPrChange>
        </w:rPr>
        <w:t>Committee on Petitions</w:t>
      </w:r>
      <w:r w:rsidRPr="00424939">
        <w:rPr>
          <w:rPrChange w:id="5350" w:author="Summer 2023 updates" w:date="2024-07-31T13:42:00Z">
            <w:rPr>
              <w:color w:val="000000" w:themeColor="text1"/>
            </w:rPr>
          </w:rPrChange>
        </w:rPr>
        <w:t xml:space="preserve">; departmental two-credit internships, when permitted, are overseen by the department. </w:t>
      </w:r>
    </w:p>
    <w:p w14:paraId="5462BB39" w14:textId="705BDA70" w:rsidR="00A476DB" w:rsidRDefault="00CE7DE8" w:rsidP="00383C5C">
      <w:pPr>
        <w:rPr>
          <w:rPrChange w:id="5351" w:author="Summer 2023 updates" w:date="2024-07-31T13:42:00Z">
            <w:rPr>
              <w:color w:val="000000" w:themeColor="text1"/>
            </w:rPr>
          </w:rPrChange>
        </w:rPr>
      </w:pPr>
      <w:r w:rsidRPr="00424939">
        <w:rPr>
          <w:rPrChange w:id="5352" w:author="Summer 2023 updates" w:date="2024-07-31T13:42:00Z">
            <w:rPr>
              <w:color w:val="000000" w:themeColor="text1"/>
            </w:rPr>
          </w:rPrChange>
        </w:rPr>
        <w:t xml:space="preserve">A </w:t>
      </w:r>
      <w:r w:rsidR="00D36963">
        <w:rPr>
          <w:rPrChange w:id="5353" w:author="Summer 2023 updates" w:date="2024-07-31T13:42:00Z">
            <w:rPr>
              <w:color w:val="000000" w:themeColor="text1"/>
            </w:rPr>
          </w:rPrChange>
        </w:rPr>
        <w:t xml:space="preserve">combined </w:t>
      </w:r>
      <w:r w:rsidRPr="00424939">
        <w:rPr>
          <w:rPrChange w:id="5354" w:author="Summer 2023 updates" w:date="2024-07-31T13:42:00Z">
            <w:rPr>
              <w:color w:val="000000" w:themeColor="text1"/>
            </w:rPr>
          </w:rPrChange>
        </w:rPr>
        <w:t>maximum of 2.0 course credits may be counted toward the 32 credits required for graduation through Internships or Community-Based Project (see p.</w:t>
      </w:r>
      <w:r w:rsidR="007859C0" w:rsidRPr="00424939">
        <w:rPr>
          <w:rPrChange w:id="5355" w:author="Summer 2023 updates" w:date="2024-07-31T13:42:00Z">
            <w:rPr>
              <w:color w:val="000000" w:themeColor="text1"/>
            </w:rPr>
          </w:rPrChange>
        </w:rPr>
        <w:t xml:space="preserve"> </w:t>
      </w:r>
      <w:r w:rsidR="007859C0" w:rsidRPr="00424939">
        <w:rPr>
          <w:rPrChange w:id="5356" w:author="Summer 2023 updates" w:date="2024-07-31T13:42:00Z">
            <w:rPr>
              <w:color w:val="000000" w:themeColor="text1"/>
            </w:rPr>
          </w:rPrChange>
        </w:rPr>
        <w:fldChar w:fldCharType="begin"/>
      </w:r>
      <w:r w:rsidR="007859C0" w:rsidRPr="00424939">
        <w:instrText xml:space="preserve"> PAGEREF community_based_project \h </w:instrText>
      </w:r>
      <w:r w:rsidR="007859C0" w:rsidRPr="00424939">
        <w:rPr>
          <w:rPrChange w:id="5357" w:author="Summer 2023 updates" w:date="2024-07-31T13:42:00Z">
            <w:rPr>
              <w:color w:val="000000" w:themeColor="text1"/>
            </w:rPr>
          </w:rPrChange>
        </w:rPr>
        <w:fldChar w:fldCharType="separate"/>
      </w:r>
      <w:r w:rsidR="00A74DA0">
        <w:rPr>
          <w:noProof/>
        </w:rPr>
        <w:t>64</w:t>
      </w:r>
      <w:r w:rsidR="007859C0" w:rsidRPr="00424939">
        <w:rPr>
          <w:rPrChange w:id="5358" w:author="Summer 2023 updates" w:date="2024-07-31T13:42:00Z">
            <w:rPr>
              <w:color w:val="000000" w:themeColor="text1"/>
            </w:rPr>
          </w:rPrChange>
        </w:rPr>
        <w:fldChar w:fldCharType="end"/>
      </w:r>
      <w:r w:rsidRPr="00424939">
        <w:rPr>
          <w:rPrChange w:id="5359" w:author="Summer 2023 updates" w:date="2024-07-31T13:42:00Z">
            <w:rPr>
              <w:color w:val="000000" w:themeColor="text1"/>
            </w:rPr>
          </w:rPrChange>
        </w:rPr>
        <w:t xml:space="preserve">). </w:t>
      </w:r>
      <w:r w:rsidR="00601125">
        <w:rPr>
          <w:rPrChange w:id="5360" w:author="Summer 2023 updates" w:date="2024-07-31T13:42:00Z">
            <w:rPr>
              <w:color w:val="000000" w:themeColor="text1"/>
            </w:rPr>
          </w:rPrChange>
        </w:rPr>
        <w:t xml:space="preserve">Many </w:t>
      </w:r>
      <w:r w:rsidRPr="00424939">
        <w:rPr>
          <w:rPrChange w:id="5361" w:author="Summer 2023 updates" w:date="2024-07-31T13:42:00Z">
            <w:rPr>
              <w:color w:val="000000" w:themeColor="text1"/>
            </w:rPr>
          </w:rPrChange>
        </w:rPr>
        <w:t>internships</w:t>
      </w:r>
      <w:r w:rsidR="008C196D" w:rsidRPr="00424939">
        <w:rPr>
          <w:rPrChange w:id="5362" w:author="Summer 2023 updates" w:date="2024-07-31T13:42:00Z">
            <w:rPr>
              <w:color w:val="000000" w:themeColor="text1"/>
            </w:rPr>
          </w:rPrChange>
        </w:rPr>
        <w:fldChar w:fldCharType="begin"/>
      </w:r>
      <w:r w:rsidR="008C196D" w:rsidRPr="00424939">
        <w:rPr>
          <w:rPrChange w:id="5363" w:author="Summer 2023 updates" w:date="2024-07-31T13:42:00Z">
            <w:rPr>
              <w:color w:val="000000" w:themeColor="text1"/>
            </w:rPr>
          </w:rPrChange>
        </w:rPr>
        <w:instrText xml:space="preserve"> XE "</w:instrText>
      </w:r>
      <w:del w:id="5364" w:author="Summer 2023 updates" w:date="2024-07-31T13:42:00Z">
        <w:r w:rsidR="008C196D" w:rsidRPr="00424939">
          <w:rPr>
            <w:rFonts w:cs="Times New Roman"/>
            <w:b/>
            <w:smallCaps/>
            <w:color w:val="000000" w:themeColor="text1"/>
          </w:rPr>
          <w:delInstrText>internships</w:delInstrText>
        </w:r>
      </w:del>
      <w:ins w:id="5365" w:author="Summer 2023 updates" w:date="2024-07-31T13:42:00Z">
        <w:r w:rsidR="00C03B5D">
          <w:rPr>
            <w:b/>
            <w:smallCaps/>
          </w:rPr>
          <w:instrText>I</w:instrText>
        </w:r>
        <w:r w:rsidR="008C196D" w:rsidRPr="00424939">
          <w:rPr>
            <w:b/>
            <w:smallCaps/>
          </w:rPr>
          <w:instrText>nternships</w:instrText>
        </w:r>
      </w:ins>
      <w:r w:rsidR="008C196D" w:rsidRPr="00424939">
        <w:rPr>
          <w:rPrChange w:id="5366" w:author="Summer 2023 updates" w:date="2024-07-31T13:42:00Z">
            <w:rPr>
              <w:color w:val="000000" w:themeColor="text1"/>
            </w:rPr>
          </w:rPrChange>
        </w:rPr>
        <w:instrText xml:space="preserve">" </w:instrText>
      </w:r>
      <w:r w:rsidR="008C196D" w:rsidRPr="00424939">
        <w:rPr>
          <w:rPrChange w:id="5367" w:author="Summer 2023 updates" w:date="2024-07-31T13:42:00Z">
            <w:rPr>
              <w:color w:val="000000" w:themeColor="text1"/>
            </w:rPr>
          </w:rPrChange>
        </w:rPr>
        <w:fldChar w:fldCharType="end"/>
      </w:r>
      <w:r w:rsidRPr="00424939">
        <w:rPr>
          <w:rPrChange w:id="5368" w:author="Summer 2023 updates" w:date="2024-07-31T13:42:00Z">
            <w:rPr>
              <w:color w:val="000000" w:themeColor="text1"/>
            </w:rPr>
          </w:rPrChange>
        </w:rPr>
        <w:t xml:space="preserve"> are completed in the Cedar Rapids area</w:t>
      </w:r>
      <w:r w:rsidR="001F09A8">
        <w:rPr>
          <w:rPrChange w:id="5369" w:author="Summer 2023 updates" w:date="2024-07-31T13:42:00Z">
            <w:rPr>
              <w:color w:val="000000" w:themeColor="text1"/>
            </w:rPr>
          </w:rPrChange>
        </w:rPr>
        <w:t>;</w:t>
      </w:r>
      <w:r w:rsidRPr="00424939">
        <w:rPr>
          <w:rPrChange w:id="5370" w:author="Summer 2023 updates" w:date="2024-07-31T13:42:00Z">
            <w:rPr>
              <w:color w:val="000000" w:themeColor="text1"/>
            </w:rPr>
          </w:rPrChange>
        </w:rPr>
        <w:t xml:space="preserve"> </w:t>
      </w:r>
      <w:r w:rsidR="00601125">
        <w:rPr>
          <w:rPrChange w:id="5371" w:author="Summer 2023 updates" w:date="2024-07-31T13:42:00Z">
            <w:rPr>
              <w:color w:val="000000" w:themeColor="text1"/>
            </w:rPr>
          </w:rPrChange>
        </w:rPr>
        <w:t xml:space="preserve">however, it is permissible to complete an internship outside of the area during the summer, or done remotely </w:t>
      </w:r>
      <w:r w:rsidR="00A476DB">
        <w:rPr>
          <w:rPrChange w:id="5372" w:author="Summer 2023 updates" w:date="2024-07-31T13:42:00Z">
            <w:rPr>
              <w:color w:val="000000" w:themeColor="text1"/>
            </w:rPr>
          </w:rPrChange>
        </w:rPr>
        <w:t xml:space="preserve">if authorized by the Internship Faculty Advisor. </w:t>
      </w:r>
    </w:p>
    <w:p w14:paraId="254CB839" w14:textId="0ED7E0F8" w:rsidR="00A476DB" w:rsidRDefault="00A5797A" w:rsidP="00383C5C">
      <w:pPr>
        <w:rPr>
          <w:rPrChange w:id="5373" w:author="Summer 2023 updates" w:date="2024-07-31T13:42:00Z">
            <w:rPr>
              <w:color w:val="000000" w:themeColor="text1"/>
            </w:rPr>
          </w:rPrChange>
        </w:rPr>
      </w:pPr>
      <w:r w:rsidRPr="00424939">
        <w:rPr>
          <w:rPrChange w:id="5374" w:author="Summer 2023 updates" w:date="2024-07-31T13:42:00Z">
            <w:rPr>
              <w:color w:val="000000" w:themeColor="text1"/>
            </w:rPr>
          </w:rPrChange>
        </w:rPr>
        <w:t>Students interested in internships</w:t>
      </w:r>
      <w:r w:rsidR="008C196D" w:rsidRPr="00424939">
        <w:rPr>
          <w:rPrChange w:id="5375" w:author="Summer 2023 updates" w:date="2024-07-31T13:42:00Z">
            <w:rPr>
              <w:color w:val="000000" w:themeColor="text1"/>
            </w:rPr>
          </w:rPrChange>
        </w:rPr>
        <w:fldChar w:fldCharType="begin"/>
      </w:r>
      <w:r w:rsidR="008C196D" w:rsidRPr="00424939">
        <w:rPr>
          <w:rPrChange w:id="5376" w:author="Summer 2023 updates" w:date="2024-07-31T13:42:00Z">
            <w:rPr>
              <w:color w:val="000000" w:themeColor="text1"/>
            </w:rPr>
          </w:rPrChange>
        </w:rPr>
        <w:instrText xml:space="preserve"> XE "</w:instrText>
      </w:r>
      <w:del w:id="5377" w:author="Summer 2023 updates" w:date="2024-07-31T13:42:00Z">
        <w:r w:rsidR="008C196D" w:rsidRPr="00424939">
          <w:rPr>
            <w:rFonts w:cs="Times New Roman"/>
            <w:b/>
            <w:smallCaps/>
            <w:color w:val="000000" w:themeColor="text1"/>
          </w:rPr>
          <w:delInstrText>internships</w:delInstrText>
        </w:r>
      </w:del>
      <w:ins w:id="5378" w:author="Summer 2023 updates" w:date="2024-07-31T13:42:00Z">
        <w:r w:rsidR="00C03B5D">
          <w:rPr>
            <w:b/>
            <w:smallCaps/>
          </w:rPr>
          <w:instrText>I</w:instrText>
        </w:r>
        <w:r w:rsidR="008C196D" w:rsidRPr="00424939">
          <w:rPr>
            <w:b/>
            <w:smallCaps/>
          </w:rPr>
          <w:instrText>nternships</w:instrText>
        </w:r>
      </w:ins>
      <w:r w:rsidR="008C196D" w:rsidRPr="00424939">
        <w:rPr>
          <w:rPrChange w:id="5379" w:author="Summer 2023 updates" w:date="2024-07-31T13:42:00Z">
            <w:rPr>
              <w:color w:val="000000" w:themeColor="text1"/>
            </w:rPr>
          </w:rPrChange>
        </w:rPr>
        <w:instrText xml:space="preserve">" </w:instrText>
      </w:r>
      <w:r w:rsidR="008C196D" w:rsidRPr="00424939">
        <w:rPr>
          <w:rPrChange w:id="5380" w:author="Summer 2023 updates" w:date="2024-07-31T13:42:00Z">
            <w:rPr>
              <w:color w:val="000000" w:themeColor="text1"/>
            </w:rPr>
          </w:rPrChange>
        </w:rPr>
        <w:fldChar w:fldCharType="end"/>
      </w:r>
      <w:r w:rsidRPr="00424939">
        <w:rPr>
          <w:rPrChange w:id="5381" w:author="Summer 2023 updates" w:date="2024-07-31T13:42:00Z">
            <w:rPr>
              <w:color w:val="000000" w:themeColor="text1"/>
            </w:rPr>
          </w:rPrChange>
        </w:rPr>
        <w:t xml:space="preserve"> should consult with the</w:t>
      </w:r>
      <w:r w:rsidR="00A476DB">
        <w:rPr>
          <w:rPrChange w:id="5382" w:author="Summer 2023 updates" w:date="2024-07-31T13:42:00Z">
            <w:rPr>
              <w:color w:val="000000" w:themeColor="text1"/>
            </w:rPr>
          </w:rPrChange>
        </w:rPr>
        <w:t xml:space="preserve">ir Career Specialist in C3: Creativity, Careers, Community, as well as with the </w:t>
      </w:r>
      <w:r w:rsidRPr="00424939">
        <w:rPr>
          <w:rPrChange w:id="5383" w:author="Summer 2023 updates" w:date="2024-07-31T13:42:00Z">
            <w:rPr>
              <w:color w:val="000000" w:themeColor="text1"/>
            </w:rPr>
          </w:rPrChange>
        </w:rPr>
        <w:t>appropriate</w:t>
      </w:r>
      <w:r w:rsidR="00DB491C">
        <w:rPr>
          <w:rPrChange w:id="5384" w:author="Summer 2023 updates" w:date="2024-07-31T13:42:00Z">
            <w:rPr>
              <w:color w:val="000000" w:themeColor="text1"/>
            </w:rPr>
          </w:rPrChange>
        </w:rPr>
        <w:t xml:space="preserve"> academic</w:t>
      </w:r>
      <w:r w:rsidRPr="00424939">
        <w:rPr>
          <w:rPrChange w:id="5385" w:author="Summer 2023 updates" w:date="2024-07-31T13:42:00Z">
            <w:rPr>
              <w:color w:val="000000" w:themeColor="text1"/>
            </w:rPr>
          </w:rPrChange>
        </w:rPr>
        <w:t xml:space="preserve"> department</w:t>
      </w:r>
      <w:r w:rsidR="00A476DB">
        <w:rPr>
          <w:rPrChange w:id="5386" w:author="Summer 2023 updates" w:date="2024-07-31T13:42:00Z">
            <w:rPr>
              <w:color w:val="000000" w:themeColor="text1"/>
            </w:rPr>
          </w:rPrChange>
        </w:rPr>
        <w:t xml:space="preserve"> who will be overseeing the internship experience.</w:t>
      </w:r>
    </w:p>
    <w:p w14:paraId="3F30BE53" w14:textId="6770C071" w:rsidR="00A5797A" w:rsidRPr="00424939" w:rsidRDefault="00A476DB" w:rsidP="00383C5C">
      <w:pPr>
        <w:rPr>
          <w:rPrChange w:id="5387" w:author="Summer 2023 updates" w:date="2024-07-31T13:42:00Z">
            <w:rPr>
              <w:color w:val="000000" w:themeColor="text1"/>
            </w:rPr>
          </w:rPrChange>
        </w:rPr>
      </w:pPr>
      <w:r>
        <w:rPr>
          <w:rPrChange w:id="5388" w:author="Summer 2023 updates" w:date="2024-07-31T13:42:00Z">
            <w:rPr>
              <w:color w:val="000000" w:themeColor="text1"/>
            </w:rPr>
          </w:rPrChange>
        </w:rPr>
        <w:t>Each internship must include the consent of an Internship Faculty Advisor and completion of the internship request form housed on the College’s online platform for internships.</w:t>
      </w:r>
    </w:p>
    <w:p w14:paraId="4C02566F" w14:textId="093596D4" w:rsidR="00727B71" w:rsidRPr="00424939" w:rsidRDefault="00E320C0" w:rsidP="00383C5C">
      <w:pPr>
        <w:rPr>
          <w:rPrChange w:id="5389" w:author="Summer 2023 updates" w:date="2024-07-31T13:42:00Z">
            <w:rPr>
              <w:color w:val="000000" w:themeColor="text1"/>
            </w:rPr>
          </w:rPrChange>
        </w:rPr>
        <w:sectPr w:rsidR="00727B71" w:rsidRPr="00424939" w:rsidSect="00884DF4">
          <w:type w:val="continuous"/>
          <w:pgSz w:w="12240" w:h="15840"/>
          <w:pgMar w:top="1440" w:right="1080" w:bottom="1080" w:left="1080" w:header="720" w:footer="720" w:gutter="0"/>
          <w:cols w:space="720"/>
          <w:docGrid w:linePitch="360"/>
          <w:sectPrChange w:id="5390" w:author="Summer 2023 updates" w:date="2024-07-31T13:42:00Z">
            <w:sectPr w:rsidR="00727B71" w:rsidRPr="00424939" w:rsidSect="00884DF4">
              <w:pgMar w:top="720" w:right="720" w:bottom="1080" w:left="1440" w:header="720" w:footer="720" w:gutter="0"/>
            </w:sectPr>
          </w:sectPrChange>
        </w:sectPr>
        <w:pPrChange w:id="5391" w:author="Summer 2023 updates" w:date="2024-07-31T13:42:00Z">
          <w:pPr>
            <w:tabs>
              <w:tab w:val="left" w:pos="2880"/>
            </w:tabs>
          </w:pPr>
        </w:pPrChange>
      </w:pPr>
      <w:r w:rsidRPr="00424939">
        <w:rPr>
          <w:rPrChange w:id="5392" w:author="Summer 2023 updates" w:date="2024-07-31T13:42:00Z">
            <w:rPr>
              <w:color w:val="000000" w:themeColor="text1"/>
            </w:rPr>
          </w:rPrChange>
        </w:rPr>
        <w:t>Courses with an INT</w:t>
      </w:r>
      <w:r w:rsidR="00043453" w:rsidRPr="00424939">
        <w:rPr>
          <w:rPrChange w:id="5393" w:author="Summer 2023 updates" w:date="2024-07-31T13:42:00Z">
            <w:rPr>
              <w:color w:val="000000" w:themeColor="text1"/>
            </w:rPr>
          </w:rPrChange>
        </w:rPr>
        <w:t xml:space="preserve"> </w:t>
      </w:r>
      <w:r w:rsidRPr="00424939">
        <w:rPr>
          <w:rPrChange w:id="5394" w:author="Summer 2023 updates" w:date="2024-07-31T13:42:00Z">
            <w:rPr>
              <w:color w:val="000000" w:themeColor="text1"/>
            </w:rPr>
          </w:rPrChange>
        </w:rPr>
        <w:t xml:space="preserve">prefix and those on this list </w:t>
      </w:r>
      <w:r w:rsidR="004C023D" w:rsidRPr="00424939">
        <w:rPr>
          <w:rPrChange w:id="5395" w:author="Summer 2023 updates" w:date="2024-07-31T13:42:00Z">
            <w:rPr>
              <w:color w:val="000000" w:themeColor="text1"/>
            </w:rPr>
          </w:rPrChange>
        </w:rPr>
        <w:t>count as internship credit:</w:t>
      </w:r>
    </w:p>
    <w:p w14:paraId="5671FA3D" w14:textId="1D3631FB" w:rsidR="00900FA3" w:rsidRPr="00424939" w:rsidRDefault="00E14111" w:rsidP="00B90A61">
      <w:pPr>
        <w:spacing w:after="0"/>
        <w:ind w:left="180" w:hanging="180"/>
        <w:rPr>
          <w:rFonts w:cs="Times New Roman"/>
          <w:color w:val="000000" w:themeColor="text1"/>
        </w:rPr>
        <w:pPrChange w:id="5396" w:author="Summer 2023 updates" w:date="2024-07-31T13:42:00Z">
          <w:pPr>
            <w:spacing w:after="0"/>
            <w:ind w:left="90"/>
          </w:pPr>
        </w:pPrChange>
      </w:pPr>
      <w:r w:rsidRPr="00424939">
        <w:rPr>
          <w:rFonts w:cs="Times New Roman"/>
          <w:color w:val="000000" w:themeColor="text1"/>
        </w:rPr>
        <w:t xml:space="preserve">AAM-494 </w:t>
      </w:r>
      <w:r w:rsidR="00900FA3" w:rsidRPr="00424939">
        <w:rPr>
          <w:rFonts w:cs="Times New Roman"/>
          <w:color w:val="000000" w:themeColor="text1"/>
        </w:rPr>
        <w:t>Internship in African American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D99C881" w14:textId="5114D25A" w:rsidR="00900FA3" w:rsidRPr="00424939" w:rsidRDefault="00900FA3" w:rsidP="00B90A61">
      <w:pPr>
        <w:spacing w:after="0"/>
        <w:ind w:left="180" w:hanging="180"/>
        <w:rPr>
          <w:rFonts w:cs="Times New Roman"/>
          <w:color w:val="000000" w:themeColor="text1"/>
        </w:rPr>
        <w:pPrChange w:id="5397" w:author="Summer 2023 updates" w:date="2024-07-31T13:42:00Z">
          <w:pPr>
            <w:spacing w:after="0"/>
            <w:ind w:left="90"/>
          </w:pPr>
        </w:pPrChange>
      </w:pPr>
      <w:r w:rsidRPr="00424939">
        <w:rPr>
          <w:rFonts w:cs="Times New Roman"/>
          <w:color w:val="000000" w:themeColor="text1"/>
        </w:rPr>
        <w:t>ANT-494 Internship in Anthropology</w:t>
      </w:r>
    </w:p>
    <w:p w14:paraId="3FADEE9B" w14:textId="68FCFC1B" w:rsidR="00900FA3" w:rsidRPr="00424939" w:rsidRDefault="00900FA3" w:rsidP="00B90A61">
      <w:pPr>
        <w:spacing w:after="0"/>
        <w:ind w:left="180" w:hanging="180"/>
        <w:rPr>
          <w:rFonts w:cs="Times New Roman"/>
          <w:color w:val="000000" w:themeColor="text1"/>
        </w:rPr>
        <w:pPrChange w:id="5398" w:author="Summer 2023 updates" w:date="2024-07-31T13:42:00Z">
          <w:pPr>
            <w:spacing w:after="0"/>
            <w:ind w:left="90"/>
          </w:pPr>
        </w:pPrChange>
      </w:pPr>
      <w:r w:rsidRPr="00424939">
        <w:rPr>
          <w:rFonts w:cs="Times New Roman"/>
          <w:color w:val="000000" w:themeColor="text1"/>
        </w:rPr>
        <w:t>ARH-494 Internship in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ADE3B53" w14:textId="77777777" w:rsidR="00900FA3" w:rsidRPr="00424939" w:rsidRDefault="00900FA3" w:rsidP="00B41BF9">
      <w:pPr>
        <w:spacing w:after="0"/>
        <w:ind w:left="90"/>
        <w:rPr>
          <w:del w:id="5399" w:author="Summer 2023 updates" w:date="2024-07-31T13:42:00Z"/>
          <w:rFonts w:cs="Times New Roman"/>
          <w:color w:val="000000" w:themeColor="text1"/>
        </w:rPr>
      </w:pPr>
      <w:del w:id="5400" w:author="Summer 2023 updates" w:date="2024-07-31T13:42:00Z">
        <w:r w:rsidRPr="00424939">
          <w:rPr>
            <w:rFonts w:cs="Times New Roman"/>
            <w:color w:val="000000" w:themeColor="text1"/>
          </w:rPr>
          <w:delText>ARH-494 Internship in Art History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0A969F98" w14:textId="77777777" w:rsidR="00900FA3" w:rsidRPr="00424939" w:rsidRDefault="00900FA3" w:rsidP="00B41BF9">
      <w:pPr>
        <w:spacing w:after="0"/>
        <w:ind w:left="90"/>
        <w:rPr>
          <w:del w:id="5401" w:author="Summer 2023 updates" w:date="2024-07-31T13:42:00Z"/>
          <w:rFonts w:cs="Times New Roman"/>
          <w:color w:val="000000" w:themeColor="text1"/>
        </w:rPr>
      </w:pPr>
      <w:r w:rsidRPr="00424939">
        <w:rPr>
          <w:rFonts w:cs="Times New Roman"/>
          <w:color w:val="000000" w:themeColor="text1"/>
        </w:rPr>
        <w:t>ART-494 Internship in Art</w:t>
      </w:r>
      <w:del w:id="5402" w:author="Summer 2023 updates" w:date="2024-07-31T13:42:00Z">
        <w:r w:rsidRPr="00424939">
          <w:rPr>
            <w:rFonts w:cs="Times New Roman"/>
            <w:color w:val="000000" w:themeColor="text1"/>
          </w:rPr>
          <w:delText xml:space="preserve"> </w:delText>
        </w:r>
      </w:del>
    </w:p>
    <w:p w14:paraId="4AE4B711" w14:textId="4F7545C9" w:rsidR="00900FA3" w:rsidRPr="00424939" w:rsidRDefault="00F4224C" w:rsidP="00B90A61">
      <w:pPr>
        <w:spacing w:after="0"/>
        <w:ind w:left="180" w:hanging="180"/>
        <w:rPr>
          <w:rFonts w:cs="Times New Roman"/>
          <w:color w:val="000000" w:themeColor="text1"/>
        </w:rPr>
        <w:pPrChange w:id="5403" w:author="Summer 2023 updates" w:date="2024-07-31T13:42:00Z">
          <w:pPr>
            <w:spacing w:after="0"/>
            <w:ind w:left="90"/>
          </w:pPr>
        </w:pPrChange>
      </w:pPr>
      <w:del w:id="5404" w:author="Summer 2023 updates" w:date="2024-07-31T13:42:00Z">
        <w:r>
          <w:rPr>
            <w:rFonts w:cs="Times New Roman"/>
            <w:color w:val="000000" w:themeColor="text1"/>
          </w:rPr>
          <w:delText>AT-494</w:delText>
        </w:r>
        <w:r w:rsidR="00900FA3" w:rsidRPr="00424939">
          <w:rPr>
            <w:rFonts w:cs="Times New Roman"/>
            <w:color w:val="000000" w:themeColor="text1"/>
          </w:rPr>
          <w:delText xml:space="preserve"> Internship in Athletic Training</w:delText>
        </w:r>
      </w:del>
      <w:r w:rsidR="00900FA3" w:rsidRPr="00424939">
        <w:rPr>
          <w:rFonts w:cs="Times New Roman"/>
          <w:color w:val="000000" w:themeColor="text1"/>
        </w:rPr>
        <w:t xml:space="preserve"> </w:t>
      </w:r>
    </w:p>
    <w:p w14:paraId="682802C4" w14:textId="6DF0DF12" w:rsidR="00900FA3" w:rsidRPr="00424939" w:rsidRDefault="00900FA3" w:rsidP="00B90A61">
      <w:pPr>
        <w:spacing w:after="0"/>
        <w:ind w:left="180" w:hanging="180"/>
        <w:rPr>
          <w:rFonts w:cs="Times New Roman"/>
          <w:color w:val="000000" w:themeColor="text1"/>
        </w:rPr>
        <w:pPrChange w:id="5405" w:author="Summer 2023 updates" w:date="2024-07-31T13:42:00Z">
          <w:pPr>
            <w:spacing w:after="0"/>
            <w:ind w:left="90"/>
          </w:pPr>
        </w:pPrChange>
      </w:pPr>
      <w:r w:rsidRPr="00424939">
        <w:rPr>
          <w:rFonts w:cs="Times New Roman"/>
          <w:color w:val="000000" w:themeColor="text1"/>
        </w:rPr>
        <w:t>BIO-494 Internship in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1FEF789" w14:textId="30BE94D7" w:rsidR="00900FA3" w:rsidRPr="00424939" w:rsidRDefault="00900FA3" w:rsidP="00B90A61">
      <w:pPr>
        <w:spacing w:after="0"/>
        <w:ind w:left="180" w:hanging="180"/>
        <w:rPr>
          <w:rFonts w:cs="Times New Roman"/>
          <w:color w:val="000000" w:themeColor="text1"/>
        </w:rPr>
        <w:pPrChange w:id="5406" w:author="Summer 2023 updates" w:date="2024-07-31T13:42:00Z">
          <w:pPr>
            <w:spacing w:after="0"/>
            <w:ind w:left="90"/>
          </w:pPr>
        </w:pPrChange>
      </w:pPr>
      <w:r w:rsidRPr="00424939">
        <w:rPr>
          <w:rFonts w:cs="Times New Roman"/>
          <w:color w:val="000000" w:themeColor="text1"/>
        </w:rPr>
        <w:t xml:space="preserve">BUS-494 Internship in Business </w:t>
      </w:r>
    </w:p>
    <w:p w14:paraId="0D6B36E9" w14:textId="6C223F64" w:rsidR="00900FA3" w:rsidRPr="00424939" w:rsidRDefault="00900FA3" w:rsidP="00B90A61">
      <w:pPr>
        <w:spacing w:after="0"/>
        <w:ind w:left="180" w:hanging="180"/>
        <w:rPr>
          <w:rFonts w:cs="Times New Roman"/>
          <w:color w:val="000000" w:themeColor="text1"/>
        </w:rPr>
        <w:pPrChange w:id="5407" w:author="Summer 2023 updates" w:date="2024-07-31T13:42:00Z">
          <w:pPr>
            <w:spacing w:after="0"/>
            <w:ind w:left="90"/>
          </w:pPr>
        </w:pPrChange>
      </w:pPr>
      <w:r w:rsidRPr="00424939">
        <w:rPr>
          <w:rFonts w:cs="Times New Roman"/>
          <w:color w:val="000000" w:themeColor="text1"/>
        </w:rPr>
        <w:t>CHM-494 Internship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52650F3" w14:textId="4BC2C2EB" w:rsidR="00900FA3" w:rsidRPr="00424939" w:rsidRDefault="00900FA3" w:rsidP="00B90A61">
      <w:pPr>
        <w:spacing w:after="0"/>
        <w:ind w:left="180" w:hanging="180"/>
        <w:rPr>
          <w:rFonts w:cs="Times New Roman"/>
          <w:color w:val="000000" w:themeColor="text1"/>
        </w:rPr>
        <w:pPrChange w:id="5408" w:author="Summer 2023 updates" w:date="2024-07-31T13:42:00Z">
          <w:pPr>
            <w:spacing w:after="0"/>
            <w:ind w:left="90"/>
          </w:pPr>
        </w:pPrChange>
      </w:pPr>
      <w:r w:rsidRPr="00424939">
        <w:rPr>
          <w:rFonts w:cs="Times New Roman"/>
          <w:color w:val="000000" w:themeColor="text1"/>
        </w:rPr>
        <w:t>COM-494 Internship in Journalism/Communication</w:t>
      </w:r>
    </w:p>
    <w:p w14:paraId="09FC5EFC" w14:textId="2107FF0E" w:rsidR="00900FA3" w:rsidRPr="00424939" w:rsidRDefault="00900FA3" w:rsidP="00B90A61">
      <w:pPr>
        <w:spacing w:after="0"/>
        <w:ind w:left="180" w:hanging="180"/>
        <w:rPr>
          <w:rFonts w:cs="Times New Roman"/>
          <w:color w:val="000000" w:themeColor="text1"/>
        </w:rPr>
        <w:pPrChange w:id="5409" w:author="Summer 2023 updates" w:date="2024-07-31T13:42:00Z">
          <w:pPr>
            <w:spacing w:after="0"/>
            <w:ind w:left="90"/>
          </w:pPr>
        </w:pPrChange>
      </w:pPr>
      <w:r w:rsidRPr="00424939">
        <w:rPr>
          <w:rFonts w:cs="Times New Roman"/>
          <w:color w:val="000000" w:themeColor="text1"/>
        </w:rPr>
        <w:t>CRW-494 Internship in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p>
    <w:p w14:paraId="133FB391" w14:textId="25575994" w:rsidR="000C0884" w:rsidRDefault="00F4224C" w:rsidP="00B90A61">
      <w:pPr>
        <w:spacing w:after="0"/>
        <w:ind w:left="180" w:hanging="180"/>
        <w:rPr>
          <w:rFonts w:cs="Times New Roman"/>
          <w:color w:val="000000" w:themeColor="text1"/>
        </w:rPr>
        <w:pPrChange w:id="5410" w:author="Summer 2023 updates" w:date="2024-07-31T13:42:00Z">
          <w:pPr>
            <w:spacing w:after="0"/>
            <w:ind w:left="90"/>
          </w:pPr>
        </w:pPrChange>
      </w:pPr>
      <w:r>
        <w:rPr>
          <w:rFonts w:cs="Times New Roman"/>
          <w:color w:val="000000" w:themeColor="text1"/>
        </w:rPr>
        <w:t>CS-494</w:t>
      </w:r>
      <w:r w:rsidR="00900FA3" w:rsidRPr="00424939">
        <w:rPr>
          <w:rFonts w:cs="Times New Roman"/>
          <w:color w:val="000000" w:themeColor="text1"/>
        </w:rPr>
        <w:t xml:space="preserve"> Internship in Computer Science</w:t>
      </w:r>
    </w:p>
    <w:p w14:paraId="31D4A1D2" w14:textId="2A1A7A51" w:rsidR="00900FA3" w:rsidRPr="00424939" w:rsidRDefault="000C0884" w:rsidP="00B90A61">
      <w:pPr>
        <w:spacing w:after="0"/>
        <w:ind w:left="180" w:hanging="180"/>
        <w:rPr>
          <w:rFonts w:cs="Times New Roman"/>
          <w:color w:val="000000" w:themeColor="text1"/>
        </w:rPr>
        <w:pPrChange w:id="5411" w:author="Summer 2023 updates" w:date="2024-07-31T13:42:00Z">
          <w:pPr>
            <w:spacing w:after="0"/>
            <w:ind w:left="90"/>
          </w:pPr>
        </w:pPrChange>
      </w:pPr>
      <w:r>
        <w:rPr>
          <w:rFonts w:cs="Times New Roman"/>
          <w:color w:val="000000" w:themeColor="text1"/>
        </w:rPr>
        <w:t>DS-494 Internship in Data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4550B893" w14:textId="5A2B98E1" w:rsidR="00900FA3" w:rsidRPr="00424939" w:rsidRDefault="00900FA3" w:rsidP="00B90A61">
      <w:pPr>
        <w:spacing w:after="0"/>
        <w:ind w:left="180" w:hanging="180"/>
        <w:rPr>
          <w:rFonts w:cs="Times New Roman"/>
          <w:color w:val="000000" w:themeColor="text1"/>
        </w:rPr>
        <w:pPrChange w:id="5412" w:author="Summer 2023 updates" w:date="2024-07-31T13:42:00Z">
          <w:pPr>
            <w:spacing w:after="0"/>
            <w:ind w:left="90"/>
          </w:pPr>
        </w:pPrChange>
      </w:pPr>
      <w:r w:rsidRPr="00424939">
        <w:rPr>
          <w:rFonts w:cs="Times New Roman"/>
          <w:color w:val="000000" w:themeColor="text1"/>
        </w:rPr>
        <w:t>EDU-494 Internship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4C5BD96" w14:textId="39C0E380" w:rsidR="00900FA3" w:rsidRPr="00424939" w:rsidRDefault="00900FA3" w:rsidP="00B90A61">
      <w:pPr>
        <w:spacing w:after="0"/>
        <w:ind w:left="180" w:hanging="180"/>
        <w:rPr>
          <w:rFonts w:cs="Times New Roman"/>
          <w:color w:val="000000" w:themeColor="text1"/>
        </w:rPr>
        <w:pPrChange w:id="5413" w:author="Summer 2023 updates" w:date="2024-07-31T13:42:00Z">
          <w:pPr>
            <w:spacing w:after="0"/>
            <w:ind w:left="90"/>
          </w:pPr>
        </w:pPrChange>
      </w:pPr>
      <w:r w:rsidRPr="00424939">
        <w:rPr>
          <w:rFonts w:cs="Times New Roman"/>
          <w:color w:val="000000" w:themeColor="text1"/>
        </w:rPr>
        <w:t>ENG-494 Internship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10709B1" w14:textId="4504EBA4" w:rsidR="00900FA3" w:rsidRPr="00424939" w:rsidRDefault="00F4224C" w:rsidP="00B90A61">
      <w:pPr>
        <w:spacing w:after="0"/>
        <w:ind w:left="180" w:hanging="180"/>
        <w:rPr>
          <w:rFonts w:cs="Times New Roman"/>
          <w:color w:val="000000" w:themeColor="text1"/>
        </w:rPr>
        <w:pPrChange w:id="5414" w:author="Summer 2023 updates" w:date="2024-07-31T13:42:00Z">
          <w:pPr>
            <w:spacing w:after="0"/>
            <w:ind w:left="90"/>
          </w:pPr>
        </w:pPrChange>
      </w:pPr>
      <w:r>
        <w:rPr>
          <w:rFonts w:cs="Times New Roman"/>
          <w:color w:val="000000" w:themeColor="text1"/>
        </w:rPr>
        <w:t>FLM-494 Internship in Film</w:t>
      </w:r>
    </w:p>
    <w:p w14:paraId="360BC237" w14:textId="526DDB41" w:rsidR="00900FA3" w:rsidRPr="00424939" w:rsidRDefault="00F4224C" w:rsidP="00B90A61">
      <w:pPr>
        <w:spacing w:after="0"/>
        <w:ind w:left="180" w:hanging="180"/>
        <w:rPr>
          <w:rFonts w:cs="Times New Roman"/>
          <w:color w:val="000000" w:themeColor="text1"/>
        </w:rPr>
        <w:pPrChange w:id="5415" w:author="Summer 2023 updates" w:date="2024-07-31T13:42:00Z">
          <w:pPr>
            <w:spacing w:after="0"/>
            <w:ind w:left="90"/>
          </w:pPr>
        </w:pPrChange>
      </w:pPr>
      <w:r>
        <w:rPr>
          <w:rFonts w:cs="Times New Roman"/>
          <w:color w:val="000000" w:themeColor="text1"/>
        </w:rPr>
        <w:t>FRE-494 Internship in French</w:t>
      </w:r>
    </w:p>
    <w:p w14:paraId="6A7C2796" w14:textId="47133982" w:rsidR="00900FA3" w:rsidRDefault="00F4224C" w:rsidP="00B90A61">
      <w:pPr>
        <w:spacing w:after="0"/>
        <w:ind w:left="180" w:hanging="180"/>
        <w:rPr>
          <w:rFonts w:cs="Times New Roman"/>
          <w:color w:val="000000" w:themeColor="text1"/>
        </w:rPr>
        <w:pPrChange w:id="5416" w:author="Summer 2023 updates" w:date="2024-07-31T13:42:00Z">
          <w:pPr>
            <w:spacing w:after="0"/>
            <w:ind w:left="90"/>
          </w:pPr>
        </w:pPrChange>
      </w:pPr>
      <w:r>
        <w:rPr>
          <w:rFonts w:cs="Times New Roman"/>
          <w:color w:val="000000" w:themeColor="text1"/>
        </w:rPr>
        <w:t>HIS-494</w:t>
      </w:r>
      <w:r w:rsidR="00900FA3" w:rsidRPr="00424939">
        <w:rPr>
          <w:rFonts w:cs="Times New Roman"/>
          <w:color w:val="000000" w:themeColor="text1"/>
        </w:rPr>
        <w:t xml:space="preserve"> Internship in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4791F84F" w14:textId="4251D73A" w:rsidR="00541402" w:rsidRPr="00424939" w:rsidRDefault="00541402" w:rsidP="00B90A61">
      <w:pPr>
        <w:spacing w:after="0"/>
        <w:ind w:left="180" w:hanging="180"/>
        <w:rPr>
          <w:rFonts w:cs="Times New Roman"/>
          <w:color w:val="000000" w:themeColor="text1"/>
        </w:rPr>
        <w:pPrChange w:id="5417" w:author="Summer 2023 updates" w:date="2024-07-31T13:42:00Z">
          <w:pPr>
            <w:spacing w:after="0"/>
            <w:ind w:left="90"/>
          </w:pPr>
        </w:pPrChange>
      </w:pPr>
      <w:r>
        <w:rPr>
          <w:rFonts w:cs="Times New Roman"/>
          <w:color w:val="000000" w:themeColor="text1"/>
        </w:rPr>
        <w:t>HSS-494 Health Sciences Internship</w:t>
      </w:r>
    </w:p>
    <w:p w14:paraId="38078E05" w14:textId="5474722E" w:rsidR="00900FA3" w:rsidRPr="00424939" w:rsidRDefault="00900FA3" w:rsidP="00B90A61">
      <w:pPr>
        <w:spacing w:after="0"/>
        <w:ind w:left="180" w:hanging="180"/>
        <w:rPr>
          <w:rFonts w:cs="Times New Roman"/>
          <w:color w:val="000000" w:themeColor="text1"/>
        </w:rPr>
        <w:pPrChange w:id="5418" w:author="Summer 2023 updates" w:date="2024-07-31T13:42:00Z">
          <w:pPr>
            <w:spacing w:after="0"/>
            <w:ind w:left="90"/>
          </w:pPr>
        </w:pPrChange>
      </w:pPr>
      <w:r w:rsidRPr="00424939">
        <w:rPr>
          <w:rFonts w:cs="Times New Roman"/>
          <w:color w:val="000000" w:themeColor="text1"/>
        </w:rPr>
        <w:t>INT-115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6D60FC" w:rsidRPr="00424939">
        <w:rPr>
          <w:rFonts w:cs="Times New Roman"/>
          <w:color w:val="000000" w:themeColor="text1"/>
        </w:rPr>
        <w:t xml:space="preserve">in </w:t>
      </w:r>
      <w:r w:rsidRPr="00424939">
        <w:rPr>
          <w:rFonts w:cs="Times New Roman"/>
          <w:color w:val="000000" w:themeColor="text1"/>
        </w:rPr>
        <w:t>Southern Africa</w:t>
      </w:r>
    </w:p>
    <w:p w14:paraId="14E01835" w14:textId="5EC3E2AB" w:rsidR="00900FA3" w:rsidRPr="00424939" w:rsidRDefault="00900FA3" w:rsidP="00B90A61">
      <w:pPr>
        <w:spacing w:after="0"/>
        <w:ind w:left="180" w:hanging="180"/>
        <w:rPr>
          <w:rFonts w:cs="Times New Roman"/>
          <w:color w:val="000000" w:themeColor="text1"/>
        </w:rPr>
        <w:pPrChange w:id="5419" w:author="Summer 2023 updates" w:date="2024-07-31T13:42:00Z">
          <w:pPr>
            <w:spacing w:after="0"/>
            <w:ind w:left="90"/>
          </w:pPr>
        </w:pPrChange>
      </w:pPr>
      <w:r w:rsidRPr="00424939">
        <w:rPr>
          <w:rFonts w:cs="Times New Roman"/>
          <w:color w:val="000000" w:themeColor="text1"/>
        </w:rPr>
        <w:t>INT-494 Interdisciplinary Internship</w:t>
      </w:r>
    </w:p>
    <w:p w14:paraId="740D5A2E" w14:textId="12A392C5" w:rsidR="00900FA3" w:rsidRPr="00424939" w:rsidRDefault="00900FA3" w:rsidP="00B90A61">
      <w:pPr>
        <w:spacing w:after="0"/>
        <w:ind w:left="180" w:hanging="180"/>
        <w:rPr>
          <w:rFonts w:cs="Times New Roman"/>
          <w:color w:val="000000" w:themeColor="text1"/>
        </w:rPr>
        <w:pPrChange w:id="5420" w:author="Summer 2023 updates" w:date="2024-07-31T13:42:00Z">
          <w:pPr>
            <w:spacing w:after="0"/>
            <w:ind w:left="90"/>
          </w:pPr>
        </w:pPrChange>
      </w:pPr>
      <w:r w:rsidRPr="00424939">
        <w:rPr>
          <w:rFonts w:cs="Times New Roman"/>
          <w:color w:val="000000" w:themeColor="text1"/>
        </w:rPr>
        <w:t>INT-</w:t>
      </w:r>
      <w:r w:rsidR="00E320C0" w:rsidRPr="00424939">
        <w:rPr>
          <w:rFonts w:cs="Times New Roman"/>
          <w:color w:val="000000" w:themeColor="text1"/>
        </w:rPr>
        <w:t>499</w:t>
      </w:r>
      <w:r w:rsidRPr="00424939">
        <w:rPr>
          <w:rFonts w:cs="Times New Roman"/>
          <w:color w:val="000000" w:themeColor="text1"/>
        </w:rPr>
        <w:t xml:space="preserve"> Summer Internship (non-credit bearing) </w:t>
      </w:r>
    </w:p>
    <w:p w14:paraId="4BBBF35C" w14:textId="7579B362" w:rsidR="007A175C" w:rsidRPr="00424939" w:rsidRDefault="007A175C" w:rsidP="00B90A61">
      <w:pPr>
        <w:spacing w:after="0"/>
        <w:ind w:left="180" w:hanging="180"/>
        <w:rPr>
          <w:rFonts w:cs="Times New Roman"/>
          <w:color w:val="000000" w:themeColor="text1"/>
        </w:rPr>
        <w:pPrChange w:id="5421" w:author="Summer 2023 updates" w:date="2024-07-31T13:42:00Z">
          <w:pPr>
            <w:spacing w:after="0"/>
            <w:ind w:left="90"/>
          </w:pPr>
        </w:pPrChange>
      </w:pPr>
      <w:r w:rsidRPr="00424939">
        <w:rPr>
          <w:rFonts w:cs="Times New Roman"/>
          <w:color w:val="000000" w:themeColor="text1"/>
        </w:rPr>
        <w:t>KIN-494 Internship in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Health, and Recreation </w:t>
      </w:r>
    </w:p>
    <w:p w14:paraId="3F498801" w14:textId="320089B2" w:rsidR="00900FA3" w:rsidRPr="00424939" w:rsidRDefault="00900FA3" w:rsidP="00B90A61">
      <w:pPr>
        <w:spacing w:after="0"/>
        <w:ind w:left="180" w:hanging="180"/>
        <w:rPr>
          <w:rFonts w:cs="Times New Roman"/>
          <w:color w:val="000000" w:themeColor="text1"/>
        </w:rPr>
        <w:pPrChange w:id="5422" w:author="Summer 2023 updates" w:date="2024-07-31T13:42:00Z">
          <w:pPr>
            <w:spacing w:after="0"/>
            <w:ind w:left="90"/>
          </w:pPr>
        </w:pPrChange>
      </w:pPr>
      <w:r w:rsidRPr="00424939">
        <w:rPr>
          <w:rFonts w:cs="Times New Roman"/>
          <w:color w:val="000000" w:themeColor="text1"/>
        </w:rPr>
        <w:t>MTH-494 Internship in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2FA875B" w14:textId="77777777" w:rsidR="00541402" w:rsidRDefault="00F4224C" w:rsidP="00B90A61">
      <w:pPr>
        <w:spacing w:after="0"/>
        <w:ind w:left="180" w:hanging="180"/>
        <w:rPr>
          <w:rFonts w:cs="Times New Roman"/>
          <w:color w:val="000000" w:themeColor="text1"/>
        </w:rPr>
        <w:pPrChange w:id="5423" w:author="Summer 2023 updates" w:date="2024-07-31T13:42:00Z">
          <w:pPr>
            <w:spacing w:after="0"/>
            <w:ind w:left="90"/>
          </w:pPr>
        </w:pPrChange>
      </w:pPr>
      <w:r>
        <w:rPr>
          <w:rFonts w:cs="Times New Roman"/>
          <w:color w:val="000000" w:themeColor="text1"/>
        </w:rPr>
        <w:t>NUR-494</w:t>
      </w:r>
      <w:r w:rsidR="00900FA3" w:rsidRPr="00424939">
        <w:rPr>
          <w:rFonts w:cs="Times New Roman"/>
          <w:color w:val="000000" w:themeColor="text1"/>
        </w:rPr>
        <w:t xml:space="preserve"> Internship in Nursing</w:t>
      </w:r>
    </w:p>
    <w:p w14:paraId="02F35A6B" w14:textId="70BD90E0" w:rsidR="00900FA3" w:rsidRPr="00424939" w:rsidRDefault="00541402" w:rsidP="00B90A61">
      <w:pPr>
        <w:spacing w:after="0"/>
        <w:ind w:left="180" w:hanging="180"/>
        <w:rPr>
          <w:rFonts w:cs="Times New Roman"/>
          <w:color w:val="000000" w:themeColor="text1"/>
        </w:rPr>
        <w:pPrChange w:id="5424" w:author="Summer 2023 updates" w:date="2024-07-31T13:42:00Z">
          <w:pPr>
            <w:spacing w:after="0"/>
            <w:ind w:left="90"/>
          </w:pPr>
        </w:pPrChange>
      </w:pPr>
      <w:r>
        <w:rPr>
          <w:rFonts w:cs="Times New Roman"/>
          <w:color w:val="000000" w:themeColor="text1"/>
        </w:rPr>
        <w:t>NYT-394 Internship in New York City (New York Term)</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B0FA5D2" w14:textId="7523F551" w:rsidR="00900FA3" w:rsidRPr="00424939" w:rsidRDefault="00F4224C" w:rsidP="00B90A61">
      <w:pPr>
        <w:spacing w:after="0"/>
        <w:ind w:left="180" w:hanging="180"/>
        <w:rPr>
          <w:rFonts w:cs="Times New Roman"/>
          <w:color w:val="000000" w:themeColor="text1"/>
        </w:rPr>
        <w:pPrChange w:id="5425" w:author="Summer 2023 updates" w:date="2024-07-31T13:42:00Z">
          <w:pPr>
            <w:spacing w:after="0"/>
            <w:ind w:left="90"/>
          </w:pPr>
        </w:pPrChange>
      </w:pPr>
      <w:r>
        <w:rPr>
          <w:rFonts w:cs="Times New Roman"/>
          <w:color w:val="000000" w:themeColor="text1"/>
        </w:rPr>
        <w:t>PHL-494</w:t>
      </w:r>
      <w:r w:rsidR="00900FA3" w:rsidRPr="00424939">
        <w:rPr>
          <w:rFonts w:cs="Times New Roman"/>
          <w:color w:val="000000" w:themeColor="text1"/>
        </w:rPr>
        <w:t xml:space="preserve"> Internship in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r w:rsidR="00D53961">
        <w:rPr>
          <w:rFonts w:cs="Times New Roman"/>
          <w:color w:val="000000" w:themeColor="text1"/>
        </w:rPr>
        <w:t>(WE)</w:t>
      </w:r>
    </w:p>
    <w:p w14:paraId="02595650" w14:textId="71BA8189" w:rsidR="00900FA3" w:rsidRPr="00424939" w:rsidRDefault="00900FA3" w:rsidP="00B90A61">
      <w:pPr>
        <w:spacing w:after="0"/>
        <w:ind w:left="180" w:hanging="180"/>
        <w:rPr>
          <w:rFonts w:cs="Times New Roman"/>
          <w:color w:val="000000" w:themeColor="text1"/>
        </w:rPr>
        <w:pPrChange w:id="5426" w:author="Summer 2023 updates" w:date="2024-07-31T13:42:00Z">
          <w:pPr>
            <w:spacing w:after="0"/>
            <w:ind w:left="90"/>
          </w:pPr>
        </w:pPrChange>
      </w:pPr>
      <w:r w:rsidRPr="00424939">
        <w:rPr>
          <w:rFonts w:cs="Times New Roman"/>
          <w:color w:val="000000" w:themeColor="text1"/>
        </w:rPr>
        <w:t>PHY-494 Internship in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3850F98E" w14:textId="41600796" w:rsidR="00900FA3" w:rsidRPr="00424939" w:rsidRDefault="00900FA3" w:rsidP="00B90A61">
      <w:pPr>
        <w:spacing w:after="0"/>
        <w:ind w:left="180" w:hanging="180"/>
        <w:rPr>
          <w:rFonts w:cs="Times New Roman"/>
          <w:color w:val="000000" w:themeColor="text1"/>
        </w:rPr>
        <w:pPrChange w:id="5427" w:author="Summer 2023 updates" w:date="2024-07-31T13:42:00Z">
          <w:pPr>
            <w:spacing w:after="0"/>
            <w:ind w:left="90"/>
          </w:pPr>
        </w:pPrChange>
      </w:pPr>
      <w:r w:rsidRPr="00424939">
        <w:rPr>
          <w:rFonts w:cs="Times New Roman"/>
          <w:color w:val="000000" w:themeColor="text1"/>
        </w:rPr>
        <w:t>POL-494 Internship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58282CD" w14:textId="76B9DF89" w:rsidR="00900FA3" w:rsidRPr="00424939" w:rsidRDefault="00F4224C" w:rsidP="00B90A61">
      <w:pPr>
        <w:spacing w:after="0"/>
        <w:ind w:left="180" w:hanging="180"/>
        <w:rPr>
          <w:rFonts w:cs="Times New Roman"/>
          <w:color w:val="000000" w:themeColor="text1"/>
        </w:rPr>
        <w:pPrChange w:id="5428" w:author="Summer 2023 updates" w:date="2024-07-31T13:42:00Z">
          <w:pPr>
            <w:spacing w:after="0"/>
            <w:ind w:left="90"/>
          </w:pPr>
        </w:pPrChange>
      </w:pPr>
      <w:r>
        <w:rPr>
          <w:rFonts w:cs="Times New Roman"/>
          <w:color w:val="000000" w:themeColor="text1"/>
        </w:rPr>
        <w:t>PR-494</w:t>
      </w:r>
      <w:r w:rsidR="00900FA3" w:rsidRPr="00424939">
        <w:rPr>
          <w:rFonts w:cs="Times New Roman"/>
          <w:color w:val="000000" w:themeColor="text1"/>
        </w:rPr>
        <w:t xml:space="preserve"> Internship in Public Relations</w:t>
      </w:r>
    </w:p>
    <w:p w14:paraId="4AE09E28" w14:textId="357EA800" w:rsidR="00900FA3" w:rsidRPr="00424939" w:rsidRDefault="00900FA3" w:rsidP="00B90A61">
      <w:pPr>
        <w:spacing w:after="0"/>
        <w:ind w:left="180" w:hanging="180"/>
        <w:rPr>
          <w:rFonts w:cs="Times New Roman"/>
          <w:color w:val="000000" w:themeColor="text1"/>
        </w:rPr>
        <w:pPrChange w:id="5429" w:author="Summer 2023 updates" w:date="2024-07-31T13:42:00Z">
          <w:pPr>
            <w:spacing w:after="0"/>
            <w:ind w:left="90"/>
          </w:pPr>
        </w:pPrChange>
      </w:pPr>
      <w:r w:rsidRPr="00424939">
        <w:rPr>
          <w:rFonts w:cs="Times New Roman"/>
          <w:color w:val="000000" w:themeColor="text1"/>
        </w:rPr>
        <w:t>PSY-494 Internship in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6203A67" w14:textId="36436824" w:rsidR="00900FA3" w:rsidRPr="00424939" w:rsidRDefault="00900FA3" w:rsidP="00B90A61">
      <w:pPr>
        <w:spacing w:after="0"/>
        <w:ind w:left="180" w:hanging="180"/>
        <w:rPr>
          <w:rFonts w:cs="Times New Roman"/>
          <w:color w:val="000000" w:themeColor="text1"/>
        </w:rPr>
        <w:pPrChange w:id="5430" w:author="Summer 2023 updates" w:date="2024-07-31T13:42:00Z">
          <w:pPr>
            <w:spacing w:after="0"/>
            <w:ind w:left="90"/>
          </w:pPr>
        </w:pPrChange>
      </w:pPr>
      <w:r w:rsidRPr="00424939">
        <w:rPr>
          <w:rFonts w:cs="Times New Roman"/>
          <w:color w:val="000000" w:themeColor="text1"/>
        </w:rPr>
        <w:t>REL-494 Internship in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9A10A0">
        <w:rPr>
          <w:rFonts w:cs="Times New Roman"/>
          <w:color w:val="000000" w:themeColor="text1"/>
        </w:rPr>
        <w:t>(WE)</w:t>
      </w:r>
    </w:p>
    <w:p w14:paraId="628D74CB" w14:textId="7C4E4B9A" w:rsidR="00F411A2" w:rsidRDefault="00DC27D2" w:rsidP="00B90A61">
      <w:pPr>
        <w:spacing w:after="0"/>
        <w:ind w:left="180" w:hanging="180"/>
        <w:rPr>
          <w:ins w:id="5431" w:author="Summer 2023 updates" w:date="2024-07-31T13:42:00Z"/>
          <w:rFonts w:cs="Times New Roman"/>
          <w:color w:val="000000" w:themeColor="text1"/>
        </w:rPr>
      </w:pPr>
      <w:r w:rsidRPr="00424939">
        <w:rPr>
          <w:rFonts w:cs="Times New Roman"/>
          <w:color w:val="000000" w:themeColor="text1"/>
        </w:rPr>
        <w:t>RHE-</w:t>
      </w:r>
      <w:r w:rsidR="00461AC7" w:rsidRPr="00424939">
        <w:rPr>
          <w:rFonts w:cs="Times New Roman"/>
          <w:color w:val="000000" w:themeColor="text1"/>
        </w:rPr>
        <w:t>494</w:t>
      </w:r>
      <w:r w:rsidRPr="00424939">
        <w:rPr>
          <w:rFonts w:cs="Times New Roman"/>
          <w:color w:val="000000" w:themeColor="text1"/>
        </w:rPr>
        <w:t xml:space="preserve"> Internship in Writing</w:t>
      </w:r>
      <w:r w:rsidR="00126FE2" w:rsidRPr="00424939">
        <w:rPr>
          <w:rFonts w:cs="Times New Roman"/>
          <w:color w:val="000000" w:themeColor="text1"/>
        </w:rPr>
        <w:fldChar w:fldCharType="begin"/>
      </w:r>
      <w:r w:rsidR="00126FE2" w:rsidRPr="00424939">
        <w:rPr>
          <w:color w:val="000000" w:themeColor="text1"/>
        </w:rPr>
        <w:instrText xml:space="preserve"> XE "</w:instrText>
      </w:r>
      <w:r w:rsidR="00126FE2" w:rsidRPr="00424939">
        <w:rPr>
          <w:rFonts w:cs="Times New Roman"/>
          <w:b/>
          <w:smallCaps/>
          <w:color w:val="000000" w:themeColor="text1"/>
        </w:rPr>
        <w:instrText>Writing</w:instrText>
      </w:r>
      <w:r w:rsidR="00126FE2" w:rsidRPr="00424939">
        <w:rPr>
          <w:color w:val="000000" w:themeColor="text1"/>
        </w:rPr>
        <w:instrText xml:space="preserve">" </w:instrText>
      </w:r>
      <w:r w:rsidR="00126FE2" w:rsidRPr="00424939">
        <w:rPr>
          <w:rFonts w:cs="Times New Roman"/>
          <w:color w:val="000000" w:themeColor="text1"/>
        </w:rPr>
        <w:fldChar w:fldCharType="end"/>
      </w:r>
    </w:p>
    <w:p w14:paraId="227EBC43" w14:textId="17F421AF" w:rsidR="00900FA3" w:rsidRPr="00424939" w:rsidRDefault="00900FA3" w:rsidP="00B90A61">
      <w:pPr>
        <w:spacing w:after="0"/>
        <w:ind w:left="180" w:hanging="180"/>
        <w:rPr>
          <w:rFonts w:cs="Times New Roman"/>
          <w:color w:val="000000" w:themeColor="text1"/>
        </w:rPr>
        <w:pPrChange w:id="5432" w:author="Summer 2023 updates" w:date="2024-07-31T13:42:00Z">
          <w:pPr>
            <w:spacing w:after="0"/>
            <w:ind w:left="90"/>
          </w:pPr>
        </w:pPrChange>
      </w:pPr>
      <w:r w:rsidRPr="00424939">
        <w:rPr>
          <w:rFonts w:cs="Times New Roman"/>
          <w:color w:val="000000" w:themeColor="text1"/>
        </w:rPr>
        <w:t>SCJ-494 Internship in Social and Criminal Justice</w:t>
      </w:r>
    </w:p>
    <w:p w14:paraId="730910B5" w14:textId="31B554CF" w:rsidR="00900FA3" w:rsidRPr="00424939" w:rsidRDefault="00900FA3" w:rsidP="00B90A61">
      <w:pPr>
        <w:spacing w:after="0"/>
        <w:ind w:left="180" w:hanging="180"/>
        <w:rPr>
          <w:rFonts w:cs="Times New Roman"/>
          <w:color w:val="000000" w:themeColor="text1"/>
        </w:rPr>
        <w:pPrChange w:id="5433" w:author="Summer 2023 updates" w:date="2024-07-31T13:42:00Z">
          <w:pPr>
            <w:spacing w:after="0"/>
            <w:ind w:left="90"/>
          </w:pPr>
        </w:pPrChange>
      </w:pPr>
      <w:r w:rsidRPr="00424939">
        <w:rPr>
          <w:rFonts w:cs="Times New Roman"/>
          <w:color w:val="000000" w:themeColor="text1"/>
        </w:rPr>
        <w:t>SOC-494 Internship in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445D5E3" w14:textId="38DFB6AB" w:rsidR="007C40A6" w:rsidRPr="00424939" w:rsidRDefault="007C40A6" w:rsidP="00B90A61">
      <w:pPr>
        <w:spacing w:after="0"/>
        <w:ind w:left="180" w:hanging="180"/>
        <w:rPr>
          <w:rFonts w:cs="Times New Roman"/>
          <w:color w:val="000000" w:themeColor="text1"/>
        </w:rPr>
        <w:pPrChange w:id="5434" w:author="Summer 2023 updates" w:date="2024-07-31T13:42:00Z">
          <w:pPr>
            <w:spacing w:after="0"/>
            <w:ind w:left="90"/>
          </w:pPr>
        </w:pPrChange>
      </w:pPr>
      <w:r w:rsidRPr="00424939">
        <w:rPr>
          <w:rFonts w:cs="Times New Roman"/>
          <w:color w:val="000000" w:themeColor="text1"/>
        </w:rPr>
        <w:t>SMT-494 Internship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DD2DCB3" w14:textId="31D34DE3" w:rsidR="00900FA3" w:rsidRPr="00424939" w:rsidRDefault="00F4224C" w:rsidP="00B90A61">
      <w:pPr>
        <w:spacing w:after="0"/>
        <w:ind w:left="180" w:hanging="180"/>
        <w:rPr>
          <w:rFonts w:cs="Times New Roman"/>
          <w:color w:val="000000" w:themeColor="text1"/>
        </w:rPr>
        <w:pPrChange w:id="5435" w:author="Summer 2023 updates" w:date="2024-07-31T13:42:00Z">
          <w:pPr>
            <w:spacing w:after="0"/>
            <w:ind w:left="86"/>
          </w:pPr>
        </w:pPrChange>
      </w:pPr>
      <w:r>
        <w:rPr>
          <w:rFonts w:cs="Times New Roman"/>
          <w:color w:val="000000" w:themeColor="text1"/>
        </w:rPr>
        <w:t>SPA-494</w:t>
      </w:r>
      <w:r w:rsidR="00900FA3" w:rsidRPr="00424939">
        <w:rPr>
          <w:rFonts w:cs="Times New Roman"/>
          <w:color w:val="000000" w:themeColor="text1"/>
        </w:rPr>
        <w:t xml:space="preserve"> Internship in Spanish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900FA3" w:rsidRPr="00424939">
        <w:rPr>
          <w:rFonts w:cs="Times New Roman"/>
          <w:color w:val="000000" w:themeColor="text1"/>
        </w:rPr>
        <w:t xml:space="preserve"> </w:t>
      </w:r>
    </w:p>
    <w:p w14:paraId="5D699D10" w14:textId="626601DB" w:rsidR="00900FA3" w:rsidRPr="00424939" w:rsidRDefault="00900FA3" w:rsidP="00B90A61">
      <w:pPr>
        <w:spacing w:after="0"/>
        <w:ind w:left="180" w:hanging="180"/>
        <w:rPr>
          <w:rFonts w:cs="Times New Roman"/>
          <w:color w:val="000000" w:themeColor="text1"/>
        </w:rPr>
        <w:pPrChange w:id="5436" w:author="Summer 2023 updates" w:date="2024-07-31T13:42:00Z">
          <w:pPr>
            <w:spacing w:after="0"/>
            <w:ind w:left="90"/>
          </w:pPr>
        </w:pPrChange>
      </w:pPr>
      <w:r w:rsidRPr="00424939">
        <w:rPr>
          <w:rFonts w:cs="Times New Roman"/>
          <w:color w:val="000000" w:themeColor="text1"/>
        </w:rPr>
        <w:t>THE-494 Internship in Theatre Arts</w:t>
      </w:r>
      <w:r w:rsidR="006367BF">
        <w:rPr>
          <w:rFonts w:cs="Times New Roman"/>
          <w:color w:val="000000" w:themeColor="text1"/>
        </w:rPr>
        <w:t xml:space="preserve"> </w:t>
      </w:r>
      <w:r w:rsidR="006367BF">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7BB4714" w14:textId="3AC99E08" w:rsidR="00900FA3" w:rsidRPr="00424939" w:rsidRDefault="00900FA3" w:rsidP="00B90A61">
      <w:pPr>
        <w:spacing w:after="0"/>
        <w:ind w:left="180" w:hanging="180"/>
        <w:rPr>
          <w:rFonts w:cs="Times New Roman"/>
          <w:color w:val="000000" w:themeColor="text1"/>
        </w:rPr>
        <w:pPrChange w:id="5437" w:author="Summer 2023 updates" w:date="2024-07-31T13:42:00Z">
          <w:pPr>
            <w:spacing w:after="0"/>
            <w:ind w:left="86"/>
          </w:pPr>
        </w:pPrChange>
      </w:pPr>
      <w:r w:rsidRPr="00424939">
        <w:rPr>
          <w:rFonts w:cs="Times New Roman"/>
          <w:color w:val="000000" w:themeColor="text1"/>
        </w:rPr>
        <w:t xml:space="preserve">WSH-494 </w:t>
      </w:r>
      <w:r w:rsidR="00894051" w:rsidRPr="00424939">
        <w:rPr>
          <w:rFonts w:cs="Times New Roman"/>
          <w:color w:val="000000" w:themeColor="text1"/>
        </w:rPr>
        <w:t xml:space="preserve">The </w:t>
      </w:r>
      <w:r w:rsidR="00807A77" w:rsidRPr="00424939">
        <w:rPr>
          <w:rFonts w:cs="Times New Roman"/>
          <w:color w:val="000000" w:themeColor="text1"/>
        </w:rPr>
        <w:t>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807A77" w:rsidRPr="00424939">
        <w:rPr>
          <w:rFonts w:cs="Times New Roman"/>
          <w:color w:val="000000" w:themeColor="text1"/>
        </w:rPr>
        <w:t xml:space="preserve"> Experience</w:t>
      </w:r>
      <w:r w:rsidRPr="00424939">
        <w:rPr>
          <w:rFonts w:cs="Times New Roman"/>
          <w:color w:val="000000" w:themeColor="text1"/>
        </w:rPr>
        <w:t xml:space="preserve"> </w:t>
      </w:r>
    </w:p>
    <w:p w14:paraId="1EF0BA74" w14:textId="77777777" w:rsidR="00727B71" w:rsidRPr="00424939" w:rsidRDefault="00727B71" w:rsidP="00DB5E9E">
      <w:pPr>
        <w:spacing w:after="0"/>
        <w:rPr>
          <w:rFonts w:cs="Times New Roman"/>
          <w:color w:val="000000" w:themeColor="text1"/>
        </w:rPr>
        <w:sectPr w:rsidR="00727B71" w:rsidRPr="00424939" w:rsidSect="00884DF4">
          <w:type w:val="continuous"/>
          <w:pgSz w:w="12240" w:h="15840"/>
          <w:pgMar w:top="1440" w:right="1080" w:bottom="1080" w:left="1080" w:header="720" w:footer="720" w:gutter="0"/>
          <w:cols w:num="2" w:space="360"/>
          <w:docGrid w:linePitch="360"/>
          <w:sectPrChange w:id="5438" w:author="Summer 2023 updates" w:date="2024-07-31T13:42:00Z">
            <w:sectPr w:rsidR="00727B71" w:rsidRPr="00424939" w:rsidSect="00884DF4">
              <w:pgMar w:top="720" w:right="720" w:bottom="1080" w:left="1440" w:header="720" w:footer="720" w:gutter="0"/>
            </w:sectPr>
          </w:sectPrChange>
        </w:sectPr>
      </w:pPr>
    </w:p>
    <w:p w14:paraId="725638F3" w14:textId="6103195E" w:rsidR="00CE7DE8" w:rsidRPr="00424939" w:rsidRDefault="00CE7DE8" w:rsidP="009118FA">
      <w:pPr>
        <w:spacing w:before="60"/>
        <w:rPr>
          <w:rFonts w:cs="Times New Roman"/>
          <w:color w:val="000000" w:themeColor="text1"/>
        </w:rPr>
      </w:pPr>
      <w:r w:rsidRPr="00424939">
        <w:rPr>
          <w:rFonts w:cs="Times New Roman"/>
          <w:color w:val="000000" w:themeColor="text1"/>
        </w:rPr>
        <w:t>Students completing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del w:id="5439" w:author="Summer 2023 updates" w:date="2024-07-31T13:42:00Z">
        <w:r w:rsidR="008C196D" w:rsidRPr="00424939">
          <w:rPr>
            <w:rFonts w:cs="Times New Roman"/>
            <w:b/>
            <w:smallCaps/>
            <w:color w:val="000000" w:themeColor="text1"/>
          </w:rPr>
          <w:delInstrText>internships</w:delInstrText>
        </w:r>
      </w:del>
      <w:ins w:id="5440"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that are not department specific should register</w:t>
      </w:r>
      <w:r w:rsidR="00F4224C">
        <w:rPr>
          <w:rFonts w:cs="Times New Roman"/>
          <w:color w:val="000000" w:themeColor="text1"/>
        </w:rPr>
        <w:t xml:space="preserve"> for one of the INT-494 or INT-</w:t>
      </w:r>
      <w:r w:rsidRPr="00424939">
        <w:rPr>
          <w:rFonts w:cs="Times New Roman"/>
          <w:color w:val="000000" w:themeColor="text1"/>
        </w:rPr>
        <w:t xml:space="preserve">499 </w:t>
      </w:r>
      <w:r w:rsidRPr="00DB6B93">
        <w:rPr>
          <w:rFonts w:cs="Times New Roman"/>
          <w:color w:val="000000" w:themeColor="text1"/>
        </w:rPr>
        <w:t xml:space="preserve">courses on p. </w:t>
      </w:r>
      <w:r w:rsidR="00F4757C" w:rsidRPr="00DB6B93">
        <w:rPr>
          <w:rFonts w:cs="Times New Roman"/>
          <w:color w:val="000000" w:themeColor="text1"/>
        </w:rPr>
        <w:fldChar w:fldCharType="begin"/>
      </w:r>
      <w:r w:rsidR="00F4757C" w:rsidRPr="00DB6B93">
        <w:rPr>
          <w:rFonts w:cs="Times New Roman"/>
          <w:color w:val="000000" w:themeColor="text1"/>
        </w:rPr>
        <w:instrText xml:space="preserve"> PAGEREF Internship_course_description \h </w:instrText>
      </w:r>
      <w:r w:rsidR="00F4757C" w:rsidRPr="00DB6B93">
        <w:rPr>
          <w:rFonts w:cs="Times New Roman"/>
          <w:color w:val="000000" w:themeColor="text1"/>
        </w:rPr>
      </w:r>
      <w:r w:rsidR="00F4757C" w:rsidRPr="00DB6B93">
        <w:rPr>
          <w:rFonts w:cs="Times New Roman"/>
          <w:color w:val="000000" w:themeColor="text1"/>
        </w:rPr>
        <w:fldChar w:fldCharType="separate"/>
      </w:r>
      <w:r w:rsidR="00A74DA0">
        <w:rPr>
          <w:rFonts w:cs="Times New Roman"/>
          <w:noProof/>
          <w:color w:val="000000" w:themeColor="text1"/>
        </w:rPr>
        <w:t>64</w:t>
      </w:r>
      <w:r w:rsidR="00F4757C" w:rsidRPr="00DB6B93">
        <w:rPr>
          <w:rFonts w:cs="Times New Roman"/>
          <w:color w:val="000000" w:themeColor="text1"/>
        </w:rPr>
        <w:fldChar w:fldCharType="end"/>
      </w:r>
      <w:r w:rsidR="00F4757C" w:rsidRPr="00DB6B93">
        <w:rPr>
          <w:rFonts w:cs="Times New Roman"/>
          <w:color w:val="000000" w:themeColor="text1"/>
        </w:rPr>
        <w:t xml:space="preserve"> </w:t>
      </w:r>
      <w:r w:rsidRPr="00DB6B93">
        <w:rPr>
          <w:rFonts w:cs="Times New Roman"/>
          <w:color w:val="000000" w:themeColor="text1"/>
        </w:rPr>
        <w:t xml:space="preserve">(see the </w:t>
      </w:r>
      <w:r w:rsidR="003B4409">
        <w:fldChar w:fldCharType="begin"/>
      </w:r>
      <w:r w:rsidR="003B4409">
        <w:instrText xml:space="preserve"> HYPERLINK "http://www.coe.edu/campuslife/studentservices/businessoffice" </w:instrText>
      </w:r>
      <w:r w:rsidR="003B4409">
        <w:fldChar w:fldCharType="separate"/>
      </w:r>
      <w:r w:rsidRPr="00DB6B93">
        <w:rPr>
          <w:rStyle w:val="Hyperlink"/>
          <w:rFonts w:cs="Times New Roman"/>
          <w:i/>
          <w:color w:val="000000" w:themeColor="text1"/>
        </w:rPr>
        <w:t>Coe Student Accounts Handbook</w:t>
      </w:r>
      <w:r w:rsidR="003B4409">
        <w:rPr>
          <w:rStyle w:val="Hyperlink"/>
          <w:rFonts w:cs="Times New Roman"/>
          <w:i/>
          <w:color w:val="000000" w:themeColor="text1"/>
        </w:rPr>
        <w:fldChar w:fldCharType="end"/>
      </w:r>
      <w:r w:rsidRPr="00424939">
        <w:rPr>
          <w:rFonts w:cs="Times New Roman"/>
          <w:color w:val="000000" w:themeColor="text1"/>
        </w:rPr>
        <w:t xml:space="preserve"> for fee).</w:t>
      </w:r>
    </w:p>
    <w:p w14:paraId="5906234E" w14:textId="6F9C9348" w:rsidR="00C9477B" w:rsidRPr="00424939" w:rsidRDefault="00CE7DE8">
      <w:pPr>
        <w:rPr>
          <w:rFonts w:cs="Times New Roman"/>
          <w:b/>
          <w:color w:val="000000" w:themeColor="text1"/>
        </w:rPr>
      </w:pPr>
      <w:r w:rsidRPr="00424939">
        <w:rPr>
          <w:rFonts w:cs="Times New Roman"/>
          <w:b/>
          <w:color w:val="000000" w:themeColor="text1"/>
        </w:rPr>
        <w:br w:type="page"/>
      </w:r>
    </w:p>
    <w:p w14:paraId="67722C07" w14:textId="119255FB" w:rsidR="00C9477B" w:rsidRPr="00424939" w:rsidRDefault="00EC6320" w:rsidP="00B41BF9">
      <w:pPr>
        <w:pStyle w:val="Heading4"/>
        <w:rPr>
          <w:rFonts w:ascii="Garamond" w:hAnsi="Garamond"/>
          <w:color w:val="000000" w:themeColor="text1"/>
        </w:rPr>
      </w:pPr>
      <w:bookmarkStart w:id="5441" w:name="_Toc141355680"/>
      <w:bookmarkStart w:id="5442" w:name="_Toc110005160"/>
      <w:del w:id="5443" w:author="Summer 2023 updates" w:date="2024-07-31T13:42:00Z">
        <w:r w:rsidRPr="00424939">
          <w:rPr>
            <w:rFonts w:ascii="Garamond" w:hAnsi="Garamond"/>
            <w:color w:val="000000" w:themeColor="text1"/>
          </w:rPr>
          <w:delText>PRACTICUM</w:delText>
        </w:r>
      </w:del>
      <w:bookmarkEnd w:id="5442"/>
      <w:ins w:id="5444" w:author="Summer 2023 updates" w:date="2024-07-31T13:42:00Z">
        <w:r w:rsidRPr="00424939">
          <w:rPr>
            <w:rFonts w:ascii="Garamond" w:hAnsi="Garamond"/>
            <w:color w:val="000000" w:themeColor="text1"/>
          </w:rPr>
          <w:t>P</w:t>
        </w:r>
        <w:r w:rsidR="0016618D">
          <w:rPr>
            <w:rFonts w:ascii="Garamond" w:hAnsi="Garamond"/>
            <w:color w:val="000000" w:themeColor="text1"/>
          </w:rPr>
          <w:t>racticum</w:t>
        </w:r>
      </w:ins>
      <w:bookmarkEnd w:id="5441"/>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w:instrText>
      </w:r>
      <w:del w:id="5445" w:author="Summer 2023 updates" w:date="2024-07-31T13:42:00Z">
        <w:r w:rsidR="008C196D" w:rsidRPr="00424939">
          <w:rPr>
            <w:rFonts w:ascii="Garamond" w:hAnsi="Garamond"/>
            <w:color w:val="000000" w:themeColor="text1"/>
          </w:rPr>
          <w:delInstrText>PRACTICUM</w:delInstrText>
        </w:r>
      </w:del>
      <w:ins w:id="5446" w:author="Summer 2023 updates" w:date="2024-07-31T13:42:00Z">
        <w:r w:rsidR="008C196D" w:rsidRPr="00424939">
          <w:rPr>
            <w:rFonts w:ascii="Garamond" w:hAnsi="Garamond"/>
            <w:color w:val="000000" w:themeColor="text1"/>
          </w:rPr>
          <w:instrText>P</w:instrText>
        </w:r>
        <w:r w:rsidR="00257B21">
          <w:rPr>
            <w:rFonts w:ascii="Garamond" w:hAnsi="Garamond"/>
            <w:color w:val="000000" w:themeColor="text1"/>
          </w:rPr>
          <w:instrText>racticum</w:instrText>
        </w:r>
      </w:ins>
      <w:r w:rsidR="008C196D" w:rsidRPr="00424939">
        <w:rPr>
          <w:rFonts w:ascii="Garamond" w:hAnsi="Garamond"/>
          <w:color w:val="000000" w:themeColor="text1"/>
        </w:rPr>
        <w:instrText xml:space="preserve">" </w:instrText>
      </w:r>
      <w:r w:rsidR="008C196D" w:rsidRPr="00424939">
        <w:rPr>
          <w:rFonts w:ascii="Garamond" w:hAnsi="Garamond"/>
          <w:color w:val="000000" w:themeColor="text1"/>
        </w:rPr>
        <w:fldChar w:fldCharType="end"/>
      </w:r>
    </w:p>
    <w:p w14:paraId="22100394" w14:textId="77777777" w:rsidR="00C9477B" w:rsidRPr="00424939" w:rsidRDefault="00C9477B" w:rsidP="00383C5C">
      <w:pPr>
        <w:rPr>
          <w:rPrChange w:id="5447" w:author="Summer 2023 updates" w:date="2024-07-31T13:42:00Z">
            <w:rPr>
              <w:color w:val="000000" w:themeColor="text1"/>
            </w:rPr>
          </w:rPrChange>
        </w:rPr>
      </w:pPr>
      <w:r w:rsidRPr="00424939">
        <w:rPr>
          <w:rPrChange w:id="5448" w:author="Summer 2023 updates" w:date="2024-07-31T13:42:00Z">
            <w:rPr>
              <w:color w:val="000000" w:themeColor="text1"/>
            </w:rPr>
          </w:rPrChange>
        </w:rPr>
        <w:t xml:space="preserve">A practicum experience is required of all students for all undergraduate degrees, except those earning second degrees.  </w:t>
      </w:r>
    </w:p>
    <w:p w14:paraId="5B6601FB" w14:textId="35F926DF" w:rsidR="00C9477B" w:rsidRPr="00424939" w:rsidRDefault="00C9477B" w:rsidP="00383C5C">
      <w:pPr>
        <w:rPr>
          <w:rPrChange w:id="5449" w:author="Summer 2023 updates" w:date="2024-07-31T13:42:00Z">
            <w:rPr>
              <w:color w:val="000000" w:themeColor="text1"/>
            </w:rPr>
          </w:rPrChange>
        </w:rPr>
      </w:pPr>
      <w:r w:rsidRPr="00424939">
        <w:rPr>
          <w:rPrChange w:id="5450" w:author="Summer 2023 updates" w:date="2024-07-31T13:42:00Z">
            <w:rPr>
              <w:color w:val="000000" w:themeColor="text1"/>
            </w:rPr>
          </w:rPrChange>
        </w:rPr>
        <w:t>Typically completed in the student’s junior or senior year, all practica are experiences that integrate academic components with career or other life goals and</w:t>
      </w:r>
      <w:ins w:id="5451" w:author="Summer 2023 updates" w:date="2024-07-31T13:42:00Z">
        <w:r w:rsidR="00D845B9">
          <w:t>/or</w:t>
        </w:r>
      </w:ins>
      <w:r w:rsidRPr="00424939">
        <w:rPr>
          <w:rPrChange w:id="5452" w:author="Summer 2023 updates" w:date="2024-07-31T13:42:00Z">
            <w:rPr>
              <w:color w:val="000000" w:themeColor="text1"/>
            </w:rPr>
          </w:rPrChange>
        </w:rPr>
        <w:t xml:space="preserve"> are significant educational exercises outside the classroom.  A practicum experience can consist of an internship, off-campus study, community-based project</w:t>
      </w:r>
      <w:r w:rsidR="008C196D" w:rsidRPr="00424939">
        <w:rPr>
          <w:rPrChange w:id="5453" w:author="Summer 2023 updates" w:date="2024-07-31T13:42:00Z">
            <w:rPr>
              <w:color w:val="000000" w:themeColor="text1"/>
            </w:rPr>
          </w:rPrChange>
        </w:rPr>
        <w:fldChar w:fldCharType="begin"/>
      </w:r>
      <w:r w:rsidR="008C196D" w:rsidRPr="00424939">
        <w:rPr>
          <w:rPrChange w:id="5454" w:author="Summer 2023 updates" w:date="2024-07-31T13:42:00Z">
            <w:rPr>
              <w:color w:val="000000" w:themeColor="text1"/>
            </w:rPr>
          </w:rPrChange>
        </w:rPr>
        <w:instrText xml:space="preserve"> XE "</w:instrText>
      </w:r>
      <w:del w:id="5455" w:author="Summer 2023 updates" w:date="2024-07-31T13:42:00Z">
        <w:r w:rsidR="008C196D" w:rsidRPr="00424939">
          <w:rPr>
            <w:rStyle w:val="Strong"/>
            <w:rFonts w:ascii="Garamond" w:hAnsi="Garamond"/>
            <w:color w:val="000000" w:themeColor="text1"/>
          </w:rPr>
          <w:delInstrText>community-based project</w:delInstrText>
        </w:r>
      </w:del>
      <w:ins w:id="5456" w:author="Summer 2023 updates" w:date="2024-07-31T13:42:00Z">
        <w:r w:rsidR="00B01DB3">
          <w:rPr>
            <w:rStyle w:val="Strong"/>
            <w:rFonts w:ascii="Garamond" w:hAnsi="Garamond"/>
            <w:color w:val="000000" w:themeColor="text1"/>
          </w:rPr>
          <w:instrText>C</w:instrText>
        </w:r>
        <w:r w:rsidR="008C196D" w:rsidRPr="00424939">
          <w:rPr>
            <w:rStyle w:val="Strong"/>
            <w:rFonts w:ascii="Garamond" w:hAnsi="Garamond"/>
            <w:color w:val="000000" w:themeColor="text1"/>
          </w:rPr>
          <w:instrText>ommunity-</w:instrText>
        </w:r>
        <w:r w:rsidR="00B01DB3">
          <w:rPr>
            <w:rStyle w:val="Strong"/>
            <w:rFonts w:ascii="Garamond" w:hAnsi="Garamond"/>
            <w:color w:val="000000" w:themeColor="text1"/>
          </w:rPr>
          <w:instrText>B</w:instrText>
        </w:r>
        <w:r w:rsidR="008C196D" w:rsidRPr="00424939">
          <w:rPr>
            <w:rStyle w:val="Strong"/>
            <w:rFonts w:ascii="Garamond" w:hAnsi="Garamond"/>
            <w:color w:val="000000" w:themeColor="text1"/>
          </w:rPr>
          <w:instrText xml:space="preserve">ased </w:instrText>
        </w:r>
        <w:r w:rsidR="00B01DB3">
          <w:rPr>
            <w:rStyle w:val="Strong"/>
            <w:rFonts w:ascii="Garamond" w:hAnsi="Garamond"/>
            <w:color w:val="000000" w:themeColor="text1"/>
          </w:rPr>
          <w:instrText>P</w:instrText>
        </w:r>
        <w:r w:rsidR="008C196D" w:rsidRPr="00424939">
          <w:rPr>
            <w:rStyle w:val="Strong"/>
            <w:rFonts w:ascii="Garamond" w:hAnsi="Garamond"/>
            <w:color w:val="000000" w:themeColor="text1"/>
          </w:rPr>
          <w:instrText>roject</w:instrText>
        </w:r>
      </w:ins>
      <w:r w:rsidR="008C196D" w:rsidRPr="00424939">
        <w:rPr>
          <w:rPrChange w:id="5457" w:author="Summer 2023 updates" w:date="2024-07-31T13:42:00Z">
            <w:rPr>
              <w:color w:val="000000" w:themeColor="text1"/>
            </w:rPr>
          </w:rPrChange>
        </w:rPr>
        <w:instrText xml:space="preserve">" </w:instrText>
      </w:r>
      <w:r w:rsidR="008C196D" w:rsidRPr="00424939">
        <w:rPr>
          <w:rPrChange w:id="5458" w:author="Summer 2023 updates" w:date="2024-07-31T13:42:00Z">
            <w:rPr>
              <w:color w:val="000000" w:themeColor="text1"/>
            </w:rPr>
          </w:rPrChange>
        </w:rPr>
        <w:fldChar w:fldCharType="end"/>
      </w:r>
      <w:r w:rsidRPr="00424939">
        <w:rPr>
          <w:rPrChange w:id="5459" w:author="Summer 2023 updates" w:date="2024-07-31T13:42:00Z">
            <w:rPr>
              <w:color w:val="000000" w:themeColor="text1"/>
            </w:rPr>
          </w:rPrChange>
        </w:rPr>
        <w:t>, honors project, or some other kind of independent activity.</w:t>
      </w:r>
    </w:p>
    <w:p w14:paraId="7366E361" w14:textId="325504B1" w:rsidR="00C9477B" w:rsidRPr="00424939" w:rsidRDefault="00C9477B" w:rsidP="00383C5C">
      <w:pPr>
        <w:rPr>
          <w:rPrChange w:id="5460" w:author="Summer 2023 updates" w:date="2024-07-31T13:42:00Z">
            <w:rPr>
              <w:color w:val="000000" w:themeColor="text1"/>
            </w:rPr>
          </w:rPrChange>
        </w:rPr>
      </w:pPr>
      <w:r w:rsidRPr="00424939">
        <w:rPr>
          <w:rPrChange w:id="5461" w:author="Summer 2023 updates" w:date="2024-07-31T13:42:00Z">
            <w:rPr>
              <w:color w:val="000000" w:themeColor="text1"/>
            </w:rPr>
          </w:rPrChange>
        </w:rPr>
        <w:t>Depending upon the type selected, some practica are graded A</w:t>
      </w:r>
      <w:r w:rsidR="00043453" w:rsidRPr="00424939">
        <w:rPr>
          <w:rPrChange w:id="5462" w:author="Summer 2023 updates" w:date="2024-07-31T13:42:00Z">
            <w:rPr>
              <w:color w:val="000000" w:themeColor="text1"/>
            </w:rPr>
          </w:rPrChange>
        </w:rPr>
        <w:t>–</w:t>
      </w:r>
      <w:r w:rsidRPr="00424939">
        <w:rPr>
          <w:rPrChange w:id="5463" w:author="Summer 2023 updates" w:date="2024-07-31T13:42:00Z">
            <w:rPr>
              <w:color w:val="000000" w:themeColor="text1"/>
            </w:rPr>
          </w:rPrChange>
        </w:rPr>
        <w:t xml:space="preserve">F, while others are </w:t>
      </w:r>
      <w:r w:rsidR="00A7479E" w:rsidRPr="00424939">
        <w:rPr>
          <w:rPrChange w:id="5464" w:author="Summer 2023 updates" w:date="2024-07-31T13:42:00Z">
            <w:rPr>
              <w:color w:val="000000" w:themeColor="text1"/>
            </w:rPr>
          </w:rPrChange>
        </w:rPr>
        <w:t>P/NP</w:t>
      </w:r>
      <w:r w:rsidRPr="00424939">
        <w:rPr>
          <w:rPrChange w:id="5465" w:author="Summer 2023 updates" w:date="2024-07-31T13:42:00Z">
            <w:rPr>
              <w:color w:val="000000" w:themeColor="text1"/>
            </w:rPr>
          </w:rPrChange>
        </w:rPr>
        <w:t xml:space="preserve">. Some practica are credit bearing, while others are not. </w:t>
      </w:r>
      <w:del w:id="5466" w:author="Summer 2023 updates" w:date="2024-07-31T13:42:00Z">
        <w:r w:rsidRPr="00424939">
          <w:rPr>
            <w:rFonts w:cs="Times New Roman"/>
            <w:color w:val="000000" w:themeColor="text1"/>
          </w:rPr>
          <w:delText xml:space="preserve">In some instances, the practicum must be approved by the student’s major department. </w:delText>
        </w:r>
      </w:del>
    </w:p>
    <w:p w14:paraId="4D2E0157" w14:textId="02A1BF50" w:rsidR="00C9477B" w:rsidRDefault="00AD2742" w:rsidP="00E500FB">
      <w:pPr>
        <w:widowControl w:val="0"/>
        <w:numPr>
          <w:ilvl w:val="3"/>
          <w:numId w:val="4"/>
        </w:numPr>
        <w:tabs>
          <w:tab w:val="left" w:pos="360"/>
        </w:tabs>
        <w:adjustRightInd w:val="0"/>
        <w:spacing w:after="0"/>
        <w:ind w:left="720"/>
        <w:textAlignment w:val="baseline"/>
        <w:rPr>
          <w:color w:val="000000" w:themeColor="text1"/>
        </w:rPr>
      </w:pPr>
      <w:r w:rsidRPr="00424939">
        <w:rPr>
          <w:color w:val="000000" w:themeColor="text1"/>
        </w:rPr>
        <w:t xml:space="preserve">Full-Term </w:t>
      </w:r>
      <w:del w:id="5467" w:author="Summer 2023 updates" w:date="2024-07-31T13:42:00Z">
        <w:r w:rsidRPr="00424939">
          <w:rPr>
            <w:color w:val="000000" w:themeColor="text1"/>
          </w:rPr>
          <w:delText>(16</w:delText>
        </w:r>
        <w:r w:rsidR="00C9477B" w:rsidRPr="00424939">
          <w:rPr>
            <w:color w:val="000000" w:themeColor="text1"/>
          </w:rPr>
          <w:delText xml:space="preserve">-week) </w:delText>
        </w:r>
      </w:del>
      <w:r w:rsidR="00C9477B" w:rsidRPr="00424939">
        <w:rPr>
          <w:color w:val="000000" w:themeColor="text1"/>
        </w:rPr>
        <w:t>Off-Campus Study</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color w:val="000000" w:themeColor="text1"/>
        </w:rPr>
        <w:fldChar w:fldCharType="end"/>
      </w:r>
      <w:r w:rsidR="00C9477B" w:rsidRPr="00424939">
        <w:rPr>
          <w:color w:val="000000" w:themeColor="text1"/>
        </w:rPr>
        <w:t xml:space="preserve"> </w:t>
      </w:r>
    </w:p>
    <w:p w14:paraId="3B06F5EE" w14:textId="6267DB22" w:rsidR="00D845B9" w:rsidRPr="0044797A" w:rsidRDefault="00D845B9" w:rsidP="00E500FB">
      <w:pPr>
        <w:widowControl w:val="0"/>
        <w:numPr>
          <w:ilvl w:val="3"/>
          <w:numId w:val="4"/>
        </w:numPr>
        <w:tabs>
          <w:tab w:val="left" w:pos="360"/>
        </w:tabs>
        <w:adjustRightInd w:val="0"/>
        <w:spacing w:after="0"/>
        <w:ind w:left="720"/>
        <w:textAlignment w:val="baseline"/>
        <w:rPr>
          <w:ins w:id="5468" w:author="Summer 2023 updates" w:date="2024-07-31T13:42:00Z"/>
          <w:color w:val="000000" w:themeColor="text1"/>
        </w:rPr>
      </w:pPr>
      <w:ins w:id="5469" w:author="Summer 2023 updates" w:date="2024-07-31T13:42:00Z">
        <w:r w:rsidRPr="0044797A">
          <w:rPr>
            <w:color w:val="000000" w:themeColor="text1"/>
          </w:rPr>
          <w:t>May Term</w:t>
        </w:r>
        <w:r w:rsidR="0044797A">
          <w:rPr>
            <w:color w:val="000000" w:themeColor="text1"/>
          </w:rPr>
          <w:t xml:space="preserve"> (Off-Campus Courses)</w:t>
        </w:r>
      </w:ins>
    </w:p>
    <w:p w14:paraId="78F63F3E" w14:textId="51CFCC7D" w:rsidR="00C9477B" w:rsidRPr="00424939" w:rsidRDefault="00C9477B" w:rsidP="00E500FB">
      <w:pPr>
        <w:widowControl w:val="0"/>
        <w:numPr>
          <w:ilvl w:val="3"/>
          <w:numId w:val="4"/>
        </w:numPr>
        <w:tabs>
          <w:tab w:val="left" w:pos="360"/>
        </w:tabs>
        <w:adjustRightInd w:val="0"/>
        <w:spacing w:after="0"/>
        <w:ind w:left="720"/>
        <w:textAlignment w:val="baseline"/>
        <w:rPr>
          <w:color w:val="000000" w:themeColor="text1"/>
        </w:rPr>
      </w:pPr>
      <w:r w:rsidRPr="00424939">
        <w:rPr>
          <w:color w:val="000000" w:themeColor="text1"/>
        </w:rPr>
        <w:t>Wilderness Field Station</w:t>
      </w:r>
      <w:ins w:id="5470" w:author="Summer 2023 updates" w:date="2024-07-31T13:42:00Z">
        <w:r w:rsidR="00D845B9">
          <w:rPr>
            <w:color w:val="000000" w:themeColor="text1"/>
          </w:rPr>
          <w:t xml:space="preserve"> or Archaeological Field School</w:t>
        </w:r>
      </w:ins>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Summer Courses </w:t>
      </w:r>
    </w:p>
    <w:p w14:paraId="19E52928" w14:textId="5E8224D7" w:rsidR="00C9477B" w:rsidRPr="00424939" w:rsidRDefault="00AD2742" w:rsidP="00E500FB">
      <w:pPr>
        <w:widowControl w:val="0"/>
        <w:numPr>
          <w:ilvl w:val="3"/>
          <w:numId w:val="4"/>
        </w:numPr>
        <w:tabs>
          <w:tab w:val="left" w:pos="360"/>
        </w:tabs>
        <w:adjustRightInd w:val="0"/>
        <w:spacing w:after="0"/>
        <w:ind w:left="720"/>
        <w:textAlignment w:val="baseline"/>
        <w:rPr>
          <w:color w:val="000000" w:themeColor="text1"/>
        </w:rPr>
      </w:pPr>
      <w:r w:rsidRPr="00424939">
        <w:rPr>
          <w:color w:val="000000" w:themeColor="text1"/>
        </w:rPr>
        <w:t>Crimson Fellows</w:t>
      </w:r>
      <w:r w:rsidR="00C9477B" w:rsidRPr="00424939">
        <w:rPr>
          <w:color w:val="000000" w:themeColor="text1"/>
        </w:rPr>
        <w:t xml:space="preserve"> Thesis or </w:t>
      </w:r>
      <w:r w:rsidRPr="00424939">
        <w:rPr>
          <w:color w:val="000000" w:themeColor="text1"/>
        </w:rPr>
        <w:t>Crimson Fellows</w:t>
      </w:r>
      <w:r w:rsidR="00C9477B" w:rsidRPr="00424939">
        <w:rPr>
          <w:color w:val="000000" w:themeColor="text1"/>
        </w:rPr>
        <w:t xml:space="preserve"> Project, etc. as stated</w:t>
      </w:r>
    </w:p>
    <w:p w14:paraId="49EF04D7" w14:textId="12351EB5" w:rsidR="00D845B9" w:rsidRDefault="00C9477B" w:rsidP="00E500FB">
      <w:pPr>
        <w:pStyle w:val="ListParagraph"/>
        <w:numPr>
          <w:ilvl w:val="3"/>
          <w:numId w:val="4"/>
        </w:numPr>
        <w:spacing w:after="0"/>
        <w:ind w:left="720"/>
        <w:rPr>
          <w:ins w:id="5471" w:author="Summer 2023 updates" w:date="2024-07-31T13:42:00Z"/>
          <w:color w:val="000000" w:themeColor="text1"/>
        </w:rPr>
      </w:pPr>
      <w:r w:rsidRPr="00424939">
        <w:rPr>
          <w:color w:val="000000" w:themeColor="text1"/>
        </w:rPr>
        <w:t xml:space="preserve">Independent </w:t>
      </w:r>
      <w:del w:id="5472" w:author="Summer 2023 updates" w:date="2024-07-31T13:42:00Z">
        <w:r w:rsidRPr="00424939">
          <w:rPr>
            <w:color w:val="000000" w:themeColor="text1"/>
          </w:rPr>
          <w:delText xml:space="preserve">Project </w:delText>
        </w:r>
        <w:r w:rsidR="00461AC7" w:rsidRPr="00424939">
          <w:rPr>
            <w:color w:val="000000" w:themeColor="text1"/>
          </w:rPr>
          <w:delText>(</w:delText>
        </w:r>
        <w:r w:rsidRPr="00424939">
          <w:rPr>
            <w:color w:val="000000" w:themeColor="text1"/>
          </w:rPr>
          <w:delText>in list of courses that follows</w:delText>
        </w:r>
        <w:r w:rsidR="00461AC7" w:rsidRPr="00424939">
          <w:rPr>
            <w:color w:val="000000" w:themeColor="text1"/>
          </w:rPr>
          <w:delText xml:space="preserve"> </w:delText>
        </w:r>
        <w:r w:rsidR="00CA6040" w:rsidRPr="00424939">
          <w:rPr>
            <w:color w:val="000000" w:themeColor="text1"/>
          </w:rPr>
          <w:delText xml:space="preserve">starred courses </w:delText>
        </w:r>
        <w:r w:rsidR="00461AC7" w:rsidRPr="00424939">
          <w:rPr>
            <w:color w:val="000000" w:themeColor="text1"/>
          </w:rPr>
          <w:delText>* require department approval for practicum credit</w:delText>
        </w:r>
        <w:r w:rsidRPr="00424939">
          <w:rPr>
            <w:color w:val="000000" w:themeColor="text1"/>
          </w:rPr>
          <w:delText>):</w:delText>
        </w:r>
      </w:del>
      <w:ins w:id="5473" w:author="Summer 2023 updates" w:date="2024-07-31T13:42:00Z">
        <w:r w:rsidR="00D845B9">
          <w:rPr>
            <w:color w:val="000000" w:themeColor="text1"/>
          </w:rPr>
          <w:t>Study</w:t>
        </w:r>
      </w:ins>
    </w:p>
    <w:p w14:paraId="0768B249" w14:textId="605A0398" w:rsidR="00C9477B" w:rsidRPr="00424939" w:rsidRDefault="00D845B9" w:rsidP="00E500FB">
      <w:pPr>
        <w:pStyle w:val="ListParagraph"/>
        <w:numPr>
          <w:ilvl w:val="3"/>
          <w:numId w:val="4"/>
        </w:numPr>
        <w:spacing w:after="0"/>
        <w:ind w:left="720"/>
        <w:rPr>
          <w:color w:val="000000" w:themeColor="text1"/>
        </w:rPr>
      </w:pPr>
      <w:ins w:id="5474" w:author="Summer 2023 updates" w:date="2024-07-31T13:42:00Z">
        <w:r>
          <w:rPr>
            <w:color w:val="000000" w:themeColor="text1"/>
          </w:rPr>
          <w:t>Student Teaching</w:t>
        </w:r>
      </w:ins>
      <w:r w:rsidR="00C9477B" w:rsidRPr="00424939">
        <w:rPr>
          <w:color w:val="000000" w:themeColor="text1"/>
        </w:rPr>
        <w:t xml:space="preserve"> </w:t>
      </w:r>
    </w:p>
    <w:p w14:paraId="568C4A53" w14:textId="1AE7B38A" w:rsidR="00C9477B" w:rsidRPr="005E7C61" w:rsidRDefault="00C9477B" w:rsidP="00E500FB">
      <w:pPr>
        <w:widowControl w:val="0"/>
        <w:numPr>
          <w:ilvl w:val="3"/>
          <w:numId w:val="4"/>
        </w:numPr>
        <w:tabs>
          <w:tab w:val="left" w:pos="360"/>
        </w:tabs>
        <w:adjustRightInd w:val="0"/>
        <w:spacing w:after="0"/>
        <w:ind w:left="720"/>
        <w:textAlignment w:val="baseline"/>
        <w:rPr>
          <w:color w:val="000000" w:themeColor="text1"/>
        </w:rPr>
      </w:pPr>
      <w:r w:rsidRPr="00424939">
        <w:rPr>
          <w:rFonts w:cs="Times New Roman"/>
          <w:color w:val="000000" w:themeColor="text1"/>
        </w:rPr>
        <w:t>†</w:t>
      </w:r>
      <w:r w:rsidRPr="00424939">
        <w:rPr>
          <w:color w:val="000000" w:themeColor="text1"/>
        </w:rPr>
        <w:t>Internship (</w:t>
      </w:r>
      <w:r w:rsidR="009274A6" w:rsidRPr="00424939">
        <w:rPr>
          <w:color w:val="000000" w:themeColor="text1"/>
        </w:rPr>
        <w:t>s</w:t>
      </w:r>
      <w:r w:rsidRPr="00424939">
        <w:rPr>
          <w:color w:val="000000" w:themeColor="text1"/>
        </w:rPr>
        <w:t>ee a complete listing of internships</w:t>
      </w:r>
      <w:r w:rsidR="008C196D" w:rsidRPr="00424939">
        <w:rPr>
          <w:color w:val="000000" w:themeColor="text1"/>
        </w:rPr>
        <w:fldChar w:fldCharType="begin"/>
      </w:r>
      <w:r w:rsidR="008C196D" w:rsidRPr="00424939">
        <w:rPr>
          <w:color w:val="000000" w:themeColor="text1"/>
        </w:rPr>
        <w:instrText xml:space="preserve"> XE "</w:instrText>
      </w:r>
      <w:del w:id="5475" w:author="Summer 2023 updates" w:date="2024-07-31T13:42:00Z">
        <w:r w:rsidR="008C196D" w:rsidRPr="00424939">
          <w:rPr>
            <w:rFonts w:cs="Times New Roman"/>
            <w:b/>
            <w:smallCaps/>
            <w:color w:val="000000" w:themeColor="text1"/>
          </w:rPr>
          <w:delInstrText>internships</w:delInstrText>
        </w:r>
      </w:del>
      <w:ins w:id="5476"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w:t>
      </w:r>
      <w:r w:rsidRPr="005E7C61">
        <w:rPr>
          <w:color w:val="000000" w:themeColor="text1"/>
        </w:rPr>
        <w:t>on p.</w:t>
      </w:r>
      <w:r w:rsidR="00F4757C" w:rsidRPr="005E7C61">
        <w:rPr>
          <w:color w:val="000000" w:themeColor="text1"/>
        </w:rPr>
        <w:t xml:space="preserve"> </w:t>
      </w:r>
      <w:r w:rsidR="00F4757C" w:rsidRPr="005E7C61">
        <w:rPr>
          <w:color w:val="000000" w:themeColor="text1"/>
        </w:rPr>
        <w:fldChar w:fldCharType="begin"/>
      </w:r>
      <w:r w:rsidR="00F4757C" w:rsidRPr="005E7C61">
        <w:rPr>
          <w:color w:val="000000" w:themeColor="text1"/>
        </w:rPr>
        <w:instrText xml:space="preserve"> PAGEREF Internship_List \h </w:instrText>
      </w:r>
      <w:r w:rsidR="00F4757C" w:rsidRPr="005E7C61">
        <w:rPr>
          <w:color w:val="000000" w:themeColor="text1"/>
        </w:rPr>
      </w:r>
      <w:r w:rsidR="00F4757C" w:rsidRPr="005E7C61">
        <w:rPr>
          <w:color w:val="000000" w:themeColor="text1"/>
        </w:rPr>
        <w:fldChar w:fldCharType="separate"/>
      </w:r>
      <w:r w:rsidR="00A74DA0">
        <w:rPr>
          <w:noProof/>
          <w:color w:val="000000" w:themeColor="text1"/>
        </w:rPr>
        <w:t>36</w:t>
      </w:r>
      <w:r w:rsidR="00F4757C" w:rsidRPr="005E7C61">
        <w:rPr>
          <w:color w:val="000000" w:themeColor="text1"/>
        </w:rPr>
        <w:fldChar w:fldCharType="end"/>
      </w:r>
      <w:r w:rsidRPr="005E7C61">
        <w:rPr>
          <w:color w:val="000000" w:themeColor="text1"/>
        </w:rPr>
        <w:t>)</w:t>
      </w:r>
    </w:p>
    <w:p w14:paraId="5F0C27A5" w14:textId="54EB432D" w:rsidR="00C9477B" w:rsidRPr="005E7C61" w:rsidRDefault="00C9477B" w:rsidP="00E500FB">
      <w:pPr>
        <w:pStyle w:val="ListParagraph"/>
        <w:numPr>
          <w:ilvl w:val="3"/>
          <w:numId w:val="4"/>
        </w:numPr>
        <w:ind w:left="720"/>
        <w:rPr>
          <w:color w:val="000000" w:themeColor="text1"/>
        </w:rPr>
      </w:pPr>
      <w:r w:rsidRPr="005E7C61">
        <w:rPr>
          <w:rFonts w:cs="Times New Roman"/>
          <w:color w:val="000000" w:themeColor="text1"/>
        </w:rPr>
        <w:t>†</w:t>
      </w:r>
      <w:r w:rsidR="009274A6" w:rsidRPr="005E7C61">
        <w:rPr>
          <w:color w:val="000000" w:themeColor="text1"/>
        </w:rPr>
        <w:t>Community-Based Project (s</w:t>
      </w:r>
      <w:r w:rsidRPr="005E7C61">
        <w:rPr>
          <w:color w:val="000000" w:themeColor="text1"/>
        </w:rPr>
        <w:t xml:space="preserve">ee course description on p. </w:t>
      </w:r>
      <w:r w:rsidR="007859C0" w:rsidRPr="005E7C61">
        <w:rPr>
          <w:color w:val="000000" w:themeColor="text1"/>
        </w:rPr>
        <w:fldChar w:fldCharType="begin"/>
      </w:r>
      <w:r w:rsidR="007859C0" w:rsidRPr="005E7C61">
        <w:rPr>
          <w:color w:val="000000" w:themeColor="text1"/>
        </w:rPr>
        <w:instrText xml:space="preserve"> PAGEREF community_based_project \h </w:instrText>
      </w:r>
      <w:r w:rsidR="007859C0" w:rsidRPr="005E7C61">
        <w:rPr>
          <w:color w:val="000000" w:themeColor="text1"/>
        </w:rPr>
      </w:r>
      <w:r w:rsidR="007859C0" w:rsidRPr="005E7C61">
        <w:rPr>
          <w:color w:val="000000" w:themeColor="text1"/>
        </w:rPr>
        <w:fldChar w:fldCharType="separate"/>
      </w:r>
      <w:r w:rsidR="00A74DA0">
        <w:rPr>
          <w:noProof/>
          <w:color w:val="000000" w:themeColor="text1"/>
        </w:rPr>
        <w:t>64</w:t>
      </w:r>
      <w:r w:rsidR="007859C0" w:rsidRPr="005E7C61">
        <w:rPr>
          <w:color w:val="000000" w:themeColor="text1"/>
        </w:rPr>
        <w:fldChar w:fldCharType="end"/>
      </w:r>
      <w:r w:rsidRPr="005E7C61">
        <w:rPr>
          <w:color w:val="000000" w:themeColor="text1"/>
        </w:rPr>
        <w:t>)</w:t>
      </w:r>
    </w:p>
    <w:p w14:paraId="7059C872" w14:textId="77777777" w:rsidR="00C9477B" w:rsidRPr="00424939" w:rsidRDefault="00C9477B" w:rsidP="00C9477B">
      <w:pPr>
        <w:pStyle w:val="Default"/>
        <w:spacing w:after="120"/>
        <w:ind w:left="360"/>
        <w:rPr>
          <w:rFonts w:ascii="Garamond" w:hAnsi="Garamond"/>
          <w:color w:val="000000" w:themeColor="text1"/>
        </w:rPr>
      </w:pPr>
      <w:r w:rsidRPr="005E7C61">
        <w:rPr>
          <w:rFonts w:ascii="Garamond" w:hAnsi="Garamond"/>
          <w:color w:val="000000" w:themeColor="text1"/>
          <w:sz w:val="22"/>
          <w:szCs w:val="22"/>
        </w:rPr>
        <w:t>†A maximum of two course credits earned through any combination of</w:t>
      </w:r>
      <w:r w:rsidRPr="00424939">
        <w:rPr>
          <w:rFonts w:ascii="Garamond" w:hAnsi="Garamond"/>
          <w:color w:val="000000" w:themeColor="text1"/>
          <w:sz w:val="22"/>
          <w:szCs w:val="22"/>
        </w:rPr>
        <w:t xml:space="preserve"> Internships and Community-Based Projects may be included in the 32 course credits required for graduation.</w:t>
      </w:r>
    </w:p>
    <w:p w14:paraId="3F6B9FA5" w14:textId="77777777" w:rsidR="00C9477B" w:rsidRPr="00424939" w:rsidRDefault="00C9477B" w:rsidP="00C9477B">
      <w:pPr>
        <w:spacing w:after="0"/>
        <w:ind w:left="360" w:hanging="360"/>
        <w:rPr>
          <w:rFonts w:cs="Times New Roman"/>
          <w:color w:val="000000" w:themeColor="text1"/>
        </w:rPr>
        <w:sectPr w:rsidR="00C9477B" w:rsidRPr="00424939" w:rsidSect="00884DF4">
          <w:type w:val="continuous"/>
          <w:pgSz w:w="12240" w:h="15840"/>
          <w:pgMar w:top="1440" w:right="1080" w:bottom="1080" w:left="1080" w:header="720" w:footer="720" w:gutter="0"/>
          <w:cols w:space="720"/>
          <w:docGrid w:linePitch="360"/>
          <w:sectPrChange w:id="5477" w:author="Summer 2023 updates" w:date="2024-07-31T13:42:00Z">
            <w:sectPr w:rsidR="00C9477B" w:rsidRPr="00424939" w:rsidSect="00884DF4">
              <w:pgMar w:top="720" w:right="720" w:bottom="1080" w:left="1440" w:header="720" w:footer="720" w:gutter="0"/>
            </w:sectPr>
          </w:sectPrChange>
        </w:sectPr>
      </w:pPr>
    </w:p>
    <w:p w14:paraId="45DF7EF0" w14:textId="77777777" w:rsidR="00C9477B" w:rsidRPr="00424939" w:rsidRDefault="00C9477B" w:rsidP="00C9477B">
      <w:pPr>
        <w:tabs>
          <w:tab w:val="left" w:pos="2160"/>
        </w:tabs>
        <w:spacing w:after="0"/>
        <w:ind w:left="720" w:hanging="360"/>
        <w:rPr>
          <w:del w:id="5478" w:author="Summer 2023 updates" w:date="2024-07-31T13:42:00Z"/>
          <w:rFonts w:cs="Times New Roman"/>
          <w:color w:val="000000" w:themeColor="text1"/>
        </w:rPr>
      </w:pPr>
      <w:del w:id="5479" w:author="Summer 2023 updates" w:date="2024-07-31T13:42:00Z">
        <w:r w:rsidRPr="00424939">
          <w:rPr>
            <w:rFonts w:cs="Times New Roman"/>
            <w:color w:val="000000" w:themeColor="text1"/>
          </w:rPr>
          <w:delText>AAM-</w:delText>
        </w:r>
        <w:r w:rsidR="00533BAD" w:rsidRPr="00424939">
          <w:rPr>
            <w:rFonts w:cs="Times New Roman"/>
            <w:color w:val="000000" w:themeColor="text1"/>
          </w:rPr>
          <w:delText>444</w:delText>
        </w:r>
        <w:r w:rsidRPr="00424939">
          <w:rPr>
            <w:rFonts w:cs="Times New Roman"/>
            <w:color w:val="000000" w:themeColor="text1"/>
          </w:rPr>
          <w:delText xml:space="preserve">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p>
    <w:p w14:paraId="2A1593CE" w14:textId="77777777" w:rsidR="001F3348" w:rsidRPr="00424939" w:rsidRDefault="004E169F" w:rsidP="00C9477B">
      <w:pPr>
        <w:tabs>
          <w:tab w:val="left" w:pos="2160"/>
        </w:tabs>
        <w:spacing w:after="0"/>
        <w:ind w:left="720" w:hanging="360"/>
        <w:rPr>
          <w:del w:id="5480" w:author="Summer 2023 updates" w:date="2024-07-31T13:42:00Z"/>
          <w:rFonts w:cs="Times New Roman"/>
          <w:color w:val="000000" w:themeColor="text1"/>
        </w:rPr>
      </w:pPr>
      <w:del w:id="5481" w:author="Summer 2023 updates" w:date="2024-07-31T13:42:00Z">
        <w:r>
          <w:rPr>
            <w:rFonts w:cs="Times New Roman"/>
            <w:color w:val="000000" w:themeColor="text1"/>
          </w:rPr>
          <w:delText>ANT-205</w:delText>
        </w:r>
        <w:r w:rsidR="001F3348" w:rsidRPr="00424939">
          <w:rPr>
            <w:rFonts w:cs="Times New Roman"/>
            <w:color w:val="000000" w:themeColor="text1"/>
          </w:rPr>
          <w:delText xml:space="preserve"> Archaeological Field School</w:delText>
        </w:r>
      </w:del>
    </w:p>
    <w:p w14:paraId="18D41EC7" w14:textId="77777777" w:rsidR="00C04A54" w:rsidRPr="00424939" w:rsidRDefault="00C04A54" w:rsidP="00C04A54">
      <w:pPr>
        <w:tabs>
          <w:tab w:val="left" w:pos="2160"/>
        </w:tabs>
        <w:spacing w:after="0"/>
        <w:ind w:left="720" w:hanging="360"/>
        <w:rPr>
          <w:del w:id="5482" w:author="Summer 2023 updates" w:date="2024-07-31T13:42:00Z"/>
          <w:rFonts w:cs="Times New Roman"/>
          <w:color w:val="000000" w:themeColor="text1"/>
        </w:rPr>
      </w:pPr>
      <w:del w:id="5483" w:author="Summer 2023 updates" w:date="2024-07-31T13:42:00Z">
        <w:r w:rsidRPr="00424939">
          <w:rPr>
            <w:rFonts w:cs="Times New Roman"/>
            <w:color w:val="000000" w:themeColor="text1"/>
          </w:rPr>
          <w:delText>ANT-444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p>
    <w:p w14:paraId="3B507B5F" w14:textId="1CAD8313" w:rsidR="00C9477B" w:rsidRPr="00424939" w:rsidRDefault="00C04A54" w:rsidP="00D845B9">
      <w:pPr>
        <w:tabs>
          <w:tab w:val="left" w:pos="2160"/>
        </w:tabs>
        <w:spacing w:after="0"/>
        <w:ind w:left="720" w:hanging="360"/>
        <w:rPr>
          <w:rFonts w:cs="Times New Roman"/>
          <w:color w:val="000000" w:themeColor="text1"/>
        </w:rPr>
        <w:pPrChange w:id="5484" w:author="Summer 2023 updates" w:date="2024-07-31T13:42:00Z">
          <w:pPr>
            <w:tabs>
              <w:tab w:val="left" w:pos="2160"/>
            </w:tabs>
            <w:spacing w:after="0"/>
          </w:pPr>
        </w:pPrChange>
      </w:pPr>
      <w:del w:id="5485" w:author="Summer 2023 updates" w:date="2024-07-31T13:42:00Z">
        <w:r w:rsidRPr="00424939">
          <w:rPr>
            <w:rFonts w:cs="Times New Roman"/>
            <w:color w:val="000000" w:themeColor="text1"/>
          </w:rPr>
          <w:delText xml:space="preserve">       </w:delText>
        </w:r>
      </w:del>
      <w:r w:rsidR="00C9477B" w:rsidRPr="00424939">
        <w:rPr>
          <w:rFonts w:cs="Times New Roman"/>
          <w:color w:val="000000" w:themeColor="text1"/>
        </w:rPr>
        <w:t>ANT-</w:t>
      </w:r>
      <w:r w:rsidR="00533BAD" w:rsidRPr="00424939">
        <w:rPr>
          <w:rFonts w:cs="Times New Roman"/>
          <w:color w:val="000000" w:themeColor="text1"/>
        </w:rPr>
        <w:t xml:space="preserve">474 </w:t>
      </w:r>
      <w:r w:rsidR="00C9477B" w:rsidRPr="00424939">
        <w:rPr>
          <w:rFonts w:cs="Times New Roman"/>
          <w:color w:val="000000" w:themeColor="text1"/>
        </w:rPr>
        <w:t>Research Participation</w:t>
      </w:r>
    </w:p>
    <w:p w14:paraId="478A2E05" w14:textId="77777777" w:rsidR="00EF1D2F" w:rsidRDefault="00EF1D2F" w:rsidP="00EF1D2F">
      <w:pPr>
        <w:tabs>
          <w:tab w:val="left" w:pos="2160"/>
        </w:tabs>
        <w:spacing w:after="0"/>
        <w:ind w:left="720" w:hanging="360"/>
        <w:rPr>
          <w:del w:id="5486" w:author="Summer 2023 updates" w:date="2024-07-31T13:42:00Z"/>
          <w:rFonts w:cs="Times New Roman"/>
          <w:color w:val="000000" w:themeColor="text1"/>
        </w:rPr>
      </w:pPr>
      <w:del w:id="5487" w:author="Summer 2023 updates" w:date="2024-07-31T13:42:00Z">
        <w:r w:rsidRPr="008D5108">
          <w:rPr>
            <w:rFonts w:cs="Times New Roman"/>
            <w:color w:val="000000" w:themeColor="text1"/>
          </w:rPr>
          <w:delText>ARH-444 Independent Study in Art History</w:delText>
        </w:r>
      </w:del>
    </w:p>
    <w:p w14:paraId="353FFDE1" w14:textId="6B7918FB" w:rsidR="00EC2765" w:rsidRPr="00424939" w:rsidRDefault="00EC2765" w:rsidP="00C9477B">
      <w:pPr>
        <w:tabs>
          <w:tab w:val="left" w:pos="2160"/>
        </w:tabs>
        <w:spacing w:after="0"/>
        <w:ind w:left="720" w:hanging="360"/>
        <w:rPr>
          <w:rFonts w:cs="Times New Roman"/>
          <w:color w:val="000000" w:themeColor="text1"/>
        </w:rPr>
      </w:pPr>
      <w:r w:rsidRPr="00424939">
        <w:rPr>
          <w:rFonts w:cs="Times New Roman"/>
          <w:color w:val="000000" w:themeColor="text1"/>
        </w:rPr>
        <w:t>ARH-4</w:t>
      </w:r>
      <w:r w:rsidR="00533BAD" w:rsidRPr="00424939">
        <w:rPr>
          <w:rFonts w:cs="Times New Roman"/>
          <w:color w:val="000000" w:themeColor="text1"/>
        </w:rPr>
        <w:t>74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Seminar II &amp; Senior Project </w:t>
      </w:r>
      <w:r w:rsidR="00D56737">
        <w:rPr>
          <w:rFonts w:cs="Times New Roman"/>
          <w:color w:val="000000" w:themeColor="text1"/>
        </w:rPr>
        <w:t>(WE)</w:t>
      </w:r>
    </w:p>
    <w:p w14:paraId="1B143F8C" w14:textId="77777777" w:rsidR="00C9477B" w:rsidRPr="00424939" w:rsidRDefault="00C9477B" w:rsidP="00C9477B">
      <w:pPr>
        <w:tabs>
          <w:tab w:val="left" w:pos="2160"/>
        </w:tabs>
        <w:spacing w:after="0"/>
        <w:ind w:left="720" w:hanging="360"/>
        <w:rPr>
          <w:del w:id="5488" w:author="Summer 2023 updates" w:date="2024-07-31T13:42:00Z"/>
          <w:rFonts w:cs="Times New Roman"/>
          <w:color w:val="000000" w:themeColor="text1"/>
        </w:rPr>
      </w:pPr>
      <w:del w:id="5489" w:author="Summer 2023 updates" w:date="2024-07-31T13:42:00Z">
        <w:r w:rsidRPr="00CE7BA4">
          <w:rPr>
            <w:rFonts w:cs="Times New Roman"/>
            <w:color w:val="000000" w:themeColor="text1"/>
          </w:rPr>
          <w:delText>ART-</w:delText>
        </w:r>
        <w:r w:rsidR="00533BAD" w:rsidRPr="00CE7BA4">
          <w:rPr>
            <w:rFonts w:cs="Times New Roman"/>
            <w:color w:val="000000" w:themeColor="text1"/>
          </w:rPr>
          <w:delText>394</w:delText>
        </w:r>
        <w:r w:rsidRPr="00CE7BA4">
          <w:rPr>
            <w:rFonts w:cs="Times New Roman"/>
            <w:color w:val="000000" w:themeColor="text1"/>
          </w:rPr>
          <w:delText xml:space="preserve"> Directed Studies in Art</w:delText>
        </w:r>
      </w:del>
    </w:p>
    <w:p w14:paraId="72D6AD81" w14:textId="77777777" w:rsidR="00EF1D2F" w:rsidRPr="008D5108" w:rsidRDefault="00EF1D2F" w:rsidP="00EF1D2F">
      <w:pPr>
        <w:tabs>
          <w:tab w:val="left" w:pos="2160"/>
        </w:tabs>
        <w:spacing w:after="0"/>
        <w:ind w:left="720" w:hanging="360"/>
        <w:rPr>
          <w:del w:id="5490" w:author="Summer 2023 updates" w:date="2024-07-31T13:42:00Z"/>
          <w:rFonts w:cs="Times New Roman"/>
          <w:color w:val="000000" w:themeColor="text1"/>
        </w:rPr>
      </w:pPr>
      <w:del w:id="5491" w:author="Summer 2023 updates" w:date="2024-07-31T13:42:00Z">
        <w:r w:rsidRPr="008D5108">
          <w:rPr>
            <w:rFonts w:cs="Times New Roman"/>
            <w:color w:val="000000" w:themeColor="text1"/>
          </w:rPr>
          <w:delText>ART-444 Independent Study</w:delText>
        </w:r>
      </w:del>
    </w:p>
    <w:p w14:paraId="4AD4C258" w14:textId="275CA051" w:rsidR="007260BD" w:rsidRPr="00424939" w:rsidRDefault="007260BD" w:rsidP="007260BD">
      <w:pPr>
        <w:tabs>
          <w:tab w:val="left" w:pos="2160"/>
        </w:tabs>
        <w:spacing w:after="0"/>
        <w:ind w:left="720" w:hanging="360"/>
        <w:rPr>
          <w:rFonts w:cs="Times New Roman"/>
          <w:color w:val="000000" w:themeColor="text1"/>
        </w:rPr>
      </w:pPr>
      <w:r w:rsidRPr="00424939">
        <w:rPr>
          <w:rFonts w:cs="Times New Roman"/>
          <w:color w:val="000000" w:themeColor="text1"/>
        </w:rPr>
        <w:t>ART-</w:t>
      </w:r>
      <w:r w:rsidR="00533BAD" w:rsidRPr="00424939">
        <w:rPr>
          <w:rFonts w:cs="Times New Roman"/>
          <w:color w:val="000000" w:themeColor="text1"/>
        </w:rPr>
        <w:t>474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5C0DF0">
        <w:rPr>
          <w:rFonts w:cs="Times New Roman"/>
          <w:color w:val="000000" w:themeColor="text1"/>
        </w:rPr>
        <w:t xml:space="preserve"> Seminar II &amp; Senior Exhibition</w:t>
      </w:r>
    </w:p>
    <w:p w14:paraId="30CB314A" w14:textId="77777777" w:rsidR="00C9477B" w:rsidRPr="00424939" w:rsidRDefault="004E169F" w:rsidP="00C9477B">
      <w:pPr>
        <w:tabs>
          <w:tab w:val="left" w:pos="2160"/>
        </w:tabs>
        <w:spacing w:after="0"/>
        <w:ind w:left="720" w:hanging="360"/>
        <w:rPr>
          <w:del w:id="5492" w:author="Summer 2023 updates" w:date="2024-07-31T13:42:00Z"/>
          <w:rFonts w:cs="Times New Roman"/>
          <w:color w:val="000000" w:themeColor="text1"/>
        </w:rPr>
      </w:pPr>
      <w:del w:id="5493" w:author="Summer 2023 updates" w:date="2024-07-31T13:42:00Z">
        <w:r>
          <w:rPr>
            <w:rFonts w:cs="Times New Roman"/>
            <w:color w:val="000000" w:themeColor="text1"/>
          </w:rPr>
          <w:delText>AT-40_</w:delText>
        </w:r>
        <w:r w:rsidR="005C0DF0">
          <w:rPr>
            <w:rFonts w:cs="Times New Roman"/>
            <w:color w:val="000000" w:themeColor="text1"/>
          </w:rPr>
          <w:delText xml:space="preserve"> Clinical Athletic Training</w:delText>
        </w:r>
      </w:del>
    </w:p>
    <w:p w14:paraId="7E2EAE6F" w14:textId="77777777" w:rsidR="00C9477B" w:rsidRPr="00424939" w:rsidRDefault="00C9477B" w:rsidP="00C9477B">
      <w:pPr>
        <w:tabs>
          <w:tab w:val="left" w:pos="2160"/>
        </w:tabs>
        <w:spacing w:after="0"/>
        <w:ind w:left="720" w:hanging="360"/>
        <w:rPr>
          <w:del w:id="5494" w:author="Summer 2023 updates" w:date="2024-07-31T13:42:00Z"/>
          <w:rFonts w:cs="Times New Roman"/>
          <w:color w:val="000000" w:themeColor="text1"/>
        </w:rPr>
      </w:pPr>
      <w:del w:id="5495" w:author="Summer 2023 updates" w:date="2024-07-31T13:42:00Z">
        <w:r w:rsidRPr="00424939">
          <w:rPr>
            <w:rFonts w:cs="Times New Roman"/>
            <w:i/>
            <w:color w:val="000000" w:themeColor="text1"/>
            <w:sz w:val="20"/>
            <w:szCs w:val="20"/>
          </w:rPr>
          <w:tab/>
          <w:delText>(successful completion of sequence of AT-20_</w:delText>
        </w:r>
        <w:r w:rsidR="00B02FE4" w:rsidRPr="00424939">
          <w:rPr>
            <w:rFonts w:cs="Times New Roman"/>
            <w:i/>
            <w:color w:val="000000" w:themeColor="text1"/>
            <w:sz w:val="20"/>
            <w:szCs w:val="20"/>
          </w:rPr>
          <w:delText>/ -</w:delText>
        </w:r>
        <w:r w:rsidRPr="00424939">
          <w:rPr>
            <w:rFonts w:cs="Times New Roman"/>
            <w:i/>
            <w:color w:val="000000" w:themeColor="text1"/>
            <w:sz w:val="20"/>
            <w:szCs w:val="20"/>
          </w:rPr>
          <w:delText>30_ and-40_ required to receive full credit)</w:delText>
        </w:r>
      </w:del>
    </w:p>
    <w:p w14:paraId="4A1FC472" w14:textId="0AD12BA4" w:rsidR="009705F2" w:rsidRPr="00424939" w:rsidRDefault="009705F2" w:rsidP="00C9477B">
      <w:pPr>
        <w:tabs>
          <w:tab w:val="left" w:pos="2160"/>
        </w:tabs>
        <w:spacing w:after="0"/>
        <w:ind w:left="720" w:hanging="360"/>
        <w:rPr>
          <w:rFonts w:cs="Times New Roman"/>
          <w:color w:val="000000" w:themeColor="text1"/>
        </w:rPr>
      </w:pPr>
      <w:r w:rsidRPr="00424939">
        <w:rPr>
          <w:rFonts w:cs="Times New Roman"/>
          <w:color w:val="000000" w:themeColor="text1"/>
        </w:rPr>
        <w:t>BIO-115 Marine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FE6CE42" w14:textId="77777777" w:rsidR="00EF1D2F" w:rsidRPr="00424939" w:rsidRDefault="00EF1D2F" w:rsidP="00EF1D2F">
      <w:pPr>
        <w:tabs>
          <w:tab w:val="left" w:pos="2160"/>
        </w:tabs>
        <w:spacing w:after="0"/>
        <w:ind w:left="720" w:hanging="360"/>
        <w:rPr>
          <w:del w:id="5496" w:author="Summer 2023 updates" w:date="2024-07-31T13:42:00Z"/>
          <w:rFonts w:cs="Times New Roman"/>
          <w:color w:val="000000" w:themeColor="text1"/>
        </w:rPr>
      </w:pPr>
      <w:del w:id="5497" w:author="Summer 2023 updates" w:date="2024-07-31T13:42:00Z">
        <w:r w:rsidRPr="00424939">
          <w:rPr>
            <w:rFonts w:cs="Times New Roman"/>
            <w:color w:val="000000" w:themeColor="text1"/>
          </w:rPr>
          <w:delText>BIO-444 Independent Study</w:delText>
        </w:r>
        <w:r w:rsidRPr="00424939">
          <w:rPr>
            <w:rFonts w:cs="Times New Roman"/>
            <w:color w:val="000000" w:themeColor="text1"/>
          </w:rPr>
          <w:fldChar w:fldCharType="begin"/>
        </w:r>
        <w:r w:rsidRPr="00424939">
          <w:rPr>
            <w:color w:val="000000" w:themeColor="text1"/>
          </w:rPr>
          <w:delInstrText xml:space="preserve"> XE "</w:delInstrText>
        </w:r>
        <w:r w:rsidRPr="00424939">
          <w:rPr>
            <w:rFonts w:cs="Times New Roman"/>
            <w:b/>
            <w:color w:val="000000" w:themeColor="text1"/>
          </w:rPr>
          <w:delInstrText>Independent Study</w:delInstrText>
        </w:r>
        <w:r w:rsidRPr="00424939">
          <w:rPr>
            <w:color w:val="000000" w:themeColor="text1"/>
          </w:rPr>
          <w:delInstrText xml:space="preserve">" </w:delInstrText>
        </w:r>
        <w:r w:rsidRPr="00424939">
          <w:rPr>
            <w:rFonts w:cs="Times New Roman"/>
            <w:color w:val="000000" w:themeColor="text1"/>
          </w:rPr>
          <w:fldChar w:fldCharType="end"/>
        </w:r>
      </w:del>
    </w:p>
    <w:p w14:paraId="11320C37" w14:textId="315B3A99"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BIO-</w:t>
      </w:r>
      <w:r w:rsidR="00533BAD" w:rsidRPr="00424939">
        <w:rPr>
          <w:rFonts w:cs="Times New Roman"/>
          <w:color w:val="000000" w:themeColor="text1"/>
        </w:rPr>
        <w:t>454</w:t>
      </w:r>
      <w:r w:rsidR="005C0DF0">
        <w:rPr>
          <w:rFonts w:cs="Times New Roman"/>
          <w:color w:val="000000" w:themeColor="text1"/>
        </w:rPr>
        <w:t xml:space="preserve"> Research Participation</w:t>
      </w:r>
    </w:p>
    <w:p w14:paraId="7198ECEE" w14:textId="0EEA856B" w:rsidR="00EF1D2F" w:rsidRPr="00424939" w:rsidRDefault="00EF1D2F" w:rsidP="00EF1D2F">
      <w:pPr>
        <w:tabs>
          <w:tab w:val="left" w:pos="2160"/>
        </w:tabs>
        <w:spacing w:after="0"/>
        <w:ind w:left="720" w:hanging="360"/>
        <w:rPr>
          <w:rFonts w:cs="Times New Roman"/>
          <w:color w:val="000000" w:themeColor="text1"/>
        </w:rPr>
      </w:pPr>
      <w:r w:rsidRPr="00424939">
        <w:rPr>
          <w:rFonts w:cs="Times New Roman"/>
          <w:color w:val="000000" w:themeColor="text1"/>
        </w:rPr>
        <w:t>BIO-462 Advanced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Laboratory I</w:t>
      </w:r>
    </w:p>
    <w:p w14:paraId="3483B695" w14:textId="77777777" w:rsidR="003E550B" w:rsidRPr="00424939" w:rsidRDefault="003E550B" w:rsidP="003E550B">
      <w:pPr>
        <w:tabs>
          <w:tab w:val="left" w:pos="2160"/>
        </w:tabs>
        <w:spacing w:after="0"/>
        <w:ind w:left="720" w:hanging="360"/>
        <w:rPr>
          <w:del w:id="5498" w:author="Summer 2023 updates" w:date="2024-07-31T13:42:00Z"/>
          <w:rFonts w:cs="Times New Roman"/>
          <w:color w:val="000000" w:themeColor="text1"/>
        </w:rPr>
      </w:pPr>
      <w:del w:id="5499" w:author="Summer 2023 updates" w:date="2024-07-31T13:42:00Z">
        <w:r w:rsidRPr="00424939">
          <w:rPr>
            <w:rFonts w:cs="Times New Roman"/>
            <w:color w:val="000000" w:themeColor="text1"/>
          </w:rPr>
          <w:delText>BUS-444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p>
    <w:p w14:paraId="075FC0A7" w14:textId="2AFE47EF" w:rsidR="00C9477B" w:rsidRPr="00CE7BA4" w:rsidRDefault="00C9477B" w:rsidP="00202662">
      <w:pPr>
        <w:tabs>
          <w:tab w:val="left" w:pos="2160"/>
        </w:tabs>
        <w:spacing w:after="0"/>
        <w:ind w:left="360"/>
        <w:rPr>
          <w:rFonts w:cs="Times New Roman"/>
          <w:color w:val="000000" w:themeColor="text1"/>
        </w:rPr>
      </w:pPr>
      <w:r w:rsidRPr="00CE7BA4">
        <w:rPr>
          <w:rFonts w:cs="Times New Roman"/>
          <w:color w:val="000000" w:themeColor="text1"/>
        </w:rPr>
        <w:t>BUS</w:t>
      </w:r>
      <w:r w:rsidR="00533BAD" w:rsidRPr="00CE7BA4">
        <w:rPr>
          <w:rFonts w:cs="Times New Roman"/>
          <w:color w:val="000000" w:themeColor="text1"/>
        </w:rPr>
        <w:t>-454</w:t>
      </w:r>
      <w:r w:rsidR="005C0DF0" w:rsidRPr="00CE7BA4">
        <w:rPr>
          <w:rFonts w:cs="Times New Roman"/>
          <w:color w:val="000000" w:themeColor="text1"/>
        </w:rPr>
        <w:t xml:space="preserve"> Research in Business</w:t>
      </w:r>
    </w:p>
    <w:p w14:paraId="3C004E97" w14:textId="77777777" w:rsidR="003E550B" w:rsidRPr="00CE7BA4" w:rsidRDefault="003E550B" w:rsidP="003E550B">
      <w:pPr>
        <w:tabs>
          <w:tab w:val="left" w:pos="2160"/>
        </w:tabs>
        <w:spacing w:after="0"/>
        <w:ind w:left="720" w:hanging="360"/>
        <w:rPr>
          <w:del w:id="5500" w:author="Summer 2023 updates" w:date="2024-07-31T13:42:00Z"/>
          <w:rFonts w:cs="Times New Roman"/>
          <w:color w:val="000000" w:themeColor="text1"/>
        </w:rPr>
      </w:pPr>
      <w:del w:id="5501" w:author="Summer 2023 updates" w:date="2024-07-31T13:42:00Z">
        <w:r w:rsidRPr="00CE7BA4">
          <w:rPr>
            <w:rFonts w:cs="Times New Roman"/>
            <w:color w:val="000000" w:themeColor="text1"/>
          </w:rPr>
          <w:delText>CHM-444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10F6E0F6" w14:textId="065884B0" w:rsidR="00C9477B" w:rsidRPr="00CE7BA4" w:rsidRDefault="00C9477B" w:rsidP="00202662">
      <w:pPr>
        <w:tabs>
          <w:tab w:val="left" w:pos="2160"/>
        </w:tabs>
        <w:spacing w:after="0"/>
        <w:ind w:left="360"/>
        <w:rPr>
          <w:rFonts w:cs="Times New Roman"/>
          <w:color w:val="000000" w:themeColor="text1"/>
        </w:rPr>
      </w:pPr>
      <w:r w:rsidRPr="00CE7BA4">
        <w:rPr>
          <w:rFonts w:cs="Times New Roman"/>
          <w:color w:val="000000" w:themeColor="text1"/>
        </w:rPr>
        <w:t>CHM-</w:t>
      </w:r>
      <w:r w:rsidR="00533BAD" w:rsidRPr="00CE7BA4">
        <w:rPr>
          <w:rFonts w:cs="Times New Roman"/>
          <w:color w:val="000000" w:themeColor="text1"/>
        </w:rPr>
        <w:t>454</w:t>
      </w:r>
      <w:r w:rsidR="005C0DF0" w:rsidRPr="00CE7BA4">
        <w:rPr>
          <w:rFonts w:cs="Times New Roman"/>
          <w:color w:val="000000" w:themeColor="text1"/>
        </w:rPr>
        <w:t xml:space="preserve"> Undergraduate Summer Research</w:t>
      </w:r>
    </w:p>
    <w:p w14:paraId="72D3D63D" w14:textId="77777777" w:rsidR="00D337E9" w:rsidRPr="00CE7BA4" w:rsidRDefault="00D337E9" w:rsidP="00C9477B">
      <w:pPr>
        <w:tabs>
          <w:tab w:val="left" w:pos="2160"/>
        </w:tabs>
        <w:spacing w:after="0"/>
        <w:ind w:left="720" w:hanging="360"/>
        <w:rPr>
          <w:del w:id="5502" w:author="Summer 2023 updates" w:date="2024-07-31T13:42:00Z"/>
          <w:rFonts w:cs="Times New Roman"/>
          <w:color w:val="000000" w:themeColor="text1"/>
        </w:rPr>
      </w:pPr>
      <w:del w:id="5503" w:author="Summer 2023 updates" w:date="2024-07-31T13:42:00Z">
        <w:r w:rsidRPr="00CE7BA4">
          <w:rPr>
            <w:rFonts w:cs="Times New Roman"/>
            <w:color w:val="000000" w:themeColor="text1"/>
          </w:rPr>
          <w:delText>COM-</w:delText>
        </w:r>
        <w:r w:rsidR="00C84D83" w:rsidRPr="00CE7BA4">
          <w:rPr>
            <w:rFonts w:cs="Times New Roman"/>
            <w:color w:val="000000" w:themeColor="text1"/>
          </w:rPr>
          <w:delText>394</w:delText>
        </w:r>
        <w:r w:rsidRPr="00CE7BA4">
          <w:rPr>
            <w:rFonts w:cs="Times New Roman"/>
            <w:color w:val="000000" w:themeColor="text1"/>
          </w:rPr>
          <w:delText xml:space="preserve"> Directed Studies in Communication Studies</w:delText>
        </w:r>
        <w:r w:rsidR="00D74B71" w:rsidRPr="00CE7BA4">
          <w:rPr>
            <w:rFonts w:cs="Times New Roman"/>
            <w:color w:val="000000" w:themeColor="text1"/>
          </w:rPr>
          <w:delText xml:space="preserve"> (WE)</w:delText>
        </w:r>
        <w:r w:rsidR="00B8454E" w:rsidRPr="00CE7BA4">
          <w:rPr>
            <w:rFonts w:cs="Times New Roman"/>
            <w:color w:val="000000" w:themeColor="text1"/>
          </w:rPr>
          <w:fldChar w:fldCharType="begin"/>
        </w:r>
        <w:r w:rsidR="00B8454E" w:rsidRPr="00CE7BA4">
          <w:rPr>
            <w:color w:val="000000" w:themeColor="text1"/>
          </w:rPr>
          <w:delInstrText xml:space="preserve"> XE "</w:delInstrText>
        </w:r>
        <w:r w:rsidR="00B8454E" w:rsidRPr="00CE7BA4">
          <w:rPr>
            <w:rFonts w:cs="Times New Roman"/>
            <w:color w:val="000000" w:themeColor="text1"/>
          </w:rPr>
          <w:delInstrText>Communication Studies</w:delInstrText>
        </w:r>
        <w:r w:rsidR="00B8454E" w:rsidRPr="00CE7BA4">
          <w:rPr>
            <w:color w:val="000000" w:themeColor="text1"/>
          </w:rPr>
          <w:delInstrText xml:space="preserve">" </w:delInstrText>
        </w:r>
        <w:r w:rsidR="00B8454E" w:rsidRPr="00CE7BA4">
          <w:rPr>
            <w:rFonts w:cs="Times New Roman"/>
            <w:color w:val="000000" w:themeColor="text1"/>
          </w:rPr>
          <w:fldChar w:fldCharType="end"/>
        </w:r>
      </w:del>
    </w:p>
    <w:p w14:paraId="43CEC4C4" w14:textId="77777777" w:rsidR="00EF1FA9" w:rsidRPr="00CE7BA4" w:rsidRDefault="00EF1FA9" w:rsidP="00C9477B">
      <w:pPr>
        <w:tabs>
          <w:tab w:val="left" w:pos="2160"/>
        </w:tabs>
        <w:spacing w:after="0"/>
        <w:ind w:left="720" w:hanging="360"/>
        <w:rPr>
          <w:del w:id="5504" w:author="Summer 2023 updates" w:date="2024-07-31T13:42:00Z"/>
          <w:rFonts w:cs="Times New Roman"/>
          <w:color w:val="000000" w:themeColor="text1"/>
        </w:rPr>
      </w:pPr>
      <w:del w:id="5505" w:author="Summer 2023 updates" w:date="2024-07-31T13:42:00Z">
        <w:r w:rsidRPr="00CE7BA4">
          <w:rPr>
            <w:rFonts w:cs="Times New Roman"/>
            <w:color w:val="000000" w:themeColor="text1"/>
          </w:rPr>
          <w:delText>COM-</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Pr="00CE7BA4">
          <w:rPr>
            <w:rFonts w:cs="Times New Roman"/>
            <w:color w:val="000000" w:themeColor="text1"/>
          </w:rPr>
          <w:delText xml:space="preserve"> in Communication Studies</w:delText>
        </w:r>
        <w:r w:rsidR="00B8454E" w:rsidRPr="00CE7BA4">
          <w:rPr>
            <w:rFonts w:cs="Times New Roman"/>
            <w:color w:val="000000" w:themeColor="text1"/>
          </w:rPr>
          <w:fldChar w:fldCharType="begin"/>
        </w:r>
        <w:r w:rsidR="00B8454E" w:rsidRPr="00CE7BA4">
          <w:rPr>
            <w:color w:val="000000" w:themeColor="text1"/>
          </w:rPr>
          <w:delInstrText xml:space="preserve"> XE "</w:delInstrText>
        </w:r>
        <w:r w:rsidR="00B8454E" w:rsidRPr="00CE7BA4">
          <w:rPr>
            <w:rFonts w:cs="Times New Roman"/>
            <w:color w:val="000000" w:themeColor="text1"/>
          </w:rPr>
          <w:delInstrText>Communication Studies</w:delInstrText>
        </w:r>
        <w:r w:rsidR="00B8454E" w:rsidRPr="00CE7BA4">
          <w:rPr>
            <w:color w:val="000000" w:themeColor="text1"/>
          </w:rPr>
          <w:delInstrText xml:space="preserve">" </w:delInstrText>
        </w:r>
        <w:r w:rsidR="00B8454E" w:rsidRPr="00CE7BA4">
          <w:rPr>
            <w:rFonts w:cs="Times New Roman"/>
            <w:color w:val="000000" w:themeColor="text1"/>
          </w:rPr>
          <w:fldChar w:fldCharType="end"/>
        </w:r>
        <w:r w:rsidR="009274A6" w:rsidRPr="00CE7BA4">
          <w:rPr>
            <w:rFonts w:cs="Times New Roman"/>
            <w:color w:val="000000" w:themeColor="text1"/>
          </w:rPr>
          <w:delText>*</w:delText>
        </w:r>
        <w:r w:rsidR="00D74B71" w:rsidRPr="00CE7BA4">
          <w:rPr>
            <w:rFonts w:cs="Times New Roman"/>
            <w:color w:val="000000" w:themeColor="text1"/>
          </w:rPr>
          <w:delText xml:space="preserve"> (WE)</w:delText>
        </w:r>
      </w:del>
    </w:p>
    <w:p w14:paraId="0BF28996" w14:textId="667C8570" w:rsidR="00C9477B" w:rsidRPr="00CE7BA4" w:rsidRDefault="00C9477B" w:rsidP="00C9477B">
      <w:pPr>
        <w:tabs>
          <w:tab w:val="left" w:pos="2160"/>
        </w:tabs>
        <w:spacing w:after="0"/>
        <w:ind w:left="720" w:hanging="360"/>
        <w:rPr>
          <w:rFonts w:cs="Times New Roman"/>
          <w:color w:val="000000" w:themeColor="text1"/>
          <w:sz w:val="20"/>
          <w:szCs w:val="20"/>
        </w:rPr>
      </w:pPr>
      <w:r w:rsidRPr="00CE7BA4">
        <w:rPr>
          <w:rFonts w:cs="Times New Roman"/>
          <w:color w:val="000000" w:themeColor="text1"/>
        </w:rPr>
        <w:t>CRW-</w:t>
      </w:r>
      <w:r w:rsidR="00533BAD" w:rsidRPr="00CE7BA4">
        <w:rPr>
          <w:rFonts w:cs="Times New Roman"/>
          <w:color w:val="000000" w:themeColor="text1"/>
        </w:rPr>
        <w:t>112</w:t>
      </w:r>
      <w:r w:rsidRPr="00CE7BA4">
        <w:rPr>
          <w:rFonts w:cs="Times New Roman"/>
          <w:color w:val="000000" w:themeColor="text1"/>
        </w:rPr>
        <w:t xml:space="preserve"> Advanced Literary Magazine Editing </w:t>
      </w:r>
      <w:r w:rsidRPr="00CE7BA4">
        <w:rPr>
          <w:rFonts w:cs="Times New Roman"/>
          <w:color w:val="000000" w:themeColor="text1"/>
          <w:sz w:val="20"/>
          <w:szCs w:val="20"/>
        </w:rPr>
        <w:t>(two terms)</w:t>
      </w:r>
    </w:p>
    <w:p w14:paraId="6E5F6E8A" w14:textId="77777777" w:rsidR="002F497D" w:rsidRPr="00CE7BA4" w:rsidRDefault="002F497D" w:rsidP="00C9477B">
      <w:pPr>
        <w:tabs>
          <w:tab w:val="left" w:pos="2160"/>
        </w:tabs>
        <w:spacing w:after="0"/>
        <w:ind w:left="720" w:hanging="360"/>
        <w:rPr>
          <w:del w:id="5506" w:author="Summer 2023 updates" w:date="2024-07-31T13:42:00Z"/>
          <w:rFonts w:cs="Times New Roman"/>
          <w:color w:val="000000" w:themeColor="text1"/>
        </w:rPr>
      </w:pPr>
      <w:del w:id="5507" w:author="Summer 2023 updates" w:date="2024-07-31T13:42:00Z">
        <w:r w:rsidRPr="00CE7BA4">
          <w:rPr>
            <w:rFonts w:cs="Times New Roman"/>
            <w:color w:val="000000" w:themeColor="text1"/>
          </w:rPr>
          <w:delText>CRW-</w:delText>
        </w:r>
        <w:r w:rsidR="00C84D83" w:rsidRPr="00CE7BA4">
          <w:rPr>
            <w:rFonts w:cs="Times New Roman"/>
            <w:color w:val="000000" w:themeColor="text1"/>
          </w:rPr>
          <w:delText>394</w:delText>
        </w:r>
        <w:r w:rsidRPr="00CE7BA4">
          <w:rPr>
            <w:rFonts w:cs="Times New Roman"/>
            <w:color w:val="000000" w:themeColor="text1"/>
          </w:rPr>
          <w:delText xml:space="preserve"> Directed Studies in Creative Writing</w:delText>
        </w:r>
        <w:r w:rsidR="00884AB4" w:rsidRPr="00CE7BA4">
          <w:rPr>
            <w:rFonts w:cs="Times New Roman"/>
            <w:color w:val="000000" w:themeColor="text1"/>
          </w:rPr>
          <w:delText xml:space="preserve"> (WE)</w:delText>
        </w:r>
        <w:r w:rsidR="009F4511" w:rsidRPr="00CE7BA4">
          <w:rPr>
            <w:rFonts w:cs="Times New Roman"/>
            <w:color w:val="000000" w:themeColor="text1"/>
          </w:rPr>
          <w:fldChar w:fldCharType="begin"/>
        </w:r>
        <w:r w:rsidR="009F4511" w:rsidRPr="00CE7BA4">
          <w:rPr>
            <w:color w:val="000000" w:themeColor="text1"/>
          </w:rPr>
          <w:delInstrText xml:space="preserve"> XE "Creative Writing" </w:delInstrText>
        </w:r>
        <w:r w:rsidR="009F4511" w:rsidRPr="00CE7BA4">
          <w:rPr>
            <w:rFonts w:cs="Times New Roman"/>
            <w:color w:val="000000" w:themeColor="text1"/>
          </w:rPr>
          <w:fldChar w:fldCharType="end"/>
        </w:r>
      </w:del>
    </w:p>
    <w:p w14:paraId="563FD104" w14:textId="42319E9F"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CRW-</w:t>
      </w:r>
      <w:r w:rsidR="00533BAD" w:rsidRPr="00CE7BA4">
        <w:rPr>
          <w:rFonts w:cs="Times New Roman"/>
          <w:color w:val="000000" w:themeColor="text1"/>
        </w:rPr>
        <w:t>492</w:t>
      </w:r>
      <w:r w:rsidRPr="00CE7BA4">
        <w:rPr>
          <w:rFonts w:cs="Times New Roman"/>
          <w:color w:val="000000" w:themeColor="text1"/>
        </w:rPr>
        <w:t xml:space="preserve"> Manuscript Workshop</w:t>
      </w:r>
      <w:r w:rsidR="00B92F9C" w:rsidRPr="00CE7BA4">
        <w:rPr>
          <w:rFonts w:cs="Times New Roman"/>
          <w:color w:val="000000" w:themeColor="text1"/>
        </w:rPr>
        <w:t xml:space="preserve"> (WE)</w:t>
      </w:r>
      <w:r w:rsidR="009F4511" w:rsidRPr="00CE7BA4">
        <w:rPr>
          <w:rFonts w:cs="Times New Roman"/>
          <w:color w:val="000000" w:themeColor="text1"/>
        </w:rPr>
        <w:fldChar w:fldCharType="begin"/>
      </w:r>
      <w:r w:rsidR="009F4511" w:rsidRPr="00CE7BA4">
        <w:rPr>
          <w:color w:val="000000" w:themeColor="text1"/>
        </w:rPr>
        <w:instrText xml:space="preserve"> XE "</w:instrText>
      </w:r>
      <w:r w:rsidR="009F4511" w:rsidRPr="00CE7BA4">
        <w:rPr>
          <w:rFonts w:cs="Times New Roman"/>
          <w:b/>
          <w:color w:val="000000" w:themeColor="text1"/>
        </w:rPr>
        <w:instrText>Workshop</w:instrText>
      </w:r>
      <w:r w:rsidR="009F4511" w:rsidRPr="00CE7BA4">
        <w:rPr>
          <w:color w:val="000000" w:themeColor="text1"/>
        </w:rPr>
        <w:instrText xml:space="preserve">" </w:instrText>
      </w:r>
      <w:r w:rsidR="009F4511" w:rsidRPr="00CE7BA4">
        <w:rPr>
          <w:rFonts w:cs="Times New Roman"/>
          <w:color w:val="000000" w:themeColor="text1"/>
        </w:rPr>
        <w:fldChar w:fldCharType="end"/>
      </w:r>
    </w:p>
    <w:p w14:paraId="5E208E14" w14:textId="77777777" w:rsidR="00840F1D" w:rsidRPr="00CE7BA4" w:rsidRDefault="00C9477B" w:rsidP="00C9477B">
      <w:pPr>
        <w:tabs>
          <w:tab w:val="left" w:pos="2160"/>
        </w:tabs>
        <w:spacing w:after="0"/>
        <w:ind w:left="720" w:hanging="360"/>
        <w:rPr>
          <w:del w:id="5508" w:author="Summer 2023 updates" w:date="2024-07-31T13:42:00Z"/>
          <w:rFonts w:cs="Times New Roman"/>
          <w:color w:val="000000" w:themeColor="text1"/>
        </w:rPr>
      </w:pPr>
      <w:del w:id="5509" w:author="Summer 2023 updates" w:date="2024-07-31T13:42:00Z">
        <w:r w:rsidRPr="00CE7BA4">
          <w:rPr>
            <w:rFonts w:cs="Times New Roman"/>
            <w:color w:val="000000" w:themeColor="text1"/>
          </w:rPr>
          <w:delText>CS-</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del>
    </w:p>
    <w:p w14:paraId="346358AD" w14:textId="3485D787" w:rsidR="00C9477B" w:rsidRPr="00424939" w:rsidRDefault="00840F1D" w:rsidP="00C9477B">
      <w:pPr>
        <w:tabs>
          <w:tab w:val="left" w:pos="2160"/>
        </w:tabs>
        <w:spacing w:after="0"/>
        <w:ind w:left="720" w:hanging="360"/>
        <w:rPr>
          <w:rFonts w:cs="Times New Roman"/>
          <w:color w:val="000000" w:themeColor="text1"/>
        </w:rPr>
      </w:pPr>
      <w:r w:rsidRPr="00CE7BA4">
        <w:rPr>
          <w:rFonts w:cs="Times New Roman"/>
          <w:color w:val="000000" w:themeColor="text1"/>
        </w:rPr>
        <w:t>CS-454 Research in Computer Science</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b/>
          <w:color w:val="000000" w:themeColor="text1"/>
        </w:rPr>
        <w:instrText>Independent Study</w:instrText>
      </w:r>
      <w:r w:rsidR="008C196D" w:rsidRPr="00CE7BA4">
        <w:rPr>
          <w:color w:val="000000" w:themeColor="text1"/>
        </w:rPr>
        <w:instrText xml:space="preserve">" </w:instrText>
      </w:r>
      <w:r w:rsidR="008C196D" w:rsidRPr="00CE7BA4">
        <w:rPr>
          <w:rFonts w:cs="Times New Roman"/>
          <w:color w:val="000000" w:themeColor="text1"/>
        </w:rPr>
        <w:fldChar w:fldCharType="end"/>
      </w:r>
    </w:p>
    <w:p w14:paraId="21F78F7A" w14:textId="77777777" w:rsidR="00840F1D" w:rsidRDefault="00840F1D" w:rsidP="00C04A54">
      <w:pPr>
        <w:tabs>
          <w:tab w:val="left" w:pos="2160"/>
        </w:tabs>
        <w:spacing w:after="0"/>
        <w:ind w:left="720" w:hanging="360"/>
        <w:rPr>
          <w:del w:id="5510" w:author="Summer 2023 updates" w:date="2024-07-31T13:42:00Z"/>
          <w:rFonts w:cs="Times New Roman"/>
          <w:color w:val="000000" w:themeColor="text1"/>
        </w:rPr>
      </w:pPr>
      <w:del w:id="5511" w:author="Summer 2023 updates" w:date="2024-07-31T13:42:00Z">
        <w:r>
          <w:rPr>
            <w:rFonts w:cs="Times New Roman"/>
            <w:color w:val="000000" w:themeColor="text1"/>
          </w:rPr>
          <w:delText>DS-444 Independent Study in Data Science</w:delText>
        </w:r>
      </w:del>
    </w:p>
    <w:p w14:paraId="38422F6A" w14:textId="11F40B98" w:rsidR="00840F1D" w:rsidRDefault="00840F1D" w:rsidP="00C04A54">
      <w:pPr>
        <w:tabs>
          <w:tab w:val="left" w:pos="2160"/>
        </w:tabs>
        <w:spacing w:after="0"/>
        <w:ind w:left="720" w:hanging="360"/>
        <w:rPr>
          <w:rFonts w:cs="Times New Roman"/>
          <w:color w:val="000000" w:themeColor="text1"/>
        </w:rPr>
      </w:pPr>
      <w:r>
        <w:rPr>
          <w:rFonts w:cs="Times New Roman"/>
          <w:color w:val="000000" w:themeColor="text1"/>
        </w:rPr>
        <w:t>DS-454 Research in Data Science</w:t>
      </w:r>
    </w:p>
    <w:p w14:paraId="3147F89D" w14:textId="77777777" w:rsidR="00C04A54" w:rsidRPr="00424939" w:rsidRDefault="00C04A54" w:rsidP="00C04A54">
      <w:pPr>
        <w:tabs>
          <w:tab w:val="left" w:pos="2160"/>
        </w:tabs>
        <w:spacing w:after="0"/>
        <w:ind w:left="720" w:hanging="360"/>
        <w:rPr>
          <w:del w:id="5512" w:author="Summer 2023 updates" w:date="2024-07-31T13:42:00Z"/>
          <w:rFonts w:cs="Times New Roman"/>
          <w:color w:val="000000" w:themeColor="text1"/>
        </w:rPr>
      </w:pPr>
      <w:del w:id="5513" w:author="Summer 2023 updates" w:date="2024-07-31T13:42:00Z">
        <w:r w:rsidRPr="00424939">
          <w:rPr>
            <w:rFonts w:cs="Times New Roman"/>
            <w:color w:val="000000" w:themeColor="text1"/>
          </w:rPr>
          <w:delText>ECO-444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p>
    <w:p w14:paraId="624DABF4" w14:textId="1564ACD2" w:rsidR="00C9477B" w:rsidRPr="00424939" w:rsidRDefault="00C9477B" w:rsidP="00202662">
      <w:pPr>
        <w:tabs>
          <w:tab w:val="left" w:pos="2160"/>
        </w:tabs>
        <w:spacing w:after="0"/>
        <w:ind w:left="360"/>
        <w:rPr>
          <w:rFonts w:cs="Times New Roman"/>
          <w:color w:val="000000" w:themeColor="text1"/>
        </w:rPr>
      </w:pPr>
      <w:r w:rsidRPr="00424939">
        <w:rPr>
          <w:rFonts w:cs="Times New Roman"/>
          <w:color w:val="000000" w:themeColor="text1"/>
        </w:rPr>
        <w:t>ECO-</w:t>
      </w:r>
      <w:r w:rsidR="00533BAD" w:rsidRPr="00424939">
        <w:rPr>
          <w:rFonts w:cs="Times New Roman"/>
          <w:color w:val="000000" w:themeColor="text1"/>
        </w:rPr>
        <w:t>454</w:t>
      </w:r>
      <w:r w:rsidRPr="00424939">
        <w:rPr>
          <w:rFonts w:cs="Times New Roman"/>
          <w:color w:val="000000" w:themeColor="text1"/>
        </w:rPr>
        <w:t xml:space="preserve"> Research in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F33CC65" w14:textId="3C740220"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EDU-215 Practicum in Education</w:t>
      </w:r>
      <w:r w:rsidR="00B92F9C">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6D7D6B9" w14:textId="77777777" w:rsidR="00840F1D" w:rsidRPr="00424939" w:rsidRDefault="00BD3C4A" w:rsidP="00840F1D">
      <w:pPr>
        <w:tabs>
          <w:tab w:val="left" w:pos="2160"/>
        </w:tabs>
        <w:spacing w:after="0"/>
        <w:ind w:left="720" w:hanging="360"/>
        <w:rPr>
          <w:del w:id="5514" w:author="Summer 2023 updates" w:date="2024-07-31T13:42:00Z"/>
          <w:rFonts w:cs="Times New Roman"/>
          <w:color w:val="000000" w:themeColor="text1"/>
        </w:rPr>
      </w:pPr>
      <w:moveFromRangeStart w:id="5515" w:author="Summer 2023 updates" w:date="2024-07-31T13:42:00Z" w:name="move173325762"/>
      <w:moveFrom w:id="5516" w:author="Summer 2023 updates" w:date="2024-07-31T13:42:00Z">
        <w:r w:rsidRPr="00BD3C4A">
          <w:rPr>
            <w:sz w:val="20"/>
            <w:rPrChange w:id="5517" w:author="Summer 2023 updates" w:date="2024-07-31T13:42:00Z">
              <w:rPr>
                <w:color w:val="000000" w:themeColor="text1"/>
              </w:rPr>
            </w:rPrChange>
          </w:rPr>
          <w:t xml:space="preserve">EDU-481 Student Teaching in Art at the Secondary School </w:t>
        </w:r>
      </w:moveFrom>
      <w:moveFromRangeEnd w:id="5515"/>
      <w:del w:id="5518" w:author="Summer 2023 updates" w:date="2024-07-31T13:42:00Z">
        <w:r w:rsidR="005C0DF0">
          <w:rPr>
            <w:rFonts w:cs="Times New Roman"/>
            <w:color w:val="000000" w:themeColor="text1"/>
          </w:rPr>
          <w:delText>(WE)</w:delText>
        </w:r>
      </w:del>
    </w:p>
    <w:p w14:paraId="10F08C96" w14:textId="77777777" w:rsidR="00840F1D" w:rsidRPr="00DF60D5" w:rsidRDefault="00BD3C4A" w:rsidP="009274A6">
      <w:pPr>
        <w:tabs>
          <w:tab w:val="left" w:pos="2160"/>
        </w:tabs>
        <w:spacing w:after="0"/>
        <w:ind w:left="720" w:hanging="360"/>
        <w:rPr>
          <w:del w:id="5519" w:author="Summer 2023 updates" w:date="2024-07-31T13:42:00Z"/>
          <w:rFonts w:cs="Times New Roman"/>
          <w:color w:val="000000" w:themeColor="text1"/>
        </w:rPr>
      </w:pPr>
      <w:moveFromRangeStart w:id="5520" w:author="Summer 2023 updates" w:date="2024-07-31T13:42:00Z" w:name="move173325763"/>
      <w:moveFrom w:id="5521" w:author="Summer 2023 updates" w:date="2024-07-31T13:42:00Z">
        <w:r w:rsidRPr="00BD3C4A">
          <w:rPr>
            <w:sz w:val="20"/>
            <w:rPrChange w:id="5522" w:author="Summer 2023 updates" w:date="2024-07-31T13:42:00Z">
              <w:rPr>
                <w:color w:val="000000" w:themeColor="text1"/>
              </w:rPr>
            </w:rPrChange>
          </w:rPr>
          <w:t xml:space="preserve">EDU-482 Student Teaching in Physical Education at the Secondary School </w:t>
        </w:r>
      </w:moveFrom>
      <w:moveFromRangeEnd w:id="5520"/>
      <w:del w:id="5523" w:author="Summer 2023 updates" w:date="2024-07-31T13:42:00Z">
        <w:r w:rsidR="00DF60D5" w:rsidRPr="005044DA">
          <w:rPr>
            <w:rFonts w:cs="Times New Roman"/>
            <w:color w:val="000000" w:themeColor="text1"/>
          </w:rPr>
          <w:delText>(WE)</w:delText>
        </w:r>
      </w:del>
    </w:p>
    <w:p w14:paraId="09796E68" w14:textId="77777777" w:rsidR="00840F1D" w:rsidRPr="00DF60D5" w:rsidRDefault="00BD3C4A" w:rsidP="009274A6">
      <w:pPr>
        <w:tabs>
          <w:tab w:val="left" w:pos="2160"/>
        </w:tabs>
        <w:spacing w:after="0"/>
        <w:ind w:left="720" w:hanging="360"/>
        <w:rPr>
          <w:del w:id="5524" w:author="Summer 2023 updates" w:date="2024-07-31T13:42:00Z"/>
          <w:rFonts w:cs="Times New Roman"/>
          <w:color w:val="000000" w:themeColor="text1"/>
        </w:rPr>
      </w:pPr>
      <w:moveFromRangeStart w:id="5525" w:author="Summer 2023 updates" w:date="2024-07-31T13:42:00Z" w:name="move173325764"/>
      <w:moveFrom w:id="5526" w:author="Summer 2023 updates" w:date="2024-07-31T13:42:00Z">
        <w:r w:rsidRPr="00BD3C4A">
          <w:rPr>
            <w:sz w:val="20"/>
            <w:rPrChange w:id="5527" w:author="Summer 2023 updates" w:date="2024-07-31T13:42:00Z">
              <w:rPr>
                <w:color w:val="000000" w:themeColor="text1"/>
              </w:rPr>
            </w:rPrChange>
          </w:rPr>
          <w:t xml:space="preserve">EDU-483 Student Teaching in Art at the Elementary School </w:t>
        </w:r>
      </w:moveFrom>
      <w:moveFromRangeEnd w:id="5525"/>
      <w:del w:id="5528" w:author="Summer 2023 updates" w:date="2024-07-31T13:42:00Z">
        <w:r w:rsidR="00DF60D5" w:rsidRPr="005044DA">
          <w:rPr>
            <w:rFonts w:cs="Times New Roman"/>
            <w:color w:val="000000" w:themeColor="text1"/>
          </w:rPr>
          <w:delText>(WE)</w:delText>
        </w:r>
      </w:del>
    </w:p>
    <w:p w14:paraId="4E39AA3C" w14:textId="77777777" w:rsidR="00840F1D" w:rsidRDefault="00BD3C4A" w:rsidP="009274A6">
      <w:pPr>
        <w:tabs>
          <w:tab w:val="left" w:pos="2160"/>
        </w:tabs>
        <w:spacing w:after="0"/>
        <w:ind w:left="720" w:hanging="360"/>
        <w:rPr>
          <w:del w:id="5529" w:author="Summer 2023 updates" w:date="2024-07-31T13:42:00Z"/>
          <w:rFonts w:cs="Times New Roman"/>
          <w:color w:val="000000" w:themeColor="text1"/>
        </w:rPr>
      </w:pPr>
      <w:moveFromRangeStart w:id="5530" w:author="Summer 2023 updates" w:date="2024-07-31T13:42:00Z" w:name="move173325765"/>
      <w:moveFrom w:id="5531" w:author="Summer 2023 updates" w:date="2024-07-31T13:42:00Z">
        <w:r w:rsidRPr="00BD3C4A">
          <w:rPr>
            <w:sz w:val="20"/>
            <w:rPrChange w:id="5532" w:author="Summer 2023 updates" w:date="2024-07-31T13:42:00Z">
              <w:rPr>
                <w:color w:val="000000" w:themeColor="text1"/>
              </w:rPr>
            </w:rPrChange>
          </w:rPr>
          <w:t xml:space="preserve">EDU-485 Student Teaching in Physical Education at the Elementary School </w:t>
        </w:r>
      </w:moveFrom>
      <w:moveFromRangeEnd w:id="5530"/>
      <w:del w:id="5533" w:author="Summer 2023 updates" w:date="2024-07-31T13:42:00Z">
        <w:r w:rsidR="00DF60D5" w:rsidRPr="005044DA">
          <w:rPr>
            <w:rFonts w:cs="Times New Roman"/>
            <w:color w:val="000000" w:themeColor="text1"/>
          </w:rPr>
          <w:delText>(WE)</w:delText>
        </w:r>
      </w:del>
    </w:p>
    <w:p w14:paraId="1544B091" w14:textId="77777777" w:rsidR="009274A6" w:rsidRPr="00424939" w:rsidRDefault="009274A6" w:rsidP="009274A6">
      <w:pPr>
        <w:tabs>
          <w:tab w:val="left" w:pos="2160"/>
        </w:tabs>
        <w:spacing w:after="0"/>
        <w:ind w:left="720" w:hanging="360"/>
        <w:rPr>
          <w:del w:id="5534" w:author="Summer 2023 updates" w:date="2024-07-31T13:42:00Z"/>
          <w:rFonts w:cs="Times New Roman"/>
          <w:color w:val="000000" w:themeColor="text1"/>
        </w:rPr>
      </w:pPr>
      <w:del w:id="5535" w:author="Summer 2023 updates" w:date="2024-07-31T13:42:00Z">
        <w:r w:rsidRPr="00424939">
          <w:rPr>
            <w:rFonts w:cs="Times New Roman"/>
            <w:color w:val="000000" w:themeColor="text1"/>
          </w:rPr>
          <w:delText>EDU-489 Student Teaching in the Senior</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Senior</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High School</w:delText>
        </w:r>
        <w:r w:rsidR="00AC011B">
          <w:rPr>
            <w:rFonts w:cs="Times New Roman"/>
            <w:color w:val="000000" w:themeColor="text1"/>
          </w:rPr>
          <w:delText xml:space="preserve"> (WE)</w:delText>
        </w:r>
      </w:del>
    </w:p>
    <w:p w14:paraId="07366C51" w14:textId="77777777" w:rsidR="009274A6" w:rsidRPr="00424939" w:rsidRDefault="009274A6" w:rsidP="009274A6">
      <w:pPr>
        <w:tabs>
          <w:tab w:val="left" w:pos="2160"/>
        </w:tabs>
        <w:spacing w:after="0"/>
        <w:ind w:left="720" w:hanging="360"/>
        <w:rPr>
          <w:del w:id="5536" w:author="Summer 2023 updates" w:date="2024-07-31T13:42:00Z"/>
          <w:rFonts w:cs="Times New Roman"/>
          <w:color w:val="000000" w:themeColor="text1"/>
        </w:rPr>
      </w:pPr>
      <w:del w:id="5537" w:author="Summer 2023 updates" w:date="2024-07-31T13:42:00Z">
        <w:r w:rsidRPr="00424939">
          <w:rPr>
            <w:rFonts w:cs="Times New Roman"/>
            <w:color w:val="000000" w:themeColor="text1"/>
          </w:rPr>
          <w:delText>EDU-490 Student Teaching in Middle School or Junior</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Junior</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High School</w:delText>
        </w:r>
        <w:r w:rsidR="00AC011B">
          <w:rPr>
            <w:rFonts w:cs="Times New Roman"/>
            <w:color w:val="000000" w:themeColor="text1"/>
          </w:rPr>
          <w:delText xml:space="preserve"> (WE)</w:delText>
        </w:r>
      </w:del>
    </w:p>
    <w:p w14:paraId="4DE61766" w14:textId="77777777" w:rsidR="009274A6" w:rsidRPr="00424939" w:rsidRDefault="009274A6" w:rsidP="009274A6">
      <w:pPr>
        <w:tabs>
          <w:tab w:val="left" w:pos="2160"/>
        </w:tabs>
        <w:spacing w:after="0"/>
        <w:ind w:left="720" w:hanging="360"/>
        <w:rPr>
          <w:del w:id="5538" w:author="Summer 2023 updates" w:date="2024-07-31T13:42:00Z"/>
          <w:rFonts w:cs="Times New Roman"/>
          <w:color w:val="000000" w:themeColor="text1"/>
        </w:rPr>
      </w:pPr>
      <w:del w:id="5539" w:author="Summer 2023 updates" w:date="2024-07-31T13:42:00Z">
        <w:r w:rsidRPr="00424939">
          <w:rPr>
            <w:rFonts w:cs="Times New Roman"/>
            <w:color w:val="000000" w:themeColor="text1"/>
          </w:rPr>
          <w:delText>EDU-491 Student Teaching in the Upper Elementary Grades</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Grades</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Grades 3-6</w:delText>
        </w:r>
        <w:r w:rsidR="00AC011B">
          <w:rPr>
            <w:rFonts w:cs="Times New Roman"/>
            <w:color w:val="000000" w:themeColor="text1"/>
          </w:rPr>
          <w:delText xml:space="preserve"> (WE)</w:delText>
        </w:r>
      </w:del>
    </w:p>
    <w:p w14:paraId="0F1C71D5" w14:textId="77777777" w:rsidR="00417BD2" w:rsidRPr="00424939" w:rsidRDefault="00417BD2" w:rsidP="00417BD2">
      <w:pPr>
        <w:pageBreakBefore/>
        <w:spacing w:after="0" w:line="360" w:lineRule="auto"/>
        <w:rPr>
          <w:del w:id="5540" w:author="Summer 2023 updates" w:date="2024-07-31T13:42:00Z"/>
          <w:rFonts w:cs="Times New Roman"/>
          <w:b/>
          <w:smallCaps/>
          <w:color w:val="000000" w:themeColor="text1"/>
        </w:rPr>
      </w:pPr>
      <w:del w:id="5541" w:author="Summer 2023 updates" w:date="2024-07-31T13:42:00Z">
        <w:r w:rsidRPr="00424939">
          <w:rPr>
            <w:rFonts w:cs="Times New Roman"/>
            <w:b/>
            <w:smallCaps/>
            <w:color w:val="000000" w:themeColor="text1"/>
          </w:rPr>
          <w:delText>practicum, continued</w:delText>
        </w:r>
      </w:del>
    </w:p>
    <w:p w14:paraId="5147C0AF" w14:textId="77777777" w:rsidR="00C9477B" w:rsidRPr="00CE7BA4" w:rsidRDefault="00C9477B" w:rsidP="00C9477B">
      <w:pPr>
        <w:tabs>
          <w:tab w:val="left" w:pos="2160"/>
        </w:tabs>
        <w:spacing w:after="0"/>
        <w:ind w:left="720" w:hanging="360"/>
        <w:rPr>
          <w:del w:id="5542" w:author="Summer 2023 updates" w:date="2024-07-31T13:42:00Z"/>
          <w:rFonts w:cs="Times New Roman"/>
          <w:color w:val="000000" w:themeColor="text1"/>
        </w:rPr>
      </w:pPr>
      <w:del w:id="5543" w:author="Summer 2023 updates" w:date="2024-07-31T13:42:00Z">
        <w:r w:rsidRPr="00CE7BA4">
          <w:rPr>
            <w:rFonts w:cs="Times New Roman"/>
            <w:color w:val="000000" w:themeColor="text1"/>
          </w:rPr>
          <w:delText>EDU-</w:delText>
        </w:r>
        <w:r w:rsidR="000D6502" w:rsidRPr="00CE7BA4">
          <w:rPr>
            <w:rFonts w:cs="Times New Roman"/>
            <w:color w:val="000000" w:themeColor="text1"/>
          </w:rPr>
          <w:delText>492</w:delText>
        </w:r>
        <w:r w:rsidRPr="00CE7BA4">
          <w:rPr>
            <w:rFonts w:cs="Times New Roman"/>
            <w:color w:val="000000" w:themeColor="text1"/>
          </w:rPr>
          <w:delText xml:space="preserve"> Student Teaching in the Primary Grades</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Grades</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Pr="00CE7BA4">
          <w:rPr>
            <w:rFonts w:cs="Times New Roman"/>
            <w:color w:val="000000" w:themeColor="text1"/>
          </w:rPr>
          <w:delText>: Grades K-3</w:delText>
        </w:r>
        <w:r w:rsidR="00AC011B" w:rsidRPr="00CE7BA4">
          <w:rPr>
            <w:rFonts w:cs="Times New Roman"/>
            <w:color w:val="000000" w:themeColor="text1"/>
          </w:rPr>
          <w:delText xml:space="preserve"> (WE)</w:delText>
        </w:r>
      </w:del>
    </w:p>
    <w:p w14:paraId="48B7DE47" w14:textId="77777777" w:rsidR="00C9477B" w:rsidRPr="00CE7BA4" w:rsidRDefault="00C9477B" w:rsidP="00C9477B">
      <w:pPr>
        <w:tabs>
          <w:tab w:val="left" w:pos="2160"/>
        </w:tabs>
        <w:spacing w:after="0"/>
        <w:ind w:left="720" w:hanging="360"/>
        <w:rPr>
          <w:del w:id="5544" w:author="Summer 2023 updates" w:date="2024-07-31T13:42:00Z"/>
          <w:rFonts w:cs="Times New Roman"/>
          <w:color w:val="000000" w:themeColor="text1"/>
        </w:rPr>
      </w:pPr>
      <w:del w:id="5545" w:author="Summer 2023 updates" w:date="2024-07-31T13:42:00Z">
        <w:r w:rsidRPr="00CE7BA4">
          <w:rPr>
            <w:rFonts w:cs="Times New Roman"/>
            <w:color w:val="000000" w:themeColor="text1"/>
          </w:rPr>
          <w:delText>EDU-</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50D7286D" w14:textId="77777777" w:rsidR="00840F1D" w:rsidRPr="00CE7BA4" w:rsidRDefault="00840F1D" w:rsidP="00840F1D">
      <w:pPr>
        <w:tabs>
          <w:tab w:val="left" w:pos="2160"/>
        </w:tabs>
        <w:spacing w:after="0"/>
        <w:ind w:left="720" w:hanging="360"/>
        <w:rPr>
          <w:del w:id="5546" w:author="Summer 2023 updates" w:date="2024-07-31T13:42:00Z"/>
          <w:rFonts w:cs="Times New Roman"/>
          <w:color w:val="000000" w:themeColor="text1"/>
        </w:rPr>
      </w:pPr>
      <w:del w:id="5547" w:author="Summer 2023 updates" w:date="2024-07-31T13:42:00Z">
        <w:r w:rsidRPr="00CE7BA4">
          <w:rPr>
            <w:rFonts w:cs="Times New Roman"/>
            <w:color w:val="000000" w:themeColor="text1"/>
          </w:rPr>
          <w:delText>ENG-394 Directed Studies in English</w:delText>
        </w:r>
        <w:r w:rsidRPr="00CE7BA4">
          <w:rPr>
            <w:rFonts w:cs="Times New Roman"/>
            <w:color w:val="000000" w:themeColor="text1"/>
          </w:rPr>
          <w:fldChar w:fldCharType="begin"/>
        </w:r>
        <w:r w:rsidRPr="00CE7BA4">
          <w:rPr>
            <w:color w:val="000000" w:themeColor="text1"/>
          </w:rPr>
          <w:delInstrText xml:space="preserve"> XE "</w:delInstrText>
        </w:r>
        <w:r w:rsidRPr="00CE7BA4">
          <w:rPr>
            <w:rFonts w:cs="Times New Roman"/>
            <w:color w:val="000000" w:themeColor="text1"/>
          </w:rPr>
          <w:delInstrText>English</w:delInstrText>
        </w:r>
        <w:r w:rsidRPr="00CE7BA4">
          <w:rPr>
            <w:color w:val="000000" w:themeColor="text1"/>
          </w:rPr>
          <w:delInstrText xml:space="preserve">" </w:delInstrText>
        </w:r>
        <w:r w:rsidRPr="00CE7BA4">
          <w:rPr>
            <w:rFonts w:cs="Times New Roman"/>
            <w:color w:val="000000" w:themeColor="text1"/>
          </w:rPr>
          <w:fldChar w:fldCharType="end"/>
        </w:r>
        <w:r w:rsidRPr="00CE7BA4">
          <w:rPr>
            <w:rFonts w:cs="Times New Roman"/>
            <w:color w:val="000000" w:themeColor="text1"/>
          </w:rPr>
          <w:delText xml:space="preserve"> (WE)</w:delText>
        </w:r>
      </w:del>
    </w:p>
    <w:p w14:paraId="20940410" w14:textId="128D3512" w:rsidR="007C03F7" w:rsidRPr="00CE7BA4" w:rsidRDefault="00C9477B" w:rsidP="00CA6040">
      <w:pPr>
        <w:tabs>
          <w:tab w:val="left" w:pos="2160"/>
        </w:tabs>
        <w:spacing w:after="0"/>
        <w:ind w:left="720" w:hanging="360"/>
        <w:rPr>
          <w:rFonts w:cs="Times New Roman"/>
          <w:b/>
          <w:smallCaps/>
          <w:color w:val="000000" w:themeColor="text1"/>
        </w:rPr>
      </w:pPr>
      <w:r w:rsidRPr="00CE7BA4">
        <w:rPr>
          <w:rFonts w:cs="Times New Roman"/>
          <w:color w:val="000000" w:themeColor="text1"/>
        </w:rPr>
        <w:t>ENG-</w:t>
      </w:r>
      <w:r w:rsidR="00840F1D" w:rsidRPr="00CE7BA4">
        <w:rPr>
          <w:rFonts w:cs="Times New Roman"/>
          <w:color w:val="000000" w:themeColor="text1"/>
        </w:rPr>
        <w:t xml:space="preserve">454 </w:t>
      </w:r>
      <w:r w:rsidR="001D17E0" w:rsidRPr="00CE7BA4">
        <w:rPr>
          <w:rFonts w:cs="Times New Roman"/>
          <w:color w:val="000000" w:themeColor="text1"/>
        </w:rPr>
        <w:t>Honors Research</w:t>
      </w:r>
      <w:r w:rsidR="00840F1D" w:rsidRPr="00CE7BA4">
        <w:rPr>
          <w:rFonts w:cs="Times New Roman"/>
          <w:color w:val="000000" w:themeColor="text1"/>
        </w:rPr>
        <w:t xml:space="preserve"> (WE)</w:t>
      </w:r>
    </w:p>
    <w:p w14:paraId="6936C73F" w14:textId="77777777" w:rsidR="00F0579B" w:rsidRPr="00CE7BA4" w:rsidRDefault="00F0579B" w:rsidP="00F0579B">
      <w:pPr>
        <w:tabs>
          <w:tab w:val="left" w:pos="2160"/>
        </w:tabs>
        <w:spacing w:after="0"/>
        <w:ind w:left="720" w:hanging="360"/>
        <w:rPr>
          <w:del w:id="5548" w:author="Summer 2023 updates" w:date="2024-07-31T13:42:00Z"/>
          <w:rFonts w:cs="Times New Roman"/>
          <w:color w:val="000000" w:themeColor="text1"/>
        </w:rPr>
      </w:pPr>
      <w:del w:id="5549" w:author="Summer 2023 updates" w:date="2024-07-31T13:42:00Z">
        <w:r w:rsidRPr="00CE7BA4">
          <w:rPr>
            <w:rFonts w:cs="Times New Roman"/>
            <w:color w:val="000000" w:themeColor="text1"/>
          </w:rPr>
          <w:delText>FLM-</w:delText>
        </w:r>
        <w:r w:rsidR="00721C87" w:rsidRPr="00CE7BA4">
          <w:rPr>
            <w:rFonts w:cs="Times New Roman"/>
            <w:color w:val="000000" w:themeColor="text1"/>
          </w:rPr>
          <w:delText>44</w:delText>
        </w:r>
        <w:r w:rsidR="00D2185A" w:rsidRPr="00CE7BA4">
          <w:rPr>
            <w:rFonts w:cs="Times New Roman"/>
            <w:color w:val="000000" w:themeColor="text1"/>
          </w:rPr>
          <w:delText>2</w:delText>
        </w:r>
        <w:r w:rsidRPr="00CE7BA4">
          <w:rPr>
            <w:rFonts w:cs="Times New Roman"/>
            <w:color w:val="000000" w:themeColor="text1"/>
          </w:rPr>
          <w:delText xml:space="preserve"> Independent </w:delText>
        </w:r>
        <w:r w:rsidR="00721C87" w:rsidRPr="00CE7BA4">
          <w:rPr>
            <w:rFonts w:cs="Times New Roman"/>
            <w:color w:val="000000" w:themeColor="text1"/>
          </w:rPr>
          <w:delText>Study</w:delText>
        </w:r>
        <w:r w:rsidR="00D2185A" w:rsidRPr="00CE7BA4">
          <w:rPr>
            <w:rFonts w:cs="Times New Roman"/>
            <w:color w:val="000000" w:themeColor="text1"/>
          </w:rPr>
          <w:delText xml:space="preserve"> in Film</w:delText>
        </w:r>
      </w:del>
    </w:p>
    <w:p w14:paraId="3743F9F5" w14:textId="31CC9CA2" w:rsidR="009900C8" w:rsidRPr="00CE7BA4" w:rsidRDefault="009900C8" w:rsidP="009900C8">
      <w:pPr>
        <w:tabs>
          <w:tab w:val="left" w:pos="2160"/>
        </w:tabs>
        <w:spacing w:after="0"/>
        <w:ind w:left="720" w:hanging="360"/>
        <w:rPr>
          <w:rFonts w:cs="Times New Roman"/>
          <w:color w:val="000000" w:themeColor="text1"/>
        </w:rPr>
      </w:pPr>
      <w:r w:rsidRPr="00CE7BA4">
        <w:rPr>
          <w:rFonts w:cs="Times New Roman"/>
          <w:color w:val="000000" w:themeColor="text1"/>
        </w:rPr>
        <w:t xml:space="preserve">FLM-464 Senior Seminar </w:t>
      </w:r>
      <w:r w:rsidR="00A46945">
        <w:rPr>
          <w:rFonts w:cs="Times New Roman"/>
          <w:color w:val="000000" w:themeColor="text1"/>
        </w:rPr>
        <w:t xml:space="preserve">I </w:t>
      </w:r>
      <w:r w:rsidRPr="00CE7BA4">
        <w:rPr>
          <w:rFonts w:cs="Times New Roman"/>
          <w:color w:val="000000" w:themeColor="text1"/>
        </w:rPr>
        <w:t>in Film</w:t>
      </w:r>
      <w:r w:rsidR="001E3275">
        <w:rPr>
          <w:rFonts w:cs="Times New Roman"/>
          <w:color w:val="000000" w:themeColor="text1"/>
        </w:rPr>
        <w:t xml:space="preserve"> </w:t>
      </w:r>
      <w:r w:rsidRPr="00CE7BA4">
        <w:rPr>
          <w:rFonts w:cs="Times New Roman"/>
          <w:color w:val="000000" w:themeColor="text1"/>
        </w:rPr>
        <w:t>(0.5 cc) and FLM-474 Senior Seminar</w:t>
      </w:r>
      <w:r w:rsidR="001E3275">
        <w:rPr>
          <w:rFonts w:cs="Times New Roman"/>
          <w:color w:val="000000" w:themeColor="text1"/>
        </w:rPr>
        <w:t xml:space="preserve"> II</w:t>
      </w:r>
      <w:r w:rsidRPr="00CE7BA4">
        <w:rPr>
          <w:rFonts w:cs="Times New Roman"/>
          <w:color w:val="000000" w:themeColor="text1"/>
        </w:rPr>
        <w:t xml:space="preserve"> in Film (0.5 cc)</w:t>
      </w:r>
    </w:p>
    <w:p w14:paraId="75869A12" w14:textId="77777777" w:rsidR="005503D4" w:rsidRPr="00CE7BA4" w:rsidRDefault="004E169F" w:rsidP="005503D4">
      <w:pPr>
        <w:tabs>
          <w:tab w:val="left" w:pos="2160"/>
        </w:tabs>
        <w:spacing w:after="0"/>
        <w:ind w:left="720" w:hanging="360"/>
        <w:rPr>
          <w:del w:id="5550" w:author="Summer 2023 updates" w:date="2024-07-31T13:42:00Z"/>
          <w:rFonts w:cs="Times New Roman"/>
          <w:color w:val="000000" w:themeColor="text1"/>
        </w:rPr>
      </w:pPr>
      <w:del w:id="5551" w:author="Summer 2023 updates" w:date="2024-07-31T13:42:00Z">
        <w:r w:rsidRPr="00CE7BA4">
          <w:rPr>
            <w:rFonts w:cs="Times New Roman"/>
            <w:color w:val="000000" w:themeColor="text1"/>
          </w:rPr>
          <w:delText>FRE-394</w:delText>
        </w:r>
        <w:r w:rsidR="005503D4" w:rsidRPr="00CE7BA4">
          <w:rPr>
            <w:rFonts w:cs="Times New Roman"/>
            <w:color w:val="000000" w:themeColor="text1"/>
          </w:rPr>
          <w:delText xml:space="preserve"> Directed Reading</w:delText>
        </w:r>
      </w:del>
    </w:p>
    <w:p w14:paraId="47D18ABE" w14:textId="77777777" w:rsidR="00F0579B" w:rsidRPr="00CE7BA4" w:rsidRDefault="005503D4" w:rsidP="005503D4">
      <w:pPr>
        <w:tabs>
          <w:tab w:val="left" w:pos="2160"/>
        </w:tabs>
        <w:spacing w:after="0"/>
        <w:rPr>
          <w:del w:id="5552" w:author="Summer 2023 updates" w:date="2024-07-31T13:42:00Z"/>
          <w:rFonts w:cs="Times New Roman"/>
          <w:color w:val="000000" w:themeColor="text1"/>
        </w:rPr>
      </w:pPr>
      <w:del w:id="5553" w:author="Summer 2023 updates" w:date="2024-07-31T13:42:00Z">
        <w:r w:rsidRPr="00CE7BA4">
          <w:rPr>
            <w:rFonts w:cs="Times New Roman"/>
            <w:color w:val="000000" w:themeColor="text1"/>
          </w:rPr>
          <w:delText xml:space="preserve">       </w:delText>
        </w:r>
        <w:r w:rsidR="00F0579B" w:rsidRPr="00CE7BA4">
          <w:rPr>
            <w:rFonts w:cs="Times New Roman"/>
            <w:color w:val="000000" w:themeColor="text1"/>
          </w:rPr>
          <w:delText>FRE-</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4CC46B92" w14:textId="77777777" w:rsidR="00C9477B" w:rsidRPr="00CE7BA4" w:rsidRDefault="00C9477B" w:rsidP="00C9477B">
      <w:pPr>
        <w:tabs>
          <w:tab w:val="left" w:pos="2160"/>
        </w:tabs>
        <w:spacing w:after="0"/>
        <w:ind w:left="720" w:hanging="360"/>
        <w:rPr>
          <w:del w:id="5554" w:author="Summer 2023 updates" w:date="2024-07-31T13:42:00Z"/>
          <w:rFonts w:cs="Times New Roman"/>
          <w:color w:val="000000" w:themeColor="text1"/>
        </w:rPr>
      </w:pPr>
      <w:del w:id="5555" w:author="Summer 2023 updates" w:date="2024-07-31T13:42:00Z">
        <w:r w:rsidRPr="00CE7BA4">
          <w:rPr>
            <w:rFonts w:cs="Times New Roman"/>
            <w:color w:val="000000" w:themeColor="text1"/>
          </w:rPr>
          <w:delText>HIS-</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AB2C3D" w:rsidRPr="00CE7BA4">
          <w:rPr>
            <w:rFonts w:cs="Times New Roman"/>
            <w:color w:val="000000" w:themeColor="text1"/>
          </w:rPr>
          <w:delText xml:space="preserve"> </w:delText>
        </w:r>
        <w:r w:rsidR="00AB2C3D" w:rsidRPr="00CE7BA4">
          <w:rPr>
            <w:color w:val="000000" w:themeColor="text1"/>
          </w:rPr>
          <w:delText>(WE)</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265FA3FF" w14:textId="77777777" w:rsidR="007A175C" w:rsidRPr="00424939" w:rsidRDefault="007A175C" w:rsidP="007A175C">
      <w:pPr>
        <w:tabs>
          <w:tab w:val="left" w:pos="2160"/>
        </w:tabs>
        <w:spacing w:after="0"/>
        <w:ind w:left="720" w:hanging="360"/>
        <w:rPr>
          <w:del w:id="5556" w:author="Summer 2023 updates" w:date="2024-07-31T13:42:00Z"/>
          <w:rFonts w:cs="Times New Roman"/>
          <w:color w:val="000000" w:themeColor="text1"/>
        </w:rPr>
      </w:pPr>
      <w:del w:id="5557" w:author="Summer 2023 updates" w:date="2024-07-31T13:42:00Z">
        <w:r w:rsidRPr="00CE7BA4">
          <w:rPr>
            <w:rFonts w:cs="Times New Roman"/>
            <w:color w:val="000000" w:themeColor="text1"/>
          </w:rPr>
          <w:delText>KIN-444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3E232CF4" w14:textId="77777777" w:rsidR="00C9477B" w:rsidRDefault="00C9477B" w:rsidP="00C9477B">
      <w:pPr>
        <w:tabs>
          <w:tab w:val="left" w:pos="2160"/>
        </w:tabs>
        <w:spacing w:after="0"/>
        <w:ind w:left="720" w:hanging="360"/>
        <w:rPr>
          <w:del w:id="5558" w:author="Summer 2023 updates" w:date="2024-07-31T13:42:00Z"/>
          <w:rFonts w:cs="Times New Roman"/>
          <w:color w:val="000000" w:themeColor="text1"/>
        </w:rPr>
      </w:pPr>
      <w:del w:id="5559" w:author="Summer 2023 updates" w:date="2024-07-31T13:42:00Z">
        <w:r w:rsidRPr="00424939">
          <w:rPr>
            <w:rFonts w:cs="Times New Roman"/>
            <w:color w:val="000000" w:themeColor="text1"/>
          </w:rPr>
          <w:delText>MTH-</w:delText>
        </w:r>
        <w:r w:rsidR="00533BAD" w:rsidRPr="00424939">
          <w:rPr>
            <w:rFonts w:cs="Times New Roman"/>
            <w:color w:val="000000" w:themeColor="text1"/>
          </w:rPr>
          <w:delText>444</w:delText>
        </w:r>
        <w:r w:rsidRPr="00424939">
          <w:rPr>
            <w:rFonts w:cs="Times New Roman"/>
            <w:color w:val="000000" w:themeColor="text1"/>
          </w:rPr>
          <w:delText xml:space="preserve">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p>
    <w:p w14:paraId="47A730D6" w14:textId="63B8866E" w:rsidR="00840F1D" w:rsidRPr="00424939" w:rsidRDefault="00840F1D" w:rsidP="00C9477B">
      <w:pPr>
        <w:tabs>
          <w:tab w:val="left" w:pos="2160"/>
        </w:tabs>
        <w:spacing w:after="0"/>
        <w:ind w:left="720" w:hanging="360"/>
        <w:rPr>
          <w:rFonts w:cs="Times New Roman"/>
          <w:color w:val="000000" w:themeColor="text1"/>
        </w:rPr>
      </w:pPr>
      <w:r>
        <w:rPr>
          <w:rFonts w:cs="Times New Roman"/>
          <w:color w:val="000000" w:themeColor="text1"/>
        </w:rPr>
        <w:t>MTH-454 Research in Math</w:t>
      </w:r>
    </w:p>
    <w:p w14:paraId="437E96FC" w14:textId="4424E2AA"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MU-</w:t>
      </w:r>
      <w:r w:rsidR="00533BAD" w:rsidRPr="00424939">
        <w:rPr>
          <w:rFonts w:cs="Times New Roman"/>
          <w:color w:val="000000" w:themeColor="text1"/>
        </w:rPr>
        <w:t>421</w:t>
      </w:r>
      <w:r w:rsidRPr="00424939">
        <w:rPr>
          <w:rFonts w:cs="Times New Roman"/>
          <w:color w:val="000000" w:themeColor="text1"/>
        </w:rPr>
        <w:t xml:space="preserve"> Student Te</w:t>
      </w:r>
      <w:r w:rsidR="005C0DF0">
        <w:rPr>
          <w:rFonts w:cs="Times New Roman"/>
          <w:color w:val="000000" w:themeColor="text1"/>
        </w:rPr>
        <w:t>aching in the Elementary School</w:t>
      </w:r>
    </w:p>
    <w:p w14:paraId="6A73091A" w14:textId="6D41D5E1" w:rsidR="00C9477B" w:rsidRPr="00424939" w:rsidRDefault="00C9477B" w:rsidP="00C9477B">
      <w:pPr>
        <w:tabs>
          <w:tab w:val="left" w:pos="2160"/>
        </w:tabs>
        <w:spacing w:after="0"/>
        <w:ind w:left="720" w:hanging="360"/>
        <w:rPr>
          <w:rFonts w:cs="Times New Roman"/>
          <w:color w:val="000000" w:themeColor="text1"/>
        </w:rPr>
      </w:pPr>
      <w:r w:rsidRPr="00424939">
        <w:rPr>
          <w:rFonts w:cs="Times New Roman"/>
          <w:color w:val="000000" w:themeColor="text1"/>
        </w:rPr>
        <w:t>MU-</w:t>
      </w:r>
      <w:r w:rsidR="00533BAD" w:rsidRPr="00424939">
        <w:rPr>
          <w:rFonts w:cs="Times New Roman"/>
          <w:color w:val="000000" w:themeColor="text1"/>
        </w:rPr>
        <w:t>422</w:t>
      </w:r>
      <w:r w:rsidRPr="00424939">
        <w:rPr>
          <w:rFonts w:cs="Times New Roman"/>
          <w:color w:val="000000" w:themeColor="text1"/>
        </w:rPr>
        <w:t xml:space="preserve"> Student T</w:t>
      </w:r>
      <w:r w:rsidR="005C0DF0">
        <w:rPr>
          <w:rFonts w:cs="Times New Roman"/>
          <w:color w:val="000000" w:themeColor="text1"/>
        </w:rPr>
        <w:t>eaching in the Secondary School</w:t>
      </w:r>
    </w:p>
    <w:p w14:paraId="668052C5" w14:textId="77777777" w:rsidR="00C9477B" w:rsidRPr="00CE7BA4" w:rsidRDefault="00C9477B" w:rsidP="00C9477B">
      <w:pPr>
        <w:tabs>
          <w:tab w:val="left" w:pos="2160"/>
        </w:tabs>
        <w:spacing w:after="0"/>
        <w:ind w:left="720" w:hanging="360"/>
        <w:rPr>
          <w:del w:id="5560" w:author="Summer 2023 updates" w:date="2024-07-31T13:42:00Z"/>
          <w:rFonts w:cs="Times New Roman"/>
          <w:color w:val="000000" w:themeColor="text1"/>
        </w:rPr>
      </w:pPr>
      <w:del w:id="5561" w:author="Summer 2023 updates" w:date="2024-07-31T13:42:00Z">
        <w:r w:rsidRPr="00CE7BA4">
          <w:rPr>
            <w:rFonts w:cs="Times New Roman"/>
            <w:color w:val="000000" w:themeColor="text1"/>
          </w:rPr>
          <w:delText>MU-</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282D3749" w14:textId="398C5CF9"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MUA-</w:t>
      </w:r>
      <w:r w:rsidR="00533BAD" w:rsidRPr="00CE7BA4">
        <w:rPr>
          <w:rFonts w:cs="Times New Roman"/>
          <w:color w:val="000000" w:themeColor="text1"/>
        </w:rPr>
        <w:t>49</w:t>
      </w:r>
      <w:r w:rsidR="0063680D" w:rsidRPr="00CE7BA4">
        <w:rPr>
          <w:rFonts w:cs="Times New Roman"/>
          <w:color w:val="000000" w:themeColor="text1"/>
        </w:rPr>
        <w:t>0</w:t>
      </w:r>
      <w:r w:rsidRPr="00CE7BA4">
        <w:rPr>
          <w:rFonts w:cs="Times New Roman"/>
          <w:color w:val="000000" w:themeColor="text1"/>
        </w:rPr>
        <w:t xml:space="preserve"> Senior</w:t>
      </w:r>
      <w:r w:rsidR="008C196D" w:rsidRPr="00CE7BA4">
        <w:rPr>
          <w:rFonts w:cs="Times New Roman"/>
          <w:color w:val="000000" w:themeColor="text1"/>
        </w:rPr>
        <w:fldChar w:fldCharType="begin"/>
      </w:r>
      <w:r w:rsidR="008C196D" w:rsidRPr="00CE7BA4">
        <w:rPr>
          <w:color w:val="000000" w:themeColor="text1"/>
        </w:rPr>
        <w:instrText xml:space="preserve"> XE "</w:instrText>
      </w:r>
      <w:r w:rsidR="008C196D" w:rsidRPr="00CE7BA4">
        <w:rPr>
          <w:rFonts w:cs="Times New Roman"/>
          <w:color w:val="000000" w:themeColor="text1"/>
        </w:rPr>
        <w:instrText>Senior</w:instrText>
      </w:r>
      <w:r w:rsidR="008C196D" w:rsidRPr="00CE7BA4">
        <w:rPr>
          <w:color w:val="000000" w:themeColor="text1"/>
        </w:rPr>
        <w:instrText xml:space="preserve">" </w:instrText>
      </w:r>
      <w:r w:rsidR="008C196D" w:rsidRPr="00CE7BA4">
        <w:rPr>
          <w:rFonts w:cs="Times New Roman"/>
          <w:color w:val="000000" w:themeColor="text1"/>
        </w:rPr>
        <w:fldChar w:fldCharType="end"/>
      </w:r>
      <w:r w:rsidRPr="00CE7BA4">
        <w:rPr>
          <w:rFonts w:cs="Times New Roman"/>
          <w:color w:val="000000" w:themeColor="text1"/>
        </w:rPr>
        <w:t xml:space="preserve"> Recital (</w:t>
      </w:r>
      <w:r w:rsidR="005C0DF0" w:rsidRPr="00CE7BA4">
        <w:rPr>
          <w:rFonts w:cs="Times New Roman"/>
          <w:color w:val="000000" w:themeColor="text1"/>
        </w:rPr>
        <w:t>0.0 credit)</w:t>
      </w:r>
    </w:p>
    <w:p w14:paraId="63F4505E" w14:textId="77777777" w:rsidR="00840F1D" w:rsidRPr="00CE7BA4" w:rsidRDefault="00840F1D" w:rsidP="00840F1D">
      <w:pPr>
        <w:tabs>
          <w:tab w:val="left" w:pos="2160"/>
        </w:tabs>
        <w:spacing w:after="0"/>
        <w:ind w:left="720" w:hanging="360"/>
        <w:rPr>
          <w:del w:id="5562" w:author="Summer 2023 updates" w:date="2024-07-31T13:42:00Z"/>
          <w:rFonts w:cs="Times New Roman"/>
          <w:color w:val="000000" w:themeColor="text1"/>
        </w:rPr>
      </w:pPr>
      <w:del w:id="5563" w:author="Summer 2023 updates" w:date="2024-07-31T13:42:00Z">
        <w:r w:rsidRPr="00CE7BA4">
          <w:rPr>
            <w:rFonts w:cs="Times New Roman"/>
            <w:color w:val="000000" w:themeColor="text1"/>
          </w:rPr>
          <w:delText>NUR-444 Independent Study</w:delText>
        </w:r>
        <w:r w:rsidRPr="00CE7BA4">
          <w:rPr>
            <w:rFonts w:cs="Times New Roman"/>
            <w:color w:val="000000" w:themeColor="text1"/>
          </w:rPr>
          <w:fldChar w:fldCharType="begin"/>
        </w:r>
        <w:r w:rsidRPr="00CE7BA4">
          <w:rPr>
            <w:color w:val="000000" w:themeColor="text1"/>
          </w:rPr>
          <w:delInstrText xml:space="preserve"> XE "</w:delInstrText>
        </w:r>
        <w:r w:rsidRPr="00CE7BA4">
          <w:rPr>
            <w:rFonts w:cs="Times New Roman"/>
            <w:b/>
            <w:color w:val="000000" w:themeColor="text1"/>
          </w:rPr>
          <w:delInstrText>Independent Study</w:delInstrText>
        </w:r>
        <w:r w:rsidRPr="00CE7BA4">
          <w:rPr>
            <w:color w:val="000000" w:themeColor="text1"/>
          </w:rPr>
          <w:delInstrText xml:space="preserve">" </w:delInstrText>
        </w:r>
        <w:r w:rsidRPr="00CE7BA4">
          <w:rPr>
            <w:rFonts w:cs="Times New Roman"/>
            <w:color w:val="000000" w:themeColor="text1"/>
          </w:rPr>
          <w:fldChar w:fldCharType="end"/>
        </w:r>
      </w:del>
    </w:p>
    <w:p w14:paraId="69AEAB0E" w14:textId="08BB9C2E" w:rsidR="00C9477B" w:rsidRPr="00CE7BA4" w:rsidRDefault="004E169F" w:rsidP="00C9477B">
      <w:pPr>
        <w:tabs>
          <w:tab w:val="left" w:pos="2160"/>
        </w:tabs>
        <w:spacing w:after="0"/>
        <w:ind w:left="720" w:hanging="360"/>
        <w:rPr>
          <w:rFonts w:cs="Times New Roman"/>
          <w:color w:val="000000" w:themeColor="text1"/>
        </w:rPr>
      </w:pPr>
      <w:r w:rsidRPr="00CE7BA4">
        <w:rPr>
          <w:rFonts w:cs="Times New Roman"/>
          <w:color w:val="000000" w:themeColor="text1"/>
        </w:rPr>
        <w:t>NUR-455</w:t>
      </w:r>
      <w:r w:rsidR="00C9477B" w:rsidRPr="00CE7BA4">
        <w:rPr>
          <w:rFonts w:cs="Times New Roman"/>
          <w:color w:val="000000" w:themeColor="text1"/>
        </w:rPr>
        <w:t xml:space="preserve"> Leadership and Contemporary Issues in Nursing</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Nursing</w:instrText>
      </w:r>
      <w:r w:rsidR="00B8454E" w:rsidRPr="00CE7BA4">
        <w:rPr>
          <w:color w:val="000000" w:themeColor="text1"/>
        </w:rPr>
        <w:instrText xml:space="preserve">" </w:instrText>
      </w:r>
      <w:r w:rsidR="00B8454E" w:rsidRPr="00CE7BA4">
        <w:rPr>
          <w:rFonts w:cs="Times New Roman"/>
          <w:color w:val="000000" w:themeColor="text1"/>
        </w:rPr>
        <w:fldChar w:fldCharType="end"/>
      </w:r>
      <w:r w:rsidR="00C9477B" w:rsidRPr="00CE7BA4">
        <w:rPr>
          <w:rFonts w:cs="Times New Roman"/>
          <w:color w:val="000000" w:themeColor="text1"/>
        </w:rPr>
        <w:t>/Clinical Application</w:t>
      </w:r>
      <w:r w:rsidR="00B76E1A" w:rsidRPr="00CE7BA4">
        <w:rPr>
          <w:rFonts w:cs="Times New Roman"/>
          <w:color w:val="000000" w:themeColor="text1"/>
        </w:rPr>
        <w:fldChar w:fldCharType="begin"/>
      </w:r>
      <w:r w:rsidR="00B76E1A" w:rsidRPr="00CE7BA4">
        <w:rPr>
          <w:color w:val="000000" w:themeColor="text1"/>
        </w:rPr>
        <w:instrText xml:space="preserve"> XE "</w:instrText>
      </w:r>
      <w:r w:rsidR="00B76E1A" w:rsidRPr="00CE7BA4">
        <w:rPr>
          <w:rFonts w:cs="Times New Roman"/>
          <w:b/>
          <w:color w:val="000000" w:themeColor="text1"/>
        </w:rPr>
        <w:instrText>Application</w:instrText>
      </w:r>
      <w:r w:rsidR="00B76E1A" w:rsidRPr="00CE7BA4">
        <w:rPr>
          <w:color w:val="000000" w:themeColor="text1"/>
        </w:rPr>
        <w:instrText xml:space="preserve">" </w:instrText>
      </w:r>
      <w:r w:rsidR="00B76E1A" w:rsidRPr="00CE7BA4">
        <w:rPr>
          <w:rFonts w:cs="Times New Roman"/>
          <w:color w:val="000000" w:themeColor="text1"/>
        </w:rPr>
        <w:fldChar w:fldCharType="end"/>
      </w:r>
      <w:r w:rsidR="00C9477B" w:rsidRPr="00CE7BA4">
        <w:rPr>
          <w:rFonts w:cs="Times New Roman"/>
          <w:color w:val="000000" w:themeColor="text1"/>
        </w:rPr>
        <w:t xml:space="preserve"> </w:t>
      </w:r>
      <w:r w:rsidR="00081249" w:rsidRPr="00CE7BA4">
        <w:rPr>
          <w:rFonts w:cs="Times New Roman"/>
          <w:color w:val="000000" w:themeColor="text1"/>
        </w:rPr>
        <w:t>(WE)</w:t>
      </w:r>
    </w:p>
    <w:p w14:paraId="2EBC0934" w14:textId="77777777" w:rsidR="00F43143" w:rsidRPr="00CE7BA4" w:rsidRDefault="004E169F" w:rsidP="00F43143">
      <w:pPr>
        <w:tabs>
          <w:tab w:val="left" w:pos="2160"/>
        </w:tabs>
        <w:spacing w:after="0"/>
        <w:ind w:left="720" w:hanging="360"/>
        <w:rPr>
          <w:del w:id="5564" w:author="Summer 2023 updates" w:date="2024-07-31T13:42:00Z"/>
          <w:rFonts w:cs="Times New Roman"/>
          <w:color w:val="000000" w:themeColor="text1"/>
        </w:rPr>
      </w:pPr>
      <w:del w:id="5565" w:author="Summer 2023 updates" w:date="2024-07-31T13:42:00Z">
        <w:r w:rsidRPr="00CE7BA4">
          <w:rPr>
            <w:rFonts w:cs="Times New Roman"/>
            <w:color w:val="000000" w:themeColor="text1"/>
          </w:rPr>
          <w:delText>PHL-394</w:delText>
        </w:r>
        <w:r w:rsidR="00F43143" w:rsidRPr="00CE7BA4">
          <w:rPr>
            <w:rFonts w:cs="Times New Roman"/>
            <w:color w:val="000000" w:themeColor="text1"/>
          </w:rPr>
          <w:delText xml:space="preserve"> Directed Readings in Philosophy</w:delText>
        </w:r>
        <w:r w:rsidR="00B8454E" w:rsidRPr="00CE7BA4">
          <w:rPr>
            <w:rFonts w:cs="Times New Roman"/>
            <w:color w:val="000000" w:themeColor="text1"/>
          </w:rPr>
          <w:fldChar w:fldCharType="begin"/>
        </w:r>
        <w:r w:rsidR="00B8454E" w:rsidRPr="00CE7BA4">
          <w:rPr>
            <w:color w:val="000000" w:themeColor="text1"/>
          </w:rPr>
          <w:delInstrText xml:space="preserve"> XE "</w:delInstrText>
        </w:r>
        <w:r w:rsidR="00B8454E" w:rsidRPr="00CE7BA4">
          <w:rPr>
            <w:rFonts w:cs="Times New Roman"/>
            <w:color w:val="000000" w:themeColor="text1"/>
          </w:rPr>
          <w:delInstrText>Philosophy</w:delInstrText>
        </w:r>
        <w:r w:rsidR="00B8454E" w:rsidRPr="00CE7BA4">
          <w:rPr>
            <w:color w:val="000000" w:themeColor="text1"/>
          </w:rPr>
          <w:delInstrText xml:space="preserve">" </w:delInstrText>
        </w:r>
        <w:r w:rsidR="00B8454E" w:rsidRPr="00CE7BA4">
          <w:rPr>
            <w:rFonts w:cs="Times New Roman"/>
            <w:color w:val="000000" w:themeColor="text1"/>
          </w:rPr>
          <w:fldChar w:fldCharType="end"/>
        </w:r>
        <w:r w:rsidR="00F43143" w:rsidRPr="00CE7BA4">
          <w:rPr>
            <w:rFonts w:cs="Times New Roman"/>
            <w:color w:val="000000" w:themeColor="text1"/>
          </w:rPr>
          <w:delText xml:space="preserve"> </w:delText>
        </w:r>
        <w:r w:rsidR="00F778D6" w:rsidRPr="00CE7BA4">
          <w:rPr>
            <w:color w:val="000000" w:themeColor="text1"/>
          </w:rPr>
          <w:delText>(WE)</w:delText>
        </w:r>
      </w:del>
    </w:p>
    <w:p w14:paraId="7EB9EEAC" w14:textId="77777777" w:rsidR="00C9477B" w:rsidRPr="00CE7BA4" w:rsidRDefault="00C9477B" w:rsidP="00C9477B">
      <w:pPr>
        <w:tabs>
          <w:tab w:val="left" w:pos="2160"/>
        </w:tabs>
        <w:spacing w:after="0"/>
        <w:ind w:left="720" w:hanging="360"/>
        <w:rPr>
          <w:del w:id="5566" w:author="Summer 2023 updates" w:date="2024-07-31T13:42:00Z"/>
          <w:rFonts w:cs="Times New Roman"/>
          <w:color w:val="000000" w:themeColor="text1"/>
        </w:rPr>
      </w:pPr>
      <w:del w:id="5567" w:author="Summer 2023 updates" w:date="2024-07-31T13:42:00Z">
        <w:r w:rsidRPr="00CE7BA4">
          <w:rPr>
            <w:rFonts w:cs="Times New Roman"/>
            <w:color w:val="000000" w:themeColor="text1"/>
          </w:rPr>
          <w:delText>PHL-</w:delText>
        </w:r>
        <w:r w:rsidR="00533BAD" w:rsidRPr="00CE7BA4">
          <w:rPr>
            <w:rFonts w:cs="Times New Roman"/>
            <w:color w:val="000000" w:themeColor="text1"/>
          </w:rPr>
          <w:delText>444</w:delText>
        </w:r>
        <w:r w:rsidR="00B268AB"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Pr="00CE7BA4">
          <w:rPr>
            <w:rFonts w:cs="Times New Roman"/>
            <w:color w:val="000000" w:themeColor="text1"/>
          </w:rPr>
          <w:delText xml:space="preserve"> </w:delText>
        </w:r>
        <w:r w:rsidR="00F778D6" w:rsidRPr="00CE7BA4">
          <w:rPr>
            <w:color w:val="000000" w:themeColor="text1"/>
          </w:rPr>
          <w:delText>(WE)</w:delText>
        </w:r>
      </w:del>
    </w:p>
    <w:p w14:paraId="6D6A7C32" w14:textId="5FBF79FA" w:rsidR="00F778D6" w:rsidRPr="00CE7BA4" w:rsidRDefault="00F778D6" w:rsidP="00F778D6">
      <w:pPr>
        <w:tabs>
          <w:tab w:val="left" w:pos="2160"/>
        </w:tabs>
        <w:spacing w:after="0"/>
        <w:ind w:left="720" w:hanging="360"/>
        <w:rPr>
          <w:rFonts w:cs="Times New Roman"/>
          <w:color w:val="000000" w:themeColor="text1"/>
        </w:rPr>
      </w:pPr>
      <w:r w:rsidRPr="00CE7BA4">
        <w:rPr>
          <w:rFonts w:cs="Times New Roman"/>
          <w:color w:val="000000" w:themeColor="text1"/>
        </w:rPr>
        <w:t>PHL-490 Philosophy</w:t>
      </w:r>
      <w:r w:rsidRPr="00CE7BA4">
        <w:rPr>
          <w:rFonts w:cs="Times New Roman"/>
          <w:color w:val="000000" w:themeColor="text1"/>
        </w:rPr>
        <w:fldChar w:fldCharType="begin"/>
      </w:r>
      <w:r w:rsidRPr="00CE7BA4">
        <w:rPr>
          <w:color w:val="000000" w:themeColor="text1"/>
        </w:rPr>
        <w:instrText xml:space="preserve"> XE "</w:instrText>
      </w:r>
      <w:r w:rsidRPr="00CE7BA4">
        <w:rPr>
          <w:rFonts w:cs="Times New Roman"/>
          <w:color w:val="000000" w:themeColor="text1"/>
        </w:rPr>
        <w:instrText>Philosophy</w:instrText>
      </w:r>
      <w:r w:rsidRPr="00CE7BA4">
        <w:rPr>
          <w:color w:val="000000" w:themeColor="text1"/>
        </w:rPr>
        <w:instrText xml:space="preserve">" </w:instrText>
      </w:r>
      <w:r w:rsidRPr="00CE7BA4">
        <w:rPr>
          <w:rFonts w:cs="Times New Roman"/>
          <w:color w:val="000000" w:themeColor="text1"/>
        </w:rPr>
        <w:fldChar w:fldCharType="end"/>
      </w:r>
      <w:r w:rsidRPr="00CE7BA4">
        <w:rPr>
          <w:rFonts w:cs="Times New Roman"/>
          <w:color w:val="000000" w:themeColor="text1"/>
        </w:rPr>
        <w:t xml:space="preserve"> Colloquium </w:t>
      </w:r>
      <w:r w:rsidRPr="00CE7BA4">
        <w:rPr>
          <w:color w:val="000000" w:themeColor="text1"/>
        </w:rPr>
        <w:t>(WE)</w:t>
      </w:r>
      <w:r w:rsidR="005C0DF0" w:rsidRPr="00CE7BA4">
        <w:rPr>
          <w:rFonts w:cs="Times New Roman"/>
          <w:color w:val="000000" w:themeColor="text1"/>
        </w:rPr>
        <w:t xml:space="preserve"> (0.0 credit)</w:t>
      </w:r>
    </w:p>
    <w:p w14:paraId="2DC8397B" w14:textId="25755389" w:rsidR="002C7C05" w:rsidRPr="00CE7BA4" w:rsidRDefault="00C9477B" w:rsidP="002C7C05">
      <w:pPr>
        <w:tabs>
          <w:tab w:val="left" w:pos="2160"/>
        </w:tabs>
        <w:spacing w:after="0"/>
        <w:ind w:left="720" w:hanging="360"/>
        <w:rPr>
          <w:rFonts w:cs="Times New Roman"/>
          <w:color w:val="000000" w:themeColor="text1"/>
        </w:rPr>
      </w:pPr>
      <w:r w:rsidRPr="00CE7BA4">
        <w:rPr>
          <w:rFonts w:cs="Times New Roman"/>
          <w:color w:val="000000" w:themeColor="text1"/>
        </w:rPr>
        <w:t>PHY-</w:t>
      </w:r>
      <w:r w:rsidR="00533BAD" w:rsidRPr="00CE7BA4">
        <w:rPr>
          <w:rFonts w:cs="Times New Roman"/>
          <w:color w:val="000000" w:themeColor="text1"/>
        </w:rPr>
        <w:t>255</w:t>
      </w:r>
      <w:r w:rsidR="002C7C05" w:rsidRPr="00CE7BA4">
        <w:rPr>
          <w:rFonts w:cs="Times New Roman"/>
          <w:color w:val="000000" w:themeColor="text1"/>
        </w:rPr>
        <w:t xml:space="preserve"> </w:t>
      </w:r>
      <w:r w:rsidR="0067493D" w:rsidRPr="00CE7BA4">
        <w:rPr>
          <w:rFonts w:cs="Times New Roman"/>
          <w:color w:val="000000" w:themeColor="text1"/>
        </w:rPr>
        <w:t>Introduction to Physics Research</w:t>
      </w:r>
      <w:r w:rsidR="002C7C05" w:rsidRPr="00CE7BA4">
        <w:rPr>
          <w:rFonts w:cs="Times New Roman"/>
          <w:color w:val="000000" w:themeColor="text1"/>
        </w:rPr>
        <w:t xml:space="preserve"> I</w:t>
      </w:r>
    </w:p>
    <w:p w14:paraId="00F158B0" w14:textId="057E5419" w:rsidR="00C9477B" w:rsidRPr="00CE7BA4" w:rsidRDefault="002C7C05" w:rsidP="00C9477B">
      <w:pPr>
        <w:tabs>
          <w:tab w:val="left" w:pos="2160"/>
        </w:tabs>
        <w:spacing w:after="0"/>
        <w:ind w:left="720" w:hanging="360"/>
        <w:rPr>
          <w:rFonts w:cs="Times New Roman"/>
          <w:color w:val="000000" w:themeColor="text1"/>
        </w:rPr>
      </w:pPr>
      <w:r w:rsidRPr="00CE7BA4">
        <w:rPr>
          <w:rFonts w:cs="Times New Roman"/>
          <w:color w:val="000000" w:themeColor="text1"/>
        </w:rPr>
        <w:t>PHY</w:t>
      </w:r>
      <w:r w:rsidR="00533BAD" w:rsidRPr="00CE7BA4">
        <w:rPr>
          <w:rFonts w:cs="Times New Roman"/>
          <w:color w:val="000000" w:themeColor="text1"/>
        </w:rPr>
        <w:t>-355</w:t>
      </w:r>
      <w:r w:rsidR="00C9477B" w:rsidRPr="00CE7BA4">
        <w:rPr>
          <w:rFonts w:cs="Times New Roman"/>
          <w:color w:val="000000" w:themeColor="text1"/>
        </w:rPr>
        <w:t xml:space="preserve"> </w:t>
      </w:r>
      <w:r w:rsidR="0067493D" w:rsidRPr="00CE7BA4">
        <w:rPr>
          <w:rFonts w:cs="Times New Roman"/>
          <w:color w:val="000000" w:themeColor="text1"/>
        </w:rPr>
        <w:t>Introduction to Physics Research</w:t>
      </w:r>
      <w:r w:rsidR="005C0DF0" w:rsidRPr="00CE7BA4">
        <w:rPr>
          <w:rFonts w:cs="Times New Roman"/>
          <w:color w:val="000000" w:themeColor="text1"/>
        </w:rPr>
        <w:t xml:space="preserve"> II</w:t>
      </w:r>
    </w:p>
    <w:p w14:paraId="0F086C7C" w14:textId="77777777" w:rsidR="00C9477B" w:rsidRPr="00CE7BA4" w:rsidRDefault="002569F0" w:rsidP="00C9477B">
      <w:pPr>
        <w:tabs>
          <w:tab w:val="left" w:pos="2160"/>
        </w:tabs>
        <w:spacing w:after="0"/>
        <w:ind w:left="720" w:hanging="360"/>
        <w:rPr>
          <w:del w:id="5568" w:author="Summer 2023 updates" w:date="2024-07-31T13:42:00Z"/>
          <w:rFonts w:cs="Times New Roman"/>
          <w:color w:val="000000" w:themeColor="text1"/>
        </w:rPr>
      </w:pPr>
      <w:moveFromRangeStart w:id="5569" w:author="Summer 2023 updates" w:date="2024-07-31T13:42:00Z" w:name="move173325768"/>
      <w:moveFrom w:id="5570" w:author="Summer 2023 updates" w:date="2024-07-31T13:42:00Z">
        <w:r w:rsidRPr="00BD3C4A">
          <w:rPr>
            <w:sz w:val="20"/>
            <w:rPrChange w:id="5571" w:author="Summer 2023 updates" w:date="2024-07-31T13:42:00Z">
              <w:rPr>
                <w:color w:val="000000" w:themeColor="text1"/>
              </w:rPr>
            </w:rPrChange>
          </w:rPr>
          <w:t>PHY-444 Independent Study</w:t>
        </w:r>
      </w:moveFrom>
      <w:moveFromRangeEnd w:id="5569"/>
      <w:del w:id="5572" w:author="Summer 2023 updates" w:date="2024-07-31T13:42:00Z">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00C9477B" w:rsidRPr="00CE7BA4">
          <w:rPr>
            <w:rFonts w:cs="Times New Roman"/>
            <w:color w:val="000000" w:themeColor="text1"/>
          </w:rPr>
          <w:delText xml:space="preserve"> </w:delText>
        </w:r>
        <w:r w:rsidR="0054795E" w:rsidRPr="00CE7BA4">
          <w:rPr>
            <w:rFonts w:cs="Times New Roman"/>
            <w:color w:val="000000" w:themeColor="text1"/>
          </w:rPr>
          <w:delText>(WE)</w:delText>
        </w:r>
      </w:del>
    </w:p>
    <w:p w14:paraId="513691A2" w14:textId="77777777" w:rsidR="00C9477B" w:rsidRPr="00CE7BA4" w:rsidRDefault="00C9477B" w:rsidP="00C9477B">
      <w:pPr>
        <w:tabs>
          <w:tab w:val="left" w:pos="2160"/>
        </w:tabs>
        <w:spacing w:after="0"/>
        <w:ind w:left="720" w:hanging="360"/>
        <w:rPr>
          <w:del w:id="5573" w:author="Summer 2023 updates" w:date="2024-07-31T13:42:00Z"/>
          <w:rFonts w:cs="Times New Roman"/>
          <w:color w:val="000000" w:themeColor="text1"/>
        </w:rPr>
      </w:pPr>
      <w:del w:id="5574" w:author="Summer 2023 updates" w:date="2024-07-31T13:42:00Z">
        <w:r w:rsidRPr="00CE7BA4">
          <w:rPr>
            <w:rFonts w:cs="Times New Roman"/>
            <w:color w:val="000000" w:themeColor="text1"/>
          </w:rPr>
          <w:delText>POL-</w:delText>
        </w:r>
        <w:r w:rsidR="00533BAD" w:rsidRPr="00CE7BA4">
          <w:rPr>
            <w:rFonts w:cs="Times New Roman"/>
            <w:color w:val="000000" w:themeColor="text1"/>
          </w:rPr>
          <w:delText>444</w:delText>
        </w:r>
        <w:r w:rsidRPr="00CE7BA4">
          <w:rPr>
            <w:rFonts w:cs="Times New Roman"/>
            <w:color w:val="000000" w:themeColor="text1"/>
          </w:rPr>
          <w:delText xml:space="preserve"> Indepen</w:delText>
        </w:r>
        <w:r w:rsidR="00B268AB" w:rsidRPr="00CE7BA4">
          <w:rPr>
            <w:rFonts w:cs="Times New Roman"/>
            <w:color w:val="000000" w:themeColor="text1"/>
          </w:rPr>
          <w:delText>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12ACC719" w14:textId="3E063412"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PSY-3</w:t>
      </w:r>
      <w:r w:rsidR="00533BAD" w:rsidRPr="00CE7BA4">
        <w:rPr>
          <w:rFonts w:cs="Times New Roman"/>
          <w:color w:val="000000" w:themeColor="text1"/>
        </w:rPr>
        <w:t>54</w:t>
      </w:r>
      <w:r w:rsidR="004E169F" w:rsidRPr="00CE7BA4">
        <w:rPr>
          <w:rFonts w:cs="Times New Roman"/>
          <w:color w:val="000000" w:themeColor="text1"/>
        </w:rPr>
        <w:t xml:space="preserve"> </w:t>
      </w:r>
      <w:r w:rsidR="005C0DF0" w:rsidRPr="00CE7BA4">
        <w:rPr>
          <w:rFonts w:cs="Times New Roman"/>
          <w:color w:val="000000" w:themeColor="text1"/>
        </w:rPr>
        <w:t>Research Participation</w:t>
      </w:r>
    </w:p>
    <w:p w14:paraId="357DE3B8" w14:textId="77777777" w:rsidR="0088188D" w:rsidRPr="00CE7BA4" w:rsidRDefault="004E169F" w:rsidP="0088188D">
      <w:pPr>
        <w:tabs>
          <w:tab w:val="left" w:pos="2160"/>
        </w:tabs>
        <w:spacing w:after="0"/>
        <w:ind w:left="720" w:hanging="360"/>
        <w:rPr>
          <w:del w:id="5575" w:author="Summer 2023 updates" w:date="2024-07-31T13:42:00Z"/>
          <w:rFonts w:cs="Times New Roman"/>
          <w:color w:val="000000" w:themeColor="text1"/>
        </w:rPr>
      </w:pPr>
      <w:del w:id="5576" w:author="Summer 2023 updates" w:date="2024-07-31T13:42:00Z">
        <w:r w:rsidRPr="00CE7BA4">
          <w:rPr>
            <w:rFonts w:cs="Times New Roman"/>
            <w:color w:val="000000" w:themeColor="text1"/>
          </w:rPr>
          <w:delText>PSY-444</w:delText>
        </w:r>
        <w:r w:rsidR="0088188D"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p>
    <w:p w14:paraId="14ABD0D4" w14:textId="2A9CC4C0" w:rsidR="00C9477B" w:rsidRPr="00CE7BA4" w:rsidRDefault="00C9477B" w:rsidP="0088188D">
      <w:pPr>
        <w:tabs>
          <w:tab w:val="left" w:pos="2160"/>
        </w:tabs>
        <w:spacing w:after="0"/>
        <w:ind w:left="720" w:hanging="360"/>
        <w:rPr>
          <w:rFonts w:cs="Times New Roman"/>
          <w:color w:val="000000" w:themeColor="text1"/>
        </w:rPr>
      </w:pPr>
      <w:r w:rsidRPr="00CE7BA4">
        <w:rPr>
          <w:rFonts w:cs="Times New Roman"/>
          <w:color w:val="000000" w:themeColor="text1"/>
        </w:rPr>
        <w:t>PSY-</w:t>
      </w:r>
      <w:r w:rsidR="00533BAD" w:rsidRPr="00CE7BA4">
        <w:rPr>
          <w:rFonts w:cs="Times New Roman"/>
          <w:color w:val="000000" w:themeColor="text1"/>
        </w:rPr>
        <w:t>455</w:t>
      </w:r>
      <w:r w:rsidRPr="00CE7BA4">
        <w:rPr>
          <w:rFonts w:cs="Times New Roman"/>
          <w:color w:val="000000" w:themeColor="text1"/>
        </w:rPr>
        <w:t xml:space="preserve"> Ad</w:t>
      </w:r>
      <w:r w:rsidR="0088188D" w:rsidRPr="00CE7BA4">
        <w:rPr>
          <w:rFonts w:cs="Times New Roman"/>
          <w:color w:val="000000" w:themeColor="text1"/>
        </w:rPr>
        <w:t>vanced Experimental Psychology</w:t>
      </w:r>
      <w:r w:rsidR="00B8454E" w:rsidRPr="00CE7BA4">
        <w:rPr>
          <w:rFonts w:cs="Times New Roman"/>
          <w:color w:val="000000" w:themeColor="text1"/>
        </w:rPr>
        <w:fldChar w:fldCharType="begin"/>
      </w:r>
      <w:r w:rsidR="00B8454E" w:rsidRPr="00CE7BA4">
        <w:rPr>
          <w:color w:val="000000" w:themeColor="text1"/>
        </w:rPr>
        <w:instrText xml:space="preserve"> XE "</w:instrText>
      </w:r>
      <w:r w:rsidR="00B8454E" w:rsidRPr="00CE7BA4">
        <w:rPr>
          <w:rFonts w:cs="Times New Roman"/>
          <w:color w:val="000000" w:themeColor="text1"/>
        </w:rPr>
        <w:instrText>Psychology</w:instrText>
      </w:r>
      <w:r w:rsidR="00B8454E" w:rsidRPr="00CE7BA4">
        <w:rPr>
          <w:color w:val="000000" w:themeColor="text1"/>
        </w:rPr>
        <w:instrText xml:space="preserve">" </w:instrText>
      </w:r>
      <w:r w:rsidR="00B8454E" w:rsidRPr="00CE7BA4">
        <w:rPr>
          <w:rFonts w:cs="Times New Roman"/>
          <w:color w:val="000000" w:themeColor="text1"/>
        </w:rPr>
        <w:fldChar w:fldCharType="end"/>
      </w:r>
    </w:p>
    <w:p w14:paraId="3995EAF4" w14:textId="77777777" w:rsidR="0088188D" w:rsidRPr="00CE7BA4" w:rsidRDefault="0088188D" w:rsidP="0088188D">
      <w:pPr>
        <w:tabs>
          <w:tab w:val="left" w:pos="2160"/>
        </w:tabs>
        <w:spacing w:after="0"/>
        <w:ind w:left="720" w:hanging="360"/>
        <w:rPr>
          <w:del w:id="5577" w:author="Summer 2023 updates" w:date="2024-07-31T13:42:00Z"/>
          <w:rFonts w:cs="Times New Roman"/>
          <w:color w:val="000000" w:themeColor="text1"/>
        </w:rPr>
      </w:pPr>
      <w:del w:id="5578" w:author="Summer 2023 updates" w:date="2024-07-31T13:42:00Z">
        <w:r w:rsidRPr="00CE7BA4">
          <w:rPr>
            <w:rFonts w:cs="Times New Roman"/>
            <w:color w:val="000000" w:themeColor="text1"/>
          </w:rPr>
          <w:delText>REL-394 Directed Readings in Religion</w:delText>
        </w:r>
        <w:r w:rsidR="00B8454E" w:rsidRPr="00CE7BA4">
          <w:rPr>
            <w:rFonts w:cs="Times New Roman"/>
            <w:color w:val="000000" w:themeColor="text1"/>
          </w:rPr>
          <w:fldChar w:fldCharType="begin"/>
        </w:r>
        <w:r w:rsidR="00B8454E" w:rsidRPr="00CE7BA4">
          <w:rPr>
            <w:color w:val="000000" w:themeColor="text1"/>
          </w:rPr>
          <w:delInstrText xml:space="preserve"> XE "</w:delInstrText>
        </w:r>
        <w:r w:rsidR="00B8454E" w:rsidRPr="00CE7BA4">
          <w:rPr>
            <w:rFonts w:cs="Times New Roman"/>
            <w:color w:val="000000" w:themeColor="text1"/>
          </w:rPr>
          <w:delInstrText>Religion</w:delInstrText>
        </w:r>
        <w:r w:rsidR="00B8454E" w:rsidRPr="00CE7BA4">
          <w:rPr>
            <w:color w:val="000000" w:themeColor="text1"/>
          </w:rPr>
          <w:delInstrText xml:space="preserve">" </w:delInstrText>
        </w:r>
        <w:r w:rsidR="00B8454E" w:rsidRPr="00CE7BA4">
          <w:rPr>
            <w:rFonts w:cs="Times New Roman"/>
            <w:color w:val="000000" w:themeColor="text1"/>
          </w:rPr>
          <w:fldChar w:fldCharType="end"/>
        </w:r>
        <w:r w:rsidRPr="00CE7BA4">
          <w:rPr>
            <w:rFonts w:cs="Times New Roman"/>
            <w:color w:val="000000" w:themeColor="text1"/>
          </w:rPr>
          <w:delText xml:space="preserve"> </w:delText>
        </w:r>
        <w:r w:rsidR="009A10A0" w:rsidRPr="00CE7BA4">
          <w:rPr>
            <w:rFonts w:cs="Times New Roman"/>
            <w:color w:val="000000" w:themeColor="text1"/>
          </w:rPr>
          <w:delText>(WE)</w:delText>
        </w:r>
      </w:del>
    </w:p>
    <w:p w14:paraId="476355B4" w14:textId="77777777" w:rsidR="00C9477B" w:rsidRPr="00CE7BA4" w:rsidRDefault="00C9477B" w:rsidP="0088188D">
      <w:pPr>
        <w:tabs>
          <w:tab w:val="left" w:pos="2160"/>
        </w:tabs>
        <w:spacing w:after="0"/>
        <w:ind w:left="720" w:hanging="360"/>
        <w:rPr>
          <w:del w:id="5579" w:author="Summer 2023 updates" w:date="2024-07-31T13:42:00Z"/>
          <w:rFonts w:cs="Times New Roman"/>
          <w:color w:val="000000" w:themeColor="text1"/>
        </w:rPr>
      </w:pPr>
      <w:del w:id="5580" w:author="Summer 2023 updates" w:date="2024-07-31T13:42:00Z">
        <w:r w:rsidRPr="00CE7BA4">
          <w:rPr>
            <w:rFonts w:cs="Times New Roman"/>
            <w:color w:val="000000" w:themeColor="text1"/>
          </w:rPr>
          <w:delText>REL-</w:delText>
        </w:r>
        <w:r w:rsidR="00533BAD" w:rsidRPr="00CE7BA4">
          <w:rPr>
            <w:rFonts w:cs="Times New Roman"/>
            <w:color w:val="000000" w:themeColor="text1"/>
          </w:rPr>
          <w:delText>444</w:delText>
        </w:r>
        <w:r w:rsidR="00B268AB"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00B268AB" w:rsidRPr="00CE7BA4">
          <w:rPr>
            <w:rFonts w:cs="Times New Roman"/>
            <w:color w:val="000000" w:themeColor="text1"/>
          </w:rPr>
          <w:delText xml:space="preserve"> </w:delText>
        </w:r>
        <w:r w:rsidR="009A10A0" w:rsidRPr="00CE7BA4">
          <w:rPr>
            <w:rFonts w:cs="Times New Roman"/>
            <w:color w:val="000000" w:themeColor="text1"/>
          </w:rPr>
          <w:delText>(WE)</w:delText>
        </w:r>
      </w:del>
    </w:p>
    <w:p w14:paraId="48DBA3AC" w14:textId="77777777" w:rsidR="0088188D" w:rsidRPr="00CE7BA4" w:rsidRDefault="0088188D" w:rsidP="0088188D">
      <w:pPr>
        <w:tabs>
          <w:tab w:val="left" w:pos="2160"/>
        </w:tabs>
        <w:spacing w:after="0"/>
        <w:ind w:left="720" w:hanging="360"/>
        <w:rPr>
          <w:del w:id="5581" w:author="Summer 2023 updates" w:date="2024-07-31T13:42:00Z"/>
          <w:rFonts w:cs="Times New Roman"/>
          <w:color w:val="000000" w:themeColor="text1"/>
        </w:rPr>
      </w:pPr>
      <w:del w:id="5582" w:author="Summer 2023 updates" w:date="2024-07-31T13:42:00Z">
        <w:r w:rsidRPr="00CE7BA4">
          <w:rPr>
            <w:rFonts w:cs="Times New Roman"/>
            <w:color w:val="000000" w:themeColor="text1"/>
          </w:rPr>
          <w:delText xml:space="preserve">RHE-394 Directed </w:delText>
        </w:r>
        <w:r w:rsidR="003B3C4A" w:rsidRPr="00CE7BA4">
          <w:rPr>
            <w:rFonts w:cs="Times New Roman"/>
            <w:color w:val="000000" w:themeColor="text1"/>
          </w:rPr>
          <w:delText>Readings</w:delText>
        </w:r>
        <w:r w:rsidRPr="00CE7BA4">
          <w:rPr>
            <w:rFonts w:cs="Times New Roman"/>
            <w:color w:val="000000" w:themeColor="text1"/>
          </w:rPr>
          <w:delText xml:space="preserve"> in Writing</w:delText>
        </w:r>
        <w:r w:rsidR="003B3C4A" w:rsidRPr="00CE7BA4">
          <w:rPr>
            <w:rFonts w:cs="Times New Roman"/>
            <w:color w:val="000000" w:themeColor="text1"/>
          </w:rPr>
          <w:delText xml:space="preserve"> and Rhetoric</w:delText>
        </w:r>
        <w:r w:rsidR="00B76E1A" w:rsidRPr="00CE7BA4">
          <w:rPr>
            <w:rFonts w:cs="Times New Roman"/>
            <w:color w:val="000000" w:themeColor="text1"/>
          </w:rPr>
          <w:fldChar w:fldCharType="begin"/>
        </w:r>
        <w:r w:rsidR="00B76E1A" w:rsidRPr="00CE7BA4">
          <w:rPr>
            <w:color w:val="000000" w:themeColor="text1"/>
          </w:rPr>
          <w:delInstrText xml:space="preserve"> XE "</w:delInstrText>
        </w:r>
        <w:r w:rsidR="00B76E1A" w:rsidRPr="00CE7BA4">
          <w:rPr>
            <w:rFonts w:cs="Times New Roman"/>
            <w:b/>
            <w:smallCaps/>
            <w:color w:val="000000" w:themeColor="text1"/>
          </w:rPr>
          <w:delInstrText>Writing</w:delInstrText>
        </w:r>
        <w:r w:rsidR="00B76E1A" w:rsidRPr="00CE7BA4">
          <w:rPr>
            <w:color w:val="000000" w:themeColor="text1"/>
          </w:rPr>
          <w:delInstrText xml:space="preserve">" </w:delInstrText>
        </w:r>
        <w:r w:rsidR="00B76E1A" w:rsidRPr="00CE7BA4">
          <w:rPr>
            <w:rFonts w:cs="Times New Roman"/>
            <w:color w:val="000000" w:themeColor="text1"/>
          </w:rPr>
          <w:fldChar w:fldCharType="end"/>
        </w:r>
        <w:r w:rsidRPr="00CE7BA4">
          <w:rPr>
            <w:rFonts w:cs="Times New Roman"/>
            <w:color w:val="000000" w:themeColor="text1"/>
          </w:rPr>
          <w:delText xml:space="preserve"> </w:delText>
        </w:r>
        <w:r w:rsidR="00C46882" w:rsidRPr="00CE7BA4">
          <w:rPr>
            <w:rFonts w:cs="Times New Roman"/>
            <w:color w:val="000000" w:themeColor="text1"/>
          </w:rPr>
          <w:delText>(WE)</w:delText>
        </w:r>
      </w:del>
    </w:p>
    <w:p w14:paraId="2D22C9B0" w14:textId="77777777" w:rsidR="00C46882" w:rsidRPr="00CE7BA4" w:rsidRDefault="00C46882" w:rsidP="00C46882">
      <w:pPr>
        <w:tabs>
          <w:tab w:val="left" w:pos="2160"/>
        </w:tabs>
        <w:spacing w:after="0"/>
        <w:ind w:left="720" w:hanging="360"/>
        <w:rPr>
          <w:del w:id="5583" w:author="Summer 2023 updates" w:date="2024-07-31T13:42:00Z"/>
          <w:rFonts w:cs="Times New Roman"/>
          <w:color w:val="000000" w:themeColor="text1"/>
        </w:rPr>
      </w:pPr>
      <w:del w:id="5584" w:author="Summer 2023 updates" w:date="2024-07-31T13:42:00Z">
        <w:r w:rsidRPr="00CE7BA4">
          <w:rPr>
            <w:rFonts w:cs="Times New Roman"/>
            <w:color w:val="000000" w:themeColor="text1"/>
          </w:rPr>
          <w:delText>RHE-444 Independent Study</w:delText>
        </w:r>
        <w:r w:rsidRPr="00CE7BA4">
          <w:rPr>
            <w:rFonts w:cs="Times New Roman"/>
            <w:color w:val="000000" w:themeColor="text1"/>
          </w:rPr>
          <w:fldChar w:fldCharType="begin"/>
        </w:r>
        <w:r w:rsidRPr="00CE7BA4">
          <w:rPr>
            <w:color w:val="000000" w:themeColor="text1"/>
          </w:rPr>
          <w:delInstrText xml:space="preserve"> XE "</w:delInstrText>
        </w:r>
        <w:r w:rsidRPr="00CE7BA4">
          <w:rPr>
            <w:rFonts w:cs="Times New Roman"/>
            <w:b/>
            <w:color w:val="000000" w:themeColor="text1"/>
          </w:rPr>
          <w:delInstrText>Independent Study</w:delInstrText>
        </w:r>
        <w:r w:rsidRPr="00CE7BA4">
          <w:rPr>
            <w:color w:val="000000" w:themeColor="text1"/>
          </w:rPr>
          <w:delInstrText xml:space="preserve">" </w:delInstrText>
        </w:r>
        <w:r w:rsidRPr="00CE7BA4">
          <w:rPr>
            <w:rFonts w:cs="Times New Roman"/>
            <w:color w:val="000000" w:themeColor="text1"/>
          </w:rPr>
          <w:fldChar w:fldCharType="end"/>
        </w:r>
        <w:r w:rsidRPr="00CE7BA4">
          <w:rPr>
            <w:rFonts w:cs="Times New Roman"/>
            <w:color w:val="000000" w:themeColor="text1"/>
          </w:rPr>
          <w:delText xml:space="preserve"> in Writing (WE)</w:delText>
        </w:r>
        <w:r w:rsidRPr="00CE7BA4">
          <w:rPr>
            <w:rFonts w:cs="Times New Roman"/>
            <w:color w:val="000000" w:themeColor="text1"/>
          </w:rPr>
          <w:fldChar w:fldCharType="begin"/>
        </w:r>
        <w:r w:rsidRPr="00CE7BA4">
          <w:rPr>
            <w:color w:val="000000" w:themeColor="text1"/>
          </w:rPr>
          <w:delInstrText xml:space="preserve"> XE "</w:delInstrText>
        </w:r>
        <w:r w:rsidRPr="00CE7BA4">
          <w:rPr>
            <w:rFonts w:cs="Times New Roman"/>
            <w:b/>
            <w:smallCaps/>
            <w:color w:val="000000" w:themeColor="text1"/>
          </w:rPr>
          <w:delInstrText>Writing</w:delInstrText>
        </w:r>
        <w:r w:rsidRPr="00CE7BA4">
          <w:rPr>
            <w:color w:val="000000" w:themeColor="text1"/>
          </w:rPr>
          <w:delInstrText xml:space="preserve">" </w:delInstrText>
        </w:r>
        <w:r w:rsidRPr="00CE7BA4">
          <w:rPr>
            <w:rFonts w:cs="Times New Roman"/>
            <w:color w:val="000000" w:themeColor="text1"/>
          </w:rPr>
          <w:fldChar w:fldCharType="end"/>
        </w:r>
      </w:del>
    </w:p>
    <w:p w14:paraId="4CF88D2D" w14:textId="1DAC3B5C"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RHE-</w:t>
      </w:r>
      <w:r w:rsidR="00533BAD" w:rsidRPr="00CE7BA4">
        <w:rPr>
          <w:rFonts w:cs="Times New Roman"/>
          <w:color w:val="000000" w:themeColor="text1"/>
        </w:rPr>
        <w:t>490</w:t>
      </w:r>
      <w:r w:rsidRPr="00CE7BA4">
        <w:rPr>
          <w:rFonts w:cs="Times New Roman"/>
          <w:color w:val="000000" w:themeColor="text1"/>
        </w:rPr>
        <w:t xml:space="preserve"> Publications Practicum</w:t>
      </w:r>
    </w:p>
    <w:p w14:paraId="2AA0345D" w14:textId="77777777" w:rsidR="00EF1FA9" w:rsidRPr="00CE7BA4" w:rsidRDefault="00EF1FA9" w:rsidP="00C9477B">
      <w:pPr>
        <w:tabs>
          <w:tab w:val="left" w:pos="2160"/>
        </w:tabs>
        <w:spacing w:after="0"/>
        <w:ind w:left="720" w:hanging="360"/>
        <w:rPr>
          <w:del w:id="5585" w:author="Summer 2023 updates" w:date="2024-07-31T13:42:00Z"/>
          <w:rFonts w:cs="Times New Roman"/>
          <w:color w:val="000000" w:themeColor="text1"/>
        </w:rPr>
      </w:pPr>
      <w:del w:id="5586" w:author="Summer 2023 updates" w:date="2024-07-31T13:42:00Z">
        <w:r w:rsidRPr="00CE7BA4">
          <w:rPr>
            <w:rFonts w:cs="Times New Roman"/>
            <w:color w:val="000000" w:themeColor="text1"/>
          </w:rPr>
          <w:delText>SCJ-</w:delText>
        </w:r>
        <w:r w:rsidR="004E169F"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005C0DF0" w:rsidRPr="00CE7BA4">
          <w:rPr>
            <w:rFonts w:cs="Times New Roman"/>
            <w:color w:val="000000" w:themeColor="text1"/>
          </w:rPr>
          <w:delText xml:space="preserve"> in Social and Criminal Justice</w:delText>
        </w:r>
      </w:del>
    </w:p>
    <w:p w14:paraId="7D0CCE28" w14:textId="5C337FF7" w:rsidR="00C9477B" w:rsidRPr="00CE7BA4" w:rsidRDefault="00C9477B" w:rsidP="00C9477B">
      <w:pPr>
        <w:tabs>
          <w:tab w:val="left" w:pos="2160"/>
        </w:tabs>
        <w:spacing w:after="0"/>
        <w:ind w:left="720" w:hanging="360"/>
        <w:rPr>
          <w:rFonts w:cs="Times New Roman"/>
          <w:color w:val="000000" w:themeColor="text1"/>
        </w:rPr>
      </w:pPr>
      <w:r w:rsidRPr="00CE7BA4">
        <w:rPr>
          <w:rFonts w:cs="Times New Roman"/>
          <w:color w:val="000000" w:themeColor="text1"/>
        </w:rPr>
        <w:t>SOC-365 Research Participation I</w:t>
      </w:r>
    </w:p>
    <w:p w14:paraId="753C4351" w14:textId="77777777" w:rsidR="005D2435" w:rsidRDefault="00C9477B" w:rsidP="00BD3C4A">
      <w:pPr>
        <w:widowControl w:val="0"/>
        <w:spacing w:after="0" w:line="246" w:lineRule="auto"/>
        <w:ind w:left="180" w:hanging="180"/>
        <w:rPr>
          <w:moveFrom w:id="5587" w:author="Summer 2023 updates" w:date="2024-07-31T13:42:00Z"/>
          <w:sz w:val="20"/>
          <w:rPrChange w:id="5588" w:author="Summer 2023 updates" w:date="2024-07-31T13:42:00Z">
            <w:rPr>
              <w:moveFrom w:id="5589" w:author="Summer 2023 updates" w:date="2024-07-31T13:42:00Z"/>
              <w:color w:val="000000" w:themeColor="text1"/>
            </w:rPr>
          </w:rPrChange>
        </w:rPr>
        <w:pPrChange w:id="5590" w:author="Summer 2023 updates" w:date="2024-07-31T13:42:00Z">
          <w:pPr>
            <w:tabs>
              <w:tab w:val="left" w:pos="2160"/>
            </w:tabs>
            <w:spacing w:after="0"/>
            <w:ind w:left="720" w:hanging="360"/>
          </w:pPr>
        </w:pPrChange>
      </w:pPr>
      <w:del w:id="5591" w:author="Summer 2023 updates" w:date="2024-07-31T13:42:00Z">
        <w:r w:rsidRPr="00CE7BA4">
          <w:rPr>
            <w:rFonts w:cs="Times New Roman"/>
            <w:color w:val="000000" w:themeColor="text1"/>
          </w:rPr>
          <w:delText>SOC-</w:delText>
        </w:r>
        <w:r w:rsidR="00533BAD" w:rsidRPr="00CE7BA4">
          <w:rPr>
            <w:rFonts w:cs="Times New Roman"/>
            <w:color w:val="000000" w:themeColor="text1"/>
          </w:rPr>
          <w:delText>444</w:delText>
        </w:r>
        <w:r w:rsidRPr="00CE7BA4">
          <w:rPr>
            <w:rFonts w:cs="Times New Roman"/>
            <w:color w:val="000000" w:themeColor="text1"/>
          </w:rPr>
          <w:delText xml:space="preserve"> Independent Study</w:delText>
        </w:r>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del>
      <w:moveFromRangeStart w:id="5592" w:author="Summer 2023 updates" w:date="2024-07-31T13:42:00Z" w:name="move173325769"/>
    </w:p>
    <w:p w14:paraId="3174AFF3" w14:textId="77777777" w:rsidR="00F61DC8" w:rsidRPr="00CE7BA4" w:rsidRDefault="00BD3C4A" w:rsidP="00F61DC8">
      <w:pPr>
        <w:tabs>
          <w:tab w:val="left" w:pos="2160"/>
        </w:tabs>
        <w:spacing w:after="0"/>
        <w:ind w:left="720" w:hanging="360"/>
        <w:rPr>
          <w:del w:id="5593" w:author="Summer 2023 updates" w:date="2024-07-31T13:42:00Z"/>
          <w:rFonts w:cs="Times New Roman"/>
          <w:color w:val="000000" w:themeColor="text1"/>
        </w:rPr>
      </w:pPr>
      <w:moveFrom w:id="5594" w:author="Summer 2023 updates" w:date="2024-07-31T13:42:00Z">
        <w:r w:rsidRPr="00BD3C4A">
          <w:rPr>
            <w:sz w:val="20"/>
            <w:rPrChange w:id="5595" w:author="Summer 2023 updates" w:date="2024-07-31T13:42:00Z">
              <w:rPr>
                <w:color w:val="000000" w:themeColor="text1"/>
              </w:rPr>
            </w:rPrChange>
          </w:rPr>
          <w:t>SPA-</w:t>
        </w:r>
      </w:moveFrom>
      <w:moveFromRangeEnd w:id="5592"/>
      <w:del w:id="5596" w:author="Summer 2023 updates" w:date="2024-07-31T13:42:00Z">
        <w:r w:rsidR="004E169F" w:rsidRPr="00CE7BA4">
          <w:rPr>
            <w:rFonts w:cs="Times New Roman"/>
            <w:color w:val="000000" w:themeColor="text1"/>
          </w:rPr>
          <w:delText>394</w:delText>
        </w:r>
        <w:r w:rsidR="00F61DC8" w:rsidRPr="00CE7BA4">
          <w:rPr>
            <w:rFonts w:cs="Times New Roman"/>
            <w:color w:val="000000" w:themeColor="text1"/>
          </w:rPr>
          <w:delText xml:space="preserve"> Directed Reading</w:delText>
        </w:r>
        <w:r w:rsidR="00B114D4" w:rsidRPr="00CE7BA4">
          <w:rPr>
            <w:rFonts w:cs="Times New Roman"/>
            <w:color w:val="000000" w:themeColor="text1"/>
          </w:rPr>
          <w:delText xml:space="preserve"> </w:delText>
        </w:r>
        <w:r w:rsidR="00B114D4" w:rsidRPr="00CE7BA4">
          <w:rPr>
            <w:color w:val="000000" w:themeColor="text1"/>
          </w:rPr>
          <w:delText>(WE)</w:delText>
        </w:r>
      </w:del>
    </w:p>
    <w:p w14:paraId="53DFEE19" w14:textId="77777777" w:rsidR="00C9477B" w:rsidRPr="00424939" w:rsidRDefault="00BD3C4A" w:rsidP="00B41BF9">
      <w:pPr>
        <w:tabs>
          <w:tab w:val="left" w:pos="2160"/>
        </w:tabs>
        <w:spacing w:after="0"/>
        <w:ind w:left="720" w:hanging="360"/>
        <w:rPr>
          <w:del w:id="5597" w:author="Summer 2023 updates" w:date="2024-07-31T13:42:00Z"/>
          <w:rFonts w:cs="Times New Roman"/>
          <w:color w:val="000000" w:themeColor="text1"/>
        </w:rPr>
      </w:pPr>
      <w:moveFromRangeStart w:id="5598" w:author="Summer 2023 updates" w:date="2024-07-31T13:42:00Z" w:name="move173325770"/>
      <w:moveFrom w:id="5599" w:author="Summer 2023 updates" w:date="2024-07-31T13:42:00Z">
        <w:r w:rsidRPr="00BD3C4A">
          <w:rPr>
            <w:sz w:val="20"/>
            <w:rPrChange w:id="5600" w:author="Summer 2023 updates" w:date="2024-07-31T13:42:00Z">
              <w:rPr>
                <w:color w:val="000000" w:themeColor="text1"/>
              </w:rPr>
            </w:rPrChange>
          </w:rPr>
          <w:t>SPA-444 Independent Study</w:t>
        </w:r>
      </w:moveFrom>
      <w:moveFromRangeEnd w:id="5598"/>
      <w:del w:id="5601" w:author="Summer 2023 updates" w:date="2024-07-31T13:42:00Z">
        <w:r w:rsidR="008C196D" w:rsidRPr="00CE7BA4">
          <w:rPr>
            <w:rFonts w:cs="Times New Roman"/>
            <w:color w:val="000000" w:themeColor="text1"/>
          </w:rPr>
          <w:fldChar w:fldCharType="begin"/>
        </w:r>
        <w:r w:rsidR="008C196D" w:rsidRPr="00CE7BA4">
          <w:rPr>
            <w:color w:val="000000" w:themeColor="text1"/>
          </w:rPr>
          <w:delInstrText xml:space="preserve"> XE "</w:delInstrText>
        </w:r>
        <w:r w:rsidR="008C196D" w:rsidRPr="00CE7BA4">
          <w:rPr>
            <w:rFonts w:cs="Times New Roman"/>
            <w:b/>
            <w:color w:val="000000" w:themeColor="text1"/>
          </w:rPr>
          <w:delInstrText>Independent Study</w:delInstrText>
        </w:r>
        <w:r w:rsidR="008C196D" w:rsidRPr="00CE7BA4">
          <w:rPr>
            <w:color w:val="000000" w:themeColor="text1"/>
          </w:rPr>
          <w:delInstrText xml:space="preserve">" </w:delInstrText>
        </w:r>
        <w:r w:rsidR="008C196D" w:rsidRPr="00CE7BA4">
          <w:rPr>
            <w:rFonts w:cs="Times New Roman"/>
            <w:color w:val="000000" w:themeColor="text1"/>
          </w:rPr>
          <w:fldChar w:fldCharType="end"/>
        </w:r>
        <w:r w:rsidR="00F61DC8" w:rsidRPr="00CE7BA4">
          <w:rPr>
            <w:rFonts w:cs="Times New Roman"/>
            <w:color w:val="000000" w:themeColor="text1"/>
          </w:rPr>
          <w:delText xml:space="preserve"> </w:delText>
        </w:r>
        <w:r w:rsidR="00B114D4" w:rsidRPr="00CE7BA4">
          <w:rPr>
            <w:color w:val="000000" w:themeColor="text1"/>
          </w:rPr>
          <w:delText>(WE)</w:delText>
        </w:r>
      </w:del>
    </w:p>
    <w:p w14:paraId="4645830C" w14:textId="648EC31C" w:rsidR="00F61DC8" w:rsidRPr="00424939" w:rsidRDefault="00C9477B" w:rsidP="00B41BF9">
      <w:pPr>
        <w:tabs>
          <w:tab w:val="left" w:pos="2160"/>
        </w:tabs>
        <w:spacing w:after="0"/>
        <w:ind w:left="720" w:hanging="360"/>
        <w:rPr>
          <w:rFonts w:cs="Times New Roman"/>
          <w:color w:val="000000" w:themeColor="text1"/>
        </w:rPr>
      </w:pPr>
      <w:r w:rsidRPr="00424939">
        <w:rPr>
          <w:rFonts w:cs="Times New Roman"/>
          <w:color w:val="000000" w:themeColor="text1"/>
        </w:rPr>
        <w:t>THE-</w:t>
      </w:r>
      <w:r w:rsidR="00533BAD" w:rsidRPr="00424939">
        <w:rPr>
          <w:rFonts w:cs="Times New Roman"/>
          <w:color w:val="000000" w:themeColor="text1"/>
        </w:rPr>
        <w:t>442</w:t>
      </w:r>
      <w:r w:rsidRPr="00424939">
        <w:rPr>
          <w:rFonts w:cs="Times New Roman"/>
          <w:color w:val="000000" w:themeColor="text1"/>
        </w:rPr>
        <w:t xml:space="preserve"> Advanced Projects in Design and Technical Production</w:t>
      </w:r>
    </w:p>
    <w:p w14:paraId="50BE289F" w14:textId="77777777" w:rsidR="00F61DC8" w:rsidRPr="00424939" w:rsidRDefault="00F61DC8" w:rsidP="00B41BF9">
      <w:pPr>
        <w:tabs>
          <w:tab w:val="left" w:pos="2160"/>
        </w:tabs>
        <w:spacing w:after="0"/>
        <w:ind w:left="720" w:hanging="360"/>
        <w:rPr>
          <w:del w:id="5602" w:author="Summer 2023 updates" w:date="2024-07-31T13:42:00Z"/>
          <w:rFonts w:cs="Times New Roman"/>
          <w:color w:val="000000" w:themeColor="text1"/>
        </w:rPr>
      </w:pPr>
      <w:del w:id="5603" w:author="Summer 2023 updates" w:date="2024-07-31T13:42:00Z">
        <w:r w:rsidRPr="00424939">
          <w:rPr>
            <w:rFonts w:cs="Times New Roman"/>
            <w:color w:val="000000" w:themeColor="text1"/>
          </w:rPr>
          <w:delText>THE-444 Independent Study</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Independent Study</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in Theatre Arts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Theatre Arts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750856D0" w14:textId="64260970" w:rsidR="00F61DC8" w:rsidRPr="00424939" w:rsidRDefault="00C9477B" w:rsidP="00B41BF9">
      <w:pPr>
        <w:tabs>
          <w:tab w:val="left" w:pos="2160"/>
        </w:tabs>
        <w:spacing w:after="0"/>
        <w:ind w:left="720" w:hanging="360"/>
        <w:rPr>
          <w:rFonts w:cs="Times New Roman"/>
          <w:color w:val="000000" w:themeColor="text1"/>
        </w:rPr>
      </w:pPr>
      <w:r w:rsidRPr="00424939">
        <w:rPr>
          <w:rFonts w:cs="Times New Roman"/>
          <w:color w:val="000000" w:themeColor="text1"/>
        </w:rPr>
        <w:t>THE-</w:t>
      </w:r>
      <w:r w:rsidR="00533BAD" w:rsidRPr="00424939">
        <w:rPr>
          <w:rFonts w:cs="Times New Roman"/>
          <w:color w:val="000000" w:themeColor="text1"/>
        </w:rPr>
        <w:t>452</w:t>
      </w:r>
      <w:r w:rsidRPr="00424939">
        <w:rPr>
          <w:rFonts w:cs="Times New Roman"/>
          <w:color w:val="000000" w:themeColor="text1"/>
        </w:rPr>
        <w:t xml:space="preserve"> Advanced Projects in</w:t>
      </w:r>
      <w:r w:rsidR="005C0DF0">
        <w:rPr>
          <w:rFonts w:cs="Times New Roman"/>
          <w:color w:val="000000" w:themeColor="text1"/>
        </w:rPr>
        <w:t xml:space="preserve"> Acting</w:t>
      </w:r>
    </w:p>
    <w:p w14:paraId="2A29390D" w14:textId="77777777" w:rsidR="00C9477B" w:rsidRPr="00424939" w:rsidRDefault="00C9477B" w:rsidP="005C0DF0">
      <w:pPr>
        <w:tabs>
          <w:tab w:val="left" w:pos="2160"/>
        </w:tabs>
        <w:spacing w:after="0"/>
        <w:ind w:left="720" w:hanging="360"/>
        <w:rPr>
          <w:del w:id="5604" w:author="Summer 2023 updates" w:date="2024-07-31T13:42:00Z"/>
          <w:rFonts w:cs="Times New Roman"/>
          <w:color w:val="000000" w:themeColor="text1"/>
        </w:rPr>
        <w:sectPr w:rsidR="00C9477B" w:rsidRPr="00424939" w:rsidSect="00E41C6F">
          <w:type w:val="continuous"/>
          <w:pgSz w:w="12240" w:h="15840"/>
          <w:pgMar w:top="720" w:right="720" w:bottom="1080" w:left="1440" w:header="720" w:footer="720" w:gutter="0"/>
          <w:cols w:space="720"/>
          <w:docGrid w:linePitch="360"/>
        </w:sectPr>
      </w:pPr>
      <w:r w:rsidRPr="00424939">
        <w:rPr>
          <w:rFonts w:cs="Times New Roman"/>
          <w:color w:val="000000" w:themeColor="text1"/>
        </w:rPr>
        <w:t>THE-</w:t>
      </w:r>
      <w:r w:rsidR="00533BAD" w:rsidRPr="00424939">
        <w:rPr>
          <w:rFonts w:cs="Times New Roman"/>
          <w:color w:val="000000" w:themeColor="text1"/>
        </w:rPr>
        <w:t>462</w:t>
      </w:r>
      <w:r w:rsidRPr="00424939">
        <w:rPr>
          <w:rFonts w:cs="Times New Roman"/>
          <w:color w:val="000000" w:themeColor="text1"/>
        </w:rPr>
        <w:t xml:space="preserve"> </w:t>
      </w:r>
      <w:r w:rsidR="005C0DF0">
        <w:rPr>
          <w:rFonts w:cs="Times New Roman"/>
          <w:color w:val="000000" w:themeColor="text1"/>
        </w:rPr>
        <w:t xml:space="preserve">Advanced Projects in Directing </w:t>
      </w:r>
    </w:p>
    <w:p w14:paraId="0A7E60AC" w14:textId="77777777" w:rsidR="00C9477B" w:rsidRPr="00424939" w:rsidRDefault="00C9477B" w:rsidP="00C9477B">
      <w:pPr>
        <w:spacing w:after="0"/>
        <w:rPr>
          <w:del w:id="5605" w:author="Summer 2023 updates" w:date="2024-07-31T13:42:00Z"/>
          <w:rFonts w:cs="Times New Roman"/>
          <w:b/>
          <w:color w:val="000000" w:themeColor="text1"/>
        </w:rPr>
        <w:sectPr w:rsidR="00C9477B" w:rsidRPr="00424939" w:rsidSect="00A707B1">
          <w:type w:val="continuous"/>
          <w:pgSz w:w="12240" w:h="15840"/>
          <w:pgMar w:top="720" w:right="720" w:bottom="1080" w:left="1440" w:header="720" w:footer="720" w:gutter="0"/>
          <w:cols w:space="720"/>
          <w:docGrid w:linePitch="360"/>
        </w:sectPr>
      </w:pPr>
    </w:p>
    <w:p w14:paraId="16DD4EFA" w14:textId="195B911E" w:rsidR="00C9477B" w:rsidRPr="00424939" w:rsidRDefault="00C9477B" w:rsidP="008153C2">
      <w:pPr>
        <w:tabs>
          <w:tab w:val="left" w:pos="2160"/>
        </w:tabs>
        <w:spacing w:after="0"/>
        <w:ind w:left="720" w:hanging="360"/>
        <w:rPr>
          <w:rFonts w:cs="Times New Roman"/>
          <w:b/>
          <w:color w:val="000000" w:themeColor="text1"/>
        </w:rPr>
        <w:pPrChange w:id="5606" w:author="Summer 2023 updates" w:date="2024-07-31T13:42:00Z">
          <w:pPr>
            <w:spacing w:after="0"/>
          </w:pPr>
        </w:pPrChange>
      </w:pPr>
    </w:p>
    <w:p w14:paraId="432B9713" w14:textId="77777777" w:rsidR="00C9477B" w:rsidRPr="00424939" w:rsidRDefault="00C9477B" w:rsidP="00C9477B">
      <w:pPr>
        <w:rPr>
          <w:rFonts w:cs="Times New Roman"/>
          <w:b/>
          <w:color w:val="000000" w:themeColor="text1"/>
        </w:rPr>
      </w:pPr>
      <w:r w:rsidRPr="00424939">
        <w:rPr>
          <w:rFonts w:cs="Times New Roman"/>
          <w:b/>
          <w:color w:val="000000" w:themeColor="text1"/>
        </w:rPr>
        <w:br w:type="page"/>
      </w:r>
    </w:p>
    <w:p w14:paraId="52171B26" w14:textId="38A81549" w:rsidR="00EB37B5" w:rsidRPr="00424939" w:rsidRDefault="0016618D" w:rsidP="002B623E">
      <w:pPr>
        <w:pStyle w:val="Heading1"/>
        <w:rPr>
          <w:rStyle w:val="Strong"/>
          <w:rFonts w:ascii="Garamond" w:hAnsi="Garamond"/>
          <w:b/>
          <w:sz w:val="26"/>
          <w:szCs w:val="26"/>
        </w:rPr>
      </w:pPr>
      <w:bookmarkStart w:id="5607" w:name="_Toc141355681"/>
      <w:bookmarkStart w:id="5608" w:name="_Toc110005161"/>
      <w:r w:rsidRPr="00424939">
        <w:rPr>
          <w:rStyle w:val="Strong"/>
          <w:rFonts w:ascii="Garamond" w:hAnsi="Garamond"/>
          <w:b/>
          <w:sz w:val="26"/>
          <w:szCs w:val="26"/>
        </w:rPr>
        <w:t>S</w:t>
      </w:r>
      <w:r>
        <w:rPr>
          <w:rStyle w:val="Strong"/>
          <w:rFonts w:ascii="Garamond" w:hAnsi="Garamond"/>
          <w:b/>
          <w:sz w:val="26"/>
          <w:szCs w:val="26"/>
        </w:rPr>
        <w:t>PECIAL</w:t>
      </w:r>
      <w:r w:rsidRPr="00424939">
        <w:rPr>
          <w:rStyle w:val="Strong"/>
          <w:rFonts w:ascii="Garamond" w:hAnsi="Garamond"/>
          <w:b/>
          <w:sz w:val="26"/>
          <w:szCs w:val="26"/>
        </w:rPr>
        <w:t xml:space="preserve"> P</w:t>
      </w:r>
      <w:r>
        <w:rPr>
          <w:rStyle w:val="Strong"/>
          <w:rFonts w:ascii="Garamond" w:hAnsi="Garamond"/>
          <w:b/>
          <w:sz w:val="26"/>
          <w:szCs w:val="26"/>
        </w:rPr>
        <w:t>ROGRAMS</w:t>
      </w:r>
      <w:r w:rsidRPr="00424939">
        <w:rPr>
          <w:rStyle w:val="Strong"/>
          <w:rFonts w:ascii="Garamond" w:hAnsi="Garamond"/>
          <w:b/>
          <w:sz w:val="26"/>
          <w:szCs w:val="26"/>
        </w:rPr>
        <w:t xml:space="preserve"> </w:t>
      </w:r>
      <w:r>
        <w:rPr>
          <w:rStyle w:val="Strong"/>
          <w:rFonts w:ascii="Garamond" w:hAnsi="Garamond"/>
          <w:b/>
          <w:sz w:val="26"/>
          <w:szCs w:val="26"/>
        </w:rPr>
        <w:t>AND</w:t>
      </w:r>
      <w:r w:rsidR="00EC6320" w:rsidRPr="00424939">
        <w:rPr>
          <w:rStyle w:val="Strong"/>
          <w:rFonts w:ascii="Garamond" w:hAnsi="Garamond"/>
          <w:b/>
          <w:sz w:val="26"/>
          <w:szCs w:val="26"/>
        </w:rPr>
        <w:t xml:space="preserve"> </w:t>
      </w:r>
      <w:r w:rsidRPr="00424939">
        <w:rPr>
          <w:rStyle w:val="Strong"/>
          <w:rFonts w:ascii="Garamond" w:hAnsi="Garamond"/>
          <w:b/>
          <w:sz w:val="26"/>
          <w:szCs w:val="26"/>
        </w:rPr>
        <w:t>O</w:t>
      </w:r>
      <w:r>
        <w:rPr>
          <w:rStyle w:val="Strong"/>
          <w:rFonts w:ascii="Garamond" w:hAnsi="Garamond"/>
          <w:b/>
          <w:sz w:val="26"/>
          <w:szCs w:val="26"/>
        </w:rPr>
        <w:t>PPORTUNITIES</w:t>
      </w:r>
      <w:bookmarkEnd w:id="5607"/>
      <w:bookmarkEnd w:id="5608"/>
    </w:p>
    <w:p w14:paraId="2D4F5BC3" w14:textId="77777777" w:rsidR="00111112" w:rsidRPr="00424939" w:rsidRDefault="0010236F" w:rsidP="00504615">
      <w:pPr>
        <w:spacing w:after="120"/>
        <w:rPr>
          <w:del w:id="5609" w:author="Summer 2023 updates" w:date="2024-07-31T13:42:00Z"/>
          <w:rFonts w:cs="Times New Roman"/>
          <w:b/>
          <w:smallCaps/>
          <w:color w:val="000000" w:themeColor="text1"/>
        </w:rPr>
      </w:pPr>
      <w:del w:id="5610" w:author="Summer 2023 updates" w:date="2024-07-31T13:42:00Z">
        <w:r w:rsidRPr="00424939">
          <w:rPr>
            <w:rFonts w:cs="Times New Roman"/>
            <w:b/>
            <w:smallCaps/>
            <w:color w:val="000000" w:themeColor="text1"/>
          </w:rPr>
          <w:delText>clinical laboratory sciences/medical t</w:delText>
        </w:r>
        <w:r w:rsidR="00111112" w:rsidRPr="00424939">
          <w:rPr>
            <w:rFonts w:cs="Times New Roman"/>
            <w:b/>
            <w:smallCaps/>
            <w:color w:val="000000" w:themeColor="text1"/>
          </w:rPr>
          <w:delText>echnology</w:delText>
        </w:r>
      </w:del>
    </w:p>
    <w:p w14:paraId="588000EF" w14:textId="77777777" w:rsidR="00944F6C" w:rsidRPr="00944F6C" w:rsidRDefault="00944F6C" w:rsidP="00944F6C">
      <w:pPr>
        <w:rPr>
          <w:moveFrom w:id="5611" w:author="Summer 2023 updates" w:date="2024-07-31T13:42:00Z"/>
          <w:rPrChange w:id="5612" w:author="Summer 2023 updates" w:date="2024-07-31T13:42:00Z">
            <w:rPr>
              <w:moveFrom w:id="5613" w:author="Summer 2023 updates" w:date="2024-07-31T13:42:00Z"/>
              <w:color w:val="000000" w:themeColor="text1"/>
            </w:rPr>
          </w:rPrChange>
        </w:rPr>
      </w:pPr>
      <w:moveFromRangeStart w:id="5614" w:author="Summer 2023 updates" w:date="2024-07-31T13:42:00Z" w:name="move173325797"/>
      <w:moveFrom w:id="5615" w:author="Summer 2023 updates" w:date="2024-07-31T13:42:00Z">
        <w:r w:rsidRPr="00944F6C">
          <w:rPr>
            <w:rPrChange w:id="5616" w:author="Summer 2023 updates" w:date="2024-07-31T13:42:00Z">
              <w:rPr>
                <w:color w:val="000000" w:themeColor="text1"/>
              </w:rPr>
            </w:rPrChange>
          </w:rPr>
          <w:t xml:space="preserve">In cooperation with the St. Luke’s Methodist Medical Laboratories in Cedar Rapids, or upon arrangement with other accredited laboratories and the approval of the College, Coe offers a four-year course leading to a Bachelor of Arts degree and registration as a Clinical Laboratory Scientist/Medical Technologist. </w:t>
        </w:r>
      </w:moveFrom>
    </w:p>
    <w:p w14:paraId="41B0BA66" w14:textId="77777777" w:rsidR="00944F6C" w:rsidRPr="00944F6C" w:rsidRDefault="00944F6C" w:rsidP="00944F6C">
      <w:pPr>
        <w:rPr>
          <w:moveFrom w:id="5617" w:author="Summer 2023 updates" w:date="2024-07-31T13:42:00Z"/>
          <w:rPrChange w:id="5618" w:author="Summer 2023 updates" w:date="2024-07-31T13:42:00Z">
            <w:rPr>
              <w:moveFrom w:id="5619" w:author="Summer 2023 updates" w:date="2024-07-31T13:42:00Z"/>
              <w:color w:val="000000" w:themeColor="text1"/>
            </w:rPr>
          </w:rPrChange>
        </w:rPr>
      </w:pPr>
      <w:moveFrom w:id="5620" w:author="Summer 2023 updates" w:date="2024-07-31T13:42:00Z">
        <w:r w:rsidRPr="00944F6C">
          <w:rPr>
            <w:rPrChange w:id="5621" w:author="Summer 2023 updates" w:date="2024-07-31T13:42:00Z">
              <w:rPr>
                <w:color w:val="000000" w:themeColor="text1"/>
              </w:rPr>
            </w:rPrChange>
          </w:rPr>
          <w:t xml:space="preserve">The first three years are spent in residence at Coe, where candidates must complete all of the requirements for the B.A. degree, including general education requirements and an approved major. The minimum requirements of the Clinical Laboratory Sciences/Medical Technology program in biology and chemistry are five course credits in each field and at least one course in mathematics. The fourth year is a full calendar year spent at St. Luke’s or another accredited medical laboratory approved by Coe. </w:t>
        </w:r>
      </w:moveFrom>
    </w:p>
    <w:p w14:paraId="7422EB63" w14:textId="77777777" w:rsidR="00C451EB" w:rsidRPr="00C451EB" w:rsidRDefault="00944F6C" w:rsidP="00C451EB">
      <w:pPr>
        <w:spacing w:after="0"/>
        <w:rPr>
          <w:del w:id="5622" w:author="Summer 2023 updates" w:date="2024-07-31T13:42:00Z"/>
          <w:rFonts w:cs="Times New Roman"/>
          <w:color w:val="000000" w:themeColor="text1"/>
        </w:rPr>
      </w:pPr>
      <w:moveFrom w:id="5623" w:author="Summer 2023 updates" w:date="2024-07-31T13:42:00Z">
        <w:r w:rsidRPr="00944F6C">
          <w:rPr>
            <w:rPrChange w:id="5624" w:author="Summer 2023 updates" w:date="2024-07-31T13:42:00Z">
              <w:rPr>
                <w:color w:val="000000" w:themeColor="text1"/>
              </w:rPr>
            </w:rPrChange>
          </w:rPr>
          <w:t>The St. Luke’s Hospital Medical Laboratory is approved as a school of clinical laboratory sciences/medical technology by the Committee on Allied Health Education</w:t>
        </w:r>
        <w:r w:rsidRPr="00944F6C">
          <w:rPr>
            <w:rPrChange w:id="5625" w:author="Summer 2023 updates" w:date="2024-07-31T13:42:00Z">
              <w:rPr>
                <w:color w:val="000000" w:themeColor="text1"/>
              </w:rPr>
            </w:rPrChange>
          </w:rPr>
          <w:fldChar w:fldCharType="begin"/>
        </w:r>
        <w:r w:rsidRPr="00944F6C">
          <w:rPr>
            <w:rPrChange w:id="5626" w:author="Summer 2023 updates" w:date="2024-07-31T13:42:00Z">
              <w:rPr>
                <w:color w:val="000000" w:themeColor="text1"/>
              </w:rPr>
            </w:rPrChange>
          </w:rPr>
          <w:instrText xml:space="preserve"> XE "Education" </w:instrText>
        </w:r>
        <w:r w:rsidRPr="00944F6C">
          <w:rPr>
            <w:rPrChange w:id="5627" w:author="Summer 2023 updates" w:date="2024-07-31T13:42:00Z">
              <w:rPr>
                <w:color w:val="000000" w:themeColor="text1"/>
              </w:rPr>
            </w:rPrChange>
          </w:rPr>
          <w:fldChar w:fldCharType="end"/>
        </w:r>
        <w:r w:rsidRPr="00944F6C">
          <w:rPr>
            <w:rPrChange w:id="5628" w:author="Summer 2023 updates" w:date="2024-07-31T13:42:00Z">
              <w:rPr>
                <w:color w:val="000000" w:themeColor="text1"/>
              </w:rPr>
            </w:rPrChange>
          </w:rPr>
          <w:t xml:space="preserve"> and Accreditation of the American Medical Association. Candidates completing the course are eligible to take the certification examinations of the American Society of Clinical Pathologists and the National Certification Agency and, if approved, may practice anywhere in the United States. </w:t>
        </w:r>
      </w:moveFrom>
      <w:moveFromRangeEnd w:id="5614"/>
      <w:del w:id="5629" w:author="Summer 2023 updates" w:date="2024-07-31T13:42:00Z">
        <w:r w:rsidR="00C451EB">
          <w:rPr>
            <w:rFonts w:cs="Times New Roman"/>
            <w:color w:val="000000" w:themeColor="text1"/>
          </w:rPr>
          <w:br/>
        </w:r>
      </w:del>
    </w:p>
    <w:p w14:paraId="56B7EBFF" w14:textId="33EBB246" w:rsidR="00586A76" w:rsidRPr="00424939" w:rsidRDefault="00B41BF9" w:rsidP="00C451EB">
      <w:pPr>
        <w:pStyle w:val="Heading4"/>
        <w:spacing w:before="0"/>
        <w:rPr>
          <w:rFonts w:ascii="Garamond" w:hAnsi="Garamond"/>
          <w:color w:val="000000" w:themeColor="text1"/>
        </w:rPr>
      </w:pPr>
      <w:bookmarkStart w:id="5630" w:name="_Toc141355682"/>
      <w:bookmarkStart w:id="5631" w:name="_Toc110005162"/>
      <w:r w:rsidRPr="00424939">
        <w:rPr>
          <w:rFonts w:ascii="Garamond" w:hAnsi="Garamond"/>
          <w:color w:val="000000" w:themeColor="text1"/>
        </w:rPr>
        <w:t>Crimson Fellows Program</w:t>
      </w:r>
      <w:bookmarkEnd w:id="5630"/>
      <w:bookmarkEnd w:id="5631"/>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"Crimson Fellows Program" </w:instrText>
      </w:r>
      <w:r w:rsidR="008C196D" w:rsidRPr="00424939">
        <w:rPr>
          <w:rFonts w:ascii="Garamond" w:hAnsi="Garamond"/>
          <w:color w:val="000000" w:themeColor="text1"/>
        </w:rPr>
        <w:fldChar w:fldCharType="end"/>
      </w:r>
    </w:p>
    <w:p w14:paraId="68E582F4" w14:textId="606AB520" w:rsidR="00586A76" w:rsidRPr="00424939" w:rsidRDefault="00877635" w:rsidP="00586A76">
      <w:pPr>
        <w:spacing w:after="120"/>
        <w:rPr>
          <w:rFonts w:cs="Times New Roman"/>
          <w:b/>
          <w:color w:val="000000" w:themeColor="text1"/>
        </w:rPr>
      </w:pPr>
      <w:del w:id="5632" w:author="Summer 2023 updates" w:date="2024-07-31T13:42:00Z">
        <w:r w:rsidRPr="00424939">
          <w:rPr>
            <w:rFonts w:cs="Times New Roman"/>
            <w:color w:val="000000" w:themeColor="text1"/>
          </w:rPr>
          <w:delText>Steffens</w:delText>
        </w:r>
        <w:r w:rsidR="000D2E43" w:rsidRPr="00424939">
          <w:rPr>
            <w:rFonts w:cs="Times New Roman"/>
            <w:color w:val="000000" w:themeColor="text1"/>
          </w:rPr>
          <w:delText xml:space="preserve">, </w:delText>
        </w:r>
      </w:del>
      <w:r w:rsidR="000D2E43" w:rsidRPr="00424939">
        <w:rPr>
          <w:rFonts w:cs="Times New Roman"/>
          <w:color w:val="000000" w:themeColor="text1"/>
        </w:rPr>
        <w:t>Westberg</w:t>
      </w:r>
      <w:r w:rsidR="00944F6C">
        <w:rPr>
          <w:rFonts w:cs="Times New Roman"/>
          <w:color w:val="000000" w:themeColor="text1"/>
        </w:rPr>
        <w:t xml:space="preserve"> (Program </w:t>
      </w:r>
      <w:del w:id="5633" w:author="Summer 2023 updates" w:date="2024-07-31T13:42:00Z">
        <w:r w:rsidR="00EE09AB" w:rsidRPr="00424939">
          <w:rPr>
            <w:rFonts w:cs="Times New Roman"/>
            <w:color w:val="000000" w:themeColor="text1"/>
          </w:rPr>
          <w:delText>Directors)</w:delText>
        </w:r>
        <w:r w:rsidR="00586A76" w:rsidRPr="00424939">
          <w:rPr>
            <w:rFonts w:cs="Times New Roman"/>
            <w:color w:val="000000" w:themeColor="text1"/>
          </w:rPr>
          <w:delText xml:space="preserve">. </w:delText>
        </w:r>
      </w:del>
      <w:ins w:id="5634" w:author="Summer 2023 updates" w:date="2024-07-31T13:42:00Z">
        <w:r w:rsidR="00944F6C">
          <w:rPr>
            <w:rFonts w:cs="Times New Roman"/>
            <w:color w:val="000000" w:themeColor="text1"/>
          </w:rPr>
          <w:t>Director</w:t>
        </w:r>
        <w:r w:rsidR="00EE09AB" w:rsidRPr="00424939">
          <w:rPr>
            <w:rFonts w:cs="Times New Roman"/>
            <w:color w:val="000000" w:themeColor="text1"/>
          </w:rPr>
          <w:t>)</w:t>
        </w:r>
        <w:r w:rsidR="008153C2">
          <w:rPr>
            <w:rFonts w:cs="Times New Roman"/>
            <w:color w:val="000000" w:themeColor="text1"/>
          </w:rPr>
          <w:t>.</w:t>
        </w:r>
      </w:ins>
    </w:p>
    <w:p w14:paraId="25CEE343" w14:textId="77777777" w:rsidR="000819FC" w:rsidRPr="00424939" w:rsidRDefault="000819FC" w:rsidP="00504615">
      <w:pPr>
        <w:spacing w:after="0"/>
        <w:rPr>
          <w:rFonts w:cs="Times New Roman"/>
          <w:color w:val="000000" w:themeColor="text1"/>
        </w:rPr>
      </w:pPr>
      <w:r w:rsidRPr="00424939">
        <w:rPr>
          <w:rFonts w:cs="Times New Roman"/>
          <w:color w:val="000000" w:themeColor="text1"/>
        </w:rPr>
        <w:t xml:space="preserve">To graduate as a Crimson Fellow, a student must earn at least a 3.3 cumulative grade point average for all courses taken at Coe College and complete all of the following: </w:t>
      </w:r>
    </w:p>
    <w:p w14:paraId="0CF15AA8" w14:textId="215C3B41"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1. </w:t>
      </w:r>
      <w:r w:rsidR="00AD2742" w:rsidRPr="00424939">
        <w:rPr>
          <w:rFonts w:cs="Times New Roman"/>
          <w:color w:val="000000" w:themeColor="text1"/>
        </w:rPr>
        <w:t>CFP</w:t>
      </w:r>
      <w:r w:rsidRPr="00424939">
        <w:rPr>
          <w:rFonts w:cs="Times New Roman"/>
          <w:color w:val="000000" w:themeColor="text1"/>
        </w:rPr>
        <w:t>-</w:t>
      </w:r>
      <w:r w:rsidR="00783139" w:rsidRPr="00424939">
        <w:rPr>
          <w:rFonts w:cs="Times New Roman"/>
          <w:color w:val="000000" w:themeColor="text1"/>
        </w:rPr>
        <w:t>104</w:t>
      </w:r>
      <w:r w:rsidRPr="00424939">
        <w:rPr>
          <w:rFonts w:cs="Times New Roman"/>
          <w:color w:val="000000" w:themeColor="text1"/>
        </w:rPr>
        <w:t xml:space="preserve"> Topics in </w:t>
      </w:r>
      <w:r w:rsidR="00783139" w:rsidRPr="00424939">
        <w:rPr>
          <w:rFonts w:cs="Times New Roman"/>
          <w:color w:val="000000" w:themeColor="text1"/>
        </w:rPr>
        <w:t>Crimson Fellows Program</w:t>
      </w:r>
      <w:r w:rsidR="008C196D" w:rsidRPr="00424939">
        <w:rPr>
          <w:rFonts w:cs="Times New Roman"/>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color w:val="000000" w:themeColor="text1"/>
        </w:rPr>
        <w:fldChar w:fldCharType="end"/>
      </w:r>
      <w:r w:rsidRPr="00424939">
        <w:rPr>
          <w:rFonts w:cs="Times New Roman"/>
          <w:color w:val="000000" w:themeColor="text1"/>
        </w:rPr>
        <w:t xml:space="preserve"> (0.2 cc)</w:t>
      </w:r>
    </w:p>
    <w:p w14:paraId="222FA64A" w14:textId="63E6C0F9"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2. </w:t>
      </w:r>
      <w:r w:rsidR="00AD2742" w:rsidRPr="00424939">
        <w:rPr>
          <w:rFonts w:cs="Times New Roman"/>
          <w:color w:val="000000" w:themeColor="text1"/>
        </w:rPr>
        <w:t>CFP</w:t>
      </w:r>
      <w:r w:rsidRPr="00424939">
        <w:rPr>
          <w:rFonts w:cs="Times New Roman"/>
          <w:color w:val="000000" w:themeColor="text1"/>
        </w:rPr>
        <w:t>-205 Introduction to Engaged Scholarship</w:t>
      </w:r>
      <w:r w:rsidR="00BA3F5E">
        <w:rPr>
          <w:rFonts w:cs="Times New Roman"/>
          <w:color w:val="000000" w:themeColor="text1"/>
        </w:rPr>
        <w:t xml:space="preserve"> (WE)</w:t>
      </w:r>
    </w:p>
    <w:p w14:paraId="190B34C2" w14:textId="70C2E212"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3. </w:t>
      </w:r>
      <w:r w:rsidR="00AD2742" w:rsidRPr="00424939">
        <w:rPr>
          <w:rFonts w:cs="Times New Roman"/>
          <w:color w:val="000000" w:themeColor="text1"/>
        </w:rPr>
        <w:t>CFP</w:t>
      </w:r>
      <w:r w:rsidRPr="00424939">
        <w:rPr>
          <w:rFonts w:cs="Times New Roman"/>
          <w:color w:val="000000" w:themeColor="text1"/>
        </w:rPr>
        <w:t>-</w:t>
      </w:r>
      <w:r w:rsidR="00783139" w:rsidRPr="00424939">
        <w:rPr>
          <w:rFonts w:cs="Times New Roman"/>
          <w:color w:val="000000" w:themeColor="text1"/>
        </w:rPr>
        <w:t>301</w:t>
      </w:r>
      <w:r w:rsidRPr="00424939">
        <w:rPr>
          <w:rFonts w:cs="Times New Roman"/>
          <w:color w:val="000000" w:themeColor="text1"/>
        </w:rPr>
        <w:t xml:space="preserve"> Communicating Across Disciplines I</w:t>
      </w:r>
      <w:r w:rsidR="00BA3F5E">
        <w:rPr>
          <w:rFonts w:cs="Times New Roman"/>
          <w:color w:val="000000" w:themeColor="text1"/>
        </w:rPr>
        <w:t xml:space="preserve"> (WE)</w:t>
      </w:r>
      <w:r w:rsidRPr="00424939">
        <w:rPr>
          <w:rFonts w:cs="Times New Roman"/>
          <w:color w:val="000000" w:themeColor="text1"/>
        </w:rPr>
        <w:t xml:space="preserve"> (0.5 cc)</w:t>
      </w:r>
    </w:p>
    <w:p w14:paraId="5DF3C214" w14:textId="752C1887" w:rsidR="000819FC" w:rsidRPr="00424939" w:rsidRDefault="000819FC" w:rsidP="000819FC">
      <w:pPr>
        <w:spacing w:after="0"/>
        <w:ind w:left="720"/>
        <w:rPr>
          <w:rFonts w:cs="Times New Roman"/>
          <w:color w:val="000000" w:themeColor="text1"/>
        </w:rPr>
      </w:pPr>
      <w:r w:rsidRPr="00424939">
        <w:rPr>
          <w:rFonts w:cs="Times New Roman"/>
          <w:color w:val="000000" w:themeColor="text1"/>
        </w:rPr>
        <w:t xml:space="preserve">4. </w:t>
      </w:r>
      <w:r w:rsidR="00AD2742" w:rsidRPr="00424939">
        <w:rPr>
          <w:rFonts w:cs="Times New Roman"/>
          <w:color w:val="000000" w:themeColor="text1"/>
        </w:rPr>
        <w:t>CFP</w:t>
      </w:r>
      <w:r w:rsidRPr="00424939">
        <w:rPr>
          <w:rFonts w:cs="Times New Roman"/>
          <w:color w:val="000000" w:themeColor="text1"/>
        </w:rPr>
        <w:t>-3</w:t>
      </w:r>
      <w:r w:rsidR="00783139" w:rsidRPr="00424939">
        <w:rPr>
          <w:rFonts w:cs="Times New Roman"/>
          <w:color w:val="000000" w:themeColor="text1"/>
        </w:rPr>
        <w:t>0</w:t>
      </w:r>
      <w:r w:rsidRPr="00424939">
        <w:rPr>
          <w:rFonts w:cs="Times New Roman"/>
          <w:color w:val="000000" w:themeColor="text1"/>
        </w:rPr>
        <w:t xml:space="preserve">2 Communicating Across Disciplines II </w:t>
      </w:r>
      <w:r w:rsidR="00BA3F5E">
        <w:rPr>
          <w:rFonts w:cs="Times New Roman"/>
          <w:color w:val="000000" w:themeColor="text1"/>
        </w:rPr>
        <w:t xml:space="preserve">(WE) </w:t>
      </w:r>
      <w:r w:rsidRPr="00424939">
        <w:rPr>
          <w:rFonts w:cs="Times New Roman"/>
          <w:color w:val="000000" w:themeColor="text1"/>
        </w:rPr>
        <w:t>(0.5 cc)</w:t>
      </w:r>
    </w:p>
    <w:p w14:paraId="6B695DAB" w14:textId="06721610" w:rsidR="000819FC" w:rsidRPr="00424939" w:rsidRDefault="000819FC" w:rsidP="000819FC">
      <w:pPr>
        <w:spacing w:after="120"/>
        <w:ind w:left="720"/>
        <w:rPr>
          <w:rFonts w:cs="Times New Roman"/>
          <w:color w:val="000000" w:themeColor="text1"/>
        </w:rPr>
      </w:pPr>
      <w:r w:rsidRPr="00424939">
        <w:rPr>
          <w:rFonts w:cs="Times New Roman"/>
          <w:color w:val="000000" w:themeColor="text1"/>
        </w:rPr>
        <w:t xml:space="preserve">5. </w:t>
      </w:r>
      <w:r w:rsidR="00AD2742" w:rsidRPr="00424939">
        <w:rPr>
          <w:rFonts w:cs="Times New Roman"/>
          <w:color w:val="000000" w:themeColor="text1"/>
        </w:rPr>
        <w:t>CFP</w:t>
      </w:r>
      <w:r w:rsidRPr="00424939">
        <w:rPr>
          <w:rFonts w:cs="Times New Roman"/>
          <w:color w:val="000000" w:themeColor="text1"/>
        </w:rPr>
        <w:t>-4</w:t>
      </w:r>
      <w:r w:rsidR="00783139" w:rsidRPr="00424939">
        <w:rPr>
          <w:rFonts w:cs="Times New Roman"/>
          <w:color w:val="000000" w:themeColor="text1"/>
        </w:rPr>
        <w:t>01/402</w:t>
      </w:r>
      <w:r w:rsidRPr="00424939">
        <w:rPr>
          <w:rFonts w:cs="Times New Roman"/>
          <w:color w:val="000000" w:themeColor="text1"/>
        </w:rPr>
        <w:t xml:space="preserve"> Action Research: A Project for the Local Good (0.5 cc)</w:t>
      </w:r>
    </w:p>
    <w:p w14:paraId="32CF0EBC" w14:textId="5A4B7673" w:rsidR="000819FC" w:rsidRPr="00424939" w:rsidRDefault="000819FC" w:rsidP="00383C5C">
      <w:pPr>
        <w:rPr>
          <w:rPrChange w:id="5635" w:author="Summer 2023 updates" w:date="2024-07-31T13:42:00Z">
            <w:rPr>
              <w:color w:val="000000" w:themeColor="text1"/>
            </w:rPr>
          </w:rPrChange>
        </w:rPr>
        <w:pPrChange w:id="5636" w:author="Summer 2023 updates" w:date="2024-07-31T13:42:00Z">
          <w:pPr>
            <w:spacing w:after="0"/>
          </w:pPr>
        </w:pPrChange>
      </w:pPr>
      <w:r w:rsidRPr="00424939">
        <w:rPr>
          <w:rPrChange w:id="5637" w:author="Summer 2023 updates" w:date="2024-07-31T13:42:00Z">
            <w:rPr>
              <w:color w:val="000000" w:themeColor="text1"/>
            </w:rPr>
          </w:rPrChange>
        </w:rPr>
        <w:t>Applications to the Crimson Fellows Program</w:t>
      </w:r>
      <w:r w:rsidR="008C196D" w:rsidRPr="00424939">
        <w:rPr>
          <w:rPrChange w:id="5638" w:author="Summer 2023 updates" w:date="2024-07-31T13:42:00Z">
            <w:rPr>
              <w:color w:val="000000" w:themeColor="text1"/>
            </w:rPr>
          </w:rPrChange>
        </w:rPr>
        <w:fldChar w:fldCharType="begin"/>
      </w:r>
      <w:r w:rsidR="008C196D" w:rsidRPr="00424939">
        <w:rPr>
          <w:rPrChange w:id="5639" w:author="Summer 2023 updates" w:date="2024-07-31T13:42:00Z">
            <w:rPr>
              <w:color w:val="000000" w:themeColor="text1"/>
            </w:rPr>
          </w:rPrChange>
        </w:rPr>
        <w:instrText xml:space="preserve"> XE "Crimson Fellows Program" </w:instrText>
      </w:r>
      <w:r w:rsidR="008C196D" w:rsidRPr="00424939">
        <w:rPr>
          <w:rPrChange w:id="5640" w:author="Summer 2023 updates" w:date="2024-07-31T13:42:00Z">
            <w:rPr>
              <w:color w:val="000000" w:themeColor="text1"/>
            </w:rPr>
          </w:rPrChange>
        </w:rPr>
        <w:fldChar w:fldCharType="end"/>
      </w:r>
      <w:r w:rsidRPr="00424939">
        <w:rPr>
          <w:rPrChange w:id="5641" w:author="Summer 2023 updates" w:date="2024-07-31T13:42:00Z">
            <w:rPr>
              <w:color w:val="000000" w:themeColor="text1"/>
            </w:rPr>
          </w:rPrChange>
        </w:rPr>
        <w:t xml:space="preserve"> are accepted and reviewed on a rolling basis.</w:t>
      </w:r>
    </w:p>
    <w:p w14:paraId="4E89BD92" w14:textId="5A0F5D79" w:rsidR="00B71AF1" w:rsidRDefault="000819FC" w:rsidP="00383C5C">
      <w:pPr>
        <w:rPr>
          <w:rPrChange w:id="5642" w:author="Summer 2023 updates" w:date="2024-07-31T13:42:00Z">
            <w:rPr>
              <w:color w:val="000000" w:themeColor="text1"/>
            </w:rPr>
          </w:rPrChange>
        </w:rPr>
        <w:pPrChange w:id="5643" w:author="Summer 2023 updates" w:date="2024-07-31T13:42:00Z">
          <w:pPr>
            <w:spacing w:after="0"/>
          </w:pPr>
        </w:pPrChange>
      </w:pPr>
      <w:r w:rsidRPr="00424939">
        <w:rPr>
          <w:rPrChange w:id="5644" w:author="Summer 2023 updates" w:date="2024-07-31T13:42:00Z">
            <w:rPr>
              <w:color w:val="000000" w:themeColor="text1"/>
            </w:rPr>
          </w:rPrChange>
        </w:rPr>
        <w:t xml:space="preserve">Completed applications are assessed on ACT/SAT score, the </w:t>
      </w:r>
      <w:r w:rsidR="00CA6040" w:rsidRPr="00424939">
        <w:rPr>
          <w:rPrChange w:id="5645" w:author="Summer 2023 updates" w:date="2024-07-31T13:42:00Z">
            <w:rPr>
              <w:color w:val="000000" w:themeColor="text1"/>
            </w:rPr>
          </w:rPrChange>
        </w:rPr>
        <w:t xml:space="preserve">high school transcript, teacher </w:t>
      </w:r>
      <w:r w:rsidRPr="00424939">
        <w:rPr>
          <w:rPrChange w:id="5646" w:author="Summer 2023 updates" w:date="2024-07-31T13:42:00Z">
            <w:rPr>
              <w:color w:val="000000" w:themeColor="text1"/>
            </w:rPr>
          </w:rPrChange>
        </w:rPr>
        <w:t>recommendations, and the student essay. Although there are no min</w:t>
      </w:r>
      <w:r w:rsidR="00CA6040" w:rsidRPr="00424939">
        <w:rPr>
          <w:rPrChange w:id="5647" w:author="Summer 2023 updates" w:date="2024-07-31T13:42:00Z">
            <w:rPr>
              <w:color w:val="000000" w:themeColor="text1"/>
            </w:rPr>
          </w:rPrChange>
        </w:rPr>
        <w:t xml:space="preserve">imum thresholds, the historical </w:t>
      </w:r>
      <w:r w:rsidRPr="00424939">
        <w:rPr>
          <w:rPrChange w:id="5648" w:author="Summer 2023 updates" w:date="2024-07-31T13:42:00Z">
            <w:rPr>
              <w:color w:val="000000" w:themeColor="text1"/>
            </w:rPr>
          </w:rPrChange>
        </w:rPr>
        <w:t>average ACT score has been over 27 with an average high school G</w:t>
      </w:r>
      <w:r w:rsidR="00CA6040" w:rsidRPr="00424939">
        <w:rPr>
          <w:rPrChange w:id="5649" w:author="Summer 2023 updates" w:date="2024-07-31T13:42:00Z">
            <w:rPr>
              <w:color w:val="000000" w:themeColor="text1"/>
            </w:rPr>
          </w:rPrChange>
        </w:rPr>
        <w:t>PA</w:t>
      </w:r>
      <w:r w:rsidR="008C196D" w:rsidRPr="00424939">
        <w:rPr>
          <w:rPrChange w:id="5650" w:author="Summer 2023 updates" w:date="2024-07-31T13:42:00Z">
            <w:rPr>
              <w:color w:val="000000" w:themeColor="text1"/>
            </w:rPr>
          </w:rPrChange>
        </w:rPr>
        <w:fldChar w:fldCharType="begin"/>
      </w:r>
      <w:r w:rsidR="008C196D" w:rsidRPr="00424939">
        <w:rPr>
          <w:rPrChange w:id="5651" w:author="Summer 2023 updates" w:date="2024-07-31T13:42:00Z">
            <w:rPr>
              <w:color w:val="000000" w:themeColor="text1"/>
            </w:rPr>
          </w:rPrChange>
        </w:rPr>
        <w:instrText xml:space="preserve"> XE "</w:instrText>
      </w:r>
      <w:r w:rsidR="008C196D" w:rsidRPr="00424939">
        <w:rPr>
          <w:b/>
          <w:rPrChange w:id="5652" w:author="Summer 2023 updates" w:date="2024-07-31T13:42:00Z">
            <w:rPr>
              <w:b/>
              <w:color w:val="000000" w:themeColor="text1"/>
            </w:rPr>
          </w:rPrChange>
        </w:rPr>
        <w:instrText>GPA</w:instrText>
      </w:r>
      <w:r w:rsidR="008C196D" w:rsidRPr="00424939">
        <w:rPr>
          <w:rPrChange w:id="5653" w:author="Summer 2023 updates" w:date="2024-07-31T13:42:00Z">
            <w:rPr>
              <w:color w:val="000000" w:themeColor="text1"/>
            </w:rPr>
          </w:rPrChange>
        </w:rPr>
        <w:instrText xml:space="preserve">" </w:instrText>
      </w:r>
      <w:r w:rsidR="008C196D" w:rsidRPr="00424939">
        <w:rPr>
          <w:rPrChange w:id="5654" w:author="Summer 2023 updates" w:date="2024-07-31T13:42:00Z">
            <w:rPr>
              <w:color w:val="000000" w:themeColor="text1"/>
            </w:rPr>
          </w:rPrChange>
        </w:rPr>
        <w:fldChar w:fldCharType="end"/>
      </w:r>
      <w:r w:rsidR="00CA6040" w:rsidRPr="00424939">
        <w:rPr>
          <w:rPrChange w:id="5655" w:author="Summer 2023 updates" w:date="2024-07-31T13:42:00Z">
            <w:rPr>
              <w:color w:val="000000" w:themeColor="text1"/>
            </w:rPr>
          </w:rPrChange>
        </w:rPr>
        <w:t xml:space="preserve"> above 3.70. Emphasis will be </w:t>
      </w:r>
      <w:r w:rsidRPr="00424939">
        <w:rPr>
          <w:rPrChange w:id="5656" w:author="Summer 2023 updates" w:date="2024-07-31T13:42:00Z">
            <w:rPr>
              <w:color w:val="000000" w:themeColor="text1"/>
            </w:rPr>
          </w:rPrChange>
        </w:rPr>
        <w:t>placed on the student essay.</w:t>
      </w:r>
    </w:p>
    <w:p w14:paraId="1A81DE5A" w14:textId="77777777" w:rsidR="00B71AF1" w:rsidRPr="00424939" w:rsidRDefault="00B71AF1" w:rsidP="00383C5C">
      <w:pPr>
        <w:rPr>
          <w:rPrChange w:id="5657" w:author="Summer 2023 updates" w:date="2024-07-31T13:42:00Z">
            <w:rPr>
              <w:color w:val="000000" w:themeColor="text1"/>
            </w:rPr>
          </w:rPrChange>
        </w:rPr>
        <w:pPrChange w:id="5658" w:author="Summer 2023 updates" w:date="2024-07-31T13:42:00Z">
          <w:pPr>
            <w:spacing w:after="0"/>
          </w:pPr>
        </w:pPrChange>
      </w:pPr>
    </w:p>
    <w:p w14:paraId="0DEFD60D" w14:textId="4EFC111B" w:rsidR="00783139" w:rsidRPr="00424939" w:rsidRDefault="00783139" w:rsidP="00783139">
      <w:pPr>
        <w:spacing w:after="0"/>
        <w:rPr>
          <w:rFonts w:cs="Times New Roman"/>
          <w:b/>
          <w:color w:val="000000" w:themeColor="text1"/>
        </w:rPr>
      </w:pPr>
      <w:r w:rsidRPr="00424939">
        <w:rPr>
          <w:rFonts w:cs="Times New Roman"/>
          <w:b/>
          <w:color w:val="000000" w:themeColor="text1"/>
        </w:rPr>
        <w:t>CFP-104 Topics in Crimson Fellows Program</w:t>
      </w:r>
      <w:r w:rsidR="008C196D" w:rsidRPr="00424939">
        <w:rPr>
          <w:rFonts w:cs="Times New Roman"/>
          <w:b/>
          <w:color w:val="000000" w:themeColor="text1"/>
        </w:rPr>
        <w:fldChar w:fldCharType="begin"/>
      </w:r>
      <w:r w:rsidR="008C196D" w:rsidRPr="00424939">
        <w:rPr>
          <w:color w:val="000000" w:themeColor="text1"/>
        </w:rPr>
        <w:instrText xml:space="preserve"> XE "Crimson Fellows Program" </w:instrText>
      </w:r>
      <w:r w:rsidR="008C196D" w:rsidRPr="00424939">
        <w:rPr>
          <w:rFonts w:cs="Times New Roman"/>
          <w:b/>
          <w:color w:val="000000" w:themeColor="text1"/>
        </w:rPr>
        <w:fldChar w:fldCharType="end"/>
      </w:r>
    </w:p>
    <w:p w14:paraId="44F357D6" w14:textId="250FE1D8" w:rsidR="00783139" w:rsidRPr="00424939" w:rsidRDefault="00783139" w:rsidP="00783139">
      <w:pPr>
        <w:rPr>
          <w:rFonts w:cs="Times New Roman"/>
          <w:color w:val="000000" w:themeColor="text1"/>
        </w:rPr>
      </w:pPr>
      <w:r w:rsidRPr="00424939">
        <w:rPr>
          <w:rFonts w:cs="Times New Roman"/>
          <w:color w:val="000000" w:themeColor="text1"/>
        </w:rPr>
        <w:t xml:space="preserve">Reading and discussion of one or more classic texts from across intellectual disciplines. Students are expected to demonstrate mastery of the material and actively engage in class discussions. </w:t>
      </w:r>
      <w:r w:rsidR="00A7479E" w:rsidRPr="00424939">
        <w:rPr>
          <w:rFonts w:cs="Times New Roman"/>
          <w:color w:val="000000" w:themeColor="text1"/>
        </w:rPr>
        <w:t>P/NP</w:t>
      </w:r>
      <w:r w:rsidRPr="00424939">
        <w:rPr>
          <w:rFonts w:cs="Times New Roman"/>
          <w:color w:val="000000" w:themeColor="text1"/>
        </w:rPr>
        <w:t xml:space="preserve"> basis only. May be taken more than once for credit, provided the topics are substantially different. </w:t>
      </w:r>
      <w:r w:rsidRPr="00424939">
        <w:rPr>
          <w:rFonts w:cs="Times New Roman"/>
          <w:color w:val="000000" w:themeColor="text1"/>
          <w:u w:val="single"/>
        </w:rPr>
        <w:t>Prerequisite</w:t>
      </w:r>
      <w:r w:rsidRPr="00424939">
        <w:rPr>
          <w:rFonts w:cs="Times New Roman"/>
          <w:color w:val="000000" w:themeColor="text1"/>
        </w:rPr>
        <w:t>: consent of instructor. (0.2 course credit)</w:t>
      </w:r>
    </w:p>
    <w:p w14:paraId="253FFA42" w14:textId="07C3D10B"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4C3E0B">
        <w:rPr>
          <w:rFonts w:cs="Times New Roman"/>
          <w:b/>
          <w:color w:val="000000" w:themeColor="text1"/>
        </w:rPr>
        <w:t>-145 Culture and Revolution</w:t>
      </w:r>
    </w:p>
    <w:p w14:paraId="22706DCD" w14:textId="4D787155" w:rsidR="00B70F12" w:rsidRPr="00424939" w:rsidRDefault="00B70F12" w:rsidP="00194F95">
      <w:pPr>
        <w:rPr>
          <w:rFonts w:cs="Times New Roman"/>
          <w:color w:val="000000" w:themeColor="text1"/>
        </w:rPr>
      </w:pPr>
      <w:r w:rsidRPr="00424939">
        <w:rPr>
          <w:rFonts w:cs="Times New Roman"/>
          <w:color w:val="000000" w:themeColor="text1"/>
        </w:rPr>
        <w:t>Designed to examine cultures that subsequently undergo revolutionary change. The first part is devoted to giving a sense of the culture that is destroyed by the revolution, and the second part to the forces that lead to the revolution. This course focuses on masterworks in history, political science, philosophy, and literature.</w:t>
      </w:r>
      <w:r w:rsidR="001E3275">
        <w:rPr>
          <w:rFonts w:cs="Times New Roman"/>
          <w:color w:val="000000" w:themeColor="text1"/>
        </w:rPr>
        <w:t xml:space="preserve">  </w:t>
      </w:r>
      <w:r w:rsidR="00B10CEE">
        <w:rPr>
          <w:rFonts w:cs="Times New Roman"/>
          <w:color w:val="000000" w:themeColor="text1"/>
        </w:rPr>
        <w:t>Counts as a humanities core course.</w:t>
      </w:r>
    </w:p>
    <w:p w14:paraId="4E311150" w14:textId="3B82675D"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-155 Style</w:t>
      </w:r>
      <w:r w:rsidR="004C3E0B">
        <w:rPr>
          <w:rFonts w:cs="Times New Roman"/>
          <w:b/>
          <w:color w:val="000000" w:themeColor="text1"/>
        </w:rPr>
        <w:t xml:space="preserve"> and Transformation in the Arts</w:t>
      </w:r>
    </w:p>
    <w:p w14:paraId="4B71FA9C" w14:textId="5119B475" w:rsidR="00B70F12" w:rsidRPr="00424939" w:rsidRDefault="00B70F12" w:rsidP="00194F95">
      <w:pPr>
        <w:rPr>
          <w:rFonts w:cs="Times New Roman"/>
          <w:color w:val="000000" w:themeColor="text1"/>
        </w:rPr>
      </w:pPr>
      <w:r w:rsidRPr="00424939">
        <w:rPr>
          <w:rFonts w:cs="Times New Roman"/>
          <w:color w:val="000000" w:themeColor="text1"/>
        </w:rPr>
        <w:t>Focuses on periods during which the arts undergo a major transformation. The class studies both the artistic ideas that are being changed and the characteristic styles that result from these changes. The scope of this course may include literature, painting, music, and architecture</w:t>
      </w:r>
      <w:r w:rsidR="00B10CEE">
        <w:rPr>
          <w:rFonts w:cs="Times New Roman"/>
          <w:color w:val="000000" w:themeColor="text1"/>
        </w:rPr>
        <w:t>.  Counts as a humanities core course.</w:t>
      </w:r>
    </w:p>
    <w:p w14:paraId="6EA816A0" w14:textId="3380D2A9"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-175 Continuity and Tran</w:t>
      </w:r>
      <w:r w:rsidR="004C3E0B">
        <w:rPr>
          <w:rFonts w:cs="Times New Roman"/>
          <w:b/>
          <w:color w:val="000000" w:themeColor="text1"/>
        </w:rPr>
        <w:t>sition in Non-Western Societies</w:t>
      </w:r>
    </w:p>
    <w:p w14:paraId="4178DDCE" w14:textId="6DE6CB6D" w:rsidR="00B70F12" w:rsidRPr="00424939" w:rsidRDefault="00B70F12" w:rsidP="00194F95">
      <w:pPr>
        <w:rPr>
          <w:rFonts w:cs="Times New Roman"/>
          <w:color w:val="000000" w:themeColor="text1"/>
        </w:rPr>
      </w:pPr>
      <w:r w:rsidRPr="00424939">
        <w:rPr>
          <w:rFonts w:cs="Times New Roman"/>
          <w:color w:val="000000" w:themeColor="text1"/>
        </w:rPr>
        <w:t>Focuses on the great traditions in non-western cultures. By selectively dealing with the major traditions present in such cultures, the class deals with the dynamics of continuity and transition, which are crucial to understanding non-western societies</w:t>
      </w:r>
      <w:r w:rsidR="00B10CEE">
        <w:rPr>
          <w:rFonts w:cs="Times New Roman"/>
          <w:color w:val="000000" w:themeColor="text1"/>
        </w:rPr>
        <w:t>.  Counts as a humanities core course.</w:t>
      </w:r>
    </w:p>
    <w:p w14:paraId="54E1EE0B" w14:textId="781E6CA0"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B70F12" w:rsidRPr="00424939">
        <w:rPr>
          <w:rFonts w:cs="Times New Roman"/>
          <w:b/>
          <w:color w:val="000000" w:themeColor="text1"/>
        </w:rPr>
        <w:t>-18</w:t>
      </w:r>
      <w:r w:rsidR="008044D8" w:rsidRPr="00424939">
        <w:rPr>
          <w:rFonts w:cs="Times New Roman"/>
          <w:b/>
          <w:color w:val="000000" w:themeColor="text1"/>
        </w:rPr>
        <w:t>4</w:t>
      </w:r>
      <w:r w:rsidR="00B70F12" w:rsidRPr="00424939">
        <w:rPr>
          <w:rFonts w:cs="Times New Roman"/>
          <w:b/>
          <w:color w:val="000000" w:themeColor="text1"/>
        </w:rPr>
        <w:t xml:space="preserve"> Topi</w:t>
      </w:r>
      <w:r w:rsidR="004C3E0B">
        <w:rPr>
          <w:rFonts w:cs="Times New Roman"/>
          <w:b/>
          <w:color w:val="000000" w:themeColor="text1"/>
        </w:rPr>
        <w:t>cs in Scientific Inquiry</w:t>
      </w:r>
    </w:p>
    <w:p w14:paraId="7A75FD66" w14:textId="5EED13A5" w:rsidR="00B70F12" w:rsidRPr="00424939" w:rsidRDefault="00B70F12" w:rsidP="00383C5C">
      <w:pPr>
        <w:rPr>
          <w:rPrChange w:id="5659" w:author="Summer 2023 updates" w:date="2024-07-31T13:42:00Z">
            <w:rPr>
              <w:color w:val="000000" w:themeColor="text1"/>
            </w:rPr>
          </w:rPrChange>
        </w:rPr>
        <w:pPrChange w:id="5660" w:author="Summer 2023 updates" w:date="2024-07-31T13:42:00Z">
          <w:pPr>
            <w:spacing w:after="120" w:line="228" w:lineRule="auto"/>
          </w:pPr>
        </w:pPrChange>
      </w:pPr>
      <w:r w:rsidRPr="00424939">
        <w:rPr>
          <w:rPrChange w:id="5661" w:author="Summer 2023 updates" w:date="2024-07-31T13:42:00Z">
            <w:rPr>
              <w:color w:val="000000" w:themeColor="text1"/>
            </w:rPr>
          </w:rPrChange>
        </w:rPr>
        <w:t>Designed to lead students to an intimate understanding of how the scientific process works and how scientific thought develops. Historical readings and discussions develop students’ understanding of the course topic sufficiently for them to focus on particular scientific questions. Experimental approaches to these questions are discussed and developed into research projects. Results are shared and integrated, providing group members with greater knowledge of the course topic and an acute awareness of the proce</w:t>
      </w:r>
      <w:r w:rsidR="004C3E0B">
        <w:rPr>
          <w:rPrChange w:id="5662" w:author="Summer 2023 updates" w:date="2024-07-31T13:42:00Z">
            <w:rPr>
              <w:color w:val="000000" w:themeColor="text1"/>
            </w:rPr>
          </w:rPrChange>
        </w:rPr>
        <w:t>ss and limitations of science.</w:t>
      </w:r>
      <w:r w:rsidR="00B10CEE">
        <w:rPr>
          <w:rPrChange w:id="5663" w:author="Summer 2023 updates" w:date="2024-07-31T13:42:00Z">
            <w:rPr>
              <w:color w:val="000000" w:themeColor="text1"/>
            </w:rPr>
          </w:rPrChange>
        </w:rPr>
        <w:t xml:space="preserve">  </w:t>
      </w:r>
      <w:r w:rsidR="00B10CEE" w:rsidRPr="00424939">
        <w:rPr>
          <w:rPrChange w:id="5664" w:author="Summer 2023 updates" w:date="2024-07-31T13:42:00Z">
            <w:rPr>
              <w:color w:val="000000" w:themeColor="text1"/>
            </w:rPr>
          </w:rPrChange>
        </w:rPr>
        <w:t>Counts as a non-lab science course. This course does not satisfy any of the requirements for a major in biology.</w:t>
      </w:r>
    </w:p>
    <w:p w14:paraId="70BE2602" w14:textId="2AEB9E1E" w:rsidR="00D779C2" w:rsidRPr="00424939" w:rsidRDefault="00D779C2" w:rsidP="00C800C5">
      <w:pPr>
        <w:keepNext/>
        <w:spacing w:after="0"/>
        <w:rPr>
          <w:rFonts w:cs="Times New Roman"/>
          <w:b/>
          <w:color w:val="000000" w:themeColor="text1"/>
        </w:rPr>
      </w:pPr>
      <w:r w:rsidRPr="00424939">
        <w:rPr>
          <w:rFonts w:cs="Times New Roman"/>
          <w:b/>
          <w:color w:val="000000" w:themeColor="text1"/>
        </w:rPr>
        <w:t xml:space="preserve">CFP-205 Introduction to Engaged Scholarship </w:t>
      </w:r>
      <w:r w:rsidR="003D4E16" w:rsidRPr="00424939">
        <w:rPr>
          <w:rFonts w:cs="Times New Roman"/>
          <w:b/>
          <w:color w:val="000000" w:themeColor="text1"/>
        </w:rPr>
        <w:t>(WE)</w:t>
      </w:r>
    </w:p>
    <w:p w14:paraId="49C51981" w14:textId="30EECEC3" w:rsidR="00D779C2" w:rsidRPr="00424939" w:rsidRDefault="00D779C2" w:rsidP="00383C5C">
      <w:pPr>
        <w:rPr>
          <w:rPrChange w:id="5665" w:author="Summer 2023 updates" w:date="2024-07-31T13:42:00Z">
            <w:rPr>
              <w:color w:val="000000" w:themeColor="text1"/>
            </w:rPr>
          </w:rPrChange>
        </w:rPr>
      </w:pPr>
      <w:r w:rsidRPr="00424939">
        <w:rPr>
          <w:rPrChange w:id="5666" w:author="Summer 2023 updates" w:date="2024-07-31T13:42:00Z">
            <w:rPr>
              <w:color w:val="000000" w:themeColor="text1"/>
            </w:rPr>
          </w:rPrChange>
        </w:rPr>
        <w:t>Establishes the foundation of the Fellows experience. Fellows write essays on a series of connected subjects designed to encourage critical thinking and reflection. The course includes discussions on education reform ideas, action research, student-driven education, the passion of life-long learning, global citizenship, community advocacy and civic engagement</w:t>
      </w:r>
      <w:r w:rsidRPr="00424939">
        <w:rPr>
          <w:b/>
          <w:rPrChange w:id="5667" w:author="Summer 2023 updates" w:date="2024-07-31T13:42:00Z">
            <w:rPr>
              <w:b/>
              <w:color w:val="000000" w:themeColor="text1"/>
            </w:rPr>
          </w:rPrChange>
        </w:rPr>
        <w:t xml:space="preserve">. </w:t>
      </w:r>
      <w:r w:rsidRPr="00424939">
        <w:rPr>
          <w:rPrChange w:id="5668" w:author="Summer 2023 updates" w:date="2024-07-31T13:42:00Z">
            <w:rPr>
              <w:color w:val="000000" w:themeColor="text1"/>
            </w:rPr>
          </w:rPrChange>
        </w:rPr>
        <w:t xml:space="preserve">Grounded in critical pedagogy, the course introduces students to the ideas of engaged scholarship. Students take command of their own education, developing their sense of agency, self-discipline, initiative, and self-direction. </w:t>
      </w:r>
      <w:r w:rsidRPr="00424939">
        <w:rPr>
          <w:u w:val="single"/>
          <w:rPrChange w:id="5669" w:author="Summer 2023 updates" w:date="2024-07-31T13:42:00Z">
            <w:rPr>
              <w:color w:val="000000" w:themeColor="text1"/>
              <w:u w:val="single"/>
            </w:rPr>
          </w:rPrChange>
        </w:rPr>
        <w:t>Prerequisite:</w:t>
      </w:r>
      <w:r w:rsidRPr="00424939">
        <w:rPr>
          <w:rPrChange w:id="5670" w:author="Summer 2023 updates" w:date="2024-07-31T13:42:00Z">
            <w:rPr>
              <w:color w:val="000000" w:themeColor="text1"/>
            </w:rPr>
          </w:rPrChange>
        </w:rPr>
        <w:t xml:space="preserve"> admission to the Crimson Fellows Program</w:t>
      </w:r>
      <w:r w:rsidR="008C196D" w:rsidRPr="00424939">
        <w:rPr>
          <w:rPrChange w:id="5671" w:author="Summer 2023 updates" w:date="2024-07-31T13:42:00Z">
            <w:rPr>
              <w:color w:val="000000" w:themeColor="text1"/>
            </w:rPr>
          </w:rPrChange>
        </w:rPr>
        <w:fldChar w:fldCharType="begin"/>
      </w:r>
      <w:r w:rsidR="008C196D" w:rsidRPr="00424939">
        <w:rPr>
          <w:rPrChange w:id="5672" w:author="Summer 2023 updates" w:date="2024-07-31T13:42:00Z">
            <w:rPr>
              <w:color w:val="000000" w:themeColor="text1"/>
            </w:rPr>
          </w:rPrChange>
        </w:rPr>
        <w:instrText xml:space="preserve"> XE "Crimson Fellows Program" </w:instrText>
      </w:r>
      <w:r w:rsidR="008C196D" w:rsidRPr="00424939">
        <w:rPr>
          <w:rPrChange w:id="5673" w:author="Summer 2023 updates" w:date="2024-07-31T13:42:00Z">
            <w:rPr>
              <w:color w:val="000000" w:themeColor="text1"/>
            </w:rPr>
          </w:rPrChange>
        </w:rPr>
        <w:fldChar w:fldCharType="end"/>
      </w:r>
      <w:r w:rsidRPr="00424939">
        <w:rPr>
          <w:rPrChange w:id="5674" w:author="Summer 2023 updates" w:date="2024-07-31T13:42:00Z">
            <w:rPr>
              <w:color w:val="000000" w:themeColor="text1"/>
            </w:rPr>
          </w:rPrChange>
        </w:rPr>
        <w:t xml:space="preserve"> or consent of instructor. (Offered Spring Term)</w:t>
      </w:r>
    </w:p>
    <w:p w14:paraId="412D8D8C" w14:textId="2C9640D5"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-30</w:t>
      </w:r>
      <w:r w:rsidR="00B70F12" w:rsidRPr="00424939">
        <w:rPr>
          <w:rFonts w:cs="Times New Roman"/>
          <w:b/>
          <w:color w:val="000000" w:themeColor="text1"/>
        </w:rPr>
        <w:t>1 Communicating Across Disciplines I</w:t>
      </w:r>
      <w:r w:rsidR="003D4E16" w:rsidRPr="00424939">
        <w:rPr>
          <w:rFonts w:cs="Times New Roman"/>
          <w:b/>
          <w:color w:val="000000" w:themeColor="text1"/>
        </w:rPr>
        <w:t xml:space="preserve"> (WE)</w:t>
      </w:r>
    </w:p>
    <w:p w14:paraId="0B9C1AD0" w14:textId="16BF2AFB" w:rsidR="00B70F12" w:rsidRPr="00424939" w:rsidRDefault="00B70F12" w:rsidP="00383C5C">
      <w:pPr>
        <w:rPr>
          <w:rPrChange w:id="5675" w:author="Summer 2023 updates" w:date="2024-07-31T13:42:00Z">
            <w:rPr>
              <w:color w:val="000000" w:themeColor="text1"/>
            </w:rPr>
          </w:rPrChange>
        </w:rPr>
      </w:pPr>
      <w:r w:rsidRPr="00424939">
        <w:rPr>
          <w:rPrChange w:id="5676" w:author="Summer 2023 updates" w:date="2024-07-31T13:42:00Z">
            <w:rPr>
              <w:color w:val="000000" w:themeColor="text1"/>
            </w:rPr>
          </w:rPrChange>
        </w:rPr>
        <w:t xml:space="preserve">Focuses on developing competencies in communication across multiple audiences and perspectives. Students engage content/material related to their understanding and development of a year-long research project. The central objective of the course is to enhance student collaboration and communication skills. </w:t>
      </w:r>
      <w:r w:rsidRPr="00424939">
        <w:rPr>
          <w:u w:val="single"/>
          <w:rPrChange w:id="5677" w:author="Summer 2023 updates" w:date="2024-07-31T13:42:00Z">
            <w:rPr>
              <w:color w:val="000000" w:themeColor="text1"/>
              <w:u w:val="single"/>
            </w:rPr>
          </w:rPrChange>
        </w:rPr>
        <w:t>Prerequisite</w:t>
      </w:r>
      <w:r w:rsidRPr="00424939">
        <w:rPr>
          <w:rPrChange w:id="5678" w:author="Summer 2023 updates" w:date="2024-07-31T13:42:00Z">
            <w:rPr>
              <w:color w:val="000000" w:themeColor="text1"/>
            </w:rPr>
          </w:rPrChange>
        </w:rPr>
        <w:t>: Introduction to Engaged Scholarship (</w:t>
      </w:r>
      <w:r w:rsidR="00AD2742" w:rsidRPr="00424939">
        <w:rPr>
          <w:rPrChange w:id="5679" w:author="Summer 2023 updates" w:date="2024-07-31T13:42:00Z">
            <w:rPr>
              <w:color w:val="000000" w:themeColor="text1"/>
            </w:rPr>
          </w:rPrChange>
        </w:rPr>
        <w:t>CFP</w:t>
      </w:r>
      <w:r w:rsidRPr="00424939">
        <w:rPr>
          <w:rPrChange w:id="5680" w:author="Summer 2023 updates" w:date="2024-07-31T13:42:00Z">
            <w:rPr>
              <w:color w:val="000000" w:themeColor="text1"/>
            </w:rPr>
          </w:rPrChange>
        </w:rPr>
        <w:t>-</w:t>
      </w:r>
      <w:r w:rsidR="008044D8" w:rsidRPr="00424939">
        <w:rPr>
          <w:rPrChange w:id="5681" w:author="Summer 2023 updates" w:date="2024-07-31T13:42:00Z">
            <w:rPr>
              <w:color w:val="000000" w:themeColor="text1"/>
            </w:rPr>
          </w:rPrChange>
        </w:rPr>
        <w:t>100</w:t>
      </w:r>
      <w:r w:rsidRPr="00424939">
        <w:rPr>
          <w:rPrChange w:id="5682" w:author="Summer 2023 updates" w:date="2024-07-31T13:42:00Z">
            <w:rPr>
              <w:color w:val="000000" w:themeColor="text1"/>
            </w:rPr>
          </w:rPrChange>
        </w:rPr>
        <w:t>) or consent of instructor. (0.5 course credit)</w:t>
      </w:r>
    </w:p>
    <w:p w14:paraId="4327D848" w14:textId="1D3F41AE"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-30</w:t>
      </w:r>
      <w:r w:rsidR="00B70F12" w:rsidRPr="00424939">
        <w:rPr>
          <w:rFonts w:cs="Times New Roman"/>
          <w:b/>
          <w:color w:val="000000" w:themeColor="text1"/>
        </w:rPr>
        <w:t>2 Communicating Across Disciplines II</w:t>
      </w:r>
      <w:r w:rsidR="003D4E16" w:rsidRPr="00424939">
        <w:rPr>
          <w:rFonts w:cs="Times New Roman"/>
          <w:b/>
          <w:color w:val="000000" w:themeColor="text1"/>
        </w:rPr>
        <w:t xml:space="preserve"> (WE)</w:t>
      </w:r>
    </w:p>
    <w:p w14:paraId="6AA12B94" w14:textId="1E1A761C" w:rsidR="00B70F12" w:rsidRPr="00424939" w:rsidRDefault="00B70F12" w:rsidP="00383C5C">
      <w:pPr>
        <w:rPr>
          <w:rPrChange w:id="5683" w:author="Summer 2023 updates" w:date="2024-07-31T13:42:00Z">
            <w:rPr>
              <w:color w:val="000000" w:themeColor="text1"/>
            </w:rPr>
          </w:rPrChange>
        </w:rPr>
      </w:pPr>
      <w:r w:rsidRPr="00424939">
        <w:rPr>
          <w:rPrChange w:id="5684" w:author="Summer 2023 updates" w:date="2024-07-31T13:42:00Z">
            <w:rPr>
              <w:color w:val="000000" w:themeColor="text1"/>
            </w:rPr>
          </w:rPrChange>
        </w:rPr>
        <w:t xml:space="preserve">Students work in multi-disciplinary teams to address a topic of local and/or global social interest. </w:t>
      </w:r>
      <w:r w:rsidRPr="00424939">
        <w:rPr>
          <w:u w:val="single"/>
          <w:rPrChange w:id="5685" w:author="Summer 2023 updates" w:date="2024-07-31T13:42:00Z">
            <w:rPr>
              <w:color w:val="000000" w:themeColor="text1"/>
              <w:u w:val="single"/>
            </w:rPr>
          </w:rPrChange>
        </w:rPr>
        <w:t>Prerequisite:</w:t>
      </w:r>
      <w:r w:rsidRPr="00424939">
        <w:rPr>
          <w:rPrChange w:id="5686" w:author="Summer 2023 updates" w:date="2024-07-31T13:42:00Z">
            <w:rPr>
              <w:color w:val="000000" w:themeColor="text1"/>
            </w:rPr>
          </w:rPrChange>
        </w:rPr>
        <w:t xml:space="preserve"> Communicating Across Disciplines I (</w:t>
      </w:r>
      <w:r w:rsidR="00AD2742" w:rsidRPr="00424939">
        <w:rPr>
          <w:rPrChange w:id="5687" w:author="Summer 2023 updates" w:date="2024-07-31T13:42:00Z">
            <w:rPr>
              <w:color w:val="000000" w:themeColor="text1"/>
            </w:rPr>
          </w:rPrChange>
        </w:rPr>
        <w:t>CFP</w:t>
      </w:r>
      <w:r w:rsidR="008044D8" w:rsidRPr="00424939">
        <w:rPr>
          <w:rPrChange w:id="5688" w:author="Summer 2023 updates" w:date="2024-07-31T13:42:00Z">
            <w:rPr>
              <w:color w:val="000000" w:themeColor="text1"/>
            </w:rPr>
          </w:rPrChange>
        </w:rPr>
        <w:t>-30</w:t>
      </w:r>
      <w:r w:rsidRPr="00424939">
        <w:rPr>
          <w:rPrChange w:id="5689" w:author="Summer 2023 updates" w:date="2024-07-31T13:42:00Z">
            <w:rPr>
              <w:color w:val="000000" w:themeColor="text1"/>
            </w:rPr>
          </w:rPrChange>
        </w:rPr>
        <w:t>1) or consent of instructor. (0.5 course credit)</w:t>
      </w:r>
    </w:p>
    <w:p w14:paraId="533491E7" w14:textId="0DFBFB4C"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-40</w:t>
      </w:r>
      <w:r w:rsidR="00B70F12" w:rsidRPr="00424939">
        <w:rPr>
          <w:rFonts w:cs="Times New Roman"/>
          <w:b/>
          <w:color w:val="000000" w:themeColor="text1"/>
        </w:rPr>
        <w:t>1 Action Research I</w:t>
      </w:r>
    </w:p>
    <w:p w14:paraId="22CDC4E1" w14:textId="5B5D8FB2" w:rsidR="00B70F12" w:rsidRPr="00424939" w:rsidRDefault="00B70F12" w:rsidP="00383C5C">
      <w:pPr>
        <w:rPr>
          <w:rPrChange w:id="5690" w:author="Summer 2023 updates" w:date="2024-07-31T13:42:00Z">
            <w:rPr>
              <w:color w:val="000000" w:themeColor="text1"/>
            </w:rPr>
          </w:rPrChange>
        </w:rPr>
      </w:pPr>
      <w:r w:rsidRPr="00424939">
        <w:rPr>
          <w:rPrChange w:id="5691" w:author="Summer 2023 updates" w:date="2024-07-31T13:42:00Z">
            <w:rPr>
              <w:color w:val="000000" w:themeColor="text1"/>
            </w:rPr>
          </w:rPrChange>
        </w:rPr>
        <w:t>Students work in multi-disciplinary teams to conduct a year-long project that addresses a specific challenge/issue for a local/regional community partner (e.g. sustainability, water quality, soil degradation, health care, partner violence, refugees, immigration, civil rights, etc.).  Faculty</w:t>
      </w:r>
      <w:r w:rsidR="002E2CCC" w:rsidRPr="00424939">
        <w:rPr>
          <w:rPrChange w:id="5692" w:author="Summer 2023 updates" w:date="2024-07-31T13:42:00Z">
            <w:rPr>
              <w:color w:val="000000" w:themeColor="text1"/>
            </w:rPr>
          </w:rPrChange>
        </w:rPr>
        <w:fldChar w:fldCharType="begin"/>
      </w:r>
      <w:r w:rsidR="002E2CCC" w:rsidRPr="00424939">
        <w:rPr>
          <w:rPrChange w:id="5693" w:author="Summer 2023 updates" w:date="2024-07-31T13:42:00Z">
            <w:rPr>
              <w:color w:val="000000" w:themeColor="text1"/>
            </w:rPr>
          </w:rPrChange>
        </w:rPr>
        <w:instrText xml:space="preserve"> XE "Faculty" </w:instrText>
      </w:r>
      <w:r w:rsidR="002E2CCC" w:rsidRPr="00424939">
        <w:rPr>
          <w:rPrChange w:id="5694" w:author="Summer 2023 updates" w:date="2024-07-31T13:42:00Z">
            <w:rPr>
              <w:color w:val="000000" w:themeColor="text1"/>
            </w:rPr>
          </w:rPrChange>
        </w:rPr>
        <w:fldChar w:fldCharType="end"/>
      </w:r>
      <w:r w:rsidRPr="00424939">
        <w:rPr>
          <w:rPrChange w:id="5695" w:author="Summer 2023 updates" w:date="2024-07-31T13:42:00Z">
            <w:rPr>
              <w:color w:val="000000" w:themeColor="text1"/>
            </w:rPr>
          </w:rPrChange>
        </w:rPr>
        <w:t xml:space="preserve"> provide specific content related to working with community groups/agencies at the onset of the course.  </w:t>
      </w:r>
      <w:r w:rsidRPr="00424939">
        <w:rPr>
          <w:u w:val="single"/>
          <w:rPrChange w:id="5696" w:author="Summer 2023 updates" w:date="2024-07-31T13:42:00Z">
            <w:rPr>
              <w:color w:val="000000" w:themeColor="text1"/>
              <w:u w:val="single"/>
            </w:rPr>
          </w:rPrChange>
        </w:rPr>
        <w:t>Prerequisite</w:t>
      </w:r>
      <w:r w:rsidRPr="00424939">
        <w:rPr>
          <w:rPrChange w:id="5697" w:author="Summer 2023 updates" w:date="2024-07-31T13:42:00Z">
            <w:rPr>
              <w:color w:val="000000" w:themeColor="text1"/>
            </w:rPr>
          </w:rPrChange>
        </w:rPr>
        <w:t>: Communicating Across Disciplines II (</w:t>
      </w:r>
      <w:r w:rsidR="00AD2742" w:rsidRPr="00424939">
        <w:rPr>
          <w:rPrChange w:id="5698" w:author="Summer 2023 updates" w:date="2024-07-31T13:42:00Z">
            <w:rPr>
              <w:color w:val="000000" w:themeColor="text1"/>
            </w:rPr>
          </w:rPrChange>
        </w:rPr>
        <w:t>CFP</w:t>
      </w:r>
      <w:r w:rsidR="008044D8" w:rsidRPr="00424939">
        <w:rPr>
          <w:rPrChange w:id="5699" w:author="Summer 2023 updates" w:date="2024-07-31T13:42:00Z">
            <w:rPr>
              <w:color w:val="000000" w:themeColor="text1"/>
            </w:rPr>
          </w:rPrChange>
        </w:rPr>
        <w:t>-30</w:t>
      </w:r>
      <w:r w:rsidRPr="00424939">
        <w:rPr>
          <w:rPrChange w:id="5700" w:author="Summer 2023 updates" w:date="2024-07-31T13:42:00Z">
            <w:rPr>
              <w:color w:val="000000" w:themeColor="text1"/>
            </w:rPr>
          </w:rPrChange>
        </w:rPr>
        <w:t>2) or consent of instructor. (0.5 course credit)</w:t>
      </w:r>
    </w:p>
    <w:p w14:paraId="596443A6" w14:textId="32E38B03" w:rsidR="00B70F12" w:rsidRPr="00424939" w:rsidRDefault="00AD2742" w:rsidP="00B70F12">
      <w:pPr>
        <w:spacing w:after="0"/>
        <w:rPr>
          <w:rFonts w:cs="Times New Roman"/>
          <w:b/>
          <w:color w:val="000000" w:themeColor="text1"/>
        </w:rPr>
      </w:pPr>
      <w:r w:rsidRPr="00424939">
        <w:rPr>
          <w:rFonts w:cs="Times New Roman"/>
          <w:b/>
          <w:color w:val="000000" w:themeColor="text1"/>
        </w:rPr>
        <w:t>CFP</w:t>
      </w:r>
      <w:r w:rsidR="00CA6040" w:rsidRPr="00424939">
        <w:rPr>
          <w:rFonts w:cs="Times New Roman"/>
          <w:b/>
          <w:color w:val="000000" w:themeColor="text1"/>
        </w:rPr>
        <w:t>-40</w:t>
      </w:r>
      <w:r w:rsidR="00B70F12" w:rsidRPr="00424939">
        <w:rPr>
          <w:rFonts w:cs="Times New Roman"/>
          <w:b/>
          <w:color w:val="000000" w:themeColor="text1"/>
        </w:rPr>
        <w:t>2 Action Research II</w:t>
      </w:r>
    </w:p>
    <w:p w14:paraId="2C221012" w14:textId="0FE4BB52" w:rsidR="00B70F12" w:rsidRDefault="00B70F12" w:rsidP="00383C5C">
      <w:pPr>
        <w:rPr>
          <w:rPrChange w:id="5701" w:author="Summer 2023 updates" w:date="2024-07-31T13:42:00Z">
            <w:rPr>
              <w:color w:val="000000" w:themeColor="text1"/>
            </w:rPr>
          </w:rPrChange>
        </w:rPr>
        <w:pPrChange w:id="5702" w:author="Summer 2023 updates" w:date="2024-07-31T13:42:00Z">
          <w:pPr>
            <w:spacing w:after="120"/>
          </w:pPr>
        </w:pPrChange>
      </w:pPr>
      <w:r w:rsidRPr="00424939">
        <w:rPr>
          <w:rPrChange w:id="5703" w:author="Summer 2023 updates" w:date="2024-07-31T13:42:00Z">
            <w:rPr>
              <w:color w:val="000000" w:themeColor="text1"/>
            </w:rPr>
          </w:rPrChange>
        </w:rPr>
        <w:t xml:space="preserve">Students work in multi-disciplinary teams to conduct a year-long project that addresses a specific challenge/issue for a local community partner (e.g. sustainability, water quality, soil degradation, health care, partner violence, refugees, immigration, civil rights, etc.). </w:t>
      </w:r>
      <w:r w:rsidRPr="00424939">
        <w:rPr>
          <w:u w:val="single"/>
          <w:rPrChange w:id="5704" w:author="Summer 2023 updates" w:date="2024-07-31T13:42:00Z">
            <w:rPr>
              <w:color w:val="000000" w:themeColor="text1"/>
              <w:u w:val="single"/>
            </w:rPr>
          </w:rPrChange>
        </w:rPr>
        <w:t>Prerequisite</w:t>
      </w:r>
      <w:r w:rsidRPr="00424939">
        <w:rPr>
          <w:rPrChange w:id="5705" w:author="Summer 2023 updates" w:date="2024-07-31T13:42:00Z">
            <w:rPr>
              <w:color w:val="000000" w:themeColor="text1"/>
            </w:rPr>
          </w:rPrChange>
        </w:rPr>
        <w:t>: Action Research I (</w:t>
      </w:r>
      <w:r w:rsidR="00AD2742" w:rsidRPr="00424939">
        <w:rPr>
          <w:rPrChange w:id="5706" w:author="Summer 2023 updates" w:date="2024-07-31T13:42:00Z">
            <w:rPr>
              <w:color w:val="000000" w:themeColor="text1"/>
            </w:rPr>
          </w:rPrChange>
        </w:rPr>
        <w:t>CFP</w:t>
      </w:r>
      <w:r w:rsidR="008044D8" w:rsidRPr="00424939">
        <w:rPr>
          <w:rPrChange w:id="5707" w:author="Summer 2023 updates" w:date="2024-07-31T13:42:00Z">
            <w:rPr>
              <w:color w:val="000000" w:themeColor="text1"/>
            </w:rPr>
          </w:rPrChange>
        </w:rPr>
        <w:t>-40</w:t>
      </w:r>
      <w:r w:rsidRPr="00424939">
        <w:rPr>
          <w:rPrChange w:id="5708" w:author="Summer 2023 updates" w:date="2024-07-31T13:42:00Z">
            <w:rPr>
              <w:color w:val="000000" w:themeColor="text1"/>
            </w:rPr>
          </w:rPrChange>
        </w:rPr>
        <w:t>2) or consent of instructor. (0.5 course credit)</w:t>
      </w:r>
    </w:p>
    <w:p w14:paraId="43E69FA2" w14:textId="77777777" w:rsidR="00DB491C" w:rsidRPr="00424939" w:rsidRDefault="00DB491C" w:rsidP="001B0D09">
      <w:pPr>
        <w:spacing w:before="120" w:after="0"/>
        <w:rPr>
          <w:rFonts w:cs="Times New Roman"/>
          <w:b/>
          <w:smallCaps/>
          <w:color w:val="000000" w:themeColor="text1"/>
        </w:rPr>
        <w:pPrChange w:id="5709" w:author="Summer 2023 updates" w:date="2024-07-31T13:42:00Z">
          <w:pPr>
            <w:spacing w:after="0"/>
          </w:pPr>
        </w:pPrChange>
      </w:pPr>
      <w:bookmarkStart w:id="5710" w:name="CrimsonFellowsGradDistinction"/>
      <w:r w:rsidRPr="00424939">
        <w:rPr>
          <w:rFonts w:cs="Times New Roman"/>
          <w:b/>
          <w:smallCaps/>
          <w:color w:val="000000" w:themeColor="text1"/>
        </w:rPr>
        <w:t xml:space="preserve">Crimson Fellows Projects &amp; Graduating with </w:t>
      </w:r>
      <w:bookmarkEnd w:id="5710"/>
      <w:r w:rsidRPr="00424939">
        <w:rPr>
          <w:rFonts w:cs="Times New Roman"/>
          <w:b/>
          <w:smallCaps/>
          <w:color w:val="000000" w:themeColor="text1"/>
        </w:rPr>
        <w:t xml:space="preserve">Distinction </w:t>
      </w:r>
    </w:p>
    <w:p w14:paraId="0186DBFA" w14:textId="77777777" w:rsidR="00DB491C" w:rsidRPr="00424939" w:rsidRDefault="00DB491C" w:rsidP="00383C5C">
      <w:pPr>
        <w:rPr>
          <w:rPrChange w:id="5711" w:author="Summer 2023 updates" w:date="2024-07-31T13:42:00Z">
            <w:rPr>
              <w:color w:val="000000" w:themeColor="text1"/>
            </w:rPr>
          </w:rPrChange>
        </w:rPr>
        <w:pPrChange w:id="5712" w:author="Summer 2023 updates" w:date="2024-07-31T13:42:00Z">
          <w:pPr>
            <w:spacing w:after="0"/>
          </w:pPr>
        </w:pPrChange>
      </w:pPr>
      <w:r w:rsidRPr="00424939">
        <w:rPr>
          <w:rPrChange w:id="5713" w:author="Summer 2023 updates" w:date="2024-07-31T13:42:00Z">
            <w:rPr>
              <w:color w:val="000000" w:themeColor="text1"/>
            </w:rPr>
          </w:rPrChange>
        </w:rPr>
        <w:t>To graduate with Distinction, at the time of graduation a student must have:</w:t>
      </w:r>
    </w:p>
    <w:p w14:paraId="2DB1BC4B" w14:textId="77777777"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earned at least a 3.2 cumulative grade point average for all courses taken at Coe College,</w:t>
      </w:r>
    </w:p>
    <w:p w14:paraId="1691651D" w14:textId="78B36E8E"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earned at least a 3.5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(or higher if set higher in the program in which you are pursuing distinction) in the courses taken toward the major or minor</w:t>
      </w:r>
      <w:r w:rsidRPr="00424939">
        <w:rPr>
          <w:rFonts w:cs="Times New Roman"/>
          <w:color w:val="000000" w:themeColor="text1"/>
        </w:rPr>
        <w:fldChar w:fldCharType="begin"/>
      </w:r>
      <w:r w:rsidRPr="00424939">
        <w:rPr>
          <w:color w:val="000000" w:themeColor="text1"/>
        </w:rPr>
        <w:instrText xml:space="preserve"> XE "</w:instrText>
      </w:r>
      <w:del w:id="5714" w:author="Summer 2023 updates" w:date="2024-07-31T13:42:00Z">
        <w:r w:rsidRPr="00424939">
          <w:rPr>
            <w:rStyle w:val="Strong"/>
            <w:rFonts w:ascii="Garamond" w:hAnsi="Garamond"/>
            <w:color w:val="000000" w:themeColor="text1"/>
          </w:rPr>
          <w:delInstrText>minor</w:delInstrText>
        </w:r>
      </w:del>
      <w:ins w:id="5715" w:author="Summer 2023 updates" w:date="2024-07-31T13:42:00Z">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which distinction is sought,</w:t>
      </w:r>
    </w:p>
    <w:p w14:paraId="62E0BCAC" w14:textId="77777777"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earned at least 14 course credits of graded courses at Coe College,</w:t>
      </w:r>
    </w:p>
    <w:p w14:paraId="62B2FE58" w14:textId="16A526F0"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satisfactorily completed a Crimson Fellows project in a major or minor</w:t>
      </w:r>
      <w:r w:rsidRPr="00424939">
        <w:rPr>
          <w:rFonts w:cs="Times New Roman"/>
          <w:color w:val="000000" w:themeColor="text1"/>
        </w:rPr>
        <w:fldChar w:fldCharType="begin"/>
      </w:r>
      <w:r w:rsidRPr="00424939">
        <w:rPr>
          <w:color w:val="000000" w:themeColor="text1"/>
        </w:rPr>
        <w:instrText xml:space="preserve"> XE "</w:instrText>
      </w:r>
      <w:del w:id="5716" w:author="Summer 2023 updates" w:date="2024-07-31T13:42:00Z">
        <w:r w:rsidRPr="00424939">
          <w:rPr>
            <w:rStyle w:val="Strong"/>
            <w:rFonts w:ascii="Garamond" w:hAnsi="Garamond"/>
            <w:color w:val="000000" w:themeColor="text1"/>
          </w:rPr>
          <w:delInstrText>minor</w:delInstrText>
        </w:r>
      </w:del>
      <w:ins w:id="5717" w:author="Summer 2023 updates" w:date="2024-07-31T13:42:00Z">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07D44EB0" w14:textId="5F3D3AB1"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 xml:space="preserve">completed the “Graduating with Distinction Form” found on </w:t>
      </w:r>
      <w:r w:rsidR="00066316">
        <w:rPr>
          <w:rFonts w:cs="Times New Roman"/>
          <w:color w:val="000000" w:themeColor="text1"/>
        </w:rPr>
        <w:t>M</w:t>
      </w:r>
      <w:r w:rsidR="00066316" w:rsidRPr="00424939">
        <w:rPr>
          <w:rFonts w:cs="Times New Roman"/>
          <w:color w:val="000000" w:themeColor="text1"/>
        </w:rPr>
        <w:t>y</w:t>
      </w:r>
      <w:r w:rsidRPr="00424939">
        <w:rPr>
          <w:rFonts w:cs="Times New Roman"/>
          <w:color w:val="000000" w:themeColor="text1"/>
        </w:rPr>
        <w:t>.</w:t>
      </w:r>
      <w:r w:rsidR="00066316">
        <w:rPr>
          <w:rFonts w:cs="Times New Roman"/>
          <w:color w:val="000000" w:themeColor="text1"/>
        </w:rPr>
        <w:t>C</w:t>
      </w:r>
      <w:r w:rsidR="00066316" w:rsidRPr="00424939">
        <w:rPr>
          <w:rFonts w:cs="Times New Roman"/>
          <w:color w:val="000000" w:themeColor="text1"/>
        </w:rPr>
        <w:t xml:space="preserve">oe </w:t>
      </w:r>
      <w:r w:rsidRPr="00424939">
        <w:rPr>
          <w:rFonts w:cs="Times New Roman"/>
          <w:color w:val="000000" w:themeColor="text1"/>
        </w:rPr>
        <w:t>and submitted it to the Office of the Registrar no later than March 1</w:t>
      </w:r>
      <w:r w:rsidR="00BA6FA2">
        <w:rPr>
          <w:rFonts w:cs="Times New Roman"/>
          <w:color w:val="000000" w:themeColor="text1"/>
        </w:rPr>
        <w:t>5</w:t>
      </w:r>
      <w:r w:rsidRPr="00424939">
        <w:rPr>
          <w:rFonts w:cs="Times New Roman"/>
          <w:color w:val="000000" w:themeColor="text1"/>
        </w:rPr>
        <w:t xml:space="preserve"> of the Spring Term before graduation,</w:t>
      </w:r>
    </w:p>
    <w:p w14:paraId="76DB6BCF" w14:textId="77777777" w:rsidR="00DB491C" w:rsidRPr="00424939" w:rsidRDefault="00DB491C" w:rsidP="00E500FB">
      <w:pPr>
        <w:widowControl w:val="0"/>
        <w:numPr>
          <w:ilvl w:val="0"/>
          <w:numId w:val="96"/>
        </w:numPr>
        <w:adjustRightInd w:val="0"/>
        <w:spacing w:after="0"/>
        <w:textAlignment w:val="baseline"/>
        <w:rPr>
          <w:rFonts w:cs="Times New Roman"/>
          <w:color w:val="000000" w:themeColor="text1"/>
        </w:rPr>
      </w:pPr>
      <w:r w:rsidRPr="00424939">
        <w:rPr>
          <w:rFonts w:cs="Times New Roman"/>
          <w:color w:val="000000" w:themeColor="text1"/>
        </w:rPr>
        <w:t>submitted a thesis or project artifact, approved by the majority of the student’s Crimson Fellows Program</w:t>
      </w:r>
      <w:r w:rsidRPr="00424939">
        <w:rPr>
          <w:rFonts w:cs="Times New Roman"/>
          <w:color w:val="000000" w:themeColor="text1"/>
        </w:rPr>
        <w:fldChar w:fldCharType="begin"/>
      </w:r>
      <w:r w:rsidRPr="00424939">
        <w:rPr>
          <w:color w:val="000000" w:themeColor="text1"/>
        </w:rPr>
        <w:instrText xml:space="preserve"> XE "Crimson Fellows Program" </w:instrText>
      </w:r>
      <w:r w:rsidRPr="00424939">
        <w:rPr>
          <w:rFonts w:cs="Times New Roman"/>
          <w:color w:val="000000" w:themeColor="text1"/>
        </w:rPr>
        <w:fldChar w:fldCharType="end"/>
      </w:r>
      <w:r w:rsidRPr="00424939">
        <w:rPr>
          <w:rFonts w:cs="Times New Roman"/>
          <w:color w:val="000000" w:themeColor="text1"/>
        </w:rPr>
        <w:t xml:space="preserve"> examining committee, to the Director of Library Services no later than Reading Day of Spring Term.</w:t>
      </w:r>
    </w:p>
    <w:p w14:paraId="3477BF57" w14:textId="77777777" w:rsidR="00DB491C" w:rsidRDefault="00DB491C" w:rsidP="00383C5C">
      <w:pPr>
        <w:rPr>
          <w:rPrChange w:id="5718" w:author="Summer 2023 updates" w:date="2024-07-31T13:42:00Z">
            <w:rPr>
              <w:b/>
              <w:smallCaps/>
              <w:color w:val="000000" w:themeColor="text1"/>
            </w:rPr>
          </w:rPrChange>
        </w:rPr>
        <w:pPrChange w:id="5719" w:author="Summer 2023 updates" w:date="2024-07-31T13:42:00Z">
          <w:pPr>
            <w:spacing w:after="0"/>
          </w:pPr>
        </w:pPrChange>
      </w:pPr>
      <w:bookmarkStart w:id="5720" w:name="LatinHonors"/>
    </w:p>
    <w:p w14:paraId="5AC3D50A" w14:textId="58D387A6" w:rsidR="00DB491C" w:rsidRPr="00424939" w:rsidRDefault="00DB491C" w:rsidP="00383C5C">
      <w:pPr>
        <w:spacing w:before="120" w:after="0"/>
        <w:rPr>
          <w:rFonts w:cs="Times New Roman"/>
          <w:b/>
          <w:smallCaps/>
          <w:color w:val="000000" w:themeColor="text1"/>
        </w:rPr>
        <w:pPrChange w:id="5721" w:author="Summer 2023 updates" w:date="2024-07-31T13:42:00Z">
          <w:pPr>
            <w:spacing w:after="0"/>
          </w:pPr>
        </w:pPrChange>
      </w:pPr>
      <w:r w:rsidRPr="00424939">
        <w:rPr>
          <w:rFonts w:cs="Times New Roman"/>
          <w:b/>
          <w:smallCaps/>
          <w:color w:val="000000" w:themeColor="text1"/>
        </w:rPr>
        <w:t>Latin</w:t>
      </w:r>
      <w:r w:rsidRPr="00424939">
        <w:rPr>
          <w:rFonts w:cs="Times New Roman"/>
          <w:b/>
          <w:smallCaps/>
          <w:color w:val="000000" w:themeColor="text1"/>
        </w:rPr>
        <w:fldChar w:fldCharType="begin"/>
      </w:r>
      <w:r w:rsidRPr="00424939">
        <w:rPr>
          <w:color w:val="000000" w:themeColor="text1"/>
        </w:rPr>
        <w:instrText xml:space="preserve"> XE "Latin</w:instrText>
      </w:r>
      <w:ins w:id="5722" w:author="Summer 2023 updates" w:date="2024-07-31T13:42:00Z">
        <w:r w:rsidR="002233AB">
          <w:rPr>
            <w:color w:val="000000" w:themeColor="text1"/>
          </w:rPr>
          <w:instrText xml:space="preserve"> Honors</w:instrText>
        </w:r>
      </w:ins>
      <w:r w:rsidRPr="00424939">
        <w:rPr>
          <w:color w:val="000000" w:themeColor="text1"/>
        </w:rPr>
        <w:instrText xml:space="preserve">" </w:instrText>
      </w:r>
      <w:r w:rsidRPr="00424939">
        <w:rPr>
          <w:rFonts w:cs="Times New Roman"/>
          <w:b/>
          <w:smallCaps/>
          <w:color w:val="000000" w:themeColor="text1"/>
        </w:rPr>
        <w:fldChar w:fldCharType="end"/>
      </w:r>
      <w:r w:rsidRPr="00424939">
        <w:rPr>
          <w:rFonts w:cs="Times New Roman"/>
          <w:b/>
          <w:smallCaps/>
          <w:color w:val="000000" w:themeColor="text1"/>
        </w:rPr>
        <w:t xml:space="preserve"> </w:t>
      </w:r>
      <w:bookmarkEnd w:id="5720"/>
      <w:r w:rsidRPr="00424939">
        <w:rPr>
          <w:rFonts w:cs="Times New Roman"/>
          <w:b/>
          <w:smallCaps/>
          <w:color w:val="000000" w:themeColor="text1"/>
        </w:rPr>
        <w:t>Honors</w:t>
      </w:r>
      <w:r w:rsidRPr="00424939">
        <w:rPr>
          <w:rFonts w:cs="Times New Roman"/>
          <w:b/>
          <w:smallCaps/>
          <w:color w:val="000000" w:themeColor="text1"/>
        </w:rPr>
        <w:fldChar w:fldCharType="begin"/>
      </w:r>
      <w:r w:rsidRPr="00424939">
        <w:rPr>
          <w:color w:val="000000" w:themeColor="text1"/>
        </w:rPr>
        <w:instrText xml:space="preserve"> XE "</w:instrText>
      </w:r>
      <w:del w:id="5723" w:author="Summer 2023 updates" w:date="2024-07-31T13:42:00Z">
        <w:r w:rsidRPr="00424939">
          <w:rPr>
            <w:rFonts w:cs="Times New Roman"/>
            <w:b/>
            <w:smallCaps/>
            <w:color w:val="000000" w:themeColor="text1"/>
          </w:rPr>
          <w:delInstrText>honors</w:delInstrText>
        </w:r>
      </w:del>
      <w:ins w:id="5724" w:author="Summer 2023 updates" w:date="2024-07-31T13:42:00Z">
        <w:r w:rsidR="002233AB">
          <w:rPr>
            <w:rFonts w:cs="Times New Roman"/>
            <w:b/>
            <w:smallCaps/>
            <w:color w:val="000000" w:themeColor="text1"/>
          </w:rPr>
          <w:instrText>H</w:instrText>
        </w:r>
        <w:r w:rsidRPr="00424939">
          <w:rPr>
            <w:rFonts w:cs="Times New Roman"/>
            <w:b/>
            <w:smallCaps/>
            <w:color w:val="000000" w:themeColor="text1"/>
          </w:rPr>
          <w:instrText>onors</w:instrText>
        </w:r>
      </w:ins>
      <w:r w:rsidRPr="00424939">
        <w:rPr>
          <w:color w:val="000000" w:themeColor="text1"/>
        </w:rPr>
        <w:instrText>" \t "</w:instrText>
      </w:r>
      <w:r w:rsidRPr="00424939">
        <w:rPr>
          <w:rFonts w:cstheme="minorHAnsi"/>
          <w:i/>
          <w:color w:val="000000" w:themeColor="text1"/>
        </w:rPr>
        <w:instrText>See</w:instrText>
      </w:r>
      <w:r w:rsidRPr="00424939">
        <w:rPr>
          <w:rFonts w:cstheme="minorHAnsi"/>
          <w:color w:val="000000" w:themeColor="text1"/>
        </w:rPr>
        <w:instrText xml:space="preserve"> Crimson Fellows Program</w:instrText>
      </w:r>
      <w:r w:rsidRPr="00424939">
        <w:rPr>
          <w:color w:val="000000" w:themeColor="text1"/>
        </w:rPr>
        <w:instrText xml:space="preserve">" </w:instrText>
      </w:r>
      <w:r w:rsidRPr="00424939">
        <w:rPr>
          <w:rFonts w:cs="Times New Roman"/>
          <w:b/>
          <w:smallCaps/>
          <w:color w:val="000000" w:themeColor="text1"/>
        </w:rPr>
        <w:fldChar w:fldCharType="end"/>
      </w:r>
      <w:r w:rsidRPr="00424939">
        <w:rPr>
          <w:rFonts w:cs="Times New Roman"/>
          <w:b/>
          <w:smallCaps/>
          <w:color w:val="000000" w:themeColor="text1"/>
        </w:rPr>
        <w:t xml:space="preserve"> </w:t>
      </w:r>
    </w:p>
    <w:p w14:paraId="25D0CFC1" w14:textId="77777777" w:rsidR="00DB491C" w:rsidRPr="00424939" w:rsidRDefault="00DB491C" w:rsidP="00383C5C">
      <w:pPr>
        <w:rPr>
          <w:rPrChange w:id="5725" w:author="Summer 2023 updates" w:date="2024-07-31T13:42:00Z">
            <w:rPr>
              <w:color w:val="000000" w:themeColor="text1"/>
            </w:rPr>
          </w:rPrChange>
        </w:rPr>
        <w:pPrChange w:id="5726" w:author="Summer 2023 updates" w:date="2024-07-31T13:42:00Z">
          <w:pPr>
            <w:spacing w:after="120"/>
          </w:pPr>
        </w:pPrChange>
      </w:pPr>
      <w:r w:rsidRPr="00424939">
        <w:rPr>
          <w:i/>
          <w:rPrChange w:id="5727" w:author="Summer 2023 updates" w:date="2024-07-31T13:42:00Z">
            <w:rPr>
              <w:i/>
              <w:color w:val="000000" w:themeColor="text1"/>
            </w:rPr>
          </w:rPrChange>
        </w:rPr>
        <w:t>Cum laude</w:t>
      </w:r>
      <w:r w:rsidRPr="00424939">
        <w:rPr>
          <w:rPrChange w:id="5728" w:author="Summer 2023 updates" w:date="2024-07-31T13:42:00Z">
            <w:rPr>
              <w:color w:val="000000" w:themeColor="text1"/>
            </w:rPr>
          </w:rPrChange>
        </w:rPr>
        <w:t xml:space="preserve"> is awarded to all graduating seniors with a cumulative GPA</w:t>
      </w:r>
      <w:r w:rsidRPr="00424939">
        <w:rPr>
          <w:rPrChange w:id="5729" w:author="Summer 2023 updates" w:date="2024-07-31T13:42:00Z">
            <w:rPr>
              <w:color w:val="000000" w:themeColor="text1"/>
            </w:rPr>
          </w:rPrChange>
        </w:rPr>
        <w:fldChar w:fldCharType="begin"/>
      </w:r>
      <w:r w:rsidRPr="00424939">
        <w:rPr>
          <w:rPrChange w:id="5730" w:author="Summer 2023 updates" w:date="2024-07-31T13:42:00Z">
            <w:rPr>
              <w:color w:val="000000" w:themeColor="text1"/>
            </w:rPr>
          </w:rPrChange>
        </w:rPr>
        <w:instrText xml:space="preserve"> XE "</w:instrText>
      </w:r>
      <w:r w:rsidRPr="00424939">
        <w:rPr>
          <w:b/>
          <w:rPrChange w:id="5731" w:author="Summer 2023 updates" w:date="2024-07-31T13:42:00Z">
            <w:rPr>
              <w:b/>
              <w:color w:val="000000" w:themeColor="text1"/>
            </w:rPr>
          </w:rPrChange>
        </w:rPr>
        <w:instrText>GPA</w:instrText>
      </w:r>
      <w:r w:rsidRPr="00424939">
        <w:rPr>
          <w:rPrChange w:id="5732" w:author="Summer 2023 updates" w:date="2024-07-31T13:42:00Z">
            <w:rPr>
              <w:color w:val="000000" w:themeColor="text1"/>
            </w:rPr>
          </w:rPrChange>
        </w:rPr>
        <w:instrText xml:space="preserve">" </w:instrText>
      </w:r>
      <w:r w:rsidRPr="00424939">
        <w:rPr>
          <w:rPrChange w:id="5733" w:author="Summer 2023 updates" w:date="2024-07-31T13:42:00Z">
            <w:rPr>
              <w:color w:val="000000" w:themeColor="text1"/>
            </w:rPr>
          </w:rPrChange>
        </w:rPr>
        <w:fldChar w:fldCharType="end"/>
      </w:r>
      <w:r w:rsidRPr="00424939">
        <w:rPr>
          <w:rPrChange w:id="5734" w:author="Summer 2023 updates" w:date="2024-07-31T13:42:00Z">
            <w:rPr>
              <w:color w:val="000000" w:themeColor="text1"/>
            </w:rPr>
          </w:rPrChange>
        </w:rPr>
        <w:t xml:space="preserve"> of 3.60 or higher. </w:t>
      </w:r>
    </w:p>
    <w:p w14:paraId="56BEE0E6" w14:textId="77777777" w:rsidR="00DB491C" w:rsidRPr="00424939" w:rsidRDefault="00DB491C" w:rsidP="00383C5C">
      <w:pPr>
        <w:rPr>
          <w:rPrChange w:id="5735" w:author="Summer 2023 updates" w:date="2024-07-31T13:42:00Z">
            <w:rPr>
              <w:color w:val="000000" w:themeColor="text1"/>
            </w:rPr>
          </w:rPrChange>
        </w:rPr>
        <w:pPrChange w:id="5736" w:author="Summer 2023 updates" w:date="2024-07-31T13:42:00Z">
          <w:pPr>
            <w:spacing w:after="120"/>
          </w:pPr>
        </w:pPrChange>
      </w:pPr>
      <w:r w:rsidRPr="00424939">
        <w:rPr>
          <w:i/>
          <w:rPrChange w:id="5737" w:author="Summer 2023 updates" w:date="2024-07-31T13:42:00Z">
            <w:rPr>
              <w:i/>
              <w:color w:val="000000" w:themeColor="text1"/>
            </w:rPr>
          </w:rPrChange>
        </w:rPr>
        <w:t>Magna cum laude</w:t>
      </w:r>
      <w:r w:rsidRPr="00424939">
        <w:rPr>
          <w:rPrChange w:id="5738" w:author="Summer 2023 updates" w:date="2024-07-31T13:42:00Z">
            <w:rPr>
              <w:color w:val="000000" w:themeColor="text1"/>
            </w:rPr>
          </w:rPrChange>
        </w:rPr>
        <w:t xml:space="preserve"> is awarded to graduating seniors with a cumulative GPA</w:t>
      </w:r>
      <w:r w:rsidRPr="00424939">
        <w:rPr>
          <w:rPrChange w:id="5739" w:author="Summer 2023 updates" w:date="2024-07-31T13:42:00Z">
            <w:rPr>
              <w:color w:val="000000" w:themeColor="text1"/>
            </w:rPr>
          </w:rPrChange>
        </w:rPr>
        <w:fldChar w:fldCharType="begin"/>
      </w:r>
      <w:r w:rsidRPr="00424939">
        <w:rPr>
          <w:rPrChange w:id="5740" w:author="Summer 2023 updates" w:date="2024-07-31T13:42:00Z">
            <w:rPr>
              <w:color w:val="000000" w:themeColor="text1"/>
            </w:rPr>
          </w:rPrChange>
        </w:rPr>
        <w:instrText xml:space="preserve"> XE "</w:instrText>
      </w:r>
      <w:r w:rsidRPr="00424939">
        <w:rPr>
          <w:b/>
          <w:rPrChange w:id="5741" w:author="Summer 2023 updates" w:date="2024-07-31T13:42:00Z">
            <w:rPr>
              <w:b/>
              <w:color w:val="000000" w:themeColor="text1"/>
            </w:rPr>
          </w:rPrChange>
        </w:rPr>
        <w:instrText>GPA</w:instrText>
      </w:r>
      <w:r w:rsidRPr="00424939">
        <w:rPr>
          <w:rPrChange w:id="5742" w:author="Summer 2023 updates" w:date="2024-07-31T13:42:00Z">
            <w:rPr>
              <w:color w:val="000000" w:themeColor="text1"/>
            </w:rPr>
          </w:rPrChange>
        </w:rPr>
        <w:instrText xml:space="preserve">" </w:instrText>
      </w:r>
      <w:r w:rsidRPr="00424939">
        <w:rPr>
          <w:rPrChange w:id="5743" w:author="Summer 2023 updates" w:date="2024-07-31T13:42:00Z">
            <w:rPr>
              <w:color w:val="000000" w:themeColor="text1"/>
            </w:rPr>
          </w:rPrChange>
        </w:rPr>
        <w:fldChar w:fldCharType="end"/>
      </w:r>
      <w:r w:rsidRPr="00424939">
        <w:rPr>
          <w:rPrChange w:id="5744" w:author="Summer 2023 updates" w:date="2024-07-31T13:42:00Z">
            <w:rPr>
              <w:color w:val="000000" w:themeColor="text1"/>
            </w:rPr>
          </w:rPrChange>
        </w:rPr>
        <w:t xml:space="preserve"> of 3.80 or higher who have completed an honors project. </w:t>
      </w:r>
    </w:p>
    <w:p w14:paraId="73C6C3D3" w14:textId="77777777" w:rsidR="00DB491C" w:rsidRPr="00424939" w:rsidRDefault="00DB491C" w:rsidP="00383C5C">
      <w:pPr>
        <w:rPr>
          <w:rPrChange w:id="5745" w:author="Summer 2023 updates" w:date="2024-07-31T13:42:00Z">
            <w:rPr>
              <w:color w:val="000000" w:themeColor="text1"/>
            </w:rPr>
          </w:rPrChange>
        </w:rPr>
        <w:pPrChange w:id="5746" w:author="Summer 2023 updates" w:date="2024-07-31T13:42:00Z">
          <w:pPr>
            <w:spacing w:after="0"/>
          </w:pPr>
        </w:pPrChange>
      </w:pPr>
      <w:r w:rsidRPr="00424939">
        <w:rPr>
          <w:i/>
          <w:rPrChange w:id="5747" w:author="Summer 2023 updates" w:date="2024-07-31T13:42:00Z">
            <w:rPr>
              <w:i/>
              <w:color w:val="000000" w:themeColor="text1"/>
            </w:rPr>
          </w:rPrChange>
        </w:rPr>
        <w:t>Summa cum laude</w:t>
      </w:r>
      <w:r w:rsidRPr="00424939">
        <w:rPr>
          <w:rPrChange w:id="5748" w:author="Summer 2023 updates" w:date="2024-07-31T13:42:00Z">
            <w:rPr>
              <w:color w:val="000000" w:themeColor="text1"/>
            </w:rPr>
          </w:rPrChange>
        </w:rPr>
        <w:t xml:space="preserve"> is awarded to graduating seniors with a cumulative GPA</w:t>
      </w:r>
      <w:r w:rsidRPr="00424939">
        <w:rPr>
          <w:rPrChange w:id="5749" w:author="Summer 2023 updates" w:date="2024-07-31T13:42:00Z">
            <w:rPr>
              <w:color w:val="000000" w:themeColor="text1"/>
            </w:rPr>
          </w:rPrChange>
        </w:rPr>
        <w:fldChar w:fldCharType="begin"/>
      </w:r>
      <w:r w:rsidRPr="00424939">
        <w:rPr>
          <w:rPrChange w:id="5750" w:author="Summer 2023 updates" w:date="2024-07-31T13:42:00Z">
            <w:rPr>
              <w:color w:val="000000" w:themeColor="text1"/>
            </w:rPr>
          </w:rPrChange>
        </w:rPr>
        <w:instrText xml:space="preserve"> XE "</w:instrText>
      </w:r>
      <w:r w:rsidRPr="00424939">
        <w:rPr>
          <w:b/>
          <w:rPrChange w:id="5751" w:author="Summer 2023 updates" w:date="2024-07-31T13:42:00Z">
            <w:rPr>
              <w:b/>
              <w:color w:val="000000" w:themeColor="text1"/>
            </w:rPr>
          </w:rPrChange>
        </w:rPr>
        <w:instrText>GPA</w:instrText>
      </w:r>
      <w:r w:rsidRPr="00424939">
        <w:rPr>
          <w:rPrChange w:id="5752" w:author="Summer 2023 updates" w:date="2024-07-31T13:42:00Z">
            <w:rPr>
              <w:color w:val="000000" w:themeColor="text1"/>
            </w:rPr>
          </w:rPrChange>
        </w:rPr>
        <w:instrText xml:space="preserve">" </w:instrText>
      </w:r>
      <w:r w:rsidRPr="00424939">
        <w:rPr>
          <w:rPrChange w:id="5753" w:author="Summer 2023 updates" w:date="2024-07-31T13:42:00Z">
            <w:rPr>
              <w:color w:val="000000" w:themeColor="text1"/>
            </w:rPr>
          </w:rPrChange>
        </w:rPr>
        <w:fldChar w:fldCharType="end"/>
      </w:r>
      <w:r w:rsidRPr="00424939">
        <w:rPr>
          <w:rPrChange w:id="5754" w:author="Summer 2023 updates" w:date="2024-07-31T13:42:00Z">
            <w:rPr>
              <w:color w:val="000000" w:themeColor="text1"/>
            </w:rPr>
          </w:rPrChange>
        </w:rPr>
        <w:t xml:space="preserve"> of 3.98 or higher who have completed an honors project. </w:t>
      </w:r>
    </w:p>
    <w:p w14:paraId="62585032" w14:textId="77777777" w:rsidR="00DB491C" w:rsidRDefault="00DB491C" w:rsidP="00383C5C">
      <w:pPr>
        <w:rPr>
          <w:rPrChange w:id="5755" w:author="Summer 2023 updates" w:date="2024-07-31T13:42:00Z">
            <w:rPr>
              <w:b/>
              <w:smallCaps/>
              <w:color w:val="000000" w:themeColor="text1"/>
            </w:rPr>
          </w:rPrChange>
        </w:rPr>
        <w:pPrChange w:id="5756" w:author="Summer 2023 updates" w:date="2024-07-31T13:42:00Z">
          <w:pPr>
            <w:spacing w:after="0"/>
          </w:pPr>
        </w:pPrChange>
      </w:pPr>
    </w:p>
    <w:p w14:paraId="309A8E74" w14:textId="620449E0" w:rsidR="00DB491C" w:rsidRPr="00424939" w:rsidRDefault="00DB491C" w:rsidP="00DB491C">
      <w:pPr>
        <w:spacing w:after="0"/>
        <w:rPr>
          <w:rFonts w:cs="Times New Roman"/>
          <w:b/>
          <w:smallCaps/>
          <w:color w:val="000000" w:themeColor="text1"/>
        </w:rPr>
      </w:pPr>
      <w:r>
        <w:rPr>
          <w:rFonts w:cs="Times New Roman"/>
          <w:b/>
          <w:smallCaps/>
          <w:color w:val="000000" w:themeColor="text1"/>
        </w:rPr>
        <w:t>D</w:t>
      </w:r>
      <w:r w:rsidRPr="00424939">
        <w:rPr>
          <w:rFonts w:cs="Times New Roman"/>
          <w:b/>
          <w:smallCaps/>
          <w:color w:val="000000" w:themeColor="text1"/>
        </w:rPr>
        <w:t xml:space="preserve">ean’s </w:t>
      </w:r>
      <w:r>
        <w:rPr>
          <w:rFonts w:cs="Times New Roman"/>
          <w:b/>
          <w:smallCaps/>
          <w:color w:val="000000" w:themeColor="text1"/>
        </w:rPr>
        <w:t>L</w:t>
      </w:r>
      <w:r w:rsidRPr="00424939">
        <w:rPr>
          <w:rFonts w:cs="Times New Roman"/>
          <w:b/>
          <w:smallCaps/>
          <w:color w:val="000000" w:themeColor="text1"/>
        </w:rPr>
        <w:t xml:space="preserve">ist </w:t>
      </w:r>
      <w:ins w:id="5757" w:author="Summer 2023 updates" w:date="2024-07-31T13:42:00Z">
        <w:r w:rsidR="002233AB">
          <w:rPr>
            <w:rFonts w:cs="Times New Roman"/>
            <w:b/>
            <w:smallCaps/>
            <w:color w:val="000000" w:themeColor="text1"/>
          </w:rPr>
          <w:fldChar w:fldCharType="begin"/>
        </w:r>
        <w:r w:rsidR="002233AB">
          <w:instrText xml:space="preserve"> XE "</w:instrText>
        </w:r>
        <w:r w:rsidR="002233AB" w:rsidRPr="00EF7EE2">
          <w:instrText>Dean's List</w:instrText>
        </w:r>
        <w:r w:rsidR="002233AB">
          <w:instrText xml:space="preserve">" </w:instrText>
        </w:r>
        <w:r w:rsidR="002233AB">
          <w:rPr>
            <w:rFonts w:cs="Times New Roman"/>
            <w:b/>
            <w:smallCaps/>
            <w:color w:val="000000" w:themeColor="text1"/>
          </w:rPr>
          <w:fldChar w:fldCharType="end"/>
        </w:r>
      </w:ins>
    </w:p>
    <w:p w14:paraId="3457BDE6" w14:textId="4607C990" w:rsidR="00DB491C" w:rsidRPr="00424939" w:rsidRDefault="00DB491C" w:rsidP="00383C5C">
      <w:pPr>
        <w:rPr>
          <w:rPrChange w:id="5758" w:author="Summer 2023 updates" w:date="2024-07-31T13:42:00Z">
            <w:rPr>
              <w:rFonts w:ascii="Garamond" w:hAnsi="Garamond"/>
              <w:color w:val="000000" w:themeColor="text1"/>
              <w:sz w:val="22"/>
            </w:rPr>
          </w:rPrChange>
        </w:rPr>
        <w:pPrChange w:id="5759" w:author="Summer 2023 updates" w:date="2024-07-31T13:42:00Z">
          <w:pPr>
            <w:pStyle w:val="Noparagraphstyle"/>
            <w:widowControl/>
            <w:spacing w:after="120" w:line="240" w:lineRule="auto"/>
            <w:jc w:val="left"/>
          </w:pPr>
        </w:pPrChange>
      </w:pPr>
      <w:r w:rsidRPr="00424939">
        <w:rPr>
          <w:rPrChange w:id="5760" w:author="Summer 2023 updates" w:date="2024-07-31T13:42:00Z">
            <w:rPr>
              <w:rFonts w:ascii="Garamond" w:hAnsi="Garamond"/>
              <w:color w:val="000000" w:themeColor="text1"/>
              <w:sz w:val="22"/>
            </w:rPr>
          </w:rPrChange>
        </w:rPr>
        <w:t>Special recognition is given to students who show exceptional academic performance during Fall and Spring Terms. The designation “Dean’s List” is awarded a student if, at the end of a given grade reporting period, the student: 1) was enrolled as a full-time, degree-seeking student; 2) earned at least a 3.5 GPA</w:t>
      </w:r>
      <w:r w:rsidRPr="00424939">
        <w:rPr>
          <w:rPrChange w:id="5761" w:author="Summer 2023 updates" w:date="2024-07-31T13:42:00Z">
            <w:rPr>
              <w:rFonts w:ascii="Garamond" w:hAnsi="Garamond"/>
              <w:color w:val="000000" w:themeColor="text1"/>
              <w:sz w:val="22"/>
            </w:rPr>
          </w:rPrChange>
        </w:rPr>
        <w:fldChar w:fldCharType="begin"/>
      </w:r>
      <w:r w:rsidRPr="00424939">
        <w:rPr>
          <w:rPrChange w:id="5762" w:author="Summer 2023 updates" w:date="2024-07-31T13:42:00Z">
            <w:rPr>
              <w:rFonts w:ascii="Garamond" w:hAnsi="Garamond"/>
              <w:color w:val="000000" w:themeColor="text1"/>
            </w:rPr>
          </w:rPrChange>
        </w:rPr>
        <w:instrText xml:space="preserve"> XE "</w:instrText>
      </w:r>
      <w:r w:rsidRPr="00424939">
        <w:rPr>
          <w:b/>
          <w:rPrChange w:id="5763" w:author="Summer 2023 updates" w:date="2024-07-31T13:42:00Z">
            <w:rPr>
              <w:rFonts w:ascii="Garamond" w:hAnsi="Garamond"/>
              <w:b/>
              <w:color w:val="000000" w:themeColor="text1"/>
            </w:rPr>
          </w:rPrChange>
        </w:rPr>
        <w:instrText>GPA</w:instrText>
      </w:r>
      <w:r w:rsidRPr="00424939">
        <w:rPr>
          <w:rPrChange w:id="5764" w:author="Summer 2023 updates" w:date="2024-07-31T13:42:00Z">
            <w:rPr>
              <w:rFonts w:ascii="Garamond" w:hAnsi="Garamond"/>
              <w:color w:val="000000" w:themeColor="text1"/>
            </w:rPr>
          </w:rPrChange>
        </w:rPr>
        <w:instrText xml:space="preserve">" </w:instrText>
      </w:r>
      <w:r w:rsidRPr="00424939">
        <w:rPr>
          <w:rPrChange w:id="5765" w:author="Summer 2023 updates" w:date="2024-07-31T13:42:00Z">
            <w:rPr>
              <w:rFonts w:ascii="Garamond" w:hAnsi="Garamond"/>
              <w:color w:val="000000" w:themeColor="text1"/>
              <w:sz w:val="22"/>
            </w:rPr>
          </w:rPrChange>
        </w:rPr>
        <w:fldChar w:fldCharType="end"/>
      </w:r>
      <w:r w:rsidRPr="00424939">
        <w:rPr>
          <w:rPrChange w:id="5766" w:author="Summer 2023 updates" w:date="2024-07-31T13:42:00Z">
            <w:rPr>
              <w:rFonts w:ascii="Garamond" w:hAnsi="Garamond"/>
              <w:color w:val="000000" w:themeColor="text1"/>
              <w:sz w:val="22"/>
            </w:rPr>
          </w:rPrChange>
        </w:rPr>
        <w:t xml:space="preserve"> for the grading period, having no incomplete marks, no repeat courses, and at least three </w:t>
      </w:r>
      <w:ins w:id="5767" w:author="Summer 2023 updates" w:date="2024-07-31T13:42:00Z">
        <w:r w:rsidR="00D41660">
          <w:t xml:space="preserve">1.0-credit, </w:t>
        </w:r>
      </w:ins>
      <w:r w:rsidRPr="00424939">
        <w:rPr>
          <w:rPrChange w:id="5768" w:author="Summer 2023 updates" w:date="2024-07-31T13:42:00Z">
            <w:rPr>
              <w:rFonts w:ascii="Garamond" w:hAnsi="Garamond"/>
              <w:color w:val="000000" w:themeColor="text1"/>
              <w:sz w:val="22"/>
            </w:rPr>
          </w:rPrChange>
        </w:rPr>
        <w:t>letter</w:t>
      </w:r>
      <w:del w:id="5769" w:author="Summer 2023 updates" w:date="2024-07-31T13:42:00Z">
        <w:r w:rsidRPr="00424939">
          <w:rPr>
            <w:rFonts w:cs="Times New Roman"/>
            <w:color w:val="000000" w:themeColor="text1"/>
          </w:rPr>
          <w:delText xml:space="preserve"> </w:delText>
        </w:r>
      </w:del>
      <w:ins w:id="5770" w:author="Summer 2023 updates" w:date="2024-07-31T13:42:00Z">
        <w:r w:rsidR="00D41660">
          <w:t>-</w:t>
        </w:r>
      </w:ins>
      <w:r w:rsidRPr="00424939">
        <w:rPr>
          <w:rPrChange w:id="5771" w:author="Summer 2023 updates" w:date="2024-07-31T13:42:00Z">
            <w:rPr>
              <w:rFonts w:ascii="Garamond" w:hAnsi="Garamond"/>
              <w:color w:val="000000" w:themeColor="text1"/>
              <w:sz w:val="22"/>
            </w:rPr>
          </w:rPrChange>
        </w:rPr>
        <w:t xml:space="preserve">graded courses; and 3) ranked in the top ten percent of the student body for that grading period. </w:t>
      </w:r>
    </w:p>
    <w:p w14:paraId="33CC867C" w14:textId="77777777" w:rsidR="00DB491C" w:rsidRPr="00424939" w:rsidRDefault="00DB491C" w:rsidP="007B7517">
      <w:pPr>
        <w:spacing w:after="240"/>
        <w:rPr>
          <w:del w:id="5772" w:author="Summer 2023 updates" w:date="2024-07-31T13:42:00Z"/>
          <w:rFonts w:cs="Times New Roman"/>
          <w:color w:val="000000" w:themeColor="text1"/>
        </w:rPr>
      </w:pPr>
    </w:p>
    <w:p w14:paraId="4779E046" w14:textId="48500F79" w:rsidR="00B71AF1" w:rsidRDefault="00B71AF1" w:rsidP="00383C5C">
      <w:pPr>
        <w:rPr>
          <w:rPrChange w:id="5773" w:author="Summer 2023 updates" w:date="2024-07-31T13:42:00Z">
            <w:rPr>
              <w:b/>
              <w:smallCaps/>
              <w:color w:val="000000" w:themeColor="text1"/>
            </w:rPr>
          </w:rPrChange>
        </w:rPr>
        <w:pPrChange w:id="5774" w:author="Summer 2023 updates" w:date="2024-07-31T13:42:00Z">
          <w:pPr>
            <w:spacing w:after="200" w:line="276" w:lineRule="auto"/>
          </w:pPr>
        </w:pPrChange>
      </w:pPr>
      <w:del w:id="5775" w:author="Summer 2023 updates" w:date="2024-07-31T13:42:00Z">
        <w:r>
          <w:rPr>
            <w:color w:val="000000" w:themeColor="text1"/>
          </w:rPr>
          <w:br w:type="page"/>
        </w:r>
      </w:del>
    </w:p>
    <w:p w14:paraId="7EC7D5F9" w14:textId="3BE125F4" w:rsidR="006D0E6B" w:rsidRPr="00424939" w:rsidRDefault="006E4A5D" w:rsidP="006E4A5D">
      <w:pPr>
        <w:pStyle w:val="Heading4"/>
        <w:rPr>
          <w:rFonts w:ascii="Garamond" w:hAnsi="Garamond"/>
          <w:color w:val="000000" w:themeColor="text1"/>
        </w:rPr>
      </w:pPr>
      <w:bookmarkStart w:id="5776" w:name="_Toc141355683"/>
      <w:bookmarkStart w:id="5777" w:name="_Toc110005163"/>
      <w:r w:rsidRPr="00424939">
        <w:rPr>
          <w:rFonts w:ascii="Garamond" w:hAnsi="Garamond"/>
          <w:color w:val="000000" w:themeColor="text1"/>
        </w:rPr>
        <w:t xml:space="preserve">Cross-Registration </w:t>
      </w:r>
      <w:r w:rsidR="008B0C1D" w:rsidRPr="00424939">
        <w:rPr>
          <w:rFonts w:ascii="Garamond" w:hAnsi="Garamond"/>
          <w:color w:val="000000" w:themeColor="text1"/>
        </w:rPr>
        <w:t xml:space="preserve">with </w:t>
      </w:r>
      <w:r w:rsidRPr="00424939">
        <w:rPr>
          <w:rFonts w:ascii="Garamond" w:hAnsi="Garamond"/>
          <w:color w:val="000000" w:themeColor="text1"/>
        </w:rPr>
        <w:t>Mount Mercy</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"Mount Mercy"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University</w:t>
      </w:r>
      <w:bookmarkEnd w:id="5776"/>
      <w:bookmarkEnd w:id="5777"/>
    </w:p>
    <w:p w14:paraId="5368A8D1" w14:textId="77777777" w:rsidR="006D0E6B" w:rsidRPr="00424939" w:rsidRDefault="006D0E6B" w:rsidP="009868C9">
      <w:pPr>
        <w:rPr>
          <w:rPrChange w:id="5778" w:author="Summer 2023 updates" w:date="2024-07-31T13:42:00Z">
            <w:rPr>
              <w:color w:val="000000" w:themeColor="text1"/>
            </w:rPr>
          </w:rPrChange>
        </w:rPr>
        <w:pPrChange w:id="5779" w:author="Summer 2023 updates" w:date="2024-07-31T13:42:00Z">
          <w:pPr>
            <w:spacing w:after="0"/>
          </w:pPr>
        </w:pPrChange>
      </w:pPr>
      <w:r w:rsidRPr="00424939">
        <w:rPr>
          <w:rPrChange w:id="5780" w:author="Summer 2023 updates" w:date="2024-07-31T13:42:00Z">
            <w:rPr>
              <w:color w:val="000000" w:themeColor="text1"/>
            </w:rPr>
          </w:rPrChange>
        </w:rPr>
        <w:t xml:space="preserve">This agreement: </w:t>
      </w:r>
    </w:p>
    <w:p w14:paraId="23D6E057" w14:textId="77777777" w:rsidR="006D0E6B" w:rsidRPr="00424939" w:rsidRDefault="006D0E6B" w:rsidP="00E500FB">
      <w:pPr>
        <w:widowControl w:val="0"/>
        <w:numPr>
          <w:ilvl w:val="0"/>
          <w:numId w:val="6"/>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Covers only courses that are not offered at Coe College in the same term unless a time conflict exists that cannot be resolved. </w:t>
      </w:r>
    </w:p>
    <w:p w14:paraId="05692DDE" w14:textId="2B002A03" w:rsidR="006D0E6B" w:rsidRPr="00424939" w:rsidRDefault="006D0E6B" w:rsidP="00E500FB">
      <w:pPr>
        <w:widowControl w:val="0"/>
        <w:numPr>
          <w:ilvl w:val="0"/>
          <w:numId w:val="6"/>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Is permitted on a space-available basis two weeks after the regular registration at Mount Mercy</w:t>
      </w:r>
      <w:r w:rsidR="008C196D" w:rsidRPr="00424939">
        <w:rPr>
          <w:rFonts w:cs="Times New Roman"/>
          <w:color w:val="000000" w:themeColor="text1"/>
        </w:rPr>
        <w:fldChar w:fldCharType="begin"/>
      </w:r>
      <w:r w:rsidR="008C196D" w:rsidRPr="00424939">
        <w:rPr>
          <w:color w:val="000000" w:themeColor="text1"/>
        </w:rPr>
        <w:instrText xml:space="preserve"> XE "Mount Mercy" </w:instrText>
      </w:r>
      <w:r w:rsidR="008C196D" w:rsidRPr="00424939">
        <w:rPr>
          <w:rFonts w:cs="Times New Roman"/>
          <w:color w:val="000000" w:themeColor="text1"/>
        </w:rPr>
        <w:fldChar w:fldCharType="end"/>
      </w:r>
      <w:r w:rsidRPr="00424939">
        <w:rPr>
          <w:rFonts w:cs="Times New Roman"/>
          <w:color w:val="000000" w:themeColor="text1"/>
        </w:rPr>
        <w:t>.</w:t>
      </w:r>
    </w:p>
    <w:p w14:paraId="2F116355" w14:textId="77777777" w:rsidR="006D0E6B" w:rsidRPr="00424939" w:rsidRDefault="006D0E6B" w:rsidP="00E500FB">
      <w:pPr>
        <w:widowControl w:val="0"/>
        <w:numPr>
          <w:ilvl w:val="0"/>
          <w:numId w:val="6"/>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Holds students subject to administrative rules of the host institution for the courses taken.</w:t>
      </w:r>
    </w:p>
    <w:p w14:paraId="491C8ADF" w14:textId="77777777" w:rsidR="006D0E6B" w:rsidRPr="00424939" w:rsidRDefault="006D0E6B" w:rsidP="00E500FB">
      <w:pPr>
        <w:widowControl w:val="0"/>
        <w:numPr>
          <w:ilvl w:val="0"/>
          <w:numId w:val="6"/>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Requires the student to register at both institutions. </w:t>
      </w:r>
    </w:p>
    <w:p w14:paraId="6708626E" w14:textId="537E8E48" w:rsidR="006D0E6B" w:rsidRPr="00424939" w:rsidRDefault="006D0E6B" w:rsidP="00E500FB">
      <w:pPr>
        <w:widowControl w:val="0"/>
        <w:numPr>
          <w:ilvl w:val="0"/>
          <w:numId w:val="6"/>
        </w:numPr>
        <w:tabs>
          <w:tab w:val="clear" w:pos="1080"/>
          <w:tab w:val="num" w:pos="360"/>
        </w:tabs>
        <w:adjustRightInd w:val="0"/>
        <w:ind w:left="360"/>
        <w:textAlignment w:val="baseline"/>
        <w:rPr>
          <w:rFonts w:cs="Times New Roman"/>
          <w:color w:val="000000" w:themeColor="text1"/>
        </w:rPr>
      </w:pPr>
      <w:r w:rsidRPr="00424939">
        <w:rPr>
          <w:rFonts w:cs="Times New Roman"/>
          <w:color w:val="000000" w:themeColor="text1"/>
        </w:rPr>
        <w:t>Requires that a student be full-time and degree seeking in the term of the request and for at least one previous term at Coe College</w:t>
      </w:r>
      <w:r w:rsidR="009C5580" w:rsidRPr="00424939">
        <w:rPr>
          <w:rFonts w:cs="Times New Roman"/>
          <w:color w:val="000000" w:themeColor="text1"/>
        </w:rPr>
        <w:t>.</w:t>
      </w:r>
    </w:p>
    <w:p w14:paraId="47B4F27F" w14:textId="426E7949" w:rsidR="006D0E6B" w:rsidRPr="00424939" w:rsidRDefault="00CE7DE8" w:rsidP="00383C5C">
      <w:pPr>
        <w:rPr>
          <w:rPrChange w:id="5781" w:author="Summer 2023 updates" w:date="2024-07-31T13:42:00Z">
            <w:rPr>
              <w:color w:val="000000" w:themeColor="text1"/>
            </w:rPr>
          </w:rPrChange>
        </w:rPr>
      </w:pPr>
      <w:r w:rsidRPr="00424939">
        <w:rPr>
          <w:rPrChange w:id="5782" w:author="Summer 2023 updates" w:date="2024-07-31T13:42:00Z">
            <w:rPr>
              <w:color w:val="000000" w:themeColor="text1"/>
            </w:rPr>
          </w:rPrChange>
        </w:rPr>
        <w:t>Coe students wishing to enroll at Mount Mercy</w:t>
      </w:r>
      <w:r w:rsidR="008C196D" w:rsidRPr="00424939">
        <w:rPr>
          <w:rPrChange w:id="5783" w:author="Summer 2023 updates" w:date="2024-07-31T13:42:00Z">
            <w:rPr>
              <w:color w:val="000000" w:themeColor="text1"/>
            </w:rPr>
          </w:rPrChange>
        </w:rPr>
        <w:fldChar w:fldCharType="begin"/>
      </w:r>
      <w:r w:rsidR="008C196D" w:rsidRPr="00424939">
        <w:rPr>
          <w:rPrChange w:id="5784" w:author="Summer 2023 updates" w:date="2024-07-31T13:42:00Z">
            <w:rPr>
              <w:color w:val="000000" w:themeColor="text1"/>
            </w:rPr>
          </w:rPrChange>
        </w:rPr>
        <w:instrText xml:space="preserve"> XE "Mount Mercy" </w:instrText>
      </w:r>
      <w:r w:rsidR="008C196D" w:rsidRPr="00424939">
        <w:rPr>
          <w:rPrChange w:id="5785" w:author="Summer 2023 updates" w:date="2024-07-31T13:42:00Z">
            <w:rPr>
              <w:color w:val="000000" w:themeColor="text1"/>
            </w:rPr>
          </w:rPrChange>
        </w:rPr>
        <w:fldChar w:fldCharType="end"/>
      </w:r>
      <w:r w:rsidRPr="00424939">
        <w:rPr>
          <w:rPrChange w:id="5786" w:author="Summer 2023 updates" w:date="2024-07-31T13:42:00Z">
            <w:rPr>
              <w:color w:val="000000" w:themeColor="text1"/>
            </w:rPr>
          </w:rPrChange>
        </w:rPr>
        <w:t xml:space="preserve"> University may not be on academic probation (see p. </w:t>
      </w:r>
      <w:r w:rsidR="00A96360" w:rsidRPr="00424939">
        <w:rPr>
          <w:rPrChange w:id="5787" w:author="Summer 2023 updates" w:date="2024-07-31T13:42:00Z">
            <w:rPr>
              <w:color w:val="000000" w:themeColor="text1"/>
            </w:rPr>
          </w:rPrChange>
        </w:rPr>
        <w:fldChar w:fldCharType="begin"/>
      </w:r>
      <w:r w:rsidR="00A96360" w:rsidRPr="00424939">
        <w:instrText xml:space="preserve"> PAGEREF Probation \h </w:instrText>
      </w:r>
      <w:r w:rsidR="00A96360" w:rsidRPr="00424939">
        <w:rPr>
          <w:rPrChange w:id="5788" w:author="Summer 2023 updates" w:date="2024-07-31T13:42:00Z">
            <w:rPr>
              <w:color w:val="000000" w:themeColor="text1"/>
            </w:rPr>
          </w:rPrChange>
        </w:rPr>
        <w:fldChar w:fldCharType="separate"/>
      </w:r>
      <w:r w:rsidR="00A74DA0">
        <w:rPr>
          <w:noProof/>
        </w:rPr>
        <w:t>57</w:t>
      </w:r>
      <w:r w:rsidR="00A96360" w:rsidRPr="00424939">
        <w:rPr>
          <w:rPrChange w:id="5789" w:author="Summer 2023 updates" w:date="2024-07-31T13:42:00Z">
            <w:rPr>
              <w:color w:val="000000" w:themeColor="text1"/>
            </w:rPr>
          </w:rPrChange>
        </w:rPr>
        <w:fldChar w:fldCharType="end"/>
      </w:r>
      <w:r w:rsidRPr="00424939">
        <w:rPr>
          <w:rPrChange w:id="5790" w:author="Summer 2023 updates" w:date="2024-07-31T13:42:00Z">
            <w:rPr>
              <w:color w:val="000000" w:themeColor="text1"/>
            </w:rPr>
          </w:rPrChange>
        </w:rPr>
        <w:t xml:space="preserve">) and may </w:t>
      </w:r>
      <w:r w:rsidR="006D0E6B" w:rsidRPr="00424939">
        <w:rPr>
          <w:rPrChange w:id="5791" w:author="Summer 2023 updates" w:date="2024-07-31T13:42:00Z">
            <w:rPr>
              <w:color w:val="000000" w:themeColor="text1"/>
            </w:rPr>
          </w:rPrChange>
        </w:rPr>
        <w:t>not have been dismissed from Coe College.  Prior to registering, students must submit a cross-registration request form to the Registrar, who grants approval to students wishing to register at Mount Mercy University. If the course is to be counted toward a major or minor</w:t>
      </w:r>
      <w:r w:rsidR="00B8454E" w:rsidRPr="00424939">
        <w:rPr>
          <w:rPrChange w:id="5792" w:author="Summer 2023 updates" w:date="2024-07-31T13:42:00Z">
            <w:rPr>
              <w:color w:val="000000" w:themeColor="text1"/>
            </w:rPr>
          </w:rPrChange>
        </w:rPr>
        <w:fldChar w:fldCharType="begin"/>
      </w:r>
      <w:r w:rsidR="00B8454E" w:rsidRPr="00424939">
        <w:rPr>
          <w:rPrChange w:id="5793" w:author="Summer 2023 updates" w:date="2024-07-31T13:42:00Z">
            <w:rPr>
              <w:color w:val="000000" w:themeColor="text1"/>
            </w:rPr>
          </w:rPrChange>
        </w:rPr>
        <w:instrText xml:space="preserve"> XE "</w:instrText>
      </w:r>
      <w:del w:id="5794" w:author="Summer 2023 updates" w:date="2024-07-31T13:42:00Z">
        <w:r w:rsidR="00B8454E" w:rsidRPr="00424939">
          <w:rPr>
            <w:rStyle w:val="Strong"/>
            <w:rFonts w:ascii="Garamond" w:hAnsi="Garamond"/>
            <w:color w:val="000000" w:themeColor="text1"/>
          </w:rPr>
          <w:delInstrText>minor</w:delInstrText>
        </w:r>
      </w:del>
      <w:ins w:id="5795"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5796" w:author="Summer 2023 updates" w:date="2024-07-31T13:42:00Z">
            <w:rPr>
              <w:color w:val="000000" w:themeColor="text1"/>
            </w:rPr>
          </w:rPrChange>
        </w:rPr>
        <w:instrText xml:space="preserve">" </w:instrText>
      </w:r>
      <w:r w:rsidR="00B8454E" w:rsidRPr="00424939">
        <w:rPr>
          <w:rPrChange w:id="5797" w:author="Summer 2023 updates" w:date="2024-07-31T13:42:00Z">
            <w:rPr>
              <w:color w:val="000000" w:themeColor="text1"/>
            </w:rPr>
          </w:rPrChange>
        </w:rPr>
        <w:fldChar w:fldCharType="end"/>
      </w:r>
      <w:r w:rsidR="006D0E6B" w:rsidRPr="00424939">
        <w:rPr>
          <w:rPrChange w:id="5798" w:author="Summer 2023 updates" w:date="2024-07-31T13:42:00Z">
            <w:rPr>
              <w:color w:val="000000" w:themeColor="text1"/>
            </w:rPr>
          </w:rPrChange>
        </w:rPr>
        <w:t xml:space="preserve">, the approval of the appropriate Coe department chair is also required. Declarations of </w:t>
      </w:r>
      <w:r w:rsidR="00A83782">
        <w:rPr>
          <w:rPrChange w:id="5799" w:author="Summer 2023 updates" w:date="2024-07-31T13:42:00Z">
            <w:rPr>
              <w:color w:val="000000" w:themeColor="text1"/>
            </w:rPr>
          </w:rPrChange>
        </w:rPr>
        <w:t>Pass/No</w:t>
      </w:r>
      <w:r w:rsidR="00D55F62">
        <w:rPr>
          <w:rPrChange w:id="5800" w:author="Summer 2023 updates" w:date="2024-07-31T13:42:00Z">
            <w:rPr>
              <w:color w:val="000000" w:themeColor="text1"/>
            </w:rPr>
          </w:rPrChange>
        </w:rPr>
        <w:t>t</w:t>
      </w:r>
      <w:r w:rsidR="00A83782">
        <w:rPr>
          <w:rPrChange w:id="5801" w:author="Summer 2023 updates" w:date="2024-07-31T13:42:00Z">
            <w:rPr>
              <w:color w:val="000000" w:themeColor="text1"/>
            </w:rPr>
          </w:rPrChange>
        </w:rPr>
        <w:t xml:space="preserve"> Pass</w:t>
      </w:r>
      <w:ins w:id="5802" w:author="Summer 2023 updates" w:date="2024-07-31T13:42:00Z">
        <w:r w:rsidR="009543C8">
          <w:fldChar w:fldCharType="begin"/>
        </w:r>
        <w:r w:rsidR="009543C8">
          <w:instrText xml:space="preserve"> XE "</w:instrText>
        </w:r>
        <w:r w:rsidR="009543C8" w:rsidRPr="004833E6">
          <w:instrText>Pass/Not Pass</w:instrText>
        </w:r>
        <w:r w:rsidR="009543C8">
          <w:instrText xml:space="preserve">" </w:instrText>
        </w:r>
        <w:r w:rsidR="009543C8">
          <w:fldChar w:fldCharType="end"/>
        </w:r>
      </w:ins>
      <w:r w:rsidR="006D0E6B" w:rsidRPr="00424939">
        <w:rPr>
          <w:rPrChange w:id="5803" w:author="Summer 2023 updates" w:date="2024-07-31T13:42:00Z">
            <w:rPr>
              <w:color w:val="000000" w:themeColor="text1"/>
            </w:rPr>
          </w:rPrChange>
        </w:rPr>
        <w:t xml:space="preserve"> options are made at Coe according to Coe policies. Both course credit and the letter grade given at Mount Mercy are recorded in the student’s permanent record, as well as the fact that the course was taught at Mount Mercy. Under the agreement no additional fees are charged for cross registration, although the sum of the credits registered at both institutions are used to determine full-time status and/or the need to petition to take 5.0 course credits or more. </w:t>
      </w:r>
    </w:p>
    <w:p w14:paraId="03C7D87E" w14:textId="77777777" w:rsidR="006D0E6B" w:rsidRPr="00424939" w:rsidRDefault="006D0E6B" w:rsidP="00383C5C">
      <w:pPr>
        <w:rPr>
          <w:rPrChange w:id="5804" w:author="Summer 2023 updates" w:date="2024-07-31T13:42:00Z">
            <w:rPr>
              <w:color w:val="000000" w:themeColor="text1"/>
            </w:rPr>
          </w:rPrChange>
        </w:rPr>
      </w:pPr>
      <w:r w:rsidRPr="00424939">
        <w:rPr>
          <w:rPrChange w:id="5805" w:author="Summer 2023 updates" w:date="2024-07-31T13:42:00Z">
            <w:rPr>
              <w:color w:val="000000" w:themeColor="text1"/>
            </w:rPr>
          </w:rPrChange>
        </w:rPr>
        <w:t xml:space="preserve">A cross-registered student missing a class at a cooperating college because of calendar differences shall not be penalized for missing the class. The student, however, is responsible for making up any work missed in the class. </w:t>
      </w:r>
    </w:p>
    <w:p w14:paraId="24C911E6" w14:textId="32BB4802" w:rsidR="006D0E6B" w:rsidRDefault="006D0E6B" w:rsidP="001B0D09">
      <w:pPr>
        <w:rPr>
          <w:rPrChange w:id="5806" w:author="Summer 2023 updates" w:date="2024-07-31T13:42:00Z">
            <w:rPr>
              <w:color w:val="000000" w:themeColor="text1"/>
            </w:rPr>
          </w:rPrChange>
        </w:rPr>
        <w:pPrChange w:id="5807" w:author="Summer 2023 updates" w:date="2024-07-31T13:42:00Z">
          <w:pPr>
            <w:spacing w:after="120"/>
          </w:pPr>
        </w:pPrChange>
      </w:pPr>
      <w:r w:rsidRPr="00424939">
        <w:rPr>
          <w:rPrChange w:id="5808" w:author="Summer 2023 updates" w:date="2024-07-31T13:42:00Z">
            <w:rPr>
              <w:color w:val="000000" w:themeColor="text1"/>
            </w:rPr>
          </w:rPrChange>
        </w:rPr>
        <w:t>Before registering for a course at Mount Mercy</w:t>
      </w:r>
      <w:r w:rsidR="008C196D" w:rsidRPr="00424939">
        <w:rPr>
          <w:rPrChange w:id="5809" w:author="Summer 2023 updates" w:date="2024-07-31T13:42:00Z">
            <w:rPr>
              <w:color w:val="000000" w:themeColor="text1"/>
            </w:rPr>
          </w:rPrChange>
        </w:rPr>
        <w:fldChar w:fldCharType="begin"/>
      </w:r>
      <w:r w:rsidR="008C196D" w:rsidRPr="00424939">
        <w:rPr>
          <w:rPrChange w:id="5810" w:author="Summer 2023 updates" w:date="2024-07-31T13:42:00Z">
            <w:rPr>
              <w:color w:val="000000" w:themeColor="text1"/>
            </w:rPr>
          </w:rPrChange>
        </w:rPr>
        <w:instrText xml:space="preserve"> XE "Mount Mercy" </w:instrText>
      </w:r>
      <w:r w:rsidR="008C196D" w:rsidRPr="00424939">
        <w:rPr>
          <w:rPrChange w:id="5811" w:author="Summer 2023 updates" w:date="2024-07-31T13:42:00Z">
            <w:rPr>
              <w:color w:val="000000" w:themeColor="text1"/>
            </w:rPr>
          </w:rPrChange>
        </w:rPr>
        <w:fldChar w:fldCharType="end"/>
      </w:r>
      <w:r w:rsidRPr="00424939">
        <w:rPr>
          <w:rPrChange w:id="5812" w:author="Summer 2023 updates" w:date="2024-07-31T13:42:00Z">
            <w:rPr>
              <w:color w:val="000000" w:themeColor="text1"/>
            </w:rPr>
          </w:rPrChange>
        </w:rPr>
        <w:t xml:space="preserve"> under this agreement, a student must complete the Mount Mercy–Coe College Cross Registration Form to be processed to ensure that all stipulations of the agreement are met.</w:t>
      </w:r>
    </w:p>
    <w:p w14:paraId="55C637C9" w14:textId="77777777" w:rsidR="00EE4D8C" w:rsidRDefault="00EE4D8C" w:rsidP="00383C5C">
      <w:pPr>
        <w:rPr>
          <w:ins w:id="5813" w:author="Summer 2023 updates" w:date="2024-07-31T13:42:00Z"/>
        </w:rPr>
      </w:pPr>
    </w:p>
    <w:p w14:paraId="006D18FA" w14:textId="232FC7AD" w:rsidR="00E4706B" w:rsidRPr="00424939" w:rsidRDefault="00760DCD" w:rsidP="002570AC">
      <w:pPr>
        <w:pStyle w:val="Heading4"/>
        <w:spacing w:before="120"/>
        <w:rPr>
          <w:rFonts w:ascii="Garamond" w:hAnsi="Garamond"/>
          <w:color w:val="000000" w:themeColor="text1"/>
        </w:rPr>
      </w:pPr>
      <w:bookmarkStart w:id="5814" w:name="_Toc141355684"/>
      <w:bookmarkStart w:id="5815" w:name="_Toc110005164"/>
      <w:r w:rsidRPr="00424939">
        <w:rPr>
          <w:rFonts w:ascii="Garamond" w:hAnsi="Garamond"/>
          <w:color w:val="000000" w:themeColor="text1"/>
        </w:rPr>
        <w:t>English</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10236F" w:rsidRPr="00424939">
        <w:rPr>
          <w:rFonts w:ascii="Garamond" w:hAnsi="Garamond"/>
          <w:color w:val="000000" w:themeColor="text1"/>
        </w:rPr>
        <w:t xml:space="preserve"> </w:t>
      </w:r>
      <w:del w:id="5816" w:author="Summer 2023 updates" w:date="2024-07-31T13:42:00Z">
        <w:r w:rsidR="006E4A5D" w:rsidRPr="00424939">
          <w:rPr>
            <w:rFonts w:ascii="Garamond" w:hAnsi="Garamond"/>
            <w:color w:val="000000" w:themeColor="text1"/>
          </w:rPr>
          <w:delText>As A</w:delText>
        </w:r>
      </w:del>
      <w:ins w:id="5817" w:author="Summer 2023 updates" w:date="2024-07-31T13:42:00Z">
        <w:r w:rsidR="00CB4D7E">
          <w:rPr>
            <w:rFonts w:ascii="Garamond" w:hAnsi="Garamond"/>
            <w:color w:val="000000" w:themeColor="text1"/>
          </w:rPr>
          <w:t>a</w:t>
        </w:r>
        <w:r w:rsidR="006E4A5D" w:rsidRPr="00424939">
          <w:rPr>
            <w:rFonts w:ascii="Garamond" w:hAnsi="Garamond"/>
            <w:color w:val="000000" w:themeColor="text1"/>
          </w:rPr>
          <w:t xml:space="preserve">s </w:t>
        </w:r>
        <w:r w:rsidR="00CB4D7E">
          <w:rPr>
            <w:rFonts w:ascii="Garamond" w:hAnsi="Garamond"/>
            <w:color w:val="000000" w:themeColor="text1"/>
          </w:rPr>
          <w:t>a</w:t>
        </w:r>
      </w:ins>
      <w:r w:rsidR="006E4A5D" w:rsidRPr="00424939">
        <w:rPr>
          <w:rFonts w:ascii="Garamond" w:hAnsi="Garamond"/>
          <w:color w:val="000000" w:themeColor="text1"/>
        </w:rPr>
        <w:t xml:space="preserve"> Second Language Program</w:t>
      </w:r>
      <w:bookmarkEnd w:id="5814"/>
      <w:bookmarkEnd w:id="5815"/>
    </w:p>
    <w:p w14:paraId="1F4ACAB1" w14:textId="7B0C0FBC" w:rsidR="007934BA" w:rsidRPr="00424939" w:rsidRDefault="007934BA" w:rsidP="007934BA">
      <w:pPr>
        <w:tabs>
          <w:tab w:val="right" w:pos="2880"/>
          <w:tab w:val="left" w:pos="3240"/>
        </w:tabs>
        <w:spacing w:after="0"/>
        <w:rPr>
          <w:rFonts w:cs="Times New Roman"/>
          <w:color w:val="000000" w:themeColor="text1"/>
        </w:rPr>
      </w:pPr>
      <w:r w:rsidRPr="00424939">
        <w:rPr>
          <w:rFonts w:cs="Times New Roman"/>
          <w:color w:val="000000" w:themeColor="text1"/>
        </w:rPr>
        <w:t>Drexler (Dire</w:t>
      </w:r>
      <w:r w:rsidR="00944F6C">
        <w:rPr>
          <w:rFonts w:cs="Times New Roman"/>
          <w:color w:val="000000" w:themeColor="text1"/>
        </w:rPr>
        <w:t>ctor</w:t>
      </w:r>
      <w:del w:id="5818" w:author="Summer 2023 updates" w:date="2024-07-31T13:42:00Z">
        <w:r w:rsidRPr="00424939">
          <w:rPr>
            <w:rFonts w:cs="Times New Roman"/>
            <w:color w:val="000000" w:themeColor="text1"/>
          </w:rPr>
          <w:delText>), Welsh</w:delText>
        </w:r>
        <w:r w:rsidR="004D064C" w:rsidRPr="00424939">
          <w:rPr>
            <w:rFonts w:cs="Times New Roman"/>
            <w:color w:val="000000" w:themeColor="text1"/>
          </w:rPr>
          <w:delText>.</w:delText>
        </w:r>
      </w:del>
      <w:ins w:id="5819" w:author="Summer 2023 updates" w:date="2024-07-31T13:42:00Z">
        <w:r w:rsidR="00944F6C">
          <w:rPr>
            <w:rFonts w:cs="Times New Roman"/>
            <w:color w:val="000000" w:themeColor="text1"/>
          </w:rPr>
          <w:t>)</w:t>
        </w:r>
        <w:r w:rsidR="004D064C" w:rsidRPr="00424939">
          <w:rPr>
            <w:rFonts w:cs="Times New Roman"/>
            <w:color w:val="000000" w:themeColor="text1"/>
          </w:rPr>
          <w:t>.</w:t>
        </w:r>
      </w:ins>
    </w:p>
    <w:p w14:paraId="47E71B8F" w14:textId="4A17115A" w:rsidR="00E537EB" w:rsidRPr="00424939" w:rsidRDefault="00E537EB" w:rsidP="001B0D09">
      <w:pPr>
        <w:rPr>
          <w:rPrChange w:id="5820" w:author="Summer 2023 updates" w:date="2024-07-31T13:42:00Z">
            <w:rPr>
              <w:color w:val="000000" w:themeColor="text1"/>
            </w:rPr>
          </w:rPrChange>
        </w:rPr>
      </w:pPr>
      <w:r w:rsidRPr="00424939">
        <w:rPr>
          <w:rPrChange w:id="5821" w:author="Summer 2023 updates" w:date="2024-07-31T13:42:00Z">
            <w:rPr>
              <w:color w:val="000000" w:themeColor="text1"/>
            </w:rPr>
          </w:rPrChange>
        </w:rPr>
        <w:t>English</w:t>
      </w:r>
      <w:r w:rsidR="00B8454E" w:rsidRPr="00424939">
        <w:rPr>
          <w:rPrChange w:id="5822" w:author="Summer 2023 updates" w:date="2024-07-31T13:42:00Z">
            <w:rPr>
              <w:color w:val="000000" w:themeColor="text1"/>
            </w:rPr>
          </w:rPrChange>
        </w:rPr>
        <w:fldChar w:fldCharType="begin"/>
      </w:r>
      <w:r w:rsidR="00B8454E" w:rsidRPr="00424939">
        <w:rPr>
          <w:rPrChange w:id="5823" w:author="Summer 2023 updates" w:date="2024-07-31T13:42:00Z">
            <w:rPr>
              <w:color w:val="000000" w:themeColor="text1"/>
            </w:rPr>
          </w:rPrChange>
        </w:rPr>
        <w:instrText xml:space="preserve"> XE "English" </w:instrText>
      </w:r>
      <w:r w:rsidR="00B8454E" w:rsidRPr="00424939">
        <w:rPr>
          <w:rPrChange w:id="5824" w:author="Summer 2023 updates" w:date="2024-07-31T13:42:00Z">
            <w:rPr>
              <w:color w:val="000000" w:themeColor="text1"/>
            </w:rPr>
          </w:rPrChange>
        </w:rPr>
        <w:fldChar w:fldCharType="end"/>
      </w:r>
      <w:r w:rsidRPr="00424939">
        <w:rPr>
          <w:rPrChange w:id="5825" w:author="Summer 2023 updates" w:date="2024-07-31T13:42:00Z">
            <w:rPr>
              <w:color w:val="000000" w:themeColor="text1"/>
            </w:rPr>
          </w:rPrChange>
        </w:rPr>
        <w:t xml:space="preserve"> as a Second Language (ESL</w:t>
      </w:r>
      <w:r w:rsidR="008C196D" w:rsidRPr="00424939">
        <w:rPr>
          <w:rPrChange w:id="5826" w:author="Summer 2023 updates" w:date="2024-07-31T13:42:00Z">
            <w:rPr>
              <w:color w:val="000000" w:themeColor="text1"/>
            </w:rPr>
          </w:rPrChange>
        </w:rPr>
        <w:fldChar w:fldCharType="begin"/>
      </w:r>
      <w:r w:rsidR="008C196D" w:rsidRPr="00424939">
        <w:rPr>
          <w:rPrChange w:id="5827" w:author="Summer 2023 updates" w:date="2024-07-31T13:42:00Z">
            <w:rPr>
              <w:color w:val="000000" w:themeColor="text1"/>
            </w:rPr>
          </w:rPrChange>
        </w:rPr>
        <w:instrText xml:space="preserve"> XE "ESL" </w:instrText>
      </w:r>
      <w:r w:rsidR="008C196D" w:rsidRPr="00424939">
        <w:rPr>
          <w:rPrChange w:id="5828" w:author="Summer 2023 updates" w:date="2024-07-31T13:42:00Z">
            <w:rPr>
              <w:color w:val="000000" w:themeColor="text1"/>
            </w:rPr>
          </w:rPrChange>
        </w:rPr>
        <w:fldChar w:fldCharType="end"/>
      </w:r>
      <w:r w:rsidRPr="00424939">
        <w:rPr>
          <w:rPrChange w:id="5829" w:author="Summer 2023 updates" w:date="2024-07-31T13:42:00Z">
            <w:rPr>
              <w:color w:val="000000" w:themeColor="text1"/>
            </w:rPr>
          </w:rPrChange>
        </w:rPr>
        <w:t xml:space="preserve">) programs at Coe College are designed to help study abroad and undergraduate international students assimilate into the </w:t>
      </w:r>
      <w:r w:rsidR="00971909">
        <w:rPr>
          <w:rPrChange w:id="5830" w:author="Summer 2023 updates" w:date="2024-07-31T13:42:00Z">
            <w:rPr>
              <w:color w:val="000000" w:themeColor="text1"/>
            </w:rPr>
          </w:rPrChange>
        </w:rPr>
        <w:t>C</w:t>
      </w:r>
      <w:r w:rsidR="00971909" w:rsidRPr="00424939">
        <w:rPr>
          <w:rPrChange w:id="5831" w:author="Summer 2023 updates" w:date="2024-07-31T13:42:00Z">
            <w:rPr>
              <w:color w:val="000000" w:themeColor="text1"/>
            </w:rPr>
          </w:rPrChange>
        </w:rPr>
        <w:t xml:space="preserve">ollege </w:t>
      </w:r>
      <w:r w:rsidRPr="00424939">
        <w:rPr>
          <w:rPrChange w:id="5832" w:author="Summer 2023 updates" w:date="2024-07-31T13:42:00Z">
            <w:rPr>
              <w:color w:val="000000" w:themeColor="text1"/>
            </w:rPr>
          </w:rPrChange>
        </w:rPr>
        <w:t>and local community through English language instruction.</w:t>
      </w:r>
    </w:p>
    <w:p w14:paraId="0702BF14" w14:textId="77777777" w:rsidR="00971909" w:rsidRDefault="00E537EB" w:rsidP="00E537EB">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College offers the following programs: </w:t>
      </w:r>
    </w:p>
    <w:p w14:paraId="66B087EB" w14:textId="77777777" w:rsidR="000F1A77" w:rsidRDefault="00E537EB" w:rsidP="00E500FB">
      <w:pPr>
        <w:pStyle w:val="Noparagraphstyle"/>
        <w:numPr>
          <w:ilvl w:val="0"/>
          <w:numId w:val="151"/>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Intensive English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program (IELP). IELP accepts students whose TOEFL ITP score falls lower than 500. IELP students enroll in 18 hours of English language courses per week for one or two terms. Students who successful</w:t>
      </w:r>
      <w:r w:rsidR="001B3F9C" w:rsidRPr="00424939">
        <w:rPr>
          <w:rFonts w:ascii="Garamond" w:hAnsi="Garamond" w:cs="Times New Roman"/>
          <w:color w:val="000000" w:themeColor="text1"/>
          <w:sz w:val="22"/>
          <w:szCs w:val="22"/>
        </w:rPr>
        <w:t>ly</w:t>
      </w:r>
      <w:r w:rsidRPr="00424939">
        <w:rPr>
          <w:rFonts w:ascii="Garamond" w:hAnsi="Garamond" w:cs="Times New Roman"/>
          <w:color w:val="000000" w:themeColor="text1"/>
          <w:sz w:val="22"/>
          <w:szCs w:val="22"/>
        </w:rPr>
        <w:t xml:space="preserve"> complete IELP may matriculate to the College. </w:t>
      </w:r>
    </w:p>
    <w:p w14:paraId="088E1F23" w14:textId="77777777" w:rsidR="000F1A77" w:rsidRDefault="00E537EB" w:rsidP="00E500FB">
      <w:pPr>
        <w:pStyle w:val="Noparagraphstyle"/>
        <w:numPr>
          <w:ilvl w:val="0"/>
          <w:numId w:val="151"/>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English Academic Bridge (ELAB) program. ELAB accepts students whose TOEFL ITP score falls between 500 and 520, the Admission requirement. ELAB students are admitted as undergraduates with the following course requirements for their first term at the College: one ESL</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ESL</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 one Coe-credit course designed for English language learners, First-Year Seminar, and their choice of another Coe-credit course. </w:t>
      </w:r>
    </w:p>
    <w:p w14:paraId="2EB30584" w14:textId="77777777" w:rsidR="000F1A77" w:rsidRDefault="00E537EB" w:rsidP="00E500FB">
      <w:pPr>
        <w:pStyle w:val="Noparagraphstyle"/>
        <w:numPr>
          <w:ilvl w:val="0"/>
          <w:numId w:val="151"/>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Short Intensive English Language program (SIELP). SIELP accepts study abroad students for seven weeks during the Spring Term. SIELP students enroll in 18 hours of English language course per week and live on campus. </w:t>
      </w:r>
    </w:p>
    <w:p w14:paraId="3B22A524" w14:textId="5EF31680" w:rsidR="000F1A77" w:rsidRDefault="00E537EB" w:rsidP="00E500FB">
      <w:pPr>
        <w:pStyle w:val="Noparagraphstyle"/>
        <w:numPr>
          <w:ilvl w:val="0"/>
          <w:numId w:val="151"/>
        </w:numPr>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Summer Academic Orientation program (SAOP). SAOP accepts students who intend to study abroad or become undergraduates in colleges and universities in the United States or Canada. SAOP students enroll in 20 hours of ESL courses per week for the first week of August. </w:t>
      </w:r>
    </w:p>
    <w:p w14:paraId="1FDAAB71" w14:textId="7175469B" w:rsidR="00854131" w:rsidRDefault="00E537EB" w:rsidP="009868C9">
      <w:pPr>
        <w:rPr>
          <w:rPrChange w:id="5833" w:author="Summer 2023 updates" w:date="2024-07-31T13:42:00Z">
            <w:rPr>
              <w:rFonts w:ascii="Garamond" w:hAnsi="Garamond"/>
              <w:color w:val="000000" w:themeColor="text1"/>
              <w:sz w:val="22"/>
            </w:rPr>
          </w:rPrChange>
        </w:rPr>
        <w:pPrChange w:id="5834" w:author="Summer 2023 updates" w:date="2024-07-31T13:42:00Z">
          <w:pPr>
            <w:pStyle w:val="Noparagraphstyle"/>
            <w:spacing w:after="120" w:line="240" w:lineRule="auto"/>
            <w:jc w:val="left"/>
          </w:pPr>
        </w:pPrChange>
      </w:pPr>
      <w:r w:rsidRPr="00424939">
        <w:rPr>
          <w:rPrChange w:id="5835" w:author="Summer 2023 updates" w:date="2024-07-31T13:42:00Z">
            <w:rPr>
              <w:rFonts w:ascii="Garamond" w:hAnsi="Garamond"/>
              <w:color w:val="000000" w:themeColor="text1"/>
              <w:sz w:val="22"/>
            </w:rPr>
          </w:rPrChange>
        </w:rPr>
        <w:t>In addition to these programs, Coe international students who are not enrolled in an ESL program may register for ESL courses and work with ESL faculty on a one-on-one basis to support their language needs.</w:t>
      </w:r>
    </w:p>
    <w:p w14:paraId="18C4A1F9" w14:textId="77777777" w:rsidR="00E24012" w:rsidRPr="00854131" w:rsidRDefault="00E24012" w:rsidP="00E24012">
      <w:pPr>
        <w:autoSpaceDE w:val="0"/>
        <w:autoSpaceDN w:val="0"/>
        <w:adjustRightInd w:val="0"/>
        <w:spacing w:after="0"/>
        <w:rPr>
          <w:moveFrom w:id="5836" w:author="Summer 2023 updates" w:date="2024-07-31T13:42:00Z"/>
          <w:rFonts w:cs="ArialMT"/>
          <w:b/>
        </w:rPr>
      </w:pPr>
      <w:moveFromRangeStart w:id="5837" w:author="Summer 2023 updates" w:date="2024-07-31T13:42:00Z" w:name="move173325798"/>
      <w:moveFrom w:id="5838" w:author="Summer 2023 updates" w:date="2024-07-31T13:42:00Z">
        <w:r>
          <w:rPr>
            <w:rFonts w:cs="ArialMT"/>
            <w:b/>
          </w:rPr>
          <w:t>ESL-195</w:t>
        </w:r>
        <w:r w:rsidRPr="00854131">
          <w:rPr>
            <w:rFonts w:cs="ArialMT"/>
            <w:b/>
          </w:rPr>
          <w:t xml:space="preserve"> Reading Writing Workshop</w:t>
        </w:r>
        <w:r>
          <w:rPr>
            <w:rFonts w:cs="ArialMT"/>
            <w:b/>
          </w:rPr>
          <w:t xml:space="preserve"> (WE)</w:t>
        </w:r>
      </w:moveFrom>
    </w:p>
    <w:p w14:paraId="4A869EE7" w14:textId="77777777" w:rsidR="00E24012" w:rsidRDefault="00E24012" w:rsidP="00E24012">
      <w:pPr>
        <w:autoSpaceDE w:val="0"/>
        <w:autoSpaceDN w:val="0"/>
        <w:adjustRightInd w:val="0"/>
        <w:spacing w:after="0"/>
        <w:rPr>
          <w:moveFrom w:id="5839" w:author="Summer 2023 updates" w:date="2024-07-31T13:42:00Z"/>
          <w:rFonts w:cs="ArialMT"/>
        </w:rPr>
      </w:pPr>
      <w:moveFrom w:id="5840" w:author="Summer 2023 updates" w:date="2024-07-31T13:42:00Z">
        <w:r w:rsidRPr="00854131">
          <w:rPr>
            <w:rFonts w:cs="ArialMT"/>
          </w:rPr>
          <w:t>Strengthens critical reading, academic writing, and reasoning skill</w:t>
        </w:r>
        <w:r>
          <w:rPr>
            <w:rFonts w:cs="ArialMT"/>
          </w:rPr>
          <w:t xml:space="preserve">s by engaging with a variety of </w:t>
        </w:r>
        <w:r w:rsidRPr="00854131">
          <w:rPr>
            <w:rFonts w:cs="ArialMT"/>
          </w:rPr>
          <w:t>texts. Students identify, challenge, and write arguments b</w:t>
        </w:r>
        <w:r>
          <w:rPr>
            <w:rFonts w:cs="ArialMT"/>
          </w:rPr>
          <w:t xml:space="preserve">y practicing summary, analysis, </w:t>
        </w:r>
        <w:r w:rsidRPr="00854131">
          <w:rPr>
            <w:rFonts w:cs="ArialMT"/>
          </w:rPr>
          <w:t>paraphrase, and response to published work as well as work of</w:t>
        </w:r>
        <w:r>
          <w:rPr>
            <w:rFonts w:cs="ArialMT"/>
          </w:rPr>
          <w:t xml:space="preserve"> their peers. May be taken more </w:t>
        </w:r>
        <w:r w:rsidRPr="00854131">
          <w:rPr>
            <w:rFonts w:cs="ArialMT"/>
          </w:rPr>
          <w:t>than once with consent of the program director provided the topics are substan</w:t>
        </w:r>
        <w:r>
          <w:rPr>
            <w:rFonts w:cs="ArialMT"/>
          </w:rPr>
          <w:t xml:space="preserve">tially different. </w:t>
        </w:r>
        <w:r w:rsidRPr="002117DA">
          <w:rPr>
            <w:rFonts w:cs="ArialMT"/>
            <w:u w:val="single"/>
          </w:rPr>
          <w:t>Prerequisite:</w:t>
        </w:r>
        <w:r w:rsidRPr="00854131">
          <w:rPr>
            <w:rFonts w:cs="ArialMT"/>
          </w:rPr>
          <w:t xml:space="preserve"> enrolled in ELAB or undergraduate program </w:t>
        </w:r>
        <w:r>
          <w:rPr>
            <w:rFonts w:cs="ArialMT"/>
          </w:rPr>
          <w:t xml:space="preserve">with appropriate TOEFL score or </w:t>
        </w:r>
        <w:r w:rsidRPr="00854131">
          <w:rPr>
            <w:rFonts w:cs="ArialMT"/>
          </w:rPr>
          <w:t>consent of instructor.</w:t>
        </w:r>
      </w:moveFrom>
    </w:p>
    <w:moveFromRangeEnd w:id="5837"/>
    <w:p w14:paraId="226A2CA1" w14:textId="034CE910" w:rsidR="00C466F9" w:rsidRPr="00C466F9" w:rsidRDefault="0053609B" w:rsidP="00C466F9">
      <w:pPr>
        <w:autoSpaceDE w:val="0"/>
        <w:autoSpaceDN w:val="0"/>
        <w:adjustRightInd w:val="0"/>
        <w:spacing w:after="0"/>
        <w:rPr>
          <w:rFonts w:cs="ArialMT"/>
          <w:b/>
        </w:rPr>
      </w:pPr>
      <w:r>
        <w:rPr>
          <w:rFonts w:cs="ArialMT"/>
          <w:b/>
        </w:rPr>
        <w:t>ESL-18</w:t>
      </w:r>
      <w:r w:rsidR="000E6081">
        <w:rPr>
          <w:rFonts w:cs="ArialMT"/>
          <w:b/>
        </w:rPr>
        <w:t>0</w:t>
      </w:r>
      <w:r w:rsidR="00C466F9" w:rsidRPr="00C466F9">
        <w:rPr>
          <w:rFonts w:cs="ArialMT"/>
          <w:b/>
        </w:rPr>
        <w:t xml:space="preserve"> Topics in Listening</w:t>
      </w:r>
    </w:p>
    <w:p w14:paraId="307260E9" w14:textId="52F74056" w:rsidR="00C466F9" w:rsidRPr="00C466F9" w:rsidRDefault="00C466F9" w:rsidP="00C466F9">
      <w:pPr>
        <w:autoSpaceDE w:val="0"/>
        <w:autoSpaceDN w:val="0"/>
        <w:adjustRightInd w:val="0"/>
        <w:spacing w:after="0"/>
        <w:rPr>
          <w:rFonts w:cs="ArialMT"/>
        </w:rPr>
      </w:pPr>
      <w:r w:rsidRPr="00C466F9">
        <w:rPr>
          <w:rFonts w:cs="ArialMT"/>
        </w:rPr>
        <w:t>Develops academic listening and note-taking skills with a focus on micro listening s</w:t>
      </w:r>
      <w:r>
        <w:rPr>
          <w:rFonts w:cs="ArialMT"/>
        </w:rPr>
        <w:t xml:space="preserve">uch as </w:t>
      </w:r>
      <w:r w:rsidRPr="00C466F9">
        <w:rPr>
          <w:rFonts w:cs="ArialMT"/>
        </w:rPr>
        <w:t>listening for numbers, word stress, thought groups, and acce</w:t>
      </w:r>
      <w:r>
        <w:rPr>
          <w:rFonts w:cs="ArialMT"/>
        </w:rPr>
        <w:t xml:space="preserve">nt differences as well as macro </w:t>
      </w:r>
      <w:r w:rsidRPr="00C466F9">
        <w:rPr>
          <w:rFonts w:cs="ArialMT"/>
        </w:rPr>
        <w:t>listening like listening for headings, transition words and phrases</w:t>
      </w:r>
      <w:r>
        <w:rPr>
          <w:rFonts w:cs="ArialMT"/>
        </w:rPr>
        <w:t xml:space="preserve">, and distinguishing main ideas </w:t>
      </w:r>
      <w:r w:rsidRPr="00C466F9">
        <w:rPr>
          <w:rFonts w:cs="ArialMT"/>
        </w:rPr>
        <w:t>from details. May be taken more than once with consent of th</w:t>
      </w:r>
      <w:r>
        <w:rPr>
          <w:rFonts w:cs="ArialMT"/>
        </w:rPr>
        <w:t xml:space="preserve">e program director provided the </w:t>
      </w:r>
      <w:r w:rsidRPr="00C466F9">
        <w:rPr>
          <w:rFonts w:cs="ArialMT"/>
        </w:rPr>
        <w:t xml:space="preserve">topics are substantially different. </w:t>
      </w:r>
      <w:r w:rsidRPr="002117DA">
        <w:rPr>
          <w:rFonts w:cs="ArialMT"/>
          <w:u w:val="single"/>
        </w:rPr>
        <w:t>Prerequisite:</w:t>
      </w:r>
      <w:r w:rsidRPr="00C466F9">
        <w:rPr>
          <w:rFonts w:cs="ArialMT"/>
        </w:rPr>
        <w:t xml:space="preserve"> enrolled in ELAB or undergraduate program with</w:t>
      </w:r>
    </w:p>
    <w:p w14:paraId="02C6AA69" w14:textId="0858A10E" w:rsidR="00C466F9" w:rsidRPr="00C466F9" w:rsidRDefault="00C466F9" w:rsidP="00C466F9">
      <w:pPr>
        <w:autoSpaceDE w:val="0"/>
        <w:autoSpaceDN w:val="0"/>
        <w:adjustRightInd w:val="0"/>
        <w:spacing w:after="0"/>
        <w:rPr>
          <w:rFonts w:cs="ArialMT"/>
        </w:rPr>
      </w:pPr>
      <w:r w:rsidRPr="00C466F9">
        <w:rPr>
          <w:rFonts w:cs="ArialMT"/>
        </w:rPr>
        <w:t>appropriate TOEFL score or consent of instructor.</w:t>
      </w:r>
    </w:p>
    <w:p w14:paraId="2BB52C70" w14:textId="4BE6F40E" w:rsidR="00C466F9" w:rsidRPr="00C466F9" w:rsidRDefault="0053609B" w:rsidP="00C466F9">
      <w:pPr>
        <w:autoSpaceDE w:val="0"/>
        <w:autoSpaceDN w:val="0"/>
        <w:adjustRightInd w:val="0"/>
        <w:spacing w:after="0"/>
        <w:rPr>
          <w:rFonts w:cs="ArialMT"/>
          <w:b/>
        </w:rPr>
      </w:pPr>
      <w:r>
        <w:rPr>
          <w:rFonts w:cs="ArialMT"/>
          <w:b/>
        </w:rPr>
        <w:t>ESL-185</w:t>
      </w:r>
      <w:r w:rsidR="00C466F9" w:rsidRPr="00C466F9">
        <w:rPr>
          <w:rFonts w:cs="ArialMT"/>
          <w:b/>
        </w:rPr>
        <w:t xml:space="preserve"> Topics in Speaking</w:t>
      </w:r>
    </w:p>
    <w:p w14:paraId="6E750331" w14:textId="4701E585" w:rsidR="00C466F9" w:rsidRPr="00C466F9" w:rsidRDefault="00C466F9" w:rsidP="00C466F9">
      <w:pPr>
        <w:autoSpaceDE w:val="0"/>
        <w:autoSpaceDN w:val="0"/>
        <w:adjustRightInd w:val="0"/>
        <w:spacing w:after="0"/>
        <w:rPr>
          <w:rFonts w:cs="ArialMT"/>
        </w:rPr>
      </w:pPr>
      <w:r w:rsidRPr="00C466F9">
        <w:rPr>
          <w:rFonts w:cs="ArialMT"/>
        </w:rPr>
        <w:t>Develops speaking fluency through vocabulary building by using</w:t>
      </w:r>
      <w:r w:rsidR="00712FD7">
        <w:rPr>
          <w:rFonts w:cs="ArialMT"/>
        </w:rPr>
        <w:t xml:space="preserve"> language in authentic contexts </w:t>
      </w:r>
      <w:r w:rsidRPr="00C466F9">
        <w:rPr>
          <w:rFonts w:cs="ArialMT"/>
        </w:rPr>
        <w:t>and practicing pronunciation by studying language pros</w:t>
      </w:r>
      <w:r w:rsidR="00712FD7">
        <w:rPr>
          <w:rFonts w:cs="ArialMT"/>
        </w:rPr>
        <w:t xml:space="preserve">ody (intonation and rhythm) and </w:t>
      </w:r>
      <w:r w:rsidRPr="00C466F9">
        <w:rPr>
          <w:rFonts w:cs="ArialMT"/>
        </w:rPr>
        <w:t>morphemes (minimal parts of language). May be taken mor</w:t>
      </w:r>
      <w:r w:rsidR="00712FD7">
        <w:rPr>
          <w:rFonts w:cs="ArialMT"/>
        </w:rPr>
        <w:t xml:space="preserve">e than once with consent of the </w:t>
      </w:r>
      <w:r w:rsidRPr="00C466F9">
        <w:rPr>
          <w:rFonts w:cs="ArialMT"/>
        </w:rPr>
        <w:t xml:space="preserve">program director provided the topics are substantially different. </w:t>
      </w:r>
      <w:r w:rsidRPr="002117DA">
        <w:rPr>
          <w:rFonts w:cs="ArialMT"/>
          <w:u w:val="single"/>
        </w:rPr>
        <w:t>Pr</w:t>
      </w:r>
      <w:r w:rsidR="00712FD7" w:rsidRPr="002117DA">
        <w:rPr>
          <w:rFonts w:cs="ArialMT"/>
          <w:u w:val="single"/>
        </w:rPr>
        <w:t>erequisite</w:t>
      </w:r>
      <w:r w:rsidR="00712FD7">
        <w:rPr>
          <w:rFonts w:cs="ArialMT"/>
        </w:rPr>
        <w:t xml:space="preserve">: enrolled in ELAB or </w:t>
      </w:r>
      <w:r w:rsidRPr="00C466F9">
        <w:rPr>
          <w:rFonts w:cs="ArialMT"/>
        </w:rPr>
        <w:t>undergraduate program with appropriate TOEFL score or consent of instructor.</w:t>
      </w:r>
    </w:p>
    <w:p w14:paraId="1A08651D" w14:textId="4F85556C" w:rsidR="00C466F9" w:rsidRPr="00C466F9" w:rsidRDefault="00C466F9" w:rsidP="00C466F9">
      <w:pPr>
        <w:autoSpaceDE w:val="0"/>
        <w:autoSpaceDN w:val="0"/>
        <w:adjustRightInd w:val="0"/>
        <w:spacing w:after="0"/>
        <w:rPr>
          <w:rFonts w:cs="ArialMT"/>
          <w:b/>
        </w:rPr>
      </w:pPr>
      <w:r w:rsidRPr="00C466F9">
        <w:rPr>
          <w:rFonts w:cs="ArialMT"/>
          <w:b/>
        </w:rPr>
        <w:t>ESL-</w:t>
      </w:r>
      <w:r w:rsidR="0053609B" w:rsidRPr="0053609B">
        <w:rPr>
          <w:rFonts w:cs="ArialMT"/>
          <w:b/>
        </w:rPr>
        <w:t>190</w:t>
      </w:r>
      <w:r w:rsidRPr="00C466F9">
        <w:rPr>
          <w:rFonts w:cs="ArialMT"/>
          <w:b/>
        </w:rPr>
        <w:t xml:space="preserve"> Topics in Structure</w:t>
      </w:r>
    </w:p>
    <w:p w14:paraId="16DDF89D" w14:textId="7066C6AE" w:rsidR="00C466F9" w:rsidRDefault="00C466F9" w:rsidP="00C466F9">
      <w:pPr>
        <w:autoSpaceDE w:val="0"/>
        <w:autoSpaceDN w:val="0"/>
        <w:adjustRightInd w:val="0"/>
        <w:spacing w:after="0"/>
        <w:rPr>
          <w:rFonts w:cs="ArialMT"/>
        </w:rPr>
      </w:pPr>
      <w:r w:rsidRPr="00C466F9">
        <w:rPr>
          <w:rFonts w:cs="ArialMT"/>
        </w:rPr>
        <w:t>Develops grammar with the goal of using accurate grammar in presentations and written wo</w:t>
      </w:r>
      <w:r w:rsidR="00712FD7">
        <w:rPr>
          <w:rFonts w:cs="ArialMT"/>
        </w:rPr>
        <w:t xml:space="preserve">rk. </w:t>
      </w:r>
      <w:r w:rsidRPr="00C466F9">
        <w:rPr>
          <w:rFonts w:cs="ArialMT"/>
        </w:rPr>
        <w:t>Students study various grammar points, practice grammar inter</w:t>
      </w:r>
      <w:r w:rsidR="00712FD7">
        <w:rPr>
          <w:rFonts w:cs="ArialMT"/>
        </w:rPr>
        <w:t xml:space="preserve">actively, and integrate learned </w:t>
      </w:r>
      <w:r w:rsidRPr="00C466F9">
        <w:rPr>
          <w:rFonts w:cs="ArialMT"/>
        </w:rPr>
        <w:t>grammar into presentations and written work on a wide spectr</w:t>
      </w:r>
      <w:r w:rsidR="00712FD7">
        <w:rPr>
          <w:rFonts w:cs="ArialMT"/>
        </w:rPr>
        <w:t xml:space="preserve">um of topics. May be taken more </w:t>
      </w:r>
      <w:r w:rsidRPr="00C466F9">
        <w:rPr>
          <w:rFonts w:cs="ArialMT"/>
        </w:rPr>
        <w:t>than once with consent of the program director provided the topics are substantially different.</w:t>
      </w:r>
      <w:r w:rsidRPr="002117DA">
        <w:rPr>
          <w:rFonts w:cs="ArialMT"/>
          <w:u w:val="single"/>
        </w:rPr>
        <w:t xml:space="preserve"> Prerequisite</w:t>
      </w:r>
      <w:r w:rsidRPr="00C466F9">
        <w:rPr>
          <w:rFonts w:cs="ArialMT"/>
        </w:rPr>
        <w:t xml:space="preserve">: enrolled in ELAB or undergraduate program </w:t>
      </w:r>
      <w:r w:rsidR="00712FD7">
        <w:rPr>
          <w:rFonts w:cs="ArialMT"/>
        </w:rPr>
        <w:t xml:space="preserve">with appropriate TOEFL score or </w:t>
      </w:r>
      <w:r w:rsidRPr="00C466F9">
        <w:rPr>
          <w:rFonts w:cs="ArialMT"/>
        </w:rPr>
        <w:t>consent of instructor.</w:t>
      </w:r>
    </w:p>
    <w:p w14:paraId="09D9B515" w14:textId="77777777" w:rsidR="00E24012" w:rsidRPr="00854131" w:rsidRDefault="00E24012" w:rsidP="00E24012">
      <w:pPr>
        <w:autoSpaceDE w:val="0"/>
        <w:autoSpaceDN w:val="0"/>
        <w:adjustRightInd w:val="0"/>
        <w:spacing w:after="0"/>
        <w:rPr>
          <w:moveTo w:id="5841" w:author="Summer 2023 updates" w:date="2024-07-31T13:42:00Z"/>
          <w:rFonts w:cs="ArialMT"/>
          <w:b/>
        </w:rPr>
      </w:pPr>
      <w:moveToRangeStart w:id="5842" w:author="Summer 2023 updates" w:date="2024-07-31T13:42:00Z" w:name="move173325798"/>
      <w:moveTo w:id="5843" w:author="Summer 2023 updates" w:date="2024-07-31T13:42:00Z">
        <w:r>
          <w:rPr>
            <w:rFonts w:cs="ArialMT"/>
            <w:b/>
          </w:rPr>
          <w:t>ESL-195</w:t>
        </w:r>
        <w:r w:rsidRPr="00854131">
          <w:rPr>
            <w:rFonts w:cs="ArialMT"/>
            <w:b/>
          </w:rPr>
          <w:t xml:space="preserve"> Reading Writing Workshop</w:t>
        </w:r>
        <w:r>
          <w:rPr>
            <w:rFonts w:cs="ArialMT"/>
            <w:b/>
          </w:rPr>
          <w:t xml:space="preserve"> (WE)</w:t>
        </w:r>
      </w:moveTo>
    </w:p>
    <w:p w14:paraId="0004911E" w14:textId="77777777" w:rsidR="00E24012" w:rsidRDefault="00E24012" w:rsidP="00E24012">
      <w:pPr>
        <w:autoSpaceDE w:val="0"/>
        <w:autoSpaceDN w:val="0"/>
        <w:adjustRightInd w:val="0"/>
        <w:spacing w:after="0"/>
        <w:rPr>
          <w:moveTo w:id="5844" w:author="Summer 2023 updates" w:date="2024-07-31T13:42:00Z"/>
          <w:rFonts w:cs="ArialMT"/>
        </w:rPr>
      </w:pPr>
      <w:moveTo w:id="5845" w:author="Summer 2023 updates" w:date="2024-07-31T13:42:00Z">
        <w:r w:rsidRPr="00854131">
          <w:rPr>
            <w:rFonts w:cs="ArialMT"/>
          </w:rPr>
          <w:t>Strengthens critical reading, academic writing, and reasoning skill</w:t>
        </w:r>
        <w:r>
          <w:rPr>
            <w:rFonts w:cs="ArialMT"/>
          </w:rPr>
          <w:t xml:space="preserve">s by engaging with a variety of </w:t>
        </w:r>
        <w:r w:rsidRPr="00854131">
          <w:rPr>
            <w:rFonts w:cs="ArialMT"/>
          </w:rPr>
          <w:t>texts. Students identify, challenge, and write arguments b</w:t>
        </w:r>
        <w:r>
          <w:rPr>
            <w:rFonts w:cs="ArialMT"/>
          </w:rPr>
          <w:t xml:space="preserve">y practicing summary, analysis, </w:t>
        </w:r>
        <w:r w:rsidRPr="00854131">
          <w:rPr>
            <w:rFonts w:cs="ArialMT"/>
          </w:rPr>
          <w:t>paraphrase, and response to published work as well as work of</w:t>
        </w:r>
        <w:r>
          <w:rPr>
            <w:rFonts w:cs="ArialMT"/>
          </w:rPr>
          <w:t xml:space="preserve"> their peers. May be taken more </w:t>
        </w:r>
        <w:r w:rsidRPr="00854131">
          <w:rPr>
            <w:rFonts w:cs="ArialMT"/>
          </w:rPr>
          <w:t>than once with consent of the program director provided the topics are substan</w:t>
        </w:r>
        <w:r>
          <w:rPr>
            <w:rFonts w:cs="ArialMT"/>
          </w:rPr>
          <w:t xml:space="preserve">tially different. </w:t>
        </w:r>
        <w:r w:rsidRPr="002117DA">
          <w:rPr>
            <w:rFonts w:cs="ArialMT"/>
            <w:u w:val="single"/>
          </w:rPr>
          <w:t>Prerequisite:</w:t>
        </w:r>
        <w:r w:rsidRPr="00854131">
          <w:rPr>
            <w:rFonts w:cs="ArialMT"/>
          </w:rPr>
          <w:t xml:space="preserve"> enrolled in ELAB or undergraduate program </w:t>
        </w:r>
        <w:r>
          <w:rPr>
            <w:rFonts w:cs="ArialMT"/>
          </w:rPr>
          <w:t xml:space="preserve">with appropriate TOEFL score or </w:t>
        </w:r>
        <w:r w:rsidRPr="00854131">
          <w:rPr>
            <w:rFonts w:cs="ArialMT"/>
          </w:rPr>
          <w:t>consent of instructor.</w:t>
        </w:r>
      </w:moveTo>
    </w:p>
    <w:p w14:paraId="559CE31F" w14:textId="42253EAC" w:rsidR="00C466F9" w:rsidRPr="00C466F9" w:rsidRDefault="00C466F9" w:rsidP="00C466F9">
      <w:pPr>
        <w:autoSpaceDE w:val="0"/>
        <w:autoSpaceDN w:val="0"/>
        <w:adjustRightInd w:val="0"/>
        <w:spacing w:after="0"/>
        <w:rPr>
          <w:moveTo w:id="5846" w:author="Summer 2023 updates" w:date="2024-07-31T13:42:00Z"/>
          <w:rFonts w:cs="ArialMT"/>
          <w:b/>
          <w:color w:val="000000"/>
        </w:rPr>
      </w:pPr>
      <w:moveToRangeStart w:id="5847" w:author="Summer 2023 updates" w:date="2024-07-31T13:42:00Z" w:name="move173325799"/>
      <w:moveToRangeEnd w:id="5842"/>
      <w:moveTo w:id="5848" w:author="Summer 2023 updates" w:date="2024-07-31T13:42:00Z">
        <w:r w:rsidRPr="000F7D26">
          <w:rPr>
            <w:rFonts w:cs="ArialMT"/>
            <w:b/>
            <w:color w:val="000000"/>
          </w:rPr>
          <w:t>ESL-2</w:t>
        </w:r>
        <w:r w:rsidR="000F7D26" w:rsidRPr="000F7D26">
          <w:rPr>
            <w:rFonts w:cs="ArialMT"/>
            <w:b/>
            <w:color w:val="000000"/>
          </w:rPr>
          <w:t>10</w:t>
        </w:r>
        <w:r w:rsidRPr="000F7D26">
          <w:rPr>
            <w:rFonts w:cs="ArialMT"/>
            <w:b/>
            <w:color w:val="000000"/>
          </w:rPr>
          <w:t xml:space="preserve"> Seminar in Culture</w:t>
        </w:r>
      </w:moveTo>
    </w:p>
    <w:p w14:paraId="298AEEC4" w14:textId="77777777" w:rsidR="00C466F9" w:rsidRPr="00C466F9" w:rsidRDefault="00C466F9" w:rsidP="00C466F9">
      <w:pPr>
        <w:autoSpaceDE w:val="0"/>
        <w:autoSpaceDN w:val="0"/>
        <w:adjustRightInd w:val="0"/>
        <w:spacing w:after="0"/>
        <w:rPr>
          <w:moveFrom w:id="5849" w:author="Summer 2023 updates" w:date="2024-07-31T13:42:00Z"/>
          <w:rFonts w:cs="ArialMT"/>
          <w:b/>
          <w:color w:val="000000"/>
        </w:rPr>
      </w:pPr>
      <w:moveTo w:id="5850" w:author="Summer 2023 updates" w:date="2024-07-31T13:42:00Z">
        <w:r w:rsidRPr="00C466F9">
          <w:rPr>
            <w:rFonts w:cs="ArialMT"/>
            <w:color w:val="000000"/>
          </w:rPr>
          <w:t>Develops language skills and explores American culture through texts, art, film, and commun</w:t>
        </w:r>
        <w:r w:rsidR="00712FD7">
          <w:rPr>
            <w:rFonts w:cs="ArialMT"/>
            <w:color w:val="000000"/>
          </w:rPr>
          <w:t xml:space="preserve">ity </w:t>
        </w:r>
        <w:r w:rsidRPr="00C466F9">
          <w:rPr>
            <w:rFonts w:cs="ArialMT"/>
            <w:color w:val="000000"/>
          </w:rPr>
          <w:t xml:space="preserve">engagement. </w:t>
        </w:r>
        <w:r w:rsidRPr="00C466F9">
          <w:rPr>
            <w:rFonts w:cs="ArialMT"/>
            <w:color w:val="222222"/>
          </w:rPr>
          <w:t>May be taken more than once with consent of the program director provided the</w:t>
        </w:r>
        <w:r w:rsidR="00712FD7">
          <w:rPr>
            <w:rFonts w:cs="ArialMT"/>
            <w:color w:val="000000"/>
          </w:rPr>
          <w:t xml:space="preserve"> </w:t>
        </w:r>
        <w:r w:rsidRPr="00C466F9">
          <w:rPr>
            <w:rFonts w:cs="ArialMT"/>
            <w:color w:val="222222"/>
          </w:rPr>
          <w:t>topi</w:t>
        </w:r>
        <w:r w:rsidR="00712FD7">
          <w:rPr>
            <w:rFonts w:cs="ArialMT"/>
            <w:color w:val="222222"/>
          </w:rPr>
          <w:t xml:space="preserve">cs are substantially different. </w:t>
        </w:r>
        <w:r w:rsidRPr="002117DA">
          <w:rPr>
            <w:rFonts w:cs="ArialMT"/>
            <w:color w:val="222222"/>
            <w:u w:val="single"/>
          </w:rPr>
          <w:t>Prerequisite</w:t>
        </w:r>
        <w:r w:rsidRPr="00C466F9">
          <w:rPr>
            <w:rFonts w:cs="ArialMT"/>
            <w:color w:val="222222"/>
          </w:rPr>
          <w:t>: enrolled in ELAB or undergraduate program with</w:t>
        </w:r>
      </w:moveTo>
      <w:moveFromRangeStart w:id="5851" w:author="Summer 2023 updates" w:date="2024-07-31T13:42:00Z" w:name="move173325799"/>
      <w:moveToRangeEnd w:id="5847"/>
      <w:moveFrom w:id="5852" w:author="Summer 2023 updates" w:date="2024-07-31T13:42:00Z">
        <w:r w:rsidRPr="000F7D26">
          <w:rPr>
            <w:rFonts w:cs="ArialMT"/>
            <w:b/>
            <w:color w:val="000000"/>
          </w:rPr>
          <w:t>ESL-2</w:t>
        </w:r>
        <w:r w:rsidR="000F7D26" w:rsidRPr="000F7D26">
          <w:rPr>
            <w:rFonts w:cs="ArialMT"/>
            <w:b/>
            <w:color w:val="000000"/>
          </w:rPr>
          <w:t>10</w:t>
        </w:r>
        <w:r w:rsidRPr="000F7D26">
          <w:rPr>
            <w:rFonts w:cs="ArialMT"/>
            <w:b/>
            <w:color w:val="000000"/>
          </w:rPr>
          <w:t xml:space="preserve"> Seminar in Culture</w:t>
        </w:r>
      </w:moveFrom>
    </w:p>
    <w:p w14:paraId="7FC2C95F" w14:textId="77777777" w:rsidR="00C466F9" w:rsidRPr="00712FD7" w:rsidRDefault="00C466F9" w:rsidP="00C466F9">
      <w:pPr>
        <w:autoSpaceDE w:val="0"/>
        <w:autoSpaceDN w:val="0"/>
        <w:adjustRightInd w:val="0"/>
        <w:spacing w:after="0"/>
        <w:rPr>
          <w:del w:id="5853" w:author="Summer 2023 updates" w:date="2024-07-31T13:42:00Z"/>
          <w:rFonts w:cs="ArialMT"/>
          <w:color w:val="000000"/>
        </w:rPr>
      </w:pPr>
      <w:moveFrom w:id="5854" w:author="Summer 2023 updates" w:date="2024-07-31T13:42:00Z">
        <w:r w:rsidRPr="00C466F9">
          <w:rPr>
            <w:rFonts w:cs="ArialMT"/>
            <w:color w:val="000000"/>
          </w:rPr>
          <w:t>Develops language skills and explores American culture through texts, art, film, and commun</w:t>
        </w:r>
        <w:r w:rsidR="00712FD7">
          <w:rPr>
            <w:rFonts w:cs="ArialMT"/>
            <w:color w:val="000000"/>
          </w:rPr>
          <w:t xml:space="preserve">ity </w:t>
        </w:r>
        <w:r w:rsidRPr="00C466F9">
          <w:rPr>
            <w:rFonts w:cs="ArialMT"/>
            <w:color w:val="000000"/>
          </w:rPr>
          <w:t xml:space="preserve">engagement. </w:t>
        </w:r>
        <w:r w:rsidRPr="00C466F9">
          <w:rPr>
            <w:rFonts w:cs="ArialMT"/>
            <w:color w:val="222222"/>
          </w:rPr>
          <w:t>May be taken more than once with consent of the program director provided the</w:t>
        </w:r>
        <w:r w:rsidR="00712FD7">
          <w:rPr>
            <w:rFonts w:cs="ArialMT"/>
            <w:color w:val="000000"/>
          </w:rPr>
          <w:t xml:space="preserve"> </w:t>
        </w:r>
        <w:r w:rsidRPr="00C466F9">
          <w:rPr>
            <w:rFonts w:cs="ArialMT"/>
            <w:color w:val="222222"/>
          </w:rPr>
          <w:t>topi</w:t>
        </w:r>
        <w:r w:rsidR="00712FD7">
          <w:rPr>
            <w:rFonts w:cs="ArialMT"/>
            <w:color w:val="222222"/>
          </w:rPr>
          <w:t xml:space="preserve">cs are substantially different. </w:t>
        </w:r>
        <w:r w:rsidRPr="002117DA">
          <w:rPr>
            <w:rFonts w:cs="ArialMT"/>
            <w:color w:val="222222"/>
            <w:u w:val="single"/>
          </w:rPr>
          <w:t>Prerequisite</w:t>
        </w:r>
        <w:r w:rsidRPr="00C466F9">
          <w:rPr>
            <w:rFonts w:cs="ArialMT"/>
            <w:color w:val="222222"/>
          </w:rPr>
          <w:t>: enrolled in ELAB or undergraduate program with</w:t>
        </w:r>
      </w:moveFrom>
      <w:moveFromRangeEnd w:id="5851"/>
    </w:p>
    <w:p w14:paraId="52C216C1" w14:textId="51F6AFCA" w:rsidR="00C466F9" w:rsidRPr="00C466F9" w:rsidRDefault="00E24012" w:rsidP="00C466F9">
      <w:pPr>
        <w:autoSpaceDE w:val="0"/>
        <w:autoSpaceDN w:val="0"/>
        <w:adjustRightInd w:val="0"/>
        <w:spacing w:after="0"/>
        <w:rPr>
          <w:rFonts w:cs="ArialMT"/>
        </w:rPr>
      </w:pPr>
      <w:ins w:id="5855" w:author="Summer 2023 updates" w:date="2024-07-31T13:42:00Z">
        <w:r>
          <w:rPr>
            <w:rFonts w:cs="ArialMT"/>
            <w:color w:val="222222"/>
          </w:rPr>
          <w:t xml:space="preserve"> </w:t>
        </w:r>
      </w:ins>
      <w:r w:rsidR="00C466F9" w:rsidRPr="00C466F9">
        <w:rPr>
          <w:rFonts w:cs="ArialMT"/>
          <w:color w:val="222222"/>
        </w:rPr>
        <w:t>appropriate TOEFL score or consent of instructor.</w:t>
      </w:r>
    </w:p>
    <w:p w14:paraId="6AD1E375" w14:textId="77777777" w:rsidR="00C466F9" w:rsidRPr="00C466F9" w:rsidRDefault="00C466F9" w:rsidP="00C466F9">
      <w:pPr>
        <w:autoSpaceDE w:val="0"/>
        <w:autoSpaceDN w:val="0"/>
        <w:adjustRightInd w:val="0"/>
        <w:spacing w:after="0"/>
        <w:rPr>
          <w:moveTo w:id="5856" w:author="Summer 2023 updates" w:date="2024-07-31T13:42:00Z"/>
          <w:rFonts w:cs="ArialMT"/>
        </w:rPr>
      </w:pPr>
      <w:moveToRangeStart w:id="5857" w:author="Summer 2023 updates" w:date="2024-07-31T13:42:00Z" w:name="move173325800"/>
    </w:p>
    <w:p w14:paraId="53E4D38E" w14:textId="6E68DD8A" w:rsidR="00E4706B" w:rsidRPr="00424939" w:rsidRDefault="006E4A5D" w:rsidP="00C76DE3">
      <w:pPr>
        <w:pStyle w:val="Heading4"/>
        <w:spacing w:before="0"/>
        <w:rPr>
          <w:moveTo w:id="5858" w:author="Summer 2023 updates" w:date="2024-07-31T13:42:00Z"/>
          <w:rFonts w:ascii="Garamond" w:hAnsi="Garamond"/>
          <w:color w:val="000000" w:themeColor="text1"/>
        </w:rPr>
      </w:pPr>
      <w:bookmarkStart w:id="5859" w:name="_Toc141355685"/>
      <w:moveTo w:id="5860" w:author="Summer 2023 updates" w:date="2024-07-31T13:42:00Z">
        <w:r w:rsidRPr="00424939">
          <w:rPr>
            <w:rFonts w:ascii="Garamond" w:hAnsi="Garamond"/>
            <w:color w:val="000000" w:themeColor="text1"/>
          </w:rPr>
          <w:t>Pre-Professional</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"Pre-Professional"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Programs</w:t>
        </w:r>
        <w:bookmarkEnd w:id="5859"/>
      </w:moveTo>
    </w:p>
    <w:p w14:paraId="1CFC8D7D" w14:textId="77777777" w:rsidR="00111112" w:rsidRPr="00424939" w:rsidRDefault="00111112" w:rsidP="00944F6C">
      <w:pPr>
        <w:spacing w:after="0"/>
        <w:rPr>
          <w:moveTo w:id="5861" w:author="Summer 2023 updates" w:date="2024-07-31T13:42:00Z"/>
          <w:rFonts w:cs="Times New Roman"/>
          <w:b/>
          <w:color w:val="000000" w:themeColor="text1"/>
        </w:rPr>
        <w:pPrChange w:id="5862" w:author="Summer 2023 updates" w:date="2024-07-31T13:42:00Z">
          <w:pPr>
            <w:spacing w:after="0"/>
            <w:ind w:left="180"/>
          </w:pPr>
        </w:pPrChange>
      </w:pPr>
      <w:moveTo w:id="5863" w:author="Summer 2023 updates" w:date="2024-07-31T13:42:00Z">
        <w:r w:rsidRPr="00424939">
          <w:rPr>
            <w:rFonts w:cs="Times New Roman"/>
            <w:b/>
            <w:color w:val="000000" w:themeColor="text1"/>
          </w:rPr>
          <w:t>Pre-Law</w:t>
        </w:r>
      </w:moveTo>
    </w:p>
    <w:p w14:paraId="1FCCBBAB" w14:textId="342BC040" w:rsidR="00111112" w:rsidRPr="00424939" w:rsidRDefault="00636CAD" w:rsidP="00944F6C">
      <w:pPr>
        <w:rPr>
          <w:moveTo w:id="5864" w:author="Summer 2023 updates" w:date="2024-07-31T13:42:00Z"/>
          <w:rPrChange w:id="5865" w:author="Summer 2023 updates" w:date="2024-07-31T13:42:00Z">
            <w:rPr>
              <w:moveTo w:id="5866" w:author="Summer 2023 updates" w:date="2024-07-31T13:42:00Z"/>
              <w:color w:val="000000" w:themeColor="text1"/>
            </w:rPr>
          </w:rPrChange>
        </w:rPr>
        <w:pPrChange w:id="5867" w:author="Summer 2023 updates" w:date="2024-07-31T13:42:00Z">
          <w:pPr>
            <w:tabs>
              <w:tab w:val="right" w:pos="2880"/>
              <w:tab w:val="left" w:pos="3240"/>
            </w:tabs>
            <w:spacing w:after="0"/>
            <w:ind w:left="180"/>
          </w:pPr>
        </w:pPrChange>
      </w:pPr>
      <w:moveTo w:id="5868" w:author="Summer 2023 updates" w:date="2024-07-31T13:42:00Z">
        <w:r w:rsidRPr="00424939">
          <w:rPr>
            <w:rPrChange w:id="5869" w:author="Summer 2023 updates" w:date="2024-07-31T13:42:00Z">
              <w:rPr>
                <w:color w:val="000000" w:themeColor="text1"/>
              </w:rPr>
            </w:rPrChange>
          </w:rPr>
          <w:t>J. Christensen</w:t>
        </w:r>
        <w:r w:rsidR="001F62D8" w:rsidRPr="00424939">
          <w:rPr>
            <w:rPrChange w:id="5870" w:author="Summer 2023 updates" w:date="2024-07-31T13:42:00Z">
              <w:rPr>
                <w:color w:val="000000" w:themeColor="text1"/>
              </w:rPr>
            </w:rPrChange>
          </w:rPr>
          <w:t xml:space="preserve"> (</w:t>
        </w:r>
        <w:r w:rsidR="00111112" w:rsidRPr="00424939">
          <w:rPr>
            <w:rPrChange w:id="5871" w:author="Summer 2023 updates" w:date="2024-07-31T13:42:00Z">
              <w:rPr>
                <w:color w:val="000000" w:themeColor="text1"/>
              </w:rPr>
            </w:rPrChange>
          </w:rPr>
          <w:t>Program Director</w:t>
        </w:r>
        <w:r w:rsidR="001F62D8" w:rsidRPr="00424939">
          <w:rPr>
            <w:rPrChange w:id="5872" w:author="Summer 2023 updates" w:date="2024-07-31T13:42:00Z">
              <w:rPr>
                <w:color w:val="000000" w:themeColor="text1"/>
              </w:rPr>
            </w:rPrChange>
          </w:rPr>
          <w:t>)</w:t>
        </w:r>
        <w:r w:rsidR="00111112" w:rsidRPr="00424939">
          <w:rPr>
            <w:rPrChange w:id="5873" w:author="Summer 2023 updates" w:date="2024-07-31T13:42:00Z">
              <w:rPr>
                <w:color w:val="000000" w:themeColor="text1"/>
              </w:rPr>
            </w:rPrChange>
          </w:rPr>
          <w:t>.</w:t>
        </w:r>
      </w:moveTo>
    </w:p>
    <w:p w14:paraId="6EB43E6A" w14:textId="77777777" w:rsidR="00C466F9" w:rsidRPr="00C466F9" w:rsidRDefault="00C320AC" w:rsidP="00C466F9">
      <w:pPr>
        <w:autoSpaceDE w:val="0"/>
        <w:autoSpaceDN w:val="0"/>
        <w:adjustRightInd w:val="0"/>
        <w:spacing w:after="0"/>
        <w:rPr>
          <w:moveFrom w:id="5874" w:author="Summer 2023 updates" w:date="2024-07-31T13:42:00Z"/>
          <w:rFonts w:cs="ArialMT"/>
        </w:rPr>
      </w:pPr>
      <w:moveTo w:id="5875" w:author="Summer 2023 updates" w:date="2024-07-31T13:42:00Z">
        <w:r w:rsidRPr="006F6716">
          <w:rPr>
            <w:rPrChange w:id="5876" w:author="Summer 2023 updates" w:date="2024-07-31T13:42:00Z">
              <w:rPr>
                <w:color w:val="000000" w:themeColor="text1"/>
              </w:rPr>
            </w:rPrChange>
          </w:rPr>
          <w:t xml:space="preserve">The cooperative 3+3 program allows qualified undergraduates from Coe College to earn both a bachelor's degree and a law degree in six years through partnership with </w:t>
        </w:r>
      </w:moveTo>
      <w:moveFromRangeStart w:id="5877" w:author="Summer 2023 updates" w:date="2024-07-31T13:42:00Z" w:name="move173325800"/>
      <w:moveToRangeEnd w:id="5857"/>
    </w:p>
    <w:p w14:paraId="13CB60EC" w14:textId="77777777" w:rsidR="00E4706B" w:rsidRPr="00424939" w:rsidRDefault="006E4A5D" w:rsidP="00C76DE3">
      <w:pPr>
        <w:pStyle w:val="Heading4"/>
        <w:spacing w:before="0"/>
        <w:rPr>
          <w:moveFrom w:id="5878" w:author="Summer 2023 updates" w:date="2024-07-31T13:42:00Z"/>
          <w:rFonts w:ascii="Garamond" w:hAnsi="Garamond"/>
          <w:color w:val="000000" w:themeColor="text1"/>
        </w:rPr>
      </w:pPr>
      <w:bookmarkStart w:id="5879" w:name="_Toc110005165"/>
      <w:moveFrom w:id="5880" w:author="Summer 2023 updates" w:date="2024-07-31T13:42:00Z">
        <w:r w:rsidRPr="00424939">
          <w:rPr>
            <w:rFonts w:ascii="Garamond" w:hAnsi="Garamond"/>
            <w:color w:val="000000" w:themeColor="text1"/>
          </w:rPr>
          <w:t>Pre-Professional</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"Pre-Professional"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Programs</w:t>
        </w:r>
        <w:bookmarkEnd w:id="5879"/>
      </w:moveFrom>
    </w:p>
    <w:p w14:paraId="7C51ED4F" w14:textId="77777777" w:rsidR="00111112" w:rsidRPr="00424939" w:rsidRDefault="00111112" w:rsidP="00944F6C">
      <w:pPr>
        <w:spacing w:after="0"/>
        <w:rPr>
          <w:moveFrom w:id="5881" w:author="Summer 2023 updates" w:date="2024-07-31T13:42:00Z"/>
          <w:rFonts w:cs="Times New Roman"/>
          <w:b/>
          <w:color w:val="000000" w:themeColor="text1"/>
        </w:rPr>
        <w:pPrChange w:id="5882" w:author="Summer 2023 updates" w:date="2024-07-31T13:42:00Z">
          <w:pPr>
            <w:spacing w:after="0"/>
            <w:ind w:left="180"/>
          </w:pPr>
        </w:pPrChange>
      </w:pPr>
      <w:moveFrom w:id="5883" w:author="Summer 2023 updates" w:date="2024-07-31T13:42:00Z">
        <w:r w:rsidRPr="00424939">
          <w:rPr>
            <w:rFonts w:cs="Times New Roman"/>
            <w:b/>
            <w:color w:val="000000" w:themeColor="text1"/>
          </w:rPr>
          <w:t>Pre-Law</w:t>
        </w:r>
      </w:moveFrom>
    </w:p>
    <w:p w14:paraId="6E09FD03" w14:textId="77777777" w:rsidR="00111112" w:rsidRPr="00424939" w:rsidRDefault="00636CAD" w:rsidP="00944F6C">
      <w:pPr>
        <w:rPr>
          <w:moveFrom w:id="5884" w:author="Summer 2023 updates" w:date="2024-07-31T13:42:00Z"/>
          <w:rPrChange w:id="5885" w:author="Summer 2023 updates" w:date="2024-07-31T13:42:00Z">
            <w:rPr>
              <w:moveFrom w:id="5886" w:author="Summer 2023 updates" w:date="2024-07-31T13:42:00Z"/>
              <w:color w:val="000000" w:themeColor="text1"/>
            </w:rPr>
          </w:rPrChange>
        </w:rPr>
        <w:pPrChange w:id="5887" w:author="Summer 2023 updates" w:date="2024-07-31T13:42:00Z">
          <w:pPr>
            <w:tabs>
              <w:tab w:val="right" w:pos="2880"/>
              <w:tab w:val="left" w:pos="3240"/>
            </w:tabs>
            <w:spacing w:after="0"/>
            <w:ind w:left="180"/>
          </w:pPr>
        </w:pPrChange>
      </w:pPr>
      <w:moveFrom w:id="5888" w:author="Summer 2023 updates" w:date="2024-07-31T13:42:00Z">
        <w:r w:rsidRPr="00424939">
          <w:rPr>
            <w:rPrChange w:id="5889" w:author="Summer 2023 updates" w:date="2024-07-31T13:42:00Z">
              <w:rPr>
                <w:color w:val="000000" w:themeColor="text1"/>
              </w:rPr>
            </w:rPrChange>
          </w:rPr>
          <w:t>J. Christensen</w:t>
        </w:r>
        <w:r w:rsidR="001F62D8" w:rsidRPr="00424939">
          <w:rPr>
            <w:rPrChange w:id="5890" w:author="Summer 2023 updates" w:date="2024-07-31T13:42:00Z">
              <w:rPr>
                <w:color w:val="000000" w:themeColor="text1"/>
              </w:rPr>
            </w:rPrChange>
          </w:rPr>
          <w:t xml:space="preserve"> (</w:t>
        </w:r>
        <w:r w:rsidR="00111112" w:rsidRPr="00424939">
          <w:rPr>
            <w:rPrChange w:id="5891" w:author="Summer 2023 updates" w:date="2024-07-31T13:42:00Z">
              <w:rPr>
                <w:color w:val="000000" w:themeColor="text1"/>
              </w:rPr>
            </w:rPrChange>
          </w:rPr>
          <w:t>Program Director</w:t>
        </w:r>
        <w:r w:rsidR="001F62D8" w:rsidRPr="00424939">
          <w:rPr>
            <w:rPrChange w:id="5892" w:author="Summer 2023 updates" w:date="2024-07-31T13:42:00Z">
              <w:rPr>
                <w:color w:val="000000" w:themeColor="text1"/>
              </w:rPr>
            </w:rPrChange>
          </w:rPr>
          <w:t>)</w:t>
        </w:r>
        <w:r w:rsidR="00111112" w:rsidRPr="00424939">
          <w:rPr>
            <w:rPrChange w:id="5893" w:author="Summer 2023 updates" w:date="2024-07-31T13:42:00Z">
              <w:rPr>
                <w:color w:val="000000" w:themeColor="text1"/>
              </w:rPr>
            </w:rPrChange>
          </w:rPr>
          <w:t>.</w:t>
        </w:r>
      </w:moveFrom>
    </w:p>
    <w:p w14:paraId="5B105DA6" w14:textId="744096ED" w:rsidR="006F6716" w:rsidRPr="006F6716" w:rsidRDefault="00C320AC" w:rsidP="00944F6C">
      <w:pPr>
        <w:rPr>
          <w:rPrChange w:id="5894" w:author="Summer 2023 updates" w:date="2024-07-31T13:42:00Z">
            <w:rPr>
              <w:color w:val="000000" w:themeColor="text1"/>
            </w:rPr>
          </w:rPrChange>
        </w:rPr>
        <w:pPrChange w:id="5895" w:author="Summer 2023 updates" w:date="2024-07-31T13:42:00Z">
          <w:pPr>
            <w:autoSpaceDE w:val="0"/>
            <w:autoSpaceDN w:val="0"/>
            <w:adjustRightInd w:val="0"/>
            <w:ind w:left="187"/>
          </w:pPr>
        </w:pPrChange>
      </w:pPr>
      <w:moveFrom w:id="5896" w:author="Summer 2023 updates" w:date="2024-07-31T13:42:00Z">
        <w:r w:rsidRPr="006F6716">
          <w:rPr>
            <w:rPrChange w:id="5897" w:author="Summer 2023 updates" w:date="2024-07-31T13:42:00Z">
              <w:rPr>
                <w:color w:val="000000" w:themeColor="text1"/>
              </w:rPr>
            </w:rPrChange>
          </w:rPr>
          <w:t xml:space="preserve">The cooperative 3+3 program allows qualified undergraduates from Coe College to earn both a bachelor's degree and a law degree in six years through partnership with </w:t>
        </w:r>
      </w:moveFrom>
      <w:moveFromRangeEnd w:id="5877"/>
      <w:ins w:id="5898" w:author="Summer 2023 updates" w:date="2024-07-31T13:42:00Z">
        <w:r w:rsidR="00A524F5">
          <w:t xml:space="preserve">either </w:t>
        </w:r>
      </w:ins>
      <w:r w:rsidRPr="006F6716">
        <w:rPr>
          <w:rPrChange w:id="5899" w:author="Summer 2023 updates" w:date="2024-07-31T13:42:00Z">
            <w:rPr>
              <w:color w:val="000000" w:themeColor="text1"/>
            </w:rPr>
          </w:rPrChange>
        </w:rPr>
        <w:t>the University of Iowa College of Law</w:t>
      </w:r>
      <w:del w:id="5900" w:author="Summer 2023 updates" w:date="2024-07-31T13:42:00Z">
        <w:r w:rsidRPr="006F6716">
          <w:rPr>
            <w:rFonts w:cs="Times New Roman"/>
            <w:color w:val="000000" w:themeColor="text1"/>
          </w:rPr>
          <w:delText>.</w:delText>
        </w:r>
      </w:del>
      <w:ins w:id="5901" w:author="Summer 2023 updates" w:date="2024-07-31T13:42:00Z">
        <w:r w:rsidR="00A524F5">
          <w:t xml:space="preserve"> (“Iowa Law”) or Drake University Law School (“Drake Law”)</w:t>
        </w:r>
        <w:r w:rsidRPr="006F6716">
          <w:t>.</w:t>
        </w:r>
      </w:ins>
    </w:p>
    <w:p w14:paraId="354ADB00" w14:textId="2E47BC44" w:rsidR="00C320AC" w:rsidRPr="006F6716" w:rsidRDefault="00C320AC" w:rsidP="00944F6C">
      <w:pPr>
        <w:rPr>
          <w:rPrChange w:id="5902" w:author="Summer 2023 updates" w:date="2024-07-31T13:42:00Z">
            <w:rPr>
              <w:color w:val="000000" w:themeColor="text1"/>
            </w:rPr>
          </w:rPrChange>
        </w:rPr>
        <w:pPrChange w:id="5903" w:author="Summer 2023 updates" w:date="2024-07-31T13:42:00Z">
          <w:pPr>
            <w:autoSpaceDE w:val="0"/>
            <w:autoSpaceDN w:val="0"/>
            <w:adjustRightInd w:val="0"/>
            <w:ind w:left="187"/>
          </w:pPr>
        </w:pPrChange>
      </w:pPr>
      <w:moveToRangeStart w:id="5904" w:author="Summer 2023 updates" w:date="2024-07-31T13:42:00Z" w:name="move173325801"/>
      <w:moveTo w:id="5905" w:author="Summer 2023 updates" w:date="2024-07-31T13:42:00Z">
        <w:r w:rsidRPr="006F6716">
          <w:rPr>
            <w:rPrChange w:id="5906" w:author="Summer 2023 updates" w:date="2024-07-31T13:42:00Z">
              <w:rPr>
                <w:color w:val="000000" w:themeColor="text1"/>
              </w:rPr>
            </w:rPrChange>
          </w:rPr>
          <w:t xml:space="preserve">If eligible, students admitted under the 3+3 program will receive three years of financial aid and pay Coe College tuition for the first three years. Qualified undergraduates from Coe must have satisfied all graduation requirements with the exception of the </w:t>
        </w:r>
        <w:r w:rsidR="00066316" w:rsidRPr="006F6716">
          <w:rPr>
            <w:rPrChange w:id="5907" w:author="Summer 2023 updates" w:date="2024-07-31T13:42:00Z">
              <w:rPr>
                <w:color w:val="000000" w:themeColor="text1"/>
              </w:rPr>
            </w:rPrChange>
          </w:rPr>
          <w:t>32-course</w:t>
        </w:r>
        <w:r w:rsidRPr="006F6716">
          <w:rPr>
            <w:rPrChange w:id="5908" w:author="Summer 2023 updates" w:date="2024-07-31T13:42:00Z">
              <w:rPr>
                <w:color w:val="000000" w:themeColor="text1"/>
              </w:rPr>
            </w:rPrChange>
          </w:rPr>
          <w:t xml:space="preserve"> credit requirement by the conclusion of their junior year </w:t>
        </w:r>
      </w:moveTo>
      <w:moveFromRangeStart w:id="5909" w:author="Summer 2023 updates" w:date="2024-07-31T13:42:00Z" w:name="move173325801"/>
      <w:moveToRangeEnd w:id="5904"/>
      <w:moveFrom w:id="5910" w:author="Summer 2023 updates" w:date="2024-07-31T13:42:00Z">
        <w:r w:rsidRPr="006F6716">
          <w:rPr>
            <w:rPrChange w:id="5911" w:author="Summer 2023 updates" w:date="2024-07-31T13:42:00Z">
              <w:rPr>
                <w:color w:val="000000" w:themeColor="text1"/>
              </w:rPr>
            </w:rPrChange>
          </w:rPr>
          <w:t xml:space="preserve">If eligible, students admitted under the 3+3 program will receive three years of financial aid and pay Coe College tuition for the first three years. Qualified undergraduates from Coe must have satisfied all graduation requirements with the exception of the </w:t>
        </w:r>
        <w:r w:rsidR="00066316" w:rsidRPr="006F6716">
          <w:rPr>
            <w:rPrChange w:id="5912" w:author="Summer 2023 updates" w:date="2024-07-31T13:42:00Z">
              <w:rPr>
                <w:color w:val="000000" w:themeColor="text1"/>
              </w:rPr>
            </w:rPrChange>
          </w:rPr>
          <w:t>32-course</w:t>
        </w:r>
        <w:r w:rsidRPr="006F6716">
          <w:rPr>
            <w:rPrChange w:id="5913" w:author="Summer 2023 updates" w:date="2024-07-31T13:42:00Z">
              <w:rPr>
                <w:color w:val="000000" w:themeColor="text1"/>
              </w:rPr>
            </w:rPrChange>
          </w:rPr>
          <w:t xml:space="preserve"> credit requirement by the conclusion of their junior year </w:t>
        </w:r>
      </w:moveFrom>
      <w:moveFromRangeEnd w:id="5909"/>
      <w:ins w:id="5914" w:author="Summer 2023 updates" w:date="2024-07-31T13:42:00Z">
        <w:r w:rsidR="00A524F5">
          <w:t xml:space="preserve">at Coe </w:t>
        </w:r>
      </w:ins>
      <w:r w:rsidRPr="006F6716">
        <w:rPr>
          <w:rPrChange w:id="5915" w:author="Summer 2023 updates" w:date="2024-07-31T13:42:00Z">
            <w:rPr>
              <w:color w:val="000000" w:themeColor="text1"/>
            </w:rPr>
          </w:rPrChange>
        </w:rPr>
        <w:t xml:space="preserve">for admission into </w:t>
      </w:r>
      <w:ins w:id="5916" w:author="Summer 2023 updates" w:date="2024-07-31T13:42:00Z">
        <w:r w:rsidR="00A524F5">
          <w:t>Iowa</w:t>
        </w:r>
        <w:r w:rsidRPr="006F6716">
          <w:t xml:space="preserve"> Law</w:t>
        </w:r>
        <w:r w:rsidR="00A524F5">
          <w:t xml:space="preserve"> of Drake Law</w:t>
        </w:r>
        <w:r w:rsidRPr="006F6716">
          <w:t>.</w:t>
        </w:r>
      </w:ins>
      <w:moveToRangeStart w:id="5917" w:author="Summer 2023 updates" w:date="2024-07-31T13:42:00Z" w:name="move173325802"/>
      <w:moveTo w:id="5918" w:author="Summer 2023 updates" w:date="2024-07-31T13:42:00Z">
        <w:r w:rsidRPr="006F6716">
          <w:rPr>
            <w:rPrChange w:id="5919" w:author="Summer 2023 updates" w:date="2024-07-31T13:42:00Z">
              <w:rPr>
                <w:color w:val="000000" w:themeColor="text1"/>
              </w:rPr>
            </w:rPrChange>
          </w:rPr>
          <w:t xml:space="preserve"> Students are not eligible for campus housing or extracurricular activities at Coe during their fourth year. During the fourth year of the program, which is the first year of law school, students will pay tuition only to Iowa Law </w:t>
        </w:r>
      </w:moveTo>
      <w:moveToRangeEnd w:id="5917"/>
      <w:del w:id="5920" w:author="Summer 2023 updates" w:date="2024-07-31T13:42:00Z">
        <w:r w:rsidRPr="006F6716">
          <w:rPr>
            <w:rFonts w:cs="Times New Roman"/>
            <w:color w:val="000000" w:themeColor="text1"/>
          </w:rPr>
          <w:delText>the College of Law.</w:delText>
        </w:r>
      </w:del>
      <w:moveFromRangeStart w:id="5921" w:author="Summer 2023 updates" w:date="2024-07-31T13:42:00Z" w:name="move173325802"/>
      <w:moveFrom w:id="5922" w:author="Summer 2023 updates" w:date="2024-07-31T13:42:00Z">
        <w:r w:rsidRPr="006F6716">
          <w:rPr>
            <w:rPrChange w:id="5923" w:author="Summer 2023 updates" w:date="2024-07-31T13:42:00Z">
              <w:rPr>
                <w:color w:val="000000" w:themeColor="text1"/>
              </w:rPr>
            </w:rPrChange>
          </w:rPr>
          <w:t xml:space="preserve"> Students are not eligible for campus housing or extracurricular activities at Coe during their fourth year. During the fourth year of the program, which is the first year of law school, students will pay tuition only to Iowa Law </w:t>
        </w:r>
      </w:moveFrom>
      <w:moveFromRangeEnd w:id="5921"/>
      <w:ins w:id="5924" w:author="Summer 2023 updates" w:date="2024-07-31T13:42:00Z">
        <w:r w:rsidR="00A524F5">
          <w:t xml:space="preserve">or Drake Law </w:t>
        </w:r>
      </w:ins>
      <w:r w:rsidRPr="006F6716">
        <w:rPr>
          <w:rPrChange w:id="5925" w:author="Summer 2023 updates" w:date="2024-07-31T13:42:00Z">
            <w:rPr>
              <w:color w:val="000000" w:themeColor="text1"/>
            </w:rPr>
          </w:rPrChange>
        </w:rPr>
        <w:t>and apply for financial aid through the University of Iowa</w:t>
      </w:r>
      <w:del w:id="5926" w:author="Summer 2023 updates" w:date="2024-07-31T13:42:00Z">
        <w:r w:rsidRPr="006F6716">
          <w:rPr>
            <w:rFonts w:cs="Times New Roman"/>
            <w:color w:val="000000" w:themeColor="text1"/>
          </w:rPr>
          <w:delText>.</w:delText>
        </w:r>
      </w:del>
      <w:ins w:id="5927" w:author="Summer 2023 updates" w:date="2024-07-31T13:42:00Z">
        <w:r w:rsidR="00A524F5">
          <w:t xml:space="preserve"> or Drake University</w:t>
        </w:r>
        <w:r w:rsidRPr="006F6716">
          <w:t>.</w:t>
        </w:r>
      </w:ins>
      <w:r w:rsidRPr="006F6716">
        <w:rPr>
          <w:rPrChange w:id="5928" w:author="Summer 2023 updates" w:date="2024-07-31T13:42:00Z">
            <w:rPr>
              <w:color w:val="000000" w:themeColor="text1"/>
            </w:rPr>
          </w:rPrChange>
        </w:rPr>
        <w:t xml:space="preserve"> Credits earned during the first year of law school</w:t>
      </w:r>
      <w:del w:id="5929" w:author="Summer 2023 updates" w:date="2024-07-31T13:42:00Z">
        <w:r w:rsidRPr="006F6716">
          <w:rPr>
            <w:rFonts w:cs="Times New Roman"/>
            <w:color w:val="000000" w:themeColor="text1"/>
          </w:rPr>
          <w:delText xml:space="preserve"> at Iowa</w:delText>
        </w:r>
      </w:del>
      <w:r w:rsidRPr="006F6716">
        <w:rPr>
          <w:rPrChange w:id="5930" w:author="Summer 2023 updates" w:date="2024-07-31T13:42:00Z">
            <w:rPr>
              <w:color w:val="000000" w:themeColor="text1"/>
            </w:rPr>
          </w:rPrChange>
        </w:rPr>
        <w:t>, which would have been their senior year at Coe, will also apply to their undergraduate degree to complete the final credit requirements at Coe. At the end of their fourth year of study, students in the prog</w:t>
      </w:r>
      <w:r w:rsidR="0085016A">
        <w:rPr>
          <w:rPrChange w:id="5931" w:author="Summer 2023 updates" w:date="2024-07-31T13:42:00Z">
            <w:rPr>
              <w:color w:val="000000" w:themeColor="text1"/>
            </w:rPr>
          </w:rPrChange>
        </w:rPr>
        <w:t xml:space="preserve">ram will receive their </w:t>
      </w:r>
      <w:del w:id="5932" w:author="Summer 2023 updates" w:date="2024-07-31T13:42:00Z">
        <w:r w:rsidRPr="006F6716">
          <w:rPr>
            <w:rFonts w:cs="Times New Roman"/>
            <w:color w:val="000000" w:themeColor="text1"/>
          </w:rPr>
          <w:delText>bachelor's</w:delText>
        </w:r>
      </w:del>
      <w:ins w:id="5933" w:author="Summer 2023 updates" w:date="2024-07-31T13:42:00Z">
        <w:r w:rsidR="0085016A">
          <w:t>bachelor’</w:t>
        </w:r>
        <w:r w:rsidRPr="006F6716">
          <w:t>s</w:t>
        </w:r>
      </w:ins>
      <w:r w:rsidRPr="006F6716">
        <w:rPr>
          <w:rPrChange w:id="5934" w:author="Summer 2023 updates" w:date="2024-07-31T13:42:00Z">
            <w:rPr>
              <w:color w:val="000000" w:themeColor="text1"/>
            </w:rPr>
          </w:rPrChange>
        </w:rPr>
        <w:t xml:space="preserve"> degree from Coe College, while also having a year of law school completed at the University of Iowa College of Law</w:t>
      </w:r>
      <w:ins w:id="5935" w:author="Summer 2023 updates" w:date="2024-07-31T13:42:00Z">
        <w:r w:rsidR="00A524F5">
          <w:t xml:space="preserve"> or Drake University Law School</w:t>
        </w:r>
      </w:ins>
      <w:r w:rsidRPr="006F6716">
        <w:rPr>
          <w:rPrChange w:id="5936" w:author="Summer 2023 updates" w:date="2024-07-31T13:42:00Z">
            <w:rPr>
              <w:color w:val="000000" w:themeColor="text1"/>
            </w:rPr>
          </w:rPrChange>
        </w:rPr>
        <w:t>.</w:t>
      </w:r>
    </w:p>
    <w:p w14:paraId="0C485F00" w14:textId="5FFBFB41" w:rsidR="00111112" w:rsidRPr="00424939" w:rsidRDefault="00111112" w:rsidP="00944F6C">
      <w:pPr>
        <w:rPr>
          <w:moveTo w:id="5937" w:author="Summer 2023 updates" w:date="2024-07-31T13:42:00Z"/>
          <w:rPrChange w:id="5938" w:author="Summer 2023 updates" w:date="2024-07-31T13:42:00Z">
            <w:rPr>
              <w:moveTo w:id="5939" w:author="Summer 2023 updates" w:date="2024-07-31T13:42:00Z"/>
              <w:color w:val="000000" w:themeColor="text1"/>
            </w:rPr>
          </w:rPrChange>
        </w:rPr>
        <w:pPrChange w:id="5940" w:author="Summer 2023 updates" w:date="2024-07-31T13:42:00Z">
          <w:pPr>
            <w:ind w:left="180"/>
          </w:pPr>
        </w:pPrChange>
      </w:pPr>
      <w:moveToRangeStart w:id="5941" w:author="Summer 2023 updates" w:date="2024-07-31T13:42:00Z" w:name="move173325803"/>
      <w:moveTo w:id="5942" w:author="Summer 2023 updates" w:date="2024-07-31T13:42:00Z">
        <w:r w:rsidRPr="00424939">
          <w:rPr>
            <w:rPrChange w:id="5943" w:author="Summer 2023 updates" w:date="2024-07-31T13:42:00Z">
              <w:rPr>
                <w:color w:val="000000" w:themeColor="text1"/>
              </w:rPr>
            </w:rPrChange>
          </w:rPr>
          <w:t>There is no prescribed curriculum for students intending to enter law school after graduation. Law schools report that their most successful students are those who have acquired a broad academic background</w:t>
        </w:r>
        <w:r w:rsidR="00C807F3" w:rsidRPr="00424939">
          <w:rPr>
            <w:rPrChange w:id="5944" w:author="Summer 2023 updates" w:date="2024-07-31T13:42:00Z">
              <w:rPr>
                <w:color w:val="000000" w:themeColor="text1"/>
              </w:rPr>
            </w:rPrChange>
          </w:rPr>
          <w:t xml:space="preserve"> in the liberal arts</w:t>
        </w:r>
        <w:r w:rsidRPr="00424939">
          <w:rPr>
            <w:rPrChange w:id="5945" w:author="Summer 2023 updates" w:date="2024-07-31T13:42:00Z">
              <w:rPr>
                <w:color w:val="000000" w:themeColor="text1"/>
              </w:rPr>
            </w:rPrChange>
          </w:rPr>
          <w:t xml:space="preserve">, developed a capacity for logical analysis, and mastered the ability to write clearly. </w:t>
        </w:r>
      </w:moveTo>
    </w:p>
    <w:p w14:paraId="4F71283D" w14:textId="077FD59B" w:rsidR="00111112" w:rsidRPr="00424939" w:rsidRDefault="00111112" w:rsidP="00944F6C">
      <w:pPr>
        <w:rPr>
          <w:moveTo w:id="5946" w:author="Summer 2023 updates" w:date="2024-07-31T13:42:00Z"/>
          <w:rPrChange w:id="5947" w:author="Summer 2023 updates" w:date="2024-07-31T13:42:00Z">
            <w:rPr>
              <w:moveTo w:id="5948" w:author="Summer 2023 updates" w:date="2024-07-31T13:42:00Z"/>
              <w:color w:val="000000" w:themeColor="text1"/>
            </w:rPr>
          </w:rPrChange>
        </w:rPr>
        <w:pPrChange w:id="5949" w:author="Summer 2023 updates" w:date="2024-07-31T13:42:00Z">
          <w:pPr>
            <w:spacing w:after="120"/>
            <w:ind w:left="180"/>
          </w:pPr>
        </w:pPrChange>
      </w:pPr>
      <w:moveTo w:id="5950" w:author="Summer 2023 updates" w:date="2024-07-31T13:42:00Z">
        <w:r w:rsidRPr="00424939">
          <w:rPr>
            <w:rPrChange w:id="5951" w:author="Summer 2023 updates" w:date="2024-07-31T13:42:00Z">
              <w:rPr>
                <w:color w:val="000000" w:themeColor="text1"/>
              </w:rPr>
            </w:rPrChange>
          </w:rPr>
          <w:t>Study in one or several of a variety of disciplines will prepare students to undertake legal training. Students interested in law should consult their department advisor and</w:t>
        </w:r>
        <w:r w:rsidR="000A48A1" w:rsidRPr="00424939">
          <w:rPr>
            <w:rPrChange w:id="5952" w:author="Summer 2023 updates" w:date="2024-07-31T13:42:00Z">
              <w:rPr>
                <w:color w:val="000000" w:themeColor="text1"/>
              </w:rPr>
            </w:rPrChange>
          </w:rPr>
          <w:t xml:space="preserve"> </w:t>
        </w:r>
        <w:r w:rsidR="002057D6" w:rsidRPr="00424939">
          <w:rPr>
            <w:rPrChange w:id="5953" w:author="Summer 2023 updates" w:date="2024-07-31T13:42:00Z">
              <w:rPr>
                <w:color w:val="000000" w:themeColor="text1"/>
              </w:rPr>
            </w:rPrChange>
          </w:rPr>
          <w:t>the</w:t>
        </w:r>
        <w:r w:rsidRPr="00424939">
          <w:rPr>
            <w:rPrChange w:id="5954" w:author="Summer 2023 updates" w:date="2024-07-31T13:42:00Z">
              <w:rPr>
                <w:color w:val="000000" w:themeColor="text1"/>
              </w:rPr>
            </w:rPrChange>
          </w:rPr>
          <w:t xml:space="preserve"> pre-law program director.</w:t>
        </w:r>
      </w:moveTo>
    </w:p>
    <w:p w14:paraId="43219090" w14:textId="77777777" w:rsidR="00111112" w:rsidRPr="00424939" w:rsidRDefault="00111112" w:rsidP="00944F6C">
      <w:pPr>
        <w:keepNext/>
        <w:spacing w:after="0"/>
        <w:rPr>
          <w:moveTo w:id="5955" w:author="Summer 2023 updates" w:date="2024-07-31T13:42:00Z"/>
          <w:rFonts w:cs="Times New Roman"/>
          <w:b/>
          <w:color w:val="000000" w:themeColor="text1"/>
        </w:rPr>
        <w:pPrChange w:id="5956" w:author="Summer 2023 updates" w:date="2024-07-31T13:42:00Z">
          <w:pPr>
            <w:keepNext/>
            <w:spacing w:after="0"/>
            <w:ind w:left="187"/>
          </w:pPr>
        </w:pPrChange>
      </w:pPr>
      <w:moveTo w:id="5957" w:author="Summer 2023 updates" w:date="2024-07-31T13:42:00Z">
        <w:r w:rsidRPr="00424939">
          <w:rPr>
            <w:rFonts w:cs="Times New Roman"/>
            <w:b/>
            <w:color w:val="000000" w:themeColor="text1"/>
          </w:rPr>
          <w:t>Health Professions</w:t>
        </w:r>
      </w:moveTo>
    </w:p>
    <w:p w14:paraId="79B3CD6F" w14:textId="7201942A" w:rsidR="00111112" w:rsidRPr="00424939" w:rsidRDefault="0067493D" w:rsidP="00944F6C">
      <w:pPr>
        <w:rPr>
          <w:moveTo w:id="5958" w:author="Summer 2023 updates" w:date="2024-07-31T13:42:00Z"/>
          <w:rPrChange w:id="5959" w:author="Summer 2023 updates" w:date="2024-07-31T13:42:00Z">
            <w:rPr>
              <w:moveTo w:id="5960" w:author="Summer 2023 updates" w:date="2024-07-31T13:42:00Z"/>
              <w:color w:val="000000" w:themeColor="text1"/>
            </w:rPr>
          </w:rPrChange>
        </w:rPr>
        <w:pPrChange w:id="5961" w:author="Summer 2023 updates" w:date="2024-07-31T13:42:00Z">
          <w:pPr>
            <w:keepNext/>
            <w:tabs>
              <w:tab w:val="right" w:pos="2880"/>
              <w:tab w:val="left" w:pos="3240"/>
            </w:tabs>
            <w:spacing w:after="0"/>
            <w:ind w:left="187"/>
          </w:pPr>
        </w:pPrChange>
      </w:pPr>
      <w:moveTo w:id="5962" w:author="Summer 2023 updates" w:date="2024-07-31T13:42:00Z">
        <w:r>
          <w:rPr>
            <w:rPrChange w:id="5963" w:author="Summer 2023 updates" w:date="2024-07-31T13:42:00Z">
              <w:rPr>
                <w:color w:val="000000" w:themeColor="text1"/>
              </w:rPr>
            </w:rPrChange>
          </w:rPr>
          <w:t>Storer</w:t>
        </w:r>
        <w:r w:rsidR="001F62D8" w:rsidRPr="00424939">
          <w:rPr>
            <w:rPrChange w:id="5964" w:author="Summer 2023 updates" w:date="2024-07-31T13:42:00Z">
              <w:rPr>
                <w:color w:val="000000" w:themeColor="text1"/>
              </w:rPr>
            </w:rPrChange>
          </w:rPr>
          <w:t xml:space="preserve"> (</w:t>
        </w:r>
        <w:r w:rsidR="00111112" w:rsidRPr="00424939">
          <w:rPr>
            <w:rPrChange w:id="5965" w:author="Summer 2023 updates" w:date="2024-07-31T13:42:00Z">
              <w:rPr>
                <w:color w:val="000000" w:themeColor="text1"/>
              </w:rPr>
            </w:rPrChange>
          </w:rPr>
          <w:t>Program Director</w:t>
        </w:r>
        <w:r w:rsidR="001F62D8" w:rsidRPr="00424939">
          <w:rPr>
            <w:rPrChange w:id="5966" w:author="Summer 2023 updates" w:date="2024-07-31T13:42:00Z">
              <w:rPr>
                <w:color w:val="000000" w:themeColor="text1"/>
              </w:rPr>
            </w:rPrChange>
          </w:rPr>
          <w:t>)</w:t>
        </w:r>
        <w:r w:rsidR="00111112" w:rsidRPr="00424939">
          <w:rPr>
            <w:rPrChange w:id="5967" w:author="Summer 2023 updates" w:date="2024-07-31T13:42:00Z">
              <w:rPr>
                <w:color w:val="000000" w:themeColor="text1"/>
              </w:rPr>
            </w:rPrChange>
          </w:rPr>
          <w:t xml:space="preserve">. </w:t>
        </w:r>
      </w:moveTo>
    </w:p>
    <w:p w14:paraId="01DD1576" w14:textId="74F6EE3A" w:rsidR="00111112" w:rsidRDefault="00111112" w:rsidP="00944F6C">
      <w:pPr>
        <w:rPr>
          <w:moveTo w:id="5968" w:author="Summer 2023 updates" w:date="2024-07-31T13:42:00Z"/>
          <w:rPrChange w:id="5969" w:author="Summer 2023 updates" w:date="2024-07-31T13:42:00Z">
            <w:rPr>
              <w:moveTo w:id="5970" w:author="Summer 2023 updates" w:date="2024-07-31T13:42:00Z"/>
              <w:color w:val="000000" w:themeColor="text1"/>
            </w:rPr>
          </w:rPrChange>
        </w:rPr>
        <w:pPrChange w:id="5971" w:author="Summer 2023 updates" w:date="2024-07-31T13:42:00Z">
          <w:pPr>
            <w:spacing w:after="120"/>
            <w:ind w:left="180"/>
          </w:pPr>
        </w:pPrChange>
      </w:pPr>
      <w:moveTo w:id="5972" w:author="Summer 2023 updates" w:date="2024-07-31T13:42:00Z">
        <w:r w:rsidRPr="00424939">
          <w:rPr>
            <w:rPrChange w:id="5973" w:author="Summer 2023 updates" w:date="2024-07-31T13:42:00Z">
              <w:rPr>
                <w:color w:val="000000" w:themeColor="text1"/>
              </w:rPr>
            </w:rPrChange>
          </w:rPr>
          <w:t xml:space="preserve">Coe’s program for those interested in the health professions, such as medicine and dentistry, is a flexible one based on the requirements of the health professions’ schools. Students interested in a health profession usually major in one of the sciences, but all majors offered by the College are acceptable. </w:t>
        </w:r>
      </w:moveTo>
    </w:p>
    <w:moveToRangeEnd w:id="5941"/>
    <w:p w14:paraId="3BA32C3F" w14:textId="77777777" w:rsidR="00944F6C" w:rsidRPr="00944F6C" w:rsidRDefault="00944F6C" w:rsidP="00944F6C">
      <w:pPr>
        <w:keepNext/>
        <w:spacing w:after="0"/>
        <w:rPr>
          <w:ins w:id="5974" w:author="Summer 2023 updates" w:date="2024-07-31T13:42:00Z"/>
          <w:rFonts w:cs="Times New Roman"/>
          <w:b/>
          <w:color w:val="000000" w:themeColor="text1"/>
        </w:rPr>
      </w:pPr>
      <w:ins w:id="5975" w:author="Summer 2023 updates" w:date="2024-07-31T13:42:00Z">
        <w:r w:rsidRPr="00944F6C">
          <w:rPr>
            <w:rFonts w:cs="Times New Roman"/>
            <w:b/>
            <w:color w:val="000000" w:themeColor="text1"/>
          </w:rPr>
          <w:t>Clinical Laboratory Sciences/Medical Technology</w:t>
        </w:r>
      </w:ins>
    </w:p>
    <w:p w14:paraId="7DE54E71" w14:textId="77777777" w:rsidR="00944F6C" w:rsidRPr="00944F6C" w:rsidRDefault="00944F6C" w:rsidP="00944F6C">
      <w:pPr>
        <w:rPr>
          <w:moveTo w:id="5976" w:author="Summer 2023 updates" w:date="2024-07-31T13:42:00Z"/>
          <w:rPrChange w:id="5977" w:author="Summer 2023 updates" w:date="2024-07-31T13:42:00Z">
            <w:rPr>
              <w:moveTo w:id="5978" w:author="Summer 2023 updates" w:date="2024-07-31T13:42:00Z"/>
              <w:color w:val="000000" w:themeColor="text1"/>
            </w:rPr>
          </w:rPrChange>
        </w:rPr>
      </w:pPr>
      <w:moveToRangeStart w:id="5979" w:author="Summer 2023 updates" w:date="2024-07-31T13:42:00Z" w:name="move173325797"/>
      <w:moveTo w:id="5980" w:author="Summer 2023 updates" w:date="2024-07-31T13:42:00Z">
        <w:r w:rsidRPr="00944F6C">
          <w:rPr>
            <w:rPrChange w:id="5981" w:author="Summer 2023 updates" w:date="2024-07-31T13:42:00Z">
              <w:rPr>
                <w:color w:val="000000" w:themeColor="text1"/>
              </w:rPr>
            </w:rPrChange>
          </w:rPr>
          <w:t xml:space="preserve">In cooperation with the St. Luke’s Methodist Medical Laboratories in Cedar Rapids, or upon arrangement with other accredited laboratories and the approval of the College, Coe offers a four-year course leading to a Bachelor of Arts degree and registration as a Clinical Laboratory Scientist/Medical Technologist. </w:t>
        </w:r>
      </w:moveTo>
    </w:p>
    <w:p w14:paraId="60FF31EB" w14:textId="77777777" w:rsidR="00944F6C" w:rsidRPr="00944F6C" w:rsidRDefault="00944F6C" w:rsidP="00944F6C">
      <w:pPr>
        <w:rPr>
          <w:moveTo w:id="5982" w:author="Summer 2023 updates" w:date="2024-07-31T13:42:00Z"/>
          <w:rPrChange w:id="5983" w:author="Summer 2023 updates" w:date="2024-07-31T13:42:00Z">
            <w:rPr>
              <w:moveTo w:id="5984" w:author="Summer 2023 updates" w:date="2024-07-31T13:42:00Z"/>
              <w:color w:val="000000" w:themeColor="text1"/>
            </w:rPr>
          </w:rPrChange>
        </w:rPr>
      </w:pPr>
      <w:moveTo w:id="5985" w:author="Summer 2023 updates" w:date="2024-07-31T13:42:00Z">
        <w:r w:rsidRPr="00944F6C">
          <w:rPr>
            <w:rPrChange w:id="5986" w:author="Summer 2023 updates" w:date="2024-07-31T13:42:00Z">
              <w:rPr>
                <w:color w:val="000000" w:themeColor="text1"/>
              </w:rPr>
            </w:rPrChange>
          </w:rPr>
          <w:t xml:space="preserve">The first three years are spent in residence at Coe, where candidates must complete all of the requirements for the B.A. degree, including general education requirements and an approved major. The minimum requirements of the Clinical Laboratory Sciences/Medical Technology program in biology and chemistry are five course credits in each field and at least one course in mathematics. The fourth year is a full calendar year spent at St. Luke’s or another accredited medical laboratory approved by Coe. </w:t>
        </w:r>
      </w:moveTo>
    </w:p>
    <w:p w14:paraId="110E3D5F" w14:textId="77777777" w:rsidR="00111112" w:rsidRPr="00424939" w:rsidRDefault="00944F6C" w:rsidP="00944F6C">
      <w:pPr>
        <w:rPr>
          <w:moveFrom w:id="5987" w:author="Summer 2023 updates" w:date="2024-07-31T13:42:00Z"/>
          <w:rPrChange w:id="5988" w:author="Summer 2023 updates" w:date="2024-07-31T13:42:00Z">
            <w:rPr>
              <w:moveFrom w:id="5989" w:author="Summer 2023 updates" w:date="2024-07-31T13:42:00Z"/>
              <w:color w:val="000000" w:themeColor="text1"/>
            </w:rPr>
          </w:rPrChange>
        </w:rPr>
        <w:pPrChange w:id="5990" w:author="Summer 2023 updates" w:date="2024-07-31T13:42:00Z">
          <w:pPr>
            <w:ind w:left="180"/>
          </w:pPr>
        </w:pPrChange>
      </w:pPr>
      <w:moveTo w:id="5991" w:author="Summer 2023 updates" w:date="2024-07-31T13:42:00Z">
        <w:r w:rsidRPr="00944F6C">
          <w:rPr>
            <w:rPrChange w:id="5992" w:author="Summer 2023 updates" w:date="2024-07-31T13:42:00Z">
              <w:rPr>
                <w:color w:val="000000" w:themeColor="text1"/>
              </w:rPr>
            </w:rPrChange>
          </w:rPr>
          <w:t>The St. Luke’s Hospital Medical Laboratory is approved as a school of clinical laboratory sciences/medical technology by the Committee on Allied Health Education</w:t>
        </w:r>
        <w:r w:rsidRPr="00944F6C">
          <w:rPr>
            <w:rPrChange w:id="5993" w:author="Summer 2023 updates" w:date="2024-07-31T13:42:00Z">
              <w:rPr>
                <w:color w:val="000000" w:themeColor="text1"/>
              </w:rPr>
            </w:rPrChange>
          </w:rPr>
          <w:fldChar w:fldCharType="begin"/>
        </w:r>
        <w:r w:rsidRPr="00944F6C">
          <w:rPr>
            <w:rPrChange w:id="5994" w:author="Summer 2023 updates" w:date="2024-07-31T13:42:00Z">
              <w:rPr>
                <w:color w:val="000000" w:themeColor="text1"/>
              </w:rPr>
            </w:rPrChange>
          </w:rPr>
          <w:instrText xml:space="preserve"> XE "Education" </w:instrText>
        </w:r>
        <w:r w:rsidRPr="00944F6C">
          <w:rPr>
            <w:rPrChange w:id="5995" w:author="Summer 2023 updates" w:date="2024-07-31T13:42:00Z">
              <w:rPr>
                <w:color w:val="000000" w:themeColor="text1"/>
              </w:rPr>
            </w:rPrChange>
          </w:rPr>
          <w:fldChar w:fldCharType="end"/>
        </w:r>
        <w:r w:rsidRPr="00944F6C">
          <w:rPr>
            <w:rPrChange w:id="5996" w:author="Summer 2023 updates" w:date="2024-07-31T13:42:00Z">
              <w:rPr>
                <w:color w:val="000000" w:themeColor="text1"/>
              </w:rPr>
            </w:rPrChange>
          </w:rPr>
          <w:t xml:space="preserve"> and Accreditation of the American Medical Association. Candidates completing the course are eligible to take the certification examinations of the American Society of Clinical Pathologists and the National Certification Agency and, if approved, may practice anywhere in the United States. </w:t>
        </w:r>
      </w:moveTo>
      <w:moveFromRangeStart w:id="5997" w:author="Summer 2023 updates" w:date="2024-07-31T13:42:00Z" w:name="move173325803"/>
      <w:moveToRangeEnd w:id="5979"/>
      <w:moveFrom w:id="5998" w:author="Summer 2023 updates" w:date="2024-07-31T13:42:00Z">
        <w:r w:rsidR="00111112" w:rsidRPr="00424939">
          <w:rPr>
            <w:rPrChange w:id="5999" w:author="Summer 2023 updates" w:date="2024-07-31T13:42:00Z">
              <w:rPr>
                <w:color w:val="000000" w:themeColor="text1"/>
              </w:rPr>
            </w:rPrChange>
          </w:rPr>
          <w:t>There is no prescribed curriculum for students intending to enter law school after graduation. Law schools report that their most successful students are those who have acquired a broad academic background</w:t>
        </w:r>
        <w:r w:rsidR="00C807F3" w:rsidRPr="00424939">
          <w:rPr>
            <w:rPrChange w:id="6000" w:author="Summer 2023 updates" w:date="2024-07-31T13:42:00Z">
              <w:rPr>
                <w:color w:val="000000" w:themeColor="text1"/>
              </w:rPr>
            </w:rPrChange>
          </w:rPr>
          <w:t xml:space="preserve"> in the liberal arts</w:t>
        </w:r>
        <w:r w:rsidR="00111112" w:rsidRPr="00424939">
          <w:rPr>
            <w:rPrChange w:id="6001" w:author="Summer 2023 updates" w:date="2024-07-31T13:42:00Z">
              <w:rPr>
                <w:color w:val="000000" w:themeColor="text1"/>
              </w:rPr>
            </w:rPrChange>
          </w:rPr>
          <w:t xml:space="preserve">, developed a capacity for logical analysis, and mastered the ability to write clearly. </w:t>
        </w:r>
      </w:moveFrom>
    </w:p>
    <w:p w14:paraId="6A550F9F" w14:textId="77777777" w:rsidR="00111112" w:rsidRPr="00424939" w:rsidRDefault="00111112" w:rsidP="00944F6C">
      <w:pPr>
        <w:rPr>
          <w:moveFrom w:id="6002" w:author="Summer 2023 updates" w:date="2024-07-31T13:42:00Z"/>
          <w:rPrChange w:id="6003" w:author="Summer 2023 updates" w:date="2024-07-31T13:42:00Z">
            <w:rPr>
              <w:moveFrom w:id="6004" w:author="Summer 2023 updates" w:date="2024-07-31T13:42:00Z"/>
              <w:color w:val="000000" w:themeColor="text1"/>
            </w:rPr>
          </w:rPrChange>
        </w:rPr>
        <w:pPrChange w:id="6005" w:author="Summer 2023 updates" w:date="2024-07-31T13:42:00Z">
          <w:pPr>
            <w:spacing w:after="120"/>
            <w:ind w:left="180"/>
          </w:pPr>
        </w:pPrChange>
      </w:pPr>
      <w:moveFrom w:id="6006" w:author="Summer 2023 updates" w:date="2024-07-31T13:42:00Z">
        <w:r w:rsidRPr="00424939">
          <w:rPr>
            <w:rPrChange w:id="6007" w:author="Summer 2023 updates" w:date="2024-07-31T13:42:00Z">
              <w:rPr>
                <w:color w:val="000000" w:themeColor="text1"/>
              </w:rPr>
            </w:rPrChange>
          </w:rPr>
          <w:t>Study in one or several of a variety of disciplines will prepare students to undertake legal training. Students interested in law should consult their department advisor and</w:t>
        </w:r>
        <w:r w:rsidR="000A48A1" w:rsidRPr="00424939">
          <w:rPr>
            <w:rPrChange w:id="6008" w:author="Summer 2023 updates" w:date="2024-07-31T13:42:00Z">
              <w:rPr>
                <w:color w:val="000000" w:themeColor="text1"/>
              </w:rPr>
            </w:rPrChange>
          </w:rPr>
          <w:t xml:space="preserve"> </w:t>
        </w:r>
        <w:r w:rsidR="002057D6" w:rsidRPr="00424939">
          <w:rPr>
            <w:rPrChange w:id="6009" w:author="Summer 2023 updates" w:date="2024-07-31T13:42:00Z">
              <w:rPr>
                <w:color w:val="000000" w:themeColor="text1"/>
              </w:rPr>
            </w:rPrChange>
          </w:rPr>
          <w:t>the</w:t>
        </w:r>
        <w:r w:rsidRPr="00424939">
          <w:rPr>
            <w:rPrChange w:id="6010" w:author="Summer 2023 updates" w:date="2024-07-31T13:42:00Z">
              <w:rPr>
                <w:color w:val="000000" w:themeColor="text1"/>
              </w:rPr>
            </w:rPrChange>
          </w:rPr>
          <w:t xml:space="preserve"> pre-law program director.</w:t>
        </w:r>
      </w:moveFrom>
    </w:p>
    <w:p w14:paraId="5C4523BF" w14:textId="77777777" w:rsidR="00111112" w:rsidRPr="00424939" w:rsidRDefault="00111112" w:rsidP="00944F6C">
      <w:pPr>
        <w:keepNext/>
        <w:spacing w:after="0"/>
        <w:rPr>
          <w:moveFrom w:id="6011" w:author="Summer 2023 updates" w:date="2024-07-31T13:42:00Z"/>
          <w:rFonts w:cs="Times New Roman"/>
          <w:b/>
          <w:color w:val="000000" w:themeColor="text1"/>
        </w:rPr>
        <w:pPrChange w:id="6012" w:author="Summer 2023 updates" w:date="2024-07-31T13:42:00Z">
          <w:pPr>
            <w:keepNext/>
            <w:spacing w:after="0"/>
            <w:ind w:left="187"/>
          </w:pPr>
        </w:pPrChange>
      </w:pPr>
      <w:moveFrom w:id="6013" w:author="Summer 2023 updates" w:date="2024-07-31T13:42:00Z">
        <w:r w:rsidRPr="00424939">
          <w:rPr>
            <w:rFonts w:cs="Times New Roman"/>
            <w:b/>
            <w:color w:val="000000" w:themeColor="text1"/>
          </w:rPr>
          <w:t>Health Professions</w:t>
        </w:r>
      </w:moveFrom>
    </w:p>
    <w:p w14:paraId="6379402F" w14:textId="77777777" w:rsidR="00111112" w:rsidRPr="00424939" w:rsidRDefault="0067493D" w:rsidP="00944F6C">
      <w:pPr>
        <w:rPr>
          <w:moveFrom w:id="6014" w:author="Summer 2023 updates" w:date="2024-07-31T13:42:00Z"/>
          <w:rPrChange w:id="6015" w:author="Summer 2023 updates" w:date="2024-07-31T13:42:00Z">
            <w:rPr>
              <w:moveFrom w:id="6016" w:author="Summer 2023 updates" w:date="2024-07-31T13:42:00Z"/>
              <w:color w:val="000000" w:themeColor="text1"/>
            </w:rPr>
          </w:rPrChange>
        </w:rPr>
        <w:pPrChange w:id="6017" w:author="Summer 2023 updates" w:date="2024-07-31T13:42:00Z">
          <w:pPr>
            <w:keepNext/>
            <w:tabs>
              <w:tab w:val="right" w:pos="2880"/>
              <w:tab w:val="left" w:pos="3240"/>
            </w:tabs>
            <w:spacing w:after="0"/>
            <w:ind w:left="187"/>
          </w:pPr>
        </w:pPrChange>
      </w:pPr>
      <w:moveFrom w:id="6018" w:author="Summer 2023 updates" w:date="2024-07-31T13:42:00Z">
        <w:r>
          <w:rPr>
            <w:rPrChange w:id="6019" w:author="Summer 2023 updates" w:date="2024-07-31T13:42:00Z">
              <w:rPr>
                <w:color w:val="000000" w:themeColor="text1"/>
              </w:rPr>
            </w:rPrChange>
          </w:rPr>
          <w:t>Storer</w:t>
        </w:r>
        <w:r w:rsidR="001F62D8" w:rsidRPr="00424939">
          <w:rPr>
            <w:rPrChange w:id="6020" w:author="Summer 2023 updates" w:date="2024-07-31T13:42:00Z">
              <w:rPr>
                <w:color w:val="000000" w:themeColor="text1"/>
              </w:rPr>
            </w:rPrChange>
          </w:rPr>
          <w:t xml:space="preserve"> (</w:t>
        </w:r>
        <w:r w:rsidR="00111112" w:rsidRPr="00424939">
          <w:rPr>
            <w:rPrChange w:id="6021" w:author="Summer 2023 updates" w:date="2024-07-31T13:42:00Z">
              <w:rPr>
                <w:color w:val="000000" w:themeColor="text1"/>
              </w:rPr>
            </w:rPrChange>
          </w:rPr>
          <w:t>Program Director</w:t>
        </w:r>
        <w:r w:rsidR="001F62D8" w:rsidRPr="00424939">
          <w:rPr>
            <w:rPrChange w:id="6022" w:author="Summer 2023 updates" w:date="2024-07-31T13:42:00Z">
              <w:rPr>
                <w:color w:val="000000" w:themeColor="text1"/>
              </w:rPr>
            </w:rPrChange>
          </w:rPr>
          <w:t>)</w:t>
        </w:r>
        <w:r w:rsidR="00111112" w:rsidRPr="00424939">
          <w:rPr>
            <w:rPrChange w:id="6023" w:author="Summer 2023 updates" w:date="2024-07-31T13:42:00Z">
              <w:rPr>
                <w:color w:val="000000" w:themeColor="text1"/>
              </w:rPr>
            </w:rPrChange>
          </w:rPr>
          <w:t xml:space="preserve">. </w:t>
        </w:r>
      </w:moveFrom>
    </w:p>
    <w:p w14:paraId="3DA03732" w14:textId="77777777" w:rsidR="00111112" w:rsidRDefault="00111112" w:rsidP="00944F6C">
      <w:pPr>
        <w:rPr>
          <w:moveFrom w:id="6024" w:author="Summer 2023 updates" w:date="2024-07-31T13:42:00Z"/>
          <w:rPrChange w:id="6025" w:author="Summer 2023 updates" w:date="2024-07-31T13:42:00Z">
            <w:rPr>
              <w:moveFrom w:id="6026" w:author="Summer 2023 updates" w:date="2024-07-31T13:42:00Z"/>
              <w:color w:val="000000" w:themeColor="text1"/>
            </w:rPr>
          </w:rPrChange>
        </w:rPr>
        <w:pPrChange w:id="6027" w:author="Summer 2023 updates" w:date="2024-07-31T13:42:00Z">
          <w:pPr>
            <w:spacing w:after="120"/>
            <w:ind w:left="180"/>
          </w:pPr>
        </w:pPrChange>
      </w:pPr>
      <w:moveFrom w:id="6028" w:author="Summer 2023 updates" w:date="2024-07-31T13:42:00Z">
        <w:r w:rsidRPr="00424939">
          <w:rPr>
            <w:rPrChange w:id="6029" w:author="Summer 2023 updates" w:date="2024-07-31T13:42:00Z">
              <w:rPr>
                <w:color w:val="000000" w:themeColor="text1"/>
              </w:rPr>
            </w:rPrChange>
          </w:rPr>
          <w:t xml:space="preserve">Coe’s program for those interested in the health professions, such as medicine and dentistry, is a flexible one based on the requirements of the health professions’ schools. Students interested in a health profession usually major in one of the sciences, but all majors offered by the College are acceptable. </w:t>
        </w:r>
      </w:moveFrom>
    </w:p>
    <w:moveFromRangeEnd w:id="5997"/>
    <w:p w14:paraId="392B01BA" w14:textId="77777777" w:rsidR="00944F6C" w:rsidRPr="00944F6C" w:rsidRDefault="00944F6C" w:rsidP="00944F6C">
      <w:pPr>
        <w:rPr>
          <w:ins w:id="6030" w:author="Summer 2023 updates" w:date="2024-07-31T13:42:00Z"/>
        </w:rPr>
      </w:pPr>
    </w:p>
    <w:p w14:paraId="7DEBBE49" w14:textId="76E31D4D" w:rsidR="00AF782F" w:rsidRPr="009B0BC1" w:rsidRDefault="00B834EB" w:rsidP="009868C9">
      <w:pPr>
        <w:keepNext/>
        <w:spacing w:before="120" w:after="0"/>
        <w:rPr>
          <w:b/>
          <w:smallCaps/>
        </w:rPr>
        <w:pPrChange w:id="6031" w:author="Summer 2023 updates" w:date="2024-07-31T13:42:00Z">
          <w:pPr>
            <w:keepNext/>
            <w:spacing w:after="0"/>
          </w:pPr>
        </w:pPrChange>
      </w:pPr>
      <w:r w:rsidRPr="009B0BC1">
        <w:rPr>
          <w:b/>
          <w:smallCaps/>
        </w:rPr>
        <w:t xml:space="preserve">Professional School Degree Completion Plan </w:t>
      </w:r>
    </w:p>
    <w:p w14:paraId="2A29A0EF" w14:textId="05DA4198" w:rsidR="00B71AF1" w:rsidRDefault="00AF782F" w:rsidP="009868C9">
      <w:pPr>
        <w:rPr>
          <w:b/>
          <w:smallCaps/>
          <w:rPrChange w:id="6032" w:author="Summer 2023 updates" w:date="2024-07-31T13:42:00Z">
            <w:rPr>
              <w:color w:val="000000" w:themeColor="text1"/>
            </w:rPr>
          </w:rPrChange>
        </w:rPr>
        <w:pPrChange w:id="6033" w:author="Summer 2023 updates" w:date="2024-07-31T13:42:00Z">
          <w:pPr>
            <w:spacing w:after="120"/>
          </w:pPr>
        </w:pPrChange>
      </w:pPr>
      <w:r w:rsidRPr="00424939">
        <w:rPr>
          <w:rPrChange w:id="6034" w:author="Summer 2023 updates" w:date="2024-07-31T13:42:00Z">
            <w:rPr>
              <w:color w:val="000000" w:themeColor="text1"/>
            </w:rPr>
          </w:rPrChange>
        </w:rPr>
        <w:t xml:space="preserve">Students who complete three years of course work at Coe (24 course credits), including general education and </w:t>
      </w:r>
      <w:r w:rsidR="000D1D80">
        <w:rPr>
          <w:rPrChange w:id="6035" w:author="Summer 2023 updates" w:date="2024-07-31T13:42:00Z">
            <w:rPr>
              <w:color w:val="000000" w:themeColor="text1"/>
            </w:rPr>
          </w:rPrChange>
        </w:rPr>
        <w:t>area of study</w:t>
      </w:r>
      <w:r w:rsidR="000D1D80" w:rsidRPr="00424939">
        <w:rPr>
          <w:rPrChange w:id="6036" w:author="Summer 2023 updates" w:date="2024-07-31T13:42:00Z">
            <w:rPr>
              <w:color w:val="000000" w:themeColor="text1"/>
            </w:rPr>
          </w:rPrChange>
        </w:rPr>
        <w:t xml:space="preserve"> </w:t>
      </w:r>
      <w:r w:rsidRPr="00424939">
        <w:rPr>
          <w:rPrChange w:id="6037" w:author="Summer 2023 updates" w:date="2024-07-31T13:42:00Z">
            <w:rPr>
              <w:color w:val="000000" w:themeColor="text1"/>
            </w:rPr>
          </w:rPrChange>
        </w:rPr>
        <w:t xml:space="preserve">requirements, and who enter a college of architecture, engineering, or a physical therapy program, can receive a baccalaureate degree from Coe. Required for satisfactory completion of this program are (1) approval of the program by the </w:t>
      </w:r>
      <w:r w:rsidR="00685254" w:rsidRPr="00424939">
        <w:rPr>
          <w:rPrChange w:id="6038" w:author="Summer 2023 updates" w:date="2024-07-31T13:42:00Z">
            <w:rPr>
              <w:color w:val="000000" w:themeColor="text1"/>
            </w:rPr>
          </w:rPrChange>
        </w:rPr>
        <w:t>Provost</w:t>
      </w:r>
      <w:r w:rsidRPr="00424939">
        <w:rPr>
          <w:rPrChange w:id="6039" w:author="Summer 2023 updates" w:date="2024-07-31T13:42:00Z">
            <w:rPr>
              <w:color w:val="000000" w:themeColor="text1"/>
            </w:rPr>
          </w:rPrChange>
        </w:rPr>
        <w:t xml:space="preserve"> and Dean of the Faculty</w:t>
      </w:r>
      <w:r w:rsidR="002E2CCC" w:rsidRPr="00424939">
        <w:rPr>
          <w:rPrChange w:id="6040" w:author="Summer 2023 updates" w:date="2024-07-31T13:42:00Z">
            <w:rPr>
              <w:color w:val="000000" w:themeColor="text1"/>
            </w:rPr>
          </w:rPrChange>
        </w:rPr>
        <w:fldChar w:fldCharType="begin"/>
      </w:r>
      <w:r w:rsidR="002E2CCC" w:rsidRPr="00424939">
        <w:rPr>
          <w:rPrChange w:id="6041" w:author="Summer 2023 updates" w:date="2024-07-31T13:42:00Z">
            <w:rPr>
              <w:color w:val="000000" w:themeColor="text1"/>
            </w:rPr>
          </w:rPrChange>
        </w:rPr>
        <w:instrText xml:space="preserve"> XE "Faculty" </w:instrText>
      </w:r>
      <w:r w:rsidR="002E2CCC" w:rsidRPr="00424939">
        <w:rPr>
          <w:rPrChange w:id="6042" w:author="Summer 2023 updates" w:date="2024-07-31T13:42:00Z">
            <w:rPr>
              <w:color w:val="000000" w:themeColor="text1"/>
            </w:rPr>
          </w:rPrChange>
        </w:rPr>
        <w:fldChar w:fldCharType="end"/>
      </w:r>
      <w:r w:rsidRPr="00424939">
        <w:rPr>
          <w:rPrChange w:id="6043" w:author="Summer 2023 updates" w:date="2024-07-31T13:42:00Z">
            <w:rPr>
              <w:color w:val="000000" w:themeColor="text1"/>
            </w:rPr>
          </w:rPrChange>
        </w:rPr>
        <w:t xml:space="preserve"> before transferring to the professional institution and (2) one year of </w:t>
      </w:r>
      <w:r w:rsidR="000A48A1" w:rsidRPr="00424939">
        <w:rPr>
          <w:rPrChange w:id="6044" w:author="Summer 2023 updates" w:date="2024-07-31T13:42:00Z">
            <w:rPr>
              <w:color w:val="000000" w:themeColor="text1"/>
            </w:rPr>
          </w:rPrChange>
        </w:rPr>
        <w:t xml:space="preserve">full-time </w:t>
      </w:r>
      <w:r w:rsidRPr="00424939">
        <w:rPr>
          <w:rPrChange w:id="6045" w:author="Summer 2023 updates" w:date="2024-07-31T13:42:00Z">
            <w:rPr>
              <w:color w:val="000000" w:themeColor="text1"/>
            </w:rPr>
          </w:rPrChange>
        </w:rPr>
        <w:t xml:space="preserve">acceptable study there.  </w:t>
      </w:r>
    </w:p>
    <w:p w14:paraId="46725720" w14:textId="77777777" w:rsidR="00B71AF1" w:rsidRDefault="00B71AF1">
      <w:pPr>
        <w:spacing w:after="200" w:line="276" w:lineRule="auto"/>
        <w:rPr>
          <w:del w:id="6046" w:author="Summer 2023 updates" w:date="2024-07-31T13:42:00Z"/>
          <w:rFonts w:cs="Times New Roman"/>
          <w:b/>
          <w:smallCaps/>
          <w:color w:val="000000" w:themeColor="text1"/>
        </w:rPr>
      </w:pPr>
      <w:del w:id="6047" w:author="Summer 2023 updates" w:date="2024-07-31T13:42:00Z">
        <w:r>
          <w:rPr>
            <w:rFonts w:cs="Times New Roman"/>
            <w:b/>
            <w:smallCaps/>
            <w:color w:val="000000" w:themeColor="text1"/>
          </w:rPr>
          <w:br w:type="page"/>
        </w:r>
      </w:del>
    </w:p>
    <w:p w14:paraId="4BC3C911" w14:textId="033BDA12" w:rsidR="009A5FF9" w:rsidRPr="00424939" w:rsidRDefault="00B834EB" w:rsidP="009868C9">
      <w:pPr>
        <w:spacing w:before="120" w:after="0"/>
        <w:rPr>
          <w:rFonts w:cs="Times New Roman"/>
          <w:b/>
          <w:smallCaps/>
          <w:color w:val="000000" w:themeColor="text1"/>
        </w:rPr>
        <w:pPrChange w:id="6048" w:author="Summer 2023 updates" w:date="2024-07-31T13:42:00Z">
          <w:pPr>
            <w:spacing w:after="0"/>
          </w:pPr>
        </w:pPrChange>
      </w:pPr>
      <w:r w:rsidRPr="00424939">
        <w:rPr>
          <w:rFonts w:cs="Times New Roman"/>
          <w:b/>
          <w:smallCaps/>
          <w:color w:val="000000" w:themeColor="text1"/>
        </w:rPr>
        <w:t xml:space="preserve">Cooperative Degree Program </w:t>
      </w:r>
      <w:r w:rsidR="009B0BC1" w:rsidRPr="00424939">
        <w:rPr>
          <w:rFonts w:cs="Times New Roman"/>
          <w:b/>
          <w:smallCaps/>
          <w:color w:val="000000" w:themeColor="text1"/>
        </w:rPr>
        <w:t xml:space="preserve">With The </w:t>
      </w:r>
      <w:r w:rsidRPr="00424939">
        <w:rPr>
          <w:rFonts w:cs="Times New Roman"/>
          <w:b/>
          <w:smallCaps/>
          <w:color w:val="000000" w:themeColor="text1"/>
        </w:rPr>
        <w:t xml:space="preserve">University </w:t>
      </w:r>
      <w:r w:rsidR="009B0BC1" w:rsidRPr="00424939">
        <w:rPr>
          <w:rFonts w:cs="Times New Roman"/>
          <w:b/>
          <w:smallCaps/>
          <w:color w:val="000000" w:themeColor="text1"/>
        </w:rPr>
        <w:t xml:space="preserve">Of </w:t>
      </w:r>
      <w:r w:rsidR="00760DCD" w:rsidRPr="00424939">
        <w:rPr>
          <w:rFonts w:cs="Times New Roman"/>
          <w:b/>
          <w:smallCaps/>
          <w:color w:val="000000" w:themeColor="text1"/>
        </w:rPr>
        <w:t>Iowa’s</w:t>
      </w:r>
      <w:r w:rsidR="009A5FF9" w:rsidRPr="00424939">
        <w:rPr>
          <w:rFonts w:cs="Times New Roman"/>
          <w:b/>
          <w:smallCaps/>
          <w:color w:val="000000" w:themeColor="text1"/>
        </w:rPr>
        <w:t xml:space="preserve"> </w:t>
      </w:r>
      <w:r w:rsidRPr="00424939">
        <w:rPr>
          <w:rFonts w:cs="Times New Roman"/>
          <w:b/>
          <w:smallCaps/>
          <w:color w:val="000000" w:themeColor="text1"/>
        </w:rPr>
        <w:t xml:space="preserve">College </w:t>
      </w:r>
      <w:r w:rsidR="009B0BC1" w:rsidRPr="00424939">
        <w:rPr>
          <w:rFonts w:cs="Times New Roman"/>
          <w:b/>
          <w:smallCaps/>
          <w:color w:val="000000" w:themeColor="text1"/>
        </w:rPr>
        <w:t xml:space="preserve">Of </w:t>
      </w:r>
      <w:r w:rsidRPr="00424939">
        <w:rPr>
          <w:rFonts w:cs="Times New Roman"/>
          <w:b/>
          <w:smallCaps/>
          <w:color w:val="000000" w:themeColor="text1"/>
        </w:rPr>
        <w:t>Public Health</w:t>
      </w:r>
    </w:p>
    <w:p w14:paraId="31056120" w14:textId="7CA20DB6" w:rsidR="009A5FF9" w:rsidRDefault="009A5FF9" w:rsidP="009868C9">
      <w:pPr>
        <w:rPr>
          <w:rPrChange w:id="6049" w:author="Summer 2023 updates" w:date="2024-07-31T13:42:00Z">
            <w:rPr>
              <w:color w:val="000000" w:themeColor="text1"/>
            </w:rPr>
          </w:rPrChange>
        </w:rPr>
        <w:pPrChange w:id="6050" w:author="Summer 2023 updates" w:date="2024-07-31T13:42:00Z">
          <w:pPr>
            <w:spacing w:after="0"/>
          </w:pPr>
        </w:pPrChange>
      </w:pPr>
      <w:r w:rsidRPr="00424939">
        <w:rPr>
          <w:rPrChange w:id="6051" w:author="Summer 2023 updates" w:date="2024-07-31T13:42:00Z">
            <w:rPr>
              <w:color w:val="000000" w:themeColor="text1"/>
            </w:rPr>
          </w:rPrChange>
        </w:rPr>
        <w:t>This combined undergraduate and graduate 5-year program allows students to earn a Bachelor of Arts degree from Coe College and a Master of Public Health (MPH) degree from the University of Iowa.  This program is available to students electing any undergraduate major offered by Coe.  The first four years in the program are spent in residence at Coe College.  Interested students take one University of Iowa undergraduate course in the</w:t>
      </w:r>
      <w:r w:rsidR="00885663" w:rsidRPr="00424939">
        <w:rPr>
          <w:rPrChange w:id="6052" w:author="Summer 2023 updates" w:date="2024-07-31T13:42:00Z">
            <w:rPr>
              <w:color w:val="000000" w:themeColor="text1"/>
            </w:rPr>
          </w:rPrChange>
        </w:rPr>
        <w:t xml:space="preserve"> spring of their second year</w:t>
      </w:r>
      <w:r w:rsidRPr="00424939">
        <w:rPr>
          <w:rPrChange w:id="6053" w:author="Summer 2023 updates" w:date="2024-07-31T13:42:00Z">
            <w:rPr>
              <w:color w:val="000000" w:themeColor="text1"/>
            </w:rPr>
          </w:rPrChange>
        </w:rPr>
        <w:t xml:space="preserve"> (</w:t>
      </w:r>
      <w:r w:rsidRPr="00424939">
        <w:rPr>
          <w:i/>
          <w:rPrChange w:id="6054" w:author="Summer 2023 updates" w:date="2024-07-31T13:42:00Z">
            <w:rPr>
              <w:i/>
              <w:color w:val="000000" w:themeColor="text1"/>
            </w:rPr>
          </w:rPrChange>
        </w:rPr>
        <w:t>Fundamentals of Public Health</w:t>
      </w:r>
      <w:r w:rsidRPr="00424939">
        <w:rPr>
          <w:rPrChange w:id="6055" w:author="Summer 2023 updates" w:date="2024-07-31T13:42:00Z">
            <w:rPr>
              <w:color w:val="000000" w:themeColor="text1"/>
            </w:rPr>
          </w:rPrChange>
        </w:rPr>
        <w:t>).  In the</w:t>
      </w:r>
      <w:r w:rsidR="00885663" w:rsidRPr="00424939">
        <w:rPr>
          <w:rPrChange w:id="6056" w:author="Summer 2023 updates" w:date="2024-07-31T13:42:00Z">
            <w:rPr>
              <w:color w:val="000000" w:themeColor="text1"/>
            </w:rPr>
          </w:rPrChange>
        </w:rPr>
        <w:t>ir</w:t>
      </w:r>
      <w:r w:rsidRPr="00424939">
        <w:rPr>
          <w:rPrChange w:id="6057" w:author="Summer 2023 updates" w:date="2024-07-31T13:42:00Z">
            <w:rPr>
              <w:color w:val="000000" w:themeColor="text1"/>
            </w:rPr>
          </w:rPrChange>
        </w:rPr>
        <w:t xml:space="preserve"> </w:t>
      </w:r>
      <w:r w:rsidR="00885663" w:rsidRPr="00424939">
        <w:rPr>
          <w:rPrChange w:id="6058" w:author="Summer 2023 updates" w:date="2024-07-31T13:42:00Z">
            <w:rPr>
              <w:color w:val="000000" w:themeColor="text1"/>
            </w:rPr>
          </w:rPrChange>
        </w:rPr>
        <w:t>third</w:t>
      </w:r>
      <w:r w:rsidRPr="00424939">
        <w:rPr>
          <w:rPrChange w:id="6059" w:author="Summer 2023 updates" w:date="2024-07-31T13:42:00Z">
            <w:rPr>
              <w:color w:val="000000" w:themeColor="text1"/>
            </w:rPr>
          </w:rPrChange>
        </w:rPr>
        <w:t xml:space="preserve"> year, students take the GRE and apply to the Master’s program in Public Health.  If accepted, the student completes </w:t>
      </w:r>
      <w:r w:rsidR="00885663" w:rsidRPr="00424939">
        <w:rPr>
          <w:rPrChange w:id="6060" w:author="Summer 2023 updates" w:date="2024-07-31T13:42:00Z">
            <w:rPr>
              <w:color w:val="000000" w:themeColor="text1"/>
            </w:rPr>
          </w:rPrChange>
        </w:rPr>
        <w:t>up to four</w:t>
      </w:r>
      <w:r w:rsidRPr="00424939">
        <w:rPr>
          <w:rPrChange w:id="6061" w:author="Summer 2023 updates" w:date="2024-07-31T13:42:00Z">
            <w:rPr>
              <w:color w:val="000000" w:themeColor="text1"/>
            </w:rPr>
          </w:rPrChange>
        </w:rPr>
        <w:t xml:space="preserve"> graduate-level MPH courses during the fourth year at Coe College (</w:t>
      </w:r>
      <w:r w:rsidRPr="00424939">
        <w:rPr>
          <w:i/>
          <w:rPrChange w:id="6062" w:author="Summer 2023 updates" w:date="2024-07-31T13:42:00Z">
            <w:rPr>
              <w:i/>
              <w:color w:val="000000" w:themeColor="text1"/>
            </w:rPr>
          </w:rPrChange>
        </w:rPr>
        <w:t xml:space="preserve">Introduction </w:t>
      </w:r>
      <w:r w:rsidR="00477986" w:rsidRPr="00424939">
        <w:rPr>
          <w:i/>
          <w:rPrChange w:id="6063" w:author="Summer 2023 updates" w:date="2024-07-31T13:42:00Z">
            <w:rPr>
              <w:i/>
              <w:color w:val="000000" w:themeColor="text1"/>
            </w:rPr>
          </w:rPrChange>
        </w:rPr>
        <w:t xml:space="preserve">to Biostatistics, Introduction </w:t>
      </w:r>
      <w:r w:rsidRPr="00424939">
        <w:rPr>
          <w:i/>
          <w:rPrChange w:id="6064" w:author="Summer 2023 updates" w:date="2024-07-31T13:42:00Z">
            <w:rPr>
              <w:i/>
              <w:color w:val="000000" w:themeColor="text1"/>
            </w:rPr>
          </w:rPrChange>
        </w:rPr>
        <w:t>to Health Promotion and Disease Prevention, Global Environmental Health, and</w:t>
      </w:r>
      <w:r w:rsidR="00477986" w:rsidRPr="00424939">
        <w:rPr>
          <w:i/>
          <w:rPrChange w:id="6065" w:author="Summer 2023 updates" w:date="2024-07-31T13:42:00Z">
            <w:rPr>
              <w:i/>
              <w:color w:val="000000" w:themeColor="text1"/>
            </w:rPr>
          </w:rPrChange>
        </w:rPr>
        <w:t>/or</w:t>
      </w:r>
      <w:r w:rsidRPr="00424939">
        <w:rPr>
          <w:i/>
          <w:rPrChange w:id="6066" w:author="Summer 2023 updates" w:date="2024-07-31T13:42:00Z">
            <w:rPr>
              <w:i/>
              <w:color w:val="000000" w:themeColor="text1"/>
            </w:rPr>
          </w:rPrChange>
        </w:rPr>
        <w:t xml:space="preserve"> Epidemiology</w:t>
      </w:r>
      <w:r w:rsidRPr="00424939">
        <w:rPr>
          <w:rPrChange w:id="6067" w:author="Summer 2023 updates" w:date="2024-07-31T13:42:00Z">
            <w:rPr>
              <w:color w:val="000000" w:themeColor="text1"/>
            </w:rPr>
          </w:rPrChange>
        </w:rPr>
        <w:t xml:space="preserve">). UI Public Health courses are accepted in transfer to Coe College as elective credit.  </w:t>
      </w:r>
    </w:p>
    <w:p w14:paraId="3DD024F2" w14:textId="180061E7" w:rsidR="002570AC" w:rsidRDefault="002570AC" w:rsidP="00C76DE3">
      <w:pPr>
        <w:spacing w:after="0"/>
        <w:rPr>
          <w:rFonts w:cs="Times New Roman"/>
          <w:color w:val="000000" w:themeColor="text1"/>
        </w:rPr>
      </w:pPr>
    </w:p>
    <w:p w14:paraId="5B796C7A" w14:textId="2B8537EC" w:rsidR="005475A9" w:rsidRPr="00424939" w:rsidRDefault="002C5CA4" w:rsidP="002B623E">
      <w:pPr>
        <w:pStyle w:val="Heading1"/>
        <w:rPr>
          <w:rStyle w:val="Strong"/>
          <w:rFonts w:ascii="Garamond" w:hAnsi="Garamond"/>
          <w:b/>
        </w:rPr>
      </w:pPr>
      <w:bookmarkStart w:id="6068" w:name="_Toc141355686"/>
      <w:bookmarkStart w:id="6069" w:name="_Toc110005166"/>
      <w:r w:rsidRPr="00424939">
        <w:rPr>
          <w:rStyle w:val="Strong"/>
          <w:rFonts w:ascii="Garamond" w:hAnsi="Garamond"/>
          <w:b/>
        </w:rPr>
        <w:t>OFF-CAMPUS STUDY</w:t>
      </w:r>
      <w:bookmarkEnd w:id="6068"/>
      <w:bookmarkEnd w:id="6069"/>
      <w:r w:rsidR="008C196D" w:rsidRPr="00424939">
        <w:rPr>
          <w:rStyle w:val="Strong"/>
          <w:rFonts w:ascii="Garamond" w:hAnsi="Garamond"/>
          <w:b/>
        </w:rPr>
        <w:fldChar w:fldCharType="begin"/>
      </w:r>
      <w:r w:rsidR="008C196D" w:rsidRPr="00424939">
        <w:instrText xml:space="preserve"> XE "</w:instrText>
      </w:r>
      <w:del w:id="6070" w:author="Summer 2023 updates" w:date="2024-07-31T13:42:00Z">
        <w:r w:rsidR="008C196D" w:rsidRPr="00424939">
          <w:rPr>
            <w:rStyle w:val="Strong"/>
            <w:rFonts w:ascii="Garamond" w:hAnsi="Garamond"/>
            <w:b/>
          </w:rPr>
          <w:delInstrText>OFF-CAMPUS STUDY</w:delInstrText>
        </w:r>
      </w:del>
      <w:ins w:id="6071" w:author="Summer 2023 updates" w:date="2024-07-31T13:42:00Z">
        <w:r w:rsidR="008C196D" w:rsidRPr="00424939">
          <w:rPr>
            <w:rStyle w:val="Strong"/>
            <w:rFonts w:ascii="Garamond" w:hAnsi="Garamond"/>
            <w:b/>
          </w:rPr>
          <w:instrText>O</w:instrText>
        </w:r>
        <w:r w:rsidR="00963879">
          <w:rPr>
            <w:rStyle w:val="Strong"/>
            <w:rFonts w:ascii="Garamond" w:hAnsi="Garamond"/>
            <w:b/>
          </w:rPr>
          <w:instrText>ff</w:instrText>
        </w:r>
        <w:r w:rsidR="008C196D" w:rsidRPr="00424939">
          <w:rPr>
            <w:rStyle w:val="Strong"/>
            <w:rFonts w:ascii="Garamond" w:hAnsi="Garamond"/>
            <w:b/>
          </w:rPr>
          <w:instrText>-C</w:instrText>
        </w:r>
        <w:r w:rsidR="00963879">
          <w:rPr>
            <w:rStyle w:val="Strong"/>
            <w:rFonts w:ascii="Garamond" w:hAnsi="Garamond"/>
            <w:b/>
          </w:rPr>
          <w:instrText>ampus</w:instrText>
        </w:r>
        <w:r w:rsidR="008C196D" w:rsidRPr="00424939">
          <w:rPr>
            <w:rStyle w:val="Strong"/>
            <w:rFonts w:ascii="Garamond" w:hAnsi="Garamond"/>
            <w:b/>
          </w:rPr>
          <w:instrText xml:space="preserve"> S</w:instrText>
        </w:r>
        <w:r w:rsidR="00963879">
          <w:rPr>
            <w:rStyle w:val="Strong"/>
            <w:rFonts w:ascii="Garamond" w:hAnsi="Garamond"/>
            <w:b/>
          </w:rPr>
          <w:instrText>tudy</w:instrText>
        </w:r>
      </w:ins>
      <w:r w:rsidR="008C196D" w:rsidRPr="00424939">
        <w:instrText xml:space="preserve">" </w:instrText>
      </w:r>
      <w:r w:rsidR="008C196D" w:rsidRPr="00424939">
        <w:rPr>
          <w:rStyle w:val="Strong"/>
          <w:rFonts w:ascii="Garamond" w:hAnsi="Garamond"/>
          <w:b/>
        </w:rPr>
        <w:fldChar w:fldCharType="end"/>
      </w:r>
    </w:p>
    <w:p w14:paraId="5C435ED5" w14:textId="30BF35A6" w:rsidR="005475A9" w:rsidRPr="00424939" w:rsidRDefault="005475A9" w:rsidP="009868C9">
      <w:pPr>
        <w:rPr>
          <w:rPrChange w:id="6072" w:author="Summer 2023 updates" w:date="2024-07-31T13:42:00Z">
            <w:rPr>
              <w:color w:val="000000" w:themeColor="text1"/>
            </w:rPr>
          </w:rPrChange>
        </w:rPr>
      </w:pPr>
      <w:r w:rsidRPr="00424939">
        <w:rPr>
          <w:rPrChange w:id="6073" w:author="Summer 2023 updates" w:date="2024-07-31T13:42:00Z">
            <w:rPr>
              <w:color w:val="000000" w:themeColor="text1"/>
            </w:rPr>
          </w:rPrChange>
        </w:rPr>
        <w:t>The College endorses a wide variety of off-campus experiences for students</w:t>
      </w:r>
      <w:del w:id="6074" w:author="Summer 2023 updates" w:date="2024-07-31T13:42:00Z">
        <w:r w:rsidRPr="00424939">
          <w:rPr>
            <w:rFonts w:cs="Times New Roman"/>
            <w:color w:val="000000" w:themeColor="text1"/>
          </w:rPr>
          <w:delText>. Coe strongly</w:delText>
        </w:r>
      </w:del>
      <w:ins w:id="6075" w:author="Summer 2023 updates" w:date="2024-07-31T13:42:00Z">
        <w:r w:rsidR="00485915">
          <w:t xml:space="preserve"> and</w:t>
        </w:r>
      </w:ins>
      <w:r w:rsidRPr="00424939">
        <w:rPr>
          <w:rPrChange w:id="6076" w:author="Summer 2023 updates" w:date="2024-07-31T13:42:00Z">
            <w:rPr>
              <w:color w:val="000000" w:themeColor="text1"/>
            </w:rPr>
          </w:rPrChange>
        </w:rPr>
        <w:t xml:space="preserve"> believes that students can </w:t>
      </w:r>
      <w:r w:rsidR="00CD488F">
        <w:rPr>
          <w:rPrChange w:id="6077" w:author="Summer 2023 updates" w:date="2024-07-31T13:42:00Z">
            <w:rPr>
              <w:color w:val="000000" w:themeColor="text1"/>
            </w:rPr>
          </w:rPrChange>
        </w:rPr>
        <w:t>benefit from</w:t>
      </w:r>
      <w:r w:rsidRPr="00424939">
        <w:rPr>
          <w:rPrChange w:id="6078" w:author="Summer 2023 updates" w:date="2024-07-31T13:42:00Z">
            <w:rPr>
              <w:color w:val="000000" w:themeColor="text1"/>
            </w:rPr>
          </w:rPrChange>
        </w:rPr>
        <w:t xml:space="preserve"> study in Washington</w:t>
      </w:r>
      <w:r w:rsidR="008C196D" w:rsidRPr="00424939">
        <w:rPr>
          <w:rPrChange w:id="6079" w:author="Summer 2023 updates" w:date="2024-07-31T13:42:00Z">
            <w:rPr>
              <w:color w:val="000000" w:themeColor="text1"/>
            </w:rPr>
          </w:rPrChange>
        </w:rPr>
        <w:fldChar w:fldCharType="begin"/>
      </w:r>
      <w:r w:rsidR="008C196D" w:rsidRPr="00424939">
        <w:rPr>
          <w:rPrChange w:id="6080" w:author="Summer 2023 updates" w:date="2024-07-31T13:42:00Z">
            <w:rPr>
              <w:color w:val="000000" w:themeColor="text1"/>
            </w:rPr>
          </w:rPrChange>
        </w:rPr>
        <w:instrText xml:space="preserve"> XE "Washington" </w:instrText>
      </w:r>
      <w:r w:rsidR="008C196D" w:rsidRPr="00424939">
        <w:rPr>
          <w:rPrChange w:id="6081" w:author="Summer 2023 updates" w:date="2024-07-31T13:42:00Z">
            <w:rPr>
              <w:color w:val="000000" w:themeColor="text1"/>
            </w:rPr>
          </w:rPrChange>
        </w:rPr>
        <w:fldChar w:fldCharType="end"/>
      </w:r>
      <w:r w:rsidRPr="00424939">
        <w:rPr>
          <w:rPrChange w:id="6082" w:author="Summer 2023 updates" w:date="2024-07-31T13:42:00Z">
            <w:rPr>
              <w:color w:val="000000" w:themeColor="text1"/>
            </w:rPr>
          </w:rPrChange>
        </w:rPr>
        <w:t>, New York</w:t>
      </w:r>
      <w:r w:rsidR="008C196D" w:rsidRPr="00424939">
        <w:rPr>
          <w:rPrChange w:id="6083" w:author="Summer 2023 updates" w:date="2024-07-31T13:42:00Z">
            <w:rPr>
              <w:color w:val="000000" w:themeColor="text1"/>
            </w:rPr>
          </w:rPrChange>
        </w:rPr>
        <w:fldChar w:fldCharType="begin"/>
      </w:r>
      <w:r w:rsidR="008C196D" w:rsidRPr="00424939">
        <w:rPr>
          <w:rPrChange w:id="6084" w:author="Summer 2023 updates" w:date="2024-07-31T13:42:00Z">
            <w:rPr>
              <w:color w:val="000000" w:themeColor="text1"/>
            </w:rPr>
          </w:rPrChange>
        </w:rPr>
        <w:instrText xml:space="preserve"> XE "New York" </w:instrText>
      </w:r>
      <w:r w:rsidR="008C196D" w:rsidRPr="00424939">
        <w:rPr>
          <w:rPrChange w:id="6085" w:author="Summer 2023 updates" w:date="2024-07-31T13:42:00Z">
            <w:rPr>
              <w:color w:val="000000" w:themeColor="text1"/>
            </w:rPr>
          </w:rPrChange>
        </w:rPr>
        <w:fldChar w:fldCharType="end"/>
      </w:r>
      <w:r w:rsidRPr="00424939">
        <w:rPr>
          <w:rPrChange w:id="6086" w:author="Summer 2023 updates" w:date="2024-07-31T13:42:00Z">
            <w:rPr>
              <w:color w:val="000000" w:themeColor="text1"/>
            </w:rPr>
          </w:rPrChange>
        </w:rPr>
        <w:t>, and the Wilderness Field Station</w:t>
      </w:r>
      <w:r w:rsidR="008C196D" w:rsidRPr="00424939">
        <w:rPr>
          <w:rPrChange w:id="6087" w:author="Summer 2023 updates" w:date="2024-07-31T13:42:00Z">
            <w:rPr>
              <w:color w:val="000000" w:themeColor="text1"/>
            </w:rPr>
          </w:rPrChange>
        </w:rPr>
        <w:fldChar w:fldCharType="begin"/>
      </w:r>
      <w:r w:rsidR="008C196D" w:rsidRPr="00424939">
        <w:rPr>
          <w:rPrChange w:id="6088" w:author="Summer 2023 updates" w:date="2024-07-31T13:42:00Z">
            <w:rPr>
              <w:color w:val="000000" w:themeColor="text1"/>
            </w:rPr>
          </w:rPrChange>
        </w:rPr>
        <w:instrText xml:space="preserve"> XE "Wilderness Field Station" </w:instrText>
      </w:r>
      <w:r w:rsidR="008C196D" w:rsidRPr="00424939">
        <w:rPr>
          <w:rPrChange w:id="6089" w:author="Summer 2023 updates" w:date="2024-07-31T13:42:00Z">
            <w:rPr>
              <w:color w:val="000000" w:themeColor="text1"/>
            </w:rPr>
          </w:rPrChange>
        </w:rPr>
        <w:fldChar w:fldCharType="end"/>
      </w:r>
      <w:r w:rsidRPr="00424939">
        <w:rPr>
          <w:rPrChange w:id="6090" w:author="Summer 2023 updates" w:date="2024-07-31T13:42:00Z">
            <w:rPr>
              <w:color w:val="000000" w:themeColor="text1"/>
            </w:rPr>
          </w:rPrChange>
        </w:rPr>
        <w:t xml:space="preserve">, as well as in programs </w:t>
      </w:r>
      <w:r w:rsidR="00A75065">
        <w:rPr>
          <w:rPrChange w:id="6091" w:author="Summer 2023 updates" w:date="2024-07-31T13:42:00Z">
            <w:rPr>
              <w:color w:val="000000" w:themeColor="text1"/>
            </w:rPr>
          </w:rPrChange>
        </w:rPr>
        <w:t>around the world</w:t>
      </w:r>
      <w:r w:rsidRPr="00424939">
        <w:rPr>
          <w:rPrChange w:id="6092" w:author="Summer 2023 updates" w:date="2024-07-31T13:42:00Z">
            <w:rPr>
              <w:color w:val="000000" w:themeColor="text1"/>
            </w:rPr>
          </w:rPrChange>
        </w:rPr>
        <w:t xml:space="preserve">. </w:t>
      </w:r>
      <w:ins w:id="6093" w:author="Summer 2023 updates" w:date="2024-07-31T13:42:00Z">
        <w:r w:rsidR="003724FE">
          <w:t>Students maintain their eligibility for federal and state financial aid; however, Coe financial aid availability is subject to approval by the Committee on Internationalization.</w:t>
        </w:r>
      </w:ins>
    </w:p>
    <w:p w14:paraId="1F99FB68" w14:textId="4D683BD6" w:rsidR="005475A9" w:rsidRPr="00424939" w:rsidRDefault="005475A9" w:rsidP="009868C9">
      <w:pPr>
        <w:rPr>
          <w:rPrChange w:id="6094" w:author="Summer 2023 updates" w:date="2024-07-31T13:42:00Z">
            <w:rPr>
              <w:color w:val="000000" w:themeColor="text1"/>
            </w:rPr>
          </w:rPrChange>
        </w:rPr>
      </w:pPr>
      <w:r w:rsidRPr="00424939">
        <w:rPr>
          <w:rPrChange w:id="6095" w:author="Summer 2023 updates" w:date="2024-07-31T13:42:00Z">
            <w:rPr>
              <w:color w:val="000000" w:themeColor="text1"/>
            </w:rPr>
          </w:rPrChange>
        </w:rPr>
        <w:t xml:space="preserve">Numerous domestic and international study programs are available to Coe students. </w:t>
      </w:r>
      <w:r w:rsidR="00F522BA" w:rsidRPr="00424939">
        <w:rPr>
          <w:rPrChange w:id="6096" w:author="Summer 2023 updates" w:date="2024-07-31T13:42:00Z">
            <w:rPr>
              <w:color w:val="000000" w:themeColor="text1"/>
            </w:rPr>
          </w:rPrChange>
        </w:rPr>
        <w:t>The four programs sponsored by Coe College are Asia Term, New York</w:t>
      </w:r>
      <w:r w:rsidR="008C196D" w:rsidRPr="00424939">
        <w:rPr>
          <w:rPrChange w:id="6097" w:author="Summer 2023 updates" w:date="2024-07-31T13:42:00Z">
            <w:rPr>
              <w:color w:val="000000" w:themeColor="text1"/>
            </w:rPr>
          </w:rPrChange>
        </w:rPr>
        <w:fldChar w:fldCharType="begin"/>
      </w:r>
      <w:r w:rsidR="008C196D" w:rsidRPr="00424939">
        <w:rPr>
          <w:rPrChange w:id="6098" w:author="Summer 2023 updates" w:date="2024-07-31T13:42:00Z">
            <w:rPr>
              <w:color w:val="000000" w:themeColor="text1"/>
            </w:rPr>
          </w:rPrChange>
        </w:rPr>
        <w:instrText xml:space="preserve"> XE "New York" </w:instrText>
      </w:r>
      <w:r w:rsidR="008C196D" w:rsidRPr="00424939">
        <w:rPr>
          <w:rPrChange w:id="6099" w:author="Summer 2023 updates" w:date="2024-07-31T13:42:00Z">
            <w:rPr>
              <w:color w:val="000000" w:themeColor="text1"/>
            </w:rPr>
          </w:rPrChange>
        </w:rPr>
        <w:fldChar w:fldCharType="end"/>
      </w:r>
      <w:r w:rsidR="00F522BA" w:rsidRPr="00424939">
        <w:rPr>
          <w:rPrChange w:id="6100" w:author="Summer 2023 updates" w:date="2024-07-31T13:42:00Z">
            <w:rPr>
              <w:color w:val="000000" w:themeColor="text1"/>
            </w:rPr>
          </w:rPrChange>
        </w:rPr>
        <w:t xml:space="preserve"> Term, Washington</w:t>
      </w:r>
      <w:r w:rsidR="008C196D" w:rsidRPr="00424939">
        <w:rPr>
          <w:rPrChange w:id="6101" w:author="Summer 2023 updates" w:date="2024-07-31T13:42:00Z">
            <w:rPr>
              <w:color w:val="000000" w:themeColor="text1"/>
            </w:rPr>
          </w:rPrChange>
        </w:rPr>
        <w:fldChar w:fldCharType="begin"/>
      </w:r>
      <w:r w:rsidR="008C196D" w:rsidRPr="00424939">
        <w:rPr>
          <w:rPrChange w:id="6102" w:author="Summer 2023 updates" w:date="2024-07-31T13:42:00Z">
            <w:rPr>
              <w:color w:val="000000" w:themeColor="text1"/>
            </w:rPr>
          </w:rPrChange>
        </w:rPr>
        <w:instrText xml:space="preserve"> XE "Washington" </w:instrText>
      </w:r>
      <w:r w:rsidR="008C196D" w:rsidRPr="00424939">
        <w:rPr>
          <w:rPrChange w:id="6103" w:author="Summer 2023 updates" w:date="2024-07-31T13:42:00Z">
            <w:rPr>
              <w:color w:val="000000" w:themeColor="text1"/>
            </w:rPr>
          </w:rPrChange>
        </w:rPr>
        <w:fldChar w:fldCharType="end"/>
      </w:r>
      <w:r w:rsidR="00F522BA" w:rsidRPr="00424939">
        <w:rPr>
          <w:rPrChange w:id="6104" w:author="Summer 2023 updates" w:date="2024-07-31T13:42:00Z">
            <w:rPr>
              <w:color w:val="000000" w:themeColor="text1"/>
            </w:rPr>
          </w:rPrChange>
        </w:rPr>
        <w:t xml:space="preserve"> Term and Wilderness Field Station</w:t>
      </w:r>
      <w:r w:rsidR="008C196D" w:rsidRPr="00424939">
        <w:rPr>
          <w:rPrChange w:id="6105" w:author="Summer 2023 updates" w:date="2024-07-31T13:42:00Z">
            <w:rPr>
              <w:color w:val="000000" w:themeColor="text1"/>
            </w:rPr>
          </w:rPrChange>
        </w:rPr>
        <w:fldChar w:fldCharType="begin"/>
      </w:r>
      <w:r w:rsidR="008C196D" w:rsidRPr="00424939">
        <w:rPr>
          <w:rPrChange w:id="6106" w:author="Summer 2023 updates" w:date="2024-07-31T13:42:00Z">
            <w:rPr>
              <w:color w:val="000000" w:themeColor="text1"/>
            </w:rPr>
          </w:rPrChange>
        </w:rPr>
        <w:instrText xml:space="preserve"> XE "Wilderness Field Station" </w:instrText>
      </w:r>
      <w:r w:rsidR="008C196D" w:rsidRPr="00424939">
        <w:rPr>
          <w:rPrChange w:id="6107" w:author="Summer 2023 updates" w:date="2024-07-31T13:42:00Z">
            <w:rPr>
              <w:color w:val="000000" w:themeColor="text1"/>
            </w:rPr>
          </w:rPrChange>
        </w:rPr>
        <w:fldChar w:fldCharType="end"/>
      </w:r>
      <w:r w:rsidR="00810F46">
        <w:rPr>
          <w:rPrChange w:id="6108" w:author="Summer 2023 updates" w:date="2024-07-31T13:42:00Z">
            <w:rPr>
              <w:color w:val="000000" w:themeColor="text1"/>
            </w:rPr>
          </w:rPrChange>
        </w:rPr>
        <w:t xml:space="preserve"> courses.</w:t>
      </w:r>
      <w:r w:rsidR="00F522BA" w:rsidRPr="00424939">
        <w:rPr>
          <w:rPrChange w:id="6109" w:author="Summer 2023 updates" w:date="2024-07-31T13:42:00Z">
            <w:rPr>
              <w:color w:val="000000" w:themeColor="text1"/>
            </w:rPr>
          </w:rPrChange>
        </w:rPr>
        <w:t xml:space="preserve"> </w:t>
      </w:r>
      <w:del w:id="6110" w:author="Summer 2023 updates" w:date="2024-07-31T13:42:00Z">
        <w:r w:rsidR="00F522BA" w:rsidRPr="00424939">
          <w:rPr>
            <w:rFonts w:cs="Times New Roman"/>
            <w:color w:val="000000" w:themeColor="text1"/>
          </w:rPr>
          <w:delText xml:space="preserve"> </w:delText>
        </w:r>
      </w:del>
      <w:r w:rsidR="00F522BA" w:rsidRPr="00424939">
        <w:rPr>
          <w:rPrChange w:id="6111" w:author="Summer 2023 updates" w:date="2024-07-31T13:42:00Z">
            <w:rPr>
              <w:color w:val="000000" w:themeColor="text1"/>
            </w:rPr>
          </w:rPrChange>
        </w:rPr>
        <w:t xml:space="preserve">In addition, </w:t>
      </w:r>
      <w:del w:id="6112" w:author="Summer 2023 updates" w:date="2024-07-31T13:42:00Z">
        <w:r w:rsidR="00F522BA" w:rsidRPr="00424939">
          <w:rPr>
            <w:rFonts w:cs="Times New Roman"/>
            <w:color w:val="000000" w:themeColor="text1"/>
          </w:rPr>
          <w:delText>programs are offered by the Associated Colleges of the Midwest (ACM</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ACM</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00F522BA" w:rsidRPr="00424939">
          <w:rPr>
            <w:rFonts w:cs="Times New Roman"/>
            <w:color w:val="000000" w:themeColor="text1"/>
          </w:rPr>
          <w:delText xml:space="preserve">) and others, including </w:delText>
        </w:r>
      </w:del>
      <w:ins w:id="6113" w:author="Summer 2023 updates" w:date="2024-07-31T13:42:00Z">
        <w:r w:rsidR="004F6A38">
          <w:t>Coe participates in</w:t>
        </w:r>
        <w:r w:rsidR="00F522BA" w:rsidRPr="00424939">
          <w:t xml:space="preserve"> </w:t>
        </w:r>
      </w:ins>
      <w:r w:rsidR="00F522BA" w:rsidRPr="00424939">
        <w:rPr>
          <w:rPrChange w:id="6114" w:author="Summer 2023 updates" w:date="2024-07-31T13:42:00Z">
            <w:rPr>
              <w:color w:val="000000" w:themeColor="text1"/>
            </w:rPr>
          </w:rPrChange>
        </w:rPr>
        <w:t>several exchange programs</w:t>
      </w:r>
      <w:del w:id="6115" w:author="Summer 2023 updates" w:date="2024-07-31T13:42:00Z">
        <w:r w:rsidR="00F522BA" w:rsidRPr="00424939">
          <w:rPr>
            <w:rFonts w:cs="Times New Roman"/>
            <w:color w:val="000000" w:themeColor="text1"/>
          </w:rPr>
          <w:delText>, by</w:delText>
        </w:r>
        <w:r w:rsidRPr="00424939">
          <w:rPr>
            <w:rFonts w:cs="Times New Roman"/>
            <w:color w:val="000000" w:themeColor="text1"/>
          </w:rPr>
          <w:delText xml:space="preserve"> colleges, universities, and educational agencies</w:delText>
        </w:r>
      </w:del>
      <w:r w:rsidR="00F522BA" w:rsidRPr="00424939">
        <w:rPr>
          <w:rPrChange w:id="6116" w:author="Summer 2023 updates" w:date="2024-07-31T13:42:00Z">
            <w:rPr>
              <w:color w:val="000000" w:themeColor="text1"/>
            </w:rPr>
          </w:rPrChange>
        </w:rPr>
        <w:t xml:space="preserve"> </w:t>
      </w:r>
      <w:r w:rsidRPr="00424939">
        <w:rPr>
          <w:rPrChange w:id="6117" w:author="Summer 2023 updates" w:date="2024-07-31T13:42:00Z">
            <w:rPr>
              <w:color w:val="000000" w:themeColor="text1"/>
            </w:rPr>
          </w:rPrChange>
        </w:rPr>
        <w:t xml:space="preserve">in America and abroad. Students who wish to study off-campus on Coe’s </w:t>
      </w:r>
      <w:r w:rsidR="00F522BA" w:rsidRPr="00424939">
        <w:rPr>
          <w:rPrChange w:id="6118" w:author="Summer 2023 updates" w:date="2024-07-31T13:42:00Z">
            <w:rPr>
              <w:color w:val="000000" w:themeColor="text1"/>
            </w:rPr>
          </w:rPrChange>
        </w:rPr>
        <w:t>sponsored programs</w:t>
      </w:r>
      <w:r w:rsidRPr="00424939">
        <w:rPr>
          <w:rPrChange w:id="6119" w:author="Summer 2023 updates" w:date="2024-07-31T13:42:00Z">
            <w:rPr>
              <w:color w:val="000000" w:themeColor="text1"/>
            </w:rPr>
          </w:rPrChange>
        </w:rPr>
        <w:t xml:space="preserve"> must apply to the individual program’s director. </w:t>
      </w:r>
      <w:r w:rsidR="003D1190" w:rsidRPr="00424939">
        <w:rPr>
          <w:rPrChange w:id="6120" w:author="Summer 2023 updates" w:date="2024-07-31T13:42:00Z">
            <w:rPr>
              <w:color w:val="000000" w:themeColor="text1"/>
            </w:rPr>
          </w:rPrChange>
        </w:rPr>
        <w:t xml:space="preserve">Student proposals to study on exchange programs must be submitted to the Director of Off-Campus Studies at least six weeks before the end of the term just prior to the off-campus experience. </w:t>
      </w:r>
      <w:del w:id="6121" w:author="Summer 2023 updates" w:date="2024-07-31T13:42:00Z">
        <w:r w:rsidRPr="00424939">
          <w:rPr>
            <w:rFonts w:cs="Times New Roman"/>
            <w:color w:val="000000" w:themeColor="text1"/>
          </w:rPr>
          <w:delText xml:space="preserve"> </w:delText>
        </w:r>
      </w:del>
      <w:r w:rsidRPr="00424939">
        <w:rPr>
          <w:rPrChange w:id="6122" w:author="Summer 2023 updates" w:date="2024-07-31T13:42:00Z">
            <w:rPr>
              <w:color w:val="000000" w:themeColor="text1"/>
            </w:rPr>
          </w:rPrChange>
        </w:rPr>
        <w:t xml:space="preserve">Student proposals to study on all other off-campus programs must be submitted to the Director of Off-Campus Studies by </w:t>
      </w:r>
      <w:r w:rsidR="00F522BA" w:rsidRPr="00424939">
        <w:rPr>
          <w:rPrChange w:id="6123" w:author="Summer 2023 updates" w:date="2024-07-31T13:42:00Z">
            <w:rPr>
              <w:color w:val="000000" w:themeColor="text1"/>
            </w:rPr>
          </w:rPrChange>
        </w:rPr>
        <w:t>the last day of classes of Fall Term of the academic year prior to the program</w:t>
      </w:r>
      <w:r w:rsidRPr="00424939">
        <w:rPr>
          <w:rPrChange w:id="6124" w:author="Summer 2023 updates" w:date="2024-07-31T13:42:00Z">
            <w:rPr>
              <w:color w:val="000000" w:themeColor="text1"/>
            </w:rPr>
          </w:rPrChange>
        </w:rPr>
        <w:t xml:space="preserve">. </w:t>
      </w:r>
    </w:p>
    <w:p w14:paraId="714E7914" w14:textId="7BDE4209" w:rsidR="005475A9" w:rsidRPr="00424939" w:rsidRDefault="005475A9" w:rsidP="009868C9">
      <w:pPr>
        <w:rPr>
          <w:rPrChange w:id="6125" w:author="Summer 2023 updates" w:date="2024-07-31T13:42:00Z">
            <w:rPr>
              <w:color w:val="000000" w:themeColor="text1"/>
            </w:rPr>
          </w:rPrChange>
        </w:rPr>
      </w:pPr>
      <w:r w:rsidRPr="00424939">
        <w:rPr>
          <w:rPrChange w:id="6126" w:author="Summer 2023 updates" w:date="2024-07-31T13:42:00Z">
            <w:rPr>
              <w:color w:val="000000" w:themeColor="text1"/>
            </w:rPr>
          </w:rPrChange>
        </w:rPr>
        <w:t xml:space="preserve">Credits earned on off-campus programs are applied toward graduation on the same basis as credits earned on campus. Any academic credit earned from programs </w:t>
      </w:r>
      <w:r w:rsidR="004C023D" w:rsidRPr="00424939">
        <w:rPr>
          <w:rPrChange w:id="6127" w:author="Summer 2023 updates" w:date="2024-07-31T13:42:00Z">
            <w:rPr>
              <w:color w:val="000000" w:themeColor="text1"/>
            </w:rPr>
          </w:rPrChange>
        </w:rPr>
        <w:t xml:space="preserve">not sponsored by Coe </w:t>
      </w:r>
      <w:r w:rsidRPr="00424939">
        <w:rPr>
          <w:rPrChange w:id="6128" w:author="Summer 2023 updates" w:date="2024-07-31T13:42:00Z">
            <w:rPr>
              <w:color w:val="000000" w:themeColor="text1"/>
            </w:rPr>
          </w:rPrChange>
        </w:rPr>
        <w:t xml:space="preserve">may be transferred back to the College in accordance with the College’s general policy on transfer credit. </w:t>
      </w:r>
      <w:r w:rsidR="00A75065">
        <w:rPr>
          <w:rPrChange w:id="6129" w:author="Summer 2023 updates" w:date="2024-07-31T13:42:00Z">
            <w:rPr>
              <w:color w:val="000000" w:themeColor="text1"/>
            </w:rPr>
          </w:rPrChange>
        </w:rPr>
        <w:t>Application</w:t>
      </w:r>
      <w:r w:rsidRPr="00424939">
        <w:rPr>
          <w:rPrChange w:id="6130" w:author="Summer 2023 updates" w:date="2024-07-31T13:42:00Z">
            <w:rPr>
              <w:color w:val="000000" w:themeColor="text1"/>
            </w:rPr>
          </w:rPrChange>
        </w:rPr>
        <w:t xml:space="preserve"> is open to sophomores, juniors, and seniors who have a minimum 2.25 GPA</w:t>
      </w:r>
      <w:r w:rsidR="008C196D" w:rsidRPr="00424939">
        <w:rPr>
          <w:rPrChange w:id="6131" w:author="Summer 2023 updates" w:date="2024-07-31T13:42:00Z">
            <w:rPr>
              <w:color w:val="000000" w:themeColor="text1"/>
            </w:rPr>
          </w:rPrChange>
        </w:rPr>
        <w:fldChar w:fldCharType="begin"/>
      </w:r>
      <w:r w:rsidR="008C196D" w:rsidRPr="00424939">
        <w:rPr>
          <w:rPrChange w:id="6132" w:author="Summer 2023 updates" w:date="2024-07-31T13:42:00Z">
            <w:rPr>
              <w:color w:val="000000" w:themeColor="text1"/>
            </w:rPr>
          </w:rPrChange>
        </w:rPr>
        <w:instrText xml:space="preserve"> XE "</w:instrText>
      </w:r>
      <w:r w:rsidR="008C196D" w:rsidRPr="00424939">
        <w:rPr>
          <w:b/>
          <w:rPrChange w:id="6133" w:author="Summer 2023 updates" w:date="2024-07-31T13:42:00Z">
            <w:rPr>
              <w:b/>
              <w:color w:val="000000" w:themeColor="text1"/>
            </w:rPr>
          </w:rPrChange>
        </w:rPr>
        <w:instrText>GPA</w:instrText>
      </w:r>
      <w:r w:rsidR="008C196D" w:rsidRPr="00424939">
        <w:rPr>
          <w:rPrChange w:id="6134" w:author="Summer 2023 updates" w:date="2024-07-31T13:42:00Z">
            <w:rPr>
              <w:color w:val="000000" w:themeColor="text1"/>
            </w:rPr>
          </w:rPrChange>
        </w:rPr>
        <w:instrText xml:space="preserve">" </w:instrText>
      </w:r>
      <w:r w:rsidR="008C196D" w:rsidRPr="00424939">
        <w:rPr>
          <w:rPrChange w:id="6135" w:author="Summer 2023 updates" w:date="2024-07-31T13:42:00Z">
            <w:rPr>
              <w:color w:val="000000" w:themeColor="text1"/>
            </w:rPr>
          </w:rPrChange>
        </w:rPr>
        <w:fldChar w:fldCharType="end"/>
      </w:r>
      <w:r w:rsidRPr="00424939">
        <w:rPr>
          <w:rPrChange w:id="6136" w:author="Summer 2023 updates" w:date="2024-07-31T13:42:00Z">
            <w:rPr>
              <w:color w:val="000000" w:themeColor="text1"/>
            </w:rPr>
          </w:rPrChange>
        </w:rPr>
        <w:t xml:space="preserve"> at both the time of application and of enrollment for the off-campus study.  </w:t>
      </w:r>
    </w:p>
    <w:p w14:paraId="6A87EC39" w14:textId="32CC7242" w:rsidR="005475A9" w:rsidRDefault="00B30A61" w:rsidP="00D20481">
      <w:pPr>
        <w:tabs>
          <w:tab w:val="left" w:pos="1080"/>
        </w:tabs>
        <w:rPr>
          <w:rFonts w:cs="Times New Roman"/>
          <w:i/>
          <w:color w:val="000000" w:themeColor="text1"/>
        </w:rPr>
      </w:pPr>
      <w:r w:rsidRPr="00424939">
        <w:rPr>
          <w:rFonts w:cs="Times New Roman"/>
          <w:b/>
          <w:smallCaps/>
          <w:color w:val="000000" w:themeColor="text1"/>
          <w:szCs w:val="20"/>
        </w:rPr>
        <w:t>note</w:t>
      </w:r>
      <w:r w:rsidR="0081430A" w:rsidRPr="00424939">
        <w:rPr>
          <w:rFonts w:cs="Times New Roman"/>
          <w:b/>
          <w:smallCaps/>
          <w:color w:val="000000" w:themeColor="text1"/>
        </w:rPr>
        <w:t>:</w:t>
      </w:r>
      <w:r w:rsidR="005475A9" w:rsidRPr="00424939">
        <w:rPr>
          <w:rFonts w:cs="Times New Roman"/>
          <w:color w:val="000000" w:themeColor="text1"/>
        </w:rPr>
        <w:t xml:space="preserve"> </w:t>
      </w:r>
      <w:r w:rsidRPr="00424939">
        <w:rPr>
          <w:rFonts w:cs="Times New Roman"/>
          <w:color w:val="000000" w:themeColor="text1"/>
        </w:rPr>
        <w:t xml:space="preserve"> </w:t>
      </w:r>
      <w:r w:rsidR="005475A9" w:rsidRPr="00424939">
        <w:rPr>
          <w:rFonts w:cs="Times New Roman"/>
          <w:i/>
          <w:color w:val="000000" w:themeColor="text1"/>
        </w:rPr>
        <w:t>International students may not receive Coe College financial aid</w:t>
      </w:r>
      <w:r w:rsidR="00B76E1A" w:rsidRPr="00424939">
        <w:rPr>
          <w:rFonts w:cs="Times New Roman"/>
          <w:i/>
          <w:color w:val="000000" w:themeColor="text1"/>
        </w:rPr>
        <w:fldChar w:fldCharType="begin"/>
      </w:r>
      <w:r w:rsidR="00B76E1A" w:rsidRPr="00424939">
        <w:rPr>
          <w:color w:val="000000" w:themeColor="text1"/>
        </w:rPr>
        <w:instrText xml:space="preserve"> XE "</w:instrText>
      </w:r>
      <w:del w:id="6137" w:author="Summer 2023 updates" w:date="2024-07-31T13:42:00Z">
        <w:r w:rsidR="00B76E1A" w:rsidRPr="00424939">
          <w:rPr>
            <w:rStyle w:val="Strong"/>
            <w:rFonts w:ascii="Garamond" w:hAnsi="Garamond"/>
            <w:color w:val="000000" w:themeColor="text1"/>
          </w:rPr>
          <w:delInstrText>aid</w:delInstrText>
        </w:r>
      </w:del>
      <w:ins w:id="6138"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i/>
          <w:color w:val="000000" w:themeColor="text1"/>
        </w:rPr>
        <w:fldChar w:fldCharType="end"/>
      </w:r>
      <w:r w:rsidR="005475A9" w:rsidRPr="00424939">
        <w:rPr>
          <w:rFonts w:cs="Times New Roman"/>
          <w:i/>
          <w:color w:val="000000" w:themeColor="text1"/>
        </w:rPr>
        <w:t xml:space="preserve"> for off-campus study outside the </w:t>
      </w:r>
      <w:r w:rsidR="004D39B6" w:rsidRPr="00424939">
        <w:rPr>
          <w:rFonts w:cs="Times New Roman"/>
          <w:i/>
          <w:color w:val="000000" w:themeColor="text1"/>
        </w:rPr>
        <w:t>U.S.</w:t>
      </w:r>
      <w:r w:rsidR="00C76DE3">
        <w:rPr>
          <w:rFonts w:cs="Times New Roman"/>
          <w:i/>
          <w:color w:val="000000" w:themeColor="text1"/>
        </w:rPr>
        <w:br/>
      </w:r>
    </w:p>
    <w:p w14:paraId="68482EEE" w14:textId="77777777" w:rsidR="008617D9" w:rsidRPr="00424939" w:rsidRDefault="0080431C" w:rsidP="006E4A5D">
      <w:pPr>
        <w:pStyle w:val="Heading4"/>
        <w:rPr>
          <w:del w:id="6139" w:author="Summer 2023 updates" w:date="2024-07-31T13:42:00Z"/>
          <w:rStyle w:val="Strong"/>
          <w:rFonts w:ascii="Garamond" w:hAnsi="Garamond" w:cstheme="majorBidi"/>
          <w:b/>
          <w:bCs w:val="0"/>
          <w:smallCaps/>
          <w:color w:val="000000" w:themeColor="text1"/>
        </w:rPr>
      </w:pPr>
      <w:bookmarkStart w:id="6140" w:name="_Toc110005167"/>
      <w:del w:id="6141" w:author="Summer 2023 updates" w:date="2024-07-31T13:42:00Z">
        <w:r w:rsidRPr="00424939">
          <w:rPr>
            <w:rStyle w:val="Strong"/>
            <w:rFonts w:ascii="Garamond" w:hAnsi="Garamond" w:cstheme="majorBidi"/>
            <w:b/>
            <w:bCs w:val="0"/>
            <w:smallCaps/>
            <w:color w:val="000000" w:themeColor="text1"/>
          </w:rPr>
          <w:delText>DOMESTIC PROGRAMS</w:delText>
        </w:r>
        <w:bookmarkEnd w:id="6140"/>
      </w:del>
    </w:p>
    <w:p w14:paraId="296F323D" w14:textId="6BEDDC1A" w:rsidR="008617D9" w:rsidRPr="00424939" w:rsidRDefault="0080431C" w:rsidP="006E4A5D">
      <w:pPr>
        <w:pStyle w:val="Heading4"/>
        <w:rPr>
          <w:ins w:id="6142" w:author="Summer 2023 updates" w:date="2024-07-31T13:42:00Z"/>
          <w:rStyle w:val="Strong"/>
          <w:rFonts w:ascii="Garamond" w:hAnsi="Garamond" w:cstheme="majorBidi"/>
          <w:b/>
          <w:bCs w:val="0"/>
          <w:smallCaps/>
          <w:color w:val="000000" w:themeColor="text1"/>
        </w:rPr>
      </w:pPr>
      <w:bookmarkStart w:id="6143" w:name="_Toc141355687"/>
      <w:ins w:id="6144" w:author="Summer 2023 updates" w:date="2024-07-31T13:42:00Z">
        <w:r w:rsidRPr="00424939">
          <w:rPr>
            <w:rStyle w:val="Strong"/>
            <w:rFonts w:ascii="Garamond" w:hAnsi="Garamond" w:cstheme="majorBidi"/>
            <w:b/>
            <w:bCs w:val="0"/>
            <w:smallCaps/>
            <w:color w:val="000000" w:themeColor="text1"/>
          </w:rPr>
          <w:t>D</w:t>
        </w:r>
        <w:r w:rsidR="00071F5D">
          <w:rPr>
            <w:rStyle w:val="Strong"/>
            <w:rFonts w:ascii="Garamond" w:hAnsi="Garamond" w:cstheme="majorBidi"/>
            <w:b/>
            <w:bCs w:val="0"/>
            <w:smallCaps/>
            <w:color w:val="000000" w:themeColor="text1"/>
          </w:rPr>
          <w:t>omestic</w:t>
        </w:r>
        <w:r w:rsidRPr="00424939">
          <w:rPr>
            <w:rStyle w:val="Strong"/>
            <w:rFonts w:ascii="Garamond" w:hAnsi="Garamond" w:cstheme="majorBidi"/>
            <w:b/>
            <w:bCs w:val="0"/>
            <w:smallCaps/>
            <w:color w:val="000000" w:themeColor="text1"/>
          </w:rPr>
          <w:t xml:space="preserve"> </w:t>
        </w:r>
        <w:r w:rsidR="00071F5D" w:rsidRPr="00424939">
          <w:rPr>
            <w:rStyle w:val="Strong"/>
            <w:rFonts w:ascii="Garamond" w:hAnsi="Garamond" w:cstheme="majorBidi"/>
            <w:b/>
            <w:bCs w:val="0"/>
            <w:smallCaps/>
            <w:color w:val="000000" w:themeColor="text1"/>
          </w:rPr>
          <w:t>P</w:t>
        </w:r>
        <w:r w:rsidR="00071F5D">
          <w:rPr>
            <w:rStyle w:val="Strong"/>
            <w:rFonts w:ascii="Garamond" w:hAnsi="Garamond" w:cstheme="majorBidi"/>
            <w:b/>
            <w:bCs w:val="0"/>
            <w:smallCaps/>
            <w:color w:val="000000" w:themeColor="text1"/>
          </w:rPr>
          <w:t>rograms</w:t>
        </w:r>
        <w:bookmarkEnd w:id="6143"/>
      </w:ins>
    </w:p>
    <w:p w14:paraId="118F19E3" w14:textId="20E30029" w:rsidR="002A3D92" w:rsidRDefault="008617D9" w:rsidP="001F044F">
      <w:pPr>
        <w:keepNext/>
        <w:spacing w:before="120" w:after="0"/>
        <w:rPr>
          <w:rFonts w:cs="Times New Roman"/>
          <w:b/>
          <w:color w:val="000000" w:themeColor="text1"/>
        </w:rPr>
        <w:pPrChange w:id="6145" w:author="Summer 2023 updates" w:date="2024-07-31T13:42:00Z">
          <w:pPr>
            <w:keepNext/>
            <w:spacing w:after="0"/>
          </w:pPr>
        </w:pPrChange>
      </w:pPr>
      <w:bookmarkStart w:id="6146" w:name="NewYorkTermProgramDescription"/>
      <w:r w:rsidRPr="00424939">
        <w:rPr>
          <w:rFonts w:cs="Times New Roman"/>
          <w:b/>
          <w:color w:val="000000" w:themeColor="text1"/>
        </w:rPr>
        <w:t>N</w:t>
      </w:r>
      <w:r w:rsidR="002A3D92" w:rsidRPr="00424939">
        <w:rPr>
          <w:rFonts w:cs="Times New Roman"/>
          <w:b/>
          <w:color w:val="000000" w:themeColor="text1"/>
        </w:rPr>
        <w:t xml:space="preserve">ew </w:t>
      </w:r>
      <w:r w:rsidRPr="00424939">
        <w:rPr>
          <w:rFonts w:cs="Times New Roman"/>
          <w:b/>
          <w:color w:val="000000" w:themeColor="text1"/>
        </w:rPr>
        <w:t>Y</w:t>
      </w:r>
      <w:r w:rsidR="002A3D92" w:rsidRPr="00424939">
        <w:rPr>
          <w:rFonts w:cs="Times New Roman"/>
          <w:b/>
          <w:color w:val="000000" w:themeColor="text1"/>
        </w:rPr>
        <w:t>ork</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2A3D92" w:rsidRPr="00424939">
        <w:rPr>
          <w:rFonts w:cs="Times New Roman"/>
          <w:b/>
          <w:color w:val="000000" w:themeColor="text1"/>
        </w:rPr>
        <w:t xml:space="preserve"> </w:t>
      </w:r>
      <w:r w:rsidRPr="00424939">
        <w:rPr>
          <w:rFonts w:cs="Times New Roman"/>
          <w:b/>
          <w:color w:val="000000" w:themeColor="text1"/>
        </w:rPr>
        <w:t>T</w:t>
      </w:r>
      <w:r w:rsidR="002A3D92" w:rsidRPr="00424939">
        <w:rPr>
          <w:rFonts w:cs="Times New Roman"/>
          <w:b/>
          <w:color w:val="000000" w:themeColor="text1"/>
        </w:rPr>
        <w:t>erm</w:t>
      </w:r>
      <w:bookmarkEnd w:id="6146"/>
    </w:p>
    <w:p w14:paraId="1FB13EDE" w14:textId="57C92F42" w:rsidR="0023554A" w:rsidRPr="00766A8B" w:rsidRDefault="00EE5214" w:rsidP="00487DE1">
      <w:pPr>
        <w:keepNext/>
        <w:rPr>
          <w:rFonts w:cs="Times New Roman"/>
          <w:color w:val="000000" w:themeColor="text1"/>
        </w:rPr>
        <w:pPrChange w:id="6147" w:author="Summer 2023 updates" w:date="2024-07-31T13:42:00Z">
          <w:pPr>
            <w:keepNext/>
            <w:spacing w:after="0"/>
          </w:pPr>
        </w:pPrChange>
      </w:pPr>
      <w:r w:rsidRPr="00766A8B">
        <w:rPr>
          <w:rFonts w:cs="Times New Roman"/>
          <w:color w:val="000000" w:themeColor="text1"/>
        </w:rPr>
        <w:t>Carson (Program Director</w:t>
      </w:r>
      <w:r w:rsidR="0023554A" w:rsidRPr="00766A8B">
        <w:rPr>
          <w:rFonts w:cs="Times New Roman"/>
          <w:color w:val="000000" w:themeColor="text1"/>
        </w:rPr>
        <w:t>)</w:t>
      </w:r>
    </w:p>
    <w:p w14:paraId="00202B5B" w14:textId="4F292A2E" w:rsidR="002A3D92" w:rsidRPr="00424939" w:rsidRDefault="002A3D92" w:rsidP="009868C9">
      <w:pPr>
        <w:rPr>
          <w:rPrChange w:id="6148" w:author="Summer 2023 updates" w:date="2024-07-31T13:42:00Z">
            <w:rPr>
              <w:color w:val="000000" w:themeColor="text1"/>
            </w:rPr>
          </w:rPrChange>
        </w:rPr>
      </w:pPr>
      <w:r w:rsidRPr="00424939">
        <w:rPr>
          <w:rPrChange w:id="6149" w:author="Summer 2023 updates" w:date="2024-07-31T13:42:00Z">
            <w:rPr>
              <w:color w:val="000000" w:themeColor="text1"/>
            </w:rPr>
          </w:rPrChange>
        </w:rPr>
        <w:t>The New York</w:t>
      </w:r>
      <w:r w:rsidR="008C196D" w:rsidRPr="00424939">
        <w:rPr>
          <w:rPrChange w:id="6150" w:author="Summer 2023 updates" w:date="2024-07-31T13:42:00Z">
            <w:rPr>
              <w:color w:val="000000" w:themeColor="text1"/>
            </w:rPr>
          </w:rPrChange>
        </w:rPr>
        <w:fldChar w:fldCharType="begin"/>
      </w:r>
      <w:r w:rsidR="008C196D" w:rsidRPr="00424939">
        <w:rPr>
          <w:rPrChange w:id="6151" w:author="Summer 2023 updates" w:date="2024-07-31T13:42:00Z">
            <w:rPr>
              <w:color w:val="000000" w:themeColor="text1"/>
            </w:rPr>
          </w:rPrChange>
        </w:rPr>
        <w:instrText xml:space="preserve"> XE "New York" </w:instrText>
      </w:r>
      <w:r w:rsidR="008C196D" w:rsidRPr="00424939">
        <w:rPr>
          <w:rPrChange w:id="6152" w:author="Summer 2023 updates" w:date="2024-07-31T13:42:00Z">
            <w:rPr>
              <w:color w:val="000000" w:themeColor="text1"/>
            </w:rPr>
          </w:rPrChange>
        </w:rPr>
        <w:fldChar w:fldCharType="end"/>
      </w:r>
      <w:r w:rsidRPr="00424939">
        <w:rPr>
          <w:rPrChange w:id="6153" w:author="Summer 2023 updates" w:date="2024-07-31T13:42:00Z">
            <w:rPr>
              <w:color w:val="000000" w:themeColor="text1"/>
            </w:rPr>
          </w:rPrChange>
        </w:rPr>
        <w:t xml:space="preserve"> Term is open to all students who meet the basic requirements for off</w:t>
      </w:r>
      <w:r w:rsidR="00946FC8" w:rsidRPr="00424939">
        <w:rPr>
          <w:rPrChange w:id="6154" w:author="Summer 2023 updates" w:date="2024-07-31T13:42:00Z">
            <w:rPr>
              <w:color w:val="000000" w:themeColor="text1"/>
            </w:rPr>
          </w:rPrChange>
        </w:rPr>
        <w:t>-</w:t>
      </w:r>
      <w:r w:rsidR="00B64220" w:rsidRPr="00424939">
        <w:rPr>
          <w:rPrChange w:id="6155" w:author="Summer 2023 updates" w:date="2024-07-31T13:42:00Z">
            <w:rPr>
              <w:color w:val="000000" w:themeColor="text1"/>
            </w:rPr>
          </w:rPrChange>
        </w:rPr>
        <w:t xml:space="preserve">campus study. </w:t>
      </w:r>
      <w:r w:rsidR="008C0802" w:rsidRPr="00424939">
        <w:rPr>
          <w:rPrChange w:id="6156" w:author="Summer 2023 updates" w:date="2024-07-31T13:42:00Z">
            <w:rPr>
              <w:color w:val="000000" w:themeColor="text1"/>
            </w:rPr>
          </w:rPrChange>
        </w:rPr>
        <w:t>O</w:t>
      </w:r>
      <w:r w:rsidRPr="00424939">
        <w:rPr>
          <w:rPrChange w:id="6157" w:author="Summer 2023 updates" w:date="2024-07-31T13:42:00Z">
            <w:rPr>
              <w:color w:val="000000" w:themeColor="text1"/>
            </w:rPr>
          </w:rPrChange>
        </w:rPr>
        <w:t xml:space="preserve">ffered in </w:t>
      </w:r>
      <w:r w:rsidR="008851F2" w:rsidRPr="006F368B">
        <w:rPr>
          <w:rPrChange w:id="6158" w:author="Summer 2023 updates" w:date="2024-07-31T13:42:00Z">
            <w:rPr>
              <w:color w:val="000000" w:themeColor="text1"/>
            </w:rPr>
          </w:rPrChange>
        </w:rPr>
        <w:t>odd</w:t>
      </w:r>
      <w:r w:rsidR="008C0802" w:rsidRPr="006F368B">
        <w:rPr>
          <w:rPrChange w:id="6159" w:author="Summer 2023 updates" w:date="2024-07-31T13:42:00Z">
            <w:rPr>
              <w:color w:val="000000" w:themeColor="text1"/>
            </w:rPr>
          </w:rPrChange>
        </w:rPr>
        <w:t xml:space="preserve">-numbered years in </w:t>
      </w:r>
      <w:r w:rsidRPr="006F368B">
        <w:rPr>
          <w:rPrChange w:id="6160" w:author="Summer 2023 updates" w:date="2024-07-31T13:42:00Z">
            <w:rPr>
              <w:color w:val="000000" w:themeColor="text1"/>
            </w:rPr>
          </w:rPrChange>
        </w:rPr>
        <w:t>the Spring Term, this program provides abundant opportunity for experiences in the performing and visual arts</w:t>
      </w:r>
      <w:r w:rsidR="0023554A" w:rsidRPr="006F368B">
        <w:rPr>
          <w:rPrChange w:id="6161" w:author="Summer 2023 updates" w:date="2024-07-31T13:42:00Z">
            <w:rPr>
              <w:color w:val="000000" w:themeColor="text1"/>
            </w:rPr>
          </w:rPrChange>
        </w:rPr>
        <w:t xml:space="preserve">, as well as internship opportunities for students from any major. </w:t>
      </w:r>
    </w:p>
    <w:p w14:paraId="5017E722" w14:textId="63810A54" w:rsidR="008C0802" w:rsidRPr="00424939" w:rsidRDefault="002A3D92" w:rsidP="009868C9">
      <w:pPr>
        <w:rPr>
          <w:rPrChange w:id="6162" w:author="Summer 2023 updates" w:date="2024-07-31T13:42:00Z">
            <w:rPr>
              <w:rFonts w:ascii="Garamond" w:hAnsi="Garamond"/>
              <w:color w:val="000000" w:themeColor="text1"/>
              <w:sz w:val="22"/>
            </w:rPr>
          </w:rPrChange>
        </w:rPr>
        <w:pPrChange w:id="6163" w:author="Summer 2023 updates" w:date="2024-07-31T13:42:00Z">
          <w:pPr>
            <w:pStyle w:val="Noparagraphstyle"/>
            <w:tabs>
              <w:tab w:val="left" w:pos="1800"/>
            </w:tabs>
            <w:spacing w:after="120" w:line="240" w:lineRule="auto"/>
            <w:jc w:val="left"/>
          </w:pPr>
        </w:pPrChange>
      </w:pPr>
      <w:r w:rsidRPr="00424939">
        <w:rPr>
          <w:rPrChange w:id="6164" w:author="Summer 2023 updates" w:date="2024-07-31T13:42:00Z">
            <w:rPr>
              <w:rFonts w:ascii="Garamond" w:hAnsi="Garamond"/>
              <w:color w:val="000000" w:themeColor="text1"/>
              <w:sz w:val="22"/>
            </w:rPr>
          </w:rPrChange>
        </w:rPr>
        <w:t>The central course, Fine Arts in New York</w:t>
      </w:r>
      <w:r w:rsidR="008C196D" w:rsidRPr="00424939">
        <w:rPr>
          <w:rPrChange w:id="6165" w:author="Summer 2023 updates" w:date="2024-07-31T13:42:00Z">
            <w:rPr>
              <w:rFonts w:ascii="Garamond" w:hAnsi="Garamond"/>
              <w:color w:val="000000" w:themeColor="text1"/>
              <w:sz w:val="22"/>
            </w:rPr>
          </w:rPrChange>
        </w:rPr>
        <w:fldChar w:fldCharType="begin"/>
      </w:r>
      <w:r w:rsidR="008C196D" w:rsidRPr="00424939">
        <w:rPr>
          <w:rPrChange w:id="6166" w:author="Summer 2023 updates" w:date="2024-07-31T13:42:00Z">
            <w:rPr>
              <w:rFonts w:ascii="Garamond" w:hAnsi="Garamond"/>
              <w:color w:val="000000" w:themeColor="text1"/>
            </w:rPr>
          </w:rPrChange>
        </w:rPr>
        <w:instrText xml:space="preserve"> XE "New York" </w:instrText>
      </w:r>
      <w:r w:rsidR="008C196D" w:rsidRPr="00424939">
        <w:rPr>
          <w:rPrChange w:id="6167" w:author="Summer 2023 updates" w:date="2024-07-31T13:42:00Z">
            <w:rPr>
              <w:rFonts w:ascii="Garamond" w:hAnsi="Garamond"/>
              <w:color w:val="000000" w:themeColor="text1"/>
              <w:sz w:val="22"/>
            </w:rPr>
          </w:rPrChange>
        </w:rPr>
        <w:fldChar w:fldCharType="end"/>
      </w:r>
      <w:r w:rsidRPr="00424939">
        <w:rPr>
          <w:rPrChange w:id="6168" w:author="Summer 2023 updates" w:date="2024-07-31T13:42:00Z">
            <w:rPr>
              <w:rFonts w:ascii="Garamond" w:hAnsi="Garamond"/>
              <w:color w:val="000000" w:themeColor="text1"/>
              <w:sz w:val="22"/>
            </w:rPr>
          </w:rPrChange>
        </w:rPr>
        <w:t xml:space="preserve"> City (NYT-</w:t>
      </w:r>
      <w:r w:rsidR="0047629B" w:rsidRPr="00424939">
        <w:rPr>
          <w:rPrChange w:id="6169" w:author="Summer 2023 updates" w:date="2024-07-31T13:42:00Z">
            <w:rPr>
              <w:rFonts w:ascii="Garamond" w:hAnsi="Garamond"/>
              <w:color w:val="000000" w:themeColor="text1"/>
              <w:sz w:val="22"/>
            </w:rPr>
          </w:rPrChange>
        </w:rPr>
        <w:t>250</w:t>
      </w:r>
      <w:r w:rsidRPr="00424939">
        <w:rPr>
          <w:rPrChange w:id="6170" w:author="Summer 2023 updates" w:date="2024-07-31T13:42:00Z">
            <w:rPr>
              <w:rFonts w:ascii="Garamond" w:hAnsi="Garamond"/>
              <w:color w:val="000000" w:themeColor="text1"/>
              <w:sz w:val="22"/>
            </w:rPr>
          </w:rPrChange>
        </w:rPr>
        <w:t>), which includes attendance</w:t>
      </w:r>
      <w:r w:rsidR="00B76E1A" w:rsidRPr="00424939">
        <w:rPr>
          <w:rPrChange w:id="6171" w:author="Summer 2023 updates" w:date="2024-07-31T13:42:00Z">
            <w:rPr>
              <w:rFonts w:ascii="Garamond" w:hAnsi="Garamond"/>
              <w:color w:val="000000" w:themeColor="text1"/>
              <w:sz w:val="22"/>
            </w:rPr>
          </w:rPrChange>
        </w:rPr>
        <w:fldChar w:fldCharType="begin"/>
      </w:r>
      <w:r w:rsidR="00B76E1A" w:rsidRPr="00D30C98">
        <w:rPr>
          <w:rPrChange w:id="6172" w:author="Summer 2023 updates" w:date="2024-07-31T13:42:00Z">
            <w:rPr>
              <w:rFonts w:ascii="Garamond" w:hAnsi="Garamond"/>
              <w:color w:val="000000" w:themeColor="text1"/>
            </w:rPr>
          </w:rPrChange>
        </w:rPr>
        <w:instrText xml:space="preserve"> XE "</w:instrText>
      </w:r>
      <w:del w:id="6173" w:author="Summer 2023 updates" w:date="2024-07-31T13:42:00Z">
        <w:r w:rsidR="00B76E1A" w:rsidRPr="00424939">
          <w:rPr>
            <w:rStyle w:val="Strong"/>
            <w:rFonts w:ascii="Garamond" w:hAnsi="Garamond"/>
            <w:color w:val="000000" w:themeColor="text1"/>
          </w:rPr>
          <w:delInstrText>attendance</w:delInstrText>
        </w:r>
      </w:del>
      <w:ins w:id="6174" w:author="Summer 2023 updates" w:date="2024-07-31T13:42:00Z">
        <w:r w:rsidR="00D30C98" w:rsidRPr="00D30C98">
          <w:rPr>
            <w:b/>
          </w:rPr>
          <w:instrText>A</w:instrText>
        </w:r>
        <w:r w:rsidR="00B76E1A" w:rsidRPr="00D30C98">
          <w:rPr>
            <w:b/>
          </w:rPr>
          <w:instrText>ttendance</w:instrText>
        </w:r>
      </w:ins>
      <w:r w:rsidR="00B76E1A" w:rsidRPr="00D30C98">
        <w:rPr>
          <w:rPrChange w:id="6175" w:author="Summer 2023 updates" w:date="2024-07-31T13:42:00Z">
            <w:rPr>
              <w:rFonts w:ascii="Garamond" w:hAnsi="Garamond"/>
              <w:color w:val="000000" w:themeColor="text1"/>
            </w:rPr>
          </w:rPrChange>
        </w:rPr>
        <w:instrText xml:space="preserve">" </w:instrText>
      </w:r>
      <w:r w:rsidR="00B76E1A" w:rsidRPr="00424939">
        <w:rPr>
          <w:rPrChange w:id="6176" w:author="Summer 2023 updates" w:date="2024-07-31T13:42:00Z">
            <w:rPr>
              <w:rFonts w:ascii="Garamond" w:hAnsi="Garamond"/>
              <w:color w:val="000000" w:themeColor="text1"/>
              <w:sz w:val="22"/>
            </w:rPr>
          </w:rPrChange>
        </w:rPr>
        <w:fldChar w:fldCharType="end"/>
      </w:r>
      <w:r w:rsidRPr="00424939">
        <w:rPr>
          <w:rPrChange w:id="6177" w:author="Summer 2023 updates" w:date="2024-07-31T13:42:00Z">
            <w:rPr>
              <w:rFonts w:ascii="Garamond" w:hAnsi="Garamond"/>
              <w:color w:val="000000" w:themeColor="text1"/>
              <w:sz w:val="22"/>
            </w:rPr>
          </w:rPrChange>
        </w:rPr>
        <w:t xml:space="preserve"> at concerts, theatre, and dance productions as well as tours to art exhibits</w:t>
      </w:r>
      <w:r w:rsidR="0023554A">
        <w:rPr>
          <w:rPrChange w:id="6178" w:author="Summer 2023 updates" w:date="2024-07-31T13:42:00Z">
            <w:rPr>
              <w:rFonts w:ascii="Garamond" w:hAnsi="Garamond"/>
              <w:color w:val="000000" w:themeColor="text1"/>
              <w:sz w:val="22"/>
            </w:rPr>
          </w:rPrChange>
        </w:rPr>
        <w:t xml:space="preserve"> </w:t>
      </w:r>
      <w:r w:rsidR="008C0802" w:rsidRPr="00424939">
        <w:rPr>
          <w:rPrChange w:id="6179" w:author="Summer 2023 updates" w:date="2024-07-31T13:42:00Z">
            <w:rPr>
              <w:rFonts w:ascii="Garamond" w:hAnsi="Garamond"/>
              <w:color w:val="000000" w:themeColor="text1"/>
              <w:sz w:val="22"/>
            </w:rPr>
          </w:rPrChange>
        </w:rPr>
        <w:t xml:space="preserve">and film screenings, </w:t>
      </w:r>
      <w:r w:rsidRPr="00424939">
        <w:rPr>
          <w:rPrChange w:id="6180" w:author="Summer 2023 updates" w:date="2024-07-31T13:42:00Z">
            <w:rPr>
              <w:rFonts w:ascii="Garamond" w:hAnsi="Garamond"/>
              <w:color w:val="000000" w:themeColor="text1"/>
              <w:sz w:val="22"/>
            </w:rPr>
          </w:rPrChange>
        </w:rPr>
        <w:t xml:space="preserve">consists of </w:t>
      </w:r>
      <w:r w:rsidR="00636CAD" w:rsidRPr="00424939">
        <w:rPr>
          <w:rPrChange w:id="6181" w:author="Summer 2023 updates" w:date="2024-07-31T13:42:00Z">
            <w:rPr>
              <w:rFonts w:ascii="Garamond" w:hAnsi="Garamond"/>
              <w:color w:val="000000" w:themeColor="text1"/>
              <w:sz w:val="22"/>
            </w:rPr>
          </w:rPrChange>
        </w:rPr>
        <w:t xml:space="preserve">five </w:t>
      </w:r>
      <w:del w:id="6182" w:author="Summer 2023 updates" w:date="2024-07-31T13:42:00Z">
        <w:r w:rsidR="00636CAD" w:rsidRPr="00424939">
          <w:rPr>
            <w:rFonts w:cs="Times New Roman"/>
            <w:color w:val="000000" w:themeColor="text1"/>
          </w:rPr>
          <w:delText xml:space="preserve">0.4 </w:delText>
        </w:r>
        <w:r w:rsidRPr="00424939">
          <w:rPr>
            <w:rFonts w:cs="Times New Roman"/>
            <w:color w:val="000000" w:themeColor="text1"/>
          </w:rPr>
          <w:delText>credit courses</w:delText>
        </w:r>
      </w:del>
      <w:ins w:id="6183" w:author="Summer 2023 updates" w:date="2024-07-31T13:42:00Z">
        <w:r w:rsidR="00F65183">
          <w:t>components</w:t>
        </w:r>
      </w:ins>
      <w:r w:rsidRPr="00424939">
        <w:rPr>
          <w:rPrChange w:id="6184" w:author="Summer 2023 updates" w:date="2024-07-31T13:42:00Z">
            <w:rPr>
              <w:rFonts w:ascii="Garamond" w:hAnsi="Garamond"/>
              <w:color w:val="000000" w:themeColor="text1"/>
              <w:sz w:val="22"/>
            </w:rPr>
          </w:rPrChange>
        </w:rPr>
        <w:t xml:space="preserve">: art, music, theatre, </w:t>
      </w:r>
      <w:r w:rsidR="00636CAD" w:rsidRPr="00424939">
        <w:rPr>
          <w:rPrChange w:id="6185" w:author="Summer 2023 updates" w:date="2024-07-31T13:42:00Z">
            <w:rPr>
              <w:rFonts w:ascii="Garamond" w:hAnsi="Garamond"/>
              <w:color w:val="000000" w:themeColor="text1"/>
              <w:sz w:val="22"/>
            </w:rPr>
          </w:rPrChange>
        </w:rPr>
        <w:t xml:space="preserve">dance, </w:t>
      </w:r>
      <w:r w:rsidRPr="00424939">
        <w:rPr>
          <w:rPrChange w:id="6186" w:author="Summer 2023 updates" w:date="2024-07-31T13:42:00Z">
            <w:rPr>
              <w:rFonts w:ascii="Garamond" w:hAnsi="Garamond"/>
              <w:color w:val="000000" w:themeColor="text1"/>
              <w:sz w:val="22"/>
            </w:rPr>
          </w:rPrChange>
        </w:rPr>
        <w:t xml:space="preserve">and </w:t>
      </w:r>
      <w:r w:rsidR="00636CAD" w:rsidRPr="00424939">
        <w:rPr>
          <w:rPrChange w:id="6187" w:author="Summer 2023 updates" w:date="2024-07-31T13:42:00Z">
            <w:rPr>
              <w:rFonts w:ascii="Garamond" w:hAnsi="Garamond"/>
              <w:color w:val="000000" w:themeColor="text1"/>
              <w:sz w:val="22"/>
            </w:rPr>
          </w:rPrChange>
        </w:rPr>
        <w:t>film</w:t>
      </w:r>
      <w:r w:rsidRPr="00424939">
        <w:rPr>
          <w:rPrChange w:id="6188" w:author="Summer 2023 updates" w:date="2024-07-31T13:42:00Z">
            <w:rPr>
              <w:rFonts w:ascii="Garamond" w:hAnsi="Garamond"/>
              <w:color w:val="000000" w:themeColor="text1"/>
              <w:sz w:val="22"/>
            </w:rPr>
          </w:rPrChange>
        </w:rPr>
        <w:t xml:space="preserve">. </w:t>
      </w:r>
      <w:del w:id="6189" w:author="Summer 2023 updates" w:date="2024-07-31T13:42:00Z">
        <w:r w:rsidR="00946FC8" w:rsidRPr="00424939">
          <w:rPr>
            <w:rFonts w:cs="Times New Roman"/>
            <w:color w:val="000000" w:themeColor="text1"/>
          </w:rPr>
          <w:delText>A</w:delText>
        </w:r>
      </w:del>
      <w:ins w:id="6190" w:author="Summer 2023 updates" w:date="2024-07-31T13:42:00Z">
        <w:r w:rsidR="000C33C5">
          <w:t>Five resident New York Term</w:t>
        </w:r>
      </w:ins>
      <w:r w:rsidR="000C33C5">
        <w:rPr>
          <w:rPrChange w:id="6191" w:author="Summer 2023 updates" w:date="2024-07-31T13:42:00Z">
            <w:rPr>
              <w:rFonts w:ascii="Garamond" w:hAnsi="Garamond"/>
              <w:color w:val="000000" w:themeColor="text1"/>
              <w:sz w:val="22"/>
            </w:rPr>
          </w:rPrChange>
        </w:rPr>
        <w:t xml:space="preserve"> faculty </w:t>
      </w:r>
      <w:del w:id="6192" w:author="Summer 2023 updates" w:date="2024-07-31T13:42:00Z">
        <w:r w:rsidRPr="00424939">
          <w:rPr>
            <w:rFonts w:cs="Times New Roman"/>
            <w:color w:val="000000" w:themeColor="text1"/>
          </w:rPr>
          <w:delText>member for</w:delText>
        </w:r>
      </w:del>
      <w:ins w:id="6193" w:author="Summer 2023 updates" w:date="2024-07-31T13:42:00Z">
        <w:r w:rsidR="000C33C5">
          <w:t>members, specialists in</w:t>
        </w:r>
      </w:ins>
      <w:r w:rsidR="000C33C5">
        <w:rPr>
          <w:rPrChange w:id="6194" w:author="Summer 2023 updates" w:date="2024-07-31T13:42:00Z">
            <w:rPr>
              <w:rFonts w:ascii="Garamond" w:hAnsi="Garamond"/>
              <w:color w:val="000000" w:themeColor="text1"/>
              <w:sz w:val="22"/>
            </w:rPr>
          </w:rPrChange>
        </w:rPr>
        <w:t xml:space="preserve"> each </w:t>
      </w:r>
      <w:del w:id="6195" w:author="Summer 2023 updates" w:date="2024-07-31T13:42:00Z">
        <w:r w:rsidRPr="00424939">
          <w:rPr>
            <w:rFonts w:cs="Times New Roman"/>
            <w:color w:val="000000" w:themeColor="text1"/>
          </w:rPr>
          <w:delText>area grade</w:delText>
        </w:r>
        <w:r w:rsidR="00946FC8" w:rsidRPr="00424939">
          <w:rPr>
            <w:rFonts w:cs="Times New Roman"/>
            <w:color w:val="000000" w:themeColor="text1"/>
          </w:rPr>
          <w:delText>s</w:delText>
        </w:r>
      </w:del>
      <w:ins w:id="6196" w:author="Summer 2023 updates" w:date="2024-07-31T13:42:00Z">
        <w:r w:rsidR="000C33C5">
          <w:t>of</w:t>
        </w:r>
      </w:ins>
      <w:r w:rsidR="000C33C5">
        <w:rPr>
          <w:rPrChange w:id="6197" w:author="Summer 2023 updates" w:date="2024-07-31T13:42:00Z">
            <w:rPr>
              <w:rFonts w:ascii="Garamond" w:hAnsi="Garamond"/>
              <w:color w:val="000000" w:themeColor="text1"/>
              <w:sz w:val="22"/>
            </w:rPr>
          </w:rPrChange>
        </w:rPr>
        <w:t xml:space="preserve"> the </w:t>
      </w:r>
      <w:del w:id="6198" w:author="Summer 2023 updates" w:date="2024-07-31T13:42:00Z">
        <w:r w:rsidRPr="00424939">
          <w:rPr>
            <w:rFonts w:cs="Times New Roman"/>
            <w:color w:val="000000" w:themeColor="text1"/>
          </w:rPr>
          <w:delText>respective</w:delText>
        </w:r>
      </w:del>
      <w:ins w:id="6199" w:author="Summer 2023 updates" w:date="2024-07-31T13:42:00Z">
        <w:r w:rsidR="000C33C5">
          <w:t>subject areas, curate the events and teach their portion of the</w:t>
        </w:r>
      </w:ins>
      <w:r w:rsidR="000C33C5">
        <w:rPr>
          <w:rPrChange w:id="6200" w:author="Summer 2023 updates" w:date="2024-07-31T13:42:00Z">
            <w:rPr>
              <w:rFonts w:ascii="Garamond" w:hAnsi="Garamond"/>
              <w:color w:val="000000" w:themeColor="text1"/>
              <w:sz w:val="22"/>
            </w:rPr>
          </w:rPrChange>
        </w:rPr>
        <w:t xml:space="preserve"> course. </w:t>
      </w:r>
      <w:r w:rsidR="008C0802" w:rsidRPr="00424939">
        <w:rPr>
          <w:rPrChange w:id="6201" w:author="Summer 2023 updates" w:date="2024-07-31T13:42:00Z">
            <w:rPr>
              <w:rFonts w:ascii="Garamond" w:hAnsi="Garamond"/>
              <w:color w:val="000000" w:themeColor="text1"/>
              <w:sz w:val="22"/>
            </w:rPr>
          </w:rPrChange>
        </w:rPr>
        <w:t xml:space="preserve">An internship (or other project approved in advance by the College) </w:t>
      </w:r>
      <w:r w:rsidR="00D914D9">
        <w:rPr>
          <w:rPrChange w:id="6202" w:author="Summer 2023 updates" w:date="2024-07-31T13:42:00Z">
            <w:rPr>
              <w:rFonts w:ascii="Garamond" w:hAnsi="Garamond"/>
              <w:color w:val="000000" w:themeColor="text1"/>
              <w:sz w:val="22"/>
            </w:rPr>
          </w:rPrChange>
        </w:rPr>
        <w:t>completes the program.</w:t>
      </w:r>
    </w:p>
    <w:p w14:paraId="3F29E1D7" w14:textId="1AD89D58" w:rsidR="008C0802" w:rsidRPr="0023554A" w:rsidRDefault="008C0802" w:rsidP="009868C9">
      <w:pPr>
        <w:rPr>
          <w:rPrChange w:id="6203" w:author="Summer 2023 updates" w:date="2024-07-31T13:42:00Z">
            <w:rPr>
              <w:rFonts w:ascii="Garamond" w:hAnsi="Garamond"/>
              <w:color w:val="000000" w:themeColor="text1"/>
              <w:sz w:val="22"/>
            </w:rPr>
          </w:rPrChange>
        </w:rPr>
        <w:pPrChange w:id="6204" w:author="Summer 2023 updates" w:date="2024-07-31T13:42:00Z">
          <w:pPr>
            <w:pStyle w:val="Noparagraphstyle"/>
            <w:tabs>
              <w:tab w:val="left" w:pos="1800"/>
            </w:tabs>
            <w:spacing w:after="120" w:line="240" w:lineRule="auto"/>
            <w:jc w:val="left"/>
          </w:pPr>
        </w:pPrChange>
      </w:pPr>
      <w:r w:rsidRPr="0023554A">
        <w:rPr>
          <w:rPrChange w:id="6205" w:author="Summer 2023 updates" w:date="2024-07-31T13:42:00Z">
            <w:rPr>
              <w:rFonts w:ascii="Garamond" w:hAnsi="Garamond"/>
              <w:color w:val="000000" w:themeColor="text1"/>
              <w:sz w:val="22"/>
            </w:rPr>
          </w:rPrChange>
        </w:rPr>
        <w:t xml:space="preserve">There is an extra fee for New York Term. </w:t>
      </w:r>
      <w:r w:rsidR="00992EB4" w:rsidRPr="0023554A">
        <w:rPr>
          <w:rPrChange w:id="6206" w:author="Summer 2023 updates" w:date="2024-07-31T13:42:00Z">
            <w:rPr>
              <w:rFonts w:ascii="Garamond" w:hAnsi="Garamond"/>
              <w:color w:val="000000" w:themeColor="text1"/>
              <w:sz w:val="22"/>
            </w:rPr>
          </w:rPrChange>
        </w:rPr>
        <w:t>All Coe financial aid applies, and students are eligible to apply for additional financial aid based on the additional costs of the term.</w:t>
      </w:r>
    </w:p>
    <w:p w14:paraId="6D2BF934" w14:textId="79363B05" w:rsidR="002A3D92" w:rsidRPr="00424939" w:rsidRDefault="00CE7DE8" w:rsidP="00487DE1">
      <w:pPr>
        <w:pStyle w:val="Noparagraphstyle"/>
        <w:tabs>
          <w:tab w:val="left" w:pos="1800"/>
        </w:tabs>
        <w:spacing w:after="60" w:line="240" w:lineRule="auto"/>
        <w:jc w:val="left"/>
        <w:rPr>
          <w:rFonts w:ascii="Garamond" w:eastAsiaTheme="minorEastAsia" w:hAnsi="Garamond" w:cs="Times New Roman"/>
          <w:i/>
          <w:color w:val="000000" w:themeColor="text1"/>
          <w:sz w:val="22"/>
          <w:szCs w:val="22"/>
        </w:rPr>
        <w:pPrChange w:id="6207" w:author="Summer 2023 updates" w:date="2024-07-31T13:42:00Z">
          <w:pPr>
            <w:pStyle w:val="Noparagraphstyle"/>
            <w:tabs>
              <w:tab w:val="left" w:pos="1800"/>
            </w:tabs>
            <w:spacing w:after="120" w:line="240" w:lineRule="auto"/>
            <w:jc w:val="left"/>
          </w:pPr>
        </w:pPrChange>
      </w:pPr>
      <w:r w:rsidRPr="00424939">
        <w:rPr>
          <w:rFonts w:ascii="Garamond" w:hAnsi="Garamond" w:cs="Times New Roman"/>
          <w:color w:val="000000" w:themeColor="text1"/>
        </w:rPr>
        <w:t>(</w:t>
      </w:r>
      <w:r w:rsidRPr="00424939">
        <w:rPr>
          <w:rFonts w:ascii="Garamond" w:hAnsi="Garamond" w:cs="Times New Roman"/>
          <w:color w:val="000000" w:themeColor="text1"/>
          <w:sz w:val="22"/>
          <w:szCs w:val="22"/>
        </w:rPr>
        <w:t xml:space="preserve">See p. </w:t>
      </w:r>
      <w:r w:rsidR="00245523" w:rsidRPr="00424939">
        <w:rPr>
          <w:rFonts w:ascii="Garamond" w:hAnsi="Garamond" w:cs="Times New Roman"/>
          <w:color w:val="000000" w:themeColor="text1"/>
          <w:sz w:val="22"/>
          <w:szCs w:val="22"/>
        </w:rPr>
        <w:fldChar w:fldCharType="begin"/>
      </w:r>
      <w:r w:rsidR="00245523" w:rsidRPr="00424939">
        <w:rPr>
          <w:rFonts w:ascii="Garamond" w:hAnsi="Garamond" w:cs="Times New Roman"/>
          <w:color w:val="000000" w:themeColor="text1"/>
          <w:sz w:val="22"/>
          <w:szCs w:val="22"/>
        </w:rPr>
        <w:instrText xml:space="preserve"> PAGEREF nyt_crs_descriptions \h </w:instrText>
      </w:r>
      <w:r w:rsidR="00245523" w:rsidRPr="00424939">
        <w:rPr>
          <w:rFonts w:ascii="Garamond" w:hAnsi="Garamond" w:cs="Times New Roman"/>
          <w:color w:val="000000" w:themeColor="text1"/>
          <w:sz w:val="22"/>
          <w:szCs w:val="22"/>
        </w:rPr>
      </w:r>
      <w:r w:rsidR="00245523" w:rsidRPr="00424939">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65</w:t>
      </w:r>
      <w:r w:rsidR="00245523" w:rsidRPr="00424939">
        <w:rPr>
          <w:rFonts w:ascii="Garamond" w:hAnsi="Garamond" w:cs="Times New Roman"/>
          <w:color w:val="000000" w:themeColor="text1"/>
          <w:sz w:val="22"/>
          <w:szCs w:val="22"/>
        </w:rPr>
        <w:fldChar w:fldCharType="end"/>
      </w:r>
      <w:r w:rsidR="00245523" w:rsidRPr="00424939">
        <w:rPr>
          <w:rFonts w:ascii="Garamond" w:hAnsi="Garamond" w:cs="Times New Roman"/>
          <w:color w:val="000000" w:themeColor="text1"/>
          <w:sz w:val="22"/>
          <w:szCs w:val="22"/>
        </w:rPr>
        <w:t xml:space="preserve"> f</w:t>
      </w:r>
      <w:r w:rsidRPr="00424939">
        <w:rPr>
          <w:rFonts w:ascii="Garamond" w:hAnsi="Garamond" w:cs="Times New Roman"/>
          <w:color w:val="000000" w:themeColor="text1"/>
          <w:sz w:val="22"/>
          <w:szCs w:val="22"/>
        </w:rPr>
        <w:t xml:space="preserve">or </w:t>
      </w:r>
      <w:r w:rsidR="004C11B6" w:rsidRPr="00424939">
        <w:rPr>
          <w:rFonts w:ascii="Garamond" w:hAnsi="Garamond" w:cs="Times New Roman"/>
          <w:color w:val="000000" w:themeColor="text1"/>
          <w:sz w:val="22"/>
          <w:szCs w:val="22"/>
        </w:rPr>
        <w:t>descriptions and course offerings</w:t>
      </w:r>
      <w:r w:rsidR="004C11B6" w:rsidRPr="00424939">
        <w:rPr>
          <w:rFonts w:ascii="Garamond" w:hAnsi="Garamond" w:cs="Times New Roman"/>
          <w:color w:val="000000" w:themeColor="text1"/>
        </w:rPr>
        <w:t>.)</w:t>
      </w:r>
    </w:p>
    <w:p w14:paraId="4FB197D6" w14:textId="3A088445" w:rsidR="002A3D92" w:rsidRPr="00424939" w:rsidRDefault="008617D9" w:rsidP="001F044F">
      <w:pPr>
        <w:spacing w:before="120" w:after="0"/>
        <w:rPr>
          <w:rFonts w:cs="Times New Roman"/>
          <w:b/>
          <w:color w:val="000000" w:themeColor="text1"/>
        </w:rPr>
        <w:pPrChange w:id="6208" w:author="Summer 2023 updates" w:date="2024-07-31T13:42:00Z">
          <w:pPr>
            <w:spacing w:after="0"/>
          </w:pPr>
        </w:pPrChange>
      </w:pPr>
      <w:r w:rsidRPr="00424939">
        <w:rPr>
          <w:rFonts w:cs="Times New Roman"/>
          <w:b/>
          <w:color w:val="000000" w:themeColor="text1"/>
        </w:rPr>
        <w:t>W</w:t>
      </w:r>
      <w:r w:rsidR="002A3D92" w:rsidRPr="00424939">
        <w:rPr>
          <w:rFonts w:cs="Times New Roman"/>
          <w:b/>
          <w:color w:val="000000" w:themeColor="text1"/>
        </w:rPr>
        <w:t>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2A3D92" w:rsidRPr="00424939">
        <w:rPr>
          <w:rFonts w:cs="Times New Roman"/>
          <w:b/>
          <w:color w:val="000000" w:themeColor="text1"/>
        </w:rPr>
        <w:t xml:space="preserve"> </w:t>
      </w:r>
      <w:r w:rsidRPr="00424939">
        <w:rPr>
          <w:rFonts w:cs="Times New Roman"/>
          <w:b/>
          <w:color w:val="000000" w:themeColor="text1"/>
        </w:rPr>
        <w:t>T</w:t>
      </w:r>
      <w:r w:rsidR="002A3D92" w:rsidRPr="00424939">
        <w:rPr>
          <w:rFonts w:cs="Times New Roman"/>
          <w:b/>
          <w:color w:val="000000" w:themeColor="text1"/>
        </w:rPr>
        <w:t xml:space="preserve">erm </w:t>
      </w:r>
    </w:p>
    <w:p w14:paraId="6B1AD39E" w14:textId="68761C3E" w:rsidR="00C81372" w:rsidRPr="00424939" w:rsidRDefault="00996FF3" w:rsidP="009868C9">
      <w:pPr>
        <w:rPr>
          <w:rPrChange w:id="6209" w:author="Summer 2023 updates" w:date="2024-07-31T13:42:00Z">
            <w:rPr>
              <w:rFonts w:ascii="Garamond" w:hAnsi="Garamond"/>
              <w:color w:val="000000" w:themeColor="text1"/>
              <w:sz w:val="22"/>
            </w:rPr>
          </w:rPrChange>
        </w:rPr>
        <w:pPrChange w:id="6210" w:author="Summer 2023 updates" w:date="2024-07-31T13:42:00Z">
          <w:pPr>
            <w:pStyle w:val="Noparagraphstyle"/>
            <w:tabs>
              <w:tab w:val="left" w:pos="1800"/>
            </w:tabs>
            <w:spacing w:after="20" w:line="240" w:lineRule="auto"/>
            <w:jc w:val="left"/>
          </w:pPr>
        </w:pPrChange>
      </w:pPr>
      <w:del w:id="6211" w:author="Summer 2023 updates" w:date="2024-07-31T13:42:00Z">
        <w:r w:rsidRPr="00424939">
          <w:rPr>
            <w:rFonts w:cs="Times New Roman"/>
            <w:color w:val="000000" w:themeColor="text1"/>
          </w:rPr>
          <w:delText>B. Nesmith</w:delText>
        </w:r>
      </w:del>
      <w:ins w:id="6212" w:author="Summer 2023 updates" w:date="2024-07-31T13:42:00Z">
        <w:r w:rsidR="004F6A38">
          <w:t>McNabb</w:t>
        </w:r>
      </w:ins>
      <w:r w:rsidRPr="00424939">
        <w:rPr>
          <w:rPrChange w:id="6213" w:author="Summer 2023 updates" w:date="2024-07-31T13:42:00Z">
            <w:rPr>
              <w:rFonts w:ascii="Garamond" w:hAnsi="Garamond"/>
              <w:color w:val="000000" w:themeColor="text1"/>
              <w:sz w:val="22"/>
            </w:rPr>
          </w:rPrChange>
        </w:rPr>
        <w:t xml:space="preserve"> </w:t>
      </w:r>
      <w:r w:rsidR="000051CB" w:rsidRPr="00424939">
        <w:rPr>
          <w:rPrChange w:id="6214" w:author="Summer 2023 updates" w:date="2024-07-31T13:42:00Z">
            <w:rPr>
              <w:rFonts w:ascii="Garamond" w:hAnsi="Garamond"/>
              <w:color w:val="000000" w:themeColor="text1"/>
              <w:sz w:val="22"/>
            </w:rPr>
          </w:rPrChange>
        </w:rPr>
        <w:t>(</w:t>
      </w:r>
      <w:r w:rsidR="00C81372" w:rsidRPr="00424939">
        <w:rPr>
          <w:rPrChange w:id="6215" w:author="Summer 2023 updates" w:date="2024-07-31T13:42:00Z">
            <w:rPr>
              <w:rFonts w:ascii="Garamond" w:hAnsi="Garamond"/>
              <w:color w:val="000000" w:themeColor="text1"/>
              <w:sz w:val="22"/>
            </w:rPr>
          </w:rPrChange>
        </w:rPr>
        <w:t xml:space="preserve">Program </w:t>
      </w:r>
      <w:r w:rsidRPr="00424939">
        <w:rPr>
          <w:rPrChange w:id="6216" w:author="Summer 2023 updates" w:date="2024-07-31T13:42:00Z">
            <w:rPr>
              <w:rFonts w:ascii="Garamond" w:hAnsi="Garamond"/>
              <w:color w:val="000000" w:themeColor="text1"/>
              <w:sz w:val="22"/>
            </w:rPr>
          </w:rPrChange>
        </w:rPr>
        <w:t>Director</w:t>
      </w:r>
      <w:r w:rsidR="000051CB" w:rsidRPr="00424939">
        <w:rPr>
          <w:rPrChange w:id="6217" w:author="Summer 2023 updates" w:date="2024-07-31T13:42:00Z">
            <w:rPr>
              <w:rFonts w:ascii="Garamond" w:hAnsi="Garamond"/>
              <w:color w:val="000000" w:themeColor="text1"/>
              <w:sz w:val="22"/>
            </w:rPr>
          </w:rPrChange>
        </w:rPr>
        <w:t>)</w:t>
      </w:r>
      <w:r w:rsidR="008B0C1D" w:rsidRPr="00424939">
        <w:rPr>
          <w:rPrChange w:id="6218" w:author="Summer 2023 updates" w:date="2024-07-31T13:42:00Z">
            <w:rPr>
              <w:rFonts w:ascii="Garamond" w:hAnsi="Garamond"/>
              <w:color w:val="000000" w:themeColor="text1"/>
              <w:sz w:val="22"/>
            </w:rPr>
          </w:rPrChange>
        </w:rPr>
        <w:t>.</w:t>
      </w:r>
    </w:p>
    <w:p w14:paraId="7F353D4B" w14:textId="31346138" w:rsidR="00C81372" w:rsidRPr="00424939" w:rsidRDefault="00C81372" w:rsidP="009868C9">
      <w:pPr>
        <w:rPr>
          <w:rPrChange w:id="6219" w:author="Summer 2023 updates" w:date="2024-07-31T13:42:00Z">
            <w:rPr>
              <w:rFonts w:ascii="Garamond" w:hAnsi="Garamond"/>
              <w:color w:val="000000" w:themeColor="text1"/>
              <w:sz w:val="22"/>
            </w:rPr>
          </w:rPrChange>
        </w:rPr>
        <w:pPrChange w:id="6220" w:author="Summer 2023 updates" w:date="2024-07-31T13:42:00Z">
          <w:pPr>
            <w:pStyle w:val="Noparagraphstyle"/>
            <w:spacing w:after="120" w:line="240" w:lineRule="auto"/>
            <w:jc w:val="left"/>
          </w:pPr>
        </w:pPrChange>
      </w:pPr>
      <w:r w:rsidRPr="00424939">
        <w:rPr>
          <w:rPrChange w:id="6221" w:author="Summer 2023 updates" w:date="2024-07-31T13:42:00Z">
            <w:rPr>
              <w:rFonts w:ascii="Garamond" w:hAnsi="Garamond"/>
              <w:color w:val="000000" w:themeColor="text1"/>
              <w:sz w:val="22"/>
            </w:rPr>
          </w:rPrChange>
        </w:rPr>
        <w:t>The Washington</w:t>
      </w:r>
      <w:r w:rsidR="008C196D" w:rsidRPr="00424939">
        <w:rPr>
          <w:rPrChange w:id="6222" w:author="Summer 2023 updates" w:date="2024-07-31T13:42:00Z">
            <w:rPr>
              <w:rFonts w:ascii="Garamond" w:hAnsi="Garamond"/>
              <w:color w:val="000000" w:themeColor="text1"/>
              <w:sz w:val="22"/>
            </w:rPr>
          </w:rPrChange>
        </w:rPr>
        <w:fldChar w:fldCharType="begin"/>
      </w:r>
      <w:r w:rsidR="008C196D" w:rsidRPr="00424939">
        <w:rPr>
          <w:rPrChange w:id="6223" w:author="Summer 2023 updates" w:date="2024-07-31T13:42:00Z">
            <w:rPr>
              <w:rFonts w:ascii="Garamond" w:hAnsi="Garamond"/>
              <w:color w:val="000000" w:themeColor="text1"/>
            </w:rPr>
          </w:rPrChange>
        </w:rPr>
        <w:instrText xml:space="preserve"> XE "Washington" </w:instrText>
      </w:r>
      <w:r w:rsidR="008C196D" w:rsidRPr="00424939">
        <w:rPr>
          <w:rPrChange w:id="6224" w:author="Summer 2023 updates" w:date="2024-07-31T13:42:00Z">
            <w:rPr>
              <w:rFonts w:ascii="Garamond" w:hAnsi="Garamond"/>
              <w:color w:val="000000" w:themeColor="text1"/>
              <w:sz w:val="22"/>
            </w:rPr>
          </w:rPrChange>
        </w:rPr>
        <w:fldChar w:fldCharType="end"/>
      </w:r>
      <w:r w:rsidRPr="00424939">
        <w:rPr>
          <w:rPrChange w:id="6225" w:author="Summer 2023 updates" w:date="2024-07-31T13:42:00Z">
            <w:rPr>
              <w:rFonts w:ascii="Garamond" w:hAnsi="Garamond"/>
              <w:color w:val="000000" w:themeColor="text1"/>
              <w:sz w:val="22"/>
            </w:rPr>
          </w:rPrChange>
        </w:rPr>
        <w:t xml:space="preserve"> Term is open to all students who meet the basic requirements for off-campus study. Students accepted for Washington Term spend Fall or Spring Term in the nation’s capital. Washington provides an unusual opportunity to study national politics and government and to enjoy a variety of cultural activities in the fine arts. </w:t>
      </w:r>
      <w:r w:rsidR="006E7CFF" w:rsidRPr="00424939">
        <w:rPr>
          <w:rPrChange w:id="6226" w:author="Summer 2023 updates" w:date="2024-07-31T13:42:00Z">
            <w:rPr>
              <w:rFonts w:ascii="Garamond" w:hAnsi="Garamond"/>
              <w:color w:val="000000" w:themeColor="text1"/>
              <w:sz w:val="22"/>
            </w:rPr>
          </w:rPrChange>
        </w:rPr>
        <w:t xml:space="preserve"> (</w:t>
      </w:r>
      <w:r w:rsidR="001F54CB" w:rsidRPr="00424939">
        <w:rPr>
          <w:rPrChange w:id="6227" w:author="Summer 2023 updates" w:date="2024-07-31T13:42:00Z">
            <w:rPr>
              <w:rFonts w:ascii="Garamond" w:hAnsi="Garamond"/>
              <w:color w:val="000000" w:themeColor="text1"/>
              <w:sz w:val="22"/>
            </w:rPr>
          </w:rPrChange>
        </w:rPr>
        <w:t>See p.</w:t>
      </w:r>
      <w:r w:rsidR="006E7CFF" w:rsidRPr="00424939">
        <w:rPr>
          <w:rPrChange w:id="6228" w:author="Summer 2023 updates" w:date="2024-07-31T13:42:00Z">
            <w:rPr>
              <w:rFonts w:ascii="Garamond" w:hAnsi="Garamond"/>
              <w:color w:val="000000" w:themeColor="text1"/>
              <w:sz w:val="22"/>
            </w:rPr>
          </w:rPrChange>
        </w:rPr>
        <w:t xml:space="preserve"> </w:t>
      </w:r>
      <w:r w:rsidR="00736813" w:rsidRPr="00424939">
        <w:rPr>
          <w:rPrChange w:id="6229" w:author="Summer 2023 updates" w:date="2024-07-31T13:42:00Z">
            <w:rPr>
              <w:rFonts w:ascii="Garamond" w:hAnsi="Garamond"/>
              <w:color w:val="000000" w:themeColor="text1"/>
              <w:sz w:val="22"/>
            </w:rPr>
          </w:rPrChange>
        </w:rPr>
        <w:fldChar w:fldCharType="begin"/>
      </w:r>
      <w:r w:rsidR="00736813" w:rsidRPr="00424939">
        <w:instrText xml:space="preserve"> PAGEREF WashingtonTerm \h </w:instrText>
      </w:r>
      <w:r w:rsidR="00736813" w:rsidRPr="00424939">
        <w:rPr>
          <w:rPrChange w:id="6230" w:author="Summer 2023 updates" w:date="2024-07-31T13:42:00Z">
            <w:rPr>
              <w:rFonts w:ascii="Garamond" w:hAnsi="Garamond"/>
              <w:color w:val="000000" w:themeColor="text1"/>
              <w:sz w:val="22"/>
            </w:rPr>
          </w:rPrChange>
        </w:rPr>
        <w:fldChar w:fldCharType="separate"/>
      </w:r>
      <w:r w:rsidR="00A74DA0">
        <w:rPr>
          <w:noProof/>
        </w:rPr>
        <w:t>66</w:t>
      </w:r>
      <w:r w:rsidR="00736813" w:rsidRPr="00424939">
        <w:rPr>
          <w:rPrChange w:id="6231" w:author="Summer 2023 updates" w:date="2024-07-31T13:42:00Z">
            <w:rPr>
              <w:rFonts w:ascii="Garamond" w:hAnsi="Garamond"/>
              <w:color w:val="000000" w:themeColor="text1"/>
              <w:sz w:val="22"/>
            </w:rPr>
          </w:rPrChange>
        </w:rPr>
        <w:fldChar w:fldCharType="end"/>
      </w:r>
      <w:r w:rsidR="00D400E6" w:rsidRPr="00424939">
        <w:rPr>
          <w:rPrChange w:id="6232" w:author="Summer 2023 updates" w:date="2024-07-31T13:42:00Z">
            <w:rPr>
              <w:rFonts w:ascii="Garamond" w:hAnsi="Garamond"/>
              <w:color w:val="000000" w:themeColor="text1"/>
              <w:sz w:val="22"/>
            </w:rPr>
          </w:rPrChange>
        </w:rPr>
        <w:t xml:space="preserve"> for descriptions and course offerings.)</w:t>
      </w:r>
    </w:p>
    <w:p w14:paraId="61EC0333" w14:textId="07071DAC" w:rsidR="009C5580" w:rsidRPr="00424939" w:rsidRDefault="008617D9" w:rsidP="001F044F">
      <w:pPr>
        <w:spacing w:before="120" w:after="0"/>
        <w:rPr>
          <w:rFonts w:cs="Times New Roman"/>
          <w:b/>
          <w:color w:val="000000" w:themeColor="text1"/>
        </w:rPr>
        <w:pPrChange w:id="6233" w:author="Summer 2023 updates" w:date="2024-07-31T13:42:00Z">
          <w:pPr>
            <w:spacing w:after="0"/>
          </w:pPr>
        </w:pPrChange>
      </w:pPr>
      <w:r w:rsidRPr="00424939">
        <w:rPr>
          <w:rFonts w:cs="Times New Roman"/>
          <w:b/>
          <w:color w:val="000000" w:themeColor="text1"/>
        </w:rPr>
        <w:t>Wilderness Field S</w:t>
      </w:r>
      <w:r w:rsidR="009C5580" w:rsidRPr="00424939">
        <w:rPr>
          <w:rFonts w:cs="Times New Roman"/>
          <w:b/>
          <w:color w:val="000000" w:themeColor="text1"/>
        </w:rPr>
        <w:t>tation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36439BF6" w14:textId="2B5A3562" w:rsidR="009C5580" w:rsidRPr="00424939" w:rsidRDefault="00996FF3" w:rsidP="00487DE1">
      <w:pPr>
        <w:pStyle w:val="Noparagraphstyle"/>
        <w:tabs>
          <w:tab w:val="left" w:pos="1800"/>
        </w:tabs>
        <w:spacing w:after="60" w:line="240" w:lineRule="auto"/>
        <w:jc w:val="left"/>
        <w:rPr>
          <w:rFonts w:ascii="Garamond" w:hAnsi="Garamond" w:cs="Times New Roman"/>
          <w:color w:val="000000" w:themeColor="text1"/>
          <w:sz w:val="22"/>
          <w:szCs w:val="22"/>
        </w:rPr>
        <w:pPrChange w:id="6234" w:author="Summer 2023 updates" w:date="2024-07-31T13:42:00Z">
          <w:pPr>
            <w:pStyle w:val="Noparagraphstyle"/>
            <w:tabs>
              <w:tab w:val="left" w:pos="1800"/>
            </w:tabs>
            <w:spacing w:after="20" w:line="240" w:lineRule="auto"/>
            <w:jc w:val="left"/>
          </w:pPr>
        </w:pPrChange>
      </w:pPr>
      <w:r w:rsidRPr="00424939">
        <w:rPr>
          <w:rFonts w:ascii="Garamond" w:hAnsi="Garamond" w:cs="Times New Roman"/>
          <w:color w:val="000000" w:themeColor="text1"/>
          <w:sz w:val="22"/>
          <w:szCs w:val="22"/>
        </w:rPr>
        <w:t>Ellis</w:t>
      </w:r>
      <w:r w:rsidR="009C5580" w:rsidRPr="00424939">
        <w:rPr>
          <w:rFonts w:ascii="Garamond" w:hAnsi="Garamond" w:cs="Times New Roman"/>
          <w:color w:val="000000" w:themeColor="text1"/>
          <w:sz w:val="22"/>
          <w:szCs w:val="22"/>
        </w:rPr>
        <w:t xml:space="preserve"> (Program Director).</w:t>
      </w:r>
    </w:p>
    <w:p w14:paraId="5AC2FD70" w14:textId="19174392" w:rsidR="009C5580" w:rsidRPr="00424939" w:rsidRDefault="009C5580" w:rsidP="009868C9">
      <w:pPr>
        <w:rPr>
          <w:rPrChange w:id="6235" w:author="Summer 2023 updates" w:date="2024-07-31T13:42:00Z">
            <w:rPr>
              <w:color w:val="000000" w:themeColor="text1"/>
            </w:rPr>
          </w:rPrChange>
        </w:rPr>
      </w:pPr>
      <w:r w:rsidRPr="00424939">
        <w:rPr>
          <w:rPrChange w:id="6236" w:author="Summer 2023 updates" w:date="2024-07-31T13:42:00Z">
            <w:rPr>
              <w:color w:val="000000" w:themeColor="text1"/>
            </w:rPr>
          </w:rPrChange>
        </w:rPr>
        <w:t>The Coe College Wilderness Field Station</w:t>
      </w:r>
      <w:r w:rsidR="008C196D" w:rsidRPr="00424939">
        <w:rPr>
          <w:rPrChange w:id="6237" w:author="Summer 2023 updates" w:date="2024-07-31T13:42:00Z">
            <w:rPr>
              <w:color w:val="000000" w:themeColor="text1"/>
            </w:rPr>
          </w:rPrChange>
        </w:rPr>
        <w:fldChar w:fldCharType="begin"/>
      </w:r>
      <w:r w:rsidR="008C196D" w:rsidRPr="00424939">
        <w:rPr>
          <w:rPrChange w:id="6238" w:author="Summer 2023 updates" w:date="2024-07-31T13:42:00Z">
            <w:rPr>
              <w:color w:val="000000" w:themeColor="text1"/>
            </w:rPr>
          </w:rPrChange>
        </w:rPr>
        <w:instrText xml:space="preserve"> XE "Wilderness Field Station" </w:instrText>
      </w:r>
      <w:r w:rsidR="008C196D" w:rsidRPr="00424939">
        <w:rPr>
          <w:rPrChange w:id="6239" w:author="Summer 2023 updates" w:date="2024-07-31T13:42:00Z">
            <w:rPr>
              <w:color w:val="000000" w:themeColor="text1"/>
            </w:rPr>
          </w:rPrChange>
        </w:rPr>
        <w:fldChar w:fldCharType="end"/>
      </w:r>
      <w:r w:rsidRPr="00424939">
        <w:rPr>
          <w:rPrChange w:id="6240" w:author="Summer 2023 updates" w:date="2024-07-31T13:42:00Z">
            <w:rPr>
              <w:color w:val="000000" w:themeColor="text1"/>
            </w:rPr>
          </w:rPrChange>
        </w:rPr>
        <w:t>, located on remote Low Lake in Minnesota’s Superior National Forest, offers students a unique and unparalleled opportunity for off-campus study. Courses take advantage of the serene surroundings for field observation, wilderness study, and outdoor learning. Biology</w:t>
      </w:r>
      <w:r w:rsidR="00B8454E" w:rsidRPr="00424939">
        <w:rPr>
          <w:rPrChange w:id="6241" w:author="Summer 2023 updates" w:date="2024-07-31T13:42:00Z">
            <w:rPr>
              <w:color w:val="000000" w:themeColor="text1"/>
            </w:rPr>
          </w:rPrChange>
        </w:rPr>
        <w:fldChar w:fldCharType="begin"/>
      </w:r>
      <w:r w:rsidR="00B8454E" w:rsidRPr="00424939">
        <w:rPr>
          <w:rPrChange w:id="6242" w:author="Summer 2023 updates" w:date="2024-07-31T13:42:00Z">
            <w:rPr>
              <w:color w:val="000000" w:themeColor="text1"/>
            </w:rPr>
          </w:rPrChange>
        </w:rPr>
        <w:instrText xml:space="preserve"> XE "Biology" </w:instrText>
      </w:r>
      <w:r w:rsidR="00B8454E" w:rsidRPr="00424939">
        <w:rPr>
          <w:rPrChange w:id="6243" w:author="Summer 2023 updates" w:date="2024-07-31T13:42:00Z">
            <w:rPr>
              <w:color w:val="000000" w:themeColor="text1"/>
            </w:rPr>
          </w:rPrChange>
        </w:rPr>
        <w:fldChar w:fldCharType="end"/>
      </w:r>
      <w:r w:rsidRPr="00424939">
        <w:rPr>
          <w:rPrChange w:id="6244" w:author="Summer 2023 updates" w:date="2024-07-31T13:42:00Z">
            <w:rPr>
              <w:color w:val="000000" w:themeColor="text1"/>
            </w:rPr>
          </w:rPrChange>
        </w:rPr>
        <w:t xml:space="preserve"> courses are at the heart of the field station and often include aquatic biology, animal behavior, ornithology, and behavioral ecology of vertebrates. Students use the base camp’s laboratories, herbarium, and library to supplement their field work. Non-science electives, such as nature writing and wilderness and the law, are also offered. There is an independent study option as well. Participants take one course during a four-week session. </w:t>
      </w:r>
    </w:p>
    <w:p w14:paraId="4E5BA07B" w14:textId="3877BC44" w:rsidR="00B95C49" w:rsidRDefault="009C5580" w:rsidP="009868C9">
      <w:pPr>
        <w:pPrChange w:id="6245" w:author="Summer 2023 updates" w:date="2024-07-31T13:42:00Z">
          <w:pPr>
            <w:spacing w:after="0"/>
          </w:pPr>
        </w:pPrChange>
      </w:pPr>
      <w:r w:rsidRPr="00424939">
        <w:rPr>
          <w:rPrChange w:id="6246" w:author="Summer 2023 updates" w:date="2024-07-31T13:42:00Z">
            <w:rPr>
              <w:color w:val="000000" w:themeColor="text1"/>
            </w:rPr>
          </w:rPrChange>
        </w:rPr>
        <w:t xml:space="preserve">The program runs from mid-June to mid-July, mid-July to mid-August, or both. Each course is limited to eight students. Each course offered at the field station is one course credit. Particular courses satisfy lab science and other general education requirements and can be used as major elective credits. Any course taken at the field station satisfies the College’s practicum requirement. The regular application deadline is March 1; the final deadline is April 15, with rolling applications after that date. For more information and application materials, visit </w:t>
      </w:r>
      <w:r w:rsidR="00B95C49" w:rsidRPr="00424939">
        <w:rPr>
          <w:rPrChange w:id="6247" w:author="Summer 2023 updates" w:date="2024-07-31T13:42:00Z">
            <w:rPr>
              <w:color w:val="000000" w:themeColor="text1"/>
            </w:rPr>
          </w:rPrChange>
        </w:rPr>
        <w:t xml:space="preserve">The Field Station Webpage: </w:t>
      </w:r>
      <w:r w:rsidR="002F235A" w:rsidRPr="002F235A">
        <w:rPr>
          <w:u w:val="single"/>
        </w:rPr>
        <w:t>www.coe.edu/academics/coe-difference-centers-and-programs/off-campus-study/wilderness-field-station</w:t>
      </w:r>
      <w:r w:rsidR="000129D3" w:rsidRPr="002F235A">
        <w:rPr>
          <w:u w:val="single"/>
        </w:rPr>
        <w:t>.</w:t>
      </w:r>
    </w:p>
    <w:p w14:paraId="636FCE3B" w14:textId="77777777" w:rsidR="002F235A" w:rsidRPr="00424939" w:rsidRDefault="002F235A" w:rsidP="009868C9">
      <w:pPr>
        <w:rPr>
          <w:rPrChange w:id="6248" w:author="Summer 2023 updates" w:date="2024-07-31T13:42:00Z">
            <w:rPr>
              <w:color w:val="000000" w:themeColor="text1"/>
            </w:rPr>
          </w:rPrChange>
        </w:rPr>
        <w:pPrChange w:id="6249" w:author="Summer 2023 updates" w:date="2024-07-31T13:42:00Z">
          <w:pPr>
            <w:spacing w:after="0"/>
          </w:pPr>
        </w:pPrChange>
      </w:pPr>
    </w:p>
    <w:p w14:paraId="16266DAA" w14:textId="77777777" w:rsidR="003343BE" w:rsidRPr="00424939" w:rsidRDefault="00F62214" w:rsidP="00C76DE3">
      <w:pPr>
        <w:pStyle w:val="Heading4"/>
        <w:spacing w:before="0"/>
        <w:rPr>
          <w:del w:id="6250" w:author="Summer 2023 updates" w:date="2024-07-31T13:42:00Z"/>
          <w:rStyle w:val="Strong"/>
          <w:rFonts w:ascii="Garamond" w:hAnsi="Garamond" w:cstheme="majorBidi"/>
          <w:b/>
          <w:bCs w:val="0"/>
          <w:smallCaps/>
          <w:color w:val="000000" w:themeColor="text1"/>
        </w:rPr>
      </w:pPr>
      <w:bookmarkStart w:id="6251" w:name="_Toc110005168"/>
      <w:del w:id="6252" w:author="Summer 2023 updates" w:date="2024-07-31T13:42:00Z">
        <w:r>
          <w:rPr>
            <w:rStyle w:val="Strong"/>
            <w:rFonts w:ascii="Garamond" w:hAnsi="Garamond" w:cstheme="majorBidi"/>
            <w:b/>
            <w:bCs w:val="0"/>
            <w:smallCaps/>
            <w:color w:val="000000" w:themeColor="text1"/>
          </w:rPr>
          <w:delText xml:space="preserve">ACM &amp; </w:delText>
        </w:r>
        <w:r w:rsidR="0080431C" w:rsidRPr="00424939">
          <w:rPr>
            <w:rStyle w:val="Strong"/>
            <w:rFonts w:ascii="Garamond" w:hAnsi="Garamond" w:cstheme="majorBidi"/>
            <w:b/>
            <w:bCs w:val="0"/>
            <w:smallCaps/>
            <w:color w:val="000000" w:themeColor="text1"/>
          </w:rPr>
          <w:delText>INTERNATIONAL</w:delText>
        </w:r>
        <w:r w:rsidR="00106691" w:rsidRPr="00424939">
          <w:rPr>
            <w:rStyle w:val="Strong"/>
            <w:rFonts w:ascii="Garamond" w:hAnsi="Garamond" w:cstheme="majorBidi"/>
            <w:b/>
            <w:bCs w:val="0"/>
            <w:smallCaps/>
            <w:color w:val="000000" w:themeColor="text1"/>
          </w:rPr>
          <w:delText xml:space="preserve"> </w:delText>
        </w:r>
        <w:r w:rsidR="0080431C" w:rsidRPr="00424939">
          <w:rPr>
            <w:rStyle w:val="Strong"/>
            <w:rFonts w:ascii="Garamond" w:hAnsi="Garamond" w:cstheme="majorBidi"/>
            <w:b/>
            <w:bCs w:val="0"/>
            <w:smallCaps/>
            <w:color w:val="000000" w:themeColor="text1"/>
          </w:rPr>
          <w:delText>PROGRAMS</w:delText>
        </w:r>
        <w:bookmarkEnd w:id="6251"/>
      </w:del>
    </w:p>
    <w:p w14:paraId="5B49BEE4" w14:textId="77777777" w:rsidR="00B95C49" w:rsidRPr="00424939" w:rsidRDefault="00B95C49" w:rsidP="00C76DE3">
      <w:pPr>
        <w:spacing w:after="0"/>
        <w:rPr>
          <w:del w:id="6253" w:author="Summer 2023 updates" w:date="2024-07-31T13:42:00Z"/>
          <w:rFonts w:cs="Times New Roman"/>
          <w:b/>
          <w:smallCaps/>
          <w:color w:val="000000" w:themeColor="text1"/>
        </w:rPr>
      </w:pPr>
      <w:bookmarkStart w:id="6254" w:name="AsiaTermOverview"/>
      <w:del w:id="6255" w:author="Summer 2023 updates" w:date="2024-07-31T13:42:00Z">
        <w:r w:rsidRPr="00424939">
          <w:rPr>
            <w:rFonts w:cs="Times New Roman"/>
            <w:b/>
            <w:smallCaps/>
            <w:color w:val="000000" w:themeColor="text1"/>
          </w:rPr>
          <w:delText>A</w:delText>
        </w:r>
        <w:r w:rsidR="00D55F62">
          <w:rPr>
            <w:rFonts w:cs="Times New Roman"/>
            <w:b/>
            <w:smallCaps/>
            <w:color w:val="000000" w:themeColor="text1"/>
          </w:rPr>
          <w:delText>CM</w:delText>
        </w:r>
        <w:r w:rsidRPr="00424939">
          <w:rPr>
            <w:rFonts w:cs="Times New Roman"/>
            <w:b/>
            <w:smallCaps/>
            <w:color w:val="000000" w:themeColor="text1"/>
          </w:rPr>
          <w:delText xml:space="preserve"> Programs</w:delText>
        </w:r>
      </w:del>
    </w:p>
    <w:p w14:paraId="372D0A25" w14:textId="77777777" w:rsidR="00B95C49" w:rsidRPr="00424939" w:rsidRDefault="00B95C49" w:rsidP="00B95C49">
      <w:pPr>
        <w:spacing w:after="120"/>
        <w:rPr>
          <w:del w:id="6256" w:author="Summer 2023 updates" w:date="2024-07-31T13:42:00Z"/>
          <w:rFonts w:cs="Times New Roman"/>
          <w:bCs/>
          <w:color w:val="000000" w:themeColor="text1"/>
        </w:rPr>
      </w:pPr>
      <w:del w:id="6257" w:author="Summer 2023 updates" w:date="2024-07-31T13:42:00Z">
        <w:r w:rsidRPr="00424939">
          <w:rPr>
            <w:rFonts w:cs="Times New Roman"/>
            <w:bCs/>
            <w:color w:val="000000" w:themeColor="text1"/>
          </w:rPr>
          <w:delText>Coe offers opportunities to study in locations around the world. Some programs are for students wishing to broaden their liberal arts perspectives, while others allow intensive research and study in a specific academic area. Although some programs provide grades in the courses, all grades transfer back to Coe as P/NP. For detailed information and applications, students should contact directors for each program or visit</w:delText>
        </w:r>
        <w:r w:rsidR="00D569EB">
          <w:rPr>
            <w:rFonts w:cs="Times New Roman"/>
            <w:bCs/>
            <w:color w:val="000000" w:themeColor="text1"/>
          </w:rPr>
          <w:delText xml:space="preserve"> </w:delText>
        </w:r>
        <w:r w:rsidR="00D569EB" w:rsidRPr="00A95961">
          <w:rPr>
            <w:rFonts w:cs="Times New Roman"/>
            <w:bCs/>
            <w:u w:val="single"/>
          </w:rPr>
          <w:delText>http://www.acm.edu/off_campus_study/index.html</w:delText>
        </w:r>
        <w:r w:rsidR="00A95961" w:rsidRPr="00A95961">
          <w:rPr>
            <w:rFonts w:cs="Times New Roman"/>
            <w:bCs/>
            <w:u w:val="single"/>
          </w:rPr>
          <w:delText>.</w:delText>
        </w:r>
      </w:del>
    </w:p>
    <w:p w14:paraId="55EAF4B2" w14:textId="77777777" w:rsidR="00B95C49" w:rsidRPr="00424939" w:rsidRDefault="00B95C49" w:rsidP="00B95C49">
      <w:pPr>
        <w:pStyle w:val="Noparagraphstyle"/>
        <w:spacing w:line="240" w:lineRule="auto"/>
        <w:jc w:val="left"/>
        <w:rPr>
          <w:del w:id="6258" w:author="Summer 2023 updates" w:date="2024-07-31T13:42:00Z"/>
          <w:rFonts w:ascii="Garamond" w:hAnsi="Garamond" w:cs="Times New Roman"/>
          <w:b/>
          <w:smallCaps/>
          <w:color w:val="000000" w:themeColor="text1"/>
          <w:sz w:val="22"/>
          <w:szCs w:val="22"/>
        </w:rPr>
      </w:pPr>
      <w:del w:id="6259" w:author="Summer 2023 updates" w:date="2024-07-31T13:42:00Z">
        <w:r w:rsidRPr="00424939">
          <w:rPr>
            <w:rFonts w:ascii="Garamond" w:hAnsi="Garamond" w:cs="Times New Roman"/>
            <w:b/>
            <w:smallCaps/>
            <w:color w:val="000000" w:themeColor="text1"/>
            <w:sz w:val="22"/>
            <w:szCs w:val="22"/>
          </w:rPr>
          <w:delText>occ-350 — Japan Study</w:delText>
        </w:r>
      </w:del>
    </w:p>
    <w:p w14:paraId="31BA46E7" w14:textId="77777777" w:rsidR="00B95C49" w:rsidRPr="00424939" w:rsidRDefault="00B95C49" w:rsidP="00B95C49">
      <w:pPr>
        <w:tabs>
          <w:tab w:val="right" w:pos="2880"/>
          <w:tab w:val="left" w:pos="3240"/>
        </w:tabs>
        <w:spacing w:after="0"/>
        <w:rPr>
          <w:del w:id="6260" w:author="Summer 2023 updates" w:date="2024-07-31T13:42:00Z"/>
          <w:rFonts w:cs="Times New Roman"/>
          <w:color w:val="000000" w:themeColor="text1"/>
        </w:rPr>
      </w:pPr>
      <w:del w:id="6261" w:author="Summer 2023 updates" w:date="2024-07-31T13:42:00Z">
        <w:r w:rsidRPr="00424939">
          <w:rPr>
            <w:rFonts w:cs="Times New Roman"/>
            <w:color w:val="000000" w:themeColor="text1"/>
          </w:rPr>
          <w:delText>Nordmann (Program Director).</w:delText>
        </w:r>
      </w:del>
    </w:p>
    <w:p w14:paraId="523ED785" w14:textId="77777777" w:rsidR="00B95C49" w:rsidRPr="00424939" w:rsidRDefault="00B95C49" w:rsidP="002F235A">
      <w:pPr>
        <w:tabs>
          <w:tab w:val="right" w:pos="2880"/>
          <w:tab w:val="left" w:pos="3240"/>
        </w:tabs>
        <w:rPr>
          <w:del w:id="6262" w:author="Summer 2023 updates" w:date="2024-07-31T13:42:00Z"/>
          <w:rFonts w:cs="Times New Roman"/>
          <w:color w:val="000000" w:themeColor="text1"/>
        </w:rPr>
      </w:pPr>
      <w:del w:id="6263" w:author="Summer 2023 updates" w:date="2024-07-31T13:42:00Z">
        <w:r w:rsidRPr="00424939">
          <w:rPr>
            <w:rFonts w:cs="Times New Roman"/>
            <w:color w:val="000000" w:themeColor="text1"/>
          </w:rPr>
          <w:delText>Students study at Waseda University’s School of International Liberal Studies in Tokyo after a brief orientation providing intensive language practice and cultural discussions. In addition to required language study, electives may be chosen from a wide range of Asian studies courses taught in English</w:delText>
        </w:r>
        <w:r w:rsidRPr="00424939">
          <w:rPr>
            <w:rFonts w:cs="Times New Roman"/>
            <w:color w:val="000000" w:themeColor="text1"/>
          </w:rPr>
          <w:fldChar w:fldCharType="begin"/>
        </w:r>
        <w:r w:rsidRPr="00424939">
          <w:rPr>
            <w:color w:val="000000" w:themeColor="text1"/>
          </w:rPr>
          <w:delInstrText xml:space="preserve"> XE "</w:delInstrText>
        </w:r>
        <w:r w:rsidRPr="00424939">
          <w:rPr>
            <w:rFonts w:cs="Times New Roman"/>
            <w:color w:val="000000" w:themeColor="text1"/>
          </w:rPr>
          <w:delInstrText>English</w:delInstrText>
        </w:r>
        <w:r w:rsidRPr="00424939">
          <w:rPr>
            <w:color w:val="000000" w:themeColor="text1"/>
          </w:rPr>
          <w:delInstrText xml:space="preserve">" </w:delInstrText>
        </w:r>
        <w:r w:rsidRPr="00424939">
          <w:rPr>
            <w:rFonts w:cs="Times New Roman"/>
            <w:color w:val="000000" w:themeColor="text1"/>
          </w:rPr>
          <w:fldChar w:fldCharType="end"/>
        </w:r>
        <w:r w:rsidRPr="00424939">
          <w:rPr>
            <w:rFonts w:cs="Times New Roman"/>
            <w:color w:val="000000" w:themeColor="text1"/>
          </w:rPr>
          <w:delText>. A family living experience in Tokyo provides an informal education in Japanese</w:delText>
        </w:r>
        <w:r w:rsidRPr="00424939">
          <w:rPr>
            <w:rFonts w:cs="Times New Roman"/>
            <w:color w:val="000000" w:themeColor="text1"/>
          </w:rPr>
          <w:fldChar w:fldCharType="begin"/>
        </w:r>
        <w:r w:rsidRPr="00424939">
          <w:rPr>
            <w:color w:val="000000" w:themeColor="text1"/>
          </w:rPr>
          <w:delInstrText xml:space="preserve"> XE "Japanese" </w:delInstrText>
        </w:r>
        <w:r w:rsidRPr="00424939">
          <w:rPr>
            <w:rFonts w:cs="Times New Roman"/>
            <w:color w:val="000000" w:themeColor="text1"/>
          </w:rPr>
          <w:fldChar w:fldCharType="end"/>
        </w:r>
        <w:r w:rsidRPr="00424939">
          <w:rPr>
            <w:rFonts w:cs="Times New Roman"/>
            <w:color w:val="000000" w:themeColor="text1"/>
          </w:rPr>
          <w:delText xml:space="preserve"> culture and is in many ways the dominant feature of the program, offering total immersion in the Japanese way of life. The program is recommended for a full year of study, although students usually cannot receive Coe gift aid</w:delText>
        </w:r>
        <w:r w:rsidRPr="00424939">
          <w:rPr>
            <w:rFonts w:cs="Times New Roman"/>
            <w:color w:val="000000" w:themeColor="text1"/>
          </w:rPr>
          <w:fldChar w:fldCharType="begin"/>
        </w:r>
        <w:r w:rsidRPr="00424939">
          <w:rPr>
            <w:color w:val="000000" w:themeColor="text1"/>
          </w:rPr>
          <w:delInstrText xml:space="preserve"> XE "</w:delInstrText>
        </w:r>
        <w:r w:rsidRPr="00424939">
          <w:rPr>
            <w:rStyle w:val="Strong"/>
            <w:rFonts w:ascii="Garamond" w:hAnsi="Garamond"/>
            <w:color w:val="000000" w:themeColor="text1"/>
          </w:rPr>
          <w:delInstrText>aid</w:delInstrText>
        </w:r>
        <w:r w:rsidRPr="00424939">
          <w:rPr>
            <w:color w:val="000000" w:themeColor="text1"/>
          </w:rPr>
          <w:delInstrText xml:space="preserve">" </w:delInstrText>
        </w:r>
        <w:r w:rsidRPr="00424939">
          <w:rPr>
            <w:rFonts w:cs="Times New Roman"/>
            <w:color w:val="000000" w:themeColor="text1"/>
          </w:rPr>
          <w:fldChar w:fldCharType="end"/>
        </w:r>
        <w:r w:rsidRPr="00424939">
          <w:rPr>
            <w:rFonts w:cs="Times New Roman"/>
            <w:color w:val="000000" w:themeColor="text1"/>
          </w:rPr>
          <w:delText xml:space="preserve"> for more than one term. The full-year program includes a month-long cultural practicum or internship in another region of Japan, usually in February or March. Administered by Earlham College, Japan Study is recognized by both ACM</w:delText>
        </w:r>
        <w:r w:rsidRPr="00424939">
          <w:rPr>
            <w:rFonts w:cs="Times New Roman"/>
            <w:color w:val="000000" w:themeColor="text1"/>
          </w:rPr>
          <w:fldChar w:fldCharType="begin"/>
        </w:r>
        <w:r w:rsidRPr="00424939">
          <w:rPr>
            <w:color w:val="000000" w:themeColor="text1"/>
          </w:rPr>
          <w:delInstrText xml:space="preserve"> XE "</w:delInstrText>
        </w:r>
        <w:r w:rsidRPr="00424939">
          <w:rPr>
            <w:rFonts w:cs="Times New Roman"/>
            <w:b/>
            <w:color w:val="000000" w:themeColor="text1"/>
          </w:rPr>
          <w:delInstrText>ACM</w:delInstrText>
        </w:r>
        <w:r w:rsidRPr="00424939">
          <w:rPr>
            <w:color w:val="000000" w:themeColor="text1"/>
          </w:rPr>
          <w:delInstrText xml:space="preserve">" </w:delInstrText>
        </w:r>
        <w:r w:rsidRPr="00424939">
          <w:rPr>
            <w:rFonts w:cs="Times New Roman"/>
            <w:color w:val="000000" w:themeColor="text1"/>
          </w:rPr>
          <w:fldChar w:fldCharType="end"/>
        </w:r>
        <w:r w:rsidRPr="00424939">
          <w:rPr>
            <w:rFonts w:cs="Times New Roman"/>
            <w:color w:val="000000" w:themeColor="text1"/>
          </w:rPr>
          <w:delText xml:space="preserve"> and GLCA. Learn more at </w:delText>
        </w:r>
        <w:r w:rsidR="003B4409">
          <w:fldChar w:fldCharType="begin"/>
        </w:r>
        <w:r w:rsidR="003B4409">
          <w:delInstrText xml:space="preserve"> HYPERLINK "http://www.acm.edu/programs/8/japan/index.html" </w:delInstrText>
        </w:r>
        <w:r w:rsidR="003B4409">
          <w:fldChar w:fldCharType="separate"/>
        </w:r>
        <w:r w:rsidRPr="00424939">
          <w:rPr>
            <w:rStyle w:val="Hyperlink"/>
            <w:rFonts w:cs="Times New Roman"/>
            <w:color w:val="000000" w:themeColor="text1"/>
          </w:rPr>
          <w:delText>http://www.acm.edu/programs/8/japan/index.html</w:delText>
        </w:r>
        <w:r w:rsidR="003B4409">
          <w:rPr>
            <w:rStyle w:val="Hyperlink"/>
            <w:rFonts w:cs="Times New Roman"/>
            <w:color w:val="000000" w:themeColor="text1"/>
          </w:rPr>
          <w:fldChar w:fldCharType="end"/>
        </w:r>
        <w:r w:rsidRPr="00424939">
          <w:rPr>
            <w:rStyle w:val="Hyperlink"/>
            <w:rFonts w:cs="Times New Roman"/>
            <w:color w:val="000000" w:themeColor="text1"/>
            <w:u w:val="none"/>
          </w:rPr>
          <w:delText>.</w:delText>
        </w:r>
      </w:del>
    </w:p>
    <w:p w14:paraId="4FDEEDB8" w14:textId="77777777" w:rsidR="00B95C49" w:rsidRPr="00424939" w:rsidRDefault="00B95C49" w:rsidP="00B95C49">
      <w:pPr>
        <w:pStyle w:val="Noparagraphstyle"/>
        <w:spacing w:line="240" w:lineRule="auto"/>
        <w:jc w:val="left"/>
        <w:rPr>
          <w:del w:id="6264" w:author="Summer 2023 updates" w:date="2024-07-31T13:42:00Z"/>
          <w:rFonts w:ascii="Garamond" w:hAnsi="Garamond" w:cs="Times New Roman"/>
          <w:b/>
          <w:smallCaps/>
          <w:color w:val="000000" w:themeColor="text1"/>
          <w:sz w:val="22"/>
          <w:szCs w:val="22"/>
        </w:rPr>
      </w:pPr>
      <w:del w:id="6265" w:author="Summer 2023 updates" w:date="2024-07-31T13:42:00Z">
        <w:r w:rsidRPr="00424939">
          <w:rPr>
            <w:rFonts w:ascii="Garamond" w:hAnsi="Garamond" w:cs="Times New Roman"/>
            <w:b/>
            <w:smallCaps/>
            <w:color w:val="000000" w:themeColor="text1"/>
            <w:sz w:val="22"/>
            <w:szCs w:val="22"/>
          </w:rPr>
          <w:delText>occ-360 — Newberry Seminar: Research in the Humanities</w:delText>
        </w:r>
      </w:del>
    </w:p>
    <w:p w14:paraId="365294F8" w14:textId="77777777" w:rsidR="00B95C49" w:rsidRPr="00424939" w:rsidRDefault="00B95C49" w:rsidP="00B95C49">
      <w:pPr>
        <w:tabs>
          <w:tab w:val="right" w:pos="2880"/>
          <w:tab w:val="left" w:pos="3240"/>
        </w:tabs>
        <w:spacing w:after="0"/>
        <w:rPr>
          <w:del w:id="6266" w:author="Summer 2023 updates" w:date="2024-07-31T13:42:00Z"/>
          <w:rFonts w:cs="Times New Roman"/>
          <w:color w:val="000000" w:themeColor="text1"/>
        </w:rPr>
      </w:pPr>
      <w:del w:id="6267" w:author="Summer 2023 updates" w:date="2024-07-31T13:42:00Z">
        <w:r w:rsidRPr="00424939">
          <w:rPr>
            <w:rFonts w:cs="Times New Roman"/>
            <w:color w:val="000000" w:themeColor="text1"/>
          </w:rPr>
          <w:delText>Swenson Arnold (Program Director).</w:delText>
        </w:r>
      </w:del>
    </w:p>
    <w:p w14:paraId="1929C1DE" w14:textId="77777777" w:rsidR="00B95C49" w:rsidRPr="00424939" w:rsidRDefault="00B95C49" w:rsidP="002F235A">
      <w:pPr>
        <w:tabs>
          <w:tab w:val="right" w:pos="2880"/>
          <w:tab w:val="left" w:pos="3240"/>
        </w:tabs>
        <w:rPr>
          <w:del w:id="6268" w:author="Summer 2023 updates" w:date="2024-07-31T13:42:00Z"/>
          <w:rFonts w:cs="Times New Roman"/>
          <w:color w:val="000000" w:themeColor="text1"/>
        </w:rPr>
      </w:pPr>
      <w:del w:id="6269" w:author="Summer 2023 updates" w:date="2024-07-31T13:42:00Z">
        <w:r w:rsidRPr="00424939">
          <w:rPr>
            <w:rFonts w:cs="Times New Roman"/>
            <w:color w:val="000000" w:themeColor="text1"/>
          </w:rPr>
          <w:delText>Students in the Newberry Seminar do advanced independent research in one of the world’s great research libraries. They join ACM</w:delText>
        </w:r>
        <w:r w:rsidRPr="00424939">
          <w:rPr>
            <w:rFonts w:cs="Times New Roman"/>
            <w:color w:val="000000" w:themeColor="text1"/>
          </w:rPr>
          <w:fldChar w:fldCharType="begin"/>
        </w:r>
        <w:r w:rsidRPr="00424939">
          <w:rPr>
            <w:color w:val="000000" w:themeColor="text1"/>
          </w:rPr>
          <w:delInstrText xml:space="preserve"> XE "</w:delInstrText>
        </w:r>
        <w:r w:rsidRPr="00424939">
          <w:rPr>
            <w:rFonts w:cs="Times New Roman"/>
            <w:b/>
            <w:color w:val="000000" w:themeColor="text1"/>
          </w:rPr>
          <w:delInstrText>ACM</w:delInstrText>
        </w:r>
        <w:r w:rsidRPr="00424939">
          <w:rPr>
            <w:color w:val="000000" w:themeColor="text1"/>
          </w:rPr>
          <w:delInstrText xml:space="preserve">" </w:delInstrText>
        </w:r>
        <w:r w:rsidRPr="00424939">
          <w:rPr>
            <w:rFonts w:cs="Times New Roman"/>
            <w:color w:val="000000" w:themeColor="text1"/>
          </w:rPr>
          <w:fldChar w:fldCharType="end"/>
        </w:r>
        <w:r w:rsidRPr="00424939">
          <w:rPr>
            <w:rFonts w:cs="Times New Roman"/>
            <w:color w:val="000000" w:themeColor="text1"/>
          </w:rPr>
          <w:delText xml:space="preserve"> and GLCA faculty members in close reading and discussion centered on a common theme, and then write a major paper on a topic of their choice, using the Newberry Library’s rich collections of primary documents. The Fall Seminar runs for a full term; the Spring Seminars are month-long. Students live in Chicago apartments and take advantage of the city’s rich resources. The Newberry Seminar is for students looking for an academic challenge, a chance to do independent work, and possibly planning to attend graduate school. Administered by ACM, the Newberry Seminar is also recognized by GLCA.</w:delText>
        </w:r>
        <w:r w:rsidR="009B0BC1">
          <w:rPr>
            <w:rFonts w:cs="Times New Roman"/>
            <w:color w:val="000000" w:themeColor="text1"/>
          </w:rPr>
          <w:delText xml:space="preserve"> </w:delText>
        </w:r>
        <w:r w:rsidRPr="00424939">
          <w:rPr>
            <w:rFonts w:cs="Times New Roman"/>
            <w:color w:val="000000" w:themeColor="text1"/>
          </w:rPr>
          <w:delText xml:space="preserve">Learn more at </w:delText>
        </w:r>
        <w:r w:rsidR="003B4409">
          <w:fldChar w:fldCharType="begin"/>
        </w:r>
        <w:r w:rsidR="003B4409">
          <w:delInstrText xml:space="preserve"> HYPERLINK "http://www.acm.edu/programs/14/newberry/index.html" </w:delInstrText>
        </w:r>
        <w:r w:rsidR="003B4409">
          <w:fldChar w:fldCharType="separate"/>
        </w:r>
        <w:r w:rsidR="009B0BC1" w:rsidRPr="00700B61">
          <w:rPr>
            <w:rStyle w:val="Hyperlink"/>
            <w:rFonts w:cs="Times New Roman"/>
            <w:color w:val="auto"/>
          </w:rPr>
          <w:delText>http://www.acm.edu/programs/14/newberry/index.html</w:delText>
        </w:r>
        <w:r w:rsidR="003B4409">
          <w:rPr>
            <w:rStyle w:val="Hyperlink"/>
            <w:rFonts w:cs="Times New Roman"/>
            <w:color w:val="auto"/>
          </w:rPr>
          <w:fldChar w:fldCharType="end"/>
        </w:r>
        <w:r w:rsidRPr="00700B61">
          <w:rPr>
            <w:rStyle w:val="Hyperlink"/>
            <w:rFonts w:cs="Times New Roman"/>
            <w:color w:val="auto"/>
            <w:u w:val="none"/>
          </w:rPr>
          <w:delText>.</w:delText>
        </w:r>
      </w:del>
    </w:p>
    <w:p w14:paraId="71FF17F8" w14:textId="77777777" w:rsidR="00D569EB" w:rsidRDefault="00D569EB" w:rsidP="002F235A">
      <w:pPr>
        <w:tabs>
          <w:tab w:val="right" w:pos="2880"/>
          <w:tab w:val="left" w:pos="3240"/>
        </w:tabs>
        <w:rPr>
          <w:del w:id="6270" w:author="Summer 2023 updates" w:date="2024-07-31T13:42:00Z"/>
          <w:rFonts w:cs="Times New Roman"/>
          <w:color w:val="000000" w:themeColor="text1"/>
        </w:rPr>
      </w:pPr>
      <w:bookmarkStart w:id="6271" w:name="OCC365"/>
      <w:del w:id="6272" w:author="Summer 2023 updates" w:date="2024-07-31T13:42:00Z">
        <w:r w:rsidRPr="00424939">
          <w:rPr>
            <w:rFonts w:cs="Times New Roman"/>
            <w:b/>
            <w:smallCaps/>
            <w:color w:val="000000" w:themeColor="text1"/>
          </w:rPr>
          <w:delText>occ-3</w:delText>
        </w:r>
        <w:r>
          <w:rPr>
            <w:rFonts w:cs="Times New Roman"/>
            <w:b/>
            <w:smallCaps/>
            <w:color w:val="000000" w:themeColor="text1"/>
          </w:rPr>
          <w:delText>2</w:delText>
        </w:r>
        <w:r w:rsidRPr="00424939">
          <w:rPr>
            <w:rFonts w:cs="Times New Roman"/>
            <w:b/>
            <w:smallCaps/>
            <w:color w:val="000000" w:themeColor="text1"/>
          </w:rPr>
          <w:delText xml:space="preserve">5 — </w:delText>
        </w:r>
        <w:r>
          <w:rPr>
            <w:rFonts w:cs="Times New Roman"/>
            <w:b/>
            <w:smallCaps/>
            <w:color w:val="000000" w:themeColor="text1"/>
          </w:rPr>
          <w:delText>Field Museum Semester: Research in Natural History</w:delText>
        </w:r>
        <w:r>
          <w:rPr>
            <w:rFonts w:cs="Times New Roman"/>
            <w:b/>
            <w:smallCaps/>
            <w:color w:val="000000" w:themeColor="text1"/>
          </w:rPr>
          <w:br/>
        </w:r>
        <w:r>
          <w:rPr>
            <w:rFonts w:cs="Times New Roman"/>
            <w:color w:val="000000" w:themeColor="text1"/>
          </w:rPr>
          <w:delText>Hughes (Program Director)</w:delText>
        </w:r>
        <w:r w:rsidRPr="00424939">
          <w:rPr>
            <w:rFonts w:cs="Times New Roman"/>
            <w:color w:val="000000" w:themeColor="text1"/>
          </w:rPr>
          <w:delText>.</w:delText>
        </w:r>
        <w:r>
          <w:rPr>
            <w:rFonts w:cs="Times New Roman"/>
            <w:color w:val="000000" w:themeColor="text1"/>
          </w:rPr>
          <w:br/>
          <w:delText>An intensive research-and class-based experience for upper-level students interested in natural history research with a background in evolutionary biology, anthropology, or related discipline.  The program provides the opportunity for students to explore scientific research and the Field Museum collections through a substantive internship, a course taught by the visiting Faculty Director, and a seminar led by Field Museum professional staff.  See ACM website for more information.</w:delText>
        </w:r>
      </w:del>
    </w:p>
    <w:p w14:paraId="62477961" w14:textId="77777777" w:rsidR="00D569EB" w:rsidRPr="00D569EB" w:rsidRDefault="00D569EB" w:rsidP="00D569EB">
      <w:pPr>
        <w:tabs>
          <w:tab w:val="right" w:pos="2880"/>
          <w:tab w:val="left" w:pos="3240"/>
        </w:tabs>
        <w:spacing w:after="0"/>
        <w:rPr>
          <w:del w:id="6273" w:author="Summer 2023 updates" w:date="2024-07-31T13:42:00Z"/>
          <w:rFonts w:cs="Times New Roman"/>
          <w:b/>
          <w:smallCaps/>
          <w:color w:val="000000" w:themeColor="text1"/>
        </w:rPr>
      </w:pPr>
      <w:del w:id="6274" w:author="Summer 2023 updates" w:date="2024-07-31T13:42:00Z">
        <w:r>
          <w:rPr>
            <w:rFonts w:cs="Times New Roman"/>
            <w:b/>
            <w:smallCaps/>
            <w:color w:val="000000" w:themeColor="text1"/>
          </w:rPr>
          <w:delText>occ</w:delText>
        </w:r>
        <w:r w:rsidRPr="00D569EB">
          <w:rPr>
            <w:rFonts w:cs="Times New Roman"/>
            <w:b/>
            <w:smallCaps/>
            <w:color w:val="000000" w:themeColor="text1"/>
          </w:rPr>
          <w:delText xml:space="preserve">-365 — </w:delText>
        </w:r>
        <w:r w:rsidR="00AF5A4C" w:rsidRPr="00D569EB">
          <w:rPr>
            <w:rFonts w:cs="Times New Roman"/>
            <w:b/>
            <w:smallCaps/>
            <w:color w:val="000000" w:themeColor="text1"/>
          </w:rPr>
          <w:delText>Oak Ridge Science Semester</w:delText>
        </w:r>
      </w:del>
    </w:p>
    <w:bookmarkEnd w:id="6271"/>
    <w:p w14:paraId="6B087AD7" w14:textId="77777777" w:rsidR="00B95C49" w:rsidRPr="00424939" w:rsidRDefault="00B95C49" w:rsidP="00B95C49">
      <w:pPr>
        <w:tabs>
          <w:tab w:val="right" w:pos="2880"/>
          <w:tab w:val="left" w:pos="3240"/>
        </w:tabs>
        <w:spacing w:after="0"/>
        <w:rPr>
          <w:del w:id="6275" w:author="Summer 2023 updates" w:date="2024-07-31T13:42:00Z"/>
          <w:rFonts w:cs="Times New Roman"/>
          <w:color w:val="000000" w:themeColor="text1"/>
        </w:rPr>
      </w:pPr>
      <w:del w:id="6276" w:author="Summer 2023 updates" w:date="2024-07-31T13:42:00Z">
        <w:r w:rsidRPr="00424939">
          <w:rPr>
            <w:rFonts w:cs="Times New Roman"/>
            <w:color w:val="000000" w:themeColor="text1"/>
          </w:rPr>
          <w:delText>St. Clair (Program Director).</w:delText>
        </w:r>
      </w:del>
    </w:p>
    <w:p w14:paraId="3F5D8CEE" w14:textId="77777777" w:rsidR="00B95C49" w:rsidRPr="00424939" w:rsidRDefault="00B95C49" w:rsidP="00B95C49">
      <w:pPr>
        <w:tabs>
          <w:tab w:val="right" w:pos="2880"/>
          <w:tab w:val="left" w:pos="3240"/>
        </w:tabs>
        <w:rPr>
          <w:del w:id="6277" w:author="Summer 2023 updates" w:date="2024-07-31T13:42:00Z"/>
          <w:rFonts w:cs="Times New Roman"/>
          <w:color w:val="000000" w:themeColor="text1"/>
        </w:rPr>
      </w:pPr>
      <w:del w:id="6278" w:author="Summer 2023 updates" w:date="2024-07-31T13:42:00Z">
        <w:r w:rsidRPr="00424939">
          <w:rPr>
            <w:rFonts w:cs="Times New Roman"/>
            <w:color w:val="000000" w:themeColor="text1"/>
          </w:rPr>
          <w:delText>The Oak Ridge Science Semester is designed to enable qualified undergraduates to study and conduct research in a prestigious and challenging scientific environment. As members of a research team working at the frontiers of knowledge, participants engage in long-range investigations using the facilities of the Oak Ridge National Laboratory (ORNL) near Knoxville, Tennessee. The majority of a student’s time is spent in research with an advisor specializing in biology, engineering, mathematics, or the physical or social sciences. Students also participate in an interdisciplinary seminar designed to broaden their exposure to developments in their major field and related disciplines. In addition, each student chooses an elective from a variety of advanced courses. The academic program is enriched in informal ways by guest speakers, departmental colloquia, and the special interests and expertise of the ORNL staff. Administered by Denison University, Oak Ridge Science Semester is recognized by both ACM and GLCA.</w:delText>
        </w:r>
      </w:del>
    </w:p>
    <w:p w14:paraId="02F46600" w14:textId="77777777" w:rsidR="00B95C49" w:rsidRDefault="00B95C49" w:rsidP="001D1B3C">
      <w:pPr>
        <w:tabs>
          <w:tab w:val="right" w:pos="2880"/>
          <w:tab w:val="left" w:pos="3240"/>
        </w:tabs>
        <w:spacing w:after="0"/>
        <w:rPr>
          <w:del w:id="6279" w:author="Summer 2023 updates" w:date="2024-07-31T13:42:00Z"/>
          <w:rStyle w:val="Hyperlink"/>
          <w:rFonts w:cs="Times New Roman"/>
          <w:color w:val="000000" w:themeColor="text1"/>
          <w:u w:val="none"/>
        </w:rPr>
      </w:pPr>
      <w:del w:id="6280" w:author="Summer 2023 updates" w:date="2024-07-31T13:42:00Z">
        <w:r w:rsidRPr="00424939">
          <w:rPr>
            <w:rFonts w:cs="Times New Roman"/>
            <w:color w:val="000000" w:themeColor="text1"/>
          </w:rPr>
          <w:delText xml:space="preserve">Learn more at </w:delText>
        </w:r>
        <w:r w:rsidR="003B4409">
          <w:fldChar w:fldCharType="begin"/>
        </w:r>
        <w:r w:rsidR="003B4409">
          <w:delInstrText xml:space="preserve"> HYPERLINK "http://www.acm.edu/programs/15/oakridge/index.html" </w:delInstrText>
        </w:r>
        <w:r w:rsidR="003B4409">
          <w:fldChar w:fldCharType="separate"/>
        </w:r>
        <w:r w:rsidRPr="00424939">
          <w:rPr>
            <w:rStyle w:val="Hyperlink"/>
            <w:rFonts w:cs="Times New Roman"/>
            <w:color w:val="000000" w:themeColor="text1"/>
          </w:rPr>
          <w:delText>http://www.acm.edu/programs/15/oakridge/index.html</w:delText>
        </w:r>
        <w:r w:rsidR="003B4409">
          <w:rPr>
            <w:rStyle w:val="Hyperlink"/>
            <w:rFonts w:cs="Times New Roman"/>
            <w:color w:val="000000" w:themeColor="text1"/>
          </w:rPr>
          <w:fldChar w:fldCharType="end"/>
        </w:r>
        <w:r w:rsidRPr="00424939">
          <w:rPr>
            <w:rStyle w:val="Hyperlink"/>
            <w:rFonts w:cs="Times New Roman"/>
            <w:color w:val="000000" w:themeColor="text1"/>
            <w:u w:val="none"/>
          </w:rPr>
          <w:delText>.</w:delText>
        </w:r>
      </w:del>
    </w:p>
    <w:p w14:paraId="74F9B1D0" w14:textId="77777777" w:rsidR="001D1B3C" w:rsidRPr="001D1B3C" w:rsidRDefault="001D1B3C" w:rsidP="001D1B3C">
      <w:pPr>
        <w:tabs>
          <w:tab w:val="right" w:pos="2880"/>
          <w:tab w:val="left" w:pos="3240"/>
        </w:tabs>
        <w:spacing w:after="0"/>
        <w:rPr>
          <w:del w:id="6281" w:author="Summer 2023 updates" w:date="2024-07-31T13:42:00Z"/>
          <w:rFonts w:cs="Times New Roman"/>
          <w:color w:val="000000" w:themeColor="text1"/>
        </w:rPr>
      </w:pPr>
    </w:p>
    <w:p w14:paraId="51ABFBDB" w14:textId="1A4026FE" w:rsidR="00282AFE" w:rsidRPr="00424939" w:rsidRDefault="00282AFE" w:rsidP="001F044F">
      <w:pPr>
        <w:pStyle w:val="Heading4"/>
        <w:spacing w:before="120"/>
        <w:rPr>
          <w:rFonts w:ascii="Garamond" w:hAnsi="Garamond"/>
          <w:color w:val="000000" w:themeColor="text1"/>
        </w:rPr>
        <w:pPrChange w:id="6282" w:author="Summer 2023 updates" w:date="2024-07-31T13:42:00Z">
          <w:pPr>
            <w:pStyle w:val="Heading4"/>
            <w:spacing w:before="0"/>
          </w:pPr>
        </w:pPrChange>
      </w:pPr>
      <w:bookmarkStart w:id="6283" w:name="_Ref140485299"/>
      <w:bookmarkStart w:id="6284" w:name="_Toc141355688"/>
      <w:bookmarkStart w:id="6285" w:name="_Toc110005169"/>
      <w:bookmarkEnd w:id="6254"/>
      <w:r>
        <w:rPr>
          <w:rFonts w:ascii="Garamond" w:hAnsi="Garamond"/>
          <w:color w:val="000000" w:themeColor="text1"/>
        </w:rPr>
        <w:t>Asia Term</w:t>
      </w:r>
      <w:bookmarkEnd w:id="6283"/>
      <w:bookmarkEnd w:id="6284"/>
      <w:bookmarkEnd w:id="6285"/>
      <w:r w:rsidRPr="00424939">
        <w:rPr>
          <w:rFonts w:ascii="Garamond" w:hAnsi="Garamond"/>
          <w:color w:val="000000" w:themeColor="text1"/>
        </w:rPr>
        <w:fldChar w:fldCharType="begin"/>
      </w:r>
      <w:r w:rsidRPr="00424939">
        <w:rPr>
          <w:rFonts w:ascii="Garamond" w:hAnsi="Garamond"/>
          <w:color w:val="000000" w:themeColor="text1"/>
        </w:rPr>
        <w:instrText xml:space="preserve"> XE "Transfer" </w:instrText>
      </w:r>
      <w:r w:rsidRPr="00424939">
        <w:rPr>
          <w:rFonts w:ascii="Garamond" w:hAnsi="Garamond"/>
          <w:color w:val="000000" w:themeColor="text1"/>
        </w:rPr>
        <w:fldChar w:fldCharType="end"/>
      </w:r>
    </w:p>
    <w:p w14:paraId="769D78E3" w14:textId="2A277206" w:rsidR="003343BE" w:rsidRPr="00424939" w:rsidRDefault="00EE777E" w:rsidP="009868C9">
      <w:pPr>
        <w:rPr>
          <w:rPrChange w:id="6286" w:author="Summer 2023 updates" w:date="2024-07-31T13:42:00Z">
            <w:rPr>
              <w:color w:val="000000" w:themeColor="text1"/>
            </w:rPr>
          </w:rPrChange>
        </w:rPr>
        <w:pPrChange w:id="6287" w:author="Summer 2023 updates" w:date="2024-07-31T13:42:00Z">
          <w:pPr>
            <w:tabs>
              <w:tab w:val="right" w:pos="2880"/>
              <w:tab w:val="left" w:pos="3240"/>
            </w:tabs>
            <w:spacing w:after="0"/>
          </w:pPr>
        </w:pPrChange>
      </w:pPr>
      <w:r w:rsidRPr="00424939">
        <w:rPr>
          <w:rPrChange w:id="6288" w:author="Summer 2023 updates" w:date="2024-07-31T13:42:00Z">
            <w:rPr>
              <w:color w:val="000000" w:themeColor="text1"/>
            </w:rPr>
          </w:rPrChange>
        </w:rPr>
        <w:t>Nordmann</w:t>
      </w:r>
      <w:r w:rsidR="003343BE" w:rsidRPr="00424939">
        <w:rPr>
          <w:rPrChange w:id="6289" w:author="Summer 2023 updates" w:date="2024-07-31T13:42:00Z">
            <w:rPr>
              <w:color w:val="000000" w:themeColor="text1"/>
            </w:rPr>
          </w:rPrChange>
        </w:rPr>
        <w:t xml:space="preserve"> </w:t>
      </w:r>
      <w:ins w:id="6290" w:author="Summer 2023 updates" w:date="2024-07-31T13:42:00Z">
        <w:r w:rsidR="004F6A38">
          <w:t xml:space="preserve">and Carstens </w:t>
        </w:r>
      </w:ins>
      <w:r w:rsidR="003343BE" w:rsidRPr="00424939">
        <w:rPr>
          <w:rPrChange w:id="6291" w:author="Summer 2023 updates" w:date="2024-07-31T13:42:00Z">
            <w:rPr>
              <w:color w:val="000000" w:themeColor="text1"/>
            </w:rPr>
          </w:rPrChange>
        </w:rPr>
        <w:t xml:space="preserve">(Program </w:t>
      </w:r>
      <w:del w:id="6292" w:author="Summer 2023 updates" w:date="2024-07-31T13:42:00Z">
        <w:r w:rsidR="003343BE" w:rsidRPr="00424939">
          <w:rPr>
            <w:rFonts w:cs="Times New Roman"/>
            <w:color w:val="000000" w:themeColor="text1"/>
          </w:rPr>
          <w:delText>Director</w:delText>
        </w:r>
      </w:del>
      <w:ins w:id="6293" w:author="Summer 2023 updates" w:date="2024-07-31T13:42:00Z">
        <w:r w:rsidR="004F6A38">
          <w:t>Co-</w:t>
        </w:r>
        <w:r w:rsidR="003343BE" w:rsidRPr="00424939">
          <w:t>Director</w:t>
        </w:r>
        <w:r w:rsidR="004F6A38">
          <w:t>s</w:t>
        </w:r>
      </w:ins>
      <w:r w:rsidR="003343BE" w:rsidRPr="00424939">
        <w:rPr>
          <w:rPrChange w:id="6294" w:author="Summer 2023 updates" w:date="2024-07-31T13:42:00Z">
            <w:rPr>
              <w:color w:val="000000" w:themeColor="text1"/>
            </w:rPr>
          </w:rPrChange>
        </w:rPr>
        <w:t>).</w:t>
      </w:r>
    </w:p>
    <w:p w14:paraId="12338598" w14:textId="1BCB21D1" w:rsidR="003343BE" w:rsidRPr="00424939" w:rsidRDefault="003343BE" w:rsidP="00487DE1">
      <w:pPr>
        <w:rPr>
          <w:rFonts w:cs="Times New Roman"/>
          <w:color w:val="000000" w:themeColor="text1"/>
        </w:rPr>
      </w:pPr>
      <w:r w:rsidRPr="00424939">
        <w:rPr>
          <w:rFonts w:eastAsia="Times New Roman" w:cs="Times New Roman"/>
          <w:color w:val="000000" w:themeColor="text1"/>
        </w:rPr>
        <w:t>The Asia Term is open to all students who meet the basic requirements for off-campus study. Usually offered in the Spring Term, this program provides students an opportunity to experience a variety of Asian cultures in such countries as Thailand, Vietnam, and Cambodia</w:t>
      </w:r>
      <w:r w:rsidRPr="00424939">
        <w:rPr>
          <w:rFonts w:cs="Times New Roman"/>
          <w:color w:val="000000" w:themeColor="text1"/>
        </w:rPr>
        <w:t>.  At each site, students study language, read works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about the culture, engage in service learning, and work with students at the host universities to gain a functional understanding of how each culture works.  Students are accompanied to Asia by Coe faculty members.</w:t>
      </w:r>
    </w:p>
    <w:p w14:paraId="03B7290D" w14:textId="4643A5AB" w:rsidR="00C85BAE" w:rsidRPr="00424939" w:rsidRDefault="003343BE" w:rsidP="009868C9">
      <w:pPr>
        <w:rPr>
          <w:b/>
          <w:smallCaps/>
          <w:rPrChange w:id="6295" w:author="Summer 2023 updates" w:date="2024-07-31T13:42:00Z">
            <w:rPr>
              <w:rFonts w:ascii="Garamond" w:hAnsi="Garamond"/>
              <w:b/>
              <w:smallCaps/>
              <w:color w:val="000000" w:themeColor="text1"/>
            </w:rPr>
          </w:rPrChange>
        </w:rPr>
        <w:pPrChange w:id="6296" w:author="Summer 2023 updates" w:date="2024-07-31T13:42:00Z">
          <w:pPr>
            <w:pStyle w:val="Noparagraphstyle"/>
            <w:spacing w:line="240" w:lineRule="auto"/>
            <w:jc w:val="left"/>
          </w:pPr>
        </w:pPrChange>
      </w:pPr>
      <w:r w:rsidRPr="00424939">
        <w:rPr>
          <w:rPrChange w:id="6297" w:author="Summer 2023 updates" w:date="2024-07-31T13:42:00Z">
            <w:rPr>
              <w:rFonts w:ascii="Garamond" w:hAnsi="Garamond"/>
              <w:color w:val="000000" w:themeColor="text1"/>
              <w:sz w:val="22"/>
            </w:rPr>
          </w:rPrChange>
        </w:rPr>
        <w:t>Students take four credits of course work, typically one credit of Asian Tonal Languages, one credit of Asian studies, and two credits of independent study.  In some iterations of the program, students take an elective course in art, English</w:t>
      </w:r>
      <w:r w:rsidR="00B8454E" w:rsidRPr="00424939">
        <w:rPr>
          <w:rPrChange w:id="6298" w:author="Summer 2023 updates" w:date="2024-07-31T13:42:00Z">
            <w:rPr>
              <w:rFonts w:ascii="Garamond" w:hAnsi="Garamond"/>
              <w:color w:val="000000" w:themeColor="text1"/>
              <w:sz w:val="22"/>
            </w:rPr>
          </w:rPrChange>
        </w:rPr>
        <w:fldChar w:fldCharType="begin"/>
      </w:r>
      <w:r w:rsidR="00B8454E" w:rsidRPr="00424939">
        <w:rPr>
          <w:rPrChange w:id="6299" w:author="Summer 2023 updates" w:date="2024-07-31T13:42:00Z">
            <w:rPr>
              <w:rFonts w:ascii="Garamond" w:hAnsi="Garamond"/>
              <w:color w:val="000000" w:themeColor="text1"/>
            </w:rPr>
          </w:rPrChange>
        </w:rPr>
        <w:instrText xml:space="preserve"> XE "English" </w:instrText>
      </w:r>
      <w:r w:rsidR="00B8454E" w:rsidRPr="00424939">
        <w:rPr>
          <w:rPrChange w:id="6300" w:author="Summer 2023 updates" w:date="2024-07-31T13:42:00Z">
            <w:rPr>
              <w:rFonts w:ascii="Garamond" w:hAnsi="Garamond"/>
              <w:color w:val="000000" w:themeColor="text1"/>
              <w:sz w:val="22"/>
            </w:rPr>
          </w:rPrChange>
        </w:rPr>
        <w:fldChar w:fldCharType="end"/>
      </w:r>
      <w:r w:rsidRPr="00424939">
        <w:rPr>
          <w:rPrChange w:id="6301" w:author="Summer 2023 updates" w:date="2024-07-31T13:42:00Z">
            <w:rPr>
              <w:rFonts w:ascii="Garamond" w:hAnsi="Garamond"/>
              <w:color w:val="000000" w:themeColor="text1"/>
              <w:sz w:val="22"/>
            </w:rPr>
          </w:rPrChange>
        </w:rPr>
        <w:t>, history, sociology, education, or another discipline, depending on the field of the instructor leading the program, and one credit of independent study.  (</w:t>
      </w:r>
      <w:r w:rsidR="001F54CB" w:rsidRPr="00424939">
        <w:rPr>
          <w:rPrChange w:id="6302" w:author="Summer 2023 updates" w:date="2024-07-31T13:42:00Z">
            <w:rPr>
              <w:rFonts w:ascii="Garamond" w:hAnsi="Garamond"/>
              <w:color w:val="000000" w:themeColor="text1"/>
              <w:sz w:val="22"/>
            </w:rPr>
          </w:rPrChange>
        </w:rPr>
        <w:t>See p.</w:t>
      </w:r>
      <w:r w:rsidR="00DB72AA" w:rsidRPr="00424939">
        <w:rPr>
          <w:rPrChange w:id="6303" w:author="Summer 2023 updates" w:date="2024-07-31T13:42:00Z">
            <w:rPr>
              <w:rFonts w:ascii="Garamond" w:hAnsi="Garamond"/>
              <w:color w:val="000000" w:themeColor="text1"/>
              <w:sz w:val="22"/>
            </w:rPr>
          </w:rPrChange>
        </w:rPr>
        <w:t xml:space="preserve"> </w:t>
      </w:r>
      <w:r w:rsidR="00736813" w:rsidRPr="00424939">
        <w:rPr>
          <w:rPrChange w:id="6304" w:author="Summer 2023 updates" w:date="2024-07-31T13:42:00Z">
            <w:rPr>
              <w:rFonts w:ascii="Garamond" w:hAnsi="Garamond"/>
              <w:color w:val="000000" w:themeColor="text1"/>
              <w:sz w:val="22"/>
            </w:rPr>
          </w:rPrChange>
        </w:rPr>
        <w:fldChar w:fldCharType="begin"/>
      </w:r>
      <w:r w:rsidR="00736813" w:rsidRPr="00424939">
        <w:rPr>
          <w:rPrChange w:id="6305" w:author="Summer 2023 updates" w:date="2024-07-31T13:42:00Z">
            <w:rPr>
              <w:rFonts w:ascii="Garamond" w:hAnsi="Garamond"/>
              <w:color w:val="000000" w:themeColor="text1"/>
              <w:sz w:val="22"/>
            </w:rPr>
          </w:rPrChange>
        </w:rPr>
        <w:instrText xml:space="preserve"> PAGEREF AsiaTerm \h </w:instrText>
      </w:r>
      <w:r w:rsidR="00736813" w:rsidRPr="00424939">
        <w:rPr>
          <w:rPrChange w:id="6306" w:author="Summer 2023 updates" w:date="2024-07-31T13:42:00Z">
            <w:rPr>
              <w:rFonts w:ascii="Garamond" w:hAnsi="Garamond"/>
              <w:color w:val="000000" w:themeColor="text1"/>
              <w:sz w:val="22"/>
            </w:rPr>
          </w:rPrChange>
        </w:rPr>
      </w:r>
      <w:r w:rsidR="00736813" w:rsidRPr="00424939">
        <w:rPr>
          <w:rPrChange w:id="6307" w:author="Summer 2023 updates" w:date="2024-07-31T13:42:00Z">
            <w:rPr>
              <w:rFonts w:ascii="Garamond" w:hAnsi="Garamond"/>
              <w:color w:val="000000" w:themeColor="text1"/>
              <w:sz w:val="22"/>
            </w:rPr>
          </w:rPrChange>
        </w:rPr>
        <w:fldChar w:fldCharType="separate"/>
      </w:r>
      <w:r w:rsidR="00A74DA0">
        <w:rPr>
          <w:noProof/>
        </w:rPr>
        <w:t>64</w:t>
      </w:r>
      <w:r w:rsidR="00736813" w:rsidRPr="00424939">
        <w:rPr>
          <w:rPrChange w:id="6308" w:author="Summer 2023 updates" w:date="2024-07-31T13:42:00Z">
            <w:rPr>
              <w:rFonts w:ascii="Garamond" w:hAnsi="Garamond"/>
              <w:color w:val="000000" w:themeColor="text1"/>
              <w:sz w:val="22"/>
            </w:rPr>
          </w:rPrChange>
        </w:rPr>
        <w:fldChar w:fldCharType="end"/>
      </w:r>
      <w:r w:rsidR="00DB72AA" w:rsidRPr="00424939">
        <w:rPr>
          <w:rPrChange w:id="6309" w:author="Summer 2023 updates" w:date="2024-07-31T13:42:00Z">
            <w:rPr>
              <w:rFonts w:ascii="Garamond" w:hAnsi="Garamond"/>
              <w:color w:val="000000" w:themeColor="text1"/>
              <w:sz w:val="22"/>
            </w:rPr>
          </w:rPrChange>
        </w:rPr>
        <w:t xml:space="preserve"> </w:t>
      </w:r>
      <w:r w:rsidRPr="00424939">
        <w:rPr>
          <w:rPrChange w:id="6310" w:author="Summer 2023 updates" w:date="2024-07-31T13:42:00Z">
            <w:rPr>
              <w:rFonts w:ascii="Garamond" w:hAnsi="Garamond"/>
              <w:color w:val="000000" w:themeColor="text1"/>
              <w:sz w:val="22"/>
            </w:rPr>
          </w:rPrChange>
        </w:rPr>
        <w:t>for descriptions and course offerings.)</w:t>
      </w:r>
    </w:p>
    <w:p w14:paraId="34D7E7EC" w14:textId="6E72E364" w:rsidR="00E0255A" w:rsidRPr="00424939" w:rsidRDefault="00E0255A" w:rsidP="009868C9">
      <w:pPr>
        <w:rPr>
          <w:rPrChange w:id="6311" w:author="Summer 2023 updates" w:date="2024-07-31T13:42:00Z">
            <w:rPr>
              <w:b/>
              <w:smallCaps/>
              <w:color w:val="000000" w:themeColor="text1"/>
            </w:rPr>
          </w:rPrChange>
        </w:rPr>
        <w:pPrChange w:id="6312" w:author="Summer 2023 updates" w:date="2024-07-31T13:42:00Z">
          <w:pPr>
            <w:spacing w:after="0"/>
          </w:pPr>
        </w:pPrChange>
      </w:pPr>
    </w:p>
    <w:p w14:paraId="464E2B84" w14:textId="77777777" w:rsidR="005475A9" w:rsidRPr="00424939" w:rsidRDefault="0080431C" w:rsidP="00A95961">
      <w:pPr>
        <w:pStyle w:val="Heading4"/>
        <w:spacing w:before="0"/>
        <w:rPr>
          <w:del w:id="6313" w:author="Summer 2023 updates" w:date="2024-07-31T13:42:00Z"/>
        </w:rPr>
      </w:pPr>
      <w:bookmarkStart w:id="6314" w:name="_Toc110005170"/>
      <w:del w:id="6315" w:author="Summer 2023 updates" w:date="2024-07-31T13:42:00Z">
        <w:r w:rsidRPr="00424939">
          <w:delText>EXCHANGE PROGRAMS</w:delText>
        </w:r>
        <w:bookmarkEnd w:id="6314"/>
      </w:del>
    </w:p>
    <w:p w14:paraId="5AF6D174" w14:textId="29EF3088" w:rsidR="005475A9" w:rsidRPr="00071F5D" w:rsidRDefault="00C057F0" w:rsidP="001F044F">
      <w:pPr>
        <w:pStyle w:val="Heading4"/>
        <w:spacing w:before="120"/>
        <w:rPr>
          <w:ins w:id="6316" w:author="Summer 2023 updates" w:date="2024-07-31T13:42:00Z"/>
          <w:rFonts w:ascii="Garamond" w:hAnsi="Garamond"/>
        </w:rPr>
      </w:pPr>
      <w:bookmarkStart w:id="6317" w:name="_Toc141355689"/>
      <w:ins w:id="6318" w:author="Summer 2023 updates" w:date="2024-07-31T13:42:00Z">
        <w:r w:rsidRPr="00071F5D">
          <w:rPr>
            <w:rFonts w:ascii="Garamond" w:hAnsi="Garamond"/>
          </w:rPr>
          <w:t>E</w:t>
        </w:r>
        <w:r w:rsidR="00071F5D" w:rsidRPr="00071F5D">
          <w:rPr>
            <w:rFonts w:ascii="Garamond" w:hAnsi="Garamond"/>
          </w:rPr>
          <w:t>xchange</w:t>
        </w:r>
        <w:r w:rsidR="0080431C" w:rsidRPr="00071F5D">
          <w:rPr>
            <w:rFonts w:ascii="Garamond" w:hAnsi="Garamond"/>
          </w:rPr>
          <w:t xml:space="preserve"> </w:t>
        </w:r>
        <w:r w:rsidRPr="00071F5D">
          <w:rPr>
            <w:rFonts w:ascii="Garamond" w:hAnsi="Garamond"/>
          </w:rPr>
          <w:t>P</w:t>
        </w:r>
        <w:r w:rsidR="00071F5D" w:rsidRPr="00071F5D">
          <w:rPr>
            <w:rFonts w:ascii="Garamond" w:hAnsi="Garamond"/>
          </w:rPr>
          <w:t>rograms</w:t>
        </w:r>
        <w:bookmarkEnd w:id="6317"/>
      </w:ins>
    </w:p>
    <w:p w14:paraId="49CE420B" w14:textId="0C341E8D" w:rsidR="005475A9" w:rsidRPr="00424939" w:rsidRDefault="005475A9" w:rsidP="009868C9">
      <w:pPr>
        <w:rPr>
          <w:rPrChange w:id="6319" w:author="Summer 2023 updates" w:date="2024-07-31T13:42:00Z">
            <w:rPr>
              <w:rFonts w:ascii="Garamond" w:hAnsi="Garamond"/>
              <w:color w:val="000000" w:themeColor="text1"/>
              <w:sz w:val="22"/>
            </w:rPr>
          </w:rPrChange>
        </w:rPr>
        <w:pPrChange w:id="6320" w:author="Summer 2023 updates" w:date="2024-07-31T13:42:00Z">
          <w:pPr>
            <w:pStyle w:val="Noparagraphstyle"/>
            <w:spacing w:after="60" w:line="240" w:lineRule="auto"/>
            <w:jc w:val="left"/>
          </w:pPr>
        </w:pPrChange>
      </w:pPr>
      <w:r w:rsidRPr="00424939">
        <w:rPr>
          <w:rPrChange w:id="6321" w:author="Summer 2023 updates" w:date="2024-07-31T13:42:00Z">
            <w:rPr>
              <w:rFonts w:ascii="Garamond" w:hAnsi="Garamond"/>
              <w:color w:val="000000" w:themeColor="text1"/>
              <w:sz w:val="22"/>
            </w:rPr>
          </w:rPrChange>
        </w:rPr>
        <w:t xml:space="preserve">Coe College sponsors a number of programs with cooperating foreign universities, offering Coe </w:t>
      </w:r>
      <w:r w:rsidR="00F54497">
        <w:rPr>
          <w:rPrChange w:id="6322" w:author="Summer 2023 updates" w:date="2024-07-31T13:42:00Z">
            <w:rPr>
              <w:rFonts w:ascii="Garamond" w:hAnsi="Garamond"/>
              <w:color w:val="000000" w:themeColor="text1"/>
              <w:sz w:val="22"/>
            </w:rPr>
          </w:rPrChange>
        </w:rPr>
        <w:t>sophomores, juniors</w:t>
      </w:r>
      <w:r w:rsidR="001D15A7" w:rsidRPr="00424939">
        <w:rPr>
          <w:rPrChange w:id="6323" w:author="Summer 2023 updates" w:date="2024-07-31T13:42:00Z">
            <w:rPr>
              <w:rFonts w:ascii="Garamond" w:hAnsi="Garamond"/>
              <w:color w:val="000000" w:themeColor="text1"/>
              <w:sz w:val="22"/>
            </w:rPr>
          </w:rPrChange>
        </w:rPr>
        <w:t xml:space="preserve"> and seniors </w:t>
      </w:r>
      <w:r w:rsidRPr="00424939">
        <w:rPr>
          <w:rPrChange w:id="6324" w:author="Summer 2023 updates" w:date="2024-07-31T13:42:00Z">
            <w:rPr>
              <w:rFonts w:ascii="Garamond" w:hAnsi="Garamond"/>
              <w:color w:val="000000" w:themeColor="text1"/>
              <w:sz w:val="22"/>
            </w:rPr>
          </w:rPrChange>
        </w:rPr>
        <w:t xml:space="preserve">each year the opportunity to study in a foreign setting. Coe College accepts in return junior-level students from the foreign institution. Applications of the recommended students are sent to the host institution, with the host reserving the right to admit or reject each student nominated. </w:t>
      </w:r>
    </w:p>
    <w:p w14:paraId="08C87B90" w14:textId="4B66308F" w:rsidR="005475A9" w:rsidRPr="00424939" w:rsidRDefault="005475A9" w:rsidP="009868C9">
      <w:pPr>
        <w:rPr>
          <w:rPrChange w:id="6325" w:author="Summer 2023 updates" w:date="2024-07-31T13:42:00Z">
            <w:rPr>
              <w:rFonts w:ascii="Garamond" w:hAnsi="Garamond"/>
              <w:color w:val="000000" w:themeColor="text1"/>
              <w:sz w:val="22"/>
            </w:rPr>
          </w:rPrChange>
        </w:rPr>
        <w:pPrChange w:id="6326" w:author="Summer 2023 updates" w:date="2024-07-31T13:42:00Z">
          <w:pPr>
            <w:pStyle w:val="Noparagraphstyle"/>
            <w:spacing w:after="60" w:line="240" w:lineRule="auto"/>
            <w:jc w:val="left"/>
          </w:pPr>
        </w:pPrChange>
      </w:pPr>
      <w:r w:rsidRPr="00424939">
        <w:rPr>
          <w:rPrChange w:id="6327" w:author="Summer 2023 updates" w:date="2024-07-31T13:42:00Z">
            <w:rPr>
              <w:rFonts w:ascii="Garamond" w:hAnsi="Garamond"/>
              <w:color w:val="000000" w:themeColor="text1"/>
              <w:sz w:val="22"/>
            </w:rPr>
          </w:rPrChange>
        </w:rPr>
        <w:t xml:space="preserve">Any student who applies for one of these programs must have completed at least one year of continuous study at </w:t>
      </w:r>
      <w:r w:rsidR="00C84FB4">
        <w:rPr>
          <w:rPrChange w:id="6328" w:author="Summer 2023 updates" w:date="2024-07-31T13:42:00Z">
            <w:rPr>
              <w:rFonts w:ascii="Garamond" w:hAnsi="Garamond"/>
              <w:color w:val="000000" w:themeColor="text1"/>
              <w:sz w:val="22"/>
            </w:rPr>
          </w:rPrChange>
        </w:rPr>
        <w:t>their</w:t>
      </w:r>
      <w:r w:rsidRPr="00424939">
        <w:rPr>
          <w:rPrChange w:id="6329" w:author="Summer 2023 updates" w:date="2024-07-31T13:42:00Z">
            <w:rPr>
              <w:rFonts w:ascii="Garamond" w:hAnsi="Garamond"/>
              <w:color w:val="000000" w:themeColor="text1"/>
              <w:sz w:val="22"/>
            </w:rPr>
          </w:rPrChange>
        </w:rPr>
        <w:t xml:space="preserve"> home institution. Students may apply to any </w:t>
      </w:r>
      <w:r w:rsidR="00F54497">
        <w:rPr>
          <w:rPrChange w:id="6330" w:author="Summer 2023 updates" w:date="2024-07-31T13:42:00Z">
            <w:rPr>
              <w:rFonts w:ascii="Garamond" w:hAnsi="Garamond"/>
              <w:color w:val="000000" w:themeColor="text1"/>
              <w:sz w:val="22"/>
            </w:rPr>
          </w:rPrChange>
        </w:rPr>
        <w:t xml:space="preserve">appropriate </w:t>
      </w:r>
      <w:r w:rsidRPr="00424939">
        <w:rPr>
          <w:rPrChange w:id="6331" w:author="Summer 2023 updates" w:date="2024-07-31T13:42:00Z">
            <w:rPr>
              <w:rFonts w:ascii="Garamond" w:hAnsi="Garamond"/>
              <w:color w:val="000000" w:themeColor="text1"/>
              <w:sz w:val="22"/>
            </w:rPr>
          </w:rPrChange>
        </w:rPr>
        <w:t xml:space="preserve">academic program offered at the host institution as full-time, non-degree seeking, or unclassified students. Any academic credit earned at the host institution is transferred back to the home institution in accordance with the rules of that institution. The length of stay may not exceed one academic year. Upon completion of the time period specified at the host institution, the participating students must return to their home institution. Any extension of stay must be approved by both cooperating institutions. The exchange student must abide by all rules and regulations of the host institution. </w:t>
      </w:r>
    </w:p>
    <w:p w14:paraId="0E38F571" w14:textId="4E74819D" w:rsidR="005475A9" w:rsidRPr="00424939" w:rsidRDefault="005475A9" w:rsidP="009868C9">
      <w:pPr>
        <w:rPr>
          <w:rPrChange w:id="6332" w:author="Summer 2023 updates" w:date="2024-07-31T13:42:00Z">
            <w:rPr>
              <w:rFonts w:ascii="Garamond" w:hAnsi="Garamond"/>
              <w:color w:val="000000" w:themeColor="text1"/>
              <w:sz w:val="22"/>
            </w:rPr>
          </w:rPrChange>
        </w:rPr>
        <w:pPrChange w:id="6333" w:author="Summer 2023 updates" w:date="2024-07-31T13:42:00Z">
          <w:pPr>
            <w:pStyle w:val="Noparagraphstyle"/>
            <w:spacing w:after="60" w:line="240" w:lineRule="auto"/>
            <w:jc w:val="left"/>
          </w:pPr>
        </w:pPrChange>
      </w:pPr>
      <w:r w:rsidRPr="00424939">
        <w:rPr>
          <w:rPrChange w:id="6334" w:author="Summer 2023 updates" w:date="2024-07-31T13:42:00Z">
            <w:rPr>
              <w:rFonts w:ascii="Garamond" w:hAnsi="Garamond"/>
              <w:color w:val="000000" w:themeColor="text1"/>
              <w:sz w:val="22"/>
            </w:rPr>
          </w:rPrChange>
        </w:rPr>
        <w:t>An exchange student must register and pay tuition and required fees at his or her home institution. In return, the student receives a tuition waiver</w:t>
      </w:r>
      <w:r w:rsidR="00F54497">
        <w:rPr>
          <w:rPrChange w:id="6335" w:author="Summer 2023 updates" w:date="2024-07-31T13:42:00Z">
            <w:rPr>
              <w:rFonts w:ascii="Garamond" w:hAnsi="Garamond"/>
              <w:color w:val="000000" w:themeColor="text1"/>
              <w:sz w:val="22"/>
            </w:rPr>
          </w:rPrChange>
        </w:rPr>
        <w:t xml:space="preserve"> at the host institution</w:t>
      </w:r>
      <w:r w:rsidRPr="00424939">
        <w:rPr>
          <w:rPrChange w:id="6336" w:author="Summer 2023 updates" w:date="2024-07-31T13:42:00Z">
            <w:rPr>
              <w:rFonts w:ascii="Garamond" w:hAnsi="Garamond"/>
              <w:color w:val="000000" w:themeColor="text1"/>
              <w:sz w:val="22"/>
            </w:rPr>
          </w:rPrChange>
        </w:rPr>
        <w:t xml:space="preserve">. The host institution </w:t>
      </w:r>
      <w:r w:rsidR="00413D51" w:rsidRPr="00424939">
        <w:rPr>
          <w:rPrChange w:id="6337" w:author="Summer 2023 updates" w:date="2024-07-31T13:42:00Z">
            <w:rPr>
              <w:rFonts w:ascii="Garamond" w:hAnsi="Garamond"/>
              <w:color w:val="000000" w:themeColor="text1"/>
              <w:sz w:val="22"/>
            </w:rPr>
          </w:rPrChange>
        </w:rPr>
        <w:t>helps arrange</w:t>
      </w:r>
      <w:r w:rsidRPr="00424939">
        <w:rPr>
          <w:rPrChange w:id="6338" w:author="Summer 2023 updates" w:date="2024-07-31T13:42:00Z">
            <w:rPr>
              <w:rFonts w:ascii="Garamond" w:hAnsi="Garamond"/>
              <w:color w:val="000000" w:themeColor="text1"/>
              <w:sz w:val="22"/>
            </w:rPr>
          </w:rPrChange>
        </w:rPr>
        <w:t xml:space="preserve"> the necessary visa documents and also provides appropriate </w:t>
      </w:r>
      <w:r w:rsidR="00E31C93">
        <w:rPr>
          <w:rPrChange w:id="6339" w:author="Summer 2023 updates" w:date="2024-07-31T13:42:00Z">
            <w:rPr>
              <w:rFonts w:ascii="Garamond" w:hAnsi="Garamond"/>
              <w:color w:val="000000" w:themeColor="text1"/>
              <w:sz w:val="22"/>
            </w:rPr>
          </w:rPrChange>
        </w:rPr>
        <w:t>advising</w:t>
      </w:r>
      <w:r w:rsidRPr="00424939">
        <w:rPr>
          <w:rPrChange w:id="6340" w:author="Summer 2023 updates" w:date="2024-07-31T13:42:00Z">
            <w:rPr>
              <w:rFonts w:ascii="Garamond" w:hAnsi="Garamond"/>
              <w:color w:val="000000" w:themeColor="text1"/>
              <w:sz w:val="22"/>
            </w:rPr>
          </w:rPrChange>
        </w:rPr>
        <w:t xml:space="preserve"> and other assistance to the incoming students from Coe College. Please see individual program descriptions for information regarding </w:t>
      </w:r>
      <w:del w:id="6341" w:author="Summer 2023 updates" w:date="2024-07-31T13:42:00Z">
        <w:r w:rsidRPr="00424939">
          <w:rPr>
            <w:rFonts w:cs="Times New Roman"/>
            <w:color w:val="000000" w:themeColor="text1"/>
          </w:rPr>
          <w:delText>housing</w:delText>
        </w:r>
      </w:del>
      <w:ins w:id="6342" w:author="Summer 2023 updates" w:date="2024-07-31T13:42:00Z">
        <w:r w:rsidR="008762D2">
          <w:t>mechanisms for paying</w:t>
        </w:r>
      </w:ins>
      <w:r w:rsidR="008762D2">
        <w:rPr>
          <w:rPrChange w:id="6343" w:author="Summer 2023 updates" w:date="2024-07-31T13:42:00Z">
            <w:rPr>
              <w:rFonts w:ascii="Garamond" w:hAnsi="Garamond"/>
              <w:color w:val="000000" w:themeColor="text1"/>
              <w:sz w:val="22"/>
            </w:rPr>
          </w:rPrChange>
        </w:rPr>
        <w:t xml:space="preserve"> costs</w:t>
      </w:r>
      <w:ins w:id="6344" w:author="Summer 2023 updates" w:date="2024-07-31T13:42:00Z">
        <w:r w:rsidR="008762D2">
          <w:t xml:space="preserve"> of living</w:t>
        </w:r>
      </w:ins>
      <w:r w:rsidRPr="00424939">
        <w:rPr>
          <w:rPrChange w:id="6345" w:author="Summer 2023 updates" w:date="2024-07-31T13:42:00Z">
            <w:rPr>
              <w:rFonts w:ascii="Garamond" w:hAnsi="Garamond"/>
              <w:color w:val="000000" w:themeColor="text1"/>
              <w:sz w:val="22"/>
            </w:rPr>
          </w:rPrChange>
        </w:rPr>
        <w:t xml:space="preserve">. The host institution assists in finding housing on the foreign university campus; Coe College assists in finding residence housing for students from the foreign university. At the end of the school year, the host institution submits to the home institution </w:t>
      </w:r>
      <w:del w:id="6346" w:author="Summer 2023 updates" w:date="2024-07-31T13:42:00Z">
        <w:r w:rsidRPr="00424939">
          <w:rPr>
            <w:rFonts w:cs="Times New Roman"/>
            <w:color w:val="000000" w:themeColor="text1"/>
          </w:rPr>
          <w:delText xml:space="preserve">and </w:delText>
        </w:r>
      </w:del>
      <w:r w:rsidRPr="00424939">
        <w:rPr>
          <w:rPrChange w:id="6347" w:author="Summer 2023 updates" w:date="2024-07-31T13:42:00Z">
            <w:rPr>
              <w:rFonts w:ascii="Garamond" w:hAnsi="Garamond"/>
              <w:color w:val="000000" w:themeColor="text1"/>
              <w:sz w:val="22"/>
            </w:rPr>
          </w:rPrChange>
        </w:rPr>
        <w:t xml:space="preserve">official transcripts of grades and credits earned. </w:t>
      </w:r>
      <w:r w:rsidR="002340C0" w:rsidRPr="00424939">
        <w:rPr>
          <w:rPrChange w:id="6348" w:author="Summer 2023 updates" w:date="2024-07-31T13:42:00Z">
            <w:rPr>
              <w:rFonts w:ascii="Garamond" w:hAnsi="Garamond"/>
              <w:color w:val="000000" w:themeColor="text1"/>
              <w:sz w:val="22"/>
            </w:rPr>
          </w:rPrChange>
        </w:rPr>
        <w:t>Grades</w:t>
      </w:r>
      <w:r w:rsidR="008C196D" w:rsidRPr="00424939">
        <w:rPr>
          <w:rPrChange w:id="6349" w:author="Summer 2023 updates" w:date="2024-07-31T13:42:00Z">
            <w:rPr>
              <w:rFonts w:ascii="Garamond" w:hAnsi="Garamond"/>
              <w:color w:val="000000" w:themeColor="text1"/>
              <w:sz w:val="22"/>
            </w:rPr>
          </w:rPrChange>
        </w:rPr>
        <w:fldChar w:fldCharType="begin"/>
      </w:r>
      <w:r w:rsidR="008C196D" w:rsidRPr="00424939">
        <w:rPr>
          <w:rPrChange w:id="6350" w:author="Summer 2023 updates" w:date="2024-07-31T13:42:00Z">
            <w:rPr>
              <w:rFonts w:ascii="Garamond" w:hAnsi="Garamond"/>
              <w:color w:val="000000" w:themeColor="text1"/>
            </w:rPr>
          </w:rPrChange>
        </w:rPr>
        <w:instrText xml:space="preserve"> XE "</w:instrText>
      </w:r>
      <w:r w:rsidR="008C196D" w:rsidRPr="00424939">
        <w:rPr>
          <w:b/>
          <w:rPrChange w:id="6351" w:author="Summer 2023 updates" w:date="2024-07-31T13:42:00Z">
            <w:rPr>
              <w:rFonts w:ascii="Garamond" w:hAnsi="Garamond"/>
              <w:b/>
              <w:color w:val="000000" w:themeColor="text1"/>
            </w:rPr>
          </w:rPrChange>
        </w:rPr>
        <w:instrText>Grades</w:instrText>
      </w:r>
      <w:r w:rsidR="008C196D" w:rsidRPr="00424939">
        <w:rPr>
          <w:rPrChange w:id="6352" w:author="Summer 2023 updates" w:date="2024-07-31T13:42:00Z">
            <w:rPr>
              <w:rFonts w:ascii="Garamond" w:hAnsi="Garamond"/>
              <w:color w:val="000000" w:themeColor="text1"/>
            </w:rPr>
          </w:rPrChange>
        </w:rPr>
        <w:instrText xml:space="preserve">" </w:instrText>
      </w:r>
      <w:r w:rsidR="008C196D" w:rsidRPr="00424939">
        <w:rPr>
          <w:rPrChange w:id="6353" w:author="Summer 2023 updates" w:date="2024-07-31T13:42:00Z">
            <w:rPr>
              <w:rFonts w:ascii="Garamond" w:hAnsi="Garamond"/>
              <w:color w:val="000000" w:themeColor="text1"/>
              <w:sz w:val="22"/>
            </w:rPr>
          </w:rPrChange>
        </w:rPr>
        <w:fldChar w:fldCharType="end"/>
      </w:r>
      <w:r w:rsidR="002340C0" w:rsidRPr="00424939">
        <w:rPr>
          <w:rPrChange w:id="6354" w:author="Summer 2023 updates" w:date="2024-07-31T13:42:00Z">
            <w:rPr>
              <w:rFonts w:ascii="Garamond" w:hAnsi="Garamond"/>
              <w:color w:val="000000" w:themeColor="text1"/>
              <w:sz w:val="22"/>
            </w:rPr>
          </w:rPrChange>
        </w:rPr>
        <w:t xml:space="preserve"> from exchange programs transfer to Coe as </w:t>
      </w:r>
      <w:r w:rsidR="00A7479E" w:rsidRPr="00424939">
        <w:rPr>
          <w:rPrChange w:id="6355" w:author="Summer 2023 updates" w:date="2024-07-31T13:42:00Z">
            <w:rPr>
              <w:rFonts w:ascii="Garamond" w:hAnsi="Garamond"/>
              <w:color w:val="000000" w:themeColor="text1"/>
              <w:sz w:val="22"/>
            </w:rPr>
          </w:rPrChange>
        </w:rPr>
        <w:t>P/NP</w:t>
      </w:r>
      <w:r w:rsidR="002340C0" w:rsidRPr="00424939">
        <w:rPr>
          <w:rPrChange w:id="6356" w:author="Summer 2023 updates" w:date="2024-07-31T13:42:00Z">
            <w:rPr>
              <w:rFonts w:ascii="Garamond" w:hAnsi="Garamond"/>
              <w:color w:val="000000" w:themeColor="text1"/>
              <w:sz w:val="22"/>
            </w:rPr>
          </w:rPrChange>
        </w:rPr>
        <w:t>.</w:t>
      </w:r>
    </w:p>
    <w:p w14:paraId="3A2CB762" w14:textId="77777777" w:rsidR="005475A9" w:rsidRPr="00424939" w:rsidRDefault="005475A9" w:rsidP="009868C9">
      <w:pPr>
        <w:rPr>
          <w:rPrChange w:id="6357" w:author="Summer 2023 updates" w:date="2024-07-31T13:42:00Z">
            <w:rPr>
              <w:rFonts w:ascii="Garamond" w:hAnsi="Garamond"/>
              <w:color w:val="000000" w:themeColor="text1"/>
              <w:sz w:val="22"/>
            </w:rPr>
          </w:rPrChange>
        </w:rPr>
        <w:pPrChange w:id="6358" w:author="Summer 2023 updates" w:date="2024-07-31T13:42:00Z">
          <w:pPr>
            <w:pStyle w:val="Noparagraphstyle"/>
            <w:spacing w:after="120" w:line="240" w:lineRule="auto"/>
            <w:jc w:val="left"/>
          </w:pPr>
        </w:pPrChange>
      </w:pPr>
      <w:r w:rsidRPr="00424939">
        <w:rPr>
          <w:rPrChange w:id="6359" w:author="Summer 2023 updates" w:date="2024-07-31T13:42:00Z">
            <w:rPr>
              <w:rFonts w:ascii="Garamond" w:hAnsi="Garamond"/>
              <w:color w:val="000000" w:themeColor="text1"/>
              <w:sz w:val="22"/>
            </w:rPr>
          </w:rPrChange>
        </w:rPr>
        <w:t>Beyond tuition and fees, the participating student is responsible for the following expenses: meal expenses; transportation to and from the host institution; medical insurance and/or medical expenses; textbooks, clothing, and personal expenses; passport and visa costs; and all other debts incurred during the course of the year.</w:t>
      </w:r>
    </w:p>
    <w:p w14:paraId="00B4CEB9" w14:textId="77777777" w:rsidR="007A0DEF" w:rsidRPr="00424939" w:rsidRDefault="007A0DEF" w:rsidP="001F044F">
      <w:pPr>
        <w:shd w:val="clear" w:color="auto" w:fill="FFFFFF"/>
        <w:spacing w:before="120" w:after="0"/>
        <w:rPr>
          <w:ins w:id="6360" w:author="Summer 2023 updates" w:date="2024-07-31T13:42:00Z"/>
          <w:rFonts w:eastAsia="Times New Roman" w:cs="Times New Roman"/>
          <w:b/>
          <w:color w:val="000000" w:themeColor="text1"/>
        </w:rPr>
      </w:pPr>
      <w:ins w:id="6361" w:author="Summer 2023 updates" w:date="2024-07-31T13:42:00Z">
        <w:r w:rsidRPr="00424939">
          <w:rPr>
            <w:rFonts w:cs="Times New Roman"/>
            <w:b/>
            <w:smallCaps/>
            <w:color w:val="000000" w:themeColor="text1"/>
          </w:rPr>
          <w:t>occ-</w:t>
        </w:r>
        <w:r>
          <w:rPr>
            <w:rFonts w:cs="Times New Roman"/>
            <w:b/>
            <w:smallCaps/>
            <w:color w:val="000000" w:themeColor="text1"/>
          </w:rPr>
          <w:t>003</w:t>
        </w:r>
        <w:r w:rsidRPr="00424939">
          <w:rPr>
            <w:rFonts w:cs="Times New Roman"/>
            <w:b/>
            <w:smallCaps/>
            <w:color w:val="000000" w:themeColor="text1"/>
          </w:rPr>
          <w:t xml:space="preserve"> — Coe/</w:t>
        </w:r>
        <w:r>
          <w:rPr>
            <w:rFonts w:cs="Times New Roman"/>
            <w:b/>
            <w:smallCaps/>
            <w:color w:val="000000" w:themeColor="text1"/>
          </w:rPr>
          <w:t>Palacky University</w:t>
        </w:r>
        <w:r w:rsidRPr="00424939">
          <w:rPr>
            <w:rFonts w:cs="Times New Roman"/>
            <w:b/>
            <w:smallCaps/>
            <w:color w:val="000000" w:themeColor="text1"/>
          </w:rPr>
          <w:t xml:space="preserve"> (</w:t>
        </w:r>
        <w:r>
          <w:rPr>
            <w:rFonts w:cs="Times New Roman"/>
            <w:b/>
            <w:smallCaps/>
            <w:color w:val="000000" w:themeColor="text1"/>
          </w:rPr>
          <w:t>Czechia</w:t>
        </w:r>
        <w:r w:rsidRPr="00424939">
          <w:rPr>
            <w:rFonts w:cs="Times New Roman"/>
            <w:b/>
            <w:smallCaps/>
            <w:color w:val="000000" w:themeColor="text1"/>
          </w:rPr>
          <w:t>)</w:t>
        </w:r>
      </w:ins>
    </w:p>
    <w:p w14:paraId="336B4DFF" w14:textId="77777777" w:rsidR="007A0DEF" w:rsidRPr="008A6972" w:rsidRDefault="007A0DEF" w:rsidP="0047477D">
      <w:pPr>
        <w:rPr>
          <w:ins w:id="6362" w:author="Summer 2023 updates" w:date="2024-07-31T13:42:00Z"/>
        </w:rPr>
      </w:pPr>
      <w:ins w:id="6363" w:author="Summer 2023 updates" w:date="2024-07-31T13:42:00Z">
        <w:r>
          <w:t>Kuennen</w:t>
        </w:r>
        <w:r w:rsidRPr="008A6972">
          <w:t xml:space="preserve"> (Program </w:t>
        </w:r>
        <w:r>
          <w:t>Director</w:t>
        </w:r>
        <w:r w:rsidRPr="008A6972">
          <w:t>).</w:t>
        </w:r>
      </w:ins>
    </w:p>
    <w:p w14:paraId="369C11B8" w14:textId="74A1381A" w:rsidR="007A0DEF" w:rsidRDefault="007A0DEF" w:rsidP="00AD15C0">
      <w:pPr>
        <w:rPr>
          <w:ins w:id="6364" w:author="Summer 2023 updates" w:date="2024-07-31T13:42:00Z"/>
        </w:rPr>
      </w:pPr>
      <w:ins w:id="6365" w:author="Summer 2023 updates" w:date="2024-07-31T13:42:00Z">
        <w:r w:rsidRPr="0037638D">
          <w:t>Students choose from courses in English in many areas, including History, Religion, Philosophy, Psychology, and Art History. Students pay cost</w:t>
        </w:r>
        <w:r w:rsidR="004E584A">
          <w:t>s</w:t>
        </w:r>
        <w:r>
          <w:t xml:space="preserve"> of living at the destination.</w:t>
        </w:r>
      </w:ins>
    </w:p>
    <w:p w14:paraId="1C609C45" w14:textId="77777777" w:rsidR="007A0DEF" w:rsidRPr="008A6972" w:rsidRDefault="007A0DEF" w:rsidP="00AD15C0">
      <w:pPr>
        <w:rPr>
          <w:ins w:id="6366" w:author="Summer 2023 updates" w:date="2024-07-31T13:42:00Z"/>
          <w:shd w:val="clear" w:color="auto" w:fill="FFFFFF"/>
        </w:rPr>
      </w:pPr>
      <w:ins w:id="6367" w:author="Summer 2023 updates" w:date="2024-07-31T13:42:00Z">
        <w:r w:rsidRPr="0037638D">
          <w:t>Credits earned on the Czech exchange program are evaluated on a P/NP basis.</w:t>
        </w:r>
      </w:ins>
    </w:p>
    <w:p w14:paraId="1CA16488" w14:textId="77777777" w:rsidR="008C1393" w:rsidRPr="00424939" w:rsidRDefault="008C1393" w:rsidP="001F044F">
      <w:pPr>
        <w:shd w:val="clear" w:color="auto" w:fill="FFFFFF"/>
        <w:spacing w:before="120" w:after="0"/>
        <w:rPr>
          <w:ins w:id="6368" w:author="Summer 2023 updates" w:date="2024-07-31T13:42:00Z"/>
          <w:rFonts w:eastAsia="Times New Roman" w:cs="Times New Roman"/>
          <w:b/>
          <w:color w:val="000000" w:themeColor="text1"/>
        </w:rPr>
      </w:pPr>
      <w:ins w:id="6369" w:author="Summer 2023 updates" w:date="2024-07-31T13:42:00Z">
        <w:r w:rsidRPr="00424939">
          <w:rPr>
            <w:rFonts w:cs="Times New Roman"/>
            <w:b/>
            <w:smallCaps/>
            <w:color w:val="000000" w:themeColor="text1"/>
          </w:rPr>
          <w:t>occ-</w:t>
        </w:r>
        <w:r>
          <w:rPr>
            <w:rFonts w:cs="Times New Roman"/>
            <w:b/>
            <w:smallCaps/>
            <w:color w:val="000000" w:themeColor="text1"/>
          </w:rPr>
          <w:t>004</w:t>
        </w:r>
        <w:r w:rsidRPr="00424939">
          <w:rPr>
            <w:rFonts w:cs="Times New Roman"/>
            <w:b/>
            <w:smallCaps/>
            <w:color w:val="000000" w:themeColor="text1"/>
          </w:rPr>
          <w:t xml:space="preserve"> — Coe/University</w:t>
        </w:r>
        <w:r>
          <w:rPr>
            <w:rFonts w:cs="Times New Roman"/>
            <w:b/>
            <w:smallCaps/>
            <w:color w:val="000000" w:themeColor="text1"/>
          </w:rPr>
          <w:t xml:space="preserve"> of Modena and Reggio Emilia</w:t>
        </w:r>
        <w:r w:rsidRPr="00424939">
          <w:rPr>
            <w:rFonts w:cs="Times New Roman"/>
            <w:b/>
            <w:smallCaps/>
            <w:color w:val="000000" w:themeColor="text1"/>
          </w:rPr>
          <w:t xml:space="preserve"> (</w:t>
        </w:r>
        <w:r>
          <w:rPr>
            <w:rFonts w:cs="Times New Roman"/>
            <w:b/>
            <w:smallCaps/>
            <w:color w:val="000000" w:themeColor="text1"/>
          </w:rPr>
          <w:t>Italy</w:t>
        </w:r>
        <w:r w:rsidRPr="00424939">
          <w:rPr>
            <w:rFonts w:cs="Times New Roman"/>
            <w:b/>
            <w:smallCaps/>
            <w:color w:val="000000" w:themeColor="text1"/>
          </w:rPr>
          <w:t>)</w:t>
        </w:r>
      </w:ins>
    </w:p>
    <w:p w14:paraId="769A73BE" w14:textId="77777777" w:rsidR="008C1393" w:rsidRPr="008A6972" w:rsidRDefault="008C1393" w:rsidP="0047477D">
      <w:pPr>
        <w:rPr>
          <w:ins w:id="6370" w:author="Summer 2023 updates" w:date="2024-07-31T13:42:00Z"/>
        </w:rPr>
      </w:pPr>
      <w:ins w:id="6371" w:author="Summer 2023 updates" w:date="2024-07-31T13:42:00Z">
        <w:r>
          <w:t>Affatigato</w:t>
        </w:r>
        <w:r w:rsidRPr="008A6972">
          <w:t xml:space="preserve"> (Program </w:t>
        </w:r>
        <w:r>
          <w:t>Director</w:t>
        </w:r>
        <w:r w:rsidRPr="008A6972">
          <w:t>).</w:t>
        </w:r>
      </w:ins>
    </w:p>
    <w:p w14:paraId="1E574506" w14:textId="66BE2F40" w:rsidR="008C1393" w:rsidRPr="008C1393" w:rsidRDefault="008C1393" w:rsidP="00AD15C0">
      <w:pPr>
        <w:rPr>
          <w:ins w:id="6372" w:author="Summer 2023 updates" w:date="2024-07-31T13:42:00Z"/>
        </w:rPr>
      </w:pPr>
      <w:ins w:id="6373" w:author="Summer 2023 updates" w:date="2024-07-31T13:42:00Z">
        <w:r w:rsidRPr="008C1393">
          <w:t>Courses in English only in electrical engineering. Students pay cost</w:t>
        </w:r>
        <w:r w:rsidR="004E584A">
          <w:t>s</w:t>
        </w:r>
        <w:r w:rsidRPr="008C1393">
          <w:t xml:space="preserve"> of living at the destination.</w:t>
        </w:r>
      </w:ins>
    </w:p>
    <w:p w14:paraId="14FFBA8B" w14:textId="77777777" w:rsidR="008C1393" w:rsidRPr="008C1393" w:rsidRDefault="008C1393" w:rsidP="0047477D">
      <w:pPr>
        <w:rPr>
          <w:ins w:id="6374" w:author="Summer 2023 updates" w:date="2024-07-31T13:42:00Z"/>
        </w:rPr>
      </w:pPr>
      <w:ins w:id="6375" w:author="Summer 2023 updates" w:date="2024-07-31T13:42:00Z">
        <w:r w:rsidRPr="008C1393">
          <w:t>Credits earned on the Italy exchange program are evaluated on a P/NP basis.</w:t>
        </w:r>
      </w:ins>
    </w:p>
    <w:p w14:paraId="0DBE72E0" w14:textId="77777777" w:rsidR="007A0DEF" w:rsidRPr="00424939" w:rsidRDefault="007A0DEF" w:rsidP="001F044F">
      <w:pPr>
        <w:shd w:val="clear" w:color="auto" w:fill="FFFFFF"/>
        <w:spacing w:before="120" w:after="0"/>
        <w:rPr>
          <w:ins w:id="6376" w:author="Summer 2023 updates" w:date="2024-07-31T13:42:00Z"/>
          <w:rFonts w:eastAsia="Times New Roman" w:cs="Times New Roman"/>
          <w:b/>
          <w:color w:val="000000" w:themeColor="text1"/>
        </w:rPr>
      </w:pPr>
      <w:ins w:id="6377" w:author="Summer 2023 updates" w:date="2024-07-31T13:42:00Z">
        <w:r w:rsidRPr="00424939">
          <w:rPr>
            <w:rFonts w:cs="Times New Roman"/>
            <w:b/>
            <w:smallCaps/>
            <w:color w:val="000000" w:themeColor="text1"/>
          </w:rPr>
          <w:t>occ-</w:t>
        </w:r>
        <w:r>
          <w:rPr>
            <w:rFonts w:cs="Times New Roman"/>
            <w:b/>
            <w:smallCaps/>
            <w:color w:val="000000" w:themeColor="text1"/>
          </w:rPr>
          <w:t>006</w:t>
        </w:r>
        <w:r w:rsidRPr="00424939">
          <w:rPr>
            <w:rFonts w:cs="Times New Roman"/>
            <w:b/>
            <w:smallCaps/>
            <w:color w:val="000000" w:themeColor="text1"/>
          </w:rPr>
          <w:t xml:space="preserve"> — Coe/</w:t>
        </w:r>
        <w:r>
          <w:rPr>
            <w:rFonts w:cs="Times New Roman"/>
            <w:b/>
            <w:smallCaps/>
            <w:color w:val="000000" w:themeColor="text1"/>
          </w:rPr>
          <w:t>American</w:t>
        </w:r>
        <w:r w:rsidRPr="00424939">
          <w:rPr>
            <w:rFonts w:cs="Times New Roman"/>
            <w:b/>
            <w:smallCaps/>
            <w:color w:val="000000" w:themeColor="text1"/>
          </w:rPr>
          <w:t xml:space="preserve"> University </w:t>
        </w:r>
        <w:r>
          <w:rPr>
            <w:rFonts w:cs="Times New Roman"/>
            <w:b/>
            <w:smallCaps/>
            <w:color w:val="000000" w:themeColor="text1"/>
          </w:rPr>
          <w:t xml:space="preserve">of Sharjah </w:t>
        </w:r>
        <w:r w:rsidRPr="00424939">
          <w:rPr>
            <w:rFonts w:cs="Times New Roman"/>
            <w:b/>
            <w:smallCaps/>
            <w:color w:val="000000" w:themeColor="text1"/>
          </w:rPr>
          <w:t>(</w:t>
        </w:r>
        <w:r>
          <w:rPr>
            <w:rFonts w:cs="Times New Roman"/>
            <w:b/>
            <w:smallCaps/>
            <w:color w:val="000000" w:themeColor="text1"/>
          </w:rPr>
          <w:t>United Arab Emirates</w:t>
        </w:r>
        <w:r w:rsidRPr="00424939">
          <w:rPr>
            <w:rFonts w:cs="Times New Roman"/>
            <w:b/>
            <w:smallCaps/>
            <w:color w:val="000000" w:themeColor="text1"/>
          </w:rPr>
          <w:t>)</w:t>
        </w:r>
      </w:ins>
    </w:p>
    <w:p w14:paraId="5E49A8DB" w14:textId="77777777" w:rsidR="007A0DEF" w:rsidRPr="008A6972" w:rsidRDefault="007A0DEF" w:rsidP="00487DE1">
      <w:pPr>
        <w:pStyle w:val="Noparagraphstyle"/>
        <w:spacing w:after="60" w:line="240" w:lineRule="auto"/>
        <w:jc w:val="left"/>
        <w:rPr>
          <w:ins w:id="6378" w:author="Summer 2023 updates" w:date="2024-07-31T13:42:00Z"/>
          <w:rFonts w:ascii="Garamond" w:hAnsi="Garamond" w:cs="Times New Roman"/>
          <w:color w:val="000000" w:themeColor="text1"/>
          <w:sz w:val="22"/>
          <w:szCs w:val="22"/>
        </w:rPr>
      </w:pPr>
      <w:ins w:id="6379" w:author="Summer 2023 updates" w:date="2024-07-31T13:42:00Z">
        <w:r>
          <w:rPr>
            <w:rFonts w:ascii="Garamond" w:hAnsi="Garamond" w:cs="Times New Roman"/>
            <w:color w:val="000000" w:themeColor="text1"/>
            <w:sz w:val="22"/>
            <w:szCs w:val="22"/>
          </w:rPr>
          <w:t>Buckaloo</w:t>
        </w:r>
        <w:r w:rsidRPr="008A6972">
          <w:rPr>
            <w:rFonts w:ascii="Garamond" w:hAnsi="Garamond" w:cs="Times New Roman"/>
            <w:color w:val="000000" w:themeColor="text1"/>
            <w:sz w:val="22"/>
            <w:szCs w:val="22"/>
          </w:rPr>
          <w:t xml:space="preserve"> (Program </w:t>
        </w:r>
        <w:r>
          <w:rPr>
            <w:rFonts w:ascii="Garamond" w:hAnsi="Garamond" w:cs="Times New Roman"/>
            <w:color w:val="000000" w:themeColor="text1"/>
            <w:sz w:val="22"/>
            <w:szCs w:val="22"/>
          </w:rPr>
          <w:t>Director</w:t>
        </w:r>
        <w:r w:rsidRPr="008A6972">
          <w:rPr>
            <w:rFonts w:ascii="Garamond" w:hAnsi="Garamond" w:cs="Times New Roman"/>
            <w:color w:val="000000" w:themeColor="text1"/>
            <w:sz w:val="22"/>
            <w:szCs w:val="22"/>
          </w:rPr>
          <w:t>).</w:t>
        </w:r>
      </w:ins>
    </w:p>
    <w:p w14:paraId="4ADFBD36" w14:textId="4775294B" w:rsidR="007A0DEF" w:rsidRPr="0037638D" w:rsidRDefault="007A0DEF" w:rsidP="0047477D">
      <w:pPr>
        <w:rPr>
          <w:ins w:id="6380" w:author="Summer 2023 updates" w:date="2024-07-31T13:42:00Z"/>
        </w:rPr>
      </w:pPr>
      <w:ins w:id="6381" w:author="Summer 2023 updates" w:date="2024-07-31T13:42:00Z">
        <w:r w:rsidRPr="0037638D">
          <w:t>Students choose from courses in English in Business, International Studies, Communications, Poli</w:t>
        </w:r>
        <w:r w:rsidR="002F3607">
          <w:t>tical</w:t>
        </w:r>
        <w:r w:rsidRPr="0037638D">
          <w:t xml:space="preserve"> Sci</w:t>
        </w:r>
        <w:r w:rsidR="002F3607">
          <w:t>ence</w:t>
        </w:r>
        <w:r w:rsidRPr="0037638D">
          <w:t>, Business,</w:t>
        </w:r>
        <w:r w:rsidR="002F3607">
          <w:t xml:space="preserve"> and Middle </w:t>
        </w:r>
        <w:r w:rsidRPr="0037638D">
          <w:t>Eastern Studies at this US-accredited institution.</w:t>
        </w:r>
      </w:ins>
    </w:p>
    <w:p w14:paraId="046AB0CA" w14:textId="1C5A6135" w:rsidR="007A0DEF" w:rsidRPr="008A6972" w:rsidRDefault="007A0DEF" w:rsidP="0047477D">
      <w:pPr>
        <w:rPr>
          <w:ins w:id="6382" w:author="Summer 2023 updates" w:date="2024-07-31T13:42:00Z"/>
          <w:shd w:val="clear" w:color="auto" w:fill="FFFFFF"/>
        </w:rPr>
      </w:pPr>
      <w:ins w:id="6383" w:author="Summer 2023 updates" w:date="2024-07-31T13:42:00Z">
        <w:r w:rsidRPr="0037638D">
          <w:t>Students pay cost</w:t>
        </w:r>
        <w:r w:rsidR="004E584A">
          <w:t>s</w:t>
        </w:r>
        <w:r w:rsidRPr="0037638D">
          <w:t xml:space="preserve"> of living at the destination. Credits earned on the UAE exchange program are evaluated on a P/NP basis.</w:t>
        </w:r>
      </w:ins>
    </w:p>
    <w:p w14:paraId="0C0CE5A4" w14:textId="77777777" w:rsidR="007A0DEF" w:rsidRPr="00424939" w:rsidRDefault="007A0DEF" w:rsidP="001F044F">
      <w:pPr>
        <w:shd w:val="clear" w:color="auto" w:fill="FFFFFF"/>
        <w:spacing w:before="120" w:after="0"/>
        <w:rPr>
          <w:ins w:id="6384" w:author="Summer 2023 updates" w:date="2024-07-31T13:42:00Z"/>
          <w:rFonts w:eastAsia="Times New Roman" w:cs="Times New Roman"/>
          <w:b/>
          <w:color w:val="000000" w:themeColor="text1"/>
        </w:rPr>
      </w:pPr>
      <w:ins w:id="6385" w:author="Summer 2023 updates" w:date="2024-07-31T13:42:00Z">
        <w:r w:rsidRPr="00424939">
          <w:rPr>
            <w:rFonts w:cs="Times New Roman"/>
            <w:b/>
            <w:smallCaps/>
            <w:color w:val="000000" w:themeColor="text1"/>
          </w:rPr>
          <w:t>occ-</w:t>
        </w:r>
        <w:r>
          <w:rPr>
            <w:rFonts w:cs="Times New Roman"/>
            <w:b/>
            <w:smallCaps/>
            <w:color w:val="000000" w:themeColor="text1"/>
          </w:rPr>
          <w:t>007</w:t>
        </w:r>
        <w:r w:rsidRPr="00424939">
          <w:rPr>
            <w:rFonts w:cs="Times New Roman"/>
            <w:b/>
            <w:smallCaps/>
            <w:color w:val="000000" w:themeColor="text1"/>
          </w:rPr>
          <w:t xml:space="preserve"> — Coe/</w:t>
        </w:r>
        <w:r>
          <w:rPr>
            <w:rFonts w:cs="Times New Roman"/>
            <w:b/>
            <w:smallCaps/>
            <w:color w:val="000000" w:themeColor="text1"/>
          </w:rPr>
          <w:t>Pecs</w:t>
        </w:r>
        <w:r w:rsidRPr="00424939">
          <w:rPr>
            <w:rFonts w:cs="Times New Roman"/>
            <w:b/>
            <w:smallCaps/>
            <w:color w:val="000000" w:themeColor="text1"/>
          </w:rPr>
          <w:t xml:space="preserve"> University (</w:t>
        </w:r>
        <w:r>
          <w:rPr>
            <w:rFonts w:cs="Times New Roman"/>
            <w:b/>
            <w:smallCaps/>
            <w:color w:val="000000" w:themeColor="text1"/>
          </w:rPr>
          <w:t>Hungary</w:t>
        </w:r>
        <w:r w:rsidRPr="00424939">
          <w:rPr>
            <w:rFonts w:cs="Times New Roman"/>
            <w:b/>
            <w:smallCaps/>
            <w:color w:val="000000" w:themeColor="text1"/>
          </w:rPr>
          <w:t>)</w:t>
        </w:r>
      </w:ins>
    </w:p>
    <w:p w14:paraId="65D27727" w14:textId="77777777" w:rsidR="007A0DEF" w:rsidRPr="008A6972" w:rsidRDefault="007A0DEF" w:rsidP="00B912A9">
      <w:pPr>
        <w:rPr>
          <w:ins w:id="6386" w:author="Summer 2023 updates" w:date="2024-07-31T13:42:00Z"/>
        </w:rPr>
      </w:pPr>
      <w:ins w:id="6387" w:author="Summer 2023 updates" w:date="2024-07-31T13:42:00Z">
        <w:r>
          <w:t>McNabb</w:t>
        </w:r>
        <w:r w:rsidRPr="008A6972">
          <w:t xml:space="preserve"> (Program </w:t>
        </w:r>
        <w:r>
          <w:t>Director</w:t>
        </w:r>
        <w:r w:rsidRPr="008A6972">
          <w:t>).</w:t>
        </w:r>
      </w:ins>
    </w:p>
    <w:p w14:paraId="5632044F" w14:textId="65CE9438" w:rsidR="007A0DEF" w:rsidRDefault="007A0DEF" w:rsidP="00B912A9">
      <w:pPr>
        <w:rPr>
          <w:ins w:id="6388" w:author="Summer 2023 updates" w:date="2024-07-31T13:42:00Z"/>
        </w:rPr>
      </w:pPr>
      <w:ins w:id="6389" w:author="Summer 2023 updates" w:date="2024-07-31T13:42:00Z">
        <w:r w:rsidRPr="0037638D">
          <w:t>Students take courses in English in the natural sciences or Psychology. Students pay cost</w:t>
        </w:r>
        <w:r w:rsidR="004E584A">
          <w:t>s</w:t>
        </w:r>
        <w:r>
          <w:t xml:space="preserve"> of living at the destination.</w:t>
        </w:r>
      </w:ins>
    </w:p>
    <w:p w14:paraId="57DC2F2D" w14:textId="77777777" w:rsidR="007A0DEF" w:rsidRPr="008A6972" w:rsidRDefault="007A0DEF" w:rsidP="00B912A9">
      <w:pPr>
        <w:rPr>
          <w:ins w:id="6390" w:author="Summer 2023 updates" w:date="2024-07-31T13:42:00Z"/>
          <w:shd w:val="clear" w:color="auto" w:fill="FFFFFF"/>
        </w:rPr>
      </w:pPr>
      <w:ins w:id="6391" w:author="Summer 2023 updates" w:date="2024-07-31T13:42:00Z">
        <w:r w:rsidRPr="0037638D">
          <w:t>Credits earned on the Hungary exchange program are evaluated on a P/NP basis.</w:t>
        </w:r>
      </w:ins>
    </w:p>
    <w:p w14:paraId="619E2565" w14:textId="2FAB2425" w:rsidR="00413D51" w:rsidRPr="00424939" w:rsidRDefault="00B92136" w:rsidP="001F044F">
      <w:pPr>
        <w:pStyle w:val="Noparagraphstyle"/>
        <w:spacing w:before="120" w:line="240" w:lineRule="auto"/>
        <w:jc w:val="left"/>
        <w:rPr>
          <w:rFonts w:ascii="Garamond" w:hAnsi="Garamond" w:cs="Times New Roman"/>
          <w:b/>
          <w:smallCaps/>
          <w:color w:val="000000" w:themeColor="text1"/>
          <w:sz w:val="22"/>
          <w:szCs w:val="22"/>
        </w:rPr>
        <w:pPrChange w:id="6392"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205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Kongju National University </w:t>
      </w:r>
      <w:r w:rsidR="00413D51"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South </w:t>
      </w:r>
      <w:r w:rsidR="00760DCD" w:rsidRPr="00424939">
        <w:rPr>
          <w:rFonts w:ascii="Garamond" w:hAnsi="Garamond" w:cs="Times New Roman"/>
          <w:b/>
          <w:smallCaps/>
          <w:color w:val="000000" w:themeColor="text1"/>
          <w:sz w:val="22"/>
          <w:szCs w:val="22"/>
        </w:rPr>
        <w:t>Korea</w:t>
      </w:r>
      <w:r w:rsidR="00413D51" w:rsidRPr="00424939">
        <w:rPr>
          <w:rFonts w:ascii="Garamond" w:hAnsi="Garamond" w:cs="Times New Roman"/>
          <w:b/>
          <w:smallCaps/>
          <w:color w:val="000000" w:themeColor="text1"/>
          <w:sz w:val="22"/>
          <w:szCs w:val="22"/>
        </w:rPr>
        <w:t>)</w:t>
      </w:r>
    </w:p>
    <w:p w14:paraId="0B0D7028" w14:textId="63E3A366" w:rsidR="00413D51" w:rsidRPr="00424939" w:rsidRDefault="00413D51" w:rsidP="00487DE1">
      <w:pPr>
        <w:pStyle w:val="Noparagraphstyle"/>
        <w:spacing w:after="60" w:line="276" w:lineRule="auto"/>
        <w:jc w:val="left"/>
        <w:rPr>
          <w:rFonts w:ascii="Garamond" w:hAnsi="Garamond" w:cs="Times New Roman"/>
          <w:color w:val="000000" w:themeColor="text1"/>
          <w:sz w:val="22"/>
          <w:szCs w:val="22"/>
        </w:rPr>
        <w:pPrChange w:id="6393" w:author="Summer 2023 updates" w:date="2024-07-31T13:42:00Z">
          <w:pPr>
            <w:pStyle w:val="Noparagraphstyle"/>
            <w:spacing w:line="276" w:lineRule="auto"/>
            <w:jc w:val="left"/>
          </w:pPr>
        </w:pPrChange>
      </w:pPr>
      <w:r w:rsidRPr="00424939">
        <w:rPr>
          <w:rFonts w:ascii="Garamond" w:hAnsi="Garamond" w:cs="Times New Roman"/>
          <w:color w:val="000000" w:themeColor="text1"/>
          <w:sz w:val="22"/>
          <w:szCs w:val="22"/>
        </w:rPr>
        <w:t>Nordmann</w:t>
      </w:r>
      <w:r w:rsidR="007960ED"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Program Director</w:t>
      </w:r>
      <w:r w:rsidR="007960ED" w:rsidRPr="00424939">
        <w:rPr>
          <w:rFonts w:ascii="Garamond" w:hAnsi="Garamond" w:cs="Times New Roman"/>
          <w:color w:val="000000" w:themeColor="text1"/>
          <w:sz w:val="22"/>
          <w:szCs w:val="22"/>
        </w:rPr>
        <w:t>)</w:t>
      </w:r>
      <w:r w:rsidR="00A93F5C" w:rsidRPr="00424939">
        <w:rPr>
          <w:rFonts w:ascii="Garamond" w:hAnsi="Garamond" w:cs="Times New Roman"/>
          <w:color w:val="000000" w:themeColor="text1"/>
          <w:sz w:val="22"/>
          <w:szCs w:val="22"/>
        </w:rPr>
        <w:t>.</w:t>
      </w:r>
    </w:p>
    <w:p w14:paraId="5554531E" w14:textId="38BD7329" w:rsidR="00B912A9" w:rsidRDefault="00413D51" w:rsidP="00AD15C0">
      <w:pPr>
        <w:rPr>
          <w:ins w:id="6394" w:author="Summer 2023 updates" w:date="2024-07-31T13:42:00Z"/>
        </w:rPr>
      </w:pPr>
      <w:r w:rsidRPr="00424939">
        <w:rPr>
          <w:rPrChange w:id="6395" w:author="Summer 2023 updates" w:date="2024-07-31T13:42:00Z">
            <w:rPr>
              <w:color w:val="000000" w:themeColor="text1"/>
            </w:rPr>
          </w:rPrChange>
        </w:rPr>
        <w:t xml:space="preserve">Course offerings in </w:t>
      </w:r>
      <w:r w:rsidR="001D15A7" w:rsidRPr="00424939">
        <w:rPr>
          <w:rPrChange w:id="6396" w:author="Summer 2023 updates" w:date="2024-07-31T13:42:00Z">
            <w:rPr>
              <w:color w:val="000000" w:themeColor="text1"/>
            </w:rPr>
          </w:rPrChange>
        </w:rPr>
        <w:t>Business, Economics</w:t>
      </w:r>
      <w:r w:rsidR="00B8454E" w:rsidRPr="00424939">
        <w:rPr>
          <w:rPrChange w:id="6397" w:author="Summer 2023 updates" w:date="2024-07-31T13:42:00Z">
            <w:rPr>
              <w:color w:val="000000" w:themeColor="text1"/>
            </w:rPr>
          </w:rPrChange>
        </w:rPr>
        <w:fldChar w:fldCharType="begin"/>
      </w:r>
      <w:r w:rsidR="00B8454E" w:rsidRPr="00424939">
        <w:rPr>
          <w:rPrChange w:id="6398" w:author="Summer 2023 updates" w:date="2024-07-31T13:42:00Z">
            <w:rPr>
              <w:color w:val="000000" w:themeColor="text1"/>
            </w:rPr>
          </w:rPrChange>
        </w:rPr>
        <w:instrText xml:space="preserve"> XE "Economics" </w:instrText>
      </w:r>
      <w:r w:rsidR="00B8454E" w:rsidRPr="00424939">
        <w:rPr>
          <w:rPrChange w:id="6399" w:author="Summer 2023 updates" w:date="2024-07-31T13:42:00Z">
            <w:rPr>
              <w:color w:val="000000" w:themeColor="text1"/>
            </w:rPr>
          </w:rPrChange>
        </w:rPr>
        <w:fldChar w:fldCharType="end"/>
      </w:r>
      <w:r w:rsidR="001D15A7" w:rsidRPr="00424939">
        <w:rPr>
          <w:rPrChange w:id="6400" w:author="Summer 2023 updates" w:date="2024-07-31T13:42:00Z">
            <w:rPr>
              <w:color w:val="000000" w:themeColor="text1"/>
            </w:rPr>
          </w:rPrChange>
        </w:rPr>
        <w:t xml:space="preserve">, and </w:t>
      </w:r>
      <w:r w:rsidRPr="00424939">
        <w:rPr>
          <w:rPrChange w:id="6401" w:author="Summer 2023 updates" w:date="2024-07-31T13:42:00Z">
            <w:rPr>
              <w:color w:val="000000" w:themeColor="text1"/>
            </w:rPr>
          </w:rPrChange>
        </w:rPr>
        <w:t>Asian studies.</w:t>
      </w:r>
      <w:r w:rsidR="004B0223">
        <w:rPr>
          <w:rPrChange w:id="6402" w:author="Summer 2023 updates" w:date="2024-07-31T13:42:00Z">
            <w:rPr>
              <w:color w:val="000000" w:themeColor="text1"/>
            </w:rPr>
          </w:rPrChange>
        </w:rPr>
        <w:t xml:space="preserve">  </w:t>
      </w:r>
      <w:ins w:id="6403" w:author="Summer 2023 updates" w:date="2024-07-31T13:42:00Z">
        <w:r w:rsidR="000C0EBB">
          <w:t xml:space="preserve">Summer short courses may be available. </w:t>
        </w:r>
      </w:ins>
      <w:r w:rsidR="004B0223">
        <w:rPr>
          <w:rPrChange w:id="6404" w:author="Summer 2023 updates" w:date="2024-07-31T13:42:00Z">
            <w:rPr>
              <w:color w:val="000000" w:themeColor="text1"/>
            </w:rPr>
          </w:rPrChange>
        </w:rPr>
        <w:t xml:space="preserve">Students pay </w:t>
      </w:r>
      <w:del w:id="6405" w:author="Summer 2023 updates" w:date="2024-07-31T13:42:00Z">
        <w:r w:rsidR="004B0223">
          <w:rPr>
            <w:rFonts w:cs="Times New Roman"/>
            <w:color w:val="000000" w:themeColor="text1"/>
          </w:rPr>
          <w:delText>the cost</w:delText>
        </w:r>
      </w:del>
      <w:ins w:id="6406" w:author="Summer 2023 updates" w:date="2024-07-31T13:42:00Z">
        <w:r w:rsidR="004B0223">
          <w:t>cost</w:t>
        </w:r>
        <w:r w:rsidR="004E584A">
          <w:t>s</w:t>
        </w:r>
      </w:ins>
      <w:r w:rsidR="004B0223">
        <w:rPr>
          <w:rPrChange w:id="6407" w:author="Summer 2023 updates" w:date="2024-07-31T13:42:00Z">
            <w:rPr>
              <w:color w:val="000000" w:themeColor="text1"/>
            </w:rPr>
          </w:rPrChange>
        </w:rPr>
        <w:t xml:space="preserve"> of living at </w:t>
      </w:r>
      <w:r w:rsidR="004E584A">
        <w:rPr>
          <w:rPrChange w:id="6408" w:author="Summer 2023 updates" w:date="2024-07-31T13:42:00Z">
            <w:rPr>
              <w:color w:val="000000" w:themeColor="text1"/>
            </w:rPr>
          </w:rPrChange>
        </w:rPr>
        <w:t xml:space="preserve">the </w:t>
      </w:r>
      <w:r w:rsidR="00B912A9">
        <w:rPr>
          <w:rPrChange w:id="6409" w:author="Summer 2023 updates" w:date="2024-07-31T13:42:00Z">
            <w:rPr>
              <w:color w:val="000000" w:themeColor="text1"/>
            </w:rPr>
          </w:rPrChange>
        </w:rPr>
        <w:t>destination.</w:t>
      </w:r>
      <w:del w:id="6410" w:author="Summer 2023 updates" w:date="2024-07-31T13:42:00Z">
        <w:r w:rsidR="004B0223">
          <w:rPr>
            <w:rFonts w:cs="Times New Roman"/>
            <w:color w:val="000000" w:themeColor="text1"/>
          </w:rPr>
          <w:delText xml:space="preserve">  </w:delText>
        </w:r>
      </w:del>
    </w:p>
    <w:p w14:paraId="7DE4B4C6" w14:textId="243D0E24" w:rsidR="004B0223" w:rsidRPr="002E112B" w:rsidRDefault="00413D51" w:rsidP="00AD15C0">
      <w:pPr>
        <w:rPr>
          <w:rPrChange w:id="6411" w:author="Summer 2023 updates" w:date="2024-07-31T13:42:00Z">
            <w:rPr>
              <w:rFonts w:ascii="Garamond" w:hAnsi="Garamond"/>
              <w:color w:val="000000" w:themeColor="text1"/>
              <w:sz w:val="22"/>
            </w:rPr>
          </w:rPrChange>
        </w:rPr>
        <w:pPrChange w:id="6412" w:author="Summer 2023 updates" w:date="2024-07-31T13:42:00Z">
          <w:pPr>
            <w:pStyle w:val="Noparagraphstyle"/>
            <w:spacing w:after="60" w:line="240" w:lineRule="auto"/>
            <w:jc w:val="left"/>
          </w:pPr>
        </w:pPrChange>
      </w:pPr>
      <w:r w:rsidRPr="00424939">
        <w:rPr>
          <w:rPrChange w:id="6413" w:author="Summer 2023 updates" w:date="2024-07-31T13:42:00Z">
            <w:rPr>
              <w:rFonts w:ascii="Garamond" w:hAnsi="Garamond"/>
              <w:color w:val="000000" w:themeColor="text1"/>
              <w:sz w:val="22"/>
            </w:rPr>
          </w:rPrChange>
        </w:rPr>
        <w:t xml:space="preserve">Credits earned from the Kongju exchange program are evaluated on </w:t>
      </w:r>
      <w:r w:rsidR="00B31E21">
        <w:rPr>
          <w:rPrChange w:id="6414" w:author="Summer 2023 updates" w:date="2024-07-31T13:42:00Z">
            <w:rPr>
              <w:rFonts w:ascii="Garamond" w:hAnsi="Garamond"/>
              <w:color w:val="000000" w:themeColor="text1"/>
              <w:sz w:val="22"/>
            </w:rPr>
          </w:rPrChange>
        </w:rPr>
        <w:t xml:space="preserve">a </w:t>
      </w:r>
      <w:r w:rsidR="00A7479E" w:rsidRPr="00424939">
        <w:rPr>
          <w:rPrChange w:id="6415" w:author="Summer 2023 updates" w:date="2024-07-31T13:42:00Z">
            <w:rPr>
              <w:rFonts w:ascii="Garamond" w:hAnsi="Garamond"/>
              <w:color w:val="000000" w:themeColor="text1"/>
              <w:sz w:val="22"/>
            </w:rPr>
          </w:rPrChange>
        </w:rPr>
        <w:t>P/NP</w:t>
      </w:r>
      <w:r w:rsidRPr="00424939">
        <w:rPr>
          <w:rPrChange w:id="6416" w:author="Summer 2023 updates" w:date="2024-07-31T13:42:00Z">
            <w:rPr>
              <w:rFonts w:ascii="Garamond" w:hAnsi="Garamond"/>
              <w:color w:val="000000" w:themeColor="text1"/>
              <w:sz w:val="22"/>
            </w:rPr>
          </w:rPrChange>
        </w:rPr>
        <w:t xml:space="preserve"> basis. </w:t>
      </w:r>
    </w:p>
    <w:p w14:paraId="6059BBAC" w14:textId="5080F285" w:rsidR="001D15A7" w:rsidRPr="00424939" w:rsidRDefault="001D15A7" w:rsidP="001F044F">
      <w:pPr>
        <w:pStyle w:val="Noparagraphstyle"/>
        <w:spacing w:before="120" w:line="240" w:lineRule="auto"/>
        <w:jc w:val="left"/>
        <w:rPr>
          <w:rFonts w:ascii="Garamond" w:hAnsi="Garamond" w:cs="Times New Roman"/>
          <w:b/>
          <w:smallCaps/>
          <w:color w:val="000000" w:themeColor="text1"/>
          <w:sz w:val="22"/>
          <w:szCs w:val="22"/>
        </w:rPr>
        <w:pPrChange w:id="6417"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210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Chiang Mai University </w:t>
      </w:r>
      <w:r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Thailand</w:t>
      </w:r>
      <w:r w:rsidRPr="00424939">
        <w:rPr>
          <w:rFonts w:ascii="Garamond" w:hAnsi="Garamond" w:cs="Times New Roman"/>
          <w:b/>
          <w:smallCaps/>
          <w:color w:val="000000" w:themeColor="text1"/>
          <w:sz w:val="22"/>
          <w:szCs w:val="22"/>
        </w:rPr>
        <w:t xml:space="preserve">) </w:t>
      </w:r>
    </w:p>
    <w:p w14:paraId="6D81935E" w14:textId="18E8FE26" w:rsidR="001D15A7" w:rsidRPr="00424939" w:rsidRDefault="003D4656" w:rsidP="00487DE1">
      <w:pPr>
        <w:tabs>
          <w:tab w:val="right" w:pos="2880"/>
          <w:tab w:val="left" w:pos="3240"/>
        </w:tabs>
        <w:rPr>
          <w:rFonts w:cs="Times New Roman"/>
          <w:color w:val="000000" w:themeColor="text1"/>
        </w:rPr>
        <w:pPrChange w:id="6418" w:author="Summer 2023 updates" w:date="2024-07-31T13:42:00Z">
          <w:pPr>
            <w:tabs>
              <w:tab w:val="right" w:pos="2880"/>
              <w:tab w:val="left" w:pos="3240"/>
            </w:tabs>
            <w:spacing w:after="0"/>
          </w:pPr>
        </w:pPrChange>
      </w:pPr>
      <w:r w:rsidRPr="00424939">
        <w:rPr>
          <w:rFonts w:cs="Times New Roman"/>
          <w:color w:val="000000" w:themeColor="text1"/>
        </w:rPr>
        <w:t>Chaimov</w:t>
      </w:r>
      <w:r w:rsidR="001D15A7" w:rsidRPr="00424939">
        <w:rPr>
          <w:rFonts w:cs="Times New Roman"/>
          <w:color w:val="000000" w:themeColor="text1"/>
        </w:rPr>
        <w:t xml:space="preserve"> (Program Director).</w:t>
      </w:r>
    </w:p>
    <w:p w14:paraId="1EFF6DD8" w14:textId="56F7C1C3" w:rsidR="001D15A7" w:rsidRPr="00424939" w:rsidRDefault="001D15A7" w:rsidP="0047477D">
      <w:pPr>
        <w:rPr>
          <w:rPrChange w:id="6419" w:author="Summer 2023 updates" w:date="2024-07-31T13:42:00Z">
            <w:rPr>
              <w:rFonts w:ascii="Garamond" w:hAnsi="Garamond"/>
              <w:color w:val="000000" w:themeColor="text1"/>
              <w:sz w:val="22"/>
            </w:rPr>
          </w:rPrChange>
        </w:rPr>
        <w:pPrChange w:id="6420" w:author="Summer 2023 updates" w:date="2024-07-31T13:42:00Z">
          <w:pPr>
            <w:pStyle w:val="Noparagraphstyle"/>
            <w:spacing w:after="40" w:line="240" w:lineRule="auto"/>
            <w:jc w:val="left"/>
          </w:pPr>
        </w:pPrChange>
      </w:pPr>
      <w:r w:rsidRPr="00424939">
        <w:rPr>
          <w:rPrChange w:id="6421" w:author="Summer 2023 updates" w:date="2024-07-31T13:42:00Z">
            <w:rPr>
              <w:rFonts w:ascii="Garamond" w:hAnsi="Garamond"/>
              <w:color w:val="000000" w:themeColor="text1"/>
              <w:sz w:val="22"/>
            </w:rPr>
          </w:rPrChange>
        </w:rPr>
        <w:t>Coe students usually pursue an independent research project based on prior study in Thailand, as CMU offers no courses in English</w:t>
      </w:r>
      <w:r w:rsidR="00B8454E" w:rsidRPr="00424939">
        <w:rPr>
          <w:rPrChange w:id="6422" w:author="Summer 2023 updates" w:date="2024-07-31T13:42:00Z">
            <w:rPr>
              <w:rFonts w:ascii="Garamond" w:hAnsi="Garamond"/>
              <w:color w:val="000000" w:themeColor="text1"/>
              <w:sz w:val="22"/>
            </w:rPr>
          </w:rPrChange>
        </w:rPr>
        <w:fldChar w:fldCharType="begin"/>
      </w:r>
      <w:r w:rsidR="00B8454E" w:rsidRPr="00424939">
        <w:rPr>
          <w:rPrChange w:id="6423" w:author="Summer 2023 updates" w:date="2024-07-31T13:42:00Z">
            <w:rPr>
              <w:rFonts w:ascii="Garamond" w:hAnsi="Garamond"/>
              <w:color w:val="000000" w:themeColor="text1"/>
            </w:rPr>
          </w:rPrChange>
        </w:rPr>
        <w:instrText xml:space="preserve"> XE "English" </w:instrText>
      </w:r>
      <w:r w:rsidR="00B8454E" w:rsidRPr="00424939">
        <w:rPr>
          <w:rPrChange w:id="6424" w:author="Summer 2023 updates" w:date="2024-07-31T13:42:00Z">
            <w:rPr>
              <w:rFonts w:ascii="Garamond" w:hAnsi="Garamond"/>
              <w:color w:val="000000" w:themeColor="text1"/>
              <w:sz w:val="22"/>
            </w:rPr>
          </w:rPrChange>
        </w:rPr>
        <w:fldChar w:fldCharType="end"/>
      </w:r>
      <w:r w:rsidRPr="00424939">
        <w:rPr>
          <w:rPrChange w:id="6425" w:author="Summer 2023 updates" w:date="2024-07-31T13:42:00Z">
            <w:rPr>
              <w:rFonts w:ascii="Garamond" w:hAnsi="Garamond"/>
              <w:color w:val="000000" w:themeColor="text1"/>
              <w:sz w:val="22"/>
            </w:rPr>
          </w:rPrChange>
        </w:rPr>
        <w:t>.</w:t>
      </w:r>
      <w:r w:rsidR="004B0223">
        <w:rPr>
          <w:rPrChange w:id="6426" w:author="Summer 2023 updates" w:date="2024-07-31T13:42:00Z">
            <w:rPr>
              <w:rFonts w:ascii="Garamond" w:hAnsi="Garamond"/>
              <w:color w:val="000000" w:themeColor="text1"/>
              <w:sz w:val="22"/>
            </w:rPr>
          </w:rPrChange>
        </w:rPr>
        <w:t xml:space="preserve">  Students pay </w:t>
      </w:r>
      <w:del w:id="6427" w:author="Summer 2023 updates" w:date="2024-07-31T13:42:00Z">
        <w:r w:rsidR="004B0223">
          <w:rPr>
            <w:rFonts w:cs="Times New Roman"/>
            <w:color w:val="000000" w:themeColor="text1"/>
          </w:rPr>
          <w:delText>cost</w:delText>
        </w:r>
      </w:del>
      <w:ins w:id="6428" w:author="Summer 2023 updates" w:date="2024-07-31T13:42:00Z">
        <w:r w:rsidR="004B0223">
          <w:t>cost</w:t>
        </w:r>
        <w:r w:rsidR="004E584A">
          <w:t>s</w:t>
        </w:r>
      </w:ins>
      <w:r w:rsidR="004B0223">
        <w:rPr>
          <w:rPrChange w:id="6429" w:author="Summer 2023 updates" w:date="2024-07-31T13:42:00Z">
            <w:rPr>
              <w:rFonts w:ascii="Garamond" w:hAnsi="Garamond"/>
              <w:color w:val="000000" w:themeColor="text1"/>
              <w:sz w:val="22"/>
            </w:rPr>
          </w:rPrChange>
        </w:rPr>
        <w:t xml:space="preserve"> of living at</w:t>
      </w:r>
      <w:ins w:id="6430" w:author="Summer 2023 updates" w:date="2024-07-31T13:42:00Z">
        <w:r w:rsidR="004B0223">
          <w:t xml:space="preserve"> </w:t>
        </w:r>
        <w:r w:rsidR="0063480C">
          <w:t>the</w:t>
        </w:r>
      </w:ins>
      <w:r w:rsidR="0063480C">
        <w:rPr>
          <w:rPrChange w:id="6431" w:author="Summer 2023 updates" w:date="2024-07-31T13:42:00Z">
            <w:rPr>
              <w:rFonts w:ascii="Garamond" w:hAnsi="Garamond"/>
              <w:color w:val="000000" w:themeColor="text1"/>
              <w:sz w:val="22"/>
            </w:rPr>
          </w:rPrChange>
        </w:rPr>
        <w:t xml:space="preserve"> </w:t>
      </w:r>
      <w:r w:rsidR="004B0223">
        <w:rPr>
          <w:rPrChange w:id="6432" w:author="Summer 2023 updates" w:date="2024-07-31T13:42:00Z">
            <w:rPr>
              <w:rFonts w:ascii="Garamond" w:hAnsi="Garamond"/>
              <w:color w:val="000000" w:themeColor="text1"/>
              <w:sz w:val="22"/>
            </w:rPr>
          </w:rPrChange>
        </w:rPr>
        <w:t>destination.</w:t>
      </w:r>
    </w:p>
    <w:p w14:paraId="4825B223" w14:textId="60A00342" w:rsidR="001D15A7" w:rsidRPr="00424939" w:rsidRDefault="001D15A7" w:rsidP="00AD15C0">
      <w:pPr>
        <w:rPr>
          <w:rPrChange w:id="6433" w:author="Summer 2023 updates" w:date="2024-07-31T13:42:00Z">
            <w:rPr>
              <w:rFonts w:ascii="Garamond" w:hAnsi="Garamond"/>
              <w:color w:val="000000" w:themeColor="text1"/>
              <w:sz w:val="22"/>
            </w:rPr>
          </w:rPrChange>
        </w:rPr>
        <w:pPrChange w:id="6434" w:author="Summer 2023 updates" w:date="2024-07-31T13:42:00Z">
          <w:pPr>
            <w:pStyle w:val="Noparagraphstyle"/>
            <w:spacing w:after="60" w:line="240" w:lineRule="auto"/>
            <w:jc w:val="left"/>
          </w:pPr>
        </w:pPrChange>
      </w:pPr>
      <w:r w:rsidRPr="00424939">
        <w:rPr>
          <w:rPrChange w:id="6435" w:author="Summer 2023 updates" w:date="2024-07-31T13:42:00Z">
            <w:rPr>
              <w:rFonts w:ascii="Garamond" w:hAnsi="Garamond"/>
              <w:color w:val="000000" w:themeColor="text1"/>
              <w:sz w:val="22"/>
            </w:rPr>
          </w:rPrChange>
        </w:rPr>
        <w:t xml:space="preserve">Credits earned from the Chiang Mai exchange program are evaluated on </w:t>
      </w:r>
      <w:r w:rsidR="001F3DBD" w:rsidRPr="00424939">
        <w:rPr>
          <w:rPrChange w:id="6436" w:author="Summer 2023 updates" w:date="2024-07-31T13:42:00Z">
            <w:rPr>
              <w:rFonts w:ascii="Garamond" w:hAnsi="Garamond"/>
              <w:color w:val="000000" w:themeColor="text1"/>
              <w:sz w:val="22"/>
            </w:rPr>
          </w:rPrChange>
        </w:rPr>
        <w:t>a</w:t>
      </w:r>
      <w:r w:rsidRPr="00424939">
        <w:rPr>
          <w:rPrChange w:id="6437" w:author="Summer 2023 updates" w:date="2024-07-31T13:42:00Z">
            <w:rPr>
              <w:rFonts w:ascii="Garamond" w:hAnsi="Garamond"/>
              <w:color w:val="000000" w:themeColor="text1"/>
              <w:sz w:val="22"/>
            </w:rPr>
          </w:rPrChange>
        </w:rPr>
        <w:t xml:space="preserve"> </w:t>
      </w:r>
      <w:r w:rsidR="00A7479E" w:rsidRPr="00424939">
        <w:rPr>
          <w:rPrChange w:id="6438" w:author="Summer 2023 updates" w:date="2024-07-31T13:42:00Z">
            <w:rPr>
              <w:rFonts w:ascii="Garamond" w:hAnsi="Garamond"/>
              <w:color w:val="000000" w:themeColor="text1"/>
              <w:sz w:val="22"/>
            </w:rPr>
          </w:rPrChange>
        </w:rPr>
        <w:t>P/NP</w:t>
      </w:r>
      <w:r w:rsidRPr="00424939">
        <w:rPr>
          <w:rPrChange w:id="6439" w:author="Summer 2023 updates" w:date="2024-07-31T13:42:00Z">
            <w:rPr>
              <w:rFonts w:ascii="Garamond" w:hAnsi="Garamond"/>
              <w:color w:val="000000" w:themeColor="text1"/>
              <w:sz w:val="22"/>
            </w:rPr>
          </w:rPrChange>
        </w:rPr>
        <w:t xml:space="preserve"> basis. </w:t>
      </w:r>
    </w:p>
    <w:p w14:paraId="39ACF04B" w14:textId="1B413D81" w:rsidR="004215D6" w:rsidRPr="00424939" w:rsidRDefault="004215D6" w:rsidP="001F044F">
      <w:pPr>
        <w:pStyle w:val="Noparagraphstyle"/>
        <w:spacing w:before="120" w:line="240" w:lineRule="auto"/>
        <w:jc w:val="left"/>
        <w:rPr>
          <w:rFonts w:ascii="Garamond" w:hAnsi="Garamond" w:cs="Times New Roman"/>
          <w:b/>
          <w:smallCaps/>
          <w:color w:val="000000" w:themeColor="text1"/>
          <w:sz w:val="22"/>
          <w:szCs w:val="22"/>
        </w:rPr>
        <w:pPrChange w:id="6440"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213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Rangsit University </w:t>
      </w:r>
      <w:r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Thailand</w:t>
      </w:r>
      <w:r w:rsidRPr="00424939">
        <w:rPr>
          <w:rFonts w:ascii="Garamond" w:hAnsi="Garamond" w:cs="Times New Roman"/>
          <w:b/>
          <w:smallCaps/>
          <w:color w:val="000000" w:themeColor="text1"/>
          <w:sz w:val="22"/>
          <w:szCs w:val="22"/>
        </w:rPr>
        <w:t xml:space="preserve">) </w:t>
      </w:r>
    </w:p>
    <w:p w14:paraId="3A8B4E94" w14:textId="77777777" w:rsidR="004215D6" w:rsidRPr="00424939" w:rsidRDefault="004215D6" w:rsidP="00487DE1">
      <w:pPr>
        <w:tabs>
          <w:tab w:val="right" w:pos="2880"/>
          <w:tab w:val="left" w:pos="3240"/>
        </w:tabs>
        <w:rPr>
          <w:rFonts w:cs="Times New Roman"/>
          <w:color w:val="000000" w:themeColor="text1"/>
        </w:rPr>
        <w:pPrChange w:id="6441" w:author="Summer 2023 updates" w:date="2024-07-31T13:42:00Z">
          <w:pPr>
            <w:tabs>
              <w:tab w:val="right" w:pos="2880"/>
              <w:tab w:val="left" w:pos="3240"/>
            </w:tabs>
            <w:spacing w:after="0"/>
          </w:pPr>
        </w:pPrChange>
      </w:pPr>
      <w:r w:rsidRPr="00424939">
        <w:rPr>
          <w:rFonts w:cs="Times New Roman"/>
          <w:color w:val="000000" w:themeColor="text1"/>
        </w:rPr>
        <w:t>Chaimov (Program Director).</w:t>
      </w:r>
    </w:p>
    <w:p w14:paraId="0D525BBC" w14:textId="6A0AAD47" w:rsidR="004215D6" w:rsidRPr="00424939" w:rsidRDefault="004215D6" w:rsidP="0047477D">
      <w:pPr>
        <w:rPr>
          <w:rPrChange w:id="6442" w:author="Summer 2023 updates" w:date="2024-07-31T13:42:00Z">
            <w:rPr>
              <w:rFonts w:ascii="Garamond" w:hAnsi="Garamond"/>
              <w:color w:val="000000" w:themeColor="text1"/>
              <w:sz w:val="22"/>
            </w:rPr>
          </w:rPrChange>
        </w:rPr>
        <w:pPrChange w:id="6443" w:author="Summer 2023 updates" w:date="2024-07-31T13:42:00Z">
          <w:pPr>
            <w:pStyle w:val="Noparagraphstyle"/>
            <w:spacing w:after="40" w:line="240" w:lineRule="auto"/>
            <w:jc w:val="left"/>
          </w:pPr>
        </w:pPrChange>
      </w:pPr>
      <w:del w:id="6444" w:author="Summer 2023 updates" w:date="2024-07-31T13:42:00Z">
        <w:r w:rsidRPr="00424939">
          <w:rPr>
            <w:rFonts w:cs="Times New Roman"/>
            <w:color w:val="000000" w:themeColor="text1"/>
          </w:rPr>
          <w:delText xml:space="preserve">Rangsit University. Coe students are responsible for securing their own accommodations. </w:delText>
        </w:r>
      </w:del>
      <w:r w:rsidRPr="00424939">
        <w:rPr>
          <w:rPrChange w:id="6445" w:author="Summer 2023 updates" w:date="2024-07-31T13:42:00Z">
            <w:rPr>
              <w:rFonts w:ascii="Garamond" w:hAnsi="Garamond"/>
              <w:color w:val="000000" w:themeColor="text1"/>
              <w:sz w:val="22"/>
            </w:rPr>
          </w:rPrChange>
        </w:rPr>
        <w:t xml:space="preserve">Rangsit </w:t>
      </w:r>
      <w:r w:rsidR="004B0223">
        <w:rPr>
          <w:rPrChange w:id="6446" w:author="Summer 2023 updates" w:date="2024-07-31T13:42:00Z">
            <w:rPr>
              <w:rFonts w:ascii="Garamond" w:hAnsi="Garamond"/>
              <w:color w:val="000000" w:themeColor="text1"/>
              <w:sz w:val="22"/>
            </w:rPr>
          </w:rPrChange>
        </w:rPr>
        <w:t>University</w:t>
      </w:r>
      <w:r w:rsidRPr="00424939">
        <w:rPr>
          <w:rPrChange w:id="6447" w:author="Summer 2023 updates" w:date="2024-07-31T13:42:00Z">
            <w:rPr>
              <w:rFonts w:ascii="Garamond" w:hAnsi="Garamond"/>
              <w:color w:val="000000" w:themeColor="text1"/>
              <w:sz w:val="22"/>
            </w:rPr>
          </w:rPrChange>
        </w:rPr>
        <w:t xml:space="preserve"> offers</w:t>
      </w:r>
      <w:r w:rsidR="004B0223">
        <w:rPr>
          <w:rPrChange w:id="6448" w:author="Summer 2023 updates" w:date="2024-07-31T13:42:00Z">
            <w:rPr>
              <w:rFonts w:ascii="Garamond" w:hAnsi="Garamond"/>
              <w:color w:val="000000" w:themeColor="text1"/>
              <w:sz w:val="22"/>
            </w:rPr>
          </w:rPrChange>
        </w:rPr>
        <w:t xml:space="preserve"> English language bachelor’s degree programs in communications, international business, and international political economy.  Students pay </w:t>
      </w:r>
      <w:del w:id="6449" w:author="Summer 2023 updates" w:date="2024-07-31T13:42:00Z">
        <w:r w:rsidR="004B0223">
          <w:rPr>
            <w:rFonts w:cs="Times New Roman"/>
            <w:color w:val="000000" w:themeColor="text1"/>
          </w:rPr>
          <w:delText>cost</w:delText>
        </w:r>
      </w:del>
      <w:ins w:id="6450" w:author="Summer 2023 updates" w:date="2024-07-31T13:42:00Z">
        <w:r w:rsidR="004B0223">
          <w:t>cost</w:t>
        </w:r>
        <w:r w:rsidR="004E584A">
          <w:t>s</w:t>
        </w:r>
      </w:ins>
      <w:r w:rsidR="004B0223">
        <w:rPr>
          <w:rPrChange w:id="6451" w:author="Summer 2023 updates" w:date="2024-07-31T13:42:00Z">
            <w:rPr>
              <w:rFonts w:ascii="Garamond" w:hAnsi="Garamond"/>
              <w:color w:val="000000" w:themeColor="text1"/>
              <w:sz w:val="22"/>
            </w:rPr>
          </w:rPrChange>
        </w:rPr>
        <w:t xml:space="preserve"> of living at</w:t>
      </w:r>
      <w:ins w:id="6452" w:author="Summer 2023 updates" w:date="2024-07-31T13:42:00Z">
        <w:r w:rsidR="004B0223">
          <w:t xml:space="preserve"> </w:t>
        </w:r>
        <w:r w:rsidR="004E584A">
          <w:t>the</w:t>
        </w:r>
      </w:ins>
      <w:r w:rsidR="004E584A">
        <w:rPr>
          <w:rPrChange w:id="6453" w:author="Summer 2023 updates" w:date="2024-07-31T13:42:00Z">
            <w:rPr>
              <w:rFonts w:ascii="Garamond" w:hAnsi="Garamond"/>
              <w:color w:val="000000" w:themeColor="text1"/>
              <w:sz w:val="22"/>
            </w:rPr>
          </w:rPrChange>
        </w:rPr>
        <w:t xml:space="preserve"> </w:t>
      </w:r>
      <w:r w:rsidR="004B0223">
        <w:rPr>
          <w:rPrChange w:id="6454" w:author="Summer 2023 updates" w:date="2024-07-31T13:42:00Z">
            <w:rPr>
              <w:rFonts w:ascii="Garamond" w:hAnsi="Garamond"/>
              <w:color w:val="000000" w:themeColor="text1"/>
              <w:sz w:val="22"/>
            </w:rPr>
          </w:rPrChange>
        </w:rPr>
        <w:t>destination.</w:t>
      </w:r>
    </w:p>
    <w:p w14:paraId="2B95F837" w14:textId="196AB9EB" w:rsidR="004215D6" w:rsidRPr="00424939" w:rsidRDefault="004215D6" w:rsidP="0047477D">
      <w:pPr>
        <w:rPr>
          <w:rPrChange w:id="6455" w:author="Summer 2023 updates" w:date="2024-07-31T13:42:00Z">
            <w:rPr>
              <w:rFonts w:ascii="Garamond" w:hAnsi="Garamond"/>
              <w:color w:val="000000" w:themeColor="text1"/>
              <w:sz w:val="22"/>
            </w:rPr>
          </w:rPrChange>
        </w:rPr>
        <w:pPrChange w:id="6456" w:author="Summer 2023 updates" w:date="2024-07-31T13:42:00Z">
          <w:pPr>
            <w:pStyle w:val="Noparagraphstyle"/>
            <w:spacing w:after="60" w:line="240" w:lineRule="auto"/>
            <w:jc w:val="left"/>
          </w:pPr>
        </w:pPrChange>
      </w:pPr>
      <w:r w:rsidRPr="00424939">
        <w:rPr>
          <w:rPrChange w:id="6457" w:author="Summer 2023 updates" w:date="2024-07-31T13:42:00Z">
            <w:rPr>
              <w:rFonts w:ascii="Garamond" w:hAnsi="Garamond"/>
              <w:color w:val="000000" w:themeColor="text1"/>
              <w:sz w:val="22"/>
            </w:rPr>
          </w:rPrChange>
        </w:rPr>
        <w:t xml:space="preserve">Credits earned from the Rangsit University exchange program are evaluated on </w:t>
      </w:r>
      <w:r w:rsidR="001F3DBD" w:rsidRPr="00424939">
        <w:rPr>
          <w:rPrChange w:id="6458" w:author="Summer 2023 updates" w:date="2024-07-31T13:42:00Z">
            <w:rPr>
              <w:rFonts w:ascii="Garamond" w:hAnsi="Garamond"/>
              <w:color w:val="000000" w:themeColor="text1"/>
              <w:sz w:val="22"/>
            </w:rPr>
          </w:rPrChange>
        </w:rPr>
        <w:t>a</w:t>
      </w:r>
      <w:r w:rsidRPr="00424939">
        <w:rPr>
          <w:rPrChange w:id="6459" w:author="Summer 2023 updates" w:date="2024-07-31T13:42:00Z">
            <w:rPr>
              <w:rFonts w:ascii="Garamond" w:hAnsi="Garamond"/>
              <w:color w:val="000000" w:themeColor="text1"/>
              <w:sz w:val="22"/>
            </w:rPr>
          </w:rPrChange>
        </w:rPr>
        <w:t xml:space="preserve"> </w:t>
      </w:r>
      <w:r w:rsidR="00A7479E" w:rsidRPr="00424939">
        <w:rPr>
          <w:rPrChange w:id="6460" w:author="Summer 2023 updates" w:date="2024-07-31T13:42:00Z">
            <w:rPr>
              <w:rFonts w:ascii="Garamond" w:hAnsi="Garamond"/>
              <w:color w:val="000000" w:themeColor="text1"/>
              <w:sz w:val="22"/>
            </w:rPr>
          </w:rPrChange>
        </w:rPr>
        <w:t>P/NP</w:t>
      </w:r>
      <w:r w:rsidRPr="00424939">
        <w:rPr>
          <w:rPrChange w:id="6461" w:author="Summer 2023 updates" w:date="2024-07-31T13:42:00Z">
            <w:rPr>
              <w:rFonts w:ascii="Garamond" w:hAnsi="Garamond"/>
              <w:color w:val="000000" w:themeColor="text1"/>
              <w:sz w:val="22"/>
            </w:rPr>
          </w:rPrChange>
        </w:rPr>
        <w:t xml:space="preserve"> basis. </w:t>
      </w:r>
    </w:p>
    <w:p w14:paraId="105A62F4" w14:textId="77777777" w:rsidR="0009645A" w:rsidRDefault="0009645A">
      <w:pPr>
        <w:spacing w:after="200" w:line="276" w:lineRule="auto"/>
        <w:rPr>
          <w:rFonts w:eastAsia="Times New Roman" w:cs="Times New Roman"/>
          <w:b/>
          <w:smallCaps/>
          <w:color w:val="000000" w:themeColor="text1"/>
        </w:rPr>
      </w:pPr>
      <w:r>
        <w:rPr>
          <w:rFonts w:cs="Times New Roman"/>
          <w:b/>
          <w:smallCaps/>
          <w:color w:val="000000" w:themeColor="text1"/>
        </w:rPr>
        <w:br w:type="page"/>
      </w:r>
    </w:p>
    <w:p w14:paraId="676C4ECE" w14:textId="46BB0923" w:rsidR="003343BE" w:rsidRPr="00424939" w:rsidRDefault="003343BE" w:rsidP="0076603D">
      <w:pPr>
        <w:pStyle w:val="Noparagraphstyle"/>
        <w:spacing w:before="120" w:line="240" w:lineRule="auto"/>
        <w:jc w:val="left"/>
        <w:rPr>
          <w:rFonts w:ascii="Garamond" w:hAnsi="Garamond" w:cs="Times New Roman"/>
          <w:b/>
          <w:smallCaps/>
          <w:color w:val="000000" w:themeColor="text1"/>
          <w:sz w:val="22"/>
          <w:szCs w:val="22"/>
        </w:rPr>
        <w:pPrChange w:id="6462"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215 —</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BC7923" w:rsidRPr="00424939">
        <w:rPr>
          <w:rFonts w:ascii="Garamond" w:hAnsi="Garamond" w:cs="Times New Roman"/>
          <w:b/>
          <w:smallCaps/>
          <w:color w:val="000000" w:themeColor="text1"/>
          <w:sz w:val="22"/>
          <w:szCs w:val="22"/>
        </w:rPr>
        <w:t xml:space="preserve">Mid </w:t>
      </w:r>
      <w:r w:rsidR="00760DCD" w:rsidRPr="00424939">
        <w:rPr>
          <w:rFonts w:ascii="Garamond" w:hAnsi="Garamond" w:cs="Times New Roman"/>
          <w:b/>
          <w:smallCaps/>
          <w:color w:val="000000" w:themeColor="text1"/>
          <w:sz w:val="22"/>
          <w:szCs w:val="22"/>
        </w:rPr>
        <w:t>Sweden</w:t>
      </w:r>
      <w:r w:rsidRPr="00424939">
        <w:rPr>
          <w:rFonts w:ascii="Garamond" w:hAnsi="Garamond" w:cs="Times New Roman"/>
          <w:b/>
          <w:smallCaps/>
          <w:color w:val="000000" w:themeColor="text1"/>
          <w:sz w:val="22"/>
          <w:szCs w:val="22"/>
        </w:rPr>
        <w:t xml:space="preserve"> </w:t>
      </w:r>
      <w:r w:rsidR="00BC7923" w:rsidRPr="00424939">
        <w:rPr>
          <w:rFonts w:ascii="Garamond" w:hAnsi="Garamond" w:cs="Times New Roman"/>
          <w:b/>
          <w:smallCaps/>
          <w:color w:val="000000" w:themeColor="text1"/>
          <w:sz w:val="22"/>
          <w:szCs w:val="22"/>
        </w:rPr>
        <w:t xml:space="preserve">University </w:t>
      </w:r>
      <w:r w:rsidRPr="00424939">
        <w:rPr>
          <w:rFonts w:ascii="Garamond" w:hAnsi="Garamond" w:cs="Times New Roman"/>
          <w:b/>
          <w:smallCaps/>
          <w:color w:val="000000" w:themeColor="text1"/>
          <w:sz w:val="22"/>
          <w:szCs w:val="22"/>
        </w:rPr>
        <w:t xml:space="preserve">(Sweden) </w:t>
      </w:r>
    </w:p>
    <w:p w14:paraId="41181DE3" w14:textId="77777777" w:rsidR="003343BE" w:rsidRPr="00424939" w:rsidRDefault="003343BE" w:rsidP="00487DE1">
      <w:pPr>
        <w:pStyle w:val="Noparagraphstyle"/>
        <w:spacing w:after="60" w:line="276" w:lineRule="auto"/>
        <w:jc w:val="left"/>
        <w:rPr>
          <w:rFonts w:ascii="Garamond" w:hAnsi="Garamond" w:cs="Times New Roman"/>
          <w:color w:val="000000" w:themeColor="text1"/>
          <w:sz w:val="22"/>
          <w:szCs w:val="22"/>
        </w:rPr>
        <w:pPrChange w:id="6463" w:author="Summer 2023 updates" w:date="2024-07-31T13:42:00Z">
          <w:pPr>
            <w:pStyle w:val="Noparagraphstyle"/>
            <w:spacing w:line="276" w:lineRule="auto"/>
            <w:jc w:val="left"/>
          </w:pPr>
        </w:pPrChange>
      </w:pPr>
      <w:r w:rsidRPr="00424939">
        <w:rPr>
          <w:rFonts w:ascii="Garamond" w:hAnsi="Garamond" w:cs="Times New Roman"/>
          <w:color w:val="000000" w:themeColor="text1"/>
          <w:sz w:val="22"/>
          <w:szCs w:val="22"/>
        </w:rPr>
        <w:t>Carstens (Program Director).</w:t>
      </w:r>
    </w:p>
    <w:p w14:paraId="553F5A44" w14:textId="36A65D87" w:rsidR="003343BE" w:rsidRPr="00424939" w:rsidRDefault="003343BE" w:rsidP="00AD15C0">
      <w:pPr>
        <w:rPr>
          <w:rPrChange w:id="6464" w:author="Summer 2023 updates" w:date="2024-07-31T13:42:00Z">
            <w:rPr>
              <w:rFonts w:ascii="Garamond" w:hAnsi="Garamond"/>
              <w:color w:val="000000" w:themeColor="text1"/>
              <w:sz w:val="22"/>
            </w:rPr>
          </w:rPrChange>
        </w:rPr>
        <w:pPrChange w:id="6465" w:author="Summer 2023 updates" w:date="2024-07-31T13:42:00Z">
          <w:pPr>
            <w:pStyle w:val="Noparagraphstyle"/>
            <w:spacing w:after="40" w:line="240" w:lineRule="auto"/>
            <w:jc w:val="left"/>
          </w:pPr>
        </w:pPrChange>
      </w:pPr>
      <w:r w:rsidRPr="00424939">
        <w:rPr>
          <w:rPrChange w:id="6466" w:author="Summer 2023 updates" w:date="2024-07-31T13:42:00Z">
            <w:rPr>
              <w:rFonts w:ascii="Garamond" w:hAnsi="Garamond"/>
              <w:color w:val="000000" w:themeColor="text1"/>
              <w:sz w:val="22"/>
            </w:rPr>
          </w:rPrChange>
        </w:rPr>
        <w:t>Courses in English</w:t>
      </w:r>
      <w:r w:rsidR="00B8454E" w:rsidRPr="00424939">
        <w:rPr>
          <w:rPrChange w:id="6467" w:author="Summer 2023 updates" w:date="2024-07-31T13:42:00Z">
            <w:rPr>
              <w:rFonts w:ascii="Garamond" w:hAnsi="Garamond"/>
              <w:color w:val="000000" w:themeColor="text1"/>
              <w:sz w:val="22"/>
            </w:rPr>
          </w:rPrChange>
        </w:rPr>
        <w:fldChar w:fldCharType="begin"/>
      </w:r>
      <w:r w:rsidR="00B8454E" w:rsidRPr="00424939">
        <w:rPr>
          <w:rPrChange w:id="6468" w:author="Summer 2023 updates" w:date="2024-07-31T13:42:00Z">
            <w:rPr>
              <w:rFonts w:ascii="Garamond" w:hAnsi="Garamond"/>
              <w:color w:val="000000" w:themeColor="text1"/>
            </w:rPr>
          </w:rPrChange>
        </w:rPr>
        <w:instrText xml:space="preserve"> XE "English" </w:instrText>
      </w:r>
      <w:r w:rsidR="00B8454E" w:rsidRPr="00424939">
        <w:rPr>
          <w:rPrChange w:id="6469" w:author="Summer 2023 updates" w:date="2024-07-31T13:42:00Z">
            <w:rPr>
              <w:rFonts w:ascii="Garamond" w:hAnsi="Garamond"/>
              <w:color w:val="000000" w:themeColor="text1"/>
              <w:sz w:val="22"/>
            </w:rPr>
          </w:rPrChange>
        </w:rPr>
        <w:fldChar w:fldCharType="end"/>
      </w:r>
      <w:r w:rsidRPr="00424939">
        <w:rPr>
          <w:rPrChange w:id="6470" w:author="Summer 2023 updates" w:date="2024-07-31T13:42:00Z">
            <w:rPr>
              <w:rFonts w:ascii="Garamond" w:hAnsi="Garamond"/>
              <w:color w:val="000000" w:themeColor="text1"/>
              <w:sz w:val="22"/>
            </w:rPr>
          </w:rPrChange>
        </w:rPr>
        <w:t xml:space="preserve"> are available in </w:t>
      </w:r>
      <w:r w:rsidR="003D622B">
        <w:rPr>
          <w:rPrChange w:id="6471" w:author="Summer 2023 updates" w:date="2024-07-31T13:42:00Z">
            <w:rPr>
              <w:rFonts w:ascii="Garamond" w:hAnsi="Garamond"/>
              <w:color w:val="000000" w:themeColor="text1"/>
              <w:sz w:val="22"/>
            </w:rPr>
          </w:rPrChange>
        </w:rPr>
        <w:t xml:space="preserve">such areas as </w:t>
      </w:r>
      <w:r w:rsidRPr="00424939">
        <w:rPr>
          <w:rPrChange w:id="6472" w:author="Summer 2023 updates" w:date="2024-07-31T13:42:00Z">
            <w:rPr>
              <w:rFonts w:ascii="Garamond" w:hAnsi="Garamond"/>
              <w:color w:val="000000" w:themeColor="text1"/>
              <w:sz w:val="22"/>
            </w:rPr>
          </w:rPrChange>
        </w:rPr>
        <w:t xml:space="preserve">business, social sciences, </w:t>
      </w:r>
      <w:r w:rsidR="003D622B">
        <w:rPr>
          <w:rPrChange w:id="6473" w:author="Summer 2023 updates" w:date="2024-07-31T13:42:00Z">
            <w:rPr>
              <w:rFonts w:ascii="Garamond" w:hAnsi="Garamond"/>
              <w:color w:val="000000" w:themeColor="text1"/>
              <w:sz w:val="22"/>
            </w:rPr>
          </w:rPrChange>
        </w:rPr>
        <w:t xml:space="preserve">and </w:t>
      </w:r>
      <w:r w:rsidRPr="00424939">
        <w:rPr>
          <w:rPrChange w:id="6474" w:author="Summer 2023 updates" w:date="2024-07-31T13:42:00Z">
            <w:rPr>
              <w:rFonts w:ascii="Garamond" w:hAnsi="Garamond"/>
              <w:color w:val="000000" w:themeColor="text1"/>
              <w:sz w:val="22"/>
            </w:rPr>
          </w:rPrChange>
        </w:rPr>
        <w:t>environmental studies</w:t>
      </w:r>
      <w:r w:rsidR="003D622B">
        <w:rPr>
          <w:rPrChange w:id="6475" w:author="Summer 2023 updates" w:date="2024-07-31T13:42:00Z">
            <w:rPr>
              <w:rFonts w:ascii="Garamond" w:hAnsi="Garamond"/>
              <w:color w:val="000000" w:themeColor="text1"/>
              <w:sz w:val="22"/>
            </w:rPr>
          </w:rPrChange>
        </w:rPr>
        <w:t xml:space="preserve">.  Students pay </w:t>
      </w:r>
      <w:del w:id="6476" w:author="Summer 2023 updates" w:date="2024-07-31T13:42:00Z">
        <w:r w:rsidR="003D622B">
          <w:rPr>
            <w:rFonts w:cs="Times New Roman"/>
            <w:color w:val="000000" w:themeColor="text1"/>
          </w:rPr>
          <w:delText>cost</w:delText>
        </w:r>
      </w:del>
      <w:ins w:id="6477" w:author="Summer 2023 updates" w:date="2024-07-31T13:42:00Z">
        <w:r w:rsidR="003D622B">
          <w:t>cost</w:t>
        </w:r>
        <w:r w:rsidR="004E584A">
          <w:t>s</w:t>
        </w:r>
      </w:ins>
      <w:r w:rsidR="003D622B">
        <w:rPr>
          <w:rPrChange w:id="6478" w:author="Summer 2023 updates" w:date="2024-07-31T13:42:00Z">
            <w:rPr>
              <w:rFonts w:ascii="Garamond" w:hAnsi="Garamond"/>
              <w:color w:val="000000" w:themeColor="text1"/>
              <w:sz w:val="22"/>
            </w:rPr>
          </w:rPrChange>
        </w:rPr>
        <w:t xml:space="preserve"> of living at the destination.</w:t>
      </w:r>
    </w:p>
    <w:p w14:paraId="7A76C382" w14:textId="63AE33C1" w:rsidR="003343BE" w:rsidRPr="00424939" w:rsidRDefault="003343BE" w:rsidP="00AD15C0">
      <w:pPr>
        <w:rPr>
          <w:rPrChange w:id="6479" w:author="Summer 2023 updates" w:date="2024-07-31T13:42:00Z">
            <w:rPr>
              <w:rFonts w:ascii="Garamond" w:hAnsi="Garamond"/>
              <w:color w:val="000000" w:themeColor="text1"/>
              <w:sz w:val="22"/>
            </w:rPr>
          </w:rPrChange>
        </w:rPr>
        <w:pPrChange w:id="6480" w:author="Summer 2023 updates" w:date="2024-07-31T13:42:00Z">
          <w:pPr>
            <w:pStyle w:val="Noparagraphstyle"/>
            <w:spacing w:after="60" w:line="240" w:lineRule="auto"/>
            <w:jc w:val="left"/>
          </w:pPr>
        </w:pPrChange>
      </w:pPr>
      <w:r w:rsidRPr="00424939">
        <w:rPr>
          <w:rPrChange w:id="6481" w:author="Summer 2023 updates" w:date="2024-07-31T13:42:00Z">
            <w:rPr>
              <w:rFonts w:ascii="Garamond" w:hAnsi="Garamond"/>
              <w:color w:val="000000" w:themeColor="text1"/>
              <w:sz w:val="22"/>
            </w:rPr>
          </w:rPrChange>
        </w:rPr>
        <w:t xml:space="preserve">Credits earned from the Mid Sweden exchange program are evaluated on </w:t>
      </w:r>
      <w:r w:rsidR="001F3DBD" w:rsidRPr="00424939">
        <w:rPr>
          <w:rPrChange w:id="6482" w:author="Summer 2023 updates" w:date="2024-07-31T13:42:00Z">
            <w:rPr>
              <w:rFonts w:ascii="Garamond" w:hAnsi="Garamond"/>
              <w:color w:val="000000" w:themeColor="text1"/>
              <w:sz w:val="22"/>
            </w:rPr>
          </w:rPrChange>
        </w:rPr>
        <w:t>a</w:t>
      </w:r>
      <w:r w:rsidRPr="00424939">
        <w:rPr>
          <w:rPrChange w:id="6483" w:author="Summer 2023 updates" w:date="2024-07-31T13:42:00Z">
            <w:rPr>
              <w:rFonts w:ascii="Garamond" w:hAnsi="Garamond"/>
              <w:color w:val="000000" w:themeColor="text1"/>
              <w:sz w:val="22"/>
            </w:rPr>
          </w:rPrChange>
        </w:rPr>
        <w:t xml:space="preserve"> </w:t>
      </w:r>
      <w:r w:rsidR="00A7479E" w:rsidRPr="00424939">
        <w:rPr>
          <w:rPrChange w:id="6484" w:author="Summer 2023 updates" w:date="2024-07-31T13:42:00Z">
            <w:rPr>
              <w:rFonts w:ascii="Garamond" w:hAnsi="Garamond"/>
              <w:color w:val="000000" w:themeColor="text1"/>
              <w:sz w:val="22"/>
            </w:rPr>
          </w:rPrChange>
        </w:rPr>
        <w:t>P/NP</w:t>
      </w:r>
      <w:r w:rsidRPr="00424939">
        <w:rPr>
          <w:rPrChange w:id="6485" w:author="Summer 2023 updates" w:date="2024-07-31T13:42:00Z">
            <w:rPr>
              <w:rFonts w:ascii="Garamond" w:hAnsi="Garamond"/>
              <w:color w:val="000000" w:themeColor="text1"/>
              <w:sz w:val="22"/>
            </w:rPr>
          </w:rPrChange>
        </w:rPr>
        <w:t xml:space="preserve"> basis. </w:t>
      </w:r>
    </w:p>
    <w:p w14:paraId="169A84B9" w14:textId="06F22866" w:rsidR="00413D51" w:rsidRPr="00424939" w:rsidRDefault="002C02B3" w:rsidP="0076603D">
      <w:pPr>
        <w:pStyle w:val="Noparagraphstyle"/>
        <w:spacing w:before="120" w:line="240" w:lineRule="auto"/>
        <w:jc w:val="left"/>
        <w:rPr>
          <w:rFonts w:ascii="Garamond" w:hAnsi="Garamond" w:cs="Times New Roman"/>
          <w:b/>
          <w:smallCaps/>
          <w:color w:val="000000" w:themeColor="text1"/>
          <w:sz w:val="22"/>
          <w:szCs w:val="22"/>
        </w:rPr>
        <w:pPrChange w:id="6486"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220 —</w:t>
      </w:r>
      <w:r w:rsidR="00E26178" w:rsidRPr="00424939">
        <w:rPr>
          <w:rFonts w:ascii="Garamond" w:hAnsi="Garamond" w:cs="Times New Roman"/>
          <w:b/>
          <w:smallCaps/>
          <w:color w:val="000000" w:themeColor="text1"/>
          <w:sz w:val="22"/>
          <w:szCs w:val="22"/>
        </w:rPr>
        <w:t xml:space="preserve"> </w:t>
      </w:r>
      <w:r w:rsidR="009D5C27"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9D5C27" w:rsidRPr="00424939">
        <w:rPr>
          <w:rFonts w:ascii="Garamond" w:hAnsi="Garamond" w:cs="Times New Roman"/>
          <w:b/>
          <w:smallCaps/>
          <w:color w:val="000000" w:themeColor="text1"/>
          <w:sz w:val="22"/>
          <w:szCs w:val="22"/>
        </w:rPr>
        <w:t>Nagoya</w:t>
      </w:r>
      <w:r w:rsidR="00413D51" w:rsidRPr="00424939">
        <w:rPr>
          <w:rFonts w:ascii="Garamond" w:hAnsi="Garamond" w:cs="Times New Roman"/>
          <w:b/>
          <w:smallCaps/>
          <w:color w:val="000000" w:themeColor="text1"/>
          <w:sz w:val="22"/>
          <w:szCs w:val="22"/>
        </w:rPr>
        <w:t>-</w:t>
      </w:r>
      <w:r w:rsidR="009D5C27" w:rsidRPr="00424939">
        <w:rPr>
          <w:rFonts w:ascii="Garamond" w:hAnsi="Garamond" w:cs="Times New Roman"/>
          <w:b/>
          <w:smallCaps/>
          <w:color w:val="000000" w:themeColor="text1"/>
          <w:sz w:val="22"/>
          <w:szCs w:val="22"/>
        </w:rPr>
        <w:t xml:space="preserve">Gakuin University </w:t>
      </w:r>
      <w:r w:rsidR="00413D51" w:rsidRPr="00424939">
        <w:rPr>
          <w:rFonts w:ascii="Garamond" w:hAnsi="Garamond" w:cs="Times New Roman"/>
          <w:b/>
          <w:smallCaps/>
          <w:color w:val="000000" w:themeColor="text1"/>
          <w:sz w:val="22"/>
          <w:szCs w:val="22"/>
        </w:rPr>
        <w:t>(</w:t>
      </w:r>
      <w:r w:rsidR="009D5C27" w:rsidRPr="00424939">
        <w:rPr>
          <w:rFonts w:ascii="Garamond" w:hAnsi="Garamond" w:cs="Times New Roman"/>
          <w:b/>
          <w:smallCaps/>
          <w:color w:val="000000" w:themeColor="text1"/>
          <w:sz w:val="22"/>
          <w:szCs w:val="22"/>
        </w:rPr>
        <w:t>Japan</w:t>
      </w:r>
      <w:r w:rsidR="00413D51" w:rsidRPr="00424939">
        <w:rPr>
          <w:rFonts w:ascii="Garamond" w:hAnsi="Garamond" w:cs="Times New Roman"/>
          <w:b/>
          <w:smallCaps/>
          <w:color w:val="000000" w:themeColor="text1"/>
          <w:sz w:val="22"/>
          <w:szCs w:val="22"/>
        </w:rPr>
        <w:t xml:space="preserve">) </w:t>
      </w:r>
    </w:p>
    <w:p w14:paraId="40E27AD5" w14:textId="7739886E" w:rsidR="00413D51" w:rsidRPr="00424939" w:rsidRDefault="003D4656" w:rsidP="00487DE1">
      <w:pPr>
        <w:tabs>
          <w:tab w:val="right" w:pos="2880"/>
          <w:tab w:val="left" w:pos="3240"/>
        </w:tabs>
        <w:rPr>
          <w:rFonts w:cs="Times New Roman"/>
          <w:color w:val="000000" w:themeColor="text1"/>
        </w:rPr>
        <w:pPrChange w:id="6487" w:author="Summer 2023 updates" w:date="2024-07-31T13:42:00Z">
          <w:pPr>
            <w:tabs>
              <w:tab w:val="right" w:pos="2880"/>
              <w:tab w:val="left" w:pos="3240"/>
            </w:tabs>
            <w:spacing w:after="0"/>
          </w:pPr>
        </w:pPrChange>
      </w:pPr>
      <w:r w:rsidRPr="00424939">
        <w:rPr>
          <w:rFonts w:cs="Times New Roman"/>
          <w:color w:val="000000" w:themeColor="text1"/>
        </w:rPr>
        <w:t>Nordmann</w:t>
      </w:r>
      <w:r w:rsidR="00E26178" w:rsidRPr="00424939">
        <w:rPr>
          <w:rFonts w:cs="Times New Roman"/>
          <w:color w:val="000000" w:themeColor="text1"/>
        </w:rPr>
        <w:t xml:space="preserve"> (</w:t>
      </w:r>
      <w:r w:rsidR="00413D51" w:rsidRPr="00424939">
        <w:rPr>
          <w:rFonts w:cs="Times New Roman"/>
          <w:color w:val="000000" w:themeColor="text1"/>
        </w:rPr>
        <w:t>Program Director</w:t>
      </w:r>
      <w:r w:rsidR="00E26178" w:rsidRPr="00424939">
        <w:rPr>
          <w:rFonts w:cs="Times New Roman"/>
          <w:color w:val="000000" w:themeColor="text1"/>
        </w:rPr>
        <w:t>)</w:t>
      </w:r>
      <w:r w:rsidR="00B73953" w:rsidRPr="00424939">
        <w:rPr>
          <w:rFonts w:cs="Times New Roman"/>
          <w:color w:val="000000" w:themeColor="text1"/>
        </w:rPr>
        <w:t>.</w:t>
      </w:r>
    </w:p>
    <w:p w14:paraId="4B8F1E1C" w14:textId="0822B0CC" w:rsidR="00413D51" w:rsidRPr="00424939" w:rsidRDefault="00413D51" w:rsidP="00487DE1">
      <w:pPr>
        <w:pStyle w:val="Noparagraphstyle"/>
        <w:spacing w:after="60" w:line="240" w:lineRule="auto"/>
        <w:jc w:val="left"/>
        <w:rPr>
          <w:rFonts w:ascii="Garamond" w:hAnsi="Garamond" w:cs="Times New Roman"/>
          <w:color w:val="000000" w:themeColor="text1"/>
          <w:sz w:val="22"/>
          <w:szCs w:val="22"/>
        </w:rPr>
        <w:pPrChange w:id="6488" w:author="Summer 2023 updates" w:date="2024-07-31T13:42:00Z">
          <w:pPr>
            <w:pStyle w:val="Noparagraphstyle"/>
            <w:spacing w:after="40" w:line="240" w:lineRule="auto"/>
            <w:jc w:val="left"/>
          </w:pPr>
        </w:pPrChange>
      </w:pPr>
      <w:r w:rsidRPr="00424939">
        <w:rPr>
          <w:rFonts w:ascii="Garamond" w:hAnsi="Garamond" w:cs="Times New Roman"/>
          <w:color w:val="000000" w:themeColor="text1"/>
          <w:sz w:val="22"/>
          <w:szCs w:val="22"/>
        </w:rPr>
        <w:t>One year of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study is recommended for students applying for this program. </w:t>
      </w:r>
    </w:p>
    <w:p w14:paraId="4C83051E" w14:textId="6482D6F7" w:rsidR="00413D51" w:rsidRPr="00424939" w:rsidRDefault="00413D51" w:rsidP="00AD15C0">
      <w:pPr>
        <w:rPr>
          <w:rPrChange w:id="6489" w:author="Summer 2023 updates" w:date="2024-07-31T13:42:00Z">
            <w:rPr>
              <w:rFonts w:ascii="Garamond" w:hAnsi="Garamond"/>
              <w:color w:val="000000" w:themeColor="text1"/>
              <w:sz w:val="22"/>
            </w:rPr>
          </w:rPrChange>
        </w:rPr>
        <w:pPrChange w:id="6490" w:author="Summer 2023 updates" w:date="2024-07-31T13:42:00Z">
          <w:pPr>
            <w:pStyle w:val="Noparagraphstyle"/>
            <w:spacing w:after="40" w:line="240" w:lineRule="auto"/>
            <w:jc w:val="left"/>
          </w:pPr>
        </w:pPrChange>
      </w:pPr>
      <w:r w:rsidRPr="00424939">
        <w:rPr>
          <w:rPrChange w:id="6491" w:author="Summer 2023 updates" w:date="2024-07-31T13:42:00Z">
            <w:rPr>
              <w:rFonts w:ascii="Garamond" w:hAnsi="Garamond"/>
              <w:color w:val="000000" w:themeColor="text1"/>
              <w:sz w:val="22"/>
            </w:rPr>
          </w:rPrChange>
        </w:rPr>
        <w:t xml:space="preserve">Exchange students from Coe pay room expenses at Coe College. In return, students receive a room expense waiver. </w:t>
      </w:r>
      <w:r w:rsidR="00B31E21">
        <w:rPr>
          <w:rPrChange w:id="6492" w:author="Summer 2023 updates" w:date="2024-07-31T13:42:00Z">
            <w:rPr>
              <w:rFonts w:ascii="Garamond" w:hAnsi="Garamond"/>
              <w:color w:val="000000" w:themeColor="text1"/>
              <w:sz w:val="22"/>
            </w:rPr>
          </w:rPrChange>
        </w:rPr>
        <w:t>Other costs of living are paid at Nagoya-Gakuin University</w:t>
      </w:r>
      <w:r w:rsidRPr="00424939">
        <w:rPr>
          <w:rPrChange w:id="6493" w:author="Summer 2023 updates" w:date="2024-07-31T13:42:00Z">
            <w:rPr>
              <w:rFonts w:ascii="Garamond" w:hAnsi="Garamond"/>
              <w:color w:val="000000" w:themeColor="text1"/>
              <w:sz w:val="22"/>
            </w:rPr>
          </w:rPrChange>
        </w:rPr>
        <w:t xml:space="preserve">. </w:t>
      </w:r>
    </w:p>
    <w:p w14:paraId="3B2B4821" w14:textId="0D10BCA4" w:rsidR="00E03E44" w:rsidRPr="00424939" w:rsidRDefault="00413D51" w:rsidP="00487DE1">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Credits earned from the Nagoya-Gakuin exchange program are evaluated on </w:t>
      </w:r>
      <w:r w:rsidR="001F3DBD"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 xml:space="preserve">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basis. </w:t>
      </w:r>
    </w:p>
    <w:p w14:paraId="7E523BA9" w14:textId="7968519E" w:rsidR="00CF7CCB" w:rsidRPr="00424939" w:rsidRDefault="00CF7CCB" w:rsidP="0076603D">
      <w:pPr>
        <w:shd w:val="clear" w:color="auto" w:fill="FFFFFF"/>
        <w:spacing w:before="120" w:after="0"/>
        <w:rPr>
          <w:rFonts w:cs="Times New Roman"/>
          <w:b/>
          <w:smallCaps/>
          <w:color w:val="000000" w:themeColor="text1"/>
        </w:rPr>
        <w:pPrChange w:id="6494" w:author="Summer 2023 updates" w:date="2024-07-31T13:42:00Z">
          <w:pPr>
            <w:shd w:val="clear" w:color="auto" w:fill="FFFFFF"/>
            <w:spacing w:after="0"/>
          </w:pPr>
        </w:pPrChange>
      </w:pPr>
      <w:r w:rsidRPr="00424939">
        <w:rPr>
          <w:rFonts w:cs="Times New Roman"/>
          <w:b/>
          <w:smallCaps/>
          <w:color w:val="000000" w:themeColor="text1"/>
        </w:rPr>
        <w:t>occ-</w:t>
      </w:r>
      <w:r w:rsidR="00C3584E" w:rsidRPr="00424939">
        <w:rPr>
          <w:rFonts w:cs="Times New Roman"/>
          <w:b/>
          <w:smallCaps/>
          <w:color w:val="000000" w:themeColor="text1"/>
        </w:rPr>
        <w:t>225 —</w:t>
      </w:r>
      <w:r w:rsidRPr="00424939">
        <w:rPr>
          <w:rFonts w:cs="Times New Roman"/>
          <w:b/>
          <w:smallCaps/>
          <w:color w:val="000000" w:themeColor="text1"/>
        </w:rPr>
        <w:t xml:space="preserve"> </w:t>
      </w:r>
      <w:r w:rsidR="004014F2" w:rsidRPr="00424939">
        <w:rPr>
          <w:rFonts w:cs="Times New Roman"/>
          <w:b/>
          <w:smallCaps/>
          <w:color w:val="000000" w:themeColor="text1"/>
        </w:rPr>
        <w:t>Coe</w:t>
      </w:r>
      <w:r w:rsidRPr="00424939">
        <w:rPr>
          <w:rFonts w:cs="Times New Roman"/>
          <w:b/>
          <w:smallCaps/>
          <w:color w:val="000000" w:themeColor="text1"/>
        </w:rPr>
        <w:t>/</w:t>
      </w:r>
      <w:r w:rsidR="004014F2" w:rsidRPr="00424939">
        <w:rPr>
          <w:rFonts w:cs="Times New Roman"/>
          <w:b/>
          <w:smallCaps/>
          <w:color w:val="000000" w:themeColor="text1"/>
        </w:rPr>
        <w:t>N</w:t>
      </w:r>
      <w:r w:rsidRPr="00424939">
        <w:rPr>
          <w:rFonts w:cs="Times New Roman"/>
          <w:b/>
          <w:smallCaps/>
          <w:color w:val="000000" w:themeColor="text1"/>
        </w:rPr>
        <w:t xml:space="preserve">orthern </w:t>
      </w:r>
      <w:r w:rsidR="004014F2" w:rsidRPr="00424939">
        <w:rPr>
          <w:rFonts w:cs="Times New Roman"/>
          <w:b/>
          <w:smallCaps/>
          <w:color w:val="000000" w:themeColor="text1"/>
        </w:rPr>
        <w:t xml:space="preserve">Ireland Scholars Program </w:t>
      </w:r>
      <w:r w:rsidRPr="00424939">
        <w:rPr>
          <w:rFonts w:cs="Times New Roman"/>
          <w:b/>
          <w:smallCaps/>
          <w:color w:val="000000" w:themeColor="text1"/>
        </w:rPr>
        <w:t>(</w:t>
      </w:r>
      <w:r w:rsidR="004014F2" w:rsidRPr="00424939">
        <w:rPr>
          <w:rFonts w:cs="Times New Roman"/>
          <w:b/>
          <w:smallCaps/>
          <w:color w:val="000000" w:themeColor="text1"/>
        </w:rPr>
        <w:t xml:space="preserve">Northern </w:t>
      </w:r>
      <w:r w:rsidR="00760DCD" w:rsidRPr="00424939">
        <w:rPr>
          <w:rFonts w:cs="Times New Roman"/>
          <w:b/>
          <w:smallCaps/>
          <w:color w:val="000000" w:themeColor="text1"/>
        </w:rPr>
        <w:t>Ireland</w:t>
      </w:r>
      <w:r w:rsidRPr="00424939">
        <w:rPr>
          <w:rFonts w:cs="Times New Roman"/>
          <w:b/>
          <w:smallCaps/>
          <w:color w:val="000000" w:themeColor="text1"/>
        </w:rPr>
        <w:t xml:space="preserve">, </w:t>
      </w:r>
      <w:r w:rsidR="004014F2" w:rsidRPr="00424939">
        <w:rPr>
          <w:rFonts w:cs="Times New Roman"/>
          <w:b/>
          <w:smallCaps/>
          <w:color w:val="000000" w:themeColor="text1"/>
        </w:rPr>
        <w:t>UK</w:t>
      </w:r>
      <w:r w:rsidRPr="00424939">
        <w:rPr>
          <w:rFonts w:cs="Times New Roman"/>
          <w:b/>
          <w:smallCaps/>
          <w:color w:val="000000" w:themeColor="text1"/>
        </w:rPr>
        <w:t>)</w:t>
      </w:r>
    </w:p>
    <w:p w14:paraId="33C7BF3A" w14:textId="77777777" w:rsidR="00CF7CCB" w:rsidRPr="00424939" w:rsidRDefault="00CF7CCB" w:rsidP="00487DE1">
      <w:pPr>
        <w:shd w:val="clear" w:color="auto" w:fill="FFFFFF"/>
        <w:rPr>
          <w:rFonts w:eastAsia="Times New Roman" w:cs="Times New Roman"/>
          <w:color w:val="000000" w:themeColor="text1"/>
        </w:rPr>
        <w:pPrChange w:id="6495" w:author="Summer 2023 updates" w:date="2024-07-31T13:42:00Z">
          <w:pPr>
            <w:shd w:val="clear" w:color="auto" w:fill="FFFFFF"/>
            <w:spacing w:after="0"/>
          </w:pPr>
        </w:pPrChange>
      </w:pPr>
      <w:r w:rsidRPr="00424939">
        <w:rPr>
          <w:rFonts w:eastAsia="Times New Roman" w:cs="Times New Roman"/>
          <w:color w:val="000000" w:themeColor="text1"/>
        </w:rPr>
        <w:t>Farrell (Program Director).</w:t>
      </w:r>
    </w:p>
    <w:p w14:paraId="10FFDF3A" w14:textId="275ECAA1" w:rsidR="00CF7CCB" w:rsidRPr="00424939" w:rsidRDefault="00CF7CCB" w:rsidP="00AD15C0">
      <w:pPr>
        <w:rPr>
          <w:shd w:val="clear" w:color="auto" w:fill="FFFFFF"/>
          <w:rPrChange w:id="6496" w:author="Summer 2023 updates" w:date="2024-07-31T13:42:00Z">
            <w:rPr>
              <w:rFonts w:ascii="Garamond" w:hAnsi="Garamond"/>
              <w:color w:val="000000" w:themeColor="text1"/>
              <w:sz w:val="22"/>
              <w:shd w:val="clear" w:color="auto" w:fill="FFFFFF"/>
            </w:rPr>
          </w:rPrChange>
        </w:rPr>
        <w:pPrChange w:id="6497" w:author="Summer 2023 updates" w:date="2024-07-31T13:42:00Z">
          <w:pPr>
            <w:pStyle w:val="Noparagraphstyle"/>
            <w:spacing w:after="40" w:line="240" w:lineRule="auto"/>
            <w:jc w:val="left"/>
          </w:pPr>
        </w:pPrChange>
      </w:pPr>
      <w:r w:rsidRPr="00424939">
        <w:rPr>
          <w:shd w:val="clear" w:color="auto" w:fill="FFFFFF"/>
          <w:rPrChange w:id="6498" w:author="Summer 2023 updates" w:date="2024-07-31T13:42:00Z">
            <w:rPr>
              <w:rFonts w:ascii="Garamond" w:hAnsi="Garamond"/>
              <w:color w:val="000000" w:themeColor="text1"/>
              <w:sz w:val="22"/>
              <w:shd w:val="clear" w:color="auto" w:fill="FFFFFF"/>
            </w:rPr>
          </w:rPrChange>
        </w:rPr>
        <w:t>Students with a high GPA</w:t>
      </w:r>
      <w:r w:rsidR="008C196D" w:rsidRPr="00424939">
        <w:rPr>
          <w:shd w:val="clear" w:color="auto" w:fill="FFFFFF"/>
          <w:rPrChange w:id="6499" w:author="Summer 2023 updates" w:date="2024-07-31T13:42:00Z">
            <w:rPr>
              <w:rFonts w:ascii="Garamond" w:hAnsi="Garamond"/>
              <w:color w:val="000000" w:themeColor="text1"/>
              <w:sz w:val="22"/>
              <w:shd w:val="clear" w:color="auto" w:fill="FFFFFF"/>
            </w:rPr>
          </w:rPrChange>
        </w:rPr>
        <w:fldChar w:fldCharType="begin"/>
      </w:r>
      <w:r w:rsidR="008C196D" w:rsidRPr="00424939">
        <w:rPr>
          <w:rPrChange w:id="6500" w:author="Summer 2023 updates" w:date="2024-07-31T13:42:00Z">
            <w:rPr>
              <w:rFonts w:ascii="Garamond" w:hAnsi="Garamond"/>
              <w:color w:val="000000" w:themeColor="text1"/>
            </w:rPr>
          </w:rPrChange>
        </w:rPr>
        <w:instrText xml:space="preserve"> XE "</w:instrText>
      </w:r>
      <w:r w:rsidR="008C196D" w:rsidRPr="00424939">
        <w:rPr>
          <w:b/>
          <w:rPrChange w:id="6501" w:author="Summer 2023 updates" w:date="2024-07-31T13:42:00Z">
            <w:rPr>
              <w:rFonts w:ascii="Garamond" w:hAnsi="Garamond"/>
              <w:b/>
              <w:color w:val="000000" w:themeColor="text1"/>
            </w:rPr>
          </w:rPrChange>
        </w:rPr>
        <w:instrText>GPA</w:instrText>
      </w:r>
      <w:r w:rsidR="008C196D" w:rsidRPr="00424939">
        <w:rPr>
          <w:rPrChange w:id="6502" w:author="Summer 2023 updates" w:date="2024-07-31T13:42:00Z">
            <w:rPr>
              <w:rFonts w:ascii="Garamond" w:hAnsi="Garamond"/>
              <w:color w:val="000000" w:themeColor="text1"/>
            </w:rPr>
          </w:rPrChange>
        </w:rPr>
        <w:instrText xml:space="preserve">" </w:instrText>
      </w:r>
      <w:r w:rsidR="008C196D" w:rsidRPr="00424939">
        <w:rPr>
          <w:shd w:val="clear" w:color="auto" w:fill="FFFFFF"/>
          <w:rPrChange w:id="6503" w:author="Summer 2023 updates" w:date="2024-07-31T13:42:00Z">
            <w:rPr>
              <w:rFonts w:ascii="Garamond" w:hAnsi="Garamond"/>
              <w:color w:val="000000" w:themeColor="text1"/>
              <w:sz w:val="22"/>
              <w:shd w:val="clear" w:color="auto" w:fill="FFFFFF"/>
            </w:rPr>
          </w:rPrChange>
        </w:rPr>
        <w:fldChar w:fldCharType="end"/>
      </w:r>
      <w:r w:rsidRPr="00424939">
        <w:rPr>
          <w:shd w:val="clear" w:color="auto" w:fill="FFFFFF"/>
          <w:rPrChange w:id="6504" w:author="Summer 2023 updates" w:date="2024-07-31T13:42:00Z">
            <w:rPr>
              <w:rFonts w:ascii="Garamond" w:hAnsi="Garamond"/>
              <w:color w:val="000000" w:themeColor="text1"/>
              <w:sz w:val="22"/>
              <w:shd w:val="clear" w:color="auto" w:fill="FFFFFF"/>
            </w:rPr>
          </w:rPrChange>
        </w:rPr>
        <w:t xml:space="preserve"> may be selected to study at one of several universities in Northern Ireland, including Queens University Belfast and the University of Ulster. Applications for this consortial exchange are due in December of the year before study.</w:t>
      </w:r>
      <w:r w:rsidR="003D622B">
        <w:rPr>
          <w:shd w:val="clear" w:color="auto" w:fill="FFFFFF"/>
          <w:rPrChange w:id="6505" w:author="Summer 2023 updates" w:date="2024-07-31T13:42:00Z">
            <w:rPr>
              <w:rFonts w:ascii="Garamond" w:hAnsi="Garamond"/>
              <w:color w:val="000000" w:themeColor="text1"/>
              <w:sz w:val="22"/>
              <w:shd w:val="clear" w:color="auto" w:fill="FFFFFF"/>
            </w:rPr>
          </w:rPrChange>
        </w:rPr>
        <w:t xml:space="preserve">  Students pay </w:t>
      </w:r>
      <w:del w:id="6506" w:author="Summer 2023 updates" w:date="2024-07-31T13:42:00Z">
        <w:r w:rsidR="003D622B">
          <w:rPr>
            <w:rFonts w:cs="Times New Roman"/>
            <w:color w:val="000000" w:themeColor="text1"/>
            <w:shd w:val="clear" w:color="auto" w:fill="FFFFFF"/>
          </w:rPr>
          <w:delText>cost</w:delText>
        </w:r>
      </w:del>
      <w:ins w:id="6507" w:author="Summer 2023 updates" w:date="2024-07-31T13:42:00Z">
        <w:r w:rsidR="003D622B">
          <w:rPr>
            <w:shd w:val="clear" w:color="auto" w:fill="FFFFFF"/>
          </w:rPr>
          <w:t>cost</w:t>
        </w:r>
        <w:r w:rsidR="004E584A">
          <w:rPr>
            <w:shd w:val="clear" w:color="auto" w:fill="FFFFFF"/>
          </w:rPr>
          <w:t>s</w:t>
        </w:r>
      </w:ins>
      <w:r w:rsidR="003D622B">
        <w:rPr>
          <w:shd w:val="clear" w:color="auto" w:fill="FFFFFF"/>
          <w:rPrChange w:id="6508" w:author="Summer 2023 updates" w:date="2024-07-31T13:42:00Z">
            <w:rPr>
              <w:rFonts w:ascii="Garamond" w:hAnsi="Garamond"/>
              <w:color w:val="000000" w:themeColor="text1"/>
              <w:sz w:val="22"/>
              <w:shd w:val="clear" w:color="auto" w:fill="FFFFFF"/>
            </w:rPr>
          </w:rPrChange>
        </w:rPr>
        <w:t xml:space="preserve"> of living at</w:t>
      </w:r>
      <w:ins w:id="6509" w:author="Summer 2023 updates" w:date="2024-07-31T13:42:00Z">
        <w:r w:rsidR="003D622B">
          <w:rPr>
            <w:shd w:val="clear" w:color="auto" w:fill="FFFFFF"/>
          </w:rPr>
          <w:t xml:space="preserve"> </w:t>
        </w:r>
        <w:r w:rsidR="004E584A">
          <w:rPr>
            <w:shd w:val="clear" w:color="auto" w:fill="FFFFFF"/>
          </w:rPr>
          <w:t>the</w:t>
        </w:r>
      </w:ins>
      <w:r w:rsidR="004E584A">
        <w:rPr>
          <w:shd w:val="clear" w:color="auto" w:fill="FFFFFF"/>
          <w:rPrChange w:id="6510" w:author="Summer 2023 updates" w:date="2024-07-31T13:42:00Z">
            <w:rPr>
              <w:rFonts w:ascii="Garamond" w:hAnsi="Garamond"/>
              <w:color w:val="000000" w:themeColor="text1"/>
              <w:sz w:val="22"/>
              <w:shd w:val="clear" w:color="auto" w:fill="FFFFFF"/>
            </w:rPr>
          </w:rPrChange>
        </w:rPr>
        <w:t xml:space="preserve"> </w:t>
      </w:r>
      <w:r w:rsidR="003D622B">
        <w:rPr>
          <w:shd w:val="clear" w:color="auto" w:fill="FFFFFF"/>
          <w:rPrChange w:id="6511" w:author="Summer 2023 updates" w:date="2024-07-31T13:42:00Z">
            <w:rPr>
              <w:rFonts w:ascii="Garamond" w:hAnsi="Garamond"/>
              <w:color w:val="000000" w:themeColor="text1"/>
              <w:sz w:val="22"/>
              <w:shd w:val="clear" w:color="auto" w:fill="FFFFFF"/>
            </w:rPr>
          </w:rPrChange>
        </w:rPr>
        <w:t>destination.</w:t>
      </w:r>
    </w:p>
    <w:p w14:paraId="43236EAA" w14:textId="64C730E8" w:rsidR="00CF7CCB" w:rsidRPr="00424939" w:rsidRDefault="00CF7CCB" w:rsidP="005722AF">
      <w:pPr>
        <w:rPr>
          <w:shd w:val="clear" w:color="auto" w:fill="FFFFFF"/>
          <w:rPrChange w:id="6512" w:author="Summer 2023 updates" w:date="2024-07-31T13:42:00Z">
            <w:rPr>
              <w:rFonts w:ascii="Garamond" w:hAnsi="Garamond"/>
              <w:color w:val="000000" w:themeColor="text1"/>
              <w:sz w:val="22"/>
              <w:shd w:val="clear" w:color="auto" w:fill="FFFFFF"/>
            </w:rPr>
          </w:rPrChange>
        </w:rPr>
        <w:pPrChange w:id="6513" w:author="Summer 2023 updates" w:date="2024-07-31T13:42:00Z">
          <w:pPr>
            <w:pStyle w:val="Noparagraphstyle"/>
            <w:spacing w:after="60" w:line="240" w:lineRule="auto"/>
            <w:jc w:val="left"/>
          </w:pPr>
        </w:pPrChange>
      </w:pPr>
      <w:r w:rsidRPr="00424939">
        <w:rPr>
          <w:rPrChange w:id="6514" w:author="Summer 2023 updates" w:date="2024-07-31T13:42:00Z">
            <w:rPr>
              <w:rFonts w:ascii="Garamond" w:hAnsi="Garamond"/>
              <w:color w:val="000000" w:themeColor="text1"/>
              <w:sz w:val="22"/>
            </w:rPr>
          </w:rPrChange>
        </w:rPr>
        <w:t xml:space="preserve">Credits earned from the </w:t>
      </w:r>
      <w:r w:rsidR="00BB165D" w:rsidRPr="00424939">
        <w:rPr>
          <w:rPrChange w:id="6515" w:author="Summer 2023 updates" w:date="2024-07-31T13:42:00Z">
            <w:rPr>
              <w:rFonts w:ascii="Garamond" w:hAnsi="Garamond"/>
              <w:color w:val="000000" w:themeColor="text1"/>
              <w:sz w:val="22"/>
            </w:rPr>
          </w:rPrChange>
        </w:rPr>
        <w:t>Northern Ireland</w:t>
      </w:r>
      <w:r w:rsidRPr="00424939">
        <w:rPr>
          <w:rPrChange w:id="6516" w:author="Summer 2023 updates" w:date="2024-07-31T13:42:00Z">
            <w:rPr>
              <w:rFonts w:ascii="Garamond" w:hAnsi="Garamond"/>
              <w:color w:val="000000" w:themeColor="text1"/>
              <w:sz w:val="22"/>
            </w:rPr>
          </w:rPrChange>
        </w:rPr>
        <w:t xml:space="preserve"> exchange program are evaluated on </w:t>
      </w:r>
      <w:r w:rsidR="001F3DBD" w:rsidRPr="00424939">
        <w:rPr>
          <w:rPrChange w:id="6517" w:author="Summer 2023 updates" w:date="2024-07-31T13:42:00Z">
            <w:rPr>
              <w:rFonts w:ascii="Garamond" w:hAnsi="Garamond"/>
              <w:color w:val="000000" w:themeColor="text1"/>
              <w:sz w:val="22"/>
            </w:rPr>
          </w:rPrChange>
        </w:rPr>
        <w:t>a</w:t>
      </w:r>
      <w:r w:rsidRPr="00424939">
        <w:rPr>
          <w:rPrChange w:id="6518" w:author="Summer 2023 updates" w:date="2024-07-31T13:42:00Z">
            <w:rPr>
              <w:rFonts w:ascii="Garamond" w:hAnsi="Garamond"/>
              <w:color w:val="000000" w:themeColor="text1"/>
              <w:sz w:val="22"/>
            </w:rPr>
          </w:rPrChange>
        </w:rPr>
        <w:t xml:space="preserve"> </w:t>
      </w:r>
      <w:r w:rsidR="00A7479E" w:rsidRPr="00424939">
        <w:rPr>
          <w:rPrChange w:id="6519" w:author="Summer 2023 updates" w:date="2024-07-31T13:42:00Z">
            <w:rPr>
              <w:rFonts w:ascii="Garamond" w:hAnsi="Garamond"/>
              <w:color w:val="000000" w:themeColor="text1"/>
              <w:sz w:val="22"/>
            </w:rPr>
          </w:rPrChange>
        </w:rPr>
        <w:t>P/NP</w:t>
      </w:r>
      <w:r w:rsidRPr="00424939">
        <w:rPr>
          <w:rPrChange w:id="6520" w:author="Summer 2023 updates" w:date="2024-07-31T13:42:00Z">
            <w:rPr>
              <w:rFonts w:ascii="Garamond" w:hAnsi="Garamond"/>
              <w:color w:val="000000" w:themeColor="text1"/>
              <w:sz w:val="22"/>
            </w:rPr>
          </w:rPrChange>
        </w:rPr>
        <w:t xml:space="preserve"> basis.</w:t>
      </w:r>
    </w:p>
    <w:p w14:paraId="0D605837" w14:textId="59670D7B" w:rsidR="00D27324" w:rsidRDefault="002C02B3" w:rsidP="0076603D">
      <w:pPr>
        <w:pStyle w:val="Noparagraphstyle"/>
        <w:spacing w:before="120" w:line="240" w:lineRule="auto"/>
        <w:jc w:val="left"/>
        <w:rPr>
          <w:rFonts w:ascii="Garamond" w:hAnsi="Garamond" w:cs="Times New Roman"/>
          <w:b/>
          <w:smallCaps/>
          <w:color w:val="000000" w:themeColor="text1"/>
          <w:sz w:val="22"/>
          <w:szCs w:val="22"/>
        </w:rPr>
        <w:pPrChange w:id="6521"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230 —</w:t>
      </w:r>
      <w:r w:rsidR="00E26178"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r w:rsidR="004014F2" w:rsidRPr="00424939">
        <w:rPr>
          <w:rFonts w:ascii="Garamond" w:hAnsi="Garamond" w:cs="Times New Roman"/>
          <w:b/>
          <w:smallCaps/>
          <w:color w:val="000000" w:themeColor="text1"/>
          <w:sz w:val="22"/>
          <w:szCs w:val="22"/>
        </w:rPr>
        <w:t xml:space="preserve">Jaume </w:t>
      </w:r>
      <w:r w:rsidR="00413D51" w:rsidRPr="00424939">
        <w:rPr>
          <w:rFonts w:ascii="Garamond" w:hAnsi="Garamond" w:cs="Times New Roman"/>
          <w:b/>
          <w:smallCaps/>
          <w:color w:val="000000" w:themeColor="text1"/>
          <w:sz w:val="22"/>
          <w:szCs w:val="22"/>
        </w:rPr>
        <w:t>I (</w:t>
      </w:r>
      <w:r w:rsidR="004014F2" w:rsidRPr="00424939">
        <w:rPr>
          <w:rFonts w:ascii="Garamond" w:hAnsi="Garamond" w:cs="Times New Roman"/>
          <w:b/>
          <w:smallCaps/>
          <w:color w:val="000000" w:themeColor="text1"/>
          <w:sz w:val="22"/>
          <w:szCs w:val="22"/>
        </w:rPr>
        <w:t>Castello</w:t>
      </w:r>
      <w:r w:rsidR="00413D51"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Spain</w:t>
      </w:r>
      <w:r w:rsidR="00413D51" w:rsidRPr="00424939">
        <w:rPr>
          <w:rFonts w:ascii="Garamond" w:hAnsi="Garamond" w:cs="Times New Roman"/>
          <w:b/>
          <w:smallCaps/>
          <w:color w:val="000000" w:themeColor="text1"/>
          <w:sz w:val="22"/>
          <w:szCs w:val="22"/>
        </w:rPr>
        <w:t xml:space="preserve">) </w:t>
      </w:r>
    </w:p>
    <w:p w14:paraId="617D0079" w14:textId="10856331" w:rsidR="00D27324" w:rsidRPr="00424939" w:rsidRDefault="003D622B" w:rsidP="00487DE1">
      <w:pPr>
        <w:pStyle w:val="Noparagraphstyle"/>
        <w:spacing w:after="60" w:line="240" w:lineRule="auto"/>
        <w:jc w:val="left"/>
        <w:rPr>
          <w:rFonts w:ascii="Garamond" w:hAnsi="Garamond" w:cs="Times New Roman"/>
          <w:b/>
          <w:smallCaps/>
          <w:color w:val="000000" w:themeColor="text1"/>
          <w:sz w:val="22"/>
          <w:szCs w:val="22"/>
        </w:rPr>
        <w:pPrChange w:id="6522" w:author="Summer 2023 updates" w:date="2024-07-31T13:42:00Z">
          <w:pPr>
            <w:pStyle w:val="Noparagraphstyle"/>
            <w:spacing w:line="240" w:lineRule="auto"/>
            <w:jc w:val="left"/>
          </w:pPr>
        </w:pPrChange>
      </w:pPr>
      <w:r w:rsidRPr="003D622B">
        <w:rPr>
          <w:rFonts w:ascii="Garamond" w:hAnsi="Garamond" w:cs="Times New Roman"/>
          <w:color w:val="000000" w:themeColor="text1"/>
          <w:sz w:val="22"/>
        </w:rPr>
        <w:t>Rodríguez</w:t>
      </w:r>
      <w:r w:rsidRPr="003D622B">
        <w:rPr>
          <w:rFonts w:cs="Times New Roman"/>
          <w:color w:val="000000" w:themeColor="text1"/>
          <w:sz w:val="22"/>
        </w:rPr>
        <w:t xml:space="preserve"> </w:t>
      </w:r>
      <w:r>
        <w:rPr>
          <w:rFonts w:ascii="Garamond" w:hAnsi="Garamond" w:cs="Times New Roman"/>
          <w:color w:val="000000" w:themeColor="text1"/>
          <w:sz w:val="22"/>
          <w:szCs w:val="22"/>
        </w:rPr>
        <w:t>Moreno</w:t>
      </w:r>
      <w:r w:rsidR="00D27324">
        <w:rPr>
          <w:rFonts w:ascii="Garamond" w:hAnsi="Garamond" w:cs="Times New Roman"/>
          <w:color w:val="000000" w:themeColor="text1"/>
          <w:sz w:val="22"/>
          <w:szCs w:val="22"/>
        </w:rPr>
        <w:t xml:space="preserve"> (Program Director).</w:t>
      </w:r>
    </w:p>
    <w:p w14:paraId="6CFF0FA1" w14:textId="0A0E4F6C" w:rsidR="00413D51" w:rsidRPr="00424939" w:rsidRDefault="00413D51" w:rsidP="00487DE1">
      <w:pPr>
        <w:pStyle w:val="Noparagraphstyle"/>
        <w:spacing w:after="60" w:line="240" w:lineRule="auto"/>
        <w:jc w:val="left"/>
        <w:rPr>
          <w:rFonts w:ascii="Garamond" w:hAnsi="Garamond" w:cs="Times New Roman"/>
          <w:color w:val="000000" w:themeColor="text1"/>
          <w:sz w:val="22"/>
          <w:szCs w:val="22"/>
        </w:rPr>
        <w:pPrChange w:id="6523" w:author="Summer 2023 updates" w:date="2024-07-31T13:42:00Z">
          <w:pPr>
            <w:pStyle w:val="Noparagraphstyle"/>
            <w:spacing w:after="40" w:line="240" w:lineRule="auto"/>
            <w:jc w:val="left"/>
          </w:pPr>
        </w:pPrChange>
      </w:pPr>
      <w:r w:rsidRPr="00424939">
        <w:rPr>
          <w:rFonts w:ascii="Garamond" w:hAnsi="Garamond" w:cs="Times New Roman"/>
          <w:color w:val="000000" w:themeColor="text1"/>
          <w:sz w:val="22"/>
          <w:szCs w:val="22"/>
        </w:rPr>
        <w:t>Courses in Spanish</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Spanish</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 wide range of topics. </w:t>
      </w:r>
      <w:r w:rsidR="00167FBC">
        <w:rPr>
          <w:rFonts w:ascii="Garamond" w:hAnsi="Garamond" w:cs="Times New Roman"/>
          <w:color w:val="000000" w:themeColor="text1"/>
          <w:sz w:val="22"/>
          <w:szCs w:val="22"/>
        </w:rPr>
        <w:t xml:space="preserve">Students pay </w:t>
      </w:r>
      <w:del w:id="6524" w:author="Summer 2023 updates" w:date="2024-07-31T13:42:00Z">
        <w:r w:rsidR="00167FBC">
          <w:rPr>
            <w:rFonts w:ascii="Garamond" w:hAnsi="Garamond" w:cs="Times New Roman"/>
            <w:color w:val="000000" w:themeColor="text1"/>
            <w:sz w:val="22"/>
            <w:szCs w:val="22"/>
          </w:rPr>
          <w:delText>cost</w:delText>
        </w:r>
      </w:del>
      <w:ins w:id="6525" w:author="Summer 2023 updates" w:date="2024-07-31T13:42:00Z">
        <w:r w:rsidR="00167FBC">
          <w:rPr>
            <w:rFonts w:ascii="Garamond" w:hAnsi="Garamond" w:cs="Times New Roman"/>
            <w:color w:val="000000" w:themeColor="text1"/>
            <w:sz w:val="22"/>
            <w:szCs w:val="22"/>
          </w:rPr>
          <w:t>cost</w:t>
        </w:r>
        <w:r w:rsidR="004E584A">
          <w:rPr>
            <w:rFonts w:ascii="Garamond" w:hAnsi="Garamond" w:cs="Times New Roman"/>
            <w:color w:val="000000" w:themeColor="text1"/>
            <w:sz w:val="22"/>
            <w:szCs w:val="22"/>
          </w:rPr>
          <w:t>s</w:t>
        </w:r>
      </w:ins>
      <w:r w:rsidR="00167FBC">
        <w:rPr>
          <w:rFonts w:ascii="Garamond" w:hAnsi="Garamond" w:cs="Times New Roman"/>
          <w:color w:val="000000" w:themeColor="text1"/>
          <w:sz w:val="22"/>
          <w:szCs w:val="22"/>
        </w:rPr>
        <w:t xml:space="preserve"> of living at </w:t>
      </w:r>
      <w:ins w:id="6526" w:author="Summer 2023 updates" w:date="2024-07-31T13:42:00Z">
        <w:r w:rsidR="004E584A">
          <w:rPr>
            <w:rFonts w:ascii="Garamond" w:hAnsi="Garamond" w:cs="Times New Roman"/>
            <w:color w:val="000000" w:themeColor="text1"/>
            <w:sz w:val="22"/>
            <w:szCs w:val="22"/>
          </w:rPr>
          <w:t xml:space="preserve">the </w:t>
        </w:r>
      </w:ins>
      <w:r w:rsidR="00167FBC">
        <w:rPr>
          <w:rFonts w:ascii="Garamond" w:hAnsi="Garamond" w:cs="Times New Roman"/>
          <w:color w:val="000000" w:themeColor="text1"/>
          <w:sz w:val="22"/>
          <w:szCs w:val="22"/>
        </w:rPr>
        <w:t xml:space="preserve">destination.  </w:t>
      </w:r>
      <w:r w:rsidRPr="00424939">
        <w:rPr>
          <w:rFonts w:ascii="Garamond" w:hAnsi="Garamond" w:cs="Times New Roman"/>
          <w:color w:val="000000" w:themeColor="text1"/>
          <w:sz w:val="22"/>
          <w:szCs w:val="22"/>
        </w:rPr>
        <w:t>UJI requires Coe students to have completed two Spanish courses at Coe.</w:t>
      </w:r>
      <w:r w:rsidR="00167FBC">
        <w:rPr>
          <w:rFonts w:ascii="Garamond" w:hAnsi="Garamond" w:cs="Times New Roman"/>
          <w:color w:val="000000" w:themeColor="text1"/>
          <w:sz w:val="22"/>
          <w:szCs w:val="22"/>
        </w:rPr>
        <w:t xml:space="preserve">  Spanish language courses are available </w:t>
      </w:r>
      <w:del w:id="6527" w:author="Summer 2023 updates" w:date="2024-07-31T13:42:00Z">
        <w:r w:rsidR="00167FBC">
          <w:rPr>
            <w:rFonts w:ascii="Garamond" w:hAnsi="Garamond" w:cs="Times New Roman"/>
            <w:color w:val="000000" w:themeColor="text1"/>
            <w:sz w:val="22"/>
            <w:szCs w:val="22"/>
          </w:rPr>
          <w:delText>for an extra</w:delText>
        </w:r>
      </w:del>
      <w:ins w:id="6528" w:author="Summer 2023 updates" w:date="2024-07-31T13:42:00Z">
        <w:r w:rsidR="00D979B4">
          <w:rPr>
            <w:rFonts w:ascii="Garamond" w:hAnsi="Garamond" w:cs="Times New Roman"/>
            <w:color w:val="000000" w:themeColor="text1"/>
            <w:sz w:val="22"/>
            <w:szCs w:val="22"/>
          </w:rPr>
          <w:t>at additional</w:t>
        </w:r>
      </w:ins>
      <w:r w:rsidR="00D979B4">
        <w:rPr>
          <w:rFonts w:ascii="Garamond" w:hAnsi="Garamond" w:cs="Times New Roman"/>
          <w:color w:val="000000" w:themeColor="text1"/>
          <w:sz w:val="22"/>
          <w:szCs w:val="22"/>
        </w:rPr>
        <w:t xml:space="preserve"> </w:t>
      </w:r>
      <w:r w:rsidR="00167FBC">
        <w:rPr>
          <w:rFonts w:ascii="Garamond" w:hAnsi="Garamond" w:cs="Times New Roman"/>
          <w:color w:val="000000" w:themeColor="text1"/>
          <w:sz w:val="22"/>
          <w:szCs w:val="22"/>
        </w:rPr>
        <w:t>cost.</w:t>
      </w:r>
    </w:p>
    <w:p w14:paraId="32FD7F50" w14:textId="65FD2E90" w:rsidR="00E03E44" w:rsidRDefault="00413D51" w:rsidP="00AD15C0">
      <w:pPr>
        <w:rPr>
          <w:rPrChange w:id="6529" w:author="Summer 2023 updates" w:date="2024-07-31T13:42:00Z">
            <w:rPr>
              <w:rFonts w:ascii="Garamond" w:hAnsi="Garamond"/>
              <w:color w:val="000000" w:themeColor="text1"/>
              <w:sz w:val="22"/>
            </w:rPr>
          </w:rPrChange>
        </w:rPr>
        <w:pPrChange w:id="6530" w:author="Summer 2023 updates" w:date="2024-07-31T13:42:00Z">
          <w:pPr>
            <w:pStyle w:val="Noparagraphstyle"/>
            <w:spacing w:after="60" w:line="240" w:lineRule="auto"/>
            <w:jc w:val="left"/>
          </w:pPr>
        </w:pPrChange>
      </w:pPr>
      <w:r w:rsidRPr="00424939">
        <w:rPr>
          <w:rPrChange w:id="6531" w:author="Summer 2023 updates" w:date="2024-07-31T13:42:00Z">
            <w:rPr>
              <w:rFonts w:ascii="Garamond" w:hAnsi="Garamond"/>
              <w:color w:val="000000" w:themeColor="text1"/>
              <w:sz w:val="22"/>
            </w:rPr>
          </w:rPrChange>
        </w:rPr>
        <w:t xml:space="preserve">Credits earned from the Jaume I exchange program are evaluated on </w:t>
      </w:r>
      <w:r w:rsidR="001F3DBD" w:rsidRPr="00424939">
        <w:rPr>
          <w:rPrChange w:id="6532" w:author="Summer 2023 updates" w:date="2024-07-31T13:42:00Z">
            <w:rPr>
              <w:rFonts w:ascii="Garamond" w:hAnsi="Garamond"/>
              <w:color w:val="000000" w:themeColor="text1"/>
              <w:sz w:val="22"/>
            </w:rPr>
          </w:rPrChange>
        </w:rPr>
        <w:t>a</w:t>
      </w:r>
      <w:r w:rsidRPr="00424939">
        <w:rPr>
          <w:rPrChange w:id="6533" w:author="Summer 2023 updates" w:date="2024-07-31T13:42:00Z">
            <w:rPr>
              <w:rFonts w:ascii="Garamond" w:hAnsi="Garamond"/>
              <w:color w:val="000000" w:themeColor="text1"/>
              <w:sz w:val="22"/>
            </w:rPr>
          </w:rPrChange>
        </w:rPr>
        <w:t xml:space="preserve"> </w:t>
      </w:r>
      <w:r w:rsidR="00A7479E" w:rsidRPr="00424939">
        <w:rPr>
          <w:rPrChange w:id="6534" w:author="Summer 2023 updates" w:date="2024-07-31T13:42:00Z">
            <w:rPr>
              <w:rFonts w:ascii="Garamond" w:hAnsi="Garamond"/>
              <w:color w:val="000000" w:themeColor="text1"/>
              <w:sz w:val="22"/>
            </w:rPr>
          </w:rPrChange>
        </w:rPr>
        <w:t>P/NP</w:t>
      </w:r>
      <w:r w:rsidRPr="00424939">
        <w:rPr>
          <w:rPrChange w:id="6535" w:author="Summer 2023 updates" w:date="2024-07-31T13:42:00Z">
            <w:rPr>
              <w:rFonts w:ascii="Garamond" w:hAnsi="Garamond"/>
              <w:color w:val="000000" w:themeColor="text1"/>
              <w:sz w:val="22"/>
            </w:rPr>
          </w:rPrChange>
        </w:rPr>
        <w:t xml:space="preserve"> basis. </w:t>
      </w:r>
    </w:p>
    <w:p w14:paraId="4BBCF14A" w14:textId="58F9A091" w:rsidR="001D15A7" w:rsidRPr="00424939" w:rsidRDefault="001D15A7" w:rsidP="0076603D">
      <w:pPr>
        <w:pStyle w:val="Noparagraphstyle"/>
        <w:spacing w:before="120" w:line="240" w:lineRule="auto"/>
        <w:jc w:val="left"/>
        <w:rPr>
          <w:rFonts w:ascii="Garamond" w:hAnsi="Garamond" w:cs="Times New Roman"/>
          <w:b/>
          <w:smallCaps/>
          <w:color w:val="000000" w:themeColor="text1"/>
          <w:sz w:val="22"/>
          <w:szCs w:val="22"/>
        </w:rPr>
        <w:pPrChange w:id="6536"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rPr>
        <w:t>occ-</w:t>
      </w:r>
      <w:r w:rsidR="00C3584E" w:rsidRPr="00424939">
        <w:rPr>
          <w:rFonts w:ascii="Garamond" w:hAnsi="Garamond" w:cs="Times New Roman"/>
          <w:b/>
          <w:smallCaps/>
          <w:color w:val="000000" w:themeColor="text1"/>
          <w:sz w:val="22"/>
          <w:szCs w:val="22"/>
        </w:rPr>
        <w:t>235</w:t>
      </w:r>
      <w:r w:rsidR="00C3584E" w:rsidRPr="00424939">
        <w:rPr>
          <w:rFonts w:ascii="Garamond" w:hAnsi="Garamond" w:cs="Times New Roman"/>
          <w:b/>
          <w:smallCaps/>
          <w:color w:val="000000" w:themeColor="text1"/>
        </w:rPr>
        <w:t xml:space="preserve"> —</w:t>
      </w:r>
      <w:r w:rsidRPr="00424939">
        <w:rPr>
          <w:rFonts w:ascii="Garamond" w:hAnsi="Garamond" w:cs="Times New Roman"/>
          <w:b/>
          <w:smallCaps/>
          <w:color w:val="000000" w:themeColor="text1"/>
        </w:rPr>
        <w:t xml:space="preserve"> </w:t>
      </w:r>
      <w:r w:rsidR="004014F2"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Sookmyung University </w:t>
      </w:r>
      <w:r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South </w:t>
      </w:r>
      <w:r w:rsidR="00760DCD" w:rsidRPr="00424939">
        <w:rPr>
          <w:rFonts w:ascii="Garamond" w:hAnsi="Garamond" w:cs="Times New Roman"/>
          <w:b/>
          <w:smallCaps/>
          <w:color w:val="000000" w:themeColor="text1"/>
          <w:sz w:val="22"/>
          <w:szCs w:val="22"/>
        </w:rPr>
        <w:t>Korea</w:t>
      </w:r>
      <w:r w:rsidRPr="00424939">
        <w:rPr>
          <w:rFonts w:ascii="Garamond" w:hAnsi="Garamond" w:cs="Times New Roman"/>
          <w:b/>
          <w:smallCaps/>
          <w:color w:val="000000" w:themeColor="text1"/>
          <w:sz w:val="22"/>
          <w:szCs w:val="22"/>
        </w:rPr>
        <w:t xml:space="preserve">) </w:t>
      </w:r>
    </w:p>
    <w:p w14:paraId="2A818E48" w14:textId="77777777" w:rsidR="001D15A7" w:rsidRPr="00424939" w:rsidRDefault="001D15A7" w:rsidP="00487DE1">
      <w:pPr>
        <w:tabs>
          <w:tab w:val="right" w:pos="2880"/>
          <w:tab w:val="left" w:pos="3240"/>
        </w:tabs>
        <w:rPr>
          <w:rFonts w:cs="Times New Roman"/>
          <w:color w:val="000000" w:themeColor="text1"/>
        </w:rPr>
        <w:pPrChange w:id="6537" w:author="Summer 2023 updates" w:date="2024-07-31T13:42:00Z">
          <w:pPr>
            <w:tabs>
              <w:tab w:val="right" w:pos="2880"/>
              <w:tab w:val="left" w:pos="3240"/>
            </w:tabs>
            <w:spacing w:after="0"/>
          </w:pPr>
        </w:pPrChange>
      </w:pPr>
      <w:r w:rsidRPr="00424939">
        <w:rPr>
          <w:rFonts w:cs="Times New Roman"/>
          <w:color w:val="000000" w:themeColor="text1"/>
        </w:rPr>
        <w:t>Nordmann (Program Director).</w:t>
      </w:r>
    </w:p>
    <w:p w14:paraId="31908475" w14:textId="62099CE7" w:rsidR="00B31E21" w:rsidRDefault="00167FBC" w:rsidP="00AD15C0">
      <w:pPr>
        <w:rPr>
          <w:rPrChange w:id="6538" w:author="Summer 2023 updates" w:date="2024-07-31T13:42:00Z">
            <w:rPr>
              <w:rFonts w:ascii="Garamond" w:hAnsi="Garamond"/>
              <w:color w:val="000000" w:themeColor="text1"/>
              <w:sz w:val="22"/>
            </w:rPr>
          </w:rPrChange>
        </w:rPr>
        <w:pPrChange w:id="6539" w:author="Summer 2023 updates" w:date="2024-07-31T13:42:00Z">
          <w:pPr>
            <w:pStyle w:val="Noparagraphstyle"/>
            <w:spacing w:after="40" w:line="240" w:lineRule="auto"/>
            <w:jc w:val="left"/>
          </w:pPr>
        </w:pPrChange>
      </w:pPr>
      <w:r>
        <w:rPr>
          <w:rPrChange w:id="6540" w:author="Summer 2023 updates" w:date="2024-07-31T13:42:00Z">
            <w:rPr>
              <w:rFonts w:ascii="Garamond" w:hAnsi="Garamond"/>
              <w:color w:val="000000" w:themeColor="text1"/>
              <w:sz w:val="22"/>
            </w:rPr>
          </w:rPrChange>
        </w:rPr>
        <w:t>Courses</w:t>
      </w:r>
      <w:r w:rsidR="001D15A7" w:rsidRPr="00424939">
        <w:rPr>
          <w:rPrChange w:id="6541" w:author="Summer 2023 updates" w:date="2024-07-31T13:42:00Z">
            <w:rPr>
              <w:rFonts w:ascii="Garamond" w:hAnsi="Garamond"/>
              <w:color w:val="000000" w:themeColor="text1"/>
              <w:sz w:val="22"/>
            </w:rPr>
          </w:rPrChange>
        </w:rPr>
        <w:t xml:space="preserve"> offered in English</w:t>
      </w:r>
      <w:r w:rsidR="00B8454E" w:rsidRPr="00424939">
        <w:rPr>
          <w:rPrChange w:id="6542" w:author="Summer 2023 updates" w:date="2024-07-31T13:42:00Z">
            <w:rPr>
              <w:rFonts w:ascii="Garamond" w:hAnsi="Garamond"/>
              <w:color w:val="000000" w:themeColor="text1"/>
              <w:sz w:val="22"/>
            </w:rPr>
          </w:rPrChange>
        </w:rPr>
        <w:fldChar w:fldCharType="begin"/>
      </w:r>
      <w:r w:rsidR="00B8454E" w:rsidRPr="00424939">
        <w:rPr>
          <w:rPrChange w:id="6543" w:author="Summer 2023 updates" w:date="2024-07-31T13:42:00Z">
            <w:rPr>
              <w:rFonts w:ascii="Garamond" w:hAnsi="Garamond"/>
              <w:color w:val="000000" w:themeColor="text1"/>
            </w:rPr>
          </w:rPrChange>
        </w:rPr>
        <w:instrText xml:space="preserve"> XE "English" </w:instrText>
      </w:r>
      <w:r w:rsidR="00B8454E" w:rsidRPr="00424939">
        <w:rPr>
          <w:rPrChange w:id="6544" w:author="Summer 2023 updates" w:date="2024-07-31T13:42:00Z">
            <w:rPr>
              <w:rFonts w:ascii="Garamond" w:hAnsi="Garamond"/>
              <w:color w:val="000000" w:themeColor="text1"/>
              <w:sz w:val="22"/>
            </w:rPr>
          </w:rPrChange>
        </w:rPr>
        <w:fldChar w:fldCharType="end"/>
      </w:r>
      <w:r w:rsidR="001D15A7" w:rsidRPr="00424939">
        <w:rPr>
          <w:rPrChange w:id="6545" w:author="Summer 2023 updates" w:date="2024-07-31T13:42:00Z">
            <w:rPr>
              <w:rFonts w:ascii="Garamond" w:hAnsi="Garamond"/>
              <w:color w:val="000000" w:themeColor="text1"/>
              <w:sz w:val="22"/>
            </w:rPr>
          </w:rPrChange>
        </w:rPr>
        <w:t xml:space="preserve"> on areas including the arts, linguistics, </w:t>
      </w:r>
      <w:r>
        <w:rPr>
          <w:rPrChange w:id="6546" w:author="Summer 2023 updates" w:date="2024-07-31T13:42:00Z">
            <w:rPr>
              <w:rFonts w:ascii="Garamond" w:hAnsi="Garamond"/>
              <w:color w:val="000000" w:themeColor="text1"/>
              <w:sz w:val="22"/>
            </w:rPr>
          </w:rPrChange>
        </w:rPr>
        <w:t xml:space="preserve">international studies, </w:t>
      </w:r>
      <w:r w:rsidR="001D15A7" w:rsidRPr="00424939">
        <w:rPr>
          <w:rPrChange w:id="6547" w:author="Summer 2023 updates" w:date="2024-07-31T13:42:00Z">
            <w:rPr>
              <w:rFonts w:ascii="Garamond" w:hAnsi="Garamond"/>
              <w:color w:val="000000" w:themeColor="text1"/>
              <w:sz w:val="22"/>
            </w:rPr>
          </w:rPrChange>
        </w:rPr>
        <w:t xml:space="preserve">business, biology, </w:t>
      </w:r>
      <w:r w:rsidR="00603760" w:rsidRPr="00424939">
        <w:rPr>
          <w:rPrChange w:id="6548" w:author="Summer 2023 updates" w:date="2024-07-31T13:42:00Z">
            <w:rPr>
              <w:rFonts w:ascii="Garamond" w:hAnsi="Garamond"/>
              <w:color w:val="000000" w:themeColor="text1"/>
              <w:sz w:val="22"/>
            </w:rPr>
          </w:rPrChange>
        </w:rPr>
        <w:t xml:space="preserve">and </w:t>
      </w:r>
      <w:r w:rsidR="001D15A7" w:rsidRPr="00424939">
        <w:rPr>
          <w:rPrChange w:id="6549" w:author="Summer 2023 updates" w:date="2024-07-31T13:42:00Z">
            <w:rPr>
              <w:rFonts w:ascii="Garamond" w:hAnsi="Garamond"/>
              <w:color w:val="000000" w:themeColor="text1"/>
              <w:sz w:val="22"/>
            </w:rPr>
          </w:rPrChange>
        </w:rPr>
        <w:t xml:space="preserve">political science. </w:t>
      </w:r>
      <w:r>
        <w:rPr>
          <w:rPrChange w:id="6550" w:author="Summer 2023 updates" w:date="2024-07-31T13:42:00Z">
            <w:rPr>
              <w:rFonts w:ascii="Garamond" w:hAnsi="Garamond"/>
              <w:color w:val="000000" w:themeColor="text1"/>
              <w:sz w:val="22"/>
            </w:rPr>
          </w:rPrChange>
        </w:rPr>
        <w:t xml:space="preserve">Students pay </w:t>
      </w:r>
      <w:del w:id="6551" w:author="Summer 2023 updates" w:date="2024-07-31T13:42:00Z">
        <w:r>
          <w:rPr>
            <w:color w:val="000000" w:themeColor="text1"/>
          </w:rPr>
          <w:delText>cost</w:delText>
        </w:r>
      </w:del>
      <w:ins w:id="6552" w:author="Summer 2023 updates" w:date="2024-07-31T13:42:00Z">
        <w:r>
          <w:t>cos</w:t>
        </w:r>
        <w:r w:rsidR="000E42D1">
          <w:t>t</w:t>
        </w:r>
        <w:r w:rsidR="00087EDE">
          <w:t>s</w:t>
        </w:r>
      </w:ins>
      <w:r>
        <w:rPr>
          <w:rPrChange w:id="6553" w:author="Summer 2023 updates" w:date="2024-07-31T13:42:00Z">
            <w:rPr>
              <w:rFonts w:ascii="Garamond" w:hAnsi="Garamond"/>
              <w:color w:val="000000" w:themeColor="text1"/>
              <w:sz w:val="22"/>
            </w:rPr>
          </w:rPrChange>
        </w:rPr>
        <w:t xml:space="preserve"> of living at </w:t>
      </w:r>
      <w:ins w:id="6554" w:author="Summer 2023 updates" w:date="2024-07-31T13:42:00Z">
        <w:r w:rsidR="00087EDE">
          <w:t xml:space="preserve">the </w:t>
        </w:r>
      </w:ins>
      <w:r>
        <w:rPr>
          <w:rPrChange w:id="6555" w:author="Summer 2023 updates" w:date="2024-07-31T13:42:00Z">
            <w:rPr>
              <w:rFonts w:ascii="Garamond" w:hAnsi="Garamond"/>
              <w:color w:val="000000" w:themeColor="text1"/>
              <w:sz w:val="22"/>
            </w:rPr>
          </w:rPrChange>
        </w:rPr>
        <w:t xml:space="preserve">destination.  </w:t>
      </w:r>
    </w:p>
    <w:p w14:paraId="1A78CCD6" w14:textId="1A97186B" w:rsidR="00D27324" w:rsidRPr="00167FBC" w:rsidRDefault="001D15A7" w:rsidP="005722AF">
      <w:pPr>
        <w:rPr>
          <w:rPrChange w:id="6556" w:author="Summer 2023 updates" w:date="2024-07-31T13:42:00Z">
            <w:rPr>
              <w:rFonts w:ascii="Garamond" w:hAnsi="Garamond"/>
              <w:color w:val="000000" w:themeColor="text1"/>
              <w:sz w:val="22"/>
            </w:rPr>
          </w:rPrChange>
        </w:rPr>
        <w:pPrChange w:id="6557" w:author="Summer 2023 updates" w:date="2024-07-31T13:42:00Z">
          <w:pPr>
            <w:pStyle w:val="Noparagraphstyle"/>
            <w:spacing w:after="60" w:line="240" w:lineRule="auto"/>
            <w:jc w:val="left"/>
          </w:pPr>
        </w:pPrChange>
      </w:pPr>
      <w:r w:rsidRPr="00424939">
        <w:rPr>
          <w:rPrChange w:id="6558" w:author="Summer 2023 updates" w:date="2024-07-31T13:42:00Z">
            <w:rPr>
              <w:rFonts w:ascii="Garamond" w:hAnsi="Garamond"/>
              <w:color w:val="000000" w:themeColor="text1"/>
              <w:sz w:val="22"/>
            </w:rPr>
          </w:rPrChange>
        </w:rPr>
        <w:t xml:space="preserve">Credits earned from the Sookmyung exchange program are evaluated on </w:t>
      </w:r>
      <w:r w:rsidR="003411A6" w:rsidRPr="00424939">
        <w:rPr>
          <w:rPrChange w:id="6559" w:author="Summer 2023 updates" w:date="2024-07-31T13:42:00Z">
            <w:rPr>
              <w:rFonts w:ascii="Garamond" w:hAnsi="Garamond"/>
              <w:color w:val="000000" w:themeColor="text1"/>
              <w:sz w:val="22"/>
            </w:rPr>
          </w:rPrChange>
        </w:rPr>
        <w:t>a</w:t>
      </w:r>
      <w:r w:rsidRPr="00424939">
        <w:rPr>
          <w:rPrChange w:id="6560" w:author="Summer 2023 updates" w:date="2024-07-31T13:42:00Z">
            <w:rPr>
              <w:rFonts w:ascii="Garamond" w:hAnsi="Garamond"/>
              <w:color w:val="000000" w:themeColor="text1"/>
              <w:sz w:val="22"/>
            </w:rPr>
          </w:rPrChange>
        </w:rPr>
        <w:t xml:space="preserve"> </w:t>
      </w:r>
      <w:r w:rsidR="00A7479E" w:rsidRPr="00424939">
        <w:rPr>
          <w:rPrChange w:id="6561" w:author="Summer 2023 updates" w:date="2024-07-31T13:42:00Z">
            <w:rPr>
              <w:rFonts w:ascii="Garamond" w:hAnsi="Garamond"/>
              <w:color w:val="000000" w:themeColor="text1"/>
              <w:sz w:val="22"/>
            </w:rPr>
          </w:rPrChange>
        </w:rPr>
        <w:t>P/NP</w:t>
      </w:r>
      <w:r w:rsidRPr="00424939">
        <w:rPr>
          <w:rPrChange w:id="6562" w:author="Summer 2023 updates" w:date="2024-07-31T13:42:00Z">
            <w:rPr>
              <w:rFonts w:ascii="Garamond" w:hAnsi="Garamond"/>
              <w:color w:val="000000" w:themeColor="text1"/>
              <w:sz w:val="22"/>
            </w:rPr>
          </w:rPrChange>
        </w:rPr>
        <w:t xml:space="preserve"> basis. </w:t>
      </w:r>
    </w:p>
    <w:p w14:paraId="64E39B57" w14:textId="3D7DC09C" w:rsidR="00413D51" w:rsidRPr="00424939" w:rsidRDefault="002C02B3" w:rsidP="0076603D">
      <w:pPr>
        <w:pStyle w:val="Noparagraphstyle"/>
        <w:spacing w:before="120" w:line="240" w:lineRule="auto"/>
        <w:jc w:val="left"/>
        <w:rPr>
          <w:rFonts w:ascii="Garamond" w:hAnsi="Garamond" w:cs="Times New Roman"/>
          <w:b/>
          <w:smallCaps/>
          <w:color w:val="000000" w:themeColor="text1"/>
          <w:sz w:val="22"/>
          <w:szCs w:val="22"/>
        </w:rPr>
        <w:pPrChange w:id="6563"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240 —</w:t>
      </w:r>
      <w:r w:rsidR="00E26178" w:rsidRPr="00424939">
        <w:rPr>
          <w:rFonts w:ascii="Garamond" w:hAnsi="Garamond" w:cs="Times New Roman"/>
          <w:b/>
          <w:smallCaps/>
          <w:color w:val="000000" w:themeColor="text1"/>
          <w:sz w:val="22"/>
          <w:szCs w:val="22"/>
        </w:rPr>
        <w:t xml:space="preserve"> </w:t>
      </w:r>
      <w:r w:rsidR="004014F2"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4014F2"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r w:rsidR="004014F2" w:rsidRPr="00424939">
        <w:rPr>
          <w:rFonts w:ascii="Garamond" w:hAnsi="Garamond" w:cs="Times New Roman"/>
          <w:b/>
          <w:smallCaps/>
          <w:color w:val="000000" w:themeColor="text1"/>
          <w:sz w:val="22"/>
          <w:szCs w:val="22"/>
        </w:rPr>
        <w:t xml:space="preserve">Landau </w:t>
      </w:r>
      <w:r w:rsidR="00413D51" w:rsidRPr="00424939">
        <w:rPr>
          <w:rFonts w:ascii="Garamond" w:hAnsi="Garamond" w:cs="Times New Roman"/>
          <w:b/>
          <w:smallCaps/>
          <w:color w:val="000000" w:themeColor="text1"/>
          <w:sz w:val="22"/>
          <w:szCs w:val="22"/>
        </w:rPr>
        <w:t>(</w:t>
      </w:r>
      <w:r w:rsidR="00760DCD" w:rsidRPr="00424939">
        <w:rPr>
          <w:rFonts w:ascii="Garamond" w:hAnsi="Garamond" w:cs="Times New Roman"/>
          <w:b/>
          <w:smallCaps/>
          <w:color w:val="000000" w:themeColor="text1"/>
          <w:sz w:val="22"/>
          <w:szCs w:val="22"/>
        </w:rPr>
        <w:t>Germany</w:t>
      </w:r>
      <w:r w:rsidR="00413D51" w:rsidRPr="00424939">
        <w:rPr>
          <w:rFonts w:ascii="Garamond" w:hAnsi="Garamond" w:cs="Times New Roman"/>
          <w:b/>
          <w:smallCaps/>
          <w:color w:val="000000" w:themeColor="text1"/>
          <w:sz w:val="22"/>
          <w:szCs w:val="22"/>
        </w:rPr>
        <w:t xml:space="preserve">) </w:t>
      </w:r>
    </w:p>
    <w:p w14:paraId="0ACB5810" w14:textId="36FBA216" w:rsidR="00413D51" w:rsidRPr="00424939" w:rsidRDefault="00413D51" w:rsidP="00487DE1">
      <w:pPr>
        <w:tabs>
          <w:tab w:val="right" w:pos="2880"/>
          <w:tab w:val="left" w:pos="3240"/>
        </w:tabs>
        <w:rPr>
          <w:rFonts w:cs="Times New Roman"/>
          <w:color w:val="000000" w:themeColor="text1"/>
        </w:rPr>
        <w:pPrChange w:id="6564" w:author="Summer 2023 updates" w:date="2024-07-31T13:42:00Z">
          <w:pPr>
            <w:tabs>
              <w:tab w:val="right" w:pos="2880"/>
              <w:tab w:val="left" w:pos="3240"/>
            </w:tabs>
            <w:spacing w:after="0"/>
          </w:pPr>
        </w:pPrChange>
      </w:pPr>
      <w:r w:rsidRPr="00424939">
        <w:rPr>
          <w:rFonts w:cs="Times New Roman"/>
          <w:color w:val="000000" w:themeColor="text1"/>
        </w:rPr>
        <w:t>Chaimov</w:t>
      </w:r>
      <w:r w:rsidR="00E26178" w:rsidRPr="00424939">
        <w:rPr>
          <w:rFonts w:cs="Times New Roman"/>
          <w:color w:val="000000" w:themeColor="text1"/>
        </w:rPr>
        <w:t xml:space="preserve"> (</w:t>
      </w:r>
      <w:r w:rsidRPr="00424939">
        <w:rPr>
          <w:rFonts w:cs="Times New Roman"/>
          <w:color w:val="000000" w:themeColor="text1"/>
        </w:rPr>
        <w:t>Program Director</w:t>
      </w:r>
      <w:r w:rsidR="00E26178" w:rsidRPr="00424939">
        <w:rPr>
          <w:rFonts w:cs="Times New Roman"/>
          <w:color w:val="000000" w:themeColor="text1"/>
        </w:rPr>
        <w:t>)</w:t>
      </w:r>
      <w:r w:rsidR="00810F8E" w:rsidRPr="00424939">
        <w:rPr>
          <w:rFonts w:cs="Times New Roman"/>
          <w:color w:val="000000" w:themeColor="text1"/>
        </w:rPr>
        <w:t>.</w:t>
      </w:r>
    </w:p>
    <w:p w14:paraId="35FE102A" w14:textId="7E142C46" w:rsidR="00413D51" w:rsidRPr="00424939" w:rsidRDefault="00413D51" w:rsidP="005722AF">
      <w:pPr>
        <w:rPr>
          <w:rPrChange w:id="6565" w:author="Summer 2023 updates" w:date="2024-07-31T13:42:00Z">
            <w:rPr>
              <w:rFonts w:ascii="Garamond" w:hAnsi="Garamond"/>
              <w:color w:val="000000" w:themeColor="text1"/>
              <w:sz w:val="22"/>
            </w:rPr>
          </w:rPrChange>
        </w:rPr>
        <w:pPrChange w:id="6566" w:author="Summer 2023 updates" w:date="2024-07-31T13:42:00Z">
          <w:pPr>
            <w:pStyle w:val="Noparagraphstyle"/>
            <w:spacing w:after="40" w:line="240" w:lineRule="auto"/>
            <w:jc w:val="left"/>
          </w:pPr>
        </w:pPrChange>
      </w:pPr>
      <w:r w:rsidRPr="00424939">
        <w:rPr>
          <w:rPrChange w:id="6567" w:author="Summer 2023 updates" w:date="2024-07-31T13:42:00Z">
            <w:rPr>
              <w:rFonts w:ascii="Garamond" w:hAnsi="Garamond"/>
              <w:color w:val="000000" w:themeColor="text1"/>
              <w:sz w:val="22"/>
            </w:rPr>
          </w:rPrChange>
        </w:rPr>
        <w:t>Courses in English</w:t>
      </w:r>
      <w:r w:rsidR="00B8454E" w:rsidRPr="00424939">
        <w:rPr>
          <w:rPrChange w:id="6568" w:author="Summer 2023 updates" w:date="2024-07-31T13:42:00Z">
            <w:rPr>
              <w:rFonts w:ascii="Garamond" w:hAnsi="Garamond"/>
              <w:color w:val="000000" w:themeColor="text1"/>
              <w:sz w:val="22"/>
            </w:rPr>
          </w:rPrChange>
        </w:rPr>
        <w:fldChar w:fldCharType="begin"/>
      </w:r>
      <w:r w:rsidR="00B8454E" w:rsidRPr="00424939">
        <w:rPr>
          <w:rPrChange w:id="6569" w:author="Summer 2023 updates" w:date="2024-07-31T13:42:00Z">
            <w:rPr>
              <w:rFonts w:ascii="Garamond" w:hAnsi="Garamond"/>
              <w:color w:val="000000" w:themeColor="text1"/>
            </w:rPr>
          </w:rPrChange>
        </w:rPr>
        <w:instrText xml:space="preserve"> XE "English" </w:instrText>
      </w:r>
      <w:r w:rsidR="00B8454E" w:rsidRPr="00424939">
        <w:rPr>
          <w:rPrChange w:id="6570" w:author="Summer 2023 updates" w:date="2024-07-31T13:42:00Z">
            <w:rPr>
              <w:rFonts w:ascii="Garamond" w:hAnsi="Garamond"/>
              <w:color w:val="000000" w:themeColor="text1"/>
              <w:sz w:val="22"/>
            </w:rPr>
          </w:rPrChange>
        </w:rPr>
        <w:fldChar w:fldCharType="end"/>
      </w:r>
      <w:r w:rsidRPr="00424939">
        <w:rPr>
          <w:rPrChange w:id="6571" w:author="Summer 2023 updates" w:date="2024-07-31T13:42:00Z">
            <w:rPr>
              <w:rFonts w:ascii="Garamond" w:hAnsi="Garamond"/>
              <w:color w:val="000000" w:themeColor="text1"/>
              <w:sz w:val="22"/>
            </w:rPr>
          </w:rPrChange>
        </w:rPr>
        <w:t xml:space="preserve"> are available in</w:t>
      </w:r>
      <w:del w:id="6572" w:author="Summer 2023 updates" w:date="2024-07-31T13:42:00Z">
        <w:r w:rsidRPr="00424939">
          <w:rPr>
            <w:rFonts w:cs="Times New Roman"/>
            <w:color w:val="000000" w:themeColor="text1"/>
          </w:rPr>
          <w:delText>,</w:delText>
        </w:r>
      </w:del>
      <w:r w:rsidRPr="00424939">
        <w:rPr>
          <w:rPrChange w:id="6573" w:author="Summer 2023 updates" w:date="2024-07-31T13:42:00Z">
            <w:rPr>
              <w:rFonts w:ascii="Garamond" w:hAnsi="Garamond"/>
              <w:color w:val="000000" w:themeColor="text1"/>
              <w:sz w:val="22"/>
            </w:rPr>
          </w:rPrChange>
        </w:rPr>
        <w:t xml:space="preserve"> art, English literature</w:t>
      </w:r>
      <w:r w:rsidR="00864D30">
        <w:rPr>
          <w:rPrChange w:id="6574" w:author="Summer 2023 updates" w:date="2024-07-31T13:42:00Z">
            <w:rPr>
              <w:rFonts w:ascii="Garamond" w:hAnsi="Garamond"/>
              <w:color w:val="000000" w:themeColor="text1"/>
              <w:sz w:val="22"/>
            </w:rPr>
          </w:rPrChange>
        </w:rPr>
        <w:t xml:space="preserve">, </w:t>
      </w:r>
      <w:r w:rsidRPr="00424939">
        <w:rPr>
          <w:rPrChange w:id="6575" w:author="Summer 2023 updates" w:date="2024-07-31T13:42:00Z">
            <w:rPr>
              <w:rFonts w:ascii="Garamond" w:hAnsi="Garamond"/>
              <w:color w:val="000000" w:themeColor="text1"/>
              <w:sz w:val="22"/>
            </w:rPr>
          </w:rPrChange>
        </w:rPr>
        <w:t xml:space="preserve">linguistics, </w:t>
      </w:r>
      <w:ins w:id="6576" w:author="Summer 2023 updates" w:date="2024-07-31T13:42:00Z">
        <w:r w:rsidR="0051121B">
          <w:t xml:space="preserve">and </w:t>
        </w:r>
      </w:ins>
      <w:r w:rsidRPr="00424939">
        <w:rPr>
          <w:rPrChange w:id="6577" w:author="Summer 2023 updates" w:date="2024-07-31T13:42:00Z">
            <w:rPr>
              <w:rFonts w:ascii="Garamond" w:hAnsi="Garamond"/>
              <w:color w:val="000000" w:themeColor="text1"/>
              <w:sz w:val="22"/>
            </w:rPr>
          </w:rPrChange>
        </w:rPr>
        <w:t xml:space="preserve">other topics. </w:t>
      </w:r>
      <w:r w:rsidR="003755F5" w:rsidRPr="00424939">
        <w:rPr>
          <w:rPrChange w:id="6578" w:author="Summer 2023 updates" w:date="2024-07-31T13:42:00Z">
            <w:rPr>
              <w:rFonts w:ascii="Garamond" w:hAnsi="Garamond"/>
              <w:color w:val="000000" w:themeColor="text1"/>
              <w:sz w:val="22"/>
            </w:rPr>
          </w:rPrChange>
        </w:rPr>
        <w:t>Also,</w:t>
      </w:r>
      <w:r w:rsidRPr="00424939">
        <w:rPr>
          <w:rPrChange w:id="6579" w:author="Summer 2023 updates" w:date="2024-07-31T13:42:00Z">
            <w:rPr>
              <w:rFonts w:ascii="Garamond" w:hAnsi="Garamond"/>
              <w:color w:val="000000" w:themeColor="text1"/>
              <w:sz w:val="22"/>
            </w:rPr>
          </w:rPrChange>
        </w:rPr>
        <w:t xml:space="preserve"> a wide range of subject areas taught in German. </w:t>
      </w:r>
      <w:r w:rsidR="00167FBC">
        <w:rPr>
          <w:rPrChange w:id="6580" w:author="Summer 2023 updates" w:date="2024-07-31T13:42:00Z">
            <w:rPr>
              <w:rFonts w:ascii="Garamond" w:hAnsi="Garamond"/>
              <w:color w:val="000000" w:themeColor="text1"/>
              <w:sz w:val="22"/>
            </w:rPr>
          </w:rPrChange>
        </w:rPr>
        <w:t xml:space="preserve">Students pay </w:t>
      </w:r>
      <w:del w:id="6581" w:author="Summer 2023 updates" w:date="2024-07-31T13:42:00Z">
        <w:r w:rsidR="00167FBC">
          <w:rPr>
            <w:rFonts w:cs="Times New Roman"/>
            <w:color w:val="000000" w:themeColor="text1"/>
          </w:rPr>
          <w:delText>cost</w:delText>
        </w:r>
      </w:del>
      <w:ins w:id="6582" w:author="Summer 2023 updates" w:date="2024-07-31T13:42:00Z">
        <w:r w:rsidR="00167FBC">
          <w:t>cost</w:t>
        </w:r>
        <w:r w:rsidR="0051121B">
          <w:t>s</w:t>
        </w:r>
      </w:ins>
      <w:r w:rsidR="00167FBC">
        <w:rPr>
          <w:rPrChange w:id="6583" w:author="Summer 2023 updates" w:date="2024-07-31T13:42:00Z">
            <w:rPr>
              <w:rFonts w:ascii="Garamond" w:hAnsi="Garamond"/>
              <w:color w:val="000000" w:themeColor="text1"/>
              <w:sz w:val="22"/>
            </w:rPr>
          </w:rPrChange>
        </w:rPr>
        <w:t xml:space="preserve"> of living at the destination.</w:t>
      </w:r>
    </w:p>
    <w:p w14:paraId="6EBEF77E" w14:textId="1F4C94F7" w:rsidR="00413D51" w:rsidRPr="00424939" w:rsidRDefault="00413D51" w:rsidP="005722AF">
      <w:pPr>
        <w:rPr>
          <w:rPrChange w:id="6584" w:author="Summer 2023 updates" w:date="2024-07-31T13:42:00Z">
            <w:rPr>
              <w:rFonts w:ascii="Garamond" w:hAnsi="Garamond"/>
              <w:color w:val="000000" w:themeColor="text1"/>
              <w:sz w:val="22"/>
            </w:rPr>
          </w:rPrChange>
        </w:rPr>
        <w:pPrChange w:id="6585" w:author="Summer 2023 updates" w:date="2024-07-31T13:42:00Z">
          <w:pPr>
            <w:pStyle w:val="Noparagraphstyle"/>
            <w:spacing w:after="60" w:line="240" w:lineRule="auto"/>
            <w:jc w:val="left"/>
          </w:pPr>
        </w:pPrChange>
      </w:pPr>
      <w:r w:rsidRPr="00424939">
        <w:rPr>
          <w:rPrChange w:id="6586" w:author="Summer 2023 updates" w:date="2024-07-31T13:42:00Z">
            <w:rPr>
              <w:rFonts w:ascii="Garamond" w:hAnsi="Garamond"/>
              <w:color w:val="000000" w:themeColor="text1"/>
              <w:sz w:val="22"/>
            </w:rPr>
          </w:rPrChange>
        </w:rPr>
        <w:t xml:space="preserve">Credits earned from the Landau exchange program are evaluated on </w:t>
      </w:r>
      <w:r w:rsidR="001F3DBD" w:rsidRPr="00424939">
        <w:rPr>
          <w:rPrChange w:id="6587" w:author="Summer 2023 updates" w:date="2024-07-31T13:42:00Z">
            <w:rPr>
              <w:rFonts w:ascii="Garamond" w:hAnsi="Garamond"/>
              <w:color w:val="000000" w:themeColor="text1"/>
              <w:sz w:val="22"/>
            </w:rPr>
          </w:rPrChange>
        </w:rPr>
        <w:t>a</w:t>
      </w:r>
      <w:r w:rsidRPr="00424939">
        <w:rPr>
          <w:rPrChange w:id="6588" w:author="Summer 2023 updates" w:date="2024-07-31T13:42:00Z">
            <w:rPr>
              <w:rFonts w:ascii="Garamond" w:hAnsi="Garamond"/>
              <w:color w:val="000000" w:themeColor="text1"/>
              <w:sz w:val="22"/>
            </w:rPr>
          </w:rPrChange>
        </w:rPr>
        <w:t xml:space="preserve"> </w:t>
      </w:r>
      <w:r w:rsidR="00A7479E" w:rsidRPr="00424939">
        <w:rPr>
          <w:rPrChange w:id="6589" w:author="Summer 2023 updates" w:date="2024-07-31T13:42:00Z">
            <w:rPr>
              <w:rFonts w:ascii="Garamond" w:hAnsi="Garamond"/>
              <w:color w:val="000000" w:themeColor="text1"/>
              <w:sz w:val="22"/>
            </w:rPr>
          </w:rPrChange>
        </w:rPr>
        <w:t>P/NP</w:t>
      </w:r>
      <w:r w:rsidRPr="00424939">
        <w:rPr>
          <w:rPrChange w:id="6590" w:author="Summer 2023 updates" w:date="2024-07-31T13:42:00Z">
            <w:rPr>
              <w:rFonts w:ascii="Garamond" w:hAnsi="Garamond"/>
              <w:color w:val="000000" w:themeColor="text1"/>
              <w:sz w:val="22"/>
            </w:rPr>
          </w:rPrChange>
        </w:rPr>
        <w:t xml:space="preserve"> basis. </w:t>
      </w:r>
    </w:p>
    <w:p w14:paraId="66F36B9E" w14:textId="77777777" w:rsidR="00413D51" w:rsidRPr="00424939" w:rsidRDefault="002C02B3" w:rsidP="0062640D">
      <w:pPr>
        <w:pStyle w:val="Noparagraphstyle"/>
        <w:spacing w:line="240" w:lineRule="auto"/>
        <w:jc w:val="left"/>
        <w:rPr>
          <w:del w:id="6591" w:author="Summer 2023 updates" w:date="2024-07-31T13:42:00Z"/>
          <w:rFonts w:ascii="Garamond" w:hAnsi="Garamond" w:cs="Times New Roman"/>
          <w:b/>
          <w:smallCaps/>
          <w:color w:val="000000" w:themeColor="text1"/>
          <w:sz w:val="22"/>
          <w:szCs w:val="22"/>
        </w:rPr>
      </w:pPr>
      <w:del w:id="6592" w:author="Summer 2023 updates" w:date="2024-07-31T13:42:00Z">
        <w:r w:rsidRPr="00424939">
          <w:rPr>
            <w:rFonts w:ascii="Garamond" w:hAnsi="Garamond" w:cs="Times New Roman"/>
            <w:b/>
            <w:smallCaps/>
            <w:color w:val="000000" w:themeColor="text1"/>
            <w:sz w:val="22"/>
            <w:szCs w:val="22"/>
          </w:rPr>
          <w:delText>occ-</w:delText>
        </w:r>
        <w:r w:rsidR="00C3584E" w:rsidRPr="00424939">
          <w:rPr>
            <w:rFonts w:ascii="Garamond" w:hAnsi="Garamond" w:cs="Times New Roman"/>
            <w:b/>
            <w:smallCaps/>
            <w:color w:val="000000" w:themeColor="text1"/>
            <w:sz w:val="22"/>
            <w:szCs w:val="22"/>
          </w:rPr>
          <w:delText>245 —</w:delText>
        </w:r>
        <w:r w:rsidR="00E26178" w:rsidRPr="00424939">
          <w:rPr>
            <w:rFonts w:ascii="Garamond" w:hAnsi="Garamond" w:cs="Times New Roman"/>
            <w:b/>
            <w:smallCaps/>
            <w:color w:val="000000" w:themeColor="text1"/>
            <w:sz w:val="22"/>
            <w:szCs w:val="22"/>
          </w:rPr>
          <w:delText xml:space="preserve"> </w:delText>
        </w:r>
        <w:r w:rsidR="004014F2" w:rsidRPr="00424939">
          <w:rPr>
            <w:rFonts w:ascii="Garamond" w:hAnsi="Garamond" w:cs="Times New Roman"/>
            <w:b/>
            <w:smallCaps/>
            <w:color w:val="000000" w:themeColor="text1"/>
            <w:sz w:val="22"/>
            <w:szCs w:val="22"/>
          </w:rPr>
          <w:delText>Coe</w:delText>
        </w:r>
        <w:r w:rsidR="00413D51" w:rsidRPr="00424939">
          <w:rPr>
            <w:rFonts w:ascii="Garamond" w:hAnsi="Garamond" w:cs="Times New Roman"/>
            <w:b/>
            <w:smallCaps/>
            <w:color w:val="000000" w:themeColor="text1"/>
            <w:sz w:val="22"/>
            <w:szCs w:val="22"/>
          </w:rPr>
          <w:delText>/</w:delText>
        </w:r>
        <w:r w:rsidR="004014F2" w:rsidRPr="00424939">
          <w:rPr>
            <w:rFonts w:ascii="Garamond" w:hAnsi="Garamond" w:cs="Times New Roman"/>
            <w:b/>
            <w:smallCaps/>
            <w:color w:val="000000" w:themeColor="text1"/>
            <w:sz w:val="22"/>
            <w:szCs w:val="22"/>
          </w:rPr>
          <w:delText xml:space="preserve">University </w:delText>
        </w:r>
        <w:r w:rsidR="00413D51" w:rsidRPr="00424939">
          <w:rPr>
            <w:rFonts w:ascii="Garamond" w:hAnsi="Garamond" w:cs="Times New Roman"/>
            <w:b/>
            <w:smallCaps/>
            <w:color w:val="000000" w:themeColor="text1"/>
            <w:sz w:val="22"/>
            <w:szCs w:val="22"/>
          </w:rPr>
          <w:delText xml:space="preserve">of </w:delText>
        </w:r>
        <w:r w:rsidR="00760DCD" w:rsidRPr="00424939">
          <w:rPr>
            <w:rFonts w:ascii="Garamond" w:hAnsi="Garamond" w:cs="Times New Roman"/>
            <w:b/>
            <w:smallCaps/>
            <w:color w:val="000000" w:themeColor="text1"/>
            <w:sz w:val="22"/>
            <w:szCs w:val="22"/>
          </w:rPr>
          <w:delText>Quebec</w:delText>
        </w:r>
        <w:r w:rsidR="00413D51" w:rsidRPr="00424939">
          <w:rPr>
            <w:rFonts w:ascii="Garamond" w:hAnsi="Garamond" w:cs="Times New Roman"/>
            <w:b/>
            <w:smallCaps/>
            <w:color w:val="000000" w:themeColor="text1"/>
            <w:sz w:val="22"/>
            <w:szCs w:val="22"/>
          </w:rPr>
          <w:delText xml:space="preserve"> (</w:delText>
        </w:r>
        <w:r w:rsidR="00B17E75">
          <w:rPr>
            <w:rFonts w:ascii="Garamond" w:hAnsi="Garamond" w:cs="Times New Roman"/>
            <w:b/>
            <w:smallCaps/>
            <w:color w:val="000000" w:themeColor="text1"/>
            <w:sz w:val="22"/>
            <w:szCs w:val="22"/>
          </w:rPr>
          <w:delText>Sa</w:delText>
        </w:r>
        <w:r w:rsidR="00167FBC">
          <w:rPr>
            <w:rFonts w:ascii="Garamond" w:hAnsi="Garamond" w:cs="Times New Roman"/>
            <w:b/>
            <w:smallCaps/>
            <w:color w:val="000000" w:themeColor="text1"/>
            <w:sz w:val="22"/>
            <w:szCs w:val="22"/>
          </w:rPr>
          <w:delText>guenay</w:delText>
        </w:r>
        <w:r w:rsidR="00413D51" w:rsidRPr="00424939">
          <w:rPr>
            <w:rFonts w:ascii="Garamond" w:hAnsi="Garamond" w:cs="Times New Roman"/>
            <w:b/>
            <w:smallCaps/>
            <w:color w:val="000000" w:themeColor="text1"/>
            <w:sz w:val="22"/>
            <w:szCs w:val="22"/>
          </w:rPr>
          <w:delText xml:space="preserve">, </w:delText>
        </w:r>
        <w:r w:rsidR="00760DCD" w:rsidRPr="00424939">
          <w:rPr>
            <w:rFonts w:ascii="Garamond" w:hAnsi="Garamond" w:cs="Times New Roman"/>
            <w:b/>
            <w:smallCaps/>
            <w:color w:val="000000" w:themeColor="text1"/>
            <w:sz w:val="22"/>
            <w:szCs w:val="22"/>
          </w:rPr>
          <w:delText>Canada</w:delText>
        </w:r>
        <w:r w:rsidR="00413D51" w:rsidRPr="00424939">
          <w:rPr>
            <w:rFonts w:ascii="Garamond" w:hAnsi="Garamond" w:cs="Times New Roman"/>
            <w:b/>
            <w:smallCaps/>
            <w:color w:val="000000" w:themeColor="text1"/>
            <w:sz w:val="22"/>
            <w:szCs w:val="22"/>
          </w:rPr>
          <w:delText xml:space="preserve">) </w:delText>
        </w:r>
      </w:del>
    </w:p>
    <w:p w14:paraId="237485B6" w14:textId="77777777" w:rsidR="00413D51" w:rsidRPr="00424939" w:rsidRDefault="00413D51" w:rsidP="00413D51">
      <w:pPr>
        <w:tabs>
          <w:tab w:val="right" w:pos="2880"/>
          <w:tab w:val="left" w:pos="3240"/>
        </w:tabs>
        <w:spacing w:after="0"/>
        <w:rPr>
          <w:del w:id="6593" w:author="Summer 2023 updates" w:date="2024-07-31T13:42:00Z"/>
          <w:rFonts w:cs="Times New Roman"/>
          <w:color w:val="000000" w:themeColor="text1"/>
        </w:rPr>
      </w:pPr>
      <w:del w:id="6594" w:author="Summer 2023 updates" w:date="2024-07-31T13:42:00Z">
        <w:r w:rsidRPr="00424939">
          <w:rPr>
            <w:rFonts w:cs="Times New Roman"/>
            <w:color w:val="000000" w:themeColor="text1"/>
          </w:rPr>
          <w:delText>Janca-Aji</w:delText>
        </w:r>
        <w:r w:rsidR="00E26178" w:rsidRPr="00424939">
          <w:rPr>
            <w:rFonts w:cs="Times New Roman"/>
            <w:color w:val="000000" w:themeColor="text1"/>
          </w:rPr>
          <w:delText xml:space="preserve"> (</w:delText>
        </w:r>
        <w:r w:rsidRPr="00424939">
          <w:rPr>
            <w:rFonts w:cs="Times New Roman"/>
            <w:color w:val="000000" w:themeColor="text1"/>
          </w:rPr>
          <w:delText>Program Director</w:delText>
        </w:r>
        <w:r w:rsidR="00E26178" w:rsidRPr="00424939">
          <w:rPr>
            <w:rFonts w:cs="Times New Roman"/>
            <w:color w:val="000000" w:themeColor="text1"/>
          </w:rPr>
          <w:delText>)</w:delText>
        </w:r>
        <w:r w:rsidR="00810F8E" w:rsidRPr="00424939">
          <w:rPr>
            <w:rFonts w:cs="Times New Roman"/>
            <w:color w:val="000000" w:themeColor="text1"/>
          </w:rPr>
          <w:delText>.</w:delText>
        </w:r>
      </w:del>
    </w:p>
    <w:p w14:paraId="483A4D84" w14:textId="77777777" w:rsidR="00413D51" w:rsidRPr="00424939" w:rsidRDefault="00413D51" w:rsidP="00BA7FEB">
      <w:pPr>
        <w:pStyle w:val="Noparagraphstyle"/>
        <w:spacing w:after="40" w:line="240" w:lineRule="auto"/>
        <w:jc w:val="left"/>
        <w:rPr>
          <w:del w:id="6595" w:author="Summer 2023 updates" w:date="2024-07-31T13:42:00Z"/>
          <w:rFonts w:ascii="Garamond" w:hAnsi="Garamond" w:cs="Times New Roman"/>
          <w:color w:val="000000" w:themeColor="text1"/>
          <w:sz w:val="22"/>
          <w:szCs w:val="22"/>
        </w:rPr>
      </w:pPr>
      <w:del w:id="6596" w:author="Summer 2023 updates" w:date="2024-07-31T13:42:00Z">
        <w:r w:rsidRPr="00424939">
          <w:rPr>
            <w:rFonts w:ascii="Garamond" w:hAnsi="Garamond" w:cs="Times New Roman"/>
            <w:color w:val="000000" w:themeColor="text1"/>
            <w:sz w:val="22"/>
            <w:szCs w:val="22"/>
          </w:rPr>
          <w:delText xml:space="preserve">Courses in French </w:delText>
        </w:r>
        <w:r w:rsidR="00864D30">
          <w:rPr>
            <w:rFonts w:ascii="Garamond" w:hAnsi="Garamond" w:cs="Times New Roman"/>
            <w:color w:val="000000" w:themeColor="text1"/>
            <w:sz w:val="22"/>
            <w:szCs w:val="22"/>
          </w:rPr>
          <w:delText xml:space="preserve">are offered </w:delText>
        </w:r>
        <w:r w:rsidRPr="00424939">
          <w:rPr>
            <w:rFonts w:ascii="Garamond" w:hAnsi="Garamond" w:cs="Times New Roman"/>
            <w:color w:val="000000" w:themeColor="text1"/>
            <w:sz w:val="22"/>
            <w:szCs w:val="22"/>
          </w:rPr>
          <w:delText>in a wide range of topics</w:delText>
        </w:r>
        <w:r w:rsidR="00167FBC">
          <w:rPr>
            <w:rFonts w:ascii="Garamond" w:hAnsi="Garamond" w:cs="Times New Roman"/>
            <w:color w:val="000000" w:themeColor="text1"/>
            <w:sz w:val="22"/>
            <w:szCs w:val="22"/>
          </w:rPr>
          <w:delText xml:space="preserve"> for students who pass a proficiency test in French</w:delText>
        </w:r>
        <w:r w:rsidRPr="00424939">
          <w:rPr>
            <w:rFonts w:ascii="Garamond" w:hAnsi="Garamond" w:cs="Times New Roman"/>
            <w:color w:val="000000" w:themeColor="text1"/>
            <w:sz w:val="22"/>
            <w:szCs w:val="22"/>
          </w:rPr>
          <w:delText>.</w:delText>
        </w:r>
        <w:r w:rsidR="00167FBC">
          <w:rPr>
            <w:rFonts w:ascii="Garamond" w:hAnsi="Garamond" w:cs="Times New Roman"/>
            <w:color w:val="000000" w:themeColor="text1"/>
            <w:sz w:val="22"/>
            <w:szCs w:val="22"/>
          </w:rPr>
          <w:delText xml:space="preserve">  Students pay cost of living at destination.</w:delText>
        </w:r>
      </w:del>
    </w:p>
    <w:p w14:paraId="7FBC95D8" w14:textId="77777777" w:rsidR="00B31E21" w:rsidRPr="002F235A" w:rsidRDefault="00413D51" w:rsidP="002F235A">
      <w:pPr>
        <w:pStyle w:val="Noparagraphstyle"/>
        <w:spacing w:after="60" w:line="240" w:lineRule="auto"/>
        <w:jc w:val="left"/>
        <w:rPr>
          <w:del w:id="6597" w:author="Summer 2023 updates" w:date="2024-07-31T13:42:00Z"/>
          <w:rFonts w:ascii="Garamond" w:hAnsi="Garamond" w:cs="Times New Roman"/>
          <w:color w:val="000000" w:themeColor="text1"/>
          <w:sz w:val="22"/>
          <w:szCs w:val="22"/>
        </w:rPr>
      </w:pPr>
      <w:del w:id="6598" w:author="Summer 2023 updates" w:date="2024-07-31T13:42:00Z">
        <w:r w:rsidRPr="00424939">
          <w:rPr>
            <w:rFonts w:ascii="Garamond" w:hAnsi="Garamond" w:cs="Times New Roman"/>
            <w:color w:val="000000" w:themeColor="text1"/>
            <w:sz w:val="22"/>
            <w:szCs w:val="22"/>
          </w:rPr>
          <w:delText xml:space="preserve">Credits earned from the Quebec exchange program are evaluated on </w:delText>
        </w:r>
        <w:r w:rsidR="001F3DBD" w:rsidRPr="00424939">
          <w:rPr>
            <w:rFonts w:ascii="Garamond" w:hAnsi="Garamond" w:cs="Times New Roman"/>
            <w:color w:val="000000" w:themeColor="text1"/>
            <w:sz w:val="22"/>
            <w:szCs w:val="22"/>
          </w:rPr>
          <w:delText>a</w:delText>
        </w:r>
        <w:r w:rsidRPr="00424939">
          <w:rPr>
            <w:rFonts w:ascii="Garamond" w:hAnsi="Garamond" w:cs="Times New Roman"/>
            <w:color w:val="000000" w:themeColor="text1"/>
            <w:sz w:val="22"/>
            <w:szCs w:val="22"/>
          </w:rPr>
          <w:delText xml:space="preserve"> </w:delText>
        </w:r>
        <w:r w:rsidR="00A7479E" w:rsidRPr="00424939">
          <w:rPr>
            <w:rFonts w:ascii="Garamond" w:hAnsi="Garamond" w:cs="Times New Roman"/>
            <w:color w:val="000000" w:themeColor="text1"/>
            <w:sz w:val="22"/>
            <w:szCs w:val="22"/>
          </w:rPr>
          <w:delText>P/NP</w:delText>
        </w:r>
        <w:r w:rsidRPr="00424939">
          <w:rPr>
            <w:rFonts w:ascii="Garamond" w:hAnsi="Garamond" w:cs="Times New Roman"/>
            <w:color w:val="000000" w:themeColor="text1"/>
            <w:sz w:val="22"/>
            <w:szCs w:val="22"/>
          </w:rPr>
          <w:delText xml:space="preserve"> basis. </w:delText>
        </w:r>
      </w:del>
    </w:p>
    <w:p w14:paraId="25B1FB6A" w14:textId="5BC8B34C" w:rsidR="00384CBA" w:rsidRPr="00424939" w:rsidRDefault="00384CBA" w:rsidP="0076603D">
      <w:pPr>
        <w:pStyle w:val="Noparagraphstyle"/>
        <w:spacing w:before="120" w:line="240" w:lineRule="auto"/>
        <w:jc w:val="left"/>
        <w:rPr>
          <w:rFonts w:ascii="Garamond" w:hAnsi="Garamond" w:cs="Times New Roman"/>
          <w:b/>
          <w:smallCaps/>
          <w:color w:val="000000" w:themeColor="text1"/>
          <w:sz w:val="22"/>
          <w:szCs w:val="22"/>
        </w:rPr>
        <w:pPrChange w:id="6599"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 xml:space="preserve">occ-250 — </w:t>
      </w:r>
      <w:r w:rsidR="00732C1B"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 xml:space="preserve">Izmir Institute </w:t>
      </w:r>
      <w:r w:rsidRPr="00424939">
        <w:rPr>
          <w:rFonts w:ascii="Garamond" w:hAnsi="Garamond" w:cs="Times New Roman"/>
          <w:b/>
          <w:smallCaps/>
          <w:color w:val="000000" w:themeColor="text1"/>
          <w:sz w:val="22"/>
          <w:szCs w:val="22"/>
        </w:rPr>
        <w:t xml:space="preserve">of </w:t>
      </w:r>
      <w:r w:rsidR="00732C1B" w:rsidRPr="00424939">
        <w:rPr>
          <w:rFonts w:ascii="Garamond" w:hAnsi="Garamond" w:cs="Times New Roman"/>
          <w:b/>
          <w:smallCaps/>
          <w:color w:val="000000" w:themeColor="text1"/>
          <w:sz w:val="22"/>
          <w:szCs w:val="22"/>
        </w:rPr>
        <w:t xml:space="preserve">Technology </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Turkey</w:t>
      </w:r>
      <w:r w:rsidRPr="00424939">
        <w:rPr>
          <w:rFonts w:ascii="Garamond" w:hAnsi="Garamond" w:cs="Times New Roman"/>
          <w:b/>
          <w:smallCaps/>
          <w:color w:val="000000" w:themeColor="text1"/>
          <w:sz w:val="22"/>
          <w:szCs w:val="22"/>
        </w:rPr>
        <w:t xml:space="preserve">) </w:t>
      </w:r>
    </w:p>
    <w:p w14:paraId="3806D864" w14:textId="77777777" w:rsidR="00384CBA" w:rsidRPr="00424939" w:rsidRDefault="00384CBA" w:rsidP="00487DE1">
      <w:pPr>
        <w:pStyle w:val="Noparagraphstyle"/>
        <w:spacing w:after="60" w:line="276" w:lineRule="auto"/>
        <w:jc w:val="left"/>
        <w:rPr>
          <w:rFonts w:ascii="Garamond" w:hAnsi="Garamond" w:cs="Times New Roman"/>
          <w:color w:val="000000" w:themeColor="text1"/>
          <w:sz w:val="22"/>
          <w:szCs w:val="22"/>
        </w:rPr>
        <w:pPrChange w:id="6600" w:author="Summer 2023 updates" w:date="2024-07-31T13:42:00Z">
          <w:pPr>
            <w:pStyle w:val="Noparagraphstyle"/>
            <w:spacing w:line="276" w:lineRule="auto"/>
            <w:jc w:val="left"/>
          </w:pPr>
        </w:pPrChange>
      </w:pPr>
      <w:r w:rsidRPr="00424939">
        <w:rPr>
          <w:rFonts w:ascii="Garamond" w:hAnsi="Garamond" w:cs="Times New Roman"/>
          <w:color w:val="000000" w:themeColor="text1"/>
          <w:sz w:val="22"/>
          <w:szCs w:val="22"/>
        </w:rPr>
        <w:t>Akgun (Program Director).</w:t>
      </w:r>
    </w:p>
    <w:p w14:paraId="79A847B8" w14:textId="6BCCD3B9" w:rsidR="00384CBA" w:rsidRPr="00424939" w:rsidRDefault="00384CBA" w:rsidP="00AD15C0">
      <w:pPr>
        <w:rPr>
          <w:rPrChange w:id="6601" w:author="Summer 2023 updates" w:date="2024-07-31T13:42:00Z">
            <w:rPr>
              <w:rFonts w:ascii="Garamond" w:hAnsi="Garamond"/>
              <w:color w:val="000000" w:themeColor="text1"/>
              <w:sz w:val="22"/>
            </w:rPr>
          </w:rPrChange>
        </w:rPr>
        <w:pPrChange w:id="6602" w:author="Summer 2023 updates" w:date="2024-07-31T13:42:00Z">
          <w:pPr>
            <w:pStyle w:val="Noparagraphstyle"/>
            <w:spacing w:after="40" w:line="240" w:lineRule="auto"/>
            <w:jc w:val="left"/>
          </w:pPr>
        </w:pPrChange>
      </w:pPr>
      <w:r w:rsidRPr="00424939">
        <w:rPr>
          <w:rPrChange w:id="6603" w:author="Summer 2023 updates" w:date="2024-07-31T13:42:00Z">
            <w:rPr>
              <w:rFonts w:ascii="Garamond" w:hAnsi="Garamond"/>
              <w:color w:val="000000" w:themeColor="text1"/>
              <w:sz w:val="22"/>
            </w:rPr>
          </w:rPrChange>
        </w:rPr>
        <w:t>Coe may send a student of Chemistry</w:t>
      </w:r>
      <w:r w:rsidR="00B8454E" w:rsidRPr="00424939">
        <w:rPr>
          <w:rPrChange w:id="6604" w:author="Summer 2023 updates" w:date="2024-07-31T13:42:00Z">
            <w:rPr>
              <w:rFonts w:ascii="Garamond" w:hAnsi="Garamond"/>
              <w:color w:val="000000" w:themeColor="text1"/>
              <w:sz w:val="22"/>
            </w:rPr>
          </w:rPrChange>
        </w:rPr>
        <w:fldChar w:fldCharType="begin"/>
      </w:r>
      <w:r w:rsidR="00B8454E" w:rsidRPr="00424939">
        <w:rPr>
          <w:rPrChange w:id="6605" w:author="Summer 2023 updates" w:date="2024-07-31T13:42:00Z">
            <w:rPr>
              <w:rFonts w:ascii="Garamond" w:hAnsi="Garamond"/>
              <w:color w:val="000000" w:themeColor="text1"/>
            </w:rPr>
          </w:rPrChange>
        </w:rPr>
        <w:instrText xml:space="preserve"> XE "Chemistry" </w:instrText>
      </w:r>
      <w:r w:rsidR="00B8454E" w:rsidRPr="00424939">
        <w:rPr>
          <w:rPrChange w:id="6606" w:author="Summer 2023 updates" w:date="2024-07-31T13:42:00Z">
            <w:rPr>
              <w:rFonts w:ascii="Garamond" w:hAnsi="Garamond"/>
              <w:color w:val="000000" w:themeColor="text1"/>
              <w:sz w:val="22"/>
            </w:rPr>
          </w:rPrChange>
        </w:rPr>
        <w:fldChar w:fldCharType="end"/>
      </w:r>
      <w:r w:rsidRPr="00424939">
        <w:rPr>
          <w:rPrChange w:id="6607" w:author="Summer 2023 updates" w:date="2024-07-31T13:42:00Z">
            <w:rPr>
              <w:rFonts w:ascii="Garamond" w:hAnsi="Garamond"/>
              <w:color w:val="000000" w:themeColor="text1"/>
              <w:sz w:val="22"/>
            </w:rPr>
          </w:rPrChange>
        </w:rPr>
        <w:t xml:space="preserve"> and a student of Physics</w:t>
      </w:r>
      <w:r w:rsidR="00B8454E" w:rsidRPr="00424939">
        <w:rPr>
          <w:rPrChange w:id="6608" w:author="Summer 2023 updates" w:date="2024-07-31T13:42:00Z">
            <w:rPr>
              <w:rFonts w:ascii="Garamond" w:hAnsi="Garamond"/>
              <w:color w:val="000000" w:themeColor="text1"/>
              <w:sz w:val="22"/>
            </w:rPr>
          </w:rPrChange>
        </w:rPr>
        <w:fldChar w:fldCharType="begin"/>
      </w:r>
      <w:r w:rsidR="00B8454E" w:rsidRPr="00424939">
        <w:rPr>
          <w:rPrChange w:id="6609" w:author="Summer 2023 updates" w:date="2024-07-31T13:42:00Z">
            <w:rPr>
              <w:rFonts w:ascii="Garamond" w:hAnsi="Garamond"/>
              <w:color w:val="000000" w:themeColor="text1"/>
            </w:rPr>
          </w:rPrChange>
        </w:rPr>
        <w:instrText xml:space="preserve"> XE "Physics" </w:instrText>
      </w:r>
      <w:r w:rsidR="00B8454E" w:rsidRPr="00424939">
        <w:rPr>
          <w:rPrChange w:id="6610" w:author="Summer 2023 updates" w:date="2024-07-31T13:42:00Z">
            <w:rPr>
              <w:rFonts w:ascii="Garamond" w:hAnsi="Garamond"/>
              <w:color w:val="000000" w:themeColor="text1"/>
              <w:sz w:val="22"/>
            </w:rPr>
          </w:rPrChange>
        </w:rPr>
        <w:fldChar w:fldCharType="end"/>
      </w:r>
      <w:r w:rsidRPr="00424939">
        <w:rPr>
          <w:rPrChange w:id="6611" w:author="Summer 2023 updates" w:date="2024-07-31T13:42:00Z">
            <w:rPr>
              <w:rFonts w:ascii="Garamond" w:hAnsi="Garamond"/>
              <w:color w:val="000000" w:themeColor="text1"/>
              <w:sz w:val="22"/>
            </w:rPr>
          </w:rPrChange>
        </w:rPr>
        <w:t xml:space="preserve"> to study those subjects in an English</w:t>
      </w:r>
      <w:r w:rsidR="00B8454E" w:rsidRPr="00424939">
        <w:rPr>
          <w:rPrChange w:id="6612" w:author="Summer 2023 updates" w:date="2024-07-31T13:42:00Z">
            <w:rPr>
              <w:rFonts w:ascii="Garamond" w:hAnsi="Garamond"/>
              <w:color w:val="000000" w:themeColor="text1"/>
              <w:sz w:val="22"/>
            </w:rPr>
          </w:rPrChange>
        </w:rPr>
        <w:fldChar w:fldCharType="begin"/>
      </w:r>
      <w:r w:rsidR="00B8454E" w:rsidRPr="00424939">
        <w:rPr>
          <w:rPrChange w:id="6613" w:author="Summer 2023 updates" w:date="2024-07-31T13:42:00Z">
            <w:rPr>
              <w:rFonts w:ascii="Garamond" w:hAnsi="Garamond"/>
              <w:color w:val="000000" w:themeColor="text1"/>
            </w:rPr>
          </w:rPrChange>
        </w:rPr>
        <w:instrText xml:space="preserve"> XE "English" </w:instrText>
      </w:r>
      <w:r w:rsidR="00B8454E" w:rsidRPr="00424939">
        <w:rPr>
          <w:rPrChange w:id="6614" w:author="Summer 2023 updates" w:date="2024-07-31T13:42:00Z">
            <w:rPr>
              <w:rFonts w:ascii="Garamond" w:hAnsi="Garamond"/>
              <w:color w:val="000000" w:themeColor="text1"/>
              <w:sz w:val="22"/>
            </w:rPr>
          </w:rPrChange>
        </w:rPr>
        <w:fldChar w:fldCharType="end"/>
      </w:r>
      <w:r w:rsidRPr="00424939">
        <w:rPr>
          <w:rPrChange w:id="6615" w:author="Summer 2023 updates" w:date="2024-07-31T13:42:00Z">
            <w:rPr>
              <w:rFonts w:ascii="Garamond" w:hAnsi="Garamond"/>
              <w:color w:val="000000" w:themeColor="text1"/>
              <w:sz w:val="22"/>
            </w:rPr>
          </w:rPrChange>
        </w:rPr>
        <w:t>-language setting at a science university in Turkey. Students are responsible for housing, food, and all other costs of living.</w:t>
      </w:r>
    </w:p>
    <w:p w14:paraId="47D4646A" w14:textId="5F7483C8" w:rsidR="00384CBA" w:rsidRPr="00424939" w:rsidRDefault="00384CBA" w:rsidP="005722AF">
      <w:pPr>
        <w:rPr>
          <w:rPrChange w:id="6616" w:author="Summer 2023 updates" w:date="2024-07-31T13:42:00Z">
            <w:rPr>
              <w:rFonts w:ascii="Garamond" w:hAnsi="Garamond"/>
              <w:color w:val="000000" w:themeColor="text1"/>
              <w:sz w:val="22"/>
            </w:rPr>
          </w:rPrChange>
        </w:rPr>
        <w:pPrChange w:id="6617" w:author="Summer 2023 updates" w:date="2024-07-31T13:42:00Z">
          <w:pPr>
            <w:pStyle w:val="Noparagraphstyle"/>
            <w:spacing w:after="60" w:line="240" w:lineRule="auto"/>
            <w:jc w:val="left"/>
          </w:pPr>
        </w:pPrChange>
      </w:pPr>
      <w:r w:rsidRPr="00424939">
        <w:rPr>
          <w:rPrChange w:id="6618" w:author="Summer 2023 updates" w:date="2024-07-31T13:42:00Z">
            <w:rPr>
              <w:rFonts w:ascii="Garamond" w:hAnsi="Garamond"/>
              <w:color w:val="000000" w:themeColor="text1"/>
              <w:sz w:val="22"/>
            </w:rPr>
          </w:rPrChange>
        </w:rPr>
        <w:t xml:space="preserve">Credits earned on the Izmir exchange program are evaluated on </w:t>
      </w:r>
      <w:r w:rsidR="001F3DBD">
        <w:rPr>
          <w:rPrChange w:id="6619" w:author="Summer 2023 updates" w:date="2024-07-31T13:42:00Z">
            <w:rPr>
              <w:rFonts w:ascii="Garamond" w:hAnsi="Garamond"/>
              <w:color w:val="000000" w:themeColor="text1"/>
              <w:sz w:val="22"/>
            </w:rPr>
          </w:rPrChange>
        </w:rPr>
        <w:t>a</w:t>
      </w:r>
      <w:r w:rsidRPr="00424939">
        <w:rPr>
          <w:rPrChange w:id="6620" w:author="Summer 2023 updates" w:date="2024-07-31T13:42:00Z">
            <w:rPr>
              <w:rFonts w:ascii="Garamond" w:hAnsi="Garamond"/>
              <w:color w:val="000000" w:themeColor="text1"/>
              <w:sz w:val="22"/>
            </w:rPr>
          </w:rPrChange>
        </w:rPr>
        <w:t xml:space="preserve"> </w:t>
      </w:r>
      <w:r w:rsidR="00A7479E" w:rsidRPr="00424939">
        <w:rPr>
          <w:rPrChange w:id="6621" w:author="Summer 2023 updates" w:date="2024-07-31T13:42:00Z">
            <w:rPr>
              <w:rFonts w:ascii="Garamond" w:hAnsi="Garamond"/>
              <w:color w:val="000000" w:themeColor="text1"/>
              <w:sz w:val="22"/>
            </w:rPr>
          </w:rPrChange>
        </w:rPr>
        <w:t>P/NP</w:t>
      </w:r>
      <w:r w:rsidRPr="00424939">
        <w:rPr>
          <w:rPrChange w:id="6622" w:author="Summer 2023 updates" w:date="2024-07-31T13:42:00Z">
            <w:rPr>
              <w:rFonts w:ascii="Garamond" w:hAnsi="Garamond"/>
              <w:color w:val="000000" w:themeColor="text1"/>
              <w:sz w:val="22"/>
            </w:rPr>
          </w:rPrChange>
        </w:rPr>
        <w:t xml:space="preserve"> basis.</w:t>
      </w:r>
    </w:p>
    <w:p w14:paraId="52CE2D24" w14:textId="00987FA8" w:rsidR="001D15A7" w:rsidRPr="00424939" w:rsidRDefault="001D15A7" w:rsidP="0076603D">
      <w:pPr>
        <w:pStyle w:val="Noparagraphstyle"/>
        <w:spacing w:before="120" w:line="240" w:lineRule="auto"/>
        <w:jc w:val="left"/>
        <w:rPr>
          <w:rFonts w:ascii="Garamond" w:hAnsi="Garamond" w:cs="Times New Roman"/>
          <w:b/>
          <w:smallCaps/>
          <w:color w:val="000000" w:themeColor="text1"/>
          <w:sz w:val="22"/>
          <w:szCs w:val="22"/>
        </w:rPr>
        <w:pPrChange w:id="6623"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255 —</w:t>
      </w:r>
      <w:r w:rsidRPr="00424939">
        <w:rPr>
          <w:rFonts w:ascii="Garamond" w:hAnsi="Garamond" w:cs="Times New Roman"/>
          <w:b/>
          <w:smallCaps/>
          <w:color w:val="000000" w:themeColor="text1"/>
          <w:sz w:val="22"/>
          <w:szCs w:val="22"/>
        </w:rPr>
        <w:t xml:space="preserve"> </w:t>
      </w:r>
      <w:r w:rsidR="00732C1B"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167FBC">
        <w:rPr>
          <w:rFonts w:ascii="Garamond" w:hAnsi="Garamond" w:cs="Times New Roman"/>
          <w:b/>
          <w:smallCaps/>
          <w:color w:val="000000" w:themeColor="text1"/>
          <w:sz w:val="22"/>
          <w:szCs w:val="22"/>
        </w:rPr>
        <w:t>Polytechnic University of Upper France</w:t>
      </w:r>
      <w:r w:rsidR="00732C1B" w:rsidRPr="00424939">
        <w:rPr>
          <w:rFonts w:ascii="Garamond" w:hAnsi="Garamond" w:cs="Times New Roman"/>
          <w:b/>
          <w:smallCaps/>
          <w:color w:val="000000" w:themeColor="text1"/>
          <w:sz w:val="22"/>
          <w:szCs w:val="22"/>
        </w:rPr>
        <w:t xml:space="preserve"> </w:t>
      </w:r>
      <w:r w:rsidRPr="00424939">
        <w:rPr>
          <w:rFonts w:ascii="Garamond" w:hAnsi="Garamond" w:cs="Times New Roman"/>
          <w:b/>
          <w:smallCaps/>
          <w:color w:val="000000" w:themeColor="text1"/>
          <w:sz w:val="22"/>
          <w:szCs w:val="22"/>
        </w:rPr>
        <w:t>(</w:t>
      </w:r>
      <w:r w:rsidR="00732C1B" w:rsidRPr="00424939">
        <w:rPr>
          <w:rFonts w:ascii="Garamond" w:hAnsi="Garamond" w:cs="Times New Roman"/>
          <w:b/>
          <w:smallCaps/>
          <w:color w:val="000000" w:themeColor="text1"/>
          <w:sz w:val="22"/>
          <w:szCs w:val="22"/>
        </w:rPr>
        <w:t>France</w:t>
      </w:r>
      <w:r w:rsidRPr="00424939">
        <w:rPr>
          <w:rFonts w:ascii="Garamond" w:hAnsi="Garamond" w:cs="Times New Roman"/>
          <w:b/>
          <w:smallCaps/>
          <w:color w:val="000000" w:themeColor="text1"/>
          <w:sz w:val="22"/>
          <w:szCs w:val="22"/>
        </w:rPr>
        <w:t xml:space="preserve">) </w:t>
      </w:r>
    </w:p>
    <w:p w14:paraId="4AA6AE18" w14:textId="00CD77F5" w:rsidR="001D15A7" w:rsidRPr="00424939" w:rsidRDefault="001D15A7" w:rsidP="00487DE1">
      <w:pPr>
        <w:tabs>
          <w:tab w:val="right" w:pos="2880"/>
          <w:tab w:val="left" w:pos="3240"/>
        </w:tabs>
        <w:rPr>
          <w:rFonts w:cs="Times New Roman"/>
          <w:color w:val="000000" w:themeColor="text1"/>
        </w:rPr>
        <w:pPrChange w:id="6624" w:author="Summer 2023 updates" w:date="2024-07-31T13:42:00Z">
          <w:pPr>
            <w:tabs>
              <w:tab w:val="right" w:pos="2880"/>
              <w:tab w:val="left" w:pos="3240"/>
            </w:tabs>
            <w:spacing w:after="0"/>
          </w:pPr>
        </w:pPrChange>
      </w:pPr>
      <w:r w:rsidRPr="00424939">
        <w:rPr>
          <w:rFonts w:cs="Times New Roman"/>
          <w:color w:val="000000" w:themeColor="text1"/>
        </w:rPr>
        <w:t>Janca</w:t>
      </w:r>
      <w:del w:id="6625" w:author="Summer 2023 updates" w:date="2024-07-31T13:42:00Z">
        <w:r w:rsidRPr="00424939">
          <w:rPr>
            <w:rFonts w:cs="Times New Roman"/>
            <w:color w:val="000000" w:themeColor="text1"/>
          </w:rPr>
          <w:delText>-Aji</w:delText>
        </w:r>
      </w:del>
      <w:r w:rsidR="001A0766">
        <w:rPr>
          <w:rFonts w:cs="Times New Roman"/>
          <w:color w:val="000000" w:themeColor="text1"/>
        </w:rPr>
        <w:t xml:space="preserve"> </w:t>
      </w:r>
      <w:r w:rsidRPr="00424939">
        <w:rPr>
          <w:rFonts w:cs="Times New Roman"/>
          <w:color w:val="000000" w:themeColor="text1"/>
        </w:rPr>
        <w:t>(Program Director).</w:t>
      </w:r>
    </w:p>
    <w:p w14:paraId="7771BDC2" w14:textId="71AEE0DD" w:rsidR="001D15A7" w:rsidRPr="00424939" w:rsidRDefault="001D15A7" w:rsidP="00AD15C0">
      <w:pPr>
        <w:rPr>
          <w:rPrChange w:id="6626" w:author="Summer 2023 updates" w:date="2024-07-31T13:42:00Z">
            <w:rPr>
              <w:rFonts w:ascii="Garamond" w:hAnsi="Garamond"/>
              <w:color w:val="000000" w:themeColor="text1"/>
              <w:sz w:val="22"/>
            </w:rPr>
          </w:rPrChange>
        </w:rPr>
        <w:pPrChange w:id="6627" w:author="Summer 2023 updates" w:date="2024-07-31T13:42:00Z">
          <w:pPr>
            <w:pStyle w:val="Noparagraphstyle"/>
            <w:spacing w:after="40" w:line="240" w:lineRule="auto"/>
            <w:jc w:val="left"/>
          </w:pPr>
        </w:pPrChange>
      </w:pPr>
      <w:r w:rsidRPr="00424939">
        <w:rPr>
          <w:rPrChange w:id="6628" w:author="Summer 2023 updates" w:date="2024-07-31T13:42:00Z">
            <w:rPr>
              <w:rFonts w:ascii="Garamond" w:hAnsi="Garamond"/>
              <w:color w:val="000000" w:themeColor="text1"/>
              <w:sz w:val="22"/>
            </w:rPr>
          </w:rPrChange>
        </w:rPr>
        <w:t>Students choose from courses in English</w:t>
      </w:r>
      <w:r w:rsidR="00B8454E" w:rsidRPr="00424939">
        <w:rPr>
          <w:rPrChange w:id="6629" w:author="Summer 2023 updates" w:date="2024-07-31T13:42:00Z">
            <w:rPr>
              <w:rFonts w:ascii="Garamond" w:hAnsi="Garamond"/>
              <w:color w:val="000000" w:themeColor="text1"/>
              <w:sz w:val="22"/>
            </w:rPr>
          </w:rPrChange>
        </w:rPr>
        <w:fldChar w:fldCharType="begin"/>
      </w:r>
      <w:r w:rsidR="00B8454E" w:rsidRPr="00424939">
        <w:rPr>
          <w:rPrChange w:id="6630" w:author="Summer 2023 updates" w:date="2024-07-31T13:42:00Z">
            <w:rPr>
              <w:rFonts w:ascii="Garamond" w:hAnsi="Garamond"/>
              <w:color w:val="000000" w:themeColor="text1"/>
            </w:rPr>
          </w:rPrChange>
        </w:rPr>
        <w:instrText xml:space="preserve"> XE "English" </w:instrText>
      </w:r>
      <w:r w:rsidR="00B8454E" w:rsidRPr="00424939">
        <w:rPr>
          <w:rPrChange w:id="6631" w:author="Summer 2023 updates" w:date="2024-07-31T13:42:00Z">
            <w:rPr>
              <w:rFonts w:ascii="Garamond" w:hAnsi="Garamond"/>
              <w:color w:val="000000" w:themeColor="text1"/>
              <w:sz w:val="22"/>
            </w:rPr>
          </w:rPrChange>
        </w:rPr>
        <w:fldChar w:fldCharType="end"/>
      </w:r>
      <w:r w:rsidRPr="00424939">
        <w:rPr>
          <w:rPrChange w:id="6632" w:author="Summer 2023 updates" w:date="2024-07-31T13:42:00Z">
            <w:rPr>
              <w:rFonts w:ascii="Garamond" w:hAnsi="Garamond"/>
              <w:color w:val="000000" w:themeColor="text1"/>
              <w:sz w:val="22"/>
            </w:rPr>
          </w:rPrChange>
        </w:rPr>
        <w:t xml:space="preserve"> on business, communications, and marketing or a wide range of courses in French. </w:t>
      </w:r>
      <w:r w:rsidR="00167FBC">
        <w:rPr>
          <w:rPrChange w:id="6633" w:author="Summer 2023 updates" w:date="2024-07-31T13:42:00Z">
            <w:rPr>
              <w:rFonts w:ascii="Garamond" w:hAnsi="Garamond"/>
              <w:color w:val="000000" w:themeColor="text1"/>
              <w:sz w:val="22"/>
            </w:rPr>
          </w:rPrChange>
        </w:rPr>
        <w:t>Students pay cost</w:t>
      </w:r>
      <w:r w:rsidR="00EA27C7">
        <w:rPr>
          <w:rPrChange w:id="6634" w:author="Summer 2023 updates" w:date="2024-07-31T13:42:00Z">
            <w:rPr>
              <w:rFonts w:ascii="Garamond" w:hAnsi="Garamond"/>
              <w:color w:val="000000" w:themeColor="text1"/>
              <w:sz w:val="22"/>
            </w:rPr>
          </w:rPrChange>
        </w:rPr>
        <w:t>s</w:t>
      </w:r>
      <w:r w:rsidR="00167FBC">
        <w:rPr>
          <w:rPrChange w:id="6635" w:author="Summer 2023 updates" w:date="2024-07-31T13:42:00Z">
            <w:rPr>
              <w:rFonts w:ascii="Garamond" w:hAnsi="Garamond"/>
              <w:color w:val="000000" w:themeColor="text1"/>
              <w:sz w:val="22"/>
            </w:rPr>
          </w:rPrChange>
        </w:rPr>
        <w:t xml:space="preserve"> of living at </w:t>
      </w:r>
      <w:r w:rsidR="00EA27C7">
        <w:rPr>
          <w:rPrChange w:id="6636" w:author="Summer 2023 updates" w:date="2024-07-31T13:42:00Z">
            <w:rPr>
              <w:rFonts w:ascii="Garamond" w:hAnsi="Garamond"/>
              <w:color w:val="000000" w:themeColor="text1"/>
              <w:sz w:val="22"/>
            </w:rPr>
          </w:rPrChange>
        </w:rPr>
        <w:t xml:space="preserve">the </w:t>
      </w:r>
      <w:r w:rsidR="00167FBC">
        <w:rPr>
          <w:rPrChange w:id="6637" w:author="Summer 2023 updates" w:date="2024-07-31T13:42:00Z">
            <w:rPr>
              <w:rFonts w:ascii="Garamond" w:hAnsi="Garamond"/>
              <w:color w:val="000000" w:themeColor="text1"/>
              <w:sz w:val="22"/>
            </w:rPr>
          </w:rPrChange>
        </w:rPr>
        <w:t>destination</w:t>
      </w:r>
      <w:r w:rsidRPr="00424939">
        <w:rPr>
          <w:rPrChange w:id="6638" w:author="Summer 2023 updates" w:date="2024-07-31T13:42:00Z">
            <w:rPr>
              <w:rFonts w:ascii="Garamond" w:hAnsi="Garamond"/>
              <w:color w:val="000000" w:themeColor="text1"/>
              <w:sz w:val="22"/>
            </w:rPr>
          </w:rPrChange>
        </w:rPr>
        <w:t xml:space="preserve">. </w:t>
      </w:r>
    </w:p>
    <w:p w14:paraId="6189C305" w14:textId="5B38D7B7" w:rsidR="001D15A7" w:rsidRPr="00424939" w:rsidRDefault="001D15A7" w:rsidP="005722AF">
      <w:pPr>
        <w:rPr>
          <w:rPrChange w:id="6639" w:author="Summer 2023 updates" w:date="2024-07-31T13:42:00Z">
            <w:rPr>
              <w:rFonts w:ascii="Garamond" w:hAnsi="Garamond"/>
              <w:color w:val="000000" w:themeColor="text1"/>
              <w:sz w:val="22"/>
            </w:rPr>
          </w:rPrChange>
        </w:rPr>
        <w:pPrChange w:id="6640" w:author="Summer 2023 updates" w:date="2024-07-31T13:42:00Z">
          <w:pPr>
            <w:pStyle w:val="Noparagraphstyle"/>
            <w:spacing w:after="60" w:line="240" w:lineRule="auto"/>
            <w:jc w:val="left"/>
          </w:pPr>
        </w:pPrChange>
      </w:pPr>
      <w:r w:rsidRPr="00424939">
        <w:rPr>
          <w:rPrChange w:id="6641" w:author="Summer 2023 updates" w:date="2024-07-31T13:42:00Z">
            <w:rPr>
              <w:rFonts w:ascii="Garamond" w:hAnsi="Garamond"/>
              <w:color w:val="000000" w:themeColor="text1"/>
              <w:sz w:val="22"/>
            </w:rPr>
          </w:rPrChange>
        </w:rPr>
        <w:t xml:space="preserve">Credits earned from the </w:t>
      </w:r>
      <w:r w:rsidR="00864D30">
        <w:rPr>
          <w:rPrChange w:id="6642" w:author="Summer 2023 updates" w:date="2024-07-31T13:42:00Z">
            <w:rPr>
              <w:rFonts w:ascii="Garamond" w:hAnsi="Garamond"/>
              <w:color w:val="000000" w:themeColor="text1"/>
              <w:sz w:val="22"/>
            </w:rPr>
          </w:rPrChange>
        </w:rPr>
        <w:t>France</w:t>
      </w:r>
      <w:r w:rsidRPr="00424939">
        <w:rPr>
          <w:rPrChange w:id="6643" w:author="Summer 2023 updates" w:date="2024-07-31T13:42:00Z">
            <w:rPr>
              <w:rFonts w:ascii="Garamond" w:hAnsi="Garamond"/>
              <w:color w:val="000000" w:themeColor="text1"/>
              <w:sz w:val="22"/>
            </w:rPr>
          </w:rPrChange>
        </w:rPr>
        <w:t xml:space="preserve"> exchange program are evaluated on </w:t>
      </w:r>
      <w:r w:rsidR="001F3DBD" w:rsidRPr="00424939">
        <w:rPr>
          <w:rPrChange w:id="6644" w:author="Summer 2023 updates" w:date="2024-07-31T13:42:00Z">
            <w:rPr>
              <w:rFonts w:ascii="Garamond" w:hAnsi="Garamond"/>
              <w:color w:val="000000" w:themeColor="text1"/>
              <w:sz w:val="22"/>
            </w:rPr>
          </w:rPrChange>
        </w:rPr>
        <w:t>a</w:t>
      </w:r>
      <w:r w:rsidRPr="00424939">
        <w:rPr>
          <w:rPrChange w:id="6645" w:author="Summer 2023 updates" w:date="2024-07-31T13:42:00Z">
            <w:rPr>
              <w:rFonts w:ascii="Garamond" w:hAnsi="Garamond"/>
              <w:color w:val="000000" w:themeColor="text1"/>
              <w:sz w:val="22"/>
            </w:rPr>
          </w:rPrChange>
        </w:rPr>
        <w:t xml:space="preserve"> </w:t>
      </w:r>
      <w:r w:rsidR="00A7479E" w:rsidRPr="00424939">
        <w:rPr>
          <w:rPrChange w:id="6646" w:author="Summer 2023 updates" w:date="2024-07-31T13:42:00Z">
            <w:rPr>
              <w:rFonts w:ascii="Garamond" w:hAnsi="Garamond"/>
              <w:color w:val="000000" w:themeColor="text1"/>
              <w:sz w:val="22"/>
            </w:rPr>
          </w:rPrChange>
        </w:rPr>
        <w:t>P/NP</w:t>
      </w:r>
      <w:r w:rsidRPr="00424939">
        <w:rPr>
          <w:rPrChange w:id="6647" w:author="Summer 2023 updates" w:date="2024-07-31T13:42:00Z">
            <w:rPr>
              <w:rFonts w:ascii="Garamond" w:hAnsi="Garamond"/>
              <w:color w:val="000000" w:themeColor="text1"/>
              <w:sz w:val="22"/>
            </w:rPr>
          </w:rPrChange>
        </w:rPr>
        <w:t xml:space="preserve"> basis. </w:t>
      </w:r>
    </w:p>
    <w:p w14:paraId="0B5CCCBA" w14:textId="77777777" w:rsidR="0009645A" w:rsidRDefault="0009645A">
      <w:pPr>
        <w:spacing w:after="200" w:line="276" w:lineRule="auto"/>
        <w:rPr>
          <w:ins w:id="6648" w:author="Summer 2023 updates" w:date="2024-07-31T13:42:00Z"/>
          <w:rFonts w:eastAsia="Times New Roman" w:cs="Times New Roman"/>
          <w:b/>
          <w:smallCaps/>
          <w:color w:val="000000" w:themeColor="text1"/>
        </w:rPr>
      </w:pPr>
      <w:ins w:id="6649" w:author="Summer 2023 updates" w:date="2024-07-31T13:42:00Z">
        <w:r>
          <w:rPr>
            <w:rFonts w:cs="Times New Roman"/>
            <w:b/>
            <w:smallCaps/>
            <w:color w:val="000000" w:themeColor="text1"/>
          </w:rPr>
          <w:br w:type="page"/>
        </w:r>
      </w:ins>
    </w:p>
    <w:p w14:paraId="4721092C" w14:textId="6F8CE5E7" w:rsidR="00077760" w:rsidRPr="00077760" w:rsidRDefault="00384CBA" w:rsidP="0076603D">
      <w:pPr>
        <w:pStyle w:val="Noparagraphstyle"/>
        <w:spacing w:before="120" w:line="240" w:lineRule="auto"/>
        <w:jc w:val="left"/>
        <w:rPr>
          <w:rFonts w:ascii="Garamond" w:hAnsi="Garamond" w:cs="Times New Roman"/>
          <w:smallCaps/>
          <w:color w:val="000000" w:themeColor="text1"/>
          <w:sz w:val="22"/>
          <w:szCs w:val="22"/>
        </w:rPr>
        <w:pPrChange w:id="6650"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 xml:space="preserve">occ-260 — </w:t>
      </w:r>
      <w:r w:rsidR="00026D35"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026D35" w:rsidRPr="00424939">
        <w:rPr>
          <w:rFonts w:ascii="Garamond" w:hAnsi="Garamond" w:cs="Times New Roman"/>
          <w:b/>
          <w:smallCaps/>
          <w:color w:val="000000" w:themeColor="text1"/>
          <w:sz w:val="22"/>
          <w:szCs w:val="22"/>
        </w:rPr>
        <w:t xml:space="preserve">National University </w:t>
      </w:r>
      <w:r w:rsidRPr="00424939">
        <w:rPr>
          <w:rFonts w:ascii="Garamond" w:hAnsi="Garamond" w:cs="Times New Roman"/>
          <w:b/>
          <w:smallCaps/>
          <w:color w:val="000000" w:themeColor="text1"/>
          <w:sz w:val="22"/>
          <w:szCs w:val="22"/>
        </w:rPr>
        <w:t xml:space="preserve">of </w:t>
      </w:r>
      <w:r w:rsidR="00026D35" w:rsidRPr="00424939">
        <w:rPr>
          <w:rFonts w:ascii="Garamond" w:hAnsi="Garamond" w:cs="Times New Roman"/>
          <w:b/>
          <w:smallCaps/>
          <w:color w:val="000000" w:themeColor="text1"/>
          <w:sz w:val="22"/>
          <w:szCs w:val="22"/>
        </w:rPr>
        <w:t xml:space="preserve">Villa </w:t>
      </w:r>
      <w:r w:rsidR="00760DCD" w:rsidRPr="00424939">
        <w:rPr>
          <w:rFonts w:ascii="Garamond" w:hAnsi="Garamond" w:cs="Times New Roman"/>
          <w:b/>
          <w:smallCaps/>
          <w:color w:val="000000" w:themeColor="text1"/>
          <w:sz w:val="22"/>
          <w:szCs w:val="22"/>
        </w:rPr>
        <w:t>Maria</w:t>
      </w:r>
      <w:r w:rsidRPr="00424939">
        <w:rPr>
          <w:rFonts w:ascii="Garamond" w:hAnsi="Garamond" w:cs="Times New Roman"/>
          <w:b/>
          <w:smallCaps/>
          <w:color w:val="000000" w:themeColor="text1"/>
          <w:sz w:val="22"/>
          <w:szCs w:val="22"/>
        </w:rPr>
        <w:t xml:space="preserve"> (</w:t>
      </w:r>
      <w:r w:rsidR="00760DCD" w:rsidRPr="00424939">
        <w:rPr>
          <w:rFonts w:ascii="Garamond" w:hAnsi="Garamond" w:cs="Times New Roman"/>
          <w:b/>
          <w:smallCaps/>
          <w:color w:val="000000" w:themeColor="text1"/>
          <w:sz w:val="22"/>
          <w:szCs w:val="22"/>
        </w:rPr>
        <w:t>Argentina</w:t>
      </w:r>
      <w:r w:rsidRPr="00424939">
        <w:rPr>
          <w:rFonts w:ascii="Garamond" w:hAnsi="Garamond" w:cs="Times New Roman"/>
          <w:b/>
          <w:smallCaps/>
          <w:color w:val="000000" w:themeColor="text1"/>
          <w:sz w:val="22"/>
          <w:szCs w:val="22"/>
        </w:rPr>
        <w:t>)</w:t>
      </w:r>
    </w:p>
    <w:p w14:paraId="0DF1EBA4" w14:textId="43758088" w:rsidR="00EA27C7" w:rsidRDefault="00EA27C7" w:rsidP="005722AF">
      <w:pPr>
        <w:rPr>
          <w:ins w:id="6651" w:author="Summer 2023 updates" w:date="2024-07-31T13:42:00Z"/>
        </w:rPr>
      </w:pPr>
      <w:ins w:id="6652" w:author="Summer 2023 updates" w:date="2024-07-31T13:42:00Z">
        <w:r>
          <w:t>Rodríguez Moreno (Program Director)</w:t>
        </w:r>
      </w:ins>
    </w:p>
    <w:p w14:paraId="602FCF0D" w14:textId="657FA87A" w:rsidR="00384CBA" w:rsidRPr="00424939" w:rsidRDefault="00384CBA" w:rsidP="005722AF">
      <w:pPr>
        <w:rPr>
          <w:rPrChange w:id="6653" w:author="Summer 2023 updates" w:date="2024-07-31T13:42:00Z">
            <w:rPr>
              <w:rFonts w:ascii="Garamond" w:hAnsi="Garamond"/>
              <w:color w:val="000000" w:themeColor="text1"/>
              <w:sz w:val="22"/>
            </w:rPr>
          </w:rPrChange>
        </w:rPr>
        <w:pPrChange w:id="6654" w:author="Summer 2023 updates" w:date="2024-07-31T13:42:00Z">
          <w:pPr>
            <w:pStyle w:val="Noparagraphstyle"/>
            <w:spacing w:after="40" w:line="240" w:lineRule="auto"/>
            <w:jc w:val="left"/>
          </w:pPr>
        </w:pPrChange>
      </w:pPr>
      <w:r w:rsidRPr="00424939">
        <w:rPr>
          <w:rPrChange w:id="6655" w:author="Summer 2023 updates" w:date="2024-07-31T13:42:00Z">
            <w:rPr>
              <w:rFonts w:ascii="Garamond" w:hAnsi="Garamond"/>
              <w:color w:val="000000" w:themeColor="text1"/>
              <w:sz w:val="22"/>
            </w:rPr>
          </w:rPrChange>
        </w:rPr>
        <w:t>Students with a good command of Spanish</w:t>
      </w:r>
      <w:r w:rsidR="00B8454E" w:rsidRPr="00424939">
        <w:rPr>
          <w:rPrChange w:id="6656" w:author="Summer 2023 updates" w:date="2024-07-31T13:42:00Z">
            <w:rPr>
              <w:rFonts w:ascii="Garamond" w:hAnsi="Garamond"/>
              <w:color w:val="000000" w:themeColor="text1"/>
              <w:sz w:val="22"/>
            </w:rPr>
          </w:rPrChange>
        </w:rPr>
        <w:fldChar w:fldCharType="begin"/>
      </w:r>
      <w:r w:rsidR="00B8454E" w:rsidRPr="00424939">
        <w:rPr>
          <w:rPrChange w:id="6657" w:author="Summer 2023 updates" w:date="2024-07-31T13:42:00Z">
            <w:rPr>
              <w:rFonts w:ascii="Garamond" w:hAnsi="Garamond"/>
              <w:color w:val="000000" w:themeColor="text1"/>
            </w:rPr>
          </w:rPrChange>
        </w:rPr>
        <w:instrText xml:space="preserve"> XE "Spanish" </w:instrText>
      </w:r>
      <w:r w:rsidR="00B8454E" w:rsidRPr="00424939">
        <w:rPr>
          <w:rPrChange w:id="6658" w:author="Summer 2023 updates" w:date="2024-07-31T13:42:00Z">
            <w:rPr>
              <w:rFonts w:ascii="Garamond" w:hAnsi="Garamond"/>
              <w:color w:val="000000" w:themeColor="text1"/>
              <w:sz w:val="22"/>
            </w:rPr>
          </w:rPrChange>
        </w:rPr>
        <w:fldChar w:fldCharType="end"/>
      </w:r>
      <w:r w:rsidRPr="00424939">
        <w:rPr>
          <w:rPrChange w:id="6659" w:author="Summer 2023 updates" w:date="2024-07-31T13:42:00Z">
            <w:rPr>
              <w:rFonts w:ascii="Garamond" w:hAnsi="Garamond"/>
              <w:color w:val="000000" w:themeColor="text1"/>
              <w:sz w:val="22"/>
            </w:rPr>
          </w:rPrChange>
        </w:rPr>
        <w:t xml:space="preserve"> can take courses in Spanish in a wide range of areas, including literature, rural development, social sciences, environmental studies, communication, and computer science. Students pay </w:t>
      </w:r>
      <w:del w:id="6660" w:author="Summer 2023 updates" w:date="2024-07-31T13:42:00Z">
        <w:r w:rsidRPr="00424939">
          <w:rPr>
            <w:rFonts w:cs="Times New Roman"/>
            <w:color w:val="000000" w:themeColor="text1"/>
          </w:rPr>
          <w:delText>costs</w:delText>
        </w:r>
      </w:del>
      <w:ins w:id="6661" w:author="Summer 2023 updates" w:date="2024-07-31T13:42:00Z">
        <w:r w:rsidRPr="00424939">
          <w:t>cost</w:t>
        </w:r>
      </w:ins>
      <w:r w:rsidRPr="00424939">
        <w:rPr>
          <w:rPrChange w:id="6662" w:author="Summer 2023 updates" w:date="2024-07-31T13:42:00Z">
            <w:rPr>
              <w:rFonts w:ascii="Garamond" w:hAnsi="Garamond"/>
              <w:color w:val="000000" w:themeColor="text1"/>
              <w:sz w:val="22"/>
            </w:rPr>
          </w:rPrChange>
        </w:rPr>
        <w:t xml:space="preserve"> of living to Coe before departure and must transfer at the same time as an incoming student from UNVM.</w:t>
      </w:r>
    </w:p>
    <w:p w14:paraId="25272268" w14:textId="268F18DE" w:rsidR="00384CBA" w:rsidRPr="00424939" w:rsidRDefault="00384CBA" w:rsidP="005722AF">
      <w:pPr>
        <w:rPr>
          <w:rPrChange w:id="6663" w:author="Summer 2023 updates" w:date="2024-07-31T13:42:00Z">
            <w:rPr>
              <w:rFonts w:ascii="Garamond" w:hAnsi="Garamond"/>
              <w:color w:val="000000" w:themeColor="text1"/>
              <w:sz w:val="22"/>
            </w:rPr>
          </w:rPrChange>
        </w:rPr>
        <w:pPrChange w:id="6664" w:author="Summer 2023 updates" w:date="2024-07-31T13:42:00Z">
          <w:pPr>
            <w:pStyle w:val="Noparagraphstyle"/>
            <w:spacing w:after="100" w:line="240" w:lineRule="auto"/>
            <w:jc w:val="left"/>
          </w:pPr>
        </w:pPrChange>
      </w:pPr>
      <w:r w:rsidRPr="00424939">
        <w:rPr>
          <w:rPrChange w:id="6665" w:author="Summer 2023 updates" w:date="2024-07-31T13:42:00Z">
            <w:rPr>
              <w:rFonts w:ascii="Garamond" w:hAnsi="Garamond"/>
              <w:color w:val="000000" w:themeColor="text1"/>
              <w:sz w:val="22"/>
            </w:rPr>
          </w:rPrChange>
        </w:rPr>
        <w:t xml:space="preserve">Credits earned on the Argentina exchange program are evaluated on </w:t>
      </w:r>
      <w:r w:rsidR="001F3DBD" w:rsidRPr="00424939">
        <w:rPr>
          <w:rPrChange w:id="6666" w:author="Summer 2023 updates" w:date="2024-07-31T13:42:00Z">
            <w:rPr>
              <w:rFonts w:ascii="Garamond" w:hAnsi="Garamond"/>
              <w:color w:val="000000" w:themeColor="text1"/>
              <w:sz w:val="22"/>
            </w:rPr>
          </w:rPrChange>
        </w:rPr>
        <w:t>a</w:t>
      </w:r>
      <w:r w:rsidRPr="00424939">
        <w:rPr>
          <w:rPrChange w:id="6667" w:author="Summer 2023 updates" w:date="2024-07-31T13:42:00Z">
            <w:rPr>
              <w:rFonts w:ascii="Garamond" w:hAnsi="Garamond"/>
              <w:color w:val="000000" w:themeColor="text1"/>
              <w:sz w:val="22"/>
            </w:rPr>
          </w:rPrChange>
        </w:rPr>
        <w:t xml:space="preserve"> </w:t>
      </w:r>
      <w:r w:rsidR="00A7479E" w:rsidRPr="00424939">
        <w:rPr>
          <w:rPrChange w:id="6668" w:author="Summer 2023 updates" w:date="2024-07-31T13:42:00Z">
            <w:rPr>
              <w:rFonts w:ascii="Garamond" w:hAnsi="Garamond"/>
              <w:color w:val="000000" w:themeColor="text1"/>
              <w:sz w:val="22"/>
            </w:rPr>
          </w:rPrChange>
        </w:rPr>
        <w:t>P/NP</w:t>
      </w:r>
      <w:r w:rsidRPr="00424939">
        <w:rPr>
          <w:rPrChange w:id="6669" w:author="Summer 2023 updates" w:date="2024-07-31T13:42:00Z">
            <w:rPr>
              <w:rFonts w:ascii="Garamond" w:hAnsi="Garamond"/>
              <w:color w:val="000000" w:themeColor="text1"/>
              <w:sz w:val="22"/>
            </w:rPr>
          </w:rPrChange>
        </w:rPr>
        <w:t xml:space="preserve"> basis.</w:t>
      </w:r>
    </w:p>
    <w:p w14:paraId="31C70BAB" w14:textId="6D6F2C2E" w:rsidR="00CF7CCB" w:rsidRDefault="00CF7CCB" w:rsidP="0076603D">
      <w:pPr>
        <w:shd w:val="clear" w:color="auto" w:fill="FFFFFF"/>
        <w:spacing w:before="120" w:after="0"/>
        <w:rPr>
          <w:rFonts w:cs="Times New Roman"/>
          <w:b/>
          <w:smallCaps/>
          <w:color w:val="000000" w:themeColor="text1"/>
        </w:rPr>
        <w:pPrChange w:id="6670" w:author="Summer 2023 updates" w:date="2024-07-31T13:42:00Z">
          <w:pPr>
            <w:shd w:val="clear" w:color="auto" w:fill="FFFFFF"/>
            <w:spacing w:after="0"/>
          </w:pPr>
        </w:pPrChange>
      </w:pPr>
      <w:r w:rsidRPr="00424939">
        <w:rPr>
          <w:rFonts w:cs="Times New Roman"/>
          <w:b/>
          <w:smallCaps/>
          <w:color w:val="000000" w:themeColor="text1"/>
        </w:rPr>
        <w:t>occ-</w:t>
      </w:r>
      <w:r w:rsidR="00C3584E" w:rsidRPr="00424939">
        <w:rPr>
          <w:rFonts w:cs="Times New Roman"/>
          <w:b/>
          <w:smallCaps/>
          <w:color w:val="000000" w:themeColor="text1"/>
        </w:rPr>
        <w:t>265 —</w:t>
      </w:r>
      <w:r w:rsidRPr="00424939">
        <w:rPr>
          <w:rFonts w:cs="Times New Roman"/>
          <w:b/>
          <w:smallCaps/>
          <w:color w:val="000000" w:themeColor="text1"/>
        </w:rPr>
        <w:t xml:space="preserve"> </w:t>
      </w:r>
      <w:r w:rsidR="00026D35" w:rsidRPr="00424939">
        <w:rPr>
          <w:rFonts w:cs="Times New Roman"/>
          <w:b/>
          <w:smallCaps/>
          <w:color w:val="000000" w:themeColor="text1"/>
        </w:rPr>
        <w:t>Coe</w:t>
      </w:r>
      <w:r w:rsidRPr="00424939">
        <w:rPr>
          <w:rFonts w:cs="Times New Roman"/>
          <w:b/>
          <w:smallCaps/>
          <w:color w:val="000000" w:themeColor="text1"/>
        </w:rPr>
        <w:t>/</w:t>
      </w:r>
      <w:del w:id="6671" w:author="Summer 2023 updates" w:date="2024-07-31T13:42:00Z">
        <w:r w:rsidR="00760DCD" w:rsidRPr="00424939">
          <w:rPr>
            <w:rFonts w:cs="Times New Roman"/>
            <w:b/>
            <w:smallCaps/>
            <w:color w:val="000000" w:themeColor="text1"/>
          </w:rPr>
          <w:delText>Istanbul</w:delText>
        </w:r>
        <w:r w:rsidRPr="00424939">
          <w:rPr>
            <w:rFonts w:cs="Times New Roman"/>
            <w:b/>
            <w:smallCaps/>
            <w:color w:val="000000" w:themeColor="text1"/>
          </w:rPr>
          <w:delText xml:space="preserve"> </w:delText>
        </w:r>
      </w:del>
      <w:r w:rsidR="002155AC">
        <w:rPr>
          <w:rFonts w:cs="Times New Roman"/>
          <w:b/>
          <w:smallCaps/>
          <w:color w:val="000000" w:themeColor="text1"/>
        </w:rPr>
        <w:t>Altinbas</w:t>
      </w:r>
      <w:r w:rsidR="00026D35" w:rsidRPr="00424939">
        <w:rPr>
          <w:rFonts w:cs="Times New Roman"/>
          <w:b/>
          <w:smallCaps/>
          <w:color w:val="000000" w:themeColor="text1"/>
        </w:rPr>
        <w:t xml:space="preserve"> University </w:t>
      </w:r>
      <w:r w:rsidRPr="00424939">
        <w:rPr>
          <w:rFonts w:cs="Times New Roman"/>
          <w:b/>
          <w:smallCaps/>
          <w:color w:val="000000" w:themeColor="text1"/>
        </w:rPr>
        <w:t>(</w:t>
      </w:r>
      <w:r w:rsidR="00026D35" w:rsidRPr="00424939">
        <w:rPr>
          <w:rFonts w:cs="Times New Roman"/>
          <w:b/>
          <w:smallCaps/>
          <w:color w:val="000000" w:themeColor="text1"/>
        </w:rPr>
        <w:t>Turkey</w:t>
      </w:r>
      <w:r w:rsidRPr="00424939">
        <w:rPr>
          <w:rFonts w:cs="Times New Roman"/>
          <w:b/>
          <w:smallCaps/>
          <w:color w:val="000000" w:themeColor="text1"/>
        </w:rPr>
        <w:t>)</w:t>
      </w:r>
    </w:p>
    <w:p w14:paraId="6AE3EF04" w14:textId="64300309" w:rsidR="0031108D" w:rsidRPr="00424939" w:rsidRDefault="00167FBC" w:rsidP="00487DE1">
      <w:pPr>
        <w:shd w:val="clear" w:color="auto" w:fill="FFFFFF"/>
        <w:rPr>
          <w:rFonts w:eastAsia="Times New Roman" w:cs="Times New Roman"/>
          <w:color w:val="000000" w:themeColor="text1"/>
        </w:rPr>
        <w:pPrChange w:id="6672" w:author="Summer 2023 updates" w:date="2024-07-31T13:42:00Z">
          <w:pPr>
            <w:shd w:val="clear" w:color="auto" w:fill="FFFFFF"/>
            <w:spacing w:after="0"/>
          </w:pPr>
        </w:pPrChange>
      </w:pPr>
      <w:r>
        <w:rPr>
          <w:rFonts w:eastAsia="Times New Roman" w:cs="Times New Roman"/>
          <w:color w:val="000000" w:themeColor="text1"/>
        </w:rPr>
        <w:t>Duru</w:t>
      </w:r>
      <w:r w:rsidR="00077760">
        <w:rPr>
          <w:rFonts w:eastAsia="Times New Roman" w:cs="Times New Roman"/>
          <w:color w:val="000000" w:themeColor="text1"/>
        </w:rPr>
        <w:t xml:space="preserve"> (</w:t>
      </w:r>
      <w:r>
        <w:rPr>
          <w:rFonts w:eastAsia="Times New Roman" w:cs="Times New Roman"/>
          <w:color w:val="000000" w:themeColor="text1"/>
        </w:rPr>
        <w:t>Program Advisor</w:t>
      </w:r>
      <w:r w:rsidR="00077760">
        <w:rPr>
          <w:rFonts w:eastAsia="Times New Roman" w:cs="Times New Roman"/>
          <w:color w:val="000000" w:themeColor="text1"/>
        </w:rPr>
        <w:t>)</w:t>
      </w:r>
    </w:p>
    <w:p w14:paraId="026E346B" w14:textId="5CFEE08A" w:rsidR="00CF7CCB" w:rsidRPr="00424939" w:rsidRDefault="00CF7CCB" w:rsidP="005722AF">
      <w:pPr>
        <w:rPr>
          <w:shd w:val="clear" w:color="auto" w:fill="FFFFFF"/>
          <w:rPrChange w:id="6673" w:author="Summer 2023 updates" w:date="2024-07-31T13:42:00Z">
            <w:rPr>
              <w:rFonts w:ascii="Garamond" w:hAnsi="Garamond"/>
              <w:color w:val="000000" w:themeColor="text1"/>
              <w:sz w:val="22"/>
              <w:shd w:val="clear" w:color="auto" w:fill="FFFFFF"/>
            </w:rPr>
          </w:rPrChange>
        </w:rPr>
        <w:pPrChange w:id="6674" w:author="Summer 2023 updates" w:date="2024-07-31T13:42:00Z">
          <w:pPr>
            <w:pStyle w:val="Noparagraphstyle"/>
            <w:spacing w:after="60" w:line="240" w:lineRule="auto"/>
            <w:jc w:val="left"/>
          </w:pPr>
        </w:pPrChange>
      </w:pPr>
      <w:r w:rsidRPr="00424939">
        <w:rPr>
          <w:shd w:val="clear" w:color="auto" w:fill="FFFFFF"/>
          <w:rPrChange w:id="6675" w:author="Summer 2023 updates" w:date="2024-07-31T13:42:00Z">
            <w:rPr>
              <w:rFonts w:ascii="Garamond" w:hAnsi="Garamond"/>
              <w:color w:val="000000" w:themeColor="text1"/>
              <w:sz w:val="22"/>
              <w:shd w:val="clear" w:color="auto" w:fill="FFFFFF"/>
            </w:rPr>
          </w:rPrChange>
        </w:rPr>
        <w:t>Teaches entire majors in English</w:t>
      </w:r>
      <w:r w:rsidR="00B8454E" w:rsidRPr="00424939">
        <w:rPr>
          <w:shd w:val="clear" w:color="auto" w:fill="FFFFFF"/>
          <w:rPrChange w:id="6676" w:author="Summer 2023 updates" w:date="2024-07-31T13:42:00Z">
            <w:rPr>
              <w:rFonts w:ascii="Garamond" w:hAnsi="Garamond"/>
              <w:color w:val="000000" w:themeColor="text1"/>
              <w:sz w:val="22"/>
              <w:shd w:val="clear" w:color="auto" w:fill="FFFFFF"/>
            </w:rPr>
          </w:rPrChange>
        </w:rPr>
        <w:fldChar w:fldCharType="begin"/>
      </w:r>
      <w:r w:rsidR="00B8454E" w:rsidRPr="00424939">
        <w:rPr>
          <w:rPrChange w:id="6677" w:author="Summer 2023 updates" w:date="2024-07-31T13:42:00Z">
            <w:rPr>
              <w:rFonts w:ascii="Garamond" w:hAnsi="Garamond"/>
              <w:color w:val="000000" w:themeColor="text1"/>
            </w:rPr>
          </w:rPrChange>
        </w:rPr>
        <w:instrText xml:space="preserve"> XE "English" </w:instrText>
      </w:r>
      <w:r w:rsidR="00B8454E" w:rsidRPr="00424939">
        <w:rPr>
          <w:shd w:val="clear" w:color="auto" w:fill="FFFFFF"/>
          <w:rPrChange w:id="6678" w:author="Summer 2023 updates" w:date="2024-07-31T13:42:00Z">
            <w:rPr>
              <w:rFonts w:ascii="Garamond" w:hAnsi="Garamond"/>
              <w:color w:val="000000" w:themeColor="text1"/>
              <w:sz w:val="22"/>
              <w:shd w:val="clear" w:color="auto" w:fill="FFFFFF"/>
            </w:rPr>
          </w:rPrChange>
        </w:rPr>
        <w:fldChar w:fldCharType="end"/>
      </w:r>
      <w:r w:rsidRPr="00424939">
        <w:rPr>
          <w:shd w:val="clear" w:color="auto" w:fill="FFFFFF"/>
          <w:rPrChange w:id="6679" w:author="Summer 2023 updates" w:date="2024-07-31T13:42:00Z">
            <w:rPr>
              <w:rFonts w:ascii="Garamond" w:hAnsi="Garamond"/>
              <w:color w:val="000000" w:themeColor="text1"/>
              <w:sz w:val="22"/>
              <w:shd w:val="clear" w:color="auto" w:fill="FFFFFF"/>
            </w:rPr>
          </w:rPrChange>
        </w:rPr>
        <w:t xml:space="preserve"> in psychology, sociology, international relations, political science, economics, business.</w:t>
      </w:r>
      <w:r w:rsidR="00167FBC">
        <w:rPr>
          <w:shd w:val="clear" w:color="auto" w:fill="FFFFFF"/>
          <w:rPrChange w:id="6680" w:author="Summer 2023 updates" w:date="2024-07-31T13:42:00Z">
            <w:rPr>
              <w:rFonts w:ascii="Garamond" w:hAnsi="Garamond"/>
              <w:color w:val="000000" w:themeColor="text1"/>
              <w:sz w:val="22"/>
              <w:shd w:val="clear" w:color="auto" w:fill="FFFFFF"/>
            </w:rPr>
          </w:rPrChange>
        </w:rPr>
        <w:t xml:space="preserve">  Students pay </w:t>
      </w:r>
      <w:del w:id="6681" w:author="Summer 2023 updates" w:date="2024-07-31T13:42:00Z">
        <w:r w:rsidR="00167FBC">
          <w:rPr>
            <w:rFonts w:cs="Times New Roman"/>
            <w:color w:val="000000" w:themeColor="text1"/>
            <w:shd w:val="clear" w:color="auto" w:fill="FFFFFF"/>
          </w:rPr>
          <w:delText>cost</w:delText>
        </w:r>
      </w:del>
      <w:ins w:id="6682" w:author="Summer 2023 updates" w:date="2024-07-31T13:42:00Z">
        <w:r w:rsidR="00167FBC">
          <w:rPr>
            <w:shd w:val="clear" w:color="auto" w:fill="FFFFFF"/>
          </w:rPr>
          <w:t>cost</w:t>
        </w:r>
        <w:r w:rsidR="00A575F5">
          <w:rPr>
            <w:shd w:val="clear" w:color="auto" w:fill="FFFFFF"/>
          </w:rPr>
          <w:t>s</w:t>
        </w:r>
      </w:ins>
      <w:r w:rsidR="00167FBC">
        <w:rPr>
          <w:shd w:val="clear" w:color="auto" w:fill="FFFFFF"/>
          <w:rPrChange w:id="6683" w:author="Summer 2023 updates" w:date="2024-07-31T13:42:00Z">
            <w:rPr>
              <w:rFonts w:ascii="Garamond" w:hAnsi="Garamond"/>
              <w:color w:val="000000" w:themeColor="text1"/>
              <w:sz w:val="22"/>
              <w:shd w:val="clear" w:color="auto" w:fill="FFFFFF"/>
            </w:rPr>
          </w:rPrChange>
        </w:rPr>
        <w:t xml:space="preserve"> of living at the destination.</w:t>
      </w:r>
      <w:r w:rsidR="00167FBC">
        <w:rPr>
          <w:shd w:val="clear" w:color="auto" w:fill="FFFFFF"/>
          <w:rPrChange w:id="6684" w:author="Summer 2023 updates" w:date="2024-07-31T13:42:00Z">
            <w:rPr>
              <w:rFonts w:ascii="Garamond" w:hAnsi="Garamond"/>
              <w:color w:val="000000" w:themeColor="text1"/>
              <w:sz w:val="22"/>
              <w:shd w:val="clear" w:color="auto" w:fill="FFFFFF"/>
            </w:rPr>
          </w:rPrChange>
        </w:rPr>
        <w:br/>
      </w:r>
      <w:r w:rsidRPr="00424939">
        <w:rPr>
          <w:rPrChange w:id="6685" w:author="Summer 2023 updates" w:date="2024-07-31T13:42:00Z">
            <w:rPr>
              <w:rFonts w:ascii="Garamond" w:hAnsi="Garamond"/>
              <w:color w:val="000000" w:themeColor="text1"/>
              <w:sz w:val="22"/>
            </w:rPr>
          </w:rPrChange>
        </w:rPr>
        <w:t xml:space="preserve">Credits earned from the </w:t>
      </w:r>
      <w:r w:rsidR="002155AC">
        <w:rPr>
          <w:rPrChange w:id="6686" w:author="Summer 2023 updates" w:date="2024-07-31T13:42:00Z">
            <w:rPr>
              <w:rFonts w:ascii="Garamond" w:hAnsi="Garamond"/>
              <w:color w:val="000000" w:themeColor="text1"/>
              <w:sz w:val="22"/>
            </w:rPr>
          </w:rPrChange>
        </w:rPr>
        <w:t>Altinbas</w:t>
      </w:r>
      <w:r w:rsidRPr="00424939">
        <w:rPr>
          <w:rPrChange w:id="6687" w:author="Summer 2023 updates" w:date="2024-07-31T13:42:00Z">
            <w:rPr>
              <w:rFonts w:ascii="Garamond" w:hAnsi="Garamond"/>
              <w:color w:val="000000" w:themeColor="text1"/>
              <w:sz w:val="22"/>
            </w:rPr>
          </w:rPrChange>
        </w:rPr>
        <w:t xml:space="preserve"> exchange program are evaluated on </w:t>
      </w:r>
      <w:r w:rsidR="001F3DBD" w:rsidRPr="00424939">
        <w:rPr>
          <w:rPrChange w:id="6688" w:author="Summer 2023 updates" w:date="2024-07-31T13:42:00Z">
            <w:rPr>
              <w:rFonts w:ascii="Garamond" w:hAnsi="Garamond"/>
              <w:color w:val="000000" w:themeColor="text1"/>
              <w:sz w:val="22"/>
            </w:rPr>
          </w:rPrChange>
        </w:rPr>
        <w:t>a</w:t>
      </w:r>
      <w:r w:rsidRPr="00424939">
        <w:rPr>
          <w:rPrChange w:id="6689" w:author="Summer 2023 updates" w:date="2024-07-31T13:42:00Z">
            <w:rPr>
              <w:rFonts w:ascii="Garamond" w:hAnsi="Garamond"/>
              <w:color w:val="000000" w:themeColor="text1"/>
              <w:sz w:val="22"/>
            </w:rPr>
          </w:rPrChange>
        </w:rPr>
        <w:t xml:space="preserve"> </w:t>
      </w:r>
      <w:r w:rsidR="00A7479E" w:rsidRPr="00424939">
        <w:rPr>
          <w:rPrChange w:id="6690" w:author="Summer 2023 updates" w:date="2024-07-31T13:42:00Z">
            <w:rPr>
              <w:rFonts w:ascii="Garamond" w:hAnsi="Garamond"/>
              <w:color w:val="000000" w:themeColor="text1"/>
              <w:sz w:val="22"/>
            </w:rPr>
          </w:rPrChange>
        </w:rPr>
        <w:t>P/NP</w:t>
      </w:r>
      <w:r w:rsidRPr="00424939">
        <w:rPr>
          <w:rPrChange w:id="6691" w:author="Summer 2023 updates" w:date="2024-07-31T13:42:00Z">
            <w:rPr>
              <w:rFonts w:ascii="Garamond" w:hAnsi="Garamond"/>
              <w:color w:val="000000" w:themeColor="text1"/>
              <w:sz w:val="22"/>
            </w:rPr>
          </w:rPrChange>
        </w:rPr>
        <w:t xml:space="preserve"> basis.</w:t>
      </w:r>
    </w:p>
    <w:p w14:paraId="1A9A0611" w14:textId="71D5CDF1" w:rsidR="001D15A7" w:rsidRPr="00424939" w:rsidRDefault="001D15A7" w:rsidP="0076603D">
      <w:pPr>
        <w:pStyle w:val="Noparagraphstyle"/>
        <w:keepNext/>
        <w:spacing w:before="120" w:line="240" w:lineRule="auto"/>
        <w:jc w:val="left"/>
        <w:rPr>
          <w:rFonts w:ascii="Garamond" w:hAnsi="Garamond" w:cs="Times New Roman"/>
          <w:b/>
          <w:smallCaps/>
          <w:color w:val="000000" w:themeColor="text1"/>
          <w:sz w:val="22"/>
          <w:szCs w:val="22"/>
        </w:rPr>
        <w:pPrChange w:id="6692" w:author="Summer 2023 updates" w:date="2024-07-31T13:42:00Z">
          <w:pPr>
            <w:pStyle w:val="Noparagraphstyle"/>
            <w:keepNext/>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270 —</w:t>
      </w:r>
      <w:r w:rsidRPr="00424939">
        <w:rPr>
          <w:rFonts w:ascii="Garamond" w:hAnsi="Garamond" w:cs="Times New Roman"/>
          <w:b/>
          <w:smallCaps/>
          <w:color w:val="000000" w:themeColor="text1"/>
          <w:sz w:val="22"/>
          <w:szCs w:val="22"/>
        </w:rPr>
        <w:t xml:space="preserve"> </w:t>
      </w:r>
      <w:r w:rsidR="00816724"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816724" w:rsidRPr="00424939">
        <w:rPr>
          <w:rFonts w:ascii="Garamond" w:hAnsi="Garamond" w:cs="Times New Roman"/>
          <w:b/>
          <w:smallCaps/>
          <w:color w:val="000000" w:themeColor="text1"/>
          <w:sz w:val="22"/>
          <w:szCs w:val="22"/>
        </w:rPr>
        <w:t xml:space="preserve">Ashesi University </w:t>
      </w:r>
      <w:r w:rsidRPr="00424939">
        <w:rPr>
          <w:rFonts w:ascii="Garamond" w:hAnsi="Garamond" w:cs="Times New Roman"/>
          <w:b/>
          <w:smallCaps/>
          <w:color w:val="000000" w:themeColor="text1"/>
          <w:sz w:val="22"/>
          <w:szCs w:val="22"/>
        </w:rPr>
        <w:t>(</w:t>
      </w:r>
      <w:r w:rsidR="00816724" w:rsidRPr="00424939">
        <w:rPr>
          <w:rFonts w:ascii="Garamond" w:hAnsi="Garamond" w:cs="Times New Roman"/>
          <w:b/>
          <w:smallCaps/>
          <w:color w:val="000000" w:themeColor="text1"/>
          <w:sz w:val="22"/>
          <w:szCs w:val="22"/>
        </w:rPr>
        <w:t>Ghana</w:t>
      </w:r>
      <w:r w:rsidRPr="00424939">
        <w:rPr>
          <w:rFonts w:ascii="Garamond" w:hAnsi="Garamond" w:cs="Times New Roman"/>
          <w:b/>
          <w:smallCaps/>
          <w:color w:val="000000" w:themeColor="text1"/>
          <w:sz w:val="22"/>
          <w:szCs w:val="22"/>
        </w:rPr>
        <w:t>)</w:t>
      </w:r>
    </w:p>
    <w:p w14:paraId="21E768B5" w14:textId="77777777" w:rsidR="001D15A7" w:rsidRPr="00424939" w:rsidRDefault="001D15A7" w:rsidP="00291B24">
      <w:pPr>
        <w:rPr>
          <w:rPrChange w:id="6693" w:author="Summer 2023 updates" w:date="2024-07-31T13:42:00Z">
            <w:rPr>
              <w:rFonts w:ascii="Garamond" w:hAnsi="Garamond"/>
              <w:color w:val="000000" w:themeColor="text1"/>
              <w:sz w:val="22"/>
            </w:rPr>
          </w:rPrChange>
        </w:rPr>
        <w:pPrChange w:id="6694" w:author="Summer 2023 updates" w:date="2024-07-31T13:42:00Z">
          <w:pPr>
            <w:pStyle w:val="Noparagraphstyle"/>
            <w:keepNext/>
            <w:spacing w:line="276" w:lineRule="auto"/>
            <w:jc w:val="left"/>
          </w:pPr>
        </w:pPrChange>
      </w:pPr>
      <w:r w:rsidRPr="00424939">
        <w:rPr>
          <w:rPrChange w:id="6695" w:author="Summer 2023 updates" w:date="2024-07-31T13:42:00Z">
            <w:rPr>
              <w:rFonts w:ascii="Garamond" w:hAnsi="Garamond"/>
              <w:color w:val="000000" w:themeColor="text1"/>
              <w:sz w:val="22"/>
            </w:rPr>
          </w:rPrChange>
        </w:rPr>
        <w:t>Eichhorn (Program Director).</w:t>
      </w:r>
    </w:p>
    <w:p w14:paraId="45A8B9E0" w14:textId="38F8E37A" w:rsidR="001D15A7" w:rsidRPr="00424939" w:rsidRDefault="001D15A7" w:rsidP="005722AF">
      <w:pPr>
        <w:rPr>
          <w:rPrChange w:id="6696" w:author="Summer 2023 updates" w:date="2024-07-31T13:42:00Z">
            <w:rPr>
              <w:rFonts w:ascii="Garamond" w:hAnsi="Garamond"/>
              <w:color w:val="000000" w:themeColor="text1"/>
              <w:sz w:val="22"/>
            </w:rPr>
          </w:rPrChange>
        </w:rPr>
        <w:pPrChange w:id="6697" w:author="Summer 2023 updates" w:date="2024-07-31T13:42:00Z">
          <w:pPr>
            <w:pStyle w:val="Noparagraphstyle"/>
            <w:spacing w:after="40" w:line="240" w:lineRule="auto"/>
            <w:jc w:val="left"/>
          </w:pPr>
        </w:pPrChange>
      </w:pPr>
      <w:r w:rsidRPr="00424939">
        <w:rPr>
          <w:rPrChange w:id="6698" w:author="Summer 2023 updates" w:date="2024-07-31T13:42:00Z">
            <w:rPr>
              <w:rFonts w:ascii="Garamond" w:hAnsi="Garamond"/>
              <w:color w:val="000000" w:themeColor="text1"/>
              <w:sz w:val="22"/>
            </w:rPr>
          </w:rPrChange>
        </w:rPr>
        <w:t>Courses in African studies (sociology, anthropology</w:t>
      </w:r>
      <w:r w:rsidR="008C196D" w:rsidRPr="00424939">
        <w:rPr>
          <w:rPrChange w:id="6699" w:author="Summer 2023 updates" w:date="2024-07-31T13:42:00Z">
            <w:rPr>
              <w:rFonts w:ascii="Garamond" w:hAnsi="Garamond"/>
              <w:color w:val="000000" w:themeColor="text1"/>
              <w:sz w:val="22"/>
            </w:rPr>
          </w:rPrChange>
        </w:rPr>
        <w:fldChar w:fldCharType="begin"/>
      </w:r>
      <w:r w:rsidR="008C196D" w:rsidRPr="00424939">
        <w:rPr>
          <w:rPrChange w:id="6700" w:author="Summer 2023 updates" w:date="2024-07-31T13:42:00Z">
            <w:rPr>
              <w:rFonts w:ascii="Garamond" w:hAnsi="Garamond"/>
              <w:color w:val="000000" w:themeColor="text1"/>
            </w:rPr>
          </w:rPrChange>
        </w:rPr>
        <w:instrText xml:space="preserve"> XE "</w:instrText>
      </w:r>
      <w:del w:id="6701" w:author="Summer 2023 updates" w:date="2024-07-31T13:42:00Z">
        <w:r w:rsidR="008C196D" w:rsidRPr="00424939">
          <w:rPr>
            <w:rFonts w:cs="Times New Roman"/>
            <w:b/>
            <w:smallCaps/>
            <w:color w:val="000000" w:themeColor="text1"/>
          </w:rPr>
          <w:delInstrText>anthropology</w:delInstrText>
        </w:r>
      </w:del>
      <w:ins w:id="6702" w:author="Summer 2023 updates" w:date="2024-07-31T13:42:00Z">
        <w:r w:rsidR="004A580F">
          <w:rPr>
            <w:b/>
            <w:smallCaps/>
          </w:rPr>
          <w:instrText>A</w:instrText>
        </w:r>
        <w:r w:rsidR="008C196D" w:rsidRPr="00424939">
          <w:rPr>
            <w:b/>
            <w:smallCaps/>
          </w:rPr>
          <w:instrText>nthropology</w:instrText>
        </w:r>
      </w:ins>
      <w:r w:rsidR="008C196D" w:rsidRPr="00424939">
        <w:rPr>
          <w:rPrChange w:id="6703" w:author="Summer 2023 updates" w:date="2024-07-31T13:42:00Z">
            <w:rPr>
              <w:rFonts w:ascii="Garamond" w:hAnsi="Garamond"/>
              <w:color w:val="000000" w:themeColor="text1"/>
            </w:rPr>
          </w:rPrChange>
        </w:rPr>
        <w:instrText xml:space="preserve">" </w:instrText>
      </w:r>
      <w:r w:rsidR="008C196D" w:rsidRPr="00424939">
        <w:rPr>
          <w:rPrChange w:id="6704" w:author="Summer 2023 updates" w:date="2024-07-31T13:42:00Z">
            <w:rPr>
              <w:rFonts w:ascii="Garamond" w:hAnsi="Garamond"/>
              <w:color w:val="000000" w:themeColor="text1"/>
              <w:sz w:val="22"/>
            </w:rPr>
          </w:rPrChange>
        </w:rPr>
        <w:fldChar w:fldCharType="end"/>
      </w:r>
      <w:r w:rsidRPr="00424939">
        <w:rPr>
          <w:rPrChange w:id="6705" w:author="Summer 2023 updates" w:date="2024-07-31T13:42:00Z">
            <w:rPr>
              <w:rFonts w:ascii="Garamond" w:hAnsi="Garamond"/>
              <w:color w:val="000000" w:themeColor="text1"/>
              <w:sz w:val="22"/>
            </w:rPr>
          </w:rPrChange>
        </w:rPr>
        <w:t>, political science, history, arts), computer science, business. Coe students pay room and board expenses at Coe College and receive a waiver of these expenses in Ghana. They must exchange at the same time as an Ashesi student.</w:t>
      </w:r>
    </w:p>
    <w:p w14:paraId="74EFA335" w14:textId="5E1E7553" w:rsidR="001D15A7" w:rsidRPr="00424939" w:rsidRDefault="001D15A7" w:rsidP="005722AF">
      <w:pPr>
        <w:rPr>
          <w:rPrChange w:id="6706" w:author="Summer 2023 updates" w:date="2024-07-31T13:42:00Z">
            <w:rPr>
              <w:rFonts w:ascii="Garamond" w:hAnsi="Garamond"/>
              <w:color w:val="000000" w:themeColor="text1"/>
              <w:sz w:val="22"/>
            </w:rPr>
          </w:rPrChange>
        </w:rPr>
        <w:pPrChange w:id="6707" w:author="Summer 2023 updates" w:date="2024-07-31T13:42:00Z">
          <w:pPr>
            <w:pStyle w:val="Noparagraphstyle"/>
            <w:spacing w:after="60" w:line="240" w:lineRule="auto"/>
            <w:jc w:val="left"/>
          </w:pPr>
        </w:pPrChange>
      </w:pPr>
      <w:r w:rsidRPr="00424939">
        <w:rPr>
          <w:rPrChange w:id="6708" w:author="Summer 2023 updates" w:date="2024-07-31T13:42:00Z">
            <w:rPr>
              <w:rFonts w:ascii="Garamond" w:hAnsi="Garamond"/>
              <w:color w:val="000000" w:themeColor="text1"/>
              <w:sz w:val="22"/>
            </w:rPr>
          </w:rPrChange>
        </w:rPr>
        <w:t xml:space="preserve">Credits earned on the Ashesi exchange program are evaluated on </w:t>
      </w:r>
      <w:r w:rsidR="001F3DBD" w:rsidRPr="00424939">
        <w:rPr>
          <w:rPrChange w:id="6709" w:author="Summer 2023 updates" w:date="2024-07-31T13:42:00Z">
            <w:rPr>
              <w:rFonts w:ascii="Garamond" w:hAnsi="Garamond"/>
              <w:color w:val="000000" w:themeColor="text1"/>
              <w:sz w:val="22"/>
            </w:rPr>
          </w:rPrChange>
        </w:rPr>
        <w:t>a</w:t>
      </w:r>
      <w:r w:rsidRPr="00424939">
        <w:rPr>
          <w:rPrChange w:id="6710" w:author="Summer 2023 updates" w:date="2024-07-31T13:42:00Z">
            <w:rPr>
              <w:rFonts w:ascii="Garamond" w:hAnsi="Garamond"/>
              <w:color w:val="000000" w:themeColor="text1"/>
              <w:sz w:val="22"/>
            </w:rPr>
          </w:rPrChange>
        </w:rPr>
        <w:t xml:space="preserve"> </w:t>
      </w:r>
      <w:r w:rsidR="00A7479E" w:rsidRPr="00424939">
        <w:rPr>
          <w:rPrChange w:id="6711" w:author="Summer 2023 updates" w:date="2024-07-31T13:42:00Z">
            <w:rPr>
              <w:rFonts w:ascii="Garamond" w:hAnsi="Garamond"/>
              <w:color w:val="000000" w:themeColor="text1"/>
              <w:sz w:val="22"/>
            </w:rPr>
          </w:rPrChange>
        </w:rPr>
        <w:t>P/NP</w:t>
      </w:r>
      <w:r w:rsidRPr="00424939">
        <w:rPr>
          <w:rPrChange w:id="6712" w:author="Summer 2023 updates" w:date="2024-07-31T13:42:00Z">
            <w:rPr>
              <w:rFonts w:ascii="Garamond" w:hAnsi="Garamond"/>
              <w:color w:val="000000" w:themeColor="text1"/>
              <w:sz w:val="22"/>
            </w:rPr>
          </w:rPrChange>
        </w:rPr>
        <w:t xml:space="preserve"> basis.</w:t>
      </w:r>
    </w:p>
    <w:p w14:paraId="4CB29CFF" w14:textId="78C61194" w:rsidR="00413D51" w:rsidRPr="00424939" w:rsidRDefault="00B92136" w:rsidP="0076603D">
      <w:pPr>
        <w:pStyle w:val="Noparagraphstyle"/>
        <w:spacing w:before="120" w:line="240" w:lineRule="auto"/>
        <w:jc w:val="left"/>
        <w:rPr>
          <w:rFonts w:ascii="Garamond" w:hAnsi="Garamond" w:cs="Times New Roman"/>
          <w:b/>
          <w:smallCaps/>
          <w:color w:val="000000" w:themeColor="text1"/>
          <w:sz w:val="22"/>
          <w:szCs w:val="22"/>
        </w:rPr>
        <w:pPrChange w:id="6713"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275 —</w:t>
      </w:r>
      <w:r w:rsidRPr="00424939">
        <w:rPr>
          <w:rFonts w:ascii="Garamond" w:hAnsi="Garamond" w:cs="Times New Roman"/>
          <w:b/>
          <w:smallCaps/>
          <w:color w:val="000000" w:themeColor="text1"/>
          <w:sz w:val="22"/>
          <w:szCs w:val="22"/>
        </w:rPr>
        <w:t xml:space="preserve"> </w:t>
      </w:r>
      <w:r w:rsidR="003A6799" w:rsidRPr="00424939">
        <w:rPr>
          <w:rFonts w:ascii="Garamond" w:hAnsi="Garamond" w:cs="Times New Roman"/>
          <w:b/>
          <w:smallCaps/>
          <w:color w:val="000000" w:themeColor="text1"/>
          <w:sz w:val="22"/>
          <w:szCs w:val="22"/>
        </w:rPr>
        <w:t>Coe</w:t>
      </w:r>
      <w:r w:rsidR="00413D51" w:rsidRPr="00424939">
        <w:rPr>
          <w:rFonts w:ascii="Garamond" w:hAnsi="Garamond" w:cs="Times New Roman"/>
          <w:b/>
          <w:smallCaps/>
          <w:color w:val="000000" w:themeColor="text1"/>
          <w:sz w:val="22"/>
          <w:szCs w:val="22"/>
        </w:rPr>
        <w:t>/</w:t>
      </w:r>
      <w:r w:rsidR="003A6799" w:rsidRPr="00424939">
        <w:rPr>
          <w:rFonts w:ascii="Garamond" w:hAnsi="Garamond" w:cs="Times New Roman"/>
          <w:b/>
          <w:smallCaps/>
          <w:color w:val="000000" w:themeColor="text1"/>
          <w:sz w:val="22"/>
          <w:szCs w:val="22"/>
        </w:rPr>
        <w:t xml:space="preserve">University </w:t>
      </w:r>
      <w:r w:rsidR="00413D51" w:rsidRPr="00424939">
        <w:rPr>
          <w:rFonts w:ascii="Garamond" w:hAnsi="Garamond" w:cs="Times New Roman"/>
          <w:b/>
          <w:smallCaps/>
          <w:color w:val="000000" w:themeColor="text1"/>
          <w:sz w:val="22"/>
          <w:szCs w:val="22"/>
        </w:rPr>
        <w:t xml:space="preserve">of </w:t>
      </w:r>
      <w:r w:rsidR="003A6799" w:rsidRPr="00424939">
        <w:rPr>
          <w:rFonts w:ascii="Garamond" w:hAnsi="Garamond" w:cs="Times New Roman"/>
          <w:b/>
          <w:smallCaps/>
          <w:color w:val="000000" w:themeColor="text1"/>
          <w:sz w:val="22"/>
          <w:szCs w:val="22"/>
        </w:rPr>
        <w:t xml:space="preserve">Salford </w:t>
      </w:r>
      <w:r w:rsidR="00413D51" w:rsidRPr="00424939">
        <w:rPr>
          <w:rFonts w:ascii="Garamond" w:hAnsi="Garamond" w:cs="Times New Roman"/>
          <w:b/>
          <w:smallCaps/>
          <w:color w:val="000000" w:themeColor="text1"/>
          <w:sz w:val="22"/>
          <w:szCs w:val="22"/>
        </w:rPr>
        <w:t>(</w:t>
      </w:r>
      <w:r w:rsidR="003A6799" w:rsidRPr="00424939">
        <w:rPr>
          <w:rFonts w:ascii="Garamond" w:hAnsi="Garamond" w:cs="Times New Roman"/>
          <w:b/>
          <w:smallCaps/>
          <w:color w:val="000000" w:themeColor="text1"/>
          <w:sz w:val="22"/>
          <w:szCs w:val="22"/>
        </w:rPr>
        <w:t>England</w:t>
      </w:r>
      <w:r w:rsidR="00413D51" w:rsidRPr="00424939">
        <w:rPr>
          <w:rFonts w:ascii="Garamond" w:hAnsi="Garamond" w:cs="Times New Roman"/>
          <w:b/>
          <w:smallCaps/>
          <w:color w:val="000000" w:themeColor="text1"/>
          <w:sz w:val="22"/>
          <w:szCs w:val="22"/>
        </w:rPr>
        <w:t>)</w:t>
      </w:r>
    </w:p>
    <w:p w14:paraId="7B3DBAAD" w14:textId="1C8F344B" w:rsidR="00413D51" w:rsidRPr="00424939" w:rsidRDefault="00DC1F50" w:rsidP="00487DE1">
      <w:pPr>
        <w:tabs>
          <w:tab w:val="right" w:pos="2880"/>
          <w:tab w:val="left" w:pos="3240"/>
        </w:tabs>
        <w:rPr>
          <w:rFonts w:cs="Times New Roman"/>
          <w:color w:val="000000" w:themeColor="text1"/>
        </w:rPr>
        <w:pPrChange w:id="6714" w:author="Summer 2023 updates" w:date="2024-07-31T13:42:00Z">
          <w:pPr>
            <w:tabs>
              <w:tab w:val="right" w:pos="2880"/>
              <w:tab w:val="left" w:pos="3240"/>
            </w:tabs>
            <w:spacing w:after="0"/>
          </w:pPr>
        </w:pPrChange>
      </w:pPr>
      <w:r w:rsidRPr="00424939">
        <w:rPr>
          <w:rFonts w:cs="Times New Roman"/>
          <w:color w:val="000000" w:themeColor="text1"/>
        </w:rPr>
        <w:t>Kuennen</w:t>
      </w:r>
      <w:r w:rsidR="00413D51" w:rsidRPr="00424939">
        <w:rPr>
          <w:rFonts w:cs="Times New Roman"/>
          <w:color w:val="000000" w:themeColor="text1"/>
        </w:rPr>
        <w:t xml:space="preserve"> </w:t>
      </w:r>
      <w:r w:rsidR="00810F8E" w:rsidRPr="00424939">
        <w:rPr>
          <w:rFonts w:cs="Times New Roman"/>
          <w:color w:val="000000" w:themeColor="text1"/>
        </w:rPr>
        <w:t>(</w:t>
      </w:r>
      <w:r w:rsidR="00413D51" w:rsidRPr="00424939">
        <w:rPr>
          <w:rFonts w:cs="Times New Roman"/>
          <w:color w:val="000000" w:themeColor="text1"/>
        </w:rPr>
        <w:t>Program Director</w:t>
      </w:r>
      <w:r w:rsidR="00810F8E" w:rsidRPr="00424939">
        <w:rPr>
          <w:rFonts w:cs="Times New Roman"/>
          <w:color w:val="000000" w:themeColor="text1"/>
        </w:rPr>
        <w:t>).</w:t>
      </w:r>
    </w:p>
    <w:p w14:paraId="0A2F6919" w14:textId="3F3B94E4" w:rsidR="00413D51" w:rsidRPr="00424939" w:rsidRDefault="00167FBC" w:rsidP="005722AF">
      <w:pPr>
        <w:rPr>
          <w:rPrChange w:id="6715" w:author="Summer 2023 updates" w:date="2024-07-31T13:42:00Z">
            <w:rPr>
              <w:rFonts w:ascii="Garamond" w:hAnsi="Garamond"/>
              <w:color w:val="000000" w:themeColor="text1"/>
              <w:sz w:val="22"/>
            </w:rPr>
          </w:rPrChange>
        </w:rPr>
        <w:pPrChange w:id="6716" w:author="Summer 2023 updates" w:date="2024-07-31T13:42:00Z">
          <w:pPr>
            <w:pStyle w:val="Noparagraphstyle"/>
            <w:spacing w:after="40" w:line="240" w:lineRule="auto"/>
            <w:jc w:val="left"/>
          </w:pPr>
        </w:pPrChange>
      </w:pPr>
      <w:r>
        <w:rPr>
          <w:rPrChange w:id="6717" w:author="Summer 2023 updates" w:date="2024-07-31T13:42:00Z">
            <w:rPr>
              <w:rFonts w:ascii="Garamond" w:hAnsi="Garamond"/>
              <w:color w:val="000000" w:themeColor="text1"/>
              <w:sz w:val="22"/>
            </w:rPr>
          </w:rPrChange>
        </w:rPr>
        <w:t xml:space="preserve">The University of Salford offers courses in business, contemporary European history, psychology, and many other areas.  Students pay </w:t>
      </w:r>
      <w:del w:id="6718" w:author="Summer 2023 updates" w:date="2024-07-31T13:42:00Z">
        <w:r>
          <w:rPr>
            <w:rFonts w:cs="Times New Roman"/>
            <w:color w:val="000000" w:themeColor="text1"/>
          </w:rPr>
          <w:delText>cost</w:delText>
        </w:r>
      </w:del>
      <w:ins w:id="6719" w:author="Summer 2023 updates" w:date="2024-07-31T13:42:00Z">
        <w:r>
          <w:t>cost</w:t>
        </w:r>
        <w:r w:rsidR="00A575F5">
          <w:t>s</w:t>
        </w:r>
      </w:ins>
      <w:r>
        <w:rPr>
          <w:rPrChange w:id="6720" w:author="Summer 2023 updates" w:date="2024-07-31T13:42:00Z">
            <w:rPr>
              <w:rFonts w:ascii="Garamond" w:hAnsi="Garamond"/>
              <w:color w:val="000000" w:themeColor="text1"/>
              <w:sz w:val="22"/>
            </w:rPr>
          </w:rPrChange>
        </w:rPr>
        <w:t xml:space="preserve"> of living at the destination and must arrange their own housing.</w:t>
      </w:r>
    </w:p>
    <w:p w14:paraId="57DFAD49" w14:textId="4CF451BF" w:rsidR="00413D51" w:rsidRPr="00424939" w:rsidRDefault="00413D51" w:rsidP="005722AF">
      <w:pPr>
        <w:rPr>
          <w:rPrChange w:id="6721" w:author="Summer 2023 updates" w:date="2024-07-31T13:42:00Z">
            <w:rPr>
              <w:rFonts w:ascii="Garamond" w:hAnsi="Garamond"/>
              <w:color w:val="000000" w:themeColor="text1"/>
              <w:sz w:val="22"/>
            </w:rPr>
          </w:rPrChange>
        </w:rPr>
        <w:pPrChange w:id="6722" w:author="Summer 2023 updates" w:date="2024-07-31T13:42:00Z">
          <w:pPr>
            <w:pStyle w:val="Noparagraphstyle"/>
            <w:spacing w:after="60" w:line="240" w:lineRule="auto"/>
            <w:jc w:val="left"/>
          </w:pPr>
        </w:pPrChange>
      </w:pPr>
      <w:r w:rsidRPr="00424939">
        <w:rPr>
          <w:rPrChange w:id="6723" w:author="Summer 2023 updates" w:date="2024-07-31T13:42:00Z">
            <w:rPr>
              <w:rFonts w:ascii="Garamond" w:hAnsi="Garamond"/>
              <w:color w:val="000000" w:themeColor="text1"/>
              <w:sz w:val="22"/>
            </w:rPr>
          </w:rPrChange>
        </w:rPr>
        <w:t xml:space="preserve">Credits earned from the Salford exchange program are evaluated on </w:t>
      </w:r>
      <w:r w:rsidR="001F3DBD" w:rsidRPr="00424939">
        <w:rPr>
          <w:rPrChange w:id="6724" w:author="Summer 2023 updates" w:date="2024-07-31T13:42:00Z">
            <w:rPr>
              <w:rFonts w:ascii="Garamond" w:hAnsi="Garamond"/>
              <w:color w:val="000000" w:themeColor="text1"/>
              <w:sz w:val="22"/>
            </w:rPr>
          </w:rPrChange>
        </w:rPr>
        <w:t>a</w:t>
      </w:r>
      <w:r w:rsidRPr="00424939">
        <w:rPr>
          <w:rPrChange w:id="6725" w:author="Summer 2023 updates" w:date="2024-07-31T13:42:00Z">
            <w:rPr>
              <w:rFonts w:ascii="Garamond" w:hAnsi="Garamond"/>
              <w:color w:val="000000" w:themeColor="text1"/>
              <w:sz w:val="22"/>
            </w:rPr>
          </w:rPrChange>
        </w:rPr>
        <w:t xml:space="preserve"> </w:t>
      </w:r>
      <w:r w:rsidR="00A7479E" w:rsidRPr="00424939">
        <w:rPr>
          <w:rPrChange w:id="6726" w:author="Summer 2023 updates" w:date="2024-07-31T13:42:00Z">
            <w:rPr>
              <w:rFonts w:ascii="Garamond" w:hAnsi="Garamond"/>
              <w:color w:val="000000" w:themeColor="text1"/>
              <w:sz w:val="22"/>
            </w:rPr>
          </w:rPrChange>
        </w:rPr>
        <w:t>P/NP</w:t>
      </w:r>
      <w:r w:rsidRPr="00424939">
        <w:rPr>
          <w:rPrChange w:id="6727" w:author="Summer 2023 updates" w:date="2024-07-31T13:42:00Z">
            <w:rPr>
              <w:rFonts w:ascii="Garamond" w:hAnsi="Garamond"/>
              <w:color w:val="000000" w:themeColor="text1"/>
              <w:sz w:val="22"/>
            </w:rPr>
          </w:rPrChange>
        </w:rPr>
        <w:t xml:space="preserve"> basis. </w:t>
      </w:r>
    </w:p>
    <w:p w14:paraId="3CC899A4" w14:textId="2ACC18C3" w:rsidR="009A5FB3" w:rsidRPr="00424939" w:rsidRDefault="009A5FB3" w:rsidP="0076603D">
      <w:pPr>
        <w:pStyle w:val="Noparagraphstyle"/>
        <w:keepNext/>
        <w:spacing w:before="120" w:line="240" w:lineRule="auto"/>
        <w:jc w:val="left"/>
        <w:rPr>
          <w:rFonts w:ascii="Garamond" w:hAnsi="Garamond" w:cs="Times New Roman"/>
          <w:b/>
          <w:smallCaps/>
          <w:color w:val="000000" w:themeColor="text1"/>
          <w:sz w:val="22"/>
          <w:szCs w:val="22"/>
        </w:rPr>
        <w:pPrChange w:id="6728" w:author="Summer 2023 updates" w:date="2024-07-31T13:42:00Z">
          <w:pPr>
            <w:pStyle w:val="Noparagraphstyle"/>
            <w:keepNext/>
            <w:spacing w:line="240" w:lineRule="auto"/>
            <w:jc w:val="left"/>
          </w:pPr>
        </w:pPrChange>
      </w:pPr>
      <w:r w:rsidRPr="00424939">
        <w:rPr>
          <w:rFonts w:ascii="Garamond" w:hAnsi="Garamond" w:cs="Times New Roman"/>
          <w:b/>
          <w:smallCaps/>
          <w:color w:val="000000" w:themeColor="text1"/>
          <w:sz w:val="22"/>
          <w:szCs w:val="22"/>
        </w:rPr>
        <w:t>occ-</w:t>
      </w:r>
      <w:r w:rsidR="00C3584E" w:rsidRPr="00424939">
        <w:rPr>
          <w:rFonts w:ascii="Garamond" w:hAnsi="Garamond" w:cs="Times New Roman"/>
          <w:b/>
          <w:smallCaps/>
          <w:color w:val="000000" w:themeColor="text1"/>
          <w:sz w:val="22"/>
          <w:szCs w:val="22"/>
        </w:rPr>
        <w:t>285 —</w:t>
      </w:r>
      <w:r w:rsidRPr="00424939">
        <w:rPr>
          <w:rFonts w:ascii="Garamond" w:hAnsi="Garamond" w:cs="Times New Roman"/>
          <w:b/>
          <w:smallCaps/>
          <w:color w:val="000000" w:themeColor="text1"/>
          <w:sz w:val="22"/>
          <w:szCs w:val="22"/>
        </w:rPr>
        <w:t xml:space="preserve"> </w:t>
      </w:r>
      <w:r w:rsidR="00D00C40" w:rsidRPr="00424939">
        <w:rPr>
          <w:rFonts w:ascii="Garamond" w:hAnsi="Garamond" w:cs="Times New Roman"/>
          <w:b/>
          <w:smallCaps/>
          <w:color w:val="000000" w:themeColor="text1"/>
          <w:sz w:val="22"/>
          <w:szCs w:val="22"/>
        </w:rPr>
        <w:t>Coe</w:t>
      </w:r>
      <w:r w:rsidRPr="00424939">
        <w:rPr>
          <w:rFonts w:ascii="Garamond" w:hAnsi="Garamond" w:cs="Times New Roman"/>
          <w:b/>
          <w:smallCaps/>
          <w:color w:val="000000" w:themeColor="text1"/>
          <w:sz w:val="22"/>
          <w:szCs w:val="22"/>
        </w:rPr>
        <w:t>/</w:t>
      </w:r>
      <w:r w:rsidR="00D00C40" w:rsidRPr="00424939">
        <w:rPr>
          <w:rFonts w:ascii="Garamond" w:hAnsi="Garamond" w:cs="Times New Roman"/>
          <w:b/>
          <w:smallCaps/>
          <w:color w:val="000000" w:themeColor="text1"/>
          <w:sz w:val="22"/>
          <w:szCs w:val="22"/>
        </w:rPr>
        <w:t xml:space="preserve">University </w:t>
      </w:r>
      <w:r w:rsidRPr="00424939">
        <w:rPr>
          <w:rFonts w:ascii="Garamond" w:hAnsi="Garamond" w:cs="Times New Roman"/>
          <w:b/>
          <w:smallCaps/>
          <w:color w:val="000000" w:themeColor="text1"/>
          <w:sz w:val="22"/>
          <w:szCs w:val="22"/>
        </w:rPr>
        <w:t xml:space="preserve">of </w:t>
      </w:r>
      <w:r w:rsidR="00D00C40" w:rsidRPr="00424939">
        <w:rPr>
          <w:rFonts w:ascii="Garamond" w:hAnsi="Garamond" w:cs="Times New Roman"/>
          <w:b/>
          <w:smallCaps/>
          <w:color w:val="000000" w:themeColor="text1"/>
          <w:sz w:val="22"/>
          <w:szCs w:val="22"/>
        </w:rPr>
        <w:t xml:space="preserve">Neuchatel </w:t>
      </w:r>
      <w:r w:rsidRPr="00424939">
        <w:rPr>
          <w:rFonts w:ascii="Garamond" w:hAnsi="Garamond" w:cs="Times New Roman"/>
          <w:b/>
          <w:smallCaps/>
          <w:color w:val="000000" w:themeColor="text1"/>
          <w:sz w:val="22"/>
          <w:szCs w:val="22"/>
        </w:rPr>
        <w:t>(</w:t>
      </w:r>
      <w:r w:rsidR="00D00C40" w:rsidRPr="00424939">
        <w:rPr>
          <w:rFonts w:ascii="Garamond" w:hAnsi="Garamond" w:cs="Times New Roman"/>
          <w:b/>
          <w:smallCaps/>
          <w:color w:val="000000" w:themeColor="text1"/>
          <w:sz w:val="22"/>
          <w:szCs w:val="22"/>
        </w:rPr>
        <w:t>Switzerland</w:t>
      </w:r>
      <w:r w:rsidRPr="00424939">
        <w:rPr>
          <w:rFonts w:ascii="Garamond" w:hAnsi="Garamond" w:cs="Times New Roman"/>
          <w:b/>
          <w:smallCaps/>
          <w:color w:val="000000" w:themeColor="text1"/>
          <w:sz w:val="22"/>
          <w:szCs w:val="22"/>
        </w:rPr>
        <w:t>)</w:t>
      </w:r>
    </w:p>
    <w:p w14:paraId="76BB0CAE" w14:textId="6BCBB2F0" w:rsidR="009A5FB3" w:rsidRPr="00424939" w:rsidRDefault="00026021" w:rsidP="00291B24">
      <w:pPr>
        <w:rPr>
          <w:rPrChange w:id="6729" w:author="Summer 2023 updates" w:date="2024-07-31T13:42:00Z">
            <w:rPr>
              <w:color w:val="000000" w:themeColor="text1"/>
            </w:rPr>
          </w:rPrChange>
        </w:rPr>
        <w:pPrChange w:id="6730" w:author="Summer 2023 updates" w:date="2024-07-31T13:42:00Z">
          <w:pPr>
            <w:keepNext/>
            <w:tabs>
              <w:tab w:val="right" w:pos="2880"/>
              <w:tab w:val="left" w:pos="3240"/>
            </w:tabs>
            <w:spacing w:after="0"/>
          </w:pPr>
        </w:pPrChange>
      </w:pPr>
      <w:r w:rsidRPr="00424939">
        <w:rPr>
          <w:rPrChange w:id="6731" w:author="Summer 2023 updates" w:date="2024-07-31T13:42:00Z">
            <w:rPr>
              <w:color w:val="000000" w:themeColor="text1"/>
            </w:rPr>
          </w:rPrChange>
        </w:rPr>
        <w:t>Janca</w:t>
      </w:r>
      <w:del w:id="6732" w:author="Summer 2023 updates" w:date="2024-07-31T13:42:00Z">
        <w:r w:rsidRPr="00424939">
          <w:rPr>
            <w:rFonts w:cs="Times New Roman"/>
            <w:color w:val="000000" w:themeColor="text1"/>
          </w:rPr>
          <w:delText>-Aji</w:delText>
        </w:r>
      </w:del>
      <w:r w:rsidR="009A5FB3" w:rsidRPr="00424939">
        <w:rPr>
          <w:rPrChange w:id="6733" w:author="Summer 2023 updates" w:date="2024-07-31T13:42:00Z">
            <w:rPr>
              <w:color w:val="000000" w:themeColor="text1"/>
            </w:rPr>
          </w:rPrChange>
        </w:rPr>
        <w:t xml:space="preserve"> (Program Director).</w:t>
      </w:r>
    </w:p>
    <w:p w14:paraId="00E262D4" w14:textId="2757A0AA" w:rsidR="009A5FB3" w:rsidRPr="00424939" w:rsidRDefault="001C52C3" w:rsidP="005722AF">
      <w:pPr>
        <w:rPr>
          <w:rPrChange w:id="6734" w:author="Summer 2023 updates" w:date="2024-07-31T13:42:00Z">
            <w:rPr>
              <w:rFonts w:ascii="Garamond" w:hAnsi="Garamond"/>
              <w:color w:val="000000" w:themeColor="text1"/>
              <w:sz w:val="22"/>
            </w:rPr>
          </w:rPrChange>
        </w:rPr>
        <w:pPrChange w:id="6735" w:author="Summer 2023 updates" w:date="2024-07-31T13:42:00Z">
          <w:pPr>
            <w:pStyle w:val="Noparagraphstyle"/>
            <w:spacing w:after="40" w:line="240" w:lineRule="auto"/>
            <w:jc w:val="left"/>
          </w:pPr>
        </w:pPrChange>
      </w:pPr>
      <w:r w:rsidRPr="00424939">
        <w:rPr>
          <w:rPrChange w:id="6736" w:author="Summer 2023 updates" w:date="2024-07-31T13:42:00Z">
            <w:rPr>
              <w:rFonts w:ascii="Garamond" w:hAnsi="Garamond"/>
              <w:color w:val="000000" w:themeColor="text1"/>
              <w:sz w:val="22"/>
            </w:rPr>
          </w:rPrChange>
        </w:rPr>
        <w:t xml:space="preserve">Coe students </w:t>
      </w:r>
      <w:r w:rsidR="009A5FB3" w:rsidRPr="00424939">
        <w:rPr>
          <w:rPrChange w:id="6737" w:author="Summer 2023 updates" w:date="2024-07-31T13:42:00Z">
            <w:rPr>
              <w:rFonts w:ascii="Garamond" w:hAnsi="Garamond"/>
              <w:color w:val="000000" w:themeColor="text1"/>
              <w:sz w:val="22"/>
            </w:rPr>
          </w:rPrChange>
        </w:rPr>
        <w:t>take courses at the Institute of French Language and Civilization.</w:t>
      </w:r>
      <w:r w:rsidR="008A6972">
        <w:rPr>
          <w:rPrChange w:id="6738" w:author="Summer 2023 updates" w:date="2024-07-31T13:42:00Z">
            <w:rPr>
              <w:rFonts w:ascii="Garamond" w:hAnsi="Garamond"/>
              <w:color w:val="000000" w:themeColor="text1"/>
              <w:sz w:val="22"/>
            </w:rPr>
          </w:rPrChange>
        </w:rPr>
        <w:t xml:space="preserve">  Students pay cost</w:t>
      </w:r>
      <w:r w:rsidR="00A575F5">
        <w:rPr>
          <w:rPrChange w:id="6739" w:author="Summer 2023 updates" w:date="2024-07-31T13:42:00Z">
            <w:rPr>
              <w:rFonts w:ascii="Garamond" w:hAnsi="Garamond"/>
              <w:color w:val="000000" w:themeColor="text1"/>
              <w:sz w:val="22"/>
            </w:rPr>
          </w:rPrChange>
        </w:rPr>
        <w:t>s</w:t>
      </w:r>
      <w:r w:rsidR="008A6972">
        <w:rPr>
          <w:rPrChange w:id="6740" w:author="Summer 2023 updates" w:date="2024-07-31T13:42:00Z">
            <w:rPr>
              <w:rFonts w:ascii="Garamond" w:hAnsi="Garamond"/>
              <w:color w:val="000000" w:themeColor="text1"/>
              <w:sz w:val="22"/>
            </w:rPr>
          </w:rPrChange>
        </w:rPr>
        <w:t xml:space="preserve"> of living at the destination.</w:t>
      </w:r>
    </w:p>
    <w:p w14:paraId="4A671A63" w14:textId="17B100F5" w:rsidR="00D27324" w:rsidRPr="008A6972" w:rsidRDefault="009A5FB3" w:rsidP="005722AF">
      <w:pPr>
        <w:rPr>
          <w:rPrChange w:id="6741" w:author="Summer 2023 updates" w:date="2024-07-31T13:42:00Z">
            <w:rPr>
              <w:rFonts w:ascii="Garamond" w:hAnsi="Garamond"/>
              <w:color w:val="000000" w:themeColor="text1"/>
              <w:sz w:val="22"/>
            </w:rPr>
          </w:rPrChange>
        </w:rPr>
        <w:pPrChange w:id="6742" w:author="Summer 2023 updates" w:date="2024-07-31T13:42:00Z">
          <w:pPr>
            <w:pStyle w:val="Noparagraphstyle"/>
            <w:spacing w:after="60" w:line="240" w:lineRule="auto"/>
            <w:jc w:val="left"/>
          </w:pPr>
        </w:pPrChange>
      </w:pPr>
      <w:r w:rsidRPr="00424939">
        <w:rPr>
          <w:rPrChange w:id="6743" w:author="Summer 2023 updates" w:date="2024-07-31T13:42:00Z">
            <w:rPr>
              <w:rFonts w:ascii="Garamond" w:hAnsi="Garamond"/>
              <w:color w:val="000000" w:themeColor="text1"/>
              <w:sz w:val="22"/>
            </w:rPr>
          </w:rPrChange>
        </w:rPr>
        <w:t xml:space="preserve">Credits earned from the </w:t>
      </w:r>
      <w:r w:rsidR="001C52C3" w:rsidRPr="00424939">
        <w:rPr>
          <w:rPrChange w:id="6744" w:author="Summer 2023 updates" w:date="2024-07-31T13:42:00Z">
            <w:rPr>
              <w:rFonts w:ascii="Garamond" w:hAnsi="Garamond"/>
              <w:color w:val="000000" w:themeColor="text1"/>
              <w:sz w:val="22"/>
            </w:rPr>
          </w:rPrChange>
        </w:rPr>
        <w:t>Neuchatel</w:t>
      </w:r>
      <w:r w:rsidRPr="00424939">
        <w:rPr>
          <w:rPrChange w:id="6745" w:author="Summer 2023 updates" w:date="2024-07-31T13:42:00Z">
            <w:rPr>
              <w:rFonts w:ascii="Garamond" w:hAnsi="Garamond"/>
              <w:color w:val="000000" w:themeColor="text1"/>
              <w:sz w:val="22"/>
            </w:rPr>
          </w:rPrChange>
        </w:rPr>
        <w:t xml:space="preserve"> exchange program are evaluated on </w:t>
      </w:r>
      <w:r w:rsidR="001F3DBD" w:rsidRPr="00424939">
        <w:rPr>
          <w:rPrChange w:id="6746" w:author="Summer 2023 updates" w:date="2024-07-31T13:42:00Z">
            <w:rPr>
              <w:rFonts w:ascii="Garamond" w:hAnsi="Garamond"/>
              <w:color w:val="000000" w:themeColor="text1"/>
              <w:sz w:val="22"/>
            </w:rPr>
          </w:rPrChange>
        </w:rPr>
        <w:t>a</w:t>
      </w:r>
      <w:r w:rsidRPr="00424939">
        <w:rPr>
          <w:rPrChange w:id="6747" w:author="Summer 2023 updates" w:date="2024-07-31T13:42:00Z">
            <w:rPr>
              <w:rFonts w:ascii="Garamond" w:hAnsi="Garamond"/>
              <w:color w:val="000000" w:themeColor="text1"/>
              <w:sz w:val="22"/>
            </w:rPr>
          </w:rPrChange>
        </w:rPr>
        <w:t xml:space="preserve"> </w:t>
      </w:r>
      <w:r w:rsidR="00A7479E" w:rsidRPr="00424939">
        <w:rPr>
          <w:rPrChange w:id="6748" w:author="Summer 2023 updates" w:date="2024-07-31T13:42:00Z">
            <w:rPr>
              <w:rFonts w:ascii="Garamond" w:hAnsi="Garamond"/>
              <w:color w:val="000000" w:themeColor="text1"/>
              <w:sz w:val="22"/>
            </w:rPr>
          </w:rPrChange>
        </w:rPr>
        <w:t>P/NP</w:t>
      </w:r>
      <w:r w:rsidRPr="00424939">
        <w:rPr>
          <w:rPrChange w:id="6749" w:author="Summer 2023 updates" w:date="2024-07-31T13:42:00Z">
            <w:rPr>
              <w:rFonts w:ascii="Garamond" w:hAnsi="Garamond"/>
              <w:color w:val="000000" w:themeColor="text1"/>
              <w:sz w:val="22"/>
            </w:rPr>
          </w:rPrChange>
        </w:rPr>
        <w:t xml:space="preserve"> basis. </w:t>
      </w:r>
    </w:p>
    <w:p w14:paraId="1FF19D46" w14:textId="337295CC" w:rsidR="00601D21" w:rsidRPr="00424939" w:rsidRDefault="00601D21" w:rsidP="0076603D">
      <w:pPr>
        <w:shd w:val="clear" w:color="auto" w:fill="FFFFFF"/>
        <w:spacing w:before="120" w:after="0"/>
        <w:rPr>
          <w:rFonts w:eastAsia="Times New Roman" w:cs="Times New Roman"/>
          <w:b/>
          <w:smallCaps/>
          <w:color w:val="000000" w:themeColor="text1"/>
        </w:rPr>
        <w:pPrChange w:id="6750" w:author="Summer 2023 updates" w:date="2024-07-31T13:42:00Z">
          <w:pPr>
            <w:shd w:val="clear" w:color="auto" w:fill="FFFFFF"/>
            <w:spacing w:after="0"/>
          </w:pPr>
        </w:pPrChange>
      </w:pPr>
      <w:r w:rsidRPr="00424939">
        <w:rPr>
          <w:rFonts w:cs="Times New Roman"/>
          <w:b/>
          <w:smallCaps/>
          <w:color w:val="000000" w:themeColor="text1"/>
        </w:rPr>
        <w:t>occ-</w:t>
      </w:r>
      <w:r w:rsidR="00C3584E" w:rsidRPr="00424939">
        <w:rPr>
          <w:rFonts w:cs="Times New Roman"/>
          <w:b/>
          <w:smallCaps/>
          <w:color w:val="000000" w:themeColor="text1"/>
        </w:rPr>
        <w:t>290 —</w:t>
      </w:r>
      <w:r w:rsidRPr="00424939">
        <w:rPr>
          <w:rFonts w:cs="Times New Roman"/>
          <w:b/>
          <w:smallCaps/>
          <w:color w:val="000000" w:themeColor="text1"/>
        </w:rPr>
        <w:t xml:space="preserve"> </w:t>
      </w:r>
      <w:r w:rsidR="009F7D87" w:rsidRPr="00424939">
        <w:rPr>
          <w:rFonts w:cs="Times New Roman"/>
          <w:b/>
          <w:smallCaps/>
          <w:color w:val="000000" w:themeColor="text1"/>
        </w:rPr>
        <w:t>Coe</w:t>
      </w:r>
      <w:r w:rsidRPr="00424939">
        <w:rPr>
          <w:rFonts w:cs="Times New Roman"/>
          <w:b/>
          <w:smallCaps/>
          <w:color w:val="000000" w:themeColor="text1"/>
        </w:rPr>
        <w:t>/</w:t>
      </w:r>
      <w:r w:rsidR="009F7D87" w:rsidRPr="00424939">
        <w:rPr>
          <w:rFonts w:eastAsia="Times New Roman" w:cs="Times New Roman"/>
          <w:b/>
          <w:smallCaps/>
          <w:color w:val="000000" w:themeColor="text1"/>
        </w:rPr>
        <w:t>J</w:t>
      </w:r>
      <w:r w:rsidR="00760DCD" w:rsidRPr="00424939">
        <w:rPr>
          <w:rFonts w:eastAsia="Times New Roman" w:cs="Times New Roman"/>
          <w:b/>
          <w:smallCaps/>
          <w:color w:val="000000" w:themeColor="text1"/>
        </w:rPr>
        <w:t>inan</w:t>
      </w:r>
      <w:r w:rsidR="009A16E9" w:rsidRPr="00424939">
        <w:rPr>
          <w:rFonts w:eastAsia="Times New Roman" w:cs="Times New Roman"/>
          <w:b/>
          <w:smallCaps/>
          <w:color w:val="000000" w:themeColor="text1"/>
        </w:rPr>
        <w:t xml:space="preserve"> </w:t>
      </w:r>
      <w:r w:rsidR="009F7D87" w:rsidRPr="00424939">
        <w:rPr>
          <w:rFonts w:eastAsia="Times New Roman" w:cs="Times New Roman"/>
          <w:b/>
          <w:smallCaps/>
          <w:color w:val="000000" w:themeColor="text1"/>
        </w:rPr>
        <w:t xml:space="preserve">University </w:t>
      </w:r>
      <w:r w:rsidR="009A16E9" w:rsidRPr="00424939">
        <w:rPr>
          <w:rFonts w:eastAsia="Times New Roman" w:cs="Times New Roman"/>
          <w:b/>
          <w:smallCaps/>
          <w:color w:val="000000" w:themeColor="text1"/>
        </w:rPr>
        <w:t>(</w:t>
      </w:r>
      <w:r w:rsidR="009F7D87" w:rsidRPr="00424939">
        <w:rPr>
          <w:rFonts w:eastAsia="Times New Roman" w:cs="Times New Roman"/>
          <w:b/>
          <w:smallCaps/>
          <w:color w:val="000000" w:themeColor="text1"/>
        </w:rPr>
        <w:t>China</w:t>
      </w:r>
      <w:r w:rsidR="009A16E9" w:rsidRPr="00424939">
        <w:rPr>
          <w:rFonts w:eastAsia="Times New Roman" w:cs="Times New Roman"/>
          <w:b/>
          <w:smallCaps/>
          <w:color w:val="000000" w:themeColor="text1"/>
        </w:rPr>
        <w:t>)</w:t>
      </w:r>
    </w:p>
    <w:p w14:paraId="34470127" w14:textId="764C821F" w:rsidR="00601D21" w:rsidRPr="00424939" w:rsidRDefault="00601D21" w:rsidP="00487DE1">
      <w:pPr>
        <w:shd w:val="clear" w:color="auto" w:fill="FFFFFF"/>
        <w:rPr>
          <w:rFonts w:eastAsia="Times New Roman" w:cs="Times New Roman"/>
          <w:color w:val="000000" w:themeColor="text1"/>
        </w:rPr>
        <w:pPrChange w:id="6751" w:author="Summer 2023 updates" w:date="2024-07-31T13:42:00Z">
          <w:pPr>
            <w:shd w:val="clear" w:color="auto" w:fill="FFFFFF"/>
            <w:spacing w:after="0"/>
          </w:pPr>
        </w:pPrChange>
      </w:pPr>
      <w:r w:rsidRPr="00424939">
        <w:rPr>
          <w:rFonts w:eastAsia="Times New Roman" w:cs="Times New Roman"/>
          <w:color w:val="000000" w:themeColor="text1"/>
        </w:rPr>
        <w:t>Nordmann</w:t>
      </w:r>
      <w:r w:rsidR="004D0210" w:rsidRPr="00424939">
        <w:rPr>
          <w:rFonts w:eastAsia="Times New Roman" w:cs="Times New Roman"/>
          <w:color w:val="000000" w:themeColor="text1"/>
        </w:rPr>
        <w:t xml:space="preserve"> </w:t>
      </w:r>
      <w:r w:rsidR="004D0210" w:rsidRPr="00424939">
        <w:rPr>
          <w:rFonts w:cs="Times New Roman"/>
          <w:color w:val="000000" w:themeColor="text1"/>
        </w:rPr>
        <w:t>(Program Director).</w:t>
      </w:r>
    </w:p>
    <w:p w14:paraId="70B1C134" w14:textId="009C7F4D" w:rsidR="00601D21" w:rsidRPr="00424939" w:rsidRDefault="00601D21" w:rsidP="005722AF">
      <w:pPr>
        <w:rPr>
          <w:shd w:val="clear" w:color="auto" w:fill="FFFFFF"/>
          <w:rPrChange w:id="6752" w:author="Summer 2023 updates" w:date="2024-07-31T13:42:00Z">
            <w:rPr>
              <w:rFonts w:ascii="Garamond" w:hAnsi="Garamond"/>
              <w:color w:val="000000" w:themeColor="text1"/>
              <w:sz w:val="22"/>
              <w:shd w:val="clear" w:color="auto" w:fill="FFFFFF"/>
            </w:rPr>
          </w:rPrChange>
        </w:rPr>
        <w:pPrChange w:id="6753" w:author="Summer 2023 updates" w:date="2024-07-31T13:42:00Z">
          <w:pPr>
            <w:pStyle w:val="Noparagraphstyle"/>
            <w:spacing w:after="40" w:line="240" w:lineRule="auto"/>
            <w:jc w:val="left"/>
          </w:pPr>
        </w:pPrChange>
      </w:pPr>
      <w:r w:rsidRPr="00424939">
        <w:rPr>
          <w:shd w:val="clear" w:color="auto" w:fill="FFFFFF"/>
          <w:rPrChange w:id="6754" w:author="Summer 2023 updates" w:date="2024-07-31T13:42:00Z">
            <w:rPr>
              <w:rFonts w:ascii="Garamond" w:hAnsi="Garamond"/>
              <w:color w:val="000000" w:themeColor="text1"/>
              <w:sz w:val="22"/>
              <w:shd w:val="clear" w:color="auto" w:fill="FFFFFF"/>
            </w:rPr>
          </w:rPrChange>
        </w:rPr>
        <w:t>Located in southern China, this international university offers courses in English</w:t>
      </w:r>
      <w:r w:rsidR="00B8454E" w:rsidRPr="00424939">
        <w:rPr>
          <w:shd w:val="clear" w:color="auto" w:fill="FFFFFF"/>
          <w:rPrChange w:id="6755" w:author="Summer 2023 updates" w:date="2024-07-31T13:42:00Z">
            <w:rPr>
              <w:rFonts w:ascii="Garamond" w:hAnsi="Garamond"/>
              <w:color w:val="000000" w:themeColor="text1"/>
              <w:sz w:val="22"/>
              <w:shd w:val="clear" w:color="auto" w:fill="FFFFFF"/>
            </w:rPr>
          </w:rPrChange>
        </w:rPr>
        <w:fldChar w:fldCharType="begin"/>
      </w:r>
      <w:r w:rsidR="00B8454E" w:rsidRPr="00424939">
        <w:rPr>
          <w:rPrChange w:id="6756" w:author="Summer 2023 updates" w:date="2024-07-31T13:42:00Z">
            <w:rPr>
              <w:rFonts w:ascii="Garamond" w:hAnsi="Garamond"/>
              <w:color w:val="000000" w:themeColor="text1"/>
            </w:rPr>
          </w:rPrChange>
        </w:rPr>
        <w:instrText xml:space="preserve"> XE "English" </w:instrText>
      </w:r>
      <w:r w:rsidR="00B8454E" w:rsidRPr="00424939">
        <w:rPr>
          <w:shd w:val="clear" w:color="auto" w:fill="FFFFFF"/>
          <w:rPrChange w:id="6757" w:author="Summer 2023 updates" w:date="2024-07-31T13:42:00Z">
            <w:rPr>
              <w:rFonts w:ascii="Garamond" w:hAnsi="Garamond"/>
              <w:color w:val="000000" w:themeColor="text1"/>
              <w:sz w:val="22"/>
              <w:shd w:val="clear" w:color="auto" w:fill="FFFFFF"/>
            </w:rPr>
          </w:rPrChange>
        </w:rPr>
        <w:fldChar w:fldCharType="end"/>
      </w:r>
      <w:r w:rsidRPr="00424939">
        <w:rPr>
          <w:shd w:val="clear" w:color="auto" w:fill="FFFFFF"/>
          <w:rPrChange w:id="6758" w:author="Summer 2023 updates" w:date="2024-07-31T13:42:00Z">
            <w:rPr>
              <w:rFonts w:ascii="Garamond" w:hAnsi="Garamond"/>
              <w:color w:val="000000" w:themeColor="text1"/>
              <w:sz w:val="22"/>
              <w:shd w:val="clear" w:color="auto" w:fill="FFFFFF"/>
            </w:rPr>
          </w:rPrChange>
        </w:rPr>
        <w:t xml:space="preserve"> in international economics</w:t>
      </w:r>
      <w:r w:rsidR="009F4511" w:rsidRPr="00424939">
        <w:rPr>
          <w:shd w:val="clear" w:color="auto" w:fill="FFFFFF"/>
          <w:rPrChange w:id="6759" w:author="Summer 2023 updates" w:date="2024-07-31T13:42:00Z">
            <w:rPr>
              <w:rFonts w:ascii="Garamond" w:hAnsi="Garamond"/>
              <w:color w:val="000000" w:themeColor="text1"/>
              <w:sz w:val="22"/>
              <w:shd w:val="clear" w:color="auto" w:fill="FFFFFF"/>
            </w:rPr>
          </w:rPrChange>
        </w:rPr>
        <w:fldChar w:fldCharType="begin"/>
      </w:r>
      <w:r w:rsidR="009F4511" w:rsidRPr="00424939">
        <w:rPr>
          <w:rPrChange w:id="6760" w:author="Summer 2023 updates" w:date="2024-07-31T13:42:00Z">
            <w:rPr>
              <w:rFonts w:ascii="Garamond" w:hAnsi="Garamond"/>
              <w:color w:val="000000" w:themeColor="text1"/>
            </w:rPr>
          </w:rPrChange>
        </w:rPr>
        <w:instrText xml:space="preserve"> XE "</w:instrText>
      </w:r>
      <w:del w:id="6761" w:author="Summer 2023 updates" w:date="2024-07-31T13:42:00Z">
        <w:r w:rsidR="009F4511" w:rsidRPr="00424939">
          <w:rPr>
            <w:rStyle w:val="Strong"/>
            <w:rFonts w:ascii="Garamond" w:hAnsi="Garamond"/>
            <w:color w:val="000000" w:themeColor="text1"/>
          </w:rPr>
          <w:delInstrText>international economics</w:delInstrText>
        </w:r>
      </w:del>
      <w:ins w:id="6762" w:author="Summer 2023 updates" w:date="2024-07-31T13:42:00Z">
        <w:r w:rsidR="00963879">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963879">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6763" w:author="Summer 2023 updates" w:date="2024-07-31T13:42:00Z">
            <w:rPr>
              <w:rFonts w:ascii="Garamond" w:hAnsi="Garamond"/>
              <w:color w:val="000000" w:themeColor="text1"/>
            </w:rPr>
          </w:rPrChange>
        </w:rPr>
        <w:instrText xml:space="preserve">" </w:instrText>
      </w:r>
      <w:r w:rsidR="009F4511" w:rsidRPr="00424939">
        <w:rPr>
          <w:shd w:val="clear" w:color="auto" w:fill="FFFFFF"/>
          <w:rPrChange w:id="6764" w:author="Summer 2023 updates" w:date="2024-07-31T13:42:00Z">
            <w:rPr>
              <w:rFonts w:ascii="Garamond" w:hAnsi="Garamond"/>
              <w:color w:val="000000" w:themeColor="text1"/>
              <w:sz w:val="22"/>
              <w:shd w:val="clear" w:color="auto" w:fill="FFFFFF"/>
            </w:rPr>
          </w:rPrChange>
        </w:rPr>
        <w:fldChar w:fldCharType="end"/>
      </w:r>
      <w:r w:rsidRPr="00424939">
        <w:rPr>
          <w:shd w:val="clear" w:color="auto" w:fill="FFFFFF"/>
          <w:rPrChange w:id="6765" w:author="Summer 2023 updates" w:date="2024-07-31T13:42:00Z">
            <w:rPr>
              <w:rFonts w:ascii="Garamond" w:hAnsi="Garamond"/>
              <w:color w:val="000000" w:themeColor="text1"/>
              <w:sz w:val="22"/>
              <w:shd w:val="clear" w:color="auto" w:fill="FFFFFF"/>
            </w:rPr>
          </w:rPrChange>
        </w:rPr>
        <w:t xml:space="preserve"> and business, journalism, computer science, and Chinese studies as well as the study of Chinese language.</w:t>
      </w:r>
      <w:r w:rsidR="008A6972">
        <w:rPr>
          <w:shd w:val="clear" w:color="auto" w:fill="FFFFFF"/>
          <w:rPrChange w:id="6766" w:author="Summer 2023 updates" w:date="2024-07-31T13:42:00Z">
            <w:rPr>
              <w:rFonts w:ascii="Garamond" w:hAnsi="Garamond"/>
              <w:color w:val="000000" w:themeColor="text1"/>
              <w:sz w:val="22"/>
              <w:shd w:val="clear" w:color="auto" w:fill="FFFFFF"/>
            </w:rPr>
          </w:rPrChange>
        </w:rPr>
        <w:t xml:space="preserve">  Students pay cost</w:t>
      </w:r>
      <w:r w:rsidR="00A575F5">
        <w:rPr>
          <w:shd w:val="clear" w:color="auto" w:fill="FFFFFF"/>
          <w:rPrChange w:id="6767" w:author="Summer 2023 updates" w:date="2024-07-31T13:42:00Z">
            <w:rPr>
              <w:rFonts w:ascii="Garamond" w:hAnsi="Garamond"/>
              <w:color w:val="000000" w:themeColor="text1"/>
              <w:sz w:val="22"/>
              <w:shd w:val="clear" w:color="auto" w:fill="FFFFFF"/>
            </w:rPr>
          </w:rPrChange>
        </w:rPr>
        <w:t>s</w:t>
      </w:r>
      <w:r w:rsidR="008A6972">
        <w:rPr>
          <w:shd w:val="clear" w:color="auto" w:fill="FFFFFF"/>
          <w:rPrChange w:id="6768" w:author="Summer 2023 updates" w:date="2024-07-31T13:42:00Z">
            <w:rPr>
              <w:rFonts w:ascii="Garamond" w:hAnsi="Garamond"/>
              <w:color w:val="000000" w:themeColor="text1"/>
              <w:sz w:val="22"/>
              <w:shd w:val="clear" w:color="auto" w:fill="FFFFFF"/>
            </w:rPr>
          </w:rPrChange>
        </w:rPr>
        <w:t xml:space="preserve"> of living at the destination.</w:t>
      </w:r>
    </w:p>
    <w:p w14:paraId="0EA08D00" w14:textId="040473C1" w:rsidR="00B16DDF" w:rsidRPr="00424939" w:rsidRDefault="00B16DDF" w:rsidP="005722AF">
      <w:pPr>
        <w:rPr>
          <w:shd w:val="clear" w:color="auto" w:fill="FFFFFF"/>
          <w:rPrChange w:id="6769" w:author="Summer 2023 updates" w:date="2024-07-31T13:42:00Z">
            <w:rPr>
              <w:rFonts w:ascii="Garamond" w:hAnsi="Garamond"/>
              <w:color w:val="000000" w:themeColor="text1"/>
              <w:sz w:val="22"/>
              <w:shd w:val="clear" w:color="auto" w:fill="FFFFFF"/>
            </w:rPr>
          </w:rPrChange>
        </w:rPr>
        <w:pPrChange w:id="6770" w:author="Summer 2023 updates" w:date="2024-07-31T13:42:00Z">
          <w:pPr>
            <w:pStyle w:val="Noparagraphstyle"/>
            <w:spacing w:after="60" w:line="240" w:lineRule="auto"/>
            <w:jc w:val="left"/>
          </w:pPr>
        </w:pPrChange>
      </w:pPr>
      <w:r w:rsidRPr="00424939">
        <w:rPr>
          <w:rPrChange w:id="6771" w:author="Summer 2023 updates" w:date="2024-07-31T13:42:00Z">
            <w:rPr>
              <w:rFonts w:ascii="Garamond" w:hAnsi="Garamond"/>
              <w:color w:val="000000" w:themeColor="text1"/>
              <w:sz w:val="22"/>
            </w:rPr>
          </w:rPrChange>
        </w:rPr>
        <w:t xml:space="preserve">Credits earned from the </w:t>
      </w:r>
      <w:r w:rsidR="00BB165D" w:rsidRPr="00424939">
        <w:rPr>
          <w:rPrChange w:id="6772" w:author="Summer 2023 updates" w:date="2024-07-31T13:42:00Z">
            <w:rPr>
              <w:rFonts w:ascii="Garamond" w:hAnsi="Garamond"/>
              <w:color w:val="000000" w:themeColor="text1"/>
              <w:sz w:val="22"/>
            </w:rPr>
          </w:rPrChange>
        </w:rPr>
        <w:t>Jinan</w:t>
      </w:r>
      <w:r w:rsidRPr="00424939">
        <w:rPr>
          <w:rPrChange w:id="6773" w:author="Summer 2023 updates" w:date="2024-07-31T13:42:00Z">
            <w:rPr>
              <w:rFonts w:ascii="Garamond" w:hAnsi="Garamond"/>
              <w:color w:val="000000" w:themeColor="text1"/>
              <w:sz w:val="22"/>
            </w:rPr>
          </w:rPrChange>
        </w:rPr>
        <w:t xml:space="preserve"> exchange program are evaluated on </w:t>
      </w:r>
      <w:r w:rsidR="001F3DBD" w:rsidRPr="00424939">
        <w:rPr>
          <w:rPrChange w:id="6774" w:author="Summer 2023 updates" w:date="2024-07-31T13:42:00Z">
            <w:rPr>
              <w:rFonts w:ascii="Garamond" w:hAnsi="Garamond"/>
              <w:color w:val="000000" w:themeColor="text1"/>
              <w:sz w:val="22"/>
            </w:rPr>
          </w:rPrChange>
        </w:rPr>
        <w:t>a</w:t>
      </w:r>
      <w:r w:rsidRPr="00424939">
        <w:rPr>
          <w:rPrChange w:id="6775" w:author="Summer 2023 updates" w:date="2024-07-31T13:42:00Z">
            <w:rPr>
              <w:rFonts w:ascii="Garamond" w:hAnsi="Garamond"/>
              <w:color w:val="000000" w:themeColor="text1"/>
              <w:sz w:val="22"/>
            </w:rPr>
          </w:rPrChange>
        </w:rPr>
        <w:t xml:space="preserve"> </w:t>
      </w:r>
      <w:r w:rsidR="00A7479E" w:rsidRPr="00424939">
        <w:rPr>
          <w:rPrChange w:id="6776" w:author="Summer 2023 updates" w:date="2024-07-31T13:42:00Z">
            <w:rPr>
              <w:rFonts w:ascii="Garamond" w:hAnsi="Garamond"/>
              <w:color w:val="000000" w:themeColor="text1"/>
              <w:sz w:val="22"/>
            </w:rPr>
          </w:rPrChange>
        </w:rPr>
        <w:t>P/NP</w:t>
      </w:r>
      <w:r w:rsidRPr="00424939">
        <w:rPr>
          <w:rPrChange w:id="6777" w:author="Summer 2023 updates" w:date="2024-07-31T13:42:00Z">
            <w:rPr>
              <w:rFonts w:ascii="Garamond" w:hAnsi="Garamond"/>
              <w:color w:val="000000" w:themeColor="text1"/>
              <w:sz w:val="22"/>
            </w:rPr>
          </w:rPrChange>
        </w:rPr>
        <w:t xml:space="preserve"> basis.</w:t>
      </w:r>
    </w:p>
    <w:p w14:paraId="7FB9BB2B" w14:textId="3F774EDD" w:rsidR="004D0210" w:rsidRPr="00424939" w:rsidRDefault="00601D21" w:rsidP="0076603D">
      <w:pPr>
        <w:shd w:val="clear" w:color="auto" w:fill="FFFFFF"/>
        <w:spacing w:before="120" w:after="0"/>
        <w:rPr>
          <w:rFonts w:eastAsia="Times New Roman" w:cs="Times New Roman"/>
          <w:b/>
          <w:color w:val="000000" w:themeColor="text1"/>
        </w:rPr>
        <w:pPrChange w:id="6778" w:author="Summer 2023 updates" w:date="2024-07-31T13:42:00Z">
          <w:pPr>
            <w:shd w:val="clear" w:color="auto" w:fill="FFFFFF"/>
            <w:spacing w:after="0"/>
          </w:pPr>
        </w:pPrChange>
      </w:pPr>
      <w:r w:rsidRPr="00424939">
        <w:rPr>
          <w:rFonts w:cs="Times New Roman"/>
          <w:b/>
          <w:smallCaps/>
          <w:color w:val="000000" w:themeColor="text1"/>
        </w:rPr>
        <w:t>occ-</w:t>
      </w:r>
      <w:r w:rsidR="00C3584E" w:rsidRPr="00424939">
        <w:rPr>
          <w:rFonts w:cs="Times New Roman"/>
          <w:b/>
          <w:smallCaps/>
          <w:color w:val="000000" w:themeColor="text1"/>
        </w:rPr>
        <w:t>291 —</w:t>
      </w:r>
      <w:r w:rsidRPr="00424939">
        <w:rPr>
          <w:rFonts w:cs="Times New Roman"/>
          <w:b/>
          <w:smallCaps/>
          <w:color w:val="000000" w:themeColor="text1"/>
        </w:rPr>
        <w:t xml:space="preserve"> </w:t>
      </w:r>
      <w:r w:rsidR="004E4B42" w:rsidRPr="00424939">
        <w:rPr>
          <w:rFonts w:cs="Times New Roman"/>
          <w:b/>
          <w:smallCaps/>
          <w:color w:val="000000" w:themeColor="text1"/>
        </w:rPr>
        <w:t>Coe</w:t>
      </w:r>
      <w:r w:rsidR="009A16E9" w:rsidRPr="00424939">
        <w:rPr>
          <w:rFonts w:cs="Times New Roman"/>
          <w:b/>
          <w:smallCaps/>
          <w:color w:val="000000" w:themeColor="text1"/>
        </w:rPr>
        <w:t>/</w:t>
      </w:r>
      <w:r w:rsidR="004E4B42" w:rsidRPr="00424939">
        <w:rPr>
          <w:rFonts w:cs="Times New Roman"/>
          <w:b/>
          <w:smallCaps/>
          <w:color w:val="000000" w:themeColor="text1"/>
        </w:rPr>
        <w:t>I</w:t>
      </w:r>
      <w:r w:rsidR="00760DCD" w:rsidRPr="00424939">
        <w:rPr>
          <w:rFonts w:cs="Times New Roman"/>
          <w:b/>
          <w:smallCaps/>
          <w:color w:val="000000" w:themeColor="text1"/>
        </w:rPr>
        <w:t>stanbul</w:t>
      </w:r>
      <w:r w:rsidR="009A16E9" w:rsidRPr="00424939">
        <w:rPr>
          <w:rFonts w:cs="Times New Roman"/>
          <w:b/>
          <w:smallCaps/>
          <w:color w:val="000000" w:themeColor="text1"/>
        </w:rPr>
        <w:t xml:space="preserve"> </w:t>
      </w:r>
      <w:r w:rsidR="004E4B42" w:rsidRPr="00424939">
        <w:rPr>
          <w:rFonts w:cs="Times New Roman"/>
          <w:b/>
          <w:smallCaps/>
          <w:color w:val="000000" w:themeColor="text1"/>
        </w:rPr>
        <w:t xml:space="preserve">Kultur University </w:t>
      </w:r>
      <w:r w:rsidR="009A16E9" w:rsidRPr="00424939">
        <w:rPr>
          <w:rFonts w:cs="Times New Roman"/>
          <w:b/>
          <w:smallCaps/>
          <w:color w:val="000000" w:themeColor="text1"/>
        </w:rPr>
        <w:t>(</w:t>
      </w:r>
      <w:r w:rsidR="004E4B42" w:rsidRPr="00424939">
        <w:rPr>
          <w:rFonts w:cs="Times New Roman"/>
          <w:b/>
          <w:smallCaps/>
          <w:color w:val="000000" w:themeColor="text1"/>
        </w:rPr>
        <w:t>Turkey</w:t>
      </w:r>
      <w:r w:rsidR="009A16E9" w:rsidRPr="00424939">
        <w:rPr>
          <w:rFonts w:cs="Times New Roman"/>
          <w:b/>
          <w:smallCaps/>
          <w:color w:val="000000" w:themeColor="text1"/>
        </w:rPr>
        <w:t>)</w:t>
      </w:r>
    </w:p>
    <w:p w14:paraId="3EB1B4D2" w14:textId="44F00B1A" w:rsidR="008A6972" w:rsidRPr="008A6972" w:rsidRDefault="008A6972" w:rsidP="00487DE1">
      <w:pPr>
        <w:pStyle w:val="Noparagraphstyle"/>
        <w:spacing w:after="60" w:line="240" w:lineRule="auto"/>
        <w:jc w:val="left"/>
        <w:rPr>
          <w:rFonts w:ascii="Garamond" w:hAnsi="Garamond" w:cs="Times New Roman"/>
          <w:color w:val="000000" w:themeColor="text1"/>
          <w:sz w:val="22"/>
          <w:szCs w:val="22"/>
        </w:rPr>
        <w:pPrChange w:id="6779" w:author="Summer 2023 updates" w:date="2024-07-31T13:42:00Z">
          <w:pPr>
            <w:pStyle w:val="Noparagraphstyle"/>
            <w:spacing w:after="40" w:line="240" w:lineRule="auto"/>
            <w:jc w:val="left"/>
          </w:pPr>
        </w:pPrChange>
      </w:pPr>
      <w:r w:rsidRPr="008A6972">
        <w:rPr>
          <w:rFonts w:ascii="Garamond" w:hAnsi="Garamond" w:cs="Times New Roman"/>
          <w:color w:val="000000" w:themeColor="text1"/>
          <w:sz w:val="22"/>
          <w:szCs w:val="22"/>
        </w:rPr>
        <w:t xml:space="preserve">Duru (Program </w:t>
      </w:r>
      <w:r>
        <w:rPr>
          <w:rFonts w:ascii="Garamond" w:hAnsi="Garamond" w:cs="Times New Roman"/>
          <w:color w:val="000000" w:themeColor="text1"/>
          <w:sz w:val="22"/>
          <w:szCs w:val="22"/>
        </w:rPr>
        <w:t>A</w:t>
      </w:r>
      <w:r w:rsidRPr="008A6972">
        <w:rPr>
          <w:rFonts w:ascii="Garamond" w:hAnsi="Garamond" w:cs="Times New Roman"/>
          <w:color w:val="000000" w:themeColor="text1"/>
          <w:sz w:val="22"/>
          <w:szCs w:val="22"/>
        </w:rPr>
        <w:t>dvisor).</w:t>
      </w:r>
    </w:p>
    <w:p w14:paraId="353DAA0F" w14:textId="17B9E688" w:rsidR="00B16DDF" w:rsidRPr="008A6972" w:rsidRDefault="00601D21" w:rsidP="005722AF">
      <w:pPr>
        <w:rPr>
          <w:shd w:val="clear" w:color="auto" w:fill="FFFFFF"/>
          <w:rPrChange w:id="6780" w:author="Summer 2023 updates" w:date="2024-07-31T13:42:00Z">
            <w:rPr>
              <w:rFonts w:ascii="Garamond" w:hAnsi="Garamond"/>
              <w:color w:val="000000" w:themeColor="text1"/>
              <w:sz w:val="22"/>
              <w:shd w:val="clear" w:color="auto" w:fill="FFFFFF"/>
            </w:rPr>
          </w:rPrChange>
        </w:rPr>
        <w:pPrChange w:id="6781" w:author="Summer 2023 updates" w:date="2024-07-31T13:42:00Z">
          <w:pPr>
            <w:pStyle w:val="Noparagraphstyle"/>
            <w:spacing w:after="40" w:line="240" w:lineRule="auto"/>
            <w:jc w:val="left"/>
          </w:pPr>
        </w:pPrChange>
      </w:pPr>
      <w:r w:rsidRPr="008A6972">
        <w:rPr>
          <w:rPrChange w:id="6782" w:author="Summer 2023 updates" w:date="2024-07-31T13:42:00Z">
            <w:rPr>
              <w:rFonts w:ascii="Garamond" w:hAnsi="Garamond"/>
              <w:color w:val="000000" w:themeColor="text1"/>
              <w:sz w:val="22"/>
            </w:rPr>
          </w:rPrChange>
        </w:rPr>
        <w:t>Offers English</w:t>
      </w:r>
      <w:r w:rsidR="00B8454E" w:rsidRPr="008A6972">
        <w:rPr>
          <w:rPrChange w:id="6783" w:author="Summer 2023 updates" w:date="2024-07-31T13:42:00Z">
            <w:rPr>
              <w:rFonts w:ascii="Garamond" w:hAnsi="Garamond"/>
              <w:color w:val="000000" w:themeColor="text1"/>
              <w:sz w:val="22"/>
            </w:rPr>
          </w:rPrChange>
        </w:rPr>
        <w:fldChar w:fldCharType="begin"/>
      </w:r>
      <w:r w:rsidR="00B8454E" w:rsidRPr="008A6972">
        <w:rPr>
          <w:rPrChange w:id="6784" w:author="Summer 2023 updates" w:date="2024-07-31T13:42:00Z">
            <w:rPr>
              <w:rFonts w:ascii="Garamond" w:hAnsi="Garamond"/>
              <w:color w:val="000000" w:themeColor="text1"/>
              <w:sz w:val="22"/>
            </w:rPr>
          </w:rPrChange>
        </w:rPr>
        <w:instrText xml:space="preserve"> XE "English" </w:instrText>
      </w:r>
      <w:r w:rsidR="00B8454E" w:rsidRPr="008A6972">
        <w:rPr>
          <w:rPrChange w:id="6785" w:author="Summer 2023 updates" w:date="2024-07-31T13:42:00Z">
            <w:rPr>
              <w:rFonts w:ascii="Garamond" w:hAnsi="Garamond"/>
              <w:color w:val="000000" w:themeColor="text1"/>
              <w:sz w:val="22"/>
            </w:rPr>
          </w:rPrChange>
        </w:rPr>
        <w:fldChar w:fldCharType="end"/>
      </w:r>
      <w:r w:rsidRPr="008A6972">
        <w:rPr>
          <w:rPrChange w:id="6786" w:author="Summer 2023 updates" w:date="2024-07-31T13:42:00Z">
            <w:rPr>
              <w:rFonts w:ascii="Garamond" w:hAnsi="Garamond"/>
              <w:color w:val="000000" w:themeColor="text1"/>
              <w:sz w:val="22"/>
            </w:rPr>
          </w:rPrChange>
        </w:rPr>
        <w:t xml:space="preserve"> curriculum in psychology, business, economics, international relations, and other areas.</w:t>
      </w:r>
      <w:r w:rsidR="008A6972">
        <w:rPr>
          <w:rPrChange w:id="6787" w:author="Summer 2023 updates" w:date="2024-07-31T13:42:00Z">
            <w:rPr>
              <w:rFonts w:ascii="Garamond" w:hAnsi="Garamond"/>
              <w:color w:val="000000" w:themeColor="text1"/>
              <w:sz w:val="22"/>
            </w:rPr>
          </w:rPrChange>
        </w:rPr>
        <w:t xml:space="preserve">  Students pay cost</w:t>
      </w:r>
      <w:r w:rsidR="00A575F5">
        <w:rPr>
          <w:rPrChange w:id="6788" w:author="Summer 2023 updates" w:date="2024-07-31T13:42:00Z">
            <w:rPr>
              <w:rFonts w:ascii="Garamond" w:hAnsi="Garamond"/>
              <w:color w:val="000000" w:themeColor="text1"/>
              <w:sz w:val="22"/>
            </w:rPr>
          </w:rPrChange>
        </w:rPr>
        <w:t>s</w:t>
      </w:r>
      <w:r w:rsidR="008A6972">
        <w:rPr>
          <w:rPrChange w:id="6789" w:author="Summer 2023 updates" w:date="2024-07-31T13:42:00Z">
            <w:rPr>
              <w:rFonts w:ascii="Garamond" w:hAnsi="Garamond"/>
              <w:color w:val="000000" w:themeColor="text1"/>
              <w:sz w:val="22"/>
            </w:rPr>
          </w:rPrChange>
        </w:rPr>
        <w:t xml:space="preserve"> of living at the destination.</w:t>
      </w:r>
    </w:p>
    <w:p w14:paraId="53873DAC" w14:textId="3A869C5C" w:rsidR="00B16DDF" w:rsidRPr="008A6972" w:rsidRDefault="00B16DDF" w:rsidP="005722AF">
      <w:pPr>
        <w:rPr>
          <w:shd w:val="clear" w:color="auto" w:fill="FFFFFF"/>
          <w:rPrChange w:id="6790" w:author="Summer 2023 updates" w:date="2024-07-31T13:42:00Z">
            <w:rPr>
              <w:rFonts w:ascii="Garamond" w:hAnsi="Garamond"/>
              <w:color w:val="000000" w:themeColor="text1"/>
              <w:sz w:val="22"/>
              <w:shd w:val="clear" w:color="auto" w:fill="FFFFFF"/>
            </w:rPr>
          </w:rPrChange>
        </w:rPr>
        <w:pPrChange w:id="6791" w:author="Summer 2023 updates" w:date="2024-07-31T13:42:00Z">
          <w:pPr>
            <w:pStyle w:val="Noparagraphstyle"/>
            <w:spacing w:after="120" w:line="240" w:lineRule="auto"/>
            <w:jc w:val="left"/>
          </w:pPr>
        </w:pPrChange>
      </w:pPr>
      <w:r w:rsidRPr="008A6972">
        <w:rPr>
          <w:rPrChange w:id="6792" w:author="Summer 2023 updates" w:date="2024-07-31T13:42:00Z">
            <w:rPr>
              <w:rFonts w:ascii="Garamond" w:hAnsi="Garamond"/>
              <w:color w:val="000000" w:themeColor="text1"/>
              <w:sz w:val="22"/>
            </w:rPr>
          </w:rPrChange>
        </w:rPr>
        <w:t xml:space="preserve">Credits earned from the </w:t>
      </w:r>
      <w:r w:rsidR="00BB165D" w:rsidRPr="008A6972">
        <w:rPr>
          <w:rPrChange w:id="6793" w:author="Summer 2023 updates" w:date="2024-07-31T13:42:00Z">
            <w:rPr>
              <w:rFonts w:ascii="Garamond" w:hAnsi="Garamond"/>
              <w:color w:val="000000" w:themeColor="text1"/>
              <w:sz w:val="22"/>
            </w:rPr>
          </w:rPrChange>
        </w:rPr>
        <w:t xml:space="preserve">Istanbul Kultur University </w:t>
      </w:r>
      <w:r w:rsidRPr="008A6972">
        <w:rPr>
          <w:rPrChange w:id="6794" w:author="Summer 2023 updates" w:date="2024-07-31T13:42:00Z">
            <w:rPr>
              <w:rFonts w:ascii="Garamond" w:hAnsi="Garamond"/>
              <w:color w:val="000000" w:themeColor="text1"/>
              <w:sz w:val="22"/>
            </w:rPr>
          </w:rPrChange>
        </w:rPr>
        <w:t xml:space="preserve">exchange program are evaluated on </w:t>
      </w:r>
      <w:r w:rsidR="001F3DBD" w:rsidRPr="008A6972">
        <w:rPr>
          <w:rPrChange w:id="6795" w:author="Summer 2023 updates" w:date="2024-07-31T13:42:00Z">
            <w:rPr>
              <w:rFonts w:ascii="Garamond" w:hAnsi="Garamond"/>
              <w:color w:val="000000" w:themeColor="text1"/>
              <w:sz w:val="22"/>
            </w:rPr>
          </w:rPrChange>
        </w:rPr>
        <w:t>a</w:t>
      </w:r>
      <w:r w:rsidRPr="008A6972">
        <w:rPr>
          <w:rPrChange w:id="6796" w:author="Summer 2023 updates" w:date="2024-07-31T13:42:00Z">
            <w:rPr>
              <w:rFonts w:ascii="Garamond" w:hAnsi="Garamond"/>
              <w:color w:val="000000" w:themeColor="text1"/>
              <w:sz w:val="22"/>
            </w:rPr>
          </w:rPrChange>
        </w:rPr>
        <w:t xml:space="preserve"> </w:t>
      </w:r>
      <w:r w:rsidR="00A7479E" w:rsidRPr="008A6972">
        <w:rPr>
          <w:rPrChange w:id="6797" w:author="Summer 2023 updates" w:date="2024-07-31T13:42:00Z">
            <w:rPr>
              <w:rFonts w:ascii="Garamond" w:hAnsi="Garamond"/>
              <w:color w:val="000000" w:themeColor="text1"/>
              <w:sz w:val="22"/>
            </w:rPr>
          </w:rPrChange>
        </w:rPr>
        <w:t>P/NP</w:t>
      </w:r>
      <w:r w:rsidRPr="008A6972">
        <w:rPr>
          <w:rPrChange w:id="6798" w:author="Summer 2023 updates" w:date="2024-07-31T13:42:00Z">
            <w:rPr>
              <w:rFonts w:ascii="Garamond" w:hAnsi="Garamond"/>
              <w:color w:val="000000" w:themeColor="text1"/>
              <w:sz w:val="22"/>
            </w:rPr>
          </w:rPrChange>
        </w:rPr>
        <w:t xml:space="preserve"> basis.</w:t>
      </w:r>
    </w:p>
    <w:p w14:paraId="0ECC65D9" w14:textId="77777777" w:rsidR="00601D21" w:rsidRDefault="00601D21" w:rsidP="00601D21">
      <w:pPr>
        <w:shd w:val="clear" w:color="auto" w:fill="FFFFFF"/>
        <w:spacing w:after="0"/>
        <w:rPr>
          <w:del w:id="6799" w:author="Summer 2023 updates" w:date="2024-07-31T13:42:00Z"/>
          <w:rFonts w:eastAsia="Times New Roman" w:cs="Times New Roman"/>
          <w:color w:val="000000" w:themeColor="text1"/>
        </w:rPr>
      </w:pPr>
    </w:p>
    <w:p w14:paraId="526BE423" w14:textId="77777777" w:rsidR="008A6972" w:rsidRDefault="008A6972" w:rsidP="00601D21">
      <w:pPr>
        <w:shd w:val="clear" w:color="auto" w:fill="FFFFFF"/>
        <w:spacing w:after="0"/>
        <w:rPr>
          <w:del w:id="6800" w:author="Summer 2023 updates" w:date="2024-07-31T13:42:00Z"/>
          <w:rFonts w:eastAsia="Times New Roman" w:cs="Times New Roman"/>
          <w:color w:val="000000" w:themeColor="text1"/>
        </w:rPr>
      </w:pPr>
    </w:p>
    <w:p w14:paraId="101C01CD" w14:textId="77777777" w:rsidR="008A6972" w:rsidRDefault="008A6972" w:rsidP="00601D21">
      <w:pPr>
        <w:shd w:val="clear" w:color="auto" w:fill="FFFFFF"/>
        <w:spacing w:after="0"/>
        <w:rPr>
          <w:del w:id="6801" w:author="Summer 2023 updates" w:date="2024-07-31T13:42:00Z"/>
          <w:rFonts w:eastAsia="Times New Roman" w:cs="Times New Roman"/>
          <w:color w:val="000000" w:themeColor="text1"/>
        </w:rPr>
      </w:pPr>
    </w:p>
    <w:p w14:paraId="1D7DC0A2" w14:textId="77777777" w:rsidR="008A6972" w:rsidRPr="00424939" w:rsidRDefault="008A6972" w:rsidP="00601D21">
      <w:pPr>
        <w:shd w:val="clear" w:color="auto" w:fill="FFFFFF"/>
        <w:spacing w:after="0"/>
        <w:rPr>
          <w:del w:id="6802" w:author="Summer 2023 updates" w:date="2024-07-31T13:42:00Z"/>
          <w:rFonts w:eastAsia="Times New Roman" w:cs="Times New Roman"/>
          <w:color w:val="000000" w:themeColor="text1"/>
        </w:rPr>
      </w:pPr>
    </w:p>
    <w:p w14:paraId="28D6DDC5" w14:textId="77777777" w:rsidR="002F235A" w:rsidRDefault="002F235A">
      <w:pPr>
        <w:spacing w:after="200" w:line="276" w:lineRule="auto"/>
        <w:rPr>
          <w:rStyle w:val="Strong"/>
          <w:rFonts w:ascii="Garamond" w:eastAsia="Times New Roman" w:hAnsi="Garamond"/>
          <w:snapToGrid w:val="0"/>
          <w:color w:val="000000" w:themeColor="text1"/>
          <w:sz w:val="24"/>
          <w:szCs w:val="28"/>
        </w:rPr>
      </w:pPr>
      <w:r>
        <w:rPr>
          <w:rStyle w:val="Strong"/>
          <w:rFonts w:ascii="Garamond" w:hAnsi="Garamond"/>
          <w:b w:val="0"/>
          <w:sz w:val="24"/>
        </w:rPr>
        <w:br w:type="page"/>
      </w:r>
    </w:p>
    <w:p w14:paraId="4C78C493" w14:textId="7C53D24D" w:rsidR="00D66DAD" w:rsidRPr="00424939" w:rsidRDefault="0080431C" w:rsidP="002B623E">
      <w:pPr>
        <w:pStyle w:val="Heading1"/>
        <w:rPr>
          <w:rStyle w:val="Strong"/>
          <w:rFonts w:ascii="Garamond" w:hAnsi="Garamond"/>
          <w:b/>
          <w:sz w:val="24"/>
        </w:rPr>
      </w:pPr>
      <w:bookmarkStart w:id="6803" w:name="_Toc141355690"/>
      <w:bookmarkStart w:id="6804" w:name="_Toc110005171"/>
      <w:r w:rsidRPr="00424939">
        <w:rPr>
          <w:rStyle w:val="Strong"/>
          <w:rFonts w:ascii="Garamond" w:hAnsi="Garamond"/>
          <w:b/>
          <w:sz w:val="24"/>
        </w:rPr>
        <w:t>CAMPUS RESOURCES</w:t>
      </w:r>
      <w:bookmarkEnd w:id="6803"/>
      <w:bookmarkEnd w:id="6804"/>
      <w:r w:rsidR="008C196D" w:rsidRPr="00424939">
        <w:rPr>
          <w:rStyle w:val="Strong"/>
          <w:rFonts w:ascii="Garamond" w:hAnsi="Garamond"/>
          <w:b/>
          <w:sz w:val="24"/>
        </w:rPr>
        <w:fldChar w:fldCharType="begin"/>
      </w:r>
      <w:r w:rsidR="008C196D" w:rsidRPr="00424939">
        <w:instrText xml:space="preserve"> XE "</w:instrText>
      </w:r>
      <w:del w:id="6805" w:author="Summer 2023 updates" w:date="2024-07-31T13:42:00Z">
        <w:r w:rsidR="008C196D" w:rsidRPr="00424939">
          <w:rPr>
            <w:rStyle w:val="Strong"/>
            <w:rFonts w:ascii="Garamond" w:hAnsi="Garamond"/>
            <w:b/>
            <w:sz w:val="24"/>
          </w:rPr>
          <w:delInstrText>CAMPUS RESOURCES</w:delInstrText>
        </w:r>
      </w:del>
      <w:ins w:id="6806" w:author="Summer 2023 updates" w:date="2024-07-31T13:42:00Z">
        <w:r w:rsidR="008C196D" w:rsidRPr="00424939">
          <w:rPr>
            <w:rStyle w:val="Strong"/>
            <w:rFonts w:ascii="Garamond" w:hAnsi="Garamond"/>
            <w:b/>
            <w:sz w:val="24"/>
          </w:rPr>
          <w:instrText>C</w:instrText>
        </w:r>
        <w:r w:rsidR="002233AB">
          <w:rPr>
            <w:rStyle w:val="Strong"/>
            <w:rFonts w:ascii="Garamond" w:hAnsi="Garamond"/>
            <w:b/>
            <w:sz w:val="24"/>
          </w:rPr>
          <w:instrText>ampus</w:instrText>
        </w:r>
        <w:r w:rsidR="008C196D" w:rsidRPr="00424939">
          <w:rPr>
            <w:rStyle w:val="Strong"/>
            <w:rFonts w:ascii="Garamond" w:hAnsi="Garamond"/>
            <w:b/>
            <w:sz w:val="24"/>
          </w:rPr>
          <w:instrText xml:space="preserve"> R</w:instrText>
        </w:r>
        <w:r w:rsidR="002233AB">
          <w:rPr>
            <w:rStyle w:val="Strong"/>
            <w:rFonts w:ascii="Garamond" w:hAnsi="Garamond"/>
            <w:b/>
            <w:sz w:val="24"/>
          </w:rPr>
          <w:instrText>esources</w:instrText>
        </w:r>
      </w:ins>
      <w:r w:rsidR="008C196D" w:rsidRPr="00424939">
        <w:instrText xml:space="preserve">" </w:instrText>
      </w:r>
      <w:r w:rsidR="008C196D" w:rsidRPr="00424939">
        <w:rPr>
          <w:rStyle w:val="Strong"/>
          <w:rFonts w:ascii="Garamond" w:hAnsi="Garamond"/>
          <w:b/>
          <w:sz w:val="24"/>
        </w:rPr>
        <w:fldChar w:fldCharType="end"/>
      </w:r>
    </w:p>
    <w:p w14:paraId="064B53B7" w14:textId="12D65C65" w:rsidR="002A2BB4" w:rsidRPr="00424939" w:rsidRDefault="00BA2924" w:rsidP="0018638C">
      <w:pPr>
        <w:spacing w:before="120" w:after="0"/>
        <w:rPr>
          <w:rFonts w:cs="Times New Roman"/>
          <w:b/>
          <w:color w:val="000000" w:themeColor="text1"/>
        </w:rPr>
        <w:pPrChange w:id="6807" w:author="Summer 2023 updates" w:date="2024-07-31T13:42:00Z">
          <w:pPr>
            <w:spacing w:after="0"/>
          </w:pPr>
        </w:pPrChange>
      </w:pPr>
      <w:r w:rsidRPr="00424939">
        <w:rPr>
          <w:rFonts w:cs="Times New Roman"/>
          <w:b/>
          <w:color w:val="000000" w:themeColor="text1"/>
        </w:rPr>
        <w:t>Libraries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Libraries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4BCD3DAE" w14:textId="6621EAB8" w:rsidR="00877C6A" w:rsidRPr="00424939" w:rsidRDefault="00877C6A" w:rsidP="00877C6A">
      <w:pPr>
        <w:rPr>
          <w:rFonts w:cs="Times New Roman"/>
          <w:color w:val="000000" w:themeColor="text1"/>
        </w:rPr>
      </w:pPr>
      <w:r w:rsidRPr="00424939">
        <w:rPr>
          <w:rFonts w:cs="Times New Roman"/>
          <w:color w:val="000000" w:themeColor="text1"/>
        </w:rPr>
        <w:t>The College libraries—Stewart Memorial Library, located at the center of the campus and Fisher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Library in Marquis Hall—contain over 500,000 volumes and 16,</w:t>
      </w:r>
      <w:r w:rsidR="004E203A">
        <w:rPr>
          <w:rFonts w:cs="Times New Roman"/>
          <w:color w:val="000000" w:themeColor="text1"/>
        </w:rPr>
        <w:t>000</w:t>
      </w:r>
      <w:r w:rsidR="004E203A" w:rsidRPr="00424939">
        <w:rPr>
          <w:rFonts w:cs="Times New Roman"/>
          <w:color w:val="000000" w:themeColor="text1"/>
        </w:rPr>
        <w:t xml:space="preserve"> </w:t>
      </w:r>
      <w:r w:rsidRPr="00424939">
        <w:rPr>
          <w:rFonts w:cs="Times New Roman"/>
          <w:color w:val="000000" w:themeColor="text1"/>
        </w:rPr>
        <w:t>pieces of media. Current subscriptions to some 3,</w:t>
      </w:r>
      <w:r w:rsidR="004E203A">
        <w:rPr>
          <w:rFonts w:cs="Times New Roman"/>
          <w:color w:val="000000" w:themeColor="text1"/>
        </w:rPr>
        <w:t>500</w:t>
      </w:r>
      <w:r w:rsidR="004E203A" w:rsidRPr="00424939">
        <w:rPr>
          <w:rFonts w:cs="Times New Roman"/>
          <w:color w:val="000000" w:themeColor="text1"/>
        </w:rPr>
        <w:t xml:space="preserve"> </w:t>
      </w:r>
      <w:r w:rsidRPr="00424939">
        <w:rPr>
          <w:rFonts w:cs="Times New Roman"/>
          <w:color w:val="000000" w:themeColor="text1"/>
        </w:rPr>
        <w:t>periodicals and serials are maintained in print or electronic format, and over 200,000 electronic resources with books and journal volumes added annually.</w:t>
      </w:r>
    </w:p>
    <w:p w14:paraId="1BC41C59" w14:textId="3E36950C" w:rsidR="00877C6A" w:rsidRPr="00424939" w:rsidRDefault="00877C6A" w:rsidP="00877C6A">
      <w:pPr>
        <w:rPr>
          <w:rFonts w:cs="Times New Roman"/>
          <w:color w:val="000000" w:themeColor="text1"/>
        </w:rPr>
      </w:pPr>
      <w:r w:rsidRPr="00424939">
        <w:rPr>
          <w:rFonts w:cs="Times New Roman"/>
          <w:color w:val="000000" w:themeColor="text1"/>
        </w:rPr>
        <w:t>The collections ably support undergraduate education and are especially strong in the areas of literature, history, and music. The Fisher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Library contains over 5,000 compact discs and records, 5,300 scores and books, and is equipped with listening facilities. Media services to the campus are provided through the </w:t>
      </w:r>
      <w:r w:rsidR="004E203A">
        <w:rPr>
          <w:rFonts w:cs="Times New Roman"/>
          <w:color w:val="000000" w:themeColor="text1"/>
        </w:rPr>
        <w:t>Media Technologies Department</w:t>
      </w:r>
      <w:r w:rsidRPr="00424939">
        <w:rPr>
          <w:rFonts w:cs="Times New Roman"/>
          <w:color w:val="000000" w:themeColor="text1"/>
        </w:rPr>
        <w:t xml:space="preserve"> in the library. These services include a circulating collection of over 8,000 DVDs, two media-equipped auditorium styled classrooms, editing stations, an innovation studio that houses a 3D printer and laser cutter, and a variety of cameras, recording equipment available for use.</w:t>
      </w:r>
    </w:p>
    <w:p w14:paraId="4D803788" w14:textId="132F1C85" w:rsidR="00877C6A" w:rsidRPr="00424939" w:rsidRDefault="00877C6A" w:rsidP="00877C6A">
      <w:pPr>
        <w:rPr>
          <w:rFonts w:cs="Times New Roman"/>
          <w:color w:val="000000" w:themeColor="text1"/>
        </w:rPr>
      </w:pPr>
      <w:r w:rsidRPr="00424939">
        <w:rPr>
          <w:rFonts w:cs="Times New Roman"/>
          <w:color w:val="000000" w:themeColor="text1"/>
        </w:rPr>
        <w:t>The main library houses the Learning Commons (see description</w:t>
      </w:r>
      <w:r w:rsidR="001D114D">
        <w:rPr>
          <w:rFonts w:cs="Times New Roman"/>
          <w:color w:val="000000" w:themeColor="text1"/>
        </w:rPr>
        <w:t xml:space="preserve"> below</w:t>
      </w:r>
      <w:r w:rsidRPr="00424939">
        <w:rPr>
          <w:rFonts w:cs="Times New Roman"/>
          <w:color w:val="000000" w:themeColor="text1"/>
        </w:rPr>
        <w:t>) and the college archives. The library provides an outstanding research collection consisting of both print and electronic books, journals, and reference resources.  The Reference Department assists students with their research needs through one on one research assistance, evaluating resources and websites, citation assistance and multimedia evaluation. In addition to library orientations, research classes are offered on speci</w:t>
      </w:r>
      <w:r w:rsidR="001D114D">
        <w:rPr>
          <w:rFonts w:cs="Times New Roman"/>
          <w:color w:val="000000" w:themeColor="text1"/>
        </w:rPr>
        <w:t>fic course related topics. The l</w:t>
      </w:r>
      <w:r w:rsidRPr="00424939">
        <w:rPr>
          <w:rFonts w:cs="Times New Roman"/>
          <w:color w:val="000000" w:themeColor="text1"/>
        </w:rPr>
        <w:t xml:space="preserve">ibrary offers computer stations, </w:t>
      </w:r>
      <w:r w:rsidR="00760DCD" w:rsidRPr="00424939">
        <w:rPr>
          <w:rFonts w:cs="Times New Roman"/>
          <w:color w:val="000000" w:themeColor="text1"/>
        </w:rPr>
        <w:t>iPad</w:t>
      </w:r>
      <w:r w:rsidRPr="00424939">
        <w:rPr>
          <w:rFonts w:cs="Times New Roman"/>
          <w:color w:val="000000" w:themeColor="text1"/>
        </w:rPr>
        <w:t xml:space="preserve"> and laptop checkouts, study areas for individual and group study, including technology enhanced study rooms. These resources are greatly augmented by providing access to over 100 scholarly databases and an extensive webpage:</w:t>
      </w:r>
      <w:r w:rsidR="00536F58">
        <w:rPr>
          <w:rFonts w:cs="Times New Roman"/>
          <w:color w:val="000000" w:themeColor="text1"/>
        </w:rPr>
        <w:t xml:space="preserve"> coe.edu/library</w:t>
      </w:r>
      <w:r w:rsidRPr="00424939">
        <w:rPr>
          <w:rFonts w:cs="Times New Roman"/>
          <w:color w:val="000000" w:themeColor="text1"/>
        </w:rPr>
        <w:t>.</w:t>
      </w:r>
    </w:p>
    <w:p w14:paraId="0585ECA2" w14:textId="36B7D0CE" w:rsidR="007129D7" w:rsidRDefault="00877C6A" w:rsidP="00487DE1">
      <w:pPr>
        <w:autoSpaceDE w:val="0"/>
        <w:autoSpaceDN w:val="0"/>
        <w:adjustRightInd w:val="0"/>
        <w:rPr>
          <w:rFonts w:cs="Times New Roman"/>
          <w:color w:val="000000" w:themeColor="text1"/>
        </w:rPr>
        <w:pPrChange w:id="6808" w:author="Summer 2023 updates" w:date="2024-07-31T13:42:00Z">
          <w:pPr>
            <w:autoSpaceDE w:val="0"/>
            <w:autoSpaceDN w:val="0"/>
            <w:adjustRightInd w:val="0"/>
            <w:spacing w:after="120"/>
          </w:pPr>
        </w:pPrChange>
      </w:pPr>
      <w:r w:rsidRPr="00424939">
        <w:rPr>
          <w:rFonts w:cs="Times New Roman"/>
          <w:color w:val="000000" w:themeColor="text1"/>
        </w:rPr>
        <w:t>The George T. Henry College Archives includes a research room and a climate-controlled vault located on the lower level of the Stewart Memorial Library. It houses and preserves the institutional records of Coe College and the papers of staff, students, and alumni of the college. Archive staff is available to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6809" w:author="Summer 2023 updates" w:date="2024-07-31T13:42:00Z">
        <w:r w:rsidR="00B76E1A" w:rsidRPr="00424939">
          <w:rPr>
            <w:rStyle w:val="Strong"/>
            <w:rFonts w:ascii="Garamond" w:hAnsi="Garamond"/>
            <w:color w:val="000000" w:themeColor="text1"/>
          </w:rPr>
          <w:delInstrText>aid</w:delInstrText>
        </w:r>
      </w:del>
      <w:ins w:id="6810"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students, faculty, and scholars in navigation and use of more than 900 linear feet of primary source documents. The Archives maintains the papers of journalist, author, and World War II broadcaster William L. Shirer, Coe class of 1925 author of </w:t>
      </w:r>
      <w:r w:rsidRPr="00424939">
        <w:rPr>
          <w:rFonts w:cs="Times New Roman"/>
          <w:i/>
          <w:color w:val="000000" w:themeColor="text1"/>
        </w:rPr>
        <w:t>The Ris</w:t>
      </w:r>
      <w:r w:rsidRPr="00424939">
        <w:rPr>
          <w:rFonts w:cs="Times New Roman"/>
          <w:i/>
          <w:iCs/>
          <w:color w:val="000000" w:themeColor="text1"/>
        </w:rPr>
        <w:t>e and Fall of the Third Reich</w:t>
      </w:r>
      <w:r w:rsidRPr="00424939">
        <w:rPr>
          <w:rFonts w:cs="Times New Roman"/>
          <w:iCs/>
          <w:color w:val="000000" w:themeColor="text1"/>
        </w:rPr>
        <w:t>; t</w:t>
      </w:r>
      <w:r w:rsidRPr="00424939">
        <w:rPr>
          <w:rFonts w:cs="Times New Roman"/>
          <w:color w:val="000000" w:themeColor="text1"/>
        </w:rPr>
        <w:t>he literary works and selected private papers of Iowa poet Paul Engle, Coe class of 1931; and the photographs of longtime Coe College photographer George T. Henry.</w:t>
      </w:r>
    </w:p>
    <w:p w14:paraId="29C6CD5F" w14:textId="145D2C3B" w:rsidR="006216BA" w:rsidRDefault="006216BA" w:rsidP="0018638C">
      <w:pPr>
        <w:spacing w:before="120" w:after="0"/>
        <w:rPr>
          <w:ins w:id="6811" w:author="Summer 2023 updates" w:date="2024-07-31T13:42:00Z"/>
          <w:rFonts w:cs="Times New Roman"/>
          <w:b/>
          <w:color w:val="000000" w:themeColor="text1"/>
        </w:rPr>
      </w:pPr>
      <w:ins w:id="6812" w:author="Summer 2023 updates" w:date="2024-07-31T13:42:00Z">
        <w:r>
          <w:rPr>
            <w:rFonts w:cs="Times New Roman"/>
            <w:b/>
            <w:color w:val="000000" w:themeColor="text1"/>
          </w:rPr>
          <w:t>Office of Student Success &amp; Persistence</w:t>
        </w:r>
      </w:ins>
    </w:p>
    <w:p w14:paraId="599B76CA" w14:textId="37D1804A" w:rsidR="006216BA" w:rsidRPr="006216BA" w:rsidRDefault="006216BA" w:rsidP="00CE1F80">
      <w:pPr>
        <w:rPr>
          <w:ins w:id="6813" w:author="Summer 2023 updates" w:date="2024-07-31T13:42:00Z"/>
          <w:bCs/>
        </w:rPr>
      </w:pPr>
      <w:ins w:id="6814" w:author="Summer 2023 updates" w:date="2024-07-31T13:42:00Z">
        <w:r w:rsidRPr="00CE1F80">
          <w:t>The Office of Student Success &amp; Persistence supports first-year students in their transition to college by connecting</w:t>
        </w:r>
        <w:r w:rsidRPr="006216BA">
          <w:rPr>
            <w:rFonts w:cs="Arial"/>
            <w:color w:val="500050"/>
            <w:shd w:val="clear" w:color="auto" w:fill="FFFFFF"/>
          </w:rPr>
          <w:t xml:space="preserve"> them to the people, tools and resources to be successful.</w:t>
        </w:r>
      </w:ins>
    </w:p>
    <w:p w14:paraId="3EFAEBAC" w14:textId="59C65C11" w:rsidR="002A2A32" w:rsidRPr="00424939" w:rsidRDefault="002A2A32" w:rsidP="0018638C">
      <w:pPr>
        <w:spacing w:before="120" w:after="0"/>
        <w:rPr>
          <w:rFonts w:cs="Times New Roman"/>
          <w:b/>
          <w:color w:val="000000" w:themeColor="text1"/>
        </w:rPr>
        <w:pPrChange w:id="6815" w:author="Summer 2023 updates" w:date="2024-07-31T13:42:00Z">
          <w:pPr>
            <w:spacing w:after="0"/>
          </w:pPr>
        </w:pPrChange>
      </w:pPr>
      <w:r w:rsidRPr="00424939">
        <w:rPr>
          <w:rFonts w:cs="Times New Roman"/>
          <w:b/>
          <w:color w:val="000000" w:themeColor="text1"/>
        </w:rPr>
        <w:t>Learning Commons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Coe Learning Commons</w:instrText>
      </w:r>
      <w:r w:rsidRPr="00424939">
        <w:rPr>
          <w:color w:val="000000" w:themeColor="text1"/>
        </w:rPr>
        <w:instrText xml:space="preserve">" </w:instrText>
      </w:r>
      <w:r w:rsidRPr="00424939">
        <w:rPr>
          <w:rFonts w:cs="Times New Roman"/>
          <w:b/>
          <w:color w:val="000000" w:themeColor="text1"/>
        </w:rPr>
        <w:fldChar w:fldCharType="end"/>
      </w:r>
    </w:p>
    <w:p w14:paraId="069BA5C4" w14:textId="59D9D597" w:rsidR="002A2A32" w:rsidRPr="00252C9D" w:rsidRDefault="002A2A32" w:rsidP="00CE1F80">
      <w:pPr>
        <w:rPr>
          <w:rPrChange w:id="6816" w:author="Summer 2023 updates" w:date="2024-07-31T13:42:00Z">
            <w:rPr>
              <w:color w:val="000000" w:themeColor="text1"/>
            </w:rPr>
          </w:rPrChange>
        </w:rPr>
        <w:pPrChange w:id="6817" w:author="Summer 2023 updates" w:date="2024-07-31T13:42:00Z">
          <w:pPr>
            <w:spacing w:after="120"/>
          </w:pPr>
        </w:pPrChange>
      </w:pPr>
      <w:r w:rsidRPr="00424939">
        <w:rPr>
          <w:rPrChange w:id="6818" w:author="Summer 2023 updates" w:date="2024-07-31T13:42:00Z">
            <w:rPr>
              <w:color w:val="000000" w:themeColor="text1"/>
            </w:rPr>
          </w:rPrChange>
        </w:rPr>
        <w:t>The Coe Learning Commons</w:t>
      </w:r>
      <w:r w:rsidRPr="00424939">
        <w:rPr>
          <w:rPrChange w:id="6819" w:author="Summer 2023 updates" w:date="2024-07-31T13:42:00Z">
            <w:rPr>
              <w:color w:val="000000" w:themeColor="text1"/>
            </w:rPr>
          </w:rPrChange>
        </w:rPr>
        <w:fldChar w:fldCharType="begin"/>
      </w:r>
      <w:r w:rsidRPr="00424939">
        <w:rPr>
          <w:rPrChange w:id="6820" w:author="Summer 2023 updates" w:date="2024-07-31T13:42:00Z">
            <w:rPr>
              <w:color w:val="000000" w:themeColor="text1"/>
            </w:rPr>
          </w:rPrChange>
        </w:rPr>
        <w:instrText xml:space="preserve"> XE "</w:instrText>
      </w:r>
      <w:r w:rsidRPr="00424939">
        <w:rPr>
          <w:b/>
          <w:rPrChange w:id="6821" w:author="Summer 2023 updates" w:date="2024-07-31T13:42:00Z">
            <w:rPr>
              <w:b/>
              <w:color w:val="000000" w:themeColor="text1"/>
            </w:rPr>
          </w:rPrChange>
        </w:rPr>
        <w:instrText>Coe Learning Commons</w:instrText>
      </w:r>
      <w:r w:rsidRPr="00424939">
        <w:rPr>
          <w:rPrChange w:id="6822" w:author="Summer 2023 updates" w:date="2024-07-31T13:42:00Z">
            <w:rPr>
              <w:color w:val="000000" w:themeColor="text1"/>
            </w:rPr>
          </w:rPrChange>
        </w:rPr>
        <w:instrText xml:space="preserve">" </w:instrText>
      </w:r>
      <w:r w:rsidRPr="00424939">
        <w:rPr>
          <w:rPrChange w:id="6823" w:author="Summer 2023 updates" w:date="2024-07-31T13:42:00Z">
            <w:rPr>
              <w:color w:val="000000" w:themeColor="text1"/>
            </w:rPr>
          </w:rPrChange>
        </w:rPr>
        <w:fldChar w:fldCharType="end"/>
      </w:r>
      <w:r w:rsidRPr="00424939">
        <w:rPr>
          <w:rPrChange w:id="6824" w:author="Summer 2023 updates" w:date="2024-07-31T13:42:00Z">
            <w:rPr>
              <w:color w:val="000000" w:themeColor="text1"/>
            </w:rPr>
          </w:rPrChange>
        </w:rPr>
        <w:t xml:space="preserve"> in the Stewart Memorial Library integrates all of the </w:t>
      </w:r>
      <w:r w:rsidR="00C66EEA">
        <w:rPr>
          <w:rPrChange w:id="6825" w:author="Summer 2023 updates" w:date="2024-07-31T13:42:00Z">
            <w:rPr>
              <w:color w:val="000000" w:themeColor="text1"/>
            </w:rPr>
          </w:rPrChange>
        </w:rPr>
        <w:t>C</w:t>
      </w:r>
      <w:r w:rsidR="00C66EEA" w:rsidRPr="00424939">
        <w:rPr>
          <w:rPrChange w:id="6826" w:author="Summer 2023 updates" w:date="2024-07-31T13:42:00Z">
            <w:rPr>
              <w:color w:val="000000" w:themeColor="text1"/>
            </w:rPr>
          </w:rPrChange>
        </w:rPr>
        <w:t xml:space="preserve">ollege’s </w:t>
      </w:r>
      <w:r w:rsidRPr="00424939">
        <w:rPr>
          <w:rPrChange w:id="6827" w:author="Summer 2023 updates" w:date="2024-07-31T13:42:00Z">
            <w:rPr>
              <w:color w:val="000000" w:themeColor="text1"/>
            </w:rPr>
          </w:rPrChange>
        </w:rPr>
        <w:t>academic support resources in a single location at the heart of campus delivered through peer education and by professional staff. Services and resources include academic coaching, supplemental advising, Writing</w:t>
      </w:r>
      <w:r w:rsidRPr="00424939">
        <w:rPr>
          <w:rPrChange w:id="6828" w:author="Summer 2023 updates" w:date="2024-07-31T13:42:00Z">
            <w:rPr>
              <w:color w:val="000000" w:themeColor="text1"/>
            </w:rPr>
          </w:rPrChange>
        </w:rPr>
        <w:fldChar w:fldCharType="begin"/>
      </w:r>
      <w:r w:rsidRPr="00424939">
        <w:rPr>
          <w:rPrChange w:id="6829" w:author="Summer 2023 updates" w:date="2024-07-31T13:42:00Z">
            <w:rPr>
              <w:color w:val="000000" w:themeColor="text1"/>
            </w:rPr>
          </w:rPrChange>
        </w:rPr>
        <w:instrText xml:space="preserve"> XE "</w:instrText>
      </w:r>
      <w:r w:rsidRPr="00424939">
        <w:rPr>
          <w:b/>
          <w:smallCaps/>
          <w:rPrChange w:id="6830" w:author="Summer 2023 updates" w:date="2024-07-31T13:42:00Z">
            <w:rPr>
              <w:b/>
              <w:smallCaps/>
              <w:color w:val="000000" w:themeColor="text1"/>
            </w:rPr>
          </w:rPrChange>
        </w:rPr>
        <w:instrText>Writing</w:instrText>
      </w:r>
      <w:r w:rsidRPr="00424939">
        <w:rPr>
          <w:rPrChange w:id="6831" w:author="Summer 2023 updates" w:date="2024-07-31T13:42:00Z">
            <w:rPr>
              <w:color w:val="000000" w:themeColor="text1"/>
            </w:rPr>
          </w:rPrChange>
        </w:rPr>
        <w:instrText xml:space="preserve">" </w:instrText>
      </w:r>
      <w:r w:rsidRPr="00424939">
        <w:rPr>
          <w:rPrChange w:id="6832" w:author="Summer 2023 updates" w:date="2024-07-31T13:42:00Z">
            <w:rPr>
              <w:color w:val="000000" w:themeColor="text1"/>
            </w:rPr>
          </w:rPrChange>
        </w:rPr>
        <w:fldChar w:fldCharType="end"/>
      </w:r>
      <w:r w:rsidRPr="00424939">
        <w:rPr>
          <w:rPrChange w:id="6833" w:author="Summer 2023 updates" w:date="2024-07-31T13:42:00Z">
            <w:rPr>
              <w:color w:val="000000" w:themeColor="text1"/>
            </w:rPr>
          </w:rPrChange>
        </w:rPr>
        <w:t xml:space="preserve"> Center, AAP-TRIO program, tutoring, accessibility support and accommodations, academic technology, Office of Off-Campus Study</w:t>
      </w:r>
      <w:r w:rsidRPr="00424939">
        <w:rPr>
          <w:rPrChange w:id="6834" w:author="Summer 2023 updates" w:date="2024-07-31T13:42:00Z">
            <w:rPr>
              <w:color w:val="000000" w:themeColor="text1"/>
            </w:rPr>
          </w:rPrChange>
        </w:rPr>
        <w:fldChar w:fldCharType="begin"/>
      </w:r>
      <w:r w:rsidRPr="00424939">
        <w:rPr>
          <w:rPrChange w:id="6835" w:author="Summer 2023 updates" w:date="2024-07-31T13:42:00Z">
            <w:rPr>
              <w:color w:val="000000" w:themeColor="text1"/>
            </w:rPr>
          </w:rPrChange>
        </w:rPr>
        <w:instrText xml:space="preserve"> XE "</w:instrText>
      </w:r>
      <w:r w:rsidRPr="00424939">
        <w:rPr>
          <w:b/>
          <w:rPrChange w:id="6836" w:author="Summer 2023 updates" w:date="2024-07-31T13:42:00Z">
            <w:rPr>
              <w:b/>
              <w:color w:val="000000" w:themeColor="text1"/>
            </w:rPr>
          </w:rPrChange>
        </w:rPr>
        <w:instrText>Off-Campus Study</w:instrText>
      </w:r>
      <w:r w:rsidRPr="00424939">
        <w:rPr>
          <w:rPrChange w:id="6837" w:author="Summer 2023 updates" w:date="2024-07-31T13:42:00Z">
            <w:rPr>
              <w:color w:val="000000" w:themeColor="text1"/>
            </w:rPr>
          </w:rPrChange>
        </w:rPr>
        <w:instrText xml:space="preserve">" </w:instrText>
      </w:r>
      <w:r w:rsidRPr="00424939">
        <w:rPr>
          <w:rPrChange w:id="6838" w:author="Summer 2023 updates" w:date="2024-07-31T13:42:00Z">
            <w:rPr>
              <w:color w:val="000000" w:themeColor="text1"/>
            </w:rPr>
          </w:rPrChange>
        </w:rPr>
        <w:fldChar w:fldCharType="end"/>
      </w:r>
      <w:r w:rsidRPr="00424939">
        <w:rPr>
          <w:rPrChange w:id="6839" w:author="Summer 2023 updates" w:date="2024-07-31T13:42:00Z">
            <w:rPr>
              <w:color w:val="000000" w:themeColor="text1"/>
            </w:rPr>
          </w:rPrChange>
        </w:rPr>
        <w:t>, and fellowship and graduate school advising.</w:t>
      </w:r>
    </w:p>
    <w:p w14:paraId="7DD3ABAF" w14:textId="61F4C7A3" w:rsidR="002A2BB4" w:rsidRPr="00424939" w:rsidRDefault="00BA2924" w:rsidP="0018638C">
      <w:pPr>
        <w:keepNext/>
        <w:spacing w:before="120" w:after="0"/>
        <w:rPr>
          <w:rFonts w:cs="Times New Roman"/>
          <w:b/>
          <w:color w:val="000000" w:themeColor="text1"/>
        </w:rPr>
        <w:pPrChange w:id="6840" w:author="Summer 2023 updates" w:date="2024-07-31T13:42:00Z">
          <w:pPr>
            <w:keepNext/>
            <w:spacing w:after="0"/>
          </w:pPr>
        </w:pPrChange>
      </w:pPr>
      <w:r w:rsidRPr="00424939">
        <w:rPr>
          <w:rFonts w:cs="Times New Roman"/>
          <w:b/>
          <w:color w:val="000000" w:themeColor="text1"/>
        </w:rPr>
        <w:t>Art Collections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Collections</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2BFADB15" w14:textId="1A609362" w:rsidR="00820433" w:rsidRPr="00424939" w:rsidRDefault="00820433" w:rsidP="00363194">
      <w:pPr>
        <w:rPr>
          <w:rPrChange w:id="6841" w:author="Summer 2023 updates" w:date="2024-07-31T13:42:00Z">
            <w:rPr>
              <w:color w:val="000000" w:themeColor="text1"/>
            </w:rPr>
          </w:rPrChange>
        </w:rPr>
        <w:pPrChange w:id="6842" w:author="Summer 2023 updates" w:date="2024-07-31T13:42:00Z">
          <w:pPr>
            <w:keepNext/>
          </w:pPr>
        </w:pPrChange>
      </w:pPr>
      <w:r w:rsidRPr="00424939">
        <w:rPr>
          <w:rPrChange w:id="6843" w:author="Summer 2023 updates" w:date="2024-07-31T13:42:00Z">
            <w:rPr>
              <w:color w:val="000000" w:themeColor="text1"/>
            </w:rPr>
          </w:rPrChange>
        </w:rPr>
        <w:t>Selections from the College’s Permanent Collection of Art totaling over 800 works by 200 artists are displayed in and near</w:t>
      </w:r>
      <w:r w:rsidR="00C85FE6" w:rsidRPr="00424939">
        <w:rPr>
          <w:rPrChange w:id="6844" w:author="Summer 2023 updates" w:date="2024-07-31T13:42:00Z">
            <w:rPr>
              <w:color w:val="000000" w:themeColor="text1"/>
            </w:rPr>
          </w:rPrChange>
        </w:rPr>
        <w:t xml:space="preserve"> many of the campus buildings.  </w:t>
      </w:r>
      <w:r w:rsidRPr="00424939">
        <w:rPr>
          <w:rPrChange w:id="6845" w:author="Summer 2023 updates" w:date="2024-07-31T13:42:00Z">
            <w:rPr>
              <w:color w:val="000000" w:themeColor="text1"/>
            </w:rPr>
          </w:rPrChange>
        </w:rPr>
        <w:t xml:space="preserve">Most visible are the large outdoor sculptures on the campus, yet almost every building features selections from the Permanent Collection.  For example, the Ella Poe Burling collection of nineteenth-century American and French art and antiques is exhibited in the </w:t>
      </w:r>
      <w:r w:rsidR="00C85FE6" w:rsidRPr="00424939">
        <w:rPr>
          <w:rPrChange w:id="6846" w:author="Summer 2023 updates" w:date="2024-07-31T13:42:00Z">
            <w:rPr>
              <w:color w:val="000000" w:themeColor="text1"/>
            </w:rPr>
          </w:rPrChange>
        </w:rPr>
        <w:t xml:space="preserve">upper </w:t>
      </w:r>
      <w:r w:rsidRPr="00424939">
        <w:rPr>
          <w:rPrChange w:id="6847" w:author="Summer 2023 updates" w:date="2024-07-31T13:42:00Z">
            <w:rPr>
              <w:color w:val="000000" w:themeColor="text1"/>
            </w:rPr>
          </w:rPrChange>
        </w:rPr>
        <w:t>lobby of Voorhees Hall.</w:t>
      </w:r>
    </w:p>
    <w:p w14:paraId="51B38999" w14:textId="4E4C290B" w:rsidR="00820433" w:rsidRPr="00424939" w:rsidRDefault="00820433" w:rsidP="00750408">
      <w:pPr>
        <w:rPr>
          <w:rPrChange w:id="6848" w:author="Summer 2023 updates" w:date="2024-07-31T13:42:00Z">
            <w:rPr>
              <w:color w:val="000000" w:themeColor="text1"/>
            </w:rPr>
          </w:rPrChange>
        </w:rPr>
      </w:pPr>
      <w:r w:rsidRPr="00424939">
        <w:rPr>
          <w:rPrChange w:id="6849" w:author="Summer 2023 updates" w:date="2024-07-31T13:42:00Z">
            <w:rPr>
              <w:color w:val="000000" w:themeColor="text1"/>
            </w:rPr>
          </w:rPrChange>
        </w:rPr>
        <w:t>A large portion of the Permanent Collection can be found in Stewart Memorial Library.  Four special galleries contain works by renowned American painters Grant</w:t>
      </w:r>
      <w:r w:rsidR="00B76E1A" w:rsidRPr="00424939">
        <w:rPr>
          <w:rPrChange w:id="6850" w:author="Summer 2023 updates" w:date="2024-07-31T13:42:00Z">
            <w:rPr>
              <w:color w:val="000000" w:themeColor="text1"/>
            </w:rPr>
          </w:rPrChange>
        </w:rPr>
        <w:fldChar w:fldCharType="begin"/>
      </w:r>
      <w:r w:rsidR="00B76E1A" w:rsidRPr="00424939">
        <w:rPr>
          <w:rPrChange w:id="6851" w:author="Summer 2023 updates" w:date="2024-07-31T13:42:00Z">
            <w:rPr>
              <w:color w:val="000000" w:themeColor="text1"/>
            </w:rPr>
          </w:rPrChange>
        </w:rPr>
        <w:instrText xml:space="preserve"> XE "</w:instrText>
      </w:r>
      <w:r w:rsidR="00B76E1A" w:rsidRPr="00424939">
        <w:rPr>
          <w:b/>
          <w:rPrChange w:id="6852" w:author="Summer 2023 updates" w:date="2024-07-31T13:42:00Z">
            <w:rPr>
              <w:b/>
              <w:color w:val="000000" w:themeColor="text1"/>
            </w:rPr>
          </w:rPrChange>
        </w:rPr>
        <w:instrText>Grant</w:instrText>
      </w:r>
      <w:r w:rsidR="00B76E1A" w:rsidRPr="00424939">
        <w:rPr>
          <w:rPrChange w:id="6853" w:author="Summer 2023 updates" w:date="2024-07-31T13:42:00Z">
            <w:rPr>
              <w:color w:val="000000" w:themeColor="text1"/>
            </w:rPr>
          </w:rPrChange>
        </w:rPr>
        <w:instrText xml:space="preserve">" </w:instrText>
      </w:r>
      <w:r w:rsidR="00B76E1A" w:rsidRPr="00424939">
        <w:rPr>
          <w:rPrChange w:id="6854" w:author="Summer 2023 updates" w:date="2024-07-31T13:42:00Z">
            <w:rPr>
              <w:color w:val="000000" w:themeColor="text1"/>
            </w:rPr>
          </w:rPrChange>
        </w:rPr>
        <w:fldChar w:fldCharType="end"/>
      </w:r>
      <w:r w:rsidRPr="00424939">
        <w:rPr>
          <w:rPrChange w:id="6855" w:author="Summer 2023 updates" w:date="2024-07-31T13:42:00Z">
            <w:rPr>
              <w:color w:val="000000" w:themeColor="text1"/>
            </w:rPr>
          </w:rPrChange>
        </w:rPr>
        <w:t xml:space="preserve"> Wood, Marvin Cone (Coe class of 1914), and Cong</w:t>
      </w:r>
      <w:r w:rsidR="00C85FE6" w:rsidRPr="00424939">
        <w:rPr>
          <w:rPrChange w:id="6856" w:author="Summer 2023 updates" w:date="2024-07-31T13:42:00Z">
            <w:rPr>
              <w:color w:val="000000" w:themeColor="text1"/>
            </w:rPr>
          </w:rPrChange>
        </w:rPr>
        <w:t xml:space="preserve">er Metcalf (Coe class of 1936). </w:t>
      </w:r>
      <w:r w:rsidRPr="00424939">
        <w:rPr>
          <w:rPrChange w:id="6857" w:author="Summer 2023 updates" w:date="2024-07-31T13:42:00Z">
            <w:rPr>
              <w:color w:val="000000" w:themeColor="text1"/>
            </w:rPr>
          </w:rPrChange>
        </w:rPr>
        <w:t xml:space="preserve"> Six large farm murals by Grant Wood constitute the heart of the Permanent Collection’s Regionalist works. These murals are supplemented by nine smaller yet significant works by Wood, including </w:t>
      </w:r>
      <w:r w:rsidRPr="00424939">
        <w:rPr>
          <w:i/>
          <w:rPrChange w:id="6858" w:author="Summer 2023 updates" w:date="2024-07-31T13:42:00Z">
            <w:rPr>
              <w:i/>
              <w:color w:val="000000" w:themeColor="text1"/>
            </w:rPr>
          </w:rPrChange>
        </w:rPr>
        <w:t>Daughters of Revolution</w:t>
      </w:r>
      <w:r w:rsidRPr="00424939">
        <w:rPr>
          <w:rPrChange w:id="6859" w:author="Summer 2023 updates" w:date="2024-07-31T13:42:00Z">
            <w:rPr>
              <w:color w:val="000000" w:themeColor="text1"/>
            </w:rPr>
          </w:rPrChange>
        </w:rPr>
        <w:t xml:space="preserve">, a charcoal, pastel, and pencil on paper drawing of Wood’s painting of the same name. </w:t>
      </w:r>
    </w:p>
    <w:p w14:paraId="6FB28BAB" w14:textId="6AAD6F4B" w:rsidR="00820433" w:rsidRPr="00424939" w:rsidRDefault="00820433" w:rsidP="00487DE1">
      <w:pPr>
        <w:rPr>
          <w:color w:val="000000" w:themeColor="text1"/>
        </w:rPr>
      </w:pPr>
      <w:r w:rsidRPr="00424939">
        <w:rPr>
          <w:color w:val="000000" w:themeColor="text1"/>
        </w:rPr>
        <w:t xml:space="preserve">Another signature feature of the Regionalist collection is the work of Marvin Cone. A 1914 Coe graduate, Cone later became a faculty member who founded the </w:t>
      </w:r>
      <w:r w:rsidR="00C66EEA">
        <w:rPr>
          <w:color w:val="000000" w:themeColor="text1"/>
        </w:rPr>
        <w:t>C</w:t>
      </w:r>
      <w:r w:rsidR="00C66EEA" w:rsidRPr="00424939">
        <w:rPr>
          <w:color w:val="000000" w:themeColor="text1"/>
        </w:rPr>
        <w:t xml:space="preserve">ollege’s </w:t>
      </w:r>
      <w:r w:rsidRPr="00424939">
        <w:rPr>
          <w:color w:val="000000" w:themeColor="text1"/>
        </w:rPr>
        <w:t>Art Department. Cone personally selected many of the paintings and drawings in the collection as representative of his own artistic development, underscoring the historic role of art as a core element in Coe’s teaching mission.</w:t>
      </w:r>
    </w:p>
    <w:p w14:paraId="2FA51E33" w14:textId="77777777" w:rsidR="00820433" w:rsidRPr="00424939" w:rsidRDefault="00820433" w:rsidP="00487DE1">
      <w:pPr>
        <w:rPr>
          <w:color w:val="000000" w:themeColor="text1"/>
        </w:rPr>
      </w:pPr>
      <w:r w:rsidRPr="00424939">
        <w:rPr>
          <w:color w:val="000000" w:themeColor="text1"/>
        </w:rPr>
        <w:t>In addition to the works by native Iowans Cone and Wood, Coe College has acquired a distinguished collection of 70 works by Conger Metcalf, an American modernist painter, as well as paintings, drawings, and prints by notable artists such as Milton Avery, Mauricio Lasansky, Henri Matisse, Pablo Picasso, and Andy Warhol.</w:t>
      </w:r>
    </w:p>
    <w:p w14:paraId="6C8466C3" w14:textId="1922DD09" w:rsidR="00820433" w:rsidRPr="00700B61" w:rsidRDefault="00820433" w:rsidP="00487DE1">
      <w:pPr>
        <w:pPrChange w:id="6860" w:author="Summer 2023 updates" w:date="2024-07-31T13:42:00Z">
          <w:pPr>
            <w:spacing w:after="120"/>
          </w:pPr>
        </w:pPrChange>
      </w:pPr>
      <w:bookmarkStart w:id="6861" w:name="m_4619067882582758946_h.gjdgxs"/>
      <w:bookmarkEnd w:id="6861"/>
      <w:r w:rsidRPr="00424939">
        <w:rPr>
          <w:color w:val="000000" w:themeColor="text1"/>
        </w:rPr>
        <w:t xml:space="preserve">More information about the Permanent Collection can be found on either the Permanent Collection’s website, </w:t>
      </w:r>
      <w:r w:rsidR="003B4409">
        <w:fldChar w:fldCharType="begin"/>
      </w:r>
      <w:r w:rsidR="003B4409">
        <w:instrText xml:space="preserve"> HYPERLINK "http://picovado.com/jrogers/" \l "-h2-introduction-h2-" \t "_blank" </w:instrText>
      </w:r>
      <w:r w:rsidR="003B4409">
        <w:fldChar w:fldCharType="separate"/>
      </w:r>
      <w:r w:rsidRPr="00424939">
        <w:rPr>
          <w:color w:val="000000" w:themeColor="text1"/>
          <w:u w:val="single"/>
        </w:rPr>
        <w:t>http://picovado.com/jrogers/#-h2-introduction-h2-</w:t>
      </w:r>
      <w:r w:rsidR="003B4409">
        <w:rPr>
          <w:color w:val="000000" w:themeColor="text1"/>
          <w:u w:val="single"/>
        </w:rPr>
        <w:fldChar w:fldCharType="end"/>
      </w:r>
      <w:r w:rsidRPr="00424939">
        <w:rPr>
          <w:color w:val="000000" w:themeColor="text1"/>
        </w:rPr>
        <w:t>, or the library’s webpage</w:t>
      </w:r>
      <w:r w:rsidRPr="000129D3">
        <w:rPr>
          <w:color w:val="000000" w:themeColor="text1"/>
        </w:rPr>
        <w:t xml:space="preserve">, </w:t>
      </w:r>
      <w:r w:rsidR="003B4409">
        <w:fldChar w:fldCharType="begin"/>
      </w:r>
      <w:r w:rsidR="003B4409">
        <w:instrText xml:space="preserve"> HYPERLINK "https://www.coe.edu/academic</w:instrText>
      </w:r>
      <w:r w:rsidR="003B4409">
        <w:instrText xml:space="preserve">s/stewart-memorial-library" </w:instrText>
      </w:r>
      <w:r w:rsidR="003B4409">
        <w:fldChar w:fldCharType="separate"/>
      </w:r>
      <w:r w:rsidR="000129D3" w:rsidRPr="00700B61">
        <w:rPr>
          <w:rStyle w:val="Hyperlink"/>
          <w:color w:val="auto"/>
        </w:rPr>
        <w:t>www.coe.edu/academics/stewart-memorial-library</w:t>
      </w:r>
      <w:r w:rsidR="003B4409">
        <w:rPr>
          <w:rStyle w:val="Hyperlink"/>
          <w:color w:val="auto"/>
        </w:rPr>
        <w:fldChar w:fldCharType="end"/>
      </w:r>
      <w:r w:rsidRPr="00700B61">
        <w:t>.</w:t>
      </w:r>
    </w:p>
    <w:p w14:paraId="2FD07F08" w14:textId="3E310400" w:rsidR="002A2BB4" w:rsidRPr="00700B61" w:rsidRDefault="00BA2924" w:rsidP="0018638C">
      <w:pPr>
        <w:keepNext/>
        <w:spacing w:before="120" w:after="0"/>
        <w:rPr>
          <w:rFonts w:cs="Times New Roman"/>
          <w:b/>
        </w:rPr>
        <w:pPrChange w:id="6862" w:author="Summer 2023 updates" w:date="2024-07-31T13:42:00Z">
          <w:pPr>
            <w:keepNext/>
            <w:spacing w:after="0"/>
          </w:pPr>
        </w:pPrChange>
      </w:pPr>
      <w:r w:rsidRPr="00700B61">
        <w:rPr>
          <w:rFonts w:cs="Times New Roman"/>
          <w:b/>
        </w:rPr>
        <w:t>Information Technology</w:t>
      </w:r>
      <w:r w:rsidR="008C196D" w:rsidRPr="00700B61">
        <w:rPr>
          <w:rFonts w:cs="Times New Roman"/>
          <w:b/>
        </w:rPr>
        <w:fldChar w:fldCharType="begin"/>
      </w:r>
      <w:r w:rsidR="008C196D" w:rsidRPr="00700B61">
        <w:instrText xml:space="preserve"> XE "</w:instrText>
      </w:r>
      <w:r w:rsidR="008C196D" w:rsidRPr="00700B61">
        <w:rPr>
          <w:rFonts w:cs="Times New Roman"/>
          <w:b/>
        </w:rPr>
        <w:instrText>Information Technology</w:instrText>
      </w:r>
      <w:r w:rsidR="008C196D" w:rsidRPr="00700B61">
        <w:instrText xml:space="preserve">" </w:instrText>
      </w:r>
      <w:r w:rsidR="008C196D" w:rsidRPr="00700B61">
        <w:rPr>
          <w:rFonts w:cs="Times New Roman"/>
          <w:b/>
        </w:rPr>
        <w:fldChar w:fldCharType="end"/>
      </w:r>
    </w:p>
    <w:p w14:paraId="321F971F" w14:textId="6CAB5034" w:rsidR="006F2CC6" w:rsidRPr="00406354" w:rsidRDefault="00406354" w:rsidP="00750408">
      <w:r w:rsidRPr="00C54F9F">
        <w:rPr>
          <w:shd w:val="clear" w:color="auto" w:fill="FFFFFF"/>
          <w:rPrChange w:id="6863" w:author="Summer 2023 updates" w:date="2024-07-31T13:42:00Z">
            <w:rPr>
              <w:color w:val="222222"/>
              <w:shd w:val="clear" w:color="auto" w:fill="FFFFFF"/>
            </w:rPr>
          </w:rPrChange>
        </w:rPr>
        <w:t>The Information Technology Office provides a wide range of technology support to students, faculty and staff. This includes management of computer labs, classroom technology, college-wide software licensing, wi</w:t>
      </w:r>
      <w:r>
        <w:rPr>
          <w:shd w:val="clear" w:color="auto" w:fill="FFFFFF"/>
          <w:rPrChange w:id="6864" w:author="Summer 2023 updates" w:date="2024-07-31T13:42:00Z">
            <w:rPr>
              <w:color w:val="222222"/>
              <w:shd w:val="clear" w:color="auto" w:fill="FFFFFF"/>
            </w:rPr>
          </w:rPrChange>
        </w:rPr>
        <w:t>-</w:t>
      </w:r>
      <w:r w:rsidRPr="00C54F9F">
        <w:rPr>
          <w:shd w:val="clear" w:color="auto" w:fill="FFFFFF"/>
          <w:rPrChange w:id="6865" w:author="Summer 2023 updates" w:date="2024-07-31T13:42:00Z">
            <w:rPr>
              <w:color w:val="222222"/>
              <w:shd w:val="clear" w:color="auto" w:fill="FFFFFF"/>
            </w:rPr>
          </w:rPrChange>
        </w:rPr>
        <w:t>fi/internet, printers, cable TV, sound equipment, My Coe (</w:t>
      </w:r>
      <w:r w:rsidRPr="00C54F9F">
        <w:rPr>
          <w:shd w:val="clear" w:color="auto" w:fill="FFFFFF"/>
        </w:rPr>
        <w:t>my.coe.edu</w:t>
      </w:r>
      <w:r w:rsidRPr="00C54F9F">
        <w:rPr>
          <w:shd w:val="clear" w:color="auto" w:fill="FFFFFF"/>
          <w:rPrChange w:id="6866" w:author="Summer 2023 updates" w:date="2024-07-31T13:42:00Z">
            <w:rPr>
              <w:color w:val="222222"/>
              <w:shd w:val="clear" w:color="auto" w:fill="FFFFFF"/>
            </w:rPr>
          </w:rPrChange>
        </w:rPr>
        <w:t>) and more. Coe's technology facilities include over 3,000 ethernet ports, full ethernet and wi</w:t>
      </w:r>
      <w:r>
        <w:rPr>
          <w:shd w:val="clear" w:color="auto" w:fill="FFFFFF"/>
          <w:rPrChange w:id="6867" w:author="Summer 2023 updates" w:date="2024-07-31T13:42:00Z">
            <w:rPr>
              <w:color w:val="222222"/>
              <w:shd w:val="clear" w:color="auto" w:fill="FFFFFF"/>
            </w:rPr>
          </w:rPrChange>
        </w:rPr>
        <w:t>-</w:t>
      </w:r>
      <w:r w:rsidRPr="00C54F9F">
        <w:rPr>
          <w:shd w:val="clear" w:color="auto" w:fill="FFFFFF"/>
          <w:rPrChange w:id="6868" w:author="Summer 2023 updates" w:date="2024-07-31T13:42:00Z">
            <w:rPr>
              <w:color w:val="222222"/>
              <w:shd w:val="clear" w:color="auto" w:fill="FFFFFF"/>
            </w:rPr>
          </w:rPrChange>
        </w:rPr>
        <w:t>fi internet services within all campus buildings, 250 public/lab computers available for student use and full access to G-Suite services. The Office of Information Technology is located in Voorhees Hall. Assistance from the IT staff can be requested through a Help Desk/Spiceworks ticket (link found on </w:t>
      </w:r>
      <w:r w:rsidRPr="00C54F9F">
        <w:rPr>
          <w:shd w:val="clear" w:color="auto" w:fill="FFFFFF"/>
        </w:rPr>
        <w:t>my.coe.edu</w:t>
      </w:r>
      <w:r w:rsidRPr="00C54F9F">
        <w:rPr>
          <w:shd w:val="clear" w:color="auto" w:fill="FFFFFF"/>
          <w:rPrChange w:id="6869" w:author="Summer 2023 updates" w:date="2024-07-31T13:42:00Z">
            <w:rPr>
              <w:color w:val="222222"/>
              <w:shd w:val="clear" w:color="auto" w:fill="FFFFFF"/>
            </w:rPr>
          </w:rPrChange>
        </w:rPr>
        <w:t>)</w:t>
      </w:r>
      <w:r w:rsidR="006F2CC6" w:rsidRPr="00424939">
        <w:rPr>
          <w:rFonts w:cs="Times New Roman"/>
          <w:color w:val="000000" w:themeColor="text1"/>
        </w:rPr>
        <w:t>. </w:t>
      </w:r>
    </w:p>
    <w:p w14:paraId="36A59999" w14:textId="3C0424B2" w:rsidR="00A31DB7" w:rsidRPr="00424939" w:rsidRDefault="00A31DB7" w:rsidP="0018638C">
      <w:pPr>
        <w:spacing w:before="120" w:after="0"/>
        <w:rPr>
          <w:rFonts w:cs="Times New Roman"/>
          <w:b/>
          <w:color w:val="000000" w:themeColor="text1"/>
        </w:rPr>
        <w:pPrChange w:id="6870" w:author="Summer 2023 updates" w:date="2024-07-31T13:42:00Z">
          <w:pPr>
            <w:spacing w:after="0"/>
          </w:pPr>
        </w:pPrChange>
      </w:pPr>
      <w:r w:rsidRPr="00424939">
        <w:rPr>
          <w:rFonts w:cs="Times New Roman"/>
          <w:b/>
          <w:color w:val="000000" w:themeColor="text1"/>
        </w:rPr>
        <w:t>Public Events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Public Events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and Artists-in-Residence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Artists-in-Residence</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Public Events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A0245A5" w14:textId="77777777" w:rsidR="00A31DB7" w:rsidRPr="00424939" w:rsidRDefault="00A31DB7" w:rsidP="00487DE1">
      <w:pPr>
        <w:rPr>
          <w:rFonts w:cs="Times New Roman"/>
          <w:color w:val="000000" w:themeColor="text1"/>
        </w:rPr>
        <w:pPrChange w:id="6871" w:author="Summer 2023 updates" w:date="2024-07-31T13:42:00Z">
          <w:pPr>
            <w:spacing w:after="80"/>
          </w:pPr>
        </w:pPrChange>
      </w:pPr>
      <w:r w:rsidRPr="00424939">
        <w:rPr>
          <w:rFonts w:cs="Times New Roman"/>
          <w:color w:val="000000" w:themeColor="text1"/>
        </w:rPr>
        <w:t xml:space="preserve">Guest lecturers and artists provide an essential dynamism to the educational climate at Coe. Programs are free to Coe students. In addition to hearing speakers of national and international note, students may have the opportunity to talk with them during a carry tray lunch, to attend special issues dinners with the speakers, or to have them as guests in a class. Performing groups appearing as artists-in-residence often stay two or three days on campus to work with students. </w:t>
      </w:r>
    </w:p>
    <w:p w14:paraId="14369439" w14:textId="77777777"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Marquis Lecture &amp; Performance Series </w:t>
      </w:r>
    </w:p>
    <w:p w14:paraId="0CE11AEA" w14:textId="0DD003BE" w:rsidR="00A31DB7" w:rsidRPr="00424939" w:rsidRDefault="00A31DB7" w:rsidP="008B7961">
      <w:pPr>
        <w:rPr>
          <w:rPrChange w:id="6872" w:author="Summer 2023 updates" w:date="2024-07-31T13:42:00Z">
            <w:rPr>
              <w:color w:val="000000" w:themeColor="text1"/>
            </w:rPr>
          </w:rPrChange>
        </w:rPr>
      </w:pPr>
      <w:r w:rsidRPr="00424939">
        <w:rPr>
          <w:rPrChange w:id="6873" w:author="Summer 2023 updates" w:date="2024-07-31T13:42:00Z">
            <w:rPr>
              <w:color w:val="000000" w:themeColor="text1"/>
            </w:rPr>
          </w:rPrChange>
        </w:rPr>
        <w:t>The Marquis Lecture &amp; Performance Series hosts performances and presentations throughout the academic year. The Marquis Series is endowed by a gift from Sarah Marquis, Coe class of 1918, in honor of her father, John A. Marquis, who was president of Coe from 1909</w:t>
      </w:r>
      <w:r w:rsidR="00D93ADD" w:rsidRPr="00424939">
        <w:rPr>
          <w:rPrChange w:id="6874" w:author="Summer 2023 updates" w:date="2024-07-31T13:42:00Z">
            <w:rPr>
              <w:color w:val="000000" w:themeColor="text1"/>
            </w:rPr>
          </w:rPrChange>
        </w:rPr>
        <w:t xml:space="preserve"> to </w:t>
      </w:r>
      <w:r w:rsidRPr="00424939">
        <w:rPr>
          <w:rPrChange w:id="6875" w:author="Summer 2023 updates" w:date="2024-07-31T13:42:00Z">
            <w:rPr>
              <w:color w:val="000000" w:themeColor="text1"/>
            </w:rPr>
          </w:rPrChange>
        </w:rPr>
        <w:t xml:space="preserve">1919. </w:t>
      </w:r>
    </w:p>
    <w:p w14:paraId="32D22C12" w14:textId="77777777"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Coe College Contemporary Issues Forum </w:t>
      </w:r>
    </w:p>
    <w:p w14:paraId="43F176B2" w14:textId="77777777" w:rsidR="00A31DB7" w:rsidRPr="00424939" w:rsidRDefault="00A31DB7" w:rsidP="009756D9">
      <w:pPr>
        <w:rPr>
          <w:rFonts w:cs="Times New Roman"/>
          <w:color w:val="000000" w:themeColor="text1"/>
        </w:rPr>
      </w:pPr>
      <w:r w:rsidRPr="00424939">
        <w:rPr>
          <w:rFonts w:cs="Times New Roman"/>
          <w:color w:val="000000" w:themeColor="text1"/>
        </w:rPr>
        <w:t>The Coe College Contemporary Issues Forum brings to audiences of the College community the presence and</w:t>
      </w:r>
      <w:r w:rsidRPr="00424939">
        <w:rPr>
          <w:rFonts w:cs="Times New Roman"/>
          <w:color w:val="000000" w:themeColor="text1"/>
        </w:rPr>
        <w:br/>
        <w:t>views of distinguished professionals whose work has received national recognition. The forum is normally presented during the month of February.</w:t>
      </w:r>
    </w:p>
    <w:p w14:paraId="2163616F" w14:textId="5380D442" w:rsidR="00A31DB7" w:rsidRPr="00424939" w:rsidRDefault="00A31DB7" w:rsidP="00A31DB7">
      <w:pPr>
        <w:pStyle w:val="Noparagraphstyle"/>
        <w:spacing w:line="276"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 xml:space="preserve">Phi Beta Kappa Visiting Scholar </w:t>
      </w:r>
    </w:p>
    <w:p w14:paraId="6F936F49" w14:textId="571E7EF9" w:rsidR="00C0268D" w:rsidRDefault="00A31DB7" w:rsidP="00487DE1">
      <w:pPr>
        <w:rPr>
          <w:rFonts w:cs="Times New Roman"/>
          <w:color w:val="000000" w:themeColor="text1"/>
        </w:rPr>
        <w:pPrChange w:id="6876" w:author="Summer 2023 updates" w:date="2024-07-31T13:42:00Z">
          <w:pPr>
            <w:spacing w:after="120"/>
          </w:pPr>
        </w:pPrChange>
      </w:pPr>
      <w:r w:rsidRPr="00424939">
        <w:rPr>
          <w:rFonts w:cs="Times New Roman"/>
          <w:color w:val="000000" w:themeColor="text1"/>
        </w:rPr>
        <w:t xml:space="preserve">The Coe chapter of Phi Beta Kappa sponsors a Phi Beta Kappa Visiting Scholar who, in addition to presenting a public lecture, meets with individual classes as appropriate to the scholar’s area of expertise. </w:t>
      </w:r>
    </w:p>
    <w:p w14:paraId="47F9EBA6" w14:textId="77777777" w:rsidR="002F235A" w:rsidRPr="000F437D" w:rsidRDefault="002F235A" w:rsidP="004241B2">
      <w:pPr>
        <w:rPr>
          <w:rStyle w:val="Strong"/>
          <w:rFonts w:ascii="Garamond" w:hAnsi="Garamond"/>
          <w:b w:val="0"/>
          <w:bCs w:val="0"/>
          <w:smallCaps w:val="0"/>
          <w:color w:val="000000" w:themeColor="text1"/>
        </w:rPr>
        <w:pPrChange w:id="6877" w:author="Summer 2023 updates" w:date="2024-07-31T13:42:00Z">
          <w:pPr>
            <w:spacing w:after="120"/>
          </w:pPr>
        </w:pPrChange>
      </w:pPr>
    </w:p>
    <w:p w14:paraId="1987CC30" w14:textId="44D239FD" w:rsidR="00DB16DA" w:rsidRPr="003B4409" w:rsidRDefault="002A2A32" w:rsidP="00713AB3">
      <w:pPr>
        <w:pStyle w:val="Heading3"/>
        <w:rPr>
          <w:rStyle w:val="Strong"/>
          <w:rFonts w:ascii="Garamond" w:hAnsi="Garamond"/>
          <w:b/>
        </w:rPr>
      </w:pPr>
      <w:bookmarkStart w:id="6878" w:name="_Toc141355691"/>
      <w:bookmarkStart w:id="6879" w:name="_Toc110005172"/>
      <w:r w:rsidRPr="003B4409">
        <w:rPr>
          <w:rStyle w:val="Strong"/>
          <w:rFonts w:ascii="Garamond" w:hAnsi="Garamond"/>
          <w:b/>
        </w:rPr>
        <w:t xml:space="preserve">Student </w:t>
      </w:r>
      <w:r w:rsidR="004E203A" w:rsidRPr="003B4409">
        <w:rPr>
          <w:rStyle w:val="Strong"/>
          <w:rFonts w:ascii="Garamond" w:hAnsi="Garamond"/>
          <w:b/>
        </w:rPr>
        <w:t>Life</w:t>
      </w:r>
      <w:bookmarkEnd w:id="6878"/>
      <w:bookmarkEnd w:id="6879"/>
      <w:r w:rsidR="008C196D" w:rsidRPr="003B4409">
        <w:rPr>
          <w:rStyle w:val="Strong"/>
          <w:rFonts w:ascii="Garamond" w:hAnsi="Garamond"/>
          <w:b/>
        </w:rPr>
        <w:fldChar w:fldCharType="begin"/>
      </w:r>
      <w:r w:rsidR="008C196D" w:rsidRPr="003B4409">
        <w:rPr>
          <w:rStyle w:val="Strong"/>
          <w:rFonts w:ascii="Garamond" w:hAnsi="Garamond"/>
          <w:b/>
        </w:rPr>
        <w:instrText xml:space="preserve"> XE "</w:instrText>
      </w:r>
      <w:del w:id="6880" w:author="Summer 2023 updates" w:date="2024-07-31T13:42:00Z">
        <w:r w:rsidR="008C196D" w:rsidRPr="003105DD">
          <w:rPr>
            <w:rStyle w:val="Strong"/>
            <w:b/>
          </w:rPr>
          <w:delInstrText>STUDENT DEVELOPMENT &amp; CAMPUS LIFE</w:delInstrText>
        </w:r>
      </w:del>
      <w:ins w:id="6881" w:author="Summer 2023 updates" w:date="2024-07-31T13:42:00Z">
        <w:r w:rsidR="008C196D" w:rsidRPr="00713AB3">
          <w:rPr>
            <w:rStyle w:val="Strong"/>
            <w:rFonts w:ascii="Garamond" w:hAnsi="Garamond"/>
            <w:b/>
          </w:rPr>
          <w:instrText>S</w:instrText>
        </w:r>
        <w:r w:rsidR="002233AB">
          <w:rPr>
            <w:rStyle w:val="Strong"/>
            <w:rFonts w:ascii="Garamond" w:hAnsi="Garamond"/>
            <w:b/>
          </w:rPr>
          <w:instrText xml:space="preserve">tudent </w:instrText>
        </w:r>
        <w:r w:rsidR="008C196D" w:rsidRPr="00713AB3">
          <w:rPr>
            <w:rStyle w:val="Strong"/>
            <w:rFonts w:ascii="Garamond" w:hAnsi="Garamond"/>
            <w:b/>
          </w:rPr>
          <w:instrText>D</w:instrText>
        </w:r>
        <w:r w:rsidR="002233AB">
          <w:rPr>
            <w:rStyle w:val="Strong"/>
            <w:rFonts w:ascii="Garamond" w:hAnsi="Garamond"/>
            <w:b/>
          </w:rPr>
          <w:instrText>evelopment</w:instrText>
        </w:r>
        <w:r w:rsidR="008C196D" w:rsidRPr="00713AB3">
          <w:rPr>
            <w:rStyle w:val="Strong"/>
            <w:rFonts w:ascii="Garamond" w:hAnsi="Garamond"/>
            <w:b/>
          </w:rPr>
          <w:instrText xml:space="preserve"> &amp; C</w:instrText>
        </w:r>
        <w:r w:rsidR="002233AB">
          <w:rPr>
            <w:rStyle w:val="Strong"/>
            <w:rFonts w:ascii="Garamond" w:hAnsi="Garamond"/>
            <w:b/>
          </w:rPr>
          <w:instrText>ampus</w:instrText>
        </w:r>
        <w:r w:rsidR="008C196D" w:rsidRPr="00713AB3">
          <w:rPr>
            <w:rStyle w:val="Strong"/>
            <w:rFonts w:ascii="Garamond" w:hAnsi="Garamond"/>
            <w:b/>
          </w:rPr>
          <w:instrText xml:space="preserve"> L</w:instrText>
        </w:r>
        <w:r w:rsidR="002233AB">
          <w:rPr>
            <w:rStyle w:val="Strong"/>
            <w:rFonts w:ascii="Garamond" w:hAnsi="Garamond"/>
            <w:b/>
          </w:rPr>
          <w:instrText>ife</w:instrText>
        </w:r>
      </w:ins>
      <w:r w:rsidR="008C196D" w:rsidRPr="003B4409">
        <w:rPr>
          <w:rStyle w:val="Strong"/>
          <w:rFonts w:ascii="Garamond" w:hAnsi="Garamond"/>
          <w:b/>
        </w:rPr>
        <w:instrText xml:space="preserve">" </w:instrText>
      </w:r>
      <w:r w:rsidR="008C196D" w:rsidRPr="003B4409">
        <w:rPr>
          <w:rStyle w:val="Strong"/>
          <w:rFonts w:ascii="Garamond" w:hAnsi="Garamond"/>
          <w:b/>
        </w:rPr>
        <w:fldChar w:fldCharType="end"/>
      </w:r>
    </w:p>
    <w:p w14:paraId="09B0FC32" w14:textId="173BA7CB" w:rsidR="00F76930" w:rsidRPr="00424939" w:rsidRDefault="004E203A" w:rsidP="008B7961">
      <w:pPr>
        <w:rPr>
          <w:rPrChange w:id="6882" w:author="Summer 2023 updates" w:date="2024-07-31T13:42:00Z">
            <w:rPr>
              <w:color w:val="000000" w:themeColor="text1"/>
            </w:rPr>
          </w:rPrChange>
        </w:rPr>
        <w:pPrChange w:id="6883" w:author="Summer 2023 updates" w:date="2024-07-31T13:42:00Z">
          <w:pPr>
            <w:spacing w:after="120"/>
          </w:pPr>
        </w:pPrChange>
      </w:pPr>
      <w:r>
        <w:rPr>
          <w:rPrChange w:id="6884" w:author="Summer 2023 updates" w:date="2024-07-31T13:42:00Z">
            <w:rPr>
              <w:color w:val="000000" w:themeColor="text1"/>
            </w:rPr>
          </w:rPrChange>
        </w:rPr>
        <w:t>Student Life</w:t>
      </w:r>
      <w:r w:rsidR="00F76930" w:rsidRPr="00424939">
        <w:rPr>
          <w:rPrChange w:id="6885" w:author="Summer 2023 updates" w:date="2024-07-31T13:42:00Z">
            <w:rPr>
              <w:color w:val="000000" w:themeColor="text1"/>
            </w:rPr>
          </w:rPrChange>
        </w:rPr>
        <w:t xml:space="preserve"> provides personalized support to students, enabling each to gain the best possible undergraduate education adding substantially to the educational program. Residence accommodations, along with living and learning values, an attractive campus social life, a sound health program, good recreational facilities, and a program of co-curricular activities are among the opportunities offered </w:t>
      </w:r>
      <w:r>
        <w:rPr>
          <w:rPrChange w:id="6886" w:author="Summer 2023 updates" w:date="2024-07-31T13:42:00Z">
            <w:rPr>
              <w:color w:val="000000" w:themeColor="text1"/>
            </w:rPr>
          </w:rPrChange>
        </w:rPr>
        <w:t>Student Life.</w:t>
      </w:r>
    </w:p>
    <w:p w14:paraId="65C7CAD3" w14:textId="68FDFDEE" w:rsidR="00F76930" w:rsidRPr="00424939" w:rsidRDefault="00F76930" w:rsidP="0018638C">
      <w:pPr>
        <w:keepNext/>
        <w:spacing w:before="120" w:after="0"/>
        <w:rPr>
          <w:rFonts w:cs="Times New Roman"/>
          <w:b/>
          <w:color w:val="000000" w:themeColor="text1"/>
        </w:rPr>
        <w:pPrChange w:id="6887" w:author="Summer 2023 updates" w:date="2024-07-31T13:42:00Z">
          <w:pPr>
            <w:keepNext/>
            <w:spacing w:after="0"/>
          </w:pPr>
        </w:pPrChange>
      </w:pPr>
      <w:r w:rsidRPr="00424939">
        <w:rPr>
          <w:rFonts w:cs="Times New Roman"/>
          <w:b/>
          <w:color w:val="000000" w:themeColor="text1"/>
        </w:rPr>
        <w:t>Campus Civility Statement</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Campus Civility Statement</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3CBCF77D" w14:textId="77777777" w:rsidR="00F76930" w:rsidRPr="00424939" w:rsidRDefault="00F76930" w:rsidP="006172FF">
      <w:pPr>
        <w:rPr>
          <w:rFonts w:cs="Times New Roman"/>
          <w:color w:val="000000" w:themeColor="text1"/>
        </w:rPr>
      </w:pPr>
      <w:r w:rsidRPr="00424939">
        <w:rPr>
          <w:rFonts w:cs="Times New Roman"/>
          <w:color w:val="000000" w:themeColor="text1"/>
        </w:rPr>
        <w:t xml:space="preserve">This statement was written by students in order to address standards of civility and respect within the Coe College community. This statement is a living document and is intended to evolve over time. </w:t>
      </w:r>
    </w:p>
    <w:p w14:paraId="386F5366" w14:textId="77777777" w:rsidR="00F76930" w:rsidRPr="00424939" w:rsidRDefault="00F76930" w:rsidP="00FF5B89">
      <w:pPr>
        <w:rPr>
          <w:rFonts w:cs="Times New Roman"/>
          <w:color w:val="000000" w:themeColor="text1"/>
        </w:rPr>
      </w:pPr>
      <w:r w:rsidRPr="00424939">
        <w:rPr>
          <w:rFonts w:cs="Times New Roman"/>
          <w:color w:val="000000" w:themeColor="text1"/>
        </w:rPr>
        <w:t xml:space="preserve">We, the members of the Coe College community, expect our campus climate to be safe, mutually supportive, academically encouraging, egalitarian, and tolerant of all its members: </w:t>
      </w:r>
    </w:p>
    <w:p w14:paraId="21DF337E"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the academic experience to extend beyond the classroom into our living environment. </w:t>
      </w:r>
    </w:p>
    <w:p w14:paraId="0AC72E89"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a campus free of incidents that create a hostile living environment. </w:t>
      </w:r>
    </w:p>
    <w:p w14:paraId="1650F55F"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a healthy and responsible attitude to accompany all social gatherings. </w:t>
      </w:r>
    </w:p>
    <w:p w14:paraId="3AE1E872"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 xml:space="preserve">we expect that intoxication will not be an excuse for incidents that occur while under the influence. </w:t>
      </w:r>
    </w:p>
    <w:p w14:paraId="079F3A54" w14:textId="2808033E" w:rsidR="00F76930" w:rsidRPr="00424939" w:rsidRDefault="00F76930" w:rsidP="00FF5B89">
      <w:pPr>
        <w:spacing w:after="0"/>
        <w:rPr>
          <w:rFonts w:cs="Times New Roman"/>
          <w:color w:val="000000" w:themeColor="text1"/>
        </w:rPr>
      </w:pPr>
      <w:r w:rsidRPr="00424939">
        <w:rPr>
          <w:rFonts w:cs="Times New Roman"/>
          <w:color w:val="000000" w:themeColor="text1"/>
        </w:rPr>
        <w:t>we expect that diversity of opinion should be cultivated and encouraged as well as respected within our community.</w:t>
      </w:r>
      <w:r w:rsidR="00F47F83" w:rsidRPr="00424939">
        <w:rPr>
          <w:rFonts w:cs="Times New Roman"/>
          <w:color w:val="000000" w:themeColor="text1"/>
        </w:rPr>
        <w:t xml:space="preserve"> </w:t>
      </w:r>
    </w:p>
    <w:p w14:paraId="028D64FD" w14:textId="77777777" w:rsidR="00F76930" w:rsidRPr="00424939" w:rsidRDefault="00F76930" w:rsidP="00FF5B89">
      <w:pPr>
        <w:spacing w:after="0"/>
        <w:rPr>
          <w:rFonts w:cs="Times New Roman"/>
          <w:color w:val="000000" w:themeColor="text1"/>
        </w:rPr>
      </w:pPr>
      <w:r w:rsidRPr="00424939">
        <w:rPr>
          <w:rFonts w:cs="Times New Roman"/>
          <w:color w:val="000000" w:themeColor="text1"/>
        </w:rPr>
        <w:t>we expect that everyone will have the right to be respected for his or her individuality.</w:t>
      </w:r>
    </w:p>
    <w:p w14:paraId="0567E16E" w14:textId="77777777" w:rsidR="00F76930" w:rsidRPr="00424939" w:rsidRDefault="00F76930" w:rsidP="00FF5B89">
      <w:pPr>
        <w:spacing w:after="120"/>
        <w:rPr>
          <w:rFonts w:cs="Times New Roman"/>
          <w:color w:val="000000" w:themeColor="text1"/>
        </w:rPr>
      </w:pPr>
      <w:r w:rsidRPr="00424939">
        <w:rPr>
          <w:rFonts w:cs="Times New Roman"/>
          <w:color w:val="000000" w:themeColor="text1"/>
        </w:rPr>
        <w:t xml:space="preserve">we expect all campus community members to respect the rights of other persons regardless of their actual or perceived age, color, creed, disability, gender identity, national origin, race, religion, sex, or sexual orientation. </w:t>
      </w:r>
    </w:p>
    <w:p w14:paraId="6F20AF52" w14:textId="5B1950D0" w:rsidR="002F235A" w:rsidRDefault="00F76930" w:rsidP="00B43BF4">
      <w:pPr>
        <w:rPr>
          <w:b/>
          <w:color w:val="000000" w:themeColor="text1"/>
          <w:rPrChange w:id="6888" w:author="Summer 2023 updates" w:date="2024-07-31T13:42:00Z">
            <w:rPr>
              <w:color w:val="000000" w:themeColor="text1"/>
            </w:rPr>
          </w:rPrChange>
        </w:rPr>
        <w:pPrChange w:id="6889" w:author="Summer 2023 updates" w:date="2024-07-31T13:42:00Z">
          <w:pPr>
            <w:spacing w:after="120"/>
          </w:pPr>
        </w:pPrChange>
      </w:pPr>
      <w:r w:rsidRPr="00424939">
        <w:rPr>
          <w:rFonts w:cs="Times New Roman"/>
          <w:color w:val="000000" w:themeColor="text1"/>
        </w:rPr>
        <w:t xml:space="preserve">A community is made up of individuals who model these standards and hold each other accountable. In order for the community to encompass the goals outlined above, each individual must be responsible and accountable for her or his own actions and words. </w:t>
      </w:r>
    </w:p>
    <w:p w14:paraId="50077FDE" w14:textId="77777777" w:rsidR="002F235A" w:rsidRDefault="002F235A">
      <w:pPr>
        <w:spacing w:after="200" w:line="276" w:lineRule="auto"/>
        <w:rPr>
          <w:del w:id="6890" w:author="Summer 2023 updates" w:date="2024-07-31T13:42:00Z"/>
          <w:rFonts w:cs="Times New Roman"/>
          <w:b/>
          <w:color w:val="000000" w:themeColor="text1"/>
        </w:rPr>
      </w:pPr>
      <w:del w:id="6891" w:author="Summer 2023 updates" w:date="2024-07-31T13:42:00Z">
        <w:r>
          <w:rPr>
            <w:rFonts w:cs="Times New Roman"/>
            <w:b/>
            <w:color w:val="000000" w:themeColor="text1"/>
          </w:rPr>
          <w:br w:type="page"/>
        </w:r>
      </w:del>
    </w:p>
    <w:p w14:paraId="18EE26E4" w14:textId="59D22D4C" w:rsidR="00F76930" w:rsidRPr="00424939" w:rsidRDefault="00D10A8F" w:rsidP="00B43BF4">
      <w:pPr>
        <w:keepNext/>
        <w:spacing w:before="120" w:after="0"/>
        <w:rPr>
          <w:rFonts w:cs="Times New Roman"/>
          <w:b/>
          <w:color w:val="000000" w:themeColor="text1"/>
        </w:rPr>
        <w:pPrChange w:id="6892" w:author="Summer 2023 updates" w:date="2024-07-31T13:42:00Z">
          <w:pPr>
            <w:keepNext/>
            <w:spacing w:after="0"/>
          </w:pPr>
        </w:pPrChange>
      </w:pPr>
      <w:r w:rsidRPr="00424939">
        <w:rPr>
          <w:rFonts w:cs="Times New Roman"/>
          <w:b/>
          <w:color w:val="000000" w:themeColor="text1"/>
        </w:rPr>
        <w:t>Student Contribution to College Policy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Contribution to College Policy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0356ABB5" w14:textId="50143607" w:rsidR="00F76930" w:rsidRPr="00424939" w:rsidRDefault="00F76930" w:rsidP="00750408">
      <w:pPr>
        <w:rPr>
          <w:rPrChange w:id="6893" w:author="Summer 2023 updates" w:date="2024-07-31T13:42:00Z">
            <w:rPr>
              <w:color w:val="000000" w:themeColor="text1"/>
            </w:rPr>
          </w:rPrChange>
        </w:rPr>
        <w:pPrChange w:id="6894" w:author="Summer 2023 updates" w:date="2024-07-31T13:42:00Z">
          <w:pPr>
            <w:spacing w:after="120"/>
          </w:pPr>
        </w:pPrChange>
      </w:pPr>
      <w:r w:rsidRPr="00424939">
        <w:rPr>
          <w:rPrChange w:id="6895" w:author="Summer 2023 updates" w:date="2024-07-31T13:42:00Z">
            <w:rPr>
              <w:color w:val="000000" w:themeColor="text1"/>
            </w:rPr>
          </w:rPrChange>
        </w:rPr>
        <w:t>Coe is proud of its traditions and its ability to change. While cognizant of the past, the College is also sensitive to the changing nature and needs of students. Coe students play an integral part in the initiation of change by utilizing available channels and by the creative development and use of new ones. The Student Senate</w:t>
      </w:r>
      <w:r w:rsidR="008C196D" w:rsidRPr="00424939">
        <w:rPr>
          <w:rPrChange w:id="6896" w:author="Summer 2023 updates" w:date="2024-07-31T13:42:00Z">
            <w:rPr>
              <w:color w:val="000000" w:themeColor="text1"/>
            </w:rPr>
          </w:rPrChange>
        </w:rPr>
        <w:fldChar w:fldCharType="begin"/>
      </w:r>
      <w:r w:rsidR="008C196D" w:rsidRPr="00424939">
        <w:rPr>
          <w:rPrChange w:id="6897" w:author="Summer 2023 updates" w:date="2024-07-31T13:42:00Z">
            <w:rPr>
              <w:color w:val="000000" w:themeColor="text1"/>
            </w:rPr>
          </w:rPrChange>
        </w:rPr>
        <w:instrText xml:space="preserve"> XE "</w:instrText>
      </w:r>
      <w:r w:rsidR="008C196D" w:rsidRPr="00424939">
        <w:rPr>
          <w:b/>
          <w:rPrChange w:id="6898" w:author="Summer 2023 updates" w:date="2024-07-31T13:42:00Z">
            <w:rPr>
              <w:b/>
              <w:color w:val="000000" w:themeColor="text1"/>
            </w:rPr>
          </w:rPrChange>
        </w:rPr>
        <w:instrText>Student Senate</w:instrText>
      </w:r>
      <w:r w:rsidR="008C196D" w:rsidRPr="00424939">
        <w:rPr>
          <w:rPrChange w:id="6899" w:author="Summer 2023 updates" w:date="2024-07-31T13:42:00Z">
            <w:rPr>
              <w:color w:val="000000" w:themeColor="text1"/>
            </w:rPr>
          </w:rPrChange>
        </w:rPr>
        <w:instrText xml:space="preserve">" </w:instrText>
      </w:r>
      <w:r w:rsidR="008C196D" w:rsidRPr="00424939">
        <w:rPr>
          <w:rPrChange w:id="6900" w:author="Summer 2023 updates" w:date="2024-07-31T13:42:00Z">
            <w:rPr>
              <w:color w:val="000000" w:themeColor="text1"/>
            </w:rPr>
          </w:rPrChange>
        </w:rPr>
        <w:fldChar w:fldCharType="end"/>
      </w:r>
      <w:r w:rsidRPr="00424939">
        <w:rPr>
          <w:rPrChange w:id="6901" w:author="Summer 2023 updates" w:date="2024-07-31T13:42:00Z">
            <w:rPr>
              <w:color w:val="000000" w:themeColor="text1"/>
            </w:rPr>
          </w:rPrChange>
        </w:rPr>
        <w:t xml:space="preserve"> </w:t>
      </w:r>
      <w:r w:rsidR="0049052B">
        <w:rPr>
          <w:rPrChange w:id="6902" w:author="Summer 2023 updates" w:date="2024-07-31T13:42:00Z">
            <w:rPr>
              <w:color w:val="000000" w:themeColor="text1"/>
            </w:rPr>
          </w:rPrChange>
        </w:rPr>
        <w:t>is a</w:t>
      </w:r>
      <w:r w:rsidRPr="00424939">
        <w:rPr>
          <w:rPrChange w:id="6903" w:author="Summer 2023 updates" w:date="2024-07-31T13:42:00Z">
            <w:rPr>
              <w:color w:val="000000" w:themeColor="text1"/>
            </w:rPr>
          </w:rPrChange>
        </w:rPr>
        <w:t xml:space="preserve"> </w:t>
      </w:r>
      <w:r w:rsidR="008D5127" w:rsidRPr="00424939">
        <w:rPr>
          <w:rPrChange w:id="6904" w:author="Summer 2023 updates" w:date="2024-07-31T13:42:00Z">
            <w:rPr>
              <w:color w:val="000000" w:themeColor="text1"/>
            </w:rPr>
          </w:rPrChange>
        </w:rPr>
        <w:t>frequent forum</w:t>
      </w:r>
      <w:r w:rsidRPr="00424939">
        <w:rPr>
          <w:rPrChange w:id="6905" w:author="Summer 2023 updates" w:date="2024-07-31T13:42:00Z">
            <w:rPr>
              <w:color w:val="000000" w:themeColor="text1"/>
            </w:rPr>
          </w:rPrChange>
        </w:rPr>
        <w:t xml:space="preserve"> for the resolution of student concerns. </w:t>
      </w:r>
    </w:p>
    <w:p w14:paraId="2F05FF0B" w14:textId="4B5882FF" w:rsidR="00F76930" w:rsidRPr="00424939" w:rsidRDefault="00F76930" w:rsidP="00B43BF4">
      <w:pPr>
        <w:spacing w:before="120" w:after="0"/>
        <w:rPr>
          <w:rFonts w:cs="Times New Roman"/>
          <w:b/>
          <w:color w:val="000000" w:themeColor="text1"/>
        </w:rPr>
        <w:pPrChange w:id="6906" w:author="Summer 2023 updates" w:date="2024-07-31T13:42:00Z">
          <w:pPr>
            <w:spacing w:after="0"/>
          </w:pPr>
        </w:pPrChange>
      </w:pPr>
      <w:r w:rsidRPr="00424939">
        <w:rPr>
          <w:rFonts w:cs="Times New Roman"/>
          <w:b/>
          <w:color w:val="000000" w:themeColor="text1"/>
        </w:rPr>
        <w:t>Student Senate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4161CFE" w14:textId="479E0620" w:rsidR="00F76930" w:rsidRPr="00424939" w:rsidRDefault="00F76930" w:rsidP="00DB5E9E">
      <w:pPr>
        <w:spacing w:after="120"/>
        <w:rPr>
          <w:rFonts w:cs="Times New Roman"/>
          <w:color w:val="000000" w:themeColor="text1"/>
        </w:rPr>
      </w:pPr>
      <w:r w:rsidRPr="00424939">
        <w:rPr>
          <w:rFonts w:cs="Times New Roman"/>
          <w:color w:val="000000" w:themeColor="text1"/>
        </w:rPr>
        <w:t>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the representative government of Coe students and coordinates many co-curricular activities. Through the student activity </w:t>
      </w:r>
      <w:r w:rsidR="00066316" w:rsidRPr="00424939">
        <w:rPr>
          <w:rFonts w:cs="Times New Roman"/>
          <w:color w:val="000000" w:themeColor="text1"/>
        </w:rPr>
        <w:t>fee,</w:t>
      </w:r>
      <w:r w:rsidRPr="00424939">
        <w:rPr>
          <w:rFonts w:cs="Times New Roman"/>
          <w:color w:val="000000" w:themeColor="text1"/>
        </w:rPr>
        <w:t xml:space="preserve"> the Senate funds the weekly newspaper, the Cosmos, and other student publications. The Student Activities Committee (SAC) of the Student Senate sponsors bands, comedians, multicultural programming, and other kinds of entertainment and activities. </w:t>
      </w:r>
    </w:p>
    <w:p w14:paraId="0523A16E" w14:textId="5BA3B5B2" w:rsidR="00F76930" w:rsidRPr="00424939" w:rsidRDefault="00F76930" w:rsidP="00B43BF4">
      <w:pPr>
        <w:spacing w:before="120" w:after="0"/>
        <w:rPr>
          <w:rFonts w:cs="Times New Roman"/>
          <w:b/>
          <w:color w:val="000000" w:themeColor="text1"/>
        </w:rPr>
        <w:pPrChange w:id="6907" w:author="Summer 2023 updates" w:date="2024-07-31T13:42:00Z">
          <w:pPr>
            <w:spacing w:after="0"/>
          </w:pPr>
        </w:pPrChange>
      </w:pPr>
      <w:r w:rsidRPr="00424939">
        <w:rPr>
          <w:rFonts w:cs="Times New Roman"/>
          <w:b/>
          <w:color w:val="000000" w:themeColor="text1"/>
        </w:rPr>
        <w:t xml:space="preserve">Student </w:t>
      </w:r>
      <w:r w:rsidR="00A04BF0">
        <w:rPr>
          <w:rFonts w:cs="Times New Roman"/>
          <w:b/>
          <w:color w:val="000000" w:themeColor="text1"/>
        </w:rPr>
        <w:t>Handbook</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Reference Book</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42F4A9F7" w14:textId="69866FD1" w:rsidR="00F76930" w:rsidRPr="00424939" w:rsidRDefault="00F76930" w:rsidP="00750408">
      <w:pPr>
        <w:rPr>
          <w:rPrChange w:id="6908" w:author="Summer 2023 updates" w:date="2024-07-31T13:42:00Z">
            <w:rPr>
              <w:color w:val="000000" w:themeColor="text1"/>
            </w:rPr>
          </w:rPrChange>
        </w:rPr>
        <w:pPrChange w:id="6909" w:author="Summer 2023 updates" w:date="2024-07-31T13:42:00Z">
          <w:pPr>
            <w:spacing w:after="120"/>
          </w:pPr>
        </w:pPrChange>
      </w:pPr>
      <w:r w:rsidRPr="00424939">
        <w:rPr>
          <w:rPrChange w:id="6910" w:author="Summer 2023 updates" w:date="2024-07-31T13:42:00Z">
            <w:rPr>
              <w:color w:val="000000" w:themeColor="text1"/>
            </w:rPr>
          </w:rPrChange>
        </w:rPr>
        <w:t xml:space="preserve">The </w:t>
      </w:r>
      <w:r w:rsidR="00A04BF0">
        <w:rPr>
          <w:i/>
          <w:rPrChange w:id="6911" w:author="Summer 2023 updates" w:date="2024-07-31T13:42:00Z">
            <w:rPr>
              <w:i/>
              <w:color w:val="000000" w:themeColor="text1"/>
            </w:rPr>
          </w:rPrChange>
        </w:rPr>
        <w:t>College Policies and S</w:t>
      </w:r>
      <w:r w:rsidRPr="00424939">
        <w:rPr>
          <w:i/>
          <w:rPrChange w:id="6912" w:author="Summer 2023 updates" w:date="2024-07-31T13:42:00Z">
            <w:rPr>
              <w:i/>
              <w:color w:val="000000" w:themeColor="text1"/>
            </w:rPr>
          </w:rPrChange>
        </w:rPr>
        <w:t xml:space="preserve">tudent </w:t>
      </w:r>
      <w:r w:rsidR="00A04BF0">
        <w:rPr>
          <w:i/>
          <w:rPrChange w:id="6913" w:author="Summer 2023 updates" w:date="2024-07-31T13:42:00Z">
            <w:rPr>
              <w:i/>
              <w:color w:val="000000" w:themeColor="text1"/>
            </w:rPr>
          </w:rPrChange>
        </w:rPr>
        <w:t>Handb</w:t>
      </w:r>
      <w:r w:rsidR="007731FD" w:rsidRPr="00424939">
        <w:rPr>
          <w:i/>
          <w:rPrChange w:id="6914" w:author="Summer 2023 updates" w:date="2024-07-31T13:42:00Z">
            <w:rPr>
              <w:i/>
              <w:color w:val="000000" w:themeColor="text1"/>
            </w:rPr>
          </w:rPrChange>
        </w:rPr>
        <w:t xml:space="preserve">ook </w:t>
      </w:r>
      <w:r w:rsidRPr="00424939">
        <w:rPr>
          <w:rPrChange w:id="6915" w:author="Summer 2023 updates" w:date="2024-07-31T13:42:00Z">
            <w:rPr>
              <w:color w:val="000000" w:themeColor="text1"/>
            </w:rPr>
          </w:rPrChange>
        </w:rPr>
        <w:t xml:space="preserve">outlines the College’s expectations for responsible behavior reflecting maturity, mutual respect, and cooperation among all members of the Coe community. </w:t>
      </w:r>
      <w:r w:rsidR="004E203A">
        <w:rPr>
          <w:rPrChange w:id="6916" w:author="Summer 2023 updates" w:date="2024-07-31T13:42:00Z">
            <w:rPr>
              <w:color w:val="000000" w:themeColor="text1"/>
            </w:rPr>
          </w:rPrChange>
        </w:rPr>
        <w:t>Student Life</w:t>
      </w:r>
      <w:r w:rsidR="000657FA" w:rsidRPr="00424939">
        <w:rPr>
          <w:rPrChange w:id="6917" w:author="Summer 2023 updates" w:date="2024-07-31T13:42:00Z">
            <w:rPr>
              <w:color w:val="000000" w:themeColor="text1"/>
            </w:rPr>
          </w:rPrChange>
        </w:rPr>
        <w:t xml:space="preserve"> develops</w:t>
      </w:r>
      <w:r w:rsidRPr="00424939">
        <w:rPr>
          <w:rPrChange w:id="6918" w:author="Summer 2023 updates" w:date="2024-07-31T13:42:00Z">
            <w:rPr>
              <w:color w:val="000000" w:themeColor="text1"/>
            </w:rPr>
          </w:rPrChange>
        </w:rPr>
        <w:t xml:space="preserve"> policies for </w:t>
      </w:r>
      <w:r w:rsidR="004B7AB3" w:rsidRPr="00424939">
        <w:rPr>
          <w:rPrChange w:id="6919" w:author="Summer 2023 updates" w:date="2024-07-31T13:42:00Z">
            <w:rPr>
              <w:color w:val="000000" w:themeColor="text1"/>
            </w:rPr>
          </w:rPrChange>
        </w:rPr>
        <w:t>conduct</w:t>
      </w:r>
      <w:r w:rsidRPr="00424939">
        <w:rPr>
          <w:rPrChange w:id="6920" w:author="Summer 2023 updates" w:date="2024-07-31T13:42:00Z">
            <w:rPr>
              <w:color w:val="000000" w:themeColor="text1"/>
            </w:rPr>
          </w:rPrChange>
        </w:rPr>
        <w:t xml:space="preserve"> procedures, residence hall living, student organizations, and other areas of student affairs for approval by the Board of Trustees. </w:t>
      </w:r>
      <w:r w:rsidR="000657FA" w:rsidRPr="00424939">
        <w:rPr>
          <w:rPrChange w:id="6921" w:author="Summer 2023 updates" w:date="2024-07-31T13:42:00Z">
            <w:rPr>
              <w:color w:val="000000" w:themeColor="text1"/>
            </w:rPr>
          </w:rPrChange>
        </w:rPr>
        <w:t>The</w:t>
      </w:r>
      <w:r w:rsidRPr="00424939">
        <w:rPr>
          <w:rPrChange w:id="6922" w:author="Summer 2023 updates" w:date="2024-07-31T13:42:00Z">
            <w:rPr>
              <w:color w:val="000000" w:themeColor="text1"/>
            </w:rPr>
          </w:rPrChange>
        </w:rPr>
        <w:t xml:space="preserve"> </w:t>
      </w:r>
      <w:r w:rsidR="00A04BF0">
        <w:rPr>
          <w:i/>
          <w:rPrChange w:id="6923" w:author="Summer 2023 updates" w:date="2024-07-31T13:42:00Z">
            <w:rPr>
              <w:i/>
              <w:color w:val="000000" w:themeColor="text1"/>
            </w:rPr>
          </w:rPrChange>
        </w:rPr>
        <w:t>College Policies and S</w:t>
      </w:r>
      <w:r w:rsidR="00A04BF0" w:rsidRPr="00424939">
        <w:rPr>
          <w:i/>
          <w:rPrChange w:id="6924" w:author="Summer 2023 updates" w:date="2024-07-31T13:42:00Z">
            <w:rPr>
              <w:i/>
              <w:color w:val="000000" w:themeColor="text1"/>
            </w:rPr>
          </w:rPrChange>
        </w:rPr>
        <w:t xml:space="preserve">tudent </w:t>
      </w:r>
      <w:r w:rsidR="00A04BF0">
        <w:rPr>
          <w:i/>
          <w:rPrChange w:id="6925" w:author="Summer 2023 updates" w:date="2024-07-31T13:42:00Z">
            <w:rPr>
              <w:i/>
              <w:color w:val="000000" w:themeColor="text1"/>
            </w:rPr>
          </w:rPrChange>
        </w:rPr>
        <w:t>Handb</w:t>
      </w:r>
      <w:r w:rsidR="00A04BF0" w:rsidRPr="00424939">
        <w:rPr>
          <w:i/>
          <w:rPrChange w:id="6926" w:author="Summer 2023 updates" w:date="2024-07-31T13:42:00Z">
            <w:rPr>
              <w:i/>
              <w:color w:val="000000" w:themeColor="text1"/>
            </w:rPr>
          </w:rPrChange>
        </w:rPr>
        <w:t>ook</w:t>
      </w:r>
      <w:r w:rsidR="00A04BF0" w:rsidRPr="00424939">
        <w:rPr>
          <w:rPrChange w:id="6927" w:author="Summer 2023 updates" w:date="2024-07-31T13:42:00Z">
            <w:rPr>
              <w:color w:val="000000" w:themeColor="text1"/>
            </w:rPr>
          </w:rPrChange>
        </w:rPr>
        <w:t xml:space="preserve"> </w:t>
      </w:r>
      <w:r w:rsidRPr="00424939">
        <w:rPr>
          <w:rPrChange w:id="6928" w:author="Summer 2023 updates" w:date="2024-07-31T13:42:00Z">
            <w:rPr>
              <w:color w:val="000000" w:themeColor="text1"/>
            </w:rPr>
          </w:rPrChange>
        </w:rPr>
        <w:t>is available online at</w:t>
      </w:r>
      <w:r w:rsidR="00937658" w:rsidRPr="00424939">
        <w:rPr>
          <w:rPrChange w:id="6929" w:author="Summer 2023 updates" w:date="2024-07-31T13:42:00Z">
            <w:rPr>
              <w:color w:val="000000" w:themeColor="text1"/>
            </w:rPr>
          </w:rPrChange>
        </w:rPr>
        <w:t xml:space="preserve"> </w:t>
      </w:r>
      <w:r w:rsidR="003B4409">
        <w:fldChar w:fldCharType="begin"/>
      </w:r>
      <w:r w:rsidR="003B4409">
        <w:instrText xml:space="preserve"> HYPERLINK "https://www.coe.edu/student-life/student-development/college-policies-student-handbook" </w:instrText>
      </w:r>
      <w:r w:rsidR="003B4409">
        <w:fldChar w:fldCharType="separate"/>
      </w:r>
      <w:r w:rsidR="00937658" w:rsidRPr="00424939">
        <w:rPr>
          <w:rStyle w:val="Hyperlink"/>
          <w:rFonts w:cs="Times New Roman"/>
          <w:color w:val="000000" w:themeColor="text1"/>
        </w:rPr>
        <w:t>https://www.coe.edu/student-life/student-development/college-policies-student-handbook</w:t>
      </w:r>
      <w:r w:rsidRPr="00487DE1">
        <w:rPr>
          <w:rStyle w:val="Hyperlink"/>
          <w:color w:val="000000" w:themeColor="text1"/>
          <w:u w:val="none"/>
          <w:rPrChange w:id="6930" w:author="Summer 2023 updates" w:date="2024-07-31T13:42:00Z">
            <w:rPr>
              <w:rStyle w:val="Hyperlink"/>
              <w:color w:val="000000" w:themeColor="text1"/>
            </w:rPr>
          </w:rPrChange>
        </w:rPr>
        <w:t>.</w:t>
      </w:r>
      <w:r w:rsidR="003B4409">
        <w:rPr>
          <w:rStyle w:val="Hyperlink"/>
          <w:color w:val="000000" w:themeColor="text1"/>
          <w:u w:val="none"/>
          <w:rPrChange w:id="6931" w:author="Summer 2023 updates" w:date="2024-07-31T13:42:00Z">
            <w:rPr>
              <w:rStyle w:val="Hyperlink"/>
              <w:color w:val="000000" w:themeColor="text1"/>
            </w:rPr>
          </w:rPrChange>
        </w:rPr>
        <w:fldChar w:fldCharType="end"/>
      </w:r>
      <w:r w:rsidRPr="00424939">
        <w:rPr>
          <w:rPrChange w:id="6932" w:author="Summer 2023 updates" w:date="2024-07-31T13:42:00Z">
            <w:rPr>
              <w:color w:val="000000" w:themeColor="text1"/>
            </w:rPr>
          </w:rPrChange>
        </w:rPr>
        <w:t xml:space="preserve"> </w:t>
      </w:r>
    </w:p>
    <w:p w14:paraId="2A3B0A02" w14:textId="1D9EEC93" w:rsidR="00CE7DE8" w:rsidRPr="00424939" w:rsidRDefault="00CE7DE8" w:rsidP="00B43BF4">
      <w:pPr>
        <w:spacing w:before="120" w:after="0"/>
        <w:rPr>
          <w:rFonts w:cs="Times New Roman"/>
          <w:b/>
          <w:color w:val="000000" w:themeColor="text1"/>
        </w:rPr>
        <w:pPrChange w:id="6933" w:author="Summer 2023 updates" w:date="2024-07-31T13:42:00Z">
          <w:pPr>
            <w:spacing w:after="0"/>
          </w:pPr>
        </w:pPrChange>
      </w:pPr>
      <w:r w:rsidRPr="00424939">
        <w:rPr>
          <w:rFonts w:cs="Times New Roman"/>
          <w:b/>
          <w:color w:val="000000" w:themeColor="text1"/>
        </w:rPr>
        <w:t>Committee Participation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Committee Participation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35FBBCCE" w14:textId="4AC14323" w:rsidR="00CE7DE8" w:rsidRDefault="00CE7DE8" w:rsidP="00750408">
      <w:pPr>
        <w:rPr>
          <w:rPrChange w:id="6934" w:author="Summer 2023 updates" w:date="2024-07-31T13:42:00Z">
            <w:rPr>
              <w:color w:val="000000" w:themeColor="text1"/>
            </w:rPr>
          </w:rPrChange>
        </w:rPr>
        <w:pPrChange w:id="6935" w:author="Summer 2023 updates" w:date="2024-07-31T13:42:00Z">
          <w:pPr>
            <w:spacing w:after="120"/>
          </w:pPr>
        </w:pPrChange>
      </w:pPr>
      <w:r w:rsidRPr="00424939">
        <w:rPr>
          <w:rPrChange w:id="6936" w:author="Summer 2023 updates" w:date="2024-07-31T13:42:00Z">
            <w:rPr>
              <w:color w:val="000000" w:themeColor="text1"/>
            </w:rPr>
          </w:rPrChange>
        </w:rPr>
        <w:t>Students serve on various committees, which aid</w:t>
      </w:r>
      <w:r w:rsidR="00B76E1A" w:rsidRPr="00424939">
        <w:rPr>
          <w:rPrChange w:id="6937" w:author="Summer 2023 updates" w:date="2024-07-31T13:42:00Z">
            <w:rPr>
              <w:color w:val="000000" w:themeColor="text1"/>
            </w:rPr>
          </w:rPrChange>
        </w:rPr>
        <w:fldChar w:fldCharType="begin"/>
      </w:r>
      <w:r w:rsidR="00B76E1A" w:rsidRPr="00424939">
        <w:rPr>
          <w:rPrChange w:id="6938" w:author="Summer 2023 updates" w:date="2024-07-31T13:42:00Z">
            <w:rPr>
              <w:color w:val="000000" w:themeColor="text1"/>
            </w:rPr>
          </w:rPrChange>
        </w:rPr>
        <w:instrText xml:space="preserve"> XE "</w:instrText>
      </w:r>
      <w:del w:id="6939" w:author="Summer 2023 updates" w:date="2024-07-31T13:42:00Z">
        <w:r w:rsidR="00B76E1A" w:rsidRPr="00424939">
          <w:rPr>
            <w:rStyle w:val="Strong"/>
            <w:rFonts w:ascii="Garamond" w:hAnsi="Garamond"/>
            <w:color w:val="000000" w:themeColor="text1"/>
          </w:rPr>
          <w:delInstrText>aid</w:delInstrText>
        </w:r>
      </w:del>
      <w:ins w:id="6940"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6941" w:author="Summer 2023 updates" w:date="2024-07-31T13:42:00Z">
            <w:rPr>
              <w:color w:val="000000" w:themeColor="text1"/>
            </w:rPr>
          </w:rPrChange>
        </w:rPr>
        <w:instrText xml:space="preserve">" </w:instrText>
      </w:r>
      <w:r w:rsidR="00B76E1A" w:rsidRPr="00424939">
        <w:rPr>
          <w:rPrChange w:id="6942" w:author="Summer 2023 updates" w:date="2024-07-31T13:42:00Z">
            <w:rPr>
              <w:color w:val="000000" w:themeColor="text1"/>
            </w:rPr>
          </w:rPrChange>
        </w:rPr>
        <w:fldChar w:fldCharType="end"/>
      </w:r>
      <w:r w:rsidRPr="00424939">
        <w:rPr>
          <w:rPrChange w:id="6943" w:author="Summer 2023 updates" w:date="2024-07-31T13:42:00Z">
            <w:rPr>
              <w:color w:val="000000" w:themeColor="text1"/>
            </w:rPr>
          </w:rPrChange>
        </w:rPr>
        <w:t xml:space="preserve"> in making educational policy at the college. Most committees (Academic Policies</w:t>
      </w:r>
      <w:r w:rsidR="00B8454E" w:rsidRPr="00424939">
        <w:rPr>
          <w:rPrChange w:id="6944" w:author="Summer 2023 updates" w:date="2024-07-31T13:42:00Z">
            <w:rPr>
              <w:color w:val="000000" w:themeColor="text1"/>
            </w:rPr>
          </w:rPrChange>
        </w:rPr>
        <w:fldChar w:fldCharType="begin"/>
      </w:r>
      <w:r w:rsidR="00B8454E" w:rsidRPr="00424939">
        <w:rPr>
          <w:rPrChange w:id="6945" w:author="Summer 2023 updates" w:date="2024-07-31T13:42:00Z">
            <w:rPr>
              <w:color w:val="000000" w:themeColor="text1"/>
            </w:rPr>
          </w:rPrChange>
        </w:rPr>
        <w:instrText xml:space="preserve"> XE "Academic Policies" </w:instrText>
      </w:r>
      <w:r w:rsidR="00B8454E" w:rsidRPr="00424939">
        <w:rPr>
          <w:rPrChange w:id="6946" w:author="Summer 2023 updates" w:date="2024-07-31T13:42:00Z">
            <w:rPr>
              <w:color w:val="000000" w:themeColor="text1"/>
            </w:rPr>
          </w:rPrChange>
        </w:rPr>
        <w:fldChar w:fldCharType="end"/>
      </w:r>
      <w:r w:rsidRPr="00424939">
        <w:rPr>
          <w:rPrChange w:id="6947" w:author="Summer 2023 updates" w:date="2024-07-31T13:42:00Z">
            <w:rPr>
              <w:color w:val="000000" w:themeColor="text1"/>
            </w:rPr>
          </w:rPrChange>
        </w:rPr>
        <w:t>, Assessment, Athletics</w:t>
      </w:r>
      <w:r w:rsidR="008C196D" w:rsidRPr="00424939">
        <w:rPr>
          <w:rPrChange w:id="6948" w:author="Summer 2023 updates" w:date="2024-07-31T13:42:00Z">
            <w:rPr>
              <w:color w:val="000000" w:themeColor="text1"/>
            </w:rPr>
          </w:rPrChange>
        </w:rPr>
        <w:fldChar w:fldCharType="begin"/>
      </w:r>
      <w:r w:rsidR="008C196D" w:rsidRPr="00424939">
        <w:rPr>
          <w:rPrChange w:id="6949" w:author="Summer 2023 updates" w:date="2024-07-31T13:42:00Z">
            <w:rPr>
              <w:color w:val="000000" w:themeColor="text1"/>
            </w:rPr>
          </w:rPrChange>
        </w:rPr>
        <w:instrText xml:space="preserve"> XE "</w:instrText>
      </w:r>
      <w:r w:rsidR="008C196D" w:rsidRPr="00424939">
        <w:rPr>
          <w:u w:val="single"/>
          <w:rPrChange w:id="6950" w:author="Summer 2023 updates" w:date="2024-07-31T13:42:00Z">
            <w:rPr>
              <w:color w:val="000000" w:themeColor="text1"/>
              <w:u w:val="single"/>
            </w:rPr>
          </w:rPrChange>
        </w:rPr>
        <w:instrText>Athletics</w:instrText>
      </w:r>
      <w:r w:rsidR="008C196D" w:rsidRPr="00424939">
        <w:rPr>
          <w:rPrChange w:id="6951" w:author="Summer 2023 updates" w:date="2024-07-31T13:42:00Z">
            <w:rPr>
              <w:color w:val="000000" w:themeColor="text1"/>
            </w:rPr>
          </w:rPrChange>
        </w:rPr>
        <w:instrText xml:space="preserve">" </w:instrText>
      </w:r>
      <w:r w:rsidR="008C196D" w:rsidRPr="00424939">
        <w:rPr>
          <w:rPrChange w:id="6952" w:author="Summer 2023 updates" w:date="2024-07-31T13:42:00Z">
            <w:rPr>
              <w:color w:val="000000" w:themeColor="text1"/>
            </w:rPr>
          </w:rPrChange>
        </w:rPr>
        <w:fldChar w:fldCharType="end"/>
      </w:r>
      <w:r w:rsidRPr="00424939">
        <w:rPr>
          <w:rPrChange w:id="6953" w:author="Summer 2023 updates" w:date="2024-07-31T13:42:00Z">
            <w:rPr>
              <w:color w:val="000000" w:themeColor="text1"/>
            </w:rPr>
          </w:rPrChange>
        </w:rPr>
        <w:t xml:space="preserve">, </w:t>
      </w:r>
      <w:r w:rsidR="005415E3">
        <w:rPr>
          <w:rPrChange w:id="6954" w:author="Summer 2023 updates" w:date="2024-07-31T13:42:00Z">
            <w:rPr>
              <w:color w:val="000000" w:themeColor="text1"/>
            </w:rPr>
          </w:rPrChange>
        </w:rPr>
        <w:t>Campus Technology</w:t>
      </w:r>
      <w:r w:rsidRPr="00424939">
        <w:rPr>
          <w:rPrChange w:id="6955" w:author="Summer 2023 updates" w:date="2024-07-31T13:42:00Z">
            <w:rPr>
              <w:color w:val="000000" w:themeColor="text1"/>
            </w:rPr>
          </w:rPrChange>
        </w:rPr>
        <w:t>, Diversity, Enrollment, Financial Aid</w:t>
      </w:r>
      <w:r w:rsidR="00B76E1A" w:rsidRPr="00424939">
        <w:rPr>
          <w:rPrChange w:id="6956" w:author="Summer 2023 updates" w:date="2024-07-31T13:42:00Z">
            <w:rPr>
              <w:color w:val="000000" w:themeColor="text1"/>
            </w:rPr>
          </w:rPrChange>
        </w:rPr>
        <w:fldChar w:fldCharType="begin"/>
      </w:r>
      <w:r w:rsidR="00B76E1A" w:rsidRPr="00424939">
        <w:rPr>
          <w:rPrChange w:id="6957" w:author="Summer 2023 updates" w:date="2024-07-31T13:42:00Z">
            <w:rPr>
              <w:color w:val="000000" w:themeColor="text1"/>
            </w:rPr>
          </w:rPrChange>
        </w:rPr>
        <w:instrText xml:space="preserve"> XE "</w:instrText>
      </w:r>
      <w:r w:rsidR="00B76E1A" w:rsidRPr="00424939">
        <w:rPr>
          <w:b/>
          <w:rPrChange w:id="6958" w:author="Summer 2023 updates" w:date="2024-07-31T13:42:00Z">
            <w:rPr>
              <w:b/>
              <w:color w:val="000000" w:themeColor="text1"/>
            </w:rPr>
          </w:rPrChange>
        </w:rPr>
        <w:instrText>Financial Aid</w:instrText>
      </w:r>
      <w:r w:rsidR="00B76E1A" w:rsidRPr="00424939">
        <w:rPr>
          <w:rPrChange w:id="6959" w:author="Summer 2023 updates" w:date="2024-07-31T13:42:00Z">
            <w:rPr>
              <w:color w:val="000000" w:themeColor="text1"/>
            </w:rPr>
          </w:rPrChange>
        </w:rPr>
        <w:instrText xml:space="preserve">" </w:instrText>
      </w:r>
      <w:r w:rsidR="00B76E1A" w:rsidRPr="00424939">
        <w:rPr>
          <w:rPrChange w:id="6960" w:author="Summer 2023 updates" w:date="2024-07-31T13:42:00Z">
            <w:rPr>
              <w:color w:val="000000" w:themeColor="text1"/>
            </w:rPr>
          </w:rPrChange>
        </w:rPr>
        <w:fldChar w:fldCharType="end"/>
      </w:r>
      <w:r w:rsidRPr="00424939">
        <w:rPr>
          <w:rPrChange w:id="6961" w:author="Summer 2023 updates" w:date="2024-07-31T13:42:00Z">
            <w:rPr>
              <w:color w:val="000000" w:themeColor="text1"/>
            </w:rPr>
          </w:rPrChange>
        </w:rPr>
        <w:t xml:space="preserve"> and Academic Progress, Executive, Finance and Facilities, First-Year Program, Internationalization, Marquis Series, Petitions, Sustainability Council, Wellness, and Writing</w:t>
      </w:r>
      <w:r w:rsidR="00B76E1A" w:rsidRPr="00424939">
        <w:rPr>
          <w:rPrChange w:id="6962" w:author="Summer 2023 updates" w:date="2024-07-31T13:42:00Z">
            <w:rPr>
              <w:color w:val="000000" w:themeColor="text1"/>
            </w:rPr>
          </w:rPrChange>
        </w:rPr>
        <w:fldChar w:fldCharType="begin"/>
      </w:r>
      <w:r w:rsidR="00B76E1A" w:rsidRPr="00424939">
        <w:rPr>
          <w:rPrChange w:id="6963" w:author="Summer 2023 updates" w:date="2024-07-31T13:42:00Z">
            <w:rPr>
              <w:color w:val="000000" w:themeColor="text1"/>
            </w:rPr>
          </w:rPrChange>
        </w:rPr>
        <w:instrText xml:space="preserve"> XE "</w:instrText>
      </w:r>
      <w:r w:rsidR="00B76E1A" w:rsidRPr="00424939">
        <w:rPr>
          <w:b/>
          <w:smallCaps/>
          <w:rPrChange w:id="6964" w:author="Summer 2023 updates" w:date="2024-07-31T13:42:00Z">
            <w:rPr>
              <w:b/>
              <w:smallCaps/>
              <w:color w:val="000000" w:themeColor="text1"/>
            </w:rPr>
          </w:rPrChange>
        </w:rPr>
        <w:instrText>Writing</w:instrText>
      </w:r>
      <w:r w:rsidR="00B76E1A" w:rsidRPr="00424939">
        <w:rPr>
          <w:rPrChange w:id="6965" w:author="Summer 2023 updates" w:date="2024-07-31T13:42:00Z">
            <w:rPr>
              <w:color w:val="000000" w:themeColor="text1"/>
            </w:rPr>
          </w:rPrChange>
        </w:rPr>
        <w:instrText xml:space="preserve">" </w:instrText>
      </w:r>
      <w:r w:rsidR="00B76E1A" w:rsidRPr="00424939">
        <w:rPr>
          <w:rPrChange w:id="6966" w:author="Summer 2023 updates" w:date="2024-07-31T13:42:00Z">
            <w:rPr>
              <w:color w:val="000000" w:themeColor="text1"/>
            </w:rPr>
          </w:rPrChange>
        </w:rPr>
        <w:fldChar w:fldCharType="end"/>
      </w:r>
      <w:r w:rsidRPr="00424939">
        <w:rPr>
          <w:rPrChange w:id="6967" w:author="Summer 2023 updates" w:date="2024-07-31T13:42:00Z">
            <w:rPr>
              <w:color w:val="000000" w:themeColor="text1"/>
            </w:rPr>
          </w:rPrChange>
        </w:rPr>
        <w:t>) include students appointed by the Student Senate</w:t>
      </w:r>
      <w:r w:rsidR="008C196D" w:rsidRPr="00424939">
        <w:rPr>
          <w:rPrChange w:id="6968" w:author="Summer 2023 updates" w:date="2024-07-31T13:42:00Z">
            <w:rPr>
              <w:color w:val="000000" w:themeColor="text1"/>
            </w:rPr>
          </w:rPrChange>
        </w:rPr>
        <w:fldChar w:fldCharType="begin"/>
      </w:r>
      <w:r w:rsidR="008C196D" w:rsidRPr="00424939">
        <w:rPr>
          <w:rPrChange w:id="6969" w:author="Summer 2023 updates" w:date="2024-07-31T13:42:00Z">
            <w:rPr>
              <w:color w:val="000000" w:themeColor="text1"/>
            </w:rPr>
          </w:rPrChange>
        </w:rPr>
        <w:instrText xml:space="preserve"> XE "</w:instrText>
      </w:r>
      <w:r w:rsidR="008C196D" w:rsidRPr="00424939">
        <w:rPr>
          <w:b/>
          <w:rPrChange w:id="6970" w:author="Summer 2023 updates" w:date="2024-07-31T13:42:00Z">
            <w:rPr>
              <w:b/>
              <w:color w:val="000000" w:themeColor="text1"/>
            </w:rPr>
          </w:rPrChange>
        </w:rPr>
        <w:instrText>Student Senate</w:instrText>
      </w:r>
      <w:r w:rsidR="008C196D" w:rsidRPr="00424939">
        <w:rPr>
          <w:rPrChange w:id="6971" w:author="Summer 2023 updates" w:date="2024-07-31T13:42:00Z">
            <w:rPr>
              <w:color w:val="000000" w:themeColor="text1"/>
            </w:rPr>
          </w:rPrChange>
        </w:rPr>
        <w:instrText xml:space="preserve">" </w:instrText>
      </w:r>
      <w:r w:rsidR="008C196D" w:rsidRPr="00424939">
        <w:rPr>
          <w:rPrChange w:id="6972" w:author="Summer 2023 updates" w:date="2024-07-31T13:42:00Z">
            <w:rPr>
              <w:color w:val="000000" w:themeColor="text1"/>
            </w:rPr>
          </w:rPrChange>
        </w:rPr>
        <w:fldChar w:fldCharType="end"/>
      </w:r>
      <w:r w:rsidRPr="00424939">
        <w:rPr>
          <w:rPrChange w:id="6973" w:author="Summer 2023 updates" w:date="2024-07-31T13:42:00Z">
            <w:rPr>
              <w:color w:val="000000" w:themeColor="text1"/>
            </w:rPr>
          </w:rPrChange>
        </w:rPr>
        <w:t xml:space="preserve"> as voting members. </w:t>
      </w:r>
    </w:p>
    <w:p w14:paraId="3CDB1FA4" w14:textId="77777777" w:rsidR="00CE1F80" w:rsidRPr="00424939" w:rsidRDefault="00CE1F80" w:rsidP="00750408">
      <w:pPr>
        <w:rPr>
          <w:ins w:id="6974" w:author="Summer 2023 updates" w:date="2024-07-31T13:42:00Z"/>
        </w:rPr>
      </w:pPr>
    </w:p>
    <w:p w14:paraId="3F25C319" w14:textId="4ADB5E5E" w:rsidR="00967D9D" w:rsidRPr="00CE1F80" w:rsidRDefault="002210BB" w:rsidP="00CE1F80">
      <w:pPr>
        <w:pStyle w:val="Heading3"/>
        <w:rPr>
          <w:rStyle w:val="Strong"/>
          <w:rFonts w:ascii="Garamond" w:hAnsi="Garamond"/>
          <w:b/>
          <w:rPrChange w:id="6975" w:author="Summer 2023 updates" w:date="2024-07-31T13:42:00Z">
            <w:rPr>
              <w:rFonts w:ascii="Garamond" w:hAnsi="Garamond"/>
              <w:color w:val="000000" w:themeColor="text1"/>
            </w:rPr>
          </w:rPrChange>
        </w:rPr>
        <w:pPrChange w:id="6976" w:author="Summer 2023 updates" w:date="2024-07-31T13:42:00Z">
          <w:pPr>
            <w:pStyle w:val="Heading4"/>
            <w:pageBreakBefore/>
          </w:pPr>
        </w:pPrChange>
      </w:pPr>
      <w:bookmarkStart w:id="6977" w:name="_Toc141355692"/>
      <w:bookmarkStart w:id="6978" w:name="_Toc110005173"/>
      <w:r w:rsidRPr="00CE1F80">
        <w:rPr>
          <w:rStyle w:val="Strong"/>
          <w:rFonts w:ascii="Garamond" w:hAnsi="Garamond"/>
          <w:b/>
          <w:rPrChange w:id="6979" w:author="Summer 2023 updates" w:date="2024-07-31T13:42:00Z">
            <w:rPr>
              <w:rFonts w:ascii="Garamond" w:hAnsi="Garamond"/>
              <w:color w:val="000000" w:themeColor="text1"/>
            </w:rPr>
          </w:rPrChange>
        </w:rPr>
        <w:t>Student Services</w:t>
      </w:r>
      <w:bookmarkEnd w:id="6977"/>
      <w:bookmarkEnd w:id="6978"/>
      <w:r w:rsidR="008C196D" w:rsidRPr="00CE1F80">
        <w:rPr>
          <w:rStyle w:val="Strong"/>
          <w:rFonts w:ascii="Garamond" w:hAnsi="Garamond"/>
          <w:b/>
          <w:rPrChange w:id="6980" w:author="Summer 2023 updates" w:date="2024-07-31T13:42:00Z">
            <w:rPr>
              <w:rFonts w:ascii="Garamond" w:hAnsi="Garamond"/>
              <w:color w:val="000000" w:themeColor="text1"/>
            </w:rPr>
          </w:rPrChange>
        </w:rPr>
        <w:fldChar w:fldCharType="begin"/>
      </w:r>
      <w:r w:rsidR="008C196D" w:rsidRPr="00CE1F80">
        <w:rPr>
          <w:rStyle w:val="Strong"/>
          <w:rFonts w:ascii="Garamond" w:hAnsi="Garamond"/>
          <w:b/>
          <w:rPrChange w:id="6981" w:author="Summer 2023 updates" w:date="2024-07-31T13:42:00Z">
            <w:rPr>
              <w:rFonts w:ascii="Garamond" w:hAnsi="Garamond"/>
              <w:color w:val="000000" w:themeColor="text1"/>
            </w:rPr>
          </w:rPrChange>
        </w:rPr>
        <w:instrText xml:space="preserve"> XE "Student Services" </w:instrText>
      </w:r>
      <w:r w:rsidR="008C196D" w:rsidRPr="00CE1F80">
        <w:rPr>
          <w:rStyle w:val="Strong"/>
          <w:rFonts w:ascii="Garamond" w:hAnsi="Garamond"/>
          <w:b/>
          <w:rPrChange w:id="6982" w:author="Summer 2023 updates" w:date="2024-07-31T13:42:00Z">
            <w:rPr>
              <w:rFonts w:ascii="Garamond" w:hAnsi="Garamond"/>
              <w:color w:val="000000" w:themeColor="text1"/>
            </w:rPr>
          </w:rPrChange>
        </w:rPr>
        <w:fldChar w:fldCharType="end"/>
      </w:r>
    </w:p>
    <w:p w14:paraId="26BA62F6" w14:textId="37C6B1EA" w:rsidR="00967D9D" w:rsidRPr="003105DD" w:rsidRDefault="00DB16DA" w:rsidP="00CB2CEC">
      <w:pPr>
        <w:pStyle w:val="Noparagraphstyle"/>
        <w:spacing w:before="120" w:line="276" w:lineRule="auto"/>
        <w:jc w:val="left"/>
        <w:rPr>
          <w:rFonts w:ascii="Garamond" w:hAnsi="Garamond" w:cs="Times New Roman"/>
          <w:b/>
          <w:color w:val="000000" w:themeColor="text1"/>
          <w:sz w:val="22"/>
          <w:szCs w:val="22"/>
        </w:rPr>
        <w:pPrChange w:id="6983"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Residence Life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Residence Life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77338C7" w14:textId="64B6150C" w:rsidR="00967D9D" w:rsidRPr="00424939" w:rsidRDefault="00967D9D" w:rsidP="006172FF">
      <w:pPr>
        <w:rPr>
          <w:rFonts w:cs="Times New Roman"/>
          <w:color w:val="000000" w:themeColor="text1"/>
        </w:rPr>
      </w:pPr>
      <w:r w:rsidRPr="00424939">
        <w:rPr>
          <w:rFonts w:cs="Times New Roman"/>
          <w:color w:val="000000" w:themeColor="text1"/>
        </w:rPr>
        <w:t xml:space="preserve">Coe is a residential college, in that the residence experience is an integral part of the educational process. Students are expected to live on campus for four years and take meals in the College </w:t>
      </w:r>
      <w:r w:rsidR="00CE7DE8" w:rsidRPr="00424939">
        <w:rPr>
          <w:rFonts w:cs="Times New Roman"/>
          <w:color w:val="000000" w:themeColor="text1"/>
        </w:rPr>
        <w:t xml:space="preserve">hall (see </w:t>
      </w:r>
      <w:r w:rsidR="00CE7DE8" w:rsidRPr="00424939">
        <w:rPr>
          <w:rFonts w:cs="Times New Roman"/>
          <w:i/>
          <w:color w:val="000000" w:themeColor="text1"/>
        </w:rPr>
        <w:t>On-Campus and Off-Campus Resident Students</w:t>
      </w:r>
      <w:r w:rsidR="00CE7DE8" w:rsidRPr="00424939">
        <w:rPr>
          <w:rFonts w:cs="Times New Roman"/>
          <w:color w:val="000000" w:themeColor="text1"/>
        </w:rPr>
        <w:t xml:space="preserve">, p. </w:t>
      </w:r>
      <w:r w:rsidR="00BA3110" w:rsidRPr="00424939">
        <w:rPr>
          <w:rFonts w:cs="Times New Roman"/>
          <w:color w:val="000000" w:themeColor="text1"/>
        </w:rPr>
        <w:fldChar w:fldCharType="begin"/>
      </w:r>
      <w:r w:rsidR="00BA3110" w:rsidRPr="00424939">
        <w:rPr>
          <w:rFonts w:cs="Times New Roman"/>
          <w:color w:val="000000" w:themeColor="text1"/>
        </w:rPr>
        <w:instrText xml:space="preserve"> PAGEREF OnCampusOffCampusResidentStudents \h </w:instrText>
      </w:r>
      <w:r w:rsidR="00BA3110" w:rsidRPr="00424939">
        <w:rPr>
          <w:rFonts w:cs="Times New Roman"/>
          <w:color w:val="000000" w:themeColor="text1"/>
        </w:rPr>
      </w:r>
      <w:r w:rsidR="00BA3110" w:rsidRPr="00424939">
        <w:rPr>
          <w:rFonts w:cs="Times New Roman"/>
          <w:color w:val="000000" w:themeColor="text1"/>
        </w:rPr>
        <w:fldChar w:fldCharType="separate"/>
      </w:r>
      <w:r w:rsidR="00A74DA0">
        <w:rPr>
          <w:rFonts w:cs="Times New Roman"/>
          <w:noProof/>
          <w:color w:val="000000" w:themeColor="text1"/>
        </w:rPr>
        <w:t>233</w:t>
      </w:r>
      <w:r w:rsidR="00BA3110" w:rsidRPr="00424939">
        <w:rPr>
          <w:rFonts w:cs="Times New Roman"/>
          <w:color w:val="000000" w:themeColor="text1"/>
        </w:rPr>
        <w:fldChar w:fldCharType="end"/>
      </w:r>
      <w:r w:rsidR="00CE7DE8" w:rsidRPr="00424939">
        <w:rPr>
          <w:rFonts w:cs="Times New Roman"/>
          <w:color w:val="000000" w:themeColor="text1"/>
        </w:rPr>
        <w:t xml:space="preserve">). The </w:t>
      </w:r>
      <w:r w:rsidRPr="00424939">
        <w:rPr>
          <w:rFonts w:cs="Times New Roman"/>
          <w:color w:val="000000" w:themeColor="text1"/>
        </w:rPr>
        <w:t xml:space="preserve">residence halls and apartments vary in style, size, and personality. All of the residential facilities have generous visitation policies, and campus life functions around the concept of the living units. </w:t>
      </w:r>
    </w:p>
    <w:p w14:paraId="7A561A15" w14:textId="7CCF109D" w:rsidR="00967D9D" w:rsidRPr="00424939" w:rsidRDefault="00967D9D" w:rsidP="00DB5E9E">
      <w:pPr>
        <w:spacing w:after="120"/>
        <w:rPr>
          <w:rFonts w:cs="Times New Roman"/>
          <w:color w:val="000000" w:themeColor="text1"/>
        </w:rPr>
      </w:pPr>
      <w:r w:rsidRPr="00424939">
        <w:rPr>
          <w:rFonts w:cs="Times New Roman"/>
          <w:color w:val="000000" w:themeColor="text1"/>
        </w:rPr>
        <w:t xml:space="preserve">Residence hall and apartment regulations are published in the </w:t>
      </w:r>
      <w:r w:rsidRPr="00424939">
        <w:rPr>
          <w:rFonts w:cs="Times New Roman"/>
          <w:i/>
          <w:color w:val="000000" w:themeColor="text1"/>
        </w:rPr>
        <w:t xml:space="preserve">Student </w:t>
      </w:r>
      <w:r w:rsidR="007731FD" w:rsidRPr="00424939">
        <w:rPr>
          <w:rFonts w:cs="Times New Roman"/>
          <w:i/>
          <w:color w:val="000000" w:themeColor="text1"/>
        </w:rPr>
        <w:t>Reference Book</w:t>
      </w:r>
      <w:r w:rsidRPr="00424939">
        <w:rPr>
          <w:rFonts w:cs="Times New Roman"/>
          <w:color w:val="000000" w:themeColor="text1"/>
        </w:rPr>
        <w:t xml:space="preserve">. As room charges do not include Winter Break or Spring Break, when residential facilities and the dining hall are closed, an additional fee is assessed to students staying on campus during those times. Information regarding housing is </w:t>
      </w:r>
      <w:r w:rsidR="005A55F8" w:rsidRPr="00424939">
        <w:rPr>
          <w:rFonts w:cs="Times New Roman"/>
          <w:color w:val="000000" w:themeColor="text1"/>
        </w:rPr>
        <w:t>sent</w:t>
      </w:r>
      <w:r w:rsidRPr="00424939">
        <w:rPr>
          <w:rFonts w:cs="Times New Roman"/>
          <w:color w:val="000000" w:themeColor="text1"/>
        </w:rPr>
        <w:t xml:space="preserve"> to students who have accepted admission to the College. </w:t>
      </w:r>
    </w:p>
    <w:p w14:paraId="54339821" w14:textId="175DFD8C" w:rsidR="00967D9D" w:rsidRPr="003105DD" w:rsidRDefault="00DB16DA" w:rsidP="00CB2CEC">
      <w:pPr>
        <w:pStyle w:val="Noparagraphstyle"/>
        <w:spacing w:before="120" w:line="276" w:lineRule="auto"/>
        <w:jc w:val="left"/>
        <w:rPr>
          <w:rFonts w:ascii="Garamond" w:hAnsi="Garamond" w:cs="Times New Roman"/>
          <w:b/>
          <w:color w:val="000000" w:themeColor="text1"/>
          <w:sz w:val="22"/>
          <w:szCs w:val="22"/>
        </w:rPr>
        <w:pPrChange w:id="6984"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 xml:space="preserve">tudent </w:t>
      </w:r>
      <w:r w:rsidRPr="003105DD">
        <w:rPr>
          <w:rFonts w:ascii="Garamond" w:hAnsi="Garamond" w:cs="Times New Roman"/>
          <w:b/>
          <w:color w:val="000000" w:themeColor="text1"/>
          <w:sz w:val="22"/>
          <w:szCs w:val="22"/>
        </w:rPr>
        <w:t>H</w:t>
      </w:r>
      <w:r w:rsidR="00967D9D" w:rsidRPr="003105DD">
        <w:rPr>
          <w:rFonts w:ascii="Garamond" w:hAnsi="Garamond" w:cs="Times New Roman"/>
          <w:b/>
          <w:color w:val="000000" w:themeColor="text1"/>
          <w:sz w:val="22"/>
          <w:szCs w:val="22"/>
        </w:rPr>
        <w:t xml:space="preserve">ealth </w:t>
      </w: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ervice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Student Health Service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A60179B" w14:textId="5A863CB6" w:rsidR="00967D9D" w:rsidRPr="00424939" w:rsidRDefault="00AD2397" w:rsidP="00DB5E9E">
      <w:pPr>
        <w:spacing w:after="120"/>
        <w:rPr>
          <w:rFonts w:cs="Times New Roman"/>
          <w:color w:val="000000" w:themeColor="text1"/>
        </w:rPr>
      </w:pPr>
      <w:r w:rsidRPr="00424939">
        <w:rPr>
          <w:rFonts w:cs="Times New Roman"/>
          <w:color w:val="000000" w:themeColor="text1"/>
        </w:rPr>
        <w:t>Coe’s Student Health Service offers students medical care provided by a part-time Advanced Registered Nurse Practitioner (ARNP) and a full-time nurse. The Health Services staff can diagnose, manage, and treat certain medical diagnoses, free to full-time Coe students. Referrals are available to a family physician or specialist in the Cedar Rapids community as needed. In the event that a student needs hospitalization, St. Luke’s Hospital or Mercy Medical Center is utilized. The student is responsible for all health costs beyond those provided by Health Services</w:t>
      </w:r>
      <w:r w:rsidR="00967D9D" w:rsidRPr="00424939">
        <w:rPr>
          <w:rFonts w:cs="Times New Roman"/>
          <w:color w:val="000000" w:themeColor="text1"/>
        </w:rPr>
        <w:t xml:space="preserve">. </w:t>
      </w:r>
      <w:r w:rsidR="00B476B3" w:rsidRPr="00424939">
        <w:rPr>
          <w:rFonts w:cs="Times New Roman"/>
          <w:color w:val="000000" w:themeColor="text1"/>
        </w:rPr>
        <w:t>These include</w:t>
      </w:r>
      <w:r w:rsidR="00967D9D" w:rsidRPr="00424939">
        <w:rPr>
          <w:rFonts w:cs="Times New Roman"/>
          <w:color w:val="000000" w:themeColor="text1"/>
        </w:rPr>
        <w:t xml:space="preserve"> hospitalizations, emergency room visits, physician visits, and prescription medications. Therefore, all students are expected to carry medical insurance. Provisions for special diets or other arrangements which deviate from Coe’s policies require a recommendation from the student’s healthcare provider and are available through SODEXO food services. All students are required to have a current immunization record on file prior to registration for classes at Coe. Students without immunizations on file will have their registration held.  Students who wish to utilize the Student Health Service should have a physical on file</w:t>
      </w:r>
      <w:r w:rsidR="00804C10" w:rsidRPr="00424939">
        <w:rPr>
          <w:rFonts w:cs="Times New Roman"/>
          <w:color w:val="000000" w:themeColor="text1"/>
        </w:rPr>
        <w:t xml:space="preserve">, which is required of all students in </w:t>
      </w:r>
      <w:r w:rsidR="00967D9D" w:rsidRPr="00424939">
        <w:rPr>
          <w:rFonts w:cs="Times New Roman"/>
          <w:color w:val="000000" w:themeColor="text1"/>
        </w:rPr>
        <w:t>order to play collegiate sports.</w:t>
      </w:r>
    </w:p>
    <w:p w14:paraId="33768B8C" w14:textId="0D4D14F9" w:rsidR="00967D9D" w:rsidRPr="003105DD" w:rsidRDefault="00F31AB9" w:rsidP="00CB2CEC">
      <w:pPr>
        <w:pStyle w:val="Noparagraphstyle"/>
        <w:spacing w:before="120" w:line="276" w:lineRule="auto"/>
        <w:jc w:val="left"/>
        <w:rPr>
          <w:rFonts w:ascii="Garamond" w:hAnsi="Garamond" w:cs="Times New Roman"/>
          <w:b/>
          <w:color w:val="000000" w:themeColor="text1"/>
          <w:sz w:val="22"/>
          <w:szCs w:val="22"/>
        </w:rPr>
        <w:pPrChange w:id="6985"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Personal Counseling</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Personal Counseling</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Pr="003105DD">
        <w:rPr>
          <w:rFonts w:ascii="Garamond" w:hAnsi="Garamond" w:cs="Times New Roman"/>
          <w:b/>
          <w:color w:val="000000" w:themeColor="text1"/>
          <w:sz w:val="22"/>
          <w:szCs w:val="22"/>
        </w:rPr>
        <w:t xml:space="preserve"> </w:t>
      </w:r>
    </w:p>
    <w:p w14:paraId="65D44576" w14:textId="7339673C" w:rsidR="00967D9D" w:rsidRPr="00424939" w:rsidRDefault="00AD2397" w:rsidP="00DB5E9E">
      <w:pPr>
        <w:spacing w:after="120"/>
        <w:rPr>
          <w:rFonts w:cs="Times New Roman"/>
          <w:color w:val="000000" w:themeColor="text1"/>
        </w:rPr>
      </w:pPr>
      <w:r w:rsidRPr="00424939">
        <w:rPr>
          <w:rFonts w:cs="Times New Roman"/>
          <w:color w:val="000000" w:themeColor="text1"/>
        </w:rPr>
        <w:t xml:space="preserve">Realizing that students have concerns in areas other than academic matters and career options, Coe provides appropriate individual and group counseling. St. Luke’s Family Counseling Center, located next to the Coe campus, and the College work together to provide for students’ counseling needs. St. Luke’s Family Counseling Center provides assessment, short-term counseling, and, when appropriate, referral to community resources. Individual counseling is available from a number of counselors on an appointment basis for students with personal, social, and family concerns. In addition, students may seek counseling from a pastoral and spiritual perspective from the College Chaplain. If long-term counseling is needed, </w:t>
      </w:r>
      <w:del w:id="6986" w:author="Summer 2023 updates" w:date="2024-07-31T13:42:00Z">
        <w:r w:rsidRPr="00424939">
          <w:rPr>
            <w:rFonts w:cs="Times New Roman"/>
            <w:color w:val="000000" w:themeColor="text1"/>
          </w:rPr>
          <w:delText>Coe's</w:delText>
        </w:r>
      </w:del>
      <w:ins w:id="6987" w:author="Summer 2023 updates" w:date="2024-07-31T13:42:00Z">
        <w:r w:rsidRPr="00424939">
          <w:rPr>
            <w:rFonts w:cs="Times New Roman"/>
            <w:color w:val="000000" w:themeColor="text1"/>
          </w:rPr>
          <w:t>Coe</w:t>
        </w:r>
        <w:r w:rsidR="00750408">
          <w:rPr>
            <w:rFonts w:cs="Times New Roman"/>
            <w:color w:val="000000" w:themeColor="text1"/>
          </w:rPr>
          <w:t>’</w:t>
        </w:r>
        <w:r w:rsidRPr="00424939">
          <w:rPr>
            <w:rFonts w:cs="Times New Roman"/>
            <w:color w:val="000000" w:themeColor="text1"/>
          </w:rPr>
          <w:t>s</w:t>
        </w:r>
      </w:ins>
      <w:r w:rsidRPr="00424939">
        <w:rPr>
          <w:rFonts w:cs="Times New Roman"/>
          <w:color w:val="000000" w:themeColor="text1"/>
        </w:rPr>
        <w:t xml:space="preserve"> counselor and Chaplain work with students to identify cost-effective solutions on and off</w:t>
      </w:r>
      <w:r w:rsidR="009258E7" w:rsidRPr="00424939">
        <w:rPr>
          <w:rFonts w:cs="Times New Roman"/>
          <w:color w:val="000000" w:themeColor="text1"/>
        </w:rPr>
        <w:t xml:space="preserve"> </w:t>
      </w:r>
      <w:r w:rsidRPr="00424939">
        <w:rPr>
          <w:rFonts w:cs="Times New Roman"/>
          <w:color w:val="000000" w:themeColor="text1"/>
        </w:rPr>
        <w:t>campus.</w:t>
      </w:r>
      <w:r w:rsidR="00967D9D" w:rsidRPr="00424939">
        <w:rPr>
          <w:rFonts w:cs="Times New Roman"/>
          <w:color w:val="000000" w:themeColor="text1"/>
        </w:rPr>
        <w:t xml:space="preserve"> </w:t>
      </w:r>
    </w:p>
    <w:p w14:paraId="507AE269" w14:textId="605E1995" w:rsidR="00967D9D" w:rsidRPr="003105DD" w:rsidRDefault="00DB16DA" w:rsidP="00CB2CEC">
      <w:pPr>
        <w:pStyle w:val="Noparagraphstyle"/>
        <w:spacing w:before="120" w:line="276" w:lineRule="auto"/>
        <w:jc w:val="left"/>
        <w:rPr>
          <w:rFonts w:ascii="Garamond" w:hAnsi="Garamond" w:cs="Times New Roman"/>
          <w:b/>
          <w:color w:val="000000" w:themeColor="text1"/>
          <w:sz w:val="22"/>
          <w:szCs w:val="22"/>
        </w:rPr>
        <w:pPrChange w:id="6988"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R</w:t>
      </w:r>
      <w:r w:rsidR="00967D9D" w:rsidRPr="003105DD">
        <w:rPr>
          <w:rFonts w:ascii="Garamond" w:hAnsi="Garamond" w:cs="Times New Roman"/>
          <w:b/>
          <w:color w:val="000000" w:themeColor="text1"/>
          <w:sz w:val="22"/>
          <w:szCs w:val="22"/>
        </w:rPr>
        <w:t xml:space="preserve">eligious </w:t>
      </w:r>
      <w:r w:rsidRPr="003105DD">
        <w:rPr>
          <w:rFonts w:ascii="Garamond" w:hAnsi="Garamond" w:cs="Times New Roman"/>
          <w:b/>
          <w:color w:val="000000" w:themeColor="text1"/>
          <w:sz w:val="22"/>
          <w:szCs w:val="22"/>
        </w:rPr>
        <w:t>L</w:t>
      </w:r>
      <w:r w:rsidR="00967D9D" w:rsidRPr="003105DD">
        <w:rPr>
          <w:rFonts w:ascii="Garamond" w:hAnsi="Garamond" w:cs="Times New Roman"/>
          <w:b/>
          <w:color w:val="000000" w:themeColor="text1"/>
          <w:sz w:val="22"/>
          <w:szCs w:val="22"/>
        </w:rPr>
        <w:t>ife</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Religious Life</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00967D9D" w:rsidRPr="003105DD">
        <w:rPr>
          <w:rFonts w:ascii="Garamond" w:hAnsi="Garamond" w:cs="Times New Roman"/>
          <w:b/>
          <w:color w:val="000000" w:themeColor="text1"/>
          <w:sz w:val="22"/>
          <w:szCs w:val="22"/>
        </w:rPr>
        <w:t xml:space="preserve"> </w:t>
      </w:r>
    </w:p>
    <w:p w14:paraId="154CB8C1" w14:textId="77777777" w:rsidR="00967D9D" w:rsidRPr="00424939" w:rsidRDefault="00967D9D" w:rsidP="00EB2C2A">
      <w:pPr>
        <w:rPr>
          <w:rFonts w:cs="Times New Roman"/>
          <w:color w:val="000000" w:themeColor="text1"/>
        </w:rPr>
      </w:pPr>
      <w:r w:rsidRPr="00424939">
        <w:rPr>
          <w:rFonts w:cs="Times New Roman"/>
          <w:color w:val="000000" w:themeColor="text1"/>
        </w:rPr>
        <w:t xml:space="preserve">Coe College believes that it is important to foster an environment that accepts and respects the religious faith and beliefs of all its students, staff, and faculty. The Coe community is diverse in its religious makeup, and all members of the community are encouraged to express and practice their particular religious traditions. To this end, the College Chaplain seeks to provide and create an atmosphere that is consistent with the religious heritage of the College and conducive to the development of spiritual and moral values. </w:t>
      </w:r>
    </w:p>
    <w:p w14:paraId="3B587917" w14:textId="5A0F7895" w:rsidR="00967D9D" w:rsidRPr="00424939" w:rsidRDefault="00967D9D" w:rsidP="00DB5E9E">
      <w:pPr>
        <w:spacing w:after="120"/>
        <w:rPr>
          <w:rFonts w:cs="Times New Roman"/>
          <w:color w:val="000000" w:themeColor="text1"/>
        </w:rPr>
      </w:pPr>
      <w:r w:rsidRPr="00424939">
        <w:rPr>
          <w:rFonts w:cs="Times New Roman"/>
          <w:color w:val="000000" w:themeColor="text1"/>
        </w:rPr>
        <w:t xml:space="preserve">Opportunities for worship, interfaith dialogue, Bible study, retreat, small groups, theological study, outreach, mission, meditation, and fellowship are abundant. </w:t>
      </w:r>
      <w:r w:rsidR="00CD4525" w:rsidRPr="00424939">
        <w:rPr>
          <w:rFonts w:cs="Times New Roman"/>
          <w:color w:val="000000" w:themeColor="text1"/>
        </w:rPr>
        <w:t>T</w:t>
      </w:r>
      <w:r w:rsidRPr="00424939">
        <w:rPr>
          <w:rFonts w:cs="Times New Roman"/>
          <w:color w:val="000000" w:themeColor="text1"/>
        </w:rPr>
        <w:t xml:space="preserve">here are </w:t>
      </w:r>
      <w:r w:rsidR="00CD4525" w:rsidRPr="00424939">
        <w:rPr>
          <w:rFonts w:cs="Times New Roman"/>
          <w:color w:val="000000" w:themeColor="text1"/>
        </w:rPr>
        <w:t xml:space="preserve">also </w:t>
      </w:r>
      <w:r w:rsidRPr="00424939">
        <w:rPr>
          <w:rFonts w:cs="Times New Roman"/>
          <w:color w:val="000000" w:themeColor="text1"/>
        </w:rPr>
        <w:t>several active religious student organizations on campus and a specialized leadership program for students considering vocational ministry. The Chaplain is available for pastoral care, guided prayer, theological dialogue, pre-marital counseling, and other spiritual need</w:t>
      </w:r>
      <w:r w:rsidR="00CD4525" w:rsidRPr="00424939">
        <w:rPr>
          <w:rFonts w:cs="Times New Roman"/>
          <w:color w:val="000000" w:themeColor="text1"/>
        </w:rPr>
        <w:t>s</w:t>
      </w:r>
      <w:r w:rsidRPr="00424939">
        <w:rPr>
          <w:rFonts w:cs="Times New Roman"/>
          <w:color w:val="000000" w:themeColor="text1"/>
        </w:rPr>
        <w:t xml:space="preserve">. </w:t>
      </w:r>
    </w:p>
    <w:p w14:paraId="4C2A2AF1" w14:textId="3FBAD753" w:rsidR="00967D9D" w:rsidRPr="003105DD" w:rsidRDefault="000657FA" w:rsidP="00CB2CEC">
      <w:pPr>
        <w:pStyle w:val="Noparagraphstyle"/>
        <w:spacing w:before="120" w:line="276" w:lineRule="auto"/>
        <w:jc w:val="left"/>
        <w:rPr>
          <w:rFonts w:ascii="Garamond" w:hAnsi="Garamond" w:cs="Times New Roman"/>
          <w:b/>
          <w:color w:val="000000" w:themeColor="text1"/>
          <w:sz w:val="22"/>
          <w:szCs w:val="22"/>
        </w:rPr>
        <w:pPrChange w:id="6989"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Diversity</w:t>
      </w:r>
      <w:r w:rsidR="00A7283C">
        <w:rPr>
          <w:rFonts w:ascii="Garamond" w:hAnsi="Garamond" w:cs="Times New Roman"/>
          <w:b/>
          <w:color w:val="000000" w:themeColor="text1"/>
          <w:sz w:val="22"/>
          <w:szCs w:val="22"/>
        </w:rPr>
        <w:t>, Equity</w:t>
      </w:r>
      <w:r w:rsidRPr="003105DD">
        <w:rPr>
          <w:rFonts w:ascii="Garamond" w:hAnsi="Garamond" w:cs="Times New Roman"/>
          <w:b/>
          <w:color w:val="000000" w:themeColor="text1"/>
          <w:sz w:val="22"/>
          <w:szCs w:val="22"/>
        </w:rPr>
        <w:t xml:space="preserve"> &amp; Inclusion</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Diversity &amp; Inclusion</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6CA48F19" w14:textId="7C3A5A9C" w:rsidR="00F97D5C" w:rsidRPr="00424939" w:rsidRDefault="00F97D5C" w:rsidP="00F97D5C">
      <w:pPr>
        <w:spacing w:after="80"/>
        <w:rPr>
          <w:rFonts w:cs="Times New Roman"/>
          <w:color w:val="000000" w:themeColor="text1"/>
        </w:rPr>
      </w:pPr>
      <w:r w:rsidRPr="00424939">
        <w:rPr>
          <w:rFonts w:cs="Times New Roman"/>
          <w:color w:val="000000" w:themeColor="text1"/>
        </w:rPr>
        <w:t>The Office of Diversity</w:t>
      </w:r>
      <w:r w:rsidR="00A7283C">
        <w:rPr>
          <w:rFonts w:cs="Times New Roman"/>
          <w:color w:val="000000" w:themeColor="text1"/>
        </w:rPr>
        <w:t xml:space="preserve">, Equity </w:t>
      </w:r>
      <w:r w:rsidRPr="00424939">
        <w:rPr>
          <w:rFonts w:cs="Times New Roman"/>
          <w:color w:val="000000" w:themeColor="text1"/>
        </w:rPr>
        <w:t>&amp; Inclusion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Diversity &amp; Inclusion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comprised of the </w:t>
      </w:r>
      <w:r w:rsidR="00541D5C">
        <w:rPr>
          <w:rFonts w:cs="Times New Roman"/>
          <w:color w:val="000000" w:themeColor="text1"/>
        </w:rPr>
        <w:t>Dean of Students</w:t>
      </w:r>
      <w:r w:rsidRPr="00424939">
        <w:rPr>
          <w:rFonts w:cs="Times New Roman"/>
          <w:color w:val="000000" w:themeColor="text1"/>
        </w:rPr>
        <w:t xml:space="preserve">, </w:t>
      </w:r>
      <w:r w:rsidR="004C34BB">
        <w:rPr>
          <w:rFonts w:cs="Times New Roman"/>
          <w:color w:val="000000" w:themeColor="text1"/>
        </w:rPr>
        <w:t>Coordinator of Multicultural Affairs</w:t>
      </w:r>
      <w:r w:rsidRPr="00424939">
        <w:rPr>
          <w:rFonts w:cs="Times New Roman"/>
          <w:color w:val="000000" w:themeColor="text1"/>
        </w:rPr>
        <w:t>, Director of International Affairs, and the</w:t>
      </w:r>
      <w:r w:rsidR="00081B6F" w:rsidRPr="00424939">
        <w:rPr>
          <w:rFonts w:cs="Times New Roman"/>
          <w:color w:val="000000" w:themeColor="text1"/>
        </w:rPr>
        <w:t xml:space="preserve"> College Chaplain.</w:t>
      </w:r>
      <w:r w:rsidRPr="00424939">
        <w:rPr>
          <w:rFonts w:cs="Times New Roman"/>
          <w:color w:val="000000" w:themeColor="text1"/>
        </w:rPr>
        <w:t xml:space="preserve">  This </w:t>
      </w:r>
      <w:r w:rsidR="00081B6F" w:rsidRPr="00424939">
        <w:rPr>
          <w:rFonts w:cs="Times New Roman"/>
          <w:color w:val="000000" w:themeColor="text1"/>
        </w:rPr>
        <w:t>team</w:t>
      </w:r>
      <w:r w:rsidRPr="00424939">
        <w:rPr>
          <w:rFonts w:cs="Times New Roman"/>
          <w:color w:val="000000" w:themeColor="text1"/>
        </w:rPr>
        <w:t xml:space="preserve"> works closely with </w:t>
      </w:r>
      <w:del w:id="6990" w:author="Summer 2023 updates" w:date="2024-07-31T13:42:00Z">
        <w:r w:rsidRPr="00424939">
          <w:rPr>
            <w:rFonts w:cs="Times New Roman"/>
            <w:color w:val="000000" w:themeColor="text1"/>
          </w:rPr>
          <w:delText>LBGTQAI</w:delText>
        </w:r>
      </w:del>
      <w:ins w:id="6991" w:author="Summer 2023 updates" w:date="2024-07-31T13:42:00Z">
        <w:r w:rsidRPr="00424939">
          <w:rPr>
            <w:rFonts w:cs="Times New Roman"/>
            <w:color w:val="000000" w:themeColor="text1"/>
          </w:rPr>
          <w:t>LG</w:t>
        </w:r>
        <w:r w:rsidR="004F61F2">
          <w:rPr>
            <w:rFonts w:cs="Times New Roman"/>
            <w:color w:val="000000" w:themeColor="text1"/>
          </w:rPr>
          <w:t>B</w:t>
        </w:r>
        <w:r w:rsidRPr="00424939">
          <w:rPr>
            <w:rFonts w:cs="Times New Roman"/>
            <w:color w:val="000000" w:themeColor="text1"/>
          </w:rPr>
          <w:t>TQ</w:t>
        </w:r>
        <w:r w:rsidR="004F61F2">
          <w:rPr>
            <w:rFonts w:cs="Times New Roman"/>
            <w:color w:val="000000" w:themeColor="text1"/>
          </w:rPr>
          <w:t>I</w:t>
        </w:r>
        <w:r w:rsidRPr="00424939">
          <w:rPr>
            <w:rFonts w:cs="Times New Roman"/>
            <w:color w:val="000000" w:themeColor="text1"/>
          </w:rPr>
          <w:t>A</w:t>
        </w:r>
      </w:ins>
      <w:r w:rsidRPr="00424939">
        <w:rPr>
          <w:rFonts w:cs="Times New Roman"/>
          <w:color w:val="000000" w:themeColor="text1"/>
        </w:rPr>
        <w:t xml:space="preserve">+ students, multicultural students, international students, and student allies, with the goal of fostering an environment where </w:t>
      </w:r>
      <w:r w:rsidR="00081B6F" w:rsidRPr="00424939">
        <w:rPr>
          <w:rFonts w:cs="Times New Roman"/>
          <w:color w:val="000000" w:themeColor="text1"/>
        </w:rPr>
        <w:t>all</w:t>
      </w:r>
      <w:r w:rsidRPr="00424939">
        <w:rPr>
          <w:rFonts w:cs="Times New Roman"/>
          <w:color w:val="000000" w:themeColor="text1"/>
        </w:rPr>
        <w:t xml:space="preserve"> Kohawks will thrive in an inclusive learning environment.  Students interested in getting involved with Coe’s diversity and inclusion efforts are encouraged to stop by the Student </w:t>
      </w:r>
      <w:r w:rsidR="007979A0">
        <w:rPr>
          <w:rFonts w:cs="Times New Roman"/>
          <w:color w:val="000000" w:themeColor="text1"/>
        </w:rPr>
        <w:t>Life</w:t>
      </w:r>
      <w:r w:rsidRPr="00424939">
        <w:rPr>
          <w:rFonts w:cs="Times New Roman"/>
          <w:color w:val="000000" w:themeColor="text1"/>
        </w:rPr>
        <w:t xml:space="preserve"> Office in Upper Gage and speak with a team member. </w:t>
      </w:r>
    </w:p>
    <w:p w14:paraId="169C855C" w14:textId="6A17ED8A" w:rsidR="00967D9D" w:rsidRPr="003105DD" w:rsidRDefault="00DB16DA" w:rsidP="009A23A3">
      <w:pPr>
        <w:pStyle w:val="Noparagraphstyle"/>
        <w:spacing w:before="120" w:line="276" w:lineRule="auto"/>
        <w:jc w:val="left"/>
        <w:rPr>
          <w:rFonts w:ascii="Garamond" w:hAnsi="Garamond" w:cs="Times New Roman"/>
          <w:b/>
          <w:color w:val="000000" w:themeColor="text1"/>
          <w:sz w:val="22"/>
          <w:szCs w:val="22"/>
        </w:rPr>
        <w:pPrChange w:id="6992" w:author="Summer 2023 updates" w:date="2024-07-31T13:42:00Z">
          <w:pPr>
            <w:pStyle w:val="Noparagraphstyle"/>
            <w:pageBreakBefore/>
            <w:spacing w:line="276" w:lineRule="auto"/>
            <w:jc w:val="left"/>
          </w:pPr>
        </w:pPrChange>
      </w:pPr>
      <w:r w:rsidRPr="003105DD">
        <w:rPr>
          <w:rFonts w:ascii="Garamond" w:hAnsi="Garamond" w:cs="Times New Roman"/>
          <w:b/>
          <w:color w:val="000000" w:themeColor="text1"/>
          <w:sz w:val="22"/>
          <w:szCs w:val="22"/>
        </w:rPr>
        <w:t>C</w:t>
      </w:r>
      <w:r w:rsidR="00967D9D" w:rsidRPr="003105DD">
        <w:rPr>
          <w:rFonts w:ascii="Garamond" w:hAnsi="Garamond" w:cs="Times New Roman"/>
          <w:b/>
          <w:color w:val="000000" w:themeColor="text1"/>
          <w:sz w:val="22"/>
          <w:szCs w:val="22"/>
        </w:rPr>
        <w:t xml:space="preserve">ampus </w:t>
      </w:r>
      <w:r w:rsidRPr="003105DD">
        <w:rPr>
          <w:rFonts w:ascii="Garamond" w:hAnsi="Garamond" w:cs="Times New Roman"/>
          <w:b/>
          <w:color w:val="000000" w:themeColor="text1"/>
          <w:sz w:val="22"/>
          <w:szCs w:val="22"/>
        </w:rPr>
        <w:t>A</w:t>
      </w:r>
      <w:r w:rsidR="00967D9D" w:rsidRPr="003105DD">
        <w:rPr>
          <w:rFonts w:ascii="Garamond" w:hAnsi="Garamond" w:cs="Times New Roman"/>
          <w:b/>
          <w:color w:val="000000" w:themeColor="text1"/>
          <w:sz w:val="22"/>
          <w:szCs w:val="22"/>
        </w:rPr>
        <w:t>ctivities</w:t>
      </w:r>
      <w:r w:rsidR="008C196D" w:rsidRPr="003105DD">
        <w:rPr>
          <w:rFonts w:ascii="Garamond" w:hAnsi="Garamond" w:cs="Times New Roman"/>
          <w:b/>
          <w:color w:val="000000" w:themeColor="text1"/>
          <w:sz w:val="22"/>
          <w:szCs w:val="22"/>
        </w:rPr>
        <w:fldChar w:fldCharType="begin"/>
      </w:r>
      <w:r w:rsidR="008C196D" w:rsidRPr="009A23A3">
        <w:rPr>
          <w:rFonts w:ascii="Garamond" w:hAnsi="Garamond"/>
          <w:b/>
          <w:color w:val="000000" w:themeColor="text1"/>
          <w:sz w:val="22"/>
          <w:rPrChange w:id="6993" w:author="Summer 2023 updates" w:date="2024-07-31T13:42:00Z">
            <w:rPr>
              <w:rFonts w:ascii="Garamond" w:hAnsi="Garamond"/>
              <w:b/>
              <w:color w:val="000000" w:themeColor="text1"/>
            </w:rPr>
          </w:rPrChange>
        </w:rPr>
        <w:instrText xml:space="preserve"> XE "</w:instrText>
      </w:r>
      <w:r w:rsidR="008C196D" w:rsidRPr="003105DD">
        <w:rPr>
          <w:rFonts w:ascii="Garamond" w:hAnsi="Garamond" w:cs="Times New Roman"/>
          <w:b/>
          <w:color w:val="000000" w:themeColor="text1"/>
          <w:sz w:val="22"/>
          <w:szCs w:val="22"/>
        </w:rPr>
        <w:instrText>Campus Activities</w:instrText>
      </w:r>
      <w:r w:rsidR="008C196D" w:rsidRPr="009A23A3">
        <w:rPr>
          <w:rFonts w:ascii="Garamond" w:hAnsi="Garamond"/>
          <w:b/>
          <w:color w:val="000000" w:themeColor="text1"/>
          <w:sz w:val="22"/>
          <w:rPrChange w:id="6994" w:author="Summer 2023 updates" w:date="2024-07-31T13:42:00Z">
            <w:rPr>
              <w:rFonts w:ascii="Garamond" w:hAnsi="Garamond"/>
              <w:b/>
              <w:color w:val="000000" w:themeColor="text1"/>
            </w:rPr>
          </w:rPrChange>
        </w:rPr>
        <w:instrText xml:space="preserve">" </w:instrText>
      </w:r>
      <w:r w:rsidR="008C196D" w:rsidRPr="003105DD">
        <w:rPr>
          <w:rFonts w:ascii="Garamond" w:hAnsi="Garamond" w:cs="Times New Roman"/>
          <w:b/>
          <w:color w:val="000000" w:themeColor="text1"/>
          <w:sz w:val="22"/>
          <w:szCs w:val="22"/>
        </w:rPr>
        <w:fldChar w:fldCharType="end"/>
      </w:r>
    </w:p>
    <w:p w14:paraId="0DB4C9EE" w14:textId="302D7369" w:rsidR="00967D9D" w:rsidRPr="00424939" w:rsidRDefault="00967D9D" w:rsidP="00CD4525">
      <w:pPr>
        <w:spacing w:after="80"/>
        <w:rPr>
          <w:rFonts w:cs="Times New Roman"/>
          <w:color w:val="000000" w:themeColor="text1"/>
        </w:rPr>
      </w:pPr>
      <w:r w:rsidRPr="00424939">
        <w:rPr>
          <w:rFonts w:cs="Times New Roman"/>
          <w:color w:val="000000" w:themeColor="text1"/>
        </w:rPr>
        <w:t xml:space="preserve">There is much to do on the Coe campus and in the Cedar Rapids community. Programming of campus activities is designed to meet the educational and recreational needs of the Coe community in a creative way. The diversity of the student body is considered in the scheduling of recitals, plays, exhibits, lectures, films, and concerts, as well as all school events and relaxing evenings in Charlie’s. </w:t>
      </w:r>
      <w:r w:rsidR="00927BCD" w:rsidRPr="00424939">
        <w:rPr>
          <w:rFonts w:cs="Times New Roman"/>
          <w:color w:val="000000" w:themeColor="text1"/>
        </w:rPr>
        <w:t xml:space="preserve">The </w:t>
      </w:r>
      <w:r w:rsidR="00600551" w:rsidRPr="00424939">
        <w:rPr>
          <w:rFonts w:cs="Times New Roman"/>
          <w:color w:val="000000" w:themeColor="text1"/>
        </w:rPr>
        <w:t xml:space="preserve">Director of Campus Life </w:t>
      </w:r>
      <w:r w:rsidRPr="00424939">
        <w:rPr>
          <w:rFonts w:cs="Times New Roman"/>
          <w:color w:val="000000" w:themeColor="text1"/>
        </w:rPr>
        <w:t>coordinates the events</w:t>
      </w:r>
      <w:r w:rsidR="004B7AB3" w:rsidRPr="00424939">
        <w:rPr>
          <w:rFonts w:cs="Times New Roman"/>
          <w:color w:val="000000" w:themeColor="text1"/>
        </w:rPr>
        <w:t xml:space="preserve"> organized by the Student Activities Committee (SAC)</w:t>
      </w:r>
      <w:r w:rsidRPr="00424939">
        <w:rPr>
          <w:rFonts w:cs="Times New Roman"/>
          <w:color w:val="000000" w:themeColor="text1"/>
        </w:rPr>
        <w:t xml:space="preserve">. </w:t>
      </w:r>
    </w:p>
    <w:p w14:paraId="6BB36914" w14:textId="3300C5D6" w:rsidR="00967D9D" w:rsidRPr="003105DD" w:rsidRDefault="00DB16DA" w:rsidP="00CB2CEC">
      <w:pPr>
        <w:pStyle w:val="Noparagraphstyle"/>
        <w:spacing w:before="120" w:line="276" w:lineRule="auto"/>
        <w:jc w:val="left"/>
        <w:rPr>
          <w:rFonts w:ascii="Garamond" w:hAnsi="Garamond" w:cs="Times New Roman"/>
          <w:b/>
          <w:color w:val="000000" w:themeColor="text1"/>
          <w:sz w:val="22"/>
          <w:szCs w:val="22"/>
        </w:rPr>
        <w:pPrChange w:id="6995"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S</w:t>
      </w:r>
      <w:r w:rsidR="00967D9D" w:rsidRPr="003105DD">
        <w:rPr>
          <w:rFonts w:ascii="Garamond" w:hAnsi="Garamond" w:cs="Times New Roman"/>
          <w:b/>
          <w:color w:val="000000" w:themeColor="text1"/>
          <w:sz w:val="22"/>
          <w:szCs w:val="22"/>
        </w:rPr>
        <w:t xml:space="preserve">tudent </w:t>
      </w:r>
      <w:r w:rsidRPr="003105DD">
        <w:rPr>
          <w:rFonts w:ascii="Garamond" w:hAnsi="Garamond" w:cs="Times New Roman"/>
          <w:b/>
          <w:color w:val="000000" w:themeColor="text1"/>
          <w:sz w:val="22"/>
          <w:szCs w:val="22"/>
        </w:rPr>
        <w:t>A</w:t>
      </w:r>
      <w:r w:rsidR="00967D9D" w:rsidRPr="003105DD">
        <w:rPr>
          <w:rFonts w:ascii="Garamond" w:hAnsi="Garamond" w:cs="Times New Roman"/>
          <w:b/>
          <w:color w:val="000000" w:themeColor="text1"/>
          <w:sz w:val="22"/>
          <w:szCs w:val="22"/>
        </w:rPr>
        <w:t xml:space="preserve">ctivity </w:t>
      </w:r>
      <w:r w:rsidRPr="003105DD">
        <w:rPr>
          <w:rFonts w:ascii="Garamond" w:hAnsi="Garamond" w:cs="Times New Roman"/>
          <w:b/>
          <w:color w:val="000000" w:themeColor="text1"/>
          <w:sz w:val="22"/>
          <w:szCs w:val="22"/>
        </w:rPr>
        <w:t>G</w:t>
      </w:r>
      <w:r w:rsidR="00967D9D" w:rsidRPr="003105DD">
        <w:rPr>
          <w:rFonts w:ascii="Garamond" w:hAnsi="Garamond" w:cs="Times New Roman"/>
          <w:b/>
          <w:color w:val="000000" w:themeColor="text1"/>
          <w:sz w:val="22"/>
          <w:szCs w:val="22"/>
        </w:rPr>
        <w:t>roups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Student Activity Groups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5CD31841" w14:textId="216972D0" w:rsidR="00967D9D" w:rsidRPr="00424939" w:rsidRDefault="00434112" w:rsidP="00CD4525">
      <w:pPr>
        <w:spacing w:after="80"/>
        <w:rPr>
          <w:rFonts w:cs="Times New Roman"/>
          <w:color w:val="000000" w:themeColor="text1"/>
        </w:rPr>
      </w:pPr>
      <w:r w:rsidRPr="00424939">
        <w:rPr>
          <w:rFonts w:cs="Times New Roman"/>
          <w:color w:val="000000" w:themeColor="text1"/>
        </w:rPr>
        <w:t>Students earn credit for their participation in Coe’s music ensembles (the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and Concert Bands, the Symphony Orchestra, the Concert Choir, </w:t>
      </w:r>
      <w:del w:id="6996" w:author="Summer 2023 updates" w:date="2024-07-31T13:42:00Z">
        <w:r w:rsidRPr="00424939">
          <w:rPr>
            <w:rFonts w:cs="Times New Roman"/>
            <w:color w:val="000000" w:themeColor="text1"/>
          </w:rPr>
          <w:delText xml:space="preserve">Chorale, </w:delText>
        </w:r>
      </w:del>
      <w:r w:rsidRPr="00424939">
        <w:rPr>
          <w:rFonts w:cs="Times New Roman"/>
          <w:color w:val="000000" w:themeColor="text1"/>
        </w:rPr>
        <w:t xml:space="preserve">and the </w:t>
      </w:r>
      <w:del w:id="6997" w:author="Summer 2023 updates" w:date="2024-07-31T13:42:00Z">
        <w:r w:rsidRPr="00424939">
          <w:rPr>
            <w:rFonts w:cs="Times New Roman"/>
            <w:color w:val="000000" w:themeColor="text1"/>
          </w:rPr>
          <w:delText>Choral Chamber Ensemble</w:delText>
        </w:r>
      </w:del>
      <w:ins w:id="6998" w:author="Summer 2023 updates" w:date="2024-07-31T13:42:00Z">
        <w:r w:rsidR="00DE78A7">
          <w:rPr>
            <w:rFonts w:cs="Times New Roman"/>
            <w:color w:val="000000" w:themeColor="text1"/>
          </w:rPr>
          <w:t>Crimson Singers</w:t>
        </w:r>
      </w:ins>
      <w:r w:rsidR="00600551" w:rsidRPr="00424939">
        <w:rPr>
          <w:rFonts w:cs="Times New Roman"/>
          <w:color w:val="000000" w:themeColor="text1"/>
        </w:rPr>
        <w:t>)</w:t>
      </w:r>
      <w:r w:rsidR="00667C20" w:rsidRPr="00424939">
        <w:rPr>
          <w:rFonts w:cs="Times New Roman"/>
          <w:color w:val="000000" w:themeColor="text1"/>
        </w:rPr>
        <w:t xml:space="preserve">, </w:t>
      </w:r>
      <w:r w:rsidRPr="00424939">
        <w:rPr>
          <w:rFonts w:cs="Times New Roman"/>
          <w:color w:val="000000" w:themeColor="text1"/>
        </w:rPr>
        <w:t xml:space="preserve">several of which have completed study/concert tours of Europe, Great Britain, and </w:t>
      </w:r>
      <w:r w:rsidR="00967D9D" w:rsidRPr="00424939">
        <w:rPr>
          <w:rFonts w:cs="Times New Roman"/>
          <w:color w:val="000000" w:themeColor="text1"/>
        </w:rPr>
        <w:t xml:space="preserve">Asia in the past. Coe drama and forensics activities have received local and national recognition for their presentations. Special interest organizations are also represented on campus, as are national social fraternities and sororities and honor societies (Phi Beta Kappa, Phi Kappa Phi, Mortar Board, Alpha Lambda Delta, and Alpha Sigma Lambda). </w:t>
      </w:r>
    </w:p>
    <w:p w14:paraId="29565659" w14:textId="3FB28280" w:rsidR="00967D9D" w:rsidRPr="003105DD" w:rsidRDefault="00967D9D" w:rsidP="00CB2CEC">
      <w:pPr>
        <w:pStyle w:val="Noparagraphstyle"/>
        <w:spacing w:before="120" w:line="276" w:lineRule="auto"/>
        <w:jc w:val="left"/>
        <w:rPr>
          <w:rFonts w:ascii="Garamond" w:hAnsi="Garamond" w:cs="Times New Roman"/>
          <w:b/>
          <w:color w:val="000000" w:themeColor="text1"/>
          <w:sz w:val="22"/>
          <w:szCs w:val="22"/>
        </w:rPr>
        <w:pPrChange w:id="6999"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Athletics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Athletics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p>
    <w:p w14:paraId="703B5AE9" w14:textId="2CE173A4" w:rsidR="00967D9D" w:rsidRPr="00424939" w:rsidRDefault="00967D9D" w:rsidP="00EB2C2A">
      <w:pPr>
        <w:rPr>
          <w:rFonts w:cs="Times New Roman"/>
          <w:color w:val="000000" w:themeColor="text1"/>
        </w:rPr>
      </w:pPr>
      <w:r w:rsidRPr="00424939">
        <w:rPr>
          <w:rFonts w:cs="Times New Roman"/>
          <w:color w:val="000000" w:themeColor="text1"/>
        </w:rPr>
        <w:t xml:space="preserve">Coe College sponsors </w:t>
      </w:r>
      <w:r w:rsidR="006B2ACF" w:rsidRPr="00424939">
        <w:rPr>
          <w:rFonts w:cs="Times New Roman"/>
          <w:color w:val="000000" w:themeColor="text1"/>
        </w:rPr>
        <w:t>11 men’s and 1</w:t>
      </w:r>
      <w:r w:rsidR="006B2ACF">
        <w:rPr>
          <w:rFonts w:cs="Times New Roman"/>
          <w:color w:val="000000" w:themeColor="text1"/>
        </w:rPr>
        <w:t>1</w:t>
      </w:r>
      <w:r w:rsidR="006B2ACF" w:rsidRPr="00424939">
        <w:rPr>
          <w:rFonts w:cs="Times New Roman"/>
          <w:color w:val="000000" w:themeColor="text1"/>
        </w:rPr>
        <w:t xml:space="preserve"> women’s </w:t>
      </w:r>
      <w:r w:rsidRPr="00424939">
        <w:rPr>
          <w:rFonts w:cs="Times New Roman"/>
          <w:color w:val="000000" w:themeColor="text1"/>
        </w:rPr>
        <w:t xml:space="preserve">athletic teams that compete in the </w:t>
      </w:r>
      <w:r w:rsidR="009264F3">
        <w:rPr>
          <w:rFonts w:cs="Times New Roman"/>
          <w:color w:val="000000" w:themeColor="text1"/>
        </w:rPr>
        <w:t>American Rivers Conference</w:t>
      </w:r>
      <w:r w:rsidRPr="00424939">
        <w:rPr>
          <w:rFonts w:cs="Times New Roman"/>
          <w:color w:val="000000" w:themeColor="text1"/>
        </w:rPr>
        <w:t xml:space="preserve"> </w:t>
      </w:r>
      <w:r w:rsidR="007D0AE4" w:rsidRPr="00424939">
        <w:rPr>
          <w:rFonts w:cs="Times New Roman"/>
          <w:color w:val="000000" w:themeColor="text1"/>
        </w:rPr>
        <w:t>of</w:t>
      </w:r>
      <w:r w:rsidRPr="00424939">
        <w:rPr>
          <w:rFonts w:cs="Times New Roman"/>
          <w:color w:val="000000" w:themeColor="text1"/>
        </w:rPr>
        <w:t xml:space="preserve"> NCAA Division III</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NCAA Division III</w:instrText>
      </w:r>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9D33F4" w:rsidRPr="00424939">
        <w:rPr>
          <w:rFonts w:cs="Times New Roman"/>
          <w:color w:val="000000" w:themeColor="text1"/>
        </w:rPr>
        <w:t>Our</w:t>
      </w:r>
      <w:r w:rsidRPr="00424939">
        <w:rPr>
          <w:rFonts w:cs="Times New Roman"/>
          <w:color w:val="000000" w:themeColor="text1"/>
        </w:rPr>
        <w:t xml:space="preserve"> goal is to provide our student athletes with positive educational and athletic experiences. </w:t>
      </w:r>
    </w:p>
    <w:p w14:paraId="301BA0E5" w14:textId="50F0CB59" w:rsidR="00967D9D" w:rsidRPr="00424939" w:rsidRDefault="0098730C" w:rsidP="0098730C">
      <w:pPr>
        <w:rPr>
          <w:rFonts w:cs="Times New Roman"/>
          <w:color w:val="000000" w:themeColor="text1"/>
        </w:rPr>
      </w:pPr>
      <w:r w:rsidRPr="00424939">
        <w:rPr>
          <w:rFonts w:cs="Times New Roman"/>
          <w:color w:val="000000" w:themeColor="text1"/>
        </w:rPr>
        <w:t>Through hard work, intense training, and positive interactions with coaches, student athletes are provided opportunities to succeed. The College recognizes that many of its students enjoy participating in organized athletics or watching athletic contests as forms of recreational campus life. Basketball, volleyball, softball, table tennis, flag football, and wrestling are representative events in a year-round intramural program for both men and women</w:t>
      </w:r>
      <w:r w:rsidR="00967D9D" w:rsidRPr="00424939">
        <w:rPr>
          <w:rFonts w:cs="Times New Roman"/>
          <w:color w:val="000000" w:themeColor="text1"/>
        </w:rPr>
        <w:t xml:space="preserve">. All students are eligible to participate. </w:t>
      </w:r>
    </w:p>
    <w:p w14:paraId="2EF83B99" w14:textId="06BF96BF" w:rsidR="00967D9D" w:rsidRPr="003105DD" w:rsidRDefault="00DB16DA" w:rsidP="00CB2CEC">
      <w:pPr>
        <w:pStyle w:val="Noparagraphstyle"/>
        <w:spacing w:before="120" w:line="276" w:lineRule="auto"/>
        <w:jc w:val="left"/>
        <w:rPr>
          <w:rFonts w:ascii="Garamond" w:hAnsi="Garamond" w:cs="Times New Roman"/>
          <w:b/>
          <w:color w:val="000000" w:themeColor="text1"/>
          <w:sz w:val="22"/>
          <w:szCs w:val="22"/>
        </w:rPr>
        <w:pPrChange w:id="7000" w:author="Summer 2023 updates" w:date="2024-07-31T13:42:00Z">
          <w:pPr>
            <w:pStyle w:val="Noparagraphstyle"/>
            <w:spacing w:line="276" w:lineRule="auto"/>
            <w:jc w:val="left"/>
          </w:pPr>
        </w:pPrChange>
      </w:pPr>
      <w:r w:rsidRPr="003105DD">
        <w:rPr>
          <w:rFonts w:ascii="Garamond" w:hAnsi="Garamond" w:cs="Times New Roman"/>
          <w:b/>
          <w:color w:val="000000" w:themeColor="text1"/>
          <w:sz w:val="22"/>
          <w:szCs w:val="22"/>
        </w:rPr>
        <w:t>R</w:t>
      </w:r>
      <w:r w:rsidR="00967D9D" w:rsidRPr="003105DD">
        <w:rPr>
          <w:rFonts w:ascii="Garamond" w:hAnsi="Garamond" w:cs="Times New Roman"/>
          <w:b/>
          <w:color w:val="000000" w:themeColor="text1"/>
          <w:sz w:val="22"/>
          <w:szCs w:val="22"/>
        </w:rPr>
        <w:t xml:space="preserve">ecreational </w:t>
      </w:r>
      <w:r w:rsidRPr="003105DD">
        <w:rPr>
          <w:rFonts w:ascii="Garamond" w:hAnsi="Garamond" w:cs="Times New Roman"/>
          <w:b/>
          <w:color w:val="000000" w:themeColor="text1"/>
          <w:sz w:val="22"/>
          <w:szCs w:val="22"/>
        </w:rPr>
        <w:t>F</w:t>
      </w:r>
      <w:r w:rsidR="00967D9D" w:rsidRPr="003105DD">
        <w:rPr>
          <w:rFonts w:ascii="Garamond" w:hAnsi="Garamond" w:cs="Times New Roman"/>
          <w:b/>
          <w:color w:val="000000" w:themeColor="text1"/>
          <w:sz w:val="22"/>
          <w:szCs w:val="22"/>
        </w:rPr>
        <w:t>acilities</w:t>
      </w:r>
      <w:r w:rsidR="008C196D" w:rsidRPr="003105DD">
        <w:rPr>
          <w:rFonts w:ascii="Garamond" w:hAnsi="Garamond" w:cs="Times New Roman"/>
          <w:b/>
          <w:color w:val="000000" w:themeColor="text1"/>
          <w:sz w:val="22"/>
          <w:szCs w:val="22"/>
        </w:rPr>
        <w:fldChar w:fldCharType="begin"/>
      </w:r>
      <w:r w:rsidR="008C196D" w:rsidRPr="003105DD">
        <w:rPr>
          <w:rFonts w:ascii="Garamond" w:hAnsi="Garamond"/>
          <w:b/>
          <w:color w:val="000000" w:themeColor="text1"/>
        </w:rPr>
        <w:instrText xml:space="preserve"> XE "</w:instrText>
      </w:r>
      <w:r w:rsidR="008C196D" w:rsidRPr="003105DD">
        <w:rPr>
          <w:rFonts w:ascii="Garamond" w:hAnsi="Garamond" w:cs="Times New Roman"/>
          <w:b/>
          <w:color w:val="000000" w:themeColor="text1"/>
          <w:sz w:val="22"/>
          <w:szCs w:val="22"/>
        </w:rPr>
        <w:instrText>Recreational Facilities</w:instrText>
      </w:r>
      <w:r w:rsidR="008C196D" w:rsidRPr="003105DD">
        <w:rPr>
          <w:rFonts w:ascii="Garamond" w:hAnsi="Garamond"/>
          <w:b/>
          <w:color w:val="000000" w:themeColor="text1"/>
        </w:rPr>
        <w:instrText xml:space="preserve">" </w:instrText>
      </w:r>
      <w:r w:rsidR="008C196D" w:rsidRPr="003105DD">
        <w:rPr>
          <w:rFonts w:ascii="Garamond" w:hAnsi="Garamond" w:cs="Times New Roman"/>
          <w:b/>
          <w:color w:val="000000" w:themeColor="text1"/>
          <w:sz w:val="22"/>
          <w:szCs w:val="22"/>
        </w:rPr>
        <w:fldChar w:fldCharType="end"/>
      </w:r>
      <w:r w:rsidR="00967D9D" w:rsidRPr="003105DD">
        <w:rPr>
          <w:rFonts w:ascii="Garamond" w:hAnsi="Garamond" w:cs="Times New Roman"/>
          <w:b/>
          <w:color w:val="000000" w:themeColor="text1"/>
          <w:sz w:val="22"/>
          <w:szCs w:val="22"/>
        </w:rPr>
        <w:t xml:space="preserve"> </w:t>
      </w:r>
    </w:p>
    <w:p w14:paraId="04131E39" w14:textId="601E1313" w:rsidR="00967D9D" w:rsidRPr="00424939" w:rsidRDefault="00967D9D" w:rsidP="00EB2C2A">
      <w:pPr>
        <w:rPr>
          <w:rFonts w:cs="Times New Roman"/>
          <w:color w:val="000000" w:themeColor="text1"/>
        </w:rPr>
      </w:pPr>
      <w:r w:rsidRPr="00424939">
        <w:rPr>
          <w:rFonts w:cs="Times New Roman"/>
          <w:color w:val="000000" w:themeColor="text1"/>
        </w:rPr>
        <w:t>Gage Memorial Union is the center of student interest and activity. Offices of the Student Activities Committee and other student organizations are there, plus the College dining hall, and mailroom. Informal programs and lectures are given there, and it serves as the College’s “open house” for students, faculty, and visitors. “Charlie’s</w:t>
      </w:r>
      <w:r w:rsidR="00B852F8" w:rsidRPr="00424939">
        <w:rPr>
          <w:rFonts w:cs="Times New Roman"/>
          <w:color w:val="000000" w:themeColor="text1"/>
        </w:rPr>
        <w:t>,”</w:t>
      </w:r>
      <w:r w:rsidRPr="00424939">
        <w:rPr>
          <w:rFonts w:cs="Times New Roman"/>
          <w:color w:val="000000" w:themeColor="text1"/>
        </w:rPr>
        <w:t xml:space="preserve"> located in the adjacent P.U.B., is home to a coffee shop (serving Starbucks coffee), a convenience store</w:t>
      </w:r>
      <w:r w:rsidR="004E7BEE">
        <w:rPr>
          <w:rFonts w:cs="Times New Roman"/>
          <w:color w:val="000000" w:themeColor="text1"/>
        </w:rPr>
        <w:t>,</w:t>
      </w:r>
      <w:r w:rsidRPr="00424939">
        <w:rPr>
          <w:rFonts w:cs="Times New Roman"/>
          <w:color w:val="000000" w:themeColor="text1"/>
        </w:rPr>
        <w:t xml:space="preserve"> and grill. Charlie’s is a relaxing place to meet friends or take in one of the many performances. </w:t>
      </w:r>
    </w:p>
    <w:p w14:paraId="72AA7FE5" w14:textId="08DFFFF6" w:rsidR="0098730C" w:rsidRPr="00424939" w:rsidRDefault="0098730C" w:rsidP="00CB2B28">
      <w:pPr>
        <w:rPr>
          <w:rPrChange w:id="7001" w:author="Summer 2023 updates" w:date="2024-07-31T13:42:00Z">
            <w:rPr>
              <w:color w:val="000000" w:themeColor="text1"/>
            </w:rPr>
          </w:rPrChange>
        </w:rPr>
      </w:pPr>
      <w:r w:rsidRPr="00424939">
        <w:rPr>
          <w:rPrChange w:id="7002" w:author="Summer 2023 updates" w:date="2024-07-31T13:42:00Z">
            <w:rPr>
              <w:color w:val="000000" w:themeColor="text1"/>
            </w:rPr>
          </w:rPrChange>
        </w:rPr>
        <w:t>The brand</w:t>
      </w:r>
      <w:r w:rsidR="009258E7" w:rsidRPr="00424939">
        <w:rPr>
          <w:rPrChange w:id="7003" w:author="Summer 2023 updates" w:date="2024-07-31T13:42:00Z">
            <w:rPr>
              <w:color w:val="000000" w:themeColor="text1"/>
            </w:rPr>
          </w:rPrChange>
        </w:rPr>
        <w:t>-</w:t>
      </w:r>
      <w:r w:rsidRPr="00424939">
        <w:rPr>
          <w:rPrChange w:id="7004" w:author="Summer 2023 updates" w:date="2024-07-31T13:42:00Z">
            <w:rPr>
              <w:color w:val="000000" w:themeColor="text1"/>
            </w:rPr>
          </w:rPrChange>
        </w:rPr>
        <w:t>new Coe College Athletics</w:t>
      </w:r>
      <w:r w:rsidR="008C196D" w:rsidRPr="00424939">
        <w:rPr>
          <w:rPrChange w:id="7005" w:author="Summer 2023 updates" w:date="2024-07-31T13:42:00Z">
            <w:rPr>
              <w:color w:val="000000" w:themeColor="text1"/>
            </w:rPr>
          </w:rPrChange>
        </w:rPr>
        <w:fldChar w:fldCharType="begin"/>
      </w:r>
      <w:r w:rsidR="008C196D" w:rsidRPr="00424939">
        <w:rPr>
          <w:rPrChange w:id="7006" w:author="Summer 2023 updates" w:date="2024-07-31T13:42:00Z">
            <w:rPr>
              <w:color w:val="000000" w:themeColor="text1"/>
            </w:rPr>
          </w:rPrChange>
        </w:rPr>
        <w:instrText xml:space="preserve"> XE "</w:instrText>
      </w:r>
      <w:r w:rsidR="008C196D" w:rsidRPr="00424939">
        <w:rPr>
          <w:u w:val="single"/>
          <w:rPrChange w:id="7007" w:author="Summer 2023 updates" w:date="2024-07-31T13:42:00Z">
            <w:rPr>
              <w:color w:val="000000" w:themeColor="text1"/>
              <w:u w:val="single"/>
            </w:rPr>
          </w:rPrChange>
        </w:rPr>
        <w:instrText>Athletics</w:instrText>
      </w:r>
      <w:r w:rsidR="008C196D" w:rsidRPr="00424939">
        <w:rPr>
          <w:rPrChange w:id="7008" w:author="Summer 2023 updates" w:date="2024-07-31T13:42:00Z">
            <w:rPr>
              <w:color w:val="000000" w:themeColor="text1"/>
            </w:rPr>
          </w:rPrChange>
        </w:rPr>
        <w:instrText xml:space="preserve">" </w:instrText>
      </w:r>
      <w:r w:rsidR="008C196D" w:rsidRPr="00424939">
        <w:rPr>
          <w:rPrChange w:id="7009" w:author="Summer 2023 updates" w:date="2024-07-31T13:42:00Z">
            <w:rPr>
              <w:color w:val="000000" w:themeColor="text1"/>
            </w:rPr>
          </w:rPrChange>
        </w:rPr>
        <w:fldChar w:fldCharType="end"/>
      </w:r>
      <w:r w:rsidRPr="00424939">
        <w:rPr>
          <w:rPrChange w:id="7010" w:author="Summer 2023 updates" w:date="2024-07-31T13:42:00Z">
            <w:rPr>
              <w:color w:val="000000" w:themeColor="text1"/>
            </w:rPr>
          </w:rPrChange>
        </w:rPr>
        <w:t xml:space="preserve"> and Recreation Center includes two pristine courts for basketball and volleyball, a wrestling room that boasts three oversized mats, strength and conditioning room with brand</w:t>
      </w:r>
      <w:r w:rsidR="009258E7" w:rsidRPr="00424939">
        <w:rPr>
          <w:rPrChange w:id="7011" w:author="Summer 2023 updates" w:date="2024-07-31T13:42:00Z">
            <w:rPr>
              <w:color w:val="000000" w:themeColor="text1"/>
            </w:rPr>
          </w:rPrChange>
        </w:rPr>
        <w:t>-</w:t>
      </w:r>
      <w:r w:rsidRPr="00424939">
        <w:rPr>
          <w:rPrChange w:id="7012" w:author="Summer 2023 updates" w:date="2024-07-31T13:42:00Z">
            <w:rPr>
              <w:color w:val="000000" w:themeColor="text1"/>
            </w:rPr>
          </w:rPrChange>
        </w:rPr>
        <w:t xml:space="preserve">new equipment, and a fitness center that overlooks the campus. This is where Coe’s basketball, volleyball, and wrestling teams host their home events. </w:t>
      </w:r>
    </w:p>
    <w:p w14:paraId="592DD4BA" w14:textId="7CCE9817" w:rsidR="0098730C" w:rsidRPr="00424939" w:rsidRDefault="0098730C" w:rsidP="00CB2B28">
      <w:pPr>
        <w:rPr>
          <w:rPrChange w:id="7013" w:author="Summer 2023 updates" w:date="2024-07-31T13:42:00Z">
            <w:rPr>
              <w:color w:val="000000" w:themeColor="text1"/>
            </w:rPr>
          </w:rPrChange>
        </w:rPr>
      </w:pPr>
      <w:r w:rsidRPr="00424939">
        <w:rPr>
          <w:rPrChange w:id="7014" w:author="Summer 2023 updates" w:date="2024-07-31T13:42:00Z">
            <w:rPr>
              <w:color w:val="000000" w:themeColor="text1"/>
            </w:rPr>
          </w:rPrChange>
        </w:rPr>
        <w:t>Moray Eby</w:t>
      </w:r>
      <w:r w:rsidR="008C196D" w:rsidRPr="00424939">
        <w:rPr>
          <w:rPrChange w:id="7015" w:author="Summer 2023 updates" w:date="2024-07-31T13:42:00Z">
            <w:rPr>
              <w:color w:val="000000" w:themeColor="text1"/>
            </w:rPr>
          </w:rPrChange>
        </w:rPr>
        <w:fldChar w:fldCharType="begin"/>
      </w:r>
      <w:r w:rsidR="008C196D" w:rsidRPr="00424939">
        <w:rPr>
          <w:rPrChange w:id="7016" w:author="Summer 2023 updates" w:date="2024-07-31T13:42:00Z">
            <w:rPr>
              <w:color w:val="000000" w:themeColor="text1"/>
            </w:rPr>
          </w:rPrChange>
        </w:rPr>
        <w:instrText xml:space="preserve"> XE "Eby" </w:instrText>
      </w:r>
      <w:r w:rsidR="008C196D" w:rsidRPr="00424939">
        <w:rPr>
          <w:rPrChange w:id="7017" w:author="Summer 2023 updates" w:date="2024-07-31T13:42:00Z">
            <w:rPr>
              <w:color w:val="000000" w:themeColor="text1"/>
            </w:rPr>
          </w:rPrChange>
        </w:rPr>
        <w:fldChar w:fldCharType="end"/>
      </w:r>
      <w:r w:rsidRPr="00424939">
        <w:rPr>
          <w:rPrChange w:id="7018" w:author="Summer 2023 updates" w:date="2024-07-31T13:42:00Z">
            <w:rPr>
              <w:color w:val="000000" w:themeColor="text1"/>
            </w:rPr>
          </w:rPrChange>
        </w:rPr>
        <w:t xml:space="preserve"> Fieldhouse includes three </w:t>
      </w:r>
      <w:r w:rsidR="0069372C">
        <w:rPr>
          <w:rPrChange w:id="7019" w:author="Summer 2023 updates" w:date="2024-07-31T13:42:00Z">
            <w:rPr>
              <w:color w:val="000000" w:themeColor="text1"/>
            </w:rPr>
          </w:rPrChange>
        </w:rPr>
        <w:t>recently</w:t>
      </w:r>
      <w:r w:rsidRPr="00424939">
        <w:rPr>
          <w:rPrChange w:id="7020" w:author="Summer 2023 updates" w:date="2024-07-31T13:42:00Z">
            <w:rPr>
              <w:color w:val="000000" w:themeColor="text1"/>
            </w:rPr>
          </w:rPrChange>
        </w:rPr>
        <w:t>-renovated courts for basketball and volleyball.  Eby also has a natatorium, athletic training rooms, indoor baseball/softball batting cages, and a rock</w:t>
      </w:r>
      <w:r w:rsidR="00937658" w:rsidRPr="00424939">
        <w:rPr>
          <w:rPrChange w:id="7021" w:author="Summer 2023 updates" w:date="2024-07-31T13:42:00Z">
            <w:rPr>
              <w:color w:val="000000" w:themeColor="text1"/>
            </w:rPr>
          </w:rPrChange>
        </w:rPr>
        <w:t>-</w:t>
      </w:r>
      <w:r w:rsidRPr="00424939">
        <w:rPr>
          <w:rPrChange w:id="7022" w:author="Summer 2023 updates" w:date="2024-07-31T13:42:00Z">
            <w:rPr>
              <w:color w:val="000000" w:themeColor="text1"/>
            </w:rPr>
          </w:rPrChange>
        </w:rPr>
        <w:t xml:space="preserve">climbing wall.  All outside playing fields and tennis courts are also available to Coe students. </w:t>
      </w:r>
    </w:p>
    <w:p w14:paraId="4BD468FC" w14:textId="381D5AB6" w:rsidR="00967D9D" w:rsidRPr="00424939" w:rsidRDefault="00967D9D" w:rsidP="00CB2B28">
      <w:pPr>
        <w:rPr>
          <w:rPrChange w:id="7023" w:author="Summer 2023 updates" w:date="2024-07-31T13:42:00Z">
            <w:rPr>
              <w:color w:val="000000" w:themeColor="text1"/>
            </w:rPr>
          </w:rPrChange>
        </w:rPr>
        <w:pPrChange w:id="7024" w:author="Summer 2023 updates" w:date="2024-07-31T13:42:00Z">
          <w:pPr>
            <w:spacing w:after="80"/>
          </w:pPr>
        </w:pPrChange>
      </w:pPr>
      <w:r w:rsidRPr="00424939">
        <w:rPr>
          <w:rPrChange w:id="7025" w:author="Summer 2023 updates" w:date="2024-07-31T13:42:00Z">
            <w:rPr>
              <w:color w:val="000000" w:themeColor="text1"/>
            </w:rPr>
          </w:rPrChange>
        </w:rPr>
        <w:t>The Clark Racquet Center offers a state-of-the-art facility for runners, racquet enthusiasts, and everyone wanting to stay in shape. An aerobic room, dance studio, and classrooms complement the indoor track, tennis courts, and racquetball and sq</w:t>
      </w:r>
      <w:r w:rsidR="003061BD" w:rsidRPr="00424939">
        <w:rPr>
          <w:rPrChange w:id="7026" w:author="Summer 2023 updates" w:date="2024-07-31T13:42:00Z">
            <w:rPr>
              <w:color w:val="000000" w:themeColor="text1"/>
            </w:rPr>
          </w:rPrChange>
        </w:rPr>
        <w:t xml:space="preserve">uash courts. Professional staff </w:t>
      </w:r>
      <w:r w:rsidRPr="00424939">
        <w:rPr>
          <w:rPrChange w:id="7027" w:author="Summer 2023 updates" w:date="2024-07-31T13:42:00Z">
            <w:rPr>
              <w:color w:val="000000" w:themeColor="text1"/>
            </w:rPr>
          </w:rPrChange>
        </w:rPr>
        <w:t xml:space="preserve">manage the center and offer instruction to students. </w:t>
      </w:r>
    </w:p>
    <w:p w14:paraId="243B4B7F" w14:textId="77777777" w:rsidR="00A31DB7" w:rsidRPr="00424939" w:rsidRDefault="00A31DB7">
      <w:pPr>
        <w:rPr>
          <w:rFonts w:cs="Times New Roman"/>
          <w:b/>
          <w:color w:val="000000" w:themeColor="text1"/>
        </w:rPr>
      </w:pPr>
      <w:r w:rsidRPr="00424939">
        <w:rPr>
          <w:rFonts w:cs="Times New Roman"/>
          <w:b/>
          <w:color w:val="000000" w:themeColor="text1"/>
        </w:rPr>
        <w:br w:type="page"/>
      </w:r>
    </w:p>
    <w:p w14:paraId="6AD7F3BF" w14:textId="65666B6E" w:rsidR="007F4D66" w:rsidRPr="00D101F3" w:rsidRDefault="002A2A32" w:rsidP="002B623E">
      <w:pPr>
        <w:pStyle w:val="Heading1"/>
        <w:rPr>
          <w:caps/>
        </w:rPr>
      </w:pPr>
      <w:bookmarkStart w:id="7028" w:name="_Ref14094510"/>
      <w:bookmarkStart w:id="7029" w:name="_Toc141355693"/>
      <w:bookmarkStart w:id="7030" w:name="_Toc110005174"/>
      <w:r w:rsidRPr="00D101F3">
        <w:t>COLLEGE REGULATIONS AND POLICIES</w:t>
      </w:r>
      <w:bookmarkEnd w:id="7028"/>
      <w:bookmarkEnd w:id="7029"/>
      <w:bookmarkEnd w:id="7030"/>
      <w:r w:rsidR="008C196D" w:rsidRPr="00D101F3">
        <w:fldChar w:fldCharType="begin"/>
      </w:r>
      <w:r w:rsidR="008C196D" w:rsidRPr="00D101F3">
        <w:instrText xml:space="preserve"> XE "</w:instrText>
      </w:r>
      <w:del w:id="7031" w:author="Summer 2023 updates" w:date="2024-07-31T13:42:00Z">
        <w:r w:rsidR="008C196D" w:rsidRPr="00424939">
          <w:delInstrText>COLLEGE REGULATIONS AND POLICIES</w:delInstrText>
        </w:r>
      </w:del>
      <w:ins w:id="7032" w:author="Summer 2023 updates" w:date="2024-07-31T13:42:00Z">
        <w:r w:rsidR="008C196D" w:rsidRPr="00D101F3">
          <w:instrText>C</w:instrText>
        </w:r>
        <w:r w:rsidR="00D538A4">
          <w:instrText>ollege</w:instrText>
        </w:r>
        <w:r w:rsidR="008C196D" w:rsidRPr="00D101F3">
          <w:instrText xml:space="preserve"> R</w:instrText>
        </w:r>
        <w:r w:rsidR="00D538A4">
          <w:instrText>egulations</w:instrText>
        </w:r>
        <w:r w:rsidR="008C196D" w:rsidRPr="00D101F3">
          <w:instrText xml:space="preserve"> </w:instrText>
        </w:r>
        <w:r w:rsidR="00D538A4">
          <w:instrText>and</w:instrText>
        </w:r>
        <w:r w:rsidR="008C196D" w:rsidRPr="00D101F3">
          <w:instrText xml:space="preserve"> P</w:instrText>
        </w:r>
        <w:r w:rsidR="00D538A4">
          <w:instrText>olicies</w:instrText>
        </w:r>
      </w:ins>
      <w:r w:rsidR="008C196D" w:rsidRPr="00D101F3">
        <w:instrText xml:space="preserve">" </w:instrText>
      </w:r>
      <w:r w:rsidR="008C196D" w:rsidRPr="00D101F3">
        <w:fldChar w:fldCharType="end"/>
      </w:r>
    </w:p>
    <w:p w14:paraId="79AED474" w14:textId="25343AF2" w:rsidR="002A49AB" w:rsidRPr="002A2A32" w:rsidRDefault="0080431C" w:rsidP="00713AB3">
      <w:pPr>
        <w:pStyle w:val="Heading3"/>
        <w:rPr>
          <w:rStyle w:val="Strong"/>
          <w:rFonts w:cstheme="majorBidi"/>
          <w:b/>
          <w:bCs w:val="0"/>
          <w:smallCaps w:val="0"/>
        </w:rPr>
      </w:pPr>
      <w:bookmarkStart w:id="7033" w:name="_Toc141355694"/>
      <w:bookmarkStart w:id="7034" w:name="_Toc110005175"/>
      <w:r w:rsidRPr="002A2A32">
        <w:rPr>
          <w:rStyle w:val="Strong"/>
          <w:rFonts w:cstheme="majorBidi"/>
          <w:b/>
          <w:bCs w:val="0"/>
          <w:smallCaps w:val="0"/>
        </w:rPr>
        <w:t>EFFECTIVE CATALOG</w:t>
      </w:r>
      <w:bookmarkEnd w:id="7033"/>
      <w:bookmarkEnd w:id="7034"/>
      <w:r w:rsidR="008C196D" w:rsidRPr="002A2A32">
        <w:rPr>
          <w:rStyle w:val="Strong"/>
          <w:rFonts w:cstheme="majorBidi"/>
          <w:b/>
          <w:bCs w:val="0"/>
          <w:smallCaps w:val="0"/>
        </w:rPr>
        <w:fldChar w:fldCharType="begin"/>
      </w:r>
      <w:r w:rsidR="008C196D" w:rsidRPr="002A2A32">
        <w:instrText xml:space="preserve"> XE "</w:instrText>
      </w:r>
      <w:del w:id="7035" w:author="Summer 2023 updates" w:date="2024-07-31T13:42:00Z">
        <w:r w:rsidR="008C196D" w:rsidRPr="002A2A32">
          <w:rPr>
            <w:rStyle w:val="Strong"/>
            <w:rFonts w:cstheme="majorBidi"/>
            <w:b/>
            <w:bCs w:val="0"/>
            <w:smallCaps w:val="0"/>
          </w:rPr>
          <w:delInstrText>EFFECTIVE CATALOG</w:delInstrText>
        </w:r>
      </w:del>
      <w:ins w:id="7036" w:author="Summer 2023 updates" w:date="2024-07-31T13:42:00Z">
        <w:r w:rsidR="001978C8">
          <w:instrText>E</w:instrText>
        </w:r>
        <w:r w:rsidR="001978C8">
          <w:rPr>
            <w:rStyle w:val="Strong"/>
            <w:rFonts w:cstheme="majorBidi"/>
            <w:b/>
            <w:bCs w:val="0"/>
            <w:smallCaps w:val="0"/>
          </w:rPr>
          <w:instrText>ffective</w:instrText>
        </w:r>
        <w:r w:rsidR="008C196D" w:rsidRPr="002A2A32">
          <w:rPr>
            <w:rStyle w:val="Strong"/>
            <w:rFonts w:cstheme="majorBidi"/>
            <w:b/>
            <w:bCs w:val="0"/>
            <w:smallCaps w:val="0"/>
          </w:rPr>
          <w:instrText xml:space="preserve"> </w:instrText>
        </w:r>
        <w:r w:rsidR="001978C8">
          <w:rPr>
            <w:rStyle w:val="Strong"/>
            <w:rFonts w:cstheme="majorBidi"/>
            <w:b/>
            <w:bCs w:val="0"/>
            <w:smallCaps w:val="0"/>
          </w:rPr>
          <w:instrText>Catalog</w:instrText>
        </w:r>
      </w:ins>
      <w:r w:rsidR="008C196D" w:rsidRPr="002A2A32">
        <w:instrText xml:space="preserve">" </w:instrText>
      </w:r>
      <w:r w:rsidR="008C196D" w:rsidRPr="002A2A32">
        <w:rPr>
          <w:rStyle w:val="Strong"/>
          <w:rFonts w:cstheme="majorBidi"/>
          <w:b/>
          <w:bCs w:val="0"/>
          <w:smallCaps w:val="0"/>
        </w:rPr>
        <w:fldChar w:fldCharType="end"/>
      </w:r>
    </w:p>
    <w:p w14:paraId="43195FE6" w14:textId="5FC6238A"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ordinarily are graduated under the provisions of the catalog of their matriculation date. </w:t>
      </w:r>
      <w:r w:rsidR="00535C8E" w:rsidRPr="00424939">
        <w:rPr>
          <w:rFonts w:ascii="Garamond" w:hAnsi="Garamond" w:cs="Times New Roman"/>
          <w:color w:val="000000" w:themeColor="text1"/>
          <w:sz w:val="22"/>
          <w:szCs w:val="22"/>
        </w:rPr>
        <w:t xml:space="preserve">A student’s matriculation date is the day of first enrollment following admission. If the student is readmitted, the matriculation date becomes the day of first enrollment following readmission. </w:t>
      </w:r>
      <w:r w:rsidRPr="00424939">
        <w:rPr>
          <w:rFonts w:ascii="Garamond" w:hAnsi="Garamond" w:cs="Times New Roman"/>
          <w:color w:val="000000" w:themeColor="text1"/>
          <w:sz w:val="22"/>
          <w:szCs w:val="22"/>
        </w:rPr>
        <w:t xml:space="preserve">However, students will be expected to satisfy, to the extent practical, the graduation requirements of the catalog in effect at the anticipated date of graduation. Any necessary modification of general degree requirements will be worked out by the </w:t>
      </w:r>
      <w:r w:rsidR="00685254" w:rsidRPr="00424939">
        <w:rPr>
          <w:rFonts w:ascii="Garamond" w:hAnsi="Garamond" w:cs="Times New Roman"/>
          <w:color w:val="000000" w:themeColor="text1"/>
          <w:sz w:val="22"/>
          <w:szCs w:val="22"/>
        </w:rPr>
        <w:t>Provost</w:t>
      </w:r>
      <w:r w:rsidRPr="00424939">
        <w:rPr>
          <w:rFonts w:ascii="Garamond" w:hAnsi="Garamond" w:cs="Times New Roman"/>
          <w:color w:val="000000" w:themeColor="text1"/>
          <w:sz w:val="22"/>
          <w:szCs w:val="22"/>
        </w:rPr>
        <w:t xml:space="preserve"> and Dean of the Faculty</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the Registrar, </w:t>
      </w:r>
      <w:r w:rsidR="00EC3B05" w:rsidRPr="00424939">
        <w:rPr>
          <w:rFonts w:ascii="Garamond" w:hAnsi="Garamond" w:cs="Times New Roman"/>
          <w:color w:val="000000" w:themeColor="text1"/>
          <w:sz w:val="22"/>
          <w:szCs w:val="22"/>
        </w:rPr>
        <w:t xml:space="preserve">the appropriate department chair, </w:t>
      </w:r>
      <w:r w:rsidRPr="00424939">
        <w:rPr>
          <w:rFonts w:ascii="Garamond" w:hAnsi="Garamond" w:cs="Times New Roman"/>
          <w:color w:val="000000" w:themeColor="text1"/>
          <w:sz w:val="22"/>
          <w:szCs w:val="22"/>
        </w:rPr>
        <w:t xml:space="preserve">and the </w:t>
      </w:r>
      <w:bookmarkStart w:id="7037" w:name="Academic_policies_committee"/>
      <w:r w:rsidRPr="00424939">
        <w:rPr>
          <w:rFonts w:ascii="Garamond" w:hAnsi="Garamond" w:cs="Times New Roman"/>
          <w:color w:val="000000" w:themeColor="text1"/>
          <w:sz w:val="22"/>
          <w:szCs w:val="22"/>
        </w:rPr>
        <w:t>Academic Policies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Academic Policies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Committee</w:t>
      </w:r>
      <w:bookmarkEnd w:id="7037"/>
      <w:r w:rsidRPr="00424939">
        <w:rPr>
          <w:rFonts w:ascii="Garamond" w:hAnsi="Garamond" w:cs="Times New Roman"/>
          <w:color w:val="000000" w:themeColor="text1"/>
          <w:sz w:val="22"/>
          <w:szCs w:val="22"/>
        </w:rPr>
        <w:t>. Modification of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7038" w:author="Summer 2023 updates" w:date="2024-07-31T13:42:00Z">
        <w:r w:rsidR="00B8454E" w:rsidRPr="00424939">
          <w:rPr>
            <w:rStyle w:val="Strong"/>
            <w:rFonts w:ascii="Garamond" w:hAnsi="Garamond"/>
            <w:color w:val="000000" w:themeColor="text1"/>
          </w:rPr>
          <w:delInstrText>minor</w:delInstrText>
        </w:r>
      </w:del>
      <w:ins w:id="7039"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requirements will be worked out by the department chair involved, the Registrar, and the student’s advisor. A student has the right of petition to the </w:t>
      </w:r>
      <w:r w:rsidR="00682AF5" w:rsidRPr="00424939">
        <w:rPr>
          <w:rFonts w:ascii="Garamond" w:hAnsi="Garamond" w:cs="Times New Roman"/>
          <w:color w:val="000000" w:themeColor="text1"/>
          <w:sz w:val="22"/>
          <w:szCs w:val="22"/>
        </w:rPr>
        <w:t>Committee on Petitions</w:t>
      </w:r>
      <w:r w:rsidRPr="00424939">
        <w:rPr>
          <w:rFonts w:ascii="Garamond" w:hAnsi="Garamond" w:cs="Times New Roman"/>
          <w:color w:val="000000" w:themeColor="text1"/>
          <w:sz w:val="22"/>
          <w:szCs w:val="22"/>
        </w:rPr>
        <w:t>.</w:t>
      </w:r>
    </w:p>
    <w:p w14:paraId="3F80DAD7" w14:textId="4F4E45DD" w:rsidR="002A49AB" w:rsidRPr="00424939" w:rsidRDefault="002A49AB" w:rsidP="00DB5E9E">
      <w:pPr>
        <w:pStyle w:val="Noparagraphstyle"/>
        <w:spacing w:after="120" w:line="240" w:lineRule="auto"/>
        <w:jc w:val="left"/>
        <w:rPr>
          <w:rStyle w:val="Strong"/>
          <w:rFonts w:ascii="Garamond" w:hAnsi="Garamond"/>
          <w:color w:val="000000" w:themeColor="text1"/>
        </w:rPr>
      </w:pPr>
      <w:r w:rsidRPr="00424939">
        <w:rPr>
          <w:rStyle w:val="Strong"/>
          <w:rFonts w:ascii="Garamond" w:hAnsi="Garamond"/>
          <w:color w:val="000000" w:themeColor="text1"/>
        </w:rPr>
        <w:t>grading</w:t>
      </w:r>
      <w:r w:rsidR="008C196D" w:rsidRPr="00424939">
        <w:rPr>
          <w:rStyle w:val="Strong"/>
          <w:rFonts w:ascii="Garamond" w:hAnsi="Garamond"/>
          <w:color w:val="000000" w:themeColor="text1"/>
        </w:rPr>
        <w:fldChar w:fldCharType="begin"/>
      </w:r>
      <w:r w:rsidR="008C196D" w:rsidRPr="00424939">
        <w:rPr>
          <w:rFonts w:ascii="Garamond" w:hAnsi="Garamond"/>
          <w:color w:val="000000" w:themeColor="text1"/>
        </w:rPr>
        <w:instrText xml:space="preserve"> XE "</w:instrText>
      </w:r>
      <w:del w:id="7040" w:author="Summer 2023 updates" w:date="2024-07-31T13:42:00Z">
        <w:r w:rsidR="008C196D" w:rsidRPr="00424939">
          <w:rPr>
            <w:rStyle w:val="Strong"/>
            <w:rFonts w:ascii="Garamond" w:hAnsi="Garamond"/>
            <w:color w:val="000000" w:themeColor="text1"/>
          </w:rPr>
          <w:delInstrText>grading</w:delInstrText>
        </w:r>
      </w:del>
      <w:ins w:id="7041" w:author="Summer 2023 updates" w:date="2024-07-31T13:42:00Z">
        <w:r w:rsidR="00D538A4">
          <w:rPr>
            <w:rStyle w:val="Strong"/>
            <w:rFonts w:ascii="Garamond" w:hAnsi="Garamond"/>
            <w:color w:val="000000" w:themeColor="text1"/>
          </w:rPr>
          <w:instrText>G</w:instrText>
        </w:r>
        <w:r w:rsidR="008C196D" w:rsidRPr="00424939">
          <w:rPr>
            <w:rStyle w:val="Strong"/>
            <w:rFonts w:ascii="Garamond" w:hAnsi="Garamond"/>
            <w:color w:val="000000" w:themeColor="text1"/>
          </w:rPr>
          <w:instrText>rading</w:instrText>
        </w:r>
      </w:ins>
      <w:r w:rsidR="008C196D" w:rsidRPr="00424939">
        <w:rPr>
          <w:rFonts w:ascii="Garamond" w:hAnsi="Garamond"/>
          <w:color w:val="000000" w:themeColor="text1"/>
        </w:rPr>
        <w:instrText>" \t "</w:instrText>
      </w:r>
      <w:r w:rsidR="008C196D" w:rsidRPr="00424939">
        <w:rPr>
          <w:rFonts w:ascii="Garamond" w:hAnsi="Garamond" w:cstheme="minorHAnsi"/>
          <w:i/>
          <w:color w:val="000000" w:themeColor="text1"/>
        </w:rPr>
        <w:instrText>See</w:instrText>
      </w:r>
      <w:r w:rsidR="008C196D" w:rsidRPr="00424939">
        <w:rPr>
          <w:rFonts w:ascii="Garamond" w:hAnsi="Garamond" w:cstheme="minorHAnsi"/>
          <w:color w:val="000000" w:themeColor="text1"/>
        </w:rPr>
        <w:instrText xml:space="preserve"> Grades</w:instrText>
      </w:r>
      <w:r w:rsidR="008C196D" w:rsidRPr="00424939">
        <w:rPr>
          <w:rFonts w:ascii="Garamond" w:hAnsi="Garamond"/>
          <w:color w:val="000000" w:themeColor="text1"/>
        </w:rPr>
        <w:instrText xml:space="preserve">" </w:instrText>
      </w:r>
      <w:r w:rsidR="008C196D" w:rsidRPr="00424939">
        <w:rPr>
          <w:rStyle w:val="Strong"/>
          <w:rFonts w:ascii="Garamond" w:hAnsi="Garamond"/>
          <w:color w:val="000000" w:themeColor="text1"/>
        </w:rPr>
        <w:fldChar w:fldCharType="end"/>
      </w:r>
    </w:p>
    <w:p w14:paraId="4D582D3E" w14:textId="6741E347" w:rsidR="005017A0" w:rsidRPr="00424939" w:rsidRDefault="005017A0" w:rsidP="00DB5E9E">
      <w:pPr>
        <w:spacing w:after="0"/>
        <w:rPr>
          <w:rFonts w:cs="Times New Roman"/>
          <w:b/>
          <w:color w:val="000000" w:themeColor="text1"/>
        </w:rPr>
      </w:pPr>
      <w:bookmarkStart w:id="7042" w:name="GradesAffectingGPA"/>
      <w:bookmarkEnd w:id="7042"/>
      <w:r w:rsidRPr="00424939">
        <w:rPr>
          <w:rFonts w:cs="Times New Roman"/>
          <w:b/>
          <w:color w:val="000000" w:themeColor="text1"/>
        </w:rPr>
        <w:t>Grades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color w:val="000000" w:themeColor="text1"/>
        </w:rPr>
        <w:t xml:space="preserve"> </w:t>
      </w:r>
    </w:p>
    <w:p w14:paraId="4ACC73C5" w14:textId="2673D2C9"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Excellent</w:t>
      </w:r>
      <w:r w:rsidR="005017A0" w:rsidRPr="00424939">
        <w:rPr>
          <w:rFonts w:ascii="Garamond" w:hAnsi="Garamond" w:cs="Times New Roman"/>
          <w:color w:val="000000" w:themeColor="text1"/>
          <w:sz w:val="22"/>
          <w:szCs w:val="22"/>
        </w:rPr>
        <w:tab/>
        <w:t>4.0</w:t>
      </w:r>
      <w:r>
        <w:rPr>
          <w:rFonts w:ascii="Garamond" w:hAnsi="Garamond" w:cs="Times New Roman"/>
          <w:color w:val="000000" w:themeColor="text1"/>
          <w:sz w:val="22"/>
          <w:szCs w:val="22"/>
        </w:rPr>
        <w:t xml:space="preserve"> grade points per course credit</w:t>
      </w:r>
    </w:p>
    <w:p w14:paraId="20823B03" w14:textId="1B455E88"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3.7 grade points per course credit</w:t>
      </w:r>
    </w:p>
    <w:p w14:paraId="3F1EB1E4" w14:textId="6A7A85C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3.3 grade points per course credit</w:t>
      </w:r>
    </w:p>
    <w:p w14:paraId="179B3C77" w14:textId="00FC281F"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B</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Above average</w:t>
      </w:r>
      <w:r w:rsidR="005017A0" w:rsidRPr="00424939">
        <w:rPr>
          <w:rFonts w:ascii="Garamond" w:hAnsi="Garamond" w:cs="Times New Roman"/>
          <w:color w:val="000000" w:themeColor="text1"/>
          <w:sz w:val="22"/>
          <w:szCs w:val="22"/>
        </w:rPr>
        <w:tab/>
        <w:t>3.0 grade points per course credit</w:t>
      </w:r>
    </w:p>
    <w:p w14:paraId="396B6365" w14:textId="46187F0A"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2.7 grade points per course credit</w:t>
      </w:r>
    </w:p>
    <w:p w14:paraId="67D0DC13" w14:textId="74369144"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w:t>
      </w:r>
      <w:r w:rsidR="005017A0"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2.3 grade points per course credit</w:t>
      </w:r>
    </w:p>
    <w:p w14:paraId="5297C28E" w14:textId="693401FF"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5017A0" w:rsidRPr="00424939">
        <w:rPr>
          <w:rFonts w:ascii="Garamond" w:hAnsi="Garamond" w:cs="Times New Roman"/>
          <w:color w:val="000000" w:themeColor="text1"/>
          <w:sz w:val="22"/>
          <w:szCs w:val="22"/>
        </w:rPr>
        <w:t>Sa</w:t>
      </w:r>
      <w:r>
        <w:rPr>
          <w:rFonts w:ascii="Garamond" w:hAnsi="Garamond" w:cs="Times New Roman"/>
          <w:color w:val="000000" w:themeColor="text1"/>
          <w:sz w:val="22"/>
          <w:szCs w:val="22"/>
        </w:rPr>
        <w:t>tisfactory, minimum expectation</w:t>
      </w:r>
      <w:r w:rsidR="005017A0" w:rsidRPr="00424939">
        <w:rPr>
          <w:rFonts w:ascii="Garamond" w:hAnsi="Garamond" w:cs="Times New Roman"/>
          <w:color w:val="000000" w:themeColor="text1"/>
          <w:sz w:val="22"/>
          <w:szCs w:val="22"/>
        </w:rPr>
        <w:tab/>
        <w:t>2.0 grade points per course credit</w:t>
      </w:r>
    </w:p>
    <w:p w14:paraId="230FB2E1" w14:textId="00AE52C7"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1.7 grade points per course credit</w:t>
      </w:r>
    </w:p>
    <w:p w14:paraId="2C4E2DCB" w14:textId="533C1F73"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1.3</w:t>
      </w:r>
      <w:r w:rsidR="008440E7">
        <w:rPr>
          <w:rFonts w:ascii="Garamond" w:hAnsi="Garamond" w:cs="Times New Roman"/>
          <w:color w:val="000000" w:themeColor="text1"/>
          <w:sz w:val="22"/>
          <w:szCs w:val="22"/>
        </w:rPr>
        <w:t xml:space="preserve"> grade points per course credit</w:t>
      </w:r>
    </w:p>
    <w:p w14:paraId="4E3F863C" w14:textId="326115E0"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D</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Passing, below expectation</w:t>
      </w:r>
      <w:r w:rsidR="005017A0" w:rsidRPr="00424939">
        <w:rPr>
          <w:rFonts w:ascii="Garamond" w:hAnsi="Garamond" w:cs="Times New Roman"/>
          <w:color w:val="000000" w:themeColor="text1"/>
          <w:sz w:val="22"/>
          <w:szCs w:val="22"/>
        </w:rPr>
        <w:tab/>
        <w:t>1.0</w:t>
      </w:r>
      <w:r>
        <w:rPr>
          <w:rFonts w:ascii="Garamond" w:hAnsi="Garamond" w:cs="Times New Roman"/>
          <w:color w:val="000000" w:themeColor="text1"/>
          <w:sz w:val="22"/>
          <w:szCs w:val="22"/>
        </w:rPr>
        <w:t xml:space="preserve"> grade points per course credit</w:t>
      </w:r>
    </w:p>
    <w:p w14:paraId="760D7C31" w14:textId="0819F9C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rPr>
        <w:t>0.7</w:t>
      </w:r>
      <w:r w:rsidR="008440E7">
        <w:rPr>
          <w:rFonts w:ascii="Garamond" w:hAnsi="Garamond" w:cs="Times New Roman"/>
          <w:color w:val="000000" w:themeColor="text1"/>
          <w:sz w:val="22"/>
          <w:szCs w:val="22"/>
        </w:rPr>
        <w:t xml:space="preserve"> grade points per course credit</w:t>
      </w:r>
    </w:p>
    <w:p w14:paraId="7E62602E" w14:textId="2178AB74" w:rsidR="005017A0" w:rsidRPr="00424939" w:rsidRDefault="008440E7"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F</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Failure</w:t>
      </w:r>
      <w:r w:rsidR="005017A0" w:rsidRPr="00424939">
        <w:rPr>
          <w:rFonts w:ascii="Garamond" w:hAnsi="Garamond" w:cs="Times New Roman"/>
          <w:color w:val="000000" w:themeColor="text1"/>
          <w:sz w:val="22"/>
          <w:szCs w:val="22"/>
        </w:rPr>
        <w:tab/>
        <w:t>0.0</w:t>
      </w:r>
      <w:r>
        <w:rPr>
          <w:rFonts w:ascii="Garamond" w:hAnsi="Garamond" w:cs="Times New Roman"/>
          <w:color w:val="000000" w:themeColor="text1"/>
          <w:sz w:val="22"/>
          <w:szCs w:val="22"/>
        </w:rPr>
        <w:t xml:space="preserve"> grade points per course credit</w:t>
      </w:r>
    </w:p>
    <w:p w14:paraId="1F10B2A2" w14:textId="4FFBD26F" w:rsidR="005017A0" w:rsidRPr="00424939" w:rsidRDefault="005017A0"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WF</w:t>
      </w:r>
      <w:r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sidR="008440E7">
        <w:rPr>
          <w:rFonts w:ascii="Garamond" w:hAnsi="Garamond" w:cs="Times New Roman"/>
          <w:color w:val="000000" w:themeColor="text1"/>
          <w:sz w:val="22"/>
          <w:szCs w:val="22"/>
        </w:rPr>
        <w:t>Failure</w:t>
      </w:r>
      <w:r w:rsidRPr="00424939">
        <w:rPr>
          <w:rFonts w:ascii="Garamond" w:hAnsi="Garamond" w:cs="Times New Roman"/>
          <w:color w:val="000000" w:themeColor="text1"/>
          <w:sz w:val="22"/>
          <w:szCs w:val="22"/>
        </w:rPr>
        <w:tab/>
        <w:t>0.0</w:t>
      </w:r>
      <w:r w:rsidR="008440E7">
        <w:rPr>
          <w:rFonts w:ascii="Garamond" w:hAnsi="Garamond" w:cs="Times New Roman"/>
          <w:color w:val="000000" w:themeColor="text1"/>
          <w:sz w:val="22"/>
          <w:szCs w:val="22"/>
        </w:rPr>
        <w:t xml:space="preserve"> grade points per course credit</w:t>
      </w:r>
    </w:p>
    <w:p w14:paraId="5EA1B64F" w14:textId="0C54589A" w:rsidR="005017A0" w:rsidRPr="00424939" w:rsidRDefault="000A7C52" w:rsidP="00DB5E9E">
      <w:pPr>
        <w:pStyle w:val="Noparagraphstyle"/>
        <w:tabs>
          <w:tab w:val="left" w:pos="2160"/>
          <w:tab w:val="left" w:pos="6480"/>
        </w:tabs>
        <w:spacing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P</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Pass</w:t>
      </w:r>
      <w:r w:rsidR="005017A0" w:rsidRPr="00424939">
        <w:rPr>
          <w:rFonts w:ascii="Garamond" w:hAnsi="Garamond" w:cs="Times New Roman"/>
          <w:color w:val="000000" w:themeColor="text1"/>
          <w:sz w:val="22"/>
          <w:szCs w:val="22"/>
        </w:rPr>
        <w:tab/>
        <w:t>Credit</w:t>
      </w:r>
      <w:r w:rsidR="008440E7">
        <w:rPr>
          <w:rFonts w:ascii="Garamond" w:hAnsi="Garamond" w:cs="Times New Roman"/>
          <w:color w:val="000000" w:themeColor="text1"/>
          <w:sz w:val="22"/>
          <w:szCs w:val="22"/>
        </w:rPr>
        <w:t xml:space="preserve"> awarded, no grade points given</w:t>
      </w:r>
    </w:p>
    <w:p w14:paraId="7CDBDD25" w14:textId="52A69381" w:rsidR="005017A0" w:rsidRPr="00424939" w:rsidRDefault="000A7C52" w:rsidP="00DB5E9E">
      <w:pPr>
        <w:pStyle w:val="Noparagraphstyle"/>
        <w:tabs>
          <w:tab w:val="left" w:pos="2160"/>
          <w:tab w:val="left" w:pos="6480"/>
        </w:tabs>
        <w:spacing w:after="120" w:line="240" w:lineRule="auto"/>
        <w:ind w:left="720" w:hanging="720"/>
        <w:jc w:val="left"/>
        <w:rPr>
          <w:rFonts w:ascii="Garamond" w:hAnsi="Garamond" w:cs="Times New Roman"/>
          <w:color w:val="000000" w:themeColor="text1"/>
          <w:sz w:val="22"/>
          <w:szCs w:val="22"/>
        </w:rPr>
      </w:pPr>
      <w:r>
        <w:rPr>
          <w:rFonts w:ascii="Garamond" w:hAnsi="Garamond" w:cs="Times New Roman"/>
          <w:color w:val="000000" w:themeColor="text1"/>
          <w:sz w:val="22"/>
          <w:szCs w:val="22"/>
        </w:rPr>
        <w:t>NP</w:t>
      </w:r>
      <w:r w:rsidR="005017A0" w:rsidRPr="00424939">
        <w:rPr>
          <w:rFonts w:ascii="Garamond" w:hAnsi="Garamond" w:cs="Times New Roman"/>
          <w:color w:val="000000" w:themeColor="text1"/>
          <w:sz w:val="22"/>
          <w:szCs w:val="22"/>
        </w:rPr>
        <w:tab/>
      </w:r>
      <w:r w:rsidR="009E28E8" w:rsidRPr="00424939">
        <w:rPr>
          <w:rFonts w:ascii="Garamond" w:hAnsi="Garamond" w:cs="Times New Roman"/>
          <w:color w:val="000000" w:themeColor="text1"/>
          <w:sz w:val="22"/>
          <w:szCs w:val="22"/>
        </w:rPr>
        <w:tab/>
      </w:r>
      <w:r>
        <w:rPr>
          <w:rFonts w:ascii="Garamond" w:hAnsi="Garamond" w:cs="Times New Roman"/>
          <w:color w:val="000000" w:themeColor="text1"/>
          <w:sz w:val="22"/>
          <w:szCs w:val="22"/>
        </w:rPr>
        <w:t>Not Pass</w:t>
      </w:r>
      <w:ins w:id="7043" w:author="Summer 2023 updates" w:date="2024-07-31T13:42:00Z">
        <w:r w:rsidR="009543C8">
          <w:rPr>
            <w:rFonts w:ascii="Garamond" w:hAnsi="Garamond" w:cs="Times New Roman"/>
            <w:color w:val="000000" w:themeColor="text1"/>
            <w:sz w:val="22"/>
            <w:szCs w:val="22"/>
          </w:rPr>
          <w:fldChar w:fldCharType="begin"/>
        </w:r>
        <w:r w:rsidR="009543C8">
          <w:instrText xml:space="preserve"> XE "</w:instrText>
        </w:r>
        <w:r w:rsidR="009543C8" w:rsidRPr="00A24F93">
          <w:instrText>Pass/Not Pass</w:instrText>
        </w:r>
        <w:r w:rsidR="009543C8">
          <w:instrText xml:space="preserve">" </w:instrText>
        </w:r>
        <w:r w:rsidR="009543C8">
          <w:rPr>
            <w:rFonts w:ascii="Garamond" w:hAnsi="Garamond" w:cs="Times New Roman"/>
            <w:color w:val="000000" w:themeColor="text1"/>
            <w:sz w:val="22"/>
            <w:szCs w:val="22"/>
          </w:rPr>
          <w:fldChar w:fldCharType="end"/>
        </w:r>
      </w:ins>
      <w:r w:rsidR="008440E7">
        <w:rPr>
          <w:rFonts w:ascii="Garamond" w:hAnsi="Garamond" w:cs="Times New Roman"/>
          <w:color w:val="000000" w:themeColor="text1"/>
          <w:sz w:val="22"/>
          <w:szCs w:val="22"/>
        </w:rPr>
        <w:tab/>
        <w:t>No credit and no grade points</w:t>
      </w:r>
    </w:p>
    <w:p w14:paraId="19BFDC97" w14:textId="77777777" w:rsidR="005017A0" w:rsidRPr="00424939" w:rsidRDefault="005017A0" w:rsidP="00DB5E9E">
      <w:pPr>
        <w:tabs>
          <w:tab w:val="left" w:pos="1440"/>
        </w:tabs>
        <w:spacing w:after="0"/>
        <w:ind w:left="720" w:hanging="720"/>
        <w:rPr>
          <w:rFonts w:cs="Times New Roman"/>
          <w:b/>
          <w:color w:val="000000" w:themeColor="text1"/>
        </w:rPr>
      </w:pPr>
      <w:r w:rsidRPr="00424939">
        <w:rPr>
          <w:rFonts w:cs="Times New Roman"/>
          <w:b/>
          <w:color w:val="000000" w:themeColor="text1"/>
        </w:rPr>
        <w:t xml:space="preserve">Status Marks </w:t>
      </w:r>
    </w:p>
    <w:p w14:paraId="707E41FA" w14:textId="2E61163E"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W</w:t>
      </w:r>
      <w:r w:rsidRPr="00424939">
        <w:rPr>
          <w:rFonts w:ascii="Garamond" w:hAnsi="Garamond" w:cs="Times New Roman"/>
          <w:color w:val="000000" w:themeColor="text1"/>
          <w:sz w:val="22"/>
          <w:szCs w:val="22"/>
        </w:rPr>
        <w:tab/>
        <w:t xml:space="preserve">Approved withdrawal from a course. </w:t>
      </w:r>
    </w:p>
    <w:p w14:paraId="36B60BB5" w14:textId="12916CA8" w:rsidR="001F4EDE" w:rsidRPr="00424939" w:rsidRDefault="005017A0" w:rsidP="00DB5E9E">
      <w:pPr>
        <w:tabs>
          <w:tab w:val="left" w:pos="1440"/>
        </w:tabs>
        <w:autoSpaceDE w:val="0"/>
        <w:autoSpaceDN w:val="0"/>
        <w:adjustRightInd w:val="0"/>
        <w:spacing w:after="0"/>
        <w:ind w:left="720" w:hanging="720"/>
        <w:rPr>
          <w:rFonts w:cs="Times New Roman"/>
          <w:color w:val="000000" w:themeColor="text1"/>
        </w:rPr>
      </w:pPr>
      <w:r w:rsidRPr="00424939">
        <w:rPr>
          <w:rFonts w:cs="Times New Roman"/>
          <w:b/>
          <w:color w:val="000000" w:themeColor="text1"/>
        </w:rPr>
        <w:t>X</w:t>
      </w:r>
      <w:r w:rsidRPr="00424939">
        <w:rPr>
          <w:rFonts w:cs="Times New Roman"/>
          <w:color w:val="000000" w:themeColor="text1"/>
        </w:rPr>
        <w:tab/>
      </w:r>
      <w:r w:rsidR="001F4EDE" w:rsidRPr="00424939">
        <w:rPr>
          <w:rFonts w:cs="Times New Roman"/>
          <w:color w:val="000000" w:themeColor="text1"/>
        </w:rPr>
        <w:t xml:space="preserve">Course extends beyond term.  An </w:t>
      </w:r>
      <w:r w:rsidR="005F0FC4" w:rsidRPr="00424939">
        <w:rPr>
          <w:rFonts w:cs="Times New Roman"/>
          <w:color w:val="000000" w:themeColor="text1"/>
        </w:rPr>
        <w:t>“</w:t>
      </w:r>
      <w:r w:rsidR="001F4EDE" w:rsidRPr="00424939">
        <w:rPr>
          <w:rFonts w:cs="Times New Roman"/>
          <w:color w:val="000000" w:themeColor="text1"/>
        </w:rPr>
        <w:t>X</w:t>
      </w:r>
      <w:r w:rsidR="005F0FC4" w:rsidRPr="00424939">
        <w:rPr>
          <w:rFonts w:cs="Times New Roman"/>
          <w:color w:val="000000" w:themeColor="text1"/>
        </w:rPr>
        <w:t>”</w:t>
      </w:r>
      <w:r w:rsidR="001F4EDE" w:rsidRPr="00424939">
        <w:rPr>
          <w:rFonts w:cs="Times New Roman"/>
          <w:color w:val="000000" w:themeColor="text1"/>
        </w:rPr>
        <w:t xml:space="preserve"> status grade is given in courses designated in the Catalog as having course</w:t>
      </w:r>
      <w:r w:rsidR="00550FC7" w:rsidRPr="00424939">
        <w:rPr>
          <w:rFonts w:cs="Times New Roman"/>
          <w:color w:val="000000" w:themeColor="text1"/>
        </w:rPr>
        <w:t xml:space="preserve"> </w:t>
      </w:r>
      <w:r w:rsidR="001F4EDE" w:rsidRPr="00424939">
        <w:rPr>
          <w:rFonts w:cs="Times New Roman"/>
          <w:color w:val="000000" w:themeColor="text1"/>
        </w:rPr>
        <w:t xml:space="preserve">work that extends beyond the end of the term.  Under no circumstances can an </w:t>
      </w:r>
      <w:r w:rsidR="005F0FC4" w:rsidRPr="00424939">
        <w:rPr>
          <w:rFonts w:cs="Times New Roman"/>
          <w:color w:val="000000" w:themeColor="text1"/>
        </w:rPr>
        <w:t>“</w:t>
      </w:r>
      <w:r w:rsidR="001F4EDE" w:rsidRPr="00424939">
        <w:rPr>
          <w:rFonts w:cs="Times New Roman"/>
          <w:color w:val="000000" w:themeColor="text1"/>
        </w:rPr>
        <w:t>X</w:t>
      </w:r>
      <w:r w:rsidR="005F0FC4" w:rsidRPr="00424939">
        <w:rPr>
          <w:rFonts w:cs="Times New Roman"/>
          <w:color w:val="000000" w:themeColor="text1"/>
        </w:rPr>
        <w:t>”</w:t>
      </w:r>
      <w:r w:rsidR="001F4EDE" w:rsidRPr="00424939">
        <w:rPr>
          <w:rFonts w:cs="Times New Roman"/>
          <w:color w:val="000000" w:themeColor="text1"/>
        </w:rPr>
        <w:t xml:space="preserve"> grade remain unresolved for more than one calendar year.</w:t>
      </w:r>
    </w:p>
    <w:p w14:paraId="00EBEA36" w14:textId="2AF5EE0F"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O</w:t>
      </w:r>
      <w:r w:rsidRPr="00424939">
        <w:rPr>
          <w:rFonts w:ascii="Garamond" w:hAnsi="Garamond" w:cs="Times New Roman"/>
          <w:b/>
          <w:color w:val="000000" w:themeColor="text1"/>
          <w:sz w:val="22"/>
          <w:szCs w:val="22"/>
        </w:rPr>
        <w:tab/>
      </w:r>
      <w:r w:rsidRPr="00424939">
        <w:rPr>
          <w:rFonts w:ascii="Garamond" w:hAnsi="Garamond" w:cs="Times New Roman"/>
          <w:color w:val="000000" w:themeColor="text1"/>
          <w:sz w:val="22"/>
          <w:szCs w:val="22"/>
        </w:rPr>
        <w:t xml:space="preserve">No mark had been reported by the instructor by the time academic reports were processed. </w:t>
      </w:r>
    </w:p>
    <w:p w14:paraId="7584C9B8" w14:textId="2168A424" w:rsidR="001D099B" w:rsidRPr="00424939" w:rsidRDefault="008440E7" w:rsidP="00DB5E9E">
      <w:pPr>
        <w:pStyle w:val="ListParagraph"/>
        <w:tabs>
          <w:tab w:val="left" w:pos="1440"/>
        </w:tabs>
        <w:autoSpaceDE w:val="0"/>
        <w:autoSpaceDN w:val="0"/>
        <w:adjustRightInd w:val="0"/>
        <w:spacing w:after="0"/>
        <w:ind w:hanging="720"/>
        <w:rPr>
          <w:rFonts w:eastAsia="Times New Roman" w:cs="Times New Roman"/>
          <w:color w:val="000000" w:themeColor="text1"/>
        </w:rPr>
      </w:pPr>
      <w:r>
        <w:rPr>
          <w:rFonts w:cs="Times New Roman"/>
          <w:b/>
          <w:color w:val="000000" w:themeColor="text1"/>
        </w:rPr>
        <w:t>I</w:t>
      </w:r>
      <w:r w:rsidR="005017A0" w:rsidRPr="00424939">
        <w:rPr>
          <w:rFonts w:cs="Times New Roman"/>
          <w:b/>
          <w:color w:val="000000" w:themeColor="text1"/>
        </w:rPr>
        <w:tab/>
      </w:r>
      <w:r w:rsidR="001F4EDE" w:rsidRPr="00424939">
        <w:rPr>
          <w:rFonts w:cs="Times New Roman"/>
          <w:color w:val="000000" w:themeColor="text1"/>
        </w:rPr>
        <w:t>Incomplete.</w:t>
      </w:r>
      <w:r w:rsidR="001F4EDE" w:rsidRPr="00424939">
        <w:rPr>
          <w:rFonts w:cs="Times New Roman"/>
          <w:b/>
          <w:color w:val="000000" w:themeColor="text1"/>
        </w:rPr>
        <w:t xml:space="preserve"> </w:t>
      </w:r>
      <w:r w:rsidR="001D099B" w:rsidRPr="00424939">
        <w:rPr>
          <w:rFonts w:eastAsia="Times New Roman" w:cs="Times New Roman"/>
          <w:color w:val="000000" w:themeColor="text1"/>
        </w:rPr>
        <w:t xml:space="preserve">An </w:t>
      </w:r>
      <w:r w:rsidR="005F0FC4" w:rsidRPr="00424939">
        <w:rPr>
          <w:rFonts w:eastAsia="Times New Roman" w:cs="Times New Roman"/>
          <w:color w:val="000000" w:themeColor="text1"/>
        </w:rPr>
        <w:t>“</w:t>
      </w:r>
      <w:r w:rsidR="001D099B" w:rsidRPr="00424939">
        <w:rPr>
          <w:rFonts w:eastAsia="Times New Roman" w:cs="Times New Roman"/>
          <w:color w:val="000000" w:themeColor="text1"/>
        </w:rPr>
        <w:t>I</w:t>
      </w:r>
      <w:r w:rsidR="005F0FC4" w:rsidRPr="00424939">
        <w:rPr>
          <w:rFonts w:eastAsia="Times New Roman" w:cs="Times New Roman"/>
          <w:color w:val="000000" w:themeColor="text1"/>
        </w:rPr>
        <w:t>”</w:t>
      </w:r>
      <w:r w:rsidR="001D099B" w:rsidRPr="00424939">
        <w:rPr>
          <w:rFonts w:eastAsia="Times New Roman" w:cs="Times New Roman"/>
          <w:color w:val="000000" w:themeColor="text1"/>
        </w:rPr>
        <w:t xml:space="preserve"> status grade is reported only for students who are unable to complete the work in the course due to extenuating circumstances.  The normal length of time for resolution of an incomplete is within four weeks of the next Fall or Spring term in which the student enrolls.  If the instructor believes the resolution of the incomplete will take longer, the instructor will note the later deadline when reporting the incomplete status grade.  An unresolved incomplete will automatically become a failing grade </w:t>
      </w:r>
      <w:r w:rsidR="000F144E" w:rsidRPr="00424939">
        <w:rPr>
          <w:rFonts w:eastAsia="Times New Roman" w:cs="Times New Roman"/>
          <w:color w:val="000000" w:themeColor="text1"/>
        </w:rPr>
        <w:t>after the</w:t>
      </w:r>
      <w:r w:rsidR="001D099B" w:rsidRPr="00424939">
        <w:rPr>
          <w:rFonts w:eastAsia="Times New Roman" w:cs="Times New Roman"/>
          <w:color w:val="000000" w:themeColor="text1"/>
        </w:rPr>
        <w:t xml:space="preserve"> deadline, unless the instructor notes otherwise when reporting the incomplete.  Under no circumstances can an “I” grade remain unresolved for more than one calendar year.</w:t>
      </w:r>
    </w:p>
    <w:p w14:paraId="023B8937" w14:textId="468ED11E"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R</w:t>
      </w:r>
      <w:r w:rsidRPr="00424939">
        <w:rPr>
          <w:rFonts w:ascii="Garamond" w:hAnsi="Garamond" w:cs="Times New Roman"/>
          <w:color w:val="000000" w:themeColor="text1"/>
          <w:sz w:val="22"/>
          <w:szCs w:val="22"/>
        </w:rPr>
        <w:tab/>
      </w:r>
      <w:bookmarkStart w:id="7044" w:name="RepeatOnTranscript"/>
      <w:bookmarkEnd w:id="7044"/>
      <w:r w:rsidRPr="00424939">
        <w:rPr>
          <w:rFonts w:ascii="Garamond" w:hAnsi="Garamond" w:cs="Times New Roman"/>
          <w:color w:val="000000" w:themeColor="text1"/>
          <w:sz w:val="22"/>
          <w:szCs w:val="22"/>
        </w:rPr>
        <w:t xml:space="preserve">The </w:t>
      </w:r>
      <w:del w:id="7045" w:author="Summer 2023 updates" w:date="2024-07-31T13:42:00Z">
        <w:r w:rsidRPr="00424939">
          <w:rPr>
            <w:rFonts w:ascii="Garamond" w:hAnsi="Garamond" w:cs="Times New Roman"/>
            <w:color w:val="000000" w:themeColor="text1"/>
            <w:sz w:val="22"/>
            <w:szCs w:val="22"/>
          </w:rPr>
          <w:delText>prefix</w:delText>
        </w:r>
      </w:del>
      <w:ins w:id="7046" w:author="Summer 2023 updates" w:date="2024-07-31T13:42:00Z">
        <w:r w:rsidR="00BB2E67">
          <w:rPr>
            <w:rFonts w:ascii="Garamond" w:hAnsi="Garamond" w:cs="Times New Roman"/>
            <w:color w:val="000000" w:themeColor="text1"/>
            <w:sz w:val="22"/>
            <w:szCs w:val="22"/>
          </w:rPr>
          <w:t>status mark</w:t>
        </w:r>
      </w:ins>
      <w:r w:rsidR="00BB2E67" w:rsidRPr="00424939">
        <w:rPr>
          <w:rFonts w:ascii="Garamond" w:hAnsi="Garamond" w:cs="Times New Roman"/>
          <w:color w:val="000000" w:themeColor="text1"/>
          <w:sz w:val="22"/>
          <w:szCs w:val="22"/>
        </w:rPr>
        <w:t xml:space="preserve"> </w:t>
      </w:r>
      <w:r w:rsidR="005F0FC4"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R</w:t>
      </w:r>
      <w:r w:rsidR="005F0FC4"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ins w:id="7047" w:author="Summer 2023 updates" w:date="2024-07-31T13:42:00Z">
        <w:r w:rsidR="00BB2E67">
          <w:rPr>
            <w:rFonts w:ascii="Garamond" w:hAnsi="Garamond" w:cs="Times New Roman"/>
            <w:color w:val="000000" w:themeColor="text1"/>
            <w:sz w:val="22"/>
            <w:szCs w:val="22"/>
          </w:rPr>
          <w:t xml:space="preserve">appended </w:t>
        </w:r>
      </w:ins>
      <w:r w:rsidRPr="00424939">
        <w:rPr>
          <w:rFonts w:ascii="Garamond" w:hAnsi="Garamond" w:cs="Times New Roman"/>
          <w:color w:val="000000" w:themeColor="text1"/>
          <w:sz w:val="22"/>
          <w:szCs w:val="22"/>
        </w:rPr>
        <w:t>to a grade</w:t>
      </w:r>
      <w:del w:id="7048" w:author="Summer 2023 updates" w:date="2024-07-31T13:42:00Z">
        <w:r w:rsidRPr="00424939">
          <w:rPr>
            <w:rFonts w:ascii="Garamond" w:hAnsi="Garamond" w:cs="Times New Roman"/>
            <w:color w:val="000000" w:themeColor="text1"/>
            <w:sz w:val="22"/>
            <w:szCs w:val="22"/>
          </w:rPr>
          <w:delText xml:space="preserve"> (i.e., RA, RB, RC, RD, RF)</w:delText>
        </w:r>
      </w:del>
      <w:r w:rsidRPr="00424939">
        <w:rPr>
          <w:rFonts w:ascii="Garamond" w:hAnsi="Garamond" w:cs="Times New Roman"/>
          <w:color w:val="000000" w:themeColor="text1"/>
          <w:sz w:val="22"/>
          <w:szCs w:val="22"/>
        </w:rPr>
        <w:t xml:space="preserve"> indicates a grade of repeated course. A student may repeat a course previously taken, and registration must indicate this repeat.</w:t>
      </w:r>
      <w:del w:id="7049" w:author="Summer 2023 updates" w:date="2024-07-31T13:42:00Z">
        <w:r w:rsidRPr="00424939">
          <w:rPr>
            <w:rFonts w:ascii="Garamond" w:hAnsi="Garamond" w:cs="Times New Roman"/>
            <w:color w:val="000000" w:themeColor="text1"/>
            <w:sz w:val="22"/>
            <w:szCs w:val="22"/>
          </w:rPr>
          <w:delText xml:space="preserve"> Failure to register for a repeat course properly results in no recognition of the second attempt.</w:delText>
        </w:r>
      </w:del>
      <w:r w:rsidRPr="00424939">
        <w:rPr>
          <w:rFonts w:ascii="Garamond" w:hAnsi="Garamond" w:cs="Times New Roman"/>
          <w:color w:val="000000" w:themeColor="text1"/>
          <w:sz w:val="22"/>
          <w:szCs w:val="22"/>
        </w:rPr>
        <w:t xml:space="preserve"> Only the grade earned when the course is retaken is used in computing the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Credit may be earned only once for a given course. </w:t>
      </w:r>
      <w:r w:rsidR="00A94687" w:rsidRPr="00424939">
        <w:rPr>
          <w:rFonts w:ascii="Garamond" w:hAnsi="Garamond" w:cs="Times New Roman"/>
          <w:color w:val="000000" w:themeColor="text1"/>
          <w:sz w:val="22"/>
          <w:szCs w:val="22"/>
        </w:rPr>
        <w:t>Courses may be repeated only once, although, students may petition for a second repeat if extenuating circumstances exist.</w:t>
      </w:r>
      <w:r w:rsidRPr="00424939">
        <w:rPr>
          <w:rFonts w:ascii="Garamond" w:hAnsi="Garamond" w:cs="Times New Roman"/>
          <w:color w:val="000000" w:themeColor="text1"/>
          <w:sz w:val="22"/>
          <w:szCs w:val="22"/>
        </w:rPr>
        <w:t xml:space="preserve"> </w:t>
      </w:r>
    </w:p>
    <w:p w14:paraId="410BBB40" w14:textId="1D5F1628" w:rsidR="005017A0" w:rsidRPr="00424939" w:rsidRDefault="005017A0" w:rsidP="00DB5E9E">
      <w:pPr>
        <w:pStyle w:val="Noparagraphstyle"/>
        <w:tabs>
          <w:tab w:val="left" w:pos="1440"/>
        </w:tabs>
        <w:spacing w:line="240" w:lineRule="auto"/>
        <w:ind w:left="720" w:hanging="720"/>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EQ</w:t>
      </w:r>
      <w:r w:rsidRPr="00424939">
        <w:rPr>
          <w:rFonts w:ascii="Garamond" w:hAnsi="Garamond" w:cs="Times New Roman"/>
          <w:b/>
          <w:color w:val="000000" w:themeColor="text1"/>
          <w:sz w:val="22"/>
          <w:szCs w:val="22"/>
        </w:rPr>
        <w:tab/>
      </w:r>
      <w:r w:rsidRPr="00424939">
        <w:rPr>
          <w:rFonts w:ascii="Garamond" w:hAnsi="Garamond" w:cs="Times New Roman"/>
          <w:color w:val="000000" w:themeColor="text1"/>
          <w:sz w:val="22"/>
          <w:szCs w:val="22"/>
        </w:rPr>
        <w:t xml:space="preserve">Equivalent credit recognized; no credit given. Does not increase courses attempted. For a student who has completed four course credits of student teaching and who has high school or life experience equivalent to a regular catalog course, the said course, upon recommendation of </w:t>
      </w:r>
      <w:r w:rsidR="008E48A4" w:rsidRPr="00424939">
        <w:rPr>
          <w:rFonts w:ascii="Garamond" w:hAnsi="Garamond" w:cs="Times New Roman"/>
          <w:color w:val="000000" w:themeColor="text1"/>
          <w:sz w:val="22"/>
          <w:szCs w:val="22"/>
        </w:rPr>
        <w:t>the</w:t>
      </w:r>
      <w:r w:rsidRPr="00424939">
        <w:rPr>
          <w:rFonts w:ascii="Garamond" w:hAnsi="Garamond" w:cs="Times New Roman"/>
          <w:color w:val="000000" w:themeColor="text1"/>
          <w:sz w:val="22"/>
          <w:szCs w:val="22"/>
        </w:rPr>
        <w:t xml:space="preserve"> </w:t>
      </w:r>
      <w:r w:rsidR="007F5CA1" w:rsidRPr="00424939">
        <w:rPr>
          <w:rFonts w:ascii="Garamond" w:hAnsi="Garamond" w:cs="Times New Roman"/>
          <w:color w:val="000000" w:themeColor="text1"/>
          <w:sz w:val="22"/>
          <w:szCs w:val="22"/>
        </w:rPr>
        <w:t>Education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8E48A4" w:rsidRPr="00424939">
        <w:rPr>
          <w:rFonts w:ascii="Garamond" w:hAnsi="Garamond" w:cs="Times New Roman"/>
          <w:color w:val="000000" w:themeColor="text1"/>
          <w:sz w:val="22"/>
          <w:szCs w:val="22"/>
        </w:rPr>
        <w:t xml:space="preserve">chair </w:t>
      </w:r>
      <w:r w:rsidRPr="00424939">
        <w:rPr>
          <w:rFonts w:ascii="Garamond" w:hAnsi="Garamond" w:cs="Times New Roman"/>
          <w:color w:val="000000" w:themeColor="text1"/>
          <w:sz w:val="22"/>
          <w:szCs w:val="22"/>
        </w:rPr>
        <w:t xml:space="preserve">and the chair of the department in which equivalent credit is being recognized, may be listed on the student’s transcript with the appropriate credit and a status mark of “EQ.” </w:t>
      </w:r>
    </w:p>
    <w:p w14:paraId="7A1B6FE6" w14:textId="68A65F5A" w:rsidR="005017A0" w:rsidRPr="00424939" w:rsidRDefault="00697D6B" w:rsidP="0040085F">
      <w:pPr>
        <w:spacing w:before="120" w:after="0"/>
        <w:rPr>
          <w:rFonts w:cs="Times New Roman"/>
          <w:b/>
          <w:color w:val="000000" w:themeColor="text1"/>
        </w:rPr>
        <w:pPrChange w:id="7050" w:author="Summer 2023 updates" w:date="2024-07-31T13:42:00Z">
          <w:pPr>
            <w:spacing w:after="0"/>
          </w:pPr>
        </w:pPrChange>
      </w:pPr>
      <w:r w:rsidRPr="00424939">
        <w:rPr>
          <w:rFonts w:cs="Times New Roman"/>
          <w:b/>
          <w:color w:val="000000" w:themeColor="text1"/>
        </w:rPr>
        <w:br w:type="page"/>
      </w:r>
      <w:r w:rsidR="005017A0" w:rsidRPr="00424939">
        <w:rPr>
          <w:rFonts w:cs="Times New Roman"/>
          <w:b/>
          <w:color w:val="000000" w:themeColor="text1"/>
        </w:rPr>
        <w:t>Audited</w:t>
      </w:r>
      <w:r w:rsidR="008C196D" w:rsidRPr="00424939">
        <w:rPr>
          <w:rFonts w:cs="Times New Roman"/>
          <w:b/>
          <w:color w:val="000000" w:themeColor="text1"/>
        </w:rPr>
        <w:fldChar w:fldCharType="begin"/>
      </w:r>
      <w:r w:rsidR="008C196D" w:rsidRPr="00424939">
        <w:rPr>
          <w:rFonts w:cs="Times New Roman"/>
          <w:color w:val="000000" w:themeColor="text1"/>
        </w:rPr>
        <w:instrText xml:space="preserve"> XE "</w:instrText>
      </w:r>
      <w:r w:rsidR="008C196D" w:rsidRPr="00424939">
        <w:rPr>
          <w:rFonts w:cs="Times New Roman"/>
          <w:b/>
          <w:color w:val="000000" w:themeColor="text1"/>
        </w:rPr>
        <w:instrText>Audited</w:instrText>
      </w:r>
      <w:r w:rsidR="008C196D" w:rsidRPr="00424939">
        <w:rPr>
          <w:rFonts w:cs="Times New Roman"/>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Courses </w:t>
      </w:r>
    </w:p>
    <w:p w14:paraId="09A0BFBF" w14:textId="5B595A46"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Students may audit courses with the consent of the instructor. In doing so, they attend class but are not required to take tests or submit papers. Audited</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Audited</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courses receive no credit and do not appear on transcripts. Auditors pay a reduced tuition charge. </w:t>
      </w:r>
    </w:p>
    <w:p w14:paraId="76E8B928" w14:textId="7A34F740" w:rsidR="005017A0" w:rsidRPr="00424939" w:rsidRDefault="00F234DD" w:rsidP="0040085F">
      <w:pPr>
        <w:spacing w:before="120" w:after="0"/>
        <w:rPr>
          <w:rFonts w:cs="Times New Roman"/>
          <w:b/>
          <w:color w:val="000000" w:themeColor="text1"/>
        </w:rPr>
        <w:pPrChange w:id="7051" w:author="Summer 2023 updates" w:date="2024-07-31T13:42:00Z">
          <w:pPr>
            <w:spacing w:after="0"/>
          </w:pPr>
        </w:pPrChange>
      </w:pPr>
      <w:r w:rsidRPr="00424939">
        <w:rPr>
          <w:rFonts w:cs="Times New Roman"/>
          <w:b/>
          <w:color w:val="000000" w:themeColor="text1"/>
        </w:rPr>
        <w:t xml:space="preserve">First Course </w:t>
      </w:r>
      <w:r w:rsidR="00F31AB9" w:rsidRPr="00424939">
        <w:rPr>
          <w:rFonts w:cs="Times New Roman"/>
          <w:b/>
          <w:color w:val="000000" w:themeColor="text1"/>
        </w:rPr>
        <w:t xml:space="preserve">Grading For </w:t>
      </w:r>
      <w:r w:rsidR="005017A0" w:rsidRPr="00424939">
        <w:rPr>
          <w:rFonts w:cs="Times New Roman"/>
          <w:b/>
          <w:color w:val="000000" w:themeColor="text1"/>
        </w:rPr>
        <w:t>Non-Traditional Students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Non-Traditional Students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w:t>
      </w:r>
    </w:p>
    <w:p w14:paraId="59142B44" w14:textId="77777777" w:rsidR="005017A0" w:rsidRPr="00424939" w:rsidRDefault="005017A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Individuals who have been away from the collegiate routine for several years may register on an audit basis in their first course, participate fully in the class (including tests, papers, etc.), and decide at the conclusion of the course if they wish to pay the other half of the tuition and receive credit for the course. This policy applies only to the first course—not to succeeding courses. </w:t>
      </w:r>
    </w:p>
    <w:p w14:paraId="75CCB3BB" w14:textId="6FF94CEE" w:rsidR="005017A0" w:rsidRPr="00424939" w:rsidRDefault="00A7479E" w:rsidP="0040085F">
      <w:pPr>
        <w:spacing w:before="120" w:after="0"/>
        <w:rPr>
          <w:rFonts w:cs="Times New Roman"/>
          <w:b/>
          <w:color w:val="000000" w:themeColor="text1"/>
        </w:rPr>
        <w:pPrChange w:id="7052" w:author="Summer 2023 updates" w:date="2024-07-31T13:42:00Z">
          <w:pPr>
            <w:spacing w:after="0"/>
          </w:pPr>
        </w:pPrChange>
      </w:pPr>
      <w:r w:rsidRPr="00424939">
        <w:rPr>
          <w:rFonts w:cs="Times New Roman"/>
          <w:b/>
          <w:color w:val="000000" w:themeColor="text1"/>
        </w:rPr>
        <w:t>Pass / Not-Pass</w:t>
      </w:r>
      <w:r w:rsidR="008C196D" w:rsidRPr="00424939">
        <w:rPr>
          <w:rFonts w:cs="Times New Roman"/>
          <w:b/>
          <w:color w:val="000000" w:themeColor="text1"/>
        </w:rPr>
        <w:fldChar w:fldCharType="begin"/>
      </w:r>
      <w:r w:rsidR="008C196D" w:rsidRPr="00424939">
        <w:rPr>
          <w:color w:val="000000" w:themeColor="text1"/>
        </w:rPr>
        <w:instrText xml:space="preserve"> XE "</w:instrText>
      </w:r>
      <w:del w:id="7053" w:author="Summer 2023 updates" w:date="2024-07-31T13:42:00Z">
        <w:r w:rsidR="008C196D" w:rsidRPr="00424939">
          <w:rPr>
            <w:rFonts w:cs="Times New Roman"/>
            <w:b/>
            <w:color w:val="000000" w:themeColor="text1"/>
          </w:rPr>
          <w:delInstrText>Satisfactory-Unsatisfactory</w:delInstrText>
        </w:r>
      </w:del>
      <w:ins w:id="7054" w:author="Summer 2023 updates" w:date="2024-07-31T13:42:00Z">
        <w:r w:rsidR="00C044B3">
          <w:rPr>
            <w:rFonts w:cs="Times New Roman"/>
            <w:b/>
            <w:color w:val="000000" w:themeColor="text1"/>
          </w:rPr>
          <w:instrText>Pass/Not Pass</w:instrText>
        </w:r>
      </w:ins>
      <w:r w:rsidR="008C196D" w:rsidRPr="00424939">
        <w:rPr>
          <w:color w:val="000000" w:themeColor="text1"/>
        </w:rPr>
        <w:instrText xml:space="preserve">" </w:instrText>
      </w:r>
      <w:r w:rsidR="008C196D" w:rsidRPr="00424939">
        <w:rPr>
          <w:rFonts w:cs="Times New Roman"/>
          <w:b/>
          <w:color w:val="000000" w:themeColor="text1"/>
        </w:rPr>
        <w:fldChar w:fldCharType="end"/>
      </w:r>
      <w:r w:rsidR="005017A0" w:rsidRPr="00424939">
        <w:rPr>
          <w:rFonts w:cs="Times New Roman"/>
          <w:b/>
          <w:color w:val="000000" w:themeColor="text1"/>
        </w:rPr>
        <w:t xml:space="preserve"> Graded Courses </w:t>
      </w:r>
    </w:p>
    <w:p w14:paraId="49E6CC3B" w14:textId="57F2137F" w:rsidR="0083324A" w:rsidRDefault="005017A0" w:rsidP="0083324A">
      <w:pPr>
        <w:autoSpaceDE w:val="0"/>
        <w:autoSpaceDN w:val="0"/>
        <w:adjustRightInd w:val="0"/>
        <w:spacing w:after="0"/>
        <w:rPr>
          <w:rFonts w:cs="Garamond-Bold"/>
          <w:bCs/>
        </w:rPr>
      </w:pPr>
      <w:r w:rsidRPr="00424939">
        <w:rPr>
          <w:rFonts w:cs="Times New Roman"/>
          <w:color w:val="000000" w:themeColor="text1"/>
        </w:rPr>
        <w:t xml:space="preserve">Courses </w:t>
      </w:r>
      <w:r w:rsidR="00A94687" w:rsidRPr="00424939">
        <w:rPr>
          <w:rFonts w:cs="Times New Roman"/>
          <w:color w:val="000000" w:themeColor="text1"/>
        </w:rPr>
        <w:t xml:space="preserve">are </w:t>
      </w:r>
      <w:r w:rsidRPr="00424939">
        <w:rPr>
          <w:rFonts w:cs="Times New Roman"/>
          <w:color w:val="000000" w:themeColor="text1"/>
        </w:rPr>
        <w:t>graded A</w:t>
      </w:r>
      <w:r w:rsidR="009C5C69" w:rsidRPr="00424939">
        <w:rPr>
          <w:rFonts w:cs="Times New Roman"/>
          <w:color w:val="000000" w:themeColor="text1"/>
        </w:rPr>
        <w:t>–</w:t>
      </w:r>
      <w:r w:rsidRPr="00424939">
        <w:rPr>
          <w:rFonts w:cs="Times New Roman"/>
          <w:color w:val="000000" w:themeColor="text1"/>
        </w:rPr>
        <w:t>F unless otherwise indicated in the cou</w:t>
      </w:r>
      <w:r w:rsidR="005B3EA0" w:rsidRPr="00424939">
        <w:rPr>
          <w:rFonts w:cs="Times New Roman"/>
          <w:color w:val="000000" w:themeColor="text1"/>
        </w:rPr>
        <w:t xml:space="preserve">rse description that only </w:t>
      </w:r>
      <w:r w:rsidR="00A7479E" w:rsidRPr="00424939">
        <w:rPr>
          <w:rFonts w:cs="Times New Roman"/>
          <w:color w:val="000000" w:themeColor="text1"/>
        </w:rPr>
        <w:t>P/NP</w:t>
      </w:r>
      <w:r w:rsidR="008C196D" w:rsidRPr="00424939">
        <w:rPr>
          <w:rFonts w:cs="Times New Roman"/>
          <w:color w:val="000000" w:themeColor="text1"/>
        </w:rPr>
        <w:fldChar w:fldCharType="begin"/>
      </w:r>
      <w:r w:rsidR="008C196D" w:rsidRPr="00424939">
        <w:rPr>
          <w:color w:val="000000" w:themeColor="text1"/>
        </w:rPr>
        <w:instrText xml:space="preserve"> XE "</w:instrText>
      </w:r>
      <w:del w:id="7055" w:author="Summer 2023 updates" w:date="2024-07-31T13:42:00Z">
        <w:r w:rsidR="008C196D" w:rsidRPr="00424939">
          <w:rPr>
            <w:rFonts w:cs="Times New Roman"/>
            <w:color w:val="000000" w:themeColor="text1"/>
          </w:rPr>
          <w:delInstrText>S/U</w:delInstrText>
        </w:r>
      </w:del>
      <w:ins w:id="7056" w:author="Summer 2023 updates" w:date="2024-07-31T13:42:00Z">
        <w:r w:rsidR="009543C8">
          <w:rPr>
            <w:rFonts w:cs="Times New Roman"/>
            <w:color w:val="000000" w:themeColor="text1"/>
          </w:rPr>
          <w:instrText>P</w:instrText>
        </w:r>
        <w:r w:rsidR="008C196D" w:rsidRPr="00424939">
          <w:rPr>
            <w:rFonts w:cs="Times New Roman"/>
            <w:color w:val="000000" w:themeColor="text1"/>
          </w:rPr>
          <w:instrText>/</w:instrText>
        </w:r>
        <w:r w:rsidR="009543C8">
          <w:rPr>
            <w:rFonts w:cs="Times New Roman"/>
            <w:color w:val="000000" w:themeColor="text1"/>
          </w:rPr>
          <w:instrText>NP</w:instrText>
        </w:r>
      </w:ins>
      <w:r w:rsidR="008C196D" w:rsidRPr="00424939">
        <w:rPr>
          <w:color w:val="000000" w:themeColor="text1"/>
        </w:rPr>
        <w:instrText>" \t "</w:instrText>
      </w:r>
      <w:r w:rsidR="008C196D" w:rsidRPr="00424939">
        <w:rPr>
          <w:rFonts w:cstheme="minorHAnsi"/>
          <w:i/>
          <w:color w:val="000000" w:themeColor="text1"/>
        </w:rPr>
        <w:instrText>See</w:instrText>
      </w:r>
      <w:r w:rsidR="008C196D" w:rsidRPr="00424939">
        <w:rPr>
          <w:rFonts w:cstheme="minorHAnsi"/>
          <w:color w:val="000000" w:themeColor="text1"/>
        </w:rPr>
        <w:instrText xml:space="preserve"> </w:instrText>
      </w:r>
      <w:del w:id="7057" w:author="Summer 2023 updates" w:date="2024-07-31T13:42:00Z">
        <w:r w:rsidR="008C196D" w:rsidRPr="00424939">
          <w:rPr>
            <w:rFonts w:cstheme="minorHAnsi"/>
            <w:color w:val="000000" w:themeColor="text1"/>
          </w:rPr>
          <w:delInstrText>Satisfactory-Unsatisfactory</w:delInstrText>
        </w:r>
      </w:del>
      <w:ins w:id="7058" w:author="Summer 2023 updates" w:date="2024-07-31T13:42:00Z">
        <w:r w:rsidR="009543C8">
          <w:rPr>
            <w:rFonts w:cstheme="minorHAnsi"/>
            <w:color w:val="000000" w:themeColor="text1"/>
          </w:rPr>
          <w:instrText>Pass/Not Pass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005B3EA0" w:rsidRPr="00424939">
        <w:rPr>
          <w:rFonts w:cs="Times New Roman"/>
          <w:color w:val="000000" w:themeColor="text1"/>
        </w:rPr>
        <w:t xml:space="preserve"> is an option </w:t>
      </w:r>
      <w:r w:rsidR="000A48A1" w:rsidRPr="00424939">
        <w:rPr>
          <w:rFonts w:cs="Times New Roman"/>
          <w:color w:val="000000" w:themeColor="text1"/>
        </w:rPr>
        <w:t xml:space="preserve">(e.g., </w:t>
      </w:r>
      <w:r w:rsidR="0004411A" w:rsidRPr="00424939">
        <w:rPr>
          <w:rFonts w:cs="Times New Roman"/>
          <w:color w:val="000000" w:themeColor="text1"/>
        </w:rPr>
        <w:t xml:space="preserve">student teaching, </w:t>
      </w:r>
      <w:r w:rsidR="005B3EA0" w:rsidRPr="00424939">
        <w:rPr>
          <w:rFonts w:cs="Times New Roman"/>
          <w:color w:val="000000" w:themeColor="text1"/>
        </w:rPr>
        <w:t>internships</w:t>
      </w:r>
      <w:r w:rsidR="008C196D" w:rsidRPr="00424939">
        <w:rPr>
          <w:rFonts w:cs="Times New Roman"/>
          <w:color w:val="000000" w:themeColor="text1"/>
        </w:rPr>
        <w:fldChar w:fldCharType="begin"/>
      </w:r>
      <w:r w:rsidR="008C196D" w:rsidRPr="00C044B3">
        <w:rPr>
          <w:rFonts w:cs="Times New Roman"/>
          <w:color w:val="000000" w:themeColor="text1"/>
        </w:rPr>
        <w:instrText xml:space="preserve"> XE "</w:instrText>
      </w:r>
      <w:del w:id="7059" w:author="Summer 2023 updates" w:date="2024-07-31T13:42:00Z">
        <w:r w:rsidR="008C196D" w:rsidRPr="00424939">
          <w:rPr>
            <w:rFonts w:cs="Times New Roman"/>
            <w:b/>
            <w:smallCaps/>
            <w:color w:val="000000" w:themeColor="text1"/>
          </w:rPr>
          <w:delInstrText>internships</w:delInstrText>
        </w:r>
      </w:del>
      <w:ins w:id="7060" w:author="Summer 2023 updates" w:date="2024-07-31T13:42:00Z">
        <w:r w:rsidR="00C03B5D">
          <w:rPr>
            <w:rFonts w:cs="Times New Roman"/>
            <w:color w:val="000000" w:themeColor="text1"/>
          </w:rPr>
          <w:instrText>I</w:instrText>
        </w:r>
        <w:r w:rsidR="008C196D" w:rsidRPr="00C044B3">
          <w:rPr>
            <w:rFonts w:cs="Times New Roman"/>
            <w:color w:val="000000" w:themeColor="text1"/>
          </w:rPr>
          <w:instrText>nternships</w:instrText>
        </w:r>
      </w:ins>
      <w:r w:rsidR="008C196D" w:rsidRPr="00C044B3">
        <w:rPr>
          <w:rFonts w:cs="Times New Roman"/>
          <w:color w:val="000000" w:themeColor="text1"/>
        </w:rPr>
        <w:instrText xml:space="preserve">" </w:instrText>
      </w:r>
      <w:r w:rsidR="008C196D" w:rsidRPr="00424939">
        <w:rPr>
          <w:rFonts w:cs="Times New Roman"/>
          <w:color w:val="000000" w:themeColor="text1"/>
        </w:rPr>
        <w:fldChar w:fldCharType="end"/>
      </w:r>
      <w:r w:rsidR="0004411A" w:rsidRPr="00424939">
        <w:rPr>
          <w:rFonts w:cs="Times New Roman"/>
          <w:color w:val="000000" w:themeColor="text1"/>
        </w:rPr>
        <w:t>)</w:t>
      </w:r>
      <w:r w:rsidR="005B3EA0" w:rsidRPr="00424939">
        <w:rPr>
          <w:rFonts w:cs="Times New Roman"/>
          <w:color w:val="000000" w:themeColor="text1"/>
        </w:rPr>
        <w:t xml:space="preserve">.  </w:t>
      </w:r>
      <w:r w:rsidR="001431C5" w:rsidRPr="00424939">
        <w:rPr>
          <w:rFonts w:cs="Times New Roman"/>
          <w:color w:val="000000" w:themeColor="text1"/>
        </w:rPr>
        <w:t xml:space="preserve">Courses graded </w:t>
      </w:r>
      <w:r w:rsidR="00A7479E" w:rsidRPr="00424939">
        <w:rPr>
          <w:rFonts w:cs="Times New Roman"/>
          <w:color w:val="000000" w:themeColor="text1"/>
        </w:rPr>
        <w:t>P/NP</w:t>
      </w:r>
      <w:r w:rsidR="001431C5" w:rsidRPr="00424939">
        <w:rPr>
          <w:rFonts w:cs="Times New Roman"/>
          <w:color w:val="000000" w:themeColor="text1"/>
        </w:rPr>
        <w:t xml:space="preserve"> count as credits towards graduation but do not affect the student’s GPA</w:t>
      </w:r>
      <w:r w:rsidR="008C196D" w:rsidRPr="00424939">
        <w:rPr>
          <w:rFonts w:cs="Times New Roman"/>
          <w:color w:val="000000" w:themeColor="text1"/>
        </w:rPr>
        <w:fldChar w:fldCharType="begin"/>
      </w:r>
      <w:r w:rsidR="008C196D" w:rsidRPr="00C044B3">
        <w:rPr>
          <w:rFonts w:cs="Times New Roman"/>
          <w:color w:val="000000" w:themeColor="text1"/>
        </w:rPr>
        <w:instrText xml:space="preserve"> XE "</w:instrText>
      </w:r>
      <w:r w:rsidR="008C196D" w:rsidRPr="00C044B3">
        <w:rPr>
          <w:color w:val="000000" w:themeColor="text1"/>
          <w:rPrChange w:id="7061" w:author="Summer 2023 updates" w:date="2024-07-31T13:42:00Z">
            <w:rPr>
              <w:b/>
              <w:color w:val="000000" w:themeColor="text1"/>
            </w:rPr>
          </w:rPrChange>
        </w:rPr>
        <w:instrText>GPA</w:instrText>
      </w:r>
      <w:r w:rsidR="008C196D" w:rsidRPr="00C044B3">
        <w:rPr>
          <w:rFonts w:cs="Times New Roman"/>
          <w:color w:val="000000" w:themeColor="text1"/>
        </w:rPr>
        <w:instrText xml:space="preserve">" </w:instrText>
      </w:r>
      <w:r w:rsidR="008C196D" w:rsidRPr="00424939">
        <w:rPr>
          <w:rFonts w:cs="Times New Roman"/>
          <w:color w:val="000000" w:themeColor="text1"/>
        </w:rPr>
        <w:fldChar w:fldCharType="end"/>
      </w:r>
      <w:r w:rsidR="001431C5" w:rsidRPr="00424939">
        <w:rPr>
          <w:rFonts w:cs="Times New Roman"/>
          <w:color w:val="000000" w:themeColor="text1"/>
        </w:rPr>
        <w:t xml:space="preserve">. </w:t>
      </w:r>
      <w:r w:rsidR="005B3EA0" w:rsidRPr="00424939">
        <w:rPr>
          <w:rFonts w:cs="Times New Roman"/>
          <w:color w:val="000000" w:themeColor="text1"/>
        </w:rPr>
        <w:t>In addition, students may opt to take up to four A</w:t>
      </w:r>
      <w:r w:rsidR="00D73BEB" w:rsidRPr="00424939">
        <w:rPr>
          <w:rFonts w:cs="Times New Roman"/>
          <w:color w:val="000000" w:themeColor="text1"/>
        </w:rPr>
        <w:t>–</w:t>
      </w:r>
      <w:r w:rsidR="005B3EA0" w:rsidRPr="00424939">
        <w:rPr>
          <w:rFonts w:cs="Times New Roman"/>
          <w:color w:val="000000" w:themeColor="text1"/>
        </w:rPr>
        <w:t>F graded courses on a</w:t>
      </w:r>
      <w:r w:rsidR="00A7479E" w:rsidRPr="00424939">
        <w:rPr>
          <w:rFonts w:cs="Times New Roman"/>
          <w:color w:val="000000" w:themeColor="text1"/>
        </w:rPr>
        <w:t xml:space="preserve"> P/NP</w:t>
      </w:r>
      <w:r w:rsidR="005B3EA0" w:rsidRPr="00424939">
        <w:rPr>
          <w:rFonts w:cs="Times New Roman"/>
          <w:color w:val="000000" w:themeColor="text1"/>
        </w:rPr>
        <w:t xml:space="preserve"> basis.  </w:t>
      </w:r>
      <w:r w:rsidR="0083324A">
        <w:rPr>
          <w:rFonts w:cs="Garamond-Bold"/>
          <w:bCs/>
        </w:rPr>
        <w:t xml:space="preserve">When </w:t>
      </w:r>
      <w:r w:rsidR="0083324A" w:rsidRPr="0083324A">
        <w:rPr>
          <w:rFonts w:cs="Garamond-Bold"/>
          <w:bCs/>
        </w:rPr>
        <w:t>students opt for P/NP grading, the Office of the Registr</w:t>
      </w:r>
      <w:r w:rsidR="0083324A">
        <w:rPr>
          <w:rFonts w:cs="Garamond-Bold"/>
          <w:bCs/>
        </w:rPr>
        <w:t xml:space="preserve">ar converts any grade a faculty </w:t>
      </w:r>
      <w:r w:rsidR="0083324A" w:rsidRPr="0083324A">
        <w:rPr>
          <w:rFonts w:cs="Garamond-Bold"/>
          <w:bCs/>
        </w:rPr>
        <w:t>member provides of D- or better to a P, and any grade of F to an NP</w:t>
      </w:r>
      <w:r w:rsidR="0083324A">
        <w:rPr>
          <w:rFonts w:cs="Garamond-Bold"/>
          <w:bCs/>
        </w:rPr>
        <w:t xml:space="preserve">. In order to count for Writing </w:t>
      </w:r>
      <w:r w:rsidR="0083324A" w:rsidRPr="0083324A">
        <w:rPr>
          <w:rFonts w:cs="Garamond-Bold"/>
          <w:bCs/>
        </w:rPr>
        <w:t>Emphasis</w:t>
      </w:r>
      <w:ins w:id="7062" w:author="Summer 2023 updates" w:date="2024-07-31T13:42:00Z">
        <w:r w:rsidR="008B7961">
          <w:rPr>
            <w:rFonts w:cs="Garamond-Bold"/>
            <w:bCs/>
          </w:rPr>
          <w:fldChar w:fldCharType="begin"/>
        </w:r>
        <w:r w:rsidR="008B7961">
          <w:instrText xml:space="preserve"> XE "Writing Emphasis" </w:instrText>
        </w:r>
        <w:r w:rsidR="008B7961">
          <w:rPr>
            <w:rFonts w:cs="Garamond-Bold"/>
            <w:bCs/>
          </w:rPr>
          <w:fldChar w:fldCharType="end"/>
        </w:r>
      </w:ins>
      <w:r w:rsidR="0083324A" w:rsidRPr="0083324A">
        <w:rPr>
          <w:rFonts w:cs="Garamond-Bold"/>
          <w:bCs/>
        </w:rPr>
        <w:t xml:space="preserve"> credit, a submitted grade of C or higher must be earned.</w:t>
      </w:r>
    </w:p>
    <w:p w14:paraId="0E9A4AB5" w14:textId="77777777" w:rsidR="00BD2757" w:rsidRPr="0083324A" w:rsidRDefault="00BD2757" w:rsidP="0083324A">
      <w:pPr>
        <w:autoSpaceDE w:val="0"/>
        <w:autoSpaceDN w:val="0"/>
        <w:adjustRightInd w:val="0"/>
        <w:spacing w:after="0"/>
        <w:rPr>
          <w:rFonts w:cs="Garamond-Bold"/>
          <w:bCs/>
        </w:rPr>
      </w:pPr>
    </w:p>
    <w:p w14:paraId="37CE8B4B" w14:textId="14284C28" w:rsidR="005017A0" w:rsidRPr="00424939" w:rsidRDefault="005017A0" w:rsidP="00DB5E9E">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regulations apply: </w:t>
      </w:r>
    </w:p>
    <w:p w14:paraId="571FA671" w14:textId="4956CC1E" w:rsidR="004B54A7" w:rsidRPr="00424939" w:rsidRDefault="004B54A7" w:rsidP="00E500FB">
      <w:pPr>
        <w:pStyle w:val="Noparagraphstyle"/>
        <w:numPr>
          <w:ilvl w:val="0"/>
          <w:numId w:val="7"/>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are permitted to change the method of grading </w:t>
      </w:r>
      <w:r w:rsidR="00BD2757">
        <w:rPr>
          <w:rFonts w:ascii="Garamond" w:hAnsi="Garamond" w:cs="Times New Roman"/>
          <w:color w:val="000000" w:themeColor="text1"/>
          <w:sz w:val="22"/>
          <w:szCs w:val="22"/>
        </w:rPr>
        <w:t xml:space="preserve">for </w:t>
      </w:r>
      <w:r w:rsidRPr="00424939">
        <w:rPr>
          <w:rFonts w:ascii="Garamond" w:hAnsi="Garamond" w:cs="Times New Roman"/>
          <w:color w:val="000000" w:themeColor="text1"/>
          <w:sz w:val="22"/>
          <w:szCs w:val="22"/>
        </w:rPr>
        <w:t>a course from a letter grade to P/NP</w:t>
      </w:r>
      <w:r>
        <w:rPr>
          <w:rFonts w:ascii="Garamond" w:hAnsi="Garamond" w:cs="Times New Roman"/>
          <w:color w:val="000000" w:themeColor="text1"/>
          <w:sz w:val="22"/>
          <w:szCs w:val="22"/>
        </w:rPr>
        <w:t>.  This change is allowed from the start of the term of enrollment through the</w:t>
      </w:r>
      <w:r w:rsidRPr="00424939">
        <w:rPr>
          <w:rFonts w:ascii="Garamond" w:hAnsi="Garamond" w:cs="Times New Roman"/>
          <w:color w:val="000000" w:themeColor="text1"/>
          <w:sz w:val="22"/>
          <w:szCs w:val="22"/>
        </w:rPr>
        <w:t xml:space="preserve"> last day to withdraw from courses </w:t>
      </w:r>
      <w:r>
        <w:rPr>
          <w:rFonts w:ascii="Garamond" w:hAnsi="Garamond" w:cs="Times New Roman"/>
          <w:color w:val="000000" w:themeColor="text1"/>
          <w:sz w:val="22"/>
          <w:szCs w:val="22"/>
        </w:rPr>
        <w:t>during that</w:t>
      </w:r>
      <w:r w:rsidRPr="00424939">
        <w:rPr>
          <w:rFonts w:ascii="Garamond" w:hAnsi="Garamond" w:cs="Times New Roman"/>
          <w:color w:val="000000" w:themeColor="text1"/>
          <w:sz w:val="22"/>
          <w:szCs w:val="22"/>
        </w:rPr>
        <w:t xml:space="preserve"> term</w:t>
      </w:r>
      <w:r>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r w:rsidRPr="00424939">
        <w:rPr>
          <w:rFonts w:ascii="Garamond" w:hAnsi="Garamond"/>
          <w:color w:val="000000" w:themeColor="text1"/>
          <w:sz w:val="22"/>
          <w:szCs w:val="22"/>
        </w:rPr>
        <w:t xml:space="preserve">See Academic Calendar </w:t>
      </w:r>
      <w:ins w:id="7063" w:author="Summer 2023 updates" w:date="2024-07-31T13:42:00Z">
        <w:r w:rsidR="008B7961">
          <w:rPr>
            <w:rFonts w:ascii="Garamond" w:hAnsi="Garamond"/>
            <w:color w:val="000000" w:themeColor="text1"/>
            <w:sz w:val="22"/>
            <w:szCs w:val="22"/>
          </w:rPr>
          <w:t xml:space="preserve">on </w:t>
        </w:r>
      </w:ins>
      <w:r w:rsidRPr="00424939">
        <w:rPr>
          <w:rFonts w:ascii="Garamond" w:hAnsi="Garamond" w:cs="Times New Roman"/>
          <w:color w:val="000000" w:themeColor="text1"/>
          <w:sz w:val="22"/>
          <w:szCs w:val="22"/>
        </w:rPr>
        <w:t xml:space="preserve">p. </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PAGEREF _Ref14097204 \h </w:instrText>
      </w:r>
      <w:r w:rsidRPr="00424939">
        <w:rPr>
          <w:rFonts w:ascii="Garamond" w:hAnsi="Garamond" w:cs="Times New Roman"/>
          <w:color w:val="000000" w:themeColor="text1"/>
          <w:sz w:val="22"/>
          <w:szCs w:val="22"/>
        </w:rPr>
      </w:r>
      <w:r w:rsidRPr="00424939">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11</w:t>
      </w:r>
      <w:r w:rsidRPr="00424939">
        <w:rPr>
          <w:rFonts w:ascii="Garamond" w:hAnsi="Garamond" w:cs="Times New Roman"/>
          <w:color w:val="000000" w:themeColor="text1"/>
          <w:sz w:val="22"/>
          <w:szCs w:val="22"/>
        </w:rPr>
        <w:fldChar w:fldCharType="end"/>
      </w:r>
      <w:r w:rsidRPr="00424939">
        <w:rPr>
          <w:rFonts w:ascii="Garamond" w:hAnsi="Garamond"/>
          <w:color w:val="000000" w:themeColor="text1"/>
          <w:sz w:val="22"/>
          <w:szCs w:val="22"/>
        </w:rPr>
        <w:t xml:space="preserve"> for official dates.</w:t>
      </w:r>
    </w:p>
    <w:p w14:paraId="000490CF" w14:textId="77777777" w:rsidR="004B54A7" w:rsidRPr="00424939" w:rsidRDefault="004B54A7" w:rsidP="00E500FB">
      <w:pPr>
        <w:pStyle w:val="Noparagraphstyle"/>
        <w:numPr>
          <w:ilvl w:val="0"/>
          <w:numId w:val="7"/>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may elect to take up to four graded courses during their undergraduate career on a P/NP basis. However: </w:t>
      </w:r>
    </w:p>
    <w:p w14:paraId="4A340FDE" w14:textId="7CE2E033" w:rsidR="004B54A7" w:rsidRPr="00424939" w:rsidRDefault="004B54A7" w:rsidP="00E500FB">
      <w:pPr>
        <w:pStyle w:val="Noparagraphstyle"/>
        <w:numPr>
          <w:ilvl w:val="1"/>
          <w:numId w:val="7"/>
        </w:numPr>
        <w:spacing w:after="40"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w:t>
      </w:r>
      <w:r>
        <w:rPr>
          <w:rFonts w:ascii="Garamond" w:hAnsi="Garamond" w:cs="Times New Roman"/>
          <w:color w:val="000000" w:themeColor="text1"/>
          <w:sz w:val="22"/>
          <w:szCs w:val="22"/>
        </w:rPr>
        <w:t xml:space="preserve">dents cannot </w:t>
      </w:r>
      <w:r w:rsidRPr="00424939">
        <w:rPr>
          <w:rFonts w:ascii="Garamond" w:hAnsi="Garamond" w:cs="Times New Roman"/>
          <w:color w:val="000000" w:themeColor="text1"/>
          <w:sz w:val="22"/>
          <w:szCs w:val="22"/>
        </w:rPr>
        <w:t>use a course for which they elected P/NP grading to satisfy the requirements for a major or minor</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del w:id="7064" w:author="Summer 2023 updates" w:date="2024-07-31T13:42:00Z">
        <w:r w:rsidRPr="00424939">
          <w:rPr>
            <w:rStyle w:val="Strong"/>
            <w:rFonts w:ascii="Garamond" w:hAnsi="Garamond"/>
            <w:color w:val="000000" w:themeColor="text1"/>
          </w:rPr>
          <w:delInstrText>minor</w:delInstrText>
        </w:r>
      </w:del>
      <w:ins w:id="7065" w:author="Summer 2023 updates" w:date="2024-07-31T13:42:00Z">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4A519A1B" w14:textId="77777777" w:rsidR="004B54A7" w:rsidRPr="00424939" w:rsidRDefault="004B54A7" w:rsidP="00E500FB">
      <w:pPr>
        <w:pStyle w:val="Noparagraphstyle"/>
        <w:numPr>
          <w:ilvl w:val="1"/>
          <w:numId w:val="7"/>
        </w:numPr>
        <w:spacing w:after="60"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w:t>
      </w:r>
      <w:r>
        <w:rPr>
          <w:rFonts w:ascii="Garamond" w:hAnsi="Garamond" w:cs="Times New Roman"/>
          <w:color w:val="000000" w:themeColor="text1"/>
          <w:sz w:val="22"/>
          <w:szCs w:val="22"/>
        </w:rPr>
        <w:t xml:space="preserve">cannot </w:t>
      </w:r>
      <w:r w:rsidRPr="00424939">
        <w:rPr>
          <w:rFonts w:ascii="Garamond" w:hAnsi="Garamond" w:cs="Times New Roman"/>
          <w:color w:val="000000" w:themeColor="text1"/>
          <w:sz w:val="22"/>
          <w:szCs w:val="22"/>
        </w:rPr>
        <w:t xml:space="preserve">elect P/NP grading while on academic probation, though provisionally-admitted First Year students are allowed the option of P/NP grading. </w:t>
      </w:r>
    </w:p>
    <w:p w14:paraId="09C27EA3" w14:textId="4DE08218" w:rsidR="005017A0" w:rsidRPr="00054D8E" w:rsidRDefault="005017A0" w:rsidP="00E500FB">
      <w:pPr>
        <w:pStyle w:val="Noparagraphstyle"/>
        <w:numPr>
          <w:ilvl w:val="0"/>
          <w:numId w:val="7"/>
        </w:numPr>
        <w:spacing w:after="60" w:line="240" w:lineRule="auto"/>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w:t>
      </w:r>
      <w:r w:rsidR="0083324A">
        <w:rPr>
          <w:rFonts w:ascii="Garamond" w:hAnsi="Garamond" w:cs="Times New Roman"/>
          <w:color w:val="000000" w:themeColor="text1"/>
          <w:sz w:val="22"/>
          <w:szCs w:val="22"/>
        </w:rPr>
        <w:t xml:space="preserve">Registrar will not inform the </w:t>
      </w:r>
      <w:r w:rsidRPr="00424939">
        <w:rPr>
          <w:rFonts w:ascii="Garamond" w:hAnsi="Garamond" w:cs="Times New Roman"/>
          <w:color w:val="000000" w:themeColor="text1"/>
          <w:sz w:val="22"/>
          <w:szCs w:val="22"/>
        </w:rPr>
        <w:t>instructor</w:t>
      </w:r>
      <w:r w:rsidR="0083324A">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of the student’s request for </w:t>
      </w:r>
      <w:r w:rsidR="00A7479E" w:rsidRPr="00424939">
        <w:rPr>
          <w:rFonts w:ascii="Garamond" w:hAnsi="Garamond" w:cs="Times New Roman"/>
          <w:color w:val="000000" w:themeColor="text1"/>
          <w:sz w:val="22"/>
          <w:szCs w:val="22"/>
        </w:rPr>
        <w:t>P/NP</w:t>
      </w:r>
      <w:r w:rsidRPr="00424939">
        <w:rPr>
          <w:rFonts w:ascii="Garamond" w:hAnsi="Garamond" w:cs="Times New Roman"/>
          <w:color w:val="000000" w:themeColor="text1"/>
          <w:sz w:val="22"/>
          <w:szCs w:val="22"/>
        </w:rPr>
        <w:t xml:space="preserve"> grading and </w:t>
      </w:r>
      <w:r w:rsidR="0083324A">
        <w:rPr>
          <w:rFonts w:ascii="Garamond" w:hAnsi="Garamond" w:cs="Times New Roman"/>
          <w:color w:val="000000" w:themeColor="text1"/>
          <w:sz w:val="22"/>
          <w:szCs w:val="22"/>
        </w:rPr>
        <w:t xml:space="preserve">the instructor </w:t>
      </w:r>
      <w:r w:rsidRPr="00424939">
        <w:rPr>
          <w:rFonts w:ascii="Garamond" w:hAnsi="Garamond" w:cs="Times New Roman"/>
          <w:color w:val="000000" w:themeColor="text1"/>
          <w:sz w:val="22"/>
          <w:szCs w:val="22"/>
        </w:rPr>
        <w:t xml:space="preserve">must </w:t>
      </w:r>
      <w:r w:rsidRPr="00054D8E">
        <w:rPr>
          <w:rFonts w:ascii="Garamond" w:hAnsi="Garamond" w:cs="Times New Roman"/>
          <w:color w:val="000000" w:themeColor="text1"/>
          <w:sz w:val="22"/>
          <w:szCs w:val="22"/>
        </w:rPr>
        <w:t xml:space="preserve">provide the Registrar with an appropriate letter grade. </w:t>
      </w:r>
    </w:p>
    <w:p w14:paraId="64B2D3BB" w14:textId="77777777" w:rsidR="004B54A7" w:rsidRPr="00054D8E" w:rsidRDefault="004B54A7" w:rsidP="00E500FB">
      <w:pPr>
        <w:pStyle w:val="Noparagraphstyle"/>
        <w:numPr>
          <w:ilvl w:val="0"/>
          <w:numId w:val="7"/>
        </w:numPr>
        <w:spacing w:after="60" w:line="240" w:lineRule="auto"/>
        <w:ind w:left="361" w:hangingChars="164" w:hanging="361"/>
        <w:jc w:val="left"/>
        <w:rPr>
          <w:rFonts w:ascii="Garamond" w:hAnsi="Garamond" w:cs="Times New Roman"/>
          <w:color w:val="000000" w:themeColor="text1"/>
          <w:sz w:val="22"/>
          <w:szCs w:val="22"/>
        </w:rPr>
      </w:pPr>
      <w:r w:rsidRPr="00054D8E">
        <w:rPr>
          <w:rFonts w:ascii="Garamond" w:hAnsi="Garamond" w:cs="Times New Roman"/>
          <w:color w:val="000000" w:themeColor="text1"/>
          <w:sz w:val="22"/>
          <w:szCs w:val="22"/>
        </w:rPr>
        <w:t xml:space="preserve">A student’s request for P/NP grading may be nullified at any time before the end of the third business day after grades are due in the student’s final term.  A written notice must be sent to the Office of the Registrar to communicate the student’s intent to replace the P or NP grade with the instructor’s letter grade. </w:t>
      </w:r>
    </w:p>
    <w:p w14:paraId="5E58A9C1" w14:textId="77777777" w:rsidR="00780DAA" w:rsidRPr="00054D8E" w:rsidRDefault="00780DAA" w:rsidP="00E500FB">
      <w:pPr>
        <w:pStyle w:val="Noparagraphstyle"/>
        <w:numPr>
          <w:ilvl w:val="0"/>
          <w:numId w:val="7"/>
        </w:numPr>
        <w:spacing w:after="60" w:line="240" w:lineRule="auto"/>
        <w:ind w:left="360"/>
        <w:jc w:val="left"/>
        <w:rPr>
          <w:rFonts w:ascii="Garamond" w:hAnsi="Garamond" w:cs="Times New Roman"/>
          <w:color w:val="000000" w:themeColor="text1"/>
          <w:sz w:val="22"/>
          <w:szCs w:val="22"/>
        </w:rPr>
      </w:pPr>
      <w:r w:rsidRPr="00054D8E">
        <w:rPr>
          <w:rFonts w:ascii="Garamond" w:hAnsi="Garamond" w:cs="Times New Roman"/>
          <w:color w:val="000000" w:themeColor="text1"/>
          <w:sz w:val="22"/>
          <w:szCs w:val="22"/>
        </w:rPr>
        <w:t xml:space="preserve">A student’s request to change their method of grading to P/NP in lieu of a letter grade counts as one of the four P/NP elected courses during the student’s undergraduate career, regardless of whether it is later nullified. </w:t>
      </w:r>
    </w:p>
    <w:p w14:paraId="31839894" w14:textId="1E6474FF" w:rsidR="00052196" w:rsidRPr="00071A20" w:rsidRDefault="00D15393" w:rsidP="00E500FB">
      <w:pPr>
        <w:pStyle w:val="Noparagraphstyle"/>
        <w:numPr>
          <w:ilvl w:val="0"/>
          <w:numId w:val="7"/>
        </w:numPr>
        <w:spacing w:after="120" w:line="240" w:lineRule="auto"/>
        <w:ind w:left="361" w:hangingChars="164" w:hanging="361"/>
        <w:jc w:val="left"/>
        <w:rPr>
          <w:rFonts w:ascii="Garamond" w:hAnsi="Garamond" w:cs="Times New Roman"/>
          <w:color w:val="000000" w:themeColor="text1"/>
          <w:sz w:val="22"/>
          <w:szCs w:val="22"/>
        </w:rPr>
      </w:pPr>
      <w:r w:rsidRPr="00780DAA">
        <w:rPr>
          <w:rFonts w:ascii="Garamond" w:hAnsi="Garamond" w:cs="Times New Roman"/>
          <w:color w:val="000000" w:themeColor="text1"/>
          <w:sz w:val="22"/>
          <w:szCs w:val="22"/>
        </w:rPr>
        <w:t xml:space="preserve">Ordinarily a student is limited to one course credit per term on an elected P/NP basis.  A student wishing to exceed this limitation must present a convincing rationale or significant mitigating circumstances to the Committee on Petitions. </w:t>
      </w:r>
    </w:p>
    <w:p w14:paraId="03AB2A18" w14:textId="7FFE885B" w:rsidR="0075649C" w:rsidRPr="00424939" w:rsidRDefault="0075649C" w:rsidP="0040085F">
      <w:pPr>
        <w:spacing w:before="120" w:after="0"/>
        <w:rPr>
          <w:rFonts w:cs="Times New Roman"/>
          <w:b/>
          <w:color w:val="000000" w:themeColor="text1"/>
        </w:rPr>
        <w:pPrChange w:id="7066" w:author="Summer 2023 updates" w:date="2024-07-31T13:42:00Z">
          <w:pPr>
            <w:spacing w:after="0"/>
          </w:pPr>
        </w:pPrChange>
      </w:pPr>
      <w:r>
        <w:rPr>
          <w:rFonts w:cs="Times New Roman"/>
          <w:b/>
          <w:color w:val="000000" w:themeColor="text1"/>
        </w:rPr>
        <w:t>Midterm Grades</w:t>
      </w:r>
      <w:r w:rsidRPr="00424939">
        <w:rPr>
          <w:rFonts w:cs="Times New Roman"/>
          <w:b/>
          <w:color w:val="000000" w:themeColor="text1"/>
        </w:rPr>
        <w:t xml:space="preserve"> </w:t>
      </w:r>
    </w:p>
    <w:p w14:paraId="0E34C87D" w14:textId="0EE91024" w:rsidR="00C241B5" w:rsidRPr="00071A20" w:rsidRDefault="0075649C" w:rsidP="00071A20">
      <w:pPr>
        <w:pStyle w:val="NoSpacing"/>
        <w:spacing w:after="120"/>
        <w:rPr>
          <w:rStyle w:val="Strong"/>
          <w:rFonts w:ascii="Garamond" w:hAnsi="Garamond" w:cstheme="minorBidi"/>
          <w:b w:val="0"/>
          <w:bCs w:val="0"/>
          <w:smallCaps w:val="0"/>
        </w:rPr>
      </w:pPr>
      <w:r w:rsidRPr="0075649C">
        <w:rPr>
          <w:rFonts w:ascii="Garamond" w:hAnsi="Garamond"/>
          <w:color w:val="000000"/>
          <w:shd w:val="clear" w:color="auto" w:fill="FFFFFF"/>
        </w:rPr>
        <w:t xml:space="preserve">Midterm grades are not official evaluations and are not part of the official transcript. The goal of midterm grades is to help students take responsibility for their academic progress. Faculty submit midterm grades of A-F for students in all </w:t>
      </w:r>
      <w:r w:rsidR="008D5127" w:rsidRPr="0075649C">
        <w:rPr>
          <w:rFonts w:ascii="Garamond" w:hAnsi="Garamond"/>
          <w:color w:val="000000"/>
          <w:shd w:val="clear" w:color="auto" w:fill="FFFFFF"/>
        </w:rPr>
        <w:t>full-term</w:t>
      </w:r>
      <w:r w:rsidRPr="0075649C">
        <w:rPr>
          <w:rFonts w:ascii="Garamond" w:hAnsi="Garamond"/>
          <w:color w:val="000000"/>
          <w:shd w:val="clear" w:color="auto" w:fill="FFFFFF"/>
        </w:rPr>
        <w:t xml:space="preserve"> courses. Midterm grades are not intended to be a guarantee, promise, or contract regarding the final grade a student will earn in the class.</w:t>
      </w:r>
      <w:r w:rsidRPr="0075649C">
        <w:rPr>
          <w:rFonts w:ascii="Garamond" w:hAnsi="Garamond"/>
          <w:color w:val="000000"/>
        </w:rPr>
        <w:t xml:space="preserve"> Instead they provide information for students about their academic</w:t>
      </w:r>
      <w:r w:rsidRPr="0075649C">
        <w:rPr>
          <w:rFonts w:ascii="Garamond" w:hAnsi="Garamond"/>
          <w:bCs/>
          <w:color w:val="000000"/>
        </w:rPr>
        <w:t xml:space="preserve"> </w:t>
      </w:r>
      <w:r w:rsidRPr="0075649C">
        <w:rPr>
          <w:rFonts w:ascii="Garamond" w:hAnsi="Garamond"/>
          <w:color w:val="000000"/>
        </w:rPr>
        <w:t>performance</w:t>
      </w:r>
      <w:r w:rsidRPr="0075649C">
        <w:rPr>
          <w:rFonts w:ascii="Garamond" w:hAnsi="Garamond" w:cs="Arial"/>
          <w:color w:val="000000"/>
        </w:rPr>
        <w:t>.</w:t>
      </w:r>
    </w:p>
    <w:p w14:paraId="7B37A8AD" w14:textId="654CB204" w:rsidR="00042458" w:rsidRPr="00424939" w:rsidRDefault="0080431C" w:rsidP="00713AB3">
      <w:pPr>
        <w:pStyle w:val="Heading3"/>
        <w:rPr>
          <w:rStyle w:val="Strong"/>
          <w:rFonts w:ascii="Garamond" w:hAnsi="Garamond" w:cstheme="majorBidi"/>
          <w:b/>
          <w:bCs w:val="0"/>
          <w:smallCaps w:val="0"/>
          <w:sz w:val="26"/>
        </w:rPr>
      </w:pPr>
      <w:bookmarkStart w:id="7067" w:name="_Ref14177558"/>
      <w:bookmarkStart w:id="7068" w:name="_Toc141355695"/>
      <w:bookmarkStart w:id="7069" w:name="_Toc110005176"/>
      <w:r w:rsidRPr="00424939">
        <w:rPr>
          <w:rStyle w:val="Strong"/>
          <w:rFonts w:ascii="Garamond" w:hAnsi="Garamond" w:cstheme="majorBidi"/>
          <w:b/>
          <w:bCs w:val="0"/>
          <w:smallCaps w:val="0"/>
          <w:sz w:val="26"/>
        </w:rPr>
        <w:t>CLASS DESIGNATION</w:t>
      </w:r>
      <w:bookmarkEnd w:id="7067"/>
      <w:bookmarkEnd w:id="7068"/>
      <w:bookmarkEnd w:id="7069"/>
    </w:p>
    <w:p w14:paraId="214EEE02" w14:textId="330D5733"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Class Designation</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Class Designation</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is determined by the number of course credits earned following the Fall and Spring Terms. </w:t>
      </w:r>
    </w:p>
    <w:p w14:paraId="6C0D91A0" w14:textId="26C00867"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First-year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First-</w:instrText>
      </w:r>
      <w:del w:id="7070" w:author="Summer 2023 updates" w:date="2024-07-31T13:42:00Z">
        <w:r w:rsidR="008C196D" w:rsidRPr="00424939">
          <w:rPr>
            <w:rFonts w:ascii="Garamond" w:hAnsi="Garamond" w:cs="Times New Roman"/>
            <w:color w:val="000000" w:themeColor="text1"/>
            <w:sz w:val="22"/>
            <w:szCs w:val="22"/>
          </w:rPr>
          <w:delInstrText>year</w:delInstrText>
        </w:r>
      </w:del>
      <w:ins w:id="7071" w:author="Summer 2023 updates" w:date="2024-07-31T13:42:00Z">
        <w:r w:rsidR="00D538A4">
          <w:rPr>
            <w:rFonts w:ascii="Garamond" w:hAnsi="Garamond" w:cs="Times New Roman"/>
            <w:color w:val="000000" w:themeColor="text1"/>
            <w:sz w:val="22"/>
            <w:szCs w:val="22"/>
          </w:rPr>
          <w:instrText>Y</w:instrText>
        </w:r>
        <w:r w:rsidR="008C196D" w:rsidRPr="00424939">
          <w:rPr>
            <w:rFonts w:ascii="Garamond" w:hAnsi="Garamond" w:cs="Times New Roman"/>
            <w:color w:val="000000" w:themeColor="text1"/>
            <w:sz w:val="22"/>
            <w:szCs w:val="22"/>
          </w:rPr>
          <w:instrText>ear</w:instrText>
        </w:r>
      </w:ins>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student: Fewer than 8.0 course credits earned  </w:t>
      </w:r>
    </w:p>
    <w:p w14:paraId="5F988B3A" w14:textId="5CAEF168"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Sophomore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Sophomore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8.0</w:t>
      </w:r>
      <w:r w:rsidR="00DB2253"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15.9 course credits earned </w:t>
      </w:r>
    </w:p>
    <w:p w14:paraId="7A2223AE" w14:textId="134F3BAE" w:rsidR="00042458" w:rsidRPr="00424939" w:rsidRDefault="00042458" w:rsidP="00DB5E9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Junior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Junior</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16.0</w:t>
      </w:r>
      <w:r w:rsidR="00DB2253"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23.9 course credits earned </w:t>
      </w:r>
    </w:p>
    <w:p w14:paraId="0ABFD4D5" w14:textId="426D8E1E" w:rsidR="00042458" w:rsidRPr="00424939" w:rsidRDefault="00042458"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Senior</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Senior</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24.0 or more course credits earned </w:t>
      </w:r>
    </w:p>
    <w:p w14:paraId="1822CA3E" w14:textId="77777777" w:rsidR="006172FF" w:rsidRPr="00424939" w:rsidRDefault="006172FF">
      <w:pPr>
        <w:rPr>
          <w:rStyle w:val="Strong"/>
          <w:rFonts w:ascii="Garamond" w:hAnsi="Garamond"/>
          <w:color w:val="000000" w:themeColor="text1"/>
        </w:rPr>
      </w:pPr>
      <w:r w:rsidRPr="00424939">
        <w:rPr>
          <w:rStyle w:val="Strong"/>
          <w:rFonts w:ascii="Garamond" w:hAnsi="Garamond"/>
          <w:color w:val="000000" w:themeColor="text1"/>
        </w:rPr>
        <w:br w:type="page"/>
      </w:r>
    </w:p>
    <w:p w14:paraId="7C54A45A" w14:textId="300F2545" w:rsidR="009511BF" w:rsidRPr="00424939" w:rsidRDefault="0080431C" w:rsidP="00713AB3">
      <w:pPr>
        <w:pStyle w:val="Heading3"/>
        <w:rPr>
          <w:rStyle w:val="Strong"/>
          <w:rFonts w:ascii="Garamond" w:hAnsi="Garamond" w:cstheme="majorBidi"/>
          <w:b/>
          <w:bCs w:val="0"/>
          <w:smallCaps w:val="0"/>
          <w:sz w:val="26"/>
        </w:rPr>
      </w:pPr>
      <w:bookmarkStart w:id="7072" w:name="_Toc141355696"/>
      <w:bookmarkStart w:id="7073" w:name="_Toc110005177"/>
      <w:r w:rsidRPr="00424939">
        <w:rPr>
          <w:rStyle w:val="Strong"/>
          <w:rFonts w:ascii="Garamond" w:hAnsi="Garamond" w:cstheme="majorBidi"/>
          <w:b/>
          <w:bCs w:val="0"/>
          <w:smallCaps w:val="0"/>
          <w:sz w:val="26"/>
        </w:rPr>
        <w:t>REGISTRATION</w:t>
      </w:r>
      <w:bookmarkEnd w:id="7072"/>
      <w:bookmarkEnd w:id="7073"/>
      <w:r w:rsidR="008C196D" w:rsidRPr="00424939">
        <w:rPr>
          <w:rStyle w:val="Strong"/>
          <w:rFonts w:ascii="Garamond" w:hAnsi="Garamond" w:cstheme="majorBidi"/>
          <w:b/>
          <w:bCs w:val="0"/>
          <w:smallCaps w:val="0"/>
          <w:sz w:val="26"/>
        </w:rPr>
        <w:fldChar w:fldCharType="begin"/>
      </w:r>
      <w:r w:rsidR="008C196D" w:rsidRPr="00424939">
        <w:instrText xml:space="preserve"> XE "</w:instrText>
      </w:r>
      <w:del w:id="7074" w:author="Summer 2023 updates" w:date="2024-07-31T13:42:00Z">
        <w:r w:rsidR="008C196D" w:rsidRPr="00424939">
          <w:rPr>
            <w:rStyle w:val="Strong"/>
            <w:rFonts w:ascii="Garamond" w:hAnsi="Garamond" w:cstheme="majorBidi"/>
            <w:b/>
            <w:bCs w:val="0"/>
            <w:smallCaps w:val="0"/>
            <w:sz w:val="26"/>
          </w:rPr>
          <w:delInstrText>REGISTRATION</w:delInstrText>
        </w:r>
      </w:del>
      <w:ins w:id="7075" w:author="Summer 2023 updates" w:date="2024-07-31T13:42:00Z">
        <w:r w:rsidR="008C196D" w:rsidRPr="00424939">
          <w:rPr>
            <w:rStyle w:val="Strong"/>
            <w:rFonts w:ascii="Garamond" w:hAnsi="Garamond" w:cstheme="majorBidi"/>
            <w:b/>
            <w:bCs w:val="0"/>
            <w:smallCaps w:val="0"/>
            <w:sz w:val="26"/>
          </w:rPr>
          <w:instrText>R</w:instrText>
        </w:r>
        <w:r w:rsidR="00963879">
          <w:rPr>
            <w:rStyle w:val="Strong"/>
            <w:rFonts w:ascii="Garamond" w:hAnsi="Garamond" w:cstheme="majorBidi"/>
            <w:b/>
            <w:bCs w:val="0"/>
            <w:smallCaps w:val="0"/>
            <w:sz w:val="26"/>
          </w:rPr>
          <w:instrText>egistration</w:instrText>
        </w:r>
      </w:ins>
      <w:r w:rsidR="008C196D" w:rsidRPr="00424939">
        <w:instrText xml:space="preserve">" </w:instrText>
      </w:r>
      <w:r w:rsidR="008C196D" w:rsidRPr="00424939">
        <w:rPr>
          <w:rStyle w:val="Strong"/>
          <w:rFonts w:ascii="Garamond" w:hAnsi="Garamond" w:cstheme="majorBidi"/>
          <w:b/>
          <w:bCs w:val="0"/>
          <w:smallCaps w:val="0"/>
          <w:sz w:val="26"/>
        </w:rPr>
        <w:fldChar w:fldCharType="end"/>
      </w:r>
    </w:p>
    <w:p w14:paraId="5631FAA5" w14:textId="6283C11D" w:rsidR="00F76930" w:rsidRPr="00424939" w:rsidRDefault="00EC3B05" w:rsidP="007E3DF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Before being allowed</w:t>
      </w:r>
      <w:r w:rsidR="00F76930" w:rsidRPr="00424939">
        <w:rPr>
          <w:rFonts w:ascii="Garamond" w:hAnsi="Garamond" w:cs="Times New Roman"/>
          <w:color w:val="000000" w:themeColor="text1"/>
          <w:sz w:val="22"/>
          <w:szCs w:val="22"/>
        </w:rPr>
        <w:t xml:space="preserve"> to register, students must have been admitted for study by the Office of Admission</w:t>
      </w:r>
      <w:r w:rsidR="00312BDD" w:rsidRPr="00424939">
        <w:rPr>
          <w:rFonts w:ascii="Garamond" w:hAnsi="Garamond" w:cs="Times New Roman"/>
          <w:color w:val="000000" w:themeColor="text1"/>
          <w:sz w:val="22"/>
          <w:szCs w:val="22"/>
        </w:rPr>
        <w:t>,</w:t>
      </w:r>
      <w:r w:rsidR="00F76930" w:rsidRPr="00424939">
        <w:rPr>
          <w:rFonts w:ascii="Garamond" w:hAnsi="Garamond" w:cs="Times New Roman"/>
          <w:color w:val="000000" w:themeColor="text1"/>
          <w:sz w:val="22"/>
          <w:szCs w:val="22"/>
        </w:rPr>
        <w:t xml:space="preserve"> must </w:t>
      </w:r>
      <w:r w:rsidR="00211345" w:rsidRPr="00424939">
        <w:rPr>
          <w:rFonts w:ascii="Garamond" w:hAnsi="Garamond" w:cs="Times New Roman"/>
          <w:color w:val="000000" w:themeColor="text1"/>
          <w:sz w:val="22"/>
          <w:szCs w:val="22"/>
        </w:rPr>
        <w:t>have settled</w:t>
      </w:r>
      <w:r w:rsidR="00F76930" w:rsidRPr="00424939">
        <w:rPr>
          <w:rFonts w:ascii="Garamond" w:hAnsi="Garamond" w:cs="Times New Roman"/>
          <w:color w:val="000000" w:themeColor="text1"/>
          <w:sz w:val="22"/>
          <w:szCs w:val="22"/>
        </w:rPr>
        <w:t xml:space="preserve"> their account with the Business Office</w:t>
      </w:r>
      <w:r w:rsidR="00312BDD" w:rsidRPr="00424939">
        <w:rPr>
          <w:rFonts w:ascii="Garamond" w:hAnsi="Garamond" w:cs="Times New Roman"/>
          <w:color w:val="000000" w:themeColor="text1"/>
          <w:sz w:val="22"/>
          <w:szCs w:val="22"/>
        </w:rPr>
        <w:t>, and must meet with their Academic Advisor</w:t>
      </w:r>
      <w:r w:rsidR="00F76930" w:rsidRPr="00424939">
        <w:rPr>
          <w:rFonts w:ascii="Garamond" w:hAnsi="Garamond" w:cs="Times New Roman"/>
          <w:color w:val="000000" w:themeColor="text1"/>
          <w:sz w:val="22"/>
          <w:szCs w:val="22"/>
        </w:rPr>
        <w:t xml:space="preserve">. Registrations are canceled for failure to pay fees on time. </w:t>
      </w:r>
    </w:p>
    <w:p w14:paraId="56695FC9" w14:textId="0C97143D" w:rsidR="00F76930" w:rsidRPr="00424939" w:rsidRDefault="00F76930" w:rsidP="007E3DFA">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are encouraged to develop a four-year comprehensive educational plan </w:t>
      </w:r>
      <w:r w:rsidR="00211345" w:rsidRPr="00424939">
        <w:rPr>
          <w:rFonts w:ascii="Garamond" w:hAnsi="Garamond" w:cs="Times New Roman"/>
          <w:color w:val="000000" w:themeColor="text1"/>
          <w:sz w:val="22"/>
          <w:szCs w:val="22"/>
        </w:rPr>
        <w:t xml:space="preserve">with the help of their advisor </w:t>
      </w:r>
      <w:r w:rsidRPr="00424939">
        <w:rPr>
          <w:rFonts w:ascii="Garamond" w:hAnsi="Garamond" w:cs="Times New Roman"/>
          <w:color w:val="000000" w:themeColor="text1"/>
          <w:sz w:val="22"/>
          <w:szCs w:val="22"/>
        </w:rPr>
        <w:t xml:space="preserve">or with other members of the faculty. </w:t>
      </w:r>
    </w:p>
    <w:p w14:paraId="238C85AD" w14:textId="4B675C87" w:rsidR="00F76930" w:rsidRPr="00424939" w:rsidRDefault="00F76930" w:rsidP="00DB5E9E">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Students who will not graduate during the current academic year register online during the Spring Term for the Fall Term of the following academic year during times specified by the Office of the Registrar. Registration for the Spring and May Terms takes place during the preceding Fall Term. Once the online registration period is over, all changes to registration must take place in the Office of the Registrar using accurate, legible, and complete</w:t>
      </w:r>
      <w:r w:rsidR="000A2F49" w:rsidRPr="00424939">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 xml:space="preserve"> registration forms. Entering first-year students and transfer students receive instructions with their orientation materials</w:t>
      </w:r>
      <w:r w:rsidR="0063628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and readmitted students receive instructions from the Office of the Registrar concerning their registrations. </w:t>
      </w:r>
      <w:r w:rsidR="000A2F49" w:rsidRPr="00424939">
        <w:rPr>
          <w:rFonts w:ascii="Garamond" w:hAnsi="Garamond" w:cs="Times New Roman"/>
          <w:color w:val="000000" w:themeColor="text1"/>
          <w:sz w:val="22"/>
          <w:szCs w:val="22"/>
        </w:rPr>
        <w:t>R</w:t>
      </w:r>
      <w:r w:rsidRPr="00424939">
        <w:rPr>
          <w:rFonts w:ascii="Garamond" w:hAnsi="Garamond" w:cs="Times New Roman"/>
          <w:color w:val="000000" w:themeColor="text1"/>
          <w:sz w:val="22"/>
          <w:szCs w:val="22"/>
        </w:rPr>
        <w:t xml:space="preserve">egistrations are </w:t>
      </w:r>
      <w:r w:rsidR="000A2F49" w:rsidRPr="00424939">
        <w:rPr>
          <w:rFonts w:ascii="Garamond" w:hAnsi="Garamond" w:cs="Times New Roman"/>
          <w:color w:val="000000" w:themeColor="text1"/>
          <w:sz w:val="22"/>
          <w:szCs w:val="22"/>
        </w:rPr>
        <w:t xml:space="preserve">not </w:t>
      </w:r>
      <w:r w:rsidRPr="00424939">
        <w:rPr>
          <w:rFonts w:ascii="Garamond" w:hAnsi="Garamond" w:cs="Times New Roman"/>
          <w:color w:val="000000" w:themeColor="text1"/>
          <w:sz w:val="22"/>
          <w:szCs w:val="22"/>
        </w:rPr>
        <w:t xml:space="preserve">accepted for a term </w:t>
      </w:r>
      <w:r w:rsidR="000A2F49" w:rsidRPr="00424939">
        <w:rPr>
          <w:rFonts w:ascii="Garamond" w:hAnsi="Garamond" w:cs="Times New Roman"/>
          <w:color w:val="000000" w:themeColor="text1"/>
          <w:sz w:val="22"/>
          <w:szCs w:val="22"/>
        </w:rPr>
        <w:t>without successful petition after</w:t>
      </w:r>
      <w:r w:rsidRPr="00424939">
        <w:rPr>
          <w:rFonts w:ascii="Garamond" w:hAnsi="Garamond" w:cs="Times New Roman"/>
          <w:color w:val="000000" w:themeColor="text1"/>
          <w:sz w:val="22"/>
          <w:szCs w:val="22"/>
        </w:rPr>
        <w:t xml:space="preserve"> the end of the first week of classes of that term. </w:t>
      </w:r>
    </w:p>
    <w:p w14:paraId="589DF8F5" w14:textId="77777777" w:rsidR="00CE7DE8" w:rsidRPr="00424939" w:rsidRDefault="00CE7DE8" w:rsidP="0040085F">
      <w:pPr>
        <w:spacing w:before="120" w:after="0"/>
        <w:rPr>
          <w:rFonts w:cs="Times New Roman"/>
          <w:b/>
          <w:color w:val="000000" w:themeColor="text1"/>
        </w:rPr>
        <w:pPrChange w:id="7076" w:author="Summer 2023 updates" w:date="2024-07-31T13:42:00Z">
          <w:pPr>
            <w:spacing w:after="0"/>
          </w:pPr>
        </w:pPrChange>
      </w:pPr>
      <w:r w:rsidRPr="00424939">
        <w:rPr>
          <w:rFonts w:cs="Times New Roman"/>
          <w:b/>
          <w:color w:val="000000" w:themeColor="text1"/>
        </w:rPr>
        <w:t xml:space="preserve">Changes in Registration </w:t>
      </w:r>
    </w:p>
    <w:p w14:paraId="3F64C40B" w14:textId="10483D84" w:rsidR="00CE7DE8" w:rsidRPr="00424939" w:rsidRDefault="00CE7DE8" w:rsidP="00E500FB">
      <w:pPr>
        <w:pStyle w:val="Noparagraphstyle"/>
        <w:numPr>
          <w:ilvl w:val="0"/>
          <w:numId w:val="97"/>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Unless </w:t>
      </w:r>
      <w:r w:rsidR="00DA0292">
        <w:rPr>
          <w:rFonts w:ascii="Garamond" w:hAnsi="Garamond" w:cs="Times New Roman"/>
          <w:color w:val="000000" w:themeColor="text1"/>
          <w:sz w:val="22"/>
          <w:szCs w:val="22"/>
        </w:rPr>
        <w:t xml:space="preserve">a course is registered by a student </w:t>
      </w:r>
      <w:r w:rsidRPr="00424939">
        <w:rPr>
          <w:rFonts w:ascii="Garamond" w:hAnsi="Garamond" w:cs="Times New Roman"/>
          <w:color w:val="000000" w:themeColor="text1"/>
          <w:sz w:val="22"/>
          <w:szCs w:val="22"/>
        </w:rPr>
        <w:t>online</w:t>
      </w:r>
      <w:r w:rsidR="00DA0292">
        <w:rPr>
          <w:rFonts w:ascii="Garamond" w:hAnsi="Garamond" w:cs="Times New Roman"/>
          <w:color w:val="000000" w:themeColor="text1"/>
          <w:sz w:val="22"/>
          <w:szCs w:val="22"/>
        </w:rPr>
        <w:t xml:space="preserve"> during the registration period, they must intentionally file a </w:t>
      </w:r>
      <w:r w:rsidRPr="00424939">
        <w:rPr>
          <w:rFonts w:ascii="Garamond" w:hAnsi="Garamond" w:cs="Times New Roman"/>
          <w:color w:val="000000" w:themeColor="text1"/>
          <w:sz w:val="22"/>
          <w:szCs w:val="22"/>
        </w:rPr>
        <w:t>registration form</w:t>
      </w:r>
      <w:r w:rsidR="00DA0292">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the Office of the Registrar </w:t>
      </w:r>
      <w:r w:rsidR="00DA0292">
        <w:rPr>
          <w:rFonts w:ascii="Garamond" w:hAnsi="Garamond" w:cs="Times New Roman"/>
          <w:color w:val="000000" w:themeColor="text1"/>
          <w:sz w:val="22"/>
          <w:szCs w:val="22"/>
        </w:rPr>
        <w:t xml:space="preserve">in order to be registered for a course.  Registration forms for course additions must be approved </w:t>
      </w:r>
      <w:r w:rsidRPr="00424939">
        <w:rPr>
          <w:rFonts w:ascii="Garamond" w:hAnsi="Garamond" w:cs="Times New Roman"/>
          <w:color w:val="000000" w:themeColor="text1"/>
          <w:sz w:val="22"/>
          <w:szCs w:val="22"/>
        </w:rPr>
        <w:t>by the student’s advisor</w:t>
      </w:r>
      <w:r w:rsidR="00DA0292">
        <w:rPr>
          <w:rFonts w:ascii="Garamond" w:hAnsi="Garamond" w:cs="Times New Roman"/>
          <w:color w:val="000000" w:themeColor="text1"/>
          <w:sz w:val="22"/>
          <w:szCs w:val="22"/>
        </w:rPr>
        <w:t xml:space="preserve"> and instructor of the course.</w:t>
      </w:r>
      <w:r w:rsidRPr="00424939">
        <w:rPr>
          <w:rFonts w:ascii="Garamond" w:hAnsi="Garamond" w:cs="Times New Roman"/>
          <w:color w:val="000000" w:themeColor="text1"/>
          <w:sz w:val="22"/>
          <w:szCs w:val="22"/>
        </w:rPr>
        <w:t xml:space="preserve"> </w:t>
      </w:r>
    </w:p>
    <w:p w14:paraId="17C1A933" w14:textId="50159757" w:rsidR="00CE7DE8" w:rsidRPr="00424939" w:rsidRDefault="00CE7DE8" w:rsidP="00E500FB">
      <w:pPr>
        <w:pStyle w:val="Noparagraphstyle"/>
        <w:numPr>
          <w:ilvl w:val="0"/>
          <w:numId w:val="97"/>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Courses may be added or dropped during the first five </w:t>
      </w:r>
      <w:del w:id="7077" w:author="Summer 2023 updates" w:date="2024-07-31T13:42:00Z">
        <w:r w:rsidR="00E47BF0">
          <w:rPr>
            <w:rFonts w:ascii="Garamond" w:hAnsi="Garamond" w:cs="Times New Roman"/>
            <w:color w:val="000000" w:themeColor="text1"/>
            <w:sz w:val="22"/>
            <w:szCs w:val="22"/>
          </w:rPr>
          <w:delText>weeks</w:delText>
        </w:r>
      </w:del>
      <w:ins w:id="7078" w:author="Summer 2023 updates" w:date="2024-07-31T13:42:00Z">
        <w:r w:rsidR="00F500EB">
          <w:rPr>
            <w:rFonts w:ascii="Garamond" w:hAnsi="Garamond" w:cs="Times New Roman"/>
            <w:color w:val="000000" w:themeColor="text1"/>
            <w:sz w:val="22"/>
            <w:szCs w:val="22"/>
          </w:rPr>
          <w:t>days</w:t>
        </w:r>
      </w:ins>
      <w:r w:rsidR="00F500EB"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of </w:t>
      </w:r>
      <w:r w:rsidR="00131397" w:rsidRPr="00424939">
        <w:rPr>
          <w:rFonts w:ascii="Garamond" w:hAnsi="Garamond" w:cs="Times New Roman"/>
          <w:color w:val="000000" w:themeColor="text1"/>
          <w:sz w:val="22"/>
          <w:szCs w:val="22"/>
        </w:rPr>
        <w:t>the</w:t>
      </w:r>
      <w:r w:rsidRPr="00424939">
        <w:rPr>
          <w:rFonts w:ascii="Garamond" w:hAnsi="Garamond" w:cs="Times New Roman"/>
          <w:color w:val="000000" w:themeColor="text1"/>
          <w:sz w:val="22"/>
          <w:szCs w:val="22"/>
        </w:rPr>
        <w:t xml:space="preserve"> Fall</w:t>
      </w:r>
      <w:r w:rsidR="00131397"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Spring</w:t>
      </w:r>
      <w:r w:rsidR="00131397" w:rsidRPr="00424939">
        <w:rPr>
          <w:rFonts w:ascii="Garamond" w:hAnsi="Garamond" w:cs="Times New Roman"/>
          <w:color w:val="000000" w:themeColor="text1"/>
          <w:sz w:val="22"/>
          <w:szCs w:val="22"/>
        </w:rPr>
        <w:t>, or Summer</w:t>
      </w:r>
      <w:r w:rsidRPr="00424939">
        <w:rPr>
          <w:rFonts w:ascii="Garamond" w:hAnsi="Garamond" w:cs="Times New Roman"/>
          <w:color w:val="000000" w:themeColor="text1"/>
          <w:sz w:val="22"/>
          <w:szCs w:val="22"/>
        </w:rPr>
        <w:t xml:space="preserve"> Term</w:t>
      </w:r>
      <w:r w:rsidR="00131397" w:rsidRPr="00424939">
        <w:rPr>
          <w:rFonts w:ascii="Garamond" w:hAnsi="Garamond" w:cs="Times New Roman"/>
          <w:color w:val="000000" w:themeColor="text1"/>
          <w:sz w:val="22"/>
          <w:szCs w:val="22"/>
        </w:rPr>
        <w:t>, including 7-week courses</w:t>
      </w:r>
      <w:r w:rsidRPr="00424939">
        <w:rPr>
          <w:rFonts w:ascii="Garamond" w:hAnsi="Garamond" w:cs="Times New Roman"/>
          <w:color w:val="000000" w:themeColor="text1"/>
          <w:sz w:val="22"/>
          <w:szCs w:val="22"/>
        </w:rPr>
        <w:t>. Students may add a May Term</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 during the first three days of the term. If a student needs to add a course after these deadlines due to extenuating circumstances, the student must petition the Committee on Petitions by completing the appropriate forms.</w:t>
      </w:r>
    </w:p>
    <w:p w14:paraId="7B84BCC6" w14:textId="640888A5" w:rsidR="00CE7DE8" w:rsidRPr="00E47BF0" w:rsidRDefault="00CE7DE8" w:rsidP="00E47BF0">
      <w:pPr>
        <w:ind w:left="720"/>
        <w:rPr>
          <w:color w:val="000000" w:themeColor="text1"/>
        </w:rPr>
      </w:pPr>
      <w:r w:rsidRPr="00E47BF0">
        <w:rPr>
          <w:color w:val="000000" w:themeColor="text1"/>
        </w:rPr>
        <w:t xml:space="preserve">For courses spanning a fraction of a Term, the last date to add or drop without a </w:t>
      </w:r>
      <w:r w:rsidR="00DB2253" w:rsidRPr="00E47BF0">
        <w:rPr>
          <w:color w:val="000000" w:themeColor="text1"/>
        </w:rPr>
        <w:t xml:space="preserve">“W” </w:t>
      </w:r>
      <w:r w:rsidRPr="00E47BF0">
        <w:rPr>
          <w:color w:val="000000" w:themeColor="text1"/>
        </w:rPr>
        <w:t xml:space="preserve">will be calculated as a proportionate time frame comparatively as </w:t>
      </w:r>
      <w:r w:rsidR="00EA4ECB" w:rsidRPr="00E47BF0">
        <w:rPr>
          <w:color w:val="000000" w:themeColor="text1"/>
        </w:rPr>
        <w:t>full-term</w:t>
      </w:r>
      <w:r w:rsidRPr="00E47BF0">
        <w:rPr>
          <w:color w:val="000000" w:themeColor="text1"/>
        </w:rPr>
        <w:t xml:space="preserve"> courses.  See Academic Calendar (see </w:t>
      </w:r>
      <w:r w:rsidRPr="00E47BF0">
        <w:rPr>
          <w:rFonts w:cs="Times New Roman"/>
          <w:color w:val="000000" w:themeColor="text1"/>
        </w:rPr>
        <w:t xml:space="preserve">p. </w:t>
      </w:r>
      <w:r w:rsidR="00477067" w:rsidRPr="00E47BF0">
        <w:rPr>
          <w:rFonts w:cs="Times New Roman"/>
          <w:color w:val="000000" w:themeColor="text1"/>
        </w:rPr>
        <w:fldChar w:fldCharType="begin"/>
      </w:r>
      <w:r w:rsidR="00477067" w:rsidRPr="00E47BF0">
        <w:rPr>
          <w:rFonts w:cs="Times New Roman"/>
          <w:color w:val="000000" w:themeColor="text1"/>
        </w:rPr>
        <w:instrText xml:space="preserve"> PAGEREF _Ref14097360 \h </w:instrText>
      </w:r>
      <w:r w:rsidR="00477067" w:rsidRPr="00E47BF0">
        <w:rPr>
          <w:rFonts w:cs="Times New Roman"/>
          <w:color w:val="000000" w:themeColor="text1"/>
        </w:rPr>
      </w:r>
      <w:r w:rsidR="00477067" w:rsidRPr="00E47BF0">
        <w:rPr>
          <w:rFonts w:cs="Times New Roman"/>
          <w:color w:val="000000" w:themeColor="text1"/>
        </w:rPr>
        <w:fldChar w:fldCharType="separate"/>
      </w:r>
      <w:r w:rsidR="00A74DA0">
        <w:rPr>
          <w:rFonts w:cs="Times New Roman"/>
          <w:noProof/>
          <w:color w:val="000000" w:themeColor="text1"/>
        </w:rPr>
        <w:t>11</w:t>
      </w:r>
      <w:r w:rsidR="00477067" w:rsidRPr="00E47BF0">
        <w:rPr>
          <w:rFonts w:cs="Times New Roman"/>
          <w:color w:val="000000" w:themeColor="text1"/>
        </w:rPr>
        <w:fldChar w:fldCharType="end"/>
      </w:r>
      <w:r w:rsidRPr="00E47BF0">
        <w:rPr>
          <w:color w:val="000000" w:themeColor="text1"/>
        </w:rPr>
        <w:t>) for official dates for full-term and half-term courses.</w:t>
      </w:r>
    </w:p>
    <w:p w14:paraId="2E4B016D" w14:textId="77777777" w:rsidR="00CE7DE8" w:rsidRPr="00424939" w:rsidRDefault="00CE7DE8" w:rsidP="00E500FB">
      <w:pPr>
        <w:pStyle w:val="Noparagraphstyle"/>
        <w:numPr>
          <w:ilvl w:val="0"/>
          <w:numId w:val="97"/>
        </w:numPr>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student may withdraw from one or more courses with the following results: </w:t>
      </w:r>
    </w:p>
    <w:p w14:paraId="0E827211" w14:textId="479B8717" w:rsidR="00CE7DE8" w:rsidRPr="00424939" w:rsidRDefault="00CE7DE8" w:rsidP="00E500FB">
      <w:pPr>
        <w:pStyle w:val="ListParagraph"/>
        <w:numPr>
          <w:ilvl w:val="0"/>
          <w:numId w:val="98"/>
        </w:numPr>
        <w:rPr>
          <w:color w:val="000000" w:themeColor="text1"/>
        </w:rPr>
      </w:pPr>
      <w:r w:rsidRPr="00424939">
        <w:rPr>
          <w:color w:val="000000" w:themeColor="text1"/>
        </w:rPr>
        <w:t xml:space="preserve">If a student withdraws from a course when 2/3 or less of the Term is completed, a </w:t>
      </w:r>
      <w:r w:rsidR="00DB2253" w:rsidRPr="00424939">
        <w:rPr>
          <w:color w:val="000000" w:themeColor="text1"/>
        </w:rPr>
        <w:t>“</w:t>
      </w:r>
      <w:r w:rsidRPr="00424939">
        <w:rPr>
          <w:color w:val="000000" w:themeColor="text1"/>
        </w:rPr>
        <w:t>W</w:t>
      </w:r>
      <w:r w:rsidR="00DB2253" w:rsidRPr="00424939">
        <w:rPr>
          <w:color w:val="000000" w:themeColor="text1"/>
        </w:rPr>
        <w:t>”</w:t>
      </w:r>
      <w:r w:rsidRPr="00424939">
        <w:rPr>
          <w:color w:val="000000" w:themeColor="text1"/>
        </w:rPr>
        <w:t xml:space="preserve"> (withdrawal) grade will be entered on the student’s permanent record. This grade will not affect the student’s GPA</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This is the date listed in the academic calendar as the </w:t>
      </w:r>
      <w:r w:rsidRPr="00424939">
        <w:rPr>
          <w:i/>
          <w:color w:val="000000" w:themeColor="text1"/>
        </w:rPr>
        <w:t>Last Day to Withdraw from a course</w:t>
      </w:r>
      <w:r w:rsidRPr="00424939">
        <w:rPr>
          <w:color w:val="000000" w:themeColor="text1"/>
        </w:rPr>
        <w:t xml:space="preserve">.   </w:t>
      </w:r>
    </w:p>
    <w:p w14:paraId="3D5EA3E2" w14:textId="675BC530" w:rsidR="00CE7DE8" w:rsidRPr="00424939" w:rsidRDefault="00CE7DE8" w:rsidP="00E500FB">
      <w:pPr>
        <w:pStyle w:val="ListParagraph"/>
        <w:numPr>
          <w:ilvl w:val="0"/>
          <w:numId w:val="98"/>
        </w:numPr>
        <w:rPr>
          <w:color w:val="000000" w:themeColor="text1"/>
        </w:rPr>
      </w:pPr>
      <w:r w:rsidRPr="00424939">
        <w:rPr>
          <w:color w:val="000000" w:themeColor="text1"/>
        </w:rPr>
        <w:t xml:space="preserve">For courses spanning a fraction of a Term, the last date to withdraw with a </w:t>
      </w:r>
      <w:r w:rsidR="00DB2253" w:rsidRPr="00424939">
        <w:rPr>
          <w:color w:val="000000" w:themeColor="text1"/>
        </w:rPr>
        <w:t xml:space="preserve">“W” </w:t>
      </w:r>
      <w:r w:rsidRPr="00424939">
        <w:rPr>
          <w:color w:val="000000" w:themeColor="text1"/>
        </w:rPr>
        <w:t>will be calculated using the 2/3 fraction.  See Academic Calendar (</w:t>
      </w:r>
      <w:r w:rsidRPr="00424939">
        <w:rPr>
          <w:rFonts w:cs="Times New Roman"/>
          <w:color w:val="000000" w:themeColor="text1"/>
        </w:rPr>
        <w:t>p.</w:t>
      </w:r>
      <w:r w:rsidR="002D5ADC">
        <w:rPr>
          <w:rFonts w:cs="Times New Roman"/>
          <w:color w:val="000000" w:themeColor="text1"/>
        </w:rPr>
        <w:t xml:space="preserve"> </w:t>
      </w:r>
      <w:del w:id="7079" w:author="Summer 2023 updates" w:date="2024-07-31T13:42:00Z">
        <w:r w:rsidR="00B41EC3" w:rsidRPr="00424939">
          <w:rPr>
            <w:rFonts w:cs="Times New Roman"/>
            <w:color w:val="000000" w:themeColor="text1"/>
          </w:rPr>
          <w:fldChar w:fldCharType="begin"/>
        </w:r>
        <w:r w:rsidR="00B41EC3" w:rsidRPr="00424939">
          <w:rPr>
            <w:rFonts w:cs="Times New Roman"/>
            <w:color w:val="000000" w:themeColor="text1"/>
          </w:rPr>
          <w:delInstrText xml:space="preserve"> PAGEREF _Ref14093389 \h </w:delInstrText>
        </w:r>
        <w:r w:rsidR="00B41EC3" w:rsidRPr="00424939">
          <w:rPr>
            <w:rFonts w:cs="Times New Roman"/>
            <w:color w:val="000000" w:themeColor="text1"/>
          </w:rPr>
        </w:r>
        <w:r w:rsidR="00B41EC3" w:rsidRPr="00424939">
          <w:rPr>
            <w:rFonts w:cs="Times New Roman"/>
            <w:color w:val="000000" w:themeColor="text1"/>
          </w:rPr>
          <w:fldChar w:fldCharType="separate"/>
        </w:r>
        <w:r w:rsidR="00890698">
          <w:rPr>
            <w:rFonts w:cs="Times New Roman"/>
            <w:noProof/>
            <w:color w:val="000000" w:themeColor="text1"/>
          </w:rPr>
          <w:delText>12</w:delText>
        </w:r>
        <w:r w:rsidR="00B41EC3" w:rsidRPr="00424939">
          <w:rPr>
            <w:rFonts w:cs="Times New Roman"/>
            <w:color w:val="000000" w:themeColor="text1"/>
          </w:rPr>
          <w:fldChar w:fldCharType="end"/>
        </w:r>
      </w:del>
      <w:ins w:id="7080" w:author="Summer 2023 updates" w:date="2024-07-31T13:42:00Z">
        <w:r w:rsidR="002D5ADC">
          <w:rPr>
            <w:rFonts w:cs="Times New Roman"/>
            <w:color w:val="000000" w:themeColor="text1"/>
          </w:rPr>
          <w:fldChar w:fldCharType="begin"/>
        </w:r>
        <w:r w:rsidR="002D5ADC">
          <w:rPr>
            <w:rFonts w:cs="Times New Roman"/>
            <w:color w:val="000000" w:themeColor="text1"/>
          </w:rPr>
          <w:instrText xml:space="preserve"> PAGEREF _Ref140140725 \h </w:instrText>
        </w:r>
        <w:r w:rsidR="002D5ADC">
          <w:rPr>
            <w:rFonts w:cs="Times New Roman"/>
            <w:color w:val="000000" w:themeColor="text1"/>
          </w:rPr>
        </w:r>
        <w:r w:rsidR="002D5ADC">
          <w:rPr>
            <w:rFonts w:cs="Times New Roman"/>
            <w:color w:val="000000" w:themeColor="text1"/>
          </w:rPr>
          <w:fldChar w:fldCharType="separate"/>
        </w:r>
        <w:r w:rsidR="00A74DA0">
          <w:rPr>
            <w:rFonts w:cs="Times New Roman"/>
            <w:noProof/>
            <w:color w:val="000000" w:themeColor="text1"/>
          </w:rPr>
          <w:t>11</w:t>
        </w:r>
        <w:r w:rsidR="002D5ADC">
          <w:rPr>
            <w:rFonts w:cs="Times New Roman"/>
            <w:color w:val="000000" w:themeColor="text1"/>
          </w:rPr>
          <w:fldChar w:fldCharType="end"/>
        </w:r>
      </w:ins>
      <w:r w:rsidRPr="00424939">
        <w:rPr>
          <w:color w:val="000000" w:themeColor="text1"/>
        </w:rPr>
        <w:t>) for official dates for full-term and half-term courses.</w:t>
      </w:r>
    </w:p>
    <w:p w14:paraId="72C1E74C" w14:textId="6C23DC0E" w:rsidR="00CE7DE8" w:rsidRPr="00424939" w:rsidRDefault="00CE7DE8" w:rsidP="00E500FB">
      <w:pPr>
        <w:pStyle w:val="ListParagraph"/>
        <w:numPr>
          <w:ilvl w:val="0"/>
          <w:numId w:val="98"/>
        </w:numPr>
        <w:rPr>
          <w:color w:val="000000" w:themeColor="text1"/>
        </w:rPr>
      </w:pPr>
      <w:r w:rsidRPr="00424939">
        <w:rPr>
          <w:color w:val="000000" w:themeColor="text1"/>
        </w:rPr>
        <w:t xml:space="preserve">If a student officially withdraws from a course after 2/3 of the Term is completed, a </w:t>
      </w:r>
      <w:r w:rsidR="00DB2253" w:rsidRPr="00424939">
        <w:rPr>
          <w:color w:val="000000" w:themeColor="text1"/>
        </w:rPr>
        <w:t>“</w:t>
      </w:r>
      <w:r w:rsidRPr="00424939">
        <w:rPr>
          <w:color w:val="000000" w:themeColor="text1"/>
        </w:rPr>
        <w:t>WF</w:t>
      </w:r>
      <w:r w:rsidR="00DB2253" w:rsidRPr="00424939">
        <w:rPr>
          <w:color w:val="000000" w:themeColor="text1"/>
        </w:rPr>
        <w:t>”</w:t>
      </w:r>
      <w:r w:rsidRPr="00424939">
        <w:rPr>
          <w:color w:val="000000" w:themeColor="text1"/>
        </w:rPr>
        <w:t xml:space="preserve"> will be entered on the student’s permanent record. This will affect the student’s GPA</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(see p. </w:t>
      </w:r>
      <w:r w:rsidR="00477067" w:rsidRPr="00424939">
        <w:rPr>
          <w:color w:val="000000" w:themeColor="text1"/>
        </w:rPr>
        <w:fldChar w:fldCharType="begin"/>
      </w:r>
      <w:r w:rsidR="00477067" w:rsidRPr="00424939">
        <w:rPr>
          <w:color w:val="000000" w:themeColor="text1"/>
        </w:rPr>
        <w:instrText xml:space="preserve"> PAGEREF GradesAffectingGPA \h </w:instrText>
      </w:r>
      <w:r w:rsidR="00477067" w:rsidRPr="00424939">
        <w:rPr>
          <w:color w:val="000000" w:themeColor="text1"/>
        </w:rPr>
      </w:r>
      <w:r w:rsidR="00477067" w:rsidRPr="00424939">
        <w:rPr>
          <w:color w:val="000000" w:themeColor="text1"/>
        </w:rPr>
        <w:fldChar w:fldCharType="separate"/>
      </w:r>
      <w:r w:rsidR="00A74DA0">
        <w:rPr>
          <w:noProof/>
          <w:color w:val="000000" w:themeColor="text1"/>
        </w:rPr>
        <w:t>53</w:t>
      </w:r>
      <w:r w:rsidR="00477067" w:rsidRPr="00424939">
        <w:rPr>
          <w:color w:val="000000" w:themeColor="text1"/>
        </w:rPr>
        <w:fldChar w:fldCharType="end"/>
      </w:r>
      <w:r w:rsidRPr="00424939">
        <w:rPr>
          <w:color w:val="000000" w:themeColor="text1"/>
        </w:rPr>
        <w:t xml:space="preserve">). </w:t>
      </w:r>
    </w:p>
    <w:p w14:paraId="163FE750" w14:textId="46A8A172" w:rsidR="00C4727F" w:rsidRPr="009472DF" w:rsidRDefault="00CE7DE8" w:rsidP="00E500FB">
      <w:pPr>
        <w:pStyle w:val="ListParagraph"/>
        <w:numPr>
          <w:ilvl w:val="0"/>
          <w:numId w:val="98"/>
        </w:numPr>
        <w:spacing w:after="120"/>
        <w:rPr>
          <w:color w:val="000000" w:themeColor="text1"/>
        </w:rPr>
      </w:pPr>
      <w:r w:rsidRPr="00424939">
        <w:rPr>
          <w:color w:val="000000" w:themeColor="text1"/>
        </w:rPr>
        <w:t>A withdrawn course, regardless of the date withdrawn, counts as attempted credits on the transcript. Therefore, it also counts when calculating academic standing (see p</w:t>
      </w:r>
      <w:r w:rsidR="00477067" w:rsidRPr="00424939">
        <w:rPr>
          <w:color w:val="000000" w:themeColor="text1"/>
        </w:rPr>
        <w:t>.</w:t>
      </w:r>
      <w:r w:rsidRPr="00424939">
        <w:rPr>
          <w:color w:val="000000" w:themeColor="text1"/>
        </w:rPr>
        <w:t xml:space="preserve"> </w:t>
      </w:r>
      <w:r w:rsidR="00477067" w:rsidRPr="00424939">
        <w:rPr>
          <w:color w:val="000000" w:themeColor="text1"/>
        </w:rPr>
        <w:fldChar w:fldCharType="begin"/>
      </w:r>
      <w:r w:rsidR="00477067" w:rsidRPr="00424939">
        <w:rPr>
          <w:color w:val="000000" w:themeColor="text1"/>
        </w:rPr>
        <w:instrText xml:space="preserve"> PAGEREF _Ref14097637 \h </w:instrText>
      </w:r>
      <w:r w:rsidR="00477067" w:rsidRPr="00424939">
        <w:rPr>
          <w:color w:val="000000" w:themeColor="text1"/>
        </w:rPr>
      </w:r>
      <w:r w:rsidR="00477067" w:rsidRPr="00424939">
        <w:rPr>
          <w:color w:val="000000" w:themeColor="text1"/>
        </w:rPr>
        <w:fldChar w:fldCharType="separate"/>
      </w:r>
      <w:r w:rsidR="00A74DA0">
        <w:rPr>
          <w:noProof/>
          <w:color w:val="000000" w:themeColor="text1"/>
        </w:rPr>
        <w:t>57</w:t>
      </w:r>
      <w:r w:rsidR="00477067" w:rsidRPr="00424939">
        <w:rPr>
          <w:color w:val="000000" w:themeColor="text1"/>
        </w:rPr>
        <w:fldChar w:fldCharType="end"/>
      </w:r>
      <w:r w:rsidRPr="00424939">
        <w:rPr>
          <w:color w:val="000000" w:themeColor="text1"/>
        </w:rPr>
        <w:t>), and satisfactory academic progress (see p.</w:t>
      </w:r>
      <w:r w:rsidR="00477067" w:rsidRPr="00424939">
        <w:rPr>
          <w:color w:val="000000" w:themeColor="text1"/>
        </w:rPr>
        <w:t xml:space="preserve"> </w:t>
      </w:r>
      <w:r w:rsidR="00477067" w:rsidRPr="00424939">
        <w:rPr>
          <w:color w:val="000000" w:themeColor="text1"/>
        </w:rPr>
        <w:fldChar w:fldCharType="begin"/>
      </w:r>
      <w:r w:rsidR="00477067" w:rsidRPr="00424939">
        <w:rPr>
          <w:color w:val="000000" w:themeColor="text1"/>
        </w:rPr>
        <w:instrText xml:space="preserve"> PAGEREF SatisfactoryAcademicProgress \h </w:instrText>
      </w:r>
      <w:r w:rsidR="00477067" w:rsidRPr="00424939">
        <w:rPr>
          <w:color w:val="000000" w:themeColor="text1"/>
        </w:rPr>
      </w:r>
      <w:r w:rsidR="00477067" w:rsidRPr="00424939">
        <w:rPr>
          <w:color w:val="000000" w:themeColor="text1"/>
        </w:rPr>
        <w:fldChar w:fldCharType="separate"/>
      </w:r>
      <w:r w:rsidR="00A74DA0">
        <w:rPr>
          <w:noProof/>
          <w:color w:val="000000" w:themeColor="text1"/>
        </w:rPr>
        <w:t>241</w:t>
      </w:r>
      <w:r w:rsidR="00477067" w:rsidRPr="00424939">
        <w:rPr>
          <w:color w:val="000000" w:themeColor="text1"/>
        </w:rPr>
        <w:fldChar w:fldCharType="end"/>
      </w:r>
      <w:r w:rsidRPr="00424939">
        <w:rPr>
          <w:color w:val="000000" w:themeColor="text1"/>
        </w:rPr>
        <w:t xml:space="preserve">) for financial </w:t>
      </w:r>
      <w:r w:rsidR="00C4727F" w:rsidRPr="00424939">
        <w:rPr>
          <w:color w:val="000000" w:themeColor="text1"/>
        </w:rPr>
        <w:t>aid</w:t>
      </w:r>
      <w:r w:rsidR="00B76E1A" w:rsidRPr="00424939">
        <w:rPr>
          <w:color w:val="000000" w:themeColor="text1"/>
        </w:rPr>
        <w:fldChar w:fldCharType="begin"/>
      </w:r>
      <w:r w:rsidR="00B76E1A" w:rsidRPr="00424939">
        <w:rPr>
          <w:color w:val="000000" w:themeColor="text1"/>
        </w:rPr>
        <w:instrText xml:space="preserve"> XE "</w:instrText>
      </w:r>
      <w:del w:id="7081" w:author="Summer 2023 updates" w:date="2024-07-31T13:42:00Z">
        <w:r w:rsidR="00B76E1A" w:rsidRPr="00424939">
          <w:rPr>
            <w:rStyle w:val="Strong"/>
            <w:rFonts w:ascii="Garamond" w:hAnsi="Garamond"/>
            <w:color w:val="000000" w:themeColor="text1"/>
          </w:rPr>
          <w:delInstrText>aid</w:delInstrText>
        </w:r>
      </w:del>
      <w:ins w:id="7082"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color w:val="000000" w:themeColor="text1"/>
        </w:rPr>
        <w:fldChar w:fldCharType="end"/>
      </w:r>
      <w:r w:rsidR="00C4727F" w:rsidRPr="00424939">
        <w:rPr>
          <w:color w:val="000000" w:themeColor="text1"/>
        </w:rPr>
        <w:t>.</w:t>
      </w:r>
    </w:p>
    <w:p w14:paraId="7CEBE15F" w14:textId="59292796" w:rsidR="00F76930" w:rsidRPr="00424939" w:rsidRDefault="00F76930" w:rsidP="0040085F">
      <w:pPr>
        <w:spacing w:before="120" w:after="0"/>
        <w:rPr>
          <w:rFonts w:cs="Times New Roman"/>
          <w:b/>
          <w:color w:val="000000" w:themeColor="text1"/>
        </w:rPr>
        <w:pPrChange w:id="7083" w:author="Summer 2023 updates" w:date="2024-07-31T13:42:00Z">
          <w:pPr>
            <w:spacing w:after="0"/>
          </w:pPr>
        </w:pPrChange>
      </w:pPr>
      <w:r w:rsidRPr="00424939">
        <w:rPr>
          <w:rFonts w:cs="Times New Roman"/>
          <w:b/>
          <w:color w:val="000000" w:themeColor="text1"/>
        </w:rPr>
        <w:t>Course Load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Course Load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700E1EB" w14:textId="77A65EFA" w:rsidR="00F76930" w:rsidRPr="00E9523A" w:rsidRDefault="00F76930" w:rsidP="00584C71">
      <w:pPr>
        <w:rPr>
          <w:rPrChange w:id="7084" w:author="Summer 2023 updates" w:date="2024-07-31T13:42:00Z">
            <w:rPr>
              <w:rFonts w:ascii="Garamond" w:hAnsi="Garamond"/>
              <w:color w:val="000000" w:themeColor="text1"/>
              <w:sz w:val="22"/>
            </w:rPr>
          </w:rPrChange>
        </w:rPr>
        <w:pPrChange w:id="7085" w:author="Summer 2023 updates" w:date="2024-07-31T13:42:00Z">
          <w:pPr>
            <w:pStyle w:val="Noparagraphstyle"/>
            <w:spacing w:after="60" w:line="240" w:lineRule="auto"/>
            <w:jc w:val="left"/>
          </w:pPr>
        </w:pPrChange>
      </w:pPr>
      <w:r w:rsidRPr="00424939">
        <w:rPr>
          <w:rPrChange w:id="7086" w:author="Summer 2023 updates" w:date="2024-07-31T13:42:00Z">
            <w:rPr>
              <w:rFonts w:ascii="Garamond" w:hAnsi="Garamond"/>
              <w:color w:val="000000" w:themeColor="text1"/>
              <w:sz w:val="22"/>
            </w:rPr>
          </w:rPrChange>
        </w:rPr>
        <w:t>A student is full</w:t>
      </w:r>
      <w:r w:rsidR="00E47BF0">
        <w:rPr>
          <w:rPrChange w:id="7087" w:author="Summer 2023 updates" w:date="2024-07-31T13:42:00Z">
            <w:rPr>
              <w:rFonts w:ascii="Garamond" w:hAnsi="Garamond"/>
              <w:color w:val="000000" w:themeColor="text1"/>
              <w:sz w:val="22"/>
            </w:rPr>
          </w:rPrChange>
        </w:rPr>
        <w:t>-</w:t>
      </w:r>
      <w:r w:rsidRPr="00424939">
        <w:rPr>
          <w:rPrChange w:id="7088" w:author="Summer 2023 updates" w:date="2024-07-31T13:42:00Z">
            <w:rPr>
              <w:rFonts w:ascii="Garamond" w:hAnsi="Garamond"/>
              <w:color w:val="000000" w:themeColor="text1"/>
              <w:sz w:val="22"/>
            </w:rPr>
          </w:rPrChange>
        </w:rPr>
        <w:t xml:space="preserve">time for the Fall or Spring Term when enrolled for three or more course credits. A student enrolled for less than this course load is a part-time student. </w:t>
      </w:r>
      <w:r w:rsidR="007E3DFA" w:rsidRPr="00424939">
        <w:rPr>
          <w:rPrChange w:id="7089" w:author="Summer 2023 updates" w:date="2024-07-31T13:42:00Z">
            <w:rPr>
              <w:rFonts w:ascii="Garamond" w:hAnsi="Garamond"/>
              <w:color w:val="000000" w:themeColor="text1"/>
              <w:sz w:val="22"/>
            </w:rPr>
          </w:rPrChange>
        </w:rPr>
        <w:t>For financial aid</w:t>
      </w:r>
      <w:r w:rsidR="00B76E1A" w:rsidRPr="00424939">
        <w:rPr>
          <w:rPrChange w:id="7090" w:author="Summer 2023 updates" w:date="2024-07-31T13:42:00Z">
            <w:rPr>
              <w:rFonts w:ascii="Garamond" w:hAnsi="Garamond"/>
              <w:color w:val="000000" w:themeColor="text1"/>
              <w:sz w:val="22"/>
            </w:rPr>
          </w:rPrChange>
        </w:rPr>
        <w:fldChar w:fldCharType="begin"/>
      </w:r>
      <w:r w:rsidR="00B76E1A" w:rsidRPr="00424939">
        <w:rPr>
          <w:rPrChange w:id="7091" w:author="Summer 2023 updates" w:date="2024-07-31T13:42:00Z">
            <w:rPr>
              <w:rFonts w:ascii="Garamond" w:hAnsi="Garamond"/>
              <w:color w:val="000000" w:themeColor="text1"/>
            </w:rPr>
          </w:rPrChange>
        </w:rPr>
        <w:instrText xml:space="preserve"> XE "</w:instrText>
      </w:r>
      <w:del w:id="7092" w:author="Summer 2023 updates" w:date="2024-07-31T13:42:00Z">
        <w:r w:rsidR="00B76E1A" w:rsidRPr="00424939">
          <w:rPr>
            <w:rStyle w:val="Strong"/>
            <w:rFonts w:ascii="Garamond" w:hAnsi="Garamond"/>
            <w:color w:val="000000" w:themeColor="text1"/>
          </w:rPr>
          <w:delInstrText>aid</w:delInstrText>
        </w:r>
      </w:del>
      <w:ins w:id="7093"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7094" w:author="Summer 2023 updates" w:date="2024-07-31T13:42:00Z">
            <w:rPr>
              <w:rFonts w:ascii="Garamond" w:hAnsi="Garamond"/>
              <w:color w:val="000000" w:themeColor="text1"/>
            </w:rPr>
          </w:rPrChange>
        </w:rPr>
        <w:instrText xml:space="preserve">" </w:instrText>
      </w:r>
      <w:r w:rsidR="00B76E1A" w:rsidRPr="00424939">
        <w:rPr>
          <w:rPrChange w:id="7095" w:author="Summer 2023 updates" w:date="2024-07-31T13:42:00Z">
            <w:rPr>
              <w:rFonts w:ascii="Garamond" w:hAnsi="Garamond"/>
              <w:color w:val="000000" w:themeColor="text1"/>
              <w:sz w:val="22"/>
            </w:rPr>
          </w:rPrChange>
        </w:rPr>
        <w:fldChar w:fldCharType="end"/>
      </w:r>
      <w:r w:rsidR="007E3DFA" w:rsidRPr="00424939">
        <w:rPr>
          <w:rPrChange w:id="7096" w:author="Summer 2023 updates" w:date="2024-07-31T13:42:00Z">
            <w:rPr>
              <w:rFonts w:ascii="Garamond" w:hAnsi="Garamond"/>
              <w:color w:val="000000" w:themeColor="text1"/>
              <w:sz w:val="22"/>
            </w:rPr>
          </w:rPrChange>
        </w:rPr>
        <w:t xml:space="preserve"> purposes, half-time is defined as enrollment in no fewer than two course credits in each of the Fall and Spring Terms; three-fourths is defined as enrollment in no fewer than 2.5 course credits in each of the Fall and Spring Terms.</w:t>
      </w:r>
      <w:r w:rsidR="00095D4C">
        <w:rPr>
          <w:rPrChange w:id="7097" w:author="Summer 2023 updates" w:date="2024-07-31T13:42:00Z">
            <w:rPr>
              <w:rFonts w:ascii="Garamond" w:hAnsi="Garamond"/>
              <w:color w:val="000000" w:themeColor="text1"/>
              <w:sz w:val="22"/>
            </w:rPr>
          </w:rPrChange>
        </w:rPr>
        <w:t xml:space="preserve"> Students who have earned a cumulative GPA of 3.4 or above, or have earned both 23 credits and a cumulative GPA of 2.5 or above, may take above 4.99 credits without the need for a petition, but approval must be secured from the Office of the Registrar. Other students must submit a petition to the Committee on Petitions and obtain approval in order to register for five or more course credits. No student shall be permitted to register for over 5.99 credits in each of the Fall and Spring Terms</w:t>
      </w:r>
      <w:r w:rsidR="009575AA">
        <w:rPr>
          <w:rPrChange w:id="7098" w:author="Summer 2023 updates" w:date="2024-07-31T13:42:00Z">
            <w:rPr>
              <w:rFonts w:ascii="Garamond" w:hAnsi="Garamond"/>
              <w:color w:val="000000" w:themeColor="text1"/>
              <w:sz w:val="22"/>
            </w:rPr>
          </w:rPrChange>
        </w:rPr>
        <w:t>.</w:t>
      </w:r>
      <w:r w:rsidR="00095D4C">
        <w:rPr>
          <w:rPrChange w:id="7099" w:author="Summer 2023 updates" w:date="2024-07-31T13:42:00Z">
            <w:rPr>
              <w:rFonts w:ascii="Garamond" w:hAnsi="Garamond"/>
              <w:color w:val="000000" w:themeColor="text1"/>
              <w:sz w:val="22"/>
            </w:rPr>
          </w:rPrChange>
        </w:rPr>
        <w:t xml:space="preserve"> </w:t>
      </w:r>
      <w:del w:id="7100" w:author="Summer 2023 updates" w:date="2024-07-31T13:42:00Z">
        <w:r w:rsidRPr="00E9523A">
          <w:rPr>
            <w:rFonts w:cs="Times New Roman"/>
            <w:color w:val="000000" w:themeColor="text1"/>
          </w:rPr>
          <w:delText>Only</w:delText>
        </w:r>
      </w:del>
      <w:ins w:id="7101" w:author="Summer 2023 updates" w:date="2024-07-31T13:42:00Z">
        <w:r w:rsidR="006C60CC">
          <w:t>The Committee on Petitions will only consider</w:t>
        </w:r>
      </w:ins>
      <w:r w:rsidRPr="00E9523A">
        <w:rPr>
          <w:rPrChange w:id="7102" w:author="Summer 2023 updates" w:date="2024-07-31T13:42:00Z">
            <w:rPr>
              <w:rFonts w:ascii="Garamond" w:hAnsi="Garamond"/>
              <w:color w:val="000000" w:themeColor="text1"/>
              <w:sz w:val="22"/>
            </w:rPr>
          </w:rPrChange>
        </w:rPr>
        <w:t xml:space="preserve"> </w:t>
      </w:r>
      <w:r w:rsidR="000A2F49" w:rsidRPr="00E9523A">
        <w:rPr>
          <w:rPrChange w:id="7103" w:author="Summer 2023 updates" w:date="2024-07-31T13:42:00Z">
            <w:rPr>
              <w:rFonts w:ascii="Garamond" w:hAnsi="Garamond"/>
              <w:color w:val="000000" w:themeColor="text1"/>
              <w:sz w:val="22"/>
            </w:rPr>
          </w:rPrChange>
        </w:rPr>
        <w:t xml:space="preserve">petitions </w:t>
      </w:r>
      <w:ins w:id="7104" w:author="Summer 2023 updates" w:date="2024-07-31T13:42:00Z">
        <w:r w:rsidR="006C60CC">
          <w:t xml:space="preserve">for above 4.99 credits </w:t>
        </w:r>
      </w:ins>
      <w:r w:rsidR="000A2F49" w:rsidRPr="00E9523A">
        <w:rPr>
          <w:rPrChange w:id="7105" w:author="Summer 2023 updates" w:date="2024-07-31T13:42:00Z">
            <w:rPr>
              <w:rFonts w:ascii="Garamond" w:hAnsi="Garamond"/>
              <w:color w:val="000000" w:themeColor="text1"/>
              <w:sz w:val="22"/>
            </w:rPr>
          </w:rPrChange>
        </w:rPr>
        <w:t xml:space="preserve">from </w:t>
      </w:r>
      <w:r w:rsidRPr="00E9523A">
        <w:rPr>
          <w:rPrChange w:id="7106" w:author="Summer 2023 updates" w:date="2024-07-31T13:42:00Z">
            <w:rPr>
              <w:rFonts w:ascii="Garamond" w:hAnsi="Garamond"/>
              <w:color w:val="000000" w:themeColor="text1"/>
              <w:sz w:val="22"/>
            </w:rPr>
          </w:rPrChange>
        </w:rPr>
        <w:t>those students who have completed at least one term as a full-time student</w:t>
      </w:r>
      <w:del w:id="7107" w:author="Summer 2023 updates" w:date="2024-07-31T13:42:00Z">
        <w:r w:rsidR="00095D4C" w:rsidRPr="00E9523A">
          <w:rPr>
            <w:rFonts w:cs="Times New Roman"/>
            <w:color w:val="000000" w:themeColor="text1"/>
          </w:rPr>
          <w:delText xml:space="preserve"> w</w:delText>
        </w:r>
        <w:r w:rsidR="000A2F49" w:rsidRPr="00E9523A">
          <w:rPr>
            <w:rFonts w:cs="Times New Roman"/>
            <w:color w:val="000000" w:themeColor="text1"/>
          </w:rPr>
          <w:delText>ill be considered by the Committee</w:delText>
        </w:r>
        <w:r w:rsidR="00095D4C" w:rsidRPr="00E9523A">
          <w:rPr>
            <w:rFonts w:cs="Times New Roman"/>
            <w:color w:val="000000" w:themeColor="text1"/>
          </w:rPr>
          <w:delText xml:space="preserve"> on Petitions</w:delText>
        </w:r>
      </w:del>
      <w:r w:rsidR="000A2F49" w:rsidRPr="00E9523A">
        <w:rPr>
          <w:rPrChange w:id="7108" w:author="Summer 2023 updates" w:date="2024-07-31T13:42:00Z">
            <w:rPr>
              <w:rFonts w:ascii="Garamond" w:hAnsi="Garamond"/>
              <w:color w:val="000000" w:themeColor="text1"/>
              <w:sz w:val="22"/>
            </w:rPr>
          </w:rPrChange>
        </w:rPr>
        <w:t>.</w:t>
      </w:r>
      <w:r w:rsidRPr="00E9523A">
        <w:rPr>
          <w:rPrChange w:id="7109" w:author="Summer 2023 updates" w:date="2024-07-31T13:42:00Z">
            <w:rPr>
              <w:rFonts w:ascii="Garamond" w:hAnsi="Garamond"/>
              <w:color w:val="000000" w:themeColor="text1"/>
              <w:sz w:val="22"/>
            </w:rPr>
          </w:rPrChange>
        </w:rPr>
        <w:t xml:space="preserve">  </w:t>
      </w:r>
      <w:r w:rsidR="00ED0139" w:rsidRPr="00E9523A">
        <w:rPr>
          <w:rPrChange w:id="7110" w:author="Summer 2023 updates" w:date="2024-07-31T13:42:00Z">
            <w:rPr>
              <w:rFonts w:ascii="Garamond" w:hAnsi="Garamond"/>
              <w:color w:val="000000" w:themeColor="text1"/>
              <w:sz w:val="22"/>
            </w:rPr>
          </w:rPrChange>
        </w:rPr>
        <w:t>Students may not register for more than one course credit during May Term</w:t>
      </w:r>
      <w:r w:rsidR="008C196D" w:rsidRPr="00E9523A">
        <w:rPr>
          <w:rPrChange w:id="7111" w:author="Summer 2023 updates" w:date="2024-07-31T13:42:00Z">
            <w:rPr>
              <w:rFonts w:ascii="Garamond" w:hAnsi="Garamond"/>
              <w:color w:val="000000" w:themeColor="text1"/>
              <w:sz w:val="22"/>
            </w:rPr>
          </w:rPrChange>
        </w:rPr>
        <w:fldChar w:fldCharType="begin"/>
      </w:r>
      <w:r w:rsidR="008C196D" w:rsidRPr="00E9523A">
        <w:rPr>
          <w:rPrChange w:id="7112" w:author="Summer 2023 updates" w:date="2024-07-31T13:42:00Z">
            <w:rPr>
              <w:rFonts w:ascii="Garamond" w:hAnsi="Garamond"/>
              <w:color w:val="000000" w:themeColor="text1"/>
              <w:sz w:val="22"/>
            </w:rPr>
          </w:rPrChange>
        </w:rPr>
        <w:instrText xml:space="preserve"> XE "May Term" </w:instrText>
      </w:r>
      <w:r w:rsidR="008C196D" w:rsidRPr="00E9523A">
        <w:rPr>
          <w:rPrChange w:id="7113" w:author="Summer 2023 updates" w:date="2024-07-31T13:42:00Z">
            <w:rPr>
              <w:rFonts w:ascii="Garamond" w:hAnsi="Garamond"/>
              <w:color w:val="000000" w:themeColor="text1"/>
              <w:sz w:val="22"/>
            </w:rPr>
          </w:rPrChange>
        </w:rPr>
        <w:fldChar w:fldCharType="end"/>
      </w:r>
      <w:r w:rsidR="00ED0139" w:rsidRPr="00E9523A">
        <w:rPr>
          <w:rPrChange w:id="7114" w:author="Summer 2023 updates" w:date="2024-07-31T13:42:00Z">
            <w:rPr>
              <w:rFonts w:ascii="Garamond" w:hAnsi="Garamond"/>
              <w:color w:val="000000" w:themeColor="text1"/>
              <w:sz w:val="22"/>
            </w:rPr>
          </w:rPrChange>
        </w:rPr>
        <w:t>.</w:t>
      </w:r>
    </w:p>
    <w:p w14:paraId="763C7F83" w14:textId="77777777" w:rsidR="00697D6B" w:rsidRPr="00424939" w:rsidRDefault="00697D6B">
      <w:pPr>
        <w:rPr>
          <w:rStyle w:val="Strong"/>
          <w:rFonts w:ascii="Garamond" w:hAnsi="Garamond"/>
          <w:color w:val="000000" w:themeColor="text1"/>
        </w:rPr>
      </w:pPr>
      <w:r w:rsidRPr="00424939">
        <w:rPr>
          <w:rStyle w:val="Strong"/>
          <w:rFonts w:ascii="Garamond" w:hAnsi="Garamond"/>
          <w:color w:val="000000" w:themeColor="text1"/>
        </w:rPr>
        <w:br w:type="page"/>
      </w:r>
    </w:p>
    <w:p w14:paraId="17E7BAA8" w14:textId="44968220" w:rsidR="001A374A" w:rsidRPr="00424939" w:rsidRDefault="0080431C" w:rsidP="00713AB3">
      <w:pPr>
        <w:pStyle w:val="Heading3"/>
        <w:rPr>
          <w:rStyle w:val="Strong"/>
          <w:rFonts w:ascii="Garamond" w:hAnsi="Garamond" w:cstheme="majorBidi"/>
          <w:b/>
          <w:bCs w:val="0"/>
          <w:smallCaps w:val="0"/>
          <w:sz w:val="26"/>
        </w:rPr>
      </w:pPr>
      <w:bookmarkStart w:id="7115" w:name="_Toc141355697"/>
      <w:bookmarkStart w:id="7116" w:name="_Toc110005178"/>
      <w:r w:rsidRPr="00424939">
        <w:rPr>
          <w:rStyle w:val="Strong"/>
          <w:rFonts w:ascii="Garamond" w:hAnsi="Garamond" w:cstheme="majorBidi"/>
          <w:b/>
          <w:bCs w:val="0"/>
          <w:smallCaps w:val="0"/>
          <w:sz w:val="26"/>
        </w:rPr>
        <w:t>ACADEMIC INTEGRITY POLICY</w:t>
      </w:r>
      <w:bookmarkEnd w:id="7115"/>
      <w:bookmarkEnd w:id="7116"/>
      <w:del w:id="7117" w:author="Summer 2023 updates" w:date="2024-07-31T13:42:00Z">
        <w:r w:rsidR="008C196D" w:rsidRPr="00424939">
          <w:rPr>
            <w:rStyle w:val="Strong"/>
            <w:rFonts w:ascii="Garamond" w:hAnsi="Garamond" w:cstheme="majorBidi"/>
            <w:b/>
            <w:bCs w:val="0"/>
            <w:smallCaps w:val="0"/>
            <w:sz w:val="26"/>
          </w:rPr>
          <w:fldChar w:fldCharType="begin"/>
        </w:r>
        <w:r w:rsidR="008C196D" w:rsidRPr="00424939">
          <w:delInstrText xml:space="preserve"> XE "</w:delInstrText>
        </w:r>
        <w:r w:rsidR="008C196D" w:rsidRPr="00424939">
          <w:rPr>
            <w:rStyle w:val="Strong"/>
            <w:rFonts w:ascii="Garamond" w:hAnsi="Garamond" w:cstheme="majorBidi"/>
            <w:b/>
            <w:bCs w:val="0"/>
            <w:smallCaps w:val="0"/>
            <w:sz w:val="26"/>
          </w:rPr>
          <w:delInstrText>ACADEMIC INTEGRITY POLICY</w:delInstrText>
        </w:r>
        <w:r w:rsidR="008C196D" w:rsidRPr="00424939">
          <w:delInstrText xml:space="preserve">" </w:delInstrText>
        </w:r>
        <w:r w:rsidR="008C196D" w:rsidRPr="00424939">
          <w:rPr>
            <w:rStyle w:val="Strong"/>
            <w:rFonts w:ascii="Garamond" w:hAnsi="Garamond" w:cstheme="majorBidi"/>
            <w:b/>
            <w:bCs w:val="0"/>
            <w:smallCaps w:val="0"/>
            <w:sz w:val="26"/>
          </w:rPr>
          <w:fldChar w:fldCharType="end"/>
        </w:r>
      </w:del>
      <w:ins w:id="7118" w:author="Summer 2023 updates" w:date="2024-07-31T13:42:00Z">
        <w:r w:rsidR="008C196D" w:rsidRPr="00424939">
          <w:rPr>
            <w:rStyle w:val="Strong"/>
            <w:rFonts w:ascii="Garamond" w:hAnsi="Garamond" w:cstheme="majorBidi"/>
            <w:b/>
            <w:bCs w:val="0"/>
            <w:smallCaps w:val="0"/>
            <w:sz w:val="26"/>
          </w:rPr>
          <w:fldChar w:fldCharType="begin"/>
        </w:r>
        <w:r w:rsidR="008C196D" w:rsidRPr="00424939">
          <w:instrText xml:space="preserve"> XE "</w:instrText>
        </w:r>
        <w:r w:rsidR="008C196D" w:rsidRPr="00424939">
          <w:rPr>
            <w:rStyle w:val="Strong"/>
            <w:rFonts w:ascii="Garamond" w:hAnsi="Garamond" w:cstheme="majorBidi"/>
            <w:b/>
            <w:bCs w:val="0"/>
            <w:smallCaps w:val="0"/>
            <w:sz w:val="26"/>
          </w:rPr>
          <w:instrText>A</w:instrText>
        </w:r>
        <w:r w:rsidR="004A580F">
          <w:rPr>
            <w:rStyle w:val="Strong"/>
            <w:rFonts w:ascii="Garamond" w:hAnsi="Garamond" w:cstheme="majorBidi"/>
            <w:b/>
            <w:bCs w:val="0"/>
            <w:smallCaps w:val="0"/>
            <w:sz w:val="26"/>
          </w:rPr>
          <w:instrText>cademic</w:instrText>
        </w:r>
        <w:r w:rsidR="008C196D" w:rsidRPr="00424939">
          <w:rPr>
            <w:rStyle w:val="Strong"/>
            <w:rFonts w:ascii="Garamond" w:hAnsi="Garamond" w:cstheme="majorBidi"/>
            <w:b/>
            <w:bCs w:val="0"/>
            <w:smallCaps w:val="0"/>
            <w:sz w:val="26"/>
          </w:rPr>
          <w:instrText xml:space="preserve"> I</w:instrText>
        </w:r>
        <w:r w:rsidR="004A580F">
          <w:rPr>
            <w:rStyle w:val="Strong"/>
            <w:rFonts w:ascii="Garamond" w:hAnsi="Garamond" w:cstheme="majorBidi"/>
            <w:b/>
            <w:bCs w:val="0"/>
            <w:smallCaps w:val="0"/>
            <w:sz w:val="26"/>
          </w:rPr>
          <w:instrText>ntegrity</w:instrText>
        </w:r>
        <w:r w:rsidR="008C196D" w:rsidRPr="00424939">
          <w:rPr>
            <w:rStyle w:val="Strong"/>
            <w:rFonts w:ascii="Garamond" w:hAnsi="Garamond" w:cstheme="majorBidi"/>
            <w:b/>
            <w:bCs w:val="0"/>
            <w:smallCaps w:val="0"/>
            <w:sz w:val="26"/>
          </w:rPr>
          <w:instrText xml:space="preserve"> P</w:instrText>
        </w:r>
        <w:r w:rsidR="004A580F">
          <w:rPr>
            <w:rStyle w:val="Strong"/>
            <w:rFonts w:ascii="Garamond" w:hAnsi="Garamond" w:cstheme="majorBidi"/>
            <w:b/>
            <w:bCs w:val="0"/>
            <w:smallCaps w:val="0"/>
            <w:sz w:val="26"/>
          </w:rPr>
          <w:instrText>olicy</w:instrText>
        </w:r>
        <w:r w:rsidR="008C196D" w:rsidRPr="00424939">
          <w:instrText xml:space="preserve">" </w:instrText>
        </w:r>
        <w:r w:rsidR="008C196D" w:rsidRPr="00424939">
          <w:rPr>
            <w:rStyle w:val="Strong"/>
            <w:rFonts w:ascii="Garamond" w:hAnsi="Garamond" w:cstheme="majorBidi"/>
            <w:b/>
            <w:bCs w:val="0"/>
            <w:smallCaps w:val="0"/>
            <w:sz w:val="26"/>
          </w:rPr>
          <w:fldChar w:fldCharType="end"/>
        </w:r>
      </w:ins>
      <w:r w:rsidRPr="00424939">
        <w:rPr>
          <w:rStyle w:val="Strong"/>
          <w:rFonts w:ascii="Garamond" w:hAnsi="Garamond" w:cstheme="majorBidi"/>
          <w:b/>
          <w:bCs w:val="0"/>
          <w:smallCaps w:val="0"/>
          <w:sz w:val="26"/>
        </w:rPr>
        <w:t xml:space="preserve"> </w:t>
      </w:r>
    </w:p>
    <w:p w14:paraId="2FF08F69" w14:textId="03730C1A" w:rsidR="001A374A" w:rsidRPr="00424939" w:rsidRDefault="001A374A" w:rsidP="00584C71">
      <w:pPr>
        <w:rPr>
          <w:rPrChange w:id="7119" w:author="Summer 2023 updates" w:date="2024-07-31T13:42:00Z">
            <w:rPr>
              <w:rFonts w:ascii="Garamond" w:hAnsi="Garamond"/>
              <w:color w:val="000000" w:themeColor="text1"/>
              <w:sz w:val="22"/>
            </w:rPr>
          </w:rPrChange>
        </w:rPr>
        <w:pPrChange w:id="7120" w:author="Summer 2023 updates" w:date="2024-07-31T13:42:00Z">
          <w:pPr>
            <w:pStyle w:val="Noparagraphstyle"/>
            <w:spacing w:after="120" w:line="240" w:lineRule="auto"/>
            <w:jc w:val="left"/>
          </w:pPr>
        </w:pPrChange>
      </w:pPr>
      <w:r w:rsidRPr="00424939">
        <w:rPr>
          <w:rPrChange w:id="7121" w:author="Summer 2023 updates" w:date="2024-07-31T13:42:00Z">
            <w:rPr>
              <w:rFonts w:ascii="Garamond" w:hAnsi="Garamond"/>
              <w:color w:val="000000" w:themeColor="text1"/>
              <w:sz w:val="22"/>
            </w:rPr>
          </w:rPrChange>
        </w:rPr>
        <w:t xml:space="preserve">At Coe College, we expect academic integrity of all members of our community. Academic integrity assumes honesty about the nature of one’s work in all situations. Such honesty is at the heart of the educational enterprise and is a precondition for intellectual growth. Academic dishonesty is the willful attempt to misrepresent one’s work, cheat, plagiarize, or impede other students’ academic progress. Academic dishonesty interferes with the mission of the College and will be treated with the utmost seriousness as a violation of community standards. </w:t>
      </w:r>
    </w:p>
    <w:p w14:paraId="3ABA8D03" w14:textId="747681C1" w:rsidR="001A374A" w:rsidRPr="00424939" w:rsidRDefault="001A374A" w:rsidP="0040085F">
      <w:pPr>
        <w:spacing w:before="120" w:after="0"/>
        <w:rPr>
          <w:rFonts w:cs="Times New Roman"/>
          <w:b/>
          <w:color w:val="000000" w:themeColor="text1"/>
        </w:rPr>
        <w:pPrChange w:id="7122" w:author="Summer 2023 updates" w:date="2024-07-31T13:42:00Z">
          <w:pPr>
            <w:spacing w:after="0"/>
          </w:pPr>
        </w:pPrChange>
      </w:pPr>
      <w:r w:rsidRPr="00424939">
        <w:rPr>
          <w:rFonts w:cs="Times New Roman"/>
          <w:b/>
          <w:color w:val="000000" w:themeColor="text1"/>
        </w:rPr>
        <w:t>Forms of Academic Dishonesty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Academic Dishonesty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21C07E4A" w14:textId="0323F226" w:rsidR="001A374A" w:rsidRPr="00424939" w:rsidRDefault="001A374A" w:rsidP="00584C71">
      <w:pPr>
        <w:rPr>
          <w:rPrChange w:id="7123" w:author="Summer 2023 updates" w:date="2024-07-31T13:42:00Z">
            <w:rPr>
              <w:rFonts w:ascii="Garamond" w:hAnsi="Garamond"/>
              <w:color w:val="000000" w:themeColor="text1"/>
              <w:sz w:val="22"/>
            </w:rPr>
          </w:rPrChange>
        </w:rPr>
        <w:pPrChange w:id="7124" w:author="Summer 2023 updates" w:date="2024-07-31T13:42:00Z">
          <w:pPr>
            <w:pStyle w:val="Noparagraphstyle"/>
            <w:spacing w:after="60" w:line="240" w:lineRule="auto"/>
            <w:jc w:val="left"/>
          </w:pPr>
        </w:pPrChange>
      </w:pPr>
      <w:r w:rsidRPr="00424939">
        <w:rPr>
          <w:i/>
          <w:rPrChange w:id="7125" w:author="Summer 2023 updates" w:date="2024-07-31T13:42:00Z">
            <w:rPr>
              <w:rFonts w:ascii="Garamond" w:hAnsi="Garamond"/>
              <w:i/>
              <w:color w:val="000000" w:themeColor="text1"/>
              <w:sz w:val="22"/>
            </w:rPr>
          </w:rPrChange>
        </w:rPr>
        <w:t>Cheating</w:t>
      </w:r>
      <w:r w:rsidRPr="00424939">
        <w:rPr>
          <w:rPrChange w:id="7126" w:author="Summer 2023 updates" w:date="2024-07-31T13:42:00Z">
            <w:rPr>
              <w:rFonts w:ascii="Garamond" w:hAnsi="Garamond"/>
              <w:color w:val="000000" w:themeColor="text1"/>
              <w:sz w:val="22"/>
            </w:rPr>
          </w:rPrChange>
        </w:rPr>
        <w:t xml:space="preserve"> is the attempt to deceive an evaluator by claiming credit for work one has not done or by knowingly assisting such an attempt. It includes (but is not limited to) the use of unauthorized sources of information on in-class or take-home exams, or other assignments; copying from other students on exams, assignments, or lab reports; fabrication of data, research, quotations, or other information; and taking credit for collaborations to which one has not contributed. </w:t>
      </w:r>
    </w:p>
    <w:p w14:paraId="70B99A52" w14:textId="49071794" w:rsidR="00065E7A" w:rsidRPr="00424939" w:rsidRDefault="001A374A" w:rsidP="00584C71">
      <w:pPr>
        <w:rPr>
          <w:rPrChange w:id="7127" w:author="Summer 2023 updates" w:date="2024-07-31T13:42:00Z">
            <w:rPr>
              <w:rFonts w:ascii="Garamond" w:hAnsi="Garamond"/>
              <w:color w:val="000000" w:themeColor="text1"/>
              <w:sz w:val="22"/>
            </w:rPr>
          </w:rPrChange>
        </w:rPr>
        <w:pPrChange w:id="7128" w:author="Summer 2023 updates" w:date="2024-07-31T13:42:00Z">
          <w:pPr>
            <w:pStyle w:val="Noparagraphstyle"/>
            <w:spacing w:after="60" w:line="240" w:lineRule="auto"/>
            <w:jc w:val="left"/>
          </w:pPr>
        </w:pPrChange>
      </w:pPr>
      <w:r w:rsidRPr="00424939">
        <w:rPr>
          <w:i/>
          <w:rPrChange w:id="7129" w:author="Summer 2023 updates" w:date="2024-07-31T13:42:00Z">
            <w:rPr>
              <w:rFonts w:ascii="Garamond" w:hAnsi="Garamond"/>
              <w:i/>
              <w:color w:val="000000" w:themeColor="text1"/>
              <w:sz w:val="22"/>
            </w:rPr>
          </w:rPrChange>
        </w:rPr>
        <w:t>Plagiarism</w:t>
      </w:r>
      <w:r w:rsidR="008C196D" w:rsidRPr="00424939">
        <w:rPr>
          <w:i/>
          <w:rPrChange w:id="7130" w:author="Summer 2023 updates" w:date="2024-07-31T13:42:00Z">
            <w:rPr>
              <w:rFonts w:ascii="Garamond" w:hAnsi="Garamond"/>
              <w:i/>
              <w:color w:val="000000" w:themeColor="text1"/>
              <w:sz w:val="22"/>
            </w:rPr>
          </w:rPrChange>
        </w:rPr>
        <w:fldChar w:fldCharType="begin"/>
      </w:r>
      <w:r w:rsidR="008C196D" w:rsidRPr="00424939">
        <w:rPr>
          <w:rPrChange w:id="7131" w:author="Summer 2023 updates" w:date="2024-07-31T13:42:00Z">
            <w:rPr>
              <w:rFonts w:ascii="Garamond" w:hAnsi="Garamond"/>
              <w:color w:val="000000" w:themeColor="text1"/>
            </w:rPr>
          </w:rPrChange>
        </w:rPr>
        <w:instrText xml:space="preserve"> XE "</w:instrText>
      </w:r>
      <w:r w:rsidR="008C196D" w:rsidRPr="00424939">
        <w:rPr>
          <w:i/>
          <w:rPrChange w:id="7132" w:author="Summer 2023 updates" w:date="2024-07-31T13:42:00Z">
            <w:rPr>
              <w:rFonts w:ascii="Garamond" w:hAnsi="Garamond"/>
              <w:i/>
              <w:color w:val="000000" w:themeColor="text1"/>
              <w:sz w:val="22"/>
            </w:rPr>
          </w:rPrChange>
        </w:rPr>
        <w:instrText>Plagiarism</w:instrText>
      </w:r>
      <w:r w:rsidR="008C196D" w:rsidRPr="00424939">
        <w:rPr>
          <w:rPrChange w:id="7133" w:author="Summer 2023 updates" w:date="2024-07-31T13:42:00Z">
            <w:rPr>
              <w:rFonts w:ascii="Garamond" w:hAnsi="Garamond"/>
              <w:color w:val="000000" w:themeColor="text1"/>
            </w:rPr>
          </w:rPrChange>
        </w:rPr>
        <w:instrText xml:space="preserve">" </w:instrText>
      </w:r>
      <w:r w:rsidR="008C196D" w:rsidRPr="00424939">
        <w:rPr>
          <w:i/>
          <w:rPrChange w:id="7134" w:author="Summer 2023 updates" w:date="2024-07-31T13:42:00Z">
            <w:rPr>
              <w:rFonts w:ascii="Garamond" w:hAnsi="Garamond"/>
              <w:i/>
              <w:color w:val="000000" w:themeColor="text1"/>
              <w:sz w:val="22"/>
            </w:rPr>
          </w:rPrChange>
        </w:rPr>
        <w:fldChar w:fldCharType="end"/>
      </w:r>
      <w:r w:rsidRPr="00424939">
        <w:rPr>
          <w:rPrChange w:id="7135" w:author="Summer 2023 updates" w:date="2024-07-31T13:42:00Z">
            <w:rPr>
              <w:rFonts w:ascii="Garamond" w:hAnsi="Garamond"/>
              <w:color w:val="000000" w:themeColor="text1"/>
              <w:sz w:val="22"/>
            </w:rPr>
          </w:rPrChange>
        </w:rPr>
        <w:t xml:space="preserve"> is the use of someone else’s words or ideas without acknowledgement and, when intentional, is a form of academic dishonesty. The unacknowledged use of words or ideas from </w:t>
      </w:r>
      <w:r w:rsidRPr="00424939">
        <w:rPr>
          <w:i/>
          <w:rPrChange w:id="7136" w:author="Summer 2023 updates" w:date="2024-07-31T13:42:00Z">
            <w:rPr>
              <w:rFonts w:ascii="Garamond" w:hAnsi="Garamond"/>
              <w:i/>
              <w:color w:val="000000" w:themeColor="text1"/>
              <w:sz w:val="22"/>
            </w:rPr>
          </w:rPrChange>
        </w:rPr>
        <w:t>any</w:t>
      </w:r>
      <w:r w:rsidRPr="00424939">
        <w:rPr>
          <w:rPrChange w:id="7137" w:author="Summer 2023 updates" w:date="2024-07-31T13:42:00Z">
            <w:rPr>
              <w:rFonts w:ascii="Garamond" w:hAnsi="Garamond"/>
              <w:color w:val="000000" w:themeColor="text1"/>
              <w:sz w:val="22"/>
            </w:rPr>
          </w:rPrChange>
        </w:rPr>
        <w:t xml:space="preserve"> published or unpublished sources, including Internet resources or other student papers, constitutes plagiarism. Plagiarism may occur intentionally or unintentionally through the omission of appropriate citations. </w:t>
      </w:r>
      <w:r w:rsidRPr="00424939">
        <w:rPr>
          <w:i/>
          <w:rPrChange w:id="7138" w:author="Summer 2023 updates" w:date="2024-07-31T13:42:00Z">
            <w:rPr>
              <w:rFonts w:ascii="Garamond" w:hAnsi="Garamond"/>
              <w:i/>
              <w:color w:val="000000" w:themeColor="text1"/>
              <w:sz w:val="22"/>
            </w:rPr>
          </w:rPrChange>
        </w:rPr>
        <w:t>Any</w:t>
      </w:r>
      <w:r w:rsidRPr="00424939">
        <w:rPr>
          <w:rPrChange w:id="7139" w:author="Summer 2023 updates" w:date="2024-07-31T13:42:00Z">
            <w:rPr>
              <w:rFonts w:ascii="Garamond" w:hAnsi="Garamond"/>
              <w:color w:val="000000" w:themeColor="text1"/>
              <w:sz w:val="22"/>
            </w:rPr>
          </w:rPrChange>
        </w:rPr>
        <w:t xml:space="preserve"> ideas or information the student adopts from a source, whether or not directly quoted, must be acknowledged by specific reference in notes or the text. </w:t>
      </w:r>
    </w:p>
    <w:p w14:paraId="1B6239E5" w14:textId="77777777" w:rsidR="001A374A" w:rsidRPr="00424939" w:rsidRDefault="001A374A" w:rsidP="00584C71">
      <w:pPr>
        <w:rPr>
          <w:rPrChange w:id="7140" w:author="Summer 2023 updates" w:date="2024-07-31T13:42:00Z">
            <w:rPr>
              <w:rFonts w:ascii="Garamond" w:hAnsi="Garamond"/>
              <w:color w:val="000000" w:themeColor="text1"/>
              <w:sz w:val="22"/>
            </w:rPr>
          </w:rPrChange>
        </w:rPr>
        <w:pPrChange w:id="7141" w:author="Summer 2023 updates" w:date="2024-07-31T13:42:00Z">
          <w:pPr>
            <w:pStyle w:val="Noparagraphstyle"/>
            <w:spacing w:after="60" w:line="240" w:lineRule="auto"/>
            <w:jc w:val="left"/>
          </w:pPr>
        </w:pPrChange>
      </w:pPr>
      <w:r w:rsidRPr="00424939">
        <w:rPr>
          <w:i/>
          <w:rPrChange w:id="7142" w:author="Summer 2023 updates" w:date="2024-07-31T13:42:00Z">
            <w:rPr>
              <w:rFonts w:ascii="Garamond" w:hAnsi="Garamond"/>
              <w:i/>
              <w:color w:val="000000" w:themeColor="text1"/>
              <w:sz w:val="22"/>
            </w:rPr>
          </w:rPrChange>
        </w:rPr>
        <w:t>Any</w:t>
      </w:r>
      <w:r w:rsidRPr="00424939">
        <w:rPr>
          <w:rPrChange w:id="7143" w:author="Summer 2023 updates" w:date="2024-07-31T13:42:00Z">
            <w:rPr>
              <w:rFonts w:ascii="Garamond" w:hAnsi="Garamond"/>
              <w:color w:val="000000" w:themeColor="text1"/>
              <w:sz w:val="22"/>
            </w:rPr>
          </w:rPrChange>
        </w:rPr>
        <w:t xml:space="preserve"> words or phrases that are taken from a source must be quoted and cited. </w:t>
      </w:r>
      <w:r w:rsidRPr="00424939">
        <w:rPr>
          <w:i/>
          <w:rPrChange w:id="7144" w:author="Summer 2023 updates" w:date="2024-07-31T13:42:00Z">
            <w:rPr>
              <w:rFonts w:ascii="Garamond" w:hAnsi="Garamond"/>
              <w:i/>
              <w:color w:val="000000" w:themeColor="text1"/>
              <w:sz w:val="22"/>
            </w:rPr>
          </w:rPrChange>
        </w:rPr>
        <w:t>Any</w:t>
      </w:r>
      <w:r w:rsidRPr="00424939">
        <w:rPr>
          <w:rPrChange w:id="7145" w:author="Summer 2023 updates" w:date="2024-07-31T13:42:00Z">
            <w:rPr>
              <w:rFonts w:ascii="Garamond" w:hAnsi="Garamond"/>
              <w:color w:val="000000" w:themeColor="text1"/>
              <w:sz w:val="22"/>
            </w:rPr>
          </w:rPrChange>
        </w:rPr>
        <w:t xml:space="preserve"> paraphrase—the restatement of an idea in your own words—must be cited. </w:t>
      </w:r>
    </w:p>
    <w:p w14:paraId="2253D4A5" w14:textId="05011937" w:rsidR="001A374A" w:rsidRPr="0067389E" w:rsidRDefault="001A374A" w:rsidP="00584C71">
      <w:pPr>
        <w:rPr>
          <w:rPrChange w:id="7146" w:author="Summer 2023 updates" w:date="2024-07-31T13:42:00Z">
            <w:rPr>
              <w:rFonts w:ascii="Garamond" w:hAnsi="Garamond"/>
              <w:color w:val="000000" w:themeColor="text1"/>
              <w:sz w:val="22"/>
            </w:rPr>
          </w:rPrChange>
        </w:rPr>
        <w:pPrChange w:id="7147" w:author="Summer 2023 updates" w:date="2024-07-31T13:42:00Z">
          <w:pPr>
            <w:pStyle w:val="Noparagraphstyle"/>
            <w:spacing w:after="60" w:line="240" w:lineRule="auto"/>
            <w:jc w:val="left"/>
          </w:pPr>
        </w:pPrChange>
      </w:pPr>
      <w:r w:rsidRPr="00424939">
        <w:rPr>
          <w:rPrChange w:id="7148" w:author="Summer 2023 updates" w:date="2024-07-31T13:42:00Z">
            <w:rPr>
              <w:rFonts w:ascii="Garamond" w:hAnsi="Garamond"/>
              <w:color w:val="000000" w:themeColor="text1"/>
              <w:sz w:val="22"/>
            </w:rPr>
          </w:rPrChange>
        </w:rPr>
        <w:t xml:space="preserve">The methods of citation </w:t>
      </w:r>
      <w:r w:rsidRPr="0067389E">
        <w:rPr>
          <w:rPrChange w:id="7149" w:author="Summer 2023 updates" w:date="2024-07-31T13:42:00Z">
            <w:rPr>
              <w:rFonts w:ascii="Garamond" w:hAnsi="Garamond"/>
              <w:color w:val="000000" w:themeColor="text1"/>
              <w:sz w:val="22"/>
            </w:rPr>
          </w:rPrChange>
        </w:rPr>
        <w:t>and documentation vary from discipline to discipline. Students are responsible for determining the appropriate method for any given assignment or, in the absence of a clearly stated protocol, using any accepted academic method. Guidelines can be found on the library website and in the Writing</w:t>
      </w:r>
      <w:r w:rsidR="00B76E1A" w:rsidRPr="0067389E">
        <w:rPr>
          <w:rPrChange w:id="7150" w:author="Summer 2023 updates" w:date="2024-07-31T13:42:00Z">
            <w:rPr>
              <w:rFonts w:ascii="Garamond" w:hAnsi="Garamond"/>
              <w:color w:val="000000" w:themeColor="text1"/>
              <w:sz w:val="22"/>
            </w:rPr>
          </w:rPrChange>
        </w:rPr>
        <w:fldChar w:fldCharType="begin"/>
      </w:r>
      <w:r w:rsidR="00B76E1A" w:rsidRPr="0067389E">
        <w:rPr>
          <w:rPrChange w:id="7151" w:author="Summer 2023 updates" w:date="2024-07-31T13:42:00Z">
            <w:rPr>
              <w:rFonts w:ascii="Garamond" w:hAnsi="Garamond"/>
              <w:color w:val="000000" w:themeColor="text1"/>
            </w:rPr>
          </w:rPrChange>
        </w:rPr>
        <w:instrText xml:space="preserve"> XE "</w:instrText>
      </w:r>
      <w:r w:rsidR="00B76E1A" w:rsidRPr="0067389E">
        <w:rPr>
          <w:b/>
          <w:smallCaps/>
          <w:rPrChange w:id="7152" w:author="Summer 2023 updates" w:date="2024-07-31T13:42:00Z">
            <w:rPr>
              <w:rFonts w:ascii="Garamond" w:hAnsi="Garamond"/>
              <w:b/>
              <w:smallCaps/>
              <w:color w:val="000000" w:themeColor="text1"/>
            </w:rPr>
          </w:rPrChange>
        </w:rPr>
        <w:instrText>Writing</w:instrText>
      </w:r>
      <w:r w:rsidR="00B76E1A" w:rsidRPr="0067389E">
        <w:rPr>
          <w:rPrChange w:id="7153" w:author="Summer 2023 updates" w:date="2024-07-31T13:42:00Z">
            <w:rPr>
              <w:rFonts w:ascii="Garamond" w:hAnsi="Garamond"/>
              <w:color w:val="000000" w:themeColor="text1"/>
            </w:rPr>
          </w:rPrChange>
        </w:rPr>
        <w:instrText xml:space="preserve">" </w:instrText>
      </w:r>
      <w:r w:rsidR="00B76E1A" w:rsidRPr="0067389E">
        <w:rPr>
          <w:rPrChange w:id="7154" w:author="Summer 2023 updates" w:date="2024-07-31T13:42:00Z">
            <w:rPr>
              <w:rFonts w:ascii="Garamond" w:hAnsi="Garamond"/>
              <w:color w:val="000000" w:themeColor="text1"/>
              <w:sz w:val="22"/>
            </w:rPr>
          </w:rPrChange>
        </w:rPr>
        <w:fldChar w:fldCharType="end"/>
      </w:r>
      <w:r w:rsidRPr="0067389E">
        <w:rPr>
          <w:rPrChange w:id="7155" w:author="Summer 2023 updates" w:date="2024-07-31T13:42:00Z">
            <w:rPr>
              <w:rFonts w:ascii="Garamond" w:hAnsi="Garamond"/>
              <w:color w:val="000000" w:themeColor="text1"/>
              <w:sz w:val="22"/>
            </w:rPr>
          </w:rPrChange>
        </w:rPr>
        <w:t xml:space="preserve"> Center. </w:t>
      </w:r>
    </w:p>
    <w:p w14:paraId="0511783D" w14:textId="77777777" w:rsidR="001A374A" w:rsidRPr="0067389E" w:rsidRDefault="001A374A" w:rsidP="00DB5E9E">
      <w:pPr>
        <w:pStyle w:val="Noparagraphstyle"/>
        <w:spacing w:after="120" w:line="240" w:lineRule="auto"/>
        <w:jc w:val="left"/>
        <w:rPr>
          <w:rFonts w:ascii="Garamond" w:hAnsi="Garamond" w:cs="Times New Roman"/>
          <w:color w:val="000000" w:themeColor="text1"/>
          <w:sz w:val="22"/>
          <w:szCs w:val="22"/>
        </w:rPr>
      </w:pPr>
      <w:r w:rsidRPr="0067389E">
        <w:rPr>
          <w:rFonts w:ascii="Garamond" w:hAnsi="Garamond" w:cs="Times New Roman"/>
          <w:i/>
          <w:color w:val="000000" w:themeColor="text1"/>
          <w:sz w:val="22"/>
          <w:szCs w:val="22"/>
        </w:rPr>
        <w:t>Other forms of academic dishonesty</w:t>
      </w:r>
      <w:r w:rsidRPr="0067389E">
        <w:rPr>
          <w:rFonts w:ascii="Garamond" w:hAnsi="Garamond" w:cs="Times New Roman"/>
          <w:color w:val="000000" w:themeColor="text1"/>
          <w:sz w:val="22"/>
          <w:szCs w:val="22"/>
        </w:rPr>
        <w:t xml:space="preserve"> include (but are not limited to) deliberately impeding other students’ work and misuse of common academic property, in the libraries, labs, and elsewhere. </w:t>
      </w:r>
    </w:p>
    <w:p w14:paraId="0A3E7BC7" w14:textId="2B6BC8D3" w:rsidR="001A374A" w:rsidRPr="0067389E" w:rsidRDefault="001A374A" w:rsidP="0040085F">
      <w:pPr>
        <w:spacing w:before="120" w:after="0"/>
        <w:rPr>
          <w:rFonts w:cs="Times New Roman"/>
          <w:b/>
          <w:color w:val="000000" w:themeColor="text1"/>
        </w:rPr>
        <w:pPrChange w:id="7156" w:author="Summer 2023 updates" w:date="2024-07-31T13:42:00Z">
          <w:pPr>
            <w:spacing w:after="0"/>
          </w:pPr>
        </w:pPrChange>
      </w:pPr>
      <w:r w:rsidRPr="0067389E">
        <w:rPr>
          <w:rFonts w:cs="Times New Roman"/>
          <w:b/>
          <w:color w:val="000000" w:themeColor="text1"/>
        </w:rPr>
        <w:t>Sanctions</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Sanctions</w:instrText>
      </w:r>
      <w:r w:rsidR="008C196D" w:rsidRPr="0067389E">
        <w:rPr>
          <w:color w:val="000000" w:themeColor="text1"/>
        </w:rPr>
        <w:instrText xml:space="preserve">" </w:instrText>
      </w:r>
      <w:r w:rsidR="008C196D" w:rsidRPr="0067389E">
        <w:rPr>
          <w:rFonts w:cs="Times New Roman"/>
          <w:b/>
          <w:color w:val="000000" w:themeColor="text1"/>
        </w:rPr>
        <w:fldChar w:fldCharType="end"/>
      </w:r>
      <w:r w:rsidRPr="0067389E">
        <w:rPr>
          <w:rFonts w:cs="Times New Roman"/>
          <w:b/>
          <w:color w:val="000000" w:themeColor="text1"/>
        </w:rPr>
        <w:t xml:space="preserve"> </w:t>
      </w:r>
    </w:p>
    <w:p w14:paraId="1A1F3CF0" w14:textId="55FB06EF" w:rsidR="001A374A" w:rsidRPr="0067389E" w:rsidRDefault="001A374A" w:rsidP="00584C71">
      <w:pPr>
        <w:rPr>
          <w:rPrChange w:id="7157" w:author="Summer 2023 updates" w:date="2024-07-31T13:42:00Z">
            <w:rPr>
              <w:rFonts w:ascii="Garamond" w:hAnsi="Garamond"/>
              <w:color w:val="000000" w:themeColor="text1"/>
              <w:sz w:val="22"/>
            </w:rPr>
          </w:rPrChange>
        </w:rPr>
        <w:pPrChange w:id="7158" w:author="Summer 2023 updates" w:date="2024-07-31T13:42:00Z">
          <w:pPr>
            <w:pStyle w:val="Noparagraphstyle"/>
            <w:spacing w:after="40" w:line="240" w:lineRule="auto"/>
            <w:jc w:val="left"/>
          </w:pPr>
        </w:pPrChange>
      </w:pPr>
      <w:r w:rsidRPr="0067389E">
        <w:rPr>
          <w:rPrChange w:id="7159" w:author="Summer 2023 updates" w:date="2024-07-31T13:42:00Z">
            <w:rPr>
              <w:rFonts w:ascii="Garamond" w:hAnsi="Garamond"/>
              <w:color w:val="000000" w:themeColor="text1"/>
              <w:sz w:val="22"/>
            </w:rPr>
          </w:rPrChange>
        </w:rPr>
        <w:t xml:space="preserve">Instructors have responsibility for determining whether academic dishonesty has occurred. Instructors shall proceed with sanctions accordingly. Any act of academic dishonesty that results in one of the sanctions below shall be detailed in a formal report filed with the </w:t>
      </w:r>
      <w:r w:rsidR="00685254" w:rsidRPr="0067389E">
        <w:rPr>
          <w:rPrChange w:id="7160" w:author="Summer 2023 updates" w:date="2024-07-31T13:42:00Z">
            <w:rPr>
              <w:rFonts w:ascii="Garamond" w:hAnsi="Garamond"/>
              <w:color w:val="000000" w:themeColor="text1"/>
              <w:sz w:val="22"/>
            </w:rPr>
          </w:rPrChange>
        </w:rPr>
        <w:t>Provost</w:t>
      </w:r>
      <w:r w:rsidRPr="0067389E">
        <w:rPr>
          <w:rPrChange w:id="7161" w:author="Summer 2023 updates" w:date="2024-07-31T13:42:00Z">
            <w:rPr>
              <w:rFonts w:ascii="Garamond" w:hAnsi="Garamond"/>
              <w:color w:val="000000" w:themeColor="text1"/>
              <w:sz w:val="22"/>
            </w:rPr>
          </w:rPrChange>
        </w:rPr>
        <w:t xml:space="preserve"> and Dean of the Faculty</w:t>
      </w:r>
      <w:r w:rsidR="002E2CCC" w:rsidRPr="0067389E">
        <w:rPr>
          <w:rPrChange w:id="7162" w:author="Summer 2023 updates" w:date="2024-07-31T13:42:00Z">
            <w:rPr>
              <w:rFonts w:ascii="Garamond" w:hAnsi="Garamond"/>
              <w:color w:val="000000" w:themeColor="text1"/>
              <w:sz w:val="22"/>
            </w:rPr>
          </w:rPrChange>
        </w:rPr>
        <w:fldChar w:fldCharType="begin"/>
      </w:r>
      <w:r w:rsidR="002E2CCC" w:rsidRPr="0067389E">
        <w:rPr>
          <w:rPrChange w:id="7163" w:author="Summer 2023 updates" w:date="2024-07-31T13:42:00Z">
            <w:rPr>
              <w:rFonts w:ascii="Garamond" w:hAnsi="Garamond"/>
              <w:color w:val="000000" w:themeColor="text1"/>
            </w:rPr>
          </w:rPrChange>
        </w:rPr>
        <w:instrText xml:space="preserve"> XE "Faculty" </w:instrText>
      </w:r>
      <w:r w:rsidR="002E2CCC" w:rsidRPr="0067389E">
        <w:rPr>
          <w:rPrChange w:id="7164" w:author="Summer 2023 updates" w:date="2024-07-31T13:42:00Z">
            <w:rPr>
              <w:rFonts w:ascii="Garamond" w:hAnsi="Garamond"/>
              <w:color w:val="000000" w:themeColor="text1"/>
              <w:sz w:val="22"/>
            </w:rPr>
          </w:rPrChange>
        </w:rPr>
        <w:fldChar w:fldCharType="end"/>
      </w:r>
      <w:r w:rsidRPr="0067389E">
        <w:rPr>
          <w:rPrChange w:id="7165" w:author="Summer 2023 updates" w:date="2024-07-31T13:42:00Z">
            <w:rPr>
              <w:rFonts w:ascii="Garamond" w:hAnsi="Garamond"/>
              <w:color w:val="000000" w:themeColor="text1"/>
              <w:sz w:val="22"/>
            </w:rPr>
          </w:rPrChange>
        </w:rPr>
        <w:t xml:space="preserve">. </w:t>
      </w:r>
    </w:p>
    <w:p w14:paraId="3B718D24" w14:textId="77777777" w:rsidR="001A374A" w:rsidRPr="0067389E" w:rsidRDefault="001A374A" w:rsidP="00584C71">
      <w:pPr>
        <w:rPr>
          <w:rPrChange w:id="7166" w:author="Summer 2023 updates" w:date="2024-07-31T13:42:00Z">
            <w:rPr>
              <w:rFonts w:ascii="Garamond" w:hAnsi="Garamond"/>
              <w:color w:val="000000" w:themeColor="text1"/>
              <w:sz w:val="22"/>
            </w:rPr>
          </w:rPrChange>
        </w:rPr>
        <w:pPrChange w:id="7167" w:author="Summer 2023 updates" w:date="2024-07-31T13:42:00Z">
          <w:pPr>
            <w:pStyle w:val="Noparagraphstyle"/>
            <w:spacing w:after="40" w:line="240" w:lineRule="auto"/>
            <w:jc w:val="left"/>
          </w:pPr>
        </w:pPrChange>
      </w:pPr>
      <w:r w:rsidRPr="0067389E">
        <w:rPr>
          <w:rPrChange w:id="7168" w:author="Summer 2023 updates" w:date="2024-07-31T13:42:00Z">
            <w:rPr>
              <w:rFonts w:ascii="Garamond" w:hAnsi="Garamond"/>
              <w:color w:val="000000" w:themeColor="text1"/>
              <w:sz w:val="22"/>
            </w:rPr>
          </w:rPrChange>
        </w:rPr>
        <w:t xml:space="preserve">Cases of unintentional plagiarism may be dealt with through educational procedures such as further assignments requiring the student to practice documentation and citation methods, or other means determined by the instructor. </w:t>
      </w:r>
    </w:p>
    <w:p w14:paraId="0E4082A3" w14:textId="77777777" w:rsidR="001A374A" w:rsidRPr="0067389E" w:rsidRDefault="001A374A" w:rsidP="00DB5E9E">
      <w:pPr>
        <w:pStyle w:val="Noparagraphstyle"/>
        <w:spacing w:after="60" w:line="240" w:lineRule="auto"/>
        <w:jc w:val="left"/>
        <w:rPr>
          <w:rFonts w:ascii="Garamond" w:hAnsi="Garamond" w:cs="Times New Roman"/>
          <w:color w:val="000000" w:themeColor="text1"/>
          <w:sz w:val="22"/>
          <w:szCs w:val="22"/>
        </w:rPr>
      </w:pPr>
      <w:r w:rsidRPr="0067389E">
        <w:rPr>
          <w:rFonts w:ascii="Garamond" w:hAnsi="Garamond" w:cs="Times New Roman"/>
          <w:color w:val="000000" w:themeColor="text1"/>
          <w:sz w:val="22"/>
          <w:szCs w:val="22"/>
        </w:rPr>
        <w:t>Acts of academic dishonesty will be subject to one or more of the following sanctions:</w:t>
      </w:r>
    </w:p>
    <w:p w14:paraId="5BE0518C" w14:textId="77777777" w:rsidR="001A374A" w:rsidRPr="0067389E" w:rsidRDefault="001A374A" w:rsidP="00E500FB">
      <w:pPr>
        <w:pStyle w:val="Noparagraphstyle"/>
        <w:numPr>
          <w:ilvl w:val="0"/>
          <w:numId w:val="68"/>
        </w:numPr>
        <w:tabs>
          <w:tab w:val="clear" w:pos="720"/>
          <w:tab w:val="num" w:pos="360"/>
        </w:tabs>
        <w:spacing w:line="240" w:lineRule="auto"/>
        <w:ind w:left="0" w:firstLine="0"/>
        <w:jc w:val="left"/>
        <w:rPr>
          <w:rFonts w:ascii="Garamond" w:hAnsi="Garamond" w:cs="Times New Roman"/>
          <w:color w:val="000000" w:themeColor="text1"/>
          <w:sz w:val="22"/>
          <w:szCs w:val="22"/>
        </w:rPr>
      </w:pPr>
      <w:r w:rsidRPr="0067389E">
        <w:rPr>
          <w:rFonts w:ascii="Garamond" w:hAnsi="Garamond" w:cs="Times New Roman"/>
          <w:color w:val="000000" w:themeColor="text1"/>
          <w:sz w:val="22"/>
          <w:szCs w:val="22"/>
        </w:rPr>
        <w:t xml:space="preserve">failure of the assignment, i.e. exam, paper, lab report, etc. </w:t>
      </w:r>
    </w:p>
    <w:p w14:paraId="47A559C0" w14:textId="77777777" w:rsidR="001A374A" w:rsidRPr="0067389E" w:rsidRDefault="001A374A" w:rsidP="00E500FB">
      <w:pPr>
        <w:pStyle w:val="Noparagraphstyle"/>
        <w:numPr>
          <w:ilvl w:val="0"/>
          <w:numId w:val="68"/>
        </w:numPr>
        <w:tabs>
          <w:tab w:val="clear" w:pos="720"/>
          <w:tab w:val="num" w:pos="360"/>
        </w:tabs>
        <w:spacing w:line="240" w:lineRule="auto"/>
        <w:ind w:left="0" w:firstLine="0"/>
        <w:jc w:val="left"/>
        <w:rPr>
          <w:rFonts w:ascii="Garamond" w:hAnsi="Garamond" w:cs="Times New Roman"/>
          <w:color w:val="000000" w:themeColor="text1"/>
          <w:sz w:val="22"/>
          <w:szCs w:val="22"/>
        </w:rPr>
      </w:pPr>
      <w:r w:rsidRPr="0067389E">
        <w:rPr>
          <w:rFonts w:ascii="Garamond" w:hAnsi="Garamond" w:cs="Times New Roman"/>
          <w:color w:val="000000" w:themeColor="text1"/>
          <w:sz w:val="22"/>
          <w:szCs w:val="22"/>
        </w:rPr>
        <w:t xml:space="preserve">failure of the class </w:t>
      </w:r>
    </w:p>
    <w:p w14:paraId="2D70F830" w14:textId="77777777" w:rsidR="001A374A" w:rsidRPr="0067389E" w:rsidRDefault="001A374A" w:rsidP="00E500FB">
      <w:pPr>
        <w:pStyle w:val="Noparagraphstyle"/>
        <w:numPr>
          <w:ilvl w:val="0"/>
          <w:numId w:val="68"/>
        </w:numPr>
        <w:tabs>
          <w:tab w:val="clear" w:pos="720"/>
          <w:tab w:val="num" w:pos="360"/>
        </w:tabs>
        <w:spacing w:line="240" w:lineRule="auto"/>
        <w:ind w:left="0" w:firstLine="0"/>
        <w:jc w:val="left"/>
        <w:rPr>
          <w:rFonts w:ascii="Garamond" w:hAnsi="Garamond" w:cs="Times New Roman"/>
          <w:color w:val="000000" w:themeColor="text1"/>
          <w:sz w:val="22"/>
          <w:szCs w:val="22"/>
        </w:rPr>
      </w:pPr>
      <w:r w:rsidRPr="0067389E">
        <w:rPr>
          <w:rFonts w:ascii="Garamond" w:hAnsi="Garamond" w:cs="Times New Roman"/>
          <w:color w:val="000000" w:themeColor="text1"/>
          <w:sz w:val="22"/>
          <w:szCs w:val="22"/>
        </w:rPr>
        <w:t xml:space="preserve">suspension or expulsion </w:t>
      </w:r>
    </w:p>
    <w:p w14:paraId="61EE1051" w14:textId="14301822" w:rsidR="001A374A" w:rsidRPr="0067389E" w:rsidRDefault="001A374A" w:rsidP="00584C71">
      <w:pPr>
        <w:rPr>
          <w:rPrChange w:id="7169" w:author="Summer 2023 updates" w:date="2024-07-31T13:42:00Z">
            <w:rPr>
              <w:rFonts w:ascii="Garamond" w:hAnsi="Garamond"/>
              <w:color w:val="000000" w:themeColor="text1"/>
              <w:sz w:val="22"/>
            </w:rPr>
          </w:rPrChange>
        </w:rPr>
        <w:pPrChange w:id="7170" w:author="Summer 2023 updates" w:date="2024-07-31T13:42:00Z">
          <w:pPr>
            <w:pStyle w:val="Noparagraphstyle"/>
            <w:spacing w:after="40" w:line="240" w:lineRule="auto"/>
            <w:jc w:val="left"/>
          </w:pPr>
        </w:pPrChange>
      </w:pPr>
      <w:r w:rsidRPr="0067389E">
        <w:rPr>
          <w:rPrChange w:id="7171" w:author="Summer 2023 updates" w:date="2024-07-31T13:42:00Z">
            <w:rPr>
              <w:rFonts w:ascii="Garamond" w:hAnsi="Garamond"/>
              <w:color w:val="000000" w:themeColor="text1"/>
              <w:sz w:val="22"/>
            </w:rPr>
          </w:rPrChange>
        </w:rPr>
        <w:t xml:space="preserve">An instructor may impose the first two of these penalties. Suspension or expulsion may only be carried out by the </w:t>
      </w:r>
      <w:r w:rsidR="00685254" w:rsidRPr="0067389E">
        <w:rPr>
          <w:rPrChange w:id="7172" w:author="Summer 2023 updates" w:date="2024-07-31T13:42:00Z">
            <w:rPr>
              <w:rFonts w:ascii="Garamond" w:hAnsi="Garamond"/>
              <w:color w:val="000000" w:themeColor="text1"/>
              <w:sz w:val="22"/>
            </w:rPr>
          </w:rPrChange>
        </w:rPr>
        <w:t>Provost</w:t>
      </w:r>
      <w:r w:rsidRPr="0067389E">
        <w:rPr>
          <w:rPrChange w:id="7173" w:author="Summer 2023 updates" w:date="2024-07-31T13:42:00Z">
            <w:rPr>
              <w:rFonts w:ascii="Garamond" w:hAnsi="Garamond"/>
              <w:color w:val="000000" w:themeColor="text1"/>
              <w:sz w:val="22"/>
            </w:rPr>
          </w:rPrChange>
        </w:rPr>
        <w:t xml:space="preserve"> and Dean of the Faculty</w:t>
      </w:r>
      <w:r w:rsidR="002E2CCC" w:rsidRPr="0067389E">
        <w:rPr>
          <w:rPrChange w:id="7174" w:author="Summer 2023 updates" w:date="2024-07-31T13:42:00Z">
            <w:rPr>
              <w:rFonts w:ascii="Garamond" w:hAnsi="Garamond"/>
              <w:color w:val="000000" w:themeColor="text1"/>
              <w:sz w:val="22"/>
            </w:rPr>
          </w:rPrChange>
        </w:rPr>
        <w:fldChar w:fldCharType="begin"/>
      </w:r>
      <w:r w:rsidR="002E2CCC" w:rsidRPr="0067389E">
        <w:rPr>
          <w:rPrChange w:id="7175" w:author="Summer 2023 updates" w:date="2024-07-31T13:42:00Z">
            <w:rPr>
              <w:rFonts w:ascii="Garamond" w:hAnsi="Garamond"/>
              <w:color w:val="000000" w:themeColor="text1"/>
            </w:rPr>
          </w:rPrChange>
        </w:rPr>
        <w:instrText xml:space="preserve"> XE "Faculty" </w:instrText>
      </w:r>
      <w:r w:rsidR="002E2CCC" w:rsidRPr="0067389E">
        <w:rPr>
          <w:rPrChange w:id="7176" w:author="Summer 2023 updates" w:date="2024-07-31T13:42:00Z">
            <w:rPr>
              <w:rFonts w:ascii="Garamond" w:hAnsi="Garamond"/>
              <w:color w:val="000000" w:themeColor="text1"/>
              <w:sz w:val="22"/>
            </w:rPr>
          </w:rPrChange>
        </w:rPr>
        <w:fldChar w:fldCharType="end"/>
      </w:r>
      <w:r w:rsidRPr="0067389E">
        <w:rPr>
          <w:rPrChange w:id="7177" w:author="Summer 2023 updates" w:date="2024-07-31T13:42:00Z">
            <w:rPr>
              <w:rFonts w:ascii="Garamond" w:hAnsi="Garamond"/>
              <w:color w:val="000000" w:themeColor="text1"/>
              <w:sz w:val="22"/>
            </w:rPr>
          </w:rPrChange>
        </w:rPr>
        <w:t xml:space="preserve">. </w:t>
      </w:r>
    </w:p>
    <w:p w14:paraId="04F4ED30" w14:textId="7D003FAB" w:rsidR="001A374A" w:rsidRPr="0067389E" w:rsidRDefault="001A374A" w:rsidP="00584C71">
      <w:pPr>
        <w:rPr>
          <w:rPrChange w:id="7178" w:author="Summer 2023 updates" w:date="2024-07-31T13:42:00Z">
            <w:rPr>
              <w:rFonts w:ascii="Garamond" w:hAnsi="Garamond"/>
              <w:color w:val="000000" w:themeColor="text1"/>
              <w:sz w:val="22"/>
            </w:rPr>
          </w:rPrChange>
        </w:rPr>
        <w:pPrChange w:id="7179" w:author="Summer 2023 updates" w:date="2024-07-31T13:42:00Z">
          <w:pPr>
            <w:pStyle w:val="Noparagraphstyle"/>
            <w:spacing w:after="120" w:line="240" w:lineRule="auto"/>
            <w:jc w:val="left"/>
          </w:pPr>
        </w:pPrChange>
      </w:pPr>
      <w:r w:rsidRPr="0067389E">
        <w:rPr>
          <w:rPrChange w:id="7180" w:author="Summer 2023 updates" w:date="2024-07-31T13:42:00Z">
            <w:rPr>
              <w:rFonts w:ascii="Garamond" w:hAnsi="Garamond"/>
              <w:color w:val="000000" w:themeColor="text1"/>
              <w:sz w:val="22"/>
            </w:rPr>
          </w:rPrChange>
        </w:rPr>
        <w:t xml:space="preserve">Repeated acts of academic dishonesty will result in suspension or expulsion. When academic dishonesty has been determined to have occurred a second time, the </w:t>
      </w:r>
      <w:r w:rsidR="00685254" w:rsidRPr="0067389E">
        <w:rPr>
          <w:rPrChange w:id="7181" w:author="Summer 2023 updates" w:date="2024-07-31T13:42:00Z">
            <w:rPr>
              <w:rFonts w:ascii="Garamond" w:hAnsi="Garamond"/>
              <w:color w:val="000000" w:themeColor="text1"/>
              <w:sz w:val="22"/>
            </w:rPr>
          </w:rPrChange>
        </w:rPr>
        <w:t>Provost</w:t>
      </w:r>
      <w:r w:rsidRPr="0067389E">
        <w:rPr>
          <w:rPrChange w:id="7182" w:author="Summer 2023 updates" w:date="2024-07-31T13:42:00Z">
            <w:rPr>
              <w:rFonts w:ascii="Garamond" w:hAnsi="Garamond"/>
              <w:color w:val="000000" w:themeColor="text1"/>
              <w:sz w:val="22"/>
            </w:rPr>
          </w:rPrChange>
        </w:rPr>
        <w:t xml:space="preserve"> and Dean of the Faculty</w:t>
      </w:r>
      <w:r w:rsidR="002E2CCC" w:rsidRPr="0067389E">
        <w:rPr>
          <w:rPrChange w:id="7183" w:author="Summer 2023 updates" w:date="2024-07-31T13:42:00Z">
            <w:rPr>
              <w:rFonts w:ascii="Garamond" w:hAnsi="Garamond"/>
              <w:color w:val="000000" w:themeColor="text1"/>
              <w:sz w:val="22"/>
            </w:rPr>
          </w:rPrChange>
        </w:rPr>
        <w:fldChar w:fldCharType="begin"/>
      </w:r>
      <w:r w:rsidR="002E2CCC" w:rsidRPr="0067389E">
        <w:rPr>
          <w:rPrChange w:id="7184" w:author="Summer 2023 updates" w:date="2024-07-31T13:42:00Z">
            <w:rPr>
              <w:rFonts w:ascii="Garamond" w:hAnsi="Garamond"/>
              <w:color w:val="000000" w:themeColor="text1"/>
            </w:rPr>
          </w:rPrChange>
        </w:rPr>
        <w:instrText xml:space="preserve"> XE "Faculty" </w:instrText>
      </w:r>
      <w:r w:rsidR="002E2CCC" w:rsidRPr="0067389E">
        <w:rPr>
          <w:rPrChange w:id="7185" w:author="Summer 2023 updates" w:date="2024-07-31T13:42:00Z">
            <w:rPr>
              <w:rFonts w:ascii="Garamond" w:hAnsi="Garamond"/>
              <w:color w:val="000000" w:themeColor="text1"/>
              <w:sz w:val="22"/>
            </w:rPr>
          </w:rPrChange>
        </w:rPr>
        <w:fldChar w:fldCharType="end"/>
      </w:r>
      <w:r w:rsidRPr="0067389E">
        <w:rPr>
          <w:rPrChange w:id="7186" w:author="Summer 2023 updates" w:date="2024-07-31T13:42:00Z">
            <w:rPr>
              <w:rFonts w:ascii="Garamond" w:hAnsi="Garamond"/>
              <w:color w:val="000000" w:themeColor="text1"/>
              <w:sz w:val="22"/>
            </w:rPr>
          </w:rPrChange>
        </w:rPr>
        <w:t xml:space="preserve"> shall decide on the student’s status at the College. </w:t>
      </w:r>
    </w:p>
    <w:p w14:paraId="433C0448" w14:textId="7394D48D" w:rsidR="001A374A" w:rsidRPr="0067389E" w:rsidRDefault="001A374A" w:rsidP="0040085F">
      <w:pPr>
        <w:spacing w:before="120" w:after="0"/>
        <w:rPr>
          <w:rFonts w:cs="Times New Roman"/>
          <w:b/>
          <w:color w:val="000000" w:themeColor="text1"/>
        </w:rPr>
        <w:pPrChange w:id="7187" w:author="Summer 2023 updates" w:date="2024-07-31T13:42:00Z">
          <w:pPr>
            <w:spacing w:after="0"/>
          </w:pPr>
        </w:pPrChange>
      </w:pPr>
      <w:r w:rsidRPr="0067389E">
        <w:rPr>
          <w:rFonts w:cs="Times New Roman"/>
          <w:b/>
          <w:color w:val="000000" w:themeColor="text1"/>
        </w:rPr>
        <w:t>Procedure</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Procedure</w:instrText>
      </w:r>
      <w:r w:rsidR="008C196D" w:rsidRPr="0067389E">
        <w:rPr>
          <w:color w:val="000000" w:themeColor="text1"/>
        </w:rPr>
        <w:instrText xml:space="preserve">" </w:instrText>
      </w:r>
      <w:r w:rsidR="008C196D" w:rsidRPr="0067389E">
        <w:rPr>
          <w:rFonts w:cs="Times New Roman"/>
          <w:b/>
          <w:color w:val="000000" w:themeColor="text1"/>
        </w:rPr>
        <w:fldChar w:fldCharType="end"/>
      </w:r>
    </w:p>
    <w:p w14:paraId="707D20AF" w14:textId="77777777" w:rsidR="001A374A" w:rsidRPr="0067389E" w:rsidRDefault="001A374A" w:rsidP="00584C71">
      <w:pPr>
        <w:rPr>
          <w:rPrChange w:id="7188" w:author="Summer 2023 updates" w:date="2024-07-31T13:42:00Z">
            <w:rPr>
              <w:rFonts w:ascii="Garamond" w:hAnsi="Garamond"/>
              <w:color w:val="000000" w:themeColor="text1"/>
              <w:sz w:val="22"/>
            </w:rPr>
          </w:rPrChange>
        </w:rPr>
        <w:pPrChange w:id="7189" w:author="Summer 2023 updates" w:date="2024-07-31T13:42:00Z">
          <w:pPr>
            <w:pStyle w:val="Noparagraphstyle"/>
            <w:spacing w:after="40" w:line="240" w:lineRule="auto"/>
            <w:jc w:val="left"/>
          </w:pPr>
        </w:pPrChange>
      </w:pPr>
      <w:r w:rsidRPr="0067389E">
        <w:rPr>
          <w:rPrChange w:id="7190" w:author="Summer 2023 updates" w:date="2024-07-31T13:42:00Z">
            <w:rPr>
              <w:rFonts w:ascii="Garamond" w:hAnsi="Garamond"/>
              <w:color w:val="000000" w:themeColor="text1"/>
              <w:sz w:val="22"/>
            </w:rPr>
          </w:rPrChange>
        </w:rPr>
        <w:t xml:space="preserve">When an instance of academic dishonesty is suspected, the instructor will meet with the student to discuss the incident and will decide which, if any, of the above sanctions is appropriate. </w:t>
      </w:r>
    </w:p>
    <w:p w14:paraId="0B5BD44F" w14:textId="487271AE" w:rsidR="001A374A" w:rsidRPr="0067389E" w:rsidRDefault="001B1C55" w:rsidP="00584C71">
      <w:pPr>
        <w:rPr>
          <w:rPrChange w:id="7191" w:author="Summer 2023 updates" w:date="2024-07-31T13:42:00Z">
            <w:rPr>
              <w:rFonts w:ascii="Garamond" w:hAnsi="Garamond"/>
              <w:color w:val="000000" w:themeColor="text1"/>
              <w:sz w:val="22"/>
            </w:rPr>
          </w:rPrChange>
        </w:rPr>
        <w:pPrChange w:id="7192" w:author="Summer 2023 updates" w:date="2024-07-31T13:42:00Z">
          <w:pPr>
            <w:pStyle w:val="Noparagraphstyle"/>
            <w:spacing w:after="120" w:line="240" w:lineRule="auto"/>
            <w:jc w:val="left"/>
          </w:pPr>
        </w:pPrChange>
      </w:pPr>
      <w:r w:rsidRPr="0067389E">
        <w:rPr>
          <w:rPrChange w:id="7193" w:author="Summer 2023 updates" w:date="2024-07-31T13:42:00Z">
            <w:rPr>
              <w:rFonts w:ascii="Garamond" w:hAnsi="Garamond"/>
              <w:color w:val="000000" w:themeColor="text1"/>
              <w:sz w:val="22"/>
            </w:rPr>
          </w:rPrChange>
        </w:rPr>
        <w:t xml:space="preserve">If warranted, the instructor will send a report to the </w:t>
      </w:r>
      <w:r w:rsidR="00685254" w:rsidRPr="0067389E">
        <w:rPr>
          <w:rPrChange w:id="7194" w:author="Summer 2023 updates" w:date="2024-07-31T13:42:00Z">
            <w:rPr>
              <w:rFonts w:ascii="Garamond" w:hAnsi="Garamond"/>
              <w:color w:val="000000" w:themeColor="text1"/>
              <w:sz w:val="22"/>
            </w:rPr>
          </w:rPrChange>
        </w:rPr>
        <w:t>Provost</w:t>
      </w:r>
      <w:r w:rsidRPr="0067389E">
        <w:rPr>
          <w:rPrChange w:id="7195" w:author="Summer 2023 updates" w:date="2024-07-31T13:42:00Z">
            <w:rPr>
              <w:rFonts w:ascii="Garamond" w:hAnsi="Garamond"/>
              <w:color w:val="000000" w:themeColor="text1"/>
              <w:sz w:val="22"/>
            </w:rPr>
          </w:rPrChange>
        </w:rPr>
        <w:t xml:space="preserve">, with a copy given to the student, which details the nature of the violation and the steps taken to address it.   The </w:t>
      </w:r>
      <w:r w:rsidR="00685254" w:rsidRPr="0067389E">
        <w:rPr>
          <w:rPrChange w:id="7196" w:author="Summer 2023 updates" w:date="2024-07-31T13:42:00Z">
            <w:rPr>
              <w:rFonts w:ascii="Garamond" w:hAnsi="Garamond"/>
              <w:color w:val="000000" w:themeColor="text1"/>
              <w:sz w:val="22"/>
            </w:rPr>
          </w:rPrChange>
        </w:rPr>
        <w:t>Provost</w:t>
      </w:r>
      <w:r w:rsidRPr="0067389E">
        <w:rPr>
          <w:rPrChange w:id="7197" w:author="Summer 2023 updates" w:date="2024-07-31T13:42:00Z">
            <w:rPr>
              <w:rFonts w:ascii="Garamond" w:hAnsi="Garamond"/>
              <w:color w:val="000000" w:themeColor="text1"/>
              <w:sz w:val="22"/>
            </w:rPr>
          </w:rPrChange>
        </w:rPr>
        <w:t xml:space="preserve"> will send a letter to the student </w:t>
      </w:r>
      <w:r w:rsidR="006B45B1" w:rsidRPr="0067389E">
        <w:rPr>
          <w:rPrChange w:id="7198" w:author="Summer 2023 updates" w:date="2024-07-31T13:42:00Z">
            <w:rPr>
              <w:rFonts w:ascii="Garamond" w:hAnsi="Garamond"/>
              <w:color w:val="000000" w:themeColor="text1"/>
              <w:sz w:val="22"/>
            </w:rPr>
          </w:rPrChange>
        </w:rPr>
        <w:t xml:space="preserve">within ten business days of receipt of the faculty member’s report. The letter will reiterate the incident, describe the sanctions, and inform the student of their right to appeal. </w:t>
      </w:r>
      <w:r w:rsidRPr="0067389E">
        <w:rPr>
          <w:rPrChange w:id="7199" w:author="Summer 2023 updates" w:date="2024-07-31T13:42:00Z">
            <w:rPr>
              <w:rFonts w:ascii="Garamond" w:hAnsi="Garamond"/>
              <w:color w:val="000000" w:themeColor="text1"/>
              <w:sz w:val="22"/>
            </w:rPr>
          </w:rPrChange>
        </w:rPr>
        <w:t xml:space="preserve">The report and letter from the </w:t>
      </w:r>
      <w:r w:rsidR="00685254" w:rsidRPr="0067389E">
        <w:rPr>
          <w:rPrChange w:id="7200" w:author="Summer 2023 updates" w:date="2024-07-31T13:42:00Z">
            <w:rPr>
              <w:rFonts w:ascii="Garamond" w:hAnsi="Garamond"/>
              <w:color w:val="000000" w:themeColor="text1"/>
              <w:sz w:val="22"/>
            </w:rPr>
          </w:rPrChange>
        </w:rPr>
        <w:t>Provost</w:t>
      </w:r>
      <w:r w:rsidRPr="0067389E">
        <w:rPr>
          <w:rPrChange w:id="7201" w:author="Summer 2023 updates" w:date="2024-07-31T13:42:00Z">
            <w:rPr>
              <w:rFonts w:ascii="Garamond" w:hAnsi="Garamond"/>
              <w:color w:val="000000" w:themeColor="text1"/>
              <w:sz w:val="22"/>
            </w:rPr>
          </w:rPrChange>
        </w:rPr>
        <w:t xml:space="preserve"> will remain on file in the Academic Affairs Office until five years after the student’s graduation or severance from Coe. </w:t>
      </w:r>
      <w:r w:rsidR="001A374A" w:rsidRPr="0067389E">
        <w:rPr>
          <w:rPrChange w:id="7202" w:author="Summer 2023 updates" w:date="2024-07-31T13:42:00Z">
            <w:rPr>
              <w:rFonts w:ascii="Garamond" w:hAnsi="Garamond"/>
              <w:color w:val="000000" w:themeColor="text1"/>
              <w:sz w:val="22"/>
            </w:rPr>
          </w:rPrChange>
        </w:rPr>
        <w:t xml:space="preserve">The Vice President for Student </w:t>
      </w:r>
      <w:r w:rsidR="00653552" w:rsidRPr="0067389E">
        <w:rPr>
          <w:rPrChange w:id="7203" w:author="Summer 2023 updates" w:date="2024-07-31T13:42:00Z">
            <w:rPr>
              <w:rFonts w:ascii="Garamond" w:hAnsi="Garamond"/>
              <w:color w:val="000000" w:themeColor="text1"/>
              <w:sz w:val="22"/>
            </w:rPr>
          </w:rPrChange>
        </w:rPr>
        <w:t>Life</w:t>
      </w:r>
      <w:r w:rsidR="001A374A" w:rsidRPr="0067389E">
        <w:rPr>
          <w:rPrChange w:id="7204" w:author="Summer 2023 updates" w:date="2024-07-31T13:42:00Z">
            <w:rPr>
              <w:rFonts w:ascii="Garamond" w:hAnsi="Garamond"/>
              <w:color w:val="000000" w:themeColor="text1"/>
              <w:sz w:val="22"/>
            </w:rPr>
          </w:rPrChange>
        </w:rPr>
        <w:t xml:space="preserve"> will be notified that a report has been filed. Information in the file will be confidential, to be shared only at the discretion of the </w:t>
      </w:r>
      <w:r w:rsidR="00685254" w:rsidRPr="0067389E">
        <w:rPr>
          <w:rPrChange w:id="7205" w:author="Summer 2023 updates" w:date="2024-07-31T13:42:00Z">
            <w:rPr>
              <w:rFonts w:ascii="Garamond" w:hAnsi="Garamond"/>
              <w:color w:val="000000" w:themeColor="text1"/>
              <w:sz w:val="22"/>
            </w:rPr>
          </w:rPrChange>
        </w:rPr>
        <w:t>Provost</w:t>
      </w:r>
      <w:r w:rsidR="001A374A" w:rsidRPr="0067389E">
        <w:rPr>
          <w:rPrChange w:id="7206" w:author="Summer 2023 updates" w:date="2024-07-31T13:42:00Z">
            <w:rPr>
              <w:rFonts w:ascii="Garamond" w:hAnsi="Garamond"/>
              <w:color w:val="000000" w:themeColor="text1"/>
              <w:sz w:val="22"/>
            </w:rPr>
          </w:rPrChange>
        </w:rPr>
        <w:t xml:space="preserve"> and Dean of the Faculty</w:t>
      </w:r>
      <w:r w:rsidR="002E2CCC" w:rsidRPr="0067389E">
        <w:rPr>
          <w:rPrChange w:id="7207" w:author="Summer 2023 updates" w:date="2024-07-31T13:42:00Z">
            <w:rPr>
              <w:rFonts w:ascii="Garamond" w:hAnsi="Garamond"/>
              <w:color w:val="000000" w:themeColor="text1"/>
              <w:sz w:val="22"/>
            </w:rPr>
          </w:rPrChange>
        </w:rPr>
        <w:fldChar w:fldCharType="begin"/>
      </w:r>
      <w:r w:rsidR="002E2CCC" w:rsidRPr="0067389E">
        <w:rPr>
          <w:rPrChange w:id="7208" w:author="Summer 2023 updates" w:date="2024-07-31T13:42:00Z">
            <w:rPr>
              <w:rFonts w:ascii="Garamond" w:hAnsi="Garamond"/>
              <w:color w:val="000000" w:themeColor="text1"/>
            </w:rPr>
          </w:rPrChange>
        </w:rPr>
        <w:instrText xml:space="preserve"> XE "Faculty" </w:instrText>
      </w:r>
      <w:r w:rsidR="002E2CCC" w:rsidRPr="0067389E">
        <w:rPr>
          <w:rPrChange w:id="7209" w:author="Summer 2023 updates" w:date="2024-07-31T13:42:00Z">
            <w:rPr>
              <w:rFonts w:ascii="Garamond" w:hAnsi="Garamond"/>
              <w:color w:val="000000" w:themeColor="text1"/>
              <w:sz w:val="22"/>
            </w:rPr>
          </w:rPrChange>
        </w:rPr>
        <w:fldChar w:fldCharType="end"/>
      </w:r>
      <w:r w:rsidR="001A374A" w:rsidRPr="0067389E">
        <w:rPr>
          <w:rPrChange w:id="7210" w:author="Summer 2023 updates" w:date="2024-07-31T13:42:00Z">
            <w:rPr>
              <w:rFonts w:ascii="Garamond" w:hAnsi="Garamond"/>
              <w:color w:val="000000" w:themeColor="text1"/>
              <w:sz w:val="22"/>
            </w:rPr>
          </w:rPrChange>
        </w:rPr>
        <w:t xml:space="preserve"> for a legitimate educational or legal purpose. </w:t>
      </w:r>
    </w:p>
    <w:p w14:paraId="5CECA28E" w14:textId="159405DF" w:rsidR="001A374A" w:rsidRPr="0067389E" w:rsidRDefault="001A374A" w:rsidP="0040085F">
      <w:pPr>
        <w:pageBreakBefore/>
        <w:spacing w:before="120" w:after="0"/>
        <w:rPr>
          <w:rFonts w:cs="Times New Roman"/>
          <w:b/>
          <w:color w:val="000000" w:themeColor="text1"/>
        </w:rPr>
        <w:pPrChange w:id="7211" w:author="Summer 2023 updates" w:date="2024-07-31T13:42:00Z">
          <w:pPr>
            <w:pageBreakBefore/>
            <w:spacing w:after="0"/>
          </w:pPr>
        </w:pPrChange>
      </w:pPr>
      <w:r w:rsidRPr="0067389E">
        <w:rPr>
          <w:rFonts w:cs="Times New Roman"/>
          <w:b/>
          <w:color w:val="000000" w:themeColor="text1"/>
        </w:rPr>
        <w:t>Appeals</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Appeals</w:instrText>
      </w:r>
      <w:r w:rsidR="008C196D" w:rsidRPr="0067389E">
        <w:rPr>
          <w:color w:val="000000" w:themeColor="text1"/>
        </w:rPr>
        <w:instrText xml:space="preserve">" </w:instrText>
      </w:r>
      <w:r w:rsidR="008C196D" w:rsidRPr="0067389E">
        <w:rPr>
          <w:rFonts w:cs="Times New Roman"/>
          <w:b/>
          <w:color w:val="000000" w:themeColor="text1"/>
        </w:rPr>
        <w:fldChar w:fldCharType="end"/>
      </w:r>
      <w:r w:rsidR="008C196D" w:rsidRPr="0067389E">
        <w:rPr>
          <w:rFonts w:cs="Times New Roman"/>
          <w:b/>
          <w:color w:val="000000" w:themeColor="text1"/>
        </w:rPr>
        <w:t xml:space="preserve"> </w:t>
      </w:r>
      <w:r w:rsidRPr="0067389E">
        <w:rPr>
          <w:rFonts w:cs="Times New Roman"/>
          <w:b/>
          <w:color w:val="000000" w:themeColor="text1"/>
        </w:rPr>
        <w:t>Process</w:t>
      </w:r>
    </w:p>
    <w:p w14:paraId="7D2502D7" w14:textId="554E22F6" w:rsidR="001A374A" w:rsidRPr="0067389E" w:rsidRDefault="001A374A" w:rsidP="00584C71">
      <w:pPr>
        <w:rPr>
          <w:rPrChange w:id="7212" w:author="Summer 2023 updates" w:date="2024-07-31T13:42:00Z">
            <w:rPr>
              <w:rFonts w:ascii="Garamond" w:hAnsi="Garamond"/>
              <w:color w:val="000000" w:themeColor="text1"/>
              <w:sz w:val="22"/>
            </w:rPr>
          </w:rPrChange>
        </w:rPr>
        <w:pPrChange w:id="7213" w:author="Summer 2023 updates" w:date="2024-07-31T13:42:00Z">
          <w:pPr>
            <w:pStyle w:val="Noparagraphstyle"/>
            <w:spacing w:after="40" w:line="240" w:lineRule="auto"/>
            <w:jc w:val="left"/>
          </w:pPr>
        </w:pPrChange>
      </w:pPr>
      <w:r w:rsidRPr="0067389E">
        <w:rPr>
          <w:rPrChange w:id="7214" w:author="Summer 2023 updates" w:date="2024-07-31T13:42:00Z">
            <w:rPr>
              <w:rFonts w:ascii="Garamond" w:hAnsi="Garamond"/>
              <w:color w:val="000000" w:themeColor="text1"/>
              <w:sz w:val="22"/>
            </w:rPr>
          </w:rPrChange>
        </w:rPr>
        <w:t xml:space="preserve">The student may appeal the charge and/or the sanction within </w:t>
      </w:r>
      <w:r w:rsidR="006B45B1" w:rsidRPr="0067389E">
        <w:rPr>
          <w:rPrChange w:id="7215" w:author="Summer 2023 updates" w:date="2024-07-31T13:42:00Z">
            <w:rPr>
              <w:rFonts w:ascii="Garamond" w:hAnsi="Garamond"/>
              <w:color w:val="000000" w:themeColor="text1"/>
              <w:sz w:val="22"/>
            </w:rPr>
          </w:rPrChange>
        </w:rPr>
        <w:t>ten business days</w:t>
      </w:r>
      <w:r w:rsidRPr="0067389E">
        <w:rPr>
          <w:rPrChange w:id="7216" w:author="Summer 2023 updates" w:date="2024-07-31T13:42:00Z">
            <w:rPr>
              <w:rFonts w:ascii="Garamond" w:hAnsi="Garamond"/>
              <w:color w:val="000000" w:themeColor="text1"/>
              <w:sz w:val="22"/>
            </w:rPr>
          </w:rPrChange>
        </w:rPr>
        <w:t xml:space="preserve"> of receiving the </w:t>
      </w:r>
      <w:r w:rsidR="00901302" w:rsidRPr="0067389E">
        <w:rPr>
          <w:rPrChange w:id="7217" w:author="Summer 2023 updates" w:date="2024-07-31T13:42:00Z">
            <w:rPr>
              <w:rFonts w:ascii="Garamond" w:hAnsi="Garamond"/>
              <w:color w:val="000000" w:themeColor="text1"/>
              <w:sz w:val="22"/>
            </w:rPr>
          </w:rPrChange>
        </w:rPr>
        <w:t>Provost</w:t>
      </w:r>
      <w:r w:rsidR="0048029D" w:rsidRPr="0067389E">
        <w:rPr>
          <w:rPrChange w:id="7218" w:author="Summer 2023 updates" w:date="2024-07-31T13:42:00Z">
            <w:rPr>
              <w:rFonts w:ascii="Garamond" w:hAnsi="Garamond"/>
              <w:color w:val="000000" w:themeColor="text1"/>
              <w:sz w:val="22"/>
            </w:rPr>
          </w:rPrChange>
        </w:rPr>
        <w:t>’</w:t>
      </w:r>
      <w:r w:rsidRPr="0067389E">
        <w:rPr>
          <w:rPrChange w:id="7219" w:author="Summer 2023 updates" w:date="2024-07-31T13:42:00Z">
            <w:rPr>
              <w:rFonts w:ascii="Garamond" w:hAnsi="Garamond"/>
              <w:color w:val="000000" w:themeColor="text1"/>
              <w:sz w:val="22"/>
            </w:rPr>
          </w:rPrChange>
        </w:rPr>
        <w:t>s</w:t>
      </w:r>
      <w:r w:rsidR="0048029D" w:rsidRPr="0067389E">
        <w:rPr>
          <w:rPrChange w:id="7220" w:author="Summer 2023 updates" w:date="2024-07-31T13:42:00Z">
            <w:rPr>
              <w:rFonts w:ascii="Garamond" w:hAnsi="Garamond"/>
              <w:color w:val="000000" w:themeColor="text1"/>
              <w:sz w:val="22"/>
            </w:rPr>
          </w:rPrChange>
        </w:rPr>
        <w:t xml:space="preserve"> letter</w:t>
      </w:r>
      <w:r w:rsidR="006B45B1" w:rsidRPr="0067389E">
        <w:rPr>
          <w:rPrChange w:id="7221" w:author="Summer 2023 updates" w:date="2024-07-31T13:42:00Z">
            <w:rPr>
              <w:rFonts w:ascii="Garamond" w:hAnsi="Garamond"/>
              <w:color w:val="000000" w:themeColor="text1"/>
              <w:sz w:val="22"/>
            </w:rPr>
          </w:rPrChange>
        </w:rPr>
        <w:t xml:space="preserve"> of notice</w:t>
      </w:r>
      <w:r w:rsidRPr="0067389E">
        <w:rPr>
          <w:rPrChange w:id="7222" w:author="Summer 2023 updates" w:date="2024-07-31T13:42:00Z">
            <w:rPr>
              <w:rFonts w:ascii="Garamond" w:hAnsi="Garamond"/>
              <w:color w:val="000000" w:themeColor="text1"/>
              <w:sz w:val="22"/>
            </w:rPr>
          </w:rPrChange>
        </w:rPr>
        <w:t xml:space="preserve"> by </w:t>
      </w:r>
      <w:r w:rsidR="006B45B1" w:rsidRPr="0067389E">
        <w:rPr>
          <w:rPrChange w:id="7223" w:author="Summer 2023 updates" w:date="2024-07-31T13:42:00Z">
            <w:rPr>
              <w:rFonts w:ascii="Garamond" w:hAnsi="Garamond"/>
              <w:color w:val="000000" w:themeColor="text1"/>
              <w:sz w:val="22"/>
            </w:rPr>
          </w:rPrChange>
        </w:rPr>
        <w:t>emailing the</w:t>
      </w:r>
      <w:r w:rsidRPr="0067389E">
        <w:rPr>
          <w:rPrChange w:id="7224" w:author="Summer 2023 updates" w:date="2024-07-31T13:42:00Z">
            <w:rPr>
              <w:rFonts w:ascii="Garamond" w:hAnsi="Garamond"/>
              <w:color w:val="000000" w:themeColor="text1"/>
              <w:sz w:val="22"/>
            </w:rPr>
          </w:rPrChange>
        </w:rPr>
        <w:t xml:space="preserve"> </w:t>
      </w:r>
      <w:r w:rsidR="00685254" w:rsidRPr="0067389E">
        <w:rPr>
          <w:rPrChange w:id="7225" w:author="Summer 2023 updates" w:date="2024-07-31T13:42:00Z">
            <w:rPr>
              <w:rFonts w:ascii="Garamond" w:hAnsi="Garamond"/>
              <w:color w:val="000000" w:themeColor="text1"/>
              <w:sz w:val="22"/>
            </w:rPr>
          </w:rPrChange>
        </w:rPr>
        <w:t>Provost</w:t>
      </w:r>
      <w:r w:rsidRPr="0067389E">
        <w:rPr>
          <w:rPrChange w:id="7226" w:author="Summer 2023 updates" w:date="2024-07-31T13:42:00Z">
            <w:rPr>
              <w:rFonts w:ascii="Garamond" w:hAnsi="Garamond"/>
              <w:color w:val="000000" w:themeColor="text1"/>
              <w:sz w:val="22"/>
            </w:rPr>
          </w:rPrChange>
        </w:rPr>
        <w:t xml:space="preserve"> and Dean of the Faculty</w:t>
      </w:r>
      <w:r w:rsidR="002E2CCC" w:rsidRPr="0067389E">
        <w:rPr>
          <w:rPrChange w:id="7227" w:author="Summer 2023 updates" w:date="2024-07-31T13:42:00Z">
            <w:rPr>
              <w:rFonts w:ascii="Garamond" w:hAnsi="Garamond"/>
              <w:color w:val="000000" w:themeColor="text1"/>
              <w:sz w:val="22"/>
            </w:rPr>
          </w:rPrChange>
        </w:rPr>
        <w:fldChar w:fldCharType="begin"/>
      </w:r>
      <w:r w:rsidR="002E2CCC" w:rsidRPr="0067389E">
        <w:rPr>
          <w:rPrChange w:id="7228" w:author="Summer 2023 updates" w:date="2024-07-31T13:42:00Z">
            <w:rPr>
              <w:rFonts w:ascii="Garamond" w:hAnsi="Garamond"/>
              <w:color w:val="000000" w:themeColor="text1"/>
            </w:rPr>
          </w:rPrChange>
        </w:rPr>
        <w:instrText xml:space="preserve"> XE "Faculty" </w:instrText>
      </w:r>
      <w:r w:rsidR="002E2CCC" w:rsidRPr="0067389E">
        <w:rPr>
          <w:rPrChange w:id="7229" w:author="Summer 2023 updates" w:date="2024-07-31T13:42:00Z">
            <w:rPr>
              <w:rFonts w:ascii="Garamond" w:hAnsi="Garamond"/>
              <w:color w:val="000000" w:themeColor="text1"/>
              <w:sz w:val="22"/>
            </w:rPr>
          </w:rPrChange>
        </w:rPr>
        <w:fldChar w:fldCharType="end"/>
      </w:r>
      <w:r w:rsidRPr="0067389E">
        <w:rPr>
          <w:rPrChange w:id="7230" w:author="Summer 2023 updates" w:date="2024-07-31T13:42:00Z">
            <w:rPr>
              <w:rFonts w:ascii="Garamond" w:hAnsi="Garamond"/>
              <w:color w:val="000000" w:themeColor="text1"/>
              <w:sz w:val="22"/>
            </w:rPr>
          </w:rPrChange>
        </w:rPr>
        <w:t xml:space="preserve"> requesting an appeals hearing. Students wishing to appeal are strongly encouraged to consult with the Director of </w:t>
      </w:r>
      <w:r w:rsidR="00370211" w:rsidRPr="0067389E">
        <w:rPr>
          <w:rPrChange w:id="7231" w:author="Summer 2023 updates" w:date="2024-07-31T13:42:00Z">
            <w:rPr>
              <w:rFonts w:ascii="Garamond" w:hAnsi="Garamond"/>
              <w:color w:val="000000" w:themeColor="text1"/>
              <w:sz w:val="22"/>
            </w:rPr>
          </w:rPrChange>
        </w:rPr>
        <w:t xml:space="preserve">Academic Achievement, </w:t>
      </w:r>
      <w:r w:rsidRPr="0067389E">
        <w:rPr>
          <w:rPrChange w:id="7232" w:author="Summer 2023 updates" w:date="2024-07-31T13:42:00Z">
            <w:rPr>
              <w:rFonts w:ascii="Garamond" w:hAnsi="Garamond"/>
              <w:color w:val="000000" w:themeColor="text1"/>
              <w:sz w:val="22"/>
            </w:rPr>
          </w:rPrChange>
        </w:rPr>
        <w:t xml:space="preserve">who has been designated by the College to provide information and advocacy in these matters. </w:t>
      </w:r>
    </w:p>
    <w:p w14:paraId="0FEAE978" w14:textId="5D0ADAD1" w:rsidR="001A374A" w:rsidRPr="0067389E" w:rsidRDefault="006B45B1" w:rsidP="00584C71">
      <w:pPr>
        <w:rPr>
          <w:rPrChange w:id="7233" w:author="Summer 2023 updates" w:date="2024-07-31T13:42:00Z">
            <w:rPr>
              <w:rFonts w:ascii="Garamond" w:hAnsi="Garamond"/>
              <w:color w:val="000000" w:themeColor="text1"/>
              <w:sz w:val="22"/>
            </w:rPr>
          </w:rPrChange>
        </w:rPr>
        <w:pPrChange w:id="7234" w:author="Summer 2023 updates" w:date="2024-07-31T13:42:00Z">
          <w:pPr>
            <w:pStyle w:val="Noparagraphstyle"/>
            <w:spacing w:after="40" w:line="240" w:lineRule="auto"/>
            <w:jc w:val="left"/>
          </w:pPr>
        </w:pPrChange>
      </w:pPr>
      <w:r w:rsidRPr="0067389E">
        <w:rPr>
          <w:rPrChange w:id="7235" w:author="Summer 2023 updates" w:date="2024-07-31T13:42:00Z">
            <w:rPr>
              <w:rFonts w:ascii="Garamond" w:hAnsi="Garamond"/>
              <w:color w:val="000000" w:themeColor="text1"/>
              <w:sz w:val="22"/>
            </w:rPr>
          </w:rPrChange>
        </w:rPr>
        <w:t xml:space="preserve">The Provost’s Office will convene an Academic Integrity Appeals Board within ten business days of receipt of the request for appeal to hear the appeal. The Academic Integrity Appeals Board will be chaired by either the chair or co-chair of the Academic Policies Committee. Additional members of the board will include: one additional faculty member on the Academic Policies Committee, the senior Student </w:t>
      </w:r>
      <w:r w:rsidR="00E47BF0" w:rsidRPr="0067389E">
        <w:rPr>
          <w:rPrChange w:id="7236" w:author="Summer 2023 updates" w:date="2024-07-31T13:42:00Z">
            <w:rPr>
              <w:rFonts w:ascii="Garamond" w:hAnsi="Garamond"/>
              <w:color w:val="000000" w:themeColor="text1"/>
              <w:sz w:val="22"/>
            </w:rPr>
          </w:rPrChange>
        </w:rPr>
        <w:t xml:space="preserve">Life </w:t>
      </w:r>
      <w:r w:rsidRPr="0067389E">
        <w:rPr>
          <w:rPrChange w:id="7237" w:author="Summer 2023 updates" w:date="2024-07-31T13:42:00Z">
            <w:rPr>
              <w:rFonts w:ascii="Garamond" w:hAnsi="Garamond"/>
              <w:color w:val="000000" w:themeColor="text1"/>
              <w:sz w:val="22"/>
            </w:rPr>
          </w:rPrChange>
        </w:rPr>
        <w:t xml:space="preserve">officer, one faculty member from the Committee on Admission, Retention, and Enrollment, and the Associate Dean for Student </w:t>
      </w:r>
      <w:r w:rsidR="00E47BF0" w:rsidRPr="0067389E">
        <w:rPr>
          <w:rPrChange w:id="7238" w:author="Summer 2023 updates" w:date="2024-07-31T13:42:00Z">
            <w:rPr>
              <w:rFonts w:ascii="Garamond" w:hAnsi="Garamond"/>
              <w:color w:val="000000" w:themeColor="text1"/>
              <w:sz w:val="22"/>
            </w:rPr>
          </w:rPrChange>
        </w:rPr>
        <w:t>Academics</w:t>
      </w:r>
      <w:r w:rsidRPr="0067389E">
        <w:rPr>
          <w:rPrChange w:id="7239" w:author="Summer 2023 updates" w:date="2024-07-31T13:42:00Z">
            <w:rPr>
              <w:rFonts w:ascii="Garamond" w:hAnsi="Garamond"/>
              <w:color w:val="000000" w:themeColor="text1"/>
              <w:sz w:val="22"/>
            </w:rPr>
          </w:rPrChange>
        </w:rPr>
        <w:t xml:space="preserve">.  In any hearing the Provost may replace the Associate Dean for Student </w:t>
      </w:r>
      <w:del w:id="7240" w:author="Summer 2023 updates" w:date="2024-07-31T13:42:00Z">
        <w:r w:rsidRPr="00424939">
          <w:rPr>
            <w:rFonts w:cs="Times New Roman"/>
            <w:bCs/>
            <w:color w:val="000000" w:themeColor="text1"/>
          </w:rPr>
          <w:delText>Success</w:delText>
        </w:r>
      </w:del>
      <w:ins w:id="7241" w:author="Summer 2023 updates" w:date="2024-07-31T13:42:00Z">
        <w:r w:rsidR="00CE600E">
          <w:t>Academics</w:t>
        </w:r>
      </w:ins>
      <w:r w:rsidRPr="0067389E">
        <w:rPr>
          <w:rPrChange w:id="7242" w:author="Summer 2023 updates" w:date="2024-07-31T13:42:00Z">
            <w:rPr>
              <w:rFonts w:ascii="Garamond" w:hAnsi="Garamond"/>
              <w:color w:val="000000" w:themeColor="text1"/>
              <w:sz w:val="22"/>
            </w:rPr>
          </w:rPrChange>
        </w:rPr>
        <w:t xml:space="preserve">, or other member of the board to avoid conflicts of interest. The student may choose to have a faculty or staff member present as an observer. </w:t>
      </w:r>
      <w:r w:rsidR="001A374A" w:rsidRPr="0067389E">
        <w:rPr>
          <w:rPrChange w:id="7243" w:author="Summer 2023 updates" w:date="2024-07-31T13:42:00Z">
            <w:rPr>
              <w:rFonts w:ascii="Garamond" w:hAnsi="Garamond"/>
              <w:color w:val="000000" w:themeColor="text1"/>
              <w:sz w:val="22"/>
            </w:rPr>
          </w:rPrChange>
        </w:rPr>
        <w:t xml:space="preserve">The student and the instructor will each appear as witnesses and each may request that other pertinent witnesses appear. </w:t>
      </w:r>
    </w:p>
    <w:p w14:paraId="420B61B5" w14:textId="6F97231A" w:rsidR="001A374A" w:rsidRPr="0067389E" w:rsidRDefault="001A374A" w:rsidP="00584C71">
      <w:pPr>
        <w:rPr>
          <w:rPrChange w:id="7244" w:author="Summer 2023 updates" w:date="2024-07-31T13:42:00Z">
            <w:rPr>
              <w:rFonts w:ascii="Garamond" w:hAnsi="Garamond"/>
              <w:color w:val="000000" w:themeColor="text1"/>
              <w:sz w:val="22"/>
            </w:rPr>
          </w:rPrChange>
        </w:rPr>
        <w:pPrChange w:id="7245" w:author="Summer 2023 updates" w:date="2024-07-31T13:42:00Z">
          <w:pPr>
            <w:pStyle w:val="Noparagraphstyle"/>
            <w:spacing w:line="240" w:lineRule="auto"/>
            <w:jc w:val="left"/>
          </w:pPr>
        </w:pPrChange>
      </w:pPr>
      <w:r w:rsidRPr="0067389E">
        <w:rPr>
          <w:rPrChange w:id="7246" w:author="Summer 2023 updates" w:date="2024-07-31T13:42:00Z">
            <w:rPr>
              <w:rFonts w:ascii="Garamond" w:hAnsi="Garamond"/>
              <w:color w:val="000000" w:themeColor="text1"/>
              <w:sz w:val="22"/>
            </w:rPr>
          </w:rPrChange>
        </w:rPr>
        <w:t>A majority vote of the Appeals</w:t>
      </w:r>
      <w:r w:rsidR="008C196D" w:rsidRPr="0067389E">
        <w:rPr>
          <w:rPrChange w:id="7247" w:author="Summer 2023 updates" w:date="2024-07-31T13:42:00Z">
            <w:rPr>
              <w:rFonts w:ascii="Garamond" w:hAnsi="Garamond"/>
              <w:color w:val="000000" w:themeColor="text1"/>
              <w:sz w:val="22"/>
            </w:rPr>
          </w:rPrChange>
        </w:rPr>
        <w:fldChar w:fldCharType="begin"/>
      </w:r>
      <w:r w:rsidR="008C196D" w:rsidRPr="0067389E">
        <w:rPr>
          <w:rPrChange w:id="7248" w:author="Summer 2023 updates" w:date="2024-07-31T13:42:00Z">
            <w:rPr>
              <w:rFonts w:ascii="Garamond" w:hAnsi="Garamond"/>
              <w:color w:val="000000" w:themeColor="text1"/>
              <w:sz w:val="22"/>
            </w:rPr>
          </w:rPrChange>
        </w:rPr>
        <w:instrText xml:space="preserve"> XE "</w:instrText>
      </w:r>
      <w:r w:rsidR="008C196D" w:rsidRPr="0067389E">
        <w:rPr>
          <w:b/>
          <w:rPrChange w:id="7249" w:author="Summer 2023 updates" w:date="2024-07-31T13:42:00Z">
            <w:rPr>
              <w:rFonts w:ascii="Garamond" w:hAnsi="Garamond"/>
              <w:b/>
              <w:color w:val="000000" w:themeColor="text1"/>
              <w:sz w:val="22"/>
            </w:rPr>
          </w:rPrChange>
        </w:rPr>
        <w:instrText>Appeals</w:instrText>
      </w:r>
      <w:r w:rsidR="008C196D" w:rsidRPr="0067389E">
        <w:rPr>
          <w:rPrChange w:id="7250" w:author="Summer 2023 updates" w:date="2024-07-31T13:42:00Z">
            <w:rPr>
              <w:rFonts w:ascii="Garamond" w:hAnsi="Garamond"/>
              <w:color w:val="000000" w:themeColor="text1"/>
              <w:sz w:val="22"/>
            </w:rPr>
          </w:rPrChange>
        </w:rPr>
        <w:instrText xml:space="preserve">" </w:instrText>
      </w:r>
      <w:r w:rsidR="008C196D" w:rsidRPr="0067389E">
        <w:rPr>
          <w:rPrChange w:id="7251" w:author="Summer 2023 updates" w:date="2024-07-31T13:42:00Z">
            <w:rPr>
              <w:rFonts w:ascii="Garamond" w:hAnsi="Garamond"/>
              <w:color w:val="000000" w:themeColor="text1"/>
              <w:sz w:val="22"/>
            </w:rPr>
          </w:rPrChange>
        </w:rPr>
        <w:fldChar w:fldCharType="end"/>
      </w:r>
      <w:r w:rsidRPr="0067389E">
        <w:rPr>
          <w:rPrChange w:id="7252" w:author="Summer 2023 updates" w:date="2024-07-31T13:42:00Z">
            <w:rPr>
              <w:rFonts w:ascii="Garamond" w:hAnsi="Garamond"/>
              <w:color w:val="000000" w:themeColor="text1"/>
              <w:sz w:val="22"/>
            </w:rPr>
          </w:rPrChange>
        </w:rPr>
        <w:t xml:space="preserve"> Board is necessary to uphold or overturn a sanction. If a sanction is overturned, the Appeals Board may impose a lesser sanction. The Appeals Board will submit a written finding which will be sent to the student and the faculty member(s) involved in the case and which will become part of the student’s file. </w:t>
      </w:r>
      <w:r w:rsidR="00211345" w:rsidRPr="0067389E">
        <w:rPr>
          <w:rPrChange w:id="7253" w:author="Summer 2023 updates" w:date="2024-07-31T13:42:00Z">
            <w:rPr>
              <w:rFonts w:ascii="Garamond" w:hAnsi="Garamond"/>
              <w:color w:val="000000" w:themeColor="text1"/>
              <w:sz w:val="22"/>
            </w:rPr>
          </w:rPrChange>
        </w:rPr>
        <w:t>If the appeal’s outcome is to overturn the dishonesty charge, the report in the Academic Affairs Integrity file will be removed.</w:t>
      </w:r>
    </w:p>
    <w:p w14:paraId="142A8E44" w14:textId="77777777" w:rsidR="00247E08" w:rsidRPr="0067389E" w:rsidRDefault="00247E08" w:rsidP="00584C71">
      <w:pPr>
        <w:rPr>
          <w:rPrChange w:id="7254" w:author="Summer 2023 updates" w:date="2024-07-31T13:42:00Z">
            <w:rPr>
              <w:rFonts w:ascii="Garamond" w:hAnsi="Garamond"/>
              <w:color w:val="000000" w:themeColor="text1"/>
              <w:sz w:val="22"/>
            </w:rPr>
          </w:rPrChange>
        </w:rPr>
        <w:pPrChange w:id="7255" w:author="Summer 2023 updates" w:date="2024-07-31T13:42:00Z">
          <w:pPr>
            <w:pStyle w:val="Noparagraphstyle"/>
            <w:spacing w:line="240" w:lineRule="auto"/>
            <w:jc w:val="left"/>
          </w:pPr>
        </w:pPrChange>
      </w:pPr>
    </w:p>
    <w:p w14:paraId="0748211C" w14:textId="047971ED" w:rsidR="00042458" w:rsidRPr="0067389E" w:rsidRDefault="0080431C" w:rsidP="00713AB3">
      <w:pPr>
        <w:pStyle w:val="Heading3"/>
        <w:rPr>
          <w:rStyle w:val="Strong"/>
          <w:rFonts w:ascii="Garamond" w:hAnsi="Garamond" w:cstheme="majorBidi"/>
          <w:b/>
          <w:bCs w:val="0"/>
          <w:smallCaps w:val="0"/>
          <w:sz w:val="26"/>
        </w:rPr>
      </w:pPr>
      <w:bookmarkStart w:id="7256" w:name="AcademicStanding"/>
      <w:bookmarkStart w:id="7257" w:name="_Ref14096652"/>
      <w:bookmarkStart w:id="7258" w:name="_Ref14097637"/>
      <w:bookmarkStart w:id="7259" w:name="_Toc141355698"/>
      <w:bookmarkStart w:id="7260" w:name="_Toc110005179"/>
      <w:bookmarkEnd w:id="7256"/>
      <w:r w:rsidRPr="0067389E">
        <w:rPr>
          <w:rStyle w:val="Strong"/>
          <w:rFonts w:ascii="Garamond" w:hAnsi="Garamond" w:cstheme="majorBidi"/>
          <w:b/>
          <w:bCs w:val="0"/>
          <w:smallCaps w:val="0"/>
          <w:sz w:val="26"/>
        </w:rPr>
        <w:t>ACADEMIC STANDING</w:t>
      </w:r>
      <w:bookmarkEnd w:id="7257"/>
      <w:bookmarkEnd w:id="7258"/>
      <w:bookmarkEnd w:id="7259"/>
      <w:bookmarkEnd w:id="7260"/>
      <w:r w:rsidR="008C196D" w:rsidRPr="0067389E">
        <w:rPr>
          <w:rStyle w:val="Strong"/>
          <w:rFonts w:ascii="Garamond" w:hAnsi="Garamond" w:cstheme="majorBidi"/>
          <w:b/>
          <w:bCs w:val="0"/>
          <w:smallCaps w:val="0"/>
          <w:sz w:val="26"/>
        </w:rPr>
        <w:fldChar w:fldCharType="begin"/>
      </w:r>
      <w:r w:rsidR="008C196D" w:rsidRPr="0067389E">
        <w:instrText xml:space="preserve"> XE "</w:instrText>
      </w:r>
      <w:del w:id="7261" w:author="Summer 2023 updates" w:date="2024-07-31T13:42:00Z">
        <w:r w:rsidR="008C196D" w:rsidRPr="00424939">
          <w:rPr>
            <w:rStyle w:val="Strong"/>
            <w:rFonts w:ascii="Garamond" w:hAnsi="Garamond" w:cstheme="majorBidi"/>
            <w:b/>
            <w:bCs w:val="0"/>
            <w:smallCaps w:val="0"/>
            <w:sz w:val="26"/>
          </w:rPr>
          <w:delInstrText>ACADEMIC STANDING</w:delInstrText>
        </w:r>
      </w:del>
      <w:ins w:id="7262" w:author="Summer 2023 updates" w:date="2024-07-31T13:42:00Z">
        <w:r w:rsidR="008C196D" w:rsidRPr="0067389E">
          <w:rPr>
            <w:rStyle w:val="Strong"/>
            <w:rFonts w:ascii="Garamond" w:hAnsi="Garamond" w:cstheme="majorBidi"/>
            <w:b/>
            <w:bCs w:val="0"/>
            <w:smallCaps w:val="0"/>
            <w:sz w:val="26"/>
          </w:rPr>
          <w:instrText>A</w:instrText>
        </w:r>
        <w:r w:rsidR="004A580F">
          <w:rPr>
            <w:rStyle w:val="Strong"/>
            <w:rFonts w:ascii="Garamond" w:hAnsi="Garamond" w:cstheme="majorBidi"/>
            <w:b/>
            <w:bCs w:val="0"/>
            <w:smallCaps w:val="0"/>
            <w:sz w:val="26"/>
          </w:rPr>
          <w:instrText>cademic</w:instrText>
        </w:r>
        <w:r w:rsidR="008C196D" w:rsidRPr="0067389E">
          <w:rPr>
            <w:rStyle w:val="Strong"/>
            <w:rFonts w:ascii="Garamond" w:hAnsi="Garamond" w:cstheme="majorBidi"/>
            <w:b/>
            <w:bCs w:val="0"/>
            <w:smallCaps w:val="0"/>
            <w:sz w:val="26"/>
          </w:rPr>
          <w:instrText xml:space="preserve"> S</w:instrText>
        </w:r>
        <w:r w:rsidR="004A580F">
          <w:rPr>
            <w:rStyle w:val="Strong"/>
            <w:rFonts w:ascii="Garamond" w:hAnsi="Garamond" w:cstheme="majorBidi"/>
            <w:b/>
            <w:bCs w:val="0"/>
            <w:smallCaps w:val="0"/>
            <w:sz w:val="26"/>
          </w:rPr>
          <w:instrText>tanding</w:instrText>
        </w:r>
      </w:ins>
      <w:r w:rsidR="008C196D" w:rsidRPr="0067389E">
        <w:instrText xml:space="preserve">" </w:instrText>
      </w:r>
      <w:r w:rsidR="008C196D" w:rsidRPr="0067389E">
        <w:rPr>
          <w:rStyle w:val="Strong"/>
          <w:rFonts w:ascii="Garamond" w:hAnsi="Garamond" w:cstheme="majorBidi"/>
          <w:b/>
          <w:bCs w:val="0"/>
          <w:smallCaps w:val="0"/>
          <w:sz w:val="26"/>
        </w:rPr>
        <w:fldChar w:fldCharType="end"/>
      </w:r>
    </w:p>
    <w:p w14:paraId="769E29D0" w14:textId="6CD7E866" w:rsidR="00387329" w:rsidRPr="0067389E" w:rsidRDefault="00387329" w:rsidP="00387329">
      <w:pPr>
        <w:spacing w:after="40"/>
        <w:rPr>
          <w:rFonts w:cs="Times New Roman"/>
          <w:color w:val="000000" w:themeColor="text1"/>
        </w:rPr>
      </w:pPr>
      <w:r w:rsidRPr="0067389E">
        <w:rPr>
          <w:rFonts w:cs="Times New Roman"/>
          <w:color w:val="000000" w:themeColor="text1"/>
        </w:rPr>
        <w:t xml:space="preserve">All students are expected to meet the </w:t>
      </w:r>
      <w:r w:rsidR="00C66EEA" w:rsidRPr="0067389E">
        <w:rPr>
          <w:rFonts w:cs="Times New Roman"/>
          <w:color w:val="000000" w:themeColor="text1"/>
        </w:rPr>
        <w:t xml:space="preserve">College’s </w:t>
      </w:r>
      <w:r w:rsidRPr="0067389E">
        <w:rPr>
          <w:rFonts w:cs="Times New Roman"/>
          <w:color w:val="000000" w:themeColor="text1"/>
        </w:rPr>
        <w:t>standards for academic performance (see chart below). These are in place to keep students on track towards meeting the graduation requirements of the college (32 credits with a cumulative GPA</w:t>
      </w:r>
      <w:r w:rsidR="008C196D" w:rsidRPr="0067389E">
        <w:rPr>
          <w:rFonts w:cs="Times New Roman"/>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GPA</w:instrText>
      </w:r>
      <w:r w:rsidR="008C196D" w:rsidRPr="0067389E">
        <w:rPr>
          <w:color w:val="000000" w:themeColor="text1"/>
        </w:rPr>
        <w:instrText xml:space="preserve">" </w:instrText>
      </w:r>
      <w:r w:rsidR="008C196D" w:rsidRPr="0067389E">
        <w:rPr>
          <w:rFonts w:cs="Times New Roman"/>
          <w:color w:val="000000" w:themeColor="text1"/>
        </w:rPr>
        <w:fldChar w:fldCharType="end"/>
      </w:r>
      <w:r w:rsidRPr="0067389E">
        <w:rPr>
          <w:rFonts w:cs="Times New Roman"/>
          <w:color w:val="000000" w:themeColor="text1"/>
        </w:rPr>
        <w:t xml:space="preserve"> of 2.0). Students who do not meet Coe’s academic standards may be put on probation or suspended from the College.</w:t>
      </w:r>
    </w:p>
    <w:p w14:paraId="2CB6F9B0" w14:textId="77777777" w:rsidR="00387329" w:rsidRPr="0067389E" w:rsidRDefault="00387329" w:rsidP="00387329">
      <w:pPr>
        <w:spacing w:after="40"/>
        <w:rPr>
          <w:rFonts w:cs="Times New Roman"/>
          <w:color w:val="000000" w:themeColor="text1"/>
        </w:rPr>
      </w:pPr>
      <w:r w:rsidRPr="0067389E">
        <w:rPr>
          <w:rFonts w:cs="Times New Roman"/>
          <w:color w:val="000000" w:themeColor="text1"/>
        </w:rPr>
        <w:t>To make sure that students are aware when their academic standing is in jeopardy, a series of communications are issued throughout an academic term including D/F notices, academic warnings, and notices of academic probation. Unless otherwise stated, these communications will be sent to the student by email and by a letter to the student’s Coe mailbox. Additionally, an email will be sent to the student’s advisor.</w:t>
      </w:r>
    </w:p>
    <w:p w14:paraId="0295A8C9" w14:textId="503268B3" w:rsidR="00387329" w:rsidRPr="0067389E" w:rsidRDefault="00387329" w:rsidP="0040085F">
      <w:pPr>
        <w:spacing w:before="120" w:after="0"/>
        <w:rPr>
          <w:rFonts w:cs="Times New Roman"/>
          <w:b/>
          <w:color w:val="000000" w:themeColor="text1"/>
        </w:rPr>
        <w:pPrChange w:id="7263" w:author="Summer 2023 updates" w:date="2024-07-31T13:42:00Z">
          <w:pPr>
            <w:spacing w:after="0"/>
          </w:pPr>
        </w:pPrChange>
      </w:pPr>
      <w:r w:rsidRPr="0067389E">
        <w:rPr>
          <w:rFonts w:cs="Times New Roman"/>
          <w:b/>
          <w:color w:val="000000" w:themeColor="text1"/>
        </w:rPr>
        <w:t>D/F Notices</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D/F Notices</w:instrText>
      </w:r>
      <w:r w:rsidR="008C196D" w:rsidRPr="0067389E">
        <w:rPr>
          <w:color w:val="000000" w:themeColor="text1"/>
        </w:rPr>
        <w:instrText xml:space="preserve">" </w:instrText>
      </w:r>
      <w:r w:rsidR="008C196D" w:rsidRPr="0067389E">
        <w:rPr>
          <w:rFonts w:cs="Times New Roman"/>
          <w:b/>
          <w:color w:val="000000" w:themeColor="text1"/>
        </w:rPr>
        <w:fldChar w:fldCharType="end"/>
      </w:r>
    </w:p>
    <w:p w14:paraId="4278E450" w14:textId="019E2694" w:rsidR="00387329" w:rsidRPr="0067389E" w:rsidRDefault="00387329" w:rsidP="00387329">
      <w:pPr>
        <w:spacing w:after="40"/>
        <w:rPr>
          <w:rFonts w:cs="Times New Roman"/>
          <w:color w:val="000000" w:themeColor="text1"/>
        </w:rPr>
      </w:pPr>
      <w:r w:rsidRPr="0067389E">
        <w:rPr>
          <w:rFonts w:cs="Times New Roman"/>
          <w:color w:val="000000" w:themeColor="text1"/>
        </w:rPr>
        <w:t xml:space="preserve">Academic notices are issued at midterm to students who earn a D, F, or </w:t>
      </w:r>
      <w:r w:rsidR="00231CCC" w:rsidRPr="0067389E">
        <w:rPr>
          <w:rFonts w:cs="Times New Roman"/>
          <w:color w:val="000000" w:themeColor="text1"/>
        </w:rPr>
        <w:t>NP</w:t>
      </w:r>
      <w:r w:rsidRPr="0067389E">
        <w:rPr>
          <w:rFonts w:cs="Times New Roman"/>
          <w:color w:val="000000" w:themeColor="text1"/>
        </w:rPr>
        <w:t xml:space="preserve"> in one or more courses. Students receiving these notices are expected to meet with their academic advisor to identify appropriate support.</w:t>
      </w:r>
    </w:p>
    <w:p w14:paraId="32DB9ADF" w14:textId="3A38523F" w:rsidR="00387329" w:rsidRPr="0067389E" w:rsidRDefault="00387329" w:rsidP="0040085F">
      <w:pPr>
        <w:spacing w:before="120" w:after="0"/>
        <w:rPr>
          <w:rFonts w:cs="Times New Roman"/>
          <w:b/>
          <w:color w:val="000000" w:themeColor="text1"/>
        </w:rPr>
        <w:pPrChange w:id="7264" w:author="Summer 2023 updates" w:date="2024-07-31T13:42:00Z">
          <w:pPr>
            <w:spacing w:after="0"/>
          </w:pPr>
        </w:pPrChange>
      </w:pPr>
      <w:r w:rsidRPr="0067389E">
        <w:rPr>
          <w:rFonts w:cs="Times New Roman"/>
          <w:b/>
          <w:color w:val="000000" w:themeColor="text1"/>
        </w:rPr>
        <w:t>Academic Warnings</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Academic Warnings</w:instrText>
      </w:r>
      <w:r w:rsidR="008C196D" w:rsidRPr="0067389E">
        <w:rPr>
          <w:color w:val="000000" w:themeColor="text1"/>
        </w:rPr>
        <w:instrText xml:space="preserve">" </w:instrText>
      </w:r>
      <w:r w:rsidR="008C196D" w:rsidRPr="0067389E">
        <w:rPr>
          <w:rFonts w:cs="Times New Roman"/>
          <w:b/>
          <w:color w:val="000000" w:themeColor="text1"/>
        </w:rPr>
        <w:fldChar w:fldCharType="end"/>
      </w:r>
    </w:p>
    <w:p w14:paraId="4B2AFAD7" w14:textId="5F403DCD" w:rsidR="00247E08" w:rsidRPr="0067389E" w:rsidRDefault="00387329" w:rsidP="00247E08">
      <w:pPr>
        <w:spacing w:after="0"/>
        <w:rPr>
          <w:rFonts w:cs="Times New Roman"/>
          <w:color w:val="000000" w:themeColor="text1"/>
        </w:rPr>
      </w:pPr>
      <w:r w:rsidRPr="0067389E">
        <w:rPr>
          <w:rFonts w:cs="Times New Roman"/>
          <w:color w:val="000000" w:themeColor="text1"/>
        </w:rPr>
        <w:t>Academic warnings will be issued to students who earn a term grade point average below 2.00. Students receiving academic warnings are strongly encouraged to re-evaluate their current approach to their studies and/or their academic plans. They are expected to meet with their academic advisor and/or a Learning Commons staff member.</w:t>
      </w:r>
    </w:p>
    <w:p w14:paraId="4B693AF1" w14:textId="31C46EA5" w:rsidR="00387329" w:rsidRPr="0067389E" w:rsidRDefault="00387329" w:rsidP="0040085F">
      <w:pPr>
        <w:pStyle w:val="Heading4"/>
        <w:spacing w:before="120"/>
        <w:rPr>
          <w:rFonts w:ascii="Garamond" w:hAnsi="Garamond"/>
          <w:rPrChange w:id="7265" w:author="Summer 2023 updates" w:date="2024-07-31T13:42:00Z">
            <w:rPr/>
          </w:rPrChange>
        </w:rPr>
        <w:pPrChange w:id="7266" w:author="Summer 2023 updates" w:date="2024-07-31T13:42:00Z">
          <w:pPr>
            <w:pStyle w:val="Heading4"/>
            <w:spacing w:before="0"/>
          </w:pPr>
        </w:pPrChange>
      </w:pPr>
      <w:bookmarkStart w:id="7267" w:name="_Toc141355699"/>
      <w:bookmarkStart w:id="7268" w:name="Probation"/>
      <w:bookmarkStart w:id="7269" w:name="_Toc110005180"/>
      <w:r w:rsidRPr="0067389E">
        <w:rPr>
          <w:rFonts w:ascii="Garamond" w:hAnsi="Garamond"/>
          <w:rPrChange w:id="7270" w:author="Summer 2023 updates" w:date="2024-07-31T13:42:00Z">
            <w:rPr/>
          </w:rPrChange>
        </w:rPr>
        <w:t>Academic Probation</w:t>
      </w:r>
      <w:bookmarkEnd w:id="7267"/>
      <w:bookmarkEnd w:id="7269"/>
      <w:r w:rsidR="008C196D" w:rsidRPr="0067389E">
        <w:rPr>
          <w:rFonts w:ascii="Garamond" w:hAnsi="Garamond"/>
          <w:rPrChange w:id="7271" w:author="Summer 2023 updates" w:date="2024-07-31T13:42:00Z">
            <w:rPr/>
          </w:rPrChange>
        </w:rPr>
        <w:fldChar w:fldCharType="begin"/>
      </w:r>
      <w:r w:rsidR="008C196D" w:rsidRPr="0067389E">
        <w:rPr>
          <w:rFonts w:ascii="Garamond" w:hAnsi="Garamond"/>
          <w:rPrChange w:id="7272" w:author="Summer 2023 updates" w:date="2024-07-31T13:42:00Z">
            <w:rPr/>
          </w:rPrChange>
        </w:rPr>
        <w:instrText xml:space="preserve"> XE "Academic Probation" </w:instrText>
      </w:r>
      <w:r w:rsidR="008C196D" w:rsidRPr="0067389E">
        <w:rPr>
          <w:rFonts w:ascii="Garamond" w:hAnsi="Garamond"/>
          <w:rPrChange w:id="7273" w:author="Summer 2023 updates" w:date="2024-07-31T13:42:00Z">
            <w:rPr/>
          </w:rPrChange>
        </w:rPr>
        <w:fldChar w:fldCharType="end"/>
      </w:r>
    </w:p>
    <w:bookmarkEnd w:id="7268"/>
    <w:p w14:paraId="1F06FB28" w14:textId="7F9CA10A" w:rsidR="00387329" w:rsidRPr="0067389E" w:rsidRDefault="00387329" w:rsidP="00387329">
      <w:pPr>
        <w:spacing w:after="40"/>
        <w:rPr>
          <w:rFonts w:cs="Times New Roman"/>
          <w:color w:val="000000" w:themeColor="text1"/>
        </w:rPr>
      </w:pPr>
      <w:r w:rsidRPr="0067389E">
        <w:rPr>
          <w:rFonts w:cs="Times New Roman"/>
          <w:color w:val="000000" w:themeColor="text1"/>
        </w:rPr>
        <w:t>The Academic Standing Committee reviews academic records of all students at the conclusion of both the Fall and Spring Terms. A student is placed on academic probation if the cumulative GPA</w:t>
      </w:r>
      <w:r w:rsidR="008C196D" w:rsidRPr="0067389E">
        <w:rPr>
          <w:rFonts w:cs="Times New Roman"/>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GPA</w:instrText>
      </w:r>
      <w:r w:rsidR="008C196D" w:rsidRPr="0067389E">
        <w:rPr>
          <w:color w:val="000000" w:themeColor="text1"/>
        </w:rPr>
        <w:instrText xml:space="preserve">" </w:instrText>
      </w:r>
      <w:r w:rsidR="008C196D" w:rsidRPr="0067389E">
        <w:rPr>
          <w:rFonts w:cs="Times New Roman"/>
          <w:color w:val="000000" w:themeColor="text1"/>
        </w:rPr>
        <w:fldChar w:fldCharType="end"/>
      </w:r>
      <w:r w:rsidRPr="0067389E">
        <w:rPr>
          <w:rFonts w:cs="Times New Roman"/>
          <w:color w:val="000000" w:themeColor="text1"/>
        </w:rPr>
        <w:t xml:space="preserve"> falls below the minimum GPA levels listed below:</w:t>
      </w:r>
    </w:p>
    <w:p w14:paraId="69DDEB92" w14:textId="0374F92B" w:rsidR="00387329" w:rsidRPr="0067389E" w:rsidRDefault="00387329" w:rsidP="00043D97">
      <w:pPr>
        <w:tabs>
          <w:tab w:val="left" w:pos="3680"/>
        </w:tabs>
        <w:spacing w:before="120" w:after="120"/>
        <w:rPr>
          <w:rFonts w:cs="Times New Roman"/>
          <w:b/>
          <w:color w:val="000000" w:themeColor="text1"/>
        </w:rPr>
        <w:pPrChange w:id="7274" w:author="Summer 2023 updates" w:date="2024-07-31T13:42:00Z">
          <w:pPr>
            <w:tabs>
              <w:tab w:val="left" w:pos="3680"/>
            </w:tabs>
            <w:spacing w:after="160"/>
          </w:pPr>
        </w:pPrChange>
      </w:pPr>
      <w:r w:rsidRPr="0067389E">
        <w:rPr>
          <w:rFonts w:cs="Times New Roman"/>
          <w:b/>
          <w:color w:val="000000" w:themeColor="text1"/>
        </w:rPr>
        <w:t>Total Course Credits Attempted</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Credits Attempted</w:instrText>
      </w:r>
      <w:r w:rsidR="008C196D" w:rsidRPr="0067389E">
        <w:rPr>
          <w:color w:val="000000" w:themeColor="text1"/>
        </w:rPr>
        <w:instrText xml:space="preserve">" </w:instrText>
      </w:r>
      <w:r w:rsidR="008C196D" w:rsidRPr="0067389E">
        <w:rPr>
          <w:rFonts w:cs="Times New Roman"/>
          <w:b/>
          <w:color w:val="000000" w:themeColor="text1"/>
        </w:rPr>
        <w:fldChar w:fldCharType="end"/>
      </w:r>
      <w:r w:rsidRPr="0067389E">
        <w:rPr>
          <w:rFonts w:cs="Times New Roman"/>
          <w:b/>
          <w:color w:val="000000" w:themeColor="text1"/>
        </w:rPr>
        <w:tab/>
        <w:t>Minimum GPA</w:t>
      </w:r>
      <w:r w:rsidR="008C196D" w:rsidRPr="0067389E">
        <w:rPr>
          <w:rFonts w:cs="Times New Roman"/>
          <w:b/>
          <w:color w:val="000000" w:themeColor="text1"/>
        </w:rPr>
        <w:fldChar w:fldCharType="begin"/>
      </w:r>
      <w:r w:rsidR="008C196D" w:rsidRPr="0067389E">
        <w:rPr>
          <w:color w:val="000000" w:themeColor="text1"/>
        </w:rPr>
        <w:instrText xml:space="preserve"> XE "</w:instrText>
      </w:r>
      <w:r w:rsidR="008C196D" w:rsidRPr="0067389E">
        <w:rPr>
          <w:rFonts w:cs="Times New Roman"/>
          <w:b/>
          <w:color w:val="000000" w:themeColor="text1"/>
        </w:rPr>
        <w:instrText>GPA</w:instrText>
      </w:r>
      <w:r w:rsidR="008C196D" w:rsidRPr="0067389E">
        <w:rPr>
          <w:color w:val="000000" w:themeColor="text1"/>
        </w:rPr>
        <w:instrText xml:space="preserve">" </w:instrText>
      </w:r>
      <w:r w:rsidR="008C196D" w:rsidRPr="0067389E">
        <w:rPr>
          <w:rFonts w:cs="Times New Roman"/>
          <w:b/>
          <w:color w:val="000000" w:themeColor="text1"/>
        </w:rPr>
        <w:fldChar w:fldCharType="end"/>
      </w:r>
      <w:r w:rsidRPr="0067389E">
        <w:rPr>
          <w:rFonts w:cs="Times New Roman"/>
          <w:b/>
          <w:color w:val="000000" w:themeColor="text1"/>
        </w:rPr>
        <w:t xml:space="preserve"> Levels</w:t>
      </w:r>
    </w:p>
    <w:p w14:paraId="01A3292B" w14:textId="5F486830" w:rsidR="00387329" w:rsidRPr="0067389E" w:rsidRDefault="00387329" w:rsidP="00387329">
      <w:pPr>
        <w:tabs>
          <w:tab w:val="left" w:pos="1020"/>
          <w:tab w:val="left" w:pos="3680"/>
          <w:tab w:val="decimal" w:pos="4500"/>
        </w:tabs>
        <w:spacing w:after="160"/>
        <w:ind w:right="936"/>
        <w:contextualSpacing/>
        <w:rPr>
          <w:rFonts w:cs="Times New Roman"/>
          <w:color w:val="000000" w:themeColor="text1"/>
        </w:rPr>
      </w:pPr>
      <w:r w:rsidRPr="0067389E">
        <w:rPr>
          <w:rFonts w:cs="Times New Roman"/>
          <w:color w:val="000000" w:themeColor="text1"/>
        </w:rPr>
        <w:tab/>
        <w:t>0.0 –</w:t>
      </w:r>
      <w:r w:rsidR="0064246E" w:rsidRPr="0067389E">
        <w:rPr>
          <w:rFonts w:cs="Times New Roman"/>
          <w:color w:val="000000" w:themeColor="text1"/>
        </w:rPr>
        <w:t xml:space="preserve"> </w:t>
      </w:r>
      <w:r w:rsidRPr="0067389E">
        <w:rPr>
          <w:rFonts w:cs="Times New Roman"/>
          <w:color w:val="000000" w:themeColor="text1"/>
        </w:rPr>
        <w:t>4.99</w:t>
      </w:r>
      <w:r w:rsidRPr="0067389E">
        <w:rPr>
          <w:rFonts w:cs="Times New Roman"/>
          <w:color w:val="000000" w:themeColor="text1"/>
        </w:rPr>
        <w:tab/>
      </w:r>
      <w:r w:rsidRPr="0067389E">
        <w:rPr>
          <w:rFonts w:cs="Times New Roman"/>
          <w:color w:val="000000" w:themeColor="text1"/>
        </w:rPr>
        <w:tab/>
        <w:t>l.50</w:t>
      </w:r>
    </w:p>
    <w:p w14:paraId="6B6F0406" w14:textId="77777777" w:rsidR="00387329" w:rsidRPr="0067389E" w:rsidRDefault="00387329" w:rsidP="00387329">
      <w:pPr>
        <w:tabs>
          <w:tab w:val="left" w:pos="1020"/>
          <w:tab w:val="left" w:pos="3680"/>
          <w:tab w:val="decimal" w:pos="4500"/>
        </w:tabs>
        <w:spacing w:after="160"/>
        <w:ind w:right="936"/>
        <w:contextualSpacing/>
        <w:rPr>
          <w:rFonts w:cs="Times New Roman"/>
          <w:color w:val="000000" w:themeColor="text1"/>
        </w:rPr>
      </w:pPr>
      <w:r w:rsidRPr="0067389E">
        <w:rPr>
          <w:rFonts w:cs="Times New Roman"/>
          <w:color w:val="000000" w:themeColor="text1"/>
        </w:rPr>
        <w:tab/>
        <w:t>5.0 – 7.9</w:t>
      </w:r>
      <w:r w:rsidRPr="0067389E">
        <w:rPr>
          <w:rFonts w:cs="Times New Roman"/>
          <w:color w:val="000000" w:themeColor="text1"/>
        </w:rPr>
        <w:tab/>
      </w:r>
      <w:r w:rsidRPr="0067389E">
        <w:rPr>
          <w:rFonts w:cs="Times New Roman"/>
          <w:color w:val="000000" w:themeColor="text1"/>
        </w:rPr>
        <w:tab/>
        <w:t>l.75</w:t>
      </w:r>
    </w:p>
    <w:p w14:paraId="1CFA5D3C" w14:textId="77777777" w:rsidR="00387329" w:rsidRPr="0067389E" w:rsidRDefault="00387329" w:rsidP="00387329">
      <w:pPr>
        <w:tabs>
          <w:tab w:val="left" w:pos="1020"/>
          <w:tab w:val="left" w:pos="3680"/>
          <w:tab w:val="decimal" w:pos="4500"/>
        </w:tabs>
        <w:spacing w:after="160"/>
        <w:ind w:right="936"/>
        <w:contextualSpacing/>
        <w:rPr>
          <w:rFonts w:cs="Times New Roman"/>
          <w:color w:val="000000" w:themeColor="text1"/>
        </w:rPr>
      </w:pPr>
      <w:r w:rsidRPr="0067389E">
        <w:rPr>
          <w:rFonts w:cs="Times New Roman"/>
          <w:color w:val="000000" w:themeColor="text1"/>
        </w:rPr>
        <w:tab/>
        <w:t>8.0 – 11.9</w:t>
      </w:r>
      <w:r w:rsidRPr="0067389E">
        <w:rPr>
          <w:rFonts w:cs="Times New Roman"/>
          <w:color w:val="000000" w:themeColor="text1"/>
        </w:rPr>
        <w:tab/>
      </w:r>
      <w:r w:rsidRPr="0067389E">
        <w:rPr>
          <w:rFonts w:cs="Times New Roman"/>
          <w:color w:val="000000" w:themeColor="text1"/>
        </w:rPr>
        <w:tab/>
        <w:t>1.80</w:t>
      </w:r>
    </w:p>
    <w:p w14:paraId="4BD779F9" w14:textId="77777777" w:rsidR="00387329" w:rsidRPr="0067389E" w:rsidRDefault="00387329" w:rsidP="00387329">
      <w:pPr>
        <w:tabs>
          <w:tab w:val="left" w:pos="990"/>
          <w:tab w:val="left" w:pos="3680"/>
          <w:tab w:val="decimal" w:pos="4500"/>
        </w:tabs>
        <w:spacing w:after="160"/>
        <w:ind w:right="936"/>
        <w:contextualSpacing/>
        <w:rPr>
          <w:rFonts w:cs="Times New Roman"/>
          <w:color w:val="000000" w:themeColor="text1"/>
        </w:rPr>
      </w:pPr>
      <w:r w:rsidRPr="0067389E">
        <w:rPr>
          <w:rFonts w:cs="Times New Roman"/>
          <w:color w:val="000000" w:themeColor="text1"/>
        </w:rPr>
        <w:tab/>
        <w:t>12.0 – 15.9</w:t>
      </w:r>
      <w:r w:rsidRPr="0067389E">
        <w:rPr>
          <w:rFonts w:cs="Times New Roman"/>
          <w:color w:val="000000" w:themeColor="text1"/>
        </w:rPr>
        <w:tab/>
      </w:r>
      <w:r w:rsidRPr="0067389E">
        <w:rPr>
          <w:rFonts w:cs="Times New Roman"/>
          <w:color w:val="000000" w:themeColor="text1"/>
        </w:rPr>
        <w:tab/>
        <w:t>1.90</w:t>
      </w:r>
    </w:p>
    <w:p w14:paraId="246F219F" w14:textId="77777777" w:rsidR="00387329" w:rsidRPr="0067389E" w:rsidRDefault="00387329" w:rsidP="00043D97">
      <w:pPr>
        <w:tabs>
          <w:tab w:val="left" w:pos="990"/>
          <w:tab w:val="left" w:pos="3680"/>
          <w:tab w:val="decimal" w:pos="4500"/>
        </w:tabs>
        <w:spacing w:after="120"/>
        <w:ind w:right="936"/>
        <w:rPr>
          <w:rFonts w:cs="Times New Roman"/>
          <w:color w:val="000000" w:themeColor="text1"/>
        </w:rPr>
        <w:pPrChange w:id="7275" w:author="Summer 2023 updates" w:date="2024-07-31T13:42:00Z">
          <w:pPr>
            <w:tabs>
              <w:tab w:val="left" w:pos="990"/>
              <w:tab w:val="left" w:pos="3680"/>
              <w:tab w:val="decimal" w:pos="4500"/>
            </w:tabs>
            <w:spacing w:after="160"/>
            <w:ind w:right="930"/>
          </w:pPr>
        </w:pPrChange>
      </w:pPr>
      <w:r w:rsidRPr="0067389E">
        <w:rPr>
          <w:rFonts w:cs="Times New Roman"/>
          <w:color w:val="000000" w:themeColor="text1"/>
        </w:rPr>
        <w:tab/>
        <w:t>16.0+</w:t>
      </w:r>
      <w:r w:rsidRPr="0067389E">
        <w:rPr>
          <w:rFonts w:cs="Times New Roman"/>
          <w:color w:val="000000" w:themeColor="text1"/>
        </w:rPr>
        <w:tab/>
      </w:r>
      <w:r w:rsidRPr="0067389E">
        <w:rPr>
          <w:rFonts w:cs="Times New Roman"/>
          <w:color w:val="000000" w:themeColor="text1"/>
        </w:rPr>
        <w:tab/>
        <w:t>2.00</w:t>
      </w:r>
    </w:p>
    <w:p w14:paraId="56699445" w14:textId="009CEB49" w:rsidR="00387329" w:rsidRPr="00424939" w:rsidRDefault="00632A5F" w:rsidP="00387329">
      <w:pPr>
        <w:spacing w:after="40"/>
        <w:rPr>
          <w:rFonts w:cs="Times New Roman"/>
          <w:color w:val="000000" w:themeColor="text1"/>
        </w:rPr>
      </w:pPr>
      <w:ins w:id="7276" w:author="Summer 2023 updates" w:date="2024-07-31T13:42:00Z">
        <w:r w:rsidRPr="0067389E">
          <w:rPr>
            <w:rFonts w:cs="Times New Roman"/>
            <w:color w:val="000000" w:themeColor="text1"/>
          </w:rPr>
          <w:t xml:space="preserve">Students who are placed on probation for academic standing reasons will receive a letter via their Coe email address notifying them of their probation status. </w:t>
        </w:r>
      </w:ins>
      <w:r w:rsidR="00387329" w:rsidRPr="0067389E">
        <w:rPr>
          <w:rFonts w:cs="Times New Roman"/>
          <w:color w:val="000000" w:themeColor="text1"/>
        </w:rPr>
        <w:t>To return</w:t>
      </w:r>
      <w:r w:rsidR="00387329" w:rsidRPr="00424939">
        <w:rPr>
          <w:rFonts w:cs="Times New Roman"/>
          <w:color w:val="000000" w:themeColor="text1"/>
        </w:rPr>
        <w:t xml:space="preserve"> to good standing and be removed from academic probation, a student shall earn a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387329" w:rsidRPr="00424939">
        <w:rPr>
          <w:rFonts w:cs="Times New Roman"/>
          <w:color w:val="000000" w:themeColor="text1"/>
        </w:rPr>
        <w:t xml:space="preserve"> greater than the threshold for academic probation as specified above. If the student’s cumulative GPA decreases at the end of any term on probation, the student is subject to academic suspension. Students who are placed on academic probation have a maximum of two (2) consecutive terms, excluding May and Summer, to return to good standing before they are subject to academic suspension.</w:t>
      </w:r>
    </w:p>
    <w:p w14:paraId="2B6A0E28" w14:textId="2503C84F" w:rsidR="00387329" w:rsidRPr="00424939" w:rsidRDefault="00387329" w:rsidP="00387329">
      <w:pPr>
        <w:rPr>
          <w:rFonts w:cs="Times New Roman"/>
          <w:color w:val="000000" w:themeColor="text1"/>
        </w:rPr>
      </w:pPr>
      <w:r w:rsidRPr="00424939">
        <w:rPr>
          <w:rFonts w:cs="Times New Roman"/>
          <w:color w:val="000000" w:themeColor="text1"/>
        </w:rPr>
        <w:t>Students who are on academic probation:</w:t>
      </w:r>
    </w:p>
    <w:p w14:paraId="1EADEE5F" w14:textId="77777777" w:rsidR="00387329" w:rsidRPr="00424939" w:rsidRDefault="00387329" w:rsidP="00E500FB">
      <w:pPr>
        <w:numPr>
          <w:ilvl w:val="0"/>
          <w:numId w:val="116"/>
        </w:numPr>
        <w:tabs>
          <w:tab w:val="left" w:pos="1080"/>
        </w:tabs>
        <w:spacing w:after="160"/>
        <w:ind w:left="720" w:hanging="360"/>
        <w:contextualSpacing/>
        <w:rPr>
          <w:rFonts w:eastAsia="Arial" w:cs="Times New Roman"/>
          <w:color w:val="000000" w:themeColor="text1"/>
        </w:rPr>
      </w:pPr>
      <w:r w:rsidRPr="00424939">
        <w:rPr>
          <w:rFonts w:cs="Times New Roman"/>
          <w:color w:val="000000" w:themeColor="text1"/>
        </w:rPr>
        <w:t>Are expected to comply with any requirements outlined by the Academic Standing Committee.</w:t>
      </w:r>
    </w:p>
    <w:p w14:paraId="119E8430" w14:textId="0CD356B8" w:rsidR="00387329" w:rsidRPr="00424939" w:rsidRDefault="00387329" w:rsidP="00E500FB">
      <w:pPr>
        <w:numPr>
          <w:ilvl w:val="0"/>
          <w:numId w:val="116"/>
        </w:numPr>
        <w:tabs>
          <w:tab w:val="left" w:pos="1080"/>
        </w:tabs>
        <w:spacing w:after="160"/>
        <w:ind w:left="720" w:hanging="360"/>
        <w:contextualSpacing/>
        <w:rPr>
          <w:rFonts w:eastAsia="Arial" w:cs="Times New Roman"/>
          <w:color w:val="000000" w:themeColor="text1"/>
        </w:rPr>
      </w:pPr>
      <w:r w:rsidRPr="00424939">
        <w:rPr>
          <w:rFonts w:cs="Times New Roman"/>
          <w:color w:val="000000" w:themeColor="text1"/>
        </w:rPr>
        <w:t xml:space="preserve">May not elect </w:t>
      </w:r>
      <w:r w:rsidR="00A7479E" w:rsidRPr="00424939">
        <w:rPr>
          <w:rFonts w:cs="Times New Roman"/>
          <w:color w:val="000000" w:themeColor="text1"/>
        </w:rPr>
        <w:t>P/NP</w:t>
      </w:r>
      <w:r w:rsidRPr="00424939">
        <w:rPr>
          <w:rFonts w:cs="Times New Roman"/>
          <w:color w:val="000000" w:themeColor="text1"/>
        </w:rPr>
        <w:t xml:space="preserve"> grading in lieu of a letter grade.</w:t>
      </w:r>
    </w:p>
    <w:p w14:paraId="0941D878" w14:textId="77777777" w:rsidR="00387329" w:rsidRPr="00424939" w:rsidRDefault="00387329" w:rsidP="00E500FB">
      <w:pPr>
        <w:numPr>
          <w:ilvl w:val="0"/>
          <w:numId w:val="116"/>
        </w:numPr>
        <w:tabs>
          <w:tab w:val="left" w:pos="1080"/>
        </w:tabs>
        <w:spacing w:after="160"/>
        <w:ind w:left="720" w:hanging="360"/>
        <w:rPr>
          <w:rFonts w:eastAsia="Arial" w:cs="Times New Roman"/>
          <w:color w:val="000000" w:themeColor="text1"/>
        </w:rPr>
      </w:pPr>
      <w:r w:rsidRPr="00424939">
        <w:rPr>
          <w:rFonts w:cs="Times New Roman"/>
          <w:color w:val="000000" w:themeColor="text1"/>
        </w:rPr>
        <w:t>May not be excused from attending class to participate in extra-curricular activities.</w:t>
      </w:r>
    </w:p>
    <w:p w14:paraId="3E1A1B75" w14:textId="77777777" w:rsidR="00387329" w:rsidRPr="00424939" w:rsidRDefault="00387329" w:rsidP="00387329">
      <w:pPr>
        <w:spacing w:after="40"/>
        <w:rPr>
          <w:rFonts w:cs="Times New Roman"/>
          <w:color w:val="000000" w:themeColor="text1"/>
        </w:rPr>
      </w:pPr>
      <w:bookmarkStart w:id="7277" w:name="page2"/>
      <w:bookmarkEnd w:id="7277"/>
      <w:r w:rsidRPr="00424939">
        <w:rPr>
          <w:rFonts w:cs="Times New Roman"/>
          <w:color w:val="000000" w:themeColor="text1"/>
        </w:rPr>
        <w:t>The status of academic probation is noted on a student’s transcript.</w:t>
      </w:r>
    </w:p>
    <w:p w14:paraId="7215B92F" w14:textId="3E8FC594" w:rsidR="00247E08" w:rsidRDefault="00387329" w:rsidP="00387329">
      <w:pPr>
        <w:spacing w:after="40"/>
        <w:rPr>
          <w:rFonts w:cs="Times New Roman"/>
          <w:color w:val="000000" w:themeColor="text1"/>
        </w:rPr>
      </w:pPr>
      <w:r w:rsidRPr="00424939">
        <w:rPr>
          <w:rFonts w:cs="Times New Roman"/>
          <w:color w:val="000000" w:themeColor="text1"/>
        </w:rPr>
        <w:t xml:space="preserve">Students on probation who are not meeting the conditions of their probation and not performing at a passing level in their courses may be withdrawn from the </w:t>
      </w:r>
      <w:r w:rsidR="003F12E1">
        <w:rPr>
          <w:rFonts w:cs="Times New Roman"/>
          <w:color w:val="000000" w:themeColor="text1"/>
        </w:rPr>
        <w:t>C</w:t>
      </w:r>
      <w:r w:rsidR="003F12E1" w:rsidRPr="00424939">
        <w:rPr>
          <w:rFonts w:cs="Times New Roman"/>
          <w:color w:val="000000" w:themeColor="text1"/>
        </w:rPr>
        <w:t xml:space="preserve">ollege </w:t>
      </w:r>
      <w:r w:rsidRPr="00424939">
        <w:rPr>
          <w:rFonts w:cs="Times New Roman"/>
          <w:color w:val="000000" w:themeColor="text1"/>
        </w:rPr>
        <w:t xml:space="preserve">during the term on the recommendation of the Academic Standing Committee. If the student had previously appealed a suspension, the suspension is reinstated. Otherwise, the student will exit the </w:t>
      </w:r>
      <w:r w:rsidR="003F12E1">
        <w:rPr>
          <w:rFonts w:cs="Times New Roman"/>
          <w:color w:val="000000" w:themeColor="text1"/>
        </w:rPr>
        <w:t>C</w:t>
      </w:r>
      <w:r w:rsidR="003F12E1" w:rsidRPr="00424939">
        <w:rPr>
          <w:rFonts w:cs="Times New Roman"/>
          <w:color w:val="000000" w:themeColor="text1"/>
        </w:rPr>
        <w:t xml:space="preserve">ollege </w:t>
      </w:r>
      <w:r w:rsidRPr="00424939">
        <w:rPr>
          <w:rFonts w:cs="Times New Roman"/>
          <w:color w:val="000000" w:themeColor="text1"/>
        </w:rPr>
        <w:t>with a leave of absence and is eligible to return on probation the following term. Students may appeal this decision to the Provost.</w:t>
      </w:r>
    </w:p>
    <w:p w14:paraId="230166F5" w14:textId="1FA5813C" w:rsidR="00387329" w:rsidRPr="0067389E" w:rsidRDefault="005426D5" w:rsidP="0067389E">
      <w:pPr>
        <w:pStyle w:val="Heading4"/>
        <w:spacing w:before="120"/>
        <w:rPr>
          <w:rFonts w:ascii="Garamond" w:hAnsi="Garamond"/>
          <w:rPrChange w:id="7278" w:author="Summer 2023 updates" w:date="2024-07-31T13:42:00Z">
            <w:rPr/>
          </w:rPrChange>
        </w:rPr>
        <w:pPrChange w:id="7279" w:author="Summer 2023 updates" w:date="2024-07-31T13:42:00Z">
          <w:pPr>
            <w:pStyle w:val="Heading4"/>
          </w:pPr>
        </w:pPrChange>
      </w:pPr>
      <w:bookmarkStart w:id="7280" w:name="_Toc141355700"/>
      <w:bookmarkStart w:id="7281" w:name="_Toc110005181"/>
      <w:r w:rsidRPr="0067389E">
        <w:rPr>
          <w:rFonts w:ascii="Garamond" w:hAnsi="Garamond"/>
          <w:rPrChange w:id="7282" w:author="Summer 2023 updates" w:date="2024-07-31T13:42:00Z">
            <w:rPr/>
          </w:rPrChange>
        </w:rPr>
        <w:t>Academic Suspension</w:t>
      </w:r>
      <w:bookmarkEnd w:id="7280"/>
      <w:bookmarkEnd w:id="7281"/>
      <w:r w:rsidR="008C196D" w:rsidRPr="0067389E">
        <w:rPr>
          <w:rFonts w:ascii="Garamond" w:hAnsi="Garamond"/>
          <w:rPrChange w:id="7283" w:author="Summer 2023 updates" w:date="2024-07-31T13:42:00Z">
            <w:rPr/>
          </w:rPrChange>
        </w:rPr>
        <w:fldChar w:fldCharType="begin"/>
      </w:r>
      <w:r w:rsidR="008C196D" w:rsidRPr="0067389E">
        <w:rPr>
          <w:rFonts w:ascii="Garamond" w:hAnsi="Garamond"/>
          <w:rPrChange w:id="7284" w:author="Summer 2023 updates" w:date="2024-07-31T13:42:00Z">
            <w:rPr/>
          </w:rPrChange>
        </w:rPr>
        <w:instrText xml:space="preserve"> XE "Academic Suspension" </w:instrText>
      </w:r>
      <w:r w:rsidR="008C196D" w:rsidRPr="0067389E">
        <w:rPr>
          <w:rFonts w:ascii="Garamond" w:hAnsi="Garamond"/>
          <w:rPrChange w:id="7285" w:author="Summer 2023 updates" w:date="2024-07-31T13:42:00Z">
            <w:rPr/>
          </w:rPrChange>
        </w:rPr>
        <w:fldChar w:fldCharType="end"/>
      </w:r>
    </w:p>
    <w:p w14:paraId="07D77F87" w14:textId="79746F10" w:rsidR="00387329" w:rsidRPr="00424939" w:rsidRDefault="00387329" w:rsidP="00387329">
      <w:pPr>
        <w:spacing w:after="40"/>
        <w:rPr>
          <w:rFonts w:cs="Times New Roman"/>
          <w:color w:val="000000" w:themeColor="text1"/>
        </w:rPr>
      </w:pPr>
      <w:r w:rsidRPr="00424939">
        <w:rPr>
          <w:rFonts w:cs="Times New Roman"/>
          <w:color w:val="000000" w:themeColor="text1"/>
        </w:rPr>
        <w:t>Students who do not meet the conditions of their academic probation or who fall below retention thresholds (see below) will be considered for academic suspension by the Academic Standing Committee, and, if suspended, will be unable to take courses at Coe College for a period of at least one academic year. (One academic year is defined as a Fall and Spring Term, and does not count May or Summer Terms</w:t>
      </w:r>
      <w:r w:rsidR="00C05677" w:rsidRPr="00424939">
        <w:rPr>
          <w:rFonts w:cs="Times New Roman"/>
          <w:color w:val="000000" w:themeColor="text1"/>
        </w:rPr>
        <w:t>.</w:t>
      </w:r>
      <w:r w:rsidRPr="00424939">
        <w:rPr>
          <w:rFonts w:cs="Times New Roman"/>
          <w:color w:val="000000" w:themeColor="text1"/>
        </w:rPr>
        <w:t>) A registration hold preventing registration will be placed on the student’s account. A student already registered for the following term will be dropped from those courses</w:t>
      </w:r>
      <w:r w:rsidRPr="00424939">
        <w:rPr>
          <w:rFonts w:cs="Times New Roman"/>
          <w:b/>
          <w:color w:val="000000" w:themeColor="text1"/>
        </w:rPr>
        <w:t>.</w:t>
      </w:r>
    </w:p>
    <w:p w14:paraId="71440C32" w14:textId="08621459" w:rsidR="00387329" w:rsidRPr="00424939" w:rsidRDefault="00387329" w:rsidP="00043D97">
      <w:pPr>
        <w:tabs>
          <w:tab w:val="left" w:pos="3680"/>
        </w:tabs>
        <w:spacing w:before="120" w:after="120"/>
        <w:rPr>
          <w:rFonts w:cs="Times New Roman"/>
          <w:b/>
          <w:color w:val="000000" w:themeColor="text1"/>
        </w:rPr>
        <w:pPrChange w:id="7286" w:author="Summer 2023 updates" w:date="2024-07-31T13:42:00Z">
          <w:pPr>
            <w:tabs>
              <w:tab w:val="left" w:pos="3680"/>
            </w:tabs>
            <w:spacing w:after="160"/>
          </w:pPr>
        </w:pPrChange>
      </w:pPr>
      <w:r w:rsidRPr="00424939">
        <w:rPr>
          <w:rFonts w:cs="Times New Roman"/>
          <w:b/>
          <w:color w:val="000000" w:themeColor="text1"/>
        </w:rPr>
        <w:t>Total Course Credits Attempted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Credits Attempted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ab/>
        <w:t>Minimum GPA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Levels</w:t>
      </w:r>
    </w:p>
    <w:p w14:paraId="5A94D62B"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0.0 – 4.99</w:t>
      </w:r>
      <w:r w:rsidRPr="00424939">
        <w:rPr>
          <w:rFonts w:cs="Times New Roman"/>
          <w:b/>
          <w:color w:val="000000" w:themeColor="text1"/>
        </w:rPr>
        <w:tab/>
      </w:r>
      <w:r w:rsidRPr="00424939">
        <w:rPr>
          <w:rFonts w:cs="Times New Roman"/>
          <w:color w:val="000000" w:themeColor="text1"/>
        </w:rPr>
        <w:t>0.50</w:t>
      </w:r>
    </w:p>
    <w:p w14:paraId="1AE92124"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5.0</w:t>
      </w:r>
      <w:r w:rsidRPr="00424939">
        <w:rPr>
          <w:rFonts w:cs="Times New Roman"/>
          <w:b/>
          <w:color w:val="000000" w:themeColor="text1"/>
        </w:rPr>
        <w:t xml:space="preserve"> </w:t>
      </w:r>
      <w:r w:rsidRPr="00424939">
        <w:rPr>
          <w:rFonts w:cs="Times New Roman"/>
          <w:color w:val="000000" w:themeColor="text1"/>
        </w:rPr>
        <w:t>– 7.9</w:t>
      </w:r>
      <w:r w:rsidRPr="00424939">
        <w:rPr>
          <w:rFonts w:cs="Times New Roman"/>
          <w:color w:val="000000" w:themeColor="text1"/>
        </w:rPr>
        <w:tab/>
        <w:t>l.00</w:t>
      </w:r>
    </w:p>
    <w:p w14:paraId="7CA91CAB" w14:textId="77777777" w:rsidR="00387329" w:rsidRPr="00424939" w:rsidRDefault="00387329" w:rsidP="00387329">
      <w:pPr>
        <w:tabs>
          <w:tab w:val="left" w:pos="1020"/>
          <w:tab w:val="decimal" w:pos="4500"/>
        </w:tabs>
        <w:spacing w:after="160"/>
        <w:ind w:right="936"/>
        <w:contextualSpacing/>
        <w:rPr>
          <w:rFonts w:cs="Times New Roman"/>
          <w:color w:val="000000" w:themeColor="text1"/>
        </w:rPr>
      </w:pPr>
      <w:r w:rsidRPr="00424939">
        <w:rPr>
          <w:rFonts w:cs="Times New Roman"/>
          <w:color w:val="000000" w:themeColor="text1"/>
        </w:rPr>
        <w:tab/>
        <w:t>8.0 – 11.9</w:t>
      </w:r>
      <w:r w:rsidRPr="00424939">
        <w:rPr>
          <w:rFonts w:cs="Times New Roman"/>
          <w:color w:val="000000" w:themeColor="text1"/>
        </w:rPr>
        <w:tab/>
        <w:t>1.50</w:t>
      </w:r>
    </w:p>
    <w:p w14:paraId="7EBDCDF8"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12.0 – 15.9</w:t>
      </w:r>
      <w:r w:rsidRPr="00424939">
        <w:rPr>
          <w:rFonts w:cs="Times New Roman"/>
          <w:color w:val="000000" w:themeColor="text1"/>
        </w:rPr>
        <w:tab/>
        <w:t>1.70</w:t>
      </w:r>
    </w:p>
    <w:p w14:paraId="52939B0E"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16.0 – 19.9</w:t>
      </w:r>
      <w:r w:rsidRPr="00424939">
        <w:rPr>
          <w:rFonts w:cs="Times New Roman"/>
          <w:color w:val="000000" w:themeColor="text1"/>
        </w:rPr>
        <w:tab/>
        <w:t>1.80</w:t>
      </w:r>
    </w:p>
    <w:p w14:paraId="03B03A96" w14:textId="77777777" w:rsidR="00387329" w:rsidRPr="00424939" w:rsidRDefault="00387329" w:rsidP="00387329">
      <w:pPr>
        <w:tabs>
          <w:tab w:val="left" w:pos="990"/>
          <w:tab w:val="decimal" w:pos="4500"/>
        </w:tabs>
        <w:spacing w:after="160"/>
        <w:ind w:right="936"/>
        <w:contextualSpacing/>
        <w:rPr>
          <w:rFonts w:cs="Times New Roman"/>
          <w:color w:val="000000" w:themeColor="text1"/>
        </w:rPr>
      </w:pPr>
      <w:r w:rsidRPr="00424939">
        <w:rPr>
          <w:rFonts w:cs="Times New Roman"/>
          <w:color w:val="000000" w:themeColor="text1"/>
        </w:rPr>
        <w:tab/>
        <w:t>20.0 – 23.9</w:t>
      </w:r>
      <w:r w:rsidRPr="00424939">
        <w:rPr>
          <w:rFonts w:cs="Times New Roman"/>
          <w:color w:val="000000" w:themeColor="text1"/>
        </w:rPr>
        <w:tab/>
        <w:t>1.90</w:t>
      </w:r>
    </w:p>
    <w:p w14:paraId="1AC43F72" w14:textId="77777777" w:rsidR="00387329" w:rsidRPr="00424939" w:rsidRDefault="00387329" w:rsidP="00043D97">
      <w:pPr>
        <w:tabs>
          <w:tab w:val="left" w:pos="990"/>
          <w:tab w:val="decimal" w:pos="4500"/>
        </w:tabs>
        <w:spacing w:after="120"/>
        <w:ind w:right="936"/>
        <w:rPr>
          <w:rFonts w:cs="Times New Roman"/>
          <w:color w:val="000000" w:themeColor="text1"/>
        </w:rPr>
        <w:pPrChange w:id="7287" w:author="Summer 2023 updates" w:date="2024-07-31T13:42:00Z">
          <w:pPr>
            <w:tabs>
              <w:tab w:val="left" w:pos="990"/>
              <w:tab w:val="decimal" w:pos="4500"/>
            </w:tabs>
            <w:spacing w:after="160"/>
            <w:ind w:right="930"/>
          </w:pPr>
        </w:pPrChange>
      </w:pPr>
      <w:r w:rsidRPr="00424939">
        <w:rPr>
          <w:rFonts w:cs="Times New Roman"/>
          <w:color w:val="000000" w:themeColor="text1"/>
        </w:rPr>
        <w:tab/>
        <w:t>24 +</w:t>
      </w:r>
      <w:r w:rsidRPr="00424939">
        <w:rPr>
          <w:rFonts w:cs="Times New Roman"/>
          <w:color w:val="000000" w:themeColor="text1"/>
        </w:rPr>
        <w:tab/>
        <w:t>2.00</w:t>
      </w:r>
    </w:p>
    <w:p w14:paraId="75C2BFAB" w14:textId="42143716" w:rsidR="00387329" w:rsidRPr="00424939" w:rsidRDefault="00387329" w:rsidP="00387329">
      <w:pPr>
        <w:spacing w:after="40"/>
        <w:rPr>
          <w:rFonts w:cs="Times New Roman"/>
          <w:color w:val="000000" w:themeColor="text1"/>
        </w:rPr>
      </w:pPr>
      <w:r w:rsidRPr="00424939">
        <w:rPr>
          <w:rFonts w:cs="Times New Roman"/>
          <w:color w:val="000000" w:themeColor="text1"/>
        </w:rPr>
        <w:t>Students who are placed on suspension for academic reasons</w:t>
      </w:r>
      <w:r w:rsidR="00FF4CAC">
        <w:rPr>
          <w:rFonts w:cs="Times New Roman"/>
          <w:color w:val="000000" w:themeColor="text1"/>
        </w:rPr>
        <w:t xml:space="preserve"> </w:t>
      </w:r>
      <w:r w:rsidRPr="00424939">
        <w:rPr>
          <w:rFonts w:cs="Times New Roman"/>
          <w:color w:val="000000" w:themeColor="text1"/>
        </w:rPr>
        <w:t xml:space="preserve">will receive a letter </w:t>
      </w:r>
      <w:ins w:id="7288" w:author="Summer 2023 updates" w:date="2024-07-31T13:42:00Z">
        <w:r w:rsidR="00632A5F">
          <w:rPr>
            <w:rFonts w:cs="Times New Roman"/>
            <w:color w:val="000000" w:themeColor="text1"/>
          </w:rPr>
          <w:t xml:space="preserve">via their Coe email address </w:t>
        </w:r>
      </w:ins>
      <w:r w:rsidRPr="00424939">
        <w:rPr>
          <w:rFonts w:cs="Times New Roman"/>
          <w:color w:val="000000" w:themeColor="text1"/>
        </w:rPr>
        <w:t xml:space="preserve">notifying them of their suspension </w:t>
      </w:r>
      <w:del w:id="7289" w:author="Summer 2023 updates" w:date="2024-07-31T13:42:00Z">
        <w:r w:rsidRPr="00424939">
          <w:rPr>
            <w:rFonts w:cs="Times New Roman"/>
            <w:color w:val="000000" w:themeColor="text1"/>
          </w:rPr>
          <w:delText>at their home residence, by registered mail, as well as a letter in their Coe mailbox and an email to their Coe email</w:delText>
        </w:r>
      </w:del>
      <w:ins w:id="7290" w:author="Summer 2023 updates" w:date="2024-07-31T13:42:00Z">
        <w:r w:rsidR="00632A5F">
          <w:rPr>
            <w:rFonts w:cs="Times New Roman"/>
            <w:color w:val="000000" w:themeColor="text1"/>
          </w:rPr>
          <w:t>status</w:t>
        </w:r>
      </w:ins>
      <w:r w:rsidRPr="00424939">
        <w:rPr>
          <w:rFonts w:cs="Times New Roman"/>
          <w:color w:val="000000" w:themeColor="text1"/>
        </w:rPr>
        <w:t>. Suspended students have the right to appeal for immediate readmission if they can provide evidence of circumstances that would warrant reconsideration by the deadline indicated in their suspension letter.</w:t>
      </w:r>
    </w:p>
    <w:p w14:paraId="4B3FF95C" w14:textId="77777777" w:rsidR="00387329" w:rsidRPr="00424939" w:rsidRDefault="00387329" w:rsidP="00387329">
      <w:pPr>
        <w:spacing w:after="40"/>
        <w:rPr>
          <w:rFonts w:cs="Times New Roman"/>
          <w:color w:val="000000" w:themeColor="text1"/>
        </w:rPr>
      </w:pPr>
      <w:r w:rsidRPr="00424939">
        <w:rPr>
          <w:rFonts w:cs="Times New Roman"/>
          <w:color w:val="000000" w:themeColor="text1"/>
        </w:rPr>
        <w:t>To appeal for immediate readmission:</w:t>
      </w:r>
    </w:p>
    <w:p w14:paraId="704E0A2C" w14:textId="77777777" w:rsidR="00387329" w:rsidRPr="00424939" w:rsidRDefault="00387329" w:rsidP="00E500FB">
      <w:pPr>
        <w:numPr>
          <w:ilvl w:val="0"/>
          <w:numId w:val="117"/>
        </w:numPr>
        <w:tabs>
          <w:tab w:val="left" w:pos="360"/>
        </w:tabs>
        <w:spacing w:after="160"/>
        <w:ind w:left="720" w:right="20" w:hanging="360"/>
        <w:rPr>
          <w:rFonts w:eastAsia="Arial" w:cs="Times New Roman"/>
          <w:color w:val="000000" w:themeColor="text1"/>
        </w:rPr>
      </w:pPr>
      <w:r w:rsidRPr="00424939">
        <w:rPr>
          <w:rFonts w:cs="Times New Roman"/>
          <w:color w:val="000000" w:themeColor="text1"/>
        </w:rPr>
        <w:t>A suspended student appealing for readmission must submit an appeals letter by mail, email, or delivery in person to the Office of the Provost. The letter must include an explanation of any circumstances that affected the student’s academic performance. The letter should provide a detailed plan with specific actions that the student will take to improve their academic standing, and explain how the student will overcome the obstacles that affected their academic performance. Student appeals will not be considered if a written statement is not received by the deadline.</w:t>
      </w:r>
    </w:p>
    <w:p w14:paraId="7CE92C52" w14:textId="77777777" w:rsidR="00387329" w:rsidRPr="00424939" w:rsidRDefault="00387329" w:rsidP="00E500FB">
      <w:pPr>
        <w:numPr>
          <w:ilvl w:val="0"/>
          <w:numId w:val="117"/>
        </w:numPr>
        <w:tabs>
          <w:tab w:val="left" w:pos="360"/>
        </w:tabs>
        <w:spacing w:after="160"/>
        <w:ind w:left="720" w:right="360" w:hanging="360"/>
        <w:rPr>
          <w:rFonts w:cs="Times New Roman"/>
          <w:color w:val="000000" w:themeColor="text1"/>
        </w:rPr>
      </w:pPr>
      <w:r w:rsidRPr="00424939">
        <w:rPr>
          <w:rFonts w:cs="Times New Roman"/>
          <w:color w:val="000000" w:themeColor="text1"/>
        </w:rPr>
        <w:t xml:space="preserve">Although not mandatory, the suspended student appealing for readmission is urged to schedule to meet with the Academic Standing Committee on the date designated in the suspension </w:t>
      </w:r>
      <w:bookmarkStart w:id="7291" w:name="page3"/>
      <w:bookmarkEnd w:id="7291"/>
      <w:r w:rsidRPr="00424939">
        <w:rPr>
          <w:rFonts w:cs="Times New Roman"/>
          <w:color w:val="000000" w:themeColor="text1"/>
        </w:rPr>
        <w:t>letter. At this meeting the student will have the opportunity to respond to questions the Committee may have on the circumstances outlined in the student’s letter requesting readmission.</w:t>
      </w:r>
    </w:p>
    <w:p w14:paraId="18564D30" w14:textId="77777777" w:rsidR="00387329" w:rsidRPr="00424939" w:rsidRDefault="00387329" w:rsidP="00E500FB">
      <w:pPr>
        <w:numPr>
          <w:ilvl w:val="0"/>
          <w:numId w:val="118"/>
        </w:numPr>
        <w:tabs>
          <w:tab w:val="left" w:pos="360"/>
        </w:tabs>
        <w:spacing w:after="160"/>
        <w:ind w:left="720" w:right="43" w:hanging="360"/>
        <w:rPr>
          <w:rFonts w:eastAsia="Arial" w:cs="Times New Roman"/>
          <w:color w:val="000000" w:themeColor="text1"/>
        </w:rPr>
      </w:pPr>
      <w:r w:rsidRPr="00424939">
        <w:rPr>
          <w:rFonts w:cs="Times New Roman"/>
          <w:color w:val="000000" w:themeColor="text1"/>
        </w:rPr>
        <w:t>A suspended student appealing for readmission is encouraged to request a letter of support for immediate readmission from a faculty advisor or other faculty or staff member at Coe, if the letter can shed light on the student’s ability and motivation to do well in future academic endeavors. Similarly, the student is encouraged to consult with one or more faculty or staff members to prepare a strong case for readmission.</w:t>
      </w:r>
    </w:p>
    <w:p w14:paraId="41DBE69B" w14:textId="4F79DEC4" w:rsidR="00387329" w:rsidRPr="00424939" w:rsidRDefault="00387329" w:rsidP="00387329">
      <w:pPr>
        <w:spacing w:after="160"/>
        <w:ind w:right="80"/>
        <w:rPr>
          <w:rFonts w:cs="Times New Roman"/>
          <w:color w:val="000000" w:themeColor="text1"/>
        </w:rPr>
      </w:pPr>
      <w:r w:rsidRPr="00424939">
        <w:rPr>
          <w:rFonts w:cs="Times New Roman"/>
          <w:color w:val="000000" w:themeColor="text1"/>
        </w:rPr>
        <w:t>Students who have been suspended for academic reasons from the College once, can return to the College either through a successful appeal for immediate readmission or through readmission after leaving for at least one academic year. A student who is suspended</w:t>
      </w:r>
      <w:r w:rsidR="00FF4CAC">
        <w:rPr>
          <w:rFonts w:cs="Times New Roman"/>
          <w:color w:val="000000" w:themeColor="text1"/>
        </w:rPr>
        <w:t xml:space="preserve"> for academic reasons</w:t>
      </w:r>
      <w:r w:rsidRPr="00424939">
        <w:rPr>
          <w:rFonts w:cs="Times New Roman"/>
          <w:color w:val="000000" w:themeColor="text1"/>
        </w:rPr>
        <w:t xml:space="preserve"> more than </w:t>
      </w:r>
      <w:r w:rsidR="00FF4CAC">
        <w:rPr>
          <w:rFonts w:cs="Times New Roman"/>
          <w:color w:val="000000" w:themeColor="text1"/>
        </w:rPr>
        <w:t>once</w:t>
      </w:r>
      <w:r w:rsidRPr="00424939">
        <w:rPr>
          <w:rFonts w:cs="Times New Roman"/>
          <w:color w:val="000000" w:themeColor="text1"/>
        </w:rPr>
        <w:t xml:space="preserve"> cannot appeal for immediate readmission and must leave the College for at least one academic year.</w:t>
      </w:r>
    </w:p>
    <w:p w14:paraId="1B85B1C4" w14:textId="5A919803" w:rsidR="005F0861" w:rsidRDefault="005F0861" w:rsidP="00B66C3E">
      <w:pPr>
        <w:pStyle w:val="Heading4"/>
        <w:spacing w:before="120"/>
        <w:rPr>
          <w:rFonts w:ascii="Garamond" w:hAnsi="Garamond"/>
          <w:color w:val="000000" w:themeColor="text1"/>
        </w:rPr>
        <w:pPrChange w:id="7292" w:author="Summer 2023 updates" w:date="2024-07-31T13:42:00Z">
          <w:pPr>
            <w:pStyle w:val="Heading4"/>
          </w:pPr>
        </w:pPrChange>
      </w:pPr>
      <w:bookmarkStart w:id="7293" w:name="_Toc141355701"/>
      <w:bookmarkStart w:id="7294" w:name="_Toc110005182"/>
      <w:r>
        <w:rPr>
          <w:rFonts w:ascii="Garamond" w:hAnsi="Garamond"/>
          <w:color w:val="000000" w:themeColor="text1"/>
        </w:rPr>
        <w:t>Interim Suspension</w:t>
      </w:r>
      <w:bookmarkEnd w:id="7293"/>
      <w:bookmarkEnd w:id="7294"/>
    </w:p>
    <w:p w14:paraId="7623E5F6" w14:textId="6D1463BB" w:rsidR="005F0861" w:rsidRPr="005F0861" w:rsidRDefault="005F0861" w:rsidP="005F0861">
      <w:pPr>
        <w:spacing w:after="120"/>
      </w:pPr>
      <w:r w:rsidRPr="005F0861">
        <w:t>Interim Suspension is a situation where it is determined that a student’s continued presence at the college constitutes an immediate threat of harm to the student, other individuals, or to the stability and continuance of normal College functions.  The Provost</w:t>
      </w:r>
      <w:r w:rsidR="003F12E1">
        <w:t xml:space="preserve"> and</w:t>
      </w:r>
      <w:r w:rsidR="003755F5">
        <w:t xml:space="preserve"> </w:t>
      </w:r>
      <w:r w:rsidRPr="005F0861">
        <w:t xml:space="preserve">Dean of Students or their designee may suspend a student pending disciplinary proceedings. Such suspension may become effective immediately and without prior notice. </w:t>
      </w:r>
    </w:p>
    <w:p w14:paraId="1C92245B" w14:textId="77777777" w:rsidR="005F0861" w:rsidRPr="005F0861" w:rsidRDefault="005F0861" w:rsidP="005F0861">
      <w:pPr>
        <w:spacing w:after="120"/>
        <w:rPr>
          <w:del w:id="7295" w:author="Summer 2023 updates" w:date="2024-07-31T13:42:00Z"/>
        </w:rPr>
      </w:pPr>
      <w:del w:id="7296" w:author="Summer 2023 updates" w:date="2024-07-31T13:42:00Z">
        <w:r w:rsidRPr="005F0861">
          <w:delText xml:space="preserve"> </w:delText>
        </w:r>
      </w:del>
    </w:p>
    <w:p w14:paraId="1E818E5F" w14:textId="7EAA1BAA" w:rsidR="005F0861" w:rsidRPr="005F0861" w:rsidRDefault="005F0861" w:rsidP="005F0861">
      <w:pPr>
        <w:spacing w:after="120"/>
      </w:pPr>
      <w:r w:rsidRPr="005F0861">
        <w:t>Interim suspension shall be considered an excused absence until the conclusion of formal hearings.  The student will be offered the opportunity to make up any academic work missed during the time in which the interim suspension was imposed. It is the student’s responsibility to make specific arrangements with faculty members to complete academic work. The Dean of Students will initiate communication with the appropriate faculty.</w:t>
      </w:r>
    </w:p>
    <w:p w14:paraId="2C2A9CAE" w14:textId="76CC6D30" w:rsidR="00387329" w:rsidRPr="00424939" w:rsidRDefault="005426D5" w:rsidP="00B66C3E">
      <w:pPr>
        <w:pStyle w:val="Heading4"/>
        <w:spacing w:before="120"/>
        <w:rPr>
          <w:rFonts w:ascii="Garamond" w:hAnsi="Garamond"/>
          <w:color w:val="000000" w:themeColor="text1"/>
        </w:rPr>
        <w:pPrChange w:id="7297" w:author="Summer 2023 updates" w:date="2024-07-31T13:42:00Z">
          <w:pPr>
            <w:pStyle w:val="Heading4"/>
          </w:pPr>
        </w:pPrChange>
      </w:pPr>
      <w:bookmarkStart w:id="7298" w:name="_Toc141355702"/>
      <w:bookmarkStart w:id="7299" w:name="_Toc110005183"/>
      <w:r w:rsidRPr="00424939">
        <w:rPr>
          <w:rFonts w:ascii="Garamond" w:hAnsi="Garamond"/>
          <w:color w:val="000000" w:themeColor="text1"/>
        </w:rPr>
        <w:t>Readmission</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"Readmission"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Following Suspension</w:t>
      </w:r>
      <w:bookmarkEnd w:id="7298"/>
      <w:bookmarkEnd w:id="7299"/>
    </w:p>
    <w:p w14:paraId="79C986EA" w14:textId="77777777" w:rsidR="00387329" w:rsidRPr="00424939" w:rsidRDefault="00387329" w:rsidP="00387329">
      <w:pPr>
        <w:spacing w:after="40"/>
        <w:rPr>
          <w:rFonts w:cs="Times New Roman"/>
          <w:color w:val="000000" w:themeColor="text1"/>
        </w:rPr>
      </w:pPr>
      <w:r w:rsidRPr="00424939">
        <w:rPr>
          <w:rFonts w:cs="Times New Roman"/>
          <w:color w:val="000000" w:themeColor="text1"/>
        </w:rPr>
        <w:t>Coe College’s academic suspension policy allows students, who are not readmitted immediately through appeal, to apply for readmission after at least one academic year has passed.</w:t>
      </w:r>
    </w:p>
    <w:p w14:paraId="4349B8B1" w14:textId="4C78D0DD" w:rsidR="00387329" w:rsidRPr="00424939" w:rsidRDefault="00387329" w:rsidP="002024B6">
      <w:pPr>
        <w:rPr>
          <w:rPrChange w:id="7300" w:author="Summer 2023 updates" w:date="2024-07-31T13:42:00Z">
            <w:rPr>
              <w:color w:val="000000" w:themeColor="text1"/>
            </w:rPr>
          </w:rPrChange>
        </w:rPr>
        <w:pPrChange w:id="7301" w:author="Summer 2023 updates" w:date="2024-07-31T13:42:00Z">
          <w:pPr>
            <w:spacing w:after="120"/>
          </w:pPr>
        </w:pPrChange>
      </w:pPr>
      <w:r w:rsidRPr="00424939">
        <w:rPr>
          <w:rPrChange w:id="7302" w:author="Summer 2023 updates" w:date="2024-07-31T13:42:00Z">
            <w:rPr>
              <w:color w:val="000000" w:themeColor="text1"/>
            </w:rPr>
          </w:rPrChange>
        </w:rPr>
        <w:t>To be considered for readmission, the student must submit a letter of appeal to the Office of the Provost. In the appeals letter, the student must present evidence that demonstrates how the circumstances that led to the student’s academic suspension have been addressed, and how the student plans to be successful in his or her academic future. Readmission</w:t>
      </w:r>
      <w:r w:rsidR="008C196D" w:rsidRPr="00424939">
        <w:rPr>
          <w:rPrChange w:id="7303" w:author="Summer 2023 updates" w:date="2024-07-31T13:42:00Z">
            <w:rPr>
              <w:color w:val="000000" w:themeColor="text1"/>
            </w:rPr>
          </w:rPrChange>
        </w:rPr>
        <w:fldChar w:fldCharType="begin"/>
      </w:r>
      <w:r w:rsidR="008C196D" w:rsidRPr="00424939">
        <w:rPr>
          <w:rPrChange w:id="7304" w:author="Summer 2023 updates" w:date="2024-07-31T13:42:00Z">
            <w:rPr>
              <w:color w:val="000000" w:themeColor="text1"/>
            </w:rPr>
          </w:rPrChange>
        </w:rPr>
        <w:instrText xml:space="preserve"> XE "Readmission" </w:instrText>
      </w:r>
      <w:r w:rsidR="008C196D" w:rsidRPr="00424939">
        <w:rPr>
          <w:rPrChange w:id="7305" w:author="Summer 2023 updates" w:date="2024-07-31T13:42:00Z">
            <w:rPr>
              <w:color w:val="000000" w:themeColor="text1"/>
            </w:rPr>
          </w:rPrChange>
        </w:rPr>
        <w:fldChar w:fldCharType="end"/>
      </w:r>
      <w:r w:rsidRPr="00424939">
        <w:rPr>
          <w:rPrChange w:id="7306" w:author="Summer 2023 updates" w:date="2024-07-31T13:42:00Z">
            <w:rPr>
              <w:color w:val="000000" w:themeColor="text1"/>
            </w:rPr>
          </w:rPrChange>
        </w:rPr>
        <w:t xml:space="preserve"> is determined by the Academic Standing Committee. The Academic Standing Committee reserves the right to conduct its own investigation, review the case, and make a final decision concerning the student’s reinstatement to the College. When appropriate, certain academic stipulations may be applied. If a suspended</w:t>
      </w:r>
      <w:r w:rsidRPr="00424939">
        <w:rPr>
          <w:b/>
          <w:rPrChange w:id="7307" w:author="Summer 2023 updates" w:date="2024-07-31T13:42:00Z">
            <w:rPr>
              <w:b/>
              <w:color w:val="000000" w:themeColor="text1"/>
            </w:rPr>
          </w:rPrChange>
        </w:rPr>
        <w:t xml:space="preserve"> </w:t>
      </w:r>
      <w:r w:rsidRPr="00424939">
        <w:rPr>
          <w:rPrChange w:id="7308" w:author="Summer 2023 updates" w:date="2024-07-31T13:42:00Z">
            <w:rPr>
              <w:color w:val="000000" w:themeColor="text1"/>
            </w:rPr>
          </w:rPrChange>
        </w:rPr>
        <w:t>student provides evidence of</w:t>
      </w:r>
      <w:r w:rsidRPr="00424939">
        <w:rPr>
          <w:b/>
          <w:rPrChange w:id="7309" w:author="Summer 2023 updates" w:date="2024-07-31T13:42:00Z">
            <w:rPr>
              <w:b/>
              <w:color w:val="000000" w:themeColor="text1"/>
            </w:rPr>
          </w:rPrChange>
        </w:rPr>
        <w:t xml:space="preserve"> </w:t>
      </w:r>
      <w:r w:rsidRPr="00424939">
        <w:rPr>
          <w:rPrChange w:id="7310" w:author="Summer 2023 updates" w:date="2024-07-31T13:42:00Z">
            <w:rPr>
              <w:color w:val="000000" w:themeColor="text1"/>
            </w:rPr>
          </w:rPrChange>
        </w:rPr>
        <w:t>successful course completion elsewhere and/or written evidence of motivation and maturity necessary to be academically successful at Coe, the student may be readmitted on probation at Coe.</w:t>
      </w:r>
    </w:p>
    <w:p w14:paraId="544391C6" w14:textId="3311B5F2" w:rsidR="001A374A" w:rsidRPr="00424939" w:rsidRDefault="005426D5" w:rsidP="00B66C3E">
      <w:pPr>
        <w:pStyle w:val="Heading4"/>
        <w:spacing w:before="120"/>
        <w:rPr>
          <w:rFonts w:ascii="Garamond" w:hAnsi="Garamond"/>
          <w:color w:val="000000" w:themeColor="text1"/>
        </w:rPr>
        <w:pPrChange w:id="7311" w:author="Summer 2023 updates" w:date="2024-07-31T13:42:00Z">
          <w:pPr>
            <w:pStyle w:val="Heading4"/>
          </w:pPr>
        </w:pPrChange>
      </w:pPr>
      <w:bookmarkStart w:id="7312" w:name="_Ref14179459"/>
      <w:bookmarkStart w:id="7313" w:name="_Toc141355703"/>
      <w:bookmarkStart w:id="7314" w:name="_Toc110005184"/>
      <w:r w:rsidRPr="00424939">
        <w:rPr>
          <w:rFonts w:ascii="Garamond" w:hAnsi="Garamond"/>
          <w:color w:val="000000" w:themeColor="text1"/>
        </w:rPr>
        <w:t>Exiting</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"Exiting"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63453" w:rsidRPr="00424939">
        <w:rPr>
          <w:rFonts w:ascii="Garamond" w:hAnsi="Garamond"/>
          <w:color w:val="000000" w:themeColor="text1"/>
        </w:rPr>
        <w:t>t</w:t>
      </w:r>
      <w:r w:rsidRPr="00424939">
        <w:rPr>
          <w:rFonts w:ascii="Garamond" w:hAnsi="Garamond"/>
          <w:color w:val="000000" w:themeColor="text1"/>
        </w:rPr>
        <w:t>he College</w:t>
      </w:r>
      <w:bookmarkEnd w:id="7312"/>
      <w:bookmarkEnd w:id="7313"/>
      <w:bookmarkEnd w:id="7314"/>
      <w:r w:rsidRPr="00424939">
        <w:rPr>
          <w:rFonts w:ascii="Garamond" w:hAnsi="Garamond"/>
          <w:color w:val="000000" w:themeColor="text1"/>
        </w:rPr>
        <w:t xml:space="preserve"> </w:t>
      </w:r>
    </w:p>
    <w:p w14:paraId="156AA8B8" w14:textId="77777777" w:rsidR="009B7793" w:rsidRPr="00424939" w:rsidRDefault="0085616D" w:rsidP="00921D61">
      <w:pPr>
        <w:rPr>
          <w:del w:id="7315" w:author="Summer 2023 updates" w:date="2024-07-31T13:42:00Z"/>
          <w:rFonts w:cs="Times New Roman"/>
          <w:color w:val="000000" w:themeColor="text1"/>
        </w:rPr>
      </w:pPr>
      <w:r w:rsidRPr="0085616D">
        <w:rPr>
          <w:w w:val="105"/>
          <w:rPrChange w:id="7316" w:author="Summer 2023 updates" w:date="2024-07-31T13:42:00Z">
            <w:rPr>
              <w:color w:val="000000" w:themeColor="text1"/>
            </w:rPr>
          </w:rPrChange>
        </w:rPr>
        <w:t>The exit process at Coe College, whether through withdrawing</w:t>
      </w:r>
      <w:del w:id="7317" w:author="Summer 2023 updates" w:date="2024-07-31T13:42:00Z">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Style w:val="Strong"/>
            <w:rFonts w:ascii="Garamond" w:hAnsi="Garamond"/>
            <w:color w:val="000000" w:themeColor="text1"/>
          </w:rPr>
          <w:delInstrText>withdrawing</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del>
      <w:r w:rsidRPr="0085616D">
        <w:rPr>
          <w:w w:val="105"/>
          <w:rPrChange w:id="7318" w:author="Summer 2023 updates" w:date="2024-07-31T13:42:00Z">
            <w:rPr>
              <w:color w:val="000000" w:themeColor="text1"/>
            </w:rPr>
          </w:rPrChange>
        </w:rPr>
        <w:t xml:space="preserve"> or taking a leave of absence, is initiated by the student. </w:t>
      </w:r>
      <w:del w:id="7319" w:author="Summer 2023 updates" w:date="2024-07-31T13:42:00Z">
        <w:r w:rsidR="00880636" w:rsidRPr="00424939">
          <w:rPr>
            <w:rFonts w:cs="Times New Roman"/>
            <w:color w:val="000000" w:themeColor="text1"/>
          </w:rPr>
          <w:delText>The exit procedure is initiated in</w:delText>
        </w:r>
      </w:del>
      <w:ins w:id="7320" w:author="Summer 2023 updates" w:date="2024-07-31T13:42:00Z">
        <w:r w:rsidRPr="0085616D">
          <w:rPr>
            <w:w w:val="105"/>
          </w:rPr>
          <w:t>New, first-year students must contact</w:t>
        </w:r>
      </w:ins>
      <w:r w:rsidRPr="0085616D">
        <w:rPr>
          <w:w w:val="105"/>
          <w:rPrChange w:id="7321" w:author="Summer 2023 updates" w:date="2024-07-31T13:42:00Z">
            <w:rPr>
              <w:color w:val="000000" w:themeColor="text1"/>
            </w:rPr>
          </w:rPrChange>
        </w:rPr>
        <w:t xml:space="preserve"> the </w:t>
      </w:r>
      <w:del w:id="7322" w:author="Summer 2023 updates" w:date="2024-07-31T13:42:00Z">
        <w:r w:rsidR="00880636" w:rsidRPr="00424939">
          <w:rPr>
            <w:rFonts w:cs="Times New Roman"/>
            <w:color w:val="000000" w:themeColor="text1"/>
          </w:rPr>
          <w:delText>Learning Commons (Stewart Memorial Library) and begins with an interview with</w:delText>
        </w:r>
      </w:del>
      <w:ins w:id="7323" w:author="Summer 2023 updates" w:date="2024-07-31T13:42:00Z">
        <w:r w:rsidRPr="0085616D">
          <w:rPr>
            <w:w w:val="105"/>
          </w:rPr>
          <w:t>Dean of Student Success &amp; Persistence and all returning students must contact</w:t>
        </w:r>
      </w:ins>
      <w:r w:rsidRPr="0085616D">
        <w:rPr>
          <w:w w:val="105"/>
          <w:rPrChange w:id="7324" w:author="Summer 2023 updates" w:date="2024-07-31T13:42:00Z">
            <w:rPr>
              <w:color w:val="000000" w:themeColor="text1"/>
            </w:rPr>
          </w:rPrChange>
        </w:rPr>
        <w:t xml:space="preserve"> the Associate Dean </w:t>
      </w:r>
      <w:del w:id="7325" w:author="Summer 2023 updates" w:date="2024-07-31T13:42:00Z">
        <w:r w:rsidR="00880636" w:rsidRPr="00424939">
          <w:rPr>
            <w:rFonts w:cs="Times New Roman"/>
            <w:color w:val="000000" w:themeColor="text1"/>
          </w:rPr>
          <w:delText>of</w:delText>
        </w:r>
      </w:del>
      <w:ins w:id="7326" w:author="Summer 2023 updates" w:date="2024-07-31T13:42:00Z">
        <w:r w:rsidR="00CE600E">
          <w:rPr>
            <w:w w:val="105"/>
          </w:rPr>
          <w:t>for</w:t>
        </w:r>
      </w:ins>
      <w:r w:rsidRPr="0085616D">
        <w:rPr>
          <w:w w:val="105"/>
          <w:rPrChange w:id="7327" w:author="Summer 2023 updates" w:date="2024-07-31T13:42:00Z">
            <w:rPr>
              <w:color w:val="000000" w:themeColor="text1"/>
            </w:rPr>
          </w:rPrChange>
        </w:rPr>
        <w:t xml:space="preserve"> Student Academics or the Director of </w:t>
      </w:r>
      <w:del w:id="7328" w:author="Summer 2023 updates" w:date="2024-07-31T13:42:00Z">
        <w:r w:rsidR="00880636" w:rsidRPr="00424939">
          <w:rPr>
            <w:rFonts w:cs="Times New Roman"/>
            <w:color w:val="000000" w:themeColor="text1"/>
          </w:rPr>
          <w:delText xml:space="preserve">the </w:delText>
        </w:r>
      </w:del>
      <w:r w:rsidRPr="0085616D">
        <w:rPr>
          <w:w w:val="105"/>
          <w:rPrChange w:id="7329" w:author="Summer 2023 updates" w:date="2024-07-31T13:42:00Z">
            <w:rPr>
              <w:color w:val="000000" w:themeColor="text1"/>
            </w:rPr>
          </w:rPrChange>
        </w:rPr>
        <w:t>TRIO</w:t>
      </w:r>
      <w:del w:id="7330" w:author="Summer 2023 updates" w:date="2024-07-31T13:42:00Z">
        <w:r w:rsidR="00880636" w:rsidRPr="00424939">
          <w:rPr>
            <w:rFonts w:cs="Times New Roman"/>
            <w:color w:val="000000" w:themeColor="text1"/>
          </w:rPr>
          <w:delText xml:space="preserve">-Academic Achievement Program. </w:delText>
        </w:r>
      </w:del>
      <w:ins w:id="7331" w:author="Summer 2023 updates" w:date="2024-07-31T13:42:00Z">
        <w:r w:rsidRPr="0085616D">
          <w:rPr>
            <w:w w:val="105"/>
          </w:rPr>
          <w:t xml:space="preserve"> - Student Support Services to conduct an exit interview.</w:t>
        </w:r>
      </w:ins>
      <w:r w:rsidRPr="0085616D">
        <w:rPr>
          <w:w w:val="105"/>
          <w:rPrChange w:id="7332" w:author="Summer 2023 updates" w:date="2024-07-31T13:42:00Z">
            <w:rPr>
              <w:color w:val="000000" w:themeColor="text1"/>
            </w:rPr>
          </w:rPrChange>
        </w:rPr>
        <w:t xml:space="preserve"> At the interview, the student is given an official exit </w:t>
      </w:r>
      <w:del w:id="7333" w:author="Summer 2023 updates" w:date="2024-07-31T13:42:00Z">
        <w:r w:rsidR="00880636" w:rsidRPr="00424939">
          <w:rPr>
            <w:rFonts w:cs="Times New Roman"/>
            <w:color w:val="000000" w:themeColor="text1"/>
          </w:rPr>
          <w:delText>form on which to secure signatures</w:delText>
        </w:r>
      </w:del>
      <w:ins w:id="7334" w:author="Summer 2023 updates" w:date="2024-07-31T13:42:00Z">
        <w:r w:rsidRPr="0085616D">
          <w:rPr>
            <w:w w:val="105"/>
          </w:rPr>
          <w:t>checklist that provides information that students should collect</w:t>
        </w:r>
      </w:ins>
      <w:r w:rsidRPr="0085616D">
        <w:rPr>
          <w:w w:val="105"/>
          <w:rPrChange w:id="7335" w:author="Summer 2023 updates" w:date="2024-07-31T13:42:00Z">
            <w:rPr>
              <w:color w:val="000000" w:themeColor="text1"/>
            </w:rPr>
          </w:rPrChange>
        </w:rPr>
        <w:t xml:space="preserve"> from </w:t>
      </w:r>
      <w:del w:id="7336" w:author="Summer 2023 updates" w:date="2024-07-31T13:42:00Z">
        <w:r w:rsidR="00880636" w:rsidRPr="00424939">
          <w:rPr>
            <w:rFonts w:cs="Times New Roman"/>
            <w:color w:val="000000" w:themeColor="text1"/>
          </w:rPr>
          <w:delText>the following:</w:delText>
        </w:r>
      </w:del>
      <w:ins w:id="7337" w:author="Summer 2023 updates" w:date="2024-07-31T13:42:00Z">
        <w:r w:rsidRPr="0085616D">
          <w:rPr>
            <w:w w:val="105"/>
          </w:rPr>
          <w:t>other offices on campus, including</w:t>
        </w:r>
      </w:ins>
      <w:r w:rsidRPr="0085616D">
        <w:rPr>
          <w:w w:val="105"/>
          <w:rPrChange w:id="7338" w:author="Summer 2023 updates" w:date="2024-07-31T13:42:00Z">
            <w:rPr>
              <w:color w:val="000000" w:themeColor="text1"/>
            </w:rPr>
          </w:rPrChange>
        </w:rPr>
        <w:t xml:space="preserve"> the Student Financial Services Office, to verify a balance due or a credit to be refunded</w:t>
      </w:r>
      <w:del w:id="7339" w:author="Summer 2023 updates" w:date="2024-07-31T13:42:00Z">
        <w:r w:rsidR="009B7793" w:rsidRPr="00424939">
          <w:rPr>
            <w:rFonts w:cs="Times New Roman"/>
            <w:color w:val="000000" w:themeColor="text1"/>
          </w:rPr>
          <w:delText>, as well as</w:delText>
        </w:r>
      </w:del>
      <w:ins w:id="7340" w:author="Summer 2023 updates" w:date="2024-07-31T13:42:00Z">
        <w:r w:rsidR="00CD731C">
          <w:rPr>
            <w:w w:val="105"/>
          </w:rPr>
          <w:t>;</w:t>
        </w:r>
      </w:ins>
      <w:r w:rsidRPr="0085616D">
        <w:rPr>
          <w:w w:val="105"/>
          <w:rPrChange w:id="7341" w:author="Summer 2023 updates" w:date="2024-07-31T13:42:00Z">
            <w:rPr>
              <w:color w:val="000000" w:themeColor="text1"/>
            </w:rPr>
          </w:rPrChange>
        </w:rPr>
        <w:t xml:space="preserve"> Student Loan information</w:t>
      </w:r>
      <w:del w:id="7342" w:author="Summer 2023 updates" w:date="2024-07-31T13:42:00Z">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Financial Aid</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009B7793" w:rsidRPr="00424939">
          <w:rPr>
            <w:rFonts w:cs="Times New Roman"/>
            <w:color w:val="000000" w:themeColor="text1"/>
          </w:rPr>
          <w:delText>,</w:delText>
        </w:r>
      </w:del>
      <w:ins w:id="7343" w:author="Summer 2023 updates" w:date="2024-07-31T13:42:00Z">
        <w:r w:rsidRPr="0085616D">
          <w:rPr>
            <w:w w:val="105"/>
          </w:rPr>
          <w:t>,</w:t>
        </w:r>
      </w:ins>
      <w:r w:rsidRPr="0085616D">
        <w:rPr>
          <w:w w:val="105"/>
          <w:rPrChange w:id="7344" w:author="Summer 2023 updates" w:date="2024-07-31T13:42:00Z">
            <w:rPr>
              <w:color w:val="000000" w:themeColor="text1"/>
            </w:rPr>
          </w:rPrChange>
        </w:rPr>
        <w:t xml:space="preserve"> to be aware of financial aid</w:t>
      </w:r>
      <w:del w:id="7345" w:author="Summer 2023 updates" w:date="2024-07-31T13:42:00Z">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Style w:val="Strong"/>
            <w:rFonts w:ascii="Garamond" w:hAnsi="Garamond"/>
            <w:color w:val="000000" w:themeColor="text1"/>
          </w:rPr>
          <w:delInstrText>aid</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del>
      <w:r w:rsidRPr="0085616D">
        <w:rPr>
          <w:w w:val="105"/>
          <w:rPrChange w:id="7346" w:author="Summer 2023 updates" w:date="2024-07-31T13:42:00Z">
            <w:rPr>
              <w:color w:val="000000" w:themeColor="text1"/>
            </w:rPr>
          </w:rPrChange>
        </w:rPr>
        <w:t xml:space="preserve"> adjustments; the Library, to ascertain that all materials have been returned; and the </w:t>
      </w:r>
      <w:del w:id="7347" w:author="Summer 2023 updates" w:date="2024-07-31T13:42:00Z">
        <w:r w:rsidR="009B7793" w:rsidRPr="00424939">
          <w:rPr>
            <w:rFonts w:cs="Times New Roman"/>
            <w:color w:val="000000" w:themeColor="text1"/>
          </w:rPr>
          <w:delText>Resident</w:delText>
        </w:r>
      </w:del>
      <w:ins w:id="7348" w:author="Summer 2023 updates" w:date="2024-07-31T13:42:00Z">
        <w:r w:rsidRPr="0085616D">
          <w:rPr>
            <w:w w:val="105"/>
          </w:rPr>
          <w:t>Assistant</w:t>
        </w:r>
      </w:ins>
      <w:r w:rsidRPr="0085616D">
        <w:rPr>
          <w:w w:val="105"/>
          <w:rPrChange w:id="7349" w:author="Summer 2023 updates" w:date="2024-07-31T13:42:00Z">
            <w:rPr>
              <w:color w:val="000000" w:themeColor="text1"/>
            </w:rPr>
          </w:rPrChange>
        </w:rPr>
        <w:t xml:space="preserve"> Director of </w:t>
      </w:r>
      <w:ins w:id="7350" w:author="Summer 2023 updates" w:date="2024-07-31T13:42:00Z">
        <w:r w:rsidRPr="0085616D">
          <w:rPr>
            <w:w w:val="105"/>
          </w:rPr>
          <w:t xml:space="preserve">Residence Life of </w:t>
        </w:r>
      </w:ins>
      <w:r w:rsidRPr="0085616D">
        <w:rPr>
          <w:w w:val="105"/>
          <w:rPrChange w:id="7351" w:author="Summer 2023 updates" w:date="2024-07-31T13:42:00Z">
            <w:rPr>
              <w:color w:val="000000" w:themeColor="text1"/>
            </w:rPr>
          </w:rPrChange>
        </w:rPr>
        <w:t xml:space="preserve">the student’s residence hall, to arrange for room checkout.  </w:t>
      </w:r>
      <w:del w:id="7352" w:author="Summer 2023 updates" w:date="2024-07-31T13:42:00Z">
        <w:r w:rsidR="00880636" w:rsidRPr="00424939">
          <w:rPr>
            <w:rFonts w:cs="Times New Roman"/>
            <w:color w:val="000000" w:themeColor="text1"/>
          </w:rPr>
          <w:delText>The completed exit form is returned to the Learning Commons which</w:delText>
        </w:r>
      </w:del>
      <w:ins w:id="7353" w:author="Summer 2023 updates" w:date="2024-07-31T13:42:00Z">
        <w:r w:rsidRPr="0085616D">
          <w:rPr>
            <w:w w:val="105"/>
          </w:rPr>
          <w:t>All exiting students</w:t>
        </w:r>
      </w:ins>
      <w:r w:rsidRPr="0085616D">
        <w:rPr>
          <w:w w:val="105"/>
          <w:rPrChange w:id="7354" w:author="Summer 2023 updates" w:date="2024-07-31T13:42:00Z">
            <w:rPr>
              <w:color w:val="000000" w:themeColor="text1"/>
            </w:rPr>
          </w:rPrChange>
        </w:rPr>
        <w:t xml:space="preserve"> will </w:t>
      </w:r>
      <w:del w:id="7355" w:author="Summer 2023 updates" w:date="2024-07-31T13:42:00Z">
        <w:r w:rsidR="00880636" w:rsidRPr="00424939">
          <w:rPr>
            <w:rFonts w:cs="Times New Roman"/>
            <w:color w:val="000000" w:themeColor="text1"/>
          </w:rPr>
          <w:delText>then notify other pertinent areas of the student’s withdrawal.</w:delText>
        </w:r>
      </w:del>
    </w:p>
    <w:p w14:paraId="6D08018E" w14:textId="6665AC74" w:rsidR="0085616D" w:rsidRPr="0085616D" w:rsidRDefault="009B7793" w:rsidP="00942F0C">
      <w:pPr>
        <w:rPr>
          <w:w w:val="105"/>
          <w:rPrChange w:id="7356" w:author="Summer 2023 updates" w:date="2024-07-31T13:42:00Z">
            <w:rPr>
              <w:rFonts w:ascii="Garamond" w:hAnsi="Garamond"/>
              <w:color w:val="000000" w:themeColor="text1"/>
              <w:w w:val="105"/>
              <w:sz w:val="22"/>
            </w:rPr>
          </w:rPrChange>
        </w:rPr>
        <w:pPrChange w:id="7357" w:author="Summer 2023 updates" w:date="2024-07-31T13:42:00Z">
          <w:pPr>
            <w:pStyle w:val="BodyText"/>
            <w:spacing w:after="60" w:line="240" w:lineRule="auto"/>
            <w:ind w:right="187"/>
            <w:jc w:val="left"/>
          </w:pPr>
        </w:pPrChange>
      </w:pPr>
      <w:del w:id="7358" w:author="Summer 2023 updates" w:date="2024-07-31T13:42:00Z">
        <w:r w:rsidRPr="00424939">
          <w:rPr>
            <w:color w:val="000000" w:themeColor="text1"/>
            <w:w w:val="105"/>
          </w:rPr>
          <w:delText>If</w:delText>
        </w:r>
        <w:r w:rsidRPr="00424939">
          <w:rPr>
            <w:color w:val="000000" w:themeColor="text1"/>
            <w:spacing w:val="-4"/>
            <w:w w:val="105"/>
          </w:rPr>
          <w:delText xml:space="preserve"> </w:delText>
        </w:r>
        <w:r w:rsidRPr="00424939">
          <w:rPr>
            <w:color w:val="000000" w:themeColor="text1"/>
            <w:w w:val="105"/>
          </w:rPr>
          <w:delText>a</w:delText>
        </w:r>
        <w:r w:rsidRPr="00424939">
          <w:rPr>
            <w:color w:val="000000" w:themeColor="text1"/>
            <w:spacing w:val="-3"/>
            <w:w w:val="105"/>
          </w:rPr>
          <w:delText xml:space="preserve"> </w:delText>
        </w:r>
        <w:r w:rsidRPr="00424939">
          <w:rPr>
            <w:color w:val="000000" w:themeColor="text1"/>
            <w:w w:val="105"/>
          </w:rPr>
          <w:delText>student</w:delText>
        </w:r>
        <w:r w:rsidRPr="00424939">
          <w:rPr>
            <w:color w:val="000000" w:themeColor="text1"/>
            <w:spacing w:val="-4"/>
            <w:w w:val="105"/>
          </w:rPr>
          <w:delText xml:space="preserve"> </w:delText>
        </w:r>
        <w:r w:rsidRPr="00424939">
          <w:rPr>
            <w:color w:val="000000" w:themeColor="text1"/>
            <w:w w:val="105"/>
          </w:rPr>
          <w:delText>is</w:delText>
        </w:r>
        <w:r w:rsidRPr="00424939">
          <w:rPr>
            <w:color w:val="000000" w:themeColor="text1"/>
            <w:spacing w:val="-4"/>
            <w:w w:val="105"/>
          </w:rPr>
          <w:delText xml:space="preserve"> </w:delText>
        </w:r>
        <w:r w:rsidRPr="00424939">
          <w:rPr>
            <w:color w:val="000000" w:themeColor="text1"/>
            <w:w w:val="105"/>
          </w:rPr>
          <w:delText>unable</w:delText>
        </w:r>
      </w:del>
      <w:ins w:id="7359" w:author="Summer 2023 updates" w:date="2024-07-31T13:42:00Z">
        <w:r w:rsidR="0085616D" w:rsidRPr="0085616D">
          <w:rPr>
            <w:w w:val="105"/>
          </w:rPr>
          <w:t>also be asked</w:t>
        </w:r>
      </w:ins>
      <w:r w:rsidR="0085616D" w:rsidRPr="0085616D">
        <w:rPr>
          <w:w w:val="105"/>
          <w:rPrChange w:id="7360" w:author="Summer 2023 updates" w:date="2024-07-31T13:42:00Z">
            <w:rPr>
              <w:rFonts w:ascii="Garamond" w:hAnsi="Garamond"/>
              <w:color w:val="000000" w:themeColor="text1"/>
              <w:spacing w:val="-3"/>
              <w:w w:val="105"/>
              <w:sz w:val="22"/>
            </w:rPr>
          </w:rPrChange>
        </w:rPr>
        <w:t xml:space="preserve"> </w:t>
      </w:r>
      <w:r w:rsidR="0085616D" w:rsidRPr="0085616D">
        <w:rPr>
          <w:w w:val="105"/>
          <w:rPrChange w:id="7361" w:author="Summer 2023 updates" w:date="2024-07-31T13:42:00Z">
            <w:rPr>
              <w:rFonts w:ascii="Garamond" w:hAnsi="Garamond"/>
              <w:color w:val="000000" w:themeColor="text1"/>
              <w:w w:val="105"/>
              <w:sz w:val="22"/>
            </w:rPr>
          </w:rPrChange>
        </w:rPr>
        <w:t>to</w:t>
      </w:r>
      <w:r w:rsidR="0085616D" w:rsidRPr="0085616D">
        <w:rPr>
          <w:w w:val="105"/>
          <w:rPrChange w:id="7362" w:author="Summer 2023 updates" w:date="2024-07-31T13:42:00Z">
            <w:rPr>
              <w:rFonts w:ascii="Garamond" w:hAnsi="Garamond"/>
              <w:color w:val="000000" w:themeColor="text1"/>
              <w:spacing w:val="-3"/>
              <w:w w:val="105"/>
              <w:sz w:val="22"/>
            </w:rPr>
          </w:rPrChange>
        </w:rPr>
        <w:t xml:space="preserve"> </w:t>
      </w:r>
      <w:r w:rsidR="0085616D" w:rsidRPr="0085616D">
        <w:rPr>
          <w:w w:val="105"/>
          <w:rPrChange w:id="7363" w:author="Summer 2023 updates" w:date="2024-07-31T13:42:00Z">
            <w:rPr>
              <w:rFonts w:ascii="Garamond" w:hAnsi="Garamond"/>
              <w:color w:val="000000" w:themeColor="text1"/>
              <w:w w:val="105"/>
              <w:sz w:val="22"/>
            </w:rPr>
          </w:rPrChange>
        </w:rPr>
        <w:t>complete</w:t>
      </w:r>
      <w:r w:rsidR="0085616D" w:rsidRPr="0085616D">
        <w:rPr>
          <w:w w:val="105"/>
          <w:rPrChange w:id="7364" w:author="Summer 2023 updates" w:date="2024-07-31T13:42:00Z">
            <w:rPr>
              <w:rFonts w:ascii="Garamond" w:hAnsi="Garamond"/>
              <w:color w:val="000000" w:themeColor="text1"/>
              <w:spacing w:val="-3"/>
              <w:w w:val="105"/>
              <w:sz w:val="22"/>
            </w:rPr>
          </w:rPrChange>
        </w:rPr>
        <w:t xml:space="preserve"> </w:t>
      </w:r>
      <w:del w:id="7365" w:author="Summer 2023 updates" w:date="2024-07-31T13:42:00Z">
        <w:r w:rsidRPr="00424939">
          <w:rPr>
            <w:color w:val="000000" w:themeColor="text1"/>
            <w:w w:val="105"/>
          </w:rPr>
          <w:delText>the</w:delText>
        </w:r>
        <w:r w:rsidRPr="00424939">
          <w:rPr>
            <w:color w:val="000000" w:themeColor="text1"/>
            <w:spacing w:val="-3"/>
            <w:w w:val="105"/>
          </w:rPr>
          <w:delText xml:space="preserve"> </w:delText>
        </w:r>
        <w:r w:rsidRPr="00424939">
          <w:rPr>
            <w:color w:val="000000" w:themeColor="text1"/>
            <w:w w:val="105"/>
          </w:rPr>
          <w:delText>official</w:delText>
        </w:r>
        <w:r w:rsidRPr="00424939">
          <w:rPr>
            <w:color w:val="000000" w:themeColor="text1"/>
            <w:spacing w:val="-4"/>
            <w:w w:val="105"/>
          </w:rPr>
          <w:delText xml:space="preserve"> </w:delText>
        </w:r>
        <w:r w:rsidRPr="00424939">
          <w:rPr>
            <w:color w:val="000000" w:themeColor="text1"/>
            <w:w w:val="105"/>
          </w:rPr>
          <w:delText>withdrawal</w:delText>
        </w:r>
        <w:r w:rsidRPr="00424939">
          <w:rPr>
            <w:color w:val="000000" w:themeColor="text1"/>
            <w:spacing w:val="-4"/>
            <w:w w:val="105"/>
          </w:rPr>
          <w:delText xml:space="preserve"> </w:delText>
        </w:r>
        <w:r w:rsidRPr="00424939">
          <w:rPr>
            <w:color w:val="000000" w:themeColor="text1"/>
            <w:w w:val="105"/>
          </w:rPr>
          <w:delText>process,</w:delText>
        </w:r>
        <w:r w:rsidRPr="00424939">
          <w:rPr>
            <w:color w:val="000000" w:themeColor="text1"/>
            <w:spacing w:val="-4"/>
            <w:w w:val="105"/>
          </w:rPr>
          <w:delText xml:space="preserve"> </w:delText>
        </w:r>
        <w:r w:rsidRPr="00424939">
          <w:rPr>
            <w:color w:val="000000" w:themeColor="text1"/>
            <w:w w:val="105"/>
          </w:rPr>
          <w:delText>the</w:delText>
        </w:r>
        <w:r w:rsidRPr="00424939">
          <w:rPr>
            <w:color w:val="000000" w:themeColor="text1"/>
            <w:spacing w:val="-3"/>
            <w:w w:val="105"/>
          </w:rPr>
          <w:delText xml:space="preserve"> </w:delText>
        </w:r>
        <w:r w:rsidRPr="00424939">
          <w:rPr>
            <w:color w:val="000000" w:themeColor="text1"/>
            <w:w w:val="105"/>
          </w:rPr>
          <w:delText>intent</w:delText>
        </w:r>
        <w:r w:rsidRPr="00424939">
          <w:rPr>
            <w:color w:val="000000" w:themeColor="text1"/>
            <w:spacing w:val="-4"/>
            <w:w w:val="105"/>
          </w:rPr>
          <w:delText xml:space="preserve"> </w:delText>
        </w:r>
        <w:r w:rsidRPr="00424939">
          <w:rPr>
            <w:color w:val="000000" w:themeColor="text1"/>
            <w:w w:val="105"/>
          </w:rPr>
          <w:delText>to</w:delText>
        </w:r>
        <w:r w:rsidRPr="00424939">
          <w:rPr>
            <w:color w:val="000000" w:themeColor="text1"/>
            <w:spacing w:val="-3"/>
            <w:w w:val="105"/>
          </w:rPr>
          <w:delText xml:space="preserve"> </w:delText>
        </w:r>
        <w:r w:rsidRPr="00424939">
          <w:rPr>
            <w:color w:val="000000" w:themeColor="text1"/>
            <w:w w:val="105"/>
          </w:rPr>
          <w:delText>withdraw</w:delText>
        </w:r>
        <w:r w:rsidRPr="00424939">
          <w:rPr>
            <w:color w:val="000000" w:themeColor="text1"/>
            <w:spacing w:val="-2"/>
            <w:w w:val="105"/>
          </w:rPr>
          <w:delText xml:space="preserve"> </w:delText>
        </w:r>
        <w:r w:rsidRPr="00424939">
          <w:rPr>
            <w:color w:val="000000" w:themeColor="text1"/>
            <w:w w:val="105"/>
          </w:rPr>
          <w:delText>or</w:delText>
        </w:r>
        <w:r w:rsidRPr="00424939">
          <w:rPr>
            <w:color w:val="000000" w:themeColor="text1"/>
            <w:spacing w:val="-4"/>
            <w:w w:val="105"/>
          </w:rPr>
          <w:delText xml:space="preserve"> </w:delText>
        </w:r>
        <w:r w:rsidRPr="00424939">
          <w:rPr>
            <w:color w:val="000000" w:themeColor="text1"/>
            <w:w w:val="105"/>
          </w:rPr>
          <w:delText>take</w:delText>
        </w:r>
        <w:r w:rsidRPr="00424939">
          <w:rPr>
            <w:color w:val="000000" w:themeColor="text1"/>
            <w:spacing w:val="-3"/>
            <w:w w:val="105"/>
          </w:rPr>
          <w:delText xml:space="preserve"> </w:delText>
        </w:r>
        <w:r w:rsidRPr="00424939">
          <w:rPr>
            <w:color w:val="000000" w:themeColor="text1"/>
            <w:w w:val="105"/>
          </w:rPr>
          <w:delText>a</w:delText>
        </w:r>
        <w:r w:rsidRPr="00424939">
          <w:rPr>
            <w:color w:val="000000" w:themeColor="text1"/>
            <w:spacing w:val="-3"/>
            <w:w w:val="105"/>
          </w:rPr>
          <w:delText xml:space="preserve"> </w:delText>
        </w:r>
        <w:r w:rsidRPr="00424939">
          <w:rPr>
            <w:color w:val="000000" w:themeColor="text1"/>
            <w:w w:val="105"/>
          </w:rPr>
          <w:delText>leave</w:delText>
        </w:r>
        <w:r w:rsidRPr="00424939">
          <w:rPr>
            <w:color w:val="000000" w:themeColor="text1"/>
            <w:spacing w:val="-3"/>
            <w:w w:val="105"/>
          </w:rPr>
          <w:delText xml:space="preserve"> </w:delText>
        </w:r>
        <w:r w:rsidRPr="00424939">
          <w:rPr>
            <w:color w:val="000000" w:themeColor="text1"/>
            <w:w w:val="105"/>
          </w:rPr>
          <w:delText>of</w:delText>
        </w:r>
        <w:r w:rsidRPr="00424939">
          <w:rPr>
            <w:color w:val="000000" w:themeColor="text1"/>
            <w:spacing w:val="-4"/>
            <w:w w:val="105"/>
          </w:rPr>
          <w:delText xml:space="preserve"> </w:delText>
        </w:r>
        <w:r w:rsidRPr="00424939">
          <w:rPr>
            <w:color w:val="000000" w:themeColor="text1"/>
            <w:w w:val="105"/>
          </w:rPr>
          <w:delText xml:space="preserve">absence </w:delText>
        </w:r>
      </w:del>
      <w:ins w:id="7366" w:author="Summer 2023 updates" w:date="2024-07-31T13:42:00Z">
        <w:r w:rsidR="0085616D" w:rsidRPr="0085616D">
          <w:rPr>
            <w:w w:val="105"/>
          </w:rPr>
          <w:t xml:space="preserve">an exit survey, which </w:t>
        </w:r>
      </w:ins>
      <w:r w:rsidR="0085616D" w:rsidRPr="0085616D">
        <w:rPr>
          <w:w w:val="105"/>
          <w:rPrChange w:id="7367" w:author="Summer 2023 updates" w:date="2024-07-31T13:42:00Z">
            <w:rPr>
              <w:rFonts w:ascii="Garamond" w:hAnsi="Garamond"/>
              <w:color w:val="000000" w:themeColor="text1"/>
              <w:w w:val="105"/>
              <w:sz w:val="22"/>
            </w:rPr>
          </w:rPrChange>
        </w:rPr>
        <w:t>can</w:t>
      </w:r>
      <w:r w:rsidR="0085616D" w:rsidRPr="0085616D">
        <w:rPr>
          <w:w w:val="105"/>
          <w:rPrChange w:id="7368" w:author="Summer 2023 updates" w:date="2024-07-31T13:42:00Z">
            <w:rPr>
              <w:rFonts w:ascii="Garamond" w:hAnsi="Garamond"/>
              <w:color w:val="000000" w:themeColor="text1"/>
              <w:spacing w:val="-4"/>
              <w:w w:val="105"/>
              <w:sz w:val="22"/>
            </w:rPr>
          </w:rPrChange>
        </w:rPr>
        <w:t xml:space="preserve"> </w:t>
      </w:r>
      <w:r w:rsidR="0085616D" w:rsidRPr="0085616D">
        <w:rPr>
          <w:w w:val="105"/>
          <w:rPrChange w:id="7369" w:author="Summer 2023 updates" w:date="2024-07-31T13:42:00Z">
            <w:rPr>
              <w:rFonts w:ascii="Garamond" w:hAnsi="Garamond"/>
              <w:color w:val="000000" w:themeColor="text1"/>
              <w:w w:val="105"/>
              <w:sz w:val="22"/>
            </w:rPr>
          </w:rPrChange>
        </w:rPr>
        <w:t>be</w:t>
      </w:r>
      <w:r w:rsidR="0085616D" w:rsidRPr="0085616D">
        <w:rPr>
          <w:w w:val="105"/>
          <w:rPrChange w:id="7370" w:author="Summer 2023 updates" w:date="2024-07-31T13:42:00Z">
            <w:rPr>
              <w:rFonts w:ascii="Garamond" w:hAnsi="Garamond"/>
              <w:color w:val="000000" w:themeColor="text1"/>
              <w:spacing w:val="-4"/>
              <w:w w:val="105"/>
              <w:sz w:val="22"/>
            </w:rPr>
          </w:rPrChange>
        </w:rPr>
        <w:t xml:space="preserve"> </w:t>
      </w:r>
      <w:del w:id="7371" w:author="Summer 2023 updates" w:date="2024-07-31T13:42:00Z">
        <w:r w:rsidRPr="00424939">
          <w:rPr>
            <w:color w:val="000000" w:themeColor="text1"/>
            <w:w w:val="105"/>
          </w:rPr>
          <w:delText>communicated</w:delText>
        </w:r>
        <w:r w:rsidRPr="00424939">
          <w:rPr>
            <w:color w:val="000000" w:themeColor="text1"/>
            <w:spacing w:val="-4"/>
            <w:w w:val="105"/>
          </w:rPr>
          <w:delText xml:space="preserve"> </w:delText>
        </w:r>
        <w:r w:rsidRPr="00424939">
          <w:rPr>
            <w:color w:val="000000" w:themeColor="text1"/>
            <w:w w:val="105"/>
          </w:rPr>
          <w:delText>to</w:delText>
        </w:r>
        <w:r w:rsidRPr="00424939">
          <w:rPr>
            <w:color w:val="000000" w:themeColor="text1"/>
            <w:spacing w:val="-4"/>
            <w:w w:val="105"/>
          </w:rPr>
          <w:delText xml:space="preserve"> </w:delText>
        </w:r>
        <w:r w:rsidRPr="00424939">
          <w:rPr>
            <w:color w:val="000000" w:themeColor="text1"/>
            <w:w w:val="105"/>
          </w:rPr>
          <w:delText>one</w:delText>
        </w:r>
        <w:r w:rsidRPr="00424939">
          <w:rPr>
            <w:color w:val="000000" w:themeColor="text1"/>
            <w:spacing w:val="-4"/>
            <w:w w:val="105"/>
          </w:rPr>
          <w:delText xml:space="preserve"> </w:delText>
        </w:r>
        <w:r w:rsidRPr="00424939">
          <w:rPr>
            <w:color w:val="000000" w:themeColor="text1"/>
            <w:w w:val="105"/>
          </w:rPr>
          <w:delText>of</w:delText>
        </w:r>
        <w:r w:rsidRPr="00424939">
          <w:rPr>
            <w:color w:val="000000" w:themeColor="text1"/>
            <w:spacing w:val="-5"/>
            <w:w w:val="105"/>
          </w:rPr>
          <w:delText xml:space="preserve"> </w:delText>
        </w:r>
        <w:r w:rsidRPr="00424939">
          <w:rPr>
            <w:color w:val="000000" w:themeColor="text1"/>
            <w:w w:val="105"/>
          </w:rPr>
          <w:delText>the</w:delText>
        </w:r>
        <w:r w:rsidRPr="00424939">
          <w:rPr>
            <w:color w:val="000000" w:themeColor="text1"/>
            <w:spacing w:val="-4"/>
            <w:w w:val="105"/>
          </w:rPr>
          <w:delText xml:space="preserve"> </w:delText>
        </w:r>
        <w:r w:rsidRPr="00424939">
          <w:rPr>
            <w:color w:val="000000" w:themeColor="text1"/>
            <w:w w:val="105"/>
          </w:rPr>
          <w:delText>following</w:delText>
        </w:r>
        <w:r w:rsidRPr="00424939">
          <w:rPr>
            <w:color w:val="000000" w:themeColor="text1"/>
            <w:spacing w:val="-4"/>
            <w:w w:val="105"/>
          </w:rPr>
          <w:delText xml:space="preserve"> </w:delText>
        </w:r>
        <w:r w:rsidRPr="00424939">
          <w:rPr>
            <w:color w:val="000000" w:themeColor="text1"/>
            <w:w w:val="105"/>
          </w:rPr>
          <w:delText>offices:</w:delText>
        </w:r>
        <w:r w:rsidRPr="00424939">
          <w:rPr>
            <w:color w:val="000000" w:themeColor="text1"/>
            <w:spacing w:val="-5"/>
            <w:w w:val="105"/>
          </w:rPr>
          <w:delText xml:space="preserve"> </w:delText>
        </w:r>
        <w:r w:rsidRPr="00424939">
          <w:rPr>
            <w:color w:val="000000" w:themeColor="text1"/>
            <w:w w:val="105"/>
          </w:rPr>
          <w:delText>Registrar,</w:delText>
        </w:r>
        <w:r w:rsidRPr="00424939">
          <w:rPr>
            <w:color w:val="000000" w:themeColor="text1"/>
            <w:spacing w:val="-5"/>
            <w:w w:val="105"/>
          </w:rPr>
          <w:delText xml:space="preserve"> </w:delText>
        </w:r>
        <w:r w:rsidR="00B62752">
          <w:rPr>
            <w:color w:val="000000" w:themeColor="text1"/>
            <w:spacing w:val="-5"/>
            <w:w w:val="105"/>
          </w:rPr>
          <w:delText>Student Financial Services</w:delText>
        </w:r>
        <w:r w:rsidR="00B76E1A" w:rsidRPr="00424939">
          <w:rPr>
            <w:noProof/>
            <w:color w:val="000000" w:themeColor="text1"/>
            <w:w w:val="105"/>
          </w:rPr>
          <w:fldChar w:fldCharType="begin"/>
        </w:r>
        <w:r w:rsidR="00B76E1A" w:rsidRPr="00424939">
          <w:rPr>
            <w:color w:val="000000" w:themeColor="text1"/>
          </w:rPr>
          <w:delInstrText xml:space="preserve"> XE "</w:delInstrText>
        </w:r>
        <w:r w:rsidR="00B76E1A" w:rsidRPr="00424939">
          <w:rPr>
            <w:b/>
            <w:color w:val="000000" w:themeColor="text1"/>
          </w:rPr>
          <w:delInstrText>Financial Aid</w:delInstrText>
        </w:r>
        <w:r w:rsidR="00B76E1A" w:rsidRPr="00424939">
          <w:rPr>
            <w:color w:val="000000" w:themeColor="text1"/>
          </w:rPr>
          <w:delInstrText xml:space="preserve">" </w:delInstrText>
        </w:r>
        <w:r w:rsidR="00B76E1A" w:rsidRPr="00424939">
          <w:rPr>
            <w:noProof/>
            <w:color w:val="000000" w:themeColor="text1"/>
            <w:w w:val="105"/>
          </w:rPr>
          <w:fldChar w:fldCharType="end"/>
        </w:r>
        <w:r w:rsidRPr="00424939">
          <w:rPr>
            <w:noProof/>
            <w:color w:val="000000" w:themeColor="text1"/>
            <w:w w:val="105"/>
          </w:rPr>
          <w:delText>,</w:delText>
        </w:r>
        <w:r w:rsidRPr="00424939">
          <w:rPr>
            <w:color w:val="000000" w:themeColor="text1"/>
            <w:spacing w:val="-5"/>
            <w:w w:val="105"/>
          </w:rPr>
          <w:delText xml:space="preserve"> </w:delText>
        </w:r>
        <w:r w:rsidRPr="00424939">
          <w:rPr>
            <w:color w:val="000000" w:themeColor="text1"/>
            <w:w w:val="105"/>
          </w:rPr>
          <w:delText>Student</w:delText>
        </w:r>
        <w:r w:rsidRPr="00424939">
          <w:rPr>
            <w:color w:val="000000" w:themeColor="text1"/>
            <w:spacing w:val="-5"/>
            <w:w w:val="105"/>
          </w:rPr>
          <w:delText xml:space="preserve"> </w:delText>
        </w:r>
        <w:r w:rsidR="00653552">
          <w:rPr>
            <w:color w:val="000000" w:themeColor="text1"/>
            <w:w w:val="105"/>
          </w:rPr>
          <w:delText>Life</w:delText>
        </w:r>
      </w:del>
      <w:ins w:id="7372" w:author="Summer 2023 updates" w:date="2024-07-31T13:42:00Z">
        <w:r w:rsidR="0085616D" w:rsidRPr="0085616D">
          <w:rPr>
            <w:w w:val="105"/>
          </w:rPr>
          <w:t>completed electronically after the exit interview</w:t>
        </w:r>
      </w:ins>
      <w:r w:rsidR="0085616D" w:rsidRPr="0085616D">
        <w:rPr>
          <w:w w:val="105"/>
          <w:rPrChange w:id="7373" w:author="Summer 2023 updates" w:date="2024-07-31T13:42:00Z">
            <w:rPr>
              <w:rFonts w:ascii="Garamond" w:hAnsi="Garamond"/>
              <w:color w:val="000000" w:themeColor="text1"/>
              <w:w w:val="105"/>
              <w:sz w:val="22"/>
            </w:rPr>
          </w:rPrChange>
        </w:rPr>
        <w:t>.</w:t>
      </w:r>
    </w:p>
    <w:p w14:paraId="731B714D" w14:textId="3F5AA058" w:rsidR="00022449" w:rsidRPr="00424939" w:rsidRDefault="009B7793" w:rsidP="00971BE9">
      <w:pPr>
        <w:rPr>
          <w:w w:val="105"/>
          <w:rPrChange w:id="7374" w:author="Summer 2023 updates" w:date="2024-07-31T13:42:00Z">
            <w:rPr>
              <w:rFonts w:ascii="Garamond" w:hAnsi="Garamond"/>
              <w:color w:val="000000" w:themeColor="text1"/>
              <w:w w:val="105"/>
              <w:sz w:val="22"/>
            </w:rPr>
          </w:rPrChange>
        </w:rPr>
        <w:pPrChange w:id="7375" w:author="Summer 2023 updates" w:date="2024-07-31T13:42:00Z">
          <w:pPr>
            <w:pStyle w:val="BodyText"/>
            <w:spacing w:after="60" w:line="240" w:lineRule="auto"/>
            <w:ind w:right="187"/>
            <w:jc w:val="left"/>
          </w:pPr>
        </w:pPrChange>
      </w:pPr>
      <w:r w:rsidRPr="00424939">
        <w:rPr>
          <w:w w:val="105"/>
          <w:rPrChange w:id="7376" w:author="Summer 2023 updates" w:date="2024-07-31T13:42:00Z">
            <w:rPr>
              <w:rFonts w:ascii="Garamond" w:hAnsi="Garamond"/>
              <w:color w:val="000000" w:themeColor="text1"/>
              <w:w w:val="105"/>
              <w:sz w:val="22"/>
            </w:rPr>
          </w:rPrChange>
        </w:rPr>
        <w:t xml:space="preserve">If a student withdraws from all courses during a period of enrollment for which </w:t>
      </w:r>
      <w:del w:id="7377" w:author="Summer 2023 updates" w:date="2024-07-31T13:42:00Z">
        <w:r w:rsidRPr="00424939">
          <w:rPr>
            <w:color w:val="000000" w:themeColor="text1"/>
            <w:w w:val="105"/>
          </w:rPr>
          <w:delText>he or she</w:delText>
        </w:r>
      </w:del>
      <w:ins w:id="7378" w:author="Summer 2023 updates" w:date="2024-07-31T13:42:00Z">
        <w:r w:rsidR="0085616D">
          <w:rPr>
            <w:w w:val="105"/>
          </w:rPr>
          <w:t>they</w:t>
        </w:r>
      </w:ins>
      <w:r w:rsidRPr="00424939">
        <w:rPr>
          <w:w w:val="105"/>
          <w:rPrChange w:id="7379" w:author="Summer 2023 updates" w:date="2024-07-31T13:42:00Z">
            <w:rPr>
              <w:rFonts w:ascii="Garamond" w:hAnsi="Garamond"/>
              <w:color w:val="000000" w:themeColor="text1"/>
              <w:w w:val="105"/>
              <w:sz w:val="22"/>
            </w:rPr>
          </w:rPrChange>
        </w:rPr>
        <w:t xml:space="preserve"> received financial aid</w:t>
      </w:r>
      <w:r w:rsidR="00A3536B" w:rsidRPr="00424939">
        <w:rPr>
          <w:w w:val="105"/>
          <w:rPrChange w:id="7380" w:author="Summer 2023 updates" w:date="2024-07-31T13:42:00Z">
            <w:rPr>
              <w:rFonts w:ascii="Garamond" w:hAnsi="Garamond"/>
              <w:color w:val="000000" w:themeColor="text1"/>
              <w:w w:val="105"/>
              <w:sz w:val="22"/>
            </w:rPr>
          </w:rPrChange>
        </w:rPr>
        <w:t>,</w:t>
      </w:r>
      <w:r w:rsidR="00B76E1A" w:rsidRPr="00424939">
        <w:rPr>
          <w:w w:val="105"/>
          <w:rPrChange w:id="7381" w:author="Summer 2023 updates" w:date="2024-07-31T13:42:00Z">
            <w:rPr>
              <w:rFonts w:ascii="Garamond" w:hAnsi="Garamond"/>
              <w:color w:val="000000" w:themeColor="text1"/>
              <w:w w:val="105"/>
              <w:sz w:val="22"/>
            </w:rPr>
          </w:rPrChange>
        </w:rPr>
        <w:fldChar w:fldCharType="begin"/>
      </w:r>
      <w:r w:rsidR="00B76E1A" w:rsidRPr="00424939">
        <w:rPr>
          <w:rPrChange w:id="7382" w:author="Summer 2023 updates" w:date="2024-07-31T13:42:00Z">
            <w:rPr>
              <w:rFonts w:ascii="Garamond" w:hAnsi="Garamond"/>
              <w:color w:val="000000" w:themeColor="text1"/>
            </w:rPr>
          </w:rPrChange>
        </w:rPr>
        <w:instrText xml:space="preserve"> XE "</w:instrText>
      </w:r>
      <w:del w:id="7383" w:author="Summer 2023 updates" w:date="2024-07-31T13:42:00Z">
        <w:r w:rsidR="00B76E1A" w:rsidRPr="00424939">
          <w:rPr>
            <w:rStyle w:val="Strong"/>
            <w:rFonts w:ascii="Garamond" w:hAnsi="Garamond"/>
            <w:color w:val="000000" w:themeColor="text1"/>
          </w:rPr>
          <w:delInstrText>aid</w:delInstrText>
        </w:r>
      </w:del>
      <w:ins w:id="7384"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7385" w:author="Summer 2023 updates" w:date="2024-07-31T13:42:00Z">
            <w:rPr>
              <w:rFonts w:ascii="Garamond" w:hAnsi="Garamond"/>
              <w:color w:val="000000" w:themeColor="text1"/>
            </w:rPr>
          </w:rPrChange>
        </w:rPr>
        <w:instrText xml:space="preserve">" </w:instrText>
      </w:r>
      <w:r w:rsidR="00B76E1A" w:rsidRPr="00424939">
        <w:rPr>
          <w:w w:val="105"/>
          <w:rPrChange w:id="7386" w:author="Summer 2023 updates" w:date="2024-07-31T13:42:00Z">
            <w:rPr>
              <w:rFonts w:ascii="Garamond" w:hAnsi="Garamond"/>
              <w:color w:val="000000" w:themeColor="text1"/>
              <w:w w:val="105"/>
              <w:sz w:val="22"/>
            </w:rPr>
          </w:rPrChange>
        </w:rPr>
        <w:fldChar w:fldCharType="end"/>
      </w:r>
      <w:r w:rsidRPr="00424939">
        <w:rPr>
          <w:w w:val="105"/>
          <w:rPrChange w:id="7387" w:author="Summer 2023 updates" w:date="2024-07-31T13:42:00Z">
            <w:rPr>
              <w:rFonts w:ascii="Garamond" w:hAnsi="Garamond"/>
              <w:color w:val="000000" w:themeColor="text1"/>
              <w:w w:val="105"/>
              <w:sz w:val="22"/>
            </w:rPr>
          </w:rPrChange>
        </w:rPr>
        <w:t xml:space="preserve"> the </w:t>
      </w:r>
      <w:r w:rsidR="00B62752">
        <w:rPr>
          <w:w w:val="105"/>
          <w:rPrChange w:id="7388" w:author="Summer 2023 updates" w:date="2024-07-31T13:42:00Z">
            <w:rPr>
              <w:rFonts w:ascii="Garamond" w:hAnsi="Garamond"/>
              <w:color w:val="000000" w:themeColor="text1"/>
              <w:w w:val="105"/>
              <w:sz w:val="22"/>
            </w:rPr>
          </w:rPrChange>
        </w:rPr>
        <w:t>Student Financial Services Office</w:t>
      </w:r>
      <w:r w:rsidR="00B76E1A" w:rsidRPr="00424939">
        <w:rPr>
          <w:w w:val="105"/>
          <w:rPrChange w:id="7389" w:author="Summer 2023 updates" w:date="2024-07-31T13:42:00Z">
            <w:rPr>
              <w:rFonts w:ascii="Garamond" w:hAnsi="Garamond"/>
              <w:color w:val="000000" w:themeColor="text1"/>
              <w:w w:val="105"/>
              <w:sz w:val="22"/>
            </w:rPr>
          </w:rPrChange>
        </w:rPr>
        <w:fldChar w:fldCharType="begin"/>
      </w:r>
      <w:r w:rsidR="00B76E1A" w:rsidRPr="00424939">
        <w:rPr>
          <w:rPrChange w:id="7390" w:author="Summer 2023 updates" w:date="2024-07-31T13:42:00Z">
            <w:rPr>
              <w:rFonts w:ascii="Garamond" w:hAnsi="Garamond"/>
              <w:color w:val="000000" w:themeColor="text1"/>
            </w:rPr>
          </w:rPrChange>
        </w:rPr>
        <w:instrText xml:space="preserve"> XE "</w:instrText>
      </w:r>
      <w:r w:rsidR="00B76E1A" w:rsidRPr="00424939">
        <w:rPr>
          <w:b/>
          <w:rPrChange w:id="7391" w:author="Summer 2023 updates" w:date="2024-07-31T13:42:00Z">
            <w:rPr>
              <w:rFonts w:ascii="Garamond" w:hAnsi="Garamond"/>
              <w:b/>
              <w:color w:val="000000" w:themeColor="text1"/>
            </w:rPr>
          </w:rPrChange>
        </w:rPr>
        <w:instrText>Financial Aid</w:instrText>
      </w:r>
      <w:r w:rsidR="00B76E1A" w:rsidRPr="00424939">
        <w:rPr>
          <w:rPrChange w:id="7392" w:author="Summer 2023 updates" w:date="2024-07-31T13:42:00Z">
            <w:rPr>
              <w:rFonts w:ascii="Garamond" w:hAnsi="Garamond"/>
              <w:color w:val="000000" w:themeColor="text1"/>
            </w:rPr>
          </w:rPrChange>
        </w:rPr>
        <w:instrText xml:space="preserve">" </w:instrText>
      </w:r>
      <w:r w:rsidR="00B76E1A" w:rsidRPr="00424939">
        <w:rPr>
          <w:w w:val="105"/>
          <w:rPrChange w:id="7393" w:author="Summer 2023 updates" w:date="2024-07-31T13:42:00Z">
            <w:rPr>
              <w:rFonts w:ascii="Garamond" w:hAnsi="Garamond"/>
              <w:color w:val="000000" w:themeColor="text1"/>
              <w:w w:val="105"/>
              <w:sz w:val="22"/>
            </w:rPr>
          </w:rPrChange>
        </w:rPr>
        <w:fldChar w:fldCharType="end"/>
      </w:r>
      <w:r w:rsidRPr="00424939">
        <w:rPr>
          <w:w w:val="105"/>
          <w:rPrChange w:id="7394" w:author="Summer 2023 updates" w:date="2024-07-31T13:42:00Z">
            <w:rPr>
              <w:rFonts w:ascii="Garamond" w:hAnsi="Garamond"/>
              <w:color w:val="000000" w:themeColor="text1"/>
              <w:w w:val="105"/>
              <w:sz w:val="22"/>
            </w:rPr>
          </w:rPrChange>
        </w:rPr>
        <w:t xml:space="preserve"> will determine how much, if any, of the student’s financial aid proceeds must be returned to the College</w:t>
      </w:r>
      <w:r w:rsidR="00A3536B" w:rsidRPr="00424939">
        <w:rPr>
          <w:w w:val="105"/>
          <w:rPrChange w:id="7395" w:author="Summer 2023 updates" w:date="2024-07-31T13:42:00Z">
            <w:rPr>
              <w:rFonts w:ascii="Garamond" w:hAnsi="Garamond"/>
              <w:color w:val="000000" w:themeColor="text1"/>
              <w:w w:val="105"/>
              <w:sz w:val="22"/>
            </w:rPr>
          </w:rPrChange>
        </w:rPr>
        <w:t>,</w:t>
      </w:r>
      <w:r w:rsidRPr="00424939">
        <w:rPr>
          <w:w w:val="105"/>
          <w:rPrChange w:id="7396" w:author="Summer 2023 updates" w:date="2024-07-31T13:42:00Z">
            <w:rPr>
              <w:rFonts w:ascii="Garamond" w:hAnsi="Garamond"/>
              <w:color w:val="000000" w:themeColor="text1"/>
              <w:w w:val="105"/>
              <w:sz w:val="22"/>
            </w:rPr>
          </w:rPrChange>
        </w:rPr>
        <w:t xml:space="preserve"> based on a federally mandated refund formula</w:t>
      </w:r>
      <w:r w:rsidR="00022449" w:rsidRPr="00424939">
        <w:rPr>
          <w:w w:val="105"/>
          <w:rPrChange w:id="7397" w:author="Summer 2023 updates" w:date="2024-07-31T13:42:00Z">
            <w:rPr>
              <w:rFonts w:ascii="Garamond" w:hAnsi="Garamond"/>
              <w:color w:val="000000" w:themeColor="text1"/>
              <w:w w:val="105"/>
              <w:sz w:val="22"/>
            </w:rPr>
          </w:rPrChange>
        </w:rPr>
        <w:t xml:space="preserve"> (see </w:t>
      </w:r>
      <w:r w:rsidR="00022449" w:rsidRPr="00424939">
        <w:rPr>
          <w:i/>
          <w:w w:val="105"/>
          <w:rPrChange w:id="7398" w:author="Summer 2023 updates" w:date="2024-07-31T13:42:00Z">
            <w:rPr>
              <w:rFonts w:ascii="Garamond" w:hAnsi="Garamond"/>
              <w:i/>
              <w:color w:val="000000" w:themeColor="text1"/>
              <w:w w:val="105"/>
              <w:sz w:val="22"/>
            </w:rPr>
          </w:rPrChange>
        </w:rPr>
        <w:t>Return of Title IV Funds/</w:t>
      </w:r>
      <w:ins w:id="7399" w:author="Summer 2023 updates" w:date="2024-07-31T13:42:00Z">
        <w:r w:rsidR="00A0454F">
          <w:rPr>
            <w:i/>
            <w:w w:val="105"/>
          </w:rPr>
          <w:t xml:space="preserve"> </w:t>
        </w:r>
      </w:ins>
      <w:r w:rsidR="00022449" w:rsidRPr="00424939">
        <w:rPr>
          <w:i/>
          <w:w w:val="105"/>
          <w:rPrChange w:id="7400" w:author="Summer 2023 updates" w:date="2024-07-31T13:42:00Z">
            <w:rPr>
              <w:rFonts w:ascii="Garamond" w:hAnsi="Garamond"/>
              <w:i/>
              <w:color w:val="000000" w:themeColor="text1"/>
              <w:w w:val="105"/>
              <w:sz w:val="22"/>
            </w:rPr>
          </w:rPrChange>
        </w:rPr>
        <w:t>Institutional Refund</w:t>
      </w:r>
      <w:r w:rsidR="00B76E1A" w:rsidRPr="00424939">
        <w:rPr>
          <w:i/>
          <w:w w:val="105"/>
          <w:rPrChange w:id="7401" w:author="Summer 2023 updates" w:date="2024-07-31T13:42:00Z">
            <w:rPr>
              <w:rFonts w:ascii="Garamond" w:hAnsi="Garamond"/>
              <w:i/>
              <w:color w:val="000000" w:themeColor="text1"/>
              <w:w w:val="105"/>
              <w:sz w:val="22"/>
            </w:rPr>
          </w:rPrChange>
        </w:rPr>
        <w:fldChar w:fldCharType="begin"/>
      </w:r>
      <w:r w:rsidR="00B76E1A" w:rsidRPr="00424939">
        <w:rPr>
          <w:rPrChange w:id="7402" w:author="Summer 2023 updates" w:date="2024-07-31T13:42:00Z">
            <w:rPr>
              <w:rFonts w:ascii="Garamond" w:hAnsi="Garamond"/>
              <w:color w:val="000000" w:themeColor="text1"/>
            </w:rPr>
          </w:rPrChange>
        </w:rPr>
        <w:instrText xml:space="preserve"> XE "</w:instrText>
      </w:r>
      <w:r w:rsidR="00B76E1A" w:rsidRPr="00424939">
        <w:rPr>
          <w:b/>
          <w:rPrChange w:id="7403" w:author="Summer 2023 updates" w:date="2024-07-31T13:42:00Z">
            <w:rPr>
              <w:rFonts w:ascii="Garamond" w:hAnsi="Garamond"/>
              <w:b/>
              <w:color w:val="000000" w:themeColor="text1"/>
            </w:rPr>
          </w:rPrChange>
        </w:rPr>
        <w:instrText>Refund</w:instrText>
      </w:r>
      <w:r w:rsidR="00B76E1A" w:rsidRPr="00424939">
        <w:rPr>
          <w:rPrChange w:id="7404" w:author="Summer 2023 updates" w:date="2024-07-31T13:42:00Z">
            <w:rPr>
              <w:rFonts w:ascii="Garamond" w:hAnsi="Garamond"/>
              <w:color w:val="000000" w:themeColor="text1"/>
            </w:rPr>
          </w:rPrChange>
        </w:rPr>
        <w:instrText xml:space="preserve">" </w:instrText>
      </w:r>
      <w:r w:rsidR="00B76E1A" w:rsidRPr="00424939">
        <w:rPr>
          <w:i/>
          <w:w w:val="105"/>
          <w:rPrChange w:id="7405" w:author="Summer 2023 updates" w:date="2024-07-31T13:42:00Z">
            <w:rPr>
              <w:rFonts w:ascii="Garamond" w:hAnsi="Garamond"/>
              <w:i/>
              <w:color w:val="000000" w:themeColor="text1"/>
              <w:w w:val="105"/>
              <w:sz w:val="22"/>
            </w:rPr>
          </w:rPrChange>
        </w:rPr>
        <w:fldChar w:fldCharType="end"/>
      </w:r>
      <w:r w:rsidR="00022449" w:rsidRPr="00424939">
        <w:rPr>
          <w:i/>
          <w:w w:val="105"/>
          <w:rPrChange w:id="7406" w:author="Summer 2023 updates" w:date="2024-07-31T13:42:00Z">
            <w:rPr>
              <w:rFonts w:ascii="Garamond" w:hAnsi="Garamond"/>
              <w:i/>
              <w:color w:val="000000" w:themeColor="text1"/>
              <w:w w:val="105"/>
              <w:sz w:val="22"/>
            </w:rPr>
          </w:rPrChange>
        </w:rPr>
        <w:t xml:space="preserve"> Policy</w:t>
      </w:r>
      <w:r w:rsidR="00022449" w:rsidRPr="00424939">
        <w:rPr>
          <w:w w:val="105"/>
          <w:rPrChange w:id="7407" w:author="Summer 2023 updates" w:date="2024-07-31T13:42:00Z">
            <w:rPr>
              <w:rFonts w:ascii="Garamond" w:hAnsi="Garamond"/>
              <w:color w:val="000000" w:themeColor="text1"/>
              <w:w w:val="105"/>
              <w:sz w:val="22"/>
            </w:rPr>
          </w:rPrChange>
        </w:rPr>
        <w:t xml:space="preserve">, p. </w:t>
      </w:r>
      <w:r w:rsidR="00113703" w:rsidRPr="00424939">
        <w:rPr>
          <w:w w:val="105"/>
          <w:rPrChange w:id="7408" w:author="Summer 2023 updates" w:date="2024-07-31T13:42:00Z">
            <w:rPr>
              <w:rFonts w:ascii="Garamond" w:hAnsi="Garamond"/>
              <w:color w:val="000000" w:themeColor="text1"/>
              <w:w w:val="105"/>
              <w:sz w:val="22"/>
            </w:rPr>
          </w:rPrChange>
        </w:rPr>
        <w:fldChar w:fldCharType="begin"/>
      </w:r>
      <w:r w:rsidR="00113703" w:rsidRPr="00424939">
        <w:rPr>
          <w:w w:val="105"/>
          <w:rPrChange w:id="7409" w:author="Summer 2023 updates" w:date="2024-07-31T13:42:00Z">
            <w:rPr>
              <w:rFonts w:ascii="Garamond" w:hAnsi="Garamond"/>
              <w:color w:val="000000" w:themeColor="text1"/>
              <w:w w:val="105"/>
              <w:sz w:val="22"/>
            </w:rPr>
          </w:rPrChange>
        </w:rPr>
        <w:instrText xml:space="preserve"> PAGEREF InstitutionalRefund \h </w:instrText>
      </w:r>
      <w:r w:rsidR="00113703" w:rsidRPr="00424939">
        <w:rPr>
          <w:w w:val="105"/>
          <w:rPrChange w:id="7410" w:author="Summer 2023 updates" w:date="2024-07-31T13:42:00Z">
            <w:rPr>
              <w:rFonts w:ascii="Garamond" w:hAnsi="Garamond"/>
              <w:color w:val="000000" w:themeColor="text1"/>
              <w:w w:val="105"/>
              <w:sz w:val="22"/>
            </w:rPr>
          </w:rPrChange>
        </w:rPr>
      </w:r>
      <w:r w:rsidR="00113703" w:rsidRPr="00424939">
        <w:rPr>
          <w:w w:val="105"/>
          <w:rPrChange w:id="7411" w:author="Summer 2023 updates" w:date="2024-07-31T13:42:00Z">
            <w:rPr>
              <w:rFonts w:ascii="Garamond" w:hAnsi="Garamond"/>
              <w:color w:val="000000" w:themeColor="text1"/>
              <w:w w:val="105"/>
              <w:sz w:val="22"/>
            </w:rPr>
          </w:rPrChange>
        </w:rPr>
        <w:fldChar w:fldCharType="separate"/>
      </w:r>
      <w:r w:rsidR="00A74DA0">
        <w:rPr>
          <w:noProof/>
          <w:w w:val="105"/>
        </w:rPr>
        <w:t>236</w:t>
      </w:r>
      <w:r w:rsidR="00113703" w:rsidRPr="00424939">
        <w:rPr>
          <w:w w:val="105"/>
          <w:rPrChange w:id="7412" w:author="Summer 2023 updates" w:date="2024-07-31T13:42:00Z">
            <w:rPr>
              <w:rFonts w:ascii="Garamond" w:hAnsi="Garamond"/>
              <w:color w:val="000000" w:themeColor="text1"/>
              <w:w w:val="105"/>
              <w:sz w:val="22"/>
            </w:rPr>
          </w:rPrChange>
        </w:rPr>
        <w:fldChar w:fldCharType="end"/>
      </w:r>
      <w:r w:rsidR="00022449" w:rsidRPr="00424939">
        <w:rPr>
          <w:w w:val="105"/>
          <w:rPrChange w:id="7413" w:author="Summer 2023 updates" w:date="2024-07-31T13:42:00Z">
            <w:rPr>
              <w:rFonts w:ascii="Garamond" w:hAnsi="Garamond"/>
              <w:color w:val="000000" w:themeColor="text1"/>
              <w:w w:val="105"/>
              <w:sz w:val="22"/>
            </w:rPr>
          </w:rPrChange>
        </w:rPr>
        <w:t>).</w:t>
      </w:r>
    </w:p>
    <w:p w14:paraId="2B5D402E" w14:textId="38162836" w:rsidR="007A602A" w:rsidRPr="00424939" w:rsidRDefault="009B7793" w:rsidP="00B446C8">
      <w:pPr>
        <w:rPr>
          <w:w w:val="105"/>
          <w:rPrChange w:id="7414" w:author="Summer 2023 updates" w:date="2024-07-31T13:42:00Z">
            <w:rPr>
              <w:rFonts w:ascii="Garamond" w:hAnsi="Garamond"/>
              <w:color w:val="000000" w:themeColor="text1"/>
              <w:w w:val="105"/>
              <w:sz w:val="22"/>
            </w:rPr>
          </w:rPrChange>
        </w:rPr>
        <w:pPrChange w:id="7415" w:author="Summer 2023 updates" w:date="2024-07-31T13:42:00Z">
          <w:pPr>
            <w:pStyle w:val="BodyText"/>
            <w:spacing w:after="60" w:line="240" w:lineRule="auto"/>
            <w:ind w:right="187"/>
            <w:jc w:val="left"/>
          </w:pPr>
        </w:pPrChange>
      </w:pPr>
      <w:r w:rsidRPr="00424939">
        <w:rPr>
          <w:w w:val="105"/>
          <w:rPrChange w:id="7416" w:author="Summer 2023 updates" w:date="2024-07-31T13:42:00Z">
            <w:rPr>
              <w:rFonts w:ascii="Garamond" w:hAnsi="Garamond"/>
              <w:color w:val="000000" w:themeColor="text1"/>
              <w:w w:val="105"/>
              <w:sz w:val="22"/>
            </w:rPr>
          </w:rPrChange>
        </w:rPr>
        <w:t xml:space="preserve">Special consideration is given to students who withdrew due </w:t>
      </w:r>
      <w:r w:rsidR="000457C9" w:rsidRPr="00424939">
        <w:rPr>
          <w:w w:val="105"/>
          <w:rPrChange w:id="7417" w:author="Summer 2023 updates" w:date="2024-07-31T13:42:00Z">
            <w:rPr>
              <w:rFonts w:ascii="Garamond" w:hAnsi="Garamond"/>
              <w:color w:val="000000" w:themeColor="text1"/>
              <w:w w:val="105"/>
              <w:sz w:val="22"/>
            </w:rPr>
          </w:rPrChange>
        </w:rPr>
        <w:t xml:space="preserve">to a call to active duty. </w:t>
      </w:r>
      <w:r w:rsidR="00563453" w:rsidRPr="00424939">
        <w:rPr>
          <w:w w:val="105"/>
          <w:rPrChange w:id="7418" w:author="Summer 2023 updates" w:date="2024-07-31T13:42:00Z">
            <w:rPr>
              <w:rFonts w:ascii="Garamond" w:hAnsi="Garamond"/>
              <w:color w:val="000000" w:themeColor="text1"/>
              <w:w w:val="105"/>
              <w:sz w:val="22"/>
            </w:rPr>
          </w:rPrChange>
        </w:rPr>
        <w:t>Coe’s “</w:t>
      </w:r>
      <w:r w:rsidRPr="00424939">
        <w:rPr>
          <w:w w:val="105"/>
          <w:rPrChange w:id="7419" w:author="Summer 2023 updates" w:date="2024-07-31T13:42:00Z">
            <w:rPr>
              <w:rFonts w:ascii="Garamond" w:hAnsi="Garamond"/>
              <w:color w:val="000000" w:themeColor="text1"/>
              <w:w w:val="105"/>
              <w:sz w:val="22"/>
            </w:rPr>
          </w:rPrChange>
        </w:rPr>
        <w:t>Military</w:t>
      </w:r>
      <w:r w:rsidR="00B76E1A" w:rsidRPr="00424939">
        <w:rPr>
          <w:w w:val="105"/>
          <w:rPrChange w:id="7420" w:author="Summer 2023 updates" w:date="2024-07-31T13:42:00Z">
            <w:rPr>
              <w:rFonts w:ascii="Garamond" w:hAnsi="Garamond"/>
              <w:color w:val="000000" w:themeColor="text1"/>
              <w:w w:val="105"/>
              <w:sz w:val="22"/>
            </w:rPr>
          </w:rPrChange>
        </w:rPr>
        <w:fldChar w:fldCharType="begin"/>
      </w:r>
      <w:r w:rsidR="00B76E1A" w:rsidRPr="00424939">
        <w:rPr>
          <w:rPrChange w:id="7421" w:author="Summer 2023 updates" w:date="2024-07-31T13:42:00Z">
            <w:rPr>
              <w:rFonts w:ascii="Garamond" w:hAnsi="Garamond"/>
              <w:color w:val="000000" w:themeColor="text1"/>
            </w:rPr>
          </w:rPrChange>
        </w:rPr>
        <w:instrText xml:space="preserve"> XE "</w:instrText>
      </w:r>
      <w:r w:rsidR="00B76E1A" w:rsidRPr="00424939">
        <w:rPr>
          <w:b/>
          <w:rPrChange w:id="7422" w:author="Summer 2023 updates" w:date="2024-07-31T13:42:00Z">
            <w:rPr>
              <w:rFonts w:ascii="Garamond" w:hAnsi="Garamond"/>
              <w:b/>
              <w:color w:val="000000" w:themeColor="text1"/>
            </w:rPr>
          </w:rPrChange>
        </w:rPr>
        <w:instrText>Military</w:instrText>
      </w:r>
      <w:r w:rsidR="00B76E1A" w:rsidRPr="00424939">
        <w:rPr>
          <w:rPrChange w:id="7423" w:author="Summer 2023 updates" w:date="2024-07-31T13:42:00Z">
            <w:rPr>
              <w:rFonts w:ascii="Garamond" w:hAnsi="Garamond"/>
              <w:color w:val="000000" w:themeColor="text1"/>
            </w:rPr>
          </w:rPrChange>
        </w:rPr>
        <w:instrText xml:space="preserve">" </w:instrText>
      </w:r>
      <w:r w:rsidR="00B76E1A" w:rsidRPr="00424939">
        <w:rPr>
          <w:w w:val="105"/>
          <w:rPrChange w:id="7424" w:author="Summer 2023 updates" w:date="2024-07-31T13:42:00Z">
            <w:rPr>
              <w:rFonts w:ascii="Garamond" w:hAnsi="Garamond"/>
              <w:color w:val="000000" w:themeColor="text1"/>
              <w:w w:val="105"/>
              <w:sz w:val="22"/>
            </w:rPr>
          </w:rPrChange>
        </w:rPr>
        <w:fldChar w:fldCharType="end"/>
      </w:r>
      <w:r w:rsidRPr="00424939">
        <w:rPr>
          <w:w w:val="105"/>
          <w:rPrChange w:id="7425" w:author="Summer 2023 updates" w:date="2024-07-31T13:42:00Z">
            <w:rPr>
              <w:rFonts w:ascii="Garamond" w:hAnsi="Garamond"/>
              <w:color w:val="000000" w:themeColor="text1"/>
              <w:w w:val="105"/>
              <w:sz w:val="22"/>
            </w:rPr>
          </w:rPrChange>
        </w:rPr>
        <w:t xml:space="preserve"> Call Up/Refund</w:t>
      </w:r>
      <w:r w:rsidR="00563453" w:rsidRPr="00424939">
        <w:rPr>
          <w:w w:val="105"/>
          <w:rPrChange w:id="7426" w:author="Summer 2023 updates" w:date="2024-07-31T13:42:00Z">
            <w:rPr>
              <w:rFonts w:ascii="Garamond" w:hAnsi="Garamond"/>
              <w:color w:val="000000" w:themeColor="text1"/>
              <w:w w:val="105"/>
              <w:sz w:val="22"/>
            </w:rPr>
          </w:rPrChange>
        </w:rPr>
        <w:fldChar w:fldCharType="begin"/>
      </w:r>
      <w:r w:rsidR="00563453" w:rsidRPr="00424939">
        <w:rPr>
          <w:rPrChange w:id="7427" w:author="Summer 2023 updates" w:date="2024-07-31T13:42:00Z">
            <w:rPr>
              <w:rFonts w:ascii="Garamond" w:hAnsi="Garamond"/>
              <w:color w:val="000000" w:themeColor="text1"/>
            </w:rPr>
          </w:rPrChange>
        </w:rPr>
        <w:instrText xml:space="preserve"> XE "</w:instrText>
      </w:r>
      <w:r w:rsidR="00563453" w:rsidRPr="00424939">
        <w:rPr>
          <w:b/>
          <w:rPrChange w:id="7428" w:author="Summer 2023 updates" w:date="2024-07-31T13:42:00Z">
            <w:rPr>
              <w:rFonts w:ascii="Garamond" w:hAnsi="Garamond"/>
              <w:b/>
              <w:color w:val="000000" w:themeColor="text1"/>
            </w:rPr>
          </w:rPrChange>
        </w:rPr>
        <w:instrText>Refund</w:instrText>
      </w:r>
      <w:r w:rsidR="00563453" w:rsidRPr="00424939">
        <w:rPr>
          <w:rPrChange w:id="7429" w:author="Summer 2023 updates" w:date="2024-07-31T13:42:00Z">
            <w:rPr>
              <w:rFonts w:ascii="Garamond" w:hAnsi="Garamond"/>
              <w:color w:val="000000" w:themeColor="text1"/>
            </w:rPr>
          </w:rPrChange>
        </w:rPr>
        <w:instrText xml:space="preserve">" </w:instrText>
      </w:r>
      <w:r w:rsidR="00563453" w:rsidRPr="00424939">
        <w:rPr>
          <w:w w:val="105"/>
          <w:rPrChange w:id="7430" w:author="Summer 2023 updates" w:date="2024-07-31T13:42:00Z">
            <w:rPr>
              <w:rFonts w:ascii="Garamond" w:hAnsi="Garamond"/>
              <w:color w:val="000000" w:themeColor="text1"/>
              <w:w w:val="105"/>
              <w:sz w:val="22"/>
            </w:rPr>
          </w:rPrChange>
        </w:rPr>
        <w:fldChar w:fldCharType="end"/>
      </w:r>
      <w:r w:rsidR="00563453" w:rsidRPr="00424939">
        <w:rPr>
          <w:w w:val="105"/>
          <w:rPrChange w:id="7431" w:author="Summer 2023 updates" w:date="2024-07-31T13:42:00Z">
            <w:rPr>
              <w:rFonts w:ascii="Garamond" w:hAnsi="Garamond"/>
              <w:color w:val="000000" w:themeColor="text1"/>
              <w:w w:val="105"/>
              <w:sz w:val="22"/>
            </w:rPr>
          </w:rPrChange>
        </w:rPr>
        <w:t>” </w:t>
      </w:r>
      <w:r w:rsidRPr="00424939">
        <w:rPr>
          <w:w w:val="105"/>
          <w:rPrChange w:id="7432" w:author="Summer 2023 updates" w:date="2024-07-31T13:42:00Z">
            <w:rPr>
              <w:rFonts w:ascii="Garamond" w:hAnsi="Garamond"/>
              <w:color w:val="000000" w:themeColor="text1"/>
              <w:w w:val="105"/>
              <w:sz w:val="22"/>
            </w:rPr>
          </w:rPrChange>
        </w:rPr>
        <w:t>and “Readmission</w:t>
      </w:r>
      <w:r w:rsidR="008C196D" w:rsidRPr="00424939">
        <w:rPr>
          <w:w w:val="105"/>
          <w:rPrChange w:id="7433" w:author="Summer 2023 updates" w:date="2024-07-31T13:42:00Z">
            <w:rPr>
              <w:rFonts w:ascii="Garamond" w:hAnsi="Garamond"/>
              <w:color w:val="000000" w:themeColor="text1"/>
              <w:w w:val="105"/>
              <w:sz w:val="22"/>
            </w:rPr>
          </w:rPrChange>
        </w:rPr>
        <w:fldChar w:fldCharType="begin"/>
      </w:r>
      <w:r w:rsidR="008C196D" w:rsidRPr="00424939">
        <w:rPr>
          <w:rPrChange w:id="7434" w:author="Summer 2023 updates" w:date="2024-07-31T13:42:00Z">
            <w:rPr>
              <w:rFonts w:ascii="Garamond" w:hAnsi="Garamond"/>
              <w:color w:val="000000" w:themeColor="text1"/>
            </w:rPr>
          </w:rPrChange>
        </w:rPr>
        <w:instrText xml:space="preserve"> XE "Readmission" </w:instrText>
      </w:r>
      <w:r w:rsidR="008C196D" w:rsidRPr="00424939">
        <w:rPr>
          <w:w w:val="105"/>
          <w:rPrChange w:id="7435" w:author="Summer 2023 updates" w:date="2024-07-31T13:42:00Z">
            <w:rPr>
              <w:rFonts w:ascii="Garamond" w:hAnsi="Garamond"/>
              <w:color w:val="000000" w:themeColor="text1"/>
              <w:w w:val="105"/>
              <w:sz w:val="22"/>
            </w:rPr>
          </w:rPrChange>
        </w:rPr>
        <w:fldChar w:fldCharType="end"/>
      </w:r>
      <w:r w:rsidRPr="00424939">
        <w:rPr>
          <w:w w:val="105"/>
          <w:rPrChange w:id="7436" w:author="Summer 2023 updates" w:date="2024-07-31T13:42:00Z">
            <w:rPr>
              <w:rFonts w:ascii="Garamond" w:hAnsi="Garamond"/>
              <w:color w:val="000000" w:themeColor="text1"/>
              <w:w w:val="105"/>
              <w:sz w:val="22"/>
            </w:rPr>
          </w:rPrChange>
        </w:rPr>
        <w:t xml:space="preserve"> of Service Member</w:t>
      </w:r>
      <w:r w:rsidR="00563453" w:rsidRPr="00424939">
        <w:rPr>
          <w:w w:val="105"/>
          <w:rPrChange w:id="7437" w:author="Summer 2023 updates" w:date="2024-07-31T13:42:00Z">
            <w:rPr>
              <w:rFonts w:ascii="Garamond" w:hAnsi="Garamond"/>
              <w:color w:val="000000" w:themeColor="text1"/>
              <w:w w:val="105"/>
              <w:sz w:val="22"/>
            </w:rPr>
          </w:rPrChange>
        </w:rPr>
        <w:t>” </w:t>
      </w:r>
      <w:r w:rsidRPr="00424939">
        <w:rPr>
          <w:w w:val="105"/>
          <w:rPrChange w:id="7438" w:author="Summer 2023 updates" w:date="2024-07-31T13:42:00Z">
            <w:rPr>
              <w:rFonts w:ascii="Garamond" w:hAnsi="Garamond"/>
              <w:color w:val="000000" w:themeColor="text1"/>
              <w:w w:val="105"/>
              <w:sz w:val="22"/>
            </w:rPr>
          </w:rPrChange>
        </w:rPr>
        <w:t>policies are published on the Admission/Financial Aid</w:t>
      </w:r>
      <w:r w:rsidR="00B76E1A" w:rsidRPr="00424939">
        <w:rPr>
          <w:w w:val="105"/>
          <w:rPrChange w:id="7439" w:author="Summer 2023 updates" w:date="2024-07-31T13:42:00Z">
            <w:rPr>
              <w:rFonts w:ascii="Garamond" w:hAnsi="Garamond"/>
              <w:color w:val="000000" w:themeColor="text1"/>
              <w:w w:val="105"/>
              <w:sz w:val="22"/>
            </w:rPr>
          </w:rPrChange>
        </w:rPr>
        <w:fldChar w:fldCharType="begin"/>
      </w:r>
      <w:r w:rsidR="00B76E1A" w:rsidRPr="00424939">
        <w:rPr>
          <w:rPrChange w:id="7440" w:author="Summer 2023 updates" w:date="2024-07-31T13:42:00Z">
            <w:rPr>
              <w:rFonts w:ascii="Garamond" w:hAnsi="Garamond"/>
              <w:color w:val="000000" w:themeColor="text1"/>
            </w:rPr>
          </w:rPrChange>
        </w:rPr>
        <w:instrText xml:space="preserve"> XE "</w:instrText>
      </w:r>
      <w:r w:rsidR="00B76E1A" w:rsidRPr="00424939">
        <w:rPr>
          <w:b/>
          <w:rPrChange w:id="7441" w:author="Summer 2023 updates" w:date="2024-07-31T13:42:00Z">
            <w:rPr>
              <w:rFonts w:ascii="Garamond" w:hAnsi="Garamond"/>
              <w:b/>
              <w:color w:val="000000" w:themeColor="text1"/>
            </w:rPr>
          </w:rPrChange>
        </w:rPr>
        <w:instrText>Financial Aid</w:instrText>
      </w:r>
      <w:r w:rsidR="00B76E1A" w:rsidRPr="00424939">
        <w:rPr>
          <w:rPrChange w:id="7442" w:author="Summer 2023 updates" w:date="2024-07-31T13:42:00Z">
            <w:rPr>
              <w:rFonts w:ascii="Garamond" w:hAnsi="Garamond"/>
              <w:color w:val="000000" w:themeColor="text1"/>
            </w:rPr>
          </w:rPrChange>
        </w:rPr>
        <w:instrText xml:space="preserve">" </w:instrText>
      </w:r>
      <w:r w:rsidR="00B76E1A" w:rsidRPr="00424939">
        <w:rPr>
          <w:w w:val="105"/>
          <w:rPrChange w:id="7443" w:author="Summer 2023 updates" w:date="2024-07-31T13:42:00Z">
            <w:rPr>
              <w:rFonts w:ascii="Garamond" w:hAnsi="Garamond"/>
              <w:color w:val="000000" w:themeColor="text1"/>
              <w:w w:val="105"/>
              <w:sz w:val="22"/>
            </w:rPr>
          </w:rPrChange>
        </w:rPr>
        <w:fldChar w:fldCharType="end"/>
      </w:r>
      <w:r w:rsidRPr="00424939">
        <w:rPr>
          <w:w w:val="105"/>
          <w:rPrChange w:id="7444" w:author="Summer 2023 updates" w:date="2024-07-31T13:42:00Z">
            <w:rPr>
              <w:rFonts w:ascii="Garamond" w:hAnsi="Garamond"/>
              <w:color w:val="000000" w:themeColor="text1"/>
              <w:w w:val="105"/>
              <w:sz w:val="22"/>
            </w:rPr>
          </w:rPrChange>
        </w:rPr>
        <w:t xml:space="preserve"> webpage. Copies of these policies can be requested from the </w:t>
      </w:r>
      <w:r w:rsidR="0048092E">
        <w:rPr>
          <w:w w:val="105"/>
          <w:rPrChange w:id="7445" w:author="Summer 2023 updates" w:date="2024-07-31T13:42:00Z">
            <w:rPr>
              <w:rFonts w:ascii="Garamond" w:hAnsi="Garamond"/>
              <w:color w:val="000000" w:themeColor="text1"/>
              <w:w w:val="105"/>
              <w:sz w:val="22"/>
            </w:rPr>
          </w:rPrChange>
        </w:rPr>
        <w:t>Student Financial Services Office</w:t>
      </w:r>
      <w:r w:rsidRPr="00424939">
        <w:rPr>
          <w:w w:val="105"/>
          <w:rPrChange w:id="7446" w:author="Summer 2023 updates" w:date="2024-07-31T13:42:00Z">
            <w:rPr>
              <w:rFonts w:ascii="Garamond" w:hAnsi="Garamond"/>
              <w:color w:val="000000" w:themeColor="text1"/>
              <w:w w:val="105"/>
              <w:sz w:val="22"/>
            </w:rPr>
          </w:rPrChange>
        </w:rPr>
        <w:t>.</w:t>
      </w:r>
    </w:p>
    <w:p w14:paraId="0FE8DF0E" w14:textId="54677C97" w:rsidR="001A374A" w:rsidRPr="00424939" w:rsidRDefault="001A374A" w:rsidP="00B66C3E">
      <w:pPr>
        <w:pStyle w:val="Heading4"/>
        <w:spacing w:before="120"/>
        <w:rPr>
          <w:rFonts w:ascii="Garamond" w:hAnsi="Garamond"/>
          <w:color w:val="000000" w:themeColor="text1"/>
        </w:rPr>
        <w:pPrChange w:id="7447" w:author="Summer 2023 updates" w:date="2024-07-31T13:42:00Z">
          <w:pPr>
            <w:pStyle w:val="Heading4"/>
          </w:pPr>
        </w:pPrChange>
      </w:pPr>
      <w:bookmarkStart w:id="7448" w:name="_Toc141355704"/>
      <w:bookmarkStart w:id="7449" w:name="_Toc110005185"/>
      <w:r w:rsidRPr="00424939">
        <w:rPr>
          <w:rFonts w:ascii="Garamond" w:hAnsi="Garamond"/>
          <w:color w:val="000000" w:themeColor="text1"/>
        </w:rPr>
        <w:t xml:space="preserve">Leave </w:t>
      </w:r>
      <w:del w:id="7450" w:author="Summer 2023 updates" w:date="2024-07-31T13:42:00Z">
        <w:r w:rsidR="005426D5" w:rsidRPr="00424939">
          <w:rPr>
            <w:rFonts w:ascii="Garamond" w:hAnsi="Garamond"/>
            <w:color w:val="000000" w:themeColor="text1"/>
          </w:rPr>
          <w:delText>Of</w:delText>
        </w:r>
      </w:del>
      <w:ins w:id="7451" w:author="Summer 2023 updates" w:date="2024-07-31T13:42:00Z">
        <w:r w:rsidR="00CB4D7E">
          <w:rPr>
            <w:rFonts w:ascii="Garamond" w:hAnsi="Garamond"/>
            <w:color w:val="000000" w:themeColor="text1"/>
          </w:rPr>
          <w:t>o</w:t>
        </w:r>
        <w:r w:rsidR="005426D5" w:rsidRPr="00424939">
          <w:rPr>
            <w:rFonts w:ascii="Garamond" w:hAnsi="Garamond"/>
            <w:color w:val="000000" w:themeColor="text1"/>
          </w:rPr>
          <w:t>f</w:t>
        </w:r>
      </w:ins>
      <w:r w:rsidR="005426D5" w:rsidRPr="00424939">
        <w:rPr>
          <w:rFonts w:ascii="Garamond" w:hAnsi="Garamond"/>
          <w:color w:val="000000" w:themeColor="text1"/>
        </w:rPr>
        <w:t xml:space="preserve"> </w:t>
      </w:r>
      <w:r w:rsidRPr="00424939">
        <w:rPr>
          <w:rFonts w:ascii="Garamond" w:hAnsi="Garamond"/>
          <w:color w:val="000000" w:themeColor="text1"/>
        </w:rPr>
        <w:t>Absence</w:t>
      </w:r>
      <w:bookmarkEnd w:id="7448"/>
      <w:bookmarkEnd w:id="7449"/>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"Leave </w:instrText>
      </w:r>
      <w:del w:id="7452" w:author="Summer 2023 updates" w:date="2024-07-31T13:42:00Z">
        <w:r w:rsidR="008C196D" w:rsidRPr="00424939">
          <w:rPr>
            <w:rFonts w:ascii="Garamond" w:hAnsi="Garamond"/>
            <w:color w:val="000000" w:themeColor="text1"/>
          </w:rPr>
          <w:delInstrText>Of</w:delInstrText>
        </w:r>
      </w:del>
      <w:ins w:id="7453" w:author="Summer 2023 updates" w:date="2024-07-31T13:42:00Z">
        <w:r w:rsidR="00963879">
          <w:rPr>
            <w:rFonts w:ascii="Garamond" w:hAnsi="Garamond"/>
            <w:color w:val="000000" w:themeColor="text1"/>
          </w:rPr>
          <w:instrText>o</w:instrText>
        </w:r>
        <w:r w:rsidR="008C196D" w:rsidRPr="00424939">
          <w:rPr>
            <w:rFonts w:ascii="Garamond" w:hAnsi="Garamond"/>
            <w:color w:val="000000" w:themeColor="text1"/>
          </w:rPr>
          <w:instrText>f</w:instrText>
        </w:r>
      </w:ins>
      <w:r w:rsidR="008C196D" w:rsidRPr="00424939">
        <w:rPr>
          <w:rFonts w:ascii="Garamond" w:hAnsi="Garamond"/>
          <w:color w:val="000000" w:themeColor="text1"/>
        </w:rPr>
        <w:instrText xml:space="preserve"> Absence" </w:instrText>
      </w:r>
      <w:r w:rsidR="008C196D" w:rsidRPr="00424939">
        <w:rPr>
          <w:rFonts w:ascii="Garamond" w:hAnsi="Garamond"/>
          <w:color w:val="000000" w:themeColor="text1"/>
        </w:rPr>
        <w:fldChar w:fldCharType="end"/>
      </w:r>
    </w:p>
    <w:p w14:paraId="73C1D866" w14:textId="2B59E157" w:rsidR="001A374A" w:rsidRPr="00424939" w:rsidRDefault="00AF187B" w:rsidP="00B446C8">
      <w:pPr>
        <w:rPr>
          <w:rPrChange w:id="7454" w:author="Summer 2023 updates" w:date="2024-07-31T13:42:00Z">
            <w:rPr>
              <w:rFonts w:ascii="Garamond" w:hAnsi="Garamond"/>
              <w:color w:val="000000" w:themeColor="text1"/>
              <w:sz w:val="22"/>
            </w:rPr>
          </w:rPrChange>
        </w:rPr>
        <w:pPrChange w:id="7455" w:author="Summer 2023 updates" w:date="2024-07-31T13:42:00Z">
          <w:pPr>
            <w:pStyle w:val="BodyText"/>
            <w:spacing w:after="40" w:line="240" w:lineRule="auto"/>
            <w:ind w:right="187"/>
            <w:jc w:val="left"/>
          </w:pPr>
        </w:pPrChange>
      </w:pPr>
      <w:r w:rsidRPr="00424939">
        <w:rPr>
          <w:rPrChange w:id="7456" w:author="Summer 2023 updates" w:date="2024-07-31T13:42:00Z">
            <w:rPr>
              <w:rFonts w:ascii="Garamond" w:hAnsi="Garamond"/>
              <w:color w:val="000000" w:themeColor="text1"/>
              <w:sz w:val="22"/>
            </w:rPr>
          </w:rPrChange>
        </w:rPr>
        <w:t>A</w:t>
      </w:r>
      <w:r w:rsidR="001A374A" w:rsidRPr="00424939">
        <w:rPr>
          <w:rPrChange w:id="7457" w:author="Summer 2023 updates" w:date="2024-07-31T13:42:00Z">
            <w:rPr>
              <w:rFonts w:ascii="Garamond" w:hAnsi="Garamond"/>
              <w:color w:val="000000" w:themeColor="text1"/>
              <w:sz w:val="22"/>
            </w:rPr>
          </w:rPrChange>
        </w:rPr>
        <w:t xml:space="preserve"> student may find it necessary to interrupt a program of study at the College. Under </w:t>
      </w:r>
      <w:r w:rsidRPr="00424939">
        <w:rPr>
          <w:rPrChange w:id="7458" w:author="Summer 2023 updates" w:date="2024-07-31T13:42:00Z">
            <w:rPr>
              <w:rFonts w:ascii="Garamond" w:hAnsi="Garamond"/>
              <w:color w:val="000000" w:themeColor="text1"/>
              <w:sz w:val="22"/>
            </w:rPr>
          </w:rPrChange>
        </w:rPr>
        <w:t xml:space="preserve">this </w:t>
      </w:r>
      <w:r w:rsidR="001A374A" w:rsidRPr="00424939">
        <w:rPr>
          <w:rPrChange w:id="7459" w:author="Summer 2023 updates" w:date="2024-07-31T13:42:00Z">
            <w:rPr>
              <w:rFonts w:ascii="Garamond" w:hAnsi="Garamond"/>
              <w:color w:val="000000" w:themeColor="text1"/>
              <w:sz w:val="22"/>
            </w:rPr>
          </w:rPrChange>
        </w:rPr>
        <w:t>condition, the student may apply for a leave of absence. A leave of absence may be granted for a period not to exceed 12 months</w:t>
      </w:r>
      <w:r w:rsidR="00B815B9" w:rsidRPr="00424939">
        <w:rPr>
          <w:rPrChange w:id="7460" w:author="Summer 2023 updates" w:date="2024-07-31T13:42:00Z">
            <w:rPr>
              <w:rFonts w:ascii="Garamond" w:hAnsi="Garamond"/>
              <w:color w:val="000000" w:themeColor="text1"/>
              <w:sz w:val="22"/>
            </w:rPr>
          </w:rPrChange>
        </w:rPr>
        <w:t xml:space="preserve">. Students may extend a leave of absence </w:t>
      </w:r>
      <w:del w:id="7461" w:author="Summer 2023 updates" w:date="2024-07-31T13:42:00Z">
        <w:r w:rsidR="00B815B9" w:rsidRPr="00424939">
          <w:rPr>
            <w:color w:val="000000" w:themeColor="text1"/>
          </w:rPr>
          <w:delText>for</w:delText>
        </w:r>
      </w:del>
      <w:ins w:id="7462" w:author="Summer 2023 updates" w:date="2024-07-31T13:42:00Z">
        <w:r w:rsidR="00776827">
          <w:t>to</w:t>
        </w:r>
      </w:ins>
      <w:r w:rsidR="00B815B9" w:rsidRPr="00424939">
        <w:rPr>
          <w:rPrChange w:id="7463" w:author="Summer 2023 updates" w:date="2024-07-31T13:42:00Z">
            <w:rPr>
              <w:rFonts w:ascii="Garamond" w:hAnsi="Garamond"/>
              <w:color w:val="000000" w:themeColor="text1"/>
              <w:sz w:val="22"/>
            </w:rPr>
          </w:rPrChange>
        </w:rPr>
        <w:t xml:space="preserve"> up to a total of 36 months by contacting the Office of the Registrar via email at o-registrar@coe.edu. Students</w:t>
      </w:r>
      <w:r w:rsidR="001A374A" w:rsidRPr="00424939">
        <w:rPr>
          <w:rPrChange w:id="7464" w:author="Summer 2023 updates" w:date="2024-07-31T13:42:00Z">
            <w:rPr>
              <w:rFonts w:ascii="Garamond" w:hAnsi="Garamond"/>
              <w:color w:val="000000" w:themeColor="text1"/>
              <w:sz w:val="22"/>
            </w:rPr>
          </w:rPrChange>
        </w:rPr>
        <w:t xml:space="preserve"> </w:t>
      </w:r>
      <w:del w:id="7465" w:author="Summer 2023 updates" w:date="2024-07-31T13:42:00Z">
        <w:r w:rsidR="00B815B9" w:rsidRPr="00424939">
          <w:rPr>
            <w:color w:val="000000" w:themeColor="text1"/>
          </w:rPr>
          <w:delText>that do not renew their Leave of Absence, or return to Coe, will be</w:delText>
        </w:r>
      </w:del>
      <w:ins w:id="7466" w:author="Summer 2023 updates" w:date="2024-07-31T13:42:00Z">
        <w:r w:rsidR="000111C7">
          <w:t>are</w:t>
        </w:r>
      </w:ins>
      <w:r w:rsidR="000111C7">
        <w:rPr>
          <w:rPrChange w:id="7467" w:author="Summer 2023 updates" w:date="2024-07-31T13:42:00Z">
            <w:rPr>
              <w:rFonts w:ascii="Garamond" w:hAnsi="Garamond"/>
              <w:color w:val="000000" w:themeColor="text1"/>
              <w:sz w:val="22"/>
            </w:rPr>
          </w:rPrChange>
        </w:rPr>
        <w:t xml:space="preserve"> officially withdrawn from the College</w:t>
      </w:r>
      <w:del w:id="7468" w:author="Summer 2023 updates" w:date="2024-07-31T13:42:00Z">
        <w:r w:rsidR="00B815B9" w:rsidRPr="00424939">
          <w:rPr>
            <w:color w:val="000000" w:themeColor="text1"/>
          </w:rPr>
          <w:delText xml:space="preserve">. </w:delText>
        </w:r>
        <w:r w:rsidR="001A374A" w:rsidRPr="00424939">
          <w:rPr>
            <w:color w:val="000000" w:themeColor="text1"/>
          </w:rPr>
          <w:delText>Course work</w:delText>
        </w:r>
      </w:del>
      <w:ins w:id="7469" w:author="Summer 2023 updates" w:date="2024-07-31T13:42:00Z">
        <w:r w:rsidR="000111C7">
          <w:t xml:space="preserve"> upon beginning a Leave of Absence, but they may return </w:t>
        </w:r>
        <w:r w:rsidR="004633DF">
          <w:t xml:space="preserve">to the College without reapplying. Students </w:t>
        </w:r>
        <w:r w:rsidR="0085616D">
          <w:t>who</w:t>
        </w:r>
        <w:r w:rsidR="0085616D" w:rsidRPr="00424939">
          <w:t xml:space="preserve"> </w:t>
        </w:r>
        <w:r w:rsidR="0085616D">
          <w:t xml:space="preserve">neither </w:t>
        </w:r>
        <w:r w:rsidR="00B815B9" w:rsidRPr="00424939">
          <w:t xml:space="preserve">renew their </w:t>
        </w:r>
        <w:r w:rsidR="0085616D">
          <w:t>l</w:t>
        </w:r>
        <w:r w:rsidR="00B815B9" w:rsidRPr="00424939">
          <w:t xml:space="preserve">eave of </w:t>
        </w:r>
        <w:r w:rsidR="0085616D">
          <w:t>a</w:t>
        </w:r>
        <w:r w:rsidR="00B815B9" w:rsidRPr="00424939">
          <w:t xml:space="preserve">bsence </w:t>
        </w:r>
        <w:r w:rsidR="0085616D">
          <w:t>n</w:t>
        </w:r>
        <w:r w:rsidR="00B815B9" w:rsidRPr="00424939">
          <w:t xml:space="preserve">or return to Coe will </w:t>
        </w:r>
        <w:r w:rsidR="004633DF">
          <w:t xml:space="preserve">have to reapply should they wish to return to </w:t>
        </w:r>
        <w:r w:rsidR="00B815B9" w:rsidRPr="00424939">
          <w:t xml:space="preserve">the College. </w:t>
        </w:r>
        <w:r w:rsidR="001A374A" w:rsidRPr="00424939">
          <w:t>Coursework</w:t>
        </w:r>
      </w:ins>
      <w:r w:rsidR="001A374A" w:rsidRPr="00424939">
        <w:rPr>
          <w:rPrChange w:id="7470" w:author="Summer 2023 updates" w:date="2024-07-31T13:42:00Z">
            <w:rPr>
              <w:rFonts w:ascii="Garamond" w:hAnsi="Garamond"/>
              <w:color w:val="000000" w:themeColor="text1"/>
              <w:sz w:val="22"/>
            </w:rPr>
          </w:rPrChange>
        </w:rPr>
        <w:t xml:space="preserve"> completed while on leave from the College is subject to the same conditions as work in transfer. </w:t>
      </w:r>
    </w:p>
    <w:p w14:paraId="61CF2362" w14:textId="77777777" w:rsidR="00140C1F" w:rsidRPr="009472DF" w:rsidRDefault="00B815B9" w:rsidP="00EF676D">
      <w:pPr>
        <w:pStyle w:val="Heading4"/>
        <w:spacing w:before="120"/>
        <w:rPr>
          <w:rFonts w:ascii="Garamond" w:hAnsi="Garamond"/>
        </w:rPr>
        <w:pPrChange w:id="7471" w:author="Summer 2023 updates" w:date="2024-07-31T13:42:00Z">
          <w:pPr>
            <w:pStyle w:val="Heading4"/>
          </w:pPr>
        </w:pPrChange>
      </w:pPr>
      <w:bookmarkStart w:id="7472" w:name="_Ref14179418"/>
      <w:bookmarkStart w:id="7473" w:name="_Toc141355705"/>
      <w:bookmarkStart w:id="7474" w:name="_Toc110005186"/>
      <w:r w:rsidRPr="009472DF">
        <w:rPr>
          <w:rFonts w:ascii="Garamond" w:hAnsi="Garamond"/>
        </w:rPr>
        <w:t>Requesting a Leave of Absence</w:t>
      </w:r>
      <w:bookmarkEnd w:id="7472"/>
      <w:bookmarkEnd w:id="7473"/>
      <w:bookmarkEnd w:id="7474"/>
      <w:r w:rsidRPr="009472DF">
        <w:rPr>
          <w:rFonts w:ascii="Garamond" w:hAnsi="Garamond"/>
        </w:rPr>
        <w:t> </w:t>
      </w:r>
    </w:p>
    <w:p w14:paraId="5D7A03D0" w14:textId="488F7D13" w:rsidR="00B815B9" w:rsidRPr="00424939" w:rsidRDefault="00B815B9" w:rsidP="00B446C8">
      <w:pPr>
        <w:rPr>
          <w:rPrChange w:id="7475" w:author="Summer 2023 updates" w:date="2024-07-31T13:42:00Z">
            <w:rPr>
              <w:color w:val="000000" w:themeColor="text1"/>
            </w:rPr>
          </w:rPrChange>
        </w:rPr>
        <w:pPrChange w:id="7476" w:author="Summer 2023 updates" w:date="2024-07-31T13:42:00Z">
          <w:pPr>
            <w:spacing w:after="0"/>
            <w:jc w:val="both"/>
          </w:pPr>
        </w:pPrChange>
      </w:pPr>
      <w:r w:rsidRPr="00424939">
        <w:rPr>
          <w:rPrChange w:id="7477" w:author="Summer 2023 updates" w:date="2024-07-31T13:42:00Z">
            <w:rPr>
              <w:color w:val="000000" w:themeColor="text1"/>
            </w:rPr>
          </w:rPrChange>
        </w:rPr>
        <w:t xml:space="preserve">Students planning to </w:t>
      </w:r>
      <w:ins w:id="7478" w:author="Summer 2023 updates" w:date="2024-07-31T13:42:00Z">
        <w:r w:rsidR="00FC22E0">
          <w:t xml:space="preserve">take a </w:t>
        </w:r>
      </w:ins>
      <w:r w:rsidRPr="00424939">
        <w:rPr>
          <w:rPrChange w:id="7479" w:author="Summer 2023 updates" w:date="2024-07-31T13:42:00Z">
            <w:rPr>
              <w:color w:val="000000" w:themeColor="text1"/>
            </w:rPr>
          </w:rPrChange>
        </w:rPr>
        <w:t xml:space="preserve">leave of absence from the College should </w:t>
      </w:r>
      <w:ins w:id="7480" w:author="Summer 2023 updates" w:date="2024-07-31T13:42:00Z">
        <w:r w:rsidR="00FC22E0">
          <w:t xml:space="preserve">first </w:t>
        </w:r>
      </w:ins>
      <w:r w:rsidRPr="00424939">
        <w:rPr>
          <w:rPrChange w:id="7481" w:author="Summer 2023 updates" w:date="2024-07-31T13:42:00Z">
            <w:rPr>
              <w:color w:val="000000" w:themeColor="text1"/>
            </w:rPr>
          </w:rPrChange>
        </w:rPr>
        <w:t xml:space="preserve">consult their academic advisor and then </w:t>
      </w:r>
      <w:del w:id="7482" w:author="Summer 2023 updates" w:date="2024-07-31T13:42:00Z">
        <w:r w:rsidRPr="00424939">
          <w:rPr>
            <w:rFonts w:cs="Times New Roman"/>
            <w:color w:val="000000" w:themeColor="text1"/>
          </w:rPr>
          <w:delText xml:space="preserve">they </w:delText>
        </w:r>
      </w:del>
      <w:r w:rsidRPr="00424939">
        <w:rPr>
          <w:b/>
          <w:rPrChange w:id="7483" w:author="Summer 2023 updates" w:date="2024-07-31T13:42:00Z">
            <w:rPr>
              <w:b/>
              <w:color w:val="000000" w:themeColor="text1"/>
            </w:rPr>
          </w:rPrChange>
        </w:rPr>
        <w:t xml:space="preserve">must declare </w:t>
      </w:r>
      <w:r w:rsidRPr="00424939">
        <w:rPr>
          <w:rPrChange w:id="7484" w:author="Summer 2023 updates" w:date="2024-07-31T13:42:00Z">
            <w:rPr>
              <w:color w:val="000000" w:themeColor="text1"/>
            </w:rPr>
          </w:rPrChange>
        </w:rPr>
        <w:t>their intent</w:t>
      </w:r>
      <w:del w:id="7485" w:author="Summer 2023 updates" w:date="2024-07-31T13:42:00Z">
        <w:r w:rsidRPr="00424939">
          <w:rPr>
            <w:rFonts w:cs="Times New Roman"/>
            <w:color w:val="000000" w:themeColor="text1"/>
          </w:rPr>
          <w:delText xml:space="preserve"> to one</w:delText>
        </w:r>
      </w:del>
      <w:ins w:id="7486" w:author="Summer 2023 updates" w:date="2024-07-31T13:42:00Z">
        <w:r w:rsidR="00FC22E0">
          <w:rPr>
            <w:color w:val="000000"/>
          </w:rPr>
          <w:t>. New, first-year students should contact the Dean</w:t>
        </w:r>
      </w:ins>
      <w:r w:rsidR="00FC22E0">
        <w:rPr>
          <w:color w:val="000000"/>
          <w:rPrChange w:id="7487" w:author="Summer 2023 updates" w:date="2024-07-31T13:42:00Z">
            <w:rPr>
              <w:color w:val="000000" w:themeColor="text1"/>
            </w:rPr>
          </w:rPrChange>
        </w:rPr>
        <w:t xml:space="preserve"> of </w:t>
      </w:r>
      <w:del w:id="7488" w:author="Summer 2023 updates" w:date="2024-07-31T13:42:00Z">
        <w:r w:rsidRPr="00424939">
          <w:rPr>
            <w:rFonts w:cs="Times New Roman"/>
            <w:color w:val="000000" w:themeColor="text1"/>
          </w:rPr>
          <w:delText xml:space="preserve">the following designated offices: </w:delText>
        </w:r>
      </w:del>
      <w:r w:rsidR="00FC22E0">
        <w:rPr>
          <w:color w:val="000000"/>
          <w:rPrChange w:id="7489" w:author="Summer 2023 updates" w:date="2024-07-31T13:42:00Z">
            <w:rPr>
              <w:color w:val="000000" w:themeColor="text1"/>
            </w:rPr>
          </w:rPrChange>
        </w:rPr>
        <w:t xml:space="preserve">Student </w:t>
      </w:r>
      <w:del w:id="7490" w:author="Summer 2023 updates" w:date="2024-07-31T13:42:00Z">
        <w:r w:rsidR="00B62752">
          <w:rPr>
            <w:rFonts w:cs="Times New Roman"/>
            <w:color w:val="000000" w:themeColor="text1"/>
          </w:rPr>
          <w:delText>Financial</w:delText>
        </w:r>
      </w:del>
      <w:ins w:id="7491" w:author="Summer 2023 updates" w:date="2024-07-31T13:42:00Z">
        <w:r w:rsidR="00FC22E0">
          <w:rPr>
            <w:color w:val="000000"/>
          </w:rPr>
          <w:t>Success &amp; Persistence</w:t>
        </w:r>
        <w:r w:rsidR="00776827">
          <w:rPr>
            <w:color w:val="000000"/>
          </w:rPr>
          <w:t>,</w:t>
        </w:r>
        <w:r w:rsidR="00FC22E0">
          <w:rPr>
            <w:color w:val="000000"/>
          </w:rPr>
          <w:t xml:space="preserve"> and all returning students should contact the Associate Dean </w:t>
        </w:r>
        <w:r w:rsidR="00CE600E">
          <w:rPr>
            <w:color w:val="000000"/>
          </w:rPr>
          <w:t>for</w:t>
        </w:r>
        <w:r w:rsidR="00FC22E0">
          <w:rPr>
            <w:color w:val="000000"/>
          </w:rPr>
          <w:t xml:space="preserve"> Student Academics </w:t>
        </w:r>
        <w:r w:rsidR="00FC22E0">
          <w:rPr>
            <w:color w:val="000000"/>
            <w:shd w:val="clear" w:color="auto" w:fill="FFFFFF"/>
          </w:rPr>
          <w:t xml:space="preserve">or the </w:t>
        </w:r>
        <w:r w:rsidR="00FC22E0">
          <w:rPr>
            <w:color w:val="000000"/>
          </w:rPr>
          <w:t>Director of TRIO - Student Support</w:t>
        </w:r>
      </w:ins>
      <w:r w:rsidR="00FC22E0">
        <w:rPr>
          <w:color w:val="000000"/>
          <w:rPrChange w:id="7492" w:author="Summer 2023 updates" w:date="2024-07-31T13:42:00Z">
            <w:rPr>
              <w:color w:val="000000" w:themeColor="text1"/>
            </w:rPr>
          </w:rPrChange>
        </w:rPr>
        <w:t xml:space="preserve"> Services</w:t>
      </w:r>
      <w:del w:id="7493" w:author="Summer 2023 updates" w:date="2024-07-31T13:42:00Z">
        <w:r w:rsidRPr="00424939">
          <w:rPr>
            <w:rFonts w:cs="Times New Roman"/>
            <w:color w:val="000000" w:themeColor="text1"/>
          </w:rPr>
          <w:delText>, Registrar, Residence Life, or the Learning Commons.</w:delText>
        </w:r>
      </w:del>
      <w:ins w:id="7494" w:author="Summer 2023 updates" w:date="2024-07-31T13:42:00Z">
        <w:r w:rsidR="00FC22E0">
          <w:rPr>
            <w:color w:val="000000"/>
          </w:rPr>
          <w:t>.</w:t>
        </w:r>
      </w:ins>
      <w:r w:rsidR="00FC22E0">
        <w:rPr>
          <w:color w:val="000000"/>
          <w:rPrChange w:id="7495" w:author="Summer 2023 updates" w:date="2024-07-31T13:42:00Z">
            <w:rPr>
              <w:color w:val="000000" w:themeColor="text1"/>
            </w:rPr>
          </w:rPrChange>
        </w:rPr>
        <w:t xml:space="preserve"> Please refer to the previous section on exiting the College for the steps that follow.</w:t>
      </w:r>
      <w:del w:id="7496" w:author="Summer 2023 updates" w:date="2024-07-31T13:42:00Z">
        <w:r w:rsidRPr="00424939">
          <w:rPr>
            <w:rFonts w:cs="Times New Roman"/>
            <w:color w:val="000000" w:themeColor="text1"/>
          </w:rPr>
          <w:delText> </w:delText>
        </w:r>
      </w:del>
    </w:p>
    <w:p w14:paraId="2CF12F0F" w14:textId="77777777" w:rsidR="00B815B9" w:rsidRPr="009472DF" w:rsidRDefault="00B815B9" w:rsidP="00EF676D">
      <w:pPr>
        <w:pStyle w:val="Heading4"/>
        <w:spacing w:before="120"/>
        <w:rPr>
          <w:rFonts w:ascii="Garamond" w:hAnsi="Garamond"/>
          <w:sz w:val="24"/>
          <w:szCs w:val="24"/>
        </w:rPr>
        <w:pPrChange w:id="7497" w:author="Summer 2023 updates" w:date="2024-07-31T13:42:00Z">
          <w:pPr>
            <w:pStyle w:val="Heading4"/>
          </w:pPr>
        </w:pPrChange>
      </w:pPr>
      <w:bookmarkStart w:id="7498" w:name="_Toc141355706"/>
      <w:bookmarkStart w:id="7499" w:name="_Toc110005187"/>
      <w:r w:rsidRPr="009472DF">
        <w:rPr>
          <w:rFonts w:ascii="Garamond" w:hAnsi="Garamond"/>
        </w:rPr>
        <w:t>On Leave of Absence</w:t>
      </w:r>
      <w:bookmarkEnd w:id="7498"/>
      <w:bookmarkEnd w:id="7499"/>
      <w:r w:rsidRPr="009472DF">
        <w:rPr>
          <w:rFonts w:ascii="Garamond" w:hAnsi="Garamond"/>
        </w:rPr>
        <w:t> </w:t>
      </w:r>
    </w:p>
    <w:p w14:paraId="3BA72CE3" w14:textId="518CBCD8" w:rsidR="00B815B9" w:rsidRPr="00424939" w:rsidRDefault="00B815B9" w:rsidP="00B446C8">
      <w:pPr>
        <w:rPr>
          <w:sz w:val="24"/>
          <w:rPrChange w:id="7500" w:author="Summer 2023 updates" w:date="2024-07-31T13:42:00Z">
            <w:rPr>
              <w:color w:val="000000" w:themeColor="text1"/>
              <w:sz w:val="24"/>
            </w:rPr>
          </w:rPrChange>
        </w:rPr>
        <w:pPrChange w:id="7501" w:author="Summer 2023 updates" w:date="2024-07-31T13:42:00Z">
          <w:pPr>
            <w:spacing w:after="0"/>
            <w:ind w:right="302"/>
          </w:pPr>
        </w:pPrChange>
      </w:pPr>
      <w:r w:rsidRPr="00424939">
        <w:rPr>
          <w:rPrChange w:id="7502" w:author="Summer 2023 updates" w:date="2024-07-31T13:42:00Z">
            <w:rPr>
              <w:color w:val="000000" w:themeColor="text1"/>
            </w:rPr>
          </w:rPrChange>
        </w:rPr>
        <w:t xml:space="preserve">The Coe community is committed to supporting students while they are away from the College. Thus, </w:t>
      </w:r>
      <w:r w:rsidRPr="00E43D74">
        <w:rPr>
          <w:rPrChange w:id="7503" w:author="Summer 2023 updates" w:date="2024-07-31T13:42:00Z">
            <w:rPr>
              <w:color w:val="000000" w:themeColor="text1"/>
            </w:rPr>
          </w:rPrChange>
        </w:rPr>
        <w:t xml:space="preserve">the Associate Dean </w:t>
      </w:r>
      <w:del w:id="7504" w:author="Summer 2023 updates" w:date="2024-07-31T13:42:00Z">
        <w:r w:rsidRPr="00E43D74">
          <w:rPr>
            <w:rFonts w:eastAsia="Times New Roman" w:cs="Times New Roman"/>
            <w:bCs/>
            <w:color w:val="000000" w:themeColor="text1"/>
          </w:rPr>
          <w:delText>of</w:delText>
        </w:r>
      </w:del>
      <w:ins w:id="7505" w:author="Summer 2023 updates" w:date="2024-07-31T13:42:00Z">
        <w:r w:rsidR="00CE600E">
          <w:rPr>
            <w:bCs/>
          </w:rPr>
          <w:t>for</w:t>
        </w:r>
      </w:ins>
      <w:r w:rsidR="00CE600E" w:rsidRPr="00E43D74">
        <w:rPr>
          <w:rPrChange w:id="7506" w:author="Summer 2023 updates" w:date="2024-07-31T13:42:00Z">
            <w:rPr>
              <w:color w:val="000000" w:themeColor="text1"/>
            </w:rPr>
          </w:rPrChange>
        </w:rPr>
        <w:t xml:space="preserve"> </w:t>
      </w:r>
      <w:r w:rsidRPr="00E43D74">
        <w:rPr>
          <w:rPrChange w:id="7507" w:author="Summer 2023 updates" w:date="2024-07-31T13:42:00Z">
            <w:rPr>
              <w:color w:val="000000" w:themeColor="text1"/>
            </w:rPr>
          </w:rPrChange>
        </w:rPr>
        <w:t>Student Academic</w:t>
      </w:r>
      <w:r w:rsidR="003F12E1">
        <w:rPr>
          <w:rPrChange w:id="7508" w:author="Summer 2023 updates" w:date="2024-07-31T13:42:00Z">
            <w:rPr>
              <w:color w:val="000000" w:themeColor="text1"/>
            </w:rPr>
          </w:rPrChange>
        </w:rPr>
        <w:t>s</w:t>
      </w:r>
      <w:r w:rsidRPr="00E43D74">
        <w:rPr>
          <w:rPrChange w:id="7509" w:author="Summer 2023 updates" w:date="2024-07-31T13:42:00Z">
            <w:rPr>
              <w:color w:val="000000" w:themeColor="text1"/>
            </w:rPr>
          </w:rPrChange>
        </w:rPr>
        <w:t xml:space="preserve"> may assign a designee who will be the point of contac</w:t>
      </w:r>
      <w:r w:rsidRPr="00424939">
        <w:rPr>
          <w:rPrChange w:id="7510" w:author="Summer 2023 updates" w:date="2024-07-31T13:42:00Z">
            <w:rPr>
              <w:color w:val="000000" w:themeColor="text1"/>
            </w:rPr>
          </w:rPrChange>
        </w:rPr>
        <w:t xml:space="preserve">t to each student on a </w:t>
      </w:r>
      <w:del w:id="7511" w:author="Summer 2023 updates" w:date="2024-07-31T13:42:00Z">
        <w:r w:rsidRPr="00424939">
          <w:rPr>
            <w:rFonts w:eastAsia="Times New Roman" w:cs="Times New Roman"/>
            <w:color w:val="000000" w:themeColor="text1"/>
          </w:rPr>
          <w:delText>Leave</w:delText>
        </w:r>
      </w:del>
      <w:ins w:id="7512" w:author="Summer 2023 updates" w:date="2024-07-31T13:42:00Z">
        <w:r w:rsidR="00FC22E0">
          <w:t>l</w:t>
        </w:r>
        <w:r w:rsidRPr="00424939">
          <w:t>eave</w:t>
        </w:r>
      </w:ins>
      <w:r w:rsidRPr="00424939">
        <w:rPr>
          <w:rPrChange w:id="7513" w:author="Summer 2023 updates" w:date="2024-07-31T13:42:00Z">
            <w:rPr>
              <w:color w:val="000000" w:themeColor="text1"/>
            </w:rPr>
          </w:rPrChange>
        </w:rPr>
        <w:t xml:space="preserve"> of </w:t>
      </w:r>
      <w:del w:id="7514" w:author="Summer 2023 updates" w:date="2024-07-31T13:42:00Z">
        <w:r w:rsidRPr="00424939">
          <w:rPr>
            <w:rFonts w:eastAsia="Times New Roman" w:cs="Times New Roman"/>
            <w:color w:val="000000" w:themeColor="text1"/>
          </w:rPr>
          <w:delText>Absence</w:delText>
        </w:r>
      </w:del>
      <w:ins w:id="7515" w:author="Summer 2023 updates" w:date="2024-07-31T13:42:00Z">
        <w:r w:rsidR="00FC22E0">
          <w:t>a</w:t>
        </w:r>
        <w:r w:rsidRPr="00424939">
          <w:t>bsence</w:t>
        </w:r>
      </w:ins>
      <w:r w:rsidRPr="00424939">
        <w:rPr>
          <w:rPrChange w:id="7516" w:author="Summer 2023 updates" w:date="2024-07-31T13:42:00Z">
            <w:rPr>
              <w:color w:val="000000" w:themeColor="text1"/>
            </w:rPr>
          </w:rPrChange>
        </w:rPr>
        <w:t>. This designee will stay in contact with the student during their time away from the College, as appropriate, and will assist with the return process once the student is ready to resume coursework. </w:t>
      </w:r>
    </w:p>
    <w:p w14:paraId="1771E386" w14:textId="77777777" w:rsidR="00B815B9" w:rsidRPr="009472DF" w:rsidRDefault="00B815B9" w:rsidP="00EF676D">
      <w:pPr>
        <w:pStyle w:val="Heading4"/>
        <w:spacing w:before="120"/>
        <w:rPr>
          <w:rFonts w:ascii="Garamond" w:hAnsi="Garamond"/>
          <w:sz w:val="24"/>
          <w:szCs w:val="24"/>
        </w:rPr>
        <w:pPrChange w:id="7517" w:author="Summer 2023 updates" w:date="2024-07-31T13:42:00Z">
          <w:pPr>
            <w:pStyle w:val="Heading4"/>
          </w:pPr>
        </w:pPrChange>
      </w:pPr>
      <w:bookmarkStart w:id="7518" w:name="_Toc141355707"/>
      <w:bookmarkStart w:id="7519" w:name="_Toc110005188"/>
      <w:r w:rsidRPr="009472DF">
        <w:rPr>
          <w:rFonts w:ascii="Garamond" w:hAnsi="Garamond"/>
        </w:rPr>
        <w:t>Returning to Coe after a Leave of Absence</w:t>
      </w:r>
      <w:bookmarkEnd w:id="7518"/>
      <w:bookmarkEnd w:id="7519"/>
      <w:r w:rsidRPr="009472DF">
        <w:rPr>
          <w:rFonts w:ascii="Garamond" w:hAnsi="Garamond"/>
        </w:rPr>
        <w:t> </w:t>
      </w:r>
    </w:p>
    <w:p w14:paraId="2E6B6AAB" w14:textId="1991DDD7" w:rsidR="00B815B9" w:rsidRPr="00424939" w:rsidRDefault="00B815B9" w:rsidP="00B446C8">
      <w:pPr>
        <w:rPr>
          <w:sz w:val="24"/>
          <w:rPrChange w:id="7520" w:author="Summer 2023 updates" w:date="2024-07-31T13:42:00Z">
            <w:rPr>
              <w:color w:val="000000" w:themeColor="text1"/>
              <w:sz w:val="24"/>
            </w:rPr>
          </w:rPrChange>
        </w:rPr>
        <w:pPrChange w:id="7521" w:author="Summer 2023 updates" w:date="2024-07-31T13:42:00Z">
          <w:pPr>
            <w:spacing w:after="0"/>
            <w:ind w:right="62"/>
          </w:pPr>
        </w:pPrChange>
      </w:pPr>
      <w:r w:rsidRPr="00D44F26">
        <w:rPr>
          <w:rPrChange w:id="7522" w:author="Summer 2023 updates" w:date="2024-07-31T13:42:00Z">
            <w:rPr>
              <w:color w:val="000000" w:themeColor="text1"/>
            </w:rPr>
          </w:rPrChange>
        </w:rPr>
        <w:t>Students planning on returning to the College</w:t>
      </w:r>
      <w:ins w:id="7523" w:author="Summer 2023 updates" w:date="2024-07-31T13:42:00Z">
        <w:r w:rsidRPr="00D44F26">
          <w:t xml:space="preserve"> </w:t>
        </w:r>
        <w:r w:rsidR="004A07C9">
          <w:t>from a leave of absence</w:t>
        </w:r>
      </w:ins>
      <w:r w:rsidR="004A07C9">
        <w:rPr>
          <w:rPrChange w:id="7524" w:author="Summer 2023 updates" w:date="2024-07-31T13:42:00Z">
            <w:rPr>
              <w:color w:val="000000" w:themeColor="text1"/>
            </w:rPr>
          </w:rPrChange>
        </w:rPr>
        <w:t xml:space="preserve"> </w:t>
      </w:r>
      <w:r w:rsidRPr="00D44F26">
        <w:rPr>
          <w:rPrChange w:id="7525" w:author="Summer 2023 updates" w:date="2024-07-31T13:42:00Z">
            <w:rPr>
              <w:color w:val="000000" w:themeColor="text1"/>
            </w:rPr>
          </w:rPrChange>
        </w:rPr>
        <w:t xml:space="preserve">do not need to apply for readmission, but must submit a statement of intent to re-enroll to the Office of the Registrar and the Associate Dean </w:t>
      </w:r>
      <w:del w:id="7526" w:author="Summer 2023 updates" w:date="2024-07-31T13:42:00Z">
        <w:r w:rsidRPr="00D44F26">
          <w:rPr>
            <w:rFonts w:eastAsia="Times New Roman" w:cs="Times New Roman"/>
            <w:bCs/>
            <w:color w:val="000000" w:themeColor="text1"/>
          </w:rPr>
          <w:delText>of</w:delText>
        </w:r>
      </w:del>
      <w:ins w:id="7527" w:author="Summer 2023 updates" w:date="2024-07-31T13:42:00Z">
        <w:r w:rsidR="00CE600E">
          <w:rPr>
            <w:bCs/>
          </w:rPr>
          <w:t>for</w:t>
        </w:r>
      </w:ins>
      <w:r w:rsidR="00CE600E" w:rsidRPr="00D44F26">
        <w:rPr>
          <w:rPrChange w:id="7528" w:author="Summer 2023 updates" w:date="2024-07-31T13:42:00Z">
            <w:rPr>
              <w:color w:val="000000" w:themeColor="text1"/>
            </w:rPr>
          </w:rPrChange>
        </w:rPr>
        <w:t xml:space="preserve"> </w:t>
      </w:r>
      <w:r w:rsidRPr="00D44F26">
        <w:rPr>
          <w:rPrChange w:id="7529" w:author="Summer 2023 updates" w:date="2024-07-31T13:42:00Z">
            <w:rPr>
              <w:color w:val="000000" w:themeColor="text1"/>
            </w:rPr>
          </w:rPrChange>
        </w:rPr>
        <w:t>Student Academic</w:t>
      </w:r>
      <w:r w:rsidR="003F12E1">
        <w:rPr>
          <w:rPrChange w:id="7530" w:author="Summer 2023 updates" w:date="2024-07-31T13:42:00Z">
            <w:rPr>
              <w:color w:val="000000" w:themeColor="text1"/>
            </w:rPr>
          </w:rPrChange>
        </w:rPr>
        <w:t>s</w:t>
      </w:r>
      <w:r w:rsidRPr="00D44F26">
        <w:rPr>
          <w:rPrChange w:id="7531" w:author="Summer 2023 updates" w:date="2024-07-31T13:42:00Z">
            <w:rPr>
              <w:color w:val="000000" w:themeColor="text1"/>
            </w:rPr>
          </w:rPrChange>
        </w:rPr>
        <w:t>, or designee, who will assist with the return process.</w:t>
      </w:r>
      <w:r w:rsidRPr="00424939">
        <w:rPr>
          <w:b/>
          <w:rPrChange w:id="7532" w:author="Summer 2023 updates" w:date="2024-07-31T13:42:00Z">
            <w:rPr>
              <w:b/>
              <w:color w:val="000000" w:themeColor="text1"/>
            </w:rPr>
          </w:rPrChange>
        </w:rPr>
        <w:t xml:space="preserve"> </w:t>
      </w:r>
      <w:r w:rsidRPr="00424939">
        <w:rPr>
          <w:rPrChange w:id="7533" w:author="Summer 2023 updates" w:date="2024-07-31T13:42:00Z">
            <w:rPr>
              <w:color w:val="000000" w:themeColor="text1"/>
            </w:rPr>
          </w:rPrChange>
        </w:rPr>
        <w:t xml:space="preserve">Students are strongly encouraged to schedule a consultation with </w:t>
      </w:r>
      <w:r w:rsidRPr="00424939">
        <w:rPr>
          <w:b/>
          <w:rPrChange w:id="7534" w:author="Summer 2023 updates" w:date="2024-07-31T13:42:00Z">
            <w:rPr>
              <w:b/>
              <w:color w:val="000000" w:themeColor="text1"/>
            </w:rPr>
          </w:rPrChange>
        </w:rPr>
        <w:t>t</w:t>
      </w:r>
      <w:r w:rsidRPr="00424939">
        <w:rPr>
          <w:rPrChange w:id="7535" w:author="Summer 2023 updates" w:date="2024-07-31T13:42:00Z">
            <w:rPr>
              <w:color w:val="000000" w:themeColor="text1"/>
            </w:rPr>
          </w:rPrChange>
        </w:rPr>
        <w:t xml:space="preserve">he Associate Dean </w:t>
      </w:r>
      <w:del w:id="7536" w:author="Summer 2023 updates" w:date="2024-07-31T13:42:00Z">
        <w:r w:rsidRPr="00424939">
          <w:rPr>
            <w:rFonts w:eastAsia="Times New Roman" w:cs="Times New Roman"/>
            <w:bCs/>
            <w:color w:val="000000" w:themeColor="text1"/>
          </w:rPr>
          <w:delText>of</w:delText>
        </w:r>
      </w:del>
      <w:ins w:id="7537" w:author="Summer 2023 updates" w:date="2024-07-31T13:42:00Z">
        <w:r w:rsidR="00CE600E">
          <w:rPr>
            <w:bCs/>
          </w:rPr>
          <w:t>for</w:t>
        </w:r>
      </w:ins>
      <w:r w:rsidR="00CE600E" w:rsidRPr="00424939">
        <w:rPr>
          <w:rPrChange w:id="7538" w:author="Summer 2023 updates" w:date="2024-07-31T13:42:00Z">
            <w:rPr>
              <w:color w:val="000000" w:themeColor="text1"/>
            </w:rPr>
          </w:rPrChange>
        </w:rPr>
        <w:t xml:space="preserve"> </w:t>
      </w:r>
      <w:r w:rsidRPr="00424939">
        <w:rPr>
          <w:rPrChange w:id="7539" w:author="Summer 2023 updates" w:date="2024-07-31T13:42:00Z">
            <w:rPr>
              <w:color w:val="000000" w:themeColor="text1"/>
            </w:rPr>
          </w:rPrChange>
        </w:rPr>
        <w:t>Student Academic</w:t>
      </w:r>
      <w:r w:rsidR="003F12E1">
        <w:rPr>
          <w:rPrChange w:id="7540" w:author="Summer 2023 updates" w:date="2024-07-31T13:42:00Z">
            <w:rPr>
              <w:color w:val="000000" w:themeColor="text1"/>
            </w:rPr>
          </w:rPrChange>
        </w:rPr>
        <w:t>s</w:t>
      </w:r>
      <w:r w:rsidRPr="00424939">
        <w:rPr>
          <w:rPrChange w:id="7541" w:author="Summer 2023 updates" w:date="2024-07-31T13:42:00Z">
            <w:rPr>
              <w:color w:val="000000" w:themeColor="text1"/>
            </w:rPr>
          </w:rPrChange>
        </w:rPr>
        <w:t>,</w:t>
      </w:r>
      <w:r w:rsidRPr="00424939">
        <w:rPr>
          <w:b/>
          <w:rPrChange w:id="7542" w:author="Summer 2023 updates" w:date="2024-07-31T13:42:00Z">
            <w:rPr>
              <w:b/>
              <w:color w:val="000000" w:themeColor="text1"/>
            </w:rPr>
          </w:rPrChange>
        </w:rPr>
        <w:t xml:space="preserve"> </w:t>
      </w:r>
      <w:r w:rsidRPr="00424939">
        <w:rPr>
          <w:rPrChange w:id="7543" w:author="Summer 2023 updates" w:date="2024-07-31T13:42:00Z">
            <w:rPr>
              <w:color w:val="000000" w:themeColor="text1"/>
            </w:rPr>
          </w:rPrChange>
        </w:rPr>
        <w:t>or designee</w:t>
      </w:r>
      <w:r w:rsidRPr="00424939">
        <w:rPr>
          <w:b/>
          <w:rPrChange w:id="7544" w:author="Summer 2023 updates" w:date="2024-07-31T13:42:00Z">
            <w:rPr>
              <w:b/>
              <w:color w:val="000000" w:themeColor="text1"/>
            </w:rPr>
          </w:rPrChange>
        </w:rPr>
        <w:t xml:space="preserve">, </w:t>
      </w:r>
      <w:r w:rsidRPr="00424939">
        <w:rPr>
          <w:rPrChange w:id="7545" w:author="Summer 2023 updates" w:date="2024-07-31T13:42:00Z">
            <w:rPr>
              <w:color w:val="000000" w:themeColor="text1"/>
            </w:rPr>
          </w:rPrChange>
        </w:rPr>
        <w:t xml:space="preserve">by </w:t>
      </w:r>
      <w:r w:rsidRPr="00E43D74">
        <w:rPr>
          <w:rPrChange w:id="7546" w:author="Summer 2023 updates" w:date="2024-07-31T13:42:00Z">
            <w:rPr>
              <w:color w:val="000000" w:themeColor="text1"/>
            </w:rPr>
          </w:rPrChange>
        </w:rPr>
        <w:t>December 1</w:t>
      </w:r>
      <w:r w:rsidRPr="00424939">
        <w:rPr>
          <w:b/>
          <w:rPrChange w:id="7547" w:author="Summer 2023 updates" w:date="2024-07-31T13:42:00Z">
            <w:rPr>
              <w:b/>
              <w:color w:val="000000" w:themeColor="text1"/>
            </w:rPr>
          </w:rPrChange>
        </w:rPr>
        <w:t xml:space="preserve"> </w:t>
      </w:r>
      <w:r w:rsidRPr="00424939">
        <w:rPr>
          <w:rPrChange w:id="7548" w:author="Summer 2023 updates" w:date="2024-07-31T13:42:00Z">
            <w:rPr>
              <w:color w:val="000000" w:themeColor="text1"/>
            </w:rPr>
          </w:rPrChange>
        </w:rPr>
        <w:t xml:space="preserve">for returning the Spring Term, or </w:t>
      </w:r>
      <w:r w:rsidRPr="00E43D74">
        <w:rPr>
          <w:rPrChange w:id="7549" w:author="Summer 2023 updates" w:date="2024-07-31T13:42:00Z">
            <w:rPr>
              <w:color w:val="000000" w:themeColor="text1"/>
            </w:rPr>
          </w:rPrChange>
        </w:rPr>
        <w:t xml:space="preserve">August 1 </w:t>
      </w:r>
      <w:r w:rsidRPr="00424939">
        <w:rPr>
          <w:rPrChange w:id="7550" w:author="Summer 2023 updates" w:date="2024-07-31T13:42:00Z">
            <w:rPr>
              <w:color w:val="000000" w:themeColor="text1"/>
            </w:rPr>
          </w:rPrChange>
        </w:rPr>
        <w:t xml:space="preserve">to return the Fall Term. If a student wants to register during the regular registration time (November for Spring Term or late March / early April for Fall Term), they will need to submit their statement of intent and contact the Associate Dean </w:t>
      </w:r>
      <w:del w:id="7551" w:author="Summer 2023 updates" w:date="2024-07-31T13:42:00Z">
        <w:r w:rsidRPr="00424939">
          <w:rPr>
            <w:rFonts w:eastAsia="Times New Roman" w:cs="Times New Roman"/>
            <w:bCs/>
            <w:color w:val="000000" w:themeColor="text1"/>
          </w:rPr>
          <w:delText>of</w:delText>
        </w:r>
      </w:del>
      <w:ins w:id="7552" w:author="Summer 2023 updates" w:date="2024-07-31T13:42:00Z">
        <w:r w:rsidR="00CE600E">
          <w:rPr>
            <w:bCs/>
          </w:rPr>
          <w:t>for</w:t>
        </w:r>
      </w:ins>
      <w:r w:rsidR="00CE600E" w:rsidRPr="00424939">
        <w:rPr>
          <w:rPrChange w:id="7553" w:author="Summer 2023 updates" w:date="2024-07-31T13:42:00Z">
            <w:rPr>
              <w:color w:val="000000" w:themeColor="text1"/>
            </w:rPr>
          </w:rPrChange>
        </w:rPr>
        <w:t xml:space="preserve"> </w:t>
      </w:r>
      <w:r w:rsidRPr="00424939">
        <w:rPr>
          <w:rPrChange w:id="7554" w:author="Summer 2023 updates" w:date="2024-07-31T13:42:00Z">
            <w:rPr>
              <w:color w:val="000000" w:themeColor="text1"/>
            </w:rPr>
          </w:rPrChange>
        </w:rPr>
        <w:t>Student Academic</w:t>
      </w:r>
      <w:r w:rsidR="003F12E1">
        <w:rPr>
          <w:rPrChange w:id="7555" w:author="Summer 2023 updates" w:date="2024-07-31T13:42:00Z">
            <w:rPr>
              <w:color w:val="000000" w:themeColor="text1"/>
            </w:rPr>
          </w:rPrChange>
        </w:rPr>
        <w:t>s</w:t>
      </w:r>
      <w:r w:rsidRPr="00424939">
        <w:rPr>
          <w:rPrChange w:id="7556" w:author="Summer 2023 updates" w:date="2024-07-31T13:42:00Z">
            <w:rPr>
              <w:color w:val="000000" w:themeColor="text1"/>
            </w:rPr>
          </w:rPrChange>
        </w:rPr>
        <w:t>,</w:t>
      </w:r>
      <w:r w:rsidRPr="00424939">
        <w:rPr>
          <w:b/>
          <w:rPrChange w:id="7557" w:author="Summer 2023 updates" w:date="2024-07-31T13:42:00Z">
            <w:rPr>
              <w:b/>
              <w:color w:val="000000" w:themeColor="text1"/>
            </w:rPr>
          </w:rPrChange>
        </w:rPr>
        <w:t xml:space="preserve"> </w:t>
      </w:r>
      <w:r w:rsidRPr="00424939">
        <w:rPr>
          <w:rPrChange w:id="7558" w:author="Summer 2023 updates" w:date="2024-07-31T13:42:00Z">
            <w:rPr>
              <w:color w:val="000000" w:themeColor="text1"/>
            </w:rPr>
          </w:rPrChange>
        </w:rPr>
        <w:t>or designee,</w:t>
      </w:r>
      <w:r w:rsidRPr="00424939">
        <w:rPr>
          <w:b/>
          <w:rPrChange w:id="7559" w:author="Summer 2023 updates" w:date="2024-07-31T13:42:00Z">
            <w:rPr>
              <w:b/>
              <w:color w:val="000000" w:themeColor="text1"/>
            </w:rPr>
          </w:rPrChange>
        </w:rPr>
        <w:t xml:space="preserve"> </w:t>
      </w:r>
      <w:r w:rsidRPr="00424939">
        <w:rPr>
          <w:rPrChange w:id="7560" w:author="Summer 2023 updates" w:date="2024-07-31T13:42:00Z">
            <w:rPr>
              <w:color w:val="000000" w:themeColor="text1"/>
            </w:rPr>
          </w:rPrChange>
        </w:rPr>
        <w:t>at least two weeks before Registration. The exact date of Registration can be found on the Academic Calendar on the Coe website under the Academics tab. </w:t>
      </w:r>
    </w:p>
    <w:p w14:paraId="6E97C9B9" w14:textId="46027268" w:rsidR="001A374A" w:rsidRPr="00424939" w:rsidRDefault="00AF187B" w:rsidP="00EF676D">
      <w:pPr>
        <w:pStyle w:val="Heading4"/>
        <w:spacing w:before="120"/>
        <w:pPrChange w:id="7561" w:author="Summer 2023 updates" w:date="2024-07-31T13:42:00Z">
          <w:pPr>
            <w:pStyle w:val="Heading4"/>
          </w:pPr>
        </w:pPrChange>
      </w:pPr>
      <w:bookmarkStart w:id="7562" w:name="_Toc141355708"/>
      <w:bookmarkStart w:id="7563" w:name="_Toc110005189"/>
      <w:r w:rsidRPr="00424939">
        <w:t>Withdrawal</w:t>
      </w:r>
      <w:r w:rsidR="008C196D" w:rsidRPr="00424939">
        <w:fldChar w:fldCharType="begin"/>
      </w:r>
      <w:r w:rsidR="008C196D" w:rsidRPr="00424939">
        <w:instrText xml:space="preserve"> XE "Withdrawal" </w:instrText>
      </w:r>
      <w:r w:rsidR="008C196D" w:rsidRPr="00424939">
        <w:fldChar w:fldCharType="end"/>
      </w:r>
      <w:r w:rsidRPr="00424939">
        <w:t xml:space="preserve"> </w:t>
      </w:r>
      <w:r w:rsidR="00720D99" w:rsidRPr="00424939">
        <w:t>f</w:t>
      </w:r>
      <w:r w:rsidR="005426D5" w:rsidRPr="00424939">
        <w:t xml:space="preserve">rom </w:t>
      </w:r>
      <w:r w:rsidR="00720D99" w:rsidRPr="00424939">
        <w:t>t</w:t>
      </w:r>
      <w:r w:rsidR="005426D5" w:rsidRPr="00424939">
        <w:t xml:space="preserve">he </w:t>
      </w:r>
      <w:r w:rsidRPr="00424939">
        <w:t xml:space="preserve">College </w:t>
      </w:r>
      <w:r w:rsidR="00720D99" w:rsidRPr="00424939">
        <w:t>a</w:t>
      </w:r>
      <w:r w:rsidR="005426D5" w:rsidRPr="00424939">
        <w:t xml:space="preserve">nd </w:t>
      </w:r>
      <w:r w:rsidR="001A374A" w:rsidRPr="00424939">
        <w:t>Readmission</w:t>
      </w:r>
      <w:bookmarkEnd w:id="7562"/>
      <w:bookmarkEnd w:id="7563"/>
      <w:r w:rsidR="008C196D" w:rsidRPr="00424939">
        <w:fldChar w:fldCharType="begin"/>
      </w:r>
      <w:r w:rsidR="008C196D" w:rsidRPr="00424939">
        <w:instrText xml:space="preserve"> XE "Readmission" </w:instrText>
      </w:r>
      <w:r w:rsidR="008C196D" w:rsidRPr="00424939">
        <w:fldChar w:fldCharType="end"/>
      </w:r>
      <w:r w:rsidR="001A374A" w:rsidRPr="00424939">
        <w:t xml:space="preserve"> </w:t>
      </w:r>
    </w:p>
    <w:p w14:paraId="5022A409" w14:textId="77777777" w:rsidR="001A374A" w:rsidRPr="00424939" w:rsidRDefault="001A374A" w:rsidP="00DD4D59">
      <w:pPr>
        <w:rPr>
          <w:rPrChange w:id="7564" w:author="Summer 2023 updates" w:date="2024-07-31T13:42:00Z">
            <w:rPr>
              <w:rFonts w:ascii="Garamond" w:hAnsi="Garamond"/>
              <w:color w:val="000000" w:themeColor="text1"/>
              <w:sz w:val="22"/>
            </w:rPr>
          </w:rPrChange>
        </w:rPr>
        <w:pPrChange w:id="7565" w:author="Summer 2023 updates" w:date="2024-07-31T13:42:00Z">
          <w:pPr>
            <w:pStyle w:val="Noparagraphstyle"/>
            <w:spacing w:after="40" w:line="240" w:lineRule="auto"/>
            <w:jc w:val="left"/>
          </w:pPr>
        </w:pPrChange>
      </w:pPr>
      <w:r w:rsidRPr="00424939">
        <w:rPr>
          <w:rPrChange w:id="7566" w:author="Summer 2023 updates" w:date="2024-07-31T13:42:00Z">
            <w:rPr>
              <w:rFonts w:ascii="Garamond" w:hAnsi="Garamond"/>
              <w:color w:val="000000" w:themeColor="text1"/>
              <w:sz w:val="22"/>
            </w:rPr>
          </w:rPrChange>
        </w:rPr>
        <w:t>Admission for work toward a degree terminates</w:t>
      </w:r>
      <w:r w:rsidR="00AF187B" w:rsidRPr="00424939">
        <w:rPr>
          <w:rPrChange w:id="7567" w:author="Summer 2023 updates" w:date="2024-07-31T13:42:00Z">
            <w:rPr>
              <w:rFonts w:ascii="Garamond" w:hAnsi="Garamond"/>
              <w:color w:val="000000" w:themeColor="text1"/>
              <w:sz w:val="22"/>
            </w:rPr>
          </w:rPrChange>
        </w:rPr>
        <w:t xml:space="preserve"> and the student is considered withdrawn from the College</w:t>
      </w:r>
      <w:r w:rsidRPr="00424939">
        <w:rPr>
          <w:rPrChange w:id="7568" w:author="Summer 2023 updates" w:date="2024-07-31T13:42:00Z">
            <w:rPr>
              <w:rFonts w:ascii="Garamond" w:hAnsi="Garamond"/>
              <w:color w:val="000000" w:themeColor="text1"/>
              <w:sz w:val="22"/>
            </w:rPr>
          </w:rPrChange>
        </w:rPr>
        <w:t xml:space="preserve"> if: </w:t>
      </w:r>
    </w:p>
    <w:p w14:paraId="5BFBC16A" w14:textId="0E770DBC" w:rsidR="001A374A" w:rsidRPr="00424939" w:rsidRDefault="001A374A" w:rsidP="00E500FB">
      <w:pPr>
        <w:pStyle w:val="Noparagraphstyle"/>
        <w:numPr>
          <w:ilvl w:val="0"/>
          <w:numId w:val="8"/>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full-time student does not enroll at Coe for the next term (excluding May Term</w:t>
      </w:r>
      <w:ins w:id="7569" w:author="Summer 2023 updates" w:date="2024-07-31T13:42:00Z">
        <w:r w:rsidR="00FC22E0">
          <w:rPr>
            <w:rFonts w:ascii="Garamond" w:hAnsi="Garamond" w:cs="Times New Roman"/>
            <w:color w:val="000000" w:themeColor="text1"/>
            <w:sz w:val="22"/>
            <w:szCs w:val="22"/>
          </w:rPr>
          <w:t xml:space="preserve"> and Summer Term</w:t>
        </w:r>
      </w:ins>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r w:rsidR="00AF187B" w:rsidRPr="00424939">
        <w:rPr>
          <w:rFonts w:ascii="Garamond" w:hAnsi="Garamond" w:cs="Times New Roman"/>
          <w:color w:val="000000" w:themeColor="text1"/>
          <w:sz w:val="22"/>
          <w:szCs w:val="22"/>
        </w:rPr>
        <w:t xml:space="preserve"> and has not completed a Leave of Absence form</w:t>
      </w:r>
      <w:r w:rsidRPr="00424939">
        <w:rPr>
          <w:rFonts w:ascii="Garamond" w:hAnsi="Garamond" w:cs="Times New Roman"/>
          <w:color w:val="000000" w:themeColor="text1"/>
          <w:sz w:val="22"/>
          <w:szCs w:val="22"/>
        </w:rPr>
        <w:t xml:space="preserve">. This does not apply to students in College-approved off-campus study programs. </w:t>
      </w:r>
    </w:p>
    <w:p w14:paraId="6437D8AC" w14:textId="77777777" w:rsidR="001A374A" w:rsidRPr="00424939" w:rsidRDefault="001A374A" w:rsidP="00E500FB">
      <w:pPr>
        <w:pStyle w:val="Noparagraphstyle"/>
        <w:numPr>
          <w:ilvl w:val="0"/>
          <w:numId w:val="8"/>
        </w:numPr>
        <w:tabs>
          <w:tab w:val="clear" w:pos="720"/>
          <w:tab w:val="num" w:pos="360"/>
        </w:tabs>
        <w:spacing w:after="4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part-time student does not enroll for a course at Coe in a 12-month period</w:t>
      </w:r>
      <w:r w:rsidR="0040146E" w:rsidRPr="00424939">
        <w:rPr>
          <w:rFonts w:ascii="Garamond" w:hAnsi="Garamond" w:cs="Times New Roman"/>
          <w:color w:val="000000" w:themeColor="text1"/>
          <w:sz w:val="22"/>
          <w:szCs w:val="22"/>
        </w:rPr>
        <w:t xml:space="preserve"> and has not completed a Leave of Absence form</w:t>
      </w:r>
      <w:r w:rsidRPr="00424939">
        <w:rPr>
          <w:rFonts w:ascii="Garamond" w:hAnsi="Garamond" w:cs="Times New Roman"/>
          <w:color w:val="000000" w:themeColor="text1"/>
          <w:sz w:val="22"/>
          <w:szCs w:val="22"/>
        </w:rPr>
        <w:t xml:space="preserve">. </w:t>
      </w:r>
    </w:p>
    <w:p w14:paraId="4D801E2B" w14:textId="77777777" w:rsidR="001A374A" w:rsidRPr="00424939" w:rsidRDefault="001A374A" w:rsidP="00DD4D59">
      <w:pPr>
        <w:rPr>
          <w:rPrChange w:id="7570" w:author="Summer 2023 updates" w:date="2024-07-31T13:42:00Z">
            <w:rPr>
              <w:rFonts w:ascii="Garamond" w:hAnsi="Garamond"/>
              <w:color w:val="000000" w:themeColor="text1"/>
              <w:sz w:val="22"/>
            </w:rPr>
          </w:rPrChange>
        </w:rPr>
        <w:pPrChange w:id="7571" w:author="Summer 2023 updates" w:date="2024-07-31T13:42:00Z">
          <w:pPr>
            <w:pStyle w:val="BodyText"/>
            <w:spacing w:after="40" w:line="240" w:lineRule="auto"/>
            <w:ind w:right="187"/>
            <w:jc w:val="left"/>
          </w:pPr>
        </w:pPrChange>
      </w:pPr>
      <w:r w:rsidRPr="00424939">
        <w:rPr>
          <w:rPrChange w:id="7572" w:author="Summer 2023 updates" w:date="2024-07-31T13:42:00Z">
            <w:rPr>
              <w:rFonts w:ascii="Garamond" w:hAnsi="Garamond"/>
              <w:color w:val="000000" w:themeColor="text1"/>
              <w:sz w:val="22"/>
            </w:rPr>
          </w:rPrChange>
        </w:rPr>
        <w:t>Students wishing to resume work toward a degree, once admission status has terminated, must apply for readmission.</w:t>
      </w:r>
    </w:p>
    <w:p w14:paraId="0BF841D9" w14:textId="77777777" w:rsidR="009472DF" w:rsidRDefault="001A374A" w:rsidP="009472DF">
      <w:pPr>
        <w:pStyle w:val="Noparagraphstyle"/>
        <w:spacing w:after="120" w:line="240" w:lineRule="auto"/>
        <w:jc w:val="left"/>
        <w:rPr>
          <w:del w:id="7573" w:author="Summer 2023 updates" w:date="2024-07-31T13:42:00Z"/>
          <w:rFonts w:ascii="Garamond" w:hAnsi="Garamond" w:cs="Times New Roman"/>
          <w:color w:val="000000" w:themeColor="text1"/>
          <w:sz w:val="22"/>
          <w:szCs w:val="22"/>
        </w:rPr>
      </w:pPr>
      <w:del w:id="7574" w:author="Summer 2023 updates" w:date="2024-07-31T13:42:00Z">
        <w:r w:rsidRPr="00424939">
          <w:rPr>
            <w:rFonts w:ascii="Garamond" w:hAnsi="Garamond" w:cs="Times New Roman"/>
            <w:color w:val="000000" w:themeColor="text1"/>
            <w:sz w:val="22"/>
            <w:szCs w:val="22"/>
          </w:rPr>
          <w:delText xml:space="preserve">Students previously enrolled at Coe and readmitted after an absence of two years or more may request </w:delText>
        </w:r>
        <w:r w:rsidR="00CA100E" w:rsidRPr="00424939">
          <w:rPr>
            <w:rFonts w:ascii="Garamond" w:hAnsi="Garamond" w:cs="Times New Roman"/>
            <w:color w:val="000000" w:themeColor="text1"/>
            <w:sz w:val="22"/>
            <w:szCs w:val="22"/>
          </w:rPr>
          <w:delText>that all</w:delText>
        </w:r>
        <w:r w:rsidRPr="00424939">
          <w:rPr>
            <w:rFonts w:ascii="Garamond" w:hAnsi="Garamond" w:cs="Times New Roman"/>
            <w:color w:val="000000" w:themeColor="text1"/>
            <w:sz w:val="22"/>
            <w:szCs w:val="22"/>
          </w:rPr>
          <w:delText xml:space="preserve"> previous work at Coe be re-evaluated by the Registrar on the same basis as credits offered in transfer. </w:delText>
        </w:r>
        <w:r w:rsidR="00FD5FDF" w:rsidRPr="00424939">
          <w:rPr>
            <w:rFonts w:ascii="Garamond" w:hAnsi="Garamond" w:cs="Times New Roman"/>
            <w:color w:val="000000" w:themeColor="text1"/>
            <w:sz w:val="22"/>
            <w:szCs w:val="22"/>
          </w:rPr>
          <w:delText>Re-evaluation means that only courses with grades of C or better will be counted for credit toward graduation. All courses affected by the re-evaluation and the grade earned for each course will remain on the student’s permanent record but will not factor into the cumulative GPA</w:delTex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delInstrText xml:space="preserve"> XE "</w:delInstrText>
        </w:r>
        <w:r w:rsidR="008C196D" w:rsidRPr="00424939">
          <w:rPr>
            <w:rFonts w:ascii="Garamond" w:hAnsi="Garamond" w:cs="Times New Roman"/>
            <w:b/>
            <w:color w:val="000000" w:themeColor="text1"/>
          </w:rPr>
          <w:delInstrText>GPA</w:delInstrText>
        </w:r>
        <w:r w:rsidR="008C196D" w:rsidRPr="00424939">
          <w:rPr>
            <w:rFonts w:ascii="Garamond" w:hAnsi="Garamond"/>
            <w:color w:val="000000" w:themeColor="text1"/>
          </w:rPr>
          <w:delInstrText xml:space="preserve">" </w:delInstrText>
        </w:r>
        <w:r w:rsidR="008C196D" w:rsidRPr="00424939">
          <w:rPr>
            <w:rFonts w:ascii="Garamond" w:hAnsi="Garamond" w:cs="Times New Roman"/>
            <w:color w:val="000000" w:themeColor="text1"/>
            <w:sz w:val="22"/>
            <w:szCs w:val="22"/>
          </w:rPr>
          <w:fldChar w:fldCharType="end"/>
        </w:r>
        <w:r w:rsidR="00FD5FDF" w:rsidRPr="00424939">
          <w:rPr>
            <w:rFonts w:ascii="Garamond" w:hAnsi="Garamond" w:cs="Times New Roman"/>
            <w:color w:val="000000" w:themeColor="text1"/>
            <w:sz w:val="22"/>
            <w:szCs w:val="22"/>
          </w:rPr>
          <w:delText xml:space="preserve"> or be counted toward graduation.</w:delText>
        </w:r>
      </w:del>
    </w:p>
    <w:p w14:paraId="25932DE4" w14:textId="77777777" w:rsidR="009127E2" w:rsidRPr="009472DF" w:rsidRDefault="009127E2" w:rsidP="009472DF">
      <w:pPr>
        <w:pStyle w:val="Noparagraphstyle"/>
        <w:spacing w:after="120" w:line="240" w:lineRule="auto"/>
        <w:jc w:val="left"/>
        <w:rPr>
          <w:rStyle w:val="Strong"/>
          <w:rFonts w:ascii="Garamond" w:hAnsi="Garamond"/>
          <w:b w:val="0"/>
          <w:bCs w:val="0"/>
          <w:smallCaps w:val="0"/>
          <w:color w:val="000000" w:themeColor="text1"/>
          <w:szCs w:val="22"/>
        </w:rPr>
      </w:pPr>
    </w:p>
    <w:p w14:paraId="5E57FD09" w14:textId="4E02D2E9" w:rsidR="001A374A" w:rsidRPr="00693AF3" w:rsidRDefault="00ED3474" w:rsidP="00713AB3">
      <w:pPr>
        <w:pStyle w:val="Heading3"/>
        <w:rPr>
          <w:rStyle w:val="Strong"/>
          <w:rFonts w:ascii="Garamond" w:hAnsi="Garamond" w:cstheme="majorBidi"/>
          <w:b/>
          <w:bCs w:val="0"/>
          <w:smallCaps w:val="0"/>
          <w:sz w:val="26"/>
        </w:rPr>
      </w:pPr>
      <w:bookmarkStart w:id="7575" w:name="TranscriptEvaluation"/>
      <w:bookmarkStart w:id="7576" w:name="_Toc141355709"/>
      <w:bookmarkStart w:id="7577" w:name="_Toc110005190"/>
      <w:bookmarkEnd w:id="7575"/>
      <w:r w:rsidRPr="00693AF3">
        <w:rPr>
          <w:rStyle w:val="Strong"/>
          <w:rFonts w:ascii="Garamond" w:hAnsi="Garamond" w:cstheme="majorBidi"/>
          <w:b/>
          <w:bCs w:val="0"/>
          <w:smallCaps w:val="0"/>
          <w:sz w:val="26"/>
        </w:rPr>
        <w:t>TRANSCRIPT EVALUATION</w:t>
      </w:r>
      <w:r w:rsidR="008C196D" w:rsidRPr="00693AF3">
        <w:rPr>
          <w:rStyle w:val="Strong"/>
          <w:rFonts w:ascii="Garamond" w:hAnsi="Garamond" w:cstheme="majorBidi"/>
          <w:b/>
          <w:bCs w:val="0"/>
          <w:smallCaps w:val="0"/>
          <w:sz w:val="26"/>
        </w:rPr>
        <w:fldChar w:fldCharType="begin"/>
      </w:r>
      <w:r w:rsidR="008C196D" w:rsidRPr="00693AF3">
        <w:instrText xml:space="preserve"> XE "</w:instrText>
      </w:r>
      <w:del w:id="7578" w:author="Summer 2023 updates" w:date="2024-07-31T13:42:00Z">
        <w:r w:rsidR="008C196D" w:rsidRPr="00693AF3">
          <w:rPr>
            <w:rStyle w:val="Strong"/>
            <w:rFonts w:ascii="Garamond" w:hAnsi="Garamond" w:cstheme="majorBidi"/>
            <w:b/>
            <w:bCs w:val="0"/>
            <w:smallCaps w:val="0"/>
            <w:sz w:val="26"/>
          </w:rPr>
          <w:delInstrText>TRANSCRIPT EVALUATION</w:delInstrText>
        </w:r>
      </w:del>
      <w:ins w:id="7579" w:author="Summer 2023 updates" w:date="2024-07-31T13:42:00Z">
        <w:r w:rsidR="008C196D" w:rsidRPr="00693AF3">
          <w:rPr>
            <w:rStyle w:val="Strong"/>
            <w:rFonts w:ascii="Garamond" w:hAnsi="Garamond" w:cstheme="majorBidi"/>
            <w:b/>
            <w:bCs w:val="0"/>
            <w:smallCaps w:val="0"/>
            <w:sz w:val="26"/>
          </w:rPr>
          <w:instrText>T</w:instrText>
        </w:r>
        <w:r w:rsidR="00364529">
          <w:rPr>
            <w:rStyle w:val="Strong"/>
            <w:rFonts w:ascii="Garamond" w:hAnsi="Garamond" w:cstheme="majorBidi"/>
            <w:b/>
            <w:bCs w:val="0"/>
            <w:smallCaps w:val="0"/>
            <w:sz w:val="26"/>
          </w:rPr>
          <w:instrText>ranscript</w:instrText>
        </w:r>
        <w:r w:rsidR="008C196D" w:rsidRPr="00693AF3">
          <w:rPr>
            <w:rStyle w:val="Strong"/>
            <w:rFonts w:ascii="Garamond" w:hAnsi="Garamond" w:cstheme="majorBidi"/>
            <w:b/>
            <w:bCs w:val="0"/>
            <w:smallCaps w:val="0"/>
            <w:sz w:val="26"/>
          </w:rPr>
          <w:instrText xml:space="preserve"> E</w:instrText>
        </w:r>
        <w:r w:rsidR="00364529">
          <w:rPr>
            <w:rStyle w:val="Strong"/>
            <w:rFonts w:ascii="Garamond" w:hAnsi="Garamond" w:cstheme="majorBidi"/>
            <w:b/>
            <w:bCs w:val="0"/>
            <w:smallCaps w:val="0"/>
            <w:sz w:val="26"/>
          </w:rPr>
          <w:instrText>valuation</w:instrText>
        </w:r>
      </w:ins>
      <w:r w:rsidR="008C196D" w:rsidRPr="00693AF3">
        <w:instrText xml:space="preserve">" </w:instrText>
      </w:r>
      <w:r w:rsidR="008C196D" w:rsidRPr="00693AF3">
        <w:rPr>
          <w:rStyle w:val="Strong"/>
          <w:rFonts w:ascii="Garamond" w:hAnsi="Garamond" w:cstheme="majorBidi"/>
          <w:b/>
          <w:bCs w:val="0"/>
          <w:smallCaps w:val="0"/>
          <w:sz w:val="26"/>
        </w:rPr>
        <w:fldChar w:fldCharType="end"/>
      </w:r>
      <w:r w:rsidRPr="00693AF3">
        <w:rPr>
          <w:rStyle w:val="Strong"/>
          <w:rFonts w:ascii="Garamond" w:hAnsi="Garamond" w:cstheme="majorBidi"/>
          <w:b/>
          <w:bCs w:val="0"/>
          <w:smallCaps w:val="0"/>
          <w:sz w:val="26"/>
        </w:rPr>
        <w:t xml:space="preserve"> POLICIES</w:t>
      </w:r>
      <w:bookmarkEnd w:id="7576"/>
      <w:bookmarkEnd w:id="7577"/>
    </w:p>
    <w:p w14:paraId="70932E3D" w14:textId="3F066D42" w:rsidR="001A374A" w:rsidRPr="00424939" w:rsidRDefault="001A374A" w:rsidP="00B446C8">
      <w:pPr>
        <w:rPr>
          <w:rPrChange w:id="7580" w:author="Summer 2023 updates" w:date="2024-07-31T13:42:00Z">
            <w:rPr>
              <w:rFonts w:ascii="Garamond" w:hAnsi="Garamond"/>
              <w:color w:val="000000" w:themeColor="text1"/>
              <w:sz w:val="22"/>
            </w:rPr>
          </w:rPrChange>
        </w:rPr>
        <w:pPrChange w:id="7581" w:author="Summer 2023 updates" w:date="2024-07-31T13:42:00Z">
          <w:pPr>
            <w:pStyle w:val="Noparagraphstyle"/>
            <w:spacing w:after="80" w:line="228" w:lineRule="auto"/>
            <w:jc w:val="left"/>
          </w:pPr>
        </w:pPrChange>
      </w:pPr>
      <w:r w:rsidRPr="00424939">
        <w:rPr>
          <w:rPrChange w:id="7582" w:author="Summer 2023 updates" w:date="2024-07-31T13:42:00Z">
            <w:rPr>
              <w:rFonts w:ascii="Garamond" w:hAnsi="Garamond"/>
              <w:color w:val="000000" w:themeColor="text1"/>
              <w:sz w:val="22"/>
            </w:rPr>
          </w:rPrChange>
        </w:rPr>
        <w:t>Official transcripts for courses taken at Coe College can only be issued by the Office of the Registrar and only after the office has received a written request</w:t>
      </w:r>
      <w:r w:rsidR="00CA100E" w:rsidRPr="00424939">
        <w:rPr>
          <w:rPrChange w:id="7583" w:author="Summer 2023 updates" w:date="2024-07-31T13:42:00Z">
            <w:rPr>
              <w:rFonts w:ascii="Garamond" w:hAnsi="Garamond"/>
              <w:color w:val="000000" w:themeColor="text1"/>
              <w:sz w:val="22"/>
            </w:rPr>
          </w:rPrChange>
        </w:rPr>
        <w:t xml:space="preserve"> and payment</w:t>
      </w:r>
      <w:r w:rsidRPr="00424939">
        <w:rPr>
          <w:rPrChange w:id="7584" w:author="Summer 2023 updates" w:date="2024-07-31T13:42:00Z">
            <w:rPr>
              <w:rFonts w:ascii="Garamond" w:hAnsi="Garamond"/>
              <w:color w:val="000000" w:themeColor="text1"/>
              <w:sz w:val="22"/>
            </w:rPr>
          </w:rPrChange>
        </w:rPr>
        <w:t xml:space="preserve"> from the student.</w:t>
      </w:r>
    </w:p>
    <w:p w14:paraId="5961D08C" w14:textId="5D620D82" w:rsidR="001A374A" w:rsidRPr="00424939" w:rsidRDefault="001A374A" w:rsidP="00EF676D">
      <w:pPr>
        <w:pStyle w:val="Heading4"/>
        <w:spacing w:before="120"/>
        <w:rPr>
          <w:rFonts w:ascii="Garamond" w:hAnsi="Garamond"/>
          <w:color w:val="000000" w:themeColor="text1"/>
        </w:rPr>
        <w:pPrChange w:id="7585" w:author="Summer 2023 updates" w:date="2024-07-31T13:42:00Z">
          <w:pPr>
            <w:pStyle w:val="Heading4"/>
          </w:pPr>
        </w:pPrChange>
      </w:pPr>
      <w:bookmarkStart w:id="7586" w:name="_Toc141355710"/>
      <w:bookmarkStart w:id="7587" w:name="_Toc110005191"/>
      <w:r w:rsidRPr="00424939">
        <w:rPr>
          <w:rFonts w:ascii="Garamond" w:hAnsi="Garamond"/>
          <w:color w:val="000000" w:themeColor="text1"/>
        </w:rPr>
        <w:t xml:space="preserve">General Policy </w:t>
      </w:r>
      <w:del w:id="7588" w:author="Summer 2023 updates" w:date="2024-07-31T13:42:00Z">
        <w:r w:rsidR="005426D5" w:rsidRPr="00424939">
          <w:rPr>
            <w:rFonts w:ascii="Garamond" w:hAnsi="Garamond"/>
            <w:color w:val="000000" w:themeColor="text1"/>
          </w:rPr>
          <w:delText>On</w:delText>
        </w:r>
      </w:del>
      <w:ins w:id="7589" w:author="Summer 2023 updates" w:date="2024-07-31T13:42:00Z">
        <w:r w:rsidR="0016618D">
          <w:rPr>
            <w:rFonts w:ascii="Garamond" w:hAnsi="Garamond"/>
            <w:color w:val="000000" w:themeColor="text1"/>
          </w:rPr>
          <w:t>o</w:t>
        </w:r>
        <w:r w:rsidR="005426D5" w:rsidRPr="00424939">
          <w:rPr>
            <w:rFonts w:ascii="Garamond" w:hAnsi="Garamond"/>
            <w:color w:val="000000" w:themeColor="text1"/>
          </w:rPr>
          <w:t>n</w:t>
        </w:r>
      </w:ins>
      <w:r w:rsidR="005426D5" w:rsidRPr="00424939">
        <w:rPr>
          <w:rFonts w:ascii="Garamond" w:hAnsi="Garamond"/>
          <w:color w:val="000000" w:themeColor="text1"/>
        </w:rPr>
        <w:t xml:space="preserve"> </w:t>
      </w:r>
      <w:r w:rsidRPr="00424939">
        <w:rPr>
          <w:rFonts w:ascii="Garamond" w:hAnsi="Garamond"/>
          <w:color w:val="000000" w:themeColor="text1"/>
        </w:rPr>
        <w:t>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Credit</w:t>
      </w:r>
      <w:bookmarkEnd w:id="7586"/>
      <w:bookmarkEnd w:id="7587"/>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"Transfer Credit" </w:instrText>
      </w:r>
      <w:r w:rsidR="008C196D" w:rsidRPr="00424939">
        <w:rPr>
          <w:rFonts w:ascii="Garamond" w:hAnsi="Garamond"/>
          <w:color w:val="000000" w:themeColor="text1"/>
        </w:rPr>
        <w:fldChar w:fldCharType="end"/>
      </w:r>
    </w:p>
    <w:p w14:paraId="188A6467" w14:textId="4E8FC38A" w:rsidR="001A374A" w:rsidRPr="00424939" w:rsidRDefault="0040146E" w:rsidP="00DD4D59">
      <w:pPr>
        <w:rPr>
          <w:rPrChange w:id="7590" w:author="Summer 2023 updates" w:date="2024-07-31T13:42:00Z">
            <w:rPr>
              <w:rFonts w:ascii="Garamond" w:hAnsi="Garamond"/>
              <w:color w:val="000000" w:themeColor="text1"/>
              <w:sz w:val="22"/>
            </w:rPr>
          </w:rPrChange>
        </w:rPr>
        <w:pPrChange w:id="7591" w:author="Summer 2023 updates" w:date="2024-07-31T13:42:00Z">
          <w:pPr>
            <w:pStyle w:val="Noparagraphstyle"/>
            <w:spacing w:after="80" w:line="228" w:lineRule="auto"/>
            <w:jc w:val="left"/>
          </w:pPr>
        </w:pPrChange>
      </w:pPr>
      <w:r w:rsidRPr="00424939">
        <w:rPr>
          <w:rPrChange w:id="7592" w:author="Summer 2023 updates" w:date="2024-07-31T13:42:00Z">
            <w:rPr>
              <w:rFonts w:ascii="Garamond" w:hAnsi="Garamond"/>
              <w:color w:val="000000" w:themeColor="text1"/>
              <w:sz w:val="22"/>
            </w:rPr>
          </w:rPrChange>
        </w:rPr>
        <w:t>T</w:t>
      </w:r>
      <w:r w:rsidR="001A374A" w:rsidRPr="00424939">
        <w:rPr>
          <w:rPrChange w:id="7593" w:author="Summer 2023 updates" w:date="2024-07-31T13:42:00Z">
            <w:rPr>
              <w:rFonts w:ascii="Garamond" w:hAnsi="Garamond"/>
              <w:color w:val="000000" w:themeColor="text1"/>
              <w:sz w:val="22"/>
            </w:rPr>
          </w:rPrChange>
        </w:rPr>
        <w:t xml:space="preserve">o honor its mission and to preserve its academic integrity as a liberal arts institution, the College accepts a course in transfer </w:t>
      </w:r>
      <w:r w:rsidR="0004411A" w:rsidRPr="00424939">
        <w:rPr>
          <w:rPrChange w:id="7594" w:author="Summer 2023 updates" w:date="2024-07-31T13:42:00Z">
            <w:rPr>
              <w:rFonts w:ascii="Garamond" w:hAnsi="Garamond"/>
              <w:color w:val="000000" w:themeColor="text1"/>
              <w:sz w:val="22"/>
            </w:rPr>
          </w:rPrChange>
        </w:rPr>
        <w:t xml:space="preserve">for the equivalent earned credit (4 semester hours = </w:t>
      </w:r>
      <w:ins w:id="7595" w:author="Summer 2023 updates" w:date="2024-07-31T13:42:00Z">
        <w:r w:rsidR="00B20E36">
          <w:t xml:space="preserve">6 quarter hours = </w:t>
        </w:r>
      </w:ins>
      <w:r w:rsidR="0004411A" w:rsidRPr="00424939">
        <w:rPr>
          <w:rPrChange w:id="7596" w:author="Summer 2023 updates" w:date="2024-07-31T13:42:00Z">
            <w:rPr>
              <w:rFonts w:ascii="Garamond" w:hAnsi="Garamond"/>
              <w:color w:val="000000" w:themeColor="text1"/>
              <w:sz w:val="22"/>
            </w:rPr>
          </w:rPrChange>
        </w:rPr>
        <w:t xml:space="preserve">1 course credit), </w:t>
      </w:r>
      <w:r w:rsidR="000128F5" w:rsidRPr="00424939">
        <w:rPr>
          <w:rPrChange w:id="7597" w:author="Summer 2023 updates" w:date="2024-07-31T13:42:00Z">
            <w:rPr>
              <w:rFonts w:ascii="Garamond" w:hAnsi="Garamond"/>
              <w:color w:val="000000" w:themeColor="text1"/>
              <w:sz w:val="22"/>
            </w:rPr>
          </w:rPrChange>
        </w:rPr>
        <w:t>if that course meets the spirit of the College’s mission</w:t>
      </w:r>
      <w:r w:rsidR="00FF5E13" w:rsidRPr="00424939">
        <w:rPr>
          <w:rPrChange w:id="7598" w:author="Summer 2023 updates" w:date="2024-07-31T13:42:00Z">
            <w:rPr>
              <w:rFonts w:ascii="Garamond" w:hAnsi="Garamond"/>
              <w:color w:val="000000" w:themeColor="text1"/>
              <w:sz w:val="22"/>
            </w:rPr>
          </w:rPrChange>
        </w:rPr>
        <w:t xml:space="preserve"> and is from a regionally accredited institutio</w:t>
      </w:r>
      <w:r w:rsidR="00FF5E13" w:rsidRPr="00AC1E81">
        <w:rPr>
          <w:rPrChange w:id="7599" w:author="Summer 2023 updates" w:date="2024-07-31T13:42:00Z">
            <w:rPr>
              <w:rFonts w:ascii="Garamond" w:hAnsi="Garamond"/>
              <w:color w:val="000000" w:themeColor="text1"/>
              <w:sz w:val="22"/>
            </w:rPr>
          </w:rPrChange>
        </w:rPr>
        <w:t>n</w:t>
      </w:r>
      <w:r w:rsidR="000128F5" w:rsidRPr="00AC1E81">
        <w:rPr>
          <w:rPrChange w:id="7600" w:author="Summer 2023 updates" w:date="2024-07-31T13:42:00Z">
            <w:rPr>
              <w:rFonts w:ascii="Garamond" w:hAnsi="Garamond"/>
              <w:color w:val="000000" w:themeColor="text1"/>
              <w:sz w:val="22"/>
            </w:rPr>
          </w:rPrChange>
        </w:rPr>
        <w:t>.</w:t>
      </w:r>
      <w:r w:rsidR="000128F5" w:rsidRPr="00AC1E81">
        <w:rPr>
          <w:rPrChange w:id="7601" w:author="Summer 2023 updates" w:date="2024-07-31T13:42:00Z">
            <w:rPr>
              <w:rFonts w:ascii="Garamond" w:hAnsi="Garamond"/>
              <w:color w:val="000000" w:themeColor="text1"/>
            </w:rPr>
          </w:rPrChange>
        </w:rPr>
        <w:t xml:space="preserve"> </w:t>
      </w:r>
      <w:ins w:id="7602" w:author="Summer 2023 updates" w:date="2024-07-31T13:42:00Z">
        <w:r w:rsidR="00B20E36">
          <w:t xml:space="preserve">The College can only enter transfer work upon receipt of an official transcript with final grade(s) for the coursework in question. </w:t>
        </w:r>
        <w:r w:rsidR="00AC1E81" w:rsidRPr="00AC1E81">
          <w:t xml:space="preserve">Departments </w:t>
        </w:r>
        <w:r w:rsidR="00AC1E81">
          <w:t>will accept transferred 100- and 200-level course equivalencies toward fulfilling major or minor requirements, unless otherwise noted in a respective department’s section of the Catalog.</w:t>
        </w:r>
      </w:ins>
      <w:r w:rsidR="00AC1E81">
        <w:rPr>
          <w:rPrChange w:id="7603" w:author="Summer 2023 updates" w:date="2024-07-31T13:42:00Z">
            <w:rPr>
              <w:rFonts w:ascii="Garamond" w:hAnsi="Garamond"/>
              <w:color w:val="000000" w:themeColor="text1"/>
            </w:rPr>
          </w:rPrChange>
        </w:rPr>
        <w:t xml:space="preserve"> </w:t>
      </w:r>
      <w:r w:rsidR="001A374A" w:rsidRPr="00424939">
        <w:rPr>
          <w:rPrChange w:id="7604" w:author="Summer 2023 updates" w:date="2024-07-31T13:42:00Z">
            <w:rPr>
              <w:rFonts w:ascii="Garamond" w:hAnsi="Garamond"/>
              <w:color w:val="000000" w:themeColor="text1"/>
              <w:sz w:val="22"/>
            </w:rPr>
          </w:rPrChange>
        </w:rPr>
        <w:t>In cases where it is unclear whether the course would be acceptable for transfer credit, the Registrar and the appropriate department chair will consult. Other exceptions are referred to the Committee on Petitions.</w:t>
      </w:r>
      <w:ins w:id="7605" w:author="Summer 2023 updates" w:date="2024-07-31T13:42:00Z">
        <w:r w:rsidR="00B20E36">
          <w:t xml:space="preserve"> </w:t>
        </w:r>
        <w:r w:rsidR="005C21F2">
          <w:t xml:space="preserve">First-year seminars may transfer in for elective credit but will not fulfill other requirements. </w:t>
        </w:r>
        <w:r w:rsidR="00B20E36">
          <w:t xml:space="preserve">Neither remedial nor skill-development courses may transfer in. Practicum and Writing Emphasis options may not be transferred in and must instead be taken at Coe (see </w:t>
        </w:r>
        <w:r w:rsidR="00B20E36" w:rsidRPr="00695570">
          <w:t xml:space="preserve">p. </w:t>
        </w:r>
        <w:r w:rsidR="00695570">
          <w:fldChar w:fldCharType="begin"/>
        </w:r>
        <w:r w:rsidR="00695570">
          <w:instrText xml:space="preserve"> PAGEREF WritingEmphasisTransfer \h </w:instrText>
        </w:r>
        <w:r w:rsidR="00695570">
          <w:fldChar w:fldCharType="separate"/>
        </w:r>
        <w:r w:rsidR="00A74DA0">
          <w:rPr>
            <w:noProof/>
          </w:rPr>
          <w:t>14</w:t>
        </w:r>
        <w:r w:rsidR="00695570">
          <w:fldChar w:fldCharType="end"/>
        </w:r>
        <w:r w:rsidR="00695570">
          <w:t xml:space="preserve"> </w:t>
        </w:r>
        <w:r w:rsidR="00B20E36">
          <w:t>for details on Writing Emphasis requirements for transfer students). Courses on mathematics may only transfer in if they are Calculus I or higher. Coursework of a technical/professional/vocational nature generally will not transfer into Coe.</w:t>
        </w:r>
      </w:ins>
    </w:p>
    <w:p w14:paraId="103A7938" w14:textId="2D7417A8" w:rsidR="001A374A" w:rsidRPr="00424939" w:rsidRDefault="001A374A" w:rsidP="00971BE9">
      <w:pPr>
        <w:pStyle w:val="Heading4"/>
        <w:spacing w:before="120"/>
        <w:rPr>
          <w:rFonts w:ascii="Garamond" w:hAnsi="Garamond"/>
          <w:color w:val="000000" w:themeColor="text1"/>
        </w:rPr>
        <w:pPrChange w:id="7606" w:author="Summer 2023 updates" w:date="2024-07-31T13:42:00Z">
          <w:pPr>
            <w:pStyle w:val="Heading4"/>
          </w:pPr>
        </w:pPrChange>
      </w:pPr>
      <w:bookmarkStart w:id="7607" w:name="_Ref14179366"/>
      <w:bookmarkStart w:id="7608" w:name="_Toc141355711"/>
      <w:bookmarkStart w:id="7609" w:name="_Toc110005192"/>
      <w:r w:rsidRPr="00424939">
        <w:rPr>
          <w:rFonts w:ascii="Garamond" w:hAnsi="Garamond"/>
          <w:color w:val="000000" w:themeColor="text1"/>
        </w:rPr>
        <w:t xml:space="preserve">Evaluation </w:t>
      </w:r>
      <w:del w:id="7610" w:author="Summer 2023 updates" w:date="2024-07-31T13:42:00Z">
        <w:r w:rsidR="005426D5" w:rsidRPr="00424939">
          <w:rPr>
            <w:rFonts w:ascii="Garamond" w:hAnsi="Garamond"/>
            <w:color w:val="000000" w:themeColor="text1"/>
          </w:rPr>
          <w:delText>Of</w:delText>
        </w:r>
      </w:del>
      <w:ins w:id="7611" w:author="Summer 2023 updates" w:date="2024-07-31T13:42:00Z">
        <w:r w:rsidR="00B6030E">
          <w:rPr>
            <w:rFonts w:ascii="Garamond" w:hAnsi="Garamond"/>
            <w:color w:val="000000" w:themeColor="text1"/>
          </w:rPr>
          <w:t>o</w:t>
        </w:r>
        <w:r w:rsidR="005426D5" w:rsidRPr="00424939">
          <w:rPr>
            <w:rFonts w:ascii="Garamond" w:hAnsi="Garamond"/>
            <w:color w:val="000000" w:themeColor="text1"/>
          </w:rPr>
          <w:t>f</w:t>
        </w:r>
      </w:ins>
      <w:r w:rsidR="005426D5" w:rsidRPr="00424939">
        <w:rPr>
          <w:rFonts w:ascii="Garamond" w:hAnsi="Garamond"/>
          <w:color w:val="000000" w:themeColor="text1"/>
        </w:rPr>
        <w:t xml:space="preserve"> </w:t>
      </w:r>
      <w:r w:rsidRPr="00424939">
        <w:rPr>
          <w:rFonts w:ascii="Garamond" w:hAnsi="Garamond"/>
          <w:color w:val="000000" w:themeColor="text1"/>
        </w:rPr>
        <w:t xml:space="preserve">Credits </w:t>
      </w:r>
      <w:del w:id="7612" w:author="Summer 2023 updates" w:date="2024-07-31T13:42:00Z">
        <w:r w:rsidR="005426D5" w:rsidRPr="00424939">
          <w:rPr>
            <w:rFonts w:ascii="Garamond" w:hAnsi="Garamond"/>
            <w:color w:val="000000" w:themeColor="text1"/>
          </w:rPr>
          <w:delText>In</w:delText>
        </w:r>
      </w:del>
      <w:ins w:id="7613" w:author="Summer 2023 updates" w:date="2024-07-31T13:42:00Z">
        <w:r w:rsidR="00B6030E">
          <w:rPr>
            <w:rFonts w:ascii="Garamond" w:hAnsi="Garamond"/>
            <w:color w:val="000000" w:themeColor="text1"/>
          </w:rPr>
          <w:t>i</w:t>
        </w:r>
        <w:r w:rsidR="005426D5" w:rsidRPr="00424939">
          <w:rPr>
            <w:rFonts w:ascii="Garamond" w:hAnsi="Garamond"/>
            <w:color w:val="000000" w:themeColor="text1"/>
          </w:rPr>
          <w:t>n</w:t>
        </w:r>
      </w:ins>
      <w:r w:rsidR="005426D5" w:rsidRPr="00424939">
        <w:rPr>
          <w:rFonts w:ascii="Garamond" w:hAnsi="Garamond"/>
          <w:color w:val="000000" w:themeColor="text1"/>
        </w:rPr>
        <w:t xml:space="preserve"> </w:t>
      </w:r>
      <w:r w:rsidRPr="00424939">
        <w:rPr>
          <w:rFonts w:ascii="Garamond" w:hAnsi="Garamond"/>
          <w:color w:val="000000" w:themeColor="text1"/>
        </w:rPr>
        <w:t>Transfer</w:t>
      </w:r>
      <w:bookmarkEnd w:id="7607"/>
      <w:bookmarkEnd w:id="7608"/>
      <w:bookmarkEnd w:id="7609"/>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p>
    <w:p w14:paraId="2E491CDB" w14:textId="59BC5163" w:rsidR="001A374A" w:rsidRDefault="001A374A" w:rsidP="00DD4D59">
      <w:pPr>
        <w:rPr>
          <w:rPrChange w:id="7614" w:author="Summer 2023 updates" w:date="2024-07-31T13:42:00Z">
            <w:rPr>
              <w:rFonts w:ascii="Garamond" w:hAnsi="Garamond"/>
              <w:color w:val="000000" w:themeColor="text1"/>
              <w:sz w:val="22"/>
            </w:rPr>
          </w:rPrChange>
        </w:rPr>
        <w:pPrChange w:id="7615" w:author="Summer 2023 updates" w:date="2024-07-31T13:42:00Z">
          <w:pPr>
            <w:pStyle w:val="Noparagraphstyle"/>
            <w:spacing w:after="80" w:line="240" w:lineRule="auto"/>
            <w:jc w:val="left"/>
          </w:pPr>
        </w:pPrChange>
      </w:pPr>
      <w:r w:rsidRPr="00424939">
        <w:rPr>
          <w:rPrChange w:id="7616" w:author="Summer 2023 updates" w:date="2024-07-31T13:42:00Z">
            <w:rPr>
              <w:rFonts w:ascii="Garamond" w:hAnsi="Garamond"/>
              <w:color w:val="000000" w:themeColor="text1"/>
              <w:sz w:val="22"/>
            </w:rPr>
          </w:rPrChange>
        </w:rPr>
        <w:t>The Office of the Registrar is responsible for the evaluation of transfer credit. Credits accepted in transfer do not affect the cumulative GPA</w:t>
      </w:r>
      <w:r w:rsidR="008C196D" w:rsidRPr="00424939">
        <w:rPr>
          <w:rPrChange w:id="7617" w:author="Summer 2023 updates" w:date="2024-07-31T13:42:00Z">
            <w:rPr>
              <w:rFonts w:ascii="Garamond" w:hAnsi="Garamond"/>
              <w:color w:val="000000" w:themeColor="text1"/>
              <w:sz w:val="22"/>
            </w:rPr>
          </w:rPrChange>
        </w:rPr>
        <w:fldChar w:fldCharType="begin"/>
      </w:r>
      <w:r w:rsidR="008C196D" w:rsidRPr="00424939">
        <w:rPr>
          <w:rPrChange w:id="7618" w:author="Summer 2023 updates" w:date="2024-07-31T13:42:00Z">
            <w:rPr>
              <w:rFonts w:ascii="Garamond" w:hAnsi="Garamond"/>
              <w:color w:val="000000" w:themeColor="text1"/>
            </w:rPr>
          </w:rPrChange>
        </w:rPr>
        <w:instrText xml:space="preserve"> XE "</w:instrText>
      </w:r>
      <w:r w:rsidR="008C196D" w:rsidRPr="00424939">
        <w:rPr>
          <w:b/>
          <w:rPrChange w:id="7619" w:author="Summer 2023 updates" w:date="2024-07-31T13:42:00Z">
            <w:rPr>
              <w:rFonts w:ascii="Garamond" w:hAnsi="Garamond"/>
              <w:b/>
              <w:color w:val="000000" w:themeColor="text1"/>
            </w:rPr>
          </w:rPrChange>
        </w:rPr>
        <w:instrText>GPA</w:instrText>
      </w:r>
      <w:r w:rsidR="008C196D" w:rsidRPr="00424939">
        <w:rPr>
          <w:rPrChange w:id="7620" w:author="Summer 2023 updates" w:date="2024-07-31T13:42:00Z">
            <w:rPr>
              <w:rFonts w:ascii="Garamond" w:hAnsi="Garamond"/>
              <w:color w:val="000000" w:themeColor="text1"/>
            </w:rPr>
          </w:rPrChange>
        </w:rPr>
        <w:instrText xml:space="preserve">" </w:instrText>
      </w:r>
      <w:r w:rsidR="008C196D" w:rsidRPr="00424939">
        <w:rPr>
          <w:rPrChange w:id="7621" w:author="Summer 2023 updates" w:date="2024-07-31T13:42:00Z">
            <w:rPr>
              <w:rFonts w:ascii="Garamond" w:hAnsi="Garamond"/>
              <w:color w:val="000000" w:themeColor="text1"/>
              <w:sz w:val="22"/>
            </w:rPr>
          </w:rPrChange>
        </w:rPr>
        <w:fldChar w:fldCharType="end"/>
      </w:r>
      <w:r w:rsidRPr="00424939">
        <w:rPr>
          <w:rPrChange w:id="7622" w:author="Summer 2023 updates" w:date="2024-07-31T13:42:00Z">
            <w:rPr>
              <w:rFonts w:ascii="Garamond" w:hAnsi="Garamond"/>
              <w:color w:val="000000" w:themeColor="text1"/>
              <w:sz w:val="22"/>
            </w:rPr>
          </w:rPrChange>
        </w:rPr>
        <w:t>. Grades</w:t>
      </w:r>
      <w:r w:rsidR="008C196D" w:rsidRPr="00424939">
        <w:rPr>
          <w:rPrChange w:id="7623" w:author="Summer 2023 updates" w:date="2024-07-31T13:42:00Z">
            <w:rPr>
              <w:rFonts w:ascii="Garamond" w:hAnsi="Garamond"/>
              <w:color w:val="000000" w:themeColor="text1"/>
              <w:sz w:val="22"/>
            </w:rPr>
          </w:rPrChange>
        </w:rPr>
        <w:fldChar w:fldCharType="begin"/>
      </w:r>
      <w:r w:rsidR="008C196D" w:rsidRPr="00424939">
        <w:rPr>
          <w:rPrChange w:id="7624" w:author="Summer 2023 updates" w:date="2024-07-31T13:42:00Z">
            <w:rPr>
              <w:rFonts w:ascii="Garamond" w:hAnsi="Garamond"/>
              <w:color w:val="000000" w:themeColor="text1"/>
            </w:rPr>
          </w:rPrChange>
        </w:rPr>
        <w:instrText xml:space="preserve"> XE "</w:instrText>
      </w:r>
      <w:r w:rsidR="008C196D" w:rsidRPr="00424939">
        <w:rPr>
          <w:b/>
          <w:rPrChange w:id="7625" w:author="Summer 2023 updates" w:date="2024-07-31T13:42:00Z">
            <w:rPr>
              <w:rFonts w:ascii="Garamond" w:hAnsi="Garamond"/>
              <w:b/>
              <w:color w:val="000000" w:themeColor="text1"/>
            </w:rPr>
          </w:rPrChange>
        </w:rPr>
        <w:instrText>Grades</w:instrText>
      </w:r>
      <w:r w:rsidR="008C196D" w:rsidRPr="00424939">
        <w:rPr>
          <w:rPrChange w:id="7626" w:author="Summer 2023 updates" w:date="2024-07-31T13:42:00Z">
            <w:rPr>
              <w:rFonts w:ascii="Garamond" w:hAnsi="Garamond"/>
              <w:color w:val="000000" w:themeColor="text1"/>
            </w:rPr>
          </w:rPrChange>
        </w:rPr>
        <w:instrText xml:space="preserve">" </w:instrText>
      </w:r>
      <w:r w:rsidR="008C196D" w:rsidRPr="00424939">
        <w:rPr>
          <w:rPrChange w:id="7627" w:author="Summer 2023 updates" w:date="2024-07-31T13:42:00Z">
            <w:rPr>
              <w:rFonts w:ascii="Garamond" w:hAnsi="Garamond"/>
              <w:color w:val="000000" w:themeColor="text1"/>
              <w:sz w:val="22"/>
            </w:rPr>
          </w:rPrChange>
        </w:rPr>
        <w:fldChar w:fldCharType="end"/>
      </w:r>
      <w:r w:rsidRPr="00424939">
        <w:rPr>
          <w:rPrChange w:id="7628" w:author="Summer 2023 updates" w:date="2024-07-31T13:42:00Z">
            <w:rPr>
              <w:rFonts w:ascii="Garamond" w:hAnsi="Garamond"/>
              <w:color w:val="000000" w:themeColor="text1"/>
              <w:sz w:val="22"/>
            </w:rPr>
          </w:rPrChange>
        </w:rPr>
        <w:t xml:space="preserve"> for the credits accepted are not recorded</w:t>
      </w:r>
      <w:r w:rsidR="006868CB" w:rsidRPr="00424939">
        <w:rPr>
          <w:rPrChange w:id="7629" w:author="Summer 2023 updates" w:date="2024-07-31T13:42:00Z">
            <w:rPr>
              <w:rFonts w:ascii="Garamond" w:hAnsi="Garamond"/>
              <w:color w:val="000000" w:themeColor="text1"/>
              <w:sz w:val="22"/>
            </w:rPr>
          </w:rPrChange>
        </w:rPr>
        <w:t xml:space="preserve"> on Coe’s transcript</w:t>
      </w:r>
      <w:r w:rsidRPr="00424939">
        <w:rPr>
          <w:rPrChange w:id="7630" w:author="Summer 2023 updates" w:date="2024-07-31T13:42:00Z">
            <w:rPr>
              <w:rFonts w:ascii="Garamond" w:hAnsi="Garamond"/>
              <w:color w:val="000000" w:themeColor="text1"/>
              <w:sz w:val="22"/>
            </w:rPr>
          </w:rPrChange>
        </w:rPr>
        <w:t>. Thus, transfer credits increase only the total courses attempted and the total course credits</w:t>
      </w:r>
      <w:r w:rsidR="006868CB" w:rsidRPr="00424939">
        <w:rPr>
          <w:rPrChange w:id="7631" w:author="Summer 2023 updates" w:date="2024-07-31T13:42:00Z">
            <w:rPr>
              <w:rFonts w:ascii="Garamond" w:hAnsi="Garamond"/>
              <w:color w:val="000000" w:themeColor="text1"/>
              <w:sz w:val="22"/>
            </w:rPr>
          </w:rPrChange>
        </w:rPr>
        <w:t xml:space="preserve"> earned</w:t>
      </w:r>
      <w:r w:rsidRPr="00424939">
        <w:rPr>
          <w:rPrChange w:id="7632" w:author="Summer 2023 updates" w:date="2024-07-31T13:42:00Z">
            <w:rPr>
              <w:rFonts w:ascii="Garamond" w:hAnsi="Garamond"/>
              <w:color w:val="000000" w:themeColor="text1"/>
              <w:sz w:val="22"/>
            </w:rPr>
          </w:rPrChange>
        </w:rPr>
        <w:t xml:space="preserve">. Credit is not accepted for course work </w:t>
      </w:r>
      <w:r w:rsidR="0004411A" w:rsidRPr="00424939">
        <w:rPr>
          <w:rPrChange w:id="7633" w:author="Summer 2023 updates" w:date="2024-07-31T13:42:00Z">
            <w:rPr>
              <w:rFonts w:ascii="Garamond" w:hAnsi="Garamond"/>
              <w:color w:val="000000" w:themeColor="text1"/>
              <w:sz w:val="22"/>
            </w:rPr>
          </w:rPrChange>
        </w:rPr>
        <w:t>earning</w:t>
      </w:r>
      <w:r w:rsidRPr="00424939">
        <w:rPr>
          <w:rPrChange w:id="7634" w:author="Summer 2023 updates" w:date="2024-07-31T13:42:00Z">
            <w:rPr>
              <w:rFonts w:ascii="Garamond" w:hAnsi="Garamond"/>
              <w:color w:val="000000" w:themeColor="text1"/>
              <w:sz w:val="22"/>
            </w:rPr>
          </w:rPrChange>
        </w:rPr>
        <w:t xml:space="preserve"> a grade below “C” (2.0</w:t>
      </w:r>
      <w:r w:rsidR="00032B81" w:rsidRPr="00424939">
        <w:rPr>
          <w:rPrChange w:id="7635" w:author="Summer 2023 updates" w:date="2024-07-31T13:42:00Z">
            <w:rPr>
              <w:rFonts w:ascii="Garamond" w:hAnsi="Garamond"/>
              <w:color w:val="000000" w:themeColor="text1"/>
              <w:sz w:val="22"/>
            </w:rPr>
          </w:rPrChange>
        </w:rPr>
        <w:t xml:space="preserve"> on a 4.0 scale</w:t>
      </w:r>
      <w:del w:id="7636" w:author="Summer 2023 updates" w:date="2024-07-31T13:42:00Z">
        <w:r w:rsidR="006868CB" w:rsidRPr="00424939">
          <w:rPr>
            <w:rFonts w:cs="Times New Roman"/>
            <w:color w:val="000000" w:themeColor="text1"/>
          </w:rPr>
          <w:delText>).</w:delText>
        </w:r>
      </w:del>
      <w:ins w:id="7637" w:author="Summer 2023 updates" w:date="2024-07-31T13:42:00Z">
        <w:r w:rsidR="006868CB" w:rsidRPr="00424939">
          <w:t>)</w:t>
        </w:r>
        <w:r w:rsidR="00B20E36">
          <w:t>, nor for courses on a Satisfactory/Unsatisfactory</w:t>
        </w:r>
        <w:r w:rsidR="009543C8">
          <w:fldChar w:fldCharType="begin"/>
        </w:r>
        <w:r w:rsidR="009543C8">
          <w:instrText xml:space="preserve"> XE "</w:instrText>
        </w:r>
        <w:r w:rsidR="009543C8" w:rsidRPr="00C53CFE">
          <w:instrText>Satisfactory/Unsatisfactory</w:instrText>
        </w:r>
        <w:r w:rsidR="009543C8">
          <w:instrText>" \t "</w:instrText>
        </w:r>
        <w:r w:rsidR="009543C8" w:rsidRPr="002A4A1D">
          <w:rPr>
            <w:rFonts w:asciiTheme="minorHAnsi" w:hAnsiTheme="minorHAnsi" w:cstheme="minorHAnsi"/>
            <w:i/>
          </w:rPr>
          <w:instrText>See</w:instrText>
        </w:r>
        <w:r w:rsidR="009543C8" w:rsidRPr="002A4A1D">
          <w:rPr>
            <w:rFonts w:asciiTheme="minorHAnsi" w:hAnsiTheme="minorHAnsi" w:cstheme="minorHAnsi"/>
          </w:rPr>
          <w:instrText xml:space="preserve"> Pass/Not Pass</w:instrText>
        </w:r>
        <w:r w:rsidR="009543C8">
          <w:instrText xml:space="preserve">" </w:instrText>
        </w:r>
        <w:r w:rsidR="009543C8">
          <w:fldChar w:fldCharType="end"/>
        </w:r>
        <w:r w:rsidR="00B20E36">
          <w:t xml:space="preserve"> or Pass/Not Pass</w:t>
        </w:r>
        <w:r w:rsidR="009543C8">
          <w:fldChar w:fldCharType="begin"/>
        </w:r>
        <w:r w:rsidR="009543C8">
          <w:instrText xml:space="preserve"> XE "</w:instrText>
        </w:r>
        <w:r w:rsidR="009543C8" w:rsidRPr="005B714A">
          <w:instrText>Pass/Not Pass</w:instrText>
        </w:r>
        <w:r w:rsidR="009543C8">
          <w:instrText xml:space="preserve">" </w:instrText>
        </w:r>
        <w:r w:rsidR="009543C8">
          <w:fldChar w:fldCharType="end"/>
        </w:r>
        <w:r w:rsidR="00B20E36">
          <w:t xml:space="preserve"> basis, unless the institution where the course was taken provides verification that the student earned at least the equivalent of a “C” in the course</w:t>
        </w:r>
        <w:r w:rsidR="006868CB" w:rsidRPr="00424939">
          <w:t>.</w:t>
        </w:r>
      </w:ins>
    </w:p>
    <w:p w14:paraId="11C2F6F6" w14:textId="3ECB6D6E" w:rsidR="00B20E36" w:rsidRPr="00424939" w:rsidRDefault="00B20E36" w:rsidP="00DD4D59">
      <w:pPr>
        <w:rPr>
          <w:ins w:id="7638" w:author="Summer 2023 updates" w:date="2024-07-31T13:42:00Z"/>
        </w:rPr>
      </w:pPr>
      <w:ins w:id="7639" w:author="Summer 2023 updates" w:date="2024-07-31T13:42:00Z">
        <w:r>
          <w:t xml:space="preserve">Accepted transfer credit appears on a student’s Coe transcript with a grade of “P” (Pass), which does not influence GPA. If an equivalent course is repeated at Coe College, the transfer credit no longer counts toward graduation (see </w:t>
        </w:r>
        <w:r w:rsidRPr="00695570">
          <w:t xml:space="preserve">p. </w:t>
        </w:r>
        <w:r w:rsidR="00695570">
          <w:fldChar w:fldCharType="begin"/>
        </w:r>
        <w:r w:rsidR="00695570">
          <w:instrText xml:space="preserve"> PAGEREF RepeatOnTranscript \h </w:instrText>
        </w:r>
        <w:r w:rsidR="00695570">
          <w:fldChar w:fldCharType="separate"/>
        </w:r>
        <w:r w:rsidR="00A74DA0">
          <w:rPr>
            <w:noProof/>
          </w:rPr>
          <w:t>53</w:t>
        </w:r>
        <w:r w:rsidR="00695570">
          <w:fldChar w:fldCharType="end"/>
        </w:r>
        <w:r w:rsidRPr="00695570">
          <w:t>)</w:t>
        </w:r>
        <w:r>
          <w:t>. In the reverse situation, if the equivalent to a Coe course is taken as a repeat at another institution and transferred in, the original Coe course is forgiven and the transfer work takes its place.</w:t>
        </w:r>
      </w:ins>
    </w:p>
    <w:p w14:paraId="45E4CA49" w14:textId="6AA128E8" w:rsidR="001A374A" w:rsidRPr="00424939" w:rsidRDefault="001A374A" w:rsidP="00EF676D">
      <w:pPr>
        <w:pStyle w:val="Heading4"/>
        <w:spacing w:before="120"/>
        <w:rPr>
          <w:rFonts w:ascii="Garamond" w:hAnsi="Garamond"/>
          <w:color w:val="000000" w:themeColor="text1"/>
        </w:rPr>
        <w:pPrChange w:id="7640" w:author="Summer 2023 updates" w:date="2024-07-31T13:42:00Z">
          <w:pPr>
            <w:pStyle w:val="Heading4"/>
          </w:pPr>
        </w:pPrChange>
      </w:pPr>
      <w:bookmarkStart w:id="7641" w:name="_Toc141355712"/>
      <w:bookmarkStart w:id="7642" w:name="_Toc110005193"/>
      <w:r w:rsidRPr="00424939">
        <w:rPr>
          <w:rFonts w:ascii="Garamond" w:hAnsi="Garamond"/>
          <w:color w:val="000000" w:themeColor="text1"/>
        </w:rPr>
        <w:t>Junior</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Junior</w:instrText>
      </w:r>
      <w:r w:rsidR="008C196D" w:rsidRPr="00424939">
        <w:rPr>
          <w:rFonts w:ascii="Garamond" w:hAnsi="Garamond"/>
          <w:color w:val="000000" w:themeColor="text1"/>
        </w:rPr>
        <w:instrText xml:space="preserve">"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E2C71" w:rsidRPr="00424939">
        <w:rPr>
          <w:rFonts w:ascii="Garamond" w:hAnsi="Garamond"/>
          <w:color w:val="000000" w:themeColor="text1"/>
        </w:rPr>
        <w:t>o</w:t>
      </w:r>
      <w:r w:rsidR="005426D5" w:rsidRPr="00424939">
        <w:rPr>
          <w:rFonts w:ascii="Garamond" w:hAnsi="Garamond"/>
          <w:color w:val="000000" w:themeColor="text1"/>
        </w:rPr>
        <w:t xml:space="preserve">r </w:t>
      </w:r>
      <w:r w:rsidRPr="00424939">
        <w:rPr>
          <w:rFonts w:ascii="Garamond" w:hAnsi="Garamond"/>
          <w:color w:val="000000" w:themeColor="text1"/>
        </w:rPr>
        <w:t>Community College</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"Community College"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Credit</w:t>
      </w:r>
      <w:bookmarkEnd w:id="7641"/>
      <w:bookmarkEnd w:id="7642"/>
    </w:p>
    <w:p w14:paraId="284DB95C" w14:textId="6D177902" w:rsidR="0083324A" w:rsidRDefault="001A374A" w:rsidP="0083324A">
      <w:pPr>
        <w:autoSpaceDE w:val="0"/>
        <w:autoSpaceDN w:val="0"/>
        <w:adjustRightInd w:val="0"/>
        <w:spacing w:after="0"/>
        <w:rPr>
          <w:rFonts w:cs="Garamond-Bold"/>
          <w:bCs/>
          <w:color w:val="222222"/>
        </w:rPr>
      </w:pPr>
      <w:r w:rsidRPr="00424939">
        <w:rPr>
          <w:rFonts w:cs="Times New Roman"/>
          <w:color w:val="000000" w:themeColor="text1"/>
        </w:rPr>
        <w:t xml:space="preserve">No more than 50% of the course credits required for a degree </w:t>
      </w:r>
      <w:r w:rsidR="0004411A" w:rsidRPr="00424939">
        <w:rPr>
          <w:rFonts w:cs="Times New Roman"/>
          <w:color w:val="000000" w:themeColor="text1"/>
        </w:rPr>
        <w:t xml:space="preserve">at Coe </w:t>
      </w:r>
      <w:r w:rsidRPr="00424939">
        <w:rPr>
          <w:rFonts w:cs="Times New Roman"/>
          <w:color w:val="000000" w:themeColor="text1"/>
        </w:rPr>
        <w:t xml:space="preserve">will be accepted in transfer from </w:t>
      </w:r>
      <w:r w:rsidR="003F12E1">
        <w:rPr>
          <w:rFonts w:cs="Times New Roman"/>
          <w:color w:val="000000" w:themeColor="text1"/>
        </w:rPr>
        <w:t>2-year</w:t>
      </w:r>
      <w:r w:rsidR="003F12E1" w:rsidRPr="00424939">
        <w:rPr>
          <w:rFonts w:cs="Times New Roman"/>
          <w:color w:val="000000" w:themeColor="text1"/>
        </w:rPr>
        <w:t xml:space="preserve"> </w:t>
      </w:r>
      <w:r w:rsidRPr="00424939">
        <w:rPr>
          <w:rFonts w:cs="Times New Roman"/>
          <w:color w:val="000000" w:themeColor="text1"/>
        </w:rPr>
        <w:t>colleges</w:t>
      </w:r>
      <w:r w:rsidR="00424FA6">
        <w:rPr>
          <w:rFonts w:cs="Times New Roman"/>
          <w:color w:val="000000" w:themeColor="text1"/>
        </w:rPr>
        <w:t>.  A maximum of 16 credits</w:t>
      </w:r>
      <w:r w:rsidR="00EF3BF9">
        <w:rPr>
          <w:rFonts w:cs="Times New Roman"/>
          <w:color w:val="000000" w:themeColor="text1"/>
        </w:rPr>
        <w:t xml:space="preserve"> </w:t>
      </w:r>
      <w:ins w:id="7643" w:author="Summer 2023 updates" w:date="2024-07-31T13:42:00Z">
        <w:r w:rsidR="00EF3BF9">
          <w:rPr>
            <w:rFonts w:cs="Times New Roman"/>
            <w:color w:val="000000" w:themeColor="text1"/>
          </w:rPr>
          <w:t>(junior standing)</w:t>
        </w:r>
        <w:r w:rsidR="00424FA6">
          <w:rPr>
            <w:rFonts w:cs="Times New Roman"/>
            <w:color w:val="000000" w:themeColor="text1"/>
          </w:rPr>
          <w:t xml:space="preserve"> </w:t>
        </w:r>
      </w:ins>
      <w:r w:rsidR="00424FA6">
        <w:rPr>
          <w:rFonts w:cs="Times New Roman"/>
          <w:color w:val="000000" w:themeColor="text1"/>
        </w:rPr>
        <w:t xml:space="preserve">will be accepted as transfer credit from </w:t>
      </w:r>
      <w:ins w:id="7644" w:author="Summer 2023 updates" w:date="2024-07-31T13:42:00Z">
        <w:r w:rsidR="00E41700">
          <w:rPr>
            <w:rFonts w:cs="Times New Roman"/>
            <w:color w:val="000000" w:themeColor="text1"/>
          </w:rPr>
          <w:t xml:space="preserve">the sum of </w:t>
        </w:r>
      </w:ins>
      <w:r w:rsidR="00424FA6">
        <w:rPr>
          <w:rFonts w:cs="Times New Roman"/>
          <w:color w:val="000000" w:themeColor="text1"/>
        </w:rPr>
        <w:t xml:space="preserve">2-year </w:t>
      </w:r>
      <w:r w:rsidR="00D5596B">
        <w:rPr>
          <w:rFonts w:cs="Times New Roman"/>
          <w:color w:val="000000" w:themeColor="text1"/>
        </w:rPr>
        <w:t xml:space="preserve">regionally </w:t>
      </w:r>
      <w:r w:rsidR="00424FA6">
        <w:rPr>
          <w:rFonts w:cs="Times New Roman"/>
          <w:color w:val="000000" w:themeColor="text1"/>
        </w:rPr>
        <w:t>accredited institutions</w:t>
      </w:r>
      <w:ins w:id="7645" w:author="Summer 2023 updates" w:date="2024-07-31T13:42:00Z">
        <w:r w:rsidR="00E41700">
          <w:rPr>
            <w:rFonts w:cs="Times New Roman"/>
            <w:color w:val="000000" w:themeColor="text1"/>
          </w:rPr>
          <w:t xml:space="preserve"> plus AP/IB scores</w:t>
        </w:r>
      </w:ins>
      <w:r w:rsidR="00424FA6">
        <w:rPr>
          <w:rFonts w:cs="Times New Roman"/>
          <w:color w:val="000000" w:themeColor="text1"/>
        </w:rPr>
        <w:t>.</w:t>
      </w:r>
      <w:r w:rsidR="0083324A">
        <w:rPr>
          <w:rFonts w:cs="Times New Roman"/>
          <w:color w:val="000000" w:themeColor="text1"/>
        </w:rPr>
        <w:t xml:space="preserve"> </w:t>
      </w:r>
      <w:r w:rsidR="0083324A" w:rsidRPr="0083324A">
        <w:rPr>
          <w:rFonts w:cs="Garamond-Bold"/>
          <w:bCs/>
          <w:color w:val="222222"/>
        </w:rPr>
        <w:t>Transfer stud</w:t>
      </w:r>
      <w:r w:rsidR="00D5596B">
        <w:rPr>
          <w:rFonts w:cs="Garamond-Bold"/>
          <w:bCs/>
          <w:color w:val="222222"/>
        </w:rPr>
        <w:t>ents who complete a regionally</w:t>
      </w:r>
      <w:r w:rsidR="0083324A">
        <w:rPr>
          <w:rFonts w:cs="Garamond-Bold"/>
          <w:bCs/>
          <w:color w:val="222222"/>
        </w:rPr>
        <w:t xml:space="preserve"> accredited </w:t>
      </w:r>
      <w:r w:rsidR="00D5596B">
        <w:rPr>
          <w:rFonts w:cs="Garamond-Bold"/>
          <w:bCs/>
          <w:color w:val="222222"/>
        </w:rPr>
        <w:t>A.A. degree program or a regionally</w:t>
      </w:r>
      <w:r w:rsidR="0083324A" w:rsidRPr="0083324A">
        <w:rPr>
          <w:rFonts w:cs="Garamond-Bold"/>
          <w:bCs/>
          <w:color w:val="222222"/>
        </w:rPr>
        <w:t xml:space="preserve"> accredited college-parallel A.S. degree program will be accorded junior </w:t>
      </w:r>
      <w:r w:rsidR="0083324A" w:rsidRPr="0083324A">
        <w:rPr>
          <w:rFonts w:cs="Garamond-Bold"/>
          <w:bCs/>
          <w:color w:val="000000"/>
        </w:rPr>
        <w:t>status</w:t>
      </w:r>
      <w:r w:rsidR="0083324A">
        <w:rPr>
          <w:rFonts w:cs="Garamond-Bold"/>
          <w:bCs/>
          <w:color w:val="222222"/>
        </w:rPr>
        <w:t xml:space="preserve"> </w:t>
      </w:r>
      <w:r w:rsidR="0083324A" w:rsidRPr="0083324A">
        <w:rPr>
          <w:rFonts w:cs="Garamond-Bold"/>
          <w:bCs/>
          <w:color w:val="000000"/>
        </w:rPr>
        <w:t>(16 course credits) at Coe. Transfer students who complete an A.A.</w:t>
      </w:r>
      <w:r w:rsidR="00D5596B">
        <w:rPr>
          <w:rFonts w:cs="Garamond-Bold"/>
          <w:bCs/>
          <w:color w:val="000000"/>
        </w:rPr>
        <w:t xml:space="preserve">, A.S., or A.A.S. degree from a regionally </w:t>
      </w:r>
      <w:r w:rsidR="0083324A" w:rsidRPr="0083324A">
        <w:rPr>
          <w:rFonts w:cs="Garamond-Bold"/>
          <w:bCs/>
          <w:color w:val="000000"/>
        </w:rPr>
        <w:t xml:space="preserve">accredited institution </w:t>
      </w:r>
      <w:r w:rsidR="0083324A" w:rsidRPr="0083324A">
        <w:rPr>
          <w:rFonts w:cs="Garamond-Bold"/>
          <w:bCs/>
          <w:color w:val="222222"/>
        </w:rPr>
        <w:t>with which Coe has a specific articulation a</w:t>
      </w:r>
      <w:r w:rsidR="00D5596B">
        <w:rPr>
          <w:rFonts w:cs="Garamond-Bold"/>
          <w:bCs/>
          <w:color w:val="222222"/>
        </w:rPr>
        <w:t xml:space="preserve">greement will be awarded credit </w:t>
      </w:r>
      <w:r w:rsidR="0083324A" w:rsidRPr="0083324A">
        <w:rPr>
          <w:rFonts w:cs="Garamond-Bold"/>
          <w:bCs/>
          <w:color w:val="222222"/>
        </w:rPr>
        <w:t>consistent with that agreement.</w:t>
      </w:r>
    </w:p>
    <w:p w14:paraId="1E8A1638" w14:textId="357F363B" w:rsidR="00873577" w:rsidRPr="00424939" w:rsidRDefault="00873577" w:rsidP="00EF676D">
      <w:pPr>
        <w:pStyle w:val="Heading4"/>
        <w:spacing w:before="120"/>
        <w:rPr>
          <w:ins w:id="7646" w:author="Summer 2023 updates" w:date="2024-07-31T13:42:00Z"/>
          <w:rFonts w:ascii="Garamond" w:hAnsi="Garamond"/>
          <w:color w:val="000000" w:themeColor="text1"/>
        </w:rPr>
      </w:pPr>
      <w:bookmarkStart w:id="7647" w:name="_Toc141355713"/>
      <w:ins w:id="7648" w:author="Summer 2023 updates" w:date="2024-07-31T13:42:00Z">
        <w:r>
          <w:rPr>
            <w:rFonts w:ascii="Garamond" w:hAnsi="Garamond"/>
            <w:color w:val="000000" w:themeColor="text1"/>
          </w:rPr>
          <w:t>Four-Year College Credit</w:t>
        </w:r>
        <w:bookmarkEnd w:id="7647"/>
      </w:ins>
    </w:p>
    <w:p w14:paraId="388A2B87" w14:textId="21E7A606" w:rsidR="00873577" w:rsidRDefault="00873577" w:rsidP="00DD4D59">
      <w:pPr>
        <w:rPr>
          <w:ins w:id="7649" w:author="Summer 2023 updates" w:date="2024-07-31T13:42:00Z"/>
        </w:rPr>
      </w:pPr>
      <w:ins w:id="7650" w:author="Summer 2023 updates" w:date="2024-07-31T13:42:00Z">
        <w:r>
          <w:t xml:space="preserve">A maximum of 24 credits (senior standing) will be accepted as transfer credit from the sum of 4-year regionally accredited institutions, plus 2-year regionally accredited institutions, plus AP/IB scores. For information on post-baccalaureate students, see </w:t>
        </w:r>
        <w:r w:rsidRPr="00FC4002">
          <w:t xml:space="preserve">p. </w:t>
        </w:r>
        <w:r w:rsidR="00FC4002">
          <w:fldChar w:fldCharType="begin"/>
        </w:r>
        <w:r w:rsidR="00FC4002">
          <w:instrText xml:space="preserve"> PAGEREF SecondBaccDegree \h </w:instrText>
        </w:r>
        <w:r w:rsidR="00FC4002">
          <w:fldChar w:fldCharType="separate"/>
        </w:r>
        <w:r w:rsidR="00A74DA0">
          <w:rPr>
            <w:noProof/>
          </w:rPr>
          <w:t>21</w:t>
        </w:r>
        <w:r w:rsidR="00FC4002">
          <w:fldChar w:fldCharType="end"/>
        </w:r>
        <w:r>
          <w:t>.</w:t>
        </w:r>
      </w:ins>
    </w:p>
    <w:p w14:paraId="1F812592" w14:textId="77777777" w:rsidR="00B169F8" w:rsidRPr="00424939" w:rsidRDefault="00B169F8" w:rsidP="00EF676D">
      <w:pPr>
        <w:pStyle w:val="Heading4"/>
        <w:spacing w:before="120"/>
        <w:rPr>
          <w:rFonts w:ascii="Garamond" w:hAnsi="Garamond"/>
          <w:color w:val="000000" w:themeColor="text1"/>
        </w:rPr>
        <w:pPrChange w:id="7651" w:author="Summer 2023 updates" w:date="2024-07-31T13:42:00Z">
          <w:pPr>
            <w:pStyle w:val="Heading4"/>
          </w:pPr>
        </w:pPrChange>
      </w:pPr>
      <w:bookmarkStart w:id="7652" w:name="_Toc141355714"/>
      <w:bookmarkStart w:id="7653" w:name="_Toc110005194"/>
      <w:r w:rsidRPr="00424939">
        <w:rPr>
          <w:rFonts w:ascii="Garamond" w:hAnsi="Garamond"/>
          <w:color w:val="000000" w:themeColor="text1"/>
        </w:rPr>
        <w:t>European Credit Transfer</w:t>
      </w:r>
      <w:r w:rsidRPr="00424939">
        <w:rPr>
          <w:rFonts w:ascii="Garamond" w:hAnsi="Garamond"/>
          <w:color w:val="000000" w:themeColor="text1"/>
        </w:rPr>
        <w:fldChar w:fldCharType="begin"/>
      </w:r>
      <w:r w:rsidRPr="00424939">
        <w:rPr>
          <w:rFonts w:ascii="Garamond" w:hAnsi="Garamond"/>
          <w:color w:val="000000" w:themeColor="text1"/>
        </w:rPr>
        <w:instrText xml:space="preserve"> XE "Transfer" </w:instrText>
      </w:r>
      <w:r w:rsidRPr="00424939">
        <w:rPr>
          <w:rFonts w:ascii="Garamond" w:hAnsi="Garamond"/>
          <w:color w:val="000000" w:themeColor="text1"/>
        </w:rPr>
        <w:fldChar w:fldCharType="end"/>
      </w:r>
      <w:r w:rsidRPr="00424939">
        <w:rPr>
          <w:rFonts w:ascii="Garamond" w:hAnsi="Garamond"/>
          <w:color w:val="000000" w:themeColor="text1"/>
        </w:rPr>
        <w:t xml:space="preserve"> System (ECTS)</w:t>
      </w:r>
      <w:bookmarkEnd w:id="7652"/>
      <w:bookmarkEnd w:id="7653"/>
    </w:p>
    <w:p w14:paraId="388B2835" w14:textId="77777777" w:rsidR="00B169F8" w:rsidRPr="00424939" w:rsidRDefault="00B169F8" w:rsidP="00DD4D59">
      <w:pPr>
        <w:rPr>
          <w:rPrChange w:id="7654" w:author="Summer 2023 updates" w:date="2024-07-31T13:42:00Z">
            <w:rPr>
              <w:rFonts w:ascii="Garamond" w:hAnsi="Garamond"/>
              <w:color w:val="000000" w:themeColor="text1"/>
              <w:sz w:val="22"/>
            </w:rPr>
          </w:rPrChange>
        </w:rPr>
        <w:pPrChange w:id="7655" w:author="Summer 2023 updates" w:date="2024-07-31T13:42:00Z">
          <w:pPr>
            <w:pStyle w:val="Noparagraphstyle"/>
            <w:spacing w:after="60" w:line="240" w:lineRule="auto"/>
            <w:jc w:val="left"/>
          </w:pPr>
        </w:pPrChange>
      </w:pPr>
      <w:r w:rsidRPr="00424939">
        <w:rPr>
          <w:rPrChange w:id="7656" w:author="Summer 2023 updates" w:date="2024-07-31T13:42:00Z">
            <w:rPr>
              <w:rFonts w:ascii="Garamond" w:hAnsi="Garamond"/>
              <w:color w:val="000000" w:themeColor="text1"/>
              <w:sz w:val="22"/>
            </w:rPr>
          </w:rPrChange>
        </w:rPr>
        <w:t>ECTS credits are a relative rather than an absolute measure of student workload.  They specify how much of a year’s workload a course unit represents at the institution or department allocating the credits. ECTS is thus based on a full student workload and not limited to contact hours only.</w:t>
      </w:r>
    </w:p>
    <w:p w14:paraId="16DC60FA" w14:textId="00E3D8E5" w:rsidR="00B169F8" w:rsidRPr="00B169F8" w:rsidRDefault="00B169F8" w:rsidP="00DD4D59">
      <w:pPr>
        <w:rPr>
          <w:rPrChange w:id="7657" w:author="Summer 2023 updates" w:date="2024-07-31T13:42:00Z">
            <w:rPr>
              <w:rFonts w:ascii="Garamond" w:hAnsi="Garamond"/>
              <w:color w:val="000000" w:themeColor="text1"/>
              <w:sz w:val="22"/>
            </w:rPr>
          </w:rPrChange>
        </w:rPr>
        <w:pPrChange w:id="7658" w:author="Summer 2023 updates" w:date="2024-07-31T13:42:00Z">
          <w:pPr>
            <w:pStyle w:val="Noparagraphstyle"/>
            <w:spacing w:after="60" w:line="240" w:lineRule="auto"/>
            <w:jc w:val="left"/>
          </w:pPr>
        </w:pPrChange>
      </w:pPr>
      <w:r w:rsidRPr="00424939">
        <w:rPr>
          <w:rPrChange w:id="7659" w:author="Summer 2023 updates" w:date="2024-07-31T13:42:00Z">
            <w:rPr>
              <w:rFonts w:ascii="Garamond" w:hAnsi="Garamond"/>
              <w:color w:val="000000" w:themeColor="text1"/>
              <w:sz w:val="22"/>
            </w:rPr>
          </w:rPrChange>
        </w:rPr>
        <w:t>In ECTS, 60 credits represent the workload of a normal undergraduate academic year of study and normally 30 credits for a semester and 20 credits for a term. Thus, ECTS credits will normally be transferred to Coe College at a rate of 7.5 ECTS credits:</w:t>
      </w:r>
      <w:r>
        <w:rPr>
          <w:rPrChange w:id="7660" w:author="Summer 2023 updates" w:date="2024-07-31T13:42:00Z">
            <w:rPr>
              <w:rFonts w:ascii="Garamond" w:hAnsi="Garamond"/>
              <w:color w:val="000000" w:themeColor="text1"/>
              <w:sz w:val="22"/>
            </w:rPr>
          </w:rPrChange>
        </w:rPr>
        <w:t xml:space="preserve"> </w:t>
      </w:r>
      <w:r w:rsidRPr="00424939">
        <w:rPr>
          <w:rPrChange w:id="7661" w:author="Summer 2023 updates" w:date="2024-07-31T13:42:00Z">
            <w:rPr>
              <w:rFonts w:ascii="Garamond" w:hAnsi="Garamond"/>
              <w:color w:val="000000" w:themeColor="text1"/>
              <w:sz w:val="22"/>
            </w:rPr>
          </w:rPrChange>
        </w:rPr>
        <w:t>1 Coe credit.</w:t>
      </w:r>
    </w:p>
    <w:p w14:paraId="7A7F9717" w14:textId="24ADB690" w:rsidR="001A374A" w:rsidRPr="00424939" w:rsidRDefault="001A374A" w:rsidP="00EF676D">
      <w:pPr>
        <w:pStyle w:val="Heading4"/>
        <w:spacing w:before="120"/>
        <w:rPr>
          <w:rFonts w:ascii="Garamond" w:hAnsi="Garamond"/>
          <w:color w:val="000000" w:themeColor="text1"/>
        </w:rPr>
        <w:pPrChange w:id="7662" w:author="Summer 2023 updates" w:date="2024-07-31T13:42:00Z">
          <w:pPr>
            <w:pStyle w:val="Heading4"/>
          </w:pPr>
        </w:pPrChange>
      </w:pPr>
      <w:bookmarkStart w:id="7663" w:name="_Toc141355715"/>
      <w:bookmarkStart w:id="7664" w:name="_Toc110005195"/>
      <w:r w:rsidRPr="00424939">
        <w:rPr>
          <w:rFonts w:ascii="Garamond" w:hAnsi="Garamond"/>
          <w:color w:val="000000" w:themeColor="text1"/>
        </w:rPr>
        <w:t>Occasional 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Credit</w:t>
      </w:r>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"Transfer Credit" </w:instrText>
      </w:r>
      <w:r w:rsidR="008C196D" w:rsidRPr="00424939">
        <w:rPr>
          <w:rFonts w:ascii="Garamond" w:hAnsi="Garamond"/>
          <w:color w:val="000000" w:themeColor="text1"/>
        </w:rPr>
        <w:fldChar w:fldCharType="end"/>
      </w:r>
      <w:r w:rsidRPr="00424939">
        <w:rPr>
          <w:rFonts w:ascii="Garamond" w:hAnsi="Garamond"/>
          <w:color w:val="000000" w:themeColor="text1"/>
        </w:rPr>
        <w:t xml:space="preserve"> </w:t>
      </w:r>
      <w:r w:rsidR="005426D5" w:rsidRPr="00424939">
        <w:rPr>
          <w:rFonts w:ascii="Garamond" w:hAnsi="Garamond"/>
          <w:color w:val="000000" w:themeColor="text1"/>
        </w:rPr>
        <w:t xml:space="preserve">For </w:t>
      </w:r>
      <w:r w:rsidRPr="00424939">
        <w:rPr>
          <w:rFonts w:ascii="Garamond" w:hAnsi="Garamond"/>
          <w:color w:val="000000" w:themeColor="text1"/>
        </w:rPr>
        <w:t>Degree</w:t>
      </w:r>
      <w:r w:rsidR="005426D5" w:rsidRPr="00424939">
        <w:rPr>
          <w:rFonts w:ascii="Garamond" w:hAnsi="Garamond"/>
          <w:color w:val="000000" w:themeColor="text1"/>
        </w:rPr>
        <w:t>-</w:t>
      </w:r>
      <w:r w:rsidRPr="00424939">
        <w:rPr>
          <w:rFonts w:ascii="Garamond" w:hAnsi="Garamond"/>
          <w:color w:val="000000" w:themeColor="text1"/>
        </w:rPr>
        <w:t>Seeking Students</w:t>
      </w:r>
      <w:bookmarkEnd w:id="7663"/>
      <w:bookmarkEnd w:id="7664"/>
    </w:p>
    <w:p w14:paraId="0BD44D43" w14:textId="288B1623" w:rsidR="001A374A" w:rsidRPr="00424939" w:rsidRDefault="001A374A" w:rsidP="00DD4D59">
      <w:pPr>
        <w:rPr>
          <w:rPrChange w:id="7665" w:author="Summer 2023 updates" w:date="2024-07-31T13:42:00Z">
            <w:rPr>
              <w:rFonts w:ascii="Garamond" w:hAnsi="Garamond"/>
              <w:color w:val="000000" w:themeColor="text1"/>
              <w:sz w:val="22"/>
            </w:rPr>
          </w:rPrChange>
        </w:rPr>
        <w:pPrChange w:id="7666" w:author="Summer 2023 updates" w:date="2024-07-31T13:42:00Z">
          <w:pPr>
            <w:pStyle w:val="Noparagraphstyle"/>
            <w:spacing w:after="80" w:line="228" w:lineRule="auto"/>
            <w:jc w:val="left"/>
          </w:pPr>
        </w:pPrChange>
      </w:pPr>
      <w:r w:rsidRPr="00424939">
        <w:rPr>
          <w:rPrChange w:id="7667" w:author="Summer 2023 updates" w:date="2024-07-31T13:42:00Z">
            <w:rPr>
              <w:rFonts w:ascii="Garamond" w:hAnsi="Garamond"/>
              <w:color w:val="000000" w:themeColor="text1"/>
              <w:sz w:val="22"/>
            </w:rPr>
          </w:rPrChange>
        </w:rPr>
        <w:t xml:space="preserve">Degree-seeking students sometimes wish to transfer credit from another institution toward their degree at Coe. Such credit must be approved in advance </w:t>
      </w:r>
      <w:r w:rsidR="00134D7E" w:rsidRPr="00424939">
        <w:rPr>
          <w:rPrChange w:id="7668" w:author="Summer 2023 updates" w:date="2024-07-31T13:42:00Z">
            <w:rPr>
              <w:rFonts w:ascii="Garamond" w:hAnsi="Garamond"/>
              <w:color w:val="000000" w:themeColor="text1"/>
              <w:sz w:val="22"/>
            </w:rPr>
          </w:rPrChange>
        </w:rPr>
        <w:t xml:space="preserve">of completion of the course </w:t>
      </w:r>
      <w:r w:rsidRPr="00424939">
        <w:rPr>
          <w:rPrChange w:id="7669" w:author="Summer 2023 updates" w:date="2024-07-31T13:42:00Z">
            <w:rPr>
              <w:rFonts w:ascii="Garamond" w:hAnsi="Garamond"/>
              <w:color w:val="000000" w:themeColor="text1"/>
              <w:sz w:val="22"/>
            </w:rPr>
          </w:rPrChange>
        </w:rPr>
        <w:t xml:space="preserve">by the </w:t>
      </w:r>
      <w:r w:rsidR="00370211" w:rsidRPr="00424939">
        <w:rPr>
          <w:rPrChange w:id="7670" w:author="Summer 2023 updates" w:date="2024-07-31T13:42:00Z">
            <w:rPr>
              <w:rFonts w:ascii="Garamond" w:hAnsi="Garamond"/>
              <w:color w:val="000000" w:themeColor="text1"/>
              <w:sz w:val="22"/>
            </w:rPr>
          </w:rPrChange>
        </w:rPr>
        <w:t>Registrar</w:t>
      </w:r>
      <w:r w:rsidRPr="00424939">
        <w:rPr>
          <w:rPrChange w:id="7671" w:author="Summer 2023 updates" w:date="2024-07-31T13:42:00Z">
            <w:rPr>
              <w:rFonts w:ascii="Garamond" w:hAnsi="Garamond"/>
              <w:color w:val="000000" w:themeColor="text1"/>
              <w:sz w:val="22"/>
            </w:rPr>
          </w:rPrChange>
        </w:rPr>
        <w:t>. Departments must approve in advance any courses counting toward a major, a minor</w:t>
      </w:r>
      <w:r w:rsidR="00B8454E" w:rsidRPr="00424939">
        <w:rPr>
          <w:rPrChange w:id="7672" w:author="Summer 2023 updates" w:date="2024-07-31T13:42:00Z">
            <w:rPr>
              <w:rFonts w:ascii="Garamond" w:hAnsi="Garamond"/>
              <w:color w:val="000000" w:themeColor="text1"/>
              <w:sz w:val="22"/>
            </w:rPr>
          </w:rPrChange>
        </w:rPr>
        <w:fldChar w:fldCharType="begin"/>
      </w:r>
      <w:r w:rsidR="00B8454E" w:rsidRPr="00424939">
        <w:rPr>
          <w:rPrChange w:id="7673" w:author="Summer 2023 updates" w:date="2024-07-31T13:42:00Z">
            <w:rPr>
              <w:rFonts w:ascii="Garamond" w:hAnsi="Garamond"/>
              <w:color w:val="000000" w:themeColor="text1"/>
            </w:rPr>
          </w:rPrChange>
        </w:rPr>
        <w:instrText xml:space="preserve"> XE "</w:instrText>
      </w:r>
      <w:del w:id="7674" w:author="Summer 2023 updates" w:date="2024-07-31T13:42:00Z">
        <w:r w:rsidR="00B8454E" w:rsidRPr="00424939">
          <w:rPr>
            <w:rStyle w:val="Strong"/>
            <w:rFonts w:ascii="Garamond" w:hAnsi="Garamond"/>
            <w:color w:val="000000" w:themeColor="text1"/>
          </w:rPr>
          <w:delInstrText>minor</w:delInstrText>
        </w:r>
      </w:del>
      <w:ins w:id="7675"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7676" w:author="Summer 2023 updates" w:date="2024-07-31T13:42:00Z">
            <w:rPr>
              <w:rFonts w:ascii="Garamond" w:hAnsi="Garamond"/>
              <w:color w:val="000000" w:themeColor="text1"/>
            </w:rPr>
          </w:rPrChange>
        </w:rPr>
        <w:instrText xml:space="preserve">" </w:instrText>
      </w:r>
      <w:r w:rsidR="00B8454E" w:rsidRPr="00424939">
        <w:rPr>
          <w:rPrChange w:id="7677" w:author="Summer 2023 updates" w:date="2024-07-31T13:42:00Z">
            <w:rPr>
              <w:rFonts w:ascii="Garamond" w:hAnsi="Garamond"/>
              <w:color w:val="000000" w:themeColor="text1"/>
              <w:sz w:val="22"/>
            </w:rPr>
          </w:rPrChange>
        </w:rPr>
        <w:fldChar w:fldCharType="end"/>
      </w:r>
      <w:r w:rsidRPr="00424939">
        <w:rPr>
          <w:rPrChange w:id="7678" w:author="Summer 2023 updates" w:date="2024-07-31T13:42:00Z">
            <w:rPr>
              <w:rFonts w:ascii="Garamond" w:hAnsi="Garamond"/>
              <w:color w:val="000000" w:themeColor="text1"/>
              <w:sz w:val="22"/>
            </w:rPr>
          </w:rPrChange>
        </w:rPr>
        <w:t xml:space="preserve">, or teacher certification requirements. Credit from junior or community colleges is not accepted for students who have junior or higher status at Coe. </w:t>
      </w:r>
    </w:p>
    <w:p w14:paraId="7ADD0804" w14:textId="77777777" w:rsidR="00C21F7C" w:rsidRDefault="00C21F7C">
      <w:pPr>
        <w:spacing w:after="200" w:line="276" w:lineRule="auto"/>
        <w:rPr>
          <w:del w:id="7679" w:author="Summer 2023 updates" w:date="2024-07-31T13:42:00Z"/>
          <w:rFonts w:eastAsiaTheme="majorEastAsia" w:cstheme="majorBidi"/>
          <w:b/>
          <w:iCs/>
          <w:smallCaps/>
          <w:color w:val="000000" w:themeColor="text1"/>
        </w:rPr>
      </w:pPr>
      <w:del w:id="7680" w:author="Summer 2023 updates" w:date="2024-07-31T13:42:00Z">
        <w:r>
          <w:rPr>
            <w:color w:val="000000" w:themeColor="text1"/>
          </w:rPr>
          <w:br w:type="page"/>
        </w:r>
      </w:del>
    </w:p>
    <w:p w14:paraId="6AA4B936" w14:textId="4EE02BF7" w:rsidR="001A374A" w:rsidRPr="00424939" w:rsidRDefault="001A374A" w:rsidP="00971BE9">
      <w:pPr>
        <w:pStyle w:val="Heading4"/>
        <w:spacing w:before="120"/>
        <w:rPr>
          <w:rFonts w:ascii="Garamond" w:hAnsi="Garamond"/>
          <w:color w:val="000000" w:themeColor="text1"/>
        </w:rPr>
        <w:pPrChange w:id="7681" w:author="Summer 2023 updates" w:date="2024-07-31T13:42:00Z">
          <w:pPr>
            <w:pStyle w:val="Heading4"/>
          </w:pPr>
        </w:pPrChange>
      </w:pPr>
      <w:bookmarkStart w:id="7682" w:name="_Toc141355716"/>
      <w:bookmarkStart w:id="7683" w:name="_Toc110005196"/>
      <w:r w:rsidRPr="00424939">
        <w:rPr>
          <w:rFonts w:ascii="Garamond" w:hAnsi="Garamond"/>
          <w:color w:val="000000" w:themeColor="text1"/>
        </w:rPr>
        <w:t xml:space="preserve">Evaluation </w:t>
      </w:r>
      <w:r w:rsidR="005E2C71" w:rsidRPr="00424939">
        <w:rPr>
          <w:rFonts w:ascii="Garamond" w:hAnsi="Garamond"/>
          <w:color w:val="000000" w:themeColor="text1"/>
        </w:rPr>
        <w:t>o</w:t>
      </w:r>
      <w:r w:rsidR="005426D5" w:rsidRPr="00424939">
        <w:rPr>
          <w:rFonts w:ascii="Garamond" w:hAnsi="Garamond"/>
          <w:color w:val="000000" w:themeColor="text1"/>
        </w:rPr>
        <w:t xml:space="preserve">f </w:t>
      </w:r>
      <w:r w:rsidRPr="00424939">
        <w:rPr>
          <w:rFonts w:ascii="Garamond" w:hAnsi="Garamond"/>
          <w:color w:val="000000" w:themeColor="text1"/>
        </w:rPr>
        <w:t xml:space="preserve">Credits </w:t>
      </w:r>
      <w:r w:rsidR="005426D5" w:rsidRPr="00424939">
        <w:rPr>
          <w:rFonts w:ascii="Garamond" w:hAnsi="Garamond"/>
          <w:color w:val="000000" w:themeColor="text1"/>
        </w:rPr>
        <w:t xml:space="preserve">For </w:t>
      </w:r>
      <w:r w:rsidRPr="00424939">
        <w:rPr>
          <w:rFonts w:ascii="Garamond" w:hAnsi="Garamond"/>
          <w:color w:val="000000" w:themeColor="text1"/>
        </w:rPr>
        <w:t>Graduation</w:t>
      </w:r>
      <w:bookmarkEnd w:id="7682"/>
      <w:bookmarkEnd w:id="7683"/>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"Graduation" </w:instrText>
      </w:r>
      <w:r w:rsidR="008C196D" w:rsidRPr="00424939">
        <w:rPr>
          <w:rFonts w:ascii="Garamond" w:hAnsi="Garamond"/>
          <w:color w:val="000000" w:themeColor="text1"/>
        </w:rPr>
        <w:fldChar w:fldCharType="end"/>
      </w:r>
    </w:p>
    <w:p w14:paraId="4C623D75" w14:textId="0FA7D995" w:rsidR="001A374A" w:rsidRPr="00424939" w:rsidRDefault="00022449" w:rsidP="00440AF6">
      <w:pPr>
        <w:pStyle w:val="Noparagraphstyle"/>
        <w:spacing w:after="80" w:line="228"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Office of the Registrar certifies the completion of general degree (see p. </w:t>
      </w:r>
      <w:r w:rsidR="007B728B" w:rsidRPr="00424939">
        <w:rPr>
          <w:rFonts w:ascii="Garamond" w:hAnsi="Garamond" w:cs="Times New Roman"/>
          <w:color w:val="000000" w:themeColor="text1"/>
          <w:sz w:val="22"/>
          <w:szCs w:val="22"/>
        </w:rPr>
        <w:fldChar w:fldCharType="begin"/>
      </w:r>
      <w:r w:rsidR="007B728B" w:rsidRPr="00424939">
        <w:rPr>
          <w:rFonts w:ascii="Garamond" w:hAnsi="Garamond" w:cs="Times New Roman"/>
          <w:color w:val="000000" w:themeColor="text1"/>
          <w:sz w:val="22"/>
          <w:szCs w:val="22"/>
        </w:rPr>
        <w:instrText xml:space="preserve"> PAGEREF _Ref14097866 \h </w:instrText>
      </w:r>
      <w:r w:rsidR="007B728B" w:rsidRPr="00424939">
        <w:rPr>
          <w:rFonts w:ascii="Garamond" w:hAnsi="Garamond" w:cs="Times New Roman"/>
          <w:color w:val="000000" w:themeColor="text1"/>
          <w:sz w:val="22"/>
          <w:szCs w:val="22"/>
        </w:rPr>
      </w:r>
      <w:r w:rsidR="007B728B" w:rsidRPr="00424939">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19</w:t>
      </w:r>
      <w:r w:rsidR="007B728B"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and general education requirements (see p.</w:t>
      </w:r>
      <w:r w:rsidR="002D5ADC">
        <w:rPr>
          <w:rFonts w:ascii="Garamond" w:hAnsi="Garamond" w:cs="Times New Roman"/>
          <w:color w:val="000000" w:themeColor="text1"/>
          <w:sz w:val="22"/>
          <w:szCs w:val="22"/>
        </w:rPr>
        <w:t xml:space="preserve"> </w:t>
      </w:r>
      <w:del w:id="7684" w:author="Summer 2023 updates" w:date="2024-07-31T13:42:00Z">
        <w:r w:rsidR="007B728B" w:rsidRPr="00424939">
          <w:rPr>
            <w:rFonts w:ascii="Garamond" w:hAnsi="Garamond" w:cs="Times New Roman"/>
            <w:color w:val="000000" w:themeColor="text1"/>
            <w:sz w:val="22"/>
            <w:szCs w:val="22"/>
          </w:rPr>
          <w:fldChar w:fldCharType="begin"/>
        </w:r>
        <w:r w:rsidR="007B728B" w:rsidRPr="00424939">
          <w:rPr>
            <w:rFonts w:ascii="Garamond" w:hAnsi="Garamond" w:cs="Times New Roman"/>
            <w:color w:val="000000" w:themeColor="text1"/>
            <w:sz w:val="22"/>
            <w:szCs w:val="22"/>
          </w:rPr>
          <w:delInstrText xml:space="preserve"> PAGEREF _Ref14097882 \h </w:delInstrText>
        </w:r>
        <w:r w:rsidR="007B728B" w:rsidRPr="00424939">
          <w:rPr>
            <w:rFonts w:ascii="Garamond" w:hAnsi="Garamond" w:cs="Times New Roman"/>
            <w:color w:val="000000" w:themeColor="text1"/>
            <w:sz w:val="22"/>
            <w:szCs w:val="22"/>
          </w:rPr>
        </w:r>
        <w:r w:rsidR="007B728B"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delText>18</w:delText>
        </w:r>
        <w:r w:rsidR="007B728B"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w:delText>
        </w:r>
      </w:del>
      <w:ins w:id="7685" w:author="Summer 2023 updates" w:date="2024-07-31T13:42:00Z">
        <w:r w:rsidR="002D5ADC">
          <w:rPr>
            <w:rFonts w:ascii="Garamond" w:hAnsi="Garamond" w:cs="Times New Roman"/>
            <w:color w:val="000000" w:themeColor="text1"/>
            <w:sz w:val="22"/>
            <w:szCs w:val="22"/>
          </w:rPr>
          <w:fldChar w:fldCharType="begin"/>
        </w:r>
        <w:r w:rsidR="002D5ADC">
          <w:rPr>
            <w:rFonts w:ascii="Garamond" w:hAnsi="Garamond" w:cs="Times New Roman"/>
            <w:color w:val="000000" w:themeColor="text1"/>
            <w:sz w:val="22"/>
            <w:szCs w:val="22"/>
          </w:rPr>
          <w:instrText xml:space="preserve"> PAGEREF _Ref140485206 \h </w:instrText>
        </w:r>
        <w:r w:rsidR="002D5ADC">
          <w:rPr>
            <w:rFonts w:ascii="Garamond" w:hAnsi="Garamond" w:cs="Times New Roman"/>
            <w:color w:val="000000" w:themeColor="text1"/>
            <w:sz w:val="22"/>
            <w:szCs w:val="22"/>
          </w:rPr>
        </w:r>
        <w:r w:rsidR="002D5ADC">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23</w:t>
        </w:r>
        <w:r w:rsidR="002D5ADC">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ins>
      <w:r w:rsidRPr="00424939">
        <w:rPr>
          <w:rFonts w:ascii="Garamond" w:hAnsi="Garamond" w:cs="Times New Roman"/>
          <w:color w:val="000000" w:themeColor="text1"/>
          <w:sz w:val="22"/>
          <w:szCs w:val="22"/>
        </w:rPr>
        <w:t xml:space="preserve"> Credits toward a major,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7686" w:author="Summer 2023 updates" w:date="2024-07-31T13:42:00Z">
        <w:r w:rsidR="00B8454E" w:rsidRPr="00424939">
          <w:rPr>
            <w:rStyle w:val="Strong"/>
            <w:rFonts w:ascii="Garamond" w:hAnsi="Garamond"/>
            <w:color w:val="000000" w:themeColor="text1"/>
          </w:rPr>
          <w:delInstrText>minor</w:delInstrText>
        </w:r>
      </w:del>
      <w:ins w:id="7687"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endorsement, license, authorization, etc. are approved by the appropriate department chair, administrative coordinator, or by Academic Policies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Academic Policies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Committee for interdisciplinary majors</w:t>
      </w:r>
      <w:r w:rsidR="001A374A" w:rsidRPr="00424939">
        <w:rPr>
          <w:rFonts w:ascii="Garamond" w:hAnsi="Garamond" w:cs="Times New Roman"/>
          <w:color w:val="000000" w:themeColor="text1"/>
          <w:sz w:val="22"/>
          <w:szCs w:val="22"/>
        </w:rPr>
        <w:t xml:space="preserve">. </w:t>
      </w:r>
      <w:ins w:id="7688" w:author="Summer 2023 updates" w:date="2024-07-31T13:42:00Z">
        <w:r w:rsidR="00AC1E81">
          <w:rPr>
            <w:rFonts w:ascii="Garamond" w:hAnsi="Garamond" w:cs="Times New Roman"/>
            <w:color w:val="000000" w:themeColor="text1"/>
            <w:sz w:val="22"/>
            <w:szCs w:val="22"/>
          </w:rPr>
          <w:t>Departments will accept transferred 100- and 200-level course equivalencies toward fulfilling major or minor requirements, unless otherwise noted in a respective department’s section of the Catalog.</w:t>
        </w:r>
      </w:ins>
    </w:p>
    <w:p w14:paraId="6BC5A0AD" w14:textId="3552D50A" w:rsidR="00440AF6" w:rsidRPr="00424939" w:rsidRDefault="00440AF6" w:rsidP="00EF676D">
      <w:pPr>
        <w:pStyle w:val="Heading4"/>
        <w:spacing w:before="120"/>
        <w:rPr>
          <w:rFonts w:ascii="Garamond" w:hAnsi="Garamond"/>
          <w:color w:val="000000" w:themeColor="text1"/>
        </w:rPr>
        <w:pPrChange w:id="7689" w:author="Summer 2023 updates" w:date="2024-07-31T13:42:00Z">
          <w:pPr>
            <w:pStyle w:val="Heading4"/>
          </w:pPr>
        </w:pPrChange>
      </w:pPr>
      <w:bookmarkStart w:id="7690" w:name="_Toc141355717"/>
      <w:bookmarkStart w:id="7691" w:name="_Toc110005197"/>
      <w:r w:rsidRPr="00424939">
        <w:rPr>
          <w:rFonts w:ascii="Garamond" w:hAnsi="Garamond"/>
          <w:color w:val="000000" w:themeColor="text1"/>
        </w:rPr>
        <w:t xml:space="preserve">Credit </w:t>
      </w:r>
      <w:del w:id="7692" w:author="Summer 2023 updates" w:date="2024-07-31T13:42:00Z">
        <w:r w:rsidR="005426D5" w:rsidRPr="00424939">
          <w:rPr>
            <w:rFonts w:ascii="Garamond" w:hAnsi="Garamond"/>
            <w:color w:val="000000" w:themeColor="text1"/>
          </w:rPr>
          <w:delText>By</w:delText>
        </w:r>
      </w:del>
      <w:ins w:id="7693" w:author="Summer 2023 updates" w:date="2024-07-31T13:42:00Z">
        <w:r w:rsidR="00CB4D7E">
          <w:rPr>
            <w:rFonts w:ascii="Garamond" w:hAnsi="Garamond"/>
            <w:color w:val="000000" w:themeColor="text1"/>
          </w:rPr>
          <w:t>b</w:t>
        </w:r>
        <w:r w:rsidR="005426D5" w:rsidRPr="00424939">
          <w:rPr>
            <w:rFonts w:ascii="Garamond" w:hAnsi="Garamond"/>
            <w:color w:val="000000" w:themeColor="text1"/>
          </w:rPr>
          <w:t>y</w:t>
        </w:r>
      </w:ins>
      <w:r w:rsidR="005426D5" w:rsidRPr="00424939">
        <w:rPr>
          <w:rFonts w:ascii="Garamond" w:hAnsi="Garamond"/>
          <w:color w:val="000000" w:themeColor="text1"/>
        </w:rPr>
        <w:t xml:space="preserve"> </w:t>
      </w:r>
      <w:r w:rsidRPr="00424939">
        <w:rPr>
          <w:rFonts w:ascii="Garamond" w:hAnsi="Garamond"/>
          <w:color w:val="000000" w:themeColor="text1"/>
        </w:rPr>
        <w:t>Examination</w:t>
      </w:r>
      <w:bookmarkEnd w:id="7690"/>
      <w:bookmarkEnd w:id="7691"/>
    </w:p>
    <w:p w14:paraId="17B1F214" w14:textId="45C3A50B" w:rsidR="00440AF6" w:rsidRPr="00424939" w:rsidRDefault="00440AF6" w:rsidP="00DD4D59">
      <w:pPr>
        <w:rPr>
          <w:rPrChange w:id="7694" w:author="Summer 2023 updates" w:date="2024-07-31T13:42:00Z">
            <w:rPr>
              <w:rFonts w:ascii="Garamond" w:hAnsi="Garamond"/>
              <w:color w:val="000000" w:themeColor="text1"/>
              <w:sz w:val="22"/>
            </w:rPr>
          </w:rPrChange>
        </w:rPr>
        <w:pPrChange w:id="7695" w:author="Summer 2023 updates" w:date="2024-07-31T13:42:00Z">
          <w:pPr>
            <w:pStyle w:val="Noparagraphstyle"/>
            <w:spacing w:after="100" w:line="240" w:lineRule="auto"/>
            <w:jc w:val="left"/>
          </w:pPr>
        </w:pPrChange>
      </w:pPr>
      <w:r w:rsidRPr="00424939">
        <w:rPr>
          <w:rPrChange w:id="7696" w:author="Summer 2023 updates" w:date="2024-07-31T13:42:00Z">
            <w:rPr>
              <w:rFonts w:ascii="Garamond" w:hAnsi="Garamond"/>
              <w:color w:val="000000" w:themeColor="text1"/>
              <w:sz w:val="22"/>
            </w:rPr>
          </w:rPrChange>
        </w:rPr>
        <w:t>A maximum of eight course credits</w:t>
      </w:r>
      <w:r w:rsidR="00873577">
        <w:rPr>
          <w:rPrChange w:id="7697" w:author="Summer 2023 updates" w:date="2024-07-31T13:42:00Z">
            <w:rPr>
              <w:rFonts w:ascii="Garamond" w:hAnsi="Garamond"/>
              <w:color w:val="000000" w:themeColor="text1"/>
              <w:sz w:val="22"/>
            </w:rPr>
          </w:rPrChange>
        </w:rPr>
        <w:t xml:space="preserve"> </w:t>
      </w:r>
      <w:ins w:id="7698" w:author="Summer 2023 updates" w:date="2024-07-31T13:42:00Z">
        <w:r w:rsidR="00873577">
          <w:t>(sophomore standing)</w:t>
        </w:r>
        <w:r w:rsidRPr="00424939">
          <w:t xml:space="preserve"> </w:t>
        </w:r>
      </w:ins>
      <w:r w:rsidRPr="00424939">
        <w:rPr>
          <w:rPrChange w:id="7699" w:author="Summer 2023 updates" w:date="2024-07-31T13:42:00Z">
            <w:rPr>
              <w:rFonts w:ascii="Garamond" w:hAnsi="Garamond"/>
              <w:color w:val="000000" w:themeColor="text1"/>
              <w:sz w:val="22"/>
            </w:rPr>
          </w:rPrChange>
        </w:rPr>
        <w:t xml:space="preserve">in satisfaction of degree requirements may be applied from credit earned through the </w:t>
      </w:r>
      <w:ins w:id="7700" w:author="Summer 2023 updates" w:date="2024-07-31T13:42:00Z">
        <w:r w:rsidR="00873577">
          <w:t xml:space="preserve">sum of the </w:t>
        </w:r>
      </w:ins>
      <w:r w:rsidRPr="00424939">
        <w:rPr>
          <w:rPrChange w:id="7701" w:author="Summer 2023 updates" w:date="2024-07-31T13:42:00Z">
            <w:rPr>
              <w:rFonts w:ascii="Garamond" w:hAnsi="Garamond"/>
              <w:color w:val="000000" w:themeColor="text1"/>
              <w:sz w:val="22"/>
            </w:rPr>
          </w:rPrChange>
        </w:rPr>
        <w:t>Advanced Placement</w:t>
      </w:r>
      <w:r w:rsidR="008C196D" w:rsidRPr="00424939">
        <w:rPr>
          <w:rPrChange w:id="7702" w:author="Summer 2023 updates" w:date="2024-07-31T13:42:00Z">
            <w:rPr>
              <w:rFonts w:ascii="Garamond" w:hAnsi="Garamond"/>
              <w:color w:val="000000" w:themeColor="text1"/>
              <w:sz w:val="22"/>
            </w:rPr>
          </w:rPrChange>
        </w:rPr>
        <w:fldChar w:fldCharType="begin"/>
      </w:r>
      <w:r w:rsidR="008C196D" w:rsidRPr="00424939">
        <w:rPr>
          <w:rPrChange w:id="7703" w:author="Summer 2023 updates" w:date="2024-07-31T13:42:00Z">
            <w:rPr>
              <w:rFonts w:ascii="Garamond" w:hAnsi="Garamond"/>
              <w:color w:val="000000" w:themeColor="text1"/>
            </w:rPr>
          </w:rPrChange>
        </w:rPr>
        <w:instrText xml:space="preserve"> XE "</w:instrText>
      </w:r>
      <w:r w:rsidR="008C196D" w:rsidRPr="00424939">
        <w:rPr>
          <w:rPrChange w:id="7704" w:author="Summer 2023 updates" w:date="2024-07-31T13:42:00Z">
            <w:rPr>
              <w:rFonts w:ascii="Garamond" w:hAnsi="Garamond"/>
              <w:color w:val="000000" w:themeColor="text1"/>
              <w:sz w:val="22"/>
            </w:rPr>
          </w:rPrChange>
        </w:rPr>
        <w:instrText>Advanced Placement</w:instrText>
      </w:r>
      <w:r w:rsidR="008C196D" w:rsidRPr="00424939">
        <w:rPr>
          <w:rPrChange w:id="7705" w:author="Summer 2023 updates" w:date="2024-07-31T13:42:00Z">
            <w:rPr>
              <w:rFonts w:ascii="Garamond" w:hAnsi="Garamond"/>
              <w:color w:val="000000" w:themeColor="text1"/>
            </w:rPr>
          </w:rPrChange>
        </w:rPr>
        <w:instrText xml:space="preserve">" </w:instrText>
      </w:r>
      <w:r w:rsidR="008C196D" w:rsidRPr="00424939">
        <w:rPr>
          <w:rPrChange w:id="7706" w:author="Summer 2023 updates" w:date="2024-07-31T13:42:00Z">
            <w:rPr>
              <w:rFonts w:ascii="Garamond" w:hAnsi="Garamond"/>
              <w:color w:val="000000" w:themeColor="text1"/>
              <w:sz w:val="22"/>
            </w:rPr>
          </w:rPrChange>
        </w:rPr>
        <w:fldChar w:fldCharType="end"/>
      </w:r>
      <w:r w:rsidRPr="00424939">
        <w:rPr>
          <w:rPrChange w:id="7707" w:author="Summer 2023 updates" w:date="2024-07-31T13:42:00Z">
            <w:rPr>
              <w:rFonts w:ascii="Garamond" w:hAnsi="Garamond"/>
              <w:color w:val="000000" w:themeColor="text1"/>
              <w:sz w:val="22"/>
            </w:rPr>
          </w:rPrChange>
        </w:rPr>
        <w:t xml:space="preserve"> </w:t>
      </w:r>
      <w:ins w:id="7708" w:author="Summer 2023 updates" w:date="2024-07-31T13:42:00Z">
        <w:r w:rsidR="0011627D">
          <w:t xml:space="preserve">(AP) </w:t>
        </w:r>
      </w:ins>
      <w:r w:rsidRPr="00424939">
        <w:rPr>
          <w:rPrChange w:id="7709" w:author="Summer 2023 updates" w:date="2024-07-31T13:42:00Z">
            <w:rPr>
              <w:rFonts w:ascii="Garamond" w:hAnsi="Garamond"/>
              <w:color w:val="000000" w:themeColor="text1"/>
              <w:sz w:val="22"/>
            </w:rPr>
          </w:rPrChange>
        </w:rPr>
        <w:t>Program and International Baccalaureate</w:t>
      </w:r>
      <w:del w:id="7710" w:author="Summer 2023 updates" w:date="2024-07-31T13:42:00Z">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International Baccalaureate</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ins w:id="7711" w:author="Summer 2023 updates" w:date="2024-07-31T13:42:00Z">
        <w:r w:rsidR="00873577">
          <w:t xml:space="preserve"> (IB)</w:t>
        </w:r>
        <w:r w:rsidR="008C196D" w:rsidRPr="00424939">
          <w:fldChar w:fldCharType="begin"/>
        </w:r>
        <w:r w:rsidR="008C196D" w:rsidRPr="00424939">
          <w:instrText xml:space="preserve"> XE "International Baccalaureate" </w:instrText>
        </w:r>
        <w:r w:rsidR="008C196D" w:rsidRPr="00424939">
          <w:fldChar w:fldCharType="end"/>
        </w:r>
      </w:ins>
      <w:r w:rsidRPr="00424939">
        <w:rPr>
          <w:rPrChange w:id="7712" w:author="Summer 2023 updates" w:date="2024-07-31T13:42:00Z">
            <w:rPr>
              <w:rFonts w:ascii="Garamond" w:hAnsi="Garamond"/>
              <w:color w:val="000000" w:themeColor="text1"/>
              <w:sz w:val="22"/>
            </w:rPr>
          </w:rPrChange>
        </w:rPr>
        <w:t xml:space="preserve">. </w:t>
      </w:r>
      <w:ins w:id="7713" w:author="Summer 2023 updates" w:date="2024-07-31T13:42:00Z">
        <w:r w:rsidR="00873577">
          <w:t>Students may not receive college credit for both AP and IB in areas of similar content.</w:t>
        </w:r>
      </w:ins>
    </w:p>
    <w:p w14:paraId="6FDCA078" w14:textId="4350F30A" w:rsidR="001A374A" w:rsidRPr="00424939" w:rsidRDefault="005426D5" w:rsidP="00EF676D">
      <w:pPr>
        <w:pStyle w:val="Heading4"/>
        <w:spacing w:before="120"/>
        <w:rPr>
          <w:rFonts w:ascii="Garamond" w:hAnsi="Garamond"/>
          <w:color w:val="000000" w:themeColor="text1"/>
        </w:rPr>
        <w:pPrChange w:id="7714" w:author="Summer 2023 updates" w:date="2024-07-31T13:42:00Z">
          <w:pPr>
            <w:pStyle w:val="Heading4"/>
          </w:pPr>
        </w:pPrChange>
      </w:pPr>
      <w:bookmarkStart w:id="7715" w:name="_Toc141355718"/>
      <w:bookmarkStart w:id="7716" w:name="_Toc110005198"/>
      <w:r w:rsidRPr="00424939">
        <w:rPr>
          <w:rFonts w:ascii="Garamond" w:hAnsi="Garamond"/>
          <w:color w:val="000000" w:themeColor="text1"/>
        </w:rPr>
        <w:t>Updating Course Work</w:t>
      </w:r>
      <w:bookmarkEnd w:id="7715"/>
      <w:bookmarkEnd w:id="7716"/>
    </w:p>
    <w:p w14:paraId="7E051C2B" w14:textId="4244ABAF" w:rsidR="001A374A" w:rsidRPr="00424939" w:rsidRDefault="001A374A" w:rsidP="00DD4D59">
      <w:pPr>
        <w:rPr>
          <w:rPrChange w:id="7717" w:author="Summer 2023 updates" w:date="2024-07-31T13:42:00Z">
            <w:rPr>
              <w:rFonts w:ascii="Garamond" w:hAnsi="Garamond"/>
              <w:color w:val="000000" w:themeColor="text1"/>
              <w:sz w:val="22"/>
            </w:rPr>
          </w:rPrChange>
        </w:rPr>
        <w:pPrChange w:id="7718" w:author="Summer 2023 updates" w:date="2024-07-31T13:42:00Z">
          <w:pPr>
            <w:pStyle w:val="Noparagraphstyle"/>
            <w:spacing w:after="80" w:line="240" w:lineRule="auto"/>
            <w:jc w:val="left"/>
          </w:pPr>
        </w:pPrChange>
      </w:pPr>
      <w:r w:rsidRPr="00424939">
        <w:rPr>
          <w:rPrChange w:id="7719" w:author="Summer 2023 updates" w:date="2024-07-31T13:42:00Z">
            <w:rPr>
              <w:rFonts w:ascii="Garamond" w:hAnsi="Garamond"/>
              <w:color w:val="000000" w:themeColor="text1"/>
              <w:sz w:val="22"/>
            </w:rPr>
          </w:rPrChange>
        </w:rPr>
        <w:t xml:space="preserve">In the natural course of reviewing academic records, a student may be required to repeat certain courses (or appropriate substitutes) </w:t>
      </w:r>
      <w:r w:rsidR="00134D7E" w:rsidRPr="00424939">
        <w:rPr>
          <w:rPrChange w:id="7720" w:author="Summer 2023 updates" w:date="2024-07-31T13:42:00Z">
            <w:rPr>
              <w:rFonts w:ascii="Garamond" w:hAnsi="Garamond"/>
              <w:color w:val="000000" w:themeColor="text1"/>
              <w:sz w:val="22"/>
            </w:rPr>
          </w:rPrChange>
        </w:rPr>
        <w:t>taken more than four years prior to the review</w:t>
      </w:r>
      <w:r w:rsidRPr="00424939">
        <w:rPr>
          <w:rPrChange w:id="7721" w:author="Summer 2023 updates" w:date="2024-07-31T13:42:00Z">
            <w:rPr>
              <w:rFonts w:ascii="Garamond" w:hAnsi="Garamond"/>
              <w:color w:val="000000" w:themeColor="text1"/>
              <w:sz w:val="22"/>
            </w:rPr>
          </w:rPrChange>
        </w:rPr>
        <w:t xml:space="preserve"> to bring studies in those areas up to date. Review cases may be brought to the </w:t>
      </w:r>
      <w:r w:rsidR="00134D7E" w:rsidRPr="00424939">
        <w:rPr>
          <w:rPrChange w:id="7722" w:author="Summer 2023 updates" w:date="2024-07-31T13:42:00Z">
            <w:rPr>
              <w:rFonts w:ascii="Garamond" w:hAnsi="Garamond"/>
              <w:color w:val="000000" w:themeColor="text1"/>
              <w:sz w:val="22"/>
            </w:rPr>
          </w:rPrChange>
        </w:rPr>
        <w:t>Academic Policies</w:t>
      </w:r>
      <w:r w:rsidR="00B8454E" w:rsidRPr="00424939">
        <w:rPr>
          <w:rPrChange w:id="7723" w:author="Summer 2023 updates" w:date="2024-07-31T13:42:00Z">
            <w:rPr>
              <w:rFonts w:ascii="Garamond" w:hAnsi="Garamond"/>
              <w:color w:val="000000" w:themeColor="text1"/>
              <w:sz w:val="22"/>
            </w:rPr>
          </w:rPrChange>
        </w:rPr>
        <w:fldChar w:fldCharType="begin"/>
      </w:r>
      <w:r w:rsidR="00B8454E" w:rsidRPr="00424939">
        <w:rPr>
          <w:rPrChange w:id="7724" w:author="Summer 2023 updates" w:date="2024-07-31T13:42:00Z">
            <w:rPr>
              <w:rFonts w:ascii="Garamond" w:hAnsi="Garamond"/>
              <w:color w:val="000000" w:themeColor="text1"/>
            </w:rPr>
          </w:rPrChange>
        </w:rPr>
        <w:instrText xml:space="preserve"> XE "Academic Policies" </w:instrText>
      </w:r>
      <w:r w:rsidR="00B8454E" w:rsidRPr="00424939">
        <w:rPr>
          <w:rPrChange w:id="7725" w:author="Summer 2023 updates" w:date="2024-07-31T13:42:00Z">
            <w:rPr>
              <w:rFonts w:ascii="Garamond" w:hAnsi="Garamond"/>
              <w:color w:val="000000" w:themeColor="text1"/>
              <w:sz w:val="22"/>
            </w:rPr>
          </w:rPrChange>
        </w:rPr>
        <w:fldChar w:fldCharType="end"/>
      </w:r>
      <w:r w:rsidR="00134D7E" w:rsidRPr="00424939">
        <w:rPr>
          <w:rPrChange w:id="7726" w:author="Summer 2023 updates" w:date="2024-07-31T13:42:00Z">
            <w:rPr>
              <w:rFonts w:ascii="Garamond" w:hAnsi="Garamond"/>
              <w:color w:val="000000" w:themeColor="text1"/>
              <w:sz w:val="22"/>
            </w:rPr>
          </w:rPrChange>
        </w:rPr>
        <w:t xml:space="preserve"> </w:t>
      </w:r>
      <w:r w:rsidRPr="00424939">
        <w:rPr>
          <w:rPrChange w:id="7727" w:author="Summer 2023 updates" w:date="2024-07-31T13:42:00Z">
            <w:rPr>
              <w:rFonts w:ascii="Garamond" w:hAnsi="Garamond"/>
              <w:color w:val="000000" w:themeColor="text1"/>
              <w:sz w:val="22"/>
            </w:rPr>
          </w:rPrChange>
        </w:rPr>
        <w:t>Committee by any member of the faculty</w:t>
      </w:r>
      <w:r w:rsidR="00134D7E" w:rsidRPr="00424939">
        <w:rPr>
          <w:rPrChange w:id="7728" w:author="Summer 2023 updates" w:date="2024-07-31T13:42:00Z">
            <w:rPr>
              <w:rFonts w:ascii="Garamond" w:hAnsi="Garamond"/>
              <w:color w:val="000000" w:themeColor="text1"/>
              <w:sz w:val="22"/>
            </w:rPr>
          </w:rPrChange>
        </w:rPr>
        <w:t>, and this committee makes the final decision</w:t>
      </w:r>
      <w:r w:rsidRPr="00424939">
        <w:rPr>
          <w:rPrChange w:id="7729" w:author="Summer 2023 updates" w:date="2024-07-31T13:42:00Z">
            <w:rPr>
              <w:rFonts w:ascii="Garamond" w:hAnsi="Garamond"/>
              <w:color w:val="000000" w:themeColor="text1"/>
              <w:sz w:val="22"/>
            </w:rPr>
          </w:rPrChange>
        </w:rPr>
        <w:t xml:space="preserve">. </w:t>
      </w:r>
    </w:p>
    <w:p w14:paraId="1F99B322" w14:textId="10E2ED13" w:rsidR="00A47C2C" w:rsidRPr="00E43D74" w:rsidRDefault="005426D5" w:rsidP="00EF676D">
      <w:pPr>
        <w:pStyle w:val="Heading4"/>
        <w:spacing w:before="120"/>
        <w:rPr>
          <w:rStyle w:val="Strong"/>
          <w:rFonts w:ascii="Garamond" w:hAnsi="Garamond" w:cstheme="majorBidi"/>
          <w:b/>
          <w:bCs w:val="0"/>
          <w:smallCaps/>
          <w:color w:val="000000" w:themeColor="text1"/>
        </w:rPr>
        <w:pPrChange w:id="7730" w:author="Summer 2023 updates" w:date="2024-07-31T13:42:00Z">
          <w:pPr>
            <w:pStyle w:val="Heading4"/>
          </w:pPr>
        </w:pPrChange>
      </w:pPr>
      <w:bookmarkStart w:id="7731" w:name="_Toc141355719"/>
      <w:bookmarkStart w:id="7732" w:name="_Toc110005199"/>
      <w:r w:rsidRPr="00E43D74">
        <w:rPr>
          <w:rStyle w:val="Strong"/>
          <w:rFonts w:ascii="Garamond" w:hAnsi="Garamond" w:cstheme="majorBidi"/>
          <w:b/>
          <w:bCs w:val="0"/>
          <w:smallCaps/>
          <w:color w:val="000000" w:themeColor="text1"/>
        </w:rPr>
        <w:t>Advanced Placement</w:t>
      </w:r>
      <w:r w:rsidR="008C196D" w:rsidRPr="00E43D74">
        <w:rPr>
          <w:rStyle w:val="Strong"/>
          <w:rFonts w:ascii="Garamond" w:hAnsi="Garamond" w:cstheme="majorBidi"/>
          <w:b/>
          <w:bCs w:val="0"/>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Fonts w:ascii="Garamond" w:hAnsi="Garamond" w:cs="Times New Roman"/>
          <w:b w:val="0"/>
          <w:color w:val="000000" w:themeColor="text1"/>
        </w:rPr>
        <w:instrText>Advanced Placement</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cstheme="majorBidi"/>
          <w:b/>
          <w:bCs w:val="0"/>
          <w:smallCaps/>
          <w:color w:val="000000" w:themeColor="text1"/>
        </w:rPr>
        <w:fldChar w:fldCharType="end"/>
      </w:r>
      <w:r w:rsidRPr="00E43D74">
        <w:rPr>
          <w:rStyle w:val="Strong"/>
          <w:rFonts w:ascii="Garamond" w:hAnsi="Garamond" w:cstheme="majorBidi"/>
          <w:b/>
          <w:bCs w:val="0"/>
          <w:smallCaps/>
          <w:color w:val="000000" w:themeColor="text1"/>
        </w:rPr>
        <w:t xml:space="preserve"> (A</w:t>
      </w:r>
      <w:r w:rsidR="00016F9D" w:rsidRPr="00E43D74">
        <w:rPr>
          <w:rStyle w:val="Strong"/>
          <w:rFonts w:ascii="Garamond" w:hAnsi="Garamond" w:cstheme="majorBidi"/>
          <w:b/>
          <w:bCs w:val="0"/>
          <w:smallCaps/>
          <w:color w:val="000000" w:themeColor="text1"/>
        </w:rPr>
        <w:t>P</w:t>
      </w:r>
      <w:r w:rsidRPr="00E43D74">
        <w:rPr>
          <w:rStyle w:val="Strong"/>
          <w:rFonts w:ascii="Garamond" w:hAnsi="Garamond" w:cstheme="majorBidi"/>
          <w:b/>
          <w:bCs w:val="0"/>
          <w:smallCaps/>
          <w:color w:val="000000" w:themeColor="text1"/>
        </w:rPr>
        <w:t>)</w:t>
      </w:r>
      <w:bookmarkEnd w:id="7731"/>
      <w:bookmarkEnd w:id="7732"/>
    </w:p>
    <w:p w14:paraId="6679DF57" w14:textId="0390A7F4" w:rsidR="00A47C2C" w:rsidRPr="00424939" w:rsidRDefault="00A47C2C" w:rsidP="00693AF3">
      <w:pPr>
        <w:pStyle w:val="Noparagraphstyle"/>
        <w:keepNext/>
        <w:keepLines/>
        <w:widowControl/>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College’s Advanced Placement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Advanced Placement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code is 610</w:t>
      </w:r>
      <w:r w:rsidR="00526F26" w:rsidRPr="00424939">
        <w:rPr>
          <w:rFonts w:ascii="Garamond" w:hAnsi="Garamond" w:cs="Times New Roman"/>
          <w:color w:val="000000" w:themeColor="text1"/>
          <w:sz w:val="22"/>
          <w:szCs w:val="22"/>
        </w:rPr>
        <w:t>1</w:t>
      </w:r>
      <w:r w:rsidRPr="00424939">
        <w:rPr>
          <w:rFonts w:ascii="Garamond" w:hAnsi="Garamond" w:cs="Times New Roman"/>
          <w:color w:val="000000" w:themeColor="text1"/>
          <w:sz w:val="22"/>
          <w:szCs w:val="22"/>
        </w:rPr>
        <w:t>.</w:t>
      </w:r>
    </w:p>
    <w:p w14:paraId="6C79EB16" w14:textId="4BE82450" w:rsidR="00A47C2C" w:rsidRPr="00424939" w:rsidRDefault="00A47C2C" w:rsidP="00693AF3">
      <w:pPr>
        <w:pStyle w:val="Noparagraphstyle"/>
        <w:keepNext/>
        <w:keepLines/>
        <w:widowControl/>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Coe College grants college credit for </w:t>
      </w:r>
      <w:r w:rsidR="000A7FF0" w:rsidRPr="00424939">
        <w:rPr>
          <w:rFonts w:ascii="Garamond" w:hAnsi="Garamond" w:cs="Times New Roman"/>
          <w:color w:val="000000" w:themeColor="text1"/>
          <w:sz w:val="22"/>
          <w:szCs w:val="22"/>
        </w:rPr>
        <w:t xml:space="preserve">approved </w:t>
      </w:r>
      <w:r w:rsidRPr="00424939">
        <w:rPr>
          <w:rFonts w:ascii="Garamond" w:hAnsi="Garamond" w:cs="Times New Roman"/>
          <w:color w:val="000000" w:themeColor="text1"/>
          <w:sz w:val="22"/>
          <w:szCs w:val="22"/>
        </w:rPr>
        <w:t>Advanced Placement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Advanced Placement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examination scores of 4 or 5.  </w:t>
      </w:r>
      <w:r w:rsidR="00134D7E" w:rsidRPr="00424939">
        <w:rPr>
          <w:rFonts w:ascii="Garamond" w:hAnsi="Garamond" w:cs="Times New Roman"/>
          <w:color w:val="000000" w:themeColor="text1"/>
          <w:sz w:val="22"/>
          <w:szCs w:val="22"/>
        </w:rPr>
        <w:t xml:space="preserve">AP credit cannot be used to fulfill any general education requirement, including First-Year Seminar, </w:t>
      </w:r>
      <w:r w:rsidR="00E00A64" w:rsidRPr="00424939">
        <w:rPr>
          <w:rFonts w:ascii="Garamond" w:hAnsi="Garamond" w:cs="Times New Roman"/>
          <w:color w:val="000000" w:themeColor="text1"/>
          <w:sz w:val="22"/>
          <w:szCs w:val="22"/>
        </w:rPr>
        <w:t>Liberal Arts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"Liberal Arts" </w:instrText>
      </w:r>
      <w:r w:rsidR="00B8454E" w:rsidRPr="00424939">
        <w:rPr>
          <w:rFonts w:ascii="Garamond" w:hAnsi="Garamond" w:cs="Times New Roman"/>
          <w:color w:val="000000" w:themeColor="text1"/>
          <w:sz w:val="22"/>
          <w:szCs w:val="22"/>
        </w:rPr>
        <w:fldChar w:fldCharType="end"/>
      </w:r>
      <w:r w:rsidR="00E00A64" w:rsidRPr="00424939">
        <w:rPr>
          <w:rFonts w:ascii="Garamond" w:hAnsi="Garamond" w:cs="Times New Roman"/>
          <w:color w:val="000000" w:themeColor="text1"/>
          <w:sz w:val="22"/>
          <w:szCs w:val="22"/>
        </w:rPr>
        <w:t xml:space="preserve"> Core</w:t>
      </w:r>
      <w:r w:rsidR="00134D7E" w:rsidRPr="00424939">
        <w:rPr>
          <w:rFonts w:ascii="Garamond" w:hAnsi="Garamond" w:cs="Times New Roman"/>
          <w:color w:val="000000" w:themeColor="text1"/>
          <w:sz w:val="22"/>
          <w:szCs w:val="22"/>
        </w:rPr>
        <w:t>, Diverse Cultural Perspectives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34D7E" w:rsidRPr="00424939">
        <w:rPr>
          <w:rFonts w:ascii="Garamond" w:hAnsi="Garamond" w:cs="Times New Roman"/>
          <w:color w:val="000000" w:themeColor="text1"/>
          <w:sz w:val="22"/>
          <w:szCs w:val="22"/>
        </w:rPr>
        <w:t xml:space="preserve">, </w:t>
      </w:r>
      <w:r w:rsidR="008D30A9">
        <w:rPr>
          <w:rFonts w:ascii="Garamond" w:hAnsi="Garamond" w:cs="Times New Roman"/>
          <w:color w:val="000000" w:themeColor="text1"/>
          <w:sz w:val="22"/>
          <w:szCs w:val="22"/>
        </w:rPr>
        <w:t xml:space="preserve">the </w:t>
      </w:r>
      <w:r w:rsidR="0004411A" w:rsidRPr="00424939">
        <w:rPr>
          <w:rFonts w:ascii="Garamond" w:hAnsi="Garamond" w:cs="Times New Roman"/>
          <w:color w:val="000000" w:themeColor="text1"/>
          <w:sz w:val="22"/>
          <w:szCs w:val="22"/>
        </w:rPr>
        <w:t>writing emphasis requirement,</w:t>
      </w:r>
      <w:r w:rsidR="008D30A9">
        <w:rPr>
          <w:rFonts w:ascii="Garamond" w:hAnsi="Garamond" w:cs="Times New Roman"/>
          <w:color w:val="000000" w:themeColor="text1"/>
          <w:sz w:val="22"/>
          <w:szCs w:val="22"/>
        </w:rPr>
        <w:t xml:space="preserve"> </w:t>
      </w:r>
      <w:r w:rsidR="00D93228">
        <w:rPr>
          <w:rFonts w:ascii="Garamond" w:hAnsi="Garamond" w:cs="Times New Roman"/>
          <w:color w:val="000000" w:themeColor="text1"/>
          <w:sz w:val="22"/>
          <w:szCs w:val="22"/>
        </w:rPr>
        <w:t>credit in transfer to reduce the number writing emphasis courses required</w:t>
      </w:r>
      <w:r w:rsidR="003755F5">
        <w:rPr>
          <w:rFonts w:ascii="Garamond" w:hAnsi="Garamond" w:cs="Times New Roman"/>
          <w:color w:val="000000" w:themeColor="text1"/>
          <w:sz w:val="22"/>
          <w:szCs w:val="22"/>
        </w:rPr>
        <w:t>,</w:t>
      </w:r>
      <w:r w:rsidR="008D30A9">
        <w:rPr>
          <w:rFonts w:ascii="Garamond" w:hAnsi="Garamond" w:cs="Times New Roman"/>
          <w:color w:val="000000" w:themeColor="text1"/>
          <w:sz w:val="22"/>
          <w:szCs w:val="22"/>
        </w:rPr>
        <w:t xml:space="preserve"> or</w:t>
      </w:r>
      <w:r w:rsidR="0004411A" w:rsidRPr="00424939">
        <w:rPr>
          <w:rFonts w:ascii="Garamond" w:hAnsi="Garamond" w:cs="Times New Roman"/>
          <w:color w:val="000000" w:themeColor="text1"/>
          <w:sz w:val="22"/>
          <w:szCs w:val="22"/>
        </w:rPr>
        <w:t xml:space="preserve"> </w:t>
      </w:r>
      <w:r w:rsidR="00134D7E" w:rsidRPr="00424939">
        <w:rPr>
          <w:rFonts w:ascii="Garamond" w:hAnsi="Garamond" w:cs="Times New Roman"/>
          <w:color w:val="000000" w:themeColor="text1"/>
          <w:sz w:val="22"/>
          <w:szCs w:val="22"/>
        </w:rPr>
        <w:t xml:space="preserve">academic practicum.  </w:t>
      </w:r>
      <w:r w:rsidRPr="00424939">
        <w:rPr>
          <w:rFonts w:ascii="Garamond" w:hAnsi="Garamond" w:cs="Times New Roman"/>
          <w:color w:val="000000" w:themeColor="text1"/>
          <w:sz w:val="22"/>
          <w:szCs w:val="22"/>
        </w:rPr>
        <w:t>Each AP exam may earn 1.0 course credit up to a maximum of eight course credits towards graduation.  Credit is granted upon receipt of the results of the examination, which must be received directly from the Educational Testing Service.  Further information regarding Advanced Placement examination reporting to the College may be obtained in the Office of the Registrar</w:t>
      </w:r>
      <w:r w:rsidR="001403C2" w:rsidRPr="00424939">
        <w:rPr>
          <w:rFonts w:ascii="Garamond" w:hAnsi="Garamond" w:cs="Times New Roman"/>
          <w:color w:val="000000" w:themeColor="text1"/>
          <w:sz w:val="22"/>
          <w:szCs w:val="22"/>
        </w:rPr>
        <w:t xml:space="preserve"> and on Coe’s website</w:t>
      </w:r>
      <w:r w:rsidRPr="00424939">
        <w:rPr>
          <w:rFonts w:ascii="Garamond" w:hAnsi="Garamond" w:cs="Times New Roman"/>
          <w:color w:val="000000" w:themeColor="text1"/>
          <w:sz w:val="22"/>
          <w:szCs w:val="22"/>
        </w:rPr>
        <w:t>.</w:t>
      </w:r>
      <w:r w:rsidR="0004411A" w:rsidRPr="00424939">
        <w:rPr>
          <w:rFonts w:ascii="Garamond" w:hAnsi="Garamond" w:cs="Times New Roman"/>
          <w:color w:val="000000" w:themeColor="text1"/>
          <w:sz w:val="22"/>
          <w:szCs w:val="22"/>
        </w:rPr>
        <w:t xml:space="preserve"> If an equivalent course is taken at Coe </w:t>
      </w:r>
      <w:r w:rsidR="0093555E" w:rsidRPr="00424939">
        <w:rPr>
          <w:rFonts w:ascii="Garamond" w:hAnsi="Garamond" w:cs="Times New Roman"/>
          <w:color w:val="000000" w:themeColor="text1"/>
          <w:sz w:val="22"/>
          <w:szCs w:val="22"/>
        </w:rPr>
        <w:t>C</w:t>
      </w:r>
      <w:r w:rsidR="0004411A" w:rsidRPr="00424939">
        <w:rPr>
          <w:rFonts w:ascii="Garamond" w:hAnsi="Garamond" w:cs="Times New Roman"/>
          <w:color w:val="000000" w:themeColor="text1"/>
          <w:sz w:val="22"/>
          <w:szCs w:val="22"/>
        </w:rPr>
        <w:t>ollege, the AP credit is removed from the transcript.</w:t>
      </w:r>
    </w:p>
    <w:p w14:paraId="1C3CAD12" w14:textId="6D25D8FF" w:rsidR="00A47C2C" w:rsidRPr="00424939" w:rsidRDefault="00016F9D" w:rsidP="00EF676D">
      <w:pPr>
        <w:pStyle w:val="Heading4"/>
        <w:spacing w:before="120"/>
        <w:rPr>
          <w:rStyle w:val="Strong"/>
          <w:rFonts w:ascii="Garamond" w:hAnsi="Garamond"/>
          <w:smallCaps/>
          <w:color w:val="000000" w:themeColor="text1"/>
        </w:rPr>
        <w:pPrChange w:id="7733" w:author="Summer 2023 updates" w:date="2024-07-31T13:42:00Z">
          <w:pPr>
            <w:pStyle w:val="Heading4"/>
          </w:pPr>
        </w:pPrChange>
      </w:pPr>
      <w:bookmarkStart w:id="7734" w:name="_Toc141355720"/>
      <w:bookmarkStart w:id="7735" w:name="_Toc110005200"/>
      <w:r w:rsidRPr="00E43D74">
        <w:rPr>
          <w:rStyle w:val="Strong"/>
          <w:rFonts w:ascii="Garamond" w:hAnsi="Garamond"/>
          <w:b/>
          <w:smallCaps/>
          <w:color w:val="000000" w:themeColor="text1"/>
        </w:rPr>
        <w:t>International Baccalaureate</w:t>
      </w:r>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Fonts w:ascii="Garamond" w:hAnsi="Garamond" w:cs="Times New Roman"/>
          <w:b w:val="0"/>
          <w:color w:val="000000" w:themeColor="text1"/>
        </w:rPr>
        <w:instrText>International Baccalaureate</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r w:rsidRPr="00E43D74">
        <w:rPr>
          <w:rStyle w:val="Strong"/>
          <w:rFonts w:ascii="Garamond" w:hAnsi="Garamond"/>
          <w:b/>
          <w:smallCaps/>
          <w:color w:val="000000" w:themeColor="text1"/>
        </w:rPr>
        <w:t xml:space="preserve"> (IB</w:t>
      </w:r>
      <w:r w:rsidR="005426D5" w:rsidRPr="00E43D74">
        <w:rPr>
          <w:rStyle w:val="Strong"/>
          <w:rFonts w:ascii="Garamond" w:hAnsi="Garamond"/>
          <w:b/>
          <w:smallCaps/>
          <w:color w:val="000000" w:themeColor="text1"/>
        </w:rPr>
        <w:t>)</w:t>
      </w:r>
      <w:bookmarkEnd w:id="7734"/>
      <w:bookmarkEnd w:id="7735"/>
    </w:p>
    <w:p w14:paraId="5EC84B9A" w14:textId="67C9FE25" w:rsidR="00A47C2C" w:rsidRPr="00424939" w:rsidRDefault="00A47C2C"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Coe College credit may be awarded for International Baccalaureate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sz w:val="22"/>
          <w:szCs w:val="22"/>
        </w:rPr>
        <w:instrText>International Baccalaureate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work.  Students may earn 1.0 course credit for each </w:t>
      </w:r>
      <w:r w:rsidR="002468FB" w:rsidRPr="00424939">
        <w:rPr>
          <w:rFonts w:ascii="Garamond" w:hAnsi="Garamond" w:cs="Times New Roman"/>
          <w:color w:val="000000" w:themeColor="text1"/>
          <w:sz w:val="22"/>
          <w:szCs w:val="22"/>
        </w:rPr>
        <w:t>higher-level</w:t>
      </w:r>
      <w:r w:rsidRPr="00424939">
        <w:rPr>
          <w:rFonts w:ascii="Garamond" w:hAnsi="Garamond" w:cs="Times New Roman"/>
          <w:color w:val="000000" w:themeColor="text1"/>
          <w:sz w:val="22"/>
          <w:szCs w:val="22"/>
        </w:rPr>
        <w:t xml:space="preserve"> examination score of 5, 6, or 7 to a maximum of eight course credits.  No credit is granted for standard</w:t>
      </w:r>
      <w:del w:id="7736" w:author="Summer 2023 updates" w:date="2024-07-31T13:42:00Z">
        <w:r w:rsidRPr="00424939">
          <w:rPr>
            <w:rFonts w:ascii="Garamond" w:hAnsi="Garamond" w:cs="Times New Roman"/>
            <w:color w:val="000000" w:themeColor="text1"/>
            <w:sz w:val="22"/>
            <w:szCs w:val="22"/>
          </w:rPr>
          <w:delText xml:space="preserve"> </w:delText>
        </w:r>
      </w:del>
      <w:ins w:id="7737" w:author="Summer 2023 updates" w:date="2024-07-31T13:42:00Z">
        <w:r w:rsidR="00CD4444">
          <w:rPr>
            <w:rFonts w:ascii="Garamond" w:hAnsi="Garamond" w:cs="Times New Roman"/>
            <w:color w:val="000000" w:themeColor="text1"/>
            <w:sz w:val="22"/>
            <w:szCs w:val="22"/>
          </w:rPr>
          <w:t>-</w:t>
        </w:r>
      </w:ins>
      <w:r w:rsidRPr="00424939">
        <w:rPr>
          <w:rFonts w:ascii="Garamond" w:hAnsi="Garamond" w:cs="Times New Roman"/>
          <w:color w:val="000000" w:themeColor="text1"/>
          <w:sz w:val="22"/>
          <w:szCs w:val="22"/>
        </w:rPr>
        <w:t>level examinations.</w:t>
      </w:r>
      <w:del w:id="7738" w:author="Summer 2023 updates" w:date="2024-07-31T13:42:00Z">
        <w:r w:rsidRPr="00424939">
          <w:rPr>
            <w:rFonts w:ascii="Garamond" w:hAnsi="Garamond" w:cs="Times New Roman"/>
            <w:color w:val="000000" w:themeColor="text1"/>
            <w:sz w:val="22"/>
            <w:szCs w:val="22"/>
          </w:rPr>
          <w:delText xml:space="preserve">  Students may not receive college credit for both AP and IB in areas of similar content.</w:delText>
        </w:r>
      </w:del>
      <w:r w:rsidRPr="00424939">
        <w:rPr>
          <w:rFonts w:ascii="Garamond" w:hAnsi="Garamond" w:cs="Times New Roman"/>
          <w:color w:val="000000" w:themeColor="text1"/>
          <w:sz w:val="22"/>
          <w:szCs w:val="22"/>
        </w:rPr>
        <w:t xml:space="preserve">  </w:t>
      </w:r>
      <w:r w:rsidR="00134D7E" w:rsidRPr="00424939">
        <w:rPr>
          <w:rFonts w:ascii="Garamond" w:hAnsi="Garamond" w:cs="Times New Roman"/>
          <w:color w:val="000000" w:themeColor="text1"/>
          <w:sz w:val="22"/>
          <w:szCs w:val="22"/>
        </w:rPr>
        <w:t xml:space="preserve">IB credit cannot be used to fulfill any general education requirement, including First-Year Seminar, </w:t>
      </w:r>
      <w:r w:rsidR="00E00A64" w:rsidRPr="00424939">
        <w:rPr>
          <w:rFonts w:ascii="Garamond" w:hAnsi="Garamond" w:cs="Times New Roman"/>
          <w:color w:val="000000" w:themeColor="text1"/>
          <w:sz w:val="22"/>
          <w:szCs w:val="22"/>
        </w:rPr>
        <w:t>Liberal Arts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"Liberal Arts" </w:instrText>
      </w:r>
      <w:r w:rsidR="00B8454E" w:rsidRPr="00424939">
        <w:rPr>
          <w:rFonts w:ascii="Garamond" w:hAnsi="Garamond" w:cs="Times New Roman"/>
          <w:color w:val="000000" w:themeColor="text1"/>
          <w:sz w:val="22"/>
          <w:szCs w:val="22"/>
        </w:rPr>
        <w:fldChar w:fldCharType="end"/>
      </w:r>
      <w:r w:rsidR="00E00A64" w:rsidRPr="00424939">
        <w:rPr>
          <w:rFonts w:ascii="Garamond" w:hAnsi="Garamond" w:cs="Times New Roman"/>
          <w:color w:val="000000" w:themeColor="text1"/>
          <w:sz w:val="22"/>
          <w:szCs w:val="22"/>
        </w:rPr>
        <w:t xml:space="preserve"> Core</w:t>
      </w:r>
      <w:r w:rsidR="00134D7E" w:rsidRPr="00424939">
        <w:rPr>
          <w:rFonts w:ascii="Garamond" w:hAnsi="Garamond" w:cs="Times New Roman"/>
          <w:color w:val="000000" w:themeColor="text1"/>
          <w:sz w:val="22"/>
          <w:szCs w:val="22"/>
        </w:rPr>
        <w:t>, Diverse Cultural Perspectives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b/>
          <w:color w:val="000000" w:themeColor="text1"/>
        </w:rPr>
        <w:instrText>Diverse Cultural Perspectives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134D7E" w:rsidRPr="00424939">
        <w:rPr>
          <w:rFonts w:ascii="Garamond" w:hAnsi="Garamond" w:cs="Times New Roman"/>
          <w:color w:val="000000" w:themeColor="text1"/>
          <w:sz w:val="22"/>
          <w:szCs w:val="22"/>
        </w:rPr>
        <w:t xml:space="preserve">, </w:t>
      </w:r>
      <w:r w:rsidR="008D30A9">
        <w:rPr>
          <w:rFonts w:ascii="Garamond" w:hAnsi="Garamond" w:cs="Times New Roman"/>
          <w:color w:val="000000" w:themeColor="text1"/>
          <w:sz w:val="22"/>
          <w:szCs w:val="22"/>
        </w:rPr>
        <w:t xml:space="preserve">the </w:t>
      </w:r>
      <w:r w:rsidR="0004411A" w:rsidRPr="00424939">
        <w:rPr>
          <w:rFonts w:ascii="Garamond" w:hAnsi="Garamond" w:cs="Times New Roman"/>
          <w:color w:val="000000" w:themeColor="text1"/>
          <w:sz w:val="22"/>
          <w:szCs w:val="22"/>
        </w:rPr>
        <w:t xml:space="preserve">writing emphasis requirement, </w:t>
      </w:r>
      <w:r w:rsidR="008D30A9">
        <w:rPr>
          <w:rFonts w:ascii="Garamond" w:hAnsi="Garamond" w:cs="Times New Roman"/>
          <w:color w:val="000000" w:themeColor="text1"/>
          <w:sz w:val="22"/>
          <w:szCs w:val="22"/>
        </w:rPr>
        <w:t xml:space="preserve">credit in transfer </w:t>
      </w:r>
      <w:r w:rsidR="003755F5">
        <w:rPr>
          <w:rFonts w:ascii="Garamond" w:hAnsi="Garamond" w:cs="Times New Roman"/>
          <w:color w:val="000000" w:themeColor="text1"/>
          <w:sz w:val="22"/>
          <w:szCs w:val="22"/>
        </w:rPr>
        <w:t>to reduce the</w:t>
      </w:r>
      <w:r w:rsidR="00D93228">
        <w:rPr>
          <w:rFonts w:ascii="Garamond" w:hAnsi="Garamond" w:cs="Times New Roman"/>
          <w:color w:val="000000" w:themeColor="text1"/>
          <w:sz w:val="22"/>
          <w:szCs w:val="22"/>
        </w:rPr>
        <w:t xml:space="preserve"> number of</w:t>
      </w:r>
      <w:r w:rsidR="003755F5">
        <w:rPr>
          <w:rFonts w:ascii="Garamond" w:hAnsi="Garamond" w:cs="Times New Roman"/>
          <w:color w:val="000000" w:themeColor="text1"/>
          <w:sz w:val="22"/>
          <w:szCs w:val="22"/>
        </w:rPr>
        <w:t xml:space="preserve"> writing emphasis courses required</w:t>
      </w:r>
      <w:r w:rsidR="008D30A9">
        <w:rPr>
          <w:rFonts w:ascii="Garamond" w:hAnsi="Garamond" w:cs="Times New Roman"/>
          <w:color w:val="000000" w:themeColor="text1"/>
          <w:sz w:val="22"/>
          <w:szCs w:val="22"/>
        </w:rPr>
        <w:t xml:space="preserve">, </w:t>
      </w:r>
      <w:r w:rsidR="00134D7E" w:rsidRPr="00424939">
        <w:rPr>
          <w:rFonts w:ascii="Garamond" w:hAnsi="Garamond" w:cs="Times New Roman"/>
          <w:color w:val="000000" w:themeColor="text1"/>
          <w:sz w:val="22"/>
          <w:szCs w:val="22"/>
        </w:rPr>
        <w:t xml:space="preserve">or academic practicum.  </w:t>
      </w:r>
      <w:r w:rsidRPr="00424939">
        <w:rPr>
          <w:rFonts w:ascii="Garamond" w:hAnsi="Garamond" w:cs="Times New Roman"/>
          <w:color w:val="000000" w:themeColor="text1"/>
          <w:sz w:val="22"/>
          <w:szCs w:val="22"/>
        </w:rPr>
        <w:t>Credit is granted upon receipt of the results of the examination, which must be received directly from IB.  Further information regarding International Baccalaureate examination reporting to the College may be obtained in the Office of the Registrar</w:t>
      </w:r>
      <w:r w:rsidR="001403C2" w:rsidRPr="00424939">
        <w:rPr>
          <w:rFonts w:ascii="Garamond" w:hAnsi="Garamond" w:cs="Times New Roman"/>
          <w:color w:val="000000" w:themeColor="text1"/>
          <w:sz w:val="22"/>
          <w:szCs w:val="22"/>
        </w:rPr>
        <w:t xml:space="preserve"> and on Coe’s website.</w:t>
      </w:r>
      <w:r w:rsidR="0004411A" w:rsidRPr="00424939">
        <w:rPr>
          <w:rFonts w:ascii="Garamond" w:hAnsi="Garamond" w:cs="Times New Roman"/>
          <w:color w:val="000000" w:themeColor="text1"/>
          <w:sz w:val="22"/>
          <w:szCs w:val="22"/>
        </w:rPr>
        <w:t xml:space="preserve">  If an equivalent course is taken at Coe College, the </w:t>
      </w:r>
      <w:r w:rsidR="00F33C72" w:rsidRPr="00424939">
        <w:rPr>
          <w:rFonts w:ascii="Garamond" w:hAnsi="Garamond" w:cs="Times New Roman"/>
          <w:color w:val="000000" w:themeColor="text1"/>
          <w:sz w:val="22"/>
          <w:szCs w:val="22"/>
        </w:rPr>
        <w:t>IB</w:t>
      </w:r>
      <w:r w:rsidR="0004411A" w:rsidRPr="00424939">
        <w:rPr>
          <w:rFonts w:ascii="Garamond" w:hAnsi="Garamond" w:cs="Times New Roman"/>
          <w:color w:val="000000" w:themeColor="text1"/>
          <w:sz w:val="22"/>
          <w:szCs w:val="22"/>
        </w:rPr>
        <w:t xml:space="preserve"> credit is removed from the transcript.</w:t>
      </w:r>
    </w:p>
    <w:p w14:paraId="0F1F8194" w14:textId="27950340" w:rsidR="00D66DAD" w:rsidRPr="00E43D74" w:rsidRDefault="005426D5" w:rsidP="00EF676D">
      <w:pPr>
        <w:pStyle w:val="Heading4"/>
        <w:spacing w:before="120"/>
        <w:rPr>
          <w:rStyle w:val="Strong"/>
          <w:rFonts w:ascii="Garamond" w:hAnsi="Garamond"/>
          <w:b/>
          <w:smallCaps/>
          <w:color w:val="000000" w:themeColor="text1"/>
        </w:rPr>
        <w:pPrChange w:id="7739" w:author="Summer 2023 updates" w:date="2024-07-31T13:42:00Z">
          <w:pPr>
            <w:pStyle w:val="Heading4"/>
          </w:pPr>
        </w:pPrChange>
      </w:pPr>
      <w:bookmarkStart w:id="7740" w:name="_Toc141355721"/>
      <w:bookmarkStart w:id="7741" w:name="_Toc110005201"/>
      <w:r w:rsidRPr="00E43D74">
        <w:rPr>
          <w:rStyle w:val="Strong"/>
          <w:rFonts w:ascii="Garamond" w:hAnsi="Garamond"/>
          <w:b/>
          <w:smallCaps/>
          <w:color w:val="000000" w:themeColor="text1"/>
        </w:rPr>
        <w:t>Class Attendance</w:t>
      </w:r>
      <w:bookmarkEnd w:id="7740"/>
      <w:bookmarkEnd w:id="7741"/>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Attendance</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p>
    <w:p w14:paraId="46BABC12" w14:textId="4B27CE0C" w:rsidR="00D66DAD" w:rsidRPr="00424939" w:rsidRDefault="00D66DAD"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Regular class attendance</w:t>
      </w:r>
      <w:r w:rsidR="00B76E1A" w:rsidRPr="00424939">
        <w:rPr>
          <w:rFonts w:ascii="Garamond" w:hAnsi="Garamond" w:cs="Times New Roman"/>
          <w:color w:val="000000" w:themeColor="text1"/>
          <w:sz w:val="22"/>
          <w:szCs w:val="22"/>
        </w:rPr>
        <w:fldChar w:fldCharType="begin"/>
      </w:r>
      <w:r w:rsidR="00B76E1A" w:rsidRPr="00D30C98">
        <w:rPr>
          <w:rFonts w:ascii="Garamond" w:hAnsi="Garamond"/>
          <w:color w:val="000000" w:themeColor="text1"/>
          <w:sz w:val="22"/>
          <w:rPrChange w:id="7742" w:author="Summer 2023 updates" w:date="2024-07-31T13:42:00Z">
            <w:rPr>
              <w:rFonts w:ascii="Garamond" w:hAnsi="Garamond"/>
              <w:color w:val="000000" w:themeColor="text1"/>
            </w:rPr>
          </w:rPrChange>
        </w:rPr>
        <w:instrText xml:space="preserve"> XE "</w:instrText>
      </w:r>
      <w:del w:id="7743" w:author="Summer 2023 updates" w:date="2024-07-31T13:42:00Z">
        <w:r w:rsidR="00B76E1A" w:rsidRPr="00424939">
          <w:rPr>
            <w:rStyle w:val="Strong"/>
            <w:rFonts w:ascii="Garamond" w:hAnsi="Garamond"/>
            <w:color w:val="000000" w:themeColor="text1"/>
          </w:rPr>
          <w:delInstrText>attendance</w:delInstrText>
        </w:r>
      </w:del>
      <w:ins w:id="7744" w:author="Summer 2023 updates" w:date="2024-07-31T13:42:00Z">
        <w:r w:rsidR="00D30C98" w:rsidRPr="00D30C98">
          <w:rPr>
            <w:rFonts w:ascii="Garamond" w:hAnsi="Garamond" w:cs="Times New Roman"/>
            <w:b/>
            <w:color w:val="000000" w:themeColor="text1"/>
            <w:sz w:val="22"/>
            <w:szCs w:val="22"/>
          </w:rPr>
          <w:instrText>A</w:instrText>
        </w:r>
        <w:r w:rsidR="00B76E1A" w:rsidRPr="00D30C98">
          <w:rPr>
            <w:rFonts w:ascii="Garamond" w:hAnsi="Garamond" w:cs="Times New Roman"/>
            <w:b/>
            <w:color w:val="000000" w:themeColor="text1"/>
            <w:sz w:val="22"/>
            <w:szCs w:val="22"/>
          </w:rPr>
          <w:instrText>ttendance</w:instrText>
        </w:r>
      </w:ins>
      <w:r w:rsidR="00B76E1A" w:rsidRPr="00D30C98">
        <w:rPr>
          <w:rFonts w:ascii="Garamond" w:hAnsi="Garamond"/>
          <w:color w:val="000000" w:themeColor="text1"/>
          <w:sz w:val="22"/>
          <w:rPrChange w:id="7745" w:author="Summer 2023 updates" w:date="2024-07-31T13:42:00Z">
            <w:rPr>
              <w:rFonts w:ascii="Garamond" w:hAnsi="Garamond"/>
              <w:color w:val="000000" w:themeColor="text1"/>
            </w:rPr>
          </w:rPrChange>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is expected, although the instructor of each course sets the standard expected to be met by the students. The College expects attendance on all scheduled days, including the first and last day of a term, as well as the class days immediately preceding and following College holidays. Students officially representing the College are excused as necessary prior to the absence. Students on academic probation are not excused from attending class to participate in extra-curricular activities. </w:t>
      </w:r>
    </w:p>
    <w:p w14:paraId="54820844" w14:textId="24572ABD" w:rsidR="00E777DB" w:rsidRPr="00E43D74" w:rsidRDefault="005426D5" w:rsidP="00EF676D">
      <w:pPr>
        <w:pStyle w:val="Heading4"/>
        <w:spacing w:before="120"/>
        <w:rPr>
          <w:rStyle w:val="Strong"/>
          <w:rFonts w:ascii="Garamond" w:hAnsi="Garamond"/>
          <w:b/>
          <w:smallCaps/>
          <w:color w:val="000000" w:themeColor="text1"/>
        </w:rPr>
        <w:pPrChange w:id="7746" w:author="Summer 2023 updates" w:date="2024-07-31T13:42:00Z">
          <w:pPr>
            <w:pStyle w:val="Heading4"/>
          </w:pPr>
        </w:pPrChange>
      </w:pPr>
      <w:bookmarkStart w:id="7747" w:name="_Toc141355722"/>
      <w:bookmarkStart w:id="7748" w:name="_Toc110005202"/>
      <w:r w:rsidRPr="00E43D74">
        <w:rPr>
          <w:rStyle w:val="Strong"/>
          <w:rFonts w:ascii="Garamond" w:hAnsi="Garamond"/>
          <w:b/>
          <w:smallCaps/>
          <w:color w:val="000000" w:themeColor="text1"/>
        </w:rPr>
        <w:t>Final Exams</w:t>
      </w:r>
      <w:bookmarkEnd w:id="7747"/>
      <w:bookmarkEnd w:id="7748"/>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Final Exams</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p>
    <w:p w14:paraId="0A5E2C1C" w14:textId="017CCC86" w:rsidR="00D36419" w:rsidRPr="00424939" w:rsidRDefault="00E777DB"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final exam schedule is published by the Registrar. It is expected that final exams will be given during the time scheduled for each course. There may be extraordinary cases when an individual student has a compelling reason for taking an exam at a time other than that scheduled. In such cases the instructor may properly decide to let that individual take the exam at another time. Having more than two exams scheduled on one day would justify allowing a student to take a third exam on another day. The instructor of the course with the highest course number will move the exam, for that student only, to a mutually convenient time.</w:t>
      </w:r>
    </w:p>
    <w:p w14:paraId="45093866" w14:textId="51187ED2" w:rsidR="004424C3" w:rsidRPr="00E43D74" w:rsidRDefault="00934472" w:rsidP="00EF676D">
      <w:pPr>
        <w:pStyle w:val="Heading4"/>
        <w:spacing w:before="120"/>
        <w:rPr>
          <w:rStyle w:val="Strong"/>
          <w:rFonts w:ascii="Garamond" w:hAnsi="Garamond"/>
          <w:b/>
          <w:smallCaps/>
          <w:color w:val="000000" w:themeColor="text1"/>
        </w:rPr>
        <w:pPrChange w:id="7749" w:author="Summer 2023 updates" w:date="2024-07-31T13:42:00Z">
          <w:pPr>
            <w:pStyle w:val="Heading4"/>
          </w:pPr>
        </w:pPrChange>
      </w:pPr>
      <w:bookmarkStart w:id="7750" w:name="_Toc141355723"/>
      <w:bookmarkStart w:id="7751" w:name="_Toc110005203"/>
      <w:r w:rsidRPr="00E43D74">
        <w:rPr>
          <w:rStyle w:val="Strong"/>
          <w:rFonts w:ascii="Garamond" w:hAnsi="Garamond"/>
          <w:b/>
          <w:smallCaps/>
          <w:color w:val="000000" w:themeColor="text1"/>
        </w:rPr>
        <w:t xml:space="preserve">Participation </w:t>
      </w:r>
      <w:del w:id="7752" w:author="Summer 2023 updates" w:date="2024-07-31T13:42:00Z">
        <w:r w:rsidR="005426D5" w:rsidRPr="00E43D74">
          <w:rPr>
            <w:rStyle w:val="Strong"/>
            <w:rFonts w:ascii="Garamond" w:hAnsi="Garamond"/>
            <w:b/>
            <w:smallCaps/>
            <w:color w:val="000000" w:themeColor="text1"/>
          </w:rPr>
          <w:delText>In</w:delText>
        </w:r>
      </w:del>
      <w:ins w:id="7753" w:author="Summer 2023 updates" w:date="2024-07-31T13:42:00Z">
        <w:r w:rsidR="00CB4D7E">
          <w:rPr>
            <w:rStyle w:val="Strong"/>
            <w:rFonts w:ascii="Garamond" w:hAnsi="Garamond"/>
            <w:b/>
            <w:smallCaps/>
            <w:color w:val="000000" w:themeColor="text1"/>
          </w:rPr>
          <w:t>i</w:t>
        </w:r>
        <w:r w:rsidR="005426D5" w:rsidRPr="00E43D74">
          <w:rPr>
            <w:rStyle w:val="Strong"/>
            <w:rFonts w:ascii="Garamond" w:hAnsi="Garamond"/>
            <w:b/>
            <w:smallCaps/>
            <w:color w:val="000000" w:themeColor="text1"/>
          </w:rPr>
          <w:t>n</w:t>
        </w:r>
      </w:ins>
      <w:r w:rsidR="005426D5" w:rsidRPr="00E43D74">
        <w:rPr>
          <w:rStyle w:val="Strong"/>
          <w:rFonts w:ascii="Garamond" w:hAnsi="Garamond"/>
          <w:b/>
          <w:smallCaps/>
          <w:color w:val="000000" w:themeColor="text1"/>
        </w:rPr>
        <w:t xml:space="preserve"> </w:t>
      </w:r>
      <w:r w:rsidRPr="00E43D74">
        <w:rPr>
          <w:rStyle w:val="Strong"/>
          <w:rFonts w:ascii="Garamond" w:hAnsi="Garamond"/>
          <w:b/>
          <w:smallCaps/>
          <w:color w:val="000000" w:themeColor="text1"/>
        </w:rPr>
        <w:t>Commencement</w:t>
      </w:r>
      <w:bookmarkEnd w:id="7750"/>
      <w:bookmarkEnd w:id="7751"/>
      <w:r w:rsidR="008C196D" w:rsidRPr="00E43D74">
        <w:rPr>
          <w:rStyle w:val="Strong"/>
          <w:rFonts w:ascii="Garamond" w:hAnsi="Garamond"/>
          <w:b/>
          <w:smallCaps/>
          <w:color w:val="000000" w:themeColor="text1"/>
        </w:rPr>
        <w:fldChar w:fldCharType="begin"/>
      </w:r>
      <w:r w:rsidR="008C196D" w:rsidRPr="00E43D74">
        <w:rPr>
          <w:rFonts w:ascii="Garamond" w:hAnsi="Garamond"/>
          <w:b w:val="0"/>
          <w:color w:val="000000" w:themeColor="text1"/>
        </w:rPr>
        <w:instrText xml:space="preserve"> XE "</w:instrText>
      </w:r>
      <w:r w:rsidR="008C196D" w:rsidRPr="00E43D74">
        <w:rPr>
          <w:rStyle w:val="Strong"/>
          <w:rFonts w:ascii="Garamond" w:hAnsi="Garamond"/>
          <w:b/>
          <w:smallCaps/>
          <w:color w:val="000000" w:themeColor="text1"/>
        </w:rPr>
        <w:instrText>Commencement</w:instrText>
      </w:r>
      <w:r w:rsidR="008C196D" w:rsidRPr="00E43D74">
        <w:rPr>
          <w:rFonts w:ascii="Garamond" w:hAnsi="Garamond"/>
          <w:b w:val="0"/>
          <w:color w:val="000000" w:themeColor="text1"/>
        </w:rPr>
        <w:instrText xml:space="preserve">" </w:instrText>
      </w:r>
      <w:r w:rsidR="008C196D" w:rsidRPr="00E43D74">
        <w:rPr>
          <w:rStyle w:val="Strong"/>
          <w:rFonts w:ascii="Garamond" w:hAnsi="Garamond"/>
          <w:b/>
          <w:smallCaps/>
          <w:color w:val="000000" w:themeColor="text1"/>
        </w:rPr>
        <w:fldChar w:fldCharType="end"/>
      </w:r>
      <w:r w:rsidRPr="00E43D74">
        <w:rPr>
          <w:rStyle w:val="Strong"/>
          <w:rFonts w:ascii="Garamond" w:hAnsi="Garamond"/>
          <w:b/>
          <w:smallCaps/>
          <w:color w:val="000000" w:themeColor="text1"/>
        </w:rPr>
        <w:t xml:space="preserve"> </w:t>
      </w:r>
    </w:p>
    <w:p w14:paraId="0DC578A6" w14:textId="526D3217" w:rsidR="004424C3" w:rsidRPr="00424939" w:rsidRDefault="00057F48" w:rsidP="004E2DAA">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w:t>
      </w:r>
      <w:r w:rsidR="001403C2" w:rsidRPr="00424939">
        <w:rPr>
          <w:rFonts w:ascii="Garamond" w:hAnsi="Garamond" w:cs="Times New Roman"/>
          <w:color w:val="000000" w:themeColor="text1"/>
          <w:sz w:val="22"/>
          <w:szCs w:val="22"/>
        </w:rPr>
        <w:t xml:space="preserve">can </w:t>
      </w:r>
      <w:r w:rsidR="00730329" w:rsidRPr="00424939">
        <w:rPr>
          <w:rFonts w:ascii="Garamond" w:hAnsi="Garamond" w:cs="Times New Roman"/>
          <w:color w:val="000000" w:themeColor="text1"/>
          <w:sz w:val="22"/>
          <w:szCs w:val="22"/>
        </w:rPr>
        <w:t>participate in Commencement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Commencement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when they have met all the requirements for graduation for one of Coe’s degrees</w:t>
      </w:r>
      <w:r w:rsidR="00B64220"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del w:id="7754" w:author="Summer 2023 updates" w:date="2024-07-31T13:42:00Z">
        <w:r w:rsidRPr="00424939">
          <w:rPr>
            <w:rFonts w:ascii="Garamond" w:hAnsi="Garamond" w:cs="Times New Roman"/>
            <w:color w:val="000000" w:themeColor="text1"/>
            <w:sz w:val="22"/>
            <w:szCs w:val="22"/>
          </w:rPr>
          <w:delText>their financial obligations to Coe College are met</w:delText>
        </w:r>
        <w:r w:rsidR="00D90C14" w:rsidRPr="00424939">
          <w:rPr>
            <w:rFonts w:ascii="Garamond" w:hAnsi="Garamond" w:cs="Times New Roman"/>
            <w:color w:val="000000" w:themeColor="text1"/>
            <w:sz w:val="22"/>
            <w:szCs w:val="22"/>
          </w:rPr>
          <w:delText xml:space="preserve">, and </w:delText>
        </w:r>
      </w:del>
      <w:r w:rsidR="00D90C14" w:rsidRPr="00424939">
        <w:rPr>
          <w:rFonts w:ascii="Garamond" w:hAnsi="Garamond" w:cs="Times New Roman"/>
          <w:color w:val="000000" w:themeColor="text1"/>
          <w:sz w:val="22"/>
          <w:szCs w:val="22"/>
        </w:rPr>
        <w:t>they have completed their Intent to Graduate form</w:t>
      </w:r>
      <w:ins w:id="7755" w:author="Summer 2023 updates" w:date="2024-07-31T13:42:00Z">
        <w:r w:rsidR="00C0603A">
          <w:rPr>
            <w:rFonts w:ascii="Garamond" w:hAnsi="Garamond" w:cs="Times New Roman"/>
            <w:color w:val="000000" w:themeColor="text1"/>
            <w:sz w:val="22"/>
            <w:szCs w:val="22"/>
          </w:rPr>
          <w:t>,</w:t>
        </w:r>
      </w:ins>
      <w:r w:rsidR="00D90C14" w:rsidRPr="00424939">
        <w:rPr>
          <w:rFonts w:ascii="Garamond" w:hAnsi="Garamond" w:cs="Times New Roman"/>
          <w:color w:val="000000" w:themeColor="text1"/>
          <w:sz w:val="22"/>
          <w:szCs w:val="22"/>
        </w:rPr>
        <w:t xml:space="preserve"> and it </w:t>
      </w:r>
      <w:r w:rsidR="00D90C14" w:rsidRPr="00706245">
        <w:rPr>
          <w:rFonts w:ascii="Garamond" w:hAnsi="Garamond"/>
          <w:color w:val="auto"/>
          <w:sz w:val="22"/>
          <w:rPrChange w:id="7756" w:author="Summer 2023 updates" w:date="2024-07-31T13:42:00Z">
            <w:rPr>
              <w:rFonts w:ascii="Garamond" w:hAnsi="Garamond"/>
              <w:color w:val="000000" w:themeColor="text1"/>
              <w:sz w:val="22"/>
            </w:rPr>
          </w:rPrChange>
        </w:rPr>
        <w:t xml:space="preserve">has </w:t>
      </w:r>
      <w:r w:rsidR="00BF68D1" w:rsidRPr="00706245">
        <w:rPr>
          <w:rFonts w:ascii="Garamond" w:hAnsi="Garamond"/>
          <w:color w:val="auto"/>
          <w:sz w:val="22"/>
          <w:rPrChange w:id="7757" w:author="Summer 2023 updates" w:date="2024-07-31T13:42:00Z">
            <w:rPr>
              <w:rFonts w:ascii="Garamond" w:hAnsi="Garamond"/>
              <w:color w:val="000000" w:themeColor="text1"/>
              <w:sz w:val="22"/>
            </w:rPr>
          </w:rPrChange>
        </w:rPr>
        <w:t xml:space="preserve">been </w:t>
      </w:r>
      <w:ins w:id="7758" w:author="Summer 2023 updates" w:date="2024-07-31T13:42:00Z">
        <w:r w:rsidR="00BF68D1" w:rsidRPr="00706245">
          <w:rPr>
            <w:rFonts w:ascii="Garamond" w:hAnsi="Garamond" w:cs="Times New Roman"/>
            <w:bCs/>
            <w:color w:val="auto"/>
            <w:sz w:val="22"/>
          </w:rPr>
          <w:t>fully</w:t>
        </w:r>
        <w:r w:rsidR="007C57B7" w:rsidRPr="00706245">
          <w:rPr>
            <w:rFonts w:ascii="Garamond" w:hAnsi="Garamond" w:cs="Times New Roman"/>
            <w:bCs/>
            <w:color w:val="auto"/>
            <w:sz w:val="22"/>
          </w:rPr>
          <w:t xml:space="preserve"> processed and </w:t>
        </w:r>
      </w:ins>
      <w:r w:rsidR="007C57B7" w:rsidRPr="00706245">
        <w:rPr>
          <w:rFonts w:ascii="Garamond" w:hAnsi="Garamond"/>
          <w:color w:val="auto"/>
          <w:sz w:val="22"/>
          <w:rPrChange w:id="7759" w:author="Summer 2023 updates" w:date="2024-07-31T13:42:00Z">
            <w:rPr>
              <w:rFonts w:ascii="Garamond" w:hAnsi="Garamond"/>
              <w:color w:val="000000" w:themeColor="text1"/>
              <w:sz w:val="22"/>
            </w:rPr>
          </w:rPrChange>
        </w:rPr>
        <w:t>approved</w:t>
      </w:r>
      <w:del w:id="7760" w:author="Summer 2023 updates" w:date="2024-07-31T13:42:00Z">
        <w:r w:rsidRPr="00424939">
          <w:rPr>
            <w:rFonts w:ascii="Garamond" w:hAnsi="Garamond" w:cs="Times New Roman"/>
            <w:color w:val="000000" w:themeColor="text1"/>
            <w:sz w:val="22"/>
            <w:szCs w:val="22"/>
          </w:rPr>
          <w:delText>.</w:delText>
        </w:r>
      </w:del>
      <w:ins w:id="7761" w:author="Summer 2023 updates" w:date="2024-07-31T13:42:00Z">
        <w:r w:rsidR="007C57B7" w:rsidRPr="00706245">
          <w:rPr>
            <w:rFonts w:ascii="Garamond" w:hAnsi="Garamond" w:cs="Times New Roman"/>
            <w:bCs/>
            <w:color w:val="auto"/>
            <w:sz w:val="22"/>
          </w:rPr>
          <w:t xml:space="preserve"> by the </w:t>
        </w:r>
        <w:r w:rsidR="00BF68D1" w:rsidRPr="00706245">
          <w:rPr>
            <w:rFonts w:ascii="Garamond" w:hAnsi="Garamond" w:cs="Times New Roman"/>
            <w:bCs/>
            <w:color w:val="auto"/>
            <w:sz w:val="22"/>
          </w:rPr>
          <w:t>Registrar’s</w:t>
        </w:r>
        <w:r w:rsidR="007C57B7" w:rsidRPr="00706245">
          <w:rPr>
            <w:rFonts w:ascii="Garamond" w:hAnsi="Garamond" w:cs="Times New Roman"/>
            <w:bCs/>
            <w:color w:val="auto"/>
            <w:sz w:val="22"/>
          </w:rPr>
          <w:t xml:space="preserve"> Office</w:t>
        </w:r>
        <w:r w:rsidR="007C57B7" w:rsidRPr="00706245">
          <w:rPr>
            <w:rFonts w:ascii="Garamond" w:hAnsi="Garamond" w:cs="Times New Roman"/>
            <w:color w:val="auto"/>
            <w:sz w:val="22"/>
          </w:rPr>
          <w:t>. (Intent</w:t>
        </w:r>
        <w:r w:rsidR="007C57B7" w:rsidRPr="00706245">
          <w:rPr>
            <w:rFonts w:ascii="Garamond" w:hAnsi="Garamond" w:cs="Times New Roman"/>
            <w:bCs/>
            <w:color w:val="auto"/>
            <w:sz w:val="22"/>
          </w:rPr>
          <w:t xml:space="preserve"> to Graduate forms will be processed in the order they are received. Submissions past the deadline have no guarantee of being processed for </w:t>
        </w:r>
        <w:r w:rsidR="00C0603A">
          <w:rPr>
            <w:rFonts w:ascii="Garamond" w:hAnsi="Garamond" w:cs="Times New Roman"/>
            <w:bCs/>
            <w:color w:val="auto"/>
            <w:sz w:val="22"/>
          </w:rPr>
          <w:t>C</w:t>
        </w:r>
        <w:r w:rsidR="007C57B7" w:rsidRPr="00706245">
          <w:rPr>
            <w:rFonts w:ascii="Garamond" w:hAnsi="Garamond" w:cs="Times New Roman"/>
            <w:bCs/>
            <w:color w:val="auto"/>
            <w:sz w:val="22"/>
          </w:rPr>
          <w:t>ommencement participation.)</w:t>
        </w:r>
      </w:ins>
      <w:r w:rsidRPr="00706245">
        <w:rPr>
          <w:rFonts w:ascii="Garamond" w:hAnsi="Garamond"/>
          <w:color w:val="auto"/>
          <w:sz w:val="22"/>
          <w:rPrChange w:id="7762" w:author="Summer 2023 updates" w:date="2024-07-31T13:42:00Z">
            <w:rPr>
              <w:rFonts w:ascii="Garamond" w:hAnsi="Garamond"/>
              <w:color w:val="000000" w:themeColor="text1"/>
              <w:sz w:val="22"/>
            </w:rPr>
          </w:rPrChange>
        </w:rPr>
        <w:t xml:space="preserve">  </w:t>
      </w:r>
      <w:r w:rsidR="008C6A76" w:rsidRPr="00706245">
        <w:rPr>
          <w:rFonts w:ascii="Garamond" w:hAnsi="Garamond"/>
          <w:color w:val="auto"/>
          <w:sz w:val="22"/>
          <w:rPrChange w:id="7763" w:author="Summer 2023 updates" w:date="2024-07-31T13:42:00Z">
            <w:rPr>
              <w:rFonts w:ascii="Garamond" w:hAnsi="Garamond"/>
              <w:color w:val="000000" w:themeColor="text1"/>
              <w:sz w:val="22"/>
            </w:rPr>
          </w:rPrChange>
        </w:rPr>
        <w:t xml:space="preserve">In </w:t>
      </w:r>
      <w:r w:rsidR="008C6A76" w:rsidRPr="00424939">
        <w:rPr>
          <w:rFonts w:ascii="Garamond" w:hAnsi="Garamond" w:cs="Times New Roman"/>
          <w:color w:val="000000" w:themeColor="text1"/>
          <w:sz w:val="22"/>
          <w:szCs w:val="22"/>
        </w:rPr>
        <w:t xml:space="preserve">addition, all students, unless excused in writing by the </w:t>
      </w:r>
      <w:r w:rsidR="00A36240">
        <w:rPr>
          <w:rFonts w:ascii="Garamond" w:hAnsi="Garamond" w:cs="Times New Roman"/>
          <w:color w:val="000000" w:themeColor="text1"/>
          <w:sz w:val="22"/>
          <w:szCs w:val="22"/>
        </w:rPr>
        <w:t>Provost</w:t>
      </w:r>
      <w:r w:rsidR="008C6A76" w:rsidRPr="00424939">
        <w:rPr>
          <w:rFonts w:ascii="Garamond" w:hAnsi="Garamond" w:cs="Times New Roman"/>
          <w:color w:val="000000" w:themeColor="text1"/>
          <w:sz w:val="22"/>
          <w:szCs w:val="22"/>
        </w:rPr>
        <w:t xml:space="preserve">, must complete a survey assessing their educational experience at Coe.  All </w:t>
      </w:r>
      <w:r w:rsidR="00577561">
        <w:rPr>
          <w:rFonts w:ascii="Garamond" w:hAnsi="Garamond" w:cs="Times New Roman"/>
          <w:color w:val="000000" w:themeColor="text1"/>
          <w:sz w:val="22"/>
          <w:szCs w:val="22"/>
        </w:rPr>
        <w:t xml:space="preserve">pending </w:t>
      </w:r>
      <w:r w:rsidR="008C6A76" w:rsidRPr="00424939">
        <w:rPr>
          <w:rFonts w:ascii="Garamond" w:hAnsi="Garamond" w:cs="Times New Roman"/>
          <w:color w:val="000000" w:themeColor="text1"/>
          <w:sz w:val="22"/>
          <w:szCs w:val="22"/>
        </w:rPr>
        <w:t xml:space="preserve">graduates must participate in Commencement exercises unless excused in writing by the </w:t>
      </w:r>
      <w:r w:rsidR="00577561">
        <w:rPr>
          <w:rFonts w:ascii="Garamond" w:hAnsi="Garamond" w:cs="Times New Roman"/>
          <w:color w:val="000000" w:themeColor="text1"/>
          <w:sz w:val="22"/>
          <w:szCs w:val="22"/>
        </w:rPr>
        <w:t>Registrar.</w:t>
      </w:r>
      <w:r w:rsidR="002E2CCC" w:rsidRPr="00424939">
        <w:rPr>
          <w:rFonts w:ascii="Garamond" w:hAnsi="Garamond" w:cs="Times New Roman"/>
          <w:color w:val="000000" w:themeColor="text1"/>
          <w:sz w:val="22"/>
          <w:szCs w:val="22"/>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s="Times New Roman"/>
          <w:color w:val="000000" w:themeColor="text1"/>
          <w:sz w:val="22"/>
          <w:szCs w:val="22"/>
        </w:rPr>
        <w:fldChar w:fldCharType="end"/>
      </w:r>
      <w:r w:rsidR="008C6A76" w:rsidRPr="00424939">
        <w:rPr>
          <w:rFonts w:ascii="Garamond" w:hAnsi="Garamond" w:cs="Times New Roman"/>
          <w:color w:val="000000" w:themeColor="text1"/>
          <w:sz w:val="22"/>
          <w:szCs w:val="22"/>
        </w:rPr>
        <w:t>.</w:t>
      </w:r>
    </w:p>
    <w:p w14:paraId="6BB238BE" w14:textId="44723A16" w:rsidR="008C6A76" w:rsidRPr="00424939" w:rsidRDefault="005426D5" w:rsidP="00EF676D">
      <w:pPr>
        <w:pStyle w:val="Heading4"/>
        <w:spacing w:before="120"/>
        <w:rPr>
          <w:rFonts w:ascii="Garamond" w:hAnsi="Garamond"/>
          <w:color w:val="000000" w:themeColor="text1"/>
        </w:rPr>
        <w:pPrChange w:id="7764" w:author="Summer 2023 updates" w:date="2024-07-31T13:42:00Z">
          <w:pPr>
            <w:pStyle w:val="Heading4"/>
          </w:pPr>
        </w:pPrChange>
      </w:pPr>
      <w:bookmarkStart w:id="7765" w:name="_Toc141355724"/>
      <w:bookmarkStart w:id="7766" w:name="_Toc110005204"/>
      <w:r w:rsidRPr="00424939">
        <w:rPr>
          <w:rFonts w:ascii="Garamond" w:hAnsi="Garamond"/>
          <w:color w:val="000000" w:themeColor="text1"/>
        </w:rPr>
        <w:t>Pending Graduates</w:t>
      </w:r>
      <w:bookmarkEnd w:id="7765"/>
      <w:bookmarkEnd w:id="7766"/>
      <w:r w:rsidR="008C196D" w:rsidRPr="00424939">
        <w:rPr>
          <w:rFonts w:ascii="Garamond" w:hAnsi="Garamond"/>
          <w:color w:val="000000" w:themeColor="text1"/>
        </w:rPr>
        <w:fldChar w:fldCharType="begin"/>
      </w:r>
      <w:r w:rsidR="008C196D" w:rsidRPr="00424939">
        <w:rPr>
          <w:rFonts w:ascii="Garamond" w:hAnsi="Garamond"/>
          <w:color w:val="000000" w:themeColor="text1"/>
        </w:rPr>
        <w:instrText xml:space="preserve"> XE "Graduates" </w:instrText>
      </w:r>
      <w:r w:rsidR="008C196D" w:rsidRPr="00424939">
        <w:rPr>
          <w:rFonts w:ascii="Garamond" w:hAnsi="Garamond"/>
          <w:color w:val="000000" w:themeColor="text1"/>
        </w:rPr>
        <w:fldChar w:fldCharType="end"/>
      </w:r>
    </w:p>
    <w:p w14:paraId="3E49B72D" w14:textId="34F0BD50" w:rsidR="00C0268D" w:rsidRPr="00C21F7C" w:rsidRDefault="008C6A76" w:rsidP="00C21F7C">
      <w:pPr>
        <w:pStyle w:val="Noparagraphstyle"/>
        <w:spacing w:after="60" w:line="240" w:lineRule="auto"/>
        <w:jc w:val="left"/>
        <w:rPr>
          <w:rStyle w:val="Strong"/>
          <w:rFonts w:ascii="Garamond" w:hAnsi="Garamond"/>
          <w:b w:val="0"/>
          <w:bCs w:val="0"/>
          <w:smallCaps w:val="0"/>
          <w:color w:val="000000" w:themeColor="text1"/>
          <w:szCs w:val="22"/>
        </w:rPr>
      </w:pPr>
      <w:r w:rsidRPr="00424939">
        <w:rPr>
          <w:rFonts w:ascii="Garamond" w:hAnsi="Garamond" w:cs="Times New Roman"/>
          <w:color w:val="000000" w:themeColor="text1"/>
          <w:sz w:val="22"/>
          <w:szCs w:val="22"/>
        </w:rPr>
        <w:t>Students w</w:t>
      </w:r>
      <w:r w:rsidR="00672038" w:rsidRPr="00424939">
        <w:rPr>
          <w:rFonts w:ascii="Garamond" w:hAnsi="Garamond" w:cs="Times New Roman"/>
          <w:color w:val="000000" w:themeColor="text1"/>
          <w:sz w:val="22"/>
          <w:szCs w:val="22"/>
        </w:rPr>
        <w:t>ho need to earn no more than 2.</w:t>
      </w:r>
      <w:r w:rsidRPr="00424939">
        <w:rPr>
          <w:rFonts w:ascii="Garamond" w:hAnsi="Garamond" w:cs="Times New Roman"/>
          <w:color w:val="000000" w:themeColor="text1"/>
          <w:sz w:val="22"/>
          <w:szCs w:val="22"/>
        </w:rPr>
        <w:t xml:space="preserve">0 course credits to complete </w:t>
      </w:r>
      <w:r w:rsidR="008830CE" w:rsidRPr="00424939">
        <w:rPr>
          <w:rFonts w:ascii="Garamond" w:hAnsi="Garamond" w:cs="Times New Roman"/>
          <w:color w:val="000000" w:themeColor="text1"/>
          <w:sz w:val="22"/>
          <w:szCs w:val="22"/>
        </w:rPr>
        <w:t xml:space="preserve">all </w:t>
      </w:r>
      <w:r w:rsidRPr="00424939">
        <w:rPr>
          <w:rFonts w:ascii="Garamond" w:hAnsi="Garamond" w:cs="Times New Roman"/>
          <w:color w:val="000000" w:themeColor="text1"/>
          <w:sz w:val="22"/>
          <w:szCs w:val="22"/>
        </w:rPr>
        <w:t xml:space="preserve">graduation requirements may be permitted to participate in </w:t>
      </w:r>
      <w:ins w:id="7767" w:author="Summer 2023 updates" w:date="2024-07-31T13:42:00Z">
        <w:r w:rsidR="00E729BA">
          <w:rPr>
            <w:rFonts w:ascii="Garamond" w:hAnsi="Garamond" w:cs="Times New Roman"/>
            <w:color w:val="000000" w:themeColor="text1"/>
            <w:sz w:val="22"/>
            <w:szCs w:val="22"/>
          </w:rPr>
          <w:t xml:space="preserve">one </w:t>
        </w:r>
      </w:ins>
      <w:r w:rsidRPr="00424939">
        <w:rPr>
          <w:rFonts w:ascii="Garamond" w:hAnsi="Garamond" w:cs="Times New Roman"/>
          <w:color w:val="000000" w:themeColor="text1"/>
          <w:sz w:val="22"/>
          <w:szCs w:val="22"/>
        </w:rPr>
        <w:t>Commencement</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Commencement</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00E729BA">
        <w:rPr>
          <w:rFonts w:ascii="Garamond" w:hAnsi="Garamond" w:cs="Times New Roman"/>
          <w:color w:val="000000" w:themeColor="text1"/>
          <w:sz w:val="22"/>
          <w:szCs w:val="22"/>
        </w:rPr>
        <w:t xml:space="preserve"> </w:t>
      </w:r>
      <w:del w:id="7768" w:author="Summer 2023 updates" w:date="2024-07-31T13:42:00Z">
        <w:r w:rsidRPr="00424939">
          <w:rPr>
            <w:rFonts w:ascii="Garamond" w:hAnsi="Garamond" w:cs="Times New Roman"/>
            <w:color w:val="000000" w:themeColor="text1"/>
            <w:sz w:val="22"/>
            <w:szCs w:val="22"/>
          </w:rPr>
          <w:delText>exercises as long as</w:delText>
        </w:r>
      </w:del>
      <w:ins w:id="7769" w:author="Summer 2023 updates" w:date="2024-07-31T13:42:00Z">
        <w:r w:rsidR="00E729BA">
          <w:rPr>
            <w:rFonts w:ascii="Garamond" w:hAnsi="Garamond" w:cs="Times New Roman"/>
            <w:color w:val="000000" w:themeColor="text1"/>
            <w:sz w:val="22"/>
            <w:szCs w:val="22"/>
          </w:rPr>
          <w:t>exercise</w:t>
        </w:r>
        <w:r w:rsidRPr="00424939">
          <w:rPr>
            <w:rFonts w:ascii="Garamond" w:hAnsi="Garamond" w:cs="Times New Roman"/>
            <w:color w:val="000000" w:themeColor="text1"/>
            <w:sz w:val="22"/>
            <w:szCs w:val="22"/>
          </w:rPr>
          <w:t xml:space="preserve"> </w:t>
        </w:r>
        <w:r w:rsidR="00BF68D1">
          <w:rPr>
            <w:rFonts w:ascii="Garamond" w:hAnsi="Garamond" w:cs="Times New Roman"/>
            <w:color w:val="000000" w:themeColor="text1"/>
            <w:sz w:val="22"/>
            <w:szCs w:val="22"/>
          </w:rPr>
          <w:t>provided</w:t>
        </w:r>
      </w:ins>
      <w:r w:rsidR="00BF68D1" w:rsidRPr="00424939">
        <w:rPr>
          <w:rFonts w:ascii="Garamond" w:hAnsi="Garamond" w:cs="Times New Roman"/>
          <w:color w:val="000000" w:themeColor="text1"/>
          <w:sz w:val="22"/>
          <w:szCs w:val="22"/>
        </w:rPr>
        <w:t xml:space="preserve"> the</w:t>
      </w:r>
      <w:r w:rsidRPr="00424939">
        <w:rPr>
          <w:rFonts w:ascii="Garamond" w:hAnsi="Garamond" w:cs="Times New Roman"/>
          <w:color w:val="000000" w:themeColor="text1"/>
          <w:sz w:val="22"/>
          <w:szCs w:val="22"/>
        </w:rPr>
        <w:t xml:space="preserve"> remaining course credits are scheduled to be completed </w:t>
      </w:r>
      <w:del w:id="7770" w:author="Summer 2023 updates" w:date="2024-07-31T13:42:00Z">
        <w:r w:rsidRPr="00424939">
          <w:rPr>
            <w:rFonts w:ascii="Garamond" w:hAnsi="Garamond" w:cs="Times New Roman"/>
            <w:color w:val="000000" w:themeColor="text1"/>
            <w:sz w:val="22"/>
            <w:szCs w:val="22"/>
          </w:rPr>
          <w:delText xml:space="preserve">by </w:delText>
        </w:r>
        <w:r w:rsidRPr="00C21F7C">
          <w:rPr>
            <w:rFonts w:ascii="Garamond" w:hAnsi="Garamond" w:cs="Times New Roman"/>
            <w:color w:val="000000" w:themeColor="text1"/>
            <w:sz w:val="22"/>
            <w:szCs w:val="22"/>
          </w:rPr>
          <w:delText xml:space="preserve">August </w:delText>
        </w:r>
        <w:r w:rsidR="009337F8" w:rsidRPr="00C21F7C">
          <w:rPr>
            <w:rFonts w:ascii="Garamond" w:hAnsi="Garamond" w:cs="Times New Roman"/>
            <w:color w:val="000000" w:themeColor="text1"/>
            <w:sz w:val="22"/>
            <w:szCs w:val="22"/>
          </w:rPr>
          <w:delText>15</w:delText>
        </w:r>
        <w:r w:rsidRPr="00C21F7C">
          <w:rPr>
            <w:rFonts w:ascii="Garamond" w:hAnsi="Garamond" w:cs="Times New Roman"/>
            <w:color w:val="000000" w:themeColor="text1"/>
            <w:sz w:val="22"/>
            <w:szCs w:val="22"/>
          </w:rPr>
          <w:delText xml:space="preserve"> of that</w:delText>
        </w:r>
      </w:del>
      <w:ins w:id="7771" w:author="Summer 2023 updates" w:date="2024-07-31T13:42:00Z">
        <w:r w:rsidR="007C57B7">
          <w:rPr>
            <w:rFonts w:ascii="Garamond" w:hAnsi="Garamond" w:cs="Times New Roman"/>
            <w:color w:val="000000" w:themeColor="text1"/>
            <w:sz w:val="22"/>
            <w:szCs w:val="22"/>
          </w:rPr>
          <w:t>within one academic</w:t>
        </w:r>
      </w:ins>
      <w:r w:rsidR="007C57B7">
        <w:rPr>
          <w:rFonts w:ascii="Garamond" w:hAnsi="Garamond" w:cs="Times New Roman"/>
          <w:color w:val="000000" w:themeColor="text1"/>
          <w:sz w:val="22"/>
          <w:szCs w:val="22"/>
        </w:rPr>
        <w:t xml:space="preserve"> year</w:t>
      </w:r>
      <w:del w:id="7772" w:author="Summer 2023 updates" w:date="2024-07-31T13:42:00Z">
        <w:r w:rsidRPr="00C21F7C">
          <w:rPr>
            <w:rFonts w:ascii="Garamond" w:hAnsi="Garamond" w:cs="Times New Roman"/>
            <w:color w:val="000000" w:themeColor="text1"/>
            <w:sz w:val="22"/>
            <w:szCs w:val="22"/>
          </w:rPr>
          <w:delText>.</w:delText>
        </w:r>
        <w:r w:rsidR="00C21F7C" w:rsidRPr="00C21F7C">
          <w:rPr>
            <w:rFonts w:ascii="Garamond" w:hAnsi="Garamond" w:cs="Times New Roman"/>
            <w:color w:val="000000" w:themeColor="text1"/>
            <w:sz w:val="22"/>
            <w:szCs w:val="22"/>
          </w:rPr>
          <w:delText xml:space="preserve"> </w:delText>
        </w:r>
      </w:del>
      <w:ins w:id="7773" w:author="Summer 2023 updates" w:date="2024-07-31T13:42:00Z">
        <w:r w:rsidR="007C57B7">
          <w:rPr>
            <w:rFonts w:ascii="Garamond" w:hAnsi="Garamond" w:cs="Times New Roman"/>
            <w:color w:val="000000" w:themeColor="text1"/>
            <w:sz w:val="22"/>
            <w:szCs w:val="22"/>
          </w:rPr>
          <w:t xml:space="preserve"> of their </w:t>
        </w:r>
        <w:r w:rsidR="00E729BA">
          <w:rPr>
            <w:rFonts w:ascii="Garamond" w:hAnsi="Garamond" w:cs="Times New Roman"/>
            <w:color w:val="000000" w:themeColor="text1"/>
            <w:sz w:val="22"/>
            <w:szCs w:val="22"/>
          </w:rPr>
          <w:t>C</w:t>
        </w:r>
        <w:r w:rsidR="007C57B7">
          <w:rPr>
            <w:rFonts w:ascii="Garamond" w:hAnsi="Garamond" w:cs="Times New Roman"/>
            <w:color w:val="000000" w:themeColor="text1"/>
            <w:sz w:val="22"/>
            <w:szCs w:val="22"/>
          </w:rPr>
          <w:t>ommencement ceremony.  In these instances, a plan for completion must be submitted in writing to the Registrar’s Office and approved</w:t>
        </w:r>
        <w:r w:rsidR="00BF68D1">
          <w:rPr>
            <w:rFonts w:ascii="Garamond" w:hAnsi="Garamond" w:cs="Times New Roman"/>
            <w:color w:val="000000" w:themeColor="text1"/>
            <w:sz w:val="22"/>
            <w:szCs w:val="22"/>
          </w:rPr>
          <w:t xml:space="preserve"> by the Registrar</w:t>
        </w:r>
        <w:r w:rsidR="007C57B7">
          <w:rPr>
            <w:rFonts w:ascii="Garamond" w:hAnsi="Garamond" w:cs="Times New Roman"/>
            <w:color w:val="000000" w:themeColor="text1"/>
            <w:sz w:val="22"/>
            <w:szCs w:val="22"/>
          </w:rPr>
          <w:t xml:space="preserve"> prior to </w:t>
        </w:r>
        <w:r w:rsidR="00E729BA">
          <w:rPr>
            <w:rFonts w:ascii="Garamond" w:hAnsi="Garamond" w:cs="Times New Roman"/>
            <w:color w:val="000000" w:themeColor="text1"/>
            <w:sz w:val="22"/>
            <w:szCs w:val="22"/>
          </w:rPr>
          <w:t>C</w:t>
        </w:r>
        <w:r w:rsidR="007C57B7">
          <w:rPr>
            <w:rFonts w:ascii="Garamond" w:hAnsi="Garamond" w:cs="Times New Roman"/>
            <w:color w:val="000000" w:themeColor="text1"/>
            <w:sz w:val="22"/>
            <w:szCs w:val="22"/>
          </w:rPr>
          <w:t xml:space="preserve">ommencement. </w:t>
        </w:r>
        <w:r w:rsidR="00E729BA">
          <w:rPr>
            <w:rFonts w:ascii="Garamond" w:hAnsi="Garamond" w:cs="Times New Roman"/>
            <w:color w:val="000000" w:themeColor="text1"/>
            <w:sz w:val="22"/>
            <w:szCs w:val="22"/>
          </w:rPr>
          <w:t>Coe graduates may participate in Commencement no later than one academic year following the conferral of their degree.</w:t>
        </w:r>
      </w:ins>
      <w:r w:rsidR="00E729BA">
        <w:rPr>
          <w:rFonts w:ascii="Garamond" w:hAnsi="Garamond" w:cs="Times New Roman"/>
          <w:color w:val="000000" w:themeColor="text1"/>
          <w:sz w:val="22"/>
          <w:szCs w:val="22"/>
        </w:rPr>
        <w:t xml:space="preserve"> </w:t>
      </w:r>
      <w:r w:rsidR="00022449" w:rsidRPr="00C21F7C">
        <w:rPr>
          <w:rFonts w:ascii="Garamond" w:hAnsi="Garamond" w:cs="Times New Roman"/>
          <w:color w:val="000000" w:themeColor="text1"/>
          <w:sz w:val="22"/>
          <w:szCs w:val="22"/>
        </w:rPr>
        <w:t>Pending graduates will be listed in the Commencement</w:t>
      </w:r>
      <w:r w:rsidR="008C196D" w:rsidRPr="00C21F7C">
        <w:rPr>
          <w:rFonts w:ascii="Garamond" w:hAnsi="Garamond" w:cs="Times New Roman"/>
          <w:color w:val="000000" w:themeColor="text1"/>
          <w:sz w:val="22"/>
          <w:szCs w:val="22"/>
        </w:rPr>
        <w:fldChar w:fldCharType="begin"/>
      </w:r>
      <w:r w:rsidR="008C196D" w:rsidRPr="00C21F7C">
        <w:rPr>
          <w:rFonts w:ascii="Garamond" w:hAnsi="Garamond"/>
          <w:color w:val="000000" w:themeColor="text1"/>
          <w:sz w:val="22"/>
          <w:szCs w:val="22"/>
        </w:rPr>
        <w:instrText xml:space="preserve"> XE "</w:instrText>
      </w:r>
      <w:r w:rsidR="008C196D" w:rsidRPr="00C21F7C">
        <w:rPr>
          <w:rStyle w:val="Strong"/>
          <w:rFonts w:ascii="Garamond" w:hAnsi="Garamond"/>
          <w:smallCaps w:val="0"/>
          <w:color w:val="000000" w:themeColor="text1"/>
          <w:szCs w:val="22"/>
        </w:rPr>
        <w:instrText>Commencement</w:instrText>
      </w:r>
      <w:r w:rsidR="008C196D" w:rsidRPr="00C21F7C">
        <w:rPr>
          <w:rFonts w:ascii="Garamond" w:hAnsi="Garamond"/>
          <w:color w:val="000000" w:themeColor="text1"/>
          <w:sz w:val="22"/>
          <w:szCs w:val="22"/>
        </w:rPr>
        <w:instrText xml:space="preserve">" </w:instrText>
      </w:r>
      <w:r w:rsidR="008C196D"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booklet, </w:t>
      </w:r>
      <w:r w:rsidR="007C57B7">
        <w:rPr>
          <w:rFonts w:ascii="Garamond" w:hAnsi="Garamond" w:cs="Times New Roman"/>
          <w:color w:val="000000" w:themeColor="text1"/>
          <w:sz w:val="22"/>
          <w:szCs w:val="22"/>
        </w:rPr>
        <w:t xml:space="preserve">but </w:t>
      </w:r>
      <w:del w:id="7774" w:author="Summer 2023 updates" w:date="2024-07-31T13:42:00Z">
        <w:r w:rsidR="00022449" w:rsidRPr="00C21F7C">
          <w:rPr>
            <w:rFonts w:ascii="Garamond" w:hAnsi="Garamond" w:cs="Times New Roman"/>
            <w:color w:val="000000" w:themeColor="text1"/>
            <w:sz w:val="22"/>
            <w:szCs w:val="22"/>
          </w:rPr>
          <w:delText>since</w:delText>
        </w:r>
      </w:del>
      <w:ins w:id="7775" w:author="Summer 2023 updates" w:date="2024-07-31T13:42:00Z">
        <w:r w:rsidR="007C57B7">
          <w:rPr>
            <w:rFonts w:ascii="Garamond" w:hAnsi="Garamond" w:cs="Times New Roman"/>
            <w:color w:val="000000" w:themeColor="text1"/>
            <w:sz w:val="22"/>
            <w:szCs w:val="22"/>
          </w:rPr>
          <w:t>will not receive their diploma until all graduation requirements are met.  Final</w:t>
        </w:r>
      </w:ins>
      <w:r w:rsidR="007C57B7">
        <w:rPr>
          <w:rFonts w:ascii="Garamond" w:hAnsi="Garamond" w:cs="Times New Roman"/>
          <w:color w:val="000000" w:themeColor="text1"/>
          <w:sz w:val="22"/>
          <w:szCs w:val="22"/>
        </w:rPr>
        <w:t xml:space="preserve"> </w:t>
      </w:r>
      <w:r w:rsidR="00022449" w:rsidRPr="00C21F7C">
        <w:rPr>
          <w:rFonts w:ascii="Garamond" w:hAnsi="Garamond" w:cs="Times New Roman"/>
          <w:color w:val="000000" w:themeColor="text1"/>
          <w:sz w:val="22"/>
          <w:szCs w:val="22"/>
        </w:rPr>
        <w:t>Latin</w:t>
      </w:r>
      <w:r w:rsidR="009F4511" w:rsidRPr="00C21F7C">
        <w:rPr>
          <w:rFonts w:ascii="Garamond" w:hAnsi="Garamond" w:cs="Times New Roman"/>
          <w:color w:val="000000" w:themeColor="text1"/>
          <w:sz w:val="22"/>
          <w:szCs w:val="22"/>
        </w:rPr>
        <w:fldChar w:fldCharType="begin"/>
      </w:r>
      <w:r w:rsidR="009F4511" w:rsidRPr="00C21F7C">
        <w:rPr>
          <w:rFonts w:ascii="Garamond" w:hAnsi="Garamond"/>
          <w:color w:val="000000" w:themeColor="text1"/>
          <w:sz w:val="22"/>
          <w:szCs w:val="22"/>
        </w:rPr>
        <w:instrText xml:space="preserve"> XE "Latin</w:instrText>
      </w:r>
      <w:ins w:id="7776" w:author="Summer 2023 updates" w:date="2024-07-31T13:42:00Z">
        <w:r w:rsidR="00027879">
          <w:rPr>
            <w:rFonts w:ascii="Garamond" w:hAnsi="Garamond"/>
            <w:color w:val="000000" w:themeColor="text1"/>
            <w:sz w:val="22"/>
            <w:szCs w:val="22"/>
          </w:rPr>
          <w:instrText xml:space="preserve"> Honors</w:instrText>
        </w:r>
      </w:ins>
      <w:r w:rsidR="009F4511" w:rsidRPr="00C21F7C">
        <w:rPr>
          <w:rFonts w:ascii="Garamond" w:hAnsi="Garamond"/>
          <w:color w:val="000000" w:themeColor="text1"/>
          <w:sz w:val="22"/>
          <w:szCs w:val="22"/>
        </w:rPr>
        <w:instrText xml:space="preserve">" </w:instrText>
      </w:r>
      <w:r w:rsidR="009F4511"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honors (see p. </w:t>
      </w:r>
      <w:r w:rsidR="00694D49" w:rsidRPr="00C21F7C">
        <w:rPr>
          <w:rFonts w:ascii="Garamond" w:hAnsi="Garamond" w:cs="Times New Roman"/>
          <w:color w:val="000000" w:themeColor="text1"/>
          <w:sz w:val="22"/>
          <w:szCs w:val="22"/>
        </w:rPr>
        <w:fldChar w:fldCharType="begin"/>
      </w:r>
      <w:r w:rsidR="00694D49" w:rsidRPr="00C21F7C">
        <w:rPr>
          <w:rFonts w:ascii="Garamond" w:hAnsi="Garamond" w:cs="Times New Roman"/>
          <w:color w:val="000000" w:themeColor="text1"/>
          <w:sz w:val="22"/>
          <w:szCs w:val="22"/>
        </w:rPr>
        <w:instrText xml:space="preserve"> PAGEREF LatinHonors \h </w:instrText>
      </w:r>
      <w:r w:rsidR="00694D49" w:rsidRPr="00C21F7C">
        <w:rPr>
          <w:rFonts w:ascii="Garamond" w:hAnsi="Garamond" w:cs="Times New Roman"/>
          <w:color w:val="000000" w:themeColor="text1"/>
          <w:sz w:val="22"/>
          <w:szCs w:val="22"/>
        </w:rPr>
      </w:r>
      <w:r w:rsidR="00694D49" w:rsidRPr="00C21F7C">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40</w:t>
      </w:r>
      <w:r w:rsidR="00694D49" w:rsidRPr="00C21F7C">
        <w:rPr>
          <w:rFonts w:ascii="Garamond" w:hAnsi="Garamond" w:cs="Times New Roman"/>
          <w:color w:val="000000" w:themeColor="text1"/>
          <w:sz w:val="22"/>
          <w:szCs w:val="22"/>
        </w:rPr>
        <w:fldChar w:fldCharType="end"/>
      </w:r>
      <w:r w:rsidR="00022449" w:rsidRPr="00C21F7C">
        <w:rPr>
          <w:rFonts w:ascii="Garamond" w:hAnsi="Garamond" w:cs="Times New Roman"/>
          <w:color w:val="000000" w:themeColor="text1"/>
          <w:sz w:val="22"/>
          <w:szCs w:val="22"/>
        </w:rPr>
        <w:t xml:space="preserve">) are bestowed only after all graduation requirements are met, </w:t>
      </w:r>
      <w:del w:id="7777" w:author="Summer 2023 updates" w:date="2024-07-31T13:42:00Z">
        <w:r w:rsidR="00022449" w:rsidRPr="00C21F7C">
          <w:rPr>
            <w:rFonts w:ascii="Garamond" w:hAnsi="Garamond" w:cs="Times New Roman"/>
            <w:color w:val="000000" w:themeColor="text1"/>
            <w:sz w:val="22"/>
            <w:szCs w:val="22"/>
          </w:rPr>
          <w:delText>they cannot be listed in the Commencement booklet for Latin honors, although any earned honors</w:delText>
        </w:r>
      </w:del>
      <w:ins w:id="7778" w:author="Summer 2023 updates" w:date="2024-07-31T13:42:00Z">
        <w:r w:rsidR="007C57B7">
          <w:rPr>
            <w:rFonts w:ascii="Garamond" w:hAnsi="Garamond" w:cs="Times New Roman"/>
            <w:color w:val="000000" w:themeColor="text1"/>
            <w:sz w:val="22"/>
            <w:szCs w:val="22"/>
          </w:rPr>
          <w:t>and</w:t>
        </w:r>
      </w:ins>
      <w:r w:rsidR="007C57B7">
        <w:rPr>
          <w:rFonts w:ascii="Garamond" w:hAnsi="Garamond" w:cs="Times New Roman"/>
          <w:color w:val="000000" w:themeColor="text1"/>
          <w:sz w:val="22"/>
          <w:szCs w:val="22"/>
        </w:rPr>
        <w:t xml:space="preserve"> </w:t>
      </w:r>
      <w:r w:rsidR="00022449" w:rsidRPr="00C21F7C">
        <w:rPr>
          <w:rFonts w:ascii="Garamond" w:hAnsi="Garamond" w:cs="Times New Roman"/>
          <w:color w:val="000000" w:themeColor="text1"/>
          <w:sz w:val="22"/>
          <w:szCs w:val="22"/>
        </w:rPr>
        <w:t>will be listed on</w:t>
      </w:r>
      <w:r w:rsidR="007C57B7">
        <w:rPr>
          <w:rFonts w:ascii="Garamond" w:hAnsi="Garamond" w:cs="Times New Roman"/>
          <w:color w:val="000000" w:themeColor="text1"/>
          <w:sz w:val="22"/>
          <w:szCs w:val="22"/>
        </w:rPr>
        <w:t xml:space="preserve"> </w:t>
      </w:r>
      <w:del w:id="7779" w:author="Summer 2023 updates" w:date="2024-07-31T13:42:00Z">
        <w:r w:rsidR="00022449" w:rsidRPr="00C21F7C">
          <w:rPr>
            <w:rFonts w:ascii="Garamond" w:hAnsi="Garamond" w:cs="Times New Roman"/>
            <w:color w:val="000000" w:themeColor="text1"/>
            <w:sz w:val="22"/>
            <w:szCs w:val="22"/>
          </w:rPr>
          <w:delText>their</w:delText>
        </w:r>
      </w:del>
      <w:ins w:id="7780" w:author="Summer 2023 updates" w:date="2024-07-31T13:42:00Z">
        <w:r w:rsidR="007C57B7">
          <w:rPr>
            <w:rFonts w:ascii="Garamond" w:hAnsi="Garamond" w:cs="Times New Roman"/>
            <w:color w:val="000000" w:themeColor="text1"/>
            <w:sz w:val="22"/>
            <w:szCs w:val="22"/>
          </w:rPr>
          <w:t xml:space="preserve">a student’s </w:t>
        </w:r>
        <w:r w:rsidR="00BF68D1">
          <w:rPr>
            <w:rFonts w:ascii="Garamond" w:hAnsi="Garamond" w:cs="Times New Roman"/>
            <w:color w:val="000000" w:themeColor="text1"/>
            <w:sz w:val="22"/>
            <w:szCs w:val="22"/>
          </w:rPr>
          <w:t>final</w:t>
        </w:r>
      </w:ins>
      <w:r w:rsidR="00BF68D1" w:rsidRPr="00C21F7C">
        <w:rPr>
          <w:rFonts w:ascii="Garamond" w:hAnsi="Garamond" w:cs="Times New Roman"/>
          <w:color w:val="000000" w:themeColor="text1"/>
          <w:sz w:val="22"/>
          <w:szCs w:val="22"/>
        </w:rPr>
        <w:t xml:space="preserve"> diploma</w:t>
      </w:r>
      <w:r w:rsidR="00022449" w:rsidRPr="00C21F7C">
        <w:rPr>
          <w:rFonts w:ascii="Garamond" w:hAnsi="Garamond" w:cs="Times New Roman"/>
          <w:color w:val="000000" w:themeColor="text1"/>
          <w:sz w:val="22"/>
          <w:szCs w:val="22"/>
        </w:rPr>
        <w:t xml:space="preserve"> and </w:t>
      </w:r>
      <w:r w:rsidR="00672038" w:rsidRPr="00C21F7C">
        <w:rPr>
          <w:rFonts w:ascii="Garamond" w:hAnsi="Garamond" w:cs="Times New Roman"/>
          <w:color w:val="000000" w:themeColor="text1"/>
          <w:sz w:val="22"/>
          <w:szCs w:val="22"/>
        </w:rPr>
        <w:t>transcript</w:t>
      </w:r>
      <w:r w:rsidRPr="00C21F7C">
        <w:rPr>
          <w:rFonts w:ascii="Garamond" w:hAnsi="Garamond" w:cs="Times New Roman"/>
          <w:color w:val="000000" w:themeColor="text1"/>
          <w:sz w:val="22"/>
          <w:szCs w:val="22"/>
        </w:rPr>
        <w:t>.</w:t>
      </w:r>
      <w:bookmarkStart w:id="7781" w:name="_Ref14092708"/>
    </w:p>
    <w:p w14:paraId="57700476" w14:textId="77777777" w:rsidR="00971BE9" w:rsidRDefault="00971BE9">
      <w:pPr>
        <w:spacing w:after="200" w:line="276" w:lineRule="auto"/>
        <w:rPr>
          <w:ins w:id="7782" w:author="Summer 2023 updates" w:date="2024-07-31T13:42:00Z"/>
          <w:rStyle w:val="Strong"/>
          <w:rFonts w:ascii="Garamond" w:eastAsia="Times New Roman" w:hAnsi="Garamond"/>
          <w:snapToGrid w:val="0"/>
          <w:color w:val="000000" w:themeColor="text1"/>
          <w:sz w:val="24"/>
          <w:szCs w:val="28"/>
        </w:rPr>
      </w:pPr>
      <w:ins w:id="7783" w:author="Summer 2023 updates" w:date="2024-07-31T13:42:00Z">
        <w:r>
          <w:rPr>
            <w:rStyle w:val="Strong"/>
            <w:rFonts w:ascii="Garamond" w:hAnsi="Garamond"/>
            <w:b w:val="0"/>
            <w:sz w:val="24"/>
          </w:rPr>
          <w:br w:type="page"/>
        </w:r>
      </w:ins>
    </w:p>
    <w:p w14:paraId="5BE5C740" w14:textId="6B9DBA76" w:rsidR="00016F9D" w:rsidRPr="00424939" w:rsidRDefault="00BE603D" w:rsidP="002B623E">
      <w:pPr>
        <w:pStyle w:val="Heading1"/>
        <w:rPr>
          <w:rStyle w:val="Strong"/>
          <w:rFonts w:ascii="Garamond" w:hAnsi="Garamond"/>
          <w:b/>
          <w:sz w:val="24"/>
        </w:rPr>
      </w:pPr>
      <w:bookmarkStart w:id="7784" w:name="_Toc141355725"/>
      <w:bookmarkStart w:id="7785" w:name="_Toc110005205"/>
      <w:r w:rsidRPr="00424939">
        <w:rPr>
          <w:rStyle w:val="Strong"/>
          <w:rFonts w:ascii="Garamond" w:hAnsi="Garamond"/>
          <w:b/>
          <w:sz w:val="24"/>
        </w:rPr>
        <w:t>STUDENT NOTIFICATION OF RIGHTS UNDER FERPA</w:t>
      </w:r>
      <w:bookmarkEnd w:id="7781"/>
      <w:bookmarkEnd w:id="7784"/>
      <w:bookmarkEnd w:id="7785"/>
      <w:r w:rsidR="008C196D" w:rsidRPr="00424939">
        <w:rPr>
          <w:rStyle w:val="Strong"/>
          <w:rFonts w:ascii="Garamond" w:hAnsi="Garamond"/>
          <w:b/>
          <w:sz w:val="24"/>
        </w:rPr>
        <w:fldChar w:fldCharType="begin"/>
      </w:r>
      <w:r w:rsidR="008C196D" w:rsidRPr="00424939">
        <w:instrText xml:space="preserve"> XE "FERPA" </w:instrText>
      </w:r>
      <w:r w:rsidR="008C196D" w:rsidRPr="00424939">
        <w:rPr>
          <w:rStyle w:val="Strong"/>
          <w:rFonts w:ascii="Garamond" w:hAnsi="Garamond"/>
          <w:b/>
          <w:sz w:val="24"/>
        </w:rPr>
        <w:fldChar w:fldCharType="end"/>
      </w:r>
    </w:p>
    <w:p w14:paraId="544D5080" w14:textId="221920B9" w:rsidR="001A6C64" w:rsidRPr="00424939" w:rsidRDefault="001A6C64" w:rsidP="00DB5E9E">
      <w:pPr>
        <w:spacing w:after="120"/>
        <w:rPr>
          <w:rFonts w:cs="Times New Roman"/>
          <w:color w:val="000000" w:themeColor="text1"/>
        </w:rPr>
      </w:pPr>
      <w:r w:rsidRPr="00424939">
        <w:rPr>
          <w:rFonts w:cs="Times New Roman"/>
          <w:color w:val="000000" w:themeColor="text1"/>
        </w:rPr>
        <w:t>The Family Educational Rights and Privacy Act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affords students certain rights with respect to their education records. They are: </w:t>
      </w:r>
    </w:p>
    <w:p w14:paraId="351623BB" w14:textId="6359BEB3" w:rsidR="001A6C64" w:rsidRPr="00424939" w:rsidRDefault="001A6C64" w:rsidP="00E500FB">
      <w:pPr>
        <w:pStyle w:val="ListParagraph"/>
        <w:numPr>
          <w:ilvl w:val="0"/>
          <w:numId w:val="72"/>
        </w:numPr>
        <w:rPr>
          <w:rFonts w:cs="Times New Roman"/>
          <w:color w:val="000000" w:themeColor="text1"/>
        </w:rPr>
      </w:pPr>
      <w:r w:rsidRPr="00424939">
        <w:rPr>
          <w:rFonts w:cs="Times New Roman"/>
          <w:color w:val="000000" w:themeColor="text1"/>
        </w:rPr>
        <w:t xml:space="preserve">the right to inspect and review the student’s education records within 45 days of the day the College receives a request for access. Students should submit to the Office of the Registrar written requests that identify the record(s) they wish to inspect. The Registrar </w:t>
      </w:r>
      <w:r w:rsidR="00D93228">
        <w:rPr>
          <w:rFonts w:cs="Times New Roman"/>
          <w:color w:val="000000" w:themeColor="text1"/>
        </w:rPr>
        <w:t xml:space="preserve">will </w:t>
      </w:r>
      <w:r w:rsidRPr="00424939">
        <w:rPr>
          <w:rFonts w:cs="Times New Roman"/>
          <w:color w:val="000000" w:themeColor="text1"/>
        </w:rPr>
        <w:t xml:space="preserve">make arrangements for access and notifies the student of the time and place where the records may be inspected. If the records are not maintained by the Office of the Registrar, the Registrar shall advise the student of the correct official to whom the request should be addressed. </w:t>
      </w:r>
    </w:p>
    <w:p w14:paraId="2D657F9F" w14:textId="23AF1173" w:rsidR="001A6C64" w:rsidRPr="00424939" w:rsidRDefault="001A6C64" w:rsidP="00E500FB">
      <w:pPr>
        <w:pStyle w:val="ListParagraph"/>
        <w:numPr>
          <w:ilvl w:val="0"/>
          <w:numId w:val="72"/>
        </w:numPr>
        <w:rPr>
          <w:rFonts w:cs="Times New Roman"/>
          <w:color w:val="000000" w:themeColor="text1"/>
        </w:rPr>
      </w:pPr>
      <w:r w:rsidRPr="00424939">
        <w:rPr>
          <w:rFonts w:cs="Times New Roman"/>
          <w:color w:val="000000" w:themeColor="text1"/>
        </w:rPr>
        <w:t>the right to request the amendment of the student’s education records that the student believes are inaccurate or misleading. Students may ask the College to amend records that they believe are inaccurate or misleading. They should write the College official responsible for the records, clearly identify the part of the record they want changed, and specify why it is inaccurate or misleading.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was not intended to provide a process to be used to question substantive judgments which are correctly recorded. The rights of challenge are not intended to allow students to contest, for example, a grade in a course because they felt a higher grade should have been assigned. If the College decides not to amend the record as requested by the student, the College will notify the student of the decision and advise the student of his or her right to a hearing regarding the request for amendment. Additional information regarding the hearing procedures will be provided to the student when notified of the right to a hearing. </w:t>
      </w:r>
    </w:p>
    <w:p w14:paraId="29DDC391" w14:textId="69545E47" w:rsidR="001A6C64" w:rsidRPr="00424939" w:rsidRDefault="001A6C64" w:rsidP="00E500FB">
      <w:pPr>
        <w:pStyle w:val="ListParagraph"/>
        <w:numPr>
          <w:ilvl w:val="0"/>
          <w:numId w:val="72"/>
        </w:numPr>
        <w:rPr>
          <w:rFonts w:cs="Times New Roman"/>
          <w:color w:val="000000" w:themeColor="text1"/>
        </w:rPr>
      </w:pPr>
      <w:r w:rsidRPr="00424939">
        <w:rPr>
          <w:rFonts w:cs="Times New Roman"/>
          <w:color w:val="000000" w:themeColor="text1"/>
        </w:rPr>
        <w:t>the right to consent to disclosures of personally identifiable information contained in the student’s education records, except to the extent that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authorized disclosure without consent. One exception which permits disclosure without consent is disclosure to school officials with legitimate educational interests. A school official is a person employed by the College in an administrative, supervisory, academic or research, or support staff position (including law enforcement unit personnel and health staff); a person or company with whom the College has contracted (such as an attorney, auditor, collection agent, or official of the National Student Clearinghouse); or a student serving on an official committee, such as an admission, petitions, retention, honors recognition, disciplinary, or grievance committee, or assisting another school official in performing his or her tasks. A school official has a legitimate educational interest if the official needs to review an education record in order to fulfill his or her professional responsibility.</w:t>
      </w:r>
    </w:p>
    <w:p w14:paraId="3BA44C1F" w14:textId="33B8E9EA" w:rsidR="001A6C64" w:rsidRPr="00424939" w:rsidRDefault="001A6C64" w:rsidP="00E500FB">
      <w:pPr>
        <w:pStyle w:val="ListParagraph"/>
        <w:numPr>
          <w:ilvl w:val="0"/>
          <w:numId w:val="72"/>
        </w:numPr>
        <w:rPr>
          <w:rFonts w:cs="Times New Roman"/>
          <w:color w:val="000000" w:themeColor="text1"/>
        </w:rPr>
      </w:pPr>
      <w:r w:rsidRPr="00424939">
        <w:rPr>
          <w:rFonts w:cs="Times New Roman"/>
          <w:color w:val="000000" w:themeColor="text1"/>
        </w:rPr>
        <w:t>the right to file a complaint with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concerning alleged failures by the College to comply with the requirements of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29090ED0" w14:textId="04F5CEF8" w:rsidR="001A6C64" w:rsidRPr="00424939" w:rsidRDefault="009E588F" w:rsidP="004E20B2">
      <w:pPr>
        <w:rPr>
          <w:rFonts w:cs="Times New Roman"/>
          <w:color w:val="000000" w:themeColor="text1"/>
        </w:rPr>
      </w:pPr>
      <w:r w:rsidRPr="00424939">
        <w:rPr>
          <w:rFonts w:cs="Times New Roman"/>
          <w:color w:val="000000" w:themeColor="text1"/>
        </w:rPr>
        <w:t>A student is a person who attends or has attended Coe College, as determined by matriculation and enrollment by the first date of an academic term</w:t>
      </w:r>
      <w:r w:rsidR="002D6E64" w:rsidRPr="00424939">
        <w:rPr>
          <w:rFonts w:cs="Times New Roman"/>
          <w:color w:val="000000" w:themeColor="text1"/>
        </w:rPr>
        <w:t xml:space="preserve">. </w:t>
      </w:r>
      <w:r w:rsidR="001A6C64" w:rsidRPr="00424939">
        <w:rPr>
          <w:rFonts w:cs="Times New Roman"/>
          <w:color w:val="000000" w:themeColor="text1"/>
        </w:rPr>
        <w:t>Coe College obtains written permission from the student before releasing any information from a student</w:t>
      </w:r>
      <w:r w:rsidR="002C5615" w:rsidRPr="00424939">
        <w:rPr>
          <w:rFonts w:cs="Times New Roman"/>
          <w:color w:val="000000" w:themeColor="text1"/>
        </w:rPr>
        <w:t>’</w:t>
      </w:r>
      <w:r w:rsidR="001A6C64" w:rsidRPr="00424939">
        <w:rPr>
          <w:rFonts w:cs="Times New Roman"/>
          <w:color w:val="000000" w:themeColor="text1"/>
        </w:rPr>
        <w:t>s educational record in most cases.</w:t>
      </w:r>
      <w:r w:rsidR="00453F12" w:rsidRPr="00424939">
        <w:rPr>
          <w:rFonts w:cs="Times New Roman"/>
          <w:color w:val="000000" w:themeColor="text1"/>
        </w:rPr>
        <w:t xml:space="preserve"> </w:t>
      </w:r>
      <w:r w:rsidR="001A6C64" w:rsidRPr="00424939">
        <w:rPr>
          <w:rFonts w:cs="Times New Roman"/>
          <w:color w:val="000000" w:themeColor="text1"/>
        </w:rPr>
        <w:t xml:space="preserve"> </w:t>
      </w:r>
      <w:r w:rsidR="00D93228" w:rsidRPr="00424939">
        <w:rPr>
          <w:rFonts w:cs="Times New Roman"/>
          <w:color w:val="000000" w:themeColor="text1"/>
        </w:rPr>
        <w:t>However,</w:t>
      </w:r>
      <w:r w:rsidR="001A6C64" w:rsidRPr="00424939">
        <w:rPr>
          <w:rFonts w:cs="Times New Roman"/>
          <w:color w:val="000000" w:themeColor="text1"/>
        </w:rPr>
        <w:t xml:space="preserve"> as the law allows, on a case-by-case basis</w:t>
      </w:r>
      <w:r w:rsidR="002D6E64" w:rsidRPr="00424939">
        <w:rPr>
          <w:rFonts w:cs="Times New Roman"/>
          <w:color w:val="000000" w:themeColor="text1"/>
        </w:rPr>
        <w:t>,</w:t>
      </w:r>
      <w:r w:rsidR="001A6C64" w:rsidRPr="00424939">
        <w:rPr>
          <w:rFonts w:cs="Times New Roman"/>
          <w:color w:val="000000" w:themeColor="text1"/>
        </w:rPr>
        <w:t xml:space="preserve"> appropriate parts of a student record </w:t>
      </w:r>
      <w:r w:rsidR="002D6E64" w:rsidRPr="00424939">
        <w:rPr>
          <w:rFonts w:cs="Times New Roman"/>
          <w:color w:val="000000" w:themeColor="text1"/>
        </w:rPr>
        <w:t>may be disclosed</w:t>
      </w:r>
      <w:r w:rsidR="001A6C64" w:rsidRPr="00424939">
        <w:rPr>
          <w:rFonts w:cs="Times New Roman"/>
          <w:color w:val="000000" w:themeColor="text1"/>
        </w:rPr>
        <w:t>, without consent</w:t>
      </w:r>
      <w:r w:rsidR="002D6E64" w:rsidRPr="00424939">
        <w:rPr>
          <w:rFonts w:cs="Times New Roman"/>
          <w:color w:val="000000" w:themeColor="text1"/>
        </w:rPr>
        <w:t xml:space="preserve"> of the student</w:t>
      </w:r>
      <w:r w:rsidR="001A6C64" w:rsidRPr="00424939">
        <w:rPr>
          <w:rFonts w:cs="Times New Roman"/>
          <w:color w:val="000000" w:themeColor="text1"/>
        </w:rPr>
        <w:t xml:space="preserve">, </w:t>
      </w:r>
      <w:r w:rsidR="002D6E64" w:rsidRPr="00424939">
        <w:rPr>
          <w:rFonts w:cs="Times New Roman"/>
          <w:color w:val="000000" w:themeColor="text1"/>
        </w:rPr>
        <w:t xml:space="preserve">to </w:t>
      </w:r>
      <w:r w:rsidR="001A6C64" w:rsidRPr="00424939">
        <w:rPr>
          <w:rFonts w:cs="Times New Roman"/>
          <w:color w:val="000000" w:themeColor="text1"/>
        </w:rPr>
        <w:t>the following</w:t>
      </w:r>
      <w:r w:rsidR="002D6E64" w:rsidRPr="00424939">
        <w:rPr>
          <w:rFonts w:cs="Times New Roman"/>
          <w:color w:val="000000" w:themeColor="text1"/>
        </w:rPr>
        <w:t xml:space="preserve"> parties</w:t>
      </w:r>
      <w:r w:rsidR="001A6C64" w:rsidRPr="00424939">
        <w:rPr>
          <w:rFonts w:cs="Times New Roman"/>
          <w:color w:val="000000" w:themeColor="text1"/>
        </w:rPr>
        <w:t xml:space="preserve">: </w:t>
      </w:r>
    </w:p>
    <w:p w14:paraId="5B8A1B53"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college employees who have a legitimate need to know. </w:t>
      </w:r>
    </w:p>
    <w:p w14:paraId="5C473038"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persons who need to know in cases of health and safety emergencies. </w:t>
      </w:r>
    </w:p>
    <w:p w14:paraId="3211B1DB"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accrediting organizations to carry out accrediting functions. </w:t>
      </w:r>
    </w:p>
    <w:p w14:paraId="6BE0EC68" w14:textId="129B866C"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appropriate parties in connection with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7786" w:author="Summer 2023 updates" w:date="2024-07-31T13:42:00Z">
        <w:r w:rsidR="00B76E1A" w:rsidRPr="00424939">
          <w:rPr>
            <w:rStyle w:val="Strong"/>
            <w:rFonts w:ascii="Garamond" w:hAnsi="Garamond"/>
            <w:color w:val="000000" w:themeColor="text1"/>
          </w:rPr>
          <w:delInstrText>aid</w:delInstrText>
        </w:r>
      </w:del>
      <w:ins w:id="7787"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a student. </w:t>
      </w:r>
    </w:p>
    <w:p w14:paraId="2EDA476C"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federal, state, and local governmental officials for purposes authorized by law. </w:t>
      </w:r>
    </w:p>
    <w:p w14:paraId="06F2B49B"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individuals who have lawfully obtained court orders or subpoenas. </w:t>
      </w:r>
    </w:p>
    <w:p w14:paraId="280764E5"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organizations conducting educational studies for the College. </w:t>
      </w:r>
    </w:p>
    <w:p w14:paraId="3EB65CB7"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courts during litigation between the College and the student or parent.</w:t>
      </w:r>
    </w:p>
    <w:p w14:paraId="750FA2CE" w14:textId="77777777" w:rsidR="001A6C64" w:rsidRPr="00424939" w:rsidRDefault="001A6C64" w:rsidP="00E500FB">
      <w:pPr>
        <w:widowControl w:val="0"/>
        <w:numPr>
          <w:ilvl w:val="0"/>
          <w:numId w:val="50"/>
        </w:numPr>
        <w:tabs>
          <w:tab w:val="clear" w:pos="1800"/>
        </w:tabs>
        <w:adjustRightInd w:val="0"/>
        <w:spacing w:after="0"/>
        <w:ind w:left="360" w:firstLine="0"/>
        <w:textAlignment w:val="baseline"/>
        <w:rPr>
          <w:rFonts w:cs="Times New Roman"/>
          <w:color w:val="000000" w:themeColor="text1"/>
        </w:rPr>
      </w:pPr>
      <w:r w:rsidRPr="00424939">
        <w:rPr>
          <w:rFonts w:cs="Times New Roman"/>
          <w:color w:val="000000" w:themeColor="text1"/>
        </w:rPr>
        <w:t xml:space="preserve">victim of crime of violence after final results of a disciplinary hearing. </w:t>
      </w:r>
    </w:p>
    <w:p w14:paraId="73E5C03B" w14:textId="77777777" w:rsidR="001A6C64" w:rsidRPr="00424939" w:rsidRDefault="001A6C64" w:rsidP="00E500FB">
      <w:pPr>
        <w:widowControl w:val="0"/>
        <w:numPr>
          <w:ilvl w:val="0"/>
          <w:numId w:val="50"/>
        </w:numPr>
        <w:tabs>
          <w:tab w:val="clear" w:pos="1800"/>
        </w:tabs>
        <w:adjustRightInd w:val="0"/>
        <w:ind w:left="360" w:firstLine="0"/>
        <w:textAlignment w:val="baseline"/>
        <w:rPr>
          <w:rFonts w:cs="Times New Roman"/>
          <w:color w:val="000000" w:themeColor="text1"/>
        </w:rPr>
      </w:pPr>
      <w:r w:rsidRPr="00424939">
        <w:rPr>
          <w:rFonts w:cs="Times New Roman"/>
          <w:color w:val="000000" w:themeColor="text1"/>
        </w:rPr>
        <w:t xml:space="preserve">public after disciplinary proceedings determine student committed crime of violence. </w:t>
      </w:r>
    </w:p>
    <w:p w14:paraId="09AFCD2E" w14:textId="02C17419" w:rsidR="001A6C64" w:rsidRPr="00424939" w:rsidRDefault="001A6C64" w:rsidP="00DB5E9E">
      <w:pPr>
        <w:spacing w:after="120"/>
        <w:rPr>
          <w:rFonts w:cs="Times New Roman"/>
          <w:color w:val="000000" w:themeColor="text1"/>
        </w:rPr>
      </w:pPr>
      <w:r w:rsidRPr="00424939">
        <w:rPr>
          <w:rFonts w:cs="Times New Roman"/>
          <w:color w:val="000000" w:themeColor="text1"/>
        </w:rPr>
        <w:t>In many situations, complaints relative to FERPA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can be resolved with the College on an informal basis by contacting the Registrar, in the lower level of Voorhees Hall. </w:t>
      </w:r>
    </w:p>
    <w:p w14:paraId="4809962D" w14:textId="7A7175BA" w:rsidR="00697D6B" w:rsidRPr="00424939" w:rsidRDefault="001A6C64" w:rsidP="00EF5E02">
      <w:pPr>
        <w:rPr>
          <w:rFonts w:cs="Times New Roman"/>
          <w:b/>
          <w:caps/>
          <w:color w:val="000000" w:themeColor="text1"/>
          <w:sz w:val="28"/>
          <w:szCs w:val="28"/>
        </w:rPr>
      </w:pPr>
      <w:r w:rsidRPr="00424939">
        <w:rPr>
          <w:rFonts w:cs="Times New Roman"/>
          <w:b/>
          <w:color w:val="000000" w:themeColor="text1"/>
        </w:rPr>
        <w:t>To file a FERPA</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FERPA</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complaint</w:t>
      </w:r>
      <w:r w:rsidRPr="00424939">
        <w:rPr>
          <w:rFonts w:cs="Times New Roman"/>
          <w:color w:val="000000" w:themeColor="text1"/>
        </w:rPr>
        <w:t xml:space="preserve"> with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contact the office that administers FERPA at: Family Policy Compliance Office, U.S. Dept. of Education, 400 Maryland Avenue SW,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DC 20202-4605</w:t>
      </w:r>
      <w:r w:rsidR="002C5615" w:rsidRPr="00424939">
        <w:rPr>
          <w:rFonts w:cs="Times New Roman"/>
          <w:color w:val="000000" w:themeColor="text1"/>
        </w:rPr>
        <w:t>.</w:t>
      </w:r>
      <w:r w:rsidR="00697D6B" w:rsidRPr="00424939">
        <w:rPr>
          <w:rFonts w:cs="Times New Roman"/>
          <w:b/>
          <w:caps/>
          <w:color w:val="000000" w:themeColor="text1"/>
          <w:sz w:val="28"/>
          <w:szCs w:val="28"/>
        </w:rPr>
        <w:br w:type="page"/>
      </w:r>
    </w:p>
    <w:p w14:paraId="5BFDD9DA" w14:textId="7380A756" w:rsidR="005475A9" w:rsidRPr="00424939" w:rsidRDefault="005475A9" w:rsidP="002B623E">
      <w:pPr>
        <w:pStyle w:val="Heading1"/>
      </w:pPr>
      <w:bookmarkStart w:id="7788" w:name="Course_Descriptions"/>
      <w:bookmarkStart w:id="7789" w:name="_Ref14096340"/>
      <w:bookmarkStart w:id="7790" w:name="_Toc141355726"/>
      <w:bookmarkStart w:id="7791" w:name="_Toc110005206"/>
      <w:r w:rsidRPr="00424939">
        <w:t>COURSES OF INSTRUCTION</w:t>
      </w:r>
      <w:bookmarkEnd w:id="7788"/>
      <w:bookmarkEnd w:id="7789"/>
      <w:bookmarkEnd w:id="7790"/>
      <w:bookmarkEnd w:id="7791"/>
      <w:r w:rsidR="008C196D" w:rsidRPr="00424939">
        <w:fldChar w:fldCharType="begin"/>
      </w:r>
      <w:r w:rsidR="008C196D" w:rsidRPr="00424939">
        <w:instrText xml:space="preserve"> XE "</w:instrText>
      </w:r>
      <w:del w:id="7792" w:author="Summer 2023 updates" w:date="2024-07-31T13:42:00Z">
        <w:r w:rsidR="008C196D" w:rsidRPr="00424939">
          <w:delInstrText>COURSES OF INSTRUCTION</w:delInstrText>
        </w:r>
      </w:del>
      <w:ins w:id="7793" w:author="Summer 2023 updates" w:date="2024-07-31T13:42:00Z">
        <w:r w:rsidR="008C196D" w:rsidRPr="00424939">
          <w:instrText>C</w:instrText>
        </w:r>
        <w:r w:rsidR="001978C8">
          <w:instrText>ourses</w:instrText>
        </w:r>
        <w:r w:rsidR="008C196D" w:rsidRPr="00424939">
          <w:instrText xml:space="preserve"> </w:instrText>
        </w:r>
        <w:r w:rsidR="001978C8">
          <w:instrText>of</w:instrText>
        </w:r>
        <w:r w:rsidR="008C196D" w:rsidRPr="00424939">
          <w:instrText xml:space="preserve"> I</w:instrText>
        </w:r>
        <w:r w:rsidR="001978C8">
          <w:instrText>nstruction</w:instrText>
        </w:r>
      </w:ins>
      <w:r w:rsidR="008C196D" w:rsidRPr="00424939">
        <w:instrText xml:space="preserve">" </w:instrText>
      </w:r>
      <w:r w:rsidR="008C196D" w:rsidRPr="00424939">
        <w:fldChar w:fldCharType="end"/>
      </w:r>
    </w:p>
    <w:p w14:paraId="0F3C7446" w14:textId="29A080BC" w:rsidR="00E777DB" w:rsidRPr="00424939" w:rsidRDefault="005426D5" w:rsidP="00713AB3">
      <w:pPr>
        <w:pStyle w:val="Heading3"/>
        <w:rPr>
          <w:rStyle w:val="Strong"/>
          <w:rFonts w:ascii="Garamond" w:hAnsi="Garamond"/>
          <w:b/>
        </w:rPr>
      </w:pPr>
      <w:bookmarkStart w:id="7794" w:name="_Toc141355727"/>
      <w:bookmarkStart w:id="7795" w:name="_Toc110005207"/>
      <w:r w:rsidRPr="00424939">
        <w:rPr>
          <w:rStyle w:val="Strong"/>
          <w:rFonts w:ascii="Garamond" w:hAnsi="Garamond"/>
          <w:b/>
          <w:caps/>
        </w:rPr>
        <w:t>ACADEMIC PROGRAMS</w:t>
      </w:r>
      <w:bookmarkEnd w:id="7794"/>
      <w:bookmarkEnd w:id="7795"/>
      <w:r w:rsidR="008C196D" w:rsidRPr="00424939">
        <w:rPr>
          <w:rStyle w:val="Strong"/>
          <w:rFonts w:ascii="Garamond" w:hAnsi="Garamond"/>
          <w:b/>
          <w:caps/>
        </w:rPr>
        <w:fldChar w:fldCharType="begin"/>
      </w:r>
      <w:r w:rsidR="008C196D" w:rsidRPr="00424939">
        <w:instrText xml:space="preserve"> XE "</w:instrText>
      </w:r>
      <w:del w:id="7796" w:author="Summer 2023 updates" w:date="2024-07-31T13:42:00Z">
        <w:r w:rsidR="008C196D" w:rsidRPr="00424939">
          <w:rPr>
            <w:rStyle w:val="Strong"/>
            <w:rFonts w:ascii="Garamond" w:hAnsi="Garamond"/>
            <w:b/>
            <w:caps/>
          </w:rPr>
          <w:delInstrText>ACADEMIC PROGRAMS</w:delInstrText>
        </w:r>
      </w:del>
      <w:ins w:id="7797" w:author="Summer 2023 updates" w:date="2024-07-31T13:42:00Z">
        <w:r w:rsidR="00A80970">
          <w:rPr>
            <w:rStyle w:val="Strong"/>
            <w:rFonts w:ascii="Garamond" w:hAnsi="Garamond"/>
            <w:b/>
            <w:caps/>
          </w:rPr>
          <w:instrText>Academic Programs</w:instrText>
        </w:r>
      </w:ins>
      <w:r w:rsidR="008C196D" w:rsidRPr="00424939">
        <w:instrText xml:space="preserve">" </w:instrText>
      </w:r>
      <w:r w:rsidR="008C196D" w:rsidRPr="00424939">
        <w:rPr>
          <w:rStyle w:val="Strong"/>
          <w:rFonts w:ascii="Garamond" w:hAnsi="Garamond"/>
          <w:b/>
          <w:caps/>
        </w:rPr>
        <w:fldChar w:fldCharType="end"/>
      </w:r>
      <w:r w:rsidRPr="00424939">
        <w:rPr>
          <w:rStyle w:val="Strong"/>
          <w:rFonts w:ascii="Garamond" w:hAnsi="Garamond"/>
          <w:b/>
          <w:caps/>
        </w:rPr>
        <w:t xml:space="preserve"> </w:t>
      </w:r>
    </w:p>
    <w:p w14:paraId="7684E0EC" w14:textId="0D7774C2" w:rsidR="00FB220D" w:rsidRPr="00424939" w:rsidRDefault="00FB220D" w:rsidP="00084634">
      <w:pPr>
        <w:spacing w:before="120" w:after="0"/>
        <w:rPr>
          <w:bCs/>
          <w:color w:val="000000" w:themeColor="text1"/>
        </w:rPr>
        <w:pPrChange w:id="7798" w:author="Summer 2023 updates" w:date="2024-07-31T13:42:00Z">
          <w:pPr>
            <w:spacing w:after="0"/>
          </w:pPr>
        </w:pPrChange>
      </w:pPr>
      <w:bookmarkStart w:id="7799" w:name="AsiaTerm"/>
      <w:r w:rsidRPr="00424939">
        <w:rPr>
          <w:rFonts w:cs="Times New Roman"/>
          <w:color w:val="000000" w:themeColor="text1"/>
        </w:rPr>
        <w:t>—</w:t>
      </w:r>
      <w:r w:rsidR="00760DCD" w:rsidRPr="00424939">
        <w:rPr>
          <w:rStyle w:val="Strong"/>
          <w:rFonts w:ascii="Garamond" w:hAnsi="Garamond"/>
          <w:color w:val="000000" w:themeColor="text1"/>
        </w:rPr>
        <w:t>Asia</w:t>
      </w:r>
      <w:r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Pr="00424939">
        <w:rPr>
          <w:rStyle w:val="Strong"/>
          <w:rFonts w:ascii="Garamond" w:hAnsi="Garamond"/>
          <w:color w:val="000000" w:themeColor="text1"/>
        </w:rPr>
        <w:t>erm</w:t>
      </w:r>
      <w:bookmarkEnd w:id="7799"/>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A80970">
        <w:rPr>
          <w:rStyle w:val="Strong"/>
          <w:rFonts w:ascii="Garamond" w:hAnsi="Garamond"/>
          <w:color w:val="000000" w:themeColor="text1"/>
        </w:rPr>
        <w:instrText xml:space="preserve">Asia </w:instrText>
      </w:r>
      <w:del w:id="7800" w:author="Summer 2023 updates" w:date="2024-07-31T13:42:00Z">
        <w:r w:rsidR="008C196D" w:rsidRPr="00424939">
          <w:rPr>
            <w:rStyle w:val="Strong"/>
            <w:rFonts w:ascii="Garamond" w:hAnsi="Garamond"/>
            <w:color w:val="000000" w:themeColor="text1"/>
          </w:rPr>
          <w:delInstrText>term</w:delInstrText>
        </w:r>
      </w:del>
      <w:ins w:id="7801" w:author="Summer 2023 updates" w:date="2024-07-31T13:42:00Z">
        <w:r w:rsidR="00A80970">
          <w:rPr>
            <w:rStyle w:val="Strong"/>
            <w:rFonts w:ascii="Garamond" w:hAnsi="Garamond"/>
            <w:color w:val="000000" w:themeColor="text1"/>
          </w:rPr>
          <w:instrText>T</w:instrText>
        </w:r>
        <w:r w:rsidR="008C196D" w:rsidRPr="00424939">
          <w:rPr>
            <w:rStyle w:val="Strong"/>
            <w:rFonts w:ascii="Garamond" w:hAnsi="Garamond"/>
            <w:color w:val="000000" w:themeColor="text1"/>
          </w:rPr>
          <w:instrText>erm</w:instrText>
        </w:r>
      </w:ins>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4FAA88E3" w14:textId="77777777" w:rsidR="0090102E" w:rsidRPr="00424939" w:rsidRDefault="0090102E" w:rsidP="0090102E">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ASC-195 Asian Tonal Languages</w:t>
      </w:r>
    </w:p>
    <w:p w14:paraId="5C5244E1" w14:textId="6F5CED3F" w:rsidR="0090102E" w:rsidRPr="00424939" w:rsidRDefault="0090102E" w:rsidP="0090102E">
      <w:pPr>
        <w:autoSpaceDE w:val="0"/>
        <w:autoSpaceDN w:val="0"/>
        <w:spacing w:after="0"/>
        <w:rPr>
          <w:rFonts w:cs="Times New Roman"/>
          <w:color w:val="000000" w:themeColor="text1"/>
        </w:rPr>
      </w:pPr>
      <w:r w:rsidRPr="00424939">
        <w:rPr>
          <w:rFonts w:cs="Times New Roman"/>
          <w:color w:val="000000" w:themeColor="text1"/>
        </w:rPr>
        <w:t xml:space="preserve">An introduction to Thai, Vietnamese, and other tonal Asian languages.  Emphasis is on basic communication as well as the distinguishing features of languages that use tones as part of their linguistic system. </w:t>
      </w:r>
    </w:p>
    <w:p w14:paraId="37A06EDF" w14:textId="77777777" w:rsidR="000B1DB8" w:rsidRPr="00424939" w:rsidRDefault="000B1DB8" w:rsidP="000B1DB8">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ASC-196 Modern South East Asia</w:t>
      </w:r>
    </w:p>
    <w:p w14:paraId="20CA40D9" w14:textId="77777777" w:rsidR="000B1DB8" w:rsidRPr="00424939" w:rsidRDefault="000B1DB8" w:rsidP="000B1DB8">
      <w:pPr>
        <w:autoSpaceDE w:val="0"/>
        <w:autoSpaceDN w:val="0"/>
        <w:spacing w:after="0"/>
        <w:rPr>
          <w:rFonts w:cs="Times New Roman"/>
          <w:color w:val="000000" w:themeColor="text1"/>
        </w:rPr>
      </w:pPr>
      <w:r w:rsidRPr="00424939">
        <w:rPr>
          <w:rFonts w:cs="Times New Roman"/>
          <w:color w:val="000000" w:themeColor="text1"/>
        </w:rPr>
        <w:t xml:space="preserve">An introduction to several Asian cultures such as Thai, Cambodian, and Vietnamese.  This course varies depending on the field of the supervising Coe faculty member. </w:t>
      </w:r>
    </w:p>
    <w:p w14:paraId="78275389" w14:textId="5B971ABB" w:rsidR="00FB220D" w:rsidRPr="00424939" w:rsidRDefault="00FB220D" w:rsidP="00FB220D">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w:t>
      </w:r>
      <w:r w:rsidR="000C7ED6" w:rsidRPr="00424939">
        <w:rPr>
          <w:rFonts w:ascii="Garamond" w:hAnsi="Garamond" w:cs="Times New Roman"/>
          <w:b/>
          <w:color w:val="000000" w:themeColor="text1"/>
          <w:sz w:val="22"/>
          <w:szCs w:val="22"/>
        </w:rPr>
        <w:t>444</w:t>
      </w:r>
      <w:r w:rsidRPr="00424939">
        <w:rPr>
          <w:rFonts w:ascii="Garamond" w:hAnsi="Garamond" w:cs="Times New Roman"/>
          <w:b/>
          <w:color w:val="000000" w:themeColor="text1"/>
          <w:sz w:val="22"/>
          <w:szCs w:val="22"/>
        </w:rPr>
        <w:t xml:space="preserve">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p>
    <w:p w14:paraId="17BC987F" w14:textId="67F5B1B9" w:rsidR="00FB220D" w:rsidRPr="00424939" w:rsidRDefault="00FB220D" w:rsidP="00374559">
      <w:pPr>
        <w:rPr>
          <w:rPrChange w:id="7802" w:author="Summer 2023 updates" w:date="2024-07-31T13:42:00Z">
            <w:rPr>
              <w:rFonts w:ascii="Garamond" w:hAnsi="Garamond"/>
              <w:color w:val="000000" w:themeColor="text1"/>
              <w:sz w:val="22"/>
            </w:rPr>
          </w:rPrChange>
        </w:rPr>
        <w:pPrChange w:id="7803" w:author="Summer 2023 updates" w:date="2024-07-31T13:42:00Z">
          <w:pPr>
            <w:pStyle w:val="Noparagraphstyle"/>
            <w:spacing w:after="120" w:line="240" w:lineRule="auto"/>
          </w:pPr>
        </w:pPrChange>
      </w:pPr>
      <w:r w:rsidRPr="00424939">
        <w:rPr>
          <w:rPrChange w:id="7804" w:author="Summer 2023 updates" w:date="2024-07-31T13:42:00Z">
            <w:rPr>
              <w:rFonts w:ascii="Garamond" w:hAnsi="Garamond"/>
              <w:color w:val="000000" w:themeColor="text1"/>
              <w:sz w:val="22"/>
            </w:rPr>
          </w:rPrChange>
        </w:rPr>
        <w:t xml:space="preserve">A student-designed study of some feature of Asian culture, arranged in consultation with the supervising Coe faculty member. </w:t>
      </w:r>
      <w:r w:rsidR="000B1DB8" w:rsidRPr="00424939">
        <w:rPr>
          <w:rPrChange w:id="7805" w:author="Summer 2023 updates" w:date="2024-07-31T13:42:00Z">
            <w:rPr>
              <w:rFonts w:ascii="Garamond" w:hAnsi="Garamond"/>
              <w:color w:val="000000" w:themeColor="text1"/>
              <w:sz w:val="22"/>
            </w:rPr>
          </w:rPrChange>
        </w:rPr>
        <w:t xml:space="preserve">May be taken more than once for a maximum of 2.0 credits. </w:t>
      </w:r>
      <w:r w:rsidR="000B1DB8" w:rsidRPr="00424939">
        <w:rPr>
          <w:u w:val="single"/>
          <w:rPrChange w:id="7806" w:author="Summer 2023 updates" w:date="2024-07-31T13:42:00Z">
            <w:rPr>
              <w:rFonts w:ascii="Garamond" w:hAnsi="Garamond"/>
              <w:color w:val="000000" w:themeColor="text1"/>
              <w:sz w:val="22"/>
              <w:u w:val="single"/>
            </w:rPr>
          </w:rPrChange>
        </w:rPr>
        <w:t>Prerequisite</w:t>
      </w:r>
      <w:r w:rsidR="00897BA1" w:rsidRPr="00424939">
        <w:rPr>
          <w:rPrChange w:id="7807" w:author="Summer 2023 updates" w:date="2024-07-31T13:42:00Z">
            <w:rPr>
              <w:rFonts w:ascii="Garamond" w:hAnsi="Garamond"/>
              <w:color w:val="000000" w:themeColor="text1"/>
              <w:sz w:val="22"/>
            </w:rPr>
          </w:rPrChange>
        </w:rPr>
        <w:t>:</w:t>
      </w:r>
      <w:r w:rsidRPr="00424939">
        <w:rPr>
          <w:rPrChange w:id="7808" w:author="Summer 2023 updates" w:date="2024-07-31T13:42:00Z">
            <w:rPr>
              <w:rFonts w:ascii="Garamond" w:hAnsi="Garamond"/>
              <w:color w:val="000000" w:themeColor="text1"/>
              <w:sz w:val="22"/>
            </w:rPr>
          </w:rPrChange>
        </w:rPr>
        <w:t xml:space="preserve"> consent of instructor. </w:t>
      </w:r>
    </w:p>
    <w:p w14:paraId="73678493" w14:textId="3AC6DC64" w:rsidR="00FD5C48" w:rsidRPr="00424939" w:rsidRDefault="004A4688" w:rsidP="00084634">
      <w:pPr>
        <w:spacing w:before="120" w:after="0"/>
        <w:rPr>
          <w:bCs/>
          <w:color w:val="000000" w:themeColor="text1"/>
        </w:rPr>
        <w:pPrChange w:id="7809" w:author="Summer 2023 updates" w:date="2024-07-31T13:42:00Z">
          <w:pPr>
            <w:spacing w:after="0"/>
          </w:pPr>
        </w:pPrChange>
      </w:pPr>
      <w:r w:rsidRPr="00424939">
        <w:rPr>
          <w:rFonts w:cs="Times New Roman"/>
          <w:color w:val="000000" w:themeColor="text1"/>
        </w:rPr>
        <w:t>—</w:t>
      </w:r>
      <w:bookmarkStart w:id="7810" w:name="community_based_project"/>
      <w:r w:rsidR="001B0CDA">
        <w:rPr>
          <w:rStyle w:val="Strong"/>
          <w:rFonts w:ascii="Garamond" w:hAnsi="Garamond"/>
          <w:color w:val="000000" w:themeColor="text1"/>
        </w:rPr>
        <w:t>C</w:t>
      </w:r>
      <w:r w:rsidR="00FD5C48" w:rsidRPr="00424939">
        <w:rPr>
          <w:rStyle w:val="Strong"/>
          <w:rFonts w:ascii="Garamond" w:hAnsi="Garamond"/>
          <w:color w:val="000000" w:themeColor="text1"/>
        </w:rPr>
        <w:t>ommunity-</w:t>
      </w:r>
      <w:r w:rsidR="001B0CDA">
        <w:rPr>
          <w:rStyle w:val="Strong"/>
          <w:rFonts w:ascii="Garamond" w:hAnsi="Garamond"/>
          <w:color w:val="000000" w:themeColor="text1"/>
        </w:rPr>
        <w:t>B</w:t>
      </w:r>
      <w:r w:rsidR="00FD5C48" w:rsidRPr="00424939">
        <w:rPr>
          <w:rStyle w:val="Strong"/>
          <w:rFonts w:ascii="Garamond" w:hAnsi="Garamond"/>
          <w:color w:val="000000" w:themeColor="text1"/>
        </w:rPr>
        <w:t xml:space="preserve">ased </w:t>
      </w:r>
      <w:r w:rsidR="001B0CDA">
        <w:rPr>
          <w:rStyle w:val="Strong"/>
          <w:rFonts w:ascii="Garamond" w:hAnsi="Garamond"/>
          <w:color w:val="000000" w:themeColor="text1"/>
        </w:rPr>
        <w:t>P</w:t>
      </w:r>
      <w:r w:rsidR="00FD5C48" w:rsidRPr="00424939">
        <w:rPr>
          <w:rStyle w:val="Strong"/>
          <w:rFonts w:ascii="Garamond" w:hAnsi="Garamond"/>
          <w:color w:val="000000" w:themeColor="text1"/>
        </w:rPr>
        <w:t>roject</w:t>
      </w:r>
      <w:bookmarkEnd w:id="7810"/>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del w:id="7811" w:author="Summer 2023 updates" w:date="2024-07-31T13:42:00Z">
        <w:r w:rsidR="008C196D" w:rsidRPr="00424939">
          <w:rPr>
            <w:rStyle w:val="Strong"/>
            <w:rFonts w:ascii="Garamond" w:hAnsi="Garamond"/>
            <w:color w:val="000000" w:themeColor="text1"/>
          </w:rPr>
          <w:delInstrText>community-based project</w:delInstrText>
        </w:r>
      </w:del>
      <w:ins w:id="7812" w:author="Summer 2023 updates" w:date="2024-07-31T13:42:00Z">
        <w:r w:rsidR="00B01DB3">
          <w:rPr>
            <w:rStyle w:val="Strong"/>
            <w:rFonts w:ascii="Garamond" w:hAnsi="Garamond"/>
            <w:color w:val="000000" w:themeColor="text1"/>
          </w:rPr>
          <w:instrText>C</w:instrText>
        </w:r>
        <w:r w:rsidR="008C196D" w:rsidRPr="00424939">
          <w:rPr>
            <w:rStyle w:val="Strong"/>
            <w:rFonts w:ascii="Garamond" w:hAnsi="Garamond"/>
            <w:color w:val="000000" w:themeColor="text1"/>
          </w:rPr>
          <w:instrText>ommunity-</w:instrText>
        </w:r>
        <w:r w:rsidR="00B01DB3">
          <w:rPr>
            <w:rStyle w:val="Strong"/>
            <w:rFonts w:ascii="Garamond" w:hAnsi="Garamond"/>
            <w:color w:val="000000" w:themeColor="text1"/>
          </w:rPr>
          <w:instrText>B</w:instrText>
        </w:r>
        <w:r w:rsidR="008C196D" w:rsidRPr="00424939">
          <w:rPr>
            <w:rStyle w:val="Strong"/>
            <w:rFonts w:ascii="Garamond" w:hAnsi="Garamond"/>
            <w:color w:val="000000" w:themeColor="text1"/>
          </w:rPr>
          <w:instrText xml:space="preserve">ased </w:instrText>
        </w:r>
        <w:r w:rsidR="00B01DB3">
          <w:rPr>
            <w:rStyle w:val="Strong"/>
            <w:rFonts w:ascii="Garamond" w:hAnsi="Garamond"/>
            <w:color w:val="000000" w:themeColor="text1"/>
          </w:rPr>
          <w:instrText>P</w:instrText>
        </w:r>
        <w:r w:rsidR="008C196D" w:rsidRPr="00424939">
          <w:rPr>
            <w:rStyle w:val="Strong"/>
            <w:rFonts w:ascii="Garamond" w:hAnsi="Garamond"/>
            <w:color w:val="000000" w:themeColor="text1"/>
          </w:rPr>
          <w:instrText>roject</w:instrText>
        </w:r>
      </w:ins>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6B8343BA" w14:textId="77777777" w:rsidR="002976A6" w:rsidRPr="00424939" w:rsidRDefault="002976A6" w:rsidP="002976A6">
      <w:pPr>
        <w:spacing w:after="0"/>
        <w:rPr>
          <w:rFonts w:cs="Times New Roman"/>
          <w:b/>
          <w:color w:val="000000" w:themeColor="text1"/>
        </w:rPr>
      </w:pPr>
      <w:r w:rsidRPr="00424939">
        <w:rPr>
          <w:rFonts w:cs="Times New Roman"/>
          <w:b/>
          <w:color w:val="000000" w:themeColor="text1"/>
        </w:rPr>
        <w:t>CBP-325 Community-Based Project</w:t>
      </w:r>
    </w:p>
    <w:p w14:paraId="25CA2E88" w14:textId="7A01BEB8" w:rsidR="002976A6" w:rsidRPr="00424939" w:rsidRDefault="002976A6" w:rsidP="009C5DDF">
      <w:pPr>
        <w:spacing w:after="80" w:line="228" w:lineRule="auto"/>
        <w:rPr>
          <w:rFonts w:cs="Times New Roman"/>
          <w:color w:val="000000" w:themeColor="text1"/>
        </w:rPr>
      </w:pPr>
      <w:r w:rsidRPr="00424939">
        <w:rPr>
          <w:rFonts w:cs="Times New Roman"/>
          <w:color w:val="000000" w:themeColor="text1"/>
        </w:rPr>
        <w:t>Supervised work on service projects proposed by external constituencies such as non-profit institutions, community agencies, and government organizations. Students learn about the issues, problems, and techniques associated with developing, organizing, and participating in projects that address and solve real-world problems, as well as provide services and benefits to community and project sponsors.  Authorization for the community-based project</w:t>
      </w:r>
      <w:r w:rsidR="008C196D" w:rsidRPr="00424939">
        <w:rPr>
          <w:rFonts w:cs="Times New Roman"/>
          <w:color w:val="000000" w:themeColor="text1"/>
        </w:rPr>
        <w:fldChar w:fldCharType="begin"/>
      </w:r>
      <w:r w:rsidR="008C196D" w:rsidRPr="00424939">
        <w:rPr>
          <w:color w:val="000000" w:themeColor="text1"/>
        </w:rPr>
        <w:instrText xml:space="preserve"> XE "</w:instrText>
      </w:r>
      <w:del w:id="7813" w:author="Summer 2023 updates" w:date="2024-07-31T13:42:00Z">
        <w:r w:rsidR="008C196D" w:rsidRPr="00424939">
          <w:rPr>
            <w:rStyle w:val="Strong"/>
            <w:rFonts w:ascii="Garamond" w:hAnsi="Garamond"/>
            <w:color w:val="000000" w:themeColor="text1"/>
          </w:rPr>
          <w:delInstrText>community-based project</w:delInstrText>
        </w:r>
      </w:del>
      <w:ins w:id="7814" w:author="Summer 2023 updates" w:date="2024-07-31T13:42:00Z">
        <w:r w:rsidR="00B01DB3">
          <w:rPr>
            <w:rStyle w:val="Strong"/>
            <w:rFonts w:ascii="Garamond" w:hAnsi="Garamond"/>
            <w:color w:val="000000" w:themeColor="text1"/>
          </w:rPr>
          <w:instrText>C</w:instrText>
        </w:r>
        <w:r w:rsidR="008C196D" w:rsidRPr="00424939">
          <w:rPr>
            <w:rStyle w:val="Strong"/>
            <w:rFonts w:ascii="Garamond" w:hAnsi="Garamond"/>
            <w:color w:val="000000" w:themeColor="text1"/>
          </w:rPr>
          <w:instrText>ommunity-</w:instrText>
        </w:r>
        <w:r w:rsidR="00B01DB3">
          <w:rPr>
            <w:rStyle w:val="Strong"/>
            <w:rFonts w:ascii="Garamond" w:hAnsi="Garamond"/>
            <w:color w:val="000000" w:themeColor="text1"/>
          </w:rPr>
          <w:instrText>B</w:instrText>
        </w:r>
        <w:r w:rsidR="008C196D" w:rsidRPr="00424939">
          <w:rPr>
            <w:rStyle w:val="Strong"/>
            <w:rFonts w:ascii="Garamond" w:hAnsi="Garamond"/>
            <w:color w:val="000000" w:themeColor="text1"/>
          </w:rPr>
          <w:instrText xml:space="preserve">ased </w:instrText>
        </w:r>
        <w:r w:rsidR="00B01DB3">
          <w:rPr>
            <w:rStyle w:val="Strong"/>
            <w:rFonts w:ascii="Garamond" w:hAnsi="Garamond"/>
            <w:color w:val="000000" w:themeColor="text1"/>
          </w:rPr>
          <w:instrText>P</w:instrText>
        </w:r>
        <w:r w:rsidR="008C196D" w:rsidRPr="00424939">
          <w:rPr>
            <w:rStyle w:val="Strong"/>
            <w:rFonts w:ascii="Garamond" w:hAnsi="Garamond"/>
            <w:color w:val="000000" w:themeColor="text1"/>
          </w:rPr>
          <w:instrText>roject</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determined by the supervising faculty member. May be taken more than once. A minimum of 140 hours of work is required. </w:t>
      </w:r>
      <w:r w:rsidR="00A7479E" w:rsidRPr="00424939">
        <w:rPr>
          <w:rFonts w:cs="Times New Roman"/>
          <w:color w:val="000000" w:themeColor="text1"/>
        </w:rPr>
        <w:t>P/NP</w:t>
      </w:r>
      <w:r w:rsidRPr="00424939">
        <w:rPr>
          <w:rFonts w:cs="Times New Roman"/>
          <w:color w:val="000000" w:themeColor="text1"/>
        </w:rPr>
        <w:t xml:space="preserve"> basis only. </w:t>
      </w:r>
    </w:p>
    <w:p w14:paraId="4A681723" w14:textId="636FB28A" w:rsidR="00C039C4" w:rsidRPr="00424939" w:rsidRDefault="00C039C4" w:rsidP="00084634">
      <w:pPr>
        <w:spacing w:before="120" w:after="0"/>
        <w:rPr>
          <w:rFonts w:cs="Times New Roman"/>
          <w:b/>
          <w:smallCaps/>
          <w:color w:val="000000" w:themeColor="text1"/>
        </w:rPr>
        <w:pPrChange w:id="7815" w:author="Summer 2023 updates" w:date="2024-07-31T13:42:00Z">
          <w:pPr>
            <w:spacing w:after="0"/>
          </w:pPr>
        </w:pPrChange>
      </w:pPr>
      <w:r w:rsidRPr="00424939">
        <w:rPr>
          <w:rFonts w:cs="Times New Roman"/>
          <w:color w:val="000000" w:themeColor="text1"/>
        </w:rPr>
        <w:t>—</w:t>
      </w:r>
      <w:r w:rsidR="001B0CDA">
        <w:rPr>
          <w:rFonts w:cs="Times New Roman"/>
          <w:b/>
          <w:smallCaps/>
          <w:color w:val="000000" w:themeColor="text1"/>
        </w:rPr>
        <w:t>F</w:t>
      </w:r>
      <w:r w:rsidRPr="00424939">
        <w:rPr>
          <w:rFonts w:cs="Times New Roman"/>
          <w:b/>
          <w:smallCaps/>
          <w:color w:val="000000" w:themeColor="text1"/>
        </w:rPr>
        <w:t>irst-</w:t>
      </w:r>
      <w:r w:rsidR="001B0CDA">
        <w:rPr>
          <w:rFonts w:cs="Times New Roman"/>
          <w:b/>
          <w:smallCaps/>
          <w:color w:val="000000" w:themeColor="text1"/>
        </w:rPr>
        <w:t>Y</w:t>
      </w:r>
      <w:r w:rsidRPr="00424939">
        <w:rPr>
          <w:rFonts w:cs="Times New Roman"/>
          <w:b/>
          <w:smallCaps/>
          <w:color w:val="000000" w:themeColor="text1"/>
        </w:rPr>
        <w:t xml:space="preserve">ear </w:t>
      </w:r>
      <w:r w:rsidR="001B0CDA">
        <w:rPr>
          <w:rFonts w:cs="Times New Roman"/>
          <w:b/>
          <w:smallCaps/>
          <w:color w:val="000000" w:themeColor="text1"/>
        </w:rPr>
        <w:t>S</w:t>
      </w:r>
      <w:r w:rsidRPr="00424939">
        <w:rPr>
          <w:rFonts w:cs="Times New Roman"/>
          <w:b/>
          <w:smallCaps/>
          <w:color w:val="000000" w:themeColor="text1"/>
        </w:rPr>
        <w:t>eminar</w:t>
      </w:r>
    </w:p>
    <w:p w14:paraId="164C77FA" w14:textId="77777777" w:rsidR="00C039C4" w:rsidRPr="00424939" w:rsidRDefault="00C039C4" w:rsidP="00C039C4">
      <w:pPr>
        <w:spacing w:after="0"/>
        <w:rPr>
          <w:rFonts w:cs="Times New Roman"/>
          <w:b/>
          <w:color w:val="000000" w:themeColor="text1"/>
        </w:rPr>
      </w:pPr>
      <w:r w:rsidRPr="00424939">
        <w:rPr>
          <w:rFonts w:cs="Times New Roman"/>
          <w:b/>
          <w:color w:val="000000" w:themeColor="text1"/>
        </w:rPr>
        <w:t xml:space="preserve">FS-110 First-Year Seminar </w:t>
      </w:r>
    </w:p>
    <w:p w14:paraId="0EA378A2" w14:textId="2CB5BC72" w:rsidR="00C039C4" w:rsidRPr="00424939" w:rsidRDefault="00C039C4" w:rsidP="0058318B">
      <w:pPr>
        <w:spacing w:after="80" w:line="228" w:lineRule="auto"/>
        <w:rPr>
          <w:rFonts w:cs="Times New Roman"/>
          <w:color w:val="000000" w:themeColor="text1"/>
        </w:rPr>
      </w:pPr>
      <w:r w:rsidRPr="00424939">
        <w:rPr>
          <w:rFonts w:cs="Times New Roman"/>
          <w:color w:val="000000" w:themeColor="text1"/>
        </w:rPr>
        <w:t>Required of all first-year students. The First-Year Seminar introduces students to college-level study with emphasis on critical thinking, writing, speaking, and research skills. Faculty</w:t>
      </w:r>
      <w:r w:rsidR="002E2CCC" w:rsidRPr="00424939">
        <w:rPr>
          <w:rFonts w:cs="Times New Roman"/>
          <w:color w:val="000000" w:themeColor="text1"/>
        </w:rPr>
        <w:fldChar w:fldCharType="begin"/>
      </w:r>
      <w:r w:rsidR="002E2CCC" w:rsidRPr="00424939">
        <w:rPr>
          <w:color w:val="000000" w:themeColor="text1"/>
        </w:rPr>
        <w:instrText xml:space="preserve"> XE "Faculty" </w:instrText>
      </w:r>
      <w:r w:rsidR="002E2CCC" w:rsidRPr="00424939">
        <w:rPr>
          <w:rFonts w:cs="Times New Roman"/>
          <w:color w:val="000000" w:themeColor="text1"/>
        </w:rPr>
        <w:fldChar w:fldCharType="end"/>
      </w:r>
      <w:r w:rsidRPr="00424939">
        <w:rPr>
          <w:rFonts w:cs="Times New Roman"/>
          <w:color w:val="000000" w:themeColor="text1"/>
        </w:rPr>
        <w:t xml:space="preserve"> offer first-year-only topics courses exploring issues from multiple perspectives within or across disciplines. Students in all sections prepare portfolios of their written work and attend a variety of cultural events on and off campus. Seminar instructors also serve as the primary academic advisors for first-year students in their respective sections. First-Year Seminars are writing emphasis and cannot fulfill any distributional, cultural perspective, or major requirements. </w:t>
      </w:r>
    </w:p>
    <w:p w14:paraId="784B3236" w14:textId="47157D62" w:rsidR="009B2701" w:rsidRPr="00424939" w:rsidRDefault="009B2701" w:rsidP="00084634">
      <w:pPr>
        <w:spacing w:before="120" w:after="0"/>
        <w:rPr>
          <w:rFonts w:cs="Times New Roman"/>
          <w:b/>
          <w:smallCaps/>
          <w:color w:val="000000" w:themeColor="text1"/>
        </w:rPr>
        <w:pPrChange w:id="7816" w:author="Summer 2023 updates" w:date="2024-07-31T13:42:00Z">
          <w:pPr>
            <w:spacing w:after="0"/>
          </w:pPr>
        </w:pPrChange>
      </w:pPr>
      <w:r w:rsidRPr="00424939">
        <w:rPr>
          <w:rFonts w:cs="Times New Roman"/>
          <w:color w:val="000000" w:themeColor="text1"/>
        </w:rPr>
        <w:t>—</w:t>
      </w:r>
      <w:r w:rsidR="001B0CDA">
        <w:rPr>
          <w:rFonts w:cs="Times New Roman"/>
          <w:b/>
          <w:smallCaps/>
          <w:color w:val="000000" w:themeColor="text1"/>
        </w:rPr>
        <w:t>W</w:t>
      </w:r>
      <w:r w:rsidR="009E1872">
        <w:rPr>
          <w:rFonts w:cs="Times New Roman"/>
          <w:b/>
          <w:smallCaps/>
          <w:color w:val="000000" w:themeColor="text1"/>
        </w:rPr>
        <w:t xml:space="preserve">orld </w:t>
      </w:r>
      <w:r w:rsidR="001B0CDA">
        <w:rPr>
          <w:rFonts w:cs="Times New Roman"/>
          <w:b/>
          <w:smallCaps/>
          <w:color w:val="000000" w:themeColor="text1"/>
        </w:rPr>
        <w:t>L</w:t>
      </w:r>
      <w:r w:rsidR="009E1872">
        <w:rPr>
          <w:rFonts w:cs="Times New Roman"/>
          <w:b/>
          <w:smallCaps/>
          <w:color w:val="000000" w:themeColor="text1"/>
        </w:rPr>
        <w:t>anguage</w:t>
      </w:r>
    </w:p>
    <w:p w14:paraId="36728C03" w14:textId="3590F45D" w:rsidR="008247FF" w:rsidRPr="00424939" w:rsidRDefault="008247FF" w:rsidP="008247FF">
      <w:pPr>
        <w:spacing w:after="0"/>
        <w:rPr>
          <w:rFonts w:cs="Times New Roman"/>
          <w:b/>
          <w:color w:val="000000" w:themeColor="text1"/>
        </w:rPr>
      </w:pPr>
      <w:r w:rsidRPr="00424939">
        <w:rPr>
          <w:rFonts w:cs="Times New Roman"/>
          <w:b/>
          <w:color w:val="000000" w:themeColor="text1"/>
        </w:rPr>
        <w:t xml:space="preserve">FSA-100 </w:t>
      </w:r>
      <w:r w:rsidR="00CE58B4" w:rsidRPr="00424939">
        <w:rPr>
          <w:rFonts w:cs="Times New Roman"/>
          <w:b/>
          <w:color w:val="000000" w:themeColor="text1"/>
        </w:rPr>
        <w:t xml:space="preserve">Foreign </w:t>
      </w:r>
      <w:r w:rsidRPr="00424939">
        <w:rPr>
          <w:rFonts w:cs="Times New Roman"/>
          <w:b/>
          <w:color w:val="000000" w:themeColor="text1"/>
        </w:rPr>
        <w:t xml:space="preserve">Study Abroad </w:t>
      </w:r>
    </w:p>
    <w:p w14:paraId="7C726710" w14:textId="0AA4585B" w:rsidR="00403860" w:rsidRPr="00424939" w:rsidRDefault="008247FF" w:rsidP="0058318B">
      <w:pPr>
        <w:spacing w:after="80" w:line="221" w:lineRule="auto"/>
        <w:rPr>
          <w:rFonts w:cs="Times New Roman"/>
          <w:color w:val="000000" w:themeColor="text1"/>
        </w:rPr>
      </w:pPr>
      <w:r w:rsidRPr="00424939">
        <w:rPr>
          <w:rFonts w:cs="Times New Roman"/>
          <w:color w:val="000000" w:themeColor="text1"/>
        </w:rPr>
        <w:t>Study abroad during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supervised by a Coe College faculty member, with site visits to places of historical and cultural interest. When appropriate, may count as a course in the major. May be taken more than once if offered in different locations.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instructor. (Offered May Term only) </w:t>
      </w:r>
    </w:p>
    <w:p w14:paraId="6110AB9E" w14:textId="5BF21A3D" w:rsidR="00403860" w:rsidRPr="00424939" w:rsidRDefault="00403860" w:rsidP="00403860">
      <w:pPr>
        <w:spacing w:after="0"/>
        <w:rPr>
          <w:rFonts w:cs="Times New Roman"/>
          <w:b/>
          <w:color w:val="000000" w:themeColor="text1"/>
        </w:rPr>
      </w:pPr>
      <w:r w:rsidRPr="00424939">
        <w:rPr>
          <w:rFonts w:cs="Times New Roman"/>
          <w:b/>
          <w:color w:val="000000" w:themeColor="text1"/>
        </w:rPr>
        <w:t>FSA-1</w:t>
      </w:r>
      <w:r w:rsidR="00026021" w:rsidRPr="00424939">
        <w:rPr>
          <w:rFonts w:cs="Times New Roman"/>
          <w:b/>
          <w:color w:val="000000" w:themeColor="text1"/>
        </w:rPr>
        <w:t>4</w:t>
      </w:r>
      <w:r w:rsidRPr="00424939">
        <w:rPr>
          <w:rFonts w:cs="Times New Roman"/>
          <w:b/>
          <w:color w:val="000000" w:themeColor="text1"/>
        </w:rPr>
        <w:t>6 Turkey: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Culture </w:t>
      </w:r>
    </w:p>
    <w:p w14:paraId="5794A45D" w14:textId="4C9B6BA2" w:rsidR="00403860" w:rsidRPr="00424939" w:rsidRDefault="00403860" w:rsidP="002F64CD">
      <w:pPr>
        <w:spacing w:after="120" w:line="228" w:lineRule="auto"/>
        <w:rPr>
          <w:rFonts w:cs="Times New Roman"/>
          <w:color w:val="000000" w:themeColor="text1"/>
        </w:rPr>
      </w:pPr>
      <w:r w:rsidRPr="00424939">
        <w:rPr>
          <w:rFonts w:cs="Times New Roman"/>
          <w:color w:val="000000" w:themeColor="text1"/>
        </w:rPr>
        <w:t xml:space="preserve">Study abroad course on the history and culture of Turkey.  An exploration of a unique secular-Muslim society.  Particular historical focus is on Istanbul and ancient cities on Aegean coast.  </w:t>
      </w:r>
      <w:r w:rsidRPr="00424939">
        <w:rPr>
          <w:rFonts w:cs="Times New Roman"/>
          <w:color w:val="000000" w:themeColor="text1"/>
          <w:u w:val="single"/>
        </w:rPr>
        <w:t>Prerequisite</w:t>
      </w:r>
      <w:r w:rsidRPr="00424939">
        <w:rPr>
          <w:rFonts w:cs="Times New Roman"/>
          <w:color w:val="000000" w:themeColor="text1"/>
        </w:rPr>
        <w:t>: consent of instructor.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w:t>
      </w:r>
    </w:p>
    <w:p w14:paraId="0E4F943D" w14:textId="2FFE833E" w:rsidR="00B2150B" w:rsidRPr="00424939" w:rsidRDefault="004A4688" w:rsidP="00084634">
      <w:pPr>
        <w:spacing w:before="120" w:after="0"/>
        <w:rPr>
          <w:rFonts w:cs="Times New Roman"/>
          <w:b/>
          <w:smallCaps/>
          <w:color w:val="000000" w:themeColor="text1"/>
        </w:rPr>
        <w:pPrChange w:id="7817" w:author="Summer 2023 updates" w:date="2024-07-31T13:42:00Z">
          <w:pPr>
            <w:spacing w:after="0"/>
          </w:pPr>
        </w:pPrChange>
      </w:pPr>
      <w:r w:rsidRPr="00424939">
        <w:rPr>
          <w:rFonts w:cs="Times New Roman"/>
          <w:color w:val="000000" w:themeColor="text1"/>
        </w:rPr>
        <w:t>—</w:t>
      </w:r>
      <w:bookmarkStart w:id="7818" w:name="Internship_course_description"/>
      <w:r w:rsidR="001B0CDA">
        <w:rPr>
          <w:rFonts w:cs="Times New Roman"/>
          <w:b/>
          <w:smallCaps/>
          <w:color w:val="000000" w:themeColor="text1"/>
        </w:rPr>
        <w:t>I</w:t>
      </w:r>
      <w:r w:rsidR="00B2150B" w:rsidRPr="00424939">
        <w:rPr>
          <w:rFonts w:cs="Times New Roman"/>
          <w:b/>
          <w:smallCaps/>
          <w:color w:val="000000" w:themeColor="text1"/>
        </w:rPr>
        <w:t>nternship</w:t>
      </w:r>
      <w:r w:rsidRPr="00424939">
        <w:rPr>
          <w:rFonts w:cs="Times New Roman"/>
          <w:b/>
          <w:smallCaps/>
          <w:color w:val="000000" w:themeColor="text1"/>
        </w:rPr>
        <w:t>s</w:t>
      </w:r>
      <w:r w:rsidR="008C196D" w:rsidRPr="00424939">
        <w:rPr>
          <w:rFonts w:cs="Times New Roman"/>
          <w:b/>
          <w:smallCaps/>
          <w:color w:val="000000" w:themeColor="text1"/>
        </w:rPr>
        <w:fldChar w:fldCharType="begin"/>
      </w:r>
      <w:r w:rsidR="008C196D" w:rsidRPr="00424939">
        <w:rPr>
          <w:color w:val="000000" w:themeColor="text1"/>
        </w:rPr>
        <w:instrText xml:space="preserve"> XE "</w:instrText>
      </w:r>
      <w:del w:id="7819" w:author="Summer 2023 updates" w:date="2024-07-31T13:42:00Z">
        <w:r w:rsidR="008C196D" w:rsidRPr="00424939">
          <w:rPr>
            <w:rFonts w:cs="Times New Roman"/>
            <w:b/>
            <w:smallCaps/>
            <w:color w:val="000000" w:themeColor="text1"/>
          </w:rPr>
          <w:delInstrText>internships</w:delInstrText>
        </w:r>
      </w:del>
      <w:ins w:id="7820"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rFonts w:cs="Times New Roman"/>
          <w:b/>
          <w:smallCaps/>
          <w:color w:val="000000" w:themeColor="text1"/>
        </w:rPr>
        <w:fldChar w:fldCharType="end"/>
      </w:r>
    </w:p>
    <w:bookmarkEnd w:id="7818"/>
    <w:p w14:paraId="54FB2797" w14:textId="43454615" w:rsidR="00B2150B" w:rsidRPr="00424939" w:rsidRDefault="000C7ED6" w:rsidP="00B2150B">
      <w:pPr>
        <w:spacing w:after="0"/>
        <w:rPr>
          <w:rFonts w:cs="Times New Roman"/>
          <w:b/>
          <w:color w:val="000000" w:themeColor="text1"/>
        </w:rPr>
      </w:pPr>
      <w:r w:rsidRPr="00424939">
        <w:rPr>
          <w:rFonts w:cs="Times New Roman"/>
          <w:b/>
          <w:color w:val="000000" w:themeColor="text1"/>
        </w:rPr>
        <w:t>INT-494</w:t>
      </w:r>
      <w:r w:rsidR="00B2150B" w:rsidRPr="00424939">
        <w:rPr>
          <w:rFonts w:cs="Times New Roman"/>
          <w:b/>
          <w:color w:val="000000" w:themeColor="text1"/>
        </w:rPr>
        <w:t xml:space="preserve"> </w:t>
      </w:r>
      <w:r w:rsidR="00701599" w:rsidRPr="00424939">
        <w:rPr>
          <w:rFonts w:cs="Times New Roman"/>
          <w:b/>
          <w:color w:val="000000" w:themeColor="text1"/>
        </w:rPr>
        <w:t xml:space="preserve">Interdisciplinary </w:t>
      </w:r>
      <w:r w:rsidR="00B2150B" w:rsidRPr="00424939">
        <w:rPr>
          <w:rFonts w:cs="Times New Roman"/>
          <w:b/>
          <w:color w:val="000000" w:themeColor="text1"/>
        </w:rPr>
        <w:t xml:space="preserve">Internship </w:t>
      </w:r>
    </w:p>
    <w:p w14:paraId="422AB5BB" w14:textId="7293002D" w:rsidR="00B2150B" w:rsidRPr="00424939" w:rsidRDefault="006A014F" w:rsidP="002F64CD">
      <w:pPr>
        <w:spacing w:after="120" w:line="228" w:lineRule="auto"/>
        <w:rPr>
          <w:rFonts w:cs="Times New Roman"/>
          <w:color w:val="000000" w:themeColor="text1"/>
        </w:rPr>
      </w:pPr>
      <w:r>
        <w:rPr>
          <w:rFonts w:cs="Times New Roman"/>
          <w:color w:val="000000" w:themeColor="text1"/>
        </w:rPr>
        <w:t>S</w:t>
      </w:r>
      <w:r w:rsidR="00B2150B" w:rsidRPr="00424939">
        <w:rPr>
          <w:rFonts w:cs="Times New Roman"/>
          <w:color w:val="000000" w:themeColor="text1"/>
        </w:rPr>
        <w:t xml:space="preserve">upervised work or volunteer experience related to a student’s career interests. A minimum of 140 hours on-site </w:t>
      </w:r>
      <w:r w:rsidR="003E2F46">
        <w:rPr>
          <w:rFonts w:cs="Times New Roman"/>
          <w:color w:val="000000" w:themeColor="text1"/>
        </w:rPr>
        <w:t xml:space="preserve">or remote work </w:t>
      </w:r>
      <w:r w:rsidR="00B2150B" w:rsidRPr="00424939">
        <w:rPr>
          <w:rFonts w:cs="Times New Roman"/>
          <w:color w:val="000000" w:themeColor="text1"/>
        </w:rPr>
        <w:t>experience is required. Authorization and evaluation of the course credit for the internship is determined by the department through which the student is completing the internship.</w:t>
      </w:r>
      <w:r w:rsidR="00220159" w:rsidRPr="00424939">
        <w:rPr>
          <w:rFonts w:cs="Times New Roman"/>
          <w:color w:val="000000" w:themeColor="text1"/>
        </w:rPr>
        <w:t xml:space="preserve"> </w:t>
      </w:r>
      <w:r w:rsidR="00A7479E" w:rsidRPr="00424939">
        <w:rPr>
          <w:rFonts w:cs="Times New Roman"/>
          <w:color w:val="000000" w:themeColor="text1"/>
        </w:rPr>
        <w:t>P/NP</w:t>
      </w:r>
      <w:r w:rsidR="00B2150B" w:rsidRPr="00424939">
        <w:rPr>
          <w:rFonts w:cs="Times New Roman"/>
          <w:color w:val="000000" w:themeColor="text1"/>
        </w:rPr>
        <w:t xml:space="preserve"> basis only. With departmental approval, credit may be applied to a major only with consent of department chair. </w:t>
      </w:r>
      <w:r w:rsidR="00B2150B" w:rsidRPr="00424939">
        <w:rPr>
          <w:rFonts w:cs="Times New Roman"/>
          <w:color w:val="000000" w:themeColor="text1"/>
          <w:u w:val="single"/>
        </w:rPr>
        <w:t>Prerequisites</w:t>
      </w:r>
      <w:r w:rsidR="00897BA1" w:rsidRPr="00424939">
        <w:rPr>
          <w:rFonts w:cs="Times New Roman"/>
          <w:color w:val="000000" w:themeColor="text1"/>
        </w:rPr>
        <w:t>:</w:t>
      </w:r>
      <w:r w:rsidR="00B2150B" w:rsidRPr="00424939">
        <w:rPr>
          <w:rFonts w:cs="Times New Roman"/>
          <w:color w:val="000000" w:themeColor="text1"/>
        </w:rPr>
        <w:t xml:space="preserve"> consent of</w:t>
      </w:r>
      <w:r w:rsidR="00A476DB">
        <w:rPr>
          <w:rFonts w:cs="Times New Roman"/>
          <w:color w:val="000000" w:themeColor="text1"/>
        </w:rPr>
        <w:t xml:space="preserve"> the Internship Faculty Advisor.</w:t>
      </w:r>
      <w:r w:rsidR="00B2150B" w:rsidRPr="00424939">
        <w:rPr>
          <w:rFonts w:cs="Times New Roman"/>
          <w:color w:val="000000" w:themeColor="text1"/>
        </w:rPr>
        <w:t xml:space="preserve"> </w:t>
      </w:r>
    </w:p>
    <w:p w14:paraId="08244061" w14:textId="77777777" w:rsidR="0019060F" w:rsidRPr="00424939" w:rsidRDefault="0019060F" w:rsidP="0019060F">
      <w:pPr>
        <w:spacing w:after="0"/>
        <w:rPr>
          <w:rFonts w:cs="Times New Roman"/>
          <w:b/>
          <w:color w:val="000000" w:themeColor="text1"/>
        </w:rPr>
      </w:pPr>
      <w:r w:rsidRPr="00424939">
        <w:rPr>
          <w:rFonts w:cs="Times New Roman"/>
          <w:b/>
          <w:color w:val="000000" w:themeColor="text1"/>
        </w:rPr>
        <w:t xml:space="preserve">INT-499 Summer Internship – Non-Credit Bearing  </w:t>
      </w:r>
    </w:p>
    <w:p w14:paraId="665759B5" w14:textId="51FDB8AA" w:rsidR="00247E08" w:rsidRDefault="00A476DB" w:rsidP="00256515">
      <w:pPr>
        <w:spacing w:after="80" w:line="221" w:lineRule="auto"/>
        <w:rPr>
          <w:rFonts w:cs="Times New Roman"/>
          <w:color w:val="000000" w:themeColor="text1"/>
        </w:rPr>
      </w:pPr>
      <w:r>
        <w:rPr>
          <w:rFonts w:cs="Times New Roman"/>
          <w:color w:val="000000" w:themeColor="text1"/>
        </w:rPr>
        <w:t>Is a</w:t>
      </w:r>
      <w:r w:rsidR="0019060F" w:rsidRPr="00424939">
        <w:rPr>
          <w:rFonts w:cs="Times New Roman"/>
          <w:color w:val="000000" w:themeColor="text1"/>
        </w:rPr>
        <w:t xml:space="preserve"> supervised summer work or volunteer experience related to a student’s career interests. The internship is not credit-bearing; however, it can meet the practicum requirement. A minimum of 140 hours on-site experience is required. The internship </w:t>
      </w:r>
      <w:r w:rsidR="0019060F" w:rsidRPr="00E43D74">
        <w:rPr>
          <w:rFonts w:cs="Times New Roman"/>
          <w:color w:val="000000" w:themeColor="text1"/>
        </w:rPr>
        <w:t xml:space="preserve">must be approved by the </w:t>
      </w:r>
      <w:r>
        <w:rPr>
          <w:rFonts w:cs="Times New Roman"/>
          <w:color w:val="000000" w:themeColor="text1"/>
        </w:rPr>
        <w:t>Faculty Internship A</w:t>
      </w:r>
      <w:r w:rsidR="0019060F" w:rsidRPr="00E43D74">
        <w:rPr>
          <w:rFonts w:cs="Times New Roman"/>
          <w:color w:val="000000" w:themeColor="text1"/>
        </w:rPr>
        <w:t>dvisor</w:t>
      </w:r>
      <w:r>
        <w:rPr>
          <w:rFonts w:cs="Times New Roman"/>
          <w:color w:val="000000" w:themeColor="text1"/>
        </w:rPr>
        <w:t xml:space="preserve"> </w:t>
      </w:r>
      <w:r w:rsidR="0019060F" w:rsidRPr="00E43D74">
        <w:rPr>
          <w:rFonts w:cs="Times New Roman"/>
          <w:color w:val="000000" w:themeColor="text1"/>
        </w:rPr>
        <w:t>prior to registration.</w:t>
      </w:r>
      <w:r w:rsidR="0019060F" w:rsidRPr="00424939">
        <w:rPr>
          <w:rFonts w:cs="Times New Roman"/>
          <w:color w:val="000000" w:themeColor="text1"/>
        </w:rPr>
        <w:t xml:space="preserve"> Students are required to abide by the same guidelines as students completing credit-bearing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del w:id="7821" w:author="Summer 2023 updates" w:date="2024-07-31T13:42:00Z">
        <w:r w:rsidR="008C196D" w:rsidRPr="00424939">
          <w:rPr>
            <w:rFonts w:cs="Times New Roman"/>
            <w:b/>
            <w:smallCaps/>
            <w:color w:val="000000" w:themeColor="text1"/>
          </w:rPr>
          <w:delInstrText>internships</w:delInstrText>
        </w:r>
      </w:del>
      <w:ins w:id="7822"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0019060F" w:rsidRPr="00424939">
        <w:rPr>
          <w:rFonts w:cs="Times New Roman"/>
          <w:color w:val="000000" w:themeColor="text1"/>
        </w:rPr>
        <w:t xml:space="preserve">. Satisfactory completion determined by the supervising faculty member. </w:t>
      </w:r>
      <w:r w:rsidR="00A7479E" w:rsidRPr="00424939">
        <w:rPr>
          <w:rFonts w:cs="Times New Roman"/>
          <w:color w:val="000000" w:themeColor="text1"/>
        </w:rPr>
        <w:t>P/NP</w:t>
      </w:r>
      <w:r w:rsidR="0019060F" w:rsidRPr="00424939">
        <w:rPr>
          <w:rFonts w:cs="Times New Roman"/>
          <w:color w:val="000000" w:themeColor="text1"/>
        </w:rPr>
        <w:t xml:space="preserve"> basis only. May be taken more than once.  </w:t>
      </w:r>
      <w:r w:rsidR="0019060F" w:rsidRPr="00424939">
        <w:rPr>
          <w:rFonts w:cs="Times New Roman"/>
          <w:color w:val="000000" w:themeColor="text1"/>
          <w:u w:val="single"/>
        </w:rPr>
        <w:t>Prerequisites</w:t>
      </w:r>
      <w:r w:rsidR="0019060F" w:rsidRPr="00424939">
        <w:rPr>
          <w:rFonts w:cs="Times New Roman"/>
          <w:color w:val="000000" w:themeColor="text1"/>
        </w:rPr>
        <w:t xml:space="preserve">: consent of the department in which the student is completing the internship and completion of the </w:t>
      </w:r>
      <w:r>
        <w:rPr>
          <w:rFonts w:cs="Times New Roman"/>
          <w:color w:val="000000" w:themeColor="text1"/>
        </w:rPr>
        <w:t>I</w:t>
      </w:r>
      <w:r w:rsidR="0019060F" w:rsidRPr="00424939">
        <w:rPr>
          <w:rFonts w:cs="Times New Roman"/>
          <w:color w:val="000000" w:themeColor="text1"/>
        </w:rPr>
        <w:t>nternship</w:t>
      </w:r>
      <w:r>
        <w:rPr>
          <w:rFonts w:cs="Times New Roman"/>
          <w:color w:val="000000" w:themeColor="text1"/>
        </w:rPr>
        <w:t xml:space="preserve"> request form housed on the College’s online platform for internships.</w:t>
      </w:r>
    </w:p>
    <w:p w14:paraId="0DA2351E" w14:textId="77777777" w:rsidR="00247E08" w:rsidRDefault="00247E08">
      <w:pPr>
        <w:spacing w:after="200" w:line="276" w:lineRule="auto"/>
        <w:rPr>
          <w:del w:id="7823" w:author="Summer 2023 updates" w:date="2024-07-31T13:42:00Z"/>
          <w:rFonts w:cs="Times New Roman"/>
          <w:color w:val="000000" w:themeColor="text1"/>
        </w:rPr>
      </w:pPr>
      <w:del w:id="7824" w:author="Summer 2023 updates" w:date="2024-07-31T13:42:00Z">
        <w:r>
          <w:rPr>
            <w:rFonts w:cs="Times New Roman"/>
            <w:color w:val="000000" w:themeColor="text1"/>
          </w:rPr>
          <w:br w:type="page"/>
        </w:r>
      </w:del>
    </w:p>
    <w:p w14:paraId="014830B2" w14:textId="2C9B8C05" w:rsidR="004C11B6" w:rsidRPr="00424939" w:rsidRDefault="004A4688" w:rsidP="00256515">
      <w:pPr>
        <w:keepNext/>
        <w:spacing w:before="120" w:after="0"/>
        <w:rPr>
          <w:rStyle w:val="Strong"/>
          <w:rFonts w:ascii="Garamond" w:hAnsi="Garamond"/>
          <w:color w:val="000000" w:themeColor="text1"/>
        </w:rPr>
        <w:pPrChange w:id="7825" w:author="Summer 2023 updates" w:date="2024-07-31T13:42:00Z">
          <w:pPr>
            <w:keepNext/>
            <w:spacing w:after="0"/>
          </w:pPr>
        </w:pPrChange>
      </w:pPr>
      <w:r w:rsidRPr="00424939">
        <w:rPr>
          <w:rFonts w:cs="Times New Roman"/>
          <w:color w:val="000000" w:themeColor="text1"/>
        </w:rPr>
        <w:t>—</w:t>
      </w:r>
      <w:r w:rsidR="001B0CDA">
        <w:rPr>
          <w:rStyle w:val="Strong"/>
          <w:rFonts w:ascii="Garamond" w:hAnsi="Garamond"/>
          <w:color w:val="000000" w:themeColor="text1"/>
        </w:rPr>
        <w:t>N</w:t>
      </w:r>
      <w:r w:rsidR="004C11B6" w:rsidRPr="00424939">
        <w:rPr>
          <w:rStyle w:val="Strong"/>
          <w:rFonts w:ascii="Garamond" w:hAnsi="Garamond"/>
          <w:color w:val="000000" w:themeColor="text1"/>
        </w:rPr>
        <w:t xml:space="preserve">ew </w:t>
      </w:r>
      <w:r w:rsidR="00760DCD" w:rsidRPr="00424939">
        <w:rPr>
          <w:rStyle w:val="Strong"/>
          <w:rFonts w:ascii="Garamond" w:hAnsi="Garamond"/>
          <w:color w:val="000000" w:themeColor="text1"/>
        </w:rPr>
        <w:t>York</w:t>
      </w:r>
      <w:r w:rsidR="004C11B6"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004C11B6" w:rsidRPr="00424939">
        <w:rPr>
          <w:rStyle w:val="Strong"/>
          <w:rFonts w:ascii="Garamond" w:hAnsi="Garamond"/>
          <w:color w:val="000000" w:themeColor="text1"/>
        </w:rPr>
        <w:t>erm</w:t>
      </w:r>
    </w:p>
    <w:p w14:paraId="0A7C9CFA" w14:textId="68E8D62C" w:rsidR="0012564E" w:rsidRPr="004C72C4" w:rsidRDefault="005F404F" w:rsidP="00247E08">
      <w:pPr>
        <w:pStyle w:val="Noparagraphstyle"/>
        <w:keepNext/>
        <w:widowControl/>
        <w:spacing w:after="60" w:line="240" w:lineRule="auto"/>
        <w:jc w:val="left"/>
        <w:rPr>
          <w:rFonts w:ascii="Garamond" w:hAnsi="Garamond" w:cs="Times New Roman"/>
          <w:color w:val="000000" w:themeColor="text1"/>
          <w:sz w:val="22"/>
          <w:szCs w:val="22"/>
        </w:rPr>
      </w:pPr>
      <w:r w:rsidRPr="004C72C4">
        <w:rPr>
          <w:rFonts w:ascii="Garamond" w:hAnsi="Garamond" w:cs="Times New Roman"/>
          <w:color w:val="000000" w:themeColor="text1"/>
          <w:sz w:val="22"/>
          <w:szCs w:val="22"/>
        </w:rPr>
        <w:t xml:space="preserve">See description, p. </w:t>
      </w:r>
      <w:r w:rsidR="00097BE6" w:rsidRPr="004C72C4">
        <w:rPr>
          <w:rFonts w:ascii="Garamond" w:hAnsi="Garamond" w:cs="Times New Roman"/>
          <w:color w:val="000000" w:themeColor="text1"/>
          <w:sz w:val="22"/>
          <w:szCs w:val="22"/>
        </w:rPr>
        <w:fldChar w:fldCharType="begin"/>
      </w:r>
      <w:r w:rsidR="00097BE6" w:rsidRPr="004C72C4">
        <w:rPr>
          <w:rFonts w:ascii="Garamond" w:hAnsi="Garamond" w:cs="Times New Roman"/>
          <w:color w:val="000000" w:themeColor="text1"/>
          <w:sz w:val="22"/>
          <w:szCs w:val="22"/>
        </w:rPr>
        <w:instrText xml:space="preserve"> PAGEREF  NewYorkTermProgramDescription \h </w:instrText>
      </w:r>
      <w:r w:rsidR="00097BE6" w:rsidRPr="004C72C4">
        <w:rPr>
          <w:rFonts w:ascii="Garamond" w:hAnsi="Garamond" w:cs="Times New Roman"/>
          <w:color w:val="000000" w:themeColor="text1"/>
          <w:sz w:val="22"/>
          <w:szCs w:val="22"/>
        </w:rPr>
      </w:r>
      <w:r w:rsidR="00097BE6" w:rsidRPr="004C72C4">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43</w:t>
      </w:r>
      <w:r w:rsidR="00097BE6" w:rsidRPr="004C72C4">
        <w:rPr>
          <w:rFonts w:ascii="Garamond" w:hAnsi="Garamond" w:cs="Times New Roman"/>
          <w:color w:val="000000" w:themeColor="text1"/>
          <w:sz w:val="22"/>
          <w:szCs w:val="22"/>
        </w:rPr>
        <w:fldChar w:fldCharType="end"/>
      </w:r>
    </w:p>
    <w:p w14:paraId="26B55C93" w14:textId="4367BC8B" w:rsidR="008D16EC" w:rsidRPr="00D431A4" w:rsidRDefault="008D16EC" w:rsidP="00D431A4">
      <w:pPr>
        <w:spacing w:before="120" w:after="80" w:line="228" w:lineRule="auto"/>
        <w:rPr>
          <w:rFonts w:cs="Times New Roman"/>
          <w:color w:val="000000" w:themeColor="text1"/>
        </w:rPr>
      </w:pPr>
      <w:r w:rsidRPr="006F368B">
        <w:rPr>
          <w:rFonts w:cs="Times New Roman"/>
          <w:color w:val="000000" w:themeColor="text1"/>
        </w:rPr>
        <w:t xml:space="preserve">New York Term is offered every other Spring Term in </w:t>
      </w:r>
      <w:r w:rsidR="00E76BBA" w:rsidRPr="006F368B">
        <w:rPr>
          <w:rFonts w:cs="Times New Roman"/>
          <w:color w:val="000000" w:themeColor="text1"/>
        </w:rPr>
        <w:t>odd</w:t>
      </w:r>
      <w:r w:rsidRPr="006F368B">
        <w:rPr>
          <w:rFonts w:cs="Times New Roman"/>
          <w:color w:val="000000" w:themeColor="text1"/>
        </w:rPr>
        <w:t>-numbered years.</w:t>
      </w:r>
      <w:r w:rsidR="00D431A4">
        <w:rPr>
          <w:rFonts w:cs="Times New Roman"/>
          <w:color w:val="000000" w:themeColor="text1"/>
        </w:rPr>
        <w:t xml:space="preserve">  </w:t>
      </w:r>
      <w:r w:rsidRPr="006F368B">
        <w:rPr>
          <w:rFonts w:cs="Times New Roman"/>
          <w:color w:val="000000" w:themeColor="text1"/>
        </w:rPr>
        <w:t xml:space="preserve">There is an extra fee for New York Term. </w:t>
      </w:r>
      <w:r w:rsidR="00B16FCC" w:rsidRPr="006F368B">
        <w:rPr>
          <w:rFonts w:cs="Arial-BoldMT"/>
          <w:bCs/>
          <w:color w:val="444444"/>
        </w:rPr>
        <w:t>All Coe financial aid applies, and students are eligible to apply for additional financial aid based on the additional costs of the term.</w:t>
      </w:r>
    </w:p>
    <w:p w14:paraId="6BB725FE" w14:textId="206B4AA3" w:rsidR="004C11B6" w:rsidRPr="00424939" w:rsidRDefault="000C7ED6" w:rsidP="004C11B6">
      <w:pPr>
        <w:pStyle w:val="Noparagraphstyle"/>
        <w:spacing w:line="240" w:lineRule="auto"/>
        <w:jc w:val="left"/>
        <w:rPr>
          <w:rFonts w:ascii="Garamond" w:hAnsi="Garamond" w:cs="Times New Roman"/>
          <w:b/>
          <w:color w:val="000000" w:themeColor="text1"/>
          <w:sz w:val="22"/>
          <w:szCs w:val="22"/>
        </w:rPr>
      </w:pPr>
      <w:bookmarkStart w:id="7826" w:name="nyt_crs_descriptions"/>
      <w:r w:rsidRPr="00424939">
        <w:rPr>
          <w:rFonts w:ascii="Garamond" w:hAnsi="Garamond" w:cs="Times New Roman"/>
          <w:b/>
          <w:color w:val="000000" w:themeColor="text1"/>
          <w:sz w:val="22"/>
          <w:szCs w:val="22"/>
        </w:rPr>
        <w:t>NYT-</w:t>
      </w:r>
      <w:r w:rsidR="00CE58B4" w:rsidRPr="00424939">
        <w:rPr>
          <w:rFonts w:ascii="Garamond" w:hAnsi="Garamond" w:cs="Times New Roman"/>
          <w:b/>
          <w:color w:val="000000" w:themeColor="text1"/>
          <w:sz w:val="22"/>
          <w:szCs w:val="22"/>
        </w:rPr>
        <w:t>250</w:t>
      </w:r>
      <w:bookmarkEnd w:id="7826"/>
      <w:r w:rsidR="004C11B6" w:rsidRPr="00424939">
        <w:rPr>
          <w:rFonts w:ascii="Garamond" w:hAnsi="Garamond" w:cs="Times New Roman"/>
          <w:b/>
          <w:color w:val="000000" w:themeColor="text1"/>
          <w:sz w:val="22"/>
          <w:szCs w:val="22"/>
        </w:rPr>
        <w:t xml:space="preserve"> Fine Arts in New York</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New York</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004C11B6" w:rsidRPr="00424939">
        <w:rPr>
          <w:rFonts w:ascii="Garamond" w:hAnsi="Garamond" w:cs="Times New Roman"/>
          <w:b/>
          <w:color w:val="000000" w:themeColor="text1"/>
          <w:sz w:val="22"/>
          <w:szCs w:val="22"/>
        </w:rPr>
        <w:t xml:space="preserve"> City </w:t>
      </w:r>
    </w:p>
    <w:p w14:paraId="6C397C14" w14:textId="0A5E6758" w:rsidR="004C11B6" w:rsidRPr="00424939" w:rsidRDefault="004C11B6" w:rsidP="0058318B">
      <w:pPr>
        <w:spacing w:after="80" w:line="221" w:lineRule="auto"/>
        <w:rPr>
          <w:rFonts w:cs="Times New Roman"/>
          <w:color w:val="000000" w:themeColor="text1"/>
        </w:rPr>
      </w:pPr>
      <w:r w:rsidRPr="00424939">
        <w:rPr>
          <w:rFonts w:cs="Times New Roman"/>
          <w:color w:val="000000" w:themeColor="text1"/>
        </w:rPr>
        <w:t xml:space="preserve">Consists of </w:t>
      </w:r>
      <w:r w:rsidR="000537CA" w:rsidRPr="00424939">
        <w:rPr>
          <w:rFonts w:cs="Times New Roman"/>
          <w:color w:val="000000" w:themeColor="text1"/>
        </w:rPr>
        <w:t>five</w:t>
      </w:r>
      <w:r w:rsidRPr="00424939">
        <w:rPr>
          <w:rFonts w:cs="Times New Roman"/>
          <w:color w:val="000000" w:themeColor="text1"/>
        </w:rPr>
        <w:t xml:space="preserve"> </w:t>
      </w:r>
      <w:del w:id="7827" w:author="Summer 2023 updates" w:date="2024-07-31T13:42:00Z">
        <w:r w:rsidR="008851F2">
          <w:rPr>
            <w:rFonts w:cs="Times New Roman"/>
            <w:color w:val="000000" w:themeColor="text1"/>
          </w:rPr>
          <w:delText>0</w:delText>
        </w:r>
        <w:r w:rsidR="004064F5">
          <w:rPr>
            <w:rFonts w:cs="Times New Roman"/>
            <w:color w:val="000000" w:themeColor="text1"/>
          </w:rPr>
          <w:delText>.</w:delText>
        </w:r>
        <w:r w:rsidR="008851F2">
          <w:rPr>
            <w:rFonts w:cs="Times New Roman"/>
            <w:color w:val="000000" w:themeColor="text1"/>
          </w:rPr>
          <w:delText>4-c</w:delText>
        </w:r>
        <w:r w:rsidRPr="00424939">
          <w:rPr>
            <w:rFonts w:cs="Times New Roman"/>
            <w:color w:val="000000" w:themeColor="text1"/>
          </w:rPr>
          <w:delText>redit courses</w:delText>
        </w:r>
      </w:del>
      <w:ins w:id="7828" w:author="Summer 2023 updates" w:date="2024-07-31T13:42:00Z">
        <w:r w:rsidR="000C33C5">
          <w:rPr>
            <w:rFonts w:cs="Times New Roman"/>
            <w:color w:val="000000" w:themeColor="text1"/>
          </w:rPr>
          <w:t>components</w:t>
        </w:r>
      </w:ins>
      <w:r w:rsidRPr="00424939">
        <w:rPr>
          <w:rFonts w:cs="Times New Roman"/>
          <w:color w:val="000000" w:themeColor="text1"/>
        </w:rPr>
        <w:t>: art, film, music, theatre, and dance. Students attend approximately 35 concerts, plays, and dance performances and make frequent visits to museums, galleries, and artists’ studios. Each of these events is accompanied by discussion and seminar sessions with members of the resident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faculty. (</w:t>
      </w:r>
      <w:del w:id="7829" w:author="Summer 2023 updates" w:date="2024-07-31T13:42:00Z">
        <w:r w:rsidRPr="00424939">
          <w:rPr>
            <w:rFonts w:cs="Times New Roman"/>
            <w:color w:val="000000" w:themeColor="text1"/>
          </w:rPr>
          <w:delText>0.</w:delText>
        </w:r>
        <w:r w:rsidR="00D56204" w:rsidRPr="00424939">
          <w:rPr>
            <w:rFonts w:cs="Times New Roman"/>
            <w:color w:val="000000" w:themeColor="text1"/>
          </w:rPr>
          <w:delText>4</w:delText>
        </w:r>
        <w:r w:rsidRPr="00424939">
          <w:rPr>
            <w:rFonts w:cs="Times New Roman"/>
            <w:color w:val="000000" w:themeColor="text1"/>
          </w:rPr>
          <w:delText xml:space="preserve"> course credit for each course. </w:delText>
        </w:r>
      </w:del>
      <w:r w:rsidRPr="00424939">
        <w:rPr>
          <w:rFonts w:cs="Times New Roman"/>
          <w:color w:val="000000" w:themeColor="text1"/>
        </w:rPr>
        <w:t>Total of 2</w:t>
      </w:r>
      <w:r w:rsidR="00D56204" w:rsidRPr="00424939">
        <w:rPr>
          <w:rFonts w:cs="Times New Roman"/>
          <w:color w:val="000000" w:themeColor="text1"/>
        </w:rPr>
        <w:t>.0</w:t>
      </w:r>
      <w:r w:rsidRPr="00424939">
        <w:rPr>
          <w:rFonts w:cs="Times New Roman"/>
          <w:color w:val="000000" w:themeColor="text1"/>
        </w:rPr>
        <w:t xml:space="preserve"> course credits upon completion of the </w:t>
      </w:r>
      <w:r w:rsidR="000537CA" w:rsidRPr="00424939">
        <w:rPr>
          <w:rFonts w:cs="Times New Roman"/>
          <w:color w:val="000000" w:themeColor="text1"/>
        </w:rPr>
        <w:t>five</w:t>
      </w:r>
      <w:r w:rsidRPr="00424939">
        <w:rPr>
          <w:rFonts w:cs="Times New Roman"/>
          <w:color w:val="000000" w:themeColor="text1"/>
        </w:rPr>
        <w:t xml:space="preserve"> </w:t>
      </w:r>
      <w:del w:id="7830" w:author="Summer 2023 updates" w:date="2024-07-31T13:42:00Z">
        <w:r w:rsidRPr="00424939">
          <w:rPr>
            <w:rFonts w:cs="Times New Roman"/>
            <w:color w:val="000000" w:themeColor="text1"/>
          </w:rPr>
          <w:delText>courses</w:delText>
        </w:r>
      </w:del>
      <w:ins w:id="7831" w:author="Summer 2023 updates" w:date="2024-07-31T13:42:00Z">
        <w:r w:rsidR="000C33C5">
          <w:rPr>
            <w:rFonts w:cs="Times New Roman"/>
            <w:color w:val="000000" w:themeColor="text1"/>
          </w:rPr>
          <w:t>components</w:t>
        </w:r>
      </w:ins>
      <w:r w:rsidRPr="00424939">
        <w:rPr>
          <w:rFonts w:cs="Times New Roman"/>
          <w:color w:val="000000" w:themeColor="text1"/>
        </w:rPr>
        <w:t xml:space="preserve">.) </w:t>
      </w:r>
    </w:p>
    <w:p w14:paraId="745A0060" w14:textId="20F8355C" w:rsidR="004C11B6" w:rsidRPr="00424939" w:rsidRDefault="000C7ED6" w:rsidP="004C11B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NYT-3</w:t>
      </w:r>
      <w:r w:rsidR="00245523" w:rsidRPr="00424939">
        <w:rPr>
          <w:rFonts w:ascii="Garamond" w:hAnsi="Garamond" w:cs="Times New Roman"/>
          <w:b/>
          <w:color w:val="000000" w:themeColor="text1"/>
          <w:sz w:val="22"/>
          <w:szCs w:val="22"/>
        </w:rPr>
        <w:t>94</w:t>
      </w:r>
      <w:r w:rsidR="004C11B6" w:rsidRPr="00424939">
        <w:rPr>
          <w:rFonts w:ascii="Garamond" w:hAnsi="Garamond" w:cs="Times New Roman"/>
          <w:b/>
          <w:color w:val="000000" w:themeColor="text1"/>
          <w:sz w:val="22"/>
          <w:szCs w:val="22"/>
        </w:rPr>
        <w:t xml:space="preserve"> </w:t>
      </w:r>
      <w:r w:rsidR="00245523" w:rsidRPr="00424939">
        <w:rPr>
          <w:rFonts w:ascii="Garamond" w:hAnsi="Garamond" w:cs="Times New Roman"/>
          <w:b/>
          <w:color w:val="000000" w:themeColor="text1"/>
          <w:sz w:val="22"/>
          <w:szCs w:val="22"/>
        </w:rPr>
        <w:t>Internship in New York City</w:t>
      </w:r>
      <w:r w:rsidR="004C11B6" w:rsidRPr="00424939">
        <w:rPr>
          <w:rFonts w:ascii="Garamond" w:hAnsi="Garamond" w:cs="Times New Roman"/>
          <w:b/>
          <w:color w:val="000000" w:themeColor="text1"/>
          <w:sz w:val="22"/>
          <w:szCs w:val="22"/>
        </w:rPr>
        <w:t xml:space="preserve"> </w:t>
      </w:r>
    </w:p>
    <w:p w14:paraId="0612C711" w14:textId="62AF4D8B" w:rsidR="00697D6B" w:rsidRPr="00424939" w:rsidRDefault="00245523" w:rsidP="00245523">
      <w:pPr>
        <w:spacing w:after="80" w:line="221" w:lineRule="auto"/>
        <w:rPr>
          <w:rFonts w:cs="Times New Roman"/>
          <w:color w:val="000000" w:themeColor="text1"/>
        </w:rPr>
      </w:pPr>
      <w:r w:rsidRPr="00424939">
        <w:rPr>
          <w:rFonts w:cs="Times New Roman"/>
          <w:color w:val="000000" w:themeColor="text1"/>
        </w:rPr>
        <w:t>Investigates a student's career interests through work or volunteer experience. The</w:t>
      </w:r>
      <w:r w:rsidR="008D16EC" w:rsidRPr="00424939">
        <w:rPr>
          <w:rFonts w:cs="Times New Roman"/>
          <w:color w:val="000000" w:themeColor="text1"/>
        </w:rPr>
        <w:t xml:space="preserve"> </w:t>
      </w:r>
      <w:r w:rsidRPr="00424939">
        <w:rPr>
          <w:rFonts w:cs="Times New Roman"/>
          <w:color w:val="000000" w:themeColor="text1"/>
        </w:rPr>
        <w:t>internship is supervised by a faculty member of the relevant department, in consultation</w:t>
      </w:r>
      <w:r w:rsidR="008D16EC" w:rsidRPr="00424939">
        <w:rPr>
          <w:rFonts w:cs="Times New Roman"/>
          <w:color w:val="000000" w:themeColor="text1"/>
        </w:rPr>
        <w:t xml:space="preserve"> </w:t>
      </w:r>
      <w:r w:rsidRPr="00424939">
        <w:rPr>
          <w:rFonts w:cs="Times New Roman"/>
          <w:color w:val="000000" w:themeColor="text1"/>
        </w:rPr>
        <w:t xml:space="preserve">with Coe's Center for Creativity and Careers. </w:t>
      </w:r>
      <w:del w:id="7832" w:author="Summer 2023 updates" w:date="2024-07-31T13:42:00Z">
        <w:r w:rsidR="00A7479E" w:rsidRPr="00424939">
          <w:rPr>
            <w:rFonts w:cs="Times New Roman"/>
            <w:color w:val="000000" w:themeColor="text1"/>
          </w:rPr>
          <w:delText>P/NP</w:delText>
        </w:r>
        <w:r w:rsidRPr="00424939">
          <w:rPr>
            <w:rFonts w:cs="Times New Roman"/>
            <w:color w:val="000000" w:themeColor="text1"/>
          </w:rPr>
          <w:delText xml:space="preserve"> basis only. </w:delText>
        </w:r>
      </w:del>
      <w:r w:rsidRPr="00424939">
        <w:rPr>
          <w:rFonts w:cs="Times New Roman"/>
          <w:color w:val="000000" w:themeColor="text1"/>
        </w:rPr>
        <w:t>Normally earns 2.0 credits, but</w:t>
      </w:r>
      <w:r w:rsidR="008D16EC" w:rsidRPr="00424939">
        <w:rPr>
          <w:rFonts w:cs="Times New Roman"/>
          <w:color w:val="000000" w:themeColor="text1"/>
        </w:rPr>
        <w:t xml:space="preserve"> </w:t>
      </w:r>
      <w:r w:rsidRPr="00424939">
        <w:rPr>
          <w:rFonts w:cs="Times New Roman"/>
          <w:color w:val="000000" w:themeColor="text1"/>
        </w:rPr>
        <w:t>may be taken for 1.0 credits when combined with NYT-444.</w:t>
      </w:r>
      <w:r w:rsidR="004C11B6" w:rsidRPr="00424939">
        <w:rPr>
          <w:rFonts w:cs="Times New Roman"/>
          <w:color w:val="000000" w:themeColor="text1"/>
        </w:rPr>
        <w:t xml:space="preserve"> </w:t>
      </w:r>
    </w:p>
    <w:p w14:paraId="600B2B26" w14:textId="6DE2C302" w:rsidR="004C11B6" w:rsidRPr="00424939" w:rsidRDefault="004C11B6" w:rsidP="004C11B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NYT-</w:t>
      </w:r>
      <w:r w:rsidR="000C7ED6" w:rsidRPr="00424939">
        <w:rPr>
          <w:rFonts w:ascii="Garamond" w:hAnsi="Garamond" w:cs="Times New Roman"/>
          <w:b/>
          <w:color w:val="000000" w:themeColor="text1"/>
          <w:sz w:val="22"/>
          <w:szCs w:val="22"/>
        </w:rPr>
        <w:t>444</w:t>
      </w:r>
      <w:r w:rsidRPr="00424939">
        <w:rPr>
          <w:rFonts w:ascii="Garamond" w:hAnsi="Garamond" w:cs="Times New Roman"/>
          <w:b/>
          <w:color w:val="000000" w:themeColor="text1"/>
          <w:sz w:val="22"/>
          <w:szCs w:val="22"/>
        </w:rPr>
        <w:t xml:space="preserve">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4C683DA9" w14:textId="15AC8247" w:rsidR="00940898" w:rsidRPr="00424939" w:rsidRDefault="004C11B6" w:rsidP="00A653A6">
      <w:pPr>
        <w:spacing w:after="120" w:line="228" w:lineRule="auto"/>
        <w:rPr>
          <w:rFonts w:cs="Times New Roman"/>
          <w:color w:val="000000" w:themeColor="text1"/>
        </w:rPr>
      </w:pPr>
      <w:r w:rsidRPr="00424939">
        <w:rPr>
          <w:rFonts w:cs="Times New Roman"/>
          <w:color w:val="000000" w:themeColor="text1"/>
        </w:rPr>
        <w:t>A plan of study designed by the student in consultation wi</w:t>
      </w:r>
      <w:r w:rsidR="008D16EC" w:rsidRPr="00424939">
        <w:rPr>
          <w:rFonts w:cs="Times New Roman"/>
          <w:color w:val="000000" w:themeColor="text1"/>
        </w:rPr>
        <w:t xml:space="preserve">th the student’s faculty advisor, and supervised by the on-campus faculty advisor. Subject must be particularly appropriate for study in New York City. </w:t>
      </w:r>
      <w:r w:rsidR="008D16EC" w:rsidRPr="002117DA">
        <w:rPr>
          <w:rFonts w:cs="Times New Roman"/>
          <w:color w:val="000000" w:themeColor="text1"/>
          <w:u w:val="single"/>
        </w:rPr>
        <w:t>Prerequisite</w:t>
      </w:r>
      <w:r w:rsidR="008D16EC" w:rsidRPr="00424939">
        <w:rPr>
          <w:rFonts w:cs="Times New Roman"/>
          <w:color w:val="000000" w:themeColor="text1"/>
        </w:rPr>
        <w:t>: consent of instructor. (</w:t>
      </w:r>
      <w:r w:rsidR="007C6199" w:rsidRPr="00424939">
        <w:rPr>
          <w:rFonts w:cs="Times New Roman"/>
          <w:color w:val="000000" w:themeColor="text1"/>
        </w:rPr>
        <w:t>Co</w:t>
      </w:r>
      <w:r w:rsidR="008D16EC" w:rsidRPr="00424939">
        <w:rPr>
          <w:rFonts w:cs="Times New Roman"/>
          <w:color w:val="000000" w:themeColor="text1"/>
        </w:rPr>
        <w:t>requisite: NYT-394 for 1.0 credit.)</w:t>
      </w:r>
    </w:p>
    <w:p w14:paraId="1811E5A9" w14:textId="3896293E" w:rsidR="00354191" w:rsidRPr="00424939" w:rsidRDefault="009767BD" w:rsidP="00F9125B">
      <w:pPr>
        <w:pStyle w:val="Heading4"/>
        <w:spacing w:before="120"/>
        <w:rPr>
          <w:rFonts w:ascii="Garamond" w:hAnsi="Garamond"/>
          <w:color w:val="000000" w:themeColor="text1"/>
        </w:rPr>
        <w:pPrChange w:id="7833" w:author="Summer 2023 updates" w:date="2024-07-31T13:42:00Z">
          <w:pPr>
            <w:pStyle w:val="Heading4"/>
          </w:pPr>
        </w:pPrChange>
      </w:pPr>
      <w:bookmarkStart w:id="7834" w:name="_Toc141355728"/>
      <w:bookmarkStart w:id="7835" w:name="_Toc110005208"/>
      <w:r w:rsidRPr="00424939">
        <w:rPr>
          <w:rFonts w:ascii="Garamond" w:hAnsi="Garamond"/>
          <w:color w:val="000000" w:themeColor="text1"/>
        </w:rPr>
        <w:t>—</w:t>
      </w:r>
      <w:r w:rsidRPr="00424939">
        <w:rPr>
          <w:rStyle w:val="Strong"/>
          <w:rFonts w:ascii="Garamond" w:hAnsi="Garamond"/>
          <w:b/>
          <w:smallCaps/>
          <w:color w:val="000000" w:themeColor="text1"/>
        </w:rPr>
        <w:t>Occasional Courses</w:t>
      </w:r>
      <w:bookmarkEnd w:id="7834"/>
      <w:bookmarkEnd w:id="7835"/>
      <w:r w:rsidR="008C196D" w:rsidRPr="00424939">
        <w:rPr>
          <w:rStyle w:val="Strong"/>
          <w:rFonts w:ascii="Garamond" w:hAnsi="Garamond"/>
          <w:b/>
          <w:smallCaps/>
          <w:color w:val="000000" w:themeColor="text1"/>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b/>
          <w:smallCaps/>
          <w:color w:val="000000" w:themeColor="text1"/>
        </w:rPr>
        <w:instrText>Occasional Courses</w:instrText>
      </w:r>
      <w:r w:rsidR="008C196D" w:rsidRPr="00424939">
        <w:rPr>
          <w:rFonts w:ascii="Garamond" w:hAnsi="Garamond"/>
          <w:color w:val="000000" w:themeColor="text1"/>
        </w:rPr>
        <w:instrText xml:space="preserve">" </w:instrText>
      </w:r>
      <w:r w:rsidR="008C196D" w:rsidRPr="00424939">
        <w:rPr>
          <w:rStyle w:val="Strong"/>
          <w:rFonts w:ascii="Garamond" w:hAnsi="Garamond"/>
          <w:b/>
          <w:smallCaps/>
          <w:color w:val="000000" w:themeColor="text1"/>
        </w:rPr>
        <w:fldChar w:fldCharType="end"/>
      </w:r>
    </w:p>
    <w:p w14:paraId="01A43D7E" w14:textId="77777777" w:rsidR="00354191" w:rsidRPr="00424939" w:rsidRDefault="00354191" w:rsidP="001372C9">
      <w:pPr>
        <w:rPr>
          <w:rFonts w:cs="Times New Roman"/>
          <w:color w:val="000000" w:themeColor="text1"/>
        </w:rPr>
      </w:pPr>
      <w:r w:rsidRPr="00424939">
        <w:rPr>
          <w:rFonts w:cs="Times New Roman"/>
          <w:color w:val="000000" w:themeColor="text1"/>
        </w:rPr>
        <w:t xml:space="preserve">Additional courses, not found in the Catalog, may be offered occasionally and serve one or more of the following purposes: 1) to provide the opportunity for research, creative, or other scholarly activity for an instructor jointly with interested students; 2) to explore and develop intellectual pursuits which are attractive to members of the faculty; 3) to respond to student requests for courses which are distinctive, unusual, or meet specific needs; 4) to bridge between two or more disciplines or curricular categories; 5) to serve as one means of developing and testing a possible permanent course. </w:t>
      </w:r>
    </w:p>
    <w:p w14:paraId="7A3EBEA2" w14:textId="77777777" w:rsidR="00354191" w:rsidRPr="00424939" w:rsidRDefault="00354191" w:rsidP="00354191">
      <w:pPr>
        <w:rPr>
          <w:del w:id="7836" w:author="Summer 2023 updates" w:date="2024-07-31T13:42:00Z"/>
          <w:rFonts w:cs="Times New Roman"/>
          <w:color w:val="000000" w:themeColor="text1"/>
        </w:rPr>
      </w:pPr>
      <w:del w:id="7837" w:author="Summer 2023 updates" w:date="2024-07-31T13:42:00Z">
        <w:r w:rsidRPr="00424939">
          <w:rPr>
            <w:rFonts w:cs="Times New Roman"/>
            <w:color w:val="000000" w:themeColor="text1"/>
          </w:rPr>
          <w:delText>The courses listed in th</w:delText>
        </w:r>
        <w:r w:rsidR="008D28D6" w:rsidRPr="00424939">
          <w:rPr>
            <w:rFonts w:cs="Times New Roman"/>
            <w:color w:val="000000" w:themeColor="text1"/>
          </w:rPr>
          <w:delText>e following</w:delText>
        </w:r>
        <w:r w:rsidRPr="00424939">
          <w:rPr>
            <w:rFonts w:cs="Times New Roman"/>
            <w:color w:val="000000" w:themeColor="text1"/>
          </w:rPr>
          <w:delText xml:space="preserve"> section are ones approved by the College but without plans of being offered in the next few years. The approved list of courses includes, but is not limited to, the following:</w:delText>
        </w:r>
      </w:del>
    </w:p>
    <w:p w14:paraId="542457B1" w14:textId="77777777" w:rsidR="00FA2F04" w:rsidRPr="00424939" w:rsidRDefault="00FA2F04" w:rsidP="00FA2F04">
      <w:pPr>
        <w:spacing w:after="0"/>
        <w:rPr>
          <w:del w:id="7838" w:author="Summer 2023 updates" w:date="2024-07-31T13:42:00Z"/>
          <w:rFonts w:cs="Times New Roman"/>
          <w:b/>
          <w:color w:val="000000" w:themeColor="text1"/>
        </w:rPr>
      </w:pPr>
      <w:del w:id="7839" w:author="Summer 2023 updates" w:date="2024-07-31T13:42:00Z">
        <w:r w:rsidRPr="00424939">
          <w:rPr>
            <w:rFonts w:cs="Times New Roman"/>
            <w:b/>
            <w:color w:val="000000" w:themeColor="text1"/>
          </w:rPr>
          <w:delText>CHM-</w:delText>
        </w:r>
        <w:r w:rsidR="00CE58B4" w:rsidRPr="00424939">
          <w:rPr>
            <w:rFonts w:cs="Times New Roman"/>
            <w:b/>
            <w:color w:val="000000" w:themeColor="text1"/>
          </w:rPr>
          <w:delText>104</w:delText>
        </w:r>
        <w:r w:rsidRPr="00424939">
          <w:rPr>
            <w:rFonts w:cs="Times New Roman"/>
            <w:b/>
            <w:color w:val="000000" w:themeColor="text1"/>
          </w:rPr>
          <w:delText xml:space="preserve"> Introduction to Forensic Science </w:delText>
        </w:r>
      </w:del>
    </w:p>
    <w:p w14:paraId="11451179" w14:textId="77777777" w:rsidR="00FA2F04" w:rsidRPr="00424939" w:rsidRDefault="00FA2F04" w:rsidP="006D396D">
      <w:pPr>
        <w:rPr>
          <w:del w:id="7840" w:author="Summer 2023 updates" w:date="2024-07-31T13:42:00Z"/>
          <w:rFonts w:cs="Times New Roman"/>
          <w:color w:val="000000" w:themeColor="text1"/>
        </w:rPr>
      </w:pPr>
      <w:del w:id="7841" w:author="Summer 2023 updates" w:date="2024-07-31T13:42:00Z">
        <w:r w:rsidRPr="00424939">
          <w:rPr>
            <w:rFonts w:cs="Times New Roman"/>
            <w:color w:val="000000" w:themeColor="text1"/>
          </w:rPr>
          <w:delText>An introduction to all aspects of forensic science from obtaining specimens to identifying the criminal with accurate forensic tests. The course teaches students a basic understanding of the laboratory tests and processes of forensic science.</w:delText>
        </w:r>
      </w:del>
    </w:p>
    <w:p w14:paraId="21BBFF37" w14:textId="77777777" w:rsidR="00FA2F04" w:rsidRPr="00424939" w:rsidRDefault="00FA2F04" w:rsidP="00FA2F04">
      <w:pPr>
        <w:spacing w:after="0"/>
        <w:rPr>
          <w:del w:id="7842" w:author="Summer 2023 updates" w:date="2024-07-31T13:42:00Z"/>
          <w:rFonts w:cs="Times New Roman"/>
          <w:b/>
          <w:color w:val="000000" w:themeColor="text1"/>
        </w:rPr>
      </w:pPr>
      <w:del w:id="7843" w:author="Summer 2023 updates" w:date="2024-07-31T13:42:00Z">
        <w:r w:rsidRPr="00424939">
          <w:rPr>
            <w:rFonts w:cs="Times New Roman"/>
            <w:b/>
            <w:color w:val="000000" w:themeColor="text1"/>
          </w:rPr>
          <w:delText>CHM-</w:delText>
        </w:r>
        <w:r w:rsidR="00CE58B4" w:rsidRPr="00424939">
          <w:rPr>
            <w:rFonts w:cs="Times New Roman"/>
            <w:b/>
            <w:color w:val="000000" w:themeColor="text1"/>
          </w:rPr>
          <w:delText>105</w:delText>
        </w:r>
        <w:r w:rsidRPr="00424939">
          <w:rPr>
            <w:rFonts w:cs="Times New Roman"/>
            <w:b/>
            <w:color w:val="000000" w:themeColor="text1"/>
          </w:rPr>
          <w:delText xml:space="preserve"> Food Chemistry</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w:delText>
        </w:r>
      </w:del>
    </w:p>
    <w:p w14:paraId="443A938F" w14:textId="77777777" w:rsidR="00FA2F04" w:rsidRPr="00424939" w:rsidRDefault="00FA2F04" w:rsidP="006D396D">
      <w:pPr>
        <w:rPr>
          <w:del w:id="7844" w:author="Summer 2023 updates" w:date="2024-07-31T13:42:00Z"/>
          <w:rFonts w:cs="Times New Roman"/>
          <w:color w:val="000000" w:themeColor="text1"/>
        </w:rPr>
      </w:pPr>
      <w:del w:id="7845" w:author="Summer 2023 updates" w:date="2024-07-31T13:42:00Z">
        <w:r w:rsidRPr="00424939">
          <w:rPr>
            <w:rFonts w:cs="Times New Roman"/>
            <w:color w:val="000000" w:themeColor="text1"/>
          </w:rPr>
          <w:delText xml:space="preserve">An introductory course that introduces chemical concepts in the context of cooking. Topics include the makeup, shape, and behavior of the four major classes of food molecules, effects of chemical structure on physical properties, the role of vitamins and nutrients, and basic principles of energy. Three class meetings per week. </w:delText>
        </w:r>
      </w:del>
    </w:p>
    <w:p w14:paraId="163B9FBB" w14:textId="77777777" w:rsidR="003C4B0A" w:rsidRPr="00424939" w:rsidRDefault="003C4B0A" w:rsidP="003C4B0A">
      <w:pPr>
        <w:spacing w:after="0"/>
        <w:rPr>
          <w:del w:id="7846" w:author="Summer 2023 updates" w:date="2024-07-31T13:42:00Z"/>
          <w:rFonts w:cs="Times New Roman"/>
          <w:b/>
          <w:color w:val="000000" w:themeColor="text1"/>
        </w:rPr>
      </w:pPr>
      <w:del w:id="7847" w:author="Summer 2023 updates" w:date="2024-07-31T13:42:00Z">
        <w:r w:rsidRPr="00424939">
          <w:rPr>
            <w:rFonts w:cs="Times New Roman"/>
            <w:b/>
            <w:color w:val="000000" w:themeColor="text1"/>
          </w:rPr>
          <w:delText>CHM-442 Materials Chemistry</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del>
    </w:p>
    <w:p w14:paraId="086B870E" w14:textId="77777777" w:rsidR="003C4B0A" w:rsidRPr="00424939" w:rsidRDefault="003C4B0A" w:rsidP="006D396D">
      <w:pPr>
        <w:rPr>
          <w:del w:id="7848" w:author="Summer 2023 updates" w:date="2024-07-31T13:42:00Z"/>
          <w:rFonts w:cs="Times New Roman"/>
          <w:color w:val="000000" w:themeColor="text1"/>
        </w:rPr>
      </w:pPr>
      <w:del w:id="7849" w:author="Summer 2023 updates" w:date="2024-07-31T13:42:00Z">
        <w:r w:rsidRPr="00424939">
          <w:rPr>
            <w:rFonts w:cs="Times New Roman"/>
            <w:color w:val="000000" w:themeColor="text1"/>
          </w:rPr>
          <w:delText xml:space="preserve">Study of the structure and properties of modern materials, including glasses, polymers, metals, semiconductors, and superconductors. Mechanical, thermal, optical, magnetic, and electrical properties are examined and related to structure. </w:delText>
        </w:r>
        <w:r w:rsidRPr="00424939">
          <w:rPr>
            <w:rFonts w:cs="Times New Roman"/>
            <w:color w:val="000000" w:themeColor="text1"/>
            <w:u w:val="single"/>
          </w:rPr>
          <w:delText>Prerequisite</w:delText>
        </w:r>
        <w:r w:rsidRPr="00424939">
          <w:rPr>
            <w:rFonts w:cs="Times New Roman"/>
            <w:color w:val="000000" w:themeColor="text1"/>
          </w:rPr>
          <w:delText>: Electromagnetism (PHY-</w:delText>
        </w:r>
        <w:r w:rsidR="00E64EFC">
          <w:rPr>
            <w:rFonts w:cs="Times New Roman"/>
            <w:color w:val="000000" w:themeColor="text1"/>
          </w:rPr>
          <w:delText>265</w:delText>
        </w:r>
        <w:r w:rsidRPr="00424939">
          <w:rPr>
            <w:rFonts w:cs="Times New Roman"/>
            <w:color w:val="000000" w:themeColor="text1"/>
          </w:rPr>
          <w:delText>) or Physical Chemistry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 (CHM-341) or consent of instructor.  </w:delText>
        </w:r>
        <w:r w:rsidR="007C6199" w:rsidRPr="00424939">
          <w:rPr>
            <w:rFonts w:cs="Times New Roman"/>
            <w:color w:val="000000" w:themeColor="text1"/>
          </w:rPr>
          <w:delText>Corequisite</w:delText>
        </w:r>
        <w:r w:rsidRPr="00424939">
          <w:rPr>
            <w:rFonts w:cs="Times New Roman"/>
            <w:color w:val="000000" w:themeColor="text1"/>
          </w:rPr>
          <w:delText>: Materials Physics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Physics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and Chemistry Laboratory (CHM-442L).</w:delText>
        </w:r>
      </w:del>
    </w:p>
    <w:p w14:paraId="2028C774" w14:textId="77777777" w:rsidR="003C4B0A" w:rsidRPr="00424939" w:rsidRDefault="00184142" w:rsidP="003C4B0A">
      <w:pPr>
        <w:spacing w:after="0"/>
        <w:rPr>
          <w:del w:id="7850" w:author="Summer 2023 updates" w:date="2024-07-31T13:42:00Z"/>
          <w:rFonts w:cs="Times New Roman"/>
          <w:b/>
          <w:color w:val="000000" w:themeColor="text1"/>
        </w:rPr>
      </w:pPr>
      <w:del w:id="7851" w:author="Summer 2023 updates" w:date="2024-07-31T13:42:00Z">
        <w:r w:rsidRPr="00424939">
          <w:rPr>
            <w:rFonts w:cs="Times New Roman"/>
            <w:b/>
            <w:color w:val="000000" w:themeColor="text1"/>
          </w:rPr>
          <w:delText>CHM</w:delText>
        </w:r>
        <w:r w:rsidR="003C4B0A" w:rsidRPr="00424939">
          <w:rPr>
            <w:rFonts w:cs="Times New Roman"/>
            <w:b/>
            <w:color w:val="000000" w:themeColor="text1"/>
          </w:rPr>
          <w:delText>-442L Materials Chemistry</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003C4B0A" w:rsidRPr="00424939">
          <w:rPr>
            <w:rFonts w:cs="Times New Roman"/>
            <w:b/>
            <w:color w:val="000000" w:themeColor="text1"/>
          </w:rPr>
          <w:delText xml:space="preserve"> Laboratory </w:delText>
        </w:r>
      </w:del>
    </w:p>
    <w:p w14:paraId="57787CCA" w14:textId="77777777" w:rsidR="003C4B0A" w:rsidRPr="00424939" w:rsidRDefault="003C4B0A" w:rsidP="003C4B0A">
      <w:pPr>
        <w:rPr>
          <w:del w:id="7852" w:author="Summer 2023 updates" w:date="2024-07-31T13:42:00Z"/>
          <w:rFonts w:cs="Times New Roman"/>
          <w:color w:val="000000" w:themeColor="text1"/>
        </w:rPr>
      </w:pPr>
      <w:del w:id="7853" w:author="Summer 2023 updates" w:date="2024-07-31T13:42:00Z">
        <w:r w:rsidRPr="00424939">
          <w:rPr>
            <w:rFonts w:cs="Times New Roman"/>
            <w:color w:val="000000" w:themeColor="text1"/>
          </w:rPr>
          <w:delText xml:space="preserve">Measurement of structure/property characteristics of materials using a variety of instrumentation.  Materials studied include glasses, polymers, metals, semiconductors, and superconductors. </w:delText>
        </w:r>
        <w:r w:rsidRPr="00424939">
          <w:rPr>
            <w:rFonts w:cs="Times New Roman"/>
            <w:color w:val="000000" w:themeColor="text1"/>
            <w:u w:val="single"/>
          </w:rPr>
          <w:delText>Prerequisite</w:delText>
        </w:r>
        <w:r w:rsidRPr="00424939">
          <w:rPr>
            <w:rFonts w:cs="Times New Roman"/>
            <w:color w:val="000000" w:themeColor="text1"/>
          </w:rPr>
          <w:delText>: previous or concurrent registration in Materials Physics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Physics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and Chemistry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(CHM-442).</w:delText>
        </w:r>
        <w:r w:rsidR="006A014F">
          <w:rPr>
            <w:rFonts w:cs="Times New Roman"/>
            <w:color w:val="000000" w:themeColor="text1"/>
          </w:rPr>
          <w:delText xml:space="preserve">  </w:delText>
        </w:r>
        <w:r w:rsidR="006A014F" w:rsidRPr="00424939">
          <w:rPr>
            <w:rFonts w:cs="Times New Roman"/>
            <w:color w:val="000000" w:themeColor="text1"/>
          </w:rPr>
          <w:delText>Corequisite: Materials Physics</w:delText>
        </w:r>
        <w:r w:rsidR="006A014F" w:rsidRPr="00424939">
          <w:rPr>
            <w:rFonts w:cs="Times New Roman"/>
            <w:color w:val="000000" w:themeColor="text1"/>
          </w:rPr>
          <w:fldChar w:fldCharType="begin"/>
        </w:r>
        <w:r w:rsidR="006A014F" w:rsidRPr="00424939">
          <w:rPr>
            <w:color w:val="000000" w:themeColor="text1"/>
          </w:rPr>
          <w:delInstrText xml:space="preserve"> XE "</w:delInstrText>
        </w:r>
        <w:r w:rsidR="006A014F" w:rsidRPr="00424939">
          <w:rPr>
            <w:rFonts w:cs="Times New Roman"/>
            <w:color w:val="000000" w:themeColor="text1"/>
          </w:rPr>
          <w:delInstrText>Physics</w:delInstrText>
        </w:r>
        <w:r w:rsidR="006A014F" w:rsidRPr="00424939">
          <w:rPr>
            <w:color w:val="000000" w:themeColor="text1"/>
          </w:rPr>
          <w:delInstrText xml:space="preserve">" </w:delInstrText>
        </w:r>
        <w:r w:rsidR="006A014F" w:rsidRPr="00424939">
          <w:rPr>
            <w:rFonts w:cs="Times New Roman"/>
            <w:color w:val="000000" w:themeColor="text1"/>
          </w:rPr>
          <w:fldChar w:fldCharType="end"/>
        </w:r>
        <w:r w:rsidR="006A014F" w:rsidRPr="00424939">
          <w:rPr>
            <w:rFonts w:cs="Times New Roman"/>
            <w:color w:val="000000" w:themeColor="text1"/>
          </w:rPr>
          <w:delText xml:space="preserve"> and Chemistry Laboratory (CHM-442L).</w:delText>
        </w:r>
        <w:r w:rsidRPr="00424939">
          <w:rPr>
            <w:rFonts w:cs="Times New Roman"/>
            <w:color w:val="000000" w:themeColor="text1"/>
          </w:rPr>
          <w:delText xml:space="preserve"> (0.2 course credit) </w:delText>
        </w:r>
      </w:del>
    </w:p>
    <w:p w14:paraId="44582E72" w14:textId="77777777" w:rsidR="00354191" w:rsidRPr="00424939" w:rsidRDefault="00354191" w:rsidP="00354191">
      <w:pPr>
        <w:spacing w:after="0"/>
        <w:rPr>
          <w:del w:id="7854" w:author="Summer 2023 updates" w:date="2024-07-31T13:42:00Z"/>
          <w:rFonts w:cs="Times New Roman"/>
          <w:b/>
          <w:color w:val="000000" w:themeColor="text1"/>
        </w:rPr>
      </w:pPr>
      <w:del w:id="7855" w:author="Summer 2023 updates" w:date="2024-07-31T13:42:00Z">
        <w:r w:rsidRPr="00424939">
          <w:rPr>
            <w:rFonts w:cs="Times New Roman"/>
            <w:b/>
            <w:color w:val="000000" w:themeColor="text1"/>
          </w:rPr>
          <w:delText>CHM-</w:delText>
        </w:r>
        <w:r w:rsidR="00CE58B4" w:rsidRPr="00424939">
          <w:rPr>
            <w:rFonts w:cs="Times New Roman"/>
            <w:b/>
            <w:color w:val="000000" w:themeColor="text1"/>
          </w:rPr>
          <w:delText>471</w:delText>
        </w:r>
        <w:r w:rsidRPr="00424939">
          <w:rPr>
            <w:rFonts w:cs="Times New Roman"/>
            <w:b/>
            <w:color w:val="000000" w:themeColor="text1"/>
          </w:rPr>
          <w:delText xml:space="preserve"> Advanced Chemistry</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Laboratory II </w:delText>
        </w:r>
      </w:del>
    </w:p>
    <w:p w14:paraId="05FA95D2" w14:textId="77777777" w:rsidR="00354191" w:rsidRPr="00424939" w:rsidRDefault="00354191" w:rsidP="006D396D">
      <w:pPr>
        <w:rPr>
          <w:del w:id="7856" w:author="Summer 2023 updates" w:date="2024-07-31T13:42:00Z"/>
          <w:rFonts w:cs="Times New Roman"/>
          <w:color w:val="000000" w:themeColor="text1"/>
        </w:rPr>
      </w:pPr>
      <w:del w:id="7857" w:author="Summer 2023 updates" w:date="2024-07-31T13:42:00Z">
        <w:r w:rsidRPr="00424939">
          <w:rPr>
            <w:rFonts w:cs="Times New Roman"/>
            <w:color w:val="000000" w:themeColor="text1"/>
          </w:rPr>
          <w:delText xml:space="preserve">Spectroscopic investigations of chemical systems and applications of chemical instrumentation for analysis based on current chemical literature. One class period and two laboratories per week.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Physical Chemistry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Chemistry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 (CHM-</w:delText>
        </w:r>
        <w:r w:rsidR="00CE58B4" w:rsidRPr="00424939">
          <w:rPr>
            <w:rFonts w:cs="Times New Roman"/>
            <w:color w:val="000000" w:themeColor="text1"/>
          </w:rPr>
          <w:delText>341</w:delText>
        </w:r>
        <w:r w:rsidRPr="00424939">
          <w:rPr>
            <w:rFonts w:cs="Times New Roman"/>
            <w:color w:val="000000" w:themeColor="text1"/>
          </w:rPr>
          <w:delText xml:space="preserve">). </w:delText>
        </w:r>
      </w:del>
    </w:p>
    <w:p w14:paraId="79525AEC" w14:textId="77777777" w:rsidR="00354191" w:rsidRPr="00424939" w:rsidRDefault="00354191" w:rsidP="00354191">
      <w:pPr>
        <w:spacing w:after="0"/>
        <w:rPr>
          <w:del w:id="7858" w:author="Summer 2023 updates" w:date="2024-07-31T13:42:00Z"/>
          <w:rFonts w:cs="Times New Roman"/>
          <w:b/>
          <w:color w:val="000000" w:themeColor="text1"/>
        </w:rPr>
      </w:pPr>
      <w:del w:id="7859" w:author="Summer 2023 updates" w:date="2024-07-31T13:42:00Z">
        <w:r w:rsidRPr="00424939">
          <w:rPr>
            <w:rFonts w:cs="Times New Roman"/>
            <w:b/>
            <w:color w:val="000000" w:themeColor="text1"/>
          </w:rPr>
          <w:delText xml:space="preserve">EDU-405 Understanding Early Adolescence </w:delText>
        </w:r>
      </w:del>
    </w:p>
    <w:p w14:paraId="6777146E" w14:textId="77777777" w:rsidR="00354191" w:rsidRPr="00424939" w:rsidRDefault="00354191" w:rsidP="006D396D">
      <w:pPr>
        <w:rPr>
          <w:del w:id="7860" w:author="Summer 2023 updates" w:date="2024-07-31T13:42:00Z"/>
          <w:rFonts w:cs="Times New Roman"/>
          <w:color w:val="000000" w:themeColor="text1"/>
        </w:rPr>
      </w:pPr>
      <w:del w:id="7861" w:author="Summer 2023 updates" w:date="2024-07-31T13:42:00Z">
        <w:r w:rsidRPr="00424939">
          <w:rPr>
            <w:rFonts w:cs="Times New Roman"/>
            <w:color w:val="000000" w:themeColor="text1"/>
          </w:rPr>
          <w:delText xml:space="preserve">An extension of the study of human development, focusing on the growth and development of the middle school age child. Special attention is given to the emotional, physical, and cognitive characteristics and needs of middle school age children for teachers in grades five through eight. </w:delText>
        </w:r>
      </w:del>
    </w:p>
    <w:p w14:paraId="5E57B42C" w14:textId="77777777" w:rsidR="006B16C4" w:rsidRDefault="006B16C4" w:rsidP="00354191">
      <w:pPr>
        <w:spacing w:after="0"/>
        <w:rPr>
          <w:del w:id="7862" w:author="Summer 2023 updates" w:date="2024-07-31T13:42:00Z"/>
          <w:rFonts w:cs="Times New Roman"/>
          <w:b/>
          <w:color w:val="000000" w:themeColor="text1"/>
        </w:rPr>
      </w:pPr>
    </w:p>
    <w:p w14:paraId="65A7F19F" w14:textId="77777777" w:rsidR="00865A90" w:rsidRDefault="00865A90" w:rsidP="00354191">
      <w:pPr>
        <w:spacing w:after="0"/>
        <w:rPr>
          <w:del w:id="7863" w:author="Summer 2023 updates" w:date="2024-07-31T13:42:00Z"/>
          <w:rFonts w:cs="Times New Roman"/>
          <w:b/>
          <w:color w:val="000000" w:themeColor="text1"/>
        </w:rPr>
      </w:pPr>
    </w:p>
    <w:p w14:paraId="76ED4157" w14:textId="77777777" w:rsidR="00354191" w:rsidRPr="00424939" w:rsidRDefault="00354191" w:rsidP="00354191">
      <w:pPr>
        <w:spacing w:after="0"/>
        <w:rPr>
          <w:del w:id="7864" w:author="Summer 2023 updates" w:date="2024-07-31T13:42:00Z"/>
          <w:rFonts w:cs="Times New Roman"/>
          <w:b/>
          <w:color w:val="000000" w:themeColor="text1"/>
        </w:rPr>
      </w:pPr>
      <w:del w:id="7865" w:author="Summer 2023 updates" w:date="2024-07-31T13:42:00Z">
        <w:r w:rsidRPr="00424939">
          <w:rPr>
            <w:rFonts w:cs="Times New Roman"/>
            <w:b/>
            <w:color w:val="000000" w:themeColor="text1"/>
          </w:rPr>
          <w:delText xml:space="preserve">EDU-415 Middle School Curriculum and Instruction </w:delText>
        </w:r>
      </w:del>
    </w:p>
    <w:p w14:paraId="06F0ABFB" w14:textId="77777777" w:rsidR="00354191" w:rsidRPr="00424939" w:rsidRDefault="00354191" w:rsidP="006D396D">
      <w:pPr>
        <w:rPr>
          <w:del w:id="7866" w:author="Summer 2023 updates" w:date="2024-07-31T13:42:00Z"/>
          <w:rFonts w:cs="Times New Roman"/>
          <w:color w:val="000000" w:themeColor="text1"/>
        </w:rPr>
      </w:pPr>
      <w:del w:id="7867" w:author="Summer 2023 updates" w:date="2024-07-31T13:42:00Z">
        <w:r w:rsidRPr="00424939">
          <w:rPr>
            <w:rFonts w:cs="Times New Roman"/>
            <w:color w:val="000000" w:themeColor="text1"/>
          </w:rPr>
          <w:delText xml:space="preserve">Introduction to the organization, structure, and sequence of learning experiences for middle grade students. Addresses such issues as curriculum integration, teaching teams, pedagogical practices for middle school, and developmental appropriateness across the range of school subjects.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Practicum in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r w:rsidR="00D93228">
          <w:rPr>
            <w:rFonts w:cs="Times New Roman"/>
            <w:color w:val="000000" w:themeColor="text1"/>
          </w:rPr>
          <w:delText>(WE) (EDU-215)</w:delText>
        </w:r>
        <w:r w:rsidRPr="00424939">
          <w:rPr>
            <w:rFonts w:cs="Times New Roman"/>
            <w:color w:val="000000" w:themeColor="text1"/>
          </w:rPr>
          <w:delText xml:space="preserve">. </w:delText>
        </w:r>
      </w:del>
    </w:p>
    <w:p w14:paraId="5A027BF2" w14:textId="77777777" w:rsidR="00354191" w:rsidRPr="00424939" w:rsidRDefault="00354191" w:rsidP="00354191">
      <w:pPr>
        <w:spacing w:after="0"/>
        <w:rPr>
          <w:del w:id="7868" w:author="Summer 2023 updates" w:date="2024-07-31T13:42:00Z"/>
          <w:rFonts w:cs="Times New Roman"/>
          <w:b/>
          <w:color w:val="000000" w:themeColor="text1"/>
        </w:rPr>
      </w:pPr>
      <w:del w:id="7869" w:author="Summer 2023 updates" w:date="2024-07-31T13:42:00Z">
        <w:r w:rsidRPr="00424939">
          <w:rPr>
            <w:rFonts w:cs="Times New Roman"/>
            <w:b/>
            <w:color w:val="000000" w:themeColor="text1"/>
          </w:rPr>
          <w:delText xml:space="preserve">EDU-430 Middle School Social Studies </w:delText>
        </w:r>
      </w:del>
    </w:p>
    <w:p w14:paraId="2C59E2DC" w14:textId="77777777" w:rsidR="00354191" w:rsidRPr="00424939" w:rsidRDefault="00354191" w:rsidP="006D396D">
      <w:pPr>
        <w:rPr>
          <w:del w:id="7870" w:author="Summer 2023 updates" w:date="2024-07-31T13:42:00Z"/>
          <w:rFonts w:cs="Times New Roman"/>
          <w:color w:val="000000" w:themeColor="text1"/>
        </w:rPr>
      </w:pPr>
      <w:del w:id="7871" w:author="Summer 2023 updates" w:date="2024-07-31T13:42:00Z">
        <w:r w:rsidRPr="00424939">
          <w:rPr>
            <w:rFonts w:cs="Times New Roman"/>
            <w:color w:val="000000" w:themeColor="text1"/>
          </w:rPr>
          <w:delText xml:space="preserve">Overview of the middle school social studies curriculum. A content course with a primary focus on geography and its relation to U.S. and world history.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Practicum in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r w:rsidR="00D93228">
          <w:rPr>
            <w:rFonts w:cs="Times New Roman"/>
            <w:color w:val="000000" w:themeColor="text1"/>
          </w:rPr>
          <w:delText>(WE) (EDU-215)</w:delText>
        </w:r>
        <w:r w:rsidRPr="00424939">
          <w:rPr>
            <w:rFonts w:cs="Times New Roman"/>
            <w:color w:val="000000" w:themeColor="text1"/>
          </w:rPr>
          <w:delText xml:space="preserve">. (0.5 course credit) </w:delText>
        </w:r>
      </w:del>
    </w:p>
    <w:p w14:paraId="0F60D3A3" w14:textId="77777777" w:rsidR="00354191" w:rsidRPr="00424939" w:rsidRDefault="00354191" w:rsidP="00354191">
      <w:pPr>
        <w:spacing w:after="0"/>
        <w:rPr>
          <w:del w:id="7872" w:author="Summer 2023 updates" w:date="2024-07-31T13:42:00Z"/>
          <w:rFonts w:cs="Times New Roman"/>
          <w:b/>
          <w:color w:val="000000" w:themeColor="text1"/>
        </w:rPr>
      </w:pPr>
      <w:del w:id="7873" w:author="Summer 2023 updates" w:date="2024-07-31T13:42:00Z">
        <w:r w:rsidRPr="00424939">
          <w:rPr>
            <w:rFonts w:cs="Times New Roman"/>
            <w:b/>
            <w:color w:val="000000" w:themeColor="text1"/>
          </w:rPr>
          <w:delText>EDU-440 Middle School Mathematics</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Mathematics</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w:delText>
        </w:r>
      </w:del>
    </w:p>
    <w:p w14:paraId="10A3D328" w14:textId="77777777" w:rsidR="00354191" w:rsidRPr="00424939" w:rsidRDefault="00354191" w:rsidP="006D396D">
      <w:pPr>
        <w:rPr>
          <w:del w:id="7874" w:author="Summer 2023 updates" w:date="2024-07-31T13:42:00Z"/>
          <w:rFonts w:cs="Times New Roman"/>
          <w:color w:val="000000" w:themeColor="text1"/>
        </w:rPr>
      </w:pPr>
      <w:del w:id="7875" w:author="Summer 2023 updates" w:date="2024-07-31T13:42:00Z">
        <w:r w:rsidRPr="00424939">
          <w:rPr>
            <w:rFonts w:cs="Times New Roman"/>
            <w:color w:val="000000" w:themeColor="text1"/>
          </w:rPr>
          <w:delText xml:space="preserve">Overview of the middle school mathematics curriculum. A content course with a primary focus on algebra, problem solving, and number theory.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Practicum in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r w:rsidR="00D93228">
          <w:rPr>
            <w:rFonts w:cs="Times New Roman"/>
            <w:color w:val="000000" w:themeColor="text1"/>
          </w:rPr>
          <w:delText>(WE) (EDU-215)</w:delText>
        </w:r>
        <w:r w:rsidRPr="00424939">
          <w:rPr>
            <w:rFonts w:cs="Times New Roman"/>
            <w:color w:val="000000" w:themeColor="text1"/>
          </w:rPr>
          <w:delText xml:space="preserve">. (0.5 course credit) </w:delText>
        </w:r>
      </w:del>
    </w:p>
    <w:p w14:paraId="77E86F2F" w14:textId="77777777" w:rsidR="00BA60E4" w:rsidRPr="00424939" w:rsidRDefault="00BA60E4" w:rsidP="00BA60E4">
      <w:pPr>
        <w:spacing w:after="0"/>
        <w:rPr>
          <w:del w:id="7876" w:author="Summer 2023 updates" w:date="2024-07-31T13:42:00Z"/>
          <w:rFonts w:cs="Times New Roman"/>
          <w:b/>
          <w:color w:val="000000" w:themeColor="text1"/>
        </w:rPr>
      </w:pPr>
      <w:del w:id="7877" w:author="Summer 2023 updates" w:date="2024-07-31T13:42:00Z">
        <w:r w:rsidRPr="00424939">
          <w:rPr>
            <w:rFonts w:cs="Times New Roman"/>
            <w:b/>
            <w:color w:val="000000" w:themeColor="text1"/>
          </w:rPr>
          <w:delText>INT-115 May Term</w:delText>
        </w:r>
        <w:r w:rsidR="008C196D" w:rsidRPr="00424939">
          <w:rPr>
            <w:rFonts w:cs="Times New Roman"/>
            <w:b/>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May Term</w:delInstrText>
        </w:r>
        <w:r w:rsidR="008C196D" w:rsidRPr="00424939">
          <w:rPr>
            <w:color w:val="000000" w:themeColor="text1"/>
          </w:rPr>
          <w:delInstrText xml:space="preserve">" </w:delInstrText>
        </w:r>
        <w:r w:rsidR="008C196D" w:rsidRPr="00424939">
          <w:rPr>
            <w:rFonts w:cs="Times New Roman"/>
            <w:b/>
            <w:color w:val="000000" w:themeColor="text1"/>
          </w:rPr>
          <w:fldChar w:fldCharType="end"/>
        </w:r>
        <w:r w:rsidRPr="00424939">
          <w:rPr>
            <w:rFonts w:cs="Times New Roman"/>
            <w:b/>
            <w:color w:val="000000" w:themeColor="text1"/>
          </w:rPr>
          <w:delText xml:space="preserve"> in Southern Africa</w:delText>
        </w:r>
      </w:del>
    </w:p>
    <w:p w14:paraId="2AFE4D1F" w14:textId="77777777" w:rsidR="00BA60E4" w:rsidRPr="00424939" w:rsidRDefault="00BA60E4" w:rsidP="006D396D">
      <w:pPr>
        <w:rPr>
          <w:del w:id="7878" w:author="Summer 2023 updates" w:date="2024-07-31T13:42:00Z"/>
          <w:rFonts w:cs="Times New Roman"/>
          <w:color w:val="000000" w:themeColor="text1"/>
        </w:rPr>
      </w:pPr>
      <w:del w:id="7879" w:author="Summer 2023 updates" w:date="2024-07-31T13:42:00Z">
        <w:r w:rsidRPr="00424939">
          <w:rPr>
            <w:rFonts w:cs="Times New Roman"/>
            <w:color w:val="000000" w:themeColor="text1"/>
          </w:rPr>
          <w:delText xml:space="preserve">Provides opportunities for students to interact with a wide variety of communities in southern Africa, all of which are currently stressed by impacts of the HIV/AIDS pandemic and climate change. Students learn how communities provide health care delivery, nutritional support and access to clean water, which are needed to sustain the quality of human life in the region. Experiences provide hands-on opportunities for students to assist community change in these areas.  </w:delText>
        </w:r>
        <w:r w:rsidRPr="00424939">
          <w:rPr>
            <w:rFonts w:cs="Times New Roman"/>
            <w:color w:val="000000" w:themeColor="text1"/>
            <w:u w:val="single"/>
          </w:rPr>
          <w:delText>Prerequisite</w:delText>
        </w:r>
        <w:r w:rsidRPr="00424939">
          <w:rPr>
            <w:rFonts w:cs="Times New Roman"/>
            <w:color w:val="000000" w:themeColor="text1"/>
          </w:rPr>
          <w:delText>: consent of instructor. (Offered May Term</w:delText>
        </w:r>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color w:val="000000" w:themeColor="text1"/>
          </w:rPr>
          <w:delInstrText>May Term</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r w:rsidRPr="00424939">
          <w:rPr>
            <w:rFonts w:cs="Times New Roman"/>
            <w:color w:val="000000" w:themeColor="text1"/>
          </w:rPr>
          <w:delText xml:space="preserve"> only)</w:delText>
        </w:r>
      </w:del>
    </w:p>
    <w:p w14:paraId="78E1593A" w14:textId="77777777" w:rsidR="00354191" w:rsidRPr="00424939" w:rsidRDefault="00354191" w:rsidP="00354191">
      <w:pPr>
        <w:spacing w:after="0"/>
        <w:rPr>
          <w:del w:id="7880" w:author="Summer 2023 updates" w:date="2024-07-31T13:42:00Z"/>
          <w:rFonts w:cs="Times New Roman"/>
          <w:b/>
          <w:color w:val="000000" w:themeColor="text1"/>
        </w:rPr>
      </w:pPr>
      <w:del w:id="7881" w:author="Summer 2023 updates" w:date="2024-07-31T13:42:00Z">
        <w:r w:rsidRPr="00424939">
          <w:rPr>
            <w:rFonts w:cs="Times New Roman"/>
            <w:b/>
            <w:color w:val="000000" w:themeColor="text1"/>
          </w:rPr>
          <w:delText xml:space="preserve">NUR-255 Topics in Health Care </w:delText>
        </w:r>
      </w:del>
    </w:p>
    <w:p w14:paraId="78290465" w14:textId="77777777" w:rsidR="00354191" w:rsidRPr="00424939" w:rsidRDefault="00354191" w:rsidP="006D396D">
      <w:pPr>
        <w:rPr>
          <w:del w:id="7882" w:author="Summer 2023 updates" w:date="2024-07-31T13:42:00Z"/>
          <w:rFonts w:cs="Times New Roman"/>
          <w:color w:val="000000" w:themeColor="text1"/>
        </w:rPr>
      </w:pPr>
      <w:del w:id="7883" w:author="Summer 2023 updates" w:date="2024-07-31T13:42:00Z">
        <w:r w:rsidRPr="00424939">
          <w:rPr>
            <w:rFonts w:cs="Times New Roman"/>
            <w:color w:val="000000" w:themeColor="text1"/>
          </w:rPr>
          <w:delText xml:space="preserve">Offers selected topics on specific health care and/or nursing issues, problems, interventions, and theories. Content varies as determined by the instructor. May be taken more than once for credit, provided the topics are substantially different.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sophomore standing. (Offered on an occasional basis) </w:delText>
        </w:r>
      </w:del>
    </w:p>
    <w:p w14:paraId="589AA07C" w14:textId="77777777" w:rsidR="00E576C3" w:rsidRPr="00424939" w:rsidRDefault="00E576C3" w:rsidP="00E576C3">
      <w:pPr>
        <w:spacing w:after="0"/>
        <w:rPr>
          <w:del w:id="7884" w:author="Summer 2023 updates" w:date="2024-07-31T13:42:00Z"/>
          <w:rFonts w:cs="Times New Roman"/>
          <w:b/>
          <w:color w:val="000000" w:themeColor="text1"/>
        </w:rPr>
      </w:pPr>
      <w:del w:id="7885" w:author="Summer 2023 updates" w:date="2024-07-31T13:42:00Z">
        <w:r w:rsidRPr="00424939">
          <w:rPr>
            <w:rFonts w:cs="Times New Roman"/>
            <w:b/>
            <w:color w:val="000000" w:themeColor="text1"/>
          </w:rPr>
          <w:delText>PHY</w:delText>
        </w:r>
        <w:r w:rsidR="00D80871" w:rsidRPr="00424939">
          <w:rPr>
            <w:rFonts w:cs="Times New Roman"/>
            <w:b/>
            <w:color w:val="000000" w:themeColor="text1"/>
          </w:rPr>
          <w:delText>-111</w:delText>
        </w:r>
        <w:r w:rsidRPr="00424939">
          <w:rPr>
            <w:rFonts w:cs="Times New Roman"/>
            <w:b/>
            <w:color w:val="000000" w:themeColor="text1"/>
          </w:rPr>
          <w:delText xml:space="preserve"> Musical Acoustics </w:delText>
        </w:r>
      </w:del>
    </w:p>
    <w:p w14:paraId="3F0B9063" w14:textId="77777777" w:rsidR="00E576C3" w:rsidRPr="00424939" w:rsidRDefault="00E576C3" w:rsidP="00E576C3">
      <w:pPr>
        <w:rPr>
          <w:del w:id="7886" w:author="Summer 2023 updates" w:date="2024-07-31T13:42:00Z"/>
          <w:rFonts w:cs="Times New Roman"/>
          <w:color w:val="000000" w:themeColor="text1"/>
        </w:rPr>
      </w:pPr>
      <w:del w:id="7887" w:author="Summer 2023 updates" w:date="2024-07-31T13:42:00Z">
        <w:r w:rsidRPr="00424939">
          <w:rPr>
            <w:rFonts w:cs="Times New Roman"/>
            <w:color w:val="000000" w:themeColor="text1"/>
          </w:rPr>
          <w:delText>An exploration of the physical principles involved in the production, propagation, and perception of musical sounds. Topics include simple vibrating systems, properties of waves, and Fourier analysis. The primary emphasis is on musical instruments, including the voice, but some consideration is also given to room acoustics and human perception of sound.</w:delText>
        </w:r>
        <w:r w:rsidR="006A014F">
          <w:rPr>
            <w:rFonts w:cs="Times New Roman"/>
            <w:color w:val="000000" w:themeColor="text1"/>
          </w:rPr>
          <w:delText xml:space="preserve">  P</w:delText>
        </w:r>
        <w:r w:rsidR="006A014F" w:rsidRPr="00424939">
          <w:rPr>
            <w:rFonts w:cs="Times New Roman"/>
            <w:color w:val="000000" w:themeColor="text1"/>
          </w:rPr>
          <w:delText xml:space="preserve">revious musical experience is helpful, but not necessary. </w:delText>
        </w:r>
        <w:r w:rsidRPr="00424939">
          <w:rPr>
            <w:rFonts w:cs="Times New Roman"/>
            <w:color w:val="000000" w:themeColor="text1"/>
          </w:rPr>
          <w:delText xml:space="preserve"> This course satisfies the non-lab science course requirement.  </w:delText>
        </w:r>
      </w:del>
    </w:p>
    <w:p w14:paraId="39AEE98D" w14:textId="77777777" w:rsidR="00E576C3" w:rsidRPr="00424939" w:rsidRDefault="00E576C3" w:rsidP="00E576C3">
      <w:pPr>
        <w:spacing w:after="0"/>
        <w:rPr>
          <w:del w:id="7888" w:author="Summer 2023 updates" w:date="2024-07-31T13:42:00Z"/>
          <w:rFonts w:cs="Times New Roman"/>
          <w:b/>
          <w:color w:val="000000" w:themeColor="text1"/>
        </w:rPr>
      </w:pPr>
      <w:del w:id="7889" w:author="Summer 2023 updates" w:date="2024-07-31T13:42:00Z">
        <w:r w:rsidRPr="00424939">
          <w:rPr>
            <w:rFonts w:cs="Times New Roman"/>
            <w:b/>
            <w:color w:val="000000" w:themeColor="text1"/>
          </w:rPr>
          <w:delText>PHY-</w:delText>
        </w:r>
        <w:r w:rsidR="00D80871" w:rsidRPr="00424939">
          <w:rPr>
            <w:rFonts w:cs="Times New Roman"/>
            <w:b/>
            <w:color w:val="000000" w:themeColor="text1"/>
          </w:rPr>
          <w:delText>112/-112L</w:delText>
        </w:r>
        <w:r w:rsidRPr="00424939">
          <w:rPr>
            <w:rFonts w:cs="Times New Roman"/>
            <w:b/>
            <w:color w:val="000000" w:themeColor="text1"/>
          </w:rPr>
          <w:delText xml:space="preserve"> Holography and Optics &amp; Laboratory</w:delText>
        </w:r>
      </w:del>
    </w:p>
    <w:p w14:paraId="064299EC" w14:textId="77777777" w:rsidR="00E576C3" w:rsidRPr="00424939" w:rsidRDefault="00E576C3" w:rsidP="00E576C3">
      <w:pPr>
        <w:rPr>
          <w:del w:id="7890" w:author="Summer 2023 updates" w:date="2024-07-31T13:42:00Z"/>
          <w:rFonts w:cs="Times New Roman"/>
          <w:color w:val="000000" w:themeColor="text1"/>
        </w:rPr>
      </w:pPr>
      <w:del w:id="7891" w:author="Summer 2023 updates" w:date="2024-07-31T13:42:00Z">
        <w:r w:rsidRPr="00424939">
          <w:rPr>
            <w:rFonts w:cs="Times New Roman"/>
            <w:color w:val="000000" w:themeColor="text1"/>
          </w:rPr>
          <w:delText xml:space="preserve">The making and understanding of holograms are used as the focus for a basic physics course in waves and optics. Includes one two-hour, (0.0 course credit) lab per week. This course satisfies the general education laboratory science requirement. </w:delText>
        </w:r>
      </w:del>
    </w:p>
    <w:p w14:paraId="4417A217" w14:textId="77777777" w:rsidR="00E576C3" w:rsidRPr="00424939" w:rsidRDefault="00E576C3" w:rsidP="00E576C3">
      <w:pPr>
        <w:spacing w:after="0"/>
        <w:rPr>
          <w:del w:id="7892" w:author="Summer 2023 updates" w:date="2024-07-31T13:42:00Z"/>
          <w:rFonts w:cs="Times New Roman"/>
          <w:b/>
          <w:color w:val="000000" w:themeColor="text1"/>
        </w:rPr>
      </w:pPr>
      <w:del w:id="7893" w:author="Summer 2023 updates" w:date="2024-07-31T13:42:00Z">
        <w:r w:rsidRPr="00424939">
          <w:rPr>
            <w:rFonts w:cs="Times New Roman"/>
            <w:b/>
            <w:color w:val="000000" w:themeColor="text1"/>
          </w:rPr>
          <w:delText>PHY-325/-</w:delText>
        </w:r>
        <w:r w:rsidR="00D80871" w:rsidRPr="00424939">
          <w:rPr>
            <w:rFonts w:cs="Times New Roman"/>
            <w:b/>
            <w:color w:val="000000" w:themeColor="text1"/>
          </w:rPr>
          <w:delText>325L</w:delText>
        </w:r>
        <w:r w:rsidRPr="00424939">
          <w:rPr>
            <w:rFonts w:cs="Times New Roman"/>
            <w:b/>
            <w:color w:val="000000" w:themeColor="text1"/>
          </w:rPr>
          <w:delText xml:space="preserve"> Digital Electronics &amp; Laboratory</w:delText>
        </w:r>
      </w:del>
    </w:p>
    <w:p w14:paraId="59B21E67" w14:textId="77777777" w:rsidR="00E576C3" w:rsidRPr="00424939" w:rsidRDefault="00E576C3" w:rsidP="00E576C3">
      <w:pPr>
        <w:rPr>
          <w:del w:id="7894" w:author="Summer 2023 updates" w:date="2024-07-31T13:42:00Z"/>
          <w:rFonts w:cs="Times New Roman"/>
          <w:color w:val="000000" w:themeColor="text1"/>
        </w:rPr>
      </w:pPr>
      <w:del w:id="7895" w:author="Summer 2023 updates" w:date="2024-07-31T13:42:00Z">
        <w:r w:rsidRPr="00424939">
          <w:rPr>
            <w:rFonts w:cs="Times New Roman"/>
            <w:color w:val="000000" w:themeColor="text1"/>
          </w:rPr>
          <w:delText xml:space="preserve">Integrated circuit devices and their applications: the basic logic gates, counters, displays, flip-flops, multiplexers, memories. Some acquaintance with DC circuit concepts and with the binary number system desirable. Includes one two-hour, (0.0 course credit) lab weekly. This course satisfies the general education laboratory science requirement. </w:delText>
        </w:r>
      </w:del>
    </w:p>
    <w:p w14:paraId="21452B4A" w14:textId="77777777" w:rsidR="00354191" w:rsidRPr="00424939" w:rsidRDefault="00354191" w:rsidP="00354191">
      <w:pPr>
        <w:spacing w:after="0"/>
        <w:rPr>
          <w:del w:id="7896" w:author="Summer 2023 updates" w:date="2024-07-31T13:42:00Z"/>
          <w:rFonts w:cs="Times New Roman"/>
          <w:b/>
          <w:color w:val="000000" w:themeColor="text1"/>
        </w:rPr>
      </w:pPr>
      <w:del w:id="7897" w:author="Summer 2023 updates" w:date="2024-07-31T13:42:00Z">
        <w:r w:rsidRPr="00424939">
          <w:rPr>
            <w:rFonts w:cs="Times New Roman"/>
            <w:b/>
            <w:color w:val="000000" w:themeColor="text1"/>
          </w:rPr>
          <w:delText>REL-240 Intertestamental Literature</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Literature</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w:delText>
        </w:r>
      </w:del>
    </w:p>
    <w:p w14:paraId="759A6F80" w14:textId="77777777" w:rsidR="00354191" w:rsidRPr="00424939" w:rsidRDefault="00354191" w:rsidP="006D396D">
      <w:pPr>
        <w:rPr>
          <w:del w:id="7898" w:author="Summer 2023 updates" w:date="2024-07-31T13:42:00Z"/>
          <w:rFonts w:cs="Times New Roman"/>
          <w:color w:val="000000" w:themeColor="text1"/>
        </w:rPr>
      </w:pPr>
      <w:del w:id="7899" w:author="Summer 2023 updates" w:date="2024-07-31T13:42:00Z">
        <w:r w:rsidRPr="00424939">
          <w:rPr>
            <w:rFonts w:cs="Times New Roman"/>
            <w:color w:val="000000" w:themeColor="text1"/>
          </w:rPr>
          <w:delText xml:space="preserve">A survey of literature composed by Jews during the Hellenistic and early Roman periods essential for understanding the emergence and development of Rabbinic Judaism, early Christianity and Islam (Apocrypha and Pseudepigrapha, Josephus, Philo and the Dead Sea Scrolls).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Introduction to Hebrew Bible</w:delText>
        </w:r>
        <w:r w:rsidR="00AA1C8A">
          <w:rPr>
            <w:rFonts w:cs="Times New Roman"/>
            <w:color w:val="000000" w:themeColor="text1"/>
          </w:rPr>
          <w:delText xml:space="preserve"> (WE)</w:delText>
        </w:r>
        <w:r w:rsidRPr="00424939">
          <w:rPr>
            <w:rFonts w:cs="Times New Roman"/>
            <w:color w:val="000000" w:themeColor="text1"/>
          </w:rPr>
          <w:delText xml:space="preserve"> (REL-105) or consent of instructor. </w:delText>
        </w:r>
      </w:del>
    </w:p>
    <w:p w14:paraId="40B4757D" w14:textId="77777777" w:rsidR="00354191" w:rsidRPr="00424939" w:rsidRDefault="00354191" w:rsidP="00FB27E2">
      <w:pPr>
        <w:spacing w:after="0"/>
        <w:rPr>
          <w:del w:id="7900" w:author="Summer 2023 updates" w:date="2024-07-31T13:42:00Z"/>
          <w:rFonts w:cs="Times New Roman"/>
          <w:b/>
          <w:color w:val="000000" w:themeColor="text1"/>
        </w:rPr>
      </w:pPr>
      <w:del w:id="7901" w:author="Summer 2023 updates" w:date="2024-07-31T13:42:00Z">
        <w:r w:rsidRPr="00424939">
          <w:rPr>
            <w:rFonts w:cs="Times New Roman"/>
            <w:b/>
            <w:color w:val="000000" w:themeColor="text1"/>
          </w:rPr>
          <w:delText xml:space="preserve">REL-278 Mysticism </w:delText>
        </w:r>
      </w:del>
    </w:p>
    <w:p w14:paraId="660C1D24" w14:textId="77777777" w:rsidR="00354191" w:rsidRPr="00424939" w:rsidRDefault="00354191" w:rsidP="006D396D">
      <w:pPr>
        <w:rPr>
          <w:del w:id="7902" w:author="Summer 2023 updates" w:date="2024-07-31T13:42:00Z"/>
          <w:rFonts w:cs="Times New Roman"/>
          <w:color w:val="000000" w:themeColor="text1"/>
        </w:rPr>
      </w:pPr>
      <w:del w:id="7903" w:author="Summer 2023 updates" w:date="2024-07-31T13:42:00Z">
        <w:r w:rsidRPr="00424939">
          <w:rPr>
            <w:rFonts w:cs="Times New Roman"/>
            <w:color w:val="000000" w:themeColor="text1"/>
          </w:rPr>
          <w:delText xml:space="preserve">A survey of mystical literature in the world’s religious traditions. This course also addresses the question of the nature of mystical experience as well as that of the relation between the mystical element of religion and religion as a whole. </w:delText>
        </w:r>
      </w:del>
    </w:p>
    <w:p w14:paraId="79C6DB05" w14:textId="77777777" w:rsidR="00354191" w:rsidRPr="00424939" w:rsidRDefault="00354191" w:rsidP="00FB27E2">
      <w:pPr>
        <w:spacing w:after="0"/>
        <w:rPr>
          <w:del w:id="7904" w:author="Summer 2023 updates" w:date="2024-07-31T13:42:00Z"/>
          <w:rFonts w:cs="Times New Roman"/>
          <w:b/>
          <w:color w:val="000000" w:themeColor="text1"/>
        </w:rPr>
      </w:pPr>
      <w:del w:id="7905" w:author="Summer 2023 updates" w:date="2024-07-31T13:42:00Z">
        <w:r w:rsidRPr="00424939">
          <w:rPr>
            <w:rFonts w:cs="Times New Roman"/>
            <w:b/>
            <w:color w:val="000000" w:themeColor="text1"/>
          </w:rPr>
          <w:delText>REL-306 Comparative Religion</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Religion</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w:delText>
        </w:r>
      </w:del>
    </w:p>
    <w:p w14:paraId="5CCD5310" w14:textId="77777777" w:rsidR="00354191" w:rsidRDefault="00354191" w:rsidP="006D396D">
      <w:pPr>
        <w:rPr>
          <w:del w:id="7906" w:author="Summer 2023 updates" w:date="2024-07-31T13:42:00Z"/>
          <w:rFonts w:cs="Times New Roman"/>
          <w:color w:val="000000" w:themeColor="text1"/>
        </w:rPr>
      </w:pPr>
      <w:del w:id="7907" w:author="Summer 2023 updates" w:date="2024-07-31T13:42:00Z">
        <w:r w:rsidRPr="00424939">
          <w:rPr>
            <w:rFonts w:cs="Times New Roman"/>
            <w:color w:val="000000" w:themeColor="text1"/>
          </w:rPr>
          <w:delText xml:space="preserve">A comparative study of the recurring themes and patterns found in various religions, past and present. Particular attention is paid to the meaning of religious ritual and myth, and the nature of religious experience. This course surveys several of the currently most influential theories regarding the nature of religion.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Eastern Religions (REL-</w:delText>
        </w:r>
        <w:r w:rsidR="00AC11D3" w:rsidRPr="00424939">
          <w:rPr>
            <w:rFonts w:cs="Times New Roman"/>
            <w:color w:val="000000" w:themeColor="text1"/>
          </w:rPr>
          <w:delText>106</w:delText>
        </w:r>
        <w:r w:rsidRPr="00424939">
          <w:rPr>
            <w:rFonts w:cs="Times New Roman"/>
            <w:color w:val="000000" w:themeColor="text1"/>
          </w:rPr>
          <w:delText>), Western Religions</w:delText>
        </w:r>
        <w:r w:rsidR="00AA1C8A">
          <w:rPr>
            <w:rFonts w:cs="Times New Roman"/>
            <w:color w:val="000000" w:themeColor="text1"/>
          </w:rPr>
          <w:delText xml:space="preserve"> (WE)</w:delText>
        </w:r>
        <w:r w:rsidRPr="00424939">
          <w:rPr>
            <w:rFonts w:cs="Times New Roman"/>
            <w:color w:val="000000" w:themeColor="text1"/>
          </w:rPr>
          <w:delText xml:space="preserve"> (REL-</w:delText>
        </w:r>
        <w:r w:rsidR="00AC11D3" w:rsidRPr="00424939">
          <w:rPr>
            <w:rFonts w:cs="Times New Roman"/>
            <w:color w:val="000000" w:themeColor="text1"/>
          </w:rPr>
          <w:delText>108</w:delText>
        </w:r>
        <w:r w:rsidRPr="00424939">
          <w:rPr>
            <w:rFonts w:cs="Times New Roman"/>
            <w:color w:val="000000" w:themeColor="text1"/>
          </w:rPr>
          <w:delText xml:space="preserve">), or </w:delText>
        </w:r>
        <w:r w:rsidR="006D396D">
          <w:rPr>
            <w:rFonts w:cs="Times New Roman"/>
            <w:color w:val="000000" w:themeColor="text1"/>
          </w:rPr>
          <w:delText>consent of instructor.</w:delText>
        </w:r>
      </w:del>
    </w:p>
    <w:p w14:paraId="4BF87D94" w14:textId="77777777" w:rsidR="00354191" w:rsidRPr="00424939" w:rsidRDefault="00354191" w:rsidP="00FB27E2">
      <w:pPr>
        <w:spacing w:after="0"/>
        <w:rPr>
          <w:del w:id="7908" w:author="Summer 2023 updates" w:date="2024-07-31T13:42:00Z"/>
          <w:rFonts w:cs="Times New Roman"/>
          <w:b/>
          <w:color w:val="000000" w:themeColor="text1"/>
        </w:rPr>
      </w:pPr>
      <w:del w:id="7909" w:author="Summer 2023 updates" w:date="2024-07-31T13:42:00Z">
        <w:r w:rsidRPr="00424939">
          <w:rPr>
            <w:rFonts w:cs="Times New Roman"/>
            <w:b/>
            <w:color w:val="000000" w:themeColor="text1"/>
          </w:rPr>
          <w:delText>SOC-</w:delText>
        </w:r>
        <w:r w:rsidR="00AC11D3" w:rsidRPr="00424939">
          <w:rPr>
            <w:rFonts w:cs="Times New Roman"/>
            <w:b/>
            <w:color w:val="000000" w:themeColor="text1"/>
          </w:rPr>
          <w:delText>499</w:delText>
        </w:r>
        <w:r w:rsidRPr="00424939">
          <w:rPr>
            <w:rFonts w:cs="Times New Roman"/>
            <w:b/>
            <w:color w:val="000000" w:themeColor="text1"/>
          </w:rPr>
          <w:delText xml:space="preserve"> Career Related Independent Investigation </w:delText>
        </w:r>
      </w:del>
    </w:p>
    <w:p w14:paraId="16F67EC5" w14:textId="77777777" w:rsidR="00354191" w:rsidRDefault="00354191" w:rsidP="00FB27E2">
      <w:pPr>
        <w:spacing w:after="0"/>
        <w:rPr>
          <w:del w:id="7910" w:author="Summer 2023 updates" w:date="2024-07-31T13:42:00Z"/>
          <w:rFonts w:cs="Times New Roman"/>
          <w:color w:val="000000" w:themeColor="text1"/>
        </w:rPr>
      </w:pPr>
      <w:del w:id="7911" w:author="Summer 2023 updates" w:date="2024-07-31T13:42:00Z">
        <w:r w:rsidRPr="00424939">
          <w:rPr>
            <w:rFonts w:cs="Times New Roman"/>
            <w:color w:val="000000" w:themeColor="text1"/>
          </w:rPr>
          <w:delText>Investigation of a career opportunity through field placement and directed reading. This course does not satisfy any of the requirements for a major or minor</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in sociology. </w:delText>
        </w:r>
        <w:r w:rsidRPr="00424939">
          <w:rPr>
            <w:rFonts w:cs="Times New Roman"/>
            <w:color w:val="000000" w:themeColor="text1"/>
            <w:u w:val="single"/>
          </w:rPr>
          <w:delText>Prerequisite</w:delText>
        </w:r>
        <w:r w:rsidR="00897BA1" w:rsidRPr="00424939">
          <w:rPr>
            <w:rFonts w:cs="Times New Roman"/>
            <w:color w:val="000000" w:themeColor="text1"/>
          </w:rPr>
          <w:delText>:</w:delText>
        </w:r>
        <w:r w:rsidRPr="00424939">
          <w:rPr>
            <w:rFonts w:cs="Times New Roman"/>
            <w:color w:val="000000" w:themeColor="text1"/>
          </w:rPr>
          <w:delText xml:space="preserve"> declared major in sociology, second term sophomore standing, or consent of department chair. </w:delText>
        </w:r>
      </w:del>
    </w:p>
    <w:p w14:paraId="096A038B" w14:textId="77777777" w:rsidR="004528A8" w:rsidRDefault="004528A8" w:rsidP="00FB27E2">
      <w:pPr>
        <w:spacing w:after="0"/>
        <w:rPr>
          <w:del w:id="7912" w:author="Summer 2023 updates" w:date="2024-07-31T13:42:00Z"/>
          <w:rFonts w:cs="Times New Roman"/>
          <w:color w:val="000000" w:themeColor="text1"/>
        </w:rPr>
      </w:pPr>
    </w:p>
    <w:p w14:paraId="431692E9" w14:textId="77777777" w:rsidR="004528A8" w:rsidRPr="00424939" w:rsidRDefault="004528A8" w:rsidP="00FB27E2">
      <w:pPr>
        <w:spacing w:after="0"/>
        <w:rPr>
          <w:del w:id="7913" w:author="Summer 2023 updates" w:date="2024-07-31T13:42:00Z"/>
          <w:rFonts w:cs="Times New Roman"/>
          <w:color w:val="000000" w:themeColor="text1"/>
        </w:rPr>
      </w:pPr>
    </w:p>
    <w:p w14:paraId="14D7CDFD" w14:textId="0D04525D" w:rsidR="00354191" w:rsidRDefault="00354191" w:rsidP="00354191">
      <w:pPr>
        <w:rPr>
          <w:ins w:id="7914" w:author="Summer 2023 updates" w:date="2024-07-31T13:42:00Z"/>
          <w:rFonts w:cs="Times New Roman"/>
          <w:color w:val="000000" w:themeColor="text1"/>
        </w:rPr>
      </w:pPr>
      <w:ins w:id="7915" w:author="Summer 2023 updates" w:date="2024-07-31T13:42:00Z">
        <w:r w:rsidRPr="00424939">
          <w:rPr>
            <w:rFonts w:cs="Times New Roman"/>
            <w:color w:val="000000" w:themeColor="text1"/>
          </w:rPr>
          <w:t xml:space="preserve">The approved </w:t>
        </w:r>
        <w:r w:rsidR="00442B7D">
          <w:rPr>
            <w:rFonts w:cs="Times New Roman"/>
            <w:color w:val="000000" w:themeColor="text1"/>
          </w:rPr>
          <w:t xml:space="preserve">occasional </w:t>
        </w:r>
        <w:r w:rsidRPr="00424939">
          <w:rPr>
            <w:rFonts w:cs="Times New Roman"/>
            <w:color w:val="000000" w:themeColor="text1"/>
          </w:rPr>
          <w:t xml:space="preserve">courses include, but </w:t>
        </w:r>
        <w:r w:rsidR="00442B7D">
          <w:rPr>
            <w:rFonts w:cs="Times New Roman"/>
            <w:color w:val="000000" w:themeColor="text1"/>
          </w:rPr>
          <w:t>are</w:t>
        </w:r>
        <w:r w:rsidR="00442B7D" w:rsidRPr="00424939">
          <w:rPr>
            <w:rFonts w:cs="Times New Roman"/>
            <w:color w:val="000000" w:themeColor="text1"/>
          </w:rPr>
          <w:t xml:space="preserve"> </w:t>
        </w:r>
        <w:r w:rsidRPr="00424939">
          <w:rPr>
            <w:rFonts w:cs="Times New Roman"/>
            <w:color w:val="000000" w:themeColor="text1"/>
          </w:rPr>
          <w:t xml:space="preserve">not limited to, the </w:t>
        </w:r>
        <w:r w:rsidR="00442B7D">
          <w:rPr>
            <w:rFonts w:cs="Times New Roman"/>
            <w:color w:val="000000" w:themeColor="text1"/>
          </w:rPr>
          <w:t>courses listed under their respective departments and described as occasional. Additional approved occasional courses exist that are not listed in this catalog.</w:t>
        </w:r>
      </w:ins>
    </w:p>
    <w:p w14:paraId="05D7F51F" w14:textId="68C47255" w:rsidR="00E20265" w:rsidRPr="00424939" w:rsidRDefault="00E20265" w:rsidP="00354191">
      <w:pPr>
        <w:rPr>
          <w:ins w:id="7916" w:author="Summer 2023 updates" w:date="2024-07-31T13:42:00Z"/>
          <w:rFonts w:cs="Times New Roman"/>
          <w:color w:val="000000" w:themeColor="text1"/>
        </w:rPr>
      </w:pPr>
      <w:ins w:id="7917" w:author="Summer 2023 updates" w:date="2024-07-31T13:42:00Z">
        <w:r>
          <w:rPr>
            <w:rFonts w:cs="Times New Roman"/>
            <w:color w:val="000000" w:themeColor="text1"/>
          </w:rPr>
          <w:t>Students should note that occasional courses do not necessarily count toward a given major or minor.</w:t>
        </w:r>
      </w:ins>
    </w:p>
    <w:p w14:paraId="5E35448F" w14:textId="540EBCF3" w:rsidR="00FB220D" w:rsidRPr="00424939" w:rsidRDefault="00FB220D" w:rsidP="00F9125B">
      <w:pPr>
        <w:spacing w:before="120" w:after="0"/>
        <w:rPr>
          <w:b/>
          <w:smallCaps/>
          <w:color w:val="000000" w:themeColor="text1"/>
        </w:rPr>
        <w:pPrChange w:id="7918" w:author="Summer 2023 updates" w:date="2024-07-31T13:42:00Z">
          <w:pPr>
            <w:spacing w:after="0"/>
          </w:pPr>
        </w:pPrChange>
      </w:pPr>
      <w:r w:rsidRPr="00424939">
        <w:rPr>
          <w:rFonts w:cs="Times New Roman"/>
          <w:color w:val="000000" w:themeColor="text1"/>
        </w:rPr>
        <w:t>—</w:t>
      </w:r>
      <w:r w:rsidR="001B0CDA">
        <w:rPr>
          <w:rStyle w:val="Strong"/>
          <w:rFonts w:ascii="Garamond" w:hAnsi="Garamond"/>
          <w:color w:val="000000" w:themeColor="text1"/>
        </w:rPr>
        <w:t>S</w:t>
      </w:r>
      <w:r w:rsidRPr="00424939">
        <w:rPr>
          <w:rStyle w:val="Strong"/>
          <w:rFonts w:ascii="Garamond" w:hAnsi="Garamond"/>
          <w:color w:val="000000" w:themeColor="text1"/>
        </w:rPr>
        <w:t xml:space="preserve">kills </w:t>
      </w:r>
      <w:r w:rsidR="001B0CDA">
        <w:rPr>
          <w:rStyle w:val="Strong"/>
          <w:rFonts w:ascii="Garamond" w:hAnsi="Garamond"/>
          <w:color w:val="000000" w:themeColor="text1"/>
        </w:rPr>
        <w:t>D</w:t>
      </w:r>
      <w:r w:rsidRPr="00424939">
        <w:rPr>
          <w:rStyle w:val="Strong"/>
          <w:rFonts w:ascii="Garamond" w:hAnsi="Garamond"/>
          <w:color w:val="000000" w:themeColor="text1"/>
        </w:rPr>
        <w:t>evelopment</w:t>
      </w:r>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del w:id="7919" w:author="Summer 2023 updates" w:date="2024-07-31T13:42:00Z">
        <w:r w:rsidR="008C196D" w:rsidRPr="00424939">
          <w:rPr>
            <w:rStyle w:val="Strong"/>
            <w:rFonts w:ascii="Garamond" w:hAnsi="Garamond"/>
            <w:color w:val="000000" w:themeColor="text1"/>
          </w:rPr>
          <w:delInstrText>skills development</w:delInstrText>
        </w:r>
      </w:del>
      <w:ins w:id="7920" w:author="Summer 2023 updates" w:date="2024-07-31T13:42:00Z">
        <w:r w:rsidR="001978C8">
          <w:rPr>
            <w:rStyle w:val="Strong"/>
            <w:rFonts w:ascii="Garamond" w:hAnsi="Garamond"/>
            <w:color w:val="000000" w:themeColor="text1"/>
          </w:rPr>
          <w:instrText>Sk</w:instrText>
        </w:r>
        <w:r w:rsidR="008C196D" w:rsidRPr="00424939">
          <w:rPr>
            <w:rStyle w:val="Strong"/>
            <w:rFonts w:ascii="Garamond" w:hAnsi="Garamond"/>
            <w:color w:val="000000" w:themeColor="text1"/>
          </w:rPr>
          <w:instrText xml:space="preserve">ills </w:instrText>
        </w:r>
        <w:r w:rsidR="001978C8">
          <w:rPr>
            <w:rStyle w:val="Strong"/>
            <w:rFonts w:ascii="Garamond" w:hAnsi="Garamond"/>
            <w:color w:val="000000" w:themeColor="text1"/>
          </w:rPr>
          <w:instrText>D</w:instrText>
        </w:r>
        <w:r w:rsidR="008C196D" w:rsidRPr="00424939">
          <w:rPr>
            <w:rStyle w:val="Strong"/>
            <w:rFonts w:ascii="Garamond" w:hAnsi="Garamond"/>
            <w:color w:val="000000" w:themeColor="text1"/>
          </w:rPr>
          <w:instrText>evelopment</w:instrText>
        </w:r>
      </w:ins>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p>
    <w:p w14:paraId="320EE22F" w14:textId="50F6D40B" w:rsidR="00F82A18" w:rsidRPr="00424939" w:rsidRDefault="00F82A18" w:rsidP="00FB27E2">
      <w:pPr>
        <w:spacing w:after="0"/>
        <w:rPr>
          <w:rFonts w:cs="Times New Roman"/>
          <w:b/>
          <w:color w:val="000000" w:themeColor="text1"/>
        </w:rPr>
      </w:pPr>
      <w:r w:rsidRPr="00424939">
        <w:rPr>
          <w:rFonts w:cs="Times New Roman"/>
          <w:b/>
          <w:color w:val="000000" w:themeColor="text1"/>
        </w:rPr>
        <w:t>SKD-115 Summer Bridge</w:t>
      </w:r>
    </w:p>
    <w:p w14:paraId="00C7BCE3" w14:textId="217AA7A1" w:rsidR="00F82A18" w:rsidRPr="00424939" w:rsidRDefault="00F82A18" w:rsidP="006D396D">
      <w:pPr>
        <w:rPr>
          <w:rFonts w:cs="Times New Roman"/>
          <w:b/>
          <w:color w:val="000000" w:themeColor="text1"/>
        </w:rPr>
      </w:pPr>
      <w:r w:rsidRPr="00424939">
        <w:rPr>
          <w:rFonts w:cs="Times New Roman"/>
          <w:color w:val="000000" w:themeColor="text1"/>
        </w:rPr>
        <w:t>Engages students in a one-week course that takes place prior to Fall Orientation. Students participate in two mini-classes taught by college faculty. Each mini-class is followed by small group discussions regarding course content, learning strategies, college expectations, etc. Additional workshop sessions are held throughout Summer Bridge on topics such as: financial literacy, campus resources, goal setting and academic planning. Summer Bridge also offers opportunities to make social connections through a variety of informal and planned activities. P/NP basis only. (0.3</w:t>
      </w:r>
      <w:r w:rsidR="00FA0847" w:rsidRPr="00424939">
        <w:rPr>
          <w:rFonts w:cs="Times New Roman"/>
          <w:color w:val="000000" w:themeColor="text1"/>
        </w:rPr>
        <w:t xml:space="preserve"> </w:t>
      </w:r>
      <w:r w:rsidRPr="00424939">
        <w:rPr>
          <w:rFonts w:cs="Times New Roman"/>
          <w:color w:val="000000" w:themeColor="text1"/>
        </w:rPr>
        <w:t>course credit)</w:t>
      </w:r>
    </w:p>
    <w:p w14:paraId="6DBDEEF1" w14:textId="77777777" w:rsidR="00F82A18" w:rsidRPr="00424939" w:rsidRDefault="00F82A18" w:rsidP="00FB27E2">
      <w:pPr>
        <w:spacing w:after="0"/>
        <w:rPr>
          <w:rFonts w:cs="Times New Roman"/>
          <w:b/>
          <w:color w:val="000000" w:themeColor="text1"/>
        </w:rPr>
      </w:pPr>
      <w:r w:rsidRPr="00424939">
        <w:rPr>
          <w:rFonts w:cs="Times New Roman"/>
          <w:b/>
          <w:color w:val="000000" w:themeColor="text1"/>
        </w:rPr>
        <w:t>SKD-120 Concepts of Individualized Learning</w:t>
      </w:r>
    </w:p>
    <w:p w14:paraId="2A84746F" w14:textId="77777777" w:rsidR="00F82A18" w:rsidRPr="00424939" w:rsidRDefault="00F82A18" w:rsidP="006D396D">
      <w:pPr>
        <w:rPr>
          <w:rFonts w:cs="Times New Roman"/>
          <w:color w:val="000000" w:themeColor="text1"/>
        </w:rPr>
      </w:pPr>
      <w:r w:rsidRPr="00424939">
        <w:rPr>
          <w:rFonts w:cs="Times New Roman"/>
          <w:color w:val="000000" w:themeColor="text1"/>
        </w:rPr>
        <w:t>Provides a weekly engagement with an academic coach to identify interests and explore strengths, applying this knowledge to the development of a personal academic plan. Topics include: learning strategies, self-regulation, personal and professional growth, goal setting, campus engagement and self-reflection. P/NP basis only. (0.0 course credit)</w:t>
      </w:r>
    </w:p>
    <w:p w14:paraId="3C941CD5" w14:textId="63B17DCC" w:rsidR="00FB220D" w:rsidRPr="00424939" w:rsidRDefault="00FB220D" w:rsidP="00FB27E2">
      <w:pPr>
        <w:spacing w:after="0"/>
        <w:rPr>
          <w:ins w:id="7921" w:author="Summer 2023 updates" w:date="2024-07-31T13:42:00Z"/>
          <w:rFonts w:cs="Times New Roman"/>
          <w:b/>
          <w:color w:val="000000" w:themeColor="text1"/>
        </w:rPr>
      </w:pPr>
      <w:ins w:id="7922" w:author="Summer 2023 updates" w:date="2024-07-31T13:42:00Z">
        <w:r w:rsidRPr="00424939">
          <w:rPr>
            <w:rFonts w:cs="Times New Roman"/>
            <w:b/>
            <w:color w:val="000000" w:themeColor="text1"/>
          </w:rPr>
          <w:t>SKD-</w:t>
        </w:r>
        <w:r w:rsidR="00AC11D3" w:rsidRPr="00424939">
          <w:rPr>
            <w:rFonts w:cs="Times New Roman"/>
            <w:b/>
            <w:color w:val="000000" w:themeColor="text1"/>
          </w:rPr>
          <w:t>1</w:t>
        </w:r>
        <w:r w:rsidRPr="00424939">
          <w:rPr>
            <w:rFonts w:cs="Times New Roman"/>
            <w:b/>
            <w:color w:val="000000" w:themeColor="text1"/>
          </w:rPr>
          <w:t xml:space="preserve">25 </w:t>
        </w:r>
        <w:r w:rsidR="00063D21">
          <w:rPr>
            <w:rFonts w:cs="Times New Roman"/>
            <w:b/>
            <w:color w:val="000000" w:themeColor="text1"/>
          </w:rPr>
          <w:t>Learning Lab</w:t>
        </w:r>
      </w:ins>
    </w:p>
    <w:p w14:paraId="54739AFB" w14:textId="77777777" w:rsidR="00FB220D" w:rsidRPr="00424939" w:rsidRDefault="00063D21" w:rsidP="00FB27E2">
      <w:pPr>
        <w:spacing w:after="0"/>
        <w:rPr>
          <w:del w:id="7923" w:author="Summer 2023 updates" w:date="2024-07-31T13:42:00Z"/>
          <w:rFonts w:cs="Times New Roman"/>
          <w:b/>
          <w:color w:val="000000" w:themeColor="text1"/>
        </w:rPr>
      </w:pPr>
      <w:ins w:id="7924" w:author="Summer 2023 updates" w:date="2024-07-31T13:42:00Z">
        <w:r>
          <w:rPr>
            <w:rFonts w:cs="Times New Roman"/>
            <w:color w:val="000000" w:themeColor="text1"/>
          </w:rPr>
          <w:t>Focuses on developing constructive learning habits and techniques to achieve academic pursuits and foster lifelong learning. Units highlight a variety of study strategies, which students experiment with and apply to other courses in which they are concurrently enrolled. Results are presented through written, oral, or graphic reports that encourage collaboration and participation in educational communities. Designed for all levels of learners but may be particularly beneficial for first-year students and sophomores</w:t>
        </w:r>
        <w:r w:rsidR="00F82A18" w:rsidRPr="00424939">
          <w:rPr>
            <w:rFonts w:cs="Times New Roman"/>
            <w:color w:val="000000" w:themeColor="text1"/>
          </w:rPr>
          <w:t xml:space="preserve">. </w:t>
        </w:r>
      </w:ins>
      <w:moveToRangeStart w:id="7925" w:author="Summer 2023 updates" w:date="2024-07-31T13:42:00Z" w:name="move173325804"/>
      <w:moveTo w:id="7926" w:author="Summer 2023 updates" w:date="2024-07-31T13:42:00Z">
        <w:r w:rsidR="00F82A18" w:rsidRPr="00424939">
          <w:rPr>
            <w:color w:val="000000" w:themeColor="text1"/>
            <w:rPrChange w:id="7927" w:author="Summer 2023 updates" w:date="2024-07-31T13:42:00Z">
              <w:rPr>
                <w:color w:val="000000" w:themeColor="text1"/>
                <w:highlight w:val="white"/>
              </w:rPr>
            </w:rPrChange>
          </w:rPr>
          <w:t xml:space="preserve"> </w:t>
        </w:r>
        <w:r w:rsidR="00A7479E" w:rsidRPr="00424939">
          <w:rPr>
            <w:color w:val="000000" w:themeColor="text1"/>
            <w:rPrChange w:id="7928" w:author="Summer 2023 updates" w:date="2024-07-31T13:42:00Z">
              <w:rPr>
                <w:color w:val="000000" w:themeColor="text1"/>
                <w:highlight w:val="white"/>
              </w:rPr>
            </w:rPrChange>
          </w:rPr>
          <w:t>P/NP</w:t>
        </w:r>
        <w:r w:rsidR="00F82A18" w:rsidRPr="00424939">
          <w:rPr>
            <w:color w:val="000000" w:themeColor="text1"/>
            <w:rPrChange w:id="7929" w:author="Summer 2023 updates" w:date="2024-07-31T13:42:00Z">
              <w:rPr>
                <w:color w:val="000000" w:themeColor="text1"/>
                <w:highlight w:val="white"/>
              </w:rPr>
            </w:rPrChange>
          </w:rPr>
          <w:t xml:space="preserve"> basis only. </w:t>
        </w:r>
      </w:moveTo>
      <w:moveToRangeEnd w:id="7925"/>
      <w:del w:id="7930" w:author="Summer 2023 updates" w:date="2024-07-31T13:42:00Z">
        <w:r w:rsidR="00FB220D" w:rsidRPr="00424939">
          <w:rPr>
            <w:rFonts w:cs="Times New Roman"/>
            <w:b/>
            <w:color w:val="000000" w:themeColor="text1"/>
          </w:rPr>
          <w:delText>SKD</w:delText>
        </w:r>
        <w:r w:rsidR="008C196D" w:rsidRPr="00424939">
          <w:rPr>
            <w:rFonts w:cs="Times New Roman"/>
            <w:b/>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SKD</w:delInstrText>
        </w:r>
        <w:r w:rsidR="008C196D" w:rsidRPr="00424939">
          <w:rPr>
            <w:color w:val="000000" w:themeColor="text1"/>
          </w:rPr>
          <w:delInstrText>" \t "</w:delInstrText>
        </w:r>
        <w:r w:rsidR="008C196D" w:rsidRPr="00424939">
          <w:rPr>
            <w:rFonts w:cstheme="minorHAnsi"/>
            <w:i/>
            <w:color w:val="000000" w:themeColor="text1"/>
          </w:rPr>
          <w:delInstrText>See</w:delInstrText>
        </w:r>
        <w:r w:rsidR="008C196D" w:rsidRPr="00424939">
          <w:rPr>
            <w:rFonts w:cstheme="minorHAnsi"/>
            <w:color w:val="000000" w:themeColor="text1"/>
          </w:rPr>
          <w:delInstrText xml:space="preserve"> Skills Development</w:delInstrText>
        </w:r>
        <w:r w:rsidR="008C196D" w:rsidRPr="00424939">
          <w:rPr>
            <w:color w:val="000000" w:themeColor="text1"/>
          </w:rPr>
          <w:delInstrText xml:space="preserve">" </w:delInstrText>
        </w:r>
        <w:r w:rsidR="008C196D" w:rsidRPr="00424939">
          <w:rPr>
            <w:rFonts w:cs="Times New Roman"/>
            <w:b/>
            <w:color w:val="000000" w:themeColor="text1"/>
          </w:rPr>
          <w:fldChar w:fldCharType="end"/>
        </w:r>
        <w:r w:rsidR="00FB220D" w:rsidRPr="00424939">
          <w:rPr>
            <w:rFonts w:cs="Times New Roman"/>
            <w:b/>
            <w:color w:val="000000" w:themeColor="text1"/>
          </w:rPr>
          <w:delText>-</w:delText>
        </w:r>
        <w:r w:rsidR="00AC11D3" w:rsidRPr="00424939">
          <w:rPr>
            <w:rFonts w:cs="Times New Roman"/>
            <w:b/>
            <w:color w:val="000000" w:themeColor="text1"/>
          </w:rPr>
          <w:delText>1</w:delText>
        </w:r>
        <w:r w:rsidR="00FB220D" w:rsidRPr="00424939">
          <w:rPr>
            <w:rFonts w:cs="Times New Roman"/>
            <w:b/>
            <w:color w:val="000000" w:themeColor="text1"/>
          </w:rPr>
          <w:delText xml:space="preserve">25 College Foundations </w:delText>
        </w:r>
      </w:del>
    </w:p>
    <w:p w14:paraId="720D6DD1" w14:textId="77777777" w:rsidR="00FB220D" w:rsidRPr="00424939" w:rsidRDefault="00FB220D" w:rsidP="006D396D">
      <w:pPr>
        <w:rPr>
          <w:del w:id="7931" w:author="Summer 2023 updates" w:date="2024-07-31T13:42:00Z"/>
          <w:rFonts w:cs="Times New Roman"/>
          <w:color w:val="000000" w:themeColor="text1"/>
        </w:rPr>
      </w:pPr>
      <w:del w:id="7932" w:author="Summer 2023 updates" w:date="2024-07-31T13:42:00Z">
        <w:r w:rsidRPr="00424939">
          <w:rPr>
            <w:rFonts w:cs="Times New Roman"/>
            <w:color w:val="000000" w:themeColor="text1"/>
          </w:rPr>
          <w:delText>Familiarizes students with the skills and methods of study that lead to competence in college course work.  Through self-assessment and reflection, students determine strategies that increase satisfaction and success in the college en</w:delText>
        </w:r>
        <w:r w:rsidR="00F82A18" w:rsidRPr="00424939">
          <w:rPr>
            <w:rFonts w:cs="Times New Roman"/>
            <w:color w:val="000000" w:themeColor="text1"/>
          </w:rPr>
          <w:delText xml:space="preserve">vironment.  </w:delText>
        </w:r>
        <w:r w:rsidR="00A7479E" w:rsidRPr="00424939">
          <w:rPr>
            <w:rFonts w:cs="Times New Roman"/>
            <w:color w:val="000000" w:themeColor="text1"/>
          </w:rPr>
          <w:delText>P/NP</w:delText>
        </w:r>
        <w:r w:rsidR="00F82A18" w:rsidRPr="00424939">
          <w:rPr>
            <w:rFonts w:cs="Times New Roman"/>
            <w:color w:val="000000" w:themeColor="text1"/>
          </w:rPr>
          <w:delText xml:space="preserve"> basis only. (0.3</w:delText>
        </w:r>
        <w:r w:rsidRPr="00424939">
          <w:rPr>
            <w:rFonts w:cs="Times New Roman"/>
            <w:color w:val="000000" w:themeColor="text1"/>
          </w:rPr>
          <w:delText xml:space="preserve"> course credit)  </w:delText>
        </w:r>
      </w:del>
    </w:p>
    <w:p w14:paraId="1922ED06" w14:textId="28949E47" w:rsidR="00FB220D" w:rsidRPr="00424939" w:rsidRDefault="00F82A18" w:rsidP="006D396D">
      <w:pPr>
        <w:rPr>
          <w:ins w:id="7933" w:author="Summer 2023 updates" w:date="2024-07-31T13:42:00Z"/>
          <w:rFonts w:cs="Times New Roman"/>
          <w:color w:val="000000" w:themeColor="text1"/>
        </w:rPr>
      </w:pPr>
      <w:ins w:id="7934" w:author="Summer 2023 updates" w:date="2024-07-31T13:42:00Z">
        <w:r w:rsidRPr="00424939">
          <w:rPr>
            <w:rFonts w:cs="Times New Roman"/>
            <w:color w:val="000000" w:themeColor="text1"/>
          </w:rPr>
          <w:t>(0.</w:t>
        </w:r>
        <w:r w:rsidR="00063D21">
          <w:rPr>
            <w:rFonts w:cs="Times New Roman"/>
            <w:color w:val="000000" w:themeColor="text1"/>
          </w:rPr>
          <w:t>5</w:t>
        </w:r>
        <w:r w:rsidR="00063D21" w:rsidRPr="00424939">
          <w:rPr>
            <w:rFonts w:cs="Times New Roman"/>
            <w:color w:val="000000" w:themeColor="text1"/>
          </w:rPr>
          <w:t xml:space="preserve"> </w:t>
        </w:r>
        <w:r w:rsidR="00FB220D" w:rsidRPr="00424939">
          <w:rPr>
            <w:rFonts w:cs="Times New Roman"/>
            <w:color w:val="000000" w:themeColor="text1"/>
          </w:rPr>
          <w:t>course credit)</w:t>
        </w:r>
      </w:ins>
    </w:p>
    <w:p w14:paraId="72594210" w14:textId="77777777" w:rsidR="00CE0D4A" w:rsidRDefault="00CE0D4A">
      <w:pPr>
        <w:spacing w:after="200" w:line="276" w:lineRule="auto"/>
        <w:rPr>
          <w:ins w:id="7935" w:author="Summer 2023 updates" w:date="2024-07-31T13:42:00Z"/>
          <w:rFonts w:cs="Times New Roman"/>
          <w:b/>
          <w:color w:val="000000" w:themeColor="text1"/>
        </w:rPr>
      </w:pPr>
      <w:ins w:id="7936" w:author="Summer 2023 updates" w:date="2024-07-31T13:42:00Z">
        <w:r>
          <w:rPr>
            <w:rFonts w:cs="Times New Roman"/>
            <w:b/>
            <w:color w:val="000000" w:themeColor="text1"/>
          </w:rPr>
          <w:br w:type="page"/>
        </w:r>
      </w:ins>
    </w:p>
    <w:p w14:paraId="33C11C08" w14:textId="0AEF76A3" w:rsidR="001E3876" w:rsidRPr="00424939" w:rsidRDefault="001E3876" w:rsidP="00FB27E2">
      <w:pPr>
        <w:spacing w:after="0"/>
        <w:rPr>
          <w:rFonts w:cs="Times New Roman"/>
          <w:b/>
          <w:color w:val="000000" w:themeColor="text1"/>
        </w:rPr>
      </w:pPr>
      <w:r w:rsidRPr="00424939">
        <w:rPr>
          <w:rFonts w:cs="Times New Roman"/>
          <w:b/>
          <w:color w:val="000000" w:themeColor="text1"/>
        </w:rPr>
        <w:t>SKD-130 Personal Finance for College Students</w:t>
      </w:r>
      <w:ins w:id="7937" w:author="Summer 2023 updates" w:date="2024-07-31T13:42:00Z">
        <w:r w:rsidR="009D38BD">
          <w:rPr>
            <w:rFonts w:cs="Times New Roman"/>
            <w:b/>
            <w:color w:val="000000" w:themeColor="text1"/>
          </w:rPr>
          <w:fldChar w:fldCharType="begin"/>
        </w:r>
        <w:r w:rsidR="009D38BD">
          <w:instrText xml:space="preserve"> XE "</w:instrText>
        </w:r>
        <w:r w:rsidR="009D38BD" w:rsidRPr="00C75993">
          <w:instrText>Skills Development</w:instrText>
        </w:r>
        <w:r w:rsidR="009D38BD">
          <w:instrText xml:space="preserve">" </w:instrText>
        </w:r>
        <w:r w:rsidR="009D38BD">
          <w:rPr>
            <w:rFonts w:cs="Times New Roman"/>
            <w:b/>
            <w:color w:val="000000" w:themeColor="text1"/>
          </w:rPr>
          <w:fldChar w:fldCharType="end"/>
        </w:r>
      </w:ins>
    </w:p>
    <w:p w14:paraId="43AAAD70" w14:textId="49C9F83A" w:rsidR="001E3876" w:rsidRDefault="001E3876" w:rsidP="006D396D">
      <w:pPr>
        <w:rPr>
          <w:rFonts w:cs="Times New Roman"/>
          <w:color w:val="000000" w:themeColor="text1"/>
        </w:rPr>
      </w:pPr>
      <w:r w:rsidRPr="00424939">
        <w:rPr>
          <w:rFonts w:cs="Times New Roman"/>
          <w:color w:val="000000" w:themeColor="text1"/>
        </w:rPr>
        <w:t>A study of managing finances and making financial decisions that college students encounter. Areas of study for this project-oriented course include student loans, credit cards, savings and investments, cars, living on campus versus apartment living, savings needed for life immediately following graduation, and travel. (0.</w:t>
      </w:r>
      <w:r w:rsidR="00F82A18" w:rsidRPr="00424939">
        <w:rPr>
          <w:rFonts w:cs="Times New Roman"/>
          <w:color w:val="000000" w:themeColor="text1"/>
        </w:rPr>
        <w:t>5</w:t>
      </w:r>
      <w:r w:rsidRPr="00424939">
        <w:rPr>
          <w:rFonts w:cs="Times New Roman"/>
          <w:color w:val="000000" w:themeColor="text1"/>
        </w:rPr>
        <w:t xml:space="preserve"> course credit)</w:t>
      </w:r>
    </w:p>
    <w:p w14:paraId="28CFB764" w14:textId="544B7AB7" w:rsidR="00E74490" w:rsidRPr="00424939" w:rsidRDefault="00E74490" w:rsidP="00E74490">
      <w:pPr>
        <w:spacing w:after="0"/>
        <w:rPr>
          <w:ins w:id="7938" w:author="Summer 2023 updates" w:date="2024-07-31T13:42:00Z"/>
          <w:rFonts w:cs="Times New Roman"/>
          <w:b/>
          <w:color w:val="000000" w:themeColor="text1"/>
        </w:rPr>
      </w:pPr>
      <w:ins w:id="7939" w:author="Summer 2023 updates" w:date="2024-07-31T13:42:00Z">
        <w:r w:rsidRPr="00424939">
          <w:rPr>
            <w:rFonts w:cs="Times New Roman"/>
            <w:b/>
            <w:color w:val="000000" w:themeColor="text1"/>
          </w:rPr>
          <w:t>SKD-13</w:t>
        </w:r>
        <w:r>
          <w:rPr>
            <w:rFonts w:cs="Times New Roman"/>
            <w:b/>
            <w:color w:val="000000" w:themeColor="text1"/>
          </w:rPr>
          <w:t>5</w:t>
        </w:r>
        <w:r w:rsidRPr="00424939">
          <w:rPr>
            <w:rFonts w:cs="Times New Roman"/>
            <w:b/>
            <w:color w:val="000000" w:themeColor="text1"/>
          </w:rPr>
          <w:t xml:space="preserve"> </w:t>
        </w:r>
        <w:r>
          <w:rPr>
            <w:rFonts w:cs="Times New Roman"/>
            <w:b/>
            <w:color w:val="000000" w:themeColor="text1"/>
          </w:rPr>
          <w:t>Library Research Methods</w:t>
        </w:r>
      </w:ins>
    </w:p>
    <w:p w14:paraId="43BB5104" w14:textId="5B368847" w:rsidR="00E74490" w:rsidRDefault="00E74490" w:rsidP="00E74490">
      <w:pPr>
        <w:rPr>
          <w:ins w:id="7940" w:author="Summer 2023 updates" w:date="2024-07-31T13:42:00Z"/>
          <w:rFonts w:cs="Times New Roman"/>
          <w:color w:val="000000" w:themeColor="text1"/>
        </w:rPr>
      </w:pPr>
      <w:ins w:id="7941" w:author="Summer 2023 updates" w:date="2024-07-31T13:42:00Z">
        <w:r w:rsidRPr="00E74490">
          <w:rPr>
            <w:rFonts w:cs="Times New Roman"/>
            <w:color w:val="000000" w:themeColor="text1"/>
          </w:rPr>
          <w:t xml:space="preserve">Examines how students currently find, evaluate and use information, critically reflecting on how that information is shaped by political, cultural, and social forces. The course covers the following (1) selecting a manageable, research topic; (2) finding relevant background information on chosen topic using legitimate reference sources; (3) using databases: choosing an appropriate database; identifying keywords; effective search strategies; standardized (controlled) vocabulary; (4) evaluating print and electronic sources for impact, credibility, and point of view or bias; (5) understanding peer review and its role in scholarly communication; (6) Google and the free web; (7) YouTube and podcasts; (8) intellectual property and copyright; (9) visual literacy (10) academic integrity and plagiarism.  Appropriate for all students who are interested in improving their research skills. (0.20 credits) (Offered </w:t>
        </w:r>
        <w:r w:rsidR="00AD7FFE">
          <w:rPr>
            <w:rFonts w:cs="Times New Roman"/>
            <w:color w:val="000000" w:themeColor="text1"/>
          </w:rPr>
          <w:t xml:space="preserve">an </w:t>
        </w:r>
        <w:r w:rsidRPr="00E74490">
          <w:rPr>
            <w:rFonts w:cs="Times New Roman"/>
            <w:color w:val="000000" w:themeColor="text1"/>
          </w:rPr>
          <w:t>on occasional basis)</w:t>
        </w:r>
      </w:ins>
    </w:p>
    <w:p w14:paraId="6444B617" w14:textId="5786926B" w:rsidR="004A1359" w:rsidRPr="004A1359" w:rsidRDefault="004A1359" w:rsidP="00FB27E2">
      <w:pPr>
        <w:spacing w:after="0"/>
        <w:rPr>
          <w:rFonts w:cs="Times New Roman"/>
          <w:b/>
          <w:color w:val="000000" w:themeColor="text1"/>
        </w:rPr>
      </w:pPr>
      <w:r w:rsidRPr="004A1359">
        <w:rPr>
          <w:rFonts w:cs="Times New Roman"/>
          <w:b/>
          <w:color w:val="000000" w:themeColor="text1"/>
        </w:rPr>
        <w:t>INT-100 Professionalism and Self Presentation</w:t>
      </w:r>
    </w:p>
    <w:p w14:paraId="300D0F07" w14:textId="45030CBE" w:rsidR="00865A90" w:rsidRDefault="004A1359" w:rsidP="00865A90">
      <w:pPr>
        <w:spacing w:after="120"/>
        <w:rPr>
          <w:rFonts w:cs="Times New Roman"/>
          <w:color w:val="000000" w:themeColor="text1"/>
        </w:rPr>
      </w:pPr>
      <w:r w:rsidRPr="004A1359">
        <w:rPr>
          <w:rFonts w:cs="Times New Roman"/>
          <w:color w:val="000000" w:themeColor="text1"/>
        </w:rPr>
        <w:t>Introduces students to the fundamentals of job-seek</w:t>
      </w:r>
      <w:r>
        <w:rPr>
          <w:rFonts w:cs="Times New Roman"/>
          <w:color w:val="000000" w:themeColor="text1"/>
        </w:rPr>
        <w:t xml:space="preserve">ing strategies and professional </w:t>
      </w:r>
      <w:r w:rsidRPr="004A1359">
        <w:rPr>
          <w:rFonts w:cs="Times New Roman"/>
          <w:color w:val="000000" w:themeColor="text1"/>
        </w:rPr>
        <w:t>expectations. Students are guided through develop</w:t>
      </w:r>
      <w:r>
        <w:rPr>
          <w:rFonts w:cs="Times New Roman"/>
          <w:color w:val="000000" w:themeColor="text1"/>
        </w:rPr>
        <w:t xml:space="preserve">ment of professional materials, </w:t>
      </w:r>
      <w:r w:rsidRPr="004A1359">
        <w:rPr>
          <w:rFonts w:cs="Times New Roman"/>
          <w:color w:val="000000" w:themeColor="text1"/>
        </w:rPr>
        <w:t>networking techniques, and interviewing skills.</w:t>
      </w:r>
      <w:r w:rsidR="00E76C97">
        <w:rPr>
          <w:rFonts w:cs="Times New Roman"/>
          <w:color w:val="000000" w:themeColor="text1"/>
        </w:rPr>
        <w:t xml:space="preserve">  This course does not satisfy Coe’s practicum requirement.</w:t>
      </w:r>
      <w:bookmarkStart w:id="7942" w:name="WashingtonTerm"/>
    </w:p>
    <w:p w14:paraId="036A6403" w14:textId="54C77568" w:rsidR="00D400E6" w:rsidRPr="00424939" w:rsidRDefault="004A4688" w:rsidP="0051583E">
      <w:pPr>
        <w:spacing w:before="120" w:after="0"/>
        <w:rPr>
          <w:bCs/>
          <w:color w:val="000000" w:themeColor="text1"/>
        </w:rPr>
        <w:pPrChange w:id="7943" w:author="Summer 2023 updates" w:date="2024-07-31T13:42:00Z">
          <w:pPr>
            <w:spacing w:after="0"/>
          </w:pPr>
        </w:pPrChange>
      </w:pPr>
      <w:r w:rsidRPr="00424939">
        <w:rPr>
          <w:rFonts w:cs="Times New Roman"/>
          <w:color w:val="000000" w:themeColor="text1"/>
        </w:rPr>
        <w:t>—</w:t>
      </w:r>
      <w:r w:rsidR="00760DCD" w:rsidRPr="00424939">
        <w:rPr>
          <w:rStyle w:val="Strong"/>
          <w:rFonts w:ascii="Garamond" w:hAnsi="Garamond"/>
          <w:color w:val="000000" w:themeColor="text1"/>
        </w:rPr>
        <w:t>Washington</w:t>
      </w:r>
      <w:r w:rsidR="008C196D" w:rsidRPr="00424939">
        <w:rPr>
          <w:rStyle w:val="Strong"/>
          <w:rFonts w:ascii="Garamond" w:hAnsi="Garamond"/>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Style w:val="Strong"/>
          <w:rFonts w:ascii="Garamond" w:hAnsi="Garamond"/>
          <w:color w:val="000000" w:themeColor="text1"/>
        </w:rPr>
        <w:fldChar w:fldCharType="end"/>
      </w:r>
      <w:r w:rsidR="00D400E6" w:rsidRPr="00424939">
        <w:rPr>
          <w:rStyle w:val="Strong"/>
          <w:rFonts w:ascii="Garamond" w:hAnsi="Garamond"/>
          <w:color w:val="000000" w:themeColor="text1"/>
        </w:rPr>
        <w:t xml:space="preserve"> </w:t>
      </w:r>
      <w:r w:rsidR="001B0CDA">
        <w:rPr>
          <w:rStyle w:val="Strong"/>
          <w:rFonts w:ascii="Garamond" w:hAnsi="Garamond"/>
          <w:color w:val="000000" w:themeColor="text1"/>
        </w:rPr>
        <w:t>T</w:t>
      </w:r>
      <w:r w:rsidR="00D400E6" w:rsidRPr="00424939">
        <w:rPr>
          <w:rStyle w:val="Strong"/>
          <w:rFonts w:ascii="Garamond" w:hAnsi="Garamond"/>
          <w:color w:val="000000" w:themeColor="text1"/>
        </w:rPr>
        <w:t>erm</w:t>
      </w:r>
      <w:bookmarkEnd w:id="7942"/>
    </w:p>
    <w:p w14:paraId="3C6E7C84" w14:textId="034329D3" w:rsidR="00D400E6" w:rsidRPr="00424939" w:rsidRDefault="00D400E6" w:rsidP="00FB27E2">
      <w:pPr>
        <w:pStyle w:val="Noparagraphstyle"/>
        <w:spacing w:line="240" w:lineRule="auto"/>
        <w:jc w:val="left"/>
        <w:rPr>
          <w:rFonts w:ascii="Garamond" w:hAnsi="Garamond" w:cs="Times New Roman"/>
          <w:b/>
          <w:color w:val="000000" w:themeColor="text1"/>
          <w:sz w:val="22"/>
          <w:szCs w:val="22"/>
        </w:rPr>
      </w:pPr>
      <w:bookmarkStart w:id="7944" w:name="WSH284"/>
      <w:r w:rsidRPr="00424939">
        <w:rPr>
          <w:rFonts w:ascii="Garamond" w:hAnsi="Garamond" w:cs="Times New Roman"/>
          <w:b/>
          <w:color w:val="000000" w:themeColor="text1"/>
          <w:sz w:val="22"/>
          <w:szCs w:val="22"/>
        </w:rPr>
        <w:t>WSH-</w:t>
      </w:r>
      <w:r w:rsidR="00AC11D3" w:rsidRPr="00424939">
        <w:rPr>
          <w:rFonts w:ascii="Garamond" w:hAnsi="Garamond" w:cs="Times New Roman"/>
          <w:b/>
          <w:color w:val="000000" w:themeColor="text1"/>
          <w:sz w:val="22"/>
          <w:szCs w:val="22"/>
        </w:rPr>
        <w:t>284</w:t>
      </w:r>
      <w:bookmarkEnd w:id="7944"/>
      <w:r w:rsidRPr="00424939">
        <w:rPr>
          <w:rFonts w:ascii="Garamond" w:hAnsi="Garamond" w:cs="Times New Roman"/>
          <w:b/>
          <w:color w:val="000000" w:themeColor="text1"/>
          <w:sz w:val="22"/>
          <w:szCs w:val="22"/>
        </w:rPr>
        <w:t xml:space="preserve"> Topics in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D.C.</w:t>
      </w:r>
    </w:p>
    <w:p w14:paraId="75ABB249" w14:textId="0705C2B3" w:rsidR="00D400E6" w:rsidRPr="00424939" w:rsidRDefault="00D400E6" w:rsidP="006D396D">
      <w:pPr>
        <w:rPr>
          <w:rFonts w:cs="Times New Roman"/>
          <w:color w:val="000000" w:themeColor="text1"/>
        </w:rPr>
      </w:pPr>
      <w:r w:rsidRPr="00424939">
        <w:rPr>
          <w:rFonts w:cs="Times New Roman"/>
          <w:color w:val="000000" w:themeColor="text1"/>
        </w:rPr>
        <w:t>Experiential learning, study, writing, and discussion dealing with various subjects related to the nation’s capital.  Examples of recent and proposed topics include Art and Architecture, Campaigns and Elections, Congressional Relations, and Politics and Communications</w:t>
      </w:r>
      <w:r w:rsidR="00197D63" w:rsidRPr="00424939">
        <w:rPr>
          <w:rFonts w:cs="Times New Roman"/>
          <w:color w:val="000000" w:themeColor="text1"/>
        </w:rPr>
        <w:t>.</w:t>
      </w:r>
    </w:p>
    <w:p w14:paraId="56E38EA8" w14:textId="1C2D55EA" w:rsidR="00D400E6" w:rsidRPr="00424939" w:rsidRDefault="00D400E6" w:rsidP="00FB27E2">
      <w:pPr>
        <w:pStyle w:val="Noparagraphstyle"/>
        <w:spacing w:line="240" w:lineRule="auto"/>
        <w:jc w:val="left"/>
        <w:rPr>
          <w:rFonts w:ascii="Garamond" w:hAnsi="Garamond" w:cs="Times New Roman"/>
          <w:b/>
          <w:color w:val="000000" w:themeColor="text1"/>
          <w:sz w:val="22"/>
          <w:szCs w:val="22"/>
        </w:rPr>
      </w:pPr>
      <w:bookmarkStart w:id="7945" w:name="WSH286"/>
      <w:r w:rsidRPr="00424939">
        <w:rPr>
          <w:rFonts w:ascii="Garamond" w:hAnsi="Garamond" w:cs="Times New Roman"/>
          <w:b/>
          <w:color w:val="000000" w:themeColor="text1"/>
          <w:sz w:val="22"/>
          <w:szCs w:val="22"/>
        </w:rPr>
        <w:t>WSH-</w:t>
      </w:r>
      <w:r w:rsidR="00AC11D3" w:rsidRPr="00424939">
        <w:rPr>
          <w:rFonts w:ascii="Garamond" w:hAnsi="Garamond" w:cs="Times New Roman"/>
          <w:b/>
          <w:color w:val="000000" w:themeColor="text1"/>
          <w:sz w:val="22"/>
          <w:szCs w:val="22"/>
        </w:rPr>
        <w:t>28</w:t>
      </w:r>
      <w:r w:rsidRPr="00424939">
        <w:rPr>
          <w:rFonts w:ascii="Garamond" w:hAnsi="Garamond" w:cs="Times New Roman"/>
          <w:b/>
          <w:color w:val="000000" w:themeColor="text1"/>
          <w:sz w:val="22"/>
          <w:szCs w:val="22"/>
        </w:rPr>
        <w:t>6</w:t>
      </w:r>
      <w:bookmarkEnd w:id="7945"/>
      <w:r w:rsidRPr="00424939">
        <w:rPr>
          <w:rFonts w:ascii="Garamond" w:hAnsi="Garamond" w:cs="Times New Roman"/>
          <w:b/>
          <w:color w:val="000000" w:themeColor="text1"/>
          <w:sz w:val="22"/>
          <w:szCs w:val="22"/>
        </w:rPr>
        <w:t xml:space="preserve"> Topics in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D.C.: Non-Western Perspectives</w:t>
      </w:r>
    </w:p>
    <w:p w14:paraId="72E4B1D9" w14:textId="7726B84D" w:rsidR="00D400E6" w:rsidRPr="00424939" w:rsidRDefault="00D400E6" w:rsidP="006D396D">
      <w:pPr>
        <w:rPr>
          <w:rFonts w:cs="Times New Roman"/>
          <w:color w:val="000000" w:themeColor="text1"/>
        </w:rPr>
      </w:pPr>
      <w:r w:rsidRPr="00424939">
        <w:rPr>
          <w:rFonts w:cs="Times New Roman"/>
          <w:color w:val="000000" w:themeColor="text1"/>
        </w:rPr>
        <w:t>Same as Topics in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D.C. (WSH-</w:t>
      </w:r>
      <w:r w:rsidR="00894051" w:rsidRPr="00424939">
        <w:rPr>
          <w:rFonts w:cs="Times New Roman"/>
          <w:color w:val="000000" w:themeColor="text1"/>
        </w:rPr>
        <w:t>284</w:t>
      </w:r>
      <w:r w:rsidRPr="00424939">
        <w:rPr>
          <w:rFonts w:cs="Times New Roman"/>
          <w:color w:val="000000" w:themeColor="text1"/>
        </w:rPr>
        <w:t xml:space="preserve">) except the course focuses on topics related to non-Western cultures.  Examples of recent and proposed topics include Globalization and the U.S.; and People, Politics and Cultures of the Middle East.  </w:t>
      </w:r>
    </w:p>
    <w:p w14:paraId="70BAB32F" w14:textId="5ED101EB" w:rsidR="00F32550" w:rsidRPr="00424939" w:rsidRDefault="00F32550" w:rsidP="00FB27E2">
      <w:pPr>
        <w:pStyle w:val="Noparagraphstyle"/>
        <w:spacing w:line="240" w:lineRule="auto"/>
        <w:jc w:val="left"/>
        <w:rPr>
          <w:rFonts w:ascii="Garamond" w:hAnsi="Garamond" w:cs="Times New Roman"/>
          <w:b/>
          <w:color w:val="000000" w:themeColor="text1"/>
          <w:sz w:val="22"/>
          <w:szCs w:val="22"/>
        </w:rPr>
      </w:pPr>
      <w:bookmarkStart w:id="7946" w:name="WSH464"/>
      <w:r w:rsidRPr="00424939">
        <w:rPr>
          <w:rFonts w:ascii="Garamond" w:hAnsi="Garamond" w:cs="Times New Roman"/>
          <w:b/>
          <w:color w:val="000000" w:themeColor="text1"/>
          <w:sz w:val="22"/>
          <w:szCs w:val="22"/>
        </w:rPr>
        <w:t>WSH-464</w:t>
      </w:r>
      <w:bookmarkEnd w:id="7946"/>
      <w:r w:rsidRPr="00424939">
        <w:rPr>
          <w:rFonts w:ascii="Garamond" w:hAnsi="Garamond" w:cs="Times New Roman"/>
          <w:b/>
          <w:color w:val="000000" w:themeColor="text1"/>
          <w:sz w:val="22"/>
          <w:szCs w:val="22"/>
        </w:rPr>
        <w:t xml:space="preserve"> </w:t>
      </w:r>
      <w:r w:rsidR="00894051" w:rsidRPr="00424939">
        <w:rPr>
          <w:rFonts w:ascii="Garamond" w:hAnsi="Garamond" w:cs="Times New Roman"/>
          <w:b/>
          <w:color w:val="000000" w:themeColor="text1"/>
          <w:sz w:val="22"/>
          <w:szCs w:val="22"/>
        </w:rPr>
        <w:t>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00894051" w:rsidRPr="00424939">
        <w:rPr>
          <w:rFonts w:ascii="Garamond" w:hAnsi="Garamond" w:cs="Times New Roman"/>
          <w:b/>
          <w:color w:val="000000" w:themeColor="text1"/>
          <w:sz w:val="22"/>
          <w:szCs w:val="22"/>
        </w:rPr>
        <w:t xml:space="preserve"> Term </w:t>
      </w:r>
      <w:r w:rsidRPr="00424939">
        <w:rPr>
          <w:rFonts w:ascii="Garamond" w:hAnsi="Garamond" w:cs="Times New Roman"/>
          <w:b/>
          <w:color w:val="000000" w:themeColor="text1"/>
          <w:sz w:val="22"/>
          <w:szCs w:val="22"/>
        </w:rPr>
        <w:t>Internship Seminar</w:t>
      </w:r>
    </w:p>
    <w:p w14:paraId="01C5D0C7" w14:textId="083AD494" w:rsidR="00F32550" w:rsidRPr="00424939" w:rsidRDefault="00F32550" w:rsidP="006D396D">
      <w:pPr>
        <w:rPr>
          <w:rFonts w:cs="Times New Roman"/>
          <w:color w:val="000000" w:themeColor="text1"/>
        </w:rPr>
      </w:pPr>
      <w:r w:rsidRPr="00424939">
        <w:rPr>
          <w:rFonts w:cs="Times New Roman"/>
          <w:color w:val="000000" w:themeColor="text1"/>
        </w:rPr>
        <w:t>Group discussion of internship experiences.  Students are exposed to various research methodologies, readings and guest speakers for understanding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politics. The goal of the course is to expose students to generalizations about politics and how their internships</w:t>
      </w:r>
      <w:r w:rsidR="008C196D" w:rsidRPr="00424939">
        <w:rPr>
          <w:rFonts w:cs="Times New Roman"/>
          <w:color w:val="000000" w:themeColor="text1"/>
        </w:rPr>
        <w:fldChar w:fldCharType="begin"/>
      </w:r>
      <w:r w:rsidR="008C196D" w:rsidRPr="00424939">
        <w:rPr>
          <w:color w:val="000000" w:themeColor="text1"/>
        </w:rPr>
        <w:instrText xml:space="preserve"> XE "</w:instrText>
      </w:r>
      <w:del w:id="7947" w:author="Summer 2023 updates" w:date="2024-07-31T13:42:00Z">
        <w:r w:rsidR="008C196D" w:rsidRPr="00424939">
          <w:rPr>
            <w:rFonts w:cs="Times New Roman"/>
            <w:b/>
            <w:smallCaps/>
            <w:color w:val="000000" w:themeColor="text1"/>
          </w:rPr>
          <w:delInstrText>internships</w:delInstrText>
        </w:r>
      </w:del>
      <w:ins w:id="7948" w:author="Summer 2023 updates" w:date="2024-07-31T13:42:00Z">
        <w:r w:rsidR="00C03B5D">
          <w:rPr>
            <w:rFonts w:cs="Times New Roman"/>
            <w:b/>
            <w:smallCaps/>
            <w:color w:val="000000" w:themeColor="text1"/>
          </w:rPr>
          <w:instrText>I</w:instrText>
        </w:r>
        <w:r w:rsidR="008C196D" w:rsidRPr="00424939">
          <w:rPr>
            <w:rFonts w:cs="Times New Roman"/>
            <w:b/>
            <w:smallCaps/>
            <w:color w:val="000000" w:themeColor="text1"/>
          </w:rPr>
          <w:instrText>nternships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are either confirming or challenging those generalizations. </w:t>
      </w:r>
    </w:p>
    <w:p w14:paraId="349C1BF5" w14:textId="59D0AA80" w:rsidR="00894051" w:rsidRPr="00424939" w:rsidRDefault="00894051" w:rsidP="00FB27E2">
      <w:pPr>
        <w:pStyle w:val="Noparagraphstyle"/>
        <w:spacing w:line="240" w:lineRule="auto"/>
        <w:jc w:val="left"/>
        <w:rPr>
          <w:rFonts w:ascii="Garamond" w:hAnsi="Garamond" w:cs="Times New Roman"/>
          <w:b/>
          <w:color w:val="000000" w:themeColor="text1"/>
          <w:sz w:val="22"/>
          <w:szCs w:val="22"/>
        </w:rPr>
      </w:pPr>
      <w:bookmarkStart w:id="7949" w:name="WSH494"/>
      <w:r w:rsidRPr="00424939">
        <w:rPr>
          <w:rFonts w:ascii="Garamond" w:hAnsi="Garamond" w:cs="Times New Roman"/>
          <w:b/>
          <w:color w:val="000000" w:themeColor="text1"/>
          <w:sz w:val="22"/>
          <w:szCs w:val="22"/>
        </w:rPr>
        <w:t>WSH-494</w:t>
      </w:r>
      <w:bookmarkEnd w:id="7949"/>
      <w:r w:rsidRPr="00424939">
        <w:rPr>
          <w:rFonts w:ascii="Garamond" w:hAnsi="Garamond" w:cs="Times New Roman"/>
          <w:b/>
          <w:color w:val="000000" w:themeColor="text1"/>
          <w:sz w:val="22"/>
          <w:szCs w:val="22"/>
        </w:rPr>
        <w:t xml:space="preserve"> The Washington</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Washington</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Experience</w:t>
      </w:r>
    </w:p>
    <w:p w14:paraId="63E9653C" w14:textId="4115EB3E" w:rsidR="00894051" w:rsidRPr="00424939" w:rsidRDefault="00894051" w:rsidP="006D396D">
      <w:pPr>
        <w:rPr>
          <w:rFonts w:cs="Times New Roman"/>
          <w:color w:val="000000" w:themeColor="text1"/>
        </w:rPr>
      </w:pPr>
      <w:r w:rsidRPr="00424939">
        <w:rPr>
          <w:rFonts w:cs="Times New Roman"/>
          <w:color w:val="000000" w:themeColor="text1"/>
        </w:rPr>
        <w:t>Internship with an organization related to national or international politics in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D.C., supervised by one of the resident staff of the Washington Term. Students establish learning goals and prepare a portfolio that documents their learning and places it in the larger context of the literature on American or international politics. </w:t>
      </w:r>
      <w:r w:rsidR="00A7479E" w:rsidRPr="00424939">
        <w:rPr>
          <w:rFonts w:cs="Times New Roman"/>
          <w:color w:val="000000" w:themeColor="text1"/>
        </w:rPr>
        <w:t>P/NP</w:t>
      </w:r>
      <w:r w:rsidRPr="00424939">
        <w:rPr>
          <w:rFonts w:cs="Times New Roman"/>
          <w:color w:val="000000" w:themeColor="text1"/>
        </w:rPr>
        <w:t xml:space="preserve"> basis only. One course credit may be counted toward a major in political science with consent of department, if credit has not already been received for Internship in Political Science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(POL-</w:t>
      </w:r>
      <w:r w:rsidR="0098413A">
        <w:rPr>
          <w:rFonts w:cs="Times New Roman"/>
          <w:color w:val="000000" w:themeColor="text1"/>
        </w:rPr>
        <w:t>4</w:t>
      </w:r>
      <w:r w:rsidRPr="00424939">
        <w:rPr>
          <w:rFonts w:cs="Times New Roman"/>
          <w:color w:val="000000" w:themeColor="text1"/>
        </w:rPr>
        <w:t xml:space="preserve">94). (2.0 course credits) </w:t>
      </w:r>
    </w:p>
    <w:p w14:paraId="2794A5C1" w14:textId="77777777" w:rsidR="00894051" w:rsidRPr="00424939" w:rsidRDefault="00894051" w:rsidP="002F64CD">
      <w:pPr>
        <w:spacing w:after="120" w:line="228" w:lineRule="auto"/>
        <w:rPr>
          <w:rFonts w:cs="Times New Roman"/>
          <w:color w:val="000000" w:themeColor="text1"/>
        </w:rPr>
      </w:pPr>
    </w:p>
    <w:p w14:paraId="2F021793" w14:textId="77777777" w:rsidR="006D396D" w:rsidRDefault="006D396D">
      <w:pPr>
        <w:rPr>
          <w:rStyle w:val="Strong"/>
          <w:rFonts w:ascii="Garamond" w:eastAsiaTheme="majorEastAsia" w:hAnsi="Garamond"/>
          <w:caps/>
          <w:color w:val="000000" w:themeColor="text1"/>
          <w:sz w:val="26"/>
          <w:lang w:bidi="en-US"/>
        </w:rPr>
      </w:pPr>
      <w:r>
        <w:rPr>
          <w:rStyle w:val="Strong"/>
          <w:rFonts w:ascii="Garamond" w:hAnsi="Garamond"/>
          <w:b w:val="0"/>
          <w:caps/>
          <w:sz w:val="26"/>
        </w:rPr>
        <w:br w:type="page"/>
      </w:r>
    </w:p>
    <w:p w14:paraId="18E31627" w14:textId="53F9E9BC" w:rsidR="005475A9" w:rsidRPr="00424939" w:rsidRDefault="009767BD" w:rsidP="00713AB3">
      <w:pPr>
        <w:pStyle w:val="Heading3"/>
        <w:rPr>
          <w:rStyle w:val="Strong"/>
          <w:rFonts w:ascii="Garamond" w:hAnsi="Garamond"/>
          <w:b/>
          <w:sz w:val="26"/>
        </w:rPr>
      </w:pPr>
      <w:bookmarkStart w:id="7950" w:name="_Toc141355729"/>
      <w:bookmarkStart w:id="7951" w:name="_Toc110005209"/>
      <w:r w:rsidRPr="00424939">
        <w:rPr>
          <w:rStyle w:val="Strong"/>
          <w:rFonts w:ascii="Garamond" w:hAnsi="Garamond"/>
          <w:b/>
          <w:caps/>
          <w:sz w:val="26"/>
        </w:rPr>
        <w:t>DEPARTMENTAL PROGRAMS</w:t>
      </w:r>
      <w:bookmarkEnd w:id="7950"/>
      <w:bookmarkEnd w:id="7951"/>
      <w:r w:rsidR="008C196D" w:rsidRPr="001978C8">
        <w:rPr>
          <w:rStyle w:val="Strong"/>
          <w:rFonts w:ascii="Garamond" w:hAnsi="Garamond"/>
          <w:b/>
          <w:smallCaps w:val="0"/>
          <w:sz w:val="26"/>
          <w:rPrChange w:id="7952" w:author="Summer 2023 updates" w:date="2024-07-31T13:42:00Z">
            <w:rPr>
              <w:rStyle w:val="Strong"/>
              <w:rFonts w:ascii="Garamond" w:hAnsi="Garamond"/>
              <w:b/>
              <w:caps/>
              <w:sz w:val="26"/>
            </w:rPr>
          </w:rPrChange>
        </w:rPr>
        <w:fldChar w:fldCharType="begin"/>
      </w:r>
      <w:r w:rsidR="008C196D" w:rsidRPr="001978C8">
        <w:rPr>
          <w:smallCaps/>
          <w:rPrChange w:id="7953" w:author="Summer 2023 updates" w:date="2024-07-31T13:42:00Z">
            <w:rPr/>
          </w:rPrChange>
        </w:rPr>
        <w:instrText xml:space="preserve"> XE "</w:instrText>
      </w:r>
      <w:del w:id="7954" w:author="Summer 2023 updates" w:date="2024-07-31T13:42:00Z">
        <w:r w:rsidR="008C196D" w:rsidRPr="00424939">
          <w:rPr>
            <w:rStyle w:val="Strong"/>
            <w:rFonts w:ascii="Garamond" w:hAnsi="Garamond"/>
            <w:b/>
            <w:caps/>
            <w:sz w:val="26"/>
          </w:rPr>
          <w:delInstrText>DEPARTMENTAL PROGRAMS</w:delInstrText>
        </w:r>
      </w:del>
      <w:ins w:id="7955" w:author="Summer 2023 updates" w:date="2024-07-31T13:42:00Z">
        <w:r w:rsidR="001978C8" w:rsidRPr="001978C8">
          <w:rPr>
            <w:rStyle w:val="Strong"/>
            <w:rFonts w:ascii="Garamond" w:hAnsi="Garamond"/>
            <w:b/>
            <w:smallCaps w:val="0"/>
            <w:sz w:val="26"/>
          </w:rPr>
          <w:instrText>Departmental</w:instrText>
        </w:r>
        <w:r w:rsidR="008C196D" w:rsidRPr="001978C8">
          <w:rPr>
            <w:rStyle w:val="Strong"/>
            <w:rFonts w:ascii="Garamond" w:hAnsi="Garamond"/>
            <w:b/>
            <w:smallCaps w:val="0"/>
            <w:sz w:val="26"/>
          </w:rPr>
          <w:instrText xml:space="preserve"> </w:instrText>
        </w:r>
        <w:r w:rsidR="001978C8" w:rsidRPr="001978C8">
          <w:rPr>
            <w:rStyle w:val="Strong"/>
            <w:rFonts w:ascii="Garamond" w:hAnsi="Garamond"/>
            <w:b/>
            <w:smallCaps w:val="0"/>
            <w:sz w:val="26"/>
          </w:rPr>
          <w:instrText>Programs</w:instrText>
        </w:r>
      </w:ins>
      <w:r w:rsidR="008C196D" w:rsidRPr="001978C8">
        <w:rPr>
          <w:smallCaps/>
          <w:rPrChange w:id="7956" w:author="Summer 2023 updates" w:date="2024-07-31T13:42:00Z">
            <w:rPr/>
          </w:rPrChange>
        </w:rPr>
        <w:instrText xml:space="preserve">" </w:instrText>
      </w:r>
      <w:r w:rsidR="008C196D" w:rsidRPr="001978C8">
        <w:rPr>
          <w:rStyle w:val="Strong"/>
          <w:rFonts w:ascii="Garamond" w:hAnsi="Garamond"/>
          <w:b/>
          <w:smallCaps w:val="0"/>
          <w:sz w:val="26"/>
          <w:rPrChange w:id="7957" w:author="Summer 2023 updates" w:date="2024-07-31T13:42:00Z">
            <w:rPr>
              <w:rStyle w:val="Strong"/>
              <w:rFonts w:ascii="Garamond" w:hAnsi="Garamond"/>
              <w:b/>
              <w:caps/>
              <w:sz w:val="26"/>
            </w:rPr>
          </w:rPrChange>
        </w:rPr>
        <w:fldChar w:fldCharType="end"/>
      </w:r>
    </w:p>
    <w:p w14:paraId="5AD58380" w14:textId="7C9FB093" w:rsidR="005475A9" w:rsidRPr="00424939" w:rsidRDefault="00994378" w:rsidP="002248E6">
      <w:pPr>
        <w:pStyle w:val="Heading4"/>
        <w:spacing w:before="120"/>
        <w:rPr>
          <w:rStyle w:val="Strong"/>
          <w:rFonts w:ascii="Garamond" w:hAnsi="Garamond"/>
          <w:b/>
          <w:color w:val="000000" w:themeColor="text1"/>
        </w:rPr>
        <w:pPrChange w:id="7958" w:author="Summer 2023 updates" w:date="2024-07-31T13:42:00Z">
          <w:pPr>
            <w:pStyle w:val="Heading4"/>
          </w:pPr>
        </w:pPrChange>
      </w:pPr>
      <w:bookmarkStart w:id="7959" w:name="_Toc141355730"/>
      <w:bookmarkStart w:id="7960" w:name="_Toc110005210"/>
      <w:r w:rsidRPr="00424939">
        <w:rPr>
          <w:rFonts w:ascii="Garamond" w:hAnsi="Garamond"/>
          <w:b w:val="0"/>
          <w:color w:val="000000" w:themeColor="text1"/>
        </w:rPr>
        <w:t>—</w:t>
      </w:r>
      <w:r w:rsidRPr="00424939">
        <w:rPr>
          <w:rStyle w:val="Strong"/>
          <w:rFonts w:ascii="Garamond" w:hAnsi="Garamond"/>
          <w:b/>
          <w:color w:val="000000" w:themeColor="text1"/>
        </w:rPr>
        <w:t>Accounting, Managerial</w:t>
      </w:r>
      <w:bookmarkEnd w:id="7959"/>
      <w:bookmarkEnd w:id="7960"/>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Accounting, Managerial</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p>
    <w:p w14:paraId="4C229B38" w14:textId="47F233B0" w:rsidR="005475A9" w:rsidRPr="00424939" w:rsidRDefault="001F54CB" w:rsidP="00DB5E9E">
      <w:pPr>
        <w:pStyle w:val="CATALOGLEVELII"/>
        <w:spacing w:after="120"/>
        <w:rPr>
          <w:rStyle w:val="Strong"/>
          <w:rFonts w:ascii="Garamond" w:hAnsi="Garamond"/>
          <w:color w:val="000000" w:themeColor="text1"/>
        </w:rPr>
      </w:pPr>
      <w:r w:rsidRPr="00424939">
        <w:rPr>
          <w:rFonts w:cs="Times New Roman"/>
          <w:color w:val="000000" w:themeColor="text1"/>
        </w:rPr>
        <w:t>See p.</w:t>
      </w:r>
      <w:r w:rsidR="005475A9" w:rsidRPr="00424939">
        <w:rPr>
          <w:rFonts w:cs="Times New Roman"/>
          <w:color w:val="000000" w:themeColor="text1"/>
        </w:rPr>
        <w:t xml:space="preserve"> </w:t>
      </w:r>
      <w:r w:rsidR="006D7349" w:rsidRPr="00424939">
        <w:rPr>
          <w:rFonts w:cs="Times New Roman"/>
          <w:color w:val="000000" w:themeColor="text1"/>
        </w:rPr>
        <w:fldChar w:fldCharType="begin"/>
      </w:r>
      <w:r w:rsidR="006D7349" w:rsidRPr="00424939">
        <w:rPr>
          <w:rFonts w:cs="Times New Roman"/>
          <w:color w:val="000000" w:themeColor="text1"/>
        </w:rPr>
        <w:instrText xml:space="preserve"> PAGEREF ManagerialAccounting \h </w:instrText>
      </w:r>
      <w:r w:rsidR="006D7349" w:rsidRPr="00424939">
        <w:rPr>
          <w:rFonts w:cs="Times New Roman"/>
          <w:color w:val="000000" w:themeColor="text1"/>
        </w:rPr>
      </w:r>
      <w:r w:rsidR="006D7349" w:rsidRPr="00424939">
        <w:rPr>
          <w:rFonts w:cs="Times New Roman"/>
          <w:color w:val="000000" w:themeColor="text1"/>
        </w:rPr>
        <w:fldChar w:fldCharType="separate"/>
      </w:r>
      <w:r w:rsidR="00A74DA0">
        <w:rPr>
          <w:rFonts w:cs="Times New Roman"/>
          <w:noProof/>
          <w:color w:val="000000" w:themeColor="text1"/>
        </w:rPr>
        <w:t>89</w:t>
      </w:r>
      <w:r w:rsidR="006D7349" w:rsidRPr="00424939">
        <w:rPr>
          <w:rFonts w:cs="Times New Roman"/>
          <w:color w:val="000000" w:themeColor="text1"/>
        </w:rPr>
        <w:fldChar w:fldCharType="end"/>
      </w:r>
    </w:p>
    <w:p w14:paraId="66A98563" w14:textId="1C9BFD5A" w:rsidR="005475A9" w:rsidRPr="00424939" w:rsidRDefault="00994378" w:rsidP="002248E6">
      <w:pPr>
        <w:pStyle w:val="Heading4"/>
        <w:spacing w:before="120"/>
        <w:rPr>
          <w:rStyle w:val="Strong"/>
          <w:rFonts w:ascii="Garamond" w:hAnsi="Garamond"/>
          <w:b/>
          <w:color w:val="000000" w:themeColor="text1"/>
        </w:rPr>
        <w:pPrChange w:id="7961" w:author="Summer 2023 updates" w:date="2024-07-31T13:42:00Z">
          <w:pPr>
            <w:pStyle w:val="Heading4"/>
          </w:pPr>
        </w:pPrChange>
      </w:pPr>
      <w:bookmarkStart w:id="7962" w:name="_Toc141355731"/>
      <w:bookmarkStart w:id="7963" w:name="_Toc110005211"/>
      <w:r w:rsidRPr="00424939">
        <w:rPr>
          <w:rFonts w:ascii="Garamond" w:hAnsi="Garamond"/>
          <w:b w:val="0"/>
          <w:color w:val="000000" w:themeColor="text1"/>
        </w:rPr>
        <w:t>—</w:t>
      </w:r>
      <w:r w:rsidRPr="00424939">
        <w:rPr>
          <w:rStyle w:val="Strong"/>
          <w:rFonts w:ascii="Garamond" w:hAnsi="Garamond"/>
          <w:b/>
          <w:color w:val="000000" w:themeColor="text1"/>
        </w:rPr>
        <w:t>Accounting, Public</w:t>
      </w:r>
      <w:bookmarkEnd w:id="7962"/>
      <w:bookmarkEnd w:id="7963"/>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Accounting, Public</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p>
    <w:p w14:paraId="106F2333" w14:textId="22E578A9" w:rsidR="005475A9" w:rsidRPr="00424939" w:rsidRDefault="001F54CB" w:rsidP="00DB5E9E">
      <w:pPr>
        <w:pStyle w:val="CATALOGLEVELII"/>
        <w:spacing w:after="120"/>
        <w:rPr>
          <w:rFonts w:cs="Times New Roman"/>
          <w:color w:val="000000" w:themeColor="text1"/>
        </w:rPr>
      </w:pPr>
      <w:r w:rsidRPr="00424939">
        <w:rPr>
          <w:rFonts w:cs="Times New Roman"/>
          <w:color w:val="000000" w:themeColor="text1"/>
        </w:rPr>
        <w:t>See p.</w:t>
      </w:r>
      <w:r w:rsidR="005475A9" w:rsidRPr="00424939">
        <w:rPr>
          <w:rFonts w:cs="Times New Roman"/>
          <w:color w:val="000000" w:themeColor="text1"/>
        </w:rPr>
        <w:t xml:space="preserve"> </w:t>
      </w:r>
      <w:r w:rsidR="006D7349" w:rsidRPr="00424939">
        <w:rPr>
          <w:rFonts w:cs="Times New Roman"/>
          <w:color w:val="000000" w:themeColor="text1"/>
        </w:rPr>
        <w:fldChar w:fldCharType="begin"/>
      </w:r>
      <w:r w:rsidR="006D7349" w:rsidRPr="00424939">
        <w:rPr>
          <w:rFonts w:cs="Times New Roman"/>
          <w:color w:val="000000" w:themeColor="text1"/>
        </w:rPr>
        <w:instrText xml:space="preserve"> PAGEREF PublicAccounting \h </w:instrText>
      </w:r>
      <w:r w:rsidR="006D7349" w:rsidRPr="00424939">
        <w:rPr>
          <w:rFonts w:cs="Times New Roman"/>
          <w:color w:val="000000" w:themeColor="text1"/>
        </w:rPr>
      </w:r>
      <w:r w:rsidR="006D7349" w:rsidRPr="00424939">
        <w:rPr>
          <w:rFonts w:cs="Times New Roman"/>
          <w:color w:val="000000" w:themeColor="text1"/>
        </w:rPr>
        <w:fldChar w:fldCharType="separate"/>
      </w:r>
      <w:r w:rsidR="00A74DA0">
        <w:rPr>
          <w:rFonts w:cs="Times New Roman"/>
          <w:noProof/>
          <w:color w:val="000000" w:themeColor="text1"/>
        </w:rPr>
        <w:t>89</w:t>
      </w:r>
      <w:r w:rsidR="006D7349" w:rsidRPr="00424939">
        <w:rPr>
          <w:rFonts w:cs="Times New Roman"/>
          <w:color w:val="000000" w:themeColor="text1"/>
        </w:rPr>
        <w:fldChar w:fldCharType="end"/>
      </w:r>
    </w:p>
    <w:p w14:paraId="3E432102" w14:textId="1A756753" w:rsidR="00522687" w:rsidRPr="00424939" w:rsidRDefault="005E2C71" w:rsidP="002248E6">
      <w:pPr>
        <w:pStyle w:val="Heading4"/>
        <w:spacing w:before="120"/>
        <w:rPr>
          <w:rStyle w:val="Strong"/>
          <w:rFonts w:ascii="Garamond" w:hAnsi="Garamond"/>
          <w:b/>
          <w:color w:val="000000" w:themeColor="text1"/>
        </w:rPr>
        <w:pPrChange w:id="7964" w:author="Summer 2023 updates" w:date="2024-07-31T13:42:00Z">
          <w:pPr>
            <w:pStyle w:val="Heading4"/>
          </w:pPr>
        </w:pPrChange>
      </w:pPr>
      <w:bookmarkStart w:id="7965" w:name="_Toc141355732"/>
      <w:bookmarkStart w:id="7966" w:name="_Toc110005212"/>
      <w:r w:rsidRPr="00424939">
        <w:rPr>
          <w:rFonts w:ascii="Garamond" w:hAnsi="Garamond"/>
          <w:color w:val="000000" w:themeColor="text1"/>
        </w:rPr>
        <w:t>—</w:t>
      </w:r>
      <w:r w:rsidR="009767BD" w:rsidRPr="00424939">
        <w:rPr>
          <w:rStyle w:val="Strong"/>
          <w:rFonts w:ascii="Garamond" w:hAnsi="Garamond"/>
          <w:b/>
          <w:color w:val="000000" w:themeColor="text1"/>
        </w:rPr>
        <w:t xml:space="preserve">African </w:t>
      </w:r>
      <w:r w:rsidRPr="00424939">
        <w:rPr>
          <w:rStyle w:val="Strong"/>
          <w:rFonts w:ascii="Garamond" w:hAnsi="Garamond"/>
          <w:b/>
          <w:color w:val="000000" w:themeColor="text1"/>
        </w:rPr>
        <w:t>American</w:t>
      </w:r>
      <w:r w:rsidR="009767BD" w:rsidRPr="00424939">
        <w:rPr>
          <w:rStyle w:val="Strong"/>
          <w:rFonts w:ascii="Garamond" w:hAnsi="Garamond"/>
          <w:b/>
          <w:color w:val="000000" w:themeColor="text1"/>
        </w:rPr>
        <w:t xml:space="preserve"> </w:t>
      </w:r>
      <w:r w:rsidRPr="00424939">
        <w:rPr>
          <w:rStyle w:val="Strong"/>
          <w:rFonts w:ascii="Garamond" w:hAnsi="Garamond"/>
          <w:b/>
          <w:color w:val="000000" w:themeColor="text1"/>
        </w:rPr>
        <w:t>Studies</w:t>
      </w:r>
      <w:bookmarkEnd w:id="7965"/>
      <w:bookmarkEnd w:id="7966"/>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African American Studies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30561269" w14:textId="185AC525" w:rsidR="00522687" w:rsidRPr="00424939" w:rsidRDefault="00337B11" w:rsidP="001B2F1B">
      <w:pPr>
        <w:spacing w:after="120"/>
        <w:rPr>
          <w:rFonts w:cs="Times New Roman"/>
          <w:b/>
          <w:color w:val="000000" w:themeColor="text1"/>
        </w:rPr>
      </w:pPr>
      <w:r>
        <w:rPr>
          <w:rFonts w:cs="Times New Roman"/>
          <w:color w:val="000000" w:themeColor="text1"/>
        </w:rPr>
        <w:t>Rodgers</w:t>
      </w:r>
      <w:r w:rsidR="003C4FBA" w:rsidRPr="00424939">
        <w:rPr>
          <w:rFonts w:cs="Times New Roman"/>
          <w:color w:val="000000" w:themeColor="text1"/>
        </w:rPr>
        <w:t xml:space="preserve"> </w:t>
      </w:r>
      <w:r w:rsidR="00522687" w:rsidRPr="00424939">
        <w:rPr>
          <w:rFonts w:cs="Times New Roman"/>
          <w:color w:val="000000" w:themeColor="text1"/>
        </w:rPr>
        <w:t>(Administrative Coordinator)</w:t>
      </w:r>
      <w:r w:rsidR="002C5615" w:rsidRPr="00424939">
        <w:rPr>
          <w:rFonts w:cs="Times New Roman"/>
          <w:color w:val="000000" w:themeColor="text1"/>
        </w:rPr>
        <w:t>.</w:t>
      </w:r>
      <w:r w:rsidR="00522687" w:rsidRPr="00424939">
        <w:rPr>
          <w:rFonts w:cs="Times New Roman"/>
          <w:color w:val="000000" w:themeColor="text1"/>
        </w:rPr>
        <w:t xml:space="preserve"> </w:t>
      </w:r>
    </w:p>
    <w:p w14:paraId="710D00F6" w14:textId="01D43743" w:rsidR="00522687" w:rsidRPr="00424939" w:rsidRDefault="00522687" w:rsidP="004E4B9C">
      <w:pPr>
        <w:rPr>
          <w:color w:val="000000" w:themeColor="text1"/>
        </w:rPr>
        <w:pPrChange w:id="7967" w:author="Summer 2023 updates" w:date="2024-07-31T13:42:00Z">
          <w:pPr>
            <w:spacing w:after="120"/>
          </w:pPr>
        </w:pPrChange>
      </w:pPr>
      <w:r w:rsidRPr="00424939">
        <w:rPr>
          <w:color w:val="000000" w:themeColor="text1"/>
        </w:rPr>
        <w:t>The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major offers students the opportunity to study African American culture through an interdisciplinary approach.  Students take courses in areas such as literature, history, and sociology in order to gain a more complete understanding of the major figures and movements that helped define the culture.</w:t>
      </w:r>
    </w:p>
    <w:p w14:paraId="1AEACDC3" w14:textId="23F1159E" w:rsidR="00522687" w:rsidRPr="00424939" w:rsidRDefault="00522687" w:rsidP="004E4B9C">
      <w:pPr>
        <w:spacing w:before="120" w:after="0"/>
        <w:rPr>
          <w:rFonts w:cs="Times New Roman"/>
          <w:b/>
          <w:color w:val="000000" w:themeColor="text1"/>
        </w:rPr>
        <w:pPrChange w:id="7968" w:author="Summer 2023 updates" w:date="2024-07-31T13:42:00Z">
          <w:pPr>
            <w:spacing w:after="0"/>
          </w:pPr>
        </w:pPrChange>
      </w:pPr>
      <w:r w:rsidRPr="00424939">
        <w:rPr>
          <w:rFonts w:cs="Times New Roman"/>
          <w:b/>
          <w:color w:val="000000" w:themeColor="text1"/>
        </w:rPr>
        <w:t>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1F20F3FB" w14:textId="08ECFFF6" w:rsidR="00B47B37" w:rsidRPr="00424939" w:rsidRDefault="00B47B37" w:rsidP="00B47B37">
      <w:pPr>
        <w:spacing w:after="0"/>
        <w:rPr>
          <w:rFonts w:cs="Times New Roman"/>
          <w:color w:val="000000" w:themeColor="text1"/>
        </w:rPr>
      </w:pPr>
      <w:r w:rsidRPr="00424939">
        <w:rPr>
          <w:rFonts w:cs="Times New Roman"/>
          <w:bCs/>
          <w:color w:val="000000" w:themeColor="text1"/>
        </w:rPr>
        <w:t>A major in African American studies requires a minimum cumulative 2.0 GPA in all courses counted toward the major.</w:t>
      </w:r>
    </w:p>
    <w:p w14:paraId="3CE47700" w14:textId="3B3D1B5D" w:rsidR="00522687" w:rsidRPr="00424939" w:rsidRDefault="00522687" w:rsidP="00E500FB">
      <w:pPr>
        <w:widowControl w:val="0"/>
        <w:numPr>
          <w:ilvl w:val="0"/>
          <w:numId w:val="53"/>
        </w:numPr>
        <w:adjustRightInd w:val="0"/>
        <w:spacing w:after="0"/>
        <w:textAlignment w:val="baseline"/>
        <w:rPr>
          <w:color w:val="000000" w:themeColor="text1"/>
        </w:rPr>
      </w:pPr>
      <w:r w:rsidRPr="00424939">
        <w:rPr>
          <w:color w:val="000000" w:themeColor="text1"/>
        </w:rPr>
        <w:t>AAM-107 Introduction to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5DEC7F9B" w14:textId="77777777" w:rsidR="007D2FBE" w:rsidRPr="007D2FBE" w:rsidRDefault="007D2FBE" w:rsidP="00E500FB">
      <w:pPr>
        <w:pStyle w:val="ListParagraph"/>
        <w:widowControl w:val="0"/>
        <w:numPr>
          <w:ilvl w:val="0"/>
          <w:numId w:val="53"/>
        </w:numPr>
        <w:adjustRightInd w:val="0"/>
        <w:spacing w:after="0"/>
        <w:textAlignment w:val="baseline"/>
        <w:rPr>
          <w:color w:val="000000" w:themeColor="text1"/>
        </w:rPr>
      </w:pPr>
      <w:r w:rsidRPr="007D2FBE">
        <w:rPr>
          <w:color w:val="000000" w:themeColor="text1"/>
        </w:rPr>
        <w:t xml:space="preserve">AAM/ENG-137 African American Literature </w:t>
      </w:r>
      <w:r w:rsidRPr="007D2FBE">
        <w:rPr>
          <w:rFonts w:cs="Times New Roman"/>
          <w:color w:val="000000" w:themeColor="text1"/>
        </w:rPr>
        <w:t>(WE)</w:t>
      </w:r>
      <w:r w:rsidRPr="007D2FBE">
        <w:rPr>
          <w:color w:val="000000" w:themeColor="text1"/>
        </w:rPr>
        <w:fldChar w:fldCharType="begin"/>
      </w:r>
      <w:r w:rsidRPr="007D2FBE">
        <w:rPr>
          <w:color w:val="000000" w:themeColor="text1"/>
        </w:rPr>
        <w:instrText xml:space="preserve"> XE "</w:instrText>
      </w:r>
      <w:r w:rsidRPr="007D2FBE">
        <w:rPr>
          <w:rFonts w:cs="Times New Roman"/>
          <w:color w:val="000000" w:themeColor="text1"/>
        </w:rPr>
        <w:instrText>Literature</w:instrText>
      </w:r>
      <w:r w:rsidRPr="007D2FBE">
        <w:rPr>
          <w:color w:val="000000" w:themeColor="text1"/>
        </w:rPr>
        <w:instrText xml:space="preserve">" </w:instrText>
      </w:r>
      <w:r w:rsidRPr="007D2FBE">
        <w:rPr>
          <w:color w:val="000000" w:themeColor="text1"/>
        </w:rPr>
        <w:fldChar w:fldCharType="end"/>
      </w:r>
    </w:p>
    <w:p w14:paraId="68E7DB7E" w14:textId="4E291A81" w:rsidR="007D2FBE" w:rsidRDefault="00057C2A" w:rsidP="00E500FB">
      <w:pPr>
        <w:widowControl w:val="0"/>
        <w:numPr>
          <w:ilvl w:val="0"/>
          <w:numId w:val="53"/>
        </w:numPr>
        <w:tabs>
          <w:tab w:val="num" w:pos="-720"/>
        </w:tabs>
        <w:adjustRightInd w:val="0"/>
        <w:spacing w:after="0"/>
        <w:textAlignment w:val="baseline"/>
        <w:rPr>
          <w:color w:val="000000" w:themeColor="text1"/>
        </w:rPr>
      </w:pPr>
      <w:r>
        <w:rPr>
          <w:color w:val="000000" w:themeColor="text1"/>
        </w:rPr>
        <w:t>HIS-347</w:t>
      </w:r>
      <w:r w:rsidR="007D2FBE">
        <w:rPr>
          <w:color w:val="000000" w:themeColor="text1"/>
        </w:rPr>
        <w:t xml:space="preserve"> African American History (WE)</w:t>
      </w:r>
    </w:p>
    <w:p w14:paraId="1D7A0FC0" w14:textId="77777777" w:rsidR="00954589" w:rsidRDefault="00954589" w:rsidP="00E500FB">
      <w:pPr>
        <w:widowControl w:val="0"/>
        <w:numPr>
          <w:ilvl w:val="0"/>
          <w:numId w:val="53"/>
        </w:numPr>
        <w:tabs>
          <w:tab w:val="num" w:pos="-720"/>
        </w:tabs>
        <w:adjustRightInd w:val="0"/>
        <w:spacing w:after="0"/>
        <w:textAlignment w:val="baseline"/>
        <w:rPr>
          <w:color w:val="000000" w:themeColor="text1"/>
        </w:rPr>
      </w:pPr>
      <w:r w:rsidRPr="00EE69A1">
        <w:rPr>
          <w:color w:val="000000" w:themeColor="text1"/>
          <w:u w:val="single"/>
        </w:rPr>
        <w:t>One</w:t>
      </w:r>
      <w:r>
        <w:rPr>
          <w:color w:val="000000" w:themeColor="text1"/>
        </w:rPr>
        <w:t xml:space="preserve"> of the following: </w:t>
      </w:r>
    </w:p>
    <w:p w14:paraId="6270F778" w14:textId="77777777" w:rsidR="00954589" w:rsidRDefault="00954589" w:rsidP="00954589">
      <w:pPr>
        <w:widowControl w:val="0"/>
        <w:adjustRightInd w:val="0"/>
        <w:spacing w:after="0"/>
        <w:ind w:left="360"/>
        <w:textAlignment w:val="baseline"/>
        <w:rPr>
          <w:color w:val="000000" w:themeColor="text1"/>
        </w:rPr>
      </w:pPr>
      <w:r>
        <w:rPr>
          <w:color w:val="000000" w:themeColor="text1"/>
        </w:rPr>
        <w:t>HIS-145 History of the United States to 1865</w:t>
      </w:r>
    </w:p>
    <w:p w14:paraId="1879749E" w14:textId="34F904EE" w:rsidR="00EE69A1" w:rsidRDefault="00954589" w:rsidP="00954589">
      <w:pPr>
        <w:widowControl w:val="0"/>
        <w:adjustRightInd w:val="0"/>
        <w:spacing w:after="0"/>
        <w:ind w:left="360"/>
        <w:textAlignment w:val="baseline"/>
        <w:rPr>
          <w:color w:val="000000" w:themeColor="text1"/>
        </w:rPr>
      </w:pPr>
      <w:r>
        <w:rPr>
          <w:color w:val="000000" w:themeColor="text1"/>
        </w:rPr>
        <w:t>HIS-155</w:t>
      </w:r>
      <w:r w:rsidR="00EE69A1">
        <w:rPr>
          <w:color w:val="000000" w:themeColor="text1"/>
        </w:rPr>
        <w:t xml:space="preserve"> History of the United States since 1865</w:t>
      </w:r>
    </w:p>
    <w:p w14:paraId="503EE917" w14:textId="24D94DA3" w:rsidR="00EE69A1" w:rsidRDefault="00EE69A1" w:rsidP="00954589">
      <w:pPr>
        <w:widowControl w:val="0"/>
        <w:adjustRightInd w:val="0"/>
        <w:spacing w:after="0"/>
        <w:ind w:left="360"/>
        <w:textAlignment w:val="baseline"/>
        <w:rPr>
          <w:color w:val="000000" w:themeColor="text1"/>
        </w:rPr>
      </w:pPr>
      <w:r w:rsidRPr="00424939">
        <w:rPr>
          <w:color w:val="000000" w:themeColor="text1"/>
        </w:rPr>
        <w:t>HIS-227 The American Civil War</w:t>
      </w:r>
    </w:p>
    <w:p w14:paraId="27E3E5E8" w14:textId="5C2B748E" w:rsidR="00522687" w:rsidRPr="00424939" w:rsidRDefault="00EE69A1" w:rsidP="00E500FB">
      <w:pPr>
        <w:widowControl w:val="0"/>
        <w:numPr>
          <w:ilvl w:val="0"/>
          <w:numId w:val="53"/>
        </w:numPr>
        <w:tabs>
          <w:tab w:val="num" w:pos="-720"/>
        </w:tabs>
        <w:adjustRightInd w:val="0"/>
        <w:spacing w:after="0"/>
        <w:textAlignment w:val="baseline"/>
        <w:rPr>
          <w:color w:val="000000" w:themeColor="text1"/>
        </w:rPr>
      </w:pPr>
      <w:r>
        <w:rPr>
          <w:color w:val="000000" w:themeColor="text1"/>
          <w:u w:val="single"/>
        </w:rPr>
        <w:t>Five</w:t>
      </w:r>
      <w:r>
        <w:rPr>
          <w:color w:val="000000" w:themeColor="text1"/>
        </w:rPr>
        <w:t xml:space="preserve"> </w:t>
      </w:r>
      <w:r w:rsidR="00522687" w:rsidRPr="00424939">
        <w:rPr>
          <w:color w:val="000000" w:themeColor="text1"/>
        </w:rPr>
        <w:t>additional courses, at least</w:t>
      </w:r>
      <w:r>
        <w:rPr>
          <w:color w:val="000000" w:themeColor="text1"/>
        </w:rPr>
        <w:t xml:space="preserve"> three</w:t>
      </w:r>
      <w:r w:rsidR="00522687" w:rsidRPr="00424939">
        <w:rPr>
          <w:color w:val="000000" w:themeColor="text1"/>
        </w:rPr>
        <w:t xml:space="preserve"> of which are numbered </w:t>
      </w:r>
      <w:r w:rsidR="00DE226F">
        <w:rPr>
          <w:color w:val="000000" w:themeColor="text1"/>
        </w:rPr>
        <w:t>200</w:t>
      </w:r>
      <w:r w:rsidR="00DE226F" w:rsidRPr="00424939">
        <w:rPr>
          <w:color w:val="000000" w:themeColor="text1"/>
        </w:rPr>
        <w:t xml:space="preserve"> </w:t>
      </w:r>
      <w:r w:rsidR="00522687" w:rsidRPr="00424939">
        <w:rPr>
          <w:color w:val="000000" w:themeColor="text1"/>
        </w:rPr>
        <w:t xml:space="preserve">or above, chosen from the following: </w:t>
      </w:r>
    </w:p>
    <w:p w14:paraId="6CF7ACA7" w14:textId="65A6D21B" w:rsidR="00522687" w:rsidRPr="00424939" w:rsidRDefault="00DE226F" w:rsidP="00E500FB">
      <w:pPr>
        <w:pStyle w:val="ListParagraph"/>
        <w:widowControl w:val="0"/>
        <w:numPr>
          <w:ilvl w:val="0"/>
          <w:numId w:val="75"/>
        </w:numPr>
        <w:tabs>
          <w:tab w:val="num" w:pos="3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jc w:val="both"/>
        <w:textAlignment w:val="baseline"/>
        <w:rPr>
          <w:color w:val="000000" w:themeColor="text1"/>
        </w:rPr>
      </w:pPr>
      <w:r>
        <w:rPr>
          <w:color w:val="000000" w:themeColor="text1"/>
        </w:rPr>
        <w:t>Elective</w:t>
      </w:r>
      <w:r w:rsidRPr="00424939">
        <w:rPr>
          <w:color w:val="000000" w:themeColor="text1"/>
        </w:rPr>
        <w:t xml:space="preserve"> </w:t>
      </w:r>
      <w:r w:rsidR="00522687" w:rsidRPr="00424939">
        <w:rPr>
          <w:color w:val="000000" w:themeColor="text1"/>
        </w:rPr>
        <w:t>courses:</w:t>
      </w:r>
    </w:p>
    <w:p w14:paraId="0DB1BB06" w14:textId="76416A5C" w:rsidR="00DE226F" w:rsidRDefault="00DE226F" w:rsidP="00522687">
      <w:pPr>
        <w:tabs>
          <w:tab w:val="num" w:pos="360"/>
        </w:tabs>
        <w:spacing w:after="0"/>
        <w:ind w:left="720" w:hanging="360"/>
        <w:rPr>
          <w:color w:val="000000" w:themeColor="text1"/>
        </w:rPr>
      </w:pPr>
      <w:r>
        <w:rPr>
          <w:color w:val="000000" w:themeColor="text1"/>
        </w:rPr>
        <w:t>AAM-217 Sport and Black Culture</w:t>
      </w:r>
    </w:p>
    <w:p w14:paraId="469A36B8" w14:textId="17632391" w:rsidR="00DE226F" w:rsidRDefault="00DE226F" w:rsidP="00522687">
      <w:pPr>
        <w:tabs>
          <w:tab w:val="num" w:pos="360"/>
        </w:tabs>
        <w:spacing w:after="0"/>
        <w:ind w:left="720" w:hanging="360"/>
        <w:rPr>
          <w:color w:val="000000" w:themeColor="text1"/>
        </w:rPr>
      </w:pPr>
      <w:r>
        <w:rPr>
          <w:color w:val="000000" w:themeColor="text1"/>
        </w:rPr>
        <w:t>AAM-287 Topics in African American Studies</w:t>
      </w:r>
    </w:p>
    <w:p w14:paraId="6D03F416" w14:textId="77777777" w:rsidR="001E3893" w:rsidRPr="00424939" w:rsidRDefault="001E3893" w:rsidP="001E3893">
      <w:pPr>
        <w:tabs>
          <w:tab w:val="num" w:pos="360"/>
        </w:tabs>
        <w:spacing w:after="0"/>
        <w:ind w:left="720" w:hanging="360"/>
        <w:rPr>
          <w:color w:val="000000" w:themeColor="text1"/>
        </w:rPr>
      </w:pPr>
      <w:r w:rsidRPr="00424939">
        <w:rPr>
          <w:color w:val="000000" w:themeColor="text1"/>
        </w:rPr>
        <w:t>AAM-367 Studies in African American Literature</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color w:val="000000" w:themeColor="text1"/>
        </w:rPr>
        <w:fldChar w:fldCharType="end"/>
      </w:r>
    </w:p>
    <w:p w14:paraId="51582A52" w14:textId="52347FB2" w:rsidR="00DE226F" w:rsidRDefault="00DE226F" w:rsidP="00522687">
      <w:pPr>
        <w:tabs>
          <w:tab w:val="num" w:pos="360"/>
        </w:tabs>
        <w:spacing w:after="0"/>
        <w:ind w:left="720" w:hanging="360"/>
        <w:rPr>
          <w:color w:val="000000" w:themeColor="text1"/>
        </w:rPr>
      </w:pPr>
      <w:r>
        <w:rPr>
          <w:color w:val="000000" w:themeColor="text1"/>
        </w:rPr>
        <w:t>AAM-3</w:t>
      </w:r>
      <w:r w:rsidR="001E3893">
        <w:rPr>
          <w:color w:val="000000" w:themeColor="text1"/>
        </w:rPr>
        <w:t>87 Advanced Topics in African American Studies</w:t>
      </w:r>
    </w:p>
    <w:p w14:paraId="54EAC982" w14:textId="5B0B21FE" w:rsidR="00522687" w:rsidRPr="00424939" w:rsidRDefault="00522687" w:rsidP="00522687">
      <w:pPr>
        <w:tabs>
          <w:tab w:val="num" w:pos="360"/>
        </w:tabs>
        <w:spacing w:after="0"/>
        <w:ind w:left="720" w:hanging="360"/>
        <w:rPr>
          <w:color w:val="000000" w:themeColor="text1"/>
        </w:rPr>
      </w:pPr>
      <w:r w:rsidRPr="00424939">
        <w:rPr>
          <w:color w:val="000000" w:themeColor="text1"/>
        </w:rPr>
        <w:t>AAM-447</w:t>
      </w:r>
      <w:del w:id="7969" w:author="Summer 2023 updates" w:date="2024-07-31T13:42:00Z">
        <w:r w:rsidR="00B02FE4" w:rsidRPr="00424939">
          <w:rPr>
            <w:color w:val="000000" w:themeColor="text1"/>
          </w:rPr>
          <w:delText>/ -</w:delText>
        </w:r>
      </w:del>
      <w:ins w:id="7970" w:author="Summer 2023 updates" w:date="2024-07-31T13:42:00Z">
        <w:r w:rsidR="00B02FE4" w:rsidRPr="00424939">
          <w:rPr>
            <w:color w:val="000000" w:themeColor="text1"/>
          </w:rPr>
          <w:t>/-</w:t>
        </w:r>
      </w:ins>
      <w:r w:rsidRPr="00424939">
        <w:rPr>
          <w:color w:val="000000" w:themeColor="text1"/>
        </w:rPr>
        <w:t xml:space="preserve">457 Directed </w:t>
      </w:r>
      <w:del w:id="7971" w:author="Summer 2023 updates" w:date="2024-07-31T13:42:00Z">
        <w:r w:rsidRPr="00424939">
          <w:rPr>
            <w:color w:val="000000" w:themeColor="text1"/>
          </w:rPr>
          <w:delText>Studies</w:delText>
        </w:r>
      </w:del>
      <w:ins w:id="7972" w:author="Summer 2023 updates" w:date="2024-07-31T13:42:00Z">
        <w:r w:rsidR="00717C77">
          <w:rPr>
            <w:color w:val="000000" w:themeColor="text1"/>
          </w:rPr>
          <w:t>Learning</w:t>
        </w:r>
      </w:ins>
      <w:r w:rsidR="00717C77" w:rsidRPr="00424939">
        <w:rPr>
          <w:color w:val="000000" w:themeColor="text1"/>
        </w:rPr>
        <w:t xml:space="preserve"> </w:t>
      </w:r>
      <w:r w:rsidRPr="00424939">
        <w:rPr>
          <w:color w:val="000000" w:themeColor="text1"/>
        </w:rPr>
        <w:t>in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4E416202" w14:textId="38ACD9E4" w:rsidR="00522687" w:rsidRPr="00424939" w:rsidRDefault="00522687" w:rsidP="00522687">
      <w:pPr>
        <w:tabs>
          <w:tab w:val="num" w:pos="360"/>
        </w:tabs>
        <w:spacing w:after="0"/>
        <w:ind w:left="720" w:hanging="360"/>
        <w:rPr>
          <w:color w:val="000000" w:themeColor="text1"/>
        </w:rPr>
      </w:pPr>
      <w:r w:rsidRPr="00424939">
        <w:rPr>
          <w:color w:val="000000" w:themeColor="text1"/>
        </w:rPr>
        <w:t>AAM-</w:t>
      </w:r>
      <w:r w:rsidR="005D2619" w:rsidRPr="00424939">
        <w:rPr>
          <w:color w:val="000000" w:themeColor="text1"/>
        </w:rPr>
        <w:t>46</w:t>
      </w:r>
      <w:r w:rsidR="00957BFC" w:rsidRPr="00424939">
        <w:rPr>
          <w:color w:val="000000" w:themeColor="text1"/>
        </w:rPr>
        <w:t>7</w:t>
      </w:r>
      <w:r w:rsidRPr="00424939">
        <w:rPr>
          <w:color w:val="000000" w:themeColor="text1"/>
        </w:rPr>
        <w:t xml:space="preserve"> Seminar in African American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3D59C224" w14:textId="5E5670A8" w:rsidR="00522687" w:rsidRPr="00424939" w:rsidRDefault="00522687" w:rsidP="00522687">
      <w:pPr>
        <w:tabs>
          <w:tab w:val="num" w:pos="360"/>
        </w:tabs>
        <w:spacing w:after="0"/>
        <w:ind w:left="720" w:hanging="360"/>
        <w:rPr>
          <w:color w:val="000000" w:themeColor="text1"/>
        </w:rPr>
      </w:pPr>
      <w:r w:rsidRPr="00424939">
        <w:rPr>
          <w:color w:val="000000" w:themeColor="text1"/>
        </w:rPr>
        <w:t>AAM-</w:t>
      </w:r>
      <w:r w:rsidR="005D2619" w:rsidRPr="00424939">
        <w:rPr>
          <w:color w:val="000000" w:themeColor="text1"/>
        </w:rPr>
        <w:t>494</w:t>
      </w:r>
      <w:r w:rsidRPr="00424939">
        <w:rPr>
          <w:color w:val="000000" w:themeColor="text1"/>
        </w:rPr>
        <w:t xml:space="preserve"> Internship in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34411E14" w14:textId="0849EB12"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COM-236 Intercultural Communication (WE)</w:t>
      </w:r>
    </w:p>
    <w:p w14:paraId="16CBC76A" w14:textId="1E45CA07"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COM-357 Sex, Race, and Gender in the Media (WE)</w:t>
      </w:r>
    </w:p>
    <w:p w14:paraId="3779A9A2" w14:textId="46227DCE" w:rsidR="00522687" w:rsidRPr="00424939" w:rsidRDefault="00C8072A"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EDU-1</w:t>
      </w:r>
      <w:r w:rsidR="00522687" w:rsidRPr="00424939">
        <w:rPr>
          <w:color w:val="000000" w:themeColor="text1"/>
        </w:rPr>
        <w:t xml:space="preserve">87 Human Relations </w:t>
      </w:r>
      <w:r w:rsidR="00B92F9C">
        <w:rPr>
          <w:rFonts w:cs="Times New Roman"/>
          <w:color w:val="000000" w:themeColor="text1"/>
        </w:rPr>
        <w:t>(WE)</w:t>
      </w:r>
      <w:r w:rsidR="00522687" w:rsidRPr="00424939">
        <w:rPr>
          <w:color w:val="000000" w:themeColor="text1"/>
        </w:rPr>
        <w:t xml:space="preserve"> </w:t>
      </w:r>
    </w:p>
    <w:p w14:paraId="70DCAF7F" w14:textId="6B08D845" w:rsidR="00BA7C56" w:rsidRPr="00424939" w:rsidRDefault="00BA7C56" w:rsidP="00BA7C56">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HIS-1</w:t>
      </w:r>
      <w:r>
        <w:rPr>
          <w:color w:val="000000" w:themeColor="text1"/>
        </w:rPr>
        <w:t>45</w:t>
      </w:r>
      <w:r w:rsidRPr="00424939">
        <w:rPr>
          <w:color w:val="000000" w:themeColor="text1"/>
        </w:rPr>
        <w:t xml:space="preserve"> History</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of the United States </w:t>
      </w:r>
      <w:r>
        <w:rPr>
          <w:color w:val="000000" w:themeColor="text1"/>
        </w:rPr>
        <w:t xml:space="preserve">to 1865 </w:t>
      </w:r>
      <w:r w:rsidRPr="00424939">
        <w:rPr>
          <w:color w:val="000000" w:themeColor="text1"/>
        </w:rPr>
        <w:t>(if not used to satisfy #</w:t>
      </w:r>
      <w:r>
        <w:rPr>
          <w:color w:val="000000" w:themeColor="text1"/>
        </w:rPr>
        <w:t>4</w:t>
      </w:r>
      <w:r w:rsidRPr="00424939">
        <w:rPr>
          <w:color w:val="000000" w:themeColor="text1"/>
        </w:rPr>
        <w:t xml:space="preserve"> above)</w:t>
      </w:r>
    </w:p>
    <w:p w14:paraId="516D7B6D" w14:textId="34792792"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HIS-155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Since </w:t>
      </w:r>
      <w:r w:rsidR="00BA7C56">
        <w:rPr>
          <w:color w:val="000000" w:themeColor="text1"/>
        </w:rPr>
        <w:t>1865 (if not used to satisfy #4</w:t>
      </w:r>
      <w:r w:rsidRPr="00424939">
        <w:rPr>
          <w:color w:val="000000" w:themeColor="text1"/>
        </w:rPr>
        <w:t xml:space="preserve"> above)</w:t>
      </w:r>
    </w:p>
    <w:p w14:paraId="7024DAB0" w14:textId="7644C7A9"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HIS-227 The American Civi</w:t>
      </w:r>
      <w:r w:rsidR="00BA7C56">
        <w:rPr>
          <w:color w:val="000000" w:themeColor="text1"/>
        </w:rPr>
        <w:t>l War (if not used to satisfy #4</w:t>
      </w:r>
      <w:r w:rsidRPr="00424939">
        <w:rPr>
          <w:color w:val="000000" w:themeColor="text1"/>
        </w:rPr>
        <w:t xml:space="preserve"> above)</w:t>
      </w:r>
    </w:p>
    <w:p w14:paraId="50E686D3" w14:textId="02824A43"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MU-157 Introduction to Jazz</w:t>
      </w:r>
      <w:r w:rsidR="009F4511" w:rsidRPr="00424939">
        <w:rPr>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color w:val="000000" w:themeColor="text1"/>
        </w:rPr>
        <w:fldChar w:fldCharType="end"/>
      </w:r>
      <w:r w:rsidRPr="00424939">
        <w:rPr>
          <w:color w:val="000000" w:themeColor="text1"/>
        </w:rPr>
        <w:t xml:space="preserve">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p>
    <w:p w14:paraId="5B678E48" w14:textId="3D90FAC2" w:rsidR="00BA7C56" w:rsidRPr="00424939"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SOC-247 Sociology of Race</w:t>
      </w:r>
    </w:p>
    <w:p w14:paraId="36CF3447" w14:textId="585EC9D5" w:rsidR="00522687" w:rsidRPr="00424939" w:rsidRDefault="00522687" w:rsidP="00E500FB">
      <w:pPr>
        <w:pStyle w:val="ListParagraph"/>
        <w:widowControl w:val="0"/>
        <w:numPr>
          <w:ilvl w:val="0"/>
          <w:numId w:val="75"/>
        </w:numPr>
        <w:tabs>
          <w:tab w:val="num" w:pos="3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jc w:val="both"/>
        <w:textAlignment w:val="baseline"/>
        <w:rPr>
          <w:color w:val="000000" w:themeColor="text1"/>
        </w:rPr>
      </w:pPr>
      <w:r w:rsidRPr="00424939">
        <w:rPr>
          <w:color w:val="000000" w:themeColor="text1"/>
        </w:rPr>
        <w:t>Elective courses</w:t>
      </w:r>
      <w:r w:rsidR="00DE226F">
        <w:rPr>
          <w:color w:val="000000" w:themeColor="text1"/>
        </w:rPr>
        <w:t xml:space="preserve"> (when topic is appropriate)</w:t>
      </w:r>
      <w:r w:rsidRPr="00424939">
        <w:rPr>
          <w:color w:val="000000" w:themeColor="text1"/>
        </w:rPr>
        <w:t>:</w:t>
      </w:r>
    </w:p>
    <w:p w14:paraId="461569A6" w14:textId="4BD73232" w:rsidR="00522687" w:rsidRPr="00424939" w:rsidRDefault="00DD74A0" w:rsidP="00522687">
      <w:pPr>
        <w:pStyle w:val="ListParagraph"/>
        <w:widowControl w:val="0"/>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hanging="180"/>
        <w:textAlignment w:val="baseline"/>
        <w:rPr>
          <w:color w:val="000000" w:themeColor="text1"/>
        </w:rPr>
      </w:pPr>
      <w:r>
        <w:rPr>
          <w:color w:val="000000" w:themeColor="text1"/>
        </w:rPr>
        <w:tab/>
      </w:r>
      <w:r w:rsidR="00DE226F">
        <w:rPr>
          <w:color w:val="000000" w:themeColor="text1"/>
        </w:rPr>
        <w:t>These courses can count toward the major or minor</w:t>
      </w:r>
      <w:r w:rsidR="00522687" w:rsidRPr="00424939">
        <w:rPr>
          <w:color w:val="000000" w:themeColor="text1"/>
        </w:rPr>
        <w:t xml:space="preserve"> as determined by the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r w:rsidR="00522687" w:rsidRPr="00424939">
        <w:rPr>
          <w:color w:val="000000" w:themeColor="text1"/>
        </w:rPr>
        <w:t xml:space="preserve"> administrative coordinator. </w:t>
      </w:r>
    </w:p>
    <w:p w14:paraId="5A4A3975" w14:textId="7D6C4A28"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ARH-297 Topics in Art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U.S. Pluralism </w:t>
      </w:r>
    </w:p>
    <w:p w14:paraId="3E65EBAC" w14:textId="3488D88B"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COM-157 Intro to Media Analysis (WE)</w:t>
      </w:r>
    </w:p>
    <w:p w14:paraId="00E81EC6" w14:textId="5AFCA1FB" w:rsidR="00BA7C56"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COM-161 Visual Rhetoric</w:t>
      </w:r>
    </w:p>
    <w:p w14:paraId="28DF0DBA" w14:textId="5B18F439" w:rsidR="00BA7C56" w:rsidRPr="00424939" w:rsidRDefault="00BA7C56"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COM-361 Communication &amp; Social Change</w:t>
      </w:r>
    </w:p>
    <w:p w14:paraId="6C8B3670" w14:textId="2E1D7661"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ENG-1</w:t>
      </w:r>
      <w:r w:rsidR="00C8072A" w:rsidRPr="00424939">
        <w:rPr>
          <w:color w:val="000000" w:themeColor="text1"/>
        </w:rPr>
        <w:t>0</w:t>
      </w:r>
      <w:r w:rsidRPr="00424939">
        <w:rPr>
          <w:color w:val="000000" w:themeColor="text1"/>
        </w:rPr>
        <w:t>7 Exploring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United States Pluralism  </w:t>
      </w:r>
    </w:p>
    <w:p w14:paraId="33B446F9" w14:textId="4F4BFD1F"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w:t>
      </w:r>
      <w:r w:rsidR="00C8072A" w:rsidRPr="00424939">
        <w:rPr>
          <w:color w:val="000000" w:themeColor="text1"/>
        </w:rPr>
        <w:t>207</w:t>
      </w:r>
      <w:r w:rsidRPr="00424939">
        <w:rPr>
          <w:color w:val="000000" w:themeColor="text1"/>
        </w:rPr>
        <w:t xml:space="preserve"> Gender</w:t>
      </w:r>
      <w:r w:rsidR="00EE56F6" w:rsidRPr="00424939">
        <w:rPr>
          <w:color w:val="000000" w:themeColor="text1"/>
        </w:rPr>
        <w:t xml:space="preserve"> and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00EE56F6" w:rsidRPr="00424939">
        <w:rPr>
          <w:color w:val="000000" w:themeColor="text1"/>
        </w:rPr>
        <w:t xml:space="preserve">: </w:t>
      </w:r>
      <w:r w:rsidRPr="00424939">
        <w:rPr>
          <w:color w:val="000000" w:themeColor="text1"/>
        </w:rPr>
        <w:t xml:space="preserve">United States </w:t>
      </w:r>
      <w:r w:rsidR="00341C53" w:rsidRPr="00424939">
        <w:rPr>
          <w:color w:val="000000" w:themeColor="text1"/>
        </w:rPr>
        <w:t>Pluralism (</w:t>
      </w:r>
      <w:r w:rsidR="00DC12CB">
        <w:rPr>
          <w:rFonts w:cs="Times New Roman"/>
          <w:color w:val="000000" w:themeColor="text1"/>
        </w:rPr>
        <w:t>WE)</w:t>
      </w:r>
    </w:p>
    <w:p w14:paraId="261381AB" w14:textId="5C22E6E7"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 xml:space="preserve">ENG-347 </w:t>
      </w:r>
      <w:r w:rsidR="001D17E0" w:rsidRPr="00424939">
        <w:rPr>
          <w:color w:val="000000" w:themeColor="text1"/>
        </w:rPr>
        <w:t>Studies in Modern or Contemporary American Literature</w:t>
      </w:r>
      <w:r w:rsidR="00556ACC">
        <w:rPr>
          <w:color w:val="000000" w:themeColor="text1"/>
        </w:rPr>
        <w:t xml:space="preserve"> </w:t>
      </w:r>
      <w:r w:rsidR="00556ACC">
        <w:rPr>
          <w:rFonts w:cs="Times New Roman"/>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p>
    <w:p w14:paraId="384A5191" w14:textId="5523F1FA"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ENG-</w:t>
      </w:r>
      <w:r w:rsidR="00C8072A" w:rsidRPr="00424939">
        <w:rPr>
          <w:color w:val="000000" w:themeColor="text1"/>
        </w:rPr>
        <w:t>394</w:t>
      </w:r>
      <w:r w:rsidRPr="00424939">
        <w:rPr>
          <w:color w:val="000000" w:themeColor="text1"/>
        </w:rPr>
        <w:t xml:space="preserve"> Directed </w:t>
      </w:r>
      <w:del w:id="7973" w:author="Summer 2023 updates" w:date="2024-07-31T13:42:00Z">
        <w:r w:rsidRPr="00424939">
          <w:rPr>
            <w:color w:val="000000" w:themeColor="text1"/>
          </w:rPr>
          <w:delText>Studies</w:delText>
        </w:r>
      </w:del>
      <w:ins w:id="7974" w:author="Summer 2023 updates" w:date="2024-07-31T13:42:00Z">
        <w:r w:rsidR="00717C77">
          <w:rPr>
            <w:color w:val="000000" w:themeColor="text1"/>
          </w:rPr>
          <w:t>Learning</w:t>
        </w:r>
      </w:ins>
      <w:r w:rsidR="00717C77" w:rsidRPr="00424939">
        <w:rPr>
          <w:color w:val="000000" w:themeColor="text1"/>
        </w:rPr>
        <w:t xml:space="preserve"> </w:t>
      </w:r>
      <w:r w:rsidRPr="00424939">
        <w:rPr>
          <w:color w:val="000000" w:themeColor="text1"/>
        </w:rPr>
        <w:t>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D37EFC">
        <w:rPr>
          <w:color w:val="000000" w:themeColor="text1"/>
        </w:rPr>
        <w:t>(WE)</w:t>
      </w:r>
      <w:r w:rsidRPr="00424939">
        <w:rPr>
          <w:color w:val="000000" w:themeColor="text1"/>
        </w:rPr>
        <w:t xml:space="preserve"> </w:t>
      </w:r>
    </w:p>
    <w:p w14:paraId="1627F7DA" w14:textId="4993A9BD"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AC11D3" w:rsidRPr="00424939">
        <w:rPr>
          <w:color w:val="000000" w:themeColor="text1"/>
        </w:rPr>
        <w:t>297</w:t>
      </w:r>
      <w:r w:rsidRPr="00424939">
        <w:rPr>
          <w:color w:val="000000" w:themeColor="text1"/>
        </w:rPr>
        <w:t xml:space="preserve"> Women in America </w:t>
      </w:r>
      <w:r w:rsidR="008060E3">
        <w:rPr>
          <w:color w:val="000000" w:themeColor="text1"/>
        </w:rPr>
        <w:t>(WE)</w:t>
      </w:r>
    </w:p>
    <w:p w14:paraId="340AD915" w14:textId="45CD9F1F" w:rsidR="0090102E" w:rsidRPr="00424939" w:rsidRDefault="0090102E" w:rsidP="0090102E">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HIS-444 Independent Study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color w:val="000000" w:themeColor="text1"/>
        </w:rPr>
        <w:fldChar w:fldCharType="end"/>
      </w:r>
      <w:r w:rsidR="008060E3">
        <w:rPr>
          <w:color w:val="000000" w:themeColor="text1"/>
        </w:rPr>
        <w:t xml:space="preserve"> (WE)</w:t>
      </w:r>
    </w:p>
    <w:p w14:paraId="165C2750" w14:textId="0BF80F41"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C8072A" w:rsidRPr="00424939">
        <w:rPr>
          <w:color w:val="000000" w:themeColor="text1"/>
        </w:rPr>
        <w:t>472</w:t>
      </w:r>
      <w:r w:rsidRPr="00424939">
        <w:rPr>
          <w:color w:val="000000" w:themeColor="text1"/>
        </w:rPr>
        <w:t xml:space="preserve"> Seminar in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008060E3">
        <w:rPr>
          <w:color w:val="000000" w:themeColor="text1"/>
        </w:rPr>
        <w:t xml:space="preserve"> I (WE)</w:t>
      </w:r>
    </w:p>
    <w:p w14:paraId="685CD59E" w14:textId="09052158"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HIS-</w:t>
      </w:r>
      <w:r w:rsidR="00C8072A" w:rsidRPr="00424939">
        <w:rPr>
          <w:color w:val="000000" w:themeColor="text1"/>
        </w:rPr>
        <w:t>473</w:t>
      </w:r>
      <w:r w:rsidRPr="00424939">
        <w:rPr>
          <w:color w:val="000000" w:themeColor="text1"/>
        </w:rPr>
        <w:t xml:space="preserve"> Seminar in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008060E3">
        <w:rPr>
          <w:color w:val="000000" w:themeColor="text1"/>
        </w:rPr>
        <w:t xml:space="preserve"> II (WE)</w:t>
      </w:r>
    </w:p>
    <w:p w14:paraId="4B0D20DD" w14:textId="56697EBF" w:rsidR="00522687" w:rsidRPr="00424939"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sidRPr="00424939">
        <w:rPr>
          <w:color w:val="000000" w:themeColor="text1"/>
        </w:rPr>
        <w:t>SOC-237 Topics in Sociology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United States Pluralism  </w:t>
      </w:r>
    </w:p>
    <w:p w14:paraId="4B159A36" w14:textId="2134FF2F" w:rsidR="00522687" w:rsidRDefault="00522687"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rFonts w:cs="Times New Roman"/>
          <w:color w:val="000000" w:themeColor="text1"/>
        </w:rPr>
      </w:pPr>
      <w:r w:rsidRPr="00424939">
        <w:rPr>
          <w:color w:val="000000" w:themeColor="text1"/>
        </w:rPr>
        <w:t>SOC-</w:t>
      </w:r>
      <w:r w:rsidR="00C8072A" w:rsidRPr="00424939">
        <w:rPr>
          <w:color w:val="000000" w:themeColor="text1"/>
        </w:rPr>
        <w:t>464</w:t>
      </w:r>
      <w:r w:rsidRPr="00424939">
        <w:rPr>
          <w:color w:val="000000" w:themeColor="text1"/>
        </w:rPr>
        <w:t xml:space="preserve"> Capstone Seminar in Sociology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EE626E">
        <w:rPr>
          <w:rFonts w:cs="Times New Roman"/>
          <w:color w:val="000000" w:themeColor="text1"/>
        </w:rPr>
        <w:t>(WE)</w:t>
      </w:r>
    </w:p>
    <w:p w14:paraId="092E82E6" w14:textId="1136844A" w:rsidR="00E92BE1" w:rsidRPr="00424939" w:rsidRDefault="00E92BE1" w:rsidP="00522687">
      <w:pPr>
        <w:tabs>
          <w:tab w:val="num"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after="0"/>
        <w:ind w:left="720" w:hanging="360"/>
        <w:rPr>
          <w:color w:val="000000" w:themeColor="text1"/>
        </w:rPr>
      </w:pPr>
      <w:r>
        <w:rPr>
          <w:color w:val="000000" w:themeColor="text1"/>
        </w:rPr>
        <w:t>THE-488 Special Topics in Theatre or Film: Diverse Western Perspectives</w:t>
      </w:r>
    </w:p>
    <w:p w14:paraId="16C9E628" w14:textId="48D1CDAB" w:rsidR="00522687" w:rsidRPr="00424939" w:rsidRDefault="00522687" w:rsidP="00E500FB">
      <w:pPr>
        <w:widowControl w:val="0"/>
        <w:numPr>
          <w:ilvl w:val="0"/>
          <w:numId w:val="53"/>
        </w:numPr>
        <w:tabs>
          <w:tab w:val="num" w:pos="-720"/>
        </w:tabs>
        <w:adjustRightInd w:val="0"/>
        <w:ind w:left="0" w:firstLine="0"/>
        <w:textAlignment w:val="baseline"/>
        <w:rPr>
          <w:color w:val="000000" w:themeColor="text1"/>
        </w:rPr>
      </w:pPr>
      <w:r w:rsidRPr="00424939">
        <w:rPr>
          <w:color w:val="000000" w:themeColor="text1"/>
        </w:rPr>
        <w:t>AAM-</w:t>
      </w:r>
      <w:r w:rsidR="00C8072A" w:rsidRPr="00424939">
        <w:rPr>
          <w:color w:val="000000" w:themeColor="text1"/>
        </w:rPr>
        <w:t xml:space="preserve">444 </w:t>
      </w:r>
      <w:r w:rsidRPr="00424939">
        <w:rPr>
          <w:color w:val="000000" w:themeColor="text1"/>
        </w:rPr>
        <w:t>Independent Study</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(completed during the senior year)</w:t>
      </w:r>
    </w:p>
    <w:p w14:paraId="5A8F4C85" w14:textId="0DEACD6D" w:rsidR="00522687" w:rsidRPr="00424939" w:rsidRDefault="00522687" w:rsidP="00137734">
      <w:pPr>
        <w:spacing w:before="120" w:after="0"/>
        <w:rPr>
          <w:rFonts w:cs="Times New Roman"/>
          <w:b/>
          <w:color w:val="000000" w:themeColor="text1"/>
        </w:rPr>
        <w:pPrChange w:id="7975" w:author="Summer 2023 updates" w:date="2024-07-31T13:42:00Z">
          <w:pPr/>
        </w:pPrChange>
      </w:pPr>
      <w:r w:rsidRPr="00424939">
        <w:rPr>
          <w:rFonts w:cs="Times New Roman"/>
          <w:b/>
          <w:color w:val="000000" w:themeColor="text1"/>
        </w:rPr>
        <w:t>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467768CD" w14:textId="0156DC42" w:rsidR="00522687" w:rsidRPr="00424939" w:rsidRDefault="00522687" w:rsidP="00E500FB">
      <w:pPr>
        <w:widowControl w:val="0"/>
        <w:numPr>
          <w:ilvl w:val="0"/>
          <w:numId w:val="54"/>
        </w:numPr>
        <w:tabs>
          <w:tab w:val="num" w:pos="-360"/>
        </w:tabs>
        <w:adjustRightInd w:val="0"/>
        <w:spacing w:after="0"/>
        <w:textAlignment w:val="baseline"/>
        <w:rPr>
          <w:color w:val="000000" w:themeColor="text1"/>
        </w:rPr>
      </w:pPr>
      <w:r w:rsidRPr="00424939">
        <w:rPr>
          <w:color w:val="000000" w:themeColor="text1"/>
        </w:rPr>
        <w:t>AAM-107 Introduction to African American Studies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color w:val="000000" w:themeColor="text1"/>
        </w:rPr>
        <w:fldChar w:fldCharType="end"/>
      </w:r>
    </w:p>
    <w:p w14:paraId="6DFC5C2F" w14:textId="4C209E9D" w:rsidR="00522687" w:rsidRPr="00424939" w:rsidRDefault="00522687" w:rsidP="00E500FB">
      <w:pPr>
        <w:widowControl w:val="0"/>
        <w:numPr>
          <w:ilvl w:val="0"/>
          <w:numId w:val="54"/>
        </w:numPr>
        <w:tabs>
          <w:tab w:val="num" w:pos="-360"/>
        </w:tabs>
        <w:adjustRightInd w:val="0"/>
        <w:spacing w:after="0"/>
        <w:textAlignment w:val="baseline"/>
        <w:rPr>
          <w:color w:val="000000" w:themeColor="text1"/>
        </w:rPr>
      </w:pPr>
      <w:r w:rsidRPr="00424939">
        <w:rPr>
          <w:color w:val="000000" w:themeColor="text1"/>
        </w:rPr>
        <w:t>AAM/ENG-</w:t>
      </w:r>
      <w:r w:rsidR="00033F78" w:rsidRPr="00424939">
        <w:rPr>
          <w:color w:val="000000" w:themeColor="text1"/>
        </w:rPr>
        <w:t>137</w:t>
      </w:r>
      <w:r w:rsidRPr="00424939">
        <w:rPr>
          <w:color w:val="000000" w:themeColor="text1"/>
        </w:rPr>
        <w:t xml:space="preserve"> African American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00DC12CB">
        <w:rPr>
          <w:rFonts w:cs="Times New Roman"/>
          <w:color w:val="000000" w:themeColor="text1"/>
        </w:rPr>
        <w:t>(WE)</w:t>
      </w:r>
    </w:p>
    <w:p w14:paraId="415361CF" w14:textId="3B562E3B" w:rsidR="00E92BE1" w:rsidRDefault="00057C2A" w:rsidP="00E500FB">
      <w:pPr>
        <w:widowControl w:val="0"/>
        <w:numPr>
          <w:ilvl w:val="0"/>
          <w:numId w:val="54"/>
        </w:numPr>
        <w:adjustRightInd w:val="0"/>
        <w:spacing w:after="0"/>
        <w:textAlignment w:val="baseline"/>
        <w:rPr>
          <w:color w:val="000000" w:themeColor="text1"/>
        </w:rPr>
      </w:pPr>
      <w:r>
        <w:rPr>
          <w:color w:val="000000" w:themeColor="text1"/>
        </w:rPr>
        <w:t>HIS-</w:t>
      </w:r>
      <w:r w:rsidR="00057701">
        <w:rPr>
          <w:color w:val="000000" w:themeColor="text1"/>
        </w:rPr>
        <w:t>347</w:t>
      </w:r>
      <w:r w:rsidR="00E92BE1">
        <w:rPr>
          <w:color w:val="000000" w:themeColor="text1"/>
        </w:rPr>
        <w:t xml:space="preserve"> African American History (WE)</w:t>
      </w:r>
    </w:p>
    <w:p w14:paraId="05695D81" w14:textId="77777777" w:rsidR="00522687" w:rsidRPr="00424939" w:rsidRDefault="00522687" w:rsidP="00E500FB">
      <w:pPr>
        <w:widowControl w:val="0"/>
        <w:numPr>
          <w:ilvl w:val="0"/>
          <w:numId w:val="54"/>
        </w:numPr>
        <w:tabs>
          <w:tab w:val="num" w:pos="-360"/>
        </w:tabs>
        <w:adjustRightInd w:val="0"/>
        <w:spacing w:after="0"/>
        <w:textAlignment w:val="baseline"/>
        <w:rPr>
          <w:color w:val="000000" w:themeColor="text1"/>
        </w:rPr>
      </w:pPr>
      <w:r w:rsidRPr="00424939">
        <w:rPr>
          <w:color w:val="000000" w:themeColor="text1"/>
          <w:u w:val="single"/>
        </w:rPr>
        <w:t xml:space="preserve">One </w:t>
      </w:r>
      <w:r w:rsidRPr="00424939">
        <w:rPr>
          <w:color w:val="000000" w:themeColor="text1"/>
        </w:rPr>
        <w:t>of the following:</w:t>
      </w:r>
    </w:p>
    <w:p w14:paraId="3634DD07" w14:textId="08472F0C" w:rsidR="00522687" w:rsidRPr="00424939" w:rsidRDefault="00522687" w:rsidP="00522687">
      <w:pPr>
        <w:widowControl w:val="0"/>
        <w:tabs>
          <w:tab w:val="num" w:pos="360"/>
        </w:tabs>
        <w:adjustRightInd w:val="0"/>
        <w:spacing w:after="0"/>
        <w:ind w:left="360"/>
        <w:textAlignment w:val="baseline"/>
        <w:rPr>
          <w:color w:val="000000" w:themeColor="text1"/>
        </w:rPr>
      </w:pPr>
      <w:r w:rsidRPr="00424939">
        <w:rPr>
          <w:color w:val="000000" w:themeColor="text1"/>
        </w:rPr>
        <w:t>HIS-145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to 1865 </w:t>
      </w:r>
    </w:p>
    <w:p w14:paraId="2510341B" w14:textId="3E4D3A68" w:rsidR="00522687" w:rsidRPr="00424939" w:rsidRDefault="00522687" w:rsidP="00522687">
      <w:pPr>
        <w:widowControl w:val="0"/>
        <w:tabs>
          <w:tab w:val="num" w:pos="360"/>
        </w:tabs>
        <w:adjustRightInd w:val="0"/>
        <w:spacing w:after="0"/>
        <w:ind w:left="360"/>
        <w:textAlignment w:val="baseline"/>
        <w:rPr>
          <w:color w:val="000000" w:themeColor="text1"/>
        </w:rPr>
      </w:pPr>
      <w:r w:rsidRPr="00424939">
        <w:rPr>
          <w:color w:val="000000" w:themeColor="text1"/>
        </w:rPr>
        <w:t>HIS-155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the United States Since 1865</w:t>
      </w:r>
    </w:p>
    <w:p w14:paraId="49F729EE" w14:textId="1D674E1F" w:rsidR="00522687" w:rsidRPr="00424939" w:rsidRDefault="00E92BE1" w:rsidP="00E92BE1">
      <w:pPr>
        <w:widowControl w:val="0"/>
        <w:tabs>
          <w:tab w:val="num" w:pos="360"/>
        </w:tabs>
        <w:adjustRightInd w:val="0"/>
        <w:spacing w:after="0"/>
        <w:ind w:left="360"/>
        <w:textAlignment w:val="baseline"/>
        <w:rPr>
          <w:color w:val="000000" w:themeColor="text1"/>
        </w:rPr>
      </w:pPr>
      <w:r>
        <w:rPr>
          <w:color w:val="000000" w:themeColor="text1"/>
        </w:rPr>
        <w:t xml:space="preserve">HIS-227 The American Civil War </w:t>
      </w:r>
    </w:p>
    <w:p w14:paraId="3D3D3887" w14:textId="37941808" w:rsidR="00E43D74" w:rsidRPr="00865A90" w:rsidRDefault="00522687" w:rsidP="00E500FB">
      <w:pPr>
        <w:widowControl w:val="0"/>
        <w:numPr>
          <w:ilvl w:val="0"/>
          <w:numId w:val="54"/>
        </w:numPr>
        <w:adjustRightInd w:val="0"/>
        <w:spacing w:after="120"/>
        <w:textAlignment w:val="baseline"/>
        <w:rPr>
          <w:color w:val="000000" w:themeColor="text1"/>
        </w:rPr>
      </w:pPr>
      <w:r w:rsidRPr="00424939">
        <w:rPr>
          <w:color w:val="000000" w:themeColor="text1"/>
          <w:u w:val="single"/>
        </w:rPr>
        <w:t>Two</w:t>
      </w:r>
      <w:r w:rsidRPr="00424939">
        <w:rPr>
          <w:color w:val="000000" w:themeColor="text1"/>
        </w:rPr>
        <w:t xml:space="preserve"> additional courses from either list </w:t>
      </w:r>
      <w:r w:rsidR="00E92BE1">
        <w:rPr>
          <w:color w:val="000000" w:themeColor="text1"/>
        </w:rPr>
        <w:t>5</w:t>
      </w:r>
      <w:r w:rsidRPr="00424939">
        <w:rPr>
          <w:color w:val="000000" w:themeColor="text1"/>
        </w:rPr>
        <w:t>a or</w:t>
      </w:r>
      <w:r w:rsidR="00E92BE1">
        <w:rPr>
          <w:color w:val="000000" w:themeColor="text1"/>
        </w:rPr>
        <w:t>, when appropriate, 5</w:t>
      </w:r>
      <w:r w:rsidRPr="00424939">
        <w:rPr>
          <w:color w:val="000000" w:themeColor="text1"/>
        </w:rPr>
        <w:t xml:space="preserve">b </w:t>
      </w:r>
      <w:r w:rsidR="00E92BE1">
        <w:rPr>
          <w:color w:val="000000" w:themeColor="text1"/>
        </w:rPr>
        <w:t xml:space="preserve">as listed </w:t>
      </w:r>
      <w:r w:rsidRPr="00424939">
        <w:rPr>
          <w:color w:val="000000" w:themeColor="text1"/>
        </w:rPr>
        <w:t xml:space="preserve">above for the major </w:t>
      </w:r>
    </w:p>
    <w:p w14:paraId="77EA41D5" w14:textId="6256477D" w:rsidR="00522687" w:rsidRPr="00424939" w:rsidRDefault="00522687" w:rsidP="00137734">
      <w:pPr>
        <w:spacing w:before="120" w:after="0"/>
        <w:rPr>
          <w:rFonts w:cs="Times New Roman"/>
          <w:b/>
          <w:smallCaps/>
          <w:color w:val="000000" w:themeColor="text1"/>
        </w:rPr>
        <w:pPrChange w:id="7976" w:author="Summer 2023 updates" w:date="2024-07-31T13:42:00Z">
          <w:pPr>
            <w:spacing w:after="0"/>
          </w:pPr>
        </w:pPrChange>
      </w:pPr>
      <w:r w:rsidRPr="00424939">
        <w:rPr>
          <w:rFonts w:cs="Times New Roman"/>
          <w:b/>
          <w:smallCaps/>
          <w:color w:val="000000" w:themeColor="text1"/>
        </w:rPr>
        <w:t xml:space="preserve">courses in </w:t>
      </w:r>
      <w:r w:rsidR="00760DCD" w:rsidRPr="00424939">
        <w:rPr>
          <w:rFonts w:cs="Times New Roman"/>
          <w:b/>
          <w:smallCaps/>
          <w:color w:val="000000" w:themeColor="text1"/>
        </w:rPr>
        <w:t>African</w:t>
      </w:r>
      <w:r w:rsidRPr="00424939">
        <w:rPr>
          <w:rFonts w:cs="Times New Roman"/>
          <w:b/>
          <w:smallCaps/>
          <w:color w:val="000000" w:themeColor="text1"/>
        </w:rPr>
        <w:t xml:space="preserve"> </w:t>
      </w:r>
      <w:r w:rsidR="00760DCD" w:rsidRPr="00424939">
        <w:rPr>
          <w:rFonts w:cs="Times New Roman"/>
          <w:b/>
          <w:smallCaps/>
          <w:color w:val="000000" w:themeColor="text1"/>
        </w:rPr>
        <w:t>American</w:t>
      </w:r>
      <w:r w:rsidRPr="00424939">
        <w:rPr>
          <w:rFonts w:cs="Times New Roman"/>
          <w:b/>
          <w:smallCaps/>
          <w:color w:val="000000" w:themeColor="text1"/>
        </w:rPr>
        <w:t xml:space="preserve"> studies </w:t>
      </w:r>
    </w:p>
    <w:p w14:paraId="70EC928B" w14:textId="1EFC4219" w:rsidR="00522687" w:rsidRPr="00424939" w:rsidRDefault="00522687" w:rsidP="00137734">
      <w:pPr>
        <w:spacing w:before="40" w:after="0"/>
        <w:rPr>
          <w:rFonts w:cs="Times New Roman"/>
          <w:b/>
          <w:color w:val="000000" w:themeColor="text1"/>
        </w:rPr>
        <w:pPrChange w:id="7977" w:author="Summer 2023 updates" w:date="2024-07-31T13:42:00Z">
          <w:pPr>
            <w:spacing w:after="0"/>
          </w:pPr>
        </w:pPrChange>
      </w:pPr>
      <w:r w:rsidRPr="00424939">
        <w:rPr>
          <w:rFonts w:cs="Times New Roman"/>
          <w:b/>
          <w:color w:val="000000" w:themeColor="text1"/>
        </w:rPr>
        <w:t>AAM-107 Introduction to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EBEDC9A" w14:textId="3687C507" w:rsidR="00522687" w:rsidRPr="00424939" w:rsidRDefault="00522687" w:rsidP="00137734">
      <w:pPr>
        <w:rPr>
          <w:rPrChange w:id="7978" w:author="Summer 2023 updates" w:date="2024-07-31T13:42:00Z">
            <w:rPr>
              <w:color w:val="000000" w:themeColor="text1"/>
            </w:rPr>
          </w:rPrChange>
        </w:rPr>
      </w:pPr>
      <w:r w:rsidRPr="00424939">
        <w:rPr>
          <w:rPrChange w:id="7979" w:author="Summer 2023 updates" w:date="2024-07-31T13:42:00Z">
            <w:rPr>
              <w:color w:val="000000" w:themeColor="text1"/>
            </w:rPr>
          </w:rPrChange>
        </w:rPr>
        <w:t>What is African American culture, and what accounts for its cultural distinctions?  This course introduces students to the study of African American culture and the field of the African American Studies</w:t>
      </w:r>
      <w:r w:rsidR="00B8454E" w:rsidRPr="00424939">
        <w:rPr>
          <w:rPrChange w:id="7980" w:author="Summer 2023 updates" w:date="2024-07-31T13:42:00Z">
            <w:rPr>
              <w:color w:val="000000" w:themeColor="text1"/>
            </w:rPr>
          </w:rPrChange>
        </w:rPr>
        <w:fldChar w:fldCharType="begin"/>
      </w:r>
      <w:r w:rsidR="00B8454E" w:rsidRPr="00424939">
        <w:rPr>
          <w:rPrChange w:id="7981" w:author="Summer 2023 updates" w:date="2024-07-31T13:42:00Z">
            <w:rPr>
              <w:color w:val="000000" w:themeColor="text1"/>
            </w:rPr>
          </w:rPrChange>
        </w:rPr>
        <w:instrText xml:space="preserve"> XE "African American Studies" </w:instrText>
      </w:r>
      <w:r w:rsidR="00B8454E" w:rsidRPr="00424939">
        <w:rPr>
          <w:rPrChange w:id="7982" w:author="Summer 2023 updates" w:date="2024-07-31T13:42:00Z">
            <w:rPr>
              <w:color w:val="000000" w:themeColor="text1"/>
            </w:rPr>
          </w:rPrChange>
        </w:rPr>
        <w:fldChar w:fldCharType="end"/>
      </w:r>
      <w:r w:rsidRPr="00424939">
        <w:rPr>
          <w:rPrChange w:id="7983" w:author="Summer 2023 updates" w:date="2024-07-31T13:42:00Z">
            <w:rPr>
              <w:color w:val="000000" w:themeColor="text1"/>
            </w:rPr>
          </w:rPrChange>
        </w:rPr>
        <w:t xml:space="preserve">.  Through an interdisciplinary approach (literature, history, music, art, film) students examine central themes and key debates pertinent to African American culture and history from its beginning to the present.  </w:t>
      </w:r>
    </w:p>
    <w:p w14:paraId="3B21CE65" w14:textId="4A166824" w:rsidR="00522687" w:rsidRPr="00424939" w:rsidRDefault="00522687" w:rsidP="00137734">
      <w:pPr>
        <w:spacing w:before="40" w:after="0"/>
        <w:rPr>
          <w:rFonts w:cs="Times New Roman"/>
          <w:b/>
          <w:color w:val="000000" w:themeColor="text1"/>
        </w:rPr>
        <w:pPrChange w:id="7984" w:author="Summer 2023 updates" w:date="2024-07-31T13:42:00Z">
          <w:pPr>
            <w:spacing w:after="0"/>
          </w:pPr>
        </w:pPrChange>
      </w:pPr>
      <w:bookmarkStart w:id="7985" w:name="AAM137"/>
      <w:r w:rsidRPr="00424939">
        <w:rPr>
          <w:rFonts w:cs="Times New Roman"/>
          <w:b/>
          <w:color w:val="000000" w:themeColor="text1"/>
        </w:rPr>
        <w:t>AAM-</w:t>
      </w:r>
      <w:r w:rsidR="00033F78" w:rsidRPr="00424939">
        <w:rPr>
          <w:rFonts w:cs="Times New Roman"/>
          <w:b/>
          <w:color w:val="000000" w:themeColor="text1"/>
        </w:rPr>
        <w:t>137</w:t>
      </w:r>
      <w:bookmarkEnd w:id="7985"/>
      <w:r w:rsidRPr="00424939">
        <w:rPr>
          <w:rFonts w:cs="Times New Roman"/>
          <w:b/>
          <w:color w:val="000000" w:themeColor="text1"/>
        </w:rPr>
        <w:t xml:space="preserve">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ins w:id="7986" w:author="Summer 2023 updates" w:date="2024-07-31T13:42:00Z">
        <w:r w:rsidR="008D6A61">
          <w:rPr>
            <w:rFonts w:cs="Times New Roman"/>
            <w:b/>
            <w:color w:val="000000" w:themeColor="text1"/>
          </w:rPr>
          <w:t>(WE)</w:t>
        </w:r>
      </w:ins>
    </w:p>
    <w:p w14:paraId="1AF7D95A" w14:textId="75A8570B" w:rsidR="00522687" w:rsidRPr="00424939" w:rsidRDefault="00522687" w:rsidP="00137734">
      <w:pPr>
        <w:rPr>
          <w:rPrChange w:id="7987" w:author="Summer 2023 updates" w:date="2024-07-31T13:42:00Z">
            <w:rPr>
              <w:color w:val="000000" w:themeColor="text1"/>
            </w:rPr>
          </w:rPrChange>
        </w:rPr>
        <w:pPrChange w:id="7988" w:author="Summer 2023 updates" w:date="2024-07-31T13:42:00Z">
          <w:pPr>
            <w:spacing w:after="40"/>
          </w:pPr>
        </w:pPrChange>
      </w:pPr>
      <w:r w:rsidRPr="00424939">
        <w:rPr>
          <w:rPrChange w:id="7989" w:author="Summer 2023 updates" w:date="2024-07-31T13:42:00Z">
            <w:rPr>
              <w:color w:val="000000" w:themeColor="text1"/>
            </w:rPr>
          </w:rPrChange>
        </w:rPr>
        <w:t>See also English</w:t>
      </w:r>
      <w:r w:rsidR="00B8454E" w:rsidRPr="00424939">
        <w:rPr>
          <w:rPrChange w:id="7990" w:author="Summer 2023 updates" w:date="2024-07-31T13:42:00Z">
            <w:rPr>
              <w:color w:val="000000" w:themeColor="text1"/>
            </w:rPr>
          </w:rPrChange>
        </w:rPr>
        <w:fldChar w:fldCharType="begin"/>
      </w:r>
      <w:r w:rsidR="00B8454E" w:rsidRPr="00424939">
        <w:rPr>
          <w:rPrChange w:id="7991" w:author="Summer 2023 updates" w:date="2024-07-31T13:42:00Z">
            <w:rPr>
              <w:color w:val="000000" w:themeColor="text1"/>
            </w:rPr>
          </w:rPrChange>
        </w:rPr>
        <w:instrText xml:space="preserve"> XE "English" </w:instrText>
      </w:r>
      <w:r w:rsidR="00B8454E" w:rsidRPr="00424939">
        <w:rPr>
          <w:rPrChange w:id="7992" w:author="Summer 2023 updates" w:date="2024-07-31T13:42:00Z">
            <w:rPr>
              <w:color w:val="000000" w:themeColor="text1"/>
            </w:rPr>
          </w:rPrChange>
        </w:rPr>
        <w:fldChar w:fldCharType="end"/>
      </w:r>
      <w:r w:rsidRPr="00424939">
        <w:rPr>
          <w:rPrChange w:id="7993" w:author="Summer 2023 updates" w:date="2024-07-31T13:42:00Z">
            <w:rPr>
              <w:color w:val="000000" w:themeColor="text1"/>
            </w:rPr>
          </w:rPrChange>
        </w:rPr>
        <w:t xml:space="preserve"> (ENG-</w:t>
      </w:r>
      <w:r w:rsidR="00033F78" w:rsidRPr="00424939">
        <w:rPr>
          <w:rPrChange w:id="7994" w:author="Summer 2023 updates" w:date="2024-07-31T13:42:00Z">
            <w:rPr>
              <w:color w:val="000000" w:themeColor="text1"/>
            </w:rPr>
          </w:rPrChange>
        </w:rPr>
        <w:t>137</w:t>
      </w:r>
      <w:r w:rsidRPr="00424939">
        <w:rPr>
          <w:rPrChange w:id="7995" w:author="Summer 2023 updates" w:date="2024-07-31T13:42:00Z">
            <w:rPr>
              <w:color w:val="000000" w:themeColor="text1"/>
            </w:rPr>
          </w:rPrChange>
        </w:rPr>
        <w:t xml:space="preserve">), p. </w:t>
      </w:r>
      <w:r w:rsidR="006D7349" w:rsidRPr="00424939">
        <w:rPr>
          <w:rPrChange w:id="7996" w:author="Summer 2023 updates" w:date="2024-07-31T13:42:00Z">
            <w:rPr>
              <w:color w:val="000000" w:themeColor="text1"/>
            </w:rPr>
          </w:rPrChange>
        </w:rPr>
        <w:fldChar w:fldCharType="begin"/>
      </w:r>
      <w:r w:rsidR="006D7349" w:rsidRPr="00424939">
        <w:instrText xml:space="preserve"> PAGEREF ENG137 \h </w:instrText>
      </w:r>
      <w:r w:rsidR="006D7349" w:rsidRPr="00424939">
        <w:rPr>
          <w:rPrChange w:id="7997" w:author="Summer 2023 updates" w:date="2024-07-31T13:42:00Z">
            <w:rPr>
              <w:color w:val="000000" w:themeColor="text1"/>
            </w:rPr>
          </w:rPrChange>
        </w:rPr>
        <w:fldChar w:fldCharType="separate"/>
      </w:r>
      <w:r w:rsidR="00A74DA0">
        <w:rPr>
          <w:noProof/>
        </w:rPr>
        <w:t>128</w:t>
      </w:r>
      <w:r w:rsidR="006D7349" w:rsidRPr="00424939">
        <w:rPr>
          <w:rPrChange w:id="7998" w:author="Summer 2023 updates" w:date="2024-07-31T13:42:00Z">
            <w:rPr>
              <w:color w:val="000000" w:themeColor="text1"/>
            </w:rPr>
          </w:rPrChange>
        </w:rPr>
        <w:fldChar w:fldCharType="end"/>
      </w:r>
    </w:p>
    <w:p w14:paraId="315A1150" w14:textId="256045B2" w:rsidR="00522687" w:rsidRPr="00424939" w:rsidRDefault="00522687" w:rsidP="00137734">
      <w:pPr>
        <w:rPr>
          <w:rPrChange w:id="7999" w:author="Summer 2023 updates" w:date="2024-07-31T13:42:00Z">
            <w:rPr>
              <w:color w:val="000000" w:themeColor="text1"/>
            </w:rPr>
          </w:rPrChange>
        </w:rPr>
      </w:pPr>
      <w:r w:rsidRPr="00424939">
        <w:rPr>
          <w:rPrChange w:id="8000" w:author="Summer 2023 updates" w:date="2024-07-31T13:42:00Z">
            <w:rPr>
              <w:color w:val="000000" w:themeColor="text1"/>
            </w:rPr>
          </w:rPrChange>
        </w:rPr>
        <w:t>Reading and discussion of the writings of African Americans, with emphasis on the 20</w:t>
      </w:r>
      <w:r w:rsidRPr="00424939">
        <w:rPr>
          <w:vertAlign w:val="superscript"/>
          <w:rPrChange w:id="8001" w:author="Summer 2023 updates" w:date="2024-07-31T13:42:00Z">
            <w:rPr>
              <w:color w:val="000000" w:themeColor="text1"/>
              <w:vertAlign w:val="superscript"/>
            </w:rPr>
          </w:rPrChange>
        </w:rPr>
        <w:t>th</w:t>
      </w:r>
      <w:r w:rsidRPr="00424939">
        <w:rPr>
          <w:rPrChange w:id="8002" w:author="Summer 2023 updates" w:date="2024-07-31T13:42:00Z">
            <w:rPr>
              <w:color w:val="000000" w:themeColor="text1"/>
            </w:rPr>
          </w:rPrChange>
        </w:rPr>
        <w:t xml:space="preserve"> century. May include some relevant writings on African Americans by other groups. Study of the artistic values and of the social and cultural significance of these writings. May be taken more than once, with consent of African American Studies</w:t>
      </w:r>
      <w:r w:rsidR="00B8454E" w:rsidRPr="00424939">
        <w:rPr>
          <w:rPrChange w:id="8003" w:author="Summer 2023 updates" w:date="2024-07-31T13:42:00Z">
            <w:rPr>
              <w:color w:val="000000" w:themeColor="text1"/>
            </w:rPr>
          </w:rPrChange>
        </w:rPr>
        <w:fldChar w:fldCharType="begin"/>
      </w:r>
      <w:r w:rsidR="00B8454E" w:rsidRPr="00424939">
        <w:rPr>
          <w:rPrChange w:id="8004" w:author="Summer 2023 updates" w:date="2024-07-31T13:42:00Z">
            <w:rPr>
              <w:color w:val="000000" w:themeColor="text1"/>
            </w:rPr>
          </w:rPrChange>
        </w:rPr>
        <w:instrText xml:space="preserve"> XE "African American Studies" </w:instrText>
      </w:r>
      <w:r w:rsidR="00B8454E" w:rsidRPr="00424939">
        <w:rPr>
          <w:rPrChange w:id="8005" w:author="Summer 2023 updates" w:date="2024-07-31T13:42:00Z">
            <w:rPr>
              <w:color w:val="000000" w:themeColor="text1"/>
            </w:rPr>
          </w:rPrChange>
        </w:rPr>
        <w:fldChar w:fldCharType="end"/>
      </w:r>
      <w:r w:rsidRPr="00424939">
        <w:rPr>
          <w:rPrChange w:id="8006" w:author="Summer 2023 updates" w:date="2024-07-31T13:42:00Z">
            <w:rPr>
              <w:color w:val="000000" w:themeColor="text1"/>
            </w:rPr>
          </w:rPrChange>
        </w:rPr>
        <w:t xml:space="preserve"> administrative coordinator, provided the topics are substantially different.  </w:t>
      </w:r>
    </w:p>
    <w:p w14:paraId="465123E3" w14:textId="7E211605" w:rsidR="0042106A" w:rsidRPr="00424939" w:rsidRDefault="0042106A" w:rsidP="00137734">
      <w:pPr>
        <w:spacing w:before="40" w:after="0"/>
        <w:rPr>
          <w:rFonts w:cs="Times New Roman"/>
          <w:b/>
          <w:color w:val="000000" w:themeColor="text1"/>
        </w:rPr>
        <w:pPrChange w:id="8007" w:author="Summer 2023 updates" w:date="2024-07-31T13:42:00Z">
          <w:pPr>
            <w:spacing w:after="0"/>
          </w:pPr>
        </w:pPrChange>
      </w:pPr>
      <w:bookmarkStart w:id="8008" w:name="AAM367"/>
      <w:r w:rsidRPr="00424939">
        <w:rPr>
          <w:rFonts w:cs="Times New Roman"/>
          <w:b/>
          <w:color w:val="000000" w:themeColor="text1"/>
        </w:rPr>
        <w:t>AAM-</w:t>
      </w:r>
      <w:r>
        <w:rPr>
          <w:rFonts w:cs="Times New Roman"/>
          <w:b/>
          <w:color w:val="000000" w:themeColor="text1"/>
        </w:rPr>
        <w:t>21</w:t>
      </w:r>
      <w:r w:rsidRPr="00424939">
        <w:rPr>
          <w:rFonts w:cs="Times New Roman"/>
          <w:b/>
          <w:color w:val="000000" w:themeColor="text1"/>
        </w:rPr>
        <w:t xml:space="preserve">7 </w:t>
      </w:r>
      <w:r>
        <w:rPr>
          <w:rFonts w:cs="Times New Roman"/>
          <w:b/>
          <w:color w:val="000000" w:themeColor="text1"/>
        </w:rPr>
        <w:t>Sport and Black Culture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b/>
          <w:color w:val="000000" w:themeColor="text1"/>
        </w:rPr>
        <w:fldChar w:fldCharType="end"/>
      </w:r>
    </w:p>
    <w:p w14:paraId="31DA85CB" w14:textId="5F06E274" w:rsidR="0042106A" w:rsidRPr="0042106A" w:rsidRDefault="0042106A" w:rsidP="00137734">
      <w:pPr>
        <w:rPr>
          <w:color w:val="000000" w:themeColor="text1"/>
        </w:rPr>
      </w:pPr>
      <w:r w:rsidRPr="0042106A">
        <w:rPr>
          <w:rPrChange w:id="8009" w:author="Summer 2023 updates" w:date="2024-07-31T13:42:00Z">
            <w:rPr>
              <w:color w:val="000000"/>
            </w:rPr>
          </w:rPrChange>
        </w:rPr>
        <w:t xml:space="preserve">Examines through cultural analysis the complex relationships between sport and Black culture.  This course addresses the way sport has evolved from being merely a physical activity to a cultural expression in the Black community.  This course emphasizes the historical patterns and current conditions of </w:t>
      </w:r>
      <w:del w:id="8010" w:author="Summer 2023 updates" w:date="2024-07-31T13:42:00Z">
        <w:r w:rsidRPr="0042106A">
          <w:rPr>
            <w:rFonts w:eastAsia="Times New Roman" w:cs="Times New Roman"/>
            <w:color w:val="000000"/>
          </w:rPr>
          <w:delText>Blacks'</w:delText>
        </w:r>
      </w:del>
      <w:ins w:id="8011" w:author="Summer 2023 updates" w:date="2024-07-31T13:42:00Z">
        <w:r w:rsidR="00CD1C12" w:rsidRPr="0042106A">
          <w:t>Blacks</w:t>
        </w:r>
        <w:r w:rsidR="00CD1C12">
          <w:t>’</w:t>
        </w:r>
      </w:ins>
      <w:r w:rsidR="00CD1C12" w:rsidRPr="0042106A">
        <w:rPr>
          <w:rPrChange w:id="8012" w:author="Summer 2023 updates" w:date="2024-07-31T13:42:00Z">
            <w:rPr>
              <w:color w:val="000000"/>
            </w:rPr>
          </w:rPrChange>
        </w:rPr>
        <w:t xml:space="preserve"> </w:t>
      </w:r>
      <w:r w:rsidRPr="0042106A">
        <w:rPr>
          <w:rPrChange w:id="8013" w:author="Summer 2023 updates" w:date="2024-07-31T13:42:00Z">
            <w:rPr>
              <w:color w:val="000000"/>
            </w:rPr>
          </w:rPrChange>
        </w:rPr>
        <w:t>participation in sport through various articles, videos, and books.  The course also examines how many Black people have used sport as a means of resistance, survival, and social mobility. Students learn to analyze cultural expression, to understand race and its continuing impact in American life, and to understand how various sports pursuits by Black athletes are invested with multiple meanings. Major topics and themes covered include: the concept of race, Black culture, the historical presence of Black athletes in sport, their current impact, and their dominance in certain sports.</w:t>
      </w:r>
      <w:r w:rsidRPr="0042106A">
        <w:rPr>
          <w:color w:val="000000" w:themeColor="text1"/>
        </w:rPr>
        <w:t xml:space="preserve">  </w:t>
      </w:r>
    </w:p>
    <w:p w14:paraId="35CEC103" w14:textId="0470481A" w:rsidR="00EA53B4" w:rsidRPr="00424939" w:rsidRDefault="00EA53B4" w:rsidP="00137734">
      <w:pPr>
        <w:spacing w:before="40" w:after="0"/>
        <w:rPr>
          <w:rFonts w:cs="Times New Roman"/>
          <w:b/>
          <w:color w:val="000000" w:themeColor="text1"/>
        </w:rPr>
        <w:pPrChange w:id="8014" w:author="Summer 2023 updates" w:date="2024-07-31T13:42:00Z">
          <w:pPr>
            <w:spacing w:after="0"/>
          </w:pPr>
        </w:pPrChange>
      </w:pPr>
      <w:r w:rsidRPr="00424939">
        <w:rPr>
          <w:rFonts w:cs="Times New Roman"/>
          <w:b/>
          <w:color w:val="000000" w:themeColor="text1"/>
        </w:rPr>
        <w:t>AAM-</w:t>
      </w:r>
      <w:r>
        <w:rPr>
          <w:rFonts w:cs="Times New Roman"/>
          <w:b/>
          <w:color w:val="000000" w:themeColor="text1"/>
        </w:rPr>
        <w:t>22</w:t>
      </w:r>
      <w:r w:rsidRPr="00424939">
        <w:rPr>
          <w:rFonts w:cs="Times New Roman"/>
          <w:b/>
          <w:color w:val="000000" w:themeColor="text1"/>
        </w:rPr>
        <w:t xml:space="preserve">7 </w:t>
      </w:r>
      <w:r>
        <w:rPr>
          <w:rFonts w:cs="Times New Roman"/>
          <w:b/>
          <w:color w:val="000000" w:themeColor="text1"/>
        </w:rPr>
        <w:t>Blackness and Identity in America</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African American Studies</w:instrText>
      </w:r>
      <w:r w:rsidRPr="00424939">
        <w:rPr>
          <w:color w:val="000000" w:themeColor="text1"/>
        </w:rPr>
        <w:instrText xml:space="preserve">" </w:instrText>
      </w:r>
      <w:r w:rsidRPr="00424939">
        <w:rPr>
          <w:rFonts w:cs="Times New Roman"/>
          <w:b/>
          <w:color w:val="000000" w:themeColor="text1"/>
        </w:rPr>
        <w:fldChar w:fldCharType="end"/>
      </w:r>
    </w:p>
    <w:p w14:paraId="57CF5D91" w14:textId="361253E9" w:rsidR="00EA53B4" w:rsidRPr="0042106A" w:rsidRDefault="00EA53B4" w:rsidP="00137734">
      <w:pPr>
        <w:rPr>
          <w:color w:val="000000" w:themeColor="text1"/>
        </w:rPr>
      </w:pPr>
      <w:r>
        <w:rPr>
          <w:rPrChange w:id="8015" w:author="Summer 2023 updates" w:date="2024-07-31T13:42:00Z">
            <w:rPr>
              <w:color w:val="000000"/>
            </w:rPr>
          </w:rPrChange>
        </w:rPr>
        <w:t>Gathers</w:t>
      </w:r>
      <w:r w:rsidRPr="00EA53B4">
        <w:rPr>
          <w:rPrChange w:id="8016" w:author="Summer 2023 updates" w:date="2024-07-31T13:42:00Z">
            <w:rPr>
              <w:color w:val="000000"/>
            </w:rPr>
          </w:rPrChange>
        </w:rPr>
        <w:t xml:space="preserve"> a wide range of scholarship about race and identity to explore what race is, why it matters, racial dynamics in organizations, and how best to address them. Students will explore questions of identity, privilege, ethnicity, gender, and class. In this course, “race” is reviewed as a shorthand for the interconnected complexity of race, ethnicity, culture, and color, and will be carefully analyzed to distinguish among such terms and ideas. Students will critically analyze the social construct and the popular understandings of race and identity as reinforced through cultural institutions. Students will understand and evaluate the foundational concepts and theories of race and identity and synthesize their knowledge through research, presentation, and writing.</w:t>
      </w:r>
      <w:r w:rsidRPr="0042106A">
        <w:rPr>
          <w:color w:val="000000" w:themeColor="text1"/>
        </w:rPr>
        <w:t xml:space="preserve">  </w:t>
      </w:r>
    </w:p>
    <w:p w14:paraId="171D9101" w14:textId="7EDBD710" w:rsidR="0042106A" w:rsidRPr="00424939" w:rsidRDefault="0042106A" w:rsidP="00137734">
      <w:pPr>
        <w:spacing w:before="40" w:after="0"/>
        <w:rPr>
          <w:rFonts w:cs="Times New Roman"/>
          <w:b/>
          <w:color w:val="000000" w:themeColor="text1"/>
        </w:rPr>
        <w:pPrChange w:id="8017" w:author="Summer 2023 updates" w:date="2024-07-31T13:42:00Z">
          <w:pPr>
            <w:spacing w:after="0"/>
          </w:pPr>
        </w:pPrChange>
      </w:pPr>
      <w:r w:rsidRPr="00424939">
        <w:rPr>
          <w:rFonts w:cs="Times New Roman"/>
          <w:b/>
          <w:color w:val="000000" w:themeColor="text1"/>
        </w:rPr>
        <w:t>AAM-</w:t>
      </w:r>
      <w:r>
        <w:rPr>
          <w:rFonts w:cs="Times New Roman"/>
          <w:b/>
          <w:color w:val="000000" w:themeColor="text1"/>
        </w:rPr>
        <w:t>28</w:t>
      </w:r>
      <w:r w:rsidRPr="00424939">
        <w:rPr>
          <w:rFonts w:cs="Times New Roman"/>
          <w:b/>
          <w:color w:val="000000" w:themeColor="text1"/>
        </w:rPr>
        <w:t xml:space="preserve">7 </w:t>
      </w:r>
      <w:r>
        <w:rPr>
          <w:rFonts w:cs="Times New Roman"/>
          <w:b/>
          <w:color w:val="000000" w:themeColor="text1"/>
        </w:rPr>
        <w:t xml:space="preserve">Topics in African </w:t>
      </w:r>
      <w:r w:rsidRPr="00424939">
        <w:rPr>
          <w:rFonts w:cs="Times New Roman"/>
          <w:b/>
          <w:color w:val="000000" w:themeColor="text1"/>
        </w:rPr>
        <w:t xml:space="preserve">American </w:t>
      </w:r>
      <w:r>
        <w:rPr>
          <w:rFonts w:cs="Times New Roman"/>
          <w:b/>
          <w:color w:val="000000" w:themeColor="text1"/>
        </w:rPr>
        <w:t>Studies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5C4C6DDB" w14:textId="77777777" w:rsidR="0042106A" w:rsidRPr="00332BBE" w:rsidRDefault="0042106A" w:rsidP="00137734">
      <w:pPr>
        <w:rPr>
          <w:rFonts w:cs="Arial"/>
          <w:color w:val="222222"/>
        </w:rPr>
        <w:pPrChange w:id="8018" w:author="Summer 2023 updates" w:date="2024-07-31T13:42:00Z">
          <w:pPr>
            <w:shd w:val="clear" w:color="auto" w:fill="FFFFFF"/>
            <w:spacing w:after="100"/>
          </w:pPr>
        </w:pPrChange>
      </w:pPr>
      <w:r w:rsidRPr="00332BBE">
        <w:rPr>
          <w:rPrChange w:id="8019" w:author="Summer 2023 updates" w:date="2024-07-31T13:42:00Z">
            <w:rPr>
              <w:color w:val="000000"/>
            </w:rPr>
          </w:rPrChange>
        </w:rPr>
        <w:t>Examines an important theme or subject specific to African American experiences and culture. Content varies and is determined by the instructor. Students learn to understand African American experiences in context, to analyze texts and events from multiple disciplinary perspectives, and to write in clear, analytical prose. May be taken more than once for credit, provided the topics are substantially different.</w:t>
      </w:r>
    </w:p>
    <w:p w14:paraId="6756E5B4" w14:textId="5CCD87E3" w:rsidR="00522687" w:rsidRPr="00424939" w:rsidRDefault="00522687" w:rsidP="00137734">
      <w:pPr>
        <w:spacing w:before="40" w:after="0"/>
        <w:rPr>
          <w:rFonts w:cs="Times New Roman"/>
          <w:b/>
          <w:color w:val="000000" w:themeColor="text1"/>
        </w:rPr>
        <w:pPrChange w:id="8020" w:author="Summer 2023 updates" w:date="2024-07-31T13:42:00Z">
          <w:pPr>
            <w:spacing w:after="0"/>
          </w:pPr>
        </w:pPrChange>
      </w:pPr>
      <w:r w:rsidRPr="00424939">
        <w:rPr>
          <w:rFonts w:cs="Times New Roman"/>
          <w:b/>
          <w:color w:val="000000" w:themeColor="text1"/>
        </w:rPr>
        <w:t>AAM-</w:t>
      </w:r>
      <w:r w:rsidR="0015175C" w:rsidRPr="00424939">
        <w:rPr>
          <w:rFonts w:cs="Times New Roman"/>
          <w:b/>
          <w:color w:val="000000" w:themeColor="text1"/>
        </w:rPr>
        <w:t>367</w:t>
      </w:r>
      <w:bookmarkEnd w:id="8008"/>
      <w:r w:rsidRPr="00424939">
        <w:rPr>
          <w:rFonts w:cs="Times New Roman"/>
          <w:b/>
          <w:color w:val="000000" w:themeColor="text1"/>
        </w:rPr>
        <w:t xml:space="preserve"> </w:t>
      </w:r>
      <w:r w:rsidR="00B83CF9" w:rsidRPr="00424939">
        <w:rPr>
          <w:rFonts w:cs="Times New Roman"/>
          <w:b/>
          <w:color w:val="000000" w:themeColor="text1"/>
        </w:rPr>
        <w:t>Studies</w:t>
      </w:r>
      <w:r w:rsidRPr="00424939">
        <w:rPr>
          <w:rFonts w:cs="Times New Roman"/>
          <w:b/>
          <w:color w:val="000000" w:themeColor="text1"/>
        </w:rPr>
        <w:t xml:space="preserve"> in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B5CF57D" w14:textId="2A89C048" w:rsidR="003840B3" w:rsidRPr="00424939" w:rsidRDefault="00522687" w:rsidP="00137734">
      <w:pPr>
        <w:rPr>
          <w:rPrChange w:id="8021" w:author="Summer 2023 updates" w:date="2024-07-31T13:42:00Z">
            <w:rPr>
              <w:color w:val="000000" w:themeColor="text1"/>
            </w:rPr>
          </w:rPrChange>
        </w:rPr>
        <w:pPrChange w:id="8022" w:author="Summer 2023 updates" w:date="2024-07-31T13:42:00Z">
          <w:pPr>
            <w:spacing w:after="40"/>
          </w:pPr>
        </w:pPrChange>
      </w:pPr>
      <w:r w:rsidRPr="00424939">
        <w:rPr>
          <w:rPrChange w:id="8023" w:author="Summer 2023 updates" w:date="2024-07-31T13:42:00Z">
            <w:rPr>
              <w:color w:val="000000" w:themeColor="text1"/>
            </w:rPr>
          </w:rPrChange>
        </w:rPr>
        <w:t>See also English</w:t>
      </w:r>
      <w:r w:rsidR="00B8454E" w:rsidRPr="00424939">
        <w:rPr>
          <w:rPrChange w:id="8024" w:author="Summer 2023 updates" w:date="2024-07-31T13:42:00Z">
            <w:rPr>
              <w:color w:val="000000" w:themeColor="text1"/>
            </w:rPr>
          </w:rPrChange>
        </w:rPr>
        <w:fldChar w:fldCharType="begin"/>
      </w:r>
      <w:r w:rsidR="00B8454E" w:rsidRPr="00424939">
        <w:rPr>
          <w:rPrChange w:id="8025" w:author="Summer 2023 updates" w:date="2024-07-31T13:42:00Z">
            <w:rPr>
              <w:color w:val="000000" w:themeColor="text1"/>
            </w:rPr>
          </w:rPrChange>
        </w:rPr>
        <w:instrText xml:space="preserve"> XE "English" </w:instrText>
      </w:r>
      <w:r w:rsidR="00B8454E" w:rsidRPr="00424939">
        <w:rPr>
          <w:rPrChange w:id="8026" w:author="Summer 2023 updates" w:date="2024-07-31T13:42:00Z">
            <w:rPr>
              <w:color w:val="000000" w:themeColor="text1"/>
            </w:rPr>
          </w:rPrChange>
        </w:rPr>
        <w:fldChar w:fldCharType="end"/>
      </w:r>
      <w:r w:rsidRPr="00424939">
        <w:rPr>
          <w:rPrChange w:id="8027" w:author="Summer 2023 updates" w:date="2024-07-31T13:42:00Z">
            <w:rPr>
              <w:color w:val="000000" w:themeColor="text1"/>
            </w:rPr>
          </w:rPrChange>
        </w:rPr>
        <w:t xml:space="preserve"> (ENG-</w:t>
      </w:r>
      <w:r w:rsidR="0015175C" w:rsidRPr="00424939">
        <w:rPr>
          <w:rPrChange w:id="8028" w:author="Summer 2023 updates" w:date="2024-07-31T13:42:00Z">
            <w:rPr>
              <w:color w:val="000000" w:themeColor="text1"/>
            </w:rPr>
          </w:rPrChange>
        </w:rPr>
        <w:t>367</w:t>
      </w:r>
      <w:r w:rsidRPr="00424939">
        <w:rPr>
          <w:rPrChange w:id="8029" w:author="Summer 2023 updates" w:date="2024-07-31T13:42:00Z">
            <w:rPr>
              <w:color w:val="000000" w:themeColor="text1"/>
            </w:rPr>
          </w:rPrChange>
        </w:rPr>
        <w:t xml:space="preserve">), </w:t>
      </w:r>
      <w:r w:rsidR="008F363E" w:rsidRPr="00424939">
        <w:rPr>
          <w:rPrChange w:id="8030" w:author="Summer 2023 updates" w:date="2024-07-31T13:42:00Z">
            <w:rPr>
              <w:color w:val="000000" w:themeColor="text1"/>
            </w:rPr>
          </w:rPrChange>
        </w:rPr>
        <w:t xml:space="preserve">p. </w:t>
      </w:r>
      <w:r w:rsidR="006D7349" w:rsidRPr="00424939">
        <w:rPr>
          <w:rPrChange w:id="8031" w:author="Summer 2023 updates" w:date="2024-07-31T13:42:00Z">
            <w:rPr>
              <w:color w:val="000000" w:themeColor="text1"/>
            </w:rPr>
          </w:rPrChange>
        </w:rPr>
        <w:fldChar w:fldCharType="begin"/>
      </w:r>
      <w:r w:rsidR="006D7349" w:rsidRPr="00424939">
        <w:rPr>
          <w:rPrChange w:id="8032" w:author="Summer 2023 updates" w:date="2024-07-31T13:42:00Z">
            <w:rPr>
              <w:color w:val="000000" w:themeColor="text1"/>
            </w:rPr>
          </w:rPrChange>
        </w:rPr>
        <w:instrText xml:space="preserve"> PAGEREF ENG367 \h </w:instrText>
      </w:r>
      <w:r w:rsidR="006D7349" w:rsidRPr="00424939">
        <w:rPr>
          <w:rPrChange w:id="8033" w:author="Summer 2023 updates" w:date="2024-07-31T13:42:00Z">
            <w:rPr>
              <w:color w:val="000000" w:themeColor="text1"/>
            </w:rPr>
          </w:rPrChange>
        </w:rPr>
      </w:r>
      <w:r w:rsidR="006D7349" w:rsidRPr="00424939">
        <w:rPr>
          <w:rPrChange w:id="8034" w:author="Summer 2023 updates" w:date="2024-07-31T13:42:00Z">
            <w:rPr>
              <w:color w:val="000000" w:themeColor="text1"/>
            </w:rPr>
          </w:rPrChange>
        </w:rPr>
        <w:fldChar w:fldCharType="separate"/>
      </w:r>
      <w:r w:rsidR="00A74DA0">
        <w:rPr>
          <w:noProof/>
        </w:rPr>
        <w:t>129</w:t>
      </w:r>
      <w:r w:rsidR="006D7349" w:rsidRPr="00424939">
        <w:rPr>
          <w:rPrChange w:id="8035" w:author="Summer 2023 updates" w:date="2024-07-31T13:42:00Z">
            <w:rPr>
              <w:color w:val="000000" w:themeColor="text1"/>
            </w:rPr>
          </w:rPrChange>
        </w:rPr>
        <w:fldChar w:fldCharType="end"/>
      </w:r>
    </w:p>
    <w:p w14:paraId="0A887650" w14:textId="38485DF0" w:rsidR="00522687" w:rsidRPr="00424939" w:rsidRDefault="00522687" w:rsidP="00137734">
      <w:pPr>
        <w:rPr>
          <w:rPrChange w:id="8036" w:author="Summer 2023 updates" w:date="2024-07-31T13:42:00Z">
            <w:rPr>
              <w:color w:val="000000" w:themeColor="text1"/>
            </w:rPr>
          </w:rPrChange>
        </w:rPr>
        <w:pPrChange w:id="8037" w:author="Summer 2023 updates" w:date="2024-07-31T13:42:00Z">
          <w:pPr>
            <w:spacing w:after="40"/>
          </w:pPr>
        </w:pPrChange>
      </w:pPr>
      <w:r w:rsidRPr="00424939">
        <w:rPr>
          <w:rPrChange w:id="8038" w:author="Summer 2023 updates" w:date="2024-07-31T13:42:00Z">
            <w:rPr>
              <w:color w:val="000000" w:themeColor="text1"/>
            </w:rPr>
          </w:rPrChange>
        </w:rPr>
        <w:t>Course focuses on specific literary genres or time periods and functions as an intermediate course between the introductory African American Literature</w:t>
      </w:r>
      <w:r w:rsidR="00B8454E" w:rsidRPr="00424939">
        <w:rPr>
          <w:rPrChange w:id="8039" w:author="Summer 2023 updates" w:date="2024-07-31T13:42:00Z">
            <w:rPr>
              <w:color w:val="000000" w:themeColor="text1"/>
            </w:rPr>
          </w:rPrChange>
        </w:rPr>
        <w:fldChar w:fldCharType="begin"/>
      </w:r>
      <w:r w:rsidR="00B8454E" w:rsidRPr="00424939">
        <w:rPr>
          <w:rPrChange w:id="8040" w:author="Summer 2023 updates" w:date="2024-07-31T13:42:00Z">
            <w:rPr>
              <w:color w:val="000000" w:themeColor="text1"/>
            </w:rPr>
          </w:rPrChange>
        </w:rPr>
        <w:instrText xml:space="preserve"> XE "Literature" </w:instrText>
      </w:r>
      <w:r w:rsidR="00B8454E" w:rsidRPr="00424939">
        <w:rPr>
          <w:rPrChange w:id="8041" w:author="Summer 2023 updates" w:date="2024-07-31T13:42:00Z">
            <w:rPr>
              <w:color w:val="000000" w:themeColor="text1"/>
            </w:rPr>
          </w:rPrChange>
        </w:rPr>
        <w:fldChar w:fldCharType="end"/>
      </w:r>
      <w:r w:rsidRPr="00424939">
        <w:rPr>
          <w:rPrChange w:id="8042" w:author="Summer 2023 updates" w:date="2024-07-31T13:42:00Z">
            <w:rPr>
              <w:color w:val="000000" w:themeColor="text1"/>
            </w:rPr>
          </w:rPrChange>
        </w:rPr>
        <w:t xml:space="preserve"> (AAM</w:t>
      </w:r>
      <w:r w:rsidR="00FB0FFE">
        <w:rPr>
          <w:rPrChange w:id="8043" w:author="Summer 2023 updates" w:date="2024-07-31T13:42:00Z">
            <w:rPr>
              <w:color w:val="000000" w:themeColor="text1"/>
            </w:rPr>
          </w:rPrChange>
        </w:rPr>
        <w:t>-</w:t>
      </w:r>
      <w:r w:rsidRPr="00424939">
        <w:rPr>
          <w:rPrChange w:id="8044" w:author="Summer 2023 updates" w:date="2024-07-31T13:42:00Z">
            <w:rPr>
              <w:color w:val="000000" w:themeColor="text1"/>
            </w:rPr>
          </w:rPrChange>
        </w:rPr>
        <w:t>/ENG-</w:t>
      </w:r>
      <w:r w:rsidR="00033F78" w:rsidRPr="00424939">
        <w:rPr>
          <w:rPrChange w:id="8045" w:author="Summer 2023 updates" w:date="2024-07-31T13:42:00Z">
            <w:rPr>
              <w:color w:val="000000" w:themeColor="text1"/>
            </w:rPr>
          </w:rPrChange>
        </w:rPr>
        <w:t>137</w:t>
      </w:r>
      <w:r w:rsidRPr="00424939">
        <w:rPr>
          <w:rPrChange w:id="8046" w:author="Summer 2023 updates" w:date="2024-07-31T13:42:00Z">
            <w:rPr>
              <w:color w:val="000000" w:themeColor="text1"/>
            </w:rPr>
          </w:rPrChange>
        </w:rPr>
        <w:t>) and the advanced English</w:t>
      </w:r>
      <w:r w:rsidR="00B8454E" w:rsidRPr="00424939">
        <w:rPr>
          <w:rPrChange w:id="8047" w:author="Summer 2023 updates" w:date="2024-07-31T13:42:00Z">
            <w:rPr>
              <w:color w:val="000000" w:themeColor="text1"/>
            </w:rPr>
          </w:rPrChange>
        </w:rPr>
        <w:fldChar w:fldCharType="begin"/>
      </w:r>
      <w:r w:rsidR="00B8454E" w:rsidRPr="00424939">
        <w:rPr>
          <w:rPrChange w:id="8048" w:author="Summer 2023 updates" w:date="2024-07-31T13:42:00Z">
            <w:rPr>
              <w:color w:val="000000" w:themeColor="text1"/>
            </w:rPr>
          </w:rPrChange>
        </w:rPr>
        <w:instrText xml:space="preserve"> XE "English" </w:instrText>
      </w:r>
      <w:r w:rsidR="00B8454E" w:rsidRPr="00424939">
        <w:rPr>
          <w:rPrChange w:id="8049" w:author="Summer 2023 updates" w:date="2024-07-31T13:42:00Z">
            <w:rPr>
              <w:color w:val="000000" w:themeColor="text1"/>
            </w:rPr>
          </w:rPrChange>
        </w:rPr>
        <w:fldChar w:fldCharType="end"/>
      </w:r>
      <w:r w:rsidRPr="00424939">
        <w:rPr>
          <w:rPrChange w:id="8050" w:author="Summer 2023 updates" w:date="2024-07-31T13:42:00Z">
            <w:rPr>
              <w:color w:val="000000" w:themeColor="text1"/>
            </w:rPr>
          </w:rPrChange>
        </w:rPr>
        <w:t xml:space="preserve"> seminar (particularly Seminar in Literature</w:t>
      </w:r>
      <w:r w:rsidR="00B83CF9" w:rsidRPr="00424939">
        <w:rPr>
          <w:rPrChange w:id="8051" w:author="Summer 2023 updates" w:date="2024-07-31T13:42:00Z">
            <w:rPr>
              <w:color w:val="000000" w:themeColor="text1"/>
            </w:rPr>
          </w:rPrChange>
        </w:rPr>
        <w:t>: United States Pluralism</w:t>
      </w:r>
      <w:r w:rsidR="00F20BA8" w:rsidRPr="00424939">
        <w:rPr>
          <w:rPrChange w:id="8052" w:author="Summer 2023 updates" w:date="2024-07-31T13:42:00Z">
            <w:rPr>
              <w:color w:val="000000" w:themeColor="text1"/>
            </w:rPr>
          </w:rPrChange>
        </w:rPr>
        <w:t xml:space="preserve"> (AAM</w:t>
      </w:r>
      <w:r w:rsidR="00FB0FFE">
        <w:rPr>
          <w:rPrChange w:id="8053" w:author="Summer 2023 updates" w:date="2024-07-31T13:42:00Z">
            <w:rPr>
              <w:color w:val="000000" w:themeColor="text1"/>
            </w:rPr>
          </w:rPrChange>
        </w:rPr>
        <w:t>-</w:t>
      </w:r>
      <w:r w:rsidR="00F20BA8" w:rsidRPr="00424939">
        <w:rPr>
          <w:rPrChange w:id="8054" w:author="Summer 2023 updates" w:date="2024-07-31T13:42:00Z">
            <w:rPr>
              <w:color w:val="000000" w:themeColor="text1"/>
            </w:rPr>
          </w:rPrChange>
        </w:rPr>
        <w:t>/ENG-</w:t>
      </w:r>
      <w:r w:rsidR="00033F78" w:rsidRPr="00424939">
        <w:rPr>
          <w:rPrChange w:id="8055" w:author="Summer 2023 updates" w:date="2024-07-31T13:42:00Z">
            <w:rPr>
              <w:color w:val="000000" w:themeColor="text1"/>
            </w:rPr>
          </w:rPrChange>
        </w:rPr>
        <w:t>467</w:t>
      </w:r>
      <w:r w:rsidRPr="00424939">
        <w:rPr>
          <w:rPrChange w:id="8056" w:author="Summer 2023 updates" w:date="2024-07-31T13:42:00Z">
            <w:rPr>
              <w:color w:val="000000" w:themeColor="text1"/>
            </w:rPr>
          </w:rPrChange>
        </w:rPr>
        <w:t xml:space="preserve">)).  Students read and discuss both primary and secondary sources in an effort to gain a fuller understanding and appreciation of the artistic values and of the social and cultural significance of these writings. Specific topics vary from year to year.  Possible topics include: African American Historical Fiction, African American Speculative Fiction, Literature of the Civil Rights Era, and the African American </w:t>
      </w:r>
      <w:r w:rsidRPr="00424939">
        <w:rPr>
          <w:i/>
          <w:rPrChange w:id="8057" w:author="Summer 2023 updates" w:date="2024-07-31T13:42:00Z">
            <w:rPr>
              <w:i/>
              <w:color w:val="000000" w:themeColor="text1"/>
            </w:rPr>
          </w:rPrChange>
        </w:rPr>
        <w:t>Bildungsroman</w:t>
      </w:r>
      <w:r w:rsidRPr="00424939">
        <w:rPr>
          <w:rPrChange w:id="8058" w:author="Summer 2023 updates" w:date="2024-07-31T13:42:00Z">
            <w:rPr>
              <w:color w:val="000000" w:themeColor="text1"/>
            </w:rPr>
          </w:rPrChange>
        </w:rPr>
        <w:t>.  May be taken more than once, with consent of African American Studies</w:t>
      </w:r>
      <w:r w:rsidR="00B8454E" w:rsidRPr="00424939">
        <w:rPr>
          <w:rPrChange w:id="8059" w:author="Summer 2023 updates" w:date="2024-07-31T13:42:00Z">
            <w:rPr>
              <w:color w:val="000000" w:themeColor="text1"/>
            </w:rPr>
          </w:rPrChange>
        </w:rPr>
        <w:fldChar w:fldCharType="begin"/>
      </w:r>
      <w:r w:rsidR="00B8454E" w:rsidRPr="00424939">
        <w:rPr>
          <w:rPrChange w:id="8060" w:author="Summer 2023 updates" w:date="2024-07-31T13:42:00Z">
            <w:rPr>
              <w:color w:val="000000" w:themeColor="text1"/>
            </w:rPr>
          </w:rPrChange>
        </w:rPr>
        <w:instrText xml:space="preserve"> XE "African American Studies" </w:instrText>
      </w:r>
      <w:r w:rsidR="00B8454E" w:rsidRPr="00424939">
        <w:rPr>
          <w:rPrChange w:id="8061" w:author="Summer 2023 updates" w:date="2024-07-31T13:42:00Z">
            <w:rPr>
              <w:color w:val="000000" w:themeColor="text1"/>
            </w:rPr>
          </w:rPrChange>
        </w:rPr>
        <w:fldChar w:fldCharType="end"/>
      </w:r>
      <w:r w:rsidRPr="00424939">
        <w:rPr>
          <w:rPrChange w:id="8062" w:author="Summer 2023 updates" w:date="2024-07-31T13:42:00Z">
            <w:rPr>
              <w:color w:val="000000" w:themeColor="text1"/>
            </w:rPr>
          </w:rPrChange>
        </w:rPr>
        <w:t xml:space="preserve"> administrative coordinator, provided the topics are substantially different. </w:t>
      </w:r>
      <w:r w:rsidRPr="00424939">
        <w:rPr>
          <w:u w:val="single"/>
          <w:rPrChange w:id="8063" w:author="Summer 2023 updates" w:date="2024-07-31T13:42:00Z">
            <w:rPr>
              <w:color w:val="000000" w:themeColor="text1"/>
              <w:u w:val="single"/>
            </w:rPr>
          </w:rPrChange>
        </w:rPr>
        <w:t>Prerequisite</w:t>
      </w:r>
      <w:r w:rsidRPr="00424939">
        <w:rPr>
          <w:rPrChange w:id="8064" w:author="Summer 2023 updates" w:date="2024-07-31T13:42:00Z">
            <w:rPr>
              <w:color w:val="000000" w:themeColor="text1"/>
            </w:rPr>
          </w:rPrChange>
        </w:rPr>
        <w:t xml:space="preserve">: </w:t>
      </w:r>
      <w:r w:rsidR="00F20BA8" w:rsidRPr="00424939">
        <w:rPr>
          <w:rPrChange w:id="8065" w:author="Summer 2023 updates" w:date="2024-07-31T13:42:00Z">
            <w:rPr>
              <w:color w:val="000000" w:themeColor="text1"/>
            </w:rPr>
          </w:rPrChange>
        </w:rPr>
        <w:t>Introduction to Literary Studies: The Art of Reading and Writing</w:t>
      </w:r>
      <w:r w:rsidR="00B76E1A" w:rsidRPr="00424939">
        <w:rPr>
          <w:rPrChange w:id="8066" w:author="Summer 2023 updates" w:date="2024-07-31T13:42:00Z">
            <w:rPr>
              <w:color w:val="000000" w:themeColor="text1"/>
            </w:rPr>
          </w:rPrChange>
        </w:rPr>
        <w:fldChar w:fldCharType="begin"/>
      </w:r>
      <w:r w:rsidR="00B76E1A" w:rsidRPr="00424939">
        <w:rPr>
          <w:rPrChange w:id="8067" w:author="Summer 2023 updates" w:date="2024-07-31T13:42:00Z">
            <w:rPr>
              <w:color w:val="000000" w:themeColor="text1"/>
            </w:rPr>
          </w:rPrChange>
        </w:rPr>
        <w:instrText xml:space="preserve"> XE "</w:instrText>
      </w:r>
      <w:r w:rsidR="00B76E1A" w:rsidRPr="00424939">
        <w:rPr>
          <w:b/>
          <w:smallCaps/>
          <w:rPrChange w:id="8068" w:author="Summer 2023 updates" w:date="2024-07-31T13:42:00Z">
            <w:rPr>
              <w:b/>
              <w:smallCaps/>
              <w:color w:val="000000" w:themeColor="text1"/>
            </w:rPr>
          </w:rPrChange>
        </w:rPr>
        <w:instrText>Writing</w:instrText>
      </w:r>
      <w:r w:rsidR="00B76E1A" w:rsidRPr="00424939">
        <w:rPr>
          <w:rPrChange w:id="8069" w:author="Summer 2023 updates" w:date="2024-07-31T13:42:00Z">
            <w:rPr>
              <w:color w:val="000000" w:themeColor="text1"/>
            </w:rPr>
          </w:rPrChange>
        </w:rPr>
        <w:instrText xml:space="preserve">" </w:instrText>
      </w:r>
      <w:r w:rsidR="00B76E1A" w:rsidRPr="00424939">
        <w:rPr>
          <w:rPrChange w:id="8070" w:author="Summer 2023 updates" w:date="2024-07-31T13:42:00Z">
            <w:rPr>
              <w:color w:val="000000" w:themeColor="text1"/>
            </w:rPr>
          </w:rPrChange>
        </w:rPr>
        <w:fldChar w:fldCharType="end"/>
      </w:r>
      <w:r w:rsidR="00F20BA8" w:rsidRPr="00424939">
        <w:rPr>
          <w:rPrChange w:id="8071" w:author="Summer 2023 updates" w:date="2024-07-31T13:42:00Z">
            <w:rPr>
              <w:color w:val="000000" w:themeColor="text1"/>
            </w:rPr>
          </w:rPrChange>
        </w:rPr>
        <w:t xml:space="preserve"> (ENG-1</w:t>
      </w:r>
      <w:r w:rsidR="00C67191">
        <w:rPr>
          <w:rPrChange w:id="8072" w:author="Summer 2023 updates" w:date="2024-07-31T13:42:00Z">
            <w:rPr>
              <w:color w:val="000000" w:themeColor="text1"/>
            </w:rPr>
          </w:rPrChange>
        </w:rPr>
        <w:t>11</w:t>
      </w:r>
      <w:r w:rsidR="00F20BA8" w:rsidRPr="00424939">
        <w:rPr>
          <w:rPrChange w:id="8073" w:author="Summer 2023 updates" w:date="2024-07-31T13:42:00Z">
            <w:rPr>
              <w:color w:val="000000" w:themeColor="text1"/>
            </w:rPr>
          </w:rPrChange>
        </w:rPr>
        <w:t>)</w:t>
      </w:r>
      <w:r w:rsidRPr="00424939">
        <w:rPr>
          <w:rPrChange w:id="8074" w:author="Summer 2023 updates" w:date="2024-07-31T13:42:00Z">
            <w:rPr>
              <w:color w:val="000000" w:themeColor="text1"/>
            </w:rPr>
          </w:rPrChange>
        </w:rPr>
        <w:t xml:space="preserve"> or consent of instructor. </w:t>
      </w:r>
    </w:p>
    <w:p w14:paraId="00732D5B" w14:textId="2752E800" w:rsidR="001E3893" w:rsidRPr="00424939" w:rsidRDefault="001E3893" w:rsidP="00137734">
      <w:pPr>
        <w:keepNext/>
        <w:spacing w:before="40" w:after="0"/>
        <w:rPr>
          <w:rFonts w:cs="Times New Roman"/>
          <w:b/>
          <w:color w:val="000000" w:themeColor="text1"/>
        </w:rPr>
        <w:pPrChange w:id="8075" w:author="Summer 2023 updates" w:date="2024-07-31T13:42:00Z">
          <w:pPr>
            <w:keepNext/>
            <w:spacing w:after="0"/>
          </w:pPr>
        </w:pPrChange>
      </w:pPr>
      <w:r w:rsidRPr="00424939">
        <w:rPr>
          <w:rFonts w:cs="Times New Roman"/>
          <w:b/>
          <w:color w:val="000000" w:themeColor="text1"/>
        </w:rPr>
        <w:t>AAM-</w:t>
      </w:r>
      <w:r>
        <w:rPr>
          <w:rFonts w:cs="Times New Roman"/>
          <w:b/>
          <w:color w:val="000000" w:themeColor="text1"/>
        </w:rPr>
        <w:t>38</w:t>
      </w:r>
      <w:r w:rsidRPr="00424939">
        <w:rPr>
          <w:rFonts w:cs="Times New Roman"/>
          <w:b/>
          <w:color w:val="000000" w:themeColor="text1"/>
        </w:rPr>
        <w:t xml:space="preserve">7 </w:t>
      </w:r>
      <w:r w:rsidR="00864A98">
        <w:rPr>
          <w:rFonts w:cs="Times New Roman"/>
          <w:b/>
          <w:color w:val="000000" w:themeColor="text1"/>
        </w:rPr>
        <w:t xml:space="preserve">Advanced Topics in African </w:t>
      </w:r>
      <w:r w:rsidRPr="00424939">
        <w:rPr>
          <w:rFonts w:cs="Times New Roman"/>
          <w:b/>
          <w:color w:val="000000" w:themeColor="text1"/>
        </w:rPr>
        <w:t xml:space="preserve">American </w:t>
      </w:r>
      <w:r w:rsidR="00864A98">
        <w:rPr>
          <w:rFonts w:cs="Times New Roman"/>
          <w:b/>
          <w:color w:val="000000" w:themeColor="text1"/>
        </w:rPr>
        <w:t>Studies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5154B57F" w14:textId="416F00BD" w:rsidR="001E3893" w:rsidRPr="00424939" w:rsidRDefault="00864A98" w:rsidP="00137734">
      <w:pPr>
        <w:rPr>
          <w:rPrChange w:id="8076" w:author="Summer 2023 updates" w:date="2024-07-31T13:42:00Z">
            <w:rPr>
              <w:color w:val="000000" w:themeColor="text1"/>
            </w:rPr>
          </w:rPrChange>
        </w:rPr>
        <w:pPrChange w:id="8077" w:author="Summer 2023 updates" w:date="2024-07-31T13:42:00Z">
          <w:pPr>
            <w:spacing w:after="40"/>
          </w:pPr>
        </w:pPrChange>
      </w:pPr>
      <w:r>
        <w:rPr>
          <w:rPrChange w:id="8078" w:author="Summer 2023 updates" w:date="2024-07-31T13:42:00Z">
            <w:rPr>
              <w:color w:val="000000" w:themeColor="text1"/>
            </w:rPr>
          </w:rPrChange>
        </w:rPr>
        <w:t xml:space="preserve">Examines an important theme or subject specific to African American experiences and culture. Content varies and is determined by the instructor. Students learn to understand African American experiences in context, to analyze texts and events from multiple disciplinary perspectives, and to write in clear, analytical prose. May be taken more than once for credit, provided the topics are substantially different. </w:t>
      </w:r>
      <w:r w:rsidR="001E3893" w:rsidRPr="00424939">
        <w:rPr>
          <w:u w:val="single"/>
          <w:rPrChange w:id="8079" w:author="Summer 2023 updates" w:date="2024-07-31T13:42:00Z">
            <w:rPr>
              <w:color w:val="000000" w:themeColor="text1"/>
              <w:u w:val="single"/>
            </w:rPr>
          </w:rPrChange>
        </w:rPr>
        <w:t>Prerequisite</w:t>
      </w:r>
      <w:r w:rsidR="001E3893" w:rsidRPr="00424939">
        <w:rPr>
          <w:rPrChange w:id="8080" w:author="Summer 2023 updates" w:date="2024-07-31T13:42:00Z">
            <w:rPr>
              <w:color w:val="000000" w:themeColor="text1"/>
            </w:rPr>
          </w:rPrChange>
        </w:rPr>
        <w:t xml:space="preserve">: Introduction to </w:t>
      </w:r>
      <w:r>
        <w:rPr>
          <w:rPrChange w:id="8081" w:author="Summer 2023 updates" w:date="2024-07-31T13:42:00Z">
            <w:rPr>
              <w:color w:val="000000" w:themeColor="text1"/>
            </w:rPr>
          </w:rPrChange>
        </w:rPr>
        <w:t>African American Studies (</w:t>
      </w:r>
      <w:r w:rsidR="001E3893" w:rsidRPr="00424939">
        <w:rPr>
          <w:rPrChange w:id="8082" w:author="Summer 2023 updates" w:date="2024-07-31T13:42:00Z">
            <w:rPr>
              <w:color w:val="000000" w:themeColor="text1"/>
            </w:rPr>
          </w:rPrChange>
        </w:rPr>
        <w:fldChar w:fldCharType="begin"/>
      </w:r>
      <w:r w:rsidR="001E3893" w:rsidRPr="00424939">
        <w:rPr>
          <w:rPrChange w:id="8083" w:author="Summer 2023 updates" w:date="2024-07-31T13:42:00Z">
            <w:rPr>
              <w:color w:val="000000" w:themeColor="text1"/>
            </w:rPr>
          </w:rPrChange>
        </w:rPr>
        <w:instrText xml:space="preserve"> XE "</w:instrText>
      </w:r>
      <w:r w:rsidR="001E3893" w:rsidRPr="00424939">
        <w:rPr>
          <w:b/>
          <w:smallCaps/>
          <w:rPrChange w:id="8084" w:author="Summer 2023 updates" w:date="2024-07-31T13:42:00Z">
            <w:rPr>
              <w:b/>
              <w:smallCaps/>
              <w:color w:val="000000" w:themeColor="text1"/>
            </w:rPr>
          </w:rPrChange>
        </w:rPr>
        <w:instrText>Writing</w:instrText>
      </w:r>
      <w:r w:rsidR="001E3893" w:rsidRPr="00424939">
        <w:rPr>
          <w:rPrChange w:id="8085" w:author="Summer 2023 updates" w:date="2024-07-31T13:42:00Z">
            <w:rPr>
              <w:color w:val="000000" w:themeColor="text1"/>
            </w:rPr>
          </w:rPrChange>
        </w:rPr>
        <w:instrText xml:space="preserve">" </w:instrText>
      </w:r>
      <w:r w:rsidR="001E3893" w:rsidRPr="00424939">
        <w:rPr>
          <w:rPrChange w:id="8086" w:author="Summer 2023 updates" w:date="2024-07-31T13:42:00Z">
            <w:rPr>
              <w:color w:val="000000" w:themeColor="text1"/>
            </w:rPr>
          </w:rPrChange>
        </w:rPr>
        <w:fldChar w:fldCharType="end"/>
      </w:r>
      <w:r>
        <w:rPr>
          <w:rPrChange w:id="8087" w:author="Summer 2023 updates" w:date="2024-07-31T13:42:00Z">
            <w:rPr>
              <w:color w:val="000000" w:themeColor="text1"/>
            </w:rPr>
          </w:rPrChange>
        </w:rPr>
        <w:t>AAM</w:t>
      </w:r>
      <w:r w:rsidR="001E3893" w:rsidRPr="00424939">
        <w:rPr>
          <w:rPrChange w:id="8088" w:author="Summer 2023 updates" w:date="2024-07-31T13:42:00Z">
            <w:rPr>
              <w:color w:val="000000" w:themeColor="text1"/>
            </w:rPr>
          </w:rPrChange>
        </w:rPr>
        <w:t>-10</w:t>
      </w:r>
      <w:r>
        <w:rPr>
          <w:rPrChange w:id="8089" w:author="Summer 2023 updates" w:date="2024-07-31T13:42:00Z">
            <w:rPr>
              <w:color w:val="000000" w:themeColor="text1"/>
            </w:rPr>
          </w:rPrChange>
        </w:rPr>
        <w:t>7</w:t>
      </w:r>
      <w:r w:rsidR="001E3893" w:rsidRPr="00424939">
        <w:rPr>
          <w:rPrChange w:id="8090" w:author="Summer 2023 updates" w:date="2024-07-31T13:42:00Z">
            <w:rPr>
              <w:color w:val="000000" w:themeColor="text1"/>
            </w:rPr>
          </w:rPrChange>
        </w:rPr>
        <w:t xml:space="preserve">) or consent of instructor. </w:t>
      </w:r>
    </w:p>
    <w:p w14:paraId="329D55BF" w14:textId="0A100F6E" w:rsidR="0090102E" w:rsidRPr="00424939" w:rsidRDefault="0090102E" w:rsidP="00137734">
      <w:pPr>
        <w:spacing w:before="40" w:after="0"/>
        <w:rPr>
          <w:rFonts w:cs="Times New Roman"/>
          <w:b/>
          <w:color w:val="000000" w:themeColor="text1"/>
        </w:rPr>
        <w:pPrChange w:id="8091" w:author="Summer 2023 updates" w:date="2024-07-31T13:42:00Z">
          <w:pPr>
            <w:spacing w:after="0"/>
          </w:pPr>
        </w:pPrChange>
      </w:pPr>
      <w:r w:rsidRPr="00424939">
        <w:rPr>
          <w:rFonts w:cs="Times New Roman"/>
          <w:b/>
          <w:color w:val="000000" w:themeColor="text1"/>
        </w:rPr>
        <w:t>AAM-444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28316C02" w14:textId="2E8F4ACF" w:rsidR="0090102E" w:rsidRPr="00424939" w:rsidRDefault="0090102E" w:rsidP="00137734">
      <w:pPr>
        <w:rPr>
          <w:rPrChange w:id="8092" w:author="Summer 2023 updates" w:date="2024-07-31T13:42:00Z">
            <w:rPr>
              <w:color w:val="000000" w:themeColor="text1"/>
            </w:rPr>
          </w:rPrChange>
        </w:rPr>
        <w:pPrChange w:id="8093" w:author="Summer 2023 updates" w:date="2024-07-31T13:42:00Z">
          <w:pPr>
            <w:spacing w:after="40"/>
          </w:pPr>
        </w:pPrChange>
      </w:pPr>
      <w:r w:rsidRPr="00424939">
        <w:rPr>
          <w:rPrChange w:id="8094" w:author="Summer 2023 updates" w:date="2024-07-31T13:42:00Z">
            <w:rPr>
              <w:color w:val="000000" w:themeColor="text1"/>
            </w:rPr>
          </w:rPrChange>
        </w:rPr>
        <w:t xml:space="preserve">Study of individually chosen research topics in African American studies under the direction of a faculty member in the area. May be taken for an X status grade with consent of instructor prior to registration. </w:t>
      </w:r>
      <w:r w:rsidRPr="00424939">
        <w:rPr>
          <w:u w:val="single"/>
          <w:rPrChange w:id="8095" w:author="Summer 2023 updates" w:date="2024-07-31T13:42:00Z">
            <w:rPr>
              <w:color w:val="000000" w:themeColor="text1"/>
              <w:u w:val="single"/>
            </w:rPr>
          </w:rPrChange>
        </w:rPr>
        <w:t>Prerequisites</w:t>
      </w:r>
      <w:r w:rsidRPr="00424939">
        <w:rPr>
          <w:rPrChange w:id="8096" w:author="Summer 2023 updates" w:date="2024-07-31T13:42:00Z">
            <w:rPr>
              <w:color w:val="000000" w:themeColor="text1"/>
            </w:rPr>
          </w:rPrChange>
        </w:rPr>
        <w:t>: Introduction to African American Studies</w:t>
      </w:r>
      <w:r w:rsidR="00B8454E" w:rsidRPr="00424939">
        <w:rPr>
          <w:rPrChange w:id="8097" w:author="Summer 2023 updates" w:date="2024-07-31T13:42:00Z">
            <w:rPr>
              <w:color w:val="000000" w:themeColor="text1"/>
            </w:rPr>
          </w:rPrChange>
        </w:rPr>
        <w:fldChar w:fldCharType="begin"/>
      </w:r>
      <w:r w:rsidR="00B8454E" w:rsidRPr="00424939">
        <w:rPr>
          <w:rPrChange w:id="8098" w:author="Summer 2023 updates" w:date="2024-07-31T13:42:00Z">
            <w:rPr>
              <w:color w:val="000000" w:themeColor="text1"/>
            </w:rPr>
          </w:rPrChange>
        </w:rPr>
        <w:instrText xml:space="preserve"> XE "African American Studies" </w:instrText>
      </w:r>
      <w:r w:rsidR="00B8454E" w:rsidRPr="00424939">
        <w:rPr>
          <w:rPrChange w:id="8099" w:author="Summer 2023 updates" w:date="2024-07-31T13:42:00Z">
            <w:rPr>
              <w:color w:val="000000" w:themeColor="text1"/>
            </w:rPr>
          </w:rPrChange>
        </w:rPr>
        <w:fldChar w:fldCharType="end"/>
      </w:r>
      <w:r w:rsidRPr="00424939">
        <w:rPr>
          <w:rPrChange w:id="8100" w:author="Summer 2023 updates" w:date="2024-07-31T13:42:00Z">
            <w:rPr>
              <w:color w:val="000000" w:themeColor="text1"/>
            </w:rPr>
          </w:rPrChange>
        </w:rPr>
        <w:t xml:space="preserve"> (AAM-107) or African American Literature</w:t>
      </w:r>
      <w:r w:rsidR="00B8454E" w:rsidRPr="00424939">
        <w:rPr>
          <w:rPrChange w:id="8101" w:author="Summer 2023 updates" w:date="2024-07-31T13:42:00Z">
            <w:rPr>
              <w:color w:val="000000" w:themeColor="text1"/>
            </w:rPr>
          </w:rPrChange>
        </w:rPr>
        <w:fldChar w:fldCharType="begin"/>
      </w:r>
      <w:r w:rsidR="00B8454E" w:rsidRPr="00424939">
        <w:rPr>
          <w:rPrChange w:id="8102" w:author="Summer 2023 updates" w:date="2024-07-31T13:42:00Z">
            <w:rPr>
              <w:color w:val="000000" w:themeColor="text1"/>
            </w:rPr>
          </w:rPrChange>
        </w:rPr>
        <w:instrText xml:space="preserve"> XE "Literature" </w:instrText>
      </w:r>
      <w:r w:rsidR="00B8454E" w:rsidRPr="00424939">
        <w:rPr>
          <w:rPrChange w:id="8103" w:author="Summer 2023 updates" w:date="2024-07-31T13:42:00Z">
            <w:rPr>
              <w:color w:val="000000" w:themeColor="text1"/>
            </w:rPr>
          </w:rPrChange>
        </w:rPr>
        <w:fldChar w:fldCharType="end"/>
      </w:r>
      <w:r w:rsidRPr="00424939">
        <w:rPr>
          <w:rPrChange w:id="8104" w:author="Summer 2023 updates" w:date="2024-07-31T13:42:00Z">
            <w:rPr>
              <w:color w:val="000000" w:themeColor="text1"/>
            </w:rPr>
          </w:rPrChange>
        </w:rPr>
        <w:t xml:space="preserve"> (AAM-137); consent of African American Studies</w:t>
      </w:r>
      <w:r w:rsidR="00B8454E" w:rsidRPr="00424939">
        <w:rPr>
          <w:rPrChange w:id="8105" w:author="Summer 2023 updates" w:date="2024-07-31T13:42:00Z">
            <w:rPr>
              <w:color w:val="000000" w:themeColor="text1"/>
            </w:rPr>
          </w:rPrChange>
        </w:rPr>
        <w:fldChar w:fldCharType="begin"/>
      </w:r>
      <w:r w:rsidR="00B8454E" w:rsidRPr="00424939">
        <w:rPr>
          <w:rPrChange w:id="8106" w:author="Summer 2023 updates" w:date="2024-07-31T13:42:00Z">
            <w:rPr>
              <w:color w:val="000000" w:themeColor="text1"/>
            </w:rPr>
          </w:rPrChange>
        </w:rPr>
        <w:instrText xml:space="preserve"> XE "American Studies" </w:instrText>
      </w:r>
      <w:r w:rsidR="00B8454E" w:rsidRPr="00424939">
        <w:rPr>
          <w:rPrChange w:id="8107" w:author="Summer 2023 updates" w:date="2024-07-31T13:42:00Z">
            <w:rPr>
              <w:color w:val="000000" w:themeColor="text1"/>
            </w:rPr>
          </w:rPrChange>
        </w:rPr>
        <w:fldChar w:fldCharType="end"/>
      </w:r>
      <w:r w:rsidRPr="00424939">
        <w:rPr>
          <w:rPrChange w:id="8108" w:author="Summer 2023 updates" w:date="2024-07-31T13:42:00Z">
            <w:rPr>
              <w:color w:val="000000" w:themeColor="text1"/>
            </w:rPr>
          </w:rPrChange>
        </w:rPr>
        <w:t xml:space="preserve"> administrative coordinator and submission of a written proposal for a project</w:t>
      </w:r>
      <w:r w:rsidR="00282E68" w:rsidRPr="00424939">
        <w:rPr>
          <w:rPrChange w:id="8109" w:author="Summer 2023 updates" w:date="2024-07-31T13:42:00Z">
            <w:rPr>
              <w:color w:val="000000" w:themeColor="text1"/>
            </w:rPr>
          </w:rPrChange>
        </w:rPr>
        <w:t>.</w:t>
      </w:r>
    </w:p>
    <w:p w14:paraId="302F8566" w14:textId="262A65CB" w:rsidR="00522687" w:rsidRPr="00424939" w:rsidRDefault="00522687" w:rsidP="00137734">
      <w:pPr>
        <w:spacing w:before="40" w:after="0"/>
        <w:rPr>
          <w:rFonts w:cs="Times New Roman"/>
          <w:b/>
          <w:color w:val="000000" w:themeColor="text1"/>
        </w:rPr>
        <w:pPrChange w:id="8110" w:author="Summer 2023 updates" w:date="2024-07-31T13:42:00Z">
          <w:pPr>
            <w:spacing w:after="0"/>
          </w:pPr>
        </w:pPrChange>
      </w:pPr>
      <w:r w:rsidRPr="00424939">
        <w:rPr>
          <w:rFonts w:cs="Times New Roman"/>
          <w:b/>
          <w:color w:val="000000" w:themeColor="text1"/>
        </w:rPr>
        <w:t>AAM-447</w:t>
      </w:r>
      <w:r w:rsidR="00B02FE4" w:rsidRPr="00424939">
        <w:rPr>
          <w:rFonts w:cs="Times New Roman"/>
          <w:b/>
          <w:color w:val="000000" w:themeColor="text1"/>
        </w:rPr>
        <w:t>/ -</w:t>
      </w:r>
      <w:r w:rsidRPr="00424939">
        <w:rPr>
          <w:rFonts w:cs="Times New Roman"/>
          <w:b/>
          <w:color w:val="000000" w:themeColor="text1"/>
        </w:rPr>
        <w:t xml:space="preserve">457 Directed </w:t>
      </w:r>
      <w:del w:id="8111" w:author="Summer 2023 updates" w:date="2024-07-31T13:42:00Z">
        <w:r w:rsidRPr="00424939">
          <w:rPr>
            <w:rFonts w:cs="Times New Roman"/>
            <w:b/>
            <w:color w:val="000000" w:themeColor="text1"/>
          </w:rPr>
          <w:delText>Studies</w:delText>
        </w:r>
      </w:del>
      <w:ins w:id="8112"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in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A1D6596" w14:textId="5365DDA8" w:rsidR="00522687" w:rsidRPr="00424939" w:rsidRDefault="00522687" w:rsidP="00137734">
      <w:pPr>
        <w:rPr>
          <w:rPrChange w:id="8113" w:author="Summer 2023 updates" w:date="2024-07-31T13:42:00Z">
            <w:rPr>
              <w:color w:val="000000" w:themeColor="text1"/>
            </w:rPr>
          </w:rPrChange>
        </w:rPr>
      </w:pPr>
      <w:r w:rsidRPr="00424939">
        <w:rPr>
          <w:rPrChange w:id="8114" w:author="Summer 2023 updates" w:date="2024-07-31T13:42:00Z">
            <w:rPr>
              <w:color w:val="000000" w:themeColor="text1"/>
            </w:rPr>
          </w:rPrChange>
        </w:rPr>
        <w:t xml:space="preserve">Study of selected topics and primary texts not available within the regular offerings. </w:t>
      </w:r>
      <w:r w:rsidRPr="00424939">
        <w:rPr>
          <w:u w:val="single"/>
          <w:rPrChange w:id="8115" w:author="Summer 2023 updates" w:date="2024-07-31T13:42:00Z">
            <w:rPr>
              <w:color w:val="000000" w:themeColor="text1"/>
              <w:u w:val="single"/>
            </w:rPr>
          </w:rPrChange>
        </w:rPr>
        <w:t>Prerequisite</w:t>
      </w:r>
      <w:r w:rsidR="00897BA1" w:rsidRPr="00424939">
        <w:rPr>
          <w:rPrChange w:id="8116" w:author="Summer 2023 updates" w:date="2024-07-31T13:42:00Z">
            <w:rPr>
              <w:color w:val="000000" w:themeColor="text1"/>
            </w:rPr>
          </w:rPrChange>
        </w:rPr>
        <w:t>:</w:t>
      </w:r>
      <w:r w:rsidRPr="00424939">
        <w:rPr>
          <w:rPrChange w:id="8117" w:author="Summer 2023 updates" w:date="2024-07-31T13:42:00Z">
            <w:rPr>
              <w:color w:val="000000" w:themeColor="text1"/>
            </w:rPr>
          </w:rPrChange>
        </w:rPr>
        <w:t xml:space="preserve"> two courses in African American studies. Registration by consent of instructor, after submission of a written project proposal. Conferences with instructor and papers are required. May be taken more than once for credit with consent of African American Studies</w:t>
      </w:r>
      <w:r w:rsidR="00B8454E" w:rsidRPr="00424939">
        <w:rPr>
          <w:rPrChange w:id="8118" w:author="Summer 2023 updates" w:date="2024-07-31T13:42:00Z">
            <w:rPr>
              <w:color w:val="000000" w:themeColor="text1"/>
            </w:rPr>
          </w:rPrChange>
        </w:rPr>
        <w:fldChar w:fldCharType="begin"/>
      </w:r>
      <w:r w:rsidR="00B8454E" w:rsidRPr="00424939">
        <w:rPr>
          <w:rPrChange w:id="8119" w:author="Summer 2023 updates" w:date="2024-07-31T13:42:00Z">
            <w:rPr>
              <w:color w:val="000000" w:themeColor="text1"/>
            </w:rPr>
          </w:rPrChange>
        </w:rPr>
        <w:instrText xml:space="preserve"> XE "African American Studies" </w:instrText>
      </w:r>
      <w:r w:rsidR="00B8454E" w:rsidRPr="00424939">
        <w:rPr>
          <w:rPrChange w:id="8120" w:author="Summer 2023 updates" w:date="2024-07-31T13:42:00Z">
            <w:rPr>
              <w:color w:val="000000" w:themeColor="text1"/>
            </w:rPr>
          </w:rPrChange>
        </w:rPr>
        <w:fldChar w:fldCharType="end"/>
      </w:r>
      <w:r w:rsidRPr="00424939">
        <w:rPr>
          <w:rPrChange w:id="8121" w:author="Summer 2023 updates" w:date="2024-07-31T13:42:00Z">
            <w:rPr>
              <w:color w:val="000000" w:themeColor="text1"/>
            </w:rPr>
          </w:rPrChange>
        </w:rPr>
        <w:t xml:space="preserve"> administrative coordinator. </w:t>
      </w:r>
    </w:p>
    <w:p w14:paraId="44CEE291" w14:textId="2C568B64" w:rsidR="00522687" w:rsidRPr="00424939" w:rsidRDefault="00522687" w:rsidP="00137734">
      <w:pPr>
        <w:spacing w:before="40" w:after="0"/>
        <w:rPr>
          <w:rFonts w:cs="Times New Roman"/>
          <w:b/>
          <w:color w:val="000000" w:themeColor="text1"/>
        </w:rPr>
        <w:pPrChange w:id="8122" w:author="Summer 2023 updates" w:date="2024-07-31T13:42:00Z">
          <w:pPr>
            <w:spacing w:after="0"/>
          </w:pPr>
        </w:pPrChange>
      </w:pPr>
      <w:r w:rsidRPr="00424939">
        <w:rPr>
          <w:rFonts w:cs="Times New Roman"/>
          <w:b/>
          <w:color w:val="000000" w:themeColor="text1"/>
        </w:rPr>
        <w:t>AAM-</w:t>
      </w:r>
      <w:r w:rsidR="00033F78" w:rsidRPr="00424939">
        <w:rPr>
          <w:rFonts w:cs="Times New Roman"/>
          <w:b/>
          <w:color w:val="000000" w:themeColor="text1"/>
        </w:rPr>
        <w:t>46</w:t>
      </w:r>
      <w:r w:rsidR="000B7128" w:rsidRPr="00424939">
        <w:rPr>
          <w:rFonts w:cs="Times New Roman"/>
          <w:b/>
          <w:color w:val="000000" w:themeColor="text1"/>
        </w:rPr>
        <w:t>7</w:t>
      </w:r>
      <w:r w:rsidRPr="00424939">
        <w:rPr>
          <w:rFonts w:cs="Times New Roman"/>
          <w:b/>
          <w:color w:val="000000" w:themeColor="text1"/>
        </w:rPr>
        <w:t xml:space="preserve"> Seminar in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71A9057" w14:textId="750B8C69" w:rsidR="00522687" w:rsidRPr="00424939" w:rsidRDefault="00522687" w:rsidP="00137734">
      <w:pPr>
        <w:rPr>
          <w:rPrChange w:id="8123" w:author="Summer 2023 updates" w:date="2024-07-31T13:42:00Z">
            <w:rPr>
              <w:color w:val="000000" w:themeColor="text1"/>
            </w:rPr>
          </w:rPrChange>
        </w:rPr>
      </w:pPr>
      <w:r w:rsidRPr="00424939">
        <w:rPr>
          <w:rPrChange w:id="8124" w:author="Summer 2023 updates" w:date="2024-07-31T13:42:00Z">
            <w:rPr>
              <w:color w:val="000000" w:themeColor="text1"/>
            </w:rPr>
          </w:rPrChange>
        </w:rPr>
        <w:t>Intensive study of selected works and subjects in African American literature. May be taken more than once, with consent of African American Studies</w:t>
      </w:r>
      <w:r w:rsidR="00B8454E" w:rsidRPr="00424939">
        <w:rPr>
          <w:rPrChange w:id="8125" w:author="Summer 2023 updates" w:date="2024-07-31T13:42:00Z">
            <w:rPr>
              <w:color w:val="000000" w:themeColor="text1"/>
            </w:rPr>
          </w:rPrChange>
        </w:rPr>
        <w:fldChar w:fldCharType="begin"/>
      </w:r>
      <w:r w:rsidR="00B8454E" w:rsidRPr="00424939">
        <w:rPr>
          <w:rPrChange w:id="8126" w:author="Summer 2023 updates" w:date="2024-07-31T13:42:00Z">
            <w:rPr>
              <w:color w:val="000000" w:themeColor="text1"/>
            </w:rPr>
          </w:rPrChange>
        </w:rPr>
        <w:instrText xml:space="preserve"> XE "African American Studies" </w:instrText>
      </w:r>
      <w:r w:rsidR="00B8454E" w:rsidRPr="00424939">
        <w:rPr>
          <w:rPrChange w:id="8127" w:author="Summer 2023 updates" w:date="2024-07-31T13:42:00Z">
            <w:rPr>
              <w:color w:val="000000" w:themeColor="text1"/>
            </w:rPr>
          </w:rPrChange>
        </w:rPr>
        <w:fldChar w:fldCharType="end"/>
      </w:r>
      <w:r w:rsidRPr="00424939">
        <w:rPr>
          <w:rPrChange w:id="8128" w:author="Summer 2023 updates" w:date="2024-07-31T13:42:00Z">
            <w:rPr>
              <w:color w:val="000000" w:themeColor="text1"/>
            </w:rPr>
          </w:rPrChange>
        </w:rPr>
        <w:t xml:space="preserve"> administrative coordinator, provided the topics are substantially different.  </w:t>
      </w:r>
      <w:r w:rsidRPr="00424939">
        <w:rPr>
          <w:u w:val="single"/>
          <w:rPrChange w:id="8129" w:author="Summer 2023 updates" w:date="2024-07-31T13:42:00Z">
            <w:rPr>
              <w:color w:val="000000" w:themeColor="text1"/>
              <w:u w:val="single"/>
            </w:rPr>
          </w:rPrChange>
        </w:rPr>
        <w:t>Prerequisites</w:t>
      </w:r>
      <w:r w:rsidR="00897BA1" w:rsidRPr="00424939">
        <w:rPr>
          <w:rPrChange w:id="8130" w:author="Summer 2023 updates" w:date="2024-07-31T13:42:00Z">
            <w:rPr>
              <w:color w:val="000000" w:themeColor="text1"/>
            </w:rPr>
          </w:rPrChange>
        </w:rPr>
        <w:t>:</w:t>
      </w:r>
      <w:r w:rsidRPr="00424939">
        <w:rPr>
          <w:rPrChange w:id="8131" w:author="Summer 2023 updates" w:date="2024-07-31T13:42:00Z">
            <w:rPr>
              <w:color w:val="000000" w:themeColor="text1"/>
            </w:rPr>
          </w:rPrChange>
        </w:rPr>
        <w:t xml:space="preserve"> junior standing and </w:t>
      </w:r>
      <w:r w:rsidR="00AC11C0" w:rsidRPr="00424939">
        <w:rPr>
          <w:sz w:val="23"/>
          <w:rPrChange w:id="8132" w:author="Summer 2023 updates" w:date="2024-07-31T13:42:00Z">
            <w:rPr>
              <w:color w:val="000000" w:themeColor="text1"/>
              <w:sz w:val="23"/>
            </w:rPr>
          </w:rPrChange>
        </w:rPr>
        <w:t>The Art of Literary Research</w:t>
      </w:r>
      <w:r w:rsidR="00E76C97">
        <w:rPr>
          <w:sz w:val="23"/>
          <w:rPrChange w:id="8133" w:author="Summer 2023 updates" w:date="2024-07-31T13:42:00Z">
            <w:rPr>
              <w:color w:val="000000" w:themeColor="text1"/>
              <w:sz w:val="23"/>
            </w:rPr>
          </w:rPrChange>
        </w:rPr>
        <w:t xml:space="preserve"> (WE)</w:t>
      </w:r>
      <w:r w:rsidR="00AC11C0" w:rsidRPr="00424939" w:rsidDel="00AC11C0">
        <w:rPr>
          <w:rPrChange w:id="8134" w:author="Summer 2023 updates" w:date="2024-07-31T13:42:00Z">
            <w:rPr>
              <w:color w:val="000000" w:themeColor="text1"/>
            </w:rPr>
          </w:rPrChange>
        </w:rPr>
        <w:t xml:space="preserve"> </w:t>
      </w:r>
      <w:r w:rsidRPr="00424939">
        <w:rPr>
          <w:rPrChange w:id="8135" w:author="Summer 2023 updates" w:date="2024-07-31T13:42:00Z">
            <w:rPr>
              <w:color w:val="000000" w:themeColor="text1"/>
            </w:rPr>
          </w:rPrChange>
        </w:rPr>
        <w:t>(ENG-</w:t>
      </w:r>
      <w:r w:rsidR="00AC11C0" w:rsidRPr="00424939">
        <w:rPr>
          <w:rPrChange w:id="8136" w:author="Summer 2023 updates" w:date="2024-07-31T13:42:00Z">
            <w:rPr>
              <w:color w:val="000000" w:themeColor="text1"/>
            </w:rPr>
          </w:rPrChange>
        </w:rPr>
        <w:t>301</w:t>
      </w:r>
      <w:r w:rsidRPr="00424939">
        <w:rPr>
          <w:rPrChange w:id="8137" w:author="Summer 2023 updates" w:date="2024-07-31T13:42:00Z">
            <w:rPr>
              <w:color w:val="000000" w:themeColor="text1"/>
            </w:rPr>
          </w:rPrChange>
        </w:rPr>
        <w:t xml:space="preserve">). </w:t>
      </w:r>
      <w:r w:rsidR="00033F78" w:rsidRPr="00424939">
        <w:rPr>
          <w:rPrChange w:id="8138" w:author="Summer 2023 updates" w:date="2024-07-31T13:42:00Z">
            <w:rPr>
              <w:color w:val="000000" w:themeColor="text1"/>
            </w:rPr>
          </w:rPrChange>
        </w:rPr>
        <w:t xml:space="preserve">May be </w:t>
      </w:r>
      <w:r w:rsidR="00B62387" w:rsidRPr="00424939">
        <w:rPr>
          <w:rPrChange w:id="8139" w:author="Summer 2023 updates" w:date="2024-07-31T13:42:00Z">
            <w:rPr>
              <w:color w:val="000000" w:themeColor="text1"/>
            </w:rPr>
          </w:rPrChange>
        </w:rPr>
        <w:t>taken more than once</w:t>
      </w:r>
      <w:r w:rsidR="00033F78" w:rsidRPr="00424939">
        <w:rPr>
          <w:rPrChange w:id="8140" w:author="Summer 2023 updates" w:date="2024-07-31T13:42:00Z">
            <w:rPr>
              <w:color w:val="000000" w:themeColor="text1"/>
            </w:rPr>
          </w:rPrChange>
        </w:rPr>
        <w:t>.</w:t>
      </w:r>
    </w:p>
    <w:p w14:paraId="145B0C1C" w14:textId="330449A2" w:rsidR="00522687" w:rsidRPr="00424939" w:rsidRDefault="00522687" w:rsidP="00137734">
      <w:pPr>
        <w:spacing w:before="40" w:after="0"/>
        <w:rPr>
          <w:rFonts w:cs="Times New Roman"/>
          <w:b/>
          <w:color w:val="000000" w:themeColor="text1"/>
        </w:rPr>
        <w:pPrChange w:id="8141" w:author="Summer 2023 updates" w:date="2024-07-31T13:42:00Z">
          <w:pPr/>
        </w:pPrChange>
      </w:pPr>
      <w:r w:rsidRPr="00424939">
        <w:rPr>
          <w:rFonts w:cs="Times New Roman"/>
          <w:b/>
          <w:color w:val="000000" w:themeColor="text1"/>
        </w:rPr>
        <w:t>AAM-</w:t>
      </w:r>
      <w:r w:rsidR="00033F78" w:rsidRPr="00424939">
        <w:rPr>
          <w:rFonts w:cs="Times New Roman"/>
          <w:b/>
          <w:color w:val="000000" w:themeColor="text1"/>
        </w:rPr>
        <w:t>494</w:t>
      </w:r>
      <w:r w:rsidRPr="00424939">
        <w:rPr>
          <w:rFonts w:cs="Times New Roman"/>
          <w:b/>
          <w:color w:val="000000" w:themeColor="text1"/>
        </w:rPr>
        <w:t xml:space="preserve"> Internship in African American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African American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3EC55E2" w14:textId="438FD491" w:rsidR="00522687" w:rsidRDefault="00522687" w:rsidP="00137734">
      <w:pPr>
        <w:rPr>
          <w:rPrChange w:id="8142" w:author="Summer 2023 updates" w:date="2024-07-31T13:42:00Z">
            <w:rPr>
              <w:color w:val="000000" w:themeColor="text1"/>
            </w:rPr>
          </w:rPrChange>
        </w:rPr>
        <w:pPrChange w:id="8143" w:author="Summer 2023 updates" w:date="2024-07-31T13:42:00Z">
          <w:pPr>
            <w:spacing w:after="120"/>
          </w:pPr>
        </w:pPrChange>
      </w:pPr>
      <w:r w:rsidRPr="00424939">
        <w:rPr>
          <w:rPrChange w:id="8144" w:author="Summer 2023 updates" w:date="2024-07-31T13:42:00Z">
            <w:rPr>
              <w:color w:val="000000" w:themeColor="text1"/>
            </w:rPr>
          </w:rPrChange>
        </w:rPr>
        <w:t>Exploration of a career area related to African American studies supervised by the African American Studies</w:t>
      </w:r>
      <w:r w:rsidR="00B8454E" w:rsidRPr="00424939">
        <w:rPr>
          <w:rPrChange w:id="8145" w:author="Summer 2023 updates" w:date="2024-07-31T13:42:00Z">
            <w:rPr>
              <w:color w:val="000000" w:themeColor="text1"/>
            </w:rPr>
          </w:rPrChange>
        </w:rPr>
        <w:fldChar w:fldCharType="begin"/>
      </w:r>
      <w:r w:rsidR="00B8454E" w:rsidRPr="00424939">
        <w:rPr>
          <w:rPrChange w:id="8146" w:author="Summer 2023 updates" w:date="2024-07-31T13:42:00Z">
            <w:rPr>
              <w:color w:val="000000" w:themeColor="text1"/>
            </w:rPr>
          </w:rPrChange>
        </w:rPr>
        <w:instrText xml:space="preserve"> XE "African American Studies" </w:instrText>
      </w:r>
      <w:r w:rsidR="00B8454E" w:rsidRPr="00424939">
        <w:rPr>
          <w:rPrChange w:id="8147" w:author="Summer 2023 updates" w:date="2024-07-31T13:42:00Z">
            <w:rPr>
              <w:color w:val="000000" w:themeColor="text1"/>
            </w:rPr>
          </w:rPrChange>
        </w:rPr>
        <w:fldChar w:fldCharType="end"/>
      </w:r>
      <w:r w:rsidRPr="00424939">
        <w:rPr>
          <w:rPrChange w:id="8148" w:author="Summer 2023 updates" w:date="2024-07-31T13:42:00Z">
            <w:rPr>
              <w:color w:val="000000" w:themeColor="text1"/>
            </w:rPr>
          </w:rPrChange>
        </w:rPr>
        <w:t xml:space="preserve"> administrative coordinator in cooperation with </w:t>
      </w:r>
      <w:r w:rsidR="00A437F3" w:rsidRPr="00424939">
        <w:rPr>
          <w:rPrChange w:id="8149" w:author="Summer 2023 updates" w:date="2024-07-31T13:42:00Z">
            <w:rPr>
              <w:color w:val="000000" w:themeColor="text1"/>
            </w:rPr>
          </w:rPrChange>
        </w:rPr>
        <w:t>the Internship Specialist</w:t>
      </w:r>
      <w:r w:rsidRPr="00424939">
        <w:rPr>
          <w:rPrChange w:id="8150" w:author="Summer 2023 updates" w:date="2024-07-31T13:42:00Z">
            <w:rPr>
              <w:color w:val="000000" w:themeColor="text1"/>
            </w:rPr>
          </w:rPrChange>
        </w:rPr>
        <w:t xml:space="preserve">. A minimum of 140 hours on-site experience is required. </w:t>
      </w:r>
      <w:r w:rsidR="00A7479E" w:rsidRPr="00424939">
        <w:rPr>
          <w:rPrChange w:id="8151" w:author="Summer 2023 updates" w:date="2024-07-31T13:42:00Z">
            <w:rPr>
              <w:color w:val="000000" w:themeColor="text1"/>
            </w:rPr>
          </w:rPrChange>
        </w:rPr>
        <w:t>P/NP</w:t>
      </w:r>
      <w:r w:rsidRPr="00424939">
        <w:rPr>
          <w:rPrChange w:id="8152" w:author="Summer 2023 updates" w:date="2024-07-31T13:42:00Z">
            <w:rPr>
              <w:color w:val="000000" w:themeColor="text1"/>
            </w:rPr>
          </w:rPrChange>
        </w:rPr>
        <w:t xml:space="preserve"> basis only. This course may count toward elective credit for a major or minor</w:t>
      </w:r>
      <w:r w:rsidR="00B8454E" w:rsidRPr="00424939">
        <w:rPr>
          <w:rPrChange w:id="8153" w:author="Summer 2023 updates" w:date="2024-07-31T13:42:00Z">
            <w:rPr>
              <w:color w:val="000000" w:themeColor="text1"/>
            </w:rPr>
          </w:rPrChange>
        </w:rPr>
        <w:fldChar w:fldCharType="begin"/>
      </w:r>
      <w:r w:rsidR="00B8454E" w:rsidRPr="00424939">
        <w:rPr>
          <w:rPrChange w:id="8154" w:author="Summer 2023 updates" w:date="2024-07-31T13:42:00Z">
            <w:rPr>
              <w:color w:val="000000" w:themeColor="text1"/>
            </w:rPr>
          </w:rPrChange>
        </w:rPr>
        <w:instrText xml:space="preserve"> XE "</w:instrText>
      </w:r>
      <w:del w:id="8155" w:author="Summer 2023 updates" w:date="2024-07-31T13:42:00Z">
        <w:r w:rsidR="00B8454E" w:rsidRPr="00424939">
          <w:rPr>
            <w:rStyle w:val="Strong"/>
            <w:rFonts w:ascii="Garamond" w:hAnsi="Garamond"/>
            <w:color w:val="000000" w:themeColor="text1"/>
          </w:rPr>
          <w:delInstrText>minor</w:delInstrText>
        </w:r>
      </w:del>
      <w:ins w:id="815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8157" w:author="Summer 2023 updates" w:date="2024-07-31T13:42:00Z">
            <w:rPr>
              <w:color w:val="000000" w:themeColor="text1"/>
            </w:rPr>
          </w:rPrChange>
        </w:rPr>
        <w:instrText xml:space="preserve">" </w:instrText>
      </w:r>
      <w:r w:rsidR="00B8454E" w:rsidRPr="00424939">
        <w:rPr>
          <w:rPrChange w:id="8158" w:author="Summer 2023 updates" w:date="2024-07-31T13:42:00Z">
            <w:rPr>
              <w:color w:val="000000" w:themeColor="text1"/>
            </w:rPr>
          </w:rPrChange>
        </w:rPr>
        <w:fldChar w:fldCharType="end"/>
      </w:r>
      <w:r w:rsidRPr="00424939">
        <w:rPr>
          <w:rPrChange w:id="8159" w:author="Summer 2023 updates" w:date="2024-07-31T13:42:00Z">
            <w:rPr>
              <w:color w:val="000000" w:themeColor="text1"/>
            </w:rPr>
          </w:rPrChange>
        </w:rPr>
        <w:t xml:space="preserve"> in African American studies with consent of African American Studies</w:t>
      </w:r>
      <w:r w:rsidR="00B8454E" w:rsidRPr="00424939">
        <w:rPr>
          <w:rPrChange w:id="8160" w:author="Summer 2023 updates" w:date="2024-07-31T13:42:00Z">
            <w:rPr>
              <w:color w:val="000000" w:themeColor="text1"/>
            </w:rPr>
          </w:rPrChange>
        </w:rPr>
        <w:fldChar w:fldCharType="begin"/>
      </w:r>
      <w:r w:rsidR="00B8454E" w:rsidRPr="00424939">
        <w:rPr>
          <w:rPrChange w:id="8161" w:author="Summer 2023 updates" w:date="2024-07-31T13:42:00Z">
            <w:rPr>
              <w:color w:val="000000" w:themeColor="text1"/>
            </w:rPr>
          </w:rPrChange>
        </w:rPr>
        <w:instrText xml:space="preserve"> XE "American Studies" </w:instrText>
      </w:r>
      <w:r w:rsidR="00B8454E" w:rsidRPr="00424939">
        <w:rPr>
          <w:rPrChange w:id="8162" w:author="Summer 2023 updates" w:date="2024-07-31T13:42:00Z">
            <w:rPr>
              <w:color w:val="000000" w:themeColor="text1"/>
            </w:rPr>
          </w:rPrChange>
        </w:rPr>
        <w:fldChar w:fldCharType="end"/>
      </w:r>
      <w:r w:rsidRPr="00424939">
        <w:rPr>
          <w:rPrChange w:id="8163" w:author="Summer 2023 updates" w:date="2024-07-31T13:42:00Z">
            <w:rPr>
              <w:color w:val="000000" w:themeColor="text1"/>
            </w:rPr>
          </w:rPrChange>
        </w:rPr>
        <w:t xml:space="preserve"> administrative coordinator.  </w:t>
      </w:r>
      <w:r w:rsidRPr="00424939">
        <w:rPr>
          <w:u w:val="single"/>
          <w:rPrChange w:id="8164" w:author="Summer 2023 updates" w:date="2024-07-31T13:42:00Z">
            <w:rPr>
              <w:color w:val="000000" w:themeColor="text1"/>
              <w:u w:val="single"/>
            </w:rPr>
          </w:rPrChange>
        </w:rPr>
        <w:t>Prerequisite</w:t>
      </w:r>
      <w:r w:rsidR="00897BA1" w:rsidRPr="00424939">
        <w:rPr>
          <w:rPrChange w:id="8165" w:author="Summer 2023 updates" w:date="2024-07-31T13:42:00Z">
            <w:rPr>
              <w:color w:val="000000" w:themeColor="text1"/>
            </w:rPr>
          </w:rPrChange>
        </w:rPr>
        <w:t>:</w:t>
      </w:r>
      <w:r w:rsidRPr="00424939">
        <w:rPr>
          <w:rPrChange w:id="8166" w:author="Summer 2023 updates" w:date="2024-07-31T13:42:00Z">
            <w:rPr>
              <w:color w:val="000000" w:themeColor="text1"/>
            </w:rPr>
          </w:rPrChange>
        </w:rPr>
        <w:t xml:space="preserve"> junior standing. </w:t>
      </w:r>
    </w:p>
    <w:p w14:paraId="4F07ABE4" w14:textId="77777777" w:rsidR="00247E08" w:rsidRPr="00424939" w:rsidRDefault="00247E08" w:rsidP="00137734">
      <w:pPr>
        <w:rPr>
          <w:rPrChange w:id="8167" w:author="Summer 2023 updates" w:date="2024-07-31T13:42:00Z">
            <w:rPr>
              <w:color w:val="000000" w:themeColor="text1"/>
            </w:rPr>
          </w:rPrChange>
        </w:rPr>
        <w:pPrChange w:id="8168" w:author="Summer 2023 updates" w:date="2024-07-31T13:42:00Z">
          <w:pPr>
            <w:spacing w:after="120"/>
          </w:pPr>
        </w:pPrChange>
      </w:pPr>
    </w:p>
    <w:p w14:paraId="7C7679D0" w14:textId="7C0EA36E" w:rsidR="006B326C" w:rsidRPr="00424939" w:rsidRDefault="006B326C" w:rsidP="00DC1782">
      <w:pPr>
        <w:pStyle w:val="Heading4"/>
        <w:spacing w:before="120"/>
        <w:rPr>
          <w:rFonts w:ascii="Garamond" w:hAnsi="Garamond"/>
          <w:b w:val="0"/>
          <w:color w:val="000000" w:themeColor="text1"/>
        </w:rPr>
        <w:pPrChange w:id="8169" w:author="Summer 2023 updates" w:date="2024-07-31T13:42:00Z">
          <w:pPr>
            <w:pStyle w:val="Heading4"/>
          </w:pPr>
        </w:pPrChange>
      </w:pPr>
      <w:bookmarkStart w:id="8170" w:name="_Toc141355733"/>
      <w:bookmarkStart w:id="8171" w:name="_Toc110005213"/>
      <w:r w:rsidRPr="00424939">
        <w:rPr>
          <w:rFonts w:ascii="Garamond" w:hAnsi="Garamond"/>
          <w:b w:val="0"/>
          <w:color w:val="000000" w:themeColor="text1"/>
        </w:rPr>
        <w:t>—</w:t>
      </w:r>
      <w:r w:rsidRPr="00424939">
        <w:rPr>
          <w:rStyle w:val="Strong"/>
          <w:rFonts w:ascii="Garamond" w:hAnsi="Garamond"/>
          <w:b/>
          <w:color w:val="000000" w:themeColor="text1"/>
        </w:rPr>
        <w:t>Anthropology</w:t>
      </w:r>
      <w:r w:rsidR="009E1C28" w:rsidRPr="00424939">
        <w:rPr>
          <w:rStyle w:val="Strong"/>
          <w:rFonts w:ascii="Garamond" w:hAnsi="Garamond"/>
          <w:b/>
          <w:color w:val="000000" w:themeColor="text1"/>
        </w:rPr>
        <w:t xml:space="preserve"> (Minor</w:t>
      </w:r>
      <w:r w:rsidR="009F4511" w:rsidRPr="00424939">
        <w:rPr>
          <w:rStyle w:val="Strong"/>
          <w:rFonts w:ascii="Garamond" w:hAnsi="Garamond"/>
          <w:b/>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Style w:val="Strong"/>
          <w:rFonts w:ascii="Garamond" w:hAnsi="Garamond"/>
          <w:b/>
          <w:color w:val="000000" w:themeColor="text1"/>
        </w:rPr>
        <w:fldChar w:fldCharType="end"/>
      </w:r>
      <w:r w:rsidR="009E1C28" w:rsidRPr="00424939">
        <w:rPr>
          <w:rStyle w:val="Strong"/>
          <w:rFonts w:ascii="Garamond" w:hAnsi="Garamond"/>
          <w:b/>
          <w:color w:val="000000" w:themeColor="text1"/>
        </w:rPr>
        <w:t xml:space="preserve"> Only)</w:t>
      </w:r>
      <w:bookmarkEnd w:id="8170"/>
      <w:bookmarkEnd w:id="8171"/>
    </w:p>
    <w:p w14:paraId="55870CA5" w14:textId="5D077F2E" w:rsidR="00E43D74" w:rsidRPr="00E43D74" w:rsidRDefault="00AD6E81" w:rsidP="00AD6E81">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Fairbanks</w:t>
      </w:r>
      <w:r w:rsidR="00E7535A" w:rsidRPr="00424939">
        <w:rPr>
          <w:rFonts w:ascii="Garamond" w:hAnsi="Garamond" w:cs="Times New Roman"/>
          <w:color w:val="000000" w:themeColor="text1"/>
          <w:sz w:val="22"/>
          <w:szCs w:val="22"/>
        </w:rPr>
        <w:t xml:space="preserve">, </w:t>
      </w:r>
      <w:r w:rsidR="00C27DDA" w:rsidRPr="00424939">
        <w:rPr>
          <w:rFonts w:ascii="Garamond" w:hAnsi="Garamond" w:cs="Times New Roman"/>
          <w:color w:val="000000" w:themeColor="text1"/>
          <w:sz w:val="22"/>
          <w:szCs w:val="22"/>
        </w:rPr>
        <w:t>Ziskowski</w:t>
      </w:r>
    </w:p>
    <w:p w14:paraId="30FFCCC5" w14:textId="097C0A3F" w:rsidR="00AD6E81" w:rsidRPr="00424939" w:rsidRDefault="00AD6E81" w:rsidP="00E43D74">
      <w:pPr>
        <w:pStyle w:val="Noparagraphstyle"/>
        <w:spacing w:before="120" w:line="240" w:lineRule="auto"/>
        <w:jc w:val="left"/>
        <w:rPr>
          <w:rFonts w:ascii="Garamond" w:hAnsi="Garamond" w:cs="Times New Roman"/>
          <w:color w:val="000000" w:themeColor="text1"/>
          <w:sz w:val="22"/>
          <w:szCs w:val="22"/>
        </w:rPr>
      </w:pPr>
      <w:r w:rsidRPr="00424939">
        <w:rPr>
          <w:rFonts w:ascii="Garamond" w:hAnsi="Garamond" w:cs="Times New Roman"/>
          <w:b/>
          <w:color w:val="000000" w:themeColor="text1"/>
          <w:sz w:val="22"/>
          <w:szCs w:val="22"/>
        </w:rPr>
        <w:t>Anthropology Minor</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sz w:val="22"/>
          <w:szCs w:val="22"/>
        </w:rPr>
        <w:instrText>Minor</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p>
    <w:p w14:paraId="605F818C" w14:textId="77777777" w:rsidR="00AD6E81" w:rsidRPr="00424939" w:rsidRDefault="00AD6E81" w:rsidP="00E500FB">
      <w:pPr>
        <w:pStyle w:val="ListParagraph"/>
        <w:numPr>
          <w:ilvl w:val="0"/>
          <w:numId w:val="82"/>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AF9CBD9" w14:textId="23547D01"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109 Introduction</w:t>
      </w:r>
      <w:r w:rsidRPr="00424939">
        <w:rPr>
          <w:rFonts w:cs="Times New Roman"/>
          <w:color w:val="000000" w:themeColor="text1"/>
        </w:rPr>
        <w:t xml:space="preserve"> to Archaeology: Method and Theory </w:t>
      </w:r>
    </w:p>
    <w:p w14:paraId="6C0E2490" w14:textId="37FD8028"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116 Cultural</w:t>
      </w:r>
      <w:r w:rsidRPr="00424939">
        <w:rPr>
          <w:rFonts w:cs="Times New Roman"/>
          <w:color w:val="000000" w:themeColor="text1"/>
        </w:rPr>
        <w:t xml:space="preserve"> Anthropology</w:t>
      </w:r>
    </w:p>
    <w:p w14:paraId="759D9541" w14:textId="1AA48C06" w:rsidR="00AD6E81" w:rsidRPr="00424939" w:rsidRDefault="00AD6E81" w:rsidP="00E500FB">
      <w:pPr>
        <w:pStyle w:val="ListParagraph"/>
        <w:numPr>
          <w:ilvl w:val="0"/>
          <w:numId w:val="82"/>
        </w:numPr>
        <w:spacing w:after="0"/>
        <w:rPr>
          <w:rFonts w:cs="Times New Roman"/>
          <w:color w:val="000000" w:themeColor="text1"/>
        </w:rPr>
      </w:pPr>
      <w:r w:rsidRPr="00424939">
        <w:rPr>
          <w:rFonts w:cs="Times New Roman"/>
          <w:color w:val="000000" w:themeColor="text1"/>
        </w:rPr>
        <w:t>ANT-</w:t>
      </w:r>
      <w:r w:rsidR="00467837" w:rsidRPr="00424939">
        <w:rPr>
          <w:rFonts w:cs="Times New Roman"/>
          <w:color w:val="000000" w:themeColor="text1"/>
        </w:rPr>
        <w:t>215 Ethnographic</w:t>
      </w:r>
      <w:r w:rsidRPr="00424939">
        <w:rPr>
          <w:rFonts w:cs="Times New Roman"/>
          <w:color w:val="000000" w:themeColor="text1"/>
        </w:rPr>
        <w:t xml:space="preserve"> Methods</w:t>
      </w:r>
      <w:r w:rsidR="00C834D1">
        <w:rPr>
          <w:rFonts w:cs="Times New Roman"/>
          <w:color w:val="000000" w:themeColor="text1"/>
        </w:rPr>
        <w:t xml:space="preserve"> (WE)</w:t>
      </w:r>
    </w:p>
    <w:p w14:paraId="3973E303" w14:textId="77777777" w:rsidR="00AD6E81" w:rsidRPr="00424939" w:rsidRDefault="00AD6E81" w:rsidP="00E500FB">
      <w:pPr>
        <w:pStyle w:val="ListParagraph"/>
        <w:numPr>
          <w:ilvl w:val="0"/>
          <w:numId w:val="82"/>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01A3CDAF" w14:textId="03331FF2" w:rsidR="00C834D1" w:rsidRPr="00542B98" w:rsidRDefault="00AD6E81" w:rsidP="00542B98">
      <w:pPr>
        <w:pStyle w:val="ListParagraph"/>
        <w:spacing w:after="0"/>
        <w:ind w:left="360"/>
        <w:rPr>
          <w:rFonts w:cs="Times New Roman"/>
          <w:color w:val="000000" w:themeColor="text1"/>
        </w:rPr>
      </w:pPr>
      <w:r w:rsidRPr="00542B98">
        <w:rPr>
          <w:color w:val="000000" w:themeColor="text1"/>
        </w:rPr>
        <w:t>ANT-2</w:t>
      </w:r>
      <w:r w:rsidR="00B62387" w:rsidRPr="00542B98">
        <w:rPr>
          <w:color w:val="000000" w:themeColor="text1"/>
        </w:rPr>
        <w:t>84</w:t>
      </w:r>
      <w:r w:rsidRPr="00542B98">
        <w:rPr>
          <w:color w:val="000000" w:themeColor="text1"/>
        </w:rPr>
        <w:t xml:space="preserve"> Topics in Anthropology or Archaeology </w:t>
      </w:r>
      <w:r w:rsidR="00C834D1" w:rsidRPr="00542B98">
        <w:rPr>
          <w:rFonts w:cs="Times New Roman"/>
          <w:color w:val="000000" w:themeColor="text1"/>
        </w:rPr>
        <w:t>(WE)</w:t>
      </w:r>
    </w:p>
    <w:p w14:paraId="22F27F60" w14:textId="1BA16855" w:rsidR="00C834D1" w:rsidRPr="00424939" w:rsidRDefault="00AD6E81" w:rsidP="00542B98">
      <w:pPr>
        <w:pStyle w:val="ListParagraph"/>
        <w:spacing w:after="0"/>
        <w:ind w:left="360"/>
        <w:rPr>
          <w:rFonts w:cs="Times New Roman"/>
          <w:color w:val="000000" w:themeColor="text1"/>
        </w:rPr>
      </w:pPr>
      <w:r w:rsidRPr="00424939">
        <w:rPr>
          <w:rFonts w:cs="Times New Roman"/>
          <w:color w:val="000000" w:themeColor="text1"/>
        </w:rPr>
        <w:t>ANT-2</w:t>
      </w:r>
      <w:r w:rsidR="00B62387" w:rsidRPr="00424939">
        <w:rPr>
          <w:rFonts w:cs="Times New Roman"/>
          <w:color w:val="000000" w:themeColor="text1"/>
        </w:rPr>
        <w:t>8</w:t>
      </w:r>
      <w:r w:rsidRPr="00424939">
        <w:rPr>
          <w:rFonts w:cs="Times New Roman"/>
          <w:color w:val="000000" w:themeColor="text1"/>
        </w:rPr>
        <w:t>6 Topics in Anthropology: Non-Western Perspectives</w:t>
      </w:r>
    </w:p>
    <w:p w14:paraId="36982A39" w14:textId="5F1DE895" w:rsidR="00C834D1" w:rsidRPr="00424939" w:rsidRDefault="008F6BD8" w:rsidP="00542B98">
      <w:pPr>
        <w:pStyle w:val="ListParagraph"/>
        <w:spacing w:after="0"/>
        <w:ind w:left="360"/>
        <w:rPr>
          <w:rFonts w:cs="Times New Roman"/>
          <w:color w:val="000000" w:themeColor="text1"/>
        </w:rPr>
      </w:pPr>
      <w:r w:rsidRPr="00424939">
        <w:rPr>
          <w:rFonts w:cs="Times New Roman"/>
          <w:color w:val="000000" w:themeColor="text1"/>
        </w:rPr>
        <w:t>ANT-2</w:t>
      </w:r>
      <w:r w:rsidR="00B62387" w:rsidRPr="00424939">
        <w:rPr>
          <w:rFonts w:cs="Times New Roman"/>
          <w:color w:val="000000" w:themeColor="text1"/>
        </w:rPr>
        <w:t>8</w:t>
      </w:r>
      <w:r w:rsidR="00AD6E81" w:rsidRPr="00424939">
        <w:rPr>
          <w:rFonts w:cs="Times New Roman"/>
          <w:color w:val="000000" w:themeColor="text1"/>
        </w:rPr>
        <w:t>8 Topics in Anthropology or Archaeology: Diverse Western Perspectives</w:t>
      </w:r>
      <w:r w:rsidR="00C834D1">
        <w:rPr>
          <w:rFonts w:cs="Times New Roman"/>
          <w:color w:val="000000" w:themeColor="text1"/>
        </w:rPr>
        <w:t xml:space="preserve"> </w:t>
      </w:r>
    </w:p>
    <w:p w14:paraId="47386FB6" w14:textId="2EF731EC" w:rsidR="00F12994" w:rsidRPr="00424939" w:rsidRDefault="00F12994" w:rsidP="00E500FB">
      <w:pPr>
        <w:pStyle w:val="ListParagraph"/>
        <w:numPr>
          <w:ilvl w:val="0"/>
          <w:numId w:val="139"/>
        </w:numPr>
        <w:spacing w:after="0"/>
        <w:rPr>
          <w:rFonts w:cs="Times New Roman"/>
          <w:color w:val="000000" w:themeColor="text1"/>
        </w:rPr>
      </w:pPr>
      <w:r w:rsidRPr="00424939">
        <w:rPr>
          <w:rFonts w:cs="Times New Roman"/>
          <w:color w:val="000000" w:themeColor="text1"/>
        </w:rPr>
        <w:t>ANT-450 Anthropological Theory</w:t>
      </w:r>
      <w:r w:rsidR="00C834D1">
        <w:rPr>
          <w:rFonts w:cs="Times New Roman"/>
          <w:color w:val="000000" w:themeColor="text1"/>
        </w:rPr>
        <w:t xml:space="preserve"> (WE)</w:t>
      </w:r>
    </w:p>
    <w:p w14:paraId="77AEBB44" w14:textId="47634AC6" w:rsidR="00AD6E81" w:rsidRPr="00542B98" w:rsidRDefault="00AD6E81" w:rsidP="00E500FB">
      <w:pPr>
        <w:pStyle w:val="ListParagraph"/>
        <w:numPr>
          <w:ilvl w:val="0"/>
          <w:numId w:val="139"/>
        </w:numPr>
        <w:spacing w:after="0"/>
        <w:rPr>
          <w:rFonts w:cs="Times New Roman"/>
          <w:color w:val="000000" w:themeColor="text1"/>
        </w:rPr>
      </w:pPr>
      <w:r w:rsidRPr="00542B98">
        <w:rPr>
          <w:rFonts w:cs="Times New Roman"/>
          <w:color w:val="000000" w:themeColor="text1"/>
          <w:u w:val="single"/>
        </w:rPr>
        <w:t>One</w:t>
      </w:r>
      <w:r w:rsidRPr="00542B98">
        <w:rPr>
          <w:rFonts w:cs="Times New Roman"/>
          <w:color w:val="000000" w:themeColor="text1"/>
        </w:rPr>
        <w:t xml:space="preserve"> of the following:</w:t>
      </w:r>
    </w:p>
    <w:p w14:paraId="0553127F" w14:textId="394F5B36" w:rsidR="00AD6E81" w:rsidRPr="00424939" w:rsidRDefault="00AD6E81" w:rsidP="00AD6E81">
      <w:pPr>
        <w:spacing w:after="0"/>
        <w:ind w:left="360"/>
        <w:rPr>
          <w:color w:val="000000" w:themeColor="text1"/>
        </w:rPr>
      </w:pPr>
      <w:r w:rsidRPr="00424939">
        <w:rPr>
          <w:color w:val="000000" w:themeColor="text1"/>
        </w:rPr>
        <w:t>ANT-4</w:t>
      </w:r>
      <w:r w:rsidR="00B62387" w:rsidRPr="00424939">
        <w:rPr>
          <w:color w:val="000000" w:themeColor="text1"/>
        </w:rPr>
        <w:t>84</w:t>
      </w:r>
      <w:r w:rsidRPr="00424939">
        <w:rPr>
          <w:color w:val="000000" w:themeColor="text1"/>
        </w:rPr>
        <w:t xml:space="preserve"> Advanced Topics in Anthropology or Archaeology</w:t>
      </w:r>
      <w:r w:rsidR="00C834D1">
        <w:rPr>
          <w:color w:val="000000" w:themeColor="text1"/>
        </w:rPr>
        <w:t xml:space="preserve"> (WE)                  </w:t>
      </w:r>
    </w:p>
    <w:p w14:paraId="5EF9501A" w14:textId="32532345" w:rsidR="00AD6E81" w:rsidRPr="00424939" w:rsidRDefault="00AD6E81" w:rsidP="00AD6E81">
      <w:pPr>
        <w:spacing w:after="0"/>
        <w:ind w:left="360"/>
        <w:rPr>
          <w:rFonts w:cs="Times New Roman"/>
          <w:color w:val="000000" w:themeColor="text1"/>
        </w:rPr>
      </w:pPr>
      <w:r w:rsidRPr="00424939">
        <w:rPr>
          <w:rFonts w:cs="Times New Roman"/>
          <w:color w:val="000000" w:themeColor="text1"/>
        </w:rPr>
        <w:t>ANT-4</w:t>
      </w:r>
      <w:r w:rsidR="00B62387" w:rsidRPr="00424939">
        <w:rPr>
          <w:rFonts w:cs="Times New Roman"/>
          <w:color w:val="000000" w:themeColor="text1"/>
        </w:rPr>
        <w:t>86</w:t>
      </w:r>
      <w:r w:rsidRPr="00424939">
        <w:rPr>
          <w:rFonts w:cs="Times New Roman"/>
          <w:color w:val="000000" w:themeColor="text1"/>
        </w:rPr>
        <w:t xml:space="preserve"> Advanced Topics in Anthropology: Non-Western Perspectives</w:t>
      </w:r>
      <w:r w:rsidR="00C834D1">
        <w:rPr>
          <w:rFonts w:cs="Times New Roman"/>
          <w:color w:val="000000" w:themeColor="text1"/>
        </w:rPr>
        <w:t xml:space="preserve"> (WE)</w:t>
      </w:r>
    </w:p>
    <w:p w14:paraId="026BD9FE" w14:textId="77777777" w:rsidR="00542B98" w:rsidRDefault="008F6BD8" w:rsidP="00542B98">
      <w:pPr>
        <w:spacing w:after="0"/>
        <w:ind w:left="360"/>
        <w:rPr>
          <w:rFonts w:cs="Times New Roman"/>
          <w:color w:val="000000" w:themeColor="text1"/>
        </w:rPr>
      </w:pPr>
      <w:r w:rsidRPr="00424939">
        <w:rPr>
          <w:rFonts w:cs="Times New Roman"/>
          <w:color w:val="000000" w:themeColor="text1"/>
        </w:rPr>
        <w:t>ANT-4</w:t>
      </w:r>
      <w:r w:rsidR="00B62387" w:rsidRPr="00424939">
        <w:rPr>
          <w:rFonts w:cs="Times New Roman"/>
          <w:color w:val="000000" w:themeColor="text1"/>
        </w:rPr>
        <w:t>88</w:t>
      </w:r>
      <w:r w:rsidR="00AD6E81" w:rsidRPr="00424939">
        <w:rPr>
          <w:rFonts w:cs="Times New Roman"/>
          <w:color w:val="000000" w:themeColor="text1"/>
        </w:rPr>
        <w:t xml:space="preserve"> Advanced Topics in Anthropology or Archaeology: Diverse Western Perspectives</w:t>
      </w:r>
      <w:r w:rsidR="00C834D1">
        <w:rPr>
          <w:rFonts w:cs="Times New Roman"/>
          <w:color w:val="000000" w:themeColor="text1"/>
        </w:rPr>
        <w:t xml:space="preserve"> (WE)</w:t>
      </w:r>
    </w:p>
    <w:p w14:paraId="79911C0D" w14:textId="7FDAA4E0" w:rsidR="00AD6E81" w:rsidRPr="00542B98" w:rsidRDefault="00AD6E81" w:rsidP="00E500FB">
      <w:pPr>
        <w:pStyle w:val="ListParagraph"/>
        <w:numPr>
          <w:ilvl w:val="0"/>
          <w:numId w:val="139"/>
        </w:numPr>
        <w:spacing w:after="0"/>
        <w:rPr>
          <w:rFonts w:cs="Times New Roman"/>
          <w:color w:val="000000" w:themeColor="text1"/>
        </w:rPr>
      </w:pPr>
      <w:r w:rsidRPr="00542B98">
        <w:rPr>
          <w:rFonts w:cs="Times New Roman"/>
          <w:color w:val="000000" w:themeColor="text1"/>
          <w:u w:val="single"/>
        </w:rPr>
        <w:t>One</w:t>
      </w:r>
      <w:r w:rsidRPr="00542B98">
        <w:rPr>
          <w:rFonts w:cs="Times New Roman"/>
          <w:color w:val="000000" w:themeColor="text1"/>
        </w:rPr>
        <w:t xml:space="preserve"> additional anthropology</w:t>
      </w:r>
      <w:r w:rsidR="008C196D" w:rsidRPr="00542B98">
        <w:rPr>
          <w:rFonts w:cs="Times New Roman"/>
          <w:color w:val="000000" w:themeColor="text1"/>
        </w:rPr>
        <w:fldChar w:fldCharType="begin"/>
      </w:r>
      <w:r w:rsidR="008C196D" w:rsidRPr="00542B98">
        <w:rPr>
          <w:color w:val="000000" w:themeColor="text1"/>
        </w:rPr>
        <w:instrText xml:space="preserve"> XE "</w:instrText>
      </w:r>
      <w:del w:id="8172" w:author="Summer 2023 updates" w:date="2024-07-31T13:42:00Z">
        <w:r w:rsidR="008C196D" w:rsidRPr="00542B98">
          <w:rPr>
            <w:rFonts w:cs="Times New Roman"/>
            <w:b/>
            <w:smallCaps/>
            <w:color w:val="000000" w:themeColor="text1"/>
          </w:rPr>
          <w:delInstrText>anthropology</w:delInstrText>
        </w:r>
      </w:del>
      <w:ins w:id="8173" w:author="Summer 2023 updates" w:date="2024-07-31T13:42:00Z">
        <w:r w:rsidR="004A580F">
          <w:rPr>
            <w:rFonts w:cs="Times New Roman"/>
            <w:b/>
            <w:smallCaps/>
            <w:color w:val="000000" w:themeColor="text1"/>
          </w:rPr>
          <w:instrText>A</w:instrText>
        </w:r>
        <w:r w:rsidR="008C196D" w:rsidRPr="00542B98">
          <w:rPr>
            <w:rFonts w:cs="Times New Roman"/>
            <w:b/>
            <w:smallCaps/>
            <w:color w:val="000000" w:themeColor="text1"/>
          </w:rPr>
          <w:instrText>nthropology</w:instrText>
        </w:r>
      </w:ins>
      <w:r w:rsidR="008C196D" w:rsidRPr="00542B98">
        <w:rPr>
          <w:color w:val="000000" w:themeColor="text1"/>
        </w:rPr>
        <w:instrText xml:space="preserve">" </w:instrText>
      </w:r>
      <w:r w:rsidR="008C196D" w:rsidRPr="00542B98">
        <w:rPr>
          <w:rFonts w:cs="Times New Roman"/>
          <w:color w:val="000000" w:themeColor="text1"/>
        </w:rPr>
        <w:fldChar w:fldCharType="end"/>
      </w:r>
      <w:r w:rsidRPr="00542B98">
        <w:rPr>
          <w:rFonts w:cs="Times New Roman"/>
          <w:color w:val="000000" w:themeColor="text1"/>
        </w:rPr>
        <w:t xml:space="preserve"> course</w:t>
      </w:r>
    </w:p>
    <w:p w14:paraId="3159D12D" w14:textId="01F41C4A" w:rsidR="004A4688" w:rsidRPr="00424939" w:rsidRDefault="004A4688" w:rsidP="004A4688">
      <w:pPr>
        <w:spacing w:after="120"/>
        <w:rPr>
          <w:rFonts w:cs="Times New Roman"/>
          <w:color w:val="000000" w:themeColor="text1"/>
        </w:rPr>
      </w:pPr>
      <w:r w:rsidRPr="00424939">
        <w:rPr>
          <w:rFonts w:cs="Times New Roman"/>
          <w:color w:val="000000" w:themeColor="text1"/>
        </w:rPr>
        <w:t>Students must take at least one course focused on archaeology and one focused on anthropology</w:t>
      </w:r>
      <w:r w:rsidR="008C196D" w:rsidRPr="00424939">
        <w:rPr>
          <w:rFonts w:cs="Times New Roman"/>
          <w:color w:val="000000" w:themeColor="text1"/>
        </w:rPr>
        <w:fldChar w:fldCharType="begin"/>
      </w:r>
      <w:r w:rsidR="008C196D" w:rsidRPr="00424939">
        <w:rPr>
          <w:color w:val="000000" w:themeColor="text1"/>
        </w:rPr>
        <w:instrText xml:space="preserve"> XE "</w:instrText>
      </w:r>
      <w:del w:id="8174" w:author="Summer 2023 updates" w:date="2024-07-31T13:42:00Z">
        <w:r w:rsidR="008C196D" w:rsidRPr="00424939">
          <w:rPr>
            <w:rFonts w:cs="Times New Roman"/>
            <w:b/>
            <w:smallCaps/>
            <w:color w:val="000000" w:themeColor="text1"/>
          </w:rPr>
          <w:delInstrText>anthropology</w:delInstrText>
        </w:r>
      </w:del>
      <w:ins w:id="8175" w:author="Summer 2023 updates" w:date="2024-07-31T13:42:00Z">
        <w:r w:rsidR="004A580F">
          <w:rPr>
            <w:rFonts w:cs="Times New Roman"/>
            <w:b/>
            <w:smallCaps/>
            <w:color w:val="000000" w:themeColor="text1"/>
          </w:rPr>
          <w:instrText>A</w:instrText>
        </w:r>
        <w:r w:rsidR="008C196D" w:rsidRPr="00424939">
          <w:rPr>
            <w:rFonts w:cs="Times New Roman"/>
            <w:b/>
            <w:smallCaps/>
            <w:color w:val="000000" w:themeColor="text1"/>
          </w:rPr>
          <w:instrText>nthropology</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5DBA7633" w14:textId="2197E783" w:rsidR="004A4688" w:rsidRPr="00424939" w:rsidRDefault="004A4688" w:rsidP="004A4688">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courses do </w:t>
      </w:r>
      <w:r w:rsidRPr="0061577C">
        <w:rPr>
          <w:rFonts w:ascii="Garamond" w:hAnsi="Garamond" w:cs="Times New Roman"/>
          <w:b/>
          <w:color w:val="000000" w:themeColor="text1"/>
          <w:sz w:val="22"/>
          <w:szCs w:val="22"/>
        </w:rPr>
        <w:t>not</w:t>
      </w:r>
      <w:r w:rsidRPr="00424939">
        <w:rPr>
          <w:rFonts w:ascii="Garamond" w:hAnsi="Garamond" w:cs="Times New Roman"/>
          <w:color w:val="000000" w:themeColor="text1"/>
          <w:sz w:val="22"/>
          <w:szCs w:val="22"/>
        </w:rPr>
        <w:t xml:space="preserve"> satisfy any of the requirements for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8176" w:author="Summer 2023 updates" w:date="2024-07-31T13:42:00Z">
        <w:r w:rsidR="00B8454E" w:rsidRPr="00424939">
          <w:rPr>
            <w:rStyle w:val="Strong"/>
            <w:rFonts w:ascii="Garamond" w:hAnsi="Garamond"/>
            <w:color w:val="000000" w:themeColor="text1"/>
          </w:rPr>
          <w:delInstrText>minor</w:delInstrText>
        </w:r>
      </w:del>
      <w:ins w:id="8177"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anthropology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del w:id="8178" w:author="Summer 2023 updates" w:date="2024-07-31T13:42:00Z">
        <w:r w:rsidR="008C196D" w:rsidRPr="00424939">
          <w:rPr>
            <w:rFonts w:ascii="Garamond" w:hAnsi="Garamond" w:cs="Times New Roman"/>
            <w:b/>
            <w:smallCaps/>
            <w:color w:val="000000" w:themeColor="text1"/>
            <w:sz w:val="22"/>
            <w:szCs w:val="22"/>
          </w:rPr>
          <w:delInstrText>anthropology</w:delInstrText>
        </w:r>
      </w:del>
      <w:ins w:id="8179" w:author="Summer 2023 updates" w:date="2024-07-31T13:42:00Z">
        <w:r w:rsidR="004A580F">
          <w:rPr>
            <w:rFonts w:ascii="Garamond" w:hAnsi="Garamond" w:cs="Times New Roman"/>
            <w:b/>
            <w:smallCaps/>
            <w:color w:val="000000" w:themeColor="text1"/>
            <w:sz w:val="22"/>
            <w:szCs w:val="22"/>
          </w:rPr>
          <w:instrText>A</w:instrText>
        </w:r>
        <w:r w:rsidR="008C196D" w:rsidRPr="00424939">
          <w:rPr>
            <w:rFonts w:ascii="Garamond" w:hAnsi="Garamond" w:cs="Times New Roman"/>
            <w:b/>
            <w:smallCaps/>
            <w:color w:val="000000" w:themeColor="text1"/>
            <w:sz w:val="22"/>
            <w:szCs w:val="22"/>
          </w:rPr>
          <w:instrText>nthropology</w:instrText>
        </w:r>
      </w:ins>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p>
    <w:p w14:paraId="2D8EA495" w14:textId="6C60820C" w:rsidR="0090102E" w:rsidRPr="00424939" w:rsidRDefault="0090102E" w:rsidP="0090102E">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ANT-444 Independent Study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p>
    <w:p w14:paraId="55556DF9" w14:textId="583C940A" w:rsidR="004A4688" w:rsidRPr="00424939" w:rsidRDefault="004A4688" w:rsidP="004A468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F64927" w:rsidRPr="00424939">
        <w:rPr>
          <w:rFonts w:ascii="Garamond" w:hAnsi="Garamond" w:cs="Times New Roman"/>
          <w:color w:val="000000" w:themeColor="text1"/>
          <w:sz w:val="22"/>
          <w:szCs w:val="22"/>
        </w:rPr>
        <w:t>474</w:t>
      </w:r>
      <w:r w:rsidRPr="00424939">
        <w:rPr>
          <w:rFonts w:ascii="Garamond" w:hAnsi="Garamond" w:cs="Times New Roman"/>
          <w:color w:val="000000" w:themeColor="text1"/>
          <w:sz w:val="22"/>
          <w:szCs w:val="22"/>
        </w:rPr>
        <w:t xml:space="preserve"> Research Participation</w:t>
      </w:r>
    </w:p>
    <w:p w14:paraId="55D0ACFC" w14:textId="237CD9AE" w:rsidR="004A4688" w:rsidRPr="00424939" w:rsidRDefault="004A4688" w:rsidP="004A4688">
      <w:pPr>
        <w:pStyle w:val="Noparagraphstyle"/>
        <w:spacing w:after="24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F64927"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Anthropology</w:t>
      </w:r>
    </w:p>
    <w:p w14:paraId="5B993F3B" w14:textId="77777777" w:rsidR="00FB0FFE" w:rsidRDefault="00FB0FFE">
      <w:pPr>
        <w:spacing w:after="200" w:line="276" w:lineRule="auto"/>
        <w:rPr>
          <w:del w:id="8180" w:author="Summer 2023 updates" w:date="2024-07-31T13:42:00Z"/>
          <w:rFonts w:eastAsia="Times New Roman" w:cs="Times New Roman"/>
          <w:b/>
          <w:smallCaps/>
          <w:color w:val="000000" w:themeColor="text1"/>
        </w:rPr>
      </w:pPr>
      <w:del w:id="8181" w:author="Summer 2023 updates" w:date="2024-07-31T13:42:00Z">
        <w:r>
          <w:rPr>
            <w:rFonts w:cs="Times New Roman"/>
            <w:b/>
            <w:smallCaps/>
            <w:color w:val="000000" w:themeColor="text1"/>
          </w:rPr>
          <w:br w:type="page"/>
        </w:r>
      </w:del>
    </w:p>
    <w:p w14:paraId="41891916" w14:textId="211BA34C" w:rsidR="004A4688" w:rsidRPr="00424939" w:rsidRDefault="004A4688" w:rsidP="006E72AD">
      <w:pPr>
        <w:pStyle w:val="Noparagraphstyle"/>
        <w:spacing w:before="120" w:line="240" w:lineRule="auto"/>
        <w:jc w:val="left"/>
        <w:rPr>
          <w:rFonts w:ascii="Garamond" w:hAnsi="Garamond" w:cs="Times New Roman"/>
          <w:b/>
          <w:smallCaps/>
          <w:color w:val="000000" w:themeColor="text1"/>
          <w:sz w:val="22"/>
          <w:szCs w:val="22"/>
        </w:rPr>
        <w:pPrChange w:id="8182"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courses in anthropology</w:t>
      </w:r>
      <w:r w:rsidR="008C196D" w:rsidRPr="00424939">
        <w:rPr>
          <w:rFonts w:ascii="Garamond" w:hAnsi="Garamond" w:cs="Times New Roman"/>
          <w:b/>
          <w:smallCaps/>
          <w:color w:val="000000" w:themeColor="text1"/>
          <w:sz w:val="22"/>
          <w:szCs w:val="22"/>
        </w:rPr>
        <w:fldChar w:fldCharType="begin"/>
      </w:r>
      <w:r w:rsidR="008C196D" w:rsidRPr="00424939">
        <w:rPr>
          <w:rFonts w:ascii="Garamond" w:hAnsi="Garamond"/>
          <w:color w:val="000000" w:themeColor="text1"/>
        </w:rPr>
        <w:instrText xml:space="preserve"> XE "</w:instrText>
      </w:r>
      <w:del w:id="8183" w:author="Summer 2023 updates" w:date="2024-07-31T13:42:00Z">
        <w:r w:rsidR="008C196D" w:rsidRPr="00424939">
          <w:rPr>
            <w:rFonts w:ascii="Garamond" w:hAnsi="Garamond" w:cs="Times New Roman"/>
            <w:b/>
            <w:smallCaps/>
            <w:color w:val="000000" w:themeColor="text1"/>
            <w:sz w:val="22"/>
            <w:szCs w:val="22"/>
          </w:rPr>
          <w:delInstrText>anthropology</w:delInstrText>
        </w:r>
      </w:del>
      <w:ins w:id="8184" w:author="Summer 2023 updates" w:date="2024-07-31T13:42:00Z">
        <w:r w:rsidR="004A580F">
          <w:rPr>
            <w:rFonts w:ascii="Garamond" w:hAnsi="Garamond" w:cs="Times New Roman"/>
            <w:b/>
            <w:smallCaps/>
            <w:color w:val="000000" w:themeColor="text1"/>
            <w:sz w:val="22"/>
            <w:szCs w:val="22"/>
          </w:rPr>
          <w:instrText>A</w:instrText>
        </w:r>
        <w:r w:rsidR="008C196D" w:rsidRPr="00424939">
          <w:rPr>
            <w:rFonts w:ascii="Garamond" w:hAnsi="Garamond" w:cs="Times New Roman"/>
            <w:b/>
            <w:smallCaps/>
            <w:color w:val="000000" w:themeColor="text1"/>
            <w:sz w:val="22"/>
            <w:szCs w:val="22"/>
          </w:rPr>
          <w:instrText>nthropology</w:instrText>
        </w:r>
      </w:ins>
      <w:r w:rsidR="008C196D" w:rsidRPr="00424939">
        <w:rPr>
          <w:rFonts w:ascii="Garamond" w:hAnsi="Garamond"/>
          <w:color w:val="000000" w:themeColor="text1"/>
        </w:rPr>
        <w:instrText xml:space="preserve">" </w:instrText>
      </w:r>
      <w:r w:rsidR="008C196D" w:rsidRPr="00424939">
        <w:rPr>
          <w:rFonts w:ascii="Garamond" w:hAnsi="Garamond" w:cs="Times New Roman"/>
          <w:b/>
          <w:smallCaps/>
          <w:color w:val="000000" w:themeColor="text1"/>
          <w:sz w:val="22"/>
          <w:szCs w:val="22"/>
        </w:rPr>
        <w:fldChar w:fldCharType="end"/>
      </w:r>
    </w:p>
    <w:p w14:paraId="43943D27" w14:textId="77777777" w:rsidR="004A4688" w:rsidRPr="00424939" w:rsidRDefault="004A4688" w:rsidP="006E72AD">
      <w:pPr>
        <w:spacing w:before="40" w:after="0"/>
        <w:rPr>
          <w:b/>
          <w:color w:val="000000" w:themeColor="text1"/>
        </w:rPr>
        <w:pPrChange w:id="8185" w:author="Summer 2023 updates" w:date="2024-07-31T13:42:00Z">
          <w:pPr>
            <w:spacing w:after="0"/>
          </w:pPr>
        </w:pPrChange>
      </w:pPr>
      <w:r w:rsidRPr="00424939">
        <w:rPr>
          <w:b/>
          <w:color w:val="000000" w:themeColor="text1"/>
        </w:rPr>
        <w:t>ANT-109 Introduction to Archaeology: Method and Theory</w:t>
      </w:r>
    </w:p>
    <w:p w14:paraId="28FAEB0B" w14:textId="77777777" w:rsidR="004A4688" w:rsidRPr="00424939" w:rsidRDefault="004A4688" w:rsidP="004A4688">
      <w:pPr>
        <w:rPr>
          <w:color w:val="000000" w:themeColor="text1"/>
        </w:rPr>
      </w:pPr>
      <w:r w:rsidRPr="00424939">
        <w:rPr>
          <w:color w:val="000000" w:themeColor="text1"/>
        </w:rPr>
        <w:t>An introduction to the theoretical approaches and field methodologies of archaeology. The goal of this class is to familiarize the student with the history and theoretical frameworks of archaeology, in addition to the scientific methods with which material culture is collected, investigated, and evaluated. Major topics and themes covered in this class include: archaeological theory, excavation and survey, artifact analysis, death, social systems, economy, religion, and ethical practices in cultural heritage management.</w:t>
      </w:r>
    </w:p>
    <w:p w14:paraId="3D17D1B9" w14:textId="1C38F449" w:rsidR="004A4688" w:rsidRPr="00424939" w:rsidRDefault="004A4688" w:rsidP="006E72AD">
      <w:pPr>
        <w:keepNext/>
        <w:spacing w:before="40" w:after="0"/>
        <w:rPr>
          <w:b/>
          <w:color w:val="000000" w:themeColor="text1"/>
        </w:rPr>
        <w:pPrChange w:id="8186" w:author="Summer 2023 updates" w:date="2024-07-31T13:42:00Z">
          <w:pPr>
            <w:keepNext/>
            <w:spacing w:after="0"/>
          </w:pPr>
        </w:pPrChange>
      </w:pPr>
      <w:r w:rsidRPr="00424939">
        <w:rPr>
          <w:b/>
          <w:color w:val="000000" w:themeColor="text1"/>
        </w:rPr>
        <w:t>ANT-115 Ancient Greece: History</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as Archaeology</w:t>
      </w:r>
    </w:p>
    <w:p w14:paraId="55D5800C" w14:textId="1ADB066D" w:rsidR="004A4688" w:rsidRPr="00424939" w:rsidRDefault="004A4688" w:rsidP="00B5115A">
      <w:pPr>
        <w:keepNext/>
        <w:rPr>
          <w:color w:val="000000" w:themeColor="text1"/>
        </w:rPr>
      </w:pPr>
      <w:r w:rsidRPr="00424939">
        <w:rPr>
          <w:color w:val="000000" w:themeColor="text1"/>
        </w:rPr>
        <w:t>Explores the various ways in which archaeology can inform our understanding of ancient Greek history by visiting the monuments, museums, and archaeological sites in modern Greece. The course emphasizes the combination of the historical textual evidence and the ancient physical evidence to enrich our understanding of Greek social, political, and cultural history. (Offered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only)</w:t>
      </w:r>
    </w:p>
    <w:p w14:paraId="7A9E1E07" w14:textId="77777777" w:rsidR="004A4688" w:rsidRPr="00424939" w:rsidRDefault="004A4688" w:rsidP="006E72AD">
      <w:pPr>
        <w:spacing w:before="40" w:after="0"/>
        <w:rPr>
          <w:b/>
          <w:color w:val="000000" w:themeColor="text1"/>
        </w:rPr>
        <w:pPrChange w:id="8187" w:author="Summer 2023 updates" w:date="2024-07-31T13:42:00Z">
          <w:pPr>
            <w:spacing w:after="0"/>
          </w:pPr>
        </w:pPrChange>
      </w:pPr>
      <w:r w:rsidRPr="00424939">
        <w:rPr>
          <w:b/>
          <w:color w:val="000000" w:themeColor="text1"/>
        </w:rPr>
        <w:t>ANT-116 Cultural Anthropology</w:t>
      </w:r>
    </w:p>
    <w:p w14:paraId="1EF2F24C" w14:textId="3C546923" w:rsidR="004A4688" w:rsidRPr="00424939" w:rsidRDefault="004A4688" w:rsidP="006E72AD">
      <w:pPr>
        <w:rPr>
          <w:rPrChange w:id="8188" w:author="Summer 2023 updates" w:date="2024-07-31T13:42:00Z">
            <w:rPr>
              <w:color w:val="000000" w:themeColor="text1"/>
            </w:rPr>
          </w:rPrChange>
        </w:rPr>
      </w:pPr>
      <w:r w:rsidRPr="00424939">
        <w:rPr>
          <w:rPrChange w:id="8189" w:author="Summer 2023 updates" w:date="2024-07-31T13:42:00Z">
            <w:rPr>
              <w:color w:val="000000" w:themeColor="text1"/>
            </w:rPr>
          </w:rPrChange>
        </w:rPr>
        <w:t>An introduction to cultural anthropology</w:t>
      </w:r>
      <w:r w:rsidR="008C196D" w:rsidRPr="00424939">
        <w:rPr>
          <w:rPrChange w:id="8190" w:author="Summer 2023 updates" w:date="2024-07-31T13:42:00Z">
            <w:rPr>
              <w:color w:val="000000" w:themeColor="text1"/>
            </w:rPr>
          </w:rPrChange>
        </w:rPr>
        <w:fldChar w:fldCharType="begin"/>
      </w:r>
      <w:r w:rsidR="008C196D" w:rsidRPr="00424939">
        <w:rPr>
          <w:rPrChange w:id="8191" w:author="Summer 2023 updates" w:date="2024-07-31T13:42:00Z">
            <w:rPr>
              <w:color w:val="000000" w:themeColor="text1"/>
            </w:rPr>
          </w:rPrChange>
        </w:rPr>
        <w:instrText xml:space="preserve"> XE "</w:instrText>
      </w:r>
      <w:del w:id="8192" w:author="Summer 2023 updates" w:date="2024-07-31T13:42:00Z">
        <w:r w:rsidR="008C196D" w:rsidRPr="00424939">
          <w:rPr>
            <w:rFonts w:cs="Times New Roman"/>
            <w:b/>
            <w:smallCaps/>
            <w:color w:val="000000" w:themeColor="text1"/>
          </w:rPr>
          <w:delInstrText>anthropology</w:delInstrText>
        </w:r>
      </w:del>
      <w:ins w:id="8193" w:author="Summer 2023 updates" w:date="2024-07-31T13:42:00Z">
        <w:r w:rsidR="004A580F">
          <w:rPr>
            <w:rFonts w:cs="Times New Roman"/>
            <w:b/>
            <w:smallCaps/>
          </w:rPr>
          <w:instrText>A</w:instrText>
        </w:r>
        <w:r w:rsidR="008C196D" w:rsidRPr="00424939">
          <w:rPr>
            <w:rFonts w:cs="Times New Roman"/>
            <w:b/>
            <w:smallCaps/>
          </w:rPr>
          <w:instrText>nthropology</w:instrText>
        </w:r>
      </w:ins>
      <w:r w:rsidR="008C196D" w:rsidRPr="00424939">
        <w:rPr>
          <w:rPrChange w:id="8194" w:author="Summer 2023 updates" w:date="2024-07-31T13:42:00Z">
            <w:rPr>
              <w:color w:val="000000" w:themeColor="text1"/>
            </w:rPr>
          </w:rPrChange>
        </w:rPr>
        <w:instrText xml:space="preserve">" </w:instrText>
      </w:r>
      <w:r w:rsidR="008C196D" w:rsidRPr="00424939">
        <w:rPr>
          <w:rPrChange w:id="8195" w:author="Summer 2023 updates" w:date="2024-07-31T13:42:00Z">
            <w:rPr>
              <w:color w:val="000000" w:themeColor="text1"/>
            </w:rPr>
          </w:rPrChange>
        </w:rPr>
        <w:fldChar w:fldCharType="end"/>
      </w:r>
      <w:r w:rsidRPr="00424939">
        <w:rPr>
          <w:rPrChange w:id="8196" w:author="Summer 2023 updates" w:date="2024-07-31T13:42:00Z">
            <w:rPr>
              <w:color w:val="000000" w:themeColor="text1"/>
            </w:rPr>
          </w:rPrChange>
        </w:rPr>
        <w:t>, presenting its place within the broader discipline of anthropology and outlining its characteristic methodological and theoretical approaches to the study of human life.  The course emphasizes the diversity of approaches to common human experiences in a variety of cultural contexts.</w:t>
      </w:r>
    </w:p>
    <w:p w14:paraId="69461BE8" w14:textId="77777777" w:rsidR="004A4688" w:rsidRPr="00424939" w:rsidRDefault="004A4688" w:rsidP="006E72AD">
      <w:pPr>
        <w:spacing w:before="40" w:after="0"/>
        <w:rPr>
          <w:b/>
          <w:color w:val="000000" w:themeColor="text1"/>
        </w:rPr>
        <w:pPrChange w:id="8197" w:author="Summer 2023 updates" w:date="2024-07-31T13:42:00Z">
          <w:pPr>
            <w:spacing w:after="0"/>
          </w:pPr>
        </w:pPrChange>
      </w:pPr>
      <w:r w:rsidRPr="00424939">
        <w:rPr>
          <w:b/>
          <w:color w:val="000000" w:themeColor="text1"/>
        </w:rPr>
        <w:t>ANT-125 Art and Archaeology of the Classical World</w:t>
      </w:r>
    </w:p>
    <w:p w14:paraId="41A98C5E" w14:textId="77777777" w:rsidR="004A4688" w:rsidRPr="00424939" w:rsidRDefault="004A4688" w:rsidP="004A4688">
      <w:pPr>
        <w:rPr>
          <w:color w:val="000000" w:themeColor="text1"/>
        </w:rPr>
      </w:pPr>
      <w:r w:rsidRPr="00424939">
        <w:rPr>
          <w:color w:val="000000" w:themeColor="text1"/>
        </w:rPr>
        <w:t>A survey of the art, architecture, and archaeological remains of the Greek and Roman civilizations from early Aegean Bronze Age cultures to the fall of the Roman empire.</w:t>
      </w:r>
    </w:p>
    <w:p w14:paraId="1F3E999F" w14:textId="2B036780" w:rsidR="004A4688" w:rsidRPr="00424939" w:rsidRDefault="004A4688" w:rsidP="006E72AD">
      <w:pPr>
        <w:spacing w:before="40" w:after="0"/>
        <w:rPr>
          <w:b/>
          <w:color w:val="000000" w:themeColor="text1"/>
        </w:rPr>
        <w:pPrChange w:id="8198" w:author="Summer 2023 updates" w:date="2024-07-31T13:42:00Z">
          <w:pPr>
            <w:spacing w:after="0"/>
          </w:pPr>
        </w:pPrChange>
      </w:pPr>
      <w:r w:rsidRPr="00424939">
        <w:rPr>
          <w:b/>
          <w:color w:val="000000" w:themeColor="text1"/>
        </w:rPr>
        <w:t>ANT-215 Ethnographic Methods</w:t>
      </w:r>
      <w:r w:rsidR="001554E4" w:rsidRPr="00424939">
        <w:rPr>
          <w:b/>
          <w:color w:val="000000" w:themeColor="text1"/>
        </w:rPr>
        <w:t xml:space="preserve"> </w:t>
      </w:r>
      <w:r w:rsidR="001554E4" w:rsidRPr="00424939">
        <w:rPr>
          <w:rFonts w:cs="Times New Roman"/>
          <w:b/>
          <w:color w:val="000000" w:themeColor="text1"/>
        </w:rPr>
        <w:t>(WE)</w:t>
      </w:r>
    </w:p>
    <w:p w14:paraId="3F9839C2" w14:textId="31CD96FF" w:rsidR="004A4688" w:rsidRPr="00424939" w:rsidRDefault="004A4688" w:rsidP="006E72AD">
      <w:pPr>
        <w:rPr>
          <w:rPrChange w:id="8199" w:author="Summer 2023 updates" w:date="2024-07-31T13:42:00Z">
            <w:rPr>
              <w:color w:val="000000" w:themeColor="text1"/>
            </w:rPr>
          </w:rPrChange>
        </w:rPr>
      </w:pPr>
      <w:r w:rsidRPr="00424939">
        <w:rPr>
          <w:rPrChange w:id="8200" w:author="Summer 2023 updates" w:date="2024-07-31T13:42:00Z">
            <w:rPr>
              <w:color w:val="000000" w:themeColor="text1"/>
            </w:rPr>
          </w:rPrChange>
        </w:rPr>
        <w:t xml:space="preserve">An introduction to ethnographic research methods, presenting a number of tools for collecting and analyzing ethnographic data.  The course emphasizes the relationship between research questions and the methodological tools used by anthropologists to study those questions.  </w:t>
      </w:r>
      <w:r w:rsidRPr="00424939">
        <w:rPr>
          <w:u w:val="single"/>
          <w:rPrChange w:id="8201" w:author="Summer 2023 updates" w:date="2024-07-31T13:42:00Z">
            <w:rPr>
              <w:color w:val="000000" w:themeColor="text1"/>
              <w:u w:val="single"/>
            </w:rPr>
          </w:rPrChange>
        </w:rPr>
        <w:t>Prerequisite</w:t>
      </w:r>
      <w:r w:rsidR="00897BA1" w:rsidRPr="00424939">
        <w:rPr>
          <w:rPrChange w:id="8202" w:author="Summer 2023 updates" w:date="2024-07-31T13:42:00Z">
            <w:rPr>
              <w:color w:val="000000" w:themeColor="text1"/>
            </w:rPr>
          </w:rPrChange>
        </w:rPr>
        <w:t>:</w:t>
      </w:r>
      <w:r w:rsidRPr="00424939">
        <w:rPr>
          <w:rPrChange w:id="8203" w:author="Summer 2023 updates" w:date="2024-07-31T13:42:00Z">
            <w:rPr>
              <w:color w:val="000000" w:themeColor="text1"/>
            </w:rPr>
          </w:rPrChange>
        </w:rPr>
        <w:t xml:space="preserve"> Cultural Anthropology (ANT-116) or consent of instructor.</w:t>
      </w:r>
    </w:p>
    <w:p w14:paraId="10A75A13" w14:textId="37F22430" w:rsidR="00AD6E81" w:rsidRPr="00424939" w:rsidRDefault="00AD6E81" w:rsidP="006E72AD">
      <w:pPr>
        <w:spacing w:before="40" w:after="0"/>
        <w:rPr>
          <w:b/>
          <w:color w:val="000000" w:themeColor="text1"/>
        </w:rPr>
        <w:pPrChange w:id="8204" w:author="Summer 2023 updates" w:date="2024-07-31T13:42:00Z">
          <w:pPr>
            <w:spacing w:after="0"/>
          </w:pPr>
        </w:pPrChange>
      </w:pPr>
      <w:r w:rsidRPr="00424939">
        <w:rPr>
          <w:b/>
          <w:color w:val="000000" w:themeColor="text1"/>
        </w:rPr>
        <w:t>ANT-2</w:t>
      </w:r>
      <w:r w:rsidR="00F64927" w:rsidRPr="00424939">
        <w:rPr>
          <w:b/>
          <w:color w:val="000000" w:themeColor="text1"/>
        </w:rPr>
        <w:t>84</w:t>
      </w:r>
      <w:r w:rsidRPr="00424939">
        <w:rPr>
          <w:b/>
          <w:color w:val="000000" w:themeColor="text1"/>
        </w:rPr>
        <w:t xml:space="preserve"> Topics in Anthropology or Archaeology </w:t>
      </w:r>
    </w:p>
    <w:p w14:paraId="7F375168" w14:textId="29237F93" w:rsidR="00AD6E81" w:rsidRPr="00424939" w:rsidRDefault="00AD6E81" w:rsidP="00AD6E81">
      <w:pPr>
        <w:rPr>
          <w:color w:val="000000" w:themeColor="text1"/>
        </w:rPr>
      </w:pPr>
      <w:r w:rsidRPr="00424939">
        <w:rPr>
          <w:color w:val="000000" w:themeColor="text1"/>
        </w:rPr>
        <w:t>A focused examination of an anthropological theme, theory or research method. C</w:t>
      </w:r>
      <w:r w:rsidR="00184142" w:rsidRPr="00424939">
        <w:rPr>
          <w:color w:val="000000" w:themeColor="text1"/>
        </w:rPr>
        <w:t xml:space="preserve">ontent varies and is determined </w:t>
      </w:r>
      <w:r w:rsidRPr="00424939">
        <w:rPr>
          <w:color w:val="000000" w:themeColor="text1"/>
        </w:rPr>
        <w:t>by the instructor. May be taken more than once for credit, provided the topics are substantially different.</w:t>
      </w:r>
    </w:p>
    <w:p w14:paraId="4DECAEE1" w14:textId="03561F6C" w:rsidR="004A4688" w:rsidRPr="00424939" w:rsidRDefault="004A4688" w:rsidP="006E72AD">
      <w:pPr>
        <w:spacing w:before="40" w:after="0"/>
        <w:rPr>
          <w:b/>
          <w:color w:val="000000" w:themeColor="text1"/>
        </w:rPr>
        <w:pPrChange w:id="8205" w:author="Summer 2023 updates" w:date="2024-07-31T13:42:00Z">
          <w:pPr>
            <w:spacing w:after="0"/>
          </w:pPr>
        </w:pPrChange>
      </w:pPr>
      <w:r w:rsidRPr="00424939">
        <w:rPr>
          <w:b/>
          <w:color w:val="000000" w:themeColor="text1"/>
        </w:rPr>
        <w:t>ANT-2</w:t>
      </w:r>
      <w:r w:rsidR="00F64927" w:rsidRPr="00424939">
        <w:rPr>
          <w:b/>
          <w:color w:val="000000" w:themeColor="text1"/>
        </w:rPr>
        <w:t>86</w:t>
      </w:r>
      <w:r w:rsidRPr="00424939">
        <w:rPr>
          <w:b/>
          <w:color w:val="000000" w:themeColor="text1"/>
        </w:rPr>
        <w:t xml:space="preserve"> Topics in Anthropology: </w:t>
      </w:r>
      <w:r w:rsidRPr="00424939">
        <w:rPr>
          <w:rFonts w:cs="Times New Roman"/>
          <w:b/>
          <w:color w:val="000000" w:themeColor="text1"/>
        </w:rPr>
        <w:t>Non-Western Perspectives</w:t>
      </w:r>
      <w:r w:rsidR="00C103D8">
        <w:rPr>
          <w:rFonts w:cs="Times New Roman"/>
          <w:b/>
          <w:color w:val="000000" w:themeColor="text1"/>
        </w:rPr>
        <w:t xml:space="preserve"> </w:t>
      </w:r>
    </w:p>
    <w:p w14:paraId="0BFDBAB1" w14:textId="3F32F5FA" w:rsidR="004A4688" w:rsidRPr="00424939" w:rsidRDefault="004A4688" w:rsidP="006E72AD">
      <w:pPr>
        <w:rPr>
          <w:rPrChange w:id="8206" w:author="Summer 2023 updates" w:date="2024-07-31T13:42:00Z">
            <w:rPr>
              <w:color w:val="000000" w:themeColor="text1"/>
            </w:rPr>
          </w:rPrChange>
        </w:rPr>
      </w:pPr>
      <w:r w:rsidRPr="00424939">
        <w:rPr>
          <w:rPrChange w:id="8207" w:author="Summer 2023 updates" w:date="2024-07-31T13:42:00Z">
            <w:rPr>
              <w:color w:val="000000" w:themeColor="text1"/>
            </w:rPr>
          </w:rPrChange>
        </w:rPr>
        <w:t>A focused examination of an anthropological theme, theory or research method.  C</w:t>
      </w:r>
      <w:r w:rsidR="00184142" w:rsidRPr="00424939">
        <w:rPr>
          <w:rPrChange w:id="8208" w:author="Summer 2023 updates" w:date="2024-07-31T13:42:00Z">
            <w:rPr>
              <w:color w:val="000000" w:themeColor="text1"/>
            </w:rPr>
          </w:rPrChange>
        </w:rPr>
        <w:t xml:space="preserve">ontent varies and is determined </w:t>
      </w:r>
      <w:r w:rsidRPr="00424939">
        <w:rPr>
          <w:rPrChange w:id="8209" w:author="Summer 2023 updates" w:date="2024-07-31T13:42:00Z">
            <w:rPr>
              <w:color w:val="000000" w:themeColor="text1"/>
            </w:rPr>
          </w:rPrChange>
        </w:rPr>
        <w:t xml:space="preserve">by the instructor. May be taken more than once for credit, provided the topics are substantially different.  </w:t>
      </w:r>
    </w:p>
    <w:p w14:paraId="1FEFE0AF" w14:textId="63427C35" w:rsidR="004A4688" w:rsidRPr="00424939" w:rsidRDefault="004A4688" w:rsidP="006E72AD">
      <w:pPr>
        <w:spacing w:before="40" w:after="0"/>
        <w:rPr>
          <w:b/>
          <w:color w:val="000000" w:themeColor="text1"/>
        </w:rPr>
        <w:pPrChange w:id="8210" w:author="Summer 2023 updates" w:date="2024-07-31T13:42:00Z">
          <w:pPr>
            <w:spacing w:after="0"/>
          </w:pPr>
        </w:pPrChange>
      </w:pPr>
      <w:r w:rsidRPr="00424939">
        <w:rPr>
          <w:b/>
          <w:color w:val="000000" w:themeColor="text1"/>
        </w:rPr>
        <w:t>ANT-2</w:t>
      </w:r>
      <w:r w:rsidR="00F64927" w:rsidRPr="00424939">
        <w:rPr>
          <w:b/>
          <w:color w:val="000000" w:themeColor="text1"/>
        </w:rPr>
        <w:t>8</w:t>
      </w:r>
      <w:r w:rsidRPr="00424939">
        <w:rPr>
          <w:b/>
          <w:color w:val="000000" w:themeColor="text1"/>
        </w:rPr>
        <w:t>8 Topics in Anthropology or Archaeology: Diverse Western Perspectives</w:t>
      </w:r>
      <w:r w:rsidR="00C408C4">
        <w:rPr>
          <w:b/>
          <w:color w:val="000000" w:themeColor="text1"/>
        </w:rPr>
        <w:t xml:space="preserve"> </w:t>
      </w:r>
    </w:p>
    <w:p w14:paraId="508B5EE2" w14:textId="77777777" w:rsidR="004A4688" w:rsidRPr="00424939" w:rsidRDefault="004A4688" w:rsidP="006E72AD">
      <w:pPr>
        <w:rPr>
          <w:rPrChange w:id="8211" w:author="Summer 2023 updates" w:date="2024-07-31T13:42:00Z">
            <w:rPr>
              <w:color w:val="000000" w:themeColor="text1"/>
            </w:rPr>
          </w:rPrChange>
        </w:rPr>
      </w:pPr>
      <w:r w:rsidRPr="00424939">
        <w:rPr>
          <w:rPrChange w:id="8212" w:author="Summer 2023 updates" w:date="2024-07-31T13:42:00Z">
            <w:rPr>
              <w:color w:val="000000" w:themeColor="text1"/>
            </w:rPr>
          </w:rPrChange>
        </w:rPr>
        <w:t xml:space="preserve">A focused examination of an archaeological theme, theory or research method. Content varies and is determined by the instructor. May be taken more than once for credit, provided the topics are substantially different.  </w:t>
      </w:r>
    </w:p>
    <w:p w14:paraId="0DC3DE9E" w14:textId="5A2EEB1A" w:rsidR="004A4688" w:rsidRPr="00424939" w:rsidRDefault="004A4688" w:rsidP="006E72AD">
      <w:pPr>
        <w:spacing w:before="40" w:after="0"/>
        <w:rPr>
          <w:b/>
          <w:color w:val="000000" w:themeColor="text1"/>
        </w:rPr>
        <w:pPrChange w:id="8213" w:author="Summer 2023 updates" w:date="2024-07-31T13:42:00Z">
          <w:pPr>
            <w:spacing w:after="0"/>
          </w:pPr>
        </w:pPrChange>
      </w:pPr>
      <w:r w:rsidRPr="00424939">
        <w:rPr>
          <w:b/>
          <w:color w:val="000000" w:themeColor="text1"/>
        </w:rPr>
        <w:t>ANT-415 Ancient Greek Pottery Studies</w:t>
      </w:r>
    </w:p>
    <w:p w14:paraId="2E40170F" w14:textId="1684AC6A" w:rsidR="004A4688" w:rsidRPr="00424939" w:rsidRDefault="004A4688" w:rsidP="006E72AD">
      <w:pPr>
        <w:rPr>
          <w:rPrChange w:id="8214" w:author="Summer 2023 updates" w:date="2024-07-31T13:42:00Z">
            <w:rPr>
              <w:color w:val="000000" w:themeColor="text1"/>
            </w:rPr>
          </w:rPrChange>
        </w:rPr>
      </w:pPr>
      <w:r w:rsidRPr="00424939">
        <w:rPr>
          <w:rPrChange w:id="8215" w:author="Summer 2023 updates" w:date="2024-07-31T13:42:00Z">
            <w:rPr>
              <w:color w:val="000000" w:themeColor="text1"/>
            </w:rPr>
          </w:rPrChange>
        </w:rPr>
        <w:t xml:space="preserve">Considers Greek ceramics from both scientific and iconological perspectives. Students study issues of production, construction and distribution and then look at Greek pottery iconographically, focusing on the major stylistic periods but emphasizing regional variations through Greece. Discussions of connoisseurship and themes prevalent in Greek vase-painting such as death, myth, and gender round out the course’s survey of evidence. </w:t>
      </w:r>
      <w:r w:rsidRPr="00424939">
        <w:rPr>
          <w:u w:val="single"/>
          <w:rPrChange w:id="8216" w:author="Summer 2023 updates" w:date="2024-07-31T13:42:00Z">
            <w:rPr>
              <w:color w:val="000000" w:themeColor="text1"/>
              <w:u w:val="single"/>
            </w:rPr>
          </w:rPrChange>
        </w:rPr>
        <w:t>Prerequisite</w:t>
      </w:r>
      <w:r w:rsidR="00897BA1" w:rsidRPr="00424939">
        <w:rPr>
          <w:rPrChange w:id="8217" w:author="Summer 2023 updates" w:date="2024-07-31T13:42:00Z">
            <w:rPr>
              <w:color w:val="000000" w:themeColor="text1"/>
            </w:rPr>
          </w:rPrChange>
        </w:rPr>
        <w:t>:</w:t>
      </w:r>
      <w:r w:rsidRPr="00424939">
        <w:rPr>
          <w:rPrChange w:id="8218" w:author="Summer 2023 updates" w:date="2024-07-31T13:42:00Z">
            <w:rPr>
              <w:color w:val="000000" w:themeColor="text1"/>
            </w:rPr>
          </w:rPrChange>
        </w:rPr>
        <w:t xml:space="preserve"> consent of instructor.</w:t>
      </w:r>
    </w:p>
    <w:p w14:paraId="366E0A97" w14:textId="10E2EAE9" w:rsidR="0090102E" w:rsidRPr="00424939" w:rsidRDefault="0090102E" w:rsidP="006E72AD">
      <w:pPr>
        <w:spacing w:before="40" w:after="0"/>
        <w:rPr>
          <w:b/>
          <w:color w:val="000000" w:themeColor="text1"/>
        </w:rPr>
        <w:pPrChange w:id="8219" w:author="Summer 2023 updates" w:date="2024-07-31T13:42:00Z">
          <w:pPr>
            <w:spacing w:after="0"/>
          </w:pPr>
        </w:pPrChange>
      </w:pPr>
      <w:r w:rsidRPr="00424939">
        <w:rPr>
          <w:b/>
          <w:color w:val="000000" w:themeColor="text1"/>
        </w:rPr>
        <w:t>ANT-444 Independent Study</w:t>
      </w:r>
      <w:r w:rsidR="008C196D" w:rsidRPr="00424939">
        <w:rPr>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b/>
          <w:color w:val="000000" w:themeColor="text1"/>
        </w:rPr>
        <w:fldChar w:fldCharType="end"/>
      </w:r>
    </w:p>
    <w:p w14:paraId="36991AF9" w14:textId="23616CAE" w:rsidR="0090102E" w:rsidRPr="00424939" w:rsidRDefault="0090102E" w:rsidP="006E72AD">
      <w:pPr>
        <w:rPr>
          <w:rPrChange w:id="8220" w:author="Summer 2023 updates" w:date="2024-07-31T13:42:00Z">
            <w:rPr>
              <w:color w:val="000000" w:themeColor="text1"/>
            </w:rPr>
          </w:rPrChange>
        </w:rPr>
        <w:pPrChange w:id="8221" w:author="Summer 2023 updates" w:date="2024-07-31T13:42:00Z">
          <w:pPr>
            <w:tabs>
              <w:tab w:val="left" w:pos="360"/>
            </w:tabs>
          </w:pPr>
        </w:pPrChange>
      </w:pPr>
      <w:r w:rsidRPr="00424939">
        <w:rPr>
          <w:rPrChange w:id="8222" w:author="Summer 2023 updates" w:date="2024-07-31T13:42:00Z">
            <w:rPr>
              <w:color w:val="000000" w:themeColor="text1"/>
            </w:rPr>
          </w:rPrChange>
        </w:rPr>
        <w:t>Independent study under faculty guidance of a research problem chosen by the student.  May be taken for an X status grade with consent of instructor prior to registration. This course does not satisfy any of the requirements for a minor</w:t>
      </w:r>
      <w:r w:rsidR="00B8454E" w:rsidRPr="00424939">
        <w:rPr>
          <w:rPrChange w:id="8223" w:author="Summer 2023 updates" w:date="2024-07-31T13:42:00Z">
            <w:rPr>
              <w:color w:val="000000" w:themeColor="text1"/>
            </w:rPr>
          </w:rPrChange>
        </w:rPr>
        <w:fldChar w:fldCharType="begin"/>
      </w:r>
      <w:r w:rsidR="00B8454E" w:rsidRPr="00424939">
        <w:rPr>
          <w:rPrChange w:id="8224" w:author="Summer 2023 updates" w:date="2024-07-31T13:42:00Z">
            <w:rPr>
              <w:color w:val="000000" w:themeColor="text1"/>
            </w:rPr>
          </w:rPrChange>
        </w:rPr>
        <w:instrText xml:space="preserve"> XE "</w:instrText>
      </w:r>
      <w:del w:id="8225" w:author="Summer 2023 updates" w:date="2024-07-31T13:42:00Z">
        <w:r w:rsidR="00B8454E" w:rsidRPr="00424939">
          <w:rPr>
            <w:rStyle w:val="Strong"/>
            <w:rFonts w:ascii="Garamond" w:hAnsi="Garamond"/>
            <w:color w:val="000000" w:themeColor="text1"/>
          </w:rPr>
          <w:delInstrText>minor</w:delInstrText>
        </w:r>
      </w:del>
      <w:ins w:id="822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8227" w:author="Summer 2023 updates" w:date="2024-07-31T13:42:00Z">
            <w:rPr>
              <w:color w:val="000000" w:themeColor="text1"/>
            </w:rPr>
          </w:rPrChange>
        </w:rPr>
        <w:instrText xml:space="preserve">" </w:instrText>
      </w:r>
      <w:r w:rsidR="00B8454E" w:rsidRPr="00424939">
        <w:rPr>
          <w:rPrChange w:id="8228" w:author="Summer 2023 updates" w:date="2024-07-31T13:42:00Z">
            <w:rPr>
              <w:color w:val="000000" w:themeColor="text1"/>
            </w:rPr>
          </w:rPrChange>
        </w:rPr>
        <w:fldChar w:fldCharType="end"/>
      </w:r>
      <w:r w:rsidRPr="00424939">
        <w:rPr>
          <w:rPrChange w:id="8229" w:author="Summer 2023 updates" w:date="2024-07-31T13:42:00Z">
            <w:rPr>
              <w:color w:val="000000" w:themeColor="text1"/>
            </w:rPr>
          </w:rPrChange>
        </w:rPr>
        <w:t xml:space="preserve"> in anthropology</w:t>
      </w:r>
      <w:r w:rsidR="008C196D" w:rsidRPr="00424939">
        <w:rPr>
          <w:rPrChange w:id="8230" w:author="Summer 2023 updates" w:date="2024-07-31T13:42:00Z">
            <w:rPr>
              <w:color w:val="000000" w:themeColor="text1"/>
            </w:rPr>
          </w:rPrChange>
        </w:rPr>
        <w:fldChar w:fldCharType="begin"/>
      </w:r>
      <w:r w:rsidR="008C196D" w:rsidRPr="00424939">
        <w:rPr>
          <w:rPrChange w:id="8231" w:author="Summer 2023 updates" w:date="2024-07-31T13:42:00Z">
            <w:rPr>
              <w:color w:val="000000" w:themeColor="text1"/>
            </w:rPr>
          </w:rPrChange>
        </w:rPr>
        <w:instrText xml:space="preserve"> XE "</w:instrText>
      </w:r>
      <w:del w:id="8232" w:author="Summer 2023 updates" w:date="2024-07-31T13:42:00Z">
        <w:r w:rsidR="008C196D" w:rsidRPr="00424939">
          <w:rPr>
            <w:rFonts w:cs="Times New Roman"/>
            <w:b/>
            <w:smallCaps/>
            <w:color w:val="000000" w:themeColor="text1"/>
          </w:rPr>
          <w:delInstrText>anthropology</w:delInstrText>
        </w:r>
      </w:del>
      <w:ins w:id="8233" w:author="Summer 2023 updates" w:date="2024-07-31T13:42:00Z">
        <w:r w:rsidR="004A580F">
          <w:rPr>
            <w:rFonts w:cs="Times New Roman"/>
            <w:b/>
            <w:smallCaps/>
          </w:rPr>
          <w:instrText>A</w:instrText>
        </w:r>
        <w:r w:rsidR="008C196D" w:rsidRPr="00424939">
          <w:rPr>
            <w:rFonts w:cs="Times New Roman"/>
            <w:b/>
            <w:smallCaps/>
          </w:rPr>
          <w:instrText>nthropology</w:instrText>
        </w:r>
      </w:ins>
      <w:r w:rsidR="008C196D" w:rsidRPr="00424939">
        <w:rPr>
          <w:rPrChange w:id="8234" w:author="Summer 2023 updates" w:date="2024-07-31T13:42:00Z">
            <w:rPr>
              <w:color w:val="000000" w:themeColor="text1"/>
            </w:rPr>
          </w:rPrChange>
        </w:rPr>
        <w:instrText xml:space="preserve">" </w:instrText>
      </w:r>
      <w:r w:rsidR="008C196D" w:rsidRPr="00424939">
        <w:rPr>
          <w:rPrChange w:id="8235" w:author="Summer 2023 updates" w:date="2024-07-31T13:42:00Z">
            <w:rPr>
              <w:color w:val="000000" w:themeColor="text1"/>
            </w:rPr>
          </w:rPrChange>
        </w:rPr>
        <w:fldChar w:fldCharType="end"/>
      </w:r>
      <w:r w:rsidRPr="00424939">
        <w:rPr>
          <w:rPrChange w:id="8236" w:author="Summer 2023 updates" w:date="2024-07-31T13:42:00Z">
            <w:rPr>
              <w:color w:val="000000" w:themeColor="text1"/>
            </w:rPr>
          </w:rPrChange>
        </w:rPr>
        <w:t xml:space="preserve">.  </w:t>
      </w:r>
      <w:r w:rsidRPr="00424939">
        <w:rPr>
          <w:u w:val="single"/>
          <w:rPrChange w:id="8237" w:author="Summer 2023 updates" w:date="2024-07-31T13:42:00Z">
            <w:rPr>
              <w:color w:val="000000" w:themeColor="text1"/>
              <w:u w:val="single"/>
            </w:rPr>
          </w:rPrChange>
        </w:rPr>
        <w:t>Prerequisites</w:t>
      </w:r>
      <w:r w:rsidRPr="00424939">
        <w:rPr>
          <w:rPrChange w:id="8238" w:author="Summer 2023 updates" w:date="2024-07-31T13:42:00Z">
            <w:rPr>
              <w:color w:val="000000" w:themeColor="text1"/>
            </w:rPr>
          </w:rPrChange>
        </w:rPr>
        <w:t>: Previous or concurrent enrollment in Anthropology Theory (ANT-450) and consent of department chair. (Offered by arrangement)</w:t>
      </w:r>
    </w:p>
    <w:p w14:paraId="4290CC99" w14:textId="7294C683" w:rsidR="0090102E" w:rsidRPr="00424939" w:rsidRDefault="0090102E" w:rsidP="006E72AD">
      <w:pPr>
        <w:spacing w:before="40" w:after="0"/>
        <w:rPr>
          <w:b/>
          <w:color w:val="000000" w:themeColor="text1"/>
        </w:rPr>
        <w:pPrChange w:id="8239" w:author="Summer 2023 updates" w:date="2024-07-31T13:42:00Z">
          <w:pPr>
            <w:spacing w:after="0"/>
          </w:pPr>
        </w:pPrChange>
      </w:pPr>
      <w:r w:rsidRPr="00424939">
        <w:rPr>
          <w:b/>
          <w:color w:val="000000" w:themeColor="text1"/>
        </w:rPr>
        <w:t>ANT-450 Anthropological Theory</w:t>
      </w:r>
      <w:r w:rsidR="001554E4" w:rsidRPr="00424939">
        <w:rPr>
          <w:b/>
          <w:color w:val="000000" w:themeColor="text1"/>
        </w:rPr>
        <w:t xml:space="preserve"> </w:t>
      </w:r>
      <w:r w:rsidR="001554E4" w:rsidRPr="00424939">
        <w:rPr>
          <w:rFonts w:cs="Times New Roman"/>
          <w:b/>
          <w:color w:val="000000" w:themeColor="text1"/>
        </w:rPr>
        <w:t>(WE)</w:t>
      </w:r>
    </w:p>
    <w:p w14:paraId="4805E525" w14:textId="77777777" w:rsidR="0090102E" w:rsidRPr="00424939" w:rsidRDefault="0090102E" w:rsidP="0090102E">
      <w:pPr>
        <w:tabs>
          <w:tab w:val="left" w:pos="360"/>
        </w:tabs>
        <w:rPr>
          <w:color w:val="000000" w:themeColor="text1"/>
        </w:rPr>
      </w:pPr>
      <w:r w:rsidRPr="00424939">
        <w:rPr>
          <w:color w:val="000000" w:themeColor="text1"/>
        </w:rPr>
        <w:t>An examination of the historical development of anthropological theory, emphasizing American, British and French traditions from the 19</w:t>
      </w:r>
      <w:r w:rsidRPr="00424939">
        <w:rPr>
          <w:color w:val="000000" w:themeColor="text1"/>
          <w:vertAlign w:val="superscript"/>
        </w:rPr>
        <w:t>th</w:t>
      </w:r>
      <w:r w:rsidRPr="00424939">
        <w:rPr>
          <w:color w:val="000000" w:themeColor="text1"/>
        </w:rPr>
        <w:t xml:space="preserve"> century through the present.  </w:t>
      </w:r>
      <w:r w:rsidRPr="00424939">
        <w:rPr>
          <w:color w:val="000000" w:themeColor="text1"/>
          <w:u w:val="single"/>
        </w:rPr>
        <w:t>Prerequisite</w:t>
      </w:r>
      <w:r w:rsidRPr="00424939">
        <w:rPr>
          <w:color w:val="000000" w:themeColor="text1"/>
        </w:rPr>
        <w:t>: Cultural Anthropology (ANT-116) or consent of instructor.</w:t>
      </w:r>
    </w:p>
    <w:p w14:paraId="253494EF" w14:textId="77777777" w:rsidR="0090102E" w:rsidRPr="00424939" w:rsidRDefault="0090102E" w:rsidP="006E72AD">
      <w:pPr>
        <w:spacing w:before="40" w:after="0"/>
        <w:rPr>
          <w:b/>
          <w:color w:val="000000" w:themeColor="text1"/>
        </w:rPr>
        <w:pPrChange w:id="8240" w:author="Summer 2023 updates" w:date="2024-07-31T13:42:00Z">
          <w:pPr>
            <w:spacing w:after="0"/>
          </w:pPr>
        </w:pPrChange>
      </w:pPr>
      <w:r w:rsidRPr="00424939">
        <w:rPr>
          <w:b/>
          <w:color w:val="000000" w:themeColor="text1"/>
        </w:rPr>
        <w:t>ANT-474 Research Participation</w:t>
      </w:r>
    </w:p>
    <w:p w14:paraId="6D425C27" w14:textId="03229CDF" w:rsidR="0090102E" w:rsidRPr="00424939" w:rsidRDefault="0090102E" w:rsidP="006E72AD">
      <w:pPr>
        <w:rPr>
          <w:rPrChange w:id="8241" w:author="Summer 2023 updates" w:date="2024-07-31T13:42:00Z">
            <w:rPr>
              <w:color w:val="000000" w:themeColor="text1"/>
            </w:rPr>
          </w:rPrChange>
        </w:rPr>
        <w:pPrChange w:id="8242" w:author="Summer 2023 updates" w:date="2024-07-31T13:42:00Z">
          <w:pPr>
            <w:tabs>
              <w:tab w:val="left" w:pos="360"/>
            </w:tabs>
          </w:pPr>
        </w:pPrChange>
      </w:pPr>
      <w:r w:rsidRPr="00424939">
        <w:rPr>
          <w:rPrChange w:id="8243" w:author="Summer 2023 updates" w:date="2024-07-31T13:42:00Z">
            <w:rPr>
              <w:color w:val="000000" w:themeColor="text1"/>
            </w:rPr>
          </w:rPrChange>
        </w:rPr>
        <w:t>Individual or group investigation with a faculty member on a research topic or topics of mutual interest.  The student must obtain approval for a specific project and make necessary arrangements prior to the term of registration for the course.  May be taken for an X status grade with consent of instructor prior to registration.   This course does not satisfy any of the requirements for a minor</w:t>
      </w:r>
      <w:r w:rsidR="00B8454E" w:rsidRPr="00424939">
        <w:rPr>
          <w:rPrChange w:id="8244" w:author="Summer 2023 updates" w:date="2024-07-31T13:42:00Z">
            <w:rPr>
              <w:color w:val="000000" w:themeColor="text1"/>
            </w:rPr>
          </w:rPrChange>
        </w:rPr>
        <w:fldChar w:fldCharType="begin"/>
      </w:r>
      <w:r w:rsidR="00B8454E" w:rsidRPr="00424939">
        <w:rPr>
          <w:rPrChange w:id="8245" w:author="Summer 2023 updates" w:date="2024-07-31T13:42:00Z">
            <w:rPr>
              <w:color w:val="000000" w:themeColor="text1"/>
            </w:rPr>
          </w:rPrChange>
        </w:rPr>
        <w:instrText xml:space="preserve"> XE "</w:instrText>
      </w:r>
      <w:del w:id="8246" w:author="Summer 2023 updates" w:date="2024-07-31T13:42:00Z">
        <w:r w:rsidR="00B8454E" w:rsidRPr="00424939">
          <w:rPr>
            <w:rStyle w:val="Strong"/>
            <w:rFonts w:ascii="Garamond" w:hAnsi="Garamond"/>
            <w:color w:val="000000" w:themeColor="text1"/>
          </w:rPr>
          <w:delInstrText>minor</w:delInstrText>
        </w:r>
      </w:del>
      <w:ins w:id="8247"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8248" w:author="Summer 2023 updates" w:date="2024-07-31T13:42:00Z">
            <w:rPr>
              <w:color w:val="000000" w:themeColor="text1"/>
            </w:rPr>
          </w:rPrChange>
        </w:rPr>
        <w:instrText xml:space="preserve">" </w:instrText>
      </w:r>
      <w:r w:rsidR="00B8454E" w:rsidRPr="00424939">
        <w:rPr>
          <w:rPrChange w:id="8249" w:author="Summer 2023 updates" w:date="2024-07-31T13:42:00Z">
            <w:rPr>
              <w:color w:val="000000" w:themeColor="text1"/>
            </w:rPr>
          </w:rPrChange>
        </w:rPr>
        <w:fldChar w:fldCharType="end"/>
      </w:r>
      <w:r w:rsidRPr="00424939">
        <w:rPr>
          <w:rPrChange w:id="8250" w:author="Summer 2023 updates" w:date="2024-07-31T13:42:00Z">
            <w:rPr>
              <w:color w:val="000000" w:themeColor="text1"/>
            </w:rPr>
          </w:rPrChange>
        </w:rPr>
        <w:t xml:space="preserve"> in anthropology</w:t>
      </w:r>
      <w:r w:rsidR="008C196D" w:rsidRPr="00424939">
        <w:rPr>
          <w:rPrChange w:id="8251" w:author="Summer 2023 updates" w:date="2024-07-31T13:42:00Z">
            <w:rPr>
              <w:color w:val="000000" w:themeColor="text1"/>
            </w:rPr>
          </w:rPrChange>
        </w:rPr>
        <w:fldChar w:fldCharType="begin"/>
      </w:r>
      <w:r w:rsidR="008C196D" w:rsidRPr="00424939">
        <w:rPr>
          <w:rPrChange w:id="8252" w:author="Summer 2023 updates" w:date="2024-07-31T13:42:00Z">
            <w:rPr>
              <w:color w:val="000000" w:themeColor="text1"/>
            </w:rPr>
          </w:rPrChange>
        </w:rPr>
        <w:instrText xml:space="preserve"> XE "</w:instrText>
      </w:r>
      <w:del w:id="8253" w:author="Summer 2023 updates" w:date="2024-07-31T13:42:00Z">
        <w:r w:rsidR="008C196D" w:rsidRPr="00424939">
          <w:rPr>
            <w:rFonts w:cs="Times New Roman"/>
            <w:b/>
            <w:smallCaps/>
            <w:color w:val="000000" w:themeColor="text1"/>
          </w:rPr>
          <w:delInstrText>anthropology</w:delInstrText>
        </w:r>
      </w:del>
      <w:ins w:id="8254" w:author="Summer 2023 updates" w:date="2024-07-31T13:42:00Z">
        <w:r w:rsidR="004A580F">
          <w:rPr>
            <w:rFonts w:cs="Times New Roman"/>
            <w:b/>
            <w:smallCaps/>
          </w:rPr>
          <w:instrText>A</w:instrText>
        </w:r>
        <w:r w:rsidR="008C196D" w:rsidRPr="00424939">
          <w:rPr>
            <w:rFonts w:cs="Times New Roman"/>
            <w:b/>
            <w:smallCaps/>
          </w:rPr>
          <w:instrText>nthropology</w:instrText>
        </w:r>
      </w:ins>
      <w:r w:rsidR="008C196D" w:rsidRPr="00424939">
        <w:rPr>
          <w:rPrChange w:id="8255" w:author="Summer 2023 updates" w:date="2024-07-31T13:42:00Z">
            <w:rPr>
              <w:color w:val="000000" w:themeColor="text1"/>
            </w:rPr>
          </w:rPrChange>
        </w:rPr>
        <w:instrText xml:space="preserve">" </w:instrText>
      </w:r>
      <w:r w:rsidR="008C196D" w:rsidRPr="00424939">
        <w:rPr>
          <w:rPrChange w:id="8256" w:author="Summer 2023 updates" w:date="2024-07-31T13:42:00Z">
            <w:rPr>
              <w:color w:val="000000" w:themeColor="text1"/>
            </w:rPr>
          </w:rPrChange>
        </w:rPr>
        <w:fldChar w:fldCharType="end"/>
      </w:r>
      <w:r w:rsidRPr="00424939">
        <w:rPr>
          <w:rPrChange w:id="8257" w:author="Summer 2023 updates" w:date="2024-07-31T13:42:00Z">
            <w:rPr>
              <w:color w:val="000000" w:themeColor="text1"/>
            </w:rPr>
          </w:rPrChange>
        </w:rPr>
        <w:t xml:space="preserve">.  </w:t>
      </w:r>
      <w:r w:rsidRPr="00424939">
        <w:rPr>
          <w:u w:val="single"/>
          <w:rPrChange w:id="8258" w:author="Summer 2023 updates" w:date="2024-07-31T13:42:00Z">
            <w:rPr>
              <w:color w:val="000000" w:themeColor="text1"/>
              <w:u w:val="single"/>
            </w:rPr>
          </w:rPrChange>
        </w:rPr>
        <w:t>Prerequisites</w:t>
      </w:r>
      <w:r w:rsidRPr="00424939">
        <w:rPr>
          <w:rPrChange w:id="8259" w:author="Summer 2023 updates" w:date="2024-07-31T13:42:00Z">
            <w:rPr>
              <w:color w:val="000000" w:themeColor="text1"/>
            </w:rPr>
          </w:rPrChange>
        </w:rPr>
        <w:t>:  Cultural Anthropology (ANT-116) and consent of the instructor. (Offered by arrangement)</w:t>
      </w:r>
    </w:p>
    <w:p w14:paraId="36A7CF00" w14:textId="26CF2EEB" w:rsidR="00AD6E81" w:rsidRPr="00424939" w:rsidRDefault="00AD6E81" w:rsidP="006E72AD">
      <w:pPr>
        <w:spacing w:before="40" w:after="0"/>
        <w:rPr>
          <w:b/>
          <w:color w:val="000000" w:themeColor="text1"/>
        </w:rPr>
        <w:pPrChange w:id="8260" w:author="Summer 2023 updates" w:date="2024-07-31T13:42:00Z">
          <w:pPr>
            <w:spacing w:after="0"/>
          </w:pPr>
        </w:pPrChange>
      </w:pPr>
      <w:r w:rsidRPr="00424939">
        <w:rPr>
          <w:b/>
          <w:color w:val="000000" w:themeColor="text1"/>
        </w:rPr>
        <w:t>ANT-4</w:t>
      </w:r>
      <w:r w:rsidR="00F64927" w:rsidRPr="00424939">
        <w:rPr>
          <w:b/>
          <w:color w:val="000000" w:themeColor="text1"/>
        </w:rPr>
        <w:t>84</w:t>
      </w:r>
      <w:r w:rsidRPr="00424939">
        <w:rPr>
          <w:b/>
          <w:color w:val="000000" w:themeColor="text1"/>
        </w:rPr>
        <w:t xml:space="preserve"> Advanced Topics in Anthropology or Archaeology</w:t>
      </w:r>
      <w:r w:rsidR="001554E4" w:rsidRPr="00424939">
        <w:rPr>
          <w:b/>
          <w:color w:val="000000" w:themeColor="text1"/>
        </w:rPr>
        <w:t xml:space="preserve"> </w:t>
      </w:r>
      <w:r w:rsidR="001554E4" w:rsidRPr="00424939">
        <w:rPr>
          <w:rFonts w:cs="Times New Roman"/>
          <w:b/>
          <w:color w:val="000000" w:themeColor="text1"/>
        </w:rPr>
        <w:t>(WE)</w:t>
      </w:r>
    </w:p>
    <w:p w14:paraId="5EBCF29D" w14:textId="61B9A9BD" w:rsidR="00AD6E81" w:rsidRPr="00424939" w:rsidRDefault="00AD6E81" w:rsidP="00AD6E81">
      <w:pPr>
        <w:rPr>
          <w:color w:val="000000" w:themeColor="text1"/>
        </w:rPr>
      </w:pPr>
      <w:r w:rsidRPr="00424939">
        <w:rPr>
          <w:color w:val="000000" w:themeColor="text1"/>
        </w:rPr>
        <w:t>Same as ANT-2</w:t>
      </w:r>
      <w:r w:rsidR="00B33B0C" w:rsidRPr="00424939">
        <w:rPr>
          <w:color w:val="000000" w:themeColor="text1"/>
        </w:rPr>
        <w:t>84</w:t>
      </w:r>
      <w:r w:rsidRPr="00424939">
        <w:rPr>
          <w:color w:val="000000" w:themeColor="text1"/>
        </w:rPr>
        <w:t xml:space="preserve">, except at an advanced level.  </w:t>
      </w:r>
      <w:r w:rsidRPr="00424939">
        <w:rPr>
          <w:color w:val="000000" w:themeColor="text1"/>
          <w:u w:val="single"/>
        </w:rPr>
        <w:t>Prerequisite</w:t>
      </w:r>
      <w:r w:rsidR="00897BA1" w:rsidRPr="00424939">
        <w:rPr>
          <w:color w:val="000000" w:themeColor="text1"/>
        </w:rPr>
        <w:t>:</w:t>
      </w:r>
      <w:r w:rsidRPr="00424939">
        <w:rPr>
          <w:color w:val="000000" w:themeColor="text1"/>
        </w:rPr>
        <w:t xml:space="preserve"> Introduction to Archaeology (ANT-109) or Cultural Anthropology (ANT-116) or consent of instructor.</w:t>
      </w:r>
    </w:p>
    <w:p w14:paraId="6BC1751C" w14:textId="28CE9A28" w:rsidR="004A4688" w:rsidRPr="00424939" w:rsidRDefault="004A4688" w:rsidP="006E72AD">
      <w:pPr>
        <w:spacing w:before="40" w:after="0"/>
        <w:rPr>
          <w:b/>
          <w:color w:val="000000" w:themeColor="text1"/>
        </w:rPr>
        <w:pPrChange w:id="8261" w:author="Summer 2023 updates" w:date="2024-07-31T13:42:00Z">
          <w:pPr>
            <w:spacing w:after="0"/>
          </w:pPr>
        </w:pPrChange>
      </w:pPr>
      <w:r w:rsidRPr="00424939">
        <w:rPr>
          <w:b/>
          <w:color w:val="000000" w:themeColor="text1"/>
        </w:rPr>
        <w:t>ANT-4</w:t>
      </w:r>
      <w:r w:rsidR="00F64927" w:rsidRPr="00424939">
        <w:rPr>
          <w:b/>
          <w:color w:val="000000" w:themeColor="text1"/>
        </w:rPr>
        <w:t>8</w:t>
      </w:r>
      <w:r w:rsidRPr="00424939">
        <w:rPr>
          <w:b/>
          <w:color w:val="000000" w:themeColor="text1"/>
        </w:rPr>
        <w:t>6 Advanced Topics in Anthropology: Non-Western Perspectives</w:t>
      </w:r>
      <w:r w:rsidR="001554E4" w:rsidRPr="00424939">
        <w:rPr>
          <w:b/>
          <w:color w:val="000000" w:themeColor="text1"/>
        </w:rPr>
        <w:t xml:space="preserve"> </w:t>
      </w:r>
      <w:r w:rsidR="001554E4" w:rsidRPr="00424939">
        <w:rPr>
          <w:rFonts w:cs="Times New Roman"/>
          <w:b/>
          <w:color w:val="000000" w:themeColor="text1"/>
        </w:rPr>
        <w:t>(WE)</w:t>
      </w:r>
    </w:p>
    <w:p w14:paraId="77B6AB21" w14:textId="5BB9D7D5" w:rsidR="004A4688" w:rsidRPr="00424939" w:rsidRDefault="004A4688" w:rsidP="004A4688">
      <w:pPr>
        <w:tabs>
          <w:tab w:val="left" w:pos="360"/>
        </w:tabs>
        <w:rPr>
          <w:color w:val="000000" w:themeColor="text1"/>
        </w:rPr>
      </w:pPr>
      <w:r w:rsidRPr="00424939">
        <w:rPr>
          <w:color w:val="000000" w:themeColor="text1"/>
        </w:rPr>
        <w:t>Same as ANT-</w:t>
      </w:r>
      <w:r w:rsidR="0015175C" w:rsidRPr="00424939">
        <w:rPr>
          <w:color w:val="000000" w:themeColor="text1"/>
        </w:rPr>
        <w:t>286</w:t>
      </w:r>
      <w:r w:rsidRPr="00424939">
        <w:rPr>
          <w:color w:val="000000" w:themeColor="text1"/>
        </w:rPr>
        <w:t xml:space="preserve">, except at an advanced level.  </w:t>
      </w:r>
      <w:r w:rsidRPr="00424939">
        <w:rPr>
          <w:color w:val="000000" w:themeColor="text1"/>
          <w:u w:val="single"/>
        </w:rPr>
        <w:t>Prerequisite</w:t>
      </w:r>
      <w:r w:rsidR="00897BA1" w:rsidRPr="00424939">
        <w:rPr>
          <w:color w:val="000000" w:themeColor="text1"/>
        </w:rPr>
        <w:t>:</w:t>
      </w:r>
      <w:r w:rsidRPr="00424939">
        <w:rPr>
          <w:color w:val="000000" w:themeColor="text1"/>
        </w:rPr>
        <w:t xml:space="preserve"> Cultural Anthropology (ANT-116) or consent of instructor.</w:t>
      </w:r>
    </w:p>
    <w:p w14:paraId="35D009D9" w14:textId="405AC5D1" w:rsidR="004A4688" w:rsidRPr="00424939" w:rsidRDefault="004A4688" w:rsidP="006E72AD">
      <w:pPr>
        <w:spacing w:before="40" w:after="0"/>
        <w:rPr>
          <w:b/>
          <w:color w:val="000000" w:themeColor="text1"/>
        </w:rPr>
        <w:pPrChange w:id="8262" w:author="Summer 2023 updates" w:date="2024-07-31T13:42:00Z">
          <w:pPr>
            <w:spacing w:after="0"/>
          </w:pPr>
        </w:pPrChange>
      </w:pPr>
      <w:r w:rsidRPr="00424939">
        <w:rPr>
          <w:b/>
          <w:color w:val="000000" w:themeColor="text1"/>
        </w:rPr>
        <w:t>ANT-4</w:t>
      </w:r>
      <w:r w:rsidR="00F64927" w:rsidRPr="00424939">
        <w:rPr>
          <w:b/>
          <w:color w:val="000000" w:themeColor="text1"/>
        </w:rPr>
        <w:t>8</w:t>
      </w:r>
      <w:r w:rsidRPr="00424939">
        <w:rPr>
          <w:b/>
          <w:color w:val="000000" w:themeColor="text1"/>
        </w:rPr>
        <w:t>8 Advanced Topics in Anthropology or Archaeology: Diverse Western Perspectives</w:t>
      </w:r>
      <w:r w:rsidR="001554E4" w:rsidRPr="00424939">
        <w:rPr>
          <w:b/>
          <w:color w:val="000000" w:themeColor="text1"/>
        </w:rPr>
        <w:t xml:space="preserve"> </w:t>
      </w:r>
      <w:r w:rsidR="001554E4" w:rsidRPr="00424939">
        <w:rPr>
          <w:rFonts w:cs="Times New Roman"/>
          <w:b/>
          <w:color w:val="000000" w:themeColor="text1"/>
        </w:rPr>
        <w:t>(WE)</w:t>
      </w:r>
    </w:p>
    <w:p w14:paraId="0916A33A" w14:textId="0D034BA6" w:rsidR="004A4688" w:rsidRPr="00424939" w:rsidRDefault="004A4688" w:rsidP="004A4688">
      <w:pPr>
        <w:rPr>
          <w:color w:val="000000" w:themeColor="text1"/>
        </w:rPr>
      </w:pPr>
      <w:r w:rsidRPr="00424939">
        <w:rPr>
          <w:color w:val="000000" w:themeColor="text1"/>
        </w:rPr>
        <w:t>Same as ANT-2</w:t>
      </w:r>
      <w:r w:rsidR="00A37211" w:rsidRPr="00424939">
        <w:rPr>
          <w:color w:val="000000" w:themeColor="text1"/>
        </w:rPr>
        <w:t>2</w:t>
      </w:r>
      <w:r w:rsidRPr="00424939">
        <w:rPr>
          <w:color w:val="000000" w:themeColor="text1"/>
        </w:rPr>
        <w:t xml:space="preserve">8, except at an advanced level. </w:t>
      </w:r>
      <w:r w:rsidRPr="00424939">
        <w:rPr>
          <w:color w:val="000000" w:themeColor="text1"/>
          <w:u w:val="single"/>
        </w:rPr>
        <w:t>Prerequisite</w:t>
      </w:r>
      <w:r w:rsidRPr="00424939">
        <w:rPr>
          <w:color w:val="000000" w:themeColor="text1"/>
        </w:rPr>
        <w:t>: Introduction to Archaeology (ANT-109) or Cultural Anthropology (ANT-116) or consent of instructor.</w:t>
      </w:r>
    </w:p>
    <w:p w14:paraId="34EFA0FA" w14:textId="208EBD8D" w:rsidR="004A4688" w:rsidRPr="00424939" w:rsidRDefault="004A4688" w:rsidP="006E72AD">
      <w:pPr>
        <w:spacing w:before="40" w:after="0"/>
        <w:rPr>
          <w:b/>
          <w:color w:val="000000" w:themeColor="text1"/>
        </w:rPr>
        <w:pPrChange w:id="8263" w:author="Summer 2023 updates" w:date="2024-07-31T13:42:00Z">
          <w:pPr>
            <w:spacing w:after="0"/>
          </w:pPr>
        </w:pPrChange>
      </w:pPr>
      <w:r w:rsidRPr="00424939">
        <w:rPr>
          <w:b/>
          <w:color w:val="000000" w:themeColor="text1"/>
        </w:rPr>
        <w:t>ANT-</w:t>
      </w:r>
      <w:r w:rsidR="00F64927" w:rsidRPr="00424939">
        <w:rPr>
          <w:b/>
          <w:color w:val="000000" w:themeColor="text1"/>
        </w:rPr>
        <w:t>494</w:t>
      </w:r>
      <w:r w:rsidRPr="00424939">
        <w:rPr>
          <w:b/>
          <w:color w:val="000000" w:themeColor="text1"/>
        </w:rPr>
        <w:t xml:space="preserve"> Internship in Anthropology</w:t>
      </w:r>
    </w:p>
    <w:p w14:paraId="1EDA3BAE" w14:textId="39318028" w:rsidR="00756A0C" w:rsidRDefault="004A4688" w:rsidP="006E72AD">
      <w:pPr>
        <w:rPr>
          <w:rPrChange w:id="8264" w:author="Summer 2023 updates" w:date="2024-07-31T13:42:00Z">
            <w:rPr>
              <w:color w:val="000000" w:themeColor="text1"/>
            </w:rPr>
          </w:rPrChange>
        </w:rPr>
        <w:pPrChange w:id="8265" w:author="Summer 2023 updates" w:date="2024-07-31T13:42:00Z">
          <w:pPr>
            <w:tabs>
              <w:tab w:val="left" w:pos="360"/>
            </w:tabs>
            <w:spacing w:after="0"/>
          </w:pPr>
        </w:pPrChange>
      </w:pPr>
      <w:r w:rsidRPr="00424939">
        <w:rPr>
          <w:rPrChange w:id="8266" w:author="Summer 2023 updates" w:date="2024-07-31T13:42:00Z">
            <w:rPr>
              <w:color w:val="000000" w:themeColor="text1"/>
            </w:rPr>
          </w:rPrChange>
        </w:rPr>
        <w:t xml:space="preserve">Placement with a career-related organization.  A minimum of 140 hours on-site experience is required.  </w:t>
      </w:r>
      <w:r w:rsidR="00A7479E" w:rsidRPr="00424939">
        <w:rPr>
          <w:rPrChange w:id="8267" w:author="Summer 2023 updates" w:date="2024-07-31T13:42:00Z">
            <w:rPr>
              <w:color w:val="000000" w:themeColor="text1"/>
            </w:rPr>
          </w:rPrChange>
        </w:rPr>
        <w:t>P/NP</w:t>
      </w:r>
      <w:r w:rsidRPr="00424939">
        <w:rPr>
          <w:rPrChange w:id="8268" w:author="Summer 2023 updates" w:date="2024-07-31T13:42:00Z">
            <w:rPr>
              <w:color w:val="000000" w:themeColor="text1"/>
            </w:rPr>
          </w:rPrChange>
        </w:rPr>
        <w:t xml:space="preserve"> basis only.  This course does not satisfy any of the requirements for a minor</w:t>
      </w:r>
      <w:r w:rsidR="00B8454E" w:rsidRPr="00424939">
        <w:rPr>
          <w:rPrChange w:id="8269" w:author="Summer 2023 updates" w:date="2024-07-31T13:42:00Z">
            <w:rPr>
              <w:color w:val="000000" w:themeColor="text1"/>
            </w:rPr>
          </w:rPrChange>
        </w:rPr>
        <w:fldChar w:fldCharType="begin"/>
      </w:r>
      <w:r w:rsidR="00B8454E" w:rsidRPr="00424939">
        <w:rPr>
          <w:rPrChange w:id="8270" w:author="Summer 2023 updates" w:date="2024-07-31T13:42:00Z">
            <w:rPr>
              <w:color w:val="000000" w:themeColor="text1"/>
            </w:rPr>
          </w:rPrChange>
        </w:rPr>
        <w:instrText xml:space="preserve"> XE "</w:instrText>
      </w:r>
      <w:del w:id="8271" w:author="Summer 2023 updates" w:date="2024-07-31T13:42:00Z">
        <w:r w:rsidR="00B8454E" w:rsidRPr="00424939">
          <w:rPr>
            <w:rStyle w:val="Strong"/>
            <w:rFonts w:ascii="Garamond" w:hAnsi="Garamond"/>
            <w:color w:val="000000" w:themeColor="text1"/>
          </w:rPr>
          <w:delInstrText>minor</w:delInstrText>
        </w:r>
      </w:del>
      <w:ins w:id="8272"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8273" w:author="Summer 2023 updates" w:date="2024-07-31T13:42:00Z">
            <w:rPr>
              <w:color w:val="000000" w:themeColor="text1"/>
            </w:rPr>
          </w:rPrChange>
        </w:rPr>
        <w:instrText xml:space="preserve">" </w:instrText>
      </w:r>
      <w:r w:rsidR="00B8454E" w:rsidRPr="00424939">
        <w:rPr>
          <w:rPrChange w:id="8274" w:author="Summer 2023 updates" w:date="2024-07-31T13:42:00Z">
            <w:rPr>
              <w:color w:val="000000" w:themeColor="text1"/>
            </w:rPr>
          </w:rPrChange>
        </w:rPr>
        <w:fldChar w:fldCharType="end"/>
      </w:r>
      <w:r w:rsidRPr="00424939">
        <w:rPr>
          <w:rPrChange w:id="8275" w:author="Summer 2023 updates" w:date="2024-07-31T13:42:00Z">
            <w:rPr>
              <w:color w:val="000000" w:themeColor="text1"/>
            </w:rPr>
          </w:rPrChange>
        </w:rPr>
        <w:t xml:space="preserve"> in anthropology</w:t>
      </w:r>
      <w:r w:rsidR="008C196D" w:rsidRPr="00424939">
        <w:rPr>
          <w:rPrChange w:id="8276" w:author="Summer 2023 updates" w:date="2024-07-31T13:42:00Z">
            <w:rPr>
              <w:color w:val="000000" w:themeColor="text1"/>
            </w:rPr>
          </w:rPrChange>
        </w:rPr>
        <w:fldChar w:fldCharType="begin"/>
      </w:r>
      <w:r w:rsidR="008C196D" w:rsidRPr="00424939">
        <w:rPr>
          <w:rPrChange w:id="8277" w:author="Summer 2023 updates" w:date="2024-07-31T13:42:00Z">
            <w:rPr>
              <w:color w:val="000000" w:themeColor="text1"/>
            </w:rPr>
          </w:rPrChange>
        </w:rPr>
        <w:instrText xml:space="preserve"> XE "</w:instrText>
      </w:r>
      <w:del w:id="8278" w:author="Summer 2023 updates" w:date="2024-07-31T13:42:00Z">
        <w:r w:rsidR="008C196D" w:rsidRPr="00424939">
          <w:rPr>
            <w:rFonts w:cs="Times New Roman"/>
            <w:b/>
            <w:smallCaps/>
            <w:color w:val="000000" w:themeColor="text1"/>
          </w:rPr>
          <w:delInstrText>anthropology</w:delInstrText>
        </w:r>
      </w:del>
      <w:ins w:id="8279" w:author="Summer 2023 updates" w:date="2024-07-31T13:42:00Z">
        <w:r w:rsidR="004A580F">
          <w:rPr>
            <w:rFonts w:cs="Times New Roman"/>
            <w:b/>
            <w:smallCaps/>
          </w:rPr>
          <w:instrText>A</w:instrText>
        </w:r>
        <w:r w:rsidR="008C196D" w:rsidRPr="00424939">
          <w:rPr>
            <w:rFonts w:cs="Times New Roman"/>
            <w:b/>
            <w:smallCaps/>
          </w:rPr>
          <w:instrText>nthropology</w:instrText>
        </w:r>
      </w:ins>
      <w:r w:rsidR="008C196D" w:rsidRPr="00424939">
        <w:rPr>
          <w:rPrChange w:id="8280" w:author="Summer 2023 updates" w:date="2024-07-31T13:42:00Z">
            <w:rPr>
              <w:color w:val="000000" w:themeColor="text1"/>
            </w:rPr>
          </w:rPrChange>
        </w:rPr>
        <w:instrText xml:space="preserve">" </w:instrText>
      </w:r>
      <w:r w:rsidR="008C196D" w:rsidRPr="00424939">
        <w:rPr>
          <w:rPrChange w:id="8281" w:author="Summer 2023 updates" w:date="2024-07-31T13:42:00Z">
            <w:rPr>
              <w:color w:val="000000" w:themeColor="text1"/>
            </w:rPr>
          </w:rPrChange>
        </w:rPr>
        <w:fldChar w:fldCharType="end"/>
      </w:r>
      <w:r w:rsidRPr="00424939">
        <w:rPr>
          <w:rPrChange w:id="8282" w:author="Summer 2023 updates" w:date="2024-07-31T13:42:00Z">
            <w:rPr>
              <w:color w:val="000000" w:themeColor="text1"/>
            </w:rPr>
          </w:rPrChange>
        </w:rPr>
        <w:t>.</w:t>
      </w:r>
      <w:r w:rsidRPr="00424939">
        <w:rPr>
          <w:b/>
          <w:rPrChange w:id="8283" w:author="Summer 2023 updates" w:date="2024-07-31T13:42:00Z">
            <w:rPr>
              <w:b/>
              <w:color w:val="000000" w:themeColor="text1"/>
            </w:rPr>
          </w:rPrChange>
        </w:rPr>
        <w:t xml:space="preserve">  </w:t>
      </w:r>
      <w:r w:rsidRPr="00424939">
        <w:rPr>
          <w:u w:val="single"/>
          <w:rPrChange w:id="8284" w:author="Summer 2023 updates" w:date="2024-07-31T13:42:00Z">
            <w:rPr>
              <w:color w:val="000000" w:themeColor="text1"/>
              <w:u w:val="single"/>
            </w:rPr>
          </w:rPrChange>
        </w:rPr>
        <w:t>Prerequisites</w:t>
      </w:r>
      <w:r w:rsidR="00897BA1" w:rsidRPr="00424939">
        <w:rPr>
          <w:rPrChange w:id="8285" w:author="Summer 2023 updates" w:date="2024-07-31T13:42:00Z">
            <w:rPr>
              <w:color w:val="000000" w:themeColor="text1"/>
            </w:rPr>
          </w:rPrChange>
        </w:rPr>
        <w:t>:</w:t>
      </w:r>
      <w:r w:rsidRPr="00424939">
        <w:rPr>
          <w:rPrChange w:id="8286" w:author="Summer 2023 updates" w:date="2024-07-31T13:42:00Z">
            <w:rPr>
              <w:color w:val="000000" w:themeColor="text1"/>
            </w:rPr>
          </w:rPrChange>
        </w:rPr>
        <w:t xml:space="preserve"> declared minor in anthropology, junior standing and consent of department chair. (Offered by arrangement)</w:t>
      </w:r>
    </w:p>
    <w:p w14:paraId="41D7C021" w14:textId="0B5B0F25" w:rsidR="00247E08" w:rsidRDefault="00247E08" w:rsidP="004F6A38">
      <w:pPr>
        <w:rPr>
          <w:rPrChange w:id="8287" w:author="Summer 2023 updates" w:date="2024-07-31T13:42:00Z">
            <w:rPr>
              <w:color w:val="000000" w:themeColor="text1"/>
            </w:rPr>
          </w:rPrChange>
        </w:rPr>
        <w:pPrChange w:id="8288" w:author="Summer 2023 updates" w:date="2024-07-31T13:42:00Z">
          <w:pPr>
            <w:tabs>
              <w:tab w:val="left" w:pos="360"/>
            </w:tabs>
            <w:spacing w:after="0"/>
          </w:pPr>
        </w:pPrChange>
      </w:pPr>
    </w:p>
    <w:p w14:paraId="3F60A9A2" w14:textId="77777777" w:rsidR="00247E08" w:rsidRPr="00424939" w:rsidRDefault="00247E08" w:rsidP="004F6A38">
      <w:pPr>
        <w:rPr>
          <w:rPrChange w:id="8289" w:author="Summer 2023 updates" w:date="2024-07-31T13:42:00Z">
            <w:rPr>
              <w:color w:val="000000" w:themeColor="text1"/>
            </w:rPr>
          </w:rPrChange>
        </w:rPr>
        <w:pPrChange w:id="8290" w:author="Summer 2023 updates" w:date="2024-07-31T13:42:00Z">
          <w:pPr>
            <w:tabs>
              <w:tab w:val="left" w:pos="360"/>
            </w:tabs>
            <w:spacing w:after="0"/>
          </w:pPr>
        </w:pPrChange>
      </w:pPr>
    </w:p>
    <w:p w14:paraId="18AD0D64" w14:textId="1E60A90D" w:rsidR="00D954A7" w:rsidRPr="00424939" w:rsidRDefault="00D954A7" w:rsidP="006446D4">
      <w:pPr>
        <w:pStyle w:val="Heading4"/>
        <w:spacing w:before="120"/>
        <w:rPr>
          <w:rStyle w:val="Strong"/>
          <w:rFonts w:ascii="Garamond" w:hAnsi="Garamond"/>
          <w:b/>
          <w:color w:val="000000" w:themeColor="text1"/>
        </w:rPr>
        <w:pPrChange w:id="8291" w:author="Summer 2023 updates" w:date="2024-07-31T13:42:00Z">
          <w:pPr>
            <w:pStyle w:val="Heading4"/>
            <w:spacing w:before="0"/>
          </w:pPr>
        </w:pPrChange>
      </w:pPr>
      <w:bookmarkStart w:id="8292" w:name="_Toc141355734"/>
      <w:bookmarkStart w:id="8293" w:name="_Toc110005214"/>
      <w:r w:rsidRPr="00424939">
        <w:rPr>
          <w:rFonts w:ascii="Garamond" w:hAnsi="Garamond"/>
          <w:b w:val="0"/>
          <w:color w:val="000000" w:themeColor="text1"/>
        </w:rPr>
        <w:t>—</w:t>
      </w:r>
      <w:r w:rsidR="00243775" w:rsidRPr="00424939">
        <w:rPr>
          <w:rStyle w:val="Strong"/>
          <w:rFonts w:ascii="Garamond" w:hAnsi="Garamond"/>
          <w:b/>
          <w:color w:val="000000" w:themeColor="text1"/>
        </w:rPr>
        <w:t>Art and Art H</w:t>
      </w:r>
      <w:r w:rsidRPr="00424939">
        <w:rPr>
          <w:rStyle w:val="Strong"/>
          <w:rFonts w:ascii="Garamond" w:hAnsi="Garamond"/>
          <w:b/>
          <w:color w:val="000000" w:themeColor="text1"/>
        </w:rPr>
        <w:t>istory</w:t>
      </w:r>
      <w:bookmarkEnd w:id="8292"/>
      <w:bookmarkEnd w:id="8293"/>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41E76D4D" w14:textId="527BD979" w:rsidR="00D954A7" w:rsidRPr="00424939" w:rsidRDefault="00E631EC" w:rsidP="002F6686">
      <w:pPr>
        <w:rPr>
          <w:rPrChange w:id="8294" w:author="Summer 2023 updates" w:date="2024-07-31T13:42:00Z">
            <w:rPr>
              <w:color w:val="000000" w:themeColor="text1"/>
            </w:rPr>
          </w:rPrChange>
        </w:rPr>
      </w:pPr>
      <w:r>
        <w:rPr>
          <w:rPrChange w:id="8295" w:author="Summer 2023 updates" w:date="2024-07-31T13:42:00Z">
            <w:rPr>
              <w:color w:val="000000" w:themeColor="text1"/>
            </w:rPr>
          </w:rPrChange>
        </w:rPr>
        <w:t>Cohen</w:t>
      </w:r>
      <w:r w:rsidR="00005736" w:rsidRPr="00424939">
        <w:rPr>
          <w:rPrChange w:id="8296" w:author="Summer 2023 updates" w:date="2024-07-31T13:42:00Z">
            <w:rPr>
              <w:color w:val="000000" w:themeColor="text1"/>
            </w:rPr>
          </w:rPrChange>
        </w:rPr>
        <w:t xml:space="preserve">, </w:t>
      </w:r>
      <w:del w:id="8297" w:author="Summer 2023 updates" w:date="2024-07-31T13:42:00Z">
        <w:r w:rsidR="00D954A7" w:rsidRPr="00424939">
          <w:rPr>
            <w:rFonts w:cs="Times New Roman"/>
            <w:color w:val="000000" w:themeColor="text1"/>
          </w:rPr>
          <w:delText xml:space="preserve">Goodson, </w:delText>
        </w:r>
      </w:del>
      <w:r w:rsidR="00D954A7" w:rsidRPr="00424939">
        <w:rPr>
          <w:rPrChange w:id="8298" w:author="Summer 2023 updates" w:date="2024-07-31T13:42:00Z">
            <w:rPr>
              <w:color w:val="000000" w:themeColor="text1"/>
            </w:rPr>
          </w:rPrChange>
        </w:rPr>
        <w:t>Knight</w:t>
      </w:r>
      <w:del w:id="8299" w:author="Summer 2023 updates" w:date="2024-07-31T13:42:00Z">
        <w:r w:rsidR="00D954A7" w:rsidRPr="00424939">
          <w:rPr>
            <w:rFonts w:cs="Times New Roman"/>
            <w:color w:val="000000" w:themeColor="text1"/>
          </w:rPr>
          <w:delText>-</w:delText>
        </w:r>
      </w:del>
      <w:ins w:id="8300" w:author="Summer 2023 updates" w:date="2024-07-31T13:42:00Z">
        <w:r w:rsidR="002F6686">
          <w:t xml:space="preserve"> </w:t>
        </w:r>
      </w:ins>
      <w:r w:rsidR="00D954A7" w:rsidRPr="00424939">
        <w:rPr>
          <w:rPrChange w:id="8301" w:author="Summer 2023 updates" w:date="2024-07-31T13:42:00Z">
            <w:rPr>
              <w:color w:val="000000" w:themeColor="text1"/>
            </w:rPr>
          </w:rPrChange>
        </w:rPr>
        <w:t>Lueth, Rogers</w:t>
      </w:r>
      <w:r w:rsidR="00560381">
        <w:rPr>
          <w:rPrChange w:id="8302" w:author="Summer 2023 updates" w:date="2024-07-31T13:42:00Z">
            <w:rPr>
              <w:color w:val="000000" w:themeColor="text1"/>
            </w:rPr>
          </w:rPrChange>
        </w:rPr>
        <w:t xml:space="preserve"> </w:t>
      </w:r>
      <w:r>
        <w:rPr>
          <w:rPrChange w:id="8303" w:author="Summer 2023 updates" w:date="2024-07-31T13:42:00Z">
            <w:rPr>
              <w:color w:val="000000" w:themeColor="text1"/>
            </w:rPr>
          </w:rPrChange>
        </w:rPr>
        <w:t>(Chair</w:t>
      </w:r>
      <w:del w:id="8304" w:author="Summer 2023 updates" w:date="2024-07-31T13:42:00Z">
        <w:r>
          <w:rPr>
            <w:rFonts w:cs="Times New Roman"/>
            <w:color w:val="000000" w:themeColor="text1"/>
          </w:rPr>
          <w:delText>),</w:delText>
        </w:r>
        <w:r w:rsidR="00D954A7" w:rsidRPr="00424939">
          <w:rPr>
            <w:rFonts w:cs="Times New Roman"/>
            <w:color w:val="000000" w:themeColor="text1"/>
          </w:rPr>
          <w:delText xml:space="preserve"> Thompson</w:delText>
        </w:r>
        <w:r w:rsidR="002C5615" w:rsidRPr="00424939">
          <w:rPr>
            <w:rFonts w:cs="Times New Roman"/>
            <w:color w:val="000000" w:themeColor="text1"/>
          </w:rPr>
          <w:delText>.</w:delText>
        </w:r>
      </w:del>
      <w:ins w:id="8305" w:author="Summer 2023 updates" w:date="2024-07-31T13:42:00Z">
        <w:r>
          <w:t>)</w:t>
        </w:r>
        <w:r w:rsidR="002C5615" w:rsidRPr="00424939">
          <w:t>.</w:t>
        </w:r>
      </w:ins>
      <w:r w:rsidR="00D954A7" w:rsidRPr="00424939">
        <w:rPr>
          <w:rPrChange w:id="8306" w:author="Summer 2023 updates" w:date="2024-07-31T13:42:00Z">
            <w:rPr>
              <w:color w:val="000000" w:themeColor="text1"/>
            </w:rPr>
          </w:rPrChange>
        </w:rPr>
        <w:t xml:space="preserve"> </w:t>
      </w:r>
    </w:p>
    <w:p w14:paraId="6658F0BF" w14:textId="7452E553" w:rsidR="00D954A7" w:rsidRPr="00424939" w:rsidRDefault="00D954A7" w:rsidP="00D954A7">
      <w:pPr>
        <w:spacing w:after="0"/>
        <w:rPr>
          <w:rFonts w:cs="Times New Roman"/>
          <w:color w:val="000000" w:themeColor="text1"/>
        </w:rPr>
      </w:pPr>
      <w:r w:rsidRPr="00424939">
        <w:rPr>
          <w:rFonts w:cs="Times New Roman"/>
          <w:color w:val="000000" w:themeColor="text1"/>
        </w:rPr>
        <w:t xml:space="preserve">A major in art or art history is designed to provide a foundation in theory and practice. Students focus on making and meaning, and gain an understanding of visual and contextual history and analysis.  In studying the formal, technical and conceptual aspects of art and art history, students learn to communicate effectively </w:t>
      </w:r>
      <w:del w:id="8307" w:author="Summer 2023 updates" w:date="2024-07-31T13:42:00Z">
        <w:r w:rsidRPr="00424939">
          <w:rPr>
            <w:rFonts w:cs="Times New Roman"/>
            <w:color w:val="000000" w:themeColor="text1"/>
          </w:rPr>
          <w:delText>to</w:delText>
        </w:r>
      </w:del>
      <w:ins w:id="8308" w:author="Summer 2023 updates" w:date="2024-07-31T13:42:00Z">
        <w:r w:rsidR="00E955AA">
          <w:rPr>
            <w:rFonts w:cs="Times New Roman"/>
            <w:color w:val="000000" w:themeColor="text1"/>
          </w:rPr>
          <w:t>with</w:t>
        </w:r>
      </w:ins>
      <w:r w:rsidR="00E955AA" w:rsidRPr="00424939">
        <w:rPr>
          <w:rFonts w:cs="Times New Roman"/>
          <w:color w:val="000000" w:themeColor="text1"/>
        </w:rPr>
        <w:t xml:space="preserve"> </w:t>
      </w:r>
      <w:r w:rsidRPr="00424939">
        <w:rPr>
          <w:rFonts w:cs="Times New Roman"/>
          <w:color w:val="000000" w:themeColor="text1"/>
        </w:rPr>
        <w:t xml:space="preserve">broad and diverse audiences. </w:t>
      </w:r>
    </w:p>
    <w:p w14:paraId="7D18BE0D" w14:textId="2B349059" w:rsidR="00D954A7" w:rsidRPr="00424939" w:rsidRDefault="00D954A7" w:rsidP="00D954A7">
      <w:pPr>
        <w:pStyle w:val="Noparagraphstyle"/>
        <w:tabs>
          <w:tab w:val="left" w:pos="360"/>
        </w:tabs>
        <w:spacing w:after="80" w:line="240" w:lineRule="auto"/>
        <w:jc w:val="left"/>
        <w:rPr>
          <w:rFonts w:ascii="Garamond" w:hAnsi="Garamond" w:cs="Times New Roman"/>
          <w:i/>
          <w:color w:val="000000" w:themeColor="text1"/>
          <w:sz w:val="22"/>
          <w:szCs w:val="22"/>
        </w:rPr>
      </w:pPr>
      <w:r w:rsidRPr="00424939">
        <w:rPr>
          <w:rFonts w:ascii="Garamond" w:hAnsi="Garamond" w:cs="Times New Roman"/>
          <w:i/>
          <w:color w:val="000000" w:themeColor="text1"/>
          <w:sz w:val="22"/>
          <w:szCs w:val="22"/>
        </w:rPr>
        <w:t>An art major may also complete an art history minor</w:t>
      </w:r>
      <w:r w:rsidR="00B8454E" w:rsidRPr="00424939">
        <w:rPr>
          <w:rFonts w:ascii="Garamond" w:hAnsi="Garamond" w:cs="Times New Roman"/>
          <w:i/>
          <w:color w:val="000000" w:themeColor="text1"/>
          <w:sz w:val="22"/>
          <w:szCs w:val="22"/>
        </w:rPr>
        <w:fldChar w:fldCharType="begin"/>
      </w:r>
      <w:r w:rsidR="00B8454E" w:rsidRPr="00424939">
        <w:rPr>
          <w:rFonts w:ascii="Garamond" w:hAnsi="Garamond"/>
          <w:color w:val="000000" w:themeColor="text1"/>
        </w:rPr>
        <w:instrText xml:space="preserve"> XE "</w:instrText>
      </w:r>
      <w:del w:id="8309" w:author="Summer 2023 updates" w:date="2024-07-31T13:42:00Z">
        <w:r w:rsidR="00B8454E" w:rsidRPr="00424939">
          <w:rPr>
            <w:rStyle w:val="Strong"/>
            <w:rFonts w:ascii="Garamond" w:hAnsi="Garamond"/>
            <w:color w:val="000000" w:themeColor="text1"/>
          </w:rPr>
          <w:delInstrText>minor</w:delInstrText>
        </w:r>
      </w:del>
      <w:ins w:id="8310"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i/>
          <w:color w:val="000000" w:themeColor="text1"/>
          <w:sz w:val="22"/>
          <w:szCs w:val="22"/>
        </w:rPr>
        <w:fldChar w:fldCharType="end"/>
      </w:r>
      <w:r w:rsidRPr="00424939">
        <w:rPr>
          <w:rFonts w:ascii="Garamond" w:hAnsi="Garamond" w:cs="Times New Roman"/>
          <w:i/>
          <w:color w:val="000000" w:themeColor="text1"/>
          <w:sz w:val="22"/>
          <w:szCs w:val="22"/>
        </w:rPr>
        <w:t>, but only two courses may count toward both the major and the minor.</w:t>
      </w:r>
    </w:p>
    <w:p w14:paraId="394003CA" w14:textId="6F32A634" w:rsidR="00D954A7" w:rsidRPr="00424939" w:rsidRDefault="00D954A7" w:rsidP="006446D4">
      <w:pPr>
        <w:spacing w:before="120" w:after="0"/>
        <w:rPr>
          <w:rFonts w:cs="Times New Roman"/>
          <w:b/>
          <w:color w:val="000000" w:themeColor="text1"/>
        </w:rPr>
        <w:pPrChange w:id="8311" w:author="Summer 2023 updates" w:date="2024-07-31T13:42:00Z">
          <w:pPr>
            <w:spacing w:after="0"/>
          </w:pPr>
        </w:pPrChange>
      </w:pPr>
      <w:r w:rsidRPr="00424939">
        <w:rPr>
          <w:rFonts w:cs="Times New Roman"/>
          <w:b/>
          <w:color w:val="000000" w:themeColor="text1"/>
        </w:rPr>
        <w:t>Art Major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Major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67DE3B04" w14:textId="77777777" w:rsidR="00D954A7" w:rsidRPr="00424939" w:rsidRDefault="00D954A7" w:rsidP="00D954A7">
      <w:pPr>
        <w:pStyle w:val="Noparagraphstyle"/>
        <w:tabs>
          <w:tab w:val="num" w:pos="720"/>
        </w:tabs>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grade of “C” (2.0) or higher must be earned in all courses counted toward a major in art.</w:t>
      </w:r>
    </w:p>
    <w:p w14:paraId="538AF21A" w14:textId="00529FBA" w:rsidR="00D954A7" w:rsidRPr="00424939" w:rsidRDefault="00D954A7" w:rsidP="00E500FB">
      <w:pPr>
        <w:pStyle w:val="ListParagraph"/>
        <w:numPr>
          <w:ilvl w:val="0"/>
          <w:numId w:val="113"/>
        </w:numPr>
        <w:spacing w:after="20"/>
        <w:contextualSpacing w:val="0"/>
        <w:rPr>
          <w:rFonts w:cs="Times New Roman"/>
          <w:color w:val="000000" w:themeColor="text1"/>
        </w:rPr>
      </w:pPr>
      <w:r w:rsidRPr="00424939">
        <w:rPr>
          <w:rFonts w:eastAsia="Times New Roman" w:cs="Times New Roman"/>
          <w:color w:val="000000" w:themeColor="text1"/>
        </w:rPr>
        <w:t>ARH-128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1476ADA2" w14:textId="45563A4B" w:rsidR="00D954A7" w:rsidRPr="00E631EC" w:rsidRDefault="00D954A7" w:rsidP="00E500FB">
      <w:pPr>
        <w:pStyle w:val="ListParagraph"/>
        <w:numPr>
          <w:ilvl w:val="0"/>
          <w:numId w:val="113"/>
        </w:numPr>
        <w:spacing w:after="20"/>
        <w:contextualSpacing w:val="0"/>
        <w:rPr>
          <w:rFonts w:cs="Times New Roman"/>
          <w:color w:val="000000" w:themeColor="text1"/>
        </w:rPr>
      </w:pPr>
      <w:r w:rsidRPr="00424939">
        <w:rPr>
          <w:rFonts w:eastAsia="Times New Roman" w:cs="Times New Roman"/>
          <w:color w:val="000000" w:themeColor="text1"/>
          <w:u w:val="single"/>
        </w:rPr>
        <w:t xml:space="preserve">Two </w:t>
      </w:r>
      <w:r w:rsidRPr="00424939">
        <w:rPr>
          <w:rFonts w:eastAsia="Times New Roman" w:cs="Times New Roman"/>
          <w:color w:val="000000" w:themeColor="text1"/>
        </w:rPr>
        <w:t>100-level ART- courses</w:t>
      </w:r>
    </w:p>
    <w:p w14:paraId="082DEA1E" w14:textId="77777777" w:rsidR="00E631EC" w:rsidRPr="00424939" w:rsidRDefault="00E631EC" w:rsidP="00E500FB">
      <w:pPr>
        <w:pStyle w:val="ListParagraph"/>
        <w:numPr>
          <w:ilvl w:val="0"/>
          <w:numId w:val="113"/>
        </w:numPr>
        <w:spacing w:after="0"/>
        <w:rPr>
          <w:rFonts w:eastAsia="Times New Roman"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 </w:t>
      </w:r>
    </w:p>
    <w:p w14:paraId="647B3C77" w14:textId="15B193BB"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01 Focus Course: Creative Process (0.25 course credit)</w:t>
      </w:r>
    </w:p>
    <w:p w14:paraId="64F98DB1" w14:textId="7EBC8724" w:rsidR="003C717E" w:rsidRDefault="0076761E" w:rsidP="00E631EC">
      <w:pPr>
        <w:ind w:left="360"/>
        <w:contextualSpacing/>
        <w:rPr>
          <w:rFonts w:cs="Times New Roman"/>
          <w:color w:val="000000" w:themeColor="text1"/>
        </w:rPr>
      </w:pPr>
      <w:r>
        <w:rPr>
          <w:rFonts w:cs="Times New Roman"/>
          <w:color w:val="000000" w:themeColor="text1"/>
        </w:rPr>
        <w:t>ART-</w:t>
      </w:r>
      <w:del w:id="8312" w:author="Summer 2023 updates" w:date="2024-07-31T13:42:00Z">
        <w:r w:rsidR="00E631EC">
          <w:rPr>
            <w:rFonts w:cs="Times New Roman"/>
            <w:color w:val="000000" w:themeColor="text1"/>
          </w:rPr>
          <w:delText>2</w:delText>
        </w:r>
        <w:r w:rsidR="00E631EC" w:rsidRPr="00424939">
          <w:rPr>
            <w:rFonts w:cs="Times New Roman"/>
            <w:color w:val="000000" w:themeColor="text1"/>
          </w:rPr>
          <w:delText>02</w:delText>
        </w:r>
      </w:del>
      <w:ins w:id="8313" w:author="Summer 2023 updates" w:date="2024-07-31T13:42:00Z">
        <w:r>
          <w:rPr>
            <w:rFonts w:cs="Times New Roman"/>
            <w:color w:val="000000" w:themeColor="text1"/>
          </w:rPr>
          <w:t>204</w:t>
        </w:r>
      </w:ins>
      <w:r w:rsidR="003C717E">
        <w:rPr>
          <w:rFonts w:cs="Times New Roman"/>
          <w:color w:val="000000" w:themeColor="text1"/>
        </w:rPr>
        <w:t xml:space="preserve"> Focus Course: </w:t>
      </w:r>
      <w:del w:id="8314" w:author="Summer 2023 updates" w:date="2024-07-31T13:42:00Z">
        <w:r w:rsidR="00E631EC" w:rsidRPr="00424939">
          <w:rPr>
            <w:rFonts w:cs="Times New Roman"/>
            <w:color w:val="000000" w:themeColor="text1"/>
          </w:rPr>
          <w:delText>Portfolio Development</w:delText>
        </w:r>
      </w:del>
      <w:ins w:id="8315" w:author="Summer 2023 updates" w:date="2024-07-31T13:42:00Z">
        <w:r w:rsidR="003C717E">
          <w:rPr>
            <w:rFonts w:cs="Times New Roman"/>
            <w:color w:val="000000" w:themeColor="text1"/>
          </w:rPr>
          <w:t>Junior Review Preparation</w:t>
        </w:r>
      </w:ins>
      <w:r w:rsidR="003C717E">
        <w:rPr>
          <w:rFonts w:cs="Times New Roman"/>
          <w:color w:val="000000" w:themeColor="text1"/>
        </w:rPr>
        <w:t xml:space="preserve"> (0.25 course credit)</w:t>
      </w:r>
    </w:p>
    <w:p w14:paraId="50282E84" w14:textId="1378AE4F" w:rsidR="003C717E" w:rsidRDefault="003C717E" w:rsidP="00E631EC">
      <w:pPr>
        <w:ind w:left="360"/>
        <w:contextualSpacing/>
        <w:rPr>
          <w:rFonts w:cs="Times New Roman"/>
          <w:color w:val="000000" w:themeColor="text1"/>
        </w:rPr>
      </w:pPr>
      <w:r>
        <w:rPr>
          <w:rFonts w:cs="Times New Roman"/>
          <w:color w:val="000000" w:themeColor="text1"/>
        </w:rPr>
        <w:t>ART-</w:t>
      </w:r>
      <w:del w:id="8316" w:author="Summer 2023 updates" w:date="2024-07-31T13:42:00Z">
        <w:r w:rsidR="00E631EC">
          <w:rPr>
            <w:rFonts w:cs="Times New Roman"/>
            <w:color w:val="000000" w:themeColor="text1"/>
          </w:rPr>
          <w:delText>2</w:delText>
        </w:r>
        <w:r w:rsidR="00E631EC" w:rsidRPr="00424939">
          <w:rPr>
            <w:rFonts w:cs="Times New Roman"/>
            <w:color w:val="000000" w:themeColor="text1"/>
          </w:rPr>
          <w:delText>03</w:delText>
        </w:r>
      </w:del>
      <w:ins w:id="8317" w:author="Summer 2023 updates" w:date="2024-07-31T13:42:00Z">
        <w:r>
          <w:rPr>
            <w:rFonts w:cs="Times New Roman"/>
            <w:color w:val="000000" w:themeColor="text1"/>
          </w:rPr>
          <w:t>209</w:t>
        </w:r>
      </w:ins>
      <w:r>
        <w:rPr>
          <w:rFonts w:cs="Times New Roman"/>
          <w:color w:val="000000" w:themeColor="text1"/>
        </w:rPr>
        <w:t xml:space="preserve"> Focus Course: </w:t>
      </w:r>
      <w:del w:id="8318" w:author="Summer 2023 updates" w:date="2024-07-31T13:42:00Z">
        <w:r w:rsidR="00E631EC" w:rsidRPr="00424939">
          <w:rPr>
            <w:rFonts w:cs="Times New Roman"/>
            <w:color w:val="000000" w:themeColor="text1"/>
          </w:rPr>
          <w:delText>Contemporary Artistic</w:delText>
        </w:r>
      </w:del>
      <w:ins w:id="8319" w:author="Summer 2023 updates" w:date="2024-07-31T13:42:00Z">
        <w:r>
          <w:rPr>
            <w:rFonts w:cs="Times New Roman"/>
            <w:color w:val="000000" w:themeColor="text1"/>
          </w:rPr>
          <w:t>Professional</w:t>
        </w:r>
      </w:ins>
      <w:r>
        <w:rPr>
          <w:rFonts w:cs="Times New Roman"/>
          <w:color w:val="000000" w:themeColor="text1"/>
        </w:rPr>
        <w:t xml:space="preserve"> Practice (0.25 course credit)</w:t>
      </w:r>
    </w:p>
    <w:p w14:paraId="1CD21760" w14:textId="562B249B"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11 Focus Course: Artist Statements/Talks (0.25 course credit)</w:t>
      </w:r>
    </w:p>
    <w:p w14:paraId="42D78CED" w14:textId="2AAC97D8"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 xml:space="preserve">12 Focus Course: </w:t>
      </w:r>
      <w:r>
        <w:rPr>
          <w:rFonts w:cs="Times New Roman"/>
          <w:color w:val="000000" w:themeColor="text1"/>
        </w:rPr>
        <w:t xml:space="preserve">Artist Websites </w:t>
      </w:r>
      <w:r w:rsidRPr="00424939">
        <w:rPr>
          <w:rFonts w:cs="Times New Roman"/>
          <w:color w:val="000000" w:themeColor="text1"/>
        </w:rPr>
        <w:t>(0.25 course credit)</w:t>
      </w:r>
    </w:p>
    <w:p w14:paraId="62462BC6" w14:textId="650175FD" w:rsidR="00E631EC" w:rsidRPr="00424939" w:rsidRDefault="00E631EC" w:rsidP="00E631EC">
      <w:pPr>
        <w:ind w:left="360"/>
        <w:contextualSpacing/>
        <w:rPr>
          <w:rFonts w:cs="Times New Roman"/>
          <w:color w:val="000000" w:themeColor="text1"/>
        </w:rPr>
      </w:pPr>
      <w:r>
        <w:rPr>
          <w:rFonts w:cs="Times New Roman"/>
          <w:color w:val="000000" w:themeColor="text1"/>
        </w:rPr>
        <w:t>ART-2</w:t>
      </w:r>
      <w:r w:rsidRPr="00424939">
        <w:rPr>
          <w:rFonts w:cs="Times New Roman"/>
          <w:color w:val="000000" w:themeColor="text1"/>
        </w:rPr>
        <w:t>13 Focus Course: Critique (0.25 course credit)</w:t>
      </w:r>
    </w:p>
    <w:p w14:paraId="390A364D" w14:textId="22FE29B5" w:rsidR="00E631EC" w:rsidRDefault="00E631EC" w:rsidP="00E631EC">
      <w:pPr>
        <w:spacing w:after="40"/>
        <w:ind w:left="360"/>
        <w:rPr>
          <w:rFonts w:cs="Times New Roman"/>
          <w:color w:val="000000" w:themeColor="text1"/>
        </w:rPr>
      </w:pPr>
      <w:r>
        <w:rPr>
          <w:rFonts w:cs="Times New Roman"/>
          <w:color w:val="000000" w:themeColor="text1"/>
        </w:rPr>
        <w:t>ART-2</w:t>
      </w:r>
      <w:r w:rsidRPr="00424939">
        <w:rPr>
          <w:rFonts w:cs="Times New Roman"/>
          <w:color w:val="000000" w:themeColor="text1"/>
        </w:rPr>
        <w:t>91 Focus Course: Topics in Studio Art (0.25 course credit)</w:t>
      </w:r>
    </w:p>
    <w:p w14:paraId="0B92C9EB" w14:textId="17C3B65D" w:rsidR="00E631EC" w:rsidRPr="00414C18" w:rsidRDefault="00E631EC" w:rsidP="00414C18">
      <w:pPr>
        <w:tabs>
          <w:tab w:val="num" w:pos="540"/>
        </w:tabs>
        <w:spacing w:after="40"/>
        <w:ind w:left="360"/>
        <w:rPr>
          <w:color w:val="000000" w:themeColor="text1"/>
        </w:rPr>
      </w:pPr>
      <w:r w:rsidRPr="00424939">
        <w:rPr>
          <w:rFonts w:eastAsia="Times New Roman" w:cs="Times New Roman"/>
          <w:color w:val="000000" w:themeColor="text1"/>
        </w:rPr>
        <w:t>The Focus Course requirement is considered a coherent set of experiences that can be tailored to student needs.  The completion of four Focus Courses is considered as a single course credit with respect to Graduation</w:t>
      </w:r>
      <w:r w:rsidRPr="00424939">
        <w:rPr>
          <w:rFonts w:eastAsia="Times New Roman" w:cs="Times New Roman"/>
          <w:color w:val="000000" w:themeColor="text1"/>
        </w:rPr>
        <w:fldChar w:fldCharType="begin"/>
      </w:r>
      <w:r w:rsidRPr="00424939">
        <w:rPr>
          <w:color w:val="000000" w:themeColor="text1"/>
        </w:rPr>
        <w:instrText xml:space="preserve"> XE "Graduation" </w:instrText>
      </w:r>
      <w:r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Requirements (see</w:t>
      </w:r>
      <w:r w:rsidRPr="00414C18">
        <w:rPr>
          <w:rFonts w:eastAsia="Times New Roman" w:cs="Times New Roman"/>
          <w:color w:val="000000" w:themeColor="text1"/>
        </w:rPr>
        <w:t xml:space="preserve"> </w:t>
      </w:r>
      <w:del w:id="8320" w:author="Summer 2023 updates" w:date="2024-07-31T13:42:00Z">
        <w:r w:rsidRPr="00414C18">
          <w:rPr>
            <w:rFonts w:eastAsia="Times New Roman" w:cs="Times New Roman"/>
            <w:i/>
            <w:color w:val="000000" w:themeColor="text1"/>
          </w:rPr>
          <w:delText>Catalog</w:delText>
        </w:r>
        <w:r w:rsidRPr="00414C18">
          <w:rPr>
            <w:rFonts w:eastAsia="Times New Roman" w:cs="Times New Roman"/>
            <w:color w:val="000000" w:themeColor="text1"/>
          </w:rPr>
          <w:delText xml:space="preserve">, </w:delText>
        </w:r>
      </w:del>
      <w:r w:rsidRPr="00414C18">
        <w:rPr>
          <w:rFonts w:eastAsia="Times New Roman" w:cs="Times New Roman"/>
          <w:color w:val="000000" w:themeColor="text1"/>
        </w:rPr>
        <w:t xml:space="preserve">p. </w:t>
      </w:r>
      <w:r w:rsidRPr="00414C18">
        <w:rPr>
          <w:rFonts w:eastAsia="Times New Roman" w:cs="Times New Roman"/>
          <w:color w:val="000000" w:themeColor="text1"/>
        </w:rPr>
        <w:fldChar w:fldCharType="begin"/>
      </w:r>
      <w:r w:rsidRPr="00414C18">
        <w:rPr>
          <w:rFonts w:eastAsia="Times New Roman" w:cs="Times New Roman"/>
          <w:color w:val="000000" w:themeColor="text1"/>
        </w:rPr>
        <w:instrText xml:space="preserve"> PAGEREF _Ref14098805 \h </w:instrText>
      </w:r>
      <w:r w:rsidRPr="00414C18">
        <w:rPr>
          <w:rFonts w:eastAsia="Times New Roman" w:cs="Times New Roman"/>
          <w:color w:val="000000" w:themeColor="text1"/>
        </w:rPr>
      </w:r>
      <w:r w:rsidRPr="00414C18">
        <w:rPr>
          <w:rFonts w:eastAsia="Times New Roman" w:cs="Times New Roman"/>
          <w:color w:val="000000" w:themeColor="text1"/>
        </w:rPr>
        <w:fldChar w:fldCharType="separate"/>
      </w:r>
      <w:r w:rsidR="00A74DA0">
        <w:rPr>
          <w:rFonts w:eastAsia="Times New Roman" w:cs="Times New Roman"/>
          <w:noProof/>
          <w:color w:val="000000" w:themeColor="text1"/>
        </w:rPr>
        <w:t>19</w:t>
      </w:r>
      <w:r w:rsidRPr="00414C18">
        <w:rPr>
          <w:rFonts w:eastAsia="Times New Roman" w:cs="Times New Roman"/>
          <w:color w:val="000000" w:themeColor="text1"/>
        </w:rPr>
        <w:fldChar w:fldCharType="end"/>
      </w:r>
      <w:r w:rsidRPr="00414C18">
        <w:rPr>
          <w:rFonts w:eastAsia="Times New Roman" w:cs="Times New Roman"/>
          <w:color w:val="000000" w:themeColor="text1"/>
        </w:rPr>
        <w:t>).</w:t>
      </w:r>
    </w:p>
    <w:p w14:paraId="386559D9" w14:textId="4A37C0F6" w:rsidR="00D954A7" w:rsidRPr="00414C18" w:rsidRDefault="00E631EC" w:rsidP="00E500FB">
      <w:pPr>
        <w:pStyle w:val="ListParagraph"/>
        <w:numPr>
          <w:ilvl w:val="0"/>
          <w:numId w:val="113"/>
        </w:numPr>
        <w:spacing w:after="20"/>
        <w:contextualSpacing w:val="0"/>
      </w:pPr>
      <w:r w:rsidRPr="00414C18">
        <w:t>Two</w:t>
      </w:r>
      <w:r w:rsidR="00D954A7" w:rsidRPr="00414C18">
        <w:t xml:space="preserve"> </w:t>
      </w:r>
      <w:r w:rsidRPr="00414C18">
        <w:t>3</w:t>
      </w:r>
      <w:r w:rsidR="00D954A7" w:rsidRPr="00414C18">
        <w:t xml:space="preserve">00-level </w:t>
      </w:r>
      <w:r w:rsidR="004113E2">
        <w:t>ART-</w:t>
      </w:r>
      <w:r w:rsidR="004113E2" w:rsidRPr="00414C18">
        <w:t xml:space="preserve"> </w:t>
      </w:r>
      <w:del w:id="8321" w:author="Summer 2023 updates" w:date="2024-07-31T13:42:00Z">
        <w:r w:rsidR="00830EF4" w:rsidRPr="00414C18">
          <w:delText>C</w:delText>
        </w:r>
        <w:r w:rsidR="00D954A7" w:rsidRPr="00414C18">
          <w:delText>ourse</w:delText>
        </w:r>
        <w:r w:rsidR="00830EF4" w:rsidRPr="00414C18">
          <w:delText>s</w:delText>
        </w:r>
      </w:del>
      <w:ins w:id="8322" w:author="Summer 2023 updates" w:date="2024-07-31T13:42:00Z">
        <w:r w:rsidR="0076761E">
          <w:t>c</w:t>
        </w:r>
        <w:r w:rsidR="00D954A7" w:rsidRPr="00414C18">
          <w:t>ourse</w:t>
        </w:r>
        <w:r w:rsidR="00830EF4" w:rsidRPr="00414C18">
          <w:t>s</w:t>
        </w:r>
      </w:ins>
      <w:r w:rsidR="00D954A7" w:rsidRPr="00414C18">
        <w:t xml:space="preserve"> </w:t>
      </w:r>
    </w:p>
    <w:p w14:paraId="39F5FFA5" w14:textId="3015A8B0" w:rsidR="00830EF4" w:rsidRPr="00414C18" w:rsidRDefault="00560381" w:rsidP="00E500FB">
      <w:pPr>
        <w:pStyle w:val="ListParagraph"/>
        <w:numPr>
          <w:ilvl w:val="0"/>
          <w:numId w:val="113"/>
        </w:numPr>
        <w:spacing w:after="20"/>
        <w:contextualSpacing w:val="0"/>
      </w:pPr>
      <w:r w:rsidRPr="00414C18">
        <w:t>One</w:t>
      </w:r>
      <w:r w:rsidR="00830EF4" w:rsidRPr="00414C18">
        <w:t xml:space="preserve"> additional 200-level Art History </w:t>
      </w:r>
      <w:r w:rsidR="00414C18">
        <w:t>c</w:t>
      </w:r>
      <w:r w:rsidR="00830EF4" w:rsidRPr="00414C18">
        <w:t>ourse</w:t>
      </w:r>
    </w:p>
    <w:p w14:paraId="57F27987" w14:textId="77777777" w:rsidR="00D954A7" w:rsidRPr="00414C18" w:rsidRDefault="00D954A7" w:rsidP="000F1A77">
      <w:pPr>
        <w:pStyle w:val="ListParagraph"/>
        <w:numPr>
          <w:ilvl w:val="0"/>
          <w:numId w:val="113"/>
        </w:numPr>
        <w:spacing w:after="0"/>
        <w:rPr>
          <w:del w:id="8323" w:author="Summer 2023 updates" w:date="2024-07-31T13:42:00Z"/>
          <w:rFonts w:cs="Times New Roman"/>
          <w:color w:val="000000" w:themeColor="text1"/>
        </w:rPr>
      </w:pPr>
      <w:del w:id="8324" w:author="Summer 2023 updates" w:date="2024-07-31T13:42:00Z">
        <w:r w:rsidRPr="00414C18">
          <w:rPr>
            <w:rFonts w:cs="Times New Roman"/>
            <w:color w:val="000000" w:themeColor="text1"/>
            <w:u w:val="single"/>
          </w:rPr>
          <w:delText>One</w:delText>
        </w:r>
        <w:r w:rsidRPr="00414C18">
          <w:rPr>
            <w:rFonts w:cs="Times New Roman"/>
            <w:color w:val="000000" w:themeColor="text1"/>
          </w:rPr>
          <w:delText xml:space="preserve"> of the following:</w:delText>
        </w:r>
        <w:r w:rsidRPr="00414C18">
          <w:rPr>
            <w:rFonts w:eastAsia="Times New Roman" w:cs="Times New Roman"/>
            <w:color w:val="000000" w:themeColor="text1"/>
          </w:rPr>
          <w:delText xml:space="preserve"> </w:delText>
        </w:r>
      </w:del>
    </w:p>
    <w:p w14:paraId="3961ADB3" w14:textId="6AAF958B" w:rsidR="00D954A7" w:rsidRPr="007536F0" w:rsidRDefault="00D954A7" w:rsidP="007536F0">
      <w:pPr>
        <w:pStyle w:val="ListParagraph"/>
        <w:numPr>
          <w:ilvl w:val="0"/>
          <w:numId w:val="113"/>
        </w:numPr>
        <w:spacing w:after="0"/>
        <w:rPr>
          <w:rFonts w:cs="Times New Roman"/>
          <w:color w:val="000000" w:themeColor="text1"/>
        </w:rPr>
        <w:pPrChange w:id="8325" w:author="Summer 2023 updates" w:date="2024-07-31T13:42:00Z">
          <w:pPr>
            <w:ind w:left="360"/>
            <w:contextualSpacing/>
          </w:pPr>
        </w:pPrChange>
      </w:pPr>
      <w:r w:rsidRPr="007536F0">
        <w:rPr>
          <w:rFonts w:cs="Times New Roman"/>
          <w:color w:val="000000" w:themeColor="text1"/>
        </w:rPr>
        <w:t>ARH-307 Modern and Contemporary Art</w:t>
      </w:r>
      <w:r w:rsidR="00C408C4" w:rsidRPr="007536F0">
        <w:rPr>
          <w:rFonts w:cs="Times New Roman"/>
          <w:color w:val="000000" w:themeColor="text1"/>
        </w:rPr>
        <w:t xml:space="preserve"> (WE)</w:t>
      </w:r>
    </w:p>
    <w:p w14:paraId="0C2D19EC" w14:textId="77777777" w:rsidR="00D954A7" w:rsidRPr="00424939" w:rsidRDefault="00D954A7" w:rsidP="00D954A7">
      <w:pPr>
        <w:spacing w:after="20"/>
        <w:ind w:left="360"/>
        <w:rPr>
          <w:del w:id="8326" w:author="Summer 2023 updates" w:date="2024-07-31T13:42:00Z"/>
          <w:rFonts w:cs="Times New Roman"/>
          <w:color w:val="000000" w:themeColor="text1"/>
        </w:rPr>
      </w:pPr>
      <w:del w:id="8327" w:author="Summer 2023 updates" w:date="2024-07-31T13:42:00Z">
        <w:r w:rsidRPr="00414C18">
          <w:rPr>
            <w:rFonts w:cs="Times New Roman"/>
            <w:color w:val="000000" w:themeColor="text1"/>
          </w:rPr>
          <w:delText>ARH-310</w:delText>
        </w:r>
        <w:r w:rsidRPr="00424939">
          <w:rPr>
            <w:rFonts w:cs="Times New Roman"/>
            <w:color w:val="000000" w:themeColor="text1"/>
          </w:rPr>
          <w:delText xml:space="preserve"> Contemporary Art, Theory and Criticism</w:delText>
        </w:r>
        <w:r w:rsidR="00C408C4">
          <w:rPr>
            <w:rFonts w:cs="Times New Roman"/>
            <w:color w:val="000000" w:themeColor="text1"/>
          </w:rPr>
          <w:delText xml:space="preserve"> (WE)</w:delText>
        </w:r>
      </w:del>
    </w:p>
    <w:p w14:paraId="05073297" w14:textId="4C4ADA04" w:rsidR="00D954A7" w:rsidRDefault="00D954A7" w:rsidP="00E500FB">
      <w:pPr>
        <w:pStyle w:val="ListParagraph"/>
        <w:numPr>
          <w:ilvl w:val="0"/>
          <w:numId w:val="113"/>
        </w:numPr>
        <w:spacing w:after="0"/>
        <w:rPr>
          <w:rFonts w:eastAsia="Times New Roman" w:cs="Times New Roman"/>
          <w:color w:val="000000" w:themeColor="text1"/>
        </w:rPr>
      </w:pPr>
      <w:r w:rsidRPr="00424939">
        <w:rPr>
          <w:rFonts w:eastAsia="Times New Roman" w:cs="Times New Roman"/>
          <w:color w:val="000000" w:themeColor="text1"/>
        </w:rPr>
        <w:t>Junior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Review</w:t>
      </w:r>
      <w:ins w:id="8328" w:author="Summer 2023 updates" w:date="2024-07-31T13:42:00Z">
        <w:r w:rsidR="00EA2062">
          <w:rPr>
            <w:rFonts w:eastAsia="Times New Roman" w:cs="Times New Roman"/>
            <w:color w:val="000000" w:themeColor="text1"/>
          </w:rPr>
          <w:t xml:space="preserve"> (non-credit bearing)</w:t>
        </w:r>
      </w:ins>
    </w:p>
    <w:p w14:paraId="1807B0A1" w14:textId="044CA5FD" w:rsidR="00830EF4" w:rsidRPr="00830EF4" w:rsidRDefault="00830EF4" w:rsidP="00830EF4">
      <w:pPr>
        <w:pStyle w:val="ListParagraph"/>
        <w:spacing w:after="0"/>
        <w:ind w:left="360" w:firstLine="360"/>
        <w:rPr>
          <w:rFonts w:eastAsia="Times New Roman" w:cs="Times New Roman"/>
          <w:color w:val="000000" w:themeColor="text1"/>
        </w:rPr>
      </w:pPr>
      <w:r w:rsidRPr="00830EF4">
        <w:rPr>
          <w:rFonts w:eastAsia="Times New Roman" w:cs="Times New Roman"/>
          <w:color w:val="000000" w:themeColor="text1"/>
        </w:rPr>
        <w:t xml:space="preserve">A studio portfolio presentation for art majors that </w:t>
      </w:r>
      <w:r w:rsidR="00CA3711">
        <w:rPr>
          <w:rFonts w:eastAsia="Times New Roman" w:cs="Times New Roman"/>
          <w:color w:val="000000" w:themeColor="text1"/>
        </w:rPr>
        <w:t>is</w:t>
      </w:r>
      <w:r w:rsidRPr="00830EF4">
        <w:rPr>
          <w:rFonts w:eastAsia="Times New Roman" w:cs="Times New Roman"/>
          <w:color w:val="000000" w:themeColor="text1"/>
        </w:rPr>
        <w:t xml:space="preserve"> assessed by the art and art</w:t>
      </w:r>
    </w:p>
    <w:p w14:paraId="7A0FE05C" w14:textId="51141B3E" w:rsidR="00830EF4" w:rsidRPr="00830EF4" w:rsidRDefault="00830EF4" w:rsidP="00830EF4">
      <w:pPr>
        <w:spacing w:after="0"/>
        <w:ind w:firstLine="720"/>
        <w:rPr>
          <w:rFonts w:eastAsia="Times New Roman" w:cs="Times New Roman"/>
          <w:color w:val="000000" w:themeColor="text1"/>
        </w:rPr>
      </w:pPr>
      <w:r w:rsidRPr="00830EF4">
        <w:rPr>
          <w:rFonts w:eastAsia="Times New Roman" w:cs="Times New Roman"/>
          <w:color w:val="000000" w:themeColor="text1"/>
        </w:rPr>
        <w:t>history faculty. Student</w:t>
      </w:r>
      <w:r w:rsidR="00CA3711">
        <w:rPr>
          <w:rFonts w:eastAsia="Times New Roman" w:cs="Times New Roman"/>
          <w:color w:val="000000" w:themeColor="text1"/>
        </w:rPr>
        <w:t xml:space="preserve">s must complete 20 </w:t>
      </w:r>
      <w:r w:rsidRPr="00830EF4">
        <w:rPr>
          <w:rFonts w:eastAsia="Times New Roman" w:cs="Times New Roman"/>
          <w:color w:val="000000" w:themeColor="text1"/>
        </w:rPr>
        <w:t>course credits to be eligible for the</w:t>
      </w:r>
    </w:p>
    <w:p w14:paraId="3309FBD8" w14:textId="518E6221" w:rsidR="00830EF4" w:rsidRPr="00830EF4" w:rsidRDefault="00830EF4" w:rsidP="00830EF4">
      <w:pPr>
        <w:pStyle w:val="ListParagraph"/>
        <w:spacing w:after="0"/>
        <w:ind w:left="360" w:firstLine="360"/>
        <w:rPr>
          <w:rFonts w:eastAsia="Times New Roman" w:cs="Times New Roman"/>
          <w:color w:val="000000" w:themeColor="text1"/>
        </w:rPr>
      </w:pPr>
      <w:r w:rsidRPr="00830EF4">
        <w:rPr>
          <w:rFonts w:eastAsia="Times New Roman" w:cs="Times New Roman"/>
          <w:color w:val="000000" w:themeColor="text1"/>
        </w:rPr>
        <w:t>junior review, and it must be completed prior to enrolling in ART-464 Senior</w:t>
      </w:r>
      <w:r>
        <w:rPr>
          <w:rFonts w:eastAsia="Times New Roman" w:cs="Times New Roman"/>
          <w:color w:val="000000" w:themeColor="text1"/>
        </w:rPr>
        <w:t xml:space="preserve"> </w:t>
      </w:r>
      <w:r w:rsidRPr="00830EF4">
        <w:rPr>
          <w:rFonts w:eastAsia="Times New Roman" w:cs="Times New Roman"/>
          <w:color w:val="000000" w:themeColor="text1"/>
        </w:rPr>
        <w:t>Seminar I.</w:t>
      </w:r>
    </w:p>
    <w:p w14:paraId="454ADC4F" w14:textId="0DB7C2A7" w:rsidR="00D954A7" w:rsidRPr="00424939" w:rsidRDefault="00D954A7" w:rsidP="00E500FB">
      <w:pPr>
        <w:pStyle w:val="ListParagraph"/>
        <w:numPr>
          <w:ilvl w:val="0"/>
          <w:numId w:val="113"/>
        </w:numPr>
        <w:spacing w:after="20"/>
        <w:contextualSpacing w:val="0"/>
        <w:rPr>
          <w:rFonts w:cs="Times New Roman"/>
          <w:color w:val="000000" w:themeColor="text1"/>
        </w:rPr>
      </w:pPr>
      <w:r w:rsidRPr="00424939">
        <w:rPr>
          <w:rFonts w:eastAsia="Times New Roman" w:cs="Times New Roman"/>
          <w:color w:val="000000" w:themeColor="text1"/>
        </w:rPr>
        <w:t>ART-464 Senior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Seminar I</w:t>
      </w:r>
    </w:p>
    <w:p w14:paraId="63F2AD2C" w14:textId="2C4AF27C" w:rsidR="00D954A7" w:rsidRPr="00424939" w:rsidRDefault="00D954A7" w:rsidP="00E500FB">
      <w:pPr>
        <w:pStyle w:val="ListParagraph"/>
        <w:numPr>
          <w:ilvl w:val="0"/>
          <w:numId w:val="113"/>
        </w:numPr>
        <w:spacing w:after="0"/>
        <w:rPr>
          <w:rFonts w:eastAsia="Times New Roman" w:cs="Times New Roman"/>
          <w:color w:val="000000" w:themeColor="text1"/>
        </w:rPr>
      </w:pPr>
      <w:r w:rsidRPr="00424939">
        <w:rPr>
          <w:rFonts w:eastAsia="Times New Roman" w:cs="Times New Roman"/>
          <w:color w:val="000000" w:themeColor="text1"/>
        </w:rPr>
        <w:t>ART-474 Senior</w:t>
      </w:r>
      <w:r w:rsidR="008C196D" w:rsidRPr="00424939">
        <w:rPr>
          <w:rFonts w:eastAsia="Times New Roman"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Seminar II &amp; Senior Exhibition</w:t>
      </w:r>
    </w:p>
    <w:p w14:paraId="6FEA5D7A" w14:textId="41D80868" w:rsidR="00D954A7" w:rsidRPr="00424939" w:rsidRDefault="00D954A7" w:rsidP="006E72AD">
      <w:pPr>
        <w:rPr>
          <w:rPrChange w:id="8329" w:author="Summer 2023 updates" w:date="2024-07-31T13:42:00Z">
            <w:rPr>
              <w:color w:val="000000" w:themeColor="text1"/>
            </w:rPr>
          </w:rPrChange>
        </w:rPr>
        <w:pPrChange w:id="8330" w:author="Summer 2023 updates" w:date="2024-07-31T13:42:00Z">
          <w:pPr>
            <w:tabs>
              <w:tab w:val="num" w:pos="360"/>
            </w:tabs>
            <w:spacing w:after="40"/>
          </w:pPr>
        </w:pPrChange>
      </w:pPr>
      <w:r w:rsidRPr="00424939">
        <w:rPr>
          <w:rPrChange w:id="8331" w:author="Summer 2023 updates" w:date="2024-07-31T13:42:00Z">
            <w:rPr>
              <w:color w:val="000000" w:themeColor="text1"/>
            </w:rPr>
          </w:rPrChange>
        </w:rPr>
        <w:t>In addition to the course requirements, a student must participate in a Junior</w:t>
      </w:r>
      <w:r w:rsidR="008C196D" w:rsidRPr="00424939">
        <w:rPr>
          <w:rPrChange w:id="8332" w:author="Summer 2023 updates" w:date="2024-07-31T13:42:00Z">
            <w:rPr>
              <w:color w:val="000000" w:themeColor="text1"/>
            </w:rPr>
          </w:rPrChange>
        </w:rPr>
        <w:fldChar w:fldCharType="begin"/>
      </w:r>
      <w:r w:rsidR="008C196D" w:rsidRPr="00424939">
        <w:rPr>
          <w:rPrChange w:id="8333" w:author="Summer 2023 updates" w:date="2024-07-31T13:42:00Z">
            <w:rPr>
              <w:color w:val="000000" w:themeColor="text1"/>
            </w:rPr>
          </w:rPrChange>
        </w:rPr>
        <w:instrText xml:space="preserve"> XE "Junior" </w:instrText>
      </w:r>
      <w:r w:rsidR="008C196D" w:rsidRPr="00424939">
        <w:rPr>
          <w:rPrChange w:id="8334" w:author="Summer 2023 updates" w:date="2024-07-31T13:42:00Z">
            <w:rPr>
              <w:color w:val="000000" w:themeColor="text1"/>
            </w:rPr>
          </w:rPrChange>
        </w:rPr>
        <w:fldChar w:fldCharType="end"/>
      </w:r>
      <w:r w:rsidRPr="00424939">
        <w:rPr>
          <w:rPrChange w:id="8335" w:author="Summer 2023 updates" w:date="2024-07-31T13:42:00Z">
            <w:rPr>
              <w:color w:val="000000" w:themeColor="text1"/>
            </w:rPr>
          </w:rPrChange>
        </w:rPr>
        <w:t xml:space="preserve"> Review with the art and art history department’s faculty. This must be completed no later than April of the junior year. The material submitted at the </w:t>
      </w:r>
      <w:del w:id="8336" w:author="Summer 2023 updates" w:date="2024-07-31T13:42:00Z">
        <w:r w:rsidRPr="00424939">
          <w:rPr>
            <w:rFonts w:cs="Times New Roman"/>
            <w:color w:val="000000" w:themeColor="text1"/>
          </w:rPr>
          <w:delText>Review</w:delText>
        </w:r>
      </w:del>
      <w:ins w:id="8337" w:author="Summer 2023 updates" w:date="2024-07-31T13:42:00Z">
        <w:r w:rsidR="00EA2062">
          <w:t>r</w:t>
        </w:r>
        <w:r w:rsidRPr="00424939">
          <w:t>eview</w:t>
        </w:r>
      </w:ins>
      <w:r w:rsidRPr="00424939">
        <w:rPr>
          <w:rPrChange w:id="8338" w:author="Summer 2023 updates" w:date="2024-07-31T13:42:00Z">
            <w:rPr>
              <w:color w:val="000000" w:themeColor="text1"/>
            </w:rPr>
          </w:rPrChange>
        </w:rPr>
        <w:t xml:space="preserve"> will be related to the senior graduation requirement, which </w:t>
      </w:r>
      <w:del w:id="8339" w:author="Summer 2023 updates" w:date="2024-07-31T13:42:00Z">
        <w:r w:rsidRPr="00424939">
          <w:rPr>
            <w:rFonts w:cs="Times New Roman"/>
            <w:color w:val="000000" w:themeColor="text1"/>
          </w:rPr>
          <w:delText>is a demonstration of</w:delText>
        </w:r>
      </w:del>
      <w:ins w:id="8340" w:author="Summer 2023 updates" w:date="2024-07-31T13:42:00Z">
        <w:r w:rsidR="00EA2062">
          <w:t>demonstrates</w:t>
        </w:r>
      </w:ins>
      <w:r w:rsidRPr="00424939">
        <w:rPr>
          <w:rPrChange w:id="8341" w:author="Summer 2023 updates" w:date="2024-07-31T13:42:00Z">
            <w:rPr>
              <w:color w:val="000000" w:themeColor="text1"/>
            </w:rPr>
          </w:rPrChange>
        </w:rPr>
        <w:t xml:space="preserve"> proficiency through a public exhibition of artwork, </w:t>
      </w:r>
      <w:ins w:id="8342" w:author="Summer 2023 updates" w:date="2024-07-31T13:42:00Z">
        <w:r w:rsidR="00EA2062">
          <w:t xml:space="preserve">a website </w:t>
        </w:r>
      </w:ins>
      <w:r w:rsidR="00EA2062">
        <w:rPr>
          <w:rPrChange w:id="8343" w:author="Summer 2023 updates" w:date="2024-07-31T13:42:00Z">
            <w:rPr>
              <w:color w:val="000000" w:themeColor="text1"/>
            </w:rPr>
          </w:rPrChange>
        </w:rPr>
        <w:t xml:space="preserve">including </w:t>
      </w:r>
      <w:ins w:id="8344" w:author="Summer 2023 updates" w:date="2024-07-31T13:42:00Z">
        <w:r w:rsidR="00EA2062">
          <w:t xml:space="preserve">and image </w:t>
        </w:r>
      </w:ins>
      <w:r w:rsidRPr="00424939">
        <w:rPr>
          <w:rPrChange w:id="8345" w:author="Summer 2023 updates" w:date="2024-07-31T13:42:00Z">
            <w:rPr>
              <w:color w:val="000000" w:themeColor="text1"/>
            </w:rPr>
          </w:rPrChange>
        </w:rPr>
        <w:t>portfolio</w:t>
      </w:r>
      <w:del w:id="8346" w:author="Summer 2023 updates" w:date="2024-07-31T13:42:00Z">
        <w:r w:rsidRPr="00424939">
          <w:rPr>
            <w:rFonts w:cs="Times New Roman"/>
            <w:color w:val="000000" w:themeColor="text1"/>
          </w:rPr>
          <w:delText xml:space="preserve"> of slides, exhibit announcement</w:delText>
        </w:r>
      </w:del>
      <w:ins w:id="8347" w:author="Summer 2023 updates" w:date="2024-07-31T13:42:00Z">
        <w:r w:rsidRPr="00424939">
          <w:t xml:space="preserve">, </w:t>
        </w:r>
        <w:r w:rsidR="00EA2062">
          <w:t>an artist statement</w:t>
        </w:r>
      </w:ins>
      <w:r w:rsidRPr="00424939">
        <w:rPr>
          <w:rPrChange w:id="8348" w:author="Summer 2023 updates" w:date="2024-07-31T13:42:00Z">
            <w:rPr>
              <w:color w:val="000000" w:themeColor="text1"/>
            </w:rPr>
          </w:rPrChange>
        </w:rPr>
        <w:t xml:space="preserve">, and </w:t>
      </w:r>
      <w:ins w:id="8349" w:author="Summer 2023 updates" w:date="2024-07-31T13:42:00Z">
        <w:r w:rsidR="00EA2062">
          <w:t xml:space="preserve">a </w:t>
        </w:r>
      </w:ins>
      <w:r w:rsidRPr="00424939">
        <w:rPr>
          <w:rPrChange w:id="8350" w:author="Summer 2023 updates" w:date="2024-07-31T13:42:00Z">
            <w:rPr>
              <w:color w:val="000000" w:themeColor="text1"/>
            </w:rPr>
          </w:rPrChange>
        </w:rPr>
        <w:t xml:space="preserve">résumé. </w:t>
      </w:r>
    </w:p>
    <w:p w14:paraId="0D111220" w14:textId="17C7572C" w:rsidR="00D954A7" w:rsidRPr="00424939" w:rsidRDefault="00D954A7" w:rsidP="00D954A7">
      <w:pPr>
        <w:tabs>
          <w:tab w:val="num" w:pos="360"/>
        </w:tabs>
        <w:rPr>
          <w:rFonts w:cs="Times New Roman"/>
          <w:i/>
          <w:color w:val="000000" w:themeColor="text1"/>
        </w:rPr>
      </w:pPr>
      <w:r w:rsidRPr="00424939">
        <w:rPr>
          <w:rFonts w:cs="Times New Roman"/>
          <w:b/>
          <w:smallCaps/>
          <w:color w:val="000000" w:themeColor="text1"/>
        </w:rPr>
        <w:t xml:space="preserve">note:  </w:t>
      </w:r>
      <w:r w:rsidRPr="00424939">
        <w:rPr>
          <w:rFonts w:cs="Times New Roman"/>
          <w:i/>
          <w:color w:val="000000" w:themeColor="text1"/>
        </w:rPr>
        <w:t>Scheduling may be planned to allow at least one term of study off-campus at one of the approved foreign or domestic programs. With departmental approval, courses from these programs may count as 100</w:t>
      </w:r>
      <w:ins w:id="8351" w:author="Summer 2023 updates" w:date="2024-07-31T13:42:00Z">
        <w:r w:rsidR="00EA2062">
          <w:rPr>
            <w:rFonts w:cs="Times New Roman"/>
            <w:i/>
            <w:color w:val="000000" w:themeColor="text1"/>
          </w:rPr>
          <w:t>-</w:t>
        </w:r>
      </w:ins>
      <w:r w:rsidRPr="00424939">
        <w:rPr>
          <w:rFonts w:cs="Times New Roman"/>
          <w:i/>
          <w:color w:val="000000" w:themeColor="text1"/>
        </w:rPr>
        <w:t xml:space="preserve"> or </w:t>
      </w:r>
      <w:del w:id="8352" w:author="Summer 2023 updates" w:date="2024-07-31T13:42:00Z">
        <w:r w:rsidRPr="00424939">
          <w:rPr>
            <w:rFonts w:cs="Times New Roman"/>
            <w:i/>
            <w:color w:val="000000" w:themeColor="text1"/>
          </w:rPr>
          <w:delText xml:space="preserve">200 </w:delText>
        </w:r>
      </w:del>
      <w:ins w:id="8353" w:author="Summer 2023 updates" w:date="2024-07-31T13:42:00Z">
        <w:r w:rsidR="00EA2062">
          <w:rPr>
            <w:rFonts w:cs="Times New Roman"/>
            <w:i/>
            <w:color w:val="000000" w:themeColor="text1"/>
          </w:rPr>
          <w:t>3</w:t>
        </w:r>
        <w:r w:rsidRPr="00424939">
          <w:rPr>
            <w:rFonts w:cs="Times New Roman"/>
            <w:i/>
            <w:color w:val="000000" w:themeColor="text1"/>
          </w:rPr>
          <w:t>00</w:t>
        </w:r>
        <w:r w:rsidR="00EA2062">
          <w:rPr>
            <w:rFonts w:cs="Times New Roman"/>
            <w:i/>
            <w:color w:val="000000" w:themeColor="text1"/>
          </w:rPr>
          <w:t>-</w:t>
        </w:r>
      </w:ins>
      <w:r w:rsidRPr="00424939">
        <w:rPr>
          <w:rFonts w:cs="Times New Roman"/>
          <w:i/>
          <w:color w:val="000000" w:themeColor="text1"/>
        </w:rPr>
        <w:t>level courses.</w:t>
      </w:r>
    </w:p>
    <w:p w14:paraId="14C123D9" w14:textId="77777777" w:rsidR="006B5A3C" w:rsidRDefault="006B5A3C" w:rsidP="00D954A7">
      <w:pPr>
        <w:spacing w:after="0"/>
        <w:rPr>
          <w:rFonts w:cs="Times New Roman"/>
          <w:b/>
          <w:color w:val="000000" w:themeColor="text1"/>
        </w:rPr>
      </w:pPr>
    </w:p>
    <w:p w14:paraId="62F11264" w14:textId="7B089ECD" w:rsidR="00D954A7" w:rsidRPr="00424939" w:rsidRDefault="00D954A7" w:rsidP="006446D4">
      <w:pPr>
        <w:spacing w:before="120" w:after="0"/>
        <w:rPr>
          <w:rFonts w:cs="Times New Roman"/>
          <w:b/>
          <w:color w:val="000000" w:themeColor="text1"/>
        </w:rPr>
        <w:pPrChange w:id="8354" w:author="Summer 2023 updates" w:date="2024-07-31T13:42:00Z">
          <w:pPr>
            <w:spacing w:after="0"/>
          </w:pPr>
        </w:pPrChange>
      </w:pPr>
      <w:r w:rsidRPr="00424939">
        <w:rPr>
          <w:rFonts w:cs="Times New Roman"/>
          <w:b/>
          <w:color w:val="000000" w:themeColor="text1"/>
        </w:rPr>
        <w:t>Art Minor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Art Minor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555B6C14" w14:textId="55680135" w:rsidR="00D954A7" w:rsidRPr="00424939" w:rsidRDefault="00D954A7" w:rsidP="00D954A7">
      <w:pPr>
        <w:pStyle w:val="Noparagraphstyle"/>
        <w:tabs>
          <w:tab w:val="num" w:pos="720"/>
        </w:tabs>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8355" w:author="Summer 2023 updates" w:date="2024-07-31T13:42:00Z">
        <w:r w:rsidR="00B8454E" w:rsidRPr="00424939">
          <w:rPr>
            <w:rStyle w:val="Strong"/>
            <w:rFonts w:ascii="Garamond" w:hAnsi="Garamond"/>
            <w:color w:val="000000" w:themeColor="text1"/>
          </w:rPr>
          <w:delInstrText>minor</w:delInstrText>
        </w:r>
      </w:del>
      <w:ins w:id="835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art.</w:t>
      </w:r>
    </w:p>
    <w:p w14:paraId="2F4E2EBB" w14:textId="32C19CE3" w:rsidR="00D954A7" w:rsidRPr="00424939" w:rsidRDefault="00D954A7" w:rsidP="00E500FB">
      <w:pPr>
        <w:pStyle w:val="ListParagraph"/>
        <w:numPr>
          <w:ilvl w:val="0"/>
          <w:numId w:val="112"/>
        </w:numPr>
        <w:spacing w:after="20"/>
        <w:ind w:left="720"/>
        <w:contextualSpacing w:val="0"/>
        <w:rPr>
          <w:rFonts w:cs="Times New Roman"/>
          <w:color w:val="000000" w:themeColor="text1"/>
        </w:rPr>
      </w:pPr>
      <w:r w:rsidRPr="00424939">
        <w:rPr>
          <w:rFonts w:eastAsia="Times New Roman" w:cs="Times New Roman"/>
          <w:color w:val="000000" w:themeColor="text1"/>
        </w:rPr>
        <w:t>ARH-128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65639240" w14:textId="77777777" w:rsidR="00D954A7" w:rsidRPr="00424939" w:rsidRDefault="00D954A7" w:rsidP="00E500FB">
      <w:pPr>
        <w:pStyle w:val="ListParagraph"/>
        <w:numPr>
          <w:ilvl w:val="0"/>
          <w:numId w:val="112"/>
        </w:numPr>
        <w:spacing w:after="20"/>
        <w:ind w:left="720"/>
        <w:contextualSpacing w:val="0"/>
        <w:rPr>
          <w:rFonts w:cs="Times New Roman"/>
          <w:color w:val="000000" w:themeColor="text1"/>
        </w:rPr>
      </w:pPr>
      <w:r w:rsidRPr="00424939">
        <w:rPr>
          <w:rFonts w:eastAsia="Times New Roman" w:cs="Times New Roman"/>
          <w:color w:val="000000" w:themeColor="text1"/>
          <w:u w:val="single"/>
        </w:rPr>
        <w:t>Two</w:t>
      </w:r>
      <w:r w:rsidRPr="00424939">
        <w:rPr>
          <w:rFonts w:eastAsia="Times New Roman" w:cs="Times New Roman"/>
          <w:color w:val="000000" w:themeColor="text1"/>
        </w:rPr>
        <w:t xml:space="preserve"> 100-level ART- courses</w:t>
      </w:r>
    </w:p>
    <w:p w14:paraId="37EE84AE" w14:textId="4B110FA5" w:rsidR="00D954A7" w:rsidRPr="00424939" w:rsidRDefault="00C75DC5" w:rsidP="00E500FB">
      <w:pPr>
        <w:pStyle w:val="ListParagraph"/>
        <w:numPr>
          <w:ilvl w:val="0"/>
          <w:numId w:val="112"/>
        </w:numPr>
        <w:spacing w:after="20"/>
        <w:ind w:left="720"/>
        <w:contextualSpacing w:val="0"/>
        <w:rPr>
          <w:rFonts w:cs="Times New Roman"/>
          <w:color w:val="000000" w:themeColor="text1"/>
        </w:rPr>
      </w:pPr>
      <w:r w:rsidRPr="00C75DC5">
        <w:rPr>
          <w:rFonts w:eastAsia="Times New Roman" w:cs="Times New Roman"/>
          <w:color w:val="000000" w:themeColor="text1"/>
          <w:u w:val="single"/>
        </w:rPr>
        <w:t>Two</w:t>
      </w:r>
      <w:r>
        <w:rPr>
          <w:rFonts w:eastAsia="Times New Roman" w:cs="Times New Roman"/>
          <w:color w:val="000000" w:themeColor="text1"/>
        </w:rPr>
        <w:t xml:space="preserve"> 3</w:t>
      </w:r>
      <w:r w:rsidR="00D954A7" w:rsidRPr="00424939">
        <w:rPr>
          <w:rFonts w:eastAsia="Times New Roman" w:cs="Times New Roman"/>
          <w:color w:val="000000" w:themeColor="text1"/>
        </w:rPr>
        <w:t>00-level ART- course</w:t>
      </w:r>
      <w:r w:rsidR="004113E2">
        <w:rPr>
          <w:rFonts w:eastAsia="Times New Roman" w:cs="Times New Roman"/>
          <w:color w:val="000000" w:themeColor="text1"/>
        </w:rPr>
        <w:t>s</w:t>
      </w:r>
    </w:p>
    <w:p w14:paraId="3D511EF0" w14:textId="77777777" w:rsidR="00D954A7" w:rsidRPr="00424939" w:rsidRDefault="00D954A7" w:rsidP="00E500FB">
      <w:pPr>
        <w:pStyle w:val="ListParagraph"/>
        <w:numPr>
          <w:ilvl w:val="0"/>
          <w:numId w:val="112"/>
        </w:numPr>
        <w:spacing w:after="0"/>
        <w:ind w:left="720"/>
        <w:rPr>
          <w:rFonts w:cs="Times New Roman"/>
          <w:color w:val="000000" w:themeColor="text1"/>
        </w:rPr>
      </w:pPr>
      <w:r w:rsidRPr="00424939">
        <w:rPr>
          <w:rFonts w:eastAsia="Times New Roman" w:cs="Times New Roman"/>
          <w:color w:val="000000" w:themeColor="text1"/>
          <w:u w:val="single"/>
        </w:rPr>
        <w:t>One</w:t>
      </w:r>
      <w:r w:rsidRPr="00424939">
        <w:rPr>
          <w:rFonts w:eastAsia="Times New Roman" w:cs="Times New Roman"/>
          <w:color w:val="000000" w:themeColor="text1"/>
        </w:rPr>
        <w:t xml:space="preserve"> 200-level ARH- course </w:t>
      </w:r>
    </w:p>
    <w:p w14:paraId="6C1CB500" w14:textId="03E328C0" w:rsidR="00D954A7" w:rsidRPr="00424939" w:rsidRDefault="00D954A7" w:rsidP="00D954A7">
      <w:pPr>
        <w:spacing w:before="60"/>
        <w:rPr>
          <w:rFonts w:cs="Times New Roman"/>
          <w:color w:val="000000" w:themeColor="text1"/>
        </w:rPr>
      </w:pPr>
      <w:r w:rsidRPr="00424939">
        <w:rPr>
          <w:rFonts w:cs="Times New Roman"/>
          <w:color w:val="000000" w:themeColor="text1"/>
        </w:rPr>
        <w:t xml:space="preserve">Further information for all these requirements and programs is available from the </w:t>
      </w:r>
      <w:r w:rsidR="004113E2">
        <w:rPr>
          <w:rFonts w:cs="Times New Roman"/>
          <w:color w:val="000000" w:themeColor="text1"/>
        </w:rPr>
        <w:t>A</w:t>
      </w:r>
      <w:r w:rsidRPr="00424939">
        <w:rPr>
          <w:rFonts w:cs="Times New Roman"/>
          <w:color w:val="000000" w:themeColor="text1"/>
        </w:rPr>
        <w:t xml:space="preserve">rt and </w:t>
      </w:r>
      <w:r w:rsidR="004113E2">
        <w:rPr>
          <w:rFonts w:cs="Times New Roman"/>
          <w:color w:val="000000" w:themeColor="text1"/>
        </w:rPr>
        <w:t>A</w:t>
      </w:r>
      <w:r w:rsidRPr="00424939">
        <w:rPr>
          <w:rFonts w:cs="Times New Roman"/>
          <w:color w:val="000000" w:themeColor="text1"/>
        </w:rPr>
        <w:t xml:space="preserve">rt </w:t>
      </w:r>
      <w:r w:rsidR="004113E2">
        <w:rPr>
          <w:rFonts w:cs="Times New Roman"/>
          <w:color w:val="000000" w:themeColor="text1"/>
        </w:rPr>
        <w:t>H</w:t>
      </w:r>
      <w:r w:rsidRPr="00424939">
        <w:rPr>
          <w:rFonts w:cs="Times New Roman"/>
          <w:color w:val="000000" w:themeColor="text1"/>
        </w:rPr>
        <w:t xml:space="preserve">istory </w:t>
      </w:r>
      <w:r w:rsidR="004113E2">
        <w:rPr>
          <w:rFonts w:cs="Times New Roman"/>
          <w:color w:val="000000" w:themeColor="text1"/>
        </w:rPr>
        <w:t>D</w:t>
      </w:r>
      <w:r w:rsidRPr="00424939">
        <w:rPr>
          <w:rFonts w:cs="Times New Roman"/>
          <w:color w:val="000000" w:themeColor="text1"/>
        </w:rPr>
        <w:t>epartment.</w:t>
      </w:r>
    </w:p>
    <w:p w14:paraId="3228E62A" w14:textId="77777777" w:rsidR="006B5A3C" w:rsidRDefault="006B5A3C" w:rsidP="00D954A7">
      <w:pPr>
        <w:pStyle w:val="CATALOGLEVELII"/>
        <w:spacing w:line="276" w:lineRule="auto"/>
        <w:rPr>
          <w:rStyle w:val="Strong"/>
          <w:rFonts w:ascii="Garamond" w:hAnsi="Garamond"/>
          <w:bCs w:val="0"/>
          <w:color w:val="000000" w:themeColor="text1"/>
        </w:rPr>
      </w:pPr>
    </w:p>
    <w:p w14:paraId="2458BCB5" w14:textId="5088FB98" w:rsidR="00D954A7" w:rsidRPr="00424939" w:rsidRDefault="00D954A7" w:rsidP="006E72AD">
      <w:pPr>
        <w:pStyle w:val="CATALOGLEVELII"/>
        <w:spacing w:before="120"/>
        <w:rPr>
          <w:rStyle w:val="Strong"/>
          <w:rFonts w:ascii="Garamond" w:hAnsi="Garamond"/>
          <w:bCs w:val="0"/>
          <w:color w:val="000000" w:themeColor="text1"/>
        </w:rPr>
        <w:pPrChange w:id="8357" w:author="Summer 2023 updates" w:date="2024-07-31T13:42:00Z">
          <w:pPr>
            <w:pStyle w:val="CATALOGLEVELII"/>
            <w:spacing w:line="276" w:lineRule="auto"/>
          </w:pPr>
        </w:pPrChange>
      </w:pPr>
      <w:r w:rsidRPr="00424939">
        <w:rPr>
          <w:rStyle w:val="Strong"/>
          <w:rFonts w:ascii="Garamond" w:hAnsi="Garamond"/>
          <w:bCs w:val="0"/>
          <w:color w:val="000000" w:themeColor="text1"/>
        </w:rPr>
        <w:t xml:space="preserve">courses in art </w:t>
      </w:r>
    </w:p>
    <w:p w14:paraId="21F6FEE9" w14:textId="21C9487E" w:rsidR="00D954A7" w:rsidRDefault="00D954A7" w:rsidP="00D8589D">
      <w:pPr>
        <w:rPr>
          <w:rPrChange w:id="8358" w:author="Summer 2023 updates" w:date="2024-07-31T13:42:00Z">
            <w:rPr>
              <w:color w:val="000000" w:themeColor="text1"/>
            </w:rPr>
          </w:rPrChange>
        </w:rPr>
      </w:pPr>
      <w:r w:rsidRPr="00424939">
        <w:rPr>
          <w:b/>
          <w:rPrChange w:id="8359" w:author="Summer 2023 updates" w:date="2024-07-31T13:42:00Z">
            <w:rPr>
              <w:b/>
              <w:color w:val="000000" w:themeColor="text1"/>
            </w:rPr>
          </w:rPrChange>
        </w:rPr>
        <w:t>100-level courses</w:t>
      </w:r>
      <w:del w:id="8360" w:author="Summer 2023 updates" w:date="2024-07-31T13:42:00Z">
        <w:r w:rsidRPr="00424939">
          <w:rPr>
            <w:rFonts w:cs="Times New Roman"/>
            <w:b/>
            <w:color w:val="000000" w:themeColor="text1"/>
          </w:rPr>
          <w:delText xml:space="preserve"> </w:delText>
        </w:r>
        <w:r w:rsidRPr="00424939">
          <w:rPr>
            <w:rFonts w:cs="Times New Roman"/>
            <w:color w:val="000000" w:themeColor="text1"/>
          </w:rPr>
          <w:delText>(</w:delText>
        </w:r>
        <w:r w:rsidRPr="00424939">
          <w:rPr>
            <w:rFonts w:cs="Times New Roman"/>
            <w:i/>
            <w:color w:val="000000" w:themeColor="text1"/>
          </w:rPr>
          <w:delText>except ART-130, see below</w:delText>
        </w:r>
        <w:r w:rsidRPr="00424939">
          <w:rPr>
            <w:rFonts w:cs="Times New Roman"/>
            <w:color w:val="000000" w:themeColor="text1"/>
          </w:rPr>
          <w:delText>)</w:delText>
        </w:r>
      </w:del>
      <w:r w:rsidRPr="00424939">
        <w:rPr>
          <w:b/>
          <w:rPrChange w:id="8361" w:author="Summer 2023 updates" w:date="2024-07-31T13:42:00Z">
            <w:rPr>
              <w:color w:val="000000" w:themeColor="text1"/>
            </w:rPr>
          </w:rPrChange>
        </w:rPr>
        <w:t xml:space="preserve"> </w:t>
      </w:r>
      <w:r w:rsidRPr="00424939">
        <w:rPr>
          <w:rPrChange w:id="8362" w:author="Summer 2023 updates" w:date="2024-07-31T13:42:00Z">
            <w:rPr>
              <w:color w:val="000000" w:themeColor="text1"/>
            </w:rPr>
          </w:rPrChange>
        </w:rPr>
        <w:t>are open to any student and may offer the opportunity to explore two or more areas of art making in a studio environment.</w:t>
      </w:r>
      <w:del w:id="8363" w:author="Summer 2023 updates" w:date="2024-07-31T13:42:00Z">
        <w:r w:rsidRPr="00424939">
          <w:rPr>
            <w:rFonts w:cs="Times New Roman"/>
            <w:color w:val="000000" w:themeColor="text1"/>
          </w:rPr>
          <w:delText xml:space="preserve">  ART-130 Art in the Elementary Classroom does not satisfy any of the requirements for a major or minor</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in Art or Art History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It also does not count as a 100-level art course needed for some courses as a prerequisite.</w:delText>
        </w:r>
      </w:del>
    </w:p>
    <w:p w14:paraId="41EEC44B" w14:textId="77777777" w:rsidR="00C75DC5" w:rsidRDefault="00C75DC5" w:rsidP="00D954A7">
      <w:pPr>
        <w:spacing w:after="0"/>
        <w:rPr>
          <w:del w:id="8364" w:author="Summer 2023 updates" w:date="2024-07-31T13:42:00Z"/>
          <w:rFonts w:cs="Times New Roman"/>
          <w:b/>
          <w:color w:val="000000" w:themeColor="text1"/>
        </w:rPr>
      </w:pPr>
    </w:p>
    <w:p w14:paraId="4C9A45D9" w14:textId="77777777" w:rsidR="00D954A7" w:rsidRPr="00424939" w:rsidRDefault="00C761A9" w:rsidP="00D954A7">
      <w:pPr>
        <w:spacing w:after="0"/>
        <w:rPr>
          <w:del w:id="8365" w:author="Summer 2023 updates" w:date="2024-07-31T13:42:00Z"/>
          <w:rFonts w:cs="Times New Roman"/>
          <w:b/>
          <w:color w:val="000000" w:themeColor="text1"/>
        </w:rPr>
      </w:pPr>
      <w:moveFromRangeStart w:id="8366" w:author="Summer 2023 updates" w:date="2024-07-31T13:42:00Z" w:name="move173325778"/>
      <w:moveFrom w:id="8367" w:author="Summer 2023 updates" w:date="2024-07-31T13:42:00Z">
        <w:r w:rsidRPr="007833D4">
          <w:rPr>
            <w:rPrChange w:id="8368" w:author="Summer 2023 updates" w:date="2024-07-31T13:42:00Z">
              <w:rPr>
                <w:b/>
                <w:color w:val="000000" w:themeColor="text1"/>
              </w:rPr>
            </w:rPrChange>
          </w:rPr>
          <w:t>ART-101 Works on Paper: Two-Dimensional Design</w:t>
        </w:r>
      </w:moveFrom>
      <w:moveFromRangeEnd w:id="8366"/>
      <w:del w:id="8369" w:author="Summer 2023 updates" w:date="2024-07-31T13:42:00Z">
        <w:r w:rsidR="00D954A7" w:rsidRPr="00424939">
          <w:rPr>
            <w:rFonts w:cs="Times New Roman"/>
            <w:b/>
            <w:color w:val="000000" w:themeColor="text1"/>
          </w:rPr>
          <w:delText xml:space="preserve"> </w:delText>
        </w:r>
      </w:del>
    </w:p>
    <w:p w14:paraId="557660FC" w14:textId="77777777" w:rsidR="00D954A7" w:rsidRDefault="00C75DC5" w:rsidP="00D954A7">
      <w:pPr>
        <w:rPr>
          <w:del w:id="8370" w:author="Summer 2023 updates" w:date="2024-07-31T13:42:00Z"/>
          <w:rFonts w:cs="Times New Roman"/>
          <w:color w:val="000000" w:themeColor="text1"/>
        </w:rPr>
      </w:pPr>
      <w:del w:id="8371" w:author="Summer 2023 updates" w:date="2024-07-31T13:42:00Z">
        <w:r>
          <w:rPr>
            <w:rFonts w:cs="Times New Roman"/>
            <w:color w:val="000000" w:themeColor="text1"/>
          </w:rPr>
          <w:delText xml:space="preserve">Explores </w:delText>
        </w:r>
        <w:r w:rsidR="00A6102C">
          <w:rPr>
            <w:rFonts w:cs="Times New Roman"/>
            <w:color w:val="000000" w:themeColor="text1"/>
          </w:rPr>
          <w:delText xml:space="preserve">the </w:delText>
        </w:r>
        <w:r w:rsidR="00D954A7" w:rsidRPr="00424939">
          <w:rPr>
            <w:rFonts w:cs="Times New Roman"/>
            <w:color w:val="000000" w:themeColor="text1"/>
          </w:rPr>
          <w:delText xml:space="preserve">formal elements </w:delText>
        </w:r>
        <w:r w:rsidR="00CA56EB">
          <w:rPr>
            <w:rFonts w:cs="Times New Roman"/>
            <w:color w:val="000000" w:themeColor="text1"/>
          </w:rPr>
          <w:delText xml:space="preserve">with </w:delText>
        </w:r>
        <w:r w:rsidR="00D954A7" w:rsidRPr="00424939">
          <w:rPr>
            <w:rFonts w:cs="Times New Roman"/>
            <w:color w:val="000000" w:themeColor="text1"/>
          </w:rPr>
          <w:delText>the unifying principles of design. Various media is used to create different content and artistic expression. Technical tools include digital media, printmaking, and collage.</w:delText>
        </w:r>
      </w:del>
    </w:p>
    <w:p w14:paraId="14C68C39" w14:textId="7FED45C3" w:rsidR="00CA56EB" w:rsidRPr="00CA56EB" w:rsidRDefault="00CA56EB" w:rsidP="006E72AD">
      <w:pPr>
        <w:spacing w:before="40" w:after="0"/>
        <w:rPr>
          <w:rFonts w:cs="Times New Roman"/>
          <w:b/>
          <w:color w:val="000000" w:themeColor="text1"/>
        </w:rPr>
        <w:pPrChange w:id="8372" w:author="Summer 2023 updates" w:date="2024-07-31T13:42:00Z">
          <w:pPr/>
        </w:pPrChange>
      </w:pPr>
      <w:r>
        <w:rPr>
          <w:rFonts w:cs="Times New Roman"/>
          <w:b/>
          <w:color w:val="000000" w:themeColor="text1"/>
        </w:rPr>
        <w:t>ART</w:t>
      </w:r>
      <w:r w:rsidR="00A55387">
        <w:rPr>
          <w:rFonts w:cs="Times New Roman"/>
          <w:b/>
          <w:color w:val="000000" w:themeColor="text1"/>
        </w:rPr>
        <w:t>-</w:t>
      </w:r>
      <w:r>
        <w:rPr>
          <w:rFonts w:cs="Times New Roman"/>
          <w:b/>
          <w:color w:val="000000" w:themeColor="text1"/>
        </w:rPr>
        <w:t>102</w:t>
      </w:r>
      <w:r w:rsidRPr="00CA56EB">
        <w:rPr>
          <w:rFonts w:cs="Times New Roman"/>
          <w:b/>
          <w:color w:val="000000" w:themeColor="text1"/>
        </w:rPr>
        <w:t xml:space="preserve"> Sculpture: Material Investigations</w:t>
      </w:r>
    </w:p>
    <w:p w14:paraId="52277C49" w14:textId="65E56A43" w:rsidR="00CA56EB" w:rsidRDefault="00CA56EB" w:rsidP="00D8589D">
      <w:pPr>
        <w:rPr>
          <w:rPrChange w:id="8373" w:author="Summer 2023 updates" w:date="2024-07-31T13:42:00Z">
            <w:rPr>
              <w:color w:val="000000" w:themeColor="text1"/>
            </w:rPr>
          </w:rPrChange>
        </w:rPr>
      </w:pPr>
      <w:r w:rsidRPr="00CA56EB">
        <w:rPr>
          <w:rPrChange w:id="8374" w:author="Summer 2023 updates" w:date="2024-07-31T13:42:00Z">
            <w:rPr>
              <w:color w:val="000000" w:themeColor="text1"/>
            </w:rPr>
          </w:rPrChange>
        </w:rPr>
        <w:t>Focuses on how material choices inform meaning.</w:t>
      </w:r>
      <w:r w:rsidR="00FB0BFC">
        <w:rPr>
          <w:rPrChange w:id="8375" w:author="Summer 2023 updates" w:date="2024-07-31T13:42:00Z">
            <w:rPr>
              <w:color w:val="000000" w:themeColor="text1"/>
            </w:rPr>
          </w:rPrChange>
        </w:rPr>
        <w:t xml:space="preserve"> Students will use a variety of </w:t>
      </w:r>
      <w:r w:rsidRPr="00CA56EB">
        <w:rPr>
          <w:rPrChange w:id="8376" w:author="Summer 2023 updates" w:date="2024-07-31T13:42:00Z">
            <w:rPr>
              <w:color w:val="000000" w:themeColor="text1"/>
            </w:rPr>
          </w:rPrChange>
        </w:rPr>
        <w:t>traditional and non-traditional materials to make sculptural art objects.</w:t>
      </w:r>
    </w:p>
    <w:p w14:paraId="6B852200" w14:textId="275C04A6" w:rsidR="000E4F4E" w:rsidRPr="000E4F4E" w:rsidRDefault="000E4F4E" w:rsidP="006E72AD">
      <w:pPr>
        <w:spacing w:before="40" w:after="0"/>
        <w:rPr>
          <w:rFonts w:cs="Times New Roman"/>
          <w:b/>
          <w:color w:val="000000" w:themeColor="text1"/>
        </w:rPr>
        <w:pPrChange w:id="8377" w:author="Summer 2023 updates" w:date="2024-07-31T13:42:00Z">
          <w:pPr>
            <w:spacing w:after="0"/>
          </w:pPr>
        </w:pPrChange>
      </w:pPr>
      <w:r>
        <w:rPr>
          <w:rFonts w:cs="Times New Roman"/>
          <w:b/>
          <w:color w:val="000000" w:themeColor="text1"/>
        </w:rPr>
        <w:t>ART</w:t>
      </w:r>
      <w:r w:rsidR="00A55387">
        <w:rPr>
          <w:rFonts w:cs="Times New Roman"/>
          <w:b/>
          <w:color w:val="000000" w:themeColor="text1"/>
        </w:rPr>
        <w:t>-</w:t>
      </w:r>
      <w:r>
        <w:rPr>
          <w:rFonts w:cs="Times New Roman"/>
          <w:b/>
          <w:color w:val="000000" w:themeColor="text1"/>
        </w:rPr>
        <w:t>103</w:t>
      </w:r>
      <w:r w:rsidRPr="000E4F4E">
        <w:rPr>
          <w:rFonts w:cs="Times New Roman"/>
          <w:b/>
          <w:color w:val="000000" w:themeColor="text1"/>
        </w:rPr>
        <w:t xml:space="preserve"> Ceramic Sculpture</w:t>
      </w:r>
    </w:p>
    <w:p w14:paraId="33193717" w14:textId="59095DA9" w:rsidR="000E4F4E" w:rsidRPr="000E4F4E" w:rsidRDefault="000E4F4E" w:rsidP="000E4F4E">
      <w:pPr>
        <w:rPr>
          <w:rFonts w:cs="Times New Roman"/>
          <w:color w:val="000000" w:themeColor="text1"/>
        </w:rPr>
      </w:pPr>
      <w:r w:rsidRPr="000E4F4E">
        <w:rPr>
          <w:rFonts w:cs="Times New Roman"/>
          <w:color w:val="000000" w:themeColor="text1"/>
        </w:rPr>
        <w:t>Provides instruction on the creation of hand-built ceramic sc</w:t>
      </w:r>
      <w:r>
        <w:rPr>
          <w:rFonts w:cs="Times New Roman"/>
          <w:color w:val="000000" w:themeColor="text1"/>
        </w:rPr>
        <w:t xml:space="preserve">ulptures. Projects will utilize </w:t>
      </w:r>
      <w:r w:rsidRPr="000E4F4E">
        <w:rPr>
          <w:rFonts w:cs="Times New Roman"/>
          <w:color w:val="000000" w:themeColor="text1"/>
        </w:rPr>
        <w:t>pinch, coil building, soft and stiff slab constructio</w:t>
      </w:r>
      <w:r>
        <w:rPr>
          <w:rFonts w:cs="Times New Roman"/>
          <w:color w:val="000000" w:themeColor="text1"/>
        </w:rPr>
        <w:t xml:space="preserve">n, and additive and subtractive </w:t>
      </w:r>
      <w:r w:rsidRPr="000E4F4E">
        <w:rPr>
          <w:rFonts w:cs="Times New Roman"/>
          <w:color w:val="000000" w:themeColor="text1"/>
        </w:rPr>
        <w:t>processes.</w:t>
      </w:r>
    </w:p>
    <w:p w14:paraId="04BBEB38" w14:textId="584CADBE" w:rsidR="00DC1393" w:rsidRPr="000E4F4E" w:rsidRDefault="00DC1393" w:rsidP="006E72AD">
      <w:pPr>
        <w:spacing w:before="40" w:after="0"/>
        <w:rPr>
          <w:ins w:id="8378" w:author="Summer 2023 updates" w:date="2024-07-31T13:42:00Z"/>
          <w:rFonts w:cs="Times New Roman"/>
          <w:b/>
          <w:color w:val="000000" w:themeColor="text1"/>
        </w:rPr>
      </w:pPr>
      <w:ins w:id="8379" w:author="Summer 2023 updates" w:date="2024-07-31T13:42:00Z">
        <w:r>
          <w:rPr>
            <w:rFonts w:cs="Times New Roman"/>
            <w:b/>
            <w:color w:val="000000" w:themeColor="text1"/>
          </w:rPr>
          <w:t>ART-104</w:t>
        </w:r>
        <w:r w:rsidRPr="000E4F4E">
          <w:rPr>
            <w:rFonts w:cs="Times New Roman"/>
            <w:b/>
            <w:color w:val="000000" w:themeColor="text1"/>
          </w:rPr>
          <w:t xml:space="preserve"> </w:t>
        </w:r>
        <w:r>
          <w:rPr>
            <w:rFonts w:cs="Times New Roman"/>
            <w:b/>
            <w:color w:val="000000" w:themeColor="text1"/>
          </w:rPr>
          <w:t>Digital Photography</w:t>
        </w:r>
      </w:ins>
    </w:p>
    <w:p w14:paraId="383B740C" w14:textId="4DCA7C5F" w:rsidR="00DC1393" w:rsidRPr="00424939" w:rsidRDefault="005D0923" w:rsidP="00D8589D">
      <w:pPr>
        <w:rPr>
          <w:ins w:id="8380" w:author="Summer 2023 updates" w:date="2024-07-31T13:42:00Z"/>
        </w:rPr>
      </w:pPr>
      <w:ins w:id="8381" w:author="Summer 2023 updates" w:date="2024-07-31T13:42:00Z">
        <w:r w:rsidRPr="005D0923">
          <w:t>Introduces foundational techniques and processes of digital photography. Students explore the expressive potential of light, composition, and perspective while examining both the historical and contemporary issues associated with the practice. Course includes studio projects, lectures, assigned readings, class discussions, and critiques plus introductory-level instruction in DSLR cameras, light kits, Adobe</w:t>
        </w:r>
        <w:r>
          <w:t xml:space="preserve"> </w:t>
        </w:r>
        <w:r w:rsidRPr="005D0923">
          <w:t>Creative suite software.</w:t>
        </w:r>
      </w:ins>
    </w:p>
    <w:p w14:paraId="6963331D" w14:textId="51E4D752" w:rsidR="000E4F4E" w:rsidRPr="000E4F4E" w:rsidRDefault="00A55387" w:rsidP="006E72AD">
      <w:pPr>
        <w:spacing w:before="40" w:after="0"/>
        <w:rPr>
          <w:rFonts w:cs="Times New Roman"/>
          <w:b/>
          <w:color w:val="000000" w:themeColor="text1"/>
        </w:rPr>
        <w:pPrChange w:id="8382" w:author="Summer 2023 updates" w:date="2024-07-31T13:42:00Z">
          <w:pPr>
            <w:spacing w:after="0"/>
          </w:pPr>
        </w:pPrChange>
      </w:pPr>
      <w:r>
        <w:rPr>
          <w:rFonts w:cs="Times New Roman"/>
          <w:b/>
          <w:color w:val="000000" w:themeColor="text1"/>
        </w:rPr>
        <w:t>ART-</w:t>
      </w:r>
      <w:r w:rsidR="000E4F4E">
        <w:rPr>
          <w:rFonts w:cs="Times New Roman"/>
          <w:b/>
          <w:color w:val="000000" w:themeColor="text1"/>
        </w:rPr>
        <w:t>105</w:t>
      </w:r>
      <w:r w:rsidR="000E4F4E" w:rsidRPr="000E4F4E">
        <w:rPr>
          <w:rFonts w:cs="Times New Roman"/>
          <w:b/>
          <w:color w:val="000000" w:themeColor="text1"/>
        </w:rPr>
        <w:t xml:space="preserve"> Narrative Ceramics</w:t>
      </w:r>
    </w:p>
    <w:p w14:paraId="2D2A6EDF" w14:textId="67E1B9ED" w:rsidR="000E4F4E" w:rsidRPr="00424939" w:rsidRDefault="000E4F4E" w:rsidP="00DE1FF1">
      <w:pPr>
        <w:rPr>
          <w:rFonts w:cs="Times New Roman"/>
          <w:color w:val="000000" w:themeColor="text1"/>
        </w:rPr>
      </w:pPr>
      <w:r w:rsidRPr="000E4F4E">
        <w:rPr>
          <w:rFonts w:cs="Times New Roman"/>
          <w:color w:val="000000" w:themeColor="text1"/>
        </w:rPr>
        <w:t>Studies the history and evolution of ceramics as a sto</w:t>
      </w:r>
      <w:r>
        <w:rPr>
          <w:rFonts w:cs="Times New Roman"/>
          <w:color w:val="000000" w:themeColor="text1"/>
        </w:rPr>
        <w:t xml:space="preserve">rytelling medium. Projects will </w:t>
      </w:r>
      <w:r w:rsidRPr="000E4F4E">
        <w:rPr>
          <w:rFonts w:cs="Times New Roman"/>
          <w:color w:val="000000" w:themeColor="text1"/>
        </w:rPr>
        <w:t>include tile-making, coil-building, surface decoration,</w:t>
      </w:r>
      <w:r>
        <w:rPr>
          <w:rFonts w:cs="Times New Roman"/>
          <w:color w:val="000000" w:themeColor="text1"/>
        </w:rPr>
        <w:t xml:space="preserve"> and sculptural techniques as a </w:t>
      </w:r>
      <w:r w:rsidRPr="000E4F4E">
        <w:rPr>
          <w:rFonts w:cs="Times New Roman"/>
          <w:color w:val="000000" w:themeColor="text1"/>
        </w:rPr>
        <w:t>means to explore how artists have used clay to create compelling narratives.</w:t>
      </w:r>
      <w:ins w:id="8383" w:author="Summer 2023 updates" w:date="2024-07-31T13:42:00Z">
        <w:r w:rsidR="00F13D70">
          <w:rPr>
            <w:rFonts w:cs="Times New Roman"/>
            <w:color w:val="000000" w:themeColor="text1"/>
          </w:rPr>
          <w:t xml:space="preserve"> (Offered on an occasional basis)</w:t>
        </w:r>
      </w:ins>
    </w:p>
    <w:p w14:paraId="40FD32B1" w14:textId="77777777" w:rsidR="00022392" w:rsidRDefault="00022392" w:rsidP="006E72AD">
      <w:pPr>
        <w:spacing w:before="40" w:after="0"/>
        <w:rPr>
          <w:moveTo w:id="8384" w:author="Summer 2023 updates" w:date="2024-07-31T13:42:00Z"/>
          <w:rFonts w:cs="Times New Roman"/>
          <w:b/>
          <w:color w:val="000000" w:themeColor="text1"/>
        </w:rPr>
        <w:pPrChange w:id="8385" w:author="Summer 2023 updates" w:date="2024-07-31T13:42:00Z">
          <w:pPr>
            <w:spacing w:after="0"/>
          </w:pPr>
        </w:pPrChange>
      </w:pPr>
      <w:ins w:id="8386" w:author="Summer 2023 updates" w:date="2024-07-31T13:42:00Z">
        <w:r>
          <w:rPr>
            <w:rFonts w:cs="Times New Roman"/>
            <w:b/>
            <w:color w:val="000000" w:themeColor="text1"/>
          </w:rPr>
          <w:t>ART-110</w:t>
        </w:r>
      </w:ins>
      <w:moveToRangeStart w:id="8387" w:author="Summer 2023 updates" w:date="2024-07-31T13:42:00Z" w:name="move173325805"/>
      <w:moveTo w:id="8388" w:author="Summer 2023 updates" w:date="2024-07-31T13:42:00Z">
        <w:r>
          <w:rPr>
            <w:rFonts w:cs="Times New Roman"/>
            <w:b/>
            <w:color w:val="000000" w:themeColor="text1"/>
          </w:rPr>
          <w:t xml:space="preserve"> Installation Art</w:t>
        </w:r>
      </w:moveTo>
    </w:p>
    <w:p w14:paraId="4C8E7C0E" w14:textId="77777777" w:rsidR="00022392" w:rsidRPr="00082E70" w:rsidRDefault="00022392" w:rsidP="00D8589D">
      <w:pPr>
        <w:rPr>
          <w:moveTo w:id="8389" w:author="Summer 2023 updates" w:date="2024-07-31T13:42:00Z"/>
          <w:b/>
          <w:rPrChange w:id="8390" w:author="Summer 2023 updates" w:date="2024-07-31T13:42:00Z">
            <w:rPr>
              <w:moveTo w:id="8391" w:author="Summer 2023 updates" w:date="2024-07-31T13:42:00Z"/>
              <w:b/>
              <w:color w:val="000000" w:themeColor="text1"/>
            </w:rPr>
          </w:rPrChange>
        </w:rPr>
      </w:pPr>
      <w:moveTo w:id="8392" w:author="Summer 2023 updates" w:date="2024-07-31T13:42:00Z">
        <w:r w:rsidRPr="0009749C">
          <w:rPr>
            <w:rPrChange w:id="8393" w:author="Summer 2023 updates" w:date="2024-07-31T13:42:00Z">
              <w:rPr>
                <w:color w:val="000000" w:themeColor="text1"/>
              </w:rPr>
            </w:rPrChange>
          </w:rPr>
          <w:t>Creates art environments that offer a unique experienc</w:t>
        </w:r>
        <w:r>
          <w:rPr>
            <w:rPrChange w:id="8394" w:author="Summer 2023 updates" w:date="2024-07-31T13:42:00Z">
              <w:rPr>
                <w:color w:val="000000" w:themeColor="text1"/>
              </w:rPr>
            </w:rPrChange>
          </w:rPr>
          <w:t xml:space="preserve">e for the viewer. Projects will include research, planning, </w:t>
        </w:r>
        <w:r w:rsidRPr="0009749C">
          <w:rPr>
            <w:rPrChange w:id="8395" w:author="Summer 2023 updates" w:date="2024-07-31T13:42:00Z">
              <w:rPr>
                <w:color w:val="000000" w:themeColor="text1"/>
              </w:rPr>
            </w:rPrChange>
          </w:rPr>
          <w:t>drafting, and exhibiting arti</w:t>
        </w:r>
        <w:r>
          <w:rPr>
            <w:rPrChange w:id="8396" w:author="Summer 2023 updates" w:date="2024-07-31T13:42:00Z">
              <w:rPr>
                <w:color w:val="000000" w:themeColor="text1"/>
              </w:rPr>
            </w:rPrChange>
          </w:rPr>
          <w:t xml:space="preserve">stic creations in spaces across </w:t>
        </w:r>
        <w:r w:rsidRPr="0009749C">
          <w:rPr>
            <w:rPrChange w:id="8397" w:author="Summer 2023 updates" w:date="2024-07-31T13:42:00Z">
              <w:rPr>
                <w:color w:val="000000" w:themeColor="text1"/>
              </w:rPr>
            </w:rPrChange>
          </w:rPr>
          <w:t>campus and throughout the local community.</w:t>
        </w:r>
      </w:moveTo>
    </w:p>
    <w:moveToRangeEnd w:id="8387"/>
    <w:p w14:paraId="11DB6474" w14:textId="03AAA31F" w:rsidR="00B4358B" w:rsidRPr="00424939" w:rsidRDefault="00B4358B" w:rsidP="006E72AD">
      <w:pPr>
        <w:spacing w:before="40" w:after="0"/>
        <w:rPr>
          <w:ins w:id="8398" w:author="Summer 2023 updates" w:date="2024-07-31T13:42:00Z"/>
          <w:rFonts w:cs="Times New Roman"/>
          <w:b/>
          <w:color w:val="000000" w:themeColor="text1"/>
        </w:rPr>
      </w:pPr>
      <w:ins w:id="8399" w:author="Summer 2023 updates" w:date="2024-07-31T13:42:00Z">
        <w:r w:rsidRPr="00424939">
          <w:rPr>
            <w:rFonts w:cs="Times New Roman"/>
            <w:b/>
            <w:color w:val="000000" w:themeColor="text1"/>
          </w:rPr>
          <w:t>ART-11</w:t>
        </w:r>
        <w:r>
          <w:rPr>
            <w:rFonts w:cs="Times New Roman"/>
            <w:b/>
            <w:color w:val="000000" w:themeColor="text1"/>
          </w:rPr>
          <w:t>2 Screenprinting</w:t>
        </w:r>
      </w:ins>
    </w:p>
    <w:p w14:paraId="39738481" w14:textId="77777777" w:rsidR="00C761A9" w:rsidRPr="007833D4" w:rsidRDefault="00B4358B" w:rsidP="00C761A9">
      <w:pPr>
        <w:spacing w:after="0"/>
        <w:ind w:left="180" w:hanging="180"/>
        <w:rPr>
          <w:moveFrom w:id="8400" w:author="Summer 2023 updates" w:date="2024-07-31T13:42:00Z"/>
          <w:rPrChange w:id="8401" w:author="Summer 2023 updates" w:date="2024-07-31T13:42:00Z">
            <w:rPr>
              <w:moveFrom w:id="8402" w:author="Summer 2023 updates" w:date="2024-07-31T13:42:00Z"/>
              <w:b/>
              <w:color w:val="000000" w:themeColor="text1"/>
            </w:rPr>
          </w:rPrChange>
        </w:rPr>
        <w:pPrChange w:id="8403" w:author="Summer 2023 updates" w:date="2024-07-31T13:42:00Z">
          <w:pPr>
            <w:spacing w:after="0"/>
          </w:pPr>
        </w:pPrChange>
      </w:pPr>
      <w:moveToRangeStart w:id="8404" w:author="Summer 2023 updates" w:date="2024-07-31T13:42:00Z" w:name="move173325806"/>
      <w:moveTo w:id="8405" w:author="Summer 2023 updates" w:date="2024-07-31T13:42:00Z">
        <w:r w:rsidRPr="00B4358B">
          <w:rPr>
            <w:rPrChange w:id="8406" w:author="Summer 2023 updates" w:date="2024-07-31T13:42:00Z">
              <w:rPr>
                <w:color w:val="000000" w:themeColor="text1"/>
              </w:rPr>
            </w:rPrChange>
          </w:rPr>
          <w:t xml:space="preserve">Utilizes silkscreen printing as a medium that can be integrated with photography, digital imagery, and three-dimensional objects. </w:t>
        </w:r>
      </w:moveTo>
      <w:moveFromRangeStart w:id="8407" w:author="Summer 2023 updates" w:date="2024-07-31T13:42:00Z" w:name="move173325779"/>
      <w:moveToRangeEnd w:id="8404"/>
      <w:moveFrom w:id="8408" w:author="Summer 2023 updates" w:date="2024-07-31T13:42:00Z">
        <w:r w:rsidR="00C761A9" w:rsidRPr="00F006DC">
          <w:rPr>
            <w:rPrChange w:id="8409" w:author="Summer 2023 updates" w:date="2024-07-31T13:42:00Z">
              <w:rPr>
                <w:b/>
                <w:color w:val="000000" w:themeColor="text1"/>
              </w:rPr>
            </w:rPrChange>
          </w:rPr>
          <w:t>ART-1</w:t>
        </w:r>
        <w:r w:rsidR="00C761A9" w:rsidRPr="007833D4">
          <w:rPr>
            <w:rPrChange w:id="8410" w:author="Summer 2023 updates" w:date="2024-07-31T13:42:00Z">
              <w:rPr>
                <w:b/>
                <w:color w:val="000000" w:themeColor="text1"/>
              </w:rPr>
            </w:rPrChange>
          </w:rPr>
          <w:t>15 Drawing: Observation and Interpretation</w:t>
        </w:r>
      </w:moveFrom>
    </w:p>
    <w:moveFromRangeEnd w:id="8407"/>
    <w:p w14:paraId="28A97010" w14:textId="1C6A599C" w:rsidR="00B4358B" w:rsidRPr="00424939" w:rsidRDefault="00B4358B" w:rsidP="00D8589D">
      <w:pPr>
        <w:rPr>
          <w:ins w:id="8411" w:author="Summer 2023 updates" w:date="2024-07-31T13:42:00Z"/>
        </w:rPr>
      </w:pPr>
      <w:ins w:id="8412" w:author="Summer 2023 updates" w:date="2024-07-31T13:42:00Z">
        <w:r w:rsidRPr="00B4358B">
          <w:t>The course offers an exploration of the formal elements of design with an emphasis on the use of color. Coursework includes studio production, lectures, demonstrations, and critiques.</w:t>
        </w:r>
      </w:ins>
    </w:p>
    <w:p w14:paraId="4A0A7CFE" w14:textId="22491B8D" w:rsidR="00D954A7" w:rsidRPr="00424939" w:rsidRDefault="00D954A7" w:rsidP="006E72AD">
      <w:pPr>
        <w:spacing w:before="40" w:after="0"/>
        <w:rPr>
          <w:ins w:id="8413" w:author="Summer 2023 updates" w:date="2024-07-31T13:42:00Z"/>
          <w:rFonts w:cs="Times New Roman"/>
          <w:b/>
          <w:color w:val="000000" w:themeColor="text1"/>
        </w:rPr>
      </w:pPr>
      <w:ins w:id="8414" w:author="Summer 2023 updates" w:date="2024-07-31T13:42:00Z">
        <w:r w:rsidRPr="00424939">
          <w:rPr>
            <w:rFonts w:cs="Times New Roman"/>
            <w:b/>
            <w:color w:val="000000" w:themeColor="text1"/>
          </w:rPr>
          <w:t>ART-115 Drawing</w:t>
        </w:r>
      </w:ins>
    </w:p>
    <w:p w14:paraId="0F6A04A7" w14:textId="4FBB96EE" w:rsidR="00D954A7" w:rsidRPr="00424939" w:rsidRDefault="00FB0BFC" w:rsidP="00D8589D">
      <w:pPr>
        <w:rPr>
          <w:rPrChange w:id="8415" w:author="Summer 2023 updates" w:date="2024-07-31T13:42:00Z">
            <w:rPr>
              <w:color w:val="000000" w:themeColor="text1"/>
            </w:rPr>
          </w:rPrChange>
        </w:rPr>
      </w:pPr>
      <w:r>
        <w:rPr>
          <w:rPrChange w:id="8416" w:author="Summer 2023 updates" w:date="2024-07-31T13:42:00Z">
            <w:rPr>
              <w:color w:val="000000" w:themeColor="text1"/>
            </w:rPr>
          </w:rPrChange>
        </w:rPr>
        <w:t>Introduces</w:t>
      </w:r>
      <w:r w:rsidR="00D954A7" w:rsidRPr="00424939">
        <w:rPr>
          <w:rPrChange w:id="8417" w:author="Summer 2023 updates" w:date="2024-07-31T13:42:00Z">
            <w:rPr>
              <w:color w:val="000000" w:themeColor="text1"/>
            </w:rPr>
          </w:rPrChange>
        </w:rPr>
        <w:t xml:space="preserve"> a variety of drawing media</w:t>
      </w:r>
      <w:ins w:id="8418" w:author="Summer 2023 updates" w:date="2024-07-31T13:42:00Z">
        <w:r w:rsidR="009A7520">
          <w:t>, including graphite, charcoal, brush and ink, pastels, and collage</w:t>
        </w:r>
      </w:ins>
      <w:r w:rsidR="00D954A7" w:rsidRPr="00424939">
        <w:rPr>
          <w:rPrChange w:id="8419" w:author="Summer 2023 updates" w:date="2024-07-31T13:42:00Z">
            <w:rPr>
              <w:color w:val="000000" w:themeColor="text1"/>
            </w:rPr>
          </w:rPrChange>
        </w:rPr>
        <w:t xml:space="preserve">.  Students are challenged to observe the visual world around them and to respond to that observation with interpretive choices in mark-making and composition to produce visual expression. Media may include graphite, charcoal, brush and ink, pastels, and collage. </w:t>
      </w:r>
    </w:p>
    <w:p w14:paraId="21417995" w14:textId="1FAF245A" w:rsidR="00D954A7" w:rsidRPr="00424939" w:rsidRDefault="00D954A7" w:rsidP="002C773D">
      <w:pPr>
        <w:spacing w:before="40" w:after="0"/>
        <w:rPr>
          <w:rFonts w:cs="Times New Roman"/>
          <w:b/>
          <w:color w:val="000000" w:themeColor="text1"/>
        </w:rPr>
        <w:pPrChange w:id="8420" w:author="Summer 2023 updates" w:date="2024-07-31T13:42:00Z">
          <w:pPr>
            <w:spacing w:after="0"/>
          </w:pPr>
        </w:pPrChange>
      </w:pPr>
      <w:r w:rsidRPr="00424939">
        <w:rPr>
          <w:rFonts w:cs="Times New Roman"/>
          <w:b/>
          <w:color w:val="000000" w:themeColor="text1"/>
        </w:rPr>
        <w:t>ART-125 Painting</w:t>
      </w:r>
      <w:del w:id="8421" w:author="Summer 2023 updates" w:date="2024-07-31T13:42:00Z">
        <w:r w:rsidRPr="00424939">
          <w:rPr>
            <w:rFonts w:cs="Times New Roman"/>
            <w:b/>
            <w:color w:val="000000" w:themeColor="text1"/>
          </w:rPr>
          <w:delText>: Representation and Expression</w:delText>
        </w:r>
      </w:del>
      <w:r w:rsidRPr="00424939">
        <w:rPr>
          <w:rFonts w:cs="Times New Roman"/>
          <w:b/>
          <w:color w:val="000000" w:themeColor="text1"/>
        </w:rPr>
        <w:t xml:space="preserve"> </w:t>
      </w:r>
    </w:p>
    <w:p w14:paraId="67E1FCE7" w14:textId="179891C6" w:rsidR="00D954A7" w:rsidRPr="00424939" w:rsidRDefault="00FB0BFC" w:rsidP="00D8589D">
      <w:pPr>
        <w:rPr>
          <w:rPrChange w:id="8422" w:author="Summer 2023 updates" w:date="2024-07-31T13:42:00Z">
            <w:rPr>
              <w:color w:val="000000" w:themeColor="text1"/>
            </w:rPr>
          </w:rPrChange>
        </w:rPr>
      </w:pPr>
      <w:del w:id="8423" w:author="Summer 2023 updates" w:date="2024-07-31T13:42:00Z">
        <w:r>
          <w:rPr>
            <w:rFonts w:cs="Times New Roman"/>
            <w:color w:val="000000" w:themeColor="text1"/>
          </w:rPr>
          <w:delText>Provides</w:delText>
        </w:r>
        <w:r w:rsidR="00D954A7" w:rsidRPr="00424939">
          <w:rPr>
            <w:rFonts w:cs="Times New Roman"/>
            <w:color w:val="000000" w:themeColor="text1"/>
          </w:rPr>
          <w:delText xml:space="preserve"> instruction in </w:delText>
        </w:r>
        <w:r>
          <w:rPr>
            <w:rFonts w:cs="Times New Roman"/>
            <w:color w:val="000000" w:themeColor="text1"/>
          </w:rPr>
          <w:delText xml:space="preserve">the use of </w:delText>
        </w:r>
        <w:r w:rsidR="00D954A7" w:rsidRPr="00424939">
          <w:rPr>
            <w:rFonts w:cs="Times New Roman"/>
            <w:color w:val="000000" w:themeColor="text1"/>
          </w:rPr>
          <w:delText>painting</w:delText>
        </w:r>
      </w:del>
      <w:ins w:id="8424" w:author="Summer 2023 updates" w:date="2024-07-31T13:42:00Z">
        <w:r w:rsidR="007F1B62">
          <w:t>Introduces paint</w:t>
        </w:r>
      </w:ins>
      <w:r w:rsidR="007F1B62">
        <w:rPr>
          <w:rPrChange w:id="8425" w:author="Summer 2023 updates" w:date="2024-07-31T13:42:00Z">
            <w:rPr>
              <w:color w:val="000000" w:themeColor="text1"/>
            </w:rPr>
          </w:rPrChange>
        </w:rPr>
        <w:t xml:space="preserve"> media </w:t>
      </w:r>
      <w:r w:rsidR="00D954A7" w:rsidRPr="00424939">
        <w:rPr>
          <w:rPrChange w:id="8426" w:author="Summer 2023 updates" w:date="2024-07-31T13:42:00Z">
            <w:rPr>
              <w:color w:val="000000" w:themeColor="text1"/>
            </w:rPr>
          </w:rPrChange>
        </w:rPr>
        <w:t xml:space="preserve">to represent, amplify, and interpret the world.  Students are also encouraged to discover the </w:t>
      </w:r>
      <w:del w:id="8427" w:author="Summer 2023 updates" w:date="2024-07-31T13:42:00Z">
        <w:r w:rsidR="00D954A7" w:rsidRPr="00424939">
          <w:rPr>
            <w:rFonts w:cs="Times New Roman"/>
            <w:color w:val="000000" w:themeColor="text1"/>
          </w:rPr>
          <w:delText xml:space="preserve">expressive </w:delText>
        </w:r>
      </w:del>
      <w:r w:rsidR="00D954A7" w:rsidRPr="00424939">
        <w:rPr>
          <w:rPrChange w:id="8428" w:author="Summer 2023 updates" w:date="2024-07-31T13:42:00Z">
            <w:rPr>
              <w:color w:val="000000" w:themeColor="text1"/>
            </w:rPr>
          </w:rPrChange>
        </w:rPr>
        <w:t xml:space="preserve">possibilities </w:t>
      </w:r>
      <w:del w:id="8429" w:author="Summer 2023 updates" w:date="2024-07-31T13:42:00Z">
        <w:r w:rsidR="00D954A7" w:rsidRPr="00424939">
          <w:rPr>
            <w:rFonts w:cs="Times New Roman"/>
            <w:color w:val="000000" w:themeColor="text1"/>
          </w:rPr>
          <w:delText xml:space="preserve">in relationships </w:delText>
        </w:r>
      </w:del>
      <w:r w:rsidR="00D954A7" w:rsidRPr="00424939">
        <w:rPr>
          <w:rPrChange w:id="8430" w:author="Summer 2023 updates" w:date="2024-07-31T13:42:00Z">
            <w:rPr>
              <w:color w:val="000000" w:themeColor="text1"/>
            </w:rPr>
          </w:rPrChange>
        </w:rPr>
        <w:t>of color, shape, texture and mark-making</w:t>
      </w:r>
      <w:del w:id="8431" w:author="Summer 2023 updates" w:date="2024-07-31T13:42:00Z">
        <w:r w:rsidR="00D954A7" w:rsidRPr="00424939">
          <w:rPr>
            <w:rFonts w:cs="Times New Roman"/>
            <w:color w:val="000000" w:themeColor="text1"/>
          </w:rPr>
          <w:delText xml:space="preserve"> through work with oil paint and other painting materials and surfaces</w:delText>
        </w:r>
      </w:del>
      <w:r w:rsidR="00D954A7" w:rsidRPr="00424939">
        <w:rPr>
          <w:rPrChange w:id="8432" w:author="Summer 2023 updates" w:date="2024-07-31T13:42:00Z">
            <w:rPr>
              <w:color w:val="000000" w:themeColor="text1"/>
            </w:rPr>
          </w:rPrChange>
        </w:rPr>
        <w:t xml:space="preserve">. </w:t>
      </w:r>
    </w:p>
    <w:p w14:paraId="531D0596" w14:textId="77777777" w:rsidR="00D954A7" w:rsidRPr="00424939" w:rsidRDefault="00D954A7" w:rsidP="00D954A7">
      <w:pPr>
        <w:spacing w:after="0"/>
        <w:rPr>
          <w:del w:id="8433" w:author="Summer 2023 updates" w:date="2024-07-31T13:42:00Z"/>
          <w:rFonts w:cs="Times New Roman"/>
          <w:b/>
          <w:color w:val="000000" w:themeColor="text1"/>
        </w:rPr>
      </w:pPr>
      <w:del w:id="8434" w:author="Summer 2023 updates" w:date="2024-07-31T13:42:00Z">
        <w:r w:rsidRPr="00424939">
          <w:rPr>
            <w:rFonts w:cs="Times New Roman"/>
            <w:b/>
            <w:color w:val="000000" w:themeColor="text1"/>
          </w:rPr>
          <w:delText xml:space="preserve">ART-130 Art in the Elementary Classroom </w:delText>
        </w:r>
      </w:del>
    </w:p>
    <w:p w14:paraId="1B6C2F39" w14:textId="77777777" w:rsidR="00D954A7" w:rsidRPr="00424939" w:rsidRDefault="00FD1E8D" w:rsidP="00D954A7">
      <w:pPr>
        <w:rPr>
          <w:del w:id="8435" w:author="Summer 2023 updates" w:date="2024-07-31T13:42:00Z"/>
          <w:rFonts w:cs="Times New Roman"/>
          <w:color w:val="000000" w:themeColor="text1"/>
        </w:rPr>
      </w:pPr>
      <w:del w:id="8436" w:author="Summer 2023 updates" w:date="2024-07-31T13:42:00Z">
        <w:r>
          <w:rPr>
            <w:rFonts w:cs="Times New Roman"/>
            <w:color w:val="000000" w:themeColor="text1"/>
          </w:rPr>
          <w:delText>P</w:delText>
        </w:r>
        <w:r w:rsidR="00D954A7" w:rsidRPr="00424939">
          <w:rPr>
            <w:rFonts w:cs="Times New Roman"/>
            <w:color w:val="000000" w:themeColor="text1"/>
          </w:rPr>
          <w:delText xml:space="preserve">rovides an overview of the role of art in the elementary curriculum. Students learn to incorporate art activities into other content areas and gain an understanding of the objective of elementary classes taught by elementary art specialist teachers. This course does not satisfy the College’s general education fine arts core group requirement </w:delText>
        </w:r>
        <w:r w:rsidR="00D954A7" w:rsidRPr="00E43D74">
          <w:rPr>
            <w:rFonts w:cs="Times New Roman"/>
            <w:i/>
            <w:color w:val="000000" w:themeColor="text1"/>
          </w:rPr>
          <w:delText>nor does it satisfy major or minor</w:delText>
        </w:r>
        <w:r w:rsidR="00B8454E" w:rsidRPr="00E43D74">
          <w:rPr>
            <w:rFonts w:cs="Times New Roman"/>
            <w:i/>
            <w:color w:val="000000" w:themeColor="text1"/>
          </w:rPr>
          <w:fldChar w:fldCharType="begin"/>
        </w:r>
        <w:r w:rsidR="00B8454E" w:rsidRPr="00E43D74">
          <w:rPr>
            <w:color w:val="000000" w:themeColor="text1"/>
          </w:rPr>
          <w:delInstrText xml:space="preserve"> XE "</w:delInstrText>
        </w:r>
        <w:r w:rsidR="00B8454E" w:rsidRPr="00E43D74">
          <w:rPr>
            <w:rStyle w:val="Strong"/>
            <w:rFonts w:ascii="Garamond" w:hAnsi="Garamond"/>
            <w:color w:val="000000" w:themeColor="text1"/>
          </w:rPr>
          <w:delInstrText>minor</w:delInstrText>
        </w:r>
        <w:r w:rsidR="00B8454E" w:rsidRPr="00E43D74">
          <w:rPr>
            <w:color w:val="000000" w:themeColor="text1"/>
          </w:rPr>
          <w:delInstrText xml:space="preserve">" </w:delInstrText>
        </w:r>
        <w:r w:rsidR="00B8454E" w:rsidRPr="00E43D74">
          <w:rPr>
            <w:rFonts w:cs="Times New Roman"/>
            <w:i/>
            <w:color w:val="000000" w:themeColor="text1"/>
          </w:rPr>
          <w:fldChar w:fldCharType="end"/>
        </w:r>
        <w:r w:rsidR="00D954A7" w:rsidRPr="00E43D74">
          <w:rPr>
            <w:rFonts w:cs="Times New Roman"/>
            <w:i/>
            <w:color w:val="000000" w:themeColor="text1"/>
          </w:rPr>
          <w:delText xml:space="preserve"> requirements or prerequisites for Art or Art History</w:delText>
        </w:r>
        <w:r w:rsidR="00B8454E" w:rsidRPr="00E43D74">
          <w:rPr>
            <w:rFonts w:cs="Times New Roman"/>
            <w:i/>
            <w:color w:val="000000" w:themeColor="text1"/>
          </w:rPr>
          <w:fldChar w:fldCharType="begin"/>
        </w:r>
        <w:r w:rsidR="00B8454E" w:rsidRPr="00E43D74">
          <w:rPr>
            <w:color w:val="000000" w:themeColor="text1"/>
          </w:rPr>
          <w:delInstrText xml:space="preserve"> XE "</w:delInstrText>
        </w:r>
        <w:r w:rsidR="00B8454E" w:rsidRPr="00E43D74">
          <w:rPr>
            <w:rFonts w:cs="Times New Roman"/>
            <w:color w:val="000000" w:themeColor="text1"/>
          </w:rPr>
          <w:delInstrText>Art History</w:delInstrText>
        </w:r>
        <w:r w:rsidR="00B8454E" w:rsidRPr="00E43D74">
          <w:rPr>
            <w:color w:val="000000" w:themeColor="text1"/>
          </w:rPr>
          <w:delInstrText xml:space="preserve">" </w:delInstrText>
        </w:r>
        <w:r w:rsidR="00B8454E" w:rsidRPr="00E43D74">
          <w:rPr>
            <w:rFonts w:cs="Times New Roman"/>
            <w:i/>
            <w:color w:val="000000" w:themeColor="text1"/>
          </w:rPr>
          <w:fldChar w:fldCharType="end"/>
        </w:r>
        <w:r w:rsidR="00D954A7" w:rsidRPr="00E43D74">
          <w:rPr>
            <w:rFonts w:cs="Times New Roman"/>
            <w:color w:val="000000" w:themeColor="text1"/>
          </w:rPr>
          <w:delText xml:space="preserve">. </w:delText>
        </w:r>
        <w:r w:rsidR="00D954A7" w:rsidRPr="00424939">
          <w:rPr>
            <w:rFonts w:cs="Times New Roman"/>
            <w:color w:val="000000" w:themeColor="text1"/>
          </w:rPr>
          <w:delText xml:space="preserve"> </w:delText>
        </w:r>
        <w:r w:rsidR="00D954A7" w:rsidRPr="00424939">
          <w:rPr>
            <w:rFonts w:cs="Times New Roman"/>
            <w:color w:val="000000" w:themeColor="text1"/>
            <w:u w:val="single"/>
          </w:rPr>
          <w:delText>Prerequisite</w:delText>
        </w:r>
        <w:r w:rsidR="00D954A7" w:rsidRPr="00424939">
          <w:rPr>
            <w:rFonts w:cs="Times New Roman"/>
            <w:color w:val="000000" w:themeColor="text1"/>
          </w:rPr>
          <w:delText>: admission to the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D954A7" w:rsidRPr="00424939">
          <w:rPr>
            <w:rFonts w:cs="Times New Roman"/>
            <w:color w:val="000000" w:themeColor="text1"/>
          </w:rPr>
          <w:delText xml:space="preserve"> Program or approval of the education department. (0.5 course credit) </w:delText>
        </w:r>
      </w:del>
    </w:p>
    <w:p w14:paraId="7B161D27" w14:textId="77777777" w:rsidR="00254D5A" w:rsidRPr="003C1E04" w:rsidRDefault="00254D5A" w:rsidP="002C773D">
      <w:pPr>
        <w:spacing w:before="40" w:after="0"/>
        <w:rPr>
          <w:moveTo w:id="8437" w:author="Summer 2023 updates" w:date="2024-07-31T13:42:00Z"/>
          <w:rFonts w:cs="Times New Roman"/>
          <w:b/>
          <w:color w:val="000000" w:themeColor="text1"/>
        </w:rPr>
        <w:pPrChange w:id="8438" w:author="Summer 2023 updates" w:date="2024-07-31T13:42:00Z">
          <w:pPr>
            <w:spacing w:after="0"/>
          </w:pPr>
        </w:pPrChange>
      </w:pPr>
      <w:ins w:id="8439" w:author="Summer 2023 updates" w:date="2024-07-31T13:42:00Z">
        <w:r w:rsidRPr="003C1E04">
          <w:rPr>
            <w:rFonts w:cs="Times New Roman"/>
            <w:b/>
            <w:color w:val="000000" w:themeColor="text1"/>
          </w:rPr>
          <w:t>ART-</w:t>
        </w:r>
        <w:r w:rsidRPr="00254D5A">
          <w:rPr>
            <w:rFonts w:cs="Times New Roman"/>
            <w:b/>
            <w:color w:val="000000" w:themeColor="text1"/>
          </w:rPr>
          <w:t>1</w:t>
        </w:r>
        <w:r>
          <w:rPr>
            <w:rFonts w:cs="Times New Roman"/>
            <w:b/>
            <w:color w:val="000000" w:themeColor="text1"/>
          </w:rPr>
          <w:t>28</w:t>
        </w:r>
      </w:ins>
      <w:moveToRangeStart w:id="8440" w:author="Summer 2023 updates" w:date="2024-07-31T13:42:00Z" w:name="move173325807"/>
      <w:moveTo w:id="8441" w:author="Summer 2023 updates" w:date="2024-07-31T13:42:00Z">
        <w:r w:rsidRPr="003C1E04">
          <w:rPr>
            <w:rFonts w:cs="Times New Roman"/>
            <w:b/>
            <w:color w:val="000000" w:themeColor="text1"/>
          </w:rPr>
          <w:t xml:space="preserve"> Art and Industry </w:t>
        </w:r>
      </w:moveTo>
    </w:p>
    <w:p w14:paraId="1A696D49" w14:textId="77777777" w:rsidR="00254D5A" w:rsidRDefault="00254D5A" w:rsidP="00D8589D">
      <w:pPr>
        <w:rPr>
          <w:moveTo w:id="8442" w:author="Summer 2023 updates" w:date="2024-07-31T13:42:00Z"/>
          <w:rPrChange w:id="8443" w:author="Summer 2023 updates" w:date="2024-07-31T13:42:00Z">
            <w:rPr>
              <w:moveTo w:id="8444" w:author="Summer 2023 updates" w:date="2024-07-31T13:42:00Z"/>
              <w:color w:val="000000" w:themeColor="text1"/>
            </w:rPr>
          </w:rPrChange>
        </w:rPr>
      </w:pPr>
      <w:moveTo w:id="8445" w:author="Summer 2023 updates" w:date="2024-07-31T13:42:00Z">
        <w:r w:rsidRPr="003C1E04">
          <w:rPr>
            <w:rPrChange w:id="8446" w:author="Summer 2023 updates" w:date="2024-07-31T13:42:00Z">
              <w:rPr>
                <w:color w:val="000000" w:themeColor="text1"/>
              </w:rPr>
            </w:rPrChange>
          </w:rPr>
          <w:t>Explores the relationship between art, mass production and the steady, habitual effort of making. Topics of inquiry include the Arts and Crafts Movement, the birth of industry and technology, and how 20th and 21st-century artists have responded to the frenzy of mass production and consumerism. Artworks are created using varying methods of mass production such as tile making, mold making and surface decoration techniques as a way to explore repetitive modes of making.</w:t>
        </w:r>
      </w:moveTo>
    </w:p>
    <w:moveToRangeEnd w:id="8440"/>
    <w:p w14:paraId="6FE28370" w14:textId="5818B7E5" w:rsidR="00D954A7" w:rsidRPr="00424939" w:rsidRDefault="00D954A7" w:rsidP="002C773D">
      <w:pPr>
        <w:spacing w:before="40" w:after="0"/>
        <w:rPr>
          <w:rFonts w:cs="Times New Roman"/>
          <w:b/>
          <w:color w:val="000000" w:themeColor="text1"/>
        </w:rPr>
        <w:pPrChange w:id="8447" w:author="Summer 2023 updates" w:date="2024-07-31T13:42:00Z">
          <w:pPr>
            <w:spacing w:after="0"/>
          </w:pPr>
        </w:pPrChange>
      </w:pPr>
      <w:r w:rsidRPr="00424939">
        <w:rPr>
          <w:rFonts w:cs="Times New Roman"/>
          <w:b/>
          <w:color w:val="000000" w:themeColor="text1"/>
        </w:rPr>
        <w:t xml:space="preserve">ART-131 </w:t>
      </w:r>
      <w:r w:rsidR="00FD1E8D">
        <w:rPr>
          <w:rFonts w:cs="Times New Roman"/>
          <w:b/>
          <w:color w:val="000000" w:themeColor="text1"/>
        </w:rPr>
        <w:t xml:space="preserve">Sculpture: </w:t>
      </w:r>
      <w:r w:rsidRPr="00424939">
        <w:rPr>
          <w:rFonts w:cs="Times New Roman"/>
          <w:b/>
          <w:color w:val="000000" w:themeColor="text1"/>
        </w:rPr>
        <w:t xml:space="preserve">Do, Undo, Redo </w:t>
      </w:r>
    </w:p>
    <w:p w14:paraId="5FD943B7" w14:textId="52FE2E3B" w:rsidR="00D954A7" w:rsidRPr="00424939" w:rsidRDefault="00D954A7" w:rsidP="00D8589D">
      <w:pPr>
        <w:rPr>
          <w:rPrChange w:id="8448" w:author="Summer 2023 updates" w:date="2024-07-31T13:42:00Z">
            <w:rPr>
              <w:color w:val="000000" w:themeColor="text1"/>
            </w:rPr>
          </w:rPrChange>
        </w:rPr>
      </w:pPr>
      <w:r w:rsidRPr="00424939">
        <w:rPr>
          <w:highlight w:val="white"/>
          <w:rPrChange w:id="8449" w:author="Summer 2023 updates" w:date="2024-07-31T13:42:00Z">
            <w:rPr>
              <w:color w:val="000000" w:themeColor="text1"/>
              <w:highlight w:val="white"/>
            </w:rPr>
          </w:rPrChange>
        </w:rPr>
        <w:t xml:space="preserve">Practices the inherent creative aspects of making, unmaking and remaking in response to these various states of transformation. Artworks are made using clay and other sculptural materials while documenting the exploratory processes through drawing, photography and more. </w:t>
      </w:r>
    </w:p>
    <w:p w14:paraId="2D07B034" w14:textId="77777777" w:rsidR="00D954A7" w:rsidRPr="00424939" w:rsidRDefault="00D954A7" w:rsidP="002C773D">
      <w:pPr>
        <w:spacing w:before="40" w:after="0"/>
        <w:rPr>
          <w:rFonts w:cs="Times New Roman"/>
          <w:b/>
          <w:color w:val="000000" w:themeColor="text1"/>
        </w:rPr>
        <w:pPrChange w:id="8450" w:author="Summer 2023 updates" w:date="2024-07-31T13:42:00Z">
          <w:pPr>
            <w:spacing w:after="0"/>
          </w:pPr>
        </w:pPrChange>
      </w:pPr>
      <w:r w:rsidRPr="00424939">
        <w:rPr>
          <w:rFonts w:cs="Times New Roman"/>
          <w:b/>
          <w:color w:val="000000" w:themeColor="text1"/>
        </w:rPr>
        <w:t xml:space="preserve">ART-135 Ceramics: Form, Function, and Meaning </w:t>
      </w:r>
    </w:p>
    <w:p w14:paraId="6B89A900" w14:textId="6BCE0154" w:rsidR="00467837" w:rsidRDefault="00D954A7" w:rsidP="00467837">
      <w:pPr>
        <w:rPr>
          <w:rFonts w:cs="Times New Roman"/>
          <w:color w:val="000000" w:themeColor="text1"/>
        </w:rPr>
      </w:pPr>
      <w:r w:rsidRPr="00424939">
        <w:rPr>
          <w:rFonts w:cs="Times New Roman"/>
          <w:color w:val="000000" w:themeColor="text1"/>
          <w:highlight w:val="white"/>
        </w:rPr>
        <w:t xml:space="preserve">Focuses on the creation of wheel thrown and </w:t>
      </w:r>
      <w:r w:rsidR="00846D67" w:rsidRPr="00424939">
        <w:rPr>
          <w:rFonts w:cs="Times New Roman"/>
          <w:color w:val="000000" w:themeColor="text1"/>
          <w:highlight w:val="white"/>
        </w:rPr>
        <w:t>hand</w:t>
      </w:r>
      <w:r w:rsidR="00846D67">
        <w:rPr>
          <w:rFonts w:cs="Times New Roman"/>
          <w:color w:val="000000" w:themeColor="text1"/>
          <w:highlight w:val="white"/>
        </w:rPr>
        <w:t>-built</w:t>
      </w:r>
      <w:r w:rsidRPr="00424939">
        <w:rPr>
          <w:rFonts w:cs="Times New Roman"/>
          <w:color w:val="000000" w:themeColor="text1"/>
          <w:highlight w:val="white"/>
        </w:rPr>
        <w:t xml:space="preserve"> objects within the context of a social and cultural lens. Explores the relationship between making and meaning in the 21</w:t>
      </w:r>
      <w:r w:rsidRPr="00424939">
        <w:rPr>
          <w:rFonts w:cs="Times New Roman"/>
          <w:color w:val="000000" w:themeColor="text1"/>
          <w:highlight w:val="white"/>
          <w:vertAlign w:val="superscript"/>
        </w:rPr>
        <w:t>st</w:t>
      </w:r>
      <w:r w:rsidRPr="00424939">
        <w:rPr>
          <w:rFonts w:cs="Times New Roman"/>
          <w:color w:val="000000" w:themeColor="text1"/>
          <w:highlight w:val="white"/>
        </w:rPr>
        <w:t xml:space="preserve"> century.  Projects focus on functional work and its uses. </w:t>
      </w:r>
    </w:p>
    <w:p w14:paraId="35A90ACE" w14:textId="2718DB61" w:rsidR="009F414C" w:rsidRPr="00424939" w:rsidRDefault="009F414C" w:rsidP="002C773D">
      <w:pPr>
        <w:keepNext/>
        <w:widowControl w:val="0"/>
        <w:spacing w:before="40" w:after="0"/>
        <w:rPr>
          <w:rFonts w:cs="Times New Roman"/>
          <w:b/>
          <w:color w:val="000000" w:themeColor="text1"/>
        </w:rPr>
        <w:pPrChange w:id="8451" w:author="Summer 2023 updates" w:date="2024-07-31T13:42:00Z">
          <w:pPr>
            <w:keepNext/>
            <w:widowControl w:val="0"/>
            <w:spacing w:after="0"/>
          </w:pPr>
        </w:pPrChange>
      </w:pPr>
      <w:r w:rsidRPr="00424939">
        <w:rPr>
          <w:rFonts w:cs="Times New Roman"/>
          <w:b/>
          <w:color w:val="000000" w:themeColor="text1"/>
        </w:rPr>
        <w:t xml:space="preserve">ART-145 </w:t>
      </w:r>
      <w:r>
        <w:rPr>
          <w:rFonts w:cs="Times New Roman"/>
          <w:b/>
          <w:color w:val="000000" w:themeColor="text1"/>
        </w:rPr>
        <w:t>Digital Studio</w:t>
      </w:r>
    </w:p>
    <w:p w14:paraId="147F5ADC" w14:textId="205C6E7B" w:rsidR="009F414C" w:rsidRPr="00424939" w:rsidRDefault="009F414C" w:rsidP="009F414C">
      <w:pPr>
        <w:rPr>
          <w:rFonts w:cs="Times New Roman"/>
          <w:color w:val="000000" w:themeColor="text1"/>
        </w:rPr>
      </w:pPr>
      <w:r w:rsidRPr="009F414C">
        <w:rPr>
          <w:rFonts w:cs="Times New Roman"/>
          <w:color w:val="000000" w:themeColor="text1"/>
        </w:rPr>
        <w:t>Explores contemporary digital imaging and design. Stud</w:t>
      </w:r>
      <w:r>
        <w:rPr>
          <w:rFonts w:cs="Times New Roman"/>
          <w:color w:val="000000" w:themeColor="text1"/>
        </w:rPr>
        <w:t xml:space="preserve">ents produce a series of studio </w:t>
      </w:r>
      <w:r w:rsidRPr="009F414C">
        <w:rPr>
          <w:rFonts w:cs="Times New Roman"/>
          <w:color w:val="000000" w:themeColor="text1"/>
        </w:rPr>
        <w:t xml:space="preserve">projects ranging from digital photography, collage, gif </w:t>
      </w:r>
      <w:r>
        <w:rPr>
          <w:rFonts w:cs="Times New Roman"/>
          <w:color w:val="000000" w:themeColor="text1"/>
        </w:rPr>
        <w:t xml:space="preserve">animation, vector graphics, and </w:t>
      </w:r>
      <w:r w:rsidRPr="009F414C">
        <w:rPr>
          <w:rFonts w:cs="Times New Roman"/>
          <w:color w:val="000000" w:themeColor="text1"/>
        </w:rPr>
        <w:t xml:space="preserve">two-dimensional design. Includes introductory-level instruction </w:t>
      </w:r>
      <w:del w:id="8452" w:author="Summer 2023 updates" w:date="2024-07-31T13:42:00Z">
        <w:r w:rsidRPr="009F414C">
          <w:rPr>
            <w:rFonts w:cs="Times New Roman"/>
            <w:color w:val="000000" w:themeColor="text1"/>
          </w:rPr>
          <w:delText>of</w:delText>
        </w:r>
      </w:del>
      <w:ins w:id="8453" w:author="Summer 2023 updates" w:date="2024-07-31T13:42:00Z">
        <w:r w:rsidR="007F1B62">
          <w:rPr>
            <w:rFonts w:cs="Times New Roman"/>
            <w:color w:val="000000" w:themeColor="text1"/>
          </w:rPr>
          <w:t>in</w:t>
        </w:r>
      </w:ins>
      <w:r w:rsidR="007F1B62" w:rsidRPr="009F414C">
        <w:rPr>
          <w:rFonts w:cs="Times New Roman"/>
          <w:color w:val="000000" w:themeColor="text1"/>
        </w:rPr>
        <w:t xml:space="preserve"> </w:t>
      </w:r>
      <w:r w:rsidRPr="009F414C">
        <w:rPr>
          <w:rFonts w:cs="Times New Roman"/>
          <w:color w:val="000000" w:themeColor="text1"/>
        </w:rPr>
        <w:t>digital camera</w:t>
      </w:r>
      <w:r>
        <w:rPr>
          <w:rFonts w:cs="Times New Roman"/>
          <w:color w:val="000000" w:themeColor="text1"/>
        </w:rPr>
        <w:t xml:space="preserve">s and </w:t>
      </w:r>
      <w:r w:rsidRPr="009F414C">
        <w:rPr>
          <w:rFonts w:cs="Times New Roman"/>
          <w:color w:val="000000" w:themeColor="text1"/>
        </w:rPr>
        <w:t>Adobe Creative Suite: Lightroom, Photoshop, Illustrator.</w:t>
      </w:r>
    </w:p>
    <w:p w14:paraId="6BE0DDF9" w14:textId="4DEE8905" w:rsidR="00083025" w:rsidRPr="00083025" w:rsidRDefault="00083025" w:rsidP="002C773D">
      <w:pPr>
        <w:spacing w:before="40" w:after="0" w:line="235" w:lineRule="auto"/>
        <w:rPr>
          <w:rFonts w:cs="Times New Roman"/>
          <w:b/>
          <w:color w:val="000000" w:themeColor="text1"/>
        </w:rPr>
        <w:pPrChange w:id="8454" w:author="Summer 2023 updates" w:date="2024-07-31T13:42:00Z">
          <w:pPr>
            <w:spacing w:line="235" w:lineRule="auto"/>
          </w:pPr>
        </w:pPrChange>
      </w:pPr>
      <w:r>
        <w:rPr>
          <w:rFonts w:cs="Times New Roman"/>
          <w:b/>
          <w:color w:val="000000" w:themeColor="text1"/>
        </w:rPr>
        <w:t>ART-150</w:t>
      </w:r>
      <w:r w:rsidRPr="00083025">
        <w:rPr>
          <w:rFonts w:cs="Times New Roman"/>
          <w:b/>
          <w:color w:val="000000" w:themeColor="text1"/>
        </w:rPr>
        <w:t xml:space="preserve"> Time-Based Media</w:t>
      </w:r>
    </w:p>
    <w:p w14:paraId="20B5DEEF" w14:textId="50DCB906" w:rsidR="00083025" w:rsidRDefault="00083025" w:rsidP="00083025">
      <w:pPr>
        <w:spacing w:line="235" w:lineRule="auto"/>
        <w:rPr>
          <w:rFonts w:cs="Times New Roman"/>
          <w:color w:val="000000" w:themeColor="text1"/>
        </w:rPr>
      </w:pPr>
      <w:r w:rsidRPr="00083025">
        <w:rPr>
          <w:rFonts w:cs="Times New Roman"/>
          <w:color w:val="000000" w:themeColor="text1"/>
        </w:rPr>
        <w:t xml:space="preserve">Explores the aesthetic and experiential qualities of </w:t>
      </w:r>
      <w:r>
        <w:rPr>
          <w:rFonts w:cs="Times New Roman"/>
          <w:color w:val="000000" w:themeColor="text1"/>
        </w:rPr>
        <w:t xml:space="preserve">time. </w:t>
      </w:r>
      <w:del w:id="8455" w:author="Summer 2023 updates" w:date="2024-07-31T13:42:00Z">
        <w:r>
          <w:rPr>
            <w:rFonts w:cs="Times New Roman"/>
            <w:color w:val="000000" w:themeColor="text1"/>
          </w:rPr>
          <w:delText>Course</w:delText>
        </w:r>
      </w:del>
      <w:ins w:id="8456" w:author="Summer 2023 updates" w:date="2024-07-31T13:42:00Z">
        <w:r w:rsidR="007F1B62">
          <w:rPr>
            <w:rFonts w:cs="Times New Roman"/>
            <w:color w:val="000000" w:themeColor="text1"/>
          </w:rPr>
          <w:t>The c</w:t>
        </w:r>
        <w:r>
          <w:rPr>
            <w:rFonts w:cs="Times New Roman"/>
            <w:color w:val="000000" w:themeColor="text1"/>
          </w:rPr>
          <w:t>ourse</w:t>
        </w:r>
      </w:ins>
      <w:r>
        <w:rPr>
          <w:rFonts w:cs="Times New Roman"/>
          <w:color w:val="000000" w:themeColor="text1"/>
        </w:rPr>
        <w:t xml:space="preserve"> includes readings, </w:t>
      </w:r>
      <w:r w:rsidRPr="00083025">
        <w:rPr>
          <w:rFonts w:cs="Times New Roman"/>
          <w:color w:val="000000" w:themeColor="text1"/>
        </w:rPr>
        <w:t>discussions,</w:t>
      </w:r>
      <w:ins w:id="8457" w:author="Summer 2023 updates" w:date="2024-07-31T13:42:00Z">
        <w:r w:rsidRPr="00083025">
          <w:rPr>
            <w:rFonts w:cs="Times New Roman"/>
            <w:color w:val="000000" w:themeColor="text1"/>
          </w:rPr>
          <w:t xml:space="preserve"> </w:t>
        </w:r>
        <w:r w:rsidR="007F1B62">
          <w:rPr>
            <w:rFonts w:cs="Times New Roman"/>
            <w:color w:val="000000" w:themeColor="text1"/>
          </w:rPr>
          <w:t>and</w:t>
        </w:r>
      </w:ins>
      <w:r w:rsidR="007F1B62">
        <w:rPr>
          <w:rFonts w:cs="Times New Roman"/>
          <w:color w:val="000000" w:themeColor="text1"/>
        </w:rPr>
        <w:t xml:space="preserve"> </w:t>
      </w:r>
      <w:r w:rsidRPr="00083025">
        <w:rPr>
          <w:rFonts w:cs="Times New Roman"/>
          <w:color w:val="000000" w:themeColor="text1"/>
        </w:rPr>
        <w:t>screenings of historical and contempo</w:t>
      </w:r>
      <w:r>
        <w:rPr>
          <w:rFonts w:cs="Times New Roman"/>
          <w:color w:val="000000" w:themeColor="text1"/>
        </w:rPr>
        <w:t xml:space="preserve">rary works plus hands-on studio </w:t>
      </w:r>
      <w:r w:rsidRPr="00083025">
        <w:rPr>
          <w:rFonts w:cs="Times New Roman"/>
          <w:color w:val="000000" w:themeColor="text1"/>
        </w:rPr>
        <w:t>projects using video, sound, performance, i</w:t>
      </w:r>
      <w:r>
        <w:rPr>
          <w:rFonts w:cs="Times New Roman"/>
          <w:color w:val="000000" w:themeColor="text1"/>
        </w:rPr>
        <w:t xml:space="preserve">nstallation, and more. Includes </w:t>
      </w:r>
      <w:r w:rsidRPr="00083025">
        <w:rPr>
          <w:rFonts w:cs="Times New Roman"/>
          <w:color w:val="000000" w:themeColor="text1"/>
        </w:rPr>
        <w:t xml:space="preserve">introductory-level instruction </w:t>
      </w:r>
      <w:del w:id="8458" w:author="Summer 2023 updates" w:date="2024-07-31T13:42:00Z">
        <w:r w:rsidRPr="00083025">
          <w:rPr>
            <w:rFonts w:cs="Times New Roman"/>
            <w:color w:val="000000" w:themeColor="text1"/>
          </w:rPr>
          <w:delText>of</w:delText>
        </w:r>
      </w:del>
      <w:ins w:id="8459" w:author="Summer 2023 updates" w:date="2024-07-31T13:42:00Z">
        <w:r w:rsidR="007F1B62">
          <w:rPr>
            <w:rFonts w:cs="Times New Roman"/>
            <w:color w:val="000000" w:themeColor="text1"/>
          </w:rPr>
          <w:t>in</w:t>
        </w:r>
      </w:ins>
      <w:r w:rsidR="007F1B62" w:rsidRPr="00083025">
        <w:rPr>
          <w:rFonts w:cs="Times New Roman"/>
          <w:color w:val="000000" w:themeColor="text1"/>
        </w:rPr>
        <w:t xml:space="preserve"> </w:t>
      </w:r>
      <w:r w:rsidRPr="00083025">
        <w:rPr>
          <w:rFonts w:cs="Times New Roman"/>
          <w:color w:val="000000" w:themeColor="text1"/>
        </w:rPr>
        <w:t>digital cameras and Ad</w:t>
      </w:r>
      <w:r>
        <w:rPr>
          <w:rFonts w:cs="Times New Roman"/>
          <w:color w:val="000000" w:themeColor="text1"/>
        </w:rPr>
        <w:t xml:space="preserve">obe Lightroom and Premiere Pro. </w:t>
      </w:r>
      <w:r w:rsidRPr="00083025">
        <w:rPr>
          <w:rFonts w:cs="Times New Roman"/>
          <w:color w:val="000000" w:themeColor="text1"/>
        </w:rPr>
        <w:t>Through media production, students cultivate a range of t</w:t>
      </w:r>
      <w:r>
        <w:rPr>
          <w:rFonts w:cs="Times New Roman"/>
          <w:color w:val="000000" w:themeColor="text1"/>
        </w:rPr>
        <w:t xml:space="preserve">echnical skills plus a critical </w:t>
      </w:r>
      <w:r w:rsidRPr="00083025">
        <w:rPr>
          <w:rFonts w:cs="Times New Roman"/>
          <w:color w:val="000000" w:themeColor="text1"/>
        </w:rPr>
        <w:t>understanding of media culture.</w:t>
      </w:r>
    </w:p>
    <w:p w14:paraId="3EB308CD" w14:textId="77777777" w:rsidR="00C761A9" w:rsidRPr="003A2937" w:rsidRDefault="00C761A9" w:rsidP="00C761A9">
      <w:pPr>
        <w:spacing w:after="0"/>
        <w:ind w:left="180" w:hanging="180"/>
        <w:rPr>
          <w:moveFrom w:id="8460" w:author="Summer 2023 updates" w:date="2024-07-31T13:42:00Z"/>
          <w:rPrChange w:id="8461" w:author="Summer 2023 updates" w:date="2024-07-31T13:42:00Z">
            <w:rPr>
              <w:moveFrom w:id="8462" w:author="Summer 2023 updates" w:date="2024-07-31T13:42:00Z"/>
              <w:b/>
              <w:color w:val="000000" w:themeColor="text1"/>
            </w:rPr>
          </w:rPrChange>
        </w:rPr>
        <w:pPrChange w:id="8463" w:author="Summer 2023 updates" w:date="2024-07-31T13:42:00Z">
          <w:pPr>
            <w:keepNext/>
            <w:spacing w:after="0"/>
          </w:pPr>
        </w:pPrChange>
      </w:pPr>
      <w:moveFromRangeStart w:id="8464" w:author="Summer 2023 updates" w:date="2024-07-31T13:42:00Z" w:name="move173325780"/>
      <w:moveFrom w:id="8465" w:author="Summer 2023 updates" w:date="2024-07-31T13:42:00Z">
        <w:r w:rsidRPr="003A2937">
          <w:rPr>
            <w:rPrChange w:id="8466" w:author="Summer 2023 updates" w:date="2024-07-31T13:42:00Z">
              <w:rPr>
                <w:b/>
                <w:color w:val="000000" w:themeColor="text1"/>
              </w:rPr>
            </w:rPrChange>
          </w:rPr>
          <w:t>ART-151 Layers of Meaning</w:t>
        </w:r>
      </w:moveFrom>
    </w:p>
    <w:moveFromRangeEnd w:id="8464"/>
    <w:p w14:paraId="4A61DBCC" w14:textId="75657058" w:rsidR="00D954A7" w:rsidRPr="00424939" w:rsidRDefault="00275019" w:rsidP="002C773D">
      <w:pPr>
        <w:spacing w:before="40" w:after="0"/>
        <w:rPr>
          <w:ins w:id="8467" w:author="Summer 2023 updates" w:date="2024-07-31T13:42:00Z"/>
          <w:rFonts w:cs="Times New Roman"/>
          <w:b/>
          <w:color w:val="000000" w:themeColor="text1"/>
        </w:rPr>
      </w:pPr>
      <w:del w:id="8468" w:author="Summer 2023 updates" w:date="2024-07-31T13:42:00Z">
        <w:r>
          <w:rPr>
            <w:rFonts w:cs="Times New Roman"/>
            <w:color w:val="000000" w:themeColor="text1"/>
            <w:highlight w:val="white"/>
          </w:rPr>
          <w:delText>P</w:delText>
        </w:r>
        <w:r w:rsidRPr="00424939">
          <w:rPr>
            <w:rFonts w:cs="Times New Roman"/>
            <w:color w:val="000000" w:themeColor="text1"/>
            <w:highlight w:val="white"/>
          </w:rPr>
          <w:delText>ursue</w:delText>
        </w:r>
        <w:r>
          <w:rPr>
            <w:rFonts w:cs="Times New Roman"/>
            <w:color w:val="000000" w:themeColor="text1"/>
            <w:highlight w:val="white"/>
          </w:rPr>
          <w:delText>s</w:delText>
        </w:r>
        <w:r w:rsidRPr="00424939">
          <w:rPr>
            <w:rFonts w:cs="Times New Roman"/>
            <w:color w:val="000000" w:themeColor="text1"/>
            <w:highlight w:val="white"/>
          </w:rPr>
          <w:delText xml:space="preserve"> meaning through multiplicity of imagery. Most work is done in collage, but other materials </w:delText>
        </w:r>
      </w:del>
      <w:ins w:id="8469" w:author="Summer 2023 updates" w:date="2024-07-31T13:42:00Z">
        <w:r w:rsidR="00D954A7" w:rsidRPr="00424939">
          <w:rPr>
            <w:rFonts w:cs="Times New Roman"/>
            <w:b/>
            <w:color w:val="000000" w:themeColor="text1"/>
          </w:rPr>
          <w:t>ART-175 Printmaking</w:t>
        </w:r>
      </w:ins>
    </w:p>
    <w:p w14:paraId="74E9A24D" w14:textId="77777777" w:rsidR="00275019" w:rsidRDefault="007F1B62" w:rsidP="00275019">
      <w:pPr>
        <w:spacing w:line="235" w:lineRule="auto"/>
        <w:rPr>
          <w:del w:id="8470" w:author="Summer 2023 updates" w:date="2024-07-31T13:42:00Z"/>
          <w:rFonts w:cs="Times New Roman"/>
          <w:color w:val="000000" w:themeColor="text1"/>
        </w:rPr>
      </w:pPr>
      <w:ins w:id="8471" w:author="Summer 2023 updates" w:date="2024-07-31T13:42:00Z">
        <w:r>
          <w:rPr>
            <w:rFonts w:cs="Times New Roman"/>
            <w:color w:val="000000" w:themeColor="text1"/>
          </w:rPr>
          <w:t xml:space="preserve">Focuses on traditional </w:t>
        </w:r>
      </w:ins>
      <w:r>
        <w:rPr>
          <w:color w:val="000000" w:themeColor="text1"/>
          <w:rPrChange w:id="8472" w:author="Summer 2023 updates" w:date="2024-07-31T13:42:00Z">
            <w:rPr>
              <w:color w:val="000000" w:themeColor="text1"/>
              <w:highlight w:val="white"/>
            </w:rPr>
          </w:rPrChange>
        </w:rPr>
        <w:t xml:space="preserve">and </w:t>
      </w:r>
      <w:ins w:id="8473" w:author="Summer 2023 updates" w:date="2024-07-31T13:42:00Z">
        <w:r>
          <w:rPr>
            <w:rFonts w:cs="Times New Roman"/>
            <w:color w:val="000000" w:themeColor="text1"/>
          </w:rPr>
          <w:t xml:space="preserve">contemporary printmaking </w:t>
        </w:r>
      </w:ins>
      <w:r>
        <w:rPr>
          <w:color w:val="000000" w:themeColor="text1"/>
          <w:rPrChange w:id="8474" w:author="Summer 2023 updates" w:date="2024-07-31T13:42:00Z">
            <w:rPr>
              <w:color w:val="000000" w:themeColor="text1"/>
              <w:highlight w:val="white"/>
            </w:rPr>
          </w:rPrChange>
        </w:rPr>
        <w:t xml:space="preserve">techniques, </w:t>
      </w:r>
      <w:del w:id="8475" w:author="Summer 2023 updates" w:date="2024-07-31T13:42:00Z">
        <w:r w:rsidR="00275019" w:rsidRPr="00424939">
          <w:rPr>
            <w:rFonts w:cs="Times New Roman"/>
            <w:color w:val="000000" w:themeColor="text1"/>
            <w:highlight w:val="white"/>
          </w:rPr>
          <w:delText>such as drawing, painting</w:delText>
        </w:r>
      </w:del>
      <w:ins w:id="8476" w:author="Summer 2023 updates" w:date="2024-07-31T13:42:00Z">
        <w:r>
          <w:rPr>
            <w:rFonts w:cs="Times New Roman"/>
            <w:color w:val="000000" w:themeColor="text1"/>
          </w:rPr>
          <w:t>introducing students to the fundamentals of materials including paper, ink, presses</w:t>
        </w:r>
      </w:ins>
      <w:r>
        <w:rPr>
          <w:color w:val="000000" w:themeColor="text1"/>
          <w:rPrChange w:id="8477" w:author="Summer 2023 updates" w:date="2024-07-31T13:42:00Z">
            <w:rPr>
              <w:color w:val="000000" w:themeColor="text1"/>
              <w:highlight w:val="white"/>
            </w:rPr>
          </w:rPrChange>
        </w:rPr>
        <w:t xml:space="preserve">, and </w:t>
      </w:r>
      <w:del w:id="8478" w:author="Summer 2023 updates" w:date="2024-07-31T13:42:00Z">
        <w:r w:rsidR="00275019" w:rsidRPr="00424939">
          <w:rPr>
            <w:rFonts w:cs="Times New Roman"/>
            <w:color w:val="000000" w:themeColor="text1"/>
            <w:highlight w:val="white"/>
          </w:rPr>
          <w:delText xml:space="preserve">digital art, are used to juxtapose and layer imagery and meaning. </w:delText>
        </w:r>
      </w:del>
    </w:p>
    <w:p w14:paraId="3B19DFD3" w14:textId="77777777" w:rsidR="0020514F" w:rsidRPr="00424939" w:rsidRDefault="00C761A9" w:rsidP="0020514F">
      <w:pPr>
        <w:spacing w:after="0"/>
        <w:rPr>
          <w:del w:id="8479" w:author="Summer 2023 updates" w:date="2024-07-31T13:42:00Z"/>
          <w:rFonts w:cs="Times New Roman"/>
          <w:b/>
          <w:color w:val="000000" w:themeColor="text1"/>
        </w:rPr>
      </w:pPr>
      <w:moveFromRangeStart w:id="8480" w:author="Summer 2023 updates" w:date="2024-07-31T13:42:00Z" w:name="move173325781"/>
      <w:moveFrom w:id="8481" w:author="Summer 2023 updates" w:date="2024-07-31T13:42:00Z">
        <w:r w:rsidRPr="003A2937">
          <w:rPr>
            <w:rPrChange w:id="8482" w:author="Summer 2023 updates" w:date="2024-07-31T13:42:00Z">
              <w:rPr>
                <w:b/>
                <w:color w:val="000000" w:themeColor="text1"/>
              </w:rPr>
            </w:rPrChange>
          </w:rPr>
          <w:t>ART-155 Photography: Light Writing</w:t>
        </w:r>
      </w:moveFrom>
      <w:moveFromRangeEnd w:id="8480"/>
      <w:del w:id="8483" w:author="Summer 2023 updates" w:date="2024-07-31T13:42:00Z">
        <w:r w:rsidR="0020514F" w:rsidRPr="00424939">
          <w:rPr>
            <w:rFonts w:cs="Times New Roman"/>
            <w:b/>
            <w:color w:val="000000" w:themeColor="text1"/>
          </w:rPr>
          <w:fldChar w:fldCharType="begin"/>
        </w:r>
        <w:r w:rsidR="0020514F" w:rsidRPr="00424939">
          <w:rPr>
            <w:color w:val="000000" w:themeColor="text1"/>
          </w:rPr>
          <w:delInstrText xml:space="preserve"> XE "</w:delInstrText>
        </w:r>
        <w:r w:rsidR="0020514F" w:rsidRPr="00424939">
          <w:rPr>
            <w:rFonts w:cs="Times New Roman"/>
            <w:b/>
            <w:smallCaps/>
            <w:color w:val="000000" w:themeColor="text1"/>
          </w:rPr>
          <w:delInstrText>Writing</w:delInstrText>
        </w:r>
        <w:r w:rsidR="0020514F" w:rsidRPr="00424939">
          <w:rPr>
            <w:color w:val="000000" w:themeColor="text1"/>
          </w:rPr>
          <w:delInstrText xml:space="preserve">" </w:delInstrText>
        </w:r>
        <w:r w:rsidR="0020514F" w:rsidRPr="00424939">
          <w:rPr>
            <w:rFonts w:cs="Times New Roman"/>
            <w:b/>
            <w:color w:val="000000" w:themeColor="text1"/>
          </w:rPr>
          <w:fldChar w:fldCharType="end"/>
        </w:r>
        <w:r w:rsidR="0020514F" w:rsidRPr="00424939">
          <w:rPr>
            <w:rFonts w:cs="Times New Roman"/>
            <w:b/>
            <w:color w:val="000000" w:themeColor="text1"/>
          </w:rPr>
          <w:delText xml:space="preserve"> </w:delText>
        </w:r>
      </w:del>
    </w:p>
    <w:p w14:paraId="6AB18DC7" w14:textId="77777777" w:rsidR="0020514F" w:rsidRPr="00424939" w:rsidRDefault="0020514F" w:rsidP="0020514F">
      <w:pPr>
        <w:spacing w:line="235" w:lineRule="auto"/>
        <w:rPr>
          <w:del w:id="8484" w:author="Summer 2023 updates" w:date="2024-07-31T13:42:00Z"/>
          <w:rFonts w:cs="Times New Roman"/>
          <w:color w:val="000000" w:themeColor="text1"/>
        </w:rPr>
      </w:pPr>
      <w:del w:id="8485" w:author="Summer 2023 updates" w:date="2024-07-31T13:42:00Z">
        <w:r>
          <w:rPr>
            <w:rFonts w:cs="Times New Roman"/>
            <w:color w:val="000000" w:themeColor="text1"/>
            <w:highlight w:val="white"/>
          </w:rPr>
          <w:delText>Examines</w:delText>
        </w:r>
        <w:r w:rsidRPr="00424939">
          <w:rPr>
            <w:rFonts w:cs="Times New Roman"/>
            <w:color w:val="000000" w:themeColor="text1"/>
            <w:highlight w:val="white"/>
          </w:rPr>
          <w:delText xml:space="preserve"> the ways that a photographic </w:delText>
        </w:r>
      </w:del>
      <w:r w:rsidR="007F1B62">
        <w:rPr>
          <w:color w:val="000000" w:themeColor="text1"/>
          <w:rPrChange w:id="8486" w:author="Summer 2023 updates" w:date="2024-07-31T13:42:00Z">
            <w:rPr>
              <w:color w:val="000000" w:themeColor="text1"/>
              <w:highlight w:val="white"/>
            </w:rPr>
          </w:rPrChange>
        </w:rPr>
        <w:t xml:space="preserve">image </w:t>
      </w:r>
      <w:del w:id="8487" w:author="Summer 2023 updates" w:date="2024-07-31T13:42:00Z">
        <w:r w:rsidRPr="00424939">
          <w:rPr>
            <w:rFonts w:cs="Times New Roman"/>
            <w:color w:val="000000" w:themeColor="text1"/>
            <w:highlight w:val="white"/>
          </w:rPr>
          <w:delText>can be viewed and interpreted. The</w:delText>
        </w:r>
      </w:del>
      <w:ins w:id="8488" w:author="Summer 2023 updates" w:date="2024-07-31T13:42:00Z">
        <w:r w:rsidR="007F1B62">
          <w:rPr>
            <w:rFonts w:cs="Times New Roman"/>
            <w:color w:val="000000" w:themeColor="text1"/>
          </w:rPr>
          <w:t>processing. This</w:t>
        </w:r>
      </w:ins>
      <w:r w:rsidR="007F1B62">
        <w:rPr>
          <w:color w:val="000000" w:themeColor="text1"/>
          <w:rPrChange w:id="8489" w:author="Summer 2023 updates" w:date="2024-07-31T13:42:00Z">
            <w:rPr>
              <w:color w:val="000000" w:themeColor="text1"/>
              <w:highlight w:val="white"/>
            </w:rPr>
          </w:rPrChange>
        </w:rPr>
        <w:t xml:space="preserve"> course </w:t>
      </w:r>
      <w:del w:id="8490" w:author="Summer 2023 updates" w:date="2024-07-31T13:42:00Z">
        <w:r w:rsidRPr="00424939">
          <w:rPr>
            <w:rFonts w:cs="Times New Roman"/>
            <w:color w:val="000000" w:themeColor="text1"/>
            <w:highlight w:val="white"/>
          </w:rPr>
          <w:delText>includes readings and research on the masters of photography. Technical</w:delText>
        </w:r>
      </w:del>
      <w:ins w:id="8491" w:author="Summer 2023 updates" w:date="2024-07-31T13:42:00Z">
        <w:r w:rsidR="007F1B62">
          <w:rPr>
            <w:rFonts w:cs="Times New Roman"/>
            <w:color w:val="000000" w:themeColor="text1"/>
          </w:rPr>
          <w:t>explores the development of technical, compositional, and conceptual</w:t>
        </w:r>
      </w:ins>
      <w:r w:rsidR="007F1B62">
        <w:rPr>
          <w:color w:val="000000" w:themeColor="text1"/>
          <w:rPrChange w:id="8492" w:author="Summer 2023 updates" w:date="2024-07-31T13:42:00Z">
            <w:rPr>
              <w:color w:val="000000" w:themeColor="text1"/>
              <w:highlight w:val="white"/>
            </w:rPr>
          </w:rPrChange>
        </w:rPr>
        <w:t xml:space="preserve"> skills </w:t>
      </w:r>
      <w:del w:id="8493" w:author="Summer 2023 updates" w:date="2024-07-31T13:42:00Z">
        <w:r w:rsidRPr="00424939">
          <w:rPr>
            <w:rFonts w:cs="Times New Roman"/>
            <w:color w:val="000000" w:themeColor="text1"/>
            <w:highlight w:val="white"/>
          </w:rPr>
          <w:delText xml:space="preserve">include historic black and white analog photography including manual camera controls, film and print processing.  </w:delText>
        </w:r>
      </w:del>
    </w:p>
    <w:p w14:paraId="608C0DA1" w14:textId="77777777" w:rsidR="00D954A7" w:rsidRPr="00424939" w:rsidRDefault="007F1B62" w:rsidP="00D954A7">
      <w:pPr>
        <w:spacing w:after="0"/>
        <w:rPr>
          <w:del w:id="8494" w:author="Summer 2023 updates" w:date="2024-07-31T13:42:00Z"/>
          <w:rFonts w:cs="Times New Roman"/>
          <w:b/>
          <w:color w:val="000000" w:themeColor="text1"/>
        </w:rPr>
      </w:pPr>
      <w:ins w:id="8495" w:author="Summer 2023 updates" w:date="2024-07-31T13:42:00Z">
        <w:r>
          <w:rPr>
            <w:rFonts w:cs="Times New Roman"/>
            <w:color w:val="000000" w:themeColor="text1"/>
          </w:rPr>
          <w:t>through</w:t>
        </w:r>
      </w:ins>
      <w:moveFromRangeStart w:id="8496" w:author="Summer 2023 updates" w:date="2024-07-31T13:42:00Z" w:name="move173325782"/>
      <w:moveFrom w:id="8497" w:author="Summer 2023 updates" w:date="2024-07-31T13:42:00Z">
        <w:r w:rsidR="00C761A9" w:rsidRPr="003A2937">
          <w:rPr>
            <w:rPrChange w:id="8498" w:author="Summer 2023 updates" w:date="2024-07-31T13:42:00Z">
              <w:rPr>
                <w:b/>
                <w:color w:val="000000" w:themeColor="text1"/>
              </w:rPr>
            </w:rPrChange>
          </w:rPr>
          <w:t>ART-175 Printmaking: A Graphic Art Form</w:t>
        </w:r>
      </w:moveFrom>
      <w:moveFromRangeEnd w:id="8496"/>
      <w:del w:id="8499" w:author="Summer 2023 updates" w:date="2024-07-31T13:42:00Z">
        <w:r w:rsidR="00D954A7" w:rsidRPr="00424939">
          <w:rPr>
            <w:rFonts w:cs="Times New Roman"/>
            <w:b/>
            <w:color w:val="000000" w:themeColor="text1"/>
          </w:rPr>
          <w:delText xml:space="preserve">  </w:delText>
        </w:r>
      </w:del>
    </w:p>
    <w:p w14:paraId="273A0178" w14:textId="551F580C" w:rsidR="00D954A7" w:rsidRPr="00424939" w:rsidRDefault="0018330F" w:rsidP="00D954A7">
      <w:pPr>
        <w:spacing w:line="235" w:lineRule="auto"/>
        <w:rPr>
          <w:rFonts w:cs="Times New Roman"/>
          <w:color w:val="000000" w:themeColor="text1"/>
        </w:rPr>
      </w:pPr>
      <w:del w:id="8500" w:author="Summer 2023 updates" w:date="2024-07-31T13:42:00Z">
        <w:r>
          <w:rPr>
            <w:rFonts w:cs="Times New Roman"/>
            <w:color w:val="000000" w:themeColor="text1"/>
            <w:highlight w:val="white"/>
          </w:rPr>
          <w:delText>Studies</w:delText>
        </w:r>
      </w:del>
      <w:r w:rsidR="007F1B62">
        <w:rPr>
          <w:color w:val="000000" w:themeColor="text1"/>
          <w:rPrChange w:id="8501" w:author="Summer 2023 updates" w:date="2024-07-31T13:42:00Z">
            <w:rPr>
              <w:color w:val="000000" w:themeColor="text1"/>
              <w:highlight w:val="white"/>
            </w:rPr>
          </w:rPrChange>
        </w:rPr>
        <w:t xml:space="preserve"> the </w:t>
      </w:r>
      <w:del w:id="8502" w:author="Summer 2023 updates" w:date="2024-07-31T13:42:00Z">
        <w:r w:rsidR="00D954A7" w:rsidRPr="00424939">
          <w:rPr>
            <w:rFonts w:cs="Times New Roman"/>
            <w:color w:val="000000" w:themeColor="text1"/>
            <w:highlight w:val="white"/>
          </w:rPr>
          <w:delText xml:space="preserve">highly experimental medium of printmaking.  The print holds a unique place in the studio arts in that it allows artists to work with multiples of an image, records states of development and uses the process itself as a way of exploring the transformation and </w:delText>
        </w:r>
      </w:del>
      <w:r w:rsidR="007F1B62">
        <w:rPr>
          <w:color w:val="000000" w:themeColor="text1"/>
          <w:rPrChange w:id="8503" w:author="Summer 2023 updates" w:date="2024-07-31T13:42:00Z">
            <w:rPr>
              <w:color w:val="000000" w:themeColor="text1"/>
              <w:highlight w:val="white"/>
            </w:rPr>
          </w:rPrChange>
        </w:rPr>
        <w:t xml:space="preserve">evolution of </w:t>
      </w:r>
      <w:del w:id="8504" w:author="Summer 2023 updates" w:date="2024-07-31T13:42:00Z">
        <w:r w:rsidR="00D954A7" w:rsidRPr="00424939">
          <w:rPr>
            <w:rFonts w:cs="Times New Roman"/>
            <w:color w:val="000000" w:themeColor="text1"/>
            <w:highlight w:val="white"/>
          </w:rPr>
          <w:delText>ideas.  Technical skills include: drawing, monotype, drypoint, intaglio, woodcut, and collagraph</w:delText>
        </w:r>
      </w:del>
      <w:ins w:id="8505" w:author="Summer 2023 updates" w:date="2024-07-31T13:42:00Z">
        <w:r w:rsidR="007F1B62">
          <w:rPr>
            <w:rFonts w:cs="Times New Roman"/>
            <w:color w:val="000000" w:themeColor="text1"/>
          </w:rPr>
          <w:t>printmaking’s history of multiplicity</w:t>
        </w:r>
      </w:ins>
      <w:r w:rsidR="007F1B62">
        <w:rPr>
          <w:color w:val="000000" w:themeColor="text1"/>
          <w:rPrChange w:id="8506" w:author="Summer 2023 updates" w:date="2024-07-31T13:42:00Z">
            <w:rPr>
              <w:color w:val="000000" w:themeColor="text1"/>
              <w:highlight w:val="white"/>
            </w:rPr>
          </w:rPrChange>
        </w:rPr>
        <w:t>.</w:t>
      </w:r>
    </w:p>
    <w:p w14:paraId="775722B2" w14:textId="77777777" w:rsidR="00D954A7" w:rsidRPr="00424939" w:rsidRDefault="00D954A7" w:rsidP="002C773D">
      <w:pPr>
        <w:spacing w:before="40" w:after="0"/>
        <w:rPr>
          <w:rFonts w:cs="Times New Roman"/>
          <w:b/>
          <w:color w:val="000000" w:themeColor="text1"/>
        </w:rPr>
        <w:pPrChange w:id="8507" w:author="Summer 2023 updates" w:date="2024-07-31T13:42:00Z">
          <w:pPr>
            <w:spacing w:after="0"/>
          </w:pPr>
        </w:pPrChange>
      </w:pPr>
      <w:bookmarkStart w:id="8508" w:name="ART191"/>
      <w:r w:rsidRPr="00424939">
        <w:rPr>
          <w:rFonts w:cs="Times New Roman"/>
          <w:b/>
          <w:color w:val="000000" w:themeColor="text1"/>
        </w:rPr>
        <w:t>ART-191</w:t>
      </w:r>
      <w:bookmarkEnd w:id="8508"/>
      <w:r w:rsidRPr="00424939">
        <w:rPr>
          <w:rFonts w:cs="Times New Roman"/>
          <w:b/>
          <w:color w:val="000000" w:themeColor="text1"/>
        </w:rPr>
        <w:t xml:space="preserve"> Topics in Studio Art </w:t>
      </w:r>
    </w:p>
    <w:p w14:paraId="2E81A984" w14:textId="77777777" w:rsidR="00D954A7" w:rsidRPr="00424939" w:rsidRDefault="00D954A7" w:rsidP="00D954A7">
      <w:pPr>
        <w:spacing w:after="40"/>
        <w:rPr>
          <w:del w:id="8509" w:author="Summer 2023 updates" w:date="2024-07-31T13:42:00Z"/>
          <w:rFonts w:cs="Times New Roman"/>
          <w:color w:val="000000" w:themeColor="text1"/>
        </w:rPr>
      </w:pPr>
      <w:del w:id="8510" w:author="Summer 2023 updates" w:date="2024-07-31T13:42:00Z">
        <w:r w:rsidRPr="00BB3C80">
          <w:rPr>
            <w:rFonts w:cs="Times New Roman"/>
            <w:color w:val="000000" w:themeColor="text1"/>
          </w:rPr>
          <w:delText>See also Art History</w:delText>
        </w:r>
        <w:r w:rsidR="00B8454E" w:rsidRPr="00BB3C80">
          <w:rPr>
            <w:rFonts w:cs="Times New Roman"/>
            <w:color w:val="000000" w:themeColor="text1"/>
          </w:rPr>
          <w:fldChar w:fldCharType="begin"/>
        </w:r>
        <w:r w:rsidR="00B8454E" w:rsidRPr="00BB3C80">
          <w:rPr>
            <w:color w:val="000000" w:themeColor="text1"/>
          </w:rPr>
          <w:delInstrText xml:space="preserve"> XE "</w:delInstrText>
        </w:r>
        <w:r w:rsidR="00B8454E" w:rsidRPr="00BB3C80">
          <w:rPr>
            <w:rFonts w:cs="Times New Roman"/>
            <w:color w:val="000000" w:themeColor="text1"/>
          </w:rPr>
          <w:delInstrText>Art History</w:delInstrText>
        </w:r>
        <w:r w:rsidR="00B8454E" w:rsidRPr="00BB3C80">
          <w:rPr>
            <w:color w:val="000000" w:themeColor="text1"/>
          </w:rPr>
          <w:delInstrText xml:space="preserve">" </w:delInstrText>
        </w:r>
        <w:r w:rsidR="00B8454E" w:rsidRPr="00BB3C80">
          <w:rPr>
            <w:rFonts w:cs="Times New Roman"/>
            <w:color w:val="000000" w:themeColor="text1"/>
          </w:rPr>
          <w:fldChar w:fldCharType="end"/>
        </w:r>
        <w:r w:rsidRPr="00BB3C80">
          <w:rPr>
            <w:rFonts w:cs="Times New Roman"/>
            <w:color w:val="000000" w:themeColor="text1"/>
          </w:rPr>
          <w:delText xml:space="preserve"> (ARH-191), p. </w:delText>
        </w:r>
        <w:r w:rsidR="00FC1845" w:rsidRPr="00BB3C80">
          <w:rPr>
            <w:rFonts w:cs="Times New Roman"/>
            <w:color w:val="000000" w:themeColor="text1"/>
          </w:rPr>
          <w:fldChar w:fldCharType="begin"/>
        </w:r>
        <w:r w:rsidR="00FC1845" w:rsidRPr="00BB3C80">
          <w:rPr>
            <w:rFonts w:cs="Times New Roman"/>
            <w:color w:val="000000" w:themeColor="text1"/>
          </w:rPr>
          <w:delInstrText xml:space="preserve"> PAGEREF ARH191 \h </w:delInstrText>
        </w:r>
        <w:r w:rsidR="00FC1845" w:rsidRPr="00BB3C80">
          <w:rPr>
            <w:rFonts w:cs="Times New Roman"/>
            <w:color w:val="000000" w:themeColor="text1"/>
          </w:rPr>
        </w:r>
        <w:r w:rsidR="00FC1845" w:rsidRPr="00BB3C80">
          <w:rPr>
            <w:rFonts w:cs="Times New Roman"/>
            <w:color w:val="000000" w:themeColor="text1"/>
          </w:rPr>
          <w:fldChar w:fldCharType="separate"/>
        </w:r>
        <w:r w:rsidR="00890698">
          <w:rPr>
            <w:rFonts w:cs="Times New Roman"/>
            <w:noProof/>
            <w:color w:val="000000" w:themeColor="text1"/>
          </w:rPr>
          <w:delText>63</w:delText>
        </w:r>
        <w:r w:rsidR="00FC1845" w:rsidRPr="00BB3C80">
          <w:rPr>
            <w:rFonts w:cs="Times New Roman"/>
            <w:color w:val="000000" w:themeColor="text1"/>
          </w:rPr>
          <w:fldChar w:fldCharType="end"/>
        </w:r>
      </w:del>
    </w:p>
    <w:p w14:paraId="3F953BFD" w14:textId="47424797" w:rsidR="00D954A7" w:rsidRDefault="002F6229" w:rsidP="00D954A7">
      <w:pPr>
        <w:spacing w:after="40"/>
        <w:rPr>
          <w:rFonts w:cs="Times New Roman"/>
          <w:color w:val="000000" w:themeColor="text1"/>
        </w:rPr>
      </w:pPr>
      <w:r>
        <w:rPr>
          <w:rFonts w:cs="Times New Roman"/>
          <w:color w:val="000000" w:themeColor="text1"/>
        </w:rPr>
        <w:t>F</w:t>
      </w:r>
      <w:r w:rsidR="00D954A7" w:rsidRPr="00424939">
        <w:rPr>
          <w:rFonts w:cs="Times New Roman"/>
          <w:color w:val="000000" w:themeColor="text1"/>
        </w:rPr>
        <w:t>ocus</w:t>
      </w:r>
      <w:r w:rsidR="00FC1845" w:rsidRPr="00424939">
        <w:rPr>
          <w:rFonts w:cs="Times New Roman"/>
          <w:color w:val="000000" w:themeColor="text1"/>
        </w:rPr>
        <w:t>es</w:t>
      </w:r>
      <w:r w:rsidR="00D954A7" w:rsidRPr="00424939">
        <w:rPr>
          <w:rFonts w:cs="Times New Roman"/>
          <w:color w:val="000000" w:themeColor="text1"/>
        </w:rPr>
        <w:t xml:space="preserve"> on a specific theme or topic. Topics </w:t>
      </w:r>
      <w:r w:rsidR="00D954A7" w:rsidRPr="00EA5A1F">
        <w:rPr>
          <w:rFonts w:cs="Times New Roman"/>
          <w:color w:val="000000" w:themeColor="text1"/>
        </w:rPr>
        <w:t>vary</w:t>
      </w:r>
      <w:r w:rsidR="00D954A7" w:rsidRPr="00424939">
        <w:rPr>
          <w:rFonts w:cs="Times New Roman"/>
          <w:color w:val="000000" w:themeColor="text1"/>
        </w:rPr>
        <w:t xml:space="preserve">.  May be taken more than once for credit, provided the topics are substantially different. </w:t>
      </w:r>
      <w:ins w:id="8511" w:author="Summer 2023 updates" w:date="2024-07-31T13:42:00Z">
        <w:r w:rsidR="00F13D70">
          <w:rPr>
            <w:rFonts w:cs="Times New Roman"/>
            <w:color w:val="000000" w:themeColor="text1"/>
          </w:rPr>
          <w:t>(Offered on an occasional basis)</w:t>
        </w:r>
      </w:ins>
    </w:p>
    <w:p w14:paraId="58A863E7" w14:textId="77828058" w:rsidR="002F6229" w:rsidRPr="00424939" w:rsidRDefault="002F6229" w:rsidP="003F0E9E">
      <w:pPr>
        <w:spacing w:before="120" w:after="0"/>
        <w:rPr>
          <w:rFonts w:cs="Times New Roman"/>
          <w:b/>
          <w:i/>
          <w:smallCaps/>
          <w:color w:val="000000" w:themeColor="text1"/>
        </w:rPr>
        <w:pPrChange w:id="8512" w:author="Summer 2023 updates" w:date="2024-07-31T13:42:00Z">
          <w:pPr>
            <w:spacing w:after="0"/>
          </w:pPr>
        </w:pPrChange>
      </w:pPr>
      <w:r w:rsidRPr="00424939">
        <w:rPr>
          <w:rFonts w:cs="Times New Roman"/>
          <w:b/>
          <w:i/>
          <w:smallCaps/>
          <w:color w:val="000000" w:themeColor="text1"/>
        </w:rPr>
        <w:t xml:space="preserve">focus courses </w:t>
      </w:r>
    </w:p>
    <w:p w14:paraId="4F0D78F2" w14:textId="1DFADF69" w:rsidR="002F6229" w:rsidRPr="00424939" w:rsidRDefault="002F6229" w:rsidP="002F6229">
      <w:pPr>
        <w:spacing w:after="120"/>
        <w:rPr>
          <w:rFonts w:cs="Times New Roman"/>
          <w:color w:val="000000" w:themeColor="text1"/>
          <w:highlight w:val="white"/>
        </w:rPr>
      </w:pPr>
      <w:r w:rsidRPr="00424939">
        <w:rPr>
          <w:rFonts w:cs="Times New Roman"/>
          <w:color w:val="000000" w:themeColor="text1"/>
          <w:highlight w:val="white"/>
        </w:rPr>
        <w:t xml:space="preserve">Focus Courses are seven-week courses designed to prepare </w:t>
      </w:r>
      <w:del w:id="8513" w:author="Summer 2023 updates" w:date="2024-07-31T13:42:00Z">
        <w:r w:rsidRPr="00424939">
          <w:rPr>
            <w:rFonts w:cs="Times New Roman"/>
            <w:color w:val="000000" w:themeColor="text1"/>
            <w:highlight w:val="white"/>
          </w:rPr>
          <w:delText>the student</w:delText>
        </w:r>
      </w:del>
      <w:ins w:id="8514" w:author="Summer 2023 updates" w:date="2024-07-31T13:42:00Z">
        <w:r w:rsidRPr="00424939">
          <w:rPr>
            <w:rFonts w:cs="Times New Roman"/>
            <w:color w:val="000000" w:themeColor="text1"/>
            <w:highlight w:val="white"/>
          </w:rPr>
          <w:t>student</w:t>
        </w:r>
        <w:r w:rsidR="000C4B23">
          <w:rPr>
            <w:rFonts w:cs="Times New Roman"/>
            <w:color w:val="000000" w:themeColor="text1"/>
            <w:highlight w:val="white"/>
          </w:rPr>
          <w:t>s</w:t>
        </w:r>
      </w:ins>
      <w:r w:rsidRPr="00424939">
        <w:rPr>
          <w:rFonts w:cs="Times New Roman"/>
          <w:color w:val="000000" w:themeColor="text1"/>
          <w:highlight w:val="white"/>
        </w:rPr>
        <w:t xml:space="preserve"> for </w:t>
      </w:r>
      <w:del w:id="8515" w:author="Summer 2023 updates" w:date="2024-07-31T13:42:00Z">
        <w:r w:rsidRPr="00424939">
          <w:rPr>
            <w:rFonts w:cs="Times New Roman"/>
            <w:color w:val="000000" w:themeColor="text1"/>
            <w:highlight w:val="white"/>
          </w:rPr>
          <w:delText xml:space="preserve">a </w:delText>
        </w:r>
      </w:del>
      <w:r w:rsidRPr="00424939">
        <w:rPr>
          <w:rFonts w:cs="Times New Roman"/>
          <w:color w:val="000000" w:themeColor="text1"/>
          <w:highlight w:val="white"/>
        </w:rPr>
        <w:t xml:space="preserve">serious artistic practice. </w:t>
      </w:r>
    </w:p>
    <w:p w14:paraId="52E5C88F" w14:textId="34EDFE05" w:rsidR="002F6229" w:rsidRPr="00424939" w:rsidRDefault="002F6229" w:rsidP="002C773D">
      <w:pPr>
        <w:spacing w:before="40" w:after="0"/>
        <w:rPr>
          <w:rFonts w:cs="Times New Roman"/>
          <w:b/>
          <w:color w:val="000000" w:themeColor="text1"/>
        </w:rPr>
        <w:pPrChange w:id="8516" w:author="Summer 2023 updates" w:date="2024-07-31T13:42:00Z">
          <w:pPr>
            <w:spacing w:after="0"/>
          </w:pPr>
        </w:pPrChange>
      </w:pPr>
      <w:r>
        <w:rPr>
          <w:rFonts w:cs="Times New Roman"/>
          <w:b/>
          <w:color w:val="000000" w:themeColor="text1"/>
        </w:rPr>
        <w:t>ART-2</w:t>
      </w:r>
      <w:r w:rsidRPr="00424939">
        <w:rPr>
          <w:rFonts w:cs="Times New Roman"/>
          <w:b/>
          <w:color w:val="000000" w:themeColor="text1"/>
        </w:rPr>
        <w:t>01 Focus Course: Creative Process</w:t>
      </w:r>
    </w:p>
    <w:p w14:paraId="544BFE53" w14:textId="7A920904" w:rsidR="002F6229" w:rsidRPr="00424939" w:rsidRDefault="002F6229" w:rsidP="002F6229">
      <w:pPr>
        <w:rPr>
          <w:rFonts w:cs="Times New Roman"/>
          <w:color w:val="000000" w:themeColor="text1"/>
        </w:rPr>
      </w:pPr>
      <w:r>
        <w:rPr>
          <w:rFonts w:cs="Times New Roman"/>
          <w:color w:val="000000" w:themeColor="text1"/>
          <w:highlight w:val="white"/>
        </w:rPr>
        <w:t xml:space="preserve">Applies the tools and methods of creative processes. </w:t>
      </w:r>
      <w:r w:rsidRPr="00424939">
        <w:rPr>
          <w:rFonts w:cs="Times New Roman"/>
          <w:color w:val="000000" w:themeColor="text1"/>
          <w:highlight w:val="white"/>
        </w:rPr>
        <w:t>An abbreviated course offered seven weeks of a term designed to prepare the student for a serious artistic practice.</w:t>
      </w:r>
      <w:r w:rsidRPr="00424939">
        <w:rPr>
          <w:rFonts w:cs="Times New Roman"/>
          <w:b/>
          <w:color w:val="000000" w:themeColor="text1"/>
          <w:highlight w:val="white"/>
        </w:rPr>
        <w:t xml:space="preserve"> </w:t>
      </w:r>
      <w:r w:rsidRPr="00424939">
        <w:rPr>
          <w:rFonts w:cs="Times New Roman"/>
          <w:color w:val="000000" w:themeColor="text1"/>
          <w:highlight w:val="white"/>
        </w:rPr>
        <w:t xml:space="preserve"> Students propose, iterate, and produce an object or set of objects in an exploration of their own creative process. </w:t>
      </w:r>
      <w:r w:rsidRPr="00424939">
        <w:rPr>
          <w:rFonts w:cs="Times New Roman"/>
          <w:color w:val="000000" w:themeColor="text1"/>
          <w:highlight w:val="white"/>
          <w:u w:val="single"/>
        </w:rPr>
        <w:t>Prerequisite:</w:t>
      </w:r>
      <w:r w:rsidRPr="00424939">
        <w:rPr>
          <w:rFonts w:cs="Times New Roman"/>
          <w:color w:val="000000" w:themeColor="text1"/>
          <w:highlight w:val="white"/>
        </w:rPr>
        <w:t xml:space="preserve"> two ART- courses (each 1.0 course credit) or consent of instructor. </w:t>
      </w:r>
      <w:r w:rsidRPr="00424939">
        <w:rPr>
          <w:rFonts w:cs="Times New Roman"/>
          <w:color w:val="000000" w:themeColor="text1"/>
        </w:rPr>
        <w:t>(0.25 course credit)</w:t>
      </w:r>
    </w:p>
    <w:p w14:paraId="688C51EA" w14:textId="4F8C040D" w:rsidR="00975252" w:rsidRPr="00424939" w:rsidRDefault="00975252" w:rsidP="002C773D">
      <w:pPr>
        <w:spacing w:before="40" w:after="0"/>
        <w:rPr>
          <w:rFonts w:cs="Times New Roman"/>
          <w:b/>
          <w:color w:val="000000" w:themeColor="text1"/>
        </w:rPr>
        <w:pPrChange w:id="8517" w:author="Summer 2023 updates" w:date="2024-07-31T13:42:00Z">
          <w:pPr>
            <w:spacing w:after="0"/>
          </w:pPr>
        </w:pPrChange>
      </w:pPr>
      <w:r>
        <w:rPr>
          <w:rFonts w:cs="Times New Roman"/>
          <w:b/>
          <w:color w:val="000000" w:themeColor="text1"/>
        </w:rPr>
        <w:t>ART-</w:t>
      </w:r>
      <w:del w:id="8518" w:author="Summer 2023 updates" w:date="2024-07-31T13:42:00Z">
        <w:r w:rsidR="002F4E6E">
          <w:rPr>
            <w:rFonts w:cs="Times New Roman"/>
            <w:b/>
            <w:color w:val="000000" w:themeColor="text1"/>
          </w:rPr>
          <w:delText>2</w:delText>
        </w:r>
        <w:r w:rsidR="002F6229" w:rsidRPr="00424939">
          <w:rPr>
            <w:rFonts w:cs="Times New Roman"/>
            <w:b/>
            <w:color w:val="000000" w:themeColor="text1"/>
          </w:rPr>
          <w:delText>02</w:delText>
        </w:r>
      </w:del>
      <w:ins w:id="8519" w:author="Summer 2023 updates" w:date="2024-07-31T13:42:00Z">
        <w:r>
          <w:rPr>
            <w:rFonts w:cs="Times New Roman"/>
            <w:b/>
            <w:color w:val="000000" w:themeColor="text1"/>
          </w:rPr>
          <w:t>204</w:t>
        </w:r>
      </w:ins>
      <w:r w:rsidRPr="00424939">
        <w:rPr>
          <w:rFonts w:cs="Times New Roman"/>
          <w:b/>
          <w:color w:val="000000" w:themeColor="text1"/>
        </w:rPr>
        <w:t xml:space="preserve"> Focus Course: </w:t>
      </w:r>
      <w:del w:id="8520" w:author="Summer 2023 updates" w:date="2024-07-31T13:42:00Z">
        <w:r w:rsidR="002F6229" w:rsidRPr="00424939">
          <w:rPr>
            <w:rFonts w:cs="Times New Roman"/>
            <w:b/>
            <w:color w:val="000000" w:themeColor="text1"/>
          </w:rPr>
          <w:delText>Portfolio Development</w:delText>
        </w:r>
      </w:del>
      <w:ins w:id="8521" w:author="Summer 2023 updates" w:date="2024-07-31T13:42:00Z">
        <w:r>
          <w:rPr>
            <w:rFonts w:cs="Times New Roman"/>
            <w:b/>
            <w:color w:val="000000" w:themeColor="text1"/>
          </w:rPr>
          <w:t>Junior Review Preparation</w:t>
        </w:r>
      </w:ins>
    </w:p>
    <w:p w14:paraId="6A2F5F1D" w14:textId="69CF8092" w:rsidR="00975252" w:rsidRPr="00424939" w:rsidRDefault="002F4E6E" w:rsidP="00D8589D">
      <w:pPr>
        <w:rPr>
          <w:rPrChange w:id="8522" w:author="Summer 2023 updates" w:date="2024-07-31T13:42:00Z">
            <w:rPr>
              <w:color w:val="000000" w:themeColor="text1"/>
              <w:highlight w:val="white"/>
            </w:rPr>
          </w:rPrChange>
        </w:rPr>
      </w:pPr>
      <w:del w:id="8523" w:author="Summer 2023 updates" w:date="2024-07-31T13:42:00Z">
        <w:r>
          <w:rPr>
            <w:rFonts w:cs="Times New Roman"/>
            <w:color w:val="000000" w:themeColor="text1"/>
            <w:highlight w:val="white"/>
          </w:rPr>
          <w:delText>Prepares</w:delText>
        </w:r>
      </w:del>
      <w:ins w:id="8524" w:author="Summer 2023 updates" w:date="2024-07-31T13:42:00Z">
        <w:r w:rsidR="00975252" w:rsidRPr="00975252">
          <w:t>Assists</w:t>
        </w:r>
      </w:ins>
      <w:r w:rsidR="00975252" w:rsidRPr="00975252">
        <w:rPr>
          <w:rPrChange w:id="8525" w:author="Summer 2023 updates" w:date="2024-07-31T13:42:00Z">
            <w:rPr>
              <w:color w:val="000000" w:themeColor="text1"/>
              <w:highlight w:val="white"/>
            </w:rPr>
          </w:rPrChange>
        </w:rPr>
        <w:t xml:space="preserve"> students </w:t>
      </w:r>
      <w:del w:id="8526" w:author="Summer 2023 updates" w:date="2024-07-31T13:42:00Z">
        <w:r>
          <w:rPr>
            <w:rFonts w:cs="Times New Roman"/>
            <w:color w:val="000000" w:themeColor="text1"/>
            <w:highlight w:val="white"/>
          </w:rPr>
          <w:delText xml:space="preserve">for </w:delText>
        </w:r>
        <w:r w:rsidR="002F6229" w:rsidRPr="00424939">
          <w:rPr>
            <w:rFonts w:cs="Times New Roman"/>
            <w:color w:val="000000" w:themeColor="text1"/>
            <w:highlight w:val="white"/>
          </w:rPr>
          <w:delText>develop</w:delText>
        </w:r>
        <w:r>
          <w:rPr>
            <w:rFonts w:cs="Times New Roman"/>
            <w:color w:val="000000" w:themeColor="text1"/>
            <w:highlight w:val="white"/>
          </w:rPr>
          <w:delText>ing</w:delText>
        </w:r>
        <w:r w:rsidR="002F6229" w:rsidRPr="00424939">
          <w:rPr>
            <w:rFonts w:cs="Times New Roman"/>
            <w:color w:val="000000" w:themeColor="text1"/>
            <w:highlight w:val="white"/>
          </w:rPr>
          <w:delText xml:space="preserve"> </w:delText>
        </w:r>
      </w:del>
      <w:ins w:id="8527" w:author="Summer 2023 updates" w:date="2024-07-31T13:42:00Z">
        <w:r w:rsidR="00975252" w:rsidRPr="00975252">
          <w:t xml:space="preserve">in preparing written materials and </w:t>
        </w:r>
      </w:ins>
      <w:r w:rsidR="00975252" w:rsidRPr="00975252">
        <w:rPr>
          <w:rPrChange w:id="8528" w:author="Summer 2023 updates" w:date="2024-07-31T13:42:00Z">
            <w:rPr>
              <w:color w:val="000000" w:themeColor="text1"/>
              <w:highlight w:val="white"/>
            </w:rPr>
          </w:rPrChange>
        </w:rPr>
        <w:t xml:space="preserve">a portfolio </w:t>
      </w:r>
      <w:del w:id="8529" w:author="Summer 2023 updates" w:date="2024-07-31T13:42:00Z">
        <w:r w:rsidR="002F6229" w:rsidRPr="00424939">
          <w:rPr>
            <w:rFonts w:cs="Times New Roman"/>
            <w:color w:val="000000" w:themeColor="text1"/>
            <w:highlight w:val="white"/>
          </w:rPr>
          <w:delText xml:space="preserve">that reflects </w:delText>
        </w:r>
      </w:del>
      <w:ins w:id="8530" w:author="Summer 2023 updates" w:date="2024-07-31T13:42:00Z">
        <w:r w:rsidR="00975252" w:rsidRPr="00975252">
          <w:t xml:space="preserve">for </w:t>
        </w:r>
      </w:ins>
      <w:r w:rsidR="00975252" w:rsidRPr="00975252">
        <w:rPr>
          <w:rPrChange w:id="8531" w:author="Summer 2023 updates" w:date="2024-07-31T13:42:00Z">
            <w:rPr>
              <w:color w:val="000000" w:themeColor="text1"/>
              <w:highlight w:val="white"/>
            </w:rPr>
          </w:rPrChange>
        </w:rPr>
        <w:t xml:space="preserve">the </w:t>
      </w:r>
      <w:del w:id="8532" w:author="Summer 2023 updates" w:date="2024-07-31T13:42:00Z">
        <w:r w:rsidR="002F6229" w:rsidRPr="00424939">
          <w:rPr>
            <w:rFonts w:cs="Times New Roman"/>
            <w:color w:val="000000" w:themeColor="text1"/>
            <w:highlight w:val="white"/>
          </w:rPr>
          <w:delText>breadth and skills</w:delText>
        </w:r>
      </w:del>
      <w:ins w:id="8533" w:author="Summer 2023 updates" w:date="2024-07-31T13:42:00Z">
        <w:r w:rsidR="00975252" w:rsidRPr="00975252">
          <w:t>Junior Review presentation. An abbreviated course offered seven weeks</w:t>
        </w:r>
      </w:ins>
      <w:r w:rsidR="00975252" w:rsidRPr="00975252">
        <w:rPr>
          <w:rPrChange w:id="8534" w:author="Summer 2023 updates" w:date="2024-07-31T13:42:00Z">
            <w:rPr>
              <w:color w:val="000000" w:themeColor="text1"/>
              <w:highlight w:val="white"/>
            </w:rPr>
          </w:rPrChange>
        </w:rPr>
        <w:t xml:space="preserve"> of </w:t>
      </w:r>
      <w:del w:id="8535" w:author="Summer 2023 updates" w:date="2024-07-31T13:42:00Z">
        <w:r w:rsidR="002F6229" w:rsidRPr="00424939">
          <w:rPr>
            <w:rFonts w:cs="Times New Roman"/>
            <w:color w:val="000000" w:themeColor="text1"/>
            <w:highlight w:val="white"/>
          </w:rPr>
          <w:delText>their own</w:delText>
        </w:r>
      </w:del>
      <w:ins w:id="8536" w:author="Summer 2023 updates" w:date="2024-07-31T13:42:00Z">
        <w:r w:rsidR="00975252" w:rsidRPr="00975252">
          <w:t>a term designed to prepare the student for serious</w:t>
        </w:r>
      </w:ins>
      <w:r w:rsidR="00975252" w:rsidRPr="00975252">
        <w:rPr>
          <w:rPrChange w:id="8537" w:author="Summer 2023 updates" w:date="2024-07-31T13:42:00Z">
            <w:rPr>
              <w:color w:val="000000" w:themeColor="text1"/>
              <w:highlight w:val="white"/>
            </w:rPr>
          </w:rPrChange>
        </w:rPr>
        <w:t xml:space="preserve"> artistic practice</w:t>
      </w:r>
      <w:del w:id="8538" w:author="Summer 2023 updates" w:date="2024-07-31T13:42:00Z">
        <w:r w:rsidR="002F6229" w:rsidRPr="00424939">
          <w:rPr>
            <w:rFonts w:cs="Times New Roman"/>
            <w:color w:val="000000" w:themeColor="text1"/>
            <w:highlight w:val="white"/>
          </w:rPr>
          <w:delText xml:space="preserve"> and production</w:delText>
        </w:r>
      </w:del>
      <w:r w:rsidR="00975252" w:rsidRPr="00975252">
        <w:rPr>
          <w:rPrChange w:id="8539" w:author="Summer 2023 updates" w:date="2024-07-31T13:42:00Z">
            <w:rPr>
              <w:color w:val="000000" w:themeColor="text1"/>
              <w:highlight w:val="white"/>
            </w:rPr>
          </w:rPrChange>
        </w:rPr>
        <w:t xml:space="preserve">. </w:t>
      </w:r>
      <w:r w:rsidR="00975252" w:rsidRPr="00975252">
        <w:rPr>
          <w:rPrChange w:id="8540" w:author="Summer 2023 updates" w:date="2024-07-31T13:42:00Z">
            <w:rPr>
              <w:color w:val="000000" w:themeColor="text1"/>
              <w:highlight w:val="white"/>
              <w:u w:val="single"/>
            </w:rPr>
          </w:rPrChange>
        </w:rPr>
        <w:t>Prerequisite:</w:t>
      </w:r>
      <w:r w:rsidR="00975252" w:rsidRPr="00975252">
        <w:rPr>
          <w:rPrChange w:id="8541" w:author="Summer 2023 updates" w:date="2024-07-31T13:42:00Z">
            <w:rPr>
              <w:color w:val="000000" w:themeColor="text1"/>
              <w:highlight w:val="white"/>
            </w:rPr>
          </w:rPrChange>
        </w:rPr>
        <w:t xml:space="preserve"> two ART- courses (each 1.0 course credit) or consent of instructor. </w:t>
      </w:r>
      <w:r w:rsidR="00975252" w:rsidRPr="00975252">
        <w:rPr>
          <w:rPrChange w:id="8542" w:author="Summer 2023 updates" w:date="2024-07-31T13:42:00Z">
            <w:rPr>
              <w:color w:val="000000" w:themeColor="text1"/>
            </w:rPr>
          </w:rPrChange>
        </w:rPr>
        <w:t>(0.25 course credit)</w:t>
      </w:r>
    </w:p>
    <w:p w14:paraId="672EF2B7" w14:textId="7E95167F" w:rsidR="008D4B5B" w:rsidRPr="00424939" w:rsidRDefault="008D4B5B" w:rsidP="002C773D">
      <w:pPr>
        <w:spacing w:before="40" w:after="0"/>
        <w:rPr>
          <w:rFonts w:cs="Times New Roman"/>
          <w:b/>
          <w:color w:val="000000" w:themeColor="text1"/>
        </w:rPr>
        <w:pPrChange w:id="8543" w:author="Summer 2023 updates" w:date="2024-07-31T13:42:00Z">
          <w:pPr>
            <w:spacing w:after="0"/>
          </w:pPr>
        </w:pPrChange>
      </w:pPr>
      <w:r>
        <w:rPr>
          <w:rFonts w:cs="Times New Roman"/>
          <w:b/>
          <w:color w:val="000000" w:themeColor="text1"/>
        </w:rPr>
        <w:t>ART-</w:t>
      </w:r>
      <w:del w:id="8544" w:author="Summer 2023 updates" w:date="2024-07-31T13:42:00Z">
        <w:r w:rsidR="002F4E6E">
          <w:rPr>
            <w:rFonts w:cs="Times New Roman"/>
            <w:b/>
            <w:color w:val="000000" w:themeColor="text1"/>
          </w:rPr>
          <w:delText>2</w:delText>
        </w:r>
        <w:r w:rsidR="002F6229" w:rsidRPr="00424939">
          <w:rPr>
            <w:rFonts w:cs="Times New Roman"/>
            <w:b/>
            <w:color w:val="000000" w:themeColor="text1"/>
          </w:rPr>
          <w:delText>03</w:delText>
        </w:r>
      </w:del>
      <w:ins w:id="8545" w:author="Summer 2023 updates" w:date="2024-07-31T13:42:00Z">
        <w:r>
          <w:rPr>
            <w:rFonts w:cs="Times New Roman"/>
            <w:b/>
            <w:color w:val="000000" w:themeColor="text1"/>
          </w:rPr>
          <w:t>209</w:t>
        </w:r>
      </w:ins>
      <w:r w:rsidRPr="00424939">
        <w:rPr>
          <w:rFonts w:cs="Times New Roman"/>
          <w:b/>
          <w:color w:val="000000" w:themeColor="text1"/>
        </w:rPr>
        <w:t xml:space="preserve"> Focus Course: </w:t>
      </w:r>
      <w:del w:id="8546" w:author="Summer 2023 updates" w:date="2024-07-31T13:42:00Z">
        <w:r w:rsidR="002F6229" w:rsidRPr="00424939">
          <w:rPr>
            <w:rFonts w:cs="Times New Roman"/>
            <w:b/>
            <w:color w:val="000000" w:themeColor="text1"/>
          </w:rPr>
          <w:delText>Contemporary Artistic</w:delText>
        </w:r>
      </w:del>
      <w:ins w:id="8547" w:author="Summer 2023 updates" w:date="2024-07-31T13:42:00Z">
        <w:r>
          <w:rPr>
            <w:rFonts w:cs="Times New Roman"/>
            <w:b/>
            <w:color w:val="000000" w:themeColor="text1"/>
          </w:rPr>
          <w:t>Professional</w:t>
        </w:r>
      </w:ins>
      <w:r>
        <w:rPr>
          <w:rFonts w:cs="Times New Roman"/>
          <w:b/>
          <w:color w:val="000000" w:themeColor="text1"/>
        </w:rPr>
        <w:t xml:space="preserve"> Practice</w:t>
      </w:r>
      <w:del w:id="8548" w:author="Summer 2023 updates" w:date="2024-07-31T13:42:00Z">
        <w:r w:rsidR="002F6229" w:rsidRPr="00424939">
          <w:rPr>
            <w:rFonts w:cs="Times New Roman"/>
            <w:b/>
            <w:color w:val="000000" w:themeColor="text1"/>
          </w:rPr>
          <w:delText xml:space="preserve"> </w:delText>
        </w:r>
      </w:del>
    </w:p>
    <w:p w14:paraId="707EEF5D" w14:textId="77777777" w:rsidR="002F6229" w:rsidRPr="00424939" w:rsidRDefault="002F4E6E" w:rsidP="002F6229">
      <w:pPr>
        <w:rPr>
          <w:del w:id="8549" w:author="Summer 2023 updates" w:date="2024-07-31T13:42:00Z"/>
          <w:rFonts w:cs="Times New Roman"/>
          <w:color w:val="000000" w:themeColor="text1"/>
        </w:rPr>
      </w:pPr>
      <w:del w:id="8550" w:author="Summer 2023 updates" w:date="2024-07-31T13:42:00Z">
        <w:r>
          <w:rPr>
            <w:rFonts w:cs="Times New Roman"/>
            <w:color w:val="000000" w:themeColor="text1"/>
            <w:highlight w:val="white"/>
          </w:rPr>
          <w:delText>Highlights the art, writings, routines</w:delText>
        </w:r>
      </w:del>
      <w:ins w:id="8551" w:author="Summer 2023 updates" w:date="2024-07-31T13:42:00Z">
        <w:r w:rsidR="008D4B5B" w:rsidRPr="008D4B5B">
          <w:t>Assists students with identifying professional goals, assembling resumes</w:t>
        </w:r>
      </w:ins>
      <w:r w:rsidR="008D4B5B" w:rsidRPr="008D4B5B">
        <w:rPr>
          <w:rPrChange w:id="8552" w:author="Summer 2023 updates" w:date="2024-07-31T13:42:00Z">
            <w:rPr>
              <w:color w:val="000000" w:themeColor="text1"/>
              <w:highlight w:val="white"/>
            </w:rPr>
          </w:rPrChange>
        </w:rPr>
        <w:t xml:space="preserve"> and </w:t>
      </w:r>
      <w:del w:id="8553" w:author="Summer 2023 updates" w:date="2024-07-31T13:42:00Z">
        <w:r>
          <w:rPr>
            <w:rFonts w:cs="Times New Roman"/>
            <w:color w:val="000000" w:themeColor="text1"/>
            <w:highlight w:val="white"/>
          </w:rPr>
          <w:delText>habits of contemporary artists</w:delText>
        </w:r>
      </w:del>
      <w:ins w:id="8554" w:author="Summer 2023 updates" w:date="2024-07-31T13:42:00Z">
        <w:r w:rsidR="008D4B5B" w:rsidRPr="008D4B5B">
          <w:t>curriculum vitae, branding</w:t>
        </w:r>
      </w:ins>
      <w:r w:rsidR="008D4B5B" w:rsidRPr="008D4B5B">
        <w:rPr>
          <w:rPrChange w:id="8555" w:author="Summer 2023 updates" w:date="2024-07-31T13:42:00Z">
            <w:rPr>
              <w:color w:val="000000" w:themeColor="text1"/>
              <w:highlight w:val="white"/>
            </w:rPr>
          </w:rPrChange>
        </w:rPr>
        <w:t xml:space="preserve"> and </w:t>
      </w:r>
      <w:del w:id="8556" w:author="Summer 2023 updates" w:date="2024-07-31T13:42:00Z">
        <w:r>
          <w:rPr>
            <w:rFonts w:cs="Times New Roman"/>
            <w:color w:val="000000" w:themeColor="text1"/>
            <w:highlight w:val="white"/>
          </w:rPr>
          <w:delText>practitioners.</w:delText>
        </w:r>
      </w:del>
      <w:ins w:id="8557" w:author="Summer 2023 updates" w:date="2024-07-31T13:42:00Z">
        <w:r w:rsidR="008D4B5B" w:rsidRPr="008D4B5B">
          <w:t>marketing materials, and pricing artwork.</w:t>
        </w:r>
      </w:ins>
      <w:r w:rsidR="008D4B5B" w:rsidRPr="008D4B5B">
        <w:rPr>
          <w:rPrChange w:id="8558" w:author="Summer 2023 updates" w:date="2024-07-31T13:42:00Z">
            <w:rPr>
              <w:color w:val="000000" w:themeColor="text1"/>
              <w:highlight w:val="white"/>
            </w:rPr>
          </w:rPrChange>
        </w:rPr>
        <w:t xml:space="preserve"> An</w:t>
      </w:r>
      <w:r w:rsidR="008D4B5B">
        <w:rPr>
          <w:rPrChange w:id="8559" w:author="Summer 2023 updates" w:date="2024-07-31T13:42:00Z">
            <w:rPr>
              <w:color w:val="000000" w:themeColor="text1"/>
              <w:highlight w:val="white"/>
            </w:rPr>
          </w:rPrChange>
        </w:rPr>
        <w:t xml:space="preserve"> </w:t>
      </w:r>
      <w:r w:rsidR="008D4B5B" w:rsidRPr="008D4B5B">
        <w:rPr>
          <w:rPrChange w:id="8560" w:author="Summer 2023 updates" w:date="2024-07-31T13:42:00Z">
            <w:rPr>
              <w:color w:val="000000" w:themeColor="text1"/>
              <w:highlight w:val="white"/>
            </w:rPr>
          </w:rPrChange>
        </w:rPr>
        <w:t>abbreviated course offered seven weeks of a term designed to prepare the student for</w:t>
      </w:r>
      <w:del w:id="8561" w:author="Summer 2023 updates" w:date="2024-07-31T13:42:00Z">
        <w:r>
          <w:rPr>
            <w:rFonts w:cs="Times New Roman"/>
            <w:color w:val="000000" w:themeColor="text1"/>
            <w:highlight w:val="white"/>
          </w:rPr>
          <w:delText xml:space="preserve"> a serious artistic practice. </w:delText>
        </w:r>
        <w:r w:rsidR="002F6229" w:rsidRPr="00424939">
          <w:rPr>
            <w:rFonts w:cs="Times New Roman"/>
            <w:color w:val="000000" w:themeColor="text1"/>
            <w:highlight w:val="white"/>
          </w:rPr>
          <w:delText xml:space="preserve"> </w:delText>
        </w:r>
        <w:r w:rsidR="002F6229" w:rsidRPr="00424939">
          <w:rPr>
            <w:rFonts w:cs="Times New Roman"/>
            <w:color w:val="000000" w:themeColor="text1"/>
            <w:highlight w:val="white"/>
            <w:u w:val="single"/>
          </w:rPr>
          <w:delText>Prerequisite:</w:delText>
        </w:r>
        <w:r w:rsidR="002F6229" w:rsidRPr="00424939">
          <w:rPr>
            <w:rFonts w:cs="Times New Roman"/>
            <w:color w:val="000000" w:themeColor="text1"/>
            <w:highlight w:val="white"/>
          </w:rPr>
          <w:delText xml:space="preserve"> two ART- courses (each 1.0 course credit) or consent of instructor. </w:delText>
        </w:r>
        <w:r w:rsidR="002F6229" w:rsidRPr="00424939">
          <w:rPr>
            <w:rFonts w:cs="Times New Roman"/>
            <w:color w:val="000000" w:themeColor="text1"/>
          </w:rPr>
          <w:delText>(0.25 course credit)</w:delText>
        </w:r>
      </w:del>
    </w:p>
    <w:p w14:paraId="4B115E02" w14:textId="77777777" w:rsidR="002F6229" w:rsidRPr="00424939" w:rsidRDefault="002F4E6E" w:rsidP="002F6229">
      <w:pPr>
        <w:spacing w:after="0"/>
        <w:rPr>
          <w:del w:id="8562" w:author="Summer 2023 updates" w:date="2024-07-31T13:42:00Z"/>
          <w:rFonts w:cs="Times New Roman"/>
          <w:b/>
          <w:color w:val="000000" w:themeColor="text1"/>
        </w:rPr>
      </w:pPr>
      <w:moveFromRangeStart w:id="8563" w:author="Summer 2023 updates" w:date="2024-07-31T13:42:00Z" w:name="move173325808"/>
      <w:moveFrom w:id="8564" w:author="Summer 2023 updates" w:date="2024-07-31T13:42:00Z">
        <w:r>
          <w:rPr>
            <w:rFonts w:cs="Times New Roman"/>
            <w:b/>
            <w:color w:val="000000" w:themeColor="text1"/>
          </w:rPr>
          <w:t>ART-2</w:t>
        </w:r>
        <w:r w:rsidR="002F6229" w:rsidRPr="00424939">
          <w:rPr>
            <w:rFonts w:cs="Times New Roman"/>
            <w:b/>
            <w:color w:val="000000" w:themeColor="text1"/>
          </w:rPr>
          <w:t>11 Focus Course: Artist Statements</w:t>
        </w:r>
      </w:moveFrom>
      <w:moveFromRangeEnd w:id="8563"/>
      <w:del w:id="8565" w:author="Summer 2023 updates" w:date="2024-07-31T13:42:00Z">
        <w:r w:rsidR="002F6229" w:rsidRPr="00424939">
          <w:rPr>
            <w:rFonts w:cs="Times New Roman"/>
            <w:b/>
            <w:color w:val="000000" w:themeColor="text1"/>
          </w:rPr>
          <w:delText>/Artist Talks</w:delText>
        </w:r>
      </w:del>
    </w:p>
    <w:p w14:paraId="0F223BB6" w14:textId="74504080" w:rsidR="008D4B5B" w:rsidRPr="00424939" w:rsidRDefault="002F4E6E" w:rsidP="002C773D">
      <w:pPr>
        <w:rPr>
          <w:ins w:id="8566" w:author="Summer 2023 updates" w:date="2024-07-31T13:42:00Z"/>
        </w:rPr>
      </w:pPr>
      <w:del w:id="8567" w:author="Summer 2023 updates" w:date="2024-07-31T13:42:00Z">
        <w:r>
          <w:rPr>
            <w:rFonts w:cs="Times New Roman"/>
            <w:color w:val="000000" w:themeColor="text1"/>
            <w:highlight w:val="white"/>
          </w:rPr>
          <w:delText xml:space="preserve">Guides students </w:delText>
        </w:r>
        <w:r w:rsidRPr="00424939">
          <w:rPr>
            <w:rFonts w:cs="Times New Roman"/>
            <w:color w:val="000000" w:themeColor="text1"/>
            <w:highlight w:val="white"/>
          </w:rPr>
          <w:delText>through the construction of artist statements and artist talks to present their work to a wider public.</w:delText>
        </w:r>
        <w:r>
          <w:rPr>
            <w:rFonts w:cs="Times New Roman"/>
            <w:color w:val="000000" w:themeColor="text1"/>
            <w:highlight w:val="white"/>
          </w:rPr>
          <w:delText xml:space="preserve"> </w:delText>
        </w:r>
        <w:r w:rsidR="002F6229" w:rsidRPr="00424939">
          <w:rPr>
            <w:rFonts w:cs="Times New Roman"/>
            <w:color w:val="000000" w:themeColor="text1"/>
            <w:highlight w:val="white"/>
          </w:rPr>
          <w:delText>An abbreviated course offered seven weeks of a term designed to prepare the student for a</w:delText>
        </w:r>
      </w:del>
      <w:r w:rsidR="008D4B5B" w:rsidRPr="008D4B5B">
        <w:rPr>
          <w:rPrChange w:id="8568" w:author="Summer 2023 updates" w:date="2024-07-31T13:42:00Z">
            <w:rPr>
              <w:color w:val="000000" w:themeColor="text1"/>
              <w:highlight w:val="white"/>
            </w:rPr>
          </w:rPrChange>
        </w:rPr>
        <w:t xml:space="preserve"> serious artistic practice.</w:t>
      </w:r>
      <w:r w:rsidR="008D4B5B" w:rsidRPr="008D4B5B">
        <w:rPr>
          <w:rPrChange w:id="8569" w:author="Summer 2023 updates" w:date="2024-07-31T13:42:00Z">
            <w:rPr>
              <w:b/>
              <w:color w:val="000000" w:themeColor="text1"/>
              <w:highlight w:val="white"/>
            </w:rPr>
          </w:rPrChange>
        </w:rPr>
        <w:t xml:space="preserve"> </w:t>
      </w:r>
      <w:ins w:id="8570" w:author="Summer 2023 updates" w:date="2024-07-31T13:42:00Z">
        <w:r w:rsidR="008D4B5B" w:rsidRPr="008D4B5B">
          <w:t>Prerequisite: two ART- courses (each 1.0 course credit) or consent of instructor.  (0.25 course credit)</w:t>
        </w:r>
      </w:ins>
    </w:p>
    <w:p w14:paraId="51FE3DB0" w14:textId="6DCDD76E" w:rsidR="002F6229" w:rsidRPr="00424939" w:rsidRDefault="002F4E6E" w:rsidP="002C773D">
      <w:pPr>
        <w:spacing w:before="40" w:after="0"/>
        <w:rPr>
          <w:ins w:id="8571" w:author="Summer 2023 updates" w:date="2024-07-31T13:42:00Z"/>
          <w:rFonts w:cs="Times New Roman"/>
          <w:b/>
          <w:color w:val="000000" w:themeColor="text1"/>
        </w:rPr>
      </w:pPr>
      <w:moveToRangeStart w:id="8572" w:author="Summer 2023 updates" w:date="2024-07-31T13:42:00Z" w:name="move173325808"/>
      <w:moveTo w:id="8573" w:author="Summer 2023 updates" w:date="2024-07-31T13:42:00Z">
        <w:r>
          <w:rPr>
            <w:rFonts w:cs="Times New Roman"/>
            <w:b/>
            <w:color w:val="000000" w:themeColor="text1"/>
          </w:rPr>
          <w:t>ART-2</w:t>
        </w:r>
        <w:r w:rsidR="002F6229" w:rsidRPr="00424939">
          <w:rPr>
            <w:rFonts w:cs="Times New Roman"/>
            <w:b/>
            <w:color w:val="000000" w:themeColor="text1"/>
          </w:rPr>
          <w:t>11 Focus Course: Artist Statements</w:t>
        </w:r>
      </w:moveTo>
      <w:moveToRangeEnd w:id="8572"/>
    </w:p>
    <w:p w14:paraId="21917091" w14:textId="6A39D2A5" w:rsidR="002F6229" w:rsidRPr="00424939" w:rsidRDefault="002F4E6E" w:rsidP="002C773D">
      <w:pPr>
        <w:rPr>
          <w:rPrChange w:id="8574" w:author="Summer 2023 updates" w:date="2024-07-31T13:42:00Z">
            <w:rPr>
              <w:color w:val="000000" w:themeColor="text1"/>
            </w:rPr>
          </w:rPrChange>
        </w:rPr>
      </w:pPr>
      <w:ins w:id="8575" w:author="Summer 2023 updates" w:date="2024-07-31T13:42:00Z">
        <w:r>
          <w:rPr>
            <w:highlight w:val="white"/>
          </w:rPr>
          <w:t xml:space="preserve">Guides students </w:t>
        </w:r>
        <w:r w:rsidRPr="00424939">
          <w:rPr>
            <w:highlight w:val="white"/>
          </w:rPr>
          <w:t>through the construction of artist statements.</w:t>
        </w:r>
        <w:r>
          <w:rPr>
            <w:highlight w:val="white"/>
          </w:rPr>
          <w:t xml:space="preserve"> </w:t>
        </w:r>
        <w:r w:rsidR="002F6229" w:rsidRPr="00424939">
          <w:rPr>
            <w:highlight w:val="white"/>
          </w:rPr>
          <w:t>An abbreviated course offered seven weeks of a term designed to prepare the student for serious artistic practice.</w:t>
        </w:r>
        <w:r w:rsidR="002F6229" w:rsidRPr="00424939">
          <w:rPr>
            <w:b/>
            <w:highlight w:val="white"/>
          </w:rPr>
          <w:t xml:space="preserve"> </w:t>
        </w:r>
      </w:ins>
      <w:r w:rsidR="002F6229" w:rsidRPr="00424939">
        <w:rPr>
          <w:highlight w:val="white"/>
          <w:u w:val="single"/>
          <w:rPrChange w:id="8576" w:author="Summer 2023 updates" w:date="2024-07-31T13:42:00Z">
            <w:rPr>
              <w:color w:val="000000" w:themeColor="text1"/>
              <w:highlight w:val="white"/>
              <w:u w:val="single"/>
            </w:rPr>
          </w:rPrChange>
        </w:rPr>
        <w:t>Prerequisite:</w:t>
      </w:r>
      <w:r w:rsidR="002F6229" w:rsidRPr="00424939">
        <w:rPr>
          <w:highlight w:val="white"/>
          <w:rPrChange w:id="8577" w:author="Summer 2023 updates" w:date="2024-07-31T13:42:00Z">
            <w:rPr>
              <w:color w:val="000000" w:themeColor="text1"/>
              <w:highlight w:val="white"/>
            </w:rPr>
          </w:rPrChange>
        </w:rPr>
        <w:t xml:space="preserve"> two ART- courses (each 1.0 course credit) or consent of instructor. </w:t>
      </w:r>
      <w:r w:rsidR="002F6229" w:rsidRPr="00424939">
        <w:rPr>
          <w:rPrChange w:id="8578" w:author="Summer 2023 updates" w:date="2024-07-31T13:42:00Z">
            <w:rPr>
              <w:color w:val="000000" w:themeColor="text1"/>
            </w:rPr>
          </w:rPrChange>
        </w:rPr>
        <w:t>(0.25 course credit)</w:t>
      </w:r>
    </w:p>
    <w:p w14:paraId="6398262B" w14:textId="32DA70C0" w:rsidR="002F6229" w:rsidRPr="00424939" w:rsidRDefault="00773AE7" w:rsidP="002C773D">
      <w:pPr>
        <w:spacing w:before="40" w:after="0"/>
        <w:rPr>
          <w:rFonts w:cs="Times New Roman"/>
          <w:b/>
          <w:color w:val="000000" w:themeColor="text1"/>
        </w:rPr>
        <w:pPrChange w:id="8579" w:author="Summer 2023 updates" w:date="2024-07-31T13:42:00Z">
          <w:pPr>
            <w:spacing w:after="0"/>
          </w:pPr>
        </w:pPrChange>
      </w:pPr>
      <w:r>
        <w:rPr>
          <w:rFonts w:cs="Times New Roman"/>
          <w:b/>
          <w:color w:val="000000" w:themeColor="text1"/>
        </w:rPr>
        <w:t>ART-2</w:t>
      </w:r>
      <w:r w:rsidR="002F6229" w:rsidRPr="00424939">
        <w:rPr>
          <w:rFonts w:cs="Times New Roman"/>
          <w:b/>
          <w:color w:val="000000" w:themeColor="text1"/>
        </w:rPr>
        <w:t xml:space="preserve">12 Focus Course: </w:t>
      </w:r>
      <w:r w:rsidR="002F6229">
        <w:rPr>
          <w:rFonts w:cs="Times New Roman"/>
          <w:b/>
          <w:color w:val="000000" w:themeColor="text1"/>
        </w:rPr>
        <w:t xml:space="preserve">Artist </w:t>
      </w:r>
      <w:r w:rsidR="002F6229" w:rsidRPr="00424939">
        <w:rPr>
          <w:rFonts w:cs="Times New Roman"/>
          <w:b/>
          <w:color w:val="000000" w:themeColor="text1"/>
        </w:rPr>
        <w:t>Website</w:t>
      </w:r>
      <w:r w:rsidR="002F6229">
        <w:rPr>
          <w:rFonts w:cs="Times New Roman"/>
          <w:b/>
          <w:color w:val="000000" w:themeColor="text1"/>
        </w:rPr>
        <w:t>s</w:t>
      </w:r>
      <w:r w:rsidR="002F6229" w:rsidRPr="00424939">
        <w:rPr>
          <w:rFonts w:cs="Times New Roman"/>
          <w:b/>
          <w:color w:val="000000" w:themeColor="text1"/>
        </w:rPr>
        <w:t xml:space="preserve"> </w:t>
      </w:r>
    </w:p>
    <w:p w14:paraId="5EFD2200" w14:textId="0C4E1F67" w:rsidR="002F6229" w:rsidRPr="00424939" w:rsidRDefault="00773AE7" w:rsidP="002C773D">
      <w:pPr>
        <w:rPr>
          <w:highlight w:val="white"/>
          <w:rPrChange w:id="8580" w:author="Summer 2023 updates" w:date="2024-07-31T13:42:00Z">
            <w:rPr>
              <w:color w:val="000000" w:themeColor="text1"/>
              <w:highlight w:val="white"/>
            </w:rPr>
          </w:rPrChange>
        </w:rPr>
      </w:pPr>
      <w:r>
        <w:rPr>
          <w:highlight w:val="white"/>
          <w:rPrChange w:id="8581" w:author="Summer 2023 updates" w:date="2024-07-31T13:42:00Z">
            <w:rPr>
              <w:color w:val="000000" w:themeColor="text1"/>
              <w:highlight w:val="white"/>
            </w:rPr>
          </w:rPrChange>
        </w:rPr>
        <w:t>Guides students</w:t>
      </w:r>
      <w:r w:rsidRPr="00424939">
        <w:rPr>
          <w:highlight w:val="white"/>
          <w:rPrChange w:id="8582" w:author="Summer 2023 updates" w:date="2024-07-31T13:42:00Z">
            <w:rPr>
              <w:color w:val="000000" w:themeColor="text1"/>
              <w:highlight w:val="white"/>
            </w:rPr>
          </w:rPrChange>
        </w:rPr>
        <w:t xml:space="preserve"> through best practices in the process of developing and maintaining a professional website</w:t>
      </w:r>
      <w:del w:id="8583" w:author="Summer 2023 updates" w:date="2024-07-31T13:42:00Z">
        <w:r w:rsidRPr="00424939">
          <w:rPr>
            <w:rFonts w:cs="Times New Roman"/>
            <w:color w:val="000000" w:themeColor="text1"/>
            <w:highlight w:val="white"/>
          </w:rPr>
          <w:delText>.</w:delText>
        </w:r>
      </w:del>
      <w:ins w:id="8584" w:author="Summer 2023 updates" w:date="2024-07-31T13:42:00Z">
        <w:r w:rsidR="00AC3344">
          <w:rPr>
            <w:highlight w:val="white"/>
          </w:rPr>
          <w:t xml:space="preserve"> and online portfolio</w:t>
        </w:r>
        <w:r w:rsidRPr="00424939">
          <w:rPr>
            <w:highlight w:val="white"/>
          </w:rPr>
          <w:t>.</w:t>
        </w:r>
      </w:ins>
      <w:r w:rsidRPr="00424939">
        <w:rPr>
          <w:highlight w:val="white"/>
          <w:rPrChange w:id="8585" w:author="Summer 2023 updates" w:date="2024-07-31T13:42:00Z">
            <w:rPr>
              <w:color w:val="000000" w:themeColor="text1"/>
              <w:highlight w:val="white"/>
            </w:rPr>
          </w:rPrChange>
        </w:rPr>
        <w:t xml:space="preserve"> </w:t>
      </w:r>
      <w:r w:rsidR="002F6229" w:rsidRPr="00424939">
        <w:rPr>
          <w:highlight w:val="white"/>
          <w:rPrChange w:id="8586" w:author="Summer 2023 updates" w:date="2024-07-31T13:42:00Z">
            <w:rPr>
              <w:color w:val="000000" w:themeColor="text1"/>
              <w:highlight w:val="white"/>
            </w:rPr>
          </w:rPrChange>
        </w:rPr>
        <w:t xml:space="preserve">An abbreviated course offered seven weeks of a term designed to prepare the student for </w:t>
      </w:r>
      <w:del w:id="8587" w:author="Summer 2023 updates" w:date="2024-07-31T13:42:00Z">
        <w:r w:rsidR="002F6229" w:rsidRPr="00424939">
          <w:rPr>
            <w:rFonts w:cs="Times New Roman"/>
            <w:color w:val="000000" w:themeColor="text1"/>
            <w:highlight w:val="white"/>
          </w:rPr>
          <w:delText xml:space="preserve">a </w:delText>
        </w:r>
      </w:del>
      <w:r w:rsidR="002F6229" w:rsidRPr="00424939">
        <w:rPr>
          <w:highlight w:val="white"/>
          <w:rPrChange w:id="8588" w:author="Summer 2023 updates" w:date="2024-07-31T13:42:00Z">
            <w:rPr>
              <w:color w:val="000000" w:themeColor="text1"/>
              <w:highlight w:val="white"/>
            </w:rPr>
          </w:rPrChange>
        </w:rPr>
        <w:t>serious artistic practice.</w:t>
      </w:r>
      <w:r w:rsidR="002F6229" w:rsidRPr="00424939">
        <w:rPr>
          <w:b/>
          <w:highlight w:val="white"/>
          <w:rPrChange w:id="8589" w:author="Summer 2023 updates" w:date="2024-07-31T13:42:00Z">
            <w:rPr>
              <w:b/>
              <w:color w:val="000000" w:themeColor="text1"/>
              <w:highlight w:val="white"/>
            </w:rPr>
          </w:rPrChange>
        </w:rPr>
        <w:t xml:space="preserve"> </w:t>
      </w:r>
      <w:r w:rsidR="002F6229" w:rsidRPr="00424939">
        <w:rPr>
          <w:highlight w:val="white"/>
          <w:rPrChange w:id="8590" w:author="Summer 2023 updates" w:date="2024-07-31T13:42:00Z">
            <w:rPr>
              <w:color w:val="000000" w:themeColor="text1"/>
              <w:highlight w:val="white"/>
            </w:rPr>
          </w:rPrChange>
        </w:rPr>
        <w:t xml:space="preserve"> </w:t>
      </w:r>
      <w:r w:rsidR="002F6229" w:rsidRPr="00424939">
        <w:rPr>
          <w:highlight w:val="white"/>
          <w:u w:val="single"/>
          <w:rPrChange w:id="8591" w:author="Summer 2023 updates" w:date="2024-07-31T13:42:00Z">
            <w:rPr>
              <w:color w:val="000000" w:themeColor="text1"/>
              <w:highlight w:val="white"/>
              <w:u w:val="single"/>
            </w:rPr>
          </w:rPrChange>
        </w:rPr>
        <w:t>Prerequisite:</w:t>
      </w:r>
      <w:r w:rsidR="002F6229" w:rsidRPr="00424939">
        <w:rPr>
          <w:highlight w:val="white"/>
          <w:rPrChange w:id="8592" w:author="Summer 2023 updates" w:date="2024-07-31T13:42:00Z">
            <w:rPr>
              <w:color w:val="000000" w:themeColor="text1"/>
              <w:highlight w:val="white"/>
            </w:rPr>
          </w:rPrChange>
        </w:rPr>
        <w:t xml:space="preserve"> two ART- courses (each 1.0 course credit) or consent of instructor. </w:t>
      </w:r>
      <w:r w:rsidR="002F6229" w:rsidRPr="00424939">
        <w:rPr>
          <w:rPrChange w:id="8593" w:author="Summer 2023 updates" w:date="2024-07-31T13:42:00Z">
            <w:rPr>
              <w:color w:val="000000" w:themeColor="text1"/>
            </w:rPr>
          </w:rPrChange>
        </w:rPr>
        <w:t>(0.25 course credit)</w:t>
      </w:r>
    </w:p>
    <w:p w14:paraId="300E46CC" w14:textId="6EEBDA12" w:rsidR="002F6229" w:rsidRPr="00424939" w:rsidRDefault="00773AE7" w:rsidP="002C773D">
      <w:pPr>
        <w:keepNext/>
        <w:spacing w:before="40" w:after="0"/>
        <w:rPr>
          <w:rFonts w:cs="Times New Roman"/>
          <w:b/>
          <w:color w:val="000000" w:themeColor="text1"/>
        </w:rPr>
        <w:pPrChange w:id="8594" w:author="Summer 2023 updates" w:date="2024-07-31T13:42:00Z">
          <w:pPr>
            <w:keepNext/>
            <w:spacing w:after="0"/>
          </w:pPr>
        </w:pPrChange>
      </w:pPr>
      <w:r>
        <w:rPr>
          <w:rFonts w:cs="Times New Roman"/>
          <w:b/>
          <w:color w:val="000000" w:themeColor="text1"/>
        </w:rPr>
        <w:t>ART-2</w:t>
      </w:r>
      <w:r w:rsidR="002F6229" w:rsidRPr="00424939">
        <w:rPr>
          <w:rFonts w:cs="Times New Roman"/>
          <w:b/>
          <w:color w:val="000000" w:themeColor="text1"/>
        </w:rPr>
        <w:t>13 Focus Course: Critique</w:t>
      </w:r>
    </w:p>
    <w:p w14:paraId="2EBED00F" w14:textId="2C1771A9" w:rsidR="002F6229" w:rsidRPr="00424939" w:rsidRDefault="00773AE7" w:rsidP="002F6229">
      <w:pPr>
        <w:rPr>
          <w:rFonts w:cs="Times New Roman"/>
          <w:color w:val="000000" w:themeColor="text1"/>
        </w:rPr>
      </w:pPr>
      <w:r>
        <w:rPr>
          <w:rFonts w:cs="Times New Roman"/>
          <w:color w:val="000000" w:themeColor="text1"/>
          <w:highlight w:val="white"/>
        </w:rPr>
        <w:t>O</w:t>
      </w:r>
      <w:r w:rsidRPr="00424939">
        <w:rPr>
          <w:rFonts w:cs="Times New Roman"/>
          <w:color w:val="000000" w:themeColor="text1"/>
          <w:highlight w:val="white"/>
        </w:rPr>
        <w:t xml:space="preserve">ffers students the opportunity to practice and </w:t>
      </w:r>
      <w:r>
        <w:rPr>
          <w:rFonts w:cs="Times New Roman"/>
          <w:color w:val="000000" w:themeColor="text1"/>
          <w:highlight w:val="white"/>
        </w:rPr>
        <w:t>improve critique skills</w:t>
      </w:r>
      <w:r w:rsidRPr="00424939">
        <w:rPr>
          <w:rFonts w:cs="Times New Roman"/>
          <w:color w:val="000000" w:themeColor="text1"/>
          <w:highlight w:val="white"/>
        </w:rPr>
        <w:t xml:space="preserve">. </w:t>
      </w:r>
      <w:r w:rsidR="002F6229" w:rsidRPr="00424939">
        <w:rPr>
          <w:rFonts w:cs="Times New Roman"/>
          <w:color w:val="000000" w:themeColor="text1"/>
          <w:highlight w:val="white"/>
        </w:rPr>
        <w:t xml:space="preserve">An abbreviated course offered seven weeks of a term designed to prepare the student for </w:t>
      </w:r>
      <w:del w:id="8595" w:author="Summer 2023 updates" w:date="2024-07-31T13:42:00Z">
        <w:r>
          <w:rPr>
            <w:rFonts w:cs="Times New Roman"/>
            <w:color w:val="000000" w:themeColor="text1"/>
            <w:highlight w:val="white"/>
          </w:rPr>
          <w:delText xml:space="preserve">a </w:delText>
        </w:r>
      </w:del>
      <w:r>
        <w:rPr>
          <w:rFonts w:cs="Times New Roman"/>
          <w:color w:val="000000" w:themeColor="text1"/>
          <w:highlight w:val="white"/>
        </w:rPr>
        <w:t>serious artistic practice</w:t>
      </w:r>
      <w:r w:rsidR="002F6229" w:rsidRPr="00424939">
        <w:rPr>
          <w:rFonts w:cs="Times New Roman"/>
          <w:color w:val="000000" w:themeColor="text1"/>
          <w:highlight w:val="white"/>
        </w:rPr>
        <w:t xml:space="preserve">. </w:t>
      </w:r>
      <w:r w:rsidR="002F6229" w:rsidRPr="00424939">
        <w:rPr>
          <w:rFonts w:cs="Times New Roman"/>
          <w:color w:val="000000" w:themeColor="text1"/>
          <w:highlight w:val="white"/>
          <w:u w:val="single"/>
        </w:rPr>
        <w:t>Prerequisite:</w:t>
      </w:r>
      <w:r w:rsidR="002F6229" w:rsidRPr="00424939">
        <w:rPr>
          <w:rFonts w:cs="Times New Roman"/>
          <w:color w:val="000000" w:themeColor="text1"/>
          <w:highlight w:val="white"/>
        </w:rPr>
        <w:t xml:space="preserve"> two ART- courses (each 1.0 course credit) or consent of instructor. </w:t>
      </w:r>
      <w:r w:rsidR="002F6229" w:rsidRPr="00424939">
        <w:rPr>
          <w:rFonts w:cs="Times New Roman"/>
          <w:color w:val="000000" w:themeColor="text1"/>
        </w:rPr>
        <w:t>(0.25 course credit)</w:t>
      </w:r>
    </w:p>
    <w:p w14:paraId="6940A205" w14:textId="78A4ED7F" w:rsidR="002F6229" w:rsidRPr="00424939" w:rsidRDefault="00773AE7" w:rsidP="002C773D">
      <w:pPr>
        <w:keepNext/>
        <w:spacing w:before="40" w:after="0"/>
        <w:rPr>
          <w:rFonts w:cs="Times New Roman"/>
          <w:b/>
          <w:color w:val="000000" w:themeColor="text1"/>
        </w:rPr>
        <w:pPrChange w:id="8596" w:author="Summer 2023 updates" w:date="2024-07-31T13:42:00Z">
          <w:pPr>
            <w:keepNext/>
            <w:spacing w:after="0"/>
          </w:pPr>
        </w:pPrChange>
      </w:pPr>
      <w:r>
        <w:rPr>
          <w:rFonts w:cs="Times New Roman"/>
          <w:b/>
          <w:color w:val="000000" w:themeColor="text1"/>
        </w:rPr>
        <w:t>ART-2</w:t>
      </w:r>
      <w:r w:rsidR="002F6229" w:rsidRPr="00424939">
        <w:rPr>
          <w:rFonts w:cs="Times New Roman"/>
          <w:b/>
          <w:color w:val="000000" w:themeColor="text1"/>
        </w:rPr>
        <w:t>91 Focus Course: Topics in Studio Art</w:t>
      </w:r>
    </w:p>
    <w:p w14:paraId="6F947A19" w14:textId="1A701F90" w:rsidR="002F6229" w:rsidRDefault="00773AE7" w:rsidP="002C773D">
      <w:pPr>
        <w:rPr>
          <w:rPrChange w:id="8597" w:author="Summer 2023 updates" w:date="2024-07-31T13:42:00Z">
            <w:rPr>
              <w:color w:val="000000" w:themeColor="text1"/>
            </w:rPr>
          </w:rPrChange>
        </w:rPr>
        <w:pPrChange w:id="8598" w:author="Summer 2023 updates" w:date="2024-07-31T13:42:00Z">
          <w:pPr>
            <w:spacing w:after="0"/>
          </w:pPr>
        </w:pPrChange>
      </w:pPr>
      <w:r>
        <w:rPr>
          <w:highlight w:val="white"/>
          <w:rPrChange w:id="8599" w:author="Summer 2023 updates" w:date="2024-07-31T13:42:00Z">
            <w:rPr>
              <w:color w:val="000000" w:themeColor="text1"/>
              <w:highlight w:val="white"/>
            </w:rPr>
          </w:rPrChange>
        </w:rPr>
        <w:t>F</w:t>
      </w:r>
      <w:r w:rsidRPr="00424939">
        <w:rPr>
          <w:highlight w:val="white"/>
          <w:rPrChange w:id="8600" w:author="Summer 2023 updates" w:date="2024-07-31T13:42:00Z">
            <w:rPr>
              <w:color w:val="000000" w:themeColor="text1"/>
              <w:highlight w:val="white"/>
            </w:rPr>
          </w:rPrChange>
        </w:rPr>
        <w:t xml:space="preserve">ocuses on a specific theme or topic. </w:t>
      </w:r>
      <w:r w:rsidR="002F6229" w:rsidRPr="00424939">
        <w:rPr>
          <w:highlight w:val="white"/>
          <w:rPrChange w:id="8601" w:author="Summer 2023 updates" w:date="2024-07-31T13:42:00Z">
            <w:rPr>
              <w:color w:val="000000" w:themeColor="text1"/>
              <w:highlight w:val="white"/>
            </w:rPr>
          </w:rPrChange>
        </w:rPr>
        <w:t xml:space="preserve">An abbreviated course offered seven weeks of a term designed to prepare the student </w:t>
      </w:r>
      <w:r w:rsidR="00BB0D8E">
        <w:rPr>
          <w:highlight w:val="white"/>
          <w:rPrChange w:id="8602" w:author="Summer 2023 updates" w:date="2024-07-31T13:42:00Z">
            <w:rPr>
              <w:color w:val="000000" w:themeColor="text1"/>
              <w:highlight w:val="white"/>
            </w:rPr>
          </w:rPrChange>
        </w:rPr>
        <w:t xml:space="preserve">for </w:t>
      </w:r>
      <w:del w:id="8603" w:author="Summer 2023 updates" w:date="2024-07-31T13:42:00Z">
        <w:r w:rsidR="00BB0D8E">
          <w:rPr>
            <w:rFonts w:cs="Times New Roman"/>
            <w:color w:val="000000" w:themeColor="text1"/>
            <w:highlight w:val="white"/>
          </w:rPr>
          <w:delText xml:space="preserve">a </w:delText>
        </w:r>
      </w:del>
      <w:r w:rsidR="00BB0D8E">
        <w:rPr>
          <w:highlight w:val="white"/>
          <w:rPrChange w:id="8604" w:author="Summer 2023 updates" w:date="2024-07-31T13:42:00Z">
            <w:rPr>
              <w:color w:val="000000" w:themeColor="text1"/>
              <w:highlight w:val="white"/>
            </w:rPr>
          </w:rPrChange>
        </w:rPr>
        <w:t>serious artistic practice</w:t>
      </w:r>
      <w:r w:rsidR="002F6229" w:rsidRPr="00424939">
        <w:rPr>
          <w:highlight w:val="white"/>
          <w:rPrChange w:id="8605" w:author="Summer 2023 updates" w:date="2024-07-31T13:42:00Z">
            <w:rPr>
              <w:color w:val="000000" w:themeColor="text1"/>
              <w:highlight w:val="white"/>
            </w:rPr>
          </w:rPrChange>
        </w:rPr>
        <w:t xml:space="preserve">. Topics vary. May be taken more than once for credit, provided the topics are substantially different. </w:t>
      </w:r>
      <w:r w:rsidR="002F6229" w:rsidRPr="00424939">
        <w:rPr>
          <w:highlight w:val="white"/>
          <w:u w:val="single"/>
          <w:rPrChange w:id="8606" w:author="Summer 2023 updates" w:date="2024-07-31T13:42:00Z">
            <w:rPr>
              <w:color w:val="000000" w:themeColor="text1"/>
              <w:highlight w:val="white"/>
              <w:u w:val="single"/>
            </w:rPr>
          </w:rPrChange>
        </w:rPr>
        <w:t>Prerequisite:</w:t>
      </w:r>
      <w:r w:rsidR="002F6229" w:rsidRPr="00424939">
        <w:rPr>
          <w:highlight w:val="white"/>
          <w:rPrChange w:id="8607" w:author="Summer 2023 updates" w:date="2024-07-31T13:42:00Z">
            <w:rPr>
              <w:color w:val="000000" w:themeColor="text1"/>
              <w:highlight w:val="white"/>
            </w:rPr>
          </w:rPrChange>
        </w:rPr>
        <w:t xml:space="preserve"> two ART- courses (each 1.0 course credit) or consent of instructor. </w:t>
      </w:r>
      <w:r w:rsidR="002F6229" w:rsidRPr="00424939">
        <w:rPr>
          <w:rPrChange w:id="8608" w:author="Summer 2023 updates" w:date="2024-07-31T13:42:00Z">
            <w:rPr>
              <w:color w:val="000000" w:themeColor="text1"/>
            </w:rPr>
          </w:rPrChange>
        </w:rPr>
        <w:t>(0.25 course credit)</w:t>
      </w:r>
    </w:p>
    <w:p w14:paraId="5A778F82" w14:textId="77777777" w:rsidR="00A13072" w:rsidRDefault="00A13072" w:rsidP="00865A90">
      <w:pPr>
        <w:spacing w:after="0"/>
        <w:rPr>
          <w:del w:id="8609" w:author="Summer 2023 updates" w:date="2024-07-31T13:42:00Z"/>
          <w:rFonts w:cs="Times New Roman"/>
          <w:color w:val="000000" w:themeColor="text1"/>
        </w:rPr>
      </w:pPr>
    </w:p>
    <w:p w14:paraId="26C287FB" w14:textId="272A4E0A" w:rsidR="00C6680C" w:rsidRDefault="00C6680C" w:rsidP="006446D4">
      <w:pPr>
        <w:spacing w:before="120" w:after="120"/>
        <w:rPr>
          <w:rFonts w:cs="Times New Roman"/>
          <w:color w:val="000000" w:themeColor="text1"/>
        </w:rPr>
        <w:pPrChange w:id="8610" w:author="Summer 2023 updates" w:date="2024-07-31T13:42:00Z">
          <w:pPr>
            <w:spacing w:after="0"/>
          </w:pPr>
        </w:pPrChange>
      </w:pPr>
      <w:r w:rsidRPr="00C6680C">
        <w:rPr>
          <w:rFonts w:cs="Times New Roman"/>
          <w:b/>
          <w:color w:val="000000" w:themeColor="text1"/>
        </w:rPr>
        <w:t>300-level courses</w:t>
      </w:r>
      <w:r w:rsidRPr="00C6680C">
        <w:rPr>
          <w:rFonts w:cs="Times New Roman"/>
          <w:color w:val="000000" w:themeColor="text1"/>
        </w:rPr>
        <w:t xml:space="preserve"> offer students the opportunit</w:t>
      </w:r>
      <w:r>
        <w:rPr>
          <w:rFonts w:cs="Times New Roman"/>
          <w:color w:val="000000" w:themeColor="text1"/>
        </w:rPr>
        <w:t xml:space="preserve">y to expand their technical and </w:t>
      </w:r>
      <w:r w:rsidRPr="00C6680C">
        <w:rPr>
          <w:rFonts w:cs="Times New Roman"/>
          <w:color w:val="000000" w:themeColor="text1"/>
        </w:rPr>
        <w:t>conceptual skills at a more advanced level. Course</w:t>
      </w:r>
      <w:r w:rsidR="0009749C">
        <w:rPr>
          <w:rFonts w:cs="Times New Roman"/>
          <w:color w:val="000000" w:themeColor="text1"/>
        </w:rPr>
        <w:t xml:space="preserve">s numbered </w:t>
      </w:r>
      <w:r>
        <w:rPr>
          <w:rFonts w:cs="Times New Roman"/>
          <w:color w:val="000000" w:themeColor="text1"/>
        </w:rPr>
        <w:t>ART 300</w:t>
      </w:r>
      <w:r w:rsidR="00A13072">
        <w:rPr>
          <w:rFonts w:cs="Times New Roman"/>
          <w:color w:val="000000" w:themeColor="text1"/>
        </w:rPr>
        <w:t>–</w:t>
      </w:r>
      <w:r w:rsidRPr="00C6680C">
        <w:rPr>
          <w:rFonts w:cs="Times New Roman"/>
          <w:color w:val="000000" w:themeColor="text1"/>
        </w:rPr>
        <w:t xml:space="preserve">349 are offered without </w:t>
      </w:r>
      <w:r w:rsidRPr="00EA5A1F">
        <w:rPr>
          <w:rFonts w:cs="Times New Roman"/>
          <w:color w:val="000000" w:themeColor="text1"/>
        </w:rPr>
        <w:t>prerequisite</w:t>
      </w:r>
      <w:r w:rsidRPr="00C6680C">
        <w:rPr>
          <w:rFonts w:cs="Times New Roman"/>
          <w:color w:val="000000" w:themeColor="text1"/>
        </w:rPr>
        <w:t xml:space="preserve"> and open t</w:t>
      </w:r>
      <w:r>
        <w:rPr>
          <w:rFonts w:cs="Times New Roman"/>
          <w:color w:val="000000" w:themeColor="text1"/>
        </w:rPr>
        <w:t xml:space="preserve">o any student. Courses numbered </w:t>
      </w:r>
      <w:r w:rsidRPr="00C6680C">
        <w:rPr>
          <w:rFonts w:cs="Times New Roman"/>
          <w:color w:val="000000" w:themeColor="text1"/>
        </w:rPr>
        <w:t>ART 350</w:t>
      </w:r>
      <w:r w:rsidR="00A13072">
        <w:rPr>
          <w:rFonts w:cs="Times New Roman"/>
          <w:color w:val="000000" w:themeColor="text1"/>
        </w:rPr>
        <w:t>–</w:t>
      </w:r>
      <w:r w:rsidRPr="00C6680C">
        <w:rPr>
          <w:rFonts w:cs="Times New Roman"/>
          <w:color w:val="000000" w:themeColor="text1"/>
        </w:rPr>
        <w:t>399 have one or more prerequisites.</w:t>
      </w:r>
    </w:p>
    <w:p w14:paraId="37C950E8" w14:textId="77777777" w:rsidR="00C21F7C" w:rsidRDefault="00C21F7C" w:rsidP="00C21F7C">
      <w:pPr>
        <w:spacing w:after="0"/>
        <w:rPr>
          <w:del w:id="8611" w:author="Summer 2023 updates" w:date="2024-07-31T13:42:00Z"/>
          <w:rFonts w:cs="Times New Roman"/>
          <w:color w:val="000000" w:themeColor="text1"/>
        </w:rPr>
      </w:pPr>
    </w:p>
    <w:p w14:paraId="4131B696" w14:textId="77777777" w:rsidR="00C761A9" w:rsidRPr="003A2937" w:rsidRDefault="00C761A9" w:rsidP="00C761A9">
      <w:pPr>
        <w:spacing w:after="0"/>
        <w:ind w:left="180" w:hanging="180"/>
        <w:rPr>
          <w:moveFrom w:id="8612" w:author="Summer 2023 updates" w:date="2024-07-31T13:42:00Z"/>
          <w:strike/>
          <w:rPrChange w:id="8613" w:author="Summer 2023 updates" w:date="2024-07-31T13:42:00Z">
            <w:rPr>
              <w:moveFrom w:id="8614" w:author="Summer 2023 updates" w:date="2024-07-31T13:42:00Z"/>
              <w:b/>
              <w:color w:val="000000" w:themeColor="text1"/>
            </w:rPr>
          </w:rPrChange>
        </w:rPr>
        <w:pPrChange w:id="8615" w:author="Summer 2023 updates" w:date="2024-07-31T13:42:00Z">
          <w:pPr>
            <w:spacing w:after="0"/>
          </w:pPr>
        </w:pPrChange>
      </w:pPr>
      <w:moveFromRangeStart w:id="8616" w:author="Summer 2023 updates" w:date="2024-07-31T13:42:00Z" w:name="move173325783"/>
      <w:moveFrom w:id="8617" w:author="Summer 2023 updates" w:date="2024-07-31T13:42:00Z">
        <w:r w:rsidRPr="003A2937">
          <w:rPr>
            <w:rPrChange w:id="8618" w:author="Summer 2023 updates" w:date="2024-07-31T13:42:00Z">
              <w:rPr>
                <w:b/>
                <w:color w:val="000000" w:themeColor="text1"/>
              </w:rPr>
            </w:rPrChange>
          </w:rPr>
          <w:t>ART-301 Socially Engaged Art</w:t>
        </w:r>
      </w:moveFrom>
    </w:p>
    <w:moveFromRangeEnd w:id="8616"/>
    <w:p w14:paraId="2B367E52" w14:textId="77777777" w:rsidR="0009749C" w:rsidRPr="00424939" w:rsidRDefault="0009749C" w:rsidP="0009749C">
      <w:pPr>
        <w:rPr>
          <w:del w:id="8619" w:author="Summer 2023 updates" w:date="2024-07-31T13:42:00Z"/>
          <w:rFonts w:cs="Times New Roman"/>
          <w:color w:val="000000" w:themeColor="text1"/>
        </w:rPr>
      </w:pPr>
      <w:del w:id="8620" w:author="Summer 2023 updates" w:date="2024-07-31T13:42:00Z">
        <w:r w:rsidRPr="0009749C">
          <w:rPr>
            <w:rFonts w:cs="Times New Roman"/>
            <w:color w:val="000000" w:themeColor="text1"/>
          </w:rPr>
          <w:delText>Invites collaboration with individuals, communities, an</w:delText>
        </w:r>
        <w:r>
          <w:rPr>
            <w:rFonts w:cs="Times New Roman"/>
            <w:color w:val="000000" w:themeColor="text1"/>
          </w:rPr>
          <w:delText xml:space="preserve">d </w:delText>
        </w:r>
        <w:r w:rsidRPr="0009749C">
          <w:rPr>
            <w:rFonts w:cs="Times New Roman"/>
            <w:color w:val="000000" w:themeColor="text1"/>
          </w:rPr>
          <w:delText>institutions in the creation of participatory art. The genr</w:delText>
        </w:r>
        <w:r>
          <w:rPr>
            <w:rFonts w:cs="Times New Roman"/>
            <w:color w:val="000000" w:themeColor="text1"/>
          </w:rPr>
          <w:delText xml:space="preserve">e explores social forms such as </w:delText>
        </w:r>
        <w:r w:rsidRPr="0009749C">
          <w:rPr>
            <w:rFonts w:cs="Times New Roman"/>
            <w:color w:val="000000" w:themeColor="text1"/>
          </w:rPr>
          <w:delText>dinner parties, conversations, and projects that interve</w:delText>
        </w:r>
        <w:r>
          <w:rPr>
            <w:rFonts w:cs="Times New Roman"/>
            <w:color w:val="000000" w:themeColor="text1"/>
          </w:rPr>
          <w:delText xml:space="preserve">ne or intersect with real-world </w:delText>
        </w:r>
        <w:r w:rsidRPr="0009749C">
          <w:rPr>
            <w:rFonts w:cs="Times New Roman"/>
            <w:color w:val="000000" w:themeColor="text1"/>
          </w:rPr>
          <w:delText>systems. Coursework is done collaboratively and independently on projects t</w:delText>
        </w:r>
        <w:r>
          <w:rPr>
            <w:rFonts w:cs="Times New Roman"/>
            <w:color w:val="000000" w:themeColor="text1"/>
          </w:rPr>
          <w:delText xml:space="preserve">hat critically </w:delText>
        </w:r>
        <w:r w:rsidRPr="0009749C">
          <w:rPr>
            <w:rFonts w:cs="Times New Roman"/>
            <w:color w:val="000000" w:themeColor="text1"/>
          </w:rPr>
          <w:delText xml:space="preserve">engage with contemporary issues and explore a variety </w:delText>
        </w:r>
        <w:r>
          <w:rPr>
            <w:rFonts w:cs="Times New Roman"/>
            <w:color w:val="000000" w:themeColor="text1"/>
          </w:rPr>
          <w:delText xml:space="preserve">of contexts. A variety of media </w:delText>
        </w:r>
        <w:r w:rsidRPr="0009749C">
          <w:rPr>
            <w:rFonts w:cs="Times New Roman"/>
            <w:color w:val="000000" w:themeColor="text1"/>
          </w:rPr>
          <w:delText>will be used as a means to define interests and inform social interventions.</w:delText>
        </w:r>
      </w:del>
    </w:p>
    <w:p w14:paraId="586A411E" w14:textId="77777777" w:rsidR="00D954A7" w:rsidRPr="00424939" w:rsidRDefault="00C761A9" w:rsidP="00D954A7">
      <w:pPr>
        <w:spacing w:after="0"/>
        <w:rPr>
          <w:del w:id="8621" w:author="Summer 2023 updates" w:date="2024-07-31T13:42:00Z"/>
          <w:rFonts w:cs="Times New Roman"/>
          <w:b/>
          <w:color w:val="000000" w:themeColor="text1"/>
        </w:rPr>
      </w:pPr>
      <w:moveFromRangeStart w:id="8622" w:author="Summer 2023 updates" w:date="2024-07-31T13:42:00Z" w:name="move173325784"/>
      <w:moveFrom w:id="8623" w:author="Summer 2023 updates" w:date="2024-07-31T13:42:00Z">
        <w:r w:rsidRPr="003A2937">
          <w:rPr>
            <w:rPrChange w:id="8624" w:author="Summer 2023 updates" w:date="2024-07-31T13:42:00Z">
              <w:rPr>
                <w:b/>
                <w:color w:val="000000" w:themeColor="text1"/>
              </w:rPr>
            </w:rPrChange>
          </w:rPr>
          <w:t>ART-313 Color and Design</w:t>
        </w:r>
      </w:moveFrom>
      <w:moveFromRangeEnd w:id="8622"/>
      <w:del w:id="8625" w:author="Summer 2023 updates" w:date="2024-07-31T13:42:00Z">
        <w:r w:rsidR="00D954A7" w:rsidRPr="00424939">
          <w:rPr>
            <w:rFonts w:cs="Times New Roman"/>
            <w:b/>
            <w:color w:val="000000" w:themeColor="text1"/>
          </w:rPr>
          <w:delText xml:space="preserve"> </w:delText>
        </w:r>
      </w:del>
    </w:p>
    <w:p w14:paraId="7F50FFB3" w14:textId="77777777" w:rsidR="007B208F" w:rsidRDefault="00C6680C">
      <w:pPr>
        <w:rPr>
          <w:del w:id="8626" w:author="Summer 2023 updates" w:date="2024-07-31T13:42:00Z"/>
          <w:rFonts w:cs="Times New Roman"/>
          <w:b/>
          <w:color w:val="000000" w:themeColor="text1"/>
        </w:rPr>
      </w:pPr>
      <w:del w:id="8627" w:author="Summer 2023 updates" w:date="2024-07-31T13:42:00Z">
        <w:r>
          <w:rPr>
            <w:rFonts w:cs="Times New Roman"/>
            <w:color w:val="000000" w:themeColor="text1"/>
          </w:rPr>
          <w:delText>Examines t</w:delText>
        </w:r>
        <w:r w:rsidR="00D954A7" w:rsidRPr="00424939">
          <w:rPr>
            <w:rFonts w:cs="Times New Roman"/>
            <w:color w:val="000000" w:themeColor="text1"/>
          </w:rPr>
          <w:delText xml:space="preserve">he theory and practice of color, with emphasis on the use of color as a compositional element. </w:delText>
        </w:r>
      </w:del>
    </w:p>
    <w:p w14:paraId="656A0ACD" w14:textId="77777777" w:rsidR="00022392" w:rsidRDefault="0009749C" w:rsidP="006E72AD">
      <w:pPr>
        <w:spacing w:before="40" w:after="0"/>
        <w:rPr>
          <w:moveFrom w:id="8628" w:author="Summer 2023 updates" w:date="2024-07-31T13:42:00Z"/>
          <w:rFonts w:cs="Times New Roman"/>
          <w:b/>
          <w:color w:val="000000" w:themeColor="text1"/>
        </w:rPr>
        <w:pPrChange w:id="8629" w:author="Summer 2023 updates" w:date="2024-07-31T13:42:00Z">
          <w:pPr>
            <w:spacing w:after="0"/>
          </w:pPr>
        </w:pPrChange>
      </w:pPr>
      <w:del w:id="8630" w:author="Summer 2023 updates" w:date="2024-07-31T13:42:00Z">
        <w:r>
          <w:rPr>
            <w:rFonts w:cs="Times New Roman"/>
            <w:b/>
            <w:color w:val="000000" w:themeColor="text1"/>
          </w:rPr>
          <w:delText>ART</w:delText>
        </w:r>
        <w:r w:rsidR="0033783A">
          <w:rPr>
            <w:rFonts w:cs="Times New Roman"/>
            <w:b/>
            <w:color w:val="000000" w:themeColor="text1"/>
          </w:rPr>
          <w:delText>-</w:delText>
        </w:r>
        <w:r>
          <w:rPr>
            <w:rFonts w:cs="Times New Roman"/>
            <w:b/>
            <w:color w:val="000000" w:themeColor="text1"/>
          </w:rPr>
          <w:delText>315</w:delText>
        </w:r>
      </w:del>
      <w:moveFromRangeStart w:id="8631" w:author="Summer 2023 updates" w:date="2024-07-31T13:42:00Z" w:name="move173325805"/>
      <w:moveFrom w:id="8632" w:author="Summer 2023 updates" w:date="2024-07-31T13:42:00Z">
        <w:r w:rsidR="00022392">
          <w:rPr>
            <w:rFonts w:cs="Times New Roman"/>
            <w:b/>
            <w:color w:val="000000" w:themeColor="text1"/>
          </w:rPr>
          <w:t xml:space="preserve"> Installation Art</w:t>
        </w:r>
      </w:moveFrom>
    </w:p>
    <w:p w14:paraId="302D3B22" w14:textId="77777777" w:rsidR="00022392" w:rsidRPr="00082E70" w:rsidRDefault="00022392" w:rsidP="00D8589D">
      <w:pPr>
        <w:rPr>
          <w:moveFrom w:id="8633" w:author="Summer 2023 updates" w:date="2024-07-31T13:42:00Z"/>
          <w:b/>
          <w:rPrChange w:id="8634" w:author="Summer 2023 updates" w:date="2024-07-31T13:42:00Z">
            <w:rPr>
              <w:moveFrom w:id="8635" w:author="Summer 2023 updates" w:date="2024-07-31T13:42:00Z"/>
              <w:b/>
              <w:color w:val="000000" w:themeColor="text1"/>
            </w:rPr>
          </w:rPrChange>
        </w:rPr>
      </w:pPr>
      <w:moveFrom w:id="8636" w:author="Summer 2023 updates" w:date="2024-07-31T13:42:00Z">
        <w:r w:rsidRPr="0009749C">
          <w:rPr>
            <w:rPrChange w:id="8637" w:author="Summer 2023 updates" w:date="2024-07-31T13:42:00Z">
              <w:rPr>
                <w:color w:val="000000" w:themeColor="text1"/>
              </w:rPr>
            </w:rPrChange>
          </w:rPr>
          <w:t>Creates art environments that offer a unique experienc</w:t>
        </w:r>
        <w:r>
          <w:rPr>
            <w:rPrChange w:id="8638" w:author="Summer 2023 updates" w:date="2024-07-31T13:42:00Z">
              <w:rPr>
                <w:color w:val="000000" w:themeColor="text1"/>
              </w:rPr>
            </w:rPrChange>
          </w:rPr>
          <w:t xml:space="preserve">e for the viewer. Projects will include research, planning, </w:t>
        </w:r>
        <w:r w:rsidRPr="0009749C">
          <w:rPr>
            <w:rPrChange w:id="8639" w:author="Summer 2023 updates" w:date="2024-07-31T13:42:00Z">
              <w:rPr>
                <w:color w:val="000000" w:themeColor="text1"/>
              </w:rPr>
            </w:rPrChange>
          </w:rPr>
          <w:t>drafting, and exhibiting arti</w:t>
        </w:r>
        <w:r>
          <w:rPr>
            <w:rPrChange w:id="8640" w:author="Summer 2023 updates" w:date="2024-07-31T13:42:00Z">
              <w:rPr>
                <w:color w:val="000000" w:themeColor="text1"/>
              </w:rPr>
            </w:rPrChange>
          </w:rPr>
          <w:t xml:space="preserve">stic creations in spaces across </w:t>
        </w:r>
        <w:r w:rsidRPr="0009749C">
          <w:rPr>
            <w:rPrChange w:id="8641" w:author="Summer 2023 updates" w:date="2024-07-31T13:42:00Z">
              <w:rPr>
                <w:color w:val="000000" w:themeColor="text1"/>
              </w:rPr>
            </w:rPrChange>
          </w:rPr>
          <w:t>campus and throughout the local community.</w:t>
        </w:r>
      </w:moveFrom>
    </w:p>
    <w:moveFromRangeEnd w:id="8631"/>
    <w:p w14:paraId="524246F7" w14:textId="77777777" w:rsidR="0023270C" w:rsidRPr="0023270C" w:rsidRDefault="0023270C" w:rsidP="0085566F">
      <w:pPr>
        <w:spacing w:after="0"/>
        <w:rPr>
          <w:del w:id="8642" w:author="Summer 2023 updates" w:date="2024-07-31T13:42:00Z"/>
          <w:rFonts w:cs="Times New Roman"/>
          <w:b/>
          <w:color w:val="000000" w:themeColor="text1"/>
        </w:rPr>
      </w:pPr>
      <w:del w:id="8643" w:author="Summer 2023 updates" w:date="2024-07-31T13:42:00Z">
        <w:r>
          <w:rPr>
            <w:rFonts w:cs="Times New Roman"/>
            <w:b/>
            <w:color w:val="000000" w:themeColor="text1"/>
          </w:rPr>
          <w:delText>ART- 325</w:delText>
        </w:r>
        <w:r w:rsidRPr="0023270C">
          <w:rPr>
            <w:rFonts w:cs="Times New Roman"/>
            <w:b/>
            <w:color w:val="000000" w:themeColor="text1"/>
          </w:rPr>
          <w:delText xml:space="preserve"> Contemporary Photographic Genres</w:delText>
        </w:r>
      </w:del>
    </w:p>
    <w:p w14:paraId="53A953BC" w14:textId="77777777" w:rsidR="009234AF" w:rsidRDefault="0023270C" w:rsidP="00E16998">
      <w:pPr>
        <w:rPr>
          <w:del w:id="8644" w:author="Summer 2023 updates" w:date="2024-07-31T13:42:00Z"/>
          <w:rFonts w:cs="Times New Roman"/>
          <w:color w:val="000000" w:themeColor="text1"/>
        </w:rPr>
      </w:pPr>
      <w:del w:id="8645" w:author="Summer 2023 updates" w:date="2024-07-31T13:42:00Z">
        <w:r w:rsidRPr="0023270C">
          <w:rPr>
            <w:rFonts w:cs="Times New Roman"/>
            <w:color w:val="000000" w:themeColor="text1"/>
          </w:rPr>
          <w:delText>Creates, researches, and analyzes contemporary di</w:delText>
        </w:r>
        <w:r>
          <w:rPr>
            <w:rFonts w:cs="Times New Roman"/>
            <w:color w:val="000000" w:themeColor="text1"/>
          </w:rPr>
          <w:delText xml:space="preserve">gital photography. Readings and </w:delText>
        </w:r>
        <w:r w:rsidRPr="0023270C">
          <w:rPr>
            <w:rFonts w:cs="Times New Roman"/>
            <w:color w:val="000000" w:themeColor="text1"/>
          </w:rPr>
          <w:delText xml:space="preserve">writings support the weekly production of imagery. </w:delText>
        </w:r>
        <w:r>
          <w:rPr>
            <w:rFonts w:cs="Times New Roman"/>
            <w:color w:val="000000" w:themeColor="text1"/>
          </w:rPr>
          <w:delText xml:space="preserve">Technical skills include camera </w:delText>
        </w:r>
        <w:r w:rsidRPr="0023270C">
          <w:rPr>
            <w:rFonts w:cs="Times New Roman"/>
            <w:color w:val="000000" w:themeColor="text1"/>
          </w:rPr>
          <w:delText>functions, Adobe Photoshop, and Adobe Lightroom. Cameras and software provided.</w:delText>
        </w:r>
        <w:bookmarkStart w:id="8646" w:name="ART228"/>
      </w:del>
    </w:p>
    <w:p w14:paraId="3274C297" w14:textId="77777777" w:rsidR="00254D5A" w:rsidRPr="003C1E04" w:rsidRDefault="003C1E04" w:rsidP="002C773D">
      <w:pPr>
        <w:spacing w:before="40" w:after="0"/>
        <w:rPr>
          <w:moveFrom w:id="8647" w:author="Summer 2023 updates" w:date="2024-07-31T13:42:00Z"/>
          <w:rFonts w:cs="Times New Roman"/>
          <w:b/>
          <w:color w:val="000000" w:themeColor="text1"/>
        </w:rPr>
        <w:pPrChange w:id="8648" w:author="Summer 2023 updates" w:date="2024-07-31T13:42:00Z">
          <w:pPr>
            <w:spacing w:after="0"/>
          </w:pPr>
        </w:pPrChange>
      </w:pPr>
      <w:del w:id="8649" w:author="Summer 2023 updates" w:date="2024-07-31T13:42:00Z">
        <w:r w:rsidRPr="003C1E04">
          <w:rPr>
            <w:rFonts w:cs="Times New Roman"/>
            <w:b/>
            <w:color w:val="000000" w:themeColor="text1"/>
          </w:rPr>
          <w:delText>ART-328</w:delText>
        </w:r>
      </w:del>
      <w:moveFromRangeStart w:id="8650" w:author="Summer 2023 updates" w:date="2024-07-31T13:42:00Z" w:name="move173325807"/>
      <w:moveFrom w:id="8651" w:author="Summer 2023 updates" w:date="2024-07-31T13:42:00Z">
        <w:r w:rsidR="00254D5A" w:rsidRPr="003C1E04">
          <w:rPr>
            <w:rFonts w:cs="Times New Roman"/>
            <w:b/>
            <w:color w:val="000000" w:themeColor="text1"/>
          </w:rPr>
          <w:t xml:space="preserve"> Art and Industry </w:t>
        </w:r>
      </w:moveFrom>
    </w:p>
    <w:p w14:paraId="4459EB8E" w14:textId="77777777" w:rsidR="00254D5A" w:rsidRDefault="00254D5A" w:rsidP="00D8589D">
      <w:pPr>
        <w:rPr>
          <w:moveFrom w:id="8652" w:author="Summer 2023 updates" w:date="2024-07-31T13:42:00Z"/>
          <w:rPrChange w:id="8653" w:author="Summer 2023 updates" w:date="2024-07-31T13:42:00Z">
            <w:rPr>
              <w:moveFrom w:id="8654" w:author="Summer 2023 updates" w:date="2024-07-31T13:42:00Z"/>
              <w:color w:val="000000" w:themeColor="text1"/>
            </w:rPr>
          </w:rPrChange>
        </w:rPr>
      </w:pPr>
      <w:moveFrom w:id="8655" w:author="Summer 2023 updates" w:date="2024-07-31T13:42:00Z">
        <w:r w:rsidRPr="003C1E04">
          <w:rPr>
            <w:rPrChange w:id="8656" w:author="Summer 2023 updates" w:date="2024-07-31T13:42:00Z">
              <w:rPr>
                <w:color w:val="000000" w:themeColor="text1"/>
              </w:rPr>
            </w:rPrChange>
          </w:rPr>
          <w:t>Explores the relationship between art, mass production and the steady, habitual effort of making. Topics of inquiry include the Arts and Crafts Movement, the birth of industry and technology, and how 20th and 21st-century artists have responded to the frenzy of mass production and consumerism. Artworks are created using varying methods of mass production such as tile making, mold making and surface decoration techniques as a way to explore repetitive modes of making.</w:t>
        </w:r>
      </w:moveFrom>
    </w:p>
    <w:bookmarkEnd w:id="8646"/>
    <w:moveFromRangeEnd w:id="8650"/>
    <w:p w14:paraId="2382A3B5" w14:textId="21FE439E" w:rsidR="00D954A7" w:rsidRPr="00424939" w:rsidRDefault="00D954A7" w:rsidP="002C773D">
      <w:pPr>
        <w:spacing w:before="40" w:after="0"/>
        <w:rPr>
          <w:rFonts w:cs="Times New Roman"/>
          <w:b/>
          <w:color w:val="000000" w:themeColor="text1"/>
        </w:rPr>
        <w:pPrChange w:id="8657" w:author="Summer 2023 updates" w:date="2024-07-31T13:42:00Z">
          <w:pPr>
            <w:spacing w:after="0"/>
          </w:pPr>
        </w:pPrChange>
      </w:pPr>
      <w:r w:rsidRPr="00424939">
        <w:rPr>
          <w:rFonts w:cs="Times New Roman"/>
          <w:b/>
          <w:color w:val="000000" w:themeColor="text1"/>
        </w:rPr>
        <w:t>ART-</w:t>
      </w:r>
      <w:r w:rsidR="00D2445C">
        <w:rPr>
          <w:rFonts w:cs="Times New Roman"/>
          <w:b/>
          <w:color w:val="000000" w:themeColor="text1"/>
        </w:rPr>
        <w:t xml:space="preserve">330 Methods of Teaching </w:t>
      </w:r>
      <w:r w:rsidRPr="00424939">
        <w:rPr>
          <w:rFonts w:cs="Times New Roman"/>
          <w:b/>
          <w:color w:val="000000" w:themeColor="text1"/>
        </w:rPr>
        <w:t xml:space="preserve">Art </w:t>
      </w:r>
      <w:r w:rsidR="00D2445C">
        <w:rPr>
          <w:rFonts w:cs="Times New Roman"/>
          <w:b/>
          <w:color w:val="000000" w:themeColor="text1"/>
        </w:rPr>
        <w:t>K</w:t>
      </w:r>
      <w:r w:rsidR="009234AF">
        <w:rPr>
          <w:rFonts w:cs="Times New Roman"/>
          <w:b/>
          <w:color w:val="000000" w:themeColor="text1"/>
        </w:rPr>
        <w:t>–</w:t>
      </w:r>
      <w:r w:rsidR="00D2445C">
        <w:rPr>
          <w:rFonts w:cs="Times New Roman"/>
          <w:b/>
          <w:color w:val="000000" w:themeColor="text1"/>
        </w:rPr>
        <w:t>12</w:t>
      </w:r>
    </w:p>
    <w:p w14:paraId="65CF091B" w14:textId="48AE721D" w:rsidR="00D954A7" w:rsidRPr="00424939" w:rsidRDefault="00D2445C" w:rsidP="002C773D">
      <w:pPr>
        <w:rPr>
          <w:rPrChange w:id="8658" w:author="Summer 2023 updates" w:date="2024-07-31T13:42:00Z">
            <w:rPr>
              <w:color w:val="000000" w:themeColor="text1"/>
            </w:rPr>
          </w:rPrChange>
        </w:rPr>
      </w:pPr>
      <w:r>
        <w:rPr>
          <w:rPrChange w:id="8659" w:author="Summer 2023 updates" w:date="2024-07-31T13:42:00Z">
            <w:rPr>
              <w:color w:val="000000" w:themeColor="text1"/>
            </w:rPr>
          </w:rPrChange>
        </w:rPr>
        <w:t>I</w:t>
      </w:r>
      <w:r w:rsidR="00D954A7" w:rsidRPr="00424939">
        <w:rPr>
          <w:rPrChange w:id="8660" w:author="Summer 2023 updates" w:date="2024-07-31T13:42:00Z">
            <w:rPr>
              <w:color w:val="000000" w:themeColor="text1"/>
            </w:rPr>
          </w:rPrChange>
        </w:rPr>
        <w:t>ncludes discussion, lecture, and studio</w:t>
      </w:r>
      <w:r>
        <w:rPr>
          <w:rPrChange w:id="8661" w:author="Summer 2023 updates" w:date="2024-07-31T13:42:00Z">
            <w:rPr>
              <w:color w:val="000000" w:themeColor="text1"/>
            </w:rPr>
          </w:rPrChange>
        </w:rPr>
        <w:t xml:space="preserve"> work</w:t>
      </w:r>
      <w:r w:rsidR="00D954A7" w:rsidRPr="00424939">
        <w:rPr>
          <w:rPrChange w:id="8662" w:author="Summer 2023 updates" w:date="2024-07-31T13:42:00Z">
            <w:rPr>
              <w:color w:val="000000" w:themeColor="text1"/>
            </w:rPr>
          </w:rPrChange>
        </w:rPr>
        <w:t xml:space="preserve"> on campus, as well as experience in public school classes off campus. This course does not satisfy the College’s general education fine arts core group requirement</w:t>
      </w:r>
      <w:r>
        <w:rPr>
          <w:rPrChange w:id="8663" w:author="Summer 2023 updates" w:date="2024-07-31T13:42:00Z">
            <w:rPr>
              <w:color w:val="000000" w:themeColor="text1"/>
            </w:rPr>
          </w:rPrChange>
        </w:rPr>
        <w:t xml:space="preserve"> </w:t>
      </w:r>
      <w:r w:rsidRPr="003B6569">
        <w:rPr>
          <w:i/>
          <w:rPrChange w:id="8664" w:author="Summer 2023 updates" w:date="2024-07-31T13:42:00Z">
            <w:rPr>
              <w:i/>
              <w:color w:val="000000" w:themeColor="text1"/>
            </w:rPr>
          </w:rPrChange>
        </w:rPr>
        <w:t>nor does it satisfy major or minor requirements or prerequisites for Art of Art History</w:t>
      </w:r>
      <w:r w:rsidR="00D954A7" w:rsidRPr="003B6569">
        <w:rPr>
          <w:i/>
          <w:rPrChange w:id="8665" w:author="Summer 2023 updates" w:date="2024-07-31T13:42:00Z">
            <w:rPr>
              <w:i/>
              <w:color w:val="000000" w:themeColor="text1"/>
            </w:rPr>
          </w:rPrChange>
        </w:rPr>
        <w:t>.</w:t>
      </w:r>
      <w:r w:rsidR="00D954A7" w:rsidRPr="00424939">
        <w:rPr>
          <w:rPrChange w:id="8666" w:author="Summer 2023 updates" w:date="2024-07-31T13:42:00Z">
            <w:rPr>
              <w:color w:val="000000" w:themeColor="text1"/>
            </w:rPr>
          </w:rPrChange>
        </w:rPr>
        <w:t xml:space="preserve"> </w:t>
      </w:r>
      <w:r w:rsidR="00D954A7" w:rsidRPr="00424939">
        <w:rPr>
          <w:u w:val="single"/>
          <w:rPrChange w:id="8667" w:author="Summer 2023 updates" w:date="2024-07-31T13:42:00Z">
            <w:rPr>
              <w:color w:val="000000" w:themeColor="text1"/>
              <w:u w:val="single"/>
            </w:rPr>
          </w:rPrChange>
        </w:rPr>
        <w:t>Prerequisite</w:t>
      </w:r>
      <w:r w:rsidR="00D954A7" w:rsidRPr="00424939">
        <w:rPr>
          <w:rPrChange w:id="8668" w:author="Summer 2023 updates" w:date="2024-07-31T13:42:00Z">
            <w:rPr>
              <w:color w:val="000000" w:themeColor="text1"/>
            </w:rPr>
          </w:rPrChange>
        </w:rPr>
        <w:t>: art major or minor</w:t>
      </w:r>
      <w:r w:rsidR="00B8454E" w:rsidRPr="00424939">
        <w:rPr>
          <w:rPrChange w:id="8669" w:author="Summer 2023 updates" w:date="2024-07-31T13:42:00Z">
            <w:rPr>
              <w:color w:val="000000" w:themeColor="text1"/>
            </w:rPr>
          </w:rPrChange>
        </w:rPr>
        <w:fldChar w:fldCharType="begin"/>
      </w:r>
      <w:r w:rsidR="00B8454E" w:rsidRPr="00424939">
        <w:rPr>
          <w:rPrChange w:id="8670" w:author="Summer 2023 updates" w:date="2024-07-31T13:42:00Z">
            <w:rPr>
              <w:color w:val="000000" w:themeColor="text1"/>
            </w:rPr>
          </w:rPrChange>
        </w:rPr>
        <w:instrText xml:space="preserve"> XE "</w:instrText>
      </w:r>
      <w:del w:id="8671" w:author="Summer 2023 updates" w:date="2024-07-31T13:42:00Z">
        <w:r w:rsidR="00B8454E" w:rsidRPr="00424939">
          <w:rPr>
            <w:rStyle w:val="Strong"/>
            <w:rFonts w:ascii="Garamond" w:hAnsi="Garamond"/>
            <w:color w:val="000000" w:themeColor="text1"/>
          </w:rPr>
          <w:delInstrText>minor</w:delInstrText>
        </w:r>
      </w:del>
      <w:ins w:id="8672"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8673" w:author="Summer 2023 updates" w:date="2024-07-31T13:42:00Z">
            <w:rPr>
              <w:color w:val="000000" w:themeColor="text1"/>
            </w:rPr>
          </w:rPrChange>
        </w:rPr>
        <w:instrText xml:space="preserve">" </w:instrText>
      </w:r>
      <w:r w:rsidR="00B8454E" w:rsidRPr="00424939">
        <w:rPr>
          <w:rPrChange w:id="8674" w:author="Summer 2023 updates" w:date="2024-07-31T13:42:00Z">
            <w:rPr>
              <w:color w:val="000000" w:themeColor="text1"/>
            </w:rPr>
          </w:rPrChange>
        </w:rPr>
        <w:fldChar w:fldCharType="end"/>
      </w:r>
      <w:r w:rsidR="00D954A7" w:rsidRPr="00424939">
        <w:rPr>
          <w:rPrChange w:id="8675" w:author="Summer 2023 updates" w:date="2024-07-31T13:42:00Z">
            <w:rPr>
              <w:color w:val="000000" w:themeColor="text1"/>
            </w:rPr>
          </w:rPrChange>
        </w:rPr>
        <w:t xml:space="preserve"> and admission to the Education</w:t>
      </w:r>
      <w:r w:rsidR="00B8454E" w:rsidRPr="00424939">
        <w:rPr>
          <w:rPrChange w:id="8676" w:author="Summer 2023 updates" w:date="2024-07-31T13:42:00Z">
            <w:rPr>
              <w:color w:val="000000" w:themeColor="text1"/>
            </w:rPr>
          </w:rPrChange>
        </w:rPr>
        <w:fldChar w:fldCharType="begin"/>
      </w:r>
      <w:r w:rsidR="00B8454E" w:rsidRPr="00424939">
        <w:rPr>
          <w:rPrChange w:id="8677" w:author="Summer 2023 updates" w:date="2024-07-31T13:42:00Z">
            <w:rPr>
              <w:color w:val="000000" w:themeColor="text1"/>
            </w:rPr>
          </w:rPrChange>
        </w:rPr>
        <w:instrText xml:space="preserve"> XE "Education" </w:instrText>
      </w:r>
      <w:r w:rsidR="00B8454E" w:rsidRPr="00424939">
        <w:rPr>
          <w:rPrChange w:id="8678" w:author="Summer 2023 updates" w:date="2024-07-31T13:42:00Z">
            <w:rPr>
              <w:color w:val="000000" w:themeColor="text1"/>
            </w:rPr>
          </w:rPrChange>
        </w:rPr>
        <w:fldChar w:fldCharType="end"/>
      </w:r>
      <w:r w:rsidR="00D954A7" w:rsidRPr="00424939">
        <w:rPr>
          <w:rPrChange w:id="8679" w:author="Summer 2023 updates" w:date="2024-07-31T13:42:00Z">
            <w:rPr>
              <w:color w:val="000000" w:themeColor="text1"/>
            </w:rPr>
          </w:rPrChange>
        </w:rPr>
        <w:t xml:space="preserve"> Program. </w:t>
      </w:r>
    </w:p>
    <w:p w14:paraId="65223310" w14:textId="675C9FF8" w:rsidR="00FD2B31" w:rsidRPr="0033783A" w:rsidRDefault="00FD2B31" w:rsidP="002C773D">
      <w:pPr>
        <w:spacing w:before="40" w:after="0"/>
        <w:rPr>
          <w:rFonts w:cs="Times New Roman"/>
          <w:b/>
          <w:color w:val="000000" w:themeColor="text1"/>
        </w:rPr>
        <w:pPrChange w:id="8680" w:author="Summer 2023 updates" w:date="2024-07-31T13:42:00Z">
          <w:pPr>
            <w:spacing w:after="0"/>
          </w:pPr>
        </w:pPrChange>
      </w:pPr>
      <w:r w:rsidRPr="00FD2B31">
        <w:rPr>
          <w:rFonts w:cs="Times New Roman"/>
          <w:b/>
          <w:color w:val="000000" w:themeColor="text1"/>
        </w:rPr>
        <w:t>ART-</w:t>
      </w:r>
      <w:del w:id="8681" w:author="Summer 2023 updates" w:date="2024-07-31T13:42:00Z">
        <w:r w:rsidR="00D2445C">
          <w:rPr>
            <w:rFonts w:cs="Times New Roman"/>
            <w:b/>
            <w:color w:val="000000" w:themeColor="text1"/>
          </w:rPr>
          <w:delText>3</w:delText>
        </w:r>
        <w:r w:rsidR="00D954A7" w:rsidRPr="00424939">
          <w:rPr>
            <w:rFonts w:cs="Times New Roman"/>
            <w:b/>
            <w:color w:val="000000" w:themeColor="text1"/>
          </w:rPr>
          <w:delText xml:space="preserve">31 Open Studio </w:delText>
        </w:r>
      </w:del>
      <w:ins w:id="8682" w:author="Summer 2023 updates" w:date="2024-07-31T13:42:00Z">
        <w:r w:rsidRPr="00FD2B31">
          <w:rPr>
            <w:rFonts w:cs="Times New Roman"/>
            <w:b/>
            <w:color w:val="000000" w:themeColor="text1"/>
          </w:rPr>
          <w:t>340 Advanced</w:t>
        </w:r>
        <w:r w:rsidRPr="0033783A">
          <w:rPr>
            <w:rFonts w:cs="Times New Roman"/>
            <w:b/>
            <w:color w:val="000000" w:themeColor="text1"/>
          </w:rPr>
          <w:t xml:space="preserve"> </w:t>
        </w:r>
        <w:r>
          <w:rPr>
            <w:rFonts w:cs="Times New Roman"/>
            <w:b/>
            <w:color w:val="000000" w:themeColor="text1"/>
          </w:rPr>
          <w:t>2</w:t>
        </w:r>
        <w:r w:rsidRPr="0033783A">
          <w:rPr>
            <w:rFonts w:cs="Times New Roman"/>
            <w:b/>
            <w:color w:val="000000" w:themeColor="text1"/>
          </w:rPr>
          <w:t>D</w:t>
        </w:r>
        <w:r>
          <w:rPr>
            <w:rFonts w:cs="Times New Roman"/>
            <w:b/>
            <w:color w:val="000000" w:themeColor="text1"/>
          </w:rPr>
          <w:t xml:space="preserve"> Research I</w:t>
        </w:r>
      </w:ins>
    </w:p>
    <w:p w14:paraId="6C0DE84B" w14:textId="6771DA56" w:rsidR="00FD2B31" w:rsidRPr="00A2557D" w:rsidRDefault="00D2445C" w:rsidP="00FD2B31">
      <w:pPr>
        <w:rPr>
          <w:ins w:id="8683" w:author="Summer 2023 updates" w:date="2024-07-31T13:42:00Z"/>
          <w:rFonts w:cs="Times New Roman"/>
          <w:color w:val="000000" w:themeColor="text1"/>
        </w:rPr>
      </w:pPr>
      <w:del w:id="8684" w:author="Summer 2023 updates" w:date="2024-07-31T13:42:00Z">
        <w:r>
          <w:rPr>
            <w:rFonts w:cs="Times New Roman"/>
            <w:color w:val="000000" w:themeColor="text1"/>
            <w:highlight w:val="white"/>
          </w:rPr>
          <w:delText>Provides an opportunity for i</w:delText>
        </w:r>
        <w:r w:rsidR="00D954A7" w:rsidRPr="00424939">
          <w:rPr>
            <w:rFonts w:cs="Times New Roman"/>
            <w:color w:val="000000" w:themeColor="text1"/>
            <w:highlight w:val="white"/>
          </w:rPr>
          <w:delText>ndependent work in the studio with a midterm and final critique.</w:delText>
        </w:r>
      </w:del>
      <w:ins w:id="8685" w:author="Summer 2023 updates" w:date="2024-07-31T13:42:00Z">
        <w:r w:rsidR="00FD2B31">
          <w:rPr>
            <w:rFonts w:cs="Times New Roman"/>
            <w:color w:val="000000" w:themeColor="text1"/>
          </w:rPr>
          <w:t>Focuses on the conceptual, aesthetic, and technical skills necessary to create more advanced and sophisticated artworks. Designed to build upon the foundations provided in one of the following prerequisite courses: ART-115 Drawing, ART-125 Painting, ART-175 Printmaking.</w:t>
        </w:r>
      </w:ins>
    </w:p>
    <w:p w14:paraId="36965335" w14:textId="77777777" w:rsidR="00D954A7" w:rsidRPr="00424939" w:rsidRDefault="00F82A18" w:rsidP="00D954A7">
      <w:pPr>
        <w:rPr>
          <w:del w:id="8686" w:author="Summer 2023 updates" w:date="2024-07-31T13:42:00Z"/>
          <w:rFonts w:cs="Times New Roman"/>
          <w:color w:val="000000" w:themeColor="text1"/>
        </w:rPr>
      </w:pPr>
      <w:moveFromRangeStart w:id="8687" w:author="Summer 2023 updates" w:date="2024-07-31T13:42:00Z" w:name="move173325804"/>
      <w:moveFrom w:id="8688" w:author="Summer 2023 updates" w:date="2024-07-31T13:42:00Z">
        <w:r w:rsidRPr="00424939">
          <w:rPr>
            <w:color w:val="000000" w:themeColor="text1"/>
            <w:rPrChange w:id="8689" w:author="Summer 2023 updates" w:date="2024-07-31T13:42:00Z">
              <w:rPr>
                <w:color w:val="000000" w:themeColor="text1"/>
                <w:highlight w:val="white"/>
              </w:rPr>
            </w:rPrChange>
          </w:rPr>
          <w:t xml:space="preserve"> </w:t>
        </w:r>
        <w:r w:rsidR="00A7479E" w:rsidRPr="00424939">
          <w:rPr>
            <w:color w:val="000000" w:themeColor="text1"/>
            <w:rPrChange w:id="8690" w:author="Summer 2023 updates" w:date="2024-07-31T13:42:00Z">
              <w:rPr>
                <w:color w:val="000000" w:themeColor="text1"/>
                <w:highlight w:val="white"/>
              </w:rPr>
            </w:rPrChange>
          </w:rPr>
          <w:t>P/NP</w:t>
        </w:r>
        <w:r w:rsidRPr="00424939">
          <w:rPr>
            <w:color w:val="000000" w:themeColor="text1"/>
            <w:rPrChange w:id="8691" w:author="Summer 2023 updates" w:date="2024-07-31T13:42:00Z">
              <w:rPr>
                <w:color w:val="000000" w:themeColor="text1"/>
                <w:highlight w:val="white"/>
              </w:rPr>
            </w:rPrChange>
          </w:rPr>
          <w:t xml:space="preserve"> basis only. </w:t>
        </w:r>
      </w:moveFrom>
      <w:moveFromRangeEnd w:id="8687"/>
      <w:del w:id="8692" w:author="Summer 2023 updates" w:date="2024-07-31T13:42:00Z">
        <w:r w:rsidR="00D954A7" w:rsidRPr="00424939">
          <w:rPr>
            <w:rFonts w:cs="Times New Roman"/>
            <w:color w:val="000000" w:themeColor="text1"/>
            <w:highlight w:val="white"/>
          </w:rPr>
          <w:delText xml:space="preserve">May be taken more than once. </w:delText>
        </w:r>
        <w:r w:rsidR="00D954A7" w:rsidRPr="00424939">
          <w:rPr>
            <w:rFonts w:cs="Times New Roman"/>
            <w:color w:val="000000" w:themeColor="text1"/>
          </w:rPr>
          <w:delText>This course does not satisfy any of the requirements for a major or minor</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D954A7" w:rsidRPr="00424939">
          <w:rPr>
            <w:rFonts w:cs="Times New Roman"/>
            <w:color w:val="000000" w:themeColor="text1"/>
          </w:rPr>
          <w:delText xml:space="preserve"> in art</w:delText>
        </w:r>
        <w:r w:rsidR="00D954A7" w:rsidRPr="00424939">
          <w:rPr>
            <w:rFonts w:cs="Times New Roman"/>
            <w:color w:val="000000" w:themeColor="text1"/>
            <w:highlight w:val="white"/>
          </w:rPr>
          <w:delText>.</w:delText>
        </w:r>
        <w:r w:rsidR="00D954A7" w:rsidRPr="00424939">
          <w:rPr>
            <w:rFonts w:cs="Times New Roman"/>
            <w:color w:val="000000" w:themeColor="text1"/>
          </w:rPr>
          <w:delText xml:space="preserve"> </w:delText>
        </w:r>
        <w:r w:rsidR="00D954A7" w:rsidRPr="00424939">
          <w:rPr>
            <w:rFonts w:cs="Times New Roman"/>
            <w:color w:val="000000" w:themeColor="text1"/>
            <w:highlight w:val="white"/>
            <w:u w:val="single"/>
          </w:rPr>
          <w:delText>Prerequisites</w:delText>
        </w:r>
        <w:r w:rsidR="00D954A7" w:rsidRPr="00424939">
          <w:rPr>
            <w:rFonts w:cs="Times New Roman"/>
            <w:color w:val="000000" w:themeColor="text1"/>
            <w:highlight w:val="white"/>
          </w:rPr>
          <w:delText xml:space="preserve">: </w:delText>
        </w:r>
        <w:r w:rsidR="000F1836">
          <w:rPr>
            <w:rFonts w:cs="Times New Roman"/>
            <w:color w:val="000000" w:themeColor="text1"/>
            <w:highlight w:val="white"/>
          </w:rPr>
          <w:delText>Ceramics: Form, Function, &amp; Meaning (</w:delText>
        </w:r>
        <w:r w:rsidR="00D2445C">
          <w:rPr>
            <w:rFonts w:cs="Times New Roman"/>
            <w:color w:val="000000" w:themeColor="text1"/>
            <w:highlight w:val="white"/>
          </w:rPr>
          <w:delText>A</w:delText>
        </w:r>
        <w:r w:rsidR="003B6569">
          <w:rPr>
            <w:rFonts w:cs="Times New Roman"/>
            <w:color w:val="000000" w:themeColor="text1"/>
            <w:highlight w:val="white"/>
          </w:rPr>
          <w:delText>RT</w:delText>
        </w:r>
        <w:r w:rsidR="00D2445C">
          <w:rPr>
            <w:rFonts w:cs="Times New Roman"/>
            <w:color w:val="000000" w:themeColor="text1"/>
            <w:highlight w:val="white"/>
          </w:rPr>
          <w:delText>-135</w:delText>
        </w:r>
        <w:r w:rsidR="000F1836">
          <w:rPr>
            <w:rFonts w:cs="Times New Roman"/>
            <w:color w:val="000000" w:themeColor="text1"/>
            <w:highlight w:val="white"/>
          </w:rPr>
          <w:delText>)</w:delText>
        </w:r>
        <w:r w:rsidR="00D2445C">
          <w:rPr>
            <w:rFonts w:cs="Times New Roman"/>
            <w:color w:val="000000" w:themeColor="text1"/>
            <w:highlight w:val="white"/>
          </w:rPr>
          <w:delText xml:space="preserve"> or consent of instructor.</w:delText>
        </w:r>
      </w:del>
    </w:p>
    <w:p w14:paraId="4002FAC9" w14:textId="77777777" w:rsidR="00D954A7" w:rsidRPr="00424939" w:rsidRDefault="00D954A7" w:rsidP="00D954A7">
      <w:pPr>
        <w:spacing w:after="0"/>
        <w:rPr>
          <w:del w:id="8693" w:author="Summer 2023 updates" w:date="2024-07-31T13:42:00Z"/>
          <w:rFonts w:cs="Times New Roman"/>
          <w:b/>
          <w:color w:val="000000" w:themeColor="text1"/>
        </w:rPr>
      </w:pPr>
      <w:del w:id="8694" w:author="Summer 2023 updates" w:date="2024-07-31T13:42:00Z">
        <w:r w:rsidRPr="00424939">
          <w:rPr>
            <w:rFonts w:cs="Times New Roman"/>
            <w:b/>
            <w:color w:val="000000" w:themeColor="text1"/>
          </w:rPr>
          <w:delText>ART-</w:delText>
        </w:r>
        <w:r w:rsidR="00D2445C">
          <w:rPr>
            <w:rFonts w:cs="Times New Roman"/>
            <w:b/>
            <w:color w:val="000000" w:themeColor="text1"/>
          </w:rPr>
          <w:delText>3</w:delText>
        </w:r>
        <w:r w:rsidRPr="00424939">
          <w:rPr>
            <w:rFonts w:cs="Times New Roman"/>
            <w:b/>
            <w:color w:val="000000" w:themeColor="text1"/>
          </w:rPr>
          <w:delText>52 Mark Making</w:delText>
        </w:r>
      </w:del>
    </w:p>
    <w:p w14:paraId="4D5BC563" w14:textId="77777777" w:rsidR="00D954A7" w:rsidRDefault="00D2445C" w:rsidP="00D954A7">
      <w:pPr>
        <w:rPr>
          <w:del w:id="8695" w:author="Summer 2023 updates" w:date="2024-07-31T13:42:00Z"/>
          <w:rFonts w:cs="Times New Roman"/>
          <w:color w:val="000000" w:themeColor="text1"/>
        </w:rPr>
      </w:pPr>
      <w:del w:id="8696" w:author="Summer 2023 updates" w:date="2024-07-31T13:42:00Z">
        <w:r>
          <w:rPr>
            <w:rFonts w:cs="Times New Roman"/>
            <w:color w:val="000000" w:themeColor="text1"/>
            <w:highlight w:val="white"/>
          </w:rPr>
          <w:delText xml:space="preserve">Offers instruction on </w:delText>
        </w:r>
        <w:r w:rsidR="00D954A7" w:rsidRPr="00424939">
          <w:rPr>
            <w:rFonts w:cs="Times New Roman"/>
            <w:color w:val="000000" w:themeColor="text1"/>
            <w:highlight w:val="white"/>
          </w:rPr>
          <w:delText xml:space="preserve">materials and techniques that involve mark making. These may include painting and drawing on various surfaces, or digital painting. Through guided projects and independent work, students explore the connections between form and expression, with the aim of developing a visual language that is uniquely their own.  </w:delText>
        </w:r>
        <w:r w:rsidR="00D954A7" w:rsidRPr="00424939">
          <w:rPr>
            <w:rFonts w:cs="Times New Roman"/>
            <w:color w:val="000000" w:themeColor="text1"/>
            <w:highlight w:val="white"/>
            <w:u w:val="single"/>
          </w:rPr>
          <w:delText>Prerequisite:</w:delText>
        </w:r>
        <w:r w:rsidR="00D954A7" w:rsidRPr="00424939">
          <w:rPr>
            <w:rFonts w:cs="Times New Roman"/>
            <w:color w:val="000000" w:themeColor="text1"/>
            <w:highlight w:val="white"/>
          </w:rPr>
          <w:delText xml:space="preserve"> any 100-level ART- course.</w:delText>
        </w:r>
      </w:del>
    </w:p>
    <w:p w14:paraId="6C956C45" w14:textId="0BBB0D98" w:rsidR="00FD2B31" w:rsidRPr="0033783A" w:rsidRDefault="00FD2B31" w:rsidP="002C773D">
      <w:pPr>
        <w:spacing w:before="40" w:after="0"/>
        <w:rPr>
          <w:rFonts w:cs="Times New Roman"/>
          <w:b/>
          <w:color w:val="000000" w:themeColor="text1"/>
        </w:rPr>
        <w:pPrChange w:id="8697" w:author="Summer 2023 updates" w:date="2024-07-31T13:42:00Z">
          <w:pPr>
            <w:spacing w:after="0"/>
          </w:pPr>
        </w:pPrChange>
      </w:pPr>
      <w:r w:rsidRPr="00FD2B31">
        <w:rPr>
          <w:rFonts w:cs="Times New Roman"/>
          <w:b/>
          <w:color w:val="000000" w:themeColor="text1"/>
        </w:rPr>
        <w:t>ART</w:t>
      </w:r>
      <w:del w:id="8698" w:author="Summer 2023 updates" w:date="2024-07-31T13:42:00Z">
        <w:r w:rsidR="0033783A">
          <w:rPr>
            <w:rFonts w:cs="Times New Roman"/>
            <w:b/>
            <w:color w:val="000000" w:themeColor="text1"/>
          </w:rPr>
          <w:delText xml:space="preserve"> 360</w:delText>
        </w:r>
      </w:del>
      <w:ins w:id="8699" w:author="Summer 2023 updates" w:date="2024-07-31T13:42:00Z">
        <w:r w:rsidRPr="00FD2B31">
          <w:rPr>
            <w:rFonts w:cs="Times New Roman"/>
            <w:b/>
            <w:color w:val="000000" w:themeColor="text1"/>
          </w:rPr>
          <w:t>-345</w:t>
        </w:r>
      </w:ins>
      <w:r w:rsidRPr="00FD2B31">
        <w:rPr>
          <w:rFonts w:cs="Times New Roman"/>
          <w:b/>
          <w:color w:val="000000" w:themeColor="text1"/>
        </w:rPr>
        <w:t xml:space="preserve"> Advanced</w:t>
      </w:r>
      <w:r w:rsidRPr="0033783A">
        <w:rPr>
          <w:rFonts w:cs="Times New Roman"/>
          <w:b/>
          <w:color w:val="000000" w:themeColor="text1"/>
        </w:rPr>
        <w:t xml:space="preserve"> </w:t>
      </w:r>
      <w:del w:id="8700" w:author="Summer 2023 updates" w:date="2024-07-31T13:42:00Z">
        <w:r w:rsidR="0033783A" w:rsidRPr="0033783A">
          <w:rPr>
            <w:rFonts w:cs="Times New Roman"/>
            <w:b/>
            <w:color w:val="000000" w:themeColor="text1"/>
          </w:rPr>
          <w:delText>3D</w:delText>
        </w:r>
      </w:del>
      <w:ins w:id="8701" w:author="Summer 2023 updates" w:date="2024-07-31T13:42:00Z">
        <w:r>
          <w:rPr>
            <w:rFonts w:cs="Times New Roman"/>
            <w:b/>
            <w:color w:val="000000" w:themeColor="text1"/>
          </w:rPr>
          <w:t>2</w:t>
        </w:r>
        <w:r w:rsidRPr="0033783A">
          <w:rPr>
            <w:rFonts w:cs="Times New Roman"/>
            <w:b/>
            <w:color w:val="000000" w:themeColor="text1"/>
          </w:rPr>
          <w:t>D</w:t>
        </w:r>
        <w:r>
          <w:rPr>
            <w:rFonts w:cs="Times New Roman"/>
            <w:b/>
            <w:color w:val="000000" w:themeColor="text1"/>
          </w:rPr>
          <w:t xml:space="preserve"> Research II</w:t>
        </w:r>
      </w:ins>
    </w:p>
    <w:p w14:paraId="3B6789FA" w14:textId="77777777" w:rsidR="00FD2B31" w:rsidRPr="00A2557D" w:rsidRDefault="00FD2B31" w:rsidP="00FD2B31">
      <w:pPr>
        <w:rPr>
          <w:ins w:id="8702" w:author="Summer 2023 updates" w:date="2024-07-31T13:42:00Z"/>
          <w:rFonts w:cs="Times New Roman"/>
          <w:color w:val="000000" w:themeColor="text1"/>
        </w:rPr>
      </w:pPr>
      <w:r>
        <w:rPr>
          <w:rFonts w:cs="Times New Roman"/>
          <w:color w:val="000000" w:themeColor="text1"/>
        </w:rPr>
        <w:t xml:space="preserve">Focuses on the conceptual, aesthetic, and technical skills necessary to create more advanced and sophisticated artworks. Designed to build </w:t>
      </w:r>
      <w:r w:rsidRPr="00FD2B31">
        <w:rPr>
          <w:rFonts w:cs="Times New Roman"/>
          <w:color w:val="000000" w:themeColor="text1"/>
        </w:rPr>
        <w:t xml:space="preserve">upon the foundations provided in </w:t>
      </w:r>
      <w:ins w:id="8703" w:author="Summer 2023 updates" w:date="2024-07-31T13:42:00Z">
        <w:r w:rsidRPr="00FD2B31">
          <w:rPr>
            <w:rFonts w:cs="Times New Roman"/>
            <w:color w:val="000000" w:themeColor="text1"/>
          </w:rPr>
          <w:t>ART-340 Advanced 2D Research I. Prerequisite course: ART-340 Advanced 2D Research</w:t>
        </w:r>
        <w:r>
          <w:rPr>
            <w:rFonts w:cs="Times New Roman"/>
            <w:color w:val="000000" w:themeColor="text1"/>
          </w:rPr>
          <w:t xml:space="preserve"> I.</w:t>
        </w:r>
      </w:ins>
    </w:p>
    <w:p w14:paraId="0E251FDA" w14:textId="77777777" w:rsidR="00FD2B31" w:rsidRPr="00FD2B31" w:rsidRDefault="00FD2B31" w:rsidP="002C773D">
      <w:pPr>
        <w:spacing w:before="40" w:after="0"/>
        <w:rPr>
          <w:ins w:id="8704" w:author="Summer 2023 updates" w:date="2024-07-31T13:42:00Z"/>
          <w:rFonts w:cs="Times New Roman"/>
          <w:b/>
          <w:color w:val="000000" w:themeColor="text1"/>
        </w:rPr>
      </w:pPr>
      <w:ins w:id="8705" w:author="Summer 2023 updates" w:date="2024-07-31T13:42:00Z">
        <w:r w:rsidRPr="00FD2B31">
          <w:rPr>
            <w:rFonts w:cs="Times New Roman"/>
            <w:b/>
            <w:color w:val="000000" w:themeColor="text1"/>
          </w:rPr>
          <w:t>ART-350 Advanced Digital Research I</w:t>
        </w:r>
      </w:ins>
    </w:p>
    <w:p w14:paraId="4143B47A" w14:textId="22053319" w:rsidR="00FD2B31" w:rsidRPr="00FD2B31" w:rsidRDefault="00FD2B31" w:rsidP="00FD2B31">
      <w:pPr>
        <w:rPr>
          <w:rFonts w:cs="Times New Roman"/>
          <w:color w:val="000000" w:themeColor="text1"/>
        </w:rPr>
      </w:pPr>
      <w:ins w:id="8706" w:author="Summer 2023 updates" w:date="2024-07-31T13:42:00Z">
        <w:r w:rsidRPr="00FD2B31">
          <w:rPr>
            <w:rFonts w:cs="Times New Roman"/>
            <w:color w:val="000000" w:themeColor="text1"/>
          </w:rPr>
          <w:t xml:space="preserve">Focuses on the conceptual, aesthetic, and technical skills necessary to create more advanced and sophisticated artworks. Designed to build upon the foundations provided in </w:t>
        </w:r>
      </w:ins>
      <w:r w:rsidRPr="00FD2B31">
        <w:rPr>
          <w:rFonts w:cs="Times New Roman"/>
          <w:color w:val="000000" w:themeColor="text1"/>
        </w:rPr>
        <w:t xml:space="preserve">beginning-level </w:t>
      </w:r>
      <w:del w:id="8707" w:author="Summer 2023 updates" w:date="2024-07-31T13:42:00Z">
        <w:r w:rsidR="0033783A" w:rsidRPr="0033783A">
          <w:rPr>
            <w:rFonts w:cs="Times New Roman"/>
            <w:color w:val="000000" w:themeColor="text1"/>
          </w:rPr>
          <w:delText xml:space="preserve">Ceramics and Sculpture classes. </w:delText>
        </w:r>
        <w:r w:rsidR="0033783A" w:rsidRPr="008B645D">
          <w:rPr>
            <w:rFonts w:cs="Times New Roman"/>
            <w:color w:val="000000" w:themeColor="text1"/>
            <w:u w:val="single"/>
          </w:rPr>
          <w:delText>Prerequisite</w:delText>
        </w:r>
        <w:r w:rsidR="0033783A">
          <w:rPr>
            <w:rFonts w:cs="Times New Roman"/>
            <w:color w:val="000000" w:themeColor="text1"/>
          </w:rPr>
          <w:delText xml:space="preserve">: any 100-level ART </w:delText>
        </w:r>
        <w:r w:rsidR="0033783A" w:rsidRPr="0033783A">
          <w:rPr>
            <w:rFonts w:cs="Times New Roman"/>
            <w:color w:val="000000" w:themeColor="text1"/>
          </w:rPr>
          <w:delText>course</w:delText>
        </w:r>
      </w:del>
      <w:ins w:id="8708" w:author="Summer 2023 updates" w:date="2024-07-31T13:42:00Z">
        <w:r w:rsidRPr="00FD2B31">
          <w:rPr>
            <w:rFonts w:cs="Times New Roman"/>
            <w:color w:val="000000" w:themeColor="text1"/>
          </w:rPr>
          <w:t>work in one of the following prerequisite courses: ART-145 Digital Studio, ART-150 Time-Based Med</w:t>
        </w:r>
        <w:r w:rsidR="002C773D">
          <w:rPr>
            <w:rFonts w:cs="Times New Roman"/>
            <w:color w:val="000000" w:themeColor="text1"/>
          </w:rPr>
          <w:t>ia, ART-104 Digital Photography</w:t>
        </w:r>
      </w:ins>
      <w:r w:rsidRPr="00FD2B31">
        <w:rPr>
          <w:rFonts w:cs="Times New Roman"/>
          <w:color w:val="000000" w:themeColor="text1"/>
        </w:rPr>
        <w:t>.</w:t>
      </w:r>
    </w:p>
    <w:p w14:paraId="5D6F94B2" w14:textId="77777777" w:rsidR="00FD2B31" w:rsidRPr="00FD2B31" w:rsidRDefault="00FD2B31" w:rsidP="002C773D">
      <w:pPr>
        <w:spacing w:before="40" w:after="0"/>
        <w:rPr>
          <w:ins w:id="8709" w:author="Summer 2023 updates" w:date="2024-07-31T13:42:00Z"/>
          <w:rFonts w:cs="Times New Roman"/>
          <w:b/>
          <w:color w:val="000000" w:themeColor="text1"/>
        </w:rPr>
      </w:pPr>
      <w:ins w:id="8710" w:author="Summer 2023 updates" w:date="2024-07-31T13:42:00Z">
        <w:r w:rsidRPr="00FD2B31">
          <w:rPr>
            <w:rFonts w:cs="Times New Roman"/>
            <w:b/>
            <w:color w:val="000000" w:themeColor="text1"/>
          </w:rPr>
          <w:t>ART-355 Advanced Digital Research II</w:t>
        </w:r>
      </w:ins>
    </w:p>
    <w:p w14:paraId="1CA84B7B" w14:textId="77777777" w:rsidR="00FD2B31" w:rsidRPr="00A2557D" w:rsidRDefault="00FD2B31" w:rsidP="002C773D">
      <w:pPr>
        <w:rPr>
          <w:ins w:id="8711" w:author="Summer 2023 updates" w:date="2024-07-31T13:42:00Z"/>
        </w:rPr>
      </w:pPr>
      <w:ins w:id="8712" w:author="Summer 2023 updates" w:date="2024-07-31T13:42:00Z">
        <w:r w:rsidRPr="00FD2B31">
          <w:t>Focuses on the conceptual, aesthetic, and technical skills necessary to create more advanced and sophisticated artworks. Designed to build upon the foundations provided in ART-350 Advanced Digital Research I. Prerequisite course: ART-350 Advanced Digital Research I.</w:t>
        </w:r>
      </w:ins>
    </w:p>
    <w:p w14:paraId="291CE4F4" w14:textId="3F913715" w:rsidR="0033783A" w:rsidRPr="0033783A" w:rsidRDefault="0033783A" w:rsidP="002C773D">
      <w:pPr>
        <w:spacing w:before="40" w:after="0"/>
        <w:rPr>
          <w:ins w:id="8713" w:author="Summer 2023 updates" w:date="2024-07-31T13:42:00Z"/>
          <w:rFonts w:cs="Times New Roman"/>
          <w:b/>
          <w:color w:val="000000" w:themeColor="text1"/>
        </w:rPr>
      </w:pPr>
      <w:ins w:id="8714" w:author="Summer 2023 updates" w:date="2024-07-31T13:42:00Z">
        <w:r>
          <w:rPr>
            <w:rFonts w:cs="Times New Roman"/>
            <w:b/>
            <w:color w:val="000000" w:themeColor="text1"/>
          </w:rPr>
          <w:t>ART</w:t>
        </w:r>
        <w:r w:rsidR="00BD4912">
          <w:rPr>
            <w:rFonts w:cs="Times New Roman"/>
            <w:b/>
            <w:color w:val="000000" w:themeColor="text1"/>
          </w:rPr>
          <w:t>-</w:t>
        </w:r>
        <w:r>
          <w:rPr>
            <w:rFonts w:cs="Times New Roman"/>
            <w:b/>
            <w:color w:val="000000" w:themeColor="text1"/>
          </w:rPr>
          <w:t>360</w:t>
        </w:r>
        <w:r w:rsidRPr="0033783A">
          <w:rPr>
            <w:rFonts w:cs="Times New Roman"/>
            <w:b/>
            <w:color w:val="000000" w:themeColor="text1"/>
          </w:rPr>
          <w:t xml:space="preserve"> Advanced 3D</w:t>
        </w:r>
        <w:r w:rsidR="00181A1F">
          <w:rPr>
            <w:rFonts w:cs="Times New Roman"/>
            <w:b/>
            <w:color w:val="000000" w:themeColor="text1"/>
          </w:rPr>
          <w:t xml:space="preserve"> Research I</w:t>
        </w:r>
      </w:ins>
    </w:p>
    <w:p w14:paraId="5672DEA4" w14:textId="5AFE84A8" w:rsidR="0033783A" w:rsidRPr="00424939" w:rsidRDefault="0033783A" w:rsidP="002C773D">
      <w:pPr>
        <w:rPr>
          <w:ins w:id="8715" w:author="Summer 2023 updates" w:date="2024-07-31T13:42:00Z"/>
        </w:rPr>
      </w:pPr>
      <w:ins w:id="8716" w:author="Summer 2023 updates" w:date="2024-07-31T13:42:00Z">
        <w:r w:rsidRPr="0033783A">
          <w:t xml:space="preserve">Focuses on the conceptual, aesthetic, and technical </w:t>
        </w:r>
        <w:r>
          <w:t xml:space="preserve">skills necessary to create more </w:t>
        </w:r>
        <w:r w:rsidRPr="0033783A">
          <w:t>advanced and sophisticated artworks. Designed to buil</w:t>
        </w:r>
        <w:r>
          <w:t xml:space="preserve">d upon the foundations provided </w:t>
        </w:r>
        <w:r w:rsidRPr="0033783A">
          <w:t xml:space="preserve">in beginning-level </w:t>
        </w:r>
        <w:r w:rsidR="00181A1F">
          <w:t>work in one of the following prerequisite courses: ART-135 Ceramics: Form, Function, and Meaning; ART-105 Narrative Ceramics; ART-103 Ceramic Sculpture; ART-131 Sculpture: Do, Undo, Redo; ART-102 Sculpture: Material Investigations; ART-110 Installation Art.</w:t>
        </w:r>
      </w:ins>
    </w:p>
    <w:p w14:paraId="331D1B8C" w14:textId="77777777" w:rsidR="002C773D" w:rsidRDefault="002C773D">
      <w:pPr>
        <w:spacing w:after="200" w:line="276" w:lineRule="auto"/>
        <w:rPr>
          <w:ins w:id="8717" w:author="Summer 2023 updates" w:date="2024-07-31T13:42:00Z"/>
          <w:rFonts w:cs="Times New Roman"/>
          <w:b/>
          <w:color w:val="000000" w:themeColor="text1"/>
        </w:rPr>
      </w:pPr>
      <w:ins w:id="8718" w:author="Summer 2023 updates" w:date="2024-07-31T13:42:00Z">
        <w:r>
          <w:rPr>
            <w:rFonts w:cs="Times New Roman"/>
            <w:b/>
            <w:color w:val="000000" w:themeColor="text1"/>
          </w:rPr>
          <w:br w:type="page"/>
        </w:r>
      </w:ins>
    </w:p>
    <w:p w14:paraId="75D1EF61" w14:textId="6A4D50AE" w:rsidR="00CE7315" w:rsidRDefault="003B6569" w:rsidP="002C773D">
      <w:pPr>
        <w:spacing w:before="40" w:after="0"/>
        <w:rPr>
          <w:rFonts w:cs="Times New Roman"/>
          <w:b/>
          <w:color w:val="000000" w:themeColor="text1"/>
        </w:rPr>
        <w:pPrChange w:id="8719" w:author="Summer 2023 updates" w:date="2024-07-31T13:42:00Z">
          <w:pPr>
            <w:spacing w:after="0"/>
          </w:pPr>
        </w:pPrChange>
      </w:pPr>
      <w:r>
        <w:rPr>
          <w:rFonts w:cs="Times New Roman"/>
          <w:b/>
          <w:color w:val="000000" w:themeColor="text1"/>
        </w:rPr>
        <w:t>ART-361</w:t>
      </w:r>
      <w:r w:rsidR="00D954A7" w:rsidRPr="00424939">
        <w:rPr>
          <w:rFonts w:cs="Times New Roman"/>
          <w:b/>
          <w:color w:val="000000" w:themeColor="text1"/>
        </w:rPr>
        <w:t xml:space="preserve"> </w:t>
      </w:r>
      <w:r w:rsidR="0079367D">
        <w:rPr>
          <w:rFonts w:cs="Times New Roman"/>
          <w:b/>
          <w:color w:val="000000" w:themeColor="text1"/>
        </w:rPr>
        <w:t>Documentary</w:t>
      </w:r>
    </w:p>
    <w:p w14:paraId="160C49F1" w14:textId="118299CD" w:rsidR="00082E70" w:rsidRDefault="00CE7315" w:rsidP="002C773D">
      <w:pPr>
        <w:rPr>
          <w:rPrChange w:id="8720" w:author="Summer 2023 updates" w:date="2024-07-31T13:42:00Z">
            <w:rPr>
              <w:color w:val="000000" w:themeColor="text1"/>
            </w:rPr>
          </w:rPrChange>
        </w:rPr>
        <w:pPrChange w:id="8721" w:author="Summer 2023 updates" w:date="2024-07-31T13:42:00Z">
          <w:pPr>
            <w:spacing w:after="0"/>
          </w:pPr>
        </w:pPrChange>
      </w:pPr>
      <w:r w:rsidRPr="00CE7315">
        <w:rPr>
          <w:rPrChange w:id="8722" w:author="Summer 2023 updates" w:date="2024-07-31T13:42:00Z">
            <w:rPr>
              <w:color w:val="000000" w:themeColor="text1"/>
            </w:rPr>
          </w:rPrChange>
        </w:rPr>
        <w:t>Explores theory and practice of documentary filmma</w:t>
      </w:r>
      <w:r>
        <w:rPr>
          <w:rPrChange w:id="8723" w:author="Summer 2023 updates" w:date="2024-07-31T13:42:00Z">
            <w:rPr>
              <w:color w:val="000000" w:themeColor="text1"/>
            </w:rPr>
          </w:rPrChange>
        </w:rPr>
        <w:t xml:space="preserve">king through readings, research </w:t>
      </w:r>
      <w:r w:rsidRPr="00CE7315">
        <w:rPr>
          <w:rPrChange w:id="8724" w:author="Summer 2023 updates" w:date="2024-07-31T13:42:00Z">
            <w:rPr>
              <w:color w:val="000000" w:themeColor="text1"/>
            </w:rPr>
          </w:rPrChange>
        </w:rPr>
        <w:t xml:space="preserve">projects, screenings, and in-class discussions. Students </w:t>
      </w:r>
      <w:r>
        <w:rPr>
          <w:rPrChange w:id="8725" w:author="Summer 2023 updates" w:date="2024-07-31T13:42:00Z">
            <w:rPr>
              <w:color w:val="000000" w:themeColor="text1"/>
            </w:rPr>
          </w:rPrChange>
        </w:rPr>
        <w:t xml:space="preserve">produce studio projects ranging </w:t>
      </w:r>
      <w:r w:rsidRPr="00CE7315">
        <w:rPr>
          <w:rPrChange w:id="8726" w:author="Summer 2023 updates" w:date="2024-07-31T13:42:00Z">
            <w:rPr>
              <w:color w:val="000000" w:themeColor="text1"/>
            </w:rPr>
          </w:rPrChange>
        </w:rPr>
        <w:t>from short-form documentaries, podcasts, still ph</w:t>
      </w:r>
      <w:r>
        <w:rPr>
          <w:rPrChange w:id="8727" w:author="Summer 2023 updates" w:date="2024-07-31T13:42:00Z">
            <w:rPr>
              <w:color w:val="000000" w:themeColor="text1"/>
            </w:rPr>
          </w:rPrChange>
        </w:rPr>
        <w:t xml:space="preserve">otography portfolios, and more. </w:t>
      </w:r>
      <w:r w:rsidRPr="008B645D">
        <w:rPr>
          <w:u w:val="single"/>
          <w:rPrChange w:id="8728" w:author="Summer 2023 updates" w:date="2024-07-31T13:42:00Z">
            <w:rPr>
              <w:color w:val="000000" w:themeColor="text1"/>
              <w:u w:val="single"/>
            </w:rPr>
          </w:rPrChange>
        </w:rPr>
        <w:t>Prerequisite:</w:t>
      </w:r>
      <w:r>
        <w:rPr>
          <w:rPrChange w:id="8729" w:author="Summer 2023 updates" w:date="2024-07-31T13:42:00Z">
            <w:rPr>
              <w:color w:val="000000" w:themeColor="text1"/>
            </w:rPr>
          </w:rPrChange>
        </w:rPr>
        <w:t xml:space="preserve"> Digital Studio</w:t>
      </w:r>
      <w:r w:rsidR="00382F2A">
        <w:rPr>
          <w:rPrChange w:id="8730" w:author="Summer 2023 updates" w:date="2024-07-31T13:42:00Z">
            <w:rPr>
              <w:color w:val="000000" w:themeColor="text1"/>
            </w:rPr>
          </w:rPrChange>
        </w:rPr>
        <w:t xml:space="preserve"> (ART-145)</w:t>
      </w:r>
      <w:r>
        <w:rPr>
          <w:rPrChange w:id="8731" w:author="Summer 2023 updates" w:date="2024-07-31T13:42:00Z">
            <w:rPr>
              <w:color w:val="000000" w:themeColor="text1"/>
            </w:rPr>
          </w:rPrChange>
        </w:rPr>
        <w:t xml:space="preserve">, </w:t>
      </w:r>
      <w:r w:rsidRPr="00CE7315">
        <w:rPr>
          <w:rPrChange w:id="8732" w:author="Summer 2023 updates" w:date="2024-07-31T13:42:00Z">
            <w:rPr>
              <w:color w:val="000000" w:themeColor="text1"/>
            </w:rPr>
          </w:rPrChange>
        </w:rPr>
        <w:t>Time-Based Media</w:t>
      </w:r>
      <w:r w:rsidR="00382F2A">
        <w:rPr>
          <w:rPrChange w:id="8733" w:author="Summer 2023 updates" w:date="2024-07-31T13:42:00Z">
            <w:rPr>
              <w:color w:val="000000" w:themeColor="text1"/>
            </w:rPr>
          </w:rPrChange>
        </w:rPr>
        <w:t xml:space="preserve"> (ART-150)</w:t>
      </w:r>
      <w:r w:rsidRPr="00CE7315">
        <w:rPr>
          <w:rPrChange w:id="8734" w:author="Summer 2023 updates" w:date="2024-07-31T13:42:00Z">
            <w:rPr>
              <w:color w:val="000000" w:themeColor="text1"/>
            </w:rPr>
          </w:rPrChange>
        </w:rPr>
        <w:t>, or with permission by</w:t>
      </w:r>
      <w:r w:rsidR="00382F2A">
        <w:rPr>
          <w:rPrChange w:id="8735" w:author="Summer 2023 updates" w:date="2024-07-31T13:42:00Z">
            <w:rPr>
              <w:color w:val="000000" w:themeColor="text1"/>
            </w:rPr>
          </w:rPrChange>
        </w:rPr>
        <w:t xml:space="preserve"> </w:t>
      </w:r>
      <w:r w:rsidRPr="00CE7315">
        <w:rPr>
          <w:rPrChange w:id="8736" w:author="Summer 2023 updates" w:date="2024-07-31T13:42:00Z">
            <w:rPr>
              <w:color w:val="000000" w:themeColor="text1"/>
            </w:rPr>
          </w:rPrChange>
        </w:rPr>
        <w:t>instructor.</w:t>
      </w:r>
    </w:p>
    <w:p w14:paraId="1EEE7368" w14:textId="78443025" w:rsidR="000E56D2" w:rsidRPr="00424939" w:rsidRDefault="000E56D2" w:rsidP="000E56D2">
      <w:pPr>
        <w:spacing w:after="0"/>
        <w:rPr>
          <w:rFonts w:cs="Times New Roman"/>
          <w:b/>
          <w:color w:val="000000" w:themeColor="text1"/>
        </w:rPr>
      </w:pPr>
      <w:r w:rsidRPr="00424939">
        <w:rPr>
          <w:rFonts w:cs="Times New Roman"/>
          <w:b/>
          <w:color w:val="000000" w:themeColor="text1"/>
        </w:rPr>
        <w:t>ART-</w:t>
      </w:r>
      <w:r>
        <w:rPr>
          <w:rFonts w:cs="Times New Roman"/>
          <w:b/>
          <w:color w:val="000000" w:themeColor="text1"/>
        </w:rPr>
        <w:t>3</w:t>
      </w:r>
      <w:r w:rsidRPr="00424939">
        <w:rPr>
          <w:rFonts w:cs="Times New Roman"/>
          <w:b/>
          <w:color w:val="000000" w:themeColor="text1"/>
        </w:rPr>
        <w:t>63 Graphic Design Studio</w:t>
      </w:r>
    </w:p>
    <w:p w14:paraId="3CCE2D2E" w14:textId="3FED718B" w:rsidR="000E56D2" w:rsidRDefault="000E56D2" w:rsidP="002C773D">
      <w:pPr>
        <w:rPr>
          <w:rPrChange w:id="8737" w:author="Summer 2023 updates" w:date="2024-07-31T13:42:00Z">
            <w:rPr>
              <w:color w:val="000000" w:themeColor="text1"/>
            </w:rPr>
          </w:rPrChange>
        </w:rPr>
      </w:pPr>
      <w:del w:id="8738" w:author="Summer 2023 updates" w:date="2024-07-31T13:42:00Z">
        <w:r w:rsidRPr="00424939">
          <w:rPr>
            <w:rFonts w:cs="Times New Roman"/>
            <w:color w:val="000000" w:themeColor="text1"/>
            <w:highlight w:val="white"/>
          </w:rPr>
          <w:delText xml:space="preserve">Focuses on graphic design </w:delText>
        </w:r>
      </w:del>
      <w:ins w:id="8739" w:author="Summer 2023 updates" w:date="2024-07-31T13:42:00Z">
        <w:r w:rsidR="00CF0424">
          <w:rPr>
            <w:highlight w:val="white"/>
          </w:rPr>
          <w:t xml:space="preserve">Introduces foundational concepts </w:t>
        </w:r>
      </w:ins>
      <w:r w:rsidR="00CF0424">
        <w:rPr>
          <w:highlight w:val="white"/>
          <w:rPrChange w:id="8740" w:author="Summer 2023 updates" w:date="2024-07-31T13:42:00Z">
            <w:rPr>
              <w:color w:val="000000" w:themeColor="text1"/>
              <w:highlight w:val="white"/>
            </w:rPr>
          </w:rPrChange>
        </w:rPr>
        <w:t xml:space="preserve">and </w:t>
      </w:r>
      <w:ins w:id="8741" w:author="Summer 2023 updates" w:date="2024-07-31T13:42:00Z">
        <w:r w:rsidR="00CF0424">
          <w:rPr>
            <w:highlight w:val="white"/>
          </w:rPr>
          <w:t xml:space="preserve">practices applied in </w:t>
        </w:r>
      </w:ins>
      <w:r w:rsidR="00CF0424">
        <w:rPr>
          <w:highlight w:val="white"/>
          <w:rPrChange w:id="8742" w:author="Summer 2023 updates" w:date="2024-07-31T13:42:00Z">
            <w:rPr>
              <w:color w:val="000000" w:themeColor="text1"/>
              <w:highlight w:val="white"/>
            </w:rPr>
          </w:rPrChange>
        </w:rPr>
        <w:t xml:space="preserve">the </w:t>
      </w:r>
      <w:del w:id="8743" w:author="Summer 2023 updates" w:date="2024-07-31T13:42:00Z">
        <w:r w:rsidRPr="00424939">
          <w:rPr>
            <w:rFonts w:cs="Times New Roman"/>
            <w:color w:val="000000" w:themeColor="text1"/>
            <w:highlight w:val="white"/>
          </w:rPr>
          <w:delText>communication arts</w:delText>
        </w:r>
      </w:del>
      <w:ins w:id="8744" w:author="Summer 2023 updates" w:date="2024-07-31T13:42:00Z">
        <w:r w:rsidR="00CF0424">
          <w:rPr>
            <w:highlight w:val="white"/>
          </w:rPr>
          <w:t>visual communications</w:t>
        </w:r>
      </w:ins>
      <w:r w:rsidR="00CF0424">
        <w:rPr>
          <w:highlight w:val="white"/>
          <w:rPrChange w:id="8745" w:author="Summer 2023 updates" w:date="2024-07-31T13:42:00Z">
            <w:rPr>
              <w:color w:val="000000" w:themeColor="text1"/>
              <w:highlight w:val="white"/>
            </w:rPr>
          </w:rPrChange>
        </w:rPr>
        <w:t xml:space="preserve"> industry. </w:t>
      </w:r>
      <w:del w:id="8746" w:author="Summer 2023 updates" w:date="2024-07-31T13:42:00Z">
        <w:r w:rsidRPr="00424939">
          <w:rPr>
            <w:rFonts w:cs="Times New Roman"/>
            <w:color w:val="000000" w:themeColor="text1"/>
            <w:highlight w:val="white"/>
          </w:rPr>
          <w:delText>Projects use</w:delText>
        </w:r>
      </w:del>
      <w:ins w:id="8747" w:author="Summer 2023 updates" w:date="2024-07-31T13:42:00Z">
        <w:r w:rsidR="00CF0424">
          <w:rPr>
            <w:highlight w:val="white"/>
          </w:rPr>
          <w:t>Students design projects using both</w:t>
        </w:r>
      </w:ins>
      <w:r w:rsidR="00CF0424">
        <w:rPr>
          <w:highlight w:val="white"/>
          <w:rPrChange w:id="8748" w:author="Summer 2023 updates" w:date="2024-07-31T13:42:00Z">
            <w:rPr>
              <w:color w:val="000000" w:themeColor="text1"/>
              <w:highlight w:val="white"/>
            </w:rPr>
          </w:rPrChange>
        </w:rPr>
        <w:t xml:space="preserve"> traditional </w:t>
      </w:r>
      <w:del w:id="8749" w:author="Summer 2023 updates" w:date="2024-07-31T13:42:00Z">
        <w:r w:rsidRPr="00424939">
          <w:rPr>
            <w:rFonts w:cs="Times New Roman"/>
            <w:color w:val="000000" w:themeColor="text1"/>
            <w:highlight w:val="white"/>
          </w:rPr>
          <w:delText xml:space="preserve">and digital tools, </w:delText>
        </w:r>
      </w:del>
      <w:r w:rsidR="00CF0424">
        <w:rPr>
          <w:highlight w:val="white"/>
          <w:rPrChange w:id="8750" w:author="Summer 2023 updates" w:date="2024-07-31T13:42:00Z">
            <w:rPr>
              <w:color w:val="000000" w:themeColor="text1"/>
              <w:highlight w:val="white"/>
            </w:rPr>
          </w:rPrChange>
        </w:rPr>
        <w:t xml:space="preserve">materials and </w:t>
      </w:r>
      <w:del w:id="8751" w:author="Summer 2023 updates" w:date="2024-07-31T13:42:00Z">
        <w:r w:rsidRPr="00424939">
          <w:rPr>
            <w:rFonts w:cs="Times New Roman"/>
            <w:color w:val="000000" w:themeColor="text1"/>
            <w:highlight w:val="white"/>
          </w:rPr>
          <w:delText>procedures with a focus on finding creative visual solutions to communication problems.</w:delText>
        </w:r>
      </w:del>
      <w:ins w:id="8752" w:author="Summer 2023 updates" w:date="2024-07-31T13:42:00Z">
        <w:r w:rsidR="00CF0424">
          <w:rPr>
            <w:highlight w:val="white"/>
          </w:rPr>
          <w:t>Adobe Creative Suite software</w:t>
        </w:r>
      </w:ins>
      <w:r w:rsidRPr="00424939">
        <w:rPr>
          <w:highlight w:val="white"/>
          <w:rPrChange w:id="8753" w:author="Summer 2023 updates" w:date="2024-07-31T13:42:00Z">
            <w:rPr>
              <w:color w:val="000000" w:themeColor="text1"/>
              <w:highlight w:val="white"/>
            </w:rPr>
          </w:rPrChange>
        </w:rPr>
        <w:t xml:space="preserve"> </w:t>
      </w:r>
      <w:r w:rsidRPr="00424939">
        <w:rPr>
          <w:highlight w:val="white"/>
          <w:u w:val="single"/>
          <w:rPrChange w:id="8754" w:author="Summer 2023 updates" w:date="2024-07-31T13:42:00Z">
            <w:rPr>
              <w:color w:val="000000" w:themeColor="text1"/>
              <w:highlight w:val="white"/>
              <w:u w:val="single"/>
            </w:rPr>
          </w:rPrChange>
        </w:rPr>
        <w:t>Prerequisite:</w:t>
      </w:r>
      <w:r w:rsidRPr="00424939">
        <w:rPr>
          <w:highlight w:val="white"/>
          <w:rPrChange w:id="8755" w:author="Summer 2023 updates" w:date="2024-07-31T13:42:00Z">
            <w:rPr>
              <w:color w:val="000000" w:themeColor="text1"/>
              <w:highlight w:val="white"/>
            </w:rPr>
          </w:rPrChange>
        </w:rPr>
        <w:t xml:space="preserve"> </w:t>
      </w:r>
      <w:r w:rsidRPr="005D01EB">
        <w:rPr>
          <w:rPrChange w:id="8756" w:author="Summer 2023 updates" w:date="2024-07-31T13:42:00Z">
            <w:rPr>
              <w:color w:val="000000" w:themeColor="text1"/>
            </w:rPr>
          </w:rPrChange>
        </w:rPr>
        <w:t xml:space="preserve">Digital </w:t>
      </w:r>
      <w:r w:rsidR="00430B43">
        <w:rPr>
          <w:rPrChange w:id="8757" w:author="Summer 2023 updates" w:date="2024-07-31T13:42:00Z">
            <w:rPr>
              <w:color w:val="000000" w:themeColor="text1"/>
            </w:rPr>
          </w:rPrChange>
        </w:rPr>
        <w:t>Studio</w:t>
      </w:r>
      <w:r w:rsidRPr="00424939">
        <w:rPr>
          <w:highlight w:val="white"/>
          <w:rPrChange w:id="8758" w:author="Summer 2023 updates" w:date="2024-07-31T13:42:00Z">
            <w:rPr>
              <w:color w:val="000000" w:themeColor="text1"/>
              <w:highlight w:val="white"/>
            </w:rPr>
          </w:rPrChange>
        </w:rPr>
        <w:t xml:space="preserve"> (ART-145), or Workshop</w:t>
      </w:r>
      <w:r w:rsidRPr="00424939">
        <w:rPr>
          <w:highlight w:val="white"/>
          <w:rPrChange w:id="8759" w:author="Summer 2023 updates" w:date="2024-07-31T13:42:00Z">
            <w:rPr>
              <w:color w:val="000000" w:themeColor="text1"/>
              <w:highlight w:val="white"/>
            </w:rPr>
          </w:rPrChange>
        </w:rPr>
        <w:fldChar w:fldCharType="begin"/>
      </w:r>
      <w:r w:rsidRPr="00424939">
        <w:rPr>
          <w:rPrChange w:id="8760" w:author="Summer 2023 updates" w:date="2024-07-31T13:42:00Z">
            <w:rPr>
              <w:color w:val="000000" w:themeColor="text1"/>
            </w:rPr>
          </w:rPrChange>
        </w:rPr>
        <w:instrText xml:space="preserve"> XE "</w:instrText>
      </w:r>
      <w:r w:rsidRPr="00424939">
        <w:rPr>
          <w:b/>
          <w:rPrChange w:id="8761" w:author="Summer 2023 updates" w:date="2024-07-31T13:42:00Z">
            <w:rPr>
              <w:b/>
              <w:color w:val="000000" w:themeColor="text1"/>
            </w:rPr>
          </w:rPrChange>
        </w:rPr>
        <w:instrText>Workshop</w:instrText>
      </w:r>
      <w:r w:rsidRPr="00424939">
        <w:rPr>
          <w:rPrChange w:id="8762" w:author="Summer 2023 updates" w:date="2024-07-31T13:42:00Z">
            <w:rPr>
              <w:color w:val="000000" w:themeColor="text1"/>
            </w:rPr>
          </w:rPrChange>
        </w:rPr>
        <w:instrText xml:space="preserve">" </w:instrText>
      </w:r>
      <w:r w:rsidRPr="00424939">
        <w:rPr>
          <w:highlight w:val="white"/>
          <w:rPrChange w:id="8763" w:author="Summer 2023 updates" w:date="2024-07-31T13:42:00Z">
            <w:rPr>
              <w:color w:val="000000" w:themeColor="text1"/>
              <w:highlight w:val="white"/>
            </w:rPr>
          </w:rPrChange>
        </w:rPr>
        <w:fldChar w:fldCharType="end"/>
      </w:r>
      <w:r w:rsidRPr="00424939">
        <w:rPr>
          <w:highlight w:val="white"/>
          <w:rPrChange w:id="8764" w:author="Summer 2023 updates" w:date="2024-07-31T13:42:00Z">
            <w:rPr>
              <w:color w:val="000000" w:themeColor="text1"/>
              <w:highlight w:val="white"/>
            </w:rPr>
          </w:rPrChange>
        </w:rPr>
        <w:t xml:space="preserve">: </w:t>
      </w:r>
      <w:r w:rsidRPr="00424939">
        <w:rPr>
          <w:rPrChange w:id="8765" w:author="Summer 2023 updates" w:date="2024-07-31T13:42:00Z">
            <w:rPr>
              <w:color w:val="000000" w:themeColor="text1"/>
            </w:rPr>
          </w:rPrChange>
        </w:rPr>
        <w:t xml:space="preserve">Digital Toolbox </w:t>
      </w:r>
      <w:r w:rsidRPr="00424939">
        <w:rPr>
          <w:highlight w:val="white"/>
          <w:rPrChange w:id="8766" w:author="Summer 2023 updates" w:date="2024-07-31T13:42:00Z">
            <w:rPr>
              <w:color w:val="000000" w:themeColor="text1"/>
              <w:highlight w:val="white"/>
            </w:rPr>
          </w:rPrChange>
        </w:rPr>
        <w:t>(WKS-204), or Workshop: Vector Graphics (WKS-213), or consent of instructor.</w:t>
      </w:r>
    </w:p>
    <w:p w14:paraId="314FEC5C" w14:textId="1329B365" w:rsidR="00FD2B31" w:rsidRPr="0033783A" w:rsidRDefault="00FD2B31" w:rsidP="00FD2B31">
      <w:pPr>
        <w:spacing w:after="0"/>
        <w:rPr>
          <w:rFonts w:cs="Times New Roman"/>
          <w:b/>
          <w:color w:val="000000" w:themeColor="text1"/>
        </w:rPr>
        <w:pPrChange w:id="8767" w:author="Summer 2023 updates" w:date="2024-07-31T13:42:00Z">
          <w:pPr>
            <w:keepNext/>
            <w:spacing w:after="0"/>
          </w:pPr>
        </w:pPrChange>
      </w:pPr>
      <w:r>
        <w:rPr>
          <w:rFonts w:cs="Times New Roman"/>
          <w:b/>
          <w:color w:val="000000" w:themeColor="text1"/>
        </w:rPr>
        <w:t>ART-</w:t>
      </w:r>
      <w:del w:id="8768" w:author="Summer 2023 updates" w:date="2024-07-31T13:42:00Z">
        <w:r w:rsidR="000E56D2">
          <w:rPr>
            <w:rFonts w:cs="Times New Roman"/>
            <w:b/>
            <w:color w:val="000000" w:themeColor="text1"/>
          </w:rPr>
          <w:delText>3</w:delText>
        </w:r>
        <w:r w:rsidR="000E56D2" w:rsidRPr="00424939">
          <w:rPr>
            <w:rFonts w:cs="Times New Roman"/>
            <w:b/>
            <w:color w:val="000000" w:themeColor="text1"/>
          </w:rPr>
          <w:delText xml:space="preserve">64 The Human Form </w:delText>
        </w:r>
      </w:del>
      <w:ins w:id="8769" w:author="Summer 2023 updates" w:date="2024-07-31T13:42:00Z">
        <w:r w:rsidRPr="00FD2B31">
          <w:rPr>
            <w:rFonts w:cs="Times New Roman"/>
            <w:b/>
            <w:color w:val="000000" w:themeColor="text1"/>
          </w:rPr>
          <w:t>365</w:t>
        </w:r>
        <w:r w:rsidRPr="0033783A">
          <w:rPr>
            <w:rFonts w:cs="Times New Roman"/>
            <w:b/>
            <w:color w:val="000000" w:themeColor="text1"/>
          </w:rPr>
          <w:t xml:space="preserve"> Advanced 3D</w:t>
        </w:r>
        <w:r>
          <w:rPr>
            <w:rFonts w:cs="Times New Roman"/>
            <w:b/>
            <w:color w:val="000000" w:themeColor="text1"/>
          </w:rPr>
          <w:t xml:space="preserve"> Research II</w:t>
        </w:r>
      </w:ins>
    </w:p>
    <w:p w14:paraId="622B5D3C" w14:textId="34BF7734" w:rsidR="00FD2B31" w:rsidRPr="00A2557D" w:rsidRDefault="00FD2B31" w:rsidP="00FD2B31">
      <w:pPr>
        <w:rPr>
          <w:rFonts w:cs="Times New Roman"/>
          <w:color w:val="000000" w:themeColor="text1"/>
        </w:rPr>
      </w:pPr>
      <w:r>
        <w:rPr>
          <w:rFonts w:cs="Times New Roman"/>
          <w:color w:val="000000" w:themeColor="text1"/>
        </w:rPr>
        <w:t xml:space="preserve">Focuses on the </w:t>
      </w:r>
      <w:del w:id="8770" w:author="Summer 2023 updates" w:date="2024-07-31T13:42:00Z">
        <w:r w:rsidR="000E56D2" w:rsidRPr="00424939">
          <w:rPr>
            <w:rFonts w:cs="Times New Roman"/>
            <w:color w:val="000000" w:themeColor="text1"/>
          </w:rPr>
          <w:delText>observation and interpretation of the human form. Working from life, students develop</w:delText>
        </w:r>
      </w:del>
      <w:ins w:id="8771" w:author="Summer 2023 updates" w:date="2024-07-31T13:42:00Z">
        <w:r>
          <w:rPr>
            <w:rFonts w:cs="Times New Roman"/>
            <w:color w:val="000000" w:themeColor="text1"/>
          </w:rPr>
          <w:t>conceptual, aesthetic, and technical</w:t>
        </w:r>
      </w:ins>
      <w:r>
        <w:rPr>
          <w:rFonts w:cs="Times New Roman"/>
          <w:color w:val="000000" w:themeColor="text1"/>
        </w:rPr>
        <w:t xml:space="preserve"> skills </w:t>
      </w:r>
      <w:del w:id="8772" w:author="Summer 2023 updates" w:date="2024-07-31T13:42:00Z">
        <w:r w:rsidR="000E56D2" w:rsidRPr="00424939">
          <w:rPr>
            <w:rFonts w:cs="Times New Roman"/>
            <w:color w:val="000000" w:themeColor="text1"/>
          </w:rPr>
          <w:delText>in capturing the gesture and form of the body and use those skills</w:delText>
        </w:r>
      </w:del>
      <w:ins w:id="8773" w:author="Summer 2023 updates" w:date="2024-07-31T13:42:00Z">
        <w:r>
          <w:rPr>
            <w:rFonts w:cs="Times New Roman"/>
            <w:color w:val="000000" w:themeColor="text1"/>
          </w:rPr>
          <w:t>necessary</w:t>
        </w:r>
      </w:ins>
      <w:r>
        <w:rPr>
          <w:rFonts w:cs="Times New Roman"/>
          <w:color w:val="000000" w:themeColor="text1"/>
        </w:rPr>
        <w:t xml:space="preserve"> to create </w:t>
      </w:r>
      <w:del w:id="8774" w:author="Summer 2023 updates" w:date="2024-07-31T13:42:00Z">
        <w:r w:rsidR="000E56D2" w:rsidRPr="00424939">
          <w:rPr>
            <w:rFonts w:cs="Times New Roman"/>
            <w:color w:val="000000" w:themeColor="text1"/>
          </w:rPr>
          <w:delText>interpretive</w:delText>
        </w:r>
      </w:del>
      <w:ins w:id="8775" w:author="Summer 2023 updates" w:date="2024-07-31T13:42:00Z">
        <w:r>
          <w:rPr>
            <w:rFonts w:cs="Times New Roman"/>
            <w:color w:val="000000" w:themeColor="text1"/>
          </w:rPr>
          <w:t>more advanced</w:t>
        </w:r>
      </w:ins>
      <w:r>
        <w:rPr>
          <w:rFonts w:cs="Times New Roman"/>
          <w:color w:val="000000" w:themeColor="text1"/>
        </w:rPr>
        <w:t xml:space="preserve"> and </w:t>
      </w:r>
      <w:del w:id="8776" w:author="Summer 2023 updates" w:date="2024-07-31T13:42:00Z">
        <w:r w:rsidR="000E56D2" w:rsidRPr="00424939">
          <w:rPr>
            <w:rFonts w:cs="Times New Roman"/>
            <w:color w:val="000000" w:themeColor="text1"/>
          </w:rPr>
          <w:delText>expressive</w:delText>
        </w:r>
      </w:del>
      <w:ins w:id="8777" w:author="Summer 2023 updates" w:date="2024-07-31T13:42:00Z">
        <w:r>
          <w:rPr>
            <w:rFonts w:cs="Times New Roman"/>
            <w:color w:val="000000" w:themeColor="text1"/>
          </w:rPr>
          <w:t>sophisticated</w:t>
        </w:r>
      </w:ins>
      <w:r>
        <w:rPr>
          <w:rFonts w:cs="Times New Roman"/>
          <w:color w:val="000000" w:themeColor="text1"/>
        </w:rPr>
        <w:t xml:space="preserve"> artworks</w:t>
      </w:r>
      <w:del w:id="8778" w:author="Summer 2023 updates" w:date="2024-07-31T13:42:00Z">
        <w:r w:rsidR="000E56D2" w:rsidRPr="00424939">
          <w:rPr>
            <w:rFonts w:cs="Times New Roman"/>
            <w:color w:val="000000" w:themeColor="text1"/>
          </w:rPr>
          <w:delText>, principally using drawing materials, but also exploring with paint and other materials.</w:delText>
        </w:r>
      </w:del>
      <w:ins w:id="8779" w:author="Summer 2023 updates" w:date="2024-07-31T13:42:00Z">
        <w:r>
          <w:rPr>
            <w:rFonts w:cs="Times New Roman"/>
            <w:color w:val="000000" w:themeColor="text1"/>
          </w:rPr>
          <w:t>. Designed to build upon the foundations provided in ART-360 Advanced 3D Research I.</w:t>
        </w:r>
      </w:ins>
      <w:r>
        <w:rPr>
          <w:rFonts w:cs="Times New Roman"/>
          <w:color w:val="000000" w:themeColor="text1"/>
        </w:rPr>
        <w:t xml:space="preserve"> </w:t>
      </w:r>
      <w:r>
        <w:rPr>
          <w:color w:val="000000" w:themeColor="text1"/>
          <w:u w:val="single"/>
          <w:rPrChange w:id="8780" w:author="Summer 2023 updates" w:date="2024-07-31T13:42:00Z">
            <w:rPr>
              <w:color w:val="000000" w:themeColor="text1"/>
              <w:highlight w:val="white"/>
              <w:u w:val="single"/>
            </w:rPr>
          </w:rPrChange>
        </w:rPr>
        <w:t>Prerequisite</w:t>
      </w:r>
      <w:r>
        <w:rPr>
          <w:color w:val="000000" w:themeColor="text1"/>
          <w:rPrChange w:id="8781" w:author="Summer 2023 updates" w:date="2024-07-31T13:42:00Z">
            <w:rPr>
              <w:color w:val="000000" w:themeColor="text1"/>
              <w:highlight w:val="white"/>
            </w:rPr>
          </w:rPrChange>
        </w:rPr>
        <w:t xml:space="preserve"> </w:t>
      </w:r>
      <w:del w:id="8782" w:author="Summer 2023 updates" w:date="2024-07-31T13:42:00Z">
        <w:r w:rsidR="000E56D2" w:rsidRPr="00424939">
          <w:rPr>
            <w:rFonts w:cs="Times New Roman"/>
            <w:color w:val="000000" w:themeColor="text1"/>
            <w:highlight w:val="white"/>
          </w:rPr>
          <w:delText xml:space="preserve">any 100-level ART- </w:delText>
        </w:r>
      </w:del>
      <w:r>
        <w:rPr>
          <w:color w:val="000000" w:themeColor="text1"/>
          <w:rPrChange w:id="8783" w:author="Summer 2023 updates" w:date="2024-07-31T13:42:00Z">
            <w:rPr>
              <w:color w:val="000000" w:themeColor="text1"/>
              <w:highlight w:val="white"/>
            </w:rPr>
          </w:rPrChange>
        </w:rPr>
        <w:t>course</w:t>
      </w:r>
      <w:ins w:id="8784" w:author="Summer 2023 updates" w:date="2024-07-31T13:42:00Z">
        <w:r>
          <w:rPr>
            <w:rFonts w:cs="Times New Roman"/>
            <w:color w:val="000000" w:themeColor="text1"/>
          </w:rPr>
          <w:t>: ART-360 Advanced 3D Research I</w:t>
        </w:r>
      </w:ins>
      <w:r>
        <w:rPr>
          <w:color w:val="000000" w:themeColor="text1"/>
          <w:rPrChange w:id="8785" w:author="Summer 2023 updates" w:date="2024-07-31T13:42:00Z">
            <w:rPr>
              <w:color w:val="000000" w:themeColor="text1"/>
              <w:highlight w:val="white"/>
            </w:rPr>
          </w:rPrChange>
        </w:rPr>
        <w:t>.</w:t>
      </w:r>
    </w:p>
    <w:p w14:paraId="4F8395CA" w14:textId="1F2FE595" w:rsidR="00082E70" w:rsidRPr="00082E70" w:rsidRDefault="00082E70" w:rsidP="00082E70">
      <w:pPr>
        <w:spacing w:after="0"/>
        <w:rPr>
          <w:rFonts w:cs="Times New Roman"/>
          <w:b/>
          <w:color w:val="000000" w:themeColor="text1"/>
        </w:rPr>
      </w:pPr>
      <w:r>
        <w:rPr>
          <w:rFonts w:cs="Times New Roman"/>
          <w:b/>
          <w:color w:val="000000" w:themeColor="text1"/>
        </w:rPr>
        <w:t>ART-370</w:t>
      </w:r>
      <w:r w:rsidRPr="00082E70">
        <w:rPr>
          <w:rFonts w:cs="Times New Roman"/>
          <w:b/>
          <w:color w:val="000000" w:themeColor="text1"/>
        </w:rPr>
        <w:t xml:space="preserve"> Video Art and Production</w:t>
      </w:r>
    </w:p>
    <w:p w14:paraId="47F9293B" w14:textId="2F21B4CF" w:rsidR="00082E70" w:rsidRPr="00082E70" w:rsidRDefault="00082E70" w:rsidP="00082E70">
      <w:pPr>
        <w:spacing w:after="0"/>
        <w:rPr>
          <w:rFonts w:cs="Times New Roman"/>
          <w:color w:val="000000" w:themeColor="text1"/>
        </w:rPr>
      </w:pPr>
      <w:r w:rsidRPr="00082E70">
        <w:rPr>
          <w:rFonts w:cs="Times New Roman"/>
          <w:color w:val="000000" w:themeColor="text1"/>
        </w:rPr>
        <w:t>Explores the theoretical and technical foundations o</w:t>
      </w:r>
      <w:r>
        <w:rPr>
          <w:rFonts w:cs="Times New Roman"/>
          <w:color w:val="000000" w:themeColor="text1"/>
        </w:rPr>
        <w:t xml:space="preserve">f video as a visual art medium. </w:t>
      </w:r>
      <w:r w:rsidRPr="00082E70">
        <w:rPr>
          <w:rFonts w:cs="Times New Roman"/>
          <w:color w:val="000000" w:themeColor="text1"/>
        </w:rPr>
        <w:t>Students produce a series of short video projects t</w:t>
      </w:r>
      <w:r>
        <w:rPr>
          <w:rFonts w:cs="Times New Roman"/>
          <w:color w:val="000000" w:themeColor="text1"/>
        </w:rPr>
        <w:t xml:space="preserve">hat are presented during formal </w:t>
      </w:r>
      <w:r w:rsidRPr="00082E70">
        <w:rPr>
          <w:rFonts w:cs="Times New Roman"/>
          <w:color w:val="000000" w:themeColor="text1"/>
        </w:rPr>
        <w:t>critiques, enabling students to cultivate meaningful dia</w:t>
      </w:r>
      <w:r>
        <w:rPr>
          <w:rFonts w:cs="Times New Roman"/>
          <w:color w:val="000000" w:themeColor="text1"/>
        </w:rPr>
        <w:t xml:space="preserve">logue about their work. Through </w:t>
      </w:r>
      <w:r w:rsidRPr="00082E70">
        <w:rPr>
          <w:rFonts w:cs="Times New Roman"/>
          <w:color w:val="000000" w:themeColor="text1"/>
        </w:rPr>
        <w:t>production, students develop the technical and professional experience needed to enter</w:t>
      </w:r>
    </w:p>
    <w:p w14:paraId="4097A343" w14:textId="304CDBD6" w:rsidR="00D954A7" w:rsidRPr="00082E70" w:rsidRDefault="00082E70" w:rsidP="00082E70">
      <w:pPr>
        <w:spacing w:after="0"/>
        <w:rPr>
          <w:rFonts w:cs="Times New Roman"/>
          <w:color w:val="000000" w:themeColor="text1"/>
        </w:rPr>
      </w:pPr>
      <w:r w:rsidRPr="00082E70">
        <w:rPr>
          <w:rFonts w:cs="Times New Roman"/>
          <w:color w:val="000000" w:themeColor="text1"/>
        </w:rPr>
        <w:t xml:space="preserve">the media industry. </w:t>
      </w:r>
      <w:r w:rsidRPr="008B645D">
        <w:rPr>
          <w:rFonts w:cs="Times New Roman"/>
          <w:color w:val="000000" w:themeColor="text1"/>
          <w:u w:val="single"/>
        </w:rPr>
        <w:t>Prerequisite:</w:t>
      </w:r>
      <w:r w:rsidRPr="00082E70">
        <w:rPr>
          <w:rFonts w:cs="Times New Roman"/>
          <w:color w:val="000000" w:themeColor="text1"/>
        </w:rPr>
        <w:t xml:space="preserve"> </w:t>
      </w:r>
      <w:r w:rsidR="00382F2A" w:rsidRPr="00082E70">
        <w:rPr>
          <w:rFonts w:cs="Times New Roman"/>
          <w:color w:val="000000" w:themeColor="text1"/>
        </w:rPr>
        <w:t>Digital Studi</w:t>
      </w:r>
      <w:r w:rsidR="00382F2A">
        <w:rPr>
          <w:rFonts w:cs="Times New Roman"/>
          <w:color w:val="000000" w:themeColor="text1"/>
        </w:rPr>
        <w:t>o</w:t>
      </w:r>
      <w:r w:rsidR="00382F2A" w:rsidRPr="00082E70">
        <w:rPr>
          <w:rFonts w:cs="Times New Roman"/>
          <w:color w:val="000000" w:themeColor="text1"/>
        </w:rPr>
        <w:t xml:space="preserve"> </w:t>
      </w:r>
      <w:r w:rsidR="00382F2A">
        <w:rPr>
          <w:rFonts w:cs="Times New Roman"/>
          <w:color w:val="000000" w:themeColor="text1"/>
        </w:rPr>
        <w:t>(</w:t>
      </w:r>
      <w:r w:rsidR="00493376" w:rsidRPr="00082E70">
        <w:rPr>
          <w:rFonts w:cs="Times New Roman"/>
          <w:color w:val="000000" w:themeColor="text1"/>
        </w:rPr>
        <w:t>A</w:t>
      </w:r>
      <w:r w:rsidR="00493376">
        <w:rPr>
          <w:rFonts w:cs="Times New Roman"/>
          <w:color w:val="000000" w:themeColor="text1"/>
        </w:rPr>
        <w:t>RT-</w:t>
      </w:r>
      <w:r w:rsidRPr="00082E70">
        <w:rPr>
          <w:rFonts w:cs="Times New Roman"/>
          <w:color w:val="000000" w:themeColor="text1"/>
        </w:rPr>
        <w:t>145</w:t>
      </w:r>
      <w:r w:rsidR="00382F2A">
        <w:rPr>
          <w:rFonts w:cs="Times New Roman"/>
          <w:color w:val="000000" w:themeColor="text1"/>
        </w:rPr>
        <w:t>)</w:t>
      </w:r>
      <w:r>
        <w:rPr>
          <w:rFonts w:cs="Times New Roman"/>
          <w:color w:val="000000" w:themeColor="text1"/>
        </w:rPr>
        <w:t xml:space="preserve">, </w:t>
      </w:r>
      <w:r w:rsidR="00382F2A">
        <w:rPr>
          <w:rFonts w:cs="Times New Roman"/>
          <w:color w:val="000000" w:themeColor="text1"/>
        </w:rPr>
        <w:t>Time-Based Media (</w:t>
      </w:r>
      <w:r>
        <w:rPr>
          <w:rFonts w:cs="Times New Roman"/>
          <w:color w:val="000000" w:themeColor="text1"/>
        </w:rPr>
        <w:t>A</w:t>
      </w:r>
      <w:r w:rsidR="002E59FB">
        <w:rPr>
          <w:rFonts w:cs="Times New Roman"/>
          <w:color w:val="000000" w:themeColor="text1"/>
        </w:rPr>
        <w:t>RT-150</w:t>
      </w:r>
      <w:r w:rsidR="00382F2A">
        <w:rPr>
          <w:rFonts w:cs="Times New Roman"/>
          <w:color w:val="000000" w:themeColor="text1"/>
        </w:rPr>
        <w:t>)</w:t>
      </w:r>
      <w:r>
        <w:rPr>
          <w:rFonts w:cs="Times New Roman"/>
          <w:color w:val="000000" w:themeColor="text1"/>
        </w:rPr>
        <w:t xml:space="preserve">, or </w:t>
      </w:r>
      <w:del w:id="8786" w:author="Summer 2023 updates" w:date="2024-07-31T13:42:00Z">
        <w:r w:rsidRPr="00082E70">
          <w:rPr>
            <w:rFonts w:cs="Times New Roman"/>
            <w:color w:val="000000" w:themeColor="text1"/>
          </w:rPr>
          <w:delText>with permission by</w:delText>
        </w:r>
      </w:del>
      <w:ins w:id="8787" w:author="Summer 2023 updates" w:date="2024-07-31T13:42:00Z">
        <w:r w:rsidR="00603A3A">
          <w:rPr>
            <w:rFonts w:cs="Times New Roman"/>
            <w:color w:val="000000" w:themeColor="text1"/>
          </w:rPr>
          <w:t>consent of</w:t>
        </w:r>
      </w:ins>
      <w:r w:rsidR="00603A3A">
        <w:rPr>
          <w:rFonts w:cs="Times New Roman"/>
          <w:color w:val="000000" w:themeColor="text1"/>
        </w:rPr>
        <w:t xml:space="preserve"> </w:t>
      </w:r>
      <w:r w:rsidRPr="00082E70">
        <w:rPr>
          <w:rFonts w:cs="Times New Roman"/>
          <w:color w:val="000000" w:themeColor="text1"/>
        </w:rPr>
        <w:t>instructor.</w:t>
      </w:r>
    </w:p>
    <w:p w14:paraId="0F9A6155" w14:textId="77777777" w:rsidR="00D954A7" w:rsidRPr="00424939" w:rsidRDefault="00D954A7" w:rsidP="00956360">
      <w:pPr>
        <w:rPr>
          <w:del w:id="8788" w:author="Summer 2023 updates" w:date="2024-07-31T13:42:00Z"/>
          <w:rFonts w:cs="Times New Roman"/>
          <w:b/>
          <w:color w:val="000000" w:themeColor="text1"/>
        </w:rPr>
      </w:pPr>
      <w:del w:id="8789" w:author="Summer 2023 updates" w:date="2024-07-31T13:42:00Z">
        <w:r w:rsidRPr="00424939">
          <w:rPr>
            <w:rFonts w:cs="Times New Roman"/>
            <w:b/>
            <w:color w:val="000000" w:themeColor="text1"/>
          </w:rPr>
          <w:delText>ART-</w:delText>
        </w:r>
        <w:r w:rsidR="000E56D2">
          <w:rPr>
            <w:rFonts w:cs="Times New Roman"/>
            <w:b/>
            <w:color w:val="000000" w:themeColor="text1"/>
          </w:rPr>
          <w:delText>3</w:delText>
        </w:r>
        <w:r w:rsidRPr="00424939">
          <w:rPr>
            <w:rFonts w:cs="Times New Roman"/>
            <w:b/>
            <w:color w:val="000000" w:themeColor="text1"/>
          </w:rPr>
          <w:delText>71 Typography and Design</w:delText>
        </w:r>
      </w:del>
    </w:p>
    <w:p w14:paraId="3094C363" w14:textId="77777777" w:rsidR="00D954A7" w:rsidRPr="00424939" w:rsidRDefault="000E56D2" w:rsidP="00D954A7">
      <w:pPr>
        <w:spacing w:after="120"/>
        <w:rPr>
          <w:del w:id="8790" w:author="Summer 2023 updates" w:date="2024-07-31T13:42:00Z"/>
          <w:rFonts w:cs="Times New Roman"/>
          <w:color w:val="000000" w:themeColor="text1"/>
        </w:rPr>
      </w:pPr>
      <w:del w:id="8791" w:author="Summer 2023 updates" w:date="2024-07-31T13:42:00Z">
        <w:r>
          <w:rPr>
            <w:rFonts w:cs="Times New Roman"/>
            <w:color w:val="000000" w:themeColor="text1"/>
            <w:highlight w:val="white"/>
          </w:rPr>
          <w:delText>I</w:delText>
        </w:r>
        <w:r w:rsidR="00D954A7" w:rsidRPr="00424939">
          <w:rPr>
            <w:rFonts w:cs="Times New Roman"/>
            <w:color w:val="000000" w:themeColor="text1"/>
            <w:highlight w:val="white"/>
          </w:rPr>
          <w:delText>nvestigat</w:delText>
        </w:r>
        <w:r>
          <w:rPr>
            <w:rFonts w:cs="Times New Roman"/>
            <w:color w:val="000000" w:themeColor="text1"/>
            <w:highlight w:val="white"/>
          </w:rPr>
          <w:delText xml:space="preserve">es </w:delText>
        </w:r>
        <w:r w:rsidR="00D954A7" w:rsidRPr="00424939">
          <w:rPr>
            <w:rFonts w:cs="Times New Roman"/>
            <w:color w:val="000000" w:themeColor="text1"/>
            <w:highlight w:val="white"/>
          </w:rPr>
          <w:delText xml:space="preserve">the history, theory and practice of letterforms and typography in graphics, advertising, design and visual communication. Projects address principles of typography, letter structure, typeface selection, fundamentals of computer typesetting, and typographic layout. </w:delText>
        </w:r>
        <w:r w:rsidR="00D954A7" w:rsidRPr="00424939">
          <w:rPr>
            <w:rFonts w:cs="Times New Roman"/>
            <w:color w:val="000000" w:themeColor="text1"/>
            <w:highlight w:val="white"/>
            <w:u w:val="single"/>
          </w:rPr>
          <w:delText>Prerequisite</w:delText>
        </w:r>
        <w:r w:rsidR="00D954A7" w:rsidRPr="00424939">
          <w:rPr>
            <w:rFonts w:cs="Times New Roman"/>
            <w:color w:val="000000" w:themeColor="text1"/>
            <w:highlight w:val="white"/>
          </w:rPr>
          <w:delText xml:space="preserve">: </w:delText>
        </w:r>
        <w:r w:rsidR="000B451C">
          <w:rPr>
            <w:rFonts w:cs="Times New Roman"/>
            <w:color w:val="000000" w:themeColor="text1"/>
            <w:highlight w:val="white"/>
          </w:rPr>
          <w:delText xml:space="preserve">Digital </w:delText>
        </w:r>
        <w:r w:rsidR="00430B43">
          <w:rPr>
            <w:rFonts w:cs="Times New Roman"/>
            <w:color w:val="000000" w:themeColor="text1"/>
            <w:highlight w:val="white"/>
          </w:rPr>
          <w:delText>Studio</w:delText>
        </w:r>
        <w:r w:rsidR="00D954A7" w:rsidRPr="00424939">
          <w:rPr>
            <w:rFonts w:cs="Times New Roman"/>
            <w:color w:val="000000" w:themeColor="text1"/>
            <w:highlight w:val="white"/>
          </w:rPr>
          <w:delText xml:space="preserve"> (ART-145), or Workshop</w:delText>
        </w:r>
        <w:r w:rsidR="009F4511" w:rsidRPr="00424939">
          <w:rPr>
            <w:rFonts w:cs="Times New Roman"/>
            <w:color w:val="000000" w:themeColor="text1"/>
            <w:highlight w:val="white"/>
          </w:rPr>
          <w:fldChar w:fldCharType="begin"/>
        </w:r>
        <w:r w:rsidR="009F4511" w:rsidRPr="00424939">
          <w:rPr>
            <w:color w:val="000000" w:themeColor="text1"/>
          </w:rPr>
          <w:delInstrText xml:space="preserve"> XE "</w:delInstrText>
        </w:r>
        <w:r w:rsidR="009F4511" w:rsidRPr="00424939">
          <w:rPr>
            <w:rFonts w:cs="Times New Roman"/>
            <w:b/>
            <w:color w:val="000000" w:themeColor="text1"/>
          </w:rPr>
          <w:delInstrText>Workshop</w:delInstrText>
        </w:r>
        <w:r w:rsidR="009F4511" w:rsidRPr="00424939">
          <w:rPr>
            <w:color w:val="000000" w:themeColor="text1"/>
          </w:rPr>
          <w:delInstrText xml:space="preserve">" </w:delInstrText>
        </w:r>
        <w:r w:rsidR="009F4511" w:rsidRPr="00424939">
          <w:rPr>
            <w:rFonts w:cs="Times New Roman"/>
            <w:color w:val="000000" w:themeColor="text1"/>
            <w:highlight w:val="white"/>
          </w:rPr>
          <w:fldChar w:fldCharType="end"/>
        </w:r>
        <w:r w:rsidR="00D954A7" w:rsidRPr="00424939">
          <w:rPr>
            <w:rFonts w:cs="Times New Roman"/>
            <w:color w:val="000000" w:themeColor="text1"/>
            <w:highlight w:val="white"/>
          </w:rPr>
          <w:delText xml:space="preserve">: </w:delText>
        </w:r>
        <w:r w:rsidR="00D954A7" w:rsidRPr="00424939">
          <w:rPr>
            <w:rFonts w:cs="Times New Roman"/>
            <w:color w:val="000000" w:themeColor="text1"/>
          </w:rPr>
          <w:delText xml:space="preserve">Digital Toolbox </w:delText>
        </w:r>
        <w:r w:rsidR="00D954A7" w:rsidRPr="00424939">
          <w:rPr>
            <w:rFonts w:cs="Times New Roman"/>
            <w:color w:val="000000" w:themeColor="text1"/>
            <w:highlight w:val="white"/>
          </w:rPr>
          <w:delText>(WKS-204), or Workshop: Vector Graphics (WKS-213), or consent of instructor.</w:delText>
        </w:r>
      </w:del>
    </w:p>
    <w:p w14:paraId="561867B5" w14:textId="77777777" w:rsidR="00D954A7" w:rsidRPr="00424939" w:rsidRDefault="00D954A7" w:rsidP="008C77FB">
      <w:pPr>
        <w:spacing w:after="0"/>
        <w:rPr>
          <w:del w:id="8792" w:author="Summer 2023 updates" w:date="2024-07-31T13:42:00Z"/>
          <w:rFonts w:cs="Times New Roman"/>
          <w:b/>
          <w:color w:val="000000" w:themeColor="text1"/>
        </w:rPr>
      </w:pPr>
      <w:del w:id="8793" w:author="Summer 2023 updates" w:date="2024-07-31T13:42:00Z">
        <w:r w:rsidRPr="00424939">
          <w:rPr>
            <w:rFonts w:cs="Times New Roman"/>
            <w:b/>
            <w:color w:val="000000" w:themeColor="text1"/>
          </w:rPr>
          <w:delText>ART-</w:delText>
        </w:r>
        <w:r w:rsidR="000E56D2">
          <w:rPr>
            <w:rFonts w:cs="Times New Roman"/>
            <w:b/>
            <w:color w:val="000000" w:themeColor="text1"/>
          </w:rPr>
          <w:delText>3</w:delText>
        </w:r>
        <w:r w:rsidRPr="00424939">
          <w:rPr>
            <w:rFonts w:cs="Times New Roman"/>
            <w:b/>
            <w:color w:val="000000" w:themeColor="text1"/>
          </w:rPr>
          <w:delText>73 Screen Printing</w:delText>
        </w:r>
      </w:del>
    </w:p>
    <w:p w14:paraId="6028D1FD" w14:textId="77777777" w:rsidR="00D954A7" w:rsidRPr="00424939" w:rsidRDefault="00B4358B" w:rsidP="00D954A7">
      <w:pPr>
        <w:rPr>
          <w:del w:id="8794" w:author="Summer 2023 updates" w:date="2024-07-31T13:42:00Z"/>
          <w:rFonts w:cs="Times New Roman"/>
          <w:color w:val="000000" w:themeColor="text1"/>
        </w:rPr>
      </w:pPr>
      <w:moveFromRangeStart w:id="8795" w:author="Summer 2023 updates" w:date="2024-07-31T13:42:00Z" w:name="move173325806"/>
      <w:moveFrom w:id="8796" w:author="Summer 2023 updates" w:date="2024-07-31T13:42:00Z">
        <w:r w:rsidRPr="00B4358B">
          <w:rPr>
            <w:rPrChange w:id="8797" w:author="Summer 2023 updates" w:date="2024-07-31T13:42:00Z">
              <w:rPr>
                <w:color w:val="000000" w:themeColor="text1"/>
              </w:rPr>
            </w:rPrChange>
          </w:rPr>
          <w:t xml:space="preserve">Utilizes silkscreen printing as a medium that can be integrated with photography, digital imagery, and three-dimensional objects. </w:t>
        </w:r>
      </w:moveFrom>
      <w:moveFromRangeEnd w:id="8795"/>
      <w:del w:id="8798" w:author="Summer 2023 updates" w:date="2024-07-31T13:42:00Z">
        <w:r w:rsidR="00D954A7" w:rsidRPr="00424939">
          <w:rPr>
            <w:rFonts w:cs="Times New Roman"/>
            <w:color w:val="000000" w:themeColor="text1"/>
          </w:rPr>
          <w:delText xml:space="preserve">Course offers an exploration of the formal elements of design with an emphasis on the use of color. Coursework includes studio production, lectures, demonstrations and critiques. </w:delText>
        </w:r>
        <w:r w:rsidR="00D954A7" w:rsidRPr="00424939">
          <w:rPr>
            <w:rFonts w:cs="Times New Roman"/>
            <w:color w:val="000000" w:themeColor="text1"/>
            <w:highlight w:val="white"/>
            <w:u w:val="single"/>
          </w:rPr>
          <w:delText>Prerequisite</w:delText>
        </w:r>
        <w:r w:rsidR="00D954A7" w:rsidRPr="00424939">
          <w:rPr>
            <w:rFonts w:cs="Times New Roman"/>
            <w:color w:val="000000" w:themeColor="text1"/>
            <w:highlight w:val="white"/>
          </w:rPr>
          <w:delText xml:space="preserve"> any 100-level ART- course.</w:delText>
        </w:r>
      </w:del>
    </w:p>
    <w:p w14:paraId="190CC97B" w14:textId="77777777" w:rsidR="00D954A7" w:rsidRPr="00424939" w:rsidRDefault="00D954A7" w:rsidP="00D954A7">
      <w:pPr>
        <w:spacing w:after="0"/>
        <w:rPr>
          <w:del w:id="8799" w:author="Summer 2023 updates" w:date="2024-07-31T13:42:00Z"/>
          <w:rFonts w:cs="Times New Roman"/>
          <w:b/>
          <w:color w:val="000000" w:themeColor="text1"/>
        </w:rPr>
      </w:pPr>
      <w:del w:id="8800" w:author="Summer 2023 updates" w:date="2024-07-31T13:42:00Z">
        <w:r w:rsidRPr="00424939">
          <w:rPr>
            <w:rFonts w:cs="Times New Roman"/>
            <w:b/>
            <w:color w:val="000000" w:themeColor="text1"/>
          </w:rPr>
          <w:delText>ART-</w:delText>
        </w:r>
        <w:r w:rsidR="000E56D2">
          <w:rPr>
            <w:rFonts w:cs="Times New Roman"/>
            <w:b/>
            <w:color w:val="000000" w:themeColor="text1"/>
          </w:rPr>
          <w:delText>3</w:delText>
        </w:r>
        <w:r w:rsidRPr="00424939">
          <w:rPr>
            <w:rFonts w:cs="Times New Roman"/>
            <w:b/>
            <w:color w:val="000000" w:themeColor="text1"/>
          </w:rPr>
          <w:delText>74 Multiples in Printmaking</w:delText>
        </w:r>
      </w:del>
    </w:p>
    <w:p w14:paraId="1A9A2836" w14:textId="77777777" w:rsidR="00D954A7" w:rsidRPr="00424939" w:rsidRDefault="000E56D2" w:rsidP="00D954A7">
      <w:pPr>
        <w:rPr>
          <w:del w:id="8801" w:author="Summer 2023 updates" w:date="2024-07-31T13:42:00Z"/>
          <w:rFonts w:cs="Times New Roman"/>
          <w:color w:val="000000" w:themeColor="text1"/>
        </w:rPr>
      </w:pPr>
      <w:del w:id="8802" w:author="Summer 2023 updates" w:date="2024-07-31T13:42:00Z">
        <w:r>
          <w:rPr>
            <w:rFonts w:cs="Times New Roman"/>
            <w:color w:val="000000" w:themeColor="text1"/>
          </w:rPr>
          <w:delText>U</w:delText>
        </w:r>
        <w:r w:rsidR="00D954A7" w:rsidRPr="00424939">
          <w:rPr>
            <w:rFonts w:cs="Times New Roman"/>
            <w:color w:val="000000" w:themeColor="text1"/>
          </w:rPr>
          <w:delText xml:space="preserve">tilizes intaglio and lithography as a medium to explore artistic vision, personal imagery and design. Using the process of intaglio, students investigate the states of development of an image by printing multiple variations of the plate. Using the process of lithography, students learn how to create a limited edition of prints. </w:delText>
        </w:r>
        <w:r w:rsidR="00D954A7" w:rsidRPr="00424939">
          <w:rPr>
            <w:rFonts w:cs="Times New Roman"/>
            <w:color w:val="000000" w:themeColor="text1"/>
            <w:highlight w:val="white"/>
            <w:u w:val="single"/>
          </w:rPr>
          <w:delText>Prerequisite</w:delText>
        </w:r>
        <w:r w:rsidR="00D954A7" w:rsidRPr="00424939">
          <w:rPr>
            <w:rFonts w:cs="Times New Roman"/>
            <w:color w:val="000000" w:themeColor="text1"/>
            <w:highlight w:val="white"/>
          </w:rPr>
          <w:delText xml:space="preserve"> any 100-level studio ART- course.</w:delText>
        </w:r>
      </w:del>
    </w:p>
    <w:p w14:paraId="17340CCF" w14:textId="014F742F" w:rsidR="00D954A7" w:rsidRPr="00424939" w:rsidRDefault="00D954A7" w:rsidP="00D954A7">
      <w:pPr>
        <w:spacing w:after="0"/>
        <w:rPr>
          <w:rFonts w:cs="Times New Roman"/>
          <w:b/>
          <w:color w:val="000000" w:themeColor="text1"/>
        </w:rPr>
      </w:pPr>
      <w:bookmarkStart w:id="8803" w:name="_44udiixfda8t" w:colFirst="0" w:colLast="0"/>
      <w:bookmarkStart w:id="8804" w:name="ART291"/>
      <w:bookmarkEnd w:id="8803"/>
      <w:r w:rsidRPr="00424939">
        <w:rPr>
          <w:rFonts w:cs="Times New Roman"/>
          <w:b/>
          <w:color w:val="000000" w:themeColor="text1"/>
        </w:rPr>
        <w:t>ART-</w:t>
      </w:r>
      <w:r w:rsidR="000E56D2">
        <w:rPr>
          <w:rFonts w:cs="Times New Roman"/>
          <w:b/>
          <w:color w:val="000000" w:themeColor="text1"/>
        </w:rPr>
        <w:t>3</w:t>
      </w:r>
      <w:r w:rsidRPr="00424939">
        <w:rPr>
          <w:rFonts w:cs="Times New Roman"/>
          <w:b/>
          <w:color w:val="000000" w:themeColor="text1"/>
        </w:rPr>
        <w:t>91</w:t>
      </w:r>
      <w:bookmarkEnd w:id="8804"/>
      <w:r w:rsidRPr="00424939">
        <w:rPr>
          <w:rFonts w:cs="Times New Roman"/>
          <w:b/>
          <w:color w:val="000000" w:themeColor="text1"/>
        </w:rPr>
        <w:t xml:space="preserve"> Advanced Topics in Studio Art</w:t>
      </w:r>
    </w:p>
    <w:p w14:paraId="27055FC2" w14:textId="77777777" w:rsidR="00D954A7" w:rsidRPr="00424939" w:rsidRDefault="00D954A7" w:rsidP="00D954A7">
      <w:pPr>
        <w:spacing w:after="40"/>
        <w:rPr>
          <w:del w:id="8805" w:author="Summer 2023 updates" w:date="2024-07-31T13:42:00Z"/>
          <w:rFonts w:cs="Times New Roman"/>
          <w:color w:val="000000" w:themeColor="text1"/>
        </w:rPr>
      </w:pPr>
      <w:del w:id="8806" w:author="Summer 2023 updates" w:date="2024-07-31T13:42:00Z">
        <w:r w:rsidRPr="00424939">
          <w:rPr>
            <w:rFonts w:cs="Times New Roman"/>
            <w:color w:val="000000" w:themeColor="text1"/>
          </w:rPr>
          <w:delText>See also Art History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(ARH-</w:delText>
        </w:r>
        <w:r w:rsidRPr="00BB3C80">
          <w:rPr>
            <w:rFonts w:cs="Times New Roman"/>
            <w:color w:val="000000" w:themeColor="text1"/>
          </w:rPr>
          <w:delText xml:space="preserve">391), p. </w:delText>
        </w:r>
        <w:r w:rsidR="00054875" w:rsidRPr="00BB3C80">
          <w:rPr>
            <w:rFonts w:cs="Times New Roman"/>
            <w:color w:val="000000" w:themeColor="text1"/>
          </w:rPr>
          <w:fldChar w:fldCharType="begin"/>
        </w:r>
        <w:r w:rsidR="00054875" w:rsidRPr="00BB3C80">
          <w:rPr>
            <w:rFonts w:cs="Times New Roman"/>
            <w:color w:val="000000" w:themeColor="text1"/>
          </w:rPr>
          <w:delInstrText xml:space="preserve"> PAGEREF ARH391 \h </w:delInstrText>
        </w:r>
        <w:r w:rsidR="00054875" w:rsidRPr="00BB3C80">
          <w:rPr>
            <w:rFonts w:cs="Times New Roman"/>
            <w:color w:val="000000" w:themeColor="text1"/>
          </w:rPr>
        </w:r>
        <w:r w:rsidR="00054875" w:rsidRPr="00BB3C80">
          <w:rPr>
            <w:rFonts w:cs="Times New Roman"/>
            <w:color w:val="000000" w:themeColor="text1"/>
          </w:rPr>
          <w:fldChar w:fldCharType="separate"/>
        </w:r>
        <w:r w:rsidR="00890698">
          <w:rPr>
            <w:rFonts w:cs="Times New Roman"/>
            <w:noProof/>
            <w:color w:val="000000" w:themeColor="text1"/>
          </w:rPr>
          <w:delText>64</w:delText>
        </w:r>
        <w:r w:rsidR="00054875" w:rsidRPr="00BB3C80">
          <w:rPr>
            <w:rFonts w:cs="Times New Roman"/>
            <w:color w:val="000000" w:themeColor="text1"/>
          </w:rPr>
          <w:fldChar w:fldCharType="end"/>
        </w:r>
      </w:del>
    </w:p>
    <w:p w14:paraId="0F658A48" w14:textId="38856E38" w:rsidR="00D954A7" w:rsidRPr="00424939" w:rsidRDefault="000E56D2" w:rsidP="00D954A7">
      <w:pPr>
        <w:rPr>
          <w:rFonts w:cs="Times New Roman"/>
          <w:color w:val="000000" w:themeColor="text1"/>
        </w:rPr>
      </w:pPr>
      <w:r>
        <w:rPr>
          <w:rFonts w:cs="Times New Roman"/>
          <w:color w:val="000000" w:themeColor="text1"/>
          <w:highlight w:val="white"/>
        </w:rPr>
        <w:t>F</w:t>
      </w:r>
      <w:r w:rsidR="00D954A7" w:rsidRPr="00424939">
        <w:rPr>
          <w:rFonts w:cs="Times New Roman"/>
          <w:color w:val="000000" w:themeColor="text1"/>
          <w:highlight w:val="white"/>
        </w:rPr>
        <w:t xml:space="preserve">ocuses on a specific </w:t>
      </w:r>
      <w:r>
        <w:rPr>
          <w:rFonts w:cs="Times New Roman"/>
          <w:color w:val="000000" w:themeColor="text1"/>
          <w:highlight w:val="white"/>
        </w:rPr>
        <w:t xml:space="preserve">advanced studio art </w:t>
      </w:r>
      <w:r w:rsidR="00D954A7" w:rsidRPr="00424939">
        <w:rPr>
          <w:rFonts w:cs="Times New Roman"/>
          <w:color w:val="000000" w:themeColor="text1"/>
          <w:highlight w:val="white"/>
        </w:rPr>
        <w:t xml:space="preserve">theme or topic. Topics vary. May be taken more than once for credit, provided the topics are substantially different. </w:t>
      </w:r>
      <w:r w:rsidR="00D954A7" w:rsidRPr="00424939">
        <w:rPr>
          <w:rFonts w:cs="Times New Roman"/>
          <w:color w:val="000000" w:themeColor="text1"/>
          <w:highlight w:val="white"/>
          <w:u w:val="single"/>
        </w:rPr>
        <w:t>Prerequisite</w:t>
      </w:r>
      <w:r w:rsidR="00D954A7" w:rsidRPr="00424939">
        <w:rPr>
          <w:rFonts w:cs="Times New Roman"/>
          <w:color w:val="000000" w:themeColor="text1"/>
          <w:highlight w:val="white"/>
        </w:rPr>
        <w:t>: any 100- or 200-level ART- course or consent of instructor.</w:t>
      </w:r>
    </w:p>
    <w:p w14:paraId="27804F4C" w14:textId="14375B8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ART-394 Directed </w:t>
      </w:r>
      <w:del w:id="8807" w:author="Summer 2023 updates" w:date="2024-07-31T13:42:00Z">
        <w:r w:rsidRPr="00424939">
          <w:rPr>
            <w:rFonts w:cs="Times New Roman"/>
            <w:b/>
            <w:color w:val="000000" w:themeColor="text1"/>
          </w:rPr>
          <w:delText>Studies</w:delText>
        </w:r>
      </w:del>
      <w:ins w:id="8808"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 xml:space="preserve">in Art </w:t>
      </w:r>
    </w:p>
    <w:p w14:paraId="006EDE3F" w14:textId="0DA3B4FE" w:rsidR="00D954A7" w:rsidRPr="00424939" w:rsidRDefault="000E56D2" w:rsidP="00D954A7">
      <w:pPr>
        <w:rPr>
          <w:rFonts w:cs="Times New Roman"/>
          <w:color w:val="000000" w:themeColor="text1"/>
        </w:rPr>
      </w:pPr>
      <w:r>
        <w:rPr>
          <w:rFonts w:cs="Times New Roman"/>
          <w:color w:val="000000" w:themeColor="text1"/>
        </w:rPr>
        <w:t>Investigates a topic in s</w:t>
      </w:r>
      <w:r w:rsidR="00D954A7" w:rsidRPr="00424939">
        <w:rPr>
          <w:rFonts w:cs="Times New Roman"/>
          <w:color w:val="000000" w:themeColor="text1"/>
        </w:rPr>
        <w:t xml:space="preserve">tudio art selected by the student and instructor to fit the student’s particular interests and educational needs. May be taken more than once for credit. </w:t>
      </w:r>
      <w:r w:rsidR="00D954A7" w:rsidRPr="00424939">
        <w:rPr>
          <w:rFonts w:cs="Times New Roman"/>
          <w:color w:val="000000" w:themeColor="text1"/>
          <w:u w:val="single"/>
        </w:rPr>
        <w:t>Prerequisites:</w:t>
      </w:r>
      <w:r w:rsidR="00D954A7" w:rsidRPr="00424939">
        <w:rPr>
          <w:rFonts w:cs="Times New Roman"/>
          <w:color w:val="000000" w:themeColor="text1"/>
        </w:rPr>
        <w:t xml:space="preserve"> junior standing and consent of department chair. </w:t>
      </w:r>
    </w:p>
    <w:p w14:paraId="3850BCE0" w14:textId="232CF182" w:rsidR="00D954A7" w:rsidRPr="00424939" w:rsidRDefault="00D954A7" w:rsidP="008C77FB">
      <w:pPr>
        <w:spacing w:after="0"/>
        <w:rPr>
          <w:rFonts w:cs="Times New Roman"/>
          <w:b/>
          <w:color w:val="000000" w:themeColor="text1"/>
        </w:rPr>
      </w:pPr>
      <w:r w:rsidRPr="00424939">
        <w:rPr>
          <w:rFonts w:cs="Times New Roman"/>
          <w:b/>
          <w:color w:val="000000" w:themeColor="text1"/>
        </w:rPr>
        <w:t>ART-444 Independent Study</w:t>
      </w:r>
      <w:r w:rsidR="008C196D" w:rsidRPr="00424939">
        <w:rPr>
          <w:rFonts w:cs="Times New Roman"/>
          <w:b/>
          <w:color w:val="000000" w:themeColor="text1"/>
        </w:rPr>
        <w:fldChar w:fldCharType="begin"/>
      </w:r>
      <w:r w:rsidR="008C196D" w:rsidRPr="008C77FB">
        <w:rPr>
          <w:rFonts w:cs="Times New Roman"/>
          <w:b/>
          <w:color w:val="000000" w:themeColor="text1"/>
        </w:rPr>
        <w:instrText xml:space="preserve"> XE "</w:instrText>
      </w:r>
      <w:r w:rsidR="008C196D" w:rsidRPr="00424939">
        <w:rPr>
          <w:rFonts w:cs="Times New Roman"/>
          <w:b/>
          <w:color w:val="000000" w:themeColor="text1"/>
        </w:rPr>
        <w:instrText>Independent Study</w:instrText>
      </w:r>
      <w:r w:rsidR="008C196D" w:rsidRPr="008C77FB">
        <w:rPr>
          <w:rFonts w:cs="Times New Roman"/>
          <w:b/>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C6ABABE" w14:textId="4A3ABBDB" w:rsidR="00D954A7" w:rsidRPr="00424939" w:rsidRDefault="00672EB8" w:rsidP="00D954A7">
      <w:pPr>
        <w:rPr>
          <w:rFonts w:cs="Times New Roman"/>
          <w:color w:val="000000" w:themeColor="text1"/>
        </w:rPr>
      </w:pPr>
      <w:r>
        <w:rPr>
          <w:rFonts w:cs="Times New Roman"/>
          <w:color w:val="000000" w:themeColor="text1"/>
        </w:rPr>
        <w:t>Focuses on a topic for i</w:t>
      </w:r>
      <w:r w:rsidR="00D954A7" w:rsidRPr="00424939">
        <w:rPr>
          <w:rFonts w:cs="Times New Roman"/>
          <w:color w:val="000000" w:themeColor="text1"/>
        </w:rPr>
        <w:t xml:space="preserve">ndependent work on a selected project under the direction of a faculty member of the department. </w:t>
      </w:r>
      <w:r w:rsidR="00D954A7" w:rsidRPr="00424939">
        <w:rPr>
          <w:rFonts w:cs="Times New Roman"/>
          <w:color w:val="000000" w:themeColor="text1"/>
          <w:u w:val="single"/>
        </w:rPr>
        <w:t>Prerequisite:</w:t>
      </w:r>
      <w:r w:rsidR="00D954A7" w:rsidRPr="00424939">
        <w:rPr>
          <w:rFonts w:cs="Times New Roman"/>
          <w:color w:val="000000" w:themeColor="text1"/>
        </w:rPr>
        <w:t xml:space="preserve"> consent of instructor.</w:t>
      </w:r>
    </w:p>
    <w:p w14:paraId="758AB009" w14:textId="31D8EBE4" w:rsidR="00D954A7" w:rsidRPr="00424939" w:rsidRDefault="00D954A7" w:rsidP="00D954A7">
      <w:pPr>
        <w:spacing w:after="0"/>
        <w:rPr>
          <w:rFonts w:cs="Times New Roman"/>
          <w:b/>
          <w:color w:val="000000" w:themeColor="text1"/>
        </w:rPr>
      </w:pPr>
      <w:r w:rsidRPr="00424939">
        <w:rPr>
          <w:rFonts w:cs="Times New Roman"/>
          <w:b/>
          <w:color w:val="000000" w:themeColor="text1"/>
        </w:rPr>
        <w:t>ART-</w:t>
      </w:r>
      <w:bookmarkStart w:id="8809" w:name="ART464"/>
      <w:r w:rsidRPr="00424939">
        <w:rPr>
          <w:rFonts w:cs="Times New Roman"/>
          <w:b/>
          <w:color w:val="000000" w:themeColor="text1"/>
        </w:rPr>
        <w:t>464</w:t>
      </w:r>
      <w:bookmarkEnd w:id="8809"/>
      <w:r w:rsidRPr="00424939">
        <w:rPr>
          <w:rFonts w:cs="Times New Roman"/>
          <w:b/>
          <w:color w:val="000000" w:themeColor="text1"/>
        </w:rPr>
        <w:t xml:space="preserve">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w:t>
      </w:r>
      <w:ins w:id="8810" w:author="Summer 2023 updates" w:date="2024-07-31T13:42:00Z">
        <w:r w:rsidR="00D83866">
          <w:rPr>
            <w:rFonts w:cs="Times New Roman"/>
            <w:b/>
            <w:color w:val="000000" w:themeColor="text1"/>
          </w:rPr>
          <w:t xml:space="preserve"> (WE)</w:t>
        </w:r>
      </w:ins>
    </w:p>
    <w:p w14:paraId="41463765" w14:textId="2861B49D" w:rsidR="00D83866" w:rsidRDefault="00D83866" w:rsidP="00D954A7">
      <w:pPr>
        <w:rPr>
          <w:ins w:id="8811" w:author="Summer 2023 updates" w:date="2024-07-31T13:42:00Z"/>
          <w:rFonts w:cs="Times New Roman"/>
          <w:color w:val="000000" w:themeColor="text1"/>
        </w:rPr>
      </w:pPr>
      <w:ins w:id="8812" w:author="Summer 2023 updates" w:date="2024-07-31T13:42:00Z">
        <w:r>
          <w:rPr>
            <w:rFonts w:cs="Times New Roman"/>
            <w:color w:val="000000" w:themeColor="text1"/>
          </w:rPr>
          <w:t xml:space="preserve">See also Art History (ARH-464 Seminar in Art History I WE), p. </w:t>
        </w:r>
        <w:r w:rsidR="00DC0803">
          <w:rPr>
            <w:rFonts w:cs="Times New Roman"/>
            <w:color w:val="000000" w:themeColor="text1"/>
          </w:rPr>
          <w:fldChar w:fldCharType="begin"/>
        </w:r>
        <w:r w:rsidR="00DC0803">
          <w:rPr>
            <w:rFonts w:cs="Times New Roman"/>
            <w:color w:val="000000" w:themeColor="text1"/>
          </w:rPr>
          <w:instrText xml:space="preserve"> PAGEREF ARH464 \h </w:instrText>
        </w:r>
        <w:r w:rsidR="00DC0803">
          <w:rPr>
            <w:rFonts w:cs="Times New Roman"/>
            <w:color w:val="000000" w:themeColor="text1"/>
          </w:rPr>
        </w:r>
        <w:r w:rsidR="00DC0803">
          <w:rPr>
            <w:rFonts w:cs="Times New Roman"/>
            <w:color w:val="000000" w:themeColor="text1"/>
          </w:rPr>
          <w:fldChar w:fldCharType="separate"/>
        </w:r>
        <w:r w:rsidR="00A74DA0">
          <w:rPr>
            <w:rFonts w:cs="Times New Roman"/>
            <w:noProof/>
            <w:color w:val="000000" w:themeColor="text1"/>
          </w:rPr>
          <w:t>78</w:t>
        </w:r>
        <w:r w:rsidR="00DC0803">
          <w:rPr>
            <w:rFonts w:cs="Times New Roman"/>
            <w:color w:val="000000" w:themeColor="text1"/>
          </w:rPr>
          <w:fldChar w:fldCharType="end"/>
        </w:r>
      </w:ins>
    </w:p>
    <w:p w14:paraId="64903F21" w14:textId="275349E2" w:rsidR="00D954A7" w:rsidRPr="00424939" w:rsidRDefault="00672EB8" w:rsidP="00D954A7">
      <w:pPr>
        <w:rPr>
          <w:rFonts w:cs="Times New Roman"/>
          <w:color w:val="000000" w:themeColor="text1"/>
        </w:rPr>
      </w:pPr>
      <w:r>
        <w:rPr>
          <w:rFonts w:cs="Times New Roman"/>
          <w:color w:val="000000" w:themeColor="text1"/>
        </w:rPr>
        <w:t>Prepares students for a</w:t>
      </w:r>
      <w:r w:rsidR="00D954A7" w:rsidRPr="00424939">
        <w:rPr>
          <w:rFonts w:cs="Times New Roman"/>
          <w:color w:val="000000" w:themeColor="text1"/>
        </w:rPr>
        <w:t xml:space="preserve">dvanced research in studio art. Emphasis is on preparation of work toward the senior exhibit. Only art majors are admitted to this course. Materials fee (where applicable) should be discussed with instructor. </w:t>
      </w:r>
      <w:r w:rsidR="00D954A7" w:rsidRPr="00424939">
        <w:rPr>
          <w:rFonts w:cs="Times New Roman"/>
          <w:color w:val="000000" w:themeColor="text1"/>
          <w:u w:val="single"/>
        </w:rPr>
        <w:t>Prerequisite</w:t>
      </w:r>
      <w:r w:rsidR="00D954A7" w:rsidRPr="00424939">
        <w:rPr>
          <w:rFonts w:cs="Times New Roman"/>
          <w:color w:val="000000" w:themeColor="text1"/>
        </w:rPr>
        <w:t>: declared major in art and successful completion of Junior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954A7" w:rsidRPr="00424939">
        <w:rPr>
          <w:rFonts w:cs="Times New Roman"/>
          <w:color w:val="000000" w:themeColor="text1"/>
        </w:rPr>
        <w:t xml:space="preserve"> Review.</w:t>
      </w:r>
    </w:p>
    <w:p w14:paraId="0CD2CA8E" w14:textId="12E393B5" w:rsidR="00D954A7" w:rsidRPr="00424939" w:rsidRDefault="00D954A7" w:rsidP="00D954A7">
      <w:pPr>
        <w:spacing w:after="0"/>
        <w:rPr>
          <w:rFonts w:cs="Times New Roman"/>
          <w:b/>
          <w:color w:val="000000" w:themeColor="text1"/>
        </w:rPr>
      </w:pPr>
      <w:r w:rsidRPr="00424939">
        <w:rPr>
          <w:rFonts w:cs="Times New Roman"/>
          <w:b/>
          <w:color w:val="000000" w:themeColor="text1"/>
        </w:rPr>
        <w:t>ART-</w:t>
      </w:r>
      <w:bookmarkStart w:id="8813" w:name="ART474"/>
      <w:r w:rsidRPr="00424939">
        <w:rPr>
          <w:rFonts w:cs="Times New Roman"/>
          <w:b/>
          <w:color w:val="000000" w:themeColor="text1"/>
        </w:rPr>
        <w:t>474</w:t>
      </w:r>
      <w:bookmarkEnd w:id="8813"/>
      <w:r w:rsidRPr="00424939">
        <w:rPr>
          <w:rFonts w:cs="Times New Roman"/>
          <w:b/>
          <w:color w:val="000000" w:themeColor="text1"/>
        </w:rPr>
        <w:t xml:space="preserve">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II &amp; Senior Exhibition </w:t>
      </w:r>
    </w:p>
    <w:p w14:paraId="7DE4ABC9" w14:textId="7D0F3BC6" w:rsidR="007536F0" w:rsidRDefault="007536F0" w:rsidP="00D954A7">
      <w:pPr>
        <w:rPr>
          <w:ins w:id="8814" w:author="Summer 2023 updates" w:date="2024-07-31T13:42:00Z"/>
          <w:rFonts w:cs="Times New Roman"/>
          <w:color w:val="000000" w:themeColor="text1"/>
        </w:rPr>
      </w:pPr>
      <w:ins w:id="8815" w:author="Summer 2023 updates" w:date="2024-07-31T13:42:00Z">
        <w:r>
          <w:rPr>
            <w:rFonts w:cs="Times New Roman"/>
            <w:color w:val="000000" w:themeColor="text1"/>
          </w:rPr>
          <w:t xml:space="preserve">See also Art History (ARH-474 Seminar in Art History II + Thesis Project WE), p. </w:t>
        </w:r>
        <w:r>
          <w:rPr>
            <w:rFonts w:cs="Times New Roman"/>
            <w:color w:val="000000" w:themeColor="text1"/>
          </w:rPr>
          <w:fldChar w:fldCharType="begin"/>
        </w:r>
        <w:r>
          <w:rPr>
            <w:rFonts w:cs="Times New Roman"/>
            <w:color w:val="000000" w:themeColor="text1"/>
          </w:rPr>
          <w:instrText xml:space="preserve"> PAGEREF ARH474 \h </w:instrText>
        </w:r>
        <w:r>
          <w:rPr>
            <w:rFonts w:cs="Times New Roman"/>
            <w:color w:val="000000" w:themeColor="text1"/>
          </w:rPr>
        </w:r>
        <w:r>
          <w:rPr>
            <w:rFonts w:cs="Times New Roman"/>
            <w:color w:val="000000" w:themeColor="text1"/>
          </w:rPr>
          <w:fldChar w:fldCharType="separate"/>
        </w:r>
        <w:r w:rsidR="00A74DA0">
          <w:rPr>
            <w:rFonts w:cs="Times New Roman"/>
            <w:noProof/>
            <w:color w:val="000000" w:themeColor="text1"/>
          </w:rPr>
          <w:t>78</w:t>
        </w:r>
        <w:r>
          <w:rPr>
            <w:rFonts w:cs="Times New Roman"/>
            <w:color w:val="000000" w:themeColor="text1"/>
          </w:rPr>
          <w:fldChar w:fldCharType="end"/>
        </w:r>
      </w:ins>
    </w:p>
    <w:p w14:paraId="0DB15CD7" w14:textId="4C29E28A" w:rsidR="00D954A7" w:rsidRPr="00424939" w:rsidRDefault="00672EB8" w:rsidP="00D954A7">
      <w:pPr>
        <w:rPr>
          <w:rFonts w:cs="Times New Roman"/>
          <w:color w:val="000000" w:themeColor="text1"/>
        </w:rPr>
      </w:pPr>
      <w:r>
        <w:rPr>
          <w:rFonts w:cs="Times New Roman"/>
          <w:color w:val="000000" w:themeColor="text1"/>
        </w:rPr>
        <w:t>Prepares students for a</w:t>
      </w:r>
      <w:r w:rsidR="00D954A7" w:rsidRPr="00424939">
        <w:rPr>
          <w:rFonts w:cs="Times New Roman"/>
          <w:color w:val="000000" w:themeColor="text1"/>
        </w:rPr>
        <w:t xml:space="preserve">dvanced research in studio art. Emphasis is on preparation of work toward the senior exhibit. Only art majors are admitted to this course. Materials fee (where applicable) should be discussed with instructor. </w:t>
      </w:r>
      <w:r w:rsidR="00D954A7" w:rsidRPr="00424939">
        <w:rPr>
          <w:rFonts w:cs="Times New Roman"/>
          <w:color w:val="000000" w:themeColor="text1"/>
          <w:u w:val="single"/>
        </w:rPr>
        <w:t>Prerequisite</w:t>
      </w:r>
      <w:r w:rsidR="00D954A7" w:rsidRPr="00424939">
        <w:rPr>
          <w:rFonts w:cs="Times New Roman"/>
          <w:color w:val="000000" w:themeColor="text1"/>
        </w:rPr>
        <w:t>: successful completion of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954A7" w:rsidRPr="00424939">
        <w:rPr>
          <w:rFonts w:cs="Times New Roman"/>
          <w:color w:val="000000" w:themeColor="text1"/>
        </w:rPr>
        <w:t xml:space="preserve"> Seminar I (ART-464).</w:t>
      </w:r>
    </w:p>
    <w:p w14:paraId="2ABF6A3E" w14:textId="77777777" w:rsidR="006B5A3C" w:rsidRDefault="006B5A3C">
      <w:pPr>
        <w:spacing w:after="200" w:line="276" w:lineRule="auto"/>
        <w:rPr>
          <w:del w:id="8816" w:author="Summer 2023 updates" w:date="2024-07-31T13:42:00Z"/>
          <w:rFonts w:cs="Times New Roman"/>
          <w:b/>
          <w:color w:val="000000" w:themeColor="text1"/>
        </w:rPr>
      </w:pPr>
      <w:del w:id="8817" w:author="Summer 2023 updates" w:date="2024-07-31T13:42:00Z">
        <w:r>
          <w:rPr>
            <w:rFonts w:cs="Times New Roman"/>
            <w:b/>
            <w:color w:val="000000" w:themeColor="text1"/>
          </w:rPr>
          <w:br w:type="page"/>
        </w:r>
      </w:del>
    </w:p>
    <w:p w14:paraId="684360DF" w14:textId="0C5B8D57" w:rsidR="00D954A7" w:rsidRPr="00424939" w:rsidRDefault="00D954A7" w:rsidP="00D954A7">
      <w:pPr>
        <w:spacing w:after="0"/>
        <w:rPr>
          <w:rFonts w:cs="Times New Roman"/>
          <w:b/>
          <w:color w:val="000000" w:themeColor="text1"/>
        </w:rPr>
      </w:pPr>
      <w:r w:rsidRPr="00424939">
        <w:rPr>
          <w:rFonts w:cs="Times New Roman"/>
          <w:b/>
          <w:color w:val="000000" w:themeColor="text1"/>
        </w:rPr>
        <w:t>ART-494 Internship in Art</w:t>
      </w:r>
      <w:del w:id="8818" w:author="Summer 2023 updates" w:date="2024-07-31T13:42:00Z">
        <w:r w:rsidRPr="00424939">
          <w:rPr>
            <w:rFonts w:cs="Times New Roman"/>
            <w:b/>
            <w:color w:val="000000" w:themeColor="text1"/>
          </w:rPr>
          <w:delText xml:space="preserve"> </w:delText>
        </w:r>
      </w:del>
    </w:p>
    <w:p w14:paraId="7BE830C3" w14:textId="2E2C0D90" w:rsidR="00D954A7" w:rsidRDefault="00D954A7" w:rsidP="00247E08">
      <w:pPr>
        <w:spacing w:after="0"/>
        <w:rPr>
          <w:rFonts w:cs="Times New Roman"/>
          <w:color w:val="000000" w:themeColor="text1"/>
        </w:rPr>
      </w:pPr>
      <w:r w:rsidRPr="00424939">
        <w:rPr>
          <w:rFonts w:cs="Times New Roman"/>
          <w:color w:val="000000" w:themeColor="text1"/>
        </w:rPr>
        <w:t>Investiga</w:t>
      </w:r>
      <w:r w:rsidR="00672EB8">
        <w:rPr>
          <w:rFonts w:cs="Times New Roman"/>
          <w:color w:val="000000" w:themeColor="text1"/>
        </w:rPr>
        <w:t xml:space="preserve">tes </w:t>
      </w:r>
      <w:r w:rsidRPr="00424939">
        <w:rPr>
          <w:rFonts w:cs="Times New Roman"/>
          <w:color w:val="000000" w:themeColor="text1"/>
        </w:rPr>
        <w:t xml:space="preserve">an area of interest related to the major, through voluntary field placement supervised by a faculty member of the art and art history department.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Prerequisites</w:t>
      </w:r>
      <w:r w:rsidRPr="00424939">
        <w:rPr>
          <w:rFonts w:cs="Times New Roman"/>
          <w:color w:val="000000" w:themeColor="text1"/>
        </w:rPr>
        <w:t xml:space="preserve">: declared major in art, junior standing, and consent of department chair.  </w:t>
      </w:r>
    </w:p>
    <w:p w14:paraId="6EEDCA73" w14:textId="7A588658" w:rsidR="007959B0" w:rsidRDefault="007959B0" w:rsidP="002F6686">
      <w:pPr>
        <w:rPr>
          <w:rPrChange w:id="8819" w:author="Summer 2023 updates" w:date="2024-07-31T13:42:00Z">
            <w:rPr>
              <w:color w:val="000000" w:themeColor="text1"/>
            </w:rPr>
          </w:rPrChange>
        </w:rPr>
        <w:pPrChange w:id="8820" w:author="Summer 2023 updates" w:date="2024-07-31T13:42:00Z">
          <w:pPr>
            <w:spacing w:after="0"/>
          </w:pPr>
        </w:pPrChange>
      </w:pPr>
    </w:p>
    <w:p w14:paraId="3126CFDC" w14:textId="77777777" w:rsidR="00247E08" w:rsidRPr="00424939" w:rsidRDefault="00247E08" w:rsidP="002F6686">
      <w:pPr>
        <w:rPr>
          <w:rPrChange w:id="8821" w:author="Summer 2023 updates" w:date="2024-07-31T13:42:00Z">
            <w:rPr>
              <w:color w:val="000000" w:themeColor="text1"/>
            </w:rPr>
          </w:rPrChange>
        </w:rPr>
        <w:pPrChange w:id="8822" w:author="Summer 2023 updates" w:date="2024-07-31T13:42:00Z">
          <w:pPr>
            <w:spacing w:after="0"/>
          </w:pPr>
        </w:pPrChange>
      </w:pPr>
    </w:p>
    <w:p w14:paraId="15A39C4F" w14:textId="464662AC" w:rsidR="00D954A7" w:rsidRPr="00424939" w:rsidRDefault="00243775" w:rsidP="00243775">
      <w:pPr>
        <w:pStyle w:val="Heading4"/>
        <w:rPr>
          <w:rStyle w:val="Strong"/>
          <w:rFonts w:ascii="Garamond" w:hAnsi="Garamond"/>
          <w:b/>
          <w:color w:val="000000" w:themeColor="text1"/>
        </w:rPr>
      </w:pPr>
      <w:bookmarkStart w:id="8823" w:name="_Toc141355735"/>
      <w:bookmarkStart w:id="8824" w:name="_Toc110005215"/>
      <w:r w:rsidRPr="00424939">
        <w:rPr>
          <w:rFonts w:ascii="Garamond" w:hAnsi="Garamond"/>
          <w:b w:val="0"/>
          <w:color w:val="000000" w:themeColor="text1"/>
        </w:rPr>
        <w:t>—</w:t>
      </w:r>
      <w:r w:rsidRPr="00424939">
        <w:rPr>
          <w:rStyle w:val="Strong"/>
          <w:rFonts w:ascii="Garamond" w:hAnsi="Garamond"/>
          <w:b/>
          <w:color w:val="000000" w:themeColor="text1"/>
        </w:rPr>
        <w:t>Art History</w:t>
      </w:r>
      <w:bookmarkEnd w:id="8823"/>
      <w:bookmarkEnd w:id="8824"/>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40B032BB" w14:textId="0FD06D33" w:rsidR="00D954A7" w:rsidRPr="00424939" w:rsidRDefault="00D954A7" w:rsidP="00D954A7">
      <w:pPr>
        <w:spacing w:after="0"/>
        <w:rPr>
          <w:rFonts w:cs="Times New Roman"/>
          <w:b/>
          <w:color w:val="000000" w:themeColor="text1"/>
        </w:rPr>
      </w:pPr>
      <w:r w:rsidRPr="00424939">
        <w:rPr>
          <w:rFonts w:cs="Times New Roman"/>
          <w:b/>
          <w:color w:val="000000" w:themeColor="text1"/>
        </w:rPr>
        <w:t>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4296F3F8" w14:textId="77777777" w:rsidR="00D954A7" w:rsidRPr="00424939" w:rsidRDefault="00D954A7" w:rsidP="00D954A7">
      <w:pPr>
        <w:pStyle w:val="Noparagraphstyle"/>
        <w:tabs>
          <w:tab w:val="num" w:pos="720"/>
        </w:tabs>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major in art history.</w:t>
      </w:r>
    </w:p>
    <w:p w14:paraId="341A483D" w14:textId="2F49FAA7" w:rsidR="00D954A7" w:rsidRPr="00424939" w:rsidRDefault="00D954A7" w:rsidP="00D954A7">
      <w:pPr>
        <w:pStyle w:val="Noparagraphstyle"/>
        <w:tabs>
          <w:tab w:val="left" w:pos="360"/>
        </w:tabs>
        <w:spacing w:after="60" w:line="240" w:lineRule="auto"/>
        <w:jc w:val="left"/>
        <w:rPr>
          <w:rFonts w:ascii="Garamond" w:hAnsi="Garamond" w:cs="Times New Roman"/>
          <w:i/>
          <w:color w:val="000000" w:themeColor="text1"/>
          <w:sz w:val="22"/>
          <w:szCs w:val="22"/>
        </w:rPr>
      </w:pPr>
      <w:r w:rsidRPr="00424939">
        <w:rPr>
          <w:rFonts w:ascii="Garamond" w:hAnsi="Garamond"/>
          <w:i/>
          <w:color w:val="000000" w:themeColor="text1"/>
          <w:sz w:val="22"/>
          <w:szCs w:val="22"/>
        </w:rPr>
        <w:t>An Art History</w:t>
      </w:r>
      <w:r w:rsidR="00B8454E" w:rsidRPr="00424939">
        <w:rPr>
          <w:rFonts w:ascii="Garamond" w:hAnsi="Garamond"/>
          <w:i/>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Art History</w:instrText>
      </w:r>
      <w:r w:rsidR="00B8454E" w:rsidRPr="00424939">
        <w:rPr>
          <w:rFonts w:ascii="Garamond" w:hAnsi="Garamond"/>
          <w:color w:val="000000" w:themeColor="text1"/>
        </w:rPr>
        <w:instrText xml:space="preserve">" </w:instrText>
      </w:r>
      <w:r w:rsidR="00B8454E"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 xml:space="preserve"> major may also complete an Art minor</w:t>
      </w:r>
      <w:r w:rsidR="00B8454E" w:rsidRPr="00424939">
        <w:rPr>
          <w:rFonts w:ascii="Garamond" w:hAnsi="Garamond"/>
          <w:i/>
          <w:color w:val="000000" w:themeColor="text1"/>
          <w:sz w:val="22"/>
          <w:szCs w:val="22"/>
        </w:rPr>
        <w:fldChar w:fldCharType="begin"/>
      </w:r>
      <w:r w:rsidR="00B8454E" w:rsidRPr="00424939">
        <w:rPr>
          <w:rFonts w:ascii="Garamond" w:hAnsi="Garamond"/>
          <w:color w:val="000000" w:themeColor="text1"/>
        </w:rPr>
        <w:instrText xml:space="preserve"> XE "</w:instrText>
      </w:r>
      <w:del w:id="8825" w:author="Summer 2023 updates" w:date="2024-07-31T13:42:00Z">
        <w:r w:rsidR="00B8454E" w:rsidRPr="00424939">
          <w:rPr>
            <w:rStyle w:val="Strong"/>
            <w:rFonts w:ascii="Garamond" w:hAnsi="Garamond"/>
            <w:color w:val="000000" w:themeColor="text1"/>
          </w:rPr>
          <w:delInstrText>minor</w:delInstrText>
        </w:r>
      </w:del>
      <w:ins w:id="882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 but only two courses may count toward both the major and the minor.</w:t>
      </w:r>
    </w:p>
    <w:p w14:paraId="0C1A2438" w14:textId="77777777" w:rsidR="007C3618" w:rsidRPr="007C3618" w:rsidRDefault="00D954A7" w:rsidP="00E500FB">
      <w:pPr>
        <w:pStyle w:val="ListParagraph"/>
        <w:numPr>
          <w:ilvl w:val="0"/>
          <w:numId w:val="111"/>
        </w:numPr>
        <w:tabs>
          <w:tab w:val="clear" w:pos="1080"/>
          <w:tab w:val="num" w:pos="720"/>
        </w:tabs>
        <w:spacing w:after="0"/>
        <w:contextualSpacing w:val="0"/>
        <w:rPr>
          <w:color w:val="000000" w:themeColor="text1"/>
        </w:rPr>
      </w:pPr>
      <w:r w:rsidRPr="00424939">
        <w:rPr>
          <w:rFonts w:cs="Times New Roman"/>
          <w:color w:val="000000" w:themeColor="text1"/>
        </w:rPr>
        <w:t>ARH-128 Introduction to Art History</w:t>
      </w:r>
    </w:p>
    <w:p w14:paraId="6F520926" w14:textId="343CFD89" w:rsidR="00D954A7" w:rsidRPr="00424939" w:rsidRDefault="007C3618" w:rsidP="00E500FB">
      <w:pPr>
        <w:pStyle w:val="ListParagraph"/>
        <w:numPr>
          <w:ilvl w:val="0"/>
          <w:numId w:val="111"/>
        </w:numPr>
        <w:tabs>
          <w:tab w:val="clear" w:pos="1080"/>
          <w:tab w:val="num" w:pos="720"/>
        </w:tabs>
        <w:spacing w:after="0"/>
        <w:contextualSpacing w:val="0"/>
        <w:rPr>
          <w:color w:val="000000" w:themeColor="text1"/>
        </w:rPr>
      </w:pPr>
      <w:r>
        <w:rPr>
          <w:rFonts w:cs="Times New Roman"/>
          <w:color w:val="000000" w:themeColor="text1"/>
        </w:rPr>
        <w:t>Two 200-level ARH courses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935F177" w14:textId="569FF753" w:rsidR="00D954A7" w:rsidRPr="00424939" w:rsidRDefault="007C3618" w:rsidP="00E500FB">
      <w:pPr>
        <w:widowControl w:val="0"/>
        <w:numPr>
          <w:ilvl w:val="0"/>
          <w:numId w:val="111"/>
        </w:numPr>
        <w:tabs>
          <w:tab w:val="clear" w:pos="1080"/>
          <w:tab w:val="num" w:pos="720"/>
        </w:tabs>
        <w:adjustRightInd w:val="0"/>
        <w:spacing w:after="0"/>
        <w:jc w:val="both"/>
        <w:textAlignment w:val="baseline"/>
        <w:rPr>
          <w:rFonts w:cs="Times New Roman"/>
          <w:color w:val="000000" w:themeColor="text1"/>
        </w:rPr>
      </w:pPr>
      <w:r>
        <w:rPr>
          <w:rFonts w:cs="Times New Roman"/>
          <w:color w:val="000000" w:themeColor="text1"/>
          <w:u w:val="single"/>
        </w:rPr>
        <w:t>Two</w:t>
      </w:r>
      <w:r w:rsidR="00D954A7" w:rsidRPr="00424939">
        <w:rPr>
          <w:rFonts w:cs="Times New Roman"/>
          <w:color w:val="000000" w:themeColor="text1"/>
        </w:rPr>
        <w:t xml:space="preserve"> additional courses approved by the department, chosen from the following: </w:t>
      </w:r>
    </w:p>
    <w:p w14:paraId="657D230B" w14:textId="3856810F" w:rsidR="00D954A7" w:rsidRPr="00424939" w:rsidRDefault="00D954A7" w:rsidP="00D954A7">
      <w:pPr>
        <w:spacing w:after="0"/>
        <w:ind w:left="720"/>
        <w:rPr>
          <w:color w:val="000000" w:themeColor="text1"/>
        </w:rPr>
      </w:pPr>
      <w:r w:rsidRPr="00424939">
        <w:rPr>
          <w:rFonts w:eastAsia="Times New Roman" w:cs="Times New Roman"/>
          <w:color w:val="000000" w:themeColor="text1"/>
        </w:rPr>
        <w:t>Courses in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(ARH-__</w:t>
      </w:r>
      <w:r w:rsidR="00846D67" w:rsidRPr="00424939">
        <w:rPr>
          <w:rFonts w:eastAsia="Times New Roman" w:cs="Times New Roman"/>
          <w:color w:val="000000" w:themeColor="text1"/>
        </w:rPr>
        <w:t>_)</w:t>
      </w:r>
    </w:p>
    <w:p w14:paraId="0CB63B69" w14:textId="77777777" w:rsidR="00D954A7" w:rsidRPr="00424939" w:rsidRDefault="00D954A7" w:rsidP="00D954A7">
      <w:pPr>
        <w:spacing w:after="0"/>
        <w:ind w:left="720"/>
        <w:rPr>
          <w:color w:val="000000" w:themeColor="text1"/>
        </w:rPr>
      </w:pPr>
      <w:r w:rsidRPr="00424939">
        <w:rPr>
          <w:rFonts w:eastAsia="Times New Roman" w:cs="Times New Roman"/>
          <w:color w:val="000000" w:themeColor="text1"/>
        </w:rPr>
        <w:t>ANT-125 Art and Archaeology of the Classical World</w:t>
      </w:r>
    </w:p>
    <w:p w14:paraId="4611D986" w14:textId="12F3605B" w:rsidR="00D954A7" w:rsidRDefault="00D954A7" w:rsidP="00D954A7">
      <w:pPr>
        <w:tabs>
          <w:tab w:val="num" w:pos="720"/>
        </w:tabs>
        <w:spacing w:after="20"/>
        <w:ind w:left="1080" w:hanging="360"/>
        <w:rPr>
          <w:color w:val="000000" w:themeColor="text1"/>
        </w:rPr>
      </w:pPr>
      <w:r w:rsidRPr="00424939">
        <w:rPr>
          <w:rFonts w:eastAsia="Times New Roman" w:cs="Times New Roman"/>
          <w:color w:val="000000" w:themeColor="text1"/>
        </w:rPr>
        <w:t>HIS-318 Topics in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DWP</w:t>
      </w:r>
      <w:r w:rsidR="008060E3">
        <w:rPr>
          <w:rFonts w:eastAsia="Times New Roman" w:cs="Times New Roman"/>
          <w:color w:val="000000" w:themeColor="text1"/>
        </w:rPr>
        <w:t xml:space="preserve"> </w:t>
      </w:r>
      <w:r w:rsidR="008060E3">
        <w:rPr>
          <w:color w:val="000000" w:themeColor="text1"/>
        </w:rPr>
        <w:t>(WE)</w:t>
      </w:r>
    </w:p>
    <w:p w14:paraId="1DC442E6" w14:textId="04B36B9F" w:rsidR="007C3618" w:rsidRDefault="007C3618" w:rsidP="00D954A7">
      <w:pPr>
        <w:tabs>
          <w:tab w:val="num" w:pos="720"/>
        </w:tabs>
        <w:spacing w:after="20"/>
        <w:ind w:left="1080" w:hanging="360"/>
        <w:rPr>
          <w:color w:val="000000" w:themeColor="text1"/>
        </w:rPr>
      </w:pPr>
      <w:r>
        <w:rPr>
          <w:rFonts w:eastAsia="Times New Roman" w:cs="Times New Roman"/>
          <w:color w:val="000000" w:themeColor="text1"/>
        </w:rPr>
        <w:t>COM</w:t>
      </w:r>
      <w:r w:rsidR="005A2868">
        <w:rPr>
          <w:rFonts w:eastAsia="Times New Roman" w:cs="Times New Roman"/>
          <w:color w:val="000000" w:themeColor="text1"/>
        </w:rPr>
        <w:t>-</w:t>
      </w:r>
      <w:r>
        <w:rPr>
          <w:rFonts w:eastAsia="Times New Roman" w:cs="Times New Roman"/>
          <w:color w:val="000000" w:themeColor="text1"/>
        </w:rPr>
        <w:t>161 Visual Rhetoric</w:t>
      </w:r>
    </w:p>
    <w:p w14:paraId="6EFB2033" w14:textId="288AD338" w:rsidR="007C3618" w:rsidRDefault="005A2868" w:rsidP="00D954A7">
      <w:pPr>
        <w:tabs>
          <w:tab w:val="num" w:pos="720"/>
        </w:tabs>
        <w:spacing w:after="20"/>
        <w:ind w:left="1080" w:hanging="360"/>
        <w:rPr>
          <w:color w:val="000000" w:themeColor="text1"/>
        </w:rPr>
      </w:pPr>
      <w:r>
        <w:rPr>
          <w:color w:val="000000" w:themeColor="text1"/>
        </w:rPr>
        <w:t>FLM-</w:t>
      </w:r>
      <w:r w:rsidR="007C3618">
        <w:rPr>
          <w:color w:val="000000" w:themeColor="text1"/>
        </w:rPr>
        <w:t>225 Film History (WE)</w:t>
      </w:r>
    </w:p>
    <w:p w14:paraId="7446B400" w14:textId="748D54C2" w:rsidR="007C3618" w:rsidRPr="007536F0" w:rsidRDefault="005A2868" w:rsidP="00D954A7">
      <w:pPr>
        <w:tabs>
          <w:tab w:val="num" w:pos="720"/>
        </w:tabs>
        <w:spacing w:after="20"/>
        <w:ind w:left="1080" w:hanging="360"/>
        <w:rPr>
          <w:color w:val="000000" w:themeColor="text1"/>
        </w:rPr>
      </w:pPr>
      <w:r>
        <w:rPr>
          <w:color w:val="000000" w:themeColor="text1"/>
        </w:rPr>
        <w:t>COM-</w:t>
      </w:r>
      <w:r w:rsidR="007C3618">
        <w:rPr>
          <w:color w:val="000000" w:themeColor="text1"/>
        </w:rPr>
        <w:t>357 Sex, Race, and Gender in the Media (WE)</w:t>
      </w:r>
    </w:p>
    <w:p w14:paraId="4421AD69" w14:textId="77777777" w:rsidR="00D954A7" w:rsidRPr="00424939" w:rsidRDefault="00D954A7" w:rsidP="000F1A77">
      <w:pPr>
        <w:pStyle w:val="ListParagraph"/>
        <w:numPr>
          <w:ilvl w:val="0"/>
          <w:numId w:val="111"/>
        </w:numPr>
        <w:tabs>
          <w:tab w:val="clear" w:pos="1080"/>
          <w:tab w:val="num" w:pos="720"/>
        </w:tabs>
        <w:spacing w:after="0"/>
        <w:rPr>
          <w:del w:id="8827" w:author="Summer 2023 updates" w:date="2024-07-31T13:42:00Z"/>
          <w:rFonts w:eastAsia="Times New Roman" w:cs="Times New Roman"/>
          <w:color w:val="000000" w:themeColor="text1"/>
        </w:rPr>
      </w:pPr>
      <w:del w:id="8828" w:author="Summer 2023 updates" w:date="2024-07-31T13:42:00Z">
        <w:r w:rsidRPr="00424939">
          <w:rPr>
            <w:rFonts w:cs="Times New Roman"/>
            <w:color w:val="000000" w:themeColor="text1"/>
            <w:u w:val="single"/>
          </w:rPr>
          <w:delText>One</w:delText>
        </w:r>
        <w:r w:rsidRPr="00424939">
          <w:rPr>
            <w:rFonts w:cs="Times New Roman"/>
            <w:color w:val="000000" w:themeColor="text1"/>
          </w:rPr>
          <w:delText xml:space="preserve"> of the following</w:delText>
        </w:r>
        <w:r w:rsidRPr="00424939">
          <w:rPr>
            <w:rFonts w:eastAsia="Times New Roman" w:cs="Times New Roman"/>
            <w:color w:val="000000" w:themeColor="text1"/>
          </w:rPr>
          <w:delText xml:space="preserve"> </w:delText>
        </w:r>
      </w:del>
    </w:p>
    <w:p w14:paraId="74249A25" w14:textId="08B318B6" w:rsidR="00D954A7" w:rsidRPr="007536F0" w:rsidRDefault="00D954A7" w:rsidP="007536F0">
      <w:pPr>
        <w:pStyle w:val="ListParagraph"/>
        <w:numPr>
          <w:ilvl w:val="0"/>
          <w:numId w:val="111"/>
        </w:numPr>
        <w:tabs>
          <w:tab w:val="clear" w:pos="1080"/>
          <w:tab w:val="num" w:pos="720"/>
        </w:tabs>
        <w:spacing w:after="0"/>
        <w:rPr>
          <w:rFonts w:eastAsia="Times New Roman" w:cs="Times New Roman"/>
          <w:color w:val="000000" w:themeColor="text1"/>
        </w:rPr>
        <w:pPrChange w:id="8829" w:author="Summer 2023 updates" w:date="2024-07-31T13:42:00Z">
          <w:pPr>
            <w:tabs>
              <w:tab w:val="num" w:pos="720"/>
            </w:tabs>
            <w:spacing w:after="20"/>
            <w:ind w:left="1080" w:hanging="360"/>
          </w:pPr>
        </w:pPrChange>
      </w:pPr>
      <w:r w:rsidRPr="007536F0">
        <w:rPr>
          <w:rFonts w:eastAsia="Times New Roman" w:cs="Times New Roman"/>
          <w:color w:val="000000" w:themeColor="text1"/>
        </w:rPr>
        <w:t xml:space="preserve">ARH-307 Modern and Contemporary Art </w:t>
      </w:r>
      <w:r w:rsidR="00C408C4" w:rsidRPr="007536F0">
        <w:rPr>
          <w:rFonts w:eastAsia="Times New Roman" w:cs="Times New Roman"/>
          <w:color w:val="000000" w:themeColor="text1"/>
        </w:rPr>
        <w:t>(WE)</w:t>
      </w:r>
    </w:p>
    <w:p w14:paraId="5B067FB1" w14:textId="77777777" w:rsidR="00D954A7" w:rsidRPr="00424939" w:rsidRDefault="00D954A7" w:rsidP="00D954A7">
      <w:pPr>
        <w:spacing w:after="40"/>
        <w:ind w:left="720"/>
        <w:rPr>
          <w:del w:id="8830" w:author="Summer 2023 updates" w:date="2024-07-31T13:42:00Z"/>
          <w:rFonts w:eastAsia="Times New Roman" w:cs="Times New Roman"/>
          <w:color w:val="000000" w:themeColor="text1"/>
        </w:rPr>
      </w:pPr>
      <w:del w:id="8831" w:author="Summer 2023 updates" w:date="2024-07-31T13:42:00Z">
        <w:r w:rsidRPr="00424939">
          <w:rPr>
            <w:rFonts w:eastAsia="Times New Roman" w:cs="Times New Roman"/>
            <w:color w:val="000000" w:themeColor="text1"/>
          </w:rPr>
          <w:delText>ARH-310 Contemporary Art, Theory and Criticism</w:delText>
        </w:r>
        <w:r w:rsidR="00C408C4">
          <w:rPr>
            <w:rFonts w:eastAsia="Times New Roman" w:cs="Times New Roman"/>
            <w:color w:val="000000" w:themeColor="text1"/>
          </w:rPr>
          <w:delText xml:space="preserve"> (WE)</w:delText>
        </w:r>
      </w:del>
    </w:p>
    <w:p w14:paraId="6DB5C189" w14:textId="36EB8EBF" w:rsidR="007C3618" w:rsidRPr="00424939" w:rsidRDefault="007C3618" w:rsidP="00E500FB">
      <w:pPr>
        <w:pStyle w:val="ListParagraph"/>
        <w:numPr>
          <w:ilvl w:val="0"/>
          <w:numId w:val="111"/>
        </w:numPr>
        <w:tabs>
          <w:tab w:val="clear" w:pos="1080"/>
          <w:tab w:val="num" w:pos="720"/>
        </w:tabs>
        <w:spacing w:after="0"/>
        <w:contextualSpacing w:val="0"/>
        <w:rPr>
          <w:color w:val="000000" w:themeColor="text1"/>
        </w:rPr>
      </w:pPr>
      <w:r>
        <w:rPr>
          <w:rFonts w:eastAsia="Times New Roman" w:cs="Times New Roman"/>
          <w:color w:val="000000" w:themeColor="text1"/>
        </w:rPr>
        <w:t>ARH-464 S</w:t>
      </w:r>
      <w:r w:rsidRPr="00424939">
        <w:rPr>
          <w:rFonts w:eastAsia="Times New Roman" w:cs="Times New Roman"/>
          <w:color w:val="000000" w:themeColor="text1"/>
        </w:rPr>
        <w:t>eminar</w:t>
      </w:r>
      <w:r>
        <w:rPr>
          <w:rFonts w:eastAsia="Times New Roman" w:cs="Times New Roman"/>
          <w:color w:val="000000" w:themeColor="text1"/>
        </w:rPr>
        <w:t xml:space="preserve"> in Art History I (WE)</w:t>
      </w:r>
    </w:p>
    <w:p w14:paraId="05467E65" w14:textId="187AD1A5" w:rsidR="007C3618" w:rsidRPr="007C3618" w:rsidRDefault="007C3618" w:rsidP="00E500FB">
      <w:pPr>
        <w:pStyle w:val="ListParagraph"/>
        <w:numPr>
          <w:ilvl w:val="0"/>
          <w:numId w:val="111"/>
        </w:numPr>
        <w:tabs>
          <w:tab w:val="clear" w:pos="1080"/>
          <w:tab w:val="num" w:pos="720"/>
        </w:tabs>
        <w:spacing w:after="0"/>
        <w:contextualSpacing w:val="0"/>
        <w:rPr>
          <w:color w:val="000000" w:themeColor="text1"/>
        </w:rPr>
      </w:pPr>
      <w:r>
        <w:rPr>
          <w:rFonts w:eastAsia="Times New Roman" w:cs="Times New Roman"/>
          <w:color w:val="000000" w:themeColor="text1"/>
        </w:rPr>
        <w:t>ARH-474 S</w:t>
      </w:r>
      <w:r w:rsidRPr="00424939">
        <w:rPr>
          <w:rFonts w:eastAsia="Times New Roman" w:cs="Times New Roman"/>
          <w:color w:val="000000" w:themeColor="text1"/>
        </w:rPr>
        <w:t xml:space="preserve">eminar </w:t>
      </w:r>
      <w:r>
        <w:rPr>
          <w:rFonts w:eastAsia="Times New Roman" w:cs="Times New Roman"/>
          <w:color w:val="000000" w:themeColor="text1"/>
        </w:rPr>
        <w:t>in Art History II &amp; Thesis</w:t>
      </w:r>
      <w:r w:rsidRPr="00424939">
        <w:rPr>
          <w:rFonts w:eastAsia="Times New Roman" w:cs="Times New Roman"/>
          <w:color w:val="000000" w:themeColor="text1"/>
        </w:rPr>
        <w:t xml:space="preserve"> Project </w:t>
      </w:r>
      <w:r>
        <w:rPr>
          <w:rFonts w:eastAsia="Times New Roman" w:cs="Times New Roman"/>
          <w:color w:val="000000" w:themeColor="text1"/>
        </w:rPr>
        <w:t>(WE)</w:t>
      </w:r>
    </w:p>
    <w:p w14:paraId="7E0FC280" w14:textId="43507194" w:rsidR="00D954A7" w:rsidRPr="007C3618" w:rsidRDefault="00D954A7" w:rsidP="00E500FB">
      <w:pPr>
        <w:pStyle w:val="ListParagraph"/>
        <w:numPr>
          <w:ilvl w:val="0"/>
          <w:numId w:val="111"/>
        </w:numPr>
        <w:tabs>
          <w:tab w:val="clear" w:pos="1080"/>
          <w:tab w:val="num" w:pos="720"/>
        </w:tabs>
        <w:spacing w:after="0"/>
        <w:contextualSpacing w:val="0"/>
        <w:rPr>
          <w:color w:val="000000" w:themeColor="text1"/>
        </w:rPr>
      </w:pPr>
      <w:r w:rsidRPr="00A73639">
        <w:rPr>
          <w:rFonts w:eastAsia="Times New Roman" w:cs="Times New Roman"/>
          <w:color w:val="000000" w:themeColor="text1"/>
          <w:u w:val="single"/>
        </w:rPr>
        <w:t xml:space="preserve">One </w:t>
      </w:r>
      <w:r w:rsidRPr="007C3618">
        <w:rPr>
          <w:rFonts w:eastAsia="Times New Roman" w:cs="Times New Roman"/>
          <w:color w:val="000000" w:themeColor="text1"/>
        </w:rPr>
        <w:t>100- ART</w:t>
      </w:r>
      <w:r w:rsidR="005A2868">
        <w:rPr>
          <w:rFonts w:eastAsia="Times New Roman" w:cs="Times New Roman"/>
          <w:color w:val="000000" w:themeColor="text1"/>
        </w:rPr>
        <w:t xml:space="preserve"> </w:t>
      </w:r>
      <w:r w:rsidRPr="007C3618">
        <w:rPr>
          <w:rFonts w:eastAsia="Times New Roman" w:cs="Times New Roman"/>
          <w:color w:val="000000" w:themeColor="text1"/>
        </w:rPr>
        <w:t>course</w:t>
      </w:r>
    </w:p>
    <w:p w14:paraId="438114C0" w14:textId="3E900A54" w:rsidR="007C3618" w:rsidRPr="007C3618" w:rsidRDefault="007C3618" w:rsidP="00E500FB">
      <w:pPr>
        <w:pStyle w:val="ListParagraph"/>
        <w:numPr>
          <w:ilvl w:val="0"/>
          <w:numId w:val="111"/>
        </w:numPr>
        <w:tabs>
          <w:tab w:val="clear" w:pos="1080"/>
          <w:tab w:val="num" w:pos="720"/>
        </w:tabs>
        <w:spacing w:after="0"/>
        <w:contextualSpacing w:val="0"/>
        <w:rPr>
          <w:color w:val="000000" w:themeColor="text1"/>
        </w:rPr>
      </w:pPr>
      <w:r w:rsidRPr="00A73639">
        <w:rPr>
          <w:rFonts w:eastAsia="Times New Roman" w:cs="Times New Roman"/>
          <w:color w:val="000000" w:themeColor="text1"/>
          <w:u w:val="single"/>
        </w:rPr>
        <w:t xml:space="preserve">One </w:t>
      </w:r>
      <w:r w:rsidR="005A2868">
        <w:rPr>
          <w:rFonts w:eastAsia="Times New Roman" w:cs="Times New Roman"/>
          <w:color w:val="000000" w:themeColor="text1"/>
        </w:rPr>
        <w:t>300-level ART</w:t>
      </w:r>
      <w:r w:rsidRPr="007C3618">
        <w:rPr>
          <w:rFonts w:eastAsia="Times New Roman" w:cs="Times New Roman"/>
          <w:color w:val="000000" w:themeColor="text1"/>
        </w:rPr>
        <w:t xml:space="preserve"> </w:t>
      </w:r>
      <w:r w:rsidR="005A2868">
        <w:rPr>
          <w:rFonts w:eastAsia="Times New Roman" w:cs="Times New Roman"/>
          <w:color w:val="000000" w:themeColor="text1"/>
        </w:rPr>
        <w:t>c</w:t>
      </w:r>
      <w:r w:rsidRPr="007C3618">
        <w:rPr>
          <w:rFonts w:eastAsia="Times New Roman" w:cs="Times New Roman"/>
          <w:color w:val="000000" w:themeColor="text1"/>
        </w:rPr>
        <w:t>ourse</w:t>
      </w:r>
    </w:p>
    <w:p w14:paraId="24B74C36" w14:textId="078C6322" w:rsidR="00D954A7" w:rsidRPr="00424939" w:rsidRDefault="00D954A7" w:rsidP="00D954A7">
      <w:pPr>
        <w:rPr>
          <w:rFonts w:eastAsia="Times New Roman" w:cs="Times New Roman"/>
          <w:i/>
          <w:color w:val="000000" w:themeColor="text1"/>
        </w:rPr>
      </w:pPr>
      <w:r w:rsidRPr="00424939">
        <w:rPr>
          <w:rFonts w:cs="Times New Roman"/>
          <w:b/>
          <w:smallCaps/>
          <w:color w:val="000000" w:themeColor="text1"/>
        </w:rPr>
        <w:t>note:</w:t>
      </w:r>
      <w:r w:rsidRPr="00424939">
        <w:rPr>
          <w:rFonts w:eastAsia="Times New Roman" w:cs="Times New Roman"/>
          <w:color w:val="000000" w:themeColor="text1"/>
        </w:rPr>
        <w:t xml:space="preserve"> </w:t>
      </w:r>
      <w:r w:rsidRPr="00424939">
        <w:rPr>
          <w:rFonts w:eastAsia="Times New Roman" w:cs="Times New Roman"/>
          <w:i/>
          <w:color w:val="000000" w:themeColor="text1"/>
        </w:rPr>
        <w:t xml:space="preserve">Scheduling may be planned to allow at least one term of study off-campus at one of the approved foreign or domestic programs. With departmental approval, up to three courses from these programs may count </w:t>
      </w:r>
      <w:r w:rsidR="007C3618">
        <w:rPr>
          <w:rFonts w:eastAsia="Times New Roman" w:cs="Times New Roman"/>
          <w:i/>
          <w:color w:val="000000" w:themeColor="text1"/>
        </w:rPr>
        <w:t>toward either the two 200-level courses in item 2 or the two additional courses in item 3.</w:t>
      </w:r>
    </w:p>
    <w:p w14:paraId="26F36AD7" w14:textId="416D6547" w:rsidR="00D954A7" w:rsidRDefault="00D954A7" w:rsidP="00D954A7">
      <w:pPr>
        <w:spacing w:after="120"/>
        <w:rPr>
          <w:rFonts w:eastAsia="Times New Roman" w:cs="Times New Roman"/>
          <w:color w:val="000000" w:themeColor="text1"/>
        </w:rPr>
      </w:pPr>
      <w:r w:rsidRPr="00424939">
        <w:rPr>
          <w:rFonts w:eastAsia="Times New Roman" w:cs="Times New Roman"/>
          <w:color w:val="000000" w:themeColor="text1"/>
        </w:rPr>
        <w:t>Students interested in art history or visual culture at the graduate level should complete Intermediate French I (FRE-215).</w:t>
      </w:r>
    </w:p>
    <w:p w14:paraId="63568EEC" w14:textId="5E9A86D1" w:rsidR="00D954A7" w:rsidRPr="008D32E9" w:rsidRDefault="00D954A7" w:rsidP="00E97A5F">
      <w:pPr>
        <w:spacing w:before="120" w:after="0"/>
        <w:rPr>
          <w:rFonts w:cs="Times New Roman"/>
          <w:b/>
          <w:color w:val="000000" w:themeColor="text1"/>
        </w:rPr>
        <w:pPrChange w:id="8832" w:author="Summer 2023 updates" w:date="2024-07-31T13:42:00Z">
          <w:pPr>
            <w:spacing w:after="0"/>
          </w:pPr>
        </w:pPrChange>
      </w:pPr>
      <w:r w:rsidRPr="008D32E9">
        <w:rPr>
          <w:rFonts w:cs="Times New Roman"/>
          <w:b/>
          <w:color w:val="000000" w:themeColor="text1"/>
        </w:rPr>
        <w:t>Art History</w:t>
      </w:r>
      <w:r w:rsidR="00B8454E" w:rsidRPr="008D32E9">
        <w:rPr>
          <w:rFonts w:cs="Times New Roman"/>
          <w:b/>
          <w:color w:val="000000" w:themeColor="text1"/>
        </w:rPr>
        <w:fldChar w:fldCharType="begin"/>
      </w:r>
      <w:r w:rsidR="00B8454E" w:rsidRPr="008D32E9">
        <w:rPr>
          <w:rFonts w:cs="Times New Roman"/>
          <w:b/>
          <w:color w:val="000000" w:themeColor="text1"/>
        </w:rPr>
        <w:instrText xml:space="preserve"> XE "Art History" </w:instrText>
      </w:r>
      <w:r w:rsidR="00B8454E" w:rsidRPr="008D32E9">
        <w:rPr>
          <w:rFonts w:cs="Times New Roman"/>
          <w:b/>
          <w:color w:val="000000" w:themeColor="text1"/>
        </w:rPr>
        <w:fldChar w:fldCharType="end"/>
      </w:r>
      <w:r w:rsidRPr="008D32E9">
        <w:rPr>
          <w:rFonts w:cs="Times New Roman"/>
          <w:b/>
          <w:color w:val="000000" w:themeColor="text1"/>
        </w:rPr>
        <w:t xml:space="preserve"> Minor</w:t>
      </w:r>
      <w:r w:rsidR="009F4511" w:rsidRPr="008D32E9">
        <w:rPr>
          <w:rFonts w:cs="Times New Roman"/>
          <w:b/>
          <w:color w:val="000000" w:themeColor="text1"/>
        </w:rPr>
        <w:fldChar w:fldCharType="begin"/>
      </w:r>
      <w:r w:rsidR="009F4511" w:rsidRPr="008D32E9">
        <w:rPr>
          <w:rFonts w:cs="Times New Roman"/>
          <w:b/>
          <w:color w:val="000000" w:themeColor="text1"/>
        </w:rPr>
        <w:instrText xml:space="preserve"> XE "Minor" </w:instrText>
      </w:r>
      <w:r w:rsidR="009F4511" w:rsidRPr="008D32E9">
        <w:rPr>
          <w:rFonts w:cs="Times New Roman"/>
          <w:b/>
          <w:color w:val="000000" w:themeColor="text1"/>
        </w:rPr>
        <w:fldChar w:fldCharType="end"/>
      </w:r>
    </w:p>
    <w:p w14:paraId="0AB5E541" w14:textId="235D8E62" w:rsidR="00D954A7" w:rsidRPr="00424939" w:rsidRDefault="00D954A7" w:rsidP="00D954A7">
      <w:pPr>
        <w:pStyle w:val="Noparagraphstyle"/>
        <w:tabs>
          <w:tab w:val="num" w:pos="720"/>
        </w:tabs>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 grade of “C” </w:t>
      </w:r>
      <w:r w:rsidRPr="00424939">
        <w:rPr>
          <w:rFonts w:ascii="Garamond" w:hAnsi="Garamond" w:cs="Times New Roman"/>
          <w:color w:val="000000" w:themeColor="text1"/>
        </w:rPr>
        <w:t xml:space="preserve">(2.0) </w:t>
      </w:r>
      <w:r w:rsidRPr="00424939">
        <w:rPr>
          <w:rFonts w:ascii="Garamond" w:hAnsi="Garamond" w:cs="Times New Roman"/>
          <w:color w:val="000000" w:themeColor="text1"/>
          <w:sz w:val="22"/>
          <w:szCs w:val="22"/>
        </w:rPr>
        <w:t>or higher must be earned in all courses counted toward a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8833" w:author="Summer 2023 updates" w:date="2024-07-31T13:42:00Z">
        <w:r w:rsidR="00B8454E" w:rsidRPr="00424939">
          <w:rPr>
            <w:rStyle w:val="Strong"/>
            <w:rFonts w:ascii="Garamond" w:hAnsi="Garamond"/>
            <w:color w:val="000000" w:themeColor="text1"/>
          </w:rPr>
          <w:delInstrText>minor</w:delInstrText>
        </w:r>
      </w:del>
      <w:ins w:id="8834"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art history.</w:t>
      </w:r>
    </w:p>
    <w:p w14:paraId="7F28A934" w14:textId="3D2B4B73" w:rsidR="00D954A7" w:rsidRPr="00424939" w:rsidRDefault="00D954A7" w:rsidP="00E500FB">
      <w:pPr>
        <w:widowControl w:val="0"/>
        <w:numPr>
          <w:ilvl w:val="0"/>
          <w:numId w:val="66"/>
        </w:numPr>
        <w:tabs>
          <w:tab w:val="clear" w:pos="108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ARH-128 Introduction to Art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5F031BE" w14:textId="3BFFBCB0" w:rsidR="00D954A7" w:rsidRDefault="00D954A7" w:rsidP="00E500FB">
      <w:pPr>
        <w:widowControl w:val="0"/>
        <w:numPr>
          <w:ilvl w:val="0"/>
          <w:numId w:val="66"/>
        </w:numPr>
        <w:tabs>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art history courses, one of which must be </w:t>
      </w:r>
      <w:r w:rsidR="00A73639">
        <w:rPr>
          <w:rFonts w:cs="Times New Roman"/>
          <w:color w:val="000000" w:themeColor="text1"/>
        </w:rPr>
        <w:t>ARH</w:t>
      </w:r>
      <w:r w:rsidR="00E01720">
        <w:rPr>
          <w:rFonts w:cs="Times New Roman"/>
          <w:color w:val="000000" w:themeColor="text1"/>
        </w:rPr>
        <w:t>-</w:t>
      </w:r>
      <w:r w:rsidRPr="00424939">
        <w:rPr>
          <w:rFonts w:cs="Times New Roman"/>
          <w:color w:val="000000" w:themeColor="text1"/>
        </w:rPr>
        <w:t xml:space="preserve">200 or above. </w:t>
      </w:r>
    </w:p>
    <w:p w14:paraId="1E650994" w14:textId="3E3360DA"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t>Can also include one of the following:</w:t>
      </w:r>
    </w:p>
    <w:p w14:paraId="5417682E" w14:textId="1467875F"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ANT-125 Art and Archaeology of the Classical World</w:t>
      </w:r>
    </w:p>
    <w:p w14:paraId="62C1051A" w14:textId="2D0E78F6"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HIS-318 Topics in History: DWP (WE)</w:t>
      </w:r>
    </w:p>
    <w:p w14:paraId="1F43495D" w14:textId="2176F49B"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COM</w:t>
      </w:r>
      <w:r w:rsidR="00854874">
        <w:rPr>
          <w:rFonts w:cs="Times New Roman"/>
          <w:color w:val="000000" w:themeColor="text1"/>
        </w:rPr>
        <w:t>-</w:t>
      </w:r>
      <w:r>
        <w:rPr>
          <w:rFonts w:cs="Times New Roman"/>
          <w:color w:val="000000" w:themeColor="text1"/>
        </w:rPr>
        <w:t>161 Visual Rhetoric</w:t>
      </w:r>
    </w:p>
    <w:p w14:paraId="388F503F" w14:textId="6B9291B5" w:rsid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FLM</w:t>
      </w:r>
      <w:r w:rsidR="00854874">
        <w:rPr>
          <w:rFonts w:cs="Times New Roman"/>
          <w:color w:val="000000" w:themeColor="text1"/>
        </w:rPr>
        <w:t>-</w:t>
      </w:r>
      <w:r>
        <w:rPr>
          <w:rFonts w:cs="Times New Roman"/>
          <w:color w:val="000000" w:themeColor="text1"/>
        </w:rPr>
        <w:t>225 Film History (WE)</w:t>
      </w:r>
    </w:p>
    <w:p w14:paraId="79A1DFC5" w14:textId="70ECBDD1" w:rsidR="00A73639" w:rsidRPr="00A73639" w:rsidRDefault="00A73639" w:rsidP="00A73639">
      <w:pPr>
        <w:widowControl w:val="0"/>
        <w:tabs>
          <w:tab w:val="left" w:pos="360"/>
        </w:tabs>
        <w:adjustRightInd w:val="0"/>
        <w:spacing w:after="0"/>
        <w:textAlignment w:val="baseline"/>
        <w:rPr>
          <w:rFonts w:cs="Times New Roman"/>
          <w:color w:val="000000" w:themeColor="text1"/>
        </w:rPr>
      </w:pPr>
      <w:r>
        <w:rPr>
          <w:rFonts w:cs="Times New Roman"/>
          <w:color w:val="000000" w:themeColor="text1"/>
        </w:rPr>
        <w:tab/>
      </w:r>
      <w:r>
        <w:rPr>
          <w:rFonts w:cs="Times New Roman"/>
          <w:color w:val="000000" w:themeColor="text1"/>
        </w:rPr>
        <w:tab/>
        <w:t>COM</w:t>
      </w:r>
      <w:r w:rsidR="00854874">
        <w:rPr>
          <w:rFonts w:cs="Times New Roman"/>
          <w:color w:val="000000" w:themeColor="text1"/>
        </w:rPr>
        <w:t>-</w:t>
      </w:r>
      <w:r>
        <w:rPr>
          <w:rFonts w:cs="Times New Roman"/>
          <w:color w:val="000000" w:themeColor="text1"/>
        </w:rPr>
        <w:t>357 Sex, Race, and Gender in the Media (WE)</w:t>
      </w:r>
    </w:p>
    <w:p w14:paraId="7AB1179E" w14:textId="77777777" w:rsidR="00D954A7" w:rsidRPr="00424939" w:rsidRDefault="00D954A7" w:rsidP="00E500FB">
      <w:pPr>
        <w:pStyle w:val="ListParagraph"/>
        <w:numPr>
          <w:ilvl w:val="0"/>
          <w:numId w:val="66"/>
        </w:numPr>
        <w:tabs>
          <w:tab w:val="clear" w:pos="1080"/>
          <w:tab w:val="num" w:pos="360"/>
        </w:tabs>
        <w:spacing w:after="0"/>
        <w:ind w:left="630" w:hanging="630"/>
        <w:rPr>
          <w:rFonts w:eastAsia="Times New Roman"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r w:rsidRPr="00424939">
        <w:rPr>
          <w:rFonts w:eastAsia="Times New Roman" w:cs="Times New Roman"/>
          <w:color w:val="000000" w:themeColor="text1"/>
        </w:rPr>
        <w:t xml:space="preserve"> </w:t>
      </w:r>
    </w:p>
    <w:p w14:paraId="76E4012E" w14:textId="45A1CFEB" w:rsidR="00D954A7" w:rsidRPr="00424939" w:rsidRDefault="00D954A7" w:rsidP="00D954A7">
      <w:pPr>
        <w:spacing w:after="0"/>
        <w:ind w:left="360"/>
        <w:rPr>
          <w:rFonts w:eastAsia="Times New Roman" w:cs="Times New Roman"/>
          <w:color w:val="000000" w:themeColor="text1"/>
        </w:rPr>
      </w:pPr>
      <w:r w:rsidRPr="00424939">
        <w:rPr>
          <w:rFonts w:eastAsia="Times New Roman" w:cs="Times New Roman"/>
          <w:color w:val="000000" w:themeColor="text1"/>
        </w:rPr>
        <w:t xml:space="preserve">ARH-307 Modern and Contemporary Art </w:t>
      </w:r>
      <w:r w:rsidR="00C408C4">
        <w:rPr>
          <w:rFonts w:eastAsia="Times New Roman" w:cs="Times New Roman"/>
          <w:color w:val="000000" w:themeColor="text1"/>
        </w:rPr>
        <w:t>(WE)</w:t>
      </w:r>
    </w:p>
    <w:p w14:paraId="240E3A6C" w14:textId="0C4A4DDB" w:rsidR="00D954A7" w:rsidRPr="00424939" w:rsidRDefault="00D954A7" w:rsidP="00D954A7">
      <w:pPr>
        <w:spacing w:after="40"/>
        <w:ind w:left="360"/>
        <w:rPr>
          <w:rFonts w:eastAsia="Times New Roman" w:cs="Times New Roman"/>
          <w:color w:val="000000" w:themeColor="text1"/>
        </w:rPr>
      </w:pPr>
      <w:r w:rsidRPr="00424939">
        <w:rPr>
          <w:rFonts w:eastAsia="Times New Roman" w:cs="Times New Roman"/>
          <w:color w:val="000000" w:themeColor="text1"/>
        </w:rPr>
        <w:t>ARH-310 Contemporary Art, Theory and Criticism</w:t>
      </w:r>
      <w:r w:rsidR="00C408C4">
        <w:rPr>
          <w:rFonts w:eastAsia="Times New Roman" w:cs="Times New Roman"/>
          <w:color w:val="000000" w:themeColor="text1"/>
        </w:rPr>
        <w:t xml:space="preserve"> (WE)</w:t>
      </w:r>
    </w:p>
    <w:p w14:paraId="50E40CB0" w14:textId="2C9AB817" w:rsidR="00D954A7" w:rsidRPr="00424939" w:rsidRDefault="00D954A7" w:rsidP="00E500FB">
      <w:pPr>
        <w:pStyle w:val="ListParagraph"/>
        <w:numPr>
          <w:ilvl w:val="0"/>
          <w:numId w:val="66"/>
        </w:numPr>
        <w:tabs>
          <w:tab w:val="clear" w:pos="1080"/>
          <w:tab w:val="num" w:pos="360"/>
          <w:tab w:val="num" w:pos="720"/>
        </w:tabs>
        <w:ind w:left="634" w:hanging="634"/>
        <w:contextualSpacing w:val="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100- or </w:t>
      </w:r>
      <w:r w:rsidR="00A73639">
        <w:rPr>
          <w:rFonts w:cs="Times New Roman"/>
          <w:color w:val="000000" w:themeColor="text1"/>
        </w:rPr>
        <w:t>3</w:t>
      </w:r>
      <w:r w:rsidRPr="00424939">
        <w:rPr>
          <w:rFonts w:cs="Times New Roman"/>
          <w:color w:val="000000" w:themeColor="text1"/>
        </w:rPr>
        <w:t>00-level ART-</w:t>
      </w:r>
      <w:r w:rsidR="00E01720">
        <w:rPr>
          <w:rFonts w:cs="Times New Roman"/>
          <w:color w:val="000000" w:themeColor="text1"/>
        </w:rPr>
        <w:t xml:space="preserve"> </w:t>
      </w:r>
      <w:r w:rsidRPr="00424939">
        <w:rPr>
          <w:rFonts w:cs="Times New Roman"/>
          <w:color w:val="000000" w:themeColor="text1"/>
        </w:rPr>
        <w:t>course</w:t>
      </w:r>
    </w:p>
    <w:p w14:paraId="57C79267" w14:textId="77777777" w:rsidR="00D954A7" w:rsidRPr="00424939" w:rsidRDefault="00D954A7" w:rsidP="00E97A5F">
      <w:pPr>
        <w:pStyle w:val="CATALOGLEVELII"/>
        <w:spacing w:before="120"/>
        <w:rPr>
          <w:rStyle w:val="Strong"/>
          <w:rFonts w:ascii="Garamond" w:hAnsi="Garamond"/>
          <w:bCs w:val="0"/>
          <w:color w:val="000000" w:themeColor="text1"/>
        </w:rPr>
        <w:pPrChange w:id="8835" w:author="Summer 2023 updates" w:date="2024-07-31T13:42:00Z">
          <w:pPr>
            <w:pStyle w:val="CATALOGLEVELII"/>
            <w:spacing w:line="276" w:lineRule="auto"/>
          </w:pPr>
        </w:pPrChange>
      </w:pPr>
      <w:r w:rsidRPr="00424939">
        <w:rPr>
          <w:rStyle w:val="Strong"/>
          <w:rFonts w:ascii="Garamond" w:hAnsi="Garamond"/>
          <w:bCs w:val="0"/>
          <w:color w:val="000000" w:themeColor="text1"/>
        </w:rPr>
        <w:t>courses in art history</w:t>
      </w:r>
    </w:p>
    <w:p w14:paraId="1E486AC9" w14:textId="77777777" w:rsidR="00D954A7" w:rsidRPr="00424939" w:rsidRDefault="00D954A7" w:rsidP="00E97A5F">
      <w:pPr>
        <w:spacing w:before="40" w:after="0"/>
        <w:rPr>
          <w:rFonts w:cs="Times New Roman"/>
          <w:b/>
          <w:color w:val="000000" w:themeColor="text1"/>
        </w:rPr>
        <w:pPrChange w:id="8836" w:author="Summer 2023 updates" w:date="2024-07-31T13:42:00Z">
          <w:pPr>
            <w:spacing w:after="0"/>
          </w:pPr>
        </w:pPrChange>
      </w:pPr>
      <w:r w:rsidRPr="00424939">
        <w:rPr>
          <w:rFonts w:cs="Times New Roman"/>
          <w:b/>
          <w:color w:val="000000" w:themeColor="text1"/>
        </w:rPr>
        <w:t xml:space="preserve">ARH-106 World Art  </w:t>
      </w:r>
    </w:p>
    <w:p w14:paraId="5B35740A" w14:textId="77777777" w:rsidR="00D954A7" w:rsidRPr="00424939" w:rsidRDefault="00D954A7" w:rsidP="00D954A7">
      <w:pPr>
        <w:rPr>
          <w:color w:val="000000" w:themeColor="text1"/>
        </w:rPr>
      </w:pPr>
      <w:r w:rsidRPr="00424939">
        <w:rPr>
          <w:rFonts w:eastAsia="Times New Roman" w:cs="Times New Roman"/>
          <w:color w:val="000000" w:themeColor="text1"/>
        </w:rPr>
        <w:t>Traces key themes in art from a global perspective, focusing on the ways that cultures and civilizations across time have visually expressed social, religious and political values. Cross-cultural themes may include: religion and spirituality, word and image, violence and death, power and propaganda, gender and society, parks and memorials, and ritual and body decoration.</w:t>
      </w:r>
    </w:p>
    <w:p w14:paraId="572BFA5A" w14:textId="77777777" w:rsidR="00247E08" w:rsidRDefault="00247E08">
      <w:pPr>
        <w:spacing w:after="200" w:line="276" w:lineRule="auto"/>
        <w:rPr>
          <w:del w:id="8837" w:author="Summer 2023 updates" w:date="2024-07-31T13:42:00Z"/>
          <w:rFonts w:cs="Times New Roman"/>
          <w:b/>
          <w:color w:val="000000" w:themeColor="text1"/>
        </w:rPr>
      </w:pPr>
      <w:del w:id="8838" w:author="Summer 2023 updates" w:date="2024-07-31T13:42:00Z">
        <w:r>
          <w:rPr>
            <w:rFonts w:cs="Times New Roman"/>
            <w:b/>
            <w:color w:val="000000" w:themeColor="text1"/>
          </w:rPr>
          <w:br w:type="page"/>
        </w:r>
      </w:del>
    </w:p>
    <w:p w14:paraId="2CB1875D" w14:textId="56683F7E" w:rsidR="00D954A7" w:rsidRPr="00424939" w:rsidRDefault="00D954A7" w:rsidP="00E97A5F">
      <w:pPr>
        <w:spacing w:before="40" w:after="0"/>
        <w:rPr>
          <w:rFonts w:cs="Times New Roman"/>
          <w:b/>
          <w:color w:val="000000" w:themeColor="text1"/>
        </w:rPr>
        <w:pPrChange w:id="8839" w:author="Summer 2023 updates" w:date="2024-07-31T13:42:00Z">
          <w:pPr>
            <w:spacing w:after="0"/>
          </w:pPr>
        </w:pPrChange>
      </w:pPr>
      <w:r w:rsidRPr="00424939">
        <w:rPr>
          <w:rFonts w:cs="Times New Roman"/>
          <w:b/>
          <w:color w:val="000000" w:themeColor="text1"/>
        </w:rPr>
        <w:t>ARH-107 Gender and Art</w:t>
      </w:r>
    </w:p>
    <w:p w14:paraId="31A2CB8F" w14:textId="4D3023BD" w:rsidR="00D954A7" w:rsidRPr="00424939" w:rsidRDefault="003C7DED" w:rsidP="00D954A7">
      <w:pPr>
        <w:rPr>
          <w:rFonts w:cs="Times New Roman"/>
          <w:color w:val="000000" w:themeColor="text1"/>
        </w:rPr>
      </w:pPr>
      <w:r>
        <w:rPr>
          <w:rFonts w:eastAsia="Times New Roman" w:cs="Times New Roman"/>
          <w:color w:val="000000" w:themeColor="text1"/>
        </w:rPr>
        <w:t>E</w:t>
      </w:r>
      <w:r w:rsidR="00D954A7" w:rsidRPr="00424939">
        <w:rPr>
          <w:rFonts w:eastAsia="Times New Roman" w:cs="Times New Roman"/>
          <w:color w:val="000000" w:themeColor="text1"/>
        </w:rPr>
        <w:t>xplor</w:t>
      </w:r>
      <w:r>
        <w:rPr>
          <w:rFonts w:eastAsia="Times New Roman" w:cs="Times New Roman"/>
          <w:color w:val="000000" w:themeColor="text1"/>
        </w:rPr>
        <w:t>es</w:t>
      </w:r>
      <w:r w:rsidR="00D954A7" w:rsidRPr="00424939">
        <w:rPr>
          <w:rFonts w:eastAsia="Times New Roman" w:cs="Times New Roman"/>
          <w:color w:val="000000" w:themeColor="text1"/>
        </w:rPr>
        <w:t xml:space="preserve"> the ways in which visual culture reflects and projects cultural biases and issues related to gender from prehistory to the modern era. Analyzes how gender identities can be shaped by politics, religion, and culture, as well as the effect of an </w:t>
      </w:r>
      <w:del w:id="8840" w:author="Summer 2023 updates" w:date="2024-07-31T13:42:00Z">
        <w:r w:rsidR="00D954A7" w:rsidRPr="00424939">
          <w:rPr>
            <w:rFonts w:eastAsia="Times New Roman" w:cs="Times New Roman"/>
            <w:color w:val="000000" w:themeColor="text1"/>
          </w:rPr>
          <w:delText>artist's</w:delText>
        </w:r>
      </w:del>
      <w:ins w:id="8841" w:author="Summer 2023 updates" w:date="2024-07-31T13:42:00Z">
        <w:r w:rsidR="00D954A7" w:rsidRPr="00424939">
          <w:rPr>
            <w:rFonts w:eastAsia="Times New Roman" w:cs="Times New Roman"/>
            <w:color w:val="000000" w:themeColor="text1"/>
          </w:rPr>
          <w:t>artist</w:t>
        </w:r>
        <w:r w:rsidR="001840A1">
          <w:rPr>
            <w:rFonts w:eastAsia="Times New Roman" w:cs="Times New Roman"/>
            <w:color w:val="000000" w:themeColor="text1"/>
          </w:rPr>
          <w:t>’</w:t>
        </w:r>
        <w:r w:rsidR="00D954A7" w:rsidRPr="00424939">
          <w:rPr>
            <w:rFonts w:eastAsia="Times New Roman" w:cs="Times New Roman"/>
            <w:color w:val="000000" w:themeColor="text1"/>
          </w:rPr>
          <w:t>s</w:t>
        </w:r>
      </w:ins>
      <w:r w:rsidR="00D954A7" w:rsidRPr="00424939">
        <w:rPr>
          <w:rFonts w:eastAsia="Times New Roman" w:cs="Times New Roman"/>
          <w:color w:val="000000" w:themeColor="text1"/>
        </w:rPr>
        <w:t xml:space="preserve"> sex and/or sexual preferences on subject choices, media, and market values.</w:t>
      </w:r>
    </w:p>
    <w:p w14:paraId="373E41D5" w14:textId="5F62AF6B" w:rsidR="006A7C1A" w:rsidRPr="00424939" w:rsidRDefault="006A7C1A" w:rsidP="00E97A5F">
      <w:pPr>
        <w:spacing w:before="40" w:after="0"/>
        <w:rPr>
          <w:ins w:id="8842" w:author="Summer 2023 updates" w:date="2024-07-31T13:42:00Z"/>
          <w:rFonts w:cs="Times New Roman"/>
          <w:b/>
          <w:color w:val="000000" w:themeColor="text1"/>
        </w:rPr>
      </w:pPr>
      <w:ins w:id="8843" w:author="Summer 2023 updates" w:date="2024-07-31T13:42:00Z">
        <w:r w:rsidRPr="00424939">
          <w:rPr>
            <w:rFonts w:cs="Times New Roman"/>
            <w:b/>
            <w:color w:val="000000" w:themeColor="text1"/>
          </w:rPr>
          <w:t>ARH-1</w:t>
        </w:r>
        <w:r>
          <w:rPr>
            <w:rFonts w:cs="Times New Roman"/>
            <w:b/>
            <w:color w:val="000000" w:themeColor="text1"/>
          </w:rPr>
          <w:t>10</w:t>
        </w:r>
        <w:r w:rsidRPr="00424939">
          <w:rPr>
            <w:rFonts w:cs="Times New Roman"/>
            <w:b/>
            <w:color w:val="000000" w:themeColor="text1"/>
          </w:rPr>
          <w:t xml:space="preserve"> </w:t>
        </w:r>
        <w:r>
          <w:rPr>
            <w:rFonts w:cs="Times New Roman"/>
            <w:b/>
            <w:color w:val="000000" w:themeColor="text1"/>
          </w:rPr>
          <w:t>Perspectives on Museum Studies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Art History</w:instrText>
        </w:r>
        <w:r w:rsidRPr="00424939">
          <w:rPr>
            <w:color w:val="000000" w:themeColor="text1"/>
          </w:rPr>
          <w:instrText xml:space="preserve">" </w:instrText>
        </w:r>
        <w:r w:rsidRPr="00424939">
          <w:rPr>
            <w:rFonts w:cs="Times New Roman"/>
            <w:b/>
            <w:color w:val="000000" w:themeColor="text1"/>
          </w:rPr>
          <w:fldChar w:fldCharType="end"/>
        </w:r>
      </w:ins>
    </w:p>
    <w:p w14:paraId="6A70643D" w14:textId="7911B5E0" w:rsidR="006A7C1A" w:rsidRPr="00424939" w:rsidRDefault="006A7C1A" w:rsidP="006A7C1A">
      <w:pPr>
        <w:rPr>
          <w:ins w:id="8844" w:author="Summer 2023 updates" w:date="2024-07-31T13:42:00Z"/>
          <w:rFonts w:cs="Times New Roman"/>
          <w:color w:val="000000" w:themeColor="text1"/>
        </w:rPr>
      </w:pPr>
      <w:ins w:id="8845" w:author="Summer 2023 updates" w:date="2024-07-31T13:42:00Z">
        <w:r w:rsidRPr="006A7C1A">
          <w:rPr>
            <w:rFonts w:eastAsia="Times New Roman" w:cs="Times New Roman"/>
            <w:color w:val="000000" w:themeColor="text1"/>
          </w:rPr>
          <w:t xml:space="preserve">Provides an introduction to the history of museums and the numerous careers in museums, galleries, and auction houses.  Features a series of guest lecturers who work with different entities in the Eastern Iowa area.  These experts offer valuable insight to the </w:t>
        </w:r>
        <w:r w:rsidR="00E10935">
          <w:rPr>
            <w:rFonts w:eastAsia="Times New Roman" w:cs="Times New Roman"/>
            <w:color w:val="000000" w:themeColor="text1"/>
          </w:rPr>
          <w:t>numerous occupational choices—</w:t>
        </w:r>
        <w:r w:rsidRPr="006A7C1A">
          <w:rPr>
            <w:rFonts w:eastAsia="Times New Roman" w:cs="Times New Roman"/>
            <w:color w:val="000000" w:themeColor="text1"/>
          </w:rPr>
          <w:t>and their historical contexts</w:t>
        </w:r>
        <w:r w:rsidR="00E10935">
          <w:rPr>
            <w:rFonts w:eastAsia="Times New Roman" w:cs="Times New Roman"/>
            <w:color w:val="000000" w:themeColor="text1"/>
          </w:rPr>
          <w:t>—</w:t>
        </w:r>
        <w:r w:rsidRPr="006A7C1A">
          <w:rPr>
            <w:rFonts w:eastAsia="Times New Roman" w:cs="Times New Roman"/>
            <w:color w:val="000000" w:themeColor="text1"/>
          </w:rPr>
          <w:t>under the category of Museum Studies.</w:t>
        </w:r>
      </w:ins>
    </w:p>
    <w:p w14:paraId="51AAAD73" w14:textId="4B0F4761" w:rsidR="00D954A7" w:rsidRPr="00424939" w:rsidRDefault="00D954A7" w:rsidP="00E97A5F">
      <w:pPr>
        <w:spacing w:before="40" w:after="0"/>
        <w:rPr>
          <w:rFonts w:cs="Times New Roman"/>
          <w:b/>
          <w:color w:val="000000" w:themeColor="text1"/>
        </w:rPr>
        <w:pPrChange w:id="8846" w:author="Summer 2023 updates" w:date="2024-07-31T13:42:00Z">
          <w:pPr>
            <w:spacing w:after="0"/>
          </w:pPr>
        </w:pPrChange>
      </w:pPr>
      <w:r w:rsidRPr="00424939">
        <w:rPr>
          <w:rFonts w:cs="Times New Roman"/>
          <w:b/>
          <w:color w:val="000000" w:themeColor="text1"/>
        </w:rPr>
        <w:t>ARH-128 Introduction to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1BCCF942" w14:textId="373AC9DF" w:rsidR="00D954A7" w:rsidRPr="00424939" w:rsidRDefault="003C7DED" w:rsidP="00D954A7">
      <w:pPr>
        <w:rPr>
          <w:rFonts w:cs="Times New Roman"/>
          <w:color w:val="000000" w:themeColor="text1"/>
        </w:rPr>
      </w:pPr>
      <w:r>
        <w:rPr>
          <w:rFonts w:eastAsia="Times New Roman" w:cs="Times New Roman"/>
          <w:color w:val="000000" w:themeColor="text1"/>
        </w:rPr>
        <w:t xml:space="preserve">Examines </w:t>
      </w:r>
      <w:r w:rsidR="00D954A7" w:rsidRPr="00424939">
        <w:rPr>
          <w:rFonts w:eastAsia="Times New Roman" w:cs="Times New Roman"/>
          <w:color w:val="000000" w:themeColor="text1"/>
        </w:rPr>
        <w:t>Western art and architecture from prehistory to the later 19</w:t>
      </w:r>
      <w:r w:rsidR="00D954A7" w:rsidRPr="00424939">
        <w:rPr>
          <w:rFonts w:eastAsia="Times New Roman" w:cs="Times New Roman"/>
          <w:color w:val="000000" w:themeColor="text1"/>
          <w:vertAlign w:val="superscript"/>
        </w:rPr>
        <w:t>th</w:t>
      </w:r>
      <w:r w:rsidR="00D954A7" w:rsidRPr="00424939">
        <w:rPr>
          <w:rFonts w:eastAsia="Times New Roman" w:cs="Times New Roman"/>
          <w:color w:val="000000" w:themeColor="text1"/>
        </w:rPr>
        <w:t xml:space="preserve"> century, with emphasis on the ways in which visual culture both reflects and shapes societies and civilizations. Explores how works of art create and sustain meaning for their original audiences, and how some objects or visual solutions transcend their historical moment and surface throughout time as familiar cultural icons or references.</w:t>
      </w:r>
    </w:p>
    <w:p w14:paraId="218322B5" w14:textId="7653DBF8" w:rsidR="00D954A7" w:rsidRPr="00424939" w:rsidRDefault="00D954A7" w:rsidP="00E97A5F">
      <w:pPr>
        <w:spacing w:before="40" w:after="0"/>
        <w:rPr>
          <w:rFonts w:cs="Times New Roman"/>
          <w:b/>
          <w:color w:val="000000" w:themeColor="text1"/>
        </w:rPr>
        <w:pPrChange w:id="8847" w:author="Summer 2023 updates" w:date="2024-07-31T13:42:00Z">
          <w:pPr>
            <w:spacing w:after="0"/>
          </w:pPr>
        </w:pPrChange>
      </w:pPr>
      <w:bookmarkStart w:id="8848" w:name="ARH191"/>
      <w:r w:rsidRPr="00424939">
        <w:rPr>
          <w:rFonts w:cs="Times New Roman"/>
          <w:b/>
          <w:color w:val="000000" w:themeColor="text1"/>
        </w:rPr>
        <w:t>ARH-191</w:t>
      </w:r>
      <w:bookmarkEnd w:id="8848"/>
      <w:r w:rsidRPr="00424939">
        <w:rPr>
          <w:rFonts w:cs="Times New Roman"/>
          <w:b/>
          <w:color w:val="000000" w:themeColor="text1"/>
        </w:rPr>
        <w:t xml:space="preserve">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AD7E9B8" w14:textId="77777777" w:rsidR="00D954A7" w:rsidRPr="00BB3C80" w:rsidRDefault="00D954A7" w:rsidP="00D954A7">
      <w:pPr>
        <w:rPr>
          <w:del w:id="8849" w:author="Summer 2023 updates" w:date="2024-07-31T13:42:00Z"/>
          <w:rFonts w:eastAsia="Times New Roman" w:cs="Times New Roman"/>
          <w:color w:val="000000" w:themeColor="text1"/>
        </w:rPr>
      </w:pPr>
      <w:del w:id="8850" w:author="Summer 2023 updates" w:date="2024-07-31T13:42:00Z">
        <w:r w:rsidRPr="00424939">
          <w:rPr>
            <w:rFonts w:eastAsia="Times New Roman" w:cs="Times New Roman"/>
            <w:color w:val="000000" w:themeColor="text1"/>
            <w:highlight w:val="white"/>
          </w:rPr>
          <w:delText>See also Art (</w:delText>
        </w:r>
        <w:r w:rsidRPr="00BB3C80">
          <w:rPr>
            <w:rFonts w:eastAsia="Times New Roman" w:cs="Times New Roman"/>
            <w:color w:val="000000" w:themeColor="text1"/>
          </w:rPr>
          <w:delText xml:space="preserve">ART-191), p. </w:delText>
        </w:r>
        <w:r w:rsidR="00FC1845" w:rsidRPr="00BB3C80">
          <w:rPr>
            <w:rFonts w:eastAsia="Times New Roman" w:cs="Times New Roman"/>
            <w:color w:val="000000" w:themeColor="text1"/>
          </w:rPr>
          <w:fldChar w:fldCharType="begin"/>
        </w:r>
        <w:r w:rsidR="00FC1845" w:rsidRPr="00BB3C80">
          <w:rPr>
            <w:rFonts w:eastAsia="Times New Roman" w:cs="Times New Roman"/>
            <w:color w:val="000000" w:themeColor="text1"/>
          </w:rPr>
          <w:delInstrText xml:space="preserve"> PAGEREF ART191 \h </w:delInstrText>
        </w:r>
        <w:r w:rsidR="00FC1845" w:rsidRPr="00BB3C80">
          <w:rPr>
            <w:rFonts w:eastAsia="Times New Roman" w:cs="Times New Roman"/>
            <w:color w:val="000000" w:themeColor="text1"/>
          </w:rPr>
        </w:r>
        <w:r w:rsidR="00FC1845" w:rsidRPr="00BB3C80">
          <w:rPr>
            <w:rFonts w:eastAsia="Times New Roman" w:cs="Times New Roman"/>
            <w:color w:val="000000" w:themeColor="text1"/>
          </w:rPr>
          <w:fldChar w:fldCharType="separate"/>
        </w:r>
        <w:r w:rsidR="00890698">
          <w:rPr>
            <w:rFonts w:eastAsia="Times New Roman" w:cs="Times New Roman"/>
            <w:noProof/>
            <w:color w:val="000000" w:themeColor="text1"/>
          </w:rPr>
          <w:delText>59</w:delText>
        </w:r>
        <w:r w:rsidR="00FC1845" w:rsidRPr="00BB3C80">
          <w:rPr>
            <w:rFonts w:eastAsia="Times New Roman" w:cs="Times New Roman"/>
            <w:color w:val="000000" w:themeColor="text1"/>
          </w:rPr>
          <w:fldChar w:fldCharType="end"/>
        </w:r>
      </w:del>
    </w:p>
    <w:p w14:paraId="6427D17A" w14:textId="582E0C70" w:rsidR="00D954A7" w:rsidRPr="00424939" w:rsidRDefault="003C7DED" w:rsidP="00D954A7">
      <w:pPr>
        <w:rPr>
          <w:rFonts w:cs="Times New Roman"/>
          <w:color w:val="000000" w:themeColor="text1"/>
        </w:rPr>
      </w:pPr>
      <w:r>
        <w:rPr>
          <w:rFonts w:eastAsia="Times New Roman" w:cs="Times New Roman"/>
          <w:color w:val="000000" w:themeColor="text1"/>
        </w:rPr>
        <w:t xml:space="preserve">Focuses on </w:t>
      </w:r>
      <w:r w:rsidR="00D954A7" w:rsidRPr="00424939">
        <w:rPr>
          <w:rFonts w:eastAsia="Times New Roman" w:cs="Times New Roman"/>
          <w:color w:val="000000" w:themeColor="text1"/>
        </w:rPr>
        <w:t>a selected topic or theme in art history</w:t>
      </w:r>
      <w:r w:rsidR="00D954A7" w:rsidRPr="00424939">
        <w:rPr>
          <w:rFonts w:eastAsia="Times New Roman" w:cs="Times New Roman"/>
          <w:b/>
          <w:color w:val="000000" w:themeColor="text1"/>
        </w:rPr>
        <w:t xml:space="preserve"> </w:t>
      </w:r>
      <w:r w:rsidR="00D954A7" w:rsidRPr="00424939">
        <w:rPr>
          <w:rFonts w:eastAsia="Times New Roman" w:cs="Times New Roman"/>
          <w:color w:val="000000" w:themeColor="text1"/>
        </w:rPr>
        <w:t>or visual culture. Topics vary</w:t>
      </w:r>
      <w:del w:id="8851" w:author="Summer 2023 updates" w:date="2024-07-31T13:42:00Z">
        <w:r w:rsidR="00D954A7" w:rsidRPr="00424939">
          <w:rPr>
            <w:rFonts w:eastAsia="Times New Roman" w:cs="Times New Roman"/>
            <w:color w:val="000000" w:themeColor="text1"/>
          </w:rPr>
          <w:delText>, and may include: Art Markets and Collectors; The Art of Pilgrimage; History</w:delText>
        </w:r>
        <w:r w:rsidR="00B8454E" w:rsidRPr="00424939">
          <w:rPr>
            <w:rFonts w:eastAsia="Times New Roman"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History</w:delInstrText>
        </w:r>
        <w:r w:rsidR="00B8454E" w:rsidRPr="00424939">
          <w:rPr>
            <w:color w:val="000000" w:themeColor="text1"/>
          </w:rPr>
          <w:delInstrText xml:space="preserve">" </w:del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delText xml:space="preserve"> of Photography</w:delText>
        </w:r>
      </w:del>
      <w:r w:rsidR="00D954A7" w:rsidRPr="00424939">
        <w:rPr>
          <w:rFonts w:eastAsia="Times New Roman" w:cs="Times New Roman"/>
          <w:color w:val="000000" w:themeColor="text1"/>
        </w:rPr>
        <w:t xml:space="preserve">. May be taken more than once for credit, provided the topics are substantially different. </w:t>
      </w:r>
    </w:p>
    <w:p w14:paraId="669C2616" w14:textId="6880C384" w:rsidR="00D954A7" w:rsidRPr="00424939" w:rsidRDefault="00D954A7" w:rsidP="00E97A5F">
      <w:pPr>
        <w:spacing w:before="40" w:after="0"/>
        <w:rPr>
          <w:rFonts w:cs="Times New Roman"/>
          <w:b/>
          <w:color w:val="000000" w:themeColor="text1"/>
        </w:rPr>
        <w:pPrChange w:id="8852" w:author="Summer 2023 updates" w:date="2024-07-31T13:42:00Z">
          <w:pPr>
            <w:spacing w:after="0"/>
          </w:pPr>
        </w:pPrChange>
      </w:pPr>
      <w:r w:rsidRPr="00424939">
        <w:rPr>
          <w:rFonts w:cs="Times New Roman"/>
          <w:b/>
          <w:color w:val="000000" w:themeColor="text1"/>
        </w:rPr>
        <w:t>ARH-201 Art of the Middle Ages</w:t>
      </w:r>
    </w:p>
    <w:p w14:paraId="0F6E01FF" w14:textId="0422D1D1" w:rsidR="00D954A7" w:rsidRPr="00424939" w:rsidRDefault="00D954A7" w:rsidP="00D954A7">
      <w:pPr>
        <w:rPr>
          <w:color w:val="000000" w:themeColor="text1"/>
        </w:rPr>
      </w:pPr>
      <w:r w:rsidRPr="00424939">
        <w:rPr>
          <w:rFonts w:eastAsia="Times New Roman" w:cs="Times New Roman"/>
          <w:color w:val="000000" w:themeColor="text1"/>
        </w:rPr>
        <w:t xml:space="preserve">Explores the art and architecture of the medieval world both chronologically and thematically. The course examines issues such as patronage of the arts, pilgrimage, the cult of saints, the arts as a medium of cultural exchange, and the role of the artist in the Middle Ages. </w:t>
      </w:r>
      <w:r w:rsidRPr="00424939">
        <w:rPr>
          <w:rFonts w:eastAsia="Times New Roman" w:cs="Times New Roman"/>
          <w:color w:val="000000" w:themeColor="text1"/>
          <w:u w:val="single"/>
        </w:rPr>
        <w:t>Prerequisite:</w:t>
      </w:r>
      <w:r w:rsidRPr="00424939">
        <w:rPr>
          <w:rFonts w:eastAsia="Times New Roman" w:cs="Times New Roman"/>
          <w:color w:val="000000" w:themeColor="text1"/>
        </w:rPr>
        <w:t xml:space="preserve">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r w:rsidRPr="00424939">
        <w:rPr>
          <w:rFonts w:eastAsia="Times New Roman" w:cs="Times New Roman"/>
          <w:b/>
          <w:color w:val="000000" w:themeColor="text1"/>
        </w:rPr>
        <w:t>(</w:t>
      </w:r>
      <w:r w:rsidRPr="00424939">
        <w:rPr>
          <w:rFonts w:eastAsia="Times New Roman" w:cs="Times New Roman"/>
          <w:color w:val="000000" w:themeColor="text1"/>
        </w:rPr>
        <w:t>ARH-128) or consent of instructor.</w:t>
      </w:r>
    </w:p>
    <w:p w14:paraId="38121355" w14:textId="11A07A6C" w:rsidR="00D954A7" w:rsidRPr="00424939" w:rsidRDefault="00D954A7" w:rsidP="00E97A5F">
      <w:pPr>
        <w:spacing w:before="40" w:after="0"/>
        <w:rPr>
          <w:rFonts w:cs="Times New Roman"/>
          <w:b/>
          <w:color w:val="000000" w:themeColor="text1"/>
        </w:rPr>
        <w:pPrChange w:id="8853" w:author="Summer 2023 updates" w:date="2024-07-31T13:42:00Z">
          <w:pPr>
            <w:spacing w:after="0"/>
          </w:pPr>
        </w:pPrChange>
      </w:pPr>
      <w:r w:rsidRPr="00424939">
        <w:rPr>
          <w:rFonts w:cs="Times New Roman"/>
          <w:b/>
          <w:color w:val="000000" w:themeColor="text1"/>
        </w:rPr>
        <w:t>ARH-218 The World of Renaissance Art</w:t>
      </w:r>
    </w:p>
    <w:p w14:paraId="287C8284" w14:textId="4F4739CB" w:rsidR="00D954A7" w:rsidRPr="00424939" w:rsidRDefault="00D954A7" w:rsidP="00D954A7">
      <w:pPr>
        <w:rPr>
          <w:color w:val="000000" w:themeColor="text1"/>
        </w:rPr>
      </w:pPr>
      <w:r w:rsidRPr="00424939">
        <w:rPr>
          <w:rFonts w:eastAsia="Times New Roman" w:cs="Times New Roman"/>
          <w:color w:val="000000" w:themeColor="text1"/>
        </w:rPr>
        <w:t xml:space="preserve">Explores the visual culture of Europe from the 14th through the 16th centuries, focusing on topics such as competition, display, devotion, portraits, the printing revolution, death, and gender issues. </w:t>
      </w:r>
      <w:r w:rsidRPr="00424939">
        <w:rPr>
          <w:rFonts w:eastAsia="Times New Roman" w:cs="Times New Roman"/>
          <w:color w:val="000000" w:themeColor="text1"/>
          <w:u w:val="single"/>
        </w:rPr>
        <w:t xml:space="preserve">Prerequisite: </w:t>
      </w:r>
      <w:r w:rsidRPr="00424939">
        <w:rPr>
          <w:rFonts w:eastAsia="Times New Roman" w:cs="Times New Roman"/>
          <w:color w:val="000000" w:themeColor="text1"/>
        </w:rPr>
        <w:t>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(ARH-128) or consent of instructor.</w:t>
      </w:r>
    </w:p>
    <w:p w14:paraId="4BA7C53D" w14:textId="00B3CBB5" w:rsidR="00D954A7" w:rsidRPr="00424939" w:rsidRDefault="00D954A7" w:rsidP="00E97A5F">
      <w:pPr>
        <w:spacing w:before="40" w:after="0"/>
        <w:rPr>
          <w:rFonts w:cs="Times New Roman"/>
          <w:b/>
          <w:color w:val="000000" w:themeColor="text1"/>
        </w:rPr>
        <w:pPrChange w:id="8854" w:author="Summer 2023 updates" w:date="2024-07-31T13:42:00Z">
          <w:pPr>
            <w:spacing w:after="0"/>
          </w:pPr>
        </w:pPrChange>
      </w:pPr>
      <w:r w:rsidRPr="00424939">
        <w:rPr>
          <w:rFonts w:cs="Times New Roman"/>
          <w:b/>
          <w:color w:val="000000" w:themeColor="text1"/>
        </w:rPr>
        <w:t xml:space="preserve">ARH-231 </w:t>
      </w:r>
      <w:r w:rsidR="00142312">
        <w:rPr>
          <w:rFonts w:cs="Times New Roman"/>
          <w:b/>
          <w:color w:val="000000" w:themeColor="text1"/>
        </w:rPr>
        <w:t>Romanticism, Realism, and Impressionism</w:t>
      </w:r>
    </w:p>
    <w:p w14:paraId="7E469357" w14:textId="7567FA89" w:rsidR="00D954A7" w:rsidRPr="00424939" w:rsidRDefault="00D954A7" w:rsidP="00D954A7">
      <w:pPr>
        <w:rPr>
          <w:color w:val="000000" w:themeColor="text1"/>
        </w:rPr>
      </w:pPr>
      <w:r w:rsidRPr="00424939">
        <w:rPr>
          <w:rFonts w:eastAsia="Times New Roman" w:cs="Times New Roman"/>
          <w:color w:val="000000" w:themeColor="text1"/>
        </w:rPr>
        <w:t xml:space="preserve">Focuses on the sweeping transformations in the creation, production and consumption of visual culture in the 19th century. The rapidly changing aesthetics of the dawning modern era generated passionate debates about the creation and reception of art during this period. This course uses these debates as a series of touchstones for understanding the visual and social landscape of the times. </w:t>
      </w:r>
      <w:r w:rsidRPr="00424939">
        <w:rPr>
          <w:rFonts w:eastAsia="Times New Roman" w:cs="Times New Roman"/>
          <w:color w:val="000000" w:themeColor="text1"/>
          <w:u w:val="single"/>
        </w:rPr>
        <w:t>Prerequisite</w:t>
      </w:r>
      <w:r w:rsidRPr="00424939">
        <w:rPr>
          <w:rFonts w:eastAsia="Times New Roman" w:cs="Times New Roman"/>
          <w:color w:val="000000" w:themeColor="text1"/>
        </w:rPr>
        <w:t>: Introduction to Art History</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(ARH-128) or consent of instructor.</w:t>
      </w:r>
    </w:p>
    <w:p w14:paraId="7AA7C79E" w14:textId="1BEF5086" w:rsidR="009C7FD8" w:rsidRPr="009C7FD8" w:rsidRDefault="00142312" w:rsidP="00E97A5F">
      <w:pPr>
        <w:spacing w:before="40" w:after="0"/>
        <w:rPr>
          <w:rFonts w:cs="Times New Roman"/>
          <w:b/>
          <w:color w:val="000000" w:themeColor="text1"/>
        </w:rPr>
        <w:pPrChange w:id="8855" w:author="Summer 2023 updates" w:date="2024-07-31T13:42:00Z">
          <w:pPr>
            <w:spacing w:after="0"/>
          </w:pPr>
        </w:pPrChange>
      </w:pPr>
      <w:r>
        <w:rPr>
          <w:rFonts w:cs="Times New Roman"/>
          <w:b/>
          <w:color w:val="000000" w:themeColor="text1"/>
        </w:rPr>
        <w:t>ARH-248</w:t>
      </w:r>
      <w:r w:rsidR="009C7FD8" w:rsidRPr="009C7FD8">
        <w:rPr>
          <w:rFonts w:cs="Times New Roman"/>
          <w:b/>
          <w:color w:val="000000" w:themeColor="text1"/>
        </w:rPr>
        <w:t xml:space="preserve"> Baroque, Rococo, and Neoclassicism</w:t>
      </w:r>
    </w:p>
    <w:p w14:paraId="073DCC7F" w14:textId="39582586" w:rsidR="009C7FD8" w:rsidRDefault="009C7FD8" w:rsidP="009C7FD8">
      <w:pPr>
        <w:spacing w:after="0"/>
        <w:rPr>
          <w:rFonts w:cs="Times New Roman"/>
          <w:b/>
          <w:color w:val="000000" w:themeColor="text1"/>
        </w:rPr>
      </w:pPr>
      <w:r w:rsidRPr="00142312">
        <w:rPr>
          <w:rFonts w:cs="Times New Roman"/>
          <w:color w:val="000000" w:themeColor="text1"/>
        </w:rPr>
        <w:t>Focuses on a thematic exploration of th</w:t>
      </w:r>
      <w:r w:rsidR="00142312" w:rsidRPr="00142312">
        <w:rPr>
          <w:rFonts w:cs="Times New Roman"/>
          <w:color w:val="000000" w:themeColor="text1"/>
        </w:rPr>
        <w:t>e major art movements in the 17th and 18</w:t>
      </w:r>
      <w:r w:rsidR="00142312" w:rsidRPr="00142312">
        <w:rPr>
          <w:rFonts w:cs="Times New Roman"/>
          <w:color w:val="000000" w:themeColor="text1"/>
          <w:vertAlign w:val="superscript"/>
        </w:rPr>
        <w:t>th</w:t>
      </w:r>
      <w:r w:rsidR="00142312" w:rsidRPr="00142312">
        <w:rPr>
          <w:rFonts w:cs="Times New Roman"/>
          <w:color w:val="000000" w:themeColor="text1"/>
        </w:rPr>
        <w:t xml:space="preserve"> </w:t>
      </w:r>
      <w:r w:rsidRPr="00142312">
        <w:rPr>
          <w:rFonts w:cs="Times New Roman"/>
          <w:color w:val="000000" w:themeColor="text1"/>
        </w:rPr>
        <w:t>centuries, emphasizing the pendulum swings of arti</w:t>
      </w:r>
      <w:r w:rsidR="00142312" w:rsidRPr="00142312">
        <w:rPr>
          <w:rFonts w:cs="Times New Roman"/>
          <w:color w:val="000000" w:themeColor="text1"/>
        </w:rPr>
        <w:t xml:space="preserve">stic practice, exploration, and </w:t>
      </w:r>
      <w:r w:rsidRPr="00142312">
        <w:rPr>
          <w:rFonts w:cs="Times New Roman"/>
          <w:color w:val="000000" w:themeColor="text1"/>
        </w:rPr>
        <w:t>institutional hierarchies. Inclusion of cultura</w:t>
      </w:r>
      <w:r w:rsidR="00142312" w:rsidRPr="00142312">
        <w:rPr>
          <w:rFonts w:cs="Times New Roman"/>
          <w:color w:val="000000" w:themeColor="text1"/>
        </w:rPr>
        <w:t xml:space="preserve">l phenomena—the Grand Tour, the </w:t>
      </w:r>
      <w:r w:rsidRPr="00142312">
        <w:rPr>
          <w:rFonts w:cs="Times New Roman"/>
          <w:color w:val="000000" w:themeColor="text1"/>
        </w:rPr>
        <w:t>Enlightenment, revolutions, and the establishment of a</w:t>
      </w:r>
      <w:r w:rsidR="00142312" w:rsidRPr="00142312">
        <w:rPr>
          <w:rFonts w:cs="Times New Roman"/>
          <w:color w:val="000000" w:themeColor="text1"/>
        </w:rPr>
        <w:t xml:space="preserve">cademies—factor heavily in this </w:t>
      </w:r>
      <w:r w:rsidRPr="00142312">
        <w:rPr>
          <w:rFonts w:cs="Times New Roman"/>
          <w:color w:val="000000" w:themeColor="text1"/>
        </w:rPr>
        <w:t xml:space="preserve">course. </w:t>
      </w:r>
      <w:r w:rsidRPr="00253AD0">
        <w:rPr>
          <w:rFonts w:cs="Times New Roman"/>
          <w:color w:val="000000" w:themeColor="text1"/>
          <w:u w:val="single"/>
        </w:rPr>
        <w:t>Prerequisite:</w:t>
      </w:r>
      <w:r w:rsidRPr="00142312">
        <w:rPr>
          <w:rFonts w:cs="Times New Roman"/>
          <w:color w:val="000000" w:themeColor="text1"/>
        </w:rPr>
        <w:t xml:space="preserve"> Introduction to Art History (ARH</w:t>
      </w:r>
      <w:r w:rsidR="001677E9">
        <w:rPr>
          <w:rFonts w:cs="Times New Roman"/>
          <w:color w:val="000000" w:themeColor="text1"/>
        </w:rPr>
        <w:t>-</w:t>
      </w:r>
      <w:r w:rsidRPr="00142312">
        <w:rPr>
          <w:rFonts w:cs="Times New Roman"/>
          <w:color w:val="000000" w:themeColor="text1"/>
        </w:rPr>
        <w:t>128) or consent of instructor</w:t>
      </w:r>
      <w:r w:rsidRPr="009C7FD8">
        <w:rPr>
          <w:rFonts w:cs="Times New Roman"/>
          <w:b/>
          <w:color w:val="000000" w:themeColor="text1"/>
        </w:rPr>
        <w:t>.</w:t>
      </w:r>
    </w:p>
    <w:p w14:paraId="4C9478CE" w14:textId="72798DE9" w:rsidR="00253AD0" w:rsidRDefault="008D32E9" w:rsidP="00E97A5F">
      <w:pPr>
        <w:spacing w:before="40" w:after="0"/>
        <w:rPr>
          <w:rFonts w:cs="Times New Roman"/>
          <w:b/>
          <w:color w:val="000000" w:themeColor="text1"/>
        </w:rPr>
        <w:pPrChange w:id="8856" w:author="Summer 2023 updates" w:date="2024-07-31T13:42:00Z">
          <w:pPr>
            <w:spacing w:after="0"/>
          </w:pPr>
        </w:pPrChange>
      </w:pPr>
      <w:r>
        <w:rPr>
          <w:rFonts w:cs="Times New Roman"/>
          <w:b/>
          <w:color w:val="000000" w:themeColor="text1"/>
        </w:rPr>
        <w:t>ARH-</w:t>
      </w:r>
      <w:r w:rsidR="00253AD0" w:rsidRPr="00253AD0">
        <w:rPr>
          <w:rFonts w:cs="Times New Roman"/>
          <w:b/>
          <w:color w:val="000000" w:themeColor="text1"/>
        </w:rPr>
        <w:t>268</w:t>
      </w:r>
      <w:r w:rsidR="00253AD0">
        <w:rPr>
          <w:rFonts w:cs="Times New Roman"/>
          <w:b/>
          <w:color w:val="000000" w:themeColor="text1"/>
        </w:rPr>
        <w:t xml:space="preserve"> History of Architecture</w:t>
      </w:r>
    </w:p>
    <w:p w14:paraId="1625A0FD" w14:textId="1C58AA33" w:rsidR="00253AD0" w:rsidRPr="00253AD0" w:rsidRDefault="00253AD0" w:rsidP="00253AD0">
      <w:pPr>
        <w:rPr>
          <w:rFonts w:cs="Times New Roman"/>
          <w:b/>
          <w:color w:val="000000" w:themeColor="text1"/>
        </w:rPr>
      </w:pPr>
      <w:r w:rsidRPr="00253AD0">
        <w:rPr>
          <w:rFonts w:cs="Times New Roman"/>
          <w:color w:val="000000" w:themeColor="text1"/>
        </w:rPr>
        <w:t>Investigates major monuments of architectural history from prehistory to the present day,</w:t>
      </w:r>
      <w:r>
        <w:rPr>
          <w:rFonts w:cs="Times New Roman"/>
          <w:b/>
          <w:color w:val="000000" w:themeColor="text1"/>
        </w:rPr>
        <w:t xml:space="preserve"> </w:t>
      </w:r>
      <w:r w:rsidRPr="00253AD0">
        <w:rPr>
          <w:rFonts w:cs="Times New Roman"/>
          <w:color w:val="000000" w:themeColor="text1"/>
        </w:rPr>
        <w:t>with an emphasis on formal and conceptual concepts. Key figures, theories, innovations,</w:t>
      </w:r>
      <w:r>
        <w:rPr>
          <w:rFonts w:cs="Times New Roman"/>
          <w:b/>
          <w:color w:val="000000" w:themeColor="text1"/>
        </w:rPr>
        <w:t xml:space="preserve"> </w:t>
      </w:r>
      <w:r w:rsidRPr="00253AD0">
        <w:rPr>
          <w:rFonts w:cs="Times New Roman"/>
          <w:color w:val="000000" w:themeColor="text1"/>
        </w:rPr>
        <w:t>and functions (both original and altered throughout time) are also discussed.</w:t>
      </w:r>
      <w:r>
        <w:rPr>
          <w:rFonts w:cs="Times New Roman"/>
          <w:b/>
          <w:color w:val="000000" w:themeColor="text1"/>
        </w:rPr>
        <w:t xml:space="preserve"> </w:t>
      </w:r>
      <w:r w:rsidRPr="00253AD0">
        <w:rPr>
          <w:rFonts w:cs="Times New Roman"/>
          <w:color w:val="000000" w:themeColor="text1"/>
          <w:u w:val="single"/>
        </w:rPr>
        <w:t>Prerequisite:</w:t>
      </w:r>
      <w:r w:rsidRPr="00253AD0">
        <w:rPr>
          <w:rFonts w:cs="Times New Roman"/>
          <w:color w:val="000000" w:themeColor="text1"/>
        </w:rPr>
        <w:t xml:space="preserve"> Introduction to Art History (ARH</w:t>
      </w:r>
      <w:r w:rsidR="001677E9">
        <w:rPr>
          <w:rFonts w:cs="Times New Roman"/>
          <w:color w:val="000000" w:themeColor="text1"/>
        </w:rPr>
        <w:t>-</w:t>
      </w:r>
      <w:r w:rsidRPr="00253AD0">
        <w:rPr>
          <w:rFonts w:cs="Times New Roman"/>
          <w:color w:val="000000" w:themeColor="text1"/>
        </w:rPr>
        <w:t>128) or consent of instructor.</w:t>
      </w:r>
    </w:p>
    <w:p w14:paraId="772C366E" w14:textId="79A0014C" w:rsidR="008D6618" w:rsidRDefault="00D954A7" w:rsidP="00E97A5F">
      <w:pPr>
        <w:spacing w:before="40" w:after="0"/>
        <w:rPr>
          <w:rFonts w:cs="Times New Roman"/>
          <w:color w:val="000000" w:themeColor="text1"/>
        </w:rPr>
        <w:pPrChange w:id="8857" w:author="Summer 2023 updates" w:date="2024-07-31T13:42:00Z">
          <w:pPr>
            <w:spacing w:after="0"/>
          </w:pPr>
        </w:pPrChange>
      </w:pPr>
      <w:r w:rsidRPr="00424939">
        <w:rPr>
          <w:rFonts w:cs="Times New Roman"/>
          <w:b/>
          <w:color w:val="000000" w:themeColor="text1"/>
        </w:rPr>
        <w:t>ARH-296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del w:id="8858" w:author="Summer 2023 updates" w:date="2024-07-31T13:42:00Z">
        <w:r w:rsidRPr="00424939">
          <w:rPr>
            <w:rFonts w:cs="Times New Roman"/>
            <w:b/>
            <w:color w:val="000000" w:themeColor="text1"/>
          </w:rPr>
          <w:delText>Non-Western</w:delText>
        </w:r>
      </w:del>
      <w:ins w:id="8859" w:author="Summer 2023 updates" w:date="2024-07-31T13:42:00Z">
        <w:r w:rsidR="007536F0">
          <w:rPr>
            <w:rFonts w:cs="Times New Roman"/>
            <w:b/>
            <w:color w:val="000000" w:themeColor="text1"/>
          </w:rPr>
          <w:t>Global</w:t>
        </w:r>
      </w:ins>
      <w:r w:rsidRPr="00424939">
        <w:rPr>
          <w:rFonts w:cs="Times New Roman"/>
          <w:b/>
          <w:color w:val="000000" w:themeColor="text1"/>
        </w:rPr>
        <w:t xml:space="preserve"> Perspectives</w:t>
      </w:r>
    </w:p>
    <w:p w14:paraId="0371A0F8" w14:textId="0A5EADEF" w:rsidR="008D6618" w:rsidRPr="008D6618" w:rsidRDefault="008D6618" w:rsidP="008D6618">
      <w:pPr>
        <w:spacing w:after="0"/>
        <w:rPr>
          <w:rFonts w:cs="Times New Roman"/>
          <w:color w:val="000000" w:themeColor="text1"/>
        </w:rPr>
      </w:pPr>
      <w:r>
        <w:rPr>
          <w:rFonts w:cs="Times New Roman"/>
          <w:color w:val="000000" w:themeColor="text1"/>
        </w:rPr>
        <w:t xml:space="preserve">Focuses on </w:t>
      </w:r>
      <w:r w:rsidR="00D954A7" w:rsidRPr="00424939">
        <w:rPr>
          <w:rFonts w:cs="Times New Roman"/>
          <w:color w:val="000000" w:themeColor="text1"/>
        </w:rPr>
        <w:t>a selected topic or theme in art history. Topics vary</w:t>
      </w:r>
      <w:del w:id="8860" w:author="Summer 2023 updates" w:date="2024-07-31T13:42:00Z">
        <w:r w:rsidR="00D954A7" w:rsidRPr="00424939">
          <w:rPr>
            <w:rFonts w:cs="Times New Roman"/>
            <w:color w:val="000000" w:themeColor="text1"/>
          </w:rPr>
          <w:delText>, and may include: Asian Art; Japonisme/ Occidentalism; African Art.</w:delText>
        </w:r>
      </w:del>
      <w:ins w:id="8861" w:author="Summer 2023 updates" w:date="2024-07-31T13:42:00Z">
        <w:r w:rsidR="00D954A7" w:rsidRPr="00424939">
          <w:rPr>
            <w:rFonts w:cs="Times New Roman"/>
            <w:color w:val="000000" w:themeColor="text1"/>
          </w:rPr>
          <w:t>.</w:t>
        </w:r>
      </w:ins>
      <w:r w:rsidR="00D954A7" w:rsidRPr="00424939">
        <w:rPr>
          <w:rFonts w:cs="Times New Roman"/>
          <w:color w:val="000000" w:themeColor="text1"/>
        </w:rPr>
        <w:t xml:space="preserve"> May be taken more than once for credit, provided the topics are substantially different.</w:t>
      </w:r>
      <w:r>
        <w:rPr>
          <w:rFonts w:cs="Times New Roman"/>
          <w:color w:val="000000" w:themeColor="text1"/>
        </w:rPr>
        <w:t xml:space="preserve"> different. </w:t>
      </w:r>
      <w:r w:rsidRPr="008D6618">
        <w:rPr>
          <w:rFonts w:cs="Times New Roman"/>
          <w:color w:val="000000" w:themeColor="text1"/>
          <w:u w:val="single"/>
        </w:rPr>
        <w:t>Prerequisite</w:t>
      </w:r>
      <w:r>
        <w:rPr>
          <w:rFonts w:cs="Times New Roman"/>
          <w:color w:val="000000" w:themeColor="text1"/>
        </w:rPr>
        <w:t>:</w:t>
      </w:r>
      <w:r w:rsidRPr="008D6618">
        <w:rPr>
          <w:rFonts w:cs="Times New Roman"/>
          <w:color w:val="000000" w:themeColor="text1"/>
        </w:rPr>
        <w:t xml:space="preserve"> Introduction to Art History (ARH-128) or consent of instructor.</w:t>
      </w:r>
    </w:p>
    <w:p w14:paraId="3CA3A07C" w14:textId="194EB90C" w:rsidR="00D954A7" w:rsidRPr="00424939" w:rsidRDefault="00D954A7" w:rsidP="00E97A5F">
      <w:pPr>
        <w:spacing w:before="40" w:after="0"/>
        <w:rPr>
          <w:rFonts w:cs="Times New Roman"/>
          <w:b/>
          <w:color w:val="000000" w:themeColor="text1"/>
        </w:rPr>
        <w:pPrChange w:id="8862" w:author="Summer 2023 updates" w:date="2024-07-31T13:42:00Z">
          <w:pPr>
            <w:spacing w:after="0"/>
          </w:pPr>
        </w:pPrChange>
      </w:pPr>
      <w:r w:rsidRPr="00424939">
        <w:rPr>
          <w:rFonts w:cs="Times New Roman"/>
          <w:b/>
          <w:color w:val="000000" w:themeColor="text1"/>
        </w:rPr>
        <w:t>ARH-297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U.S. Pluralism</w:t>
      </w:r>
    </w:p>
    <w:p w14:paraId="4C76239C" w14:textId="77777777" w:rsidR="008D6618" w:rsidRPr="008D6618" w:rsidRDefault="008D6618" w:rsidP="008D6618">
      <w:pPr>
        <w:rPr>
          <w:del w:id="8863" w:author="Summer 2023 updates" w:date="2024-07-31T13:42:00Z"/>
          <w:rFonts w:cs="Times New Roman"/>
          <w:color w:val="000000" w:themeColor="text1"/>
        </w:rPr>
      </w:pPr>
      <w:r>
        <w:rPr>
          <w:rFonts w:cs="Times New Roman"/>
          <w:color w:val="000000" w:themeColor="text1"/>
        </w:rPr>
        <w:t>Examines</w:t>
      </w:r>
      <w:r w:rsidR="00D954A7" w:rsidRPr="00424939">
        <w:rPr>
          <w:rFonts w:cs="Times New Roman"/>
          <w:color w:val="000000" w:themeColor="text1"/>
        </w:rPr>
        <w:t xml:space="preserve"> a selected topic or theme in art history. Topics vary</w:t>
      </w:r>
      <w:del w:id="8864" w:author="Summer 2023 updates" w:date="2024-07-31T13:42:00Z">
        <w:r w:rsidR="00D954A7" w:rsidRPr="00424939">
          <w:rPr>
            <w:rFonts w:cs="Times New Roman"/>
            <w:color w:val="000000" w:themeColor="text1"/>
          </w:rPr>
          <w:delText>, and may include: Native American Art; Public Art; Art History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D954A7" w:rsidRPr="00424939">
          <w:rPr>
            <w:rFonts w:cs="Times New Roman"/>
            <w:color w:val="000000" w:themeColor="text1"/>
          </w:rPr>
          <w:delText xml:space="preserve"> at the Movies.</w:delText>
        </w:r>
      </w:del>
      <w:ins w:id="8865" w:author="Summer 2023 updates" w:date="2024-07-31T13:42:00Z">
        <w:r w:rsidR="00D954A7" w:rsidRPr="00424939">
          <w:rPr>
            <w:rFonts w:cs="Times New Roman"/>
            <w:color w:val="000000" w:themeColor="text1"/>
          </w:rPr>
          <w:t>.</w:t>
        </w:r>
      </w:ins>
      <w:r w:rsidR="00D954A7" w:rsidRPr="00424939">
        <w:rPr>
          <w:rFonts w:cs="Times New Roman"/>
          <w:color w:val="000000" w:themeColor="text1"/>
        </w:rPr>
        <w:t xml:space="preserve"> May be taken more than once for credit, provided the topics are substantially different.</w:t>
      </w:r>
      <w:r w:rsidR="001677E9">
        <w:rPr>
          <w:rFonts w:cs="Times New Roman"/>
          <w:color w:val="000000" w:themeColor="text1"/>
        </w:rPr>
        <w:t xml:space="preserve"> </w:t>
      </w:r>
      <w:del w:id="8866" w:author="Summer 2023 updates" w:date="2024-07-31T13:42:00Z">
        <w:r w:rsidRPr="008D6618">
          <w:rPr>
            <w:rFonts w:cs="Times New Roman"/>
            <w:color w:val="000000" w:themeColor="text1"/>
            <w:u w:val="single"/>
          </w:rPr>
          <w:delText>Prerequisite</w:delText>
        </w:r>
        <w:r>
          <w:rPr>
            <w:rFonts w:cs="Times New Roman"/>
            <w:color w:val="000000" w:themeColor="text1"/>
          </w:rPr>
          <w:delText xml:space="preserve">: </w:delText>
        </w:r>
        <w:r w:rsidRPr="008D6618">
          <w:rPr>
            <w:rFonts w:cs="Times New Roman"/>
            <w:color w:val="000000" w:themeColor="text1"/>
          </w:rPr>
          <w:delText>Introduction to Art History (ARH-128) or consent of instructor.</w:delText>
        </w:r>
      </w:del>
    </w:p>
    <w:p w14:paraId="6B40F69B" w14:textId="77777777" w:rsidR="00D954A7" w:rsidRPr="00424939" w:rsidRDefault="00D954A7" w:rsidP="00D954A7">
      <w:pPr>
        <w:spacing w:after="0"/>
        <w:rPr>
          <w:del w:id="8867" w:author="Summer 2023 updates" w:date="2024-07-31T13:42:00Z"/>
          <w:rFonts w:cs="Times New Roman"/>
          <w:b/>
          <w:color w:val="000000" w:themeColor="text1"/>
        </w:rPr>
      </w:pPr>
      <w:del w:id="8868" w:author="Summer 2023 updates" w:date="2024-07-31T13:42:00Z">
        <w:r w:rsidRPr="00424939">
          <w:rPr>
            <w:rFonts w:cs="Times New Roman"/>
            <w:b/>
            <w:color w:val="000000" w:themeColor="text1"/>
          </w:rPr>
          <w:delText>ARH-298 Topics in Art History</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Diverse Western Perspectives</w:delText>
        </w:r>
      </w:del>
    </w:p>
    <w:p w14:paraId="56D14AD6" w14:textId="36417778" w:rsidR="008D6618" w:rsidRPr="008D6618" w:rsidRDefault="008D6618" w:rsidP="008D6618">
      <w:pPr>
        <w:rPr>
          <w:rFonts w:cs="Times New Roman"/>
          <w:color w:val="000000" w:themeColor="text1"/>
        </w:rPr>
      </w:pPr>
      <w:del w:id="8869" w:author="Summer 2023 updates" w:date="2024-07-31T13:42:00Z">
        <w:r>
          <w:rPr>
            <w:rFonts w:cs="Times New Roman"/>
            <w:color w:val="000000" w:themeColor="text1"/>
          </w:rPr>
          <w:delText xml:space="preserve">Studies </w:delText>
        </w:r>
        <w:r w:rsidR="00D954A7" w:rsidRPr="00424939">
          <w:rPr>
            <w:rFonts w:cs="Times New Roman"/>
            <w:color w:val="000000" w:themeColor="text1"/>
          </w:rPr>
          <w:delText>of a selected topic or theme in art history. Topics vary, and may include: Art and Cultural Property; Memory, Environment and Landscape. May be taken more than once for credit, provided the topics are substantially different.</w:delText>
        </w:r>
        <w:r>
          <w:rPr>
            <w:rFonts w:cs="Times New Roman"/>
            <w:color w:val="000000" w:themeColor="text1"/>
          </w:rPr>
          <w:delText xml:space="preserve">  </w:delText>
        </w:r>
      </w:del>
      <w:r w:rsidRPr="008D6618">
        <w:rPr>
          <w:rFonts w:cs="Times New Roman"/>
          <w:color w:val="000000" w:themeColor="text1"/>
          <w:u w:val="single"/>
        </w:rPr>
        <w:t>Prerequisite</w:t>
      </w:r>
      <w:r>
        <w:rPr>
          <w:rFonts w:cs="Times New Roman"/>
          <w:color w:val="000000" w:themeColor="text1"/>
        </w:rPr>
        <w:t xml:space="preserve">: </w:t>
      </w:r>
      <w:r w:rsidRPr="008D6618">
        <w:rPr>
          <w:rFonts w:cs="Times New Roman"/>
          <w:color w:val="000000" w:themeColor="text1"/>
        </w:rPr>
        <w:t>Introduction to Art History (ARH-128) or consent of instructor.</w:t>
      </w:r>
    </w:p>
    <w:p w14:paraId="15AC5A47" w14:textId="212EE52E" w:rsidR="00D954A7" w:rsidRPr="00424939" w:rsidRDefault="00D954A7" w:rsidP="00E97A5F">
      <w:pPr>
        <w:spacing w:before="40" w:after="0"/>
        <w:rPr>
          <w:rFonts w:cs="Times New Roman"/>
          <w:b/>
          <w:color w:val="000000" w:themeColor="text1"/>
        </w:rPr>
        <w:pPrChange w:id="8870" w:author="Summer 2023 updates" w:date="2024-07-31T13:42:00Z">
          <w:pPr>
            <w:spacing w:after="0"/>
          </w:pPr>
        </w:pPrChange>
      </w:pPr>
      <w:r w:rsidRPr="00424939">
        <w:rPr>
          <w:rFonts w:cs="Times New Roman"/>
          <w:b/>
          <w:color w:val="000000" w:themeColor="text1"/>
        </w:rPr>
        <w:t>ARH-307 Modern and Contemporary Art</w:t>
      </w:r>
      <w:r w:rsidR="001554E4" w:rsidRPr="00424939">
        <w:rPr>
          <w:rFonts w:cs="Times New Roman"/>
          <w:b/>
          <w:color w:val="000000" w:themeColor="text1"/>
        </w:rPr>
        <w:t xml:space="preserve"> (WE)</w:t>
      </w:r>
    </w:p>
    <w:p w14:paraId="1010066D" w14:textId="69CC7613" w:rsidR="00D954A7" w:rsidRPr="00424939" w:rsidRDefault="00D954A7" w:rsidP="00E97A5F">
      <w:pPr>
        <w:rPr>
          <w:rPrChange w:id="8871" w:author="Summer 2023 updates" w:date="2024-07-31T13:42:00Z">
            <w:rPr>
              <w:color w:val="000000" w:themeColor="text1"/>
            </w:rPr>
          </w:rPrChange>
        </w:rPr>
      </w:pPr>
      <w:r w:rsidRPr="00424939">
        <w:rPr>
          <w:rPrChange w:id="8872" w:author="Summer 2023 updates" w:date="2024-07-31T13:42:00Z">
            <w:rPr>
              <w:color w:val="000000" w:themeColor="text1"/>
            </w:rPr>
          </w:rPrChange>
        </w:rPr>
        <w:t>Traces the development of major artistic movements in the 20</w:t>
      </w:r>
      <w:r w:rsidRPr="00424939">
        <w:rPr>
          <w:vertAlign w:val="superscript"/>
          <w:rPrChange w:id="8873" w:author="Summer 2023 updates" w:date="2024-07-31T13:42:00Z">
            <w:rPr>
              <w:color w:val="000000" w:themeColor="text1"/>
              <w:vertAlign w:val="superscript"/>
            </w:rPr>
          </w:rPrChange>
        </w:rPr>
        <w:t>th</w:t>
      </w:r>
      <w:r w:rsidRPr="00424939">
        <w:rPr>
          <w:rPrChange w:id="8874" w:author="Summer 2023 updates" w:date="2024-07-31T13:42:00Z">
            <w:rPr>
              <w:color w:val="000000" w:themeColor="text1"/>
            </w:rPr>
          </w:rPrChange>
        </w:rPr>
        <w:t xml:space="preserve"> century to the more contemporary trends of the 21</w:t>
      </w:r>
      <w:r w:rsidRPr="00424939">
        <w:rPr>
          <w:vertAlign w:val="superscript"/>
          <w:rPrChange w:id="8875" w:author="Summer 2023 updates" w:date="2024-07-31T13:42:00Z">
            <w:rPr>
              <w:color w:val="000000" w:themeColor="text1"/>
              <w:vertAlign w:val="superscript"/>
            </w:rPr>
          </w:rPrChange>
        </w:rPr>
        <w:t>st</w:t>
      </w:r>
      <w:r w:rsidRPr="00424939">
        <w:rPr>
          <w:rPrChange w:id="8876" w:author="Summer 2023 updates" w:date="2024-07-31T13:42:00Z">
            <w:rPr>
              <w:color w:val="000000" w:themeColor="text1"/>
            </w:rPr>
          </w:rPrChange>
        </w:rPr>
        <w:t xml:space="preserve"> century. Topics include: Post-Impressionism, Cubism, Futurism, Surrealism, German Expressionism, Dada, Pop Art, Minimalism, Conceptual Art, Postmodernism, installation, new media, performance, and digital production and distribution. </w:t>
      </w:r>
      <w:r w:rsidRPr="00424939">
        <w:rPr>
          <w:u w:val="single"/>
          <w:rPrChange w:id="8877" w:author="Summer 2023 updates" w:date="2024-07-31T13:42:00Z">
            <w:rPr>
              <w:color w:val="000000" w:themeColor="text1"/>
              <w:u w:val="single"/>
            </w:rPr>
          </w:rPrChange>
        </w:rPr>
        <w:t>Prerequisites</w:t>
      </w:r>
      <w:r w:rsidRPr="00424939">
        <w:rPr>
          <w:rPrChange w:id="8878" w:author="Summer 2023 updates" w:date="2024-07-31T13:42:00Z">
            <w:rPr>
              <w:color w:val="000000" w:themeColor="text1"/>
            </w:rPr>
          </w:rPrChange>
        </w:rPr>
        <w:t>: Introduction to Art History</w:t>
      </w:r>
      <w:r w:rsidR="00B8454E" w:rsidRPr="00040BC2">
        <w:rPr>
          <w:rPrChange w:id="8879" w:author="Summer 2023 updates" w:date="2024-07-31T13:42:00Z">
            <w:rPr>
              <w:color w:val="000000" w:themeColor="text1"/>
            </w:rPr>
          </w:rPrChange>
        </w:rPr>
        <w:fldChar w:fldCharType="begin"/>
      </w:r>
      <w:r w:rsidR="00B8454E" w:rsidRPr="00040BC2">
        <w:rPr>
          <w:rPrChange w:id="8880" w:author="Summer 2023 updates" w:date="2024-07-31T13:42:00Z">
            <w:rPr>
              <w:color w:val="000000" w:themeColor="text1"/>
            </w:rPr>
          </w:rPrChange>
        </w:rPr>
        <w:instrText xml:space="preserve"> XE "Art History" </w:instrText>
      </w:r>
      <w:r w:rsidR="00B8454E" w:rsidRPr="00040BC2">
        <w:rPr>
          <w:rPrChange w:id="8881" w:author="Summer 2023 updates" w:date="2024-07-31T13:42:00Z">
            <w:rPr>
              <w:color w:val="000000" w:themeColor="text1"/>
            </w:rPr>
          </w:rPrChange>
        </w:rPr>
        <w:fldChar w:fldCharType="end"/>
      </w:r>
      <w:r w:rsidRPr="00040BC2">
        <w:rPr>
          <w:rPrChange w:id="8882" w:author="Summer 2023 updates" w:date="2024-07-31T13:42:00Z">
            <w:rPr>
              <w:color w:val="000000" w:themeColor="text1"/>
            </w:rPr>
          </w:rPrChange>
        </w:rPr>
        <w:t xml:space="preserve"> (</w:t>
      </w:r>
      <w:r w:rsidRPr="00424939">
        <w:rPr>
          <w:rPrChange w:id="8883" w:author="Summer 2023 updates" w:date="2024-07-31T13:42:00Z">
            <w:rPr>
              <w:color w:val="000000" w:themeColor="text1"/>
            </w:rPr>
          </w:rPrChange>
        </w:rPr>
        <w:t>ARH-128) and a 200-level ARH- course or consent of instructor.</w:t>
      </w:r>
    </w:p>
    <w:p w14:paraId="6D1CA938" w14:textId="3E6458B0" w:rsidR="00852994" w:rsidRDefault="006B5A3C" w:rsidP="001C01AE">
      <w:pPr>
        <w:spacing w:before="40" w:after="0"/>
        <w:rPr>
          <w:ins w:id="8884" w:author="Summer 2023 updates" w:date="2024-07-31T13:42:00Z"/>
          <w:rFonts w:cs="Times New Roman"/>
          <w:b/>
          <w:color w:val="000000" w:themeColor="text1"/>
        </w:rPr>
      </w:pPr>
      <w:del w:id="8885" w:author="Summer 2023 updates" w:date="2024-07-31T13:42:00Z">
        <w:r>
          <w:rPr>
            <w:rFonts w:cs="Times New Roman"/>
            <w:b/>
            <w:color w:val="000000" w:themeColor="text1"/>
          </w:rPr>
          <w:br w:type="page"/>
        </w:r>
        <w:r w:rsidR="00D954A7" w:rsidRPr="00424939">
          <w:rPr>
            <w:rFonts w:cs="Times New Roman"/>
            <w:b/>
            <w:color w:val="000000" w:themeColor="text1"/>
          </w:rPr>
          <w:delText>ARH-310 Contemporary Art, Theory and Criticism</w:delText>
        </w:r>
        <w:r w:rsidR="001554E4" w:rsidRPr="00424939">
          <w:rPr>
            <w:rFonts w:cs="Times New Roman"/>
            <w:b/>
            <w:color w:val="000000" w:themeColor="text1"/>
          </w:rPr>
          <w:delText xml:space="preserve"> (WE)</w:delText>
        </w:r>
        <w:r w:rsidR="00247E08">
          <w:rPr>
            <w:rFonts w:cs="Times New Roman"/>
            <w:b/>
            <w:color w:val="000000" w:themeColor="text1"/>
          </w:rPr>
          <w:br/>
        </w:r>
        <w:r w:rsidR="00D954A7" w:rsidRPr="00424939">
          <w:rPr>
            <w:rFonts w:eastAsia="Times New Roman" w:cs="Times New Roman"/>
            <w:color w:val="000000" w:themeColor="text1"/>
          </w:rPr>
          <w:delText>Investigates issues in contemporary art. Focuses on art of the late 20</w:delText>
        </w:r>
        <w:r w:rsidR="00D954A7" w:rsidRPr="00424939">
          <w:rPr>
            <w:rFonts w:eastAsia="Times New Roman" w:cs="Times New Roman"/>
            <w:color w:val="000000" w:themeColor="text1"/>
            <w:vertAlign w:val="superscript"/>
          </w:rPr>
          <w:delText>th</w:delText>
        </w:r>
        <w:r w:rsidR="00D954A7" w:rsidRPr="00424939">
          <w:rPr>
            <w:rFonts w:eastAsia="Times New Roman" w:cs="Times New Roman"/>
            <w:color w:val="000000" w:themeColor="text1"/>
          </w:rPr>
          <w:delText xml:space="preserve"> and early 21</w:delText>
        </w:r>
        <w:r w:rsidR="00D954A7" w:rsidRPr="00424939">
          <w:rPr>
            <w:rFonts w:eastAsia="Times New Roman" w:cs="Times New Roman"/>
            <w:color w:val="000000" w:themeColor="text1"/>
            <w:vertAlign w:val="superscript"/>
          </w:rPr>
          <w:delText>st</w:delText>
        </w:r>
        <w:r w:rsidR="00D954A7" w:rsidRPr="00424939">
          <w:rPr>
            <w:rFonts w:eastAsia="Times New Roman" w:cs="Times New Roman"/>
            <w:color w:val="000000" w:themeColor="text1"/>
          </w:rPr>
          <w:delText xml:space="preserve"> centuries, considering stylistic, historical, and theoretical developments. </w:delText>
        </w:r>
        <w:r w:rsidR="00D954A7" w:rsidRPr="00424939">
          <w:rPr>
            <w:rFonts w:eastAsia="Times New Roman" w:cs="Times New Roman"/>
            <w:color w:val="000000" w:themeColor="text1"/>
            <w:u w:val="single"/>
          </w:rPr>
          <w:delText>Prerequisite:</w:delText>
        </w:r>
        <w:r w:rsidR="00D954A7" w:rsidRPr="00424939">
          <w:rPr>
            <w:rFonts w:eastAsia="Times New Roman" w:cs="Times New Roman"/>
            <w:color w:val="000000" w:themeColor="text1"/>
          </w:rPr>
          <w:delText xml:space="preserve"> Introduction to Art History</w:delText>
        </w:r>
        <w:r w:rsidR="00B8454E" w:rsidRPr="00424939">
          <w:rPr>
            <w:rFonts w:eastAsia="Times New Roman"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Art History</w:delInstrText>
        </w:r>
        <w:r w:rsidR="00B8454E" w:rsidRPr="00424939">
          <w:rPr>
            <w:color w:val="000000" w:themeColor="text1"/>
          </w:rPr>
          <w:delInstrText xml:space="preserve">" </w:delInstrText>
        </w:r>
        <w:r w:rsidR="00B8454E" w:rsidRPr="00424939">
          <w:rPr>
            <w:rFonts w:eastAsia="Times New Roman" w:cs="Times New Roman"/>
            <w:color w:val="000000" w:themeColor="text1"/>
          </w:rPr>
          <w:fldChar w:fldCharType="end"/>
        </w:r>
        <w:r w:rsidR="00D954A7" w:rsidRPr="00424939">
          <w:rPr>
            <w:rFonts w:eastAsia="Times New Roman" w:cs="Times New Roman"/>
            <w:color w:val="000000" w:themeColor="text1"/>
          </w:rPr>
          <w:delText xml:space="preserve"> (ARH-128) and a 200-level ARH- course or consent of instructor.</w:delText>
        </w:r>
        <w:r w:rsidR="00247E08">
          <w:rPr>
            <w:rFonts w:cs="Times New Roman"/>
            <w:b/>
            <w:color w:val="000000" w:themeColor="text1"/>
          </w:rPr>
          <w:br/>
        </w:r>
      </w:del>
      <w:bookmarkStart w:id="8886" w:name="ARH391"/>
      <w:r w:rsidR="00D954A7" w:rsidRPr="00424939">
        <w:rPr>
          <w:rFonts w:cs="Times New Roman"/>
          <w:b/>
          <w:color w:val="000000" w:themeColor="text1"/>
        </w:rPr>
        <w:t>ARH-391</w:t>
      </w:r>
      <w:bookmarkEnd w:id="8886"/>
      <w:r w:rsidR="00D954A7" w:rsidRPr="00424939">
        <w:rPr>
          <w:rFonts w:cs="Times New Roman"/>
          <w:b/>
          <w:color w:val="000000" w:themeColor="text1"/>
        </w:rPr>
        <w:t xml:space="preserve"> Advanced Topics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del w:id="8887" w:author="Summer 2023 updates" w:date="2024-07-31T13:42:00Z">
        <w:r w:rsidR="00247E08">
          <w:rPr>
            <w:rFonts w:cs="Times New Roman"/>
            <w:b/>
            <w:color w:val="000000" w:themeColor="text1"/>
          </w:rPr>
          <w:br/>
        </w:r>
        <w:r w:rsidR="00D954A7" w:rsidRPr="00424939">
          <w:rPr>
            <w:rFonts w:eastAsia="Times New Roman" w:cs="Times New Roman"/>
            <w:color w:val="000000" w:themeColor="text1"/>
            <w:highlight w:val="white"/>
          </w:rPr>
          <w:delText>See also Art (ART</w:delText>
        </w:r>
        <w:r w:rsidR="00D954A7" w:rsidRPr="00BB3C80">
          <w:rPr>
            <w:rFonts w:eastAsia="Times New Roman" w:cs="Times New Roman"/>
            <w:color w:val="000000" w:themeColor="text1"/>
          </w:rPr>
          <w:delText xml:space="preserve">-291), p. </w:delText>
        </w:r>
        <w:r w:rsidR="00054875" w:rsidRPr="00BB3C80">
          <w:rPr>
            <w:rFonts w:eastAsia="Times New Roman" w:cs="Times New Roman"/>
            <w:color w:val="000000" w:themeColor="text1"/>
          </w:rPr>
          <w:fldChar w:fldCharType="begin"/>
        </w:r>
        <w:r w:rsidR="00054875" w:rsidRPr="00BB3C80">
          <w:rPr>
            <w:rFonts w:eastAsia="Times New Roman" w:cs="Times New Roman"/>
            <w:color w:val="000000" w:themeColor="text1"/>
          </w:rPr>
          <w:delInstrText xml:space="preserve"> PAGEREF ART291 \h </w:delInstrText>
        </w:r>
        <w:r w:rsidR="00054875" w:rsidRPr="00BB3C80">
          <w:rPr>
            <w:rFonts w:eastAsia="Times New Roman" w:cs="Times New Roman"/>
            <w:color w:val="000000" w:themeColor="text1"/>
          </w:rPr>
        </w:r>
        <w:r w:rsidR="00054875" w:rsidRPr="00BB3C80">
          <w:rPr>
            <w:rFonts w:eastAsia="Times New Roman" w:cs="Times New Roman"/>
            <w:color w:val="000000" w:themeColor="text1"/>
          </w:rPr>
          <w:fldChar w:fldCharType="separate"/>
        </w:r>
        <w:r w:rsidR="00890698">
          <w:rPr>
            <w:rFonts w:eastAsia="Times New Roman" w:cs="Times New Roman"/>
            <w:noProof/>
            <w:color w:val="000000" w:themeColor="text1"/>
          </w:rPr>
          <w:delText>61</w:delText>
        </w:r>
        <w:r w:rsidR="00054875" w:rsidRPr="00BB3C80">
          <w:rPr>
            <w:rFonts w:eastAsia="Times New Roman" w:cs="Times New Roman"/>
            <w:color w:val="000000" w:themeColor="text1"/>
          </w:rPr>
          <w:fldChar w:fldCharType="end"/>
        </w:r>
        <w:r w:rsidR="00247E08">
          <w:rPr>
            <w:rFonts w:cs="Times New Roman"/>
            <w:b/>
            <w:color w:val="000000" w:themeColor="text1"/>
          </w:rPr>
          <w:br/>
        </w:r>
      </w:del>
    </w:p>
    <w:p w14:paraId="31036912" w14:textId="2AAB3886" w:rsidR="00852994" w:rsidRDefault="008D6618" w:rsidP="001C01AE">
      <w:pPr>
        <w:rPr>
          <w:ins w:id="8888" w:author="Summer 2023 updates" w:date="2024-07-31T13:42:00Z"/>
        </w:rPr>
      </w:pPr>
      <w:r>
        <w:rPr>
          <w:rPrChange w:id="8889" w:author="Summer 2023 updates" w:date="2024-07-31T13:42:00Z">
            <w:rPr>
              <w:color w:val="000000" w:themeColor="text1"/>
            </w:rPr>
          </w:rPrChange>
        </w:rPr>
        <w:t>Focuses on an a</w:t>
      </w:r>
      <w:r w:rsidR="00D954A7" w:rsidRPr="00424939">
        <w:rPr>
          <w:rPrChange w:id="8890" w:author="Summer 2023 updates" w:date="2024-07-31T13:42:00Z">
            <w:rPr>
              <w:color w:val="000000" w:themeColor="text1"/>
            </w:rPr>
          </w:rPrChange>
        </w:rPr>
        <w:t xml:space="preserve">dvanced study of a selected topic or theme in art history. Topics vary. May be taken more than once for credit, provided the topics are substantially different. </w:t>
      </w:r>
      <w:r w:rsidR="00D954A7" w:rsidRPr="00424939">
        <w:rPr>
          <w:u w:val="single"/>
          <w:rPrChange w:id="8891" w:author="Summer 2023 updates" w:date="2024-07-31T13:42:00Z">
            <w:rPr>
              <w:color w:val="000000" w:themeColor="text1"/>
              <w:u w:val="single"/>
            </w:rPr>
          </w:rPrChange>
        </w:rPr>
        <w:t>Prerequisites:</w:t>
      </w:r>
      <w:r w:rsidR="00D954A7" w:rsidRPr="00424939">
        <w:rPr>
          <w:rPrChange w:id="8892" w:author="Summer 2023 updates" w:date="2024-07-31T13:42:00Z">
            <w:rPr>
              <w:color w:val="000000" w:themeColor="text1"/>
            </w:rPr>
          </w:rPrChange>
        </w:rPr>
        <w:t xml:space="preserve"> Introduction to Art History</w:t>
      </w:r>
      <w:r w:rsidR="00B8454E" w:rsidRPr="00424939">
        <w:rPr>
          <w:rPrChange w:id="8893" w:author="Summer 2023 updates" w:date="2024-07-31T13:42:00Z">
            <w:rPr>
              <w:color w:val="000000" w:themeColor="text1"/>
            </w:rPr>
          </w:rPrChange>
        </w:rPr>
        <w:fldChar w:fldCharType="begin"/>
      </w:r>
      <w:r w:rsidR="00B8454E" w:rsidRPr="00424939">
        <w:rPr>
          <w:rPrChange w:id="8894" w:author="Summer 2023 updates" w:date="2024-07-31T13:42:00Z">
            <w:rPr>
              <w:color w:val="000000" w:themeColor="text1"/>
            </w:rPr>
          </w:rPrChange>
        </w:rPr>
        <w:instrText xml:space="preserve"> XE "Art History" </w:instrText>
      </w:r>
      <w:r w:rsidR="00B8454E" w:rsidRPr="00424939">
        <w:rPr>
          <w:rPrChange w:id="8895" w:author="Summer 2023 updates" w:date="2024-07-31T13:42:00Z">
            <w:rPr>
              <w:color w:val="000000" w:themeColor="text1"/>
            </w:rPr>
          </w:rPrChange>
        </w:rPr>
        <w:fldChar w:fldCharType="end"/>
      </w:r>
      <w:r w:rsidR="00D954A7" w:rsidRPr="00424939">
        <w:rPr>
          <w:rPrChange w:id="8896" w:author="Summer 2023 updates" w:date="2024-07-31T13:42:00Z">
            <w:rPr>
              <w:color w:val="000000" w:themeColor="text1"/>
            </w:rPr>
          </w:rPrChange>
        </w:rPr>
        <w:t xml:space="preserve"> (ARH-128) and a 200-level ARH- course or consent of instructor.</w:t>
      </w:r>
      <w:del w:id="8897" w:author="Summer 2023 updates" w:date="2024-07-31T13:42:00Z">
        <w:r w:rsidR="00247E08">
          <w:rPr>
            <w:rFonts w:cs="Times New Roman"/>
            <w:b/>
            <w:color w:val="000000" w:themeColor="text1"/>
          </w:rPr>
          <w:br/>
        </w:r>
      </w:del>
    </w:p>
    <w:p w14:paraId="3FA30354" w14:textId="0538C749" w:rsidR="00852994" w:rsidRDefault="00D954A7" w:rsidP="001C01AE">
      <w:pPr>
        <w:spacing w:before="40" w:after="0"/>
        <w:rPr>
          <w:ins w:id="8898" w:author="Summer 2023 updates" w:date="2024-07-31T13:42:00Z"/>
          <w:rFonts w:eastAsia="Times New Roman" w:cs="Times New Roman"/>
          <w:color w:val="000000" w:themeColor="text1"/>
        </w:rPr>
      </w:pPr>
      <w:r w:rsidRPr="00424939">
        <w:rPr>
          <w:rFonts w:cs="Times New Roman"/>
          <w:b/>
          <w:color w:val="000000" w:themeColor="text1"/>
        </w:rPr>
        <w:t xml:space="preserve">ARH-394 Directed </w:t>
      </w:r>
      <w:del w:id="8899" w:author="Summer 2023 updates" w:date="2024-07-31T13:42:00Z">
        <w:r w:rsidRPr="00424939">
          <w:rPr>
            <w:rFonts w:cs="Times New Roman"/>
            <w:b/>
            <w:color w:val="000000" w:themeColor="text1"/>
          </w:rPr>
          <w:delText>Studies</w:delText>
        </w:r>
      </w:del>
      <w:ins w:id="8900"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del w:id="8901" w:author="Summer 2023 updates" w:date="2024-07-31T13:42:00Z">
        <w:r w:rsidR="00247E08">
          <w:rPr>
            <w:rFonts w:cs="Times New Roman"/>
            <w:b/>
            <w:color w:val="000000" w:themeColor="text1"/>
          </w:rPr>
          <w:br/>
        </w:r>
      </w:del>
    </w:p>
    <w:p w14:paraId="53496CBE" w14:textId="6E41DEBC" w:rsidR="00852994" w:rsidRDefault="00D51E72" w:rsidP="00E97A5F">
      <w:pPr>
        <w:rPr>
          <w:ins w:id="8902" w:author="Summer 2023 updates" w:date="2024-07-31T13:42:00Z"/>
          <w:b/>
        </w:rPr>
      </w:pPr>
      <w:r>
        <w:rPr>
          <w:rPrChange w:id="8903" w:author="Summer 2023 updates" w:date="2024-07-31T13:42:00Z">
            <w:rPr>
              <w:color w:val="000000" w:themeColor="text1"/>
            </w:rPr>
          </w:rPrChange>
        </w:rPr>
        <w:t>Investigates t</w:t>
      </w:r>
      <w:r w:rsidR="00D954A7" w:rsidRPr="00424939">
        <w:rPr>
          <w:rPrChange w:id="8904" w:author="Summer 2023 updates" w:date="2024-07-31T13:42:00Z">
            <w:rPr>
              <w:color w:val="000000" w:themeColor="text1"/>
            </w:rPr>
          </w:rPrChange>
        </w:rPr>
        <w:t xml:space="preserve">opics in art history selected by the student and instructor to fit the student’s particular interests and educational needs. May be taken more than once for credit. </w:t>
      </w:r>
      <w:r w:rsidR="00D954A7" w:rsidRPr="00424939">
        <w:rPr>
          <w:u w:val="single"/>
          <w:rPrChange w:id="8905" w:author="Summer 2023 updates" w:date="2024-07-31T13:42:00Z">
            <w:rPr>
              <w:color w:val="000000" w:themeColor="text1"/>
              <w:u w:val="single"/>
            </w:rPr>
          </w:rPrChange>
        </w:rPr>
        <w:t>Prerequisites:</w:t>
      </w:r>
      <w:r w:rsidR="00D954A7" w:rsidRPr="00424939">
        <w:rPr>
          <w:rPrChange w:id="8906" w:author="Summer 2023 updates" w:date="2024-07-31T13:42:00Z">
            <w:rPr>
              <w:color w:val="000000" w:themeColor="text1"/>
            </w:rPr>
          </w:rPrChange>
        </w:rPr>
        <w:t xml:space="preserve"> junior standing and consent of department chair.</w:t>
      </w:r>
      <w:del w:id="8907" w:author="Summer 2023 updates" w:date="2024-07-31T13:42:00Z">
        <w:r w:rsidR="00247E08">
          <w:rPr>
            <w:rFonts w:eastAsia="Times New Roman" w:cs="Times New Roman"/>
            <w:color w:val="000000" w:themeColor="text1"/>
          </w:rPr>
          <w:br/>
        </w:r>
      </w:del>
    </w:p>
    <w:p w14:paraId="3F8CDC04" w14:textId="700ABA5F" w:rsidR="00852994" w:rsidRDefault="00D954A7" w:rsidP="001C01AE">
      <w:pPr>
        <w:spacing w:before="40" w:after="0"/>
        <w:rPr>
          <w:ins w:id="8908" w:author="Summer 2023 updates" w:date="2024-07-31T13:42:00Z"/>
          <w:rFonts w:cs="Times New Roman"/>
          <w:b/>
          <w:color w:val="000000" w:themeColor="text1"/>
        </w:rPr>
      </w:pPr>
      <w:r w:rsidRPr="00424939">
        <w:rPr>
          <w:rFonts w:cs="Times New Roman"/>
          <w:b/>
          <w:color w:val="000000" w:themeColor="text1"/>
        </w:rPr>
        <w:t>ARH-444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Art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Art 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del w:id="8909" w:author="Summer 2023 updates" w:date="2024-07-31T13:42:00Z">
        <w:r w:rsidR="00247E08">
          <w:rPr>
            <w:rFonts w:cs="Times New Roman"/>
            <w:b/>
            <w:color w:val="000000" w:themeColor="text1"/>
          </w:rPr>
          <w:br/>
        </w:r>
      </w:del>
    </w:p>
    <w:p w14:paraId="5AAAC7C6" w14:textId="669CB3E3" w:rsidR="00852994" w:rsidRDefault="00D51E72" w:rsidP="001C01AE">
      <w:pPr>
        <w:rPr>
          <w:ins w:id="8910" w:author="Summer 2023 updates" w:date="2024-07-31T13:42:00Z"/>
        </w:rPr>
      </w:pPr>
      <w:r>
        <w:rPr>
          <w:rPrChange w:id="8911" w:author="Summer 2023 updates" w:date="2024-07-31T13:42:00Z">
            <w:rPr>
              <w:color w:val="000000" w:themeColor="text1"/>
            </w:rPr>
          </w:rPrChange>
        </w:rPr>
        <w:t>Focuses on i</w:t>
      </w:r>
      <w:r w:rsidR="00D954A7" w:rsidRPr="00424939">
        <w:rPr>
          <w:rPrChange w:id="8912" w:author="Summer 2023 updates" w:date="2024-07-31T13:42:00Z">
            <w:rPr>
              <w:color w:val="000000" w:themeColor="text1"/>
            </w:rPr>
          </w:rPrChange>
        </w:rPr>
        <w:t>ndependent work on a selected project under the direction of a faculty member of the Art and Art History</w:t>
      </w:r>
      <w:r w:rsidR="00B8454E" w:rsidRPr="00424939">
        <w:rPr>
          <w:rPrChange w:id="8913" w:author="Summer 2023 updates" w:date="2024-07-31T13:42:00Z">
            <w:rPr>
              <w:color w:val="000000" w:themeColor="text1"/>
            </w:rPr>
          </w:rPrChange>
        </w:rPr>
        <w:fldChar w:fldCharType="begin"/>
      </w:r>
      <w:r w:rsidR="00B8454E" w:rsidRPr="00424939">
        <w:rPr>
          <w:rPrChange w:id="8914" w:author="Summer 2023 updates" w:date="2024-07-31T13:42:00Z">
            <w:rPr>
              <w:color w:val="000000" w:themeColor="text1"/>
            </w:rPr>
          </w:rPrChange>
        </w:rPr>
        <w:instrText xml:space="preserve"> XE "Art History" </w:instrText>
      </w:r>
      <w:r w:rsidR="00B8454E" w:rsidRPr="00424939">
        <w:rPr>
          <w:rPrChange w:id="8915" w:author="Summer 2023 updates" w:date="2024-07-31T13:42:00Z">
            <w:rPr>
              <w:color w:val="000000" w:themeColor="text1"/>
            </w:rPr>
          </w:rPrChange>
        </w:rPr>
        <w:fldChar w:fldCharType="end"/>
      </w:r>
      <w:r w:rsidR="00D954A7" w:rsidRPr="00424939">
        <w:rPr>
          <w:rPrChange w:id="8916" w:author="Summer 2023 updates" w:date="2024-07-31T13:42:00Z">
            <w:rPr>
              <w:color w:val="000000" w:themeColor="text1"/>
            </w:rPr>
          </w:rPrChange>
        </w:rPr>
        <w:t xml:space="preserve"> department. </w:t>
      </w:r>
      <w:r w:rsidR="00D954A7" w:rsidRPr="00424939">
        <w:rPr>
          <w:u w:val="single"/>
          <w:rPrChange w:id="8917" w:author="Summer 2023 updates" w:date="2024-07-31T13:42:00Z">
            <w:rPr>
              <w:color w:val="000000" w:themeColor="text1"/>
              <w:u w:val="single"/>
            </w:rPr>
          </w:rPrChange>
        </w:rPr>
        <w:t>Prerequisite:</w:t>
      </w:r>
      <w:r w:rsidR="00D954A7" w:rsidRPr="00424939">
        <w:rPr>
          <w:rPrChange w:id="8918" w:author="Summer 2023 updates" w:date="2024-07-31T13:42:00Z">
            <w:rPr>
              <w:color w:val="000000" w:themeColor="text1"/>
            </w:rPr>
          </w:rPrChange>
        </w:rPr>
        <w:t xml:space="preserve"> consent of instructor.</w:t>
      </w:r>
      <w:del w:id="8919" w:author="Summer 2023 updates" w:date="2024-07-31T13:42:00Z">
        <w:r w:rsidR="00247E08">
          <w:rPr>
            <w:rFonts w:cs="Times New Roman"/>
            <w:b/>
            <w:color w:val="000000" w:themeColor="text1"/>
          </w:rPr>
          <w:br/>
        </w:r>
      </w:del>
    </w:p>
    <w:p w14:paraId="0F5D7EDF" w14:textId="24AE0287" w:rsidR="00852994" w:rsidRDefault="00D51E72" w:rsidP="001C01AE">
      <w:pPr>
        <w:spacing w:before="40" w:after="0"/>
        <w:rPr>
          <w:ins w:id="8920" w:author="Summer 2023 updates" w:date="2024-07-31T13:42:00Z"/>
          <w:rFonts w:eastAsia="Times New Roman" w:cs="Times New Roman"/>
          <w:b/>
          <w:color w:val="000000" w:themeColor="text1"/>
        </w:rPr>
      </w:pPr>
      <w:r w:rsidRPr="00D51E72">
        <w:rPr>
          <w:rFonts w:eastAsia="Times New Roman" w:cs="Times New Roman"/>
          <w:b/>
          <w:color w:val="000000" w:themeColor="text1"/>
        </w:rPr>
        <w:t>ARH</w:t>
      </w:r>
      <w:r w:rsidR="007A1ABC">
        <w:rPr>
          <w:rFonts w:eastAsia="Times New Roman" w:cs="Times New Roman"/>
          <w:b/>
          <w:color w:val="000000" w:themeColor="text1"/>
        </w:rPr>
        <w:t>-</w:t>
      </w:r>
      <w:bookmarkStart w:id="8921" w:name="ARH464"/>
      <w:r w:rsidRPr="00D51E72">
        <w:rPr>
          <w:rFonts w:eastAsia="Times New Roman" w:cs="Times New Roman"/>
          <w:b/>
          <w:color w:val="000000" w:themeColor="text1"/>
        </w:rPr>
        <w:t>464</w:t>
      </w:r>
      <w:bookmarkEnd w:id="8921"/>
      <w:r w:rsidRPr="00D51E72">
        <w:rPr>
          <w:rFonts w:eastAsia="Times New Roman" w:cs="Times New Roman"/>
          <w:b/>
          <w:color w:val="000000" w:themeColor="text1"/>
        </w:rPr>
        <w:t xml:space="preserve"> Seminar in Art History I (WE)</w:t>
      </w:r>
      <w:del w:id="8922" w:author="Summer 2023 updates" w:date="2024-07-31T13:42:00Z">
        <w:r w:rsidR="00247E08">
          <w:rPr>
            <w:rFonts w:cs="Times New Roman"/>
            <w:b/>
            <w:color w:val="000000" w:themeColor="text1"/>
          </w:rPr>
          <w:br/>
        </w:r>
      </w:del>
    </w:p>
    <w:p w14:paraId="2B30089A" w14:textId="40B91A77" w:rsidR="001F6E10" w:rsidRDefault="001F6E10" w:rsidP="007B7107">
      <w:pPr>
        <w:rPr>
          <w:ins w:id="8923" w:author="Summer 2023 updates" w:date="2024-07-31T13:42:00Z"/>
        </w:rPr>
      </w:pPr>
      <w:ins w:id="8924" w:author="Summer 2023 updates" w:date="2024-07-31T13:42:00Z">
        <w:r>
          <w:t xml:space="preserve">See also Art (ART-464 Senior Seminar I WE), p. </w:t>
        </w:r>
        <w:r>
          <w:fldChar w:fldCharType="begin"/>
        </w:r>
        <w:r>
          <w:instrText xml:space="preserve"> PAGEREF ART464 \h </w:instrText>
        </w:r>
        <w:r>
          <w:fldChar w:fldCharType="separate"/>
        </w:r>
        <w:r w:rsidR="00A74DA0">
          <w:rPr>
            <w:noProof/>
          </w:rPr>
          <w:t>75</w:t>
        </w:r>
        <w:r>
          <w:fldChar w:fldCharType="end"/>
        </w:r>
      </w:ins>
    </w:p>
    <w:p w14:paraId="7B256246" w14:textId="42A3C092" w:rsidR="00852994" w:rsidRDefault="00D51E72" w:rsidP="007B7107">
      <w:pPr>
        <w:rPr>
          <w:ins w:id="8925" w:author="Summer 2023 updates" w:date="2024-07-31T13:42:00Z"/>
          <w:b/>
        </w:rPr>
      </w:pPr>
      <w:r w:rsidRPr="00D51E72">
        <w:rPr>
          <w:rPrChange w:id="8926" w:author="Summer 2023 updates" w:date="2024-07-31T13:42:00Z">
            <w:rPr>
              <w:color w:val="000000" w:themeColor="text1"/>
            </w:rPr>
          </w:rPrChange>
        </w:rPr>
        <w:t>Introduces the research methods, theories, and curatorial practices affiliated with the</w:t>
      </w:r>
      <w:r w:rsidRPr="00D51E72">
        <w:rPr>
          <w:b/>
          <w:rPrChange w:id="8927" w:author="Summer 2023 updates" w:date="2024-07-31T13:42:00Z">
            <w:rPr>
              <w:b/>
              <w:color w:val="000000" w:themeColor="text1"/>
            </w:rPr>
          </w:rPrChange>
        </w:rPr>
        <w:t xml:space="preserve"> </w:t>
      </w:r>
      <w:r>
        <w:rPr>
          <w:rPrChange w:id="8928" w:author="Summer 2023 updates" w:date="2024-07-31T13:42:00Z">
            <w:rPr>
              <w:color w:val="000000" w:themeColor="text1"/>
            </w:rPr>
          </w:rPrChange>
        </w:rPr>
        <w:t xml:space="preserve">discipline of art history. </w:t>
      </w:r>
      <w:r w:rsidRPr="00D51E72">
        <w:rPr>
          <w:rPrChange w:id="8929" w:author="Summer 2023 updates" w:date="2024-07-31T13:42:00Z">
            <w:rPr>
              <w:color w:val="000000" w:themeColor="text1"/>
            </w:rPr>
          </w:rPrChange>
        </w:rPr>
        <w:t>Additionally, students begin crafting their capstone projects in art</w:t>
      </w:r>
      <w:r>
        <w:rPr>
          <w:b/>
          <w:rPrChange w:id="8930" w:author="Summer 2023 updates" w:date="2024-07-31T13:42:00Z">
            <w:rPr>
              <w:b/>
              <w:color w:val="000000" w:themeColor="text1"/>
            </w:rPr>
          </w:rPrChange>
        </w:rPr>
        <w:t xml:space="preserve"> </w:t>
      </w:r>
      <w:r w:rsidRPr="00D51E72">
        <w:rPr>
          <w:rPrChange w:id="8931" w:author="Summer 2023 updates" w:date="2024-07-31T13:42:00Z">
            <w:rPr>
              <w:color w:val="000000" w:themeColor="text1"/>
            </w:rPr>
          </w:rPrChange>
        </w:rPr>
        <w:t xml:space="preserve">history, which will be completed in Seminar II. </w:t>
      </w:r>
      <w:r w:rsidRPr="00D51E72">
        <w:rPr>
          <w:u w:val="single"/>
          <w:rPrChange w:id="8932" w:author="Summer 2023 updates" w:date="2024-07-31T13:42:00Z">
            <w:rPr>
              <w:color w:val="000000" w:themeColor="text1"/>
              <w:u w:val="single"/>
            </w:rPr>
          </w:rPrChange>
        </w:rPr>
        <w:t>Prerequisites</w:t>
      </w:r>
      <w:r w:rsidR="00040BC2">
        <w:rPr>
          <w:rPrChange w:id="8933" w:author="Summer 2023 updates" w:date="2024-07-31T13:42:00Z">
            <w:rPr>
              <w:color w:val="000000" w:themeColor="text1"/>
            </w:rPr>
          </w:rPrChange>
        </w:rPr>
        <w:t>: declared major in A</w:t>
      </w:r>
      <w:r w:rsidRPr="00D51E72">
        <w:rPr>
          <w:rPrChange w:id="8934" w:author="Summer 2023 updates" w:date="2024-07-31T13:42:00Z">
            <w:rPr>
              <w:color w:val="000000" w:themeColor="text1"/>
            </w:rPr>
          </w:rPrChange>
        </w:rPr>
        <w:t>rt</w:t>
      </w:r>
      <w:r w:rsidRPr="007A1ABC">
        <w:rPr>
          <w:rPrChange w:id="8935" w:author="Summer 2023 updates" w:date="2024-07-31T13:42:00Z">
            <w:rPr>
              <w:color w:val="000000" w:themeColor="text1"/>
            </w:rPr>
          </w:rPrChange>
        </w:rPr>
        <w:t xml:space="preserve"> </w:t>
      </w:r>
      <w:r w:rsidR="00040BC2" w:rsidRPr="007A1ABC">
        <w:rPr>
          <w:rPrChange w:id="8936" w:author="Summer 2023 updates" w:date="2024-07-31T13:42:00Z">
            <w:rPr>
              <w:color w:val="000000" w:themeColor="text1"/>
            </w:rPr>
          </w:rPrChange>
        </w:rPr>
        <w:t>H</w:t>
      </w:r>
      <w:r w:rsidR="007A1ABC">
        <w:rPr>
          <w:rPrChange w:id="8937" w:author="Summer 2023 updates" w:date="2024-07-31T13:42:00Z">
            <w:rPr>
              <w:color w:val="000000" w:themeColor="text1"/>
            </w:rPr>
          </w:rPrChange>
        </w:rPr>
        <w:t xml:space="preserve">istory, </w:t>
      </w:r>
      <w:r w:rsidRPr="00D51E72">
        <w:rPr>
          <w:rPrChange w:id="8938" w:author="Summer 2023 updates" w:date="2024-07-31T13:42:00Z">
            <w:rPr>
              <w:color w:val="000000" w:themeColor="text1"/>
            </w:rPr>
          </w:rPrChange>
        </w:rPr>
        <w:t>Introduction to Art History</w:t>
      </w:r>
      <w:r w:rsidR="007A1ABC">
        <w:rPr>
          <w:rPrChange w:id="8939" w:author="Summer 2023 updates" w:date="2024-07-31T13:42:00Z">
            <w:rPr>
              <w:color w:val="000000" w:themeColor="text1"/>
            </w:rPr>
          </w:rPrChange>
        </w:rPr>
        <w:t xml:space="preserve"> (ARH-128)</w:t>
      </w:r>
      <w:r w:rsidRPr="00D51E72">
        <w:rPr>
          <w:rPrChange w:id="8940" w:author="Summer 2023 updates" w:date="2024-07-31T13:42:00Z">
            <w:rPr>
              <w:color w:val="000000" w:themeColor="text1"/>
            </w:rPr>
          </w:rPrChange>
        </w:rPr>
        <w:t>, one 200-level ARH course, and junior</w:t>
      </w:r>
      <w:r>
        <w:rPr>
          <w:b/>
          <w:rPrChange w:id="8941" w:author="Summer 2023 updates" w:date="2024-07-31T13:42:00Z">
            <w:rPr>
              <w:b/>
              <w:color w:val="000000" w:themeColor="text1"/>
            </w:rPr>
          </w:rPrChange>
        </w:rPr>
        <w:t xml:space="preserve"> </w:t>
      </w:r>
      <w:r w:rsidRPr="00D51E72">
        <w:rPr>
          <w:rPrChange w:id="8942" w:author="Summer 2023 updates" w:date="2024-07-31T13:42:00Z">
            <w:rPr>
              <w:color w:val="000000" w:themeColor="text1"/>
            </w:rPr>
          </w:rPrChange>
        </w:rPr>
        <w:t>standing.</w:t>
      </w:r>
      <w:r w:rsidR="00247E08">
        <w:rPr>
          <w:b/>
          <w:rPrChange w:id="8943" w:author="Summer 2023 updates" w:date="2024-07-31T13:42:00Z">
            <w:rPr>
              <w:b/>
              <w:color w:val="000000" w:themeColor="text1"/>
            </w:rPr>
          </w:rPrChange>
        </w:rPr>
        <w:br/>
      </w:r>
      <w:r w:rsidRPr="00D51E72">
        <w:rPr>
          <w:b/>
          <w:rPrChange w:id="8944" w:author="Summer 2023 updates" w:date="2024-07-31T13:42:00Z">
            <w:rPr>
              <w:b/>
              <w:color w:val="000000" w:themeColor="text1"/>
            </w:rPr>
          </w:rPrChange>
        </w:rPr>
        <w:t>ARH</w:t>
      </w:r>
      <w:r w:rsidR="007A1ABC">
        <w:rPr>
          <w:b/>
          <w:rPrChange w:id="8945" w:author="Summer 2023 updates" w:date="2024-07-31T13:42:00Z">
            <w:rPr>
              <w:b/>
              <w:color w:val="000000" w:themeColor="text1"/>
            </w:rPr>
          </w:rPrChange>
        </w:rPr>
        <w:t>-</w:t>
      </w:r>
      <w:bookmarkStart w:id="8946" w:name="ARH474"/>
      <w:r w:rsidRPr="00D51E72">
        <w:rPr>
          <w:b/>
          <w:rPrChange w:id="8947" w:author="Summer 2023 updates" w:date="2024-07-31T13:42:00Z">
            <w:rPr>
              <w:b/>
              <w:color w:val="000000" w:themeColor="text1"/>
            </w:rPr>
          </w:rPrChange>
        </w:rPr>
        <w:t>474</w:t>
      </w:r>
      <w:bookmarkEnd w:id="8946"/>
      <w:r w:rsidRPr="00D51E72">
        <w:rPr>
          <w:b/>
          <w:rPrChange w:id="8948" w:author="Summer 2023 updates" w:date="2024-07-31T13:42:00Z">
            <w:rPr>
              <w:b/>
              <w:color w:val="000000" w:themeColor="text1"/>
            </w:rPr>
          </w:rPrChange>
        </w:rPr>
        <w:t xml:space="preserve"> Seminar in Art H</w:t>
      </w:r>
      <w:r>
        <w:rPr>
          <w:b/>
          <w:rPrChange w:id="8949" w:author="Summer 2023 updates" w:date="2024-07-31T13:42:00Z">
            <w:rPr>
              <w:b/>
              <w:color w:val="000000" w:themeColor="text1"/>
            </w:rPr>
          </w:rPrChange>
        </w:rPr>
        <w:t>istory II &amp; Thesis Project (WE)</w:t>
      </w:r>
      <w:del w:id="8950" w:author="Summer 2023 updates" w:date="2024-07-31T13:42:00Z">
        <w:r w:rsidR="00247E08">
          <w:rPr>
            <w:rFonts w:cs="Times New Roman"/>
            <w:b/>
            <w:color w:val="000000" w:themeColor="text1"/>
          </w:rPr>
          <w:br/>
        </w:r>
      </w:del>
    </w:p>
    <w:p w14:paraId="4211BB56" w14:textId="620CE8D7" w:rsidR="001A2911" w:rsidRDefault="001A2911" w:rsidP="00E97A5F">
      <w:pPr>
        <w:rPr>
          <w:ins w:id="8951" w:author="Summer 2023 updates" w:date="2024-07-31T13:42:00Z"/>
        </w:rPr>
      </w:pPr>
      <w:ins w:id="8952" w:author="Summer 2023 updates" w:date="2024-07-31T13:42:00Z">
        <w:r>
          <w:t xml:space="preserve">See also Art (ART-474 Senior Seminar II + Senior Exhibition), p. </w:t>
        </w:r>
        <w:r>
          <w:fldChar w:fldCharType="begin"/>
        </w:r>
        <w:r>
          <w:instrText xml:space="preserve"> PAGEREF  ART474 \h </w:instrText>
        </w:r>
        <w:r>
          <w:fldChar w:fldCharType="separate"/>
        </w:r>
        <w:r w:rsidR="00A74DA0">
          <w:rPr>
            <w:noProof/>
          </w:rPr>
          <w:t>75</w:t>
        </w:r>
        <w:r>
          <w:fldChar w:fldCharType="end"/>
        </w:r>
      </w:ins>
    </w:p>
    <w:p w14:paraId="6D7ABEC0" w14:textId="0E74A023" w:rsidR="007959B0" w:rsidRDefault="00D51E72" w:rsidP="00D628B0">
      <w:pPr>
        <w:rPr>
          <w:b/>
          <w:rPrChange w:id="8953" w:author="Summer 2023 updates" w:date="2024-07-31T13:42:00Z">
            <w:rPr>
              <w:b/>
              <w:color w:val="000000" w:themeColor="text1"/>
            </w:rPr>
          </w:rPrChange>
        </w:rPr>
        <w:pPrChange w:id="8954" w:author="Summer 2023 updates" w:date="2024-07-31T13:42:00Z">
          <w:pPr>
            <w:spacing w:after="0" w:line="276" w:lineRule="auto"/>
          </w:pPr>
        </w:pPrChange>
      </w:pPr>
      <w:r>
        <w:rPr>
          <w:rPrChange w:id="8955" w:author="Summer 2023 updates" w:date="2024-07-31T13:42:00Z">
            <w:rPr>
              <w:color w:val="000000" w:themeColor="text1"/>
            </w:rPr>
          </w:rPrChange>
        </w:rPr>
        <w:t xml:space="preserve">Completes the capstone </w:t>
      </w:r>
      <w:r w:rsidRPr="00D51E72">
        <w:rPr>
          <w:rPrChange w:id="8956" w:author="Summer 2023 updates" w:date="2024-07-31T13:42:00Z">
            <w:rPr>
              <w:color w:val="000000" w:themeColor="text1"/>
            </w:rPr>
          </w:rPrChange>
        </w:rPr>
        <w:t>research project (i.e. research papers, exhibitions, or hybr</w:t>
      </w:r>
      <w:r>
        <w:rPr>
          <w:rPrChange w:id="8957" w:author="Summer 2023 updates" w:date="2024-07-31T13:42:00Z">
            <w:rPr>
              <w:color w:val="000000" w:themeColor="text1"/>
            </w:rPr>
          </w:rPrChange>
        </w:rPr>
        <w:t xml:space="preserve">id projects that involve making </w:t>
      </w:r>
      <w:r w:rsidRPr="00D51E72">
        <w:rPr>
          <w:rPrChange w:id="8958" w:author="Summer 2023 updates" w:date="2024-07-31T13:42:00Z">
            <w:rPr>
              <w:color w:val="000000" w:themeColor="text1"/>
            </w:rPr>
          </w:rPrChange>
        </w:rPr>
        <w:t>art and contextualizing</w:t>
      </w:r>
      <w:r>
        <w:rPr>
          <w:rPrChange w:id="8959" w:author="Summer 2023 updates" w:date="2024-07-31T13:42:00Z">
            <w:rPr>
              <w:color w:val="000000" w:themeColor="text1"/>
            </w:rPr>
          </w:rPrChange>
        </w:rPr>
        <w:t xml:space="preserve"> visual culture). </w:t>
      </w:r>
      <w:r w:rsidRPr="00D51E72">
        <w:rPr>
          <w:u w:val="single"/>
          <w:rPrChange w:id="8960" w:author="Summer 2023 updates" w:date="2024-07-31T13:42:00Z">
            <w:rPr>
              <w:color w:val="000000" w:themeColor="text1"/>
              <w:u w:val="single"/>
            </w:rPr>
          </w:rPrChange>
        </w:rPr>
        <w:t>Prerequisite:</w:t>
      </w:r>
      <w:r>
        <w:rPr>
          <w:rPrChange w:id="8961" w:author="Summer 2023 updates" w:date="2024-07-31T13:42:00Z">
            <w:rPr>
              <w:color w:val="000000" w:themeColor="text1"/>
            </w:rPr>
          </w:rPrChange>
        </w:rPr>
        <w:t xml:space="preserve"> </w:t>
      </w:r>
      <w:r w:rsidRPr="00D51E72">
        <w:rPr>
          <w:rPrChange w:id="8962" w:author="Summer 2023 updates" w:date="2024-07-31T13:42:00Z">
            <w:rPr>
              <w:color w:val="000000" w:themeColor="text1"/>
            </w:rPr>
          </w:rPrChange>
        </w:rPr>
        <w:t>Succ</w:t>
      </w:r>
      <w:r>
        <w:rPr>
          <w:rPrChange w:id="8963" w:author="Summer 2023 updates" w:date="2024-07-31T13:42:00Z">
            <w:rPr>
              <w:color w:val="000000" w:themeColor="text1"/>
            </w:rPr>
          </w:rPrChange>
        </w:rPr>
        <w:t xml:space="preserve">essful completion of Seminar in </w:t>
      </w:r>
      <w:r w:rsidRPr="00D51E72">
        <w:rPr>
          <w:rPrChange w:id="8964" w:author="Summer 2023 updates" w:date="2024-07-31T13:42:00Z">
            <w:rPr>
              <w:color w:val="000000" w:themeColor="text1"/>
            </w:rPr>
          </w:rPrChange>
        </w:rPr>
        <w:t>Art History I</w:t>
      </w:r>
      <w:r w:rsidR="007A1ABC">
        <w:rPr>
          <w:rPrChange w:id="8965" w:author="Summer 2023 updates" w:date="2024-07-31T13:42:00Z">
            <w:rPr>
              <w:color w:val="000000" w:themeColor="text1"/>
            </w:rPr>
          </w:rPrChange>
        </w:rPr>
        <w:t xml:space="preserve"> (ARH-464)</w:t>
      </w:r>
      <w:r w:rsidRPr="00D51E72">
        <w:rPr>
          <w:rPrChange w:id="8966" w:author="Summer 2023 updates" w:date="2024-07-31T13:42:00Z">
            <w:rPr>
              <w:color w:val="000000" w:themeColor="text1"/>
            </w:rPr>
          </w:rPrChange>
        </w:rPr>
        <w:t>.</w:t>
      </w:r>
      <w:r w:rsidR="00247E08">
        <w:rPr>
          <w:b/>
          <w:rPrChange w:id="8967" w:author="Summer 2023 updates" w:date="2024-07-31T13:42:00Z">
            <w:rPr>
              <w:b/>
              <w:color w:val="000000" w:themeColor="text1"/>
            </w:rPr>
          </w:rPrChange>
        </w:rPr>
        <w:br/>
      </w:r>
      <w:r w:rsidR="00D954A7" w:rsidRPr="00424939">
        <w:rPr>
          <w:b/>
          <w:rPrChange w:id="8968" w:author="Summer 2023 updates" w:date="2024-07-31T13:42:00Z">
            <w:rPr>
              <w:b/>
              <w:color w:val="000000" w:themeColor="text1"/>
            </w:rPr>
          </w:rPrChange>
        </w:rPr>
        <w:t>ARH-494 Internship in Art History</w:t>
      </w:r>
      <w:r w:rsidR="00B8454E" w:rsidRPr="00424939">
        <w:rPr>
          <w:b/>
          <w:rPrChange w:id="8969" w:author="Summer 2023 updates" w:date="2024-07-31T13:42:00Z">
            <w:rPr>
              <w:b/>
              <w:color w:val="000000" w:themeColor="text1"/>
            </w:rPr>
          </w:rPrChange>
        </w:rPr>
        <w:fldChar w:fldCharType="begin"/>
      </w:r>
      <w:r w:rsidR="00B8454E" w:rsidRPr="00424939">
        <w:rPr>
          <w:rPrChange w:id="8970" w:author="Summer 2023 updates" w:date="2024-07-31T13:42:00Z">
            <w:rPr>
              <w:color w:val="000000" w:themeColor="text1"/>
            </w:rPr>
          </w:rPrChange>
        </w:rPr>
        <w:instrText xml:space="preserve"> XE "Art History" </w:instrText>
      </w:r>
      <w:r w:rsidR="00B8454E" w:rsidRPr="00424939">
        <w:rPr>
          <w:b/>
          <w:rPrChange w:id="8971" w:author="Summer 2023 updates" w:date="2024-07-31T13:42:00Z">
            <w:rPr>
              <w:b/>
              <w:color w:val="000000" w:themeColor="text1"/>
            </w:rPr>
          </w:rPrChange>
        </w:rPr>
        <w:fldChar w:fldCharType="end"/>
      </w:r>
      <w:r w:rsidR="00247E08">
        <w:rPr>
          <w:b/>
          <w:rPrChange w:id="8972" w:author="Summer 2023 updates" w:date="2024-07-31T13:42:00Z">
            <w:rPr>
              <w:b/>
              <w:color w:val="000000" w:themeColor="text1"/>
            </w:rPr>
          </w:rPrChange>
        </w:rPr>
        <w:br/>
      </w:r>
      <w:r w:rsidR="00D954A7" w:rsidRPr="00424939">
        <w:rPr>
          <w:rPrChange w:id="8973" w:author="Summer 2023 updates" w:date="2024-07-31T13:42:00Z">
            <w:rPr>
              <w:color w:val="000000" w:themeColor="text1"/>
            </w:rPr>
          </w:rPrChange>
        </w:rPr>
        <w:t>Investigat</w:t>
      </w:r>
      <w:r>
        <w:rPr>
          <w:rPrChange w:id="8974" w:author="Summer 2023 updates" w:date="2024-07-31T13:42:00Z">
            <w:rPr>
              <w:color w:val="000000" w:themeColor="text1"/>
            </w:rPr>
          </w:rPrChange>
        </w:rPr>
        <w:t>es</w:t>
      </w:r>
      <w:r w:rsidR="00D954A7" w:rsidRPr="00424939">
        <w:rPr>
          <w:rPrChange w:id="8975" w:author="Summer 2023 updates" w:date="2024-07-31T13:42:00Z">
            <w:rPr>
              <w:color w:val="000000" w:themeColor="text1"/>
            </w:rPr>
          </w:rPrChange>
        </w:rPr>
        <w:t xml:space="preserve"> an area of interest related to the major, through voluntary field placement supervised by a faculty member of the Art and Art History</w:t>
      </w:r>
      <w:r w:rsidR="00B8454E" w:rsidRPr="00424939">
        <w:rPr>
          <w:rPrChange w:id="8976" w:author="Summer 2023 updates" w:date="2024-07-31T13:42:00Z">
            <w:rPr>
              <w:color w:val="000000" w:themeColor="text1"/>
            </w:rPr>
          </w:rPrChange>
        </w:rPr>
        <w:fldChar w:fldCharType="begin"/>
      </w:r>
      <w:r w:rsidR="00B8454E" w:rsidRPr="00424939">
        <w:rPr>
          <w:rPrChange w:id="8977" w:author="Summer 2023 updates" w:date="2024-07-31T13:42:00Z">
            <w:rPr>
              <w:color w:val="000000" w:themeColor="text1"/>
            </w:rPr>
          </w:rPrChange>
        </w:rPr>
        <w:instrText xml:space="preserve"> XE "Art History" </w:instrText>
      </w:r>
      <w:r w:rsidR="00B8454E" w:rsidRPr="00424939">
        <w:rPr>
          <w:rPrChange w:id="8978" w:author="Summer 2023 updates" w:date="2024-07-31T13:42:00Z">
            <w:rPr>
              <w:color w:val="000000" w:themeColor="text1"/>
            </w:rPr>
          </w:rPrChange>
        </w:rPr>
        <w:fldChar w:fldCharType="end"/>
      </w:r>
      <w:r w:rsidR="00D954A7" w:rsidRPr="00424939">
        <w:rPr>
          <w:rPrChange w:id="8979" w:author="Summer 2023 updates" w:date="2024-07-31T13:42:00Z">
            <w:rPr>
              <w:color w:val="000000" w:themeColor="text1"/>
            </w:rPr>
          </w:rPrChange>
        </w:rPr>
        <w:t xml:space="preserve"> department. A minimum of 140 hours on-site experience is required. </w:t>
      </w:r>
      <w:r w:rsidR="00A7479E" w:rsidRPr="00424939">
        <w:rPr>
          <w:rPrChange w:id="8980" w:author="Summer 2023 updates" w:date="2024-07-31T13:42:00Z">
            <w:rPr>
              <w:color w:val="000000" w:themeColor="text1"/>
            </w:rPr>
          </w:rPrChange>
        </w:rPr>
        <w:t>P/NP</w:t>
      </w:r>
      <w:r w:rsidR="00D954A7" w:rsidRPr="00424939">
        <w:rPr>
          <w:rPrChange w:id="8981" w:author="Summer 2023 updates" w:date="2024-07-31T13:42:00Z">
            <w:rPr>
              <w:color w:val="000000" w:themeColor="text1"/>
            </w:rPr>
          </w:rPrChange>
        </w:rPr>
        <w:t xml:space="preserve"> basis only. </w:t>
      </w:r>
      <w:r w:rsidR="00D954A7" w:rsidRPr="00424939">
        <w:rPr>
          <w:u w:val="single"/>
          <w:rPrChange w:id="8982" w:author="Summer 2023 updates" w:date="2024-07-31T13:42:00Z">
            <w:rPr>
              <w:color w:val="000000" w:themeColor="text1"/>
              <w:u w:val="single"/>
            </w:rPr>
          </w:rPrChange>
        </w:rPr>
        <w:t>Prerequisites:</w:t>
      </w:r>
      <w:r w:rsidR="00D954A7" w:rsidRPr="00424939">
        <w:rPr>
          <w:rPrChange w:id="8983" w:author="Summer 2023 updates" w:date="2024-07-31T13:42:00Z">
            <w:rPr>
              <w:color w:val="000000" w:themeColor="text1"/>
            </w:rPr>
          </w:rPrChange>
        </w:rPr>
        <w:t xml:space="preserve"> declared major in art history, junior standing, and consent of department chair.</w:t>
      </w:r>
    </w:p>
    <w:p w14:paraId="51F5DEC9" w14:textId="054A46E9" w:rsidR="00247E08" w:rsidRDefault="00247E08" w:rsidP="002F6686">
      <w:pPr>
        <w:rPr>
          <w:rPrChange w:id="8984" w:author="Summer 2023 updates" w:date="2024-07-31T13:42:00Z">
            <w:rPr>
              <w:b/>
              <w:color w:val="000000" w:themeColor="text1"/>
            </w:rPr>
          </w:rPrChange>
        </w:rPr>
        <w:pPrChange w:id="8985" w:author="Summer 2023 updates" w:date="2024-07-31T13:42:00Z">
          <w:pPr>
            <w:spacing w:after="0" w:line="276" w:lineRule="auto"/>
          </w:pPr>
        </w:pPrChange>
      </w:pPr>
    </w:p>
    <w:p w14:paraId="0D8F0215" w14:textId="77777777" w:rsidR="00247E08" w:rsidRPr="00247E08" w:rsidRDefault="00247E08" w:rsidP="002F6686">
      <w:pPr>
        <w:rPr>
          <w:rPrChange w:id="8986" w:author="Summer 2023 updates" w:date="2024-07-31T13:42:00Z">
            <w:rPr>
              <w:b/>
              <w:color w:val="000000" w:themeColor="text1"/>
            </w:rPr>
          </w:rPrChange>
        </w:rPr>
        <w:pPrChange w:id="8987" w:author="Summer 2023 updates" w:date="2024-07-31T13:42:00Z">
          <w:pPr>
            <w:spacing w:after="0" w:line="276" w:lineRule="auto"/>
          </w:pPr>
        </w:pPrChange>
      </w:pPr>
    </w:p>
    <w:p w14:paraId="2B802490" w14:textId="280A7D97" w:rsidR="00D954A7" w:rsidRPr="00424939" w:rsidRDefault="00243775" w:rsidP="00B240A5">
      <w:pPr>
        <w:pStyle w:val="Heading4"/>
        <w:spacing w:before="120"/>
        <w:rPr>
          <w:rStyle w:val="Strong"/>
          <w:rFonts w:ascii="Garamond" w:hAnsi="Garamond"/>
          <w:b/>
          <w:color w:val="000000" w:themeColor="text1"/>
        </w:rPr>
        <w:pPrChange w:id="8988" w:author="Summer 2023 updates" w:date="2024-07-31T13:42:00Z">
          <w:pPr>
            <w:pStyle w:val="Heading4"/>
            <w:spacing w:before="0"/>
          </w:pPr>
        </w:pPrChange>
      </w:pPr>
      <w:bookmarkStart w:id="8989" w:name="_Toc141355736"/>
      <w:bookmarkStart w:id="8990" w:name="_Toc110005216"/>
      <w:r w:rsidRPr="00424939">
        <w:rPr>
          <w:rStyle w:val="Strong"/>
          <w:rFonts w:ascii="Garamond" w:hAnsi="Garamond"/>
          <w:b/>
          <w:color w:val="000000" w:themeColor="text1"/>
        </w:rPr>
        <w:t>—</w:t>
      </w:r>
      <w:r w:rsidR="00760DCD" w:rsidRPr="00424939">
        <w:rPr>
          <w:rStyle w:val="Strong"/>
          <w:rFonts w:ascii="Garamond" w:hAnsi="Garamond"/>
          <w:b/>
          <w:color w:val="000000" w:themeColor="text1"/>
        </w:rPr>
        <w:t>Asian</w:t>
      </w:r>
      <w:r w:rsidR="00D954A7" w:rsidRPr="00424939">
        <w:rPr>
          <w:rStyle w:val="Strong"/>
          <w:rFonts w:ascii="Garamond" w:hAnsi="Garamond"/>
          <w:b/>
          <w:color w:val="000000" w:themeColor="text1"/>
        </w:rPr>
        <w:t xml:space="preserve"> </w:t>
      </w:r>
      <w:r w:rsidRPr="00424939">
        <w:rPr>
          <w:rStyle w:val="Strong"/>
          <w:rFonts w:ascii="Garamond" w:hAnsi="Garamond"/>
          <w:b/>
          <w:color w:val="000000" w:themeColor="text1"/>
        </w:rPr>
        <w:t>Studies</w:t>
      </w:r>
      <w:bookmarkEnd w:id="8989"/>
      <w:bookmarkEnd w:id="8990"/>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Asian Studies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6E0765C0" w14:textId="77777777" w:rsidR="00D954A7" w:rsidRPr="00424939" w:rsidRDefault="00D954A7" w:rsidP="00D954A7">
      <w:pPr>
        <w:autoSpaceDE w:val="0"/>
        <w:autoSpaceDN w:val="0"/>
        <w:spacing w:after="120"/>
        <w:rPr>
          <w:rFonts w:cs="Times New Roman"/>
          <w:color w:val="000000" w:themeColor="text1"/>
        </w:rPr>
      </w:pPr>
      <w:r w:rsidRPr="00424939">
        <w:rPr>
          <w:rFonts w:cs="Times New Roman"/>
          <w:color w:val="000000" w:themeColor="text1"/>
        </w:rPr>
        <w:t>Nordmann (Administrative Coordinator).</w:t>
      </w:r>
    </w:p>
    <w:p w14:paraId="2CD774DB" w14:textId="75D58916" w:rsidR="00D954A7" w:rsidRPr="00424939" w:rsidRDefault="00D954A7" w:rsidP="00D954A7">
      <w:pPr>
        <w:spacing w:after="120"/>
        <w:rPr>
          <w:rFonts w:cs="Times New Roman"/>
          <w:color w:val="000000" w:themeColor="text1"/>
        </w:rPr>
      </w:pPr>
      <w:r w:rsidRPr="00424939">
        <w:rPr>
          <w:rFonts w:cs="Times New Roman"/>
          <w:color w:val="000000" w:themeColor="text1"/>
        </w:rPr>
        <w:t>The 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program is designed to acquaint students with the great cultures of Asia, primarily those of China, India and Japan. </w:t>
      </w:r>
    </w:p>
    <w:p w14:paraId="60AAC402" w14:textId="1614EDA4" w:rsidR="00D954A7" w:rsidRPr="00424939" w:rsidRDefault="00D954A7" w:rsidP="00B240A5">
      <w:pPr>
        <w:spacing w:before="120" w:after="0"/>
        <w:rPr>
          <w:rFonts w:cs="Times New Roman"/>
          <w:b/>
          <w:color w:val="000000" w:themeColor="text1"/>
        </w:rPr>
        <w:pPrChange w:id="8991" w:author="Summer 2023 updates" w:date="2024-07-31T13:42:00Z">
          <w:pPr>
            <w:spacing w:after="0"/>
          </w:pPr>
        </w:pPrChange>
      </w:pPr>
      <w:r w:rsidRPr="00424939">
        <w:rPr>
          <w:rFonts w:cs="Times New Roman"/>
          <w:b/>
          <w:color w:val="000000" w:themeColor="text1"/>
        </w:rPr>
        <w:t>Asian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7B16B20C" w14:textId="7A0BDAF2" w:rsidR="00B47B37" w:rsidRPr="00424939" w:rsidRDefault="00B47B37" w:rsidP="00CF305B">
      <w:pPr>
        <w:rPr>
          <w:rPrChange w:id="8992" w:author="Summer 2023 updates" w:date="2024-07-31T13:42:00Z">
            <w:rPr>
              <w:color w:val="000000" w:themeColor="text1"/>
            </w:rPr>
          </w:rPrChange>
        </w:rPr>
        <w:pPrChange w:id="8993" w:author="Summer 2023 updates" w:date="2024-07-31T13:42:00Z">
          <w:pPr>
            <w:spacing w:after="0"/>
          </w:pPr>
        </w:pPrChange>
      </w:pPr>
      <w:r w:rsidRPr="00424939">
        <w:rPr>
          <w:rPrChange w:id="8994" w:author="Summer 2023 updates" w:date="2024-07-31T13:42:00Z">
            <w:rPr>
              <w:color w:val="000000" w:themeColor="text1"/>
            </w:rPr>
          </w:rPrChange>
        </w:rPr>
        <w:t>A major in Asian studies requires a minimum cumulative 2.0 GPA in all courses counted toward the major.</w:t>
      </w:r>
    </w:p>
    <w:p w14:paraId="122E6163" w14:textId="77777777" w:rsidR="00D954A7" w:rsidRPr="00424939" w:rsidRDefault="00D954A7" w:rsidP="00CF305B">
      <w:pPr>
        <w:rPr>
          <w:rPrChange w:id="8995" w:author="Summer 2023 updates" w:date="2024-07-31T13:42:00Z">
            <w:rPr>
              <w:color w:val="000000" w:themeColor="text1"/>
            </w:rPr>
          </w:rPrChange>
        </w:rPr>
      </w:pPr>
      <w:r w:rsidRPr="00424939">
        <w:rPr>
          <w:rPrChange w:id="8996" w:author="Summer 2023 updates" w:date="2024-07-31T13:42:00Z">
            <w:rPr>
              <w:color w:val="000000" w:themeColor="text1"/>
            </w:rPr>
          </w:rPrChange>
        </w:rPr>
        <w:t>The major is interdisciplinary and requires that the students take courses in the areas of art history, history, literature, and religion, and suggests that they also take courses in economics, music, and political science.</w:t>
      </w:r>
    </w:p>
    <w:p w14:paraId="185AD295" w14:textId="77777777" w:rsidR="00D954A7" w:rsidRPr="00424939" w:rsidRDefault="00D954A7" w:rsidP="00E500FB">
      <w:pPr>
        <w:widowControl w:val="0"/>
        <w:numPr>
          <w:ilvl w:val="0"/>
          <w:numId w:val="57"/>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F4D59C5" w14:textId="77777777" w:rsidR="00D954A7" w:rsidRPr="00424939" w:rsidRDefault="00D954A7" w:rsidP="00D954A7">
      <w:pPr>
        <w:tabs>
          <w:tab w:val="left" w:pos="360"/>
        </w:tabs>
        <w:spacing w:after="0"/>
        <w:ind w:left="720" w:hanging="360"/>
        <w:rPr>
          <w:rFonts w:cs="Times New Roman"/>
          <w:color w:val="000000" w:themeColor="text1"/>
        </w:rPr>
      </w:pPr>
      <w:r w:rsidRPr="00424939">
        <w:rPr>
          <w:rFonts w:cs="Times New Roman"/>
          <w:color w:val="000000" w:themeColor="text1"/>
        </w:rPr>
        <w:t>ASC-186 Modern South Asia</w:t>
      </w:r>
    </w:p>
    <w:p w14:paraId="0579CAE3" w14:textId="77777777" w:rsidR="00D954A7" w:rsidRPr="00424939" w:rsidRDefault="00D954A7" w:rsidP="00D954A7">
      <w:pPr>
        <w:tabs>
          <w:tab w:val="left" w:pos="360"/>
        </w:tabs>
        <w:spacing w:after="0"/>
        <w:ind w:left="720" w:hanging="360"/>
        <w:rPr>
          <w:rFonts w:cs="Times New Roman"/>
          <w:color w:val="000000" w:themeColor="text1"/>
        </w:rPr>
      </w:pPr>
      <w:r w:rsidRPr="00424939">
        <w:rPr>
          <w:rFonts w:cs="Times New Roman"/>
          <w:color w:val="000000" w:themeColor="text1"/>
        </w:rPr>
        <w:t>HIS-136 East Asian Civilization</w:t>
      </w:r>
    </w:p>
    <w:p w14:paraId="2C6924BB" w14:textId="77777777" w:rsidR="00D954A7" w:rsidRPr="00424939" w:rsidRDefault="00D954A7" w:rsidP="00E500FB">
      <w:pPr>
        <w:widowControl w:val="0"/>
        <w:numPr>
          <w:ilvl w:val="0"/>
          <w:numId w:val="57"/>
        </w:numPr>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Participation in one overseas study program in Asia:</w:t>
      </w:r>
    </w:p>
    <w:p w14:paraId="1F1F7E7A" w14:textId="77777777" w:rsidR="00D954A7" w:rsidRPr="00424939" w:rsidRDefault="00D954A7" w:rsidP="000F1A77">
      <w:pPr>
        <w:pStyle w:val="ListParagraph"/>
        <w:widowControl w:val="0"/>
        <w:numPr>
          <w:ilvl w:val="0"/>
          <w:numId w:val="81"/>
        </w:numPr>
        <w:tabs>
          <w:tab w:val="left" w:pos="630"/>
        </w:tabs>
        <w:adjustRightInd w:val="0"/>
        <w:spacing w:after="0"/>
        <w:ind w:right="-90"/>
        <w:textAlignment w:val="baseline"/>
        <w:rPr>
          <w:del w:id="8997" w:author="Summer 2023 updates" w:date="2024-07-31T13:42:00Z"/>
          <w:rFonts w:cs="Times New Roman"/>
          <w:color w:val="000000" w:themeColor="text1"/>
        </w:rPr>
      </w:pPr>
      <w:del w:id="8998" w:author="Summer 2023 updates" w:date="2024-07-31T13:42:00Z">
        <w:r w:rsidRPr="00424939">
          <w:rPr>
            <w:rFonts w:cs="Times New Roman"/>
            <w:color w:val="000000" w:themeColor="text1"/>
          </w:rPr>
          <w:delText>an ACM</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ACM</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overseas study program (India Studies or Japan Study)</w:delText>
        </w:r>
      </w:del>
    </w:p>
    <w:p w14:paraId="63EB685A" w14:textId="1643D535" w:rsidR="00D954A7" w:rsidRPr="00424939" w:rsidRDefault="00D954A7" w:rsidP="00E500FB">
      <w:pPr>
        <w:pStyle w:val="ListParagraph"/>
        <w:widowControl w:val="0"/>
        <w:numPr>
          <w:ilvl w:val="0"/>
          <w:numId w:val="81"/>
        </w:numPr>
        <w:tabs>
          <w:tab w:val="left" w:pos="630"/>
        </w:tabs>
        <w:adjustRightInd w:val="0"/>
        <w:spacing w:after="0"/>
        <w:ind w:right="-90"/>
        <w:textAlignment w:val="baseline"/>
        <w:rPr>
          <w:rFonts w:cs="Times New Roman"/>
          <w:color w:val="000000" w:themeColor="text1"/>
        </w:rPr>
      </w:pPr>
      <w:r w:rsidRPr="00424939">
        <w:rPr>
          <w:rFonts w:cs="Times New Roman"/>
          <w:color w:val="000000" w:themeColor="text1"/>
        </w:rPr>
        <w:t>a Coe foreign exchange program (Chiang Mai</w:t>
      </w:r>
      <w:r w:rsidR="00B53982">
        <w:rPr>
          <w:rFonts w:cs="Times New Roman"/>
          <w:color w:val="000000" w:themeColor="text1"/>
        </w:rPr>
        <w:t xml:space="preserve"> University </w:t>
      </w:r>
      <w:ins w:id="8999" w:author="Summer 2023 updates" w:date="2024-07-31T13:42:00Z">
        <w:r w:rsidR="00B53982">
          <w:rPr>
            <w:rFonts w:cs="Times New Roman"/>
            <w:color w:val="000000" w:themeColor="text1"/>
          </w:rPr>
          <w:t xml:space="preserve">or Rangsit University </w:t>
        </w:r>
      </w:ins>
      <w:r w:rsidR="00B53982">
        <w:rPr>
          <w:rFonts w:cs="Times New Roman"/>
          <w:color w:val="000000" w:themeColor="text1"/>
        </w:rPr>
        <w:t>of Thailand, Nagoya</w:t>
      </w:r>
      <w:del w:id="9000" w:author="Summer 2023 updates" w:date="2024-07-31T13:42:00Z">
        <w:r w:rsidRPr="00424939">
          <w:rPr>
            <w:rFonts w:cs="Times New Roman"/>
            <w:color w:val="000000" w:themeColor="text1"/>
          </w:rPr>
          <w:delText xml:space="preserve"> </w:delText>
        </w:r>
      </w:del>
      <w:ins w:id="9001" w:author="Summer 2023 updates" w:date="2024-07-31T13:42:00Z">
        <w:r w:rsidR="00B53982">
          <w:rPr>
            <w:rFonts w:cs="Times New Roman"/>
            <w:color w:val="000000" w:themeColor="text1"/>
          </w:rPr>
          <w:t>-</w:t>
        </w:r>
      </w:ins>
      <w:r w:rsidRPr="00424939">
        <w:rPr>
          <w:rFonts w:cs="Times New Roman"/>
          <w:color w:val="000000" w:themeColor="text1"/>
        </w:rPr>
        <w:t xml:space="preserve">Gakuin University of Japan, </w:t>
      </w:r>
      <w:ins w:id="9002" w:author="Summer 2023 updates" w:date="2024-07-31T13:42:00Z">
        <w:r w:rsidR="00B53982">
          <w:rPr>
            <w:rFonts w:cs="Times New Roman"/>
            <w:color w:val="000000" w:themeColor="text1"/>
          </w:rPr>
          <w:t xml:space="preserve">Kongju National University </w:t>
        </w:r>
      </w:ins>
      <w:r w:rsidR="00B53982">
        <w:rPr>
          <w:rFonts w:cs="Times New Roman"/>
          <w:color w:val="000000" w:themeColor="text1"/>
        </w:rPr>
        <w:t xml:space="preserve">or </w:t>
      </w:r>
      <w:r w:rsidRPr="00424939">
        <w:rPr>
          <w:rFonts w:cs="Times New Roman"/>
          <w:color w:val="000000" w:themeColor="text1"/>
        </w:rPr>
        <w:t>Sookmy</w:t>
      </w:r>
      <w:r w:rsidR="007A1ABC">
        <w:rPr>
          <w:rFonts w:cs="Times New Roman"/>
          <w:color w:val="000000" w:themeColor="text1"/>
        </w:rPr>
        <w:t>u</w:t>
      </w:r>
      <w:r w:rsidRPr="00424939">
        <w:rPr>
          <w:rFonts w:cs="Times New Roman"/>
          <w:color w:val="000000" w:themeColor="text1"/>
        </w:rPr>
        <w:t>ng University in South Korea</w:t>
      </w:r>
      <w:ins w:id="9003" w:author="Summer 2023 updates" w:date="2024-07-31T13:42:00Z">
        <w:r w:rsidR="00B53982">
          <w:rPr>
            <w:rFonts w:cs="Times New Roman"/>
            <w:color w:val="000000" w:themeColor="text1"/>
          </w:rPr>
          <w:t>, or Jinan University in China</w:t>
        </w:r>
      </w:ins>
      <w:r w:rsidRPr="00424939">
        <w:rPr>
          <w:rFonts w:cs="Times New Roman"/>
          <w:color w:val="000000" w:themeColor="text1"/>
        </w:rPr>
        <w:t>)</w:t>
      </w:r>
    </w:p>
    <w:p w14:paraId="590F2281" w14:textId="4356FF49" w:rsidR="00D954A7" w:rsidRPr="00405861" w:rsidRDefault="00D954A7" w:rsidP="00E500FB">
      <w:pPr>
        <w:pStyle w:val="ListParagraph"/>
        <w:widowControl w:val="0"/>
        <w:numPr>
          <w:ilvl w:val="0"/>
          <w:numId w:val="81"/>
        </w:numPr>
        <w:tabs>
          <w:tab w:val="left" w:pos="630"/>
        </w:tabs>
        <w:adjustRightInd w:val="0"/>
        <w:spacing w:after="0"/>
        <w:ind w:right="-90"/>
        <w:textAlignment w:val="baseline"/>
        <w:rPr>
          <w:rFonts w:cs="Times New Roman"/>
          <w:color w:val="000000" w:themeColor="text1"/>
        </w:rPr>
      </w:pPr>
      <w:r w:rsidRPr="00405861">
        <w:rPr>
          <w:rFonts w:cs="Times New Roman"/>
          <w:color w:val="000000" w:themeColor="text1"/>
        </w:rPr>
        <w:t>Coe’s Asia Term (see p.</w:t>
      </w:r>
      <w:r w:rsidR="002D5ADC">
        <w:rPr>
          <w:rFonts w:cs="Times New Roman"/>
          <w:color w:val="000000" w:themeColor="text1"/>
        </w:rPr>
        <w:t xml:space="preserve"> </w:t>
      </w:r>
      <w:del w:id="9004" w:author="Summer 2023 updates" w:date="2024-07-31T13:42:00Z">
        <w:r w:rsidR="008F1C9B" w:rsidRPr="00405861">
          <w:rPr>
            <w:rFonts w:cs="Times New Roman"/>
            <w:color w:val="000000" w:themeColor="text1"/>
          </w:rPr>
          <w:fldChar w:fldCharType="begin"/>
        </w:r>
        <w:r w:rsidR="008F1C9B" w:rsidRPr="00405861">
          <w:rPr>
            <w:rFonts w:cs="Times New Roman"/>
            <w:color w:val="000000" w:themeColor="text1"/>
          </w:rPr>
          <w:delInstrText xml:space="preserve"> PAGEREF AsiaTermOverview \h </w:delInstrText>
        </w:r>
        <w:r w:rsidR="008F1C9B" w:rsidRPr="00405861">
          <w:rPr>
            <w:rFonts w:cs="Times New Roman"/>
            <w:color w:val="000000" w:themeColor="text1"/>
          </w:rPr>
        </w:r>
        <w:r w:rsidR="008F1C9B" w:rsidRPr="00405861">
          <w:rPr>
            <w:rFonts w:cs="Times New Roman"/>
            <w:color w:val="000000" w:themeColor="text1"/>
          </w:rPr>
          <w:fldChar w:fldCharType="separate"/>
        </w:r>
        <w:r w:rsidR="00890698">
          <w:rPr>
            <w:rFonts w:cs="Times New Roman"/>
            <w:noProof/>
            <w:color w:val="000000" w:themeColor="text1"/>
          </w:rPr>
          <w:delText>30</w:delText>
        </w:r>
        <w:r w:rsidR="008F1C9B" w:rsidRPr="00405861">
          <w:rPr>
            <w:rFonts w:cs="Times New Roman"/>
            <w:color w:val="000000" w:themeColor="text1"/>
          </w:rPr>
          <w:fldChar w:fldCharType="end"/>
        </w:r>
      </w:del>
      <w:ins w:id="9005" w:author="Summer 2023 updates" w:date="2024-07-31T13:42:00Z">
        <w:r w:rsidR="002D5ADC">
          <w:rPr>
            <w:rFonts w:cs="Times New Roman"/>
            <w:color w:val="000000" w:themeColor="text1"/>
          </w:rPr>
          <w:fldChar w:fldCharType="begin"/>
        </w:r>
        <w:r w:rsidR="002D5ADC">
          <w:rPr>
            <w:rFonts w:cs="Times New Roman"/>
            <w:color w:val="000000" w:themeColor="text1"/>
          </w:rPr>
          <w:instrText xml:space="preserve"> PAGEREF _Ref140485299 \h </w:instrText>
        </w:r>
        <w:r w:rsidR="002D5ADC">
          <w:rPr>
            <w:rFonts w:cs="Times New Roman"/>
            <w:color w:val="000000" w:themeColor="text1"/>
          </w:rPr>
        </w:r>
        <w:r w:rsidR="002D5ADC">
          <w:rPr>
            <w:rFonts w:cs="Times New Roman"/>
            <w:color w:val="000000" w:themeColor="text1"/>
          </w:rPr>
          <w:fldChar w:fldCharType="separate"/>
        </w:r>
        <w:r w:rsidR="00A74DA0">
          <w:rPr>
            <w:rFonts w:cs="Times New Roman"/>
            <w:noProof/>
            <w:color w:val="000000" w:themeColor="text1"/>
          </w:rPr>
          <w:t>44</w:t>
        </w:r>
        <w:r w:rsidR="002D5ADC">
          <w:rPr>
            <w:rFonts w:cs="Times New Roman"/>
            <w:color w:val="000000" w:themeColor="text1"/>
          </w:rPr>
          <w:fldChar w:fldCharType="end"/>
        </w:r>
      </w:ins>
      <w:r w:rsidRPr="00405861">
        <w:rPr>
          <w:rFonts w:cs="Times New Roman"/>
          <w:color w:val="000000" w:themeColor="text1"/>
        </w:rPr>
        <w:t>)</w:t>
      </w:r>
    </w:p>
    <w:p w14:paraId="34AB9897" w14:textId="661CB93F" w:rsidR="00D954A7" w:rsidRPr="00424939" w:rsidRDefault="00D954A7" w:rsidP="00E500FB">
      <w:pPr>
        <w:keepNext/>
        <w:widowControl w:val="0"/>
        <w:numPr>
          <w:ilvl w:val="0"/>
          <w:numId w:val="57"/>
        </w:numPr>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t xml:space="preserve">Four </w:t>
      </w:r>
      <w:r w:rsidRPr="00424939">
        <w:rPr>
          <w:rFonts w:cs="Times New Roman"/>
          <w:color w:val="000000" w:themeColor="text1"/>
        </w:rPr>
        <w:t>courses, chosen from the following, in consultation with the Asian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r w:rsidRPr="00424939">
        <w:rPr>
          <w:rFonts w:cs="Times New Roman"/>
          <w:color w:val="000000" w:themeColor="text1"/>
          <w:u w:val="single"/>
        </w:rPr>
        <w:t xml:space="preserve"> </w:t>
      </w:r>
    </w:p>
    <w:p w14:paraId="360997A5" w14:textId="7B79E9EE"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ASC-106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Asia</w:t>
      </w:r>
    </w:p>
    <w:p w14:paraId="290B7706" w14:textId="77777777"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ASC-176 China and Japan</w:t>
      </w:r>
    </w:p>
    <w:p w14:paraId="37E1F21A" w14:textId="0E340B60" w:rsidR="00D954A7" w:rsidRPr="00424939" w:rsidRDefault="00D954A7" w:rsidP="007959B0">
      <w:pPr>
        <w:keepNext/>
        <w:spacing w:after="0"/>
        <w:ind w:left="720" w:hanging="360"/>
        <w:rPr>
          <w:rFonts w:cs="Times New Roman"/>
          <w:color w:val="000000" w:themeColor="text1"/>
        </w:rPr>
      </w:pPr>
      <w:r w:rsidRPr="00424939">
        <w:rPr>
          <w:rFonts w:cs="Times New Roman"/>
          <w:color w:val="000000" w:themeColor="text1"/>
        </w:rPr>
        <w:t xml:space="preserve">ECO-436 Economic Development </w:t>
      </w:r>
      <w:r w:rsidRPr="00424939">
        <w:rPr>
          <w:rFonts w:cs="Times New Roman"/>
          <w:b/>
          <w:color w:val="000000" w:themeColor="text1"/>
        </w:rPr>
        <w:t>or</w:t>
      </w:r>
      <w:r w:rsidRPr="00424939">
        <w:rPr>
          <w:rFonts w:cs="Times New Roman"/>
          <w:color w:val="000000" w:themeColor="text1"/>
        </w:rPr>
        <w:t xml:space="preserve"> ECO-446 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B951BD0" w14:textId="1245291C"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HIS-217 The American War in Vietnam</w:t>
      </w:r>
      <w:r w:rsidR="009D67C2">
        <w:rPr>
          <w:rFonts w:cs="Times New Roman"/>
          <w:color w:val="000000" w:themeColor="text1"/>
        </w:rPr>
        <w:t xml:space="preserve"> </w:t>
      </w:r>
      <w:r w:rsidR="009D67C2">
        <w:rPr>
          <w:color w:val="000000" w:themeColor="text1"/>
        </w:rPr>
        <w:t>(WE)</w:t>
      </w:r>
    </w:p>
    <w:p w14:paraId="1258C2B9" w14:textId="722B0C44"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HIS-246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China</w:t>
      </w:r>
      <w:r w:rsidR="000B3B90">
        <w:rPr>
          <w:rFonts w:cs="Times New Roman"/>
          <w:color w:val="000000" w:themeColor="text1"/>
        </w:rPr>
        <w:t xml:space="preserve"> </w:t>
      </w:r>
      <w:r w:rsidR="000B3B90">
        <w:rPr>
          <w:color w:val="000000" w:themeColor="text1"/>
        </w:rPr>
        <w:t>(WE)</w:t>
      </w:r>
    </w:p>
    <w:p w14:paraId="7232E39C" w14:textId="6E364340"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HIS-256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Japan</w:t>
      </w:r>
      <w:r w:rsidR="000B3B90">
        <w:rPr>
          <w:rFonts w:cs="Times New Roman"/>
          <w:color w:val="000000" w:themeColor="text1"/>
        </w:rPr>
        <w:t xml:space="preserve"> </w:t>
      </w:r>
      <w:r w:rsidR="000B3B90">
        <w:rPr>
          <w:color w:val="000000" w:themeColor="text1"/>
        </w:rPr>
        <w:t>(WE)</w:t>
      </w:r>
    </w:p>
    <w:p w14:paraId="2552BE8D" w14:textId="12513AD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HIS-316 Topics in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Non-Western Perspectives </w:t>
      </w:r>
      <w:r w:rsidR="000B3B90">
        <w:rPr>
          <w:color w:val="000000" w:themeColor="text1"/>
        </w:rPr>
        <w:t>(WE)</w:t>
      </w:r>
      <w:r w:rsidR="000B3B90" w:rsidRPr="00424939">
        <w:rPr>
          <w:rFonts w:cs="Times New Roman"/>
          <w:color w:val="000000" w:themeColor="text1"/>
        </w:rPr>
        <w:t xml:space="preserve"> </w:t>
      </w:r>
      <w:r w:rsidRPr="00424939">
        <w:rPr>
          <w:rFonts w:cs="Times New Roman"/>
          <w:color w:val="000000" w:themeColor="text1"/>
        </w:rPr>
        <w:t>(when appropriate)</w:t>
      </w:r>
    </w:p>
    <w:p w14:paraId="7264E9D5" w14:textId="2444EE5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HIS-466 Seminar in Modern East Asian History</w:t>
      </w:r>
      <w:r w:rsidR="000B3B90">
        <w:rPr>
          <w:rFonts w:cs="Times New Roman"/>
          <w:color w:val="000000" w:themeColor="text1"/>
        </w:rPr>
        <w:t xml:space="preserve"> </w:t>
      </w:r>
      <w:r w:rsidR="000B3B90">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46B7C94" w14:textId="6CEA40EE"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JPN-115 Elementary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w:t>
      </w:r>
    </w:p>
    <w:p w14:paraId="4A96F855" w14:textId="7567886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JPN-125 Elementary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II</w:t>
      </w:r>
    </w:p>
    <w:p w14:paraId="1CC1A20F" w14:textId="2B96C3D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JPN-215 Intermediate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w:t>
      </w:r>
    </w:p>
    <w:p w14:paraId="4B72D05F" w14:textId="44CDF563"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JPN-225 Intermediate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II</w:t>
      </w:r>
    </w:p>
    <w:p w14:paraId="0EB0ABD3" w14:textId="7DC51686"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PHL/REL-206 Buddhist Thought</w:t>
      </w:r>
      <w:r w:rsidR="00D96316">
        <w:rPr>
          <w:rFonts w:cs="Times New Roman"/>
          <w:color w:val="000000" w:themeColor="text1"/>
        </w:rPr>
        <w:t xml:space="preserve"> (WE)</w:t>
      </w:r>
    </w:p>
    <w:p w14:paraId="2ABC72EE" w14:textId="5C631AE5"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POL-286 Asian Politics</w:t>
      </w:r>
      <w:r w:rsidR="007D7CFF">
        <w:rPr>
          <w:rFonts w:cs="Times New Roman"/>
          <w:color w:val="000000" w:themeColor="text1"/>
        </w:rPr>
        <w:t xml:space="preserve"> (WE)</w:t>
      </w:r>
    </w:p>
    <w:p w14:paraId="1A91CD8F"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REL-106 Eastern Religions</w:t>
      </w:r>
    </w:p>
    <w:p w14:paraId="6687AA28" w14:textId="305AD642" w:rsidR="00D954A7" w:rsidRPr="00424939" w:rsidRDefault="00412421" w:rsidP="00D954A7">
      <w:pPr>
        <w:spacing w:after="120"/>
        <w:ind w:left="720" w:hanging="360"/>
        <w:rPr>
          <w:rFonts w:cs="Times New Roman"/>
          <w:color w:val="000000" w:themeColor="text1"/>
        </w:rPr>
      </w:pPr>
      <w:r w:rsidRPr="00424939">
        <w:rPr>
          <w:rFonts w:cs="Times New Roman"/>
          <w:color w:val="000000" w:themeColor="text1"/>
        </w:rPr>
        <w:t xml:space="preserve">A </w:t>
      </w:r>
      <w:r w:rsidR="00D954A7" w:rsidRPr="00424939">
        <w:rPr>
          <w:rFonts w:cs="Times New Roman"/>
          <w:color w:val="000000" w:themeColor="text1"/>
        </w:rPr>
        <w:t>second term of an overseas study program</w:t>
      </w:r>
    </w:p>
    <w:p w14:paraId="7D97BE1C" w14:textId="72BBD993" w:rsidR="00D954A7" w:rsidRPr="00424939" w:rsidRDefault="00D954A7" w:rsidP="00B240A5">
      <w:pPr>
        <w:spacing w:before="120" w:after="0"/>
        <w:rPr>
          <w:rFonts w:cs="Times New Roman"/>
          <w:b/>
          <w:color w:val="000000" w:themeColor="text1"/>
        </w:rPr>
        <w:pPrChange w:id="9006" w:author="Summer 2023 updates" w:date="2024-07-31T13:42:00Z">
          <w:pPr>
            <w:spacing w:after="0"/>
          </w:pPr>
        </w:pPrChange>
      </w:pPr>
      <w:r w:rsidRPr="00424939">
        <w:rPr>
          <w:rFonts w:cs="Times New Roman"/>
          <w:b/>
          <w:color w:val="000000" w:themeColor="text1"/>
        </w:rPr>
        <w:t>Asian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Asian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165227F" w14:textId="77777777" w:rsidR="00D954A7" w:rsidRPr="00424939" w:rsidRDefault="00D954A7" w:rsidP="00E500FB">
      <w:pPr>
        <w:widowControl w:val="0"/>
        <w:numPr>
          <w:ilvl w:val="0"/>
          <w:numId w:val="55"/>
        </w:numPr>
        <w:tabs>
          <w:tab w:val="clear" w:pos="1080"/>
          <w:tab w:val="num" w:pos="360"/>
        </w:tabs>
        <w:adjustRightInd w:val="0"/>
        <w:spacing w:after="0"/>
        <w:ind w:left="360" w:hanging="36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5FE93262" w14:textId="5D1C642E" w:rsidR="00D954A7" w:rsidRPr="00424939" w:rsidRDefault="00D954A7" w:rsidP="00D954A7">
      <w:pPr>
        <w:pStyle w:val="Noparagraphstyle"/>
        <w:tabs>
          <w:tab w:val="num" w:pos="36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HIS-316 Topics in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Non-Western Perspectives</w:t>
      </w:r>
      <w:r w:rsidR="008060E3">
        <w:rPr>
          <w:rFonts w:ascii="Garamond" w:hAnsi="Garamond" w:cs="Times New Roman"/>
          <w:color w:val="000000" w:themeColor="text1"/>
          <w:sz w:val="22"/>
          <w:szCs w:val="22"/>
        </w:rPr>
        <w:t xml:space="preserve"> </w:t>
      </w:r>
      <w:r w:rsidR="008060E3">
        <w:rPr>
          <w:rFonts w:ascii="Garamond" w:hAnsi="Garamond"/>
          <w:color w:val="000000" w:themeColor="text1"/>
          <w:sz w:val="22"/>
          <w:szCs w:val="22"/>
        </w:rPr>
        <w:t>(WE)</w:t>
      </w:r>
    </w:p>
    <w:p w14:paraId="103EC80D" w14:textId="77777777"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ASC-186 Modern South Asia</w:t>
      </w:r>
    </w:p>
    <w:p w14:paraId="538D4428" w14:textId="18436D31" w:rsidR="00D954A7" w:rsidRPr="00424939" w:rsidRDefault="00D954A7" w:rsidP="00E500FB">
      <w:pPr>
        <w:pStyle w:val="Noparagraphstyle"/>
        <w:numPr>
          <w:ilvl w:val="0"/>
          <w:numId w:val="55"/>
        </w:numPr>
        <w:tabs>
          <w:tab w:val="clear" w:pos="1080"/>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Five</w:t>
      </w:r>
      <w:r w:rsidRPr="00424939">
        <w:rPr>
          <w:rFonts w:ascii="Garamond" w:hAnsi="Garamond" w:cs="Times New Roman"/>
          <w:color w:val="000000" w:themeColor="text1"/>
          <w:sz w:val="22"/>
          <w:szCs w:val="22"/>
        </w:rPr>
        <w:t xml:space="preserve"> courses, chosen from the following, in consultation with the Asian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Asian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 </w:t>
      </w:r>
    </w:p>
    <w:p w14:paraId="6D7C9D87" w14:textId="77777777"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ASC-176 China and Japan</w:t>
      </w:r>
    </w:p>
    <w:p w14:paraId="60B42C91" w14:textId="1671E382"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 xml:space="preserve">ECO-436 Economic Development </w:t>
      </w:r>
      <w:r w:rsidRPr="00424939">
        <w:rPr>
          <w:rFonts w:ascii="Garamond" w:hAnsi="Garamond" w:cs="Times New Roman"/>
          <w:b/>
          <w:color w:val="000000" w:themeColor="text1"/>
          <w:sz w:val="22"/>
          <w:szCs w:val="22"/>
        </w:rPr>
        <w:t>or</w:t>
      </w:r>
      <w:r w:rsidRPr="00424939">
        <w:rPr>
          <w:rFonts w:ascii="Garamond" w:hAnsi="Garamond" w:cs="Times New Roman"/>
          <w:color w:val="000000" w:themeColor="text1"/>
          <w:sz w:val="22"/>
          <w:szCs w:val="22"/>
        </w:rPr>
        <w:t xml:space="preserve"> ECO-446 International Economics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60D9CFC2" w14:textId="125F9F4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HIS-217 The American War in Vietnam</w:t>
      </w:r>
      <w:r w:rsidR="009D67C2">
        <w:rPr>
          <w:rFonts w:ascii="Garamond" w:hAnsi="Garamond" w:cs="Times New Roman"/>
          <w:color w:val="000000" w:themeColor="text1"/>
          <w:sz w:val="22"/>
          <w:szCs w:val="22"/>
        </w:rPr>
        <w:t xml:space="preserve"> </w:t>
      </w:r>
      <w:r w:rsidR="009D67C2">
        <w:rPr>
          <w:rFonts w:ascii="Garamond" w:hAnsi="Garamond"/>
          <w:color w:val="000000" w:themeColor="text1"/>
          <w:sz w:val="22"/>
          <w:szCs w:val="22"/>
        </w:rPr>
        <w:t>(WE)</w:t>
      </w:r>
    </w:p>
    <w:p w14:paraId="1F0432CD" w14:textId="2215394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HIS-246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Modern China</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p>
    <w:p w14:paraId="7F1D9678" w14:textId="410AB6A6"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HIS-256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Modern Japan</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p>
    <w:p w14:paraId="2D227C0C" w14:textId="5247D32B"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HIS-316 Topics in History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Non-Western Perspectives</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r w:rsidRPr="00424939">
        <w:rPr>
          <w:rFonts w:ascii="Garamond" w:hAnsi="Garamond" w:cs="Times New Roman"/>
          <w:color w:val="000000" w:themeColor="text1"/>
          <w:sz w:val="22"/>
          <w:szCs w:val="22"/>
        </w:rPr>
        <w:t xml:space="preserve"> (when appropriate)</w:t>
      </w:r>
    </w:p>
    <w:p w14:paraId="1EFD94FB" w14:textId="06992173"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HIS-466 Seminar in Modern East Asian History</w:t>
      </w:r>
      <w:r w:rsidR="000B3B90">
        <w:rPr>
          <w:rFonts w:ascii="Garamond" w:hAnsi="Garamond" w:cs="Times New Roman"/>
          <w:color w:val="000000" w:themeColor="text1"/>
          <w:sz w:val="22"/>
          <w:szCs w:val="22"/>
        </w:rPr>
        <w:t xml:space="preserve"> </w:t>
      </w:r>
      <w:r w:rsidR="000B3B90">
        <w:rPr>
          <w:rFonts w:ascii="Garamond" w:hAnsi="Garamond"/>
          <w:color w:val="000000" w:themeColor="text1"/>
          <w:sz w:val="22"/>
          <w:szCs w:val="22"/>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14912A4" w14:textId="2261EF98"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olor w:val="000000" w:themeColor="text1"/>
        </w:rPr>
        <w:tab/>
      </w:r>
      <w:r w:rsidRPr="00424939">
        <w:rPr>
          <w:rFonts w:ascii="Garamond" w:hAnsi="Garamond" w:cs="Times New Roman"/>
          <w:color w:val="000000" w:themeColor="text1"/>
          <w:sz w:val="22"/>
          <w:szCs w:val="22"/>
        </w:rPr>
        <w:t>JPN-115 Elementary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w:t>
      </w:r>
    </w:p>
    <w:p w14:paraId="6B5CCC8E" w14:textId="16B2D845"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JPN-125 Elementary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w:t>
      </w:r>
    </w:p>
    <w:p w14:paraId="62205F84" w14:textId="3E01EC8A"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JPN-215 Intermediate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w:t>
      </w:r>
    </w:p>
    <w:p w14:paraId="0EFD40F8" w14:textId="31D78C8E"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JPN-225 Intermediate Japanese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w:t>
      </w:r>
    </w:p>
    <w:p w14:paraId="24B220CB" w14:textId="2B9F0078"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PHL/REL-206 Buddhist Thought</w:t>
      </w:r>
      <w:r w:rsidR="00D96316">
        <w:rPr>
          <w:rFonts w:ascii="Garamond" w:hAnsi="Garamond" w:cs="Times New Roman"/>
          <w:color w:val="000000" w:themeColor="text1"/>
          <w:sz w:val="22"/>
          <w:szCs w:val="22"/>
        </w:rPr>
        <w:t xml:space="preserve"> </w:t>
      </w:r>
      <w:r w:rsidR="00D96316">
        <w:rPr>
          <w:rFonts w:ascii="Garamond" w:hAnsi="Garamond" w:cs="Times New Roman"/>
          <w:color w:val="000000" w:themeColor="text1"/>
        </w:rPr>
        <w:t>(WE)</w:t>
      </w:r>
    </w:p>
    <w:p w14:paraId="60A0D626" w14:textId="5E15B9BA" w:rsidR="00D954A7" w:rsidRPr="00424939"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POL-286 Asian Politics</w:t>
      </w:r>
      <w:r w:rsidR="007D7CFF">
        <w:rPr>
          <w:rFonts w:ascii="Garamond" w:hAnsi="Garamond" w:cs="Times New Roman"/>
          <w:color w:val="000000" w:themeColor="text1"/>
          <w:sz w:val="22"/>
          <w:szCs w:val="22"/>
        </w:rPr>
        <w:t xml:space="preserve"> </w:t>
      </w:r>
      <w:r w:rsidR="007D7CFF">
        <w:rPr>
          <w:rFonts w:ascii="Garamond" w:hAnsi="Garamond" w:cs="Times New Roman"/>
          <w:color w:val="000000" w:themeColor="text1"/>
        </w:rPr>
        <w:t>(WE)</w:t>
      </w:r>
    </w:p>
    <w:p w14:paraId="154457CF" w14:textId="75199AAD" w:rsidR="00D954A7" w:rsidRDefault="00D954A7" w:rsidP="00D954A7">
      <w:pPr>
        <w:pStyle w:val="Noparagraphstyle"/>
        <w:tabs>
          <w:tab w:val="num" w:pos="36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REL-106 Eastern Religions</w:t>
      </w:r>
    </w:p>
    <w:p w14:paraId="724FDA40" w14:textId="7127A1A2" w:rsidR="00C0713A" w:rsidRDefault="00C0713A" w:rsidP="00D954A7">
      <w:pPr>
        <w:pStyle w:val="Noparagraphstyle"/>
        <w:tabs>
          <w:tab w:val="num" w:pos="360"/>
        </w:tabs>
        <w:spacing w:line="240" w:lineRule="auto"/>
        <w:ind w:left="360" w:hanging="360"/>
        <w:rPr>
          <w:rFonts w:ascii="Garamond" w:hAnsi="Garamond" w:cs="Times New Roman"/>
          <w:color w:val="000000" w:themeColor="text1"/>
          <w:sz w:val="22"/>
          <w:szCs w:val="22"/>
        </w:rPr>
      </w:pPr>
    </w:p>
    <w:p w14:paraId="79E9582B" w14:textId="0590572B" w:rsidR="00D954A7" w:rsidRPr="00424939" w:rsidRDefault="00D954A7" w:rsidP="00B240A5">
      <w:pPr>
        <w:pStyle w:val="Noparagraphstyle"/>
        <w:spacing w:before="120" w:line="240" w:lineRule="auto"/>
        <w:jc w:val="left"/>
        <w:rPr>
          <w:rFonts w:ascii="Garamond" w:hAnsi="Garamond" w:cs="Times New Roman"/>
          <w:b/>
          <w:smallCaps/>
          <w:color w:val="000000" w:themeColor="text1"/>
          <w:sz w:val="22"/>
          <w:szCs w:val="22"/>
        </w:rPr>
        <w:pPrChange w:id="9007"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 xml:space="preserve">courses in </w:t>
      </w:r>
      <w:r w:rsidR="00760DCD" w:rsidRPr="00424939">
        <w:rPr>
          <w:rFonts w:ascii="Garamond" w:hAnsi="Garamond" w:cs="Times New Roman"/>
          <w:b/>
          <w:smallCaps/>
          <w:color w:val="000000" w:themeColor="text1"/>
          <w:sz w:val="22"/>
          <w:szCs w:val="22"/>
        </w:rPr>
        <w:t>Asian</w:t>
      </w:r>
      <w:r w:rsidRPr="00424939">
        <w:rPr>
          <w:rFonts w:ascii="Garamond" w:hAnsi="Garamond" w:cs="Times New Roman"/>
          <w:b/>
          <w:smallCaps/>
          <w:color w:val="000000" w:themeColor="text1"/>
          <w:sz w:val="22"/>
          <w:szCs w:val="22"/>
        </w:rPr>
        <w:t xml:space="preserve"> studies</w:t>
      </w:r>
    </w:p>
    <w:p w14:paraId="07E85DC4" w14:textId="3E833ABA" w:rsidR="00D954A7" w:rsidRPr="00424939" w:rsidRDefault="00D954A7" w:rsidP="0009386E">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ASC-106 May Term</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color w:val="000000" w:themeColor="text1"/>
        </w:rPr>
        <w:instrText>May Term</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in Asia</w:t>
      </w:r>
    </w:p>
    <w:p w14:paraId="7861CA4B" w14:textId="11E0724B" w:rsidR="00D954A7" w:rsidRPr="00424939" w:rsidRDefault="00D954A7" w:rsidP="0009386E">
      <w:pPr>
        <w:spacing w:after="0"/>
        <w:rPr>
          <w:rFonts w:cs="Times New Roman"/>
          <w:color w:val="000000" w:themeColor="text1"/>
        </w:rPr>
      </w:pPr>
      <w:r w:rsidRPr="00424939">
        <w:rPr>
          <w:rFonts w:cs="Times New Roman"/>
          <w:color w:val="000000" w:themeColor="text1"/>
        </w:rPr>
        <w:t>Study abroad in Asia during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supervised by a Coe faculty member. Sites and content </w:t>
      </w:r>
      <w:r w:rsidR="004F690A" w:rsidRPr="00424939">
        <w:rPr>
          <w:rFonts w:cs="Times New Roman"/>
          <w:color w:val="000000" w:themeColor="text1"/>
        </w:rPr>
        <w:t>vary</w:t>
      </w:r>
      <w:r w:rsidRPr="00424939">
        <w:rPr>
          <w:rFonts w:cs="Times New Roman"/>
          <w:color w:val="000000" w:themeColor="text1"/>
        </w:rPr>
        <w:t xml:space="preserve"> depending on the instructor. When appropriate, may count as a course in the major. May be taken more than once if offered in different locations. </w:t>
      </w:r>
      <w:r w:rsidRPr="00424939">
        <w:rPr>
          <w:rFonts w:cs="Times New Roman"/>
          <w:color w:val="000000" w:themeColor="text1"/>
          <w:u w:val="single"/>
        </w:rPr>
        <w:t>Prerequisite</w:t>
      </w:r>
      <w:r w:rsidRPr="00424939">
        <w:rPr>
          <w:rFonts w:cs="Times New Roman"/>
          <w:color w:val="000000" w:themeColor="text1"/>
        </w:rPr>
        <w:t xml:space="preserve">: consent of instructor. (Offered May Term only) </w:t>
      </w:r>
    </w:p>
    <w:p w14:paraId="5A9A91E3" w14:textId="77777777" w:rsidR="00D954A7" w:rsidRPr="00424939" w:rsidRDefault="00D954A7" w:rsidP="0009386E">
      <w:pPr>
        <w:spacing w:after="0"/>
        <w:rPr>
          <w:rFonts w:cs="Times New Roman"/>
          <w:b/>
          <w:color w:val="000000" w:themeColor="text1"/>
        </w:rPr>
      </w:pPr>
      <w:r w:rsidRPr="00424939">
        <w:rPr>
          <w:rFonts w:cs="Times New Roman"/>
          <w:b/>
          <w:color w:val="000000" w:themeColor="text1"/>
        </w:rPr>
        <w:t xml:space="preserve">ASC-176 China and Japan </w:t>
      </w:r>
    </w:p>
    <w:p w14:paraId="76DB8801" w14:textId="77777777" w:rsidR="00D954A7" w:rsidRPr="00424939" w:rsidRDefault="00D954A7" w:rsidP="0009386E">
      <w:pPr>
        <w:spacing w:after="0"/>
        <w:rPr>
          <w:rFonts w:cs="Times New Roman"/>
          <w:color w:val="000000" w:themeColor="text1"/>
        </w:rPr>
      </w:pPr>
      <w:r w:rsidRPr="00424939">
        <w:rPr>
          <w:rFonts w:cs="Times New Roman"/>
          <w:color w:val="000000" w:themeColor="text1"/>
        </w:rPr>
        <w:t xml:space="preserve">An interdisciplinary examination of themes and ideas central to understanding the cultures of China and Japan. Materials used include primary texts in Taoism, Confucianism, and Buddhism, as well as works of poetry, fiction, and visual art. </w:t>
      </w:r>
    </w:p>
    <w:p w14:paraId="5EFD86B2" w14:textId="77777777" w:rsidR="00D954A7" w:rsidRPr="00424939" w:rsidRDefault="00D954A7" w:rsidP="0009386E">
      <w:pPr>
        <w:keepNext/>
        <w:spacing w:after="0"/>
        <w:rPr>
          <w:rFonts w:cs="Times New Roman"/>
          <w:b/>
          <w:color w:val="000000" w:themeColor="text1"/>
        </w:rPr>
      </w:pPr>
      <w:r w:rsidRPr="00424939">
        <w:rPr>
          <w:rFonts w:cs="Times New Roman"/>
          <w:b/>
          <w:color w:val="000000" w:themeColor="text1"/>
        </w:rPr>
        <w:t xml:space="preserve">ASC-186 Modern South Asia </w:t>
      </w:r>
    </w:p>
    <w:p w14:paraId="72C762C0" w14:textId="77777777" w:rsidR="00865318" w:rsidRDefault="00D954A7" w:rsidP="0009386E">
      <w:pPr>
        <w:spacing w:after="0"/>
        <w:rPr>
          <w:rFonts w:cs="Times New Roman"/>
          <w:color w:val="000000" w:themeColor="text1"/>
        </w:rPr>
      </w:pPr>
      <w:r w:rsidRPr="00424939">
        <w:rPr>
          <w:rFonts w:cs="Times New Roman"/>
          <w:color w:val="000000" w:themeColor="text1"/>
        </w:rPr>
        <w:t xml:space="preserve">India, Pakistan, Bangladesh, and Sri Lanka from a modern perspective. The preoccupation with identity, the reemergence of caste and religious conflicts, the strengths and weaknesses of political and economic development, and the implication of trends for the future. Includes selected topics on culture and history that provide insights to understanding the present. </w:t>
      </w:r>
    </w:p>
    <w:p w14:paraId="1822C667" w14:textId="03445A91" w:rsidR="00865318" w:rsidRDefault="00865318" w:rsidP="0009386E">
      <w:pPr>
        <w:spacing w:after="0"/>
        <w:rPr>
          <w:rFonts w:cs="Times New Roman"/>
          <w:b/>
          <w:color w:val="000000" w:themeColor="text1"/>
        </w:rPr>
      </w:pPr>
      <w:r>
        <w:rPr>
          <w:rFonts w:cs="Times New Roman"/>
          <w:b/>
          <w:color w:val="000000" w:themeColor="text1"/>
        </w:rPr>
        <w:t>ASC</w:t>
      </w:r>
      <w:r w:rsidRPr="00492C55">
        <w:rPr>
          <w:rFonts w:cs="Times New Roman"/>
          <w:b/>
          <w:color w:val="000000" w:themeColor="text1"/>
        </w:rPr>
        <w:t>-216 History of Modern Korea (WE)</w:t>
      </w:r>
    </w:p>
    <w:p w14:paraId="09220955" w14:textId="7B8C73B9" w:rsidR="00865318" w:rsidRPr="00416798" w:rsidRDefault="0009386E" w:rsidP="00865318">
      <w:pPr>
        <w:autoSpaceDE w:val="0"/>
        <w:autoSpaceDN w:val="0"/>
        <w:adjustRightInd w:val="0"/>
        <w:spacing w:after="0"/>
        <w:rPr>
          <w:rFonts w:cs="Times New Roman"/>
          <w:color w:val="000000" w:themeColor="text1"/>
        </w:rPr>
      </w:pPr>
      <w:r>
        <w:rPr>
          <w:rFonts w:cs="TimesNewRomanPSMT"/>
        </w:rPr>
        <w:t xml:space="preserve">See History, p. </w:t>
      </w:r>
      <w:del w:id="9008" w:author="Summer 2023 updates" w:date="2024-07-31T13:42:00Z">
        <w:r w:rsidR="00176CE9">
          <w:rPr>
            <w:rFonts w:cs="TimesNewRomanPSMT"/>
          </w:rPr>
          <w:delText>129</w:delText>
        </w:r>
        <w:r w:rsidR="00865318" w:rsidRPr="00416798">
          <w:rPr>
            <w:rFonts w:cs="TimesNewRomanPSMT"/>
          </w:rPr>
          <w:delText xml:space="preserve"> </w:delText>
        </w:r>
      </w:del>
      <w:ins w:id="9009" w:author="Summer 2023 updates" w:date="2024-07-31T13:42:00Z">
        <w:r w:rsidR="002213D4">
          <w:rPr>
            <w:rFonts w:cs="TimesNewRomanPSMT"/>
          </w:rPr>
          <w:fldChar w:fldCharType="begin"/>
        </w:r>
        <w:r w:rsidR="002213D4">
          <w:rPr>
            <w:rFonts w:cs="TimesNewRomanPSMT"/>
          </w:rPr>
          <w:instrText xml:space="preserve"> PAGEREF History \h </w:instrText>
        </w:r>
        <w:r w:rsidR="002213D4">
          <w:rPr>
            <w:rFonts w:cs="TimesNewRomanPSMT"/>
          </w:rPr>
        </w:r>
        <w:r w:rsidR="002213D4">
          <w:rPr>
            <w:rFonts w:cs="TimesNewRomanPSMT"/>
          </w:rPr>
          <w:fldChar w:fldCharType="separate"/>
        </w:r>
        <w:r w:rsidR="00A74DA0">
          <w:rPr>
            <w:rFonts w:cs="TimesNewRomanPSMT"/>
            <w:noProof/>
          </w:rPr>
          <w:t>142</w:t>
        </w:r>
        <w:r w:rsidR="002213D4">
          <w:rPr>
            <w:rFonts w:cs="TimesNewRomanPSMT"/>
          </w:rPr>
          <w:fldChar w:fldCharType="end"/>
        </w:r>
      </w:ins>
    </w:p>
    <w:p w14:paraId="163986C0" w14:textId="77777777" w:rsidR="00865318" w:rsidRDefault="00865318" w:rsidP="002F6686">
      <w:pPr>
        <w:rPr>
          <w:rPrChange w:id="9010" w:author="Summer 2023 updates" w:date="2024-07-31T13:42:00Z">
            <w:rPr>
              <w:color w:val="000000" w:themeColor="text1"/>
            </w:rPr>
          </w:rPrChange>
        </w:rPr>
        <w:pPrChange w:id="9011" w:author="Summer 2023 updates" w:date="2024-07-31T13:42:00Z">
          <w:pPr>
            <w:spacing w:after="0"/>
          </w:pPr>
        </w:pPrChange>
      </w:pPr>
    </w:p>
    <w:p w14:paraId="5640891A" w14:textId="77777777" w:rsidR="00784273" w:rsidRDefault="00784273">
      <w:pPr>
        <w:spacing w:after="200" w:line="276" w:lineRule="auto"/>
        <w:rPr>
          <w:del w:id="9012" w:author="Summer 2023 updates" w:date="2024-07-31T13:42:00Z"/>
          <w:rFonts w:eastAsiaTheme="majorEastAsia" w:cstheme="majorBidi"/>
          <w:b/>
          <w:iCs/>
          <w:color w:val="000000" w:themeColor="text1"/>
        </w:rPr>
      </w:pPr>
      <w:del w:id="9013" w:author="Summer 2023 updates" w:date="2024-07-31T13:42:00Z">
        <w:r>
          <w:rPr>
            <w:smallCaps/>
            <w:color w:val="000000" w:themeColor="text1"/>
          </w:rPr>
          <w:br w:type="page"/>
        </w:r>
      </w:del>
    </w:p>
    <w:p w14:paraId="04D87EE5" w14:textId="77777777" w:rsidR="00D954A7" w:rsidRPr="00424939" w:rsidRDefault="00243775" w:rsidP="00A00E51">
      <w:pPr>
        <w:pStyle w:val="Heading4"/>
        <w:spacing w:before="0"/>
        <w:rPr>
          <w:del w:id="9014" w:author="Summer 2023 updates" w:date="2024-07-31T13:42:00Z"/>
          <w:rFonts w:ascii="Garamond" w:hAnsi="Garamond"/>
          <w:smallCaps w:val="0"/>
          <w:snapToGrid w:val="0"/>
          <w:color w:val="000000" w:themeColor="text1"/>
        </w:rPr>
      </w:pPr>
      <w:bookmarkStart w:id="9015" w:name="_Toc110005217"/>
      <w:del w:id="9016" w:author="Summer 2023 updates" w:date="2024-07-31T13:42:00Z">
        <w:r w:rsidRPr="00424939">
          <w:rPr>
            <w:rFonts w:ascii="Garamond" w:hAnsi="Garamond"/>
            <w:smallCaps w:val="0"/>
            <w:color w:val="000000" w:themeColor="text1"/>
          </w:rPr>
          <w:delText>—</w:delText>
        </w:r>
        <w:r w:rsidRPr="00424939">
          <w:rPr>
            <w:rFonts w:ascii="Garamond" w:hAnsi="Garamond"/>
            <w:smallCaps w:val="0"/>
            <w:snapToGrid w:val="0"/>
            <w:color w:val="000000" w:themeColor="text1"/>
          </w:rPr>
          <w:delText>Athletic Training</w:delText>
        </w:r>
        <w:bookmarkEnd w:id="9015"/>
        <w:r w:rsidR="008C196D" w:rsidRPr="00424939">
          <w:rPr>
            <w:rFonts w:ascii="Garamond" w:hAnsi="Garamond"/>
            <w:smallCaps w:val="0"/>
            <w:snapToGrid w:val="0"/>
            <w:color w:val="000000" w:themeColor="text1"/>
          </w:rPr>
          <w:fldChar w:fldCharType="begin"/>
        </w:r>
        <w:r w:rsidR="008C196D" w:rsidRPr="00424939">
          <w:rPr>
            <w:rFonts w:ascii="Garamond" w:hAnsi="Garamond"/>
            <w:color w:val="000000" w:themeColor="text1"/>
          </w:rPr>
          <w:delInstrText xml:space="preserve"> XE "</w:delInstrText>
        </w:r>
        <w:r w:rsidR="008C196D" w:rsidRPr="00424939">
          <w:rPr>
            <w:rFonts w:ascii="Garamond" w:hAnsi="Garamond"/>
            <w:smallCaps w:val="0"/>
            <w:snapToGrid w:val="0"/>
            <w:color w:val="000000" w:themeColor="text1"/>
          </w:rPr>
          <w:delInstrText>Athletic Training</w:delInstrText>
        </w:r>
        <w:r w:rsidR="008C196D" w:rsidRPr="00424939">
          <w:rPr>
            <w:rFonts w:ascii="Garamond" w:hAnsi="Garamond"/>
            <w:color w:val="000000" w:themeColor="text1"/>
          </w:rPr>
          <w:delInstrText xml:space="preserve">" </w:delInstrText>
        </w:r>
        <w:r w:rsidR="008C196D" w:rsidRPr="00424939">
          <w:rPr>
            <w:rFonts w:ascii="Garamond" w:hAnsi="Garamond"/>
            <w:smallCaps w:val="0"/>
            <w:snapToGrid w:val="0"/>
            <w:color w:val="000000" w:themeColor="text1"/>
          </w:rPr>
          <w:fldChar w:fldCharType="end"/>
        </w:r>
      </w:del>
    </w:p>
    <w:p w14:paraId="0088BF82" w14:textId="77777777" w:rsidR="00D954A7" w:rsidRPr="00424939" w:rsidRDefault="00D954A7" w:rsidP="00D954A7">
      <w:pPr>
        <w:pStyle w:val="CATALOGLEVELII"/>
        <w:spacing w:after="120"/>
        <w:rPr>
          <w:del w:id="9017" w:author="Summer 2023 updates" w:date="2024-07-31T13:42:00Z"/>
          <w:rFonts w:cs="Times New Roman"/>
          <w:snapToGrid w:val="0"/>
          <w:color w:val="000000" w:themeColor="text1"/>
        </w:rPr>
      </w:pPr>
      <w:del w:id="9018" w:author="Summer 2023 updates" w:date="2024-07-31T13:42:00Z">
        <w:r w:rsidRPr="00424939">
          <w:rPr>
            <w:rFonts w:cs="Times New Roman"/>
            <w:snapToGrid w:val="0"/>
            <w:color w:val="000000" w:themeColor="text1"/>
          </w:rPr>
          <w:delText>Chandler, Libby (Chair)</w:delText>
        </w:r>
        <w:r w:rsidR="00412421" w:rsidRPr="00424939">
          <w:rPr>
            <w:rFonts w:cs="Times New Roman"/>
            <w:snapToGrid w:val="0"/>
            <w:color w:val="000000" w:themeColor="text1"/>
          </w:rPr>
          <w:delText>.</w:delText>
        </w:r>
      </w:del>
    </w:p>
    <w:p w14:paraId="19278711" w14:textId="77777777" w:rsidR="00D954A7" w:rsidRDefault="00D954A7" w:rsidP="00D954A7">
      <w:pPr>
        <w:rPr>
          <w:del w:id="9019" w:author="Summer 2023 updates" w:date="2024-07-31T13:42:00Z"/>
          <w:rFonts w:cs="Times New Roman"/>
          <w:color w:val="000000" w:themeColor="text1"/>
        </w:rPr>
      </w:pPr>
      <w:del w:id="9020" w:author="Summer 2023 updates" w:date="2024-07-31T13:42:00Z">
        <w:r w:rsidRPr="00424939">
          <w:rPr>
            <w:rFonts w:cs="Times New Roman"/>
            <w:color w:val="000000" w:themeColor="text1"/>
          </w:rPr>
          <w:delText>No students will be admitted to the Athletic Training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Program after December 8, 2017. </w:delText>
        </w:r>
      </w:del>
    </w:p>
    <w:p w14:paraId="1C754A6E" w14:textId="77777777" w:rsidR="00784273" w:rsidRPr="00424939" w:rsidRDefault="00784273" w:rsidP="00D954A7">
      <w:pPr>
        <w:rPr>
          <w:del w:id="9021" w:author="Summer 2023 updates" w:date="2024-07-31T13:42:00Z"/>
          <w:rFonts w:cs="Times New Roman"/>
          <w:color w:val="000000" w:themeColor="text1"/>
        </w:rPr>
      </w:pPr>
    </w:p>
    <w:p w14:paraId="5AB5263A" w14:textId="77777777" w:rsidR="00D954A7" w:rsidRPr="00424939" w:rsidRDefault="00D954A7" w:rsidP="00D954A7">
      <w:pPr>
        <w:pStyle w:val="Noparagraphstyle"/>
        <w:spacing w:line="276" w:lineRule="auto"/>
        <w:jc w:val="left"/>
        <w:rPr>
          <w:del w:id="9022" w:author="Summer 2023 updates" w:date="2024-07-31T13:42:00Z"/>
          <w:rFonts w:ascii="Garamond" w:hAnsi="Garamond" w:cs="Times New Roman"/>
          <w:b/>
          <w:smallCaps/>
          <w:color w:val="000000" w:themeColor="text1"/>
          <w:sz w:val="22"/>
          <w:szCs w:val="22"/>
        </w:rPr>
      </w:pPr>
      <w:del w:id="9023" w:author="Summer 2023 updates" w:date="2024-07-31T13:42:00Z">
        <w:r w:rsidRPr="00424939">
          <w:rPr>
            <w:rFonts w:ascii="Garamond" w:hAnsi="Garamond" w:cs="Times New Roman"/>
            <w:b/>
            <w:smallCaps/>
            <w:color w:val="000000" w:themeColor="text1"/>
            <w:sz w:val="22"/>
            <w:szCs w:val="22"/>
          </w:rPr>
          <w:delText>courses in athletic training</w:delText>
        </w:r>
      </w:del>
    </w:p>
    <w:p w14:paraId="72887378" w14:textId="77777777" w:rsidR="00D954A7" w:rsidRPr="00424939" w:rsidRDefault="00D954A7" w:rsidP="00D954A7">
      <w:pPr>
        <w:pStyle w:val="Noparagraphstyle"/>
        <w:spacing w:line="240" w:lineRule="auto"/>
        <w:jc w:val="left"/>
        <w:rPr>
          <w:del w:id="9024" w:author="Summer 2023 updates" w:date="2024-07-31T13:42:00Z"/>
          <w:rFonts w:ascii="Garamond" w:hAnsi="Garamond" w:cs="Times New Roman"/>
          <w:b/>
          <w:color w:val="000000" w:themeColor="text1"/>
          <w:sz w:val="22"/>
          <w:szCs w:val="22"/>
        </w:rPr>
      </w:pPr>
      <w:del w:id="9025" w:author="Summer 2023 updates" w:date="2024-07-31T13:42:00Z">
        <w:r w:rsidRPr="00424939">
          <w:rPr>
            <w:rFonts w:ascii="Garamond" w:hAnsi="Garamond" w:cs="Times New Roman"/>
            <w:b/>
            <w:color w:val="000000" w:themeColor="text1"/>
            <w:sz w:val="22"/>
            <w:szCs w:val="22"/>
          </w:rPr>
          <w:delText>AT-100 Basic Athletic Training</w:delText>
        </w:r>
      </w:del>
    </w:p>
    <w:p w14:paraId="77C2B66E" w14:textId="77777777" w:rsidR="00D954A7" w:rsidRPr="00424939" w:rsidRDefault="00D954A7" w:rsidP="006B5A3C">
      <w:pPr>
        <w:pStyle w:val="Noparagraphstyle"/>
        <w:spacing w:after="60" w:line="240" w:lineRule="auto"/>
        <w:jc w:val="left"/>
        <w:rPr>
          <w:del w:id="9026" w:author="Summer 2023 updates" w:date="2024-07-31T13:42:00Z"/>
          <w:rFonts w:ascii="Garamond" w:hAnsi="Garamond" w:cs="Times New Roman"/>
          <w:color w:val="000000" w:themeColor="text1"/>
          <w:sz w:val="22"/>
          <w:szCs w:val="22"/>
        </w:rPr>
      </w:pPr>
      <w:del w:id="9027" w:author="Summer 2023 updates" w:date="2024-07-31T13:42:00Z">
        <w:r w:rsidRPr="00424939">
          <w:rPr>
            <w:rFonts w:ascii="Garamond" w:hAnsi="Garamond"/>
            <w:color w:val="000000" w:themeColor="text1"/>
            <w:sz w:val="22"/>
            <w:szCs w:val="22"/>
          </w:rPr>
          <w:delText>An overview of the athletic training profession, designed to lead student’s knowledge of the profession from the general foundations to specific educational competencies. Included in this course are laboratory sessions used to instruct and practice athletic training competencies and proficiencies. Credit is given for Prevention and Care of Athletic Injuries &amp; Laboratory (KIN-175) or Basic Athletic Training (AT-100), not both.</w:delText>
        </w:r>
        <w:r w:rsidRPr="00424939">
          <w:rPr>
            <w:rFonts w:ascii="Garamond" w:hAnsi="Garamond"/>
            <w:b/>
            <w:color w:val="000000" w:themeColor="text1"/>
            <w:sz w:val="22"/>
            <w:szCs w:val="22"/>
          </w:rPr>
          <w:delText xml:space="preserve">  </w:delText>
        </w:r>
        <w:r w:rsidRPr="00424939">
          <w:rPr>
            <w:rFonts w:ascii="Garamond" w:hAnsi="Garamond"/>
            <w:color w:val="000000" w:themeColor="text1"/>
            <w:sz w:val="22"/>
            <w:szCs w:val="22"/>
            <w:u w:val="single"/>
          </w:rPr>
          <w:delText>Prerequisite:</w:delText>
        </w:r>
        <w:r w:rsidRPr="00424939">
          <w:rPr>
            <w:rFonts w:ascii="Garamond" w:hAnsi="Garamond"/>
            <w:color w:val="000000" w:themeColor="text1"/>
            <w:sz w:val="22"/>
            <w:szCs w:val="22"/>
          </w:rPr>
          <w:delText xml:space="preserve"> application to the Athletic Training Education</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Education</w:delInstrText>
        </w:r>
        <w:r w:rsidR="00B8454E" w:rsidRPr="00424939">
          <w:rPr>
            <w:rFonts w:ascii="Garamond" w:hAnsi="Garamond"/>
            <w:color w:val="000000" w:themeColor="text1"/>
          </w:rPr>
          <w:delInstrText xml:space="preserve">"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Program.</w:delText>
        </w:r>
      </w:del>
    </w:p>
    <w:p w14:paraId="03DD9346" w14:textId="77777777" w:rsidR="00D954A7" w:rsidRPr="00424939" w:rsidRDefault="00D954A7" w:rsidP="00D954A7">
      <w:pPr>
        <w:pStyle w:val="Noparagraphstyle"/>
        <w:spacing w:line="240" w:lineRule="auto"/>
        <w:jc w:val="left"/>
        <w:rPr>
          <w:del w:id="9028" w:author="Summer 2023 updates" w:date="2024-07-31T13:42:00Z"/>
          <w:rFonts w:ascii="Garamond" w:hAnsi="Garamond" w:cs="Times New Roman"/>
          <w:b/>
          <w:color w:val="000000" w:themeColor="text1"/>
          <w:sz w:val="22"/>
          <w:szCs w:val="22"/>
        </w:rPr>
      </w:pPr>
      <w:del w:id="9029" w:author="Summer 2023 updates" w:date="2024-07-31T13:42:00Z">
        <w:r w:rsidRPr="00424939">
          <w:rPr>
            <w:rFonts w:ascii="Garamond" w:hAnsi="Garamond" w:cs="Times New Roman"/>
            <w:b/>
            <w:color w:val="000000" w:themeColor="text1"/>
            <w:sz w:val="22"/>
            <w:szCs w:val="22"/>
          </w:rPr>
          <w:delText>AT-20_/ -30_/ -40_ Clinical Athletic Training</w:delText>
        </w:r>
      </w:del>
    </w:p>
    <w:p w14:paraId="66679AE7" w14:textId="77777777" w:rsidR="00D954A7" w:rsidRPr="00424939" w:rsidRDefault="00D954A7" w:rsidP="006B5A3C">
      <w:pPr>
        <w:pStyle w:val="Noparagraphstyle"/>
        <w:spacing w:after="60" w:line="240" w:lineRule="auto"/>
        <w:jc w:val="left"/>
        <w:rPr>
          <w:del w:id="9030" w:author="Summer 2023 updates" w:date="2024-07-31T13:42:00Z"/>
          <w:rFonts w:ascii="Garamond" w:hAnsi="Garamond" w:cs="Times New Roman"/>
          <w:color w:val="000000" w:themeColor="text1"/>
          <w:sz w:val="22"/>
          <w:szCs w:val="22"/>
        </w:rPr>
      </w:pPr>
      <w:del w:id="9031" w:author="Summer 2023 updates" w:date="2024-07-31T13:42:00Z">
        <w:r w:rsidRPr="00424939">
          <w:rPr>
            <w:rFonts w:ascii="Garamond" w:hAnsi="Garamond" w:cs="Times New Roman"/>
            <w:color w:val="000000" w:themeColor="text1"/>
            <w:sz w:val="22"/>
            <w:szCs w:val="22"/>
          </w:rPr>
          <w:delText xml:space="preserve">Comprised of clinical experience assigned by program director and a weekly seminar. Provides students the opportunity to practice and integrate athletic training competencies within the context of direct patient care while supervised by a clinical instructor. Clinical experience assignments vary from term to term and are commensurate with demonstrated level of competence. Each course may be taken up to three times. </w:delText>
        </w:r>
        <w:r w:rsidRPr="00424939">
          <w:rPr>
            <w:rFonts w:ascii="Garamond" w:hAnsi="Garamond" w:cs="Times New Roman"/>
            <w:color w:val="000000" w:themeColor="text1"/>
            <w:sz w:val="22"/>
            <w:szCs w:val="22"/>
            <w:u w:val="single"/>
          </w:rPr>
          <w:delText>Prerequisites</w:delText>
        </w:r>
        <w:r w:rsidRPr="00424939">
          <w:rPr>
            <w:rFonts w:ascii="Garamond" w:hAnsi="Garamond" w:cs="Times New Roman"/>
            <w:color w:val="000000" w:themeColor="text1"/>
            <w:sz w:val="22"/>
            <w:szCs w:val="22"/>
          </w:rPr>
          <w:delText>: sophomore standing and admission to the Athletic Training Education</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Education</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Program. (0.2 course credit) </w:delText>
        </w:r>
      </w:del>
    </w:p>
    <w:p w14:paraId="2FAE6BC8" w14:textId="77777777" w:rsidR="00D954A7" w:rsidRPr="00424939" w:rsidRDefault="00D954A7" w:rsidP="00D954A7">
      <w:pPr>
        <w:pStyle w:val="Noparagraphstyle"/>
        <w:spacing w:line="240" w:lineRule="auto"/>
        <w:jc w:val="left"/>
        <w:rPr>
          <w:del w:id="9032" w:author="Summer 2023 updates" w:date="2024-07-31T13:42:00Z"/>
          <w:rFonts w:ascii="Garamond" w:hAnsi="Garamond" w:cs="Times New Roman"/>
          <w:b/>
          <w:color w:val="000000" w:themeColor="text1"/>
          <w:sz w:val="22"/>
          <w:szCs w:val="22"/>
        </w:rPr>
      </w:pPr>
      <w:del w:id="9033" w:author="Summer 2023 updates" w:date="2024-07-31T13:42:00Z">
        <w:r w:rsidRPr="00424939">
          <w:rPr>
            <w:rFonts w:ascii="Garamond" w:hAnsi="Garamond" w:cs="Times New Roman"/>
            <w:b/>
            <w:color w:val="000000" w:themeColor="text1"/>
            <w:sz w:val="22"/>
            <w:szCs w:val="22"/>
          </w:rPr>
          <w:delText>AT-225/-220 Clinical Examination of the Lower Extremity &amp; Laboratory</w:delText>
        </w:r>
      </w:del>
    </w:p>
    <w:p w14:paraId="5169A5A8" w14:textId="77777777" w:rsidR="008128A8" w:rsidRPr="00956360" w:rsidRDefault="00D954A7" w:rsidP="006B5A3C">
      <w:pPr>
        <w:rPr>
          <w:del w:id="9034" w:author="Summer 2023 updates" w:date="2024-07-31T13:42:00Z"/>
          <w:rFonts w:cs="Times New Roman"/>
          <w:color w:val="000000" w:themeColor="text1"/>
        </w:rPr>
      </w:pPr>
      <w:del w:id="9035" w:author="Summer 2023 updates" w:date="2024-07-31T13:42:00Z">
        <w:r w:rsidRPr="00424939">
          <w:rPr>
            <w:rFonts w:cs="Times New Roman"/>
            <w:color w:val="000000" w:themeColor="text1"/>
          </w:rPr>
          <w:delText xml:space="preserve">Introduction to the systematic procedures used in the examination of injuries involving the spine, thorax/abdomen and lower extremity. Laboratory component examines development and evaluation of commonly used clinical proficiencies related to surface palpation, goniometry, manual muscle, and special testing techniques involving the spine, thorax/abdomen and lower extremity. </w:delText>
        </w:r>
        <w:r w:rsidRPr="00424939">
          <w:rPr>
            <w:rFonts w:cs="Times New Roman"/>
            <w:color w:val="000000" w:themeColor="text1"/>
            <w:u w:val="single"/>
          </w:rPr>
          <w:delText>Prerequisites:</w:delText>
        </w:r>
        <w:r w:rsidRPr="00424939">
          <w:rPr>
            <w:rFonts w:cs="Times New Roman"/>
            <w:color w:val="000000" w:themeColor="text1"/>
          </w:rPr>
          <w:delText xml:space="preserve"> Prevention and Care of Athletic Injuries &amp; Laboratory (KIN-175) and admission to the Athletic Training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Program.</w:delText>
        </w:r>
      </w:del>
    </w:p>
    <w:p w14:paraId="5D04FB3E" w14:textId="77777777" w:rsidR="00D954A7" w:rsidRPr="00424939" w:rsidRDefault="00D954A7" w:rsidP="00D954A7">
      <w:pPr>
        <w:pStyle w:val="Noparagraphstyle"/>
        <w:spacing w:line="240" w:lineRule="auto"/>
        <w:jc w:val="left"/>
        <w:rPr>
          <w:del w:id="9036" w:author="Summer 2023 updates" w:date="2024-07-31T13:42:00Z"/>
          <w:rFonts w:ascii="Garamond" w:hAnsi="Garamond" w:cs="Times New Roman"/>
          <w:b/>
          <w:color w:val="000000" w:themeColor="text1"/>
          <w:sz w:val="22"/>
          <w:szCs w:val="22"/>
        </w:rPr>
      </w:pPr>
      <w:del w:id="9037" w:author="Summer 2023 updates" w:date="2024-07-31T13:42:00Z">
        <w:r w:rsidRPr="00424939">
          <w:rPr>
            <w:rFonts w:ascii="Garamond" w:hAnsi="Garamond" w:cs="Times New Roman"/>
            <w:b/>
            <w:color w:val="000000" w:themeColor="text1"/>
            <w:sz w:val="22"/>
            <w:szCs w:val="22"/>
          </w:rPr>
          <w:delText>AT-235/-230 Clinical Examination of the Upper Extremity &amp; Laboratory</w:delText>
        </w:r>
      </w:del>
    </w:p>
    <w:p w14:paraId="232751DE" w14:textId="77777777" w:rsidR="00D954A7" w:rsidRPr="00424939" w:rsidRDefault="00D954A7" w:rsidP="006B5A3C">
      <w:pPr>
        <w:pStyle w:val="Noparagraphstyle"/>
        <w:spacing w:after="60" w:line="240" w:lineRule="auto"/>
        <w:jc w:val="left"/>
        <w:rPr>
          <w:del w:id="9038" w:author="Summer 2023 updates" w:date="2024-07-31T13:42:00Z"/>
          <w:rFonts w:ascii="Garamond" w:hAnsi="Garamond" w:cs="Times New Roman"/>
          <w:color w:val="000000" w:themeColor="text1"/>
          <w:sz w:val="22"/>
          <w:szCs w:val="22"/>
        </w:rPr>
      </w:pPr>
      <w:del w:id="9039" w:author="Summer 2023 updates" w:date="2024-07-31T13:42:00Z">
        <w:r w:rsidRPr="00424939">
          <w:rPr>
            <w:rFonts w:ascii="Garamond" w:hAnsi="Garamond" w:cs="Times New Roman"/>
            <w:color w:val="000000" w:themeColor="text1"/>
            <w:sz w:val="22"/>
            <w:szCs w:val="22"/>
          </w:rPr>
          <w:delText xml:space="preserve">Introduction to the systematic procedures used in the examination of injuries involving the head/neck and upper extremity. Laboratory component examines development and evaluation of commonly used clinical proficiencies related to surface palpation, goniometry, manual muscle, and special testing techniques involving the head/neck and upper extremity. </w:delText>
        </w:r>
        <w:r w:rsidRPr="00424939">
          <w:rPr>
            <w:rFonts w:ascii="Garamond" w:hAnsi="Garamond" w:cs="Times New Roman"/>
            <w:color w:val="000000" w:themeColor="text1"/>
            <w:sz w:val="22"/>
            <w:szCs w:val="22"/>
            <w:u w:val="single"/>
          </w:rPr>
          <w:delText>Prerequisites</w:delText>
        </w:r>
        <w:r w:rsidRPr="00424939">
          <w:rPr>
            <w:rFonts w:ascii="Garamond" w:hAnsi="Garamond" w:cs="Times New Roman"/>
            <w:color w:val="000000" w:themeColor="text1"/>
            <w:sz w:val="22"/>
            <w:szCs w:val="22"/>
          </w:rPr>
          <w:delText>: Clinical Examination of the Lower Extremity (AT-225) and admission to the Athletic Training Education</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Education</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Program.</w:delText>
        </w:r>
      </w:del>
    </w:p>
    <w:p w14:paraId="367C6B0B" w14:textId="77777777" w:rsidR="00D954A7" w:rsidRPr="00424939" w:rsidRDefault="00D954A7" w:rsidP="00D954A7">
      <w:pPr>
        <w:pStyle w:val="Noparagraphstyle"/>
        <w:spacing w:line="240" w:lineRule="auto"/>
        <w:jc w:val="left"/>
        <w:rPr>
          <w:del w:id="9040" w:author="Summer 2023 updates" w:date="2024-07-31T13:42:00Z"/>
          <w:rFonts w:ascii="Garamond" w:hAnsi="Garamond" w:cs="Times New Roman"/>
          <w:b/>
          <w:color w:val="000000" w:themeColor="text1"/>
          <w:sz w:val="22"/>
          <w:szCs w:val="22"/>
        </w:rPr>
      </w:pPr>
      <w:del w:id="9041" w:author="Summer 2023 updates" w:date="2024-07-31T13:42:00Z">
        <w:r w:rsidRPr="00424939">
          <w:rPr>
            <w:rFonts w:ascii="Garamond" w:hAnsi="Garamond" w:cs="Times New Roman"/>
            <w:b/>
            <w:color w:val="000000" w:themeColor="text1"/>
            <w:sz w:val="22"/>
            <w:szCs w:val="22"/>
          </w:rPr>
          <w:delText xml:space="preserve">AT-375 General Medical Conditions </w:delText>
        </w:r>
      </w:del>
    </w:p>
    <w:p w14:paraId="5E236414" w14:textId="77777777" w:rsidR="00D954A7" w:rsidRPr="00424939" w:rsidRDefault="00D954A7" w:rsidP="006B5A3C">
      <w:pPr>
        <w:pStyle w:val="Noparagraphstyle"/>
        <w:spacing w:after="60" w:line="240" w:lineRule="auto"/>
        <w:jc w:val="left"/>
        <w:rPr>
          <w:del w:id="9042" w:author="Summer 2023 updates" w:date="2024-07-31T13:42:00Z"/>
          <w:rFonts w:ascii="Garamond" w:hAnsi="Garamond" w:cs="Times New Roman"/>
          <w:color w:val="000000" w:themeColor="text1"/>
          <w:sz w:val="22"/>
          <w:szCs w:val="22"/>
        </w:rPr>
      </w:pPr>
      <w:del w:id="9043" w:author="Summer 2023 updates" w:date="2024-07-31T13:42:00Z">
        <w:r w:rsidRPr="00424939">
          <w:rPr>
            <w:rFonts w:ascii="Garamond" w:hAnsi="Garamond" w:cs="Times New Roman"/>
            <w:color w:val="000000" w:themeColor="text1"/>
            <w:sz w:val="22"/>
            <w:szCs w:val="22"/>
          </w:rPr>
          <w:delText xml:space="preserve">Study of the etiology, clinical manifestations and management of common diseases/conditions that affect athletes and others involved in physical activity. Additional topics include pharmacology, counseling and psychosocial interventions. </w:delText>
        </w:r>
        <w:r w:rsidRPr="00424939">
          <w:rPr>
            <w:rFonts w:ascii="Garamond" w:hAnsi="Garamond" w:cs="Times New Roman"/>
            <w:color w:val="000000" w:themeColor="text1"/>
            <w:sz w:val="22"/>
            <w:szCs w:val="22"/>
            <w:u w:val="single"/>
          </w:rPr>
          <w:delText>Prerequisites:</w:delText>
        </w:r>
        <w:r w:rsidRPr="00424939">
          <w:rPr>
            <w:rFonts w:ascii="Garamond" w:hAnsi="Garamond" w:cs="Times New Roman"/>
            <w:color w:val="000000" w:themeColor="text1"/>
            <w:sz w:val="22"/>
            <w:szCs w:val="22"/>
          </w:rPr>
          <w:delText xml:space="preserve"> Human Anatomy (BIO-215), Human Physiology (BIO-225), and admission to Athletic Training Education</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Education</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Program. </w:delText>
        </w:r>
      </w:del>
    </w:p>
    <w:p w14:paraId="0EC3405D" w14:textId="77777777" w:rsidR="00D954A7" w:rsidRPr="00424939" w:rsidRDefault="00D954A7" w:rsidP="00D954A7">
      <w:pPr>
        <w:pStyle w:val="Noparagraphstyle"/>
        <w:spacing w:line="240" w:lineRule="auto"/>
        <w:jc w:val="left"/>
        <w:rPr>
          <w:del w:id="9044" w:author="Summer 2023 updates" w:date="2024-07-31T13:42:00Z"/>
          <w:rFonts w:ascii="Garamond" w:hAnsi="Garamond" w:cs="Times New Roman"/>
          <w:b/>
          <w:color w:val="000000" w:themeColor="text1"/>
          <w:sz w:val="22"/>
          <w:szCs w:val="22"/>
        </w:rPr>
      </w:pPr>
      <w:del w:id="9045" w:author="Summer 2023 updates" w:date="2024-07-31T13:42:00Z">
        <w:r w:rsidRPr="00424939">
          <w:rPr>
            <w:rFonts w:ascii="Garamond" w:hAnsi="Garamond" w:cs="Times New Roman"/>
            <w:b/>
            <w:color w:val="000000" w:themeColor="text1"/>
            <w:sz w:val="22"/>
            <w:szCs w:val="22"/>
          </w:rPr>
          <w:delText xml:space="preserve">AT-385 Therapeutic Modalities </w:delText>
        </w:r>
      </w:del>
    </w:p>
    <w:p w14:paraId="7388F53E" w14:textId="77777777" w:rsidR="00D954A7" w:rsidRPr="00424939" w:rsidRDefault="00D954A7" w:rsidP="006B5A3C">
      <w:pPr>
        <w:pStyle w:val="Noparagraphstyle"/>
        <w:spacing w:after="60" w:line="240" w:lineRule="auto"/>
        <w:jc w:val="left"/>
        <w:rPr>
          <w:del w:id="9046" w:author="Summer 2023 updates" w:date="2024-07-31T13:42:00Z"/>
          <w:rFonts w:ascii="Garamond" w:hAnsi="Garamond" w:cs="Times New Roman"/>
          <w:color w:val="000000" w:themeColor="text1"/>
          <w:sz w:val="22"/>
          <w:szCs w:val="22"/>
        </w:rPr>
      </w:pPr>
      <w:del w:id="9047" w:author="Summer 2023 updates" w:date="2024-07-31T13:42:00Z">
        <w:r w:rsidRPr="00424939">
          <w:rPr>
            <w:rFonts w:ascii="Garamond" w:hAnsi="Garamond" w:cs="Times New Roman"/>
            <w:color w:val="000000" w:themeColor="text1"/>
            <w:sz w:val="22"/>
            <w:szCs w:val="22"/>
          </w:rPr>
          <w:delText xml:space="preserve">Investigation into the concepts, indications/contraindications, physiological effects, and clinical implications of physical modalities used in a therapeutic setting. </w:delText>
        </w:r>
        <w:r w:rsidRPr="00424939">
          <w:rPr>
            <w:rFonts w:ascii="Garamond" w:hAnsi="Garamond" w:cs="Times New Roman"/>
            <w:color w:val="000000" w:themeColor="text1"/>
            <w:sz w:val="22"/>
            <w:szCs w:val="22"/>
            <w:u w:val="single"/>
          </w:rPr>
          <w:delText>Prerequisite:</w:delText>
        </w:r>
        <w:r w:rsidRPr="00424939">
          <w:rPr>
            <w:rFonts w:ascii="Garamond" w:hAnsi="Garamond" w:cs="Times New Roman"/>
            <w:color w:val="000000" w:themeColor="text1"/>
            <w:sz w:val="22"/>
            <w:szCs w:val="22"/>
          </w:rPr>
          <w:delText xml:space="preserve"> Human Physiology (BIO-225).</w:delText>
        </w:r>
      </w:del>
    </w:p>
    <w:p w14:paraId="683533F9" w14:textId="77777777" w:rsidR="00D954A7" w:rsidRPr="00424939" w:rsidRDefault="00D954A7" w:rsidP="00D954A7">
      <w:pPr>
        <w:pStyle w:val="Noparagraphstyle"/>
        <w:spacing w:line="240" w:lineRule="auto"/>
        <w:jc w:val="left"/>
        <w:rPr>
          <w:del w:id="9048" w:author="Summer 2023 updates" w:date="2024-07-31T13:42:00Z"/>
          <w:rFonts w:ascii="Garamond" w:hAnsi="Garamond" w:cs="Times New Roman"/>
          <w:b/>
          <w:color w:val="000000" w:themeColor="text1"/>
          <w:sz w:val="22"/>
          <w:szCs w:val="22"/>
        </w:rPr>
      </w:pPr>
      <w:del w:id="9049" w:author="Summer 2023 updates" w:date="2024-07-31T13:42:00Z">
        <w:r w:rsidRPr="00424939">
          <w:rPr>
            <w:rFonts w:ascii="Garamond" w:hAnsi="Garamond" w:cs="Times New Roman"/>
            <w:b/>
            <w:color w:val="000000" w:themeColor="text1"/>
            <w:sz w:val="22"/>
            <w:szCs w:val="22"/>
          </w:rPr>
          <w:delText>AT-395/-390 Therapeutic Exercise &amp; Laboratory</w:delText>
        </w:r>
      </w:del>
    </w:p>
    <w:p w14:paraId="5C17B963" w14:textId="77777777" w:rsidR="00D954A7" w:rsidRPr="00424939" w:rsidRDefault="00D954A7" w:rsidP="006B5A3C">
      <w:pPr>
        <w:pStyle w:val="Noparagraphstyle"/>
        <w:spacing w:after="60" w:line="240" w:lineRule="auto"/>
        <w:jc w:val="left"/>
        <w:rPr>
          <w:del w:id="9050" w:author="Summer 2023 updates" w:date="2024-07-31T13:42:00Z"/>
          <w:rFonts w:ascii="Garamond" w:hAnsi="Garamond" w:cs="Times New Roman"/>
          <w:color w:val="000000" w:themeColor="text1"/>
          <w:sz w:val="22"/>
          <w:szCs w:val="22"/>
        </w:rPr>
      </w:pPr>
      <w:del w:id="9051" w:author="Summer 2023 updates" w:date="2024-07-31T13:42:00Z">
        <w:r w:rsidRPr="00424939">
          <w:rPr>
            <w:rFonts w:ascii="Garamond" w:hAnsi="Garamond" w:cs="Times New Roman"/>
            <w:color w:val="000000" w:themeColor="text1"/>
            <w:sz w:val="22"/>
            <w:szCs w:val="22"/>
          </w:rPr>
          <w:delText xml:space="preserve">Introduction to various forms of individualized exercise and rehabilitation programs used in a therapeutic setting. Laboratory component provides theoretical background and practical application of the principles and techniques related to the rehabilitation of injuries. Surgical and non-surgical rehabilitation protocols discussed with a special emphasis given to functional progressions. </w:delText>
        </w:r>
        <w:r w:rsidRPr="00424939">
          <w:rPr>
            <w:rFonts w:ascii="Garamond" w:hAnsi="Garamond" w:cs="Times New Roman"/>
            <w:color w:val="000000" w:themeColor="text1"/>
            <w:sz w:val="22"/>
            <w:szCs w:val="22"/>
            <w:u w:val="single"/>
          </w:rPr>
          <w:delText>Prerequisites:</w:delText>
        </w:r>
        <w:r w:rsidRPr="00424939">
          <w:rPr>
            <w:rFonts w:ascii="Garamond" w:hAnsi="Garamond" w:cs="Times New Roman"/>
            <w:color w:val="000000" w:themeColor="text1"/>
            <w:sz w:val="22"/>
            <w:szCs w:val="22"/>
          </w:rPr>
          <w:delText xml:space="preserve"> Clinical Examination of the Upper Extremity (AT-235) and Kinesiology</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Kinesiology</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(KIN-495).</w:delText>
        </w:r>
      </w:del>
    </w:p>
    <w:p w14:paraId="152FF451" w14:textId="77777777" w:rsidR="00D954A7" w:rsidRPr="00424939" w:rsidRDefault="00D954A7" w:rsidP="00D954A7">
      <w:pPr>
        <w:pStyle w:val="Noparagraphstyle"/>
        <w:spacing w:line="240" w:lineRule="auto"/>
        <w:jc w:val="left"/>
        <w:rPr>
          <w:del w:id="9052" w:author="Summer 2023 updates" w:date="2024-07-31T13:42:00Z"/>
          <w:rFonts w:ascii="Garamond" w:hAnsi="Garamond" w:cs="Times New Roman"/>
          <w:b/>
          <w:color w:val="000000" w:themeColor="text1"/>
          <w:sz w:val="22"/>
          <w:szCs w:val="22"/>
        </w:rPr>
      </w:pPr>
      <w:del w:id="9053" w:author="Summer 2023 updates" w:date="2024-07-31T13:42:00Z">
        <w:r w:rsidRPr="00424939">
          <w:rPr>
            <w:rFonts w:ascii="Garamond" w:hAnsi="Garamond" w:cs="Times New Roman"/>
            <w:b/>
            <w:color w:val="000000" w:themeColor="text1"/>
            <w:sz w:val="22"/>
            <w:szCs w:val="22"/>
          </w:rPr>
          <w:delText xml:space="preserve">AT-425 Administration of Athletic Training </w:delText>
        </w:r>
        <w:r w:rsidR="001554E4" w:rsidRPr="00424939">
          <w:rPr>
            <w:rFonts w:ascii="Garamond" w:hAnsi="Garamond" w:cs="Times New Roman"/>
            <w:b/>
            <w:color w:val="000000" w:themeColor="text1"/>
          </w:rPr>
          <w:delText>(WE)</w:delText>
        </w:r>
      </w:del>
    </w:p>
    <w:p w14:paraId="6BBC89BC" w14:textId="77777777" w:rsidR="00D954A7" w:rsidRPr="00424939" w:rsidRDefault="00D954A7" w:rsidP="006B5A3C">
      <w:pPr>
        <w:pStyle w:val="Noparagraphstyle"/>
        <w:spacing w:after="60" w:line="240" w:lineRule="auto"/>
        <w:jc w:val="left"/>
        <w:rPr>
          <w:del w:id="9054" w:author="Summer 2023 updates" w:date="2024-07-31T13:42:00Z"/>
          <w:rFonts w:ascii="Garamond" w:hAnsi="Garamond" w:cs="Times New Roman"/>
          <w:color w:val="000000" w:themeColor="text1"/>
          <w:sz w:val="22"/>
          <w:szCs w:val="22"/>
        </w:rPr>
      </w:pPr>
      <w:del w:id="9055" w:author="Summer 2023 updates" w:date="2024-07-31T13:42:00Z">
        <w:r w:rsidRPr="00424939">
          <w:rPr>
            <w:rFonts w:ascii="Garamond" w:hAnsi="Garamond" w:cs="Times New Roman"/>
            <w:color w:val="000000" w:themeColor="text1"/>
            <w:sz w:val="22"/>
            <w:szCs w:val="22"/>
          </w:rPr>
          <w:delText xml:space="preserve">Introduction to the organization and administration of an athletic training program including facility planning/design, information/resource management, legal/ethical considerations, risk management, insurance systems, and professional development. </w:delText>
        </w:r>
        <w:r w:rsidRPr="00424939">
          <w:rPr>
            <w:rFonts w:ascii="Garamond" w:hAnsi="Garamond" w:cs="Times New Roman"/>
            <w:color w:val="000000" w:themeColor="text1"/>
            <w:sz w:val="22"/>
            <w:szCs w:val="22"/>
            <w:u w:val="single"/>
          </w:rPr>
          <w:delText>Prerequisite:</w:delText>
        </w:r>
        <w:r w:rsidRPr="00424939">
          <w:rPr>
            <w:rFonts w:ascii="Garamond" w:hAnsi="Garamond" w:cs="Times New Roman"/>
            <w:color w:val="000000" w:themeColor="text1"/>
            <w:sz w:val="22"/>
            <w:szCs w:val="22"/>
          </w:rPr>
          <w:delText xml:space="preserve"> senior standing in the Athletic Training Education</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Education</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007B208F">
          <w:rPr>
            <w:rFonts w:ascii="Garamond" w:hAnsi="Garamond" w:cs="Times New Roman"/>
            <w:color w:val="000000" w:themeColor="text1"/>
            <w:sz w:val="22"/>
            <w:szCs w:val="22"/>
          </w:rPr>
          <w:delText xml:space="preserve"> Program.</w:delText>
        </w:r>
      </w:del>
    </w:p>
    <w:p w14:paraId="3AFCE7FC" w14:textId="77777777" w:rsidR="00D954A7" w:rsidRPr="00424939" w:rsidRDefault="00D954A7" w:rsidP="007B208F">
      <w:pPr>
        <w:pStyle w:val="Noparagraphstyle"/>
        <w:spacing w:line="240" w:lineRule="auto"/>
        <w:jc w:val="left"/>
        <w:rPr>
          <w:del w:id="9056" w:author="Summer 2023 updates" w:date="2024-07-31T13:42:00Z"/>
          <w:rFonts w:ascii="Garamond" w:hAnsi="Garamond" w:cs="Times New Roman"/>
          <w:b/>
          <w:color w:val="000000" w:themeColor="text1"/>
          <w:sz w:val="22"/>
          <w:szCs w:val="22"/>
        </w:rPr>
      </w:pPr>
      <w:del w:id="9057" w:author="Summer 2023 updates" w:date="2024-07-31T13:42:00Z">
        <w:r w:rsidRPr="00424939">
          <w:rPr>
            <w:rFonts w:ascii="Garamond" w:hAnsi="Garamond" w:cs="Times New Roman"/>
            <w:b/>
            <w:color w:val="000000" w:themeColor="text1"/>
            <w:sz w:val="22"/>
            <w:szCs w:val="22"/>
          </w:rPr>
          <w:delText xml:space="preserve">AT-494 </w:delText>
        </w:r>
        <w:r w:rsidR="007B208F">
          <w:rPr>
            <w:rFonts w:ascii="Garamond" w:hAnsi="Garamond" w:cs="Times New Roman"/>
            <w:b/>
            <w:color w:val="000000" w:themeColor="text1"/>
            <w:sz w:val="22"/>
            <w:szCs w:val="22"/>
          </w:rPr>
          <w:delText>Internship in Athletic Training</w:delText>
        </w:r>
      </w:del>
    </w:p>
    <w:p w14:paraId="135C7D99" w14:textId="77777777" w:rsidR="006C5C1C" w:rsidRDefault="00D954A7" w:rsidP="008128A8">
      <w:pPr>
        <w:spacing w:after="0"/>
        <w:rPr>
          <w:del w:id="9058" w:author="Summer 2023 updates" w:date="2024-07-31T13:42:00Z"/>
          <w:rFonts w:cs="Times New Roman"/>
          <w:color w:val="000000" w:themeColor="text1"/>
        </w:rPr>
      </w:pPr>
      <w:del w:id="9059" w:author="Summer 2023 updates" w:date="2024-07-31T13:42:00Z">
        <w:r w:rsidRPr="00424939">
          <w:rPr>
            <w:rFonts w:cs="Times New Roman"/>
            <w:color w:val="000000" w:themeColor="text1"/>
          </w:rPr>
          <w:delText xml:space="preserve">Comprehensive experience in athletic training through voluntary field placement supervised by a certified athletic trainer (ATC®). A minimum of 140 hours on-site experience is required. </w:delText>
        </w:r>
        <w:r w:rsidR="00A7479E" w:rsidRPr="00424939">
          <w:rPr>
            <w:rFonts w:cs="Times New Roman"/>
            <w:color w:val="000000" w:themeColor="text1"/>
          </w:rPr>
          <w:delText>P/NP</w:delText>
        </w:r>
        <w:r w:rsidRPr="00424939">
          <w:rPr>
            <w:rFonts w:cs="Times New Roman"/>
            <w:color w:val="000000" w:themeColor="text1"/>
          </w:rPr>
          <w:delText xml:space="preserve"> basis only. </w:delText>
        </w:r>
        <w:r w:rsidRPr="00424939">
          <w:rPr>
            <w:rFonts w:cs="Times New Roman"/>
            <w:color w:val="000000" w:themeColor="text1"/>
            <w:u w:val="single"/>
          </w:rPr>
          <w:delText>Prerequisite:</w:delText>
        </w:r>
        <w:r w:rsidRPr="00424939">
          <w:rPr>
            <w:rFonts w:cs="Times New Roman"/>
            <w:color w:val="000000" w:themeColor="text1"/>
          </w:rPr>
          <w:delText xml:space="preserve"> senior standing in the Athletic Training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Program. </w:delText>
        </w:r>
      </w:del>
    </w:p>
    <w:p w14:paraId="5E4B2242" w14:textId="77777777" w:rsidR="008128A8" w:rsidRPr="006C5C1C" w:rsidRDefault="008128A8" w:rsidP="008128A8">
      <w:pPr>
        <w:spacing w:after="0"/>
        <w:rPr>
          <w:del w:id="9060" w:author="Summer 2023 updates" w:date="2024-07-31T13:42:00Z"/>
          <w:rStyle w:val="Strong"/>
          <w:rFonts w:ascii="Garamond" w:hAnsi="Garamond"/>
          <w:b w:val="0"/>
          <w:bCs w:val="0"/>
          <w:smallCaps w:val="0"/>
          <w:color w:val="000000" w:themeColor="text1"/>
        </w:rPr>
      </w:pPr>
    </w:p>
    <w:p w14:paraId="77F7EC33" w14:textId="036E295A" w:rsidR="00784273" w:rsidRDefault="00784273" w:rsidP="002F6686">
      <w:pPr>
        <w:rPr>
          <w:smallCaps/>
          <w:rPrChange w:id="9061" w:author="Summer 2023 updates" w:date="2024-07-31T13:42:00Z">
            <w:rPr>
              <w:smallCaps/>
              <w:color w:val="000000" w:themeColor="text1"/>
            </w:rPr>
          </w:rPrChange>
        </w:rPr>
        <w:pPrChange w:id="9062" w:author="Summer 2023 updates" w:date="2024-07-31T13:42:00Z">
          <w:pPr>
            <w:spacing w:after="200" w:line="276" w:lineRule="auto"/>
          </w:pPr>
        </w:pPrChange>
      </w:pPr>
      <w:del w:id="9063" w:author="Summer 2023 updates" w:date="2024-07-31T13:42:00Z">
        <w:r>
          <w:rPr>
            <w:rFonts w:cs="Times New Roman"/>
            <w:smallCaps/>
            <w:color w:val="000000" w:themeColor="text1"/>
          </w:rPr>
          <w:br w:type="page"/>
        </w:r>
      </w:del>
      <w:bookmarkStart w:id="9064" w:name="Biochemistry"/>
    </w:p>
    <w:p w14:paraId="4D05045F" w14:textId="600DE5FC" w:rsidR="00784273" w:rsidRPr="00424939" w:rsidRDefault="00784273" w:rsidP="00B36621">
      <w:pPr>
        <w:pStyle w:val="Heading4"/>
        <w:spacing w:before="120"/>
        <w:rPr>
          <w:rFonts w:ascii="Garamond" w:hAnsi="Garamond"/>
          <w:smallCaps w:val="0"/>
          <w:snapToGrid w:val="0"/>
          <w:color w:val="000000" w:themeColor="text1"/>
        </w:rPr>
        <w:pPrChange w:id="9065" w:author="Summer 2023 updates" w:date="2024-07-31T13:42:00Z">
          <w:pPr>
            <w:pStyle w:val="Heading4"/>
            <w:spacing w:before="0"/>
          </w:pPr>
        </w:pPrChange>
      </w:pPr>
      <w:bookmarkStart w:id="9066" w:name="_Toc141355737"/>
      <w:bookmarkStart w:id="9067" w:name="_Toc110005218"/>
      <w:bookmarkEnd w:id="9064"/>
      <w:r w:rsidRPr="00424939">
        <w:rPr>
          <w:rFonts w:ascii="Garamond" w:hAnsi="Garamond"/>
          <w:smallCaps w:val="0"/>
          <w:color w:val="000000" w:themeColor="text1"/>
        </w:rPr>
        <w:t>—</w:t>
      </w:r>
      <w:r>
        <w:rPr>
          <w:rFonts w:ascii="Garamond" w:hAnsi="Garamond"/>
          <w:smallCaps w:val="0"/>
          <w:snapToGrid w:val="0"/>
          <w:color w:val="000000" w:themeColor="text1"/>
        </w:rPr>
        <w:t>Biochemistry (Collateral Majo</w:t>
      </w:r>
      <w:r w:rsidRPr="001B1B59">
        <w:rPr>
          <w:rFonts w:ascii="Garamond" w:hAnsi="Garamond"/>
          <w:smallCaps w:val="0"/>
          <w:snapToGrid w:val="0"/>
          <w:color w:val="000000" w:themeColor="text1"/>
        </w:rPr>
        <w:t>r)</w:t>
      </w:r>
      <w:bookmarkEnd w:id="9066"/>
      <w:bookmarkEnd w:id="9067"/>
      <w:r w:rsidRPr="001B1B59">
        <w:rPr>
          <w:rFonts w:ascii="Garamond" w:hAnsi="Garamond"/>
          <w:smallCaps w:val="0"/>
          <w:snapToGrid w:val="0"/>
          <w:color w:val="000000" w:themeColor="text1"/>
        </w:rPr>
        <w:fldChar w:fldCharType="begin"/>
      </w:r>
      <w:r w:rsidRPr="001B1B59">
        <w:rPr>
          <w:rFonts w:ascii="Garamond" w:hAnsi="Garamond"/>
          <w:smallCaps w:val="0"/>
          <w:color w:val="000000" w:themeColor="text1"/>
          <w:rPrChange w:id="9068" w:author="Summer 2023 updates" w:date="2024-07-31T13:42:00Z">
            <w:rPr>
              <w:rFonts w:ascii="Garamond" w:hAnsi="Garamond"/>
              <w:color w:val="000000" w:themeColor="text1"/>
            </w:rPr>
          </w:rPrChange>
        </w:rPr>
        <w:instrText xml:space="preserve"> XE "</w:instrText>
      </w:r>
      <w:ins w:id="9069" w:author="Summer 2023 updates" w:date="2024-07-31T13:42:00Z">
        <w:r w:rsidR="001B1B59" w:rsidRPr="001B1B59">
          <w:rPr>
            <w:rFonts w:ascii="Garamond" w:hAnsi="Garamond"/>
            <w:smallCaps w:val="0"/>
            <w:color w:val="000000" w:themeColor="text1"/>
          </w:rPr>
          <w:instrText>Pre-</w:instrText>
        </w:r>
      </w:ins>
      <w:r w:rsidRPr="001B1B59">
        <w:rPr>
          <w:rFonts w:ascii="Garamond" w:hAnsi="Garamond"/>
          <w:smallCaps w:val="0"/>
          <w:snapToGrid w:val="0"/>
          <w:color w:val="000000" w:themeColor="text1"/>
        </w:rPr>
        <w:instrText>Athletic Training</w:instrText>
      </w:r>
      <w:r w:rsidRPr="001B1B59">
        <w:rPr>
          <w:rFonts w:ascii="Garamond" w:hAnsi="Garamond"/>
          <w:smallCaps w:val="0"/>
          <w:color w:val="000000" w:themeColor="text1"/>
          <w:rPrChange w:id="9070" w:author="Summer 2023 updates" w:date="2024-07-31T13:42:00Z">
            <w:rPr>
              <w:rFonts w:ascii="Garamond" w:hAnsi="Garamond"/>
              <w:color w:val="000000" w:themeColor="text1"/>
            </w:rPr>
          </w:rPrChange>
        </w:rPr>
        <w:instrText xml:space="preserve">" </w:instrText>
      </w:r>
      <w:r w:rsidRPr="001B1B59">
        <w:rPr>
          <w:rFonts w:ascii="Garamond" w:hAnsi="Garamond"/>
          <w:smallCaps w:val="0"/>
          <w:snapToGrid w:val="0"/>
          <w:color w:val="000000" w:themeColor="text1"/>
        </w:rPr>
        <w:fldChar w:fldCharType="end"/>
      </w:r>
    </w:p>
    <w:p w14:paraId="70EFF6EB" w14:textId="67A82891" w:rsidR="00D954A7" w:rsidRPr="00424939" w:rsidRDefault="000938B0" w:rsidP="00087D16">
      <w:pPr>
        <w:rPr>
          <w:rPrChange w:id="9071" w:author="Summer 2023 updates" w:date="2024-07-31T13:42:00Z">
            <w:rPr>
              <w:color w:val="000000" w:themeColor="text1"/>
            </w:rPr>
          </w:rPrChange>
        </w:rPr>
        <w:pPrChange w:id="9072" w:author="Summer 2023 updates" w:date="2024-07-31T13:42:00Z">
          <w:pPr>
            <w:spacing w:after="120"/>
          </w:pPr>
        </w:pPrChange>
      </w:pPr>
      <w:r>
        <w:rPr>
          <w:rPrChange w:id="9073" w:author="Summer 2023 updates" w:date="2024-07-31T13:42:00Z">
            <w:rPr>
              <w:color w:val="000000" w:themeColor="text1"/>
            </w:rPr>
          </w:rPrChange>
        </w:rPr>
        <w:t>Stead</w:t>
      </w:r>
      <w:r w:rsidR="00D954A7" w:rsidRPr="00424939">
        <w:rPr>
          <w:rPrChange w:id="9074" w:author="Summer 2023 updates" w:date="2024-07-31T13:42:00Z">
            <w:rPr>
              <w:color w:val="000000" w:themeColor="text1"/>
            </w:rPr>
          </w:rPrChange>
        </w:rPr>
        <w:t xml:space="preserve"> (Administrative Coordinator).</w:t>
      </w:r>
    </w:p>
    <w:p w14:paraId="40E099B2" w14:textId="669F83EF" w:rsidR="00D954A7" w:rsidRPr="00424939" w:rsidRDefault="00D954A7" w:rsidP="00B36621">
      <w:pPr>
        <w:spacing w:before="120" w:after="0"/>
        <w:rPr>
          <w:rFonts w:cs="Times New Roman"/>
          <w:b/>
          <w:color w:val="000000" w:themeColor="text1"/>
        </w:rPr>
        <w:pPrChange w:id="9075" w:author="Summer 2023 updates" w:date="2024-07-31T13:42:00Z">
          <w:pPr>
            <w:spacing w:after="0"/>
          </w:pPr>
        </w:pPrChange>
      </w:pPr>
      <w:r w:rsidRPr="00424939">
        <w:rPr>
          <w:rFonts w:cs="Times New Roman"/>
          <w:b/>
          <w:color w:val="000000" w:themeColor="text1"/>
        </w:rPr>
        <w:t>Collateral Major in Biochemistry</w:t>
      </w:r>
    </w:p>
    <w:p w14:paraId="02240171" w14:textId="34352056" w:rsidR="00B47B37" w:rsidRPr="00424939" w:rsidRDefault="00B47B37" w:rsidP="00B47B37">
      <w:pPr>
        <w:spacing w:after="0"/>
        <w:rPr>
          <w:rFonts w:cs="Times New Roman"/>
          <w:color w:val="000000" w:themeColor="text1"/>
        </w:rPr>
      </w:pPr>
      <w:r w:rsidRPr="00424939">
        <w:rPr>
          <w:rFonts w:cs="Times New Roman"/>
          <w:bCs/>
          <w:color w:val="000000" w:themeColor="text1"/>
        </w:rPr>
        <w:t>A major in biochemistry</w:t>
      </w:r>
      <w:del w:id="9076" w:author="Summer 2023 updates" w:date="2024-07-31T13:42:00Z">
        <w:r w:rsidRPr="00424939">
          <w:rPr>
            <w:rFonts w:cs="Times New Roman"/>
            <w:bCs/>
            <w:color w:val="000000" w:themeColor="text1"/>
          </w:rPr>
          <w:tab/>
        </w:r>
      </w:del>
      <w:r w:rsidRPr="00424939">
        <w:rPr>
          <w:rFonts w:cs="Times New Roman"/>
          <w:bCs/>
          <w:color w:val="000000" w:themeColor="text1"/>
        </w:rPr>
        <w:t xml:space="preserve"> requires a minimum cumulative 2.0 GPA in all courses counted toward the major.</w:t>
      </w:r>
    </w:p>
    <w:p w14:paraId="0375131D" w14:textId="75265762" w:rsidR="00D954A7" w:rsidRPr="00424939" w:rsidRDefault="00D954A7" w:rsidP="00087D16">
      <w:pPr>
        <w:rPr>
          <w:rPrChange w:id="9077" w:author="Summer 2023 updates" w:date="2024-07-31T13:42:00Z">
            <w:rPr>
              <w:rFonts w:ascii="Garamond" w:hAnsi="Garamond"/>
              <w:color w:val="000000" w:themeColor="text1"/>
              <w:sz w:val="22"/>
            </w:rPr>
          </w:rPrChange>
        </w:rPr>
        <w:pPrChange w:id="9078" w:author="Summer 2023 updates" w:date="2024-07-31T13:42:00Z">
          <w:pPr>
            <w:pStyle w:val="Noparagraphstyle"/>
            <w:spacing w:after="60" w:line="240" w:lineRule="auto"/>
            <w:jc w:val="left"/>
          </w:pPr>
        </w:pPrChange>
      </w:pPr>
      <w:r w:rsidRPr="00424939">
        <w:rPr>
          <w:rPrChange w:id="9079" w:author="Summer 2023 updates" w:date="2024-07-31T13:42:00Z">
            <w:rPr>
              <w:rFonts w:ascii="Garamond" w:hAnsi="Garamond"/>
              <w:color w:val="000000" w:themeColor="text1"/>
              <w:sz w:val="22"/>
            </w:rPr>
          </w:rPrChange>
        </w:rPr>
        <w:t>Concurrent completion of a primary major in chemistry, including Calculus II and two General Physics</w:t>
      </w:r>
      <w:r w:rsidR="00B8454E" w:rsidRPr="00424939">
        <w:rPr>
          <w:rPrChange w:id="9080" w:author="Summer 2023 updates" w:date="2024-07-31T13:42:00Z">
            <w:rPr>
              <w:rFonts w:ascii="Garamond" w:hAnsi="Garamond"/>
              <w:color w:val="000000" w:themeColor="text1"/>
              <w:sz w:val="22"/>
            </w:rPr>
          </w:rPrChange>
        </w:rPr>
        <w:fldChar w:fldCharType="begin"/>
      </w:r>
      <w:r w:rsidR="00B8454E" w:rsidRPr="00424939">
        <w:rPr>
          <w:rPrChange w:id="9081" w:author="Summer 2023 updates" w:date="2024-07-31T13:42:00Z">
            <w:rPr>
              <w:rFonts w:ascii="Garamond" w:hAnsi="Garamond"/>
              <w:color w:val="000000" w:themeColor="text1"/>
            </w:rPr>
          </w:rPrChange>
        </w:rPr>
        <w:instrText xml:space="preserve"> XE "Physics" </w:instrText>
      </w:r>
      <w:r w:rsidR="00B8454E" w:rsidRPr="00424939">
        <w:rPr>
          <w:rPrChange w:id="9082" w:author="Summer 2023 updates" w:date="2024-07-31T13:42:00Z">
            <w:rPr>
              <w:rFonts w:ascii="Garamond" w:hAnsi="Garamond"/>
              <w:color w:val="000000" w:themeColor="text1"/>
              <w:sz w:val="22"/>
            </w:rPr>
          </w:rPrChange>
        </w:rPr>
        <w:fldChar w:fldCharType="end"/>
      </w:r>
      <w:r w:rsidRPr="00424939">
        <w:rPr>
          <w:rPrChange w:id="9083" w:author="Summer 2023 updates" w:date="2024-07-31T13:42:00Z">
            <w:rPr>
              <w:rFonts w:ascii="Garamond" w:hAnsi="Garamond"/>
              <w:color w:val="000000" w:themeColor="text1"/>
              <w:sz w:val="22"/>
            </w:rPr>
          </w:rPrChange>
        </w:rPr>
        <w:t xml:space="preserve"> courses is required. Students choosing a collateral major</w:t>
      </w:r>
      <w:r w:rsidR="009F4511" w:rsidRPr="00424939">
        <w:rPr>
          <w:rPrChange w:id="9084" w:author="Summer 2023 updates" w:date="2024-07-31T13:42:00Z">
            <w:rPr>
              <w:rFonts w:ascii="Garamond" w:hAnsi="Garamond"/>
              <w:color w:val="000000" w:themeColor="text1"/>
              <w:sz w:val="22"/>
            </w:rPr>
          </w:rPrChange>
        </w:rPr>
        <w:fldChar w:fldCharType="begin"/>
      </w:r>
      <w:r w:rsidR="009F4511" w:rsidRPr="001B1B59">
        <w:rPr>
          <w:rPrChange w:id="9085" w:author="Summer 2023 updates" w:date="2024-07-31T13:42:00Z">
            <w:rPr>
              <w:rFonts w:ascii="Garamond" w:hAnsi="Garamond"/>
              <w:color w:val="000000" w:themeColor="text1"/>
            </w:rPr>
          </w:rPrChange>
        </w:rPr>
        <w:instrText xml:space="preserve"> XE "</w:instrText>
      </w:r>
      <w:del w:id="9086" w:author="Summer 2023 updates" w:date="2024-07-31T13:42:00Z">
        <w:r w:rsidR="009F4511" w:rsidRPr="00424939">
          <w:rPr>
            <w:rStyle w:val="Strong"/>
            <w:rFonts w:ascii="Garamond" w:hAnsi="Garamond"/>
            <w:color w:val="000000" w:themeColor="text1"/>
          </w:rPr>
          <w:delInstrText>collateral major</w:delInstrText>
        </w:r>
      </w:del>
      <w:ins w:id="9087" w:author="Summer 2023 updates" w:date="2024-07-31T13:42:00Z">
        <w:r w:rsidR="00314707">
          <w:instrText>C</w:instrText>
        </w:r>
        <w:r w:rsidR="009F4511" w:rsidRPr="001B1B59">
          <w:instrText xml:space="preserve">ollateral </w:instrText>
        </w:r>
        <w:r w:rsidR="00314707">
          <w:instrText>M</w:instrText>
        </w:r>
        <w:r w:rsidR="009F4511" w:rsidRPr="001B1B59">
          <w:instrText>ajor</w:instrText>
        </w:r>
      </w:ins>
      <w:r w:rsidR="009F4511" w:rsidRPr="001B1B59">
        <w:rPr>
          <w:rPrChange w:id="9088" w:author="Summer 2023 updates" w:date="2024-07-31T13:42:00Z">
            <w:rPr>
              <w:rFonts w:ascii="Garamond" w:hAnsi="Garamond"/>
              <w:color w:val="000000" w:themeColor="text1"/>
            </w:rPr>
          </w:rPrChange>
        </w:rPr>
        <w:instrText xml:space="preserve">" </w:instrText>
      </w:r>
      <w:r w:rsidR="009F4511" w:rsidRPr="00424939">
        <w:rPr>
          <w:rPrChange w:id="9089" w:author="Summer 2023 updates" w:date="2024-07-31T13:42:00Z">
            <w:rPr>
              <w:rFonts w:ascii="Garamond" w:hAnsi="Garamond"/>
              <w:color w:val="000000" w:themeColor="text1"/>
              <w:sz w:val="22"/>
            </w:rPr>
          </w:rPrChange>
        </w:rPr>
        <w:fldChar w:fldCharType="end"/>
      </w:r>
      <w:r w:rsidRPr="00424939">
        <w:rPr>
          <w:rPrChange w:id="9090" w:author="Summer 2023 updates" w:date="2024-07-31T13:42:00Z">
            <w:rPr>
              <w:rFonts w:ascii="Garamond" w:hAnsi="Garamond"/>
              <w:color w:val="000000" w:themeColor="text1"/>
              <w:sz w:val="22"/>
            </w:rPr>
          </w:rPrChange>
        </w:rPr>
        <w:t xml:space="preserve"> in biochemistry may not select a collateral major in molecular biology. </w:t>
      </w:r>
    </w:p>
    <w:p w14:paraId="3D6B0405" w14:textId="42F6A84F" w:rsidR="00D954A7" w:rsidRPr="00D76C63" w:rsidRDefault="00D954A7" w:rsidP="00E500FB">
      <w:pPr>
        <w:pStyle w:val="NormalWeb"/>
        <w:numPr>
          <w:ilvl w:val="0"/>
          <w:numId w:val="16"/>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D76C63">
        <w:rPr>
          <w:rFonts w:ascii="Garamond" w:hAnsi="Garamond"/>
          <w:color w:val="000000" w:themeColor="text1"/>
          <w:sz w:val="22"/>
          <w:szCs w:val="22"/>
        </w:rPr>
        <w:t>BIO-145/-145L Cellular and Molecular Biology</w:t>
      </w:r>
      <w:r w:rsidR="00B8454E" w:rsidRPr="00D76C63">
        <w:rPr>
          <w:rFonts w:ascii="Garamond" w:hAnsi="Garamond"/>
          <w:color w:val="000000" w:themeColor="text1"/>
          <w:sz w:val="22"/>
          <w:szCs w:val="22"/>
        </w:rPr>
        <w:fldChar w:fldCharType="begin"/>
      </w:r>
      <w:r w:rsidR="00B8454E" w:rsidRPr="00D76C63">
        <w:rPr>
          <w:rFonts w:ascii="Garamond" w:hAnsi="Garamond"/>
          <w:color w:val="000000" w:themeColor="text1"/>
          <w:sz w:val="22"/>
          <w:rPrChange w:id="9091" w:author="Summer 2023 updates" w:date="2024-07-31T13:42:00Z">
            <w:rPr>
              <w:rFonts w:ascii="Garamond" w:hAnsi="Garamond"/>
              <w:color w:val="000000" w:themeColor="text1"/>
            </w:rPr>
          </w:rPrChange>
        </w:rPr>
        <w:instrText xml:space="preserve"> XE "Biology" </w:instrText>
      </w:r>
      <w:r w:rsidR="00B8454E" w:rsidRPr="00D76C63">
        <w:rPr>
          <w:rFonts w:ascii="Garamond" w:hAnsi="Garamond"/>
          <w:color w:val="000000" w:themeColor="text1"/>
          <w:sz w:val="22"/>
          <w:szCs w:val="22"/>
        </w:rPr>
        <w:fldChar w:fldCharType="end"/>
      </w:r>
      <w:r w:rsidRPr="00D76C63">
        <w:rPr>
          <w:rFonts w:ascii="Garamond" w:hAnsi="Garamond"/>
          <w:color w:val="000000" w:themeColor="text1"/>
          <w:sz w:val="22"/>
          <w:szCs w:val="22"/>
        </w:rPr>
        <w:t xml:space="preserve"> </w:t>
      </w:r>
      <w:r w:rsidR="00C408C4" w:rsidRPr="00D76C63">
        <w:rPr>
          <w:rFonts w:ascii="Garamond" w:hAnsi="Garamond"/>
          <w:color w:val="000000" w:themeColor="text1"/>
          <w:sz w:val="22"/>
          <w:rPrChange w:id="9092" w:author="Summer 2023 updates" w:date="2024-07-31T13:42:00Z">
            <w:rPr>
              <w:rFonts w:ascii="Garamond" w:hAnsi="Garamond"/>
              <w:color w:val="000000" w:themeColor="text1"/>
            </w:rPr>
          </w:rPrChange>
        </w:rPr>
        <w:t>and Laboratory</w:t>
      </w:r>
      <w:r w:rsidR="001A7BD5" w:rsidRPr="00D76C63">
        <w:rPr>
          <w:rFonts w:ascii="Garamond" w:hAnsi="Garamond"/>
          <w:color w:val="000000" w:themeColor="text1"/>
          <w:sz w:val="22"/>
          <w:rPrChange w:id="9093" w:author="Summer 2023 updates" w:date="2024-07-31T13:42:00Z">
            <w:rPr>
              <w:rFonts w:ascii="Garamond" w:hAnsi="Garamond"/>
              <w:color w:val="000000" w:themeColor="text1"/>
            </w:rPr>
          </w:rPrChange>
        </w:rPr>
        <w:t xml:space="preserve"> </w:t>
      </w:r>
      <w:r w:rsidR="001A7BD5" w:rsidRPr="00D76C63">
        <w:rPr>
          <w:rFonts w:ascii="Garamond" w:hAnsi="Garamond"/>
          <w:color w:val="000000" w:themeColor="text1"/>
          <w:sz w:val="22"/>
          <w:szCs w:val="22"/>
        </w:rPr>
        <w:t>(WE)</w:t>
      </w:r>
    </w:p>
    <w:p w14:paraId="4D860E67" w14:textId="15828AB8" w:rsidR="00D954A7" w:rsidRPr="00424939" w:rsidRDefault="00D954A7" w:rsidP="00E500FB">
      <w:pPr>
        <w:pStyle w:val="NormalWeb"/>
        <w:numPr>
          <w:ilvl w:val="0"/>
          <w:numId w:val="16"/>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rPr>
        <w:t>CHM-431/-431L Biochemistry</w:t>
      </w:r>
      <w:r w:rsidR="00597B9F">
        <w:rPr>
          <w:rFonts w:ascii="Garamond" w:hAnsi="Garamond"/>
          <w:color w:val="000000" w:themeColor="text1"/>
          <w:sz w:val="22"/>
          <w:szCs w:val="22"/>
        </w:rPr>
        <w:t xml:space="preserve"> and Laboratory</w:t>
      </w:r>
    </w:p>
    <w:p w14:paraId="2AE37669" w14:textId="6270A7CB" w:rsidR="00D954A7" w:rsidRPr="00424939" w:rsidRDefault="00D954A7" w:rsidP="00E500FB">
      <w:pPr>
        <w:pStyle w:val="NormalWeb"/>
        <w:numPr>
          <w:ilvl w:val="0"/>
          <w:numId w:val="16"/>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rPr>
        <w:t xml:space="preserve">CHM-432/-432L Protein Biochemistry </w:t>
      </w:r>
    </w:p>
    <w:p w14:paraId="734270AF" w14:textId="77777777" w:rsidR="00D954A7" w:rsidRPr="00424939" w:rsidRDefault="00D954A7" w:rsidP="00E500FB">
      <w:pPr>
        <w:pStyle w:val="NormalWeb"/>
        <w:numPr>
          <w:ilvl w:val="0"/>
          <w:numId w:val="16"/>
        </w:numPr>
        <w:tabs>
          <w:tab w:val="clear" w:pos="720"/>
          <w:tab w:val="num" w:pos="1080"/>
        </w:tabs>
        <w:spacing w:before="0" w:beforeAutospacing="0" w:after="0" w:afterAutospacing="0" w:line="240" w:lineRule="auto"/>
        <w:ind w:left="360"/>
        <w:jc w:val="left"/>
        <w:rPr>
          <w:rFonts w:ascii="Garamond" w:hAnsi="Garamond"/>
          <w:color w:val="000000" w:themeColor="text1"/>
          <w:sz w:val="22"/>
          <w:szCs w:val="22"/>
        </w:rPr>
      </w:pPr>
      <w:r w:rsidRPr="00424939">
        <w:rPr>
          <w:rFonts w:ascii="Garamond" w:hAnsi="Garamond"/>
          <w:color w:val="000000" w:themeColor="text1"/>
          <w:sz w:val="22"/>
          <w:szCs w:val="22"/>
          <w:u w:val="single"/>
        </w:rPr>
        <w:t>Two</w:t>
      </w:r>
      <w:r w:rsidRPr="00424939">
        <w:rPr>
          <w:rFonts w:ascii="Garamond" w:hAnsi="Garamond"/>
          <w:color w:val="000000" w:themeColor="text1"/>
          <w:sz w:val="22"/>
          <w:szCs w:val="22"/>
        </w:rPr>
        <w:t xml:space="preserve"> of the following: </w:t>
      </w:r>
    </w:p>
    <w:p w14:paraId="56E9E1E8" w14:textId="2090C37E"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BIO-325/-325L Microbiology</w:t>
      </w:r>
      <w:r w:rsidR="00C408C4">
        <w:rPr>
          <w:rFonts w:cs="Times New Roman"/>
          <w:color w:val="000000" w:themeColor="text1"/>
        </w:rPr>
        <w:t xml:space="preserve"> (WE)</w:t>
      </w:r>
      <w:r w:rsidRPr="00424939">
        <w:rPr>
          <w:rFonts w:cs="Times New Roman"/>
          <w:color w:val="000000" w:themeColor="text1"/>
        </w:rPr>
        <w:t xml:space="preserve"> and Laboratory</w:t>
      </w:r>
      <w:r w:rsidR="00C408C4">
        <w:rPr>
          <w:rFonts w:cs="Times New Roman"/>
          <w:color w:val="000000" w:themeColor="text1"/>
        </w:rPr>
        <w:t xml:space="preserve"> </w:t>
      </w:r>
    </w:p>
    <w:p w14:paraId="658C76B1" w14:textId="008F486B"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BIO-345/-345L Techniques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p>
    <w:p w14:paraId="58B25657" w14:textId="33492D27"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BIO-405 Current Topics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CA732FA" w14:textId="4668C84F" w:rsidR="00D954A7" w:rsidRPr="00424939" w:rsidRDefault="00D954A7" w:rsidP="00D954A7">
      <w:pPr>
        <w:tabs>
          <w:tab w:val="num" w:pos="720"/>
          <w:tab w:val="left" w:pos="2400"/>
        </w:tabs>
        <w:spacing w:after="0"/>
        <w:ind w:left="720" w:hanging="360"/>
        <w:rPr>
          <w:rFonts w:cs="Times New Roman"/>
          <w:color w:val="000000" w:themeColor="text1"/>
        </w:rPr>
      </w:pPr>
      <w:r w:rsidRPr="00424939">
        <w:rPr>
          <w:rFonts w:cs="Times New Roman"/>
          <w:color w:val="000000" w:themeColor="text1"/>
        </w:rPr>
        <w:t>BIO-435/-435L Cell Physiology and Laboratory</w:t>
      </w:r>
    </w:p>
    <w:p w14:paraId="455B85D3" w14:textId="71D5C56D" w:rsidR="00D954A7" w:rsidRDefault="00D954A7" w:rsidP="00E421B0">
      <w:pPr>
        <w:rPr>
          <w:rPrChange w:id="9094" w:author="Summer 2023 updates" w:date="2024-07-31T13:42:00Z">
            <w:rPr>
              <w:color w:val="000000" w:themeColor="text1"/>
            </w:rPr>
          </w:rPrChange>
        </w:rPr>
        <w:pPrChange w:id="9095" w:author="Summer 2023 updates" w:date="2024-07-31T13:42:00Z">
          <w:pPr>
            <w:spacing w:after="0"/>
          </w:pPr>
        </w:pPrChange>
      </w:pPr>
      <w:r w:rsidRPr="00424939">
        <w:rPr>
          <w:rPrChange w:id="9096" w:author="Summer 2023 updates" w:date="2024-07-31T13:42:00Z">
            <w:rPr>
              <w:color w:val="000000" w:themeColor="text1"/>
            </w:rPr>
          </w:rPrChange>
        </w:rPr>
        <w:t>Genetics (BIO-235) and Laboratory (BIO-235L) and all of the courses under #4 are strongly encouraged, especially for those planning graduate study.</w:t>
      </w:r>
    </w:p>
    <w:p w14:paraId="7B9D611C" w14:textId="57DBE4E5" w:rsidR="00784273" w:rsidRDefault="00784273" w:rsidP="00907516">
      <w:pPr>
        <w:rPr>
          <w:rPrChange w:id="9097" w:author="Summer 2023 updates" w:date="2024-07-31T13:42:00Z">
            <w:rPr>
              <w:color w:val="000000" w:themeColor="text1"/>
            </w:rPr>
          </w:rPrChange>
        </w:rPr>
        <w:pPrChange w:id="9098" w:author="Summer 2023 updates" w:date="2024-07-31T13:42:00Z">
          <w:pPr>
            <w:spacing w:after="0"/>
          </w:pPr>
        </w:pPrChange>
      </w:pPr>
    </w:p>
    <w:p w14:paraId="29E90C12" w14:textId="77777777" w:rsidR="00B46988" w:rsidRPr="00424939" w:rsidRDefault="00B46988" w:rsidP="00907516">
      <w:pPr>
        <w:rPr>
          <w:ins w:id="9099" w:author="Summer 2023 updates" w:date="2024-07-31T13:42:00Z"/>
        </w:rPr>
      </w:pPr>
    </w:p>
    <w:p w14:paraId="6329C3CC" w14:textId="11061C5E" w:rsidR="00D954A7" w:rsidRPr="00BC0062" w:rsidRDefault="00243775" w:rsidP="00B36621">
      <w:pPr>
        <w:pStyle w:val="Heading4"/>
        <w:spacing w:before="120"/>
        <w:rPr>
          <w:rFonts w:ascii="Garamond" w:hAnsi="Garamond"/>
          <w:b w:val="0"/>
          <w:snapToGrid w:val="0"/>
          <w:color w:val="000000" w:themeColor="text1"/>
        </w:rPr>
        <w:pPrChange w:id="9100" w:author="Summer 2023 updates" w:date="2024-07-31T13:42:00Z">
          <w:pPr>
            <w:pStyle w:val="Heading4"/>
          </w:pPr>
        </w:pPrChange>
      </w:pPr>
      <w:bookmarkStart w:id="9101" w:name="_Ref14176777"/>
      <w:bookmarkStart w:id="9102" w:name="_Toc141355738"/>
      <w:bookmarkStart w:id="9103" w:name="_Toc110005219"/>
      <w:r w:rsidRPr="00424939">
        <w:rPr>
          <w:rFonts w:ascii="Garamond" w:hAnsi="Garamond"/>
          <w:b w:val="0"/>
          <w:color w:val="000000" w:themeColor="text1"/>
        </w:rPr>
        <w:t>—</w:t>
      </w:r>
      <w:r w:rsidRPr="00BC0062">
        <w:rPr>
          <w:rStyle w:val="Strong"/>
          <w:rFonts w:ascii="Garamond" w:hAnsi="Garamond"/>
          <w:b/>
          <w:color w:val="000000" w:themeColor="text1"/>
        </w:rPr>
        <w:t>Biology</w:t>
      </w:r>
      <w:bookmarkEnd w:id="9101"/>
      <w:bookmarkEnd w:id="9102"/>
      <w:bookmarkEnd w:id="9103"/>
      <w:r w:rsidR="00B8454E" w:rsidRPr="00BC0062">
        <w:rPr>
          <w:rStyle w:val="Strong"/>
          <w:rFonts w:ascii="Garamond" w:hAnsi="Garamond"/>
          <w:b/>
          <w:color w:val="000000" w:themeColor="text1"/>
        </w:rPr>
        <w:fldChar w:fldCharType="begin"/>
      </w:r>
      <w:r w:rsidR="00B8454E" w:rsidRPr="00BC0062">
        <w:rPr>
          <w:rFonts w:ascii="Garamond" w:hAnsi="Garamond"/>
          <w:color w:val="000000" w:themeColor="text1"/>
        </w:rPr>
        <w:instrText xml:space="preserve"> XE "</w:instrText>
      </w:r>
      <w:r w:rsidR="00B8454E" w:rsidRPr="00BC0062">
        <w:rPr>
          <w:rFonts w:ascii="Garamond" w:hAnsi="Garamond"/>
          <w:smallCaps w:val="0"/>
          <w:color w:val="000000" w:themeColor="text1"/>
          <w:rPrChange w:id="9104" w:author="Summer 2023 updates" w:date="2024-07-31T13:42:00Z">
            <w:rPr>
              <w:rFonts w:ascii="Garamond" w:hAnsi="Garamond"/>
              <w:color w:val="000000" w:themeColor="text1"/>
            </w:rPr>
          </w:rPrChange>
        </w:rPr>
        <w:instrText>Biology</w:instrText>
      </w:r>
      <w:r w:rsidR="00B8454E" w:rsidRPr="00BC0062">
        <w:rPr>
          <w:rFonts w:ascii="Garamond" w:hAnsi="Garamond"/>
          <w:color w:val="000000" w:themeColor="text1"/>
        </w:rPr>
        <w:instrText xml:space="preserve">" </w:instrText>
      </w:r>
      <w:r w:rsidR="00B8454E" w:rsidRPr="00BC0062">
        <w:rPr>
          <w:rStyle w:val="Strong"/>
          <w:rFonts w:ascii="Garamond" w:hAnsi="Garamond"/>
          <w:b/>
          <w:color w:val="000000" w:themeColor="text1"/>
        </w:rPr>
        <w:fldChar w:fldCharType="end"/>
      </w:r>
    </w:p>
    <w:p w14:paraId="54494246" w14:textId="52526557" w:rsidR="00D954A7" w:rsidRPr="00424939" w:rsidRDefault="00D954A7"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80"/>
        <w:rPr>
          <w:rFonts w:cs="Times New Roman"/>
          <w:snapToGrid w:val="0"/>
          <w:color w:val="000000" w:themeColor="text1"/>
        </w:rPr>
      </w:pPr>
      <w:r w:rsidRPr="00424939">
        <w:rPr>
          <w:rFonts w:cs="Times New Roman"/>
          <w:snapToGrid w:val="0"/>
          <w:color w:val="000000" w:themeColor="text1"/>
        </w:rPr>
        <w:t>R. Christensen, Cozine</w:t>
      </w:r>
      <w:del w:id="9105" w:author="Summer 2023 updates" w:date="2024-07-31T13:42:00Z">
        <w:r w:rsidR="001E1F35">
          <w:rPr>
            <w:rFonts w:cs="Times New Roman"/>
            <w:snapToGrid w:val="0"/>
            <w:color w:val="000000" w:themeColor="text1"/>
          </w:rPr>
          <w:delText xml:space="preserve"> (</w:delText>
        </w:r>
        <w:r w:rsidR="003F22F2">
          <w:rPr>
            <w:rFonts w:cs="Times New Roman"/>
            <w:snapToGrid w:val="0"/>
            <w:color w:val="000000" w:themeColor="text1"/>
          </w:rPr>
          <w:delText>C</w:delText>
        </w:r>
        <w:r w:rsidR="001E1F35">
          <w:rPr>
            <w:rFonts w:cs="Times New Roman"/>
            <w:snapToGrid w:val="0"/>
            <w:color w:val="000000" w:themeColor="text1"/>
          </w:rPr>
          <w:delText>hair)</w:delText>
        </w:r>
        <w:r w:rsidRPr="00424939">
          <w:rPr>
            <w:rFonts w:cs="Times New Roman"/>
            <w:snapToGrid w:val="0"/>
            <w:color w:val="000000" w:themeColor="text1"/>
          </w:rPr>
          <w:delText>,</w:delText>
        </w:r>
      </w:del>
      <w:ins w:id="9106" w:author="Summer 2023 updates" w:date="2024-07-31T13:42:00Z">
        <w:r w:rsidRPr="00424939">
          <w:rPr>
            <w:rFonts w:cs="Times New Roman"/>
            <w:snapToGrid w:val="0"/>
            <w:color w:val="000000" w:themeColor="text1"/>
          </w:rPr>
          <w:t>,</w:t>
        </w:r>
      </w:ins>
      <w:r w:rsidRPr="00424939">
        <w:rPr>
          <w:rFonts w:cs="Times New Roman"/>
          <w:snapToGrid w:val="0"/>
          <w:color w:val="000000" w:themeColor="text1"/>
        </w:rPr>
        <w:t xml:space="preserve"> Ellis,</w:t>
      </w:r>
      <w:r w:rsidR="00B46988">
        <w:rPr>
          <w:rFonts w:cs="Times New Roman"/>
          <w:snapToGrid w:val="0"/>
          <w:color w:val="000000" w:themeColor="text1"/>
        </w:rPr>
        <w:t xml:space="preserve"> </w:t>
      </w:r>
      <w:ins w:id="9107" w:author="Summer 2023 updates" w:date="2024-07-31T13:42:00Z">
        <w:r w:rsidR="00B46988">
          <w:rPr>
            <w:rFonts w:cs="Times New Roman"/>
            <w:snapToGrid w:val="0"/>
            <w:color w:val="000000" w:themeColor="text1"/>
          </w:rPr>
          <w:t>D.</w:t>
        </w:r>
        <w:r w:rsidRPr="00424939">
          <w:rPr>
            <w:rFonts w:cs="Times New Roman"/>
            <w:snapToGrid w:val="0"/>
            <w:color w:val="000000" w:themeColor="text1"/>
          </w:rPr>
          <w:t xml:space="preserve"> </w:t>
        </w:r>
      </w:ins>
      <w:r w:rsidR="006311AC">
        <w:rPr>
          <w:rFonts w:cs="Times New Roman"/>
          <w:snapToGrid w:val="0"/>
          <w:color w:val="000000" w:themeColor="text1"/>
        </w:rPr>
        <w:t xml:space="preserve">Hughes, </w:t>
      </w:r>
      <w:r w:rsidRPr="00424939">
        <w:rPr>
          <w:rFonts w:cs="Times New Roman"/>
          <w:snapToGrid w:val="0"/>
          <w:color w:val="000000" w:themeColor="text1"/>
        </w:rPr>
        <w:t>Keyes, Leonardo, Leveille, L</w:t>
      </w:r>
      <w:r w:rsidR="006311AC">
        <w:rPr>
          <w:rFonts w:cs="Times New Roman"/>
          <w:snapToGrid w:val="0"/>
          <w:color w:val="000000" w:themeColor="text1"/>
        </w:rPr>
        <w:t>uttinger</w:t>
      </w:r>
      <w:r w:rsidRPr="00424939">
        <w:rPr>
          <w:rFonts w:cs="Times New Roman"/>
          <w:snapToGrid w:val="0"/>
          <w:color w:val="000000" w:themeColor="text1"/>
        </w:rPr>
        <w:t>,</w:t>
      </w:r>
      <w:r w:rsidR="00A00342">
        <w:rPr>
          <w:rFonts w:cs="Times New Roman"/>
          <w:snapToGrid w:val="0"/>
          <w:color w:val="000000" w:themeColor="text1"/>
        </w:rPr>
        <w:t xml:space="preserve"> </w:t>
      </w:r>
      <w:del w:id="9108" w:author="Summer 2023 updates" w:date="2024-07-31T13:42:00Z">
        <w:r w:rsidR="00A00342">
          <w:rPr>
            <w:rFonts w:cs="Times New Roman"/>
            <w:snapToGrid w:val="0"/>
            <w:color w:val="000000" w:themeColor="text1"/>
          </w:rPr>
          <w:delText>Mommer</w:delText>
        </w:r>
      </w:del>
      <w:ins w:id="9109" w:author="Summer 2023 updates" w:date="2024-07-31T13:42:00Z">
        <w:r w:rsidR="00B46988">
          <w:rPr>
            <w:rFonts w:cs="Times New Roman"/>
            <w:snapToGrid w:val="0"/>
            <w:color w:val="000000" w:themeColor="text1"/>
          </w:rPr>
          <w:t>Mitchell</w:t>
        </w:r>
      </w:ins>
      <w:r w:rsidR="00B46988">
        <w:rPr>
          <w:rFonts w:cs="Times New Roman"/>
          <w:snapToGrid w:val="0"/>
          <w:color w:val="000000" w:themeColor="text1"/>
        </w:rPr>
        <w:t xml:space="preserve">, </w:t>
      </w:r>
      <w:r w:rsidRPr="00424939">
        <w:rPr>
          <w:rFonts w:cs="Times New Roman"/>
          <w:snapToGrid w:val="0"/>
          <w:color w:val="000000" w:themeColor="text1"/>
        </w:rPr>
        <w:t>Sanchini, Storer</w:t>
      </w:r>
      <w:r w:rsidR="00B46988">
        <w:rPr>
          <w:rFonts w:cs="Times New Roman"/>
          <w:snapToGrid w:val="0"/>
          <w:color w:val="000000" w:themeColor="text1"/>
        </w:rPr>
        <w:t xml:space="preserve"> (</w:t>
      </w:r>
      <w:del w:id="9110" w:author="Summer 2023 updates" w:date="2024-07-31T13:42:00Z">
        <w:r w:rsidR="006311AC">
          <w:rPr>
            <w:rFonts w:cs="Times New Roman"/>
            <w:snapToGrid w:val="0"/>
            <w:color w:val="000000" w:themeColor="text1"/>
          </w:rPr>
          <w:delText>Co-</w:delText>
        </w:r>
      </w:del>
      <w:r w:rsidR="006311AC">
        <w:rPr>
          <w:rFonts w:cs="Times New Roman"/>
          <w:snapToGrid w:val="0"/>
          <w:color w:val="000000" w:themeColor="text1"/>
        </w:rPr>
        <w:t>Chair)</w:t>
      </w:r>
      <w:r w:rsidRPr="00424939">
        <w:rPr>
          <w:rFonts w:cs="Times New Roman"/>
          <w:snapToGrid w:val="0"/>
          <w:color w:val="000000" w:themeColor="text1"/>
        </w:rPr>
        <w:t>.</w:t>
      </w:r>
    </w:p>
    <w:p w14:paraId="767A3D64" w14:textId="3E06A395" w:rsidR="001E1F35" w:rsidRPr="00424939" w:rsidRDefault="00D954A7" w:rsidP="00E421B0">
      <w:pPr>
        <w:rPr>
          <w:rPrChange w:id="9111" w:author="Summer 2023 updates" w:date="2024-07-31T13:42:00Z">
            <w:rPr>
              <w:rFonts w:ascii="Garamond" w:hAnsi="Garamond"/>
              <w:color w:val="000000" w:themeColor="text1"/>
              <w:sz w:val="22"/>
            </w:rPr>
          </w:rPrChange>
        </w:rPr>
        <w:pPrChange w:id="9112" w:author="Summer 2023 updates" w:date="2024-07-31T13:42:00Z">
          <w:pPr>
            <w:pStyle w:val="Noparagraphstyle"/>
            <w:spacing w:after="120" w:line="240" w:lineRule="auto"/>
            <w:jc w:val="left"/>
          </w:pPr>
        </w:pPrChange>
      </w:pPr>
      <w:r w:rsidRPr="00424939">
        <w:rPr>
          <w:rPrChange w:id="9113" w:author="Summer 2023 updates" w:date="2024-07-31T13:42:00Z">
            <w:rPr>
              <w:rFonts w:ascii="Garamond" w:hAnsi="Garamond"/>
              <w:color w:val="000000" w:themeColor="text1"/>
              <w:sz w:val="22"/>
            </w:rPr>
          </w:rPrChange>
        </w:rPr>
        <w:t>In addition to a major in biology, the college also offers collateral majors</w:t>
      </w:r>
      <w:r w:rsidR="00B8454E" w:rsidRPr="00424939">
        <w:rPr>
          <w:rPrChange w:id="9114" w:author="Summer 2023 updates" w:date="2024-07-31T13:42:00Z">
            <w:rPr>
              <w:rFonts w:ascii="Garamond" w:hAnsi="Garamond"/>
              <w:color w:val="000000" w:themeColor="text1"/>
              <w:sz w:val="22"/>
            </w:rPr>
          </w:rPrChange>
        </w:rPr>
        <w:fldChar w:fldCharType="begin"/>
      </w:r>
      <w:r w:rsidR="00B8454E" w:rsidRPr="00424939">
        <w:rPr>
          <w:rPrChange w:id="9115" w:author="Summer 2023 updates" w:date="2024-07-31T13:42:00Z">
            <w:rPr>
              <w:rFonts w:ascii="Garamond" w:hAnsi="Garamond"/>
              <w:color w:val="000000" w:themeColor="text1"/>
            </w:rPr>
          </w:rPrChange>
        </w:rPr>
        <w:instrText xml:space="preserve"> XE "</w:instrText>
      </w:r>
      <w:del w:id="9116" w:author="Summer 2023 updates" w:date="2024-07-31T13:42:00Z">
        <w:r w:rsidR="00B8454E" w:rsidRPr="00424939">
          <w:rPr>
            <w:rStyle w:val="Strong"/>
            <w:rFonts w:ascii="Garamond" w:hAnsi="Garamond"/>
            <w:color w:val="000000" w:themeColor="text1"/>
          </w:rPr>
          <w:delInstrText>collateral majors</w:delInstrText>
        </w:r>
      </w:del>
      <w:ins w:id="9117" w:author="Summer 2023 updates" w:date="2024-07-31T13:42:00Z">
        <w:r w:rsidR="00314707">
          <w:rPr>
            <w:rStyle w:val="Strong"/>
            <w:rFonts w:ascii="Garamond" w:hAnsi="Garamond"/>
            <w:color w:val="000000" w:themeColor="text1"/>
          </w:rPr>
          <w:instrText>C</w:instrText>
        </w:r>
        <w:r w:rsidR="00B8454E"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B8454E" w:rsidRPr="00424939">
          <w:rPr>
            <w:rStyle w:val="Strong"/>
            <w:rFonts w:ascii="Garamond" w:hAnsi="Garamond"/>
            <w:color w:val="000000" w:themeColor="text1"/>
          </w:rPr>
          <w:instrText>ajor</w:instrText>
        </w:r>
      </w:ins>
      <w:r w:rsidR="00B8454E" w:rsidRPr="00424939">
        <w:rPr>
          <w:rPrChange w:id="9118" w:author="Summer 2023 updates" w:date="2024-07-31T13:42:00Z">
            <w:rPr>
              <w:rFonts w:ascii="Garamond" w:hAnsi="Garamond"/>
              <w:color w:val="000000" w:themeColor="text1"/>
            </w:rPr>
          </w:rPrChange>
        </w:rPr>
        <w:instrText xml:space="preserve">" </w:instrText>
      </w:r>
      <w:r w:rsidR="00B8454E" w:rsidRPr="00424939">
        <w:rPr>
          <w:rPrChange w:id="9119" w:author="Summer 2023 updates" w:date="2024-07-31T13:42:00Z">
            <w:rPr>
              <w:rFonts w:ascii="Garamond" w:hAnsi="Garamond"/>
              <w:color w:val="000000" w:themeColor="text1"/>
              <w:sz w:val="22"/>
            </w:rPr>
          </w:rPrChange>
        </w:rPr>
        <w:fldChar w:fldCharType="end"/>
      </w:r>
      <w:r w:rsidRPr="00424939">
        <w:rPr>
          <w:rPrChange w:id="9120" w:author="Summer 2023 updates" w:date="2024-07-31T13:42:00Z">
            <w:rPr>
              <w:rFonts w:ascii="Garamond" w:hAnsi="Garamond"/>
              <w:color w:val="000000" w:themeColor="text1"/>
              <w:sz w:val="22"/>
            </w:rPr>
          </w:rPrChange>
        </w:rPr>
        <w:t xml:space="preserve"> in </w:t>
      </w:r>
      <w:r w:rsidRPr="003B4409">
        <w:rPr>
          <w:rStyle w:val="Strong"/>
          <w:rFonts w:ascii="Garamond" w:hAnsi="Garamond"/>
          <w:color w:val="000000" w:themeColor="text1"/>
        </w:rPr>
        <w:t>environmental science</w:t>
      </w:r>
      <w:r w:rsidR="00B92155" w:rsidRPr="00424939">
        <w:rPr>
          <w:rPrChange w:id="9121" w:author="Summer 2023 updates" w:date="2024-07-31T13:42:00Z">
            <w:rPr>
              <w:rFonts w:ascii="Garamond" w:hAnsi="Garamond"/>
              <w:color w:val="000000" w:themeColor="text1"/>
              <w:sz w:val="22"/>
            </w:rPr>
          </w:rPrChange>
        </w:rPr>
        <w:t xml:space="preserve"> (see p. </w:t>
      </w:r>
      <w:r w:rsidR="00B92155" w:rsidRPr="00424939">
        <w:rPr>
          <w:rPrChange w:id="9122" w:author="Summer 2023 updates" w:date="2024-07-31T13:42:00Z">
            <w:rPr>
              <w:rFonts w:ascii="Garamond" w:hAnsi="Garamond"/>
              <w:color w:val="000000" w:themeColor="text1"/>
              <w:sz w:val="22"/>
            </w:rPr>
          </w:rPrChange>
        </w:rPr>
        <w:fldChar w:fldCharType="begin"/>
      </w:r>
      <w:r w:rsidR="00B92155" w:rsidRPr="00424939">
        <w:instrText xml:space="preserve"> PAGEREF _Ref14099417 \h </w:instrText>
      </w:r>
      <w:r w:rsidR="00B92155" w:rsidRPr="00424939">
        <w:rPr>
          <w:rPrChange w:id="9123" w:author="Summer 2023 updates" w:date="2024-07-31T13:42:00Z">
            <w:rPr>
              <w:rFonts w:ascii="Garamond" w:hAnsi="Garamond"/>
              <w:color w:val="000000" w:themeColor="text1"/>
              <w:sz w:val="22"/>
            </w:rPr>
          </w:rPrChange>
        </w:rPr>
        <w:fldChar w:fldCharType="separate"/>
      </w:r>
      <w:r w:rsidR="00A74DA0">
        <w:rPr>
          <w:noProof/>
        </w:rPr>
        <w:t>131</w:t>
      </w:r>
      <w:r w:rsidR="00B92155" w:rsidRPr="00424939">
        <w:rPr>
          <w:rPrChange w:id="9124" w:author="Summer 2023 updates" w:date="2024-07-31T13:42:00Z">
            <w:rPr>
              <w:rFonts w:ascii="Garamond" w:hAnsi="Garamond"/>
              <w:color w:val="000000" w:themeColor="text1"/>
              <w:sz w:val="22"/>
            </w:rPr>
          </w:rPrChange>
        </w:rPr>
        <w:fldChar w:fldCharType="end"/>
      </w:r>
      <w:r w:rsidR="00B92155" w:rsidRPr="00424939">
        <w:rPr>
          <w:rPrChange w:id="9125" w:author="Summer 2023 updates" w:date="2024-07-31T13:42:00Z">
            <w:rPr>
              <w:rFonts w:ascii="Garamond" w:hAnsi="Garamond"/>
              <w:color w:val="000000" w:themeColor="text1"/>
              <w:sz w:val="22"/>
            </w:rPr>
          </w:rPrChange>
        </w:rPr>
        <w:t>)</w:t>
      </w:r>
      <w:r w:rsidRPr="003B4409">
        <w:rPr>
          <w:rStyle w:val="Strong"/>
          <w:rFonts w:ascii="Garamond" w:hAnsi="Garamond"/>
          <w:color w:val="000000" w:themeColor="text1"/>
        </w:rPr>
        <w:t xml:space="preserve">, molecular biology </w:t>
      </w:r>
      <w:r w:rsidRPr="00424939">
        <w:rPr>
          <w:rPrChange w:id="9126" w:author="Summer 2023 updates" w:date="2024-07-31T13:42:00Z">
            <w:rPr>
              <w:rFonts w:ascii="Garamond" w:hAnsi="Garamond"/>
              <w:color w:val="000000" w:themeColor="text1"/>
              <w:sz w:val="22"/>
            </w:rPr>
          </w:rPrChange>
        </w:rPr>
        <w:t xml:space="preserve">(see p. </w:t>
      </w:r>
      <w:r w:rsidR="00B92155" w:rsidRPr="00424939">
        <w:rPr>
          <w:rPrChange w:id="9127" w:author="Summer 2023 updates" w:date="2024-07-31T13:42:00Z">
            <w:rPr>
              <w:rFonts w:ascii="Garamond" w:hAnsi="Garamond"/>
              <w:color w:val="000000" w:themeColor="text1"/>
              <w:sz w:val="22"/>
            </w:rPr>
          </w:rPrChange>
        </w:rPr>
        <w:fldChar w:fldCharType="begin"/>
      </w:r>
      <w:r w:rsidR="00B92155" w:rsidRPr="00424939">
        <w:instrText xml:space="preserve"> PAGEREF _Ref14099429 \h </w:instrText>
      </w:r>
      <w:r w:rsidR="00B92155" w:rsidRPr="00424939">
        <w:rPr>
          <w:rPrChange w:id="9128" w:author="Summer 2023 updates" w:date="2024-07-31T13:42:00Z">
            <w:rPr>
              <w:rFonts w:ascii="Garamond" w:hAnsi="Garamond"/>
              <w:color w:val="000000" w:themeColor="text1"/>
              <w:sz w:val="22"/>
            </w:rPr>
          </w:rPrChange>
        </w:rPr>
        <w:fldChar w:fldCharType="separate"/>
      </w:r>
      <w:r w:rsidR="00A74DA0">
        <w:rPr>
          <w:noProof/>
        </w:rPr>
        <w:t>162</w:t>
      </w:r>
      <w:r w:rsidR="00B92155" w:rsidRPr="00424939">
        <w:rPr>
          <w:rPrChange w:id="9129" w:author="Summer 2023 updates" w:date="2024-07-31T13:42:00Z">
            <w:rPr>
              <w:rFonts w:ascii="Garamond" w:hAnsi="Garamond"/>
              <w:color w:val="000000" w:themeColor="text1"/>
              <w:sz w:val="22"/>
            </w:rPr>
          </w:rPrChange>
        </w:rPr>
        <w:fldChar w:fldCharType="end"/>
      </w:r>
      <w:r w:rsidRPr="00424939">
        <w:rPr>
          <w:rPrChange w:id="9130" w:author="Summer 2023 updates" w:date="2024-07-31T13:42:00Z">
            <w:rPr>
              <w:rFonts w:ascii="Garamond" w:hAnsi="Garamond"/>
              <w:color w:val="000000" w:themeColor="text1"/>
              <w:sz w:val="22"/>
            </w:rPr>
          </w:rPrChange>
        </w:rPr>
        <w:t xml:space="preserve">), and </w:t>
      </w:r>
      <w:r w:rsidRPr="003B4409">
        <w:rPr>
          <w:rStyle w:val="Strong"/>
          <w:rFonts w:ascii="Garamond" w:hAnsi="Garamond"/>
          <w:color w:val="000000" w:themeColor="text1"/>
        </w:rPr>
        <w:t>neuroscience</w:t>
      </w:r>
      <w:r w:rsidRPr="00424939">
        <w:rPr>
          <w:rPrChange w:id="9131" w:author="Summer 2023 updates" w:date="2024-07-31T13:42:00Z">
            <w:rPr>
              <w:rFonts w:ascii="Garamond" w:hAnsi="Garamond"/>
              <w:color w:val="000000" w:themeColor="text1"/>
              <w:sz w:val="22"/>
            </w:rPr>
          </w:rPrChange>
        </w:rPr>
        <w:t xml:space="preserve"> (see p. </w:t>
      </w:r>
      <w:r w:rsidR="00B92155" w:rsidRPr="00424939">
        <w:rPr>
          <w:rPrChange w:id="9132" w:author="Summer 2023 updates" w:date="2024-07-31T13:42:00Z">
            <w:rPr>
              <w:rFonts w:ascii="Garamond" w:hAnsi="Garamond"/>
              <w:color w:val="000000" w:themeColor="text1"/>
              <w:sz w:val="22"/>
            </w:rPr>
          </w:rPrChange>
        </w:rPr>
        <w:fldChar w:fldCharType="begin"/>
      </w:r>
      <w:r w:rsidR="00B92155" w:rsidRPr="00424939">
        <w:instrText xml:space="preserve"> PAGEREF _Ref14099447 \h </w:instrText>
      </w:r>
      <w:r w:rsidR="00B92155" w:rsidRPr="00424939">
        <w:rPr>
          <w:rPrChange w:id="9133" w:author="Summer 2023 updates" w:date="2024-07-31T13:42:00Z">
            <w:rPr>
              <w:rFonts w:ascii="Garamond" w:hAnsi="Garamond"/>
              <w:color w:val="000000" w:themeColor="text1"/>
              <w:sz w:val="22"/>
            </w:rPr>
          </w:rPrChange>
        </w:rPr>
        <w:fldChar w:fldCharType="separate"/>
      </w:r>
      <w:r w:rsidR="00A74DA0">
        <w:rPr>
          <w:noProof/>
        </w:rPr>
        <w:t>175</w:t>
      </w:r>
      <w:r w:rsidR="00B92155" w:rsidRPr="00424939">
        <w:rPr>
          <w:rPrChange w:id="9134" w:author="Summer 2023 updates" w:date="2024-07-31T13:42:00Z">
            <w:rPr>
              <w:rFonts w:ascii="Garamond" w:hAnsi="Garamond"/>
              <w:color w:val="000000" w:themeColor="text1"/>
              <w:sz w:val="22"/>
            </w:rPr>
          </w:rPrChange>
        </w:rPr>
        <w:fldChar w:fldCharType="end"/>
      </w:r>
      <w:r w:rsidRPr="00424939">
        <w:rPr>
          <w:rPrChange w:id="9135" w:author="Summer 2023 updates" w:date="2024-07-31T13:42:00Z">
            <w:rPr>
              <w:rFonts w:ascii="Garamond" w:hAnsi="Garamond"/>
              <w:color w:val="000000" w:themeColor="text1"/>
              <w:sz w:val="22"/>
            </w:rPr>
          </w:rPrChange>
        </w:rPr>
        <w:t>).  The biology program provides students with an early introduction to experimental design and use of instrumentation to investigate properties of cells and organisms.  Opportunities to work one-on-one with faculty, in honors and independent study work or in research p</w:t>
      </w:r>
      <w:r w:rsidRPr="00424939">
        <w:rPr>
          <w:b/>
          <w:rPrChange w:id="9136" w:author="Summer 2023 updates" w:date="2024-07-31T13:42:00Z">
            <w:rPr>
              <w:rFonts w:ascii="Garamond" w:hAnsi="Garamond"/>
              <w:b/>
              <w:color w:val="000000" w:themeColor="text1"/>
              <w:sz w:val="22"/>
            </w:rPr>
          </w:rPrChange>
        </w:rPr>
        <w:t>a</w:t>
      </w:r>
      <w:r w:rsidRPr="00424939">
        <w:rPr>
          <w:rPrChange w:id="9137" w:author="Summer 2023 updates" w:date="2024-07-31T13:42:00Z">
            <w:rPr>
              <w:rFonts w:ascii="Garamond" w:hAnsi="Garamond"/>
              <w:color w:val="000000" w:themeColor="text1"/>
              <w:sz w:val="22"/>
            </w:rPr>
          </w:rPrChange>
        </w:rPr>
        <w:t>rticipation, is also available to students.</w:t>
      </w:r>
    </w:p>
    <w:p w14:paraId="2C839086" w14:textId="017D902B" w:rsidR="00D954A7" w:rsidRPr="00B36621" w:rsidRDefault="00D954A7" w:rsidP="00B36621">
      <w:pPr>
        <w:spacing w:before="120" w:after="0"/>
        <w:rPr>
          <w:b/>
          <w:rPrChange w:id="9138" w:author="Summer 2023 updates" w:date="2024-07-31T13:42:00Z">
            <w:rPr>
              <w:b/>
              <w:color w:val="000000" w:themeColor="text1"/>
            </w:rPr>
          </w:rPrChange>
        </w:rPr>
        <w:pPrChange w:id="9139" w:author="Summer 2023 updates" w:date="2024-07-31T13:42:00Z">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pPr>
        </w:pPrChange>
      </w:pPr>
      <w:r w:rsidRPr="00B36621">
        <w:rPr>
          <w:b/>
          <w:rPrChange w:id="9140" w:author="Summer 2023 updates" w:date="2024-07-31T13:42:00Z">
            <w:rPr>
              <w:b/>
              <w:color w:val="000000" w:themeColor="text1"/>
            </w:rPr>
          </w:rPrChange>
        </w:rPr>
        <w:t>Biology</w:t>
      </w:r>
      <w:r w:rsidR="00B8454E" w:rsidRPr="00B36621">
        <w:rPr>
          <w:b/>
          <w:rPrChange w:id="9141" w:author="Summer 2023 updates" w:date="2024-07-31T13:42:00Z">
            <w:rPr>
              <w:b/>
              <w:color w:val="000000" w:themeColor="text1"/>
            </w:rPr>
          </w:rPrChange>
        </w:rPr>
        <w:fldChar w:fldCharType="begin"/>
      </w:r>
      <w:r w:rsidR="00B8454E" w:rsidRPr="00B36621">
        <w:rPr>
          <w:b/>
          <w:rPrChange w:id="9142" w:author="Summer 2023 updates" w:date="2024-07-31T13:42:00Z">
            <w:rPr>
              <w:color w:val="000000" w:themeColor="text1"/>
            </w:rPr>
          </w:rPrChange>
        </w:rPr>
        <w:instrText xml:space="preserve"> XE "Biology" </w:instrText>
      </w:r>
      <w:r w:rsidR="00B8454E" w:rsidRPr="00B36621">
        <w:rPr>
          <w:b/>
          <w:rPrChange w:id="9143" w:author="Summer 2023 updates" w:date="2024-07-31T13:42:00Z">
            <w:rPr>
              <w:b/>
              <w:color w:val="000000" w:themeColor="text1"/>
            </w:rPr>
          </w:rPrChange>
        </w:rPr>
        <w:fldChar w:fldCharType="end"/>
      </w:r>
      <w:r w:rsidRPr="00B36621">
        <w:rPr>
          <w:b/>
          <w:rPrChange w:id="9144" w:author="Summer 2023 updates" w:date="2024-07-31T13:42:00Z">
            <w:rPr>
              <w:b/>
              <w:color w:val="000000" w:themeColor="text1"/>
            </w:rPr>
          </w:rPrChange>
        </w:rPr>
        <w:t xml:space="preserve"> Major</w:t>
      </w:r>
    </w:p>
    <w:p w14:paraId="2A4165D7" w14:textId="26191DF7" w:rsidR="00B47B37" w:rsidRPr="00424939" w:rsidRDefault="00B47B37" w:rsidP="00B47B37">
      <w:pPr>
        <w:spacing w:after="0"/>
        <w:rPr>
          <w:rFonts w:cs="Times New Roman"/>
          <w:color w:val="000000" w:themeColor="text1"/>
        </w:rPr>
      </w:pPr>
      <w:r w:rsidRPr="00424939">
        <w:rPr>
          <w:rFonts w:cs="Times New Roman"/>
          <w:bCs/>
          <w:color w:val="000000" w:themeColor="text1"/>
        </w:rPr>
        <w:t xml:space="preserve">A major in biology requires a minimum cumulative 2.0 GPA </w:t>
      </w:r>
      <w:r w:rsidR="006D0621">
        <w:rPr>
          <w:rFonts w:cs="Times New Roman"/>
          <w:bCs/>
          <w:color w:val="000000" w:themeColor="text1"/>
        </w:rPr>
        <w:t>over</w:t>
      </w:r>
      <w:r w:rsidRPr="00424939">
        <w:rPr>
          <w:rFonts w:cs="Times New Roman"/>
          <w:bCs/>
          <w:color w:val="000000" w:themeColor="text1"/>
        </w:rPr>
        <w:t xml:space="preserve"> courses counted toward the major.</w:t>
      </w:r>
    </w:p>
    <w:p w14:paraId="5AEDE9AE" w14:textId="005E0BA5" w:rsidR="00D954A7" w:rsidRPr="006D0621"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6D0621">
        <w:rPr>
          <w:rFonts w:ascii="Garamond" w:hAnsi="Garamond" w:cs="Times New Roman"/>
          <w:color w:val="000000" w:themeColor="text1"/>
          <w:sz w:val="22"/>
          <w:szCs w:val="22"/>
        </w:rPr>
        <w:t>BIO-145</w:t>
      </w:r>
      <w:r w:rsidR="006D0621" w:rsidRPr="006D0621">
        <w:rPr>
          <w:rFonts w:ascii="Garamond" w:hAnsi="Garamond" w:cs="Times New Roman"/>
          <w:color w:val="000000" w:themeColor="text1"/>
          <w:sz w:val="22"/>
          <w:szCs w:val="22"/>
        </w:rPr>
        <w:t>/-145L</w:t>
      </w:r>
      <w:r w:rsidRPr="006D0621">
        <w:rPr>
          <w:rFonts w:ascii="Garamond" w:hAnsi="Garamond" w:cs="Times New Roman"/>
          <w:color w:val="000000" w:themeColor="text1"/>
          <w:sz w:val="22"/>
          <w:szCs w:val="22"/>
        </w:rPr>
        <w:t xml:space="preserve"> Cellular and Molecular Biology</w:t>
      </w:r>
      <w:r w:rsidR="00B8454E" w:rsidRPr="006D0621">
        <w:rPr>
          <w:rFonts w:ascii="Garamond" w:hAnsi="Garamond" w:cs="Times New Roman"/>
          <w:color w:val="000000" w:themeColor="text1"/>
        </w:rPr>
        <w:fldChar w:fldCharType="begin"/>
      </w:r>
      <w:r w:rsidR="00B8454E" w:rsidRPr="006D0621">
        <w:rPr>
          <w:rFonts w:ascii="Garamond" w:hAnsi="Garamond"/>
          <w:color w:val="000000" w:themeColor="text1"/>
        </w:rPr>
        <w:instrText xml:space="preserve"> XE "</w:instrText>
      </w:r>
      <w:r w:rsidR="00B8454E" w:rsidRPr="006D0621">
        <w:rPr>
          <w:rFonts w:ascii="Garamond" w:hAnsi="Garamond" w:cs="Times New Roman"/>
          <w:color w:val="000000" w:themeColor="text1"/>
        </w:rPr>
        <w:instrText>Biology</w:instrText>
      </w:r>
      <w:r w:rsidR="00B8454E" w:rsidRPr="006D0621">
        <w:rPr>
          <w:rFonts w:ascii="Garamond" w:hAnsi="Garamond"/>
          <w:color w:val="000000" w:themeColor="text1"/>
        </w:rPr>
        <w:instrText xml:space="preserve">" </w:instrText>
      </w:r>
      <w:r w:rsidR="00B8454E" w:rsidRPr="006D0621">
        <w:rPr>
          <w:rFonts w:ascii="Garamond" w:hAnsi="Garamond" w:cs="Times New Roman"/>
          <w:color w:val="000000" w:themeColor="text1"/>
        </w:rPr>
        <w:fldChar w:fldCharType="end"/>
      </w:r>
      <w:r w:rsidRPr="006D0621">
        <w:rPr>
          <w:rFonts w:ascii="Garamond" w:hAnsi="Garamond" w:cs="Times New Roman"/>
          <w:color w:val="000000" w:themeColor="text1"/>
          <w:sz w:val="22"/>
          <w:szCs w:val="22"/>
        </w:rPr>
        <w:t xml:space="preserve"> </w:t>
      </w:r>
      <w:r w:rsidR="006D0621" w:rsidRPr="006D0621">
        <w:rPr>
          <w:rFonts w:ascii="Garamond" w:hAnsi="Garamond" w:cs="Times New Roman"/>
          <w:color w:val="000000" w:themeColor="text1"/>
          <w:sz w:val="22"/>
          <w:szCs w:val="22"/>
        </w:rPr>
        <w:t>and Laboratory (WE)</w:t>
      </w:r>
      <w:r w:rsidR="00B8454E" w:rsidRPr="006D0621">
        <w:rPr>
          <w:rFonts w:ascii="Garamond" w:hAnsi="Garamond" w:cs="Times New Roman"/>
          <w:color w:val="000000" w:themeColor="text1"/>
          <w:sz w:val="22"/>
          <w:szCs w:val="22"/>
        </w:rPr>
        <w:fldChar w:fldCharType="begin"/>
      </w:r>
      <w:r w:rsidR="00B8454E" w:rsidRPr="006D0621">
        <w:rPr>
          <w:rFonts w:ascii="Garamond" w:hAnsi="Garamond"/>
          <w:color w:val="000000" w:themeColor="text1"/>
        </w:rPr>
        <w:instrText xml:space="preserve"> XE "</w:instrText>
      </w:r>
      <w:r w:rsidR="00B8454E" w:rsidRPr="006D0621">
        <w:rPr>
          <w:rFonts w:ascii="Garamond" w:hAnsi="Garamond" w:cs="Times New Roman"/>
          <w:color w:val="000000" w:themeColor="text1"/>
        </w:rPr>
        <w:instrText>Biology</w:instrText>
      </w:r>
      <w:r w:rsidR="00B8454E" w:rsidRPr="006D0621">
        <w:rPr>
          <w:rFonts w:ascii="Garamond" w:hAnsi="Garamond"/>
          <w:color w:val="000000" w:themeColor="text1"/>
        </w:rPr>
        <w:instrText xml:space="preserve">" </w:instrText>
      </w:r>
      <w:r w:rsidR="00B8454E" w:rsidRPr="006D0621">
        <w:rPr>
          <w:rFonts w:ascii="Garamond" w:hAnsi="Garamond" w:cs="Times New Roman"/>
          <w:color w:val="000000" w:themeColor="text1"/>
          <w:sz w:val="22"/>
          <w:szCs w:val="22"/>
        </w:rPr>
        <w:fldChar w:fldCharType="end"/>
      </w:r>
      <w:r w:rsidRPr="006D0621">
        <w:rPr>
          <w:rFonts w:ascii="Garamond" w:hAnsi="Garamond" w:cs="Times New Roman"/>
          <w:color w:val="000000" w:themeColor="text1"/>
          <w:sz w:val="22"/>
          <w:szCs w:val="22"/>
        </w:rPr>
        <w:t xml:space="preserve"> </w:t>
      </w:r>
    </w:p>
    <w:p w14:paraId="742AAA79" w14:textId="3AA51BAC"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BIO-155/-155L Organismal and Ecological Biology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 </w:t>
      </w:r>
      <w:r w:rsidR="00C408C4">
        <w:rPr>
          <w:rFonts w:ascii="Garamond" w:hAnsi="Garamond" w:cs="Times New Roman"/>
          <w:color w:val="000000" w:themeColor="text1"/>
          <w:sz w:val="22"/>
          <w:szCs w:val="22"/>
        </w:rPr>
        <w:t>(WE)</w:t>
      </w:r>
    </w:p>
    <w:p w14:paraId="23DAE43C" w14:textId="77777777"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BIO-202 Topics in Evolution </w:t>
      </w:r>
    </w:p>
    <w:p w14:paraId="1F72AA70" w14:textId="32F173B0"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BIO-205/</w:t>
      </w:r>
      <w:r w:rsidR="006D062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205L General Botany and Laboratory </w:t>
      </w:r>
      <w:r w:rsidR="00C408C4">
        <w:rPr>
          <w:rFonts w:ascii="Garamond" w:hAnsi="Garamond" w:cs="Times New Roman"/>
          <w:color w:val="000000" w:themeColor="text1"/>
          <w:sz w:val="22"/>
          <w:szCs w:val="22"/>
        </w:rPr>
        <w:t>(WE)</w:t>
      </w:r>
    </w:p>
    <w:p w14:paraId="0D015FF6" w14:textId="73EFE9FF"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BIO-235/-235L Genetics and Laboratory </w:t>
      </w:r>
    </w:p>
    <w:p w14:paraId="08CB089B" w14:textId="77777777"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7015EA89" w14:textId="255DB9C6" w:rsidR="00D954A7" w:rsidRPr="00424939" w:rsidRDefault="00D954A7" w:rsidP="00D954A7">
      <w:pPr>
        <w:pStyle w:val="Noparagraphstyle"/>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BIO-355</w:t>
      </w:r>
      <w:r w:rsidR="00322988"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355L Animal Physiology and Laboratory</w:t>
      </w:r>
    </w:p>
    <w:p w14:paraId="13D38DDF" w14:textId="49C20C88" w:rsidR="00D954A7" w:rsidRPr="00424939" w:rsidRDefault="00D954A7" w:rsidP="00D954A7">
      <w:pPr>
        <w:pStyle w:val="Noparagraphstyle"/>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BIO-375/-375L Integrated Human Physiology and Laboratory </w:t>
      </w:r>
    </w:p>
    <w:p w14:paraId="35F6607B" w14:textId="77777777"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biology electives with the associated laboratories </w:t>
      </w:r>
    </w:p>
    <w:p w14:paraId="47E01890" w14:textId="7A4E86F0"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CHM-121/-121L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Laboratory</w:t>
      </w:r>
    </w:p>
    <w:p w14:paraId="7B1B29E5" w14:textId="097FF65C"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CHM-122/-122L General 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 and Laboratory</w:t>
      </w:r>
    </w:p>
    <w:p w14:paraId="5C23315F" w14:textId="77777777" w:rsidR="00D954A7" w:rsidRPr="00424939" w:rsidRDefault="00D954A7" w:rsidP="00E500FB">
      <w:pPr>
        <w:pStyle w:val="Noparagraphstyle"/>
        <w:numPr>
          <w:ilvl w:val="0"/>
          <w:numId w:val="10"/>
        </w:numPr>
        <w:tabs>
          <w:tab w:val="clear" w:pos="1080"/>
          <w:tab w:val="num" w:pos="360"/>
        </w:tabs>
        <w:spacing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4D29FB07"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MTH-135 Calculus I (strongly recommended for students considering attending graduate school)</w:t>
      </w:r>
    </w:p>
    <w:p w14:paraId="5E901C80" w14:textId="2D47C91B"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Pr="00424939">
        <w:rPr>
          <w:rFonts w:ascii="Garamond" w:hAnsi="Garamond"/>
          <w:color w:val="000000" w:themeColor="text1"/>
          <w:sz w:val="22"/>
          <w:szCs w:val="22"/>
        </w:rPr>
        <w:t xml:space="preserve">STA-100 Statistical Foundations (7 weeks) </w:t>
      </w:r>
      <w:r w:rsidRPr="00424939">
        <w:rPr>
          <w:rFonts w:ascii="Garamond" w:hAnsi="Garamond"/>
          <w:b/>
          <w:color w:val="000000" w:themeColor="text1"/>
          <w:sz w:val="22"/>
          <w:szCs w:val="22"/>
        </w:rPr>
        <w:t>and</w:t>
      </w:r>
      <w:r w:rsidRPr="00424939">
        <w:rPr>
          <w:rFonts w:ascii="Garamond" w:hAnsi="Garamond"/>
          <w:color w:val="000000" w:themeColor="text1"/>
          <w:sz w:val="22"/>
          <w:szCs w:val="22"/>
        </w:rPr>
        <w:t xml:space="preserve"> STA-110 Inferential Statistics</w:t>
      </w:r>
      <w:r w:rsidR="00B76E1A" w:rsidRPr="00424939">
        <w:rPr>
          <w:rFonts w:ascii="Garamond" w:hAnsi="Garamond"/>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(7 weeks)</w:t>
      </w:r>
    </w:p>
    <w:p w14:paraId="59A235FC"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 xml:space="preserve">STA-100 Statistical Foundations (7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 (7 weeks)</w:t>
      </w:r>
    </w:p>
    <w:p w14:paraId="3EFDFC6F" w14:textId="55F0D9AA" w:rsidR="00D954A7" w:rsidRPr="00424939" w:rsidRDefault="00D954A7" w:rsidP="00E500FB">
      <w:pPr>
        <w:pStyle w:val="Noparagraphstyle"/>
        <w:numPr>
          <w:ilvl w:val="0"/>
          <w:numId w:val="10"/>
        </w:numPr>
        <w:tabs>
          <w:tab w:val="clear" w:pos="1080"/>
          <w:tab w:val="num" w:pos="360"/>
        </w:tabs>
        <w:spacing w:after="60" w:line="240" w:lineRule="auto"/>
        <w:ind w:left="0" w:firstLine="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Attendance</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Style w:val="Strong"/>
          <w:rFonts w:ascii="Garamond" w:hAnsi="Garamond"/>
          <w:smallCaps w:val="0"/>
          <w:color w:val="000000" w:themeColor="text1"/>
        </w:rPr>
        <w:instrText>Attendance</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6D0621">
        <w:rPr>
          <w:rFonts w:ascii="Garamond" w:hAnsi="Garamond" w:cs="Times New Roman"/>
          <w:color w:val="000000" w:themeColor="text1"/>
          <w:sz w:val="22"/>
          <w:szCs w:val="22"/>
        </w:rPr>
        <w:t>at</w:t>
      </w:r>
      <w:r w:rsidR="006D062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research seminars in junior and senior years</w:t>
      </w:r>
    </w:p>
    <w:p w14:paraId="30C9F9C7" w14:textId="77777777" w:rsidR="00D954A7" w:rsidRPr="00424939" w:rsidRDefault="00D954A7" w:rsidP="001A7BD5">
      <w:pPr>
        <w:tabs>
          <w:tab w:val="num" w:pos="720"/>
        </w:tabs>
        <w:spacing w:after="0"/>
        <w:ind w:left="360" w:hanging="360"/>
        <w:rPr>
          <w:rFonts w:cs="Times New Roman"/>
          <w:i/>
          <w:color w:val="000000" w:themeColor="text1"/>
        </w:rPr>
      </w:pPr>
      <w:r w:rsidRPr="00424939">
        <w:rPr>
          <w:rFonts w:cs="Times New Roman"/>
          <w:i/>
          <w:color w:val="000000" w:themeColor="text1"/>
        </w:rPr>
        <w:t xml:space="preserve">Strongly recommended: </w:t>
      </w:r>
    </w:p>
    <w:p w14:paraId="4F801DC2" w14:textId="77777777"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sequences:</w:t>
      </w:r>
    </w:p>
    <w:p w14:paraId="01028CD9" w14:textId="5B613DFD" w:rsidR="00D954A7" w:rsidRPr="00424939" w:rsidRDefault="00D954A7" w:rsidP="00D954A7">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PHY-165/-165L Basic Physics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&amp; Laboratory and PHY-175/-175L Basic Physics II &amp; Laboratory</w:t>
      </w:r>
    </w:p>
    <w:p w14:paraId="59E20D7D" w14:textId="118F98F7" w:rsidR="00D954A7" w:rsidRPr="00424939" w:rsidRDefault="00D954A7" w:rsidP="00D954A7">
      <w:pPr>
        <w:pStyle w:val="Noparagraphstyle"/>
        <w:tabs>
          <w:tab w:val="num" w:pos="720"/>
        </w:tabs>
        <w:spacing w:after="60"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PHY-185/-185L General Physics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&amp; Laboratory and PHY-195/-195L General Physics II &amp; Laboratory</w:t>
      </w:r>
    </w:p>
    <w:p w14:paraId="502C5824" w14:textId="77777777" w:rsidR="00D954A7" w:rsidRPr="00424939" w:rsidRDefault="00D954A7" w:rsidP="00D954A7">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With consent of the department chair, other chemistry or mathematics courses may be substituted. </w:t>
      </w:r>
    </w:p>
    <w:p w14:paraId="33E12190" w14:textId="5DC1C208" w:rsidR="00D954A7" w:rsidRPr="008E78F2" w:rsidRDefault="00D954A7" w:rsidP="00B36621">
      <w:pPr>
        <w:pStyle w:val="Noparagraphstyle"/>
        <w:spacing w:before="120" w:line="240" w:lineRule="auto"/>
        <w:jc w:val="left"/>
        <w:rPr>
          <w:rFonts w:ascii="Garamond" w:hAnsi="Garamond" w:cs="Times New Roman"/>
          <w:b/>
          <w:color w:val="000000" w:themeColor="text1"/>
          <w:sz w:val="22"/>
          <w:szCs w:val="22"/>
        </w:rPr>
        <w:pPrChange w:id="9145" w:author="Summer 2023 updates" w:date="2024-07-31T13:42:00Z">
          <w:pPr>
            <w:pStyle w:val="Noparagraphstyle"/>
            <w:spacing w:line="240" w:lineRule="auto"/>
            <w:jc w:val="left"/>
          </w:pPr>
        </w:pPrChange>
      </w:pPr>
      <w:r w:rsidRPr="008E78F2">
        <w:rPr>
          <w:rFonts w:ascii="Garamond" w:hAnsi="Garamond" w:cs="Times New Roman"/>
          <w:b/>
          <w:color w:val="000000" w:themeColor="text1"/>
          <w:sz w:val="22"/>
          <w:szCs w:val="22"/>
        </w:rPr>
        <w:t>Laboratory Study in Biology</w:t>
      </w:r>
      <w:r w:rsidR="00B8454E" w:rsidRPr="008E78F2">
        <w:rPr>
          <w:rFonts w:ascii="Garamond" w:hAnsi="Garamond" w:cs="Times New Roman"/>
          <w:b/>
          <w:color w:val="000000" w:themeColor="text1"/>
          <w:sz w:val="22"/>
          <w:szCs w:val="22"/>
        </w:rPr>
        <w:fldChar w:fldCharType="begin"/>
      </w:r>
      <w:r w:rsidR="00B8454E" w:rsidRPr="008E78F2">
        <w:rPr>
          <w:rFonts w:ascii="Garamond" w:hAnsi="Garamond" w:cs="Times New Roman"/>
          <w:b/>
          <w:color w:val="000000" w:themeColor="text1"/>
          <w:sz w:val="22"/>
          <w:szCs w:val="22"/>
        </w:rPr>
        <w:instrText xml:space="preserve"> XE "Biology" </w:instrText>
      </w:r>
      <w:r w:rsidR="00B8454E" w:rsidRPr="008E78F2">
        <w:rPr>
          <w:rFonts w:ascii="Garamond" w:hAnsi="Garamond" w:cs="Times New Roman"/>
          <w:b/>
          <w:color w:val="000000" w:themeColor="text1"/>
          <w:sz w:val="22"/>
          <w:szCs w:val="22"/>
        </w:rPr>
        <w:fldChar w:fldCharType="end"/>
      </w:r>
    </w:p>
    <w:p w14:paraId="5ED15C77" w14:textId="75B830F9" w:rsidR="00D954A7" w:rsidRPr="00424939" w:rsidRDefault="006D0621" w:rsidP="00E421B0">
      <w:pPr>
        <w:rPr>
          <w:rPrChange w:id="9146" w:author="Summer 2023 updates" w:date="2024-07-31T13:42:00Z">
            <w:rPr>
              <w:rFonts w:ascii="Garamond" w:hAnsi="Garamond"/>
              <w:color w:val="000000" w:themeColor="text1"/>
              <w:sz w:val="22"/>
            </w:rPr>
          </w:rPrChange>
        </w:rPr>
        <w:pPrChange w:id="9147" w:author="Summer 2023 updates" w:date="2024-07-31T13:42:00Z">
          <w:pPr>
            <w:pStyle w:val="Noparagraphstyle"/>
            <w:spacing w:line="240" w:lineRule="auto"/>
            <w:jc w:val="left"/>
          </w:pPr>
        </w:pPrChange>
      </w:pPr>
      <w:r w:rsidRPr="003B4409">
        <w:t xml:space="preserve">Laboratory and field experiences are essential to scientific understanding. They offer an </w:t>
      </w:r>
      <w:r w:rsidR="00D954A7" w:rsidRPr="006D0621">
        <w:rPr>
          <w:rPrChange w:id="9148" w:author="Summer 2023 updates" w:date="2024-07-31T13:42:00Z">
            <w:rPr>
              <w:rFonts w:ascii="Garamond" w:hAnsi="Garamond"/>
              <w:color w:val="000000" w:themeColor="text1"/>
              <w:sz w:val="22"/>
            </w:rPr>
          </w:rPrChange>
        </w:rPr>
        <w:t>introduction to the processes of science, emphasizing student participation in hypothesis formulation, experim</w:t>
      </w:r>
      <w:r w:rsidR="00D954A7" w:rsidRPr="00424939">
        <w:rPr>
          <w:rPrChange w:id="9149" w:author="Summer 2023 updates" w:date="2024-07-31T13:42:00Z">
            <w:rPr>
              <w:rFonts w:ascii="Garamond" w:hAnsi="Garamond"/>
              <w:color w:val="000000" w:themeColor="text1"/>
              <w:sz w:val="22"/>
            </w:rPr>
          </w:rPrChange>
        </w:rPr>
        <w:t>ental design, data collection, data analysis, and the composition of papers in a format conventional to science. Biology</w:t>
      </w:r>
      <w:r w:rsidR="00B8454E" w:rsidRPr="00424939">
        <w:rPr>
          <w:rPrChange w:id="9150" w:author="Summer 2023 updates" w:date="2024-07-31T13:42:00Z">
            <w:rPr>
              <w:rFonts w:ascii="Garamond" w:hAnsi="Garamond"/>
              <w:color w:val="000000" w:themeColor="text1"/>
              <w:sz w:val="22"/>
            </w:rPr>
          </w:rPrChange>
        </w:rPr>
        <w:fldChar w:fldCharType="begin"/>
      </w:r>
      <w:r w:rsidR="00B8454E" w:rsidRPr="00424939">
        <w:rPr>
          <w:rPrChange w:id="9151" w:author="Summer 2023 updates" w:date="2024-07-31T13:42:00Z">
            <w:rPr>
              <w:rFonts w:ascii="Garamond" w:hAnsi="Garamond"/>
              <w:color w:val="000000" w:themeColor="text1"/>
            </w:rPr>
          </w:rPrChange>
        </w:rPr>
        <w:instrText xml:space="preserve"> XE "Biology" </w:instrText>
      </w:r>
      <w:r w:rsidR="00B8454E" w:rsidRPr="00424939">
        <w:rPr>
          <w:rPrChange w:id="9152" w:author="Summer 2023 updates" w:date="2024-07-31T13:42:00Z">
            <w:rPr>
              <w:rFonts w:ascii="Garamond" w:hAnsi="Garamond"/>
              <w:color w:val="000000" w:themeColor="text1"/>
              <w:sz w:val="22"/>
            </w:rPr>
          </w:rPrChange>
        </w:rPr>
        <w:fldChar w:fldCharType="end"/>
      </w:r>
      <w:r w:rsidR="00D954A7" w:rsidRPr="00424939">
        <w:rPr>
          <w:rPrChange w:id="9153" w:author="Summer 2023 updates" w:date="2024-07-31T13:42:00Z">
            <w:rPr>
              <w:rFonts w:ascii="Garamond" w:hAnsi="Garamond"/>
              <w:color w:val="000000" w:themeColor="text1"/>
              <w:sz w:val="22"/>
            </w:rPr>
          </w:rPrChange>
        </w:rPr>
        <w:t xml:space="preserve"> majors must complete </w:t>
      </w:r>
      <w:r w:rsidR="006F20A8">
        <w:rPr>
          <w:rPrChange w:id="9154" w:author="Summer 2023 updates" w:date="2024-07-31T13:42:00Z">
            <w:rPr>
              <w:rFonts w:ascii="Garamond" w:hAnsi="Garamond"/>
              <w:color w:val="000000" w:themeColor="text1"/>
              <w:sz w:val="22"/>
            </w:rPr>
          </w:rPrChange>
        </w:rPr>
        <w:t xml:space="preserve">the requisite </w:t>
      </w:r>
      <w:r w:rsidR="00D954A7" w:rsidRPr="00424939">
        <w:rPr>
          <w:rPrChange w:id="9155" w:author="Summer 2023 updates" w:date="2024-07-31T13:42:00Z">
            <w:rPr>
              <w:rFonts w:ascii="Garamond" w:hAnsi="Garamond"/>
              <w:color w:val="000000" w:themeColor="text1"/>
              <w:sz w:val="22"/>
            </w:rPr>
          </w:rPrChange>
        </w:rPr>
        <w:t>laboratory</w:t>
      </w:r>
      <w:r w:rsidR="006F20A8">
        <w:rPr>
          <w:rPrChange w:id="9156" w:author="Summer 2023 updates" w:date="2024-07-31T13:42:00Z">
            <w:rPr>
              <w:rFonts w:ascii="Garamond" w:hAnsi="Garamond"/>
              <w:color w:val="000000" w:themeColor="text1"/>
              <w:sz w:val="22"/>
            </w:rPr>
          </w:rPrChange>
        </w:rPr>
        <w:t xml:space="preserve"> courses for the major</w:t>
      </w:r>
      <w:r w:rsidR="00D954A7" w:rsidRPr="00424939">
        <w:rPr>
          <w:rPrChange w:id="9157" w:author="Summer 2023 updates" w:date="2024-07-31T13:42:00Z">
            <w:rPr>
              <w:rFonts w:ascii="Garamond" w:hAnsi="Garamond"/>
              <w:color w:val="000000" w:themeColor="text1"/>
              <w:sz w:val="22"/>
            </w:rPr>
          </w:rPrChange>
        </w:rPr>
        <w:t xml:space="preserve">. Students not majoring in biology should enroll in </w:t>
      </w:r>
      <w:r w:rsidR="006F20A8">
        <w:rPr>
          <w:rPrChange w:id="9158" w:author="Summer 2023 updates" w:date="2024-07-31T13:42:00Z">
            <w:rPr>
              <w:rFonts w:ascii="Garamond" w:hAnsi="Garamond"/>
              <w:color w:val="000000" w:themeColor="text1"/>
              <w:sz w:val="22"/>
            </w:rPr>
          </w:rPrChange>
        </w:rPr>
        <w:t xml:space="preserve">a </w:t>
      </w:r>
      <w:r w:rsidR="00D954A7" w:rsidRPr="00424939">
        <w:rPr>
          <w:rPrChange w:id="9159" w:author="Summer 2023 updates" w:date="2024-07-31T13:42:00Z">
            <w:rPr>
              <w:rFonts w:ascii="Garamond" w:hAnsi="Garamond"/>
              <w:color w:val="000000" w:themeColor="text1"/>
              <w:sz w:val="22"/>
            </w:rPr>
          </w:rPrChange>
        </w:rPr>
        <w:t xml:space="preserve">laboratory section of any course they plan to apply to the laboratory science requirement in general education. </w:t>
      </w:r>
    </w:p>
    <w:p w14:paraId="4FF1B100" w14:textId="77777777" w:rsidR="006F20A8" w:rsidRDefault="006F20A8" w:rsidP="00D954A7">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rPr>
          <w:rFonts w:cs="Times New Roman"/>
          <w:b/>
          <w:smallCaps/>
          <w:snapToGrid w:val="0"/>
          <w:color w:val="000000" w:themeColor="text1"/>
        </w:rPr>
      </w:pPr>
    </w:p>
    <w:p w14:paraId="5530F3AB" w14:textId="6334D24B" w:rsidR="00D954A7" w:rsidRPr="00B36621" w:rsidRDefault="00D954A7" w:rsidP="00B36621">
      <w:pPr>
        <w:spacing w:before="120" w:after="0"/>
        <w:rPr>
          <w:b/>
          <w:smallCaps/>
          <w:rPrChange w:id="9160" w:author="Summer 2023 updates" w:date="2024-07-31T13:42:00Z">
            <w:rPr>
              <w:b/>
              <w:smallCaps/>
              <w:color w:val="000000" w:themeColor="text1"/>
            </w:rPr>
          </w:rPrChange>
        </w:rPr>
        <w:pPrChange w:id="9161" w:author="Summer 2023 updates" w:date="2024-07-31T13:42:00Z">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pPr>
        </w:pPrChange>
      </w:pPr>
      <w:del w:id="9162" w:author="Summer 2023 updates" w:date="2024-07-31T13:42:00Z">
        <w:r w:rsidRPr="00424939">
          <w:rPr>
            <w:rFonts w:cs="Times New Roman"/>
            <w:b/>
            <w:smallCaps/>
            <w:snapToGrid w:val="0"/>
            <w:color w:val="000000" w:themeColor="text1"/>
          </w:rPr>
          <w:delText>courses</w:delText>
        </w:r>
      </w:del>
      <w:ins w:id="9163" w:author="Summer 2023 updates" w:date="2024-07-31T13:42:00Z">
        <w:r w:rsidR="00B36621" w:rsidRPr="00B36621">
          <w:rPr>
            <w:b/>
            <w:smallCaps/>
            <w:snapToGrid w:val="0"/>
          </w:rPr>
          <w:t>C</w:t>
        </w:r>
        <w:r w:rsidRPr="00B36621">
          <w:rPr>
            <w:b/>
            <w:smallCaps/>
            <w:snapToGrid w:val="0"/>
          </w:rPr>
          <w:t>ourses</w:t>
        </w:r>
      </w:ins>
      <w:r w:rsidRPr="00B36621">
        <w:rPr>
          <w:b/>
          <w:smallCaps/>
          <w:rPrChange w:id="9164" w:author="Summer 2023 updates" w:date="2024-07-31T13:42:00Z">
            <w:rPr>
              <w:b/>
              <w:smallCaps/>
              <w:color w:val="000000" w:themeColor="text1"/>
            </w:rPr>
          </w:rPrChange>
        </w:rPr>
        <w:t xml:space="preserve"> in </w:t>
      </w:r>
      <w:del w:id="9165" w:author="Summer 2023 updates" w:date="2024-07-31T13:42:00Z">
        <w:r w:rsidRPr="00424939">
          <w:rPr>
            <w:rFonts w:cs="Times New Roman"/>
            <w:b/>
            <w:smallCaps/>
            <w:snapToGrid w:val="0"/>
            <w:color w:val="000000" w:themeColor="text1"/>
          </w:rPr>
          <w:delText>biology</w:delText>
        </w:r>
      </w:del>
      <w:ins w:id="9166" w:author="Summer 2023 updates" w:date="2024-07-31T13:42:00Z">
        <w:r w:rsidR="00B36621" w:rsidRPr="00B36621">
          <w:rPr>
            <w:b/>
            <w:smallCaps/>
            <w:snapToGrid w:val="0"/>
          </w:rPr>
          <w:t>B</w:t>
        </w:r>
        <w:r w:rsidRPr="00B36621">
          <w:rPr>
            <w:b/>
            <w:smallCaps/>
            <w:snapToGrid w:val="0"/>
          </w:rPr>
          <w:t>iology</w:t>
        </w:r>
      </w:ins>
    </w:p>
    <w:p w14:paraId="5200BD5D" w14:textId="123F903F"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16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BIO-100 Human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016D7540" w14:textId="0CAB3CD2" w:rsidR="00D954A7" w:rsidRDefault="006F20A8" w:rsidP="00E421B0">
      <w:pPr>
        <w:rPr>
          <w:rPrChange w:id="9168" w:author="Summer 2023 updates" w:date="2024-07-31T13:42:00Z">
            <w:rPr>
              <w:rFonts w:ascii="Garamond" w:hAnsi="Garamond"/>
              <w:color w:val="000000" w:themeColor="text1"/>
              <w:sz w:val="22"/>
            </w:rPr>
          </w:rPrChange>
        </w:rPr>
        <w:pPrChange w:id="9169" w:author="Summer 2023 updates" w:date="2024-07-31T13:42:00Z">
          <w:pPr>
            <w:pStyle w:val="Noparagraphstyle"/>
            <w:spacing w:after="60" w:line="240" w:lineRule="auto"/>
            <w:jc w:val="left"/>
          </w:pPr>
        </w:pPrChange>
      </w:pPr>
      <w:r>
        <w:rPr>
          <w:rPrChange w:id="9170" w:author="Summer 2023 updates" w:date="2024-07-31T13:42:00Z">
            <w:rPr>
              <w:rFonts w:ascii="Garamond" w:hAnsi="Garamond"/>
              <w:color w:val="000000" w:themeColor="text1"/>
              <w:sz w:val="22"/>
            </w:rPr>
          </w:rPrChange>
        </w:rPr>
        <w:t>Studies</w:t>
      </w:r>
      <w:r w:rsidR="00D954A7" w:rsidRPr="00424939">
        <w:rPr>
          <w:rPrChange w:id="9171" w:author="Summer 2023 updates" w:date="2024-07-31T13:42:00Z">
            <w:rPr>
              <w:rFonts w:ascii="Garamond" w:hAnsi="Garamond"/>
              <w:color w:val="000000" w:themeColor="text1"/>
              <w:sz w:val="22"/>
            </w:rPr>
          </w:rPrChange>
        </w:rPr>
        <w:t xml:space="preserve"> </w:t>
      </w:r>
      <w:r w:rsidR="00D954A7" w:rsidRPr="00424939">
        <w:rPr>
          <w:i/>
          <w:rPrChange w:id="9172" w:author="Summer 2023 updates" w:date="2024-07-31T13:42:00Z">
            <w:rPr>
              <w:rFonts w:ascii="Garamond" w:hAnsi="Garamond"/>
              <w:i/>
              <w:color w:val="000000" w:themeColor="text1"/>
              <w:sz w:val="22"/>
            </w:rPr>
          </w:rPrChange>
        </w:rPr>
        <w:t xml:space="preserve">Homo sapiens </w:t>
      </w:r>
      <w:r w:rsidR="00D954A7" w:rsidRPr="00424939">
        <w:rPr>
          <w:rPrChange w:id="9173" w:author="Summer 2023 updates" w:date="2024-07-31T13:42:00Z">
            <w:rPr>
              <w:rFonts w:ascii="Garamond" w:hAnsi="Garamond"/>
              <w:color w:val="000000" w:themeColor="text1"/>
              <w:sz w:val="22"/>
            </w:rPr>
          </w:rPrChange>
        </w:rPr>
        <w:t xml:space="preserve">applying the same tools biologists use to study other organisms. Topics may include an overview of human evolution, reproduction, genetics, population genetics, adaptations of selected organs and organ systems, humans’ relationship to and impact on their environment, and other contemporary issues in human biology. This course does not satisfy any of the requirements for a major in biology. </w:t>
      </w:r>
    </w:p>
    <w:p w14:paraId="70588585" w14:textId="77777777" w:rsidR="00957782" w:rsidRDefault="00957782">
      <w:pPr>
        <w:spacing w:after="200" w:line="276" w:lineRule="auto"/>
        <w:rPr>
          <w:ins w:id="9174" w:author="Summer 2023 updates" w:date="2024-07-31T13:42:00Z"/>
          <w:rFonts w:eastAsia="Times New Roman" w:cs="Times New Roman"/>
          <w:b/>
          <w:color w:val="000000" w:themeColor="text1"/>
        </w:rPr>
      </w:pPr>
      <w:ins w:id="9175" w:author="Summer 2023 updates" w:date="2024-07-31T13:42:00Z">
        <w:r>
          <w:rPr>
            <w:rFonts w:cs="Times New Roman"/>
            <w:b/>
            <w:color w:val="000000" w:themeColor="text1"/>
          </w:rPr>
          <w:br w:type="page"/>
        </w:r>
      </w:ins>
    </w:p>
    <w:p w14:paraId="39536105" w14:textId="4A6A7006" w:rsidR="006F20A8" w:rsidRPr="00424939" w:rsidRDefault="006F20A8" w:rsidP="004D38A9">
      <w:pPr>
        <w:pStyle w:val="Noparagraphstyle"/>
        <w:spacing w:before="40" w:line="240" w:lineRule="auto"/>
        <w:jc w:val="left"/>
        <w:rPr>
          <w:rFonts w:ascii="Garamond" w:hAnsi="Garamond" w:cs="Times New Roman"/>
          <w:b/>
          <w:color w:val="000000" w:themeColor="text1"/>
          <w:sz w:val="22"/>
          <w:szCs w:val="22"/>
        </w:rPr>
        <w:pPrChange w:id="917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BIO-100</w:t>
      </w:r>
      <w:r>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Human Biology</w:t>
      </w:r>
      <w:r>
        <w:rPr>
          <w:rFonts w:ascii="Garamond" w:hAnsi="Garamond" w:cs="Times New Roman"/>
          <w:b/>
          <w:color w:val="000000" w:themeColor="text1"/>
          <w:sz w:val="22"/>
          <w:szCs w:val="22"/>
        </w:rPr>
        <w:t xml:space="preserve"> Lab</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6B33E3C8" w14:textId="102D95E7" w:rsidR="00BF20CA" w:rsidRPr="00784273" w:rsidRDefault="006F20A8" w:rsidP="00E421B0">
      <w:r w:rsidRPr="006F20A8">
        <w:t>Three hours per week. Corequisite registration in BIO-100. This course does not satisfy any of the requirements for a major in biology.</w:t>
      </w:r>
      <w:ins w:id="9177" w:author="Summer 2023 updates" w:date="2024-07-31T13:42:00Z">
        <w:r w:rsidRPr="006F20A8">
          <w:t xml:space="preserve"> </w:t>
        </w:r>
        <w:r w:rsidR="00BE68C1">
          <w:t>Nursing majors are not required to take BIO-100L.</w:t>
        </w:r>
      </w:ins>
      <w:r w:rsidR="00BE68C1">
        <w:t xml:space="preserve"> </w:t>
      </w:r>
      <w:r w:rsidRPr="006F20A8">
        <w:t>(0.2 course credit)</w:t>
      </w:r>
    </w:p>
    <w:p w14:paraId="5F37D145" w14:textId="253B3383"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17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BIO-103 Anatomy and Physiology </w:t>
      </w:r>
    </w:p>
    <w:p w14:paraId="7B6426AB" w14:textId="50E743F0" w:rsidR="00D954A7" w:rsidRDefault="00D954A7" w:rsidP="00E421B0">
      <w:pPr>
        <w:rPr>
          <w:rPrChange w:id="9179" w:author="Summer 2023 updates" w:date="2024-07-31T13:42:00Z">
            <w:rPr>
              <w:rFonts w:ascii="Garamond" w:hAnsi="Garamond"/>
              <w:color w:val="000000" w:themeColor="text1"/>
              <w:sz w:val="22"/>
            </w:rPr>
          </w:rPrChange>
        </w:rPr>
        <w:pPrChange w:id="9180" w:author="Summer 2023 updates" w:date="2024-07-31T13:42:00Z">
          <w:pPr>
            <w:pStyle w:val="Noparagraphstyle"/>
            <w:spacing w:after="60" w:line="240" w:lineRule="auto"/>
            <w:jc w:val="left"/>
          </w:pPr>
        </w:pPrChange>
      </w:pPr>
      <w:r w:rsidRPr="00424939">
        <w:rPr>
          <w:rPrChange w:id="9181" w:author="Summer 2023 updates" w:date="2024-07-31T13:42:00Z">
            <w:rPr>
              <w:rFonts w:ascii="Garamond" w:hAnsi="Garamond"/>
              <w:color w:val="000000" w:themeColor="text1"/>
              <w:sz w:val="22"/>
            </w:rPr>
          </w:rPrChange>
        </w:rPr>
        <w:t>Introduces the student to the structure, function, and organization of the human body. Designed for non</w:t>
      </w:r>
      <w:r w:rsidR="009957D6">
        <w:rPr>
          <w:rPrChange w:id="9182" w:author="Summer 2023 updates" w:date="2024-07-31T13:42:00Z">
            <w:rPr>
              <w:rFonts w:ascii="Garamond" w:hAnsi="Garamond"/>
              <w:color w:val="000000" w:themeColor="text1"/>
              <w:sz w:val="22"/>
            </w:rPr>
          </w:rPrChange>
        </w:rPr>
        <w:t>-</w:t>
      </w:r>
      <w:r w:rsidRPr="00424939">
        <w:rPr>
          <w:rPrChange w:id="9183" w:author="Summer 2023 updates" w:date="2024-07-31T13:42:00Z">
            <w:rPr>
              <w:rFonts w:ascii="Garamond" w:hAnsi="Garamond"/>
              <w:color w:val="000000" w:themeColor="text1"/>
              <w:sz w:val="22"/>
            </w:rPr>
          </w:rPrChange>
        </w:rPr>
        <w:t>majors as well as students with health-related career interests. This course does not satisfy any of the requirements for a major in biology</w:t>
      </w:r>
      <w:r w:rsidR="009957D6">
        <w:rPr>
          <w:rPrChange w:id="9184" w:author="Summer 2023 updates" w:date="2024-07-31T13:42:00Z">
            <w:rPr>
              <w:rFonts w:ascii="Garamond" w:hAnsi="Garamond"/>
              <w:color w:val="000000" w:themeColor="text1"/>
              <w:sz w:val="22"/>
            </w:rPr>
          </w:rPrChange>
        </w:rPr>
        <w:t xml:space="preserve"> or nursing</w:t>
      </w:r>
      <w:r w:rsidRPr="00424939">
        <w:rPr>
          <w:rPrChange w:id="9185" w:author="Summer 2023 updates" w:date="2024-07-31T13:42:00Z">
            <w:rPr>
              <w:rFonts w:ascii="Garamond" w:hAnsi="Garamond"/>
              <w:color w:val="000000" w:themeColor="text1"/>
              <w:sz w:val="22"/>
            </w:rPr>
          </w:rPrChange>
        </w:rPr>
        <w:t xml:space="preserve">. </w:t>
      </w:r>
    </w:p>
    <w:p w14:paraId="492ACF45" w14:textId="78C3A20B" w:rsidR="009957D6" w:rsidRPr="00424939" w:rsidRDefault="009957D6" w:rsidP="004D38A9">
      <w:pPr>
        <w:pStyle w:val="Noparagraphstyle"/>
        <w:spacing w:before="40" w:line="240" w:lineRule="auto"/>
        <w:jc w:val="left"/>
        <w:rPr>
          <w:rFonts w:ascii="Garamond" w:hAnsi="Garamond" w:cs="Times New Roman"/>
          <w:b/>
          <w:color w:val="000000" w:themeColor="text1"/>
          <w:sz w:val="22"/>
          <w:szCs w:val="22"/>
        </w:rPr>
        <w:pPrChange w:id="918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BIO-103</w:t>
      </w:r>
      <w:r w:rsidR="00824C55">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Anatomy and Physiology </w:t>
      </w:r>
      <w:r w:rsidR="00824C55">
        <w:rPr>
          <w:rFonts w:ascii="Garamond" w:hAnsi="Garamond" w:cs="Times New Roman"/>
          <w:b/>
          <w:color w:val="000000" w:themeColor="text1"/>
          <w:sz w:val="22"/>
          <w:szCs w:val="22"/>
        </w:rPr>
        <w:t>Lab</w:t>
      </w:r>
    </w:p>
    <w:p w14:paraId="0A5E7691" w14:textId="4A0350C5" w:rsidR="009957D6" w:rsidRDefault="00824C55" w:rsidP="00E421B0">
      <w:pPr>
        <w:rPr>
          <w:rPrChange w:id="9187" w:author="Summer 2023 updates" w:date="2024-07-31T13:42:00Z">
            <w:rPr>
              <w:rFonts w:ascii="Garamond" w:hAnsi="Garamond"/>
              <w:color w:val="000000" w:themeColor="text1"/>
              <w:sz w:val="22"/>
            </w:rPr>
          </w:rPrChange>
        </w:rPr>
        <w:pPrChange w:id="9188" w:author="Summer 2023 updates" w:date="2024-07-31T13:42:00Z">
          <w:pPr>
            <w:pStyle w:val="Noparagraphstyle"/>
            <w:spacing w:after="60" w:line="240" w:lineRule="auto"/>
            <w:jc w:val="left"/>
          </w:pPr>
        </w:pPrChange>
      </w:pPr>
      <w:r>
        <w:rPr>
          <w:rPrChange w:id="9189" w:author="Summer 2023 updates" w:date="2024-07-31T13:42:00Z">
            <w:rPr>
              <w:rFonts w:ascii="Garamond" w:hAnsi="Garamond"/>
              <w:color w:val="000000" w:themeColor="text1"/>
              <w:sz w:val="22"/>
            </w:rPr>
          </w:rPrChange>
        </w:rPr>
        <w:t>Three hours per week. Corequisite registration in BIO-103. This course does not satisfy any of the requirements for a major in biology or nursing. (0.2 course credit)</w:t>
      </w:r>
      <w:r w:rsidR="009957D6" w:rsidRPr="00424939">
        <w:rPr>
          <w:rPrChange w:id="9190" w:author="Summer 2023 updates" w:date="2024-07-31T13:42:00Z">
            <w:rPr>
              <w:rFonts w:ascii="Garamond" w:hAnsi="Garamond"/>
              <w:color w:val="000000" w:themeColor="text1"/>
              <w:sz w:val="22"/>
            </w:rPr>
          </w:rPrChange>
        </w:rPr>
        <w:t xml:space="preserve"> </w:t>
      </w:r>
    </w:p>
    <w:p w14:paraId="2F25CA1B" w14:textId="77777777" w:rsidR="00F13D70" w:rsidRPr="00424939" w:rsidRDefault="00F13D70" w:rsidP="004D38A9">
      <w:pPr>
        <w:spacing w:before="40" w:after="0"/>
        <w:rPr>
          <w:ins w:id="9191" w:author="Summer 2023 updates" w:date="2024-07-31T13:42:00Z"/>
          <w:rFonts w:cs="Times New Roman"/>
          <w:b/>
          <w:color w:val="000000" w:themeColor="text1"/>
        </w:rPr>
      </w:pPr>
      <w:ins w:id="9192" w:author="Summer 2023 updates" w:date="2024-07-31T13:42:00Z">
        <w:r>
          <w:rPr>
            <w:rFonts w:cs="Times New Roman"/>
            <w:b/>
            <w:color w:val="000000" w:themeColor="text1"/>
          </w:rPr>
          <w:t>BIO-104 Biodiversity</w:t>
        </w:r>
      </w:ins>
    </w:p>
    <w:p w14:paraId="57C73058" w14:textId="77777777" w:rsidR="00F13D70" w:rsidRPr="00424939" w:rsidRDefault="00F13D70" w:rsidP="00E421B0">
      <w:pPr>
        <w:rPr>
          <w:ins w:id="9193" w:author="Summer 2023 updates" w:date="2024-07-31T13:42:00Z"/>
        </w:rPr>
      </w:pPr>
      <w:ins w:id="9194" w:author="Summer 2023 updates" w:date="2024-07-31T13:42:00Z">
        <w:r w:rsidRPr="00A9106C">
          <w:t>Introduces students to the current state of terrestrial and aquatic biodiversity, the origin and extinction of species, the value of biodiversity, human effects on biodiversity, biodiversity hotspots, and policies and approaches to conserve biodiversity for the future.</w:t>
        </w:r>
        <w:r w:rsidRPr="00A74A10">
          <w:t xml:space="preserve"> </w:t>
        </w:r>
        <w:r>
          <w:t>(Offered on an occasional basis)</w:t>
        </w:r>
      </w:ins>
    </w:p>
    <w:p w14:paraId="4C2C7B49" w14:textId="6799971D"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19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BIO-105 Introduction to Environmental Studies</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"Environmental Studies" </w:instrText>
      </w:r>
      <w:r w:rsidR="009F4511"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61828173" w14:textId="0755F7E5" w:rsidR="00D954A7" w:rsidRDefault="00D954A7" w:rsidP="00E421B0">
      <w:pPr>
        <w:rPr>
          <w:rPrChange w:id="9196" w:author="Summer 2023 updates" w:date="2024-07-31T13:42:00Z">
            <w:rPr>
              <w:rFonts w:ascii="Garamond" w:hAnsi="Garamond"/>
              <w:color w:val="000000" w:themeColor="text1"/>
              <w:sz w:val="22"/>
            </w:rPr>
          </w:rPrChange>
        </w:rPr>
        <w:pPrChange w:id="9197" w:author="Summer 2023 updates" w:date="2024-07-31T13:42:00Z">
          <w:pPr>
            <w:pStyle w:val="Noparagraphstyle"/>
            <w:spacing w:after="60" w:line="240" w:lineRule="auto"/>
            <w:jc w:val="left"/>
          </w:pPr>
        </w:pPrChange>
      </w:pPr>
      <w:r w:rsidRPr="00424939">
        <w:rPr>
          <w:rPrChange w:id="9198" w:author="Summer 2023 updates" w:date="2024-07-31T13:42:00Z">
            <w:rPr>
              <w:rFonts w:ascii="Garamond" w:hAnsi="Garamond"/>
              <w:color w:val="000000" w:themeColor="text1"/>
              <w:sz w:val="22"/>
            </w:rPr>
          </w:rPrChange>
        </w:rPr>
        <w:t>Examines interactions between human population density and natural resources, biodiversity, and human health; emphasizing the ecological concepts that underlie selected environmental problems, but also drawing methods and viewpoints from the social sciences. The focus of the course is global and uses case studies reflecting diverse political, economic, and cultural perspectives. Sustainability is a central theme. Three hours per week. Counts as a non-lab science course.</w:t>
      </w:r>
      <w:r w:rsidR="00A00342">
        <w:rPr>
          <w:rPrChange w:id="9199" w:author="Summer 2023 updates" w:date="2024-07-31T13:42:00Z">
            <w:rPr>
              <w:rFonts w:ascii="Garamond" w:hAnsi="Garamond"/>
              <w:color w:val="000000" w:themeColor="text1"/>
              <w:sz w:val="22"/>
            </w:rPr>
          </w:rPrChange>
        </w:rPr>
        <w:t xml:space="preserve">  (</w:t>
      </w:r>
      <w:r w:rsidRPr="00424939">
        <w:rPr>
          <w:rPrChange w:id="9200" w:author="Summer 2023 updates" w:date="2024-07-31T13:42:00Z">
            <w:rPr>
              <w:rFonts w:ascii="Garamond" w:hAnsi="Garamond"/>
              <w:color w:val="000000" w:themeColor="text1"/>
              <w:sz w:val="22"/>
            </w:rPr>
          </w:rPrChange>
        </w:rPr>
        <w:t>This course does not satisfy any of the requirements for a major in biology.</w:t>
      </w:r>
      <w:r w:rsidR="00A00342">
        <w:rPr>
          <w:rPrChange w:id="9201" w:author="Summer 2023 updates" w:date="2024-07-31T13:42:00Z">
            <w:rPr>
              <w:rFonts w:ascii="Garamond" w:hAnsi="Garamond"/>
              <w:color w:val="000000" w:themeColor="text1"/>
              <w:sz w:val="22"/>
            </w:rPr>
          </w:rPrChange>
        </w:rPr>
        <w:t>)</w:t>
      </w:r>
      <w:r w:rsidRPr="00424939">
        <w:rPr>
          <w:rPrChange w:id="9202" w:author="Summer 2023 updates" w:date="2024-07-31T13:42:00Z">
            <w:rPr>
              <w:rFonts w:ascii="Garamond" w:hAnsi="Garamond"/>
              <w:color w:val="000000" w:themeColor="text1"/>
              <w:sz w:val="22"/>
            </w:rPr>
          </w:rPrChange>
        </w:rPr>
        <w:t xml:space="preserve"> </w:t>
      </w:r>
    </w:p>
    <w:p w14:paraId="608E4232" w14:textId="2A0B4C4E" w:rsidR="00A20150" w:rsidRPr="00424939" w:rsidRDefault="00A20150" w:rsidP="004D38A9">
      <w:pPr>
        <w:pStyle w:val="Noparagraphstyle"/>
        <w:spacing w:before="40" w:line="240" w:lineRule="auto"/>
        <w:jc w:val="left"/>
        <w:rPr>
          <w:rFonts w:ascii="Garamond" w:hAnsi="Garamond" w:cs="Times New Roman"/>
          <w:b/>
          <w:color w:val="000000" w:themeColor="text1"/>
          <w:sz w:val="22"/>
          <w:szCs w:val="22"/>
        </w:rPr>
        <w:pPrChange w:id="9203"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111</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Urban Ecology</w:t>
      </w:r>
      <w:r w:rsidRPr="00424939">
        <w:rPr>
          <w:rFonts w:ascii="Garamond" w:hAnsi="Garamond" w:cs="Times New Roman"/>
          <w:b/>
          <w:color w:val="000000" w:themeColor="text1"/>
          <w:sz w:val="22"/>
          <w:szCs w:val="22"/>
        </w:rPr>
        <w:t xml:space="preserve"> </w:t>
      </w:r>
    </w:p>
    <w:p w14:paraId="4C8E6110" w14:textId="7C747AC8" w:rsidR="00A20150" w:rsidRPr="003B4409" w:rsidRDefault="00A20150" w:rsidP="00E421B0">
      <w:pPr>
        <w:rPr>
          <w:color w:val="000000" w:themeColor="text1"/>
        </w:rPr>
        <w:pPrChange w:id="9204" w:author="Summer 2023 updates" w:date="2024-07-31T13:42:00Z">
          <w:pPr>
            <w:pStyle w:val="Noparagraphstyle"/>
            <w:spacing w:after="60" w:line="240" w:lineRule="auto"/>
            <w:jc w:val="left"/>
          </w:pPr>
        </w:pPrChange>
      </w:pPr>
      <w:r w:rsidRPr="003B4409">
        <w:rPr>
          <w:color w:val="000000" w:themeColor="text1"/>
        </w:rPr>
        <w:t xml:space="preserve">Introduces </w:t>
      </w:r>
      <w:r w:rsidRPr="003B4409">
        <w:t>the ecology of urban systems, investigating how humans and their built environments interact with and form ecosystems. Two main points of view will be represented: the city as an ecological system, and the responses and adaptations of organisms to this ecosystem. Students will also investigate how humans respond to and interact with this biotic and abiotic environment. Three hours per week (</w:t>
      </w:r>
      <w:del w:id="9205" w:author="Summer 2023 updates" w:date="2024-07-31T13:42:00Z">
        <w:r w:rsidRPr="00A20150">
          <w:delText>Offered</w:delText>
        </w:r>
      </w:del>
      <w:ins w:id="9206" w:author="Summer 2023 updates" w:date="2024-07-31T13:42:00Z">
        <w:r w:rsidRPr="00A20150">
          <w:t>O</w:t>
        </w:r>
        <w:r w:rsidR="009B48A9">
          <w:t>ccasional course, o</w:t>
        </w:r>
        <w:r w:rsidRPr="00A20150">
          <w:t>ffered</w:t>
        </w:r>
      </w:ins>
      <w:r w:rsidRPr="003B4409">
        <w:t xml:space="preserve"> alternate years.)</w:t>
      </w:r>
      <w:r w:rsidRPr="003B4409">
        <w:rPr>
          <w:color w:val="000000" w:themeColor="text1"/>
        </w:rPr>
        <w:t xml:space="preserve"> </w:t>
      </w:r>
    </w:p>
    <w:p w14:paraId="27B782D1" w14:textId="262B5F2B" w:rsidR="00A20150" w:rsidRDefault="00A20150" w:rsidP="004D38A9">
      <w:pPr>
        <w:pStyle w:val="Noparagraphstyle"/>
        <w:spacing w:before="40" w:line="240" w:lineRule="auto"/>
        <w:jc w:val="left"/>
        <w:rPr>
          <w:rFonts w:ascii="Garamond" w:hAnsi="Garamond" w:cs="Times New Roman"/>
          <w:color w:val="000000" w:themeColor="text1"/>
          <w:sz w:val="22"/>
          <w:szCs w:val="22"/>
        </w:rPr>
        <w:pPrChange w:id="920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111L</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Urban Ecology Lab</w:t>
      </w:r>
      <w:r>
        <w:rPr>
          <w:rFonts w:ascii="Garamond" w:hAnsi="Garamond" w:cs="Times New Roman"/>
          <w:color w:val="000000" w:themeColor="text1"/>
          <w:sz w:val="22"/>
          <w:szCs w:val="22"/>
        </w:rPr>
        <w:t xml:space="preserve"> </w:t>
      </w:r>
    </w:p>
    <w:p w14:paraId="106B0847" w14:textId="1B974E4F" w:rsidR="00A20150" w:rsidRPr="003B4409" w:rsidRDefault="00A20150" w:rsidP="00E421B0">
      <w:pPr>
        <w:rPr>
          <w:color w:val="000000" w:themeColor="text1"/>
        </w:rPr>
        <w:pPrChange w:id="9208" w:author="Summer 2023 updates" w:date="2024-07-31T13:42:00Z">
          <w:pPr>
            <w:pStyle w:val="Noparagraphstyle"/>
            <w:spacing w:line="240" w:lineRule="auto"/>
            <w:jc w:val="left"/>
          </w:pPr>
        </w:pPrChange>
      </w:pPr>
      <w:r w:rsidRPr="003B4409">
        <w:rPr>
          <w:color w:val="000000" w:themeColor="text1"/>
        </w:rPr>
        <w:t xml:space="preserve">Three hours per week. </w:t>
      </w:r>
      <w:r w:rsidRPr="003B4409">
        <w:t xml:space="preserve">Labs will visit relevant areas of Cedar Rapids. Corequisite with Urban Ecology (BIO-111). </w:t>
      </w:r>
      <w:r w:rsidRPr="003B4409">
        <w:rPr>
          <w:color w:val="000000" w:themeColor="text1"/>
        </w:rPr>
        <w:t>(0.2 course credit</w:t>
      </w:r>
      <w:del w:id="9209" w:author="Summer 2023 updates" w:date="2024-07-31T13:42:00Z">
        <w:r w:rsidRPr="00A20150">
          <w:rPr>
            <w:rFonts w:cs="Times New Roman"/>
            <w:color w:val="000000" w:themeColor="text1"/>
          </w:rPr>
          <w:delText xml:space="preserve">) </w:delText>
        </w:r>
      </w:del>
      <w:ins w:id="9210" w:author="Summer 2023 updates" w:date="2024-07-31T13:42:00Z">
        <w:r w:rsidR="00AD7FFE">
          <w:rPr>
            <w:rFonts w:cs="Times New Roman"/>
            <w:color w:val="000000" w:themeColor="text1"/>
          </w:rPr>
          <w:t>, o</w:t>
        </w:r>
        <w:r w:rsidR="009B48A9">
          <w:rPr>
            <w:rFonts w:cs="Times New Roman"/>
            <w:color w:val="000000" w:themeColor="text1"/>
          </w:rPr>
          <w:t>ccasional course, o</w:t>
        </w:r>
        <w:r w:rsidR="00AD7FFE">
          <w:rPr>
            <w:rFonts w:cs="Times New Roman"/>
            <w:color w:val="000000" w:themeColor="text1"/>
          </w:rPr>
          <w:t>ffered alternate years)</w:t>
        </w:r>
      </w:ins>
    </w:p>
    <w:p w14:paraId="66AD0220" w14:textId="35EFB8B0"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21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BIO-115 Marine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16376E4D" w14:textId="52095F6A" w:rsidR="00D954A7" w:rsidRPr="003B4409" w:rsidRDefault="00A20150" w:rsidP="00E421B0">
      <w:pPr>
        <w:rPr>
          <w:color w:val="000000" w:themeColor="text1"/>
        </w:rPr>
        <w:pPrChange w:id="9212" w:author="Summer 2023 updates" w:date="2024-07-31T13:42:00Z">
          <w:pPr>
            <w:pStyle w:val="Noparagraphstyle"/>
            <w:spacing w:after="60" w:line="240" w:lineRule="auto"/>
            <w:jc w:val="left"/>
          </w:pPr>
        </w:pPrChange>
      </w:pPr>
      <w:r w:rsidRPr="003B4409">
        <w:rPr>
          <w:color w:val="000000" w:themeColor="text1"/>
        </w:rPr>
        <w:t>Surveys</w:t>
      </w:r>
      <w:r w:rsidR="00D954A7" w:rsidRPr="003B4409">
        <w:rPr>
          <w:color w:val="000000" w:themeColor="text1"/>
        </w:rPr>
        <w:t xml:space="preserve"> marine organisms and communities with emphasis on tropical systems. </w:t>
      </w:r>
      <w:r w:rsidRPr="003B4409">
        <w:t xml:space="preserve">In class components focus on an introduction to marine biology, oceanography, and taxonomy, while the primary field analyses focus on the dynamics of coral reefs, mangroves, and turtle grass meadows. An </w:t>
      </w:r>
      <w:r w:rsidR="009E1111" w:rsidRPr="003B4409">
        <w:t>off-campus</w:t>
      </w:r>
      <w:r w:rsidRPr="003B4409">
        <w:t xml:space="preserve"> course taught at an appropriate site and involving extensive field work. Includes lecture and laboratory. </w:t>
      </w:r>
      <w:r w:rsidRPr="003B4409">
        <w:rPr>
          <w:u w:val="single"/>
        </w:rPr>
        <w:t>Prerequisite</w:t>
      </w:r>
      <w:r w:rsidRPr="003B4409">
        <w:t>: consent of instructor.</w:t>
      </w:r>
      <w:r w:rsidR="00D954A7" w:rsidRPr="003B4409">
        <w:rPr>
          <w:color w:val="000000" w:themeColor="text1"/>
        </w:rPr>
        <w:t xml:space="preserve"> (Offered May Term</w:t>
      </w:r>
      <w:r w:rsidR="008C196D" w:rsidRPr="003B4409">
        <w:rPr>
          <w:color w:val="000000" w:themeColor="text1"/>
        </w:rPr>
        <w:fldChar w:fldCharType="begin"/>
      </w:r>
      <w:r w:rsidR="008C196D" w:rsidRPr="003B4409">
        <w:rPr>
          <w:color w:val="000000" w:themeColor="text1"/>
        </w:rPr>
        <w:instrText xml:space="preserve"> XE "May Term" </w:instrText>
      </w:r>
      <w:r w:rsidR="008C196D" w:rsidRPr="003B4409">
        <w:rPr>
          <w:color w:val="000000" w:themeColor="text1"/>
        </w:rPr>
        <w:fldChar w:fldCharType="end"/>
      </w:r>
      <w:r w:rsidR="00D954A7" w:rsidRPr="003B4409">
        <w:rPr>
          <w:color w:val="000000" w:themeColor="text1"/>
        </w:rPr>
        <w:t xml:space="preserve"> only) </w:t>
      </w:r>
    </w:p>
    <w:p w14:paraId="3CCD117F" w14:textId="3A6685F7" w:rsidR="00B149C2" w:rsidRDefault="00B149C2" w:rsidP="004D38A9">
      <w:pPr>
        <w:pStyle w:val="Noparagraphstyle"/>
        <w:spacing w:before="40" w:line="240" w:lineRule="auto"/>
        <w:jc w:val="left"/>
        <w:rPr>
          <w:rFonts w:ascii="Garamond" w:hAnsi="Garamond" w:cs="Times New Roman"/>
          <w:b/>
          <w:color w:val="000000" w:themeColor="text1"/>
          <w:sz w:val="22"/>
          <w:szCs w:val="22"/>
        </w:rPr>
        <w:pPrChange w:id="9213" w:author="Summer 2023 updates" w:date="2024-07-31T13:42:00Z">
          <w:pPr>
            <w:pStyle w:val="Noparagraphstyle"/>
            <w:spacing w:line="240" w:lineRule="auto"/>
            <w:jc w:val="left"/>
          </w:pPr>
        </w:pPrChange>
      </w:pPr>
      <w:r>
        <w:rPr>
          <w:rFonts w:ascii="Garamond" w:hAnsi="Garamond" w:cs="Times New Roman"/>
          <w:b/>
          <w:color w:val="000000" w:themeColor="text1"/>
          <w:sz w:val="22"/>
          <w:szCs w:val="22"/>
        </w:rPr>
        <w:t>BIO-120 Biology, Health &amp; Society</w:t>
      </w:r>
    </w:p>
    <w:p w14:paraId="0A2E1A31" w14:textId="246E6EAB" w:rsidR="00B149C2" w:rsidRPr="00B149C2" w:rsidRDefault="00B149C2" w:rsidP="00E421B0">
      <w:pPr>
        <w:rPr>
          <w:rPrChange w:id="9214" w:author="Summer 2023 updates" w:date="2024-07-31T13:42:00Z">
            <w:rPr>
              <w:rFonts w:ascii="Garamond" w:hAnsi="Garamond"/>
              <w:color w:val="000000" w:themeColor="text1"/>
              <w:sz w:val="22"/>
            </w:rPr>
          </w:rPrChange>
        </w:rPr>
        <w:pPrChange w:id="9215" w:author="Summer 2023 updates" w:date="2024-07-31T13:42:00Z">
          <w:pPr>
            <w:pStyle w:val="Noparagraphstyle"/>
            <w:spacing w:line="240" w:lineRule="auto"/>
            <w:jc w:val="left"/>
          </w:pPr>
        </w:pPrChange>
      </w:pPr>
      <w:r w:rsidRPr="00B149C2">
        <w:rPr>
          <w:rPrChange w:id="9216" w:author="Summer 2023 updates" w:date="2024-07-31T13:42:00Z">
            <w:rPr>
              <w:rFonts w:ascii="Garamond" w:hAnsi="Garamond"/>
              <w:color w:val="000000" w:themeColor="text1"/>
              <w:sz w:val="22"/>
            </w:rPr>
          </w:rPrChange>
        </w:rPr>
        <w:t>Introduces the basic principles, terms, and technologies needed to understand the role of biology in our lives.  This course centers around answering questions in healthcare and in contemporary society, using the application of biological knowledge.  Study skills for mastering college biology are also taught.  Three lectures and one co-curricular skills workshop per week.  Counts as a non-lab science course.  This course does not satisfy any of the requirements for a major in biology.</w:t>
      </w:r>
      <w:ins w:id="9217" w:author="Summer 2023 updates" w:date="2024-07-31T13:42:00Z">
        <w:r w:rsidR="00AD7FFE" w:rsidRPr="00AD7FFE">
          <w:t xml:space="preserve"> (Offered on an occasional basis)</w:t>
        </w:r>
      </w:ins>
    </w:p>
    <w:p w14:paraId="678F504B" w14:textId="5F1ED48D"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21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BIO-145 Cellular and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000842AA" w14:textId="5DECCF6E" w:rsidR="00D954A7" w:rsidRPr="00424939" w:rsidRDefault="002E56F5" w:rsidP="00E421B0">
      <w:pPr>
        <w:rPr>
          <w:rPrChange w:id="9219" w:author="Summer 2023 updates" w:date="2024-07-31T13:42:00Z">
            <w:rPr>
              <w:rFonts w:ascii="Garamond" w:hAnsi="Garamond"/>
              <w:color w:val="000000" w:themeColor="text1"/>
              <w:sz w:val="22"/>
            </w:rPr>
          </w:rPrChange>
        </w:rPr>
        <w:pPrChange w:id="9220" w:author="Summer 2023 updates" w:date="2024-07-31T13:42:00Z">
          <w:pPr>
            <w:pStyle w:val="Noparagraphstyle"/>
            <w:spacing w:after="40" w:line="240" w:lineRule="auto"/>
            <w:jc w:val="left"/>
          </w:pPr>
        </w:pPrChange>
      </w:pPr>
      <w:r>
        <w:rPr>
          <w:rPrChange w:id="9221" w:author="Summer 2023 updates" w:date="2024-07-31T13:42:00Z">
            <w:rPr>
              <w:rFonts w:ascii="Garamond" w:hAnsi="Garamond"/>
              <w:color w:val="000000" w:themeColor="text1"/>
              <w:sz w:val="22"/>
            </w:rPr>
          </w:rPrChange>
        </w:rPr>
        <w:t xml:space="preserve">Studies </w:t>
      </w:r>
      <w:r w:rsidR="00D954A7" w:rsidRPr="00424939">
        <w:rPr>
          <w:rPrChange w:id="9222" w:author="Summer 2023 updates" w:date="2024-07-31T13:42:00Z">
            <w:rPr>
              <w:rFonts w:ascii="Garamond" w:hAnsi="Garamond"/>
              <w:color w:val="000000" w:themeColor="text1"/>
              <w:sz w:val="22"/>
            </w:rPr>
          </w:rPrChange>
        </w:rPr>
        <w:t>biology at the cellular and molecular level, including</w:t>
      </w:r>
      <w:r>
        <w:rPr>
          <w:rPrChange w:id="9223" w:author="Summer 2023 updates" w:date="2024-07-31T13:42:00Z">
            <w:rPr>
              <w:rFonts w:ascii="Garamond" w:hAnsi="Garamond"/>
              <w:color w:val="000000" w:themeColor="text1"/>
              <w:sz w:val="22"/>
            </w:rPr>
          </w:rPrChange>
        </w:rPr>
        <w:t xml:space="preserve"> structure and function of cell components, </w:t>
      </w:r>
      <w:r w:rsidR="00D954A7" w:rsidRPr="00424939">
        <w:rPr>
          <w:rPrChange w:id="9224" w:author="Summer 2023 updates" w:date="2024-07-31T13:42:00Z">
            <w:rPr>
              <w:rFonts w:ascii="Garamond" w:hAnsi="Garamond"/>
              <w:color w:val="000000" w:themeColor="text1"/>
              <w:sz w:val="22"/>
            </w:rPr>
          </w:rPrChange>
        </w:rPr>
        <w:t>metaboli</w:t>
      </w:r>
      <w:r>
        <w:rPr>
          <w:rPrChange w:id="9225" w:author="Summer 2023 updates" w:date="2024-07-31T13:42:00Z">
            <w:rPr>
              <w:rFonts w:ascii="Garamond" w:hAnsi="Garamond"/>
              <w:color w:val="000000" w:themeColor="text1"/>
              <w:sz w:val="22"/>
            </w:rPr>
          </w:rPrChange>
        </w:rPr>
        <w:t>sm and energy</w:t>
      </w:r>
      <w:r w:rsidR="00D954A7" w:rsidRPr="00424939">
        <w:rPr>
          <w:rPrChange w:id="9226" w:author="Summer 2023 updates" w:date="2024-07-31T13:42:00Z">
            <w:rPr>
              <w:rFonts w:ascii="Garamond" w:hAnsi="Garamond"/>
              <w:color w:val="000000" w:themeColor="text1"/>
              <w:sz w:val="22"/>
            </w:rPr>
          </w:rPrChange>
        </w:rPr>
        <w:t xml:space="preserve">, and </w:t>
      </w:r>
      <w:r>
        <w:rPr>
          <w:rPrChange w:id="9227" w:author="Summer 2023 updates" w:date="2024-07-31T13:42:00Z">
            <w:rPr>
              <w:rFonts w:ascii="Garamond" w:hAnsi="Garamond"/>
              <w:color w:val="000000" w:themeColor="text1"/>
              <w:sz w:val="22"/>
            </w:rPr>
          </w:rPrChange>
        </w:rPr>
        <w:t>Mendelian genetics</w:t>
      </w:r>
      <w:r w:rsidR="00D954A7" w:rsidRPr="00424939">
        <w:rPr>
          <w:rPrChange w:id="9228" w:author="Summer 2023 updates" w:date="2024-07-31T13:42:00Z">
            <w:rPr>
              <w:rFonts w:ascii="Garamond" w:hAnsi="Garamond"/>
              <w:color w:val="000000" w:themeColor="text1"/>
              <w:sz w:val="22"/>
            </w:rPr>
          </w:rPrChange>
        </w:rPr>
        <w:t xml:space="preserve">. Three lectures per week. </w:t>
      </w:r>
    </w:p>
    <w:p w14:paraId="7DB8B2E9" w14:textId="16A3E5B9" w:rsidR="00D954A7" w:rsidRPr="00424939" w:rsidRDefault="00D954A7" w:rsidP="004D38A9">
      <w:pPr>
        <w:pStyle w:val="Noparagraphstyle"/>
        <w:spacing w:before="40" w:line="240" w:lineRule="auto"/>
        <w:jc w:val="left"/>
        <w:rPr>
          <w:rFonts w:ascii="Garamond" w:hAnsi="Garamond" w:cs="Times New Roman"/>
          <w:b/>
          <w:color w:val="000000" w:themeColor="text1"/>
          <w:sz w:val="22"/>
          <w:szCs w:val="22"/>
        </w:rPr>
        <w:pPrChange w:id="9229"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BIO-145L </w:t>
      </w:r>
      <w:del w:id="9230" w:author="Summer 2023 updates" w:date="2024-07-31T13:42:00Z">
        <w:r w:rsidRPr="00424939">
          <w:rPr>
            <w:rFonts w:ascii="Garamond" w:hAnsi="Garamond" w:cs="Times New Roman"/>
            <w:b/>
            <w:color w:val="000000" w:themeColor="text1"/>
            <w:sz w:val="22"/>
            <w:szCs w:val="22"/>
          </w:rPr>
          <w:delText>Introduction to</w:delText>
        </w:r>
      </w:del>
      <w:ins w:id="9231" w:author="Summer 2023 updates" w:date="2024-07-31T13:42:00Z">
        <w:r w:rsidR="004E6CF0">
          <w:rPr>
            <w:rFonts w:ascii="Garamond" w:hAnsi="Garamond" w:cs="Times New Roman"/>
            <w:b/>
            <w:color w:val="000000" w:themeColor="text1"/>
            <w:sz w:val="22"/>
            <w:szCs w:val="22"/>
          </w:rPr>
          <w:t>Cellular and Molecular</w:t>
        </w:r>
      </w:ins>
      <w:r w:rsidR="004E6CF0">
        <w:rPr>
          <w:rFonts w:ascii="Garamond" w:hAnsi="Garamond" w:cs="Times New Roman"/>
          <w:b/>
          <w:color w:val="000000" w:themeColor="text1"/>
          <w:sz w:val="22"/>
          <w:szCs w:val="22"/>
        </w:rPr>
        <w:t xml:space="preserve">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r w:rsidR="001554E4" w:rsidRPr="00424939">
        <w:rPr>
          <w:rFonts w:ascii="Garamond" w:hAnsi="Garamond" w:cs="Times New Roman"/>
          <w:b/>
          <w:color w:val="000000" w:themeColor="text1"/>
        </w:rPr>
        <w:t>(WE)</w:t>
      </w:r>
    </w:p>
    <w:p w14:paraId="31B48749" w14:textId="1300B85B" w:rsidR="00D954A7" w:rsidRPr="00424939" w:rsidRDefault="002E56F5" w:rsidP="00E421B0">
      <w:pPr>
        <w:rPr>
          <w:rPrChange w:id="9232" w:author="Summer 2023 updates" w:date="2024-07-31T13:42:00Z">
            <w:rPr>
              <w:rFonts w:ascii="Garamond" w:hAnsi="Garamond"/>
              <w:color w:val="000000" w:themeColor="text1"/>
              <w:sz w:val="22"/>
            </w:rPr>
          </w:rPrChange>
        </w:rPr>
        <w:pPrChange w:id="9233" w:author="Summer 2023 updates" w:date="2024-07-31T13:42:00Z">
          <w:pPr>
            <w:pStyle w:val="Noparagraphstyle"/>
            <w:spacing w:after="60" w:line="240" w:lineRule="auto"/>
            <w:jc w:val="left"/>
          </w:pPr>
        </w:pPrChange>
      </w:pPr>
      <w:r>
        <w:rPr>
          <w:rPrChange w:id="9234" w:author="Summer 2023 updates" w:date="2024-07-31T13:42:00Z">
            <w:rPr>
              <w:rFonts w:ascii="Garamond" w:hAnsi="Garamond"/>
              <w:color w:val="000000" w:themeColor="text1"/>
              <w:sz w:val="22"/>
            </w:rPr>
          </w:rPrChange>
        </w:rPr>
        <w:t xml:space="preserve">Introduces students to common biological techniques including enzyme assays and DNA studies. Students are also introduced to </w:t>
      </w:r>
      <w:r w:rsidR="00D954A7" w:rsidRPr="00424939">
        <w:rPr>
          <w:rPrChange w:id="9235" w:author="Summer 2023 updates" w:date="2024-07-31T13:42:00Z">
            <w:rPr>
              <w:rFonts w:ascii="Garamond" w:hAnsi="Garamond"/>
              <w:color w:val="000000" w:themeColor="text1"/>
              <w:sz w:val="22"/>
            </w:rPr>
          </w:rPrChange>
        </w:rPr>
        <w:t>experimental design, collection of data, and s</w:t>
      </w:r>
      <w:r>
        <w:rPr>
          <w:rPrChange w:id="9236" w:author="Summer 2023 updates" w:date="2024-07-31T13:42:00Z">
            <w:rPr>
              <w:rFonts w:ascii="Garamond" w:hAnsi="Garamond"/>
              <w:color w:val="000000" w:themeColor="text1"/>
              <w:sz w:val="22"/>
            </w:rPr>
          </w:rPrChange>
        </w:rPr>
        <w:t>tatistical</w:t>
      </w:r>
      <w:r w:rsidR="00D954A7" w:rsidRPr="00424939">
        <w:rPr>
          <w:rPrChange w:id="9237" w:author="Summer 2023 updates" w:date="2024-07-31T13:42:00Z">
            <w:rPr>
              <w:rFonts w:ascii="Garamond" w:hAnsi="Garamond"/>
              <w:color w:val="000000" w:themeColor="text1"/>
              <w:sz w:val="22"/>
            </w:rPr>
          </w:rPrChange>
        </w:rPr>
        <w:t xml:space="preserve"> analysis of data. Instruction in writing of scientific papers is also provided. Three hours per week.</w:t>
      </w:r>
      <w:r w:rsidRPr="00BE68C1">
        <w:rPr>
          <w:rPrChange w:id="9238" w:author="Summer 2023 updates" w:date="2024-07-31T13:42:00Z">
            <w:rPr>
              <w:rFonts w:ascii="Garamond" w:hAnsi="Garamond"/>
              <w:color w:val="000000" w:themeColor="text1"/>
              <w:sz w:val="22"/>
              <w:u w:val="single"/>
            </w:rPr>
          </w:rPrChange>
        </w:rPr>
        <w:t xml:space="preserve"> </w:t>
      </w:r>
      <w:r>
        <w:rPr>
          <w:rPrChange w:id="9239" w:author="Summer 2023 updates" w:date="2024-07-31T13:42:00Z">
            <w:rPr>
              <w:rFonts w:ascii="Garamond" w:hAnsi="Garamond"/>
              <w:color w:val="000000" w:themeColor="text1"/>
              <w:sz w:val="22"/>
            </w:rPr>
          </w:rPrChange>
        </w:rPr>
        <w:t xml:space="preserve">Concurrent or previous registration in </w:t>
      </w:r>
      <w:r w:rsidR="00D954A7" w:rsidRPr="00424939">
        <w:rPr>
          <w:rPrChange w:id="9240" w:author="Summer 2023 updates" w:date="2024-07-31T13:42:00Z">
            <w:rPr>
              <w:rFonts w:ascii="Garamond" w:hAnsi="Garamond"/>
              <w:color w:val="000000" w:themeColor="text1"/>
              <w:sz w:val="22"/>
            </w:rPr>
          </w:rPrChange>
        </w:rPr>
        <w:t>Cellular and Molecular Biology</w:t>
      </w:r>
      <w:r w:rsidR="00B8454E" w:rsidRPr="00424939">
        <w:rPr>
          <w:rPrChange w:id="9241" w:author="Summer 2023 updates" w:date="2024-07-31T13:42:00Z">
            <w:rPr>
              <w:rFonts w:ascii="Garamond" w:hAnsi="Garamond"/>
              <w:color w:val="000000" w:themeColor="text1"/>
              <w:sz w:val="22"/>
            </w:rPr>
          </w:rPrChange>
        </w:rPr>
        <w:fldChar w:fldCharType="begin"/>
      </w:r>
      <w:r w:rsidR="00B8454E" w:rsidRPr="00424939">
        <w:rPr>
          <w:rPrChange w:id="9242" w:author="Summer 2023 updates" w:date="2024-07-31T13:42:00Z">
            <w:rPr>
              <w:rFonts w:ascii="Garamond" w:hAnsi="Garamond"/>
              <w:color w:val="000000" w:themeColor="text1"/>
            </w:rPr>
          </w:rPrChange>
        </w:rPr>
        <w:instrText xml:space="preserve"> XE "Biology" </w:instrText>
      </w:r>
      <w:r w:rsidR="00B8454E" w:rsidRPr="00424939">
        <w:rPr>
          <w:rPrChange w:id="9243" w:author="Summer 2023 updates" w:date="2024-07-31T13:42:00Z">
            <w:rPr>
              <w:rFonts w:ascii="Garamond" w:hAnsi="Garamond"/>
              <w:color w:val="000000" w:themeColor="text1"/>
              <w:sz w:val="22"/>
            </w:rPr>
          </w:rPrChange>
        </w:rPr>
        <w:fldChar w:fldCharType="end"/>
      </w:r>
      <w:r w:rsidR="00D954A7" w:rsidRPr="00424939">
        <w:rPr>
          <w:rPrChange w:id="9244" w:author="Summer 2023 updates" w:date="2024-07-31T13:42:00Z">
            <w:rPr>
              <w:rFonts w:ascii="Garamond" w:hAnsi="Garamond"/>
              <w:color w:val="000000" w:themeColor="text1"/>
              <w:sz w:val="22"/>
            </w:rPr>
          </w:rPrChange>
        </w:rPr>
        <w:t xml:space="preserve"> (BIO-145). </w:t>
      </w:r>
      <w:ins w:id="9245" w:author="Summer 2023 updates" w:date="2024-07-31T13:42:00Z">
        <w:r w:rsidR="00BE68C1">
          <w:t xml:space="preserve">Nursing majors are not required to take BIO-145L. </w:t>
        </w:r>
      </w:ins>
      <w:r w:rsidR="00D954A7" w:rsidRPr="00424939">
        <w:rPr>
          <w:rPrChange w:id="9246" w:author="Summer 2023 updates" w:date="2024-07-31T13:42:00Z">
            <w:rPr>
              <w:rFonts w:ascii="Garamond" w:hAnsi="Garamond"/>
              <w:color w:val="000000" w:themeColor="text1"/>
              <w:sz w:val="22"/>
            </w:rPr>
          </w:rPrChange>
        </w:rPr>
        <w:t xml:space="preserve">(0.2 course credit) </w:t>
      </w:r>
    </w:p>
    <w:p w14:paraId="75B6D20F" w14:textId="02D5C078" w:rsidR="00D954A7" w:rsidRPr="00424939" w:rsidRDefault="00D954A7" w:rsidP="004D38A9">
      <w:pPr>
        <w:pStyle w:val="Noparagraphstyle"/>
        <w:keepNext/>
        <w:spacing w:before="40" w:line="240" w:lineRule="auto"/>
        <w:jc w:val="left"/>
        <w:rPr>
          <w:rFonts w:ascii="Garamond" w:hAnsi="Garamond" w:cs="Times New Roman"/>
          <w:b/>
          <w:color w:val="000000" w:themeColor="text1"/>
          <w:sz w:val="22"/>
          <w:szCs w:val="22"/>
        </w:rPr>
        <w:pPrChange w:id="9247" w:author="Summer 2023 updates" w:date="2024-07-31T13:42:00Z">
          <w:pPr>
            <w:pStyle w:val="Noparagraphstyle"/>
            <w:keepNext/>
            <w:spacing w:line="240" w:lineRule="auto"/>
            <w:jc w:val="left"/>
          </w:pPr>
        </w:pPrChange>
      </w:pPr>
      <w:r w:rsidRPr="00424939">
        <w:rPr>
          <w:rFonts w:ascii="Garamond" w:hAnsi="Garamond" w:cs="Times New Roman"/>
          <w:b/>
          <w:color w:val="000000" w:themeColor="text1"/>
          <w:sz w:val="22"/>
          <w:szCs w:val="22"/>
        </w:rPr>
        <w:t>BIO-155 Organismal and Ecological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01A581CA" w14:textId="3AA7FE5C" w:rsidR="00D954A7" w:rsidRPr="00424939" w:rsidRDefault="00A37F1D" w:rsidP="00E421B0">
      <w:pPr>
        <w:rPr>
          <w:rPrChange w:id="9248" w:author="Summer 2023 updates" w:date="2024-07-31T13:42:00Z">
            <w:rPr>
              <w:rFonts w:ascii="Garamond" w:hAnsi="Garamond"/>
              <w:color w:val="000000" w:themeColor="text1"/>
              <w:sz w:val="22"/>
            </w:rPr>
          </w:rPrChange>
        </w:rPr>
        <w:pPrChange w:id="9249" w:author="Summer 2023 updates" w:date="2024-07-31T13:42:00Z">
          <w:pPr>
            <w:pStyle w:val="Noparagraphstyle"/>
            <w:spacing w:after="40" w:line="240" w:lineRule="auto"/>
            <w:jc w:val="left"/>
          </w:pPr>
        </w:pPrChange>
      </w:pPr>
      <w:r>
        <w:rPr>
          <w:rPrChange w:id="9250" w:author="Summer 2023 updates" w:date="2024-07-31T13:42:00Z">
            <w:rPr>
              <w:rFonts w:ascii="Garamond" w:hAnsi="Garamond"/>
              <w:color w:val="000000" w:themeColor="text1"/>
              <w:sz w:val="22"/>
            </w:rPr>
          </w:rPrChange>
        </w:rPr>
        <w:t>Studies tissues,</w:t>
      </w:r>
      <w:r w:rsidR="00D954A7" w:rsidRPr="00424939">
        <w:rPr>
          <w:rPrChange w:id="9251" w:author="Summer 2023 updates" w:date="2024-07-31T13:42:00Z">
            <w:rPr>
              <w:rFonts w:ascii="Garamond" w:hAnsi="Garamond"/>
              <w:color w:val="000000" w:themeColor="text1"/>
              <w:sz w:val="22"/>
            </w:rPr>
          </w:rPrChange>
        </w:rPr>
        <w:t xml:space="preserve"> organ systems, </w:t>
      </w:r>
      <w:r>
        <w:rPr>
          <w:rPrChange w:id="9252" w:author="Summer 2023 updates" w:date="2024-07-31T13:42:00Z">
            <w:rPr>
              <w:rFonts w:ascii="Garamond" w:hAnsi="Garamond"/>
              <w:color w:val="000000" w:themeColor="text1"/>
              <w:sz w:val="22"/>
            </w:rPr>
          </w:rPrChange>
        </w:rPr>
        <w:t xml:space="preserve">and </w:t>
      </w:r>
      <w:r w:rsidR="00D954A7" w:rsidRPr="00424939">
        <w:rPr>
          <w:rPrChange w:id="9253" w:author="Summer 2023 updates" w:date="2024-07-31T13:42:00Z">
            <w:rPr>
              <w:rFonts w:ascii="Garamond" w:hAnsi="Garamond"/>
              <w:color w:val="000000" w:themeColor="text1"/>
              <w:sz w:val="22"/>
            </w:rPr>
          </w:rPrChange>
        </w:rPr>
        <w:t>reproduction</w:t>
      </w:r>
      <w:r>
        <w:rPr>
          <w:rPrChange w:id="9254" w:author="Summer 2023 updates" w:date="2024-07-31T13:42:00Z">
            <w:rPr>
              <w:rFonts w:ascii="Garamond" w:hAnsi="Garamond"/>
              <w:color w:val="000000" w:themeColor="text1"/>
              <w:sz w:val="22"/>
            </w:rPr>
          </w:rPrChange>
        </w:rPr>
        <w:t xml:space="preserve"> in animals</w:t>
      </w:r>
      <w:r w:rsidR="00D954A7" w:rsidRPr="00424939">
        <w:rPr>
          <w:rPrChange w:id="9255" w:author="Summer 2023 updates" w:date="2024-07-31T13:42:00Z">
            <w:rPr>
              <w:rFonts w:ascii="Garamond" w:hAnsi="Garamond"/>
              <w:color w:val="000000" w:themeColor="text1"/>
              <w:sz w:val="22"/>
            </w:rPr>
          </w:rPrChange>
        </w:rPr>
        <w:t xml:space="preserve"> with an emphasis on human biology. Principles of ecology,</w:t>
      </w:r>
      <w:r>
        <w:rPr>
          <w:rPrChange w:id="9256" w:author="Summer 2023 updates" w:date="2024-07-31T13:42:00Z">
            <w:rPr>
              <w:rFonts w:ascii="Garamond" w:hAnsi="Garamond"/>
              <w:color w:val="000000" w:themeColor="text1"/>
              <w:sz w:val="22"/>
            </w:rPr>
          </w:rPrChange>
        </w:rPr>
        <w:t xml:space="preserve"> environmental science</w:t>
      </w:r>
      <w:r w:rsidR="00D954A7" w:rsidRPr="00424939">
        <w:rPr>
          <w:rPrChange w:id="9257" w:author="Summer 2023 updates" w:date="2024-07-31T13:42:00Z">
            <w:rPr>
              <w:rFonts w:ascii="Garamond" w:hAnsi="Garamond"/>
              <w:color w:val="000000" w:themeColor="text1"/>
              <w:sz w:val="22"/>
            </w:rPr>
          </w:rPrChange>
        </w:rPr>
        <w:t xml:space="preserve"> and animal behavior are also studied. Three lectures per week. </w:t>
      </w:r>
    </w:p>
    <w:p w14:paraId="4570CB12" w14:textId="324360D6" w:rsidR="00D954A7" w:rsidRPr="00424939" w:rsidRDefault="00D954A7" w:rsidP="004238AC">
      <w:pPr>
        <w:pStyle w:val="Noparagraphstyle"/>
        <w:keepNext/>
        <w:widowControl/>
        <w:spacing w:before="40" w:line="240" w:lineRule="auto"/>
        <w:jc w:val="left"/>
        <w:rPr>
          <w:rFonts w:ascii="Garamond" w:hAnsi="Garamond" w:cs="Times New Roman"/>
          <w:b/>
          <w:color w:val="000000" w:themeColor="text1"/>
          <w:sz w:val="22"/>
          <w:szCs w:val="22"/>
        </w:rPr>
        <w:pPrChange w:id="9258" w:author="Summer 2023 updates" w:date="2024-07-31T13:42:00Z">
          <w:pPr>
            <w:pStyle w:val="Noparagraphstyle"/>
            <w:keepNext/>
            <w:widowControl/>
            <w:spacing w:line="240" w:lineRule="auto"/>
            <w:jc w:val="left"/>
          </w:pPr>
        </w:pPrChange>
      </w:pPr>
      <w:r w:rsidRPr="00424939">
        <w:rPr>
          <w:rFonts w:ascii="Garamond" w:hAnsi="Garamond" w:cs="Times New Roman"/>
          <w:b/>
          <w:color w:val="000000" w:themeColor="text1"/>
          <w:sz w:val="22"/>
          <w:szCs w:val="22"/>
        </w:rPr>
        <w:t>BIO-155L Organismal and Ecological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r w:rsidR="001554E4" w:rsidRPr="00424939">
        <w:rPr>
          <w:rFonts w:ascii="Garamond" w:hAnsi="Garamond" w:cs="Times New Roman"/>
          <w:b/>
          <w:color w:val="000000" w:themeColor="text1"/>
        </w:rPr>
        <w:t>(WE)</w:t>
      </w:r>
    </w:p>
    <w:p w14:paraId="132B3D39" w14:textId="59D5DAF3" w:rsidR="00D954A7" w:rsidRPr="003B4409" w:rsidRDefault="00A37F1D" w:rsidP="00544173">
      <w:pPr>
        <w:rPr>
          <w:color w:val="000000" w:themeColor="text1"/>
        </w:rPr>
        <w:pPrChange w:id="9259" w:author="Summer 2023 updates" w:date="2024-07-31T13:42:00Z">
          <w:pPr>
            <w:pStyle w:val="Noparagraphstyle"/>
            <w:spacing w:after="60" w:line="240" w:lineRule="auto"/>
            <w:jc w:val="left"/>
          </w:pPr>
        </w:pPrChange>
      </w:pPr>
      <w:r w:rsidRPr="003B4409">
        <w:t>Introduces dissection, field biology, and selected statistical analysis of data. Instruction in writing of scientific papers is also provided. Three hours per week. Concurrent or previous registration in</w:t>
      </w:r>
      <w:r w:rsidR="00D954A7" w:rsidRPr="003B4409">
        <w:rPr>
          <w:color w:val="000000" w:themeColor="text1"/>
        </w:rPr>
        <w:t xml:space="preserve"> Organismal and Ecological Biology</w:t>
      </w:r>
      <w:r w:rsidR="00B8454E" w:rsidRPr="003B4409">
        <w:rPr>
          <w:color w:val="000000" w:themeColor="text1"/>
        </w:rPr>
        <w:fldChar w:fldCharType="begin"/>
      </w:r>
      <w:r w:rsidR="00B8454E" w:rsidRPr="003B4409">
        <w:rPr>
          <w:color w:val="000000" w:themeColor="text1"/>
        </w:rPr>
        <w:instrText xml:space="preserve"> XE "Biology" </w:instrText>
      </w:r>
      <w:r w:rsidR="00B8454E" w:rsidRPr="003B4409">
        <w:rPr>
          <w:color w:val="000000" w:themeColor="text1"/>
        </w:rPr>
        <w:fldChar w:fldCharType="end"/>
      </w:r>
      <w:r w:rsidR="00D954A7" w:rsidRPr="003B4409">
        <w:rPr>
          <w:color w:val="000000" w:themeColor="text1"/>
        </w:rPr>
        <w:t xml:space="preserve"> (BIO-155). (0.2 course credit) </w:t>
      </w:r>
    </w:p>
    <w:p w14:paraId="7CD85DD0" w14:textId="164D95F4" w:rsidR="00D954A7" w:rsidRPr="00114BEE" w:rsidRDefault="00D954A7" w:rsidP="004238AC">
      <w:pPr>
        <w:pStyle w:val="CATALOGLEVELII"/>
        <w:spacing w:before="40"/>
        <w:rPr>
          <w:b/>
        </w:rPr>
        <w:pPrChange w:id="9260" w:author="Summer 2023 updates" w:date="2024-07-31T13:42:00Z">
          <w:pPr>
            <w:pStyle w:val="CATALOGLEVELII"/>
          </w:pPr>
        </w:pPrChange>
      </w:pPr>
      <w:r w:rsidRPr="00114BEE">
        <w:rPr>
          <w:b/>
        </w:rPr>
        <w:t>BIO-165 Ecology and Biology</w:t>
      </w:r>
      <w:r w:rsidR="00B8454E" w:rsidRPr="00114BEE">
        <w:rPr>
          <w:b/>
        </w:rPr>
        <w:fldChar w:fldCharType="begin"/>
      </w:r>
      <w:r w:rsidR="00B8454E" w:rsidRPr="00114BEE">
        <w:rPr>
          <w:b/>
        </w:rPr>
        <w:instrText xml:space="preserve"> XE "Biology" </w:instrText>
      </w:r>
      <w:r w:rsidR="00B8454E" w:rsidRPr="00114BEE">
        <w:rPr>
          <w:b/>
        </w:rPr>
        <w:fldChar w:fldCharType="end"/>
      </w:r>
      <w:r w:rsidRPr="00114BEE">
        <w:rPr>
          <w:b/>
        </w:rPr>
        <w:t xml:space="preserve"> of Birds </w:t>
      </w:r>
    </w:p>
    <w:p w14:paraId="1393F7EA" w14:textId="7C3D79B6" w:rsidR="00D954A7" w:rsidRDefault="00A37F1D" w:rsidP="00544173">
      <w:pPr>
        <w:rPr>
          <w:rPrChange w:id="9261" w:author="Summer 2023 updates" w:date="2024-07-31T13:42:00Z">
            <w:rPr>
              <w:rFonts w:ascii="Garamond" w:hAnsi="Garamond"/>
              <w:color w:val="000000" w:themeColor="text1"/>
              <w:sz w:val="22"/>
            </w:rPr>
          </w:rPrChange>
        </w:rPr>
        <w:pPrChange w:id="9262" w:author="Summer 2023 updates" w:date="2024-07-31T13:42:00Z">
          <w:pPr>
            <w:pStyle w:val="Noparagraphstyle"/>
            <w:spacing w:after="40" w:line="240" w:lineRule="auto"/>
            <w:jc w:val="left"/>
          </w:pPr>
        </w:pPrChange>
      </w:pPr>
      <w:r>
        <w:rPr>
          <w:rPrChange w:id="9263" w:author="Summer 2023 updates" w:date="2024-07-31T13:42:00Z">
            <w:rPr>
              <w:rFonts w:ascii="Garamond" w:hAnsi="Garamond"/>
              <w:color w:val="000000" w:themeColor="text1"/>
              <w:sz w:val="22"/>
            </w:rPr>
          </w:rPrChange>
        </w:rPr>
        <w:t xml:space="preserve">Introduces </w:t>
      </w:r>
      <w:r w:rsidR="00D954A7" w:rsidRPr="00424939">
        <w:rPr>
          <w:rPrChange w:id="9264" w:author="Summer 2023 updates" w:date="2024-07-31T13:42:00Z">
            <w:rPr>
              <w:rFonts w:ascii="Garamond" w:hAnsi="Garamond"/>
              <w:color w:val="000000" w:themeColor="text1"/>
              <w:sz w:val="22"/>
            </w:rPr>
          </w:rPrChange>
        </w:rPr>
        <w:t>the behavior, ecology and biology of birds, emphasizing identification of local species and such species’ adaptations to their biotic and abiotic environments. Binoculars furnished. This course satisfies the lab science course requirement.  Offered Spring Term on campus and Summer at the Wilderness Field Station</w:t>
      </w:r>
      <w:r w:rsidR="008C196D" w:rsidRPr="00424939">
        <w:rPr>
          <w:rPrChange w:id="9265" w:author="Summer 2023 updates" w:date="2024-07-31T13:42:00Z">
            <w:rPr>
              <w:rFonts w:ascii="Garamond" w:hAnsi="Garamond"/>
              <w:color w:val="000000" w:themeColor="text1"/>
              <w:sz w:val="22"/>
            </w:rPr>
          </w:rPrChange>
        </w:rPr>
        <w:fldChar w:fldCharType="begin"/>
      </w:r>
      <w:r w:rsidR="008C196D" w:rsidRPr="00424939">
        <w:rPr>
          <w:rPrChange w:id="9266" w:author="Summer 2023 updates" w:date="2024-07-31T13:42:00Z">
            <w:rPr>
              <w:rFonts w:ascii="Garamond" w:hAnsi="Garamond"/>
              <w:color w:val="000000" w:themeColor="text1"/>
            </w:rPr>
          </w:rPrChange>
        </w:rPr>
        <w:instrText xml:space="preserve"> XE "Wilderness Field Station" </w:instrText>
      </w:r>
      <w:r w:rsidR="008C196D" w:rsidRPr="00424939">
        <w:rPr>
          <w:rPrChange w:id="9267" w:author="Summer 2023 updates" w:date="2024-07-31T13:42:00Z">
            <w:rPr>
              <w:rFonts w:ascii="Garamond" w:hAnsi="Garamond"/>
              <w:color w:val="000000" w:themeColor="text1"/>
              <w:sz w:val="22"/>
            </w:rPr>
          </w:rPrChange>
        </w:rPr>
        <w:fldChar w:fldCharType="end"/>
      </w:r>
      <w:r w:rsidR="00D954A7" w:rsidRPr="00424939">
        <w:rPr>
          <w:rPrChange w:id="9268" w:author="Summer 2023 updates" w:date="2024-07-31T13:42:00Z">
            <w:rPr>
              <w:rFonts w:ascii="Garamond" w:hAnsi="Garamond"/>
              <w:color w:val="000000" w:themeColor="text1"/>
              <w:sz w:val="22"/>
            </w:rPr>
          </w:rPrChange>
        </w:rPr>
        <w:t>.</w:t>
      </w:r>
    </w:p>
    <w:p w14:paraId="02D4121A" w14:textId="1977824F" w:rsidR="00A37F1D" w:rsidRPr="00114BEE" w:rsidRDefault="00A37F1D" w:rsidP="004238AC">
      <w:pPr>
        <w:pStyle w:val="CATALOGLEVELII"/>
        <w:spacing w:before="40"/>
        <w:rPr>
          <w:b/>
        </w:rPr>
        <w:pPrChange w:id="9269" w:author="Summer 2023 updates" w:date="2024-07-31T13:42:00Z">
          <w:pPr>
            <w:pStyle w:val="CATALOGLEVELII"/>
          </w:pPr>
        </w:pPrChange>
      </w:pPr>
      <w:r w:rsidRPr="00114BEE">
        <w:rPr>
          <w:b/>
        </w:rPr>
        <w:t>BIO-165</w:t>
      </w:r>
      <w:r w:rsidR="00EB6B86">
        <w:rPr>
          <w:b/>
        </w:rPr>
        <w:t>L</w:t>
      </w:r>
      <w:r w:rsidRPr="00114BEE">
        <w:rPr>
          <w:b/>
        </w:rPr>
        <w:t xml:space="preserve"> Ecology and Biology of Birds Laboratory</w:t>
      </w:r>
    </w:p>
    <w:p w14:paraId="2F087E09" w14:textId="2737C3BB" w:rsidR="00BF20CA" w:rsidRPr="003B4409" w:rsidRDefault="00A37F1D" w:rsidP="00544173">
      <w:pPr>
        <w:rPr>
          <w:color w:val="000000" w:themeColor="text1"/>
        </w:rPr>
        <w:pPrChange w:id="9270" w:author="Summer 2023 updates" w:date="2024-07-31T13:42:00Z">
          <w:pPr>
            <w:pStyle w:val="Noparagraphstyle"/>
            <w:spacing w:after="40" w:line="240" w:lineRule="auto"/>
            <w:jc w:val="left"/>
          </w:pPr>
        </w:pPrChange>
      </w:pPr>
      <w:r w:rsidRPr="003B4409">
        <w:t>Four hours per week. Corequisite with Ecology and Biology of Birds (BIO-165)</w:t>
      </w:r>
      <w:r w:rsidR="00D43DF9" w:rsidRPr="003B4409">
        <w:t>.</w:t>
      </w:r>
      <w:r w:rsidRPr="003B4409">
        <w:t xml:space="preserve"> (0.3 course credit) </w:t>
      </w:r>
    </w:p>
    <w:p w14:paraId="2E9A8F85" w14:textId="40B65C8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27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BIO-175 Field Botany</w:t>
      </w:r>
    </w:p>
    <w:p w14:paraId="7A80AE0A" w14:textId="2487A754" w:rsidR="00D954A7" w:rsidRPr="003B4409" w:rsidRDefault="00D43DF9" w:rsidP="00E421B0">
      <w:pPr>
        <w:rPr>
          <w:color w:val="000000" w:themeColor="text1"/>
        </w:rPr>
        <w:pPrChange w:id="9272" w:author="Summer 2023 updates" w:date="2024-07-31T13:42:00Z">
          <w:pPr>
            <w:pStyle w:val="Noparagraphstyle"/>
            <w:spacing w:line="240" w:lineRule="auto"/>
            <w:jc w:val="left"/>
          </w:pPr>
        </w:pPrChange>
      </w:pPr>
      <w:r w:rsidRPr="003B4409">
        <w:rPr>
          <w:color w:val="000000" w:themeColor="text1"/>
        </w:rPr>
        <w:t xml:space="preserve">Investigates tree and wildflower species </w:t>
      </w:r>
      <w:r w:rsidRPr="003B4409">
        <w:t xml:space="preserve">encountered in Iowa’s forests, fields and prairies. Emphasizes hands-on description of structural characteristics, identification of species using a dichotomous key and characteristics of flowering plant families. </w:t>
      </w:r>
      <w:r w:rsidR="00D954A7" w:rsidRPr="003B4409">
        <w:rPr>
          <w:color w:val="000000" w:themeColor="text1"/>
        </w:rPr>
        <w:t xml:space="preserve"> A basic understanding of the distribution of plants within communities is also developed. </w:t>
      </w:r>
      <w:r w:rsidRPr="003B4409">
        <w:rPr>
          <w:color w:val="000000" w:themeColor="text1"/>
        </w:rPr>
        <w:t xml:space="preserve">A collection of local plants is required. </w:t>
      </w:r>
      <w:r w:rsidR="00D954A7" w:rsidRPr="003B4409">
        <w:rPr>
          <w:color w:val="000000" w:themeColor="text1"/>
        </w:rPr>
        <w:t>(Offered</w:t>
      </w:r>
      <w:r w:rsidRPr="003B4409">
        <w:rPr>
          <w:color w:val="000000" w:themeColor="text1"/>
        </w:rPr>
        <w:t xml:space="preserve"> in May Term</w:t>
      </w:r>
      <w:r w:rsidR="00D954A7" w:rsidRPr="003B4409">
        <w:rPr>
          <w:color w:val="000000" w:themeColor="text1"/>
        </w:rPr>
        <w:t xml:space="preserve">) </w:t>
      </w:r>
    </w:p>
    <w:p w14:paraId="35A1B5D6" w14:textId="63020A1E"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273"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BIO-185 Entomology</w:t>
      </w:r>
    </w:p>
    <w:p w14:paraId="17C9A47E" w14:textId="7D6281FD" w:rsidR="00D954A7" w:rsidRDefault="00D43DF9" w:rsidP="00544173">
      <w:pPr>
        <w:rPr>
          <w:rPrChange w:id="9274" w:author="Summer 2023 updates" w:date="2024-07-31T13:42:00Z">
            <w:rPr>
              <w:rFonts w:ascii="Garamond" w:hAnsi="Garamond"/>
              <w:color w:val="000000" w:themeColor="text1"/>
              <w:sz w:val="22"/>
            </w:rPr>
          </w:rPrChange>
        </w:rPr>
        <w:pPrChange w:id="9275" w:author="Summer 2023 updates" w:date="2024-07-31T13:42:00Z">
          <w:pPr>
            <w:pStyle w:val="Noparagraphstyle"/>
            <w:spacing w:after="60" w:line="240" w:lineRule="auto"/>
            <w:jc w:val="left"/>
          </w:pPr>
        </w:pPrChange>
      </w:pPr>
      <w:r>
        <w:rPr>
          <w:rPrChange w:id="9276" w:author="Summer 2023 updates" w:date="2024-07-31T13:42:00Z">
            <w:rPr>
              <w:rFonts w:ascii="Garamond" w:hAnsi="Garamond"/>
              <w:color w:val="000000" w:themeColor="text1"/>
              <w:sz w:val="22"/>
            </w:rPr>
          </w:rPrChange>
        </w:rPr>
        <w:t>Introduces</w:t>
      </w:r>
      <w:r w:rsidR="00D954A7" w:rsidRPr="00424939">
        <w:rPr>
          <w:rPrChange w:id="9277" w:author="Summer 2023 updates" w:date="2024-07-31T13:42:00Z">
            <w:rPr>
              <w:rFonts w:ascii="Garamond" w:hAnsi="Garamond"/>
              <w:color w:val="000000" w:themeColor="text1"/>
              <w:sz w:val="22"/>
            </w:rPr>
          </w:rPrChange>
        </w:rPr>
        <w:t xml:space="preserve"> the biology of insects and related arthropods, focusing on how homeostatic problems common to all organisms have been solved. Topics include physiology, morphology, systematics, and the relationship among insects, plants, and humans. </w:t>
      </w:r>
    </w:p>
    <w:p w14:paraId="3C7270B4" w14:textId="77777777" w:rsidR="00D43DF9" w:rsidRPr="009D27FD" w:rsidRDefault="00D43DF9" w:rsidP="004238AC">
      <w:pPr>
        <w:pStyle w:val="CATALOGLEVELII"/>
        <w:spacing w:before="40"/>
        <w:rPr>
          <w:b/>
          <w:lang w:bidi="en-US"/>
        </w:rPr>
        <w:pPrChange w:id="9278" w:author="Summer 2023 updates" w:date="2024-07-31T13:42:00Z">
          <w:pPr>
            <w:pStyle w:val="CATALOGLEVELII"/>
          </w:pPr>
        </w:pPrChange>
      </w:pPr>
      <w:r w:rsidRPr="009D27FD">
        <w:rPr>
          <w:b/>
          <w:lang w:bidi="en-US"/>
        </w:rPr>
        <w:t>BIO-185L Entomology</w:t>
      </w:r>
      <w:r w:rsidRPr="009D27FD">
        <w:rPr>
          <w:b/>
          <w:spacing w:val="-12"/>
          <w:lang w:bidi="en-US"/>
        </w:rPr>
        <w:t xml:space="preserve"> </w:t>
      </w:r>
      <w:r w:rsidRPr="009D27FD">
        <w:rPr>
          <w:b/>
          <w:lang w:bidi="en-US"/>
        </w:rPr>
        <w:t>Lab</w:t>
      </w:r>
    </w:p>
    <w:p w14:paraId="0D5A8255" w14:textId="78D02E03" w:rsidR="00D43DF9" w:rsidRPr="00D43DF9" w:rsidRDefault="00D43DF9" w:rsidP="00544173">
      <w:pPr>
        <w:rPr>
          <w:lang w:bidi="en-US"/>
        </w:rPr>
        <w:pPrChange w:id="9279" w:author="Summer 2023 updates" w:date="2024-07-31T13:42:00Z">
          <w:pPr>
            <w:widowControl w:val="0"/>
            <w:autoSpaceDE w:val="0"/>
            <w:autoSpaceDN w:val="0"/>
            <w:spacing w:before="60" w:after="0"/>
            <w:ind w:right="269"/>
          </w:pPr>
        </w:pPrChange>
      </w:pPr>
      <w:r w:rsidRPr="00D43DF9">
        <w:rPr>
          <w:lang w:bidi="en-US"/>
        </w:rPr>
        <w:t>Three hours per week. Consists of both in-class study as well as field trips empha</w:t>
      </w:r>
      <w:r>
        <w:rPr>
          <w:lang w:bidi="en-US"/>
        </w:rPr>
        <w:t xml:space="preserve">sizing the ecology and behavior </w:t>
      </w:r>
      <w:r w:rsidRPr="00D43DF9">
        <w:rPr>
          <w:lang w:bidi="en-US"/>
        </w:rPr>
        <w:t>of local forms. A representative insect collection is made. Corequisite registration in BIO-185. (0.2 course</w:t>
      </w:r>
      <w:r w:rsidRPr="00D43DF9">
        <w:rPr>
          <w:spacing w:val="-7"/>
          <w:lang w:bidi="en-US"/>
        </w:rPr>
        <w:t xml:space="preserve"> </w:t>
      </w:r>
      <w:r w:rsidRPr="00D43DF9">
        <w:rPr>
          <w:lang w:bidi="en-US"/>
        </w:rPr>
        <w:t>credit)</w:t>
      </w:r>
    </w:p>
    <w:p w14:paraId="2DB82FC5" w14:textId="25C4DA66"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280"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BIO-195 Introduction to Microbiology</w:t>
      </w:r>
    </w:p>
    <w:p w14:paraId="0E0D62AD" w14:textId="05104391" w:rsidR="00D954A7" w:rsidRDefault="006648C0" w:rsidP="00544173">
      <w:pPr>
        <w:rPr>
          <w:rPrChange w:id="9281" w:author="Summer 2023 updates" w:date="2024-07-31T13:42:00Z">
            <w:rPr>
              <w:rFonts w:ascii="Garamond" w:hAnsi="Garamond"/>
              <w:color w:val="000000" w:themeColor="text1"/>
              <w:sz w:val="22"/>
            </w:rPr>
          </w:rPrChange>
        </w:rPr>
        <w:pPrChange w:id="9282" w:author="Summer 2023 updates" w:date="2024-07-31T13:42:00Z">
          <w:pPr>
            <w:pStyle w:val="Noparagraphstyle"/>
            <w:spacing w:after="60" w:line="240" w:lineRule="auto"/>
            <w:jc w:val="left"/>
          </w:pPr>
        </w:pPrChange>
      </w:pPr>
      <w:r>
        <w:rPr>
          <w:rPrChange w:id="9283" w:author="Summer 2023 updates" w:date="2024-07-31T13:42:00Z">
            <w:rPr>
              <w:rFonts w:ascii="Garamond" w:hAnsi="Garamond"/>
              <w:color w:val="000000" w:themeColor="text1"/>
              <w:sz w:val="22"/>
            </w:rPr>
          </w:rPrChange>
        </w:rPr>
        <w:t>Studies</w:t>
      </w:r>
      <w:r w:rsidRPr="00424939">
        <w:rPr>
          <w:rPrChange w:id="9284" w:author="Summer 2023 updates" w:date="2024-07-31T13:42:00Z">
            <w:rPr>
              <w:rFonts w:ascii="Garamond" w:hAnsi="Garamond"/>
              <w:color w:val="000000" w:themeColor="text1"/>
              <w:sz w:val="22"/>
            </w:rPr>
          </w:rPrChange>
        </w:rPr>
        <w:t xml:space="preserve"> </w:t>
      </w:r>
      <w:r w:rsidR="00D954A7" w:rsidRPr="00424939">
        <w:rPr>
          <w:rPrChange w:id="9285" w:author="Summer 2023 updates" w:date="2024-07-31T13:42:00Z">
            <w:rPr>
              <w:rFonts w:ascii="Garamond" w:hAnsi="Garamond"/>
              <w:color w:val="000000" w:themeColor="text1"/>
              <w:sz w:val="22"/>
            </w:rPr>
          </w:rPrChange>
        </w:rPr>
        <w:t>elementary</w:t>
      </w:r>
      <w:r>
        <w:rPr>
          <w:rPrChange w:id="9286" w:author="Summer 2023 updates" w:date="2024-07-31T13:42:00Z">
            <w:rPr>
              <w:rFonts w:ascii="Garamond" w:hAnsi="Garamond"/>
              <w:color w:val="000000" w:themeColor="text1"/>
              <w:sz w:val="22"/>
            </w:rPr>
          </w:rPrChange>
        </w:rPr>
        <w:t xml:space="preserve"> </w:t>
      </w:r>
      <w:r w:rsidR="00D954A7" w:rsidRPr="00424939">
        <w:rPr>
          <w:rPrChange w:id="9287" w:author="Summer 2023 updates" w:date="2024-07-31T13:42:00Z">
            <w:rPr>
              <w:rFonts w:ascii="Garamond" w:hAnsi="Garamond"/>
              <w:color w:val="000000" w:themeColor="text1"/>
              <w:sz w:val="22"/>
            </w:rPr>
          </w:rPrChange>
        </w:rPr>
        <w:t xml:space="preserve">level principles of microbiology. Special attention is given to the medical aspect of the subject. Three lectures per week. Designed for students with allied health career interests. This course does not satisfy any of the requirements for a major in biology. </w:t>
      </w:r>
      <w:r w:rsidR="00D954A7" w:rsidRPr="00424939">
        <w:rPr>
          <w:u w:val="single"/>
          <w:rPrChange w:id="9288" w:author="Summer 2023 updates" w:date="2024-07-31T13:42:00Z">
            <w:rPr>
              <w:rFonts w:ascii="Garamond" w:hAnsi="Garamond"/>
              <w:color w:val="000000" w:themeColor="text1"/>
              <w:sz w:val="22"/>
              <w:u w:val="single"/>
            </w:rPr>
          </w:rPrChange>
        </w:rPr>
        <w:t>Prerequisite:</w:t>
      </w:r>
      <w:ins w:id="9289" w:author="Summer 2023 updates" w:date="2024-07-31T13:42:00Z">
        <w:r w:rsidR="00D954A7" w:rsidRPr="00424939">
          <w:t xml:space="preserve"> </w:t>
        </w:r>
        <w:r w:rsidR="009A69D8">
          <w:t>Human Biology (BIO-100) or</w:t>
        </w:r>
      </w:ins>
      <w:r w:rsidR="009A69D8">
        <w:rPr>
          <w:rPrChange w:id="9290" w:author="Summer 2023 updates" w:date="2024-07-31T13:42:00Z">
            <w:rPr>
              <w:rFonts w:ascii="Garamond" w:hAnsi="Garamond"/>
              <w:color w:val="000000" w:themeColor="text1"/>
              <w:sz w:val="22"/>
            </w:rPr>
          </w:rPrChange>
        </w:rPr>
        <w:t xml:space="preserve"> </w:t>
      </w:r>
      <w:r w:rsidR="00D954A7" w:rsidRPr="00424939">
        <w:rPr>
          <w:rPrChange w:id="9291" w:author="Summer 2023 updates" w:date="2024-07-31T13:42:00Z">
            <w:rPr>
              <w:rFonts w:ascii="Garamond" w:hAnsi="Garamond"/>
              <w:color w:val="000000" w:themeColor="text1"/>
              <w:sz w:val="22"/>
            </w:rPr>
          </w:rPrChange>
        </w:rPr>
        <w:t>Cellular and Molecular Biology</w:t>
      </w:r>
      <w:r w:rsidR="00B8454E" w:rsidRPr="00424939">
        <w:rPr>
          <w:rPrChange w:id="9292" w:author="Summer 2023 updates" w:date="2024-07-31T13:42:00Z">
            <w:rPr>
              <w:rFonts w:ascii="Garamond" w:hAnsi="Garamond"/>
              <w:color w:val="000000" w:themeColor="text1"/>
              <w:sz w:val="22"/>
            </w:rPr>
          </w:rPrChange>
        </w:rPr>
        <w:fldChar w:fldCharType="begin"/>
      </w:r>
      <w:r w:rsidR="00B8454E" w:rsidRPr="00424939">
        <w:rPr>
          <w:rPrChange w:id="9293" w:author="Summer 2023 updates" w:date="2024-07-31T13:42:00Z">
            <w:rPr>
              <w:rFonts w:ascii="Garamond" w:hAnsi="Garamond"/>
              <w:color w:val="000000" w:themeColor="text1"/>
            </w:rPr>
          </w:rPrChange>
        </w:rPr>
        <w:instrText xml:space="preserve"> XE "Biology" </w:instrText>
      </w:r>
      <w:r w:rsidR="00B8454E" w:rsidRPr="00424939">
        <w:rPr>
          <w:rPrChange w:id="9294" w:author="Summer 2023 updates" w:date="2024-07-31T13:42:00Z">
            <w:rPr>
              <w:rFonts w:ascii="Garamond" w:hAnsi="Garamond"/>
              <w:color w:val="000000" w:themeColor="text1"/>
              <w:sz w:val="22"/>
            </w:rPr>
          </w:rPrChange>
        </w:rPr>
        <w:fldChar w:fldCharType="end"/>
      </w:r>
      <w:r w:rsidR="00D954A7" w:rsidRPr="00424939">
        <w:rPr>
          <w:rPrChange w:id="9295" w:author="Summer 2023 updates" w:date="2024-07-31T13:42:00Z">
            <w:rPr>
              <w:rFonts w:ascii="Garamond" w:hAnsi="Garamond"/>
              <w:color w:val="000000" w:themeColor="text1"/>
              <w:sz w:val="22"/>
            </w:rPr>
          </w:rPrChange>
        </w:rPr>
        <w:t xml:space="preserve"> (BIO-145). </w:t>
      </w:r>
    </w:p>
    <w:p w14:paraId="34280367" w14:textId="19B2A002" w:rsidR="009B062F" w:rsidRPr="009D27FD" w:rsidRDefault="009B062F" w:rsidP="004238AC">
      <w:pPr>
        <w:pStyle w:val="CATALOGLEVELII"/>
        <w:spacing w:before="40"/>
        <w:rPr>
          <w:rFonts w:eastAsia="Garamond" w:cs="Garamond"/>
          <w:b/>
          <w:bCs/>
          <w:lang w:bidi="en-US"/>
        </w:rPr>
        <w:pPrChange w:id="9296" w:author="Summer 2023 updates" w:date="2024-07-31T13:42:00Z">
          <w:pPr>
            <w:pStyle w:val="CATALOGLEVELII"/>
          </w:pPr>
        </w:pPrChange>
      </w:pPr>
      <w:r w:rsidRPr="009D27FD">
        <w:rPr>
          <w:rFonts w:eastAsia="Garamond" w:cs="Garamond"/>
          <w:b/>
          <w:bCs/>
          <w:lang w:bidi="en-US"/>
        </w:rPr>
        <w:t xml:space="preserve">BIO-195L </w:t>
      </w:r>
      <w:r w:rsidRPr="009D27FD">
        <w:rPr>
          <w:b/>
        </w:rPr>
        <w:t>Introduction to Microbiology</w:t>
      </w:r>
      <w:r w:rsidRPr="009D27FD">
        <w:rPr>
          <w:rFonts w:eastAsia="Garamond" w:cs="Garamond"/>
          <w:b/>
          <w:bCs/>
          <w:lang w:bidi="en-US"/>
        </w:rPr>
        <w:t xml:space="preserve"> Lab</w:t>
      </w:r>
    </w:p>
    <w:p w14:paraId="1CABC7B1" w14:textId="24D279AC" w:rsidR="009B062F" w:rsidRPr="003B4409" w:rsidRDefault="009B062F" w:rsidP="00544173">
      <w:pPr>
        <w:rPr>
          <w:color w:val="000000" w:themeColor="text1"/>
        </w:rPr>
        <w:pPrChange w:id="9297" w:author="Summer 2023 updates" w:date="2024-07-31T13:42:00Z">
          <w:pPr>
            <w:pStyle w:val="Noparagraphstyle"/>
            <w:spacing w:after="60" w:line="240" w:lineRule="auto"/>
            <w:jc w:val="left"/>
          </w:pPr>
        </w:pPrChange>
      </w:pPr>
      <w:r w:rsidRPr="00D43DF9">
        <w:rPr>
          <w:rPrChange w:id="9298" w:author="Summer 2023 updates" w:date="2024-07-31T13:42:00Z">
            <w:rPr>
              <w:rFonts w:ascii="Garamond" w:eastAsia="Garamond" w:hAnsi="Garamond"/>
            </w:rPr>
          </w:rPrChange>
        </w:rPr>
        <w:t xml:space="preserve">Three hours per week. </w:t>
      </w:r>
      <w:r w:rsidRPr="003B4409">
        <w:t>Corequisite registration in BIO-195. (0.2 course credit)</w:t>
      </w:r>
    </w:p>
    <w:p w14:paraId="328F2C9D" w14:textId="09838C59"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299"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BIO-202 Topics in Evolution</w:t>
      </w:r>
    </w:p>
    <w:p w14:paraId="39AF4B7E" w14:textId="1F05B07D" w:rsidR="00D954A7" w:rsidRPr="00424939" w:rsidRDefault="00D954A7" w:rsidP="00544173">
      <w:pPr>
        <w:rPr>
          <w:rPrChange w:id="9300" w:author="Summer 2023 updates" w:date="2024-07-31T13:42:00Z">
            <w:rPr>
              <w:rFonts w:ascii="Garamond" w:hAnsi="Garamond"/>
              <w:color w:val="000000" w:themeColor="text1"/>
              <w:sz w:val="22"/>
            </w:rPr>
          </w:rPrChange>
        </w:rPr>
        <w:pPrChange w:id="9301" w:author="Summer 2023 updates" w:date="2024-07-31T13:42:00Z">
          <w:pPr>
            <w:pStyle w:val="Noparagraphstyle"/>
            <w:spacing w:after="60" w:line="240" w:lineRule="auto"/>
            <w:jc w:val="left"/>
          </w:pPr>
        </w:pPrChange>
      </w:pPr>
      <w:r w:rsidRPr="00424939">
        <w:rPr>
          <w:rPrChange w:id="9302" w:author="Summer 2023 updates" w:date="2024-07-31T13:42:00Z">
            <w:rPr>
              <w:rFonts w:ascii="Garamond" w:hAnsi="Garamond"/>
              <w:color w:val="000000" w:themeColor="text1"/>
              <w:sz w:val="22"/>
            </w:rPr>
          </w:rPrChange>
        </w:rPr>
        <w:t>Investigates selective and non-selective evolutionary mechanisms</w:t>
      </w:r>
      <w:r w:rsidR="003328E7">
        <w:rPr>
          <w:rPrChange w:id="9303" w:author="Summer 2023 updates" w:date="2024-07-31T13:42:00Z">
            <w:rPr>
              <w:rFonts w:ascii="Garamond" w:hAnsi="Garamond"/>
              <w:color w:val="000000" w:themeColor="text1"/>
              <w:sz w:val="22"/>
            </w:rPr>
          </w:rPrChange>
        </w:rPr>
        <w:t xml:space="preserve"> operating on populations</w:t>
      </w:r>
      <w:r w:rsidRPr="00424939">
        <w:rPr>
          <w:rPrChange w:id="9304" w:author="Summer 2023 updates" w:date="2024-07-31T13:42:00Z">
            <w:rPr>
              <w:rFonts w:ascii="Garamond" w:hAnsi="Garamond"/>
              <w:color w:val="000000" w:themeColor="text1"/>
              <w:sz w:val="22"/>
            </w:rPr>
          </w:rPrChange>
        </w:rPr>
        <w:t xml:space="preserve">, especially as they affect adaptation, speciation, and extinction. Selected aspects of the fossil record and current theories of hominid evolution </w:t>
      </w:r>
      <w:r w:rsidR="003328E7">
        <w:rPr>
          <w:rPrChange w:id="9305" w:author="Summer 2023 updates" w:date="2024-07-31T13:42:00Z">
            <w:rPr>
              <w:rFonts w:ascii="Garamond" w:hAnsi="Garamond"/>
              <w:color w:val="000000" w:themeColor="text1"/>
              <w:sz w:val="22"/>
            </w:rPr>
          </w:rPrChange>
        </w:rPr>
        <w:t>may</w:t>
      </w:r>
      <w:r w:rsidR="003328E7" w:rsidRPr="00424939">
        <w:rPr>
          <w:rPrChange w:id="9306" w:author="Summer 2023 updates" w:date="2024-07-31T13:42:00Z">
            <w:rPr>
              <w:rFonts w:ascii="Garamond" w:hAnsi="Garamond"/>
              <w:color w:val="000000" w:themeColor="text1"/>
              <w:sz w:val="22"/>
            </w:rPr>
          </w:rPrChange>
        </w:rPr>
        <w:t xml:space="preserve"> </w:t>
      </w:r>
      <w:r w:rsidRPr="00424939">
        <w:rPr>
          <w:rPrChange w:id="9307" w:author="Summer 2023 updates" w:date="2024-07-31T13:42:00Z">
            <w:rPr>
              <w:rFonts w:ascii="Garamond" w:hAnsi="Garamond"/>
              <w:color w:val="000000" w:themeColor="text1"/>
              <w:sz w:val="22"/>
            </w:rPr>
          </w:rPrChange>
        </w:rPr>
        <w:t xml:space="preserve">also </w:t>
      </w:r>
      <w:r w:rsidR="003328E7">
        <w:rPr>
          <w:rPrChange w:id="9308" w:author="Summer 2023 updates" w:date="2024-07-31T13:42:00Z">
            <w:rPr>
              <w:rFonts w:ascii="Garamond" w:hAnsi="Garamond"/>
              <w:color w:val="000000" w:themeColor="text1"/>
              <w:sz w:val="22"/>
            </w:rPr>
          </w:rPrChange>
        </w:rPr>
        <w:t xml:space="preserve">be </w:t>
      </w:r>
      <w:r w:rsidRPr="00424939">
        <w:rPr>
          <w:rPrChange w:id="9309" w:author="Summer 2023 updates" w:date="2024-07-31T13:42:00Z">
            <w:rPr>
              <w:rFonts w:ascii="Garamond" w:hAnsi="Garamond"/>
              <w:color w:val="000000" w:themeColor="text1"/>
              <w:sz w:val="22"/>
            </w:rPr>
          </w:rPrChange>
        </w:rPr>
        <w:t xml:space="preserve">part of the course. </w:t>
      </w:r>
      <w:r w:rsidR="003328E7">
        <w:rPr>
          <w:rPrChange w:id="9310" w:author="Summer 2023 updates" w:date="2024-07-31T13:42:00Z">
            <w:rPr>
              <w:rFonts w:ascii="Garamond" w:hAnsi="Garamond"/>
              <w:color w:val="000000" w:themeColor="text1"/>
              <w:sz w:val="22"/>
            </w:rPr>
          </w:rPrChange>
        </w:rPr>
        <w:t xml:space="preserve">Instruction in presentation of scientific papers is also provided. </w:t>
      </w:r>
      <w:r w:rsidRPr="00424939">
        <w:rPr>
          <w:rPrChange w:id="9311" w:author="Summer 2023 updates" w:date="2024-07-31T13:42:00Z">
            <w:rPr>
              <w:rFonts w:ascii="Garamond" w:hAnsi="Garamond"/>
              <w:color w:val="000000" w:themeColor="text1"/>
              <w:sz w:val="22"/>
            </w:rPr>
          </w:rPrChange>
        </w:rPr>
        <w:t xml:space="preserve">Counts as a non-lab science course. </w:t>
      </w:r>
      <w:r w:rsidRPr="00424939">
        <w:rPr>
          <w:u w:val="single"/>
          <w:rPrChange w:id="9312" w:author="Summer 2023 updates" w:date="2024-07-31T13:42:00Z">
            <w:rPr>
              <w:rFonts w:ascii="Garamond" w:hAnsi="Garamond"/>
              <w:color w:val="000000" w:themeColor="text1"/>
              <w:sz w:val="22"/>
              <w:u w:val="single"/>
            </w:rPr>
          </w:rPrChange>
        </w:rPr>
        <w:t>Prerequisites:</w:t>
      </w:r>
      <w:r w:rsidRPr="00424939">
        <w:rPr>
          <w:rPrChange w:id="9313" w:author="Summer 2023 updates" w:date="2024-07-31T13:42:00Z">
            <w:rPr>
              <w:rFonts w:ascii="Garamond" w:hAnsi="Garamond"/>
              <w:color w:val="000000" w:themeColor="text1"/>
              <w:sz w:val="22"/>
            </w:rPr>
          </w:rPrChange>
        </w:rPr>
        <w:t xml:space="preserve"> Cellular and Molecular Biology</w:t>
      </w:r>
      <w:r w:rsidR="00B8454E" w:rsidRPr="00424939">
        <w:rPr>
          <w:rPrChange w:id="9314" w:author="Summer 2023 updates" w:date="2024-07-31T13:42:00Z">
            <w:rPr>
              <w:rFonts w:ascii="Garamond" w:hAnsi="Garamond"/>
              <w:color w:val="000000" w:themeColor="text1"/>
              <w:sz w:val="22"/>
            </w:rPr>
          </w:rPrChange>
        </w:rPr>
        <w:fldChar w:fldCharType="begin"/>
      </w:r>
      <w:r w:rsidR="00B8454E" w:rsidRPr="00424939">
        <w:rPr>
          <w:rPrChange w:id="9315" w:author="Summer 2023 updates" w:date="2024-07-31T13:42:00Z">
            <w:rPr>
              <w:rFonts w:ascii="Garamond" w:hAnsi="Garamond"/>
              <w:color w:val="000000" w:themeColor="text1"/>
            </w:rPr>
          </w:rPrChange>
        </w:rPr>
        <w:instrText xml:space="preserve"> XE "Biology" </w:instrText>
      </w:r>
      <w:r w:rsidR="00B8454E" w:rsidRPr="00424939">
        <w:rPr>
          <w:rPrChange w:id="9316" w:author="Summer 2023 updates" w:date="2024-07-31T13:42:00Z">
            <w:rPr>
              <w:rFonts w:ascii="Garamond" w:hAnsi="Garamond"/>
              <w:color w:val="000000" w:themeColor="text1"/>
              <w:sz w:val="22"/>
            </w:rPr>
          </w:rPrChange>
        </w:rPr>
        <w:fldChar w:fldCharType="end"/>
      </w:r>
      <w:r w:rsidRPr="00424939">
        <w:rPr>
          <w:rPrChange w:id="9317" w:author="Summer 2023 updates" w:date="2024-07-31T13:42:00Z">
            <w:rPr>
              <w:rFonts w:ascii="Garamond" w:hAnsi="Garamond"/>
              <w:color w:val="000000" w:themeColor="text1"/>
              <w:sz w:val="22"/>
            </w:rPr>
          </w:rPrChange>
        </w:rPr>
        <w:t xml:space="preserve"> (BIO-145). </w:t>
      </w:r>
    </w:p>
    <w:p w14:paraId="1449DD1D" w14:textId="6CED3F4C" w:rsidR="00E74490" w:rsidRPr="00424939" w:rsidRDefault="00E74490" w:rsidP="004238AC">
      <w:pPr>
        <w:pStyle w:val="Noparagraphstyle"/>
        <w:spacing w:before="40" w:line="240" w:lineRule="auto"/>
        <w:rPr>
          <w:ins w:id="9318" w:author="Summer 2023 updates" w:date="2024-07-31T13:42:00Z"/>
          <w:rFonts w:ascii="Garamond" w:hAnsi="Garamond" w:cs="Times New Roman"/>
          <w:b/>
          <w:color w:val="000000" w:themeColor="text1"/>
          <w:sz w:val="22"/>
          <w:szCs w:val="22"/>
        </w:rPr>
      </w:pPr>
      <w:ins w:id="9319" w:author="Summer 2023 updates" w:date="2024-07-31T13:42:00Z">
        <w:r w:rsidRPr="00424939">
          <w:rPr>
            <w:rFonts w:ascii="Garamond" w:hAnsi="Garamond" w:cs="Times New Roman"/>
            <w:b/>
            <w:color w:val="000000" w:themeColor="text1"/>
            <w:sz w:val="22"/>
            <w:szCs w:val="22"/>
          </w:rPr>
          <w:t>BIO-20</w:t>
        </w:r>
        <w:r>
          <w:rPr>
            <w:rFonts w:ascii="Garamond" w:hAnsi="Garamond" w:cs="Times New Roman"/>
            <w:b/>
            <w:color w:val="000000" w:themeColor="text1"/>
            <w:sz w:val="22"/>
            <w:szCs w:val="22"/>
          </w:rPr>
          <w:t>3</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Northwoods Ecology</w:t>
        </w:r>
      </w:ins>
    </w:p>
    <w:p w14:paraId="70B45682" w14:textId="74605CC6" w:rsidR="00E74490" w:rsidRPr="00424939" w:rsidRDefault="00E74490" w:rsidP="00E421B0">
      <w:pPr>
        <w:rPr>
          <w:ins w:id="9320" w:author="Summer 2023 updates" w:date="2024-07-31T13:42:00Z"/>
        </w:rPr>
      </w:pPr>
      <w:ins w:id="9321" w:author="Summer 2023 updates" w:date="2024-07-31T13:42:00Z">
        <w:r w:rsidRPr="00E74490">
          <w:t xml:space="preserve">Examines relationships between organisms and their biotic and abiotic environment with a focus on the near-boreal communities surrounding the field station. Field work augmented by readings, lectures, and discussion covers ecology at the population, community and ecosystem levels. Applications to human ecology in the Boundary Waters Canoe Area Wilderness is integrated into the course as appropriate. </w:t>
        </w:r>
        <w:r w:rsidRPr="00E74490">
          <w:rPr>
            <w:u w:val="single"/>
          </w:rPr>
          <w:t>Prerequisite</w:t>
        </w:r>
        <w:r w:rsidRPr="00E74490">
          <w:t>: 1 college class that includes ecological topics. (Offered on</w:t>
        </w:r>
        <w:r w:rsidR="00AD7FFE">
          <w:t xml:space="preserve"> an</w:t>
        </w:r>
        <w:r w:rsidRPr="00E74490">
          <w:t xml:space="preserve"> occasional basis)</w:t>
        </w:r>
      </w:ins>
    </w:p>
    <w:p w14:paraId="14EFED0E" w14:textId="2A2C1D60" w:rsidR="00D954A7" w:rsidRPr="00424939" w:rsidRDefault="00D954A7" w:rsidP="004238AC">
      <w:pPr>
        <w:pStyle w:val="Noparagraphstyle"/>
        <w:spacing w:before="40" w:line="240" w:lineRule="auto"/>
        <w:rPr>
          <w:rFonts w:ascii="Garamond" w:hAnsi="Garamond" w:cs="Times New Roman"/>
          <w:b/>
          <w:color w:val="000000" w:themeColor="text1"/>
          <w:sz w:val="22"/>
          <w:szCs w:val="22"/>
        </w:rPr>
        <w:pPrChange w:id="9322" w:author="Summer 2023 updates" w:date="2024-07-31T13:42:00Z">
          <w:pPr>
            <w:pStyle w:val="Noparagraphstyle"/>
            <w:spacing w:line="240" w:lineRule="auto"/>
          </w:pPr>
        </w:pPrChange>
      </w:pPr>
      <w:r w:rsidRPr="00424939">
        <w:rPr>
          <w:rFonts w:ascii="Garamond" w:hAnsi="Garamond" w:cs="Times New Roman"/>
          <w:b/>
          <w:color w:val="000000" w:themeColor="text1"/>
          <w:sz w:val="22"/>
          <w:szCs w:val="22"/>
        </w:rPr>
        <w:t>BIO-205 General Botany</w:t>
      </w:r>
    </w:p>
    <w:p w14:paraId="5365E21D" w14:textId="585A2FBB" w:rsidR="00D954A7" w:rsidRPr="00424939" w:rsidRDefault="003328E7" w:rsidP="00544173">
      <w:pPr>
        <w:rPr>
          <w:rPrChange w:id="9323" w:author="Summer 2023 updates" w:date="2024-07-31T13:42:00Z">
            <w:rPr>
              <w:rFonts w:ascii="Garamond" w:hAnsi="Garamond"/>
              <w:color w:val="000000" w:themeColor="text1"/>
              <w:sz w:val="22"/>
            </w:rPr>
          </w:rPrChange>
        </w:rPr>
        <w:pPrChange w:id="9324" w:author="Summer 2023 updates" w:date="2024-07-31T13:42:00Z">
          <w:pPr>
            <w:pStyle w:val="Noparagraphstyle"/>
            <w:spacing w:after="40" w:line="240" w:lineRule="auto"/>
            <w:jc w:val="left"/>
          </w:pPr>
        </w:pPrChange>
      </w:pPr>
      <w:r>
        <w:rPr>
          <w:rPrChange w:id="9325" w:author="Summer 2023 updates" w:date="2024-07-31T13:42:00Z">
            <w:rPr>
              <w:rFonts w:ascii="Garamond" w:hAnsi="Garamond"/>
              <w:color w:val="000000" w:themeColor="text1"/>
              <w:sz w:val="22"/>
            </w:rPr>
          </w:rPrChange>
        </w:rPr>
        <w:t xml:space="preserve">Explores the biology of plants at the cellular, tissue and whole plant levels. The influence of environment on metabolism, growth, development and reproduction are themes. </w:t>
      </w:r>
      <w:r w:rsidR="00D954A7" w:rsidRPr="00424939">
        <w:rPr>
          <w:rPrChange w:id="9326" w:author="Summer 2023 updates" w:date="2024-07-31T13:42:00Z">
            <w:rPr>
              <w:rFonts w:ascii="Garamond" w:hAnsi="Garamond"/>
              <w:color w:val="000000" w:themeColor="text1"/>
              <w:sz w:val="22"/>
            </w:rPr>
          </w:rPrChange>
        </w:rPr>
        <w:t xml:space="preserve">Three lectures per week. </w:t>
      </w:r>
      <w:r w:rsidR="00D954A7" w:rsidRPr="00424939">
        <w:rPr>
          <w:u w:val="single"/>
          <w:rPrChange w:id="9327" w:author="Summer 2023 updates" w:date="2024-07-31T13:42:00Z">
            <w:rPr>
              <w:rFonts w:ascii="Garamond" w:hAnsi="Garamond"/>
              <w:color w:val="000000" w:themeColor="text1"/>
              <w:sz w:val="22"/>
              <w:u w:val="single"/>
            </w:rPr>
          </w:rPrChange>
        </w:rPr>
        <w:t>Prerequisites:</w:t>
      </w:r>
      <w:r w:rsidR="00D954A7" w:rsidRPr="00424939">
        <w:rPr>
          <w:rPrChange w:id="9328" w:author="Summer 2023 updates" w:date="2024-07-31T13:42:00Z">
            <w:rPr>
              <w:rFonts w:ascii="Garamond" w:hAnsi="Garamond"/>
              <w:color w:val="000000" w:themeColor="text1"/>
              <w:sz w:val="22"/>
            </w:rPr>
          </w:rPrChange>
        </w:rPr>
        <w:t xml:space="preserve"> Cellular and Molecular Biology</w:t>
      </w:r>
      <w:r w:rsidR="00B8454E" w:rsidRPr="00424939">
        <w:rPr>
          <w:rPrChange w:id="9329" w:author="Summer 2023 updates" w:date="2024-07-31T13:42:00Z">
            <w:rPr>
              <w:rFonts w:ascii="Garamond" w:hAnsi="Garamond"/>
              <w:color w:val="000000" w:themeColor="text1"/>
              <w:sz w:val="22"/>
            </w:rPr>
          </w:rPrChange>
        </w:rPr>
        <w:fldChar w:fldCharType="begin"/>
      </w:r>
      <w:r w:rsidR="00B8454E" w:rsidRPr="00424939">
        <w:rPr>
          <w:rPrChange w:id="9330" w:author="Summer 2023 updates" w:date="2024-07-31T13:42:00Z">
            <w:rPr>
              <w:rFonts w:ascii="Garamond" w:hAnsi="Garamond"/>
              <w:color w:val="000000" w:themeColor="text1"/>
            </w:rPr>
          </w:rPrChange>
        </w:rPr>
        <w:instrText xml:space="preserve"> XE "Biology" </w:instrText>
      </w:r>
      <w:r w:rsidR="00B8454E" w:rsidRPr="00424939">
        <w:rPr>
          <w:rPrChange w:id="9331" w:author="Summer 2023 updates" w:date="2024-07-31T13:42:00Z">
            <w:rPr>
              <w:rFonts w:ascii="Garamond" w:hAnsi="Garamond"/>
              <w:color w:val="000000" w:themeColor="text1"/>
              <w:sz w:val="22"/>
            </w:rPr>
          </w:rPrChange>
        </w:rPr>
        <w:fldChar w:fldCharType="end"/>
      </w:r>
      <w:r w:rsidR="00D954A7" w:rsidRPr="00424939">
        <w:rPr>
          <w:rPrChange w:id="9332" w:author="Summer 2023 updates" w:date="2024-07-31T13:42:00Z">
            <w:rPr>
              <w:rFonts w:ascii="Garamond" w:hAnsi="Garamond"/>
              <w:color w:val="000000" w:themeColor="text1"/>
              <w:sz w:val="22"/>
            </w:rPr>
          </w:rPrChange>
        </w:rPr>
        <w:t xml:space="preserve"> </w:t>
      </w:r>
      <w:r>
        <w:rPr>
          <w:rPrChange w:id="9333" w:author="Summer 2023 updates" w:date="2024-07-31T13:42:00Z">
            <w:rPr>
              <w:rFonts w:ascii="Garamond" w:hAnsi="Garamond"/>
              <w:color w:val="000000" w:themeColor="text1"/>
              <w:sz w:val="22"/>
            </w:rPr>
          </w:rPrChange>
        </w:rPr>
        <w:t>and</w:t>
      </w:r>
      <w:r w:rsidR="00D954A7" w:rsidRPr="00424939">
        <w:rPr>
          <w:rPrChange w:id="9334" w:author="Summer 2023 updates" w:date="2024-07-31T13:42:00Z">
            <w:rPr>
              <w:rFonts w:ascii="Garamond" w:hAnsi="Garamond"/>
              <w:color w:val="000000" w:themeColor="text1"/>
              <w:sz w:val="22"/>
            </w:rPr>
          </w:rPrChange>
        </w:rPr>
        <w:t xml:space="preserve"> Laboratory (BIO-145</w:t>
      </w:r>
      <w:r>
        <w:rPr>
          <w:rPrChange w:id="9335" w:author="Summer 2023 updates" w:date="2024-07-31T13:42:00Z">
            <w:rPr>
              <w:rFonts w:ascii="Garamond" w:hAnsi="Garamond"/>
              <w:color w:val="000000" w:themeColor="text1"/>
              <w:sz w:val="22"/>
            </w:rPr>
          </w:rPrChange>
        </w:rPr>
        <w:t>/-145</w:t>
      </w:r>
      <w:r w:rsidR="00D954A7" w:rsidRPr="00424939">
        <w:rPr>
          <w:rPrChange w:id="9336" w:author="Summer 2023 updates" w:date="2024-07-31T13:42:00Z">
            <w:rPr>
              <w:rFonts w:ascii="Garamond" w:hAnsi="Garamond"/>
              <w:color w:val="000000" w:themeColor="text1"/>
              <w:sz w:val="22"/>
            </w:rPr>
          </w:rPrChange>
        </w:rPr>
        <w:t xml:space="preserve">L), and Organismal and Ecological Biology (BIO-155). </w:t>
      </w:r>
    </w:p>
    <w:p w14:paraId="06A05CF0" w14:textId="673C2D11" w:rsidR="00D954A7" w:rsidRPr="00424939" w:rsidRDefault="00D954A7" w:rsidP="004238AC">
      <w:pPr>
        <w:pStyle w:val="Noparagraphstyle"/>
        <w:spacing w:before="40" w:line="240" w:lineRule="auto"/>
        <w:rPr>
          <w:rFonts w:ascii="Garamond" w:hAnsi="Garamond" w:cs="Times New Roman"/>
          <w:b/>
          <w:color w:val="000000" w:themeColor="text1"/>
          <w:sz w:val="22"/>
          <w:szCs w:val="22"/>
        </w:rPr>
        <w:pPrChange w:id="9337" w:author="Summer 2023 updates" w:date="2024-07-31T13:42:00Z">
          <w:pPr>
            <w:pStyle w:val="Noparagraphstyle"/>
            <w:spacing w:line="240" w:lineRule="auto"/>
          </w:pPr>
        </w:pPrChange>
      </w:pPr>
      <w:r w:rsidRPr="00424939">
        <w:rPr>
          <w:rFonts w:ascii="Garamond" w:hAnsi="Garamond" w:cs="Times New Roman"/>
          <w:b/>
          <w:color w:val="000000" w:themeColor="text1"/>
          <w:sz w:val="22"/>
          <w:szCs w:val="22"/>
        </w:rPr>
        <w:t xml:space="preserve">BIO-205L General Botany Laboratory </w:t>
      </w:r>
      <w:r w:rsidR="001554E4" w:rsidRPr="00424939">
        <w:rPr>
          <w:rFonts w:ascii="Garamond" w:hAnsi="Garamond" w:cs="Times New Roman"/>
          <w:b/>
          <w:color w:val="000000" w:themeColor="text1"/>
        </w:rPr>
        <w:t>(WE)</w:t>
      </w:r>
    </w:p>
    <w:p w14:paraId="511A13F7" w14:textId="16E5F639" w:rsidR="00D954A7" w:rsidRPr="003B4409" w:rsidRDefault="00CD01A2" w:rsidP="00544173">
      <w:pPr>
        <w:rPr>
          <w:color w:val="000000" w:themeColor="text1"/>
        </w:rPr>
        <w:pPrChange w:id="9338" w:author="Summer 2023 updates" w:date="2024-07-31T13:42:00Z">
          <w:pPr>
            <w:pStyle w:val="Noparagraphstyle"/>
            <w:spacing w:after="60" w:line="240" w:lineRule="auto"/>
            <w:jc w:val="left"/>
          </w:pPr>
        </w:pPrChange>
      </w:pPr>
      <w:r w:rsidRPr="003B4409">
        <w:t>Provides the opportunity for hands-on observations of plant cells, tissues and whole plants, flowers and fruits and to perform experiments related to basic principles of plant biology introduced in lecture. Instruction in library database searches and writing annotated scientific reports is provided.</w:t>
      </w:r>
      <w:r>
        <w:rPr>
          <w:b/>
        </w:rPr>
        <w:t xml:space="preserve">  </w:t>
      </w:r>
      <w:r w:rsidR="00D954A7" w:rsidRPr="003B4409">
        <w:rPr>
          <w:color w:val="000000" w:themeColor="text1"/>
        </w:rPr>
        <w:t xml:space="preserve">Three hours per week. Concurrent </w:t>
      </w:r>
      <w:r w:rsidRPr="003B4409">
        <w:rPr>
          <w:color w:val="000000" w:themeColor="text1"/>
        </w:rPr>
        <w:t xml:space="preserve">or previous registration in </w:t>
      </w:r>
      <w:r w:rsidR="00D954A7" w:rsidRPr="003B4409">
        <w:rPr>
          <w:color w:val="000000" w:themeColor="text1"/>
        </w:rPr>
        <w:t xml:space="preserve">General Botany (BIO-205). (0.2 course credit) </w:t>
      </w:r>
    </w:p>
    <w:p w14:paraId="7F48B3A5" w14:textId="77777777" w:rsidR="004238AC" w:rsidRDefault="004238AC">
      <w:pPr>
        <w:spacing w:after="200" w:line="276" w:lineRule="auto"/>
        <w:rPr>
          <w:ins w:id="9339" w:author="Summer 2023 updates" w:date="2024-07-31T13:42:00Z"/>
          <w:rFonts w:eastAsia="Times New Roman" w:cs="Times New Roman"/>
          <w:b/>
          <w:color w:val="000000" w:themeColor="text1"/>
        </w:rPr>
      </w:pPr>
      <w:ins w:id="9340" w:author="Summer 2023 updates" w:date="2024-07-31T13:42:00Z">
        <w:r>
          <w:rPr>
            <w:rFonts w:cs="Times New Roman"/>
            <w:b/>
            <w:color w:val="000000" w:themeColor="text1"/>
          </w:rPr>
          <w:br w:type="page"/>
        </w:r>
      </w:ins>
    </w:p>
    <w:p w14:paraId="707CCE15" w14:textId="160CACAA"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34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BIO-215 Human Anatomy </w:t>
      </w:r>
    </w:p>
    <w:p w14:paraId="7EFAF648" w14:textId="30E2014D" w:rsidR="00D954A7" w:rsidRPr="00424939" w:rsidRDefault="00CD01A2" w:rsidP="00544173">
      <w:pPr>
        <w:rPr>
          <w:rPrChange w:id="9342" w:author="Summer 2023 updates" w:date="2024-07-31T13:42:00Z">
            <w:rPr>
              <w:rFonts w:ascii="Garamond" w:hAnsi="Garamond"/>
              <w:color w:val="000000" w:themeColor="text1"/>
              <w:sz w:val="22"/>
            </w:rPr>
          </w:rPrChange>
        </w:rPr>
        <w:pPrChange w:id="9343" w:author="Summer 2023 updates" w:date="2024-07-31T13:42:00Z">
          <w:pPr>
            <w:pStyle w:val="Noparagraphstyle"/>
            <w:spacing w:after="40" w:line="240" w:lineRule="auto"/>
            <w:jc w:val="left"/>
          </w:pPr>
        </w:pPrChange>
      </w:pPr>
      <w:r>
        <w:rPr>
          <w:rPrChange w:id="9344" w:author="Summer 2023 updates" w:date="2024-07-31T13:42:00Z">
            <w:rPr>
              <w:rFonts w:ascii="Garamond" w:hAnsi="Garamond"/>
              <w:color w:val="000000" w:themeColor="text1"/>
              <w:sz w:val="22"/>
            </w:rPr>
          </w:rPrChange>
        </w:rPr>
        <w:t xml:space="preserve">Surveys </w:t>
      </w:r>
      <w:r w:rsidR="00D954A7" w:rsidRPr="00424939">
        <w:rPr>
          <w:rPrChange w:id="9345" w:author="Summer 2023 updates" w:date="2024-07-31T13:42:00Z">
            <w:rPr>
              <w:rFonts w:ascii="Garamond" w:hAnsi="Garamond"/>
              <w:color w:val="000000" w:themeColor="text1"/>
              <w:sz w:val="22"/>
            </w:rPr>
          </w:rPrChange>
        </w:rPr>
        <w:t>microscopic</w:t>
      </w:r>
      <w:r>
        <w:rPr>
          <w:rPrChange w:id="9346" w:author="Summer 2023 updates" w:date="2024-07-31T13:42:00Z">
            <w:rPr>
              <w:rFonts w:ascii="Garamond" w:hAnsi="Garamond"/>
              <w:color w:val="000000" w:themeColor="text1"/>
              <w:sz w:val="22"/>
            </w:rPr>
          </w:rPrChange>
        </w:rPr>
        <w:t xml:space="preserve"> and gross</w:t>
      </w:r>
      <w:r w:rsidR="00D954A7" w:rsidRPr="00424939">
        <w:rPr>
          <w:rPrChange w:id="9347" w:author="Summer 2023 updates" w:date="2024-07-31T13:42:00Z">
            <w:rPr>
              <w:rFonts w:ascii="Garamond" w:hAnsi="Garamond"/>
              <w:color w:val="000000" w:themeColor="text1"/>
              <w:sz w:val="22"/>
            </w:rPr>
          </w:rPrChange>
        </w:rPr>
        <w:t xml:space="preserve"> human anatomy, providing necessary background for students in physiology and body mechanics. Three lectures per week. </w:t>
      </w:r>
      <w:r w:rsidR="00D954A7" w:rsidRPr="00EA5A1F">
        <w:rPr>
          <w:u w:val="single"/>
          <w:rPrChange w:id="9348" w:author="Summer 2023 updates" w:date="2024-07-31T13:42:00Z">
            <w:rPr>
              <w:rFonts w:ascii="Garamond" w:hAnsi="Garamond"/>
              <w:color w:val="000000" w:themeColor="text1"/>
              <w:sz w:val="22"/>
              <w:u w:val="single"/>
            </w:rPr>
          </w:rPrChange>
        </w:rPr>
        <w:t>Prerequisites</w:t>
      </w:r>
      <w:r w:rsidR="00D954A7" w:rsidRPr="00424939">
        <w:rPr>
          <w:rPrChange w:id="9349" w:author="Summer 2023 updates" w:date="2024-07-31T13:42:00Z">
            <w:rPr>
              <w:rFonts w:ascii="Garamond" w:hAnsi="Garamond"/>
              <w:color w:val="000000" w:themeColor="text1"/>
              <w:sz w:val="22"/>
            </w:rPr>
          </w:rPrChange>
        </w:rPr>
        <w:t>:</w:t>
      </w:r>
      <w:ins w:id="9350" w:author="Summer 2023 updates" w:date="2024-07-31T13:42:00Z">
        <w:r w:rsidR="00D954A7" w:rsidRPr="00424939">
          <w:t xml:space="preserve"> </w:t>
        </w:r>
        <w:r w:rsidR="009A69D8">
          <w:t>Human Biology (BIO-100) or</w:t>
        </w:r>
      </w:ins>
      <w:r w:rsidR="009A69D8">
        <w:rPr>
          <w:rPrChange w:id="9351" w:author="Summer 2023 updates" w:date="2024-07-31T13:42:00Z">
            <w:rPr>
              <w:rFonts w:ascii="Garamond" w:hAnsi="Garamond"/>
              <w:color w:val="000000" w:themeColor="text1"/>
              <w:sz w:val="22"/>
            </w:rPr>
          </w:rPrChange>
        </w:rPr>
        <w:t xml:space="preserve"> </w:t>
      </w:r>
      <w:r w:rsidR="00D954A7" w:rsidRPr="00424939">
        <w:rPr>
          <w:rPrChange w:id="9352" w:author="Summer 2023 updates" w:date="2024-07-31T13:42:00Z">
            <w:rPr>
              <w:rFonts w:ascii="Garamond" w:hAnsi="Garamond"/>
              <w:color w:val="000000" w:themeColor="text1"/>
              <w:sz w:val="22"/>
            </w:rPr>
          </w:rPrChange>
        </w:rPr>
        <w:t>Cellular and Molecular Biology</w:t>
      </w:r>
      <w:r w:rsidR="00B8454E" w:rsidRPr="00424939">
        <w:rPr>
          <w:rPrChange w:id="9353" w:author="Summer 2023 updates" w:date="2024-07-31T13:42:00Z">
            <w:rPr>
              <w:rFonts w:ascii="Garamond" w:hAnsi="Garamond"/>
              <w:color w:val="000000" w:themeColor="text1"/>
              <w:sz w:val="22"/>
            </w:rPr>
          </w:rPrChange>
        </w:rPr>
        <w:fldChar w:fldCharType="begin"/>
      </w:r>
      <w:r w:rsidR="00B8454E" w:rsidRPr="00424939">
        <w:rPr>
          <w:rPrChange w:id="9354" w:author="Summer 2023 updates" w:date="2024-07-31T13:42:00Z">
            <w:rPr>
              <w:rFonts w:ascii="Garamond" w:hAnsi="Garamond"/>
              <w:color w:val="000000" w:themeColor="text1"/>
            </w:rPr>
          </w:rPrChange>
        </w:rPr>
        <w:instrText xml:space="preserve"> XE "Biology" </w:instrText>
      </w:r>
      <w:r w:rsidR="00B8454E" w:rsidRPr="00424939">
        <w:rPr>
          <w:rPrChange w:id="9355" w:author="Summer 2023 updates" w:date="2024-07-31T13:42:00Z">
            <w:rPr>
              <w:rFonts w:ascii="Garamond" w:hAnsi="Garamond"/>
              <w:color w:val="000000" w:themeColor="text1"/>
              <w:sz w:val="22"/>
            </w:rPr>
          </w:rPrChange>
        </w:rPr>
        <w:fldChar w:fldCharType="end"/>
      </w:r>
      <w:r w:rsidR="00D954A7" w:rsidRPr="00424939">
        <w:rPr>
          <w:rPrChange w:id="9356" w:author="Summer 2023 updates" w:date="2024-07-31T13:42:00Z">
            <w:rPr>
              <w:rFonts w:ascii="Garamond" w:hAnsi="Garamond"/>
              <w:color w:val="000000" w:themeColor="text1"/>
              <w:sz w:val="22"/>
            </w:rPr>
          </w:rPrChange>
        </w:rPr>
        <w:t xml:space="preserve"> (BIO-145). This course does not satisfy any of the requirements for a major in biology. Credit is given for Human Anatomy (BIO-215) or Integrated Human Anatomy (BIO-315), not both. </w:t>
      </w:r>
    </w:p>
    <w:p w14:paraId="7CC735B1"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35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BIO-215L Human Anatomy Laboratory </w:t>
      </w:r>
    </w:p>
    <w:p w14:paraId="0163CC27" w14:textId="673E12CB" w:rsidR="00D954A7" w:rsidRPr="00424939" w:rsidRDefault="00CD01A2" w:rsidP="00544173">
      <w:pPr>
        <w:rPr>
          <w:rPrChange w:id="9358" w:author="Summer 2023 updates" w:date="2024-07-31T13:42:00Z">
            <w:rPr>
              <w:rFonts w:ascii="Garamond" w:hAnsi="Garamond"/>
              <w:color w:val="000000" w:themeColor="text1"/>
              <w:sz w:val="22"/>
            </w:rPr>
          </w:rPrChange>
        </w:rPr>
        <w:pPrChange w:id="9359" w:author="Summer 2023 updates" w:date="2024-07-31T13:42:00Z">
          <w:pPr>
            <w:pStyle w:val="Noparagraphstyle"/>
            <w:spacing w:after="60" w:line="240" w:lineRule="auto"/>
            <w:jc w:val="left"/>
          </w:pPr>
        </w:pPrChange>
      </w:pPr>
      <w:r>
        <w:rPr>
          <w:rPrChange w:id="9360" w:author="Summer 2023 updates" w:date="2024-07-31T13:42:00Z">
            <w:rPr>
              <w:rFonts w:ascii="Garamond" w:hAnsi="Garamond"/>
              <w:color w:val="000000" w:themeColor="text1"/>
              <w:sz w:val="22"/>
            </w:rPr>
          </w:rPrChange>
        </w:rPr>
        <w:t xml:space="preserve">Unites the physical structures with written material to help students conceptualize the intricacies of the human body. </w:t>
      </w:r>
      <w:r w:rsidR="00D954A7" w:rsidRPr="00424939">
        <w:rPr>
          <w:rPrChange w:id="9361" w:author="Summer 2023 updates" w:date="2024-07-31T13:42:00Z">
            <w:rPr>
              <w:rFonts w:ascii="Garamond" w:hAnsi="Garamond"/>
              <w:color w:val="000000" w:themeColor="text1"/>
              <w:sz w:val="22"/>
            </w:rPr>
          </w:rPrChange>
        </w:rPr>
        <w:t xml:space="preserve">Three hours per week. Concurrent </w:t>
      </w:r>
      <w:r w:rsidR="005D69FC">
        <w:rPr>
          <w:rPrChange w:id="9362" w:author="Summer 2023 updates" w:date="2024-07-31T13:42:00Z">
            <w:rPr>
              <w:rFonts w:ascii="Garamond" w:hAnsi="Garamond"/>
              <w:color w:val="000000" w:themeColor="text1"/>
              <w:sz w:val="22"/>
            </w:rPr>
          </w:rPrChange>
        </w:rPr>
        <w:t xml:space="preserve">registration in </w:t>
      </w:r>
      <w:r w:rsidR="00D954A7" w:rsidRPr="00424939">
        <w:rPr>
          <w:rPrChange w:id="9363" w:author="Summer 2023 updates" w:date="2024-07-31T13:42:00Z">
            <w:rPr>
              <w:rFonts w:ascii="Garamond" w:hAnsi="Garamond"/>
              <w:color w:val="000000" w:themeColor="text1"/>
              <w:sz w:val="22"/>
            </w:rPr>
          </w:rPrChange>
        </w:rPr>
        <w:t xml:space="preserve">Human Anatomy (BIO-215). (0.2 course credit) </w:t>
      </w:r>
    </w:p>
    <w:p w14:paraId="28B0A673" w14:textId="77777777" w:rsidR="00784273" w:rsidRDefault="00784273">
      <w:pPr>
        <w:spacing w:after="200" w:line="276" w:lineRule="auto"/>
        <w:rPr>
          <w:del w:id="9364" w:author="Summer 2023 updates" w:date="2024-07-31T13:42:00Z"/>
          <w:rFonts w:eastAsia="Times New Roman" w:cs="Times New Roman"/>
          <w:b/>
          <w:color w:val="000000" w:themeColor="text1"/>
        </w:rPr>
      </w:pPr>
      <w:del w:id="9365" w:author="Summer 2023 updates" w:date="2024-07-31T13:42:00Z">
        <w:r>
          <w:rPr>
            <w:rFonts w:cs="Times New Roman"/>
            <w:b/>
            <w:color w:val="000000" w:themeColor="text1"/>
          </w:rPr>
          <w:br w:type="page"/>
        </w:r>
      </w:del>
    </w:p>
    <w:p w14:paraId="6C9BA997" w14:textId="4C2EF1E4"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36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BIO-225 Human Physiology </w:t>
      </w:r>
    </w:p>
    <w:p w14:paraId="2AC5F341" w14:textId="1BEE651E" w:rsidR="00D954A7" w:rsidRPr="00424939" w:rsidRDefault="005D69FC" w:rsidP="00544173">
      <w:pPr>
        <w:rPr>
          <w:rPrChange w:id="9367" w:author="Summer 2023 updates" w:date="2024-07-31T13:42:00Z">
            <w:rPr>
              <w:rFonts w:ascii="Garamond" w:hAnsi="Garamond"/>
              <w:color w:val="000000" w:themeColor="text1"/>
              <w:sz w:val="22"/>
            </w:rPr>
          </w:rPrChange>
        </w:rPr>
        <w:pPrChange w:id="9368" w:author="Summer 2023 updates" w:date="2024-07-31T13:42:00Z">
          <w:pPr>
            <w:pStyle w:val="Noparagraphstyle"/>
            <w:spacing w:after="40" w:line="240" w:lineRule="auto"/>
            <w:jc w:val="left"/>
          </w:pPr>
        </w:pPrChange>
      </w:pPr>
      <w:r>
        <w:rPr>
          <w:rPrChange w:id="9369" w:author="Summer 2023 updates" w:date="2024-07-31T13:42:00Z">
            <w:rPr>
              <w:rFonts w:ascii="Garamond" w:hAnsi="Garamond"/>
              <w:color w:val="000000" w:themeColor="text1"/>
              <w:sz w:val="22"/>
            </w:rPr>
          </w:rPrChange>
        </w:rPr>
        <w:t xml:space="preserve">Studies </w:t>
      </w:r>
      <w:r w:rsidR="00D954A7" w:rsidRPr="00424939">
        <w:rPr>
          <w:rPrChange w:id="9370" w:author="Summer 2023 updates" w:date="2024-07-31T13:42:00Z">
            <w:rPr>
              <w:rFonts w:ascii="Garamond" w:hAnsi="Garamond"/>
              <w:color w:val="000000" w:themeColor="text1"/>
              <w:sz w:val="22"/>
            </w:rPr>
          </w:rPrChange>
        </w:rPr>
        <w:t xml:space="preserve">the various systems of the human body, including the application of physiological principles to the health professions. Three lectures per week. This course does not satisfy any of the requirements for a major in biology. </w:t>
      </w:r>
      <w:r w:rsidR="00D954A7" w:rsidRPr="00424939">
        <w:rPr>
          <w:u w:val="single"/>
          <w:rPrChange w:id="9371" w:author="Summer 2023 updates" w:date="2024-07-31T13:42:00Z">
            <w:rPr>
              <w:rFonts w:ascii="Garamond" w:hAnsi="Garamond"/>
              <w:color w:val="000000" w:themeColor="text1"/>
              <w:sz w:val="22"/>
              <w:u w:val="single"/>
            </w:rPr>
          </w:rPrChange>
        </w:rPr>
        <w:t>Prerequisites</w:t>
      </w:r>
      <w:r w:rsidR="00D954A7" w:rsidRPr="00424939">
        <w:rPr>
          <w:rPrChange w:id="9372" w:author="Summer 2023 updates" w:date="2024-07-31T13:42:00Z">
            <w:rPr>
              <w:rFonts w:ascii="Garamond" w:hAnsi="Garamond"/>
              <w:color w:val="000000" w:themeColor="text1"/>
              <w:sz w:val="22"/>
            </w:rPr>
          </w:rPrChange>
        </w:rPr>
        <w:t xml:space="preserve">: Human Anatomy (BIO-215) and either </w:t>
      </w:r>
      <w:ins w:id="9373" w:author="Summer 2023 updates" w:date="2024-07-31T13:42:00Z">
        <w:r w:rsidR="009A69D8">
          <w:t xml:space="preserve">Human Biology (BIO-100), </w:t>
        </w:r>
      </w:ins>
      <w:r w:rsidR="00D954A7" w:rsidRPr="00424939">
        <w:rPr>
          <w:rPrChange w:id="9374" w:author="Summer 2023 updates" w:date="2024-07-31T13:42:00Z">
            <w:rPr>
              <w:rFonts w:ascii="Garamond" w:hAnsi="Garamond"/>
              <w:color w:val="000000" w:themeColor="text1"/>
              <w:sz w:val="22"/>
            </w:rPr>
          </w:rPrChange>
        </w:rPr>
        <w:t>Cellular and Molecular Biology</w:t>
      </w:r>
      <w:r w:rsidR="00B8454E" w:rsidRPr="00424939">
        <w:rPr>
          <w:rPrChange w:id="9375" w:author="Summer 2023 updates" w:date="2024-07-31T13:42:00Z">
            <w:rPr>
              <w:rFonts w:ascii="Garamond" w:hAnsi="Garamond"/>
              <w:color w:val="000000" w:themeColor="text1"/>
              <w:sz w:val="22"/>
            </w:rPr>
          </w:rPrChange>
        </w:rPr>
        <w:fldChar w:fldCharType="begin"/>
      </w:r>
      <w:r w:rsidR="00B8454E" w:rsidRPr="00424939">
        <w:rPr>
          <w:rPrChange w:id="9376" w:author="Summer 2023 updates" w:date="2024-07-31T13:42:00Z">
            <w:rPr>
              <w:rFonts w:ascii="Garamond" w:hAnsi="Garamond"/>
              <w:color w:val="000000" w:themeColor="text1"/>
            </w:rPr>
          </w:rPrChange>
        </w:rPr>
        <w:instrText xml:space="preserve"> XE "Biology" </w:instrText>
      </w:r>
      <w:r w:rsidR="00B8454E" w:rsidRPr="00424939">
        <w:rPr>
          <w:rPrChange w:id="9377" w:author="Summer 2023 updates" w:date="2024-07-31T13:42:00Z">
            <w:rPr>
              <w:rFonts w:ascii="Garamond" w:hAnsi="Garamond"/>
              <w:color w:val="000000" w:themeColor="text1"/>
              <w:sz w:val="22"/>
            </w:rPr>
          </w:rPrChange>
        </w:rPr>
        <w:fldChar w:fldCharType="end"/>
      </w:r>
      <w:r w:rsidR="00D954A7" w:rsidRPr="00424939">
        <w:rPr>
          <w:rPrChange w:id="9378" w:author="Summer 2023 updates" w:date="2024-07-31T13:42:00Z">
            <w:rPr>
              <w:rFonts w:ascii="Garamond" w:hAnsi="Garamond"/>
              <w:color w:val="000000" w:themeColor="text1"/>
              <w:sz w:val="22"/>
            </w:rPr>
          </w:rPrChange>
        </w:rPr>
        <w:t xml:space="preserve"> (BIO-145</w:t>
      </w:r>
      <w:del w:id="9379" w:author="Summer 2023 updates" w:date="2024-07-31T13:42:00Z">
        <w:r w:rsidR="00D954A7" w:rsidRPr="00424939">
          <w:rPr>
            <w:rFonts w:cs="Times New Roman"/>
            <w:color w:val="000000" w:themeColor="text1"/>
          </w:rPr>
          <w:delText>)</w:delText>
        </w:r>
      </w:del>
      <w:ins w:id="9380" w:author="Summer 2023 updates" w:date="2024-07-31T13:42:00Z">
        <w:r w:rsidR="00D954A7" w:rsidRPr="00424939">
          <w:t>)</w:t>
        </w:r>
        <w:r w:rsidR="009A69D8">
          <w:t>,</w:t>
        </w:r>
      </w:ins>
      <w:r w:rsidR="00D954A7" w:rsidRPr="00424939">
        <w:rPr>
          <w:rPrChange w:id="9381" w:author="Summer 2023 updates" w:date="2024-07-31T13:42:00Z">
            <w:rPr>
              <w:rFonts w:ascii="Garamond" w:hAnsi="Garamond"/>
              <w:color w:val="000000" w:themeColor="text1"/>
              <w:sz w:val="22"/>
            </w:rPr>
          </w:rPrChange>
        </w:rPr>
        <w:t xml:space="preserve"> or Organismal and Ecological Biology (BIO-155).  </w:t>
      </w:r>
    </w:p>
    <w:p w14:paraId="50AA3B2E"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382"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BIO-235 Genetics </w:t>
      </w:r>
    </w:p>
    <w:p w14:paraId="2DAD222A" w14:textId="412FCE55" w:rsidR="00D954A7" w:rsidRPr="00424939" w:rsidRDefault="005D69FC" w:rsidP="00544173">
      <w:pPr>
        <w:rPr>
          <w:rPrChange w:id="9383" w:author="Summer 2023 updates" w:date="2024-07-31T13:42:00Z">
            <w:rPr>
              <w:rFonts w:ascii="Garamond" w:hAnsi="Garamond"/>
              <w:color w:val="000000" w:themeColor="text1"/>
              <w:sz w:val="22"/>
            </w:rPr>
          </w:rPrChange>
        </w:rPr>
        <w:pPrChange w:id="9384" w:author="Summer 2023 updates" w:date="2024-07-31T13:42:00Z">
          <w:pPr>
            <w:pStyle w:val="Noparagraphstyle"/>
            <w:spacing w:after="60" w:line="240" w:lineRule="auto"/>
            <w:jc w:val="left"/>
          </w:pPr>
        </w:pPrChange>
      </w:pPr>
      <w:r>
        <w:rPr>
          <w:rPrChange w:id="9385" w:author="Summer 2023 updates" w:date="2024-07-31T13:42:00Z">
            <w:rPr>
              <w:rFonts w:ascii="Garamond" w:hAnsi="Garamond"/>
              <w:color w:val="000000" w:themeColor="text1"/>
              <w:sz w:val="22"/>
            </w:rPr>
          </w:rPrChange>
        </w:rPr>
        <w:t>Explores</w:t>
      </w:r>
      <w:r w:rsidR="00D954A7" w:rsidRPr="00424939">
        <w:rPr>
          <w:rPrChange w:id="9386" w:author="Summer 2023 updates" w:date="2024-07-31T13:42:00Z">
            <w:rPr>
              <w:rFonts w:ascii="Garamond" w:hAnsi="Garamond"/>
              <w:color w:val="000000" w:themeColor="text1"/>
              <w:sz w:val="22"/>
            </w:rPr>
          </w:rPrChange>
        </w:rPr>
        <w:t xml:space="preserve"> the three main branches of heredity: transmission (classical), molecular, and population genetics. Transmission genetics examines </w:t>
      </w:r>
      <w:r>
        <w:rPr>
          <w:rPrChange w:id="9387" w:author="Summer 2023 updates" w:date="2024-07-31T13:42:00Z">
            <w:rPr>
              <w:rFonts w:ascii="Garamond" w:hAnsi="Garamond"/>
              <w:color w:val="000000" w:themeColor="text1"/>
              <w:sz w:val="22"/>
            </w:rPr>
          </w:rPrChange>
        </w:rPr>
        <w:t xml:space="preserve">probabilities and pedigrees of </w:t>
      </w:r>
      <w:r w:rsidR="00D954A7" w:rsidRPr="00424939">
        <w:rPr>
          <w:rPrChange w:id="9388" w:author="Summer 2023 updates" w:date="2024-07-31T13:42:00Z">
            <w:rPr>
              <w:rFonts w:ascii="Garamond" w:hAnsi="Garamond"/>
              <w:color w:val="000000" w:themeColor="text1"/>
              <w:sz w:val="22"/>
            </w:rPr>
          </w:rPrChange>
        </w:rPr>
        <w:t>genetic traits passed from generation to generation. Molecular genetics probes the structure, function, and regulation of genes</w:t>
      </w:r>
      <w:r w:rsidR="000449AA">
        <w:rPr>
          <w:rPrChange w:id="9389" w:author="Summer 2023 updates" w:date="2024-07-31T13:42:00Z">
            <w:rPr>
              <w:rFonts w:ascii="Garamond" w:hAnsi="Garamond"/>
              <w:color w:val="000000" w:themeColor="text1"/>
              <w:sz w:val="22"/>
            </w:rPr>
          </w:rPrChange>
        </w:rPr>
        <w:t>. P</w:t>
      </w:r>
      <w:r w:rsidR="00D954A7" w:rsidRPr="00424939">
        <w:rPr>
          <w:rPrChange w:id="9390" w:author="Summer 2023 updates" w:date="2024-07-31T13:42:00Z">
            <w:rPr>
              <w:rFonts w:ascii="Garamond" w:hAnsi="Garamond"/>
              <w:color w:val="000000" w:themeColor="text1"/>
              <w:sz w:val="22"/>
            </w:rPr>
          </w:rPrChange>
        </w:rPr>
        <w:t xml:space="preserve">opulation genetics investigates through mathematical models the distribution and behavior of genes in populations. Three lectures per week. </w:t>
      </w:r>
      <w:r w:rsidR="00D954A7" w:rsidRPr="00424939">
        <w:rPr>
          <w:u w:val="single"/>
          <w:rPrChange w:id="9391" w:author="Summer 2023 updates" w:date="2024-07-31T13:42:00Z">
            <w:rPr>
              <w:rFonts w:ascii="Garamond" w:hAnsi="Garamond"/>
              <w:color w:val="000000" w:themeColor="text1"/>
              <w:sz w:val="22"/>
              <w:u w:val="single"/>
            </w:rPr>
          </w:rPrChange>
        </w:rPr>
        <w:t>Prerequisites</w:t>
      </w:r>
      <w:r w:rsidR="00D954A7" w:rsidRPr="00424939">
        <w:rPr>
          <w:rPrChange w:id="9392" w:author="Summer 2023 updates" w:date="2024-07-31T13:42:00Z">
            <w:rPr>
              <w:rFonts w:ascii="Garamond" w:hAnsi="Garamond"/>
              <w:color w:val="000000" w:themeColor="text1"/>
              <w:sz w:val="22"/>
            </w:rPr>
          </w:rPrChange>
        </w:rPr>
        <w:t>: Cellular and Molecular Biology</w:t>
      </w:r>
      <w:r w:rsidR="00B8454E" w:rsidRPr="00424939">
        <w:rPr>
          <w:rPrChange w:id="9393" w:author="Summer 2023 updates" w:date="2024-07-31T13:42:00Z">
            <w:rPr>
              <w:rFonts w:ascii="Garamond" w:hAnsi="Garamond"/>
              <w:color w:val="000000" w:themeColor="text1"/>
              <w:sz w:val="22"/>
            </w:rPr>
          </w:rPrChange>
        </w:rPr>
        <w:fldChar w:fldCharType="begin"/>
      </w:r>
      <w:r w:rsidR="00B8454E" w:rsidRPr="00424939">
        <w:rPr>
          <w:rPrChange w:id="9394" w:author="Summer 2023 updates" w:date="2024-07-31T13:42:00Z">
            <w:rPr>
              <w:rFonts w:ascii="Garamond" w:hAnsi="Garamond"/>
              <w:color w:val="000000" w:themeColor="text1"/>
            </w:rPr>
          </w:rPrChange>
        </w:rPr>
        <w:instrText xml:space="preserve"> XE "Biology" </w:instrText>
      </w:r>
      <w:r w:rsidR="00B8454E" w:rsidRPr="00424939">
        <w:rPr>
          <w:rPrChange w:id="9395" w:author="Summer 2023 updates" w:date="2024-07-31T13:42:00Z">
            <w:rPr>
              <w:rFonts w:ascii="Garamond" w:hAnsi="Garamond"/>
              <w:color w:val="000000" w:themeColor="text1"/>
              <w:sz w:val="22"/>
            </w:rPr>
          </w:rPrChange>
        </w:rPr>
        <w:fldChar w:fldCharType="end"/>
      </w:r>
      <w:r w:rsidR="00D954A7" w:rsidRPr="00424939">
        <w:rPr>
          <w:rPrChange w:id="9396" w:author="Summer 2023 updates" w:date="2024-07-31T13:42:00Z">
            <w:rPr>
              <w:rFonts w:ascii="Garamond" w:hAnsi="Garamond"/>
              <w:color w:val="000000" w:themeColor="text1"/>
              <w:sz w:val="22"/>
            </w:rPr>
          </w:rPrChange>
        </w:rPr>
        <w:t xml:space="preserve"> </w:t>
      </w:r>
      <w:r w:rsidR="000449AA">
        <w:rPr>
          <w:rPrChange w:id="9397" w:author="Summer 2023 updates" w:date="2024-07-31T13:42:00Z">
            <w:rPr>
              <w:rFonts w:ascii="Garamond" w:hAnsi="Garamond"/>
              <w:color w:val="000000" w:themeColor="text1"/>
              <w:sz w:val="22"/>
            </w:rPr>
          </w:rPrChange>
        </w:rPr>
        <w:t>and</w:t>
      </w:r>
      <w:r w:rsidR="00D954A7" w:rsidRPr="00424939">
        <w:rPr>
          <w:rPrChange w:id="9398" w:author="Summer 2023 updates" w:date="2024-07-31T13:42:00Z">
            <w:rPr>
              <w:rFonts w:ascii="Garamond" w:hAnsi="Garamond"/>
              <w:color w:val="000000" w:themeColor="text1"/>
              <w:sz w:val="22"/>
            </w:rPr>
          </w:rPrChange>
        </w:rPr>
        <w:t xml:space="preserve"> Laboratory (BIO-145</w:t>
      </w:r>
      <w:r w:rsidR="000449AA">
        <w:rPr>
          <w:rPrChange w:id="9399" w:author="Summer 2023 updates" w:date="2024-07-31T13:42:00Z">
            <w:rPr>
              <w:rFonts w:ascii="Garamond" w:hAnsi="Garamond"/>
              <w:color w:val="000000" w:themeColor="text1"/>
              <w:sz w:val="22"/>
            </w:rPr>
          </w:rPrChange>
        </w:rPr>
        <w:t>/-145</w:t>
      </w:r>
      <w:r w:rsidR="00D954A7" w:rsidRPr="00424939">
        <w:rPr>
          <w:rPrChange w:id="9400" w:author="Summer 2023 updates" w:date="2024-07-31T13:42:00Z">
            <w:rPr>
              <w:rFonts w:ascii="Garamond" w:hAnsi="Garamond"/>
              <w:color w:val="000000" w:themeColor="text1"/>
              <w:sz w:val="22"/>
            </w:rPr>
          </w:rPrChange>
        </w:rPr>
        <w:t xml:space="preserve">L), and Organismal and Ecological Biology (BIO-155). </w:t>
      </w:r>
    </w:p>
    <w:p w14:paraId="66045F8D"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0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BIO-235L Genetics Laboratory </w:t>
      </w:r>
    </w:p>
    <w:p w14:paraId="3ED2E079" w14:textId="7B782BA2" w:rsidR="00BF20CA" w:rsidRPr="00784273" w:rsidRDefault="00D954A7" w:rsidP="00544173">
      <w:pPr>
        <w:rPr>
          <w:rPrChange w:id="9402" w:author="Summer 2023 updates" w:date="2024-07-31T13:42:00Z">
            <w:rPr>
              <w:rFonts w:ascii="Garamond" w:hAnsi="Garamond"/>
              <w:color w:val="000000" w:themeColor="text1"/>
              <w:sz w:val="22"/>
            </w:rPr>
          </w:rPrChange>
        </w:rPr>
        <w:pPrChange w:id="9403" w:author="Summer 2023 updates" w:date="2024-07-31T13:42:00Z">
          <w:pPr>
            <w:pStyle w:val="Noparagraphstyle"/>
            <w:spacing w:after="60" w:line="240" w:lineRule="auto"/>
            <w:jc w:val="left"/>
          </w:pPr>
        </w:pPrChange>
      </w:pPr>
      <w:r w:rsidRPr="00424939">
        <w:rPr>
          <w:rPrChange w:id="9404" w:author="Summer 2023 updates" w:date="2024-07-31T13:42:00Z">
            <w:rPr>
              <w:rFonts w:ascii="Garamond" w:hAnsi="Garamond"/>
              <w:color w:val="000000" w:themeColor="text1"/>
              <w:sz w:val="22"/>
            </w:rPr>
          </w:rPrChange>
        </w:rPr>
        <w:t xml:space="preserve">Three hours per week. Concurrent </w:t>
      </w:r>
      <w:r w:rsidR="000449AA">
        <w:rPr>
          <w:rPrChange w:id="9405" w:author="Summer 2023 updates" w:date="2024-07-31T13:42:00Z">
            <w:rPr>
              <w:rFonts w:ascii="Garamond" w:hAnsi="Garamond"/>
              <w:color w:val="000000" w:themeColor="text1"/>
              <w:sz w:val="22"/>
            </w:rPr>
          </w:rPrChange>
        </w:rPr>
        <w:t xml:space="preserve">or previous registration in </w:t>
      </w:r>
      <w:r w:rsidRPr="00424939">
        <w:rPr>
          <w:rPrChange w:id="9406" w:author="Summer 2023 updates" w:date="2024-07-31T13:42:00Z">
            <w:rPr>
              <w:rFonts w:ascii="Garamond" w:hAnsi="Garamond"/>
              <w:color w:val="000000" w:themeColor="text1"/>
              <w:sz w:val="22"/>
            </w:rPr>
          </w:rPrChange>
        </w:rPr>
        <w:t xml:space="preserve">Genetics (BIO-235). (0.2 course credit) </w:t>
      </w:r>
    </w:p>
    <w:p w14:paraId="380CA889" w14:textId="73D7F4AF"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0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BIO-275 Aquatic Ecology </w:t>
      </w:r>
    </w:p>
    <w:p w14:paraId="58AA59B9" w14:textId="751A24D9" w:rsidR="00D954A7" w:rsidRDefault="00D954A7" w:rsidP="00544173">
      <w:pPr>
        <w:rPr>
          <w:rPrChange w:id="9408" w:author="Summer 2023 updates" w:date="2024-07-31T13:42:00Z">
            <w:rPr>
              <w:rFonts w:ascii="Garamond" w:hAnsi="Garamond"/>
              <w:color w:val="000000" w:themeColor="text1"/>
              <w:sz w:val="22"/>
            </w:rPr>
          </w:rPrChange>
        </w:rPr>
        <w:pPrChange w:id="9409" w:author="Summer 2023 updates" w:date="2024-07-31T13:42:00Z">
          <w:pPr>
            <w:pStyle w:val="Noparagraphstyle"/>
            <w:spacing w:after="60" w:line="240" w:lineRule="auto"/>
            <w:jc w:val="left"/>
          </w:pPr>
        </w:pPrChange>
      </w:pPr>
      <w:r w:rsidRPr="00424939">
        <w:rPr>
          <w:rPrChange w:id="9410" w:author="Summer 2023 updates" w:date="2024-07-31T13:42:00Z">
            <w:rPr>
              <w:rFonts w:ascii="Garamond" w:hAnsi="Garamond"/>
              <w:color w:val="000000" w:themeColor="text1"/>
              <w:sz w:val="22"/>
            </w:rPr>
          </w:rPrChange>
        </w:rPr>
        <w:t xml:space="preserve">Study of the biota of lakes and streams in northern Minnesota and adjacent Ontario, and their abiotic environment. Extensive field sampling enables students to study predation, diel vertical migration, stream drift, induced morphological defenses, and food-web interactions. Regional and North American lake and stream biodiversity and the effects of introduced species and human intervention on aquatic ecosystems are reviewed. </w:t>
      </w:r>
      <w:r w:rsidRPr="00424939">
        <w:rPr>
          <w:u w:val="single"/>
          <w:rPrChange w:id="9411" w:author="Summer 2023 updates" w:date="2024-07-31T13:42:00Z">
            <w:rPr>
              <w:rFonts w:ascii="Garamond" w:hAnsi="Garamond"/>
              <w:color w:val="000000" w:themeColor="text1"/>
              <w:sz w:val="22"/>
              <w:u w:val="single"/>
            </w:rPr>
          </w:rPrChange>
        </w:rPr>
        <w:t>Prerequisites:</w:t>
      </w:r>
      <w:r w:rsidRPr="00424939">
        <w:rPr>
          <w:rPrChange w:id="9412" w:author="Summer 2023 updates" w:date="2024-07-31T13:42:00Z">
            <w:rPr>
              <w:rFonts w:ascii="Garamond" w:hAnsi="Garamond"/>
              <w:color w:val="000000" w:themeColor="text1"/>
              <w:sz w:val="22"/>
            </w:rPr>
          </w:rPrChange>
        </w:rPr>
        <w:t xml:space="preserve"> Cellular and Molecular Biology</w:t>
      </w:r>
      <w:r w:rsidR="00B8454E" w:rsidRPr="00424939">
        <w:rPr>
          <w:rPrChange w:id="9413" w:author="Summer 2023 updates" w:date="2024-07-31T13:42:00Z">
            <w:rPr>
              <w:rFonts w:ascii="Garamond" w:hAnsi="Garamond"/>
              <w:color w:val="000000" w:themeColor="text1"/>
              <w:sz w:val="22"/>
            </w:rPr>
          </w:rPrChange>
        </w:rPr>
        <w:fldChar w:fldCharType="begin"/>
      </w:r>
      <w:r w:rsidR="00B8454E" w:rsidRPr="00424939">
        <w:rPr>
          <w:rPrChange w:id="9414" w:author="Summer 2023 updates" w:date="2024-07-31T13:42:00Z">
            <w:rPr>
              <w:rFonts w:ascii="Garamond" w:hAnsi="Garamond"/>
              <w:color w:val="000000" w:themeColor="text1"/>
            </w:rPr>
          </w:rPrChange>
        </w:rPr>
        <w:instrText xml:space="preserve"> XE "Biology" </w:instrText>
      </w:r>
      <w:r w:rsidR="00B8454E" w:rsidRPr="00424939">
        <w:rPr>
          <w:rPrChange w:id="9415" w:author="Summer 2023 updates" w:date="2024-07-31T13:42:00Z">
            <w:rPr>
              <w:rFonts w:ascii="Garamond" w:hAnsi="Garamond"/>
              <w:color w:val="000000" w:themeColor="text1"/>
              <w:sz w:val="22"/>
            </w:rPr>
          </w:rPrChange>
        </w:rPr>
        <w:fldChar w:fldCharType="end"/>
      </w:r>
      <w:r w:rsidRPr="00424939">
        <w:rPr>
          <w:rPrChange w:id="9416" w:author="Summer 2023 updates" w:date="2024-07-31T13:42:00Z">
            <w:rPr>
              <w:rFonts w:ascii="Garamond" w:hAnsi="Garamond"/>
              <w:color w:val="000000" w:themeColor="text1"/>
              <w:sz w:val="22"/>
            </w:rPr>
          </w:rPrChange>
        </w:rPr>
        <w:t xml:space="preserve"> and Laboratory (BIO-145</w:t>
      </w:r>
      <w:r w:rsidR="000449AA">
        <w:rPr>
          <w:rPrChange w:id="9417" w:author="Summer 2023 updates" w:date="2024-07-31T13:42:00Z">
            <w:rPr>
              <w:rFonts w:ascii="Garamond" w:hAnsi="Garamond"/>
              <w:color w:val="000000" w:themeColor="text1"/>
              <w:sz w:val="22"/>
            </w:rPr>
          </w:rPrChange>
        </w:rPr>
        <w:t>/-145</w:t>
      </w:r>
      <w:r w:rsidRPr="00424939">
        <w:rPr>
          <w:rPrChange w:id="9418" w:author="Summer 2023 updates" w:date="2024-07-31T13:42:00Z">
            <w:rPr>
              <w:rFonts w:ascii="Garamond" w:hAnsi="Garamond"/>
              <w:color w:val="000000" w:themeColor="text1"/>
              <w:sz w:val="22"/>
            </w:rPr>
          </w:rPrChange>
        </w:rPr>
        <w:t>L), or Organismal and Ecological Biology Laboratory (BIO-155</w:t>
      </w:r>
      <w:r w:rsidR="000449AA">
        <w:rPr>
          <w:rPrChange w:id="9419" w:author="Summer 2023 updates" w:date="2024-07-31T13:42:00Z">
            <w:rPr>
              <w:rFonts w:ascii="Garamond" w:hAnsi="Garamond"/>
              <w:color w:val="000000" w:themeColor="text1"/>
              <w:sz w:val="22"/>
            </w:rPr>
          </w:rPrChange>
        </w:rPr>
        <w:t>/-155</w:t>
      </w:r>
      <w:r w:rsidRPr="00424939">
        <w:rPr>
          <w:rPrChange w:id="9420" w:author="Summer 2023 updates" w:date="2024-07-31T13:42:00Z">
            <w:rPr>
              <w:rFonts w:ascii="Garamond" w:hAnsi="Garamond"/>
              <w:color w:val="000000" w:themeColor="text1"/>
              <w:sz w:val="22"/>
            </w:rPr>
          </w:rPrChange>
        </w:rPr>
        <w:t>L). (Offered summers at the Wilderness Field Station</w:t>
      </w:r>
      <w:r w:rsidR="008C196D" w:rsidRPr="00424939">
        <w:rPr>
          <w:rPrChange w:id="9421" w:author="Summer 2023 updates" w:date="2024-07-31T13:42:00Z">
            <w:rPr>
              <w:rFonts w:ascii="Garamond" w:hAnsi="Garamond"/>
              <w:color w:val="000000" w:themeColor="text1"/>
              <w:sz w:val="22"/>
            </w:rPr>
          </w:rPrChange>
        </w:rPr>
        <w:fldChar w:fldCharType="begin"/>
      </w:r>
      <w:r w:rsidR="008C196D" w:rsidRPr="00424939">
        <w:rPr>
          <w:rPrChange w:id="9422" w:author="Summer 2023 updates" w:date="2024-07-31T13:42:00Z">
            <w:rPr>
              <w:rFonts w:ascii="Garamond" w:hAnsi="Garamond"/>
              <w:color w:val="000000" w:themeColor="text1"/>
            </w:rPr>
          </w:rPrChange>
        </w:rPr>
        <w:instrText xml:space="preserve"> XE "Wilderness Field Station" </w:instrText>
      </w:r>
      <w:r w:rsidR="008C196D" w:rsidRPr="00424939">
        <w:rPr>
          <w:rPrChange w:id="9423" w:author="Summer 2023 updates" w:date="2024-07-31T13:42:00Z">
            <w:rPr>
              <w:rFonts w:ascii="Garamond" w:hAnsi="Garamond"/>
              <w:color w:val="000000" w:themeColor="text1"/>
              <w:sz w:val="22"/>
            </w:rPr>
          </w:rPrChange>
        </w:rPr>
        <w:fldChar w:fldCharType="end"/>
      </w:r>
      <w:r w:rsidRPr="00424939">
        <w:rPr>
          <w:rPrChange w:id="9424" w:author="Summer 2023 updates" w:date="2024-07-31T13:42:00Z">
            <w:rPr>
              <w:rFonts w:ascii="Garamond" w:hAnsi="Garamond"/>
              <w:color w:val="000000" w:themeColor="text1"/>
              <w:sz w:val="22"/>
            </w:rPr>
          </w:rPrChange>
        </w:rPr>
        <w:t>)</w:t>
      </w:r>
    </w:p>
    <w:p w14:paraId="463EA5EF" w14:textId="5414E81F" w:rsidR="000449AA" w:rsidRPr="00424939" w:rsidRDefault="000449AA" w:rsidP="004238AC">
      <w:pPr>
        <w:pStyle w:val="Noparagraphstyle"/>
        <w:spacing w:before="40" w:line="240" w:lineRule="auto"/>
        <w:jc w:val="left"/>
        <w:rPr>
          <w:rFonts w:ascii="Garamond" w:hAnsi="Garamond" w:cs="Times New Roman"/>
          <w:b/>
          <w:color w:val="000000" w:themeColor="text1"/>
          <w:sz w:val="22"/>
          <w:szCs w:val="22"/>
        </w:rPr>
        <w:pPrChange w:id="942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w:t>
      </w:r>
      <w:r>
        <w:rPr>
          <w:rFonts w:ascii="Garamond" w:hAnsi="Garamond" w:cs="Times New Roman"/>
          <w:b/>
          <w:color w:val="000000" w:themeColor="text1"/>
          <w:sz w:val="22"/>
          <w:szCs w:val="22"/>
        </w:rPr>
        <w:t>27</w:t>
      </w:r>
      <w:r w:rsidRPr="00424939">
        <w:rPr>
          <w:rFonts w:ascii="Garamond" w:hAnsi="Garamond" w:cs="Times New Roman"/>
          <w:b/>
          <w:color w:val="000000" w:themeColor="text1"/>
          <w:sz w:val="22"/>
          <w:szCs w:val="22"/>
        </w:rPr>
        <w:t xml:space="preserve">5L Aquatic Ecology Laboratory </w:t>
      </w:r>
    </w:p>
    <w:p w14:paraId="6C70A015" w14:textId="20F3D627" w:rsidR="000449AA" w:rsidRPr="00424939" w:rsidRDefault="000449AA" w:rsidP="000449AA">
      <w:pPr>
        <w:pStyle w:val="Noparagraphstyle"/>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Field work at the Wilderness Field Station. Corequisite with Aquatic Ecology</w:t>
      </w:r>
      <w:r w:rsidRPr="00424939">
        <w:rPr>
          <w:rFonts w:ascii="Garamond" w:hAnsi="Garamond" w:cs="Times New Roman"/>
          <w:color w:val="000000" w:themeColor="text1"/>
          <w:sz w:val="22"/>
          <w:szCs w:val="22"/>
        </w:rPr>
        <w:t xml:space="preserve"> (BIO-2</w:t>
      </w:r>
      <w:r>
        <w:rPr>
          <w:rFonts w:ascii="Garamond" w:hAnsi="Garamond" w:cs="Times New Roman"/>
          <w:color w:val="000000" w:themeColor="text1"/>
          <w:sz w:val="22"/>
          <w:szCs w:val="22"/>
        </w:rPr>
        <w:t>7</w:t>
      </w:r>
      <w:r w:rsidRPr="00424939">
        <w:rPr>
          <w:rFonts w:ascii="Garamond" w:hAnsi="Garamond" w:cs="Times New Roman"/>
          <w:color w:val="000000" w:themeColor="text1"/>
          <w:sz w:val="22"/>
          <w:szCs w:val="22"/>
        </w:rPr>
        <w:t xml:space="preserve">5). (0.2 course credit) </w:t>
      </w:r>
    </w:p>
    <w:p w14:paraId="1A40F2C3"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2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BIO-285 Animal Behavior</w:t>
      </w:r>
    </w:p>
    <w:p w14:paraId="3605CFB4" w14:textId="4CF222C4" w:rsidR="006C5C1C" w:rsidRDefault="002F2F8E" w:rsidP="00544173">
      <w:pPr>
        <w:rPr>
          <w:b/>
          <w:rPrChange w:id="9427" w:author="Summer 2023 updates" w:date="2024-07-31T13:42:00Z">
            <w:rPr>
              <w:b/>
              <w:color w:val="000000" w:themeColor="text1"/>
            </w:rPr>
          </w:rPrChange>
        </w:rPr>
        <w:pPrChange w:id="9428" w:author="Summer 2023 updates" w:date="2024-07-31T13:42:00Z">
          <w:pPr>
            <w:pStyle w:val="Noparagraphstyle"/>
            <w:spacing w:after="60" w:line="240" w:lineRule="auto"/>
            <w:jc w:val="left"/>
          </w:pPr>
        </w:pPrChange>
      </w:pPr>
      <w:r>
        <w:rPr>
          <w:rPrChange w:id="9429" w:author="Summer 2023 updates" w:date="2024-07-31T13:42:00Z">
            <w:rPr>
              <w:rFonts w:ascii="Garamond" w:hAnsi="Garamond"/>
              <w:color w:val="000000" w:themeColor="text1"/>
              <w:sz w:val="22"/>
            </w:rPr>
          </w:rPrChange>
        </w:rPr>
        <w:t>Considers p</w:t>
      </w:r>
      <w:r w:rsidR="00D954A7" w:rsidRPr="00424939">
        <w:rPr>
          <w:rPrChange w:id="9430" w:author="Summer 2023 updates" w:date="2024-07-31T13:42:00Z">
            <w:rPr>
              <w:rFonts w:ascii="Garamond" w:hAnsi="Garamond"/>
              <w:color w:val="000000" w:themeColor="text1"/>
              <w:sz w:val="22"/>
            </w:rPr>
          </w:rPrChange>
        </w:rPr>
        <w:t xml:space="preserve">rinciples and methods in ethology with emphasis on temporal and spatial patterns, adaptive significances, communication, aggression and territoriality, social organization, and the nature of regulatory mechanisms. </w:t>
      </w:r>
      <w:r w:rsidR="00D954A7" w:rsidRPr="00424939">
        <w:rPr>
          <w:u w:val="single"/>
          <w:rPrChange w:id="9431" w:author="Summer 2023 updates" w:date="2024-07-31T13:42:00Z">
            <w:rPr>
              <w:rFonts w:ascii="Garamond" w:hAnsi="Garamond"/>
              <w:color w:val="000000" w:themeColor="text1"/>
              <w:sz w:val="22"/>
              <w:u w:val="single"/>
            </w:rPr>
          </w:rPrChange>
        </w:rPr>
        <w:t>Prerequisites:</w:t>
      </w:r>
      <w:r w:rsidR="00D954A7" w:rsidRPr="00424939">
        <w:rPr>
          <w:rPrChange w:id="9432" w:author="Summer 2023 updates" w:date="2024-07-31T13:42:00Z">
            <w:rPr>
              <w:rFonts w:ascii="Garamond" w:hAnsi="Garamond"/>
              <w:color w:val="000000" w:themeColor="text1"/>
              <w:sz w:val="22"/>
            </w:rPr>
          </w:rPrChange>
        </w:rPr>
        <w:t xml:space="preserve"> One of the following: Cellular and Molecular Biology</w:t>
      </w:r>
      <w:r>
        <w:rPr>
          <w:rPrChange w:id="9433" w:author="Summer 2023 updates" w:date="2024-07-31T13:42:00Z">
            <w:rPr>
              <w:rFonts w:ascii="Garamond" w:hAnsi="Garamond"/>
              <w:color w:val="000000" w:themeColor="text1"/>
              <w:sz w:val="22"/>
            </w:rPr>
          </w:rPrChange>
        </w:rPr>
        <w:t xml:space="preserve"> and Laboratory</w:t>
      </w:r>
      <w:r w:rsidR="00B8454E" w:rsidRPr="00424939">
        <w:rPr>
          <w:rPrChange w:id="9434" w:author="Summer 2023 updates" w:date="2024-07-31T13:42:00Z">
            <w:rPr>
              <w:rFonts w:ascii="Garamond" w:hAnsi="Garamond"/>
              <w:color w:val="000000" w:themeColor="text1"/>
              <w:sz w:val="22"/>
            </w:rPr>
          </w:rPrChange>
        </w:rPr>
        <w:fldChar w:fldCharType="begin"/>
      </w:r>
      <w:r w:rsidR="00B8454E" w:rsidRPr="00424939">
        <w:rPr>
          <w:rPrChange w:id="9435" w:author="Summer 2023 updates" w:date="2024-07-31T13:42:00Z">
            <w:rPr>
              <w:rFonts w:ascii="Garamond" w:hAnsi="Garamond"/>
              <w:color w:val="000000" w:themeColor="text1"/>
            </w:rPr>
          </w:rPrChange>
        </w:rPr>
        <w:instrText xml:space="preserve"> XE "Biology" </w:instrText>
      </w:r>
      <w:r w:rsidR="00B8454E" w:rsidRPr="00424939">
        <w:rPr>
          <w:rPrChange w:id="9436" w:author="Summer 2023 updates" w:date="2024-07-31T13:42:00Z">
            <w:rPr>
              <w:rFonts w:ascii="Garamond" w:hAnsi="Garamond"/>
              <w:color w:val="000000" w:themeColor="text1"/>
              <w:sz w:val="22"/>
            </w:rPr>
          </w:rPrChange>
        </w:rPr>
        <w:fldChar w:fldCharType="end"/>
      </w:r>
      <w:r w:rsidR="00D954A7" w:rsidRPr="00424939">
        <w:rPr>
          <w:rPrChange w:id="9437" w:author="Summer 2023 updates" w:date="2024-07-31T13:42:00Z">
            <w:rPr>
              <w:rFonts w:ascii="Garamond" w:hAnsi="Garamond"/>
              <w:color w:val="000000" w:themeColor="text1"/>
              <w:sz w:val="22"/>
            </w:rPr>
          </w:rPrChange>
        </w:rPr>
        <w:t xml:space="preserve"> (BIO-145</w:t>
      </w:r>
      <w:r>
        <w:rPr>
          <w:rPrChange w:id="9438" w:author="Summer 2023 updates" w:date="2024-07-31T13:42:00Z">
            <w:rPr>
              <w:rFonts w:ascii="Garamond" w:hAnsi="Garamond"/>
              <w:color w:val="000000" w:themeColor="text1"/>
              <w:sz w:val="22"/>
            </w:rPr>
          </w:rPrChange>
        </w:rPr>
        <w:t>/-145L</w:t>
      </w:r>
      <w:r w:rsidR="00D954A7" w:rsidRPr="00424939">
        <w:rPr>
          <w:rPrChange w:id="9439" w:author="Summer 2023 updates" w:date="2024-07-31T13:42:00Z">
            <w:rPr>
              <w:rFonts w:ascii="Garamond" w:hAnsi="Garamond"/>
              <w:color w:val="000000" w:themeColor="text1"/>
              <w:sz w:val="22"/>
            </w:rPr>
          </w:rPrChange>
        </w:rPr>
        <w:t>); Organismal and Ecological Biology and Laboratory (BIO-155</w:t>
      </w:r>
      <w:r>
        <w:rPr>
          <w:rPrChange w:id="9440" w:author="Summer 2023 updates" w:date="2024-07-31T13:42:00Z">
            <w:rPr>
              <w:rFonts w:ascii="Garamond" w:hAnsi="Garamond"/>
              <w:color w:val="000000" w:themeColor="text1"/>
              <w:sz w:val="22"/>
            </w:rPr>
          </w:rPrChange>
        </w:rPr>
        <w:t>/-155</w:t>
      </w:r>
      <w:r w:rsidR="00D954A7" w:rsidRPr="00424939">
        <w:rPr>
          <w:rPrChange w:id="9441" w:author="Summer 2023 updates" w:date="2024-07-31T13:42:00Z">
            <w:rPr>
              <w:rFonts w:ascii="Garamond" w:hAnsi="Garamond"/>
              <w:color w:val="000000" w:themeColor="text1"/>
              <w:sz w:val="22"/>
            </w:rPr>
          </w:rPrChange>
        </w:rPr>
        <w:t>L); or Statistical Methods and Data Analysis (PSY-300). (Offered summers at the Wilderness Field Station</w:t>
      </w:r>
      <w:r w:rsidR="008C196D" w:rsidRPr="00424939">
        <w:rPr>
          <w:rPrChange w:id="9442" w:author="Summer 2023 updates" w:date="2024-07-31T13:42:00Z">
            <w:rPr>
              <w:rFonts w:ascii="Garamond" w:hAnsi="Garamond"/>
              <w:color w:val="000000" w:themeColor="text1"/>
              <w:sz w:val="22"/>
            </w:rPr>
          </w:rPrChange>
        </w:rPr>
        <w:fldChar w:fldCharType="begin"/>
      </w:r>
      <w:r w:rsidR="008C196D" w:rsidRPr="00424939">
        <w:rPr>
          <w:rPrChange w:id="9443" w:author="Summer 2023 updates" w:date="2024-07-31T13:42:00Z">
            <w:rPr>
              <w:rFonts w:ascii="Garamond" w:hAnsi="Garamond"/>
              <w:color w:val="000000" w:themeColor="text1"/>
            </w:rPr>
          </w:rPrChange>
        </w:rPr>
        <w:instrText xml:space="preserve"> XE "Wilderness Field Station" </w:instrText>
      </w:r>
      <w:r w:rsidR="008C196D" w:rsidRPr="00424939">
        <w:rPr>
          <w:rPrChange w:id="9444" w:author="Summer 2023 updates" w:date="2024-07-31T13:42:00Z">
            <w:rPr>
              <w:rFonts w:ascii="Garamond" w:hAnsi="Garamond"/>
              <w:color w:val="000000" w:themeColor="text1"/>
              <w:sz w:val="22"/>
            </w:rPr>
          </w:rPrChange>
        </w:rPr>
        <w:fldChar w:fldCharType="end"/>
      </w:r>
      <w:r w:rsidR="00D954A7" w:rsidRPr="00424939">
        <w:rPr>
          <w:rPrChange w:id="9445" w:author="Summer 2023 updates" w:date="2024-07-31T13:42:00Z">
            <w:rPr>
              <w:rFonts w:ascii="Garamond" w:hAnsi="Garamond"/>
              <w:color w:val="000000" w:themeColor="text1"/>
              <w:sz w:val="22"/>
            </w:rPr>
          </w:rPrChange>
        </w:rPr>
        <w:t>)</w:t>
      </w:r>
    </w:p>
    <w:p w14:paraId="5464C0A9" w14:textId="412B526C"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4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BIO-285L Animal Behavior Laboratory</w:t>
      </w:r>
    </w:p>
    <w:p w14:paraId="383FF0D5" w14:textId="50F92287" w:rsidR="00D954A7" w:rsidRPr="00424939" w:rsidRDefault="002F2F8E" w:rsidP="00544173">
      <w:pPr>
        <w:rPr>
          <w:rPrChange w:id="9447" w:author="Summer 2023 updates" w:date="2024-07-31T13:42:00Z">
            <w:rPr>
              <w:rFonts w:ascii="Garamond" w:hAnsi="Garamond"/>
              <w:color w:val="000000" w:themeColor="text1"/>
              <w:sz w:val="22"/>
            </w:rPr>
          </w:rPrChange>
        </w:rPr>
        <w:pPrChange w:id="9448" w:author="Summer 2023 updates" w:date="2024-07-31T13:42:00Z">
          <w:pPr>
            <w:pStyle w:val="Noparagraphstyle"/>
            <w:spacing w:after="60" w:line="240" w:lineRule="auto"/>
            <w:jc w:val="left"/>
          </w:pPr>
        </w:pPrChange>
      </w:pPr>
      <w:r>
        <w:rPr>
          <w:rPrChange w:id="9449" w:author="Summer 2023 updates" w:date="2024-07-31T13:42:00Z">
            <w:rPr>
              <w:rFonts w:ascii="Garamond" w:hAnsi="Garamond"/>
              <w:color w:val="000000" w:themeColor="text1"/>
              <w:sz w:val="22"/>
            </w:rPr>
          </w:rPrChange>
        </w:rPr>
        <w:t xml:space="preserve">Field work at the Wilderness Field Station. </w:t>
      </w:r>
      <w:r w:rsidR="00D954A7" w:rsidRPr="00424939">
        <w:rPr>
          <w:rPrChange w:id="9450" w:author="Summer 2023 updates" w:date="2024-07-31T13:42:00Z">
            <w:rPr>
              <w:rFonts w:ascii="Garamond" w:hAnsi="Garamond"/>
              <w:color w:val="000000" w:themeColor="text1"/>
              <w:sz w:val="22"/>
            </w:rPr>
          </w:rPrChange>
        </w:rPr>
        <w:t>Three hours per week. Co</w:t>
      </w:r>
      <w:r>
        <w:rPr>
          <w:rPrChange w:id="9451" w:author="Summer 2023 updates" w:date="2024-07-31T13:42:00Z">
            <w:rPr>
              <w:rFonts w:ascii="Garamond" w:hAnsi="Garamond"/>
              <w:color w:val="000000" w:themeColor="text1"/>
              <w:sz w:val="22"/>
            </w:rPr>
          </w:rPrChange>
        </w:rPr>
        <w:t xml:space="preserve">requisite registration </w:t>
      </w:r>
      <w:r w:rsidR="00D954A7" w:rsidRPr="00424939">
        <w:rPr>
          <w:rPrChange w:id="9452" w:author="Summer 2023 updates" w:date="2024-07-31T13:42:00Z">
            <w:rPr>
              <w:rFonts w:ascii="Garamond" w:hAnsi="Garamond"/>
              <w:color w:val="000000" w:themeColor="text1"/>
              <w:sz w:val="22"/>
            </w:rPr>
          </w:rPrChange>
        </w:rPr>
        <w:t>with Animal Behavior (BIO-285). (0.2 course credit)</w:t>
      </w:r>
    </w:p>
    <w:p w14:paraId="0806E244" w14:textId="77777777" w:rsidR="00D954A7" w:rsidRPr="00424939" w:rsidRDefault="00D954A7" w:rsidP="004238AC">
      <w:pPr>
        <w:pStyle w:val="Noparagraphstyle"/>
        <w:keepNext/>
        <w:widowControl/>
        <w:spacing w:before="40" w:line="240" w:lineRule="auto"/>
        <w:jc w:val="left"/>
        <w:rPr>
          <w:rFonts w:ascii="Garamond" w:hAnsi="Garamond" w:cs="Times New Roman"/>
          <w:b/>
          <w:color w:val="000000" w:themeColor="text1"/>
          <w:sz w:val="22"/>
          <w:szCs w:val="22"/>
        </w:rPr>
        <w:pPrChange w:id="9453" w:author="Summer 2023 updates" w:date="2024-07-31T13:42:00Z">
          <w:pPr>
            <w:pStyle w:val="Noparagraphstyle"/>
            <w:keepNext/>
            <w:widowControl/>
            <w:spacing w:line="240" w:lineRule="auto"/>
            <w:jc w:val="left"/>
          </w:pPr>
        </w:pPrChange>
      </w:pPr>
      <w:r w:rsidRPr="00424939">
        <w:rPr>
          <w:rFonts w:ascii="Garamond" w:hAnsi="Garamond" w:cs="Times New Roman"/>
          <w:b/>
          <w:color w:val="000000" w:themeColor="text1"/>
          <w:sz w:val="22"/>
          <w:szCs w:val="22"/>
        </w:rPr>
        <w:t xml:space="preserve">BIO-295 Spatial Ecology </w:t>
      </w:r>
    </w:p>
    <w:p w14:paraId="0B22F7BD" w14:textId="7AB0C3A2" w:rsidR="00D954A7" w:rsidRPr="00424939" w:rsidRDefault="002F2F8E" w:rsidP="00E421B0">
      <w:pPr>
        <w:rPr>
          <w:rPrChange w:id="9454" w:author="Summer 2023 updates" w:date="2024-07-31T13:42:00Z">
            <w:rPr>
              <w:rFonts w:ascii="Garamond" w:hAnsi="Garamond"/>
              <w:color w:val="000000" w:themeColor="text1"/>
              <w:sz w:val="22"/>
            </w:rPr>
          </w:rPrChange>
        </w:rPr>
        <w:pPrChange w:id="9455" w:author="Summer 2023 updates" w:date="2024-07-31T13:42:00Z">
          <w:pPr>
            <w:pStyle w:val="Noparagraphstyle"/>
            <w:spacing w:after="40" w:line="240" w:lineRule="auto"/>
            <w:jc w:val="left"/>
          </w:pPr>
        </w:pPrChange>
      </w:pPr>
      <w:r>
        <w:rPr>
          <w:rPrChange w:id="9456" w:author="Summer 2023 updates" w:date="2024-07-31T13:42:00Z">
            <w:rPr>
              <w:rFonts w:ascii="Garamond" w:hAnsi="Garamond"/>
              <w:color w:val="000000" w:themeColor="text1"/>
              <w:sz w:val="22"/>
            </w:rPr>
          </w:rPrChange>
        </w:rPr>
        <w:t xml:space="preserve">Investigates </w:t>
      </w:r>
      <w:r w:rsidR="00D954A7" w:rsidRPr="00424939">
        <w:rPr>
          <w:rPrChange w:id="9457" w:author="Summer 2023 updates" w:date="2024-07-31T13:42:00Z">
            <w:rPr>
              <w:rFonts w:ascii="Garamond" w:hAnsi="Garamond"/>
              <w:color w:val="000000" w:themeColor="text1"/>
              <w:sz w:val="22"/>
            </w:rPr>
          </w:rPrChange>
        </w:rPr>
        <w:t xml:space="preserve">spatial patterns of organisms in natural, agricultural, and urban landscapes. Emphasis is on how the arrangements of organisms both reflect and feedback on underlying resources and geography. Students learn how to capture spatial characteristics of individuals, populations, species, communities, and landscapes sampled in the field, integrate them with satellite imagery, and analyze them statistically. Use of global positioning system hardware to provide spatial reference for field ecology surveys and use of ArcView as a data management, display, and analysis tool are important features of the course. Three lectures per week. </w:t>
      </w:r>
      <w:r w:rsidR="00D954A7" w:rsidRPr="00424939">
        <w:rPr>
          <w:u w:val="single"/>
          <w:rPrChange w:id="9458" w:author="Summer 2023 updates" w:date="2024-07-31T13:42:00Z">
            <w:rPr>
              <w:rFonts w:ascii="Garamond" w:hAnsi="Garamond"/>
              <w:color w:val="000000" w:themeColor="text1"/>
              <w:sz w:val="22"/>
              <w:u w:val="single"/>
            </w:rPr>
          </w:rPrChange>
        </w:rPr>
        <w:t>Prerequisites:</w:t>
      </w:r>
      <w:r w:rsidR="00D954A7" w:rsidRPr="00424939">
        <w:rPr>
          <w:rPrChange w:id="9459" w:author="Summer 2023 updates" w:date="2024-07-31T13:42:00Z">
            <w:rPr>
              <w:rFonts w:ascii="Garamond" w:hAnsi="Garamond"/>
              <w:color w:val="000000" w:themeColor="text1"/>
              <w:sz w:val="22"/>
            </w:rPr>
          </w:rPrChange>
        </w:rPr>
        <w:t xml:space="preserve"> Organismal and Ecological Biology</w:t>
      </w:r>
      <w:r w:rsidR="00B8454E" w:rsidRPr="00424939">
        <w:rPr>
          <w:rPrChange w:id="9460" w:author="Summer 2023 updates" w:date="2024-07-31T13:42:00Z">
            <w:rPr>
              <w:rFonts w:ascii="Garamond" w:hAnsi="Garamond"/>
              <w:color w:val="000000" w:themeColor="text1"/>
              <w:sz w:val="22"/>
            </w:rPr>
          </w:rPrChange>
        </w:rPr>
        <w:fldChar w:fldCharType="begin"/>
      </w:r>
      <w:r w:rsidR="00B8454E" w:rsidRPr="00424939">
        <w:rPr>
          <w:rPrChange w:id="9461" w:author="Summer 2023 updates" w:date="2024-07-31T13:42:00Z">
            <w:rPr>
              <w:rFonts w:ascii="Garamond" w:hAnsi="Garamond"/>
              <w:color w:val="000000" w:themeColor="text1"/>
            </w:rPr>
          </w:rPrChange>
        </w:rPr>
        <w:instrText xml:space="preserve"> XE "Biology" </w:instrText>
      </w:r>
      <w:r w:rsidR="00B8454E" w:rsidRPr="00424939">
        <w:rPr>
          <w:rPrChange w:id="9462" w:author="Summer 2023 updates" w:date="2024-07-31T13:42:00Z">
            <w:rPr>
              <w:rFonts w:ascii="Garamond" w:hAnsi="Garamond"/>
              <w:color w:val="000000" w:themeColor="text1"/>
              <w:sz w:val="22"/>
            </w:rPr>
          </w:rPrChange>
        </w:rPr>
        <w:fldChar w:fldCharType="end"/>
      </w:r>
      <w:r w:rsidR="00D954A7" w:rsidRPr="00424939">
        <w:rPr>
          <w:rPrChange w:id="9463" w:author="Summer 2023 updates" w:date="2024-07-31T13:42:00Z">
            <w:rPr>
              <w:rFonts w:ascii="Garamond" w:hAnsi="Garamond"/>
              <w:color w:val="000000" w:themeColor="text1"/>
              <w:sz w:val="22"/>
            </w:rPr>
          </w:rPrChange>
        </w:rPr>
        <w:t xml:space="preserve"> and Laboratory (BIO-155</w:t>
      </w:r>
      <w:r>
        <w:rPr>
          <w:rPrChange w:id="9464" w:author="Summer 2023 updates" w:date="2024-07-31T13:42:00Z">
            <w:rPr>
              <w:rFonts w:ascii="Garamond" w:hAnsi="Garamond"/>
              <w:color w:val="000000" w:themeColor="text1"/>
              <w:sz w:val="22"/>
            </w:rPr>
          </w:rPrChange>
        </w:rPr>
        <w:t>/-155</w:t>
      </w:r>
      <w:r w:rsidR="00D954A7" w:rsidRPr="00424939">
        <w:rPr>
          <w:rPrChange w:id="9465" w:author="Summer 2023 updates" w:date="2024-07-31T13:42:00Z">
            <w:rPr>
              <w:rFonts w:ascii="Garamond" w:hAnsi="Garamond"/>
              <w:color w:val="000000" w:themeColor="text1"/>
              <w:sz w:val="22"/>
            </w:rPr>
          </w:rPrChange>
        </w:rPr>
        <w:t xml:space="preserve">L). </w:t>
      </w:r>
    </w:p>
    <w:p w14:paraId="5786C781" w14:textId="44B7D340"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66"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BIO-295L Spatial Ecology Laboratory </w:t>
      </w:r>
      <w:r w:rsidR="001554E4" w:rsidRPr="00424939">
        <w:rPr>
          <w:rFonts w:ascii="Garamond" w:hAnsi="Garamond" w:cs="Times New Roman"/>
          <w:b/>
          <w:color w:val="000000" w:themeColor="text1"/>
        </w:rPr>
        <w:t>(WE)</w:t>
      </w:r>
    </w:p>
    <w:p w14:paraId="68A08264" w14:textId="532748E2" w:rsidR="00D954A7" w:rsidRPr="00424939" w:rsidRDefault="002F2F8E" w:rsidP="00544173">
      <w:pPr>
        <w:rPr>
          <w:rPrChange w:id="9467" w:author="Summer 2023 updates" w:date="2024-07-31T13:42:00Z">
            <w:rPr>
              <w:rFonts w:ascii="Garamond" w:hAnsi="Garamond"/>
              <w:color w:val="000000" w:themeColor="text1"/>
              <w:sz w:val="22"/>
            </w:rPr>
          </w:rPrChange>
        </w:rPr>
        <w:pPrChange w:id="9468" w:author="Summer 2023 updates" w:date="2024-07-31T13:42:00Z">
          <w:pPr>
            <w:pStyle w:val="Noparagraphstyle"/>
            <w:spacing w:after="60" w:line="240" w:lineRule="auto"/>
            <w:jc w:val="left"/>
          </w:pPr>
        </w:pPrChange>
      </w:pPr>
      <w:r>
        <w:rPr>
          <w:rPrChange w:id="9469" w:author="Summer 2023 updates" w:date="2024-07-31T13:42:00Z">
            <w:rPr>
              <w:rFonts w:ascii="Garamond" w:hAnsi="Garamond"/>
              <w:color w:val="000000" w:themeColor="text1"/>
              <w:sz w:val="22"/>
            </w:rPr>
          </w:rPrChange>
        </w:rPr>
        <w:t>Four</w:t>
      </w:r>
      <w:r w:rsidRPr="00424939">
        <w:rPr>
          <w:rPrChange w:id="9470" w:author="Summer 2023 updates" w:date="2024-07-31T13:42:00Z">
            <w:rPr>
              <w:rFonts w:ascii="Garamond" w:hAnsi="Garamond"/>
              <w:color w:val="000000" w:themeColor="text1"/>
              <w:sz w:val="22"/>
            </w:rPr>
          </w:rPrChange>
        </w:rPr>
        <w:t xml:space="preserve"> </w:t>
      </w:r>
      <w:r w:rsidR="00D954A7" w:rsidRPr="00424939">
        <w:rPr>
          <w:rPrChange w:id="9471" w:author="Summer 2023 updates" w:date="2024-07-31T13:42:00Z">
            <w:rPr>
              <w:rFonts w:ascii="Garamond" w:hAnsi="Garamond"/>
              <w:color w:val="000000" w:themeColor="text1"/>
              <w:sz w:val="22"/>
            </w:rPr>
          </w:rPrChange>
        </w:rPr>
        <w:t xml:space="preserve">hours per week. </w:t>
      </w:r>
      <w:r w:rsidR="00237F4E">
        <w:rPr>
          <w:rPrChange w:id="9472" w:author="Summer 2023 updates" w:date="2024-07-31T13:42:00Z">
            <w:rPr>
              <w:rFonts w:ascii="Garamond" w:hAnsi="Garamond"/>
              <w:color w:val="000000" w:themeColor="text1"/>
              <w:sz w:val="22"/>
            </w:rPr>
          </w:rPrChange>
        </w:rPr>
        <w:t>Corequisite registration with</w:t>
      </w:r>
      <w:r w:rsidR="00D954A7" w:rsidRPr="00424939">
        <w:rPr>
          <w:rPrChange w:id="9473" w:author="Summer 2023 updates" w:date="2024-07-31T13:42:00Z">
            <w:rPr>
              <w:rFonts w:ascii="Garamond" w:hAnsi="Garamond"/>
              <w:color w:val="000000" w:themeColor="text1"/>
              <w:sz w:val="22"/>
            </w:rPr>
          </w:rPrChange>
        </w:rPr>
        <w:t xml:space="preserve"> Spatial Ecology (BIO-295). (0</w:t>
      </w:r>
      <w:r w:rsidR="00237F4E">
        <w:rPr>
          <w:rPrChange w:id="9474" w:author="Summer 2023 updates" w:date="2024-07-31T13:42:00Z">
            <w:rPr>
              <w:rFonts w:ascii="Garamond" w:hAnsi="Garamond"/>
              <w:color w:val="000000" w:themeColor="text1"/>
              <w:sz w:val="22"/>
            </w:rPr>
          </w:rPrChange>
        </w:rPr>
        <w:t>.</w:t>
      </w:r>
      <w:r>
        <w:rPr>
          <w:rPrChange w:id="9475" w:author="Summer 2023 updates" w:date="2024-07-31T13:42:00Z">
            <w:rPr>
              <w:rFonts w:ascii="Garamond" w:hAnsi="Garamond"/>
              <w:color w:val="000000" w:themeColor="text1"/>
              <w:sz w:val="22"/>
            </w:rPr>
          </w:rPrChange>
        </w:rPr>
        <w:t>3</w:t>
      </w:r>
      <w:r w:rsidR="00D954A7" w:rsidRPr="00424939">
        <w:rPr>
          <w:rPrChange w:id="9476" w:author="Summer 2023 updates" w:date="2024-07-31T13:42:00Z">
            <w:rPr>
              <w:rFonts w:ascii="Garamond" w:hAnsi="Garamond"/>
              <w:color w:val="000000" w:themeColor="text1"/>
              <w:sz w:val="22"/>
            </w:rPr>
          </w:rPrChange>
        </w:rPr>
        <w:t xml:space="preserve"> course credit) </w:t>
      </w:r>
    </w:p>
    <w:p w14:paraId="5271FAC5" w14:textId="77777777" w:rsidR="00544173" w:rsidRDefault="00544173">
      <w:pPr>
        <w:spacing w:after="200" w:line="276" w:lineRule="auto"/>
        <w:rPr>
          <w:ins w:id="9477" w:author="Summer 2023 updates" w:date="2024-07-31T13:42:00Z"/>
          <w:rFonts w:eastAsia="Times New Roman" w:cs="Times New Roman"/>
          <w:b/>
          <w:color w:val="000000" w:themeColor="text1"/>
        </w:rPr>
      </w:pPr>
      <w:ins w:id="9478" w:author="Summer 2023 updates" w:date="2024-07-31T13:42:00Z">
        <w:r>
          <w:rPr>
            <w:rFonts w:cs="Times New Roman"/>
            <w:b/>
            <w:color w:val="000000" w:themeColor="text1"/>
          </w:rPr>
          <w:br w:type="page"/>
        </w:r>
      </w:ins>
    </w:p>
    <w:p w14:paraId="70B7310F" w14:textId="41FE438B"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79"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BIO-315 Integrated Human Anatomy</w:t>
      </w:r>
    </w:p>
    <w:p w14:paraId="3EE1FA85" w14:textId="0813B46F" w:rsidR="00D954A7" w:rsidRPr="00424939" w:rsidRDefault="00D954A7" w:rsidP="004238AC">
      <w:pPr>
        <w:rPr>
          <w:rPrChange w:id="9480" w:author="Summer 2023 updates" w:date="2024-07-31T13:42:00Z">
            <w:rPr>
              <w:rFonts w:ascii="Garamond" w:hAnsi="Garamond"/>
              <w:color w:val="000000" w:themeColor="text1"/>
              <w:sz w:val="22"/>
            </w:rPr>
          </w:rPrChange>
        </w:rPr>
        <w:pPrChange w:id="9481" w:author="Summer 2023 updates" w:date="2024-07-31T13:42:00Z">
          <w:pPr>
            <w:pStyle w:val="Noparagraphstyle"/>
            <w:spacing w:after="60" w:line="240" w:lineRule="auto"/>
            <w:jc w:val="left"/>
          </w:pPr>
        </w:pPrChange>
      </w:pPr>
      <w:r w:rsidRPr="00424939">
        <w:rPr>
          <w:rPrChange w:id="9482" w:author="Summer 2023 updates" w:date="2024-07-31T13:42:00Z">
            <w:rPr>
              <w:rFonts w:ascii="Garamond" w:hAnsi="Garamond"/>
              <w:color w:val="000000" w:themeColor="text1"/>
              <w:sz w:val="22"/>
            </w:rPr>
          </w:rPrChange>
        </w:rPr>
        <w:t xml:space="preserve">Integrates macroscopic human anatomy at the organ and organ system levels with microscopic study of histology and development from </w:t>
      </w:r>
      <w:r w:rsidR="00237F4E">
        <w:rPr>
          <w:rPrChange w:id="9483" w:author="Summer 2023 updates" w:date="2024-07-31T13:42:00Z">
            <w:rPr>
              <w:rFonts w:ascii="Garamond" w:hAnsi="Garamond"/>
              <w:color w:val="000000" w:themeColor="text1"/>
              <w:sz w:val="22"/>
            </w:rPr>
          </w:rPrChange>
        </w:rPr>
        <w:t>a clinical</w:t>
      </w:r>
      <w:r w:rsidRPr="00424939">
        <w:rPr>
          <w:rPrChange w:id="9484" w:author="Summer 2023 updates" w:date="2024-07-31T13:42:00Z">
            <w:rPr>
              <w:rFonts w:ascii="Garamond" w:hAnsi="Garamond"/>
              <w:color w:val="000000" w:themeColor="text1"/>
              <w:sz w:val="22"/>
            </w:rPr>
          </w:rPrChange>
        </w:rPr>
        <w:t xml:space="preserve"> perspective. Three lectures per week. </w:t>
      </w:r>
      <w:r w:rsidRPr="00424939">
        <w:rPr>
          <w:u w:val="single"/>
          <w:rPrChange w:id="9485" w:author="Summer 2023 updates" w:date="2024-07-31T13:42:00Z">
            <w:rPr>
              <w:rFonts w:ascii="Garamond" w:hAnsi="Garamond"/>
              <w:color w:val="000000" w:themeColor="text1"/>
              <w:sz w:val="22"/>
              <w:u w:val="single"/>
            </w:rPr>
          </w:rPrChange>
        </w:rPr>
        <w:t>Prerequisites:</w:t>
      </w:r>
      <w:r w:rsidRPr="00424939">
        <w:rPr>
          <w:rPrChange w:id="9486" w:author="Summer 2023 updates" w:date="2024-07-31T13:42:00Z">
            <w:rPr>
              <w:rFonts w:ascii="Garamond" w:hAnsi="Garamond"/>
              <w:color w:val="000000" w:themeColor="text1"/>
              <w:sz w:val="22"/>
            </w:rPr>
          </w:rPrChange>
        </w:rPr>
        <w:t xml:space="preserve"> Organismal and Ecological Biology and Laboratory (BIO-</w:t>
      </w:r>
      <w:r w:rsidR="00A00342">
        <w:rPr>
          <w:rPrChange w:id="9487" w:author="Summer 2023 updates" w:date="2024-07-31T13:42:00Z">
            <w:rPr>
              <w:rFonts w:ascii="Garamond" w:hAnsi="Garamond"/>
              <w:color w:val="000000" w:themeColor="text1"/>
              <w:sz w:val="22"/>
            </w:rPr>
          </w:rPrChange>
        </w:rPr>
        <w:t>155/</w:t>
      </w:r>
      <w:r w:rsidRPr="00424939">
        <w:rPr>
          <w:rPrChange w:id="9488" w:author="Summer 2023 updates" w:date="2024-07-31T13:42:00Z">
            <w:rPr>
              <w:rFonts w:ascii="Garamond" w:hAnsi="Garamond"/>
              <w:color w:val="000000" w:themeColor="text1"/>
              <w:sz w:val="22"/>
            </w:rPr>
          </w:rPrChange>
        </w:rPr>
        <w:t>155L).</w:t>
      </w:r>
      <w:r w:rsidR="003201EB">
        <w:rPr>
          <w:rPrChange w:id="9489" w:author="Summer 2023 updates" w:date="2024-07-31T13:42:00Z">
            <w:rPr>
              <w:rFonts w:ascii="Garamond" w:hAnsi="Garamond"/>
              <w:color w:val="000000" w:themeColor="text1"/>
              <w:sz w:val="22"/>
            </w:rPr>
          </w:rPrChange>
        </w:rPr>
        <w:t xml:space="preserve"> </w:t>
      </w:r>
      <w:r w:rsidRPr="00424939">
        <w:rPr>
          <w:rPrChange w:id="9490" w:author="Summer 2023 updates" w:date="2024-07-31T13:42:00Z">
            <w:rPr>
              <w:rFonts w:ascii="Garamond" w:hAnsi="Garamond"/>
              <w:color w:val="000000" w:themeColor="text1"/>
              <w:sz w:val="22"/>
            </w:rPr>
          </w:rPrChange>
        </w:rPr>
        <w:t xml:space="preserve"> Credit is given for Integrated Human Anatomy (BIO-315) or Human Anatomy (BIO-215), not both.</w:t>
      </w:r>
    </w:p>
    <w:p w14:paraId="7E5493B5"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9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BIO-315L Integrated Human Anatomy Laboratory</w:t>
      </w:r>
    </w:p>
    <w:p w14:paraId="0DB38D54" w14:textId="7B882D1F" w:rsidR="00D954A7" w:rsidRPr="003B4409" w:rsidRDefault="005A70D9" w:rsidP="004238AC">
      <w:pPr>
        <w:rPr>
          <w:color w:val="000000" w:themeColor="text1"/>
        </w:rPr>
        <w:pPrChange w:id="9492" w:author="Summer 2023 updates" w:date="2024-07-31T13:42:00Z">
          <w:pPr>
            <w:pStyle w:val="Noparagraphstyle"/>
            <w:spacing w:after="60" w:line="240" w:lineRule="auto"/>
            <w:jc w:val="left"/>
          </w:pPr>
        </w:pPrChange>
      </w:pPr>
      <w:r w:rsidRPr="003B4409">
        <w:t xml:space="preserve">Studies human anatomy using dissection, models, histological slides, and cadaveric specimens. Students learn to integrate written, verbal and visual material to master anatomical and histological terminology. Three hours per week. Concurrent or previous registration in </w:t>
      </w:r>
      <w:r w:rsidR="00D954A7" w:rsidRPr="003B4409">
        <w:rPr>
          <w:color w:val="000000" w:themeColor="text1"/>
        </w:rPr>
        <w:t>Integrated Human Anatomy (BIO-315)</w:t>
      </w:r>
      <w:r w:rsidR="0001685A" w:rsidRPr="003B4409">
        <w:rPr>
          <w:color w:val="000000" w:themeColor="text1"/>
        </w:rPr>
        <w:t>.</w:t>
      </w:r>
      <w:r w:rsidR="00D954A7" w:rsidRPr="003B4409">
        <w:rPr>
          <w:color w:val="000000" w:themeColor="text1"/>
        </w:rPr>
        <w:t xml:space="preserve"> (0.2 course credit)</w:t>
      </w:r>
    </w:p>
    <w:p w14:paraId="3C418BAF" w14:textId="6CDAE2B3"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493"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BIO-325 Microbiology </w:t>
      </w:r>
      <w:r w:rsidR="001554E4" w:rsidRPr="00424939">
        <w:rPr>
          <w:rFonts w:ascii="Garamond" w:hAnsi="Garamond" w:cs="Times New Roman"/>
          <w:b/>
          <w:color w:val="000000" w:themeColor="text1"/>
        </w:rPr>
        <w:t>(WE)</w:t>
      </w:r>
    </w:p>
    <w:p w14:paraId="39988CF2" w14:textId="76FDA830" w:rsidR="00D954A7" w:rsidRPr="00424939" w:rsidRDefault="00C97A17" w:rsidP="004238AC">
      <w:pPr>
        <w:rPr>
          <w:rPrChange w:id="9494" w:author="Summer 2023 updates" w:date="2024-07-31T13:42:00Z">
            <w:rPr>
              <w:rFonts w:ascii="Garamond" w:hAnsi="Garamond"/>
              <w:color w:val="000000" w:themeColor="text1"/>
              <w:sz w:val="22"/>
            </w:rPr>
          </w:rPrChange>
        </w:rPr>
        <w:pPrChange w:id="9495" w:author="Summer 2023 updates" w:date="2024-07-31T13:42:00Z">
          <w:pPr>
            <w:pStyle w:val="Noparagraphstyle"/>
            <w:spacing w:after="40" w:line="240" w:lineRule="auto"/>
            <w:jc w:val="left"/>
          </w:pPr>
        </w:pPrChange>
      </w:pPr>
      <w:r>
        <w:rPr>
          <w:rPrChange w:id="9496" w:author="Summer 2023 updates" w:date="2024-07-31T13:42:00Z">
            <w:rPr>
              <w:rFonts w:ascii="Garamond" w:hAnsi="Garamond"/>
              <w:color w:val="000000" w:themeColor="text1"/>
              <w:sz w:val="22"/>
            </w:rPr>
          </w:rPrChange>
        </w:rPr>
        <w:t>Studies</w:t>
      </w:r>
      <w:r w:rsidR="00D954A7" w:rsidRPr="00424939">
        <w:rPr>
          <w:rPrChange w:id="9497" w:author="Summer 2023 updates" w:date="2024-07-31T13:42:00Z">
            <w:rPr>
              <w:rFonts w:ascii="Garamond" w:hAnsi="Garamond"/>
              <w:color w:val="000000" w:themeColor="text1"/>
              <w:sz w:val="22"/>
            </w:rPr>
          </w:rPrChange>
        </w:rPr>
        <w:t xml:space="preserve"> major fields of microbiology with emphasis on bacteria and viruses. Topics include bacterial cell structure, genetics, and pathogenesis as well as immunology and epidemiology. Three lectures per week. </w:t>
      </w:r>
      <w:r w:rsidR="00D954A7" w:rsidRPr="00424939">
        <w:rPr>
          <w:u w:val="single"/>
          <w:rPrChange w:id="9498" w:author="Summer 2023 updates" w:date="2024-07-31T13:42:00Z">
            <w:rPr>
              <w:rFonts w:ascii="Garamond" w:hAnsi="Garamond"/>
              <w:color w:val="000000" w:themeColor="text1"/>
              <w:sz w:val="22"/>
              <w:u w:val="single"/>
            </w:rPr>
          </w:rPrChange>
        </w:rPr>
        <w:t>Prerequisites:</w:t>
      </w:r>
      <w:r w:rsidR="00D954A7" w:rsidRPr="00424939">
        <w:rPr>
          <w:rPrChange w:id="9499" w:author="Summer 2023 updates" w:date="2024-07-31T13:42:00Z">
            <w:rPr>
              <w:rFonts w:ascii="Garamond" w:hAnsi="Garamond"/>
              <w:color w:val="000000" w:themeColor="text1"/>
              <w:sz w:val="22"/>
            </w:rPr>
          </w:rPrChange>
        </w:rPr>
        <w:t xml:space="preserve"> Cellular and Molecular Biology</w:t>
      </w:r>
      <w:r w:rsidR="00B8454E" w:rsidRPr="00424939">
        <w:rPr>
          <w:rPrChange w:id="9500" w:author="Summer 2023 updates" w:date="2024-07-31T13:42:00Z">
            <w:rPr>
              <w:rFonts w:ascii="Garamond" w:hAnsi="Garamond"/>
              <w:color w:val="000000" w:themeColor="text1"/>
              <w:sz w:val="22"/>
            </w:rPr>
          </w:rPrChange>
        </w:rPr>
        <w:fldChar w:fldCharType="begin"/>
      </w:r>
      <w:r w:rsidR="00B8454E" w:rsidRPr="00424939">
        <w:rPr>
          <w:rPrChange w:id="9501" w:author="Summer 2023 updates" w:date="2024-07-31T13:42:00Z">
            <w:rPr>
              <w:rFonts w:ascii="Garamond" w:hAnsi="Garamond"/>
              <w:color w:val="000000" w:themeColor="text1"/>
            </w:rPr>
          </w:rPrChange>
        </w:rPr>
        <w:instrText xml:space="preserve"> XE "Biology" </w:instrText>
      </w:r>
      <w:r w:rsidR="00B8454E" w:rsidRPr="00424939">
        <w:rPr>
          <w:rPrChange w:id="9502" w:author="Summer 2023 updates" w:date="2024-07-31T13:42:00Z">
            <w:rPr>
              <w:rFonts w:ascii="Garamond" w:hAnsi="Garamond"/>
              <w:color w:val="000000" w:themeColor="text1"/>
              <w:sz w:val="22"/>
            </w:rPr>
          </w:rPrChange>
        </w:rPr>
        <w:fldChar w:fldCharType="end"/>
      </w:r>
      <w:r w:rsidR="00D954A7" w:rsidRPr="00424939">
        <w:rPr>
          <w:rPrChange w:id="9503" w:author="Summer 2023 updates" w:date="2024-07-31T13:42:00Z">
            <w:rPr>
              <w:rFonts w:ascii="Garamond" w:hAnsi="Garamond"/>
              <w:color w:val="000000" w:themeColor="text1"/>
              <w:sz w:val="22"/>
            </w:rPr>
          </w:rPrChange>
        </w:rPr>
        <w:t xml:space="preserve"> </w:t>
      </w:r>
      <w:r>
        <w:rPr>
          <w:rPrChange w:id="9504" w:author="Summer 2023 updates" w:date="2024-07-31T13:42:00Z">
            <w:rPr>
              <w:rFonts w:ascii="Garamond" w:hAnsi="Garamond"/>
              <w:color w:val="000000" w:themeColor="text1"/>
              <w:sz w:val="22"/>
            </w:rPr>
          </w:rPrChange>
        </w:rPr>
        <w:t xml:space="preserve">and </w:t>
      </w:r>
      <w:r w:rsidR="00D954A7" w:rsidRPr="00424939">
        <w:rPr>
          <w:rPrChange w:id="9505" w:author="Summer 2023 updates" w:date="2024-07-31T13:42:00Z">
            <w:rPr>
              <w:rFonts w:ascii="Garamond" w:hAnsi="Garamond"/>
              <w:color w:val="000000" w:themeColor="text1"/>
              <w:sz w:val="22"/>
            </w:rPr>
          </w:rPrChange>
        </w:rPr>
        <w:t>Laboratory (BIO-145</w:t>
      </w:r>
      <w:r>
        <w:rPr>
          <w:rPrChange w:id="9506" w:author="Summer 2023 updates" w:date="2024-07-31T13:42:00Z">
            <w:rPr>
              <w:rFonts w:ascii="Garamond" w:hAnsi="Garamond"/>
              <w:color w:val="000000" w:themeColor="text1"/>
              <w:sz w:val="22"/>
            </w:rPr>
          </w:rPrChange>
        </w:rPr>
        <w:t>/-145</w:t>
      </w:r>
      <w:r w:rsidR="00D954A7" w:rsidRPr="00424939">
        <w:rPr>
          <w:rPrChange w:id="9507" w:author="Summer 2023 updates" w:date="2024-07-31T13:42:00Z">
            <w:rPr>
              <w:rFonts w:ascii="Garamond" w:hAnsi="Garamond"/>
              <w:color w:val="000000" w:themeColor="text1"/>
              <w:sz w:val="22"/>
            </w:rPr>
          </w:rPrChange>
        </w:rPr>
        <w:t>L), Organismal and Ecological Biology (BIO-155), Organic Chemistry</w:t>
      </w:r>
      <w:r w:rsidR="00B8454E" w:rsidRPr="00424939">
        <w:rPr>
          <w:rPrChange w:id="9508" w:author="Summer 2023 updates" w:date="2024-07-31T13:42:00Z">
            <w:rPr>
              <w:rFonts w:ascii="Garamond" w:hAnsi="Garamond"/>
              <w:color w:val="000000" w:themeColor="text1"/>
              <w:sz w:val="22"/>
            </w:rPr>
          </w:rPrChange>
        </w:rPr>
        <w:fldChar w:fldCharType="begin"/>
      </w:r>
      <w:r w:rsidR="00B8454E" w:rsidRPr="00424939">
        <w:rPr>
          <w:rPrChange w:id="9509" w:author="Summer 2023 updates" w:date="2024-07-31T13:42:00Z">
            <w:rPr>
              <w:rFonts w:ascii="Garamond" w:hAnsi="Garamond"/>
              <w:color w:val="000000" w:themeColor="text1"/>
            </w:rPr>
          </w:rPrChange>
        </w:rPr>
        <w:instrText xml:space="preserve"> XE "Chemistry" </w:instrText>
      </w:r>
      <w:r w:rsidR="00B8454E" w:rsidRPr="00424939">
        <w:rPr>
          <w:rPrChange w:id="9510" w:author="Summer 2023 updates" w:date="2024-07-31T13:42:00Z">
            <w:rPr>
              <w:rFonts w:ascii="Garamond" w:hAnsi="Garamond"/>
              <w:color w:val="000000" w:themeColor="text1"/>
              <w:sz w:val="22"/>
            </w:rPr>
          </w:rPrChange>
        </w:rPr>
        <w:fldChar w:fldCharType="end"/>
      </w:r>
      <w:r w:rsidR="00D954A7" w:rsidRPr="00424939">
        <w:rPr>
          <w:rPrChange w:id="9511" w:author="Summer 2023 updates" w:date="2024-07-31T13:42:00Z">
            <w:rPr>
              <w:rFonts w:ascii="Garamond" w:hAnsi="Garamond"/>
              <w:color w:val="000000" w:themeColor="text1"/>
              <w:sz w:val="22"/>
            </w:rPr>
          </w:rPrChange>
        </w:rPr>
        <w:t xml:space="preserve"> I (CHM-</w:t>
      </w:r>
      <w:r w:rsidR="00D954A7" w:rsidRPr="00424939">
        <w:rPr>
          <w:rPrChange w:id="9512" w:author="Summer 2023 updates" w:date="2024-07-31T13:42:00Z">
            <w:rPr>
              <w:rFonts w:ascii="Garamond" w:hAnsi="Garamond"/>
              <w:color w:val="000000" w:themeColor="text1"/>
            </w:rPr>
          </w:rPrChange>
        </w:rPr>
        <w:t>221</w:t>
      </w:r>
      <w:r w:rsidR="00D954A7" w:rsidRPr="00424939">
        <w:rPr>
          <w:rPrChange w:id="9513" w:author="Summer 2023 updates" w:date="2024-07-31T13:42:00Z">
            <w:rPr>
              <w:rFonts w:ascii="Garamond" w:hAnsi="Garamond"/>
              <w:color w:val="000000" w:themeColor="text1"/>
              <w:sz w:val="22"/>
            </w:rPr>
          </w:rPrChange>
        </w:rPr>
        <w:t xml:space="preserve">) </w:t>
      </w:r>
      <w:r w:rsidR="00D954A7" w:rsidRPr="00424939">
        <w:rPr>
          <w:u w:val="single"/>
          <w:rPrChange w:id="9514" w:author="Summer 2023 updates" w:date="2024-07-31T13:42:00Z">
            <w:rPr>
              <w:rFonts w:ascii="Garamond" w:hAnsi="Garamond"/>
              <w:color w:val="000000" w:themeColor="text1"/>
              <w:sz w:val="22"/>
              <w:u w:val="single"/>
            </w:rPr>
          </w:rPrChange>
        </w:rPr>
        <w:t>and</w:t>
      </w:r>
      <w:r w:rsidR="00D954A7" w:rsidRPr="00424939">
        <w:rPr>
          <w:rPrChange w:id="9515" w:author="Summer 2023 updates" w:date="2024-07-31T13:42:00Z">
            <w:rPr>
              <w:rFonts w:ascii="Garamond" w:hAnsi="Garamond"/>
              <w:color w:val="000000" w:themeColor="text1"/>
              <w:sz w:val="22"/>
            </w:rPr>
          </w:rPrChange>
        </w:rPr>
        <w:t xml:space="preserve"> Organic Laboratory (CHM-322) </w:t>
      </w:r>
      <w:r w:rsidR="00D954A7" w:rsidRPr="00424939">
        <w:rPr>
          <w:u w:val="single"/>
          <w:rPrChange w:id="9516" w:author="Summer 2023 updates" w:date="2024-07-31T13:42:00Z">
            <w:rPr>
              <w:rFonts w:ascii="Garamond" w:hAnsi="Garamond"/>
              <w:color w:val="000000" w:themeColor="text1"/>
              <w:sz w:val="22"/>
              <w:u w:val="single"/>
            </w:rPr>
          </w:rPrChange>
        </w:rPr>
        <w:t>or</w:t>
      </w:r>
      <w:r w:rsidR="00D954A7" w:rsidRPr="00424939">
        <w:rPr>
          <w:rPrChange w:id="9517" w:author="Summer 2023 updates" w:date="2024-07-31T13:42:00Z">
            <w:rPr>
              <w:rFonts w:ascii="Garamond" w:hAnsi="Garamond"/>
              <w:color w:val="000000" w:themeColor="text1"/>
              <w:sz w:val="22"/>
            </w:rPr>
          </w:rPrChange>
        </w:rPr>
        <w:t xml:space="preserve"> Genetics (BIO-235).</w:t>
      </w:r>
    </w:p>
    <w:p w14:paraId="2C63E79F"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51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BIO-325L Microbiology Laboratory </w:t>
      </w:r>
    </w:p>
    <w:p w14:paraId="0FB99216" w14:textId="088F345F" w:rsidR="00D954A7" w:rsidRPr="00424939" w:rsidRDefault="00D954A7" w:rsidP="004238AC">
      <w:pPr>
        <w:rPr>
          <w:rPrChange w:id="9519" w:author="Summer 2023 updates" w:date="2024-07-31T13:42:00Z">
            <w:rPr>
              <w:rFonts w:ascii="Garamond" w:hAnsi="Garamond"/>
              <w:color w:val="000000" w:themeColor="text1"/>
              <w:sz w:val="22"/>
            </w:rPr>
          </w:rPrChange>
        </w:rPr>
        <w:pPrChange w:id="9520" w:author="Summer 2023 updates" w:date="2024-07-31T13:42:00Z">
          <w:pPr>
            <w:pStyle w:val="Noparagraphstyle"/>
            <w:spacing w:after="60" w:line="240" w:lineRule="auto"/>
            <w:jc w:val="left"/>
          </w:pPr>
        </w:pPrChange>
      </w:pPr>
      <w:r w:rsidRPr="00424939">
        <w:rPr>
          <w:rPrChange w:id="9521" w:author="Summer 2023 updates" w:date="2024-07-31T13:42:00Z">
            <w:rPr>
              <w:rFonts w:ascii="Garamond" w:hAnsi="Garamond"/>
              <w:color w:val="000000" w:themeColor="text1"/>
              <w:sz w:val="22"/>
            </w:rPr>
          </w:rPrChange>
        </w:rPr>
        <w:t xml:space="preserve">Four hours per week. </w:t>
      </w:r>
      <w:r w:rsidR="00C97A17">
        <w:rPr>
          <w:rPrChange w:id="9522" w:author="Summer 2023 updates" w:date="2024-07-31T13:42:00Z">
            <w:rPr>
              <w:rFonts w:ascii="Garamond" w:hAnsi="Garamond"/>
              <w:color w:val="000000" w:themeColor="text1"/>
              <w:sz w:val="22"/>
            </w:rPr>
          </w:rPrChange>
        </w:rPr>
        <w:t>Corequisite registration</w:t>
      </w:r>
      <w:r w:rsidR="00C97A17" w:rsidRPr="00424939">
        <w:rPr>
          <w:rPrChange w:id="9523" w:author="Summer 2023 updates" w:date="2024-07-31T13:42:00Z">
            <w:rPr>
              <w:rFonts w:ascii="Garamond" w:hAnsi="Garamond"/>
              <w:color w:val="000000" w:themeColor="text1"/>
              <w:sz w:val="22"/>
            </w:rPr>
          </w:rPrChange>
        </w:rPr>
        <w:t xml:space="preserve"> </w:t>
      </w:r>
      <w:r w:rsidRPr="00424939">
        <w:rPr>
          <w:rPrChange w:id="9524" w:author="Summer 2023 updates" w:date="2024-07-31T13:42:00Z">
            <w:rPr>
              <w:rFonts w:ascii="Garamond" w:hAnsi="Garamond"/>
              <w:color w:val="000000" w:themeColor="text1"/>
              <w:sz w:val="22"/>
            </w:rPr>
          </w:rPrChange>
        </w:rPr>
        <w:t xml:space="preserve">with Microbiology (BIO-325). (0.2 course credit) </w:t>
      </w:r>
    </w:p>
    <w:p w14:paraId="172F134E" w14:textId="78D8E8BD"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52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BIO-335 </w:t>
      </w:r>
      <w:r w:rsidR="00C97A17">
        <w:rPr>
          <w:rFonts w:ascii="Garamond" w:hAnsi="Garamond" w:cs="Times New Roman"/>
          <w:b/>
          <w:color w:val="000000" w:themeColor="text1"/>
          <w:sz w:val="22"/>
          <w:szCs w:val="22"/>
        </w:rPr>
        <w:t>Conservation and Ecology of Mammals</w:t>
      </w:r>
    </w:p>
    <w:p w14:paraId="0DDA1F5D" w14:textId="3F23AF94" w:rsidR="002E413C" w:rsidRDefault="00C97A17" w:rsidP="004238AC">
      <w:pPr>
        <w:rPr>
          <w:b/>
          <w:rPrChange w:id="9526" w:author="Summer 2023 updates" w:date="2024-07-31T13:42:00Z">
            <w:rPr>
              <w:rFonts w:ascii="Garamond" w:hAnsi="Garamond"/>
              <w:b/>
              <w:color w:val="000000" w:themeColor="text1"/>
              <w:sz w:val="22"/>
            </w:rPr>
          </w:rPrChange>
        </w:rPr>
        <w:pPrChange w:id="9527" w:author="Summer 2023 updates" w:date="2024-07-31T13:42:00Z">
          <w:pPr>
            <w:pStyle w:val="Noparagraphstyle"/>
            <w:spacing w:after="60" w:line="240" w:lineRule="auto"/>
            <w:jc w:val="left"/>
          </w:pPr>
        </w:pPrChange>
      </w:pPr>
      <w:r>
        <w:rPr>
          <w:rPrChange w:id="9528" w:author="Summer 2023 updates" w:date="2024-07-31T13:42:00Z">
            <w:rPr>
              <w:rFonts w:ascii="Garamond" w:hAnsi="Garamond"/>
              <w:color w:val="000000" w:themeColor="text1"/>
              <w:sz w:val="22"/>
            </w:rPr>
          </w:rPrChange>
        </w:rPr>
        <w:t>Studies</w:t>
      </w:r>
      <w:r w:rsidR="00D954A7" w:rsidRPr="00424939">
        <w:rPr>
          <w:rPrChange w:id="9529" w:author="Summer 2023 updates" w:date="2024-07-31T13:42:00Z">
            <w:rPr>
              <w:rFonts w:ascii="Garamond" w:hAnsi="Garamond"/>
              <w:color w:val="000000" w:themeColor="text1"/>
              <w:sz w:val="22"/>
            </w:rPr>
          </w:rPrChange>
        </w:rPr>
        <w:t xml:space="preserve"> mammals of Minnesota and the natural history, form/function relations, behavior, distributions, and interaction with their environment and other organisms. </w:t>
      </w:r>
      <w:r>
        <w:rPr>
          <w:rPrChange w:id="9530" w:author="Summer 2023 updates" w:date="2024-07-31T13:42:00Z">
            <w:rPr>
              <w:rFonts w:ascii="Garamond" w:hAnsi="Garamond"/>
              <w:color w:val="000000" w:themeColor="text1"/>
              <w:sz w:val="22"/>
            </w:rPr>
          </w:rPrChange>
        </w:rPr>
        <w:t xml:space="preserve">Investigation of how these variables impact conservation. </w:t>
      </w:r>
      <w:r w:rsidR="00D954A7" w:rsidRPr="00424939">
        <w:rPr>
          <w:rPrChange w:id="9531" w:author="Summer 2023 updates" w:date="2024-07-31T13:42:00Z">
            <w:rPr>
              <w:rFonts w:ascii="Garamond" w:hAnsi="Garamond"/>
              <w:color w:val="000000" w:themeColor="text1"/>
              <w:sz w:val="22"/>
            </w:rPr>
          </w:rPrChange>
        </w:rPr>
        <w:t xml:space="preserve">Class activities include direct observations, reading tracks and </w:t>
      </w:r>
      <w:r w:rsidR="00AF5759" w:rsidRPr="00424939">
        <w:rPr>
          <w:rPrChange w:id="9532" w:author="Summer 2023 updates" w:date="2024-07-31T13:42:00Z">
            <w:rPr>
              <w:rFonts w:ascii="Garamond" w:hAnsi="Garamond"/>
              <w:color w:val="000000" w:themeColor="text1"/>
              <w:sz w:val="22"/>
            </w:rPr>
          </w:rPrChange>
        </w:rPr>
        <w:t>“</w:t>
      </w:r>
      <w:r w:rsidR="00D954A7" w:rsidRPr="00424939">
        <w:rPr>
          <w:rPrChange w:id="9533" w:author="Summer 2023 updates" w:date="2024-07-31T13:42:00Z">
            <w:rPr>
              <w:rFonts w:ascii="Garamond" w:hAnsi="Garamond"/>
              <w:color w:val="000000" w:themeColor="text1"/>
              <w:sz w:val="22"/>
            </w:rPr>
          </w:rPrChange>
        </w:rPr>
        <w:t>sign</w:t>
      </w:r>
      <w:r w:rsidR="00AF5759" w:rsidRPr="00424939">
        <w:rPr>
          <w:rPrChange w:id="9534" w:author="Summer 2023 updates" w:date="2024-07-31T13:42:00Z">
            <w:rPr>
              <w:rFonts w:ascii="Garamond" w:hAnsi="Garamond"/>
              <w:color w:val="000000" w:themeColor="text1"/>
              <w:sz w:val="22"/>
            </w:rPr>
          </w:rPrChange>
        </w:rPr>
        <w:t xml:space="preserve">.” </w:t>
      </w:r>
      <w:r w:rsidR="00D954A7" w:rsidRPr="00424939">
        <w:rPr>
          <w:rPrChange w:id="9535" w:author="Summer 2023 updates" w:date="2024-07-31T13:42:00Z">
            <w:rPr>
              <w:rFonts w:ascii="Garamond" w:hAnsi="Garamond"/>
              <w:color w:val="000000" w:themeColor="text1"/>
              <w:sz w:val="22"/>
            </w:rPr>
          </w:rPrChange>
        </w:rPr>
        <w:t>Live-trap mark and recapture studies supplemented by readings, lectures, and discussions. (Offered summers at the Wilderness Field Station</w:t>
      </w:r>
      <w:r w:rsidR="008C196D" w:rsidRPr="00424939">
        <w:rPr>
          <w:rPrChange w:id="9536" w:author="Summer 2023 updates" w:date="2024-07-31T13:42:00Z">
            <w:rPr>
              <w:rFonts w:ascii="Garamond" w:hAnsi="Garamond"/>
              <w:color w:val="000000" w:themeColor="text1"/>
            </w:rPr>
          </w:rPrChange>
        </w:rPr>
        <w:fldChar w:fldCharType="begin"/>
      </w:r>
      <w:r w:rsidR="008C196D" w:rsidRPr="00424939">
        <w:rPr>
          <w:rPrChange w:id="9537" w:author="Summer 2023 updates" w:date="2024-07-31T13:42:00Z">
            <w:rPr>
              <w:rFonts w:ascii="Garamond" w:hAnsi="Garamond"/>
              <w:color w:val="000000" w:themeColor="text1"/>
            </w:rPr>
          </w:rPrChange>
        </w:rPr>
        <w:instrText xml:space="preserve"> XE "Wilderness Field Station" </w:instrText>
      </w:r>
      <w:r w:rsidR="008C196D" w:rsidRPr="00424939">
        <w:rPr>
          <w:rPrChange w:id="9538" w:author="Summer 2023 updates" w:date="2024-07-31T13:42:00Z">
            <w:rPr>
              <w:rFonts w:ascii="Garamond" w:hAnsi="Garamond"/>
              <w:color w:val="000000" w:themeColor="text1"/>
            </w:rPr>
          </w:rPrChange>
        </w:rPr>
        <w:fldChar w:fldCharType="end"/>
      </w:r>
      <w:r w:rsidR="00D954A7" w:rsidRPr="00424939">
        <w:rPr>
          <w:rPrChange w:id="9539" w:author="Summer 2023 updates" w:date="2024-07-31T13:42:00Z">
            <w:rPr>
              <w:rFonts w:ascii="Garamond" w:hAnsi="Garamond"/>
              <w:color w:val="000000" w:themeColor="text1"/>
              <w:sz w:val="22"/>
            </w:rPr>
          </w:rPrChange>
        </w:rPr>
        <w:t>)</w:t>
      </w:r>
      <w:r w:rsidR="00D954A7" w:rsidRPr="00424939">
        <w:rPr>
          <w:sz w:val="23"/>
          <w:rPrChange w:id="9540" w:author="Summer 2023 updates" w:date="2024-07-31T13:42:00Z">
            <w:rPr>
              <w:rFonts w:ascii="Garamond" w:hAnsi="Garamond"/>
              <w:color w:val="000000" w:themeColor="text1"/>
              <w:sz w:val="23"/>
            </w:rPr>
          </w:rPrChange>
        </w:rPr>
        <w:t xml:space="preserve"> </w:t>
      </w:r>
    </w:p>
    <w:p w14:paraId="19ED6741" w14:textId="51308DEC" w:rsidR="00C97A17" w:rsidRPr="00424939" w:rsidRDefault="00C97A17" w:rsidP="004238AC">
      <w:pPr>
        <w:pStyle w:val="Noparagraphstyle"/>
        <w:spacing w:before="40" w:line="240" w:lineRule="auto"/>
        <w:jc w:val="left"/>
        <w:rPr>
          <w:rFonts w:ascii="Garamond" w:hAnsi="Garamond" w:cs="Times New Roman"/>
          <w:b/>
          <w:color w:val="000000" w:themeColor="text1"/>
          <w:sz w:val="22"/>
          <w:szCs w:val="22"/>
        </w:rPr>
        <w:pPrChange w:id="954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BIO-335</w:t>
      </w:r>
      <w:r>
        <w:rPr>
          <w:rFonts w:ascii="Garamond" w:hAnsi="Garamond" w:cs="Times New Roman"/>
          <w:b/>
          <w:color w:val="000000" w:themeColor="text1"/>
          <w:sz w:val="22"/>
          <w:szCs w:val="22"/>
        </w:rPr>
        <w:t>L</w:t>
      </w:r>
      <w:r w:rsidRPr="00424939">
        <w:rPr>
          <w:rFonts w:ascii="Garamond" w:hAnsi="Garamond" w:cs="Times New Roman"/>
          <w:b/>
          <w:color w:val="000000" w:themeColor="text1"/>
          <w:sz w:val="22"/>
          <w:szCs w:val="22"/>
        </w:rPr>
        <w:t xml:space="preserve"> </w:t>
      </w:r>
      <w:r>
        <w:rPr>
          <w:rFonts w:ascii="Garamond" w:hAnsi="Garamond" w:cs="Times New Roman"/>
          <w:b/>
          <w:color w:val="000000" w:themeColor="text1"/>
          <w:sz w:val="22"/>
          <w:szCs w:val="22"/>
        </w:rPr>
        <w:t>Conservation and Ecology of Mammals Laboratory</w:t>
      </w:r>
    </w:p>
    <w:p w14:paraId="33835D0E" w14:textId="33BC93CD" w:rsidR="00BF20CA" w:rsidRPr="00784273" w:rsidRDefault="00C97A17" w:rsidP="004238AC">
      <w:pPr>
        <w:rPr>
          <w:b/>
          <w:rPrChange w:id="9542" w:author="Summer 2023 updates" w:date="2024-07-31T13:42:00Z">
            <w:rPr>
              <w:rFonts w:ascii="Garamond" w:hAnsi="Garamond"/>
              <w:b/>
              <w:color w:val="000000" w:themeColor="text1"/>
              <w:sz w:val="22"/>
            </w:rPr>
          </w:rPrChange>
        </w:rPr>
        <w:pPrChange w:id="9543" w:author="Summer 2023 updates" w:date="2024-07-31T13:42:00Z">
          <w:pPr>
            <w:pStyle w:val="Noparagraphstyle"/>
            <w:spacing w:after="60" w:line="240" w:lineRule="auto"/>
            <w:jc w:val="left"/>
          </w:pPr>
        </w:pPrChange>
      </w:pPr>
      <w:r>
        <w:rPr>
          <w:rPrChange w:id="9544" w:author="Summer 2023 updates" w:date="2024-07-31T13:42:00Z">
            <w:rPr>
              <w:rFonts w:ascii="Garamond" w:hAnsi="Garamond"/>
              <w:color w:val="000000" w:themeColor="text1"/>
              <w:sz w:val="22"/>
            </w:rPr>
          </w:rPrChange>
        </w:rPr>
        <w:t>Field work at the Wilderness Field Station. Corequisite registration with Conservation and Ecology of Mammals (BIO-355). (0.2 credits)</w:t>
      </w:r>
    </w:p>
    <w:p w14:paraId="32D6A953" w14:textId="3AFA6862"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545" w:author="Summer 2023 updates" w:date="2024-07-31T13:42:00Z">
          <w:pPr>
            <w:pStyle w:val="Noparagraphstyle"/>
            <w:spacing w:before="60" w:line="240" w:lineRule="auto"/>
            <w:jc w:val="left"/>
          </w:pPr>
        </w:pPrChange>
      </w:pPr>
      <w:r w:rsidRPr="00424939">
        <w:rPr>
          <w:rFonts w:ascii="Garamond" w:hAnsi="Garamond" w:cs="Times New Roman"/>
          <w:b/>
          <w:color w:val="000000" w:themeColor="text1"/>
          <w:sz w:val="22"/>
          <w:szCs w:val="22"/>
        </w:rPr>
        <w:t>BIO-345 Techniques in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702A96B6" w14:textId="7C2A3D88" w:rsidR="00D954A7" w:rsidRPr="00424939" w:rsidRDefault="00066042" w:rsidP="004238AC">
      <w:pPr>
        <w:rPr>
          <w:rPrChange w:id="9546" w:author="Summer 2023 updates" w:date="2024-07-31T13:42:00Z">
            <w:rPr>
              <w:rFonts w:ascii="Garamond" w:hAnsi="Garamond"/>
              <w:color w:val="000000" w:themeColor="text1"/>
              <w:sz w:val="22"/>
            </w:rPr>
          </w:rPrChange>
        </w:rPr>
        <w:pPrChange w:id="9547" w:author="Summer 2023 updates" w:date="2024-07-31T13:42:00Z">
          <w:pPr>
            <w:pStyle w:val="Noparagraphstyle"/>
            <w:spacing w:after="40" w:line="240" w:lineRule="auto"/>
            <w:jc w:val="left"/>
          </w:pPr>
        </w:pPrChange>
      </w:pPr>
      <w:r>
        <w:rPr>
          <w:rPrChange w:id="9548" w:author="Summer 2023 updates" w:date="2024-07-31T13:42:00Z">
            <w:rPr>
              <w:rFonts w:ascii="Garamond" w:hAnsi="Garamond"/>
              <w:color w:val="000000" w:themeColor="text1"/>
              <w:sz w:val="22"/>
            </w:rPr>
          </w:rPrChange>
        </w:rPr>
        <w:t>Introduces students</w:t>
      </w:r>
      <w:r w:rsidR="00D954A7" w:rsidRPr="00424939">
        <w:rPr>
          <w:rPrChange w:id="9549" w:author="Summer 2023 updates" w:date="2024-07-31T13:42:00Z">
            <w:rPr>
              <w:rFonts w:ascii="Garamond" w:hAnsi="Garamond"/>
              <w:color w:val="000000" w:themeColor="text1"/>
              <w:sz w:val="22"/>
            </w:rPr>
          </w:rPrChange>
        </w:rPr>
        <w:t xml:space="preserve"> to biological molecular techniques. </w:t>
      </w:r>
      <w:r>
        <w:rPr>
          <w:rPrChange w:id="9550" w:author="Summer 2023 updates" w:date="2024-07-31T13:42:00Z">
            <w:rPr>
              <w:rFonts w:ascii="Garamond" w:hAnsi="Garamond"/>
              <w:color w:val="000000" w:themeColor="text1"/>
              <w:sz w:val="22"/>
            </w:rPr>
          </w:rPrChange>
        </w:rPr>
        <w:t xml:space="preserve">Methods include RNA, DNA and protein expression analysis and cell culture techniques. </w:t>
      </w:r>
      <w:r w:rsidR="00D954A7" w:rsidRPr="00424939">
        <w:rPr>
          <w:rPrChange w:id="9551" w:author="Summer 2023 updates" w:date="2024-07-31T13:42:00Z">
            <w:rPr>
              <w:rFonts w:ascii="Garamond" w:hAnsi="Garamond"/>
              <w:color w:val="000000" w:themeColor="text1"/>
              <w:sz w:val="22"/>
            </w:rPr>
          </w:rPrChange>
        </w:rPr>
        <w:t xml:space="preserve">On completing the course, students should have a working knowledge of most methods used in molecular biology research. </w:t>
      </w:r>
      <w:r>
        <w:rPr>
          <w:rPrChange w:id="9552" w:author="Summer 2023 updates" w:date="2024-07-31T13:42:00Z">
            <w:rPr>
              <w:rFonts w:ascii="Garamond" w:hAnsi="Garamond"/>
              <w:color w:val="000000" w:themeColor="text1"/>
              <w:sz w:val="22"/>
            </w:rPr>
          </w:rPrChange>
        </w:rPr>
        <w:t>T</w:t>
      </w:r>
      <w:r w:rsidR="00D954A7" w:rsidRPr="00424939">
        <w:rPr>
          <w:rPrChange w:id="9553" w:author="Summer 2023 updates" w:date="2024-07-31T13:42:00Z">
            <w:rPr>
              <w:rFonts w:ascii="Garamond" w:hAnsi="Garamond"/>
              <w:color w:val="000000" w:themeColor="text1"/>
              <w:sz w:val="22"/>
            </w:rPr>
          </w:rPrChange>
        </w:rPr>
        <w:t xml:space="preserve">wo sessions per week. </w:t>
      </w:r>
      <w:r w:rsidR="00D954A7" w:rsidRPr="00424939">
        <w:rPr>
          <w:u w:val="single"/>
          <w:rPrChange w:id="9554" w:author="Summer 2023 updates" w:date="2024-07-31T13:42:00Z">
            <w:rPr>
              <w:rFonts w:ascii="Garamond" w:hAnsi="Garamond"/>
              <w:color w:val="000000" w:themeColor="text1"/>
              <w:sz w:val="22"/>
              <w:u w:val="single"/>
            </w:rPr>
          </w:rPrChange>
        </w:rPr>
        <w:t>Prerequisites:</w:t>
      </w:r>
      <w:r w:rsidR="00D954A7" w:rsidRPr="00424939">
        <w:rPr>
          <w:rPrChange w:id="9555" w:author="Summer 2023 updates" w:date="2024-07-31T13:42:00Z">
            <w:rPr>
              <w:rFonts w:ascii="Garamond" w:hAnsi="Garamond"/>
              <w:color w:val="000000" w:themeColor="text1"/>
              <w:sz w:val="22"/>
            </w:rPr>
          </w:rPrChange>
        </w:rPr>
        <w:t xml:space="preserve"> Genetics and Laboratory (BIO-235</w:t>
      </w:r>
      <w:r>
        <w:rPr>
          <w:rPrChange w:id="9556" w:author="Summer 2023 updates" w:date="2024-07-31T13:42:00Z">
            <w:rPr>
              <w:rFonts w:ascii="Garamond" w:hAnsi="Garamond"/>
              <w:color w:val="000000" w:themeColor="text1"/>
              <w:sz w:val="22"/>
            </w:rPr>
          </w:rPrChange>
        </w:rPr>
        <w:t>/-235</w:t>
      </w:r>
      <w:r w:rsidR="00D954A7" w:rsidRPr="00424939">
        <w:rPr>
          <w:rPrChange w:id="9557" w:author="Summer 2023 updates" w:date="2024-07-31T13:42:00Z">
            <w:rPr>
              <w:rFonts w:ascii="Garamond" w:hAnsi="Garamond"/>
              <w:color w:val="000000" w:themeColor="text1"/>
              <w:sz w:val="22"/>
            </w:rPr>
          </w:rPrChange>
        </w:rPr>
        <w:t xml:space="preserve">L), and </w:t>
      </w:r>
      <w:r w:rsidR="00D954A7" w:rsidRPr="00424939">
        <w:rPr>
          <w:rPrChange w:id="9558" w:author="Summer 2023 updates" w:date="2024-07-31T13:42:00Z">
            <w:rPr>
              <w:rFonts w:ascii="Garamond" w:hAnsi="Garamond"/>
              <w:color w:val="000000" w:themeColor="text1"/>
            </w:rPr>
          </w:rPrChange>
        </w:rPr>
        <w:t>General Chemistry II and Laboratory (CHM-122/-122L)</w:t>
      </w:r>
      <w:r w:rsidR="00D954A7" w:rsidRPr="00424939">
        <w:rPr>
          <w:rPrChange w:id="9559" w:author="Summer 2023 updates" w:date="2024-07-31T13:42:00Z">
            <w:rPr>
              <w:rFonts w:ascii="Garamond" w:hAnsi="Garamond"/>
              <w:color w:val="000000" w:themeColor="text1"/>
              <w:sz w:val="22"/>
            </w:rPr>
          </w:rPrChange>
        </w:rPr>
        <w:t>.</w:t>
      </w:r>
    </w:p>
    <w:p w14:paraId="2CE4C1D9" w14:textId="1D9BAB9E" w:rsidR="00D954A7" w:rsidRPr="00424939" w:rsidRDefault="00D954A7" w:rsidP="004238AC">
      <w:pPr>
        <w:pStyle w:val="Noparagraphstyle"/>
        <w:spacing w:before="40" w:line="240" w:lineRule="auto"/>
        <w:rPr>
          <w:rFonts w:ascii="Garamond" w:hAnsi="Garamond" w:cs="Times New Roman"/>
          <w:b/>
          <w:color w:val="000000" w:themeColor="text1"/>
          <w:sz w:val="22"/>
          <w:szCs w:val="22"/>
        </w:rPr>
        <w:pPrChange w:id="9560" w:author="Summer 2023 updates" w:date="2024-07-31T13:42:00Z">
          <w:pPr>
            <w:pStyle w:val="Noparagraphstyle"/>
            <w:spacing w:line="240" w:lineRule="auto"/>
          </w:pPr>
        </w:pPrChange>
      </w:pPr>
      <w:r w:rsidRPr="00424939">
        <w:rPr>
          <w:rFonts w:ascii="Garamond" w:hAnsi="Garamond" w:cs="Times New Roman"/>
          <w:b/>
          <w:color w:val="000000" w:themeColor="text1"/>
          <w:sz w:val="22"/>
          <w:szCs w:val="22"/>
        </w:rPr>
        <w:t>BIO-345L Techniques in Molecular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w:t>
      </w:r>
    </w:p>
    <w:p w14:paraId="5EED73E0" w14:textId="07731B01" w:rsidR="00D954A7" w:rsidRPr="00424939" w:rsidRDefault="00D954A7" w:rsidP="004238AC">
      <w:pPr>
        <w:rPr>
          <w:rPrChange w:id="9561" w:author="Summer 2023 updates" w:date="2024-07-31T13:42:00Z">
            <w:rPr>
              <w:rFonts w:ascii="Garamond" w:hAnsi="Garamond"/>
              <w:color w:val="000000" w:themeColor="text1"/>
              <w:sz w:val="22"/>
            </w:rPr>
          </w:rPrChange>
        </w:rPr>
        <w:pPrChange w:id="9562" w:author="Summer 2023 updates" w:date="2024-07-31T13:42:00Z">
          <w:pPr>
            <w:pStyle w:val="Noparagraphstyle"/>
            <w:spacing w:after="60" w:line="240" w:lineRule="auto"/>
            <w:jc w:val="left"/>
          </w:pPr>
        </w:pPrChange>
      </w:pPr>
      <w:r w:rsidRPr="00424939">
        <w:rPr>
          <w:rPrChange w:id="9563" w:author="Summer 2023 updates" w:date="2024-07-31T13:42:00Z">
            <w:rPr>
              <w:rFonts w:ascii="Garamond" w:hAnsi="Garamond"/>
              <w:color w:val="000000" w:themeColor="text1"/>
              <w:sz w:val="22"/>
            </w:rPr>
          </w:rPrChange>
        </w:rPr>
        <w:t xml:space="preserve">Six hours per week. </w:t>
      </w:r>
      <w:r w:rsidR="00066042">
        <w:rPr>
          <w:rPrChange w:id="9564" w:author="Summer 2023 updates" w:date="2024-07-31T13:42:00Z">
            <w:rPr>
              <w:rFonts w:ascii="Garamond" w:hAnsi="Garamond"/>
              <w:color w:val="000000" w:themeColor="text1"/>
              <w:sz w:val="22"/>
            </w:rPr>
          </w:rPrChange>
        </w:rPr>
        <w:t>Corequisite registration</w:t>
      </w:r>
      <w:r w:rsidR="00066042" w:rsidRPr="00424939">
        <w:rPr>
          <w:rPrChange w:id="9565" w:author="Summer 2023 updates" w:date="2024-07-31T13:42:00Z">
            <w:rPr>
              <w:rFonts w:ascii="Garamond" w:hAnsi="Garamond"/>
              <w:color w:val="000000" w:themeColor="text1"/>
              <w:sz w:val="22"/>
            </w:rPr>
          </w:rPrChange>
        </w:rPr>
        <w:t xml:space="preserve"> </w:t>
      </w:r>
      <w:r w:rsidRPr="00424939">
        <w:rPr>
          <w:rPrChange w:id="9566" w:author="Summer 2023 updates" w:date="2024-07-31T13:42:00Z">
            <w:rPr>
              <w:rFonts w:ascii="Garamond" w:hAnsi="Garamond"/>
              <w:color w:val="000000" w:themeColor="text1"/>
              <w:sz w:val="22"/>
            </w:rPr>
          </w:rPrChange>
        </w:rPr>
        <w:t>with Techniques in Molecular Biology</w:t>
      </w:r>
      <w:r w:rsidR="00B8454E" w:rsidRPr="00424939">
        <w:rPr>
          <w:rPrChange w:id="9567" w:author="Summer 2023 updates" w:date="2024-07-31T13:42:00Z">
            <w:rPr>
              <w:rFonts w:ascii="Garamond" w:hAnsi="Garamond"/>
              <w:color w:val="000000" w:themeColor="text1"/>
              <w:sz w:val="22"/>
            </w:rPr>
          </w:rPrChange>
        </w:rPr>
        <w:fldChar w:fldCharType="begin"/>
      </w:r>
      <w:r w:rsidR="00B8454E" w:rsidRPr="00424939">
        <w:rPr>
          <w:rPrChange w:id="9568" w:author="Summer 2023 updates" w:date="2024-07-31T13:42:00Z">
            <w:rPr>
              <w:rFonts w:ascii="Garamond" w:hAnsi="Garamond"/>
              <w:color w:val="000000" w:themeColor="text1"/>
            </w:rPr>
          </w:rPrChange>
        </w:rPr>
        <w:instrText xml:space="preserve"> XE "Biology" </w:instrText>
      </w:r>
      <w:r w:rsidR="00B8454E" w:rsidRPr="00424939">
        <w:rPr>
          <w:rPrChange w:id="9569" w:author="Summer 2023 updates" w:date="2024-07-31T13:42:00Z">
            <w:rPr>
              <w:rFonts w:ascii="Garamond" w:hAnsi="Garamond"/>
              <w:color w:val="000000" w:themeColor="text1"/>
              <w:sz w:val="22"/>
            </w:rPr>
          </w:rPrChange>
        </w:rPr>
        <w:fldChar w:fldCharType="end"/>
      </w:r>
      <w:r w:rsidRPr="00424939">
        <w:rPr>
          <w:rPrChange w:id="9570" w:author="Summer 2023 updates" w:date="2024-07-31T13:42:00Z">
            <w:rPr>
              <w:rFonts w:ascii="Garamond" w:hAnsi="Garamond"/>
              <w:color w:val="000000" w:themeColor="text1"/>
              <w:sz w:val="22"/>
            </w:rPr>
          </w:rPrChange>
        </w:rPr>
        <w:t xml:space="preserve"> (BIO-345). (0.5 course credit) </w:t>
      </w:r>
    </w:p>
    <w:p w14:paraId="5683549B" w14:textId="77777777" w:rsidR="00D954A7" w:rsidRPr="00424939" w:rsidRDefault="00D954A7" w:rsidP="004238AC">
      <w:pPr>
        <w:pStyle w:val="Noparagraphstyle"/>
        <w:spacing w:before="40" w:line="240" w:lineRule="auto"/>
        <w:rPr>
          <w:rFonts w:ascii="Garamond" w:hAnsi="Garamond" w:cs="Times New Roman"/>
          <w:b/>
          <w:color w:val="000000" w:themeColor="text1"/>
          <w:sz w:val="22"/>
          <w:szCs w:val="22"/>
        </w:rPr>
        <w:pPrChange w:id="9571" w:author="Summer 2023 updates" w:date="2024-07-31T13:42:00Z">
          <w:pPr>
            <w:pStyle w:val="Noparagraphstyle"/>
            <w:spacing w:line="240" w:lineRule="auto"/>
          </w:pPr>
        </w:pPrChange>
      </w:pPr>
      <w:r w:rsidRPr="00424939">
        <w:rPr>
          <w:rFonts w:ascii="Garamond" w:hAnsi="Garamond" w:cs="Times New Roman"/>
          <w:b/>
          <w:color w:val="000000" w:themeColor="text1"/>
          <w:sz w:val="22"/>
          <w:szCs w:val="22"/>
        </w:rPr>
        <w:t xml:space="preserve">BIO-355 Animal Physiology </w:t>
      </w:r>
    </w:p>
    <w:p w14:paraId="07519E4C" w14:textId="50F56AEC" w:rsidR="00D954A7" w:rsidRPr="00424939" w:rsidRDefault="00066042" w:rsidP="004238AC">
      <w:pPr>
        <w:rPr>
          <w:rPrChange w:id="9572" w:author="Summer 2023 updates" w:date="2024-07-31T13:42:00Z">
            <w:rPr>
              <w:rFonts w:ascii="Garamond" w:hAnsi="Garamond"/>
              <w:color w:val="000000" w:themeColor="text1"/>
              <w:sz w:val="22"/>
            </w:rPr>
          </w:rPrChange>
        </w:rPr>
        <w:pPrChange w:id="9573" w:author="Summer 2023 updates" w:date="2024-07-31T13:42:00Z">
          <w:pPr>
            <w:pStyle w:val="Noparagraphstyle"/>
            <w:spacing w:after="40" w:line="240" w:lineRule="auto"/>
            <w:jc w:val="left"/>
          </w:pPr>
        </w:pPrChange>
      </w:pPr>
      <w:r>
        <w:rPr>
          <w:rPrChange w:id="9574" w:author="Summer 2023 updates" w:date="2024-07-31T13:42:00Z">
            <w:rPr>
              <w:rFonts w:ascii="Garamond" w:hAnsi="Garamond"/>
              <w:color w:val="000000" w:themeColor="text1"/>
              <w:sz w:val="22"/>
            </w:rPr>
          </w:rPrChange>
        </w:rPr>
        <w:t xml:space="preserve">Studies </w:t>
      </w:r>
      <w:r w:rsidR="00D954A7" w:rsidRPr="00424939">
        <w:rPr>
          <w:rPrChange w:id="9575" w:author="Summer 2023 updates" w:date="2024-07-31T13:42:00Z">
            <w:rPr>
              <w:rFonts w:ascii="Garamond" w:hAnsi="Garamond"/>
              <w:color w:val="000000" w:themeColor="text1"/>
              <w:sz w:val="22"/>
            </w:rPr>
          </w:rPrChange>
        </w:rPr>
        <w:t xml:space="preserve">how organ systems in animal species solve the fundamental problems of staying alive. This includes how to obtain energy, how to procure the raw materials necessary for constructing their bodies, how to gain oxygen from the environment, how to get rid of unneeded substances and toxic materials. The course addresses how these ends are achieved through the cooperation of cells, tissues, organs, and organ systems in a variety of organisms including mammals, birds, reptiles, amphibians, and fish as well as selected invertebrates. Three lectures per week. </w:t>
      </w:r>
      <w:r w:rsidR="00D954A7" w:rsidRPr="00424939">
        <w:rPr>
          <w:u w:val="single"/>
          <w:rPrChange w:id="9576" w:author="Summer 2023 updates" w:date="2024-07-31T13:42:00Z">
            <w:rPr>
              <w:rFonts w:ascii="Garamond" w:hAnsi="Garamond"/>
              <w:color w:val="000000" w:themeColor="text1"/>
              <w:sz w:val="22"/>
              <w:u w:val="single"/>
            </w:rPr>
          </w:rPrChange>
        </w:rPr>
        <w:t>Prerequisites:</w:t>
      </w:r>
      <w:r w:rsidR="00D954A7" w:rsidRPr="00424939">
        <w:rPr>
          <w:rPrChange w:id="9577" w:author="Summer 2023 updates" w:date="2024-07-31T13:42:00Z">
            <w:rPr>
              <w:rFonts w:ascii="Garamond" w:hAnsi="Garamond"/>
              <w:color w:val="000000" w:themeColor="text1"/>
              <w:sz w:val="22"/>
            </w:rPr>
          </w:rPrChange>
        </w:rPr>
        <w:t xml:space="preserve"> Cellular and Molecular Biology</w:t>
      </w:r>
      <w:r w:rsidR="00B8454E" w:rsidRPr="00424939">
        <w:rPr>
          <w:rPrChange w:id="9578" w:author="Summer 2023 updates" w:date="2024-07-31T13:42:00Z">
            <w:rPr>
              <w:rFonts w:ascii="Garamond" w:hAnsi="Garamond"/>
              <w:color w:val="000000" w:themeColor="text1"/>
              <w:sz w:val="22"/>
            </w:rPr>
          </w:rPrChange>
        </w:rPr>
        <w:fldChar w:fldCharType="begin"/>
      </w:r>
      <w:r w:rsidR="00B8454E" w:rsidRPr="00424939">
        <w:rPr>
          <w:rPrChange w:id="9579" w:author="Summer 2023 updates" w:date="2024-07-31T13:42:00Z">
            <w:rPr>
              <w:rFonts w:ascii="Garamond" w:hAnsi="Garamond"/>
              <w:color w:val="000000" w:themeColor="text1"/>
            </w:rPr>
          </w:rPrChange>
        </w:rPr>
        <w:instrText xml:space="preserve"> XE "Biology" </w:instrText>
      </w:r>
      <w:r w:rsidR="00B8454E" w:rsidRPr="00424939">
        <w:rPr>
          <w:rPrChange w:id="9580" w:author="Summer 2023 updates" w:date="2024-07-31T13:42:00Z">
            <w:rPr>
              <w:rFonts w:ascii="Garamond" w:hAnsi="Garamond"/>
              <w:color w:val="000000" w:themeColor="text1"/>
              <w:sz w:val="22"/>
            </w:rPr>
          </w:rPrChange>
        </w:rPr>
        <w:fldChar w:fldCharType="end"/>
      </w:r>
      <w:r w:rsidR="00D954A7" w:rsidRPr="00424939">
        <w:rPr>
          <w:rPrChange w:id="9581" w:author="Summer 2023 updates" w:date="2024-07-31T13:42:00Z">
            <w:rPr>
              <w:rFonts w:ascii="Garamond" w:hAnsi="Garamond"/>
              <w:color w:val="000000" w:themeColor="text1"/>
              <w:sz w:val="22"/>
            </w:rPr>
          </w:rPrChange>
        </w:rPr>
        <w:t xml:space="preserve"> </w:t>
      </w:r>
      <w:r w:rsidR="00C74454">
        <w:rPr>
          <w:rPrChange w:id="9582" w:author="Summer 2023 updates" w:date="2024-07-31T13:42:00Z">
            <w:rPr>
              <w:rFonts w:ascii="Garamond" w:hAnsi="Garamond"/>
              <w:color w:val="000000" w:themeColor="text1"/>
              <w:sz w:val="22"/>
            </w:rPr>
          </w:rPrChange>
        </w:rPr>
        <w:t>and</w:t>
      </w:r>
      <w:r w:rsidR="00D954A7" w:rsidRPr="00424939">
        <w:rPr>
          <w:rPrChange w:id="9583" w:author="Summer 2023 updates" w:date="2024-07-31T13:42:00Z">
            <w:rPr>
              <w:rFonts w:ascii="Garamond" w:hAnsi="Garamond"/>
              <w:color w:val="000000" w:themeColor="text1"/>
              <w:sz w:val="22"/>
            </w:rPr>
          </w:rPrChange>
        </w:rPr>
        <w:t xml:space="preserve"> Biology Laboratory (BIO-145</w:t>
      </w:r>
      <w:r w:rsidR="00C74454">
        <w:rPr>
          <w:rPrChange w:id="9584" w:author="Summer 2023 updates" w:date="2024-07-31T13:42:00Z">
            <w:rPr>
              <w:rFonts w:ascii="Garamond" w:hAnsi="Garamond"/>
              <w:color w:val="000000" w:themeColor="text1"/>
              <w:sz w:val="22"/>
            </w:rPr>
          </w:rPrChange>
        </w:rPr>
        <w:t>/-145</w:t>
      </w:r>
      <w:r w:rsidR="00D954A7" w:rsidRPr="00424939">
        <w:rPr>
          <w:rPrChange w:id="9585" w:author="Summer 2023 updates" w:date="2024-07-31T13:42:00Z">
            <w:rPr>
              <w:rFonts w:ascii="Garamond" w:hAnsi="Garamond"/>
              <w:color w:val="000000" w:themeColor="text1"/>
              <w:sz w:val="22"/>
            </w:rPr>
          </w:rPrChange>
        </w:rPr>
        <w:t>L),</w:t>
      </w:r>
      <w:r w:rsidR="00C74454">
        <w:rPr>
          <w:rPrChange w:id="9586" w:author="Summer 2023 updates" w:date="2024-07-31T13:42:00Z">
            <w:rPr>
              <w:rFonts w:ascii="Garamond" w:hAnsi="Garamond"/>
              <w:color w:val="000000" w:themeColor="text1"/>
              <w:sz w:val="22"/>
            </w:rPr>
          </w:rPrChange>
        </w:rPr>
        <w:t xml:space="preserve"> and</w:t>
      </w:r>
      <w:r w:rsidR="00D954A7" w:rsidRPr="00424939">
        <w:rPr>
          <w:rPrChange w:id="9587" w:author="Summer 2023 updates" w:date="2024-07-31T13:42:00Z">
            <w:rPr>
              <w:rFonts w:ascii="Garamond" w:hAnsi="Garamond"/>
              <w:color w:val="000000" w:themeColor="text1"/>
              <w:sz w:val="22"/>
            </w:rPr>
          </w:rPrChange>
        </w:rPr>
        <w:t xml:space="preserve"> Organismal and Ecological Biology (BIO-155).</w:t>
      </w:r>
    </w:p>
    <w:p w14:paraId="613270DF" w14:textId="4B1BFC2D" w:rsidR="00D954A7" w:rsidRPr="00424939" w:rsidRDefault="00D954A7" w:rsidP="004238AC">
      <w:pPr>
        <w:pStyle w:val="Noparagraphstyle"/>
        <w:spacing w:before="40" w:line="240" w:lineRule="auto"/>
        <w:rPr>
          <w:rFonts w:ascii="Garamond" w:hAnsi="Garamond" w:cs="Times New Roman"/>
          <w:b/>
          <w:color w:val="000000" w:themeColor="text1"/>
          <w:sz w:val="22"/>
          <w:szCs w:val="22"/>
        </w:rPr>
        <w:pPrChange w:id="9588" w:author="Summer 2023 updates" w:date="2024-07-31T13:42:00Z">
          <w:pPr>
            <w:pStyle w:val="Noparagraphstyle"/>
            <w:spacing w:line="240" w:lineRule="auto"/>
          </w:pPr>
        </w:pPrChange>
      </w:pPr>
      <w:r w:rsidRPr="00424939">
        <w:rPr>
          <w:rFonts w:ascii="Garamond" w:hAnsi="Garamond" w:cs="Times New Roman"/>
          <w:b/>
          <w:color w:val="000000" w:themeColor="text1"/>
          <w:sz w:val="22"/>
          <w:szCs w:val="22"/>
        </w:rPr>
        <w:t>BIO-355L Animal Physiology Laboratory</w:t>
      </w:r>
    </w:p>
    <w:p w14:paraId="6720FBBE" w14:textId="7213C4E3" w:rsidR="00D954A7" w:rsidRPr="00424939" w:rsidRDefault="00D954A7" w:rsidP="004238AC">
      <w:pPr>
        <w:rPr>
          <w:rPrChange w:id="9589" w:author="Summer 2023 updates" w:date="2024-07-31T13:42:00Z">
            <w:rPr>
              <w:rFonts w:ascii="Garamond" w:hAnsi="Garamond"/>
              <w:color w:val="000000" w:themeColor="text1"/>
              <w:sz w:val="22"/>
            </w:rPr>
          </w:rPrChange>
        </w:rPr>
        <w:pPrChange w:id="9590" w:author="Summer 2023 updates" w:date="2024-07-31T13:42:00Z">
          <w:pPr>
            <w:pStyle w:val="Noparagraphstyle"/>
            <w:spacing w:after="60" w:line="240" w:lineRule="auto"/>
            <w:jc w:val="left"/>
          </w:pPr>
        </w:pPrChange>
      </w:pPr>
      <w:r w:rsidRPr="00424939">
        <w:rPr>
          <w:rPrChange w:id="9591" w:author="Summer 2023 updates" w:date="2024-07-31T13:42:00Z">
            <w:rPr>
              <w:rFonts w:ascii="Garamond" w:hAnsi="Garamond"/>
              <w:color w:val="000000" w:themeColor="text1"/>
              <w:sz w:val="22"/>
            </w:rPr>
          </w:rPrChange>
        </w:rPr>
        <w:t>Three hours per week</w:t>
      </w:r>
      <w:r w:rsidR="00C74454">
        <w:rPr>
          <w:rPrChange w:id="9592" w:author="Summer 2023 updates" w:date="2024-07-31T13:42:00Z">
            <w:rPr>
              <w:rFonts w:ascii="Garamond" w:hAnsi="Garamond"/>
              <w:color w:val="000000" w:themeColor="text1"/>
              <w:sz w:val="22"/>
            </w:rPr>
          </w:rPrChange>
        </w:rPr>
        <w:t>.</w:t>
      </w:r>
      <w:r w:rsidRPr="00424939">
        <w:rPr>
          <w:rPrChange w:id="9593" w:author="Summer 2023 updates" w:date="2024-07-31T13:42:00Z">
            <w:rPr>
              <w:rFonts w:ascii="Garamond" w:hAnsi="Garamond"/>
              <w:color w:val="000000" w:themeColor="text1"/>
              <w:sz w:val="22"/>
            </w:rPr>
          </w:rPrChange>
        </w:rPr>
        <w:t xml:space="preserve"> </w:t>
      </w:r>
      <w:r w:rsidR="00C74454">
        <w:rPr>
          <w:rPrChange w:id="9594" w:author="Summer 2023 updates" w:date="2024-07-31T13:42:00Z">
            <w:rPr>
              <w:rFonts w:ascii="Garamond" w:hAnsi="Garamond"/>
              <w:color w:val="000000" w:themeColor="text1"/>
              <w:sz w:val="22"/>
            </w:rPr>
          </w:rPrChange>
        </w:rPr>
        <w:t>Corequisite registration</w:t>
      </w:r>
      <w:r w:rsidR="00C74454" w:rsidRPr="00424939" w:rsidDel="00C74454">
        <w:rPr>
          <w:rPrChange w:id="9595" w:author="Summer 2023 updates" w:date="2024-07-31T13:42:00Z">
            <w:rPr>
              <w:rFonts w:ascii="Garamond" w:hAnsi="Garamond"/>
              <w:color w:val="000000" w:themeColor="text1"/>
              <w:sz w:val="22"/>
            </w:rPr>
          </w:rPrChange>
        </w:rPr>
        <w:t xml:space="preserve"> </w:t>
      </w:r>
      <w:r w:rsidRPr="00424939">
        <w:rPr>
          <w:rPrChange w:id="9596" w:author="Summer 2023 updates" w:date="2024-07-31T13:42:00Z">
            <w:rPr>
              <w:rFonts w:ascii="Garamond" w:hAnsi="Garamond"/>
              <w:color w:val="000000" w:themeColor="text1"/>
              <w:sz w:val="22"/>
            </w:rPr>
          </w:rPrChange>
        </w:rPr>
        <w:t>with Animal Physiology (BIO-355). (0.2 course credit)</w:t>
      </w:r>
    </w:p>
    <w:p w14:paraId="776694F7"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59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BIO-365 Comparative Chordate Anatomy </w:t>
      </w:r>
    </w:p>
    <w:p w14:paraId="356DCBFB" w14:textId="7B751A8B" w:rsidR="00D954A7" w:rsidRPr="00424939" w:rsidRDefault="00C74454" w:rsidP="004238AC">
      <w:pPr>
        <w:rPr>
          <w:rPrChange w:id="9598" w:author="Summer 2023 updates" w:date="2024-07-31T13:42:00Z">
            <w:rPr>
              <w:rFonts w:ascii="Garamond" w:hAnsi="Garamond"/>
              <w:color w:val="000000" w:themeColor="text1"/>
              <w:sz w:val="22"/>
            </w:rPr>
          </w:rPrChange>
        </w:rPr>
        <w:pPrChange w:id="9599" w:author="Summer 2023 updates" w:date="2024-07-31T13:42:00Z">
          <w:pPr>
            <w:pStyle w:val="Noparagraphstyle"/>
            <w:spacing w:after="40" w:line="240" w:lineRule="auto"/>
            <w:jc w:val="left"/>
          </w:pPr>
        </w:pPrChange>
      </w:pPr>
      <w:r>
        <w:rPr>
          <w:rPrChange w:id="9600" w:author="Summer 2023 updates" w:date="2024-07-31T13:42:00Z">
            <w:rPr>
              <w:rFonts w:ascii="Garamond" w:hAnsi="Garamond"/>
              <w:color w:val="000000" w:themeColor="text1"/>
              <w:sz w:val="22"/>
            </w:rPr>
          </w:rPrChange>
        </w:rPr>
        <w:t xml:space="preserve">Surveys </w:t>
      </w:r>
      <w:r w:rsidR="00D954A7" w:rsidRPr="00424939">
        <w:rPr>
          <w:rPrChange w:id="9601" w:author="Summer 2023 updates" w:date="2024-07-31T13:42:00Z">
            <w:rPr>
              <w:rFonts w:ascii="Garamond" w:hAnsi="Garamond"/>
              <w:color w:val="000000" w:themeColor="text1"/>
              <w:sz w:val="22"/>
            </w:rPr>
          </w:rPrChange>
        </w:rPr>
        <w:t xml:space="preserve">the chordates and the development and evolution of form in vertebrates, using primarily the shark, mudpuppy, and cat in laboratory. Two lectures, one discussion recitation per week. </w:t>
      </w:r>
      <w:r w:rsidR="00D954A7" w:rsidRPr="00424939">
        <w:rPr>
          <w:u w:val="single"/>
          <w:rPrChange w:id="9602" w:author="Summer 2023 updates" w:date="2024-07-31T13:42:00Z">
            <w:rPr>
              <w:rFonts w:ascii="Garamond" w:hAnsi="Garamond"/>
              <w:color w:val="000000" w:themeColor="text1"/>
              <w:sz w:val="22"/>
              <w:u w:val="single"/>
            </w:rPr>
          </w:rPrChange>
        </w:rPr>
        <w:t>Prerequisite</w:t>
      </w:r>
      <w:r w:rsidR="00D954A7" w:rsidRPr="00424939">
        <w:rPr>
          <w:rPrChange w:id="9603" w:author="Summer 2023 updates" w:date="2024-07-31T13:42:00Z">
            <w:rPr>
              <w:rFonts w:ascii="Garamond" w:hAnsi="Garamond"/>
              <w:color w:val="000000" w:themeColor="text1"/>
              <w:sz w:val="22"/>
            </w:rPr>
          </w:rPrChange>
        </w:rPr>
        <w:t>: Cellular and Molecular Biology</w:t>
      </w:r>
      <w:r w:rsidR="00B8454E" w:rsidRPr="00424939">
        <w:rPr>
          <w:rPrChange w:id="9604" w:author="Summer 2023 updates" w:date="2024-07-31T13:42:00Z">
            <w:rPr>
              <w:rFonts w:ascii="Garamond" w:hAnsi="Garamond"/>
              <w:color w:val="000000" w:themeColor="text1"/>
              <w:sz w:val="22"/>
            </w:rPr>
          </w:rPrChange>
        </w:rPr>
        <w:fldChar w:fldCharType="begin"/>
      </w:r>
      <w:r w:rsidR="00B8454E" w:rsidRPr="00424939">
        <w:rPr>
          <w:rPrChange w:id="9605" w:author="Summer 2023 updates" w:date="2024-07-31T13:42:00Z">
            <w:rPr>
              <w:rFonts w:ascii="Garamond" w:hAnsi="Garamond"/>
              <w:color w:val="000000" w:themeColor="text1"/>
            </w:rPr>
          </w:rPrChange>
        </w:rPr>
        <w:instrText xml:space="preserve"> XE "Biology" </w:instrText>
      </w:r>
      <w:r w:rsidR="00B8454E" w:rsidRPr="00424939">
        <w:rPr>
          <w:rPrChange w:id="9606" w:author="Summer 2023 updates" w:date="2024-07-31T13:42:00Z">
            <w:rPr>
              <w:rFonts w:ascii="Garamond" w:hAnsi="Garamond"/>
              <w:color w:val="000000" w:themeColor="text1"/>
              <w:sz w:val="22"/>
            </w:rPr>
          </w:rPrChange>
        </w:rPr>
        <w:fldChar w:fldCharType="end"/>
      </w:r>
      <w:r w:rsidR="00D954A7" w:rsidRPr="00424939">
        <w:rPr>
          <w:rPrChange w:id="9607" w:author="Summer 2023 updates" w:date="2024-07-31T13:42:00Z">
            <w:rPr>
              <w:rFonts w:ascii="Garamond" w:hAnsi="Garamond"/>
              <w:color w:val="000000" w:themeColor="text1"/>
              <w:sz w:val="22"/>
            </w:rPr>
          </w:rPrChange>
        </w:rPr>
        <w:t xml:space="preserve"> (BIO-145), Organismal and Ecological Biology (BIO-155) and Topics in Evolution (BIO-202). </w:t>
      </w:r>
    </w:p>
    <w:p w14:paraId="50372696"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0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BIO-365L Comparative Chordate Anatomy Laboratory </w:t>
      </w:r>
    </w:p>
    <w:p w14:paraId="6ED0307D" w14:textId="56883DDB" w:rsidR="00D954A7" w:rsidRPr="00424939" w:rsidRDefault="00D954A7" w:rsidP="004238AC">
      <w:pPr>
        <w:rPr>
          <w:rPrChange w:id="9609" w:author="Summer 2023 updates" w:date="2024-07-31T13:42:00Z">
            <w:rPr>
              <w:rFonts w:ascii="Garamond" w:hAnsi="Garamond"/>
              <w:color w:val="000000" w:themeColor="text1"/>
              <w:sz w:val="22"/>
            </w:rPr>
          </w:rPrChange>
        </w:rPr>
        <w:pPrChange w:id="9610" w:author="Summer 2023 updates" w:date="2024-07-31T13:42:00Z">
          <w:pPr>
            <w:pStyle w:val="Noparagraphstyle"/>
            <w:spacing w:after="60" w:line="240" w:lineRule="auto"/>
            <w:jc w:val="left"/>
          </w:pPr>
        </w:pPrChange>
      </w:pPr>
      <w:r w:rsidRPr="00424939">
        <w:rPr>
          <w:rPrChange w:id="9611" w:author="Summer 2023 updates" w:date="2024-07-31T13:42:00Z">
            <w:rPr>
              <w:rFonts w:ascii="Garamond" w:hAnsi="Garamond"/>
              <w:color w:val="000000" w:themeColor="text1"/>
              <w:sz w:val="22"/>
            </w:rPr>
          </w:rPrChange>
        </w:rPr>
        <w:t xml:space="preserve">Four hours per week. </w:t>
      </w:r>
      <w:r w:rsidR="00E53016">
        <w:rPr>
          <w:rPrChange w:id="9612" w:author="Summer 2023 updates" w:date="2024-07-31T13:42:00Z">
            <w:rPr>
              <w:rFonts w:ascii="Garamond" w:hAnsi="Garamond"/>
              <w:color w:val="000000" w:themeColor="text1"/>
              <w:sz w:val="22"/>
            </w:rPr>
          </w:rPrChange>
        </w:rPr>
        <w:t>Corequisite registration</w:t>
      </w:r>
      <w:r w:rsidR="00E53016" w:rsidRPr="00424939" w:rsidDel="00E53016">
        <w:rPr>
          <w:rPrChange w:id="9613" w:author="Summer 2023 updates" w:date="2024-07-31T13:42:00Z">
            <w:rPr>
              <w:rFonts w:ascii="Garamond" w:hAnsi="Garamond"/>
              <w:color w:val="000000" w:themeColor="text1"/>
              <w:sz w:val="22"/>
            </w:rPr>
          </w:rPrChange>
        </w:rPr>
        <w:t xml:space="preserve"> </w:t>
      </w:r>
      <w:r w:rsidRPr="00424939">
        <w:rPr>
          <w:rPrChange w:id="9614" w:author="Summer 2023 updates" w:date="2024-07-31T13:42:00Z">
            <w:rPr>
              <w:rFonts w:ascii="Garamond" w:hAnsi="Garamond"/>
              <w:color w:val="000000" w:themeColor="text1"/>
              <w:sz w:val="22"/>
            </w:rPr>
          </w:rPrChange>
        </w:rPr>
        <w:t xml:space="preserve">with Comparative Chordate Anatomy (BIO-365). (0.2 course credit) </w:t>
      </w:r>
    </w:p>
    <w:p w14:paraId="4C9B5AC4" w14:textId="77777777" w:rsidR="00987B6F" w:rsidRDefault="00987B6F">
      <w:pPr>
        <w:spacing w:after="200" w:line="276" w:lineRule="auto"/>
        <w:rPr>
          <w:ins w:id="9615" w:author="Summer 2023 updates" w:date="2024-07-31T13:42:00Z"/>
          <w:rFonts w:eastAsia="Times New Roman" w:cs="Times New Roman"/>
          <w:b/>
          <w:color w:val="000000" w:themeColor="text1"/>
        </w:rPr>
      </w:pPr>
      <w:ins w:id="9616" w:author="Summer 2023 updates" w:date="2024-07-31T13:42:00Z">
        <w:r>
          <w:rPr>
            <w:rFonts w:cs="Times New Roman"/>
            <w:b/>
            <w:color w:val="000000" w:themeColor="text1"/>
          </w:rPr>
          <w:br w:type="page"/>
        </w:r>
      </w:ins>
    </w:p>
    <w:p w14:paraId="43E1301C" w14:textId="2D8118A6" w:rsidR="00D954A7" w:rsidRPr="00424939" w:rsidRDefault="00D954A7" w:rsidP="004238AC">
      <w:pPr>
        <w:pStyle w:val="Noparagraphstyle"/>
        <w:spacing w:before="40" w:line="240" w:lineRule="auto"/>
        <w:ind w:right="-48"/>
        <w:jc w:val="left"/>
        <w:rPr>
          <w:rFonts w:ascii="Garamond" w:hAnsi="Garamond" w:cs="Times New Roman"/>
          <w:b/>
          <w:color w:val="000000" w:themeColor="text1"/>
          <w:sz w:val="22"/>
          <w:szCs w:val="22"/>
        </w:rPr>
        <w:pPrChange w:id="9617" w:author="Summer 2023 updates" w:date="2024-07-31T13:42:00Z">
          <w:pPr>
            <w:pStyle w:val="Noparagraphstyle"/>
            <w:spacing w:line="240" w:lineRule="auto"/>
            <w:ind w:right="-48"/>
            <w:jc w:val="left"/>
          </w:pPr>
        </w:pPrChange>
      </w:pPr>
      <w:r w:rsidRPr="00424939">
        <w:rPr>
          <w:rFonts w:ascii="Garamond" w:hAnsi="Garamond" w:cs="Times New Roman"/>
          <w:b/>
          <w:color w:val="000000" w:themeColor="text1"/>
          <w:sz w:val="22"/>
          <w:szCs w:val="22"/>
        </w:rPr>
        <w:t xml:space="preserve">BIO-375 Integrated Human Physiology </w:t>
      </w:r>
    </w:p>
    <w:p w14:paraId="30FF7006" w14:textId="4D214730" w:rsidR="00D954A7" w:rsidRPr="00424939" w:rsidRDefault="00E53016" w:rsidP="004238AC">
      <w:pPr>
        <w:rPr>
          <w:rPrChange w:id="9618" w:author="Summer 2023 updates" w:date="2024-07-31T13:42:00Z">
            <w:rPr>
              <w:rFonts w:ascii="Garamond" w:hAnsi="Garamond"/>
              <w:color w:val="000000" w:themeColor="text1"/>
              <w:sz w:val="22"/>
            </w:rPr>
          </w:rPrChange>
        </w:rPr>
        <w:pPrChange w:id="9619" w:author="Summer 2023 updates" w:date="2024-07-31T13:42:00Z">
          <w:pPr>
            <w:pStyle w:val="Noparagraphstyle"/>
            <w:spacing w:after="40" w:line="240" w:lineRule="auto"/>
            <w:jc w:val="left"/>
          </w:pPr>
        </w:pPrChange>
      </w:pPr>
      <w:r w:rsidRPr="003B4409">
        <w:t xml:space="preserve">Studies physiologic </w:t>
      </w:r>
      <w:r w:rsidR="00D954A7" w:rsidRPr="00424939">
        <w:rPr>
          <w:rPrChange w:id="9620" w:author="Summer 2023 updates" w:date="2024-07-31T13:42:00Z">
            <w:rPr>
              <w:rFonts w:ascii="Garamond" w:hAnsi="Garamond"/>
              <w:color w:val="000000" w:themeColor="text1"/>
              <w:sz w:val="22"/>
            </w:rPr>
          </w:rPrChange>
        </w:rPr>
        <w:t>function</w:t>
      </w:r>
      <w:r>
        <w:rPr>
          <w:rPrChange w:id="9621" w:author="Summer 2023 updates" w:date="2024-07-31T13:42:00Z">
            <w:rPr>
              <w:rFonts w:ascii="Garamond" w:hAnsi="Garamond"/>
              <w:color w:val="000000" w:themeColor="text1"/>
              <w:sz w:val="22"/>
            </w:rPr>
          </w:rPrChange>
        </w:rPr>
        <w:t>s</w:t>
      </w:r>
      <w:r w:rsidR="00D954A7" w:rsidRPr="00424939">
        <w:rPr>
          <w:rPrChange w:id="9622" w:author="Summer 2023 updates" w:date="2024-07-31T13:42:00Z">
            <w:rPr>
              <w:rFonts w:ascii="Garamond" w:hAnsi="Garamond"/>
              <w:color w:val="000000" w:themeColor="text1"/>
              <w:sz w:val="22"/>
            </w:rPr>
          </w:rPrChange>
        </w:rPr>
        <w:t xml:space="preserve"> in terms of basic physical and chemical processes; an introduction to the principles of physiology using the human organism as a model. Three lectures per week. </w:t>
      </w:r>
      <w:r w:rsidR="00D954A7" w:rsidRPr="00424939">
        <w:rPr>
          <w:u w:val="single"/>
          <w:rPrChange w:id="9623" w:author="Summer 2023 updates" w:date="2024-07-31T13:42:00Z">
            <w:rPr>
              <w:rFonts w:ascii="Garamond" w:hAnsi="Garamond"/>
              <w:color w:val="000000" w:themeColor="text1"/>
              <w:sz w:val="22"/>
              <w:u w:val="single"/>
            </w:rPr>
          </w:rPrChange>
        </w:rPr>
        <w:t>Prerequisites</w:t>
      </w:r>
      <w:r w:rsidR="00D954A7" w:rsidRPr="00424939">
        <w:rPr>
          <w:rPrChange w:id="9624" w:author="Summer 2023 updates" w:date="2024-07-31T13:42:00Z">
            <w:rPr>
              <w:rFonts w:ascii="Garamond" w:hAnsi="Garamond"/>
              <w:color w:val="000000" w:themeColor="text1"/>
              <w:sz w:val="22"/>
            </w:rPr>
          </w:rPrChange>
        </w:rPr>
        <w:t>: Cellular and Molecular Biology</w:t>
      </w:r>
      <w:r w:rsidR="00B8454E" w:rsidRPr="00424939">
        <w:rPr>
          <w:rPrChange w:id="9625" w:author="Summer 2023 updates" w:date="2024-07-31T13:42:00Z">
            <w:rPr>
              <w:rFonts w:ascii="Garamond" w:hAnsi="Garamond"/>
              <w:color w:val="000000" w:themeColor="text1"/>
              <w:sz w:val="22"/>
            </w:rPr>
          </w:rPrChange>
        </w:rPr>
        <w:fldChar w:fldCharType="begin"/>
      </w:r>
      <w:r w:rsidR="00B8454E" w:rsidRPr="00424939">
        <w:rPr>
          <w:rPrChange w:id="9626" w:author="Summer 2023 updates" w:date="2024-07-31T13:42:00Z">
            <w:rPr>
              <w:rFonts w:ascii="Garamond" w:hAnsi="Garamond"/>
              <w:color w:val="000000" w:themeColor="text1"/>
            </w:rPr>
          </w:rPrChange>
        </w:rPr>
        <w:instrText xml:space="preserve"> XE "Biology" </w:instrText>
      </w:r>
      <w:r w:rsidR="00B8454E" w:rsidRPr="00424939">
        <w:rPr>
          <w:rPrChange w:id="9627" w:author="Summer 2023 updates" w:date="2024-07-31T13:42:00Z">
            <w:rPr>
              <w:rFonts w:ascii="Garamond" w:hAnsi="Garamond"/>
              <w:color w:val="000000" w:themeColor="text1"/>
              <w:sz w:val="22"/>
            </w:rPr>
          </w:rPrChange>
        </w:rPr>
        <w:fldChar w:fldCharType="end"/>
      </w:r>
      <w:r w:rsidR="00D954A7" w:rsidRPr="00424939">
        <w:rPr>
          <w:rPrChange w:id="9628" w:author="Summer 2023 updates" w:date="2024-07-31T13:42:00Z">
            <w:rPr>
              <w:rFonts w:ascii="Garamond" w:hAnsi="Garamond"/>
              <w:color w:val="000000" w:themeColor="text1"/>
              <w:sz w:val="22"/>
            </w:rPr>
          </w:rPrChange>
        </w:rPr>
        <w:t xml:space="preserve"> </w:t>
      </w:r>
      <w:r>
        <w:rPr>
          <w:rPrChange w:id="9629" w:author="Summer 2023 updates" w:date="2024-07-31T13:42:00Z">
            <w:rPr>
              <w:rFonts w:ascii="Garamond" w:hAnsi="Garamond"/>
              <w:color w:val="000000" w:themeColor="text1"/>
              <w:sz w:val="22"/>
            </w:rPr>
          </w:rPrChange>
        </w:rPr>
        <w:t>and</w:t>
      </w:r>
      <w:r w:rsidR="00D954A7" w:rsidRPr="00424939">
        <w:rPr>
          <w:rPrChange w:id="9630" w:author="Summer 2023 updates" w:date="2024-07-31T13:42:00Z">
            <w:rPr>
              <w:rFonts w:ascii="Garamond" w:hAnsi="Garamond"/>
              <w:color w:val="000000" w:themeColor="text1"/>
              <w:sz w:val="22"/>
            </w:rPr>
          </w:rPrChange>
        </w:rPr>
        <w:t xml:space="preserve"> Laboratory (BIO-145</w:t>
      </w:r>
      <w:r>
        <w:rPr>
          <w:rPrChange w:id="9631" w:author="Summer 2023 updates" w:date="2024-07-31T13:42:00Z">
            <w:rPr>
              <w:rFonts w:ascii="Garamond" w:hAnsi="Garamond"/>
              <w:color w:val="000000" w:themeColor="text1"/>
              <w:sz w:val="22"/>
            </w:rPr>
          </w:rPrChange>
        </w:rPr>
        <w:t>/-145</w:t>
      </w:r>
      <w:r w:rsidR="00D954A7" w:rsidRPr="00424939">
        <w:rPr>
          <w:rPrChange w:id="9632" w:author="Summer 2023 updates" w:date="2024-07-31T13:42:00Z">
            <w:rPr>
              <w:rFonts w:ascii="Garamond" w:hAnsi="Garamond"/>
              <w:color w:val="000000" w:themeColor="text1"/>
              <w:sz w:val="22"/>
            </w:rPr>
          </w:rPrChange>
        </w:rPr>
        <w:t xml:space="preserve">L), and Organismal and Ecological Biology (BIO-155). </w:t>
      </w:r>
    </w:p>
    <w:p w14:paraId="52796574"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33"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BIO-375L Integrated Human Physiology Laboratory </w:t>
      </w:r>
    </w:p>
    <w:p w14:paraId="1635F3BA" w14:textId="10B4E710" w:rsidR="00D954A7" w:rsidRPr="00424939" w:rsidRDefault="00D954A7" w:rsidP="004238AC">
      <w:pPr>
        <w:rPr>
          <w:rPrChange w:id="9634" w:author="Summer 2023 updates" w:date="2024-07-31T13:42:00Z">
            <w:rPr>
              <w:rFonts w:ascii="Garamond" w:hAnsi="Garamond"/>
              <w:color w:val="000000" w:themeColor="text1"/>
              <w:sz w:val="22"/>
            </w:rPr>
          </w:rPrChange>
        </w:rPr>
        <w:pPrChange w:id="9635" w:author="Summer 2023 updates" w:date="2024-07-31T13:42:00Z">
          <w:pPr>
            <w:pStyle w:val="Noparagraphstyle"/>
            <w:spacing w:after="60" w:line="240" w:lineRule="auto"/>
            <w:jc w:val="left"/>
          </w:pPr>
        </w:pPrChange>
      </w:pPr>
      <w:r w:rsidRPr="00424939">
        <w:rPr>
          <w:rPrChange w:id="9636" w:author="Summer 2023 updates" w:date="2024-07-31T13:42:00Z">
            <w:rPr>
              <w:rFonts w:ascii="Garamond" w:hAnsi="Garamond"/>
              <w:color w:val="000000" w:themeColor="text1"/>
              <w:sz w:val="22"/>
            </w:rPr>
          </w:rPrChange>
        </w:rPr>
        <w:t xml:space="preserve">Three hours per week. </w:t>
      </w:r>
      <w:r w:rsidR="00A12AA4">
        <w:rPr>
          <w:rPrChange w:id="9637" w:author="Summer 2023 updates" w:date="2024-07-31T13:42:00Z">
            <w:rPr>
              <w:rFonts w:ascii="Garamond" w:hAnsi="Garamond"/>
              <w:color w:val="000000" w:themeColor="text1"/>
              <w:sz w:val="22"/>
            </w:rPr>
          </w:rPrChange>
        </w:rPr>
        <w:t>Corequisite registration</w:t>
      </w:r>
      <w:r w:rsidR="00A12AA4" w:rsidRPr="00424939" w:rsidDel="00A12AA4">
        <w:rPr>
          <w:rPrChange w:id="9638" w:author="Summer 2023 updates" w:date="2024-07-31T13:42:00Z">
            <w:rPr>
              <w:rFonts w:ascii="Garamond" w:hAnsi="Garamond"/>
              <w:color w:val="000000" w:themeColor="text1"/>
              <w:sz w:val="22"/>
            </w:rPr>
          </w:rPrChange>
        </w:rPr>
        <w:t xml:space="preserve"> </w:t>
      </w:r>
      <w:r w:rsidRPr="00424939">
        <w:rPr>
          <w:rPrChange w:id="9639" w:author="Summer 2023 updates" w:date="2024-07-31T13:42:00Z">
            <w:rPr>
              <w:rFonts w:ascii="Garamond" w:hAnsi="Garamond"/>
              <w:color w:val="000000" w:themeColor="text1"/>
              <w:sz w:val="22"/>
            </w:rPr>
          </w:rPrChange>
        </w:rPr>
        <w:t xml:space="preserve">with Integrated Human Physiology (BIO-375). (0.2 course credit) </w:t>
      </w:r>
    </w:p>
    <w:p w14:paraId="2ED3DF38"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40"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BIO-385 Behavior and Ecology of Vertebrates </w:t>
      </w:r>
    </w:p>
    <w:p w14:paraId="1127271C" w14:textId="07111680" w:rsidR="00D954A7" w:rsidRPr="00424939" w:rsidRDefault="00A12AA4" w:rsidP="004238AC">
      <w:pPr>
        <w:rPr>
          <w:rPrChange w:id="9641" w:author="Summer 2023 updates" w:date="2024-07-31T13:42:00Z">
            <w:rPr>
              <w:rFonts w:ascii="Garamond" w:hAnsi="Garamond"/>
              <w:color w:val="000000" w:themeColor="text1"/>
              <w:sz w:val="22"/>
            </w:rPr>
          </w:rPrChange>
        </w:rPr>
        <w:pPrChange w:id="9642" w:author="Summer 2023 updates" w:date="2024-07-31T13:42:00Z">
          <w:pPr>
            <w:pStyle w:val="Noparagraphstyle"/>
            <w:spacing w:after="40" w:line="240" w:lineRule="auto"/>
            <w:jc w:val="left"/>
          </w:pPr>
        </w:pPrChange>
      </w:pPr>
      <w:r>
        <w:rPr>
          <w:rPrChange w:id="9643" w:author="Summer 2023 updates" w:date="2024-07-31T13:42:00Z">
            <w:rPr>
              <w:rFonts w:ascii="Garamond" w:hAnsi="Garamond"/>
              <w:color w:val="000000" w:themeColor="text1"/>
              <w:sz w:val="22"/>
            </w:rPr>
          </w:rPrChange>
        </w:rPr>
        <w:t>Explores the i</w:t>
      </w:r>
      <w:r w:rsidR="00D954A7" w:rsidRPr="00424939">
        <w:rPr>
          <w:rPrChange w:id="9644" w:author="Summer 2023 updates" w:date="2024-07-31T13:42:00Z">
            <w:rPr>
              <w:rFonts w:ascii="Garamond" w:hAnsi="Garamond"/>
              <w:color w:val="000000" w:themeColor="text1"/>
              <w:sz w:val="22"/>
            </w:rPr>
          </w:rPrChange>
        </w:rPr>
        <w:t>dentification, evolutionary history,</w:t>
      </w:r>
      <w:r>
        <w:rPr>
          <w:rPrChange w:id="9645" w:author="Summer 2023 updates" w:date="2024-07-31T13:42:00Z">
            <w:rPr>
              <w:rFonts w:ascii="Garamond" w:hAnsi="Garamond"/>
              <w:color w:val="000000" w:themeColor="text1"/>
              <w:sz w:val="22"/>
            </w:rPr>
          </w:rPrChange>
        </w:rPr>
        <w:t xml:space="preserve"> and</w:t>
      </w:r>
      <w:r w:rsidR="00D954A7" w:rsidRPr="00424939">
        <w:rPr>
          <w:rPrChange w:id="9646" w:author="Summer 2023 updates" w:date="2024-07-31T13:42:00Z">
            <w:rPr>
              <w:rFonts w:ascii="Garamond" w:hAnsi="Garamond"/>
              <w:color w:val="000000" w:themeColor="text1"/>
              <w:sz w:val="22"/>
            </w:rPr>
          </w:rPrChange>
        </w:rPr>
        <w:t xml:space="preserve"> behavior</w:t>
      </w:r>
      <w:r>
        <w:rPr>
          <w:rPrChange w:id="9647" w:author="Summer 2023 updates" w:date="2024-07-31T13:42:00Z">
            <w:rPr>
              <w:rFonts w:ascii="Garamond" w:hAnsi="Garamond"/>
              <w:color w:val="000000" w:themeColor="text1"/>
              <w:sz w:val="22"/>
            </w:rPr>
          </w:rPrChange>
        </w:rPr>
        <w:t>al</w:t>
      </w:r>
      <w:r w:rsidR="00D954A7" w:rsidRPr="00424939">
        <w:rPr>
          <w:rPrChange w:id="9648" w:author="Summer 2023 updates" w:date="2024-07-31T13:42:00Z">
            <w:rPr>
              <w:rFonts w:ascii="Garamond" w:hAnsi="Garamond"/>
              <w:color w:val="000000" w:themeColor="text1"/>
              <w:sz w:val="22"/>
            </w:rPr>
          </w:rPrChange>
        </w:rPr>
        <w:t xml:space="preserve"> and ecological relationships of local mammals, birds, reptiles, amphibians, and fish. Students learn and apply survey techniques appropriate for particular groups to understand species/habitat relationships, diversity within groups, and the impact of humans on diversity. Three lectures per week. </w:t>
      </w:r>
      <w:r w:rsidR="00D954A7" w:rsidRPr="00424939">
        <w:rPr>
          <w:u w:val="single"/>
          <w:rPrChange w:id="9649" w:author="Summer 2023 updates" w:date="2024-07-31T13:42:00Z">
            <w:rPr>
              <w:rFonts w:ascii="Garamond" w:hAnsi="Garamond"/>
              <w:color w:val="000000" w:themeColor="text1"/>
              <w:sz w:val="22"/>
              <w:u w:val="single"/>
            </w:rPr>
          </w:rPrChange>
        </w:rPr>
        <w:t>Prerequisites</w:t>
      </w:r>
      <w:r w:rsidR="00D954A7" w:rsidRPr="00424939">
        <w:rPr>
          <w:rPrChange w:id="9650" w:author="Summer 2023 updates" w:date="2024-07-31T13:42:00Z">
            <w:rPr>
              <w:rFonts w:ascii="Garamond" w:hAnsi="Garamond"/>
              <w:color w:val="000000" w:themeColor="text1"/>
              <w:sz w:val="22"/>
            </w:rPr>
          </w:rPrChange>
        </w:rPr>
        <w:t>: Cellular and Molecular Biology</w:t>
      </w:r>
      <w:r w:rsidR="00B8454E" w:rsidRPr="00424939">
        <w:rPr>
          <w:rPrChange w:id="9651" w:author="Summer 2023 updates" w:date="2024-07-31T13:42:00Z">
            <w:rPr>
              <w:rFonts w:ascii="Garamond" w:hAnsi="Garamond"/>
              <w:color w:val="000000" w:themeColor="text1"/>
              <w:sz w:val="22"/>
            </w:rPr>
          </w:rPrChange>
        </w:rPr>
        <w:fldChar w:fldCharType="begin"/>
      </w:r>
      <w:r w:rsidR="00B8454E" w:rsidRPr="00424939">
        <w:rPr>
          <w:rPrChange w:id="9652" w:author="Summer 2023 updates" w:date="2024-07-31T13:42:00Z">
            <w:rPr>
              <w:rFonts w:ascii="Garamond" w:hAnsi="Garamond"/>
              <w:color w:val="000000" w:themeColor="text1"/>
            </w:rPr>
          </w:rPrChange>
        </w:rPr>
        <w:instrText xml:space="preserve"> XE "Biology" </w:instrText>
      </w:r>
      <w:r w:rsidR="00B8454E" w:rsidRPr="00424939">
        <w:rPr>
          <w:rPrChange w:id="9653" w:author="Summer 2023 updates" w:date="2024-07-31T13:42:00Z">
            <w:rPr>
              <w:rFonts w:ascii="Garamond" w:hAnsi="Garamond"/>
              <w:color w:val="000000" w:themeColor="text1"/>
              <w:sz w:val="22"/>
            </w:rPr>
          </w:rPrChange>
        </w:rPr>
        <w:fldChar w:fldCharType="end"/>
      </w:r>
      <w:r w:rsidR="00D954A7" w:rsidRPr="00424939">
        <w:rPr>
          <w:rPrChange w:id="9654" w:author="Summer 2023 updates" w:date="2024-07-31T13:42:00Z">
            <w:rPr>
              <w:rFonts w:ascii="Garamond" w:hAnsi="Garamond"/>
              <w:color w:val="000000" w:themeColor="text1"/>
              <w:sz w:val="22"/>
            </w:rPr>
          </w:rPrChange>
        </w:rPr>
        <w:t xml:space="preserve"> (BIO-145) and Topics in Evolution (BIO-202).</w:t>
      </w:r>
    </w:p>
    <w:p w14:paraId="261426C1"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5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BIO-385L Behavior and Ecology of Vertebrates Laboratory </w:t>
      </w:r>
    </w:p>
    <w:p w14:paraId="6E1F7BD3" w14:textId="3598DD21" w:rsidR="00D954A7" w:rsidRPr="00424939" w:rsidRDefault="00D954A7" w:rsidP="004238AC">
      <w:pPr>
        <w:rPr>
          <w:rPrChange w:id="9656" w:author="Summer 2023 updates" w:date="2024-07-31T13:42:00Z">
            <w:rPr>
              <w:rFonts w:ascii="Garamond" w:hAnsi="Garamond"/>
              <w:color w:val="000000" w:themeColor="text1"/>
              <w:sz w:val="22"/>
            </w:rPr>
          </w:rPrChange>
        </w:rPr>
        <w:pPrChange w:id="9657" w:author="Summer 2023 updates" w:date="2024-07-31T13:42:00Z">
          <w:pPr>
            <w:pStyle w:val="Noparagraphstyle"/>
            <w:spacing w:after="60" w:line="240" w:lineRule="auto"/>
            <w:jc w:val="left"/>
          </w:pPr>
        </w:pPrChange>
      </w:pPr>
      <w:r w:rsidRPr="00424939">
        <w:rPr>
          <w:rPrChange w:id="9658" w:author="Summer 2023 updates" w:date="2024-07-31T13:42:00Z">
            <w:rPr>
              <w:rFonts w:ascii="Garamond" w:hAnsi="Garamond"/>
              <w:color w:val="000000" w:themeColor="text1"/>
              <w:sz w:val="22"/>
            </w:rPr>
          </w:rPrChange>
        </w:rPr>
        <w:t xml:space="preserve">Three hours per week.  </w:t>
      </w:r>
      <w:r w:rsidR="00A80C33">
        <w:rPr>
          <w:rPrChange w:id="9659" w:author="Summer 2023 updates" w:date="2024-07-31T13:42:00Z">
            <w:rPr>
              <w:rFonts w:ascii="Garamond" w:hAnsi="Garamond"/>
              <w:color w:val="000000" w:themeColor="text1"/>
              <w:sz w:val="22"/>
            </w:rPr>
          </w:rPrChange>
        </w:rPr>
        <w:t>Corequisite registration</w:t>
      </w:r>
      <w:r w:rsidR="00A80C33" w:rsidRPr="00424939" w:rsidDel="00A80C33">
        <w:rPr>
          <w:rPrChange w:id="9660" w:author="Summer 2023 updates" w:date="2024-07-31T13:42:00Z">
            <w:rPr>
              <w:rFonts w:ascii="Garamond" w:hAnsi="Garamond"/>
              <w:color w:val="000000" w:themeColor="text1"/>
              <w:sz w:val="22"/>
            </w:rPr>
          </w:rPrChange>
        </w:rPr>
        <w:t xml:space="preserve"> </w:t>
      </w:r>
      <w:r w:rsidRPr="00424939">
        <w:rPr>
          <w:rPrChange w:id="9661" w:author="Summer 2023 updates" w:date="2024-07-31T13:42:00Z">
            <w:rPr>
              <w:rFonts w:ascii="Garamond" w:hAnsi="Garamond"/>
              <w:color w:val="000000" w:themeColor="text1"/>
              <w:sz w:val="22"/>
            </w:rPr>
          </w:rPrChange>
        </w:rPr>
        <w:t>with Behavior and Ecology of Vertebrates (BIO-385). (0.2 course credit)</w:t>
      </w:r>
    </w:p>
    <w:p w14:paraId="48DE32F5" w14:textId="23A9F37C"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62" w:author="Summer 2023 updates" w:date="2024-07-31T13:42:00Z">
          <w:pPr>
            <w:pStyle w:val="Noparagraphstyle"/>
            <w:keepNext/>
            <w:spacing w:line="240" w:lineRule="auto"/>
            <w:jc w:val="left"/>
          </w:pPr>
        </w:pPrChange>
      </w:pPr>
      <w:r w:rsidRPr="00424939">
        <w:rPr>
          <w:rFonts w:ascii="Garamond" w:hAnsi="Garamond" w:cs="Times New Roman"/>
          <w:b/>
          <w:color w:val="000000" w:themeColor="text1"/>
          <w:sz w:val="22"/>
          <w:szCs w:val="22"/>
        </w:rPr>
        <w:t>BIO-405 Current Topics in Molecular Biology</w:t>
      </w:r>
      <w:r w:rsidR="00B8454E" w:rsidRPr="00424939">
        <w:rPr>
          <w:rFonts w:ascii="Garamond" w:hAnsi="Garamond" w:cs="Times New Roman"/>
          <w:b/>
          <w:color w:val="000000" w:themeColor="text1"/>
          <w:sz w:val="22"/>
          <w:szCs w:val="22"/>
        </w:rPr>
        <w:fldChar w:fldCharType="begin"/>
      </w:r>
      <w:r w:rsidR="00B8454E" w:rsidRPr="00D63C4E">
        <w:rPr>
          <w:rFonts w:ascii="Garamond" w:hAnsi="Garamond"/>
          <w:b/>
          <w:color w:val="000000" w:themeColor="text1"/>
          <w:sz w:val="22"/>
          <w:rPrChange w:id="9663" w:author="Summer 2023 updates" w:date="2024-07-31T13:42:00Z">
            <w:rPr>
              <w:rFonts w:ascii="Garamond" w:hAnsi="Garamond"/>
              <w:color w:val="000000" w:themeColor="text1"/>
            </w:rPr>
          </w:rPrChange>
        </w:rPr>
        <w:instrText xml:space="preserve"> XE "Biology" </w:instrText>
      </w:r>
      <w:r w:rsidR="00B8454E" w:rsidRPr="00424939">
        <w:rPr>
          <w:rFonts w:ascii="Garamond" w:hAnsi="Garamond" w:cs="Times New Roman"/>
          <w:b/>
          <w:color w:val="000000" w:themeColor="text1"/>
          <w:sz w:val="22"/>
          <w:szCs w:val="22"/>
        </w:rPr>
        <w:fldChar w:fldCharType="end"/>
      </w:r>
      <w:del w:id="9664" w:author="Summer 2023 updates" w:date="2024-07-31T13:42:00Z">
        <w:r w:rsidRPr="00424939">
          <w:rPr>
            <w:rFonts w:ascii="Garamond" w:hAnsi="Garamond" w:cs="Times New Roman"/>
            <w:b/>
            <w:color w:val="000000" w:themeColor="text1"/>
            <w:sz w:val="22"/>
            <w:szCs w:val="22"/>
          </w:rPr>
          <w:delText xml:space="preserve"> </w:delText>
        </w:r>
      </w:del>
    </w:p>
    <w:p w14:paraId="0F55AAA9" w14:textId="371CF902" w:rsidR="00D954A7" w:rsidRPr="00424939" w:rsidRDefault="00A80C33" w:rsidP="004238AC">
      <w:pPr>
        <w:rPr>
          <w:rPrChange w:id="9665" w:author="Summer 2023 updates" w:date="2024-07-31T13:42:00Z">
            <w:rPr>
              <w:rFonts w:ascii="Garamond" w:hAnsi="Garamond"/>
              <w:color w:val="000000" w:themeColor="text1"/>
              <w:sz w:val="22"/>
            </w:rPr>
          </w:rPrChange>
        </w:rPr>
        <w:pPrChange w:id="9666" w:author="Summer 2023 updates" w:date="2024-07-31T13:42:00Z">
          <w:pPr>
            <w:pStyle w:val="Noparagraphstyle"/>
            <w:spacing w:after="60" w:line="240" w:lineRule="auto"/>
            <w:jc w:val="left"/>
          </w:pPr>
        </w:pPrChange>
      </w:pPr>
      <w:r>
        <w:rPr>
          <w:rPrChange w:id="9667" w:author="Summer 2023 updates" w:date="2024-07-31T13:42:00Z">
            <w:rPr>
              <w:rFonts w:ascii="Garamond" w:hAnsi="Garamond"/>
              <w:color w:val="000000" w:themeColor="text1"/>
              <w:sz w:val="22"/>
            </w:rPr>
          </w:rPrChange>
        </w:rPr>
        <w:t>Explores</w:t>
      </w:r>
      <w:r w:rsidR="00D954A7" w:rsidRPr="00424939">
        <w:rPr>
          <w:rPrChange w:id="9668" w:author="Summer 2023 updates" w:date="2024-07-31T13:42:00Z">
            <w:rPr>
              <w:rFonts w:ascii="Garamond" w:hAnsi="Garamond"/>
              <w:color w:val="000000" w:themeColor="text1"/>
              <w:sz w:val="22"/>
            </w:rPr>
          </w:rPrChange>
        </w:rPr>
        <w:t xml:space="preserve"> primary literature</w:t>
      </w:r>
      <w:r>
        <w:rPr>
          <w:rPrChange w:id="9669" w:author="Summer 2023 updates" w:date="2024-07-31T13:42:00Z">
            <w:rPr>
              <w:rFonts w:ascii="Garamond" w:hAnsi="Garamond"/>
              <w:color w:val="000000" w:themeColor="text1"/>
              <w:sz w:val="22"/>
            </w:rPr>
          </w:rPrChange>
        </w:rPr>
        <w:t xml:space="preserve"> in the field of molecular biology</w:t>
      </w:r>
      <w:r w:rsidR="00D954A7" w:rsidRPr="00424939">
        <w:rPr>
          <w:rPrChange w:id="9670" w:author="Summer 2023 updates" w:date="2024-07-31T13:42:00Z">
            <w:rPr>
              <w:rFonts w:ascii="Garamond" w:hAnsi="Garamond"/>
              <w:color w:val="000000" w:themeColor="text1"/>
              <w:sz w:val="22"/>
            </w:rPr>
          </w:rPrChange>
        </w:rPr>
        <w:t xml:space="preserve">, focusing on recent advances in DNA, RNA and protein manipulation, characterization, and control. Students read research articles, critically evaluate published data, and communicate technical information </w:t>
      </w:r>
      <w:r>
        <w:rPr>
          <w:rPrChange w:id="9671" w:author="Summer 2023 updates" w:date="2024-07-31T13:42:00Z">
            <w:rPr>
              <w:rFonts w:ascii="Garamond" w:hAnsi="Garamond"/>
              <w:color w:val="000000" w:themeColor="text1"/>
              <w:sz w:val="22"/>
            </w:rPr>
          </w:rPrChange>
        </w:rPr>
        <w:t>in several forms</w:t>
      </w:r>
      <w:r w:rsidR="00D954A7" w:rsidRPr="00424939">
        <w:rPr>
          <w:rPrChange w:id="9672" w:author="Summer 2023 updates" w:date="2024-07-31T13:42:00Z">
            <w:rPr>
              <w:rFonts w:ascii="Garamond" w:hAnsi="Garamond"/>
              <w:color w:val="000000" w:themeColor="text1"/>
              <w:sz w:val="22"/>
            </w:rPr>
          </w:rPrChange>
        </w:rPr>
        <w:t xml:space="preserve">. Three lectures per week. </w:t>
      </w:r>
      <w:r w:rsidR="00D954A7" w:rsidRPr="00424939">
        <w:rPr>
          <w:u w:val="single"/>
          <w:rPrChange w:id="9673" w:author="Summer 2023 updates" w:date="2024-07-31T13:42:00Z">
            <w:rPr>
              <w:rFonts w:ascii="Garamond" w:hAnsi="Garamond"/>
              <w:color w:val="000000" w:themeColor="text1"/>
              <w:sz w:val="22"/>
              <w:u w:val="single"/>
            </w:rPr>
          </w:rPrChange>
        </w:rPr>
        <w:t>Prerequisites</w:t>
      </w:r>
      <w:r w:rsidR="00D954A7" w:rsidRPr="00424939">
        <w:rPr>
          <w:rPrChange w:id="9674" w:author="Summer 2023 updates" w:date="2024-07-31T13:42:00Z">
            <w:rPr>
              <w:rFonts w:ascii="Garamond" w:hAnsi="Garamond"/>
              <w:color w:val="000000" w:themeColor="text1"/>
              <w:sz w:val="22"/>
            </w:rPr>
          </w:rPrChange>
        </w:rPr>
        <w:t xml:space="preserve">: Techniques in Molecular Biology (BIO-345). </w:t>
      </w:r>
    </w:p>
    <w:p w14:paraId="3ED46016" w14:textId="49EEAFBE"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7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BIO-415 Developmental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del w:id="9676" w:author="Summer 2023 updates" w:date="2024-07-31T13:42:00Z">
        <w:r w:rsidRPr="00424939">
          <w:rPr>
            <w:rFonts w:ascii="Garamond" w:hAnsi="Garamond" w:cs="Times New Roman"/>
            <w:b/>
            <w:color w:val="000000" w:themeColor="text1"/>
            <w:sz w:val="22"/>
            <w:szCs w:val="22"/>
          </w:rPr>
          <w:delText xml:space="preserve"> </w:delText>
        </w:r>
      </w:del>
    </w:p>
    <w:p w14:paraId="7476F605" w14:textId="64D8E1BD" w:rsidR="00D954A7" w:rsidRPr="00424939" w:rsidRDefault="00A80C33" w:rsidP="004238AC">
      <w:pPr>
        <w:rPr>
          <w:rPrChange w:id="9677" w:author="Summer 2023 updates" w:date="2024-07-31T13:42:00Z">
            <w:rPr>
              <w:rFonts w:ascii="Garamond" w:hAnsi="Garamond"/>
              <w:color w:val="000000" w:themeColor="text1"/>
              <w:sz w:val="22"/>
            </w:rPr>
          </w:rPrChange>
        </w:rPr>
        <w:pPrChange w:id="9678" w:author="Summer 2023 updates" w:date="2024-07-31T13:42:00Z">
          <w:pPr>
            <w:pStyle w:val="Noparagraphstyle"/>
            <w:spacing w:after="40" w:line="240" w:lineRule="auto"/>
            <w:jc w:val="left"/>
          </w:pPr>
        </w:pPrChange>
      </w:pPr>
      <w:r>
        <w:rPr>
          <w:rPrChange w:id="9679" w:author="Summer 2023 updates" w:date="2024-07-31T13:42:00Z">
            <w:rPr>
              <w:rFonts w:ascii="Garamond" w:hAnsi="Garamond"/>
              <w:color w:val="000000" w:themeColor="text1"/>
              <w:sz w:val="22"/>
            </w:rPr>
          </w:rPrChange>
        </w:rPr>
        <w:t>Explores</w:t>
      </w:r>
      <w:r w:rsidR="00D954A7" w:rsidRPr="00424939">
        <w:rPr>
          <w:rPrChange w:id="9680" w:author="Summer 2023 updates" w:date="2024-07-31T13:42:00Z">
            <w:rPr>
              <w:rFonts w:ascii="Garamond" w:hAnsi="Garamond"/>
              <w:color w:val="000000" w:themeColor="text1"/>
              <w:sz w:val="22"/>
            </w:rPr>
          </w:rPrChange>
        </w:rPr>
        <w:t xml:space="preserve"> the developmental processes</w:t>
      </w:r>
      <w:r>
        <w:rPr>
          <w:rPrChange w:id="9681" w:author="Summer 2023 updates" w:date="2024-07-31T13:42:00Z">
            <w:rPr>
              <w:rFonts w:ascii="Garamond" w:hAnsi="Garamond"/>
              <w:color w:val="000000" w:themeColor="text1"/>
              <w:sz w:val="22"/>
            </w:rPr>
          </w:rPrChange>
        </w:rPr>
        <w:t xml:space="preserve"> and changes</w:t>
      </w:r>
      <w:r w:rsidR="00D954A7" w:rsidRPr="00424939">
        <w:rPr>
          <w:rPrChange w:id="9682" w:author="Summer 2023 updates" w:date="2024-07-31T13:42:00Z">
            <w:rPr>
              <w:rFonts w:ascii="Garamond" w:hAnsi="Garamond"/>
              <w:color w:val="000000" w:themeColor="text1"/>
              <w:sz w:val="22"/>
            </w:rPr>
          </w:rPrChange>
        </w:rPr>
        <w:t xml:space="preserve"> that occur as an organism grows from fertilized egg to adult organism. The actions and interactions of cells and tissues are examined in the living, growing, and rapidly changing environment of the body. Classical embryology is examined through modern genetic techniques, with special emphasis on how differential gene expression makes us who we are. Survey of research methodologies are a prominent topic. Three lectures per week. </w:t>
      </w:r>
      <w:r w:rsidR="00D954A7" w:rsidRPr="00424939">
        <w:rPr>
          <w:u w:val="single"/>
          <w:rPrChange w:id="9683" w:author="Summer 2023 updates" w:date="2024-07-31T13:42:00Z">
            <w:rPr>
              <w:rFonts w:ascii="Garamond" w:hAnsi="Garamond"/>
              <w:color w:val="000000" w:themeColor="text1"/>
              <w:sz w:val="22"/>
              <w:u w:val="single"/>
            </w:rPr>
          </w:rPrChange>
        </w:rPr>
        <w:t>Prerequisites</w:t>
      </w:r>
      <w:r w:rsidR="00D954A7" w:rsidRPr="00424939">
        <w:rPr>
          <w:rPrChange w:id="9684" w:author="Summer 2023 updates" w:date="2024-07-31T13:42:00Z">
            <w:rPr>
              <w:rFonts w:ascii="Garamond" w:hAnsi="Garamond"/>
              <w:color w:val="000000" w:themeColor="text1"/>
              <w:sz w:val="22"/>
            </w:rPr>
          </w:rPrChange>
        </w:rPr>
        <w:t>: Genetics and Laboratory (BIO-235</w:t>
      </w:r>
      <w:r>
        <w:rPr>
          <w:rPrChange w:id="9685" w:author="Summer 2023 updates" w:date="2024-07-31T13:42:00Z">
            <w:rPr>
              <w:rFonts w:ascii="Garamond" w:hAnsi="Garamond"/>
              <w:color w:val="000000" w:themeColor="text1"/>
              <w:sz w:val="22"/>
            </w:rPr>
          </w:rPrChange>
        </w:rPr>
        <w:t>/-235</w:t>
      </w:r>
      <w:r w:rsidR="00D954A7" w:rsidRPr="00424939">
        <w:rPr>
          <w:rPrChange w:id="9686" w:author="Summer 2023 updates" w:date="2024-07-31T13:42:00Z">
            <w:rPr>
              <w:rFonts w:ascii="Garamond" w:hAnsi="Garamond"/>
              <w:color w:val="000000" w:themeColor="text1"/>
              <w:sz w:val="22"/>
            </w:rPr>
          </w:rPrChange>
        </w:rPr>
        <w:t>L).</w:t>
      </w:r>
      <w:del w:id="9687" w:author="Summer 2023 updates" w:date="2024-07-31T13:42:00Z">
        <w:r w:rsidR="00D954A7" w:rsidRPr="00424939">
          <w:rPr>
            <w:rFonts w:cs="Times New Roman"/>
            <w:color w:val="000000" w:themeColor="text1"/>
          </w:rPr>
          <w:delText xml:space="preserve"> </w:delText>
        </w:r>
      </w:del>
    </w:p>
    <w:p w14:paraId="12C90957" w14:textId="6F590811"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68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BIO-415L Developmental Biology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w:t>
      </w:r>
      <w:del w:id="9689" w:author="Summer 2023 updates" w:date="2024-07-31T13:42:00Z">
        <w:r w:rsidRPr="00424939">
          <w:rPr>
            <w:rFonts w:ascii="Garamond" w:hAnsi="Garamond" w:cs="Times New Roman"/>
            <w:b/>
            <w:color w:val="000000" w:themeColor="text1"/>
            <w:sz w:val="22"/>
            <w:szCs w:val="22"/>
          </w:rPr>
          <w:delText xml:space="preserve"> </w:delText>
        </w:r>
      </w:del>
    </w:p>
    <w:p w14:paraId="45781B42" w14:textId="264A747C" w:rsidR="00D954A7" w:rsidRPr="00424939" w:rsidRDefault="00D954A7" w:rsidP="004238AC">
      <w:pPr>
        <w:rPr>
          <w:rPrChange w:id="9690" w:author="Summer 2023 updates" w:date="2024-07-31T13:42:00Z">
            <w:rPr>
              <w:rFonts w:ascii="Garamond" w:hAnsi="Garamond"/>
              <w:color w:val="000000" w:themeColor="text1"/>
              <w:sz w:val="22"/>
            </w:rPr>
          </w:rPrChange>
        </w:rPr>
        <w:pPrChange w:id="9691" w:author="Summer 2023 updates" w:date="2024-07-31T13:42:00Z">
          <w:pPr>
            <w:pStyle w:val="Noparagraphstyle"/>
            <w:spacing w:after="60" w:line="240" w:lineRule="auto"/>
            <w:jc w:val="left"/>
          </w:pPr>
        </w:pPrChange>
      </w:pPr>
      <w:r w:rsidRPr="00424939">
        <w:rPr>
          <w:rPrChange w:id="9692" w:author="Summer 2023 updates" w:date="2024-07-31T13:42:00Z">
            <w:rPr>
              <w:rFonts w:ascii="Garamond" w:hAnsi="Garamond"/>
              <w:color w:val="000000" w:themeColor="text1"/>
              <w:sz w:val="22"/>
            </w:rPr>
          </w:rPrChange>
        </w:rPr>
        <w:t xml:space="preserve">Three hours per week. </w:t>
      </w:r>
      <w:r w:rsidR="00A80C33">
        <w:rPr>
          <w:rPrChange w:id="9693" w:author="Summer 2023 updates" w:date="2024-07-31T13:42:00Z">
            <w:rPr>
              <w:rFonts w:ascii="Garamond" w:hAnsi="Garamond"/>
              <w:color w:val="000000" w:themeColor="text1"/>
              <w:sz w:val="22"/>
            </w:rPr>
          </w:rPrChange>
        </w:rPr>
        <w:t>Corequisite registration</w:t>
      </w:r>
      <w:r w:rsidR="00A80C33" w:rsidRPr="00424939" w:rsidDel="00A80C33">
        <w:rPr>
          <w:rPrChange w:id="9694" w:author="Summer 2023 updates" w:date="2024-07-31T13:42:00Z">
            <w:rPr>
              <w:rFonts w:ascii="Garamond" w:hAnsi="Garamond"/>
              <w:color w:val="000000" w:themeColor="text1"/>
              <w:sz w:val="22"/>
            </w:rPr>
          </w:rPrChange>
        </w:rPr>
        <w:t xml:space="preserve"> </w:t>
      </w:r>
      <w:r w:rsidRPr="00424939">
        <w:rPr>
          <w:rPrChange w:id="9695" w:author="Summer 2023 updates" w:date="2024-07-31T13:42:00Z">
            <w:rPr>
              <w:rFonts w:ascii="Garamond" w:hAnsi="Garamond"/>
              <w:color w:val="000000" w:themeColor="text1"/>
              <w:sz w:val="22"/>
            </w:rPr>
          </w:rPrChange>
        </w:rPr>
        <w:t>with Developmental Biology</w:t>
      </w:r>
      <w:r w:rsidR="00B8454E" w:rsidRPr="00424939">
        <w:rPr>
          <w:rPrChange w:id="9696" w:author="Summer 2023 updates" w:date="2024-07-31T13:42:00Z">
            <w:rPr>
              <w:rFonts w:ascii="Garamond" w:hAnsi="Garamond"/>
              <w:color w:val="000000" w:themeColor="text1"/>
              <w:sz w:val="22"/>
            </w:rPr>
          </w:rPrChange>
        </w:rPr>
        <w:fldChar w:fldCharType="begin"/>
      </w:r>
      <w:r w:rsidR="00B8454E" w:rsidRPr="00424939">
        <w:rPr>
          <w:rPrChange w:id="9697" w:author="Summer 2023 updates" w:date="2024-07-31T13:42:00Z">
            <w:rPr>
              <w:rFonts w:ascii="Garamond" w:hAnsi="Garamond"/>
              <w:color w:val="000000" w:themeColor="text1"/>
            </w:rPr>
          </w:rPrChange>
        </w:rPr>
        <w:instrText xml:space="preserve"> XE "Biology" </w:instrText>
      </w:r>
      <w:r w:rsidR="00B8454E" w:rsidRPr="00424939">
        <w:rPr>
          <w:rPrChange w:id="9698" w:author="Summer 2023 updates" w:date="2024-07-31T13:42:00Z">
            <w:rPr>
              <w:rFonts w:ascii="Garamond" w:hAnsi="Garamond"/>
              <w:color w:val="000000" w:themeColor="text1"/>
              <w:sz w:val="22"/>
            </w:rPr>
          </w:rPrChange>
        </w:rPr>
        <w:fldChar w:fldCharType="end"/>
      </w:r>
      <w:r w:rsidRPr="00424939">
        <w:rPr>
          <w:rPrChange w:id="9699" w:author="Summer 2023 updates" w:date="2024-07-31T13:42:00Z">
            <w:rPr>
              <w:rFonts w:ascii="Garamond" w:hAnsi="Garamond"/>
              <w:color w:val="000000" w:themeColor="text1"/>
              <w:sz w:val="22"/>
            </w:rPr>
          </w:rPrChange>
        </w:rPr>
        <w:t xml:space="preserve"> (BIO-415). (0.2 course credit) </w:t>
      </w:r>
    </w:p>
    <w:p w14:paraId="2BBA85D9" w14:textId="45977068"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00"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BIO-425 Ecology</w:t>
      </w:r>
      <w:del w:id="9701" w:author="Summer 2023 updates" w:date="2024-07-31T13:42:00Z">
        <w:r w:rsidRPr="00424939">
          <w:rPr>
            <w:rFonts w:ascii="Garamond" w:hAnsi="Garamond" w:cs="Times New Roman"/>
            <w:b/>
            <w:color w:val="000000" w:themeColor="text1"/>
            <w:sz w:val="22"/>
            <w:szCs w:val="22"/>
          </w:rPr>
          <w:delText xml:space="preserve"> </w:delText>
        </w:r>
      </w:del>
      <w:ins w:id="9702" w:author="Summer 2023 updates" w:date="2024-07-31T13:42:00Z">
        <w:r w:rsidR="00A41469">
          <w:rPr>
            <w:rFonts w:ascii="Garamond" w:hAnsi="Garamond" w:cs="Times New Roman"/>
            <w:b/>
            <w:color w:val="000000" w:themeColor="text1"/>
            <w:sz w:val="22"/>
            <w:szCs w:val="22"/>
          </w:rPr>
          <w:fldChar w:fldCharType="begin"/>
        </w:r>
        <w:r w:rsidR="00A41469" w:rsidRPr="00A41469">
          <w:rPr>
            <w:rFonts w:ascii="Garamond" w:hAnsi="Garamond" w:cs="Times New Roman"/>
            <w:b/>
            <w:color w:val="000000" w:themeColor="text1"/>
            <w:sz w:val="22"/>
            <w:szCs w:val="22"/>
          </w:rPr>
          <w:instrText xml:space="preserve"> XE "Biology" </w:instrText>
        </w:r>
        <w:r w:rsidR="00A41469">
          <w:rPr>
            <w:rFonts w:ascii="Garamond" w:hAnsi="Garamond" w:cs="Times New Roman"/>
            <w:b/>
            <w:color w:val="000000" w:themeColor="text1"/>
            <w:sz w:val="22"/>
            <w:szCs w:val="22"/>
          </w:rPr>
          <w:fldChar w:fldCharType="end"/>
        </w:r>
      </w:ins>
    </w:p>
    <w:p w14:paraId="2DADABA0" w14:textId="345D8303" w:rsidR="00D954A7" w:rsidRPr="00424939" w:rsidRDefault="005F3999" w:rsidP="004238AC">
      <w:pPr>
        <w:rPr>
          <w:rPrChange w:id="9703" w:author="Summer 2023 updates" w:date="2024-07-31T13:42:00Z">
            <w:rPr>
              <w:rFonts w:ascii="Garamond" w:hAnsi="Garamond"/>
              <w:color w:val="000000" w:themeColor="text1"/>
              <w:sz w:val="22"/>
            </w:rPr>
          </w:rPrChange>
        </w:rPr>
        <w:pPrChange w:id="9704" w:author="Summer 2023 updates" w:date="2024-07-31T13:42:00Z">
          <w:pPr>
            <w:pStyle w:val="Noparagraphstyle"/>
            <w:spacing w:after="40" w:line="240" w:lineRule="auto"/>
            <w:jc w:val="left"/>
          </w:pPr>
        </w:pPrChange>
      </w:pPr>
      <w:r>
        <w:rPr>
          <w:rPrChange w:id="9705" w:author="Summer 2023 updates" w:date="2024-07-31T13:42:00Z">
            <w:rPr>
              <w:rFonts w:ascii="Garamond" w:hAnsi="Garamond"/>
              <w:color w:val="000000" w:themeColor="text1"/>
              <w:sz w:val="22"/>
            </w:rPr>
          </w:rPrChange>
        </w:rPr>
        <w:t>Studies</w:t>
      </w:r>
      <w:r w:rsidR="00D954A7" w:rsidRPr="00424939">
        <w:rPr>
          <w:rPrChange w:id="9706" w:author="Summer 2023 updates" w:date="2024-07-31T13:42:00Z">
            <w:rPr>
              <w:rFonts w:ascii="Garamond" w:hAnsi="Garamond"/>
              <w:color w:val="000000" w:themeColor="text1"/>
              <w:sz w:val="22"/>
            </w:rPr>
          </w:rPrChange>
        </w:rPr>
        <w:t xml:space="preserve"> the interrelationship </w:t>
      </w:r>
      <w:r>
        <w:rPr>
          <w:rPrChange w:id="9707" w:author="Summer 2023 updates" w:date="2024-07-31T13:42:00Z">
            <w:rPr>
              <w:rFonts w:ascii="Garamond" w:hAnsi="Garamond"/>
              <w:color w:val="000000" w:themeColor="text1"/>
              <w:sz w:val="22"/>
            </w:rPr>
          </w:rPrChange>
        </w:rPr>
        <w:t xml:space="preserve">among </w:t>
      </w:r>
      <w:r w:rsidR="00D954A7" w:rsidRPr="00424939">
        <w:rPr>
          <w:rPrChange w:id="9708" w:author="Summer 2023 updates" w:date="2024-07-31T13:42:00Z">
            <w:rPr>
              <w:rFonts w:ascii="Garamond" w:hAnsi="Garamond"/>
              <w:color w:val="000000" w:themeColor="text1"/>
              <w:sz w:val="22"/>
            </w:rPr>
          </w:rPrChange>
        </w:rPr>
        <w:t xml:space="preserve">organisms </w:t>
      </w:r>
      <w:r>
        <w:rPr>
          <w:rPrChange w:id="9709" w:author="Summer 2023 updates" w:date="2024-07-31T13:42:00Z">
            <w:rPr>
              <w:rFonts w:ascii="Garamond" w:hAnsi="Garamond"/>
              <w:color w:val="000000" w:themeColor="text1"/>
              <w:sz w:val="22"/>
            </w:rPr>
          </w:rPrChange>
        </w:rPr>
        <w:t>and</w:t>
      </w:r>
      <w:r w:rsidR="00D954A7" w:rsidRPr="00424939">
        <w:rPr>
          <w:rPrChange w:id="9710" w:author="Summer 2023 updates" w:date="2024-07-31T13:42:00Z">
            <w:rPr>
              <w:rFonts w:ascii="Garamond" w:hAnsi="Garamond"/>
              <w:color w:val="000000" w:themeColor="text1"/>
              <w:sz w:val="22"/>
            </w:rPr>
          </w:rPrChange>
        </w:rPr>
        <w:t xml:space="preserve"> their environment</w:t>
      </w:r>
      <w:r>
        <w:rPr>
          <w:rPrChange w:id="9711" w:author="Summer 2023 updates" w:date="2024-07-31T13:42:00Z">
            <w:rPr>
              <w:rFonts w:ascii="Garamond" w:hAnsi="Garamond"/>
              <w:color w:val="000000" w:themeColor="text1"/>
              <w:sz w:val="22"/>
            </w:rPr>
          </w:rPrChange>
        </w:rPr>
        <w:t>s</w:t>
      </w:r>
      <w:r w:rsidR="00D954A7" w:rsidRPr="00424939">
        <w:rPr>
          <w:rPrChange w:id="9712" w:author="Summer 2023 updates" w:date="2024-07-31T13:42:00Z">
            <w:rPr>
              <w:rFonts w:ascii="Garamond" w:hAnsi="Garamond"/>
              <w:color w:val="000000" w:themeColor="text1"/>
              <w:sz w:val="22"/>
            </w:rPr>
          </w:rPrChange>
        </w:rPr>
        <w:t xml:space="preserve">. The structure and dynamics of populations, communities, and ecosystems are examined through lectures and laboratory or field </w:t>
      </w:r>
      <w:r w:rsidR="00121105">
        <w:rPr>
          <w:rPrChange w:id="9713" w:author="Summer 2023 updates" w:date="2024-07-31T13:42:00Z">
            <w:rPr>
              <w:rFonts w:ascii="Garamond" w:hAnsi="Garamond"/>
              <w:color w:val="000000" w:themeColor="text1"/>
              <w:sz w:val="22"/>
            </w:rPr>
          </w:rPrChange>
        </w:rPr>
        <w:t>investigations</w:t>
      </w:r>
      <w:r w:rsidR="00D954A7" w:rsidRPr="00424939">
        <w:rPr>
          <w:rPrChange w:id="9714" w:author="Summer 2023 updates" w:date="2024-07-31T13:42:00Z">
            <w:rPr>
              <w:rFonts w:ascii="Garamond" w:hAnsi="Garamond"/>
              <w:color w:val="000000" w:themeColor="text1"/>
              <w:sz w:val="22"/>
            </w:rPr>
          </w:rPrChange>
        </w:rPr>
        <w:t xml:space="preserve">. Three lectures per week. </w:t>
      </w:r>
      <w:r w:rsidR="00D954A7" w:rsidRPr="00424939">
        <w:rPr>
          <w:u w:val="single"/>
          <w:rPrChange w:id="9715" w:author="Summer 2023 updates" w:date="2024-07-31T13:42:00Z">
            <w:rPr>
              <w:rFonts w:ascii="Garamond" w:hAnsi="Garamond"/>
              <w:color w:val="000000" w:themeColor="text1"/>
              <w:sz w:val="22"/>
              <w:u w:val="single"/>
            </w:rPr>
          </w:rPrChange>
        </w:rPr>
        <w:t>Prerequisites</w:t>
      </w:r>
      <w:r w:rsidR="00D954A7" w:rsidRPr="00424939">
        <w:rPr>
          <w:rPrChange w:id="9716" w:author="Summer 2023 updates" w:date="2024-07-31T13:42:00Z">
            <w:rPr>
              <w:rFonts w:ascii="Garamond" w:hAnsi="Garamond"/>
              <w:color w:val="000000" w:themeColor="text1"/>
              <w:sz w:val="22"/>
            </w:rPr>
          </w:rPrChange>
        </w:rPr>
        <w:t xml:space="preserve">: General Botany (BIO-205) or consent of instructor. </w:t>
      </w:r>
    </w:p>
    <w:p w14:paraId="7A9DF223" w14:textId="28C9B873"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1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BIO-425L Ecology Laboratory </w:t>
      </w:r>
      <w:r w:rsidR="00566C16" w:rsidRPr="00424939">
        <w:rPr>
          <w:rFonts w:ascii="Garamond" w:hAnsi="Garamond" w:cs="Times New Roman"/>
          <w:b/>
          <w:color w:val="000000" w:themeColor="text1"/>
        </w:rPr>
        <w:t>(WE)</w:t>
      </w:r>
    </w:p>
    <w:p w14:paraId="185F20D4" w14:textId="5DC025EA" w:rsidR="00D954A7" w:rsidRPr="00424939" w:rsidRDefault="00D954A7" w:rsidP="004238AC">
      <w:pPr>
        <w:rPr>
          <w:rPrChange w:id="9718" w:author="Summer 2023 updates" w:date="2024-07-31T13:42:00Z">
            <w:rPr>
              <w:rFonts w:ascii="Garamond" w:hAnsi="Garamond"/>
              <w:color w:val="000000" w:themeColor="text1"/>
              <w:sz w:val="22"/>
            </w:rPr>
          </w:rPrChange>
        </w:rPr>
        <w:pPrChange w:id="9719" w:author="Summer 2023 updates" w:date="2024-07-31T13:42:00Z">
          <w:pPr>
            <w:pStyle w:val="Noparagraphstyle"/>
            <w:spacing w:after="60" w:line="240" w:lineRule="auto"/>
            <w:jc w:val="left"/>
          </w:pPr>
        </w:pPrChange>
      </w:pPr>
      <w:r w:rsidRPr="00424939">
        <w:rPr>
          <w:rPrChange w:id="9720" w:author="Summer 2023 updates" w:date="2024-07-31T13:42:00Z">
            <w:rPr>
              <w:rFonts w:ascii="Garamond" w:hAnsi="Garamond"/>
              <w:color w:val="000000" w:themeColor="text1"/>
              <w:sz w:val="22"/>
            </w:rPr>
          </w:rPrChange>
        </w:rPr>
        <w:t xml:space="preserve">Three hours per week. </w:t>
      </w:r>
      <w:r w:rsidR="00121105">
        <w:rPr>
          <w:rPrChange w:id="9721" w:author="Summer 2023 updates" w:date="2024-07-31T13:42:00Z">
            <w:rPr>
              <w:rFonts w:ascii="Garamond" w:hAnsi="Garamond"/>
              <w:color w:val="000000" w:themeColor="text1"/>
              <w:sz w:val="22"/>
            </w:rPr>
          </w:rPrChange>
        </w:rPr>
        <w:t>Corequisite registration</w:t>
      </w:r>
      <w:r w:rsidR="00121105" w:rsidRPr="00424939" w:rsidDel="00121105">
        <w:rPr>
          <w:rPrChange w:id="9722" w:author="Summer 2023 updates" w:date="2024-07-31T13:42:00Z">
            <w:rPr>
              <w:rFonts w:ascii="Garamond" w:hAnsi="Garamond"/>
              <w:color w:val="000000" w:themeColor="text1"/>
              <w:sz w:val="22"/>
            </w:rPr>
          </w:rPrChange>
        </w:rPr>
        <w:t xml:space="preserve"> </w:t>
      </w:r>
      <w:r w:rsidRPr="00424939">
        <w:rPr>
          <w:rPrChange w:id="9723" w:author="Summer 2023 updates" w:date="2024-07-31T13:42:00Z">
            <w:rPr>
              <w:rFonts w:ascii="Garamond" w:hAnsi="Garamond"/>
              <w:color w:val="000000" w:themeColor="text1"/>
              <w:sz w:val="22"/>
            </w:rPr>
          </w:rPrChange>
        </w:rPr>
        <w:t>with Ecology (BIO-425). (0.2 course credit)</w:t>
      </w:r>
      <w:del w:id="9724" w:author="Summer 2023 updates" w:date="2024-07-31T13:42:00Z">
        <w:r w:rsidRPr="00424939">
          <w:rPr>
            <w:rFonts w:cs="Times New Roman"/>
            <w:color w:val="000000" w:themeColor="text1"/>
          </w:rPr>
          <w:delText xml:space="preserve"> </w:delText>
        </w:r>
      </w:del>
    </w:p>
    <w:p w14:paraId="147B1F17"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2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BIO-435 Cell Physiology </w:t>
      </w:r>
    </w:p>
    <w:p w14:paraId="52646010" w14:textId="2F7B5D92" w:rsidR="00D954A7" w:rsidRPr="00424939" w:rsidRDefault="00121105" w:rsidP="004238AC">
      <w:pPr>
        <w:rPr>
          <w:rPrChange w:id="9726" w:author="Summer 2023 updates" w:date="2024-07-31T13:42:00Z">
            <w:rPr>
              <w:rFonts w:ascii="Garamond" w:hAnsi="Garamond"/>
              <w:color w:val="000000" w:themeColor="text1"/>
              <w:sz w:val="22"/>
            </w:rPr>
          </w:rPrChange>
        </w:rPr>
        <w:pPrChange w:id="9727" w:author="Summer 2023 updates" w:date="2024-07-31T13:42:00Z">
          <w:pPr>
            <w:pStyle w:val="Noparagraphstyle"/>
            <w:spacing w:after="40" w:line="240" w:lineRule="auto"/>
            <w:jc w:val="left"/>
          </w:pPr>
        </w:pPrChange>
      </w:pPr>
      <w:r>
        <w:rPr>
          <w:rPrChange w:id="9728" w:author="Summer 2023 updates" w:date="2024-07-31T13:42:00Z">
            <w:rPr>
              <w:rFonts w:ascii="Garamond" w:hAnsi="Garamond"/>
              <w:color w:val="000000" w:themeColor="text1"/>
              <w:sz w:val="22"/>
            </w:rPr>
          </w:rPrChange>
        </w:rPr>
        <w:t>Studies the</w:t>
      </w:r>
      <w:r w:rsidRPr="00424939">
        <w:rPr>
          <w:rPrChange w:id="9729" w:author="Summer 2023 updates" w:date="2024-07-31T13:42:00Z">
            <w:rPr>
              <w:rFonts w:ascii="Garamond" w:hAnsi="Garamond"/>
              <w:color w:val="000000" w:themeColor="text1"/>
              <w:sz w:val="22"/>
            </w:rPr>
          </w:rPrChange>
        </w:rPr>
        <w:t xml:space="preserve"> </w:t>
      </w:r>
      <w:r w:rsidR="00D954A7" w:rsidRPr="00424939">
        <w:rPr>
          <w:rPrChange w:id="9730" w:author="Summer 2023 updates" w:date="2024-07-31T13:42:00Z">
            <w:rPr>
              <w:rFonts w:ascii="Garamond" w:hAnsi="Garamond"/>
              <w:color w:val="000000" w:themeColor="text1"/>
              <w:sz w:val="22"/>
            </w:rPr>
          </w:rPrChange>
        </w:rPr>
        <w:t xml:space="preserve">content, organization, and function of the cell and its components. Other topics include the relationship of the cell to its environment, the cell membrane, enzymes, conversion of matter and energy, cell growth, and cell division. Three lectures per week. </w:t>
      </w:r>
      <w:r w:rsidR="00D954A7" w:rsidRPr="00424939">
        <w:rPr>
          <w:u w:val="single"/>
          <w:rPrChange w:id="9731" w:author="Summer 2023 updates" w:date="2024-07-31T13:42:00Z">
            <w:rPr>
              <w:rFonts w:ascii="Garamond" w:hAnsi="Garamond"/>
              <w:color w:val="000000" w:themeColor="text1"/>
              <w:sz w:val="22"/>
              <w:u w:val="single"/>
            </w:rPr>
          </w:rPrChange>
        </w:rPr>
        <w:t>Prerequisites</w:t>
      </w:r>
      <w:r w:rsidR="00D954A7" w:rsidRPr="00424939">
        <w:rPr>
          <w:rPrChange w:id="9732" w:author="Summer 2023 updates" w:date="2024-07-31T13:42:00Z">
            <w:rPr>
              <w:rFonts w:ascii="Garamond" w:hAnsi="Garamond"/>
              <w:color w:val="000000" w:themeColor="text1"/>
              <w:sz w:val="22"/>
            </w:rPr>
          </w:rPrChange>
        </w:rPr>
        <w:t>: Genetics</w:t>
      </w:r>
      <w:r>
        <w:rPr>
          <w:rPrChange w:id="9733" w:author="Summer 2023 updates" w:date="2024-07-31T13:42:00Z">
            <w:rPr>
              <w:rFonts w:ascii="Garamond" w:hAnsi="Garamond"/>
              <w:color w:val="000000" w:themeColor="text1"/>
              <w:sz w:val="22"/>
            </w:rPr>
          </w:rPrChange>
        </w:rPr>
        <w:t xml:space="preserve"> and Laboratory</w:t>
      </w:r>
      <w:r w:rsidR="00D954A7" w:rsidRPr="00424939">
        <w:rPr>
          <w:rPrChange w:id="9734" w:author="Summer 2023 updates" w:date="2024-07-31T13:42:00Z">
            <w:rPr>
              <w:rFonts w:ascii="Garamond" w:hAnsi="Garamond"/>
              <w:color w:val="000000" w:themeColor="text1"/>
              <w:sz w:val="22"/>
            </w:rPr>
          </w:rPrChange>
        </w:rPr>
        <w:t xml:space="preserve"> (BIO-235</w:t>
      </w:r>
      <w:r>
        <w:rPr>
          <w:rPrChange w:id="9735" w:author="Summer 2023 updates" w:date="2024-07-31T13:42:00Z">
            <w:rPr>
              <w:rFonts w:ascii="Garamond" w:hAnsi="Garamond"/>
              <w:color w:val="000000" w:themeColor="text1"/>
              <w:sz w:val="22"/>
            </w:rPr>
          </w:rPrChange>
        </w:rPr>
        <w:t>/-235L</w:t>
      </w:r>
      <w:r w:rsidR="00D954A7" w:rsidRPr="00424939">
        <w:rPr>
          <w:rPrChange w:id="9736" w:author="Summer 2023 updates" w:date="2024-07-31T13:42:00Z">
            <w:rPr>
              <w:rFonts w:ascii="Garamond" w:hAnsi="Garamond"/>
              <w:color w:val="000000" w:themeColor="text1"/>
              <w:sz w:val="22"/>
            </w:rPr>
          </w:rPrChange>
        </w:rPr>
        <w:t>), and General Chemistry</w:t>
      </w:r>
      <w:r w:rsidR="00B8454E" w:rsidRPr="00424939">
        <w:rPr>
          <w:rPrChange w:id="9737" w:author="Summer 2023 updates" w:date="2024-07-31T13:42:00Z">
            <w:rPr>
              <w:rFonts w:ascii="Garamond" w:hAnsi="Garamond"/>
              <w:color w:val="000000" w:themeColor="text1"/>
              <w:sz w:val="22"/>
            </w:rPr>
          </w:rPrChange>
        </w:rPr>
        <w:fldChar w:fldCharType="begin"/>
      </w:r>
      <w:r w:rsidR="00B8454E" w:rsidRPr="00424939">
        <w:rPr>
          <w:rPrChange w:id="9738" w:author="Summer 2023 updates" w:date="2024-07-31T13:42:00Z">
            <w:rPr>
              <w:rFonts w:ascii="Garamond" w:hAnsi="Garamond"/>
              <w:color w:val="000000" w:themeColor="text1"/>
            </w:rPr>
          </w:rPrChange>
        </w:rPr>
        <w:instrText xml:space="preserve"> XE "Chemistry" </w:instrText>
      </w:r>
      <w:r w:rsidR="00B8454E" w:rsidRPr="00424939">
        <w:rPr>
          <w:rPrChange w:id="9739" w:author="Summer 2023 updates" w:date="2024-07-31T13:42:00Z">
            <w:rPr>
              <w:rFonts w:ascii="Garamond" w:hAnsi="Garamond"/>
              <w:color w:val="000000" w:themeColor="text1"/>
              <w:sz w:val="22"/>
            </w:rPr>
          </w:rPrChange>
        </w:rPr>
        <w:fldChar w:fldCharType="end"/>
      </w:r>
      <w:r w:rsidR="00D954A7" w:rsidRPr="00424939">
        <w:rPr>
          <w:rPrChange w:id="9740" w:author="Summer 2023 updates" w:date="2024-07-31T13:42:00Z">
            <w:rPr>
              <w:rFonts w:ascii="Garamond" w:hAnsi="Garamond"/>
              <w:color w:val="000000" w:themeColor="text1"/>
              <w:sz w:val="22"/>
            </w:rPr>
          </w:rPrChange>
        </w:rPr>
        <w:t xml:space="preserve"> I</w:t>
      </w:r>
      <w:r>
        <w:rPr>
          <w:rPrChange w:id="9741" w:author="Summer 2023 updates" w:date="2024-07-31T13:42:00Z">
            <w:rPr>
              <w:rFonts w:ascii="Garamond" w:hAnsi="Garamond"/>
              <w:color w:val="000000" w:themeColor="text1"/>
              <w:sz w:val="22"/>
            </w:rPr>
          </w:rPrChange>
        </w:rPr>
        <w:t>I</w:t>
      </w:r>
      <w:r w:rsidR="00D954A7" w:rsidRPr="00424939">
        <w:rPr>
          <w:rPrChange w:id="9742" w:author="Summer 2023 updates" w:date="2024-07-31T13:42:00Z">
            <w:rPr>
              <w:rFonts w:ascii="Garamond" w:hAnsi="Garamond"/>
              <w:color w:val="000000" w:themeColor="text1"/>
              <w:sz w:val="22"/>
            </w:rPr>
          </w:rPrChange>
        </w:rPr>
        <w:t xml:space="preserve"> and Laboratory (CHM-12</w:t>
      </w:r>
      <w:r>
        <w:rPr>
          <w:rPrChange w:id="9743" w:author="Summer 2023 updates" w:date="2024-07-31T13:42:00Z">
            <w:rPr>
              <w:rFonts w:ascii="Garamond" w:hAnsi="Garamond"/>
              <w:color w:val="000000" w:themeColor="text1"/>
              <w:sz w:val="22"/>
            </w:rPr>
          </w:rPrChange>
        </w:rPr>
        <w:t>2</w:t>
      </w:r>
      <w:r w:rsidR="00D954A7" w:rsidRPr="00424939">
        <w:rPr>
          <w:rPrChange w:id="9744" w:author="Summer 2023 updates" w:date="2024-07-31T13:42:00Z">
            <w:rPr>
              <w:rFonts w:ascii="Garamond" w:hAnsi="Garamond"/>
              <w:color w:val="000000" w:themeColor="text1"/>
              <w:sz w:val="22"/>
            </w:rPr>
          </w:rPrChange>
        </w:rPr>
        <w:t>/-12</w:t>
      </w:r>
      <w:r>
        <w:rPr>
          <w:rPrChange w:id="9745" w:author="Summer 2023 updates" w:date="2024-07-31T13:42:00Z">
            <w:rPr>
              <w:rFonts w:ascii="Garamond" w:hAnsi="Garamond"/>
              <w:color w:val="000000" w:themeColor="text1"/>
              <w:sz w:val="22"/>
            </w:rPr>
          </w:rPrChange>
        </w:rPr>
        <w:t>2</w:t>
      </w:r>
      <w:r w:rsidR="00D954A7" w:rsidRPr="00424939">
        <w:rPr>
          <w:rPrChange w:id="9746" w:author="Summer 2023 updates" w:date="2024-07-31T13:42:00Z">
            <w:rPr>
              <w:rFonts w:ascii="Garamond" w:hAnsi="Garamond"/>
              <w:color w:val="000000" w:themeColor="text1"/>
              <w:sz w:val="22"/>
            </w:rPr>
          </w:rPrChange>
        </w:rPr>
        <w:t>L).</w:t>
      </w:r>
      <w:del w:id="9747" w:author="Summer 2023 updates" w:date="2024-07-31T13:42:00Z">
        <w:r w:rsidR="00D954A7" w:rsidRPr="00424939">
          <w:rPr>
            <w:rFonts w:cs="Times New Roman"/>
            <w:color w:val="000000" w:themeColor="text1"/>
          </w:rPr>
          <w:delText xml:space="preserve"> </w:delText>
        </w:r>
      </w:del>
    </w:p>
    <w:p w14:paraId="6FC6342E" w14:textId="2AC18288"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48"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BIO-435L Cell Physiology Laboratory</w:t>
      </w:r>
      <w:del w:id="9749" w:author="Summer 2023 updates" w:date="2024-07-31T13:42:00Z">
        <w:r w:rsidRPr="00424939">
          <w:rPr>
            <w:rFonts w:ascii="Garamond" w:hAnsi="Garamond" w:cs="Times New Roman"/>
            <w:b/>
            <w:color w:val="000000" w:themeColor="text1"/>
            <w:sz w:val="22"/>
            <w:szCs w:val="22"/>
          </w:rPr>
          <w:delText xml:space="preserve"> </w:delText>
        </w:r>
      </w:del>
    </w:p>
    <w:p w14:paraId="21CCB7E8" w14:textId="5CB962BD" w:rsidR="00D954A7" w:rsidRPr="00424939" w:rsidRDefault="00D954A7" w:rsidP="004238AC">
      <w:pPr>
        <w:rPr>
          <w:rPrChange w:id="9750" w:author="Summer 2023 updates" w:date="2024-07-31T13:42:00Z">
            <w:rPr>
              <w:rFonts w:ascii="Garamond" w:hAnsi="Garamond"/>
              <w:color w:val="000000" w:themeColor="text1"/>
              <w:sz w:val="22"/>
            </w:rPr>
          </w:rPrChange>
        </w:rPr>
        <w:pPrChange w:id="9751" w:author="Summer 2023 updates" w:date="2024-07-31T13:42:00Z">
          <w:pPr>
            <w:pStyle w:val="Noparagraphstyle"/>
            <w:spacing w:after="60" w:line="240" w:lineRule="auto"/>
            <w:jc w:val="left"/>
          </w:pPr>
        </w:pPrChange>
      </w:pPr>
      <w:r w:rsidRPr="00424939">
        <w:rPr>
          <w:rPrChange w:id="9752" w:author="Summer 2023 updates" w:date="2024-07-31T13:42:00Z">
            <w:rPr>
              <w:rFonts w:ascii="Garamond" w:hAnsi="Garamond"/>
              <w:color w:val="000000" w:themeColor="text1"/>
              <w:sz w:val="22"/>
            </w:rPr>
          </w:rPrChange>
        </w:rPr>
        <w:t xml:space="preserve">Three hours per week. </w:t>
      </w:r>
      <w:r w:rsidR="00121105">
        <w:rPr>
          <w:rPrChange w:id="9753" w:author="Summer 2023 updates" w:date="2024-07-31T13:42:00Z">
            <w:rPr>
              <w:rFonts w:ascii="Garamond" w:hAnsi="Garamond"/>
              <w:color w:val="000000" w:themeColor="text1"/>
              <w:sz w:val="22"/>
            </w:rPr>
          </w:rPrChange>
        </w:rPr>
        <w:t>Corequisite registration</w:t>
      </w:r>
      <w:r w:rsidR="00121105" w:rsidRPr="00424939" w:rsidDel="00121105">
        <w:rPr>
          <w:rPrChange w:id="9754" w:author="Summer 2023 updates" w:date="2024-07-31T13:42:00Z">
            <w:rPr>
              <w:rFonts w:ascii="Garamond" w:hAnsi="Garamond"/>
              <w:color w:val="000000" w:themeColor="text1"/>
              <w:sz w:val="22"/>
            </w:rPr>
          </w:rPrChange>
        </w:rPr>
        <w:t xml:space="preserve"> </w:t>
      </w:r>
      <w:r w:rsidRPr="00424939">
        <w:rPr>
          <w:rPrChange w:id="9755" w:author="Summer 2023 updates" w:date="2024-07-31T13:42:00Z">
            <w:rPr>
              <w:rFonts w:ascii="Garamond" w:hAnsi="Garamond"/>
              <w:color w:val="000000" w:themeColor="text1"/>
              <w:sz w:val="22"/>
            </w:rPr>
          </w:rPrChange>
        </w:rPr>
        <w:t>with Cell Physiology (BIO-435). (0.2 course credit)</w:t>
      </w:r>
      <w:del w:id="9756" w:author="Summer 2023 updates" w:date="2024-07-31T13:42:00Z">
        <w:r w:rsidRPr="00424939">
          <w:rPr>
            <w:rFonts w:cs="Times New Roman"/>
            <w:color w:val="000000" w:themeColor="text1"/>
          </w:rPr>
          <w:delText xml:space="preserve"> </w:delText>
        </w:r>
      </w:del>
    </w:p>
    <w:p w14:paraId="45B80809" w14:textId="0F0290D6"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57"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BIO-444 Independent Study</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b/>
          <w:color w:val="000000" w:themeColor="text1"/>
          <w:sz w:val="22"/>
          <w:szCs w:val="22"/>
        </w:rPr>
        <w:fldChar w:fldCharType="end"/>
      </w:r>
    </w:p>
    <w:p w14:paraId="4019296C" w14:textId="3A203F8B" w:rsidR="00D954A7" w:rsidRPr="00424939" w:rsidRDefault="00121105" w:rsidP="004238AC">
      <w:pPr>
        <w:rPr>
          <w:rPrChange w:id="9758" w:author="Summer 2023 updates" w:date="2024-07-31T13:42:00Z">
            <w:rPr>
              <w:rFonts w:ascii="Garamond" w:hAnsi="Garamond"/>
              <w:color w:val="000000" w:themeColor="text1"/>
              <w:sz w:val="22"/>
            </w:rPr>
          </w:rPrChange>
        </w:rPr>
        <w:pPrChange w:id="9759" w:author="Summer 2023 updates" w:date="2024-07-31T13:42:00Z">
          <w:pPr>
            <w:pStyle w:val="Noparagraphstyle"/>
            <w:spacing w:after="60" w:line="240" w:lineRule="auto"/>
            <w:jc w:val="left"/>
          </w:pPr>
        </w:pPrChange>
      </w:pPr>
      <w:r w:rsidRPr="003B4409">
        <w:t>Offers students the opportunity to do</w:t>
      </w:r>
      <w:r w:rsidRPr="00121105">
        <w:rPr>
          <w:rPrChange w:id="9760" w:author="Summer 2023 updates" w:date="2024-07-31T13:42:00Z">
            <w:rPr>
              <w:rFonts w:ascii="Garamond" w:hAnsi="Garamond"/>
              <w:color w:val="000000" w:themeColor="text1"/>
              <w:sz w:val="22"/>
            </w:rPr>
          </w:rPrChange>
        </w:rPr>
        <w:t xml:space="preserve"> </w:t>
      </w:r>
      <w:r>
        <w:rPr>
          <w:rPrChange w:id="9761" w:author="Summer 2023 updates" w:date="2024-07-31T13:42:00Z">
            <w:rPr>
              <w:rFonts w:ascii="Garamond" w:hAnsi="Garamond"/>
              <w:color w:val="000000" w:themeColor="text1"/>
              <w:sz w:val="22"/>
            </w:rPr>
          </w:rPrChange>
        </w:rPr>
        <w:t>i</w:t>
      </w:r>
      <w:r w:rsidR="00D954A7" w:rsidRPr="00424939">
        <w:rPr>
          <w:rPrChange w:id="9762" w:author="Summer 2023 updates" w:date="2024-07-31T13:42:00Z">
            <w:rPr>
              <w:rFonts w:ascii="Garamond" w:hAnsi="Garamond"/>
              <w:color w:val="000000" w:themeColor="text1"/>
              <w:sz w:val="22"/>
            </w:rPr>
          </w:rPrChange>
        </w:rPr>
        <w:t>ndependent work on a selected project under direction of a member of the department. May be taken</w:t>
      </w:r>
      <w:r>
        <w:rPr>
          <w:rPrChange w:id="9763" w:author="Summer 2023 updates" w:date="2024-07-31T13:42:00Z">
            <w:rPr>
              <w:rFonts w:ascii="Garamond" w:hAnsi="Garamond"/>
              <w:color w:val="000000" w:themeColor="text1"/>
              <w:sz w:val="22"/>
            </w:rPr>
          </w:rPrChange>
        </w:rPr>
        <w:t xml:space="preserve"> more than once for a maximum of 2.0 credits. </w:t>
      </w:r>
      <w:r w:rsidR="00D954A7" w:rsidRPr="00424939">
        <w:rPr>
          <w:u w:val="single"/>
          <w:rPrChange w:id="9764" w:author="Summer 2023 updates" w:date="2024-07-31T13:42:00Z">
            <w:rPr>
              <w:rFonts w:ascii="Garamond" w:hAnsi="Garamond"/>
              <w:color w:val="000000" w:themeColor="text1"/>
              <w:sz w:val="22"/>
              <w:u w:val="single"/>
            </w:rPr>
          </w:rPrChange>
        </w:rPr>
        <w:t>Prerequisites</w:t>
      </w:r>
      <w:r w:rsidR="00D954A7" w:rsidRPr="00424939">
        <w:rPr>
          <w:rPrChange w:id="9765" w:author="Summer 2023 updates" w:date="2024-07-31T13:42:00Z">
            <w:rPr>
              <w:rFonts w:ascii="Garamond" w:hAnsi="Garamond"/>
              <w:color w:val="000000" w:themeColor="text1"/>
              <w:sz w:val="22"/>
            </w:rPr>
          </w:rPrChange>
        </w:rPr>
        <w:t xml:space="preserve">: Courses providing appropriate background for the project selected and consent of department chair. </w:t>
      </w:r>
    </w:p>
    <w:p w14:paraId="2056DA25" w14:textId="77777777" w:rsidR="00D954A7" w:rsidRPr="00424939" w:rsidRDefault="00D954A7" w:rsidP="004238AC">
      <w:pPr>
        <w:pStyle w:val="Noparagraphstyle"/>
        <w:keepNext/>
        <w:spacing w:before="40" w:line="240" w:lineRule="auto"/>
        <w:jc w:val="left"/>
        <w:rPr>
          <w:rFonts w:ascii="Garamond" w:hAnsi="Garamond" w:cs="Times New Roman"/>
          <w:b/>
          <w:color w:val="000000" w:themeColor="text1"/>
          <w:sz w:val="22"/>
          <w:szCs w:val="22"/>
        </w:rPr>
        <w:pPrChange w:id="9766" w:author="Summer 2023 updates" w:date="2024-07-31T13:42:00Z">
          <w:pPr>
            <w:pStyle w:val="Noparagraphstyle"/>
            <w:keepNext/>
            <w:spacing w:line="240" w:lineRule="auto"/>
            <w:jc w:val="left"/>
          </w:pPr>
        </w:pPrChange>
      </w:pPr>
      <w:r w:rsidRPr="00424939">
        <w:rPr>
          <w:rFonts w:ascii="Garamond" w:hAnsi="Garamond" w:cs="Times New Roman"/>
          <w:b/>
          <w:color w:val="000000" w:themeColor="text1"/>
          <w:sz w:val="22"/>
          <w:szCs w:val="22"/>
        </w:rPr>
        <w:t xml:space="preserve">BIO-445 Environmental Microbiology </w:t>
      </w:r>
    </w:p>
    <w:p w14:paraId="3EFB82FA" w14:textId="68ADE588" w:rsidR="00D954A7" w:rsidRPr="00424939" w:rsidRDefault="00152333" w:rsidP="004238AC">
      <w:pPr>
        <w:rPr>
          <w:rPrChange w:id="9767" w:author="Summer 2023 updates" w:date="2024-07-31T13:42:00Z">
            <w:rPr>
              <w:rFonts w:ascii="Garamond" w:hAnsi="Garamond"/>
              <w:color w:val="000000" w:themeColor="text1"/>
              <w:sz w:val="22"/>
            </w:rPr>
          </w:rPrChange>
        </w:rPr>
        <w:pPrChange w:id="9768" w:author="Summer 2023 updates" w:date="2024-07-31T13:42:00Z">
          <w:pPr>
            <w:pStyle w:val="Noparagraphstyle"/>
            <w:spacing w:after="40" w:line="240" w:lineRule="auto"/>
            <w:jc w:val="left"/>
          </w:pPr>
        </w:pPrChange>
      </w:pPr>
      <w:r>
        <w:rPr>
          <w:rPrChange w:id="9769" w:author="Summer 2023 updates" w:date="2024-07-31T13:42:00Z">
            <w:rPr>
              <w:rFonts w:ascii="Garamond" w:hAnsi="Garamond"/>
              <w:color w:val="000000" w:themeColor="text1"/>
              <w:sz w:val="22"/>
            </w:rPr>
          </w:rPrChange>
        </w:rPr>
        <w:t xml:space="preserve">Examines </w:t>
      </w:r>
      <w:r w:rsidR="00D954A7" w:rsidRPr="00424939">
        <w:rPr>
          <w:rPrChange w:id="9770" w:author="Summer 2023 updates" w:date="2024-07-31T13:42:00Z">
            <w:rPr>
              <w:rFonts w:ascii="Garamond" w:hAnsi="Garamond"/>
              <w:color w:val="000000" w:themeColor="text1"/>
              <w:sz w:val="22"/>
            </w:rPr>
          </w:rPrChange>
        </w:rPr>
        <w:t xml:space="preserve">the role of microbes in the environment. Topics include microbial diversity, nutrient cycling including biogeochemistry, bioremediation, and biodegradation. The use of molecular methods and microscopy to study microbes in situ are special emphases of the course. Three lectures per week. </w:t>
      </w:r>
      <w:r w:rsidR="00D954A7" w:rsidRPr="00424939">
        <w:rPr>
          <w:u w:val="single"/>
          <w:rPrChange w:id="9771" w:author="Summer 2023 updates" w:date="2024-07-31T13:42:00Z">
            <w:rPr>
              <w:rFonts w:ascii="Garamond" w:hAnsi="Garamond"/>
              <w:color w:val="000000" w:themeColor="text1"/>
              <w:sz w:val="22"/>
              <w:u w:val="single"/>
            </w:rPr>
          </w:rPrChange>
        </w:rPr>
        <w:t>Prerequisites</w:t>
      </w:r>
      <w:r w:rsidR="00D954A7" w:rsidRPr="00424939">
        <w:rPr>
          <w:rPrChange w:id="9772" w:author="Summer 2023 updates" w:date="2024-07-31T13:42:00Z">
            <w:rPr>
              <w:rFonts w:ascii="Garamond" w:hAnsi="Garamond"/>
              <w:color w:val="000000" w:themeColor="text1"/>
              <w:sz w:val="22"/>
            </w:rPr>
          </w:rPrChange>
        </w:rPr>
        <w:t>: Cellular and Molecular Biology</w:t>
      </w:r>
      <w:r w:rsidR="00B8454E" w:rsidRPr="00424939">
        <w:rPr>
          <w:rPrChange w:id="9773" w:author="Summer 2023 updates" w:date="2024-07-31T13:42:00Z">
            <w:rPr>
              <w:rFonts w:ascii="Garamond" w:hAnsi="Garamond"/>
              <w:color w:val="000000" w:themeColor="text1"/>
              <w:sz w:val="22"/>
            </w:rPr>
          </w:rPrChange>
        </w:rPr>
        <w:fldChar w:fldCharType="begin"/>
      </w:r>
      <w:r w:rsidR="00B8454E" w:rsidRPr="00424939">
        <w:rPr>
          <w:rPrChange w:id="9774" w:author="Summer 2023 updates" w:date="2024-07-31T13:42:00Z">
            <w:rPr>
              <w:rFonts w:ascii="Garamond" w:hAnsi="Garamond"/>
              <w:color w:val="000000" w:themeColor="text1"/>
            </w:rPr>
          </w:rPrChange>
        </w:rPr>
        <w:instrText xml:space="preserve"> XE "Biology" </w:instrText>
      </w:r>
      <w:r w:rsidR="00B8454E" w:rsidRPr="00424939">
        <w:rPr>
          <w:rPrChange w:id="9775" w:author="Summer 2023 updates" w:date="2024-07-31T13:42:00Z">
            <w:rPr>
              <w:rFonts w:ascii="Garamond" w:hAnsi="Garamond"/>
              <w:color w:val="000000" w:themeColor="text1"/>
              <w:sz w:val="22"/>
            </w:rPr>
          </w:rPrChange>
        </w:rPr>
        <w:fldChar w:fldCharType="end"/>
      </w:r>
      <w:r w:rsidR="00D954A7" w:rsidRPr="00424939">
        <w:rPr>
          <w:rPrChange w:id="9776" w:author="Summer 2023 updates" w:date="2024-07-31T13:42:00Z">
            <w:rPr>
              <w:rFonts w:ascii="Garamond" w:hAnsi="Garamond"/>
              <w:color w:val="000000" w:themeColor="text1"/>
              <w:sz w:val="22"/>
            </w:rPr>
          </w:rPrChange>
        </w:rPr>
        <w:t xml:space="preserve"> </w:t>
      </w:r>
      <w:r>
        <w:rPr>
          <w:rPrChange w:id="9777" w:author="Summer 2023 updates" w:date="2024-07-31T13:42:00Z">
            <w:rPr>
              <w:rFonts w:ascii="Garamond" w:hAnsi="Garamond"/>
              <w:color w:val="000000" w:themeColor="text1"/>
              <w:sz w:val="22"/>
            </w:rPr>
          </w:rPrChange>
        </w:rPr>
        <w:t>and</w:t>
      </w:r>
      <w:r w:rsidR="00D954A7" w:rsidRPr="00424939">
        <w:rPr>
          <w:rPrChange w:id="9778" w:author="Summer 2023 updates" w:date="2024-07-31T13:42:00Z">
            <w:rPr>
              <w:rFonts w:ascii="Garamond" w:hAnsi="Garamond"/>
              <w:color w:val="000000" w:themeColor="text1"/>
              <w:sz w:val="22"/>
            </w:rPr>
          </w:rPrChange>
        </w:rPr>
        <w:t xml:space="preserve"> Laboratory (BIO-145</w:t>
      </w:r>
      <w:r>
        <w:rPr>
          <w:rPrChange w:id="9779" w:author="Summer 2023 updates" w:date="2024-07-31T13:42:00Z">
            <w:rPr>
              <w:rFonts w:ascii="Garamond" w:hAnsi="Garamond"/>
              <w:color w:val="000000" w:themeColor="text1"/>
              <w:sz w:val="22"/>
            </w:rPr>
          </w:rPrChange>
        </w:rPr>
        <w:t>/-145</w:t>
      </w:r>
      <w:r w:rsidR="00D954A7" w:rsidRPr="00424939">
        <w:rPr>
          <w:rPrChange w:id="9780" w:author="Summer 2023 updates" w:date="2024-07-31T13:42:00Z">
            <w:rPr>
              <w:rFonts w:ascii="Garamond" w:hAnsi="Garamond"/>
              <w:color w:val="000000" w:themeColor="text1"/>
              <w:sz w:val="22"/>
            </w:rPr>
          </w:rPrChange>
        </w:rPr>
        <w:t>L), Organismal and Ecological Biology (BIO-155), Organic Chemistry</w:t>
      </w:r>
      <w:r w:rsidR="00B8454E" w:rsidRPr="00424939">
        <w:rPr>
          <w:rPrChange w:id="9781" w:author="Summer 2023 updates" w:date="2024-07-31T13:42:00Z">
            <w:rPr>
              <w:rFonts w:ascii="Garamond" w:hAnsi="Garamond"/>
              <w:color w:val="000000" w:themeColor="text1"/>
              <w:sz w:val="22"/>
            </w:rPr>
          </w:rPrChange>
        </w:rPr>
        <w:fldChar w:fldCharType="begin"/>
      </w:r>
      <w:r w:rsidR="00B8454E" w:rsidRPr="00424939">
        <w:rPr>
          <w:rPrChange w:id="9782" w:author="Summer 2023 updates" w:date="2024-07-31T13:42:00Z">
            <w:rPr>
              <w:rFonts w:ascii="Garamond" w:hAnsi="Garamond"/>
              <w:color w:val="000000" w:themeColor="text1"/>
            </w:rPr>
          </w:rPrChange>
        </w:rPr>
        <w:instrText xml:space="preserve"> XE "Chemistry" </w:instrText>
      </w:r>
      <w:r w:rsidR="00B8454E" w:rsidRPr="00424939">
        <w:rPr>
          <w:rPrChange w:id="9783" w:author="Summer 2023 updates" w:date="2024-07-31T13:42:00Z">
            <w:rPr>
              <w:rFonts w:ascii="Garamond" w:hAnsi="Garamond"/>
              <w:color w:val="000000" w:themeColor="text1"/>
              <w:sz w:val="22"/>
            </w:rPr>
          </w:rPrChange>
        </w:rPr>
        <w:fldChar w:fldCharType="end"/>
      </w:r>
      <w:r w:rsidR="00D954A7" w:rsidRPr="00424939">
        <w:rPr>
          <w:rPrChange w:id="9784" w:author="Summer 2023 updates" w:date="2024-07-31T13:42:00Z">
            <w:rPr>
              <w:rFonts w:ascii="Garamond" w:hAnsi="Garamond"/>
              <w:color w:val="000000" w:themeColor="text1"/>
              <w:sz w:val="22"/>
            </w:rPr>
          </w:rPrChange>
        </w:rPr>
        <w:t xml:space="preserve"> I (CHM-</w:t>
      </w:r>
      <w:r w:rsidR="00D954A7" w:rsidRPr="00424939">
        <w:rPr>
          <w:rPrChange w:id="9785" w:author="Summer 2023 updates" w:date="2024-07-31T13:42:00Z">
            <w:rPr>
              <w:rFonts w:ascii="Garamond" w:hAnsi="Garamond"/>
              <w:color w:val="000000" w:themeColor="text1"/>
            </w:rPr>
          </w:rPrChange>
        </w:rPr>
        <w:t>221</w:t>
      </w:r>
      <w:r w:rsidR="00D954A7" w:rsidRPr="00424939">
        <w:rPr>
          <w:rPrChange w:id="9786" w:author="Summer 2023 updates" w:date="2024-07-31T13:42:00Z">
            <w:rPr>
              <w:rFonts w:ascii="Garamond" w:hAnsi="Garamond"/>
              <w:color w:val="000000" w:themeColor="text1"/>
              <w:sz w:val="22"/>
            </w:rPr>
          </w:rPrChange>
        </w:rPr>
        <w:t xml:space="preserve">) with Organic Laboratory (CHM-322) </w:t>
      </w:r>
      <w:r w:rsidR="00D954A7" w:rsidRPr="00424939">
        <w:rPr>
          <w:u w:val="single"/>
          <w:rPrChange w:id="9787" w:author="Summer 2023 updates" w:date="2024-07-31T13:42:00Z">
            <w:rPr>
              <w:rFonts w:ascii="Garamond" w:hAnsi="Garamond"/>
              <w:color w:val="000000" w:themeColor="text1"/>
              <w:sz w:val="22"/>
              <w:u w:val="single"/>
            </w:rPr>
          </w:rPrChange>
        </w:rPr>
        <w:t>or</w:t>
      </w:r>
      <w:r w:rsidR="00D954A7" w:rsidRPr="00424939">
        <w:rPr>
          <w:rPrChange w:id="9788" w:author="Summer 2023 updates" w:date="2024-07-31T13:42:00Z">
            <w:rPr>
              <w:rFonts w:ascii="Garamond" w:hAnsi="Garamond"/>
              <w:color w:val="000000" w:themeColor="text1"/>
              <w:sz w:val="22"/>
            </w:rPr>
          </w:rPrChange>
        </w:rPr>
        <w:t xml:space="preserve"> Genetics (BIO-235).  </w:t>
      </w:r>
    </w:p>
    <w:p w14:paraId="51DC79E0" w14:textId="77777777" w:rsidR="00D954A7" w:rsidRPr="00424939" w:rsidRDefault="00D954A7" w:rsidP="004238AC">
      <w:pPr>
        <w:pStyle w:val="Noparagraphstyle"/>
        <w:spacing w:before="40" w:line="240" w:lineRule="auto"/>
        <w:jc w:val="left"/>
        <w:rPr>
          <w:rFonts w:ascii="Garamond" w:hAnsi="Garamond" w:cs="Times New Roman"/>
          <w:b/>
          <w:color w:val="000000" w:themeColor="text1"/>
          <w:sz w:val="22"/>
          <w:szCs w:val="22"/>
        </w:rPr>
        <w:pPrChange w:id="9789"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 xml:space="preserve">BIO-445L Environmental Microbiology Laboratory </w:t>
      </w:r>
    </w:p>
    <w:p w14:paraId="123C640A" w14:textId="73B179F2" w:rsidR="00D954A7" w:rsidRPr="003B4409" w:rsidRDefault="00152333" w:rsidP="004238AC">
      <w:pPr>
        <w:rPr>
          <w:color w:val="000000" w:themeColor="text1"/>
        </w:rPr>
        <w:pPrChange w:id="9790" w:author="Summer 2023 updates" w:date="2024-07-31T13:42:00Z">
          <w:pPr>
            <w:pStyle w:val="Noparagraphstyle"/>
            <w:spacing w:after="60" w:line="240" w:lineRule="auto"/>
            <w:jc w:val="left"/>
          </w:pPr>
        </w:pPrChange>
      </w:pPr>
      <w:r w:rsidRPr="003B4409">
        <w:t xml:space="preserve">Application of theory through developing the technical skills necessary to conduct experiments in modern microbial ecology. Students learn how to select a proper sampling site, collect samples without contamination, and the process of both molecular and culture-based techniques used to study microorganisms from their natural environment. </w:t>
      </w:r>
      <w:r w:rsidRPr="003B4409">
        <w:rPr>
          <w:color w:val="000000" w:themeColor="text1"/>
        </w:rPr>
        <w:t xml:space="preserve">Six </w:t>
      </w:r>
      <w:r w:rsidR="00D954A7" w:rsidRPr="003B4409">
        <w:rPr>
          <w:color w:val="000000" w:themeColor="text1"/>
        </w:rPr>
        <w:t xml:space="preserve">hours per week. </w:t>
      </w:r>
      <w:r w:rsidRPr="003B4409">
        <w:rPr>
          <w:color w:val="000000" w:themeColor="text1"/>
        </w:rPr>
        <w:t>Corequisite registration</w:t>
      </w:r>
      <w:r w:rsidRPr="003B4409" w:rsidDel="00152333">
        <w:rPr>
          <w:color w:val="000000" w:themeColor="text1"/>
        </w:rPr>
        <w:t xml:space="preserve"> </w:t>
      </w:r>
      <w:r w:rsidR="00D954A7" w:rsidRPr="003B4409">
        <w:rPr>
          <w:color w:val="000000" w:themeColor="text1"/>
        </w:rPr>
        <w:t>with Environmental Microbiology (BIO-445). (0.</w:t>
      </w:r>
      <w:r w:rsidRPr="003B4409">
        <w:rPr>
          <w:color w:val="000000" w:themeColor="text1"/>
        </w:rPr>
        <w:t>5</w:t>
      </w:r>
      <w:r w:rsidR="00D954A7" w:rsidRPr="003B4409">
        <w:rPr>
          <w:color w:val="000000" w:themeColor="text1"/>
        </w:rPr>
        <w:t xml:space="preserve"> course credit) </w:t>
      </w:r>
    </w:p>
    <w:p w14:paraId="31D6890F"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BIO-454 Research Participation </w:t>
      </w:r>
    </w:p>
    <w:p w14:paraId="0E54CB7C" w14:textId="7AA0348B" w:rsidR="00D954A7" w:rsidRPr="00424939" w:rsidRDefault="005D1E84" w:rsidP="004238AC">
      <w:pPr>
        <w:rPr>
          <w:rPrChange w:id="9791" w:author="Summer 2023 updates" w:date="2024-07-31T13:42:00Z">
            <w:rPr>
              <w:rFonts w:ascii="Garamond" w:hAnsi="Garamond"/>
              <w:color w:val="000000" w:themeColor="text1"/>
              <w:sz w:val="22"/>
            </w:rPr>
          </w:rPrChange>
        </w:rPr>
        <w:pPrChange w:id="9792" w:author="Summer 2023 updates" w:date="2024-07-31T13:42:00Z">
          <w:pPr>
            <w:pStyle w:val="Noparagraphstyle"/>
            <w:spacing w:after="60" w:line="240" w:lineRule="auto"/>
            <w:jc w:val="left"/>
          </w:pPr>
        </w:pPrChange>
      </w:pPr>
      <w:r>
        <w:rPr>
          <w:rPrChange w:id="9793" w:author="Summer 2023 updates" w:date="2024-07-31T13:42:00Z">
            <w:rPr>
              <w:rFonts w:ascii="Garamond" w:hAnsi="Garamond"/>
              <w:color w:val="000000" w:themeColor="text1"/>
              <w:sz w:val="22"/>
            </w:rPr>
          </w:rPrChange>
        </w:rPr>
        <w:t>Engages students</w:t>
      </w:r>
      <w:r w:rsidRPr="00424939">
        <w:rPr>
          <w:rPrChange w:id="9794" w:author="Summer 2023 updates" w:date="2024-07-31T13:42:00Z">
            <w:rPr>
              <w:rFonts w:ascii="Garamond" w:hAnsi="Garamond"/>
              <w:color w:val="000000" w:themeColor="text1"/>
              <w:sz w:val="22"/>
            </w:rPr>
          </w:rPrChange>
        </w:rPr>
        <w:t xml:space="preserve"> </w:t>
      </w:r>
      <w:r w:rsidR="00D954A7" w:rsidRPr="00424939">
        <w:rPr>
          <w:rPrChange w:id="9795" w:author="Summer 2023 updates" w:date="2024-07-31T13:42:00Z">
            <w:rPr>
              <w:rFonts w:ascii="Garamond" w:hAnsi="Garamond"/>
              <w:color w:val="000000" w:themeColor="text1"/>
              <w:sz w:val="22"/>
            </w:rPr>
          </w:rPrChange>
        </w:rPr>
        <w:t xml:space="preserve">in a research program designed and directed by a biology department faculty member, including some or all of the following: library research, research design, and field or laboratory investigations. Scheduled by arrangement with sponsoring professor with a time requirement of 10 hours per week minimum per course credit. </w:t>
      </w:r>
      <w:r w:rsidR="00A7479E" w:rsidRPr="00424939">
        <w:rPr>
          <w:rPrChange w:id="9796" w:author="Summer 2023 updates" w:date="2024-07-31T13:42:00Z">
            <w:rPr>
              <w:rFonts w:ascii="Garamond" w:hAnsi="Garamond"/>
              <w:color w:val="000000" w:themeColor="text1"/>
              <w:sz w:val="22"/>
            </w:rPr>
          </w:rPrChange>
        </w:rPr>
        <w:t>P/NP</w:t>
      </w:r>
      <w:r w:rsidR="00D954A7" w:rsidRPr="00424939">
        <w:rPr>
          <w:rPrChange w:id="9797" w:author="Summer 2023 updates" w:date="2024-07-31T13:42:00Z">
            <w:rPr>
              <w:rFonts w:ascii="Garamond" w:hAnsi="Garamond"/>
              <w:color w:val="000000" w:themeColor="text1"/>
              <w:sz w:val="22"/>
            </w:rPr>
          </w:rPrChange>
        </w:rPr>
        <w:t xml:space="preserve"> basis only. May be taken for an X status grade with consent of instructor prior to registration. May be taken more than once for credit for a maximum of 2.0 credits. </w:t>
      </w:r>
      <w:r w:rsidR="00D954A7" w:rsidRPr="00424939">
        <w:rPr>
          <w:rPrChange w:id="9798" w:author="Summer 2023 updates" w:date="2024-07-31T13:42:00Z">
            <w:rPr>
              <w:rFonts w:ascii="Garamond" w:hAnsi="Garamond"/>
              <w:color w:val="000000" w:themeColor="text1"/>
            </w:rPr>
          </w:rPrChange>
        </w:rPr>
        <w:t xml:space="preserve"> </w:t>
      </w:r>
      <w:r w:rsidR="00D954A7" w:rsidRPr="00424939">
        <w:rPr>
          <w:rPrChange w:id="9799" w:author="Summer 2023 updates" w:date="2024-07-31T13:42:00Z">
            <w:rPr>
              <w:rFonts w:ascii="Garamond" w:hAnsi="Garamond"/>
              <w:color w:val="000000" w:themeColor="text1"/>
              <w:sz w:val="22"/>
            </w:rPr>
          </w:rPrChange>
        </w:rPr>
        <w:t xml:space="preserve">Research participation credit does not satisfy any of the requirements for a major in biology. (0.2–1.0 course credit) </w:t>
      </w:r>
    </w:p>
    <w:p w14:paraId="660F0F03"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BIO-455 Molecular Neurobiology </w:t>
      </w:r>
    </w:p>
    <w:p w14:paraId="6ABFE46B" w14:textId="76B658EC" w:rsidR="00D954A7" w:rsidRPr="00424939" w:rsidRDefault="005D1E84" w:rsidP="004238AC">
      <w:pPr>
        <w:rPr>
          <w:rPrChange w:id="9800" w:author="Summer 2023 updates" w:date="2024-07-31T13:42:00Z">
            <w:rPr>
              <w:rFonts w:ascii="Garamond" w:hAnsi="Garamond"/>
              <w:color w:val="000000" w:themeColor="text1"/>
              <w:sz w:val="22"/>
            </w:rPr>
          </w:rPrChange>
        </w:rPr>
        <w:pPrChange w:id="9801" w:author="Summer 2023 updates" w:date="2024-07-31T13:42:00Z">
          <w:pPr>
            <w:pStyle w:val="Noparagraphstyle"/>
            <w:spacing w:after="40" w:line="240" w:lineRule="auto"/>
            <w:jc w:val="left"/>
          </w:pPr>
        </w:pPrChange>
      </w:pPr>
      <w:r>
        <w:rPr>
          <w:rPrChange w:id="9802" w:author="Summer 2023 updates" w:date="2024-07-31T13:42:00Z">
            <w:rPr>
              <w:rFonts w:ascii="Garamond" w:hAnsi="Garamond"/>
              <w:color w:val="000000" w:themeColor="text1"/>
              <w:sz w:val="22"/>
            </w:rPr>
          </w:rPrChange>
        </w:rPr>
        <w:t>Studies</w:t>
      </w:r>
      <w:r w:rsidR="00D954A7" w:rsidRPr="00424939">
        <w:rPr>
          <w:rPrChange w:id="9803" w:author="Summer 2023 updates" w:date="2024-07-31T13:42:00Z">
            <w:rPr>
              <w:rFonts w:ascii="Garamond" w:hAnsi="Garamond"/>
              <w:color w:val="000000" w:themeColor="text1"/>
              <w:sz w:val="22"/>
            </w:rPr>
          </w:rPrChange>
        </w:rPr>
        <w:t xml:space="preserve"> the organization and function of the nervous system, focusing on both cellular physiology and functional neuroanatomy. Topics include the cellular and molecular properties of brain cells, the neurological basis of behavior, and disorders of the nervous system. Three lectures per week. </w:t>
      </w:r>
      <w:r w:rsidR="00D954A7" w:rsidRPr="00424939">
        <w:rPr>
          <w:u w:val="single"/>
          <w:rPrChange w:id="9804" w:author="Summer 2023 updates" w:date="2024-07-31T13:42:00Z">
            <w:rPr>
              <w:rFonts w:ascii="Garamond" w:hAnsi="Garamond"/>
              <w:color w:val="000000" w:themeColor="text1"/>
              <w:sz w:val="22"/>
              <w:u w:val="single"/>
            </w:rPr>
          </w:rPrChange>
        </w:rPr>
        <w:t>Prerequisites</w:t>
      </w:r>
      <w:r w:rsidR="00D954A7" w:rsidRPr="00424939">
        <w:rPr>
          <w:rPrChange w:id="9805" w:author="Summer 2023 updates" w:date="2024-07-31T13:42:00Z">
            <w:rPr>
              <w:rFonts w:ascii="Garamond" w:hAnsi="Garamond"/>
              <w:color w:val="000000" w:themeColor="text1"/>
              <w:sz w:val="22"/>
            </w:rPr>
          </w:rPrChange>
        </w:rPr>
        <w:t>: Organismal and Ecological Biology</w:t>
      </w:r>
      <w:r w:rsidR="00B8454E" w:rsidRPr="00424939">
        <w:rPr>
          <w:rPrChange w:id="9806" w:author="Summer 2023 updates" w:date="2024-07-31T13:42:00Z">
            <w:rPr>
              <w:rFonts w:ascii="Garamond" w:hAnsi="Garamond"/>
              <w:color w:val="000000" w:themeColor="text1"/>
              <w:sz w:val="22"/>
            </w:rPr>
          </w:rPrChange>
        </w:rPr>
        <w:fldChar w:fldCharType="begin"/>
      </w:r>
      <w:r w:rsidR="00B8454E" w:rsidRPr="00424939">
        <w:rPr>
          <w:rPrChange w:id="9807" w:author="Summer 2023 updates" w:date="2024-07-31T13:42:00Z">
            <w:rPr>
              <w:rFonts w:ascii="Garamond" w:hAnsi="Garamond"/>
              <w:color w:val="000000" w:themeColor="text1"/>
            </w:rPr>
          </w:rPrChange>
        </w:rPr>
        <w:instrText xml:space="preserve"> XE "Biology" </w:instrText>
      </w:r>
      <w:r w:rsidR="00B8454E" w:rsidRPr="00424939">
        <w:rPr>
          <w:rPrChange w:id="9808" w:author="Summer 2023 updates" w:date="2024-07-31T13:42:00Z">
            <w:rPr>
              <w:rFonts w:ascii="Garamond" w:hAnsi="Garamond"/>
              <w:color w:val="000000" w:themeColor="text1"/>
              <w:sz w:val="22"/>
            </w:rPr>
          </w:rPrChange>
        </w:rPr>
        <w:fldChar w:fldCharType="end"/>
      </w:r>
      <w:r w:rsidR="00D954A7" w:rsidRPr="00424939">
        <w:rPr>
          <w:rPrChange w:id="9809" w:author="Summer 2023 updates" w:date="2024-07-31T13:42:00Z">
            <w:rPr>
              <w:rFonts w:ascii="Garamond" w:hAnsi="Garamond"/>
              <w:color w:val="000000" w:themeColor="text1"/>
              <w:sz w:val="22"/>
            </w:rPr>
          </w:rPrChange>
        </w:rPr>
        <w:t xml:space="preserve"> </w:t>
      </w:r>
      <w:r>
        <w:rPr>
          <w:rPrChange w:id="9810" w:author="Summer 2023 updates" w:date="2024-07-31T13:42:00Z">
            <w:rPr>
              <w:rFonts w:ascii="Garamond" w:hAnsi="Garamond"/>
              <w:color w:val="000000" w:themeColor="text1"/>
              <w:sz w:val="22"/>
            </w:rPr>
          </w:rPrChange>
        </w:rPr>
        <w:t xml:space="preserve">and </w:t>
      </w:r>
      <w:r w:rsidR="00D954A7" w:rsidRPr="00424939">
        <w:rPr>
          <w:rPrChange w:id="9811" w:author="Summer 2023 updates" w:date="2024-07-31T13:42:00Z">
            <w:rPr>
              <w:rFonts w:ascii="Garamond" w:hAnsi="Garamond"/>
              <w:color w:val="000000" w:themeColor="text1"/>
              <w:sz w:val="22"/>
            </w:rPr>
          </w:rPrChange>
        </w:rPr>
        <w:t>Laboratory (BIO-155</w:t>
      </w:r>
      <w:r>
        <w:rPr>
          <w:rPrChange w:id="9812" w:author="Summer 2023 updates" w:date="2024-07-31T13:42:00Z">
            <w:rPr>
              <w:rFonts w:ascii="Garamond" w:hAnsi="Garamond"/>
              <w:color w:val="000000" w:themeColor="text1"/>
              <w:sz w:val="22"/>
            </w:rPr>
          </w:rPrChange>
        </w:rPr>
        <w:t>/-155</w:t>
      </w:r>
      <w:r w:rsidR="00D954A7" w:rsidRPr="00424939">
        <w:rPr>
          <w:rPrChange w:id="9813" w:author="Summer 2023 updates" w:date="2024-07-31T13:42:00Z">
            <w:rPr>
              <w:rFonts w:ascii="Garamond" w:hAnsi="Garamond"/>
              <w:color w:val="000000" w:themeColor="text1"/>
              <w:sz w:val="22"/>
            </w:rPr>
          </w:rPrChange>
        </w:rPr>
        <w:t>L), and Genetics and Laboratory (BIO-235</w:t>
      </w:r>
      <w:r w:rsidR="006F1822">
        <w:rPr>
          <w:rPrChange w:id="9814" w:author="Summer 2023 updates" w:date="2024-07-31T13:42:00Z">
            <w:rPr>
              <w:rFonts w:ascii="Garamond" w:hAnsi="Garamond"/>
              <w:color w:val="000000" w:themeColor="text1"/>
              <w:sz w:val="22"/>
            </w:rPr>
          </w:rPrChange>
        </w:rPr>
        <w:t>/-235</w:t>
      </w:r>
      <w:r w:rsidR="00D954A7" w:rsidRPr="00424939">
        <w:rPr>
          <w:rPrChange w:id="9815" w:author="Summer 2023 updates" w:date="2024-07-31T13:42:00Z">
            <w:rPr>
              <w:rFonts w:ascii="Garamond" w:hAnsi="Garamond"/>
              <w:color w:val="000000" w:themeColor="text1"/>
              <w:sz w:val="22"/>
            </w:rPr>
          </w:rPrChange>
        </w:rPr>
        <w:t>L).</w:t>
      </w:r>
    </w:p>
    <w:p w14:paraId="5EAAC026" w14:textId="77777777" w:rsidR="00D954A7" w:rsidRPr="00D63C4E" w:rsidRDefault="00D954A7" w:rsidP="00D63C4E">
      <w:pPr>
        <w:pStyle w:val="Noparagraphstyle"/>
        <w:spacing w:before="40" w:line="240" w:lineRule="auto"/>
        <w:jc w:val="left"/>
        <w:rPr>
          <w:rFonts w:ascii="Garamond" w:hAnsi="Garamond" w:cs="Times New Roman"/>
          <w:b/>
          <w:color w:val="000000" w:themeColor="text1"/>
          <w:sz w:val="22"/>
          <w:szCs w:val="22"/>
        </w:rPr>
        <w:pPrChange w:id="9816" w:author="Summer 2023 updates" w:date="2024-07-31T13:42:00Z">
          <w:pPr>
            <w:pStyle w:val="Noparagraphstyle"/>
            <w:keepNext/>
            <w:spacing w:line="240" w:lineRule="auto"/>
            <w:jc w:val="left"/>
          </w:pPr>
        </w:pPrChange>
      </w:pPr>
      <w:r w:rsidRPr="00D63C4E">
        <w:rPr>
          <w:rFonts w:ascii="Garamond" w:hAnsi="Garamond" w:cs="Times New Roman"/>
          <w:b/>
          <w:color w:val="000000" w:themeColor="text1"/>
          <w:sz w:val="22"/>
          <w:szCs w:val="22"/>
        </w:rPr>
        <w:t>BIO-455L Molecular Neurobiology Lab</w:t>
      </w:r>
    </w:p>
    <w:p w14:paraId="579A657E" w14:textId="4C7E3BF0" w:rsidR="00D954A7" w:rsidRPr="003B4409" w:rsidRDefault="006F1822" w:rsidP="004238AC">
      <w:pPr>
        <w:rPr>
          <w:color w:val="000000" w:themeColor="text1"/>
        </w:rPr>
        <w:pPrChange w:id="9817" w:author="Summer 2023 updates" w:date="2024-07-31T13:42:00Z">
          <w:pPr>
            <w:pStyle w:val="Noparagraphstyle"/>
            <w:spacing w:after="60" w:line="240" w:lineRule="auto"/>
            <w:jc w:val="left"/>
          </w:pPr>
        </w:pPrChange>
      </w:pPr>
      <w:r w:rsidRPr="003B4409">
        <w:t>Develops technical skills needed to conduct experiments in modern neurobiology. Students learn how to perform laboratory techniques that look at gene expression and cellular function and acquire an understanding of the process and rationale behind the methods used in neurobiology research. Three hours per week. Corequisite</w:t>
      </w:r>
      <w:r w:rsidRPr="003B4409">
        <w:rPr>
          <w:color w:val="000000" w:themeColor="text1"/>
        </w:rPr>
        <w:t xml:space="preserve"> registration</w:t>
      </w:r>
      <w:r w:rsidR="00D954A7" w:rsidRPr="003B4409">
        <w:rPr>
          <w:color w:val="000000" w:themeColor="text1"/>
        </w:rPr>
        <w:t xml:space="preserve"> with Molecular Neurobiology (BIO-455). (0.2 course credit)</w:t>
      </w:r>
    </w:p>
    <w:p w14:paraId="13EAD5DF" w14:textId="4F0DC380" w:rsidR="00D63C4E" w:rsidRDefault="00D954A7" w:rsidP="00D63C4E">
      <w:pPr>
        <w:pStyle w:val="Noparagraphstyle"/>
        <w:spacing w:line="240" w:lineRule="auto"/>
        <w:jc w:val="left"/>
        <w:rPr>
          <w:rFonts w:ascii="Garamond" w:hAnsi="Garamond" w:cs="Times New Roman"/>
          <w:b/>
          <w:color w:val="000000" w:themeColor="text1"/>
          <w:sz w:val="22"/>
          <w:szCs w:val="22"/>
        </w:rPr>
        <w:pPrChange w:id="9818" w:author="Summer 2023 updates" w:date="2024-07-31T13:42:00Z">
          <w:pPr>
            <w:pStyle w:val="Noparagraphstyle"/>
            <w:keepNext/>
            <w:keepLines/>
            <w:spacing w:line="240" w:lineRule="auto"/>
            <w:jc w:val="left"/>
          </w:pPr>
        </w:pPrChange>
      </w:pPr>
      <w:r w:rsidRPr="00424939">
        <w:rPr>
          <w:rFonts w:ascii="Garamond" w:hAnsi="Garamond" w:cs="Times New Roman"/>
          <w:b/>
          <w:color w:val="000000" w:themeColor="text1"/>
          <w:sz w:val="22"/>
          <w:szCs w:val="22"/>
        </w:rPr>
        <w:t>BIO-462/463 Advanced Biology</w:t>
      </w:r>
      <w:r w:rsidR="00B8454E" w:rsidRPr="00424939">
        <w:rPr>
          <w:rFonts w:ascii="Garamond" w:hAnsi="Garamond" w:cs="Times New Roman"/>
          <w:b/>
          <w:color w:val="000000" w:themeColor="text1"/>
          <w:sz w:val="22"/>
          <w:szCs w:val="22"/>
        </w:rPr>
        <w:fldChar w:fldCharType="begin"/>
      </w:r>
      <w:r w:rsidR="00B8454E" w:rsidRPr="00D63C4E">
        <w:rPr>
          <w:rFonts w:ascii="Garamond" w:hAnsi="Garamond"/>
          <w:b/>
          <w:color w:val="000000" w:themeColor="text1"/>
          <w:sz w:val="22"/>
          <w:rPrChange w:id="9819" w:author="Summer 2023 updates" w:date="2024-07-31T13:42:00Z">
            <w:rPr>
              <w:rFonts w:ascii="Garamond" w:hAnsi="Garamond"/>
              <w:color w:val="000000" w:themeColor="text1"/>
            </w:rPr>
          </w:rPrChange>
        </w:rPr>
        <w:instrText xml:space="preserve"> XE "Biology"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Laboratory I and II</w:t>
      </w:r>
      <w:del w:id="9820" w:author="Summer 2023 updates" w:date="2024-07-31T13:42:00Z">
        <w:r w:rsidRPr="00424939">
          <w:rPr>
            <w:rFonts w:ascii="Garamond" w:hAnsi="Garamond" w:cs="Times New Roman"/>
            <w:b/>
            <w:color w:val="000000" w:themeColor="text1"/>
            <w:sz w:val="22"/>
            <w:szCs w:val="22"/>
          </w:rPr>
          <w:delText xml:space="preserve"> </w:delText>
        </w:r>
      </w:del>
    </w:p>
    <w:p w14:paraId="1E20B3C8" w14:textId="54B62AE5" w:rsidR="00D954A7" w:rsidRDefault="006F1822" w:rsidP="004238AC">
      <w:pPr>
        <w:rPr>
          <w:rPrChange w:id="9821" w:author="Summer 2023 updates" w:date="2024-07-31T13:42:00Z">
            <w:rPr>
              <w:rFonts w:ascii="Garamond" w:hAnsi="Garamond"/>
              <w:color w:val="000000" w:themeColor="text1"/>
              <w:sz w:val="22"/>
            </w:rPr>
          </w:rPrChange>
        </w:rPr>
        <w:pPrChange w:id="9822" w:author="Summer 2023 updates" w:date="2024-07-31T13:42:00Z">
          <w:pPr>
            <w:pStyle w:val="Noparagraphstyle"/>
            <w:keepLines/>
            <w:widowControl/>
            <w:spacing w:after="60" w:line="240" w:lineRule="auto"/>
            <w:jc w:val="left"/>
          </w:pPr>
        </w:pPrChange>
      </w:pPr>
      <w:r>
        <w:rPr>
          <w:rPrChange w:id="9823" w:author="Summer 2023 updates" w:date="2024-07-31T13:42:00Z">
            <w:rPr>
              <w:rFonts w:ascii="Garamond" w:hAnsi="Garamond"/>
              <w:color w:val="000000" w:themeColor="text1"/>
              <w:sz w:val="22"/>
            </w:rPr>
          </w:rPrChange>
        </w:rPr>
        <w:t>Offers an e</w:t>
      </w:r>
      <w:r w:rsidR="00D954A7" w:rsidRPr="00424939">
        <w:rPr>
          <w:rPrChange w:id="9824" w:author="Summer 2023 updates" w:date="2024-07-31T13:42:00Z">
            <w:rPr>
              <w:rFonts w:ascii="Garamond" w:hAnsi="Garamond"/>
              <w:color w:val="000000" w:themeColor="text1"/>
              <w:sz w:val="22"/>
            </w:rPr>
          </w:rPrChange>
        </w:rPr>
        <w:t xml:space="preserve">xtensive independent or group investigations of a particular topic </w:t>
      </w:r>
      <w:r>
        <w:rPr>
          <w:rPrChange w:id="9825" w:author="Summer 2023 updates" w:date="2024-07-31T13:42:00Z">
            <w:rPr>
              <w:rFonts w:ascii="Garamond" w:hAnsi="Garamond"/>
              <w:color w:val="000000" w:themeColor="text1"/>
              <w:sz w:val="22"/>
            </w:rPr>
          </w:rPrChange>
        </w:rPr>
        <w:t>in biology</w:t>
      </w:r>
      <w:r w:rsidR="00D954A7" w:rsidRPr="00424939">
        <w:rPr>
          <w:rPrChange w:id="9826" w:author="Summer 2023 updates" w:date="2024-07-31T13:42:00Z">
            <w:rPr>
              <w:rFonts w:ascii="Garamond" w:hAnsi="Garamond"/>
              <w:color w:val="000000" w:themeColor="text1"/>
              <w:sz w:val="22"/>
            </w:rPr>
          </w:rPrChange>
        </w:rPr>
        <w:t>. Designed to be a research experience in preparation for teaching, graduate school or direct entry into a technical field after graduation. Advanced Biology</w:t>
      </w:r>
      <w:r w:rsidR="00B8454E" w:rsidRPr="00424939">
        <w:rPr>
          <w:rPrChange w:id="9827" w:author="Summer 2023 updates" w:date="2024-07-31T13:42:00Z">
            <w:rPr>
              <w:rFonts w:ascii="Garamond" w:hAnsi="Garamond"/>
              <w:color w:val="000000" w:themeColor="text1"/>
              <w:sz w:val="22"/>
            </w:rPr>
          </w:rPrChange>
        </w:rPr>
        <w:fldChar w:fldCharType="begin"/>
      </w:r>
      <w:r w:rsidR="00B8454E" w:rsidRPr="00D63C4E">
        <w:rPr>
          <w:rPrChange w:id="9828" w:author="Summer 2023 updates" w:date="2024-07-31T13:42:00Z">
            <w:rPr>
              <w:rFonts w:ascii="Garamond" w:hAnsi="Garamond"/>
              <w:color w:val="000000" w:themeColor="text1"/>
            </w:rPr>
          </w:rPrChange>
        </w:rPr>
        <w:instrText xml:space="preserve"> XE "Biology" </w:instrText>
      </w:r>
      <w:r w:rsidR="00B8454E" w:rsidRPr="00424939">
        <w:rPr>
          <w:rPrChange w:id="9829" w:author="Summer 2023 updates" w:date="2024-07-31T13:42:00Z">
            <w:rPr>
              <w:rFonts w:ascii="Garamond" w:hAnsi="Garamond"/>
              <w:color w:val="000000" w:themeColor="text1"/>
              <w:sz w:val="22"/>
            </w:rPr>
          </w:rPrChange>
        </w:rPr>
        <w:fldChar w:fldCharType="end"/>
      </w:r>
      <w:r w:rsidR="00D954A7" w:rsidRPr="00424939">
        <w:rPr>
          <w:rPrChange w:id="9830" w:author="Summer 2023 updates" w:date="2024-07-31T13:42:00Z">
            <w:rPr>
              <w:rFonts w:ascii="Garamond" w:hAnsi="Garamond"/>
              <w:color w:val="000000" w:themeColor="text1"/>
              <w:sz w:val="22"/>
            </w:rPr>
          </w:rPrChange>
        </w:rPr>
        <w:t xml:space="preserve"> Laboratory I (BIO-462) may be repeated as Advanced Biology Laboratory II (BIO-463). </w:t>
      </w:r>
      <w:r w:rsidR="00A7479E" w:rsidRPr="00424939">
        <w:rPr>
          <w:rPrChange w:id="9831" w:author="Summer 2023 updates" w:date="2024-07-31T13:42:00Z">
            <w:rPr>
              <w:rFonts w:ascii="Garamond" w:hAnsi="Garamond"/>
              <w:color w:val="000000" w:themeColor="text1"/>
              <w:sz w:val="22"/>
            </w:rPr>
          </w:rPrChange>
        </w:rPr>
        <w:t>P/NP</w:t>
      </w:r>
      <w:r w:rsidR="00D954A7" w:rsidRPr="00424939">
        <w:rPr>
          <w:rPrChange w:id="9832" w:author="Summer 2023 updates" w:date="2024-07-31T13:42:00Z">
            <w:rPr>
              <w:rFonts w:ascii="Garamond" w:hAnsi="Garamond"/>
              <w:color w:val="000000" w:themeColor="text1"/>
              <w:sz w:val="22"/>
            </w:rPr>
          </w:rPrChange>
        </w:rPr>
        <w:t xml:space="preserve"> basis only. </w:t>
      </w:r>
      <w:r w:rsidR="00D954A7" w:rsidRPr="00D63C4E">
        <w:rPr>
          <w:rPrChange w:id="9833" w:author="Summer 2023 updates" w:date="2024-07-31T13:42:00Z">
            <w:rPr>
              <w:rFonts w:ascii="Garamond" w:hAnsi="Garamond"/>
              <w:color w:val="000000" w:themeColor="text1"/>
              <w:sz w:val="22"/>
              <w:u w:val="single"/>
            </w:rPr>
          </w:rPrChange>
        </w:rPr>
        <w:t>Prerequisites</w:t>
      </w:r>
      <w:r w:rsidR="00D954A7" w:rsidRPr="00424939">
        <w:rPr>
          <w:rPrChange w:id="9834" w:author="Summer 2023 updates" w:date="2024-07-31T13:42:00Z">
            <w:rPr>
              <w:rFonts w:ascii="Garamond" w:hAnsi="Garamond"/>
              <w:color w:val="000000" w:themeColor="text1"/>
              <w:sz w:val="22"/>
            </w:rPr>
          </w:rPrChange>
        </w:rPr>
        <w:t xml:space="preserve">: Genetics </w:t>
      </w:r>
      <w:r>
        <w:rPr>
          <w:rPrChange w:id="9835" w:author="Summer 2023 updates" w:date="2024-07-31T13:42:00Z">
            <w:rPr>
              <w:rFonts w:ascii="Garamond" w:hAnsi="Garamond"/>
              <w:color w:val="000000" w:themeColor="text1"/>
              <w:sz w:val="22"/>
            </w:rPr>
          </w:rPrChange>
        </w:rPr>
        <w:t xml:space="preserve">and Laboratory </w:t>
      </w:r>
      <w:r w:rsidR="00D954A7" w:rsidRPr="00424939">
        <w:rPr>
          <w:rPrChange w:id="9836" w:author="Summer 2023 updates" w:date="2024-07-31T13:42:00Z">
            <w:rPr>
              <w:rFonts w:ascii="Garamond" w:hAnsi="Garamond"/>
              <w:color w:val="000000" w:themeColor="text1"/>
              <w:sz w:val="22"/>
            </w:rPr>
          </w:rPrChange>
        </w:rPr>
        <w:t>(BIO-235</w:t>
      </w:r>
      <w:r>
        <w:rPr>
          <w:rPrChange w:id="9837" w:author="Summer 2023 updates" w:date="2024-07-31T13:42:00Z">
            <w:rPr>
              <w:rFonts w:ascii="Garamond" w:hAnsi="Garamond"/>
              <w:color w:val="000000" w:themeColor="text1"/>
              <w:sz w:val="22"/>
            </w:rPr>
          </w:rPrChange>
        </w:rPr>
        <w:t>/-235L</w:t>
      </w:r>
      <w:r w:rsidR="00D954A7" w:rsidRPr="00424939">
        <w:rPr>
          <w:rPrChange w:id="9838" w:author="Summer 2023 updates" w:date="2024-07-31T13:42:00Z">
            <w:rPr>
              <w:rFonts w:ascii="Garamond" w:hAnsi="Garamond"/>
              <w:color w:val="000000" w:themeColor="text1"/>
              <w:sz w:val="22"/>
            </w:rPr>
          </w:rPrChange>
        </w:rPr>
        <w:t>)</w:t>
      </w:r>
      <w:r>
        <w:rPr>
          <w:rPrChange w:id="9839" w:author="Summer 2023 updates" w:date="2024-07-31T13:42:00Z">
            <w:rPr>
              <w:rFonts w:ascii="Garamond" w:hAnsi="Garamond"/>
              <w:color w:val="000000" w:themeColor="text1"/>
              <w:sz w:val="22"/>
            </w:rPr>
          </w:rPrChange>
        </w:rPr>
        <w:t>,</w:t>
      </w:r>
      <w:r w:rsidR="00D954A7" w:rsidRPr="00424939">
        <w:rPr>
          <w:rPrChange w:id="9840" w:author="Summer 2023 updates" w:date="2024-07-31T13:42:00Z">
            <w:rPr>
              <w:rFonts w:ascii="Garamond" w:hAnsi="Garamond"/>
              <w:color w:val="000000" w:themeColor="text1"/>
              <w:sz w:val="22"/>
            </w:rPr>
          </w:rPrChange>
        </w:rPr>
        <w:t xml:space="preserve"> and consent of instructor. (Offered May Term</w:t>
      </w:r>
      <w:r w:rsidR="008C196D" w:rsidRPr="00424939">
        <w:rPr>
          <w:rPrChange w:id="9841" w:author="Summer 2023 updates" w:date="2024-07-31T13:42:00Z">
            <w:rPr>
              <w:rFonts w:ascii="Garamond" w:hAnsi="Garamond"/>
              <w:color w:val="000000" w:themeColor="text1"/>
              <w:sz w:val="22"/>
            </w:rPr>
          </w:rPrChange>
        </w:rPr>
        <w:fldChar w:fldCharType="begin"/>
      </w:r>
      <w:r w:rsidR="008C196D" w:rsidRPr="00D63C4E">
        <w:rPr>
          <w:rPrChange w:id="9842" w:author="Summer 2023 updates" w:date="2024-07-31T13:42:00Z">
            <w:rPr>
              <w:rFonts w:ascii="Garamond" w:hAnsi="Garamond"/>
              <w:color w:val="000000" w:themeColor="text1"/>
            </w:rPr>
          </w:rPrChange>
        </w:rPr>
        <w:instrText xml:space="preserve"> XE "May Term" </w:instrText>
      </w:r>
      <w:r w:rsidR="008C196D" w:rsidRPr="00424939">
        <w:rPr>
          <w:rPrChange w:id="9843" w:author="Summer 2023 updates" w:date="2024-07-31T13:42:00Z">
            <w:rPr>
              <w:rFonts w:ascii="Garamond" w:hAnsi="Garamond"/>
              <w:color w:val="000000" w:themeColor="text1"/>
              <w:sz w:val="22"/>
            </w:rPr>
          </w:rPrChange>
        </w:rPr>
        <w:fldChar w:fldCharType="end"/>
      </w:r>
      <w:r w:rsidR="00D954A7" w:rsidRPr="00424939">
        <w:rPr>
          <w:rPrChange w:id="9844" w:author="Summer 2023 updates" w:date="2024-07-31T13:42:00Z">
            <w:rPr>
              <w:rFonts w:ascii="Garamond" w:hAnsi="Garamond"/>
              <w:color w:val="000000" w:themeColor="text1"/>
              <w:sz w:val="22"/>
            </w:rPr>
          </w:rPrChange>
        </w:rPr>
        <w:t xml:space="preserve"> only)</w:t>
      </w:r>
    </w:p>
    <w:p w14:paraId="1832C411" w14:textId="6C070032" w:rsidR="00D63C4E" w:rsidRPr="00D63C4E" w:rsidRDefault="00D63C4E" w:rsidP="00D63C4E">
      <w:pPr>
        <w:pStyle w:val="Noparagraphstyle"/>
        <w:spacing w:line="240" w:lineRule="auto"/>
        <w:jc w:val="left"/>
        <w:rPr>
          <w:rFonts w:ascii="Garamond" w:hAnsi="Garamond" w:cs="Times New Roman"/>
          <w:b/>
          <w:color w:val="000000" w:themeColor="text1"/>
          <w:sz w:val="22"/>
          <w:szCs w:val="22"/>
        </w:rPr>
        <w:pPrChange w:id="9845" w:author="Summer 2023 updates" w:date="2024-07-31T13:42:00Z">
          <w:pPr>
            <w:pStyle w:val="Noparagraphstyle"/>
            <w:keepNext/>
            <w:widowControl/>
            <w:spacing w:line="240" w:lineRule="auto"/>
            <w:jc w:val="left"/>
          </w:pPr>
        </w:pPrChange>
      </w:pPr>
      <w:r w:rsidRPr="00424939">
        <w:rPr>
          <w:rFonts w:ascii="Garamond" w:hAnsi="Garamond" w:cs="Times New Roman"/>
          <w:b/>
          <w:color w:val="000000" w:themeColor="text1"/>
          <w:sz w:val="22"/>
          <w:szCs w:val="22"/>
        </w:rPr>
        <w:t>BIO-4</w:t>
      </w:r>
      <w:r>
        <w:rPr>
          <w:rFonts w:ascii="Garamond" w:hAnsi="Garamond" w:cs="Times New Roman"/>
          <w:b/>
          <w:color w:val="000000" w:themeColor="text1"/>
          <w:sz w:val="22"/>
          <w:szCs w:val="22"/>
        </w:rPr>
        <w:t>65 Immunology</w:t>
      </w:r>
    </w:p>
    <w:p w14:paraId="0E90576A" w14:textId="71B15BBF" w:rsidR="00D954A7" w:rsidRPr="00424939" w:rsidRDefault="00D954A7" w:rsidP="004238AC">
      <w:pPr>
        <w:rPr>
          <w:rPrChange w:id="9846" w:author="Summer 2023 updates" w:date="2024-07-31T13:42:00Z">
            <w:rPr>
              <w:rFonts w:ascii="Garamond" w:hAnsi="Garamond"/>
              <w:color w:val="000000" w:themeColor="text1"/>
              <w:sz w:val="22"/>
            </w:rPr>
          </w:rPrChange>
        </w:rPr>
        <w:pPrChange w:id="9847" w:author="Summer 2023 updates" w:date="2024-07-31T13:42:00Z">
          <w:pPr>
            <w:pStyle w:val="Noparagraphstyle"/>
            <w:keepNext/>
            <w:widowControl/>
            <w:spacing w:after="60" w:line="240" w:lineRule="auto"/>
            <w:jc w:val="left"/>
          </w:pPr>
        </w:pPrChange>
      </w:pPr>
      <w:r w:rsidRPr="00424939">
        <w:rPr>
          <w:rPrChange w:id="9848" w:author="Summer 2023 updates" w:date="2024-07-31T13:42:00Z">
            <w:rPr>
              <w:rFonts w:ascii="Garamond" w:hAnsi="Garamond"/>
              <w:color w:val="000000" w:themeColor="text1"/>
              <w:sz w:val="22"/>
            </w:rPr>
          </w:rPrChange>
        </w:rPr>
        <w:t xml:space="preserve">An integrated series of lectures designed to familiarize students with cellular, molecular and biochemical aspects of the development of the immune system and the immune response, including B- and T-cell function, antibody structure and function, complement, and major histocompatibility complex formation, with special emphasis on the integration of these parts during the response to infectious agents. Special topics include immunomodulation, vaccination, autoimmunity, and neuro-immune interactions. The laboratory component utilizes existing instrumentation in the biology department and cell culture to explore different aspects of the immune system. Three lectures and one three-hour laboratory period per week.  </w:t>
      </w:r>
      <w:r w:rsidRPr="00D63C4E">
        <w:rPr>
          <w:rPrChange w:id="9849" w:author="Summer 2023 updates" w:date="2024-07-31T13:42:00Z">
            <w:rPr>
              <w:rFonts w:ascii="Garamond" w:hAnsi="Garamond"/>
              <w:color w:val="000000" w:themeColor="text1"/>
              <w:sz w:val="22"/>
              <w:u w:val="single"/>
            </w:rPr>
          </w:rPrChange>
        </w:rPr>
        <w:t>Prerequisites</w:t>
      </w:r>
      <w:r w:rsidRPr="00424939">
        <w:rPr>
          <w:rPrChange w:id="9850" w:author="Summer 2023 updates" w:date="2024-07-31T13:42:00Z">
            <w:rPr>
              <w:rFonts w:ascii="Garamond" w:hAnsi="Garamond"/>
              <w:color w:val="000000" w:themeColor="text1"/>
              <w:sz w:val="22"/>
            </w:rPr>
          </w:rPrChange>
        </w:rPr>
        <w:t>: General Chemistry</w:t>
      </w:r>
      <w:r w:rsidR="00B8454E" w:rsidRPr="00424939">
        <w:rPr>
          <w:rPrChange w:id="9851" w:author="Summer 2023 updates" w:date="2024-07-31T13:42:00Z">
            <w:rPr>
              <w:rFonts w:ascii="Garamond" w:hAnsi="Garamond"/>
              <w:color w:val="000000" w:themeColor="text1"/>
              <w:sz w:val="22"/>
            </w:rPr>
          </w:rPrChange>
        </w:rPr>
        <w:fldChar w:fldCharType="begin"/>
      </w:r>
      <w:r w:rsidR="00B8454E" w:rsidRPr="00D63C4E">
        <w:rPr>
          <w:rPrChange w:id="9852" w:author="Summer 2023 updates" w:date="2024-07-31T13:42:00Z">
            <w:rPr>
              <w:rFonts w:ascii="Garamond" w:hAnsi="Garamond"/>
              <w:color w:val="000000" w:themeColor="text1"/>
            </w:rPr>
          </w:rPrChange>
        </w:rPr>
        <w:instrText xml:space="preserve"> XE "Chemistry" </w:instrText>
      </w:r>
      <w:r w:rsidR="00B8454E" w:rsidRPr="00424939">
        <w:rPr>
          <w:rPrChange w:id="9853" w:author="Summer 2023 updates" w:date="2024-07-31T13:42:00Z">
            <w:rPr>
              <w:rFonts w:ascii="Garamond" w:hAnsi="Garamond"/>
              <w:color w:val="000000" w:themeColor="text1"/>
              <w:sz w:val="22"/>
            </w:rPr>
          </w:rPrChange>
        </w:rPr>
        <w:fldChar w:fldCharType="end"/>
      </w:r>
      <w:r w:rsidR="00957782">
        <w:rPr>
          <w:rPrChange w:id="9854" w:author="Summer 2023 updates" w:date="2024-07-31T13:42:00Z">
            <w:rPr>
              <w:rFonts w:ascii="Garamond" w:hAnsi="Garamond"/>
              <w:color w:val="000000" w:themeColor="text1"/>
              <w:sz w:val="22"/>
            </w:rPr>
          </w:rPrChange>
        </w:rPr>
        <w:t xml:space="preserve"> II (CHM</w:t>
      </w:r>
      <w:del w:id="9855" w:author="Summer 2023 updates" w:date="2024-07-31T13:42:00Z">
        <w:r w:rsidRPr="00424939">
          <w:rPr>
            <w:rFonts w:cs="Times New Roman"/>
            <w:color w:val="000000" w:themeColor="text1"/>
          </w:rPr>
          <w:delText xml:space="preserve"> </w:delText>
        </w:r>
      </w:del>
      <w:ins w:id="9856" w:author="Summer 2023 updates" w:date="2024-07-31T13:42:00Z">
        <w:r w:rsidR="00957782">
          <w:t>-</w:t>
        </w:r>
      </w:ins>
      <w:r w:rsidRPr="00424939">
        <w:rPr>
          <w:rPrChange w:id="9857" w:author="Summer 2023 updates" w:date="2024-07-31T13:42:00Z">
            <w:rPr>
              <w:rFonts w:ascii="Garamond" w:hAnsi="Garamond"/>
              <w:color w:val="000000" w:themeColor="text1"/>
              <w:sz w:val="22"/>
            </w:rPr>
          </w:rPrChange>
        </w:rPr>
        <w:t>122</w:t>
      </w:r>
      <w:del w:id="9858" w:author="Summer 2023 updates" w:date="2024-07-31T13:42:00Z">
        <w:r w:rsidRPr="00424939">
          <w:rPr>
            <w:rFonts w:cs="Times New Roman"/>
            <w:color w:val="000000" w:themeColor="text1"/>
          </w:rPr>
          <w:delText>/</w:delText>
        </w:r>
      </w:del>
      <w:ins w:id="9859" w:author="Summer 2023 updates" w:date="2024-07-31T13:42:00Z">
        <w:r w:rsidRPr="00424939">
          <w:t>/</w:t>
        </w:r>
        <w:r w:rsidR="00957782">
          <w:t>-</w:t>
        </w:r>
      </w:ins>
      <w:r w:rsidRPr="00424939">
        <w:rPr>
          <w:rPrChange w:id="9860" w:author="Summer 2023 updates" w:date="2024-07-31T13:42:00Z">
            <w:rPr>
              <w:rFonts w:ascii="Garamond" w:hAnsi="Garamond"/>
              <w:color w:val="000000" w:themeColor="text1"/>
              <w:sz w:val="22"/>
            </w:rPr>
          </w:rPrChange>
        </w:rPr>
        <w:t>122L), Genetics (BIO-235), and Integrated Human Physiology (BIO-375) (or concurrent enrollment in BIO-375).</w:t>
      </w:r>
    </w:p>
    <w:p w14:paraId="3BC17304" w14:textId="5FEEFCE1" w:rsidR="006F1822" w:rsidRPr="00424939" w:rsidRDefault="006F1822" w:rsidP="004238AC">
      <w:pPr>
        <w:pStyle w:val="Noparagraphstyle"/>
        <w:spacing w:before="40" w:line="240" w:lineRule="auto"/>
        <w:jc w:val="left"/>
        <w:rPr>
          <w:rFonts w:ascii="Garamond" w:hAnsi="Garamond" w:cs="Times New Roman"/>
          <w:b/>
          <w:color w:val="000000" w:themeColor="text1"/>
          <w:sz w:val="22"/>
          <w:szCs w:val="22"/>
        </w:rPr>
        <w:pPrChange w:id="9861"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w:t>
      </w:r>
      <w:r>
        <w:rPr>
          <w:rFonts w:ascii="Garamond" w:hAnsi="Garamond" w:cs="Times New Roman"/>
          <w:b/>
          <w:color w:val="000000" w:themeColor="text1"/>
          <w:sz w:val="22"/>
          <w:szCs w:val="22"/>
        </w:rPr>
        <w:t xml:space="preserve">65L Immunology Laboratory </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562A1600" w14:textId="1573BADD" w:rsidR="0028679D" w:rsidRPr="00424939" w:rsidRDefault="0028679D" w:rsidP="0028679D">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Three hours per week. </w:t>
      </w:r>
      <w:r>
        <w:rPr>
          <w:rFonts w:ascii="Garamond" w:hAnsi="Garamond" w:cs="Times New Roman"/>
          <w:color w:val="000000" w:themeColor="text1"/>
          <w:sz w:val="22"/>
          <w:szCs w:val="22"/>
        </w:rPr>
        <w:t>Corequisite registration</w:t>
      </w:r>
      <w:r w:rsidRPr="00424939" w:rsidDel="00121105">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with </w:t>
      </w:r>
      <w:r>
        <w:rPr>
          <w:rFonts w:ascii="Garamond" w:hAnsi="Garamond" w:cs="Times New Roman"/>
          <w:color w:val="000000" w:themeColor="text1"/>
          <w:sz w:val="22"/>
          <w:szCs w:val="22"/>
        </w:rPr>
        <w:t xml:space="preserve">Immunology </w:t>
      </w:r>
      <w:r w:rsidRPr="00424939">
        <w:rPr>
          <w:rFonts w:ascii="Garamond" w:hAnsi="Garamond" w:cs="Times New Roman"/>
          <w:color w:val="000000" w:themeColor="text1"/>
          <w:sz w:val="22"/>
          <w:szCs w:val="22"/>
        </w:rPr>
        <w:t>(BIO-4</w:t>
      </w:r>
      <w:r>
        <w:rPr>
          <w:rFonts w:ascii="Garamond" w:hAnsi="Garamond" w:cs="Times New Roman"/>
          <w:color w:val="000000" w:themeColor="text1"/>
          <w:sz w:val="22"/>
          <w:szCs w:val="22"/>
        </w:rPr>
        <w:t>6</w:t>
      </w:r>
      <w:r w:rsidRPr="00424939">
        <w:rPr>
          <w:rFonts w:ascii="Garamond" w:hAnsi="Garamond" w:cs="Times New Roman"/>
          <w:color w:val="000000" w:themeColor="text1"/>
          <w:sz w:val="22"/>
          <w:szCs w:val="22"/>
        </w:rPr>
        <w:t xml:space="preserve">5). (0.2 course credit) </w:t>
      </w:r>
    </w:p>
    <w:p w14:paraId="4B1B9ECF" w14:textId="56D87D1C" w:rsidR="006F1822" w:rsidRPr="00424939" w:rsidRDefault="006F1822" w:rsidP="004238AC">
      <w:pPr>
        <w:pStyle w:val="Noparagraphstyle"/>
        <w:spacing w:before="40" w:line="240" w:lineRule="auto"/>
        <w:jc w:val="left"/>
        <w:rPr>
          <w:rFonts w:ascii="Garamond" w:hAnsi="Garamond" w:cs="Times New Roman"/>
          <w:b/>
          <w:color w:val="000000" w:themeColor="text1"/>
          <w:sz w:val="22"/>
          <w:szCs w:val="22"/>
        </w:rPr>
        <w:pPrChange w:id="9862"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BIO-494 Internship in Biology</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7DA842C9" w14:textId="647EFEA1" w:rsidR="006F1822" w:rsidRDefault="00232F5E" w:rsidP="004238AC">
      <w:pPr>
        <w:rPr>
          <w:rPrChange w:id="9863" w:author="Summer 2023 updates" w:date="2024-07-31T13:42:00Z">
            <w:rPr>
              <w:rFonts w:ascii="Garamond" w:hAnsi="Garamond"/>
              <w:color w:val="000000" w:themeColor="text1"/>
              <w:sz w:val="22"/>
            </w:rPr>
          </w:rPrChange>
        </w:rPr>
        <w:pPrChange w:id="9864" w:author="Summer 2023 updates" w:date="2024-07-31T13:42:00Z">
          <w:pPr>
            <w:pStyle w:val="Noparagraphstyle"/>
            <w:spacing w:after="60" w:line="240" w:lineRule="auto"/>
            <w:jc w:val="left"/>
          </w:pPr>
        </w:pPrChange>
      </w:pPr>
      <w:r>
        <w:rPr>
          <w:rPrChange w:id="9865" w:author="Summer 2023 updates" w:date="2024-07-31T13:42:00Z">
            <w:rPr>
              <w:rFonts w:ascii="Garamond" w:hAnsi="Garamond"/>
              <w:color w:val="000000" w:themeColor="text1"/>
              <w:sz w:val="22"/>
            </w:rPr>
          </w:rPrChange>
        </w:rPr>
        <w:t>Investigates</w:t>
      </w:r>
      <w:r w:rsidR="006F1822" w:rsidRPr="00424939">
        <w:rPr>
          <w:rPrChange w:id="9866" w:author="Summer 2023 updates" w:date="2024-07-31T13:42:00Z">
            <w:rPr>
              <w:rFonts w:ascii="Garamond" w:hAnsi="Garamond"/>
              <w:color w:val="000000" w:themeColor="text1"/>
              <w:sz w:val="22"/>
            </w:rPr>
          </w:rPrChange>
        </w:rPr>
        <w:t xml:space="preserve"> an area of interest through voluntary field placement supervised by a faculty member of the department. A minimum of 140 hours on-site experience is required. P/NP basis only. This course does not satisfy any of the requirements for a major in biology. </w:t>
      </w:r>
      <w:r w:rsidR="006F1822" w:rsidRPr="00424939">
        <w:rPr>
          <w:u w:val="single"/>
          <w:rPrChange w:id="9867" w:author="Summer 2023 updates" w:date="2024-07-31T13:42:00Z">
            <w:rPr>
              <w:rFonts w:ascii="Garamond" w:hAnsi="Garamond"/>
              <w:color w:val="000000" w:themeColor="text1"/>
              <w:sz w:val="22"/>
              <w:u w:val="single"/>
            </w:rPr>
          </w:rPrChange>
        </w:rPr>
        <w:t>Prerequisites</w:t>
      </w:r>
      <w:r w:rsidR="006F1822" w:rsidRPr="00424939">
        <w:rPr>
          <w:rPrChange w:id="9868" w:author="Summer 2023 updates" w:date="2024-07-31T13:42:00Z">
            <w:rPr>
              <w:rFonts w:ascii="Garamond" w:hAnsi="Garamond"/>
              <w:color w:val="000000" w:themeColor="text1"/>
              <w:sz w:val="22"/>
            </w:rPr>
          </w:rPrChange>
        </w:rPr>
        <w:t xml:space="preserve">: declared major in biology, junior standing, and consent of department chair. </w:t>
      </w:r>
    </w:p>
    <w:p w14:paraId="10A62675" w14:textId="3C0953A8" w:rsidR="00784273" w:rsidRDefault="00784273" w:rsidP="00B46988">
      <w:pPr>
        <w:rPr>
          <w:rPrChange w:id="9869" w:author="Summer 2023 updates" w:date="2024-07-31T13:42:00Z">
            <w:rPr>
              <w:rFonts w:ascii="Garamond" w:hAnsi="Garamond"/>
              <w:color w:val="000000" w:themeColor="text1"/>
              <w:sz w:val="22"/>
            </w:rPr>
          </w:rPrChange>
        </w:rPr>
        <w:pPrChange w:id="9870" w:author="Summer 2023 updates" w:date="2024-07-31T13:42:00Z">
          <w:pPr>
            <w:pStyle w:val="Noparagraphstyle"/>
            <w:spacing w:after="60" w:line="240" w:lineRule="auto"/>
            <w:jc w:val="left"/>
          </w:pPr>
        </w:pPrChange>
      </w:pPr>
    </w:p>
    <w:p w14:paraId="3C1993FD" w14:textId="77777777" w:rsidR="00D954A7" w:rsidRPr="00424939" w:rsidRDefault="00D954A7" w:rsidP="00D954A7">
      <w:pPr>
        <w:pStyle w:val="Noparagraphstyle"/>
        <w:spacing w:line="240" w:lineRule="auto"/>
        <w:jc w:val="left"/>
        <w:rPr>
          <w:del w:id="9871" w:author="Summer 2023 updates" w:date="2024-07-31T13:42:00Z"/>
          <w:rFonts w:ascii="Garamond" w:hAnsi="Garamond" w:cs="Times New Roman"/>
          <w:b/>
          <w:color w:val="000000" w:themeColor="text1"/>
          <w:sz w:val="22"/>
          <w:szCs w:val="22"/>
        </w:rPr>
      </w:pPr>
      <w:del w:id="9872" w:author="Summer 2023 updates" w:date="2024-07-31T13:42:00Z">
        <w:r w:rsidRPr="00424939">
          <w:rPr>
            <w:rFonts w:ascii="Garamond" w:hAnsi="Garamond" w:cs="Times New Roman"/>
            <w:b/>
            <w:color w:val="000000" w:themeColor="text1"/>
            <w:sz w:val="22"/>
            <w:szCs w:val="22"/>
          </w:rPr>
          <w:delText xml:space="preserve">OCC-365 Study and Research at Oak Ridge Laboratory </w:delText>
        </w:r>
      </w:del>
    </w:p>
    <w:p w14:paraId="3C4F3670" w14:textId="77777777" w:rsidR="00D954A7" w:rsidRPr="00424939" w:rsidRDefault="00D954A7" w:rsidP="00D954A7">
      <w:pPr>
        <w:pStyle w:val="Noparagraphstyle"/>
        <w:spacing w:after="60" w:line="240" w:lineRule="auto"/>
        <w:jc w:val="left"/>
        <w:rPr>
          <w:del w:id="9873" w:author="Summer 2023 updates" w:date="2024-07-31T13:42:00Z"/>
          <w:rFonts w:ascii="Garamond" w:hAnsi="Garamond" w:cs="Times New Roman"/>
          <w:color w:val="000000" w:themeColor="text1"/>
          <w:sz w:val="22"/>
          <w:szCs w:val="22"/>
        </w:rPr>
      </w:pPr>
      <w:del w:id="9874" w:author="Summer 2023 updates" w:date="2024-07-31T13:42:00Z">
        <w:r w:rsidRPr="00424939">
          <w:rPr>
            <w:rFonts w:ascii="Garamond" w:hAnsi="Garamond" w:cs="Times New Roman"/>
            <w:color w:val="000000" w:themeColor="text1"/>
            <w:sz w:val="22"/>
            <w:szCs w:val="22"/>
          </w:rPr>
          <w:delText xml:space="preserve">See description, p. </w:delText>
        </w:r>
        <w:r w:rsidR="00211715" w:rsidRPr="00424939">
          <w:rPr>
            <w:rFonts w:ascii="Garamond" w:hAnsi="Garamond" w:cs="Times New Roman"/>
            <w:color w:val="000000" w:themeColor="text1"/>
            <w:sz w:val="22"/>
            <w:szCs w:val="22"/>
          </w:rPr>
          <w:fldChar w:fldCharType="begin"/>
        </w:r>
        <w:r w:rsidR="00211715" w:rsidRPr="00424939">
          <w:rPr>
            <w:rFonts w:ascii="Garamond" w:hAnsi="Garamond" w:cs="Times New Roman"/>
            <w:color w:val="000000" w:themeColor="text1"/>
            <w:sz w:val="22"/>
            <w:szCs w:val="22"/>
          </w:rPr>
          <w:delInstrText xml:space="preserve"> PAGEREF OCC365 \h </w:delInstrText>
        </w:r>
        <w:r w:rsidR="00211715" w:rsidRPr="00424939">
          <w:rPr>
            <w:rFonts w:ascii="Garamond" w:hAnsi="Garamond" w:cs="Times New Roman"/>
            <w:color w:val="000000" w:themeColor="text1"/>
            <w:sz w:val="22"/>
            <w:szCs w:val="22"/>
          </w:rPr>
        </w:r>
        <w:r w:rsidR="00211715"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delText>30</w:delText>
        </w:r>
        <w:r w:rsidR="00211715" w:rsidRPr="00424939">
          <w:rPr>
            <w:rFonts w:ascii="Garamond" w:hAnsi="Garamond" w:cs="Times New Roman"/>
            <w:color w:val="000000" w:themeColor="text1"/>
            <w:sz w:val="22"/>
            <w:szCs w:val="22"/>
          </w:rPr>
          <w:fldChar w:fldCharType="end"/>
        </w:r>
      </w:del>
    </w:p>
    <w:p w14:paraId="45E8453F" w14:textId="77777777" w:rsidR="00956360" w:rsidRDefault="00956360" w:rsidP="00D954A7">
      <w:pPr>
        <w:spacing w:after="0"/>
        <w:rPr>
          <w:del w:id="9875" w:author="Summer 2023 updates" w:date="2024-07-31T13:42:00Z"/>
          <w:rFonts w:cs="Times New Roman"/>
          <w:b/>
          <w:color w:val="000000" w:themeColor="text1"/>
        </w:rPr>
      </w:pPr>
      <w:bookmarkStart w:id="9876" w:name="SCI494"/>
    </w:p>
    <w:p w14:paraId="4CDB33B7" w14:textId="77777777" w:rsidR="00784273" w:rsidRPr="00720AA7" w:rsidRDefault="00784273" w:rsidP="00B46988">
      <w:pPr>
        <w:rPr>
          <w:ins w:id="9877" w:author="Summer 2023 updates" w:date="2024-07-31T13:42:00Z"/>
        </w:rPr>
      </w:pPr>
    </w:p>
    <w:p w14:paraId="7AB56490" w14:textId="77777777" w:rsidR="005D24BB" w:rsidRPr="008A0DA4" w:rsidRDefault="005D24BB" w:rsidP="008A0DA4">
      <w:pPr>
        <w:spacing w:before="40" w:after="0"/>
        <w:rPr>
          <w:moveFrom w:id="9878" w:author="Summer 2023 updates" w:date="2024-07-31T13:42:00Z"/>
          <w:b/>
          <w:rPrChange w:id="9879" w:author="Summer 2023 updates" w:date="2024-07-31T13:42:00Z">
            <w:rPr>
              <w:moveFrom w:id="9880" w:author="Summer 2023 updates" w:date="2024-07-31T13:42:00Z"/>
              <w:b/>
              <w:color w:val="000000" w:themeColor="text1"/>
            </w:rPr>
          </w:rPrChange>
        </w:rPr>
        <w:pPrChange w:id="9881" w:author="Summer 2023 updates" w:date="2024-07-31T13:42:00Z">
          <w:pPr>
            <w:spacing w:after="0"/>
          </w:pPr>
        </w:pPrChange>
      </w:pPr>
      <w:moveFromRangeStart w:id="9882" w:author="Summer 2023 updates" w:date="2024-07-31T13:42:00Z" w:name="move173325809"/>
      <w:moveFrom w:id="9883" w:author="Summer 2023 updates" w:date="2024-07-31T13:42:00Z">
        <w:r w:rsidRPr="008A0DA4">
          <w:rPr>
            <w:b/>
            <w:rPrChange w:id="9884" w:author="Summer 2023 updates" w:date="2024-07-31T13:42:00Z">
              <w:rPr>
                <w:b/>
                <w:color w:val="000000" w:themeColor="text1"/>
              </w:rPr>
            </w:rPrChange>
          </w:rPr>
          <w:t>HSS-494</w:t>
        </w:r>
        <w:bookmarkEnd w:id="9876"/>
        <w:r w:rsidRPr="008A0DA4">
          <w:rPr>
            <w:b/>
            <w:rPrChange w:id="9885" w:author="Summer 2023 updates" w:date="2024-07-31T13:42:00Z">
              <w:rPr>
                <w:b/>
                <w:color w:val="000000" w:themeColor="text1"/>
              </w:rPr>
            </w:rPrChange>
          </w:rPr>
          <w:t xml:space="preserve"> Health Sciences Internship</w:t>
        </w:r>
      </w:moveFrom>
    </w:p>
    <w:p w14:paraId="1BDFF0FC" w14:textId="77777777" w:rsidR="005D24BB" w:rsidRDefault="005D24BB" w:rsidP="00665B44">
      <w:pPr>
        <w:rPr>
          <w:moveFrom w:id="9886" w:author="Summer 2023 updates" w:date="2024-07-31T13:42:00Z"/>
          <w:rFonts w:cs="Garamond"/>
        </w:rPr>
        <w:pPrChange w:id="9887" w:author="Summer 2023 updates" w:date="2024-07-31T13:42:00Z">
          <w:pPr>
            <w:spacing w:after="0"/>
          </w:pPr>
        </w:pPrChange>
      </w:pPr>
      <w:moveFrom w:id="9888" w:author="Summer 2023 updates" w:date="2024-07-31T13:42:00Z">
        <w:r>
          <w:t xml:space="preserve">Offers an </w:t>
        </w:r>
        <w:r w:rsidRPr="00720AA7">
          <w:t>intense exploration in the fields of human or animal healthcar</w:t>
        </w:r>
        <w:r>
          <w:t xml:space="preserve">e, allied health, or auxiliary </w:t>
        </w:r>
        <w:r w:rsidRPr="00720AA7">
          <w:t xml:space="preserve">fields within the healthcare system. Students are placed </w:t>
        </w:r>
        <w:r>
          <w:t xml:space="preserve">at local sites and/or in nearby </w:t>
        </w:r>
        <w:r w:rsidRPr="00720AA7">
          <w:t>communities with one or more professionals in fields relate</w:t>
        </w:r>
        <w:r>
          <w:t xml:space="preserve">d to the student’s interests. A </w:t>
        </w:r>
        <w:r w:rsidRPr="00720AA7">
          <w:t>minimum of 140 hours on-site experience is required</w:t>
        </w:r>
        <w:r>
          <w:t>. P</w:t>
        </w:r>
        <w:r w:rsidRPr="00720AA7">
          <w:rPr>
            <w:rFonts w:cs="Garamond"/>
          </w:rPr>
          <w:t xml:space="preserve">/NP basis only. </w:t>
        </w:r>
        <w:r w:rsidRPr="00720AA7">
          <w:rPr>
            <w:u w:val="single"/>
          </w:rPr>
          <w:t>Prerequisites</w:t>
        </w:r>
        <w:r>
          <w:t xml:space="preserve">: junior </w:t>
        </w:r>
        <w:r w:rsidRPr="00720AA7">
          <w:t>or senior standing, submission of application in Fall t</w:t>
        </w:r>
        <w:r>
          <w:t xml:space="preserve">erm, and consent of instructor. </w:t>
        </w:r>
        <w:r>
          <w:rPr>
            <w:rFonts w:cs="Garamond"/>
          </w:rPr>
          <w:t>(Offered May Term only)</w:t>
        </w:r>
      </w:moveFrom>
    </w:p>
    <w:p w14:paraId="792CB302" w14:textId="77777777" w:rsidR="001916A2" w:rsidRDefault="001916A2" w:rsidP="00B733D7">
      <w:pPr>
        <w:spacing w:after="0"/>
        <w:rPr>
          <w:moveFrom w:id="9889" w:author="Summer 2023 updates" w:date="2024-07-31T13:42:00Z"/>
          <w:rPrChange w:id="9890" w:author="Summer 2023 updates" w:date="2024-07-31T13:42:00Z">
            <w:rPr>
              <w:moveFrom w:id="9891" w:author="Summer 2023 updates" w:date="2024-07-31T13:42:00Z"/>
              <w:color w:val="000000" w:themeColor="text1"/>
            </w:rPr>
          </w:rPrChange>
        </w:rPr>
      </w:pPr>
    </w:p>
    <w:p w14:paraId="42DC4E29" w14:textId="77777777" w:rsidR="00B733D7" w:rsidRPr="001916A2" w:rsidRDefault="00B733D7" w:rsidP="00B733D7">
      <w:pPr>
        <w:spacing w:after="0"/>
        <w:rPr>
          <w:moveFrom w:id="9892" w:author="Summer 2023 updates" w:date="2024-07-31T13:42:00Z"/>
          <w:rPrChange w:id="9893" w:author="Summer 2023 updates" w:date="2024-07-31T13:42:00Z">
            <w:rPr>
              <w:moveFrom w:id="9894" w:author="Summer 2023 updates" w:date="2024-07-31T13:42:00Z"/>
              <w:color w:val="000000" w:themeColor="text1"/>
            </w:rPr>
          </w:rPrChange>
        </w:rPr>
      </w:pPr>
    </w:p>
    <w:p w14:paraId="3D4A0EB9" w14:textId="001C47D0" w:rsidR="00D954A7" w:rsidRPr="00424939" w:rsidRDefault="00243775" w:rsidP="004238AC">
      <w:pPr>
        <w:pStyle w:val="Heading4"/>
        <w:spacing w:before="120"/>
        <w:rPr>
          <w:rFonts w:ascii="Garamond" w:hAnsi="Garamond"/>
          <w:b w:val="0"/>
          <w:color w:val="000000" w:themeColor="text1"/>
        </w:rPr>
        <w:pPrChange w:id="9895" w:author="Summer 2023 updates" w:date="2024-07-31T13:42:00Z">
          <w:pPr>
            <w:pStyle w:val="Heading4"/>
          </w:pPr>
        </w:pPrChange>
      </w:pPr>
      <w:bookmarkStart w:id="9896" w:name="_Ref14175965"/>
      <w:bookmarkStart w:id="9897" w:name="_Ref14176581"/>
      <w:bookmarkStart w:id="9898" w:name="_Toc141355739"/>
      <w:bookmarkStart w:id="9899" w:name="_Toc110005220"/>
      <w:moveFromRangeEnd w:id="9882"/>
      <w:r w:rsidRPr="00424939">
        <w:rPr>
          <w:rFonts w:ascii="Garamond" w:hAnsi="Garamond"/>
          <w:b w:val="0"/>
          <w:color w:val="000000" w:themeColor="text1"/>
        </w:rPr>
        <w:t>—</w:t>
      </w:r>
      <w:r w:rsidR="00D954A7" w:rsidRPr="00424939">
        <w:rPr>
          <w:rStyle w:val="Strong"/>
          <w:rFonts w:ascii="Garamond" w:hAnsi="Garamond"/>
          <w:b/>
          <w:color w:val="000000" w:themeColor="text1"/>
        </w:rPr>
        <w:t xml:space="preserve">Business </w:t>
      </w:r>
      <w:r w:rsidRPr="00424939">
        <w:rPr>
          <w:rStyle w:val="Strong"/>
          <w:rFonts w:ascii="Garamond" w:hAnsi="Garamond"/>
          <w:b/>
          <w:color w:val="000000" w:themeColor="text1"/>
        </w:rPr>
        <w:t>Administration</w:t>
      </w:r>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Business Administration</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r w:rsidRPr="00424939">
        <w:rPr>
          <w:rStyle w:val="Strong"/>
          <w:rFonts w:ascii="Garamond" w:hAnsi="Garamond"/>
          <w:b/>
          <w:color w:val="000000" w:themeColor="text1"/>
        </w:rPr>
        <w:t xml:space="preserve"> </w:t>
      </w:r>
      <w:r w:rsidR="00E1407F">
        <w:rPr>
          <w:rStyle w:val="Strong"/>
          <w:rFonts w:ascii="Garamond" w:hAnsi="Garamond"/>
          <w:b/>
          <w:color w:val="000000" w:themeColor="text1"/>
        </w:rPr>
        <w:t>a</w:t>
      </w:r>
      <w:r w:rsidRPr="00424939">
        <w:rPr>
          <w:rStyle w:val="Strong"/>
          <w:rFonts w:ascii="Garamond" w:hAnsi="Garamond"/>
          <w:b/>
          <w:color w:val="000000" w:themeColor="text1"/>
        </w:rPr>
        <w:t>nd Economics</w:t>
      </w:r>
      <w:bookmarkEnd w:id="9896"/>
      <w:bookmarkEnd w:id="9897"/>
      <w:bookmarkEnd w:id="9898"/>
      <w:bookmarkEnd w:id="9899"/>
      <w:r w:rsidR="00B8454E" w:rsidRPr="00424939">
        <w:rPr>
          <w:rStyle w:val="Strong"/>
          <w:rFonts w:ascii="Garamond" w:hAnsi="Garamond"/>
          <w:b/>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Style w:val="Strong"/>
          <w:rFonts w:ascii="Garamond" w:hAnsi="Garamond"/>
          <w:b/>
          <w:color w:val="000000" w:themeColor="text1"/>
        </w:rPr>
        <w:fldChar w:fldCharType="end"/>
      </w:r>
    </w:p>
    <w:p w14:paraId="5D23AF30" w14:textId="79CF836A" w:rsidR="00D954A7" w:rsidRPr="00424939" w:rsidRDefault="00D954A7" w:rsidP="00987B6F">
      <w:pPr>
        <w:rPr>
          <w:rPrChange w:id="9900" w:author="Summer 2023 updates" w:date="2024-07-31T13:42:00Z">
            <w:rPr>
              <w:rFonts w:ascii="Garamond" w:hAnsi="Garamond"/>
              <w:color w:val="000000" w:themeColor="text1"/>
              <w:sz w:val="22"/>
            </w:rPr>
          </w:rPrChange>
        </w:rPr>
        <w:pPrChange w:id="9901" w:author="Summer 2023 updates" w:date="2024-07-31T13:42:00Z">
          <w:pPr>
            <w:pStyle w:val="Noparagraphstyle"/>
            <w:spacing w:after="120" w:line="240" w:lineRule="auto"/>
            <w:jc w:val="left"/>
          </w:pPr>
        </w:pPrChange>
      </w:pPr>
      <w:r w:rsidRPr="00424939">
        <w:rPr>
          <w:rPrChange w:id="9902" w:author="Summer 2023 updates" w:date="2024-07-31T13:42:00Z">
            <w:rPr>
              <w:rFonts w:ascii="Garamond" w:hAnsi="Garamond"/>
              <w:color w:val="000000" w:themeColor="text1"/>
              <w:sz w:val="22"/>
            </w:rPr>
          </w:rPrChange>
        </w:rPr>
        <w:t xml:space="preserve">Baranowski, </w:t>
      </w:r>
      <w:ins w:id="9903" w:author="Summer 2023 updates" w:date="2024-07-31T13:42:00Z">
        <w:r w:rsidR="00B46988">
          <w:t xml:space="preserve">Calman, </w:t>
        </w:r>
      </w:ins>
      <w:r w:rsidRPr="00424939">
        <w:rPr>
          <w:rPrChange w:id="9904" w:author="Summer 2023 updates" w:date="2024-07-31T13:42:00Z">
            <w:rPr>
              <w:rFonts w:ascii="Garamond" w:hAnsi="Garamond"/>
              <w:color w:val="000000" w:themeColor="text1"/>
              <w:sz w:val="22"/>
            </w:rPr>
          </w:rPrChange>
        </w:rPr>
        <w:t xml:space="preserve">Carstens, Chen, J. Christensen, </w:t>
      </w:r>
      <w:del w:id="9905" w:author="Summer 2023 updates" w:date="2024-07-31T13:42:00Z">
        <w:r w:rsidR="00005736" w:rsidRPr="00424939">
          <w:rPr>
            <w:rFonts w:cs="Times New Roman"/>
            <w:color w:val="000000" w:themeColor="text1"/>
          </w:rPr>
          <w:delText xml:space="preserve">Crain, </w:delText>
        </w:r>
      </w:del>
      <w:r w:rsidRPr="00424939">
        <w:rPr>
          <w:rPrChange w:id="9906" w:author="Summer 2023 updates" w:date="2024-07-31T13:42:00Z">
            <w:rPr>
              <w:rFonts w:ascii="Garamond" w:hAnsi="Garamond"/>
              <w:color w:val="000000" w:themeColor="text1"/>
              <w:sz w:val="22"/>
            </w:rPr>
          </w:rPrChange>
        </w:rPr>
        <w:t>Eichhorn</w:t>
      </w:r>
      <w:r w:rsidR="006F04A3">
        <w:rPr>
          <w:rPrChange w:id="9907" w:author="Summer 2023 updates" w:date="2024-07-31T13:42:00Z">
            <w:rPr>
              <w:rFonts w:ascii="Garamond" w:hAnsi="Garamond"/>
              <w:color w:val="000000" w:themeColor="text1"/>
              <w:sz w:val="22"/>
            </w:rPr>
          </w:rPrChange>
        </w:rPr>
        <w:t xml:space="preserve"> (Co-Chair)</w:t>
      </w:r>
      <w:r w:rsidRPr="00424939">
        <w:rPr>
          <w:rPrChange w:id="9908" w:author="Summer 2023 updates" w:date="2024-07-31T13:42:00Z">
            <w:rPr>
              <w:rFonts w:ascii="Garamond" w:hAnsi="Garamond"/>
              <w:color w:val="000000" w:themeColor="text1"/>
              <w:sz w:val="22"/>
            </w:rPr>
          </w:rPrChange>
        </w:rPr>
        <w:t xml:space="preserve">, Hall, </w:t>
      </w:r>
      <w:r w:rsidR="006F04A3">
        <w:rPr>
          <w:rPrChange w:id="9909" w:author="Summer 2023 updates" w:date="2024-07-31T13:42:00Z">
            <w:rPr>
              <w:rFonts w:ascii="Garamond" w:hAnsi="Garamond"/>
              <w:color w:val="000000" w:themeColor="text1"/>
              <w:sz w:val="22"/>
            </w:rPr>
          </w:rPrChange>
        </w:rPr>
        <w:t xml:space="preserve">Hayes, </w:t>
      </w:r>
      <w:del w:id="9910" w:author="Summer 2023 updates" w:date="2024-07-31T13:42:00Z">
        <w:r w:rsidR="006F04A3">
          <w:rPr>
            <w:rFonts w:cs="Times New Roman"/>
            <w:color w:val="000000" w:themeColor="text1"/>
          </w:rPr>
          <w:delText xml:space="preserve">D., </w:delText>
        </w:r>
        <w:r w:rsidRPr="00424939">
          <w:rPr>
            <w:rFonts w:cs="Times New Roman"/>
            <w:color w:val="000000" w:themeColor="text1"/>
          </w:rPr>
          <w:delText xml:space="preserve">Knudson, </w:delText>
        </w:r>
      </w:del>
      <w:r w:rsidRPr="00424939">
        <w:rPr>
          <w:rPrChange w:id="9911" w:author="Summer 2023 updates" w:date="2024-07-31T13:42:00Z">
            <w:rPr>
              <w:rFonts w:ascii="Garamond" w:hAnsi="Garamond"/>
              <w:color w:val="000000" w:themeColor="text1"/>
              <w:sz w:val="22"/>
            </w:rPr>
          </w:rPrChange>
        </w:rPr>
        <w:t xml:space="preserve">Kuennen, </w:t>
      </w:r>
      <w:ins w:id="9912" w:author="Summer 2023 updates" w:date="2024-07-31T13:42:00Z">
        <w:r w:rsidR="000937F7">
          <w:t xml:space="preserve">Lensing, </w:t>
        </w:r>
        <w:r w:rsidR="00B46988">
          <w:t xml:space="preserve">Lutz, </w:t>
        </w:r>
      </w:ins>
      <w:r w:rsidRPr="00424939">
        <w:rPr>
          <w:rPrChange w:id="9913" w:author="Summer 2023 updates" w:date="2024-07-31T13:42:00Z">
            <w:rPr>
              <w:rFonts w:ascii="Garamond" w:hAnsi="Garamond"/>
              <w:color w:val="000000" w:themeColor="text1"/>
              <w:sz w:val="22"/>
            </w:rPr>
          </w:rPrChange>
        </w:rPr>
        <w:t>Melcher, Nguyen</w:t>
      </w:r>
      <w:r w:rsidR="006F04A3">
        <w:rPr>
          <w:rPrChange w:id="9914" w:author="Summer 2023 updates" w:date="2024-07-31T13:42:00Z">
            <w:rPr>
              <w:rFonts w:ascii="Garamond" w:hAnsi="Garamond"/>
              <w:color w:val="000000" w:themeColor="text1"/>
              <w:sz w:val="22"/>
            </w:rPr>
          </w:rPrChange>
        </w:rPr>
        <w:t xml:space="preserve"> (Co-Chair)</w:t>
      </w:r>
      <w:r w:rsidRPr="00424939">
        <w:rPr>
          <w:rPrChange w:id="9915" w:author="Summer 2023 updates" w:date="2024-07-31T13:42:00Z">
            <w:rPr>
              <w:rFonts w:ascii="Garamond" w:hAnsi="Garamond"/>
              <w:color w:val="000000" w:themeColor="text1"/>
              <w:sz w:val="22"/>
            </w:rPr>
          </w:rPrChange>
        </w:rPr>
        <w:t>,</w:t>
      </w:r>
      <w:r w:rsidR="006F04A3">
        <w:rPr>
          <w:rPrChange w:id="9916" w:author="Summer 2023 updates" w:date="2024-07-31T13:42:00Z">
            <w:rPr>
              <w:rFonts w:ascii="Garamond" w:hAnsi="Garamond"/>
              <w:color w:val="000000" w:themeColor="text1"/>
              <w:sz w:val="22"/>
            </w:rPr>
          </w:rPrChange>
        </w:rPr>
        <w:t xml:space="preserve"> Perry</w:t>
      </w:r>
      <w:del w:id="9917" w:author="Summer 2023 updates" w:date="2024-07-31T13:42:00Z">
        <w:r w:rsidR="006F04A3">
          <w:rPr>
            <w:rFonts w:cs="Times New Roman"/>
            <w:color w:val="000000" w:themeColor="text1"/>
          </w:rPr>
          <w:delText>,</w:delText>
        </w:r>
        <w:r w:rsidRPr="00424939">
          <w:rPr>
            <w:rFonts w:cs="Times New Roman"/>
            <w:color w:val="000000" w:themeColor="text1"/>
          </w:rPr>
          <w:delText xml:space="preserve"> Trout</w:delText>
        </w:r>
      </w:del>
      <w:r w:rsidR="006F04A3">
        <w:rPr>
          <w:rPrChange w:id="9918" w:author="Summer 2023 updates" w:date="2024-07-31T13:42:00Z">
            <w:rPr>
              <w:rFonts w:ascii="Garamond" w:hAnsi="Garamond"/>
              <w:color w:val="000000" w:themeColor="text1"/>
              <w:sz w:val="22"/>
            </w:rPr>
          </w:rPrChange>
        </w:rPr>
        <w:t>,</w:t>
      </w:r>
      <w:r w:rsidRPr="00424939">
        <w:rPr>
          <w:rPrChange w:id="9919" w:author="Summer 2023 updates" w:date="2024-07-31T13:42:00Z">
            <w:rPr>
              <w:rFonts w:ascii="Garamond" w:hAnsi="Garamond"/>
              <w:color w:val="000000" w:themeColor="text1"/>
              <w:sz w:val="22"/>
            </w:rPr>
          </w:rPrChange>
        </w:rPr>
        <w:t xml:space="preserve"> Westberg</w:t>
      </w:r>
      <w:r w:rsidR="009B7EDC" w:rsidRPr="00424939">
        <w:rPr>
          <w:rPrChange w:id="9920" w:author="Summer 2023 updates" w:date="2024-07-31T13:42:00Z">
            <w:rPr>
              <w:rFonts w:ascii="Garamond" w:hAnsi="Garamond"/>
              <w:color w:val="000000" w:themeColor="text1"/>
              <w:sz w:val="22"/>
            </w:rPr>
          </w:rPrChange>
        </w:rPr>
        <w:t>.</w:t>
      </w:r>
    </w:p>
    <w:p w14:paraId="3D04B86D" w14:textId="28F16EFF" w:rsidR="00D954A7" w:rsidRPr="00424939" w:rsidRDefault="00D954A7" w:rsidP="00987B6F">
      <w:pPr>
        <w:rPr>
          <w:rPrChange w:id="9921" w:author="Summer 2023 updates" w:date="2024-07-31T13:42:00Z">
            <w:rPr>
              <w:rFonts w:ascii="Garamond" w:hAnsi="Garamond"/>
              <w:color w:val="000000" w:themeColor="text1"/>
              <w:sz w:val="22"/>
            </w:rPr>
          </w:rPrChange>
        </w:rPr>
        <w:pPrChange w:id="9922" w:author="Summer 2023 updates" w:date="2024-07-31T13:42:00Z">
          <w:pPr>
            <w:pStyle w:val="Noparagraphstyle"/>
            <w:spacing w:after="120" w:line="240" w:lineRule="auto"/>
            <w:jc w:val="left"/>
          </w:pPr>
        </w:pPrChange>
      </w:pPr>
      <w:r w:rsidRPr="00424939">
        <w:rPr>
          <w:rPrChange w:id="9923" w:author="Summer 2023 updates" w:date="2024-07-31T13:42:00Z">
            <w:rPr>
              <w:rFonts w:ascii="Garamond" w:hAnsi="Garamond"/>
              <w:color w:val="000000" w:themeColor="text1"/>
              <w:sz w:val="22"/>
            </w:rPr>
          </w:rPrChange>
        </w:rPr>
        <w:t>The Stead Department of Business Administration</w:t>
      </w:r>
      <w:r w:rsidR="00B8454E" w:rsidRPr="00424939">
        <w:rPr>
          <w:rPrChange w:id="9924" w:author="Summer 2023 updates" w:date="2024-07-31T13:42:00Z">
            <w:rPr>
              <w:rFonts w:ascii="Garamond" w:hAnsi="Garamond"/>
              <w:color w:val="000000" w:themeColor="text1"/>
              <w:sz w:val="22"/>
            </w:rPr>
          </w:rPrChange>
        </w:rPr>
        <w:fldChar w:fldCharType="begin"/>
      </w:r>
      <w:r w:rsidR="00B8454E" w:rsidRPr="00424939">
        <w:rPr>
          <w:rPrChange w:id="9925" w:author="Summer 2023 updates" w:date="2024-07-31T13:42:00Z">
            <w:rPr>
              <w:rFonts w:ascii="Garamond" w:hAnsi="Garamond"/>
              <w:color w:val="000000" w:themeColor="text1"/>
            </w:rPr>
          </w:rPrChange>
        </w:rPr>
        <w:instrText xml:space="preserve"> XE "Business Administration" </w:instrText>
      </w:r>
      <w:r w:rsidR="00B8454E" w:rsidRPr="00424939">
        <w:rPr>
          <w:rPrChange w:id="9926" w:author="Summer 2023 updates" w:date="2024-07-31T13:42:00Z">
            <w:rPr>
              <w:rFonts w:ascii="Garamond" w:hAnsi="Garamond"/>
              <w:color w:val="000000" w:themeColor="text1"/>
              <w:sz w:val="22"/>
            </w:rPr>
          </w:rPrChange>
        </w:rPr>
        <w:fldChar w:fldCharType="end"/>
      </w:r>
      <w:r w:rsidRPr="00424939">
        <w:rPr>
          <w:rPrChange w:id="9927" w:author="Summer 2023 updates" w:date="2024-07-31T13:42:00Z">
            <w:rPr>
              <w:rFonts w:ascii="Garamond" w:hAnsi="Garamond"/>
              <w:color w:val="000000" w:themeColor="text1"/>
              <w:sz w:val="22"/>
            </w:rPr>
          </w:rPrChange>
        </w:rPr>
        <w:t xml:space="preserve"> and Economics</w:t>
      </w:r>
      <w:r w:rsidR="00B8454E" w:rsidRPr="00424939">
        <w:rPr>
          <w:rPrChange w:id="9928" w:author="Summer 2023 updates" w:date="2024-07-31T13:42:00Z">
            <w:rPr>
              <w:rFonts w:ascii="Garamond" w:hAnsi="Garamond"/>
              <w:color w:val="000000" w:themeColor="text1"/>
              <w:sz w:val="22"/>
            </w:rPr>
          </w:rPrChange>
        </w:rPr>
        <w:fldChar w:fldCharType="begin"/>
      </w:r>
      <w:r w:rsidR="00B8454E" w:rsidRPr="00424939">
        <w:rPr>
          <w:rPrChange w:id="9929" w:author="Summer 2023 updates" w:date="2024-07-31T13:42:00Z">
            <w:rPr>
              <w:rFonts w:ascii="Garamond" w:hAnsi="Garamond"/>
              <w:color w:val="000000" w:themeColor="text1"/>
            </w:rPr>
          </w:rPrChange>
        </w:rPr>
        <w:instrText xml:space="preserve"> XE "Economics" </w:instrText>
      </w:r>
      <w:r w:rsidR="00B8454E" w:rsidRPr="00424939">
        <w:rPr>
          <w:rPrChange w:id="9930" w:author="Summer 2023 updates" w:date="2024-07-31T13:42:00Z">
            <w:rPr>
              <w:rFonts w:ascii="Garamond" w:hAnsi="Garamond"/>
              <w:color w:val="000000" w:themeColor="text1"/>
              <w:sz w:val="22"/>
            </w:rPr>
          </w:rPrChange>
        </w:rPr>
        <w:fldChar w:fldCharType="end"/>
      </w:r>
      <w:r w:rsidRPr="00424939">
        <w:rPr>
          <w:rPrChange w:id="9931" w:author="Summer 2023 updates" w:date="2024-07-31T13:42:00Z">
            <w:rPr>
              <w:rFonts w:ascii="Garamond" w:hAnsi="Garamond"/>
              <w:color w:val="000000" w:themeColor="text1"/>
              <w:sz w:val="22"/>
            </w:rPr>
          </w:rPrChange>
        </w:rPr>
        <w:t xml:space="preserve"> offers majors in </w:t>
      </w:r>
      <w:r w:rsidRPr="003B4409">
        <w:rPr>
          <w:rStyle w:val="Strong"/>
          <w:rFonts w:ascii="Garamond" w:hAnsi="Garamond"/>
          <w:color w:val="000000" w:themeColor="text1"/>
        </w:rPr>
        <w:t>accounting</w:t>
      </w:r>
      <w:r w:rsidRPr="00424939">
        <w:rPr>
          <w:rPrChange w:id="9932" w:author="Summer 2023 updates" w:date="2024-07-31T13:42:00Z">
            <w:rPr>
              <w:rFonts w:ascii="Garamond" w:hAnsi="Garamond"/>
              <w:color w:val="000000" w:themeColor="text1"/>
              <w:sz w:val="22"/>
            </w:rPr>
          </w:rPrChange>
        </w:rPr>
        <w:t xml:space="preserve">, </w:t>
      </w:r>
      <w:r w:rsidRPr="003B4409">
        <w:rPr>
          <w:rStyle w:val="Strong"/>
          <w:rFonts w:ascii="Garamond" w:hAnsi="Garamond"/>
          <w:color w:val="000000" w:themeColor="text1"/>
        </w:rPr>
        <w:t>business administration,</w:t>
      </w:r>
      <w:r w:rsidRPr="00424939">
        <w:rPr>
          <w:b/>
          <w:smallCaps/>
          <w:rPrChange w:id="9933" w:author="Summer 2023 updates" w:date="2024-07-31T13:42:00Z">
            <w:rPr>
              <w:rFonts w:ascii="Garamond" w:hAnsi="Garamond"/>
              <w:b/>
              <w:smallCaps/>
              <w:color w:val="000000" w:themeColor="text1"/>
            </w:rPr>
          </w:rPrChange>
        </w:rPr>
        <w:t xml:space="preserve"> economics, </w:t>
      </w:r>
      <w:r w:rsidRPr="003B4409">
        <w:rPr>
          <w:rStyle w:val="Strong"/>
          <w:rFonts w:ascii="Garamond" w:hAnsi="Garamond"/>
          <w:color w:val="000000" w:themeColor="text1"/>
        </w:rPr>
        <w:t xml:space="preserve">international business, </w:t>
      </w:r>
      <w:r w:rsidRPr="00424939">
        <w:rPr>
          <w:rPrChange w:id="9934" w:author="Summer 2023 updates" w:date="2024-07-31T13:42:00Z">
            <w:rPr>
              <w:rFonts w:ascii="Garamond" w:hAnsi="Garamond"/>
              <w:color w:val="000000" w:themeColor="text1"/>
              <w:sz w:val="22"/>
            </w:rPr>
          </w:rPrChange>
        </w:rPr>
        <w:t>and</w:t>
      </w:r>
      <w:r w:rsidRPr="003B4409">
        <w:rPr>
          <w:rStyle w:val="Strong"/>
          <w:rFonts w:ascii="Garamond" w:hAnsi="Garamond"/>
          <w:color w:val="000000" w:themeColor="text1"/>
        </w:rPr>
        <w:t xml:space="preserve"> international economics</w:t>
      </w:r>
      <w:r w:rsidR="009F4511" w:rsidRPr="003B4409">
        <w:rPr>
          <w:rStyle w:val="Strong"/>
          <w:rFonts w:ascii="Garamond" w:hAnsi="Garamond"/>
          <w:color w:val="000000" w:themeColor="text1"/>
        </w:rPr>
        <w:fldChar w:fldCharType="begin"/>
      </w:r>
      <w:r w:rsidR="009F4511" w:rsidRPr="00424939">
        <w:rPr>
          <w:rPrChange w:id="9935" w:author="Summer 2023 updates" w:date="2024-07-31T13:42:00Z">
            <w:rPr>
              <w:rFonts w:ascii="Garamond" w:hAnsi="Garamond"/>
              <w:color w:val="000000" w:themeColor="text1"/>
            </w:rPr>
          </w:rPrChange>
        </w:rPr>
        <w:instrText xml:space="preserve"> XE "</w:instrText>
      </w:r>
      <w:del w:id="9936" w:author="Summer 2023 updates" w:date="2024-07-31T13:42:00Z">
        <w:r w:rsidR="009F4511" w:rsidRPr="00424939">
          <w:rPr>
            <w:rStyle w:val="Strong"/>
            <w:rFonts w:ascii="Garamond" w:hAnsi="Garamond"/>
            <w:color w:val="000000" w:themeColor="text1"/>
          </w:rPr>
          <w:delInstrText>international economics</w:delInstrText>
        </w:r>
      </w:del>
      <w:ins w:id="9937" w:author="Summer 2023 updates" w:date="2024-07-31T13:42:00Z">
        <w:r w:rsidR="00163BD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9938" w:author="Summer 2023 updates" w:date="2024-07-31T13:42:00Z">
            <w:rPr>
              <w:rFonts w:ascii="Garamond" w:hAnsi="Garamond"/>
              <w:color w:val="000000" w:themeColor="text1"/>
            </w:rPr>
          </w:rPrChange>
        </w:rPr>
        <w:instrText xml:space="preserve">" </w:instrText>
      </w:r>
      <w:r w:rsidR="009F4511" w:rsidRPr="003B4409">
        <w:rPr>
          <w:rStyle w:val="Strong"/>
          <w:rFonts w:ascii="Garamond" w:hAnsi="Garamond"/>
          <w:color w:val="000000" w:themeColor="text1"/>
        </w:rPr>
        <w:fldChar w:fldCharType="end"/>
      </w:r>
      <w:r w:rsidRPr="00424939">
        <w:rPr>
          <w:rPrChange w:id="9939" w:author="Summer 2023 updates" w:date="2024-07-31T13:42:00Z">
            <w:rPr>
              <w:rFonts w:ascii="Garamond" w:hAnsi="Garamond"/>
              <w:color w:val="000000" w:themeColor="text1"/>
              <w:sz w:val="22"/>
            </w:rPr>
          </w:rPrChange>
        </w:rPr>
        <w:t xml:space="preserve">, and minors in economics and international economics. Students pursuing one or more of these are strongly encouraged to consult with departmental faculty to develop specific plans of study. </w:t>
      </w:r>
    </w:p>
    <w:p w14:paraId="79240E54" w14:textId="77777777" w:rsidR="00D954A7" w:rsidRPr="00424939" w:rsidRDefault="00D954A7" w:rsidP="00987B6F">
      <w:pPr>
        <w:pStyle w:val="Noparagraphstyle"/>
        <w:spacing w:before="120" w:line="240" w:lineRule="auto"/>
        <w:jc w:val="left"/>
        <w:rPr>
          <w:rStyle w:val="Strong"/>
          <w:rFonts w:ascii="Garamond" w:hAnsi="Garamond"/>
          <w:color w:val="000000" w:themeColor="text1"/>
        </w:rPr>
        <w:pPrChange w:id="9940" w:author="Summer 2023 updates" w:date="2024-07-31T13:42:00Z">
          <w:pPr>
            <w:pStyle w:val="Noparagraphstyle"/>
            <w:spacing w:line="276" w:lineRule="auto"/>
            <w:jc w:val="left"/>
          </w:pPr>
        </w:pPrChange>
      </w:pPr>
      <w:r w:rsidRPr="00424939">
        <w:rPr>
          <w:rStyle w:val="Strong"/>
          <w:rFonts w:ascii="Garamond" w:hAnsi="Garamond"/>
          <w:color w:val="000000" w:themeColor="text1"/>
        </w:rPr>
        <w:t>business administration</w:t>
      </w:r>
    </w:p>
    <w:p w14:paraId="77469975" w14:textId="34D68555" w:rsidR="00D954A7" w:rsidRPr="00424939" w:rsidRDefault="00D954A7" w:rsidP="00987B6F">
      <w:pPr>
        <w:rPr>
          <w:rPrChange w:id="9941" w:author="Summer 2023 updates" w:date="2024-07-31T13:42:00Z">
            <w:rPr>
              <w:rFonts w:ascii="Garamond" w:hAnsi="Garamond"/>
              <w:color w:val="000000" w:themeColor="text1"/>
              <w:sz w:val="22"/>
            </w:rPr>
          </w:rPrChange>
        </w:rPr>
        <w:pPrChange w:id="9942" w:author="Summer 2023 updates" w:date="2024-07-31T13:42:00Z">
          <w:pPr>
            <w:pStyle w:val="Noparagraphstyle"/>
            <w:spacing w:after="60" w:line="240" w:lineRule="auto"/>
            <w:jc w:val="left"/>
          </w:pPr>
        </w:pPrChange>
      </w:pPr>
      <w:r w:rsidRPr="00424939">
        <w:rPr>
          <w:rPrChange w:id="9943" w:author="Summer 2023 updates" w:date="2024-07-31T13:42:00Z">
            <w:rPr>
              <w:rFonts w:ascii="Garamond" w:hAnsi="Garamond"/>
              <w:color w:val="000000" w:themeColor="text1"/>
              <w:sz w:val="22"/>
            </w:rPr>
          </w:rPrChange>
        </w:rPr>
        <w:t>The study of business administration is designed to develop in its students a high degree of competence in the application of business theories and sound judgment to the solution of business operating problems. Graduates</w:t>
      </w:r>
      <w:r w:rsidR="008C196D" w:rsidRPr="00424939">
        <w:rPr>
          <w:rPrChange w:id="9944" w:author="Summer 2023 updates" w:date="2024-07-31T13:42:00Z">
            <w:rPr>
              <w:rFonts w:ascii="Garamond" w:hAnsi="Garamond"/>
              <w:color w:val="000000" w:themeColor="text1"/>
              <w:sz w:val="22"/>
            </w:rPr>
          </w:rPrChange>
        </w:rPr>
        <w:fldChar w:fldCharType="begin"/>
      </w:r>
      <w:r w:rsidR="008C196D" w:rsidRPr="00424939">
        <w:rPr>
          <w:rPrChange w:id="9945" w:author="Summer 2023 updates" w:date="2024-07-31T13:42:00Z">
            <w:rPr>
              <w:rFonts w:ascii="Garamond" w:hAnsi="Garamond"/>
              <w:color w:val="000000" w:themeColor="text1"/>
            </w:rPr>
          </w:rPrChange>
        </w:rPr>
        <w:instrText xml:space="preserve"> XE "Graduates" </w:instrText>
      </w:r>
      <w:r w:rsidR="008C196D" w:rsidRPr="00424939">
        <w:rPr>
          <w:rPrChange w:id="9946" w:author="Summer 2023 updates" w:date="2024-07-31T13:42:00Z">
            <w:rPr>
              <w:rFonts w:ascii="Garamond" w:hAnsi="Garamond"/>
              <w:color w:val="000000" w:themeColor="text1"/>
              <w:sz w:val="22"/>
            </w:rPr>
          </w:rPrChange>
        </w:rPr>
        <w:fldChar w:fldCharType="end"/>
      </w:r>
      <w:r w:rsidRPr="00424939">
        <w:rPr>
          <w:rPrChange w:id="9947" w:author="Summer 2023 updates" w:date="2024-07-31T13:42:00Z">
            <w:rPr>
              <w:rFonts w:ascii="Garamond" w:hAnsi="Garamond"/>
              <w:color w:val="000000" w:themeColor="text1"/>
              <w:sz w:val="22"/>
            </w:rPr>
          </w:rPrChange>
        </w:rPr>
        <w:t xml:space="preserve"> are able to contribute effectively to the activities of their organizations by applying business skills required to plan, analyze, and control company activities. Beyond enhancing the value of a firm, the graduate should have a firm knowledge from which to achieve professional growth in the workplace and/or graduate school. Students majoring in business administration have two options: the business administration major and the international business major (see p. </w:t>
      </w:r>
      <w:r w:rsidR="00211715" w:rsidRPr="00424939">
        <w:rPr>
          <w:rPrChange w:id="9948" w:author="Summer 2023 updates" w:date="2024-07-31T13:42:00Z">
            <w:rPr>
              <w:rFonts w:ascii="Garamond" w:hAnsi="Garamond"/>
              <w:color w:val="000000" w:themeColor="text1"/>
              <w:sz w:val="22"/>
            </w:rPr>
          </w:rPrChange>
        </w:rPr>
        <w:fldChar w:fldCharType="begin"/>
      </w:r>
      <w:r w:rsidR="00211715" w:rsidRPr="00424939">
        <w:instrText xml:space="preserve"> PAGEREF _Ref14100788 \h </w:instrText>
      </w:r>
      <w:r w:rsidR="00211715" w:rsidRPr="00424939">
        <w:rPr>
          <w:rPrChange w:id="9949" w:author="Summer 2023 updates" w:date="2024-07-31T13:42:00Z">
            <w:rPr>
              <w:rFonts w:ascii="Garamond" w:hAnsi="Garamond"/>
              <w:color w:val="000000" w:themeColor="text1"/>
              <w:sz w:val="22"/>
            </w:rPr>
          </w:rPrChange>
        </w:rPr>
        <w:fldChar w:fldCharType="separate"/>
      </w:r>
      <w:r w:rsidR="00A74DA0">
        <w:rPr>
          <w:noProof/>
        </w:rPr>
        <w:t>149</w:t>
      </w:r>
      <w:r w:rsidR="00211715" w:rsidRPr="00424939">
        <w:rPr>
          <w:rPrChange w:id="9950" w:author="Summer 2023 updates" w:date="2024-07-31T13:42:00Z">
            <w:rPr>
              <w:rFonts w:ascii="Garamond" w:hAnsi="Garamond"/>
              <w:color w:val="000000" w:themeColor="text1"/>
              <w:sz w:val="22"/>
            </w:rPr>
          </w:rPrChange>
        </w:rPr>
        <w:fldChar w:fldCharType="end"/>
      </w:r>
      <w:r w:rsidRPr="00424939">
        <w:rPr>
          <w:rPrChange w:id="9951" w:author="Summer 2023 updates" w:date="2024-07-31T13:42:00Z">
            <w:rPr>
              <w:rFonts w:ascii="Garamond" w:hAnsi="Garamond"/>
              <w:color w:val="000000" w:themeColor="text1"/>
              <w:sz w:val="22"/>
            </w:rPr>
          </w:rPrChange>
        </w:rPr>
        <w:t xml:space="preserve">). The business major is designed to prepare students in the core areas of business administration, with specific focus on management, finance, and marketing. Students are also provided the opportunity to specialize in a particular area through selection of elective courses. The international business major is designed to prepare students for specific challenges related to operating an organization in an international context. </w:t>
      </w:r>
    </w:p>
    <w:p w14:paraId="6A7A21E6" w14:textId="5480103C" w:rsidR="00D954A7" w:rsidRDefault="00D954A7" w:rsidP="004238AC">
      <w:pPr>
        <w:rPr>
          <w:rPrChange w:id="9952" w:author="Summer 2023 updates" w:date="2024-07-31T13:42:00Z">
            <w:rPr>
              <w:rFonts w:ascii="Garamond" w:hAnsi="Garamond"/>
              <w:color w:val="000000" w:themeColor="text1"/>
              <w:sz w:val="22"/>
            </w:rPr>
          </w:rPrChange>
        </w:rPr>
        <w:pPrChange w:id="9953" w:author="Summer 2023 updates" w:date="2024-07-31T13:42:00Z">
          <w:pPr>
            <w:pStyle w:val="Noparagraphstyle"/>
            <w:spacing w:after="60" w:line="240" w:lineRule="auto"/>
            <w:jc w:val="left"/>
          </w:pPr>
        </w:pPrChange>
      </w:pPr>
      <w:r w:rsidRPr="00424939">
        <w:rPr>
          <w:rPrChange w:id="9954" w:author="Summer 2023 updates" w:date="2024-07-31T13:42:00Z">
            <w:rPr>
              <w:rFonts w:ascii="Garamond" w:hAnsi="Garamond"/>
              <w:color w:val="000000" w:themeColor="text1"/>
              <w:sz w:val="22"/>
            </w:rPr>
          </w:rPrChange>
        </w:rPr>
        <w:t xml:space="preserve">Because of significant overlap in the business administration and the international business requirements, only one of the two majors may be elected by a student.  See p. </w:t>
      </w:r>
      <w:r w:rsidR="00211715" w:rsidRPr="00424939">
        <w:rPr>
          <w:rPrChange w:id="9955" w:author="Summer 2023 updates" w:date="2024-07-31T13:42:00Z">
            <w:rPr>
              <w:rFonts w:ascii="Garamond" w:hAnsi="Garamond"/>
              <w:color w:val="000000" w:themeColor="text1"/>
              <w:sz w:val="22"/>
            </w:rPr>
          </w:rPrChange>
        </w:rPr>
        <w:fldChar w:fldCharType="begin"/>
      </w:r>
      <w:r w:rsidR="00211715" w:rsidRPr="00424939">
        <w:instrText xml:space="preserve"> PAGEREF _Ref14100807 \h </w:instrText>
      </w:r>
      <w:r w:rsidR="00211715" w:rsidRPr="00424939">
        <w:rPr>
          <w:rPrChange w:id="9956" w:author="Summer 2023 updates" w:date="2024-07-31T13:42:00Z">
            <w:rPr>
              <w:rFonts w:ascii="Garamond" w:hAnsi="Garamond"/>
              <w:color w:val="000000" w:themeColor="text1"/>
              <w:sz w:val="22"/>
            </w:rPr>
          </w:rPrChange>
        </w:rPr>
        <w:fldChar w:fldCharType="separate"/>
      </w:r>
      <w:r w:rsidR="00A74DA0">
        <w:rPr>
          <w:noProof/>
        </w:rPr>
        <w:t>149</w:t>
      </w:r>
      <w:r w:rsidR="00211715" w:rsidRPr="00424939">
        <w:rPr>
          <w:rPrChange w:id="9957" w:author="Summer 2023 updates" w:date="2024-07-31T13:42:00Z">
            <w:rPr>
              <w:rFonts w:ascii="Garamond" w:hAnsi="Garamond"/>
              <w:color w:val="000000" w:themeColor="text1"/>
              <w:sz w:val="22"/>
            </w:rPr>
          </w:rPrChange>
        </w:rPr>
        <w:fldChar w:fldCharType="end"/>
      </w:r>
      <w:r w:rsidRPr="00424939">
        <w:rPr>
          <w:rPrChange w:id="9958" w:author="Summer 2023 updates" w:date="2024-07-31T13:42:00Z">
            <w:rPr>
              <w:rFonts w:ascii="Garamond" w:hAnsi="Garamond"/>
              <w:color w:val="000000" w:themeColor="text1"/>
              <w:sz w:val="22"/>
            </w:rPr>
          </w:rPrChange>
        </w:rPr>
        <w:t xml:space="preserve"> for the International Business</w:t>
      </w:r>
      <w:r w:rsidR="00B8454E" w:rsidRPr="00424939">
        <w:rPr>
          <w:rPrChange w:id="9959" w:author="Summer 2023 updates" w:date="2024-07-31T13:42:00Z">
            <w:rPr>
              <w:rFonts w:ascii="Garamond" w:hAnsi="Garamond"/>
              <w:color w:val="000000" w:themeColor="text1"/>
              <w:sz w:val="22"/>
            </w:rPr>
          </w:rPrChange>
        </w:rPr>
        <w:fldChar w:fldCharType="begin"/>
      </w:r>
      <w:r w:rsidR="00B8454E" w:rsidRPr="00424939">
        <w:rPr>
          <w:rPrChange w:id="9960" w:author="Summer 2023 updates" w:date="2024-07-31T13:42:00Z">
            <w:rPr>
              <w:rFonts w:ascii="Garamond" w:hAnsi="Garamond"/>
              <w:color w:val="000000" w:themeColor="text1"/>
            </w:rPr>
          </w:rPrChange>
        </w:rPr>
        <w:instrText xml:space="preserve"> XE "International Business" </w:instrText>
      </w:r>
      <w:r w:rsidR="00B8454E" w:rsidRPr="00424939">
        <w:rPr>
          <w:rPrChange w:id="9961" w:author="Summer 2023 updates" w:date="2024-07-31T13:42:00Z">
            <w:rPr>
              <w:rFonts w:ascii="Garamond" w:hAnsi="Garamond"/>
              <w:color w:val="000000" w:themeColor="text1"/>
              <w:sz w:val="22"/>
            </w:rPr>
          </w:rPrChange>
        </w:rPr>
        <w:fldChar w:fldCharType="end"/>
      </w:r>
      <w:r w:rsidRPr="00424939">
        <w:rPr>
          <w:rPrChange w:id="9962" w:author="Summer 2023 updates" w:date="2024-07-31T13:42:00Z">
            <w:rPr>
              <w:rFonts w:ascii="Garamond" w:hAnsi="Garamond"/>
              <w:color w:val="000000" w:themeColor="text1"/>
              <w:sz w:val="22"/>
            </w:rPr>
          </w:rPrChange>
        </w:rPr>
        <w:t xml:space="preserve"> major requirements.</w:t>
      </w:r>
    </w:p>
    <w:p w14:paraId="663613E4" w14:textId="77777777" w:rsidR="00D63C4E" w:rsidRPr="00424939" w:rsidRDefault="00D63C4E" w:rsidP="00D954A7">
      <w:pPr>
        <w:pStyle w:val="Noparagraphstyle"/>
        <w:spacing w:after="60" w:line="240" w:lineRule="auto"/>
        <w:jc w:val="left"/>
        <w:rPr>
          <w:rFonts w:ascii="Garamond" w:hAnsi="Garamond"/>
          <w:color w:val="000000" w:themeColor="text1"/>
          <w:sz w:val="22"/>
          <w:rPrChange w:id="9963" w:author="Summer 2023 updates" w:date="2024-07-31T13:42:00Z">
            <w:rPr>
              <w:b/>
              <w:color w:val="000000" w:themeColor="text1"/>
            </w:rPr>
          </w:rPrChange>
        </w:rPr>
        <w:pPrChange w:id="9964" w:author="Summer 2023 updates" w:date="2024-07-31T13:42:00Z">
          <w:pPr>
            <w:keepNext/>
            <w:spacing w:after="0"/>
          </w:pPr>
        </w:pPrChange>
      </w:pPr>
    </w:p>
    <w:p w14:paraId="6A198ABC" w14:textId="5195B9AD" w:rsidR="00D954A7" w:rsidRPr="00424939" w:rsidRDefault="00D954A7" w:rsidP="004238AC">
      <w:pPr>
        <w:keepNext/>
        <w:spacing w:before="120" w:after="0"/>
        <w:rPr>
          <w:rFonts w:cs="Times New Roman"/>
          <w:b/>
          <w:color w:val="000000" w:themeColor="text1"/>
        </w:rPr>
        <w:pPrChange w:id="9965" w:author="Summer 2023 updates" w:date="2024-07-31T13:42:00Z">
          <w:pPr>
            <w:keepNext/>
            <w:spacing w:after="0"/>
          </w:pPr>
        </w:pPrChange>
      </w:pPr>
      <w:r w:rsidRPr="00424939">
        <w:rPr>
          <w:rFonts w:cs="Times New Roman"/>
          <w:b/>
          <w:color w:val="000000" w:themeColor="text1"/>
        </w:rPr>
        <w:t>Business Administration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6471AFE8" w14:textId="1A475B8E" w:rsidR="006B3E74" w:rsidRPr="00424939" w:rsidRDefault="006B3E74" w:rsidP="009025B3">
      <w:pPr>
        <w:rPr>
          <w:rPrChange w:id="9966" w:author="Summer 2023 updates" w:date="2024-07-31T13:42:00Z">
            <w:rPr>
              <w:color w:val="000000" w:themeColor="text1"/>
            </w:rPr>
          </w:rPrChange>
        </w:rPr>
        <w:pPrChange w:id="9967" w:author="Summer 2023 updates" w:date="2024-07-31T13:42:00Z">
          <w:pPr>
            <w:spacing w:after="0"/>
          </w:pPr>
        </w:pPrChange>
      </w:pPr>
      <w:r w:rsidRPr="00424939">
        <w:rPr>
          <w:rPrChange w:id="9968" w:author="Summer 2023 updates" w:date="2024-07-31T13:42:00Z">
            <w:rPr>
              <w:color w:val="000000" w:themeColor="text1"/>
            </w:rPr>
          </w:rPrChange>
        </w:rPr>
        <w:t>A major in business administration requires a minimum cumulative 2.0 GPA in all courses counted toward the major.</w:t>
      </w:r>
    </w:p>
    <w:p w14:paraId="70EC2D61"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ACC-171 Principles of Accounting I </w:t>
      </w:r>
    </w:p>
    <w:p w14:paraId="2F95CF56"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213FDBB4" w14:textId="49F45D6D"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29DC4A7B"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ACC-215 Principles of Accounting II </w:t>
      </w:r>
    </w:p>
    <w:p w14:paraId="03220C1B"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4C371CDB"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 xml:space="preserve">BUS-315 Business Law I </w:t>
      </w:r>
    </w:p>
    <w:p w14:paraId="795AEE7A"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Management courses: </w:t>
      </w:r>
    </w:p>
    <w:p w14:paraId="307BA4E6"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BUS-250 Principles of Management </w:t>
      </w:r>
    </w:p>
    <w:p w14:paraId="1271D8A9"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BUS-300 Human Resource Management </w:t>
      </w:r>
    </w:p>
    <w:p w14:paraId="34917B5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BUS-387 Advanced Topics in Human Resource Management </w:t>
      </w:r>
    </w:p>
    <w:p w14:paraId="4C35E8C3" w14:textId="4EE0F2E4" w:rsidR="00D954A7" w:rsidRPr="00424939" w:rsidRDefault="00D954A7" w:rsidP="00D954A7">
      <w:pPr>
        <w:spacing w:after="0"/>
        <w:ind w:left="360"/>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4B2F5C1A"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Marketing courses:</w:t>
      </w:r>
    </w:p>
    <w:p w14:paraId="72ED346C" w14:textId="5BA7CB89"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BUS-330 Principles of Marketing </w:t>
      </w:r>
      <w:r w:rsidR="009917FF">
        <w:rPr>
          <w:rFonts w:cs="Times New Roman"/>
          <w:color w:val="000000" w:themeColor="text1"/>
        </w:rPr>
        <w:t>(WE)</w:t>
      </w:r>
    </w:p>
    <w:p w14:paraId="1101116B" w14:textId="0EC02A09"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BUS-460 Advertising </w:t>
      </w:r>
      <w:r w:rsidR="00AE074A">
        <w:rPr>
          <w:rFonts w:cs="Times New Roman"/>
          <w:color w:val="000000" w:themeColor="text1"/>
        </w:rPr>
        <w:t>(WE)</w:t>
      </w:r>
    </w:p>
    <w:p w14:paraId="7105E4D9"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BUS-465/ -466 Advanced Topics in Marketing </w:t>
      </w:r>
    </w:p>
    <w:p w14:paraId="0A2954C4"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BUS-467 Consumer Behavior </w:t>
      </w:r>
    </w:p>
    <w:p w14:paraId="6EA5A776" w14:textId="77777777" w:rsidR="00D954A7" w:rsidRPr="00424939" w:rsidRDefault="00D954A7" w:rsidP="00E500FB">
      <w:pPr>
        <w:widowControl w:val="0"/>
        <w:numPr>
          <w:ilvl w:val="0"/>
          <w:numId w:val="11"/>
        </w:numPr>
        <w:tabs>
          <w:tab w:val="left" w:pos="720"/>
        </w:tabs>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t>One</w:t>
      </w:r>
      <w:r w:rsidRPr="00424939">
        <w:rPr>
          <w:rFonts w:cs="Times New Roman"/>
          <w:color w:val="000000" w:themeColor="text1"/>
        </w:rPr>
        <w:t xml:space="preserve"> of the following Finance courses:</w:t>
      </w:r>
    </w:p>
    <w:p w14:paraId="641645E9" w14:textId="77777777" w:rsidR="00D954A7" w:rsidRPr="00424939" w:rsidRDefault="00D954A7" w:rsidP="00D954A7">
      <w:pPr>
        <w:spacing w:after="0"/>
        <w:ind w:firstLine="360"/>
        <w:rPr>
          <w:rFonts w:cs="Times New Roman"/>
          <w:color w:val="000000" w:themeColor="text1"/>
        </w:rPr>
      </w:pPr>
      <w:r w:rsidRPr="00424939">
        <w:rPr>
          <w:rFonts w:cs="Times New Roman"/>
          <w:color w:val="000000" w:themeColor="text1"/>
        </w:rPr>
        <w:t xml:space="preserve">ECO-225 Money and Banking </w:t>
      </w:r>
    </w:p>
    <w:p w14:paraId="4584F926"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BUS-350 Principles of Finance </w:t>
      </w:r>
    </w:p>
    <w:p w14:paraId="19570A2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BUS-352 Corporate Finance </w:t>
      </w:r>
    </w:p>
    <w:p w14:paraId="3B2D9B31"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BUS-495 Investment Analysis </w:t>
      </w:r>
    </w:p>
    <w:p w14:paraId="5FA7678A"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 xml:space="preserve">ECO-495 International Finance </w:t>
      </w:r>
    </w:p>
    <w:p w14:paraId="343BF093" w14:textId="77777777" w:rsidR="00D954A7" w:rsidRPr="00424939" w:rsidRDefault="00D954A7" w:rsidP="00E500FB">
      <w:pPr>
        <w:widowControl w:val="0"/>
        <w:numPr>
          <w:ilvl w:val="0"/>
          <w:numId w:val="11"/>
        </w:numPr>
        <w:tabs>
          <w:tab w:val="left" w:pos="720"/>
        </w:tabs>
        <w:adjustRightInd w:val="0"/>
        <w:spacing w:after="120"/>
        <w:ind w:left="360"/>
        <w:textAlignment w:val="baseline"/>
        <w:rPr>
          <w:rFonts w:cs="Times New Roman"/>
          <w:color w:val="000000" w:themeColor="text1"/>
          <w:u w:val="single"/>
        </w:rPr>
      </w:pPr>
      <w:r w:rsidRPr="00424939">
        <w:rPr>
          <w:rFonts w:cs="Times New Roman"/>
          <w:color w:val="000000" w:themeColor="text1"/>
          <w:u w:val="single"/>
        </w:rPr>
        <w:t>Two</w:t>
      </w:r>
      <w:r w:rsidRPr="00424939">
        <w:rPr>
          <w:rFonts w:cs="Times New Roman"/>
          <w:color w:val="000000" w:themeColor="text1"/>
        </w:rPr>
        <w:t xml:space="preserve"> additional business courses numbered 200 or above</w:t>
      </w:r>
    </w:p>
    <w:p w14:paraId="7A891044" w14:textId="77777777" w:rsidR="00D954A7" w:rsidRPr="00424939" w:rsidRDefault="00D954A7" w:rsidP="00987B6F">
      <w:pPr>
        <w:rPr>
          <w:rPrChange w:id="9969" w:author="Summer 2023 updates" w:date="2024-07-31T13:42:00Z">
            <w:rPr>
              <w:color w:val="000000" w:themeColor="text1"/>
            </w:rPr>
          </w:rPrChange>
        </w:rPr>
        <w:pPrChange w:id="9970" w:author="Summer 2023 updates" w:date="2024-07-31T13:42:00Z">
          <w:pPr>
            <w:spacing w:after="120"/>
          </w:pPr>
        </w:pPrChange>
      </w:pPr>
      <w:r w:rsidRPr="00424939">
        <w:rPr>
          <w:rPrChange w:id="9971" w:author="Summer 2023 updates" w:date="2024-07-31T13:42:00Z">
            <w:rPr>
              <w:color w:val="000000" w:themeColor="text1"/>
            </w:rPr>
          </w:rPrChange>
        </w:rPr>
        <w:t xml:space="preserve">Students planning to attend graduate school in business are strongly encouraged to take calculus, additional statistics courses, intermediate level macro/microeconomics, quantitative management courses, and strategic management. Students should also discuss their graduate school plans with a member of the department to determine other courses that may be expected for admission to specific graduate programs. </w:t>
      </w:r>
    </w:p>
    <w:p w14:paraId="7741EAE0" w14:textId="570B5751" w:rsidR="00D954A7" w:rsidRPr="00424939" w:rsidRDefault="00D954A7" w:rsidP="009025B3">
      <w:pPr>
        <w:spacing w:before="120" w:after="0"/>
        <w:rPr>
          <w:rFonts w:cs="Times New Roman"/>
          <w:b/>
          <w:bCs/>
          <w:color w:val="000000" w:themeColor="text1"/>
        </w:rPr>
        <w:pPrChange w:id="9972" w:author="Summer 2023 updates" w:date="2024-07-31T13:42:00Z">
          <w:pPr>
            <w:spacing w:after="0"/>
          </w:pPr>
        </w:pPrChange>
      </w:pPr>
      <w:r w:rsidRPr="00424939">
        <w:rPr>
          <w:rFonts w:cs="Times New Roman"/>
          <w:b/>
          <w:bCs/>
          <w:color w:val="000000" w:themeColor="text1"/>
        </w:rPr>
        <w:t>Concentrations</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Concentrations</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in Business</w:t>
      </w:r>
    </w:p>
    <w:p w14:paraId="36DC7C0D" w14:textId="10A0C10F" w:rsidR="00D954A7" w:rsidRPr="00424939" w:rsidRDefault="00D954A7" w:rsidP="00987B6F">
      <w:pPr>
        <w:rPr>
          <w:rPrChange w:id="9973" w:author="Summer 2023 updates" w:date="2024-07-31T13:42:00Z">
            <w:rPr>
              <w:color w:val="000000" w:themeColor="text1"/>
            </w:rPr>
          </w:rPrChange>
        </w:rPr>
        <w:pPrChange w:id="9974" w:author="Summer 2023 updates" w:date="2024-07-31T13:42:00Z">
          <w:pPr>
            <w:spacing w:after="120"/>
          </w:pPr>
        </w:pPrChange>
      </w:pPr>
      <w:r w:rsidRPr="00424939">
        <w:rPr>
          <w:rPrChange w:id="9975" w:author="Summer 2023 updates" w:date="2024-07-31T13:42:00Z">
            <w:rPr>
              <w:color w:val="000000" w:themeColor="text1"/>
            </w:rPr>
          </w:rPrChange>
        </w:rPr>
        <w:t>Students completing a major in Business Administration</w:t>
      </w:r>
      <w:r w:rsidR="00B8454E" w:rsidRPr="00424939">
        <w:rPr>
          <w:rPrChange w:id="9976" w:author="Summer 2023 updates" w:date="2024-07-31T13:42:00Z">
            <w:rPr>
              <w:color w:val="000000" w:themeColor="text1"/>
            </w:rPr>
          </w:rPrChange>
        </w:rPr>
        <w:fldChar w:fldCharType="begin"/>
      </w:r>
      <w:r w:rsidR="00B8454E" w:rsidRPr="00424939">
        <w:rPr>
          <w:rPrChange w:id="9977" w:author="Summer 2023 updates" w:date="2024-07-31T13:42:00Z">
            <w:rPr>
              <w:color w:val="000000" w:themeColor="text1"/>
            </w:rPr>
          </w:rPrChange>
        </w:rPr>
        <w:instrText xml:space="preserve"> XE "Business Administration" </w:instrText>
      </w:r>
      <w:r w:rsidR="00B8454E" w:rsidRPr="00424939">
        <w:rPr>
          <w:rPrChange w:id="9978" w:author="Summer 2023 updates" w:date="2024-07-31T13:42:00Z">
            <w:rPr>
              <w:color w:val="000000" w:themeColor="text1"/>
            </w:rPr>
          </w:rPrChange>
        </w:rPr>
        <w:fldChar w:fldCharType="end"/>
      </w:r>
      <w:r w:rsidRPr="00424939">
        <w:rPr>
          <w:rPrChange w:id="9979" w:author="Summer 2023 updates" w:date="2024-07-31T13:42:00Z">
            <w:rPr>
              <w:color w:val="000000" w:themeColor="text1"/>
            </w:rPr>
          </w:rPrChange>
        </w:rPr>
        <w:t xml:space="preserve"> may elect to also complete a concentration of courses within a specific discipline in the major. Courses taken to fulfill requirements in the business major may be used to also fulfill requirements in an area of concentration. Students may declare only one concentration. </w:t>
      </w:r>
    </w:p>
    <w:p w14:paraId="438FCF1F" w14:textId="33A26D87" w:rsidR="00D954A7" w:rsidRPr="00424939" w:rsidRDefault="00D954A7" w:rsidP="00987B6F">
      <w:pPr>
        <w:rPr>
          <w:rPrChange w:id="9980" w:author="Summer 2023 updates" w:date="2024-07-31T13:42:00Z">
            <w:rPr>
              <w:color w:val="000000" w:themeColor="text1"/>
            </w:rPr>
          </w:rPrChange>
        </w:rPr>
      </w:pPr>
      <w:r w:rsidRPr="00424939">
        <w:rPr>
          <w:rPrChange w:id="9981" w:author="Summer 2023 updates" w:date="2024-07-31T13:42:00Z">
            <w:rPr>
              <w:color w:val="000000" w:themeColor="text1"/>
            </w:rPr>
          </w:rPrChange>
        </w:rPr>
        <w:t>Concentrations</w:t>
      </w:r>
      <w:r w:rsidR="009F4511" w:rsidRPr="00424939">
        <w:rPr>
          <w:rPrChange w:id="9982" w:author="Summer 2023 updates" w:date="2024-07-31T13:42:00Z">
            <w:rPr>
              <w:color w:val="000000" w:themeColor="text1"/>
            </w:rPr>
          </w:rPrChange>
        </w:rPr>
        <w:fldChar w:fldCharType="begin"/>
      </w:r>
      <w:r w:rsidR="009F4511" w:rsidRPr="00424939">
        <w:rPr>
          <w:rPrChange w:id="9983" w:author="Summer 2023 updates" w:date="2024-07-31T13:42:00Z">
            <w:rPr>
              <w:color w:val="000000" w:themeColor="text1"/>
            </w:rPr>
          </w:rPrChange>
        </w:rPr>
        <w:instrText xml:space="preserve"> XE "</w:instrText>
      </w:r>
      <w:r w:rsidR="009F4511" w:rsidRPr="00424939">
        <w:rPr>
          <w:b/>
          <w:rPrChange w:id="9984" w:author="Summer 2023 updates" w:date="2024-07-31T13:42:00Z">
            <w:rPr>
              <w:b/>
              <w:color w:val="000000" w:themeColor="text1"/>
            </w:rPr>
          </w:rPrChange>
        </w:rPr>
        <w:instrText>Concentrations</w:instrText>
      </w:r>
      <w:r w:rsidR="009F4511" w:rsidRPr="00424939">
        <w:rPr>
          <w:rPrChange w:id="9985" w:author="Summer 2023 updates" w:date="2024-07-31T13:42:00Z">
            <w:rPr>
              <w:color w:val="000000" w:themeColor="text1"/>
            </w:rPr>
          </w:rPrChange>
        </w:rPr>
        <w:instrText xml:space="preserve">" </w:instrText>
      </w:r>
      <w:r w:rsidR="009F4511" w:rsidRPr="00424939">
        <w:rPr>
          <w:rPrChange w:id="9986" w:author="Summer 2023 updates" w:date="2024-07-31T13:42:00Z">
            <w:rPr>
              <w:color w:val="000000" w:themeColor="text1"/>
            </w:rPr>
          </w:rPrChange>
        </w:rPr>
        <w:fldChar w:fldCharType="end"/>
      </w:r>
      <w:r w:rsidRPr="00424939">
        <w:rPr>
          <w:rPrChange w:id="9987" w:author="Summer 2023 updates" w:date="2024-07-31T13:42:00Z">
            <w:rPr>
              <w:color w:val="000000" w:themeColor="text1"/>
            </w:rPr>
          </w:rPrChange>
        </w:rPr>
        <w:t xml:space="preserve"> are offered in management, marketing, and sports management. To complete a concentration, a student must meet the following requirements:</w:t>
      </w:r>
    </w:p>
    <w:p w14:paraId="7F09AE47" w14:textId="352E3EF5" w:rsidR="00D954A7" w:rsidRPr="00424939" w:rsidRDefault="00D954A7" w:rsidP="00E500FB">
      <w:pPr>
        <w:widowControl w:val="0"/>
        <w:numPr>
          <w:ilvl w:val="0"/>
          <w:numId w:val="120"/>
        </w:numPr>
        <w:tabs>
          <w:tab w:val="left" w:pos="720"/>
        </w:tabs>
        <w:adjustRightInd w:val="0"/>
        <w:spacing w:after="0"/>
        <w:textAlignment w:val="baseline"/>
        <w:rPr>
          <w:rFonts w:cs="Times New Roman"/>
          <w:color w:val="000000" w:themeColor="text1"/>
        </w:rPr>
      </w:pPr>
      <w:r w:rsidRPr="00424939">
        <w:rPr>
          <w:rFonts w:cs="Times New Roman"/>
          <w:color w:val="000000" w:themeColor="text1"/>
        </w:rPr>
        <w:t>Completion of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16FC7B7" w14:textId="1187544E" w:rsidR="00D954A7" w:rsidRPr="00424939" w:rsidRDefault="00D954A7" w:rsidP="00E500FB">
      <w:pPr>
        <w:widowControl w:val="0"/>
        <w:numPr>
          <w:ilvl w:val="0"/>
          <w:numId w:val="120"/>
        </w:numPr>
        <w:tabs>
          <w:tab w:val="left" w:pos="720"/>
        </w:tabs>
        <w:adjustRightInd w:val="0"/>
        <w:spacing w:after="120"/>
        <w:textAlignment w:val="baseline"/>
        <w:rPr>
          <w:rFonts w:cs="Times New Roman"/>
          <w:color w:val="000000" w:themeColor="text1"/>
        </w:rPr>
      </w:pPr>
      <w:r w:rsidRPr="00424939">
        <w:rPr>
          <w:rFonts w:cs="Times New Roman"/>
          <w:color w:val="000000" w:themeColor="text1"/>
        </w:rPr>
        <w:t xml:space="preserve">Completion of </w:t>
      </w:r>
      <w:r w:rsidRPr="00424939">
        <w:rPr>
          <w:rFonts w:cs="Times New Roman"/>
          <w:color w:val="000000" w:themeColor="text1"/>
          <w:u w:val="single"/>
        </w:rPr>
        <w:t>five</w:t>
      </w:r>
      <w:r w:rsidRPr="00424939">
        <w:rPr>
          <w:rFonts w:cs="Times New Roman"/>
          <w:color w:val="000000" w:themeColor="text1"/>
        </w:rPr>
        <w:t xml:space="preserve"> additional courses in which a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must be earned.  At least three of the five courses must be completed at Coe.</w:t>
      </w:r>
    </w:p>
    <w:p w14:paraId="284D7CF1" w14:textId="77777777" w:rsidR="00D954A7" w:rsidRPr="00424939" w:rsidRDefault="00D954A7" w:rsidP="00D954A7">
      <w:pPr>
        <w:spacing w:after="0"/>
        <w:ind w:left="360"/>
        <w:rPr>
          <w:rFonts w:cs="Times New Roman"/>
          <w:b/>
          <w:bCs/>
          <w:color w:val="000000" w:themeColor="text1"/>
        </w:rPr>
      </w:pPr>
      <w:r w:rsidRPr="00424939">
        <w:rPr>
          <w:rFonts w:cs="Times New Roman"/>
          <w:b/>
          <w:bCs/>
          <w:color w:val="000000" w:themeColor="text1"/>
        </w:rPr>
        <w:t>Management Concentration in Business</w:t>
      </w:r>
    </w:p>
    <w:p w14:paraId="3FBEEBA3" w14:textId="05EA5A76" w:rsidR="00D954A7" w:rsidRPr="00424939" w:rsidRDefault="00D954A7" w:rsidP="00E500FB">
      <w:pPr>
        <w:widowControl w:val="0"/>
        <w:numPr>
          <w:ilvl w:val="0"/>
          <w:numId w:val="121"/>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BUS-2</w:t>
      </w:r>
      <w:r w:rsidR="00E13C10">
        <w:rPr>
          <w:rFonts w:cs="Times New Roman"/>
          <w:color w:val="000000" w:themeColor="text1"/>
        </w:rPr>
        <w:t>50</w:t>
      </w:r>
      <w:r w:rsidRPr="00424939">
        <w:rPr>
          <w:rFonts w:cs="Times New Roman"/>
          <w:color w:val="000000" w:themeColor="text1"/>
        </w:rPr>
        <w:t xml:space="preserve"> Principles of Management</w:t>
      </w:r>
    </w:p>
    <w:p w14:paraId="1A62AE00" w14:textId="77777777" w:rsidR="00D954A7" w:rsidRPr="00424939" w:rsidRDefault="00D954A7" w:rsidP="00E500FB">
      <w:pPr>
        <w:widowControl w:val="0"/>
        <w:numPr>
          <w:ilvl w:val="0"/>
          <w:numId w:val="121"/>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56B9EB0C"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color w:val="000000" w:themeColor="text1"/>
        </w:rPr>
        <w:tab/>
      </w:r>
      <w:r w:rsidRPr="00424939">
        <w:rPr>
          <w:rFonts w:cs="Times New Roman"/>
          <w:color w:val="000000" w:themeColor="text1"/>
        </w:rPr>
        <w:t>BUS-300 Human Resource Management</w:t>
      </w:r>
    </w:p>
    <w:p w14:paraId="357B1C47" w14:textId="65067F94"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BUS-375 Business Ethics</w:t>
      </w:r>
      <w:r w:rsidR="009917FF">
        <w:rPr>
          <w:rFonts w:cs="Times New Roman"/>
          <w:color w:val="000000" w:themeColor="text1"/>
        </w:rPr>
        <w:t xml:space="preserve"> (WE)</w:t>
      </w:r>
    </w:p>
    <w:p w14:paraId="4EF89F5E"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BUS-387 Advanced Topics in HR Management</w:t>
      </w:r>
    </w:p>
    <w:p w14:paraId="3306AF3E"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BUS-395 Organizational Behavior</w:t>
      </w:r>
    </w:p>
    <w:p w14:paraId="227DAC0D" w14:textId="729DBB9D"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BUS-446 International Business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Management</w:t>
      </w:r>
    </w:p>
    <w:p w14:paraId="4A3E2FFC" w14:textId="6067BE3E"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BUS-464 Seminar in Management</w:t>
      </w:r>
      <w:r w:rsidR="00AE074A">
        <w:rPr>
          <w:rFonts w:cs="Times New Roman"/>
          <w:color w:val="000000" w:themeColor="text1"/>
        </w:rPr>
        <w:t xml:space="preserve"> (WE)</w:t>
      </w:r>
    </w:p>
    <w:p w14:paraId="4EC3B867" w14:textId="77777777" w:rsidR="00D954A7" w:rsidRPr="00424939" w:rsidRDefault="00D954A7" w:rsidP="00D954A7">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BUS-454 Research in Business (when topic is appropriate to management concentration)</w:t>
      </w:r>
    </w:p>
    <w:p w14:paraId="458629CC" w14:textId="6039F9ED" w:rsidR="00D954A7" w:rsidRPr="00424939" w:rsidRDefault="00D954A7" w:rsidP="00D954A7">
      <w:pPr>
        <w:widowControl w:val="0"/>
        <w:tabs>
          <w:tab w:val="left" w:pos="360"/>
        </w:tabs>
        <w:adjustRightInd w:val="0"/>
        <w:spacing w:after="120"/>
        <w:ind w:left="360"/>
        <w:textAlignment w:val="baseline"/>
        <w:rPr>
          <w:rFonts w:cs="Times New Roman"/>
          <w:color w:val="000000" w:themeColor="text1"/>
        </w:rPr>
      </w:pPr>
      <w:r w:rsidRPr="00424939">
        <w:rPr>
          <w:rFonts w:cs="Times New Roman"/>
          <w:color w:val="000000" w:themeColor="text1"/>
        </w:rPr>
        <w:tab/>
        <w:t>BUS-470 Strategic Management</w:t>
      </w:r>
      <w:r w:rsidR="00AE074A">
        <w:rPr>
          <w:rFonts w:cs="Times New Roman"/>
          <w:color w:val="000000" w:themeColor="text1"/>
        </w:rPr>
        <w:t xml:space="preserve"> (WE)</w:t>
      </w:r>
    </w:p>
    <w:p w14:paraId="284B8B3B" w14:textId="77777777" w:rsidR="00D954A7" w:rsidRPr="00424939" w:rsidRDefault="00D954A7" w:rsidP="009025B3">
      <w:pPr>
        <w:spacing w:before="120" w:after="0"/>
        <w:ind w:left="360"/>
        <w:rPr>
          <w:rFonts w:cs="Times New Roman"/>
          <w:b/>
          <w:bCs/>
          <w:color w:val="000000" w:themeColor="text1"/>
        </w:rPr>
        <w:pPrChange w:id="9988" w:author="Summer 2023 updates" w:date="2024-07-31T13:42:00Z">
          <w:pPr>
            <w:spacing w:after="0"/>
            <w:ind w:left="360"/>
          </w:pPr>
        </w:pPrChange>
      </w:pPr>
      <w:r w:rsidRPr="00424939">
        <w:rPr>
          <w:rFonts w:cs="Times New Roman"/>
          <w:b/>
          <w:bCs/>
          <w:color w:val="000000" w:themeColor="text1"/>
        </w:rPr>
        <w:t>Marketing Concentration in Business</w:t>
      </w:r>
    </w:p>
    <w:p w14:paraId="75292900" w14:textId="77777777" w:rsidR="00D954A7" w:rsidRPr="00424939" w:rsidRDefault="00D954A7" w:rsidP="00E500FB">
      <w:pPr>
        <w:widowControl w:val="0"/>
        <w:numPr>
          <w:ilvl w:val="0"/>
          <w:numId w:val="122"/>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BUS-355 Marketing</w:t>
      </w:r>
    </w:p>
    <w:p w14:paraId="4716EBA5" w14:textId="77777777" w:rsidR="00D954A7" w:rsidRPr="00424939" w:rsidRDefault="00D954A7" w:rsidP="00E500FB">
      <w:pPr>
        <w:widowControl w:val="0"/>
        <w:numPr>
          <w:ilvl w:val="0"/>
          <w:numId w:val="122"/>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555B0284" w14:textId="71D2269B"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8E78F2">
        <w:rPr>
          <w:rFonts w:cs="Times New Roman"/>
          <w:color w:val="000000" w:themeColor="text1"/>
        </w:rPr>
        <w:t>-</w:t>
      </w:r>
      <w:r w:rsidRPr="00424939">
        <w:rPr>
          <w:rFonts w:cs="Times New Roman"/>
          <w:color w:val="000000" w:themeColor="text1"/>
        </w:rPr>
        <w:t>2</w:t>
      </w:r>
      <w:r w:rsidR="00D87354" w:rsidRPr="00424939">
        <w:rPr>
          <w:rFonts w:cs="Times New Roman"/>
          <w:color w:val="000000" w:themeColor="text1"/>
        </w:rPr>
        <w:t>80</w:t>
      </w:r>
      <w:r w:rsidRPr="00424939">
        <w:rPr>
          <w:rFonts w:cs="Times New Roman"/>
          <w:color w:val="000000" w:themeColor="text1"/>
        </w:rPr>
        <w:t xml:space="preserve"> Computer Applications: Business Websites </w:t>
      </w:r>
      <w:r w:rsidRPr="00424939">
        <w:rPr>
          <w:rFonts w:cs="Times New Roman"/>
          <w:b/>
          <w:color w:val="000000" w:themeColor="text1"/>
        </w:rPr>
        <w:t>AND</w:t>
      </w:r>
      <w:r w:rsidRPr="00424939">
        <w:rPr>
          <w:rFonts w:cs="Times New Roman"/>
          <w:color w:val="000000" w:themeColor="text1"/>
        </w:rPr>
        <w:t xml:space="preserve"> BUS</w:t>
      </w:r>
      <w:r w:rsidR="008E78F2">
        <w:rPr>
          <w:rFonts w:cs="Times New Roman"/>
          <w:color w:val="000000" w:themeColor="text1"/>
        </w:rPr>
        <w:t>-</w:t>
      </w:r>
      <w:r w:rsidRPr="00424939">
        <w:rPr>
          <w:rFonts w:cs="Times New Roman"/>
          <w:color w:val="000000" w:themeColor="text1"/>
        </w:rPr>
        <w:t>2</w:t>
      </w:r>
      <w:r w:rsidR="00D87354" w:rsidRPr="00424939">
        <w:rPr>
          <w:rFonts w:cs="Times New Roman"/>
          <w:color w:val="000000" w:themeColor="text1"/>
        </w:rPr>
        <w:t>81</w:t>
      </w:r>
      <w:r w:rsidRPr="00424939">
        <w:rPr>
          <w:rFonts w:cs="Times New Roman"/>
          <w:color w:val="000000" w:themeColor="text1"/>
        </w:rPr>
        <w:t xml:space="preserve"> Computer Applications: Social Media</w:t>
      </w:r>
    </w:p>
    <w:p w14:paraId="1F7C592C" w14:textId="459E865D"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9B7EDC" w:rsidRPr="00424939">
        <w:rPr>
          <w:rFonts w:cs="Times New Roman"/>
          <w:color w:val="000000" w:themeColor="text1"/>
        </w:rPr>
        <w:t xml:space="preserve">420 </w:t>
      </w:r>
      <w:r w:rsidRPr="00424939">
        <w:rPr>
          <w:rFonts w:cs="Times New Roman"/>
          <w:color w:val="000000" w:themeColor="text1"/>
        </w:rPr>
        <w:t>Sports Marketing and Communications</w:t>
      </w:r>
    </w:p>
    <w:p w14:paraId="0075B0F3" w14:textId="6C89A48C"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BUS-460 Advertising</w:t>
      </w:r>
      <w:r w:rsidR="00AE074A">
        <w:rPr>
          <w:rFonts w:cs="Times New Roman"/>
          <w:color w:val="000000" w:themeColor="text1"/>
        </w:rPr>
        <w:t xml:space="preserve"> (WE)</w:t>
      </w:r>
    </w:p>
    <w:p w14:paraId="3E120416" w14:textId="4FF4DFA0"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BUS-461 Marketing Decision-Making and Analysis</w:t>
      </w:r>
      <w:r w:rsidR="00AE074A">
        <w:rPr>
          <w:rFonts w:cs="Times New Roman"/>
          <w:color w:val="000000" w:themeColor="text1"/>
        </w:rPr>
        <w:t xml:space="preserve"> (WE)</w:t>
      </w:r>
    </w:p>
    <w:p w14:paraId="5433A778" w14:textId="5AB2A136"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BUS-465,</w:t>
      </w:r>
      <w:r w:rsidR="009B7EDC" w:rsidRPr="00424939">
        <w:rPr>
          <w:rFonts w:cs="Times New Roman"/>
          <w:color w:val="000000" w:themeColor="text1"/>
        </w:rPr>
        <w:t xml:space="preserve"> </w:t>
      </w:r>
      <w:r w:rsidRPr="00424939">
        <w:rPr>
          <w:rFonts w:cs="Times New Roman"/>
          <w:color w:val="000000" w:themeColor="text1"/>
        </w:rPr>
        <w:t>466 Advanced Topics in Marketing</w:t>
      </w:r>
    </w:p>
    <w:p w14:paraId="5CAC85FA" w14:textId="3BB0CD9A"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619CAA6D"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BUS-454 Research in Business (when topic is appropriate to marketing concentration)</w:t>
      </w:r>
    </w:p>
    <w:p w14:paraId="05B203B2" w14:textId="77777777" w:rsidR="002E58D4" w:rsidRDefault="00D954A7" w:rsidP="002E58D4">
      <w:pPr>
        <w:widowControl w:val="0"/>
        <w:tabs>
          <w:tab w:val="left" w:pos="360"/>
        </w:tabs>
        <w:adjustRightInd w:val="0"/>
        <w:spacing w:after="120"/>
        <w:ind w:left="360"/>
        <w:textAlignment w:val="baseline"/>
        <w:rPr>
          <w:rFonts w:cs="Times New Roman"/>
          <w:color w:val="000000" w:themeColor="text1"/>
        </w:rPr>
      </w:pPr>
      <w:r w:rsidRPr="00424939">
        <w:rPr>
          <w:rFonts w:cs="Times New Roman"/>
          <w:color w:val="000000" w:themeColor="text1"/>
        </w:rPr>
        <w:tab/>
        <w:t>PR-205 Public Relations</w:t>
      </w:r>
      <w:r w:rsidR="0054795E">
        <w:rPr>
          <w:rFonts w:cs="Times New Roman"/>
          <w:color w:val="000000" w:themeColor="text1"/>
        </w:rPr>
        <w:t xml:space="preserve"> (WE)</w:t>
      </w:r>
      <w:bookmarkStart w:id="9989" w:name="SportsMgmtConc"/>
      <w:bookmarkEnd w:id="9989"/>
    </w:p>
    <w:p w14:paraId="6D6EA4C5" w14:textId="59CF6DBE" w:rsidR="00D954A7" w:rsidRPr="00424939" w:rsidRDefault="00D954A7" w:rsidP="009025B3">
      <w:pPr>
        <w:widowControl w:val="0"/>
        <w:tabs>
          <w:tab w:val="left" w:pos="360"/>
        </w:tabs>
        <w:adjustRightInd w:val="0"/>
        <w:spacing w:before="120" w:after="0"/>
        <w:ind w:left="360"/>
        <w:textAlignment w:val="baseline"/>
        <w:rPr>
          <w:rFonts w:cs="Times New Roman"/>
          <w:b/>
          <w:bCs/>
          <w:color w:val="000000" w:themeColor="text1"/>
        </w:rPr>
        <w:pPrChange w:id="9990" w:author="Summer 2023 updates" w:date="2024-07-31T13:42:00Z">
          <w:pPr>
            <w:widowControl w:val="0"/>
            <w:tabs>
              <w:tab w:val="left" w:pos="360"/>
            </w:tabs>
            <w:adjustRightInd w:val="0"/>
            <w:spacing w:after="120"/>
            <w:ind w:left="360"/>
            <w:textAlignment w:val="baseline"/>
          </w:pPr>
        </w:pPrChange>
      </w:pPr>
      <w:r w:rsidRPr="00424939">
        <w:rPr>
          <w:rFonts w:cs="Times New Roman"/>
          <w:b/>
          <w:bCs/>
          <w:color w:val="000000" w:themeColor="text1"/>
        </w:rPr>
        <w:t>Sports Management</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Concentration in Business</w:t>
      </w:r>
    </w:p>
    <w:p w14:paraId="48B413A0" w14:textId="7E95B688" w:rsidR="00D954A7" w:rsidRPr="00424939" w:rsidRDefault="00D954A7" w:rsidP="00E500FB">
      <w:pPr>
        <w:widowControl w:val="0"/>
        <w:numPr>
          <w:ilvl w:val="0"/>
          <w:numId w:val="123"/>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rPr>
        <w:t>SMT-100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F61B6EB" w14:textId="77777777" w:rsidR="00D954A7" w:rsidRPr="00424939" w:rsidRDefault="00D954A7" w:rsidP="00E500FB">
      <w:pPr>
        <w:widowControl w:val="0"/>
        <w:numPr>
          <w:ilvl w:val="0"/>
          <w:numId w:val="123"/>
        </w:numPr>
        <w:tabs>
          <w:tab w:val="clear" w:pos="360"/>
          <w:tab w:val="num" w:pos="720"/>
        </w:tabs>
        <w:adjustRightInd w:val="0"/>
        <w:spacing w:after="0"/>
        <w:ind w:left="7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of the following:</w:t>
      </w:r>
    </w:p>
    <w:p w14:paraId="22B32E63" w14:textId="5C6BD47E"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53465D" w:rsidRPr="00424939">
        <w:rPr>
          <w:rFonts w:cs="Times New Roman"/>
          <w:color w:val="000000" w:themeColor="text1"/>
        </w:rPr>
        <w:t xml:space="preserve">400 </w:t>
      </w:r>
      <w:r w:rsidRPr="00424939">
        <w:rPr>
          <w:rFonts w:cs="Times New Roman"/>
          <w:color w:val="000000" w:themeColor="text1"/>
        </w:rPr>
        <w:t>Legal Issues in Sports</w:t>
      </w:r>
    </w:p>
    <w:p w14:paraId="4F075DB6" w14:textId="2AFCA85D"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w:t>
      </w:r>
      <w:r w:rsidR="0053465D" w:rsidRPr="00424939">
        <w:rPr>
          <w:rFonts w:cs="Times New Roman"/>
          <w:color w:val="000000" w:themeColor="text1"/>
        </w:rPr>
        <w:t xml:space="preserve">420 </w:t>
      </w:r>
      <w:r w:rsidRPr="00424939">
        <w:rPr>
          <w:rFonts w:cs="Times New Roman"/>
          <w:color w:val="000000" w:themeColor="text1"/>
        </w:rPr>
        <w:t>Sports Marketing and Communication</w:t>
      </w:r>
    </w:p>
    <w:p w14:paraId="68A2EF79" w14:textId="302BEF8A" w:rsidR="00D954A7" w:rsidRPr="00424939" w:rsidRDefault="00F02584"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BUS-454</w:t>
      </w:r>
      <w:r w:rsidR="00D954A7" w:rsidRPr="00424939">
        <w:rPr>
          <w:rFonts w:cs="Times New Roman"/>
          <w:color w:val="000000" w:themeColor="text1"/>
        </w:rPr>
        <w:t xml:space="preserve"> Research in Business (when topic is appropriate to sports management concentration)</w:t>
      </w:r>
    </w:p>
    <w:p w14:paraId="4DC9E56D"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ECO-125 Sports Analytics</w:t>
      </w:r>
    </w:p>
    <w:p w14:paraId="557352B9" w14:textId="77777777"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SMT-300 Sport/Recreation Event Management</w:t>
      </w:r>
    </w:p>
    <w:p w14:paraId="44397207" w14:textId="2304DAC6" w:rsidR="00D954A7" w:rsidRPr="00424939" w:rsidRDefault="00D954A7" w:rsidP="00D954A7">
      <w:pPr>
        <w:widowControl w:val="0"/>
        <w:tabs>
          <w:tab w:val="left" w:pos="360"/>
        </w:tabs>
        <w:adjustRightInd w:val="0"/>
        <w:spacing w:after="0"/>
        <w:ind w:left="720"/>
        <w:textAlignment w:val="baseline"/>
        <w:rPr>
          <w:rFonts w:cs="Times New Roman"/>
          <w:color w:val="000000" w:themeColor="text1"/>
        </w:rPr>
      </w:pPr>
      <w:r w:rsidRPr="00424939">
        <w:rPr>
          <w:rFonts w:cs="Times New Roman"/>
          <w:color w:val="000000" w:themeColor="text1"/>
        </w:rPr>
        <w:t>SMT-454 Seminar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6AD842D1" w14:textId="3AA36D84" w:rsidR="00D954A7" w:rsidRPr="00424939" w:rsidRDefault="00D954A7" w:rsidP="006C5C1C">
      <w:pPr>
        <w:widowControl w:val="0"/>
        <w:tabs>
          <w:tab w:val="left" w:pos="360"/>
        </w:tabs>
        <w:adjustRightInd w:val="0"/>
        <w:spacing w:after="0"/>
        <w:ind w:left="360"/>
        <w:textAlignment w:val="baseline"/>
        <w:rPr>
          <w:rFonts w:cs="Times New Roman"/>
          <w:color w:val="000000" w:themeColor="text1"/>
        </w:rPr>
      </w:pPr>
      <w:r w:rsidRPr="00424939">
        <w:rPr>
          <w:rFonts w:cs="Times New Roman"/>
          <w:color w:val="000000" w:themeColor="text1"/>
        </w:rPr>
        <w:tab/>
        <w:t>SMT-494 Internship in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104A5EC6" w14:textId="77777777" w:rsidR="001E1F35" w:rsidRPr="003B4409" w:rsidRDefault="001E1F35" w:rsidP="0072441C">
      <w:pPr>
        <w:rPr>
          <w:rStyle w:val="Strong"/>
          <w:rFonts w:ascii="Garamond" w:hAnsi="Garamond"/>
          <w:color w:val="000000" w:themeColor="text1"/>
        </w:rPr>
        <w:pPrChange w:id="9991" w:author="Summer 2023 updates" w:date="2024-07-31T13:42:00Z">
          <w:pPr>
            <w:pStyle w:val="Noparagraphstyle"/>
            <w:spacing w:line="276" w:lineRule="auto"/>
            <w:jc w:val="left"/>
          </w:pPr>
        </w:pPrChange>
      </w:pPr>
    </w:p>
    <w:p w14:paraId="058848AF" w14:textId="1233BCFB" w:rsidR="00D954A7" w:rsidRPr="001E1F35" w:rsidRDefault="008B21FC" w:rsidP="009025B3">
      <w:pPr>
        <w:pStyle w:val="Heading4"/>
        <w:spacing w:before="120"/>
        <w:pPrChange w:id="9992" w:author="Summer 2023 updates" w:date="2024-07-31T13:42:00Z">
          <w:pPr>
            <w:pStyle w:val="Heading4"/>
          </w:pPr>
        </w:pPrChange>
      </w:pPr>
      <w:bookmarkStart w:id="9993" w:name="_Toc141355740"/>
      <w:bookmarkStart w:id="9994" w:name="_Toc110005221"/>
      <w:r>
        <w:rPr>
          <w:rStyle w:val="Strong"/>
          <w:rFonts w:cstheme="majorBidi"/>
          <w:b/>
          <w:bCs w:val="0"/>
          <w:smallCaps/>
        </w:rPr>
        <w:t>A</w:t>
      </w:r>
      <w:r w:rsidR="00D954A7" w:rsidRPr="001E1F35">
        <w:rPr>
          <w:rStyle w:val="Strong"/>
          <w:rFonts w:cstheme="majorBidi"/>
          <w:b/>
          <w:bCs w:val="0"/>
          <w:smallCaps/>
        </w:rPr>
        <w:t>ccounting</w:t>
      </w:r>
      <w:bookmarkEnd w:id="9993"/>
      <w:bookmarkEnd w:id="9994"/>
    </w:p>
    <w:p w14:paraId="585925AF" w14:textId="3EA74603" w:rsidR="00D954A7" w:rsidRPr="00424939" w:rsidRDefault="00D954A7" w:rsidP="00987B6F">
      <w:pPr>
        <w:rPr>
          <w:rPrChange w:id="9995" w:author="Summer 2023 updates" w:date="2024-07-31T13:42:00Z">
            <w:rPr>
              <w:color w:val="000000" w:themeColor="text1"/>
            </w:rPr>
          </w:rPrChange>
        </w:rPr>
      </w:pPr>
      <w:r w:rsidRPr="00424939">
        <w:rPr>
          <w:rPrChange w:id="9996" w:author="Summer 2023 updates" w:date="2024-07-31T13:42:00Z">
            <w:rPr>
              <w:color w:val="000000" w:themeColor="text1"/>
            </w:rPr>
          </w:rPrChange>
        </w:rPr>
        <w:t>Students majoring in accounting have two options: the managerial accounting major and the public accounting major. The managerial accounting major is designed for students interested in pursuing a career in private industry or the not-for-profit sector. The public accounting major is designed for students interested in practicing public accounting and those desiring the Certified Public Accounting</w:t>
      </w:r>
      <w:r w:rsidR="009F4511" w:rsidRPr="00424939">
        <w:rPr>
          <w:rPrChange w:id="9997" w:author="Summer 2023 updates" w:date="2024-07-31T13:42:00Z">
            <w:rPr>
              <w:color w:val="000000" w:themeColor="text1"/>
            </w:rPr>
          </w:rPrChange>
        </w:rPr>
        <w:fldChar w:fldCharType="begin"/>
      </w:r>
      <w:r w:rsidR="009F4511" w:rsidRPr="00424939">
        <w:rPr>
          <w:rPrChange w:id="9998" w:author="Summer 2023 updates" w:date="2024-07-31T13:42:00Z">
            <w:rPr>
              <w:color w:val="000000" w:themeColor="text1"/>
            </w:rPr>
          </w:rPrChange>
        </w:rPr>
        <w:instrText xml:space="preserve"> XE "</w:instrText>
      </w:r>
      <w:r w:rsidR="009F4511" w:rsidRPr="00424939">
        <w:rPr>
          <w:b/>
          <w:rPrChange w:id="9999" w:author="Summer 2023 updates" w:date="2024-07-31T13:42:00Z">
            <w:rPr>
              <w:b/>
              <w:color w:val="000000" w:themeColor="text1"/>
            </w:rPr>
          </w:rPrChange>
        </w:rPr>
        <w:instrText>Public Accounting</w:instrText>
      </w:r>
      <w:r w:rsidR="009F4511" w:rsidRPr="00424939">
        <w:rPr>
          <w:rPrChange w:id="10000" w:author="Summer 2023 updates" w:date="2024-07-31T13:42:00Z">
            <w:rPr>
              <w:color w:val="000000" w:themeColor="text1"/>
            </w:rPr>
          </w:rPrChange>
        </w:rPr>
        <w:instrText xml:space="preserve">" </w:instrText>
      </w:r>
      <w:r w:rsidR="009F4511" w:rsidRPr="00424939">
        <w:rPr>
          <w:rPrChange w:id="10001" w:author="Summer 2023 updates" w:date="2024-07-31T13:42:00Z">
            <w:rPr>
              <w:color w:val="000000" w:themeColor="text1"/>
            </w:rPr>
          </w:rPrChange>
        </w:rPr>
        <w:fldChar w:fldCharType="end"/>
      </w:r>
      <w:r w:rsidRPr="00424939">
        <w:rPr>
          <w:rPrChange w:id="10002" w:author="Summer 2023 updates" w:date="2024-07-31T13:42:00Z">
            <w:rPr>
              <w:color w:val="000000" w:themeColor="text1"/>
            </w:rPr>
          </w:rPrChange>
        </w:rPr>
        <w:t xml:space="preserve"> (CPA) designation. Because of the identical core course requirements in the managerial accounting and public accounting majors, only one of the two majors can be elected by a student. A student receiving a managerial accounting major may pursue a post-baccalaureate major in public accounting, but when completed, the public accounting major would replace the managerial accounting major in the student’s records. </w:t>
      </w:r>
    </w:p>
    <w:p w14:paraId="6F0788AE" w14:textId="513BFF48" w:rsidR="00D954A7" w:rsidRPr="00424939" w:rsidRDefault="00D954A7" w:rsidP="00987B6F">
      <w:pPr>
        <w:rPr>
          <w:rPrChange w:id="10003" w:author="Summer 2023 updates" w:date="2024-07-31T13:42:00Z">
            <w:rPr>
              <w:color w:val="000000" w:themeColor="text1"/>
            </w:rPr>
          </w:rPrChange>
        </w:rPr>
      </w:pPr>
      <w:r w:rsidRPr="00424939">
        <w:rPr>
          <w:rPrChange w:id="10004" w:author="Summer 2023 updates" w:date="2024-07-31T13:42:00Z">
            <w:rPr>
              <w:color w:val="000000" w:themeColor="text1"/>
            </w:rPr>
          </w:rPrChange>
        </w:rPr>
        <w:t>Requirements for becoming a CPA differ from state to state. All states require that students pass the Uniform CPA examination and many require the completion of 150 semester hours of education prior to certification. The 150 hours can be completed in undergraduate or graduate programs. To become a CPA in Iowa, the Iowa State Board of Accountancy requires that students pass the CPA examination, complete 150 semester hours of education, and complete specified course work in accounting and business subjects. Students majoring in accounting, business, or economics are required to have a minimum of 24 of their 150 semester hours in financial accounting, auditing, taxation, and management accounting courses above the elementary level. If students majoring in any other field wish to become a CPA in Iowa, they must, in addition, complete at least 24 semester hours in business-related courses (not including internships</w:t>
      </w:r>
      <w:r w:rsidR="008C196D" w:rsidRPr="00424939">
        <w:rPr>
          <w:rPrChange w:id="10005" w:author="Summer 2023 updates" w:date="2024-07-31T13:42:00Z">
            <w:rPr>
              <w:color w:val="000000" w:themeColor="text1"/>
            </w:rPr>
          </w:rPrChange>
        </w:rPr>
        <w:fldChar w:fldCharType="begin"/>
      </w:r>
      <w:r w:rsidR="008C196D" w:rsidRPr="00424939">
        <w:rPr>
          <w:rPrChange w:id="10006" w:author="Summer 2023 updates" w:date="2024-07-31T13:42:00Z">
            <w:rPr>
              <w:color w:val="000000" w:themeColor="text1"/>
            </w:rPr>
          </w:rPrChange>
        </w:rPr>
        <w:instrText xml:space="preserve"> XE "</w:instrText>
      </w:r>
      <w:del w:id="10007" w:author="Summer 2023 updates" w:date="2024-07-31T13:42:00Z">
        <w:r w:rsidR="008C196D" w:rsidRPr="00424939">
          <w:rPr>
            <w:rFonts w:cs="Times New Roman"/>
            <w:b/>
            <w:smallCaps/>
            <w:color w:val="000000" w:themeColor="text1"/>
          </w:rPr>
          <w:delInstrText>internships</w:delInstrText>
        </w:r>
      </w:del>
      <w:ins w:id="10008" w:author="Summer 2023 updates" w:date="2024-07-31T13:42:00Z">
        <w:r w:rsidR="00C03B5D">
          <w:rPr>
            <w:b/>
            <w:smallCaps/>
          </w:rPr>
          <w:instrText>I</w:instrText>
        </w:r>
        <w:r w:rsidR="008C196D" w:rsidRPr="00424939">
          <w:rPr>
            <w:b/>
            <w:smallCaps/>
          </w:rPr>
          <w:instrText>nternships</w:instrText>
        </w:r>
      </w:ins>
      <w:r w:rsidR="008C196D" w:rsidRPr="00424939">
        <w:rPr>
          <w:rPrChange w:id="10009" w:author="Summer 2023 updates" w:date="2024-07-31T13:42:00Z">
            <w:rPr>
              <w:color w:val="000000" w:themeColor="text1"/>
            </w:rPr>
          </w:rPrChange>
        </w:rPr>
        <w:instrText xml:space="preserve">" </w:instrText>
      </w:r>
      <w:r w:rsidR="008C196D" w:rsidRPr="00424939">
        <w:rPr>
          <w:rPrChange w:id="10010" w:author="Summer 2023 updates" w:date="2024-07-31T13:42:00Z">
            <w:rPr>
              <w:color w:val="000000" w:themeColor="text1"/>
            </w:rPr>
          </w:rPrChange>
        </w:rPr>
        <w:fldChar w:fldCharType="end"/>
      </w:r>
      <w:r w:rsidRPr="00424939">
        <w:rPr>
          <w:rPrChange w:id="10011" w:author="Summer 2023 updates" w:date="2024-07-31T13:42:00Z">
            <w:rPr>
              <w:color w:val="000000" w:themeColor="text1"/>
            </w:rPr>
          </w:rPrChange>
        </w:rPr>
        <w:t xml:space="preserve">). (One course credit completed at Coe is counted as four semester hours.) </w:t>
      </w:r>
    </w:p>
    <w:p w14:paraId="0F1380D0" w14:textId="77777777" w:rsidR="00D954A7" w:rsidRPr="00424939" w:rsidRDefault="00D954A7" w:rsidP="00D954A7">
      <w:pPr>
        <w:spacing w:after="120"/>
        <w:rPr>
          <w:rFonts w:cs="Times New Roman"/>
          <w:color w:val="000000" w:themeColor="text1"/>
        </w:rPr>
      </w:pPr>
      <w:r w:rsidRPr="00424939">
        <w:rPr>
          <w:rFonts w:cs="Times New Roman"/>
          <w:color w:val="000000" w:themeColor="text1"/>
        </w:rPr>
        <w:t xml:space="preserve">Accounting students at Coe should work closely with faculty in the department to determine their plan of study. Students wishing to become a CPA should also check the state board’s education requirements for the state in which they wish to practice. </w:t>
      </w:r>
    </w:p>
    <w:p w14:paraId="38245D1A" w14:textId="70FEC4D3" w:rsidR="00D954A7" w:rsidRPr="00424939" w:rsidRDefault="00D954A7" w:rsidP="009025B3">
      <w:pPr>
        <w:spacing w:before="120" w:after="0"/>
        <w:rPr>
          <w:rFonts w:cs="Times New Roman"/>
          <w:b/>
          <w:bCs/>
          <w:color w:val="000000" w:themeColor="text1"/>
        </w:rPr>
        <w:pPrChange w:id="10012" w:author="Summer 2023 updates" w:date="2024-07-31T13:42:00Z">
          <w:pPr>
            <w:spacing w:after="0"/>
          </w:pPr>
        </w:pPrChange>
      </w:pPr>
      <w:bookmarkStart w:id="10013" w:name="ManagerialAccounting"/>
      <w:r w:rsidRPr="00424939">
        <w:rPr>
          <w:rFonts w:cs="Times New Roman"/>
          <w:b/>
          <w:bCs/>
          <w:color w:val="000000" w:themeColor="text1"/>
        </w:rPr>
        <w:t>Managerial Accounting</w:t>
      </w:r>
      <w:r w:rsidR="009F4511" w:rsidRPr="00424939">
        <w:rPr>
          <w:rFonts w:cs="Times New Roman"/>
          <w:b/>
          <w:bCs/>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bCs/>
          <w:color w:val="000000" w:themeColor="text1"/>
        </w:rPr>
        <w:fldChar w:fldCharType="end"/>
      </w:r>
      <w:r w:rsidRPr="00424939">
        <w:rPr>
          <w:rFonts w:cs="Times New Roman"/>
          <w:b/>
          <w:bCs/>
          <w:color w:val="000000" w:themeColor="text1"/>
        </w:rPr>
        <w:t xml:space="preserve"> Major</w:t>
      </w:r>
      <w:bookmarkEnd w:id="10013"/>
    </w:p>
    <w:p w14:paraId="400A6F40" w14:textId="75479D19" w:rsidR="006B3E74" w:rsidRPr="00424939" w:rsidRDefault="006B3E74" w:rsidP="006B3E74">
      <w:pPr>
        <w:spacing w:after="0"/>
        <w:rPr>
          <w:rFonts w:cs="Times New Roman"/>
          <w:color w:val="000000" w:themeColor="text1"/>
        </w:rPr>
      </w:pPr>
      <w:r w:rsidRPr="00424939">
        <w:rPr>
          <w:rFonts w:cs="Times New Roman"/>
          <w:bCs/>
          <w:color w:val="000000" w:themeColor="text1"/>
        </w:rPr>
        <w:t>A major in managerial accounting requires a minimum cumulative 2.0 GPA in all courses counted toward the major.</w:t>
      </w:r>
    </w:p>
    <w:p w14:paraId="66146D4F"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ACC-171 Principles of Accounting I </w:t>
      </w:r>
    </w:p>
    <w:p w14:paraId="38B258C0"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ECO-175 Principles of Macroeconomics </w:t>
      </w:r>
    </w:p>
    <w:p w14:paraId="2D038A8E" w14:textId="4D4023FE"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7BE72407"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ACC-215 Principles of Accounting II </w:t>
      </w:r>
    </w:p>
    <w:p w14:paraId="6D5E1474"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ECO-215 Principles of Microeconomics </w:t>
      </w:r>
    </w:p>
    <w:p w14:paraId="4D43A658"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ACC-301 Intermediate Accounting I </w:t>
      </w:r>
    </w:p>
    <w:p w14:paraId="37514FB7" w14:textId="6917F2F0"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ACC-315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456BFFD7"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BUS-315 Business Law I </w:t>
      </w:r>
    </w:p>
    <w:p w14:paraId="5B42A535"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ACC-334 Computer Applications – Accounting </w:t>
      </w:r>
    </w:p>
    <w:p w14:paraId="26C8D4BF" w14:textId="7777777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ACC-351 Intermediate Accounting II </w:t>
      </w:r>
    </w:p>
    <w:p w14:paraId="01966BD9" w14:textId="45811137" w:rsidR="00D954A7" w:rsidRPr="00424939" w:rsidRDefault="00D954A7" w:rsidP="00E500FB">
      <w:pPr>
        <w:widowControl w:val="0"/>
        <w:numPr>
          <w:ilvl w:val="0"/>
          <w:numId w:val="12"/>
        </w:numPr>
        <w:tabs>
          <w:tab w:val="clear" w:pos="1440"/>
          <w:tab w:val="num"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ACC-413 Auditing </w:t>
      </w:r>
      <w:r w:rsidR="009917FF">
        <w:rPr>
          <w:rFonts w:cs="Times New Roman"/>
          <w:color w:val="000000" w:themeColor="text1"/>
        </w:rPr>
        <w:t>(WE)</w:t>
      </w:r>
    </w:p>
    <w:p w14:paraId="02B409C0" w14:textId="154D6D77" w:rsidR="00D954A7" w:rsidRPr="00424939" w:rsidRDefault="00D954A7" w:rsidP="00E500FB">
      <w:pPr>
        <w:widowControl w:val="0"/>
        <w:numPr>
          <w:ilvl w:val="0"/>
          <w:numId w:val="12"/>
        </w:numPr>
        <w:tabs>
          <w:tab w:val="clear" w:pos="1440"/>
          <w:tab w:val="num" w:pos="360"/>
        </w:tabs>
        <w:adjustRightInd w:val="0"/>
        <w:spacing w:after="120"/>
        <w:ind w:left="0" w:firstLine="0"/>
        <w:textAlignment w:val="baseline"/>
        <w:rPr>
          <w:rFonts w:cs="Times New Roman"/>
          <w:color w:val="000000" w:themeColor="text1"/>
        </w:rPr>
      </w:pPr>
      <w:r w:rsidRPr="00424939">
        <w:rPr>
          <w:rFonts w:cs="Times New Roman"/>
          <w:color w:val="000000" w:themeColor="text1"/>
        </w:rPr>
        <w:t>ACC-415 Advanced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4FE6BAC8" w14:textId="319D02F0" w:rsidR="00D954A7" w:rsidRPr="00424939" w:rsidRDefault="00D954A7" w:rsidP="009025B3">
      <w:pPr>
        <w:keepNext/>
        <w:spacing w:before="120" w:after="0"/>
        <w:rPr>
          <w:rFonts w:cs="Times New Roman"/>
          <w:b/>
          <w:bCs/>
          <w:color w:val="000000" w:themeColor="text1"/>
        </w:rPr>
        <w:pPrChange w:id="10014" w:author="Summer 2023 updates" w:date="2024-07-31T13:42:00Z">
          <w:pPr>
            <w:keepNext/>
            <w:spacing w:after="0"/>
          </w:pPr>
        </w:pPrChange>
      </w:pPr>
      <w:bookmarkStart w:id="10015" w:name="PublicAccounting"/>
      <w:r w:rsidRPr="00424939">
        <w:rPr>
          <w:rFonts w:cs="Times New Roman"/>
          <w:b/>
          <w:color w:val="000000" w:themeColor="text1"/>
        </w:rPr>
        <w:t>Public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Public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Major</w:t>
      </w:r>
      <w:bookmarkEnd w:id="10015"/>
      <w:r w:rsidRPr="00424939">
        <w:rPr>
          <w:rFonts w:cs="Times New Roman"/>
          <w:b/>
          <w:color w:val="000000" w:themeColor="text1"/>
        </w:rPr>
        <w:t xml:space="preserve"> </w:t>
      </w:r>
    </w:p>
    <w:p w14:paraId="03D1912B" w14:textId="39235829" w:rsidR="007E53C3" w:rsidRPr="00424939" w:rsidRDefault="007E53C3" w:rsidP="007E53C3">
      <w:pPr>
        <w:spacing w:after="0"/>
        <w:rPr>
          <w:rFonts w:cs="Times New Roman"/>
          <w:color w:val="000000" w:themeColor="text1"/>
        </w:rPr>
      </w:pPr>
      <w:r w:rsidRPr="00424939">
        <w:rPr>
          <w:rFonts w:cs="Times New Roman"/>
          <w:bCs/>
          <w:color w:val="000000" w:themeColor="text1"/>
        </w:rPr>
        <w:t>A major in public accounting requires a minimum cumulative 2.0 GPA in all courses counted toward the major.</w:t>
      </w:r>
    </w:p>
    <w:p w14:paraId="61985A30" w14:textId="145DC47B" w:rsidR="00D954A7" w:rsidRPr="00424939" w:rsidRDefault="00D954A7" w:rsidP="00987B6F">
      <w:pPr>
        <w:rPr>
          <w:rPrChange w:id="10016" w:author="Summer 2023 updates" w:date="2024-07-31T13:42:00Z">
            <w:rPr>
              <w:color w:val="000000" w:themeColor="text1"/>
            </w:rPr>
          </w:rPrChange>
        </w:rPr>
      </w:pPr>
      <w:r w:rsidRPr="00424939">
        <w:rPr>
          <w:rPrChange w:id="10017" w:author="Summer 2023 updates" w:date="2024-07-31T13:42:00Z">
            <w:rPr>
              <w:color w:val="000000" w:themeColor="text1"/>
            </w:rPr>
          </w:rPrChange>
        </w:rPr>
        <w:t>Students wishing to prepare for the examination to become a Certified Public Accountant should select the Public Accounting</w:t>
      </w:r>
      <w:r w:rsidR="009F4511" w:rsidRPr="00424939">
        <w:rPr>
          <w:rPrChange w:id="10018" w:author="Summer 2023 updates" w:date="2024-07-31T13:42:00Z">
            <w:rPr>
              <w:color w:val="000000" w:themeColor="text1"/>
            </w:rPr>
          </w:rPrChange>
        </w:rPr>
        <w:fldChar w:fldCharType="begin"/>
      </w:r>
      <w:r w:rsidR="009F4511" w:rsidRPr="00424939">
        <w:rPr>
          <w:rPrChange w:id="10019" w:author="Summer 2023 updates" w:date="2024-07-31T13:42:00Z">
            <w:rPr>
              <w:color w:val="000000" w:themeColor="text1"/>
            </w:rPr>
          </w:rPrChange>
        </w:rPr>
        <w:instrText xml:space="preserve"> XE "</w:instrText>
      </w:r>
      <w:r w:rsidR="009F4511" w:rsidRPr="00424939">
        <w:rPr>
          <w:b/>
          <w:rPrChange w:id="10020" w:author="Summer 2023 updates" w:date="2024-07-31T13:42:00Z">
            <w:rPr>
              <w:b/>
              <w:color w:val="000000" w:themeColor="text1"/>
            </w:rPr>
          </w:rPrChange>
        </w:rPr>
        <w:instrText>Public Accounting</w:instrText>
      </w:r>
      <w:r w:rsidR="009F4511" w:rsidRPr="00424939">
        <w:rPr>
          <w:rPrChange w:id="10021" w:author="Summer 2023 updates" w:date="2024-07-31T13:42:00Z">
            <w:rPr>
              <w:color w:val="000000" w:themeColor="text1"/>
            </w:rPr>
          </w:rPrChange>
        </w:rPr>
        <w:instrText xml:space="preserve">" </w:instrText>
      </w:r>
      <w:r w:rsidR="009F4511" w:rsidRPr="00424939">
        <w:rPr>
          <w:rPrChange w:id="10022" w:author="Summer 2023 updates" w:date="2024-07-31T13:42:00Z">
            <w:rPr>
              <w:color w:val="000000" w:themeColor="text1"/>
            </w:rPr>
          </w:rPrChange>
        </w:rPr>
        <w:fldChar w:fldCharType="end"/>
      </w:r>
      <w:r w:rsidRPr="00424939">
        <w:rPr>
          <w:rPrChange w:id="10023" w:author="Summer 2023 updates" w:date="2024-07-31T13:42:00Z">
            <w:rPr>
              <w:color w:val="000000" w:themeColor="text1"/>
            </w:rPr>
          </w:rPrChange>
        </w:rPr>
        <w:t xml:space="preserve"> major, which meets the guidelines for the breadth of business and accounting courses recommended by The American Institute of Certified Public Accountants. Students at Coe can meet the </w:t>
      </w:r>
      <w:r w:rsidR="009A7233" w:rsidRPr="00424939">
        <w:rPr>
          <w:rPrChange w:id="10024" w:author="Summer 2023 updates" w:date="2024-07-31T13:42:00Z">
            <w:rPr>
              <w:color w:val="000000" w:themeColor="text1"/>
            </w:rPr>
          </w:rPrChange>
        </w:rPr>
        <w:t>150-semester</w:t>
      </w:r>
      <w:r w:rsidRPr="00424939">
        <w:rPr>
          <w:rPrChange w:id="10025" w:author="Summer 2023 updates" w:date="2024-07-31T13:42:00Z">
            <w:rPr>
              <w:color w:val="000000" w:themeColor="text1"/>
            </w:rPr>
          </w:rPrChange>
        </w:rPr>
        <w:t xml:space="preserve"> hour requirement by completing 37.5 credits. </w:t>
      </w:r>
    </w:p>
    <w:p w14:paraId="2CC8D8A0" w14:textId="77777777" w:rsidR="00D954A7" w:rsidRPr="00424939" w:rsidRDefault="00D954A7" w:rsidP="00D954A7">
      <w:pPr>
        <w:spacing w:after="240"/>
        <w:rPr>
          <w:rFonts w:cs="Times New Roman"/>
          <w:color w:val="000000" w:themeColor="text1"/>
        </w:rPr>
      </w:pPr>
      <w:r w:rsidRPr="00424939">
        <w:rPr>
          <w:rFonts w:cs="Times New Roman"/>
          <w:color w:val="000000" w:themeColor="text1"/>
        </w:rPr>
        <w:t>If degree requirements are not completed by the end of four years, students pursuing a major in public accounting, who are in good academic standing, and who are full-time students, receive a 60% discount on tuition in the consecutive fifth year. They continue to be eligible to apply for student loans and any available federal and state government grants.</w:t>
      </w:r>
    </w:p>
    <w:p w14:paraId="302B4F43"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ACC-171 Principles of Accounting I </w:t>
      </w:r>
    </w:p>
    <w:p w14:paraId="088C8EB7"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ECO-175 Principles of Macroeconomics</w:t>
      </w:r>
    </w:p>
    <w:p w14:paraId="134BC000" w14:textId="18A196B4"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BUS-190 Statistical Analysis </w:t>
      </w:r>
      <w:r w:rsidR="009917FF">
        <w:rPr>
          <w:rFonts w:cs="Times New Roman"/>
          <w:color w:val="000000" w:themeColor="text1"/>
        </w:rPr>
        <w:t>(WE)</w:t>
      </w:r>
    </w:p>
    <w:p w14:paraId="5C117858"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ACC-215 Principles of Accounting II </w:t>
      </w:r>
    </w:p>
    <w:p w14:paraId="2542B897"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ECO-215 Principles of Microeconomics </w:t>
      </w:r>
    </w:p>
    <w:p w14:paraId="0BB02C8F"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ACC-301 Intermediate Accounting I </w:t>
      </w:r>
    </w:p>
    <w:p w14:paraId="00AA2A2B" w14:textId="636421BB"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ACC-315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1B205A49"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BUS-315 Business Law I </w:t>
      </w:r>
    </w:p>
    <w:p w14:paraId="433471DF"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ACC-334 Computer Applications – Accounting </w:t>
      </w:r>
    </w:p>
    <w:p w14:paraId="4E0144B3"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ACC-351 Intermediate Accounting II </w:t>
      </w:r>
    </w:p>
    <w:p w14:paraId="21B57087"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ACC-413 Auditing </w:t>
      </w:r>
    </w:p>
    <w:p w14:paraId="48AABB4A"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ACC-422 Tax Accounting </w:t>
      </w:r>
    </w:p>
    <w:p w14:paraId="58DFF453"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rPr>
        <w:t xml:space="preserve">ACC-463 Advanced Auditing </w:t>
      </w:r>
    </w:p>
    <w:p w14:paraId="22AD0A51"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3718A0F" w14:textId="77777777"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BUS-410 Business Law II</w:t>
      </w:r>
    </w:p>
    <w:p w14:paraId="15CA49FA" w14:textId="77777777"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BUS-412 Entrepreneurship and New Business Formation</w:t>
      </w:r>
    </w:p>
    <w:p w14:paraId="0C84BE36" w14:textId="2024E243"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BUS-464 Seminar in Management</w:t>
      </w:r>
      <w:r w:rsidR="00AE074A">
        <w:rPr>
          <w:rFonts w:cs="Times New Roman"/>
          <w:color w:val="000000" w:themeColor="text1"/>
        </w:rPr>
        <w:t xml:space="preserve"> (WE)</w:t>
      </w:r>
    </w:p>
    <w:p w14:paraId="5B81CE8B" w14:textId="32532345" w:rsidR="00D954A7" w:rsidRPr="00424939" w:rsidRDefault="00D954A7" w:rsidP="00D954A7">
      <w:pPr>
        <w:tabs>
          <w:tab w:val="num" w:pos="360"/>
        </w:tabs>
        <w:spacing w:after="0"/>
        <w:ind w:left="360"/>
        <w:rPr>
          <w:rFonts w:cs="Times New Roman"/>
          <w:color w:val="000000" w:themeColor="text1"/>
        </w:rPr>
      </w:pPr>
      <w:r w:rsidRPr="00424939">
        <w:rPr>
          <w:rFonts w:cs="Times New Roman"/>
          <w:color w:val="000000" w:themeColor="text1"/>
        </w:rPr>
        <w:t>BUS-470 Strategic Management</w:t>
      </w:r>
      <w:r w:rsidR="00AE074A">
        <w:rPr>
          <w:rFonts w:cs="Times New Roman"/>
          <w:color w:val="000000" w:themeColor="text1"/>
        </w:rPr>
        <w:t xml:space="preserve"> (WE)</w:t>
      </w:r>
    </w:p>
    <w:p w14:paraId="1DDD9BCA" w14:textId="77777777" w:rsidR="00D954A7" w:rsidRPr="00424939" w:rsidRDefault="00D954A7" w:rsidP="00E500FB">
      <w:pPr>
        <w:widowControl w:val="0"/>
        <w:numPr>
          <w:ilvl w:val="0"/>
          <w:numId w:val="13"/>
        </w:numPr>
        <w:tabs>
          <w:tab w:val="clear" w:pos="720"/>
          <w:tab w:val="num" w:pos="360"/>
        </w:tabs>
        <w:adjustRightInd w:val="0"/>
        <w:spacing w:after="0"/>
        <w:ind w:left="0" w:firstLine="0"/>
        <w:jc w:val="both"/>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w:t>
      </w:r>
    </w:p>
    <w:p w14:paraId="59AE606F" w14:textId="2E57EF02"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ACC-313 Fraud Examination</w:t>
      </w:r>
      <w:r w:rsidR="00952C62">
        <w:rPr>
          <w:rFonts w:cs="Times New Roman"/>
          <w:color w:val="000000" w:themeColor="text1"/>
        </w:rPr>
        <w:t xml:space="preserve"> (WE)</w:t>
      </w:r>
    </w:p>
    <w:p w14:paraId="11B66A2E" w14:textId="73AFD3C8"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ACC-401 Governmental and Not-For-Profit Accounting </w:t>
      </w:r>
    </w:p>
    <w:p w14:paraId="1E1410C0" w14:textId="6B620D2F"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ACC-451 Advanced Accounting </w:t>
      </w:r>
    </w:p>
    <w:p w14:paraId="02D34569" w14:textId="77777777" w:rsidR="00D954A7" w:rsidRPr="00424939" w:rsidRDefault="00D954A7" w:rsidP="00D954A7">
      <w:pPr>
        <w:tabs>
          <w:tab w:val="num" w:pos="360"/>
        </w:tabs>
        <w:spacing w:after="0"/>
        <w:rPr>
          <w:rFonts w:cs="Times New Roman"/>
          <w:color w:val="000000" w:themeColor="text1"/>
        </w:rPr>
      </w:pPr>
      <w:r w:rsidRPr="00424939">
        <w:rPr>
          <w:rFonts w:cs="Times New Roman"/>
          <w:color w:val="000000" w:themeColor="text1"/>
        </w:rPr>
        <w:tab/>
        <w:t xml:space="preserve">ACC-472 Advanced Tax Accounting </w:t>
      </w:r>
    </w:p>
    <w:p w14:paraId="7E1A6E56" w14:textId="77777777" w:rsidR="00D954A7" w:rsidRPr="00424939" w:rsidRDefault="00D954A7" w:rsidP="00D954A7">
      <w:pPr>
        <w:tabs>
          <w:tab w:val="num" w:pos="360"/>
        </w:tabs>
        <w:spacing w:after="0"/>
        <w:rPr>
          <w:rFonts w:cs="Times New Roman"/>
          <w:color w:val="000000" w:themeColor="text1"/>
        </w:rPr>
      </w:pPr>
    </w:p>
    <w:p w14:paraId="601D1678" w14:textId="4B5BFF29" w:rsidR="00D954A7" w:rsidRPr="00424939" w:rsidRDefault="00D954A7" w:rsidP="009025B3">
      <w:pPr>
        <w:pStyle w:val="Heading4"/>
        <w:spacing w:before="120"/>
        <w:pPrChange w:id="10026" w:author="Summer 2023 updates" w:date="2024-07-31T13:42:00Z">
          <w:pPr>
            <w:pStyle w:val="Heading4"/>
          </w:pPr>
        </w:pPrChange>
      </w:pPr>
      <w:bookmarkStart w:id="10027" w:name="_Toc109733029"/>
      <w:bookmarkStart w:id="10028" w:name="_Toc110005222"/>
      <w:bookmarkStart w:id="10029" w:name="_Toc141355741"/>
      <w:del w:id="10030" w:author="Summer 2023 updates" w:date="2024-07-31T13:42:00Z">
        <w:r w:rsidRPr="00424939">
          <w:delText>courses</w:delText>
        </w:r>
      </w:del>
      <w:ins w:id="10031" w:author="Summer 2023 updates" w:date="2024-07-31T13:42:00Z">
        <w:r w:rsidR="00CB4D7E">
          <w:t>C</w:t>
        </w:r>
        <w:r w:rsidRPr="00424939">
          <w:t>ourses</w:t>
        </w:r>
      </w:ins>
      <w:r w:rsidRPr="00424939">
        <w:t xml:space="preserve"> in </w:t>
      </w:r>
      <w:del w:id="10032" w:author="Summer 2023 updates" w:date="2024-07-31T13:42:00Z">
        <w:r w:rsidRPr="00424939">
          <w:delText>accounting</w:delText>
        </w:r>
      </w:del>
      <w:ins w:id="10033" w:author="Summer 2023 updates" w:date="2024-07-31T13:42:00Z">
        <w:r w:rsidR="00CB4D7E">
          <w:t>A</w:t>
        </w:r>
        <w:r w:rsidRPr="00424939">
          <w:t>ccounting</w:t>
        </w:r>
      </w:ins>
      <w:bookmarkEnd w:id="10027"/>
      <w:bookmarkEnd w:id="10028"/>
      <w:bookmarkEnd w:id="10029"/>
    </w:p>
    <w:p w14:paraId="56F3DD66" w14:textId="77777777" w:rsidR="00D954A7" w:rsidRPr="00424939" w:rsidRDefault="00D954A7" w:rsidP="009025B3">
      <w:pPr>
        <w:spacing w:before="40" w:after="0"/>
        <w:rPr>
          <w:rFonts w:cs="Times New Roman"/>
          <w:b/>
          <w:color w:val="000000" w:themeColor="text1"/>
        </w:rPr>
        <w:pPrChange w:id="10034" w:author="Summer 2023 updates" w:date="2024-07-31T13:42:00Z">
          <w:pPr>
            <w:spacing w:after="0"/>
          </w:pPr>
        </w:pPrChange>
      </w:pPr>
      <w:r w:rsidRPr="00424939">
        <w:rPr>
          <w:rFonts w:cs="Times New Roman"/>
          <w:b/>
          <w:color w:val="000000" w:themeColor="text1"/>
        </w:rPr>
        <w:t xml:space="preserve">ACC-171 Principles of Accounting I </w:t>
      </w:r>
    </w:p>
    <w:p w14:paraId="648169CB" w14:textId="77777777" w:rsidR="00D954A7" w:rsidRPr="00424939" w:rsidRDefault="00D954A7" w:rsidP="00D954A7">
      <w:pPr>
        <w:rPr>
          <w:rFonts w:cs="Times New Roman"/>
          <w:color w:val="000000" w:themeColor="text1"/>
        </w:rPr>
      </w:pPr>
      <w:r w:rsidRPr="00424939">
        <w:rPr>
          <w:rFonts w:cs="Times New Roman"/>
          <w:color w:val="000000" w:themeColor="text1"/>
        </w:rPr>
        <w:t>A study of the accounting process and preparation of financial statements, primarily for external reporting purposes. Includes analyses of asset and liability accounts and owners’ equity accounts of corporations.</w:t>
      </w:r>
    </w:p>
    <w:p w14:paraId="53C4857C"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ACC-215 Principles of Accounting II </w:t>
      </w:r>
    </w:p>
    <w:p w14:paraId="3541BFBD"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Continuation of the study of financial accounting, including the statement of cash flow. A study of managerial accounting and the analysis of financial information for management decision making. </w:t>
      </w:r>
      <w:r w:rsidRPr="00424939">
        <w:rPr>
          <w:rFonts w:cs="Times New Roman"/>
          <w:color w:val="000000" w:themeColor="text1"/>
          <w:u w:val="single"/>
        </w:rPr>
        <w:t>Prerequisite</w:t>
      </w:r>
      <w:r w:rsidRPr="00424939">
        <w:rPr>
          <w:rFonts w:cs="Times New Roman"/>
          <w:color w:val="000000" w:themeColor="text1"/>
        </w:rPr>
        <w:t xml:space="preserve">: Principles of Accounting I (ACC-171). </w:t>
      </w:r>
    </w:p>
    <w:p w14:paraId="3665796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ACC-301 Intermediate Accounting I</w:t>
      </w:r>
    </w:p>
    <w:p w14:paraId="6DEEF952" w14:textId="77777777" w:rsidR="00D954A7" w:rsidRPr="00424939" w:rsidRDefault="00D954A7" w:rsidP="00D954A7">
      <w:pPr>
        <w:rPr>
          <w:rFonts w:cs="Times New Roman"/>
          <w:color w:val="000000" w:themeColor="text1"/>
        </w:rPr>
      </w:pPr>
      <w:r w:rsidRPr="00424939">
        <w:rPr>
          <w:rFonts w:cs="Times New Roman"/>
          <w:color w:val="000000" w:themeColor="text1"/>
        </w:rPr>
        <w:t>An in-depth study of financial accounting topics. Emphasis is on income determination, evaluation, and presentation of assets.</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Principles of Accounting II (ACC-215). </w:t>
      </w:r>
    </w:p>
    <w:p w14:paraId="03DFB2A2" w14:textId="1229F702" w:rsidR="00D954A7" w:rsidRPr="00424939" w:rsidRDefault="00D954A7" w:rsidP="00D954A7">
      <w:pPr>
        <w:spacing w:after="0"/>
        <w:rPr>
          <w:rFonts w:cs="Times New Roman"/>
          <w:b/>
          <w:color w:val="000000" w:themeColor="text1"/>
        </w:rPr>
      </w:pPr>
      <w:r w:rsidRPr="00424939">
        <w:rPr>
          <w:rFonts w:cs="Times New Roman"/>
          <w:b/>
          <w:color w:val="000000" w:themeColor="text1"/>
        </w:rPr>
        <w:t>ACC-313 Fraud Examination</w:t>
      </w:r>
      <w:r w:rsidR="001554E4" w:rsidRPr="00424939">
        <w:rPr>
          <w:rFonts w:cs="Times New Roman"/>
          <w:b/>
          <w:color w:val="000000" w:themeColor="text1"/>
        </w:rPr>
        <w:t xml:space="preserve"> (WE)</w:t>
      </w:r>
    </w:p>
    <w:p w14:paraId="37D49D6F" w14:textId="23589885" w:rsidR="00D954A7" w:rsidRPr="00424939" w:rsidRDefault="00D954A7" w:rsidP="00D954A7">
      <w:pPr>
        <w:rPr>
          <w:rFonts w:cs="Times New Roman"/>
          <w:color w:val="000000" w:themeColor="text1"/>
        </w:rPr>
      </w:pPr>
      <w:r w:rsidRPr="00424939">
        <w:rPr>
          <w:rFonts w:cs="Times New Roman"/>
          <w:color w:val="000000" w:themeColor="text1"/>
        </w:rPr>
        <w:t xml:space="preserve">An examination of </w:t>
      </w:r>
      <w:r w:rsidR="009A7233" w:rsidRPr="00424939">
        <w:rPr>
          <w:rFonts w:cs="Times New Roman"/>
          <w:color w:val="000000" w:themeColor="text1"/>
        </w:rPr>
        <w:t>real-world</w:t>
      </w:r>
      <w:r w:rsidRPr="00424939">
        <w:rPr>
          <w:rFonts w:cs="Times New Roman"/>
          <w:color w:val="000000" w:themeColor="text1"/>
        </w:rPr>
        <w:t xml:space="preserve"> cases that represent the many types of accounting fraud in order to gain an understanding of the behavioral and social factors that motivate offenders.  Emphasis is placed on understanding the exposures to loss and the appropriate prevention, detection, and investigation approaches, including legal requirements for testifying as an expert witness. </w:t>
      </w:r>
      <w:del w:id="10035" w:author="Summer 2023 updates" w:date="2024-07-31T13:42:00Z">
        <w:r w:rsidRPr="00424939">
          <w:rPr>
            <w:rFonts w:cs="Times New Roman"/>
            <w:color w:val="000000" w:themeColor="text1"/>
          </w:rPr>
          <w:delText xml:space="preserve"> </w:delText>
        </w:r>
      </w:del>
      <w:r w:rsidRPr="00424939">
        <w:rPr>
          <w:rFonts w:cs="Times New Roman"/>
          <w:color w:val="000000" w:themeColor="text1"/>
          <w:u w:val="single"/>
        </w:rPr>
        <w:t>Prerequisites</w:t>
      </w:r>
      <w:r w:rsidRPr="00424939">
        <w:rPr>
          <w:rFonts w:cs="Times New Roman"/>
          <w:color w:val="000000" w:themeColor="text1"/>
        </w:rPr>
        <w:t xml:space="preserve">: Principles of Accounting II (ACC-215) or consent of instructor.  (Offered alternate years) </w:t>
      </w:r>
    </w:p>
    <w:p w14:paraId="72A88815" w14:textId="20C197B6" w:rsidR="00D954A7" w:rsidRPr="00424939" w:rsidRDefault="00D954A7" w:rsidP="001E1F35">
      <w:pPr>
        <w:keepNext/>
        <w:spacing w:after="0"/>
        <w:rPr>
          <w:rFonts w:cs="Times New Roman"/>
          <w:b/>
          <w:color w:val="000000" w:themeColor="text1"/>
        </w:rPr>
      </w:pPr>
      <w:r w:rsidRPr="00424939">
        <w:rPr>
          <w:rFonts w:cs="Times New Roman"/>
          <w:b/>
          <w:color w:val="000000" w:themeColor="text1"/>
        </w:rPr>
        <w:t>ACC-315 Managerial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467988E3"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principles of managerial accounting and the methods of analyzing financial information. Includes analyses of accounting for the costs of production and the use of various decision models for planning and control. </w:t>
      </w:r>
      <w:r w:rsidRPr="00424939">
        <w:rPr>
          <w:rFonts w:cs="Times New Roman"/>
          <w:color w:val="000000" w:themeColor="text1"/>
          <w:u w:val="single"/>
        </w:rPr>
        <w:t>Prerequisite</w:t>
      </w:r>
      <w:r w:rsidRPr="00424939">
        <w:rPr>
          <w:rFonts w:cs="Times New Roman"/>
          <w:color w:val="000000" w:themeColor="text1"/>
        </w:rPr>
        <w:t xml:space="preserve">: Principles of Accounting II (ACC-215). </w:t>
      </w:r>
    </w:p>
    <w:p w14:paraId="3F853EA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ACC-334 Computer Applications – Accounting </w:t>
      </w:r>
    </w:p>
    <w:p w14:paraId="75C1BD32" w14:textId="18DFEAE1" w:rsidR="00D954A7" w:rsidRPr="00424939" w:rsidRDefault="00D954A7" w:rsidP="00D954A7">
      <w:pPr>
        <w:rPr>
          <w:rFonts w:cs="Times New Roman"/>
          <w:color w:val="000000" w:themeColor="text1"/>
        </w:rPr>
      </w:pPr>
      <w:r w:rsidRPr="00424939">
        <w:rPr>
          <w:rFonts w:cs="Times New Roman"/>
          <w:color w:val="000000" w:themeColor="text1"/>
        </w:rPr>
        <w:t>An introduction to specialized accounting software used in financial accounting, tax accounting, and auditing.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of generalized software to topics covered in managerial accounting and financial accounting.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Prerequisites</w:t>
      </w:r>
      <w:r w:rsidRPr="00424939">
        <w:rPr>
          <w:rFonts w:cs="Times New Roman"/>
          <w:color w:val="000000" w:themeColor="text1"/>
        </w:rPr>
        <w:t>:</w:t>
      </w:r>
      <w:del w:id="10036" w:author="Summer 2023 updates" w:date="2024-07-31T13:42:00Z">
        <w:r w:rsidRPr="00424939">
          <w:rPr>
            <w:rFonts w:cs="Times New Roman"/>
            <w:color w:val="000000" w:themeColor="text1"/>
          </w:rPr>
          <w:delText xml:space="preserve"> </w:delText>
        </w:r>
      </w:del>
      <w:r w:rsidRPr="00424939">
        <w:rPr>
          <w:rFonts w:cs="Times New Roman"/>
          <w:color w:val="000000" w:themeColor="text1"/>
        </w:rPr>
        <w:t xml:space="preserve"> Computers in Business (BUS-125) or knowledge of Excel, junior standing, and completion of at least three upper-level accounting courses or consent of instructor. (0.5 course credit) </w:t>
      </w:r>
    </w:p>
    <w:p w14:paraId="24842545"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ACC-351 Intermediate Accounting II</w:t>
      </w:r>
    </w:p>
    <w:p w14:paraId="7C969683" w14:textId="3FD76095" w:rsidR="00D954A7" w:rsidRPr="00424939" w:rsidRDefault="00D954A7" w:rsidP="00D954A7">
      <w:pPr>
        <w:rPr>
          <w:rFonts w:cs="Times New Roman"/>
          <w:color w:val="000000" w:themeColor="text1"/>
        </w:rPr>
      </w:pPr>
      <w:r w:rsidRPr="00424939">
        <w:rPr>
          <w:rFonts w:cs="Times New Roman"/>
          <w:color w:val="000000" w:themeColor="text1"/>
        </w:rPr>
        <w:t xml:space="preserve">An in-depth study of financial accounting topics. Emphasis is on income determination, evaluation, and presentation of liabilities and owners’ equity.  </w:t>
      </w:r>
      <w:r w:rsidRPr="00424939">
        <w:rPr>
          <w:rFonts w:cs="Times New Roman"/>
          <w:color w:val="000000" w:themeColor="text1"/>
          <w:u w:val="single"/>
        </w:rPr>
        <w:t>Prerequisite</w:t>
      </w:r>
      <w:r w:rsidRPr="00424939">
        <w:rPr>
          <w:rFonts w:cs="Times New Roman"/>
          <w:color w:val="000000" w:themeColor="text1"/>
        </w:rPr>
        <w:t>: Intermediate Accounting I (ACC-301).</w:t>
      </w:r>
    </w:p>
    <w:p w14:paraId="3819269D" w14:textId="1BEA93ED" w:rsidR="00D954A7" w:rsidRPr="00424939" w:rsidRDefault="00D954A7" w:rsidP="00D954A7">
      <w:pPr>
        <w:spacing w:after="0"/>
        <w:rPr>
          <w:rFonts w:cs="Times New Roman"/>
          <w:b/>
          <w:color w:val="000000" w:themeColor="text1"/>
        </w:rPr>
      </w:pPr>
      <w:r w:rsidRPr="00424939">
        <w:rPr>
          <w:rFonts w:cs="Times New Roman"/>
          <w:b/>
          <w:color w:val="000000" w:themeColor="text1"/>
        </w:rPr>
        <w:t>ACC-401 Governmental and Not-For-Profit Accounting</w:t>
      </w:r>
      <w:r w:rsidR="001554E4" w:rsidRPr="00424939">
        <w:rPr>
          <w:rFonts w:cs="Times New Roman"/>
          <w:b/>
          <w:color w:val="000000" w:themeColor="text1"/>
        </w:rPr>
        <w:t xml:space="preserve"> </w:t>
      </w:r>
    </w:p>
    <w:p w14:paraId="0650A93A" w14:textId="271B198A" w:rsidR="00BF20CA" w:rsidRPr="00784273" w:rsidRDefault="00D954A7" w:rsidP="00784273">
      <w:pPr>
        <w:rPr>
          <w:rFonts w:cs="Times New Roman"/>
          <w:color w:val="000000" w:themeColor="text1"/>
        </w:rPr>
      </w:pPr>
      <w:r w:rsidRPr="00424939">
        <w:rPr>
          <w:rFonts w:cs="Times New Roman"/>
          <w:color w:val="000000" w:themeColor="text1"/>
        </w:rPr>
        <w:t xml:space="preserve">Accounting for governmental entities, accounting for not-for-profit entities, and other related topics. </w:t>
      </w:r>
      <w:r w:rsidRPr="00424939">
        <w:rPr>
          <w:rFonts w:cs="Times New Roman"/>
          <w:color w:val="000000" w:themeColor="text1"/>
          <w:u w:val="single"/>
        </w:rPr>
        <w:t>Prerequisite</w:t>
      </w:r>
      <w:r w:rsidRPr="00424939">
        <w:rPr>
          <w:rFonts w:cs="Times New Roman"/>
          <w:color w:val="000000" w:themeColor="text1"/>
        </w:rPr>
        <w:t>: Intermediate Accounting II (ACC-351).</w:t>
      </w:r>
    </w:p>
    <w:p w14:paraId="5089C60D" w14:textId="5AB5AA3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ACC-413 Auditing </w:t>
      </w:r>
      <w:r w:rsidR="001554E4" w:rsidRPr="00424939">
        <w:rPr>
          <w:rFonts w:cs="Times New Roman"/>
          <w:b/>
          <w:color w:val="000000" w:themeColor="text1"/>
        </w:rPr>
        <w:t>(WE)</w:t>
      </w:r>
    </w:p>
    <w:p w14:paraId="507FC8CC"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audit function primarily as it relates to the independent CPA. An integration of auditing theory and practice in an environment of legal liability and professional responsibility. </w:t>
      </w:r>
      <w:r w:rsidRPr="00424939">
        <w:rPr>
          <w:rFonts w:cs="Times New Roman"/>
          <w:color w:val="000000" w:themeColor="text1"/>
          <w:u w:val="single"/>
        </w:rPr>
        <w:t>Prerequisites</w:t>
      </w:r>
      <w:r w:rsidRPr="00424939">
        <w:rPr>
          <w:rFonts w:cs="Times New Roman"/>
          <w:color w:val="000000" w:themeColor="text1"/>
        </w:rPr>
        <w:t>:  Principles of Accounting II (ACC-215) and junior standing, or consent of instructor.  (Offered alternate years)</w:t>
      </w:r>
    </w:p>
    <w:p w14:paraId="51471F69" w14:textId="2557EA4B" w:rsidR="00D954A7" w:rsidRPr="00424939" w:rsidRDefault="00D954A7" w:rsidP="00D954A7">
      <w:pPr>
        <w:spacing w:after="0"/>
        <w:rPr>
          <w:rFonts w:cs="Times New Roman"/>
          <w:color w:val="000000" w:themeColor="text1"/>
        </w:rPr>
      </w:pPr>
      <w:r w:rsidRPr="00424939">
        <w:rPr>
          <w:rFonts w:cs="Times New Roman"/>
          <w:b/>
          <w:color w:val="000000" w:themeColor="text1"/>
        </w:rPr>
        <w:t>ACC-415 Advanced Managerial Accounting</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color w:val="000000" w:themeColor="text1"/>
        </w:rPr>
        <w:t xml:space="preserve"> </w:t>
      </w:r>
    </w:p>
    <w:p w14:paraId="308CEF2A" w14:textId="015D57E7" w:rsidR="00D954A7" w:rsidRPr="00424939" w:rsidRDefault="00D954A7" w:rsidP="00D954A7">
      <w:pPr>
        <w:rPr>
          <w:rFonts w:cs="Times New Roman"/>
          <w:b/>
          <w:color w:val="000000" w:themeColor="text1"/>
        </w:rPr>
      </w:pPr>
      <w:r w:rsidRPr="00424939">
        <w:rPr>
          <w:rFonts w:cs="Times New Roman"/>
          <w:color w:val="000000" w:themeColor="text1"/>
        </w:rPr>
        <w:t xml:space="preserve">A continuation of the study of managerial accounting and the methods of analyzing financial information. Topics covered include management control systems, pricing decisions, operations management, and regression analysis. </w:t>
      </w:r>
      <w:r w:rsidRPr="00424939">
        <w:rPr>
          <w:rFonts w:cs="Times New Roman"/>
          <w:color w:val="000000" w:themeColor="text1"/>
          <w:u w:val="single"/>
        </w:rPr>
        <w:t>Prerequisite</w:t>
      </w:r>
      <w:r w:rsidRPr="00424939">
        <w:rPr>
          <w:rFonts w:cs="Times New Roman"/>
          <w:color w:val="000000" w:themeColor="text1"/>
        </w:rPr>
        <w:t>: Managerial Accounting</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Managerial Accounting</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(ACC-315) or consent of instructor. </w:t>
      </w:r>
    </w:p>
    <w:p w14:paraId="29BFE6F1" w14:textId="33EDE3D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ACC-422 Tax Accounting </w:t>
      </w:r>
    </w:p>
    <w:p w14:paraId="420B665F"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federal income tax system with an emphasis on individual taxation. Development of a basic understanding of gross income, exclusions from gross income, and deductions which pertain to individuals, corporations, and partnerships. </w:t>
      </w:r>
      <w:r w:rsidRPr="00424939">
        <w:rPr>
          <w:rFonts w:cs="Times New Roman"/>
          <w:color w:val="000000" w:themeColor="text1"/>
          <w:u w:val="single"/>
        </w:rPr>
        <w:t>Prerequisite</w:t>
      </w:r>
      <w:r w:rsidRPr="00424939">
        <w:rPr>
          <w:rFonts w:cs="Times New Roman"/>
          <w:color w:val="000000" w:themeColor="text1"/>
        </w:rPr>
        <w:t>: Principles of Accounting II (ACC-215).  (Offered alternate years)</w:t>
      </w:r>
    </w:p>
    <w:p w14:paraId="597680B8" w14:textId="77777777" w:rsidR="00350EB9" w:rsidRDefault="00350EB9">
      <w:pPr>
        <w:spacing w:after="200" w:line="276" w:lineRule="auto"/>
        <w:rPr>
          <w:ins w:id="10037" w:author="Summer 2023 updates" w:date="2024-07-31T13:42:00Z"/>
          <w:rFonts w:cs="Times New Roman"/>
          <w:b/>
          <w:color w:val="000000" w:themeColor="text1"/>
        </w:rPr>
      </w:pPr>
      <w:ins w:id="10038" w:author="Summer 2023 updates" w:date="2024-07-31T13:42:00Z">
        <w:r>
          <w:rPr>
            <w:rFonts w:cs="Times New Roman"/>
            <w:b/>
            <w:color w:val="000000" w:themeColor="text1"/>
          </w:rPr>
          <w:br w:type="page"/>
        </w:r>
      </w:ins>
    </w:p>
    <w:p w14:paraId="4A63148A" w14:textId="0BABD0D0" w:rsidR="00D954A7" w:rsidRPr="00424939" w:rsidRDefault="00D954A7" w:rsidP="00D954A7">
      <w:pPr>
        <w:spacing w:after="0"/>
        <w:rPr>
          <w:rFonts w:cs="Times New Roman"/>
          <w:b/>
          <w:color w:val="000000" w:themeColor="text1"/>
        </w:rPr>
      </w:pPr>
      <w:r w:rsidRPr="00424939">
        <w:rPr>
          <w:rFonts w:cs="Times New Roman"/>
          <w:b/>
          <w:color w:val="000000" w:themeColor="text1"/>
        </w:rPr>
        <w:t>ACC-451 Advanced Accounting</w:t>
      </w:r>
    </w:p>
    <w:p w14:paraId="5617DDA7"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business combinations, international business transactions, international subsidiaries, fund accounting, and accounting for partnerships. </w:t>
      </w:r>
      <w:r w:rsidRPr="00424939">
        <w:rPr>
          <w:rFonts w:cs="Times New Roman"/>
          <w:color w:val="000000" w:themeColor="text1"/>
          <w:u w:val="single"/>
        </w:rPr>
        <w:t>Prerequisite</w:t>
      </w:r>
      <w:r w:rsidRPr="00424939">
        <w:rPr>
          <w:rFonts w:cs="Times New Roman"/>
          <w:color w:val="000000" w:themeColor="text1"/>
        </w:rPr>
        <w:t>: Intermediate Accounting (ACC-301/-351).  (Offered alternate years)</w:t>
      </w:r>
    </w:p>
    <w:p w14:paraId="6C9F429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ACC-463 Advanced Auditing </w:t>
      </w:r>
    </w:p>
    <w:p w14:paraId="34CB2693"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continuation of Auditing (ACC-413) with emphasis on special reports, compilation and review services, and additional current auditing topics. Auditing theories and practices are presented in a manner which enables the student to conceptualize the entire audit process. </w:t>
      </w:r>
      <w:r w:rsidRPr="00424939">
        <w:rPr>
          <w:rFonts w:cs="Times New Roman"/>
          <w:color w:val="000000" w:themeColor="text1"/>
          <w:u w:val="single"/>
        </w:rPr>
        <w:t>Prerequisite</w:t>
      </w:r>
      <w:r w:rsidRPr="00424939">
        <w:rPr>
          <w:rFonts w:cs="Times New Roman"/>
          <w:color w:val="000000" w:themeColor="text1"/>
        </w:rPr>
        <w:t>: Auditing (ACC-413).  (Offered alternate years)</w:t>
      </w:r>
    </w:p>
    <w:p w14:paraId="7093AF63" w14:textId="77777777" w:rsidR="00D954A7" w:rsidRPr="00424939" w:rsidRDefault="00D954A7" w:rsidP="00CC65CA">
      <w:pPr>
        <w:keepNext/>
        <w:spacing w:after="0"/>
        <w:rPr>
          <w:rFonts w:cs="Times New Roman"/>
          <w:b/>
          <w:color w:val="000000" w:themeColor="text1"/>
        </w:rPr>
      </w:pPr>
      <w:r w:rsidRPr="00424939">
        <w:rPr>
          <w:rFonts w:cs="Times New Roman"/>
          <w:b/>
          <w:color w:val="000000" w:themeColor="text1"/>
        </w:rPr>
        <w:t>ACC-472 Advanced Tax Accounting</w:t>
      </w:r>
    </w:p>
    <w:p w14:paraId="6CBC6EEF" w14:textId="7A4AAB83" w:rsidR="00D954A7" w:rsidRDefault="00D954A7" w:rsidP="00D954A7">
      <w:pPr>
        <w:rPr>
          <w:rFonts w:cs="Times New Roman"/>
          <w:color w:val="000000" w:themeColor="text1"/>
        </w:rPr>
      </w:pPr>
      <w:r w:rsidRPr="00424939">
        <w:rPr>
          <w:rFonts w:cs="Times New Roman"/>
          <w:color w:val="000000" w:themeColor="text1"/>
        </w:rPr>
        <w:t xml:space="preserve">A continuation of Tax Accounting (ACC-422) with an emphasis on taxation of corporations, “S” corporations, partnerships, estates, and trusts.  Development of a basic understanding of tax research methodology.  </w:t>
      </w:r>
      <w:r w:rsidRPr="007079FC">
        <w:rPr>
          <w:rFonts w:cs="Times New Roman"/>
          <w:color w:val="000000" w:themeColor="text1"/>
          <w:u w:val="single"/>
        </w:rPr>
        <w:t>Prerequisite</w:t>
      </w:r>
      <w:r w:rsidRPr="00424939">
        <w:rPr>
          <w:rFonts w:cs="Times New Roman"/>
          <w:color w:val="000000" w:themeColor="text1"/>
        </w:rPr>
        <w:t>:  Tax Accounting (</w:t>
      </w:r>
      <w:r w:rsidR="00C663BB">
        <w:rPr>
          <w:rFonts w:cs="Times New Roman"/>
          <w:color w:val="000000" w:themeColor="text1"/>
        </w:rPr>
        <w:t>ACC-422</w:t>
      </w:r>
      <w:r w:rsidRPr="00424939">
        <w:rPr>
          <w:rFonts w:cs="Times New Roman"/>
          <w:color w:val="000000" w:themeColor="text1"/>
        </w:rPr>
        <w:t>).  (Offered alternate years)</w:t>
      </w:r>
    </w:p>
    <w:p w14:paraId="2C1269ED" w14:textId="77777777" w:rsidR="00132690" w:rsidRPr="00424939" w:rsidRDefault="00132690" w:rsidP="00D954A7">
      <w:pPr>
        <w:rPr>
          <w:rFonts w:cs="Times New Roman"/>
          <w:color w:val="000000" w:themeColor="text1"/>
        </w:rPr>
      </w:pPr>
    </w:p>
    <w:p w14:paraId="13F8BE56" w14:textId="4D8CBB55" w:rsidR="00D954A7" w:rsidRPr="00424939" w:rsidRDefault="00D954A7" w:rsidP="009025B3">
      <w:pPr>
        <w:pStyle w:val="Heading4"/>
        <w:spacing w:before="120"/>
        <w:pPrChange w:id="10039" w:author="Summer 2023 updates" w:date="2024-07-31T13:42:00Z">
          <w:pPr>
            <w:pStyle w:val="Heading4"/>
          </w:pPr>
        </w:pPrChange>
      </w:pPr>
      <w:bookmarkStart w:id="10040" w:name="CoursesInBusiness"/>
      <w:bookmarkStart w:id="10041" w:name="_Toc109733030"/>
      <w:bookmarkStart w:id="10042" w:name="_Toc110005223"/>
      <w:bookmarkStart w:id="10043" w:name="_Toc141355742"/>
      <w:del w:id="10044" w:author="Summer 2023 updates" w:date="2024-07-31T13:42:00Z">
        <w:r w:rsidRPr="00424939">
          <w:delText>courses</w:delText>
        </w:r>
      </w:del>
      <w:ins w:id="10045" w:author="Summer 2023 updates" w:date="2024-07-31T13:42:00Z">
        <w:r w:rsidR="00CB4D7E">
          <w:t>C</w:t>
        </w:r>
        <w:r w:rsidRPr="00424939">
          <w:t>ourses</w:t>
        </w:r>
      </w:ins>
      <w:r w:rsidRPr="00424939">
        <w:t xml:space="preserve"> in </w:t>
      </w:r>
      <w:del w:id="10046" w:author="Summer 2023 updates" w:date="2024-07-31T13:42:00Z">
        <w:r w:rsidRPr="00424939">
          <w:delText>business</w:delText>
        </w:r>
      </w:del>
      <w:ins w:id="10047" w:author="Summer 2023 updates" w:date="2024-07-31T13:42:00Z">
        <w:r w:rsidR="00CB4D7E">
          <w:t>B</w:t>
        </w:r>
        <w:r w:rsidRPr="00424939">
          <w:t>usiness</w:t>
        </w:r>
      </w:ins>
      <w:bookmarkEnd w:id="10040"/>
      <w:bookmarkEnd w:id="10041"/>
      <w:bookmarkEnd w:id="10042"/>
      <w:bookmarkEnd w:id="10043"/>
    </w:p>
    <w:p w14:paraId="52E1E0B5" w14:textId="77777777" w:rsidR="00D954A7" w:rsidRPr="00424939" w:rsidRDefault="00D954A7" w:rsidP="009025B3">
      <w:pPr>
        <w:spacing w:before="40" w:after="0"/>
        <w:rPr>
          <w:rFonts w:cs="Times New Roman"/>
          <w:b/>
          <w:color w:val="000000" w:themeColor="text1"/>
        </w:rPr>
        <w:pPrChange w:id="10048" w:author="Summer 2023 updates" w:date="2024-07-31T13:42:00Z">
          <w:pPr>
            <w:spacing w:after="0"/>
          </w:pPr>
        </w:pPrChange>
      </w:pPr>
      <w:r w:rsidRPr="00424939">
        <w:rPr>
          <w:rFonts w:cs="Times New Roman"/>
          <w:b/>
          <w:color w:val="000000" w:themeColor="text1"/>
        </w:rPr>
        <w:t xml:space="preserve">BUS-105 Colloquium in Business </w:t>
      </w:r>
    </w:p>
    <w:p w14:paraId="3E7658EB"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dynamic world of business, with emphasis on the role of the individual as a consumer, a manager, an employee, and an investor. Such topics as the social responsibility of business, business environment, and the relationship of business to governments and to people are included. </w:t>
      </w:r>
    </w:p>
    <w:p w14:paraId="303C26F1" w14:textId="77777777" w:rsidR="00F13D70" w:rsidRPr="00424939" w:rsidRDefault="00F13D70" w:rsidP="00F13D70">
      <w:pPr>
        <w:spacing w:after="0"/>
        <w:rPr>
          <w:ins w:id="10049" w:author="Summer 2023 updates" w:date="2024-07-31T13:42:00Z"/>
          <w:rFonts w:cs="Times New Roman"/>
          <w:b/>
          <w:color w:val="000000" w:themeColor="text1"/>
        </w:rPr>
      </w:pPr>
      <w:ins w:id="10050" w:author="Summer 2023 updates" w:date="2024-07-31T13:42:00Z">
        <w:r>
          <w:rPr>
            <w:rFonts w:cs="Times New Roman"/>
            <w:b/>
            <w:color w:val="000000" w:themeColor="text1"/>
          </w:rPr>
          <w:t xml:space="preserve">BUS-113 </w:t>
        </w:r>
        <w:r w:rsidRPr="00F10AFB">
          <w:rPr>
            <w:rFonts w:cs="Times New Roman"/>
            <w:b/>
            <w:color w:val="000000" w:themeColor="text1"/>
          </w:rPr>
          <w:t>Introduction to Management Information Systems</w:t>
        </w:r>
      </w:ins>
    </w:p>
    <w:p w14:paraId="0EAEB12A" w14:textId="77777777" w:rsidR="00F13D70" w:rsidRDefault="00F13D70" w:rsidP="00F13D70">
      <w:pPr>
        <w:rPr>
          <w:ins w:id="10051" w:author="Summer 2023 updates" w:date="2024-07-31T13:42:00Z"/>
          <w:rFonts w:cs="Times New Roman"/>
          <w:color w:val="000000" w:themeColor="text1"/>
        </w:rPr>
      </w:pPr>
      <w:ins w:id="10052" w:author="Summer 2023 updates" w:date="2024-07-31T13:42:00Z">
        <w:r w:rsidRPr="00F10AFB">
          <w:rPr>
            <w:rFonts w:cs="Times New Roman"/>
            <w:color w:val="000000" w:themeColor="text1"/>
          </w:rPr>
          <w:t>Familiarizes students with management information systems (MIS) used by businesses and organizations to help meet their goals. Students explore the extensive role of information technology in the professional workplace, including</w:t>
        </w:r>
        <w:r>
          <w:rPr>
            <w:rFonts w:cs="Times New Roman"/>
            <w:color w:val="000000" w:themeColor="text1"/>
          </w:rPr>
          <w:t xml:space="preserve"> </w:t>
        </w:r>
        <w:r w:rsidRPr="00F10AFB">
          <w:rPr>
            <w:rFonts w:cs="Times New Roman"/>
            <w:color w:val="000000" w:themeColor="text1"/>
          </w:rPr>
          <w:t xml:space="preserve">technical and managerial aspects. This course does not, on its own </w:t>
        </w:r>
        <w:r>
          <w:rPr>
            <w:rFonts w:cs="Times New Roman"/>
            <w:color w:val="000000" w:themeColor="text1"/>
          </w:rPr>
          <w:t>n</w:t>
        </w:r>
        <w:r w:rsidRPr="00F10AFB">
          <w:rPr>
            <w:rFonts w:cs="Times New Roman"/>
            <w:color w:val="000000" w:themeColor="text1"/>
          </w:rPr>
          <w:t>or in combination with another 0.5 credit course, count as one of the two business electives required for a business major. (0.5 course credit)</w:t>
        </w:r>
        <w:r w:rsidRPr="00A74A10">
          <w:rPr>
            <w:rFonts w:cs="Times New Roman"/>
            <w:color w:val="000000" w:themeColor="text1"/>
          </w:rPr>
          <w:t xml:space="preserve"> </w:t>
        </w:r>
        <w:r>
          <w:rPr>
            <w:rFonts w:cs="Times New Roman"/>
            <w:color w:val="000000" w:themeColor="text1"/>
          </w:rPr>
          <w:t>(Offered on an occasional basis)</w:t>
        </w:r>
      </w:ins>
    </w:p>
    <w:p w14:paraId="5D3E0F0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BUS-125 Computers in Business</w:t>
      </w:r>
    </w:p>
    <w:p w14:paraId="5A36F49D" w14:textId="7E1A2F60" w:rsidR="004B562D" w:rsidRPr="006A520C" w:rsidRDefault="00D954A7" w:rsidP="00354903">
      <w:pPr>
        <w:rPr>
          <w:rPrChange w:id="10053" w:author="Summer 2023 updates" w:date="2024-07-31T13:42:00Z">
            <w:rPr>
              <w:color w:val="000000" w:themeColor="text1"/>
            </w:rPr>
          </w:rPrChange>
        </w:rPr>
      </w:pPr>
      <w:r w:rsidRPr="00424939">
        <w:rPr>
          <w:rPrChange w:id="10054" w:author="Summer 2023 updates" w:date="2024-07-31T13:42:00Z">
            <w:rPr>
              <w:color w:val="000000" w:themeColor="text1"/>
            </w:rPr>
          </w:rPrChange>
        </w:rPr>
        <w:t>An introduction to computers in business. Topics covered include the most commonly encountered software used for word processing, database</w:t>
      </w:r>
      <w:r w:rsidR="006A520C">
        <w:rPr>
          <w:rPrChange w:id="10055" w:author="Summer 2023 updates" w:date="2024-07-31T13:42:00Z">
            <w:rPr>
              <w:color w:val="000000" w:themeColor="text1"/>
            </w:rPr>
          </w:rPrChange>
        </w:rPr>
        <w:t xml:space="preserve"> management, and spreadsheets. </w:t>
      </w:r>
    </w:p>
    <w:p w14:paraId="5F14E9BE" w14:textId="54FBC810" w:rsidR="00D954A7" w:rsidRPr="00424939" w:rsidRDefault="00D954A7" w:rsidP="00D954A7">
      <w:pPr>
        <w:spacing w:after="0"/>
        <w:rPr>
          <w:rFonts w:cs="Times New Roman"/>
          <w:b/>
          <w:color w:val="000000" w:themeColor="text1"/>
        </w:rPr>
      </w:pPr>
      <w:r w:rsidRPr="00424939">
        <w:rPr>
          <w:rFonts w:cs="Times New Roman"/>
          <w:b/>
          <w:color w:val="000000" w:themeColor="text1"/>
        </w:rPr>
        <w:t>BUS-145 Personal Financial Analysis and Planning</w:t>
      </w:r>
    </w:p>
    <w:p w14:paraId="40580979" w14:textId="29B6EEE0" w:rsidR="00D954A7" w:rsidRPr="00424939" w:rsidRDefault="00D954A7" w:rsidP="00354903">
      <w:pPr>
        <w:rPr>
          <w:rPrChange w:id="10056" w:author="Summer 2023 updates" w:date="2024-07-31T13:42:00Z">
            <w:rPr>
              <w:color w:val="000000" w:themeColor="text1"/>
            </w:rPr>
          </w:rPrChange>
        </w:rPr>
      </w:pPr>
      <w:r w:rsidRPr="00424939">
        <w:rPr>
          <w:rPrChange w:id="10057" w:author="Summer 2023 updates" w:date="2024-07-31T13:42:00Z">
            <w:rPr>
              <w:color w:val="000000" w:themeColor="text1"/>
            </w:rPr>
          </w:rPrChange>
        </w:rPr>
        <w:t>A study of important personal financial decisions made over an individual’s lifetime. This course provides the perspective and tools needed to make intelligent personal financial decisions. The course also challenges students to look at current events affecting personal finance from a public policy perspective, allowing them to develop informed opinions. Topics covered include understanding personal income taxes, buying a home, using credit wisely, and planning for retirement, among others. Open to all students. This course does not satisfy any of the requirements for a major in Business Administration</w:t>
      </w:r>
      <w:r w:rsidR="00B8454E" w:rsidRPr="00424939">
        <w:rPr>
          <w:rPrChange w:id="10058" w:author="Summer 2023 updates" w:date="2024-07-31T13:42:00Z">
            <w:rPr>
              <w:color w:val="000000" w:themeColor="text1"/>
            </w:rPr>
          </w:rPrChange>
        </w:rPr>
        <w:fldChar w:fldCharType="begin"/>
      </w:r>
      <w:r w:rsidR="00B8454E" w:rsidRPr="00424939">
        <w:rPr>
          <w:rPrChange w:id="10059" w:author="Summer 2023 updates" w:date="2024-07-31T13:42:00Z">
            <w:rPr>
              <w:color w:val="000000" w:themeColor="text1"/>
            </w:rPr>
          </w:rPrChange>
        </w:rPr>
        <w:instrText xml:space="preserve"> XE "Business Administration" </w:instrText>
      </w:r>
      <w:r w:rsidR="00B8454E" w:rsidRPr="00424939">
        <w:rPr>
          <w:rPrChange w:id="10060" w:author="Summer 2023 updates" w:date="2024-07-31T13:42:00Z">
            <w:rPr>
              <w:color w:val="000000" w:themeColor="text1"/>
            </w:rPr>
          </w:rPrChange>
        </w:rPr>
        <w:fldChar w:fldCharType="end"/>
      </w:r>
      <w:r w:rsidRPr="00424939">
        <w:rPr>
          <w:rPrChange w:id="10061" w:author="Summer 2023 updates" w:date="2024-07-31T13:42:00Z">
            <w:rPr>
              <w:color w:val="000000" w:themeColor="text1"/>
            </w:rPr>
          </w:rPrChange>
        </w:rPr>
        <w:t xml:space="preserve">. </w:t>
      </w:r>
    </w:p>
    <w:p w14:paraId="0C702C92" w14:textId="77777777"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BUS-170 Business Sustainability and the Environment</w:t>
      </w:r>
    </w:p>
    <w:p w14:paraId="466A86B3" w14:textId="054F3EE6" w:rsidR="00D954A7" w:rsidRPr="00424939" w:rsidRDefault="00D954A7" w:rsidP="006A520C">
      <w:pPr>
        <w:rPr>
          <w:rFonts w:cs="Times New Roman"/>
          <w:color w:val="000000" w:themeColor="text1"/>
        </w:rPr>
      </w:pPr>
      <w:r w:rsidRPr="00424939">
        <w:rPr>
          <w:rFonts w:cs="Times New Roman"/>
          <w:color w:val="000000" w:themeColor="text1"/>
        </w:rPr>
        <w:t>See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p. </w:t>
      </w:r>
      <w:r w:rsidR="007C194E">
        <w:rPr>
          <w:rFonts w:cs="Times New Roman"/>
          <w:color w:val="000000" w:themeColor="text1"/>
        </w:rPr>
        <w:fldChar w:fldCharType="begin"/>
      </w:r>
      <w:r w:rsidR="007C194E">
        <w:rPr>
          <w:rFonts w:cs="Times New Roman"/>
          <w:color w:val="000000" w:themeColor="text1"/>
        </w:rPr>
        <w:instrText xml:space="preserve"> PAGEREF  Environmental \h </w:instrText>
      </w:r>
      <w:r w:rsidR="007C194E">
        <w:rPr>
          <w:rFonts w:cs="Times New Roman"/>
          <w:color w:val="000000" w:themeColor="text1"/>
        </w:rPr>
      </w:r>
      <w:r w:rsidR="007C194E">
        <w:rPr>
          <w:rFonts w:cs="Times New Roman"/>
          <w:color w:val="000000" w:themeColor="text1"/>
        </w:rPr>
        <w:fldChar w:fldCharType="separate"/>
      </w:r>
      <w:r w:rsidR="00A74DA0">
        <w:rPr>
          <w:rFonts w:cs="Times New Roman"/>
          <w:noProof/>
          <w:color w:val="000000" w:themeColor="text1"/>
        </w:rPr>
        <w:t>132</w:t>
      </w:r>
      <w:r w:rsidR="007C194E">
        <w:rPr>
          <w:rFonts w:cs="Times New Roman"/>
          <w:color w:val="000000" w:themeColor="text1"/>
        </w:rPr>
        <w:fldChar w:fldCharType="end"/>
      </w:r>
      <w:r w:rsidR="009A57C1">
        <w:rPr>
          <w:rFonts w:cs="Times New Roman"/>
          <w:color w:val="000000" w:themeColor="text1"/>
        </w:rPr>
        <w:t>.</w:t>
      </w:r>
    </w:p>
    <w:p w14:paraId="7FBE5A90" w14:textId="664F89F1"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BUS-190 Statistical Analysis </w:t>
      </w:r>
      <w:r w:rsidR="00566C16" w:rsidRPr="00424939">
        <w:rPr>
          <w:rFonts w:cs="Times New Roman"/>
          <w:b/>
          <w:color w:val="000000" w:themeColor="text1"/>
        </w:rPr>
        <w:t>(WE)</w:t>
      </w:r>
    </w:p>
    <w:p w14:paraId="44A548D6"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Methods of statistical analysis and decision-making in business research and the behavioral sciences. Topics are selected from analysis of variance, regression analysis, factor analysis, time series analysis, and statistical decision theory. </w:t>
      </w:r>
      <w:r w:rsidRPr="00424939">
        <w:rPr>
          <w:rFonts w:cs="Times New Roman"/>
          <w:color w:val="000000" w:themeColor="text1"/>
          <w:u w:val="single"/>
        </w:rPr>
        <w:t>Prerequisite</w:t>
      </w:r>
      <w:r w:rsidRPr="00424939">
        <w:rPr>
          <w:rFonts w:cs="Times New Roman"/>
          <w:color w:val="000000" w:themeColor="text1"/>
        </w:rPr>
        <w:t xml:space="preserve">: The equivalent of three years of secondary school mathematics or consent of instructor. </w:t>
      </w:r>
    </w:p>
    <w:p w14:paraId="6F54030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BUS-250 Principles of Management </w:t>
      </w:r>
    </w:p>
    <w:p w14:paraId="355D8E1D" w14:textId="4BAD3F12" w:rsidR="00BF20CA" w:rsidRPr="00784273" w:rsidRDefault="00D954A7" w:rsidP="00784273">
      <w:pPr>
        <w:rPr>
          <w:rFonts w:cs="Times New Roman"/>
          <w:color w:val="000000" w:themeColor="text1"/>
        </w:rPr>
      </w:pPr>
      <w:r w:rsidRPr="00424939">
        <w:rPr>
          <w:rFonts w:cs="Times New Roman"/>
          <w:color w:val="000000" w:themeColor="text1"/>
        </w:rPr>
        <w:t xml:space="preserve">A study of the general principles of management that are applicable to any organization with an established set of goals and objectives. This course analyzes the four major managerial functions of planning, organizing, leading, and controlling, and introduces the topics of international management and managerial ethics. </w:t>
      </w:r>
      <w:r w:rsidRPr="00424939">
        <w:rPr>
          <w:rFonts w:cs="Times New Roman"/>
          <w:color w:val="000000" w:themeColor="text1"/>
          <w:u w:val="single"/>
        </w:rPr>
        <w:t>Prerequisite</w:t>
      </w:r>
      <w:r w:rsidRPr="00424939">
        <w:rPr>
          <w:rFonts w:cs="Times New Roman"/>
          <w:color w:val="000000" w:themeColor="text1"/>
        </w:rPr>
        <w:t xml:space="preserve">: sophomore standing. </w:t>
      </w:r>
    </w:p>
    <w:p w14:paraId="2F05C17C" w14:textId="6CCC63C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BUS-255 Introduction to Management Science </w:t>
      </w:r>
    </w:p>
    <w:p w14:paraId="0ADC6E25"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The construction and use of mathematical models for making business decisions. Models studied include linear programming and related algorithms, project scheduling, waiting lines. </w:t>
      </w:r>
      <w:r w:rsidRPr="00424939">
        <w:rPr>
          <w:rFonts w:cs="Times New Roman"/>
          <w:color w:val="000000" w:themeColor="text1"/>
          <w:u w:val="single"/>
        </w:rPr>
        <w:t>Prerequisites</w:t>
      </w:r>
      <w:r w:rsidRPr="00424939">
        <w:rPr>
          <w:rFonts w:cs="Times New Roman"/>
          <w:color w:val="000000" w:themeColor="text1"/>
        </w:rPr>
        <w:t xml:space="preserve">: competency in algebra and junior standing or consent of instructor. </w:t>
      </w:r>
    </w:p>
    <w:p w14:paraId="3A75BDD6" w14:textId="77777777" w:rsidR="00350EB9" w:rsidRDefault="00350EB9">
      <w:pPr>
        <w:spacing w:after="200" w:line="276" w:lineRule="auto"/>
        <w:rPr>
          <w:ins w:id="10062" w:author="Summer 2023 updates" w:date="2024-07-31T13:42:00Z"/>
          <w:rFonts w:cs="Times New Roman"/>
          <w:b/>
          <w:color w:val="000000" w:themeColor="text1"/>
        </w:rPr>
      </w:pPr>
      <w:ins w:id="10063" w:author="Summer 2023 updates" w:date="2024-07-31T13:42:00Z">
        <w:r>
          <w:rPr>
            <w:rFonts w:cs="Times New Roman"/>
            <w:b/>
            <w:color w:val="000000" w:themeColor="text1"/>
          </w:rPr>
          <w:br w:type="page"/>
        </w:r>
      </w:ins>
    </w:p>
    <w:p w14:paraId="7C8CAEB3" w14:textId="50C1EB89" w:rsidR="009B41F3" w:rsidRPr="00424939" w:rsidRDefault="009B41F3" w:rsidP="009B41F3">
      <w:pPr>
        <w:spacing w:after="0"/>
        <w:rPr>
          <w:rFonts w:cs="Times New Roman"/>
          <w:b/>
          <w:color w:val="000000" w:themeColor="text1"/>
        </w:rPr>
      </w:pPr>
      <w:r w:rsidRPr="00424939">
        <w:rPr>
          <w:rFonts w:cs="Times New Roman"/>
          <w:b/>
          <w:color w:val="000000" w:themeColor="text1"/>
        </w:rPr>
        <w:t>BUS-280 Business Websites</w:t>
      </w:r>
    </w:p>
    <w:p w14:paraId="3C170E8D" w14:textId="77777777" w:rsidR="009B41F3" w:rsidRPr="00424939" w:rsidRDefault="009B41F3" w:rsidP="009935DC">
      <w:pPr>
        <w:rPr>
          <w:rPrChange w:id="10064" w:author="Summer 2023 updates" w:date="2024-07-31T13:42:00Z">
            <w:rPr>
              <w:color w:val="000000" w:themeColor="text1"/>
            </w:rPr>
          </w:rPrChange>
        </w:rPr>
      </w:pPr>
      <w:r w:rsidRPr="00424939">
        <w:rPr>
          <w:rPrChange w:id="10065" w:author="Summer 2023 updates" w:date="2024-07-31T13:42:00Z">
            <w:rPr>
              <w:color w:val="000000" w:themeColor="text1"/>
            </w:rPr>
          </w:rPrChange>
        </w:rPr>
        <w:t>An examination of the form, function, and creation of B2C (business-to-consumer) and B2B (business-to-business) websites. Students conduct research, develop a fictional business proposal, and build a basic website that promotes products and/or services to businesses or end-user consumers. This course does not, on its own or in combination with another 0.5 course, count as one of the two business electives required for a business major. (0.5 course credit)</w:t>
      </w:r>
    </w:p>
    <w:p w14:paraId="5B960512" w14:textId="77777777" w:rsidR="009B41F3" w:rsidRPr="00424939" w:rsidRDefault="009B41F3" w:rsidP="009B41F3">
      <w:pPr>
        <w:spacing w:after="0"/>
        <w:rPr>
          <w:rFonts w:cs="Times New Roman"/>
          <w:b/>
          <w:color w:val="000000" w:themeColor="text1"/>
        </w:rPr>
      </w:pPr>
      <w:r w:rsidRPr="00424939">
        <w:rPr>
          <w:rFonts w:cs="Times New Roman"/>
          <w:b/>
          <w:color w:val="000000" w:themeColor="text1"/>
        </w:rPr>
        <w:t>BUS-281 Social Media in Business</w:t>
      </w:r>
    </w:p>
    <w:p w14:paraId="254D792E" w14:textId="77777777" w:rsidR="009B41F3" w:rsidRPr="00424939" w:rsidRDefault="009B41F3" w:rsidP="009B41F3">
      <w:pPr>
        <w:rPr>
          <w:rFonts w:cs="Times New Roman"/>
          <w:color w:val="000000" w:themeColor="text1"/>
        </w:rPr>
      </w:pPr>
      <w:r w:rsidRPr="00424939">
        <w:rPr>
          <w:rFonts w:cs="Times New Roman"/>
          <w:color w:val="000000" w:themeColor="text1"/>
        </w:rPr>
        <w:t>A survey of social media solutions utilized in the business environment with an emphasis on software usage. Learner-centered research and hands-on experience provide students with a solid understanding of current best practices. Applications explored include: LinkedIn, Skype, FaceTime, YouTube, Facebook, Yelp, Google+, Pinterest, Tumblr, Twitter, Instagram, and Kickstarter. This course does not, on its own or in combination with another 0.5 credit course, count as one of the two business electives required for a business major. (0.5 course credit)</w:t>
      </w:r>
    </w:p>
    <w:p w14:paraId="457A287B" w14:textId="1B8A7FE0"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BUS-285 Computer Applications – Advanced Topics </w:t>
      </w:r>
    </w:p>
    <w:p w14:paraId="7A6FC282" w14:textId="6AA42E7C" w:rsidR="00D954A7" w:rsidRPr="00424939" w:rsidRDefault="00D954A7" w:rsidP="00D954A7">
      <w:pPr>
        <w:rPr>
          <w:rFonts w:cs="Times New Roman"/>
          <w:color w:val="000000" w:themeColor="text1"/>
        </w:rPr>
      </w:pPr>
      <w:r w:rsidRPr="00424939">
        <w:rPr>
          <w:rFonts w:cs="Times New Roman"/>
          <w:color w:val="000000" w:themeColor="text1"/>
        </w:rPr>
        <w:t xml:space="preserve">Advanced computer applications courses on selected topics covered in business. Example topics: Management Science, Database Management, Marketing Publications. May be taken more than once for credit, provided the topics are substantially different. </w:t>
      </w:r>
      <w:r w:rsidRPr="00424939">
        <w:rPr>
          <w:rFonts w:cs="Times New Roman"/>
          <w:color w:val="000000" w:themeColor="text1"/>
          <w:u w:val="single"/>
        </w:rPr>
        <w:t>Prerequisites</w:t>
      </w:r>
      <w:r w:rsidRPr="00424939">
        <w:rPr>
          <w:rFonts w:cs="Times New Roman"/>
          <w:color w:val="000000" w:themeColor="text1"/>
        </w:rPr>
        <w:t>: Computers in Business (BUS-125) or consent of instructor. Some topics may require completion of or concurrent registration in relevant courses in the department. This course does not satisfy any of the requirements for a major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(0.5 course credit) </w:t>
      </w:r>
    </w:p>
    <w:p w14:paraId="2C85EE89" w14:textId="1B75CF7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BUS-300 Human Resource Management </w:t>
      </w:r>
    </w:p>
    <w:p w14:paraId="291CDA9B"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theories, policies, and institutional forces that affect the human resource manager. This course analyzes managerial decisions regarding staffing, compensation, training, appraising, safety/ health, industrial relations, and the employment laws and environmental factors affecting human resource management. </w:t>
      </w:r>
      <w:r w:rsidRPr="00424939">
        <w:rPr>
          <w:rFonts w:cs="Times New Roman"/>
          <w:color w:val="000000" w:themeColor="text1"/>
          <w:u w:val="single"/>
        </w:rPr>
        <w:t>Prerequisite</w:t>
      </w:r>
      <w:r w:rsidRPr="00424939">
        <w:rPr>
          <w:rFonts w:cs="Times New Roman"/>
          <w:color w:val="000000" w:themeColor="text1"/>
        </w:rPr>
        <w:t xml:space="preserve">: sophomore standing. </w:t>
      </w:r>
    </w:p>
    <w:p w14:paraId="52FB482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BUS-305 Production and Operations Management </w:t>
      </w:r>
    </w:p>
    <w:p w14:paraId="0D0C8DFD"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 study of the design, planning, and control of the factors that affect operations, including how to use labor, facilities, and equipment to manufacture finished goods or provide services. </w:t>
      </w:r>
      <w:r w:rsidRPr="00424939">
        <w:rPr>
          <w:rFonts w:cs="Times New Roman"/>
          <w:color w:val="000000" w:themeColor="text1"/>
          <w:u w:val="single"/>
        </w:rPr>
        <w:t>Prerequisites</w:t>
      </w:r>
      <w:r w:rsidRPr="00424939">
        <w:rPr>
          <w:rFonts w:cs="Times New Roman"/>
          <w:color w:val="000000" w:themeColor="text1"/>
        </w:rPr>
        <w:t xml:space="preserve">: competency in algebra and junior standing or consent of instructor. </w:t>
      </w:r>
    </w:p>
    <w:p w14:paraId="35AFD9C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BUS-315 Business Law I </w:t>
      </w:r>
    </w:p>
    <w:p w14:paraId="3641BFD1" w14:textId="77777777" w:rsidR="00D954A7" w:rsidRPr="006A520C" w:rsidRDefault="00D954A7" w:rsidP="00D954A7">
      <w:pPr>
        <w:rPr>
          <w:rFonts w:cs="Times New Roman"/>
          <w:color w:val="000000" w:themeColor="text1"/>
        </w:rPr>
      </w:pPr>
      <w:r w:rsidRPr="00424939">
        <w:rPr>
          <w:rFonts w:eastAsia="Times" w:cs="Times New Roman"/>
          <w:color w:val="000000" w:themeColor="text1"/>
          <w:sz w:val="23"/>
          <w:szCs w:val="23"/>
        </w:rPr>
        <w:t xml:space="preserve">An introduction to law as an agency of control in the business world. Course topics include: an introduction to business ethics, the sources of law in the United States and their impact on the business community, the role of the judiciary and its impact on social change, basic tort law as it relates to business, contract terminology and </w:t>
      </w:r>
      <w:r w:rsidRPr="006A520C">
        <w:rPr>
          <w:rFonts w:eastAsia="Times" w:cs="Times New Roman"/>
          <w:color w:val="000000" w:themeColor="text1"/>
        </w:rPr>
        <w:t>functions, the elements of a valid contract, and the law as it relates to agency, employment, and labor.</w:t>
      </w:r>
      <w:r w:rsidRPr="006A520C">
        <w:rPr>
          <w:rFonts w:eastAsia="Times" w:cs="Times New Roman"/>
          <w:b/>
          <w:color w:val="000000" w:themeColor="text1"/>
        </w:rPr>
        <w:t xml:space="preserve">  </w:t>
      </w:r>
      <w:r w:rsidRPr="006A520C">
        <w:rPr>
          <w:rFonts w:cs="Times New Roman"/>
          <w:color w:val="000000" w:themeColor="text1"/>
          <w:u w:val="single"/>
        </w:rPr>
        <w:t>Prerequisite</w:t>
      </w:r>
      <w:r w:rsidRPr="006A520C">
        <w:rPr>
          <w:rFonts w:cs="Times New Roman"/>
          <w:color w:val="000000" w:themeColor="text1"/>
        </w:rPr>
        <w:t xml:space="preserve">: sophomore standing. </w:t>
      </w:r>
    </w:p>
    <w:p w14:paraId="325D1599" w14:textId="77777777" w:rsidR="00B5117A" w:rsidRPr="006A520C" w:rsidRDefault="00B5117A" w:rsidP="00B5117A">
      <w:pPr>
        <w:spacing w:after="0"/>
        <w:rPr>
          <w:rFonts w:cs="Times New Roman"/>
        </w:rPr>
      </w:pPr>
      <w:r w:rsidRPr="006A520C">
        <w:rPr>
          <w:rFonts w:cs="Times New Roman"/>
          <w:b/>
        </w:rPr>
        <w:t>ECO-315 Intermediate Macroeconomic Theory</w:t>
      </w:r>
      <w:r w:rsidRPr="006A520C">
        <w:rPr>
          <w:rFonts w:cs="Times New Roman"/>
        </w:rPr>
        <w:t xml:space="preserve"> </w:t>
      </w:r>
    </w:p>
    <w:p w14:paraId="2C1D2A88" w14:textId="68BE7B04" w:rsidR="006A520C" w:rsidRPr="00424939" w:rsidRDefault="00B5117A" w:rsidP="006A520C">
      <w:pPr>
        <w:rPr>
          <w:rFonts w:cs="Times New Roman"/>
          <w:color w:val="000000" w:themeColor="text1"/>
        </w:rPr>
      </w:pPr>
      <w:r w:rsidRPr="006A520C">
        <w:rPr>
          <w:rFonts w:cs="Times New Roman"/>
        </w:rPr>
        <w:t xml:space="preserve">See Economics, </w:t>
      </w:r>
      <w:r w:rsidR="006A520C" w:rsidRPr="00424939">
        <w:rPr>
          <w:rFonts w:cs="Times New Roman"/>
          <w:color w:val="000000" w:themeColor="text1"/>
        </w:rPr>
        <w:t xml:space="preserve">p. </w:t>
      </w:r>
      <w:r w:rsidR="00CB09DC">
        <w:rPr>
          <w:rFonts w:cs="Times New Roman"/>
          <w:color w:val="000000" w:themeColor="text1"/>
        </w:rPr>
        <w:fldChar w:fldCharType="begin"/>
      </w:r>
      <w:r w:rsidR="00CB09DC">
        <w:rPr>
          <w:rFonts w:cs="Times New Roman"/>
          <w:color w:val="000000" w:themeColor="text1"/>
        </w:rPr>
        <w:instrText xml:space="preserve"> PAGEREF  Economics \h </w:instrText>
      </w:r>
      <w:r w:rsidR="00CB09DC">
        <w:rPr>
          <w:rFonts w:cs="Times New Roman"/>
          <w:color w:val="000000" w:themeColor="text1"/>
        </w:rPr>
      </w:r>
      <w:r w:rsidR="00CB09DC">
        <w:rPr>
          <w:rFonts w:cs="Times New Roman"/>
          <w:color w:val="000000" w:themeColor="text1"/>
        </w:rPr>
        <w:fldChar w:fldCharType="separate"/>
      </w:r>
      <w:r w:rsidR="00A74DA0">
        <w:rPr>
          <w:rFonts w:cs="Times New Roman"/>
          <w:noProof/>
          <w:color w:val="000000" w:themeColor="text1"/>
        </w:rPr>
        <w:t>96</w:t>
      </w:r>
      <w:r w:rsidR="00CB09DC">
        <w:rPr>
          <w:rFonts w:cs="Times New Roman"/>
          <w:color w:val="000000" w:themeColor="text1"/>
        </w:rPr>
        <w:fldChar w:fldCharType="end"/>
      </w:r>
    </w:p>
    <w:p w14:paraId="32D5A495" w14:textId="34AEAC85" w:rsidR="00B5117A" w:rsidRPr="006A520C" w:rsidRDefault="00B5117A" w:rsidP="006A520C">
      <w:pPr>
        <w:spacing w:after="0"/>
        <w:rPr>
          <w:rFonts w:cs="Times New Roman"/>
        </w:rPr>
      </w:pPr>
      <w:r w:rsidRPr="006A520C">
        <w:rPr>
          <w:rFonts w:cs="Times New Roman"/>
          <w:b/>
        </w:rPr>
        <w:t>ECO-320 Public Finance</w:t>
      </w:r>
      <w:r w:rsidRPr="006A520C">
        <w:rPr>
          <w:rFonts w:cs="Times New Roman"/>
        </w:rPr>
        <w:t xml:space="preserve"> </w:t>
      </w:r>
    </w:p>
    <w:p w14:paraId="17D112D2" w14:textId="163011F5"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2F569A52" w14:textId="1CCDA21E" w:rsidR="00B5117A" w:rsidRPr="006A520C" w:rsidRDefault="00B5117A" w:rsidP="00F37A93">
      <w:pPr>
        <w:rPr>
          <w:rFonts w:cs="Times New Roman"/>
        </w:rPr>
      </w:pPr>
      <w:r w:rsidRPr="006A520C">
        <w:rPr>
          <w:rFonts w:cs="Times New Roman"/>
          <w:b/>
        </w:rPr>
        <w:t>ECO-325 Collective Bargaining</w:t>
      </w:r>
      <w:r w:rsidRPr="006A520C">
        <w:rPr>
          <w:rFonts w:cs="Times New Roman"/>
        </w:rPr>
        <w:t xml:space="preserve"> </w:t>
      </w:r>
    </w:p>
    <w:p w14:paraId="18998508" w14:textId="6B07851C"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5C438596" w14:textId="534852B3" w:rsidR="00D954A7" w:rsidRPr="006A520C" w:rsidRDefault="00D954A7" w:rsidP="00F37A93">
      <w:pPr>
        <w:rPr>
          <w:rFonts w:cs="Times New Roman"/>
          <w:b/>
          <w:color w:val="000000" w:themeColor="text1"/>
        </w:rPr>
      </w:pPr>
      <w:r w:rsidRPr="006A520C">
        <w:rPr>
          <w:rFonts w:cs="Times New Roman"/>
          <w:b/>
          <w:color w:val="000000" w:themeColor="text1"/>
        </w:rPr>
        <w:t xml:space="preserve">BUS-330 Principles of Marketing </w:t>
      </w:r>
      <w:r w:rsidR="00566C16" w:rsidRPr="006A520C">
        <w:rPr>
          <w:rFonts w:cs="Times New Roman"/>
          <w:b/>
          <w:color w:val="000000" w:themeColor="text1"/>
        </w:rPr>
        <w:t>(WE)</w:t>
      </w:r>
    </w:p>
    <w:p w14:paraId="2568BC69" w14:textId="77777777" w:rsidR="00D954A7" w:rsidRPr="006A520C" w:rsidRDefault="00D954A7" w:rsidP="00D954A7">
      <w:pPr>
        <w:rPr>
          <w:rFonts w:cs="Times New Roman"/>
          <w:color w:val="000000" w:themeColor="text1"/>
        </w:rPr>
      </w:pPr>
      <w:r w:rsidRPr="006A520C">
        <w:rPr>
          <w:rFonts w:cs="Times New Roman"/>
          <w:color w:val="000000" w:themeColor="text1"/>
        </w:rPr>
        <w:t xml:space="preserve">A study of the basic principles of marketing including the analysis of market opportunities, market segmentation, and product positioning. Emphasis is placed on consumer markets and the development of marketing strategy using the variables of product, price, promotion, and distribution. </w:t>
      </w:r>
      <w:r w:rsidRPr="006A520C">
        <w:rPr>
          <w:rFonts w:cs="Times New Roman"/>
          <w:color w:val="000000" w:themeColor="text1"/>
          <w:u w:val="single"/>
        </w:rPr>
        <w:t>Prerequisite</w:t>
      </w:r>
      <w:r w:rsidRPr="006A520C">
        <w:rPr>
          <w:rFonts w:cs="Times New Roman"/>
          <w:color w:val="000000" w:themeColor="text1"/>
        </w:rPr>
        <w:t xml:space="preserve">: sophomore standing. </w:t>
      </w:r>
    </w:p>
    <w:p w14:paraId="3E10D7B8" w14:textId="77777777" w:rsidR="00D954A7" w:rsidRPr="006A520C" w:rsidRDefault="00D954A7" w:rsidP="00D954A7">
      <w:pPr>
        <w:spacing w:after="0"/>
        <w:rPr>
          <w:rFonts w:cs="Times New Roman"/>
          <w:b/>
          <w:color w:val="000000" w:themeColor="text1"/>
        </w:rPr>
      </w:pPr>
      <w:r w:rsidRPr="006A520C">
        <w:rPr>
          <w:rFonts w:cs="Times New Roman"/>
          <w:b/>
          <w:color w:val="000000" w:themeColor="text1"/>
        </w:rPr>
        <w:t>BUS-340 Applied Regression Analysis</w:t>
      </w:r>
    </w:p>
    <w:p w14:paraId="66814E85" w14:textId="2AFB82CC" w:rsidR="00BF20CA" w:rsidRPr="00784273" w:rsidRDefault="00D954A7" w:rsidP="00784273">
      <w:pPr>
        <w:rPr>
          <w:rFonts w:cs="Times New Roman"/>
          <w:color w:val="000000" w:themeColor="text1"/>
        </w:rPr>
      </w:pPr>
      <w:r w:rsidRPr="006A520C">
        <w:rPr>
          <w:rFonts w:cs="Times New Roman"/>
          <w:color w:val="000000" w:themeColor="text1"/>
        </w:rPr>
        <w:t>Introduction to the construction and use of regression models. Topics include estimation and inferential techniques in Simple and Multiple Regression; consequences of violations</w:t>
      </w:r>
      <w:r w:rsidRPr="00424939">
        <w:rPr>
          <w:rFonts w:cs="Times New Roman"/>
          <w:color w:val="000000" w:themeColor="text1"/>
        </w:rPr>
        <w:t xml:space="preserve"> of the assumptions of the Classical Linear Regression model; regression with qualitative dependent variables.</w:t>
      </w:r>
      <w:del w:id="10066" w:author="Summer 2023 updates" w:date="2024-07-31T13:42:00Z">
        <w:r w:rsidRPr="00424939">
          <w:rPr>
            <w:rFonts w:cs="Times New Roman"/>
            <w:color w:val="000000" w:themeColor="text1"/>
          </w:rPr>
          <w:delText xml:space="preserve"> </w:delText>
        </w:r>
        <w:r w:rsidRPr="00424939">
          <w:rPr>
            <w:rFonts w:cs="Times New Roman"/>
            <w:color w:val="000000" w:themeColor="text1"/>
            <w:u w:val="single"/>
          </w:rPr>
          <w:delText>Prerequisite</w:delText>
        </w:r>
        <w:r w:rsidRPr="00424939">
          <w:rPr>
            <w:rFonts w:cs="Times New Roman"/>
            <w:color w:val="000000" w:themeColor="text1"/>
          </w:rPr>
          <w:delText xml:space="preserve">: Statistical Analysis (BUS-190) or consent of instructor. </w:delText>
        </w:r>
      </w:del>
    </w:p>
    <w:p w14:paraId="0B425CB7" w14:textId="6121BDF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BUS-341 Introductory Business Analytics </w:t>
      </w:r>
    </w:p>
    <w:p w14:paraId="0BEB99BF" w14:textId="1B3644E7" w:rsidR="00D954A7" w:rsidRPr="00424939" w:rsidRDefault="00D954A7" w:rsidP="00D954A7">
      <w:pPr>
        <w:rPr>
          <w:rFonts w:cs="Times New Roman"/>
          <w:color w:val="000000" w:themeColor="text1"/>
        </w:rPr>
      </w:pPr>
      <w:r w:rsidRPr="00424939">
        <w:rPr>
          <w:rFonts w:cs="Times New Roman"/>
          <w:color w:val="000000" w:themeColor="text1"/>
        </w:rPr>
        <w:t xml:space="preserve">A spreadsheet-based introductory course to business analytics. Emphasis is placed on fundamental knowledge and practical skills for applying data analysis to business decision making. Topics include data collection, statistical distributions, linear regression, forecasting, simulation, and optimization. </w:t>
      </w:r>
      <w:r w:rsidRPr="00424939">
        <w:rPr>
          <w:rFonts w:cs="Times New Roman"/>
          <w:color w:val="000000" w:themeColor="text1"/>
          <w:u w:val="single"/>
        </w:rPr>
        <w:t>Prerequisite</w:t>
      </w:r>
      <w:r w:rsidRPr="00424939">
        <w:rPr>
          <w:rFonts w:cs="Times New Roman"/>
          <w:color w:val="000000" w:themeColor="text1"/>
        </w:rPr>
        <w:t>: Statistical Analysis (BUS-</w:t>
      </w:r>
      <w:r w:rsidR="006F04A3">
        <w:rPr>
          <w:rFonts w:cs="Times New Roman"/>
          <w:color w:val="000000" w:themeColor="text1"/>
        </w:rPr>
        <w:t>190</w:t>
      </w:r>
      <w:r w:rsidRPr="00424939">
        <w:rPr>
          <w:rFonts w:cs="Times New Roman"/>
          <w:color w:val="000000" w:themeColor="text1"/>
        </w:rPr>
        <w:t>) or consent of instructor</w:t>
      </w:r>
    </w:p>
    <w:p w14:paraId="6875EFE1"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BUS-345 Regulation of Business </w:t>
      </w:r>
    </w:p>
    <w:p w14:paraId="0F806D1F" w14:textId="77777777" w:rsidR="00D954A7" w:rsidRPr="006A520C" w:rsidRDefault="00D954A7" w:rsidP="00D954A7">
      <w:pPr>
        <w:rPr>
          <w:rFonts w:cs="Times New Roman"/>
          <w:color w:val="000000" w:themeColor="text1"/>
        </w:rPr>
      </w:pPr>
      <w:r w:rsidRPr="006A520C">
        <w:rPr>
          <w:rFonts w:cs="Times New Roman"/>
          <w:color w:val="000000" w:themeColor="text1"/>
        </w:rPr>
        <w:t xml:space="preserve">Includes an examination of the social and economic impact of control legislation such as the Sherman Act, Clayton Act, Federal Trade Commission Act, Wagner Act, Securities Exchange Act, and many others. </w:t>
      </w:r>
      <w:r w:rsidRPr="006A520C">
        <w:rPr>
          <w:rFonts w:cs="Times New Roman"/>
          <w:color w:val="000000" w:themeColor="text1"/>
          <w:u w:val="single"/>
        </w:rPr>
        <w:t>Prerequisites</w:t>
      </w:r>
      <w:r w:rsidRPr="006A520C">
        <w:rPr>
          <w:rFonts w:cs="Times New Roman"/>
          <w:color w:val="000000" w:themeColor="text1"/>
        </w:rPr>
        <w:t xml:space="preserve">:  Principles of Macroeconomics (ECO-175) and Principles of Microeconomics (ECO-215). </w:t>
      </w:r>
    </w:p>
    <w:p w14:paraId="32F17088" w14:textId="0BFE1030" w:rsidR="00B5117A" w:rsidRPr="006A520C" w:rsidRDefault="00B5117A" w:rsidP="00B5117A">
      <w:pPr>
        <w:spacing w:after="0"/>
        <w:rPr>
          <w:rFonts w:cs="Times New Roman"/>
        </w:rPr>
      </w:pPr>
      <w:r w:rsidRPr="006A520C">
        <w:rPr>
          <w:rFonts w:cs="Times New Roman"/>
          <w:b/>
        </w:rPr>
        <w:t xml:space="preserve">ECO-345 Intermediate </w:t>
      </w:r>
      <w:r w:rsidR="006F04A3">
        <w:rPr>
          <w:rFonts w:cs="Times New Roman"/>
          <w:b/>
        </w:rPr>
        <w:t>Microeconomics</w:t>
      </w:r>
      <w:r w:rsidRPr="006A520C">
        <w:rPr>
          <w:rFonts w:cs="Times New Roman"/>
        </w:rPr>
        <w:t xml:space="preserve"> </w:t>
      </w:r>
    </w:p>
    <w:p w14:paraId="3DDA444C" w14:textId="4C102BF4"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20BDDF98" w14:textId="313E4B44" w:rsidR="00D954A7" w:rsidRPr="006A520C" w:rsidRDefault="00D954A7" w:rsidP="00F37A93">
      <w:pPr>
        <w:spacing w:after="0"/>
        <w:rPr>
          <w:rFonts w:cs="Times New Roman"/>
          <w:b/>
          <w:color w:val="000000" w:themeColor="text1"/>
        </w:rPr>
      </w:pPr>
      <w:r w:rsidRPr="006A520C">
        <w:rPr>
          <w:rFonts w:cs="Times New Roman"/>
          <w:b/>
          <w:color w:val="000000" w:themeColor="text1"/>
        </w:rPr>
        <w:t xml:space="preserve">BUS-350 Principles of Finance </w:t>
      </w:r>
    </w:p>
    <w:p w14:paraId="2F378D5B" w14:textId="77777777" w:rsidR="00D954A7" w:rsidRPr="00424939" w:rsidRDefault="00D954A7" w:rsidP="00D954A7">
      <w:pPr>
        <w:rPr>
          <w:rFonts w:cs="Times New Roman"/>
          <w:color w:val="000000" w:themeColor="text1"/>
        </w:rPr>
      </w:pPr>
      <w:r w:rsidRPr="006A520C">
        <w:rPr>
          <w:rFonts w:cs="Times New Roman"/>
          <w:color w:val="000000" w:themeColor="text1"/>
        </w:rPr>
        <w:t>A survey of securities markets and financial institutions and an introduction to finance and development in finance</w:t>
      </w:r>
      <w:r w:rsidRPr="00424939">
        <w:rPr>
          <w:rFonts w:cs="Times New Roman"/>
          <w:color w:val="000000" w:themeColor="text1"/>
        </w:rPr>
        <w:t xml:space="preserve"> theory. Practices of personal and business finance decisions are also included. </w:t>
      </w:r>
      <w:r w:rsidRPr="00424939">
        <w:rPr>
          <w:rFonts w:cs="Times New Roman"/>
          <w:color w:val="000000" w:themeColor="text1"/>
          <w:u w:val="single"/>
        </w:rPr>
        <w:t>Prerequisites</w:t>
      </w:r>
      <w:r w:rsidRPr="00424939">
        <w:rPr>
          <w:rFonts w:cs="Times New Roman"/>
          <w:color w:val="000000" w:themeColor="text1"/>
        </w:rPr>
        <w:t xml:space="preserve">: Principles of Macroeconomics (ECO-175), Principles of Microeconomics (ECO-215), and Principles of Accounting II (ACC-215). </w:t>
      </w:r>
    </w:p>
    <w:p w14:paraId="0136AC50" w14:textId="64E0D70F"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BUS-352 Corporate Finance </w:t>
      </w:r>
    </w:p>
    <w:p w14:paraId="1E114851" w14:textId="09AE4173" w:rsidR="00956360" w:rsidRPr="00BF20CA" w:rsidRDefault="00D954A7" w:rsidP="00BF20CA">
      <w:pPr>
        <w:rPr>
          <w:rFonts w:cs="Times New Roman"/>
          <w:color w:val="000000" w:themeColor="text1"/>
        </w:rPr>
      </w:pPr>
      <w:r w:rsidRPr="00424939">
        <w:rPr>
          <w:rFonts w:cs="Times New Roman"/>
          <w:color w:val="000000" w:themeColor="text1"/>
        </w:rPr>
        <w:t xml:space="preserve">A study of the major theories and models for planning and analyzing the working capital position, the financial structure, the cost of capital, and the capital budgeting of a business firm. </w:t>
      </w:r>
      <w:r w:rsidRPr="00424939">
        <w:rPr>
          <w:rFonts w:cs="Times New Roman"/>
          <w:color w:val="000000" w:themeColor="text1"/>
          <w:u w:val="single"/>
        </w:rPr>
        <w:t>Prerequisite</w:t>
      </w:r>
      <w:r w:rsidRPr="00424939">
        <w:rPr>
          <w:rFonts w:cs="Times New Roman"/>
          <w:color w:val="000000" w:themeColor="text1"/>
        </w:rPr>
        <w:t xml:space="preserve">:  Principles of Finance (BUS-350). </w:t>
      </w:r>
    </w:p>
    <w:p w14:paraId="123BE65B" w14:textId="63E6888C"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BUS-365 Principles of Insurance </w:t>
      </w:r>
    </w:p>
    <w:p w14:paraId="4CEA4181" w14:textId="17CBF522" w:rsidR="006C5C1C" w:rsidRPr="00424939" w:rsidRDefault="00D954A7" w:rsidP="00D954A7">
      <w:pPr>
        <w:rPr>
          <w:rFonts w:cs="Times New Roman"/>
          <w:color w:val="000000" w:themeColor="text1"/>
        </w:rPr>
      </w:pPr>
      <w:r w:rsidRPr="00424939">
        <w:rPr>
          <w:rFonts w:cs="Times New Roman"/>
          <w:color w:val="000000" w:themeColor="text1"/>
        </w:rPr>
        <w:t xml:space="preserve">Insurance as a method of dealing with business and personal hazards. Types of insurance in the life, fire, and casualty fields. Social Security measures and personal insurance programs. Social and economic significance of the insurance industry. </w:t>
      </w:r>
      <w:r w:rsidRPr="00424939">
        <w:rPr>
          <w:rFonts w:cs="Times New Roman"/>
          <w:color w:val="000000" w:themeColor="text1"/>
          <w:u w:val="single"/>
        </w:rPr>
        <w:t>Prerequisite</w:t>
      </w:r>
      <w:r w:rsidRPr="00424939">
        <w:rPr>
          <w:rFonts w:cs="Times New Roman"/>
          <w:color w:val="000000" w:themeColor="text1"/>
        </w:rPr>
        <w:t xml:space="preserve">: junior standing. </w:t>
      </w:r>
    </w:p>
    <w:p w14:paraId="7F327A1D" w14:textId="38CC416B"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BUS-375 Business Ethics </w:t>
      </w:r>
      <w:r w:rsidR="00566C16" w:rsidRPr="00424939">
        <w:rPr>
          <w:rFonts w:cs="Times New Roman"/>
          <w:b/>
          <w:color w:val="000000" w:themeColor="text1"/>
        </w:rPr>
        <w:t>(WE)</w:t>
      </w:r>
    </w:p>
    <w:p w14:paraId="4E839828" w14:textId="77777777" w:rsidR="00D954A7" w:rsidRPr="006A520C" w:rsidRDefault="00D954A7" w:rsidP="00D954A7">
      <w:pPr>
        <w:rPr>
          <w:rFonts w:cs="Times New Roman"/>
          <w:color w:val="000000" w:themeColor="text1"/>
        </w:rPr>
      </w:pPr>
      <w:r w:rsidRPr="00424939">
        <w:rPr>
          <w:rFonts w:cs="Times New Roman"/>
          <w:color w:val="000000" w:themeColor="text1"/>
        </w:rPr>
        <w:t xml:space="preserve">A study of some of the central ethical issues in the business world and some of the various ethical theories that might be employed in thinking about solutions to these problems. Topics likely to be covered include affirmative action, </w:t>
      </w:r>
      <w:r w:rsidRPr="006A520C">
        <w:rPr>
          <w:rFonts w:cs="Times New Roman"/>
          <w:color w:val="000000" w:themeColor="text1"/>
        </w:rPr>
        <w:t xml:space="preserve">sexual harassment, whistleblowing, product safety standards, labor relations, advertising, and environmental issues. </w:t>
      </w:r>
      <w:r w:rsidRPr="006A520C">
        <w:rPr>
          <w:rFonts w:cs="Times New Roman"/>
          <w:color w:val="000000" w:themeColor="text1"/>
          <w:u w:val="single"/>
        </w:rPr>
        <w:t>Prerequisite</w:t>
      </w:r>
      <w:r w:rsidRPr="006A520C">
        <w:rPr>
          <w:rFonts w:cs="Times New Roman"/>
          <w:color w:val="000000" w:themeColor="text1"/>
        </w:rPr>
        <w:t xml:space="preserve">: sophomore standing or consent of instructor. </w:t>
      </w:r>
    </w:p>
    <w:p w14:paraId="2560BB87" w14:textId="77777777" w:rsidR="00B5117A" w:rsidRPr="006A520C" w:rsidRDefault="00B5117A" w:rsidP="00B5117A">
      <w:pPr>
        <w:spacing w:after="0"/>
        <w:rPr>
          <w:rFonts w:cs="Times New Roman"/>
        </w:rPr>
      </w:pPr>
      <w:r w:rsidRPr="006A520C">
        <w:rPr>
          <w:rFonts w:cs="Times New Roman"/>
          <w:b/>
        </w:rPr>
        <w:t>ECO-375 Econometrics</w:t>
      </w:r>
      <w:r w:rsidRPr="006A520C">
        <w:rPr>
          <w:rFonts w:cs="Times New Roman"/>
        </w:rPr>
        <w:t xml:space="preserve"> </w:t>
      </w:r>
    </w:p>
    <w:p w14:paraId="680825DD" w14:textId="0F64E3AD"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0E42F0E6" w14:textId="7D392B57" w:rsidR="00D954A7" w:rsidRPr="00424939" w:rsidRDefault="00D954A7" w:rsidP="00F37A93">
      <w:pPr>
        <w:spacing w:after="0"/>
        <w:rPr>
          <w:rFonts w:cs="Times New Roman"/>
          <w:b/>
          <w:color w:val="000000" w:themeColor="text1"/>
        </w:rPr>
      </w:pPr>
      <w:r w:rsidRPr="00424939">
        <w:rPr>
          <w:rFonts w:cs="Times New Roman"/>
          <w:b/>
          <w:color w:val="000000" w:themeColor="text1"/>
        </w:rPr>
        <w:t xml:space="preserve">BUS-387 Advanced Topics in Human Resource Management </w:t>
      </w:r>
      <w:r w:rsidR="006F04A3">
        <w:rPr>
          <w:rFonts w:cs="Times New Roman"/>
          <w:b/>
          <w:color w:val="000000" w:themeColor="text1"/>
        </w:rPr>
        <w:t>(WE)</w:t>
      </w:r>
    </w:p>
    <w:p w14:paraId="39206AC4" w14:textId="77777777" w:rsidR="00D954A7" w:rsidRPr="00424939" w:rsidRDefault="00D954A7" w:rsidP="00D954A7">
      <w:pPr>
        <w:rPr>
          <w:rFonts w:cs="Times New Roman"/>
          <w:color w:val="000000" w:themeColor="text1"/>
        </w:rPr>
      </w:pPr>
      <w:r w:rsidRPr="00424939">
        <w:rPr>
          <w:rFonts w:cs="Times New Roman"/>
          <w:color w:val="000000" w:themeColor="text1"/>
        </w:rPr>
        <w:t>Expands on some of the traditional material presented in the Human Resource Management course. Contemporary issues in the workplace which affect the nature of the relationship between the organization and the employee are discussed. May be taken more than once for credit, provided the topics are substantially different.</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Human Resource Management (BUS-300). </w:t>
      </w:r>
    </w:p>
    <w:p w14:paraId="2BACB86C" w14:textId="77777777" w:rsidR="00D954A7" w:rsidRPr="00424939" w:rsidRDefault="00D954A7" w:rsidP="00865318">
      <w:pPr>
        <w:keepNext/>
        <w:spacing w:after="0"/>
        <w:rPr>
          <w:rFonts w:cs="Times New Roman"/>
          <w:b/>
          <w:color w:val="000000" w:themeColor="text1"/>
        </w:rPr>
      </w:pPr>
      <w:r w:rsidRPr="00424939">
        <w:rPr>
          <w:rFonts w:cs="Times New Roman"/>
          <w:b/>
          <w:color w:val="000000" w:themeColor="text1"/>
        </w:rPr>
        <w:t xml:space="preserve">BUS-395 Organizational Behavior </w:t>
      </w:r>
    </w:p>
    <w:p w14:paraId="1C2BCB32"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Combines theory and practice to investigate human behavior in organizations. Topics at the macrolevel (history, culture, design, communications, total quality), human-level (perception, personality, attitudes, learning, stress), and group-level (team and organization development), and their influences on organizational effectiveness are examined. </w:t>
      </w:r>
      <w:r w:rsidRPr="00424939">
        <w:rPr>
          <w:rFonts w:cs="Times New Roman"/>
          <w:color w:val="000000" w:themeColor="text1"/>
          <w:u w:val="single"/>
        </w:rPr>
        <w:t>Prerequisite</w:t>
      </w:r>
      <w:r w:rsidRPr="00424939">
        <w:rPr>
          <w:rFonts w:cs="Times New Roman"/>
          <w:color w:val="000000" w:themeColor="text1"/>
        </w:rPr>
        <w:t xml:space="preserve">: Principles of Management (BUS-250). </w:t>
      </w:r>
    </w:p>
    <w:p w14:paraId="0DD59A90" w14:textId="77777777" w:rsidR="00784273" w:rsidRDefault="00784273">
      <w:pPr>
        <w:spacing w:after="200" w:line="276" w:lineRule="auto"/>
        <w:rPr>
          <w:del w:id="10067" w:author="Summer 2023 updates" w:date="2024-07-31T13:42:00Z"/>
          <w:rFonts w:cs="Times New Roman"/>
          <w:b/>
          <w:color w:val="000000" w:themeColor="text1"/>
        </w:rPr>
      </w:pPr>
      <w:del w:id="10068" w:author="Summer 2023 updates" w:date="2024-07-31T13:42:00Z">
        <w:r>
          <w:rPr>
            <w:rFonts w:cs="Times New Roman"/>
            <w:b/>
            <w:color w:val="000000" w:themeColor="text1"/>
          </w:rPr>
          <w:br w:type="page"/>
        </w:r>
      </w:del>
    </w:p>
    <w:p w14:paraId="571F0D56" w14:textId="4C2D6FA5" w:rsidR="00D954A7" w:rsidRPr="00424939" w:rsidRDefault="00D954A7" w:rsidP="00D954A7">
      <w:pPr>
        <w:spacing w:after="0"/>
        <w:rPr>
          <w:rFonts w:cs="Times New Roman"/>
          <w:b/>
          <w:color w:val="000000" w:themeColor="text1"/>
        </w:rPr>
      </w:pPr>
      <w:r w:rsidRPr="00424939">
        <w:rPr>
          <w:rFonts w:cs="Times New Roman"/>
          <w:b/>
          <w:color w:val="000000" w:themeColor="text1"/>
        </w:rPr>
        <w:t>BUS-400 Legal Issues in Sports</w:t>
      </w:r>
    </w:p>
    <w:p w14:paraId="5D4F83B7" w14:textId="1D29DFB0" w:rsidR="00D954A7" w:rsidRPr="00424939" w:rsidRDefault="00D954A7" w:rsidP="00D954A7">
      <w:pPr>
        <w:rPr>
          <w:rFonts w:cs="Times New Roman"/>
          <w:color w:val="000000" w:themeColor="text1"/>
        </w:rPr>
      </w:pPr>
      <w:r w:rsidRPr="00424939">
        <w:rPr>
          <w:rFonts w:cs="Times New Roman"/>
          <w:color w:val="000000" w:themeColor="text1"/>
        </w:rPr>
        <w:t xml:space="preserve">A study of the legal aspects for the operation and administration of sports programs, competitive athletic programs, and community and commercial fitness programs. Topics such as risk management, gender equity, dispute resolution, and negotiation are included. </w:t>
      </w:r>
      <w:r w:rsidRPr="00424939">
        <w:rPr>
          <w:rFonts w:cs="Times New Roman"/>
          <w:color w:val="000000" w:themeColor="text1"/>
          <w:u w:val="single"/>
        </w:rPr>
        <w:t>Prerequisites</w:t>
      </w:r>
      <w:r w:rsidRPr="00424939">
        <w:rPr>
          <w:rFonts w:cs="Times New Roman"/>
          <w:color w:val="000000" w:themeColor="text1"/>
        </w:rPr>
        <w:t>: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(SMT-100) and Business Law I (BUS-315). </w:t>
      </w:r>
    </w:p>
    <w:p w14:paraId="4E7CFDC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BUS-410 Business Law II </w:t>
      </w:r>
    </w:p>
    <w:p w14:paraId="2C200C77" w14:textId="77777777" w:rsidR="00D954A7" w:rsidRPr="00424939" w:rsidRDefault="00D954A7" w:rsidP="00D954A7">
      <w:pPr>
        <w:rPr>
          <w:rFonts w:cs="Times New Roman"/>
          <w:color w:val="000000" w:themeColor="text1"/>
        </w:rPr>
      </w:pPr>
      <w:r w:rsidRPr="00424939">
        <w:rPr>
          <w:rFonts w:cs="Times New Roman"/>
          <w:color w:val="000000" w:themeColor="text1"/>
        </w:rPr>
        <w:t>An extended study of traditional business law subjects including: the sales of goods, negotiable instruments, business organizations, securities regulation, bankruptcy, antitrust, consumer law, environmental law, trusts, estate law, property law, and cyberlaw.</w:t>
      </w:r>
      <w:r w:rsidRPr="00424939">
        <w:rPr>
          <w:rFonts w:eastAsia="Times" w:cs="Times New Roman"/>
          <w:b/>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Business Law I (BUS-315). </w:t>
      </w:r>
    </w:p>
    <w:p w14:paraId="648AF6E9" w14:textId="3B5B6848"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BUS-412 Entrepreneurship and New Business Formation </w:t>
      </w:r>
    </w:p>
    <w:p w14:paraId="422F4600"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Analysis of the role of the entrepreneur in the capitalist economy. Development of the procedural system for establishing a new business. Establishment and operation of a “small business” by teams of students, including presentation of a business plan in order to secure financing with a local financial institution, acquisition of tax information necessary for start-up and continued operations, and analysis of problems confronting the new or small enterprise. </w:t>
      </w:r>
      <w:r w:rsidRPr="00424939">
        <w:rPr>
          <w:rFonts w:cs="Times New Roman"/>
          <w:color w:val="000000" w:themeColor="text1"/>
          <w:u w:val="single"/>
        </w:rPr>
        <w:t>Prerequisite</w:t>
      </w:r>
      <w:r w:rsidRPr="00424939">
        <w:rPr>
          <w:rFonts w:cs="Times New Roman"/>
          <w:color w:val="000000" w:themeColor="text1"/>
        </w:rPr>
        <w:t xml:space="preserve">: senior standing or consent of instructor. </w:t>
      </w:r>
    </w:p>
    <w:p w14:paraId="2A9D436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BUS-420 Sports Marketing and Communications</w:t>
      </w:r>
    </w:p>
    <w:p w14:paraId="6E303C68" w14:textId="2CBFB2BE"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the field of sports marketing and its role within sports organizations. Marketing mix, marketing research, and consumer behavior principles are used in studying topics such as sport sponsorships, branding, licensing, endorsements, naming rights, sales, fundraising, and public relations. </w:t>
      </w:r>
      <w:r w:rsidRPr="00424939">
        <w:rPr>
          <w:rFonts w:cs="Times New Roman"/>
          <w:color w:val="000000" w:themeColor="text1"/>
          <w:u w:val="single"/>
        </w:rPr>
        <w:t>Prerequisites:</w:t>
      </w:r>
      <w:r w:rsidRPr="00424939">
        <w:rPr>
          <w:rFonts w:cs="Times New Roman"/>
          <w:color w:val="000000" w:themeColor="text1"/>
        </w:rPr>
        <w:t xml:space="preserve"> Introduction to Sports Management</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(SMT-100) and Principles of Marketing (BUS-</w:t>
      </w:r>
      <w:r w:rsidR="006F04A3">
        <w:rPr>
          <w:rFonts w:cs="Times New Roman"/>
          <w:color w:val="000000" w:themeColor="text1"/>
        </w:rPr>
        <w:t>330</w:t>
      </w:r>
      <w:r w:rsidRPr="00424939">
        <w:rPr>
          <w:rFonts w:cs="Times New Roman"/>
          <w:color w:val="000000" w:themeColor="text1"/>
        </w:rPr>
        <w:t>).</w:t>
      </w:r>
    </w:p>
    <w:p w14:paraId="4B8A482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BUS-437 Strategic Compensation</w:t>
      </w:r>
    </w:p>
    <w:p w14:paraId="7F8E8765" w14:textId="38E1AF58" w:rsidR="00700B61" w:rsidRPr="00CE6B6E" w:rsidRDefault="00D954A7" w:rsidP="00CE6B6E">
      <w:pPr>
        <w:rPr>
          <w:rFonts w:cs="Times New Roman"/>
          <w:color w:val="000000" w:themeColor="text1"/>
        </w:rPr>
      </w:pPr>
      <w:r w:rsidRPr="00424939">
        <w:rPr>
          <w:rFonts w:cs="Times New Roman"/>
          <w:color w:val="000000" w:themeColor="text1"/>
        </w:rPr>
        <w:t xml:space="preserve">A study of compensation systems used in organizations. This course looks at ways to develop, administer, and maintain compensation plans that attract and motivate employees while controlling labor costs. It covers such topics as the strategic importance of compensation; different types of compensation; designing competitive pay systems and employee benefits; and compensation for executives, expatriates, and contingent employees. </w:t>
      </w:r>
      <w:r w:rsidRPr="00424939">
        <w:rPr>
          <w:rFonts w:cs="Times New Roman"/>
          <w:color w:val="000000" w:themeColor="text1"/>
          <w:u w:val="single"/>
        </w:rPr>
        <w:t>Prerequisite</w:t>
      </w:r>
      <w:r w:rsidRPr="00424939">
        <w:rPr>
          <w:rFonts w:cs="Times New Roman"/>
          <w:color w:val="000000" w:themeColor="text1"/>
        </w:rPr>
        <w:t>: Human Resource Management (BUS-300).</w:t>
      </w:r>
    </w:p>
    <w:p w14:paraId="39F79332" w14:textId="3D9B07FF"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BUS-441 Advanced Business Analytics </w:t>
      </w:r>
    </w:p>
    <w:p w14:paraId="03D3632B" w14:textId="139912EB" w:rsidR="00CE6B6E" w:rsidRDefault="00D954A7" w:rsidP="006C5C1C">
      <w:pPr>
        <w:rPr>
          <w:rFonts w:cs="Times New Roman"/>
          <w:b/>
          <w:color w:val="000000" w:themeColor="text1"/>
        </w:rPr>
      </w:pPr>
      <w:r w:rsidRPr="00424939">
        <w:rPr>
          <w:rFonts w:cs="Times New Roman"/>
          <w:color w:val="000000" w:themeColor="text1"/>
        </w:rPr>
        <w:t xml:space="preserve">A project-based, advanced study of business analytics. The course offers training of coding with a computer programming language. No prior knowledge of coding is required. Topics learned in Introductory Business Analytics will be implemented in the context of computer coding. A term project with real-world applications is also required. </w:t>
      </w:r>
      <w:r w:rsidRPr="00424939">
        <w:rPr>
          <w:rFonts w:cs="Times New Roman"/>
          <w:color w:val="000000" w:themeColor="text1"/>
          <w:u w:val="single"/>
        </w:rPr>
        <w:t>Prerequisite</w:t>
      </w:r>
      <w:r w:rsidRPr="00424939">
        <w:rPr>
          <w:rFonts w:cs="Times New Roman"/>
          <w:color w:val="000000" w:themeColor="text1"/>
        </w:rPr>
        <w:t>: Introductory Business Analytics (BUS-341).</w:t>
      </w:r>
    </w:p>
    <w:p w14:paraId="6F111388" w14:textId="619DF52B" w:rsidR="00D954A7" w:rsidRPr="00424939" w:rsidRDefault="00D954A7" w:rsidP="00D954A7">
      <w:pPr>
        <w:spacing w:after="0"/>
        <w:rPr>
          <w:rFonts w:cs="Times New Roman"/>
          <w:b/>
          <w:color w:val="000000" w:themeColor="text1"/>
        </w:rPr>
      </w:pPr>
      <w:r w:rsidRPr="00424939">
        <w:rPr>
          <w:rFonts w:cs="Times New Roman"/>
          <w:b/>
          <w:color w:val="000000" w:themeColor="text1"/>
        </w:rPr>
        <w:t>BUS-444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4AFF62C5" w14:textId="180FFCA8" w:rsidR="006C5C1C" w:rsidRPr="00424939" w:rsidRDefault="00D954A7" w:rsidP="00D954A7">
      <w:pPr>
        <w:rPr>
          <w:rFonts w:cs="Times New Roman"/>
          <w:color w:val="000000" w:themeColor="text1"/>
        </w:rPr>
      </w:pPr>
      <w:r w:rsidRPr="00424939">
        <w:rPr>
          <w:rFonts w:cs="Times New Roman"/>
          <w:color w:val="000000" w:themeColor="text1"/>
        </w:rPr>
        <w:t>Independent studies under the direction of a faculty member in some area of business administration. May be taken more than once for a maximum of 2.0 credits. May be taken for an X status grade with consent of instructor prior to registration.</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65B4EA74" w14:textId="41BA81A1" w:rsidR="00D954A7" w:rsidRPr="00424939" w:rsidRDefault="00D954A7" w:rsidP="00D954A7">
      <w:pPr>
        <w:spacing w:after="0"/>
        <w:rPr>
          <w:rFonts w:cs="Times New Roman"/>
          <w:b/>
          <w:color w:val="000000" w:themeColor="text1"/>
        </w:rPr>
      </w:pPr>
      <w:r w:rsidRPr="00424939">
        <w:rPr>
          <w:rFonts w:cs="Times New Roman"/>
          <w:b/>
          <w:color w:val="000000" w:themeColor="text1"/>
        </w:rPr>
        <w:t>BUS-446 International Business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Management</w:t>
      </w:r>
    </w:p>
    <w:p w14:paraId="689350DC" w14:textId="77777777" w:rsidR="00D954A7" w:rsidRPr="006A520C" w:rsidRDefault="00D954A7" w:rsidP="00D954A7">
      <w:pPr>
        <w:rPr>
          <w:rFonts w:cs="Times New Roman"/>
          <w:color w:val="000000" w:themeColor="text1"/>
        </w:rPr>
      </w:pPr>
      <w:r w:rsidRPr="00424939">
        <w:rPr>
          <w:rFonts w:cs="Times New Roman"/>
          <w:color w:val="000000" w:themeColor="text1"/>
        </w:rPr>
        <w:t xml:space="preserve">An introduction to the concepts of international business and the global economy. Topics include the impact of national and cultural differences on global business; cross-cultural communication, negotiation, and decision making; international human resource management; international trade theory; cross-border trade and investment; and global </w:t>
      </w:r>
      <w:r w:rsidRPr="006A520C">
        <w:rPr>
          <w:rFonts w:cs="Times New Roman"/>
          <w:color w:val="000000" w:themeColor="text1"/>
        </w:rPr>
        <w:t xml:space="preserve">business strategy development. </w:t>
      </w:r>
      <w:r w:rsidRPr="006A520C">
        <w:rPr>
          <w:rFonts w:cs="Times New Roman"/>
          <w:color w:val="000000" w:themeColor="text1"/>
          <w:u w:val="single"/>
        </w:rPr>
        <w:t>Prerequisite</w:t>
      </w:r>
      <w:r w:rsidRPr="006A520C">
        <w:rPr>
          <w:rFonts w:cs="Times New Roman"/>
          <w:color w:val="000000" w:themeColor="text1"/>
        </w:rPr>
        <w:t>: Human Resource Management (BUS-300) or Principles of Management (BUS-250).</w:t>
      </w:r>
    </w:p>
    <w:p w14:paraId="604F6820" w14:textId="77777777" w:rsidR="00B5117A" w:rsidRPr="006A520C" w:rsidRDefault="00B5117A" w:rsidP="00B5117A">
      <w:pPr>
        <w:spacing w:after="0"/>
        <w:rPr>
          <w:rFonts w:cs="Times New Roman"/>
          <w:b/>
        </w:rPr>
      </w:pPr>
      <w:r w:rsidRPr="006A520C">
        <w:rPr>
          <w:rFonts w:cs="Times New Roman"/>
          <w:b/>
        </w:rPr>
        <w:t xml:space="preserve">ECO-446 International Economics </w:t>
      </w:r>
    </w:p>
    <w:p w14:paraId="70D74117" w14:textId="261595A4" w:rsidR="00F37A93" w:rsidRPr="00424939" w:rsidRDefault="00B5117A" w:rsidP="00F37A93">
      <w:pPr>
        <w:rPr>
          <w:rFonts w:cs="Times New Roman"/>
          <w:color w:val="000000" w:themeColor="text1"/>
        </w:rPr>
      </w:pPr>
      <w:r w:rsidRPr="006A520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02797CAE" w14:textId="4D9539CD" w:rsidR="00D954A7" w:rsidRPr="006A520C" w:rsidRDefault="00D954A7" w:rsidP="00F37A93">
      <w:pPr>
        <w:spacing w:after="0"/>
        <w:rPr>
          <w:rFonts w:cs="Times New Roman"/>
          <w:b/>
          <w:color w:val="000000" w:themeColor="text1"/>
        </w:rPr>
      </w:pPr>
      <w:r w:rsidRPr="006A520C">
        <w:rPr>
          <w:rFonts w:cs="Times New Roman"/>
          <w:b/>
          <w:color w:val="000000" w:themeColor="text1"/>
        </w:rPr>
        <w:t xml:space="preserve">BUS-454 Research in Business </w:t>
      </w:r>
    </w:p>
    <w:p w14:paraId="09B0C67A" w14:textId="77777777" w:rsidR="00D954A7" w:rsidRPr="00424939" w:rsidRDefault="00D954A7" w:rsidP="00D954A7">
      <w:pPr>
        <w:rPr>
          <w:rFonts w:cs="Times New Roman"/>
          <w:color w:val="000000" w:themeColor="text1"/>
        </w:rPr>
      </w:pPr>
      <w:r w:rsidRPr="006A520C">
        <w:rPr>
          <w:rFonts w:cs="Times New Roman"/>
          <w:color w:val="000000" w:themeColor="text1"/>
        </w:rPr>
        <w:t>Research on a selected topic in business, independently or in participation with a business department faculty</w:t>
      </w:r>
      <w:r w:rsidRPr="00424939">
        <w:rPr>
          <w:rFonts w:cs="Times New Roman"/>
          <w:color w:val="000000" w:themeColor="text1"/>
        </w:rPr>
        <w:t xml:space="preserve"> member. May be taken more than once for a maximum of 2.0 credits. May be taken for an X status grade with consent of instructor prior to registration.</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Prerequisites</w:t>
      </w:r>
      <w:r w:rsidRPr="00424939">
        <w:rPr>
          <w:rFonts w:cs="Times New Roman"/>
          <w:color w:val="000000" w:themeColor="text1"/>
        </w:rPr>
        <w:t xml:space="preserve">: junior standing and consent of instructor. </w:t>
      </w:r>
    </w:p>
    <w:p w14:paraId="5DBAF0B1"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BUS-457 Employment and Discrimination Law</w:t>
      </w:r>
    </w:p>
    <w:p w14:paraId="67B093E0"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Examines the legal regulation of the employment relationship. Extensive coverage of federal workplace discrimination statutes is featured, with particular consideration of Title VII, the ADEA, and the ADA. Significant attention placed on recent Supreme Court decisions and Congressional responses. Additional issues addressed may include employment-at-will and its exceptions, vicarious liability of employers for employee tort, and employee privacy concerns. </w:t>
      </w:r>
      <w:r w:rsidRPr="00424939">
        <w:rPr>
          <w:rFonts w:cs="Times New Roman"/>
          <w:color w:val="000000" w:themeColor="text1"/>
          <w:u w:val="single"/>
        </w:rPr>
        <w:t>Prerequisites</w:t>
      </w:r>
      <w:r w:rsidRPr="00424939">
        <w:rPr>
          <w:rFonts w:cs="Times New Roman"/>
          <w:color w:val="000000" w:themeColor="text1"/>
        </w:rPr>
        <w:t>: Human Resource Management (BUS-300) and Business Law I (BUS-315).</w:t>
      </w:r>
    </w:p>
    <w:p w14:paraId="5697409B" w14:textId="77777777" w:rsidR="00784273" w:rsidRDefault="00784273">
      <w:pPr>
        <w:spacing w:after="200" w:line="276" w:lineRule="auto"/>
        <w:rPr>
          <w:del w:id="10069" w:author="Summer 2023 updates" w:date="2024-07-31T13:42:00Z"/>
          <w:rFonts w:cs="Times New Roman"/>
          <w:b/>
          <w:color w:val="000000" w:themeColor="text1"/>
        </w:rPr>
      </w:pPr>
      <w:del w:id="10070" w:author="Summer 2023 updates" w:date="2024-07-31T13:42:00Z">
        <w:r>
          <w:rPr>
            <w:rFonts w:cs="Times New Roman"/>
            <w:b/>
            <w:color w:val="000000" w:themeColor="text1"/>
          </w:rPr>
          <w:br w:type="page"/>
        </w:r>
      </w:del>
    </w:p>
    <w:p w14:paraId="7C25E445" w14:textId="37425854"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BUS-460 Advertising </w:t>
      </w:r>
      <w:r w:rsidR="00566C16" w:rsidRPr="00424939">
        <w:rPr>
          <w:rFonts w:cs="Times New Roman"/>
          <w:b/>
          <w:color w:val="000000" w:themeColor="text1"/>
        </w:rPr>
        <w:t>(WE)</w:t>
      </w:r>
    </w:p>
    <w:p w14:paraId="54B31A7C" w14:textId="46C81ED5" w:rsidR="00D954A7" w:rsidRPr="00424939" w:rsidRDefault="00D954A7" w:rsidP="00D954A7">
      <w:pPr>
        <w:rPr>
          <w:rFonts w:cs="Times New Roman"/>
          <w:color w:val="000000" w:themeColor="text1"/>
        </w:rPr>
      </w:pPr>
      <w:r w:rsidRPr="00424939">
        <w:rPr>
          <w:rFonts w:cs="Times New Roman"/>
          <w:color w:val="000000" w:themeColor="text1"/>
        </w:rPr>
        <w:t xml:space="preserve">A study of the basic practices and concepts of advertising. Advertising is studied in the broader context of integrated marketing communications, including public relations and sales promotion. Topics to be covered include historical, legal, and ethical concepts of advertising and other forms of promotion, the management and planning of advertising, creativity in advertising, media planning, and advertising research. </w:t>
      </w:r>
      <w:r w:rsidRPr="00634B9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 xml:space="preserve">(BUS-330). </w:t>
      </w:r>
    </w:p>
    <w:p w14:paraId="760BE4C7" w14:textId="1EBD1963" w:rsidR="00D954A7" w:rsidRPr="00424939" w:rsidRDefault="00D954A7" w:rsidP="00D954A7">
      <w:pPr>
        <w:spacing w:after="0"/>
        <w:rPr>
          <w:rFonts w:cs="Times New Roman"/>
          <w:b/>
          <w:color w:val="000000" w:themeColor="text1"/>
        </w:rPr>
      </w:pPr>
      <w:r w:rsidRPr="00424939">
        <w:rPr>
          <w:rFonts w:cs="Times New Roman"/>
          <w:b/>
          <w:color w:val="000000" w:themeColor="text1"/>
        </w:rPr>
        <w:t>BUS-461 Marketing Decision-Making &amp; Strategy</w:t>
      </w:r>
      <w:r w:rsidR="00566C16" w:rsidRPr="00424939">
        <w:rPr>
          <w:rFonts w:cs="Times New Roman"/>
          <w:b/>
          <w:color w:val="000000" w:themeColor="text1"/>
        </w:rPr>
        <w:t xml:space="preserve"> (WE)</w:t>
      </w:r>
    </w:p>
    <w:p w14:paraId="4154AF69" w14:textId="221A51E7" w:rsidR="00D954A7" w:rsidRPr="00424939" w:rsidRDefault="00D954A7" w:rsidP="00D954A7">
      <w:pPr>
        <w:rPr>
          <w:rFonts w:cs="Times New Roman"/>
          <w:color w:val="000000" w:themeColor="text1"/>
        </w:rPr>
      </w:pPr>
      <w:r w:rsidRPr="00424939">
        <w:rPr>
          <w:rFonts w:cs="Times New Roman"/>
          <w:color w:val="000000" w:themeColor="text1"/>
        </w:rPr>
        <w:t xml:space="preserve">A continuation of the study of marketing principles with special emphasis on understanding marketing as the basis for management decision-making. Topics to be covered include customer relationship management, market-oriented strategic planning, brand asset management, buyer behavior analysis, the use of marketing research to identify and target customers, and integrated marketing communications planning. </w:t>
      </w:r>
      <w:r w:rsidRPr="00424939">
        <w:rPr>
          <w:rFonts w:cs="Times New Roman"/>
          <w:color w:val="000000" w:themeColor="text1"/>
          <w:u w:val="single"/>
        </w:rPr>
        <w:t>Prerequisites</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(BUS-330).</w:t>
      </w:r>
    </w:p>
    <w:p w14:paraId="68DA3891" w14:textId="66AE29F1" w:rsidR="00D954A7" w:rsidRPr="00424939" w:rsidRDefault="00D954A7" w:rsidP="004B562D">
      <w:pPr>
        <w:keepNext/>
        <w:spacing w:after="0"/>
        <w:rPr>
          <w:rFonts w:cs="Times New Roman"/>
          <w:b/>
          <w:color w:val="000000" w:themeColor="text1"/>
        </w:rPr>
      </w:pPr>
      <w:r w:rsidRPr="00424939">
        <w:rPr>
          <w:rFonts w:cs="Times New Roman"/>
          <w:b/>
          <w:color w:val="000000" w:themeColor="text1"/>
        </w:rPr>
        <w:t xml:space="preserve">BUS-464 Seminar in Management </w:t>
      </w:r>
      <w:r w:rsidR="00566C16" w:rsidRPr="00424939">
        <w:rPr>
          <w:rFonts w:cs="Times New Roman"/>
          <w:b/>
          <w:color w:val="000000" w:themeColor="text1"/>
        </w:rPr>
        <w:t>(WE)</w:t>
      </w:r>
    </w:p>
    <w:p w14:paraId="16B90252"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Development of written and oral communication proficiency through an intensive study of one or more selected topics in management. Topics are studied through the use of readings, class discussions, writings, and presentations, and vary from term to term. May be taken more than once for credit, provided the topics are substantially different.  </w:t>
      </w:r>
      <w:r w:rsidRPr="00424939">
        <w:rPr>
          <w:rFonts w:cs="Times New Roman"/>
          <w:color w:val="000000" w:themeColor="text1"/>
          <w:u w:val="single"/>
        </w:rPr>
        <w:t>Prerequisites</w:t>
      </w:r>
      <w:r w:rsidRPr="00424939">
        <w:rPr>
          <w:rFonts w:cs="Times New Roman"/>
          <w:color w:val="000000" w:themeColor="text1"/>
        </w:rPr>
        <w:t xml:space="preserve">: senior standing and at least one course in management [Principles of Management (BUS-250), Human Resource Management (BUS-300), or Organizational Behavior (BUS-395)], or consent of instructor. </w:t>
      </w:r>
    </w:p>
    <w:p w14:paraId="529ACFF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BUS-465 Advanced Topics in Marketing </w:t>
      </w:r>
    </w:p>
    <w:p w14:paraId="182A12B3" w14:textId="08D3E575" w:rsidR="00D954A7" w:rsidRPr="00424939" w:rsidRDefault="00D954A7" w:rsidP="00D954A7">
      <w:pPr>
        <w:rPr>
          <w:rFonts w:cs="Times New Roman"/>
          <w:color w:val="000000" w:themeColor="text1"/>
        </w:rPr>
      </w:pPr>
      <w:r w:rsidRPr="00424939">
        <w:rPr>
          <w:rFonts w:cs="Times New Roman"/>
          <w:color w:val="000000" w:themeColor="text1"/>
        </w:rPr>
        <w:t xml:space="preserve">An advanced study of a major topic in marketing. May be taken more than once for credit, provided the topics are substantially different. Example topics: marketing research, international marketing, and sales management. </w:t>
      </w:r>
      <w:r w:rsidRPr="0042493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 xml:space="preserve">(BUS-330). </w:t>
      </w:r>
    </w:p>
    <w:p w14:paraId="211C252F" w14:textId="735DDBF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BUS-466 Advanced Topics in Marketing: Non-Western Perspectives </w:t>
      </w:r>
      <w:r w:rsidR="00566C16" w:rsidRPr="00424939">
        <w:rPr>
          <w:rFonts w:cs="Times New Roman"/>
          <w:b/>
          <w:color w:val="000000" w:themeColor="text1"/>
        </w:rPr>
        <w:t>(WE)</w:t>
      </w:r>
    </w:p>
    <w:p w14:paraId="39574F56" w14:textId="5F90155A" w:rsidR="00700B61" w:rsidRPr="00CE6B6E" w:rsidRDefault="00D954A7" w:rsidP="00CE6B6E">
      <w:pPr>
        <w:rPr>
          <w:rFonts w:cs="Times New Roman"/>
          <w:color w:val="000000" w:themeColor="text1"/>
        </w:rPr>
      </w:pPr>
      <w:r w:rsidRPr="00424939">
        <w:rPr>
          <w:rFonts w:cs="Times New Roman"/>
          <w:color w:val="000000" w:themeColor="text1"/>
        </w:rPr>
        <w:t xml:space="preserve">Same as Advanced Topics in Marketing (BUS-465), except the course focuses on topics related to non-Western cultures. May be taken more than once for credit, provided the topics are substantially different. </w:t>
      </w:r>
      <w:r w:rsidRPr="00424939">
        <w:rPr>
          <w:rFonts w:eastAsia="Times New Roman" w:cs="Times New Roman"/>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xml:space="preserve">: Principles of Marketing </w:t>
      </w:r>
      <w:r w:rsidR="006F04A3">
        <w:rPr>
          <w:rFonts w:cs="Times New Roman"/>
          <w:color w:val="000000" w:themeColor="text1"/>
        </w:rPr>
        <w:t xml:space="preserve">(WE) </w:t>
      </w:r>
      <w:r w:rsidRPr="00424939">
        <w:rPr>
          <w:rFonts w:cs="Times New Roman"/>
          <w:color w:val="000000" w:themeColor="text1"/>
        </w:rPr>
        <w:t>(BUS-330).</w:t>
      </w:r>
    </w:p>
    <w:p w14:paraId="4635E8FB" w14:textId="19ED22A8"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BUS-467 Consumer Behavior </w:t>
      </w:r>
    </w:p>
    <w:p w14:paraId="66791D37" w14:textId="7D11994A" w:rsidR="00956360" w:rsidRPr="00BF20CA" w:rsidRDefault="00D954A7" w:rsidP="00BF20CA">
      <w:pPr>
        <w:rPr>
          <w:rFonts w:cs="Times New Roman"/>
          <w:color w:val="000000" w:themeColor="text1"/>
        </w:rPr>
      </w:pPr>
      <w:r w:rsidRPr="00424939">
        <w:rPr>
          <w:rFonts w:cs="Times New Roman"/>
          <w:color w:val="000000" w:themeColor="text1"/>
        </w:rPr>
        <w:t xml:space="preserve">A study of the behavioral aspects of marketing with an emphasis on consumer markets. Various models of consumer decision-making are examined. Influences on consumer behavior are studied from both an individual perspective, including topics such as personality, perception, learning and attitudes, and a social perspective, including topics such as culture, social class, reference groups, and family. </w:t>
      </w:r>
      <w:r w:rsidRPr="00424939">
        <w:rPr>
          <w:rFonts w:cs="Times New Roman"/>
          <w:color w:val="000000" w:themeColor="text1"/>
          <w:u w:val="single"/>
        </w:rPr>
        <w:t>Prerequisite</w:t>
      </w:r>
      <w:r w:rsidRPr="00424939">
        <w:rPr>
          <w:rFonts w:cs="Times New Roman"/>
          <w:color w:val="000000" w:themeColor="text1"/>
        </w:rPr>
        <w:t>: Principles of Marketing</w:t>
      </w:r>
      <w:r w:rsidR="006F04A3">
        <w:rPr>
          <w:rFonts w:cs="Times New Roman"/>
          <w:color w:val="000000" w:themeColor="text1"/>
        </w:rPr>
        <w:t xml:space="preserve"> (WE)</w:t>
      </w:r>
      <w:r w:rsidRPr="00424939">
        <w:rPr>
          <w:rFonts w:cs="Times New Roman"/>
          <w:color w:val="000000" w:themeColor="text1"/>
        </w:rPr>
        <w:t xml:space="preserve"> (BUS-330). </w:t>
      </w:r>
    </w:p>
    <w:p w14:paraId="00E9E0DC" w14:textId="5715480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BUS-470 Strategic Management </w:t>
      </w:r>
      <w:r w:rsidR="00566C16" w:rsidRPr="00424939">
        <w:rPr>
          <w:rFonts w:cs="Times New Roman"/>
          <w:b/>
          <w:color w:val="000000" w:themeColor="text1"/>
        </w:rPr>
        <w:t>(WE)</w:t>
      </w:r>
    </w:p>
    <w:p w14:paraId="4E6AA89C" w14:textId="4F62BDAB" w:rsidR="006C5C1C"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 study of strategic management principles and the application of these principles to problems encountered by managers at all levels in large and small, for-profit and not-for-profit organizations. An advanced course in case studies to be taken near completion of the major. </w:t>
      </w:r>
      <w:r w:rsidRPr="00424939">
        <w:rPr>
          <w:rFonts w:cs="Times New Roman"/>
          <w:color w:val="000000" w:themeColor="text1"/>
          <w:u w:val="single"/>
        </w:rPr>
        <w:t>Prerequisite</w:t>
      </w:r>
      <w:r w:rsidRPr="00424939">
        <w:rPr>
          <w:rFonts w:cs="Times New Roman"/>
          <w:color w:val="000000" w:themeColor="text1"/>
        </w:rPr>
        <w:t xml:space="preserve">: junior standing. </w:t>
      </w:r>
    </w:p>
    <w:p w14:paraId="465D9F79" w14:textId="7BD3776E" w:rsidR="00D954A7" w:rsidRPr="00424939" w:rsidRDefault="00D954A7" w:rsidP="00D954A7">
      <w:pPr>
        <w:spacing w:after="0"/>
        <w:rPr>
          <w:rFonts w:cs="Times New Roman"/>
          <w:b/>
          <w:color w:val="000000" w:themeColor="text1"/>
        </w:rPr>
      </w:pPr>
      <w:r w:rsidRPr="00424939">
        <w:rPr>
          <w:rFonts w:cs="Times New Roman"/>
          <w:b/>
          <w:color w:val="000000" w:themeColor="text1"/>
        </w:rPr>
        <w:t>BUS-472 Advanced Topics in Finance</w:t>
      </w:r>
    </w:p>
    <w:p w14:paraId="10BBD145"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a major topic in finance. Example topics include quantitative methods in finance, behavioral finance, the evolution of financial thought, alternative investments, fixed income management, portfolio management, and derivatives. May be taken more than once for credit, with consent of department chair, 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Principles of Finance (BUS-350). </w:t>
      </w:r>
    </w:p>
    <w:p w14:paraId="1057F9DE"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BUS-475 Advanced Topics in Management </w:t>
      </w:r>
    </w:p>
    <w:p w14:paraId="1A197D29" w14:textId="77777777" w:rsidR="00D954A7" w:rsidRPr="00424939" w:rsidRDefault="00D954A7" w:rsidP="00D954A7">
      <w:pPr>
        <w:spacing w:after="40" w:line="228" w:lineRule="auto"/>
        <w:rPr>
          <w:rFonts w:cs="Times New Roman"/>
          <w:color w:val="000000" w:themeColor="text1"/>
        </w:rPr>
      </w:pPr>
      <w:r w:rsidRPr="00424939">
        <w:rPr>
          <w:rFonts w:cs="Times New Roman"/>
          <w:color w:val="000000" w:themeColor="text1"/>
        </w:rPr>
        <w:t xml:space="preserve">An advanced study of a major topic in management. Example topics: organizational theory, international management, negotiation, management information systems, and organizational change. May be taken more than once for credit, with consent of department chair, provided the topics are substantially different.  </w:t>
      </w:r>
      <w:r w:rsidRPr="00424939">
        <w:rPr>
          <w:rFonts w:cs="Times New Roman"/>
          <w:color w:val="000000" w:themeColor="text1"/>
          <w:u w:val="single"/>
        </w:rPr>
        <w:t>Prerequisite</w:t>
      </w:r>
      <w:r w:rsidRPr="00424939">
        <w:rPr>
          <w:rFonts w:cs="Times New Roman"/>
          <w:color w:val="000000" w:themeColor="text1"/>
        </w:rPr>
        <w:t xml:space="preserve">: Principles of Management (BUS-250). </w:t>
      </w:r>
    </w:p>
    <w:p w14:paraId="5EE35A9F"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BUS-476 Advanced Topics in Management: Non-Western Perspectives </w:t>
      </w:r>
    </w:p>
    <w:p w14:paraId="53185F9A" w14:textId="10D0EA8F" w:rsidR="00D954A7" w:rsidRDefault="00D954A7" w:rsidP="00D954A7">
      <w:pPr>
        <w:spacing w:after="40" w:line="228" w:lineRule="auto"/>
        <w:rPr>
          <w:rFonts w:cs="Times New Roman"/>
          <w:color w:val="000000" w:themeColor="text1"/>
        </w:rPr>
      </w:pPr>
      <w:r w:rsidRPr="00424939">
        <w:rPr>
          <w:rFonts w:cs="Times New Roman"/>
          <w:color w:val="000000" w:themeColor="text1"/>
        </w:rPr>
        <w:t>Same as Advanced Topics in Management (BUS-475), except the course focuses on topics related to non-Western cultures. May be taken more than once for credit, provided the topics are substantially different.</w:t>
      </w:r>
      <w:r w:rsidRPr="00424939">
        <w:rPr>
          <w:rFonts w:eastAsia="Times New Roman" w:cs="Times New Roman"/>
          <w:b/>
          <w:color w:val="000000" w:themeColor="text1"/>
          <w:sz w:val="23"/>
          <w:szCs w:val="23"/>
        </w:rPr>
        <w:t xml:space="preserve">  </w:t>
      </w:r>
      <w:r w:rsidRPr="00424939">
        <w:rPr>
          <w:rFonts w:cs="Times New Roman"/>
          <w:color w:val="000000" w:themeColor="text1"/>
          <w:u w:val="single"/>
        </w:rPr>
        <w:t>Prerequisite</w:t>
      </w:r>
      <w:r w:rsidRPr="00424939">
        <w:rPr>
          <w:rFonts w:cs="Times New Roman"/>
          <w:color w:val="000000" w:themeColor="text1"/>
        </w:rPr>
        <w:t>: Principles of Management (BUS-250).</w:t>
      </w:r>
    </w:p>
    <w:p w14:paraId="30FB4669" w14:textId="0A5198DA" w:rsidR="005A7460" w:rsidRPr="005A7460" w:rsidRDefault="005A7460" w:rsidP="005A7460">
      <w:pPr>
        <w:autoSpaceDE w:val="0"/>
        <w:autoSpaceDN w:val="0"/>
        <w:adjustRightInd w:val="0"/>
        <w:spacing w:after="0"/>
        <w:rPr>
          <w:rFonts w:cs="ArialMT"/>
        </w:rPr>
      </w:pPr>
      <w:r w:rsidRPr="005A7460">
        <w:rPr>
          <w:rFonts w:cs="ArialMT"/>
          <w:b/>
        </w:rPr>
        <w:t>BUS-485</w:t>
      </w:r>
      <w:r w:rsidRPr="005A7460">
        <w:rPr>
          <w:rFonts w:cs="ArialMT"/>
        </w:rPr>
        <w:t xml:space="preserve"> </w:t>
      </w:r>
      <w:r w:rsidRPr="005A7460">
        <w:rPr>
          <w:rFonts w:cs="ArialMT"/>
          <w:b/>
        </w:rPr>
        <w:t>Investment Fund Management</w:t>
      </w:r>
    </w:p>
    <w:p w14:paraId="0396604A" w14:textId="77777777" w:rsidR="005A7460" w:rsidRPr="005A7460" w:rsidRDefault="005A7460" w:rsidP="005A7460">
      <w:pPr>
        <w:autoSpaceDE w:val="0"/>
        <w:autoSpaceDN w:val="0"/>
        <w:adjustRightInd w:val="0"/>
        <w:spacing w:after="0"/>
        <w:rPr>
          <w:del w:id="10071" w:author="Summer 2023 updates" w:date="2024-07-31T13:42:00Z"/>
          <w:rFonts w:cs="ArialMT"/>
        </w:rPr>
      </w:pPr>
      <w:r w:rsidRPr="005A7460">
        <w:t>Examines financial asset portfolio construction and mai</w:t>
      </w:r>
      <w:r>
        <w:t xml:space="preserve">ntenance strategies used in the </w:t>
      </w:r>
      <w:r w:rsidRPr="005A7460">
        <w:t>long-term management of an investment fund. Topics in th</w:t>
      </w:r>
      <w:r>
        <w:t xml:space="preserve">is seminar include when to sell </w:t>
      </w:r>
      <w:r w:rsidRPr="005A7460">
        <w:t>financial assets, h</w:t>
      </w:r>
      <w:r w:rsidR="00FB62F8">
        <w:t xml:space="preserve">ow to evaluate mutual funds and </w:t>
      </w:r>
      <w:r w:rsidRPr="005A7460">
        <w:t>exchan</w:t>
      </w:r>
      <w:r>
        <w:t xml:space="preserve">ge traded funds (ETFs), and the </w:t>
      </w:r>
      <w:r w:rsidRPr="005A7460">
        <w:t>benefits of asset class diversification. Students will study the B</w:t>
      </w:r>
      <w:r w:rsidR="00FB62F8">
        <w:t xml:space="preserve">irkey </w:t>
      </w:r>
      <w:r>
        <w:t xml:space="preserve">Investment Fund portfolio </w:t>
      </w:r>
      <w:r w:rsidRPr="005A7460">
        <w:t>and make recommendations on rebalancing the portfolio through adjustments to its stock</w:t>
      </w:r>
    </w:p>
    <w:p w14:paraId="28E50EDB" w14:textId="4E1897E4" w:rsidR="005A7460" w:rsidRPr="00CB09DC" w:rsidRDefault="009933B5" w:rsidP="009933B5">
      <w:pPr>
        <w:pPrChange w:id="10072" w:author="Summer 2023 updates" w:date="2024-07-31T13:42:00Z">
          <w:pPr>
            <w:autoSpaceDE w:val="0"/>
            <w:autoSpaceDN w:val="0"/>
            <w:adjustRightInd w:val="0"/>
            <w:spacing w:after="0"/>
          </w:pPr>
        </w:pPrChange>
      </w:pPr>
      <w:ins w:id="10073" w:author="Summer 2023 updates" w:date="2024-07-31T13:42:00Z">
        <w:r>
          <w:t xml:space="preserve"> </w:t>
        </w:r>
      </w:ins>
      <w:r w:rsidR="005A7460" w:rsidRPr="005A7460">
        <w:t xml:space="preserve">portfolio and its mutual fund and ETF holdings. Prerequisite: Research in Business </w:t>
      </w:r>
      <w:r w:rsidR="005A7460">
        <w:t xml:space="preserve">(BUS-454) </w:t>
      </w:r>
      <w:r w:rsidR="005A7460" w:rsidRPr="005A7460">
        <w:t xml:space="preserve">or permission of </w:t>
      </w:r>
      <w:r w:rsidR="005A7460" w:rsidRPr="00CB09DC">
        <w:t>instructor. This course does not, on its own or in combination with another 0.5 credit course, count as one of the two business electives required for a business major. (0.5 course credit) (Offered Spring Term)</w:t>
      </w:r>
    </w:p>
    <w:p w14:paraId="44EB6C4A" w14:textId="77777777" w:rsidR="00B5117A" w:rsidRPr="00CB09DC" w:rsidRDefault="00B5117A" w:rsidP="00B5117A">
      <w:pPr>
        <w:spacing w:after="0"/>
        <w:rPr>
          <w:rFonts w:cs="Times New Roman"/>
        </w:rPr>
      </w:pPr>
      <w:r w:rsidRPr="00CB09DC">
        <w:rPr>
          <w:rFonts w:cs="Times New Roman"/>
          <w:b/>
        </w:rPr>
        <w:t>ECO-485 Mathematical Economics</w:t>
      </w:r>
      <w:r w:rsidRPr="00CB09DC">
        <w:rPr>
          <w:rFonts w:cs="Times New Roman"/>
        </w:rPr>
        <w:t xml:space="preserve"> </w:t>
      </w:r>
    </w:p>
    <w:p w14:paraId="5C40C27A" w14:textId="039D75AA" w:rsidR="00F37A93" w:rsidRPr="00424939" w:rsidRDefault="00B5117A" w:rsidP="00F37A93">
      <w:pPr>
        <w:rPr>
          <w:rFonts w:cs="Times New Roman"/>
          <w:color w:val="000000" w:themeColor="text1"/>
        </w:rPr>
      </w:pPr>
      <w:r w:rsidRPr="00CB09D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0445699D" w14:textId="5C30EEA9" w:rsidR="00D954A7" w:rsidRPr="00CB09DC" w:rsidRDefault="00D954A7" w:rsidP="00F37A93">
      <w:pPr>
        <w:spacing w:after="0"/>
        <w:rPr>
          <w:rFonts w:cs="Times New Roman"/>
          <w:b/>
          <w:color w:val="000000" w:themeColor="text1"/>
        </w:rPr>
      </w:pPr>
      <w:r w:rsidRPr="00CB09DC">
        <w:rPr>
          <w:rFonts w:cs="Times New Roman"/>
          <w:b/>
          <w:color w:val="000000" w:themeColor="text1"/>
        </w:rPr>
        <w:t xml:space="preserve">BUS-494 Internship in Business </w:t>
      </w:r>
    </w:p>
    <w:p w14:paraId="75F1516C" w14:textId="0298B180" w:rsidR="00D954A7" w:rsidRPr="00424939" w:rsidRDefault="00D954A7" w:rsidP="00D954A7">
      <w:pPr>
        <w:spacing w:after="40" w:line="228" w:lineRule="auto"/>
        <w:rPr>
          <w:rFonts w:cs="Times New Roman"/>
          <w:color w:val="000000" w:themeColor="text1"/>
        </w:rPr>
      </w:pPr>
      <w:r w:rsidRPr="00CB09DC">
        <w:rPr>
          <w:rFonts w:cs="Times New Roman"/>
          <w:color w:val="000000" w:themeColor="text1"/>
        </w:rPr>
        <w:t>A work experience with a business organization involving opportunities, experiences, and personal growth which can be evaluated in equivalent terms to traditional course work. In most circumstances such experience shall count for one course credit. On-</w:t>
      </w:r>
      <w:r w:rsidRPr="00424939">
        <w:rPr>
          <w:rFonts w:cs="Times New Roman"/>
          <w:color w:val="000000" w:themeColor="text1"/>
        </w:rPr>
        <w:t xml:space="preserve">site work plus academic work must total a minimum of 160 hours (140 of which must be spent on-site.) In exceptional situations where an internship presents significant theoretical or practical ways to augment or extend traditional classroom experiences, two course credits are available (see p. </w:t>
      </w:r>
      <w:r w:rsidR="00BE7F14" w:rsidRPr="00424939">
        <w:rPr>
          <w:rFonts w:cs="Times New Roman"/>
          <w:color w:val="000000" w:themeColor="text1"/>
        </w:rPr>
        <w:fldChar w:fldCharType="begin"/>
      </w:r>
      <w:r w:rsidR="00BE7F14" w:rsidRPr="00424939">
        <w:rPr>
          <w:rFonts w:cs="Times New Roman"/>
          <w:color w:val="000000" w:themeColor="text1"/>
        </w:rPr>
        <w:instrText xml:space="preserve"> PAGEREF _Ref14100928 \h </w:instrText>
      </w:r>
      <w:r w:rsidR="00BE7F14" w:rsidRPr="00424939">
        <w:rPr>
          <w:rFonts w:cs="Times New Roman"/>
          <w:color w:val="000000" w:themeColor="text1"/>
        </w:rPr>
      </w:r>
      <w:r w:rsidR="00BE7F14" w:rsidRPr="00424939">
        <w:rPr>
          <w:rFonts w:cs="Times New Roman"/>
          <w:color w:val="000000" w:themeColor="text1"/>
        </w:rPr>
        <w:fldChar w:fldCharType="separate"/>
      </w:r>
      <w:r w:rsidR="00A74DA0">
        <w:rPr>
          <w:rFonts w:cs="Times New Roman"/>
          <w:noProof/>
          <w:color w:val="000000" w:themeColor="text1"/>
        </w:rPr>
        <w:t>36</w:t>
      </w:r>
      <w:r w:rsidR="00BE7F14" w:rsidRPr="00424939">
        <w:rPr>
          <w:rFonts w:cs="Times New Roman"/>
          <w:color w:val="000000" w:themeColor="text1"/>
        </w:rPr>
        <w:fldChar w:fldCharType="end"/>
      </w:r>
      <w:r w:rsidRPr="00424939">
        <w:rPr>
          <w:rFonts w:cs="Times New Roman"/>
          <w:color w:val="000000" w:themeColor="text1"/>
        </w:rPr>
        <w:t xml:space="preserve">). </w:t>
      </w:r>
      <w:r w:rsidR="00A7479E" w:rsidRPr="00424939">
        <w:rPr>
          <w:rFonts w:cs="Times New Roman"/>
          <w:color w:val="000000" w:themeColor="text1"/>
        </w:rPr>
        <w:t>P/NP</w:t>
      </w:r>
      <w:r w:rsidRPr="00424939">
        <w:rPr>
          <w:rFonts w:cs="Times New Roman"/>
          <w:color w:val="000000" w:themeColor="text1"/>
        </w:rPr>
        <w:t xml:space="preserve"> basis only. This course does not satisfy any of the requirements for a major in business administration. </w:t>
      </w:r>
      <w:r w:rsidRPr="00424939">
        <w:rPr>
          <w:rFonts w:cs="Times New Roman"/>
          <w:color w:val="000000" w:themeColor="text1"/>
          <w:u w:val="single"/>
        </w:rPr>
        <w:t>Prerequisites</w:t>
      </w:r>
      <w:r w:rsidRPr="00424939">
        <w:rPr>
          <w:rFonts w:cs="Times New Roman"/>
          <w:color w:val="000000" w:themeColor="text1"/>
        </w:rPr>
        <w:t>: Candidates must meet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departmental residency requirements. All candidates must have the consent of a supervising faculty member of the department and consent of department chair. Students seeking more than one course credit must further have approval of the Department Internship Review Committee. </w:t>
      </w:r>
    </w:p>
    <w:p w14:paraId="45CD8E9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BUS-495 Investment Analysis </w:t>
      </w:r>
    </w:p>
    <w:p w14:paraId="79E37E6E" w14:textId="2E75F6B4" w:rsidR="00D954A7" w:rsidRPr="00CB09DC" w:rsidRDefault="00D954A7" w:rsidP="00D954A7">
      <w:pPr>
        <w:spacing w:after="40" w:line="228" w:lineRule="auto"/>
        <w:rPr>
          <w:rFonts w:cs="Times New Roman"/>
          <w:color w:val="000000" w:themeColor="text1"/>
        </w:rPr>
      </w:pPr>
      <w:r w:rsidRPr="00CB09DC">
        <w:rPr>
          <w:rFonts w:cs="Times New Roman"/>
          <w:color w:val="000000" w:themeColor="text1"/>
        </w:rPr>
        <w:t xml:space="preserve">A study of the fundamental principles underlying investment decisions. The course offers a basic understanding of the nature of risk and return considerations, the valuation framework for financial assets and derivatives, and introduction to the concepts of modern portfolio theory. </w:t>
      </w:r>
      <w:r w:rsidRPr="00CB09DC">
        <w:rPr>
          <w:rFonts w:cs="Times New Roman"/>
          <w:color w:val="000000" w:themeColor="text1"/>
          <w:u w:val="single"/>
        </w:rPr>
        <w:t>Prerequisite</w:t>
      </w:r>
      <w:r w:rsidRPr="00CB09DC">
        <w:rPr>
          <w:rFonts w:cs="Times New Roman"/>
          <w:color w:val="000000" w:themeColor="text1"/>
        </w:rPr>
        <w:t>: Principles of Finance (BUS-350).</w:t>
      </w:r>
    </w:p>
    <w:p w14:paraId="6A20FAAB" w14:textId="77777777" w:rsidR="00B5117A" w:rsidRPr="00CB09DC" w:rsidRDefault="00B5117A" w:rsidP="00B5117A">
      <w:pPr>
        <w:spacing w:after="0"/>
        <w:rPr>
          <w:rFonts w:cs="Times New Roman"/>
          <w:b/>
        </w:rPr>
      </w:pPr>
      <w:r w:rsidRPr="00CB09DC">
        <w:rPr>
          <w:rFonts w:cs="Times New Roman"/>
          <w:b/>
        </w:rPr>
        <w:t xml:space="preserve">ECO-495 International Finance </w:t>
      </w:r>
    </w:p>
    <w:p w14:paraId="0E3D6909" w14:textId="049D5FEC" w:rsidR="00B5117A" w:rsidRPr="00CB09DC" w:rsidRDefault="00B5117A" w:rsidP="00956360">
      <w:pPr>
        <w:spacing w:after="0"/>
        <w:rPr>
          <w:rFonts w:cs="Times New Roman"/>
        </w:rPr>
      </w:pPr>
      <w:r w:rsidRPr="00CB09DC">
        <w:rPr>
          <w:rFonts w:cs="Times New Roman"/>
        </w:rPr>
        <w:t xml:space="preserve">See Economics,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Economics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96</w:t>
      </w:r>
      <w:r w:rsidR="00F37A93">
        <w:rPr>
          <w:rFonts w:cs="Times New Roman"/>
          <w:color w:val="000000" w:themeColor="text1"/>
        </w:rPr>
        <w:fldChar w:fldCharType="end"/>
      </w:r>
    </w:p>
    <w:p w14:paraId="7E8635A6" w14:textId="77777777" w:rsidR="00B5117A" w:rsidRPr="00CB09DC" w:rsidRDefault="00B5117A" w:rsidP="00956360">
      <w:pPr>
        <w:spacing w:after="0" w:line="228" w:lineRule="auto"/>
        <w:rPr>
          <w:rFonts w:cs="Times New Roman"/>
          <w:color w:val="000000" w:themeColor="text1"/>
        </w:rPr>
      </w:pPr>
    </w:p>
    <w:p w14:paraId="57A03185" w14:textId="0DE04747" w:rsidR="00D954A7" w:rsidRPr="00424939" w:rsidRDefault="00994378" w:rsidP="009025B3">
      <w:pPr>
        <w:pStyle w:val="Heading4"/>
        <w:spacing w:before="120"/>
        <w:rPr>
          <w:rFonts w:ascii="Garamond" w:hAnsi="Garamond"/>
          <w:color w:val="000000" w:themeColor="text1"/>
        </w:rPr>
        <w:pPrChange w:id="10074" w:author="Summer 2023 updates" w:date="2024-07-31T13:42:00Z">
          <w:pPr>
            <w:pStyle w:val="Heading4"/>
            <w:spacing w:before="0"/>
          </w:pPr>
        </w:pPrChange>
      </w:pPr>
      <w:bookmarkStart w:id="10075" w:name="_Ref13837431"/>
      <w:bookmarkStart w:id="10076" w:name="_Ref14176612"/>
      <w:bookmarkStart w:id="10077" w:name="_Toc141355743"/>
      <w:bookmarkStart w:id="10078" w:name="_Toc110005224"/>
      <w:r w:rsidRPr="00424939">
        <w:rPr>
          <w:rFonts w:ascii="Garamond" w:hAnsi="Garamond"/>
          <w:color w:val="000000" w:themeColor="text1"/>
        </w:rPr>
        <w:t>—</w:t>
      </w:r>
      <w:bookmarkStart w:id="10079" w:name="Economics"/>
      <w:r w:rsidRPr="00424939">
        <w:rPr>
          <w:rFonts w:ascii="Garamond" w:hAnsi="Garamond"/>
          <w:color w:val="000000" w:themeColor="text1"/>
        </w:rPr>
        <w:t>Economics</w:t>
      </w:r>
      <w:bookmarkEnd w:id="10075"/>
      <w:bookmarkEnd w:id="10076"/>
      <w:bookmarkEnd w:id="10077"/>
      <w:bookmarkEnd w:id="10079"/>
      <w:bookmarkEnd w:id="1007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9DC63F7" w14:textId="3AF8B287" w:rsidR="00D954A7" w:rsidRPr="00BF20CA" w:rsidRDefault="00D954A7" w:rsidP="00444B0C">
      <w:pPr>
        <w:rPr>
          <w:rPrChange w:id="10080" w:author="Summer 2023 updates" w:date="2024-07-31T13:42:00Z">
            <w:rPr>
              <w:color w:val="000000" w:themeColor="text1"/>
            </w:rPr>
          </w:rPrChange>
        </w:rPr>
        <w:pPrChange w:id="10081" w:author="Summer 2023 updates" w:date="2024-07-31T13:42:00Z">
          <w:pPr>
            <w:spacing w:after="40"/>
          </w:pPr>
        </w:pPrChange>
      </w:pPr>
      <w:r w:rsidRPr="00424939">
        <w:rPr>
          <w:rPrChange w:id="10082" w:author="Summer 2023 updates" w:date="2024-07-31T13:42:00Z">
            <w:rPr>
              <w:color w:val="000000" w:themeColor="text1"/>
            </w:rPr>
          </w:rPrChange>
        </w:rPr>
        <w:t>Economics</w:t>
      </w:r>
      <w:r w:rsidR="00B8454E" w:rsidRPr="00424939">
        <w:rPr>
          <w:rPrChange w:id="10083" w:author="Summer 2023 updates" w:date="2024-07-31T13:42:00Z">
            <w:rPr>
              <w:color w:val="000000" w:themeColor="text1"/>
            </w:rPr>
          </w:rPrChange>
        </w:rPr>
        <w:fldChar w:fldCharType="begin"/>
      </w:r>
      <w:r w:rsidR="00B8454E" w:rsidRPr="00424939">
        <w:rPr>
          <w:rPrChange w:id="10084" w:author="Summer 2023 updates" w:date="2024-07-31T13:42:00Z">
            <w:rPr>
              <w:color w:val="000000" w:themeColor="text1"/>
            </w:rPr>
          </w:rPrChange>
        </w:rPr>
        <w:instrText xml:space="preserve"> XE "Economics" </w:instrText>
      </w:r>
      <w:r w:rsidR="00B8454E" w:rsidRPr="00424939">
        <w:rPr>
          <w:rPrChange w:id="10085" w:author="Summer 2023 updates" w:date="2024-07-31T13:42:00Z">
            <w:rPr>
              <w:color w:val="000000" w:themeColor="text1"/>
            </w:rPr>
          </w:rPrChange>
        </w:rPr>
        <w:fldChar w:fldCharType="end"/>
      </w:r>
      <w:r w:rsidRPr="00424939">
        <w:rPr>
          <w:rPrChange w:id="10086" w:author="Summer 2023 updates" w:date="2024-07-31T13:42:00Z">
            <w:rPr>
              <w:color w:val="000000" w:themeColor="text1"/>
            </w:rPr>
          </w:rPrChange>
        </w:rPr>
        <w:t xml:space="preserve"> is a social science concerning the study of how economic agents make choices in the face of scarcity. Economists study a broad variety of topics ranging from the theory of the consumer to economic growth and the wealth of nations. Students majoring in economics have two options: the economics major and the international economics</w:t>
      </w:r>
      <w:r w:rsidR="009F4511" w:rsidRPr="00424939">
        <w:rPr>
          <w:rPrChange w:id="10087" w:author="Summer 2023 updates" w:date="2024-07-31T13:42:00Z">
            <w:rPr>
              <w:color w:val="000000" w:themeColor="text1"/>
            </w:rPr>
          </w:rPrChange>
        </w:rPr>
        <w:fldChar w:fldCharType="begin"/>
      </w:r>
      <w:r w:rsidR="009F4511" w:rsidRPr="00424939">
        <w:rPr>
          <w:rPrChange w:id="10088" w:author="Summer 2023 updates" w:date="2024-07-31T13:42:00Z">
            <w:rPr>
              <w:color w:val="000000" w:themeColor="text1"/>
            </w:rPr>
          </w:rPrChange>
        </w:rPr>
        <w:instrText xml:space="preserve"> XE "</w:instrText>
      </w:r>
      <w:del w:id="10089" w:author="Summer 2023 updates" w:date="2024-07-31T13:42:00Z">
        <w:r w:rsidR="009F4511" w:rsidRPr="00424939">
          <w:rPr>
            <w:rStyle w:val="Strong"/>
            <w:rFonts w:ascii="Garamond" w:hAnsi="Garamond"/>
            <w:color w:val="000000" w:themeColor="text1"/>
          </w:rPr>
          <w:delInstrText>international economics</w:delInstrText>
        </w:r>
      </w:del>
      <w:ins w:id="10090" w:author="Summer 2023 updates" w:date="2024-07-31T13:42:00Z">
        <w:r w:rsidR="00163BD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10091" w:author="Summer 2023 updates" w:date="2024-07-31T13:42:00Z">
            <w:rPr>
              <w:color w:val="000000" w:themeColor="text1"/>
            </w:rPr>
          </w:rPrChange>
        </w:rPr>
        <w:instrText xml:space="preserve">" </w:instrText>
      </w:r>
      <w:r w:rsidR="009F4511" w:rsidRPr="00424939">
        <w:rPr>
          <w:rPrChange w:id="10092" w:author="Summer 2023 updates" w:date="2024-07-31T13:42:00Z">
            <w:rPr>
              <w:color w:val="000000" w:themeColor="text1"/>
            </w:rPr>
          </w:rPrChange>
        </w:rPr>
        <w:fldChar w:fldCharType="end"/>
      </w:r>
      <w:r w:rsidRPr="00424939">
        <w:rPr>
          <w:rPrChange w:id="10093" w:author="Summer 2023 updates" w:date="2024-07-31T13:42:00Z">
            <w:rPr>
              <w:color w:val="000000" w:themeColor="text1"/>
            </w:rPr>
          </w:rPrChange>
        </w:rPr>
        <w:t xml:space="preserve"> major (see p. </w:t>
      </w:r>
      <w:r w:rsidR="00BE7F14" w:rsidRPr="00424939">
        <w:rPr>
          <w:rPrChange w:id="10094" w:author="Summer 2023 updates" w:date="2024-07-31T13:42:00Z">
            <w:rPr>
              <w:color w:val="000000" w:themeColor="text1"/>
            </w:rPr>
          </w:rPrChange>
        </w:rPr>
        <w:fldChar w:fldCharType="begin"/>
      </w:r>
      <w:r w:rsidR="00BE7F14" w:rsidRPr="00424939">
        <w:instrText xml:space="preserve"> PAGEREF _Ref14100952 \h </w:instrText>
      </w:r>
      <w:r w:rsidR="00BE7F14" w:rsidRPr="00424939">
        <w:rPr>
          <w:rPrChange w:id="10095" w:author="Summer 2023 updates" w:date="2024-07-31T13:42:00Z">
            <w:rPr>
              <w:color w:val="000000" w:themeColor="text1"/>
            </w:rPr>
          </w:rPrChange>
        </w:rPr>
        <w:fldChar w:fldCharType="separate"/>
      </w:r>
      <w:r w:rsidR="00A74DA0">
        <w:rPr>
          <w:noProof/>
        </w:rPr>
        <w:t>149</w:t>
      </w:r>
      <w:r w:rsidR="00BE7F14" w:rsidRPr="00424939">
        <w:rPr>
          <w:rPrChange w:id="10096" w:author="Summer 2023 updates" w:date="2024-07-31T13:42:00Z">
            <w:rPr>
              <w:color w:val="000000" w:themeColor="text1"/>
            </w:rPr>
          </w:rPrChange>
        </w:rPr>
        <w:fldChar w:fldCharType="end"/>
      </w:r>
      <w:r w:rsidRPr="00424939">
        <w:rPr>
          <w:rPrChange w:id="10097" w:author="Summer 2023 updates" w:date="2024-07-31T13:42:00Z">
            <w:rPr>
              <w:color w:val="000000" w:themeColor="text1"/>
            </w:rPr>
          </w:rPrChange>
        </w:rPr>
        <w:t>). The economics major is designed to permit a broad enough selection of courses for students to develop a general competence in economics, and to prepare students for graduate work in economics or other disciplines, such as law or business. The international economics major is designed to allow students who are interested in international studies to explore issues of development, growth, and international finance, using the tools of economic analysis.</w:t>
      </w:r>
    </w:p>
    <w:p w14:paraId="7653B208" w14:textId="13775132" w:rsidR="00D954A7" w:rsidRPr="00424939" w:rsidRDefault="00D954A7" w:rsidP="00444B0C">
      <w:pPr>
        <w:rPr>
          <w:rPrChange w:id="10098" w:author="Summer 2023 updates" w:date="2024-07-31T13:42:00Z">
            <w:rPr>
              <w:color w:val="000000" w:themeColor="text1"/>
            </w:rPr>
          </w:rPrChange>
        </w:rPr>
        <w:pPrChange w:id="10099" w:author="Summer 2023 updates" w:date="2024-07-31T13:42:00Z">
          <w:pPr>
            <w:spacing w:after="0"/>
          </w:pPr>
        </w:pPrChange>
      </w:pPr>
      <w:r w:rsidRPr="00424939">
        <w:rPr>
          <w:rPrChange w:id="10100" w:author="Summer 2023 updates" w:date="2024-07-31T13:42:00Z">
            <w:rPr>
              <w:color w:val="000000" w:themeColor="text1"/>
            </w:rPr>
          </w:rPrChange>
        </w:rPr>
        <w:t>Because of significant overlap in the economics and the international economics</w:t>
      </w:r>
      <w:r w:rsidR="009F4511" w:rsidRPr="00424939">
        <w:rPr>
          <w:rPrChange w:id="10101" w:author="Summer 2023 updates" w:date="2024-07-31T13:42:00Z">
            <w:rPr>
              <w:color w:val="000000" w:themeColor="text1"/>
            </w:rPr>
          </w:rPrChange>
        </w:rPr>
        <w:fldChar w:fldCharType="begin"/>
      </w:r>
      <w:r w:rsidR="009F4511" w:rsidRPr="00424939">
        <w:rPr>
          <w:rPrChange w:id="10102" w:author="Summer 2023 updates" w:date="2024-07-31T13:42:00Z">
            <w:rPr>
              <w:color w:val="000000" w:themeColor="text1"/>
            </w:rPr>
          </w:rPrChange>
        </w:rPr>
        <w:instrText xml:space="preserve"> XE "</w:instrText>
      </w:r>
      <w:del w:id="10103" w:author="Summer 2023 updates" w:date="2024-07-31T13:42:00Z">
        <w:r w:rsidR="009F4511" w:rsidRPr="00424939">
          <w:rPr>
            <w:rStyle w:val="Strong"/>
            <w:rFonts w:ascii="Garamond" w:hAnsi="Garamond"/>
            <w:color w:val="000000" w:themeColor="text1"/>
          </w:rPr>
          <w:delInstrText>international economics</w:delInstrText>
        </w:r>
      </w:del>
      <w:ins w:id="10104" w:author="Summer 2023 updates" w:date="2024-07-31T13:42:00Z">
        <w:r w:rsidR="00163BD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10105" w:author="Summer 2023 updates" w:date="2024-07-31T13:42:00Z">
            <w:rPr>
              <w:color w:val="000000" w:themeColor="text1"/>
            </w:rPr>
          </w:rPrChange>
        </w:rPr>
        <w:instrText xml:space="preserve">" </w:instrText>
      </w:r>
      <w:r w:rsidR="009F4511" w:rsidRPr="00424939">
        <w:rPr>
          <w:rPrChange w:id="10106" w:author="Summer 2023 updates" w:date="2024-07-31T13:42:00Z">
            <w:rPr>
              <w:color w:val="000000" w:themeColor="text1"/>
            </w:rPr>
          </w:rPrChange>
        </w:rPr>
        <w:fldChar w:fldCharType="end"/>
      </w:r>
      <w:r w:rsidRPr="00424939">
        <w:rPr>
          <w:rPrChange w:id="10107" w:author="Summer 2023 updates" w:date="2024-07-31T13:42:00Z">
            <w:rPr>
              <w:color w:val="000000" w:themeColor="text1"/>
            </w:rPr>
          </w:rPrChange>
        </w:rPr>
        <w:t xml:space="preserve"> requirements, only one of the two majors may be elected by a student. Students majoring in economics or international economics may not minor</w:t>
      </w:r>
      <w:r w:rsidR="00B8454E" w:rsidRPr="00424939">
        <w:rPr>
          <w:rPrChange w:id="10108" w:author="Summer 2023 updates" w:date="2024-07-31T13:42:00Z">
            <w:rPr>
              <w:color w:val="000000" w:themeColor="text1"/>
            </w:rPr>
          </w:rPrChange>
        </w:rPr>
        <w:fldChar w:fldCharType="begin"/>
      </w:r>
      <w:r w:rsidR="00B8454E" w:rsidRPr="00424939">
        <w:rPr>
          <w:rPrChange w:id="10109" w:author="Summer 2023 updates" w:date="2024-07-31T13:42:00Z">
            <w:rPr>
              <w:color w:val="000000" w:themeColor="text1"/>
            </w:rPr>
          </w:rPrChange>
        </w:rPr>
        <w:instrText xml:space="preserve"> XE "</w:instrText>
      </w:r>
      <w:del w:id="10110" w:author="Summer 2023 updates" w:date="2024-07-31T13:42:00Z">
        <w:r w:rsidR="00B8454E" w:rsidRPr="00424939">
          <w:rPr>
            <w:rStyle w:val="Strong"/>
            <w:rFonts w:ascii="Garamond" w:hAnsi="Garamond"/>
            <w:color w:val="000000" w:themeColor="text1"/>
          </w:rPr>
          <w:delInstrText>minor</w:delInstrText>
        </w:r>
      </w:del>
      <w:ins w:id="10111"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112" w:author="Summer 2023 updates" w:date="2024-07-31T13:42:00Z">
            <w:rPr>
              <w:color w:val="000000" w:themeColor="text1"/>
            </w:rPr>
          </w:rPrChange>
        </w:rPr>
        <w:instrText xml:space="preserve">" </w:instrText>
      </w:r>
      <w:r w:rsidR="00B8454E" w:rsidRPr="00424939">
        <w:rPr>
          <w:rPrChange w:id="10113" w:author="Summer 2023 updates" w:date="2024-07-31T13:42:00Z">
            <w:rPr>
              <w:color w:val="000000" w:themeColor="text1"/>
            </w:rPr>
          </w:rPrChange>
        </w:rPr>
        <w:fldChar w:fldCharType="end"/>
      </w:r>
      <w:r w:rsidRPr="00424939">
        <w:rPr>
          <w:rPrChange w:id="10114" w:author="Summer 2023 updates" w:date="2024-07-31T13:42:00Z">
            <w:rPr>
              <w:color w:val="000000" w:themeColor="text1"/>
            </w:rPr>
          </w:rPrChange>
        </w:rPr>
        <w:t xml:space="preserve"> in either economics or international economics.  See p. </w:t>
      </w:r>
      <w:r w:rsidR="00780E7C">
        <w:rPr>
          <w:rPrChange w:id="10115" w:author="Summer 2023 updates" w:date="2024-07-31T13:42:00Z">
            <w:rPr>
              <w:color w:val="000000" w:themeColor="text1"/>
            </w:rPr>
          </w:rPrChange>
        </w:rPr>
        <w:fldChar w:fldCharType="begin"/>
      </w:r>
      <w:r w:rsidR="00780E7C">
        <w:instrText xml:space="preserve"> PAGEREF  _Ref14100991 \h </w:instrText>
      </w:r>
      <w:r w:rsidR="00780E7C">
        <w:rPr>
          <w:rPrChange w:id="10116" w:author="Summer 2023 updates" w:date="2024-07-31T13:42:00Z">
            <w:rPr>
              <w:color w:val="000000" w:themeColor="text1"/>
            </w:rPr>
          </w:rPrChange>
        </w:rPr>
        <w:fldChar w:fldCharType="separate"/>
      </w:r>
      <w:r w:rsidR="00A74DA0">
        <w:rPr>
          <w:noProof/>
        </w:rPr>
        <w:t>149</w:t>
      </w:r>
      <w:r w:rsidR="00780E7C">
        <w:rPr>
          <w:rPrChange w:id="10117" w:author="Summer 2023 updates" w:date="2024-07-31T13:42:00Z">
            <w:rPr>
              <w:color w:val="000000" w:themeColor="text1"/>
            </w:rPr>
          </w:rPrChange>
        </w:rPr>
        <w:fldChar w:fldCharType="end"/>
      </w:r>
      <w:r w:rsidRPr="00424939">
        <w:rPr>
          <w:rPrChange w:id="10118" w:author="Summer 2023 updates" w:date="2024-07-31T13:42:00Z">
            <w:rPr>
              <w:color w:val="000000" w:themeColor="text1"/>
            </w:rPr>
          </w:rPrChange>
        </w:rPr>
        <w:t xml:space="preserve"> for the International Economics</w:t>
      </w:r>
      <w:r w:rsidR="00B8454E" w:rsidRPr="00424939">
        <w:rPr>
          <w:rPrChange w:id="10119" w:author="Summer 2023 updates" w:date="2024-07-31T13:42:00Z">
            <w:rPr>
              <w:color w:val="000000" w:themeColor="text1"/>
            </w:rPr>
          </w:rPrChange>
        </w:rPr>
        <w:fldChar w:fldCharType="begin"/>
      </w:r>
      <w:r w:rsidR="00B8454E" w:rsidRPr="00424939">
        <w:rPr>
          <w:rPrChange w:id="10120" w:author="Summer 2023 updates" w:date="2024-07-31T13:42:00Z">
            <w:rPr>
              <w:color w:val="000000" w:themeColor="text1"/>
            </w:rPr>
          </w:rPrChange>
        </w:rPr>
        <w:instrText xml:space="preserve"> XE "Economics" </w:instrText>
      </w:r>
      <w:r w:rsidR="00B8454E" w:rsidRPr="00424939">
        <w:rPr>
          <w:rPrChange w:id="10121" w:author="Summer 2023 updates" w:date="2024-07-31T13:42:00Z">
            <w:rPr>
              <w:color w:val="000000" w:themeColor="text1"/>
            </w:rPr>
          </w:rPrChange>
        </w:rPr>
        <w:fldChar w:fldCharType="end"/>
      </w:r>
      <w:r w:rsidRPr="00424939">
        <w:rPr>
          <w:rPrChange w:id="10122" w:author="Summer 2023 updates" w:date="2024-07-31T13:42:00Z">
            <w:rPr>
              <w:color w:val="000000" w:themeColor="text1"/>
            </w:rPr>
          </w:rPrChange>
        </w:rPr>
        <w:t xml:space="preserve"> major and minor requirements.</w:t>
      </w:r>
    </w:p>
    <w:p w14:paraId="03E1E0EF" w14:textId="16FA405A" w:rsidR="00D954A7" w:rsidRPr="00424939" w:rsidRDefault="00F37A93" w:rsidP="00A24770">
      <w:pPr>
        <w:spacing w:before="120" w:after="0"/>
        <w:rPr>
          <w:rFonts w:cs="Times New Roman"/>
          <w:b/>
          <w:color w:val="000000" w:themeColor="text1"/>
        </w:rPr>
        <w:pPrChange w:id="10123" w:author="Summer 2023 updates" w:date="2024-07-31T13:42:00Z">
          <w:pPr>
            <w:spacing w:after="0"/>
          </w:pPr>
        </w:pPrChange>
      </w:pPr>
      <w:r>
        <w:rPr>
          <w:rFonts w:cs="Times New Roman"/>
          <w:b/>
          <w:color w:val="000000" w:themeColor="text1"/>
        </w:rPr>
        <w:br/>
      </w:r>
      <w:r w:rsidR="00D954A7" w:rsidRPr="00424939">
        <w:rPr>
          <w:rFonts w:cs="Times New Roman"/>
          <w:b/>
          <w:color w:val="000000" w:themeColor="text1"/>
        </w:rPr>
        <w:t>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954A7" w:rsidRPr="00424939">
        <w:rPr>
          <w:rFonts w:cs="Times New Roman"/>
          <w:b/>
          <w:color w:val="000000" w:themeColor="text1"/>
        </w:rPr>
        <w:t xml:space="preserve"> Major </w:t>
      </w:r>
    </w:p>
    <w:p w14:paraId="0443FF58" w14:textId="38D9BC1C" w:rsidR="006B3E74" w:rsidRPr="00424939" w:rsidRDefault="006B3E74" w:rsidP="006B3E74">
      <w:pPr>
        <w:spacing w:after="0"/>
        <w:rPr>
          <w:rFonts w:cs="Times New Roman"/>
          <w:color w:val="000000" w:themeColor="text1"/>
        </w:rPr>
      </w:pPr>
      <w:r w:rsidRPr="00424939">
        <w:rPr>
          <w:rFonts w:cs="Times New Roman"/>
          <w:bCs/>
          <w:color w:val="000000" w:themeColor="text1"/>
        </w:rPr>
        <w:t>A major in economics requires a minimum cumulative 2.0 GPA in all courses counted toward the major.</w:t>
      </w:r>
    </w:p>
    <w:p w14:paraId="0B7EE667" w14:textId="77777777" w:rsidR="00D954A7" w:rsidRPr="00424939"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1E59AC07" w14:textId="77777777" w:rsidR="00D954A7" w:rsidRPr="00424939"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71293B44" w14:textId="77777777" w:rsidR="00D954A7" w:rsidRPr="00424939"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ECO-315 Intermediate Macroeconomic Theory </w:t>
      </w:r>
    </w:p>
    <w:p w14:paraId="55D39EC8" w14:textId="363BC6A8" w:rsidR="00D954A7" w:rsidRPr="00424939"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ECO-345 Intermediate </w:t>
      </w:r>
      <w:r w:rsidR="00246521">
        <w:rPr>
          <w:rFonts w:cs="Times New Roman"/>
          <w:color w:val="000000" w:themeColor="text1"/>
        </w:rPr>
        <w:t>Microeconomics</w:t>
      </w:r>
    </w:p>
    <w:p w14:paraId="327F3AE5" w14:textId="278F4F91" w:rsidR="00D954A7" w:rsidRPr="00424939"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ECO-375 Econometrics </w:t>
      </w:r>
      <w:r w:rsidR="00B92F9C">
        <w:rPr>
          <w:rFonts w:cs="Times New Roman"/>
          <w:color w:val="000000" w:themeColor="text1"/>
        </w:rPr>
        <w:t>(WE)</w:t>
      </w:r>
    </w:p>
    <w:p w14:paraId="56032DAB" w14:textId="584A99C4" w:rsidR="00D954A7" w:rsidRPr="00424939" w:rsidRDefault="00246521"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Pr>
          <w:rFonts w:cs="Times New Roman"/>
          <w:color w:val="000000" w:themeColor="text1"/>
          <w:u w:val="single"/>
        </w:rPr>
        <w:t>One</w:t>
      </w:r>
      <w:r w:rsidRPr="00424939">
        <w:rPr>
          <w:rFonts w:cs="Times New Roman"/>
          <w:color w:val="000000" w:themeColor="text1"/>
        </w:rPr>
        <w:t xml:space="preserve"> </w:t>
      </w:r>
      <w:r w:rsidR="00D954A7" w:rsidRPr="00424939">
        <w:rPr>
          <w:rFonts w:cs="Times New Roman"/>
          <w:color w:val="000000" w:themeColor="text1"/>
        </w:rPr>
        <w:t>of the following Microeconomics</w:t>
      </w:r>
      <w:r>
        <w:rPr>
          <w:rFonts w:cs="Times New Roman"/>
          <w:color w:val="000000" w:themeColor="text1"/>
        </w:rPr>
        <w:t xml:space="preserve"> Field</w:t>
      </w:r>
      <w:r w:rsidR="00D954A7" w:rsidRPr="00424939">
        <w:rPr>
          <w:rFonts w:cs="Times New Roman"/>
          <w:color w:val="000000" w:themeColor="text1"/>
        </w:rPr>
        <w:t xml:space="preserve"> courses: </w:t>
      </w:r>
    </w:p>
    <w:p w14:paraId="52FBE817" w14:textId="2EFCBDA0" w:rsidR="00D954A7"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ECO-237 Labor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5039492" w14:textId="3B16128C" w:rsidR="00D954A7" w:rsidRPr="00424939" w:rsidRDefault="00246521" w:rsidP="00865318">
      <w:pPr>
        <w:tabs>
          <w:tab w:val="num" w:pos="720"/>
        </w:tabs>
        <w:spacing w:after="0"/>
        <w:ind w:left="360" w:hanging="360"/>
        <w:rPr>
          <w:rFonts w:cs="Times New Roman"/>
          <w:color w:val="000000" w:themeColor="text1"/>
        </w:rPr>
      </w:pPr>
      <w:r>
        <w:rPr>
          <w:rFonts w:cs="Times New Roman"/>
          <w:color w:val="000000" w:themeColor="text1"/>
        </w:rPr>
        <w:tab/>
        <w:t>ECO-247 Health Economics</w:t>
      </w:r>
    </w:p>
    <w:p w14:paraId="288F8E0C" w14:textId="77777777" w:rsidR="005A0EA8"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ECO-446 International Economics</w:t>
      </w:r>
    </w:p>
    <w:p w14:paraId="15677331" w14:textId="3C00B786" w:rsidR="00D954A7" w:rsidRPr="00424939" w:rsidRDefault="005A0EA8" w:rsidP="00D954A7">
      <w:pPr>
        <w:tabs>
          <w:tab w:val="num" w:pos="720"/>
        </w:tabs>
        <w:spacing w:after="0"/>
        <w:ind w:left="360" w:hanging="360"/>
        <w:rPr>
          <w:rFonts w:cs="Times New Roman"/>
          <w:color w:val="000000" w:themeColor="text1"/>
        </w:rPr>
      </w:pPr>
      <w:r>
        <w:rPr>
          <w:rFonts w:cs="Times New Roman"/>
          <w:color w:val="000000" w:themeColor="text1"/>
        </w:rPr>
        <w:tab/>
        <w:t>ECO-447 Urban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3CBAE396" w14:textId="1AECA127" w:rsidR="00D954A7" w:rsidRPr="00424939" w:rsidRDefault="005A0EA8"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Pr>
          <w:rFonts w:cs="Times New Roman"/>
          <w:color w:val="000000" w:themeColor="text1"/>
          <w:u w:val="single"/>
        </w:rPr>
        <w:t>One</w:t>
      </w:r>
      <w:r w:rsidRPr="00424939">
        <w:rPr>
          <w:rFonts w:cs="Times New Roman"/>
          <w:color w:val="000000" w:themeColor="text1"/>
        </w:rPr>
        <w:t xml:space="preserve"> </w:t>
      </w:r>
      <w:r w:rsidR="00D954A7" w:rsidRPr="00424939">
        <w:rPr>
          <w:rFonts w:cs="Times New Roman"/>
          <w:color w:val="000000" w:themeColor="text1"/>
        </w:rPr>
        <w:t>of the following Macroeconomics</w:t>
      </w:r>
      <w:r>
        <w:rPr>
          <w:rFonts w:cs="Times New Roman"/>
          <w:color w:val="000000" w:themeColor="text1"/>
        </w:rPr>
        <w:t xml:space="preserve"> Field</w:t>
      </w:r>
      <w:r w:rsidR="00D954A7" w:rsidRPr="00424939">
        <w:rPr>
          <w:rFonts w:cs="Times New Roman"/>
          <w:color w:val="000000" w:themeColor="text1"/>
        </w:rPr>
        <w:t xml:space="preserve"> courses: </w:t>
      </w:r>
    </w:p>
    <w:p w14:paraId="68B9C197" w14:textId="77777777" w:rsidR="00D954A7" w:rsidRPr="00424939"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 xml:space="preserve">ECO-225 Money and Banking </w:t>
      </w:r>
    </w:p>
    <w:p w14:paraId="39449E5D" w14:textId="2E655A0A" w:rsidR="00D954A7"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ECO-336 Divergent Economic Growth</w:t>
      </w:r>
    </w:p>
    <w:p w14:paraId="013C015C" w14:textId="48795161" w:rsidR="005A0EA8" w:rsidRPr="00424939" w:rsidRDefault="005A0EA8" w:rsidP="00D954A7">
      <w:pPr>
        <w:tabs>
          <w:tab w:val="num" w:pos="720"/>
        </w:tabs>
        <w:spacing w:after="0"/>
        <w:ind w:left="360" w:hanging="360"/>
        <w:rPr>
          <w:rFonts w:cs="Times New Roman"/>
          <w:color w:val="000000" w:themeColor="text1"/>
        </w:rPr>
      </w:pPr>
      <w:r>
        <w:rPr>
          <w:rFonts w:cs="Times New Roman"/>
          <w:color w:val="000000" w:themeColor="text1"/>
        </w:rPr>
        <w:tab/>
        <w:t>ECO-422 Macroeconomics Policy</w:t>
      </w:r>
    </w:p>
    <w:p w14:paraId="187C2DD4" w14:textId="77777777" w:rsidR="00D954A7" w:rsidRPr="00424939" w:rsidRDefault="00D954A7" w:rsidP="00D954A7">
      <w:pPr>
        <w:tabs>
          <w:tab w:val="num" w:pos="720"/>
        </w:tabs>
        <w:spacing w:after="0"/>
        <w:ind w:left="360" w:hanging="360"/>
        <w:rPr>
          <w:rFonts w:cs="Times New Roman"/>
          <w:color w:val="000000" w:themeColor="text1"/>
        </w:rPr>
      </w:pPr>
      <w:r w:rsidRPr="00424939">
        <w:rPr>
          <w:rFonts w:cs="Times New Roman"/>
          <w:color w:val="000000" w:themeColor="text1"/>
        </w:rPr>
        <w:tab/>
        <w:t xml:space="preserve">ECO-495 International Finance </w:t>
      </w:r>
    </w:p>
    <w:p w14:paraId="55983A94" w14:textId="77777777" w:rsidR="005A0EA8"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r w:rsidR="005A0EA8">
        <w:rPr>
          <w:rFonts w:cs="Times New Roman"/>
          <w:color w:val="000000" w:themeColor="text1"/>
        </w:rPr>
        <w:t xml:space="preserve"> Quantitative or History courses:</w:t>
      </w:r>
    </w:p>
    <w:p w14:paraId="673132CA" w14:textId="1E8AE80D" w:rsidR="005A0EA8" w:rsidRDefault="00EB1B65" w:rsidP="00EB1B65">
      <w:pPr>
        <w:widowControl w:val="0"/>
        <w:adjustRightInd w:val="0"/>
        <w:spacing w:after="0"/>
        <w:textAlignment w:val="baseline"/>
        <w:rPr>
          <w:rFonts w:cs="Times New Roman"/>
          <w:color w:val="000000" w:themeColor="text1"/>
        </w:rPr>
      </w:pPr>
      <w:r>
        <w:rPr>
          <w:rFonts w:cs="Times New Roman"/>
          <w:color w:val="000000" w:themeColor="text1"/>
        </w:rPr>
        <w:t xml:space="preserve">     </w:t>
      </w:r>
      <w:r w:rsidR="005A0EA8" w:rsidRPr="00EB1B65">
        <w:rPr>
          <w:rFonts w:cs="Times New Roman"/>
          <w:color w:val="000000" w:themeColor="text1"/>
        </w:rPr>
        <w:t>Quantitative courses</w:t>
      </w:r>
      <w:r w:rsidR="00D954A7" w:rsidRPr="00424939">
        <w:rPr>
          <w:rFonts w:cs="Times New Roman"/>
          <w:color w:val="000000" w:themeColor="text1"/>
        </w:rPr>
        <w:t>:</w:t>
      </w:r>
    </w:p>
    <w:p w14:paraId="0E674C55" w14:textId="77777777" w:rsidR="00BE4B14" w:rsidRDefault="005A0EA8" w:rsidP="0050090E">
      <w:pPr>
        <w:widowControl w:val="0"/>
        <w:adjustRightInd w:val="0"/>
        <w:spacing w:after="0"/>
        <w:ind w:firstLine="720"/>
        <w:textAlignment w:val="baseline"/>
        <w:rPr>
          <w:rFonts w:cs="Times New Roman"/>
          <w:color w:val="000000" w:themeColor="text1"/>
        </w:rPr>
      </w:pPr>
      <w:r>
        <w:rPr>
          <w:rFonts w:cs="Times New Roman"/>
          <w:color w:val="000000" w:themeColor="text1"/>
          <w:u w:val="single"/>
        </w:rPr>
        <w:t>ECO</w:t>
      </w:r>
      <w:r w:rsidRPr="005A0EA8">
        <w:rPr>
          <w:rFonts w:cs="Times New Roman"/>
          <w:color w:val="000000" w:themeColor="text1"/>
        </w:rPr>
        <w:t>-</w:t>
      </w:r>
      <w:r>
        <w:rPr>
          <w:rFonts w:cs="Times New Roman"/>
          <w:color w:val="000000" w:themeColor="text1"/>
        </w:rPr>
        <w:t>435 Time Series</w:t>
      </w:r>
      <w:r w:rsidR="00BE4B14">
        <w:rPr>
          <w:rFonts w:cs="Times New Roman"/>
          <w:color w:val="000000" w:themeColor="text1"/>
        </w:rPr>
        <w:t xml:space="preserve"> Analysis</w:t>
      </w:r>
    </w:p>
    <w:p w14:paraId="2BD58BC2" w14:textId="77777777" w:rsidR="00BE4B14" w:rsidRDefault="00BE4B14" w:rsidP="0050090E">
      <w:pPr>
        <w:widowControl w:val="0"/>
        <w:adjustRightInd w:val="0"/>
        <w:spacing w:after="0"/>
        <w:ind w:firstLine="720"/>
        <w:textAlignment w:val="baseline"/>
        <w:rPr>
          <w:rFonts w:cs="Times New Roman"/>
          <w:color w:val="000000" w:themeColor="text1"/>
        </w:rPr>
      </w:pPr>
      <w:r>
        <w:rPr>
          <w:rFonts w:cs="Times New Roman"/>
          <w:color w:val="000000" w:themeColor="text1"/>
        </w:rPr>
        <w:t>ECO-445 Econometrics II (WE)</w:t>
      </w:r>
    </w:p>
    <w:p w14:paraId="5159A553" w14:textId="77777777" w:rsidR="00BE4B14" w:rsidRDefault="00BE4B14" w:rsidP="0050090E">
      <w:pPr>
        <w:widowControl w:val="0"/>
        <w:adjustRightInd w:val="0"/>
        <w:spacing w:after="0"/>
        <w:ind w:firstLine="720"/>
        <w:textAlignment w:val="baseline"/>
        <w:rPr>
          <w:rFonts w:cs="Times New Roman"/>
          <w:color w:val="000000" w:themeColor="text1"/>
        </w:rPr>
      </w:pPr>
      <w:r>
        <w:rPr>
          <w:rFonts w:cs="Times New Roman"/>
          <w:color w:val="000000" w:themeColor="text1"/>
        </w:rPr>
        <w:t>ECO-485 Mathematical Economics</w:t>
      </w:r>
    </w:p>
    <w:p w14:paraId="7E0AB80C" w14:textId="2FD92376" w:rsidR="00BE4B14" w:rsidRDefault="00EB1B65" w:rsidP="00EB1B65">
      <w:pPr>
        <w:widowControl w:val="0"/>
        <w:adjustRightInd w:val="0"/>
        <w:spacing w:after="0"/>
        <w:textAlignment w:val="baseline"/>
        <w:rPr>
          <w:rFonts w:cs="Times New Roman"/>
          <w:color w:val="000000" w:themeColor="text1"/>
        </w:rPr>
      </w:pPr>
      <w:r>
        <w:rPr>
          <w:rFonts w:cs="Times New Roman"/>
          <w:color w:val="000000" w:themeColor="text1"/>
        </w:rPr>
        <w:t xml:space="preserve">     </w:t>
      </w:r>
      <w:r w:rsidR="00BE4B14">
        <w:rPr>
          <w:rFonts w:cs="Times New Roman"/>
          <w:color w:val="000000" w:themeColor="text1"/>
        </w:rPr>
        <w:t>History courses:</w:t>
      </w:r>
    </w:p>
    <w:p w14:paraId="6EF6E1E6" w14:textId="02EF2844" w:rsidR="00D954A7" w:rsidRDefault="00BE4B14" w:rsidP="00EB1B65">
      <w:pPr>
        <w:widowControl w:val="0"/>
        <w:adjustRightInd w:val="0"/>
        <w:spacing w:after="0"/>
        <w:ind w:firstLine="720"/>
        <w:textAlignment w:val="baseline"/>
        <w:rPr>
          <w:rFonts w:cs="Times New Roman"/>
          <w:color w:val="000000" w:themeColor="text1"/>
        </w:rPr>
      </w:pPr>
      <w:r w:rsidRPr="00424939">
        <w:rPr>
          <w:rFonts w:cs="Times New Roman"/>
          <w:color w:val="000000" w:themeColor="text1"/>
        </w:rPr>
        <w:t>ECO-395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of Economic Thought </w:t>
      </w:r>
      <w:r>
        <w:rPr>
          <w:rFonts w:cs="Times New Roman"/>
          <w:color w:val="000000" w:themeColor="text1"/>
        </w:rPr>
        <w:t>(WE)</w:t>
      </w:r>
    </w:p>
    <w:p w14:paraId="1BAA7F55" w14:textId="5299029E" w:rsidR="00BE4B14" w:rsidRDefault="00BE4B14" w:rsidP="00EB1B65">
      <w:pPr>
        <w:widowControl w:val="0"/>
        <w:adjustRightInd w:val="0"/>
        <w:spacing w:after="0"/>
        <w:ind w:firstLine="720"/>
        <w:textAlignment w:val="baseline"/>
        <w:rPr>
          <w:rFonts w:cs="Times New Roman"/>
          <w:color w:val="000000" w:themeColor="text1"/>
        </w:rPr>
      </w:pPr>
      <w:r>
        <w:rPr>
          <w:rFonts w:cs="Times New Roman"/>
          <w:color w:val="000000" w:themeColor="text1"/>
        </w:rPr>
        <w:t>ECO-424 Political Economy (WE)</w:t>
      </w:r>
    </w:p>
    <w:p w14:paraId="6F0A44A1" w14:textId="5B6D048A" w:rsidR="00BE4B14" w:rsidRPr="00424939" w:rsidRDefault="00BE4B14" w:rsidP="00EB1B65">
      <w:pPr>
        <w:widowControl w:val="0"/>
        <w:adjustRightInd w:val="0"/>
        <w:spacing w:after="0"/>
        <w:ind w:firstLine="720"/>
        <w:textAlignment w:val="baseline"/>
        <w:rPr>
          <w:rFonts w:cs="Times New Roman"/>
          <w:color w:val="000000" w:themeColor="text1"/>
        </w:rPr>
      </w:pPr>
      <w:r>
        <w:rPr>
          <w:rFonts w:cs="Times New Roman"/>
          <w:color w:val="000000" w:themeColor="text1"/>
        </w:rPr>
        <w:t>ECO-457 U.S. Economic History</w:t>
      </w:r>
    </w:p>
    <w:p w14:paraId="05D00BAE" w14:textId="556E69AA" w:rsidR="00BE4B14" w:rsidRDefault="00D954A7" w:rsidP="00E500FB">
      <w:pPr>
        <w:widowControl w:val="0"/>
        <w:numPr>
          <w:ilvl w:val="0"/>
          <w:numId w:val="14"/>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BE4B14">
        <w:rPr>
          <w:rFonts w:cs="Times New Roman"/>
          <w:color w:val="000000" w:themeColor="text1"/>
        </w:rPr>
        <w:t xml:space="preserve">of the following Seminars: </w:t>
      </w:r>
    </w:p>
    <w:p w14:paraId="07D878D3" w14:textId="3B2FF117"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ECO-436 Economic Development</w:t>
      </w:r>
    </w:p>
    <w:p w14:paraId="3940DBBE" w14:textId="1A695644"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ECO-401 Seminar in Macroeconomics</w:t>
      </w:r>
    </w:p>
    <w:p w14:paraId="561F1B96" w14:textId="08600D67" w:rsidR="0050090E" w:rsidRDefault="0050090E" w:rsidP="0050090E">
      <w:pPr>
        <w:widowControl w:val="0"/>
        <w:adjustRightInd w:val="0"/>
        <w:spacing w:after="0"/>
        <w:ind w:left="360"/>
        <w:textAlignment w:val="baseline"/>
        <w:rPr>
          <w:rFonts w:cs="Times New Roman"/>
          <w:color w:val="000000" w:themeColor="text1"/>
        </w:rPr>
      </w:pPr>
      <w:r>
        <w:rPr>
          <w:rFonts w:cs="Times New Roman"/>
          <w:color w:val="000000" w:themeColor="text1"/>
        </w:rPr>
        <w:t>ECO-402 Seminar in Microeconomics</w:t>
      </w:r>
    </w:p>
    <w:p w14:paraId="5EBDB044" w14:textId="49702D50" w:rsidR="00D954A7" w:rsidRPr="00424939" w:rsidRDefault="00BE4B14" w:rsidP="00E500FB">
      <w:pPr>
        <w:widowControl w:val="0"/>
        <w:numPr>
          <w:ilvl w:val="0"/>
          <w:numId w:val="14"/>
        </w:numPr>
        <w:tabs>
          <w:tab w:val="clear" w:pos="720"/>
          <w:tab w:val="num" w:pos="360"/>
        </w:tabs>
        <w:adjustRightInd w:val="0"/>
        <w:spacing w:after="120"/>
        <w:ind w:left="360"/>
        <w:textAlignment w:val="baseline"/>
        <w:rPr>
          <w:rFonts w:cs="Times New Roman"/>
          <w:color w:val="000000" w:themeColor="text1"/>
        </w:rPr>
      </w:pPr>
      <w:r w:rsidRPr="00EB1B65">
        <w:rPr>
          <w:rFonts w:cs="Times New Roman"/>
          <w:color w:val="000000" w:themeColor="text1"/>
          <w:u w:val="single"/>
        </w:rPr>
        <w:t>Two</w:t>
      </w:r>
      <w:r>
        <w:rPr>
          <w:rFonts w:cs="Times New Roman"/>
          <w:color w:val="000000" w:themeColor="text1"/>
        </w:rPr>
        <w:t xml:space="preserve"> </w:t>
      </w:r>
      <w:r w:rsidR="00D954A7" w:rsidRPr="00424939">
        <w:rPr>
          <w:rFonts w:cs="Times New Roman"/>
          <w:color w:val="000000" w:themeColor="text1"/>
        </w:rPr>
        <w:t>additional economics course</w:t>
      </w:r>
      <w:r w:rsidR="00EB1B65">
        <w:rPr>
          <w:rFonts w:cs="Times New Roman"/>
          <w:color w:val="000000" w:themeColor="text1"/>
        </w:rPr>
        <w:t>s</w:t>
      </w:r>
      <w:r w:rsidR="00D954A7" w:rsidRPr="00424939">
        <w:rPr>
          <w:rFonts w:cs="Times New Roman"/>
          <w:color w:val="000000" w:themeColor="text1"/>
        </w:rPr>
        <w:t xml:space="preserve"> numbered </w:t>
      </w:r>
      <w:r w:rsidR="00EB1B65">
        <w:rPr>
          <w:rFonts w:cs="Times New Roman"/>
          <w:color w:val="000000" w:themeColor="text1"/>
        </w:rPr>
        <w:t>2</w:t>
      </w:r>
      <w:r w:rsidR="00D954A7" w:rsidRPr="00424939">
        <w:rPr>
          <w:rFonts w:cs="Times New Roman"/>
          <w:color w:val="000000" w:themeColor="text1"/>
        </w:rPr>
        <w:t>00 or higher</w:t>
      </w:r>
      <w:r w:rsidR="00EB1B65">
        <w:rPr>
          <w:rFonts w:cs="Times New Roman"/>
          <w:color w:val="000000" w:themeColor="text1"/>
        </w:rPr>
        <w:t>, with at least one of the two courses numbered 300 or higher</w:t>
      </w:r>
    </w:p>
    <w:p w14:paraId="2E1FFB5E" w14:textId="77777777" w:rsidR="00D954A7" w:rsidRPr="00424939" w:rsidRDefault="00D954A7" w:rsidP="00D954A7">
      <w:pPr>
        <w:spacing w:after="0"/>
        <w:rPr>
          <w:rFonts w:cs="Times New Roman"/>
          <w:color w:val="000000" w:themeColor="text1"/>
        </w:rPr>
      </w:pPr>
      <w:r w:rsidRPr="00424939">
        <w:rPr>
          <w:rFonts w:cs="Times New Roman"/>
          <w:b/>
          <w:color w:val="000000" w:themeColor="text1"/>
          <w:sz w:val="20"/>
        </w:rPr>
        <w:t>NOTE:</w:t>
      </w:r>
      <w:r w:rsidRPr="00424939">
        <w:rPr>
          <w:rFonts w:cs="Times New Roman"/>
          <w:b/>
          <w:color w:val="000000" w:themeColor="text1"/>
        </w:rPr>
        <w:t xml:space="preserve"> </w:t>
      </w:r>
      <w:r w:rsidRPr="00424939">
        <w:rPr>
          <w:rFonts w:cs="Times New Roman"/>
          <w:color w:val="000000" w:themeColor="text1"/>
        </w:rPr>
        <w:t xml:space="preserve">Students intending to pursue a graduate degree in economics are strongly encouraged to complete the following: </w:t>
      </w:r>
    </w:p>
    <w:p w14:paraId="1BFB16BF"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MTH-135 Calculus I </w:t>
      </w:r>
    </w:p>
    <w:p w14:paraId="0AA46FD0"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MTH-145 Calculus II </w:t>
      </w:r>
    </w:p>
    <w:p w14:paraId="61622A8B"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MTH-255 Calculus III </w:t>
      </w:r>
    </w:p>
    <w:p w14:paraId="0E07083E" w14:textId="637295A6"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MTH-</w:t>
      </w:r>
      <w:del w:id="10124" w:author="Summer 2023 updates" w:date="2024-07-31T13:42:00Z">
        <w:r w:rsidRPr="00424939">
          <w:rPr>
            <w:rFonts w:cs="Times New Roman"/>
            <w:color w:val="000000" w:themeColor="text1"/>
          </w:rPr>
          <w:delText>265</w:delText>
        </w:r>
      </w:del>
      <w:ins w:id="10125" w:author="Summer 2023 updates" w:date="2024-07-31T13:42:00Z">
        <w:r w:rsidR="00673DC6">
          <w:rPr>
            <w:rFonts w:cs="Times New Roman"/>
            <w:color w:val="000000" w:themeColor="text1"/>
          </w:rPr>
          <w:t>3</w:t>
        </w:r>
        <w:r w:rsidRPr="00424939">
          <w:rPr>
            <w:rFonts w:cs="Times New Roman"/>
            <w:color w:val="000000" w:themeColor="text1"/>
          </w:rPr>
          <w:t xml:space="preserve">65 </w:t>
        </w:r>
        <w:r w:rsidR="00673DC6">
          <w:rPr>
            <w:rFonts w:cs="Times New Roman"/>
            <w:color w:val="000000" w:themeColor="text1"/>
          </w:rPr>
          <w:t>Abstract</w:t>
        </w:r>
      </w:ins>
      <w:r w:rsidR="00673DC6">
        <w:rPr>
          <w:rFonts w:cs="Times New Roman"/>
          <w:color w:val="000000" w:themeColor="text1"/>
        </w:rPr>
        <w:t xml:space="preserve"> </w:t>
      </w:r>
      <w:r w:rsidRPr="00424939">
        <w:rPr>
          <w:rFonts w:cs="Times New Roman"/>
          <w:color w:val="000000" w:themeColor="text1"/>
        </w:rPr>
        <w:t xml:space="preserve">Linear Algebra </w:t>
      </w:r>
    </w:p>
    <w:p w14:paraId="3ED3DBA9" w14:textId="77777777"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 xml:space="preserve">ECO-435 Time Series Analysis </w:t>
      </w:r>
    </w:p>
    <w:p w14:paraId="609EB184" w14:textId="6B5E8631"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430D0DF6" w14:textId="0384AB79"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ECO-454 Research in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6DD7D9E" w14:textId="1BE8223B" w:rsidR="00D954A7" w:rsidRPr="00424939" w:rsidRDefault="00D954A7" w:rsidP="00D954A7">
      <w:pPr>
        <w:spacing w:after="0"/>
        <w:ind w:left="720" w:hanging="360"/>
        <w:rPr>
          <w:rFonts w:cs="Times New Roman"/>
          <w:color w:val="000000" w:themeColor="text1"/>
        </w:rPr>
      </w:pPr>
      <w:r w:rsidRPr="00424939">
        <w:rPr>
          <w:rFonts w:cs="Times New Roman"/>
          <w:color w:val="000000" w:themeColor="text1"/>
        </w:rPr>
        <w:t>ECO-485 Mathematical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A28FBC6" w14:textId="77777777" w:rsidR="00D954A7" w:rsidRPr="00424939" w:rsidRDefault="00D954A7" w:rsidP="00D954A7">
      <w:pPr>
        <w:spacing w:after="0"/>
        <w:ind w:left="720" w:hanging="360"/>
        <w:rPr>
          <w:rFonts w:cs="Times New Roman"/>
          <w:color w:val="000000" w:themeColor="text1"/>
        </w:rPr>
      </w:pPr>
    </w:p>
    <w:p w14:paraId="1E34E8EF" w14:textId="0C74CF56" w:rsidR="00D954A7" w:rsidRPr="00424939" w:rsidRDefault="00D954A7" w:rsidP="00A24770">
      <w:pPr>
        <w:spacing w:before="120" w:after="0"/>
        <w:rPr>
          <w:rFonts w:cs="Times New Roman"/>
          <w:b/>
          <w:color w:val="000000" w:themeColor="text1"/>
        </w:rPr>
        <w:pPrChange w:id="10126" w:author="Summer 2023 updates" w:date="2024-07-31T13:42:00Z">
          <w:pPr>
            <w:spacing w:after="0"/>
          </w:pPr>
        </w:pPrChange>
      </w:pPr>
      <w:r w:rsidRPr="00424939">
        <w:rPr>
          <w:rFonts w:cs="Times New Roman"/>
          <w:b/>
          <w:color w:val="000000" w:themeColor="text1"/>
        </w:rPr>
        <w:t>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6ED8D417" w14:textId="77777777" w:rsidR="00D954A7" w:rsidRPr="00424939" w:rsidRDefault="00D954A7" w:rsidP="00E500FB">
      <w:pPr>
        <w:widowControl w:val="0"/>
        <w:numPr>
          <w:ilvl w:val="0"/>
          <w:numId w:val="51"/>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rPr>
        <w:t xml:space="preserve">ECO-175 Principles of Macroeconomics </w:t>
      </w:r>
    </w:p>
    <w:p w14:paraId="0F4D6A33" w14:textId="77777777" w:rsidR="00D954A7" w:rsidRPr="00424939" w:rsidRDefault="00D954A7" w:rsidP="00E500FB">
      <w:pPr>
        <w:widowControl w:val="0"/>
        <w:numPr>
          <w:ilvl w:val="0"/>
          <w:numId w:val="51"/>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rPr>
        <w:t xml:space="preserve">ECO-215 Principles of Microeconomics </w:t>
      </w:r>
    </w:p>
    <w:p w14:paraId="27EFD31D" w14:textId="77777777" w:rsidR="00D954A7" w:rsidRPr="00424939" w:rsidRDefault="00D954A7" w:rsidP="00E500FB">
      <w:pPr>
        <w:widowControl w:val="0"/>
        <w:numPr>
          <w:ilvl w:val="0"/>
          <w:numId w:val="51"/>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Microeconomics courses: </w:t>
      </w:r>
    </w:p>
    <w:p w14:paraId="3682B5EF" w14:textId="1CB59BB7" w:rsidR="00D954A7"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ECO-237 Labor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E237433" w14:textId="102BA3DF" w:rsidR="005716B9" w:rsidRPr="00424939" w:rsidRDefault="005716B9"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ECO-247 Health Economics</w:t>
      </w:r>
    </w:p>
    <w:p w14:paraId="4F8A66B8" w14:textId="6F872350" w:rsidR="00D954A7" w:rsidRPr="00424939"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ECO-345 Intermediate </w:t>
      </w:r>
      <w:r w:rsidR="00B1368C">
        <w:rPr>
          <w:rFonts w:cs="Times New Roman"/>
          <w:color w:val="000000" w:themeColor="text1"/>
        </w:rPr>
        <w:t>Microeconomics</w:t>
      </w:r>
      <w:r w:rsidR="005716B9">
        <w:rPr>
          <w:rFonts w:cs="Times New Roman"/>
          <w:color w:val="000000" w:themeColor="text1"/>
        </w:rPr>
        <w:t xml:space="preserve"> </w:t>
      </w:r>
    </w:p>
    <w:p w14:paraId="32AE4A91" w14:textId="746109FA" w:rsidR="00D954A7" w:rsidRDefault="00FB62F8" w:rsidP="00A21F34">
      <w:pPr>
        <w:tabs>
          <w:tab w:val="num" w:pos="720"/>
        </w:tabs>
        <w:spacing w:after="0" w:line="19" w:lineRule="atLeast"/>
        <w:ind w:left="360" w:hanging="360"/>
        <w:rPr>
          <w:rFonts w:cs="Times New Roman"/>
          <w:color w:val="000000" w:themeColor="text1"/>
        </w:rPr>
      </w:pPr>
      <w:r>
        <w:rPr>
          <w:rFonts w:cs="Times New Roman"/>
          <w:color w:val="000000" w:themeColor="text1"/>
        </w:rPr>
        <w:tab/>
      </w:r>
      <w:r w:rsidR="00D954A7" w:rsidRPr="00424939">
        <w:rPr>
          <w:rFonts w:cs="Times New Roman"/>
          <w:color w:val="000000" w:themeColor="text1"/>
        </w:rPr>
        <w:t>ECO-446 International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47F9EC66" w14:textId="2BB2A985" w:rsidR="00B1368C" w:rsidRPr="00424939" w:rsidRDefault="00B1368C"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ECO-447 Urban Economics</w:t>
      </w:r>
    </w:p>
    <w:p w14:paraId="636F7889" w14:textId="77777777" w:rsidR="00D954A7" w:rsidRPr="00424939" w:rsidRDefault="00D954A7" w:rsidP="00E500FB">
      <w:pPr>
        <w:keepNext/>
        <w:widowControl w:val="0"/>
        <w:numPr>
          <w:ilvl w:val="0"/>
          <w:numId w:val="51"/>
        </w:numPr>
        <w:tabs>
          <w:tab w:val="clear" w:pos="720"/>
          <w:tab w:val="num" w:pos="1080"/>
        </w:tabs>
        <w:adjustRightInd w:val="0"/>
        <w:spacing w:after="0" w:line="19" w:lineRule="atLeast"/>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Macroeconomics courses: </w:t>
      </w:r>
    </w:p>
    <w:p w14:paraId="46701422" w14:textId="77777777" w:rsidR="00D954A7" w:rsidRPr="00424939" w:rsidRDefault="00D954A7" w:rsidP="004B562D">
      <w:pPr>
        <w:keepNext/>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ECO-225 Money and Banking </w:t>
      </w:r>
    </w:p>
    <w:p w14:paraId="54C13990" w14:textId="77777777" w:rsidR="00D954A7" w:rsidRPr="00424939" w:rsidRDefault="00D954A7" w:rsidP="004B562D">
      <w:pPr>
        <w:keepNext/>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ECO-315 Intermediate Macroeconomic Theory </w:t>
      </w:r>
    </w:p>
    <w:p w14:paraId="13CA21A8" w14:textId="7A2BF576" w:rsidR="00D954A7" w:rsidRDefault="00D954A7" w:rsidP="00D954A7">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ECO-336 Divergent Economic Growth </w:t>
      </w:r>
    </w:p>
    <w:p w14:paraId="0374A91B" w14:textId="35120E2E" w:rsidR="00B1368C" w:rsidRPr="00424939" w:rsidRDefault="00B1368C" w:rsidP="00D954A7">
      <w:pPr>
        <w:tabs>
          <w:tab w:val="num" w:pos="720"/>
        </w:tabs>
        <w:spacing w:after="0" w:line="19" w:lineRule="atLeast"/>
        <w:ind w:left="360" w:hanging="360"/>
        <w:rPr>
          <w:rFonts w:cs="Times New Roman"/>
          <w:color w:val="000000" w:themeColor="text1"/>
        </w:rPr>
      </w:pPr>
      <w:r>
        <w:rPr>
          <w:rFonts w:cs="Times New Roman"/>
          <w:color w:val="000000" w:themeColor="text1"/>
        </w:rPr>
        <w:tab/>
        <w:t>ECO-422 Macroeconomics Policy</w:t>
      </w:r>
    </w:p>
    <w:p w14:paraId="245E6797" w14:textId="15C20FBA" w:rsidR="00E32E8D" w:rsidRDefault="00D954A7" w:rsidP="00E32E8D">
      <w:pPr>
        <w:tabs>
          <w:tab w:val="num" w:pos="720"/>
        </w:tabs>
        <w:spacing w:after="0" w:line="19" w:lineRule="atLeast"/>
        <w:ind w:left="360" w:hanging="360"/>
        <w:rPr>
          <w:rFonts w:cs="Times New Roman"/>
          <w:color w:val="000000" w:themeColor="text1"/>
        </w:rPr>
      </w:pPr>
      <w:r w:rsidRPr="00424939">
        <w:rPr>
          <w:rFonts w:cs="Times New Roman"/>
          <w:color w:val="000000" w:themeColor="text1"/>
        </w:rPr>
        <w:tab/>
        <w:t xml:space="preserve">ECO-495 International Finance </w:t>
      </w:r>
    </w:p>
    <w:p w14:paraId="64FF1BD6" w14:textId="6CD345CE" w:rsidR="004A5DD1" w:rsidRPr="00E32E8D" w:rsidRDefault="00E32E8D" w:rsidP="006C5C1C">
      <w:pPr>
        <w:spacing w:after="0" w:line="19" w:lineRule="atLeast"/>
        <w:ind w:left="360" w:hanging="360"/>
        <w:rPr>
          <w:rFonts w:cs="Times New Roman"/>
          <w:color w:val="000000" w:themeColor="text1"/>
        </w:rPr>
      </w:pPr>
      <w:r w:rsidRPr="00E32E8D">
        <w:rPr>
          <w:rFonts w:cs="Times New Roman"/>
          <w:color w:val="000000" w:themeColor="text1"/>
        </w:rPr>
        <w:t>5.</w:t>
      </w:r>
      <w:r>
        <w:rPr>
          <w:rFonts w:cs="Times New Roman"/>
          <w:color w:val="000000" w:themeColor="text1"/>
        </w:rPr>
        <w:t xml:space="preserve"> </w:t>
      </w:r>
      <w:r w:rsidRPr="00E32E8D">
        <w:rPr>
          <w:rFonts w:cs="Times New Roman"/>
          <w:color w:val="000000" w:themeColor="text1"/>
        </w:rPr>
        <w:t xml:space="preserve"> </w:t>
      </w:r>
      <w:r>
        <w:rPr>
          <w:rFonts w:cs="Times New Roman"/>
          <w:color w:val="000000" w:themeColor="text1"/>
        </w:rPr>
        <w:t xml:space="preserve">  Two additional Economics courses numbered 200 or higher, with at least one of the two courses numbered 300 or higher.</w:t>
      </w:r>
    </w:p>
    <w:p w14:paraId="13B1E9DF" w14:textId="77777777" w:rsidR="00E32E8D" w:rsidRPr="00424939" w:rsidRDefault="00E32E8D" w:rsidP="00D954A7">
      <w:pPr>
        <w:tabs>
          <w:tab w:val="num" w:pos="720"/>
        </w:tabs>
        <w:spacing w:after="0" w:line="19" w:lineRule="atLeast"/>
        <w:ind w:left="360" w:hanging="360"/>
        <w:rPr>
          <w:rFonts w:cs="Times New Roman"/>
          <w:color w:val="000000" w:themeColor="text1"/>
        </w:rPr>
      </w:pPr>
    </w:p>
    <w:p w14:paraId="1E71AD37" w14:textId="3279CAB8" w:rsidR="00D954A7" w:rsidRDefault="00D954A7" w:rsidP="00A24770">
      <w:pPr>
        <w:spacing w:before="120" w:after="0"/>
        <w:rPr>
          <w:rFonts w:cs="Times New Roman"/>
          <w:b/>
          <w:smallCaps/>
          <w:color w:val="000000" w:themeColor="text1"/>
        </w:rPr>
        <w:pPrChange w:id="10127" w:author="Summer 2023 updates" w:date="2024-07-31T13:42:00Z">
          <w:pPr>
            <w:spacing w:after="0"/>
          </w:pPr>
        </w:pPrChange>
      </w:pPr>
      <w:r w:rsidRPr="00424939">
        <w:rPr>
          <w:rFonts w:cs="Times New Roman"/>
          <w:b/>
          <w:smallCaps/>
          <w:color w:val="000000" w:themeColor="text1"/>
        </w:rPr>
        <w:t xml:space="preserve">courses in economics </w:t>
      </w:r>
    </w:p>
    <w:p w14:paraId="5B9AA33B" w14:textId="5138EA6E" w:rsidR="00A50474" w:rsidRPr="00A50474" w:rsidRDefault="00A50474" w:rsidP="00A50474">
      <w:pPr>
        <w:autoSpaceDE w:val="0"/>
        <w:autoSpaceDN w:val="0"/>
        <w:adjustRightInd w:val="0"/>
        <w:spacing w:after="0"/>
        <w:rPr>
          <w:rFonts w:cs="Garamond-Bold"/>
          <w:bCs/>
        </w:rPr>
      </w:pPr>
      <w:r w:rsidRPr="00A50474">
        <w:rPr>
          <w:rFonts w:cs="Garamond-Bold"/>
          <w:bCs/>
        </w:rPr>
        <w:t>BUS-340 Applied Regression</w:t>
      </w:r>
      <w:r w:rsidR="00C238B4">
        <w:rPr>
          <w:rFonts w:cs="Garamond-Bold"/>
          <w:bCs/>
        </w:rPr>
        <w:t xml:space="preserve"> Analysis;</w:t>
      </w:r>
    </w:p>
    <w:p w14:paraId="5675039F" w14:textId="77777777" w:rsidR="00A50474" w:rsidRPr="00A50474" w:rsidRDefault="00A50474" w:rsidP="00A50474">
      <w:pPr>
        <w:autoSpaceDE w:val="0"/>
        <w:autoSpaceDN w:val="0"/>
        <w:adjustRightInd w:val="0"/>
        <w:spacing w:after="0"/>
        <w:rPr>
          <w:rFonts w:cs="Garamond-Bold"/>
          <w:bCs/>
        </w:rPr>
      </w:pPr>
      <w:r w:rsidRPr="00A50474">
        <w:rPr>
          <w:rFonts w:cs="Garamond-Bold"/>
          <w:bCs/>
        </w:rPr>
        <w:t>BUS-341 Business Analytics;</w:t>
      </w:r>
    </w:p>
    <w:p w14:paraId="6218C7E5" w14:textId="77777777" w:rsidR="00A50474" w:rsidRPr="00A50474" w:rsidRDefault="00A50474" w:rsidP="00A50474">
      <w:pPr>
        <w:autoSpaceDE w:val="0"/>
        <w:autoSpaceDN w:val="0"/>
        <w:adjustRightInd w:val="0"/>
        <w:spacing w:after="0"/>
        <w:rPr>
          <w:rFonts w:cs="Garamond-Bold"/>
          <w:bCs/>
        </w:rPr>
      </w:pPr>
      <w:r w:rsidRPr="00A50474">
        <w:rPr>
          <w:rFonts w:cs="Garamond-Bold"/>
          <w:bCs/>
        </w:rPr>
        <w:t>BUS-441 Advanced Business Analytics;</w:t>
      </w:r>
    </w:p>
    <w:p w14:paraId="6BB993ED" w14:textId="77777777" w:rsidR="00A50474" w:rsidRPr="00A50474" w:rsidRDefault="00A50474" w:rsidP="00A50474">
      <w:pPr>
        <w:autoSpaceDE w:val="0"/>
        <w:autoSpaceDN w:val="0"/>
        <w:adjustRightInd w:val="0"/>
        <w:spacing w:after="0"/>
        <w:rPr>
          <w:rFonts w:cs="Garamond-Bold"/>
          <w:bCs/>
        </w:rPr>
      </w:pPr>
      <w:r w:rsidRPr="00A50474">
        <w:rPr>
          <w:rFonts w:cs="Garamond-Bold"/>
          <w:bCs/>
        </w:rPr>
        <w:t>BUS-495 Investment Analysis;</w:t>
      </w:r>
    </w:p>
    <w:p w14:paraId="1CCEF32F" w14:textId="0A9EFC0A" w:rsidR="00A50474" w:rsidRPr="006C5C1C" w:rsidRDefault="00A50474" w:rsidP="00A50474">
      <w:pPr>
        <w:spacing w:after="0"/>
        <w:rPr>
          <w:rFonts w:cs="Garamond-Bold"/>
          <w:bCs/>
        </w:rPr>
      </w:pPr>
      <w:r w:rsidRPr="00A50474">
        <w:rPr>
          <w:rFonts w:cs="Garamond-Bold"/>
          <w:bCs/>
        </w:rPr>
        <w:t xml:space="preserve">See Business Administration, </w:t>
      </w:r>
      <w:r w:rsidR="00F37A93" w:rsidRPr="00424939">
        <w:rPr>
          <w:rFonts w:cs="Times New Roman"/>
          <w:color w:val="000000" w:themeColor="text1"/>
        </w:rPr>
        <w:t xml:space="preserve">p. </w:t>
      </w:r>
      <w:r w:rsidR="00F37A93">
        <w:rPr>
          <w:rFonts w:cs="Times New Roman"/>
          <w:color w:val="000000" w:themeColor="text1"/>
        </w:rPr>
        <w:fldChar w:fldCharType="begin"/>
      </w:r>
      <w:r w:rsidR="00F37A93">
        <w:rPr>
          <w:rFonts w:cs="Times New Roman"/>
          <w:color w:val="000000" w:themeColor="text1"/>
        </w:rPr>
        <w:instrText xml:space="preserve"> PAGEREF  CoursesInBusiness \h </w:instrText>
      </w:r>
      <w:r w:rsidR="00F37A93">
        <w:rPr>
          <w:rFonts w:cs="Times New Roman"/>
          <w:color w:val="000000" w:themeColor="text1"/>
        </w:rPr>
      </w:r>
      <w:r w:rsidR="00F37A93">
        <w:rPr>
          <w:rFonts w:cs="Times New Roman"/>
          <w:color w:val="000000" w:themeColor="text1"/>
        </w:rPr>
        <w:fldChar w:fldCharType="separate"/>
      </w:r>
      <w:r w:rsidR="00A74DA0">
        <w:rPr>
          <w:rFonts w:cs="Times New Roman"/>
          <w:noProof/>
          <w:color w:val="000000" w:themeColor="text1"/>
        </w:rPr>
        <w:t>91</w:t>
      </w:r>
      <w:r w:rsidR="00F37A93">
        <w:rPr>
          <w:rFonts w:cs="Times New Roman"/>
          <w:color w:val="000000" w:themeColor="text1"/>
        </w:rPr>
        <w:fldChar w:fldCharType="end"/>
      </w:r>
    </w:p>
    <w:p w14:paraId="574E64D7" w14:textId="77777777" w:rsidR="00A50474" w:rsidRPr="00424939" w:rsidRDefault="00A50474" w:rsidP="00A50474">
      <w:pPr>
        <w:spacing w:after="0"/>
        <w:rPr>
          <w:rFonts w:cs="Times New Roman"/>
          <w:b/>
          <w:smallCaps/>
          <w:color w:val="000000" w:themeColor="text1"/>
        </w:rPr>
      </w:pPr>
    </w:p>
    <w:p w14:paraId="0A0EC6DD" w14:textId="1854C922" w:rsidR="00D954A7" w:rsidRPr="00424939" w:rsidRDefault="00D954A7" w:rsidP="00D954A7">
      <w:pPr>
        <w:spacing w:after="0"/>
        <w:rPr>
          <w:rFonts w:cs="Times New Roman"/>
          <w:b/>
          <w:color w:val="000000" w:themeColor="text1"/>
        </w:rPr>
      </w:pPr>
      <w:r w:rsidRPr="00424939">
        <w:rPr>
          <w:rFonts w:cs="Times New Roman"/>
          <w:b/>
          <w:color w:val="000000" w:themeColor="text1"/>
        </w:rPr>
        <w:t>ECO-105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the Public Interest </w:t>
      </w:r>
    </w:p>
    <w:p w14:paraId="73EFC261" w14:textId="694C8CC2" w:rsidR="00D954A7" w:rsidRPr="00424939" w:rsidRDefault="00D954A7" w:rsidP="00444B0C">
      <w:pPr>
        <w:rPr>
          <w:rPrChange w:id="10128" w:author="Summer 2023 updates" w:date="2024-07-31T13:42:00Z">
            <w:rPr>
              <w:color w:val="000000" w:themeColor="text1"/>
            </w:rPr>
          </w:rPrChange>
        </w:rPr>
        <w:pPrChange w:id="10129" w:author="Summer 2023 updates" w:date="2024-07-31T13:42:00Z">
          <w:pPr>
            <w:spacing w:after="40" w:line="228" w:lineRule="auto"/>
          </w:pPr>
        </w:pPrChange>
      </w:pPr>
      <w:r w:rsidRPr="00424939">
        <w:rPr>
          <w:rPrChange w:id="10130" w:author="Summer 2023 updates" w:date="2024-07-31T13:42:00Z">
            <w:rPr>
              <w:color w:val="000000" w:themeColor="text1"/>
            </w:rPr>
          </w:rPrChange>
        </w:rPr>
        <w:t>Designed to give students the opportunity to learn the fundamentals of the economic approach to problems and enable them to apply elementary concepts such as supply and demand, marginal costs and benefits, and the national income identity to problems like the environment, public choice, the budget deficit, the trade deficit, etc. The core of the course consists of the analytics of the economic way of thinking; the applications change from time to time. This course does not satisfy any of the requirements for a major or minor</w:t>
      </w:r>
      <w:r w:rsidR="00B8454E" w:rsidRPr="00424939">
        <w:rPr>
          <w:rPrChange w:id="10131" w:author="Summer 2023 updates" w:date="2024-07-31T13:42:00Z">
            <w:rPr>
              <w:color w:val="000000" w:themeColor="text1"/>
            </w:rPr>
          </w:rPrChange>
        </w:rPr>
        <w:fldChar w:fldCharType="begin"/>
      </w:r>
      <w:r w:rsidR="00B8454E" w:rsidRPr="00424939">
        <w:rPr>
          <w:rPrChange w:id="10132" w:author="Summer 2023 updates" w:date="2024-07-31T13:42:00Z">
            <w:rPr>
              <w:color w:val="000000" w:themeColor="text1"/>
            </w:rPr>
          </w:rPrChange>
        </w:rPr>
        <w:instrText xml:space="preserve"> XE "</w:instrText>
      </w:r>
      <w:del w:id="10133" w:author="Summer 2023 updates" w:date="2024-07-31T13:42:00Z">
        <w:r w:rsidR="00B8454E" w:rsidRPr="00424939">
          <w:rPr>
            <w:rStyle w:val="Strong"/>
            <w:rFonts w:ascii="Garamond" w:hAnsi="Garamond"/>
            <w:color w:val="000000" w:themeColor="text1"/>
          </w:rPr>
          <w:delInstrText>minor</w:delInstrText>
        </w:r>
      </w:del>
      <w:ins w:id="10134"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135" w:author="Summer 2023 updates" w:date="2024-07-31T13:42:00Z">
            <w:rPr>
              <w:color w:val="000000" w:themeColor="text1"/>
            </w:rPr>
          </w:rPrChange>
        </w:rPr>
        <w:instrText xml:space="preserve">" </w:instrText>
      </w:r>
      <w:r w:rsidR="00B8454E" w:rsidRPr="00424939">
        <w:rPr>
          <w:rPrChange w:id="10136" w:author="Summer 2023 updates" w:date="2024-07-31T13:42:00Z">
            <w:rPr>
              <w:color w:val="000000" w:themeColor="text1"/>
            </w:rPr>
          </w:rPrChange>
        </w:rPr>
        <w:fldChar w:fldCharType="end"/>
      </w:r>
      <w:r w:rsidRPr="00424939">
        <w:rPr>
          <w:rPrChange w:id="10137" w:author="Summer 2023 updates" w:date="2024-07-31T13:42:00Z">
            <w:rPr>
              <w:color w:val="000000" w:themeColor="text1"/>
            </w:rPr>
          </w:rPrChange>
        </w:rPr>
        <w:t xml:space="preserve"> in economics or international economics</w:t>
      </w:r>
      <w:r w:rsidR="009F4511" w:rsidRPr="00424939">
        <w:rPr>
          <w:rPrChange w:id="10138" w:author="Summer 2023 updates" w:date="2024-07-31T13:42:00Z">
            <w:rPr>
              <w:color w:val="000000" w:themeColor="text1"/>
            </w:rPr>
          </w:rPrChange>
        </w:rPr>
        <w:fldChar w:fldCharType="begin"/>
      </w:r>
      <w:r w:rsidR="009F4511" w:rsidRPr="00424939">
        <w:rPr>
          <w:rPrChange w:id="10139" w:author="Summer 2023 updates" w:date="2024-07-31T13:42:00Z">
            <w:rPr>
              <w:color w:val="000000" w:themeColor="text1"/>
            </w:rPr>
          </w:rPrChange>
        </w:rPr>
        <w:instrText xml:space="preserve"> XE "</w:instrText>
      </w:r>
      <w:del w:id="10140" w:author="Summer 2023 updates" w:date="2024-07-31T13:42:00Z">
        <w:r w:rsidR="009F4511" w:rsidRPr="00424939">
          <w:rPr>
            <w:rStyle w:val="Strong"/>
            <w:rFonts w:ascii="Garamond" w:hAnsi="Garamond"/>
            <w:color w:val="000000" w:themeColor="text1"/>
          </w:rPr>
          <w:delInstrText>international economics</w:delInstrText>
        </w:r>
      </w:del>
      <w:ins w:id="10141" w:author="Summer 2023 updates" w:date="2024-07-31T13:42:00Z">
        <w:r w:rsidR="00163BD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10142" w:author="Summer 2023 updates" w:date="2024-07-31T13:42:00Z">
            <w:rPr>
              <w:color w:val="000000" w:themeColor="text1"/>
            </w:rPr>
          </w:rPrChange>
        </w:rPr>
        <w:instrText xml:space="preserve">" </w:instrText>
      </w:r>
      <w:r w:rsidR="009F4511" w:rsidRPr="00424939">
        <w:rPr>
          <w:rPrChange w:id="10143" w:author="Summer 2023 updates" w:date="2024-07-31T13:42:00Z">
            <w:rPr>
              <w:color w:val="000000" w:themeColor="text1"/>
            </w:rPr>
          </w:rPrChange>
        </w:rPr>
        <w:fldChar w:fldCharType="end"/>
      </w:r>
      <w:r w:rsidRPr="00424939">
        <w:rPr>
          <w:rPrChange w:id="10144" w:author="Summer 2023 updates" w:date="2024-07-31T13:42:00Z">
            <w:rPr>
              <w:color w:val="000000" w:themeColor="text1"/>
            </w:rPr>
          </w:rPrChange>
        </w:rPr>
        <w:t xml:space="preserve">. </w:t>
      </w:r>
    </w:p>
    <w:p w14:paraId="38C0DC79" w14:textId="77777777" w:rsidR="00D954A7" w:rsidRPr="00424939" w:rsidRDefault="00D954A7" w:rsidP="00D954A7">
      <w:pPr>
        <w:spacing w:after="0"/>
        <w:rPr>
          <w:del w:id="10145" w:author="Summer 2023 updates" w:date="2024-07-31T13:42:00Z"/>
          <w:rFonts w:cs="Times New Roman"/>
          <w:b/>
          <w:color w:val="000000" w:themeColor="text1"/>
        </w:rPr>
      </w:pPr>
      <w:r w:rsidRPr="00424939">
        <w:rPr>
          <w:rFonts w:cs="Times New Roman"/>
          <w:b/>
          <w:color w:val="000000" w:themeColor="text1"/>
        </w:rPr>
        <w:t>ECO-115 Introduction to Political Economy</w:t>
      </w:r>
      <w:del w:id="10146" w:author="Summer 2023 updates" w:date="2024-07-31T13:42:00Z">
        <w:r w:rsidRPr="00424939">
          <w:rPr>
            <w:rFonts w:cs="Times New Roman"/>
            <w:b/>
            <w:color w:val="000000" w:themeColor="text1"/>
          </w:rPr>
          <w:delText xml:space="preserve"> </w:delText>
        </w:r>
      </w:del>
    </w:p>
    <w:p w14:paraId="52C28E3A" w14:textId="2281E610" w:rsidR="00D954A7" w:rsidRPr="00FA7F1B" w:rsidRDefault="00602976" w:rsidP="00444B0C">
      <w:pPr>
        <w:rPr>
          <w:rPrChange w:id="10147" w:author="Summer 2023 updates" w:date="2024-07-31T13:42:00Z">
            <w:rPr>
              <w:color w:val="000000" w:themeColor="text1"/>
            </w:rPr>
          </w:rPrChange>
        </w:rPr>
        <w:pPrChange w:id="10148" w:author="Summer 2023 updates" w:date="2024-07-31T13:42:00Z">
          <w:pPr>
            <w:spacing w:after="40" w:line="228" w:lineRule="auto"/>
          </w:pPr>
        </w:pPrChange>
      </w:pPr>
      <w:ins w:id="10149" w:author="Summer 2023 updates" w:date="2024-07-31T13:42:00Z">
        <w:r>
          <w:rPr>
            <w:rFonts w:cs="Times New Roman"/>
            <w:b/>
            <w:color w:val="000000" w:themeColor="text1"/>
          </w:rPr>
          <w:br/>
        </w:r>
      </w:ins>
      <w:r w:rsidR="00D954A7" w:rsidRPr="00424939">
        <w:rPr>
          <w:rPrChange w:id="10150" w:author="Summer 2023 updates" w:date="2024-07-31T13:42:00Z">
            <w:rPr>
              <w:color w:val="000000" w:themeColor="text1"/>
            </w:rPr>
          </w:rPrChange>
        </w:rPr>
        <w:t xml:space="preserve">An introduction to political economy. A study of the roots of economics and the interaction between public policy debates and economic theory. The course explores the historical foundation and development of a variety of schools of thought, ranging from the classical liberalism of Adam Smith to the radical voice of Karl Marx. Emphasis is placed on understanding not only the historical progression of ideas, but also the relevance varied perspectives have on </w:t>
      </w:r>
      <w:r w:rsidR="00D954A7" w:rsidRPr="00FA7F1B">
        <w:rPr>
          <w:rPrChange w:id="10151" w:author="Summer 2023 updates" w:date="2024-07-31T13:42:00Z">
            <w:rPr>
              <w:color w:val="000000" w:themeColor="text1"/>
            </w:rPr>
          </w:rPrChange>
        </w:rPr>
        <w:t>present political and economic issues. This course does not satisfy any of the requirements for a major or minor</w:t>
      </w:r>
      <w:r w:rsidR="00B8454E" w:rsidRPr="00FA7F1B">
        <w:rPr>
          <w:rPrChange w:id="10152" w:author="Summer 2023 updates" w:date="2024-07-31T13:42:00Z">
            <w:rPr>
              <w:color w:val="000000" w:themeColor="text1"/>
            </w:rPr>
          </w:rPrChange>
        </w:rPr>
        <w:fldChar w:fldCharType="begin"/>
      </w:r>
      <w:r w:rsidR="00B8454E" w:rsidRPr="00FA7F1B">
        <w:rPr>
          <w:rPrChange w:id="10153" w:author="Summer 2023 updates" w:date="2024-07-31T13:42:00Z">
            <w:rPr>
              <w:color w:val="000000" w:themeColor="text1"/>
            </w:rPr>
          </w:rPrChange>
        </w:rPr>
        <w:instrText xml:space="preserve"> XE "</w:instrText>
      </w:r>
      <w:del w:id="10154" w:author="Summer 2023 updates" w:date="2024-07-31T13:42:00Z">
        <w:r w:rsidR="00B8454E" w:rsidRPr="00FA7F1B">
          <w:rPr>
            <w:rStyle w:val="Strong"/>
            <w:rFonts w:ascii="Garamond" w:hAnsi="Garamond"/>
            <w:color w:val="000000" w:themeColor="text1"/>
          </w:rPr>
          <w:delInstrText>minor</w:delInstrText>
        </w:r>
      </w:del>
      <w:ins w:id="10155" w:author="Summer 2023 updates" w:date="2024-07-31T13:42:00Z">
        <w:r w:rsidR="00364529">
          <w:rPr>
            <w:rStyle w:val="Strong"/>
            <w:rFonts w:ascii="Garamond" w:hAnsi="Garamond"/>
            <w:color w:val="000000" w:themeColor="text1"/>
          </w:rPr>
          <w:instrText>M</w:instrText>
        </w:r>
        <w:r w:rsidR="00B8454E" w:rsidRPr="00FA7F1B">
          <w:rPr>
            <w:rStyle w:val="Strong"/>
            <w:rFonts w:ascii="Garamond" w:hAnsi="Garamond"/>
            <w:color w:val="000000" w:themeColor="text1"/>
          </w:rPr>
          <w:instrText>inor</w:instrText>
        </w:r>
      </w:ins>
      <w:r w:rsidR="00B8454E" w:rsidRPr="00FA7F1B">
        <w:rPr>
          <w:rPrChange w:id="10156" w:author="Summer 2023 updates" w:date="2024-07-31T13:42:00Z">
            <w:rPr>
              <w:color w:val="000000" w:themeColor="text1"/>
            </w:rPr>
          </w:rPrChange>
        </w:rPr>
        <w:instrText xml:space="preserve">" </w:instrText>
      </w:r>
      <w:r w:rsidR="00B8454E" w:rsidRPr="00FA7F1B">
        <w:rPr>
          <w:rPrChange w:id="10157" w:author="Summer 2023 updates" w:date="2024-07-31T13:42:00Z">
            <w:rPr>
              <w:color w:val="000000" w:themeColor="text1"/>
            </w:rPr>
          </w:rPrChange>
        </w:rPr>
        <w:fldChar w:fldCharType="end"/>
      </w:r>
      <w:r w:rsidR="00D954A7" w:rsidRPr="00FA7F1B">
        <w:rPr>
          <w:rPrChange w:id="10158" w:author="Summer 2023 updates" w:date="2024-07-31T13:42:00Z">
            <w:rPr>
              <w:color w:val="000000" w:themeColor="text1"/>
            </w:rPr>
          </w:rPrChange>
        </w:rPr>
        <w:t xml:space="preserve"> in economics or international economics</w:t>
      </w:r>
      <w:r w:rsidR="009F4511" w:rsidRPr="00FA7F1B">
        <w:rPr>
          <w:rPrChange w:id="10159" w:author="Summer 2023 updates" w:date="2024-07-31T13:42:00Z">
            <w:rPr>
              <w:color w:val="000000" w:themeColor="text1"/>
            </w:rPr>
          </w:rPrChange>
        </w:rPr>
        <w:fldChar w:fldCharType="begin"/>
      </w:r>
      <w:r w:rsidR="009F4511" w:rsidRPr="00FA7F1B">
        <w:rPr>
          <w:rPrChange w:id="10160" w:author="Summer 2023 updates" w:date="2024-07-31T13:42:00Z">
            <w:rPr>
              <w:color w:val="000000" w:themeColor="text1"/>
            </w:rPr>
          </w:rPrChange>
        </w:rPr>
        <w:instrText xml:space="preserve"> XE "</w:instrText>
      </w:r>
      <w:del w:id="10161" w:author="Summer 2023 updates" w:date="2024-07-31T13:42:00Z">
        <w:r w:rsidR="009F4511" w:rsidRPr="00FA7F1B">
          <w:rPr>
            <w:rStyle w:val="Strong"/>
            <w:rFonts w:ascii="Garamond" w:hAnsi="Garamond"/>
            <w:color w:val="000000" w:themeColor="text1"/>
          </w:rPr>
          <w:delInstrText>international economics</w:delInstrText>
        </w:r>
      </w:del>
      <w:ins w:id="10162" w:author="Summer 2023 updates" w:date="2024-07-31T13:42:00Z">
        <w:r w:rsidR="00163BDA">
          <w:rPr>
            <w:rStyle w:val="Strong"/>
            <w:rFonts w:ascii="Garamond" w:hAnsi="Garamond"/>
            <w:color w:val="000000" w:themeColor="text1"/>
          </w:rPr>
          <w:instrText>I</w:instrText>
        </w:r>
        <w:r w:rsidR="009F4511" w:rsidRPr="00FA7F1B">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FA7F1B">
          <w:rPr>
            <w:rStyle w:val="Strong"/>
            <w:rFonts w:ascii="Garamond" w:hAnsi="Garamond"/>
            <w:color w:val="000000" w:themeColor="text1"/>
          </w:rPr>
          <w:instrText>conomics</w:instrText>
        </w:r>
      </w:ins>
      <w:r w:rsidR="009F4511" w:rsidRPr="00FA7F1B">
        <w:rPr>
          <w:rPrChange w:id="10163" w:author="Summer 2023 updates" w:date="2024-07-31T13:42:00Z">
            <w:rPr>
              <w:color w:val="000000" w:themeColor="text1"/>
            </w:rPr>
          </w:rPrChange>
        </w:rPr>
        <w:instrText xml:space="preserve">" </w:instrText>
      </w:r>
      <w:r w:rsidR="009F4511" w:rsidRPr="00FA7F1B">
        <w:rPr>
          <w:rPrChange w:id="10164" w:author="Summer 2023 updates" w:date="2024-07-31T13:42:00Z">
            <w:rPr>
              <w:color w:val="000000" w:themeColor="text1"/>
            </w:rPr>
          </w:rPrChange>
        </w:rPr>
        <w:fldChar w:fldCharType="end"/>
      </w:r>
      <w:r w:rsidR="00D954A7" w:rsidRPr="00FA7F1B">
        <w:rPr>
          <w:rPrChange w:id="10165" w:author="Summer 2023 updates" w:date="2024-07-31T13:42:00Z">
            <w:rPr>
              <w:color w:val="000000" w:themeColor="text1"/>
            </w:rPr>
          </w:rPrChange>
        </w:rPr>
        <w:t xml:space="preserve">.  </w:t>
      </w:r>
    </w:p>
    <w:p w14:paraId="57916A37" w14:textId="02E72674" w:rsidR="003707EC" w:rsidRPr="00FA7F1B" w:rsidRDefault="00780E7C" w:rsidP="003707EC">
      <w:pPr>
        <w:spacing w:after="0"/>
        <w:rPr>
          <w:rFonts w:cs="Times New Roman"/>
          <w:b/>
          <w:color w:val="000000" w:themeColor="text1"/>
        </w:rPr>
      </w:pPr>
      <w:r w:rsidRPr="00FA7F1B">
        <w:rPr>
          <w:rFonts w:cs="Times New Roman"/>
          <w:b/>
          <w:color w:val="000000" w:themeColor="text1"/>
        </w:rPr>
        <w:t>DS-120</w:t>
      </w:r>
      <w:r w:rsidR="003707EC" w:rsidRPr="00FA7F1B">
        <w:rPr>
          <w:rFonts w:cs="Times New Roman"/>
          <w:b/>
          <w:color w:val="000000" w:themeColor="text1"/>
        </w:rPr>
        <w:t xml:space="preserve"> </w:t>
      </w:r>
      <w:r w:rsidR="003707EC" w:rsidRPr="00FA7F1B">
        <w:rPr>
          <w:rFonts w:cs="Times New Roman"/>
          <w:b/>
          <w:color w:val="000000" w:themeColor="text1"/>
        </w:rPr>
        <w:fldChar w:fldCharType="begin"/>
      </w:r>
      <w:r w:rsidR="003707EC" w:rsidRPr="00FA7F1B">
        <w:rPr>
          <w:color w:val="000000" w:themeColor="text1"/>
        </w:rPr>
        <w:instrText xml:space="preserve"> XE "</w:instrText>
      </w:r>
      <w:r w:rsidR="003707EC" w:rsidRPr="00FA7F1B">
        <w:rPr>
          <w:rFonts w:cs="Times New Roman"/>
          <w:color w:val="000000" w:themeColor="text1"/>
        </w:rPr>
        <w:instrText>Economics</w:instrText>
      </w:r>
      <w:r w:rsidR="003707EC" w:rsidRPr="00FA7F1B">
        <w:rPr>
          <w:color w:val="000000" w:themeColor="text1"/>
        </w:rPr>
        <w:instrText xml:space="preserve">" </w:instrText>
      </w:r>
      <w:r w:rsidR="003707EC" w:rsidRPr="00FA7F1B">
        <w:rPr>
          <w:rFonts w:cs="Times New Roman"/>
          <w:b/>
          <w:color w:val="000000" w:themeColor="text1"/>
        </w:rPr>
        <w:fldChar w:fldCharType="end"/>
      </w:r>
      <w:r w:rsidR="003707EC" w:rsidRPr="00FA7F1B">
        <w:rPr>
          <w:rFonts w:cs="Times New Roman"/>
          <w:b/>
          <w:color w:val="000000" w:themeColor="text1"/>
        </w:rPr>
        <w:t xml:space="preserve">Sports Analytics </w:t>
      </w:r>
    </w:p>
    <w:p w14:paraId="53EBA461" w14:textId="48184AE9" w:rsidR="00780E7C" w:rsidRPr="00FA7F1B" w:rsidRDefault="00780E7C" w:rsidP="00444B0C">
      <w:pPr>
        <w:rPr>
          <w:b/>
          <w:rPrChange w:id="10166" w:author="Summer 2023 updates" w:date="2024-07-31T13:42:00Z">
            <w:rPr>
              <w:b/>
              <w:color w:val="000000" w:themeColor="text1"/>
            </w:rPr>
          </w:rPrChange>
        </w:rPr>
        <w:pPrChange w:id="10167" w:author="Summer 2023 updates" w:date="2024-07-31T13:42:00Z">
          <w:pPr>
            <w:spacing w:before="60" w:after="0"/>
          </w:pPr>
        </w:pPrChange>
      </w:pPr>
      <w:r w:rsidRPr="00FA7F1B">
        <w:t xml:space="preserve">See Data Science, </w:t>
      </w:r>
      <w:r w:rsidR="009F0049" w:rsidRPr="00424939">
        <w:rPr>
          <w:rPrChange w:id="10168" w:author="Summer 2023 updates" w:date="2024-07-31T13:42:00Z">
            <w:rPr>
              <w:color w:val="000000" w:themeColor="text1"/>
            </w:rPr>
          </w:rPrChange>
        </w:rPr>
        <w:t xml:space="preserve">p. </w:t>
      </w:r>
      <w:r w:rsidR="009F0049">
        <w:rPr>
          <w:rPrChange w:id="10169" w:author="Summer 2023 updates" w:date="2024-07-31T13:42:00Z">
            <w:rPr>
              <w:color w:val="000000" w:themeColor="text1"/>
            </w:rPr>
          </w:rPrChange>
        </w:rPr>
        <w:fldChar w:fldCharType="begin"/>
      </w:r>
      <w:r w:rsidR="009F0049">
        <w:rPr>
          <w:rPrChange w:id="10170" w:author="Summer 2023 updates" w:date="2024-07-31T13:42:00Z">
            <w:rPr>
              <w:color w:val="000000" w:themeColor="text1"/>
            </w:rPr>
          </w:rPrChange>
        </w:rPr>
        <w:instrText xml:space="preserve"> PAGEREF  DataScience \h </w:instrText>
      </w:r>
      <w:r w:rsidR="009F0049">
        <w:rPr>
          <w:rPrChange w:id="10171" w:author="Summer 2023 updates" w:date="2024-07-31T13:42:00Z">
            <w:rPr>
              <w:color w:val="000000" w:themeColor="text1"/>
            </w:rPr>
          </w:rPrChange>
        </w:rPr>
      </w:r>
      <w:r w:rsidR="009F0049">
        <w:rPr>
          <w:rPrChange w:id="10172" w:author="Summer 2023 updates" w:date="2024-07-31T13:42:00Z">
            <w:rPr>
              <w:color w:val="000000" w:themeColor="text1"/>
            </w:rPr>
          </w:rPrChange>
        </w:rPr>
        <w:fldChar w:fldCharType="separate"/>
      </w:r>
      <w:r w:rsidR="00A74DA0">
        <w:rPr>
          <w:noProof/>
        </w:rPr>
        <w:t>115</w:t>
      </w:r>
      <w:r w:rsidR="009F0049">
        <w:rPr>
          <w:rPrChange w:id="10173" w:author="Summer 2023 updates" w:date="2024-07-31T13:42:00Z">
            <w:rPr>
              <w:color w:val="000000" w:themeColor="text1"/>
            </w:rPr>
          </w:rPrChange>
        </w:rPr>
        <w:fldChar w:fldCharType="end"/>
      </w:r>
    </w:p>
    <w:p w14:paraId="0CD72961" w14:textId="5075D7FB" w:rsidR="00D954A7" w:rsidRPr="00FA7F1B" w:rsidRDefault="00D954A7" w:rsidP="003707EC">
      <w:pPr>
        <w:spacing w:before="60" w:after="0"/>
        <w:rPr>
          <w:rFonts w:cs="Times New Roman"/>
          <w:b/>
          <w:color w:val="000000" w:themeColor="text1"/>
        </w:rPr>
      </w:pPr>
      <w:r w:rsidRPr="00FA7F1B">
        <w:rPr>
          <w:rFonts w:cs="Times New Roman"/>
          <w:b/>
          <w:color w:val="000000" w:themeColor="text1"/>
        </w:rPr>
        <w:t>ECO-155 The Economics</w:t>
      </w:r>
      <w:r w:rsidR="00B8454E" w:rsidRPr="00FA7F1B">
        <w:rPr>
          <w:rFonts w:cs="Times New Roman"/>
          <w:b/>
          <w:color w:val="000000" w:themeColor="text1"/>
        </w:rPr>
        <w:fldChar w:fldCharType="begin"/>
      </w:r>
      <w:r w:rsidR="00B8454E" w:rsidRPr="00FA7F1B">
        <w:rPr>
          <w:color w:val="000000" w:themeColor="text1"/>
        </w:rPr>
        <w:instrText xml:space="preserve"> XE "</w:instrText>
      </w:r>
      <w:r w:rsidR="00B8454E" w:rsidRPr="00FA7F1B">
        <w:rPr>
          <w:rFonts w:cs="Times New Roman"/>
          <w:color w:val="000000" w:themeColor="text1"/>
        </w:rPr>
        <w:instrText>Economics</w:instrText>
      </w:r>
      <w:r w:rsidR="00B8454E" w:rsidRPr="00FA7F1B">
        <w:rPr>
          <w:color w:val="000000" w:themeColor="text1"/>
        </w:rPr>
        <w:instrText xml:space="preserve">" </w:instrText>
      </w:r>
      <w:r w:rsidR="00B8454E" w:rsidRPr="00FA7F1B">
        <w:rPr>
          <w:rFonts w:cs="Times New Roman"/>
          <w:b/>
          <w:color w:val="000000" w:themeColor="text1"/>
        </w:rPr>
        <w:fldChar w:fldCharType="end"/>
      </w:r>
      <w:r w:rsidRPr="00FA7F1B">
        <w:rPr>
          <w:rFonts w:cs="Times New Roman"/>
          <w:b/>
          <w:color w:val="000000" w:themeColor="text1"/>
        </w:rPr>
        <w:t xml:space="preserve"> and Ethics of Alternative Energies </w:t>
      </w:r>
    </w:p>
    <w:p w14:paraId="355B2DB4" w14:textId="47F2BE16" w:rsidR="00D954A7" w:rsidRPr="00424939" w:rsidRDefault="00D954A7" w:rsidP="00444B0C">
      <w:pPr>
        <w:rPr>
          <w:rPrChange w:id="10174" w:author="Summer 2023 updates" w:date="2024-07-31T13:42:00Z">
            <w:rPr>
              <w:color w:val="000000" w:themeColor="text1"/>
            </w:rPr>
          </w:rPrChange>
        </w:rPr>
        <w:pPrChange w:id="10175" w:author="Summer 2023 updates" w:date="2024-07-31T13:42:00Z">
          <w:pPr>
            <w:spacing w:after="40" w:line="228" w:lineRule="auto"/>
          </w:pPr>
        </w:pPrChange>
      </w:pPr>
      <w:r w:rsidRPr="00FA7F1B">
        <w:rPr>
          <w:rPrChange w:id="10176" w:author="Summer 2023 updates" w:date="2024-07-31T13:42:00Z">
            <w:rPr>
              <w:color w:val="000000" w:themeColor="text1"/>
            </w:rPr>
          </w:rPrChange>
        </w:rPr>
        <w:t>Focuses on the economics and ethics of energy choices, with some emphasis on climate change and other concerns</w:t>
      </w:r>
      <w:r w:rsidRPr="00424939">
        <w:rPr>
          <w:rPrChange w:id="10177" w:author="Summer 2023 updates" w:date="2024-07-31T13:42:00Z">
            <w:rPr>
              <w:color w:val="000000" w:themeColor="text1"/>
            </w:rPr>
          </w:rPrChange>
        </w:rPr>
        <w:t xml:space="preserve"> related to energy use, including the science behind climate change and various alternative energies.  The course examines a broad array of issues related to energy and more specifically, alternatives to petroleum-based sources of energy such as biomass, wind, and solar.  Energy choices and policies are analyzed using a variety of methods, such as benefit-cost, equity, program evaluation (both monetary and non-monetary), and social benefits versus economic impact.  The course includes travel to regional organizations that develop and produce these technologies; guest lectures from national and state experts on the economics of energy, energy policy, and the science behind various energies; case studies; and class discussion.  Students gain a broad understanding of factors considered in energy development and policy.  This course may be used to satisfy the requirements for a major in Environmental Studies</w:t>
      </w:r>
      <w:r w:rsidR="009F4511" w:rsidRPr="00424939">
        <w:rPr>
          <w:rPrChange w:id="10178" w:author="Summer 2023 updates" w:date="2024-07-31T13:42:00Z">
            <w:rPr>
              <w:color w:val="000000" w:themeColor="text1"/>
            </w:rPr>
          </w:rPrChange>
        </w:rPr>
        <w:fldChar w:fldCharType="begin"/>
      </w:r>
      <w:r w:rsidR="009F4511" w:rsidRPr="00424939">
        <w:rPr>
          <w:rPrChange w:id="10179" w:author="Summer 2023 updates" w:date="2024-07-31T13:42:00Z">
            <w:rPr>
              <w:color w:val="000000" w:themeColor="text1"/>
            </w:rPr>
          </w:rPrChange>
        </w:rPr>
        <w:instrText xml:space="preserve"> XE "Environmental Studies" </w:instrText>
      </w:r>
      <w:r w:rsidR="009F4511" w:rsidRPr="00424939">
        <w:rPr>
          <w:rPrChange w:id="10180" w:author="Summer 2023 updates" w:date="2024-07-31T13:42:00Z">
            <w:rPr>
              <w:color w:val="000000" w:themeColor="text1"/>
            </w:rPr>
          </w:rPrChange>
        </w:rPr>
        <w:fldChar w:fldCharType="end"/>
      </w:r>
      <w:r w:rsidRPr="00424939">
        <w:rPr>
          <w:rPrChange w:id="10181" w:author="Summer 2023 updates" w:date="2024-07-31T13:42:00Z">
            <w:rPr>
              <w:color w:val="000000" w:themeColor="text1"/>
            </w:rPr>
          </w:rPrChange>
        </w:rPr>
        <w:t xml:space="preserve"> but does not satisfy any of the requirements for a major or minor</w:t>
      </w:r>
      <w:r w:rsidR="00B8454E" w:rsidRPr="00424939">
        <w:rPr>
          <w:rPrChange w:id="10182" w:author="Summer 2023 updates" w:date="2024-07-31T13:42:00Z">
            <w:rPr>
              <w:color w:val="000000" w:themeColor="text1"/>
            </w:rPr>
          </w:rPrChange>
        </w:rPr>
        <w:fldChar w:fldCharType="begin"/>
      </w:r>
      <w:r w:rsidR="00B8454E" w:rsidRPr="00424939">
        <w:rPr>
          <w:rPrChange w:id="10183" w:author="Summer 2023 updates" w:date="2024-07-31T13:42:00Z">
            <w:rPr>
              <w:color w:val="000000" w:themeColor="text1"/>
            </w:rPr>
          </w:rPrChange>
        </w:rPr>
        <w:instrText xml:space="preserve"> XE "</w:instrText>
      </w:r>
      <w:del w:id="10184" w:author="Summer 2023 updates" w:date="2024-07-31T13:42:00Z">
        <w:r w:rsidR="00B8454E" w:rsidRPr="00424939">
          <w:rPr>
            <w:rStyle w:val="Strong"/>
            <w:rFonts w:ascii="Garamond" w:hAnsi="Garamond"/>
            <w:color w:val="000000" w:themeColor="text1"/>
          </w:rPr>
          <w:delInstrText>minor</w:delInstrText>
        </w:r>
      </w:del>
      <w:ins w:id="10185" w:author="Summer 2023 updates" w:date="2024-07-31T13:42:00Z">
        <w:r w:rsidR="00461ABA">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186" w:author="Summer 2023 updates" w:date="2024-07-31T13:42:00Z">
            <w:rPr>
              <w:color w:val="000000" w:themeColor="text1"/>
            </w:rPr>
          </w:rPrChange>
        </w:rPr>
        <w:instrText xml:space="preserve">" </w:instrText>
      </w:r>
      <w:r w:rsidR="00B8454E" w:rsidRPr="00424939">
        <w:rPr>
          <w:rPrChange w:id="10187" w:author="Summer 2023 updates" w:date="2024-07-31T13:42:00Z">
            <w:rPr>
              <w:color w:val="000000" w:themeColor="text1"/>
            </w:rPr>
          </w:rPrChange>
        </w:rPr>
        <w:fldChar w:fldCharType="end"/>
      </w:r>
      <w:r w:rsidRPr="00424939">
        <w:rPr>
          <w:rPrChange w:id="10188" w:author="Summer 2023 updates" w:date="2024-07-31T13:42:00Z">
            <w:rPr>
              <w:color w:val="000000" w:themeColor="text1"/>
            </w:rPr>
          </w:rPrChange>
        </w:rPr>
        <w:t xml:space="preserve"> in economics or international economics</w:t>
      </w:r>
      <w:r w:rsidR="009F4511" w:rsidRPr="00424939">
        <w:rPr>
          <w:rPrChange w:id="10189" w:author="Summer 2023 updates" w:date="2024-07-31T13:42:00Z">
            <w:rPr>
              <w:color w:val="000000" w:themeColor="text1"/>
            </w:rPr>
          </w:rPrChange>
        </w:rPr>
        <w:fldChar w:fldCharType="begin"/>
      </w:r>
      <w:r w:rsidR="009F4511" w:rsidRPr="00424939">
        <w:rPr>
          <w:rPrChange w:id="10190" w:author="Summer 2023 updates" w:date="2024-07-31T13:42:00Z">
            <w:rPr>
              <w:color w:val="000000" w:themeColor="text1"/>
            </w:rPr>
          </w:rPrChange>
        </w:rPr>
        <w:instrText xml:space="preserve"> XE "</w:instrText>
      </w:r>
      <w:del w:id="10191" w:author="Summer 2023 updates" w:date="2024-07-31T13:42:00Z">
        <w:r w:rsidR="009F4511" w:rsidRPr="00424939">
          <w:rPr>
            <w:rStyle w:val="Strong"/>
            <w:rFonts w:ascii="Garamond" w:hAnsi="Garamond"/>
            <w:color w:val="000000" w:themeColor="text1"/>
          </w:rPr>
          <w:delInstrText>international economics</w:delInstrText>
        </w:r>
      </w:del>
      <w:ins w:id="10192" w:author="Summer 2023 updates" w:date="2024-07-31T13:42:00Z">
        <w:r w:rsidR="00163BD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163BD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rPrChange w:id="10193" w:author="Summer 2023 updates" w:date="2024-07-31T13:42:00Z">
            <w:rPr>
              <w:color w:val="000000" w:themeColor="text1"/>
            </w:rPr>
          </w:rPrChange>
        </w:rPr>
        <w:instrText xml:space="preserve">" </w:instrText>
      </w:r>
      <w:r w:rsidR="009F4511" w:rsidRPr="00424939">
        <w:rPr>
          <w:rPrChange w:id="10194" w:author="Summer 2023 updates" w:date="2024-07-31T13:42:00Z">
            <w:rPr>
              <w:color w:val="000000" w:themeColor="text1"/>
            </w:rPr>
          </w:rPrChange>
        </w:rPr>
        <w:fldChar w:fldCharType="end"/>
      </w:r>
      <w:r w:rsidRPr="00424939">
        <w:rPr>
          <w:rPrChange w:id="10195" w:author="Summer 2023 updates" w:date="2024-07-31T13:42:00Z">
            <w:rPr>
              <w:color w:val="000000" w:themeColor="text1"/>
            </w:rPr>
          </w:rPrChange>
        </w:rPr>
        <w:t>. (Offered May Term</w:t>
      </w:r>
      <w:r w:rsidR="008C196D" w:rsidRPr="00424939">
        <w:rPr>
          <w:rPrChange w:id="10196" w:author="Summer 2023 updates" w:date="2024-07-31T13:42:00Z">
            <w:rPr>
              <w:color w:val="000000" w:themeColor="text1"/>
            </w:rPr>
          </w:rPrChange>
        </w:rPr>
        <w:fldChar w:fldCharType="begin"/>
      </w:r>
      <w:r w:rsidR="008C196D" w:rsidRPr="00424939">
        <w:rPr>
          <w:rPrChange w:id="10197" w:author="Summer 2023 updates" w:date="2024-07-31T13:42:00Z">
            <w:rPr>
              <w:color w:val="000000" w:themeColor="text1"/>
            </w:rPr>
          </w:rPrChange>
        </w:rPr>
        <w:instrText xml:space="preserve"> XE "May Term" </w:instrText>
      </w:r>
      <w:r w:rsidR="008C196D" w:rsidRPr="00424939">
        <w:rPr>
          <w:rPrChange w:id="10198" w:author="Summer 2023 updates" w:date="2024-07-31T13:42:00Z">
            <w:rPr>
              <w:color w:val="000000" w:themeColor="text1"/>
            </w:rPr>
          </w:rPrChange>
        </w:rPr>
        <w:fldChar w:fldCharType="end"/>
      </w:r>
      <w:r w:rsidRPr="00424939">
        <w:rPr>
          <w:rPrChange w:id="10199" w:author="Summer 2023 updates" w:date="2024-07-31T13:42:00Z">
            <w:rPr>
              <w:color w:val="000000" w:themeColor="text1"/>
            </w:rPr>
          </w:rPrChange>
        </w:rPr>
        <w:t xml:space="preserve"> only)</w:t>
      </w:r>
    </w:p>
    <w:p w14:paraId="05F52677" w14:textId="77777777" w:rsidR="00D954A7" w:rsidRPr="00424939" w:rsidRDefault="00D954A7" w:rsidP="00132690">
      <w:pPr>
        <w:keepNext/>
        <w:spacing w:after="0"/>
        <w:rPr>
          <w:rFonts w:cs="Times New Roman"/>
          <w:b/>
          <w:color w:val="000000" w:themeColor="text1"/>
        </w:rPr>
      </w:pPr>
      <w:r w:rsidRPr="00424939">
        <w:rPr>
          <w:rFonts w:cs="Times New Roman"/>
          <w:b/>
          <w:color w:val="000000" w:themeColor="text1"/>
        </w:rPr>
        <w:t xml:space="preserve">ECO-175 Principles of Macroeconomics </w:t>
      </w:r>
    </w:p>
    <w:p w14:paraId="28D14F11" w14:textId="77777777" w:rsidR="00D954A7" w:rsidRPr="00424939" w:rsidRDefault="00D954A7" w:rsidP="00444B0C">
      <w:pPr>
        <w:rPr>
          <w:rPrChange w:id="10200" w:author="Summer 2023 updates" w:date="2024-07-31T13:42:00Z">
            <w:rPr>
              <w:color w:val="000000" w:themeColor="text1"/>
            </w:rPr>
          </w:rPrChange>
        </w:rPr>
        <w:pPrChange w:id="10201" w:author="Summer 2023 updates" w:date="2024-07-31T13:42:00Z">
          <w:pPr>
            <w:spacing w:after="40" w:line="228" w:lineRule="auto"/>
          </w:pPr>
        </w:pPrChange>
      </w:pPr>
      <w:r w:rsidRPr="00424939">
        <w:rPr>
          <w:rPrChange w:id="10202" w:author="Summer 2023 updates" w:date="2024-07-31T13:42:00Z">
            <w:rPr>
              <w:color w:val="000000" w:themeColor="text1"/>
            </w:rPr>
          </w:rPrChange>
        </w:rPr>
        <w:t xml:space="preserve">Theories of aggregate demand and supply applied to national income determination, business cycles, money, interest rates, inflation, and other macroeconomic questions. </w:t>
      </w:r>
    </w:p>
    <w:p w14:paraId="00D2FC9F" w14:textId="3061BBB5" w:rsidR="00D954A7" w:rsidRPr="00424939" w:rsidRDefault="00D954A7" w:rsidP="00D954A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ECO-195 Principles of Environmental Economics</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w:t>
      </w:r>
    </w:p>
    <w:p w14:paraId="39321124" w14:textId="510982F2" w:rsidR="00D954A7" w:rsidRPr="009A57C1" w:rsidRDefault="00D954A7" w:rsidP="00444B0C">
      <w:pPr>
        <w:rPr>
          <w:rPrChange w:id="10203" w:author="Summer 2023 updates" w:date="2024-07-31T13:42:00Z">
            <w:rPr>
              <w:color w:val="000000" w:themeColor="text1"/>
            </w:rPr>
          </w:rPrChange>
        </w:rPr>
        <w:pPrChange w:id="10204" w:author="Summer 2023 updates" w:date="2024-07-31T13:42:00Z">
          <w:pPr>
            <w:spacing w:after="40"/>
          </w:pPr>
        </w:pPrChange>
      </w:pPr>
      <w:r w:rsidRPr="00424939">
        <w:rPr>
          <w:rPrChange w:id="10205" w:author="Summer 2023 updates" w:date="2024-07-31T13:42:00Z">
            <w:rPr>
              <w:color w:val="000000" w:themeColor="text1"/>
            </w:rPr>
          </w:rPrChange>
        </w:rPr>
        <w:t xml:space="preserve">See Environmental </w:t>
      </w:r>
      <w:r w:rsidRPr="009A57C1">
        <w:rPr>
          <w:rPrChange w:id="10206" w:author="Summer 2023 updates" w:date="2024-07-31T13:42:00Z">
            <w:rPr>
              <w:color w:val="000000" w:themeColor="text1"/>
            </w:rPr>
          </w:rPrChange>
        </w:rPr>
        <w:t>Studies</w:t>
      </w:r>
      <w:r w:rsidR="009F4511" w:rsidRPr="009A57C1">
        <w:rPr>
          <w:rPrChange w:id="10207" w:author="Summer 2023 updates" w:date="2024-07-31T13:42:00Z">
            <w:rPr>
              <w:color w:val="000000" w:themeColor="text1"/>
            </w:rPr>
          </w:rPrChange>
        </w:rPr>
        <w:fldChar w:fldCharType="begin"/>
      </w:r>
      <w:r w:rsidR="009F4511" w:rsidRPr="009A57C1">
        <w:rPr>
          <w:rPrChange w:id="10208" w:author="Summer 2023 updates" w:date="2024-07-31T13:42:00Z">
            <w:rPr>
              <w:color w:val="000000" w:themeColor="text1"/>
            </w:rPr>
          </w:rPrChange>
        </w:rPr>
        <w:instrText xml:space="preserve"> XE "Environmental Studies" </w:instrText>
      </w:r>
      <w:r w:rsidR="009F4511" w:rsidRPr="009A57C1">
        <w:rPr>
          <w:rPrChange w:id="10209" w:author="Summer 2023 updates" w:date="2024-07-31T13:42:00Z">
            <w:rPr>
              <w:color w:val="000000" w:themeColor="text1"/>
            </w:rPr>
          </w:rPrChange>
        </w:rPr>
        <w:fldChar w:fldCharType="end"/>
      </w:r>
      <w:r w:rsidRPr="009A57C1">
        <w:rPr>
          <w:rPrChange w:id="10210" w:author="Summer 2023 updates" w:date="2024-07-31T13:42:00Z">
            <w:rPr>
              <w:color w:val="000000" w:themeColor="text1"/>
            </w:rPr>
          </w:rPrChange>
        </w:rPr>
        <w:t xml:space="preserve">, p. </w:t>
      </w:r>
      <w:r w:rsidR="007C194E">
        <w:rPr>
          <w:rPrChange w:id="10211" w:author="Summer 2023 updates" w:date="2024-07-31T13:42:00Z">
            <w:rPr>
              <w:color w:val="000000" w:themeColor="text1"/>
            </w:rPr>
          </w:rPrChange>
        </w:rPr>
        <w:fldChar w:fldCharType="begin"/>
      </w:r>
      <w:r w:rsidR="007C194E">
        <w:rPr>
          <w:rPrChange w:id="10212" w:author="Summer 2023 updates" w:date="2024-07-31T13:42:00Z">
            <w:rPr>
              <w:color w:val="000000" w:themeColor="text1"/>
            </w:rPr>
          </w:rPrChange>
        </w:rPr>
        <w:instrText xml:space="preserve"> PAGEREF  Environmental \h </w:instrText>
      </w:r>
      <w:r w:rsidR="007C194E">
        <w:rPr>
          <w:rPrChange w:id="10213" w:author="Summer 2023 updates" w:date="2024-07-31T13:42:00Z">
            <w:rPr>
              <w:color w:val="000000" w:themeColor="text1"/>
            </w:rPr>
          </w:rPrChange>
        </w:rPr>
      </w:r>
      <w:r w:rsidR="007C194E">
        <w:rPr>
          <w:rPrChange w:id="10214" w:author="Summer 2023 updates" w:date="2024-07-31T13:42:00Z">
            <w:rPr>
              <w:color w:val="000000" w:themeColor="text1"/>
            </w:rPr>
          </w:rPrChange>
        </w:rPr>
        <w:fldChar w:fldCharType="separate"/>
      </w:r>
      <w:r w:rsidR="00A74DA0">
        <w:rPr>
          <w:noProof/>
        </w:rPr>
        <w:t>132</w:t>
      </w:r>
      <w:r w:rsidR="007C194E">
        <w:rPr>
          <w:rPrChange w:id="10215" w:author="Summer 2023 updates" w:date="2024-07-31T13:42:00Z">
            <w:rPr>
              <w:color w:val="000000" w:themeColor="text1"/>
            </w:rPr>
          </w:rPrChange>
        </w:rPr>
        <w:fldChar w:fldCharType="end"/>
      </w:r>
      <w:r w:rsidR="007C194E">
        <w:rPr>
          <w:rPrChange w:id="10216" w:author="Summer 2023 updates" w:date="2024-07-31T13:42:00Z">
            <w:rPr>
              <w:color w:val="000000" w:themeColor="text1"/>
            </w:rPr>
          </w:rPrChange>
        </w:rPr>
        <w:t>.</w:t>
      </w:r>
    </w:p>
    <w:p w14:paraId="50C86074" w14:textId="77777777" w:rsidR="00D954A7" w:rsidRPr="00424939" w:rsidRDefault="00D954A7" w:rsidP="00D954A7">
      <w:pPr>
        <w:keepNext/>
        <w:spacing w:after="0"/>
        <w:rPr>
          <w:rFonts w:cs="Times New Roman"/>
          <w:b/>
          <w:color w:val="000000" w:themeColor="text1"/>
        </w:rPr>
      </w:pPr>
      <w:r w:rsidRPr="00424939">
        <w:rPr>
          <w:rFonts w:cs="Times New Roman"/>
          <w:b/>
          <w:color w:val="000000" w:themeColor="text1"/>
        </w:rPr>
        <w:t xml:space="preserve">ECO-215 Principles of Microeconomics </w:t>
      </w:r>
    </w:p>
    <w:p w14:paraId="3229274C" w14:textId="77777777" w:rsidR="00D954A7" w:rsidRPr="00424939" w:rsidRDefault="00D954A7" w:rsidP="00444B0C">
      <w:pPr>
        <w:rPr>
          <w:rPrChange w:id="10217" w:author="Summer 2023 updates" w:date="2024-07-31T13:42:00Z">
            <w:rPr>
              <w:color w:val="000000" w:themeColor="text1"/>
            </w:rPr>
          </w:rPrChange>
        </w:rPr>
        <w:pPrChange w:id="10218" w:author="Summer 2023 updates" w:date="2024-07-31T13:42:00Z">
          <w:pPr>
            <w:spacing w:after="0" w:line="228" w:lineRule="auto"/>
          </w:pPr>
        </w:pPrChange>
      </w:pPr>
      <w:r w:rsidRPr="00424939">
        <w:rPr>
          <w:rPrChange w:id="10219" w:author="Summer 2023 updates" w:date="2024-07-31T13:42:00Z">
            <w:rPr>
              <w:color w:val="000000" w:themeColor="text1"/>
            </w:rPr>
          </w:rPrChange>
        </w:rPr>
        <w:t xml:space="preserve">A study of demand and supply, theories of household and firm behavior, market structures, and pricing in output and factor markets under competitive and non-competitive conditions. Includes an economic analysis of the nature and consequences of market failure. </w:t>
      </w:r>
      <w:r w:rsidRPr="00424939">
        <w:rPr>
          <w:u w:val="single"/>
          <w:rPrChange w:id="10220" w:author="Summer 2023 updates" w:date="2024-07-31T13:42:00Z">
            <w:rPr>
              <w:color w:val="000000" w:themeColor="text1"/>
              <w:u w:val="single"/>
            </w:rPr>
          </w:rPrChange>
        </w:rPr>
        <w:t>Prerequisite</w:t>
      </w:r>
      <w:r w:rsidRPr="00424939">
        <w:rPr>
          <w:rPrChange w:id="10221" w:author="Summer 2023 updates" w:date="2024-07-31T13:42:00Z">
            <w:rPr>
              <w:color w:val="000000" w:themeColor="text1"/>
            </w:rPr>
          </w:rPrChange>
        </w:rPr>
        <w:t xml:space="preserve">: Principles of Macroeconomics (ECO-175). </w:t>
      </w:r>
    </w:p>
    <w:p w14:paraId="6FD54A53" w14:textId="1CA215D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ECO-225 Money and Banking </w:t>
      </w:r>
    </w:p>
    <w:p w14:paraId="64914970" w14:textId="77777777" w:rsidR="00D954A7" w:rsidRPr="00424939" w:rsidRDefault="00D954A7" w:rsidP="00444B0C">
      <w:pPr>
        <w:rPr>
          <w:rPrChange w:id="10222" w:author="Summer 2023 updates" w:date="2024-07-31T13:42:00Z">
            <w:rPr>
              <w:color w:val="000000" w:themeColor="text1"/>
            </w:rPr>
          </w:rPrChange>
        </w:rPr>
        <w:pPrChange w:id="10223" w:author="Summer 2023 updates" w:date="2024-07-31T13:42:00Z">
          <w:pPr>
            <w:spacing w:after="0"/>
          </w:pPr>
        </w:pPrChange>
      </w:pPr>
      <w:r w:rsidRPr="00424939">
        <w:rPr>
          <w:rPrChange w:id="10224" w:author="Summer 2023 updates" w:date="2024-07-31T13:42:00Z">
            <w:rPr>
              <w:color w:val="000000" w:themeColor="text1"/>
            </w:rPr>
          </w:rPrChange>
        </w:rPr>
        <w:t xml:space="preserve">A study of the role of financial intermediaries in a modern economy, financial institutions and markets, and money and interest rates. Topics include the role of financial institutions and the central bank in creating and regulating money supply, and monetary policy in economic stabilization. </w:t>
      </w:r>
      <w:r w:rsidRPr="00424939">
        <w:rPr>
          <w:u w:val="single"/>
          <w:rPrChange w:id="10225" w:author="Summer 2023 updates" w:date="2024-07-31T13:42:00Z">
            <w:rPr>
              <w:color w:val="000000" w:themeColor="text1"/>
              <w:u w:val="single"/>
            </w:rPr>
          </w:rPrChange>
        </w:rPr>
        <w:t>Prerequisites</w:t>
      </w:r>
      <w:r w:rsidRPr="00424939">
        <w:rPr>
          <w:rPrChange w:id="10226" w:author="Summer 2023 updates" w:date="2024-07-31T13:42:00Z">
            <w:rPr>
              <w:color w:val="000000" w:themeColor="text1"/>
            </w:rPr>
          </w:rPrChange>
        </w:rPr>
        <w:t xml:space="preserve">:  Principles of Macroeconomics (ECO-175) and Principles of Microeconomics (ECO-215). </w:t>
      </w:r>
    </w:p>
    <w:p w14:paraId="34BB2E1F" w14:textId="12DD407A" w:rsidR="00D954A7" w:rsidRPr="00424939" w:rsidRDefault="00D954A7" w:rsidP="00230317">
      <w:pPr>
        <w:keepNext/>
        <w:spacing w:after="0"/>
        <w:rPr>
          <w:rFonts w:cs="Times New Roman"/>
          <w:b/>
          <w:color w:val="000000" w:themeColor="text1"/>
        </w:rPr>
      </w:pPr>
      <w:r w:rsidRPr="00424939">
        <w:rPr>
          <w:rFonts w:cs="Times New Roman"/>
          <w:b/>
          <w:color w:val="000000" w:themeColor="text1"/>
        </w:rPr>
        <w:t>ECO-237 Labor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BE52C56" w14:textId="77777777" w:rsidR="00D954A7" w:rsidRPr="00424939" w:rsidRDefault="00D954A7" w:rsidP="00444B0C">
      <w:pPr>
        <w:rPr>
          <w:rPrChange w:id="10227" w:author="Summer 2023 updates" w:date="2024-07-31T13:42:00Z">
            <w:rPr>
              <w:color w:val="000000" w:themeColor="text1"/>
            </w:rPr>
          </w:rPrChange>
        </w:rPr>
        <w:pPrChange w:id="10228" w:author="Summer 2023 updates" w:date="2024-07-31T13:42:00Z">
          <w:pPr>
            <w:spacing w:after="40" w:line="228" w:lineRule="auto"/>
          </w:pPr>
        </w:pPrChange>
      </w:pPr>
      <w:r w:rsidRPr="00424939">
        <w:rPr>
          <w:rPrChange w:id="10229" w:author="Summer 2023 updates" w:date="2024-07-31T13:42:00Z">
            <w:rPr>
              <w:color w:val="000000" w:themeColor="text1"/>
            </w:rPr>
          </w:rPrChange>
        </w:rPr>
        <w:t xml:space="preserve">A study of the wage earner in modern economic society, of the development and operation of labor organizations and their policies, and of economic and social issues raised as a result of the existence of these organizations. </w:t>
      </w:r>
      <w:r w:rsidRPr="00424939">
        <w:rPr>
          <w:u w:val="single"/>
          <w:rPrChange w:id="10230" w:author="Summer 2023 updates" w:date="2024-07-31T13:42:00Z">
            <w:rPr>
              <w:color w:val="000000" w:themeColor="text1"/>
              <w:u w:val="single"/>
            </w:rPr>
          </w:rPrChange>
        </w:rPr>
        <w:t>Prerequisites</w:t>
      </w:r>
      <w:r w:rsidRPr="00424939">
        <w:rPr>
          <w:rPrChange w:id="10231" w:author="Summer 2023 updates" w:date="2024-07-31T13:42:00Z">
            <w:rPr>
              <w:color w:val="000000" w:themeColor="text1"/>
            </w:rPr>
          </w:rPrChange>
        </w:rPr>
        <w:t xml:space="preserve">:  Principles of Macroeconomics (ECO-175) and Principles of Microeconomics (ECO-215). </w:t>
      </w:r>
    </w:p>
    <w:p w14:paraId="156AE793" w14:textId="6C0DC5E2" w:rsidR="003523C8" w:rsidRPr="00424939" w:rsidRDefault="003523C8" w:rsidP="003523C8">
      <w:pPr>
        <w:keepNext/>
        <w:spacing w:after="0"/>
        <w:rPr>
          <w:rFonts w:cs="Times New Roman"/>
          <w:b/>
          <w:color w:val="000000" w:themeColor="text1"/>
        </w:rPr>
      </w:pPr>
      <w:r>
        <w:rPr>
          <w:rFonts w:cs="Times New Roman"/>
          <w:b/>
          <w:color w:val="000000" w:themeColor="text1"/>
        </w:rPr>
        <w:t>ECO-24</w:t>
      </w:r>
      <w:r w:rsidRPr="00424939">
        <w:rPr>
          <w:rFonts w:cs="Times New Roman"/>
          <w:b/>
          <w:color w:val="000000" w:themeColor="text1"/>
        </w:rPr>
        <w:t xml:space="preserve">7 </w:t>
      </w:r>
      <w:r>
        <w:rPr>
          <w:rFonts w:cs="Times New Roman"/>
          <w:b/>
          <w:color w:val="000000" w:themeColor="text1"/>
        </w:rPr>
        <w:t>Health</w:t>
      </w:r>
      <w:r w:rsidRPr="00424939">
        <w:rPr>
          <w:rFonts w:cs="Times New Roman"/>
          <w:b/>
          <w:color w:val="000000" w:themeColor="text1"/>
        </w:rPr>
        <w:t xml:space="preserve"> Economics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142A98D" w14:textId="1D749552" w:rsidR="003523C8" w:rsidRPr="00424939" w:rsidRDefault="003523C8" w:rsidP="00444B0C">
      <w:pPr>
        <w:rPr>
          <w:rPrChange w:id="10232" w:author="Summer 2023 updates" w:date="2024-07-31T13:42:00Z">
            <w:rPr>
              <w:color w:val="000000" w:themeColor="text1"/>
            </w:rPr>
          </w:rPrChange>
        </w:rPr>
        <w:pPrChange w:id="10233" w:author="Summer 2023 updates" w:date="2024-07-31T13:42:00Z">
          <w:pPr>
            <w:spacing w:after="40" w:line="228" w:lineRule="auto"/>
          </w:pPr>
        </w:pPrChange>
      </w:pPr>
      <w:r w:rsidRPr="003523C8">
        <w:rPr>
          <w:rPrChange w:id="10234" w:author="Summer 2023 updates" w:date="2024-07-31T13:42:00Z">
            <w:rPr>
              <w:color w:val="000000" w:themeColor="text1"/>
            </w:rPr>
          </w:rPrChange>
        </w:rPr>
        <w:t>Examines the role of the government in health behaviors and health care. This course will examine the theoretical reasons for government intervention in health behaviors and health care, empirical evidence related to the theory, examples of government intervention, and effects of these interventions on health and economic outcomes.</w:t>
      </w:r>
      <w:r w:rsidR="001A2526">
        <w:rPr>
          <w:rPrChange w:id="10235" w:author="Summer 2023 updates" w:date="2024-07-31T13:42:00Z">
            <w:rPr>
              <w:color w:val="000000" w:themeColor="text1"/>
            </w:rPr>
          </w:rPrChange>
        </w:rPr>
        <w:t xml:space="preserve"> </w:t>
      </w:r>
      <w:r w:rsidR="001A2526" w:rsidRPr="001A2526">
        <w:rPr>
          <w:u w:val="single"/>
          <w:rPrChange w:id="10236" w:author="Summer 2023 updates" w:date="2024-07-31T13:42:00Z">
            <w:rPr>
              <w:color w:val="000000" w:themeColor="text1"/>
              <w:u w:val="single"/>
            </w:rPr>
          </w:rPrChange>
        </w:rPr>
        <w:t>Prerequisite</w:t>
      </w:r>
      <w:r w:rsidR="001A2526">
        <w:rPr>
          <w:rPrChange w:id="10237" w:author="Summer 2023 updates" w:date="2024-07-31T13:42:00Z">
            <w:rPr>
              <w:color w:val="000000" w:themeColor="text1"/>
            </w:rPr>
          </w:rPrChange>
        </w:rPr>
        <w:t>: Principles of Microeconomics (ECO-215).</w:t>
      </w:r>
    </w:p>
    <w:p w14:paraId="71E2A73F" w14:textId="3BA82C7F" w:rsidR="00D954A7" w:rsidRPr="00424939" w:rsidRDefault="00D954A7" w:rsidP="00C0713A">
      <w:pPr>
        <w:keepNext/>
        <w:spacing w:after="0"/>
        <w:rPr>
          <w:rFonts w:cs="Times New Roman"/>
          <w:b/>
          <w:color w:val="000000" w:themeColor="text1"/>
        </w:rPr>
      </w:pPr>
      <w:r w:rsidRPr="00424939">
        <w:rPr>
          <w:rFonts w:cs="Times New Roman"/>
          <w:b/>
          <w:color w:val="000000" w:themeColor="text1"/>
        </w:rPr>
        <w:t xml:space="preserve">ECO-315 Intermediate Macroeconomic Theory </w:t>
      </w:r>
    </w:p>
    <w:p w14:paraId="1F370B15" w14:textId="77777777" w:rsidR="00D954A7" w:rsidRPr="00B43F5A" w:rsidRDefault="00D954A7" w:rsidP="00444B0C">
      <w:pPr>
        <w:rPr>
          <w:rPrChange w:id="10238" w:author="Summer 2023 updates" w:date="2024-07-31T13:42:00Z">
            <w:rPr>
              <w:color w:val="000000" w:themeColor="text1"/>
            </w:rPr>
          </w:rPrChange>
        </w:rPr>
        <w:pPrChange w:id="10239" w:author="Summer 2023 updates" w:date="2024-07-31T13:42:00Z">
          <w:pPr>
            <w:spacing w:after="40" w:line="228" w:lineRule="auto"/>
          </w:pPr>
        </w:pPrChange>
      </w:pPr>
      <w:r w:rsidRPr="00B43F5A">
        <w:rPr>
          <w:rPrChange w:id="10240" w:author="Summer 2023 updates" w:date="2024-07-31T13:42:00Z">
            <w:rPr>
              <w:color w:val="000000" w:themeColor="text1"/>
            </w:rPr>
          </w:rPrChange>
        </w:rPr>
        <w:t>A study of national income accounting concepts and analysis of the determination of the levels of gross national product, national income and employment, and their control.</w:t>
      </w:r>
      <w:r w:rsidRPr="00B43F5A">
        <w:rPr>
          <w:u w:val="words"/>
          <w:rPrChange w:id="10241" w:author="Summer 2023 updates" w:date="2024-07-31T13:42:00Z">
            <w:rPr>
              <w:color w:val="000000" w:themeColor="text1"/>
              <w:u w:val="words"/>
            </w:rPr>
          </w:rPrChange>
        </w:rPr>
        <w:t xml:space="preserve"> </w:t>
      </w:r>
      <w:r w:rsidRPr="00B43F5A">
        <w:rPr>
          <w:u w:val="single"/>
          <w:rPrChange w:id="10242" w:author="Summer 2023 updates" w:date="2024-07-31T13:42:00Z">
            <w:rPr>
              <w:color w:val="000000" w:themeColor="text1"/>
              <w:u w:val="single"/>
            </w:rPr>
          </w:rPrChange>
        </w:rPr>
        <w:t>Prerequisites</w:t>
      </w:r>
      <w:r w:rsidRPr="00B43F5A">
        <w:rPr>
          <w:rPrChange w:id="10243" w:author="Summer 2023 updates" w:date="2024-07-31T13:42:00Z">
            <w:rPr>
              <w:color w:val="000000" w:themeColor="text1"/>
            </w:rPr>
          </w:rPrChange>
        </w:rPr>
        <w:t>:</w:t>
      </w:r>
      <w:r w:rsidRPr="00B43F5A">
        <w:rPr>
          <w:u w:val="words"/>
          <w:rPrChange w:id="10244" w:author="Summer 2023 updates" w:date="2024-07-31T13:42:00Z">
            <w:rPr>
              <w:color w:val="000000" w:themeColor="text1"/>
              <w:u w:val="words"/>
            </w:rPr>
          </w:rPrChange>
        </w:rPr>
        <w:t xml:space="preserve"> </w:t>
      </w:r>
      <w:r w:rsidRPr="00B43F5A">
        <w:rPr>
          <w:rPrChange w:id="10245" w:author="Summer 2023 updates" w:date="2024-07-31T13:42:00Z">
            <w:rPr>
              <w:color w:val="000000" w:themeColor="text1"/>
            </w:rPr>
          </w:rPrChange>
        </w:rPr>
        <w:t xml:space="preserve"> Principles of Macroeconomics (ECO-175) and Principles of Microeconomics (ECO-215). </w:t>
      </w:r>
    </w:p>
    <w:p w14:paraId="1DB0ED63" w14:textId="77777777" w:rsidR="00D954A7" w:rsidRPr="00B43F5A" w:rsidRDefault="00D954A7" w:rsidP="00D954A7">
      <w:pPr>
        <w:spacing w:after="0"/>
        <w:rPr>
          <w:rFonts w:cs="Times New Roman"/>
          <w:b/>
          <w:color w:val="000000" w:themeColor="text1"/>
        </w:rPr>
      </w:pPr>
      <w:r w:rsidRPr="00B43F5A">
        <w:rPr>
          <w:rFonts w:cs="Times New Roman"/>
          <w:b/>
          <w:color w:val="000000" w:themeColor="text1"/>
        </w:rPr>
        <w:t xml:space="preserve">ECO-320 Public Finance </w:t>
      </w:r>
    </w:p>
    <w:p w14:paraId="278FB0C1" w14:textId="77777777" w:rsidR="00D954A7" w:rsidRPr="00B43F5A" w:rsidRDefault="00D954A7" w:rsidP="00444B0C">
      <w:pPr>
        <w:rPr>
          <w:rPrChange w:id="10246" w:author="Summer 2023 updates" w:date="2024-07-31T13:42:00Z">
            <w:rPr>
              <w:color w:val="000000" w:themeColor="text1"/>
            </w:rPr>
          </w:rPrChange>
        </w:rPr>
        <w:pPrChange w:id="10247" w:author="Summer 2023 updates" w:date="2024-07-31T13:42:00Z">
          <w:pPr>
            <w:spacing w:after="40" w:line="228" w:lineRule="auto"/>
          </w:pPr>
        </w:pPrChange>
      </w:pPr>
      <w:r w:rsidRPr="00B43F5A">
        <w:rPr>
          <w:rPrChange w:id="10248" w:author="Summer 2023 updates" w:date="2024-07-31T13:42:00Z">
            <w:rPr>
              <w:color w:val="000000" w:themeColor="text1"/>
            </w:rPr>
          </w:rPrChange>
        </w:rPr>
        <w:t xml:space="preserve">Consideration of optimal resource allocation and the role of the public sector, the concept of public and semi- public goods, allocation of public goods, principles of taxation and tax incidence, the tax and expenditure system of the U.S., the budgetary process, and the theory and techniques of modern fiscal policy. </w:t>
      </w:r>
      <w:r w:rsidRPr="00B43F5A">
        <w:rPr>
          <w:u w:val="single"/>
          <w:rPrChange w:id="10249" w:author="Summer 2023 updates" w:date="2024-07-31T13:42:00Z">
            <w:rPr>
              <w:color w:val="000000" w:themeColor="text1"/>
              <w:u w:val="single"/>
            </w:rPr>
          </w:rPrChange>
        </w:rPr>
        <w:t>Prerequisites</w:t>
      </w:r>
      <w:r w:rsidRPr="00B43F5A">
        <w:rPr>
          <w:rPrChange w:id="10250" w:author="Summer 2023 updates" w:date="2024-07-31T13:42:00Z">
            <w:rPr>
              <w:color w:val="000000" w:themeColor="text1"/>
            </w:rPr>
          </w:rPrChange>
        </w:rPr>
        <w:t>:  Principles of Macroeconomics (ECO-175) and Principles of Microeconomics (ECO-215).</w:t>
      </w:r>
    </w:p>
    <w:p w14:paraId="4E7CA205" w14:textId="77777777" w:rsidR="00D954A7" w:rsidRPr="00B43F5A" w:rsidRDefault="00D954A7" w:rsidP="00D954A7">
      <w:pPr>
        <w:spacing w:after="0"/>
        <w:rPr>
          <w:rFonts w:cs="Times New Roman"/>
          <w:b/>
          <w:color w:val="000000" w:themeColor="text1"/>
        </w:rPr>
      </w:pPr>
      <w:r w:rsidRPr="00B43F5A">
        <w:rPr>
          <w:rFonts w:cs="Times New Roman"/>
          <w:b/>
          <w:color w:val="000000" w:themeColor="text1"/>
        </w:rPr>
        <w:t xml:space="preserve">ECO-325 Collective Bargaining </w:t>
      </w:r>
    </w:p>
    <w:p w14:paraId="1E6085B7" w14:textId="77777777" w:rsidR="00D954A7" w:rsidRPr="00B43F5A" w:rsidRDefault="00D954A7" w:rsidP="00444B0C">
      <w:pPr>
        <w:rPr>
          <w:rPrChange w:id="10251" w:author="Summer 2023 updates" w:date="2024-07-31T13:42:00Z">
            <w:rPr>
              <w:color w:val="000000" w:themeColor="text1"/>
            </w:rPr>
          </w:rPrChange>
        </w:rPr>
        <w:pPrChange w:id="10252" w:author="Summer 2023 updates" w:date="2024-07-31T13:42:00Z">
          <w:pPr>
            <w:spacing w:after="40" w:line="228" w:lineRule="auto"/>
          </w:pPr>
        </w:pPrChange>
      </w:pPr>
      <w:r w:rsidRPr="00B43F5A">
        <w:rPr>
          <w:rPrChange w:id="10253" w:author="Summer 2023 updates" w:date="2024-07-31T13:42:00Z">
            <w:rPr>
              <w:color w:val="000000" w:themeColor="text1"/>
            </w:rPr>
          </w:rPrChange>
        </w:rPr>
        <w:t xml:space="preserve">Traces the development of labor law and the legal interpretation of the statutes by the NLRB as they affect collective bargaining relationships. Public-sector implications for public employees because of state law and executive orders are also discussed. Major emphasis on the functioning of the grievance process to administer, interpret, and enforce the negotiated contract. Rules and principles of arbitration as the terminal step in the grievance process are taught via a case approach. </w:t>
      </w:r>
    </w:p>
    <w:p w14:paraId="467331D3" w14:textId="77777777" w:rsidR="00784273" w:rsidRDefault="00784273">
      <w:pPr>
        <w:spacing w:after="200" w:line="276" w:lineRule="auto"/>
        <w:rPr>
          <w:del w:id="10254" w:author="Summer 2023 updates" w:date="2024-07-31T13:42:00Z"/>
          <w:rFonts w:cs="Times New Roman"/>
          <w:b/>
          <w:color w:val="000000" w:themeColor="text1"/>
        </w:rPr>
      </w:pPr>
      <w:del w:id="10255" w:author="Summer 2023 updates" w:date="2024-07-31T13:42:00Z">
        <w:r>
          <w:rPr>
            <w:rFonts w:cs="Times New Roman"/>
            <w:b/>
            <w:color w:val="000000" w:themeColor="text1"/>
          </w:rPr>
          <w:br w:type="page"/>
        </w:r>
      </w:del>
    </w:p>
    <w:p w14:paraId="77F68688" w14:textId="5B0B2FFA" w:rsidR="00D954A7" w:rsidRPr="00B43F5A" w:rsidRDefault="00D954A7" w:rsidP="00D954A7">
      <w:pPr>
        <w:spacing w:after="0"/>
        <w:rPr>
          <w:rFonts w:cs="Times New Roman"/>
          <w:b/>
          <w:color w:val="000000" w:themeColor="text1"/>
        </w:rPr>
      </w:pPr>
      <w:r w:rsidRPr="00B43F5A">
        <w:rPr>
          <w:rFonts w:cs="Times New Roman"/>
          <w:b/>
          <w:color w:val="000000" w:themeColor="text1"/>
        </w:rPr>
        <w:t>ECO-336 Divergent Economic Growth</w:t>
      </w:r>
    </w:p>
    <w:p w14:paraId="4794136E" w14:textId="0F539066" w:rsidR="00D954A7" w:rsidRDefault="00D954A7" w:rsidP="00444B0C">
      <w:pPr>
        <w:rPr>
          <w:rPrChange w:id="10256" w:author="Summer 2023 updates" w:date="2024-07-31T13:42:00Z">
            <w:rPr>
              <w:color w:val="000000" w:themeColor="text1"/>
            </w:rPr>
          </w:rPrChange>
        </w:rPr>
        <w:pPrChange w:id="10257" w:author="Summer 2023 updates" w:date="2024-07-31T13:42:00Z">
          <w:pPr>
            <w:spacing w:after="40" w:line="228" w:lineRule="auto"/>
          </w:pPr>
        </w:pPrChange>
      </w:pPr>
      <w:r w:rsidRPr="00B43F5A">
        <w:rPr>
          <w:rPrChange w:id="10258" w:author="Summer 2023 updates" w:date="2024-07-31T13:42:00Z">
            <w:rPr>
              <w:color w:val="000000" w:themeColor="text1"/>
            </w:rPr>
          </w:rPrChange>
        </w:rPr>
        <w:t xml:space="preserve">A combination of modern macroeconomic growth theory and its application to the underdeveloped economies of the world. The course begins with the basics of growth theory and identifies the commonly cited lessons for growth in order to analyze underdeveloped economies, especially those of Sub-Saharan Africa. A preponderance of content is aimed at investigating the growth-promoting and growth-inhibiting institutions currently in place in underdeveloped economies. </w:t>
      </w:r>
      <w:r w:rsidRPr="00B43F5A">
        <w:rPr>
          <w:u w:val="single"/>
          <w:rPrChange w:id="10259" w:author="Summer 2023 updates" w:date="2024-07-31T13:42:00Z">
            <w:rPr>
              <w:color w:val="000000" w:themeColor="text1"/>
              <w:u w:val="single"/>
            </w:rPr>
          </w:rPrChange>
        </w:rPr>
        <w:t>Prerequisites</w:t>
      </w:r>
      <w:r w:rsidRPr="00B43F5A">
        <w:rPr>
          <w:rPrChange w:id="10260" w:author="Summer 2023 updates" w:date="2024-07-31T13:42:00Z">
            <w:rPr>
              <w:color w:val="000000" w:themeColor="text1"/>
            </w:rPr>
          </w:rPrChange>
        </w:rPr>
        <w:t>:  Principles of Macroeconomics (ECO-175) and Principles of Microeconomics (ECO-215).</w:t>
      </w:r>
    </w:p>
    <w:p w14:paraId="6283B69C" w14:textId="77777777" w:rsidR="0018409A" w:rsidRPr="00053BEF" w:rsidRDefault="0018409A" w:rsidP="0018409A">
      <w:pPr>
        <w:spacing w:after="0"/>
        <w:rPr>
          <w:rFonts w:cs="Times New Roman"/>
          <w:b/>
          <w:color w:val="000000" w:themeColor="text1"/>
        </w:rPr>
      </w:pPr>
      <w:r w:rsidRPr="00424939">
        <w:rPr>
          <w:rFonts w:cs="Times New Roman"/>
          <w:b/>
          <w:color w:val="000000" w:themeColor="text1"/>
        </w:rPr>
        <w:t xml:space="preserve">BUS-340 </w:t>
      </w:r>
      <w:r w:rsidRPr="00053BEF">
        <w:rPr>
          <w:rFonts w:cs="Times New Roman"/>
          <w:b/>
        </w:rPr>
        <w:t>Applied Regression Analysis</w:t>
      </w:r>
    </w:p>
    <w:p w14:paraId="2245B41D" w14:textId="68A0E5B7" w:rsidR="00053BEF" w:rsidRPr="00053BEF" w:rsidRDefault="00053BEF" w:rsidP="00444B0C">
      <w:pPr>
        <w:rPr>
          <w:rPrChange w:id="10261" w:author="Summer 2023 updates" w:date="2024-07-31T13:42:00Z">
            <w:rPr>
              <w:color w:val="000000" w:themeColor="text1"/>
            </w:rPr>
          </w:rPrChange>
        </w:rPr>
        <w:pPrChange w:id="10262" w:author="Summer 2023 updates" w:date="2024-07-31T13:42:00Z">
          <w:pPr>
            <w:spacing w:after="40" w:line="228" w:lineRule="auto"/>
          </w:pPr>
        </w:pPrChange>
      </w:pPr>
      <w:r w:rsidRPr="00053BEF">
        <w:rPr>
          <w:rPrChange w:id="10263" w:author="Summer 2023 updates" w:date="2024-07-31T13:42:00Z">
            <w:rPr>
              <w:color w:val="000000" w:themeColor="text1"/>
            </w:rPr>
          </w:rPrChange>
        </w:rPr>
        <w:t xml:space="preserve">See Business Administration, </w:t>
      </w:r>
      <w:r w:rsidR="00B43F5A" w:rsidRPr="00424939">
        <w:rPr>
          <w:rPrChange w:id="10264" w:author="Summer 2023 updates" w:date="2024-07-31T13:42:00Z">
            <w:rPr>
              <w:color w:val="000000" w:themeColor="text1"/>
            </w:rPr>
          </w:rPrChange>
        </w:rPr>
        <w:t xml:space="preserve">p. </w:t>
      </w:r>
      <w:r w:rsidR="00B43F5A">
        <w:rPr>
          <w:rPrChange w:id="10265" w:author="Summer 2023 updates" w:date="2024-07-31T13:42:00Z">
            <w:rPr>
              <w:color w:val="000000" w:themeColor="text1"/>
            </w:rPr>
          </w:rPrChange>
        </w:rPr>
        <w:fldChar w:fldCharType="begin"/>
      </w:r>
      <w:r w:rsidR="00B43F5A">
        <w:rPr>
          <w:rPrChange w:id="10266" w:author="Summer 2023 updates" w:date="2024-07-31T13:42:00Z">
            <w:rPr>
              <w:color w:val="000000" w:themeColor="text1"/>
            </w:rPr>
          </w:rPrChange>
        </w:rPr>
        <w:instrText xml:space="preserve"> PAGEREF  CoursesInBusiness \h </w:instrText>
      </w:r>
      <w:r w:rsidR="00B43F5A">
        <w:rPr>
          <w:rPrChange w:id="10267" w:author="Summer 2023 updates" w:date="2024-07-31T13:42:00Z">
            <w:rPr>
              <w:color w:val="000000" w:themeColor="text1"/>
            </w:rPr>
          </w:rPrChange>
        </w:rPr>
      </w:r>
      <w:r w:rsidR="00B43F5A">
        <w:rPr>
          <w:rPrChange w:id="10268" w:author="Summer 2023 updates" w:date="2024-07-31T13:42:00Z">
            <w:rPr>
              <w:color w:val="000000" w:themeColor="text1"/>
            </w:rPr>
          </w:rPrChange>
        </w:rPr>
        <w:fldChar w:fldCharType="separate"/>
      </w:r>
      <w:r w:rsidR="00A74DA0">
        <w:rPr>
          <w:noProof/>
        </w:rPr>
        <w:t>91</w:t>
      </w:r>
      <w:r w:rsidR="00B43F5A">
        <w:rPr>
          <w:rPrChange w:id="10269" w:author="Summer 2023 updates" w:date="2024-07-31T13:42:00Z">
            <w:rPr>
              <w:color w:val="000000" w:themeColor="text1"/>
            </w:rPr>
          </w:rPrChange>
        </w:rPr>
        <w:fldChar w:fldCharType="end"/>
      </w:r>
    </w:p>
    <w:p w14:paraId="407729C3" w14:textId="77777777" w:rsidR="0018409A" w:rsidRPr="00424939" w:rsidRDefault="0018409A" w:rsidP="0018409A">
      <w:pPr>
        <w:spacing w:after="0"/>
        <w:rPr>
          <w:rFonts w:cs="Times New Roman"/>
          <w:b/>
          <w:color w:val="000000" w:themeColor="text1"/>
        </w:rPr>
      </w:pPr>
      <w:r w:rsidRPr="00053BEF">
        <w:rPr>
          <w:rFonts w:cs="Times New Roman"/>
          <w:b/>
          <w:color w:val="000000" w:themeColor="text1"/>
        </w:rPr>
        <w:t>BUS-341 Introductory Business Analytics</w:t>
      </w:r>
      <w:r w:rsidRPr="00424939">
        <w:rPr>
          <w:rFonts w:cs="Times New Roman"/>
          <w:b/>
          <w:color w:val="000000" w:themeColor="text1"/>
        </w:rPr>
        <w:t xml:space="preserve"> </w:t>
      </w:r>
    </w:p>
    <w:p w14:paraId="3B5488DC" w14:textId="41BC25D6" w:rsidR="00053BEF" w:rsidRDefault="00053BEF" w:rsidP="00444B0C">
      <w:pPr>
        <w:rPr>
          <w:rPrChange w:id="10270" w:author="Summer 2023 updates" w:date="2024-07-31T13:42:00Z">
            <w:rPr>
              <w:color w:val="000000" w:themeColor="text1"/>
            </w:rPr>
          </w:rPrChange>
        </w:rPr>
        <w:pPrChange w:id="10271" w:author="Summer 2023 updates" w:date="2024-07-31T13:42:00Z">
          <w:pPr>
            <w:spacing w:after="40" w:line="228" w:lineRule="auto"/>
          </w:pPr>
        </w:pPrChange>
      </w:pPr>
      <w:r>
        <w:rPr>
          <w:rPrChange w:id="10272" w:author="Summer 2023 updates" w:date="2024-07-31T13:42:00Z">
            <w:rPr>
              <w:color w:val="000000" w:themeColor="text1"/>
            </w:rPr>
          </w:rPrChange>
        </w:rPr>
        <w:t xml:space="preserve">See Business Administration, </w:t>
      </w:r>
      <w:r w:rsidR="00B43F5A" w:rsidRPr="00424939">
        <w:rPr>
          <w:rPrChange w:id="10273" w:author="Summer 2023 updates" w:date="2024-07-31T13:42:00Z">
            <w:rPr>
              <w:color w:val="000000" w:themeColor="text1"/>
            </w:rPr>
          </w:rPrChange>
        </w:rPr>
        <w:t xml:space="preserve">p. </w:t>
      </w:r>
      <w:r w:rsidR="00B43F5A">
        <w:rPr>
          <w:rPrChange w:id="10274" w:author="Summer 2023 updates" w:date="2024-07-31T13:42:00Z">
            <w:rPr>
              <w:color w:val="000000" w:themeColor="text1"/>
            </w:rPr>
          </w:rPrChange>
        </w:rPr>
        <w:fldChar w:fldCharType="begin"/>
      </w:r>
      <w:r w:rsidR="00B43F5A">
        <w:rPr>
          <w:rPrChange w:id="10275" w:author="Summer 2023 updates" w:date="2024-07-31T13:42:00Z">
            <w:rPr>
              <w:color w:val="000000" w:themeColor="text1"/>
            </w:rPr>
          </w:rPrChange>
        </w:rPr>
        <w:instrText xml:space="preserve"> PAGEREF  CoursesInBusiness \h </w:instrText>
      </w:r>
      <w:r w:rsidR="00B43F5A">
        <w:rPr>
          <w:rPrChange w:id="10276" w:author="Summer 2023 updates" w:date="2024-07-31T13:42:00Z">
            <w:rPr>
              <w:color w:val="000000" w:themeColor="text1"/>
            </w:rPr>
          </w:rPrChange>
        </w:rPr>
      </w:r>
      <w:r w:rsidR="00B43F5A">
        <w:rPr>
          <w:rPrChange w:id="10277" w:author="Summer 2023 updates" w:date="2024-07-31T13:42:00Z">
            <w:rPr>
              <w:color w:val="000000" w:themeColor="text1"/>
            </w:rPr>
          </w:rPrChange>
        </w:rPr>
        <w:fldChar w:fldCharType="separate"/>
      </w:r>
      <w:r w:rsidR="00A74DA0">
        <w:rPr>
          <w:noProof/>
        </w:rPr>
        <w:t>91</w:t>
      </w:r>
      <w:r w:rsidR="00B43F5A">
        <w:rPr>
          <w:rPrChange w:id="10278" w:author="Summer 2023 updates" w:date="2024-07-31T13:42:00Z">
            <w:rPr>
              <w:color w:val="000000" w:themeColor="text1"/>
            </w:rPr>
          </w:rPrChange>
        </w:rPr>
        <w:fldChar w:fldCharType="end"/>
      </w:r>
    </w:p>
    <w:p w14:paraId="16BA3EE7" w14:textId="5A82A1E2"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ECO-345 Intermediate </w:t>
      </w:r>
      <w:r w:rsidR="00DE59D9">
        <w:rPr>
          <w:rFonts w:cs="Times New Roman"/>
          <w:b/>
          <w:color w:val="000000" w:themeColor="text1"/>
        </w:rPr>
        <w:t>Microeconomics</w:t>
      </w:r>
      <w:r w:rsidRPr="00424939">
        <w:rPr>
          <w:rFonts w:cs="Times New Roman"/>
          <w:b/>
          <w:color w:val="000000" w:themeColor="text1"/>
        </w:rPr>
        <w:t xml:space="preserve"> </w:t>
      </w:r>
    </w:p>
    <w:p w14:paraId="020BD287" w14:textId="77777777" w:rsidR="00D954A7" w:rsidRPr="00B43F5A" w:rsidRDefault="00D954A7" w:rsidP="00D954A7">
      <w:pPr>
        <w:spacing w:after="40" w:line="228" w:lineRule="auto"/>
        <w:rPr>
          <w:rFonts w:cs="Times New Roman"/>
          <w:color w:val="000000" w:themeColor="text1"/>
        </w:rPr>
      </w:pPr>
      <w:r w:rsidRPr="00424939">
        <w:rPr>
          <w:rFonts w:cs="Times New Roman"/>
          <w:color w:val="000000" w:themeColor="text1"/>
        </w:rPr>
        <w:t xml:space="preserve">Concepts and methods of analysis, including analysis of demand, theory of production, costs, pricing under different market structures, and functional distribution. General equilibrium analysis serves to introduce welfare economics. </w:t>
      </w:r>
      <w:r w:rsidRPr="00B43F5A">
        <w:rPr>
          <w:rFonts w:cs="Times New Roman"/>
          <w:color w:val="000000" w:themeColor="text1"/>
          <w:u w:val="single"/>
        </w:rPr>
        <w:t>Prerequisites</w:t>
      </w:r>
      <w:r w:rsidRPr="00B43F5A">
        <w:rPr>
          <w:rFonts w:cs="Times New Roman"/>
          <w:color w:val="000000" w:themeColor="text1"/>
        </w:rPr>
        <w:t xml:space="preserve">:  Principles of Macroeconomics (ECO-175) and Principles of Microeconomics (ECO-215). </w:t>
      </w:r>
    </w:p>
    <w:p w14:paraId="6207E582" w14:textId="77777777" w:rsidR="00B5117A" w:rsidRPr="00B43F5A" w:rsidRDefault="00B5117A" w:rsidP="00B5117A">
      <w:pPr>
        <w:spacing w:after="0"/>
        <w:rPr>
          <w:rFonts w:cs="Times New Roman"/>
          <w:b/>
        </w:rPr>
      </w:pPr>
      <w:r w:rsidRPr="00B43F5A">
        <w:rPr>
          <w:rFonts w:cs="Times New Roman"/>
          <w:b/>
        </w:rPr>
        <w:t xml:space="preserve">BUS-350 Principles of Finance </w:t>
      </w:r>
    </w:p>
    <w:p w14:paraId="63FC9EA4" w14:textId="42162C2F" w:rsidR="00B5117A" w:rsidRPr="00B43F5A" w:rsidRDefault="00B5117A" w:rsidP="00444B0C">
      <w:r w:rsidRPr="00B43F5A">
        <w:t xml:space="preserve">See Business Administration, </w:t>
      </w:r>
      <w:r w:rsidR="00B43F5A" w:rsidRPr="00B43F5A">
        <w:rPr>
          <w:rPrChange w:id="10279" w:author="Summer 2023 updates" w:date="2024-07-31T13:42:00Z">
            <w:rPr>
              <w:color w:val="000000" w:themeColor="text1"/>
            </w:rPr>
          </w:rPrChange>
        </w:rPr>
        <w:t xml:space="preserve">p. </w:t>
      </w:r>
      <w:r w:rsidR="00B43F5A" w:rsidRPr="00B43F5A">
        <w:rPr>
          <w:rPrChange w:id="10280" w:author="Summer 2023 updates" w:date="2024-07-31T13:42:00Z">
            <w:rPr>
              <w:color w:val="000000" w:themeColor="text1"/>
            </w:rPr>
          </w:rPrChange>
        </w:rPr>
        <w:fldChar w:fldCharType="begin"/>
      </w:r>
      <w:r w:rsidR="00B43F5A" w:rsidRPr="00B43F5A">
        <w:rPr>
          <w:rPrChange w:id="10281" w:author="Summer 2023 updates" w:date="2024-07-31T13:42:00Z">
            <w:rPr>
              <w:color w:val="000000" w:themeColor="text1"/>
            </w:rPr>
          </w:rPrChange>
        </w:rPr>
        <w:instrText xml:space="preserve"> PAGEREF  CoursesInBusiness \h </w:instrText>
      </w:r>
      <w:r w:rsidR="00B43F5A" w:rsidRPr="00B43F5A">
        <w:rPr>
          <w:rPrChange w:id="10282" w:author="Summer 2023 updates" w:date="2024-07-31T13:42:00Z">
            <w:rPr>
              <w:color w:val="000000" w:themeColor="text1"/>
            </w:rPr>
          </w:rPrChange>
        </w:rPr>
      </w:r>
      <w:r w:rsidR="00B43F5A" w:rsidRPr="00B43F5A">
        <w:rPr>
          <w:rPrChange w:id="10283" w:author="Summer 2023 updates" w:date="2024-07-31T13:42:00Z">
            <w:rPr>
              <w:color w:val="000000" w:themeColor="text1"/>
            </w:rPr>
          </w:rPrChange>
        </w:rPr>
        <w:fldChar w:fldCharType="separate"/>
      </w:r>
      <w:r w:rsidR="00A74DA0">
        <w:rPr>
          <w:noProof/>
        </w:rPr>
        <w:t>91</w:t>
      </w:r>
      <w:r w:rsidR="00B43F5A" w:rsidRPr="00B43F5A">
        <w:rPr>
          <w:rPrChange w:id="10284" w:author="Summer 2023 updates" w:date="2024-07-31T13:42:00Z">
            <w:rPr>
              <w:color w:val="000000" w:themeColor="text1"/>
            </w:rPr>
          </w:rPrChange>
        </w:rPr>
        <w:fldChar w:fldCharType="end"/>
      </w:r>
    </w:p>
    <w:p w14:paraId="0E8E1266" w14:textId="77777777" w:rsidR="00D954A7" w:rsidRPr="00B43F5A" w:rsidRDefault="00D954A7" w:rsidP="003A367A">
      <w:pPr>
        <w:keepNext/>
        <w:spacing w:after="0"/>
        <w:rPr>
          <w:rFonts w:cs="Times New Roman"/>
          <w:b/>
          <w:color w:val="000000" w:themeColor="text1"/>
        </w:rPr>
      </w:pPr>
      <w:r w:rsidRPr="00B43F5A">
        <w:rPr>
          <w:rFonts w:cs="Times New Roman"/>
          <w:b/>
          <w:color w:val="000000" w:themeColor="text1"/>
        </w:rPr>
        <w:t xml:space="preserve">ECO-355 Industrial Organization </w:t>
      </w:r>
    </w:p>
    <w:p w14:paraId="7B649477" w14:textId="77777777" w:rsidR="00D954A7" w:rsidRPr="00424939" w:rsidRDefault="00D954A7" w:rsidP="00444B0C">
      <w:pPr>
        <w:rPr>
          <w:rPrChange w:id="10285" w:author="Summer 2023 updates" w:date="2024-07-31T13:42:00Z">
            <w:rPr>
              <w:color w:val="000000" w:themeColor="text1"/>
            </w:rPr>
          </w:rPrChange>
        </w:rPr>
        <w:pPrChange w:id="10286" w:author="Summer 2023 updates" w:date="2024-07-31T13:42:00Z">
          <w:pPr>
            <w:keepNext/>
            <w:spacing w:after="40" w:line="228" w:lineRule="auto"/>
          </w:pPr>
        </w:pPrChange>
      </w:pPr>
      <w:r w:rsidRPr="00B43F5A">
        <w:rPr>
          <w:rPrChange w:id="10287" w:author="Summer 2023 updates" w:date="2024-07-31T13:42:00Z">
            <w:rPr>
              <w:color w:val="000000" w:themeColor="text1"/>
            </w:rPr>
          </w:rPrChange>
        </w:rPr>
        <w:t xml:space="preserve">An upper division course devoted to the environment that firms operate within, the tools to analyze market processes </w:t>
      </w:r>
      <w:r w:rsidRPr="00424939">
        <w:rPr>
          <w:rPrChange w:id="10288" w:author="Summer 2023 updates" w:date="2024-07-31T13:42:00Z">
            <w:rPr>
              <w:color w:val="000000" w:themeColor="text1"/>
            </w:rPr>
          </w:rPrChange>
        </w:rPr>
        <w:t xml:space="preserve">under imperfect competition, and the consequences for economic performance. Topics include the structure-conduct-performance paradigm and the fundamentals of game theory. </w:t>
      </w:r>
      <w:r w:rsidRPr="00424939">
        <w:rPr>
          <w:u w:val="single"/>
          <w:rPrChange w:id="10289" w:author="Summer 2023 updates" w:date="2024-07-31T13:42:00Z">
            <w:rPr>
              <w:color w:val="000000" w:themeColor="text1"/>
              <w:u w:val="single"/>
            </w:rPr>
          </w:rPrChange>
        </w:rPr>
        <w:t>Prerequisites</w:t>
      </w:r>
      <w:r w:rsidRPr="00424939">
        <w:rPr>
          <w:rPrChange w:id="10290" w:author="Summer 2023 updates" w:date="2024-07-31T13:42:00Z">
            <w:rPr>
              <w:color w:val="000000" w:themeColor="text1"/>
            </w:rPr>
          </w:rPrChange>
        </w:rPr>
        <w:t xml:space="preserve">: Principles of Macroeconomics (ECO-175) and Principles of Microeconomics (ECO-215). </w:t>
      </w:r>
    </w:p>
    <w:p w14:paraId="5CA08906" w14:textId="42420AE1" w:rsidR="00D954A7" w:rsidRPr="00424939" w:rsidRDefault="00D954A7" w:rsidP="00D954A7">
      <w:pPr>
        <w:spacing w:after="0"/>
        <w:rPr>
          <w:rFonts w:cs="Times New Roman"/>
          <w:b/>
          <w:color w:val="000000" w:themeColor="text1"/>
        </w:rPr>
      </w:pPr>
      <w:r w:rsidRPr="00424939">
        <w:rPr>
          <w:rFonts w:cs="Times New Roman"/>
          <w:b/>
          <w:color w:val="000000" w:themeColor="text1"/>
        </w:rPr>
        <w:t>ECO-365 Law and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5B58552" w14:textId="35B32AE9" w:rsidR="00D954A7" w:rsidRPr="00424939" w:rsidRDefault="00D954A7" w:rsidP="00444B0C">
      <w:pPr>
        <w:rPr>
          <w:rPrChange w:id="10291" w:author="Summer 2023 updates" w:date="2024-07-31T13:42:00Z">
            <w:rPr>
              <w:color w:val="000000" w:themeColor="text1"/>
            </w:rPr>
          </w:rPrChange>
        </w:rPr>
        <w:pPrChange w:id="10292" w:author="Summer 2023 updates" w:date="2024-07-31T13:42:00Z">
          <w:pPr>
            <w:spacing w:after="40" w:line="228" w:lineRule="auto"/>
          </w:pPr>
        </w:pPrChange>
      </w:pPr>
      <w:r w:rsidRPr="00424939">
        <w:rPr>
          <w:rPrChange w:id="10293" w:author="Summer 2023 updates" w:date="2024-07-31T13:42:00Z">
            <w:rPr>
              <w:color w:val="000000" w:themeColor="text1"/>
            </w:rPr>
          </w:rPrChange>
        </w:rPr>
        <w:t>A study of the Law and Economics</w:t>
      </w:r>
      <w:r w:rsidR="00B8454E" w:rsidRPr="00424939">
        <w:rPr>
          <w:rPrChange w:id="10294" w:author="Summer 2023 updates" w:date="2024-07-31T13:42:00Z">
            <w:rPr>
              <w:color w:val="000000" w:themeColor="text1"/>
            </w:rPr>
          </w:rPrChange>
        </w:rPr>
        <w:fldChar w:fldCharType="begin"/>
      </w:r>
      <w:r w:rsidR="00B8454E" w:rsidRPr="00424939">
        <w:rPr>
          <w:rPrChange w:id="10295" w:author="Summer 2023 updates" w:date="2024-07-31T13:42:00Z">
            <w:rPr>
              <w:color w:val="000000" w:themeColor="text1"/>
            </w:rPr>
          </w:rPrChange>
        </w:rPr>
        <w:instrText xml:space="preserve"> XE "Economics" </w:instrText>
      </w:r>
      <w:r w:rsidR="00B8454E" w:rsidRPr="00424939">
        <w:rPr>
          <w:rPrChange w:id="10296" w:author="Summer 2023 updates" w:date="2024-07-31T13:42:00Z">
            <w:rPr>
              <w:color w:val="000000" w:themeColor="text1"/>
            </w:rPr>
          </w:rPrChange>
        </w:rPr>
        <w:fldChar w:fldCharType="end"/>
      </w:r>
      <w:r w:rsidRPr="00424939">
        <w:rPr>
          <w:rPrChange w:id="10297" w:author="Summer 2023 updates" w:date="2024-07-31T13:42:00Z">
            <w:rPr>
              <w:color w:val="000000" w:themeColor="text1"/>
            </w:rPr>
          </w:rPrChange>
        </w:rPr>
        <w:t xml:space="preserve"> school of jurisprudence, utilizing standard, elementary tools of microeconomics to analyze legal problems. The principal areas of property, contracts, crime, and tort law are evaluated from the economic perspective. Legal paradigms and rules of Western Europe and the New Zealand socialist tort program are also compared to the substantive laws of the United States. </w:t>
      </w:r>
      <w:r w:rsidRPr="00424939">
        <w:rPr>
          <w:u w:val="single"/>
          <w:rPrChange w:id="10298" w:author="Summer 2023 updates" w:date="2024-07-31T13:42:00Z">
            <w:rPr>
              <w:color w:val="000000" w:themeColor="text1"/>
              <w:u w:val="single"/>
            </w:rPr>
          </w:rPrChange>
        </w:rPr>
        <w:t>Prerequisites</w:t>
      </w:r>
      <w:r w:rsidRPr="00424939">
        <w:rPr>
          <w:rPrChange w:id="10299" w:author="Summer 2023 updates" w:date="2024-07-31T13:42:00Z">
            <w:rPr>
              <w:color w:val="000000" w:themeColor="text1"/>
            </w:rPr>
          </w:rPrChange>
        </w:rPr>
        <w:t xml:space="preserve">:  Principles of Macroeconomics (ECO-175) and Principles of Microeconomics (ECO-215). </w:t>
      </w:r>
    </w:p>
    <w:p w14:paraId="6FC861F8" w14:textId="38641F57" w:rsidR="00D954A7" w:rsidRPr="00424939" w:rsidRDefault="00D954A7" w:rsidP="00D954A7">
      <w:pPr>
        <w:keepNext/>
        <w:spacing w:after="0"/>
        <w:rPr>
          <w:rFonts w:cs="Times New Roman"/>
          <w:b/>
          <w:color w:val="000000" w:themeColor="text1"/>
        </w:rPr>
      </w:pPr>
      <w:r w:rsidRPr="00424939">
        <w:rPr>
          <w:rFonts w:cs="Times New Roman"/>
          <w:b/>
          <w:color w:val="000000" w:themeColor="text1"/>
        </w:rPr>
        <w:t>ECO-375 Econometrics</w:t>
      </w:r>
      <w:r w:rsidR="001E11B2" w:rsidRPr="00424939">
        <w:rPr>
          <w:rFonts w:cs="Times New Roman"/>
          <w:b/>
          <w:color w:val="000000" w:themeColor="text1"/>
        </w:rPr>
        <w:t xml:space="preserve"> (WE)</w:t>
      </w:r>
    </w:p>
    <w:p w14:paraId="7563565C" w14:textId="3E7A126A" w:rsidR="00D954A7" w:rsidRPr="00424939" w:rsidRDefault="00D954A7" w:rsidP="00444B0C">
      <w:pPr>
        <w:rPr>
          <w:rPrChange w:id="10300" w:author="Summer 2023 updates" w:date="2024-07-31T13:42:00Z">
            <w:rPr>
              <w:color w:val="000000" w:themeColor="text1"/>
            </w:rPr>
          </w:rPrChange>
        </w:rPr>
        <w:pPrChange w:id="10301" w:author="Summer 2023 updates" w:date="2024-07-31T13:42:00Z">
          <w:pPr>
            <w:spacing w:after="40" w:line="228" w:lineRule="auto"/>
          </w:pPr>
        </w:pPrChange>
      </w:pPr>
      <w:r w:rsidRPr="00424939">
        <w:rPr>
          <w:rPrChange w:id="10302" w:author="Summer 2023 updates" w:date="2024-07-31T13:42:00Z">
            <w:rPr>
              <w:color w:val="000000" w:themeColor="text1"/>
            </w:rPr>
          </w:rPrChange>
        </w:rPr>
        <w:t>Application</w:t>
      </w:r>
      <w:r w:rsidR="00B76E1A" w:rsidRPr="00424939">
        <w:rPr>
          <w:rPrChange w:id="10303" w:author="Summer 2023 updates" w:date="2024-07-31T13:42:00Z">
            <w:rPr>
              <w:color w:val="000000" w:themeColor="text1"/>
            </w:rPr>
          </w:rPrChange>
        </w:rPr>
        <w:fldChar w:fldCharType="begin"/>
      </w:r>
      <w:r w:rsidR="00B76E1A" w:rsidRPr="00424939">
        <w:rPr>
          <w:rPrChange w:id="10304" w:author="Summer 2023 updates" w:date="2024-07-31T13:42:00Z">
            <w:rPr>
              <w:color w:val="000000" w:themeColor="text1"/>
            </w:rPr>
          </w:rPrChange>
        </w:rPr>
        <w:instrText xml:space="preserve"> XE "</w:instrText>
      </w:r>
      <w:r w:rsidR="00B76E1A" w:rsidRPr="00424939">
        <w:rPr>
          <w:b/>
          <w:rPrChange w:id="10305" w:author="Summer 2023 updates" w:date="2024-07-31T13:42:00Z">
            <w:rPr>
              <w:b/>
              <w:color w:val="000000" w:themeColor="text1"/>
            </w:rPr>
          </w:rPrChange>
        </w:rPr>
        <w:instrText>Application</w:instrText>
      </w:r>
      <w:r w:rsidR="00B76E1A" w:rsidRPr="00424939">
        <w:rPr>
          <w:rPrChange w:id="10306" w:author="Summer 2023 updates" w:date="2024-07-31T13:42:00Z">
            <w:rPr>
              <w:color w:val="000000" w:themeColor="text1"/>
            </w:rPr>
          </w:rPrChange>
        </w:rPr>
        <w:instrText xml:space="preserve">" </w:instrText>
      </w:r>
      <w:r w:rsidR="00B76E1A" w:rsidRPr="00424939">
        <w:rPr>
          <w:rPrChange w:id="10307" w:author="Summer 2023 updates" w:date="2024-07-31T13:42:00Z">
            <w:rPr>
              <w:color w:val="000000" w:themeColor="text1"/>
            </w:rPr>
          </w:rPrChange>
        </w:rPr>
        <w:fldChar w:fldCharType="end"/>
      </w:r>
      <w:r w:rsidRPr="00424939">
        <w:rPr>
          <w:rPrChange w:id="10308" w:author="Summer 2023 updates" w:date="2024-07-31T13:42:00Z">
            <w:rPr>
              <w:color w:val="000000" w:themeColor="text1"/>
            </w:rPr>
          </w:rPrChange>
        </w:rPr>
        <w:t xml:space="preserve"> of elementary statistical methods to test economic theory that has been stated in mathematical terms. It is recommended that students take Statistical Analysis (BUS-240) or Statistical Reasoning I-Statistical Foundations (STA-100) prior to taking this course.  </w:t>
      </w:r>
      <w:r w:rsidRPr="00424939">
        <w:rPr>
          <w:u w:val="single"/>
          <w:rPrChange w:id="10309" w:author="Summer 2023 updates" w:date="2024-07-31T13:42:00Z">
            <w:rPr>
              <w:color w:val="000000" w:themeColor="text1"/>
              <w:u w:val="single"/>
            </w:rPr>
          </w:rPrChange>
        </w:rPr>
        <w:t>Prerequisites</w:t>
      </w:r>
      <w:r w:rsidRPr="00424939">
        <w:rPr>
          <w:rPrChange w:id="10310" w:author="Summer 2023 updates" w:date="2024-07-31T13:42:00Z">
            <w:rPr>
              <w:color w:val="000000" w:themeColor="text1"/>
            </w:rPr>
          </w:rPrChange>
        </w:rPr>
        <w:t xml:space="preserve">: </w:t>
      </w:r>
      <w:r w:rsidR="008C3F67" w:rsidRPr="008C3F67">
        <w:rPr>
          <w:rPrChange w:id="10311" w:author="Summer 2023 updates" w:date="2024-07-31T13:42:00Z">
            <w:rPr>
              <w:color w:val="000000" w:themeColor="text1"/>
            </w:rPr>
          </w:rPrChange>
        </w:rPr>
        <w:t>Both Principles of Macroeconomics (ECO-175) and Principles of Microeconomics (ECO-215) or Data Analysis and Visualization (DS-260).</w:t>
      </w:r>
    </w:p>
    <w:p w14:paraId="7EF4FD95" w14:textId="5F0D88D6" w:rsidR="00D954A7" w:rsidRPr="00424939" w:rsidRDefault="00D954A7" w:rsidP="00B92F9C">
      <w:pPr>
        <w:keepNext/>
        <w:spacing w:after="0"/>
        <w:rPr>
          <w:rFonts w:cs="Times New Roman"/>
          <w:b/>
          <w:color w:val="000000" w:themeColor="text1"/>
        </w:rPr>
      </w:pPr>
      <w:r w:rsidRPr="00424939">
        <w:rPr>
          <w:rFonts w:cs="Times New Roman"/>
          <w:b/>
          <w:color w:val="000000" w:themeColor="text1"/>
        </w:rPr>
        <w:t>ECO-395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Economic Thought </w:t>
      </w:r>
      <w:r w:rsidR="001E11B2" w:rsidRPr="00424939">
        <w:rPr>
          <w:rFonts w:cs="Times New Roman"/>
          <w:b/>
          <w:color w:val="000000" w:themeColor="text1"/>
        </w:rPr>
        <w:t>(WE)</w:t>
      </w:r>
    </w:p>
    <w:p w14:paraId="17B12834" w14:textId="77777777" w:rsidR="00D954A7" w:rsidRPr="00424939" w:rsidRDefault="00D954A7" w:rsidP="00444B0C">
      <w:pPr>
        <w:rPr>
          <w:rPrChange w:id="10312" w:author="Summer 2023 updates" w:date="2024-07-31T13:42:00Z">
            <w:rPr>
              <w:color w:val="000000" w:themeColor="text1"/>
            </w:rPr>
          </w:rPrChange>
        </w:rPr>
        <w:pPrChange w:id="10313" w:author="Summer 2023 updates" w:date="2024-07-31T13:42:00Z">
          <w:pPr>
            <w:spacing w:after="40" w:line="228" w:lineRule="auto"/>
          </w:pPr>
        </w:pPrChange>
      </w:pPr>
      <w:r w:rsidRPr="00424939">
        <w:rPr>
          <w:rPrChange w:id="10314" w:author="Summer 2023 updates" w:date="2024-07-31T13:42:00Z">
            <w:rPr>
              <w:color w:val="000000" w:themeColor="text1"/>
            </w:rPr>
          </w:rPrChange>
        </w:rPr>
        <w:t>A history and comparison of the doctrines of various schools of economic thought from the Mercantilists to the present.</w:t>
      </w:r>
      <w:r w:rsidRPr="00424939">
        <w:rPr>
          <w:u w:val="words"/>
          <w:rPrChange w:id="10315" w:author="Summer 2023 updates" w:date="2024-07-31T13:42:00Z">
            <w:rPr>
              <w:color w:val="000000" w:themeColor="text1"/>
              <w:u w:val="words"/>
            </w:rPr>
          </w:rPrChange>
        </w:rPr>
        <w:t xml:space="preserve"> </w:t>
      </w:r>
      <w:r w:rsidRPr="00424939">
        <w:rPr>
          <w:u w:val="single"/>
          <w:rPrChange w:id="10316" w:author="Summer 2023 updates" w:date="2024-07-31T13:42:00Z">
            <w:rPr>
              <w:color w:val="000000" w:themeColor="text1"/>
              <w:u w:val="single"/>
            </w:rPr>
          </w:rPrChange>
        </w:rPr>
        <w:t>Prerequisites</w:t>
      </w:r>
      <w:r w:rsidRPr="00424939">
        <w:rPr>
          <w:rPrChange w:id="10317" w:author="Summer 2023 updates" w:date="2024-07-31T13:42:00Z">
            <w:rPr>
              <w:color w:val="000000" w:themeColor="text1"/>
            </w:rPr>
          </w:rPrChange>
        </w:rPr>
        <w:t>:</w:t>
      </w:r>
      <w:r w:rsidRPr="00424939">
        <w:rPr>
          <w:u w:val="words"/>
          <w:rPrChange w:id="10318" w:author="Summer 2023 updates" w:date="2024-07-31T13:42:00Z">
            <w:rPr>
              <w:color w:val="000000" w:themeColor="text1"/>
              <w:u w:val="words"/>
            </w:rPr>
          </w:rPrChange>
        </w:rPr>
        <w:t xml:space="preserve"> </w:t>
      </w:r>
      <w:r w:rsidRPr="00424939">
        <w:rPr>
          <w:rPrChange w:id="10319" w:author="Summer 2023 updates" w:date="2024-07-31T13:42:00Z">
            <w:rPr>
              <w:color w:val="000000" w:themeColor="text1"/>
            </w:rPr>
          </w:rPrChange>
        </w:rPr>
        <w:t xml:space="preserve"> Principles of Macroeconomics (ECO-175), Principles of Microeconomics (ECO-215), and a nearly completed major in economics. </w:t>
      </w:r>
    </w:p>
    <w:p w14:paraId="02601C1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ECO-401 Seminar in Macroeconomics </w:t>
      </w:r>
    </w:p>
    <w:p w14:paraId="3C22B051" w14:textId="77777777" w:rsidR="00D954A7" w:rsidRPr="00424939" w:rsidRDefault="00D954A7" w:rsidP="00444B0C">
      <w:pPr>
        <w:rPr>
          <w:rPrChange w:id="10320" w:author="Summer 2023 updates" w:date="2024-07-31T13:42:00Z">
            <w:rPr>
              <w:color w:val="000000" w:themeColor="text1"/>
            </w:rPr>
          </w:rPrChange>
        </w:rPr>
        <w:pPrChange w:id="10321" w:author="Summer 2023 updates" w:date="2024-07-31T13:42:00Z">
          <w:pPr>
            <w:spacing w:after="40" w:line="228" w:lineRule="auto"/>
          </w:pPr>
        </w:pPrChange>
      </w:pPr>
      <w:r w:rsidRPr="00424939">
        <w:rPr>
          <w:rPrChange w:id="10322" w:author="Summer 2023 updates" w:date="2024-07-31T13:42:00Z">
            <w:rPr>
              <w:color w:val="000000" w:themeColor="text1"/>
            </w:rPr>
          </w:rPrChange>
        </w:rPr>
        <w:t xml:space="preserve">An advanced study of selected macroeconomic theories and practices. May be taken more than once for credit, provided the topics are substantially different.  (See instructor for specific content.) </w:t>
      </w:r>
      <w:r w:rsidRPr="00424939">
        <w:rPr>
          <w:u w:val="single"/>
          <w:rPrChange w:id="10323" w:author="Summer 2023 updates" w:date="2024-07-31T13:42:00Z">
            <w:rPr>
              <w:color w:val="000000" w:themeColor="text1"/>
              <w:u w:val="single"/>
            </w:rPr>
          </w:rPrChange>
        </w:rPr>
        <w:t>Prerequisite</w:t>
      </w:r>
      <w:r w:rsidRPr="00424939">
        <w:rPr>
          <w:rPrChange w:id="10324" w:author="Summer 2023 updates" w:date="2024-07-31T13:42:00Z">
            <w:rPr>
              <w:color w:val="000000" w:themeColor="text1"/>
            </w:rPr>
          </w:rPrChange>
        </w:rPr>
        <w:t>: Intermediate Macroeconomic Theory (ECO-315) or consent of instructor.</w:t>
      </w:r>
    </w:p>
    <w:p w14:paraId="19D2E6F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ECO-402 Seminar in Microeconomics </w:t>
      </w:r>
    </w:p>
    <w:p w14:paraId="4AF3BD3E" w14:textId="03E894F4" w:rsidR="00D954A7" w:rsidRDefault="00D954A7" w:rsidP="00444B0C">
      <w:pPr>
        <w:rPr>
          <w:rPrChange w:id="10325" w:author="Summer 2023 updates" w:date="2024-07-31T13:42:00Z">
            <w:rPr>
              <w:color w:val="000000" w:themeColor="text1"/>
            </w:rPr>
          </w:rPrChange>
        </w:rPr>
        <w:pPrChange w:id="10326" w:author="Summer 2023 updates" w:date="2024-07-31T13:42:00Z">
          <w:pPr>
            <w:spacing w:after="40" w:line="228" w:lineRule="auto"/>
          </w:pPr>
        </w:pPrChange>
      </w:pPr>
      <w:r w:rsidRPr="00424939">
        <w:rPr>
          <w:rPrChange w:id="10327" w:author="Summer 2023 updates" w:date="2024-07-31T13:42:00Z">
            <w:rPr>
              <w:color w:val="000000" w:themeColor="text1"/>
            </w:rPr>
          </w:rPrChange>
        </w:rPr>
        <w:t xml:space="preserve">An advanced study of selected microeconomic theories and practices. May be taken more than once for credit, provided the topics are substantially different.  (See instructor for specific content.) </w:t>
      </w:r>
      <w:r w:rsidRPr="00424939">
        <w:rPr>
          <w:u w:val="single"/>
          <w:rPrChange w:id="10328" w:author="Summer 2023 updates" w:date="2024-07-31T13:42:00Z">
            <w:rPr>
              <w:color w:val="000000" w:themeColor="text1"/>
              <w:u w:val="single"/>
            </w:rPr>
          </w:rPrChange>
        </w:rPr>
        <w:t>Prerequisite:</w:t>
      </w:r>
      <w:r w:rsidRPr="00424939">
        <w:rPr>
          <w:rPrChange w:id="10329" w:author="Summer 2023 updates" w:date="2024-07-31T13:42:00Z">
            <w:rPr>
              <w:color w:val="000000" w:themeColor="text1"/>
            </w:rPr>
          </w:rPrChange>
        </w:rPr>
        <w:t xml:space="preserve"> Intermediate </w:t>
      </w:r>
      <w:r w:rsidR="00DE59D9">
        <w:rPr>
          <w:rPrChange w:id="10330" w:author="Summer 2023 updates" w:date="2024-07-31T13:42:00Z">
            <w:rPr>
              <w:color w:val="000000" w:themeColor="text1"/>
            </w:rPr>
          </w:rPrChange>
        </w:rPr>
        <w:t>Microeconomics</w:t>
      </w:r>
      <w:r w:rsidRPr="00424939">
        <w:rPr>
          <w:rPrChange w:id="10331" w:author="Summer 2023 updates" w:date="2024-07-31T13:42:00Z">
            <w:rPr>
              <w:color w:val="000000" w:themeColor="text1"/>
            </w:rPr>
          </w:rPrChange>
        </w:rPr>
        <w:t xml:space="preserve"> (ECO-345) or consent of instructor.</w:t>
      </w:r>
    </w:p>
    <w:p w14:paraId="7D7F55B4" w14:textId="77777777" w:rsidR="00350EB9" w:rsidRDefault="00350EB9">
      <w:pPr>
        <w:spacing w:after="200" w:line="276" w:lineRule="auto"/>
        <w:rPr>
          <w:ins w:id="10332" w:author="Summer 2023 updates" w:date="2024-07-31T13:42:00Z"/>
          <w:rFonts w:cs="Times New Roman"/>
          <w:b/>
          <w:color w:val="000000" w:themeColor="text1"/>
        </w:rPr>
      </w:pPr>
      <w:ins w:id="10333" w:author="Summer 2023 updates" w:date="2024-07-31T13:42:00Z">
        <w:r>
          <w:rPr>
            <w:rFonts w:cs="Times New Roman"/>
            <w:b/>
            <w:color w:val="000000" w:themeColor="text1"/>
          </w:rPr>
          <w:br w:type="page"/>
        </w:r>
      </w:ins>
    </w:p>
    <w:p w14:paraId="6768BEBB" w14:textId="269A035A" w:rsidR="001A2526" w:rsidRPr="00424939" w:rsidRDefault="001A2526" w:rsidP="001A2526">
      <w:pPr>
        <w:spacing w:after="0"/>
        <w:rPr>
          <w:rFonts w:cs="Times New Roman"/>
          <w:b/>
          <w:color w:val="000000" w:themeColor="text1"/>
        </w:rPr>
      </w:pPr>
      <w:r w:rsidRPr="00424939">
        <w:rPr>
          <w:rFonts w:cs="Times New Roman"/>
          <w:b/>
          <w:color w:val="000000" w:themeColor="text1"/>
        </w:rPr>
        <w:t xml:space="preserve">BUS-441 Advanced Business Analytics </w:t>
      </w:r>
    </w:p>
    <w:p w14:paraId="3869EB18" w14:textId="7A968925" w:rsidR="001A2526" w:rsidRPr="00424939" w:rsidRDefault="00053BEF" w:rsidP="00444B0C">
      <w:pPr>
        <w:rPr>
          <w:rPrChange w:id="10334" w:author="Summer 2023 updates" w:date="2024-07-31T13:42:00Z">
            <w:rPr>
              <w:color w:val="000000" w:themeColor="text1"/>
            </w:rPr>
          </w:rPrChange>
        </w:rPr>
      </w:pPr>
      <w:r>
        <w:rPr>
          <w:rPrChange w:id="10335" w:author="Summer 2023 updates" w:date="2024-07-31T13:42:00Z">
            <w:rPr>
              <w:color w:val="000000" w:themeColor="text1"/>
            </w:rPr>
          </w:rPrChange>
        </w:rPr>
        <w:t xml:space="preserve">See Business Administration, </w:t>
      </w:r>
      <w:r w:rsidR="00B43F5A" w:rsidRPr="00424939">
        <w:rPr>
          <w:rPrChange w:id="10336" w:author="Summer 2023 updates" w:date="2024-07-31T13:42:00Z">
            <w:rPr>
              <w:color w:val="000000" w:themeColor="text1"/>
            </w:rPr>
          </w:rPrChange>
        </w:rPr>
        <w:t xml:space="preserve">p. </w:t>
      </w:r>
      <w:r w:rsidR="00B43F5A">
        <w:rPr>
          <w:rPrChange w:id="10337" w:author="Summer 2023 updates" w:date="2024-07-31T13:42:00Z">
            <w:rPr>
              <w:color w:val="000000" w:themeColor="text1"/>
            </w:rPr>
          </w:rPrChange>
        </w:rPr>
        <w:fldChar w:fldCharType="begin"/>
      </w:r>
      <w:r w:rsidR="00B43F5A">
        <w:rPr>
          <w:rPrChange w:id="10338" w:author="Summer 2023 updates" w:date="2024-07-31T13:42:00Z">
            <w:rPr>
              <w:color w:val="000000" w:themeColor="text1"/>
            </w:rPr>
          </w:rPrChange>
        </w:rPr>
        <w:instrText xml:space="preserve"> PAGEREF  CoursesInBusiness \h </w:instrText>
      </w:r>
      <w:r w:rsidR="00B43F5A">
        <w:rPr>
          <w:rPrChange w:id="10339" w:author="Summer 2023 updates" w:date="2024-07-31T13:42:00Z">
            <w:rPr>
              <w:color w:val="000000" w:themeColor="text1"/>
            </w:rPr>
          </w:rPrChange>
        </w:rPr>
      </w:r>
      <w:r w:rsidR="00B43F5A">
        <w:rPr>
          <w:rPrChange w:id="10340" w:author="Summer 2023 updates" w:date="2024-07-31T13:42:00Z">
            <w:rPr>
              <w:color w:val="000000" w:themeColor="text1"/>
            </w:rPr>
          </w:rPrChange>
        </w:rPr>
        <w:fldChar w:fldCharType="separate"/>
      </w:r>
      <w:r w:rsidR="00A74DA0">
        <w:rPr>
          <w:noProof/>
        </w:rPr>
        <w:t>91</w:t>
      </w:r>
      <w:r w:rsidR="00B43F5A">
        <w:rPr>
          <w:rPrChange w:id="10341" w:author="Summer 2023 updates" w:date="2024-07-31T13:42:00Z">
            <w:rPr>
              <w:color w:val="000000" w:themeColor="text1"/>
            </w:rPr>
          </w:rPrChange>
        </w:rPr>
        <w:fldChar w:fldCharType="end"/>
      </w:r>
    </w:p>
    <w:p w14:paraId="4C4B51B4" w14:textId="77777777" w:rsidR="003523C8" w:rsidRPr="00424939" w:rsidRDefault="003523C8" w:rsidP="003523C8">
      <w:pPr>
        <w:spacing w:after="0"/>
        <w:rPr>
          <w:del w:id="10342" w:author="Summer 2023 updates" w:date="2024-07-31T13:42:00Z"/>
          <w:rFonts w:cs="Times New Roman"/>
          <w:b/>
          <w:color w:val="000000" w:themeColor="text1"/>
        </w:rPr>
      </w:pPr>
      <w:r w:rsidRPr="00424939">
        <w:rPr>
          <w:rFonts w:cs="Times New Roman"/>
          <w:b/>
          <w:color w:val="000000" w:themeColor="text1"/>
        </w:rPr>
        <w:t>ECO-4</w:t>
      </w:r>
      <w:r w:rsidR="008D4C9F">
        <w:rPr>
          <w:rFonts w:cs="Times New Roman"/>
          <w:b/>
          <w:color w:val="000000" w:themeColor="text1"/>
        </w:rPr>
        <w:t>2</w:t>
      </w:r>
      <w:r w:rsidRPr="00424939">
        <w:rPr>
          <w:rFonts w:cs="Times New Roman"/>
          <w:b/>
          <w:color w:val="000000" w:themeColor="text1"/>
        </w:rPr>
        <w:t xml:space="preserve">2 </w:t>
      </w:r>
      <w:r w:rsidR="008D4C9F">
        <w:rPr>
          <w:rFonts w:cs="Times New Roman"/>
          <w:b/>
          <w:color w:val="000000" w:themeColor="text1"/>
        </w:rPr>
        <w:t>Ma</w:t>
      </w:r>
      <w:r w:rsidRPr="00424939">
        <w:rPr>
          <w:rFonts w:cs="Times New Roman"/>
          <w:b/>
          <w:color w:val="000000" w:themeColor="text1"/>
        </w:rPr>
        <w:t>croeconomic</w:t>
      </w:r>
      <w:r w:rsidR="008D4C9F">
        <w:rPr>
          <w:rFonts w:cs="Times New Roman"/>
          <w:b/>
          <w:color w:val="000000" w:themeColor="text1"/>
        </w:rPr>
        <w:t xml:space="preserve"> Policy</w:t>
      </w:r>
      <w:del w:id="10343" w:author="Summer 2023 updates" w:date="2024-07-31T13:42:00Z">
        <w:r w:rsidRPr="00424939">
          <w:rPr>
            <w:rFonts w:cs="Times New Roman"/>
            <w:b/>
            <w:color w:val="000000" w:themeColor="text1"/>
          </w:rPr>
          <w:delText xml:space="preserve"> </w:delText>
        </w:r>
      </w:del>
    </w:p>
    <w:p w14:paraId="6B28FBB3" w14:textId="07D41519" w:rsidR="008D4C9F" w:rsidRDefault="00602976" w:rsidP="00444B0C">
      <w:pPr>
        <w:rPr>
          <w:rPrChange w:id="10344" w:author="Summer 2023 updates" w:date="2024-07-31T13:42:00Z">
            <w:rPr>
              <w:color w:val="000000" w:themeColor="text1"/>
            </w:rPr>
          </w:rPrChange>
        </w:rPr>
        <w:pPrChange w:id="10345" w:author="Summer 2023 updates" w:date="2024-07-31T13:42:00Z">
          <w:pPr>
            <w:spacing w:after="0"/>
          </w:pPr>
        </w:pPrChange>
      </w:pPr>
      <w:ins w:id="10346" w:author="Summer 2023 updates" w:date="2024-07-31T13:42:00Z">
        <w:r>
          <w:br/>
        </w:r>
      </w:ins>
      <w:r w:rsidR="008D4C9F" w:rsidRPr="008D4C9F">
        <w:rPr>
          <w:rPrChange w:id="10347" w:author="Summer 2023 updates" w:date="2024-07-31T13:42:00Z">
            <w:rPr>
              <w:color w:val="000000" w:themeColor="text1"/>
            </w:rPr>
          </w:rPrChange>
        </w:rPr>
        <w:t xml:space="preserve">Investigates modern Macroeconomic schools of thought as they pertain to the conduct of Macroeconomic Policy following the Great Depression and Keynesian Revolution in Economics. This course will survey the significant contributions of influential thinkers in contemporary Macroeconomics. </w:t>
      </w:r>
      <w:r w:rsidR="008D4C9F" w:rsidRPr="00634B99">
        <w:rPr>
          <w:u w:val="single"/>
          <w:rPrChange w:id="10348" w:author="Summer 2023 updates" w:date="2024-07-31T13:42:00Z">
            <w:rPr>
              <w:color w:val="000000" w:themeColor="text1"/>
              <w:u w:val="single"/>
            </w:rPr>
          </w:rPrChange>
        </w:rPr>
        <w:t>Prerequisite</w:t>
      </w:r>
      <w:r w:rsidR="008D4C9F" w:rsidRPr="008D4C9F">
        <w:rPr>
          <w:rPrChange w:id="10349" w:author="Summer 2023 updates" w:date="2024-07-31T13:42:00Z">
            <w:rPr>
              <w:color w:val="000000" w:themeColor="text1"/>
            </w:rPr>
          </w:rPrChange>
        </w:rPr>
        <w:t>: Intermediate Macroeconomic Theory (ECO-315).</w:t>
      </w:r>
    </w:p>
    <w:p w14:paraId="529981E2" w14:textId="53F6E911" w:rsidR="008D4C9F" w:rsidRPr="00424939" w:rsidRDefault="008D4C9F" w:rsidP="008D4C9F">
      <w:pPr>
        <w:spacing w:after="0"/>
        <w:rPr>
          <w:rFonts w:cs="Times New Roman"/>
          <w:b/>
          <w:color w:val="000000" w:themeColor="text1"/>
        </w:rPr>
      </w:pPr>
      <w:r w:rsidRPr="00424939">
        <w:rPr>
          <w:rFonts w:cs="Times New Roman"/>
          <w:b/>
          <w:color w:val="000000" w:themeColor="text1"/>
        </w:rPr>
        <w:t>ECO-4</w:t>
      </w:r>
      <w:r>
        <w:rPr>
          <w:rFonts w:cs="Times New Roman"/>
          <w:b/>
          <w:color w:val="000000" w:themeColor="text1"/>
        </w:rPr>
        <w:t>24</w:t>
      </w:r>
      <w:r w:rsidRPr="00424939">
        <w:rPr>
          <w:rFonts w:cs="Times New Roman"/>
          <w:b/>
          <w:color w:val="000000" w:themeColor="text1"/>
        </w:rPr>
        <w:t xml:space="preserve"> </w:t>
      </w:r>
      <w:r>
        <w:rPr>
          <w:rFonts w:cs="Times New Roman"/>
          <w:b/>
          <w:color w:val="000000" w:themeColor="text1"/>
        </w:rPr>
        <w:t xml:space="preserve">Political Economy (WE) </w:t>
      </w:r>
      <w:r w:rsidRPr="00424939">
        <w:rPr>
          <w:rFonts w:cs="Times New Roman"/>
          <w:b/>
          <w:color w:val="000000" w:themeColor="text1"/>
        </w:rPr>
        <w:t xml:space="preserve"> </w:t>
      </w:r>
    </w:p>
    <w:p w14:paraId="3C00CBEB" w14:textId="008A4F5F" w:rsidR="008D4C9F" w:rsidRDefault="008D4C9F" w:rsidP="00444B0C">
      <w:pPr>
        <w:rPr>
          <w:rPrChange w:id="10350" w:author="Summer 2023 updates" w:date="2024-07-31T13:42:00Z">
            <w:rPr>
              <w:color w:val="000000" w:themeColor="text1"/>
            </w:rPr>
          </w:rPrChange>
        </w:rPr>
        <w:pPrChange w:id="10351" w:author="Summer 2023 updates" w:date="2024-07-31T13:42:00Z">
          <w:pPr>
            <w:spacing w:after="0"/>
          </w:pPr>
        </w:pPrChange>
      </w:pPr>
      <w:r w:rsidRPr="008D4C9F">
        <w:rPr>
          <w:rPrChange w:id="10352" w:author="Summer 2023 updates" w:date="2024-07-31T13:42:00Z">
            <w:rPr>
              <w:color w:val="000000" w:themeColor="text1"/>
            </w:rPr>
          </w:rPrChange>
        </w:rPr>
        <w:t xml:space="preserve">Examines alternative approaches to economic theory. This course requires critical engagement with various theoretical frameworks ranging from Marxist to Austrian schools of thought, focusing primarily on the dominant models within each school of thought. </w:t>
      </w:r>
      <w:r w:rsidRPr="007F7D62">
        <w:rPr>
          <w:u w:val="single"/>
          <w:rPrChange w:id="10353" w:author="Summer 2023 updates" w:date="2024-07-31T13:42:00Z">
            <w:rPr>
              <w:color w:val="000000" w:themeColor="text1"/>
              <w:u w:val="single"/>
            </w:rPr>
          </w:rPrChange>
        </w:rPr>
        <w:t>Prerequisites</w:t>
      </w:r>
      <w:r w:rsidRPr="008D4C9F">
        <w:rPr>
          <w:rPrChange w:id="10354" w:author="Summer 2023 updates" w:date="2024-07-31T13:42:00Z">
            <w:rPr>
              <w:color w:val="000000" w:themeColor="text1"/>
            </w:rPr>
          </w:rPrChange>
        </w:rPr>
        <w:t>: Principles of Macroeconomics (ECO-</w:t>
      </w:r>
      <w:del w:id="10355" w:author="Summer 2023 updates" w:date="2024-07-31T13:42:00Z">
        <w:r w:rsidRPr="008D4C9F">
          <w:rPr>
            <w:rFonts w:cs="Times New Roman"/>
            <w:color w:val="000000" w:themeColor="text1"/>
          </w:rPr>
          <w:delText xml:space="preserve"> </w:delText>
        </w:r>
      </w:del>
      <w:r w:rsidRPr="008D4C9F">
        <w:rPr>
          <w:rPrChange w:id="10356" w:author="Summer 2023 updates" w:date="2024-07-31T13:42:00Z">
            <w:rPr>
              <w:color w:val="000000" w:themeColor="text1"/>
            </w:rPr>
          </w:rPrChange>
        </w:rPr>
        <w:t>175) and Principles of Microeconomics (ECO-215).</w:t>
      </w:r>
    </w:p>
    <w:p w14:paraId="03AFC4C0" w14:textId="7204C4D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ECO-435 Time Series Analysis </w:t>
      </w:r>
    </w:p>
    <w:p w14:paraId="091BA955" w14:textId="29D48309" w:rsidR="00D954A7" w:rsidRPr="00424939" w:rsidRDefault="00D954A7" w:rsidP="00444B0C">
      <w:pPr>
        <w:rPr>
          <w:rPrChange w:id="10357" w:author="Summer 2023 updates" w:date="2024-07-31T13:42:00Z">
            <w:rPr>
              <w:color w:val="000000" w:themeColor="text1"/>
            </w:rPr>
          </w:rPrChange>
        </w:rPr>
        <w:pPrChange w:id="10358" w:author="Summer 2023 updates" w:date="2024-07-31T13:42:00Z">
          <w:pPr>
            <w:spacing w:after="40" w:line="228" w:lineRule="auto"/>
          </w:pPr>
        </w:pPrChange>
      </w:pPr>
      <w:r w:rsidRPr="00424939">
        <w:rPr>
          <w:rPrChange w:id="10359" w:author="Summer 2023 updates" w:date="2024-07-31T13:42:00Z">
            <w:rPr>
              <w:color w:val="000000" w:themeColor="text1"/>
            </w:rPr>
          </w:rPrChange>
        </w:rPr>
        <w:t xml:space="preserve">An advanced econometrics course emphasizing the challenges of working with dynamic systems of economic variables. Modeling stationary and nonstationary processes for hypothesis testing, forecasting, and policy design and evaluation are emphasized. </w:t>
      </w:r>
      <w:r w:rsidRPr="00424939">
        <w:rPr>
          <w:u w:val="single"/>
          <w:rPrChange w:id="10360" w:author="Summer 2023 updates" w:date="2024-07-31T13:42:00Z">
            <w:rPr>
              <w:color w:val="000000" w:themeColor="text1"/>
              <w:u w:val="single"/>
            </w:rPr>
          </w:rPrChange>
        </w:rPr>
        <w:t>Prerequisite</w:t>
      </w:r>
      <w:r w:rsidRPr="00424939">
        <w:rPr>
          <w:rPrChange w:id="10361" w:author="Summer 2023 updates" w:date="2024-07-31T13:42:00Z">
            <w:rPr>
              <w:color w:val="000000" w:themeColor="text1"/>
            </w:rPr>
          </w:rPrChange>
        </w:rPr>
        <w:t>:</w:t>
      </w:r>
      <w:r w:rsidRPr="00424939">
        <w:rPr>
          <w:u w:val="words"/>
          <w:rPrChange w:id="10362" w:author="Summer 2023 updates" w:date="2024-07-31T13:42:00Z">
            <w:rPr>
              <w:color w:val="000000" w:themeColor="text1"/>
              <w:u w:val="words"/>
            </w:rPr>
          </w:rPrChange>
        </w:rPr>
        <w:t xml:space="preserve"> </w:t>
      </w:r>
      <w:r w:rsidRPr="00424939">
        <w:rPr>
          <w:rPrChange w:id="10363" w:author="Summer 2023 updates" w:date="2024-07-31T13:42:00Z">
            <w:rPr>
              <w:color w:val="000000" w:themeColor="text1"/>
            </w:rPr>
          </w:rPrChange>
        </w:rPr>
        <w:t>Econometrics</w:t>
      </w:r>
      <w:r w:rsidR="00C238B4">
        <w:rPr>
          <w:rPrChange w:id="10364" w:author="Summer 2023 updates" w:date="2024-07-31T13:42:00Z">
            <w:rPr>
              <w:color w:val="000000" w:themeColor="text1"/>
            </w:rPr>
          </w:rPrChange>
        </w:rPr>
        <w:t xml:space="preserve"> (WE)</w:t>
      </w:r>
      <w:r w:rsidRPr="00424939">
        <w:rPr>
          <w:rPrChange w:id="10365" w:author="Summer 2023 updates" w:date="2024-07-31T13:42:00Z">
            <w:rPr>
              <w:color w:val="000000" w:themeColor="text1"/>
            </w:rPr>
          </w:rPrChange>
        </w:rPr>
        <w:t xml:space="preserve"> (ECO-375). </w:t>
      </w:r>
    </w:p>
    <w:p w14:paraId="053BE279"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ECO-436 Economic Development </w:t>
      </w:r>
    </w:p>
    <w:p w14:paraId="144A02E7" w14:textId="55138EFB" w:rsidR="00BF20CA" w:rsidRPr="00784273" w:rsidRDefault="00D954A7" w:rsidP="00444B0C">
      <w:pPr>
        <w:rPr>
          <w:rPrChange w:id="10366" w:author="Summer 2023 updates" w:date="2024-07-31T13:42:00Z">
            <w:rPr>
              <w:color w:val="000000" w:themeColor="text1"/>
            </w:rPr>
          </w:rPrChange>
        </w:rPr>
        <w:pPrChange w:id="10367" w:author="Summer 2023 updates" w:date="2024-07-31T13:42:00Z">
          <w:pPr>
            <w:spacing w:after="40" w:line="228" w:lineRule="auto"/>
          </w:pPr>
        </w:pPrChange>
      </w:pPr>
      <w:r w:rsidRPr="00424939">
        <w:rPr>
          <w:rPrChange w:id="10368" w:author="Summer 2023 updates" w:date="2024-07-31T13:42:00Z">
            <w:rPr>
              <w:color w:val="000000" w:themeColor="text1"/>
            </w:rPr>
          </w:rPrChange>
        </w:rPr>
        <w:t>The definition of development and underdevelopment in the modern context. A consideration of the process and problems of development in the presently less developed countries, strategies of planning for growth with distributional equity, the contribution of resources and capital, and the role of foreign trade and aid</w:t>
      </w:r>
      <w:r w:rsidR="00B76E1A" w:rsidRPr="00424939">
        <w:rPr>
          <w:rPrChange w:id="10369" w:author="Summer 2023 updates" w:date="2024-07-31T13:42:00Z">
            <w:rPr>
              <w:color w:val="000000" w:themeColor="text1"/>
            </w:rPr>
          </w:rPrChange>
        </w:rPr>
        <w:fldChar w:fldCharType="begin"/>
      </w:r>
      <w:r w:rsidR="00B76E1A" w:rsidRPr="00424939">
        <w:rPr>
          <w:rPrChange w:id="10370" w:author="Summer 2023 updates" w:date="2024-07-31T13:42:00Z">
            <w:rPr>
              <w:color w:val="000000" w:themeColor="text1"/>
            </w:rPr>
          </w:rPrChange>
        </w:rPr>
        <w:instrText xml:space="preserve"> XE "</w:instrText>
      </w:r>
      <w:del w:id="10371" w:author="Summer 2023 updates" w:date="2024-07-31T13:42:00Z">
        <w:r w:rsidR="00B76E1A" w:rsidRPr="00424939">
          <w:rPr>
            <w:rStyle w:val="Strong"/>
            <w:rFonts w:ascii="Garamond" w:hAnsi="Garamond"/>
            <w:color w:val="000000" w:themeColor="text1"/>
          </w:rPr>
          <w:delInstrText>aid</w:delInstrText>
        </w:r>
      </w:del>
      <w:ins w:id="10372"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0373" w:author="Summer 2023 updates" w:date="2024-07-31T13:42:00Z">
            <w:rPr>
              <w:color w:val="000000" w:themeColor="text1"/>
            </w:rPr>
          </w:rPrChange>
        </w:rPr>
        <w:instrText xml:space="preserve">" </w:instrText>
      </w:r>
      <w:r w:rsidR="00B76E1A" w:rsidRPr="00424939">
        <w:rPr>
          <w:rPrChange w:id="10374" w:author="Summer 2023 updates" w:date="2024-07-31T13:42:00Z">
            <w:rPr>
              <w:color w:val="000000" w:themeColor="text1"/>
            </w:rPr>
          </w:rPrChange>
        </w:rPr>
        <w:fldChar w:fldCharType="end"/>
      </w:r>
      <w:r w:rsidRPr="00424939">
        <w:rPr>
          <w:rPrChange w:id="10375" w:author="Summer 2023 updates" w:date="2024-07-31T13:42:00Z">
            <w:rPr>
              <w:color w:val="000000" w:themeColor="text1"/>
            </w:rPr>
          </w:rPrChange>
        </w:rPr>
        <w:t xml:space="preserve">. </w:t>
      </w:r>
      <w:r w:rsidRPr="00424939">
        <w:rPr>
          <w:u w:val="single"/>
          <w:rPrChange w:id="10376" w:author="Summer 2023 updates" w:date="2024-07-31T13:42:00Z">
            <w:rPr>
              <w:color w:val="000000" w:themeColor="text1"/>
              <w:u w:val="single"/>
            </w:rPr>
          </w:rPrChange>
        </w:rPr>
        <w:t>Prerequisites</w:t>
      </w:r>
      <w:r w:rsidRPr="00424939">
        <w:rPr>
          <w:rPrChange w:id="10377" w:author="Summer 2023 updates" w:date="2024-07-31T13:42:00Z">
            <w:rPr>
              <w:color w:val="000000" w:themeColor="text1"/>
            </w:rPr>
          </w:rPrChange>
        </w:rPr>
        <w:t xml:space="preserve">: Principles of Macroeconomics (ECO-175) and Principles of Microeconomics (ECO-215). </w:t>
      </w:r>
    </w:p>
    <w:p w14:paraId="765AA330" w14:textId="0D0858F9" w:rsidR="00D954A7" w:rsidRPr="00424939" w:rsidRDefault="00D954A7" w:rsidP="00D954A7">
      <w:pPr>
        <w:spacing w:after="0"/>
        <w:rPr>
          <w:rFonts w:cs="Times New Roman"/>
          <w:b/>
          <w:color w:val="000000" w:themeColor="text1"/>
        </w:rPr>
      </w:pPr>
      <w:r w:rsidRPr="00424939">
        <w:rPr>
          <w:rFonts w:cs="Times New Roman"/>
          <w:b/>
          <w:color w:val="000000" w:themeColor="text1"/>
        </w:rPr>
        <w:t>ECO-444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E3351DD" w14:textId="77777777" w:rsidR="00D954A7" w:rsidRPr="00424939" w:rsidRDefault="00D954A7" w:rsidP="00444B0C">
      <w:pPr>
        <w:rPr>
          <w:rPrChange w:id="10378" w:author="Summer 2023 updates" w:date="2024-07-31T13:42:00Z">
            <w:rPr>
              <w:color w:val="000000" w:themeColor="text1"/>
            </w:rPr>
          </w:rPrChange>
        </w:rPr>
        <w:pPrChange w:id="10379" w:author="Summer 2023 updates" w:date="2024-07-31T13:42:00Z">
          <w:pPr>
            <w:spacing w:after="40" w:line="228" w:lineRule="auto"/>
          </w:pPr>
        </w:pPrChange>
      </w:pPr>
      <w:r w:rsidRPr="00424939">
        <w:rPr>
          <w:rPrChange w:id="10380" w:author="Summer 2023 updates" w:date="2024-07-31T13:42:00Z">
            <w:rPr>
              <w:color w:val="000000" w:themeColor="text1"/>
              <w:sz w:val="23"/>
            </w:rPr>
          </w:rPrChange>
        </w:rPr>
        <w:t>Independent studies under the direction of a faculty member in some area of economics. May be taken more than once for a maximum of 2.0 credits</w:t>
      </w:r>
      <w:r w:rsidRPr="00424939">
        <w:rPr>
          <w:b/>
          <w:rPrChange w:id="10381" w:author="Summer 2023 updates" w:date="2024-07-31T13:42:00Z">
            <w:rPr>
              <w:b/>
              <w:color w:val="000000" w:themeColor="text1"/>
              <w:sz w:val="23"/>
            </w:rPr>
          </w:rPrChange>
        </w:rPr>
        <w:t>.</w:t>
      </w:r>
      <w:r w:rsidRPr="00424939">
        <w:rPr>
          <w:rPrChange w:id="10382" w:author="Summer 2023 updates" w:date="2024-07-31T13:42:00Z">
            <w:rPr>
              <w:color w:val="000000" w:themeColor="text1"/>
              <w:sz w:val="23"/>
            </w:rPr>
          </w:rPrChange>
        </w:rPr>
        <w:t xml:space="preserve"> May be taken for an X status grade with consent of instructor prior to registration.  </w:t>
      </w:r>
      <w:r w:rsidRPr="00424939">
        <w:rPr>
          <w:u w:val="single"/>
          <w:rPrChange w:id="10383" w:author="Summer 2023 updates" w:date="2024-07-31T13:42:00Z">
            <w:rPr>
              <w:color w:val="000000" w:themeColor="text1"/>
              <w:u w:val="single"/>
            </w:rPr>
          </w:rPrChange>
        </w:rPr>
        <w:t>Prerequisite</w:t>
      </w:r>
      <w:r w:rsidRPr="00424939">
        <w:rPr>
          <w:rPrChange w:id="10384" w:author="Summer 2023 updates" w:date="2024-07-31T13:42:00Z">
            <w:rPr>
              <w:color w:val="000000" w:themeColor="text1"/>
            </w:rPr>
          </w:rPrChange>
        </w:rPr>
        <w:t xml:space="preserve">: consent of instructor. </w:t>
      </w:r>
    </w:p>
    <w:p w14:paraId="2AA53B55" w14:textId="096446F2" w:rsidR="00B173DC" w:rsidRDefault="00B173DC" w:rsidP="00D954A7">
      <w:pPr>
        <w:spacing w:after="0"/>
        <w:rPr>
          <w:rFonts w:cs="Times New Roman"/>
          <w:b/>
          <w:color w:val="000000" w:themeColor="text1"/>
        </w:rPr>
      </w:pPr>
      <w:r w:rsidRPr="00424939">
        <w:rPr>
          <w:rFonts w:cs="Times New Roman"/>
          <w:b/>
          <w:color w:val="000000" w:themeColor="text1"/>
        </w:rPr>
        <w:t>ECO-44</w:t>
      </w:r>
      <w:r>
        <w:rPr>
          <w:rFonts w:cs="Times New Roman"/>
          <w:b/>
          <w:color w:val="000000" w:themeColor="text1"/>
        </w:rPr>
        <w:t>5</w:t>
      </w:r>
      <w:r w:rsidRPr="00424939">
        <w:rPr>
          <w:rFonts w:cs="Times New Roman"/>
          <w:b/>
          <w:color w:val="000000" w:themeColor="text1"/>
        </w:rPr>
        <w:t xml:space="preserve"> </w:t>
      </w:r>
      <w:r>
        <w:rPr>
          <w:rFonts w:cs="Times New Roman"/>
          <w:b/>
          <w:color w:val="000000" w:themeColor="text1"/>
        </w:rPr>
        <w:t>Econometrics II (WE)</w:t>
      </w:r>
    </w:p>
    <w:p w14:paraId="67025940" w14:textId="4BDBF0C9" w:rsidR="00B173DC" w:rsidRPr="00B173DC" w:rsidRDefault="00B173DC" w:rsidP="00444B0C">
      <w:pPr>
        <w:rPr>
          <w:rPrChange w:id="10385" w:author="Summer 2023 updates" w:date="2024-07-31T13:42:00Z">
            <w:rPr>
              <w:color w:val="000000" w:themeColor="text1"/>
            </w:rPr>
          </w:rPrChange>
        </w:rPr>
        <w:pPrChange w:id="10386" w:author="Summer 2023 updates" w:date="2024-07-31T13:42:00Z">
          <w:pPr>
            <w:spacing w:after="0"/>
          </w:pPr>
        </w:pPrChange>
      </w:pPr>
      <w:r w:rsidRPr="00B173DC">
        <w:rPr>
          <w:rPrChange w:id="10387" w:author="Summer 2023 updates" w:date="2024-07-31T13:42:00Z">
            <w:rPr>
              <w:color w:val="000000" w:themeColor="text1"/>
            </w:rPr>
          </w:rPrChange>
        </w:rPr>
        <w:t xml:space="preserve">Explores the theory and applications of identification strategies used in applied econometrics. This course covers commonly used econometric techniques with cross sectional and panel data including instrumental variables, differences-in-differences, and regression discontinuity design. </w:t>
      </w:r>
      <w:r w:rsidRPr="00611DD4">
        <w:rPr>
          <w:u w:val="single"/>
          <w:rPrChange w:id="10388" w:author="Summer 2023 updates" w:date="2024-07-31T13:42:00Z">
            <w:rPr>
              <w:color w:val="000000" w:themeColor="text1"/>
              <w:u w:val="single"/>
            </w:rPr>
          </w:rPrChange>
        </w:rPr>
        <w:t>Prerequisite</w:t>
      </w:r>
      <w:r w:rsidRPr="00B173DC">
        <w:rPr>
          <w:rPrChange w:id="10389" w:author="Summer 2023 updates" w:date="2024-07-31T13:42:00Z">
            <w:rPr>
              <w:color w:val="000000" w:themeColor="text1"/>
            </w:rPr>
          </w:rPrChange>
        </w:rPr>
        <w:t xml:space="preserve">: Econometrics </w:t>
      </w:r>
      <w:r w:rsidR="00C238B4">
        <w:rPr>
          <w:rPrChange w:id="10390" w:author="Summer 2023 updates" w:date="2024-07-31T13:42:00Z">
            <w:rPr>
              <w:color w:val="000000" w:themeColor="text1"/>
            </w:rPr>
          </w:rPrChange>
        </w:rPr>
        <w:t xml:space="preserve">(WE) </w:t>
      </w:r>
      <w:r w:rsidRPr="00B173DC">
        <w:rPr>
          <w:rPrChange w:id="10391" w:author="Summer 2023 updates" w:date="2024-07-31T13:42:00Z">
            <w:rPr>
              <w:color w:val="000000" w:themeColor="text1"/>
            </w:rPr>
          </w:rPrChange>
        </w:rPr>
        <w:t>(ECO-375)</w:t>
      </w:r>
      <w:r>
        <w:rPr>
          <w:rPrChange w:id="10392" w:author="Summer 2023 updates" w:date="2024-07-31T13:42:00Z">
            <w:rPr>
              <w:color w:val="000000" w:themeColor="text1"/>
            </w:rPr>
          </w:rPrChange>
        </w:rPr>
        <w:t>.</w:t>
      </w:r>
    </w:p>
    <w:p w14:paraId="61D854A3" w14:textId="43A4F704" w:rsidR="00D954A7" w:rsidRPr="00424939" w:rsidRDefault="00D954A7" w:rsidP="00D954A7">
      <w:pPr>
        <w:spacing w:after="0"/>
        <w:rPr>
          <w:rFonts w:cs="Times New Roman"/>
          <w:b/>
          <w:color w:val="000000" w:themeColor="text1"/>
        </w:rPr>
      </w:pPr>
      <w:r w:rsidRPr="00424939">
        <w:rPr>
          <w:rFonts w:cs="Times New Roman"/>
          <w:b/>
          <w:color w:val="000000" w:themeColor="text1"/>
        </w:rPr>
        <w:t>ECO-446 International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333EAC0" w14:textId="2E40DACC" w:rsidR="00D954A7" w:rsidRPr="00424939" w:rsidRDefault="00DE59D9" w:rsidP="00444B0C">
      <w:pPr>
        <w:rPr>
          <w:rPrChange w:id="10393" w:author="Summer 2023 updates" w:date="2024-07-31T13:42:00Z">
            <w:rPr>
              <w:color w:val="000000" w:themeColor="text1"/>
            </w:rPr>
          </w:rPrChange>
        </w:rPr>
        <w:pPrChange w:id="10394" w:author="Summer 2023 updates" w:date="2024-07-31T13:42:00Z">
          <w:pPr>
            <w:spacing w:after="40" w:line="228" w:lineRule="auto"/>
          </w:pPr>
        </w:pPrChange>
      </w:pPr>
      <w:r>
        <w:rPr>
          <w:rPrChange w:id="10395" w:author="Summer 2023 updates" w:date="2024-07-31T13:42:00Z">
            <w:rPr>
              <w:color w:val="000000" w:themeColor="text1"/>
            </w:rPr>
          </w:rPrChange>
        </w:rPr>
        <w:t xml:space="preserve">Studies the issues which arise in international trade theory and policy. Topics emphasized include gains from trade, the patterns of trade, and protectionism policies. </w:t>
      </w:r>
      <w:r w:rsidR="00D954A7" w:rsidRPr="00424939">
        <w:rPr>
          <w:u w:val="single"/>
          <w:rPrChange w:id="10396" w:author="Summer 2023 updates" w:date="2024-07-31T13:42:00Z">
            <w:rPr>
              <w:color w:val="000000" w:themeColor="text1"/>
              <w:u w:val="single"/>
            </w:rPr>
          </w:rPrChange>
        </w:rPr>
        <w:t>Prerequisites</w:t>
      </w:r>
      <w:r w:rsidR="00D954A7" w:rsidRPr="00424939">
        <w:rPr>
          <w:rPrChange w:id="10397" w:author="Summer 2023 updates" w:date="2024-07-31T13:42:00Z">
            <w:rPr>
              <w:color w:val="000000" w:themeColor="text1"/>
            </w:rPr>
          </w:rPrChange>
        </w:rPr>
        <w:t xml:space="preserve">: Principles of Macroeconomics (ECO-175) and Principles of Microeconomics (ECO-215). </w:t>
      </w:r>
    </w:p>
    <w:p w14:paraId="7BC2AE6A" w14:textId="3D129698" w:rsidR="00B173DC" w:rsidRPr="00424939" w:rsidRDefault="00B173DC" w:rsidP="00B173DC">
      <w:pPr>
        <w:spacing w:after="0"/>
        <w:rPr>
          <w:rFonts w:cs="Times New Roman"/>
          <w:b/>
          <w:color w:val="000000" w:themeColor="text1"/>
        </w:rPr>
      </w:pPr>
      <w:r w:rsidRPr="00424939">
        <w:rPr>
          <w:rFonts w:cs="Times New Roman"/>
          <w:b/>
          <w:color w:val="000000" w:themeColor="text1"/>
        </w:rPr>
        <w:t>ECO-4</w:t>
      </w:r>
      <w:r>
        <w:rPr>
          <w:rFonts w:cs="Times New Roman"/>
          <w:b/>
          <w:color w:val="000000" w:themeColor="text1"/>
        </w:rPr>
        <w:t>47</w:t>
      </w:r>
      <w:r w:rsidRPr="00424939">
        <w:rPr>
          <w:rFonts w:cs="Times New Roman"/>
          <w:b/>
          <w:color w:val="000000" w:themeColor="text1"/>
        </w:rPr>
        <w:t xml:space="preserve"> </w:t>
      </w:r>
      <w:r>
        <w:rPr>
          <w:rFonts w:cs="Times New Roman"/>
          <w:b/>
          <w:color w:val="000000" w:themeColor="text1"/>
        </w:rPr>
        <w:t xml:space="preserve">Urban </w:t>
      </w:r>
      <w:r w:rsidRPr="00424939">
        <w:rPr>
          <w:rFonts w:cs="Times New Roman"/>
          <w:b/>
          <w:color w:val="000000" w:themeColor="text1"/>
        </w:rPr>
        <w:t>Economics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56AD200F" w14:textId="5F4FB816" w:rsidR="00B173DC" w:rsidRDefault="00B173DC" w:rsidP="00444B0C">
      <w:pPr>
        <w:rPr>
          <w:b/>
          <w:rPrChange w:id="10398" w:author="Summer 2023 updates" w:date="2024-07-31T13:42:00Z">
            <w:rPr>
              <w:b/>
              <w:color w:val="000000" w:themeColor="text1"/>
            </w:rPr>
          </w:rPrChange>
        </w:rPr>
        <w:pPrChange w:id="10399" w:author="Summer 2023 updates" w:date="2024-07-31T13:42:00Z">
          <w:pPr>
            <w:spacing w:after="0"/>
          </w:pPr>
        </w:pPrChange>
      </w:pPr>
      <w:r w:rsidRPr="00B173DC">
        <w:rPr>
          <w:rPrChange w:id="10400" w:author="Summer 2023 updates" w:date="2024-07-31T13:42:00Z">
            <w:rPr>
              <w:color w:val="000000" w:themeColor="text1"/>
            </w:rPr>
          </w:rPrChange>
        </w:rPr>
        <w:t xml:space="preserve">Studies the role of urban environments in the economic and social lives of individuals. The course will examine the historical evolution of the city, economic theories of urban formation, and the roles cities play in the contemporary economy. Emphasis will be placed on building, using, and extending core models in urban economic theory to evaluate and assess urban economic policy. </w:t>
      </w:r>
      <w:r w:rsidRPr="00611DD4">
        <w:rPr>
          <w:u w:val="single"/>
          <w:rPrChange w:id="10401" w:author="Summer 2023 updates" w:date="2024-07-31T13:42:00Z">
            <w:rPr>
              <w:color w:val="000000" w:themeColor="text1"/>
              <w:u w:val="single"/>
            </w:rPr>
          </w:rPrChange>
        </w:rPr>
        <w:t>Prerequisites</w:t>
      </w:r>
      <w:r w:rsidRPr="00B173DC">
        <w:rPr>
          <w:rPrChange w:id="10402" w:author="Summer 2023 updates" w:date="2024-07-31T13:42:00Z">
            <w:rPr>
              <w:color w:val="000000" w:themeColor="text1"/>
            </w:rPr>
          </w:rPrChange>
        </w:rPr>
        <w:t>: Principles of Macroeconomics (ECO- 175) and Principles of Microeconomics (ECO-215).</w:t>
      </w:r>
    </w:p>
    <w:p w14:paraId="39C1930E" w14:textId="74E6D603" w:rsidR="00D954A7" w:rsidRPr="00424939" w:rsidRDefault="00D954A7" w:rsidP="00D954A7">
      <w:pPr>
        <w:spacing w:after="0"/>
        <w:rPr>
          <w:rFonts w:cs="Times New Roman"/>
          <w:b/>
          <w:color w:val="000000" w:themeColor="text1"/>
        </w:rPr>
      </w:pPr>
      <w:r w:rsidRPr="00424939">
        <w:rPr>
          <w:rFonts w:cs="Times New Roman"/>
          <w:b/>
          <w:color w:val="000000" w:themeColor="text1"/>
        </w:rPr>
        <w:t>ECO-454 Research in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233489E" w14:textId="77777777" w:rsidR="00D954A7" w:rsidRPr="00424939" w:rsidRDefault="00D954A7" w:rsidP="00444B0C">
      <w:pPr>
        <w:rPr>
          <w:rPrChange w:id="10403" w:author="Summer 2023 updates" w:date="2024-07-31T13:42:00Z">
            <w:rPr>
              <w:color w:val="000000" w:themeColor="text1"/>
            </w:rPr>
          </w:rPrChange>
        </w:rPr>
        <w:pPrChange w:id="10404" w:author="Summer 2023 updates" w:date="2024-07-31T13:42:00Z">
          <w:pPr>
            <w:spacing w:after="40" w:line="228" w:lineRule="auto"/>
          </w:pPr>
        </w:pPrChange>
      </w:pPr>
      <w:r w:rsidRPr="00424939">
        <w:rPr>
          <w:rPrChange w:id="10405" w:author="Summer 2023 updates" w:date="2024-07-31T13:42:00Z">
            <w:rPr>
              <w:color w:val="000000" w:themeColor="text1"/>
            </w:rPr>
          </w:rPrChange>
        </w:rPr>
        <w:t xml:space="preserve">Research on a selected topic in economics, independently or in participation with an economics department faculty member. May be taken more than once for a maximum of 2.0 credits. May be taken for an X status grade with consent of instructor prior to registration. </w:t>
      </w:r>
      <w:r w:rsidRPr="00424939">
        <w:rPr>
          <w:u w:val="single"/>
          <w:rPrChange w:id="10406" w:author="Summer 2023 updates" w:date="2024-07-31T13:42:00Z">
            <w:rPr>
              <w:color w:val="000000" w:themeColor="text1"/>
              <w:u w:val="single"/>
            </w:rPr>
          </w:rPrChange>
        </w:rPr>
        <w:t>Prerequisites</w:t>
      </w:r>
      <w:r w:rsidRPr="00424939">
        <w:rPr>
          <w:rPrChange w:id="10407" w:author="Summer 2023 updates" w:date="2024-07-31T13:42:00Z">
            <w:rPr>
              <w:color w:val="000000" w:themeColor="text1"/>
            </w:rPr>
          </w:rPrChange>
        </w:rPr>
        <w:t xml:space="preserve">: Principles of Macroeconomics (ECO-175), Principles of Microeconomics (ECO-215), and consent of instructor.  </w:t>
      </w:r>
    </w:p>
    <w:p w14:paraId="1475A8A6" w14:textId="2F7E74F5" w:rsidR="00D954A7" w:rsidRPr="00424939" w:rsidRDefault="00D954A7" w:rsidP="00D954A7">
      <w:pPr>
        <w:spacing w:after="0"/>
        <w:rPr>
          <w:rFonts w:cs="Times New Roman"/>
          <w:b/>
          <w:color w:val="000000" w:themeColor="text1"/>
        </w:rPr>
      </w:pPr>
      <w:r w:rsidRPr="00424939">
        <w:rPr>
          <w:rFonts w:cs="Times New Roman"/>
          <w:b/>
          <w:color w:val="000000" w:themeColor="text1"/>
        </w:rPr>
        <w:t>ECO-457 U.S. Economic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0D39438" w14:textId="77777777" w:rsidR="00D954A7" w:rsidRPr="00424939" w:rsidRDefault="00D954A7" w:rsidP="00444B0C">
      <w:pPr>
        <w:rPr>
          <w:rPrChange w:id="10408" w:author="Summer 2023 updates" w:date="2024-07-31T13:42:00Z">
            <w:rPr>
              <w:color w:val="000000" w:themeColor="text1"/>
            </w:rPr>
          </w:rPrChange>
        </w:rPr>
        <w:pPrChange w:id="10409" w:author="Summer 2023 updates" w:date="2024-07-31T13:42:00Z">
          <w:pPr>
            <w:spacing w:after="40" w:line="228" w:lineRule="auto"/>
          </w:pPr>
        </w:pPrChange>
      </w:pPr>
      <w:r w:rsidRPr="00424939">
        <w:rPr>
          <w:rPrChange w:id="10410" w:author="Summer 2023 updates" w:date="2024-07-31T13:42:00Z">
            <w:rPr>
              <w:color w:val="000000" w:themeColor="text1"/>
            </w:rPr>
          </w:rPrChange>
        </w:rPr>
        <w:t xml:space="preserve">Analysis of the economic institutions, policies, and theories which influenced the development of the American economy from colonial times to the present. The course allows development of historical perspective in economic development; it also requires the application and analysis of the effects of economic theory, policy, and institutions in the developmental process. </w:t>
      </w:r>
      <w:r w:rsidRPr="00424939">
        <w:rPr>
          <w:u w:val="single"/>
          <w:rPrChange w:id="10411" w:author="Summer 2023 updates" w:date="2024-07-31T13:42:00Z">
            <w:rPr>
              <w:color w:val="000000" w:themeColor="text1"/>
              <w:u w:val="single"/>
            </w:rPr>
          </w:rPrChange>
        </w:rPr>
        <w:t>Prerequisites</w:t>
      </w:r>
      <w:r w:rsidRPr="00424939">
        <w:rPr>
          <w:rPrChange w:id="10412" w:author="Summer 2023 updates" w:date="2024-07-31T13:42:00Z">
            <w:rPr>
              <w:color w:val="000000" w:themeColor="text1"/>
            </w:rPr>
          </w:rPrChange>
        </w:rPr>
        <w:t>:  Principles of Macroeconomics (ECO-175) and Principles of Microeconomics (ECO-215).</w:t>
      </w:r>
    </w:p>
    <w:p w14:paraId="4FE9C664" w14:textId="77777777" w:rsidR="00D954A7" w:rsidRPr="00424939" w:rsidRDefault="00D954A7" w:rsidP="00FB27E2">
      <w:pPr>
        <w:keepNext/>
        <w:spacing w:after="0"/>
        <w:rPr>
          <w:rFonts w:cs="Times New Roman"/>
          <w:b/>
          <w:color w:val="000000" w:themeColor="text1"/>
        </w:rPr>
      </w:pPr>
      <w:r w:rsidRPr="00424939">
        <w:rPr>
          <w:rFonts w:cs="Times New Roman"/>
          <w:b/>
          <w:color w:val="000000" w:themeColor="text1"/>
        </w:rPr>
        <w:t xml:space="preserve">ECO-475 Comparative Economic Systems </w:t>
      </w:r>
    </w:p>
    <w:p w14:paraId="566CBDF3" w14:textId="77777777" w:rsidR="00D954A7" w:rsidRPr="00424939" w:rsidRDefault="00D954A7" w:rsidP="00444B0C">
      <w:pPr>
        <w:rPr>
          <w:rPrChange w:id="10413" w:author="Summer 2023 updates" w:date="2024-07-31T13:42:00Z">
            <w:rPr>
              <w:color w:val="000000" w:themeColor="text1"/>
            </w:rPr>
          </w:rPrChange>
        </w:rPr>
        <w:pPrChange w:id="10414" w:author="Summer 2023 updates" w:date="2024-07-31T13:42:00Z">
          <w:pPr>
            <w:spacing w:after="40" w:line="228" w:lineRule="auto"/>
          </w:pPr>
        </w:pPrChange>
      </w:pPr>
      <w:r w:rsidRPr="00424939">
        <w:rPr>
          <w:rPrChange w:id="10415" w:author="Summer 2023 updates" w:date="2024-07-31T13:42:00Z">
            <w:rPr>
              <w:color w:val="000000" w:themeColor="text1"/>
            </w:rPr>
          </w:rPrChange>
        </w:rPr>
        <w:t>A study of economic systems and theoretical models of competitive market economies, socialist market economies, and command economies. Topics include actual world economies such as those of the United States, Japan, Germany, and China; the breakdown of hitherto socialist command economies and the problems of transition to mixed market economies; emergence and strength of regional groupings such as European Community; and problems of stabilization, growth, and planning in different economies.</w:t>
      </w:r>
      <w:r w:rsidRPr="00424939">
        <w:rPr>
          <w:u w:val="words"/>
          <w:rPrChange w:id="10416" w:author="Summer 2023 updates" w:date="2024-07-31T13:42:00Z">
            <w:rPr>
              <w:color w:val="000000" w:themeColor="text1"/>
              <w:u w:val="words"/>
            </w:rPr>
          </w:rPrChange>
        </w:rPr>
        <w:t xml:space="preserve"> </w:t>
      </w:r>
      <w:r w:rsidRPr="00424939">
        <w:rPr>
          <w:u w:val="single"/>
          <w:rPrChange w:id="10417" w:author="Summer 2023 updates" w:date="2024-07-31T13:42:00Z">
            <w:rPr>
              <w:color w:val="000000" w:themeColor="text1"/>
              <w:u w:val="single"/>
            </w:rPr>
          </w:rPrChange>
        </w:rPr>
        <w:t>Prerequisites</w:t>
      </w:r>
      <w:r w:rsidRPr="00424939">
        <w:rPr>
          <w:rPrChange w:id="10418" w:author="Summer 2023 updates" w:date="2024-07-31T13:42:00Z">
            <w:rPr>
              <w:color w:val="000000" w:themeColor="text1"/>
            </w:rPr>
          </w:rPrChange>
        </w:rPr>
        <w:t>:</w:t>
      </w:r>
      <w:r w:rsidRPr="00424939">
        <w:rPr>
          <w:u w:val="words"/>
          <w:rPrChange w:id="10419" w:author="Summer 2023 updates" w:date="2024-07-31T13:42:00Z">
            <w:rPr>
              <w:color w:val="000000" w:themeColor="text1"/>
              <w:u w:val="words"/>
            </w:rPr>
          </w:rPrChange>
        </w:rPr>
        <w:t xml:space="preserve"> </w:t>
      </w:r>
      <w:r w:rsidRPr="00424939">
        <w:rPr>
          <w:rPrChange w:id="10420" w:author="Summer 2023 updates" w:date="2024-07-31T13:42:00Z">
            <w:rPr>
              <w:color w:val="000000" w:themeColor="text1"/>
            </w:rPr>
          </w:rPrChange>
        </w:rPr>
        <w:t xml:space="preserve"> Principles of Macroeconomics (ECO-175) and Principles of Microeconomics (ECO-215). </w:t>
      </w:r>
    </w:p>
    <w:p w14:paraId="24BFED7E" w14:textId="22CC0989" w:rsidR="00D954A7" w:rsidRPr="00424939" w:rsidRDefault="00D954A7" w:rsidP="004B562D">
      <w:pPr>
        <w:spacing w:after="0"/>
        <w:rPr>
          <w:rFonts w:cs="Times New Roman"/>
          <w:b/>
          <w:color w:val="000000" w:themeColor="text1"/>
        </w:rPr>
      </w:pPr>
      <w:r w:rsidRPr="00424939">
        <w:rPr>
          <w:rFonts w:cs="Times New Roman"/>
          <w:b/>
          <w:color w:val="000000" w:themeColor="text1"/>
        </w:rPr>
        <w:t>ECO-485 Mathematical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206C8EC" w14:textId="35A90081" w:rsidR="00D954A7" w:rsidRDefault="00D954A7" w:rsidP="00444B0C">
      <w:pPr>
        <w:rPr>
          <w:rPrChange w:id="10421" w:author="Summer 2023 updates" w:date="2024-07-31T13:42:00Z">
            <w:rPr>
              <w:color w:val="000000" w:themeColor="text1"/>
            </w:rPr>
          </w:rPrChange>
        </w:rPr>
        <w:pPrChange w:id="10422" w:author="Summer 2023 updates" w:date="2024-07-31T13:42:00Z">
          <w:pPr>
            <w:spacing w:after="40" w:line="228" w:lineRule="auto"/>
          </w:pPr>
        </w:pPrChange>
      </w:pPr>
      <w:r w:rsidRPr="00424939">
        <w:rPr>
          <w:rPrChange w:id="10423" w:author="Summer 2023 updates" w:date="2024-07-31T13:42:00Z">
            <w:rPr>
              <w:color w:val="000000" w:themeColor="text1"/>
            </w:rPr>
          </w:rPrChange>
        </w:rPr>
        <w:t>An introduction to mathematics as a tool to formulate economic models. Includes elementary matrix operations, use of derivatives in utility and production theory, and constrained optimization solutions. Little mathematical preparation required; familiarity with economics a necessity.</w:t>
      </w:r>
      <w:r w:rsidRPr="00424939">
        <w:rPr>
          <w:u w:val="words"/>
          <w:rPrChange w:id="10424" w:author="Summer 2023 updates" w:date="2024-07-31T13:42:00Z">
            <w:rPr>
              <w:color w:val="000000" w:themeColor="text1"/>
              <w:u w:val="words"/>
            </w:rPr>
          </w:rPrChange>
        </w:rPr>
        <w:t xml:space="preserve"> </w:t>
      </w:r>
      <w:r w:rsidRPr="00424939">
        <w:rPr>
          <w:u w:val="single"/>
          <w:rPrChange w:id="10425" w:author="Summer 2023 updates" w:date="2024-07-31T13:42:00Z">
            <w:rPr>
              <w:color w:val="000000" w:themeColor="text1"/>
              <w:u w:val="single"/>
            </w:rPr>
          </w:rPrChange>
        </w:rPr>
        <w:t>Prerequisites</w:t>
      </w:r>
      <w:r w:rsidRPr="00424939">
        <w:rPr>
          <w:rPrChange w:id="10426" w:author="Summer 2023 updates" w:date="2024-07-31T13:42:00Z">
            <w:rPr>
              <w:color w:val="000000" w:themeColor="text1"/>
            </w:rPr>
          </w:rPrChange>
        </w:rPr>
        <w:t>:</w:t>
      </w:r>
      <w:r w:rsidRPr="00424939">
        <w:rPr>
          <w:u w:val="words"/>
          <w:rPrChange w:id="10427" w:author="Summer 2023 updates" w:date="2024-07-31T13:42:00Z">
            <w:rPr>
              <w:color w:val="000000" w:themeColor="text1"/>
              <w:u w:val="words"/>
            </w:rPr>
          </w:rPrChange>
        </w:rPr>
        <w:t xml:space="preserve"> </w:t>
      </w:r>
      <w:r w:rsidRPr="00424939">
        <w:rPr>
          <w:rPrChange w:id="10428" w:author="Summer 2023 updates" w:date="2024-07-31T13:42:00Z">
            <w:rPr>
              <w:color w:val="000000" w:themeColor="text1"/>
            </w:rPr>
          </w:rPrChange>
        </w:rPr>
        <w:t xml:space="preserve">Intermediate Macroeconomic Theory (ECO-315), and Intermediate </w:t>
      </w:r>
      <w:r w:rsidR="003523C8">
        <w:rPr>
          <w:rPrChange w:id="10429" w:author="Summer 2023 updates" w:date="2024-07-31T13:42:00Z">
            <w:rPr>
              <w:color w:val="000000" w:themeColor="text1"/>
            </w:rPr>
          </w:rPrChange>
        </w:rPr>
        <w:t>Microeconomics</w:t>
      </w:r>
      <w:r w:rsidRPr="00424939">
        <w:rPr>
          <w:rPrChange w:id="10430" w:author="Summer 2023 updates" w:date="2024-07-31T13:42:00Z">
            <w:rPr>
              <w:color w:val="000000" w:themeColor="text1"/>
            </w:rPr>
          </w:rPrChange>
        </w:rPr>
        <w:t xml:space="preserve"> (ECO-345) or equivalent. </w:t>
      </w:r>
    </w:p>
    <w:p w14:paraId="597C7D2E" w14:textId="77777777" w:rsidR="001A2526" w:rsidRPr="00424939" w:rsidRDefault="001A2526" w:rsidP="001A2526">
      <w:pPr>
        <w:spacing w:after="0"/>
        <w:rPr>
          <w:rFonts w:cs="Times New Roman"/>
          <w:b/>
          <w:color w:val="000000" w:themeColor="text1"/>
        </w:rPr>
      </w:pPr>
      <w:r w:rsidRPr="00424939">
        <w:rPr>
          <w:rFonts w:cs="Times New Roman"/>
          <w:b/>
          <w:color w:val="000000" w:themeColor="text1"/>
        </w:rPr>
        <w:t xml:space="preserve">BUS-495 Investment Analysis </w:t>
      </w:r>
    </w:p>
    <w:p w14:paraId="17DB30C5" w14:textId="482BC61B" w:rsidR="001A2526" w:rsidRDefault="00053BEF" w:rsidP="00444B0C">
      <w:pPr>
        <w:rPr>
          <w:rPrChange w:id="10431" w:author="Summer 2023 updates" w:date="2024-07-31T13:42:00Z">
            <w:rPr>
              <w:color w:val="000000" w:themeColor="text1"/>
            </w:rPr>
          </w:rPrChange>
        </w:rPr>
        <w:pPrChange w:id="10432" w:author="Summer 2023 updates" w:date="2024-07-31T13:42:00Z">
          <w:pPr>
            <w:spacing w:after="40" w:line="228" w:lineRule="auto"/>
          </w:pPr>
        </w:pPrChange>
      </w:pPr>
      <w:r>
        <w:rPr>
          <w:rPrChange w:id="10433" w:author="Summer 2023 updates" w:date="2024-07-31T13:42:00Z">
            <w:rPr>
              <w:color w:val="000000" w:themeColor="text1"/>
            </w:rPr>
          </w:rPrChange>
        </w:rPr>
        <w:t xml:space="preserve">See Business Administration, </w:t>
      </w:r>
      <w:r w:rsidR="00B43F5A" w:rsidRPr="00424939">
        <w:rPr>
          <w:rPrChange w:id="10434" w:author="Summer 2023 updates" w:date="2024-07-31T13:42:00Z">
            <w:rPr>
              <w:color w:val="000000" w:themeColor="text1"/>
            </w:rPr>
          </w:rPrChange>
        </w:rPr>
        <w:t xml:space="preserve">p. </w:t>
      </w:r>
      <w:r w:rsidR="00B43F5A">
        <w:rPr>
          <w:rPrChange w:id="10435" w:author="Summer 2023 updates" w:date="2024-07-31T13:42:00Z">
            <w:rPr>
              <w:color w:val="000000" w:themeColor="text1"/>
            </w:rPr>
          </w:rPrChange>
        </w:rPr>
        <w:fldChar w:fldCharType="begin"/>
      </w:r>
      <w:r w:rsidR="00B43F5A">
        <w:rPr>
          <w:rPrChange w:id="10436" w:author="Summer 2023 updates" w:date="2024-07-31T13:42:00Z">
            <w:rPr>
              <w:color w:val="000000" w:themeColor="text1"/>
            </w:rPr>
          </w:rPrChange>
        </w:rPr>
        <w:instrText xml:space="preserve"> PAGEREF  CoursesInBusiness \h </w:instrText>
      </w:r>
      <w:r w:rsidR="00B43F5A">
        <w:rPr>
          <w:rPrChange w:id="10437" w:author="Summer 2023 updates" w:date="2024-07-31T13:42:00Z">
            <w:rPr>
              <w:color w:val="000000" w:themeColor="text1"/>
            </w:rPr>
          </w:rPrChange>
        </w:rPr>
      </w:r>
      <w:r w:rsidR="00B43F5A">
        <w:rPr>
          <w:rPrChange w:id="10438" w:author="Summer 2023 updates" w:date="2024-07-31T13:42:00Z">
            <w:rPr>
              <w:color w:val="000000" w:themeColor="text1"/>
            </w:rPr>
          </w:rPrChange>
        </w:rPr>
        <w:fldChar w:fldCharType="separate"/>
      </w:r>
      <w:r w:rsidR="00A74DA0">
        <w:rPr>
          <w:noProof/>
        </w:rPr>
        <w:t>91</w:t>
      </w:r>
      <w:r w:rsidR="00B43F5A">
        <w:rPr>
          <w:rPrChange w:id="10439" w:author="Summer 2023 updates" w:date="2024-07-31T13:42:00Z">
            <w:rPr>
              <w:color w:val="000000" w:themeColor="text1"/>
            </w:rPr>
          </w:rPrChange>
        </w:rPr>
        <w:fldChar w:fldCharType="end"/>
      </w:r>
    </w:p>
    <w:p w14:paraId="0956F0E3" w14:textId="77777777" w:rsidR="00D954A7" w:rsidRPr="00B43F5A" w:rsidRDefault="00D954A7" w:rsidP="00D954A7">
      <w:pPr>
        <w:spacing w:after="40" w:line="228" w:lineRule="auto"/>
        <w:rPr>
          <w:rFonts w:cs="Times New Roman"/>
          <w:b/>
          <w:color w:val="000000" w:themeColor="text1"/>
        </w:rPr>
      </w:pPr>
      <w:r w:rsidRPr="00424939">
        <w:rPr>
          <w:rFonts w:cs="Times New Roman"/>
          <w:b/>
          <w:color w:val="000000" w:themeColor="text1"/>
        </w:rPr>
        <w:t xml:space="preserve">ECO-495 </w:t>
      </w:r>
      <w:r w:rsidRPr="00B43F5A">
        <w:rPr>
          <w:rFonts w:cs="Times New Roman"/>
          <w:b/>
          <w:color w:val="000000" w:themeColor="text1"/>
        </w:rPr>
        <w:t xml:space="preserve">International Finance </w:t>
      </w:r>
    </w:p>
    <w:p w14:paraId="6763DE59" w14:textId="6257C180" w:rsidR="00D954A7" w:rsidRDefault="00D954A7" w:rsidP="00444B0C">
      <w:pPr>
        <w:rPr>
          <w:rPrChange w:id="10440" w:author="Summer 2023 updates" w:date="2024-07-31T13:42:00Z">
            <w:rPr>
              <w:color w:val="000000" w:themeColor="text1"/>
            </w:rPr>
          </w:rPrChange>
        </w:rPr>
        <w:pPrChange w:id="10441" w:author="Summer 2023 updates" w:date="2024-07-31T13:42:00Z">
          <w:pPr>
            <w:spacing w:after="0" w:line="228" w:lineRule="auto"/>
          </w:pPr>
        </w:pPrChange>
      </w:pPr>
      <w:r w:rsidRPr="00424939">
        <w:rPr>
          <w:rPrChange w:id="10442" w:author="Summer 2023 updates" w:date="2024-07-31T13:42:00Z">
            <w:rPr>
              <w:color w:val="000000" w:themeColor="text1"/>
            </w:rPr>
          </w:rPrChange>
        </w:rPr>
        <w:t>A study of the theory of exchange rate determination and the balance of payments. Attention is given to how changes in the exchange rates affect international assets and portfolios.</w:t>
      </w:r>
      <w:r w:rsidRPr="00424939">
        <w:rPr>
          <w:u w:val="words"/>
          <w:rPrChange w:id="10443" w:author="Summer 2023 updates" w:date="2024-07-31T13:42:00Z">
            <w:rPr>
              <w:color w:val="000000" w:themeColor="text1"/>
              <w:u w:val="words"/>
            </w:rPr>
          </w:rPrChange>
        </w:rPr>
        <w:t xml:space="preserve"> </w:t>
      </w:r>
      <w:r w:rsidRPr="00424939">
        <w:rPr>
          <w:u w:val="single"/>
          <w:rPrChange w:id="10444" w:author="Summer 2023 updates" w:date="2024-07-31T13:42:00Z">
            <w:rPr>
              <w:color w:val="000000" w:themeColor="text1"/>
              <w:u w:val="single"/>
            </w:rPr>
          </w:rPrChange>
        </w:rPr>
        <w:t>Prerequisites</w:t>
      </w:r>
      <w:r w:rsidRPr="00424939">
        <w:rPr>
          <w:rPrChange w:id="10445" w:author="Summer 2023 updates" w:date="2024-07-31T13:42:00Z">
            <w:rPr>
              <w:color w:val="000000" w:themeColor="text1"/>
            </w:rPr>
          </w:rPrChange>
        </w:rPr>
        <w:t>:</w:t>
      </w:r>
      <w:r w:rsidRPr="00424939">
        <w:rPr>
          <w:u w:val="words"/>
          <w:rPrChange w:id="10446" w:author="Summer 2023 updates" w:date="2024-07-31T13:42:00Z">
            <w:rPr>
              <w:color w:val="000000" w:themeColor="text1"/>
              <w:u w:val="words"/>
            </w:rPr>
          </w:rPrChange>
        </w:rPr>
        <w:t xml:space="preserve"> </w:t>
      </w:r>
      <w:r w:rsidRPr="00424939">
        <w:rPr>
          <w:rPrChange w:id="10447" w:author="Summer 2023 updates" w:date="2024-07-31T13:42:00Z">
            <w:rPr>
              <w:color w:val="000000" w:themeColor="text1"/>
            </w:rPr>
          </w:rPrChange>
        </w:rPr>
        <w:t xml:space="preserve"> Principles of Macroeconomics (ECO-175) and Principles of Microeconomics (ECO-215). </w:t>
      </w:r>
    </w:p>
    <w:p w14:paraId="48527D00" w14:textId="1F52A70E" w:rsidR="00132690" w:rsidRDefault="00132690" w:rsidP="0072441C">
      <w:pPr>
        <w:rPr>
          <w:rPrChange w:id="10448" w:author="Summer 2023 updates" w:date="2024-07-31T13:42:00Z">
            <w:rPr>
              <w:color w:val="000000" w:themeColor="text1"/>
            </w:rPr>
          </w:rPrChange>
        </w:rPr>
        <w:pPrChange w:id="10449" w:author="Summer 2023 updates" w:date="2024-07-31T13:42:00Z">
          <w:pPr>
            <w:spacing w:after="0" w:line="228" w:lineRule="auto"/>
          </w:pPr>
        </w:pPrChange>
      </w:pPr>
    </w:p>
    <w:p w14:paraId="40DF88CC" w14:textId="77777777" w:rsidR="0072441C" w:rsidRPr="00424939" w:rsidRDefault="0072441C" w:rsidP="0072441C">
      <w:pPr>
        <w:rPr>
          <w:ins w:id="10450" w:author="Summer 2023 updates" w:date="2024-07-31T13:42:00Z"/>
        </w:rPr>
      </w:pPr>
    </w:p>
    <w:p w14:paraId="7D55EAC6" w14:textId="3092960F" w:rsidR="00D954A7" w:rsidRPr="00424939" w:rsidRDefault="00D954A7" w:rsidP="00602976">
      <w:pPr>
        <w:pStyle w:val="Heading4"/>
        <w:spacing w:before="120"/>
        <w:rPr>
          <w:rFonts w:ascii="Garamond" w:hAnsi="Garamond"/>
          <w:color w:val="000000" w:themeColor="text1"/>
        </w:rPr>
        <w:pPrChange w:id="10451" w:author="Summer 2023 updates" w:date="2024-07-31T13:42:00Z">
          <w:pPr>
            <w:pStyle w:val="Heading4"/>
            <w:spacing w:before="0"/>
          </w:pPr>
        </w:pPrChange>
      </w:pPr>
      <w:bookmarkStart w:id="10452" w:name="_Toc141355744"/>
      <w:bookmarkStart w:id="10453" w:name="_Toc110005225"/>
      <w:r w:rsidRPr="00424939">
        <w:rPr>
          <w:rFonts w:ascii="Garamond" w:hAnsi="Garamond"/>
          <w:color w:val="000000" w:themeColor="text1"/>
        </w:rPr>
        <w:t>—</w:t>
      </w:r>
      <w:r w:rsidR="00C67E6D" w:rsidRPr="00424939">
        <w:rPr>
          <w:rFonts w:ascii="Garamond" w:hAnsi="Garamond"/>
          <w:color w:val="000000" w:themeColor="text1"/>
        </w:rPr>
        <w:t>Chemistry</w:t>
      </w:r>
      <w:bookmarkEnd w:id="10452"/>
      <w:bookmarkEnd w:id="1045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641CA417" w14:textId="29E6E92D" w:rsidR="00D954A7" w:rsidRPr="00424939" w:rsidRDefault="00CA5BA2" w:rsidP="00444B0C">
      <w:pPr>
        <w:rPr>
          <w:rPrChange w:id="10454" w:author="Summer 2023 updates" w:date="2024-07-31T13:42:00Z">
            <w:rPr>
              <w:color w:val="000000" w:themeColor="text1"/>
            </w:rPr>
          </w:rPrChange>
        </w:rPr>
        <w:pPrChange w:id="10455" w:author="Summer 2023 updates" w:date="2024-07-31T13:42:00Z">
          <w:pPr>
            <w:spacing w:after="0"/>
          </w:pPr>
        </w:pPrChange>
      </w:pPr>
      <w:r>
        <w:rPr>
          <w:rPrChange w:id="10456" w:author="Summer 2023 updates" w:date="2024-07-31T13:42:00Z">
            <w:rPr>
              <w:color w:val="000000" w:themeColor="text1"/>
            </w:rPr>
          </w:rPrChange>
        </w:rPr>
        <w:t>Ibrahim</w:t>
      </w:r>
      <w:r w:rsidR="00D954A7" w:rsidRPr="00424939">
        <w:rPr>
          <w:rPrChange w:id="10457" w:author="Summer 2023 updates" w:date="2024-07-31T13:42:00Z">
            <w:rPr>
              <w:color w:val="000000" w:themeColor="text1"/>
            </w:rPr>
          </w:rPrChange>
        </w:rPr>
        <w:t xml:space="preserve">, </w:t>
      </w:r>
      <w:del w:id="10458" w:author="Summer 2023 updates" w:date="2024-07-31T13:42:00Z">
        <w:r w:rsidR="00D954A7" w:rsidRPr="00424939">
          <w:rPr>
            <w:rFonts w:cs="Times New Roman"/>
            <w:color w:val="000000" w:themeColor="text1"/>
          </w:rPr>
          <w:delText>Noreuil, St. Clair</w:delText>
        </w:r>
        <w:r>
          <w:rPr>
            <w:rFonts w:cs="Times New Roman"/>
            <w:color w:val="000000" w:themeColor="text1"/>
          </w:rPr>
          <w:delText xml:space="preserve"> (Chair)</w:delText>
        </w:r>
        <w:r w:rsidR="00D954A7" w:rsidRPr="00424939">
          <w:rPr>
            <w:rFonts w:cs="Times New Roman"/>
            <w:color w:val="000000" w:themeColor="text1"/>
          </w:rPr>
          <w:delText xml:space="preserve">, </w:delText>
        </w:r>
      </w:del>
      <w:r w:rsidR="00D954A7" w:rsidRPr="00424939">
        <w:rPr>
          <w:rPrChange w:id="10459" w:author="Summer 2023 updates" w:date="2024-07-31T13:42:00Z">
            <w:rPr>
              <w:color w:val="000000" w:themeColor="text1"/>
            </w:rPr>
          </w:rPrChange>
        </w:rPr>
        <w:t xml:space="preserve">Singleton, </w:t>
      </w:r>
      <w:r w:rsidR="00005736" w:rsidRPr="00424939">
        <w:rPr>
          <w:rPrChange w:id="10460" w:author="Summer 2023 updates" w:date="2024-07-31T13:42:00Z">
            <w:rPr>
              <w:color w:val="000000" w:themeColor="text1"/>
            </w:rPr>
          </w:rPrChange>
        </w:rPr>
        <w:t xml:space="preserve">Stead, </w:t>
      </w:r>
      <w:r w:rsidR="00D954A7" w:rsidRPr="00424939">
        <w:rPr>
          <w:rPrChange w:id="10461" w:author="Summer 2023 updates" w:date="2024-07-31T13:42:00Z">
            <w:rPr>
              <w:color w:val="000000" w:themeColor="text1"/>
            </w:rPr>
          </w:rPrChange>
        </w:rPr>
        <w:t>Stoudt</w:t>
      </w:r>
      <w:del w:id="10462" w:author="Summer 2023 updates" w:date="2024-07-31T13:42:00Z">
        <w:r w:rsidR="00D954A7" w:rsidRPr="00424939">
          <w:rPr>
            <w:rFonts w:cs="Times New Roman"/>
            <w:color w:val="000000" w:themeColor="text1"/>
          </w:rPr>
          <w:delText>.</w:delText>
        </w:r>
      </w:del>
      <w:ins w:id="10463" w:author="Summer 2023 updates" w:date="2024-07-31T13:42:00Z">
        <w:r w:rsidR="0072441C">
          <w:t xml:space="preserve"> (Chair)</w:t>
        </w:r>
        <w:r w:rsidR="00D954A7" w:rsidRPr="00424939">
          <w:t>.</w:t>
        </w:r>
      </w:ins>
      <w:r w:rsidR="00D954A7" w:rsidRPr="00424939">
        <w:rPr>
          <w:rPrChange w:id="10464" w:author="Summer 2023 updates" w:date="2024-07-31T13:42:00Z">
            <w:rPr>
              <w:color w:val="000000" w:themeColor="text1"/>
            </w:rPr>
          </w:rPrChange>
        </w:rPr>
        <w:t xml:space="preserve"> </w:t>
      </w:r>
    </w:p>
    <w:p w14:paraId="39CFF16E" w14:textId="1064D400" w:rsidR="00D954A7" w:rsidRPr="00424939" w:rsidRDefault="00D954A7" w:rsidP="00444B0C">
      <w:pPr>
        <w:rPr>
          <w:rPrChange w:id="10465" w:author="Summer 2023 updates" w:date="2024-07-31T13:42:00Z">
            <w:rPr>
              <w:color w:val="000000" w:themeColor="text1"/>
            </w:rPr>
          </w:rPrChange>
        </w:rPr>
        <w:pPrChange w:id="10466" w:author="Summer 2023 updates" w:date="2024-07-31T13:42:00Z">
          <w:pPr>
            <w:spacing w:after="40"/>
          </w:pPr>
        </w:pPrChange>
      </w:pPr>
      <w:r w:rsidRPr="00424939">
        <w:rPr>
          <w:rPrChange w:id="10467" w:author="Summer 2023 updates" w:date="2024-07-31T13:42:00Z">
            <w:rPr>
              <w:color w:val="000000" w:themeColor="text1"/>
            </w:rPr>
          </w:rPrChange>
        </w:rPr>
        <w:t>The chemistry department seeks to support Coe’s mission by providing students with top-quality instruction and research opportunities.  The department offers a major and minor</w:t>
      </w:r>
      <w:r w:rsidR="00B8454E" w:rsidRPr="00424939">
        <w:rPr>
          <w:rPrChange w:id="10468" w:author="Summer 2023 updates" w:date="2024-07-31T13:42:00Z">
            <w:rPr>
              <w:color w:val="000000" w:themeColor="text1"/>
            </w:rPr>
          </w:rPrChange>
        </w:rPr>
        <w:fldChar w:fldCharType="begin"/>
      </w:r>
      <w:r w:rsidR="00B8454E" w:rsidRPr="00424939">
        <w:rPr>
          <w:rPrChange w:id="10469" w:author="Summer 2023 updates" w:date="2024-07-31T13:42:00Z">
            <w:rPr>
              <w:color w:val="000000" w:themeColor="text1"/>
            </w:rPr>
          </w:rPrChange>
        </w:rPr>
        <w:instrText xml:space="preserve"> XE "</w:instrText>
      </w:r>
      <w:del w:id="10470" w:author="Summer 2023 updates" w:date="2024-07-31T13:42:00Z">
        <w:r w:rsidR="00B8454E" w:rsidRPr="00424939">
          <w:rPr>
            <w:rStyle w:val="Strong"/>
            <w:rFonts w:ascii="Garamond" w:hAnsi="Garamond"/>
            <w:color w:val="000000" w:themeColor="text1"/>
          </w:rPr>
          <w:delInstrText>minor</w:delInstrText>
        </w:r>
      </w:del>
      <w:ins w:id="10471"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472" w:author="Summer 2023 updates" w:date="2024-07-31T13:42:00Z">
            <w:rPr>
              <w:color w:val="000000" w:themeColor="text1"/>
            </w:rPr>
          </w:rPrChange>
        </w:rPr>
        <w:instrText xml:space="preserve">" </w:instrText>
      </w:r>
      <w:r w:rsidR="00B8454E" w:rsidRPr="00424939">
        <w:rPr>
          <w:rPrChange w:id="10473" w:author="Summer 2023 updates" w:date="2024-07-31T13:42:00Z">
            <w:rPr>
              <w:color w:val="000000" w:themeColor="text1"/>
            </w:rPr>
          </w:rPrChange>
        </w:rPr>
        <w:fldChar w:fldCharType="end"/>
      </w:r>
      <w:r w:rsidRPr="00424939">
        <w:rPr>
          <w:rPrChange w:id="10474" w:author="Summer 2023 updates" w:date="2024-07-31T13:42:00Z">
            <w:rPr>
              <w:color w:val="000000" w:themeColor="text1"/>
            </w:rPr>
          </w:rPrChange>
        </w:rPr>
        <w:t xml:space="preserve"> in </w:t>
      </w:r>
      <w:r w:rsidRPr="00424939">
        <w:rPr>
          <w:b/>
          <w:smallCaps/>
          <w:rPrChange w:id="10475" w:author="Summer 2023 updates" w:date="2024-07-31T13:42:00Z">
            <w:rPr>
              <w:b/>
              <w:smallCaps/>
              <w:color w:val="000000" w:themeColor="text1"/>
            </w:rPr>
          </w:rPrChange>
        </w:rPr>
        <w:t>chemistry</w:t>
      </w:r>
      <w:r w:rsidRPr="00424939">
        <w:rPr>
          <w:rPrChange w:id="10476" w:author="Summer 2023 updates" w:date="2024-07-31T13:42:00Z">
            <w:rPr>
              <w:color w:val="000000" w:themeColor="text1"/>
            </w:rPr>
          </w:rPrChange>
        </w:rPr>
        <w:t xml:space="preserve"> as well as collateral majors</w:t>
      </w:r>
      <w:r w:rsidR="00B8454E" w:rsidRPr="00424939">
        <w:rPr>
          <w:rPrChange w:id="10477" w:author="Summer 2023 updates" w:date="2024-07-31T13:42:00Z">
            <w:rPr>
              <w:color w:val="000000" w:themeColor="text1"/>
            </w:rPr>
          </w:rPrChange>
        </w:rPr>
        <w:fldChar w:fldCharType="begin"/>
      </w:r>
      <w:r w:rsidR="00B8454E" w:rsidRPr="00424939">
        <w:rPr>
          <w:rPrChange w:id="10478" w:author="Summer 2023 updates" w:date="2024-07-31T13:42:00Z">
            <w:rPr>
              <w:color w:val="000000" w:themeColor="text1"/>
            </w:rPr>
          </w:rPrChange>
        </w:rPr>
        <w:instrText xml:space="preserve"> XE "</w:instrText>
      </w:r>
      <w:del w:id="10479" w:author="Summer 2023 updates" w:date="2024-07-31T13:42:00Z">
        <w:r w:rsidR="00B8454E" w:rsidRPr="00424939">
          <w:rPr>
            <w:rStyle w:val="Strong"/>
            <w:rFonts w:ascii="Garamond" w:hAnsi="Garamond"/>
            <w:color w:val="000000" w:themeColor="text1"/>
          </w:rPr>
          <w:delInstrText>collateral majors</w:delInstrText>
        </w:r>
      </w:del>
      <w:ins w:id="10480" w:author="Summer 2023 updates" w:date="2024-07-31T13:42:00Z">
        <w:r w:rsidR="00314707">
          <w:rPr>
            <w:rStyle w:val="Strong"/>
            <w:rFonts w:ascii="Garamond" w:hAnsi="Garamond"/>
            <w:color w:val="000000" w:themeColor="text1"/>
          </w:rPr>
          <w:instrText>C</w:instrText>
        </w:r>
        <w:r w:rsidR="00B8454E"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B8454E" w:rsidRPr="00424939">
          <w:rPr>
            <w:rStyle w:val="Strong"/>
            <w:rFonts w:ascii="Garamond" w:hAnsi="Garamond"/>
            <w:color w:val="000000" w:themeColor="text1"/>
          </w:rPr>
          <w:instrText>ajor</w:instrText>
        </w:r>
      </w:ins>
      <w:r w:rsidR="00B8454E" w:rsidRPr="00424939">
        <w:rPr>
          <w:rPrChange w:id="10481" w:author="Summer 2023 updates" w:date="2024-07-31T13:42:00Z">
            <w:rPr>
              <w:color w:val="000000" w:themeColor="text1"/>
            </w:rPr>
          </w:rPrChange>
        </w:rPr>
        <w:instrText xml:space="preserve">" </w:instrText>
      </w:r>
      <w:r w:rsidR="00B8454E" w:rsidRPr="00424939">
        <w:rPr>
          <w:rPrChange w:id="10482" w:author="Summer 2023 updates" w:date="2024-07-31T13:42:00Z">
            <w:rPr>
              <w:color w:val="000000" w:themeColor="text1"/>
            </w:rPr>
          </w:rPrChange>
        </w:rPr>
        <w:fldChar w:fldCharType="end"/>
      </w:r>
      <w:r w:rsidRPr="00424939">
        <w:rPr>
          <w:rPrChange w:id="10483" w:author="Summer 2023 updates" w:date="2024-07-31T13:42:00Z">
            <w:rPr>
              <w:color w:val="000000" w:themeColor="text1"/>
            </w:rPr>
          </w:rPrChange>
        </w:rPr>
        <w:t xml:space="preserve"> in </w:t>
      </w:r>
      <w:r w:rsidRPr="00424939">
        <w:rPr>
          <w:b/>
          <w:smallCaps/>
          <w:rPrChange w:id="10484" w:author="Summer 2023 updates" w:date="2024-07-31T13:42:00Z">
            <w:rPr>
              <w:b/>
              <w:smallCaps/>
              <w:color w:val="000000" w:themeColor="text1"/>
            </w:rPr>
          </w:rPrChange>
        </w:rPr>
        <w:t>biochemistry</w:t>
      </w:r>
      <w:r w:rsidRPr="00424939">
        <w:rPr>
          <w:rPrChange w:id="10485" w:author="Summer 2023 updates" w:date="2024-07-31T13:42:00Z">
            <w:rPr>
              <w:color w:val="000000" w:themeColor="text1"/>
            </w:rPr>
          </w:rPrChange>
        </w:rPr>
        <w:t xml:space="preserve"> (see p. </w:t>
      </w:r>
      <w:r w:rsidR="0064246E" w:rsidRPr="00424939">
        <w:rPr>
          <w:rPrChange w:id="10486" w:author="Summer 2023 updates" w:date="2024-07-31T13:42:00Z">
            <w:rPr>
              <w:color w:val="000000" w:themeColor="text1"/>
            </w:rPr>
          </w:rPrChange>
        </w:rPr>
        <w:fldChar w:fldCharType="begin"/>
      </w:r>
      <w:r w:rsidR="0064246E" w:rsidRPr="00424939">
        <w:instrText xml:space="preserve"> PAGEREF Biochemistry \h </w:instrText>
      </w:r>
      <w:r w:rsidR="0064246E" w:rsidRPr="00424939">
        <w:rPr>
          <w:rPrChange w:id="10487" w:author="Summer 2023 updates" w:date="2024-07-31T13:42:00Z">
            <w:rPr>
              <w:color w:val="000000" w:themeColor="text1"/>
            </w:rPr>
          </w:rPrChange>
        </w:rPr>
        <w:fldChar w:fldCharType="separate"/>
      </w:r>
      <w:r w:rsidR="00A74DA0">
        <w:rPr>
          <w:noProof/>
        </w:rPr>
        <w:t>79</w:t>
      </w:r>
      <w:r w:rsidR="0064246E" w:rsidRPr="00424939">
        <w:rPr>
          <w:rPrChange w:id="10488" w:author="Summer 2023 updates" w:date="2024-07-31T13:42:00Z">
            <w:rPr>
              <w:color w:val="000000" w:themeColor="text1"/>
            </w:rPr>
          </w:rPrChange>
        </w:rPr>
        <w:fldChar w:fldCharType="end"/>
      </w:r>
      <w:r w:rsidRPr="00424939">
        <w:rPr>
          <w:rPrChange w:id="10489" w:author="Summer 2023 updates" w:date="2024-07-31T13:42:00Z">
            <w:rPr>
              <w:color w:val="000000" w:themeColor="text1"/>
            </w:rPr>
          </w:rPrChange>
        </w:rPr>
        <w:t xml:space="preserve">), </w:t>
      </w:r>
      <w:r w:rsidRPr="00424939">
        <w:rPr>
          <w:b/>
          <w:smallCaps/>
          <w:rPrChange w:id="10490" w:author="Summer 2023 updates" w:date="2024-07-31T13:42:00Z">
            <w:rPr>
              <w:b/>
              <w:smallCaps/>
              <w:color w:val="000000" w:themeColor="text1"/>
            </w:rPr>
          </w:rPrChange>
        </w:rPr>
        <w:t xml:space="preserve">environmental science </w:t>
      </w:r>
      <w:r w:rsidRPr="00424939">
        <w:rPr>
          <w:rPrChange w:id="10491" w:author="Summer 2023 updates" w:date="2024-07-31T13:42:00Z">
            <w:rPr>
              <w:color w:val="000000" w:themeColor="text1"/>
            </w:rPr>
          </w:rPrChange>
        </w:rPr>
        <w:t xml:space="preserve">(see p. </w:t>
      </w:r>
      <w:r w:rsidR="0064246E" w:rsidRPr="00424939">
        <w:rPr>
          <w:rPrChange w:id="10492" w:author="Summer 2023 updates" w:date="2024-07-31T13:42:00Z">
            <w:rPr>
              <w:color w:val="000000" w:themeColor="text1"/>
            </w:rPr>
          </w:rPrChange>
        </w:rPr>
        <w:fldChar w:fldCharType="begin"/>
      </w:r>
      <w:r w:rsidR="0064246E" w:rsidRPr="00424939">
        <w:instrText xml:space="preserve"> PAGEREF _Ref14101249 \h </w:instrText>
      </w:r>
      <w:r w:rsidR="0064246E" w:rsidRPr="00424939">
        <w:rPr>
          <w:rPrChange w:id="10493" w:author="Summer 2023 updates" w:date="2024-07-31T13:42:00Z">
            <w:rPr>
              <w:color w:val="000000" w:themeColor="text1"/>
            </w:rPr>
          </w:rPrChange>
        </w:rPr>
        <w:fldChar w:fldCharType="separate"/>
      </w:r>
      <w:r w:rsidR="00A74DA0">
        <w:rPr>
          <w:noProof/>
        </w:rPr>
        <w:t>131</w:t>
      </w:r>
      <w:r w:rsidR="0064246E" w:rsidRPr="00424939">
        <w:rPr>
          <w:rPrChange w:id="10494" w:author="Summer 2023 updates" w:date="2024-07-31T13:42:00Z">
            <w:rPr>
              <w:color w:val="000000" w:themeColor="text1"/>
            </w:rPr>
          </w:rPrChange>
        </w:rPr>
        <w:fldChar w:fldCharType="end"/>
      </w:r>
      <w:r w:rsidRPr="00424939">
        <w:rPr>
          <w:rPrChange w:id="10495" w:author="Summer 2023 updates" w:date="2024-07-31T13:42:00Z">
            <w:rPr>
              <w:color w:val="000000" w:themeColor="text1"/>
            </w:rPr>
          </w:rPrChange>
        </w:rPr>
        <w:t xml:space="preserve">), and </w:t>
      </w:r>
      <w:r w:rsidRPr="00424939">
        <w:rPr>
          <w:b/>
          <w:smallCaps/>
          <w:rPrChange w:id="10496" w:author="Summer 2023 updates" w:date="2024-07-31T13:42:00Z">
            <w:rPr>
              <w:b/>
              <w:smallCaps/>
              <w:color w:val="000000" w:themeColor="text1"/>
            </w:rPr>
          </w:rPrChange>
        </w:rPr>
        <w:t xml:space="preserve">neuroscience </w:t>
      </w:r>
      <w:r w:rsidRPr="00424939">
        <w:rPr>
          <w:rPrChange w:id="10497" w:author="Summer 2023 updates" w:date="2024-07-31T13:42:00Z">
            <w:rPr>
              <w:color w:val="000000" w:themeColor="text1"/>
            </w:rPr>
          </w:rPrChange>
        </w:rPr>
        <w:t xml:space="preserve">(see p. </w:t>
      </w:r>
      <w:r w:rsidR="0064246E" w:rsidRPr="00424939">
        <w:rPr>
          <w:rPrChange w:id="10498" w:author="Summer 2023 updates" w:date="2024-07-31T13:42:00Z">
            <w:rPr>
              <w:color w:val="000000" w:themeColor="text1"/>
            </w:rPr>
          </w:rPrChange>
        </w:rPr>
        <w:fldChar w:fldCharType="begin"/>
      </w:r>
      <w:r w:rsidR="0064246E" w:rsidRPr="00424939">
        <w:instrText xml:space="preserve"> PAGEREF _Ref14101263 \h </w:instrText>
      </w:r>
      <w:r w:rsidR="0064246E" w:rsidRPr="00424939">
        <w:rPr>
          <w:rPrChange w:id="10499" w:author="Summer 2023 updates" w:date="2024-07-31T13:42:00Z">
            <w:rPr>
              <w:color w:val="000000" w:themeColor="text1"/>
            </w:rPr>
          </w:rPrChange>
        </w:rPr>
        <w:fldChar w:fldCharType="separate"/>
      </w:r>
      <w:r w:rsidR="00A74DA0">
        <w:rPr>
          <w:noProof/>
        </w:rPr>
        <w:t>175</w:t>
      </w:r>
      <w:r w:rsidR="0064246E" w:rsidRPr="00424939">
        <w:rPr>
          <w:rPrChange w:id="10500" w:author="Summer 2023 updates" w:date="2024-07-31T13:42:00Z">
            <w:rPr>
              <w:color w:val="000000" w:themeColor="text1"/>
            </w:rPr>
          </w:rPrChange>
        </w:rPr>
        <w:fldChar w:fldCharType="end"/>
      </w:r>
      <w:r w:rsidRPr="00424939">
        <w:rPr>
          <w:rPrChange w:id="10501" w:author="Summer 2023 updates" w:date="2024-07-31T13:42:00Z">
            <w:rPr>
              <w:color w:val="000000" w:themeColor="text1"/>
            </w:rPr>
          </w:rPrChange>
        </w:rPr>
        <w:t>).  Students considering a chemistry major may continue research in a graduate program, pursue a career in the health sciences or teach science at the secondary level.</w:t>
      </w:r>
    </w:p>
    <w:p w14:paraId="796DD216" w14:textId="0325C114" w:rsidR="00D954A7" w:rsidRPr="00424939" w:rsidRDefault="00D954A7" w:rsidP="00444B0C">
      <w:pPr>
        <w:rPr>
          <w:rPrChange w:id="10502" w:author="Summer 2023 updates" w:date="2024-07-31T13:42:00Z">
            <w:rPr>
              <w:color w:val="000000" w:themeColor="text1"/>
            </w:rPr>
          </w:rPrChange>
        </w:rPr>
        <w:pPrChange w:id="10503" w:author="Summer 2023 updates" w:date="2024-07-31T13:42:00Z">
          <w:pPr>
            <w:spacing w:after="40"/>
          </w:pPr>
        </w:pPrChange>
      </w:pPr>
      <w:r w:rsidRPr="00424939">
        <w:rPr>
          <w:rPrChange w:id="10504" w:author="Summer 2023 updates" w:date="2024-07-31T13:42:00Z">
            <w:rPr>
              <w:color w:val="000000" w:themeColor="text1"/>
            </w:rPr>
          </w:rPrChange>
        </w:rPr>
        <w:t>Students who receive a grade of less than “C</w:t>
      </w:r>
      <w:r w:rsidR="0053465D" w:rsidRPr="00424939">
        <w:rPr>
          <w:rPrChange w:id="10505" w:author="Summer 2023 updates" w:date="2024-07-31T13:42:00Z">
            <w:rPr>
              <w:color w:val="000000" w:themeColor="text1"/>
            </w:rPr>
          </w:rPrChange>
        </w:rPr>
        <w:t>–</w:t>
      </w:r>
      <w:r w:rsidRPr="00424939">
        <w:rPr>
          <w:rPrChange w:id="10506" w:author="Summer 2023 updates" w:date="2024-07-31T13:42:00Z">
            <w:rPr>
              <w:color w:val="000000" w:themeColor="text1"/>
            </w:rPr>
          </w:rPrChange>
        </w:rPr>
        <w:t xml:space="preserve">” in a prerequisite course are expected to consult with the instructor of the subsequent course prior to continuing in the chemistry curriculum. </w:t>
      </w:r>
    </w:p>
    <w:p w14:paraId="0521A0FD" w14:textId="57854407" w:rsidR="00D954A7" w:rsidRPr="00424939" w:rsidRDefault="00D954A7" w:rsidP="00444B0C">
      <w:pPr>
        <w:rPr>
          <w:rPrChange w:id="10507" w:author="Summer 2023 updates" w:date="2024-07-31T13:42:00Z">
            <w:rPr>
              <w:color w:val="000000" w:themeColor="text1"/>
            </w:rPr>
          </w:rPrChange>
        </w:rPr>
        <w:pPrChange w:id="10508" w:author="Summer 2023 updates" w:date="2024-07-31T13:42:00Z">
          <w:pPr>
            <w:spacing w:after="120"/>
          </w:pPr>
        </w:pPrChange>
      </w:pPr>
      <w:r w:rsidRPr="00424939">
        <w:rPr>
          <w:rPrChange w:id="10509" w:author="Summer 2023 updates" w:date="2024-07-31T13:42:00Z">
            <w:rPr>
              <w:color w:val="000000" w:themeColor="text1"/>
            </w:rPr>
          </w:rPrChange>
        </w:rPr>
        <w:t xml:space="preserve">In addition to a major in </w:t>
      </w:r>
      <w:r w:rsidRPr="00424939">
        <w:rPr>
          <w:b/>
          <w:smallCaps/>
          <w:rPrChange w:id="10510" w:author="Summer 2023 updates" w:date="2024-07-31T13:42:00Z">
            <w:rPr>
              <w:b/>
              <w:smallCaps/>
              <w:color w:val="000000" w:themeColor="text1"/>
            </w:rPr>
          </w:rPrChange>
        </w:rPr>
        <w:t>chemistry</w:t>
      </w:r>
      <w:r w:rsidRPr="00424939">
        <w:rPr>
          <w:rPrChange w:id="10511" w:author="Summer 2023 updates" w:date="2024-07-31T13:42:00Z">
            <w:rPr>
              <w:color w:val="000000" w:themeColor="text1"/>
            </w:rPr>
          </w:rPrChange>
        </w:rPr>
        <w:t xml:space="preserve">, the chemistry department also offers an </w:t>
      </w:r>
      <w:r w:rsidR="00760DCD" w:rsidRPr="00424939">
        <w:rPr>
          <w:b/>
          <w:smallCaps/>
          <w:rPrChange w:id="10512" w:author="Summer 2023 updates" w:date="2024-07-31T13:42:00Z">
            <w:rPr>
              <w:b/>
              <w:smallCaps/>
              <w:color w:val="000000" w:themeColor="text1"/>
            </w:rPr>
          </w:rPrChange>
        </w:rPr>
        <w:t>American</w:t>
      </w:r>
      <w:r w:rsidRPr="00424939">
        <w:rPr>
          <w:b/>
          <w:smallCaps/>
          <w:rPrChange w:id="10513" w:author="Summer 2023 updates" w:date="2024-07-31T13:42:00Z">
            <w:rPr>
              <w:b/>
              <w:smallCaps/>
              <w:color w:val="000000" w:themeColor="text1"/>
            </w:rPr>
          </w:rPrChange>
        </w:rPr>
        <w:t xml:space="preserve"> chemical society certified chemistry major </w:t>
      </w:r>
      <w:r w:rsidRPr="00424939">
        <w:rPr>
          <w:rPrChange w:id="10514" w:author="Summer 2023 updates" w:date="2024-07-31T13:42:00Z">
            <w:rPr>
              <w:color w:val="000000" w:themeColor="text1"/>
            </w:rPr>
          </w:rPrChange>
        </w:rPr>
        <w:t xml:space="preserve">(see p. </w:t>
      </w:r>
      <w:r w:rsidR="007C5292" w:rsidRPr="00424939">
        <w:rPr>
          <w:rPrChange w:id="10515" w:author="Summer 2023 updates" w:date="2024-07-31T13:42:00Z">
            <w:rPr>
              <w:color w:val="000000" w:themeColor="text1"/>
            </w:rPr>
          </w:rPrChange>
        </w:rPr>
        <w:fldChar w:fldCharType="begin"/>
      </w:r>
      <w:r w:rsidR="007C5292" w:rsidRPr="00424939">
        <w:instrText xml:space="preserve"> PAGEREF ACSCCM \h </w:instrText>
      </w:r>
      <w:r w:rsidR="007C5292" w:rsidRPr="00424939">
        <w:rPr>
          <w:rPrChange w:id="10516" w:author="Summer 2023 updates" w:date="2024-07-31T13:42:00Z">
            <w:rPr>
              <w:color w:val="000000" w:themeColor="text1"/>
            </w:rPr>
          </w:rPrChange>
        </w:rPr>
        <w:fldChar w:fldCharType="separate"/>
      </w:r>
      <w:r w:rsidR="00A74DA0">
        <w:rPr>
          <w:noProof/>
        </w:rPr>
        <w:t>102</w:t>
      </w:r>
      <w:r w:rsidR="007C5292" w:rsidRPr="00424939">
        <w:rPr>
          <w:rPrChange w:id="10517" w:author="Summer 2023 updates" w:date="2024-07-31T13:42:00Z">
            <w:rPr>
              <w:color w:val="000000" w:themeColor="text1"/>
            </w:rPr>
          </w:rPrChange>
        </w:rPr>
        <w:fldChar w:fldCharType="end"/>
      </w:r>
      <w:r w:rsidRPr="00424939">
        <w:rPr>
          <w:rPrChange w:id="10518" w:author="Summer 2023 updates" w:date="2024-07-31T13:42:00Z">
            <w:rPr>
              <w:color w:val="000000" w:themeColor="text1"/>
            </w:rPr>
          </w:rPrChange>
        </w:rPr>
        <w:t>). This major might be considered by students interested in chemistry as a career.</w:t>
      </w:r>
    </w:p>
    <w:p w14:paraId="7629BB49" w14:textId="0185F27E" w:rsidR="00D954A7" w:rsidRPr="00424939" w:rsidRDefault="00D954A7" w:rsidP="00C0713A">
      <w:pPr>
        <w:keepNext/>
        <w:spacing w:after="0"/>
        <w:rPr>
          <w:rFonts w:cs="Times New Roman"/>
          <w:b/>
          <w:color w:val="000000" w:themeColor="text1"/>
        </w:rPr>
      </w:pPr>
      <w:r w:rsidRPr="00424939">
        <w:rPr>
          <w:rFonts w:cs="Times New Roman"/>
          <w:b/>
          <w:color w:val="000000" w:themeColor="text1"/>
        </w:rPr>
        <w:t>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0AB48732" w14:textId="2BCBA5D7" w:rsidR="00170048" w:rsidRPr="00424939" w:rsidRDefault="00170048" w:rsidP="00170048">
      <w:pPr>
        <w:spacing w:after="0"/>
        <w:rPr>
          <w:rFonts w:cs="Times New Roman"/>
          <w:color w:val="000000" w:themeColor="text1"/>
        </w:rPr>
      </w:pPr>
      <w:r w:rsidRPr="00424939">
        <w:rPr>
          <w:rFonts w:cs="Times New Roman"/>
          <w:bCs/>
          <w:color w:val="000000" w:themeColor="text1"/>
        </w:rPr>
        <w:t>A major in chemistry requires a minimum cumulative 2.0 GPA in all courses counted toward the major.</w:t>
      </w:r>
    </w:p>
    <w:p w14:paraId="3A02D442" w14:textId="32A8FEFD"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CHM-121/-121L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w:t>
      </w:r>
    </w:p>
    <w:p w14:paraId="1995C1D1" w14:textId="6DA6B9E4"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CHM-122/-122L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w:t>
      </w:r>
    </w:p>
    <w:p w14:paraId="2139409A" w14:textId="6557B94F"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CHM-211/-211L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w:t>
      </w:r>
      <w:r w:rsidR="00165389">
        <w:rPr>
          <w:rFonts w:cs="Times New Roman"/>
          <w:color w:val="000000" w:themeColor="text1"/>
        </w:rPr>
        <w:t xml:space="preserve"> (WE)</w:t>
      </w:r>
    </w:p>
    <w:p w14:paraId="2C7006F9" w14:textId="0F99B317"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CHM-221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p>
    <w:p w14:paraId="60C84CAE" w14:textId="658D479F"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CHM-341/-341L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597B9F">
        <w:rPr>
          <w:rFonts w:cs="Times New Roman"/>
          <w:color w:val="000000" w:themeColor="text1"/>
        </w:rPr>
        <w:t xml:space="preserve">(WE) </w:t>
      </w:r>
      <w:r w:rsidRPr="00424939">
        <w:rPr>
          <w:rFonts w:cs="Times New Roman"/>
          <w:color w:val="000000" w:themeColor="text1"/>
        </w:rPr>
        <w:t>and Laboratory</w:t>
      </w:r>
    </w:p>
    <w:p w14:paraId="7F32A153" w14:textId="77777777"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Three </w:t>
      </w:r>
      <w:r w:rsidRPr="00424939">
        <w:rPr>
          <w:rFonts w:cs="Times New Roman"/>
          <w:color w:val="000000" w:themeColor="text1"/>
        </w:rPr>
        <w:t>additional courses to be chosen from the list of advanced chemistry electives below:</w:t>
      </w:r>
    </w:p>
    <w:p w14:paraId="5463DF7E" w14:textId="67FBB581"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1681C5CF" w14:textId="7777777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CHM-322 Organic Laboratory</w:t>
      </w:r>
    </w:p>
    <w:p w14:paraId="0B8E524C" w14:textId="7A91BC5A"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CHM-411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DF7D4A5" w14:textId="0B991B9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7A5B022" w14:textId="22424783"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CHM-422 Synthesis Laboratory</w:t>
      </w:r>
      <w:r w:rsidR="00597B9F">
        <w:rPr>
          <w:rFonts w:cs="Times New Roman"/>
          <w:color w:val="000000" w:themeColor="text1"/>
        </w:rPr>
        <w:t xml:space="preserve"> (WE)</w:t>
      </w:r>
    </w:p>
    <w:p w14:paraId="0A62DB4D" w14:textId="244C629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CHM-431/-431L Biochemistry</w:t>
      </w:r>
      <w:r w:rsidR="00597B9F">
        <w:rPr>
          <w:rFonts w:cs="Times New Roman"/>
          <w:color w:val="000000" w:themeColor="text1"/>
        </w:rPr>
        <w:t xml:space="preserve"> </w:t>
      </w:r>
      <w:r w:rsidRPr="00424939">
        <w:rPr>
          <w:rFonts w:cs="Times New Roman"/>
          <w:color w:val="000000" w:themeColor="text1"/>
        </w:rPr>
        <w:t xml:space="preserve">and Laboratory </w:t>
      </w:r>
    </w:p>
    <w:p w14:paraId="0D83CF60" w14:textId="5B8DD571"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CHM-432/-432L Protein Biochemistry and Laboratory</w:t>
      </w:r>
    </w:p>
    <w:p w14:paraId="14B74469" w14:textId="2ADC9CD8" w:rsidR="00D954A7"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CHM-441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p>
    <w:p w14:paraId="6C79C37D" w14:textId="164D8C06" w:rsidR="00C238B4" w:rsidRPr="00424939" w:rsidRDefault="00C238B4"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CHM-442 Materials 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p>
    <w:p w14:paraId="78E349C0" w14:textId="33FB3C70" w:rsidR="00D954A7" w:rsidRPr="00424939" w:rsidRDefault="00D954A7" w:rsidP="00CE6B6E">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CHM-451/-451L Inorganic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r w:rsidR="00597B9F">
        <w:rPr>
          <w:rFonts w:cs="Times New Roman"/>
          <w:color w:val="000000" w:themeColor="text1"/>
        </w:rPr>
        <w:t>(WE)</w:t>
      </w:r>
    </w:p>
    <w:p w14:paraId="42914CFA" w14:textId="77777777"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MTH-145 Calculus II</w:t>
      </w:r>
    </w:p>
    <w:p w14:paraId="5B42E0F8" w14:textId="40C62AE6"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PHY-185</w:t>
      </w:r>
      <w:r w:rsidR="00A3037D" w:rsidRPr="00424939">
        <w:rPr>
          <w:rFonts w:cs="Times New Roman"/>
          <w:color w:val="000000" w:themeColor="text1"/>
        </w:rPr>
        <w:t>/</w:t>
      </w:r>
      <w:r w:rsidRPr="00424939">
        <w:rPr>
          <w:rFonts w:cs="Times New Roman"/>
          <w:color w:val="000000" w:themeColor="text1"/>
        </w:rPr>
        <w:t>185L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w:t>
      </w:r>
    </w:p>
    <w:p w14:paraId="2FBD753E" w14:textId="59A4F234"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PHY-195</w:t>
      </w:r>
      <w:r w:rsidR="00A3037D" w:rsidRPr="00424939">
        <w:rPr>
          <w:rFonts w:cs="Times New Roman"/>
          <w:color w:val="000000" w:themeColor="text1"/>
        </w:rPr>
        <w:t>/</w:t>
      </w:r>
      <w:r w:rsidRPr="00424939">
        <w:rPr>
          <w:rFonts w:cs="Times New Roman"/>
          <w:color w:val="000000" w:themeColor="text1"/>
        </w:rPr>
        <w:t>195L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w:t>
      </w:r>
    </w:p>
    <w:p w14:paraId="12479BA0" w14:textId="77777777" w:rsidR="00D954A7" w:rsidRPr="00424939" w:rsidRDefault="00D954A7" w:rsidP="00E500FB">
      <w:pPr>
        <w:widowControl w:val="0"/>
        <w:numPr>
          <w:ilvl w:val="0"/>
          <w:numId w:val="15"/>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combinations:</w:t>
      </w:r>
    </w:p>
    <w:p w14:paraId="602A0345" w14:textId="30DE2113"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CHM-464 Seminar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Pr="00424939">
        <w:rPr>
          <w:rFonts w:cs="Times New Roman"/>
          <w:b/>
          <w:color w:val="000000" w:themeColor="text1"/>
        </w:rPr>
        <w:t>and</w:t>
      </w:r>
      <w:r w:rsidRPr="00424939">
        <w:rPr>
          <w:rFonts w:cs="Times New Roman"/>
          <w:color w:val="000000" w:themeColor="text1"/>
        </w:rPr>
        <w:t xml:space="preserve"> CHM-474 Seminar in Chemistry II</w:t>
      </w:r>
    </w:p>
    <w:p w14:paraId="46CC461B" w14:textId="6930C194"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 xml:space="preserve">OCC-365 Study and Research at Oak Ridge Laboratory </w:t>
      </w:r>
      <w:r w:rsidRPr="00424939">
        <w:rPr>
          <w:rFonts w:cs="Times New Roman"/>
          <w:b/>
          <w:color w:val="000000" w:themeColor="text1"/>
        </w:rPr>
        <w:t>and</w:t>
      </w:r>
      <w:r w:rsidRPr="00424939">
        <w:rPr>
          <w:rFonts w:cs="Times New Roman"/>
          <w:color w:val="000000" w:themeColor="text1"/>
        </w:rPr>
        <w:t xml:space="preserve"> CHM-474 Seminar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25AA640F" w14:textId="77777777" w:rsidR="00D954A7" w:rsidRPr="00424939" w:rsidRDefault="00D954A7" w:rsidP="00D954A7">
      <w:pPr>
        <w:tabs>
          <w:tab w:val="num" w:pos="900"/>
        </w:tabs>
        <w:spacing w:after="0"/>
        <w:ind w:left="727" w:hanging="540"/>
        <w:rPr>
          <w:rFonts w:cs="Times New Roman"/>
          <w:i/>
          <w:color w:val="000000" w:themeColor="text1"/>
        </w:rPr>
      </w:pPr>
      <w:r w:rsidRPr="00424939">
        <w:rPr>
          <w:rFonts w:cs="Times New Roman"/>
          <w:i/>
          <w:color w:val="000000" w:themeColor="text1"/>
        </w:rPr>
        <w:t xml:space="preserve">Recommended: </w:t>
      </w:r>
    </w:p>
    <w:p w14:paraId="14CD5CA8" w14:textId="77777777" w:rsidR="00D954A7" w:rsidRPr="00424939" w:rsidRDefault="00D954A7" w:rsidP="00D954A7">
      <w:pPr>
        <w:tabs>
          <w:tab w:val="num" w:pos="720"/>
        </w:tabs>
        <w:ind w:left="360" w:hanging="360"/>
        <w:rPr>
          <w:rFonts w:cs="Times New Roman"/>
          <w:color w:val="000000" w:themeColor="text1"/>
        </w:rPr>
      </w:pPr>
      <w:r w:rsidRPr="00424939">
        <w:rPr>
          <w:rFonts w:cs="Times New Roman"/>
          <w:color w:val="000000" w:themeColor="text1"/>
        </w:rPr>
        <w:tab/>
        <w:t>MTH-255 Calculus III</w:t>
      </w:r>
    </w:p>
    <w:p w14:paraId="25685E44" w14:textId="3B06F5F4" w:rsidR="00D954A7" w:rsidRPr="00424939" w:rsidRDefault="00D954A7" w:rsidP="00D954A7">
      <w:pPr>
        <w:spacing w:after="0"/>
        <w:rPr>
          <w:rFonts w:cs="Times New Roman"/>
          <w:b/>
          <w:color w:val="000000" w:themeColor="text1"/>
        </w:rPr>
      </w:pPr>
      <w:r w:rsidRPr="00424939">
        <w:rPr>
          <w:rFonts w:cs="Times New Roman"/>
          <w:b/>
          <w:color w:val="000000" w:themeColor="text1"/>
        </w:rPr>
        <w:t>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2FF52A40" w14:textId="51E2FCA4" w:rsidR="00D954A7" w:rsidRPr="00424939" w:rsidRDefault="00D954A7" w:rsidP="00E500FB">
      <w:pPr>
        <w:widowControl w:val="0"/>
        <w:numPr>
          <w:ilvl w:val="0"/>
          <w:numId w:val="102"/>
        </w:numPr>
        <w:adjustRightInd w:val="0"/>
        <w:spacing w:after="0"/>
        <w:textAlignment w:val="baseline"/>
        <w:rPr>
          <w:rFonts w:cs="Times New Roman"/>
          <w:color w:val="000000" w:themeColor="text1"/>
        </w:rPr>
      </w:pPr>
      <w:r w:rsidRPr="00424939">
        <w:rPr>
          <w:rFonts w:cs="Times New Roman"/>
          <w:color w:val="000000" w:themeColor="text1"/>
        </w:rPr>
        <w:t>CHM-121/-121L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w:t>
      </w:r>
    </w:p>
    <w:p w14:paraId="6B62A107" w14:textId="3D33F761" w:rsidR="00D954A7" w:rsidRPr="00424939" w:rsidRDefault="00D954A7" w:rsidP="00E500FB">
      <w:pPr>
        <w:widowControl w:val="0"/>
        <w:numPr>
          <w:ilvl w:val="0"/>
          <w:numId w:val="102"/>
        </w:numPr>
        <w:adjustRightInd w:val="0"/>
        <w:spacing w:after="0"/>
        <w:textAlignment w:val="baseline"/>
        <w:rPr>
          <w:rFonts w:cs="Times New Roman"/>
          <w:color w:val="000000" w:themeColor="text1"/>
        </w:rPr>
      </w:pPr>
      <w:r w:rsidRPr="00424939">
        <w:rPr>
          <w:rFonts w:cs="Times New Roman"/>
          <w:color w:val="000000" w:themeColor="text1"/>
        </w:rPr>
        <w:t>CHM-122/-122L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w:t>
      </w:r>
    </w:p>
    <w:p w14:paraId="41C88A32" w14:textId="77777777" w:rsidR="00D954A7" w:rsidRPr="00424939" w:rsidRDefault="00D954A7" w:rsidP="00E500FB">
      <w:pPr>
        <w:widowControl w:val="0"/>
        <w:numPr>
          <w:ilvl w:val="0"/>
          <w:numId w:val="102"/>
        </w:numPr>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chemistry electives numbered 200 or above</w:t>
      </w:r>
    </w:p>
    <w:p w14:paraId="2025120E" w14:textId="2BCF5F31" w:rsidR="00D954A7" w:rsidRPr="00424939" w:rsidRDefault="00D954A7" w:rsidP="00132690">
      <w:pPr>
        <w:keepNext/>
        <w:spacing w:after="0"/>
        <w:rPr>
          <w:rFonts w:cs="Times New Roman"/>
          <w:b/>
          <w:color w:val="000000" w:themeColor="text1"/>
        </w:rPr>
      </w:pPr>
      <w:bookmarkStart w:id="10519" w:name="ACSCCM"/>
      <w:r w:rsidRPr="00424939">
        <w:rPr>
          <w:rFonts w:cs="Times New Roman"/>
          <w:b/>
          <w:color w:val="000000" w:themeColor="text1"/>
        </w:rPr>
        <w:t>American Chemical Society Certified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bookmarkEnd w:id="10519"/>
      <w:r w:rsidRPr="00424939">
        <w:rPr>
          <w:rFonts w:cs="Times New Roman"/>
          <w:b/>
          <w:color w:val="000000" w:themeColor="text1"/>
        </w:rPr>
        <w:t xml:space="preserve"> </w:t>
      </w:r>
    </w:p>
    <w:p w14:paraId="49326F70" w14:textId="1DD266BE" w:rsidR="00D954A7" w:rsidRPr="00424939" w:rsidRDefault="00D954A7" w:rsidP="00E500FB">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rPr>
        <w:t>Completion of a major in chemistry, including Calculus II and two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 </w:t>
      </w:r>
    </w:p>
    <w:p w14:paraId="2EE9F90D" w14:textId="77777777" w:rsidR="00D954A7" w:rsidRPr="00424939" w:rsidRDefault="00D954A7" w:rsidP="00E500FB">
      <w:pPr>
        <w:widowControl w:val="0"/>
        <w:numPr>
          <w:ilvl w:val="0"/>
          <w:numId w:val="101"/>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All</w:t>
      </w:r>
      <w:r w:rsidRPr="00424939">
        <w:rPr>
          <w:rFonts w:cs="Times New Roman"/>
          <w:color w:val="000000" w:themeColor="text1"/>
        </w:rPr>
        <w:t xml:space="preserve"> of the following:  </w:t>
      </w:r>
    </w:p>
    <w:p w14:paraId="610427A3" w14:textId="60A46F53"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CHM-321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77716FBA" w14:textId="7777777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CHM-322 Organic Laboratory</w:t>
      </w:r>
    </w:p>
    <w:p w14:paraId="55D838C4" w14:textId="35D3E637" w:rsidR="00D954A7" w:rsidRPr="00424939" w:rsidRDefault="00D954A7" w:rsidP="00D954A7">
      <w:pPr>
        <w:tabs>
          <w:tab w:val="num" w:pos="720"/>
        </w:tabs>
        <w:spacing w:after="0" w:line="228" w:lineRule="auto"/>
        <w:ind w:left="720" w:hanging="360"/>
        <w:rPr>
          <w:color w:val="000000" w:themeColor="text1"/>
          <w:sz w:val="23"/>
          <w:szCs w:val="23"/>
        </w:rPr>
      </w:pPr>
      <w:r w:rsidRPr="00424939">
        <w:rPr>
          <w:rFonts w:cs="Times New Roman"/>
          <w:color w:val="000000" w:themeColor="text1"/>
        </w:rPr>
        <w:t>CHM-422 Synthesis Laboratory</w:t>
      </w:r>
      <w:r w:rsidR="00597B9F">
        <w:rPr>
          <w:rFonts w:cs="Times New Roman"/>
          <w:color w:val="000000" w:themeColor="text1"/>
        </w:rPr>
        <w:t xml:space="preserve"> (WE)</w:t>
      </w:r>
    </w:p>
    <w:p w14:paraId="63069D54" w14:textId="7CDA2B6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CHM-431/-431L Biochemistry</w:t>
      </w:r>
      <w:r w:rsidR="00492898">
        <w:rPr>
          <w:rFonts w:cs="Times New Roman"/>
          <w:color w:val="000000" w:themeColor="text1"/>
        </w:rPr>
        <w:t xml:space="preserve"> </w:t>
      </w:r>
      <w:r w:rsidRPr="00424939">
        <w:rPr>
          <w:rFonts w:cs="Times New Roman"/>
          <w:color w:val="000000" w:themeColor="text1"/>
        </w:rPr>
        <w:t xml:space="preserve">and Laboratory </w:t>
      </w:r>
    </w:p>
    <w:p w14:paraId="0FCE8F76" w14:textId="112CAC11"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CHM-451/-451L Inorganic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 </w:t>
      </w:r>
      <w:r w:rsidR="00597B9F">
        <w:rPr>
          <w:rFonts w:cs="Times New Roman"/>
          <w:color w:val="000000" w:themeColor="text1"/>
        </w:rPr>
        <w:t>(WE)</w:t>
      </w:r>
    </w:p>
    <w:p w14:paraId="02626395" w14:textId="77777777" w:rsidR="00D954A7" w:rsidRPr="00424939" w:rsidRDefault="00D954A7" w:rsidP="00E500FB">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13930A12" w14:textId="79A0490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CHM-411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AF61E33" w14:textId="79F8441D"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EF143DA" w14:textId="3ADE38E7"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 xml:space="preserve">CHM-432/-432L Protein Biochemistry and Laboratory </w:t>
      </w:r>
    </w:p>
    <w:p w14:paraId="28C4B3F3" w14:textId="380DE965" w:rsidR="00D954A7" w:rsidRPr="00424939" w:rsidRDefault="00D954A7" w:rsidP="00D954A7">
      <w:pPr>
        <w:tabs>
          <w:tab w:val="num" w:pos="720"/>
        </w:tabs>
        <w:spacing w:after="0" w:line="228" w:lineRule="auto"/>
        <w:ind w:left="720" w:hanging="360"/>
        <w:rPr>
          <w:rFonts w:cs="Times New Roman"/>
          <w:color w:val="000000" w:themeColor="text1"/>
        </w:rPr>
      </w:pPr>
      <w:r w:rsidRPr="00424939">
        <w:rPr>
          <w:rFonts w:cs="Times New Roman"/>
          <w:color w:val="000000" w:themeColor="text1"/>
        </w:rPr>
        <w:t>CHM-441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p>
    <w:p w14:paraId="1D383C22" w14:textId="46EFDF0C"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CHM-442 Materials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167A970" w14:textId="77777777" w:rsidR="00D954A7" w:rsidRPr="00424939" w:rsidRDefault="00D954A7" w:rsidP="00E500FB">
      <w:pPr>
        <w:widowControl w:val="0"/>
        <w:numPr>
          <w:ilvl w:val="0"/>
          <w:numId w:val="101"/>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50DBF34C" w14:textId="65D68830"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21117AA3" w14:textId="77777777"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CHM-454 Undergraduate Summer Research</w:t>
      </w:r>
    </w:p>
    <w:p w14:paraId="369A7264" w14:textId="77777777" w:rsidR="00D954A7" w:rsidRPr="00424939" w:rsidRDefault="00D954A7" w:rsidP="00D954A7">
      <w:pPr>
        <w:tabs>
          <w:tab w:val="num" w:pos="720"/>
        </w:tabs>
        <w:spacing w:after="0"/>
        <w:ind w:left="720" w:hanging="360"/>
        <w:rPr>
          <w:rFonts w:cs="Times New Roman"/>
          <w:color w:val="000000" w:themeColor="text1"/>
        </w:rPr>
      </w:pPr>
      <w:r w:rsidRPr="00424939">
        <w:rPr>
          <w:rFonts w:cs="Times New Roman"/>
          <w:color w:val="000000" w:themeColor="text1"/>
        </w:rPr>
        <w:t>OCC-365 Study and Research at Oak Ridge Laboratory</w:t>
      </w:r>
    </w:p>
    <w:p w14:paraId="5E23427D" w14:textId="77777777" w:rsidR="00D954A7" w:rsidRPr="00424939" w:rsidRDefault="00D954A7" w:rsidP="00C21A4C">
      <w:pPr>
        <w:keepNext/>
        <w:spacing w:before="120" w:after="0"/>
        <w:rPr>
          <w:rFonts w:cs="Times New Roman"/>
          <w:b/>
          <w:smallCaps/>
          <w:color w:val="000000" w:themeColor="text1"/>
        </w:rPr>
      </w:pPr>
      <w:r w:rsidRPr="00424939">
        <w:rPr>
          <w:rFonts w:cs="Times New Roman"/>
          <w:b/>
          <w:smallCaps/>
          <w:color w:val="000000" w:themeColor="text1"/>
        </w:rPr>
        <w:t>courses in chemistry</w:t>
      </w:r>
    </w:p>
    <w:p w14:paraId="09BA9F4A" w14:textId="77F728FA" w:rsidR="00D954A7" w:rsidRPr="00424939" w:rsidRDefault="00D954A7" w:rsidP="00C21A4C">
      <w:pPr>
        <w:keepNext/>
        <w:spacing w:after="0"/>
        <w:rPr>
          <w:rFonts w:cs="Times New Roman"/>
          <w:b/>
          <w:color w:val="000000" w:themeColor="text1"/>
        </w:rPr>
      </w:pPr>
      <w:r w:rsidRPr="00424939">
        <w:rPr>
          <w:rFonts w:cs="Times New Roman"/>
          <w:b/>
          <w:color w:val="000000" w:themeColor="text1"/>
        </w:rPr>
        <w:t>CHM-103/-103L Selected Concepts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Laboratory</w:t>
      </w:r>
    </w:p>
    <w:p w14:paraId="577D803F" w14:textId="0725CC3C" w:rsidR="00D954A7" w:rsidRPr="00424939" w:rsidRDefault="00D954A7" w:rsidP="00444B0C">
      <w:pPr>
        <w:rPr>
          <w:rPrChange w:id="10520" w:author="Summer 2023 updates" w:date="2024-07-31T13:42:00Z">
            <w:rPr>
              <w:color w:val="000000" w:themeColor="text1"/>
            </w:rPr>
          </w:rPrChange>
        </w:rPr>
      </w:pPr>
      <w:r w:rsidRPr="00424939">
        <w:rPr>
          <w:rPrChange w:id="10521" w:author="Summer 2023 updates" w:date="2024-07-31T13:42:00Z">
            <w:rPr>
              <w:color w:val="000000" w:themeColor="text1"/>
            </w:rPr>
          </w:rPrChange>
        </w:rPr>
        <w:t>A consideration of the basic principles of chemistry and applications of chemistry in contemporary society. Three class meetings and one laboratory per week. This course does not satisfy any of the requirements for a major or minor</w:t>
      </w:r>
      <w:r w:rsidR="00B8454E" w:rsidRPr="00424939">
        <w:rPr>
          <w:rPrChange w:id="10522" w:author="Summer 2023 updates" w:date="2024-07-31T13:42:00Z">
            <w:rPr>
              <w:color w:val="000000" w:themeColor="text1"/>
            </w:rPr>
          </w:rPrChange>
        </w:rPr>
        <w:fldChar w:fldCharType="begin"/>
      </w:r>
      <w:r w:rsidR="00B8454E" w:rsidRPr="00424939">
        <w:rPr>
          <w:rPrChange w:id="10523" w:author="Summer 2023 updates" w:date="2024-07-31T13:42:00Z">
            <w:rPr>
              <w:color w:val="000000" w:themeColor="text1"/>
            </w:rPr>
          </w:rPrChange>
        </w:rPr>
        <w:instrText xml:space="preserve"> XE "</w:instrText>
      </w:r>
      <w:del w:id="10524" w:author="Summer 2023 updates" w:date="2024-07-31T13:42:00Z">
        <w:r w:rsidR="00B8454E" w:rsidRPr="00424939">
          <w:rPr>
            <w:rStyle w:val="Strong"/>
            <w:rFonts w:ascii="Garamond" w:hAnsi="Garamond"/>
            <w:color w:val="000000" w:themeColor="text1"/>
          </w:rPr>
          <w:delInstrText>minor</w:delInstrText>
        </w:r>
      </w:del>
      <w:ins w:id="10525"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526" w:author="Summer 2023 updates" w:date="2024-07-31T13:42:00Z">
            <w:rPr>
              <w:color w:val="000000" w:themeColor="text1"/>
            </w:rPr>
          </w:rPrChange>
        </w:rPr>
        <w:instrText xml:space="preserve">" </w:instrText>
      </w:r>
      <w:r w:rsidR="00B8454E" w:rsidRPr="00424939">
        <w:rPr>
          <w:rPrChange w:id="10527" w:author="Summer 2023 updates" w:date="2024-07-31T13:42:00Z">
            <w:rPr>
              <w:color w:val="000000" w:themeColor="text1"/>
            </w:rPr>
          </w:rPrChange>
        </w:rPr>
        <w:fldChar w:fldCharType="end"/>
      </w:r>
      <w:r w:rsidRPr="00424939">
        <w:rPr>
          <w:rPrChange w:id="10528" w:author="Summer 2023 updates" w:date="2024-07-31T13:42:00Z">
            <w:rPr>
              <w:color w:val="000000" w:themeColor="text1"/>
            </w:rPr>
          </w:rPrChange>
        </w:rPr>
        <w:t xml:space="preserve"> in chemistry.</w:t>
      </w:r>
    </w:p>
    <w:p w14:paraId="04ADCABB" w14:textId="7975EDA9" w:rsidR="00D954A7" w:rsidRPr="00424939" w:rsidRDefault="00D954A7" w:rsidP="00D954A7">
      <w:pPr>
        <w:spacing w:after="0"/>
        <w:rPr>
          <w:rFonts w:cs="Times New Roman"/>
          <w:b/>
          <w:color w:val="000000" w:themeColor="text1"/>
        </w:rPr>
      </w:pPr>
      <w:r w:rsidRPr="00424939">
        <w:rPr>
          <w:rFonts w:cs="Times New Roman"/>
          <w:b/>
          <w:color w:val="000000" w:themeColor="text1"/>
        </w:rPr>
        <w:t>CHM-111/-111L Introduction to Organic and Biological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Laboratory</w:t>
      </w:r>
    </w:p>
    <w:p w14:paraId="67A7E6D6" w14:textId="7461E925" w:rsidR="00700B61" w:rsidRPr="00CE6B6E" w:rsidRDefault="00D954A7" w:rsidP="00CE6B6E">
      <w:pPr>
        <w:rPr>
          <w:rFonts w:cs="Times New Roman"/>
          <w:color w:val="000000" w:themeColor="text1"/>
        </w:rPr>
      </w:pPr>
      <w:r w:rsidRPr="00424939">
        <w:rPr>
          <w:rFonts w:cs="Times New Roman"/>
          <w:color w:val="000000" w:themeColor="text1"/>
        </w:rPr>
        <w:t xml:space="preserve">Designed as a course for pre-nursing student. Topics in introductory organic and biological chemistry include drugs, proteins, and DNA. Laboratory component involves basic experimental techniques in organic chemistry and biochemistry. Three class meetings and one laboratory per </w:t>
      </w:r>
      <w:r w:rsidRPr="005E2710">
        <w:rPr>
          <w:rFonts w:cs="Times New Roman"/>
          <w:color w:val="000000" w:themeColor="text1"/>
        </w:rPr>
        <w:t xml:space="preserve">week. </w:t>
      </w:r>
      <w:r w:rsidR="00992EB4" w:rsidRPr="005E2710">
        <w:rPr>
          <w:rFonts w:cs="Arial-BoldMT"/>
          <w:b/>
          <w:bCs/>
        </w:rPr>
        <w:t xml:space="preserve">Lab is P/NP basis only. </w:t>
      </w:r>
      <w:r w:rsidRPr="005E2710">
        <w:rPr>
          <w:rFonts w:cs="Times New Roman"/>
          <w:color w:val="000000" w:themeColor="text1"/>
        </w:rPr>
        <w:t>This</w:t>
      </w:r>
      <w:r w:rsidRPr="00424939">
        <w:rPr>
          <w:rFonts w:cs="Times New Roman"/>
          <w:color w:val="000000" w:themeColor="text1"/>
        </w:rPr>
        <w:t xml:space="preserve">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0529" w:author="Summer 2023 updates" w:date="2024-07-31T13:42:00Z">
        <w:r w:rsidR="00B8454E" w:rsidRPr="00424939">
          <w:rPr>
            <w:rStyle w:val="Strong"/>
            <w:rFonts w:ascii="Garamond" w:hAnsi="Garamond"/>
            <w:color w:val="000000" w:themeColor="text1"/>
          </w:rPr>
          <w:delInstrText>minor</w:delInstrText>
        </w:r>
      </w:del>
      <w:ins w:id="10530"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chemistry. </w:t>
      </w:r>
      <w:r w:rsidRPr="00424939">
        <w:rPr>
          <w:rFonts w:cs="Times New Roman"/>
          <w:color w:val="000000" w:themeColor="text1"/>
          <w:u w:val="single"/>
        </w:rPr>
        <w:t>Prerequisites</w:t>
      </w:r>
      <w:r w:rsidRPr="00424939">
        <w:rPr>
          <w:rFonts w:cs="Times New Roman"/>
          <w:color w:val="000000" w:themeColor="text1"/>
        </w:rPr>
        <w:t xml:space="preserve">: </w:t>
      </w:r>
      <w:ins w:id="10531" w:author="Summer 2023 updates" w:date="2024-07-31T13:42:00Z">
        <w:r w:rsidR="003C09F4">
          <w:rPr>
            <w:rFonts w:cs="Times New Roman"/>
            <w:color w:val="000000" w:themeColor="text1"/>
          </w:rPr>
          <w:t xml:space="preserve">Human </w:t>
        </w:r>
        <w:r w:rsidR="009A69D8">
          <w:rPr>
            <w:rFonts w:cs="Times New Roman"/>
            <w:color w:val="000000" w:themeColor="text1"/>
          </w:rPr>
          <w:t xml:space="preserve">Biology </w:t>
        </w:r>
        <w:r w:rsidR="003C09F4">
          <w:rPr>
            <w:rFonts w:cs="Times New Roman"/>
            <w:color w:val="000000" w:themeColor="text1"/>
          </w:rPr>
          <w:t xml:space="preserve">(BIO-100) or </w:t>
        </w:r>
      </w:ins>
      <w:r w:rsidRPr="00424939">
        <w:rPr>
          <w:rFonts w:cs="Times New Roman"/>
          <w:color w:val="000000" w:themeColor="text1"/>
        </w:rPr>
        <w:t>Cellular and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(BIO-145</w:t>
      </w:r>
      <w:del w:id="10532" w:author="Summer 2023 updates" w:date="2024-07-31T13:42:00Z">
        <w:r w:rsidRPr="00424939">
          <w:rPr>
            <w:rFonts w:cs="Times New Roman"/>
            <w:color w:val="000000" w:themeColor="text1"/>
          </w:rPr>
          <w:delText>)</w:delText>
        </w:r>
      </w:del>
      <w:ins w:id="10533" w:author="Summer 2023 updates" w:date="2024-07-31T13:42:00Z">
        <w:r w:rsidRPr="00424939">
          <w:rPr>
            <w:rFonts w:cs="Times New Roman"/>
            <w:color w:val="000000" w:themeColor="text1"/>
          </w:rPr>
          <w:t>)</w:t>
        </w:r>
        <w:r w:rsidR="003C09F4">
          <w:rPr>
            <w:rFonts w:cs="Times New Roman"/>
            <w:color w:val="000000" w:themeColor="text1"/>
          </w:rPr>
          <w:t>,</w:t>
        </w:r>
      </w:ins>
      <w:r w:rsidRPr="00424939">
        <w:rPr>
          <w:rFonts w:cs="Times New Roman"/>
          <w:color w:val="000000" w:themeColor="text1"/>
        </w:rPr>
        <w:t xml:space="preserve"> and one year of secondary school chemistry or one term of college chemistry</w:t>
      </w:r>
      <w:del w:id="10534" w:author="Summer 2023 updates" w:date="2024-07-31T13:42:00Z">
        <w:r w:rsidRPr="00424939">
          <w:rPr>
            <w:rFonts w:cs="Times New Roman"/>
            <w:color w:val="000000" w:themeColor="text1"/>
          </w:rPr>
          <w:delText>,</w:delText>
        </w:r>
      </w:del>
      <w:ins w:id="10535" w:author="Summer 2023 updates" w:date="2024-07-31T13:42:00Z">
        <w:r w:rsidR="003C09F4">
          <w:rPr>
            <w:rFonts w:cs="Times New Roman"/>
            <w:color w:val="000000" w:themeColor="text1"/>
          </w:rPr>
          <w:t>;</w:t>
        </w:r>
      </w:ins>
      <w:r w:rsidRPr="00424939">
        <w:rPr>
          <w:rFonts w:cs="Times New Roman"/>
          <w:color w:val="000000" w:themeColor="text1"/>
        </w:rPr>
        <w:t xml:space="preserve"> or consent of instructor. </w:t>
      </w:r>
    </w:p>
    <w:p w14:paraId="33BA0AEA" w14:textId="3C21618B" w:rsidR="00D954A7" w:rsidRPr="00424939" w:rsidRDefault="00D954A7" w:rsidP="00D954A7">
      <w:pPr>
        <w:spacing w:after="0"/>
        <w:rPr>
          <w:rFonts w:cs="Times New Roman"/>
          <w:b/>
          <w:color w:val="000000" w:themeColor="text1"/>
        </w:rPr>
      </w:pPr>
      <w:r w:rsidRPr="00424939">
        <w:rPr>
          <w:rFonts w:cs="Times New Roman"/>
          <w:b/>
          <w:color w:val="000000" w:themeColor="text1"/>
        </w:rPr>
        <w:t>CHM-121/-121L General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Laboratory</w:t>
      </w:r>
    </w:p>
    <w:p w14:paraId="0341813D" w14:textId="1578CCEA" w:rsidR="00D954A7" w:rsidRPr="00424939" w:rsidRDefault="00D954A7" w:rsidP="00444B0C">
      <w:pPr>
        <w:rPr>
          <w:rPrChange w:id="10536" w:author="Summer 2023 updates" w:date="2024-07-31T13:42:00Z">
            <w:rPr>
              <w:color w:val="000000" w:themeColor="text1"/>
            </w:rPr>
          </w:rPrChange>
        </w:rPr>
      </w:pPr>
      <w:r w:rsidRPr="00424939">
        <w:rPr>
          <w:rPrChange w:id="10537" w:author="Summer 2023 updates" w:date="2024-07-31T13:42:00Z">
            <w:rPr>
              <w:color w:val="000000" w:themeColor="text1"/>
            </w:rPr>
          </w:rPrChange>
        </w:rPr>
        <w:t xml:space="preserve">A foundational treatment of atoms and molecules.  Explores the nature of chemical bonding and how the macroscopic properties of substances can be interpreted in terms of atomic and molecular structure. Laboratory work emphasizes experimental techniques and the acquisition and analysis of experimental data.  Three class meetings and one three-hour laboratory per </w:t>
      </w:r>
      <w:r w:rsidRPr="005E2710">
        <w:rPr>
          <w:rPrChange w:id="10538" w:author="Summer 2023 updates" w:date="2024-07-31T13:42:00Z">
            <w:rPr>
              <w:color w:val="000000" w:themeColor="text1"/>
            </w:rPr>
          </w:rPrChange>
        </w:rPr>
        <w:t xml:space="preserve">week. </w:t>
      </w:r>
      <w:r w:rsidR="00992EB4" w:rsidRPr="005E2710">
        <w:rPr>
          <w:rFonts w:cs="Arial-BoldMT"/>
          <w:b/>
          <w:bCs/>
        </w:rPr>
        <w:t xml:space="preserve">Lab is P/NP basis only.  </w:t>
      </w:r>
      <w:r w:rsidRPr="005E2710">
        <w:rPr>
          <w:u w:val="single"/>
          <w:rPrChange w:id="10539" w:author="Summer 2023 updates" w:date="2024-07-31T13:42:00Z">
            <w:rPr>
              <w:color w:val="000000" w:themeColor="text1"/>
              <w:u w:val="single"/>
            </w:rPr>
          </w:rPrChange>
        </w:rPr>
        <w:t>Prerequisite</w:t>
      </w:r>
      <w:r w:rsidRPr="00424939">
        <w:rPr>
          <w:rPrChange w:id="10540" w:author="Summer 2023 updates" w:date="2024-07-31T13:42:00Z">
            <w:rPr>
              <w:color w:val="000000" w:themeColor="text1"/>
            </w:rPr>
          </w:rPrChange>
        </w:rPr>
        <w:t xml:space="preserve">: secondary school chemistry or consent of instructor. </w:t>
      </w:r>
    </w:p>
    <w:p w14:paraId="0307A68E" w14:textId="251E23A5" w:rsidR="00D954A7" w:rsidRPr="00424939" w:rsidRDefault="00D954A7" w:rsidP="00D954A7">
      <w:pPr>
        <w:spacing w:after="0"/>
        <w:rPr>
          <w:rFonts w:cs="Times New Roman"/>
          <w:b/>
          <w:color w:val="000000" w:themeColor="text1"/>
        </w:rPr>
      </w:pPr>
      <w:r w:rsidRPr="00424939">
        <w:rPr>
          <w:rFonts w:cs="Times New Roman"/>
          <w:b/>
          <w:color w:val="000000" w:themeColor="text1"/>
        </w:rPr>
        <w:t>CHM-122/-122L General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and Laboratory</w:t>
      </w:r>
    </w:p>
    <w:p w14:paraId="51DA3C6A" w14:textId="14D0465C" w:rsidR="00956360" w:rsidRDefault="00D954A7" w:rsidP="00444B0C">
      <w:pPr>
        <w:rPr>
          <w:b/>
          <w:rPrChange w:id="10541" w:author="Summer 2023 updates" w:date="2024-07-31T13:42:00Z">
            <w:rPr>
              <w:b/>
              <w:color w:val="000000" w:themeColor="text1"/>
            </w:rPr>
          </w:rPrChange>
        </w:rPr>
      </w:pPr>
      <w:r w:rsidRPr="00424939">
        <w:rPr>
          <w:rPrChange w:id="10542" w:author="Summer 2023 updates" w:date="2024-07-31T13:42:00Z">
            <w:rPr>
              <w:color w:val="000000" w:themeColor="text1"/>
            </w:rPr>
          </w:rPrChange>
        </w:rPr>
        <w:t xml:space="preserve">A continuation of CHM-101.  Topics include chemical kinetics, thermodynamics, equilibria, and redox chemistry. Three class meetings and one three-hour laboratory period per </w:t>
      </w:r>
      <w:r w:rsidRPr="005E2710">
        <w:rPr>
          <w:rPrChange w:id="10543" w:author="Summer 2023 updates" w:date="2024-07-31T13:42:00Z">
            <w:rPr>
              <w:color w:val="000000" w:themeColor="text1"/>
            </w:rPr>
          </w:rPrChange>
        </w:rPr>
        <w:t xml:space="preserve">week. </w:t>
      </w:r>
      <w:r w:rsidR="00992EB4" w:rsidRPr="005E2710">
        <w:rPr>
          <w:rFonts w:cs="Arial-BoldMT"/>
          <w:b/>
          <w:bCs/>
        </w:rPr>
        <w:t xml:space="preserve">Lab is P/NP basis only. </w:t>
      </w:r>
      <w:r w:rsidRPr="00424939">
        <w:rPr>
          <w:u w:val="single"/>
          <w:rPrChange w:id="10544" w:author="Summer 2023 updates" w:date="2024-07-31T13:42:00Z">
            <w:rPr>
              <w:color w:val="000000" w:themeColor="text1"/>
              <w:u w:val="single"/>
            </w:rPr>
          </w:rPrChange>
        </w:rPr>
        <w:t>Prerequisite</w:t>
      </w:r>
      <w:r w:rsidRPr="00424939">
        <w:rPr>
          <w:rPrChange w:id="10545" w:author="Summer 2023 updates" w:date="2024-07-31T13:42:00Z">
            <w:rPr>
              <w:color w:val="000000" w:themeColor="text1"/>
            </w:rPr>
          </w:rPrChange>
        </w:rPr>
        <w:t>: General Chemistry</w:t>
      </w:r>
      <w:r w:rsidR="00B8454E" w:rsidRPr="00424939">
        <w:rPr>
          <w:rPrChange w:id="10546" w:author="Summer 2023 updates" w:date="2024-07-31T13:42:00Z">
            <w:rPr>
              <w:color w:val="000000" w:themeColor="text1"/>
            </w:rPr>
          </w:rPrChange>
        </w:rPr>
        <w:fldChar w:fldCharType="begin"/>
      </w:r>
      <w:r w:rsidR="00B8454E" w:rsidRPr="00424939">
        <w:rPr>
          <w:rPrChange w:id="10547" w:author="Summer 2023 updates" w:date="2024-07-31T13:42:00Z">
            <w:rPr>
              <w:color w:val="000000" w:themeColor="text1"/>
            </w:rPr>
          </w:rPrChange>
        </w:rPr>
        <w:instrText xml:space="preserve"> XE "Chemistry" </w:instrText>
      </w:r>
      <w:r w:rsidR="00B8454E" w:rsidRPr="00424939">
        <w:rPr>
          <w:rPrChange w:id="10548" w:author="Summer 2023 updates" w:date="2024-07-31T13:42:00Z">
            <w:rPr>
              <w:color w:val="000000" w:themeColor="text1"/>
            </w:rPr>
          </w:rPrChange>
        </w:rPr>
        <w:fldChar w:fldCharType="end"/>
      </w:r>
      <w:r w:rsidRPr="00424939">
        <w:rPr>
          <w:rPrChange w:id="10549" w:author="Summer 2023 updates" w:date="2024-07-31T13:42:00Z">
            <w:rPr>
              <w:color w:val="000000" w:themeColor="text1"/>
            </w:rPr>
          </w:rPrChange>
        </w:rPr>
        <w:t xml:space="preserve"> I and Laboratory (CHM-121/-121L) or consent of instructor. </w:t>
      </w:r>
    </w:p>
    <w:p w14:paraId="3A0DE5F4" w14:textId="77777777" w:rsidR="00350EB9" w:rsidRDefault="00350EB9">
      <w:pPr>
        <w:spacing w:after="200" w:line="276" w:lineRule="auto"/>
        <w:rPr>
          <w:ins w:id="10550" w:author="Summer 2023 updates" w:date="2024-07-31T13:42:00Z"/>
          <w:rFonts w:cs="Times New Roman"/>
          <w:b/>
          <w:color w:val="000000" w:themeColor="text1"/>
        </w:rPr>
      </w:pPr>
      <w:ins w:id="10551" w:author="Summer 2023 updates" w:date="2024-07-31T13:42:00Z">
        <w:r>
          <w:rPr>
            <w:rFonts w:cs="Times New Roman"/>
            <w:b/>
            <w:color w:val="000000" w:themeColor="text1"/>
          </w:rPr>
          <w:br w:type="page"/>
        </w:r>
      </w:ins>
    </w:p>
    <w:p w14:paraId="60250B68" w14:textId="3D3BCC00" w:rsidR="00D954A7" w:rsidRPr="00424939" w:rsidRDefault="00D954A7" w:rsidP="00D954A7">
      <w:pPr>
        <w:spacing w:after="0"/>
        <w:rPr>
          <w:rFonts w:cs="Times New Roman"/>
          <w:b/>
          <w:color w:val="000000" w:themeColor="text1"/>
        </w:rPr>
      </w:pPr>
      <w:r w:rsidRPr="00424939">
        <w:rPr>
          <w:rFonts w:cs="Times New Roman"/>
          <w:b/>
          <w:color w:val="000000" w:themeColor="text1"/>
        </w:rPr>
        <w:t>CHM-211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8331DB6" w14:textId="3C4C98FB" w:rsidR="005E5492" w:rsidRPr="00956360" w:rsidRDefault="00D954A7" w:rsidP="00956360">
      <w:pPr>
        <w:spacing w:after="40"/>
        <w:rPr>
          <w:rFonts w:cs="Times New Roman"/>
          <w:color w:val="000000" w:themeColor="text1"/>
        </w:rPr>
      </w:pPr>
      <w:r w:rsidRPr="00424939">
        <w:rPr>
          <w:rFonts w:cs="Times New Roman"/>
          <w:color w:val="000000" w:themeColor="text1"/>
        </w:rPr>
        <w:t xml:space="preserve">A study of the theory of equilibria as they apply to quantitative chemical analysis. The basic principles of spectroscopy, potentiometry, and chromatography are introduced. Three class meetings per week.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(CHM-122/-122L). </w:t>
      </w:r>
      <w:r w:rsidRPr="00424939">
        <w:rPr>
          <w:rFonts w:cs="Times New Roman"/>
          <w:color w:val="000000" w:themeColor="text1"/>
          <w:u w:val="single"/>
        </w:rPr>
        <w:t>Corequisite</w:t>
      </w:r>
      <w:r w:rsidRPr="00424939">
        <w:rPr>
          <w:rFonts w:cs="Times New Roman"/>
          <w:color w:val="000000" w:themeColor="text1"/>
        </w:rPr>
        <w:t>: Analytical Chemistry Laboratory (CHM-211L).</w:t>
      </w:r>
    </w:p>
    <w:p w14:paraId="3A9A3F3E" w14:textId="5CF6193D" w:rsidR="00D954A7" w:rsidRPr="00424939" w:rsidRDefault="00D954A7" w:rsidP="00D954A7">
      <w:pPr>
        <w:spacing w:after="0"/>
        <w:rPr>
          <w:rFonts w:cs="Times New Roman"/>
          <w:b/>
          <w:color w:val="000000" w:themeColor="text1"/>
        </w:rPr>
      </w:pPr>
      <w:r w:rsidRPr="00424939">
        <w:rPr>
          <w:rFonts w:cs="Times New Roman"/>
          <w:b/>
          <w:color w:val="000000" w:themeColor="text1"/>
        </w:rPr>
        <w:t>CHM-211L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Laboratory </w:t>
      </w:r>
      <w:r w:rsidR="00566C16" w:rsidRPr="00424939">
        <w:rPr>
          <w:rFonts w:cs="Times New Roman"/>
          <w:b/>
          <w:color w:val="000000" w:themeColor="text1"/>
        </w:rPr>
        <w:t>(WE)</w:t>
      </w:r>
    </w:p>
    <w:p w14:paraId="4A78F6E1" w14:textId="08279DC6"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experimental analytical chemistry, including titrimetric, potentiometric, spectroscopic, and chromatographic techniques. Two three-hour laboratories per week. </w:t>
      </w:r>
      <w:r w:rsidRPr="00424939">
        <w:rPr>
          <w:rFonts w:cs="Times New Roman"/>
          <w:color w:val="000000" w:themeColor="text1"/>
          <w:u w:val="single"/>
        </w:rPr>
        <w:t>Prerequisite</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and Laboratory (CHM-122/-122L). </w:t>
      </w:r>
      <w:r w:rsidRPr="00424939">
        <w:rPr>
          <w:rFonts w:cs="Times New Roman"/>
          <w:color w:val="000000" w:themeColor="text1"/>
          <w:u w:val="single"/>
        </w:rPr>
        <w:t>Corequisite</w:t>
      </w:r>
      <w:r w:rsidRPr="00424939">
        <w:rPr>
          <w:rFonts w:cs="Times New Roman"/>
          <w:color w:val="000000" w:themeColor="text1"/>
        </w:rPr>
        <w:t xml:space="preserve">: Analytical Chemistry (CHM-211). (0.5 course credit) </w:t>
      </w:r>
    </w:p>
    <w:p w14:paraId="1665D607" w14:textId="5F885B7F" w:rsidR="00D954A7" w:rsidRPr="00424939" w:rsidRDefault="00D954A7" w:rsidP="00D954A7">
      <w:pPr>
        <w:spacing w:after="0"/>
        <w:rPr>
          <w:rFonts w:cs="Times New Roman"/>
          <w:b/>
          <w:color w:val="000000" w:themeColor="text1"/>
        </w:rPr>
      </w:pPr>
      <w:r w:rsidRPr="00424939">
        <w:rPr>
          <w:rFonts w:cs="Times New Roman"/>
          <w:b/>
          <w:color w:val="000000" w:themeColor="text1"/>
        </w:rPr>
        <w:t>CHM-221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w:t>
      </w:r>
    </w:p>
    <w:p w14:paraId="5BD07B05" w14:textId="345E0143" w:rsidR="00D954A7" w:rsidRPr="00424939" w:rsidRDefault="00D954A7" w:rsidP="00444B0C">
      <w:pPr>
        <w:rPr>
          <w:rPrChange w:id="10552" w:author="Summer 2023 updates" w:date="2024-07-31T13:42:00Z">
            <w:rPr>
              <w:color w:val="000000" w:themeColor="text1"/>
            </w:rPr>
          </w:rPrChange>
        </w:rPr>
      </w:pPr>
      <w:r w:rsidRPr="00424939">
        <w:rPr>
          <w:rPrChange w:id="10553" w:author="Summer 2023 updates" w:date="2024-07-31T13:42:00Z">
            <w:rPr>
              <w:color w:val="000000" w:themeColor="text1"/>
            </w:rPr>
          </w:rPrChange>
        </w:rPr>
        <w:t xml:space="preserve">A study of the chemistry of carbon compounds, emphasizing reaction mechanisms and the influence of structure on the physical and chemical properties of these substances.  Topics include alkanes, alkenes, alkynes, and other functional groups, as well as stereochemistry, ring systems, spectroscopy, and substitution and elimination reactions.  This course is the first of a two-term organic chemistry sequence appropriate for students in chemistry and biological sciences, as well as those pursuing pre-medical, pre-dental, and pre-veterinary programs. </w:t>
      </w:r>
      <w:r w:rsidRPr="00424939">
        <w:rPr>
          <w:u w:val="single"/>
          <w:rPrChange w:id="10554" w:author="Summer 2023 updates" w:date="2024-07-31T13:42:00Z">
            <w:rPr>
              <w:color w:val="000000" w:themeColor="text1"/>
              <w:u w:val="single"/>
            </w:rPr>
          </w:rPrChange>
        </w:rPr>
        <w:t>Prerequisite</w:t>
      </w:r>
      <w:r w:rsidRPr="00424939">
        <w:rPr>
          <w:rPrChange w:id="10555" w:author="Summer 2023 updates" w:date="2024-07-31T13:42:00Z">
            <w:rPr>
              <w:color w:val="000000" w:themeColor="text1"/>
            </w:rPr>
          </w:rPrChange>
        </w:rPr>
        <w:t>: General Chemistry</w:t>
      </w:r>
      <w:r w:rsidR="00B8454E" w:rsidRPr="00424939">
        <w:rPr>
          <w:rPrChange w:id="10556" w:author="Summer 2023 updates" w:date="2024-07-31T13:42:00Z">
            <w:rPr>
              <w:color w:val="000000" w:themeColor="text1"/>
            </w:rPr>
          </w:rPrChange>
        </w:rPr>
        <w:fldChar w:fldCharType="begin"/>
      </w:r>
      <w:r w:rsidR="00B8454E" w:rsidRPr="00424939">
        <w:rPr>
          <w:rPrChange w:id="10557" w:author="Summer 2023 updates" w:date="2024-07-31T13:42:00Z">
            <w:rPr>
              <w:color w:val="000000" w:themeColor="text1"/>
            </w:rPr>
          </w:rPrChange>
        </w:rPr>
        <w:instrText xml:space="preserve"> XE "Chemistry" </w:instrText>
      </w:r>
      <w:r w:rsidR="00B8454E" w:rsidRPr="00424939">
        <w:rPr>
          <w:rPrChange w:id="10558" w:author="Summer 2023 updates" w:date="2024-07-31T13:42:00Z">
            <w:rPr>
              <w:color w:val="000000" w:themeColor="text1"/>
            </w:rPr>
          </w:rPrChange>
        </w:rPr>
        <w:fldChar w:fldCharType="end"/>
      </w:r>
      <w:r w:rsidRPr="00424939">
        <w:rPr>
          <w:rPrChange w:id="10559" w:author="Summer 2023 updates" w:date="2024-07-31T13:42:00Z">
            <w:rPr>
              <w:color w:val="000000" w:themeColor="text1"/>
            </w:rPr>
          </w:rPrChange>
        </w:rPr>
        <w:t xml:space="preserve"> II and Laboratory (CHM-122/-122L) or consent of instructor. </w:t>
      </w:r>
    </w:p>
    <w:p w14:paraId="680C5CA9" w14:textId="18898056" w:rsidR="00D954A7" w:rsidRPr="00424939" w:rsidRDefault="00D954A7" w:rsidP="00D954A7">
      <w:pPr>
        <w:spacing w:after="0"/>
        <w:rPr>
          <w:rFonts w:cs="Times New Roman"/>
          <w:b/>
          <w:color w:val="000000" w:themeColor="text1"/>
        </w:rPr>
      </w:pPr>
      <w:r w:rsidRPr="00424939">
        <w:rPr>
          <w:rFonts w:cs="Times New Roman"/>
          <w:b/>
          <w:color w:val="000000" w:themeColor="text1"/>
        </w:rPr>
        <w:t>CHM-321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p>
    <w:p w14:paraId="3D4BA42C" w14:textId="3FFDC696" w:rsidR="00D954A7" w:rsidRPr="00424939" w:rsidRDefault="00353AE4" w:rsidP="00D954A7">
      <w:pPr>
        <w:spacing w:after="40"/>
        <w:rPr>
          <w:rFonts w:cs="Times New Roman"/>
          <w:color w:val="000000" w:themeColor="text1"/>
        </w:rPr>
      </w:pPr>
      <w:r>
        <w:rPr>
          <w:rFonts w:cs="Times New Roman"/>
          <w:color w:val="000000" w:themeColor="text1"/>
        </w:rPr>
        <w:t>Co</w:t>
      </w:r>
      <w:r w:rsidR="00D954A7" w:rsidRPr="00424939">
        <w:rPr>
          <w:rFonts w:cs="Times New Roman"/>
          <w:color w:val="000000" w:themeColor="text1"/>
        </w:rPr>
        <w:t xml:space="preserve">vers reactions of aromatic </w:t>
      </w:r>
      <w:r>
        <w:rPr>
          <w:rFonts w:cs="Times New Roman"/>
          <w:color w:val="000000" w:themeColor="text1"/>
        </w:rPr>
        <w:t xml:space="preserve">and </w:t>
      </w:r>
      <w:r w:rsidR="00D954A7" w:rsidRPr="00424939">
        <w:rPr>
          <w:rFonts w:cs="Times New Roman"/>
          <w:color w:val="000000" w:themeColor="text1"/>
        </w:rPr>
        <w:t>carbonyl compounds, amines, and carbohydrates</w:t>
      </w:r>
      <w:r>
        <w:rPr>
          <w:rFonts w:cs="Times New Roman"/>
          <w:color w:val="000000" w:themeColor="text1"/>
        </w:rPr>
        <w:t xml:space="preserve"> in a continuation of Organic Chemistry I (CHM-221)</w:t>
      </w:r>
      <w:r w:rsidR="00D954A7" w:rsidRPr="00424939">
        <w:rPr>
          <w:rFonts w:cs="Times New Roman"/>
          <w:color w:val="000000" w:themeColor="text1"/>
        </w:rPr>
        <w:t xml:space="preserve">. </w:t>
      </w:r>
      <w:r w:rsidR="00D954A7" w:rsidRPr="00424939">
        <w:rPr>
          <w:rFonts w:cs="Times New Roman"/>
          <w:color w:val="000000" w:themeColor="text1"/>
          <w:u w:val="single"/>
        </w:rPr>
        <w:t>Prerequisite</w:t>
      </w:r>
      <w:r w:rsidR="00D954A7" w:rsidRPr="00424939">
        <w:rPr>
          <w:rFonts w:cs="Times New Roman"/>
          <w:color w:val="000000" w:themeColor="text1"/>
        </w:rPr>
        <w:t xml:space="preserve">: Organic Chemistry I (CHM-221). </w:t>
      </w:r>
    </w:p>
    <w:p w14:paraId="19E6119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CHM-322 Organic Laboratory </w:t>
      </w:r>
    </w:p>
    <w:p w14:paraId="2A3D8D06" w14:textId="6D5AA3F2" w:rsidR="00D954A7" w:rsidRPr="00424939" w:rsidRDefault="00353AE4" w:rsidP="00D954A7">
      <w:pPr>
        <w:rPr>
          <w:rFonts w:cs="Times New Roman"/>
          <w:color w:val="000000" w:themeColor="text1"/>
        </w:rPr>
      </w:pPr>
      <w:r>
        <w:rPr>
          <w:rFonts w:cs="Times New Roman"/>
          <w:color w:val="000000" w:themeColor="text1"/>
        </w:rPr>
        <w:t xml:space="preserve">Introduces techniques for the separation, purification, and synthesis of organic compounds, in addition to chemical and spectroscopic method of characterization.  One 1.5 hour and two three-hour laboratories per week. </w:t>
      </w:r>
      <w:r w:rsidR="00D954A7" w:rsidRPr="00424939">
        <w:rPr>
          <w:rFonts w:cs="Times New Roman"/>
          <w:color w:val="000000" w:themeColor="text1"/>
          <w:u w:val="single"/>
        </w:rPr>
        <w:t>Prerequisite</w:t>
      </w:r>
      <w:r w:rsidR="00D954A7" w:rsidRPr="00424939">
        <w:rPr>
          <w:rFonts w:cs="Times New Roman"/>
          <w:color w:val="000000" w:themeColor="text1"/>
        </w:rPr>
        <w:t>: previous or concurrent registration in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II (CHM-321). </w:t>
      </w:r>
    </w:p>
    <w:p w14:paraId="1657D761" w14:textId="191DBBF9" w:rsidR="00D954A7" w:rsidRPr="00424939" w:rsidRDefault="00D954A7" w:rsidP="00D954A7">
      <w:pPr>
        <w:spacing w:after="0"/>
        <w:rPr>
          <w:rFonts w:cs="Times New Roman"/>
          <w:b/>
          <w:color w:val="000000" w:themeColor="text1"/>
        </w:rPr>
      </w:pPr>
      <w:r w:rsidRPr="00424939">
        <w:rPr>
          <w:rFonts w:cs="Times New Roman"/>
          <w:b/>
          <w:color w:val="000000" w:themeColor="text1"/>
        </w:rPr>
        <w:t>CHM-341/-341L Physical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97B9F" w:rsidRPr="00424939">
        <w:rPr>
          <w:rFonts w:cs="Times New Roman"/>
          <w:b/>
          <w:color w:val="000000" w:themeColor="text1"/>
        </w:rPr>
        <w:t>(WE)</w:t>
      </w:r>
      <w:r w:rsidR="00597B9F">
        <w:rPr>
          <w:rFonts w:cs="Times New Roman"/>
          <w:b/>
          <w:color w:val="000000" w:themeColor="text1"/>
        </w:rPr>
        <w:t xml:space="preserve"> </w:t>
      </w:r>
      <w:r w:rsidRPr="00424939">
        <w:rPr>
          <w:rFonts w:cs="Times New Roman"/>
          <w:b/>
          <w:color w:val="000000" w:themeColor="text1"/>
        </w:rPr>
        <w:t>and Laboratory</w:t>
      </w:r>
      <w:r w:rsidR="00566C16" w:rsidRPr="00424939">
        <w:rPr>
          <w:rFonts w:cs="Times New Roman"/>
          <w:b/>
          <w:color w:val="000000" w:themeColor="text1"/>
        </w:rPr>
        <w:t xml:space="preserve"> </w:t>
      </w:r>
    </w:p>
    <w:p w14:paraId="42EE608E" w14:textId="04DCAD96" w:rsidR="00D954A7" w:rsidRPr="00424939" w:rsidRDefault="00D954A7" w:rsidP="00D954A7">
      <w:pPr>
        <w:rPr>
          <w:rFonts w:cs="Times New Roman"/>
          <w:color w:val="000000" w:themeColor="text1"/>
        </w:rPr>
      </w:pPr>
      <w:r w:rsidRPr="00424939">
        <w:rPr>
          <w:rFonts w:cs="Times New Roman"/>
          <w:color w:val="000000" w:themeColor="text1"/>
        </w:rPr>
        <w:t xml:space="preserve">Study of chemical systems from a molecular basis. Basic concepts of kinetic molecular theory, quantum mechanics and thermodynamics applied to molecular structure and chemical change. Fundamentals of electronic structure of atoms and molecules and interaction of matter with light. Three class meetings and one three-hour, (0.0 course credit) laboratory per week. </w:t>
      </w:r>
      <w:r w:rsidRPr="00424939">
        <w:rPr>
          <w:rFonts w:cs="Times New Roman"/>
          <w:color w:val="000000" w:themeColor="text1"/>
          <w:u w:val="single"/>
        </w:rPr>
        <w:t>Prerequisites</w:t>
      </w:r>
      <w:r w:rsidRPr="00424939">
        <w:rPr>
          <w:rFonts w:cs="Times New Roman"/>
          <w:color w:val="000000" w:themeColor="text1"/>
        </w:rPr>
        <w:t>: 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&amp; Laboratory (CHM-122/-122L),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 (PHY-185/-185L), and Calculus II (MTH-145). </w:t>
      </w:r>
    </w:p>
    <w:p w14:paraId="6B3A3882" w14:textId="77777777" w:rsidR="00784273" w:rsidRDefault="00784273">
      <w:pPr>
        <w:spacing w:after="200" w:line="276" w:lineRule="auto"/>
        <w:rPr>
          <w:del w:id="10560" w:author="Summer 2023 updates" w:date="2024-07-31T13:42:00Z"/>
          <w:rFonts w:cs="Times New Roman"/>
          <w:b/>
          <w:color w:val="000000" w:themeColor="text1"/>
        </w:rPr>
      </w:pPr>
      <w:del w:id="10561" w:author="Summer 2023 updates" w:date="2024-07-31T13:42:00Z">
        <w:r>
          <w:rPr>
            <w:rFonts w:cs="Times New Roman"/>
            <w:b/>
            <w:color w:val="000000" w:themeColor="text1"/>
          </w:rPr>
          <w:br w:type="page"/>
        </w:r>
      </w:del>
    </w:p>
    <w:p w14:paraId="4DFB09E4" w14:textId="7EFCA834" w:rsidR="00D954A7" w:rsidRPr="00424939" w:rsidRDefault="00D954A7" w:rsidP="00D954A7">
      <w:pPr>
        <w:spacing w:after="0"/>
        <w:rPr>
          <w:rFonts w:cs="Times New Roman"/>
          <w:b/>
          <w:color w:val="000000" w:themeColor="text1"/>
        </w:rPr>
      </w:pPr>
      <w:r w:rsidRPr="00424939">
        <w:rPr>
          <w:rFonts w:cs="Times New Roman"/>
          <w:b/>
          <w:color w:val="000000" w:themeColor="text1"/>
        </w:rPr>
        <w:t>CHM-411 Advanced Analytical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2B755A8" w14:textId="71948D6F" w:rsidR="00D954A7" w:rsidRPr="00424939" w:rsidRDefault="00D954A7" w:rsidP="00D954A7">
      <w:pPr>
        <w:rPr>
          <w:rFonts w:cs="Times New Roman"/>
          <w:color w:val="000000" w:themeColor="text1"/>
        </w:rPr>
      </w:pPr>
      <w:r w:rsidRPr="00424939">
        <w:rPr>
          <w:rFonts w:cs="Times New Roman"/>
          <w:color w:val="000000" w:themeColor="text1"/>
        </w:rPr>
        <w:t xml:space="preserve">Theory and applications of instrumental methods for chemical analysis. Methods include spectroscopy, voltammetry, advanced chromatographic methods, and mass spectrometry.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&amp; Laboratory (CHM-341/-341L). (Offered alternate years) </w:t>
      </w:r>
    </w:p>
    <w:p w14:paraId="28488D58" w14:textId="7B98C2BB" w:rsidR="00D954A7" w:rsidRPr="00424939" w:rsidRDefault="00D954A7" w:rsidP="00D954A7">
      <w:pPr>
        <w:spacing w:after="0"/>
        <w:rPr>
          <w:rFonts w:cs="Times New Roman"/>
          <w:b/>
          <w:color w:val="000000" w:themeColor="text1"/>
        </w:rPr>
      </w:pPr>
      <w:r w:rsidRPr="00424939">
        <w:rPr>
          <w:rFonts w:cs="Times New Roman"/>
          <w:b/>
          <w:color w:val="000000" w:themeColor="text1"/>
        </w:rPr>
        <w:t>CHM-421 Advanced 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AEC22E1" w14:textId="5A49D004" w:rsidR="00BF20CA" w:rsidRPr="00784273" w:rsidRDefault="00D954A7" w:rsidP="00784273">
      <w:pPr>
        <w:spacing w:after="120"/>
        <w:rPr>
          <w:rFonts w:cs="Times New Roman"/>
          <w:color w:val="000000" w:themeColor="text1"/>
        </w:rPr>
      </w:pPr>
      <w:r w:rsidRPr="00424939">
        <w:rPr>
          <w:rFonts w:cs="Times New Roman"/>
          <w:color w:val="000000" w:themeColor="text1"/>
        </w:rPr>
        <w:t xml:space="preserve">Extensive survey of synthetic and mechanistic implications of many organic reactions. Recent chemical developments and the use of the original scientific literature emphasized. </w:t>
      </w:r>
      <w:r w:rsidRPr="00424939">
        <w:rPr>
          <w:rFonts w:cs="Times New Roman"/>
          <w:color w:val="000000" w:themeColor="text1"/>
          <w:u w:val="single"/>
        </w:rPr>
        <w:t>Prerequisite</w:t>
      </w:r>
      <w:r w:rsidRPr="00424939">
        <w:rPr>
          <w:rFonts w:cs="Times New Roman"/>
          <w:color w:val="000000" w:themeColor="text1"/>
        </w:rPr>
        <w:t xml:space="preserve">: Organic Laboratory (CHM-322). (Offered alternate years) </w:t>
      </w:r>
    </w:p>
    <w:p w14:paraId="3506D0DF" w14:textId="15280247" w:rsidR="00D954A7" w:rsidRPr="00424939" w:rsidRDefault="00D954A7" w:rsidP="00407F34">
      <w:pPr>
        <w:spacing w:before="40" w:after="0"/>
        <w:rPr>
          <w:rFonts w:cs="Times New Roman"/>
          <w:b/>
          <w:color w:val="000000" w:themeColor="text1"/>
        </w:rPr>
        <w:pPrChange w:id="10562" w:author="Summer 2023 updates" w:date="2024-07-31T13:42:00Z">
          <w:pPr>
            <w:spacing w:after="0"/>
          </w:pPr>
        </w:pPrChange>
      </w:pPr>
      <w:r w:rsidRPr="00424939">
        <w:rPr>
          <w:rFonts w:cs="Times New Roman"/>
          <w:b/>
          <w:color w:val="000000" w:themeColor="text1"/>
        </w:rPr>
        <w:t xml:space="preserve">CHM-422 Synthesis Laboratory </w:t>
      </w:r>
      <w:r w:rsidR="003D4E16" w:rsidRPr="00424939">
        <w:rPr>
          <w:rFonts w:cs="Times New Roman"/>
          <w:b/>
          <w:color w:val="000000" w:themeColor="text1"/>
        </w:rPr>
        <w:t>(WE)</w:t>
      </w:r>
    </w:p>
    <w:p w14:paraId="6187D467"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Synthesis and characterization, inorganic and organometallic compounds based on current chemical literature. One class meeting and two laboratories per week. </w:t>
      </w:r>
      <w:r w:rsidRPr="00424939">
        <w:rPr>
          <w:rFonts w:cs="Times New Roman"/>
          <w:color w:val="000000" w:themeColor="text1"/>
          <w:u w:val="single"/>
        </w:rPr>
        <w:t>Prerequisite</w:t>
      </w:r>
      <w:r w:rsidRPr="00424939">
        <w:rPr>
          <w:rFonts w:cs="Times New Roman"/>
          <w:color w:val="000000" w:themeColor="text1"/>
        </w:rPr>
        <w:t xml:space="preserve">: Organic Laboratory (CHM-322). (Offered alternate years) </w:t>
      </w:r>
    </w:p>
    <w:p w14:paraId="32EC58A6" w14:textId="742F4FEF" w:rsidR="00D954A7" w:rsidRPr="00424939" w:rsidRDefault="00D954A7" w:rsidP="00D954A7">
      <w:pPr>
        <w:spacing w:after="0"/>
        <w:rPr>
          <w:rFonts w:cs="Times New Roman"/>
          <w:b/>
          <w:color w:val="000000" w:themeColor="text1"/>
        </w:rPr>
      </w:pPr>
      <w:r w:rsidRPr="00424939">
        <w:rPr>
          <w:rFonts w:cs="Times New Roman"/>
          <w:b/>
          <w:color w:val="000000" w:themeColor="text1"/>
        </w:rPr>
        <w:t>CHM-431/-431L Biochemistry and Laboratory</w:t>
      </w:r>
    </w:p>
    <w:p w14:paraId="30119AFE" w14:textId="13C86DF0" w:rsidR="00D954A7" w:rsidRPr="00424939" w:rsidRDefault="00D954A7" w:rsidP="00444B0C">
      <w:pPr>
        <w:rPr>
          <w:rPrChange w:id="10563" w:author="Summer 2023 updates" w:date="2024-07-31T13:42:00Z">
            <w:rPr>
              <w:color w:val="000000" w:themeColor="text1"/>
            </w:rPr>
          </w:rPrChange>
        </w:rPr>
      </w:pPr>
      <w:r w:rsidRPr="00424939">
        <w:rPr>
          <w:rPrChange w:id="10564" w:author="Summer 2023 updates" w:date="2024-07-31T13:42:00Z">
            <w:rPr>
              <w:color w:val="000000" w:themeColor="text1"/>
            </w:rPr>
          </w:rPrChange>
        </w:rPr>
        <w:t>Introduc</w:t>
      </w:r>
      <w:r w:rsidR="00C2215D">
        <w:rPr>
          <w:rPrChange w:id="10565" w:author="Summer 2023 updates" w:date="2024-07-31T13:42:00Z">
            <w:rPr>
              <w:color w:val="000000" w:themeColor="text1"/>
            </w:rPr>
          </w:rPrChange>
        </w:rPr>
        <w:t xml:space="preserve">es </w:t>
      </w:r>
      <w:r w:rsidRPr="00424939">
        <w:rPr>
          <w:rPrChange w:id="10566" w:author="Summer 2023 updates" w:date="2024-07-31T13:42:00Z">
            <w:rPr>
              <w:color w:val="000000" w:themeColor="text1"/>
            </w:rPr>
          </w:rPrChange>
        </w:rPr>
        <w:t xml:space="preserve">biochemical processes, emphasizing biological oxidation </w:t>
      </w:r>
      <w:r w:rsidR="00C2215D">
        <w:rPr>
          <w:rPrChange w:id="10567" w:author="Summer 2023 updates" w:date="2024-07-31T13:42:00Z">
            <w:rPr>
              <w:color w:val="000000" w:themeColor="text1"/>
            </w:rPr>
          </w:rPrChange>
        </w:rPr>
        <w:t xml:space="preserve">and </w:t>
      </w:r>
      <w:r w:rsidRPr="00424939">
        <w:rPr>
          <w:rPrChange w:id="10568" w:author="Summer 2023 updates" w:date="2024-07-31T13:42:00Z">
            <w:rPr>
              <w:color w:val="000000" w:themeColor="text1"/>
            </w:rPr>
          </w:rPrChange>
        </w:rPr>
        <w:t xml:space="preserve">reduction; the chemistry of carbohydrates, lipids, proteins, and nucleotides; and the theory and mechanism of enzyme reactions. Laboratory includes modern techniques for separation, purification, and analysis of biochemical systems and substances. Three class meetings and one laboratory per week. </w:t>
      </w:r>
      <w:r w:rsidRPr="00424939">
        <w:rPr>
          <w:u w:val="single"/>
          <w:rPrChange w:id="10569" w:author="Summer 2023 updates" w:date="2024-07-31T13:42:00Z">
            <w:rPr>
              <w:color w:val="000000" w:themeColor="text1"/>
              <w:u w:val="single"/>
            </w:rPr>
          </w:rPrChange>
        </w:rPr>
        <w:t>Prerequisite</w:t>
      </w:r>
      <w:r w:rsidR="00C2215D">
        <w:rPr>
          <w:u w:val="single"/>
          <w:rPrChange w:id="10570" w:author="Summer 2023 updates" w:date="2024-07-31T13:42:00Z">
            <w:rPr>
              <w:color w:val="000000" w:themeColor="text1"/>
              <w:u w:val="single"/>
            </w:rPr>
          </w:rPrChange>
        </w:rPr>
        <w:t>s</w:t>
      </w:r>
      <w:r w:rsidRPr="00424939">
        <w:rPr>
          <w:rPrChange w:id="10571" w:author="Summer 2023 updates" w:date="2024-07-31T13:42:00Z">
            <w:rPr>
              <w:color w:val="000000" w:themeColor="text1"/>
            </w:rPr>
          </w:rPrChange>
        </w:rPr>
        <w:t>:</w:t>
      </w:r>
      <w:r w:rsidR="00C2215D">
        <w:rPr>
          <w:rPrChange w:id="10572" w:author="Summer 2023 updates" w:date="2024-07-31T13:42:00Z">
            <w:rPr>
              <w:color w:val="000000" w:themeColor="text1"/>
            </w:rPr>
          </w:rPrChange>
        </w:rPr>
        <w:t xml:space="preserve"> Cellular and Molecular Biology (BIO-145) and Organic Chemistry II (CHM-321</w:t>
      </w:r>
      <w:r w:rsidRPr="00424939">
        <w:rPr>
          <w:rPrChange w:id="10573" w:author="Summer 2023 updates" w:date="2024-07-31T13:42:00Z">
            <w:rPr>
              <w:color w:val="000000" w:themeColor="text1"/>
            </w:rPr>
          </w:rPrChange>
        </w:rPr>
        <w:t xml:space="preserve">). </w:t>
      </w:r>
    </w:p>
    <w:p w14:paraId="2BDBECB6" w14:textId="5B7B37F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CHM-432 Protein Biochemistry </w:t>
      </w:r>
    </w:p>
    <w:p w14:paraId="2F14CFAB" w14:textId="10E0C471" w:rsidR="00D954A7" w:rsidRPr="00424939" w:rsidRDefault="00D954A7" w:rsidP="00444B0C">
      <w:pPr>
        <w:rPr>
          <w:rPrChange w:id="10574" w:author="Summer 2023 updates" w:date="2024-07-31T13:42:00Z">
            <w:rPr>
              <w:color w:val="000000" w:themeColor="text1"/>
            </w:rPr>
          </w:rPrChange>
        </w:rPr>
        <w:pPrChange w:id="10575" w:author="Summer 2023 updates" w:date="2024-07-31T13:42:00Z">
          <w:pPr>
            <w:spacing w:after="40"/>
          </w:pPr>
        </w:pPrChange>
      </w:pPr>
      <w:r w:rsidRPr="00424939">
        <w:rPr>
          <w:rPrChange w:id="10576" w:author="Summer 2023 updates" w:date="2024-07-31T13:42:00Z">
            <w:rPr>
              <w:color w:val="000000" w:themeColor="text1"/>
            </w:rPr>
          </w:rPrChange>
        </w:rPr>
        <w:t xml:space="preserve">A study of the structure and function of proteins in their many biochemical roles. Topics include proteins as enzymes, messengers, antibodies, regulators, storage, structure, and transport molecules. Protein purification, protein engineering and kinetics, structure prediction, spectroscopy, and current literature topics are covered. </w:t>
      </w:r>
      <w:r w:rsidRPr="00424939">
        <w:rPr>
          <w:u w:val="single"/>
          <w:rPrChange w:id="10577" w:author="Summer 2023 updates" w:date="2024-07-31T13:42:00Z">
            <w:rPr>
              <w:color w:val="000000" w:themeColor="text1"/>
              <w:u w:val="single"/>
            </w:rPr>
          </w:rPrChange>
        </w:rPr>
        <w:t>Prerequisites</w:t>
      </w:r>
      <w:r w:rsidRPr="00424939">
        <w:rPr>
          <w:rPrChange w:id="10578" w:author="Summer 2023 updates" w:date="2024-07-31T13:42:00Z">
            <w:rPr>
              <w:color w:val="000000" w:themeColor="text1"/>
            </w:rPr>
          </w:rPrChange>
        </w:rPr>
        <w:t>: Cellular and Molecular Biology</w:t>
      </w:r>
      <w:r w:rsidR="00B8454E" w:rsidRPr="00424939">
        <w:rPr>
          <w:rPrChange w:id="10579" w:author="Summer 2023 updates" w:date="2024-07-31T13:42:00Z">
            <w:rPr>
              <w:color w:val="000000" w:themeColor="text1"/>
            </w:rPr>
          </w:rPrChange>
        </w:rPr>
        <w:fldChar w:fldCharType="begin"/>
      </w:r>
      <w:r w:rsidR="00B8454E" w:rsidRPr="00424939">
        <w:rPr>
          <w:rPrChange w:id="10580" w:author="Summer 2023 updates" w:date="2024-07-31T13:42:00Z">
            <w:rPr>
              <w:color w:val="000000" w:themeColor="text1"/>
            </w:rPr>
          </w:rPrChange>
        </w:rPr>
        <w:instrText xml:space="preserve"> XE "Biology" </w:instrText>
      </w:r>
      <w:r w:rsidR="00B8454E" w:rsidRPr="00424939">
        <w:rPr>
          <w:rPrChange w:id="10581" w:author="Summer 2023 updates" w:date="2024-07-31T13:42:00Z">
            <w:rPr>
              <w:color w:val="000000" w:themeColor="text1"/>
            </w:rPr>
          </w:rPrChange>
        </w:rPr>
        <w:fldChar w:fldCharType="end"/>
      </w:r>
      <w:r w:rsidRPr="00424939">
        <w:rPr>
          <w:rPrChange w:id="10582" w:author="Summer 2023 updates" w:date="2024-07-31T13:42:00Z">
            <w:rPr>
              <w:color w:val="000000" w:themeColor="text1"/>
            </w:rPr>
          </w:rPrChange>
        </w:rPr>
        <w:t xml:space="preserve"> (BIO-145) and Organic Chemistry</w:t>
      </w:r>
      <w:r w:rsidR="00B8454E" w:rsidRPr="00424939">
        <w:rPr>
          <w:rPrChange w:id="10583" w:author="Summer 2023 updates" w:date="2024-07-31T13:42:00Z">
            <w:rPr>
              <w:color w:val="000000" w:themeColor="text1"/>
            </w:rPr>
          </w:rPrChange>
        </w:rPr>
        <w:fldChar w:fldCharType="begin"/>
      </w:r>
      <w:r w:rsidR="00B8454E" w:rsidRPr="00424939">
        <w:rPr>
          <w:rPrChange w:id="10584" w:author="Summer 2023 updates" w:date="2024-07-31T13:42:00Z">
            <w:rPr>
              <w:color w:val="000000" w:themeColor="text1"/>
            </w:rPr>
          </w:rPrChange>
        </w:rPr>
        <w:instrText xml:space="preserve"> XE "Chemistry" </w:instrText>
      </w:r>
      <w:r w:rsidR="00B8454E" w:rsidRPr="00424939">
        <w:rPr>
          <w:rPrChange w:id="10585" w:author="Summer 2023 updates" w:date="2024-07-31T13:42:00Z">
            <w:rPr>
              <w:color w:val="000000" w:themeColor="text1"/>
            </w:rPr>
          </w:rPrChange>
        </w:rPr>
        <w:fldChar w:fldCharType="end"/>
      </w:r>
      <w:r w:rsidRPr="00424939">
        <w:rPr>
          <w:rPrChange w:id="10586" w:author="Summer 2023 updates" w:date="2024-07-31T13:42:00Z">
            <w:rPr>
              <w:color w:val="000000" w:themeColor="text1"/>
            </w:rPr>
          </w:rPrChange>
        </w:rPr>
        <w:t xml:space="preserve"> II (CHM-321). </w:t>
      </w:r>
      <w:r w:rsidRPr="00424939">
        <w:rPr>
          <w:u w:val="single"/>
          <w:rPrChange w:id="10587" w:author="Summer 2023 updates" w:date="2024-07-31T13:42:00Z">
            <w:rPr>
              <w:color w:val="000000" w:themeColor="text1"/>
              <w:u w:val="single"/>
            </w:rPr>
          </w:rPrChange>
        </w:rPr>
        <w:t>Corequisite</w:t>
      </w:r>
      <w:r w:rsidRPr="00424939">
        <w:rPr>
          <w:rPrChange w:id="10588" w:author="Summer 2023 updates" w:date="2024-07-31T13:42:00Z">
            <w:rPr>
              <w:color w:val="000000" w:themeColor="text1"/>
            </w:rPr>
          </w:rPrChange>
        </w:rPr>
        <w:t>: Protein Biochemistry Laboratory (CHM-432L).  (Offered alternate years)</w:t>
      </w:r>
    </w:p>
    <w:p w14:paraId="4C6FACE2"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CHM-432L Protein Biochemistry Laboratory </w:t>
      </w:r>
    </w:p>
    <w:p w14:paraId="73484B2A" w14:textId="63F99180" w:rsidR="00D954A7" w:rsidRPr="00424939" w:rsidRDefault="00D954A7" w:rsidP="00D954A7">
      <w:pPr>
        <w:rPr>
          <w:rFonts w:cs="Times New Roman"/>
          <w:color w:val="000000" w:themeColor="text1"/>
        </w:rPr>
      </w:pPr>
      <w:r w:rsidRPr="00424939">
        <w:rPr>
          <w:rFonts w:cs="Times New Roman"/>
          <w:color w:val="000000" w:themeColor="text1"/>
        </w:rPr>
        <w:t xml:space="preserve">Advanced methods and tools of protein purification and analysis, protein engineering and kinetics. One three-hour laboratory period per week. </w:t>
      </w:r>
      <w:r w:rsidRPr="00424939">
        <w:rPr>
          <w:rFonts w:cs="Times New Roman"/>
          <w:color w:val="000000" w:themeColor="text1"/>
          <w:u w:val="single"/>
        </w:rPr>
        <w:t>Corequisite</w:t>
      </w:r>
      <w:r w:rsidRPr="00424939">
        <w:rPr>
          <w:rFonts w:cs="Times New Roman"/>
          <w:color w:val="000000" w:themeColor="text1"/>
        </w:rPr>
        <w:t xml:space="preserve">: Protein Biochemistry (CHM-432). (0.2 course credit) </w:t>
      </w:r>
    </w:p>
    <w:p w14:paraId="37788E22" w14:textId="0C48D081" w:rsidR="00D954A7" w:rsidRPr="00424939" w:rsidRDefault="00D954A7" w:rsidP="00D954A7">
      <w:pPr>
        <w:spacing w:after="0"/>
        <w:rPr>
          <w:rFonts w:cs="Times New Roman"/>
          <w:b/>
          <w:color w:val="000000" w:themeColor="text1"/>
        </w:rPr>
      </w:pPr>
      <w:r w:rsidRPr="00424939">
        <w:rPr>
          <w:rFonts w:cs="Times New Roman"/>
          <w:b/>
          <w:color w:val="000000" w:themeColor="text1"/>
        </w:rPr>
        <w:t>CHM-441 Physical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p>
    <w:p w14:paraId="26F17C34" w14:textId="0CB3BAF1" w:rsidR="00D954A7" w:rsidRPr="00424939" w:rsidRDefault="00D954A7" w:rsidP="00D954A7">
      <w:pPr>
        <w:rPr>
          <w:rFonts w:cs="Times New Roman"/>
          <w:color w:val="000000" w:themeColor="text1"/>
        </w:rPr>
      </w:pPr>
      <w:r w:rsidRPr="00424939">
        <w:rPr>
          <w:rFonts w:cs="Times New Roman"/>
          <w:color w:val="000000" w:themeColor="text1"/>
        </w:rPr>
        <w:t xml:space="preserve">Study of quantum mechanics, molecular spectroscopy, rates and mechanisms of chemical reactions and thermodynamics of change and equilibrium from classical and statistical perspectives.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 (CHM-341/-341L) or consent of instructor. </w:t>
      </w:r>
    </w:p>
    <w:p w14:paraId="3396CE09" w14:textId="77777777" w:rsidR="00D954A7" w:rsidRPr="00424939" w:rsidRDefault="00D954A7" w:rsidP="00D954A7">
      <w:pPr>
        <w:spacing w:after="0"/>
        <w:rPr>
          <w:del w:id="10589" w:author="Summer 2023 updates" w:date="2024-07-31T13:42:00Z"/>
          <w:rFonts w:cs="Times New Roman"/>
          <w:b/>
          <w:color w:val="000000" w:themeColor="text1"/>
        </w:rPr>
      </w:pPr>
      <w:r w:rsidRPr="00424939">
        <w:rPr>
          <w:rFonts w:cs="Times New Roman"/>
          <w:b/>
          <w:color w:val="000000" w:themeColor="text1"/>
        </w:rPr>
        <w:t>CHM-444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del w:id="10590" w:author="Summer 2023 updates" w:date="2024-07-31T13:42:00Z">
        <w:r w:rsidRPr="00424939">
          <w:rPr>
            <w:rFonts w:cs="Times New Roman"/>
            <w:b/>
            <w:color w:val="000000" w:themeColor="text1"/>
          </w:rPr>
          <w:delText xml:space="preserve"> </w:delText>
        </w:r>
      </w:del>
    </w:p>
    <w:p w14:paraId="609179D7" w14:textId="50CA1166" w:rsidR="00D954A7" w:rsidRPr="00424939" w:rsidRDefault="00602976" w:rsidP="00602976">
      <w:pPr>
        <w:spacing w:after="0"/>
        <w:rPr>
          <w:rFonts w:cs="Times New Roman"/>
          <w:color w:val="000000" w:themeColor="text1"/>
        </w:rPr>
        <w:pPrChange w:id="10591" w:author="Summer 2023 updates" w:date="2024-07-31T13:42:00Z">
          <w:pPr/>
        </w:pPrChange>
      </w:pPr>
      <w:ins w:id="10592" w:author="Summer 2023 updates" w:date="2024-07-31T13:42:00Z">
        <w:r>
          <w:rPr>
            <w:rFonts w:cs="Times New Roman"/>
            <w:color w:val="000000" w:themeColor="text1"/>
          </w:rPr>
          <w:br/>
        </w:r>
      </w:ins>
      <w:r w:rsidR="00D954A7" w:rsidRPr="00424939">
        <w:rPr>
          <w:rFonts w:cs="Times New Roman"/>
          <w:color w:val="000000" w:themeColor="text1"/>
        </w:rPr>
        <w:t xml:space="preserve">Research on a selected project directed by a member of the department, including library research, laboratory investigation, and submission of a research report. May be taken for an X status grade with consent of instructor prior to registration. </w:t>
      </w:r>
      <w:r w:rsidR="00D954A7" w:rsidRPr="00424939">
        <w:rPr>
          <w:rFonts w:cs="Times New Roman"/>
          <w:color w:val="000000" w:themeColor="text1"/>
          <w:u w:val="single"/>
        </w:rPr>
        <w:t>Prerequisite</w:t>
      </w:r>
      <w:r w:rsidR="00D954A7" w:rsidRPr="00424939">
        <w:rPr>
          <w:rFonts w:cs="Times New Roman"/>
          <w:color w:val="000000" w:themeColor="text1"/>
        </w:rPr>
        <w:t xml:space="preserve">: consent of instructor. </w:t>
      </w:r>
    </w:p>
    <w:p w14:paraId="47FC0C1D" w14:textId="1A34A55D" w:rsidR="00D954A7" w:rsidRPr="00424939" w:rsidRDefault="00D954A7" w:rsidP="00D954A7">
      <w:pPr>
        <w:spacing w:after="0"/>
        <w:rPr>
          <w:rFonts w:cs="Times New Roman"/>
          <w:b/>
          <w:color w:val="000000" w:themeColor="text1"/>
        </w:rPr>
      </w:pPr>
      <w:r w:rsidRPr="00424939">
        <w:rPr>
          <w:rFonts w:cs="Times New Roman"/>
          <w:b/>
          <w:color w:val="000000" w:themeColor="text1"/>
        </w:rPr>
        <w:t>CHM-451 Inorganic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B699AAA" w14:textId="5BFBBC3C" w:rsidR="00D954A7" w:rsidRPr="00424939" w:rsidRDefault="00D954A7" w:rsidP="00D954A7">
      <w:pPr>
        <w:spacing w:after="40"/>
        <w:rPr>
          <w:rFonts w:cs="Times New Roman"/>
          <w:color w:val="000000" w:themeColor="text1"/>
        </w:rPr>
      </w:pPr>
      <w:r w:rsidRPr="00424939">
        <w:rPr>
          <w:rFonts w:cs="Times New Roman"/>
          <w:color w:val="000000" w:themeColor="text1"/>
        </w:rPr>
        <w:t xml:space="preserve">Structures and properties of selected ionic and covalent inorganic substances, coordination complexes and electron deficient compounds, general acid base theory, and inorganic reactions in solution. </w:t>
      </w:r>
      <w:r w:rsidRPr="00424939">
        <w:rPr>
          <w:rFonts w:cs="Times New Roman"/>
          <w:color w:val="000000" w:themeColor="text1"/>
          <w:u w:val="single"/>
        </w:rPr>
        <w:t>Prerequisite</w:t>
      </w:r>
      <w:r w:rsidRPr="00424939">
        <w:rPr>
          <w:rFonts w:cs="Times New Roman"/>
          <w:color w:val="000000" w:themeColor="text1"/>
        </w:rPr>
        <w:t>: Physical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and Laboratory (CHM-341/-341L). (Offered alternate years) </w:t>
      </w:r>
    </w:p>
    <w:p w14:paraId="0D5F3557" w14:textId="391C4A51" w:rsidR="00D954A7" w:rsidRPr="00424939" w:rsidRDefault="00D954A7" w:rsidP="00D954A7">
      <w:pPr>
        <w:spacing w:after="0"/>
        <w:rPr>
          <w:rFonts w:cs="Times New Roman"/>
          <w:b/>
          <w:color w:val="000000" w:themeColor="text1"/>
        </w:rPr>
      </w:pPr>
      <w:r w:rsidRPr="00424939">
        <w:rPr>
          <w:rFonts w:cs="Times New Roman"/>
          <w:b/>
          <w:color w:val="000000" w:themeColor="text1"/>
        </w:rPr>
        <w:t>CHM-451L Inorganic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Laboratory </w:t>
      </w:r>
      <w:r w:rsidR="003D4E16" w:rsidRPr="00424939">
        <w:rPr>
          <w:rFonts w:cs="Times New Roman"/>
          <w:b/>
          <w:color w:val="000000" w:themeColor="text1"/>
        </w:rPr>
        <w:t>(WE)</w:t>
      </w:r>
    </w:p>
    <w:p w14:paraId="188E0C52" w14:textId="04E20DEF" w:rsidR="00D954A7" w:rsidRPr="00424939" w:rsidRDefault="00D954A7" w:rsidP="00F353B6">
      <w:pPr>
        <w:rPr>
          <w:rPrChange w:id="10593" w:author="Summer 2023 updates" w:date="2024-07-31T13:42:00Z">
            <w:rPr>
              <w:color w:val="000000" w:themeColor="text1"/>
            </w:rPr>
          </w:rPrChange>
        </w:rPr>
      </w:pPr>
      <w:r w:rsidRPr="00424939">
        <w:rPr>
          <w:rPrChange w:id="10594" w:author="Summer 2023 updates" w:date="2024-07-31T13:42:00Z">
            <w:rPr>
              <w:color w:val="000000" w:themeColor="text1"/>
            </w:rPr>
          </w:rPrChange>
        </w:rPr>
        <w:t xml:space="preserve">Advanced methods for the synthesis and characterization of main group and transition metal compounds. Synthesis techniques include high temperature and inert atmosphere methods, while characterization methods include electrochemistry, multinuclear NMR, and Raman spectroscopy. One three-hour laboratory period per week. </w:t>
      </w:r>
      <w:r w:rsidRPr="00424939">
        <w:rPr>
          <w:u w:val="single"/>
          <w:rPrChange w:id="10595" w:author="Summer 2023 updates" w:date="2024-07-31T13:42:00Z">
            <w:rPr>
              <w:color w:val="000000" w:themeColor="text1"/>
              <w:u w:val="single"/>
            </w:rPr>
          </w:rPrChange>
        </w:rPr>
        <w:t>Prerequisite</w:t>
      </w:r>
      <w:r w:rsidRPr="00424939">
        <w:rPr>
          <w:rPrChange w:id="10596" w:author="Summer 2023 updates" w:date="2024-07-31T13:42:00Z">
            <w:rPr>
              <w:color w:val="000000" w:themeColor="text1"/>
            </w:rPr>
          </w:rPrChange>
        </w:rPr>
        <w:t>: previous or concurrent registration in Inorganic Chemistry</w:t>
      </w:r>
      <w:r w:rsidR="00B8454E" w:rsidRPr="00424939">
        <w:rPr>
          <w:rPrChange w:id="10597" w:author="Summer 2023 updates" w:date="2024-07-31T13:42:00Z">
            <w:rPr>
              <w:color w:val="000000" w:themeColor="text1"/>
            </w:rPr>
          </w:rPrChange>
        </w:rPr>
        <w:fldChar w:fldCharType="begin"/>
      </w:r>
      <w:r w:rsidR="00B8454E" w:rsidRPr="00424939">
        <w:rPr>
          <w:rPrChange w:id="10598" w:author="Summer 2023 updates" w:date="2024-07-31T13:42:00Z">
            <w:rPr>
              <w:color w:val="000000" w:themeColor="text1"/>
            </w:rPr>
          </w:rPrChange>
        </w:rPr>
        <w:instrText xml:space="preserve"> XE "Chemistry" </w:instrText>
      </w:r>
      <w:r w:rsidR="00B8454E" w:rsidRPr="00424939">
        <w:rPr>
          <w:rPrChange w:id="10599" w:author="Summer 2023 updates" w:date="2024-07-31T13:42:00Z">
            <w:rPr>
              <w:color w:val="000000" w:themeColor="text1"/>
            </w:rPr>
          </w:rPrChange>
        </w:rPr>
        <w:fldChar w:fldCharType="end"/>
      </w:r>
      <w:r w:rsidRPr="00424939">
        <w:rPr>
          <w:rPrChange w:id="10600" w:author="Summer 2023 updates" w:date="2024-07-31T13:42:00Z">
            <w:rPr>
              <w:color w:val="000000" w:themeColor="text1"/>
            </w:rPr>
          </w:rPrChange>
        </w:rPr>
        <w:t xml:space="preserve"> (CHM-451). (0.2 course credit) (Offered alternate years)</w:t>
      </w:r>
    </w:p>
    <w:p w14:paraId="1C7B64B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CHM-454 Undergraduate Summer Research </w:t>
      </w:r>
    </w:p>
    <w:p w14:paraId="44D42397" w14:textId="77777777" w:rsidR="00D954A7" w:rsidRPr="00424939" w:rsidRDefault="00D954A7" w:rsidP="00D954A7">
      <w:pPr>
        <w:rPr>
          <w:rFonts w:cs="Times New Roman"/>
          <w:color w:val="000000" w:themeColor="text1"/>
        </w:rPr>
      </w:pPr>
      <w:r w:rsidRPr="00424939">
        <w:rPr>
          <w:rFonts w:cs="Times New Roman"/>
          <w:color w:val="000000" w:themeColor="text1"/>
          <w:u w:val="single"/>
        </w:rPr>
        <w:t>Prerequisite</w:t>
      </w:r>
      <w:r w:rsidRPr="00424939">
        <w:rPr>
          <w:rFonts w:cs="Times New Roman"/>
          <w:color w:val="000000" w:themeColor="text1"/>
        </w:rPr>
        <w:t xml:space="preserve">: consent of department chair. </w:t>
      </w:r>
    </w:p>
    <w:p w14:paraId="1966208A" w14:textId="564DC2AA" w:rsidR="00D954A7" w:rsidRPr="00424939" w:rsidRDefault="00D954A7" w:rsidP="00C21A4C">
      <w:pPr>
        <w:keepNext/>
        <w:spacing w:after="0"/>
        <w:rPr>
          <w:rFonts w:cs="Times New Roman"/>
          <w:b/>
          <w:color w:val="000000" w:themeColor="text1"/>
        </w:rPr>
      </w:pPr>
      <w:r w:rsidRPr="00424939">
        <w:rPr>
          <w:rFonts w:cs="Times New Roman"/>
          <w:b/>
          <w:color w:val="000000" w:themeColor="text1"/>
        </w:rPr>
        <w:t>CHM-464/-474 Seminar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II </w:t>
      </w:r>
    </w:p>
    <w:p w14:paraId="65F1A810" w14:textId="3FE0E4F6" w:rsidR="005A27AE" w:rsidRPr="00424939" w:rsidRDefault="00D954A7" w:rsidP="00F353B6">
      <w:pPr>
        <w:rPr>
          <w:rPrChange w:id="10601" w:author="Summer 2023 updates" w:date="2024-07-31T13:42:00Z">
            <w:rPr>
              <w:color w:val="000000" w:themeColor="text1"/>
            </w:rPr>
          </w:rPrChange>
        </w:rPr>
      </w:pPr>
      <w:r w:rsidRPr="00424939">
        <w:rPr>
          <w:rPrChange w:id="10602" w:author="Summer 2023 updates" w:date="2024-07-31T13:42:00Z">
            <w:rPr>
              <w:color w:val="000000" w:themeColor="text1"/>
            </w:rPr>
          </w:rPrChange>
        </w:rPr>
        <w:t xml:space="preserve">Weekly seminar covering two terms, in which topics of interest in modern chemistry and chemical research are presented. Particular emphasis on improving scientific communication skills. Required for all majors in chemistry. </w:t>
      </w:r>
      <w:r w:rsidRPr="00424939">
        <w:rPr>
          <w:u w:val="single"/>
          <w:rPrChange w:id="10603" w:author="Summer 2023 updates" w:date="2024-07-31T13:42:00Z">
            <w:rPr>
              <w:color w:val="000000" w:themeColor="text1"/>
              <w:u w:val="single"/>
            </w:rPr>
          </w:rPrChange>
        </w:rPr>
        <w:t>Prerequisites</w:t>
      </w:r>
      <w:r w:rsidRPr="00424939">
        <w:rPr>
          <w:rPrChange w:id="10604" w:author="Summer 2023 updates" w:date="2024-07-31T13:42:00Z">
            <w:rPr>
              <w:color w:val="000000" w:themeColor="text1"/>
            </w:rPr>
          </w:rPrChange>
        </w:rPr>
        <w:t>: Organic Chemistry</w:t>
      </w:r>
      <w:r w:rsidR="00B8454E" w:rsidRPr="00424939">
        <w:rPr>
          <w:rPrChange w:id="10605" w:author="Summer 2023 updates" w:date="2024-07-31T13:42:00Z">
            <w:rPr>
              <w:color w:val="000000" w:themeColor="text1"/>
            </w:rPr>
          </w:rPrChange>
        </w:rPr>
        <w:fldChar w:fldCharType="begin"/>
      </w:r>
      <w:r w:rsidR="00B8454E" w:rsidRPr="00424939">
        <w:rPr>
          <w:rPrChange w:id="10606" w:author="Summer 2023 updates" w:date="2024-07-31T13:42:00Z">
            <w:rPr>
              <w:color w:val="000000" w:themeColor="text1"/>
            </w:rPr>
          </w:rPrChange>
        </w:rPr>
        <w:instrText xml:space="preserve"> XE "Chemistry" </w:instrText>
      </w:r>
      <w:r w:rsidR="00B8454E" w:rsidRPr="00424939">
        <w:rPr>
          <w:rPrChange w:id="10607" w:author="Summer 2023 updates" w:date="2024-07-31T13:42:00Z">
            <w:rPr>
              <w:color w:val="000000" w:themeColor="text1"/>
            </w:rPr>
          </w:rPrChange>
        </w:rPr>
        <w:fldChar w:fldCharType="end"/>
      </w:r>
      <w:r w:rsidRPr="00424939">
        <w:rPr>
          <w:rPrChange w:id="10608" w:author="Summer 2023 updates" w:date="2024-07-31T13:42:00Z">
            <w:rPr>
              <w:color w:val="000000" w:themeColor="text1"/>
            </w:rPr>
          </w:rPrChange>
        </w:rPr>
        <w:t xml:space="preserve"> I (CHM-221) and junior standing or consent of department chair. (Each seminar: 0.25 course credit) </w:t>
      </w:r>
    </w:p>
    <w:p w14:paraId="229342AC" w14:textId="4A45445C" w:rsidR="00D954A7" w:rsidRPr="00424939" w:rsidRDefault="00D954A7" w:rsidP="00D954A7">
      <w:pPr>
        <w:spacing w:after="0"/>
        <w:rPr>
          <w:rFonts w:cs="Times New Roman"/>
          <w:b/>
          <w:color w:val="000000" w:themeColor="text1"/>
        </w:rPr>
      </w:pPr>
      <w:r w:rsidRPr="00424939">
        <w:rPr>
          <w:rFonts w:cs="Times New Roman"/>
          <w:b/>
          <w:color w:val="000000" w:themeColor="text1"/>
        </w:rPr>
        <w:t>CHM-494 Internship in Chemistry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67185A6" w14:textId="3B6AFE05" w:rsidR="00D954A7" w:rsidRDefault="00D954A7" w:rsidP="00F353B6">
      <w:pPr>
        <w:rPr>
          <w:rPrChange w:id="10609" w:author="Summer 2023 updates" w:date="2024-07-31T13:42:00Z">
            <w:rPr>
              <w:color w:val="000000" w:themeColor="text1"/>
            </w:rPr>
          </w:rPrChange>
        </w:rPr>
      </w:pPr>
      <w:r w:rsidRPr="00424939">
        <w:rPr>
          <w:rPrChange w:id="10610" w:author="Summer 2023 updates" w:date="2024-07-31T13:42:00Z">
            <w:rPr>
              <w:color w:val="000000" w:themeColor="text1"/>
            </w:rPr>
          </w:rPrChange>
        </w:rPr>
        <w:t xml:space="preserve">Investigation of an area of interest through voluntary field placement supervised by a faculty member of the department. A minimum of 140 hours on-site experience is required. </w:t>
      </w:r>
      <w:r w:rsidR="00A7479E" w:rsidRPr="00424939">
        <w:rPr>
          <w:rPrChange w:id="10611" w:author="Summer 2023 updates" w:date="2024-07-31T13:42:00Z">
            <w:rPr>
              <w:color w:val="000000" w:themeColor="text1"/>
            </w:rPr>
          </w:rPrChange>
        </w:rPr>
        <w:t>P/NP</w:t>
      </w:r>
      <w:r w:rsidRPr="00424939">
        <w:rPr>
          <w:rPrChange w:id="10612" w:author="Summer 2023 updates" w:date="2024-07-31T13:42:00Z">
            <w:rPr>
              <w:color w:val="000000" w:themeColor="text1"/>
            </w:rPr>
          </w:rPrChange>
        </w:rPr>
        <w:t xml:space="preserve"> basis only. This course does not satisfy any of the requirements for a major in chemistry. </w:t>
      </w:r>
      <w:r w:rsidRPr="00424939">
        <w:rPr>
          <w:u w:val="single"/>
          <w:rPrChange w:id="10613" w:author="Summer 2023 updates" w:date="2024-07-31T13:42:00Z">
            <w:rPr>
              <w:color w:val="000000" w:themeColor="text1"/>
              <w:u w:val="single"/>
            </w:rPr>
          </w:rPrChange>
        </w:rPr>
        <w:t>Prerequisite</w:t>
      </w:r>
      <w:r w:rsidRPr="00424939">
        <w:rPr>
          <w:rPrChange w:id="10614" w:author="Summer 2023 updates" w:date="2024-07-31T13:42:00Z">
            <w:rPr>
              <w:color w:val="000000" w:themeColor="text1"/>
            </w:rPr>
          </w:rPrChange>
        </w:rPr>
        <w:t>: completion of a chemistry minor</w:t>
      </w:r>
      <w:r w:rsidR="00B8454E" w:rsidRPr="00424939">
        <w:rPr>
          <w:rPrChange w:id="10615" w:author="Summer 2023 updates" w:date="2024-07-31T13:42:00Z">
            <w:rPr>
              <w:color w:val="000000" w:themeColor="text1"/>
            </w:rPr>
          </w:rPrChange>
        </w:rPr>
        <w:fldChar w:fldCharType="begin"/>
      </w:r>
      <w:r w:rsidR="00B8454E" w:rsidRPr="00424939">
        <w:rPr>
          <w:rPrChange w:id="10616" w:author="Summer 2023 updates" w:date="2024-07-31T13:42:00Z">
            <w:rPr>
              <w:color w:val="000000" w:themeColor="text1"/>
            </w:rPr>
          </w:rPrChange>
        </w:rPr>
        <w:instrText xml:space="preserve"> XE "</w:instrText>
      </w:r>
      <w:del w:id="10617" w:author="Summer 2023 updates" w:date="2024-07-31T13:42:00Z">
        <w:r w:rsidR="00B8454E" w:rsidRPr="00424939">
          <w:rPr>
            <w:rStyle w:val="Strong"/>
            <w:rFonts w:ascii="Garamond" w:hAnsi="Garamond"/>
            <w:color w:val="000000" w:themeColor="text1"/>
          </w:rPr>
          <w:delInstrText>minor</w:delInstrText>
        </w:r>
      </w:del>
      <w:ins w:id="10618"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619" w:author="Summer 2023 updates" w:date="2024-07-31T13:42:00Z">
            <w:rPr>
              <w:color w:val="000000" w:themeColor="text1"/>
            </w:rPr>
          </w:rPrChange>
        </w:rPr>
        <w:instrText xml:space="preserve">" </w:instrText>
      </w:r>
      <w:r w:rsidR="00B8454E" w:rsidRPr="00424939">
        <w:rPr>
          <w:rPrChange w:id="10620" w:author="Summer 2023 updates" w:date="2024-07-31T13:42:00Z">
            <w:rPr>
              <w:color w:val="000000" w:themeColor="text1"/>
            </w:rPr>
          </w:rPrChange>
        </w:rPr>
        <w:fldChar w:fldCharType="end"/>
      </w:r>
      <w:r w:rsidRPr="00424939">
        <w:rPr>
          <w:rPrChange w:id="10621" w:author="Summer 2023 updates" w:date="2024-07-31T13:42:00Z">
            <w:rPr>
              <w:color w:val="000000" w:themeColor="text1"/>
            </w:rPr>
          </w:rPrChange>
        </w:rPr>
        <w:t xml:space="preserve"> or junior standing and consent of department chair. </w:t>
      </w:r>
    </w:p>
    <w:p w14:paraId="01AE232D" w14:textId="5CBE1D37" w:rsidR="008C77FB" w:rsidRDefault="008C77FB" w:rsidP="00D954A7">
      <w:pPr>
        <w:rPr>
          <w:rFonts w:cs="Times New Roman"/>
          <w:color w:val="000000" w:themeColor="text1"/>
        </w:rPr>
      </w:pPr>
    </w:p>
    <w:p w14:paraId="0473B92D" w14:textId="77777777" w:rsidR="00784273" w:rsidRPr="00424939" w:rsidRDefault="00784273" w:rsidP="00D954A7">
      <w:pPr>
        <w:rPr>
          <w:rFonts w:cs="Times New Roman"/>
          <w:color w:val="000000" w:themeColor="text1"/>
        </w:rPr>
      </w:pPr>
    </w:p>
    <w:p w14:paraId="390E5FB9" w14:textId="6859BB77" w:rsidR="00D954A7" w:rsidRPr="00424939" w:rsidRDefault="00C67E6D" w:rsidP="00602976">
      <w:pPr>
        <w:pStyle w:val="Heading4"/>
        <w:spacing w:before="120"/>
        <w:rPr>
          <w:rStyle w:val="Strong"/>
          <w:rFonts w:ascii="Garamond" w:hAnsi="Garamond"/>
          <w:b/>
          <w:smallCaps/>
          <w:color w:val="000000" w:themeColor="text1"/>
        </w:rPr>
        <w:pPrChange w:id="10622" w:author="Summer 2023 updates" w:date="2024-07-31T13:42:00Z">
          <w:pPr>
            <w:pStyle w:val="Heading4"/>
          </w:pPr>
        </w:pPrChange>
      </w:pPr>
      <w:bookmarkStart w:id="10623" w:name="_Toc141355745"/>
      <w:bookmarkStart w:id="10624" w:name="_Toc110005226"/>
      <w:r w:rsidRPr="00424939">
        <w:rPr>
          <w:rStyle w:val="Strong"/>
          <w:rFonts w:ascii="Garamond" w:hAnsi="Garamond"/>
          <w:b/>
          <w:smallCaps/>
          <w:color w:val="000000" w:themeColor="text1"/>
        </w:rPr>
        <w:t>—Classical Studies (Minor</w:t>
      </w:r>
      <w:r w:rsidR="009F4511" w:rsidRPr="00424939">
        <w:rPr>
          <w:rStyle w:val="Strong"/>
          <w:rFonts w:ascii="Garamond" w:hAnsi="Garamond"/>
          <w:b/>
          <w:smallCaps/>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Style w:val="Strong"/>
          <w:rFonts w:ascii="Garamond" w:hAnsi="Garamond"/>
          <w:b/>
          <w:smallCaps/>
          <w:color w:val="000000" w:themeColor="text1"/>
        </w:rPr>
        <w:fldChar w:fldCharType="end"/>
      </w:r>
      <w:r w:rsidRPr="00424939">
        <w:rPr>
          <w:rStyle w:val="Strong"/>
          <w:rFonts w:ascii="Garamond" w:hAnsi="Garamond"/>
          <w:b/>
          <w:smallCaps/>
          <w:color w:val="000000" w:themeColor="text1"/>
        </w:rPr>
        <w:t xml:space="preserve"> Only)</w:t>
      </w:r>
      <w:bookmarkEnd w:id="10623"/>
      <w:bookmarkEnd w:id="10624"/>
    </w:p>
    <w:p w14:paraId="777B046F" w14:textId="4C0AF5EE" w:rsidR="00D954A7" w:rsidRPr="00424939" w:rsidRDefault="00D954A7" w:rsidP="00D954A7">
      <w:pPr>
        <w:autoSpaceDE w:val="0"/>
        <w:autoSpaceDN w:val="0"/>
        <w:spacing w:after="120"/>
        <w:rPr>
          <w:rFonts w:eastAsia="TimesNewRoman" w:cs="Times New Roman"/>
          <w:color w:val="000000" w:themeColor="text1"/>
        </w:rPr>
      </w:pPr>
      <w:r w:rsidRPr="00424939">
        <w:rPr>
          <w:rFonts w:eastAsia="TimesNewRoman" w:cs="Times New Roman"/>
          <w:color w:val="000000" w:themeColor="text1"/>
        </w:rPr>
        <w:t>Langseth, Ziskowski (Administrative Coordinator)</w:t>
      </w:r>
      <w:r w:rsidR="00C5485E" w:rsidRPr="00424939">
        <w:rPr>
          <w:rFonts w:eastAsia="TimesNewRoman" w:cs="Times New Roman"/>
          <w:color w:val="000000" w:themeColor="text1"/>
        </w:rPr>
        <w:t>.</w:t>
      </w:r>
    </w:p>
    <w:p w14:paraId="45661A6C" w14:textId="77777777" w:rsidR="00D954A7" w:rsidRPr="00424939" w:rsidRDefault="00D954A7" w:rsidP="006F1DE5">
      <w:pPr>
        <w:rPr>
          <w:rPrChange w:id="10625" w:author="Summer 2023 updates" w:date="2024-07-31T13:42:00Z">
            <w:rPr>
              <w:color w:val="000000" w:themeColor="text1"/>
            </w:rPr>
          </w:rPrChange>
        </w:rPr>
      </w:pPr>
      <w:r w:rsidRPr="00424939">
        <w:rPr>
          <w:rPrChange w:id="10626" w:author="Summer 2023 updates" w:date="2024-07-31T13:42:00Z">
            <w:rPr>
              <w:color w:val="000000" w:themeColor="text1"/>
            </w:rPr>
          </w:rPrChange>
        </w:rPr>
        <w:t>Classical Studies provides the student opportunity to examine the achievements of the ancient past — notably those of Greece and Rome — from a variety of distinct perspectives: literature, language, art, history, philosophy, and religion, and archaeology.  To allow for the integration of perspectives, some courses have been designed which offer an interdisciplinary approach to the study of the past; these are designated HUM (for Humanities) in the listings below.</w:t>
      </w:r>
    </w:p>
    <w:p w14:paraId="79108410" w14:textId="093EE0E5"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Classical Studies Minor</w:t>
      </w:r>
      <w:r w:rsidR="009F4511" w:rsidRPr="00424939">
        <w:rPr>
          <w:rFonts w:eastAsia="TimesNewRoman"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eastAsia="TimesNewRoman" w:cs="Times New Roman"/>
          <w:b/>
          <w:color w:val="000000" w:themeColor="text1"/>
        </w:rPr>
        <w:fldChar w:fldCharType="end"/>
      </w:r>
    </w:p>
    <w:p w14:paraId="09A74A0F" w14:textId="77777777" w:rsidR="00D954A7" w:rsidRPr="00424939" w:rsidRDefault="00D954A7" w:rsidP="00D954A7">
      <w:pPr>
        <w:tabs>
          <w:tab w:val="left" w:pos="720"/>
        </w:tabs>
        <w:autoSpaceDE w:val="0"/>
        <w:autoSpaceDN w:val="0"/>
        <w:spacing w:after="0"/>
        <w:rPr>
          <w:rFonts w:eastAsia="TimesNewRoman" w:cs="Times New Roman"/>
          <w:color w:val="000000" w:themeColor="text1"/>
        </w:rPr>
      </w:pPr>
      <w:r w:rsidRPr="00424939">
        <w:rPr>
          <w:rFonts w:eastAsia="TimesNewRoman" w:cs="Times New Roman"/>
          <w:color w:val="000000" w:themeColor="text1"/>
          <w:u w:val="single"/>
        </w:rPr>
        <w:t>Six</w:t>
      </w:r>
      <w:r w:rsidRPr="00424939">
        <w:rPr>
          <w:rFonts w:eastAsia="TimesNewRoman" w:cs="Times New Roman"/>
          <w:color w:val="000000" w:themeColor="text1"/>
        </w:rPr>
        <w:t xml:space="preserve"> courses, chosen from the following, in consultation with the Classical Studies administrative coordinator.</w:t>
      </w:r>
    </w:p>
    <w:p w14:paraId="71D0D8D2"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ANT-125 Art and Archaeology of the Classical World</w:t>
      </w:r>
    </w:p>
    <w:p w14:paraId="741AD30B"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CLA-108 Images of Foreign Culture</w:t>
      </w:r>
    </w:p>
    <w:p w14:paraId="441F366C" w14:textId="65C046A0"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CLA-155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and Greek Origins of Medical Terminology</w:t>
      </w:r>
    </w:p>
    <w:p w14:paraId="7C779696"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CLA-284 Topics in Classical Studies</w:t>
      </w:r>
    </w:p>
    <w:p w14:paraId="12D8F207"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ENG-110 Ancient Mythology</w:t>
      </w:r>
    </w:p>
    <w:p w14:paraId="27C9C1FF"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ENG-115 The Classical Tradition</w:t>
      </w:r>
    </w:p>
    <w:p w14:paraId="02242A1C"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GRK-115 Basic Greek</w:t>
      </w:r>
    </w:p>
    <w:p w14:paraId="407018D0" w14:textId="77777777"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GRK-125 Selected Readings in Ancient Greek</w:t>
      </w:r>
    </w:p>
    <w:p w14:paraId="2774B696" w14:textId="713C9F86"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GRK-284/-384 Topics in Greek</w:t>
      </w:r>
    </w:p>
    <w:p w14:paraId="438D6CDD" w14:textId="63F71DC9"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HIS-275 Ancient Greek History</w:t>
      </w:r>
      <w:r w:rsidR="00FA5BB0">
        <w:rPr>
          <w:rFonts w:cs="Times New Roman"/>
          <w:color w:val="000000" w:themeColor="text1"/>
        </w:rPr>
        <w:t xml:space="preserve"> </w:t>
      </w:r>
      <w:r w:rsidR="00FA5BB0">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39621FE" w14:textId="6260A52A"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HIS-285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Ancient Rome</w:t>
      </w:r>
      <w:r w:rsidR="00FA5BB0">
        <w:rPr>
          <w:rFonts w:cs="Times New Roman"/>
          <w:color w:val="000000" w:themeColor="text1"/>
        </w:rPr>
        <w:t xml:space="preserve"> </w:t>
      </w:r>
      <w:r w:rsidR="00FA5BB0">
        <w:rPr>
          <w:color w:val="000000" w:themeColor="text1"/>
        </w:rPr>
        <w:t>(WE)</w:t>
      </w:r>
    </w:p>
    <w:p w14:paraId="51A2E098" w14:textId="7B28DD7F" w:rsidR="00D954A7" w:rsidRPr="00424939" w:rsidRDefault="00D954A7" w:rsidP="00D954A7">
      <w:pPr>
        <w:spacing w:after="0"/>
        <w:ind w:left="360"/>
        <w:rPr>
          <w:color w:val="000000" w:themeColor="text1"/>
        </w:rPr>
      </w:pPr>
      <w:r w:rsidRPr="00424939">
        <w:rPr>
          <w:color w:val="000000" w:themeColor="text1"/>
        </w:rPr>
        <w:t>HIS-318 Topics in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Diverse Western Perspectives </w:t>
      </w:r>
      <w:r w:rsidR="00FA5BB0">
        <w:rPr>
          <w:color w:val="000000" w:themeColor="text1"/>
        </w:rPr>
        <w:t>(WE)</w:t>
      </w:r>
      <w:r w:rsidR="00FA5BB0" w:rsidRPr="00424939">
        <w:rPr>
          <w:color w:val="000000" w:themeColor="text1"/>
        </w:rPr>
        <w:t xml:space="preserve"> </w:t>
      </w:r>
      <w:r w:rsidRPr="00424939">
        <w:rPr>
          <w:color w:val="000000" w:themeColor="text1"/>
        </w:rPr>
        <w:t>(when topic is appropriate, as determined by the Classical Studies administrative coordinator)</w:t>
      </w:r>
    </w:p>
    <w:p w14:paraId="708F0075"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CLA-120 Greek Civilization</w:t>
      </w:r>
    </w:p>
    <w:p w14:paraId="39116F28" w14:textId="77777777" w:rsidR="00D954A7" w:rsidRPr="00424939" w:rsidRDefault="00D954A7" w:rsidP="00D954A7">
      <w:pPr>
        <w:spacing w:after="0"/>
        <w:ind w:left="360"/>
        <w:rPr>
          <w:rFonts w:cs="Times New Roman"/>
          <w:color w:val="000000" w:themeColor="text1"/>
        </w:rPr>
      </w:pPr>
      <w:r w:rsidRPr="00424939">
        <w:rPr>
          <w:rFonts w:cs="Times New Roman"/>
          <w:color w:val="000000" w:themeColor="text1"/>
        </w:rPr>
        <w:t>CLA-130 Roman Civilization</w:t>
      </w:r>
    </w:p>
    <w:p w14:paraId="6CE225AC" w14:textId="7FC9F0B9"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LTN-115 Basic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3ACC3703" w14:textId="29B412EE"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LTN-125 Selected Readings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47674DEC" w14:textId="5CBB251A" w:rsidR="00D954A7" w:rsidRPr="00424939" w:rsidRDefault="00D954A7" w:rsidP="00D954A7">
      <w:pPr>
        <w:tabs>
          <w:tab w:val="left" w:pos="360"/>
        </w:tabs>
        <w:spacing w:after="0"/>
        <w:ind w:left="360" w:hanging="360"/>
        <w:rPr>
          <w:rFonts w:cs="Times New Roman"/>
          <w:color w:val="000000" w:themeColor="text1"/>
        </w:rPr>
      </w:pPr>
      <w:r w:rsidRPr="00424939">
        <w:rPr>
          <w:rFonts w:cs="Times New Roman"/>
          <w:color w:val="000000" w:themeColor="text1"/>
        </w:rPr>
        <w:tab/>
        <w:t>LTN-284/-384 Topics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p>
    <w:p w14:paraId="61253CC9" w14:textId="00A0F477" w:rsidR="00D954A7" w:rsidRPr="00424939" w:rsidRDefault="00D954A7" w:rsidP="00D954A7">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PHL-220 Ancient Greek Philosophy</w:t>
      </w:r>
      <w:r w:rsidR="007C5744">
        <w:rPr>
          <w:rFonts w:ascii="Garamond" w:hAnsi="Garamond" w:cs="Times New Roman"/>
          <w:color w:val="000000" w:themeColor="text1"/>
          <w:sz w:val="22"/>
          <w:szCs w:val="22"/>
        </w:rPr>
        <w:t xml:space="preserve"> </w:t>
      </w:r>
      <w:r w:rsidR="007C5744">
        <w:rPr>
          <w:rFonts w:ascii="Garamond" w:hAnsi="Garamond"/>
          <w:color w:val="000000" w:themeColor="text1"/>
          <w:sz w:val="22"/>
          <w:szCs w:val="22"/>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Philosophy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6C99D3FE" w14:textId="77777777" w:rsidR="00D954A7" w:rsidRPr="00424939" w:rsidRDefault="00D954A7" w:rsidP="00D954A7">
      <w:pPr>
        <w:pStyle w:val="Noparagraphstyle"/>
        <w:spacing w:before="120" w:line="240"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classical studies</w:t>
      </w:r>
    </w:p>
    <w:p w14:paraId="6466A378"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CLA-108 Images of Foreign Culture</w:t>
      </w:r>
    </w:p>
    <w:p w14:paraId="509A1785" w14:textId="07604A12" w:rsidR="00D954A7" w:rsidRPr="00424939" w:rsidRDefault="00D954A7" w:rsidP="006F1DE5">
      <w:pPr>
        <w:rPr>
          <w:rPrChange w:id="10627" w:author="Summer 2023 updates" w:date="2024-07-31T13:42:00Z">
            <w:rPr>
              <w:color w:val="000000" w:themeColor="text1"/>
            </w:rPr>
          </w:rPrChange>
        </w:rPr>
        <w:pPrChange w:id="10628" w:author="Summer 2023 updates" w:date="2024-07-31T13:42:00Z">
          <w:pPr>
            <w:spacing w:after="80"/>
          </w:pPr>
        </w:pPrChange>
      </w:pPr>
      <w:r w:rsidRPr="00424939">
        <w:rPr>
          <w:rPrChange w:id="10629" w:author="Summer 2023 updates" w:date="2024-07-31T13:42:00Z">
            <w:rPr>
              <w:color w:val="000000" w:themeColor="text1"/>
            </w:rPr>
          </w:rPrChange>
        </w:rPr>
        <w:t>A course dealing with the picture of human activity and values given in foreign short stores, novels, films, and other works of art, as well as in historical documents and the like.  It celebrates and explores the special character of a national or ethnic identity with reference to either the French-speaking world, Spain and/or Latin</w:t>
      </w:r>
      <w:r w:rsidR="009F4511" w:rsidRPr="00424939">
        <w:rPr>
          <w:rPrChange w:id="10630" w:author="Summer 2023 updates" w:date="2024-07-31T13:42:00Z">
            <w:rPr>
              <w:color w:val="000000" w:themeColor="text1"/>
            </w:rPr>
          </w:rPrChange>
        </w:rPr>
        <w:fldChar w:fldCharType="begin"/>
      </w:r>
      <w:r w:rsidR="009F4511" w:rsidRPr="00424939">
        <w:rPr>
          <w:rPrChange w:id="10631" w:author="Summer 2023 updates" w:date="2024-07-31T13:42:00Z">
            <w:rPr>
              <w:color w:val="000000" w:themeColor="text1"/>
            </w:rPr>
          </w:rPrChange>
        </w:rPr>
        <w:instrText xml:space="preserve"> XE "Latin" </w:instrText>
      </w:r>
      <w:r w:rsidR="009F4511" w:rsidRPr="00424939">
        <w:rPr>
          <w:rPrChange w:id="10632" w:author="Summer 2023 updates" w:date="2024-07-31T13:42:00Z">
            <w:rPr>
              <w:color w:val="000000" w:themeColor="text1"/>
            </w:rPr>
          </w:rPrChange>
        </w:rPr>
        <w:fldChar w:fldCharType="end"/>
      </w:r>
      <w:r w:rsidRPr="00424939">
        <w:rPr>
          <w:rPrChange w:id="10633" w:author="Summer 2023 updates" w:date="2024-07-31T13:42:00Z">
            <w:rPr>
              <w:color w:val="000000" w:themeColor="text1"/>
            </w:rPr>
          </w:rPrChange>
        </w:rPr>
        <w:t xml:space="preserve"> America, Germany, Asia, or the world of Greek and Roman antiquity.  Topics vary from year to year.  Taught in English</w:t>
      </w:r>
      <w:r w:rsidR="00B8454E" w:rsidRPr="00424939">
        <w:rPr>
          <w:rPrChange w:id="10634" w:author="Summer 2023 updates" w:date="2024-07-31T13:42:00Z">
            <w:rPr>
              <w:color w:val="000000" w:themeColor="text1"/>
            </w:rPr>
          </w:rPrChange>
        </w:rPr>
        <w:fldChar w:fldCharType="begin"/>
      </w:r>
      <w:r w:rsidR="00B8454E" w:rsidRPr="00424939">
        <w:rPr>
          <w:rPrChange w:id="10635" w:author="Summer 2023 updates" w:date="2024-07-31T13:42:00Z">
            <w:rPr>
              <w:color w:val="000000" w:themeColor="text1"/>
            </w:rPr>
          </w:rPrChange>
        </w:rPr>
        <w:instrText xml:space="preserve"> XE "English" </w:instrText>
      </w:r>
      <w:r w:rsidR="00B8454E" w:rsidRPr="00424939">
        <w:rPr>
          <w:rPrChange w:id="10636" w:author="Summer 2023 updates" w:date="2024-07-31T13:42:00Z">
            <w:rPr>
              <w:color w:val="000000" w:themeColor="text1"/>
            </w:rPr>
          </w:rPrChange>
        </w:rPr>
        <w:fldChar w:fldCharType="end"/>
      </w:r>
      <w:r w:rsidRPr="00424939">
        <w:rPr>
          <w:rPrChange w:id="10637" w:author="Summer 2023 updates" w:date="2024-07-31T13:42:00Z">
            <w:rPr>
              <w:color w:val="000000" w:themeColor="text1"/>
            </w:rPr>
          </w:rPrChange>
        </w:rPr>
        <w:t xml:space="preserve">. </w:t>
      </w:r>
    </w:p>
    <w:p w14:paraId="42853CDB" w14:textId="77777777"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CLA-120 Greek Civilization</w:t>
      </w:r>
    </w:p>
    <w:p w14:paraId="129FDBFD" w14:textId="77777777" w:rsidR="00D954A7" w:rsidRPr="00424939" w:rsidRDefault="00D954A7" w:rsidP="00D954A7">
      <w:pPr>
        <w:autoSpaceDE w:val="0"/>
        <w:autoSpaceDN w:val="0"/>
        <w:spacing w:after="0"/>
        <w:rPr>
          <w:del w:id="10638" w:author="Summer 2023 updates" w:date="2024-07-31T13:42:00Z"/>
          <w:rFonts w:eastAsia="TimesNewRoman" w:cs="Times New Roman"/>
          <w:color w:val="000000" w:themeColor="text1"/>
        </w:rPr>
      </w:pPr>
      <w:r w:rsidRPr="00424939">
        <w:rPr>
          <w:rFonts w:eastAsia="TimesNewRoman" w:cs="Times New Roman"/>
          <w:color w:val="000000" w:themeColor="text1"/>
        </w:rPr>
        <w:t>An interdisciplinary examination of themes central to understanding the Ancient Greek World. Topics and</w:t>
      </w:r>
    </w:p>
    <w:p w14:paraId="19C7280B" w14:textId="77777777" w:rsidR="00D954A7" w:rsidRPr="00424939" w:rsidRDefault="006F1DE5" w:rsidP="00D954A7">
      <w:pPr>
        <w:autoSpaceDE w:val="0"/>
        <w:autoSpaceDN w:val="0"/>
        <w:spacing w:after="0"/>
        <w:rPr>
          <w:del w:id="10639" w:author="Summer 2023 updates" w:date="2024-07-31T13:42:00Z"/>
          <w:rFonts w:eastAsia="TimesNewRoman" w:cs="Times New Roman"/>
          <w:color w:val="000000" w:themeColor="text1"/>
        </w:rPr>
      </w:pPr>
      <w:ins w:id="10640" w:author="Summer 2023 updates" w:date="2024-07-31T13:42:00Z">
        <w:r>
          <w:rPr>
            <w:rFonts w:eastAsia="TimesNewRoman" w:cs="Times New Roman"/>
            <w:color w:val="000000" w:themeColor="text1"/>
          </w:rPr>
          <w:t xml:space="preserve"> </w:t>
        </w:r>
      </w:ins>
      <w:r w:rsidR="00D954A7" w:rsidRPr="00424939">
        <w:rPr>
          <w:rPrChange w:id="10641" w:author="Summer 2023 updates" w:date="2024-07-31T13:42:00Z">
            <w:rPr>
              <w:color w:val="000000" w:themeColor="text1"/>
            </w:rPr>
          </w:rPrChange>
        </w:rPr>
        <w:t>materials may change each time the course is offered. May include The Greek View of Hero, Man and His</w:t>
      </w:r>
    </w:p>
    <w:p w14:paraId="6B75A0EE" w14:textId="3CA88167" w:rsidR="00D954A7" w:rsidRPr="00424939" w:rsidRDefault="006F1DE5" w:rsidP="006F1DE5">
      <w:pPr>
        <w:rPr>
          <w:rPrChange w:id="10642" w:author="Summer 2023 updates" w:date="2024-07-31T13:42:00Z">
            <w:rPr>
              <w:color w:val="000000" w:themeColor="text1"/>
            </w:rPr>
          </w:rPrChange>
        </w:rPr>
      </w:pPr>
      <w:ins w:id="10643" w:author="Summer 2023 updates" w:date="2024-07-31T13:42:00Z">
        <w:r>
          <w:t xml:space="preserve"> </w:t>
        </w:r>
      </w:ins>
      <w:r w:rsidR="00D954A7" w:rsidRPr="00424939">
        <w:rPr>
          <w:rPrChange w:id="10644" w:author="Summer 2023 updates" w:date="2024-07-31T13:42:00Z">
            <w:rPr>
              <w:color w:val="000000" w:themeColor="text1"/>
            </w:rPr>
          </w:rPrChange>
        </w:rPr>
        <w:t xml:space="preserve">Community, </w:t>
      </w:r>
      <w:r>
        <w:rPr>
          <w:rPrChange w:id="10645" w:author="Summer 2023 updates" w:date="2024-07-31T13:42:00Z">
            <w:rPr>
              <w:color w:val="000000" w:themeColor="text1"/>
            </w:rPr>
          </w:rPrChange>
        </w:rPr>
        <w:t>R</w:t>
      </w:r>
      <w:r w:rsidR="00D954A7" w:rsidRPr="00424939">
        <w:rPr>
          <w:rPrChange w:id="10646" w:author="Summer 2023 updates" w:date="2024-07-31T13:42:00Z">
            <w:rPr>
              <w:color w:val="000000" w:themeColor="text1"/>
            </w:rPr>
          </w:rPrChange>
        </w:rPr>
        <w:t>eligion</w:t>
      </w:r>
      <w:r w:rsidR="00B8454E" w:rsidRPr="00424939">
        <w:rPr>
          <w:rPrChange w:id="10647" w:author="Summer 2023 updates" w:date="2024-07-31T13:42:00Z">
            <w:rPr>
              <w:color w:val="000000" w:themeColor="text1"/>
            </w:rPr>
          </w:rPrChange>
        </w:rPr>
        <w:fldChar w:fldCharType="begin"/>
      </w:r>
      <w:r w:rsidR="00B8454E" w:rsidRPr="00424939">
        <w:rPr>
          <w:rPrChange w:id="10648" w:author="Summer 2023 updates" w:date="2024-07-31T13:42:00Z">
            <w:rPr>
              <w:color w:val="000000" w:themeColor="text1"/>
            </w:rPr>
          </w:rPrChange>
        </w:rPr>
        <w:instrText xml:space="preserve"> XE "Religion" </w:instrText>
      </w:r>
      <w:r w:rsidR="00B8454E" w:rsidRPr="00424939">
        <w:rPr>
          <w:rPrChange w:id="10649" w:author="Summer 2023 updates" w:date="2024-07-31T13:42:00Z">
            <w:rPr>
              <w:color w:val="000000" w:themeColor="text1"/>
            </w:rPr>
          </w:rPrChange>
        </w:rPr>
        <w:fldChar w:fldCharType="end"/>
      </w:r>
      <w:r w:rsidR="00D954A7" w:rsidRPr="00424939">
        <w:rPr>
          <w:rPrChange w:id="10650" w:author="Summer 2023 updates" w:date="2024-07-31T13:42:00Z">
            <w:rPr>
              <w:color w:val="000000" w:themeColor="text1"/>
            </w:rPr>
          </w:rPrChange>
        </w:rPr>
        <w:t>, Mythology, and Philosophy</w:t>
      </w:r>
      <w:r w:rsidR="00B8454E" w:rsidRPr="00424939">
        <w:rPr>
          <w:rPrChange w:id="10651" w:author="Summer 2023 updates" w:date="2024-07-31T13:42:00Z">
            <w:rPr>
              <w:color w:val="000000" w:themeColor="text1"/>
            </w:rPr>
          </w:rPrChange>
        </w:rPr>
        <w:fldChar w:fldCharType="begin"/>
      </w:r>
      <w:r w:rsidR="00B8454E" w:rsidRPr="00424939">
        <w:rPr>
          <w:rPrChange w:id="10652" w:author="Summer 2023 updates" w:date="2024-07-31T13:42:00Z">
            <w:rPr>
              <w:color w:val="000000" w:themeColor="text1"/>
            </w:rPr>
          </w:rPrChange>
        </w:rPr>
        <w:instrText xml:space="preserve"> XE "Philosophy" </w:instrText>
      </w:r>
      <w:r w:rsidR="00B8454E" w:rsidRPr="00424939">
        <w:rPr>
          <w:rPrChange w:id="10653" w:author="Summer 2023 updates" w:date="2024-07-31T13:42:00Z">
            <w:rPr>
              <w:color w:val="000000" w:themeColor="text1"/>
            </w:rPr>
          </w:rPrChange>
        </w:rPr>
        <w:fldChar w:fldCharType="end"/>
      </w:r>
      <w:r w:rsidR="00D954A7" w:rsidRPr="00424939">
        <w:rPr>
          <w:rPrChange w:id="10654" w:author="Summer 2023 updates" w:date="2024-07-31T13:42:00Z">
            <w:rPr>
              <w:color w:val="000000" w:themeColor="text1"/>
            </w:rPr>
          </w:rPrChange>
        </w:rPr>
        <w:t>.</w:t>
      </w:r>
    </w:p>
    <w:p w14:paraId="1AABA9EC" w14:textId="77777777" w:rsidR="00D954A7" w:rsidRPr="00424939" w:rsidRDefault="00D954A7" w:rsidP="00D954A7">
      <w:pPr>
        <w:autoSpaceDE w:val="0"/>
        <w:autoSpaceDN w:val="0"/>
        <w:spacing w:after="0"/>
        <w:rPr>
          <w:rFonts w:eastAsia="TimesNewRoman" w:cs="Times New Roman"/>
          <w:b/>
          <w:color w:val="000000" w:themeColor="text1"/>
        </w:rPr>
      </w:pPr>
      <w:r w:rsidRPr="00424939">
        <w:rPr>
          <w:rFonts w:eastAsia="TimesNewRoman" w:cs="Times New Roman"/>
          <w:b/>
          <w:color w:val="000000" w:themeColor="text1"/>
        </w:rPr>
        <w:t>CLA-130 Roman Civilization</w:t>
      </w:r>
    </w:p>
    <w:p w14:paraId="0857EB24" w14:textId="77777777" w:rsidR="00D954A7" w:rsidRPr="00424939" w:rsidRDefault="00D954A7" w:rsidP="00D954A7">
      <w:pPr>
        <w:autoSpaceDE w:val="0"/>
        <w:autoSpaceDN w:val="0"/>
        <w:spacing w:after="0"/>
        <w:rPr>
          <w:del w:id="10655" w:author="Summer 2023 updates" w:date="2024-07-31T13:42:00Z"/>
          <w:rFonts w:eastAsia="TimesNewRoman" w:cs="Times New Roman"/>
          <w:color w:val="000000" w:themeColor="text1"/>
        </w:rPr>
      </w:pPr>
      <w:r w:rsidRPr="00424939">
        <w:rPr>
          <w:rPrChange w:id="10656" w:author="Summer 2023 updates" w:date="2024-07-31T13:42:00Z">
            <w:rPr>
              <w:color w:val="000000" w:themeColor="text1"/>
            </w:rPr>
          </w:rPrChange>
        </w:rPr>
        <w:t>An interdisciplinary examination of themes central to understanding the Ancient Roman World. Topics and</w:t>
      </w:r>
    </w:p>
    <w:p w14:paraId="63FF2BDF" w14:textId="277920DD" w:rsidR="00D954A7" w:rsidRPr="00424939" w:rsidRDefault="006F1DE5" w:rsidP="006F1DE5">
      <w:pPr>
        <w:rPr>
          <w:rPrChange w:id="10657" w:author="Summer 2023 updates" w:date="2024-07-31T13:42:00Z">
            <w:rPr>
              <w:color w:val="000000" w:themeColor="text1"/>
            </w:rPr>
          </w:rPrChange>
        </w:rPr>
        <w:pPrChange w:id="10658" w:author="Summer 2023 updates" w:date="2024-07-31T13:42:00Z">
          <w:pPr>
            <w:spacing w:after="0"/>
          </w:pPr>
        </w:pPrChange>
      </w:pPr>
      <w:ins w:id="10659" w:author="Summer 2023 updates" w:date="2024-07-31T13:42:00Z">
        <w:r>
          <w:t xml:space="preserve"> </w:t>
        </w:r>
      </w:ins>
      <w:r w:rsidR="00D954A7" w:rsidRPr="00424939">
        <w:rPr>
          <w:rPrChange w:id="10660" w:author="Summer 2023 updates" w:date="2024-07-31T13:42:00Z">
            <w:rPr>
              <w:color w:val="000000" w:themeColor="text1"/>
            </w:rPr>
          </w:rPrChange>
        </w:rPr>
        <w:t>materials may change each time the course is offered. May include The Cult of the Emperor, Roman Law, Art, and Religion</w:t>
      </w:r>
      <w:r w:rsidR="00B8454E" w:rsidRPr="00424939">
        <w:rPr>
          <w:rPrChange w:id="10661" w:author="Summer 2023 updates" w:date="2024-07-31T13:42:00Z">
            <w:rPr>
              <w:color w:val="000000" w:themeColor="text1"/>
            </w:rPr>
          </w:rPrChange>
        </w:rPr>
        <w:fldChar w:fldCharType="begin"/>
      </w:r>
      <w:r w:rsidR="00B8454E" w:rsidRPr="00424939">
        <w:rPr>
          <w:rPrChange w:id="10662" w:author="Summer 2023 updates" w:date="2024-07-31T13:42:00Z">
            <w:rPr>
              <w:color w:val="000000" w:themeColor="text1"/>
            </w:rPr>
          </w:rPrChange>
        </w:rPr>
        <w:instrText xml:space="preserve"> XE "Religion" </w:instrText>
      </w:r>
      <w:r w:rsidR="00B8454E" w:rsidRPr="00424939">
        <w:rPr>
          <w:rPrChange w:id="10663" w:author="Summer 2023 updates" w:date="2024-07-31T13:42:00Z">
            <w:rPr>
              <w:color w:val="000000" w:themeColor="text1"/>
            </w:rPr>
          </w:rPrChange>
        </w:rPr>
        <w:fldChar w:fldCharType="end"/>
      </w:r>
      <w:r w:rsidR="00D954A7" w:rsidRPr="00424939">
        <w:rPr>
          <w:rPrChange w:id="10664" w:author="Summer 2023 updates" w:date="2024-07-31T13:42:00Z">
            <w:rPr>
              <w:color w:val="000000" w:themeColor="text1"/>
            </w:rPr>
          </w:rPrChange>
        </w:rPr>
        <w:t xml:space="preserve">. </w:t>
      </w:r>
    </w:p>
    <w:p w14:paraId="4F42EC18" w14:textId="6E973401" w:rsidR="00D954A7" w:rsidRPr="00424939" w:rsidRDefault="00D954A7" w:rsidP="00D954A7">
      <w:pPr>
        <w:spacing w:after="0"/>
        <w:rPr>
          <w:rFonts w:cs="Times New Roman"/>
          <w:b/>
          <w:color w:val="000000" w:themeColor="text1"/>
        </w:rPr>
      </w:pPr>
      <w:r w:rsidRPr="00424939">
        <w:rPr>
          <w:rFonts w:cs="Times New Roman"/>
          <w:b/>
          <w:color w:val="000000" w:themeColor="text1"/>
        </w:rPr>
        <w:t>CLA-155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p>
    <w:p w14:paraId="556825A4" w14:textId="57D75F9D" w:rsidR="00D954A7" w:rsidRPr="00424939" w:rsidRDefault="00D954A7" w:rsidP="006F1DE5">
      <w:pPr>
        <w:rPr>
          <w:rPrChange w:id="10665" w:author="Summer 2023 updates" w:date="2024-07-31T13:42:00Z">
            <w:rPr>
              <w:color w:val="000000" w:themeColor="text1"/>
            </w:rPr>
          </w:rPrChange>
        </w:rPr>
        <w:pPrChange w:id="10666" w:author="Summer 2023 updates" w:date="2024-07-31T13:42:00Z">
          <w:pPr>
            <w:spacing w:after="80"/>
          </w:pPr>
        </w:pPrChange>
      </w:pPr>
      <w:r w:rsidRPr="00424939">
        <w:rPr>
          <w:rPrChange w:id="10667" w:author="Summer 2023 updates" w:date="2024-07-31T13:42:00Z">
            <w:rPr>
              <w:color w:val="000000" w:themeColor="text1"/>
            </w:rPr>
          </w:rPrChange>
        </w:rPr>
        <w:t xml:space="preserve">See description, p. </w:t>
      </w:r>
      <w:r w:rsidR="00306871" w:rsidRPr="00424939">
        <w:rPr>
          <w:rPrChange w:id="10668" w:author="Summer 2023 updates" w:date="2024-07-31T13:42:00Z">
            <w:rPr>
              <w:color w:val="000000" w:themeColor="text1"/>
            </w:rPr>
          </w:rPrChange>
        </w:rPr>
        <w:fldChar w:fldCharType="begin"/>
      </w:r>
      <w:r w:rsidR="00306871" w:rsidRPr="00424939">
        <w:rPr>
          <w:rPrChange w:id="10669" w:author="Summer 2023 updates" w:date="2024-07-31T13:42:00Z">
            <w:rPr>
              <w:color w:val="000000" w:themeColor="text1"/>
            </w:rPr>
          </w:rPrChange>
        </w:rPr>
        <w:instrText xml:space="preserve"> PAGEREF CLA155 \h </w:instrText>
      </w:r>
      <w:r w:rsidR="00306871" w:rsidRPr="00424939">
        <w:rPr>
          <w:rPrChange w:id="10670" w:author="Summer 2023 updates" w:date="2024-07-31T13:42:00Z">
            <w:rPr>
              <w:color w:val="000000" w:themeColor="text1"/>
            </w:rPr>
          </w:rPrChange>
        </w:rPr>
      </w:r>
      <w:r w:rsidR="00306871" w:rsidRPr="00424939">
        <w:rPr>
          <w:rPrChange w:id="10671" w:author="Summer 2023 updates" w:date="2024-07-31T13:42:00Z">
            <w:rPr>
              <w:color w:val="000000" w:themeColor="text1"/>
            </w:rPr>
          </w:rPrChange>
        </w:rPr>
        <w:fldChar w:fldCharType="separate"/>
      </w:r>
      <w:r w:rsidR="00A74DA0">
        <w:rPr>
          <w:noProof/>
        </w:rPr>
        <w:t>140</w:t>
      </w:r>
      <w:r w:rsidR="00306871" w:rsidRPr="00424939">
        <w:rPr>
          <w:rPrChange w:id="10672" w:author="Summer 2023 updates" w:date="2024-07-31T13:42:00Z">
            <w:rPr>
              <w:color w:val="000000" w:themeColor="text1"/>
            </w:rPr>
          </w:rPrChange>
        </w:rPr>
        <w:fldChar w:fldCharType="end"/>
      </w:r>
    </w:p>
    <w:p w14:paraId="1778E503"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CLA-284 Topics in Classical Studies</w:t>
      </w:r>
    </w:p>
    <w:p w14:paraId="1EDFFC9D" w14:textId="2BE89F24" w:rsidR="00674FD8" w:rsidRPr="0012564E" w:rsidRDefault="00D954A7" w:rsidP="006F1DE5">
      <w:pPr>
        <w:rPr>
          <w:rPrChange w:id="10673" w:author="Summer 2023 updates" w:date="2024-07-31T13:42:00Z">
            <w:rPr>
              <w:color w:val="000000" w:themeColor="text1"/>
            </w:rPr>
          </w:rPrChange>
        </w:rPr>
        <w:pPrChange w:id="10674" w:author="Summer 2023 updates" w:date="2024-07-31T13:42:00Z">
          <w:pPr>
            <w:spacing w:after="0"/>
          </w:pPr>
        </w:pPrChange>
      </w:pPr>
      <w:r w:rsidRPr="00424939">
        <w:rPr>
          <w:rPrChange w:id="10675" w:author="Summer 2023 updates" w:date="2024-07-31T13:42:00Z">
            <w:rPr>
              <w:color w:val="000000" w:themeColor="text1"/>
            </w:rPr>
          </w:rPrChange>
        </w:rPr>
        <w:t xml:space="preserve">A study of a selected theme or topic in Classical Studies. Content varies and is determined by the instructor. May be taken more than once for credit, provided the topics are substantially different. </w:t>
      </w:r>
    </w:p>
    <w:p w14:paraId="464F381D" w14:textId="66939FEE" w:rsidR="00700B61" w:rsidRDefault="00700B61" w:rsidP="0072441C">
      <w:pPr>
        <w:rPr>
          <w:rPrChange w:id="10676" w:author="Summer 2023 updates" w:date="2024-07-31T13:42:00Z">
            <w:rPr>
              <w:color w:val="000000" w:themeColor="text1"/>
              <w:sz w:val="24"/>
            </w:rPr>
          </w:rPrChange>
        </w:rPr>
        <w:pPrChange w:id="10677" w:author="Summer 2023 updates" w:date="2024-07-31T13:42:00Z">
          <w:pPr>
            <w:spacing w:after="0"/>
          </w:pPr>
        </w:pPrChange>
      </w:pPr>
    </w:p>
    <w:p w14:paraId="486B4A39" w14:textId="77777777" w:rsidR="00784273" w:rsidRPr="00424939" w:rsidRDefault="00784273" w:rsidP="0072441C">
      <w:pPr>
        <w:rPr>
          <w:rPrChange w:id="10678" w:author="Summer 2023 updates" w:date="2024-07-31T13:42:00Z">
            <w:rPr>
              <w:color w:val="000000" w:themeColor="text1"/>
              <w:sz w:val="24"/>
            </w:rPr>
          </w:rPrChange>
        </w:rPr>
        <w:pPrChange w:id="10679" w:author="Summer 2023 updates" w:date="2024-07-31T13:42:00Z">
          <w:pPr>
            <w:spacing w:after="0"/>
          </w:pPr>
        </w:pPrChange>
      </w:pPr>
    </w:p>
    <w:p w14:paraId="31B9BD89" w14:textId="69A098A3" w:rsidR="00D954A7" w:rsidRPr="00424939" w:rsidRDefault="00C67E6D" w:rsidP="00E4364B">
      <w:pPr>
        <w:pStyle w:val="Heading4"/>
        <w:spacing w:before="120"/>
        <w:rPr>
          <w:rFonts w:ascii="Garamond" w:hAnsi="Garamond"/>
          <w:color w:val="000000" w:themeColor="text1"/>
        </w:rPr>
        <w:pPrChange w:id="10680" w:author="Summer 2023 updates" w:date="2024-07-31T13:42:00Z">
          <w:pPr>
            <w:pStyle w:val="Heading4"/>
            <w:spacing w:before="0"/>
          </w:pPr>
        </w:pPrChange>
      </w:pPr>
      <w:bookmarkStart w:id="10681" w:name="_Ref14178957"/>
      <w:bookmarkStart w:id="10682" w:name="_Toc141355746"/>
      <w:bookmarkStart w:id="10683" w:name="_Toc110005227"/>
      <w:r w:rsidRPr="00424939">
        <w:rPr>
          <w:rFonts w:ascii="Garamond" w:hAnsi="Garamond"/>
          <w:color w:val="000000" w:themeColor="text1"/>
        </w:rPr>
        <w:t>—Communication Studies</w:t>
      </w:r>
      <w:bookmarkEnd w:id="10681"/>
      <w:bookmarkEnd w:id="10682"/>
      <w:bookmarkEnd w:id="1068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DA8F986" w14:textId="6C0D45C5" w:rsidR="00D954A7" w:rsidRPr="00424939" w:rsidRDefault="00005736" w:rsidP="00D954A7">
      <w:pPr>
        <w:pStyle w:val="Noparagraphstyle"/>
        <w:spacing w:after="8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Carr</w:t>
      </w:r>
      <w:r w:rsidR="007112BE">
        <w:rPr>
          <w:rFonts w:ascii="Garamond" w:hAnsi="Garamond" w:cs="Times New Roman"/>
          <w:color w:val="000000" w:themeColor="text1"/>
          <w:sz w:val="22"/>
          <w:szCs w:val="22"/>
        </w:rPr>
        <w:t xml:space="preserve"> (Chair)</w:t>
      </w:r>
      <w:r w:rsidRPr="00424939">
        <w:rPr>
          <w:rFonts w:ascii="Garamond" w:hAnsi="Garamond" w:cs="Times New Roman"/>
          <w:color w:val="000000" w:themeColor="text1"/>
          <w:sz w:val="22"/>
          <w:szCs w:val="22"/>
        </w:rPr>
        <w:t xml:space="preserve">, </w:t>
      </w:r>
      <w:del w:id="10684" w:author="Summer 2023 updates" w:date="2024-07-31T13:42:00Z">
        <w:r w:rsidRPr="00424939">
          <w:rPr>
            <w:rFonts w:ascii="Garamond" w:hAnsi="Garamond" w:cs="Times New Roman"/>
            <w:color w:val="000000" w:themeColor="text1"/>
            <w:sz w:val="22"/>
            <w:szCs w:val="22"/>
          </w:rPr>
          <w:delText>Donofrio,</w:delText>
        </w:r>
        <w:r w:rsidR="00D954A7" w:rsidRPr="00424939">
          <w:rPr>
            <w:rFonts w:ascii="Garamond" w:hAnsi="Garamond" w:cs="Times New Roman"/>
            <w:color w:val="000000" w:themeColor="text1"/>
            <w:sz w:val="22"/>
            <w:szCs w:val="22"/>
          </w:rPr>
          <w:delText xml:space="preserve"> </w:delText>
        </w:r>
      </w:del>
      <w:r w:rsidR="00D954A7" w:rsidRPr="00424939">
        <w:rPr>
          <w:rFonts w:ascii="Garamond" w:hAnsi="Garamond" w:cs="Times New Roman"/>
          <w:color w:val="000000" w:themeColor="text1"/>
          <w:sz w:val="22"/>
          <w:szCs w:val="22"/>
        </w:rPr>
        <w:t>Harmsen</w:t>
      </w:r>
      <w:r w:rsidRPr="00424939">
        <w:rPr>
          <w:rFonts w:ascii="Garamond" w:hAnsi="Garamond" w:cs="Times New Roman"/>
          <w:color w:val="000000" w:themeColor="text1"/>
          <w:sz w:val="22"/>
          <w:szCs w:val="22"/>
        </w:rPr>
        <w:t xml:space="preserve">, </w:t>
      </w:r>
      <w:del w:id="10685" w:author="Summer 2023 updates" w:date="2024-07-31T13:42:00Z">
        <w:r w:rsidRPr="00424939">
          <w:rPr>
            <w:rFonts w:ascii="Garamond" w:hAnsi="Garamond" w:cs="Times New Roman"/>
            <w:color w:val="000000" w:themeColor="text1"/>
            <w:sz w:val="22"/>
            <w:szCs w:val="22"/>
          </w:rPr>
          <w:delText xml:space="preserve">, </w:delText>
        </w:r>
      </w:del>
      <w:r w:rsidRPr="00424939">
        <w:rPr>
          <w:rFonts w:ascii="Garamond" w:hAnsi="Garamond" w:cs="Times New Roman"/>
          <w:color w:val="000000" w:themeColor="text1"/>
          <w:sz w:val="22"/>
          <w:szCs w:val="22"/>
        </w:rPr>
        <w:t>J. Nesmith</w:t>
      </w:r>
      <w:r w:rsidR="007112BE">
        <w:rPr>
          <w:rFonts w:ascii="Garamond" w:hAnsi="Garamond" w:cs="Times New Roman"/>
          <w:color w:val="000000" w:themeColor="text1"/>
          <w:sz w:val="22"/>
          <w:szCs w:val="22"/>
        </w:rPr>
        <w:t>, Opayemi, Spikes</w:t>
      </w:r>
    </w:p>
    <w:p w14:paraId="167971D5" w14:textId="77777777" w:rsidR="00D954A7" w:rsidRPr="00424939" w:rsidRDefault="00D954A7" w:rsidP="00D954A7">
      <w:pPr>
        <w:pStyle w:val="Noparagraphstyle"/>
        <w:spacing w:after="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aim of the major in communication studies is to provide a background of theory and practice in oral and mediated communication.  In their study of formal and informal oral, print and digital environments, students will learn to communicate ethically, responsibly and effectively for diverse audiences in multiple contexts.</w:t>
      </w:r>
    </w:p>
    <w:p w14:paraId="4C10BE49" w14:textId="79293F03" w:rsidR="00D954A7" w:rsidRPr="00424939" w:rsidRDefault="00D954A7" w:rsidP="00E4364B">
      <w:pPr>
        <w:spacing w:before="120" w:after="0"/>
        <w:rPr>
          <w:rFonts w:cs="Times New Roman"/>
          <w:b/>
          <w:color w:val="000000" w:themeColor="text1"/>
        </w:rPr>
        <w:pPrChange w:id="10686" w:author="Summer 2023 updates" w:date="2024-07-31T13:42:00Z">
          <w:pPr>
            <w:spacing w:after="0"/>
          </w:pPr>
        </w:pPrChange>
      </w:pPr>
      <w:r w:rsidRPr="00424939">
        <w:rPr>
          <w:rFonts w:cs="Times New Roman"/>
          <w:b/>
          <w:color w:val="000000" w:themeColor="text1"/>
        </w:rPr>
        <w:t>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3960E26B" w14:textId="679372E3" w:rsidR="00D954A7" w:rsidRPr="00424939" w:rsidRDefault="00D954A7" w:rsidP="006F1DE5">
      <w:pPr>
        <w:rPr>
          <w:rPrChange w:id="10687" w:author="Summer 2023 updates" w:date="2024-07-31T13:42:00Z">
            <w:rPr>
              <w:color w:val="000000" w:themeColor="text1"/>
            </w:rPr>
          </w:rPrChange>
        </w:rPr>
        <w:pPrChange w:id="10688" w:author="Summer 2023 updates" w:date="2024-07-31T13:42:00Z">
          <w:pPr>
            <w:spacing w:after="120"/>
          </w:pPr>
        </w:pPrChange>
      </w:pPr>
      <w:r w:rsidRPr="00424939">
        <w:rPr>
          <w:rPrChange w:id="10689" w:author="Summer 2023 updates" w:date="2024-07-31T13:42:00Z">
            <w:rPr>
              <w:color w:val="000000" w:themeColor="text1"/>
            </w:rPr>
          </w:rPrChange>
        </w:rPr>
        <w:t>A major in communication studies requires a minimum cumulative 2.0 GPA</w:t>
      </w:r>
      <w:r w:rsidR="008C196D" w:rsidRPr="00424939">
        <w:rPr>
          <w:rPrChange w:id="10690" w:author="Summer 2023 updates" w:date="2024-07-31T13:42:00Z">
            <w:rPr>
              <w:color w:val="000000" w:themeColor="text1"/>
            </w:rPr>
          </w:rPrChange>
        </w:rPr>
        <w:fldChar w:fldCharType="begin"/>
      </w:r>
      <w:r w:rsidR="008C196D" w:rsidRPr="00424939">
        <w:rPr>
          <w:rPrChange w:id="10691" w:author="Summer 2023 updates" w:date="2024-07-31T13:42:00Z">
            <w:rPr>
              <w:color w:val="000000" w:themeColor="text1"/>
            </w:rPr>
          </w:rPrChange>
        </w:rPr>
        <w:instrText xml:space="preserve"> XE "</w:instrText>
      </w:r>
      <w:r w:rsidR="008C196D" w:rsidRPr="00424939">
        <w:rPr>
          <w:b/>
          <w:rPrChange w:id="10692" w:author="Summer 2023 updates" w:date="2024-07-31T13:42:00Z">
            <w:rPr>
              <w:b/>
              <w:color w:val="000000" w:themeColor="text1"/>
            </w:rPr>
          </w:rPrChange>
        </w:rPr>
        <w:instrText>GPA</w:instrText>
      </w:r>
      <w:r w:rsidR="008C196D" w:rsidRPr="00424939">
        <w:rPr>
          <w:rPrChange w:id="10693" w:author="Summer 2023 updates" w:date="2024-07-31T13:42:00Z">
            <w:rPr>
              <w:color w:val="000000" w:themeColor="text1"/>
            </w:rPr>
          </w:rPrChange>
        </w:rPr>
        <w:instrText xml:space="preserve">" </w:instrText>
      </w:r>
      <w:r w:rsidR="008C196D" w:rsidRPr="00424939">
        <w:rPr>
          <w:rPrChange w:id="10694" w:author="Summer 2023 updates" w:date="2024-07-31T13:42:00Z">
            <w:rPr>
              <w:color w:val="000000" w:themeColor="text1"/>
            </w:rPr>
          </w:rPrChange>
        </w:rPr>
        <w:fldChar w:fldCharType="end"/>
      </w:r>
      <w:r w:rsidRPr="00424939">
        <w:rPr>
          <w:rPrChange w:id="10695" w:author="Summer 2023 updates" w:date="2024-07-31T13:42:00Z">
            <w:rPr>
              <w:color w:val="000000" w:themeColor="text1"/>
            </w:rPr>
          </w:rPrChange>
        </w:rPr>
        <w:t xml:space="preserve"> in all courses counted toward the major. </w:t>
      </w:r>
    </w:p>
    <w:p w14:paraId="5D09D225" w14:textId="718F95CF" w:rsidR="008D7CFC" w:rsidRPr="008D7CFC" w:rsidRDefault="008D7CFC" w:rsidP="00E500FB">
      <w:pPr>
        <w:pStyle w:val="Noparagraphstyle"/>
        <w:numPr>
          <w:ilvl w:val="0"/>
          <w:numId w:val="108"/>
        </w:numPr>
        <w:spacing w:line="240" w:lineRule="auto"/>
        <w:jc w:val="left"/>
        <w:rPr>
          <w:rFonts w:ascii="Garamond" w:hAnsi="Garamond" w:cs="Times New Roman"/>
          <w:color w:val="000000" w:themeColor="text1"/>
          <w:sz w:val="22"/>
          <w:szCs w:val="22"/>
        </w:rPr>
      </w:pPr>
      <w:r w:rsidRPr="008D7CFC">
        <w:rPr>
          <w:rFonts w:ascii="Garamond" w:hAnsi="Garamond" w:cs="Times New Roman"/>
          <w:color w:val="000000" w:themeColor="text1"/>
          <w:sz w:val="22"/>
          <w:szCs w:val="22"/>
        </w:rPr>
        <w:t>COM-125</w:t>
      </w:r>
      <w:r w:rsidR="00205A17">
        <w:rPr>
          <w:rFonts w:ascii="Garamond" w:hAnsi="Garamond" w:cs="Times New Roman"/>
          <w:color w:val="000000" w:themeColor="text1"/>
          <w:sz w:val="22"/>
          <w:szCs w:val="22"/>
        </w:rPr>
        <w:t xml:space="preserve"> Fundamentals of Public Speaking</w:t>
      </w:r>
    </w:p>
    <w:p w14:paraId="0C2B757A" w14:textId="2C732594" w:rsidR="008D7CFC" w:rsidRPr="008D7CFC" w:rsidRDefault="000B53E4" w:rsidP="00E500FB">
      <w:pPr>
        <w:pStyle w:val="Noparagraphstyle"/>
        <w:numPr>
          <w:ilvl w:val="0"/>
          <w:numId w:val="108"/>
        </w:numPr>
        <w:spacing w:line="240" w:lineRule="auto"/>
        <w:jc w:val="left"/>
        <w:rPr>
          <w:rFonts w:ascii="Garamond" w:hAnsi="Garamond" w:cs="Times New Roman"/>
          <w:strike/>
          <w:color w:val="000000" w:themeColor="text1"/>
          <w:sz w:val="22"/>
          <w:szCs w:val="22"/>
        </w:rPr>
      </w:pPr>
      <w:r>
        <w:rPr>
          <w:rFonts w:ascii="Garamond" w:hAnsi="Garamond" w:cs="Times New Roman"/>
          <w:color w:val="000000" w:themeColor="text1"/>
          <w:sz w:val="22"/>
          <w:szCs w:val="22"/>
        </w:rPr>
        <w:t xml:space="preserve">One </w:t>
      </w:r>
      <w:r w:rsidR="00EC42AF">
        <w:rPr>
          <w:rFonts w:ascii="Garamond" w:hAnsi="Garamond" w:cs="Times New Roman"/>
          <w:color w:val="000000" w:themeColor="text1"/>
          <w:sz w:val="22"/>
          <w:szCs w:val="22"/>
        </w:rPr>
        <w:t>m</w:t>
      </w:r>
      <w:r>
        <w:rPr>
          <w:rFonts w:ascii="Garamond" w:hAnsi="Garamond" w:cs="Times New Roman"/>
          <w:color w:val="000000" w:themeColor="text1"/>
          <w:sz w:val="22"/>
          <w:szCs w:val="22"/>
        </w:rPr>
        <w:t>ethods course:</w:t>
      </w:r>
    </w:p>
    <w:p w14:paraId="3EC986AA" w14:textId="77777777" w:rsidR="000B53E4" w:rsidRDefault="00D954A7" w:rsidP="000B53E4">
      <w:pPr>
        <w:pStyle w:val="Noparagraphstyle"/>
        <w:spacing w:line="240" w:lineRule="auto"/>
        <w:ind w:left="360"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COM-381 Research Methods in Communication Studies</w:t>
      </w:r>
      <w:r w:rsidR="00D74B71">
        <w:rPr>
          <w:rFonts w:ascii="Garamond" w:hAnsi="Garamond" w:cs="Times New Roman"/>
          <w:color w:val="000000" w:themeColor="text1"/>
          <w:sz w:val="22"/>
          <w:szCs w:val="22"/>
        </w:rPr>
        <w:t xml:space="preserve"> (WE)</w:t>
      </w:r>
    </w:p>
    <w:p w14:paraId="6D99C0C1" w14:textId="1F3C1C99" w:rsidR="00D954A7" w:rsidRPr="00424939" w:rsidRDefault="000B53E4" w:rsidP="000B53E4">
      <w:pPr>
        <w:pStyle w:val="Noparagraphstyle"/>
        <w:spacing w:line="240" w:lineRule="auto"/>
        <w:ind w:left="360" w:firstLine="360"/>
        <w:jc w:val="left"/>
        <w:rPr>
          <w:rFonts w:ascii="Garamond" w:hAnsi="Garamond" w:cs="Times New Roman"/>
          <w:color w:val="000000" w:themeColor="text1"/>
          <w:sz w:val="22"/>
          <w:szCs w:val="22"/>
        </w:rPr>
      </w:pPr>
      <w:r>
        <w:rPr>
          <w:rFonts w:ascii="Garamond" w:hAnsi="Garamond" w:cs="Times New Roman"/>
          <w:color w:val="000000" w:themeColor="text1"/>
          <w:sz w:val="22"/>
          <w:szCs w:val="22"/>
        </w:rPr>
        <w:t>COM-382/RHE-382 Research</w:t>
      </w:r>
      <w:r w:rsidR="00EC42AF">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Methods: Rhetorical/Critical (WE)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3E84AE44" w14:textId="77777777" w:rsidR="00D954A7" w:rsidRPr="00424939" w:rsidRDefault="00D954A7" w:rsidP="00E500FB">
      <w:pPr>
        <w:pStyle w:val="Noparagraphstyle"/>
        <w:numPr>
          <w:ilvl w:val="0"/>
          <w:numId w:val="108"/>
        </w:numPr>
        <w:tabs>
          <w:tab w:val="clear" w:pos="720"/>
          <w:tab w:val="num" w:pos="36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RHE-200 Rhetorical Theory &amp; Practice</w:t>
      </w:r>
    </w:p>
    <w:p w14:paraId="031E2DD0" w14:textId="77777777" w:rsidR="00D954A7" w:rsidRPr="00424939" w:rsidRDefault="00D954A7" w:rsidP="00E500FB">
      <w:pPr>
        <w:pStyle w:val="Noparagraphstyle"/>
        <w:numPr>
          <w:ilvl w:val="0"/>
          <w:numId w:val="108"/>
        </w:numPr>
        <w:tabs>
          <w:tab w:val="clear" w:pos="720"/>
          <w:tab w:val="num" w:pos="36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relational communication:</w:t>
      </w:r>
    </w:p>
    <w:p w14:paraId="37D04680" w14:textId="3DC53BB6"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COM-236 Intercultural Communication </w:t>
      </w:r>
      <w:r w:rsidR="00BA3F5E">
        <w:rPr>
          <w:rFonts w:ascii="Garamond" w:hAnsi="Garamond" w:cs="Times New Roman"/>
          <w:color w:val="000000" w:themeColor="text1"/>
          <w:sz w:val="22"/>
          <w:szCs w:val="22"/>
        </w:rPr>
        <w:t>(WE)</w:t>
      </w:r>
    </w:p>
    <w:p w14:paraId="4C2D7059" w14:textId="71E3DBC6" w:rsidR="00D954A7" w:rsidRPr="00424939" w:rsidRDefault="00D954A7" w:rsidP="00D954A7">
      <w:pPr>
        <w:tabs>
          <w:tab w:val="left" w:pos="-1200"/>
          <w:tab w:val="left" w:pos="-720"/>
          <w:tab w:val="left" w:pos="0"/>
          <w:tab w:val="num"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720"/>
        <w:rPr>
          <w:rFonts w:cs="Times New Roman"/>
          <w:color w:val="000000" w:themeColor="text1"/>
        </w:rPr>
      </w:pPr>
      <w:r w:rsidRPr="00424939">
        <w:rPr>
          <w:rFonts w:cs="Times New Roman"/>
          <w:color w:val="000000" w:themeColor="text1"/>
        </w:rPr>
        <w:t>COM-237 Interpersonal Communication</w:t>
      </w:r>
      <w:r w:rsidR="00BA3F5E">
        <w:rPr>
          <w:rFonts w:cs="Times New Roman"/>
          <w:color w:val="000000" w:themeColor="text1"/>
        </w:rPr>
        <w:t xml:space="preserve"> (WE)</w:t>
      </w:r>
    </w:p>
    <w:p w14:paraId="063BDAA1" w14:textId="20AE1234" w:rsidR="00D954A7" w:rsidRPr="00424939" w:rsidRDefault="00D954A7" w:rsidP="00D954A7">
      <w:pPr>
        <w:pStyle w:val="Noparagraphstyle"/>
        <w:tabs>
          <w:tab w:val="num" w:pos="360"/>
        </w:tabs>
        <w:spacing w:line="240" w:lineRule="auto"/>
        <w:ind w:left="1080" w:hanging="360"/>
        <w:jc w:val="left"/>
        <w:rPr>
          <w:ins w:id="10696" w:author="Summer 2023 updates" w:date="2024-07-31T13:42:00Z"/>
          <w:rFonts w:ascii="Garamond" w:hAnsi="Garamond" w:cs="Times New Roman"/>
          <w:strike/>
          <w:color w:val="000000" w:themeColor="text1"/>
          <w:sz w:val="22"/>
          <w:szCs w:val="22"/>
        </w:rPr>
      </w:pPr>
      <w:ins w:id="10697" w:author="Summer 2023 updates" w:date="2024-07-31T13:42:00Z">
        <w:r w:rsidRPr="00424939">
          <w:rPr>
            <w:rFonts w:ascii="Garamond" w:hAnsi="Garamond" w:cs="Times New Roman"/>
            <w:color w:val="000000" w:themeColor="text1"/>
            <w:sz w:val="22"/>
            <w:szCs w:val="22"/>
          </w:rPr>
          <w:t>COM-33</w:t>
        </w:r>
        <w:r w:rsidR="00464AFA">
          <w:rPr>
            <w:rFonts w:ascii="Garamond" w:hAnsi="Garamond" w:cs="Times New Roman"/>
            <w:color w:val="000000" w:themeColor="text1"/>
            <w:sz w:val="22"/>
            <w:szCs w:val="22"/>
          </w:rPr>
          <w:t>2</w:t>
        </w:r>
        <w:r w:rsidRPr="00424939">
          <w:rPr>
            <w:rFonts w:ascii="Garamond" w:hAnsi="Garamond" w:cs="Times New Roman"/>
            <w:color w:val="000000" w:themeColor="text1"/>
            <w:sz w:val="22"/>
            <w:szCs w:val="22"/>
          </w:rPr>
          <w:t xml:space="preserve"> </w:t>
        </w:r>
        <w:r w:rsidR="00464AFA">
          <w:rPr>
            <w:rFonts w:ascii="Garamond" w:hAnsi="Garamond" w:cs="Times New Roman"/>
            <w:color w:val="000000" w:themeColor="text1"/>
            <w:sz w:val="22"/>
            <w:szCs w:val="22"/>
          </w:rPr>
          <w:t>Health Communication</w:t>
        </w:r>
        <w:r w:rsidR="00500600">
          <w:rPr>
            <w:rFonts w:ascii="Garamond" w:hAnsi="Garamond" w:cs="Times New Roman"/>
            <w:color w:val="000000" w:themeColor="text1"/>
            <w:sz w:val="22"/>
            <w:szCs w:val="22"/>
          </w:rPr>
          <w:t xml:space="preserve"> (WE)</w:t>
        </w:r>
      </w:ins>
    </w:p>
    <w:p w14:paraId="66779828" w14:textId="77777777" w:rsidR="00D954A7" w:rsidRPr="00424939" w:rsidRDefault="00E500FB" w:rsidP="00D954A7">
      <w:pPr>
        <w:pStyle w:val="Noparagraphstyle"/>
        <w:tabs>
          <w:tab w:val="num" w:pos="360"/>
        </w:tabs>
        <w:spacing w:line="240" w:lineRule="auto"/>
        <w:ind w:left="1080" w:hanging="360"/>
        <w:jc w:val="left"/>
        <w:rPr>
          <w:del w:id="10698" w:author="Summer 2023 updates" w:date="2024-07-31T13:42:00Z"/>
          <w:rFonts w:ascii="Garamond" w:hAnsi="Garamond" w:cs="Times New Roman"/>
          <w:strike/>
          <w:color w:val="000000" w:themeColor="text1"/>
          <w:sz w:val="22"/>
          <w:szCs w:val="22"/>
        </w:rPr>
      </w:pPr>
      <w:moveFromRangeStart w:id="10699" w:author="Summer 2023 updates" w:date="2024-07-31T13:42:00Z" w:name="move173325796"/>
      <w:moveFrom w:id="10700" w:author="Summer 2023 updates" w:date="2024-07-31T13:42:00Z">
        <w:r w:rsidRPr="000B692D">
          <w:rPr>
            <w:rFonts w:eastAsia="Garamond"/>
            <w:rPrChange w:id="10701" w:author="Summer 2023 updates" w:date="2024-07-31T13:42:00Z">
              <w:rPr>
                <w:rFonts w:ascii="Garamond" w:eastAsia="Garamond" w:hAnsi="Garamond"/>
                <w:color w:val="000000" w:themeColor="text1"/>
                <w:sz w:val="22"/>
              </w:rPr>
            </w:rPrChange>
          </w:rPr>
          <w:t>COM-337 Persuasion</w:t>
        </w:r>
      </w:moveFrom>
      <w:moveFromRangeEnd w:id="10699"/>
      <w:del w:id="10702" w:author="Summer 2023 updates" w:date="2024-07-31T13:42:00Z">
        <w:r w:rsidR="00D954A7" w:rsidRPr="00424939">
          <w:rPr>
            <w:rFonts w:ascii="Garamond" w:hAnsi="Garamond" w:cs="Times New Roman"/>
            <w:color w:val="000000" w:themeColor="text1"/>
            <w:sz w:val="22"/>
            <w:szCs w:val="22"/>
          </w:rPr>
          <w:delText xml:space="preserve"> </w:delText>
        </w:r>
      </w:del>
    </w:p>
    <w:p w14:paraId="413F133A" w14:textId="543A951F"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COM-435/-437 Special Topics in Relational Communication</w:t>
      </w:r>
      <w:r w:rsidR="00D74B71">
        <w:rPr>
          <w:rFonts w:ascii="Garamond" w:hAnsi="Garamond" w:cs="Times New Roman"/>
          <w:color w:val="000000" w:themeColor="text1"/>
          <w:sz w:val="22"/>
          <w:szCs w:val="22"/>
        </w:rPr>
        <w:t xml:space="preserve"> (WE)</w:t>
      </w:r>
    </w:p>
    <w:p w14:paraId="2BD16F83" w14:textId="77777777" w:rsidR="00D954A7" w:rsidRPr="00424939" w:rsidRDefault="00D954A7" w:rsidP="00E500FB">
      <w:pPr>
        <w:pStyle w:val="Noparagraphstyle"/>
        <w:numPr>
          <w:ilvl w:val="0"/>
          <w:numId w:val="108"/>
        </w:numPr>
        <w:tabs>
          <w:tab w:val="clear" w:pos="720"/>
          <w:tab w:val="num" w:pos="360"/>
        </w:tabs>
        <w:spacing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production:</w:t>
      </w:r>
    </w:p>
    <w:p w14:paraId="1CAFCD75" w14:textId="32EB92E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COM-241 Introduction to Multimedia Journalism</w:t>
      </w:r>
      <w:r w:rsidR="00BA3F5E">
        <w:rPr>
          <w:rFonts w:ascii="Garamond" w:hAnsi="Garamond" w:cs="Times New Roman"/>
          <w:color w:val="000000" w:themeColor="text1"/>
          <w:sz w:val="22"/>
          <w:szCs w:val="22"/>
        </w:rPr>
        <w:t xml:space="preserve"> (WE)</w:t>
      </w:r>
    </w:p>
    <w:p w14:paraId="1F69C551" w14:textId="0E5C714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COM-341 Digital Storytelling </w:t>
      </w:r>
      <w:r w:rsidR="00D74B71">
        <w:rPr>
          <w:rFonts w:ascii="Garamond" w:hAnsi="Garamond" w:cs="Times New Roman"/>
          <w:color w:val="000000" w:themeColor="text1"/>
          <w:sz w:val="22"/>
          <w:szCs w:val="22"/>
        </w:rPr>
        <w:t>(WE)</w:t>
      </w:r>
    </w:p>
    <w:p w14:paraId="37C376AA" w14:textId="66473F64"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COM-445/-447 Special Topics in Production</w:t>
      </w:r>
      <w:r w:rsidR="00D74B71">
        <w:rPr>
          <w:rFonts w:ascii="Garamond" w:hAnsi="Garamond" w:cs="Times New Roman"/>
          <w:color w:val="000000" w:themeColor="text1"/>
          <w:sz w:val="22"/>
          <w:szCs w:val="22"/>
        </w:rPr>
        <w:t xml:space="preserve"> (WE)</w:t>
      </w:r>
    </w:p>
    <w:p w14:paraId="60AC211C" w14:textId="450B8401"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RHE-225 Journalism and Media Writing</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Workshop</w:t>
      </w:r>
      <w:r w:rsidR="00F63503">
        <w:rPr>
          <w:rFonts w:ascii="Garamond" w:hAnsi="Garamond" w:cs="Times New Roman"/>
          <w:color w:val="000000" w:themeColor="text1"/>
          <w:sz w:val="22"/>
          <w:szCs w:val="22"/>
        </w:rPr>
        <w:t xml:space="preserve"> </w:t>
      </w:r>
      <w:r w:rsidR="00F63503">
        <w:rPr>
          <w:rFonts w:ascii="Garamond" w:hAnsi="Garamond" w:cs="Times New Roman"/>
          <w:color w:val="000000" w:themeColor="text1"/>
        </w:rPr>
        <w:t>(WE)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p>
    <w:p w14:paraId="467F28B5" w14:textId="77777777" w:rsidR="00D954A7" w:rsidRPr="00424939" w:rsidRDefault="00D954A7" w:rsidP="00E500FB">
      <w:pPr>
        <w:pStyle w:val="Noparagraphstyle"/>
        <w:numPr>
          <w:ilvl w:val="0"/>
          <w:numId w:val="108"/>
        </w:numPr>
        <w:tabs>
          <w:tab w:val="clear" w:pos="720"/>
          <w:tab w:val="num" w:pos="360"/>
        </w:tabs>
        <w:spacing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media studies:</w:t>
      </w:r>
    </w:p>
    <w:p w14:paraId="1749730F" w14:textId="20E69E2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COM-151 Introduction to New Media Studies</w:t>
      </w:r>
      <w:r w:rsidR="00BA3F5E">
        <w:rPr>
          <w:rFonts w:ascii="Garamond" w:hAnsi="Garamond" w:cs="Times New Roman"/>
          <w:color w:val="000000" w:themeColor="text1"/>
          <w:sz w:val="22"/>
          <w:szCs w:val="22"/>
        </w:rPr>
        <w:t xml:space="preserve"> (WE)</w:t>
      </w:r>
    </w:p>
    <w:p w14:paraId="77CFCEFA" w14:textId="4F3E4060" w:rsidR="00D954A7" w:rsidRPr="00424939" w:rsidRDefault="00D954A7" w:rsidP="00D954A7">
      <w:pPr>
        <w:pStyle w:val="Noparagraphstyle"/>
        <w:spacing w:line="240" w:lineRule="auto"/>
        <w:ind w:left="360" w:firstLine="360"/>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rPr>
        <w:t>COM-157 Introduction to Media Analysis</w:t>
      </w:r>
      <w:r w:rsidR="00BA3F5E">
        <w:rPr>
          <w:rFonts w:ascii="Garamond" w:hAnsi="Garamond" w:cs="Times New Roman"/>
          <w:color w:val="000000" w:themeColor="text1"/>
          <w:sz w:val="22"/>
          <w:szCs w:val="22"/>
        </w:rPr>
        <w:t xml:space="preserve"> (WE)</w:t>
      </w:r>
    </w:p>
    <w:p w14:paraId="7A44466D" w14:textId="31479549"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COM-357 Sex, Race, and Gender in the Media</w:t>
      </w:r>
      <w:r w:rsidR="00D74B71">
        <w:rPr>
          <w:rFonts w:ascii="Garamond" w:hAnsi="Garamond" w:cs="Times New Roman"/>
          <w:color w:val="000000" w:themeColor="text1"/>
          <w:sz w:val="22"/>
          <w:szCs w:val="22"/>
        </w:rPr>
        <w:t xml:space="preserve"> (WE)</w:t>
      </w:r>
    </w:p>
    <w:p w14:paraId="284EBC4F" w14:textId="03B79B6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COM-455/-457 Special Topics in Media Studies</w:t>
      </w:r>
      <w:r w:rsidR="00D74B71">
        <w:rPr>
          <w:rFonts w:ascii="Garamond" w:hAnsi="Garamond" w:cs="Times New Roman"/>
          <w:color w:val="000000" w:themeColor="text1"/>
          <w:sz w:val="22"/>
          <w:szCs w:val="22"/>
        </w:rPr>
        <w:t xml:space="preserve"> (WE)</w:t>
      </w:r>
    </w:p>
    <w:p w14:paraId="6F9AEE26" w14:textId="77777777" w:rsidR="00D954A7" w:rsidRPr="00424939" w:rsidRDefault="00D954A7" w:rsidP="00E500FB">
      <w:pPr>
        <w:pStyle w:val="Noparagraphstyle"/>
        <w:numPr>
          <w:ilvl w:val="0"/>
          <w:numId w:val="108"/>
        </w:numPr>
        <w:tabs>
          <w:tab w:val="clear" w:pos="720"/>
          <w:tab w:val="num" w:pos="360"/>
        </w:tabs>
        <w:spacing w:line="240"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course in public discourse:</w:t>
      </w:r>
    </w:p>
    <w:p w14:paraId="25AF24A3" w14:textId="36FE9E4E"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COM-161 Visual Rhetoric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Rhetoric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4B1D4C5E" w14:textId="77777777"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COM-361 Communication &amp; Social Change</w:t>
      </w:r>
    </w:p>
    <w:p w14:paraId="3E07931B" w14:textId="65EA683D"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COM-362 U.S. Public Address</w:t>
      </w:r>
      <w:r w:rsidR="00D74B71">
        <w:rPr>
          <w:rFonts w:ascii="Garamond" w:hAnsi="Garamond" w:cs="Times New Roman"/>
          <w:color w:val="000000" w:themeColor="text1"/>
          <w:sz w:val="22"/>
          <w:szCs w:val="22"/>
        </w:rPr>
        <w:t xml:space="preserve"> (WE)</w:t>
      </w:r>
    </w:p>
    <w:p w14:paraId="43A34E4C" w14:textId="32E32CF8" w:rsidR="00D954A7" w:rsidRPr="00424939" w:rsidRDefault="00D954A7" w:rsidP="00D954A7">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COM-465/-467 Special Topics in Public Discourse</w:t>
      </w:r>
      <w:r w:rsidR="00D74B71">
        <w:rPr>
          <w:rFonts w:ascii="Garamond" w:hAnsi="Garamond" w:cs="Times New Roman"/>
          <w:color w:val="000000" w:themeColor="text1"/>
          <w:sz w:val="22"/>
          <w:szCs w:val="22"/>
        </w:rPr>
        <w:t xml:space="preserve"> (WE)</w:t>
      </w:r>
    </w:p>
    <w:p w14:paraId="688962CD" w14:textId="2898C44D" w:rsidR="00D954A7" w:rsidRPr="00500600" w:rsidRDefault="008A616C" w:rsidP="00E500FB">
      <w:pPr>
        <w:pStyle w:val="Noparagraphstyle"/>
        <w:numPr>
          <w:ilvl w:val="0"/>
          <w:numId w:val="108"/>
        </w:numPr>
        <w:tabs>
          <w:tab w:val="clear" w:pos="720"/>
          <w:tab w:val="num" w:pos="360"/>
        </w:tabs>
        <w:spacing w:line="240" w:lineRule="auto"/>
        <w:jc w:val="left"/>
        <w:textAlignment w:val="baseline"/>
        <w:rPr>
          <w:rFonts w:ascii="Garamond" w:hAnsi="Garamond"/>
          <w:color w:val="000000" w:themeColor="text1"/>
          <w:sz w:val="22"/>
          <w:rPrChange w:id="10703" w:author="Summer 2023 updates" w:date="2024-07-31T13:42:00Z">
            <w:rPr>
              <w:rFonts w:ascii="Garamond" w:hAnsi="Garamond"/>
              <w:color w:val="000000" w:themeColor="text1"/>
            </w:rPr>
          </w:rPrChange>
        </w:rPr>
      </w:pPr>
      <w:r w:rsidRPr="00424939">
        <w:rPr>
          <w:rFonts w:ascii="Garamond" w:hAnsi="Garamond" w:cs="Times New Roman"/>
          <w:color w:val="000000" w:themeColor="text1"/>
          <w:sz w:val="22"/>
          <w:szCs w:val="22"/>
        </w:rPr>
        <w:t xml:space="preserve">A </w:t>
      </w:r>
      <w:r w:rsidRPr="00500600">
        <w:rPr>
          <w:rFonts w:ascii="Garamond" w:hAnsi="Garamond" w:cs="Times New Roman"/>
          <w:color w:val="000000" w:themeColor="text1"/>
          <w:sz w:val="22"/>
          <w:szCs w:val="22"/>
        </w:rPr>
        <w:t xml:space="preserve">Communication Studies course numbered 400 or above </w:t>
      </w:r>
      <w:r w:rsidR="00D954A7" w:rsidRPr="00500600">
        <w:rPr>
          <w:rFonts w:ascii="Garamond" w:hAnsi="Garamond"/>
          <w:color w:val="000000" w:themeColor="text1"/>
          <w:sz w:val="22"/>
          <w:rPrChange w:id="10704" w:author="Summer 2023 updates" w:date="2024-07-31T13:42:00Z">
            <w:rPr>
              <w:rFonts w:ascii="Garamond" w:hAnsi="Garamond"/>
              <w:color w:val="000000" w:themeColor="text1"/>
            </w:rPr>
          </w:rPrChange>
        </w:rPr>
        <w:t>(if not used to satisfy a requirement above)</w:t>
      </w:r>
      <w:r w:rsidRPr="00500600">
        <w:rPr>
          <w:rFonts w:ascii="Garamond" w:hAnsi="Garamond"/>
          <w:color w:val="000000" w:themeColor="text1"/>
          <w:sz w:val="22"/>
          <w:rPrChange w:id="10705" w:author="Summer 2023 updates" w:date="2024-07-31T13:42:00Z">
            <w:rPr>
              <w:rFonts w:ascii="Garamond" w:hAnsi="Garamond"/>
              <w:color w:val="000000" w:themeColor="text1"/>
            </w:rPr>
          </w:rPrChange>
        </w:rPr>
        <w:t>, excluding COM-494 Internship in Journalism/Communication</w:t>
      </w:r>
    </w:p>
    <w:p w14:paraId="16120E36" w14:textId="384E8E40" w:rsidR="00D954A7" w:rsidRPr="00424939" w:rsidRDefault="00D954A7" w:rsidP="00E500FB">
      <w:pPr>
        <w:pStyle w:val="Noparagraphstyle"/>
        <w:numPr>
          <w:ilvl w:val="0"/>
          <w:numId w:val="108"/>
        </w:numPr>
        <w:tabs>
          <w:tab w:val="clear" w:pos="720"/>
          <w:tab w:val="num" w:pos="360"/>
        </w:tabs>
        <w:spacing w:after="120"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2"/>
          <w:szCs w:val="22"/>
        </w:rPr>
        <w:t xml:space="preserve"> additional Communication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courses</w:t>
      </w:r>
    </w:p>
    <w:p w14:paraId="4DB7FCAB" w14:textId="7A922444" w:rsidR="00D954A7" w:rsidRPr="00424939" w:rsidRDefault="00D954A7" w:rsidP="00E4364B">
      <w:pPr>
        <w:spacing w:before="120" w:after="0"/>
        <w:rPr>
          <w:rFonts w:cs="Times New Roman"/>
          <w:b/>
          <w:color w:val="000000" w:themeColor="text1"/>
        </w:rPr>
        <w:pPrChange w:id="10706" w:author="Summer 2023 updates" w:date="2024-07-31T13:42:00Z">
          <w:pPr>
            <w:spacing w:after="0"/>
          </w:pPr>
        </w:pPrChange>
      </w:pPr>
      <w:r w:rsidRPr="00424939">
        <w:rPr>
          <w:rFonts w:cs="Times New Roman"/>
          <w:b/>
          <w:color w:val="000000" w:themeColor="text1"/>
        </w:rPr>
        <w:t>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2664F7CD" w14:textId="151524D4" w:rsidR="00D954A7" w:rsidRPr="00424939" w:rsidRDefault="00D954A7" w:rsidP="00F353B6">
      <w:pPr>
        <w:rPr>
          <w:rPrChange w:id="10707" w:author="Summer 2023 updates" w:date="2024-07-31T13:42:00Z">
            <w:rPr>
              <w:color w:val="000000" w:themeColor="text1"/>
            </w:rPr>
          </w:rPrChange>
        </w:rPr>
        <w:pPrChange w:id="10708" w:author="Summer 2023 updates" w:date="2024-07-31T13:42:00Z">
          <w:pPr>
            <w:spacing w:after="120"/>
          </w:pPr>
        </w:pPrChange>
      </w:pPr>
      <w:r w:rsidRPr="00424939">
        <w:rPr>
          <w:rPrChange w:id="10709" w:author="Summer 2023 updates" w:date="2024-07-31T13:42:00Z">
            <w:rPr>
              <w:color w:val="000000" w:themeColor="text1"/>
            </w:rPr>
          </w:rPrChange>
        </w:rPr>
        <w:t>A minor</w:t>
      </w:r>
      <w:r w:rsidR="00B8454E" w:rsidRPr="00424939">
        <w:rPr>
          <w:rPrChange w:id="10710" w:author="Summer 2023 updates" w:date="2024-07-31T13:42:00Z">
            <w:rPr>
              <w:color w:val="000000" w:themeColor="text1"/>
            </w:rPr>
          </w:rPrChange>
        </w:rPr>
        <w:fldChar w:fldCharType="begin"/>
      </w:r>
      <w:r w:rsidR="00B8454E" w:rsidRPr="00424939">
        <w:rPr>
          <w:rPrChange w:id="10711" w:author="Summer 2023 updates" w:date="2024-07-31T13:42:00Z">
            <w:rPr>
              <w:color w:val="000000" w:themeColor="text1"/>
            </w:rPr>
          </w:rPrChange>
        </w:rPr>
        <w:instrText xml:space="preserve"> XE "</w:instrText>
      </w:r>
      <w:del w:id="10712" w:author="Summer 2023 updates" w:date="2024-07-31T13:42:00Z">
        <w:r w:rsidR="00B8454E" w:rsidRPr="00424939">
          <w:rPr>
            <w:rStyle w:val="Strong"/>
            <w:rFonts w:ascii="Garamond" w:hAnsi="Garamond"/>
            <w:color w:val="000000" w:themeColor="text1"/>
          </w:rPr>
          <w:delInstrText>minor</w:delInstrText>
        </w:r>
      </w:del>
      <w:ins w:id="10713"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714" w:author="Summer 2023 updates" w:date="2024-07-31T13:42:00Z">
            <w:rPr>
              <w:color w:val="000000" w:themeColor="text1"/>
            </w:rPr>
          </w:rPrChange>
        </w:rPr>
        <w:instrText xml:space="preserve">" </w:instrText>
      </w:r>
      <w:r w:rsidR="00B8454E" w:rsidRPr="00424939">
        <w:rPr>
          <w:rPrChange w:id="10715" w:author="Summer 2023 updates" w:date="2024-07-31T13:42:00Z">
            <w:rPr>
              <w:color w:val="000000" w:themeColor="text1"/>
            </w:rPr>
          </w:rPrChange>
        </w:rPr>
        <w:fldChar w:fldCharType="end"/>
      </w:r>
      <w:r w:rsidRPr="00424939">
        <w:rPr>
          <w:rPrChange w:id="10716" w:author="Summer 2023 updates" w:date="2024-07-31T13:42:00Z">
            <w:rPr>
              <w:color w:val="000000" w:themeColor="text1"/>
            </w:rPr>
          </w:rPrChange>
        </w:rPr>
        <w:t xml:space="preserve"> in communication studies requires a minimum cumulative 2.0 GPA</w:t>
      </w:r>
      <w:r w:rsidR="008C196D" w:rsidRPr="00424939">
        <w:rPr>
          <w:rPrChange w:id="10717" w:author="Summer 2023 updates" w:date="2024-07-31T13:42:00Z">
            <w:rPr>
              <w:color w:val="000000" w:themeColor="text1"/>
            </w:rPr>
          </w:rPrChange>
        </w:rPr>
        <w:fldChar w:fldCharType="begin"/>
      </w:r>
      <w:r w:rsidR="008C196D" w:rsidRPr="00424939">
        <w:rPr>
          <w:rPrChange w:id="10718" w:author="Summer 2023 updates" w:date="2024-07-31T13:42:00Z">
            <w:rPr>
              <w:color w:val="000000" w:themeColor="text1"/>
            </w:rPr>
          </w:rPrChange>
        </w:rPr>
        <w:instrText xml:space="preserve"> XE "</w:instrText>
      </w:r>
      <w:r w:rsidR="008C196D" w:rsidRPr="00424939">
        <w:rPr>
          <w:b/>
          <w:rPrChange w:id="10719" w:author="Summer 2023 updates" w:date="2024-07-31T13:42:00Z">
            <w:rPr>
              <w:b/>
              <w:color w:val="000000" w:themeColor="text1"/>
            </w:rPr>
          </w:rPrChange>
        </w:rPr>
        <w:instrText>GPA</w:instrText>
      </w:r>
      <w:r w:rsidR="008C196D" w:rsidRPr="00424939">
        <w:rPr>
          <w:rPrChange w:id="10720" w:author="Summer 2023 updates" w:date="2024-07-31T13:42:00Z">
            <w:rPr>
              <w:color w:val="000000" w:themeColor="text1"/>
            </w:rPr>
          </w:rPrChange>
        </w:rPr>
        <w:instrText xml:space="preserve">" </w:instrText>
      </w:r>
      <w:r w:rsidR="008C196D" w:rsidRPr="00424939">
        <w:rPr>
          <w:rPrChange w:id="10721" w:author="Summer 2023 updates" w:date="2024-07-31T13:42:00Z">
            <w:rPr>
              <w:color w:val="000000" w:themeColor="text1"/>
            </w:rPr>
          </w:rPrChange>
        </w:rPr>
        <w:fldChar w:fldCharType="end"/>
      </w:r>
      <w:r w:rsidRPr="00424939">
        <w:rPr>
          <w:rPrChange w:id="10722" w:author="Summer 2023 updates" w:date="2024-07-31T13:42:00Z">
            <w:rPr>
              <w:color w:val="000000" w:themeColor="text1"/>
            </w:rPr>
          </w:rPrChange>
        </w:rPr>
        <w:t xml:space="preserve"> in all courses counted toward the minor. </w:t>
      </w:r>
    </w:p>
    <w:p w14:paraId="1A0DEA58" w14:textId="20C1494E" w:rsidR="00205A17" w:rsidRDefault="00205A17" w:rsidP="00E500FB">
      <w:pPr>
        <w:pStyle w:val="Noparagraphstyle"/>
        <w:numPr>
          <w:ilvl w:val="0"/>
          <w:numId w:val="109"/>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COM-125 Fundamentals of Public Speaking</w:t>
      </w:r>
    </w:p>
    <w:p w14:paraId="2DD12147" w14:textId="4883AF7D" w:rsidR="000B53E4" w:rsidRDefault="000B53E4" w:rsidP="00E500FB">
      <w:pPr>
        <w:pStyle w:val="Noparagraphstyle"/>
        <w:numPr>
          <w:ilvl w:val="0"/>
          <w:numId w:val="109"/>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One methods course:</w:t>
      </w:r>
    </w:p>
    <w:p w14:paraId="01F4885A" w14:textId="77777777" w:rsidR="000B53E4" w:rsidRDefault="00D954A7" w:rsidP="000B53E4">
      <w:pPr>
        <w:pStyle w:val="Noparagraphstyle"/>
        <w:spacing w:line="240" w:lineRule="auto"/>
        <w:ind w:left="720"/>
        <w:jc w:val="left"/>
        <w:rPr>
          <w:rFonts w:ascii="Garamond" w:hAnsi="Garamond" w:cs="Times New Roman"/>
          <w:color w:val="000000" w:themeColor="text1"/>
          <w:sz w:val="22"/>
          <w:szCs w:val="22"/>
        </w:rPr>
      </w:pPr>
      <w:r w:rsidRPr="000B53E4">
        <w:rPr>
          <w:rFonts w:ascii="Garamond" w:hAnsi="Garamond" w:cs="Times New Roman"/>
          <w:color w:val="000000" w:themeColor="text1"/>
          <w:sz w:val="22"/>
          <w:szCs w:val="22"/>
        </w:rPr>
        <w:t>COM-381 Research Methods in Communication Studies</w:t>
      </w:r>
      <w:r w:rsidR="00D74B71" w:rsidRPr="000B53E4">
        <w:rPr>
          <w:rFonts w:ascii="Garamond" w:hAnsi="Garamond" w:cs="Times New Roman"/>
          <w:color w:val="000000" w:themeColor="text1"/>
          <w:sz w:val="22"/>
          <w:szCs w:val="22"/>
        </w:rPr>
        <w:t xml:space="preserve"> (WE)</w:t>
      </w:r>
    </w:p>
    <w:p w14:paraId="671AABAF" w14:textId="443A6771" w:rsidR="00D954A7" w:rsidRPr="000B53E4" w:rsidRDefault="00EC42AF" w:rsidP="000B53E4">
      <w:pPr>
        <w:pStyle w:val="Noparagraphstyle"/>
        <w:spacing w:line="240"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COM-382/RHE-382 Research</w:t>
      </w:r>
      <w:r w:rsidR="000B53E4">
        <w:rPr>
          <w:rFonts w:ascii="Garamond" w:hAnsi="Garamond" w:cs="Times New Roman"/>
          <w:color w:val="000000" w:themeColor="text1"/>
          <w:sz w:val="22"/>
          <w:szCs w:val="22"/>
        </w:rPr>
        <w:t xml:space="preserve"> Methods: Rhetorical/Critical (WE)</w:t>
      </w:r>
      <w:r w:rsidR="00B8454E" w:rsidRPr="000B53E4">
        <w:rPr>
          <w:rFonts w:ascii="Garamond" w:hAnsi="Garamond" w:cs="Times New Roman"/>
          <w:color w:val="000000" w:themeColor="text1"/>
          <w:sz w:val="22"/>
          <w:szCs w:val="22"/>
        </w:rPr>
        <w:fldChar w:fldCharType="begin"/>
      </w:r>
      <w:r w:rsidR="00B8454E" w:rsidRPr="000B53E4">
        <w:rPr>
          <w:rFonts w:ascii="Garamond" w:hAnsi="Garamond"/>
          <w:color w:val="000000" w:themeColor="text1"/>
        </w:rPr>
        <w:instrText xml:space="preserve"> XE "</w:instrText>
      </w:r>
      <w:r w:rsidR="00B8454E" w:rsidRPr="000B53E4">
        <w:rPr>
          <w:rFonts w:ascii="Garamond" w:hAnsi="Garamond" w:cs="Times New Roman"/>
          <w:color w:val="000000" w:themeColor="text1"/>
        </w:rPr>
        <w:instrText>Communication Studies</w:instrText>
      </w:r>
      <w:r w:rsidR="00B8454E" w:rsidRPr="000B53E4">
        <w:rPr>
          <w:rFonts w:ascii="Garamond" w:hAnsi="Garamond"/>
          <w:color w:val="000000" w:themeColor="text1"/>
        </w:rPr>
        <w:instrText xml:space="preserve">" </w:instrText>
      </w:r>
      <w:r w:rsidR="00B8454E" w:rsidRPr="000B53E4">
        <w:rPr>
          <w:rFonts w:ascii="Garamond" w:hAnsi="Garamond" w:cs="Times New Roman"/>
          <w:color w:val="000000" w:themeColor="text1"/>
          <w:sz w:val="22"/>
          <w:szCs w:val="22"/>
        </w:rPr>
        <w:fldChar w:fldCharType="end"/>
      </w:r>
    </w:p>
    <w:p w14:paraId="05395316" w14:textId="77777777" w:rsidR="00D954A7" w:rsidRPr="00424939" w:rsidRDefault="00D954A7" w:rsidP="00E500FB">
      <w:pPr>
        <w:pStyle w:val="Noparagraphstyle"/>
        <w:numPr>
          <w:ilvl w:val="0"/>
          <w:numId w:val="109"/>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RHE-200 Rhetorical Theory and Practice</w:t>
      </w:r>
    </w:p>
    <w:p w14:paraId="033525CC" w14:textId="0F221751" w:rsidR="00D954A7" w:rsidRPr="00424939" w:rsidRDefault="00D954A7" w:rsidP="00E500FB">
      <w:pPr>
        <w:pStyle w:val="Noparagraphstyle"/>
        <w:numPr>
          <w:ilvl w:val="0"/>
          <w:numId w:val="109"/>
        </w:numPr>
        <w:spacing w:after="120" w:line="240" w:lineRule="auto"/>
        <w:jc w:val="left"/>
        <w:rPr>
          <w:rFonts w:ascii="Garamond" w:hAnsi="Garamond" w:cs="Times New Roman"/>
          <w:strike/>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3"/>
          <w:szCs w:val="23"/>
        </w:rPr>
        <w:t xml:space="preserve"> additional Communication Studies</w:t>
      </w:r>
      <w:r w:rsidR="00B8454E" w:rsidRPr="00424939">
        <w:rPr>
          <w:rFonts w:ascii="Garamond" w:hAnsi="Garamond" w:cs="Times New Roman"/>
          <w:color w:val="000000" w:themeColor="text1"/>
          <w:sz w:val="23"/>
          <w:szCs w:val="23"/>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Communication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3"/>
          <w:szCs w:val="23"/>
        </w:rPr>
        <w:fldChar w:fldCharType="end"/>
      </w:r>
      <w:r w:rsidRPr="00424939">
        <w:rPr>
          <w:rFonts w:ascii="Garamond" w:hAnsi="Garamond" w:cs="Times New Roman"/>
          <w:color w:val="000000" w:themeColor="text1"/>
          <w:sz w:val="23"/>
          <w:szCs w:val="23"/>
        </w:rPr>
        <w:t xml:space="preserve"> courses</w:t>
      </w:r>
      <w:r w:rsidR="008A616C" w:rsidRPr="00424939">
        <w:rPr>
          <w:rFonts w:ascii="Garamond" w:hAnsi="Garamond" w:cs="Times New Roman"/>
          <w:color w:val="000000" w:themeColor="text1"/>
          <w:sz w:val="23"/>
          <w:szCs w:val="23"/>
        </w:rPr>
        <w:t xml:space="preserve"> (any of the courses that count toward the Communication Studies major or any COM prefix courses)</w:t>
      </w:r>
    </w:p>
    <w:p w14:paraId="28F7BC6E" w14:textId="77777777" w:rsidR="00D954A7" w:rsidRPr="00424939" w:rsidRDefault="00D954A7" w:rsidP="00D954A7">
      <w:pPr>
        <w:pStyle w:val="Noparagraphstyle"/>
        <w:spacing w:line="276" w:lineRule="auto"/>
        <w:jc w:val="left"/>
        <w:rPr>
          <w:rFonts w:ascii="Garamond" w:hAnsi="Garamond" w:cs="Times New Roman"/>
          <w:b/>
          <w:smallCaps/>
          <w:color w:val="000000" w:themeColor="text1"/>
          <w:sz w:val="22"/>
          <w:szCs w:val="22"/>
        </w:rPr>
      </w:pPr>
      <w:r w:rsidRPr="00424939">
        <w:rPr>
          <w:rFonts w:ascii="Garamond" w:hAnsi="Garamond" w:cs="Times New Roman"/>
          <w:b/>
          <w:smallCaps/>
          <w:color w:val="000000" w:themeColor="text1"/>
          <w:sz w:val="22"/>
          <w:szCs w:val="22"/>
        </w:rPr>
        <w:t>courses in communication studies</w:t>
      </w:r>
    </w:p>
    <w:p w14:paraId="4304A014"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COM-125 Fundamentals of Public Speaking </w:t>
      </w:r>
    </w:p>
    <w:p w14:paraId="237E0120" w14:textId="18A42397" w:rsidR="00D954A7" w:rsidRDefault="00D954A7" w:rsidP="00F353B6">
      <w:pPr>
        <w:rPr>
          <w:rPrChange w:id="10723" w:author="Summer 2023 updates" w:date="2024-07-31T13:42:00Z">
            <w:rPr>
              <w:color w:val="000000" w:themeColor="text1"/>
            </w:rPr>
          </w:rPrChange>
        </w:rPr>
      </w:pPr>
      <w:r w:rsidRPr="00424939">
        <w:rPr>
          <w:rPrChange w:id="10724" w:author="Summer 2023 updates" w:date="2024-07-31T13:42:00Z">
            <w:rPr>
              <w:color w:val="000000" w:themeColor="text1"/>
            </w:rPr>
          </w:rPrChange>
        </w:rPr>
        <w:t>Explores the basic processes of speech making: audience analysis and adaptation, idea and organizational development, use of effective supporting material and reasoning, and presentation. Critical thinking and listening skills developed by analysis of public speeches. Speaking and writing skills developed through introductory, informative, persuasive, and ceremonial speeches.</w:t>
      </w:r>
    </w:p>
    <w:p w14:paraId="67329AE0" w14:textId="77777777" w:rsidR="00784273" w:rsidRDefault="00784273">
      <w:pPr>
        <w:spacing w:after="200" w:line="276" w:lineRule="auto"/>
        <w:rPr>
          <w:del w:id="10725" w:author="Summer 2023 updates" w:date="2024-07-31T13:42:00Z"/>
          <w:rFonts w:cs="Times New Roman"/>
          <w:b/>
          <w:color w:val="000000" w:themeColor="text1"/>
        </w:rPr>
      </w:pPr>
      <w:del w:id="10726" w:author="Summer 2023 updates" w:date="2024-07-31T13:42:00Z">
        <w:r>
          <w:rPr>
            <w:rFonts w:cs="Times New Roman"/>
            <w:b/>
            <w:color w:val="000000" w:themeColor="text1"/>
          </w:rPr>
          <w:br w:type="page"/>
        </w:r>
      </w:del>
    </w:p>
    <w:p w14:paraId="33FDE4A5" w14:textId="71110002" w:rsidR="00D954A7" w:rsidRPr="00424939" w:rsidRDefault="00D954A7" w:rsidP="00D954A7">
      <w:pPr>
        <w:spacing w:after="0"/>
        <w:rPr>
          <w:rFonts w:cs="Times New Roman"/>
          <w:b/>
          <w:color w:val="000000" w:themeColor="text1"/>
        </w:rPr>
      </w:pPr>
      <w:r w:rsidRPr="00424939">
        <w:rPr>
          <w:rFonts w:cs="Times New Roman"/>
          <w:b/>
          <w:color w:val="000000" w:themeColor="text1"/>
        </w:rPr>
        <w:t>COM-151 Introduction to New Media Studies</w:t>
      </w:r>
      <w:r w:rsidR="003D4E16" w:rsidRPr="00424939">
        <w:rPr>
          <w:rFonts w:cs="Times New Roman"/>
          <w:b/>
          <w:color w:val="000000" w:themeColor="text1"/>
        </w:rPr>
        <w:t xml:space="preserve"> (WE)</w:t>
      </w:r>
    </w:p>
    <w:p w14:paraId="2E395460" w14:textId="77777777" w:rsidR="00D954A7" w:rsidRPr="00424939" w:rsidRDefault="00D954A7" w:rsidP="00F353B6">
      <w:pPr>
        <w:rPr>
          <w:rPrChange w:id="10727" w:author="Summer 2023 updates" w:date="2024-07-31T13:42:00Z">
            <w:rPr>
              <w:color w:val="000000" w:themeColor="text1"/>
            </w:rPr>
          </w:rPrChange>
        </w:rPr>
      </w:pPr>
      <w:r w:rsidRPr="00424939">
        <w:rPr>
          <w:rPrChange w:id="10728" w:author="Summer 2023 updates" w:date="2024-07-31T13:42:00Z">
            <w:rPr>
              <w:color w:val="000000" w:themeColor="text1"/>
            </w:rPr>
          </w:rPrChange>
        </w:rPr>
        <w:t xml:space="preserve">Exploration of the theoretical and practical questions surrounding digital or computer-mediated communication technologies. This introductory course examines how changes to the technologies for the creation, display, and circulation of messages influence meaning making. </w:t>
      </w:r>
    </w:p>
    <w:p w14:paraId="6866B6D2" w14:textId="1682ED12" w:rsidR="00D954A7" w:rsidRPr="00424939" w:rsidRDefault="00D954A7" w:rsidP="00132690">
      <w:pPr>
        <w:keepNext/>
        <w:spacing w:after="0"/>
        <w:rPr>
          <w:rFonts w:cs="Times New Roman"/>
          <w:b/>
          <w:color w:val="000000" w:themeColor="text1"/>
        </w:rPr>
      </w:pPr>
      <w:r w:rsidRPr="00424939">
        <w:rPr>
          <w:rFonts w:cs="Times New Roman"/>
          <w:b/>
          <w:color w:val="000000" w:themeColor="text1"/>
        </w:rPr>
        <w:t>COM-157 Introduction to Media Analysis</w:t>
      </w:r>
      <w:r w:rsidR="003D4E16" w:rsidRPr="00424939">
        <w:rPr>
          <w:rFonts w:cs="Times New Roman"/>
          <w:b/>
          <w:color w:val="000000" w:themeColor="text1"/>
        </w:rPr>
        <w:t xml:space="preserve"> (WE)</w:t>
      </w:r>
    </w:p>
    <w:p w14:paraId="47808F39" w14:textId="77777777" w:rsidR="00D954A7" w:rsidRPr="00424939" w:rsidRDefault="00D954A7" w:rsidP="00F353B6">
      <w:pPr>
        <w:rPr>
          <w:rPrChange w:id="10729" w:author="Summer 2023 updates" w:date="2024-07-31T13:42:00Z">
            <w:rPr>
              <w:color w:val="000000" w:themeColor="text1"/>
            </w:rPr>
          </w:rPrChange>
        </w:rPr>
      </w:pPr>
      <w:r w:rsidRPr="00424939">
        <w:rPr>
          <w:rPrChange w:id="10730" w:author="Summer 2023 updates" w:date="2024-07-31T13:42:00Z">
            <w:rPr>
              <w:color w:val="000000" w:themeColor="text1"/>
            </w:rPr>
          </w:rPrChange>
        </w:rPr>
        <w:t>Exploration of important theories, concepts and terms in media studies. This course examines the production, circulation, and reception of content and provides an introduction to media analysis.</w:t>
      </w:r>
    </w:p>
    <w:p w14:paraId="2A035DFE" w14:textId="337F0C0E" w:rsidR="00D954A7" w:rsidRPr="00424939" w:rsidRDefault="00D954A7" w:rsidP="00D954A7">
      <w:pPr>
        <w:spacing w:after="0"/>
        <w:rPr>
          <w:rFonts w:cs="Times New Roman"/>
          <w:b/>
          <w:color w:val="000000" w:themeColor="text1"/>
        </w:rPr>
      </w:pPr>
      <w:r w:rsidRPr="00424939">
        <w:rPr>
          <w:rFonts w:cs="Times New Roman"/>
          <w:b/>
          <w:color w:val="000000" w:themeColor="text1"/>
        </w:rPr>
        <w:t>COM-161 Visual Rhetoric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E399C68" w14:textId="77777777" w:rsidR="00D954A7" w:rsidRPr="00424939" w:rsidRDefault="00D954A7" w:rsidP="00D954A7">
      <w:pPr>
        <w:rPr>
          <w:rFonts w:cs="Times New Roman"/>
          <w:color w:val="000000" w:themeColor="text1"/>
        </w:rPr>
      </w:pPr>
      <w:r w:rsidRPr="00424939">
        <w:rPr>
          <w:rFonts w:cs="Times New Roman"/>
          <w:color w:val="000000" w:themeColor="text1"/>
        </w:rPr>
        <w:t>Examination of the persuasive power of visual symbols. The course provides an introduction to foundational concepts in the study of rhetoric and cultivates ways of thinking needed to critically analyze visual forms of symbolic expression.</w:t>
      </w:r>
    </w:p>
    <w:p w14:paraId="64E11274" w14:textId="77777777" w:rsidR="00275E84" w:rsidRPr="00424939" w:rsidRDefault="00275E84" w:rsidP="00275E84">
      <w:pPr>
        <w:spacing w:after="0"/>
        <w:rPr>
          <w:rFonts w:cs="Times New Roman"/>
          <w:b/>
          <w:color w:val="000000" w:themeColor="text1"/>
        </w:rPr>
      </w:pPr>
      <w:r w:rsidRPr="00424939">
        <w:rPr>
          <w:rFonts w:cs="Times New Roman"/>
          <w:b/>
          <w:color w:val="000000" w:themeColor="text1"/>
        </w:rPr>
        <w:t>COM-210 Presentation Strategies</w:t>
      </w:r>
    </w:p>
    <w:p w14:paraId="298DCEAC" w14:textId="34036A7D" w:rsidR="00275E84" w:rsidRPr="00424939" w:rsidRDefault="00275E84" w:rsidP="00F353B6">
      <w:pPr>
        <w:rPr>
          <w:rPrChange w:id="10731" w:author="Summer 2023 updates" w:date="2024-07-31T13:42:00Z">
            <w:rPr>
              <w:color w:val="000000" w:themeColor="text1"/>
            </w:rPr>
          </w:rPrChange>
        </w:rPr>
      </w:pPr>
      <w:r w:rsidRPr="00424939">
        <w:rPr>
          <w:rPrChange w:id="10732" w:author="Summer 2023 updates" w:date="2024-07-31T13:42:00Z">
            <w:rPr>
              <w:color w:val="000000" w:themeColor="text1"/>
            </w:rPr>
          </w:rPrChange>
        </w:rPr>
        <w:t>Provides experience in researching, preparing, and delivering public presentations in different contexts with particular attention to connecting public speaking to the workplace. (</w:t>
      </w:r>
      <w:r w:rsidR="00536DA2" w:rsidRPr="00424939">
        <w:rPr>
          <w:rPrChange w:id="10733" w:author="Summer 2023 updates" w:date="2024-07-31T13:42:00Z">
            <w:rPr>
              <w:color w:val="000000" w:themeColor="text1"/>
            </w:rPr>
          </w:rPrChange>
        </w:rPr>
        <w:t>0</w:t>
      </w:r>
      <w:r w:rsidRPr="00424939">
        <w:rPr>
          <w:rPrChange w:id="10734" w:author="Summer 2023 updates" w:date="2024-07-31T13:42:00Z">
            <w:rPr>
              <w:color w:val="000000" w:themeColor="text1"/>
            </w:rPr>
          </w:rPrChange>
        </w:rPr>
        <w:t>.5 course credit)</w:t>
      </w:r>
    </w:p>
    <w:p w14:paraId="63323864" w14:textId="18482863"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COM-236 Intercultural Communication </w:t>
      </w:r>
      <w:r w:rsidR="003D4E16" w:rsidRPr="00424939">
        <w:rPr>
          <w:rFonts w:cs="Times New Roman"/>
          <w:b/>
          <w:color w:val="000000" w:themeColor="text1"/>
        </w:rPr>
        <w:t>(WE)</w:t>
      </w:r>
    </w:p>
    <w:p w14:paraId="18AA42C6" w14:textId="77777777" w:rsidR="00D954A7" w:rsidRPr="00424939" w:rsidRDefault="00D954A7" w:rsidP="00F353B6">
      <w:pPr>
        <w:rPr>
          <w:rPrChange w:id="10735" w:author="Summer 2023 updates" w:date="2024-07-31T13:42:00Z">
            <w:rPr>
              <w:color w:val="000000" w:themeColor="text1"/>
            </w:rPr>
          </w:rPrChange>
        </w:rPr>
      </w:pPr>
      <w:r w:rsidRPr="00424939">
        <w:rPr>
          <w:rPrChange w:id="10736" w:author="Summer 2023 updates" w:date="2024-07-31T13:42:00Z">
            <w:rPr>
              <w:color w:val="000000" w:themeColor="text1"/>
            </w:rPr>
          </w:rPrChange>
        </w:rPr>
        <w:t xml:space="preserve">Exploration of the role of communication in constructing, navigating, and challenging various markers of similarity and difference. </w:t>
      </w:r>
    </w:p>
    <w:p w14:paraId="56D075BA" w14:textId="29706A8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COM-237 Interpersonal Communication </w:t>
      </w:r>
      <w:r w:rsidR="003D4E16" w:rsidRPr="00424939">
        <w:rPr>
          <w:rFonts w:cs="Times New Roman"/>
          <w:b/>
          <w:color w:val="000000" w:themeColor="text1"/>
        </w:rPr>
        <w:t>(WE)</w:t>
      </w:r>
    </w:p>
    <w:p w14:paraId="16414B92" w14:textId="77777777" w:rsidR="00D954A7" w:rsidRPr="00424939" w:rsidRDefault="00D954A7" w:rsidP="00F353B6">
      <w:pPr>
        <w:rPr>
          <w:rPrChange w:id="10737" w:author="Summer 2023 updates" w:date="2024-07-31T13:42:00Z">
            <w:rPr>
              <w:color w:val="000000" w:themeColor="text1"/>
            </w:rPr>
          </w:rPrChange>
        </w:rPr>
      </w:pPr>
      <w:r w:rsidRPr="00424939">
        <w:rPr>
          <w:rPrChange w:id="10738" w:author="Summer 2023 updates" w:date="2024-07-31T13:42:00Z">
            <w:rPr>
              <w:color w:val="000000" w:themeColor="text1"/>
            </w:rPr>
          </w:rPrChange>
        </w:rPr>
        <w:t>Examines the influence in interpersonal relationships of ethnicity, gender, family, and class on self-concept, perception, emotions, and verbal and non-verbal expression. Students practice specific techniques that facilitate building positive relationships, including such issues as clear language usage, supportive climate building, and conflict resolution.</w:t>
      </w:r>
    </w:p>
    <w:p w14:paraId="61FCE233" w14:textId="39E73D7A"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COM-241 Introduction to Multimedia Journalism </w:t>
      </w:r>
      <w:r w:rsidR="003D4E16" w:rsidRPr="00424939">
        <w:rPr>
          <w:rFonts w:cs="Times New Roman"/>
          <w:b/>
          <w:color w:val="000000" w:themeColor="text1"/>
        </w:rPr>
        <w:t>(WE)</w:t>
      </w:r>
    </w:p>
    <w:p w14:paraId="3D7EA747" w14:textId="77777777" w:rsidR="00D954A7" w:rsidRPr="00424939" w:rsidRDefault="00D954A7" w:rsidP="00F353B6">
      <w:pPr>
        <w:rPr>
          <w:rPrChange w:id="10739" w:author="Summer 2023 updates" w:date="2024-07-31T13:42:00Z">
            <w:rPr>
              <w:color w:val="000000" w:themeColor="text1"/>
            </w:rPr>
          </w:rPrChange>
        </w:rPr>
      </w:pPr>
      <w:r w:rsidRPr="00424939">
        <w:rPr>
          <w:rPrChange w:id="10740" w:author="Summer 2023 updates" w:date="2024-07-31T13:42:00Z">
            <w:rPr>
              <w:color w:val="000000" w:themeColor="text1"/>
            </w:rPr>
          </w:rPrChange>
        </w:rPr>
        <w:t>Develops journalistic writing skills in several styles (hard news, features, in-depth reporting) and across media (print, audio, video, online).  Topics include information gathering, objectivity, audience, news convergence, news values, civic responsibility, and journalism ethics.  Students investigate the state of news and the roles and responsibilities of journalists in contemporary American society.</w:t>
      </w:r>
    </w:p>
    <w:p w14:paraId="7E7BFDC8" w14:textId="7006D08F" w:rsidR="00D954A7" w:rsidRPr="00424939" w:rsidRDefault="00D954A7" w:rsidP="00D954A7">
      <w:pPr>
        <w:spacing w:after="0"/>
        <w:rPr>
          <w:rFonts w:cs="Times New Roman"/>
          <w:b/>
          <w:color w:val="000000" w:themeColor="text1"/>
        </w:rPr>
      </w:pPr>
      <w:r w:rsidRPr="00424939">
        <w:rPr>
          <w:rFonts w:cs="Times New Roman"/>
          <w:b/>
          <w:color w:val="000000" w:themeColor="text1"/>
        </w:rPr>
        <w:t>COM-332 Health Communication</w:t>
      </w:r>
      <w:r w:rsidR="003D4E16" w:rsidRPr="00424939">
        <w:rPr>
          <w:rFonts w:cs="Times New Roman"/>
          <w:b/>
          <w:color w:val="000000" w:themeColor="text1"/>
        </w:rPr>
        <w:t xml:space="preserve"> (WE)</w:t>
      </w:r>
    </w:p>
    <w:p w14:paraId="75C3EFDE" w14:textId="77777777" w:rsidR="00D954A7" w:rsidRPr="00424939" w:rsidRDefault="00D954A7" w:rsidP="00F353B6">
      <w:pPr>
        <w:rPr>
          <w:rPrChange w:id="10741" w:author="Summer 2023 updates" w:date="2024-07-31T13:42:00Z">
            <w:rPr>
              <w:color w:val="000000" w:themeColor="text1"/>
            </w:rPr>
          </w:rPrChange>
        </w:rPr>
      </w:pPr>
      <w:r w:rsidRPr="00424939">
        <w:rPr>
          <w:rPrChange w:id="10742" w:author="Summer 2023 updates" w:date="2024-07-31T13:42:00Z">
            <w:rPr>
              <w:color w:val="000000" w:themeColor="text1"/>
            </w:rPr>
          </w:rPrChange>
        </w:rPr>
        <w:t xml:space="preserve">Examines the connections among communication, culture, and health. Course content and assignments focus on how one communicates about health in various contexts (family, end-of-life, patient-provider, etc.), cultural influences on healthcare practices, and the role of communication and storytelling in coping with one’s body, illness, disability, and death. </w:t>
      </w:r>
      <w:r w:rsidRPr="00424939">
        <w:rPr>
          <w:u w:val="single"/>
          <w:rPrChange w:id="10743" w:author="Summer 2023 updates" w:date="2024-07-31T13:42:00Z">
            <w:rPr>
              <w:color w:val="000000" w:themeColor="text1"/>
              <w:u w:val="single"/>
            </w:rPr>
          </w:rPrChange>
        </w:rPr>
        <w:t>Prerequisite</w:t>
      </w:r>
      <w:r w:rsidRPr="00424939">
        <w:rPr>
          <w:rPrChange w:id="10744" w:author="Summer 2023 updates" w:date="2024-07-31T13:42:00Z">
            <w:rPr>
              <w:color w:val="000000" w:themeColor="text1"/>
            </w:rPr>
          </w:rPrChange>
        </w:rPr>
        <w:t>: junior standing or consent of instructor.</w:t>
      </w:r>
    </w:p>
    <w:p w14:paraId="6916CE8A"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COM-337 Persuasion</w:t>
      </w:r>
    </w:p>
    <w:p w14:paraId="2AFE737A"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Investigation of the nature and process of persuasion. This course provides practice constructing and analyzing persuasive messages and campaigns.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7EA0E602" w14:textId="3A6A39F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COM-341 Digital Storytelling </w:t>
      </w:r>
      <w:r w:rsidR="003D4E16" w:rsidRPr="00424939">
        <w:rPr>
          <w:rFonts w:cs="Times New Roman"/>
          <w:b/>
          <w:color w:val="000000" w:themeColor="text1"/>
        </w:rPr>
        <w:t>(WE)</w:t>
      </w:r>
    </w:p>
    <w:p w14:paraId="7DA4E0FF" w14:textId="2D977F26" w:rsidR="00D954A7" w:rsidRPr="00424939" w:rsidRDefault="00D954A7" w:rsidP="00D954A7">
      <w:pPr>
        <w:rPr>
          <w:rFonts w:cs="Times New Roman"/>
          <w:b/>
          <w:color w:val="000000" w:themeColor="text1"/>
        </w:rPr>
      </w:pPr>
      <w:r w:rsidRPr="00424939">
        <w:rPr>
          <w:rFonts w:cs="Times New Roman"/>
          <w:color w:val="000000" w:themeColor="text1"/>
        </w:rPr>
        <w:t>Students practice adapting written language to oral and/or visual formats while learning to communicate news messages in a variety of broadcast formats, ranging from audio to news-in-the-field to video productions.  Continuing focus on professional standards emphasizing accuracy, conciseness, style, and the conventions of Standard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color w:val="000000" w:themeColor="text1"/>
          <w:u w:val="single"/>
        </w:rPr>
        <w:t>Prerequisite</w:t>
      </w:r>
      <w:r w:rsidRPr="00424939">
        <w:rPr>
          <w:rFonts w:cs="Times New Roman"/>
          <w:color w:val="000000" w:themeColor="text1"/>
        </w:rPr>
        <w:t>: Introduction to Multimedia Journalism</w:t>
      </w:r>
      <w:r w:rsidR="00C238B4">
        <w:rPr>
          <w:rFonts w:cs="Times New Roman"/>
          <w:color w:val="000000" w:themeColor="text1"/>
        </w:rPr>
        <w:t xml:space="preserve"> (WE)</w:t>
      </w:r>
      <w:r w:rsidRPr="00424939">
        <w:rPr>
          <w:rFonts w:cs="Times New Roman"/>
          <w:color w:val="000000" w:themeColor="text1"/>
        </w:rPr>
        <w:t xml:space="preserve"> (COM-241) or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C238B4">
        <w:rPr>
          <w:rFonts w:cs="Times New Roman"/>
          <w:color w:val="000000" w:themeColor="text1"/>
        </w:rPr>
        <w:t xml:space="preserve">(WE) </w:t>
      </w:r>
      <w:r w:rsidRPr="00424939">
        <w:rPr>
          <w:rFonts w:cs="Times New Roman"/>
          <w:color w:val="000000" w:themeColor="text1"/>
        </w:rPr>
        <w:t>(RHE-225).</w:t>
      </w:r>
    </w:p>
    <w:p w14:paraId="395883A8" w14:textId="020DBA1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COM-357 Sex, Race, and Gender in the Media </w:t>
      </w:r>
      <w:r w:rsidR="003D4E16" w:rsidRPr="00424939">
        <w:rPr>
          <w:rFonts w:cs="Times New Roman"/>
          <w:b/>
          <w:color w:val="000000" w:themeColor="text1"/>
        </w:rPr>
        <w:t>(WE)</w:t>
      </w:r>
    </w:p>
    <w:p w14:paraId="13BFA8F6" w14:textId="3BB02A0B" w:rsidR="00D954A7" w:rsidRPr="00424939" w:rsidRDefault="00D954A7" w:rsidP="00D954A7">
      <w:pPr>
        <w:rPr>
          <w:rFonts w:cs="Times New Roman"/>
          <w:color w:val="000000" w:themeColor="text1"/>
        </w:rPr>
      </w:pPr>
      <w:r w:rsidRPr="00424939">
        <w:rPr>
          <w:rFonts w:cs="Times New Roman"/>
          <w:color w:val="000000" w:themeColor="text1"/>
        </w:rPr>
        <w:t xml:space="preserve">An introduction to analysis of representations of identities such as gender, race, sexual orientation, and the body in the mass media. As such, this course examines some of the relationships between the media in the U.S. and the social constructions of race, gender and sexuality. Students view, read about, analyze and discuss various forms of mass media and look at what these forms represent. An underlying understanding within the course is recognition of the inextricable interconnections of gender, race, and sexuality. </w:t>
      </w:r>
      <w:r w:rsidRPr="00424939">
        <w:rPr>
          <w:rFonts w:cs="Times New Roman"/>
          <w:color w:val="000000" w:themeColor="text1"/>
          <w:u w:val="single"/>
        </w:rPr>
        <w:t>Prerequisites</w:t>
      </w:r>
      <w:r w:rsidRPr="00424939">
        <w:rPr>
          <w:rFonts w:cs="Times New Roman"/>
          <w:color w:val="000000" w:themeColor="text1"/>
        </w:rPr>
        <w:t>: junior standing or consent of instructor.</w:t>
      </w:r>
    </w:p>
    <w:p w14:paraId="3AC1B28B"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COM-361 Communication &amp; Social Change</w:t>
      </w:r>
    </w:p>
    <w:p w14:paraId="33EB5BC8" w14:textId="77777777" w:rsidR="00D954A7" w:rsidRPr="00424939" w:rsidRDefault="00D954A7" w:rsidP="00D954A7">
      <w:pPr>
        <w:rPr>
          <w:rFonts w:cs="Times New Roman"/>
          <w:color w:val="000000" w:themeColor="text1"/>
        </w:rPr>
      </w:pPr>
      <w:r w:rsidRPr="00424939">
        <w:rPr>
          <w:rFonts w:cs="Times New Roman"/>
          <w:color w:val="000000" w:themeColor="text1"/>
        </w:rPr>
        <w:t xml:space="preserve">Study of the role of communication as a vehicle for social change. Analysis of the discourse used in social movements from the 1960s to the present. Course combines an emphasis on discourse analysis with opportunities for contemporary application. </w:t>
      </w:r>
      <w:r w:rsidRPr="00424939">
        <w:rPr>
          <w:rFonts w:cs="Times New Roman"/>
          <w:color w:val="000000" w:themeColor="text1"/>
          <w:u w:val="single"/>
        </w:rPr>
        <w:t>Prerequisite</w:t>
      </w:r>
      <w:r w:rsidRPr="00424939">
        <w:rPr>
          <w:rFonts w:cs="Times New Roman"/>
          <w:color w:val="000000" w:themeColor="text1"/>
        </w:rPr>
        <w:t>: junior standing or consent of instructor.</w:t>
      </w:r>
    </w:p>
    <w:p w14:paraId="672CE6F7" w14:textId="447E43DD" w:rsidR="00D954A7" w:rsidRPr="00424939" w:rsidRDefault="00D954A7" w:rsidP="00D954A7">
      <w:pPr>
        <w:spacing w:after="0"/>
        <w:rPr>
          <w:rFonts w:cs="Times New Roman"/>
          <w:b/>
          <w:color w:val="000000" w:themeColor="text1"/>
        </w:rPr>
      </w:pPr>
      <w:r w:rsidRPr="00424939">
        <w:rPr>
          <w:rFonts w:cs="Times New Roman"/>
          <w:b/>
          <w:color w:val="000000" w:themeColor="text1"/>
        </w:rPr>
        <w:t>COM-362 U.S. Public Address</w:t>
      </w:r>
      <w:r w:rsidR="003D4E16" w:rsidRPr="00424939">
        <w:rPr>
          <w:rFonts w:cs="Times New Roman"/>
          <w:b/>
          <w:color w:val="000000" w:themeColor="text1"/>
        </w:rPr>
        <w:t xml:space="preserve"> (WE)</w:t>
      </w:r>
    </w:p>
    <w:p w14:paraId="40A56D5E" w14:textId="71C84BEE" w:rsidR="00D954A7" w:rsidRPr="00424939" w:rsidRDefault="00D954A7" w:rsidP="00F353B6">
      <w:pPr>
        <w:rPr>
          <w:rPrChange w:id="10745" w:author="Summer 2023 updates" w:date="2024-07-31T13:42:00Z">
            <w:rPr>
              <w:color w:val="000000" w:themeColor="text1"/>
            </w:rPr>
          </w:rPrChange>
        </w:rPr>
      </w:pPr>
      <w:r w:rsidRPr="00424939">
        <w:rPr>
          <w:rPrChange w:id="10746" w:author="Summer 2023 updates" w:date="2024-07-31T13:42:00Z">
            <w:rPr>
              <w:color w:val="000000" w:themeColor="text1"/>
            </w:rPr>
          </w:rPrChange>
        </w:rPr>
        <w:t xml:space="preserve">Examination of the rhetorical strategies deployed throughout U.S. history to shape beliefs about community, public life, and American identity. </w:t>
      </w:r>
      <w:r w:rsidRPr="00424939">
        <w:rPr>
          <w:u w:val="single"/>
          <w:rPrChange w:id="10747" w:author="Summer 2023 updates" w:date="2024-07-31T13:42:00Z">
            <w:rPr>
              <w:color w:val="000000" w:themeColor="text1"/>
              <w:u w:val="single"/>
            </w:rPr>
          </w:rPrChange>
        </w:rPr>
        <w:t>Prerequisite</w:t>
      </w:r>
      <w:r w:rsidRPr="00424939">
        <w:rPr>
          <w:rPrChange w:id="10748" w:author="Summer 2023 updates" w:date="2024-07-31T13:42:00Z">
            <w:rPr>
              <w:color w:val="000000" w:themeColor="text1"/>
            </w:rPr>
          </w:rPrChange>
        </w:rPr>
        <w:t>: junior standing or consent of instructor.</w:t>
      </w:r>
    </w:p>
    <w:p w14:paraId="25618E9C" w14:textId="7C2035D6" w:rsidR="00D954A7" w:rsidRPr="00424939" w:rsidRDefault="00D954A7" w:rsidP="00132690">
      <w:pPr>
        <w:keepNext/>
        <w:spacing w:after="0"/>
        <w:rPr>
          <w:rFonts w:cs="Times New Roman"/>
          <w:b/>
          <w:color w:val="000000" w:themeColor="text1"/>
        </w:rPr>
      </w:pPr>
      <w:r w:rsidRPr="00424939">
        <w:rPr>
          <w:rFonts w:cs="Times New Roman"/>
          <w:b/>
          <w:color w:val="000000" w:themeColor="text1"/>
        </w:rPr>
        <w:t>COM-381 Research Methods in Communication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3D4E16" w:rsidRPr="00424939">
        <w:rPr>
          <w:rFonts w:cs="Times New Roman"/>
          <w:b/>
          <w:color w:val="000000" w:themeColor="text1"/>
        </w:rPr>
        <w:t>(WE)</w:t>
      </w:r>
    </w:p>
    <w:p w14:paraId="7104C1A5" w14:textId="15438B17" w:rsidR="00D763AD" w:rsidRPr="00424939" w:rsidRDefault="00D954A7" w:rsidP="00F353B6">
      <w:pPr>
        <w:rPr>
          <w:rPrChange w:id="10749" w:author="Summer 2023 updates" w:date="2024-07-31T13:42:00Z">
            <w:rPr>
              <w:color w:val="000000" w:themeColor="text1"/>
            </w:rPr>
          </w:rPrChange>
        </w:rPr>
      </w:pPr>
      <w:r w:rsidRPr="00424939">
        <w:rPr>
          <w:rPrChange w:id="10750" w:author="Summer 2023 updates" w:date="2024-07-31T13:42:00Z">
            <w:rPr>
              <w:color w:val="000000" w:themeColor="text1"/>
            </w:rPr>
          </w:rPrChange>
        </w:rPr>
        <w:t>Exploration of the major approaches to conducting research in Communication Studies</w:t>
      </w:r>
      <w:r w:rsidR="00B8454E" w:rsidRPr="00424939">
        <w:rPr>
          <w:rPrChange w:id="10751" w:author="Summer 2023 updates" w:date="2024-07-31T13:42:00Z">
            <w:rPr>
              <w:color w:val="000000" w:themeColor="text1"/>
            </w:rPr>
          </w:rPrChange>
        </w:rPr>
        <w:fldChar w:fldCharType="begin"/>
      </w:r>
      <w:r w:rsidR="00B8454E" w:rsidRPr="00424939">
        <w:rPr>
          <w:rPrChange w:id="10752" w:author="Summer 2023 updates" w:date="2024-07-31T13:42:00Z">
            <w:rPr>
              <w:color w:val="000000" w:themeColor="text1"/>
            </w:rPr>
          </w:rPrChange>
        </w:rPr>
        <w:instrText xml:space="preserve"> XE "Communication Studies" </w:instrText>
      </w:r>
      <w:r w:rsidR="00B8454E" w:rsidRPr="00424939">
        <w:rPr>
          <w:rPrChange w:id="10753" w:author="Summer 2023 updates" w:date="2024-07-31T13:42:00Z">
            <w:rPr>
              <w:color w:val="000000" w:themeColor="text1"/>
            </w:rPr>
          </w:rPrChange>
        </w:rPr>
        <w:fldChar w:fldCharType="end"/>
      </w:r>
      <w:r w:rsidRPr="00424939">
        <w:rPr>
          <w:rPrChange w:id="10754" w:author="Summer 2023 updates" w:date="2024-07-31T13:42:00Z">
            <w:rPr>
              <w:color w:val="000000" w:themeColor="text1"/>
            </w:rPr>
          </w:rPrChange>
        </w:rPr>
        <w:t xml:space="preserve">. This course serves as the foundation for more complex forms of </w:t>
      </w:r>
      <w:r w:rsidR="00B91FF8">
        <w:rPr>
          <w:rPrChange w:id="10755" w:author="Summer 2023 updates" w:date="2024-07-31T13:42:00Z">
            <w:rPr>
              <w:color w:val="000000" w:themeColor="text1"/>
            </w:rPr>
          </w:rPrChange>
        </w:rPr>
        <w:t xml:space="preserve">qualitative </w:t>
      </w:r>
      <w:r w:rsidRPr="00424939">
        <w:rPr>
          <w:rPrChange w:id="10756" w:author="Summer 2023 updates" w:date="2024-07-31T13:42:00Z">
            <w:rPr>
              <w:color w:val="000000" w:themeColor="text1"/>
            </w:rPr>
          </w:rPrChange>
        </w:rPr>
        <w:t>and/or qua</w:t>
      </w:r>
      <w:r w:rsidR="00B91FF8">
        <w:rPr>
          <w:rPrChange w:id="10757" w:author="Summer 2023 updates" w:date="2024-07-31T13:42:00Z">
            <w:rPr>
              <w:color w:val="000000" w:themeColor="text1"/>
            </w:rPr>
          </w:rPrChange>
        </w:rPr>
        <w:t>nti</w:t>
      </w:r>
      <w:r w:rsidRPr="00424939">
        <w:rPr>
          <w:rPrChange w:id="10758" w:author="Summer 2023 updates" w:date="2024-07-31T13:42:00Z">
            <w:rPr>
              <w:color w:val="000000" w:themeColor="text1"/>
            </w:rPr>
          </w:rPrChange>
        </w:rPr>
        <w:t xml:space="preserve">tative analysis. </w:t>
      </w:r>
      <w:r w:rsidRPr="00424939">
        <w:rPr>
          <w:u w:val="single"/>
          <w:rPrChange w:id="10759" w:author="Summer 2023 updates" w:date="2024-07-31T13:42:00Z">
            <w:rPr>
              <w:color w:val="000000" w:themeColor="text1"/>
              <w:u w:val="single"/>
            </w:rPr>
          </w:rPrChange>
        </w:rPr>
        <w:t>Prerequisite</w:t>
      </w:r>
      <w:r w:rsidRPr="00424939">
        <w:rPr>
          <w:rPrChange w:id="10760" w:author="Summer 2023 updates" w:date="2024-07-31T13:42:00Z">
            <w:rPr>
              <w:color w:val="000000" w:themeColor="text1"/>
            </w:rPr>
          </w:rPrChange>
        </w:rPr>
        <w:t xml:space="preserve">: Rhetorical Theory &amp; Practice (RHE-200). </w:t>
      </w:r>
    </w:p>
    <w:p w14:paraId="0235A251" w14:textId="403590AA" w:rsidR="00D763AD" w:rsidRDefault="00D763AD" w:rsidP="00D763AD">
      <w:pPr>
        <w:autoSpaceDE w:val="0"/>
        <w:autoSpaceDN w:val="0"/>
        <w:adjustRightInd w:val="0"/>
        <w:spacing w:after="0"/>
        <w:rPr>
          <w:rFonts w:cs="ArialMT"/>
          <w:b/>
        </w:rPr>
      </w:pPr>
      <w:bookmarkStart w:id="10761" w:name="COM382"/>
      <w:r>
        <w:rPr>
          <w:rFonts w:cs="ArialMT"/>
          <w:b/>
        </w:rPr>
        <w:t>COM-382</w:t>
      </w:r>
      <w:r w:rsidRPr="00D763AD">
        <w:rPr>
          <w:rFonts w:cs="ArialMT"/>
          <w:b/>
        </w:rPr>
        <w:t xml:space="preserve"> Research Methods: Rhetorical/Critical</w:t>
      </w:r>
      <w:bookmarkEnd w:id="10761"/>
      <w:r w:rsidR="00AD7F3B">
        <w:rPr>
          <w:rFonts w:cs="ArialMT"/>
          <w:b/>
        </w:rPr>
        <w:t xml:space="preserve"> (WE)</w:t>
      </w:r>
    </w:p>
    <w:p w14:paraId="2B603D95" w14:textId="3BAD6E56" w:rsidR="00AD7F3B" w:rsidRPr="000546FA" w:rsidRDefault="00B069E7" w:rsidP="00D763AD">
      <w:pPr>
        <w:autoSpaceDE w:val="0"/>
        <w:autoSpaceDN w:val="0"/>
        <w:adjustRightInd w:val="0"/>
        <w:spacing w:after="0"/>
        <w:rPr>
          <w:rFonts w:cs="ArialMT"/>
        </w:rPr>
      </w:pPr>
      <w:r w:rsidRPr="000546FA">
        <w:rPr>
          <w:rFonts w:cs="Arial-BoldMT"/>
          <w:bCs/>
        </w:rPr>
        <w:t xml:space="preserve">See also Writing (RHE-382), </w:t>
      </w:r>
      <w:r w:rsidR="00F966EB" w:rsidRPr="000546FA">
        <w:rPr>
          <w:rFonts w:cs="Times New Roman"/>
          <w:color w:val="000000" w:themeColor="text1"/>
        </w:rPr>
        <w:t xml:space="preserve">p. </w:t>
      </w:r>
      <w:r w:rsidR="00F966EB" w:rsidRPr="000546FA">
        <w:rPr>
          <w:rFonts w:cs="Times New Roman"/>
          <w:color w:val="000000" w:themeColor="text1"/>
        </w:rPr>
        <w:fldChar w:fldCharType="begin"/>
      </w:r>
      <w:r w:rsidR="00F966EB" w:rsidRPr="000546FA">
        <w:rPr>
          <w:rFonts w:cs="Times New Roman"/>
          <w:color w:val="000000" w:themeColor="text1"/>
        </w:rPr>
        <w:instrText xml:space="preserve"> PAGEREF  RHE382 \h </w:instrText>
      </w:r>
      <w:r w:rsidR="00F966EB" w:rsidRPr="000546FA">
        <w:rPr>
          <w:rFonts w:cs="Times New Roman"/>
          <w:color w:val="000000" w:themeColor="text1"/>
        </w:rPr>
      </w:r>
      <w:r w:rsidR="00F966EB" w:rsidRPr="000546FA">
        <w:rPr>
          <w:rFonts w:cs="Times New Roman"/>
          <w:color w:val="000000" w:themeColor="text1"/>
        </w:rPr>
        <w:fldChar w:fldCharType="separate"/>
      </w:r>
      <w:r w:rsidR="00A74DA0">
        <w:rPr>
          <w:rFonts w:cs="Times New Roman"/>
          <w:noProof/>
          <w:color w:val="000000" w:themeColor="text1"/>
        </w:rPr>
        <w:t>206</w:t>
      </w:r>
      <w:r w:rsidR="00F966EB" w:rsidRPr="000546FA">
        <w:rPr>
          <w:rFonts w:cs="Times New Roman"/>
          <w:color w:val="000000" w:themeColor="text1"/>
        </w:rPr>
        <w:fldChar w:fldCharType="end"/>
      </w:r>
    </w:p>
    <w:p w14:paraId="7EC7EC0F" w14:textId="5DE4035B" w:rsidR="00D763AD" w:rsidRPr="00D763AD" w:rsidRDefault="00D763AD" w:rsidP="00B069E7">
      <w:pPr>
        <w:autoSpaceDE w:val="0"/>
        <w:autoSpaceDN w:val="0"/>
        <w:adjustRightInd w:val="0"/>
        <w:spacing w:after="0"/>
        <w:rPr>
          <w:rFonts w:cs="Times New Roman"/>
          <w:b/>
          <w:color w:val="000000" w:themeColor="text1"/>
        </w:rPr>
      </w:pPr>
      <w:r w:rsidRPr="00D763AD">
        <w:rPr>
          <w:rFonts w:cs="ArialMT"/>
        </w:rPr>
        <w:t>Explores rhetorical/critical research methodologies. Students gain experience conducting</w:t>
      </w:r>
      <w:r w:rsidR="00B069E7">
        <w:rPr>
          <w:rFonts w:cs="ArialMT"/>
        </w:rPr>
        <w:t xml:space="preserve"> research in the discipline, </w:t>
      </w:r>
      <w:r w:rsidRPr="00D763AD">
        <w:rPr>
          <w:rFonts w:cs="ArialMT"/>
        </w:rPr>
        <w:t>honing their analytical skills, and improving their communication</w:t>
      </w:r>
      <w:r w:rsidR="00B069E7">
        <w:rPr>
          <w:rFonts w:cs="ArialMT"/>
        </w:rPr>
        <w:t xml:space="preserve"> </w:t>
      </w:r>
      <w:r w:rsidRPr="00D763AD">
        <w:rPr>
          <w:rFonts w:cs="ArialMT"/>
        </w:rPr>
        <w:t>competencies. Prerequisite: Rhetorical Theory &amp; Practice (RHE-200).</w:t>
      </w:r>
    </w:p>
    <w:p w14:paraId="345BEF14" w14:textId="1B6C769E" w:rsidR="00275E84" w:rsidRPr="00424939" w:rsidRDefault="00275E84" w:rsidP="00A072B8">
      <w:pPr>
        <w:keepNext/>
        <w:spacing w:after="0"/>
        <w:rPr>
          <w:rFonts w:cs="Times New Roman"/>
          <w:b/>
          <w:color w:val="000000" w:themeColor="text1"/>
        </w:rPr>
      </w:pPr>
      <w:r w:rsidRPr="00424939">
        <w:rPr>
          <w:rFonts w:cs="Times New Roman"/>
          <w:b/>
          <w:color w:val="000000" w:themeColor="text1"/>
        </w:rPr>
        <w:t xml:space="preserve">COM-394 Directed </w:t>
      </w:r>
      <w:del w:id="10762" w:author="Summer 2023 updates" w:date="2024-07-31T13:42:00Z">
        <w:r w:rsidRPr="00424939">
          <w:rPr>
            <w:rFonts w:cs="Times New Roman"/>
            <w:b/>
            <w:color w:val="000000" w:themeColor="text1"/>
          </w:rPr>
          <w:delText>Studies</w:delText>
        </w:r>
      </w:del>
      <w:ins w:id="10763"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in Communication</w:t>
      </w:r>
      <w:r w:rsidR="003D4E16" w:rsidRPr="00424939">
        <w:rPr>
          <w:rFonts w:cs="Times New Roman"/>
          <w:b/>
          <w:color w:val="000000" w:themeColor="text1"/>
        </w:rPr>
        <w:t xml:space="preserve"> (WE)</w:t>
      </w:r>
    </w:p>
    <w:p w14:paraId="580C415B" w14:textId="0F6B9489" w:rsidR="00BF20CA" w:rsidRPr="00784273" w:rsidRDefault="00275E84" w:rsidP="00F353B6">
      <w:pPr>
        <w:rPr>
          <w:rPrChange w:id="10764" w:author="Summer 2023 updates" w:date="2024-07-31T13:42:00Z">
            <w:rPr>
              <w:color w:val="000000" w:themeColor="text1"/>
            </w:rPr>
          </w:rPrChange>
        </w:rPr>
      </w:pPr>
      <w:r w:rsidRPr="00424939">
        <w:rPr>
          <w:rPrChange w:id="10765" w:author="Summer 2023 updates" w:date="2024-07-31T13:42:00Z">
            <w:rPr>
              <w:color w:val="000000" w:themeColor="text1"/>
            </w:rPr>
          </w:rPrChange>
        </w:rPr>
        <w:t xml:space="preserve">Designed to explore an area of the discipline that is not covered by existing course offerings. Students create the reading list for the course in consultation with a faculty advisor, prepare for weekly meetings, and regular writing assignments. </w:t>
      </w:r>
      <w:r w:rsidRPr="00424939">
        <w:rPr>
          <w:u w:val="single"/>
          <w:rPrChange w:id="10766" w:author="Summer 2023 updates" w:date="2024-07-31T13:42:00Z">
            <w:rPr>
              <w:color w:val="000000" w:themeColor="text1"/>
              <w:u w:val="single"/>
            </w:rPr>
          </w:rPrChange>
        </w:rPr>
        <w:t>Prerequisites</w:t>
      </w:r>
      <w:r w:rsidRPr="00424939">
        <w:rPr>
          <w:rPrChange w:id="10767" w:author="Summer 2023 updates" w:date="2024-07-31T13:42:00Z">
            <w:rPr>
              <w:color w:val="000000" w:themeColor="text1"/>
            </w:rPr>
          </w:rPrChange>
        </w:rPr>
        <w:t xml:space="preserve">: junior standing, written consent of the instructor and the departmental petition form. </w:t>
      </w:r>
    </w:p>
    <w:p w14:paraId="5F3B0FE0" w14:textId="77777777" w:rsidR="00350EB9" w:rsidRDefault="00350EB9">
      <w:pPr>
        <w:spacing w:after="200" w:line="276" w:lineRule="auto"/>
        <w:rPr>
          <w:ins w:id="10768" w:author="Summer 2023 updates" w:date="2024-07-31T13:42:00Z"/>
          <w:rFonts w:cs="Times New Roman"/>
          <w:b/>
          <w:color w:val="000000" w:themeColor="text1"/>
        </w:rPr>
      </w:pPr>
      <w:ins w:id="10769" w:author="Summer 2023 updates" w:date="2024-07-31T13:42:00Z">
        <w:r>
          <w:rPr>
            <w:rFonts w:cs="Times New Roman"/>
            <w:b/>
            <w:color w:val="000000" w:themeColor="text1"/>
          </w:rPr>
          <w:br w:type="page"/>
        </w:r>
      </w:ins>
    </w:p>
    <w:p w14:paraId="25EFEA52" w14:textId="7F684C10" w:rsidR="00D954A7" w:rsidRPr="00424939" w:rsidRDefault="00D954A7" w:rsidP="00D954A7">
      <w:pPr>
        <w:spacing w:after="0"/>
        <w:rPr>
          <w:rFonts w:cs="Times New Roman"/>
          <w:b/>
          <w:color w:val="000000" w:themeColor="text1"/>
        </w:rPr>
      </w:pPr>
      <w:r w:rsidRPr="00424939">
        <w:rPr>
          <w:rFonts w:cs="Times New Roman"/>
          <w:b/>
          <w:color w:val="000000" w:themeColor="text1"/>
        </w:rPr>
        <w:t>COM-435/-437 Special Topics in Relational Communication</w:t>
      </w:r>
      <w:r w:rsidR="003D4E16" w:rsidRPr="00424939">
        <w:rPr>
          <w:rFonts w:cs="Times New Roman"/>
          <w:b/>
          <w:color w:val="000000" w:themeColor="text1"/>
        </w:rPr>
        <w:t xml:space="preserve"> (WE)</w:t>
      </w:r>
    </w:p>
    <w:p w14:paraId="7FFD0FBF" w14:textId="5E278636" w:rsidR="00D954A7" w:rsidRPr="00424939" w:rsidRDefault="00D954A7" w:rsidP="00F353B6">
      <w:pPr>
        <w:rPr>
          <w:rPrChange w:id="10770" w:author="Summer 2023 updates" w:date="2024-07-31T13:42:00Z">
            <w:rPr>
              <w:color w:val="000000" w:themeColor="text1"/>
            </w:rPr>
          </w:rPrChange>
        </w:rPr>
      </w:pPr>
      <w:r w:rsidRPr="00424939">
        <w:rPr>
          <w:rPrChange w:id="10771" w:author="Summer 2023 updates" w:date="2024-07-31T13:42:00Z">
            <w:rPr>
              <w:color w:val="000000" w:themeColor="text1"/>
            </w:rPr>
          </w:rPrChange>
        </w:rPr>
        <w:t xml:space="preserve">Exploration of a topic within the field of relational communication. Course work includes a substantive research project, and oral presentations. May be taken more than once for credit with consent of department chair. Can satisfy the DCP requirement when topic is appropriate. </w:t>
      </w:r>
      <w:r w:rsidRPr="00424939">
        <w:rPr>
          <w:u w:val="single"/>
          <w:rPrChange w:id="10772" w:author="Summer 2023 updates" w:date="2024-07-31T13:42:00Z">
            <w:rPr>
              <w:color w:val="000000" w:themeColor="text1"/>
              <w:u w:val="single"/>
            </w:rPr>
          </w:rPrChange>
        </w:rPr>
        <w:t>Prerequisites</w:t>
      </w:r>
      <w:r w:rsidRPr="00424939">
        <w:rPr>
          <w:rPrChange w:id="10773" w:author="Summer 2023 updates" w:date="2024-07-31T13:42:00Z">
            <w:rPr>
              <w:color w:val="000000" w:themeColor="text1"/>
            </w:rPr>
          </w:rPrChange>
        </w:rPr>
        <w:t xml:space="preserve">: Rhetorical Theory and Practice (RHE-200) and </w:t>
      </w:r>
      <w:r w:rsidR="00F8372A">
        <w:rPr>
          <w:rPrChange w:id="10774" w:author="Summer 2023 updates" w:date="2024-07-31T13:42:00Z">
            <w:rPr>
              <w:color w:val="000000" w:themeColor="text1"/>
            </w:rPr>
          </w:rPrChange>
        </w:rPr>
        <w:t xml:space="preserve">either </w:t>
      </w:r>
      <w:r w:rsidRPr="00424939">
        <w:rPr>
          <w:rPrChange w:id="10775" w:author="Summer 2023 updates" w:date="2024-07-31T13:42:00Z">
            <w:rPr>
              <w:color w:val="000000" w:themeColor="text1"/>
            </w:rPr>
          </w:rPrChange>
        </w:rPr>
        <w:t>Research Methods in Communication Studies</w:t>
      </w:r>
      <w:r w:rsidR="00B8454E" w:rsidRPr="00424939">
        <w:rPr>
          <w:rPrChange w:id="10776" w:author="Summer 2023 updates" w:date="2024-07-31T13:42:00Z">
            <w:rPr>
              <w:color w:val="000000" w:themeColor="text1"/>
            </w:rPr>
          </w:rPrChange>
        </w:rPr>
        <w:fldChar w:fldCharType="begin"/>
      </w:r>
      <w:r w:rsidR="00B8454E" w:rsidRPr="00424939">
        <w:rPr>
          <w:rPrChange w:id="10777" w:author="Summer 2023 updates" w:date="2024-07-31T13:42:00Z">
            <w:rPr>
              <w:color w:val="000000" w:themeColor="text1"/>
            </w:rPr>
          </w:rPrChange>
        </w:rPr>
        <w:instrText xml:space="preserve"> XE "Communication Studies" </w:instrText>
      </w:r>
      <w:r w:rsidR="00B8454E" w:rsidRPr="00424939">
        <w:rPr>
          <w:rPrChange w:id="10778" w:author="Summer 2023 updates" w:date="2024-07-31T13:42:00Z">
            <w:rPr>
              <w:color w:val="000000" w:themeColor="text1"/>
            </w:rPr>
          </w:rPrChange>
        </w:rPr>
        <w:fldChar w:fldCharType="end"/>
      </w:r>
      <w:r w:rsidRPr="00424939">
        <w:rPr>
          <w:rPrChange w:id="10779" w:author="Summer 2023 updates" w:date="2024-07-31T13:42:00Z">
            <w:rPr>
              <w:color w:val="000000" w:themeColor="text1"/>
            </w:rPr>
          </w:rPrChange>
        </w:rPr>
        <w:t xml:space="preserve"> (COM-381)</w:t>
      </w:r>
      <w:r w:rsidR="00F8372A">
        <w:rPr>
          <w:rPrChange w:id="10780" w:author="Summer 2023 updates" w:date="2024-07-31T13:42:00Z">
            <w:rPr>
              <w:color w:val="000000" w:themeColor="text1"/>
            </w:rPr>
          </w:rPrChange>
        </w:rPr>
        <w:t xml:space="preserve"> or Research Methods: Rhetorical/Critical (COM-382).</w:t>
      </w:r>
    </w:p>
    <w:p w14:paraId="2A5208ED" w14:textId="5A42D654" w:rsidR="00D954A7" w:rsidRPr="00424939" w:rsidRDefault="00D954A7" w:rsidP="00D954A7">
      <w:pPr>
        <w:spacing w:after="0"/>
        <w:rPr>
          <w:rFonts w:cs="Times New Roman"/>
          <w:b/>
          <w:color w:val="000000" w:themeColor="text1"/>
        </w:rPr>
      </w:pPr>
      <w:r w:rsidRPr="00424939">
        <w:rPr>
          <w:rFonts w:cs="Times New Roman"/>
          <w:b/>
          <w:color w:val="000000" w:themeColor="text1"/>
        </w:rPr>
        <w:t>COM-444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Communication Studies</w:t>
      </w:r>
      <w:r w:rsidR="003D4E16"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82D2D5D" w14:textId="2B0F4CD0" w:rsidR="00D954A7" w:rsidRPr="00424939" w:rsidRDefault="00D954A7" w:rsidP="00F353B6">
      <w:pPr>
        <w:rPr>
          <w:rPrChange w:id="10781" w:author="Summer 2023 updates" w:date="2024-07-31T13:42:00Z">
            <w:rPr>
              <w:color w:val="000000" w:themeColor="text1"/>
            </w:rPr>
          </w:rPrChange>
        </w:rPr>
      </w:pPr>
      <w:r w:rsidRPr="00424939">
        <w:rPr>
          <w:rPrChange w:id="10782" w:author="Summer 2023 updates" w:date="2024-07-31T13:42:00Z">
            <w:rPr>
              <w:color w:val="000000" w:themeColor="text1"/>
            </w:rPr>
          </w:rPrChange>
        </w:rPr>
        <w:t>Independent research projects in communication studies. May be taken for an X status grade with consent of instructor prior to registration. May be taken more than once for credit for a maximum of 2.0 credits.  A maximum of one course credit may count toward a communication studies major or minor</w:t>
      </w:r>
      <w:r w:rsidR="00B8454E" w:rsidRPr="00424939">
        <w:rPr>
          <w:rPrChange w:id="10783" w:author="Summer 2023 updates" w:date="2024-07-31T13:42:00Z">
            <w:rPr>
              <w:color w:val="000000" w:themeColor="text1"/>
            </w:rPr>
          </w:rPrChange>
        </w:rPr>
        <w:fldChar w:fldCharType="begin"/>
      </w:r>
      <w:r w:rsidR="00B8454E" w:rsidRPr="00424939">
        <w:rPr>
          <w:rPrChange w:id="10784" w:author="Summer 2023 updates" w:date="2024-07-31T13:42:00Z">
            <w:rPr>
              <w:color w:val="000000" w:themeColor="text1"/>
            </w:rPr>
          </w:rPrChange>
        </w:rPr>
        <w:instrText xml:space="preserve"> XE "</w:instrText>
      </w:r>
      <w:del w:id="10785" w:author="Summer 2023 updates" w:date="2024-07-31T13:42:00Z">
        <w:r w:rsidR="00B8454E" w:rsidRPr="00424939">
          <w:rPr>
            <w:rStyle w:val="Strong"/>
            <w:rFonts w:ascii="Garamond" w:hAnsi="Garamond"/>
            <w:color w:val="000000" w:themeColor="text1"/>
          </w:rPr>
          <w:delInstrText>minor</w:delInstrText>
        </w:r>
      </w:del>
      <w:ins w:id="1078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787" w:author="Summer 2023 updates" w:date="2024-07-31T13:42:00Z">
            <w:rPr>
              <w:color w:val="000000" w:themeColor="text1"/>
            </w:rPr>
          </w:rPrChange>
        </w:rPr>
        <w:instrText xml:space="preserve">" </w:instrText>
      </w:r>
      <w:r w:rsidR="00B8454E" w:rsidRPr="00424939">
        <w:rPr>
          <w:rPrChange w:id="10788" w:author="Summer 2023 updates" w:date="2024-07-31T13:42:00Z">
            <w:rPr>
              <w:color w:val="000000" w:themeColor="text1"/>
            </w:rPr>
          </w:rPrChange>
        </w:rPr>
        <w:fldChar w:fldCharType="end"/>
      </w:r>
      <w:r w:rsidRPr="00424939">
        <w:rPr>
          <w:rPrChange w:id="10789" w:author="Summer 2023 updates" w:date="2024-07-31T13:42:00Z">
            <w:rPr>
              <w:color w:val="000000" w:themeColor="text1"/>
            </w:rPr>
          </w:rPrChange>
        </w:rPr>
        <w:t xml:space="preserve">. </w:t>
      </w:r>
      <w:r w:rsidRPr="00424939">
        <w:rPr>
          <w:u w:val="single"/>
          <w:rPrChange w:id="10790" w:author="Summer 2023 updates" w:date="2024-07-31T13:42:00Z">
            <w:rPr>
              <w:color w:val="000000" w:themeColor="text1"/>
              <w:u w:val="single"/>
            </w:rPr>
          </w:rPrChange>
        </w:rPr>
        <w:t>Prerequisite</w:t>
      </w:r>
      <w:r w:rsidRPr="00424939">
        <w:rPr>
          <w:rPrChange w:id="10791" w:author="Summer 2023 updates" w:date="2024-07-31T13:42:00Z">
            <w:rPr>
              <w:color w:val="000000" w:themeColor="text1"/>
            </w:rPr>
          </w:rPrChange>
        </w:rPr>
        <w:t>: consent of instructor. (0.5 or 1.0 course credit)</w:t>
      </w:r>
    </w:p>
    <w:p w14:paraId="68320447" w14:textId="1C1FB545" w:rsidR="00D954A7" w:rsidRPr="00424939" w:rsidRDefault="00D954A7" w:rsidP="00D954A7">
      <w:pPr>
        <w:spacing w:after="0"/>
        <w:rPr>
          <w:rFonts w:cs="Times New Roman"/>
          <w:b/>
          <w:color w:val="000000" w:themeColor="text1"/>
        </w:rPr>
      </w:pPr>
      <w:r w:rsidRPr="00424939">
        <w:rPr>
          <w:rFonts w:cs="Times New Roman"/>
          <w:b/>
          <w:color w:val="000000" w:themeColor="text1"/>
        </w:rPr>
        <w:t>COM-445/-447 Special Topics in Production</w:t>
      </w:r>
      <w:r w:rsidR="003D4E16" w:rsidRPr="00424939">
        <w:rPr>
          <w:rFonts w:cs="Times New Roman"/>
          <w:b/>
          <w:color w:val="000000" w:themeColor="text1"/>
        </w:rPr>
        <w:t xml:space="preserve"> (WE)</w:t>
      </w:r>
    </w:p>
    <w:p w14:paraId="61DAFA2C" w14:textId="2BEF187E" w:rsidR="00D954A7" w:rsidRPr="00424939" w:rsidRDefault="00D954A7" w:rsidP="00F353B6">
      <w:pPr>
        <w:rPr>
          <w:rPrChange w:id="10792" w:author="Summer 2023 updates" w:date="2024-07-31T13:42:00Z">
            <w:rPr>
              <w:color w:val="000000" w:themeColor="text1"/>
            </w:rPr>
          </w:rPrChange>
        </w:rPr>
      </w:pPr>
      <w:r w:rsidRPr="00424939">
        <w:rPr>
          <w:rPrChange w:id="10793" w:author="Summer 2023 updates" w:date="2024-07-31T13:42:00Z">
            <w:rPr>
              <w:color w:val="000000" w:themeColor="text1"/>
            </w:rPr>
          </w:rPrChange>
        </w:rPr>
        <w:t xml:space="preserve">Exploration of a topic within the field of production. Course work includes a substantive research project, and oral presentations. May be taken more than once for credit with consent of department chair. Can satisfy the DCP requirement when topic is appropriate. </w:t>
      </w:r>
      <w:r w:rsidRPr="00424939">
        <w:rPr>
          <w:u w:val="single"/>
          <w:rPrChange w:id="10794" w:author="Summer 2023 updates" w:date="2024-07-31T13:42:00Z">
            <w:rPr>
              <w:color w:val="000000" w:themeColor="text1"/>
              <w:u w:val="single"/>
            </w:rPr>
          </w:rPrChange>
        </w:rPr>
        <w:t>Prerequisites</w:t>
      </w:r>
      <w:r w:rsidRPr="00424939">
        <w:rPr>
          <w:rPrChange w:id="10795" w:author="Summer 2023 updates" w:date="2024-07-31T13:42:00Z">
            <w:rPr>
              <w:color w:val="000000" w:themeColor="text1"/>
            </w:rPr>
          </w:rPrChange>
        </w:rPr>
        <w:t>: Rhetorical Theory and Practice (RHE-200) and</w:t>
      </w:r>
      <w:r w:rsidR="00F8372A">
        <w:rPr>
          <w:rPrChange w:id="10796" w:author="Summer 2023 updates" w:date="2024-07-31T13:42:00Z">
            <w:rPr>
              <w:color w:val="000000" w:themeColor="text1"/>
            </w:rPr>
          </w:rPrChange>
        </w:rPr>
        <w:t xml:space="preserve"> either</w:t>
      </w:r>
      <w:r w:rsidRPr="00424939">
        <w:rPr>
          <w:rPrChange w:id="10797" w:author="Summer 2023 updates" w:date="2024-07-31T13:42:00Z">
            <w:rPr>
              <w:color w:val="000000" w:themeColor="text1"/>
            </w:rPr>
          </w:rPrChange>
        </w:rPr>
        <w:t xml:space="preserve"> Research Methods in Communication Studies</w:t>
      </w:r>
      <w:r w:rsidR="00B8454E" w:rsidRPr="00424939">
        <w:rPr>
          <w:rPrChange w:id="10798" w:author="Summer 2023 updates" w:date="2024-07-31T13:42:00Z">
            <w:rPr>
              <w:color w:val="000000" w:themeColor="text1"/>
            </w:rPr>
          </w:rPrChange>
        </w:rPr>
        <w:fldChar w:fldCharType="begin"/>
      </w:r>
      <w:r w:rsidR="00B8454E" w:rsidRPr="00424939">
        <w:rPr>
          <w:rPrChange w:id="10799" w:author="Summer 2023 updates" w:date="2024-07-31T13:42:00Z">
            <w:rPr>
              <w:color w:val="000000" w:themeColor="text1"/>
            </w:rPr>
          </w:rPrChange>
        </w:rPr>
        <w:instrText xml:space="preserve"> XE "Communication Studies" </w:instrText>
      </w:r>
      <w:r w:rsidR="00B8454E" w:rsidRPr="00424939">
        <w:rPr>
          <w:rPrChange w:id="10800" w:author="Summer 2023 updates" w:date="2024-07-31T13:42:00Z">
            <w:rPr>
              <w:color w:val="000000" w:themeColor="text1"/>
            </w:rPr>
          </w:rPrChange>
        </w:rPr>
        <w:fldChar w:fldCharType="end"/>
      </w:r>
      <w:r w:rsidRPr="00424939">
        <w:rPr>
          <w:rPrChange w:id="10801" w:author="Summer 2023 updates" w:date="2024-07-31T13:42:00Z">
            <w:rPr>
              <w:color w:val="000000" w:themeColor="text1"/>
            </w:rPr>
          </w:rPrChange>
        </w:rPr>
        <w:t xml:space="preserve"> (COM-381)</w:t>
      </w:r>
      <w:r w:rsidR="00F8372A">
        <w:rPr>
          <w:rPrChange w:id="10802" w:author="Summer 2023 updates" w:date="2024-07-31T13:42:00Z">
            <w:rPr>
              <w:color w:val="000000" w:themeColor="text1"/>
            </w:rPr>
          </w:rPrChange>
        </w:rPr>
        <w:t xml:space="preserve"> or Research Methods: Rhetorical/Critical (COM-382).</w:t>
      </w:r>
    </w:p>
    <w:p w14:paraId="28BC56C8" w14:textId="04D801B4" w:rsidR="00D954A7" w:rsidRPr="00424939" w:rsidRDefault="00D954A7" w:rsidP="00D954A7">
      <w:pPr>
        <w:spacing w:after="0"/>
        <w:rPr>
          <w:rFonts w:cs="Times New Roman"/>
          <w:b/>
          <w:color w:val="000000" w:themeColor="text1"/>
        </w:rPr>
      </w:pPr>
      <w:r w:rsidRPr="00424939">
        <w:rPr>
          <w:rFonts w:cs="Times New Roman"/>
          <w:b/>
          <w:color w:val="000000" w:themeColor="text1"/>
        </w:rPr>
        <w:t>COM-455/-457 Special Topics in Media Studies</w:t>
      </w:r>
      <w:r w:rsidR="003D4E16" w:rsidRPr="00424939">
        <w:rPr>
          <w:rFonts w:cs="Times New Roman"/>
          <w:b/>
          <w:color w:val="000000" w:themeColor="text1"/>
        </w:rPr>
        <w:t xml:space="preserve"> (WE)</w:t>
      </w:r>
    </w:p>
    <w:p w14:paraId="3426C3BE" w14:textId="06E67BB8" w:rsidR="006C5C1C" w:rsidRPr="00956360" w:rsidRDefault="00D954A7" w:rsidP="00956360">
      <w:pPr>
        <w:rPr>
          <w:rFonts w:cs="Times New Roman"/>
          <w:color w:val="000000" w:themeColor="text1"/>
        </w:rPr>
      </w:pPr>
      <w:r w:rsidRPr="00424939">
        <w:rPr>
          <w:rFonts w:cs="Times New Roman"/>
          <w:color w:val="000000" w:themeColor="text1"/>
        </w:rPr>
        <w:t xml:space="preserve">Exploration of a topic within the field of media studies.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xml:space="preserve">: Rhetorical Theory and Practice (RHE-200) and </w:t>
      </w:r>
      <w:r w:rsidR="00F8372A">
        <w:rPr>
          <w:rFonts w:cs="Times New Roman"/>
          <w:color w:val="000000" w:themeColor="text1"/>
        </w:rPr>
        <w:t xml:space="preserve">either </w:t>
      </w:r>
      <w:r w:rsidRPr="00424939">
        <w:rPr>
          <w:rFonts w:cs="Times New Roman"/>
          <w:color w:val="000000" w:themeColor="text1"/>
        </w:rPr>
        <w:t>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04BC3AE2" w14:textId="52A2370D" w:rsidR="00D954A7" w:rsidRPr="00424939" w:rsidRDefault="00D954A7" w:rsidP="00D954A7">
      <w:pPr>
        <w:spacing w:after="0"/>
        <w:rPr>
          <w:rFonts w:cs="Times New Roman"/>
          <w:b/>
          <w:color w:val="000000" w:themeColor="text1"/>
        </w:rPr>
      </w:pPr>
      <w:r w:rsidRPr="00424939">
        <w:rPr>
          <w:rFonts w:cs="Times New Roman"/>
          <w:b/>
          <w:color w:val="000000" w:themeColor="text1"/>
        </w:rPr>
        <w:t>COM-465/-467 Special Topics in Public Discourse</w:t>
      </w:r>
      <w:r w:rsidR="003D4E16" w:rsidRPr="00424939">
        <w:rPr>
          <w:rFonts w:cs="Times New Roman"/>
          <w:b/>
          <w:color w:val="000000" w:themeColor="text1"/>
        </w:rPr>
        <w:t xml:space="preserve"> (WE)</w:t>
      </w:r>
    </w:p>
    <w:p w14:paraId="442BAA05" w14:textId="5C8348EB" w:rsidR="00D954A7" w:rsidRPr="00424939" w:rsidRDefault="00D954A7" w:rsidP="00D954A7">
      <w:pPr>
        <w:rPr>
          <w:rFonts w:cs="Times New Roman"/>
          <w:color w:val="000000" w:themeColor="text1"/>
        </w:rPr>
      </w:pPr>
      <w:r w:rsidRPr="00424939">
        <w:rPr>
          <w:rFonts w:cs="Times New Roman"/>
          <w:color w:val="000000" w:themeColor="text1"/>
        </w:rPr>
        <w:t xml:space="preserve">Exploration of a topic within the field of public discourse. Course work includes a substantive research project, and oral presentations. May be taken more than once for credit with consent of department chair. Can satisfy the DCP requirement when topic is appropriate. </w:t>
      </w:r>
      <w:r w:rsidRPr="00424939">
        <w:rPr>
          <w:rFonts w:cs="Times New Roman"/>
          <w:color w:val="000000" w:themeColor="text1"/>
          <w:u w:val="single"/>
        </w:rPr>
        <w:t>Prerequisites</w:t>
      </w:r>
      <w:r w:rsidRPr="00424939">
        <w:rPr>
          <w:rFonts w:cs="Times New Roman"/>
          <w:color w:val="000000" w:themeColor="text1"/>
        </w:rPr>
        <w:t xml:space="preserve">: Rhetorical Theory and Practice (RHE-200) and </w:t>
      </w:r>
      <w:r w:rsidR="00F8372A">
        <w:rPr>
          <w:rFonts w:cs="Times New Roman"/>
          <w:color w:val="000000" w:themeColor="text1"/>
        </w:rPr>
        <w:t xml:space="preserve">either </w:t>
      </w:r>
      <w:r w:rsidRPr="00424939">
        <w:rPr>
          <w:rFonts w:cs="Times New Roman"/>
          <w:color w:val="000000" w:themeColor="text1"/>
        </w:rPr>
        <w:t>Research Methods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(COM-381)</w:t>
      </w:r>
      <w:r w:rsidR="00F8372A">
        <w:rPr>
          <w:rFonts w:cs="Times New Roman"/>
          <w:color w:val="000000" w:themeColor="text1"/>
        </w:rPr>
        <w:t xml:space="preserve"> or Research Methods: Rhetorical/Critical (COM-382).</w:t>
      </w:r>
    </w:p>
    <w:p w14:paraId="5A266B50"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COM-494 Internship in Journalism/Communication </w:t>
      </w:r>
    </w:p>
    <w:p w14:paraId="0EEFD2AD" w14:textId="050290FF" w:rsidR="00D954A7" w:rsidRPr="00424939" w:rsidRDefault="00D954A7" w:rsidP="00956360">
      <w:pPr>
        <w:spacing w:after="0"/>
        <w:rPr>
          <w:rFonts w:cs="Times New Roman"/>
          <w:color w:val="000000" w:themeColor="text1"/>
        </w:rPr>
      </w:pPr>
      <w:r w:rsidRPr="00424939">
        <w:rPr>
          <w:color w:val="000000" w:themeColor="text1"/>
        </w:rPr>
        <w:t xml:space="preserve">An internship with a focus on journalism or communication supervised by a faculty member of the department.  A minimum of 140 hours on-site experience is required.  </w:t>
      </w:r>
      <w:r w:rsidR="00A7479E" w:rsidRPr="00424939">
        <w:rPr>
          <w:color w:val="000000" w:themeColor="text1"/>
        </w:rPr>
        <w:t>P/NP</w:t>
      </w:r>
      <w:r w:rsidRPr="00424939">
        <w:rPr>
          <w:color w:val="000000" w:themeColor="text1"/>
        </w:rPr>
        <w:t xml:space="preserve"> basis only.  A maximum of one credit may count toward a major or minor</w:t>
      </w:r>
      <w:r w:rsidR="00B8454E" w:rsidRPr="00424939">
        <w:rPr>
          <w:color w:val="000000" w:themeColor="text1"/>
        </w:rPr>
        <w:fldChar w:fldCharType="begin"/>
      </w:r>
      <w:r w:rsidR="00B8454E" w:rsidRPr="00424939">
        <w:rPr>
          <w:color w:val="000000" w:themeColor="text1"/>
        </w:rPr>
        <w:instrText xml:space="preserve"> XE "</w:instrText>
      </w:r>
      <w:del w:id="10803" w:author="Summer 2023 updates" w:date="2024-07-31T13:42:00Z">
        <w:r w:rsidR="00B8454E" w:rsidRPr="00424939">
          <w:rPr>
            <w:rStyle w:val="Strong"/>
            <w:rFonts w:ascii="Garamond" w:hAnsi="Garamond"/>
            <w:color w:val="000000" w:themeColor="text1"/>
          </w:rPr>
          <w:delInstrText>minor</w:delInstrText>
        </w:r>
      </w:del>
      <w:ins w:id="10804"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in communication studies or writing with the consent of department chair.  </w:t>
      </w:r>
      <w:r w:rsidRPr="00424939">
        <w:rPr>
          <w:color w:val="000000" w:themeColor="text1"/>
          <w:u w:val="single"/>
        </w:rPr>
        <w:t>Prerequisites</w:t>
      </w:r>
      <w:r w:rsidRPr="00424939">
        <w:rPr>
          <w:color w:val="000000" w:themeColor="text1"/>
        </w:rPr>
        <w:t>: junior standing and consent of department chair.</w:t>
      </w:r>
    </w:p>
    <w:p w14:paraId="2171FEEE" w14:textId="2D2DF582" w:rsidR="00D954A7" w:rsidRDefault="00D954A7" w:rsidP="00956360">
      <w:pPr>
        <w:spacing w:after="0"/>
        <w:rPr>
          <w:rFonts w:cs="Times New Roman"/>
          <w:color w:val="000000" w:themeColor="text1"/>
        </w:rPr>
      </w:pPr>
    </w:p>
    <w:p w14:paraId="5730365F" w14:textId="77777777" w:rsidR="00784273" w:rsidRPr="00424939" w:rsidRDefault="00784273" w:rsidP="00956360">
      <w:pPr>
        <w:spacing w:after="0"/>
        <w:rPr>
          <w:rFonts w:cs="Times New Roman"/>
          <w:color w:val="000000" w:themeColor="text1"/>
        </w:rPr>
      </w:pPr>
    </w:p>
    <w:p w14:paraId="2D4DC043" w14:textId="5729597E" w:rsidR="00D954A7" w:rsidRPr="00424939" w:rsidRDefault="00C67E6D" w:rsidP="00E4364B">
      <w:pPr>
        <w:pStyle w:val="Heading4"/>
        <w:spacing w:before="120"/>
        <w:rPr>
          <w:rFonts w:ascii="Garamond" w:hAnsi="Garamond"/>
          <w:color w:val="000000" w:themeColor="text1"/>
        </w:rPr>
        <w:pPrChange w:id="10805" w:author="Summer 2023 updates" w:date="2024-07-31T13:42:00Z">
          <w:pPr>
            <w:pStyle w:val="Heading4"/>
            <w:spacing w:before="0"/>
          </w:pPr>
        </w:pPrChange>
      </w:pPr>
      <w:bookmarkStart w:id="10806" w:name="_Toc141355747"/>
      <w:bookmarkStart w:id="10807" w:name="_Toc110005228"/>
      <w:r w:rsidRPr="00424939">
        <w:rPr>
          <w:rFonts w:ascii="Garamond" w:hAnsi="Garamond"/>
          <w:color w:val="000000" w:themeColor="text1"/>
        </w:rPr>
        <w:t>—Computer Science</w:t>
      </w:r>
      <w:bookmarkEnd w:id="10806"/>
      <w:bookmarkEnd w:id="1080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Computer Science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AD58EFA" w14:textId="08B9006A" w:rsidR="00D954A7" w:rsidRPr="00424939" w:rsidRDefault="00D954A7" w:rsidP="00F353B6">
      <w:pPr>
        <w:rPr>
          <w:rPrChange w:id="10808" w:author="Summer 2023 updates" w:date="2024-07-31T13:42:00Z">
            <w:rPr>
              <w:color w:val="000000" w:themeColor="text1"/>
            </w:rPr>
          </w:rPrChange>
        </w:rPr>
        <w:pPrChange w:id="10809" w:author="Summer 2023 updates" w:date="2024-07-31T13:42:00Z">
          <w:pPr>
            <w:spacing w:after="120"/>
          </w:pPr>
        </w:pPrChange>
      </w:pPr>
      <w:r w:rsidRPr="00424939">
        <w:rPr>
          <w:rPrChange w:id="10810" w:author="Summer 2023 updates" w:date="2024-07-31T13:42:00Z">
            <w:rPr>
              <w:color w:val="000000" w:themeColor="text1"/>
            </w:rPr>
          </w:rPrChange>
        </w:rPr>
        <w:t>Hostetler, Hughes</w:t>
      </w:r>
      <w:r w:rsidR="00005736" w:rsidRPr="00424939">
        <w:rPr>
          <w:rPrChange w:id="10811" w:author="Summer 2023 updates" w:date="2024-07-31T13:42:00Z">
            <w:rPr>
              <w:color w:val="000000" w:themeColor="text1"/>
            </w:rPr>
          </w:rPrChange>
        </w:rPr>
        <w:t>, Stobb</w:t>
      </w:r>
      <w:r w:rsidR="00495619">
        <w:rPr>
          <w:rPrChange w:id="10812" w:author="Summer 2023 updates" w:date="2024-07-31T13:42:00Z">
            <w:rPr>
              <w:color w:val="000000" w:themeColor="text1"/>
            </w:rPr>
          </w:rPrChange>
        </w:rPr>
        <w:t>.</w:t>
      </w:r>
    </w:p>
    <w:p w14:paraId="0DDACEFC" w14:textId="3E8F98B7" w:rsidR="00D954A7" w:rsidRPr="00424939" w:rsidRDefault="00BE26AE" w:rsidP="00F353B6">
      <w:pPr>
        <w:rPr>
          <w:rPrChange w:id="10813" w:author="Summer 2023 updates" w:date="2024-07-31T13:42:00Z">
            <w:rPr>
              <w:color w:val="000000" w:themeColor="text1"/>
            </w:rPr>
          </w:rPrChange>
        </w:rPr>
      </w:pPr>
      <w:r w:rsidRPr="00BE26AE">
        <w:rPr>
          <w:rPrChange w:id="10814" w:author="Summer 2023 updates" w:date="2024-07-31T13:42:00Z">
            <w:rPr>
              <w:color w:val="000000" w:themeColor="text1"/>
            </w:rPr>
          </w:rPrChange>
        </w:rPr>
        <w:t xml:space="preserve">Computer Science is the study of abstractions and algorithmic processes and how they can be applied to fulfill human information needs. </w:t>
      </w:r>
      <w:r w:rsidR="00D954A7" w:rsidRPr="00424939">
        <w:rPr>
          <w:rPrChange w:id="10815" w:author="Summer 2023 updates" w:date="2024-07-31T13:42:00Z">
            <w:rPr>
              <w:color w:val="000000" w:themeColor="text1"/>
            </w:rPr>
          </w:rPrChange>
        </w:rPr>
        <w:t xml:space="preserve">The department of mathematical sciences offers a complete range of courses, with majors and minors available in </w:t>
      </w:r>
      <w:r w:rsidR="00FB655D">
        <w:rPr>
          <w:rStyle w:val="Strong"/>
          <w:rFonts w:ascii="Garamond" w:hAnsi="Garamond"/>
          <w:color w:val="000000" w:themeColor="text1"/>
        </w:rPr>
        <w:t xml:space="preserve">Computer Science, Data Science, </w:t>
      </w:r>
      <w:r w:rsidR="00FB655D" w:rsidRPr="00424939">
        <w:rPr>
          <w:rPrChange w:id="10816" w:author="Summer 2023 updates" w:date="2024-07-31T13:42:00Z">
            <w:rPr>
              <w:color w:val="000000" w:themeColor="text1"/>
            </w:rPr>
          </w:rPrChange>
        </w:rPr>
        <w:t xml:space="preserve">and </w:t>
      </w:r>
      <w:r w:rsidR="00FB655D">
        <w:rPr>
          <w:rStyle w:val="Strong"/>
          <w:rFonts w:ascii="Garamond" w:hAnsi="Garamond"/>
          <w:color w:val="000000" w:themeColor="text1"/>
        </w:rPr>
        <w:t>Mathematics</w:t>
      </w:r>
      <w:r w:rsidRPr="00BE26AE">
        <w:rPr>
          <w:rPrChange w:id="10817" w:author="Summer 2023 updates" w:date="2024-07-31T13:42:00Z">
            <w:rPr>
              <w:color w:val="000000" w:themeColor="text1"/>
            </w:rPr>
          </w:rPrChange>
        </w:rPr>
        <w:t>, as well as courses in statistics for additional breadth. The department adheres to its belief that the mathematical sciences and the habits of mind that they engender are components of a fine liberal arts education</w:t>
      </w:r>
      <w:ins w:id="10818" w:author="Summer 2023 updates" w:date="2024-07-31T13:42:00Z">
        <w:r w:rsidR="00F353B6">
          <w:t>.</w:t>
        </w:r>
      </w:ins>
    </w:p>
    <w:p w14:paraId="1E435BF0" w14:textId="002D714C" w:rsidR="00D954A7" w:rsidRPr="00424939" w:rsidRDefault="00D954A7" w:rsidP="00D954A7">
      <w:pPr>
        <w:spacing w:after="0"/>
        <w:rPr>
          <w:rFonts w:cs="Times New Roman"/>
          <w:b/>
          <w:color w:val="000000" w:themeColor="text1"/>
        </w:rPr>
      </w:pPr>
      <w:r w:rsidRPr="00424939">
        <w:rPr>
          <w:rFonts w:cs="Times New Roman"/>
          <w:b/>
          <w:color w:val="000000" w:themeColor="text1"/>
        </w:rPr>
        <w:t>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6A6022E2" w14:textId="2B7796BD" w:rsidR="00170048" w:rsidRPr="00424939" w:rsidRDefault="00170048" w:rsidP="00F353B6">
      <w:pPr>
        <w:rPr>
          <w:b/>
          <w:rPrChange w:id="10819" w:author="Summer 2023 updates" w:date="2024-07-31T13:42:00Z">
            <w:rPr>
              <w:b/>
              <w:color w:val="000000" w:themeColor="text1"/>
            </w:rPr>
          </w:rPrChange>
        </w:rPr>
        <w:pPrChange w:id="10820" w:author="Summer 2023 updates" w:date="2024-07-31T13:42:00Z">
          <w:pPr>
            <w:spacing w:after="0"/>
          </w:pPr>
        </w:pPrChange>
      </w:pPr>
      <w:r w:rsidRPr="00424939">
        <w:rPr>
          <w:rPrChange w:id="10821" w:author="Summer 2023 updates" w:date="2024-07-31T13:42:00Z">
            <w:rPr>
              <w:color w:val="000000" w:themeColor="text1"/>
            </w:rPr>
          </w:rPrChange>
        </w:rPr>
        <w:t>A major in computer science requires a minimum cumulative 2.0 GPA in all courses counted toward the major.</w:t>
      </w:r>
    </w:p>
    <w:p w14:paraId="192AB71E" w14:textId="4A756C6D" w:rsidR="00D954A7" w:rsidRPr="00424939" w:rsidRDefault="00D954A7" w:rsidP="00E500FB">
      <w:pPr>
        <w:widowControl w:val="0"/>
        <w:numPr>
          <w:ilvl w:val="0"/>
          <w:numId w:val="22"/>
        </w:numPr>
        <w:tabs>
          <w:tab w:val="clear" w:pos="720"/>
          <w:tab w:val="num" w:pos="1800"/>
          <w:tab w:val="num" w:pos="2160"/>
        </w:tabs>
        <w:adjustRightInd w:val="0"/>
        <w:spacing w:after="0"/>
        <w:ind w:left="360"/>
        <w:textAlignment w:val="baseline"/>
        <w:rPr>
          <w:rFonts w:cs="Times New Roman"/>
          <w:color w:val="000000" w:themeColor="text1"/>
        </w:rPr>
      </w:pPr>
      <w:r w:rsidRPr="00424939">
        <w:rPr>
          <w:rFonts w:cs="Times New Roman"/>
          <w:color w:val="000000" w:themeColor="text1"/>
        </w:rPr>
        <w:t xml:space="preserve">CS-125 </w:t>
      </w:r>
      <w:r w:rsidR="00BE26AE">
        <w:rPr>
          <w:rFonts w:cs="Times New Roman"/>
          <w:color w:val="000000" w:themeColor="text1"/>
        </w:rPr>
        <w:t>Introduction to Programming, or commensurate programming 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6BFC4D4" w14:textId="6A1C46DF" w:rsidR="00D954A7" w:rsidRDefault="00BE26AE" w:rsidP="00E500FB">
      <w:pPr>
        <w:widowControl w:val="0"/>
        <w:numPr>
          <w:ilvl w:val="0"/>
          <w:numId w:val="22"/>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CS-135 Data Structures</w:t>
      </w:r>
    </w:p>
    <w:p w14:paraId="5D22EC21" w14:textId="334B228C" w:rsidR="00C34A85" w:rsidRDefault="00C34A85" w:rsidP="00E500FB">
      <w:pPr>
        <w:widowControl w:val="0"/>
        <w:numPr>
          <w:ilvl w:val="0"/>
          <w:numId w:val="22"/>
        </w:numPr>
        <w:tabs>
          <w:tab w:val="clear" w:pos="720"/>
          <w:tab w:val="num" w:pos="1800"/>
        </w:tabs>
        <w:adjustRightInd w:val="0"/>
        <w:spacing w:after="0"/>
        <w:ind w:left="360"/>
        <w:textAlignment w:val="baseline"/>
        <w:rPr>
          <w:ins w:id="10822" w:author="Summer 2023 updates" w:date="2024-07-31T13:42:00Z"/>
          <w:rFonts w:cs="Times New Roman"/>
          <w:color w:val="000000" w:themeColor="text1"/>
        </w:rPr>
      </w:pPr>
      <w:ins w:id="10823" w:author="Summer 2023 updates" w:date="2024-07-31T13:42:00Z">
        <w:r w:rsidRPr="00C34A85">
          <w:rPr>
            <w:rFonts w:cs="Times New Roman"/>
            <w:color w:val="000000" w:themeColor="text1"/>
            <w:u w:val="single"/>
          </w:rPr>
          <w:t>One</w:t>
        </w:r>
        <w:r>
          <w:rPr>
            <w:rFonts w:cs="Times New Roman"/>
            <w:color w:val="000000" w:themeColor="text1"/>
          </w:rPr>
          <w:t xml:space="preserve"> Introductory Mathematics course:</w:t>
        </w:r>
      </w:ins>
    </w:p>
    <w:p w14:paraId="59D7C2A9" w14:textId="7737A489" w:rsidR="00BE26AE" w:rsidRDefault="00BE26AE" w:rsidP="00C34A85">
      <w:pPr>
        <w:widowControl w:val="0"/>
        <w:adjustRightInd w:val="0"/>
        <w:spacing w:after="0"/>
        <w:ind w:left="360"/>
        <w:textAlignment w:val="baseline"/>
        <w:rPr>
          <w:ins w:id="10824" w:author="Summer 2023 updates" w:date="2024-07-31T13:42:00Z"/>
          <w:rFonts w:cs="Times New Roman"/>
          <w:color w:val="000000" w:themeColor="text1"/>
        </w:rPr>
      </w:pPr>
      <w:ins w:id="10825" w:author="Summer 2023 updates" w:date="2024-07-31T13:42:00Z">
        <w:r>
          <w:rPr>
            <w:rFonts w:cs="Times New Roman"/>
            <w:color w:val="000000" w:themeColor="text1"/>
          </w:rPr>
          <w:t>MTH-135 Calculus I</w:t>
        </w:r>
      </w:ins>
    </w:p>
    <w:p w14:paraId="2CB02291" w14:textId="661154EF" w:rsidR="00C34A85" w:rsidRPr="00424939" w:rsidRDefault="00C34A85" w:rsidP="00C34A85">
      <w:pPr>
        <w:widowControl w:val="0"/>
        <w:adjustRightInd w:val="0"/>
        <w:spacing w:after="0"/>
        <w:ind w:left="360"/>
        <w:textAlignment w:val="baseline"/>
        <w:rPr>
          <w:ins w:id="10826" w:author="Summer 2023 updates" w:date="2024-07-31T13:42:00Z"/>
          <w:rFonts w:cs="Times New Roman"/>
          <w:color w:val="000000" w:themeColor="text1"/>
        </w:rPr>
      </w:pPr>
      <w:ins w:id="10827" w:author="Summer 2023 updates" w:date="2024-07-31T13:42:00Z">
        <w:r>
          <w:rPr>
            <w:rFonts w:cs="Times New Roman"/>
            <w:color w:val="000000" w:themeColor="text1"/>
          </w:rPr>
          <w:t>MTH-165 Computational Linear Algebra</w:t>
        </w:r>
      </w:ins>
    </w:p>
    <w:p w14:paraId="5D1D6F9C" w14:textId="4FF90D16" w:rsidR="00C34A85" w:rsidRDefault="00C34A85" w:rsidP="00E500FB">
      <w:pPr>
        <w:widowControl w:val="0"/>
        <w:numPr>
          <w:ilvl w:val="0"/>
          <w:numId w:val="22"/>
        </w:numPr>
        <w:tabs>
          <w:tab w:val="clear" w:pos="720"/>
          <w:tab w:val="num" w:pos="1800"/>
        </w:tabs>
        <w:adjustRightInd w:val="0"/>
        <w:spacing w:after="0"/>
        <w:ind w:left="360"/>
        <w:textAlignment w:val="baseline"/>
        <w:rPr>
          <w:ins w:id="10828" w:author="Summer 2023 updates" w:date="2024-07-31T13:42:00Z"/>
          <w:rFonts w:cs="Times New Roman"/>
          <w:color w:val="000000" w:themeColor="text1"/>
        </w:rPr>
      </w:pPr>
      <w:ins w:id="10829" w:author="Summer 2023 updates" w:date="2024-07-31T13:42:00Z">
        <w:r>
          <w:rPr>
            <w:rFonts w:cs="Times New Roman"/>
            <w:color w:val="000000" w:themeColor="text1"/>
          </w:rPr>
          <w:t>MTH-215 Foundations of Advanced Mathematics (WE)</w:t>
        </w:r>
      </w:ins>
    </w:p>
    <w:p w14:paraId="4E813A69" w14:textId="77777777" w:rsidR="00C761A9" w:rsidRDefault="00C761A9" w:rsidP="00C761A9">
      <w:pPr>
        <w:spacing w:after="0"/>
        <w:ind w:left="180" w:hanging="180"/>
        <w:rPr>
          <w:moveFrom w:id="10830" w:author="Summer 2023 updates" w:date="2024-07-31T13:42:00Z"/>
          <w:rPrChange w:id="10831" w:author="Summer 2023 updates" w:date="2024-07-31T13:42:00Z">
            <w:rPr>
              <w:moveFrom w:id="10832" w:author="Summer 2023 updates" w:date="2024-07-31T13:42:00Z"/>
              <w:color w:val="000000" w:themeColor="text1"/>
            </w:rPr>
          </w:rPrChange>
        </w:rPr>
        <w:pPrChange w:id="10833" w:author="Summer 2023 updates" w:date="2024-07-31T13:42:00Z">
          <w:pPr>
            <w:widowControl w:val="0"/>
            <w:numPr>
              <w:numId w:val="22"/>
            </w:numPr>
            <w:tabs>
              <w:tab w:val="num" w:pos="1800"/>
            </w:tabs>
            <w:adjustRightInd w:val="0"/>
            <w:spacing w:after="0"/>
            <w:ind w:left="360" w:hanging="360"/>
            <w:textAlignment w:val="baseline"/>
          </w:pPr>
        </w:pPrChange>
      </w:pPr>
      <w:moveFromRangeStart w:id="10834" w:author="Summer 2023 updates" w:date="2024-07-31T13:42:00Z" w:name="move173325789"/>
      <w:moveFrom w:id="10835" w:author="Summer 2023 updates" w:date="2024-07-31T13:42:00Z">
        <w:r>
          <w:rPr>
            <w:rPrChange w:id="10836" w:author="Summer 2023 updates" w:date="2024-07-31T13:42:00Z">
              <w:rPr>
                <w:color w:val="000000" w:themeColor="text1"/>
              </w:rPr>
            </w:rPrChange>
          </w:rPr>
          <w:t>MTH-135 Calculus I</w:t>
        </w:r>
      </w:moveFrom>
    </w:p>
    <w:moveFromRangeEnd w:id="10834"/>
    <w:p w14:paraId="440B0507" w14:textId="3EA86452" w:rsidR="00D954A7" w:rsidRPr="00424939" w:rsidRDefault="00D954A7" w:rsidP="00E500FB">
      <w:pPr>
        <w:widowControl w:val="0"/>
        <w:numPr>
          <w:ilvl w:val="0"/>
          <w:numId w:val="22"/>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CS-21</w:t>
      </w:r>
      <w:r w:rsidR="00B00E0F">
        <w:rPr>
          <w:rFonts w:cs="Times New Roman"/>
          <w:color w:val="000000" w:themeColor="text1"/>
        </w:rPr>
        <w:t>5 Analysis</w:t>
      </w:r>
      <w:r w:rsidRPr="00424939">
        <w:rPr>
          <w:rFonts w:cs="Times New Roman"/>
          <w:color w:val="000000" w:themeColor="text1"/>
        </w:rPr>
        <w:t xml:space="preserve"> </w:t>
      </w:r>
      <w:r w:rsidR="006A5F60">
        <w:rPr>
          <w:rFonts w:cs="Times New Roman"/>
          <w:color w:val="000000" w:themeColor="text1"/>
        </w:rPr>
        <w:t>of</w:t>
      </w:r>
      <w:r w:rsidR="006A5F60" w:rsidRPr="00424939">
        <w:rPr>
          <w:rFonts w:cs="Times New Roman"/>
          <w:color w:val="000000" w:themeColor="text1"/>
        </w:rPr>
        <w:t xml:space="preserve"> </w:t>
      </w:r>
      <w:r w:rsidRPr="00424939">
        <w:rPr>
          <w:rFonts w:cs="Times New Roman"/>
          <w:color w:val="000000" w:themeColor="text1"/>
        </w:rPr>
        <w:t xml:space="preserve">Algorithms </w:t>
      </w:r>
    </w:p>
    <w:p w14:paraId="7D29C9D3" w14:textId="4FB46473" w:rsidR="00B7559E" w:rsidRDefault="00B7559E" w:rsidP="00E500FB">
      <w:pPr>
        <w:widowControl w:val="0"/>
        <w:numPr>
          <w:ilvl w:val="0"/>
          <w:numId w:val="22"/>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CS-220 Principles of Computer Systems</w:t>
      </w:r>
    </w:p>
    <w:p w14:paraId="567E692A" w14:textId="30C3E9C9" w:rsidR="00B7559E" w:rsidRDefault="00B7559E" w:rsidP="00E500FB">
      <w:pPr>
        <w:widowControl w:val="0"/>
        <w:numPr>
          <w:ilvl w:val="0"/>
          <w:numId w:val="22"/>
        </w:numPr>
        <w:tabs>
          <w:tab w:val="clear" w:pos="720"/>
          <w:tab w:val="num" w:pos="1800"/>
        </w:tabs>
        <w:adjustRightInd w:val="0"/>
        <w:spacing w:after="0"/>
        <w:ind w:left="360"/>
        <w:textAlignment w:val="baseline"/>
        <w:rPr>
          <w:rFonts w:cs="Times New Roman"/>
          <w:color w:val="000000" w:themeColor="text1"/>
        </w:rPr>
      </w:pPr>
      <w:r w:rsidRPr="00B7559E">
        <w:rPr>
          <w:rFonts w:cs="Times New Roman"/>
          <w:color w:val="000000" w:themeColor="text1"/>
          <w:u w:val="single"/>
        </w:rPr>
        <w:t>One</w:t>
      </w:r>
      <w:r>
        <w:rPr>
          <w:rFonts w:cs="Times New Roman"/>
          <w:color w:val="000000" w:themeColor="text1"/>
        </w:rPr>
        <w:t xml:space="preserve"> of the following: </w:t>
      </w:r>
    </w:p>
    <w:p w14:paraId="66EC9371" w14:textId="4AC933F0" w:rsidR="00B7559E" w:rsidRDefault="00B7559E" w:rsidP="00B7559E">
      <w:pPr>
        <w:widowControl w:val="0"/>
        <w:adjustRightInd w:val="0"/>
        <w:spacing w:after="0"/>
        <w:ind w:left="360"/>
        <w:textAlignment w:val="baseline"/>
        <w:rPr>
          <w:rFonts w:cs="Times New Roman"/>
          <w:color w:val="000000" w:themeColor="text1"/>
        </w:rPr>
      </w:pPr>
      <w:r>
        <w:rPr>
          <w:rFonts w:cs="Times New Roman"/>
          <w:color w:val="000000" w:themeColor="text1"/>
        </w:rPr>
        <w:t>CS-235 Net-Centric Programming</w:t>
      </w:r>
    </w:p>
    <w:p w14:paraId="23DA575B" w14:textId="4583BA17" w:rsidR="00B7559E" w:rsidRPr="00B7559E" w:rsidRDefault="00B7559E" w:rsidP="00B7559E">
      <w:pPr>
        <w:widowControl w:val="0"/>
        <w:adjustRightInd w:val="0"/>
        <w:spacing w:after="0"/>
        <w:ind w:left="360"/>
        <w:textAlignment w:val="baseline"/>
        <w:rPr>
          <w:rFonts w:cs="Times New Roman"/>
          <w:color w:val="000000" w:themeColor="text1"/>
        </w:rPr>
      </w:pPr>
      <w:r>
        <w:rPr>
          <w:rFonts w:cs="Times New Roman"/>
          <w:color w:val="000000" w:themeColor="text1"/>
        </w:rPr>
        <w:t>DS-230 Data-Centric Programming</w:t>
      </w:r>
    </w:p>
    <w:p w14:paraId="4839CC91" w14:textId="0544BDAE" w:rsidR="00D954A7" w:rsidRPr="00225BCC" w:rsidRDefault="000062AC" w:rsidP="00E500FB">
      <w:pPr>
        <w:widowControl w:val="0"/>
        <w:numPr>
          <w:ilvl w:val="0"/>
          <w:numId w:val="22"/>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 xml:space="preserve">CS- 245 Object </w:t>
      </w:r>
      <w:r w:rsidR="00D954A7" w:rsidRPr="00424939">
        <w:rPr>
          <w:rFonts w:cs="Times New Roman"/>
          <w:color w:val="000000" w:themeColor="text1"/>
        </w:rPr>
        <w:t xml:space="preserve">Oriented </w:t>
      </w:r>
      <w:r w:rsidR="00B00E0F">
        <w:rPr>
          <w:rFonts w:cs="Times New Roman"/>
          <w:color w:val="000000" w:themeColor="text1"/>
        </w:rPr>
        <w:t>Software Development</w:t>
      </w:r>
    </w:p>
    <w:p w14:paraId="4EAABBB0" w14:textId="77777777" w:rsidR="00D954A7" w:rsidRPr="00424939" w:rsidRDefault="00D954A7" w:rsidP="00D954A7">
      <w:pPr>
        <w:widowControl w:val="0"/>
        <w:numPr>
          <w:ilvl w:val="0"/>
          <w:numId w:val="22"/>
        </w:numPr>
        <w:tabs>
          <w:tab w:val="clear" w:pos="720"/>
          <w:tab w:val="num" w:pos="1800"/>
        </w:tabs>
        <w:adjustRightInd w:val="0"/>
        <w:spacing w:after="0"/>
        <w:ind w:left="360"/>
        <w:textAlignment w:val="baseline"/>
        <w:rPr>
          <w:del w:id="10837" w:author="Summer 2023 updates" w:date="2024-07-31T13:42:00Z"/>
          <w:rFonts w:cs="Times New Roman"/>
          <w:color w:val="000000" w:themeColor="text1"/>
        </w:rPr>
      </w:pPr>
      <w:del w:id="10838" w:author="Summer 2023 updates" w:date="2024-07-31T13:42:00Z">
        <w:r w:rsidRPr="00424939">
          <w:rPr>
            <w:rFonts w:cs="Times New Roman"/>
            <w:color w:val="000000" w:themeColor="text1"/>
          </w:rPr>
          <w:delText>MTH-215 Foundations of Advanced Mathematics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Mathematics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r w:rsidR="0038055A">
          <w:rPr>
            <w:rFonts w:cs="Times New Roman"/>
            <w:color w:val="000000" w:themeColor="text1"/>
          </w:rPr>
          <w:delText>(WE)</w:delText>
        </w:r>
      </w:del>
    </w:p>
    <w:p w14:paraId="30A7E6F8" w14:textId="45FEBD36" w:rsidR="00D954A7" w:rsidRPr="00424939" w:rsidRDefault="00225BCC" w:rsidP="00E500FB">
      <w:pPr>
        <w:keepNext/>
        <w:numPr>
          <w:ilvl w:val="0"/>
          <w:numId w:val="22"/>
        </w:numPr>
        <w:tabs>
          <w:tab w:val="clear" w:pos="720"/>
          <w:tab w:val="num" w:pos="360"/>
          <w:tab w:val="num" w:pos="1800"/>
        </w:tabs>
        <w:adjustRightInd w:val="0"/>
        <w:spacing w:after="0"/>
        <w:ind w:left="360"/>
        <w:textAlignment w:val="baseline"/>
        <w:rPr>
          <w:rFonts w:cs="Times New Roman"/>
          <w:color w:val="000000" w:themeColor="text1"/>
        </w:rPr>
      </w:pPr>
      <w:r>
        <w:rPr>
          <w:rFonts w:cs="Times New Roman"/>
          <w:color w:val="000000" w:themeColor="text1"/>
          <w:u w:val="single"/>
        </w:rPr>
        <w:t>One</w:t>
      </w:r>
      <w:r>
        <w:rPr>
          <w:rFonts w:cs="Times New Roman"/>
          <w:color w:val="000000" w:themeColor="text1"/>
        </w:rPr>
        <w:t xml:space="preserve"> Software Development course</w:t>
      </w:r>
      <w:r w:rsidR="00D954A7" w:rsidRPr="00424939">
        <w:rPr>
          <w:rFonts w:cs="Times New Roman"/>
          <w:color w:val="000000" w:themeColor="text1"/>
        </w:rPr>
        <w:t xml:space="preserve">: </w:t>
      </w:r>
    </w:p>
    <w:p w14:paraId="2810D123" w14:textId="026E7F26" w:rsidR="00D954A7" w:rsidRDefault="00D954A7" w:rsidP="00D954A7">
      <w:pPr>
        <w:widowControl w:val="0"/>
        <w:adjustRightInd w:val="0"/>
        <w:spacing w:after="0"/>
        <w:ind w:left="360"/>
        <w:textAlignment w:val="baseline"/>
        <w:rPr>
          <w:rFonts w:cs="Times New Roman"/>
          <w:color w:val="000000" w:themeColor="text1"/>
        </w:rPr>
      </w:pPr>
      <w:r w:rsidRPr="00424939">
        <w:rPr>
          <w:rFonts w:cs="Times New Roman"/>
          <w:color w:val="000000" w:themeColor="text1"/>
        </w:rPr>
        <w:t>CS-390 Software Engineering</w:t>
      </w:r>
      <w:r w:rsidR="00B92F9C">
        <w:rPr>
          <w:rFonts w:cs="Times New Roman"/>
          <w:color w:val="000000" w:themeColor="text1"/>
        </w:rPr>
        <w:t xml:space="preserve"> (WE)</w:t>
      </w:r>
    </w:p>
    <w:p w14:paraId="64107386" w14:textId="17D959F7" w:rsidR="00225BCC" w:rsidRDefault="00225BCC" w:rsidP="00D954A7">
      <w:pPr>
        <w:widowControl w:val="0"/>
        <w:adjustRightInd w:val="0"/>
        <w:spacing w:after="0"/>
        <w:ind w:left="360"/>
        <w:textAlignment w:val="baseline"/>
        <w:rPr>
          <w:rFonts w:cs="Times New Roman"/>
          <w:color w:val="000000" w:themeColor="text1"/>
        </w:rPr>
      </w:pPr>
      <w:r>
        <w:rPr>
          <w:rFonts w:cs="Times New Roman"/>
          <w:color w:val="000000" w:themeColor="text1"/>
        </w:rPr>
        <w:t>CS-452 Interactive Systems Design</w:t>
      </w:r>
    </w:p>
    <w:p w14:paraId="085D1A26" w14:textId="0149E601" w:rsidR="00225BCC" w:rsidRPr="00424939" w:rsidRDefault="00225BCC" w:rsidP="00D954A7">
      <w:pPr>
        <w:widowControl w:val="0"/>
        <w:adjustRightInd w:val="0"/>
        <w:spacing w:after="0"/>
        <w:ind w:left="360"/>
        <w:textAlignment w:val="baseline"/>
        <w:rPr>
          <w:rFonts w:cs="Times New Roman"/>
          <w:color w:val="000000" w:themeColor="text1"/>
        </w:rPr>
      </w:pPr>
      <w:r>
        <w:rPr>
          <w:rFonts w:cs="Times New Roman"/>
          <w:color w:val="000000" w:themeColor="text1"/>
        </w:rPr>
        <w:t>CS-490 Mobile Computing</w:t>
      </w:r>
    </w:p>
    <w:p w14:paraId="24E58B4C" w14:textId="24A8C27B" w:rsidR="00225BCC" w:rsidRDefault="00225BCC" w:rsidP="00E500FB">
      <w:pPr>
        <w:widowControl w:val="0"/>
        <w:numPr>
          <w:ilvl w:val="0"/>
          <w:numId w:val="22"/>
        </w:numPr>
        <w:tabs>
          <w:tab w:val="clear" w:pos="720"/>
          <w:tab w:val="num" w:pos="360"/>
          <w:tab w:val="num" w:pos="1800"/>
        </w:tabs>
        <w:adjustRightInd w:val="0"/>
        <w:spacing w:after="0"/>
        <w:ind w:left="360"/>
        <w:textAlignment w:val="baseline"/>
        <w:rPr>
          <w:rFonts w:cs="Times New Roman"/>
          <w:color w:val="000000" w:themeColor="text1"/>
        </w:rPr>
      </w:pPr>
      <w:r w:rsidRPr="00225BCC">
        <w:rPr>
          <w:rFonts w:cs="Times New Roman"/>
          <w:color w:val="000000" w:themeColor="text1"/>
          <w:u w:val="single"/>
        </w:rPr>
        <w:t>One</w:t>
      </w:r>
      <w:r w:rsidRPr="00225BCC">
        <w:rPr>
          <w:rFonts w:cs="Times New Roman"/>
          <w:color w:val="000000" w:themeColor="text1"/>
        </w:rPr>
        <w:t xml:space="preserve"> Systems course: </w:t>
      </w:r>
    </w:p>
    <w:p w14:paraId="4984544F" w14:textId="77777777"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r w:rsidRPr="00225BCC">
        <w:rPr>
          <w:rFonts w:cs="Times New Roman"/>
          <w:color w:val="000000" w:themeColor="text1"/>
        </w:rPr>
        <w:t>CS-320 Operating Systems</w:t>
      </w:r>
    </w:p>
    <w:p w14:paraId="7939A3F3" w14:textId="1EB1CCE5"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r w:rsidRPr="00225BCC">
        <w:rPr>
          <w:rFonts w:cs="Times New Roman"/>
          <w:color w:val="000000" w:themeColor="text1"/>
        </w:rPr>
        <w:t>CS-340 Programming Languages</w:t>
      </w:r>
    </w:p>
    <w:p w14:paraId="2229B8E4" w14:textId="06EF3E36" w:rsidR="00225BCC" w:rsidRPr="00210F8D" w:rsidRDefault="00225BCC" w:rsidP="00E500FB">
      <w:pPr>
        <w:widowControl w:val="0"/>
        <w:numPr>
          <w:ilvl w:val="0"/>
          <w:numId w:val="22"/>
        </w:numPr>
        <w:tabs>
          <w:tab w:val="clear" w:pos="720"/>
          <w:tab w:val="num" w:pos="360"/>
          <w:tab w:val="num" w:pos="1800"/>
        </w:tabs>
        <w:adjustRightInd w:val="0"/>
        <w:spacing w:after="0"/>
        <w:ind w:left="360"/>
        <w:textAlignment w:val="baseline"/>
        <w:rPr>
          <w:rFonts w:cs="Times New Roman"/>
          <w:color w:val="000000" w:themeColor="text1"/>
        </w:rPr>
      </w:pPr>
      <w:r w:rsidRPr="00225BCC">
        <w:rPr>
          <w:rFonts w:cs="Times New Roman"/>
          <w:color w:val="000000" w:themeColor="text1"/>
          <w:u w:val="single"/>
        </w:rPr>
        <w:t>One</w:t>
      </w:r>
      <w:r>
        <w:rPr>
          <w:rFonts w:cs="Times New Roman"/>
          <w:color w:val="000000" w:themeColor="text1"/>
        </w:rPr>
        <w:t xml:space="preserve"> additional Computer Science or Data Science course numbered 300 or higher</w:t>
      </w:r>
      <w:del w:id="10839" w:author="Summer 2023 updates" w:date="2024-07-31T13:42:00Z">
        <w:r w:rsidR="00210F8D">
          <w:rPr>
            <w:rFonts w:cs="Times New Roman"/>
            <w:color w:val="000000" w:themeColor="text1"/>
          </w:rPr>
          <w:delText>\</w:delText>
        </w:r>
      </w:del>
    </w:p>
    <w:p w14:paraId="14E8D32D" w14:textId="77777777" w:rsidR="00225BCC" w:rsidRPr="00225BCC" w:rsidRDefault="00225BCC" w:rsidP="00225BCC">
      <w:pPr>
        <w:widowControl w:val="0"/>
        <w:tabs>
          <w:tab w:val="num" w:pos="1800"/>
        </w:tabs>
        <w:adjustRightInd w:val="0"/>
        <w:spacing w:after="0"/>
        <w:ind w:left="360"/>
        <w:textAlignment w:val="baseline"/>
        <w:rPr>
          <w:rFonts w:cs="Times New Roman"/>
          <w:color w:val="000000" w:themeColor="text1"/>
        </w:rPr>
      </w:pPr>
    </w:p>
    <w:p w14:paraId="6D1F5D44" w14:textId="5C2010DD" w:rsidR="00D954A7" w:rsidRPr="00424939" w:rsidRDefault="00D954A7" w:rsidP="00225BCC">
      <w:pPr>
        <w:widowControl w:val="0"/>
        <w:tabs>
          <w:tab w:val="num" w:pos="1800"/>
        </w:tabs>
        <w:adjustRightInd w:val="0"/>
        <w:spacing w:after="120"/>
        <w:textAlignment w:val="baseline"/>
        <w:rPr>
          <w:rFonts w:cs="Times New Roman"/>
          <w:b/>
          <w:color w:val="000000" w:themeColor="text1"/>
        </w:rPr>
      </w:pPr>
      <w:r w:rsidRPr="00424939">
        <w:rPr>
          <w:rFonts w:cs="Times New Roman"/>
          <w:b/>
          <w:color w:val="000000" w:themeColor="text1"/>
        </w:rPr>
        <w:t>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14E7A164" w14:textId="7DA76E65" w:rsidR="00B00E0F" w:rsidRPr="00424939" w:rsidRDefault="00B00E0F" w:rsidP="00E500FB">
      <w:pPr>
        <w:widowControl w:val="0"/>
        <w:numPr>
          <w:ilvl w:val="0"/>
          <w:numId w:val="99"/>
        </w:numPr>
        <w:tabs>
          <w:tab w:val="num" w:pos="2160"/>
        </w:tabs>
        <w:adjustRightInd w:val="0"/>
        <w:spacing w:after="0"/>
        <w:textAlignment w:val="baseline"/>
        <w:rPr>
          <w:rFonts w:cs="Times New Roman"/>
          <w:color w:val="000000" w:themeColor="text1"/>
        </w:rPr>
      </w:pPr>
      <w:r w:rsidRPr="00424939">
        <w:rPr>
          <w:rFonts w:cs="Times New Roman"/>
          <w:color w:val="000000" w:themeColor="text1"/>
        </w:rPr>
        <w:t xml:space="preserve">CS-125 </w:t>
      </w:r>
      <w:r>
        <w:rPr>
          <w:rFonts w:cs="Times New Roman"/>
          <w:color w:val="000000" w:themeColor="text1"/>
        </w:rPr>
        <w:t>Introduction to Programming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p>
    <w:p w14:paraId="1527235E" w14:textId="77777777" w:rsidR="00B00E0F" w:rsidRDefault="00B00E0F" w:rsidP="00E500FB">
      <w:pPr>
        <w:widowControl w:val="0"/>
        <w:numPr>
          <w:ilvl w:val="0"/>
          <w:numId w:val="99"/>
        </w:numPr>
        <w:adjustRightInd w:val="0"/>
        <w:spacing w:after="0"/>
        <w:textAlignment w:val="baseline"/>
        <w:rPr>
          <w:rFonts w:cs="Times New Roman"/>
          <w:color w:val="000000" w:themeColor="text1"/>
        </w:rPr>
      </w:pPr>
      <w:r>
        <w:rPr>
          <w:rFonts w:cs="Times New Roman"/>
          <w:color w:val="000000" w:themeColor="text1"/>
        </w:rPr>
        <w:t>CS-135 Data Structures</w:t>
      </w:r>
    </w:p>
    <w:p w14:paraId="5B730E20" w14:textId="2D30534D" w:rsidR="00D954A7" w:rsidRPr="00424939" w:rsidRDefault="00B00E0F" w:rsidP="00E500FB">
      <w:pPr>
        <w:widowControl w:val="0"/>
        <w:numPr>
          <w:ilvl w:val="0"/>
          <w:numId w:val="99"/>
        </w:numPr>
        <w:tabs>
          <w:tab w:val="num" w:pos="1800"/>
        </w:tabs>
        <w:adjustRightInd w:val="0"/>
        <w:spacing w:after="0"/>
        <w:textAlignment w:val="baseline"/>
        <w:rPr>
          <w:rFonts w:cs="Times New Roman"/>
          <w:color w:val="000000" w:themeColor="text1"/>
        </w:rPr>
      </w:pPr>
      <w:r>
        <w:rPr>
          <w:rFonts w:cs="Times New Roman"/>
          <w:color w:val="000000" w:themeColor="text1"/>
        </w:rPr>
        <w:t>CS-21</w:t>
      </w:r>
      <w:r w:rsidR="00D954A7" w:rsidRPr="00424939">
        <w:rPr>
          <w:rFonts w:cs="Times New Roman"/>
          <w:color w:val="000000" w:themeColor="text1"/>
        </w:rPr>
        <w:t xml:space="preserve">5 </w:t>
      </w:r>
      <w:r>
        <w:rPr>
          <w:rFonts w:cs="Times New Roman"/>
          <w:color w:val="000000" w:themeColor="text1"/>
        </w:rPr>
        <w:t xml:space="preserve">Analysis </w:t>
      </w:r>
      <w:r w:rsidR="00AF42E8">
        <w:rPr>
          <w:rFonts w:cs="Times New Roman"/>
          <w:color w:val="000000" w:themeColor="text1"/>
        </w:rPr>
        <w:t>of</w:t>
      </w:r>
      <w:r>
        <w:rPr>
          <w:rFonts w:cs="Times New Roman"/>
          <w:color w:val="000000" w:themeColor="text1"/>
        </w:rPr>
        <w:t xml:space="preserve"> Algorithms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954A7" w:rsidRPr="00424939">
        <w:rPr>
          <w:rFonts w:cs="Times New Roman"/>
          <w:color w:val="000000" w:themeColor="text1"/>
        </w:rPr>
        <w:t xml:space="preserve"> </w:t>
      </w:r>
    </w:p>
    <w:p w14:paraId="67F1C9FF" w14:textId="2BC95D31" w:rsidR="00D954A7" w:rsidRPr="00424939" w:rsidRDefault="00D954A7" w:rsidP="00E500FB">
      <w:pPr>
        <w:pStyle w:val="ListParagraph"/>
        <w:numPr>
          <w:ilvl w:val="0"/>
          <w:numId w:val="99"/>
        </w:numPr>
        <w:spacing w:after="120"/>
        <w:rPr>
          <w:rFonts w:cs="Times New Roman"/>
          <w:color w:val="000000" w:themeColor="text1"/>
        </w:rPr>
      </w:pPr>
      <w:r w:rsidRPr="00424939">
        <w:rPr>
          <w:rFonts w:cs="Times New Roman"/>
          <w:color w:val="000000" w:themeColor="text1"/>
        </w:rPr>
        <w:t xml:space="preserve">CS-245 </w:t>
      </w:r>
      <w:r w:rsidR="000062AC">
        <w:rPr>
          <w:rFonts w:cs="Times New Roman"/>
          <w:color w:val="000000" w:themeColor="text1"/>
        </w:rPr>
        <w:t xml:space="preserve">Object </w:t>
      </w:r>
      <w:r w:rsidR="00B00E0F" w:rsidRPr="00424939">
        <w:rPr>
          <w:rFonts w:cs="Times New Roman"/>
          <w:color w:val="000000" w:themeColor="text1"/>
        </w:rPr>
        <w:t xml:space="preserve">Oriented </w:t>
      </w:r>
      <w:r w:rsidR="00B00E0F">
        <w:rPr>
          <w:rFonts w:cs="Times New Roman"/>
          <w:color w:val="000000" w:themeColor="text1"/>
        </w:rPr>
        <w:t>Software Development</w:t>
      </w:r>
    </w:p>
    <w:p w14:paraId="75464950" w14:textId="77777777" w:rsidR="00B00E0F" w:rsidRDefault="00B00E0F" w:rsidP="00E500FB">
      <w:pPr>
        <w:pStyle w:val="ListParagraph"/>
        <w:numPr>
          <w:ilvl w:val="0"/>
          <w:numId w:val="99"/>
        </w:numPr>
        <w:spacing w:after="0"/>
        <w:contextualSpacing w:val="0"/>
        <w:rPr>
          <w:rFonts w:cs="Times New Roman"/>
          <w:color w:val="000000" w:themeColor="text1"/>
        </w:rPr>
      </w:pPr>
      <w:r>
        <w:rPr>
          <w:rFonts w:cs="Times New Roman"/>
          <w:color w:val="000000" w:themeColor="text1"/>
          <w:u w:val="single"/>
        </w:rPr>
        <w:t>One</w:t>
      </w:r>
      <w:r w:rsidR="00D954A7" w:rsidRPr="00424939">
        <w:rPr>
          <w:rFonts w:cs="Times New Roman"/>
          <w:color w:val="000000" w:themeColor="text1"/>
        </w:rPr>
        <w:t xml:space="preserve"> </w:t>
      </w:r>
      <w:r>
        <w:rPr>
          <w:rFonts w:cs="Times New Roman"/>
          <w:color w:val="000000" w:themeColor="text1"/>
        </w:rPr>
        <w:t xml:space="preserve">of the following: </w:t>
      </w:r>
    </w:p>
    <w:p w14:paraId="275638F4" w14:textId="77777777" w:rsidR="005F1FE2" w:rsidRPr="005F1FE2" w:rsidRDefault="005F1FE2" w:rsidP="005F1FE2">
      <w:pPr>
        <w:widowControl w:val="0"/>
        <w:adjustRightInd w:val="0"/>
        <w:spacing w:after="0"/>
        <w:ind w:left="360"/>
        <w:textAlignment w:val="baseline"/>
        <w:rPr>
          <w:rFonts w:cs="Times New Roman"/>
          <w:color w:val="000000" w:themeColor="text1"/>
        </w:rPr>
      </w:pPr>
      <w:r w:rsidRPr="005F1FE2">
        <w:rPr>
          <w:rFonts w:cs="Times New Roman"/>
          <w:color w:val="000000" w:themeColor="text1"/>
        </w:rPr>
        <w:t>CS-235 Net-Centric Programming</w:t>
      </w:r>
    </w:p>
    <w:p w14:paraId="41DF3CD0" w14:textId="34153B1A" w:rsidR="00D954A7" w:rsidRPr="005F1FE2" w:rsidRDefault="005F1FE2" w:rsidP="005F1FE2">
      <w:pPr>
        <w:widowControl w:val="0"/>
        <w:adjustRightInd w:val="0"/>
        <w:spacing w:after="0"/>
        <w:ind w:left="360"/>
        <w:textAlignment w:val="baseline"/>
        <w:rPr>
          <w:rFonts w:cs="Times New Roman"/>
          <w:color w:val="000000" w:themeColor="text1"/>
        </w:rPr>
      </w:pPr>
      <w:r w:rsidRPr="005F1FE2">
        <w:rPr>
          <w:rFonts w:cs="Times New Roman"/>
          <w:color w:val="000000" w:themeColor="text1"/>
        </w:rPr>
        <w:t xml:space="preserve">DS-230 Data-Centric Programming </w:t>
      </w:r>
    </w:p>
    <w:p w14:paraId="586F5A4D" w14:textId="35D499DF" w:rsidR="00B00E0F" w:rsidRDefault="00B00E0F" w:rsidP="00E500FB">
      <w:pPr>
        <w:pStyle w:val="ListParagraph"/>
        <w:numPr>
          <w:ilvl w:val="0"/>
          <w:numId w:val="99"/>
        </w:numPr>
        <w:spacing w:after="0"/>
        <w:contextualSpacing w:val="0"/>
        <w:rPr>
          <w:rFonts w:cs="Times New Roman"/>
          <w:color w:val="000000" w:themeColor="text1"/>
        </w:rPr>
      </w:pPr>
      <w:r>
        <w:rPr>
          <w:rFonts w:cs="Times New Roman"/>
          <w:color w:val="000000" w:themeColor="text1"/>
          <w:u w:val="single"/>
        </w:rPr>
        <w:t>One</w:t>
      </w:r>
      <w:r>
        <w:rPr>
          <w:rFonts w:cs="Times New Roman"/>
          <w:color w:val="000000" w:themeColor="text1"/>
        </w:rPr>
        <w:t xml:space="preserve"> additional Computer Science or Data Science course numbered 300 or higher</w:t>
      </w:r>
    </w:p>
    <w:p w14:paraId="1C3A6203" w14:textId="77777777" w:rsidR="00210F8D" w:rsidRDefault="00210F8D" w:rsidP="00D954A7">
      <w:pPr>
        <w:spacing w:after="0"/>
        <w:rPr>
          <w:rFonts w:cs="Times New Roman"/>
          <w:b/>
          <w:smallCaps/>
          <w:color w:val="000000" w:themeColor="text1"/>
        </w:rPr>
      </w:pPr>
    </w:p>
    <w:p w14:paraId="2C2CD719" w14:textId="20F3461E" w:rsidR="00D954A7" w:rsidRPr="000062AC" w:rsidRDefault="00D954A7" w:rsidP="005F35FC">
      <w:pPr>
        <w:spacing w:before="120" w:after="0"/>
        <w:rPr>
          <w:rFonts w:cs="Times New Roman"/>
          <w:b/>
          <w:smallCaps/>
          <w:color w:val="000000" w:themeColor="text1"/>
        </w:rPr>
        <w:pPrChange w:id="10840" w:author="Summer 2023 updates" w:date="2024-07-31T13:42:00Z">
          <w:pPr>
            <w:spacing w:after="0"/>
          </w:pPr>
        </w:pPrChange>
      </w:pPr>
      <w:r w:rsidRPr="000062AC">
        <w:rPr>
          <w:rFonts w:cs="Times New Roman"/>
          <w:b/>
          <w:smallCaps/>
          <w:color w:val="000000" w:themeColor="text1"/>
        </w:rPr>
        <w:t xml:space="preserve">courses in computer science </w:t>
      </w:r>
    </w:p>
    <w:p w14:paraId="4F44A443" w14:textId="77777777" w:rsidR="00D954A7" w:rsidRPr="00424939" w:rsidRDefault="00D954A7" w:rsidP="00D954A7">
      <w:pPr>
        <w:spacing w:after="0"/>
        <w:rPr>
          <w:rFonts w:cs="Times New Roman"/>
          <w:b/>
          <w:color w:val="000000" w:themeColor="text1"/>
        </w:rPr>
      </w:pPr>
      <w:r w:rsidRPr="000062AC">
        <w:rPr>
          <w:rFonts w:cs="Times New Roman"/>
          <w:b/>
          <w:color w:val="000000" w:themeColor="text1"/>
        </w:rPr>
        <w:t>CS-105 Computers and Society</w:t>
      </w:r>
      <w:r w:rsidRPr="00424939">
        <w:rPr>
          <w:rFonts w:cs="Times New Roman"/>
          <w:b/>
          <w:color w:val="000000" w:themeColor="text1"/>
        </w:rPr>
        <w:t xml:space="preserve"> </w:t>
      </w:r>
    </w:p>
    <w:p w14:paraId="175E7170" w14:textId="117C7AA8" w:rsidR="00D954A7" w:rsidRPr="00424939" w:rsidRDefault="007468CF" w:rsidP="00F353B6">
      <w:pPr>
        <w:rPr>
          <w:rPrChange w:id="10841" w:author="Summer 2023 updates" w:date="2024-07-31T13:42:00Z">
            <w:rPr>
              <w:color w:val="000000" w:themeColor="text1"/>
            </w:rPr>
          </w:rPrChange>
        </w:rPr>
      </w:pPr>
      <w:r w:rsidRPr="007468CF">
        <w:rPr>
          <w:rPrChange w:id="10842" w:author="Summer 2023 updates" w:date="2024-07-31T13:42:00Z">
            <w:rPr>
              <w:color w:val="000000" w:themeColor="text1"/>
            </w:rPr>
          </w:rPrChange>
        </w:rPr>
        <w:t xml:space="preserve">Examines the impact of emerging computer technologies on western culture. Topics include computer ethics, intellectual property rights, the transformation of work, electronic communities, free speech, privacy, and security. This course does not satisfy any of the requirements for a major or minor in mathematics or computer science. </w:t>
      </w:r>
      <w:r w:rsidR="00D954A7" w:rsidRPr="00424939">
        <w:rPr>
          <w:rPrChange w:id="10843" w:author="Summer 2023 updates" w:date="2024-07-31T13:42:00Z">
            <w:rPr>
              <w:color w:val="000000" w:themeColor="text1"/>
            </w:rPr>
          </w:rPrChange>
        </w:rPr>
        <w:t xml:space="preserve">  </w:t>
      </w:r>
    </w:p>
    <w:p w14:paraId="394BA4D5" w14:textId="01422FC4"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CS-125 </w:t>
      </w:r>
      <w:r w:rsidR="007468CF" w:rsidRPr="007468CF">
        <w:rPr>
          <w:rFonts w:cs="Times New Roman"/>
          <w:b/>
          <w:color w:val="000000" w:themeColor="text1"/>
        </w:rPr>
        <w:t>Introduction to Programming</w:t>
      </w:r>
    </w:p>
    <w:p w14:paraId="25FF5240" w14:textId="5F7EAA03" w:rsidR="00D954A7" w:rsidRPr="00424939" w:rsidRDefault="007468CF" w:rsidP="00F353B6">
      <w:pPr>
        <w:rPr>
          <w:rPrChange w:id="10844" w:author="Summer 2023 updates" w:date="2024-07-31T13:42:00Z">
            <w:rPr>
              <w:color w:val="000000" w:themeColor="text1"/>
            </w:rPr>
          </w:rPrChange>
        </w:rPr>
      </w:pPr>
      <w:r w:rsidRPr="007468CF">
        <w:rPr>
          <w:rPrChange w:id="10845" w:author="Summer 2023 updates" w:date="2024-07-31T13:42:00Z">
            <w:rPr>
              <w:color w:val="000000" w:themeColor="text1"/>
            </w:rPr>
          </w:rPrChange>
        </w:rPr>
        <w:t>Introduces computer programming as a methodology for problem solving and articulating solutions.  Students learn to conceptualize, plan and implement programs in a modern programming language. Topics include data representation and manipulation, control structures, and subtask decomposition. Students experiment with basic concepts during regularly scheduled laboratory sessions.</w:t>
      </w:r>
      <w:r w:rsidR="00D954A7" w:rsidRPr="00424939">
        <w:rPr>
          <w:rPrChange w:id="10846" w:author="Summer 2023 updates" w:date="2024-07-31T13:42:00Z">
            <w:rPr>
              <w:color w:val="000000" w:themeColor="text1"/>
            </w:rPr>
          </w:rPrChange>
        </w:rPr>
        <w:t xml:space="preserve">  </w:t>
      </w:r>
    </w:p>
    <w:p w14:paraId="4F03370B" w14:textId="6321864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CS-135 </w:t>
      </w:r>
      <w:r w:rsidR="005560C1">
        <w:rPr>
          <w:rFonts w:cs="Times New Roman"/>
          <w:b/>
          <w:color w:val="000000" w:themeColor="text1"/>
        </w:rPr>
        <w:t>Data Structures</w:t>
      </w:r>
    </w:p>
    <w:p w14:paraId="49637A03" w14:textId="01C1084E" w:rsidR="00D954A7" w:rsidRPr="00424939" w:rsidRDefault="007468CF" w:rsidP="00F353B6">
      <w:pPr>
        <w:rPr>
          <w:rPrChange w:id="10847" w:author="Summer 2023 updates" w:date="2024-07-31T13:42:00Z">
            <w:rPr>
              <w:color w:val="000000" w:themeColor="text1"/>
            </w:rPr>
          </w:rPrChange>
        </w:rPr>
      </w:pPr>
      <w:r w:rsidRPr="007468CF">
        <w:rPr>
          <w:rPrChange w:id="10848" w:author="Summer 2023 updates" w:date="2024-07-31T13:42:00Z">
            <w:rPr>
              <w:color w:val="000000" w:themeColor="text1"/>
            </w:rPr>
          </w:rPrChange>
        </w:rPr>
        <w:t xml:space="preserve">Continues the development of programming by focusing on the design and implementation of more complex software structures. This course covers the basics of recursion, pointers, and dynamically allocated data structures. Other topics include efficiency analysis, abstract data types, and the software development life cycle. </w:t>
      </w:r>
      <w:r w:rsidRPr="007468CF">
        <w:rPr>
          <w:u w:val="single"/>
          <w:rPrChange w:id="10849" w:author="Summer 2023 updates" w:date="2024-07-31T13:42:00Z">
            <w:rPr>
              <w:color w:val="000000" w:themeColor="text1"/>
              <w:u w:val="single"/>
            </w:rPr>
          </w:rPrChange>
        </w:rPr>
        <w:t>Prerequisite</w:t>
      </w:r>
      <w:r w:rsidRPr="007468CF">
        <w:rPr>
          <w:rPrChange w:id="10850" w:author="Summer 2023 updates" w:date="2024-07-31T13:42:00Z">
            <w:rPr>
              <w:color w:val="000000" w:themeColor="text1"/>
            </w:rPr>
          </w:rPrChange>
        </w:rPr>
        <w:t>: Introduction to Programming (CS-125)</w:t>
      </w:r>
      <w:r w:rsidR="00D954A7" w:rsidRPr="00424939">
        <w:rPr>
          <w:rPrChange w:id="10851" w:author="Summer 2023 updates" w:date="2024-07-31T13:42:00Z">
            <w:rPr>
              <w:color w:val="000000" w:themeColor="text1"/>
            </w:rPr>
          </w:rPrChange>
        </w:rPr>
        <w:t xml:space="preserve"> </w:t>
      </w:r>
    </w:p>
    <w:p w14:paraId="1F305F8D" w14:textId="2448D68B"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CS-215 </w:t>
      </w:r>
      <w:r w:rsidR="009653A8">
        <w:rPr>
          <w:rFonts w:cs="Times New Roman"/>
          <w:b/>
          <w:color w:val="000000" w:themeColor="text1"/>
        </w:rPr>
        <w:t xml:space="preserve">Analysis of </w:t>
      </w:r>
      <w:r w:rsidRPr="00424939">
        <w:rPr>
          <w:rFonts w:cs="Times New Roman"/>
          <w:b/>
          <w:color w:val="000000" w:themeColor="text1"/>
        </w:rPr>
        <w:t xml:space="preserve">Algorithms </w:t>
      </w:r>
    </w:p>
    <w:p w14:paraId="1DCE706D" w14:textId="3197800C" w:rsidR="00D954A7" w:rsidRPr="00424939" w:rsidRDefault="007468CF" w:rsidP="00F353B6">
      <w:pPr>
        <w:rPr>
          <w:rPrChange w:id="10852" w:author="Summer 2023 updates" w:date="2024-07-31T13:42:00Z">
            <w:rPr>
              <w:color w:val="000000" w:themeColor="text1"/>
            </w:rPr>
          </w:rPrChange>
        </w:rPr>
      </w:pPr>
      <w:r w:rsidRPr="007468CF">
        <w:rPr>
          <w:rPrChange w:id="10853" w:author="Summer 2023 updates" w:date="2024-07-31T13:42:00Z">
            <w:rPr>
              <w:color w:val="000000" w:themeColor="text1"/>
            </w:rPr>
          </w:rPrChange>
        </w:rPr>
        <w:t>Introduces the definition, implementation, and applications of basic data structures and their operations. Topics include</w:t>
      </w:r>
      <w:r w:rsidR="000062AC">
        <w:rPr>
          <w:rPrChange w:id="10854" w:author="Summer 2023 updates" w:date="2024-07-31T13:42:00Z">
            <w:rPr>
              <w:color w:val="000000" w:themeColor="text1"/>
            </w:rPr>
          </w:rPrChange>
        </w:rPr>
        <w:t xml:space="preserve"> </w:t>
      </w:r>
      <w:r w:rsidR="000062AC" w:rsidRPr="000062AC">
        <w:rPr>
          <w:rPrChange w:id="10855" w:author="Summer 2023 updates" w:date="2024-07-31T13:42:00Z">
            <w:rPr>
              <w:color w:val="000000" w:themeColor="text1"/>
            </w:rPr>
          </w:rPrChange>
        </w:rPr>
        <w:t>recursive algorithms, complexity analysis, sorting and searching, and problem-solving strategies.</w:t>
      </w:r>
      <w:r>
        <w:rPr>
          <w:rPrChange w:id="10856" w:author="Summer 2023 updates" w:date="2024-07-31T13:42:00Z">
            <w:rPr>
              <w:color w:val="000000" w:themeColor="text1"/>
            </w:rPr>
          </w:rPrChange>
        </w:rPr>
        <w:t xml:space="preserve"> </w:t>
      </w:r>
      <w:r w:rsidR="00D954A7" w:rsidRPr="00424939">
        <w:rPr>
          <w:rPrChange w:id="10857" w:author="Summer 2023 updates" w:date="2024-07-31T13:42:00Z">
            <w:rPr>
              <w:color w:val="000000" w:themeColor="text1"/>
            </w:rPr>
          </w:rPrChange>
        </w:rPr>
        <w:t xml:space="preserve"> </w:t>
      </w:r>
      <w:r w:rsidR="00D954A7" w:rsidRPr="00424939">
        <w:rPr>
          <w:u w:val="single"/>
          <w:rPrChange w:id="10858" w:author="Summer 2023 updates" w:date="2024-07-31T13:42:00Z">
            <w:rPr>
              <w:color w:val="000000" w:themeColor="text1"/>
              <w:u w:val="single"/>
            </w:rPr>
          </w:rPrChange>
        </w:rPr>
        <w:t>Prerequisite</w:t>
      </w:r>
      <w:r w:rsidR="00D954A7" w:rsidRPr="00424939">
        <w:rPr>
          <w:rPrChange w:id="10859" w:author="Summer 2023 updates" w:date="2024-07-31T13:42:00Z">
            <w:rPr>
              <w:color w:val="000000" w:themeColor="text1"/>
            </w:rPr>
          </w:rPrChange>
        </w:rPr>
        <w:t xml:space="preserve">: </w:t>
      </w:r>
      <w:r>
        <w:rPr>
          <w:rPrChange w:id="10860" w:author="Summer 2023 updates" w:date="2024-07-31T13:42:00Z">
            <w:rPr>
              <w:color w:val="000000" w:themeColor="text1"/>
            </w:rPr>
          </w:rPrChange>
        </w:rPr>
        <w:t>Data Structures</w:t>
      </w:r>
      <w:r w:rsidR="00D954A7" w:rsidRPr="00424939">
        <w:rPr>
          <w:rPrChange w:id="10861" w:author="Summer 2023 updates" w:date="2024-07-31T13:42:00Z">
            <w:rPr>
              <w:color w:val="000000" w:themeColor="text1"/>
            </w:rPr>
          </w:rPrChange>
        </w:rPr>
        <w:t xml:space="preserve"> (CS-135). </w:t>
      </w:r>
    </w:p>
    <w:p w14:paraId="45FA6392" w14:textId="3C8FC502" w:rsidR="000062AC" w:rsidRPr="00424939" w:rsidRDefault="000062AC" w:rsidP="000062AC">
      <w:pPr>
        <w:spacing w:after="0"/>
        <w:rPr>
          <w:rFonts w:cs="Times New Roman"/>
          <w:b/>
          <w:color w:val="000000" w:themeColor="text1"/>
        </w:rPr>
      </w:pPr>
      <w:r w:rsidRPr="00424939">
        <w:rPr>
          <w:rFonts w:cs="Times New Roman"/>
          <w:b/>
          <w:color w:val="000000" w:themeColor="text1"/>
        </w:rPr>
        <w:t>CS-2</w:t>
      </w:r>
      <w:r>
        <w:rPr>
          <w:rFonts w:cs="Times New Roman"/>
          <w:b/>
          <w:color w:val="000000" w:themeColor="text1"/>
        </w:rPr>
        <w:t>20</w:t>
      </w:r>
      <w:r w:rsidRPr="00424939">
        <w:rPr>
          <w:rFonts w:cs="Times New Roman"/>
          <w:b/>
          <w:color w:val="000000" w:themeColor="text1"/>
        </w:rPr>
        <w:t xml:space="preserve"> </w:t>
      </w:r>
      <w:r w:rsidRPr="000062AC">
        <w:rPr>
          <w:rFonts w:cs="Times New Roman"/>
          <w:b/>
          <w:color w:val="000000" w:themeColor="text1"/>
        </w:rPr>
        <w:t xml:space="preserve">Principles of Computer Systems </w:t>
      </w:r>
    </w:p>
    <w:p w14:paraId="4D4541FA" w14:textId="0124F9BF" w:rsidR="000062AC" w:rsidRDefault="000062AC" w:rsidP="00F353B6">
      <w:pPr>
        <w:rPr>
          <w:rPrChange w:id="10862" w:author="Summer 2023 updates" w:date="2024-07-31T13:42:00Z">
            <w:rPr>
              <w:color w:val="000000" w:themeColor="text1"/>
            </w:rPr>
          </w:rPrChange>
        </w:rPr>
        <w:pPrChange w:id="10863" w:author="Summer 2023 updates" w:date="2024-07-31T13:42:00Z">
          <w:pPr>
            <w:keepNext/>
            <w:spacing w:after="0"/>
          </w:pPr>
        </w:pPrChange>
      </w:pPr>
      <w:r w:rsidRPr="000062AC">
        <w:rPr>
          <w:rPrChange w:id="10864" w:author="Summer 2023 updates" w:date="2024-07-31T13:42:00Z">
            <w:rPr>
              <w:color w:val="000000" w:themeColor="text1"/>
            </w:rPr>
          </w:rPrChange>
        </w:rPr>
        <w:t>Studies the low-level operation of computer systems to gain perspective on how computers encode, process and store information in the machine’s hardware.   Students will progress from the digital logic level through assembly language.  Topics include, data representation, computer arithmetic, elementary circuit design, computer organization, instruction sets,</w:t>
      </w:r>
      <w:r>
        <w:rPr>
          <w:rPrChange w:id="10865" w:author="Summer 2023 updates" w:date="2024-07-31T13:42:00Z">
            <w:rPr>
              <w:color w:val="000000" w:themeColor="text1"/>
            </w:rPr>
          </w:rPrChange>
        </w:rPr>
        <w:t xml:space="preserve"> memory addressing and control </w:t>
      </w:r>
      <w:r w:rsidRPr="000062AC">
        <w:rPr>
          <w:rPrChange w:id="10866" w:author="Summer 2023 updates" w:date="2024-07-31T13:42:00Z">
            <w:rPr>
              <w:color w:val="000000" w:themeColor="text1"/>
            </w:rPr>
          </w:rPrChange>
        </w:rPr>
        <w:t xml:space="preserve">flow.  </w:t>
      </w:r>
      <w:r w:rsidRPr="000062AC">
        <w:rPr>
          <w:u w:val="single"/>
          <w:rPrChange w:id="10867" w:author="Summer 2023 updates" w:date="2024-07-31T13:42:00Z">
            <w:rPr>
              <w:color w:val="000000" w:themeColor="text1"/>
              <w:u w:val="single"/>
            </w:rPr>
          </w:rPrChange>
        </w:rPr>
        <w:t>Prerequisite</w:t>
      </w:r>
      <w:r w:rsidRPr="000062AC">
        <w:rPr>
          <w:rPrChange w:id="10868" w:author="Summer 2023 updates" w:date="2024-07-31T13:42:00Z">
            <w:rPr>
              <w:color w:val="000000" w:themeColor="text1"/>
            </w:rPr>
          </w:rPrChange>
        </w:rPr>
        <w:t xml:space="preserve">: Introduction to </w:t>
      </w:r>
      <w:r>
        <w:rPr>
          <w:rPrChange w:id="10869" w:author="Summer 2023 updates" w:date="2024-07-31T13:42:00Z">
            <w:rPr>
              <w:color w:val="000000" w:themeColor="text1"/>
            </w:rPr>
          </w:rPrChange>
        </w:rPr>
        <w:t>Programming</w:t>
      </w:r>
      <w:r w:rsidRPr="000062AC">
        <w:rPr>
          <w:rPrChange w:id="10870" w:author="Summer 2023 updates" w:date="2024-07-31T13:42:00Z">
            <w:rPr>
              <w:color w:val="000000" w:themeColor="text1"/>
            </w:rPr>
          </w:rPrChange>
        </w:rPr>
        <w:t xml:space="preserve"> (CS-125)</w:t>
      </w:r>
      <w:r w:rsidRPr="007468CF">
        <w:rPr>
          <w:rPrChange w:id="10871" w:author="Summer 2023 updates" w:date="2024-07-31T13:42:00Z">
            <w:rPr>
              <w:color w:val="000000" w:themeColor="text1"/>
            </w:rPr>
          </w:rPrChange>
        </w:rPr>
        <w:t xml:space="preserve"> </w:t>
      </w:r>
    </w:p>
    <w:p w14:paraId="13BBD506" w14:textId="16296646" w:rsidR="00D954A7" w:rsidRPr="00424939" w:rsidRDefault="00D954A7" w:rsidP="000062AC">
      <w:pPr>
        <w:keepNext/>
        <w:spacing w:after="0"/>
        <w:rPr>
          <w:rFonts w:cs="Times New Roman"/>
          <w:b/>
          <w:color w:val="000000" w:themeColor="text1"/>
        </w:rPr>
      </w:pPr>
      <w:r w:rsidRPr="00424939">
        <w:rPr>
          <w:rFonts w:cs="Times New Roman"/>
          <w:b/>
          <w:color w:val="000000" w:themeColor="text1"/>
        </w:rPr>
        <w:t xml:space="preserve">CS-235 Net-Centric Computing </w:t>
      </w:r>
    </w:p>
    <w:p w14:paraId="27E80F56" w14:textId="7268C33B" w:rsidR="00D954A7" w:rsidRPr="00424939" w:rsidRDefault="000062AC" w:rsidP="00F353B6">
      <w:pPr>
        <w:rPr>
          <w:rPrChange w:id="10872" w:author="Summer 2023 updates" w:date="2024-07-31T13:42:00Z">
            <w:rPr>
              <w:color w:val="000000" w:themeColor="text1"/>
            </w:rPr>
          </w:rPrChange>
        </w:rPr>
      </w:pPr>
      <w:r>
        <w:rPr>
          <w:rPrChange w:id="10873" w:author="Summer 2023 updates" w:date="2024-07-31T13:42:00Z">
            <w:rPr>
              <w:color w:val="000000" w:themeColor="text1"/>
            </w:rPr>
          </w:rPrChange>
        </w:rPr>
        <w:t>Studies</w:t>
      </w:r>
      <w:r w:rsidR="00D954A7" w:rsidRPr="00424939">
        <w:rPr>
          <w:rPrChange w:id="10874" w:author="Summer 2023 updates" w:date="2024-07-31T13:42:00Z">
            <w:rPr>
              <w:color w:val="000000" w:themeColor="text1"/>
            </w:rPr>
          </w:rPrChange>
        </w:rPr>
        <w:t xml:space="preserve"> the structure, design and implementation of applications enabled by networking technologies. This course examines the fundamentals of network programming and the client-server architecture as well as exploring the role of protocols, authentication, distributed objects and security. Students also gain experience building and deploying web-based applications. </w:t>
      </w:r>
      <w:r w:rsidR="00D954A7" w:rsidRPr="00424939">
        <w:rPr>
          <w:u w:val="single"/>
          <w:rPrChange w:id="10875" w:author="Summer 2023 updates" w:date="2024-07-31T13:42:00Z">
            <w:rPr>
              <w:color w:val="000000" w:themeColor="text1"/>
              <w:u w:val="single"/>
            </w:rPr>
          </w:rPrChange>
        </w:rPr>
        <w:t>Prerequisite</w:t>
      </w:r>
      <w:r w:rsidR="00D954A7" w:rsidRPr="00424939">
        <w:rPr>
          <w:rPrChange w:id="10876" w:author="Summer 2023 updates" w:date="2024-07-31T13:42:00Z">
            <w:rPr>
              <w:color w:val="000000" w:themeColor="text1"/>
            </w:rPr>
          </w:rPrChange>
        </w:rPr>
        <w:t xml:space="preserve">: </w:t>
      </w:r>
      <w:r>
        <w:rPr>
          <w:rPrChange w:id="10877" w:author="Summer 2023 updates" w:date="2024-07-31T13:42:00Z">
            <w:rPr>
              <w:color w:val="000000" w:themeColor="text1"/>
            </w:rPr>
          </w:rPrChange>
        </w:rPr>
        <w:t xml:space="preserve">Data Structures </w:t>
      </w:r>
      <w:r w:rsidR="00D954A7" w:rsidRPr="00424939">
        <w:rPr>
          <w:rPrChange w:id="10878" w:author="Summer 2023 updates" w:date="2024-07-31T13:42:00Z">
            <w:rPr>
              <w:color w:val="000000" w:themeColor="text1"/>
            </w:rPr>
          </w:rPrChange>
        </w:rPr>
        <w:t>(CS-135)</w:t>
      </w:r>
    </w:p>
    <w:p w14:paraId="0CA12D03" w14:textId="24096D7A" w:rsidR="00D954A7" w:rsidRPr="00424939" w:rsidRDefault="00D954A7" w:rsidP="000062AC">
      <w:pPr>
        <w:keepNext/>
        <w:keepLines/>
        <w:spacing w:after="0"/>
        <w:rPr>
          <w:rFonts w:cs="Times New Roman"/>
          <w:b/>
          <w:color w:val="000000" w:themeColor="text1"/>
        </w:rPr>
      </w:pPr>
      <w:r w:rsidRPr="00424939">
        <w:rPr>
          <w:rFonts w:cs="Times New Roman"/>
          <w:b/>
          <w:color w:val="000000" w:themeColor="text1"/>
        </w:rPr>
        <w:t xml:space="preserve">CS-245 Object Oriented </w:t>
      </w:r>
      <w:r w:rsidR="000062AC">
        <w:rPr>
          <w:rFonts w:cs="Times New Roman"/>
          <w:b/>
          <w:color w:val="000000" w:themeColor="text1"/>
        </w:rPr>
        <w:t>Software Development</w:t>
      </w:r>
      <w:r w:rsidRPr="00424939">
        <w:rPr>
          <w:rFonts w:cs="Times New Roman"/>
          <w:b/>
          <w:color w:val="000000" w:themeColor="text1"/>
        </w:rPr>
        <w:t xml:space="preserve"> </w:t>
      </w:r>
    </w:p>
    <w:p w14:paraId="1E488C9B" w14:textId="662EE4B5" w:rsidR="00D954A7" w:rsidRPr="00424939" w:rsidRDefault="00122690" w:rsidP="00F353B6">
      <w:pPr>
        <w:rPr>
          <w:rPrChange w:id="10879" w:author="Summer 2023 updates" w:date="2024-07-31T13:42:00Z">
            <w:rPr>
              <w:color w:val="000000" w:themeColor="text1"/>
            </w:rPr>
          </w:rPrChange>
        </w:rPr>
        <w:pPrChange w:id="10880" w:author="Summer 2023 updates" w:date="2024-07-31T13:42:00Z">
          <w:pPr>
            <w:keepNext/>
            <w:keepLines/>
          </w:pPr>
        </w:pPrChange>
      </w:pPr>
      <w:r>
        <w:rPr>
          <w:rPrChange w:id="10881" w:author="Summer 2023 updates" w:date="2024-07-31T13:42:00Z">
            <w:rPr>
              <w:color w:val="000000" w:themeColor="text1"/>
            </w:rPr>
          </w:rPrChange>
        </w:rPr>
        <w:t>Studies</w:t>
      </w:r>
      <w:r w:rsidR="00D954A7" w:rsidRPr="00424939">
        <w:rPr>
          <w:rPrChange w:id="10882" w:author="Summer 2023 updates" w:date="2024-07-31T13:42:00Z">
            <w:rPr>
              <w:color w:val="000000" w:themeColor="text1"/>
            </w:rPr>
          </w:rPrChange>
        </w:rPr>
        <w:t xml:space="preserve"> the structure and design of larger scale programs using an object-oriented approach.  Emphasizes key concepts of object-oriented programming including: encapsulation, inheritance, and polymorphism. Additional contemporary code mechanisms, such as events, exceptions and interfaces are also explored.  </w:t>
      </w:r>
      <w:r w:rsidR="00D954A7" w:rsidRPr="00424939">
        <w:rPr>
          <w:u w:val="single"/>
          <w:rPrChange w:id="10883" w:author="Summer 2023 updates" w:date="2024-07-31T13:42:00Z">
            <w:rPr>
              <w:color w:val="000000" w:themeColor="text1"/>
              <w:u w:val="single"/>
            </w:rPr>
          </w:rPrChange>
        </w:rPr>
        <w:t>Prerequisite</w:t>
      </w:r>
      <w:r w:rsidR="00D954A7" w:rsidRPr="00424939">
        <w:rPr>
          <w:rPrChange w:id="10884" w:author="Summer 2023 updates" w:date="2024-07-31T13:42:00Z">
            <w:rPr>
              <w:color w:val="000000" w:themeColor="text1"/>
            </w:rPr>
          </w:rPrChange>
        </w:rPr>
        <w:t xml:space="preserve">: </w:t>
      </w:r>
      <w:r>
        <w:rPr>
          <w:rPrChange w:id="10885" w:author="Summer 2023 updates" w:date="2024-07-31T13:42:00Z">
            <w:rPr>
              <w:color w:val="000000" w:themeColor="text1"/>
            </w:rPr>
          </w:rPrChange>
        </w:rPr>
        <w:t>Data Structures</w:t>
      </w:r>
      <w:r w:rsidRPr="00424939">
        <w:rPr>
          <w:rPrChange w:id="10886" w:author="Summer 2023 updates" w:date="2024-07-31T13:42:00Z">
            <w:rPr>
              <w:color w:val="000000" w:themeColor="text1"/>
            </w:rPr>
          </w:rPrChange>
        </w:rPr>
        <w:t xml:space="preserve"> </w:t>
      </w:r>
      <w:r w:rsidR="00D954A7" w:rsidRPr="00424939">
        <w:rPr>
          <w:rPrChange w:id="10887" w:author="Summer 2023 updates" w:date="2024-07-31T13:42:00Z">
            <w:rPr>
              <w:color w:val="000000" w:themeColor="text1"/>
            </w:rPr>
          </w:rPrChange>
        </w:rPr>
        <w:t xml:space="preserve">(CS-135). </w:t>
      </w:r>
    </w:p>
    <w:p w14:paraId="6046D8D8"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CS-320 Operating Systems </w:t>
      </w:r>
    </w:p>
    <w:p w14:paraId="0EC6DEBF" w14:textId="233246FB" w:rsidR="00BF20CA" w:rsidRPr="00784273" w:rsidRDefault="00D954A7" w:rsidP="00F353B6">
      <w:pPr>
        <w:rPr>
          <w:rPrChange w:id="10888" w:author="Summer 2023 updates" w:date="2024-07-31T13:42:00Z">
            <w:rPr>
              <w:color w:val="000000" w:themeColor="text1"/>
            </w:rPr>
          </w:rPrChange>
        </w:rPr>
      </w:pPr>
      <w:r w:rsidRPr="00424939">
        <w:rPr>
          <w:rPrChange w:id="10889" w:author="Summer 2023 updates" w:date="2024-07-31T13:42:00Z">
            <w:rPr>
              <w:color w:val="000000" w:themeColor="text1"/>
            </w:rPr>
          </w:rPrChange>
        </w:rPr>
        <w:t xml:space="preserve">Explores the role of the operating system as an intermediary between the user, software and hardware of a computer system. Includes a system-level view of how the machine resources such as the processor, memory, and storage are managed. </w:t>
      </w:r>
      <w:r w:rsidRPr="00424939">
        <w:rPr>
          <w:u w:val="single"/>
          <w:rPrChange w:id="10890" w:author="Summer 2023 updates" w:date="2024-07-31T13:42:00Z">
            <w:rPr>
              <w:color w:val="000000" w:themeColor="text1"/>
              <w:u w:val="single"/>
            </w:rPr>
          </w:rPrChange>
        </w:rPr>
        <w:t>Prerequisite</w:t>
      </w:r>
      <w:r w:rsidRPr="00424939">
        <w:rPr>
          <w:rPrChange w:id="10891" w:author="Summer 2023 updates" w:date="2024-07-31T13:42:00Z">
            <w:rPr>
              <w:color w:val="000000" w:themeColor="text1"/>
            </w:rPr>
          </w:rPrChange>
        </w:rPr>
        <w:t xml:space="preserve">: </w:t>
      </w:r>
      <w:r w:rsidR="00122690">
        <w:rPr>
          <w:rPrChange w:id="10892" w:author="Summer 2023 updates" w:date="2024-07-31T13:42:00Z">
            <w:rPr>
              <w:color w:val="000000" w:themeColor="text1"/>
            </w:rPr>
          </w:rPrChange>
        </w:rPr>
        <w:t>Data Structures</w:t>
      </w:r>
      <w:r w:rsidRPr="00424939">
        <w:rPr>
          <w:rPrChange w:id="10893" w:author="Summer 2023 updates" w:date="2024-07-31T13:42:00Z">
            <w:rPr>
              <w:color w:val="000000" w:themeColor="text1"/>
            </w:rPr>
          </w:rPrChange>
        </w:rPr>
        <w:t xml:space="preserve"> (CS-</w:t>
      </w:r>
      <w:del w:id="10894" w:author="Summer 2023 updates" w:date="2024-07-31T13:42:00Z">
        <w:r w:rsidRPr="00424939">
          <w:rPr>
            <w:rFonts w:cs="Times New Roman"/>
            <w:color w:val="000000" w:themeColor="text1"/>
          </w:rPr>
          <w:delText xml:space="preserve"> </w:delText>
        </w:r>
      </w:del>
      <w:r w:rsidRPr="00424939">
        <w:rPr>
          <w:rPrChange w:id="10895" w:author="Summer 2023 updates" w:date="2024-07-31T13:42:00Z">
            <w:rPr>
              <w:color w:val="000000" w:themeColor="text1"/>
            </w:rPr>
          </w:rPrChange>
        </w:rPr>
        <w:t>135)</w:t>
      </w:r>
      <w:r w:rsidR="00122690">
        <w:rPr>
          <w:rPrChange w:id="10896" w:author="Summer 2023 updates" w:date="2024-07-31T13:42:00Z">
            <w:rPr>
              <w:color w:val="000000" w:themeColor="text1"/>
            </w:rPr>
          </w:rPrChange>
        </w:rPr>
        <w:t xml:space="preserve"> and Principles of Computer Systems (CS-220)</w:t>
      </w:r>
      <w:r w:rsidRPr="00424939">
        <w:rPr>
          <w:rPrChange w:id="10897" w:author="Summer 2023 updates" w:date="2024-07-31T13:42:00Z">
            <w:rPr>
              <w:color w:val="000000" w:themeColor="text1"/>
            </w:rPr>
          </w:rPrChange>
        </w:rPr>
        <w:t xml:space="preserve"> </w:t>
      </w:r>
    </w:p>
    <w:p w14:paraId="3FA284B7" w14:textId="6934199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CS-340 Programming Languages </w:t>
      </w:r>
    </w:p>
    <w:p w14:paraId="58CA2D48" w14:textId="5E46E57B" w:rsidR="00D954A7" w:rsidRPr="00424939" w:rsidRDefault="00122690" w:rsidP="00F353B6">
      <w:pPr>
        <w:rPr>
          <w:rPrChange w:id="10898" w:author="Summer 2023 updates" w:date="2024-07-31T13:42:00Z">
            <w:rPr>
              <w:color w:val="000000" w:themeColor="text1"/>
            </w:rPr>
          </w:rPrChange>
        </w:rPr>
        <w:pPrChange w:id="10899" w:author="Summer 2023 updates" w:date="2024-07-31T13:42:00Z">
          <w:pPr>
            <w:spacing w:after="50"/>
          </w:pPr>
        </w:pPrChange>
      </w:pPr>
      <w:r>
        <w:rPr>
          <w:rPrChange w:id="10900" w:author="Summer 2023 updates" w:date="2024-07-31T13:42:00Z">
            <w:rPr>
              <w:color w:val="000000" w:themeColor="text1"/>
            </w:rPr>
          </w:rPrChange>
        </w:rPr>
        <w:t>Introduces</w:t>
      </w:r>
      <w:r w:rsidR="00D954A7" w:rsidRPr="00424939">
        <w:rPr>
          <w:rPrChange w:id="10901" w:author="Summer 2023 updates" w:date="2024-07-31T13:42:00Z">
            <w:rPr>
              <w:color w:val="000000" w:themeColor="text1"/>
            </w:rPr>
          </w:rPrChange>
        </w:rPr>
        <w:t xml:space="preserve"> the various features of programming languages and how these features support software development. Topics include data and control abstractions, program correctness, programming in the large, and language design. </w:t>
      </w:r>
      <w:r w:rsidR="00D954A7" w:rsidRPr="00424939">
        <w:rPr>
          <w:u w:val="single"/>
          <w:rPrChange w:id="10902" w:author="Summer 2023 updates" w:date="2024-07-31T13:42:00Z">
            <w:rPr>
              <w:color w:val="000000" w:themeColor="text1"/>
              <w:u w:val="single"/>
            </w:rPr>
          </w:rPrChange>
        </w:rPr>
        <w:t>Prerequisite</w:t>
      </w:r>
      <w:r w:rsidR="00D954A7" w:rsidRPr="00424939">
        <w:rPr>
          <w:rPrChange w:id="10903" w:author="Summer 2023 updates" w:date="2024-07-31T13:42:00Z">
            <w:rPr>
              <w:color w:val="000000" w:themeColor="text1"/>
            </w:rPr>
          </w:rPrChange>
        </w:rPr>
        <w:t xml:space="preserve">: </w:t>
      </w:r>
      <w:r w:rsidRPr="00122690">
        <w:rPr>
          <w:rPrChange w:id="10904" w:author="Summer 2023 updates" w:date="2024-07-31T13:42:00Z">
            <w:rPr>
              <w:color w:val="000000" w:themeColor="text1"/>
            </w:rPr>
          </w:rPrChange>
        </w:rPr>
        <w:t>Analysis of Algorithms</w:t>
      </w:r>
      <w:r w:rsidR="00D954A7" w:rsidRPr="00424939">
        <w:rPr>
          <w:rPrChange w:id="10905" w:author="Summer 2023 updates" w:date="2024-07-31T13:42:00Z">
            <w:rPr>
              <w:color w:val="000000" w:themeColor="text1"/>
            </w:rPr>
          </w:rPrChange>
        </w:rPr>
        <w:t xml:space="preserve"> (CS-215)</w:t>
      </w:r>
    </w:p>
    <w:p w14:paraId="5F3803F6" w14:textId="5DBA0AF9"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CS-390 Software Engineering </w:t>
      </w:r>
      <w:r w:rsidR="001E11B2" w:rsidRPr="00424939">
        <w:rPr>
          <w:rFonts w:cs="Times New Roman"/>
          <w:b/>
          <w:color w:val="000000" w:themeColor="text1"/>
        </w:rPr>
        <w:t>(WE)</w:t>
      </w:r>
    </w:p>
    <w:p w14:paraId="02FCE849" w14:textId="77777777" w:rsidR="00D954A7" w:rsidRPr="00424939" w:rsidRDefault="00D954A7" w:rsidP="00F353B6">
      <w:pPr>
        <w:rPr>
          <w:rPrChange w:id="10906" w:author="Summer 2023 updates" w:date="2024-07-31T13:42:00Z">
            <w:rPr>
              <w:color w:val="000000" w:themeColor="text1"/>
            </w:rPr>
          </w:rPrChange>
        </w:rPr>
      </w:pPr>
      <w:r w:rsidRPr="00424939">
        <w:rPr>
          <w:rPrChange w:id="10907" w:author="Summer 2023 updates" w:date="2024-07-31T13:42:00Z">
            <w:rPr>
              <w:color w:val="000000" w:themeColor="text1"/>
            </w:rPr>
          </w:rPrChange>
        </w:rPr>
        <w:t xml:space="preserve">An introduction to the principal models that govern the design and implementation of large software systems. Topics include the software development process, specifications, verification, and validation.   Students are also exposed to modern software development tools to facilitate activities such as unit testing and version control. </w:t>
      </w:r>
      <w:r w:rsidRPr="00424939">
        <w:rPr>
          <w:u w:val="single"/>
          <w:rPrChange w:id="10908" w:author="Summer 2023 updates" w:date="2024-07-31T13:42:00Z">
            <w:rPr>
              <w:color w:val="000000" w:themeColor="text1"/>
              <w:u w:val="single"/>
            </w:rPr>
          </w:rPrChange>
        </w:rPr>
        <w:t>Prerequisite</w:t>
      </w:r>
      <w:r w:rsidRPr="00424939">
        <w:rPr>
          <w:rPrChange w:id="10909" w:author="Summer 2023 updates" w:date="2024-07-31T13:42:00Z">
            <w:rPr>
              <w:color w:val="000000" w:themeColor="text1"/>
            </w:rPr>
          </w:rPrChange>
        </w:rPr>
        <w:t xml:space="preserve">: Object Oriented Programming (CS-245) or consent of instructor. </w:t>
      </w:r>
    </w:p>
    <w:p w14:paraId="53A2C833" w14:textId="06356E20" w:rsidR="00D954A7" w:rsidRPr="00424939" w:rsidRDefault="00D954A7" w:rsidP="00D954A7">
      <w:pPr>
        <w:spacing w:after="0"/>
        <w:rPr>
          <w:rFonts w:cs="Times New Roman"/>
          <w:b/>
          <w:color w:val="000000" w:themeColor="text1"/>
        </w:rPr>
      </w:pPr>
      <w:r w:rsidRPr="00424939">
        <w:rPr>
          <w:rFonts w:cs="Times New Roman"/>
          <w:b/>
          <w:color w:val="000000" w:themeColor="text1"/>
        </w:rPr>
        <w:t>CS-4</w:t>
      </w:r>
      <w:r w:rsidR="00122690">
        <w:rPr>
          <w:rFonts w:cs="Times New Roman"/>
          <w:b/>
          <w:color w:val="000000" w:themeColor="text1"/>
        </w:rPr>
        <w:t>2</w:t>
      </w:r>
      <w:r w:rsidRPr="00424939">
        <w:rPr>
          <w:rFonts w:cs="Times New Roman"/>
          <w:b/>
          <w:color w:val="000000" w:themeColor="text1"/>
        </w:rPr>
        <w:t xml:space="preserve">0 </w:t>
      </w:r>
      <w:r w:rsidR="00122690" w:rsidRPr="00122690">
        <w:rPr>
          <w:rFonts w:cs="Times New Roman"/>
          <w:b/>
          <w:color w:val="000000" w:themeColor="text1"/>
        </w:rPr>
        <w:t>Algorithms in Society (WE)</w:t>
      </w:r>
      <w:r w:rsidRPr="00424939">
        <w:rPr>
          <w:rFonts w:cs="Times New Roman"/>
          <w:b/>
          <w:color w:val="000000" w:themeColor="text1"/>
        </w:rPr>
        <w:t xml:space="preserve"> </w:t>
      </w:r>
    </w:p>
    <w:p w14:paraId="17330E9D" w14:textId="7E5C08E5" w:rsidR="0053363C" w:rsidRPr="00BF20CA" w:rsidRDefault="00122690" w:rsidP="005716B5">
      <w:pPr>
        <w:rPr>
          <w:rPrChange w:id="10910" w:author="Summer 2023 updates" w:date="2024-07-31T13:42:00Z">
            <w:rPr>
              <w:color w:val="000000" w:themeColor="text1"/>
            </w:rPr>
          </w:rPrChange>
        </w:rPr>
        <w:pPrChange w:id="10911" w:author="Summer 2023 updates" w:date="2024-07-31T13:42:00Z">
          <w:pPr>
            <w:spacing w:after="50"/>
          </w:pPr>
        </w:pPrChange>
      </w:pPr>
      <w:r w:rsidRPr="00122690">
        <w:rPr>
          <w:rPrChange w:id="10912" w:author="Summer 2023 updates" w:date="2024-07-31T13:42:00Z">
            <w:rPr>
              <w:color w:val="000000" w:themeColor="text1"/>
            </w:rPr>
          </w:rPrChange>
        </w:rPr>
        <w:t xml:space="preserve">Explores the impact computer algorithms have on our lives, including the gathering of large collections of personal data by both corporations and governments, and the resulting ethical issues of use and privacy. Topics include: targeted advertising in commerce and politics, artificial intelligence algorithms, machine-human interactions and behavior, and the social power and influence of big data.  </w:t>
      </w:r>
      <w:r w:rsidRPr="00122690">
        <w:rPr>
          <w:u w:val="single"/>
          <w:rPrChange w:id="10913" w:author="Summer 2023 updates" w:date="2024-07-31T13:42:00Z">
            <w:rPr>
              <w:color w:val="000000" w:themeColor="text1"/>
              <w:u w:val="single"/>
            </w:rPr>
          </w:rPrChange>
        </w:rPr>
        <w:t>Prerequisite</w:t>
      </w:r>
      <w:r w:rsidRPr="00122690">
        <w:rPr>
          <w:rPrChange w:id="10914" w:author="Summer 2023 updates" w:date="2024-07-31T13:42:00Z">
            <w:rPr>
              <w:color w:val="000000" w:themeColor="text1"/>
            </w:rPr>
          </w:rPrChange>
        </w:rPr>
        <w:t>: Analysis of Algorithms (CS-215).</w:t>
      </w:r>
    </w:p>
    <w:p w14:paraId="0F4FB7F3" w14:textId="130A8F95" w:rsidR="00D954A7" w:rsidRPr="00424939" w:rsidRDefault="00D954A7" w:rsidP="00D954A7">
      <w:pPr>
        <w:spacing w:after="0"/>
        <w:rPr>
          <w:rFonts w:cs="Times New Roman"/>
          <w:b/>
          <w:color w:val="000000" w:themeColor="text1"/>
        </w:rPr>
      </w:pPr>
      <w:r w:rsidRPr="00424939">
        <w:rPr>
          <w:rFonts w:cs="Times New Roman"/>
          <w:b/>
          <w:color w:val="000000" w:themeColor="text1"/>
        </w:rPr>
        <w:t>CS-444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0509F6D" w14:textId="5AD9C8D9" w:rsidR="00D954A7" w:rsidRPr="00424939" w:rsidRDefault="00122690" w:rsidP="005716B5">
      <w:pPr>
        <w:rPr>
          <w:rPrChange w:id="10915" w:author="Summer 2023 updates" w:date="2024-07-31T13:42:00Z">
            <w:rPr>
              <w:color w:val="000000" w:themeColor="text1"/>
            </w:rPr>
          </w:rPrChange>
        </w:rPr>
        <w:pPrChange w:id="10916" w:author="Summer 2023 updates" w:date="2024-07-31T13:42:00Z">
          <w:pPr>
            <w:spacing w:after="50"/>
          </w:pPr>
        </w:pPrChange>
      </w:pPr>
      <w:r w:rsidRPr="00122690">
        <w:rPr>
          <w:rPrChange w:id="10917" w:author="Summer 2023 updates" w:date="2024-07-31T13:42:00Z">
            <w:rPr>
              <w:color w:val="000000" w:themeColor="text1"/>
            </w:rPr>
          </w:rPrChange>
        </w:rPr>
        <w:t xml:space="preserve">Provides an opportunity for independent and intensive study in computer science. May be taken for an X status grade with consent of the instructor prior to registration. </w:t>
      </w:r>
      <w:r w:rsidRPr="00122690">
        <w:rPr>
          <w:u w:val="single"/>
          <w:rPrChange w:id="10918" w:author="Summer 2023 updates" w:date="2024-07-31T13:42:00Z">
            <w:rPr>
              <w:color w:val="000000" w:themeColor="text1"/>
              <w:u w:val="single"/>
            </w:rPr>
          </w:rPrChange>
        </w:rPr>
        <w:t>Prerequisite</w:t>
      </w:r>
      <w:r w:rsidRPr="00122690">
        <w:rPr>
          <w:rPrChange w:id="10919" w:author="Summer 2023 updates" w:date="2024-07-31T13:42:00Z">
            <w:rPr>
              <w:color w:val="000000" w:themeColor="text1"/>
            </w:rPr>
          </w:rPrChange>
        </w:rPr>
        <w:t xml:space="preserve">: consent of </w:t>
      </w:r>
      <w:del w:id="10920" w:author="Summer 2023 updates" w:date="2024-07-31T13:42:00Z">
        <w:r w:rsidRPr="00122690">
          <w:rPr>
            <w:rFonts w:cs="Times New Roman"/>
            <w:color w:val="000000" w:themeColor="text1"/>
          </w:rPr>
          <w:delText>department chair</w:delText>
        </w:r>
        <w:r w:rsidR="00D954A7" w:rsidRPr="00424939">
          <w:rPr>
            <w:rFonts w:cs="Times New Roman"/>
            <w:color w:val="000000" w:themeColor="text1"/>
          </w:rPr>
          <w:delText xml:space="preserve"> </w:delText>
        </w:r>
      </w:del>
      <w:ins w:id="10921" w:author="Summer 2023 updates" w:date="2024-07-31T13:42:00Z">
        <w:r w:rsidR="00B55AC2">
          <w:t>supervising instructor. (Offered by arrangement)</w:t>
        </w:r>
      </w:ins>
    </w:p>
    <w:p w14:paraId="3000CA47"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CS-450 Principles of Computer Graphics </w:t>
      </w:r>
    </w:p>
    <w:p w14:paraId="295CC9AE" w14:textId="702E17AA" w:rsidR="00D954A7" w:rsidRPr="00424939" w:rsidRDefault="00122690" w:rsidP="005716B5">
      <w:pPr>
        <w:rPr>
          <w:rPrChange w:id="10922" w:author="Summer 2023 updates" w:date="2024-07-31T13:42:00Z">
            <w:rPr>
              <w:color w:val="000000" w:themeColor="text1"/>
            </w:rPr>
          </w:rPrChange>
        </w:rPr>
        <w:pPrChange w:id="10923" w:author="Summer 2023 updates" w:date="2024-07-31T13:42:00Z">
          <w:pPr>
            <w:spacing w:after="50"/>
          </w:pPr>
        </w:pPrChange>
      </w:pPr>
      <w:r>
        <w:rPr>
          <w:rPrChange w:id="10924" w:author="Summer 2023 updates" w:date="2024-07-31T13:42:00Z">
            <w:rPr>
              <w:color w:val="000000" w:themeColor="text1"/>
            </w:rPr>
          </w:rPrChange>
        </w:rPr>
        <w:t xml:space="preserve">Introduces </w:t>
      </w:r>
      <w:r w:rsidR="00D954A7" w:rsidRPr="00424939">
        <w:rPr>
          <w:rPrChange w:id="10925" w:author="Summer 2023 updates" w:date="2024-07-31T13:42:00Z">
            <w:rPr>
              <w:color w:val="000000" w:themeColor="text1"/>
            </w:rPr>
          </w:rPrChange>
        </w:rPr>
        <w:t xml:space="preserve">the fundamentals of computer graphics. Topics include user interface design, input/ output devices, and basic graphics concepts. </w:t>
      </w:r>
      <w:r w:rsidR="00D954A7" w:rsidRPr="00424939">
        <w:rPr>
          <w:u w:val="single"/>
          <w:rPrChange w:id="10926" w:author="Summer 2023 updates" w:date="2024-07-31T13:42:00Z">
            <w:rPr>
              <w:color w:val="000000" w:themeColor="text1"/>
              <w:u w:val="single"/>
            </w:rPr>
          </w:rPrChange>
        </w:rPr>
        <w:t>Prerequisite</w:t>
      </w:r>
      <w:r w:rsidR="00D954A7" w:rsidRPr="00424939">
        <w:rPr>
          <w:sz w:val="21"/>
          <w:rPrChange w:id="10927" w:author="Summer 2023 updates" w:date="2024-07-31T13:42:00Z">
            <w:rPr>
              <w:color w:val="000000" w:themeColor="text1"/>
              <w:sz w:val="21"/>
            </w:rPr>
          </w:rPrChange>
        </w:rPr>
        <w:t xml:space="preserve">: </w:t>
      </w:r>
      <w:r w:rsidRPr="00122690">
        <w:rPr>
          <w:sz w:val="21"/>
          <w:rPrChange w:id="10928" w:author="Summer 2023 updates" w:date="2024-07-31T13:42:00Z">
            <w:rPr>
              <w:color w:val="000000" w:themeColor="text1"/>
              <w:sz w:val="21"/>
            </w:rPr>
          </w:rPrChange>
        </w:rPr>
        <w:t>Analysis of Algorithms (CS-215)</w:t>
      </w:r>
    </w:p>
    <w:p w14:paraId="67B1EFCD" w14:textId="25E686A5" w:rsidR="00D954A7" w:rsidRPr="00424939" w:rsidRDefault="00D954A7" w:rsidP="00D954A7">
      <w:pPr>
        <w:spacing w:after="0"/>
        <w:rPr>
          <w:rFonts w:cs="Times New Roman"/>
          <w:b/>
          <w:color w:val="000000" w:themeColor="text1"/>
        </w:rPr>
      </w:pPr>
      <w:r w:rsidRPr="00424939">
        <w:rPr>
          <w:rFonts w:cs="Times New Roman"/>
          <w:b/>
          <w:color w:val="000000" w:themeColor="text1"/>
        </w:rPr>
        <w:t xml:space="preserve">CS-452 Interactive Systems Design </w:t>
      </w:r>
      <w:r w:rsidR="001E11B2" w:rsidRPr="00424939">
        <w:rPr>
          <w:rFonts w:cs="Times New Roman"/>
          <w:b/>
          <w:color w:val="000000" w:themeColor="text1"/>
        </w:rPr>
        <w:t>(WE)</w:t>
      </w:r>
    </w:p>
    <w:p w14:paraId="30497247" w14:textId="1E152D3D" w:rsidR="00D954A7" w:rsidRPr="00424939" w:rsidRDefault="00D954A7" w:rsidP="005716B5">
      <w:pPr>
        <w:rPr>
          <w:rPrChange w:id="10929" w:author="Summer 2023 updates" w:date="2024-07-31T13:42:00Z">
            <w:rPr>
              <w:color w:val="000000" w:themeColor="text1"/>
            </w:rPr>
          </w:rPrChange>
        </w:rPr>
        <w:pPrChange w:id="10930" w:author="Summer 2023 updates" w:date="2024-07-31T13:42:00Z">
          <w:pPr>
            <w:spacing w:after="50"/>
          </w:pPr>
        </w:pPrChange>
      </w:pPr>
      <w:r w:rsidRPr="00424939">
        <w:rPr>
          <w:rPrChange w:id="10931" w:author="Summer 2023 updates" w:date="2024-07-31T13:42:00Z">
            <w:rPr>
              <w:color w:val="000000" w:themeColor="text1"/>
            </w:rPr>
          </w:rPrChange>
        </w:rPr>
        <w:t xml:space="preserve">Explores the design, implementation, and evaluation of interactive systems through study of both mainstream and emerging interface technologies.  Examines how human cognitive and ergonomic constraints drive the success or failure of technological solutions.   </w:t>
      </w:r>
      <w:r w:rsidRPr="00424939">
        <w:rPr>
          <w:u w:val="single"/>
          <w:rPrChange w:id="10932" w:author="Summer 2023 updates" w:date="2024-07-31T13:42:00Z">
            <w:rPr>
              <w:color w:val="000000" w:themeColor="text1"/>
              <w:u w:val="single"/>
            </w:rPr>
          </w:rPrChange>
        </w:rPr>
        <w:t>Prerequisite</w:t>
      </w:r>
      <w:r w:rsidRPr="00424939">
        <w:rPr>
          <w:rPrChange w:id="10933" w:author="Summer 2023 updates" w:date="2024-07-31T13:42:00Z">
            <w:rPr>
              <w:color w:val="000000" w:themeColor="text1"/>
            </w:rPr>
          </w:rPrChange>
        </w:rPr>
        <w:t xml:space="preserve">: Object Oriented </w:t>
      </w:r>
      <w:r w:rsidR="00417D45" w:rsidRPr="00417D45">
        <w:rPr>
          <w:rPrChange w:id="10934" w:author="Summer 2023 updates" w:date="2024-07-31T13:42:00Z">
            <w:rPr>
              <w:color w:val="000000" w:themeColor="text1"/>
            </w:rPr>
          </w:rPrChange>
        </w:rPr>
        <w:t>Software Development (CS-245)</w:t>
      </w:r>
    </w:p>
    <w:p w14:paraId="7CB0E9EE" w14:textId="64AA8203" w:rsidR="000E09FB" w:rsidRPr="00424939" w:rsidRDefault="000E09FB" w:rsidP="000E09FB">
      <w:pPr>
        <w:spacing w:after="0"/>
        <w:rPr>
          <w:rFonts w:cs="Times New Roman"/>
          <w:b/>
          <w:color w:val="000000" w:themeColor="text1"/>
        </w:rPr>
      </w:pPr>
      <w:r w:rsidRPr="00424939">
        <w:rPr>
          <w:rFonts w:cs="Times New Roman"/>
          <w:b/>
          <w:color w:val="000000" w:themeColor="text1"/>
        </w:rPr>
        <w:t>CS-45</w:t>
      </w:r>
      <w:r>
        <w:rPr>
          <w:rFonts w:cs="Times New Roman"/>
          <w:b/>
          <w:color w:val="000000" w:themeColor="text1"/>
        </w:rPr>
        <w:t>4</w:t>
      </w:r>
      <w:r w:rsidRPr="00424939">
        <w:rPr>
          <w:rFonts w:cs="Times New Roman"/>
          <w:b/>
          <w:color w:val="000000" w:themeColor="text1"/>
        </w:rPr>
        <w:t xml:space="preserve"> </w:t>
      </w:r>
      <w:r>
        <w:rPr>
          <w:rFonts w:cs="Times New Roman"/>
          <w:b/>
          <w:color w:val="000000" w:themeColor="text1"/>
        </w:rPr>
        <w:t>Research in Computer Science</w:t>
      </w:r>
      <w:r w:rsidRPr="00424939">
        <w:rPr>
          <w:rFonts w:cs="Times New Roman"/>
          <w:b/>
          <w:color w:val="000000" w:themeColor="text1"/>
        </w:rPr>
        <w:t xml:space="preserve"> </w:t>
      </w:r>
    </w:p>
    <w:p w14:paraId="581A11E5" w14:textId="0F0D45B3" w:rsidR="000E09FB" w:rsidRDefault="00417D45" w:rsidP="005716B5">
      <w:pPr>
        <w:rPr>
          <w:rPrChange w:id="10935" w:author="Summer 2023 updates" w:date="2024-07-31T13:42:00Z">
            <w:rPr>
              <w:color w:val="000000" w:themeColor="text1"/>
            </w:rPr>
          </w:rPrChange>
        </w:rPr>
        <w:pPrChange w:id="10936" w:author="Summer 2023 updates" w:date="2024-07-31T13:42:00Z">
          <w:pPr>
            <w:spacing w:after="0"/>
          </w:pPr>
        </w:pPrChange>
      </w:pPr>
      <w:r w:rsidRPr="00417D45">
        <w:rPr>
          <w:rPrChange w:id="10937" w:author="Summer 2023 updates" w:date="2024-07-31T13:42:00Z">
            <w:rPr>
              <w:color w:val="000000" w:themeColor="text1"/>
            </w:rPr>
          </w:rPrChange>
        </w:rPr>
        <w:t xml:space="preserve">Provides an individual or group investigation with a computer science faculty member on a research topic of mutual interest.  The student must obtain approval for a specific project and make necessary arrangements prior to the term of registration for the course. This course is offered on a P/NP basis and does not satisfy any of the requirements for a major or minor in computer science. May be taken more than once for credit for a maximum of 2.0 credits.  </w:t>
      </w:r>
      <w:r w:rsidRPr="00417D45">
        <w:rPr>
          <w:u w:val="single"/>
          <w:rPrChange w:id="10938" w:author="Summer 2023 updates" w:date="2024-07-31T13:42:00Z">
            <w:rPr>
              <w:color w:val="000000" w:themeColor="text1"/>
              <w:u w:val="single"/>
            </w:rPr>
          </w:rPrChange>
        </w:rPr>
        <w:t>Prerequisites</w:t>
      </w:r>
      <w:r w:rsidRPr="00417D45">
        <w:rPr>
          <w:rPrChange w:id="10939" w:author="Summer 2023 updates" w:date="2024-07-31T13:42:00Z">
            <w:rPr>
              <w:color w:val="000000" w:themeColor="text1"/>
            </w:rPr>
          </w:rPrChange>
        </w:rPr>
        <w:t xml:space="preserve">: Analysis of Algorithms (CS-215) and consent of </w:t>
      </w:r>
      <w:ins w:id="10940" w:author="Summer 2023 updates" w:date="2024-07-31T13:42:00Z">
        <w:r w:rsidR="00B55AC2">
          <w:t xml:space="preserve">supervising </w:t>
        </w:r>
      </w:ins>
      <w:r w:rsidRPr="00417D45">
        <w:rPr>
          <w:rPrChange w:id="10941" w:author="Summer 2023 updates" w:date="2024-07-31T13:42:00Z">
            <w:rPr>
              <w:color w:val="000000" w:themeColor="text1"/>
            </w:rPr>
          </w:rPrChange>
        </w:rPr>
        <w:t>instructor. (0.</w:t>
      </w:r>
      <w:del w:id="10942" w:author="Summer 2023 updates" w:date="2024-07-31T13:42:00Z">
        <w:r w:rsidRPr="00417D45">
          <w:rPr>
            <w:rFonts w:cs="Times New Roman"/>
            <w:color w:val="000000" w:themeColor="text1"/>
          </w:rPr>
          <w:delText>5</w:delText>
        </w:r>
      </w:del>
      <w:ins w:id="10943" w:author="Summer 2023 updates" w:date="2024-07-31T13:42:00Z">
        <w:r w:rsidR="00B55AC2">
          <w:t>0-1.0</w:t>
        </w:r>
      </w:ins>
      <w:r w:rsidRPr="00417D45">
        <w:rPr>
          <w:rPrChange w:id="10944" w:author="Summer 2023 updates" w:date="2024-07-31T13:42:00Z">
            <w:rPr>
              <w:color w:val="000000" w:themeColor="text1"/>
            </w:rPr>
          </w:rPrChange>
        </w:rPr>
        <w:t xml:space="preserve"> credit; </w:t>
      </w:r>
      <w:del w:id="10945" w:author="Summer 2023 updates" w:date="2024-07-31T13:42:00Z">
        <w:r w:rsidRPr="00417D45">
          <w:rPr>
            <w:rFonts w:cs="Times New Roman"/>
            <w:color w:val="000000" w:themeColor="text1"/>
          </w:rPr>
          <w:delText>Offered</w:delText>
        </w:r>
      </w:del>
      <w:ins w:id="10946" w:author="Summer 2023 updates" w:date="2024-07-31T13:42:00Z">
        <w:r w:rsidRPr="00417D45">
          <w:t>O</w:t>
        </w:r>
        <w:r w:rsidR="009B48A9">
          <w:t>ccasional course, o</w:t>
        </w:r>
        <w:r w:rsidRPr="00417D45">
          <w:t>ffered</w:t>
        </w:r>
      </w:ins>
      <w:r w:rsidRPr="00417D45">
        <w:rPr>
          <w:rPrChange w:id="10947" w:author="Summer 2023 updates" w:date="2024-07-31T13:42:00Z">
            <w:rPr>
              <w:color w:val="000000" w:themeColor="text1"/>
            </w:rPr>
          </w:rPrChange>
        </w:rPr>
        <w:t xml:space="preserve"> by arrangement)</w:t>
      </w:r>
      <w:r w:rsidR="000E09FB" w:rsidRPr="000E09FB">
        <w:rPr>
          <w:rPrChange w:id="10948" w:author="Summer 2023 updates" w:date="2024-07-31T13:42:00Z">
            <w:rPr>
              <w:color w:val="000000" w:themeColor="text1"/>
            </w:rPr>
          </w:rPrChange>
        </w:rPr>
        <w:t xml:space="preserve"> </w:t>
      </w:r>
    </w:p>
    <w:p w14:paraId="1A44E93E" w14:textId="467099F2" w:rsidR="00D954A7" w:rsidRPr="00424939" w:rsidRDefault="00D954A7" w:rsidP="00D954A7">
      <w:pPr>
        <w:spacing w:after="0"/>
        <w:rPr>
          <w:rFonts w:cs="Times New Roman"/>
          <w:b/>
          <w:color w:val="000000" w:themeColor="text1"/>
        </w:rPr>
      </w:pPr>
      <w:r w:rsidRPr="00424939">
        <w:rPr>
          <w:rFonts w:cs="Times New Roman"/>
          <w:b/>
          <w:color w:val="000000" w:themeColor="text1"/>
        </w:rPr>
        <w:t>CS</w:t>
      </w:r>
      <w:r w:rsidR="005B6071">
        <w:rPr>
          <w:rFonts w:cs="Times New Roman"/>
          <w:b/>
          <w:color w:val="000000" w:themeColor="text1"/>
        </w:rPr>
        <w:t>-</w:t>
      </w:r>
      <w:r w:rsidR="00467837" w:rsidRPr="00424939">
        <w:rPr>
          <w:rFonts w:cs="Times New Roman"/>
          <w:b/>
          <w:color w:val="000000" w:themeColor="text1"/>
        </w:rPr>
        <w:t>484 Special</w:t>
      </w:r>
      <w:r w:rsidRPr="00424939">
        <w:rPr>
          <w:rFonts w:cs="Times New Roman"/>
          <w:b/>
          <w:color w:val="000000" w:themeColor="text1"/>
        </w:rPr>
        <w:t xml:space="preserve"> Topics </w:t>
      </w:r>
    </w:p>
    <w:p w14:paraId="60B4BFD8" w14:textId="5ADD7D0C" w:rsidR="00D954A7" w:rsidRPr="00424939" w:rsidRDefault="00D954A7" w:rsidP="005716B5">
      <w:pPr>
        <w:rPr>
          <w:rPrChange w:id="10949" w:author="Summer 2023 updates" w:date="2024-07-31T13:42:00Z">
            <w:rPr>
              <w:color w:val="000000" w:themeColor="text1"/>
            </w:rPr>
          </w:rPrChange>
        </w:rPr>
        <w:pPrChange w:id="10950" w:author="Summer 2023 updates" w:date="2024-07-31T13:42:00Z">
          <w:pPr>
            <w:spacing w:after="50"/>
          </w:pPr>
        </w:pPrChange>
      </w:pPr>
      <w:r w:rsidRPr="00424939">
        <w:rPr>
          <w:rPrChange w:id="10951" w:author="Summer 2023 updates" w:date="2024-07-31T13:42:00Z">
            <w:rPr>
              <w:color w:val="000000" w:themeColor="text1"/>
            </w:rPr>
          </w:rPrChange>
        </w:rPr>
        <w:t xml:space="preserve">An opportunity to study current and topical material unavailable through the regular catalog offerings. </w:t>
      </w:r>
      <w:r w:rsidRPr="00424939">
        <w:rPr>
          <w:u w:val="single"/>
          <w:rPrChange w:id="10952" w:author="Summer 2023 updates" w:date="2024-07-31T13:42:00Z">
            <w:rPr>
              <w:color w:val="000000" w:themeColor="text1"/>
              <w:u w:val="single"/>
            </w:rPr>
          </w:rPrChange>
        </w:rPr>
        <w:t>Prerequisite</w:t>
      </w:r>
      <w:r w:rsidRPr="00424939">
        <w:rPr>
          <w:rPrChange w:id="10953" w:author="Summer 2023 updates" w:date="2024-07-31T13:42:00Z">
            <w:rPr>
              <w:color w:val="000000" w:themeColor="text1"/>
            </w:rPr>
          </w:rPrChange>
        </w:rPr>
        <w:t xml:space="preserve">: </w:t>
      </w:r>
      <w:r w:rsidR="00417D45" w:rsidRPr="00417D45">
        <w:rPr>
          <w:rPrChange w:id="10954" w:author="Summer 2023 updates" w:date="2024-07-31T13:42:00Z">
            <w:rPr>
              <w:color w:val="000000" w:themeColor="text1"/>
            </w:rPr>
          </w:rPrChange>
        </w:rPr>
        <w:t>Analysis of Algorithms</w:t>
      </w:r>
      <w:r w:rsidRPr="00424939">
        <w:rPr>
          <w:rPrChange w:id="10955" w:author="Summer 2023 updates" w:date="2024-07-31T13:42:00Z">
            <w:rPr>
              <w:color w:val="000000" w:themeColor="text1"/>
            </w:rPr>
          </w:rPrChange>
        </w:rPr>
        <w:t xml:space="preserve"> (CS-215) </w:t>
      </w:r>
    </w:p>
    <w:p w14:paraId="2A2FE247" w14:textId="77777777" w:rsidR="0024095F" w:rsidRDefault="0024095F" w:rsidP="0024095F">
      <w:pPr>
        <w:spacing w:after="0"/>
        <w:rPr>
          <w:rFonts w:cs="Times New Roman"/>
          <w:b/>
          <w:color w:val="000000" w:themeColor="text1"/>
        </w:rPr>
      </w:pPr>
      <w:r>
        <w:rPr>
          <w:rFonts w:cs="Times New Roman"/>
          <w:b/>
          <w:color w:val="000000" w:themeColor="text1"/>
        </w:rPr>
        <w:t xml:space="preserve">CS-490 Mobile Computing </w:t>
      </w:r>
    </w:p>
    <w:p w14:paraId="27D108AB" w14:textId="7B6A09ED" w:rsidR="00D954A7" w:rsidRPr="0024095F" w:rsidRDefault="00417D45" w:rsidP="005716B5">
      <w:pPr>
        <w:rPr>
          <w:b/>
          <w:rPrChange w:id="10956" w:author="Summer 2023 updates" w:date="2024-07-31T13:42:00Z">
            <w:rPr>
              <w:b/>
              <w:color w:val="000000" w:themeColor="text1"/>
            </w:rPr>
          </w:rPrChange>
        </w:rPr>
        <w:pPrChange w:id="10957" w:author="Summer 2023 updates" w:date="2024-07-31T13:42:00Z">
          <w:pPr>
            <w:spacing w:after="0"/>
          </w:pPr>
        </w:pPrChange>
      </w:pPr>
      <w:r w:rsidRPr="00417D45">
        <w:rPr>
          <w:rPrChange w:id="10958" w:author="Summer 2023 updates" w:date="2024-07-31T13:42:00Z">
            <w:rPr>
              <w:color w:val="000000" w:themeColor="text1"/>
            </w:rPr>
          </w:rPrChange>
        </w:rPr>
        <w:t>Studies the opportunities and constraints associated with developing applications intended to run on mobile and pervasive platforms. Students learn to utilize several core APIs (e.g. connectivity, location-based services, and multimedia) as they develop and deploy mobile applications. Students will also explore the technology behind “smart” devices and environments.</w:t>
      </w:r>
      <w:r w:rsidR="00D954A7" w:rsidRPr="00424939">
        <w:rPr>
          <w:rPrChange w:id="10959" w:author="Summer 2023 updates" w:date="2024-07-31T13:42:00Z">
            <w:rPr>
              <w:color w:val="000000" w:themeColor="text1"/>
            </w:rPr>
          </w:rPrChange>
        </w:rPr>
        <w:t xml:space="preserve"> </w:t>
      </w:r>
      <w:r w:rsidR="00D954A7" w:rsidRPr="00424939">
        <w:rPr>
          <w:u w:val="single"/>
          <w:rPrChange w:id="10960" w:author="Summer 2023 updates" w:date="2024-07-31T13:42:00Z">
            <w:rPr>
              <w:color w:val="000000" w:themeColor="text1"/>
              <w:u w:val="single"/>
            </w:rPr>
          </w:rPrChange>
        </w:rPr>
        <w:t>Prerequisite</w:t>
      </w:r>
      <w:r w:rsidR="00D954A7" w:rsidRPr="00424939">
        <w:rPr>
          <w:rPrChange w:id="10961" w:author="Summer 2023 updates" w:date="2024-07-31T13:42:00Z">
            <w:rPr>
              <w:color w:val="000000" w:themeColor="text1"/>
            </w:rPr>
          </w:rPrChange>
        </w:rPr>
        <w:t xml:space="preserve">: Object Oriented </w:t>
      </w:r>
      <w:r w:rsidRPr="00417D45">
        <w:rPr>
          <w:rPrChange w:id="10962" w:author="Summer 2023 updates" w:date="2024-07-31T13:42:00Z">
            <w:rPr>
              <w:color w:val="000000" w:themeColor="text1"/>
            </w:rPr>
          </w:rPrChange>
        </w:rPr>
        <w:t>Software Development (CS-245)</w:t>
      </w:r>
    </w:p>
    <w:p w14:paraId="7CF6BA57" w14:textId="77777777" w:rsidR="00350EB9" w:rsidRDefault="00350EB9">
      <w:pPr>
        <w:spacing w:after="200" w:line="276" w:lineRule="auto"/>
        <w:rPr>
          <w:ins w:id="10963" w:author="Summer 2023 updates" w:date="2024-07-31T13:42:00Z"/>
          <w:rFonts w:cs="Times New Roman"/>
          <w:b/>
          <w:color w:val="000000" w:themeColor="text1"/>
        </w:rPr>
      </w:pPr>
      <w:ins w:id="10964" w:author="Summer 2023 updates" w:date="2024-07-31T13:42:00Z">
        <w:r>
          <w:rPr>
            <w:rFonts w:cs="Times New Roman"/>
            <w:b/>
            <w:color w:val="000000" w:themeColor="text1"/>
          </w:rPr>
          <w:br w:type="page"/>
        </w:r>
      </w:ins>
    </w:p>
    <w:p w14:paraId="194646C4" w14:textId="0D36736C" w:rsidR="00D954A7" w:rsidRPr="00424939" w:rsidRDefault="00D954A7" w:rsidP="00D954A7">
      <w:pPr>
        <w:spacing w:after="0"/>
        <w:rPr>
          <w:rFonts w:cs="Times New Roman"/>
          <w:b/>
          <w:color w:val="000000" w:themeColor="text1"/>
        </w:rPr>
      </w:pPr>
      <w:r w:rsidRPr="00424939">
        <w:rPr>
          <w:rFonts w:cs="Times New Roman"/>
          <w:b/>
          <w:color w:val="000000" w:themeColor="text1"/>
        </w:rPr>
        <w:t>CS-494 Internship in Computer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Computer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E02A4A8" w14:textId="6EE43FB9" w:rsidR="0024095F" w:rsidRDefault="00417D45" w:rsidP="00F353B6">
      <w:pPr>
        <w:rPr>
          <w:rPrChange w:id="10965" w:author="Summer 2023 updates" w:date="2024-07-31T13:42:00Z">
            <w:rPr>
              <w:color w:val="000000" w:themeColor="text1"/>
            </w:rPr>
          </w:rPrChange>
        </w:rPr>
        <w:pPrChange w:id="10966" w:author="Summer 2023 updates" w:date="2024-07-31T13:42:00Z">
          <w:pPr>
            <w:spacing w:after="0"/>
          </w:pPr>
        </w:pPrChange>
      </w:pPr>
      <w:r w:rsidRPr="00417D45">
        <w:rPr>
          <w:rPrChange w:id="10967" w:author="Summer 2023 updates" w:date="2024-07-31T13:42:00Z">
            <w:rPr>
              <w:color w:val="000000" w:themeColor="text1"/>
            </w:rPr>
          </w:rPrChange>
        </w:rPr>
        <w:t>Investigates</w:t>
      </w:r>
      <w:r w:rsidR="00D954A7" w:rsidRPr="00417D45">
        <w:rPr>
          <w:rPrChange w:id="10968" w:author="Summer 2023 updates" w:date="2024-07-31T13:42:00Z">
            <w:rPr>
              <w:color w:val="000000" w:themeColor="text1"/>
            </w:rPr>
          </w:rPrChange>
        </w:rPr>
        <w:t xml:space="preserve"> </w:t>
      </w:r>
      <w:r w:rsidR="00D954A7" w:rsidRPr="00424939">
        <w:rPr>
          <w:rPrChange w:id="10969" w:author="Summer 2023 updates" w:date="2024-07-31T13:42:00Z">
            <w:rPr>
              <w:color w:val="000000" w:themeColor="text1"/>
            </w:rPr>
          </w:rPrChange>
        </w:rPr>
        <w:t xml:space="preserve">a career area related to the student’s interest in computer science supervised by a faculty member of the department in cooperation with the Internship Specialist. A minimum of 140 hours on-site experience is required. </w:t>
      </w:r>
      <w:r w:rsidR="00A7479E" w:rsidRPr="00424939">
        <w:rPr>
          <w:rPrChange w:id="10970" w:author="Summer 2023 updates" w:date="2024-07-31T13:42:00Z">
            <w:rPr>
              <w:color w:val="000000" w:themeColor="text1"/>
            </w:rPr>
          </w:rPrChange>
        </w:rPr>
        <w:t>P/NP</w:t>
      </w:r>
      <w:r w:rsidR="00D954A7" w:rsidRPr="00424939">
        <w:rPr>
          <w:rPrChange w:id="10971" w:author="Summer 2023 updates" w:date="2024-07-31T13:42:00Z">
            <w:rPr>
              <w:color w:val="000000" w:themeColor="text1"/>
            </w:rPr>
          </w:rPrChange>
        </w:rPr>
        <w:t xml:space="preserve"> basis only. This course does not satisfy any of the requirements for a major or minor</w:t>
      </w:r>
      <w:r w:rsidR="00B8454E" w:rsidRPr="00424939">
        <w:rPr>
          <w:rPrChange w:id="10972" w:author="Summer 2023 updates" w:date="2024-07-31T13:42:00Z">
            <w:rPr>
              <w:color w:val="000000" w:themeColor="text1"/>
            </w:rPr>
          </w:rPrChange>
        </w:rPr>
        <w:fldChar w:fldCharType="begin"/>
      </w:r>
      <w:r w:rsidR="00B8454E" w:rsidRPr="00424939">
        <w:rPr>
          <w:rPrChange w:id="10973" w:author="Summer 2023 updates" w:date="2024-07-31T13:42:00Z">
            <w:rPr>
              <w:color w:val="000000" w:themeColor="text1"/>
            </w:rPr>
          </w:rPrChange>
        </w:rPr>
        <w:instrText xml:space="preserve"> XE "</w:instrText>
      </w:r>
      <w:del w:id="10974" w:author="Summer 2023 updates" w:date="2024-07-31T13:42:00Z">
        <w:r w:rsidR="00B8454E" w:rsidRPr="00424939">
          <w:rPr>
            <w:rStyle w:val="Strong"/>
            <w:rFonts w:ascii="Garamond" w:hAnsi="Garamond"/>
            <w:color w:val="000000" w:themeColor="text1"/>
          </w:rPr>
          <w:delInstrText>minor</w:delInstrText>
        </w:r>
      </w:del>
      <w:ins w:id="10975"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0976" w:author="Summer 2023 updates" w:date="2024-07-31T13:42:00Z">
            <w:rPr>
              <w:color w:val="000000" w:themeColor="text1"/>
            </w:rPr>
          </w:rPrChange>
        </w:rPr>
        <w:instrText xml:space="preserve">" </w:instrText>
      </w:r>
      <w:r w:rsidR="00B8454E" w:rsidRPr="00424939">
        <w:rPr>
          <w:rPrChange w:id="10977" w:author="Summer 2023 updates" w:date="2024-07-31T13:42:00Z">
            <w:rPr>
              <w:color w:val="000000" w:themeColor="text1"/>
            </w:rPr>
          </w:rPrChange>
        </w:rPr>
        <w:fldChar w:fldCharType="end"/>
      </w:r>
      <w:r w:rsidR="00D954A7" w:rsidRPr="00424939">
        <w:rPr>
          <w:rPrChange w:id="10978" w:author="Summer 2023 updates" w:date="2024-07-31T13:42:00Z">
            <w:rPr>
              <w:color w:val="000000" w:themeColor="text1"/>
            </w:rPr>
          </w:rPrChange>
        </w:rPr>
        <w:t xml:space="preserve"> in computer science. </w:t>
      </w:r>
      <w:r w:rsidR="00D954A7" w:rsidRPr="00424939">
        <w:rPr>
          <w:u w:val="single"/>
          <w:rPrChange w:id="10979" w:author="Summer 2023 updates" w:date="2024-07-31T13:42:00Z">
            <w:rPr>
              <w:color w:val="000000" w:themeColor="text1"/>
              <w:u w:val="single"/>
            </w:rPr>
          </w:rPrChange>
        </w:rPr>
        <w:t>Prerequisites</w:t>
      </w:r>
      <w:r w:rsidR="00D954A7" w:rsidRPr="00424939">
        <w:rPr>
          <w:rPrChange w:id="10980" w:author="Summer 2023 updates" w:date="2024-07-31T13:42:00Z">
            <w:rPr>
              <w:color w:val="000000" w:themeColor="text1"/>
            </w:rPr>
          </w:rPrChange>
        </w:rPr>
        <w:t xml:space="preserve">: junior standing and consent of </w:t>
      </w:r>
      <w:del w:id="10981" w:author="Summer 2023 updates" w:date="2024-07-31T13:42:00Z">
        <w:r w:rsidR="00D954A7" w:rsidRPr="00424939">
          <w:rPr>
            <w:rFonts w:cs="Times New Roman"/>
            <w:color w:val="000000" w:themeColor="text1"/>
          </w:rPr>
          <w:delText>department chair.</w:delText>
        </w:r>
      </w:del>
      <w:ins w:id="10982" w:author="Summer 2023 updates" w:date="2024-07-31T13:42:00Z">
        <w:r w:rsidR="00B55AC2">
          <w:t>supervising instructor</w:t>
        </w:r>
        <w:r w:rsidR="00D954A7" w:rsidRPr="00424939">
          <w:t>.</w:t>
        </w:r>
        <w:r w:rsidR="00B55AC2">
          <w:t xml:space="preserve"> (Offered by arrangement)</w:t>
        </w:r>
      </w:ins>
    </w:p>
    <w:p w14:paraId="4B599F09" w14:textId="77777777" w:rsidR="00784273" w:rsidRDefault="00784273" w:rsidP="004F7544">
      <w:pPr>
        <w:rPr>
          <w:rPrChange w:id="10983" w:author="Summer 2023 updates" w:date="2024-07-31T13:42:00Z">
            <w:rPr>
              <w:color w:val="000000" w:themeColor="text1"/>
            </w:rPr>
          </w:rPrChange>
        </w:rPr>
        <w:pPrChange w:id="10984" w:author="Summer 2023 updates" w:date="2024-07-31T13:42:00Z">
          <w:pPr>
            <w:spacing w:after="0"/>
          </w:pPr>
        </w:pPrChange>
      </w:pPr>
    </w:p>
    <w:p w14:paraId="5F9D5EF9" w14:textId="77777777" w:rsidR="00784273" w:rsidRPr="00784273" w:rsidRDefault="00784273" w:rsidP="004F7544">
      <w:pPr>
        <w:rPr>
          <w:rPrChange w:id="10985" w:author="Summer 2023 updates" w:date="2024-07-31T13:42:00Z">
            <w:rPr>
              <w:color w:val="000000" w:themeColor="text1"/>
            </w:rPr>
          </w:rPrChange>
        </w:rPr>
        <w:pPrChange w:id="10986" w:author="Summer 2023 updates" w:date="2024-07-31T13:42:00Z">
          <w:pPr>
            <w:spacing w:after="0"/>
          </w:pPr>
        </w:pPrChange>
      </w:pPr>
    </w:p>
    <w:p w14:paraId="40D8C0E7" w14:textId="206C18DD" w:rsidR="00D954A7" w:rsidRPr="00424939" w:rsidRDefault="00994378" w:rsidP="005F35FC">
      <w:pPr>
        <w:pStyle w:val="Heading4"/>
        <w:spacing w:before="120"/>
        <w:rPr>
          <w:rFonts w:ascii="Garamond" w:hAnsi="Garamond"/>
          <w:color w:val="000000" w:themeColor="text1"/>
        </w:rPr>
        <w:pPrChange w:id="10987" w:author="Summer 2023 updates" w:date="2024-07-31T13:42:00Z">
          <w:pPr>
            <w:pStyle w:val="Heading4"/>
          </w:pPr>
        </w:pPrChange>
      </w:pPr>
      <w:bookmarkStart w:id="10988" w:name="_Toc141355748"/>
      <w:bookmarkStart w:id="10989" w:name="_Toc110005229"/>
      <w:r w:rsidRPr="00424939">
        <w:rPr>
          <w:rFonts w:ascii="Garamond" w:hAnsi="Garamond"/>
          <w:color w:val="000000" w:themeColor="text1"/>
        </w:rPr>
        <w:t>—Creative Writing</w:t>
      </w:r>
      <w:bookmarkEnd w:id="10988"/>
      <w:bookmarkEnd w:id="10989"/>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p>
    <w:p w14:paraId="566D2A45" w14:textId="456D88A1" w:rsidR="00D954A7" w:rsidRPr="00424939" w:rsidRDefault="00D954A7" w:rsidP="00D954A7">
      <w:pPr>
        <w:spacing w:after="40"/>
        <w:rPr>
          <w:rFonts w:cs="Times New Roman"/>
          <w:b/>
          <w:color w:val="000000" w:themeColor="text1"/>
        </w:rPr>
      </w:pPr>
      <w:r w:rsidRPr="00424939">
        <w:rPr>
          <w:rFonts w:cs="Times New Roman"/>
          <w:color w:val="000000" w:themeColor="text1"/>
        </w:rPr>
        <w:t xml:space="preserve">Aspengren, </w:t>
      </w:r>
      <w:r w:rsidR="002E5BEB">
        <w:rPr>
          <w:rFonts w:cs="Times New Roman"/>
          <w:color w:val="000000" w:themeColor="text1"/>
        </w:rPr>
        <w:t>Ferguson, LeMay</w:t>
      </w:r>
      <w:del w:id="10990" w:author="Summer 2023 updates" w:date="2024-07-31T13:42:00Z">
        <w:r w:rsidR="002E5BEB">
          <w:rPr>
            <w:rFonts w:cs="Times New Roman"/>
            <w:color w:val="000000" w:themeColor="text1"/>
          </w:rPr>
          <w:delText xml:space="preserve">, </w:delText>
        </w:r>
        <w:r w:rsidR="00005736" w:rsidRPr="00424939">
          <w:rPr>
            <w:rFonts w:cs="Times New Roman"/>
            <w:color w:val="000000" w:themeColor="text1"/>
          </w:rPr>
          <w:delText>McQueen</w:delText>
        </w:r>
      </w:del>
      <w:r w:rsidR="002E5BEB">
        <w:rPr>
          <w:rFonts w:cs="Times New Roman"/>
          <w:color w:val="000000" w:themeColor="text1"/>
        </w:rPr>
        <w:t xml:space="preserve">, </w:t>
      </w:r>
      <w:r w:rsidRPr="00424939">
        <w:rPr>
          <w:rFonts w:cs="Times New Roman"/>
          <w:color w:val="000000" w:themeColor="text1"/>
        </w:rPr>
        <w:t>S</w:t>
      </w:r>
      <w:r w:rsidR="002E5BEB">
        <w:rPr>
          <w:rFonts w:cs="Times New Roman"/>
          <w:color w:val="000000" w:themeColor="text1"/>
        </w:rPr>
        <w:t>haw</w:t>
      </w:r>
      <w:r w:rsidRPr="00424939">
        <w:rPr>
          <w:rFonts w:cs="Times New Roman"/>
          <w:color w:val="000000" w:themeColor="text1"/>
        </w:rPr>
        <w:t xml:space="preserve"> (Administrative Coordinator)</w:t>
      </w:r>
      <w:r w:rsidR="002B66EF" w:rsidRPr="00424939">
        <w:rPr>
          <w:rFonts w:cs="Times New Roman"/>
          <w:color w:val="000000" w:themeColor="text1"/>
        </w:rPr>
        <w:t>.</w:t>
      </w:r>
      <w:r w:rsidRPr="00424939">
        <w:rPr>
          <w:rFonts w:cs="Times New Roman"/>
          <w:color w:val="000000" w:themeColor="text1"/>
        </w:rPr>
        <w:t xml:space="preserve"> </w:t>
      </w:r>
    </w:p>
    <w:p w14:paraId="34FB766E" w14:textId="3ED7F240" w:rsidR="00D954A7" w:rsidRPr="00424939" w:rsidRDefault="00D954A7" w:rsidP="00F353B6">
      <w:pPr>
        <w:rPr>
          <w:rPrChange w:id="10991" w:author="Summer 2023 updates" w:date="2024-07-31T13:42:00Z">
            <w:rPr>
              <w:color w:val="000000" w:themeColor="text1"/>
            </w:rPr>
          </w:rPrChange>
        </w:rPr>
        <w:pPrChange w:id="10992" w:author="Summer 2023 updates" w:date="2024-07-31T13:42:00Z">
          <w:pPr>
            <w:tabs>
              <w:tab w:val="left" w:pos="360"/>
            </w:tabs>
            <w:spacing w:after="40"/>
          </w:pPr>
        </w:pPrChange>
      </w:pPr>
      <w:r w:rsidRPr="00424939">
        <w:rPr>
          <w:rPrChange w:id="10993" w:author="Summer 2023 updates" w:date="2024-07-31T13:42:00Z">
            <w:rPr>
              <w:color w:val="000000" w:themeColor="text1"/>
            </w:rPr>
          </w:rPrChange>
        </w:rPr>
        <w:t>The creative writing program (within the English</w:t>
      </w:r>
      <w:r w:rsidR="00B8454E" w:rsidRPr="00424939">
        <w:rPr>
          <w:rPrChange w:id="10994" w:author="Summer 2023 updates" w:date="2024-07-31T13:42:00Z">
            <w:rPr>
              <w:color w:val="000000" w:themeColor="text1"/>
            </w:rPr>
          </w:rPrChange>
        </w:rPr>
        <w:fldChar w:fldCharType="begin"/>
      </w:r>
      <w:r w:rsidR="00B8454E" w:rsidRPr="00424939">
        <w:rPr>
          <w:rPrChange w:id="10995" w:author="Summer 2023 updates" w:date="2024-07-31T13:42:00Z">
            <w:rPr>
              <w:color w:val="000000" w:themeColor="text1"/>
            </w:rPr>
          </w:rPrChange>
        </w:rPr>
        <w:instrText xml:space="preserve"> XE "English" </w:instrText>
      </w:r>
      <w:r w:rsidR="00B8454E" w:rsidRPr="00424939">
        <w:rPr>
          <w:rPrChange w:id="10996" w:author="Summer 2023 updates" w:date="2024-07-31T13:42:00Z">
            <w:rPr>
              <w:color w:val="000000" w:themeColor="text1"/>
            </w:rPr>
          </w:rPrChange>
        </w:rPr>
        <w:fldChar w:fldCharType="end"/>
      </w:r>
      <w:r w:rsidRPr="00424939">
        <w:rPr>
          <w:rPrChange w:id="10997" w:author="Summer 2023 updates" w:date="2024-07-31T13:42:00Z">
            <w:rPr>
              <w:color w:val="000000" w:themeColor="text1"/>
            </w:rPr>
          </w:rPrChange>
        </w:rPr>
        <w:t xml:space="preserve"> Department) offers instruction in writing fiction, poetry, playwriting, and screenwriting.  Students who wish to develop skills in writing non-fiction prose – journalism, personal essays, etc. – should consider the writing major offered by the rhetoric department.</w:t>
      </w:r>
      <w:r w:rsidR="00C5618C" w:rsidRPr="00C5618C">
        <w:t xml:space="preserve"> </w:t>
      </w:r>
      <w:r w:rsidR="00C5618C" w:rsidRPr="00C5618C">
        <w:rPr>
          <w:rPrChange w:id="10998" w:author="Summer 2023 updates" w:date="2024-07-31T13:42:00Z">
            <w:rPr>
              <w:color w:val="000000" w:themeColor="text1"/>
            </w:rPr>
          </w:rPrChange>
        </w:rPr>
        <w:t>Workshop students are required to submit a collection of finished work at the end of each course. Included in this collection is reflective discussion of the composition history of the finished work.</w:t>
      </w:r>
    </w:p>
    <w:p w14:paraId="442D0833" w14:textId="77777777" w:rsidR="00042129" w:rsidRDefault="00042129" w:rsidP="004F7544">
      <w:pPr>
        <w:rPr>
          <w:rPrChange w:id="10999" w:author="Summer 2023 updates" w:date="2024-07-31T13:42:00Z">
            <w:rPr>
              <w:b/>
              <w:color w:val="000000" w:themeColor="text1"/>
            </w:rPr>
          </w:rPrChange>
        </w:rPr>
        <w:pPrChange w:id="11000" w:author="Summer 2023 updates" w:date="2024-07-31T13:42:00Z">
          <w:pPr>
            <w:spacing w:after="0"/>
          </w:pPr>
        </w:pPrChange>
      </w:pPr>
    </w:p>
    <w:p w14:paraId="2DFB19E0" w14:textId="76C45308" w:rsidR="00D954A7" w:rsidRPr="00424939" w:rsidRDefault="00D954A7" w:rsidP="005F35FC">
      <w:pPr>
        <w:spacing w:before="120" w:after="0"/>
        <w:rPr>
          <w:rFonts w:cs="Times New Roman"/>
          <w:b/>
          <w:color w:val="000000" w:themeColor="text1"/>
        </w:rPr>
        <w:pPrChange w:id="11001" w:author="Summer 2023 updates" w:date="2024-07-31T13:42:00Z">
          <w:pPr>
            <w:spacing w:after="0"/>
          </w:pPr>
        </w:pPrChange>
      </w:pPr>
      <w:r w:rsidRPr="00424939">
        <w:rPr>
          <w:rFonts w:cs="Times New Roman"/>
          <w:b/>
          <w:color w:val="000000" w:themeColor="text1"/>
        </w:rPr>
        <w:t>Creative Writing</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r w:rsidRPr="00424939">
        <w:rPr>
          <w:rFonts w:cs="Times New Roman"/>
          <w:b/>
          <w:color w:val="000000" w:themeColor="text1"/>
        </w:rPr>
        <w:t xml:space="preserve"> </w:t>
      </w:r>
      <w:r w:rsidR="00042129">
        <w:rPr>
          <w:rFonts w:cs="Times New Roman"/>
          <w:b/>
          <w:color w:val="000000" w:themeColor="text1"/>
        </w:rPr>
        <w:t>Major</w:t>
      </w:r>
    </w:p>
    <w:p w14:paraId="610D0126" w14:textId="22CDFB70" w:rsidR="00EA67ED" w:rsidRDefault="00EA67ED" w:rsidP="005716B5">
      <w:pPr>
        <w:rPr>
          <w:rPrChange w:id="11002" w:author="Summer 2023 updates" w:date="2024-07-31T13:42:00Z">
            <w:rPr>
              <w:color w:val="000000" w:themeColor="text1"/>
            </w:rPr>
          </w:rPrChange>
        </w:rPr>
        <w:pPrChange w:id="11003" w:author="Summer 2023 updates" w:date="2024-07-31T13:42:00Z">
          <w:pPr>
            <w:tabs>
              <w:tab w:val="left" w:pos="360"/>
            </w:tabs>
            <w:spacing w:after="0"/>
          </w:pPr>
        </w:pPrChange>
      </w:pPr>
      <w:r w:rsidRPr="00424939">
        <w:rPr>
          <w:rPrChange w:id="11004" w:author="Summer 2023 updates" w:date="2024-07-31T13:42:00Z">
            <w:rPr>
              <w:color w:val="000000" w:themeColor="text1"/>
            </w:rPr>
          </w:rPrChange>
        </w:rPr>
        <w:t xml:space="preserve">A major in creative writing requires a minimum cumulative 2.0 GPA in all courses counted toward the major. </w:t>
      </w:r>
    </w:p>
    <w:p w14:paraId="55600072" w14:textId="43F097F0" w:rsidR="00D954A7" w:rsidRPr="00424939" w:rsidRDefault="00D954A7" w:rsidP="00E500FB">
      <w:pPr>
        <w:widowControl w:val="0"/>
        <w:numPr>
          <w:ilvl w:val="0"/>
          <w:numId w:val="17"/>
        </w:numPr>
        <w:tabs>
          <w:tab w:val="clear" w:pos="720"/>
          <w:tab w:val="left" w:pos="360"/>
          <w:tab w:val="left" w:pos="2280"/>
        </w:tabs>
        <w:adjustRightInd w:val="0"/>
        <w:spacing w:after="0"/>
        <w:ind w:left="0" w:firstLine="0"/>
        <w:textAlignment w:val="baseline"/>
        <w:rPr>
          <w:rFonts w:cs="Times New Roman"/>
          <w:color w:val="000000" w:themeColor="text1"/>
        </w:rPr>
      </w:pPr>
      <w:r w:rsidRPr="00424939">
        <w:rPr>
          <w:rFonts w:cs="Times New Roman"/>
          <w:color w:val="000000" w:themeColor="text1"/>
        </w:rPr>
        <w:t>CRW-1</w:t>
      </w:r>
      <w:r w:rsidR="00152AA7">
        <w:rPr>
          <w:rFonts w:cs="Times New Roman"/>
          <w:color w:val="000000" w:themeColor="text1"/>
        </w:rPr>
        <w:t>2</w:t>
      </w:r>
      <w:r w:rsidRPr="00424939">
        <w:rPr>
          <w:rFonts w:cs="Times New Roman"/>
          <w:color w:val="000000" w:themeColor="text1"/>
        </w:rPr>
        <w:t xml:space="preserve">5 </w:t>
      </w:r>
      <w:r w:rsidR="00152AA7">
        <w:rPr>
          <w:rFonts w:cs="Times New Roman"/>
          <w:color w:val="000000" w:themeColor="text1"/>
        </w:rPr>
        <w:t xml:space="preserve">Introduction to </w:t>
      </w:r>
      <w:r w:rsidRPr="00424939">
        <w:rPr>
          <w:rFonts w:cs="Times New Roman"/>
          <w:color w:val="000000" w:themeColor="text1"/>
        </w:rPr>
        <w:t>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w:t>
      </w:r>
      <w:ins w:id="11005" w:author="Summer 2023 updates" w:date="2024-07-31T13:42:00Z">
        <w:r w:rsidR="003504DA">
          <w:rPr>
            <w:rFonts w:cs="Times New Roman"/>
            <w:color w:val="000000" w:themeColor="text1"/>
          </w:rPr>
          <w:t>(WE)</w:t>
        </w:r>
      </w:ins>
    </w:p>
    <w:p w14:paraId="161F5C09" w14:textId="77777777" w:rsidR="00C761A9" w:rsidRPr="00F006DC" w:rsidRDefault="00C761A9" w:rsidP="00C761A9">
      <w:pPr>
        <w:spacing w:after="0"/>
        <w:ind w:left="180" w:hanging="180"/>
        <w:rPr>
          <w:moveFrom w:id="11006" w:author="Summer 2023 updates" w:date="2024-07-31T13:42:00Z"/>
          <w:rPrChange w:id="11007" w:author="Summer 2023 updates" w:date="2024-07-31T13:42:00Z">
            <w:rPr>
              <w:moveFrom w:id="11008" w:author="Summer 2023 updates" w:date="2024-07-31T13:42:00Z"/>
              <w:color w:val="000000" w:themeColor="text1"/>
            </w:rPr>
          </w:rPrChange>
        </w:rPr>
        <w:pPrChange w:id="11009" w:author="Summer 2023 updates" w:date="2024-07-31T13:42:00Z">
          <w:pPr>
            <w:widowControl w:val="0"/>
            <w:numPr>
              <w:numId w:val="17"/>
            </w:numPr>
            <w:tabs>
              <w:tab w:val="left" w:pos="360"/>
            </w:tabs>
            <w:adjustRightInd w:val="0"/>
            <w:spacing w:after="0"/>
            <w:textAlignment w:val="baseline"/>
          </w:pPr>
        </w:pPrChange>
      </w:pPr>
      <w:moveFromRangeStart w:id="11010" w:author="Summer 2023 updates" w:date="2024-07-31T13:42:00Z" w:name="move173325771"/>
      <w:moveFrom w:id="11011" w:author="Summer 2023 updates" w:date="2024-07-31T13:42:00Z">
        <w:r w:rsidRPr="00F006DC">
          <w:rPr>
            <w:rPrChange w:id="11012" w:author="Summer 2023 updates" w:date="2024-07-31T13:42:00Z">
              <w:rPr>
                <w:color w:val="000000" w:themeColor="text1"/>
              </w:rPr>
            </w:rPrChange>
          </w:rPr>
          <w:t>ENG-111 Introduction to Literary Studies: The Art of Reading and Writing (WE)</w:t>
        </w:r>
      </w:moveFrom>
    </w:p>
    <w:moveFromRangeEnd w:id="11010"/>
    <w:p w14:paraId="5B174C0A" w14:textId="527D1136" w:rsidR="00042129" w:rsidRPr="00042129" w:rsidRDefault="00042129" w:rsidP="00E500FB">
      <w:pPr>
        <w:widowControl w:val="0"/>
        <w:numPr>
          <w:ilvl w:val="0"/>
          <w:numId w:val="17"/>
        </w:numPr>
        <w:tabs>
          <w:tab w:val="clear" w:pos="720"/>
          <w:tab w:val="left" w:pos="360"/>
        </w:tabs>
        <w:adjustRightInd w:val="0"/>
        <w:spacing w:after="0"/>
        <w:ind w:left="0" w:firstLine="0"/>
        <w:textAlignment w:val="baseline"/>
        <w:rPr>
          <w:ins w:id="11013" w:author="Summer 2023 updates" w:date="2024-07-31T13:42:00Z"/>
          <w:rFonts w:cs="Times New Roman"/>
          <w:color w:val="000000" w:themeColor="text1"/>
        </w:rPr>
      </w:pPr>
      <w:ins w:id="11014" w:author="Summer 2023 updates" w:date="2024-07-31T13:42:00Z">
        <w:r>
          <w:rPr>
            <w:rFonts w:cs="Times New Roman"/>
            <w:color w:val="000000" w:themeColor="text1"/>
          </w:rPr>
          <w:t>ENG-1</w:t>
        </w:r>
        <w:r w:rsidR="00D703CB">
          <w:rPr>
            <w:rFonts w:cs="Times New Roman"/>
            <w:color w:val="000000" w:themeColor="text1"/>
          </w:rPr>
          <w:t>1</w:t>
        </w:r>
        <w:r>
          <w:rPr>
            <w:rFonts w:cs="Times New Roman"/>
            <w:color w:val="000000" w:themeColor="text1"/>
          </w:rPr>
          <w:t>1 Introduction to Literary Studies: The Art of Reading and Writing (WE)</w:t>
        </w:r>
      </w:ins>
    </w:p>
    <w:p w14:paraId="5EFDFE63" w14:textId="296321E0" w:rsidR="00D954A7" w:rsidRPr="00424939" w:rsidRDefault="00D954A7" w:rsidP="00E500FB">
      <w:pPr>
        <w:widowControl w:val="0"/>
        <w:numPr>
          <w:ilvl w:val="0"/>
          <w:numId w:val="1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511513A0" w14:textId="6941D92B"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CRW/THE-255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C20B77">
        <w:rPr>
          <w:rFonts w:cs="Times New Roman"/>
          <w:color w:val="000000" w:themeColor="text1"/>
        </w:rPr>
        <w:t xml:space="preserve"> (WE)</w:t>
      </w:r>
    </w:p>
    <w:p w14:paraId="309EBE0A" w14:textId="5B7596BA"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CRW-280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54ED4219" w14:textId="72E5D3C8"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CRW-290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2D0DA953" w14:textId="77777777" w:rsidR="00D954A7" w:rsidRPr="00424939" w:rsidRDefault="00D954A7" w:rsidP="00E500FB">
      <w:pPr>
        <w:widowControl w:val="0"/>
        <w:numPr>
          <w:ilvl w:val="0"/>
          <w:numId w:val="1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p>
    <w:p w14:paraId="0025B2BE" w14:textId="00F61AA7"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CRW/THE-355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C075D3">
        <w:rPr>
          <w:rFonts w:cs="Times New Roman"/>
          <w:color w:val="000000" w:themeColor="text1"/>
        </w:rPr>
        <w:t xml:space="preserve"> (WE)</w:t>
      </w:r>
    </w:p>
    <w:p w14:paraId="4146D17B" w14:textId="3DC1153A"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CRW-380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54DF26D6" w14:textId="765C0BB1"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CRW-390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64D255AF" w14:textId="07A95FF7"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CRW/THE-455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p>
    <w:p w14:paraId="742DFA7B" w14:textId="752D45ED"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CRW-480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884AB4">
        <w:rPr>
          <w:rFonts w:cs="Times New Roman"/>
          <w:color w:val="000000" w:themeColor="text1"/>
        </w:rPr>
        <w:t xml:space="preserve"> (WE)</w:t>
      </w:r>
    </w:p>
    <w:p w14:paraId="6A26C88C" w14:textId="0DE8ACB7" w:rsidR="00172167" w:rsidRDefault="00172167" w:rsidP="00D954A7">
      <w:pPr>
        <w:tabs>
          <w:tab w:val="left" w:pos="360"/>
          <w:tab w:val="left" w:pos="2280"/>
        </w:tabs>
        <w:spacing w:after="0"/>
        <w:rPr>
          <w:rFonts w:cs="Times New Roman"/>
          <w:color w:val="000000" w:themeColor="text1"/>
        </w:rPr>
      </w:pPr>
      <w:r>
        <w:rPr>
          <w:rFonts w:cs="Times New Roman"/>
          <w:color w:val="000000" w:themeColor="text1"/>
        </w:rPr>
        <w:tab/>
      </w:r>
      <w:r w:rsidRPr="00424939">
        <w:rPr>
          <w:rFonts w:cs="Times New Roman"/>
          <w:color w:val="000000" w:themeColor="text1"/>
        </w:rPr>
        <w:t>CRW-484 Advanced Topics in Creative Writing</w:t>
      </w:r>
      <w:ins w:id="11015" w:author="Summer 2023 updates" w:date="2024-07-31T13:42:00Z">
        <w:r w:rsidR="00635D81">
          <w:rPr>
            <w:rFonts w:cs="Times New Roman"/>
            <w:color w:val="000000" w:themeColor="text1"/>
          </w:rPr>
          <w:t xml:space="preserve"> (WE)</w:t>
        </w:r>
      </w:ins>
      <w:r w:rsidR="00D954A7" w:rsidRPr="00424939">
        <w:rPr>
          <w:rFonts w:cs="Times New Roman"/>
          <w:color w:val="000000" w:themeColor="text1"/>
        </w:rPr>
        <w:tab/>
      </w:r>
    </w:p>
    <w:p w14:paraId="22EF2DB5" w14:textId="7E6F0300" w:rsidR="00D954A7" w:rsidRPr="00424939" w:rsidRDefault="00172167" w:rsidP="00D954A7">
      <w:pPr>
        <w:tabs>
          <w:tab w:val="left" w:pos="360"/>
          <w:tab w:val="left" w:pos="2280"/>
        </w:tabs>
        <w:spacing w:after="0"/>
        <w:rPr>
          <w:rFonts w:cs="Times New Roman"/>
          <w:color w:val="000000" w:themeColor="text1"/>
        </w:rPr>
      </w:pPr>
      <w:r>
        <w:rPr>
          <w:rFonts w:cs="Times New Roman"/>
          <w:color w:val="000000" w:themeColor="text1"/>
        </w:rPr>
        <w:tab/>
      </w:r>
      <w:r w:rsidR="00D954A7" w:rsidRPr="00424939">
        <w:rPr>
          <w:rFonts w:cs="Times New Roman"/>
          <w:color w:val="000000" w:themeColor="text1"/>
        </w:rPr>
        <w:t>CRW-490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00D954A7" w:rsidRPr="00424939">
        <w:rPr>
          <w:rFonts w:cs="Times New Roman"/>
          <w:color w:val="000000" w:themeColor="text1"/>
        </w:rPr>
        <w:t xml:space="preserve"> 3</w:t>
      </w:r>
      <w:r w:rsidR="00884AB4">
        <w:rPr>
          <w:rFonts w:cs="Times New Roman"/>
          <w:color w:val="000000" w:themeColor="text1"/>
        </w:rPr>
        <w:t xml:space="preserve"> </w:t>
      </w:r>
      <w:r w:rsidR="00B3281D">
        <w:rPr>
          <w:rFonts w:cs="Times New Roman"/>
          <w:color w:val="000000" w:themeColor="text1"/>
        </w:rPr>
        <w:t>(WE)</w:t>
      </w:r>
    </w:p>
    <w:p w14:paraId="4CB93752" w14:textId="68C3C098" w:rsidR="00D954A7" w:rsidRPr="00424939" w:rsidRDefault="00D954A7" w:rsidP="00E500FB">
      <w:pPr>
        <w:widowControl w:val="0"/>
        <w:numPr>
          <w:ilvl w:val="0"/>
          <w:numId w:val="1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courses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(ENG-___) one of which must be ENG-281 or above.</w:t>
      </w:r>
    </w:p>
    <w:p w14:paraId="788C11F6" w14:textId="77777777" w:rsidR="00D954A7" w:rsidRPr="00424939" w:rsidRDefault="00D954A7" w:rsidP="00E500FB">
      <w:pPr>
        <w:widowControl w:val="0"/>
        <w:numPr>
          <w:ilvl w:val="0"/>
          <w:numId w:val="1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309A0E04" w14:textId="28D604CB"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One</w:t>
      </w:r>
      <w:r w:rsidRPr="00424939">
        <w:rPr>
          <w:rFonts w:eastAsia="TimesNewRoman"/>
          <w:color w:val="000000" w:themeColor="text1"/>
        </w:rPr>
        <w:t xml:space="preserve"> elective from Creative Writing</w:t>
      </w:r>
      <w:r w:rsidR="009F4511" w:rsidRPr="00424939">
        <w:rPr>
          <w:rFonts w:eastAsia="TimesNewRoman"/>
          <w:color w:val="000000" w:themeColor="text1"/>
        </w:rPr>
        <w:fldChar w:fldCharType="begin"/>
      </w:r>
      <w:r w:rsidR="009F4511" w:rsidRPr="00424939">
        <w:rPr>
          <w:color w:val="000000" w:themeColor="text1"/>
        </w:rPr>
        <w:instrText xml:space="preserve"> XE "Creative Writing" </w:instrText>
      </w:r>
      <w:r w:rsidR="009F4511" w:rsidRPr="00424939">
        <w:rPr>
          <w:rFonts w:eastAsia="TimesNewRoman"/>
          <w:color w:val="000000" w:themeColor="text1"/>
        </w:rPr>
        <w:fldChar w:fldCharType="end"/>
      </w:r>
      <w:r w:rsidRPr="00424939">
        <w:rPr>
          <w:rFonts w:eastAsia="TimesNewRoman"/>
          <w:color w:val="000000" w:themeColor="text1"/>
        </w:rPr>
        <w:t xml:space="preserve"> (CRW-___)</w:t>
      </w:r>
    </w:p>
    <w:p w14:paraId="21188ED7" w14:textId="54336F91"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One</w:t>
      </w:r>
      <w:r w:rsidRPr="00424939">
        <w:rPr>
          <w:rFonts w:eastAsia="TimesNewRoman"/>
          <w:color w:val="000000" w:themeColor="text1"/>
        </w:rPr>
        <w:t xml:space="preserve"> elective from English</w:t>
      </w:r>
      <w:r w:rsidR="00B8454E" w:rsidRPr="00424939">
        <w:rPr>
          <w:rFonts w:eastAsia="TimesNew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eastAsia="TimesNewRoman"/>
          <w:color w:val="000000" w:themeColor="text1"/>
        </w:rPr>
        <w:fldChar w:fldCharType="end"/>
      </w:r>
      <w:r w:rsidRPr="00424939">
        <w:rPr>
          <w:rFonts w:eastAsia="TimesNewRoman"/>
          <w:color w:val="000000" w:themeColor="text1"/>
        </w:rPr>
        <w:t xml:space="preserve"> (ENG-___)</w:t>
      </w:r>
    </w:p>
    <w:p w14:paraId="462C8A59" w14:textId="77777777"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172167">
        <w:rPr>
          <w:rFonts w:eastAsia="TimesNewRoman"/>
          <w:color w:val="000000" w:themeColor="text1"/>
        </w:rPr>
        <w:t>Two</w:t>
      </w:r>
      <w:r w:rsidRPr="00424939">
        <w:rPr>
          <w:rFonts w:eastAsia="TimesNewRoman"/>
          <w:color w:val="000000" w:themeColor="text1"/>
        </w:rPr>
        <w:t xml:space="preserve"> terms of CRW-112 Advanced Literary Magazine Editing</w:t>
      </w:r>
    </w:p>
    <w:p w14:paraId="47CAB112" w14:textId="0153F236"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RHE-255 The Essay</w:t>
      </w:r>
      <w:r w:rsidR="00F63503">
        <w:rPr>
          <w:rFonts w:eastAsia="TimesNewRoman"/>
          <w:color w:val="000000" w:themeColor="text1"/>
        </w:rPr>
        <w:t xml:space="preserve"> </w:t>
      </w:r>
      <w:r w:rsidR="00F63503">
        <w:rPr>
          <w:rFonts w:cs="Times New Roman"/>
          <w:color w:val="000000" w:themeColor="text1"/>
        </w:rPr>
        <w:t>(WE)</w:t>
      </w:r>
    </w:p>
    <w:p w14:paraId="45F7D33C" w14:textId="1FC30680"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RHE-257 Environmental Rhetoric</w:t>
      </w:r>
      <w:r w:rsidR="00107B52">
        <w:rPr>
          <w:rFonts w:eastAsia="TimesNewRoman"/>
          <w:color w:val="000000" w:themeColor="text1"/>
        </w:rPr>
        <w:t xml:space="preserve"> (WE)</w:t>
      </w:r>
      <w:r w:rsidR="00B8454E" w:rsidRPr="00424939">
        <w:rPr>
          <w:rFonts w:eastAsia="TimesNew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eastAsia="TimesNewRoman"/>
          <w:color w:val="000000" w:themeColor="text1"/>
        </w:rPr>
        <w:fldChar w:fldCharType="end"/>
      </w:r>
    </w:p>
    <w:p w14:paraId="02BBEC01" w14:textId="07F8C7D7" w:rsidR="00D954A7" w:rsidRPr="00424939" w:rsidRDefault="00D954A7" w:rsidP="00D954A7">
      <w:pPr>
        <w:tabs>
          <w:tab w:val="left" w:pos="360"/>
        </w:tabs>
        <w:autoSpaceDE w:val="0"/>
        <w:autoSpaceDN w:val="0"/>
        <w:adjustRightInd w:val="0"/>
        <w:spacing w:after="0"/>
        <w:ind w:left="360"/>
        <w:rPr>
          <w:rFonts w:eastAsia="TimesNewRoman"/>
          <w:color w:val="000000" w:themeColor="text1"/>
        </w:rPr>
      </w:pPr>
      <w:r w:rsidRPr="00424939">
        <w:rPr>
          <w:rFonts w:eastAsia="TimesNewRoman"/>
          <w:color w:val="000000" w:themeColor="text1"/>
        </w:rPr>
        <w:t>RHE-377 Cultural Studies</w:t>
      </w:r>
      <w:r w:rsidR="00C46882">
        <w:rPr>
          <w:rFonts w:eastAsia="TimesNewRoman"/>
          <w:color w:val="000000" w:themeColor="text1"/>
        </w:rPr>
        <w:t xml:space="preserve"> </w:t>
      </w:r>
      <w:r w:rsidR="00C46882">
        <w:rPr>
          <w:rFonts w:cs="Times New Roman"/>
          <w:color w:val="000000" w:themeColor="text1"/>
        </w:rPr>
        <w:t>(WE)</w:t>
      </w:r>
    </w:p>
    <w:p w14:paraId="7E5991DD" w14:textId="1EF80B12" w:rsidR="00D954A7" w:rsidRPr="00424939" w:rsidRDefault="00D954A7" w:rsidP="00E500FB">
      <w:pPr>
        <w:widowControl w:val="0"/>
        <w:numPr>
          <w:ilvl w:val="0"/>
          <w:numId w:val="17"/>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CRW-492 Manuscript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B92F9C">
        <w:rPr>
          <w:rFonts w:cs="Times New Roman"/>
          <w:color w:val="000000" w:themeColor="text1"/>
        </w:rPr>
        <w:t>(WE)</w:t>
      </w:r>
    </w:p>
    <w:p w14:paraId="4D3DD1A2" w14:textId="445404AA" w:rsidR="00D954A7" w:rsidRPr="00424939" w:rsidRDefault="00D954A7" w:rsidP="00E500FB">
      <w:pPr>
        <w:widowControl w:val="0"/>
        <w:numPr>
          <w:ilvl w:val="0"/>
          <w:numId w:val="17"/>
        </w:numPr>
        <w:tabs>
          <w:tab w:val="clear" w:pos="720"/>
          <w:tab w:val="left" w:pos="360"/>
          <w:tab w:val="left" w:pos="2280"/>
        </w:tabs>
        <w:adjustRightInd w:val="0"/>
        <w:spacing w:after="120"/>
        <w:ind w:left="0" w:firstLine="0"/>
        <w:textAlignment w:val="baseline"/>
        <w:rPr>
          <w:rFonts w:cs="Times New Roman"/>
          <w:color w:val="000000" w:themeColor="text1"/>
        </w:rPr>
      </w:pPr>
      <w:r w:rsidRPr="00424939">
        <w:rPr>
          <w:rFonts w:cs="Times New Roman"/>
          <w:color w:val="000000" w:themeColor="text1"/>
        </w:rPr>
        <w:t>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Reading: a public reading from the final manuscript completed in CRW-492.</w:t>
      </w:r>
    </w:p>
    <w:p w14:paraId="33D7FE5A" w14:textId="2DD7C6A4" w:rsidR="00D954A7" w:rsidRPr="00424939" w:rsidRDefault="00D954A7" w:rsidP="00D954A7">
      <w:pPr>
        <w:spacing w:after="0"/>
        <w:rPr>
          <w:rFonts w:cs="Times New Roman"/>
          <w:b/>
          <w:color w:val="000000" w:themeColor="text1"/>
        </w:rPr>
      </w:pPr>
      <w:r w:rsidRPr="00424939">
        <w:rPr>
          <w:rFonts w:cs="Times New Roman"/>
          <w:b/>
          <w:color w:val="000000" w:themeColor="text1"/>
        </w:rPr>
        <w:t>Creative Writing</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364529">
        <w:rPr>
          <w:rFonts w:cs="Times New Roman"/>
          <w:b/>
          <w:color w:val="000000" w:themeColor="text1"/>
        </w:rPr>
        <w:instrText>M</w:instrText>
      </w:r>
      <w:r w:rsidR="009F4511" w:rsidRPr="00424939">
        <w:rPr>
          <w:rFonts w:cs="Times New Roman"/>
          <w:b/>
          <w:color w:val="000000" w:themeColor="text1"/>
        </w:rPr>
        <w:instrText>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00458A1B" w14:textId="1EE48CA3" w:rsidR="00D954A7" w:rsidRPr="00424939" w:rsidRDefault="00152AA7" w:rsidP="00E500FB">
      <w:pPr>
        <w:widowControl w:val="0"/>
        <w:numPr>
          <w:ilvl w:val="0"/>
          <w:numId w:val="18"/>
        </w:numPr>
        <w:tabs>
          <w:tab w:val="num" w:pos="1080"/>
          <w:tab w:val="left" w:pos="2160"/>
        </w:tabs>
        <w:adjustRightInd w:val="0"/>
        <w:spacing w:after="0"/>
        <w:ind w:left="360"/>
        <w:textAlignment w:val="baseline"/>
        <w:rPr>
          <w:rFonts w:cs="Times New Roman"/>
          <w:color w:val="000000" w:themeColor="text1"/>
        </w:rPr>
      </w:pPr>
      <w:r>
        <w:rPr>
          <w:rFonts w:cs="Times New Roman"/>
          <w:color w:val="000000" w:themeColor="text1"/>
        </w:rPr>
        <w:t>CRW-12</w:t>
      </w:r>
      <w:r w:rsidR="00D954A7" w:rsidRPr="00424939">
        <w:rPr>
          <w:rFonts w:cs="Times New Roman"/>
          <w:color w:val="000000" w:themeColor="text1"/>
        </w:rPr>
        <w:t xml:space="preserve">5 </w:t>
      </w:r>
      <w:r>
        <w:rPr>
          <w:rFonts w:cs="Times New Roman"/>
          <w:color w:val="000000" w:themeColor="text1"/>
        </w:rPr>
        <w:t xml:space="preserve">Introduction to </w:t>
      </w:r>
      <w:r w:rsidR="00D954A7" w:rsidRPr="00424939">
        <w:rPr>
          <w:rFonts w:cs="Times New Roman"/>
          <w:color w:val="000000" w:themeColor="text1"/>
        </w:rPr>
        <w:t>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00D954A7" w:rsidRPr="00424939">
        <w:rPr>
          <w:rFonts w:cs="Times New Roman"/>
          <w:color w:val="000000" w:themeColor="text1"/>
        </w:rPr>
        <w:t xml:space="preserve"> </w:t>
      </w:r>
      <w:ins w:id="11016" w:author="Summer 2023 updates" w:date="2024-07-31T13:42:00Z">
        <w:r w:rsidR="00C61C06">
          <w:rPr>
            <w:rFonts w:cs="Times New Roman"/>
            <w:color w:val="000000" w:themeColor="text1"/>
          </w:rPr>
          <w:t>(WE)</w:t>
        </w:r>
      </w:ins>
    </w:p>
    <w:p w14:paraId="06CFE542" w14:textId="77777777" w:rsidR="00D954A7" w:rsidRPr="00424939" w:rsidRDefault="00D954A7" w:rsidP="00E500FB">
      <w:pPr>
        <w:widowControl w:val="0"/>
        <w:numPr>
          <w:ilvl w:val="0"/>
          <w:numId w:val="18"/>
        </w:numPr>
        <w:tabs>
          <w:tab w:val="num" w:pos="1080"/>
          <w:tab w:val="left" w:pos="2160"/>
        </w:tabs>
        <w:adjustRightInd w:val="0"/>
        <w:spacing w:after="0"/>
        <w:ind w:left="36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709AD856" w14:textId="459BDA9B"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CRW/THE-255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C20B77">
        <w:rPr>
          <w:rFonts w:cs="Times New Roman"/>
          <w:color w:val="000000" w:themeColor="text1"/>
        </w:rPr>
        <w:t xml:space="preserve"> (WE)</w:t>
      </w:r>
    </w:p>
    <w:p w14:paraId="7F6A4EC5" w14:textId="331D7BF9"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CRW-280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2C5CD015" w14:textId="5657DF01"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CRW-290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1</w:t>
      </w:r>
      <w:r w:rsidR="00884AB4">
        <w:rPr>
          <w:rFonts w:cs="Times New Roman"/>
          <w:color w:val="000000" w:themeColor="text1"/>
        </w:rPr>
        <w:t xml:space="preserve"> (WE)</w:t>
      </w:r>
    </w:p>
    <w:p w14:paraId="7FA77A7C" w14:textId="4E98505E" w:rsidR="00D954A7" w:rsidRPr="00424939" w:rsidRDefault="00D954A7" w:rsidP="00D954A7">
      <w:pPr>
        <w:tabs>
          <w:tab w:val="left" w:pos="360"/>
          <w:tab w:val="left" w:pos="2280"/>
        </w:tabs>
        <w:spacing w:after="0"/>
        <w:rPr>
          <w:rFonts w:cs="Times New Roman"/>
          <w:color w:val="000000" w:themeColor="text1"/>
        </w:rPr>
      </w:pPr>
      <w:r w:rsidRPr="00424939">
        <w:rPr>
          <w:rFonts w:cs="Times New Roman"/>
          <w:color w:val="000000" w:themeColor="text1"/>
        </w:rPr>
        <w:tab/>
        <w:t>CRW/THE-355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C20B77">
        <w:rPr>
          <w:rFonts w:cs="Times New Roman"/>
          <w:color w:val="000000" w:themeColor="text1"/>
        </w:rPr>
        <w:t xml:space="preserve"> (WE)</w:t>
      </w:r>
    </w:p>
    <w:p w14:paraId="5712E47A" w14:textId="6519B8FD"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CRW-380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0AD3F8DC" w14:textId="6DB13D24"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CRW-390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2</w:t>
      </w:r>
      <w:r w:rsidR="00884AB4">
        <w:rPr>
          <w:rFonts w:cs="Times New Roman"/>
          <w:color w:val="000000" w:themeColor="text1"/>
        </w:rPr>
        <w:t xml:space="preserve"> (WE)</w:t>
      </w:r>
    </w:p>
    <w:p w14:paraId="00FECFEA" w14:textId="1AC54BDB"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CRW/THE-455 Playwriting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C20B77">
        <w:rPr>
          <w:rFonts w:cs="Times New Roman"/>
          <w:color w:val="000000" w:themeColor="text1"/>
        </w:rPr>
        <w:t xml:space="preserve"> (WE)</w:t>
      </w:r>
    </w:p>
    <w:p w14:paraId="6B2759B3" w14:textId="4A1C10CC"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CRW-480 Poetry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3</w:t>
      </w:r>
      <w:r w:rsidR="00B92F9C">
        <w:rPr>
          <w:rFonts w:cs="Times New Roman"/>
          <w:color w:val="000000" w:themeColor="text1"/>
        </w:rPr>
        <w:t xml:space="preserve"> (WE)</w:t>
      </w:r>
    </w:p>
    <w:p w14:paraId="7C2E1F85" w14:textId="4C1A8D0D" w:rsidR="00172167" w:rsidRDefault="00172167" w:rsidP="00D954A7">
      <w:pPr>
        <w:tabs>
          <w:tab w:val="num" w:pos="720"/>
          <w:tab w:val="left" w:pos="2280"/>
        </w:tabs>
        <w:spacing w:after="0"/>
        <w:ind w:left="360" w:hanging="360"/>
        <w:rPr>
          <w:rFonts w:cs="Times New Roman"/>
          <w:color w:val="000000" w:themeColor="text1"/>
        </w:rPr>
      </w:pPr>
      <w:r>
        <w:rPr>
          <w:rFonts w:cs="Times New Roman"/>
          <w:color w:val="000000" w:themeColor="text1"/>
        </w:rPr>
        <w:tab/>
      </w:r>
      <w:r w:rsidRPr="00424939">
        <w:rPr>
          <w:rFonts w:cs="Times New Roman"/>
          <w:color w:val="000000" w:themeColor="text1"/>
        </w:rPr>
        <w:t>CRW-484 Advanced Topics in Creative Writing</w:t>
      </w:r>
      <w:del w:id="11017" w:author="Summer 2023 updates" w:date="2024-07-31T13:42:00Z">
        <w:r w:rsidR="00D954A7" w:rsidRPr="00424939">
          <w:rPr>
            <w:rFonts w:cs="Times New Roman"/>
            <w:color w:val="000000" w:themeColor="text1"/>
          </w:rPr>
          <w:tab/>
        </w:r>
      </w:del>
      <w:ins w:id="11018" w:author="Summer 2023 updates" w:date="2024-07-31T13:42:00Z">
        <w:r w:rsidR="00635D81">
          <w:rPr>
            <w:rFonts w:cs="Times New Roman"/>
            <w:color w:val="000000" w:themeColor="text1"/>
          </w:rPr>
          <w:t xml:space="preserve"> (WE)</w:t>
        </w:r>
      </w:ins>
    </w:p>
    <w:p w14:paraId="5FA919EB" w14:textId="7E5EFA69" w:rsidR="00D954A7" w:rsidRPr="00424939" w:rsidRDefault="00172167" w:rsidP="00D954A7">
      <w:pPr>
        <w:tabs>
          <w:tab w:val="num" w:pos="720"/>
          <w:tab w:val="left" w:pos="2280"/>
        </w:tabs>
        <w:spacing w:after="0"/>
        <w:ind w:left="360" w:hanging="360"/>
        <w:rPr>
          <w:rFonts w:cs="Times New Roman"/>
          <w:color w:val="000000" w:themeColor="text1"/>
        </w:rPr>
      </w:pPr>
      <w:r>
        <w:rPr>
          <w:rFonts w:cs="Times New Roman"/>
          <w:color w:val="000000" w:themeColor="text1"/>
        </w:rPr>
        <w:tab/>
      </w:r>
      <w:r w:rsidR="00D954A7" w:rsidRPr="00424939">
        <w:rPr>
          <w:rFonts w:cs="Times New Roman"/>
          <w:color w:val="000000" w:themeColor="text1"/>
        </w:rPr>
        <w:t>CRW-490 Fiction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00D954A7" w:rsidRPr="00424939">
        <w:rPr>
          <w:rFonts w:cs="Times New Roman"/>
          <w:color w:val="000000" w:themeColor="text1"/>
        </w:rPr>
        <w:t xml:space="preserve"> 3</w:t>
      </w:r>
      <w:r w:rsidR="00C20B77">
        <w:rPr>
          <w:rFonts w:cs="Times New Roman"/>
          <w:color w:val="000000" w:themeColor="text1"/>
        </w:rPr>
        <w:t xml:space="preserve"> (WE)</w:t>
      </w:r>
    </w:p>
    <w:p w14:paraId="755429CE" w14:textId="2177EC6A" w:rsidR="00D954A7" w:rsidRPr="00424939" w:rsidRDefault="00D954A7" w:rsidP="00D954A7">
      <w:pPr>
        <w:tabs>
          <w:tab w:val="num" w:pos="720"/>
          <w:tab w:val="left" w:pos="2280"/>
        </w:tabs>
        <w:spacing w:after="0"/>
        <w:ind w:left="360" w:hanging="360"/>
        <w:rPr>
          <w:rFonts w:cs="Times New Roman"/>
          <w:color w:val="000000" w:themeColor="text1"/>
        </w:rPr>
      </w:pPr>
      <w:r w:rsidRPr="00424939">
        <w:rPr>
          <w:rFonts w:cs="Times New Roman"/>
          <w:color w:val="000000" w:themeColor="text1"/>
        </w:rPr>
        <w:tab/>
        <w:t>CRW-492 Manuscript Workshop</w:t>
      </w:r>
      <w:r w:rsidR="00B92F9C">
        <w:rPr>
          <w:rFonts w:cs="Times New Roman"/>
          <w:color w:val="000000" w:themeColor="text1"/>
        </w:rPr>
        <w:t xml:space="preserve"> (WE)</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8D4B115" w14:textId="50E1E4EC" w:rsidR="00D954A7" w:rsidRPr="00424939" w:rsidRDefault="00D954A7" w:rsidP="00E500FB">
      <w:pPr>
        <w:widowControl w:val="0"/>
        <w:numPr>
          <w:ilvl w:val="0"/>
          <w:numId w:val="18"/>
        </w:numPr>
        <w:tabs>
          <w:tab w:val="num" w:pos="1080"/>
          <w:tab w:val="left" w:pos="2160"/>
        </w:tabs>
        <w:adjustRightInd w:val="0"/>
        <w:spacing w:after="0"/>
        <w:ind w:left="360"/>
        <w:textAlignment w:val="baseline"/>
        <w:rPr>
          <w:rFonts w:cs="Times New Roman"/>
          <w:color w:val="000000" w:themeColor="text1"/>
        </w:rPr>
      </w:pPr>
      <w:r w:rsidRPr="00172167">
        <w:rPr>
          <w:rFonts w:cs="Times New Roman"/>
          <w:color w:val="000000" w:themeColor="text1"/>
          <w:u w:val="single"/>
        </w:rPr>
        <w:t>One</w:t>
      </w:r>
      <w:r w:rsidRPr="00424939">
        <w:rPr>
          <w:rFonts w:cs="Times New Roman"/>
          <w:color w:val="000000" w:themeColor="text1"/>
        </w:rPr>
        <w:t xml:space="preserve"> course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w:t>
      </w:r>
      <w:r w:rsidR="00CE2D56" w:rsidRPr="00424939">
        <w:rPr>
          <w:rFonts w:cs="Times New Roman"/>
          <w:color w:val="000000" w:themeColor="text1"/>
        </w:rPr>
        <w:t>_</w:t>
      </w:r>
      <w:r w:rsidRPr="00424939">
        <w:rPr>
          <w:rFonts w:cs="Times New Roman"/>
          <w:color w:val="000000" w:themeColor="text1"/>
        </w:rPr>
        <w:t xml:space="preserve">__) </w:t>
      </w:r>
    </w:p>
    <w:p w14:paraId="529A462C" w14:textId="77777777" w:rsidR="00D954A7" w:rsidRPr="00424939" w:rsidRDefault="00D954A7" w:rsidP="00E500FB">
      <w:pPr>
        <w:widowControl w:val="0"/>
        <w:numPr>
          <w:ilvl w:val="0"/>
          <w:numId w:val="18"/>
        </w:numPr>
        <w:tabs>
          <w:tab w:val="num" w:pos="1080"/>
          <w:tab w:val="left" w:pos="2160"/>
        </w:tabs>
        <w:adjustRightInd w:val="0"/>
        <w:spacing w:after="0"/>
        <w:ind w:left="360"/>
        <w:textAlignment w:val="baseline"/>
        <w:rPr>
          <w:rFonts w:cs="Times New Roman"/>
          <w:color w:val="000000" w:themeColor="text1"/>
        </w:rPr>
      </w:pPr>
      <w:r w:rsidRPr="00172167">
        <w:rPr>
          <w:rFonts w:cs="Times New Roman"/>
          <w:color w:val="000000" w:themeColor="text1"/>
          <w:u w:val="single"/>
        </w:rPr>
        <w:t>One</w:t>
      </w:r>
      <w:r w:rsidRPr="00424939">
        <w:rPr>
          <w:rFonts w:cs="Times New Roman"/>
          <w:color w:val="000000" w:themeColor="text1"/>
        </w:rPr>
        <w:t xml:space="preserve"> of the following: </w:t>
      </w:r>
    </w:p>
    <w:p w14:paraId="0382F422" w14:textId="6983E7C7"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One</w:t>
      </w:r>
      <w:r w:rsidRPr="00424939">
        <w:rPr>
          <w:rFonts w:cs="Times New Roman"/>
          <w:color w:val="000000" w:themeColor="text1"/>
        </w:rPr>
        <w:t xml:space="preserve"> elective from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(CRW-___)</w:t>
      </w:r>
    </w:p>
    <w:p w14:paraId="51DC7047" w14:textId="0904B359"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One</w:t>
      </w:r>
      <w:r w:rsidRPr="00424939">
        <w:rPr>
          <w:rFonts w:cs="Times New Roman"/>
          <w:color w:val="000000" w:themeColor="text1"/>
        </w:rPr>
        <w:t xml:space="preserve"> elective from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(ENG-___)</w:t>
      </w:r>
    </w:p>
    <w:p w14:paraId="10CC28EA" w14:textId="77777777" w:rsidR="00D954A7" w:rsidRPr="00424939" w:rsidRDefault="00D954A7" w:rsidP="00D954A7">
      <w:pPr>
        <w:tabs>
          <w:tab w:val="num" w:pos="720"/>
          <w:tab w:val="left" w:pos="2280"/>
        </w:tabs>
        <w:spacing w:after="0"/>
        <w:ind w:leftChars="164" w:left="362" w:hanging="1"/>
        <w:rPr>
          <w:rFonts w:cs="Times New Roman"/>
          <w:color w:val="000000" w:themeColor="text1"/>
        </w:rPr>
      </w:pPr>
      <w:r w:rsidRPr="00172167">
        <w:rPr>
          <w:rFonts w:cs="Times New Roman"/>
          <w:color w:val="000000" w:themeColor="text1"/>
        </w:rPr>
        <w:t>Two</w:t>
      </w:r>
      <w:r w:rsidRPr="00424939">
        <w:rPr>
          <w:rFonts w:cs="Times New Roman"/>
          <w:color w:val="000000" w:themeColor="text1"/>
        </w:rPr>
        <w:t xml:space="preserve"> terms of CRW-112 Advanced Literary Magazine Editing</w:t>
      </w:r>
    </w:p>
    <w:p w14:paraId="565EEBF5" w14:textId="4F9F7253"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t xml:space="preserve">RHE-255 The Essay </w:t>
      </w:r>
      <w:r w:rsidR="00F63503">
        <w:rPr>
          <w:rFonts w:cs="Times New Roman"/>
          <w:color w:val="000000" w:themeColor="text1"/>
        </w:rPr>
        <w:t>(WE)</w:t>
      </w:r>
    </w:p>
    <w:p w14:paraId="128EF2FF" w14:textId="4672914C"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t>RHE-257 Environmental Rhetoric</w:t>
      </w:r>
      <w:r w:rsidR="00F63503">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4492D2C" w14:textId="0C6F2E58" w:rsidR="00D954A7" w:rsidRPr="00424939" w:rsidRDefault="00D954A7" w:rsidP="00D954A7">
      <w:pPr>
        <w:tabs>
          <w:tab w:val="num" w:pos="720"/>
          <w:tab w:val="left" w:pos="2280"/>
        </w:tabs>
        <w:spacing w:after="0"/>
        <w:ind w:left="361" w:hangingChars="164" w:hanging="361"/>
        <w:rPr>
          <w:rFonts w:cs="Times New Roman"/>
          <w:color w:val="000000" w:themeColor="text1"/>
        </w:rPr>
      </w:pPr>
      <w:r w:rsidRPr="00424939">
        <w:rPr>
          <w:rFonts w:cs="Times New Roman"/>
          <w:color w:val="000000" w:themeColor="text1"/>
        </w:rPr>
        <w:tab/>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RHE-377 Cultural Studies</w:t>
      </w:r>
      <w:r w:rsidR="00F63503">
        <w:rPr>
          <w:rFonts w:cs="Times New Roman"/>
          <w:color w:val="000000" w:themeColor="text1"/>
        </w:rPr>
        <w:t xml:space="preserve"> (WE)</w:t>
      </w:r>
    </w:p>
    <w:p w14:paraId="7656CFC4" w14:textId="77777777" w:rsidR="00D954A7" w:rsidRPr="00424939" w:rsidRDefault="00D954A7" w:rsidP="00D954A7">
      <w:pPr>
        <w:tabs>
          <w:tab w:val="num" w:pos="720"/>
          <w:tab w:val="left" w:pos="2280"/>
        </w:tabs>
        <w:spacing w:after="0"/>
        <w:ind w:left="361" w:hangingChars="164" w:hanging="361"/>
        <w:rPr>
          <w:rFonts w:cs="Times New Roman"/>
          <w:color w:val="000000" w:themeColor="text1"/>
        </w:rPr>
      </w:pPr>
    </w:p>
    <w:p w14:paraId="64BB8F97" w14:textId="31A20603" w:rsidR="002A2093" w:rsidRPr="00424939" w:rsidRDefault="002A2093" w:rsidP="005F35FC">
      <w:pPr>
        <w:spacing w:before="120" w:after="0"/>
        <w:rPr>
          <w:rFonts w:cs="Times New Roman"/>
          <w:b/>
          <w:bCs/>
          <w:smallCaps/>
          <w:color w:val="000000" w:themeColor="text1"/>
        </w:rPr>
        <w:pPrChange w:id="11019" w:author="Summer 2023 updates" w:date="2024-07-31T13:42:00Z">
          <w:pPr>
            <w:spacing w:after="0"/>
          </w:pPr>
        </w:pPrChange>
      </w:pPr>
      <w:r w:rsidRPr="00424939">
        <w:rPr>
          <w:rFonts w:cs="Times New Roman"/>
          <w:b/>
          <w:bCs/>
          <w:smallCaps/>
          <w:color w:val="000000" w:themeColor="text1"/>
        </w:rPr>
        <w:t>workshops</w:t>
      </w:r>
      <w:r w:rsidRPr="00424939">
        <w:rPr>
          <w:rFonts w:cs="Times New Roman"/>
          <w:b/>
          <w:bCs/>
          <w:smallCaps/>
          <w:color w:val="000000" w:themeColor="text1"/>
        </w:rPr>
        <w:fldChar w:fldCharType="begin"/>
      </w:r>
      <w:r w:rsidRPr="00424939">
        <w:rPr>
          <w:color w:val="000000" w:themeColor="text1"/>
        </w:rPr>
        <w:instrText xml:space="preserve"> XE "</w:instrText>
      </w:r>
      <w:del w:id="11020" w:author="Summer 2023 updates" w:date="2024-07-31T13:42:00Z">
        <w:r w:rsidRPr="00424939">
          <w:rPr>
            <w:rFonts w:cs="Times New Roman"/>
            <w:b/>
            <w:bCs/>
            <w:smallCaps/>
            <w:color w:val="000000" w:themeColor="text1"/>
          </w:rPr>
          <w:delInstrText>workshops</w:delInstrText>
        </w:r>
      </w:del>
      <w:ins w:id="11021" w:author="Summer 2023 updates" w:date="2024-07-31T13:42:00Z">
        <w:r w:rsidR="0029023B">
          <w:rPr>
            <w:rFonts w:cs="Times New Roman"/>
            <w:b/>
            <w:bCs/>
            <w:smallCaps/>
            <w:color w:val="000000" w:themeColor="text1"/>
          </w:rPr>
          <w:instrText>W</w:instrText>
        </w:r>
        <w:r w:rsidRPr="00424939">
          <w:rPr>
            <w:rFonts w:cs="Times New Roman"/>
            <w:b/>
            <w:bCs/>
            <w:smallCaps/>
            <w:color w:val="000000" w:themeColor="text1"/>
          </w:rPr>
          <w:instrText>orkshop</w:instrText>
        </w:r>
      </w:ins>
      <w:r w:rsidRPr="00424939">
        <w:rPr>
          <w:color w:val="000000" w:themeColor="text1"/>
        </w:rPr>
        <w:instrText xml:space="preserve">" </w:instrText>
      </w:r>
      <w:r w:rsidRPr="00424939">
        <w:rPr>
          <w:rFonts w:cs="Times New Roman"/>
          <w:b/>
          <w:bCs/>
          <w:smallCaps/>
          <w:color w:val="000000" w:themeColor="text1"/>
        </w:rPr>
        <w:fldChar w:fldCharType="end"/>
      </w:r>
      <w:r w:rsidRPr="00424939">
        <w:rPr>
          <w:rFonts w:cs="Times New Roman"/>
          <w:b/>
          <w:bCs/>
          <w:smallCaps/>
          <w:color w:val="000000" w:themeColor="text1"/>
        </w:rPr>
        <w:t xml:space="preserve"> in creative writing</w:t>
      </w:r>
    </w:p>
    <w:p w14:paraId="0A806F1F" w14:textId="77777777" w:rsidR="002A2093" w:rsidRPr="00424939" w:rsidRDefault="002A2093" w:rsidP="005716B5">
      <w:pPr>
        <w:rPr>
          <w:rPrChange w:id="11022" w:author="Summer 2023 updates" w:date="2024-07-31T13:42:00Z">
            <w:rPr>
              <w:color w:val="000000" w:themeColor="text1"/>
            </w:rPr>
          </w:rPrChange>
        </w:rPr>
      </w:pPr>
      <w:r w:rsidRPr="00424939">
        <w:rPr>
          <w:rPrChange w:id="11023" w:author="Summer 2023 updates" w:date="2024-07-31T13:42:00Z">
            <w:rPr>
              <w:color w:val="000000" w:themeColor="text1"/>
            </w:rPr>
          </w:rPrChange>
        </w:rPr>
        <w:t>Workshop</w:t>
      </w:r>
      <w:r w:rsidRPr="00424939">
        <w:rPr>
          <w:rPrChange w:id="11024" w:author="Summer 2023 updates" w:date="2024-07-31T13:42:00Z">
            <w:rPr>
              <w:color w:val="000000" w:themeColor="text1"/>
            </w:rPr>
          </w:rPrChange>
        </w:rPr>
        <w:fldChar w:fldCharType="begin"/>
      </w:r>
      <w:r w:rsidRPr="00424939">
        <w:rPr>
          <w:rPrChange w:id="11025" w:author="Summer 2023 updates" w:date="2024-07-31T13:42:00Z">
            <w:rPr>
              <w:color w:val="000000" w:themeColor="text1"/>
            </w:rPr>
          </w:rPrChange>
        </w:rPr>
        <w:instrText xml:space="preserve"> XE "</w:instrText>
      </w:r>
      <w:r w:rsidRPr="00424939">
        <w:rPr>
          <w:b/>
          <w:rPrChange w:id="11026" w:author="Summer 2023 updates" w:date="2024-07-31T13:42:00Z">
            <w:rPr>
              <w:b/>
              <w:color w:val="000000" w:themeColor="text1"/>
            </w:rPr>
          </w:rPrChange>
        </w:rPr>
        <w:instrText>Workshop</w:instrText>
      </w:r>
      <w:r w:rsidRPr="00424939">
        <w:rPr>
          <w:rPrChange w:id="11027" w:author="Summer 2023 updates" w:date="2024-07-31T13:42:00Z">
            <w:rPr>
              <w:color w:val="000000" w:themeColor="text1"/>
            </w:rPr>
          </w:rPrChange>
        </w:rPr>
        <w:instrText xml:space="preserve">" </w:instrText>
      </w:r>
      <w:r w:rsidRPr="00424939">
        <w:rPr>
          <w:rPrChange w:id="11028" w:author="Summer 2023 updates" w:date="2024-07-31T13:42:00Z">
            <w:rPr>
              <w:color w:val="000000" w:themeColor="text1"/>
            </w:rPr>
          </w:rPrChange>
        </w:rPr>
        <w:fldChar w:fldCharType="end"/>
      </w:r>
      <w:r w:rsidRPr="00424939">
        <w:rPr>
          <w:rPrChange w:id="11029" w:author="Summer 2023 updates" w:date="2024-07-31T13:42:00Z">
            <w:rPr>
              <w:color w:val="000000" w:themeColor="text1"/>
            </w:rPr>
          </w:rPrChange>
        </w:rPr>
        <w:t xml:space="preserve"> students are required to submit a collection of finished work at the end of each course. Included in this collection is reflective discussion of the composition history of the finished work.</w:t>
      </w:r>
    </w:p>
    <w:p w14:paraId="1468D92C" w14:textId="77777777" w:rsidR="004A40A1" w:rsidRDefault="004A40A1" w:rsidP="004A40A1">
      <w:pPr>
        <w:spacing w:after="0"/>
        <w:rPr>
          <w:rFonts w:cs="Times New Roman"/>
          <w:color w:val="000000" w:themeColor="text1"/>
        </w:rPr>
        <w:sectPr w:rsidR="004A40A1" w:rsidSect="00884DF4">
          <w:type w:val="continuous"/>
          <w:pgSz w:w="12240" w:h="15840"/>
          <w:pgMar w:top="1440" w:right="1080" w:bottom="1080" w:left="1080" w:header="720" w:footer="720" w:gutter="0"/>
          <w:cols w:space="720"/>
          <w:docGrid w:linePitch="360"/>
          <w:sectPrChange w:id="11030" w:author="Summer 2023 updates" w:date="2024-07-31T13:42:00Z">
            <w:sectPr w:rsidR="004A40A1" w:rsidSect="00884DF4">
              <w:pgMar w:top="720" w:right="720" w:bottom="990" w:left="1440" w:header="720" w:footer="720" w:gutter="0"/>
            </w:sectPr>
          </w:sectPrChange>
        </w:sectPr>
      </w:pPr>
    </w:p>
    <w:p w14:paraId="027EC3B1" w14:textId="67D29346"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CRW-255 Playwriting Workshop 1 (WE) </w:t>
      </w:r>
    </w:p>
    <w:p w14:paraId="54261233"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CRW-280 Poetry Workshop 1 (WE) </w:t>
      </w:r>
    </w:p>
    <w:p w14:paraId="53951182"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CRW-290 Fiction Workshop 1 (WE) </w:t>
      </w:r>
    </w:p>
    <w:p w14:paraId="18CD970C"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CRW-355 Playwriting Workshop 2 (WE) </w:t>
      </w:r>
    </w:p>
    <w:p w14:paraId="222873A3"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CRW-380 Poetry Workshop 2 (WE) </w:t>
      </w:r>
    </w:p>
    <w:p w14:paraId="04E90A9C"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CRW-390 Fiction Workshop 2 (WE) </w:t>
      </w:r>
    </w:p>
    <w:p w14:paraId="7B48C6B4"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CRW-455 Playwriting Workshop 3 (WE) </w:t>
      </w:r>
    </w:p>
    <w:p w14:paraId="31FBE4E6"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CRW-480 Poetry Workshop 3 (WE) </w:t>
      </w:r>
    </w:p>
    <w:p w14:paraId="278908A0" w14:textId="77777777" w:rsidR="004A40A1" w:rsidRPr="004A40A1" w:rsidRDefault="004A40A1" w:rsidP="004A40A1">
      <w:pPr>
        <w:spacing w:after="0"/>
        <w:rPr>
          <w:rFonts w:cs="Times New Roman"/>
          <w:color w:val="000000" w:themeColor="text1"/>
        </w:rPr>
      </w:pPr>
      <w:r w:rsidRPr="004A40A1">
        <w:rPr>
          <w:rFonts w:cs="Times New Roman"/>
          <w:color w:val="000000" w:themeColor="text1"/>
        </w:rPr>
        <w:t xml:space="preserve">CRW-490 Fiction Workshop 3 (WE) </w:t>
      </w:r>
    </w:p>
    <w:p w14:paraId="657A4B1D" w14:textId="2EA6D36A" w:rsidR="00292BDF" w:rsidRPr="004A40A1" w:rsidRDefault="004A40A1" w:rsidP="004A40A1">
      <w:pPr>
        <w:spacing w:after="0"/>
        <w:rPr>
          <w:rFonts w:cs="Times New Roman"/>
          <w:smallCaps/>
          <w:color w:val="000000" w:themeColor="text1"/>
        </w:rPr>
      </w:pPr>
      <w:r w:rsidRPr="004A40A1">
        <w:rPr>
          <w:rFonts w:cs="Times New Roman"/>
          <w:color w:val="000000" w:themeColor="text1"/>
        </w:rPr>
        <w:t>CRW-492 Manuscript Workshop (WE)</w:t>
      </w:r>
    </w:p>
    <w:p w14:paraId="23C460CD" w14:textId="77777777" w:rsidR="004A40A1" w:rsidRDefault="004A40A1" w:rsidP="00D954A7">
      <w:pPr>
        <w:spacing w:after="0"/>
        <w:rPr>
          <w:rFonts w:cs="Times New Roman"/>
          <w:b/>
          <w:smallCaps/>
          <w:color w:val="000000" w:themeColor="text1"/>
        </w:rPr>
        <w:sectPr w:rsidR="004A40A1" w:rsidSect="00884DF4">
          <w:type w:val="continuous"/>
          <w:pgSz w:w="12240" w:h="15840"/>
          <w:pgMar w:top="1440" w:right="1080" w:bottom="1080" w:left="1080" w:header="720" w:footer="720" w:gutter="0"/>
          <w:cols w:num="2" w:space="720"/>
          <w:docGrid w:linePitch="360"/>
          <w:sectPrChange w:id="11031" w:author="Summer 2023 updates" w:date="2024-07-31T13:42:00Z">
            <w:sectPr w:rsidR="004A40A1" w:rsidSect="00884DF4">
              <w:pgMar w:top="720" w:right="720" w:bottom="990" w:left="1440" w:header="720" w:footer="720" w:gutter="0"/>
            </w:sectPr>
          </w:sectPrChange>
        </w:sectPr>
      </w:pPr>
    </w:p>
    <w:p w14:paraId="53939FEE" w14:textId="15602050" w:rsidR="00292BDF" w:rsidRDefault="00292BDF" w:rsidP="00D954A7">
      <w:pPr>
        <w:spacing w:after="0"/>
        <w:rPr>
          <w:rFonts w:cs="Times New Roman"/>
          <w:b/>
          <w:smallCaps/>
          <w:color w:val="000000" w:themeColor="text1"/>
        </w:rPr>
      </w:pPr>
    </w:p>
    <w:p w14:paraId="7B6D89C9" w14:textId="76E53E4A" w:rsidR="00D954A7" w:rsidRPr="00424939" w:rsidRDefault="00D954A7" w:rsidP="002B1D47">
      <w:pPr>
        <w:spacing w:before="120" w:after="0"/>
        <w:rPr>
          <w:rFonts w:cs="Times New Roman"/>
          <w:b/>
          <w:smallCaps/>
          <w:color w:val="000000" w:themeColor="text1"/>
        </w:rPr>
        <w:pPrChange w:id="11032" w:author="Summer 2023 updates" w:date="2024-07-31T13:42:00Z">
          <w:pPr>
            <w:spacing w:after="0"/>
          </w:pPr>
        </w:pPrChange>
      </w:pPr>
      <w:r w:rsidRPr="00424939">
        <w:rPr>
          <w:rFonts w:cs="Times New Roman"/>
          <w:b/>
          <w:smallCaps/>
          <w:color w:val="000000" w:themeColor="text1"/>
        </w:rPr>
        <w:t xml:space="preserve">courses in creative writing </w:t>
      </w:r>
    </w:p>
    <w:p w14:paraId="344BE054"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CRW-111 Literary Magazine Editing</w:t>
      </w:r>
    </w:p>
    <w:p w14:paraId="5DE9B72D" w14:textId="173A6748" w:rsidR="00D954A7" w:rsidRPr="00424939" w:rsidRDefault="00D954A7" w:rsidP="005716B5">
      <w:pPr>
        <w:rPr>
          <w:rPrChange w:id="11033" w:author="Summer 2023 updates" w:date="2024-07-31T13:42:00Z">
            <w:rPr>
              <w:color w:val="000000" w:themeColor="text1"/>
            </w:rPr>
          </w:rPrChange>
        </w:rPr>
      </w:pPr>
      <w:r w:rsidRPr="00424939">
        <w:rPr>
          <w:rPrChange w:id="11034" w:author="Summer 2023 updates" w:date="2024-07-31T13:42:00Z">
            <w:rPr>
              <w:color w:val="000000" w:themeColor="text1"/>
            </w:rPr>
          </w:rPrChange>
        </w:rPr>
        <w:t xml:space="preserve">Combines instruction in the skills of producing a literary magazine with the practical tasks of publishing the </w:t>
      </w:r>
      <w:r w:rsidRPr="00424939">
        <w:rPr>
          <w:i/>
          <w:rPrChange w:id="11035" w:author="Summer 2023 updates" w:date="2024-07-31T13:42:00Z">
            <w:rPr>
              <w:i/>
              <w:color w:val="000000" w:themeColor="text1"/>
            </w:rPr>
          </w:rPrChange>
        </w:rPr>
        <w:t>Coe Review</w:t>
      </w:r>
      <w:r w:rsidRPr="00424939">
        <w:rPr>
          <w:rPrChange w:id="11036" w:author="Summer 2023 updates" w:date="2024-07-31T13:42:00Z">
            <w:rPr>
              <w:color w:val="000000" w:themeColor="text1"/>
            </w:rPr>
          </w:rPrChange>
        </w:rPr>
        <w:t xml:space="preserve">. Students learn to plan a production schedule, evaluate and select materials, design an issue, organize and direct staff, manage a budget, promote the magazine, plan for the next cycle, communicate with contributors, and other skills related to producing an issue of the </w:t>
      </w:r>
      <w:r w:rsidRPr="00424939">
        <w:rPr>
          <w:i/>
          <w:rPrChange w:id="11037" w:author="Summer 2023 updates" w:date="2024-07-31T13:42:00Z">
            <w:rPr>
              <w:i/>
              <w:color w:val="000000" w:themeColor="text1"/>
            </w:rPr>
          </w:rPrChange>
        </w:rPr>
        <w:t>Coe Review</w:t>
      </w:r>
      <w:r w:rsidRPr="00424939">
        <w:rPr>
          <w:rPrChange w:id="11038" w:author="Summer 2023 updates" w:date="2024-07-31T13:42:00Z">
            <w:rPr>
              <w:color w:val="000000" w:themeColor="text1"/>
            </w:rPr>
          </w:rPrChange>
        </w:rPr>
        <w:t xml:space="preserve">.  Current appointed </w:t>
      </w:r>
      <w:r w:rsidRPr="00424939">
        <w:rPr>
          <w:i/>
          <w:rPrChange w:id="11039" w:author="Summer 2023 updates" w:date="2024-07-31T13:42:00Z">
            <w:rPr>
              <w:i/>
              <w:color w:val="000000" w:themeColor="text1"/>
            </w:rPr>
          </w:rPrChange>
        </w:rPr>
        <w:t>Coe Review</w:t>
      </w:r>
      <w:r w:rsidRPr="00424939">
        <w:rPr>
          <w:rPrChange w:id="11040" w:author="Summer 2023 updates" w:date="2024-07-31T13:42:00Z">
            <w:rPr>
              <w:color w:val="000000" w:themeColor="text1"/>
            </w:rPr>
          </w:rPrChange>
        </w:rPr>
        <w:t xml:space="preserve"> editorial staff are required to enroll in either CRW-111 or CRW-112 as a condition of retaining their appointments. Students may not register for both CRW-111 and CRW-112 in the same term.  </w:t>
      </w:r>
      <w:r w:rsidR="00A7479E" w:rsidRPr="00424939">
        <w:rPr>
          <w:rPrChange w:id="11041" w:author="Summer 2023 updates" w:date="2024-07-31T13:42:00Z">
            <w:rPr>
              <w:color w:val="000000" w:themeColor="text1"/>
            </w:rPr>
          </w:rPrChange>
        </w:rPr>
        <w:t>P/NP</w:t>
      </w:r>
      <w:r w:rsidRPr="00424939">
        <w:rPr>
          <w:rPrChange w:id="11042" w:author="Summer 2023 updates" w:date="2024-07-31T13:42:00Z">
            <w:rPr>
              <w:color w:val="000000" w:themeColor="text1"/>
            </w:rPr>
          </w:rPrChange>
        </w:rPr>
        <w:t xml:space="preserve"> basis only. May be taken more than once for credit for a maximum of 1.6 credits. (0.2 course credit)</w:t>
      </w:r>
    </w:p>
    <w:p w14:paraId="6A25302F" w14:textId="77777777" w:rsidR="00D954A7" w:rsidRPr="00424939" w:rsidRDefault="00D954A7" w:rsidP="00D954A7">
      <w:pPr>
        <w:spacing w:after="0"/>
        <w:rPr>
          <w:rFonts w:cs="Times New Roman"/>
          <w:b/>
          <w:color w:val="000000" w:themeColor="text1"/>
        </w:rPr>
      </w:pPr>
      <w:r w:rsidRPr="00424939">
        <w:rPr>
          <w:rFonts w:cs="Times New Roman"/>
          <w:b/>
          <w:color w:val="000000" w:themeColor="text1"/>
        </w:rPr>
        <w:t>CRW-112 Advanced Literary Magazine Editing</w:t>
      </w:r>
    </w:p>
    <w:p w14:paraId="2FB65810" w14:textId="2FCD7636" w:rsidR="00D954A7" w:rsidRPr="00424939" w:rsidRDefault="00D954A7" w:rsidP="005716B5">
      <w:pPr>
        <w:rPr>
          <w:rPrChange w:id="11043" w:author="Summer 2023 updates" w:date="2024-07-31T13:42:00Z">
            <w:rPr>
              <w:color w:val="000000" w:themeColor="text1"/>
            </w:rPr>
          </w:rPrChange>
        </w:rPr>
      </w:pPr>
      <w:r w:rsidRPr="00424939">
        <w:rPr>
          <w:rPrChange w:id="11044" w:author="Summer 2023 updates" w:date="2024-07-31T13:42:00Z">
            <w:rPr>
              <w:color w:val="000000" w:themeColor="text1"/>
            </w:rPr>
          </w:rPrChange>
        </w:rPr>
        <w:t xml:space="preserve">Combines instruction in the skills of producing a literary magazine with the practical tasks of publishing the </w:t>
      </w:r>
      <w:r w:rsidRPr="00424939">
        <w:rPr>
          <w:i/>
          <w:rPrChange w:id="11045" w:author="Summer 2023 updates" w:date="2024-07-31T13:42:00Z">
            <w:rPr>
              <w:i/>
              <w:color w:val="000000" w:themeColor="text1"/>
            </w:rPr>
          </w:rPrChange>
        </w:rPr>
        <w:t>Coe Review</w:t>
      </w:r>
      <w:r w:rsidRPr="00424939">
        <w:rPr>
          <w:rPrChange w:id="11046" w:author="Summer 2023 updates" w:date="2024-07-31T13:42:00Z">
            <w:rPr>
              <w:color w:val="000000" w:themeColor="text1"/>
            </w:rPr>
          </w:rPrChange>
        </w:rPr>
        <w:t xml:space="preserve">, but this course focuses on developing and practicing skills in one of the main editorial positions of the magazine. Only students who have been appointed to an editorial position on the </w:t>
      </w:r>
      <w:r w:rsidRPr="00424939">
        <w:rPr>
          <w:i/>
          <w:rPrChange w:id="11047" w:author="Summer 2023 updates" w:date="2024-07-31T13:42:00Z">
            <w:rPr>
              <w:i/>
              <w:color w:val="000000" w:themeColor="text1"/>
            </w:rPr>
          </w:rPrChange>
        </w:rPr>
        <w:t>Coe Review</w:t>
      </w:r>
      <w:r w:rsidRPr="00424939">
        <w:rPr>
          <w:rPrChange w:id="11048" w:author="Summer 2023 updates" w:date="2024-07-31T13:42:00Z">
            <w:rPr>
              <w:color w:val="000000" w:themeColor="text1"/>
            </w:rPr>
          </w:rPrChange>
        </w:rPr>
        <w:t xml:space="preserve"> staff may register for this course. Current appointed </w:t>
      </w:r>
      <w:r w:rsidRPr="00424939">
        <w:rPr>
          <w:i/>
          <w:rPrChange w:id="11049" w:author="Summer 2023 updates" w:date="2024-07-31T13:42:00Z">
            <w:rPr>
              <w:i/>
              <w:color w:val="000000" w:themeColor="text1"/>
            </w:rPr>
          </w:rPrChange>
        </w:rPr>
        <w:t>Coe Review</w:t>
      </w:r>
      <w:r w:rsidRPr="00424939">
        <w:rPr>
          <w:rPrChange w:id="11050" w:author="Summer 2023 updates" w:date="2024-07-31T13:42:00Z">
            <w:rPr>
              <w:color w:val="000000" w:themeColor="text1"/>
            </w:rPr>
          </w:rPrChange>
        </w:rPr>
        <w:t xml:space="preserve"> editorial staff are required to enroll in either CRW-111 or CRW-112</w:t>
      </w:r>
      <w:r w:rsidRPr="00424939">
        <w:rPr>
          <w:b/>
          <w:rPrChange w:id="11051" w:author="Summer 2023 updates" w:date="2024-07-31T13:42:00Z">
            <w:rPr>
              <w:b/>
              <w:color w:val="000000" w:themeColor="text1"/>
            </w:rPr>
          </w:rPrChange>
        </w:rPr>
        <w:t xml:space="preserve"> </w:t>
      </w:r>
      <w:r w:rsidRPr="00424939">
        <w:rPr>
          <w:rPrChange w:id="11052" w:author="Summer 2023 updates" w:date="2024-07-31T13:42:00Z">
            <w:rPr>
              <w:color w:val="000000" w:themeColor="text1"/>
            </w:rPr>
          </w:rPrChange>
        </w:rPr>
        <w:t>as a condition of retaining their appointments. Students may not register for both CRW-111 and CRW-112 in the same term. A maximum of one course credit may count toward a creative writing collateral major</w:t>
      </w:r>
      <w:r w:rsidR="009F4511" w:rsidRPr="00424939">
        <w:rPr>
          <w:rPrChange w:id="11053" w:author="Summer 2023 updates" w:date="2024-07-31T13:42:00Z">
            <w:rPr>
              <w:color w:val="000000" w:themeColor="text1"/>
            </w:rPr>
          </w:rPrChange>
        </w:rPr>
        <w:fldChar w:fldCharType="begin"/>
      </w:r>
      <w:r w:rsidR="009F4511" w:rsidRPr="00424939">
        <w:rPr>
          <w:rPrChange w:id="11054" w:author="Summer 2023 updates" w:date="2024-07-31T13:42:00Z">
            <w:rPr>
              <w:color w:val="000000" w:themeColor="text1"/>
            </w:rPr>
          </w:rPrChange>
        </w:rPr>
        <w:instrText xml:space="preserve"> XE "</w:instrText>
      </w:r>
      <w:del w:id="11055" w:author="Summer 2023 updates" w:date="2024-07-31T13:42:00Z">
        <w:r w:rsidR="009F4511" w:rsidRPr="00424939">
          <w:rPr>
            <w:rStyle w:val="Strong"/>
            <w:rFonts w:ascii="Garamond" w:hAnsi="Garamond"/>
            <w:color w:val="000000" w:themeColor="text1"/>
          </w:rPr>
          <w:delInstrText>collateral major</w:delInstrText>
        </w:r>
      </w:del>
      <w:ins w:id="11056" w:author="Summer 2023 updates" w:date="2024-07-31T13:42:00Z">
        <w:r w:rsidR="00314707">
          <w:rPr>
            <w:rStyle w:val="Strong"/>
            <w:rFonts w:ascii="Garamond" w:hAnsi="Garamond"/>
            <w:color w:val="000000" w:themeColor="text1"/>
          </w:rPr>
          <w:instrText>C</w:instrText>
        </w:r>
        <w:r w:rsidR="009F4511"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9F4511" w:rsidRPr="00424939">
          <w:rPr>
            <w:rStyle w:val="Strong"/>
            <w:rFonts w:ascii="Garamond" w:hAnsi="Garamond"/>
            <w:color w:val="000000" w:themeColor="text1"/>
          </w:rPr>
          <w:instrText>ajor</w:instrText>
        </w:r>
      </w:ins>
      <w:r w:rsidR="009F4511" w:rsidRPr="00424939">
        <w:rPr>
          <w:rPrChange w:id="11057" w:author="Summer 2023 updates" w:date="2024-07-31T13:42:00Z">
            <w:rPr>
              <w:color w:val="000000" w:themeColor="text1"/>
            </w:rPr>
          </w:rPrChange>
        </w:rPr>
        <w:instrText xml:space="preserve">" </w:instrText>
      </w:r>
      <w:r w:rsidR="009F4511" w:rsidRPr="00424939">
        <w:rPr>
          <w:rPrChange w:id="11058" w:author="Summer 2023 updates" w:date="2024-07-31T13:42:00Z">
            <w:rPr>
              <w:color w:val="000000" w:themeColor="text1"/>
            </w:rPr>
          </w:rPrChange>
        </w:rPr>
        <w:fldChar w:fldCharType="end"/>
      </w:r>
      <w:r w:rsidRPr="00424939">
        <w:rPr>
          <w:rPrChange w:id="11059" w:author="Summer 2023 updates" w:date="2024-07-31T13:42:00Z">
            <w:rPr>
              <w:color w:val="000000" w:themeColor="text1"/>
            </w:rPr>
          </w:rPrChange>
        </w:rPr>
        <w:t>. May be taken more than once for credit for a maximum of 1.0 credit. (0.5</w:t>
      </w:r>
      <w:r w:rsidR="00C313A9" w:rsidRPr="00424939">
        <w:rPr>
          <w:rPrChange w:id="11060" w:author="Summer 2023 updates" w:date="2024-07-31T13:42:00Z">
            <w:rPr>
              <w:color w:val="000000" w:themeColor="text1"/>
            </w:rPr>
          </w:rPrChange>
        </w:rPr>
        <w:t xml:space="preserve"> course</w:t>
      </w:r>
      <w:r w:rsidRPr="00424939">
        <w:rPr>
          <w:rPrChange w:id="11061" w:author="Summer 2023 updates" w:date="2024-07-31T13:42:00Z">
            <w:rPr>
              <w:color w:val="000000" w:themeColor="text1"/>
            </w:rPr>
          </w:rPrChange>
        </w:rPr>
        <w:t xml:space="preserve"> credit)</w:t>
      </w:r>
    </w:p>
    <w:p w14:paraId="015D2141" w14:textId="711A2AE9" w:rsidR="00D954A7" w:rsidRPr="00424939" w:rsidRDefault="00D954A7" w:rsidP="00D954A7">
      <w:pPr>
        <w:spacing w:after="0"/>
        <w:rPr>
          <w:rFonts w:cs="Times New Roman"/>
          <w:b/>
          <w:color w:val="000000" w:themeColor="text1"/>
        </w:rPr>
      </w:pPr>
      <w:r w:rsidRPr="00424939">
        <w:rPr>
          <w:rFonts w:cs="Times New Roman"/>
          <w:b/>
          <w:color w:val="000000" w:themeColor="text1"/>
        </w:rPr>
        <w:t>CRW-115 Exploring Creative Writing</w:t>
      </w:r>
      <w:r w:rsidR="003D4E16" w:rsidRPr="00424939">
        <w:rPr>
          <w:rFonts w:cs="Times New Roman"/>
          <w:b/>
          <w:color w:val="000000" w:themeColor="text1"/>
        </w:rPr>
        <w:t xml:space="preserve"> (WE)</w:t>
      </w:r>
      <w:r w:rsidR="009F4511" w:rsidRPr="00424939">
        <w:rPr>
          <w:rFonts w:cs="Times New Roman"/>
          <w:b/>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b/>
          <w:color w:val="000000" w:themeColor="text1"/>
        </w:rPr>
        <w:fldChar w:fldCharType="end"/>
      </w:r>
    </w:p>
    <w:p w14:paraId="6CD15A01" w14:textId="783CB647" w:rsidR="00D954A7" w:rsidRPr="00424939" w:rsidRDefault="004A40A1" w:rsidP="005716B5">
      <w:pPr>
        <w:rPr>
          <w:rPrChange w:id="11062" w:author="Summer 2023 updates" w:date="2024-07-31T13:42:00Z">
            <w:rPr>
              <w:color w:val="000000" w:themeColor="text1"/>
            </w:rPr>
          </w:rPrChange>
        </w:rPr>
      </w:pPr>
      <w:r w:rsidRPr="004A40A1">
        <w:rPr>
          <w:rPrChange w:id="11063" w:author="Summer 2023 updates" w:date="2024-07-31T13:42:00Z">
            <w:rPr>
              <w:color w:val="000000" w:themeColor="text1"/>
            </w:rPr>
          </w:rPrChange>
        </w:rPr>
        <w:t>Explores specific topics, genres, or forms in creative writing through reading, writing, and workshop.</w:t>
      </w:r>
      <w:r>
        <w:rPr>
          <w:rPrChange w:id="11064" w:author="Summer 2023 updates" w:date="2024-07-31T13:42:00Z">
            <w:rPr>
              <w:color w:val="000000" w:themeColor="text1"/>
            </w:rPr>
          </w:rPrChange>
        </w:rPr>
        <w:t xml:space="preserve"> </w:t>
      </w:r>
      <w:r w:rsidR="00D954A7" w:rsidRPr="00424939">
        <w:rPr>
          <w:rPrChange w:id="11065" w:author="Summer 2023 updates" w:date="2024-07-31T13:42:00Z">
            <w:rPr>
              <w:color w:val="000000" w:themeColor="text1"/>
            </w:rPr>
          </w:rPrChange>
        </w:rPr>
        <w:t>Topics vary depending on the instructor. May be taken more than once, with consent of instructor, provided the topics are substantially different.</w:t>
      </w:r>
      <w:del w:id="11066" w:author="Summer 2023 updates" w:date="2024-07-31T13:42:00Z">
        <w:r w:rsidR="00D954A7" w:rsidRPr="00424939">
          <w:rPr>
            <w:rFonts w:cs="Times New Roman"/>
            <w:color w:val="000000" w:themeColor="text1"/>
          </w:rPr>
          <w:delText xml:space="preserve">  </w:delText>
        </w:r>
      </w:del>
    </w:p>
    <w:p w14:paraId="71D1AE0E" w14:textId="5F42202D" w:rsidR="004A40A1" w:rsidRPr="003504DA" w:rsidRDefault="004A40A1" w:rsidP="003504DA">
      <w:pPr>
        <w:rPr>
          <w:rFonts w:cs="Times New Roman"/>
          <w:b/>
          <w:color w:val="000000" w:themeColor="text1"/>
        </w:rPr>
        <w:pPrChange w:id="11067" w:author="Summer 2023 updates" w:date="2024-07-31T13:42:00Z">
          <w:pPr>
            <w:keepNext/>
            <w:spacing w:after="0"/>
          </w:pPr>
        </w:pPrChange>
      </w:pPr>
      <w:r w:rsidRPr="003504DA">
        <w:rPr>
          <w:rFonts w:cs="Times New Roman"/>
          <w:b/>
          <w:color w:val="000000" w:themeColor="text1"/>
        </w:rPr>
        <w:t>CRW-125 Introduction to Creative Writing</w:t>
      </w:r>
      <w:ins w:id="11068" w:author="Summer 2023 updates" w:date="2024-07-31T13:42:00Z">
        <w:r w:rsidR="003504DA" w:rsidRPr="003504DA">
          <w:rPr>
            <w:rFonts w:cs="Times New Roman"/>
            <w:b/>
            <w:color w:val="000000" w:themeColor="text1"/>
          </w:rPr>
          <w:t xml:space="preserve"> (WE)</w:t>
        </w:r>
      </w:ins>
    </w:p>
    <w:p w14:paraId="7CB228DC" w14:textId="245534A0" w:rsidR="004A40A1" w:rsidRDefault="004A40A1" w:rsidP="005716B5">
      <w:pPr>
        <w:rPr>
          <w:b/>
          <w:rPrChange w:id="11069" w:author="Summer 2023 updates" w:date="2024-07-31T13:42:00Z">
            <w:rPr>
              <w:b/>
              <w:color w:val="000000" w:themeColor="text1"/>
            </w:rPr>
          </w:rPrChange>
        </w:rPr>
        <w:pPrChange w:id="11070" w:author="Summer 2023 updates" w:date="2024-07-31T13:42:00Z">
          <w:pPr>
            <w:spacing w:after="0"/>
          </w:pPr>
        </w:pPrChange>
      </w:pPr>
      <w:r w:rsidRPr="004A40A1">
        <w:rPr>
          <w:rPrChange w:id="11071" w:author="Summer 2023 updates" w:date="2024-07-31T13:42:00Z">
            <w:rPr>
              <w:color w:val="000000" w:themeColor="text1"/>
            </w:rPr>
          </w:rPrChange>
        </w:rPr>
        <w:t>Stud</w:t>
      </w:r>
      <w:r w:rsidR="00F1020B">
        <w:rPr>
          <w:rPrChange w:id="11072" w:author="Summer 2023 updates" w:date="2024-07-31T13:42:00Z">
            <w:rPr>
              <w:color w:val="000000" w:themeColor="text1"/>
            </w:rPr>
          </w:rPrChange>
        </w:rPr>
        <w:t>ies</w:t>
      </w:r>
      <w:r w:rsidRPr="004A40A1">
        <w:rPr>
          <w:rPrChange w:id="11073" w:author="Summer 2023 updates" w:date="2024-07-31T13:42:00Z">
            <w:rPr>
              <w:color w:val="000000" w:themeColor="text1"/>
            </w:rPr>
          </w:rPrChange>
        </w:rPr>
        <w:t xml:space="preserve"> the line or sentence as the basic unit of creative writing across multiple genres. This class</w:t>
      </w:r>
      <w:r w:rsidR="0061773C">
        <w:rPr>
          <w:rPrChange w:id="11074" w:author="Summer 2023 updates" w:date="2024-07-31T13:42:00Z">
            <w:rPr>
              <w:color w:val="000000" w:themeColor="text1"/>
            </w:rPr>
          </w:rPrChange>
        </w:rPr>
        <w:t xml:space="preserve"> </w:t>
      </w:r>
      <w:r w:rsidR="0061773C" w:rsidRPr="0061773C">
        <w:rPr>
          <w:rPrChange w:id="11075" w:author="Summer 2023 updates" w:date="2024-07-31T13:42:00Z">
            <w:rPr>
              <w:color w:val="000000" w:themeColor="text1"/>
            </w:rPr>
          </w:rPrChange>
        </w:rPr>
        <w:t>introduces skills necessary for subsequent workshops by examining different ways of looking at the line,</w:t>
      </w:r>
      <w:r w:rsidR="0061773C">
        <w:rPr>
          <w:rPrChange w:id="11076" w:author="Summer 2023 updates" w:date="2024-07-31T13:42:00Z">
            <w:rPr>
              <w:color w:val="000000" w:themeColor="text1"/>
            </w:rPr>
          </w:rPrChange>
        </w:rPr>
        <w:t xml:space="preserve"> </w:t>
      </w:r>
      <w:r w:rsidR="0061773C" w:rsidRPr="0061773C">
        <w:rPr>
          <w:rPrChange w:id="11077" w:author="Summer 2023 updates" w:date="2024-07-31T13:42:00Z">
            <w:rPr>
              <w:color w:val="000000" w:themeColor="text1"/>
            </w:rPr>
          </w:rPrChange>
        </w:rPr>
        <w:t>including by thinking about sound and meaning and how syntax, diction, and other choices create an</w:t>
      </w:r>
      <w:r w:rsidR="0061773C">
        <w:rPr>
          <w:rPrChange w:id="11078" w:author="Summer 2023 updates" w:date="2024-07-31T13:42:00Z">
            <w:rPr>
              <w:color w:val="000000" w:themeColor="text1"/>
            </w:rPr>
          </w:rPrChange>
        </w:rPr>
        <w:t xml:space="preserve"> </w:t>
      </w:r>
      <w:r w:rsidR="0061773C" w:rsidRPr="0061773C">
        <w:rPr>
          <w:rPrChange w:id="11079" w:author="Summer 2023 updates" w:date="2024-07-31T13:42:00Z">
            <w:rPr>
              <w:color w:val="000000" w:themeColor="text1"/>
            </w:rPr>
          </w:rPrChange>
        </w:rPr>
        <w:t>overall effect. Focus is on analysis of both published and student-generated work.</w:t>
      </w:r>
    </w:p>
    <w:p w14:paraId="3E58DD8E" w14:textId="77777777" w:rsidR="0061773C" w:rsidRPr="00424939" w:rsidRDefault="0061773C" w:rsidP="0061773C">
      <w:pPr>
        <w:spacing w:after="0"/>
        <w:rPr>
          <w:rFonts w:cs="Times New Roman"/>
          <w:b/>
          <w:color w:val="000000" w:themeColor="text1"/>
        </w:rPr>
      </w:pPr>
      <w:bookmarkStart w:id="11080" w:name="CRW255"/>
      <w:r w:rsidRPr="00424939">
        <w:rPr>
          <w:rFonts w:cs="Times New Roman"/>
          <w:b/>
          <w:color w:val="000000" w:themeColor="text1"/>
        </w:rPr>
        <w:t>CRW-255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w:t>
      </w:r>
      <w:bookmarkEnd w:id="11080"/>
      <w:r w:rsidRPr="00424939">
        <w:rPr>
          <w:rFonts w:cs="Times New Roman"/>
          <w:b/>
          <w:color w:val="000000" w:themeColor="text1"/>
        </w:rPr>
        <w:t xml:space="preserve"> (WE)</w:t>
      </w:r>
    </w:p>
    <w:p w14:paraId="7238774F" w14:textId="3B019383" w:rsidR="0061773C" w:rsidRPr="00424939" w:rsidRDefault="0061773C" w:rsidP="005716B5">
      <w:pPr>
        <w:rPr>
          <w:rPrChange w:id="11081" w:author="Summer 2023 updates" w:date="2024-07-31T13:42:00Z">
            <w:rPr>
              <w:color w:val="000000" w:themeColor="text1"/>
            </w:rPr>
          </w:rPrChange>
        </w:rPr>
      </w:pPr>
      <w:r w:rsidRPr="00424939">
        <w:rPr>
          <w:rPrChange w:id="11082" w:author="Summer 2023 updates" w:date="2024-07-31T13:42:00Z">
            <w:rPr>
              <w:color w:val="000000" w:themeColor="text1"/>
            </w:rPr>
          </w:rPrChange>
        </w:rPr>
        <w:t>See also Theatre Arts</w:t>
      </w:r>
      <w:r w:rsidRPr="00424939">
        <w:rPr>
          <w:rPrChange w:id="11083" w:author="Summer 2023 updates" w:date="2024-07-31T13:42:00Z">
            <w:rPr>
              <w:color w:val="000000" w:themeColor="text1"/>
            </w:rPr>
          </w:rPrChange>
        </w:rPr>
        <w:fldChar w:fldCharType="begin"/>
      </w:r>
      <w:r w:rsidRPr="00424939">
        <w:rPr>
          <w:rPrChange w:id="11084" w:author="Summer 2023 updates" w:date="2024-07-31T13:42:00Z">
            <w:rPr>
              <w:color w:val="000000" w:themeColor="text1"/>
            </w:rPr>
          </w:rPrChange>
        </w:rPr>
        <w:instrText xml:space="preserve"> XE "Theatre Arts" </w:instrText>
      </w:r>
      <w:r w:rsidRPr="00424939">
        <w:rPr>
          <w:rPrChange w:id="11085" w:author="Summer 2023 updates" w:date="2024-07-31T13:42:00Z">
            <w:rPr>
              <w:color w:val="000000" w:themeColor="text1"/>
            </w:rPr>
          </w:rPrChange>
        </w:rPr>
        <w:fldChar w:fldCharType="end"/>
      </w:r>
      <w:r w:rsidRPr="00424939">
        <w:rPr>
          <w:rPrChange w:id="11086" w:author="Summer 2023 updates" w:date="2024-07-31T13:42:00Z">
            <w:rPr>
              <w:color w:val="000000" w:themeColor="text1"/>
            </w:rPr>
          </w:rPrChange>
        </w:rPr>
        <w:t xml:space="preserve"> (THE-255), p. </w:t>
      </w:r>
      <w:r w:rsidRPr="00424939">
        <w:rPr>
          <w:rPrChange w:id="11087" w:author="Summer 2023 updates" w:date="2024-07-31T13:42:00Z">
            <w:rPr>
              <w:color w:val="000000" w:themeColor="text1"/>
            </w:rPr>
          </w:rPrChange>
        </w:rPr>
        <w:fldChar w:fldCharType="begin"/>
      </w:r>
      <w:r w:rsidRPr="00424939">
        <w:rPr>
          <w:rPrChange w:id="11088" w:author="Summer 2023 updates" w:date="2024-07-31T13:42:00Z">
            <w:rPr>
              <w:color w:val="000000" w:themeColor="text1"/>
            </w:rPr>
          </w:rPrChange>
        </w:rPr>
        <w:instrText xml:space="preserve"> PAGEREF THE255 \h </w:instrText>
      </w:r>
      <w:r w:rsidRPr="00424939">
        <w:rPr>
          <w:rPrChange w:id="11089" w:author="Summer 2023 updates" w:date="2024-07-31T13:42:00Z">
            <w:rPr>
              <w:color w:val="000000" w:themeColor="text1"/>
            </w:rPr>
          </w:rPrChange>
        </w:rPr>
      </w:r>
      <w:r w:rsidRPr="00424939">
        <w:rPr>
          <w:rPrChange w:id="11090" w:author="Summer 2023 updates" w:date="2024-07-31T13:42:00Z">
            <w:rPr>
              <w:color w:val="000000" w:themeColor="text1"/>
            </w:rPr>
          </w:rPrChange>
        </w:rPr>
        <w:fldChar w:fldCharType="separate"/>
      </w:r>
      <w:r w:rsidR="00A74DA0">
        <w:rPr>
          <w:noProof/>
        </w:rPr>
        <w:t>221</w:t>
      </w:r>
      <w:r w:rsidRPr="00424939">
        <w:rPr>
          <w:rPrChange w:id="11091" w:author="Summer 2023 updates" w:date="2024-07-31T13:42:00Z">
            <w:rPr>
              <w:color w:val="000000" w:themeColor="text1"/>
            </w:rPr>
          </w:rPrChange>
        </w:rPr>
        <w:fldChar w:fldCharType="end"/>
      </w:r>
    </w:p>
    <w:p w14:paraId="7B461306" w14:textId="27EC4B26" w:rsidR="0061773C" w:rsidRPr="009B7C83" w:rsidRDefault="0061773C" w:rsidP="005716B5">
      <w:pPr>
        <w:rPr>
          <w:rPrChange w:id="11092" w:author="Summer 2023 updates" w:date="2024-07-31T13:42:00Z">
            <w:rPr>
              <w:color w:val="000000" w:themeColor="text1"/>
            </w:rPr>
          </w:rPrChange>
        </w:rPr>
      </w:pPr>
      <w:r w:rsidRPr="00424939">
        <w:rPr>
          <w:rPrChange w:id="11093" w:author="Summer 2023 updates" w:date="2024-07-31T13:42:00Z">
            <w:rPr>
              <w:color w:val="000000" w:themeColor="text1"/>
            </w:rPr>
          </w:rPrChange>
        </w:rPr>
        <w:t>Explores the basics of playwriting through the study of dramatic structure, creative exercises, and reading and analysis of existing play scripts, with emphasis on the one-act play. Students complete a one-act play script of their own creation</w:t>
      </w:r>
      <w:r w:rsidRPr="009B7C83">
        <w:rPr>
          <w:rPrChange w:id="11094" w:author="Summer 2023 updates" w:date="2024-07-31T13:42:00Z">
            <w:rPr>
              <w:color w:val="000000" w:themeColor="text1"/>
            </w:rPr>
          </w:rPrChange>
        </w:rPr>
        <w:t xml:space="preserve">. </w:t>
      </w:r>
      <w:ins w:id="11095" w:author="Summer 2023 updates" w:date="2024-07-31T13:42:00Z">
        <w:r w:rsidR="009B7C83" w:rsidRPr="009B7C83">
          <w:rPr>
            <w:u w:val="single"/>
          </w:rPr>
          <w:t>Prerequisite</w:t>
        </w:r>
        <w:r w:rsidR="009B7C83" w:rsidRPr="009B7C83">
          <w:t>: In</w:t>
        </w:r>
        <w:r w:rsidR="009B7C83">
          <w:t>troduction to Creative Writing (CRW-125) or consent of instructor.</w:t>
        </w:r>
      </w:ins>
    </w:p>
    <w:p w14:paraId="4A54BACD"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CRW-280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 (WE)</w:t>
      </w:r>
    </w:p>
    <w:p w14:paraId="2F8F1A6C" w14:textId="313A5220" w:rsidR="0061773C" w:rsidRPr="00424939" w:rsidRDefault="0061773C" w:rsidP="005716B5">
      <w:pPr>
        <w:rPr>
          <w:rPrChange w:id="11096" w:author="Summer 2023 updates" w:date="2024-07-31T13:42:00Z">
            <w:rPr>
              <w:color w:val="000000" w:themeColor="text1"/>
            </w:rPr>
          </w:rPrChange>
        </w:rPr>
      </w:pPr>
      <w:r w:rsidRPr="00424939">
        <w:rPr>
          <w:rPrChange w:id="11097" w:author="Summer 2023 updates" w:date="2024-07-31T13:42:00Z">
            <w:rPr>
              <w:color w:val="000000" w:themeColor="text1"/>
            </w:rPr>
          </w:rPrChange>
        </w:rPr>
        <w:t xml:space="preserve">Special attention to differences between closed forms of traditional rhymed, metrical verse, and open forms, such as non-stanzaic and free verse. </w:t>
      </w:r>
      <w:r w:rsidRPr="00424939">
        <w:rPr>
          <w:u w:val="single"/>
          <w:rPrChange w:id="11098" w:author="Summer 2023 updates" w:date="2024-07-31T13:42:00Z">
            <w:rPr>
              <w:color w:val="000000" w:themeColor="text1"/>
              <w:u w:val="single"/>
            </w:rPr>
          </w:rPrChange>
        </w:rPr>
        <w:t>Prerequisite</w:t>
      </w:r>
      <w:r w:rsidRPr="00424939">
        <w:rPr>
          <w:rPrChange w:id="11099" w:author="Summer 2023 updates" w:date="2024-07-31T13:42:00Z">
            <w:rPr>
              <w:color w:val="000000" w:themeColor="text1"/>
            </w:rPr>
          </w:rPrChange>
        </w:rPr>
        <w:t xml:space="preserve">: </w:t>
      </w:r>
      <w:r w:rsidR="00A65224">
        <w:rPr>
          <w:rPrChange w:id="11100" w:author="Summer 2023 updates" w:date="2024-07-31T13:42:00Z">
            <w:rPr>
              <w:color w:val="000000" w:themeColor="text1"/>
            </w:rPr>
          </w:rPrChange>
        </w:rPr>
        <w:t>Introduction to</w:t>
      </w:r>
      <w:r w:rsidRPr="00424939">
        <w:rPr>
          <w:rPrChange w:id="11101" w:author="Summer 2023 updates" w:date="2024-07-31T13:42:00Z">
            <w:rPr>
              <w:color w:val="000000" w:themeColor="text1"/>
            </w:rPr>
          </w:rPrChange>
        </w:rPr>
        <w:t xml:space="preserve"> Creative Writing</w:t>
      </w:r>
      <w:r w:rsidRPr="00424939">
        <w:rPr>
          <w:rPrChange w:id="11102" w:author="Summer 2023 updates" w:date="2024-07-31T13:42:00Z">
            <w:rPr>
              <w:color w:val="000000" w:themeColor="text1"/>
            </w:rPr>
          </w:rPrChange>
        </w:rPr>
        <w:fldChar w:fldCharType="begin"/>
      </w:r>
      <w:r w:rsidRPr="00424939">
        <w:rPr>
          <w:rPrChange w:id="11103" w:author="Summer 2023 updates" w:date="2024-07-31T13:42:00Z">
            <w:rPr>
              <w:color w:val="000000" w:themeColor="text1"/>
            </w:rPr>
          </w:rPrChange>
        </w:rPr>
        <w:instrText xml:space="preserve"> XE "Creative Writing" </w:instrText>
      </w:r>
      <w:r w:rsidRPr="00424939">
        <w:rPr>
          <w:rPrChange w:id="11104" w:author="Summer 2023 updates" w:date="2024-07-31T13:42:00Z">
            <w:rPr>
              <w:color w:val="000000" w:themeColor="text1"/>
            </w:rPr>
          </w:rPrChange>
        </w:rPr>
        <w:fldChar w:fldCharType="end"/>
      </w:r>
      <w:r w:rsidRPr="00424939">
        <w:rPr>
          <w:rPrChange w:id="11105" w:author="Summer 2023 updates" w:date="2024-07-31T13:42:00Z">
            <w:rPr>
              <w:color w:val="000000" w:themeColor="text1"/>
            </w:rPr>
          </w:rPrChange>
        </w:rPr>
        <w:t xml:space="preserve"> (CRW-1</w:t>
      </w:r>
      <w:r w:rsidR="00A65224">
        <w:rPr>
          <w:rPrChange w:id="11106" w:author="Summer 2023 updates" w:date="2024-07-31T13:42:00Z">
            <w:rPr>
              <w:color w:val="000000" w:themeColor="text1"/>
            </w:rPr>
          </w:rPrChange>
        </w:rPr>
        <w:t>2</w:t>
      </w:r>
      <w:r w:rsidRPr="00424939">
        <w:rPr>
          <w:rPrChange w:id="11107" w:author="Summer 2023 updates" w:date="2024-07-31T13:42:00Z">
            <w:rPr>
              <w:color w:val="000000" w:themeColor="text1"/>
            </w:rPr>
          </w:rPrChange>
        </w:rPr>
        <w:t xml:space="preserve">5) or consent of instructor. </w:t>
      </w:r>
    </w:p>
    <w:p w14:paraId="1FF573CF"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CRW-290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1 (WE)</w:t>
      </w:r>
    </w:p>
    <w:p w14:paraId="2668861F" w14:textId="4A6D914A" w:rsidR="0061773C" w:rsidRPr="00424939" w:rsidRDefault="0061773C" w:rsidP="005716B5">
      <w:pPr>
        <w:rPr>
          <w:rPrChange w:id="11108" w:author="Summer 2023 updates" w:date="2024-07-31T13:42:00Z">
            <w:rPr>
              <w:color w:val="000000" w:themeColor="text1"/>
            </w:rPr>
          </w:rPrChange>
        </w:rPr>
      </w:pPr>
      <w:r w:rsidRPr="00424939">
        <w:rPr>
          <w:rPrChange w:id="11109" w:author="Summer 2023 updates" w:date="2024-07-31T13:42:00Z">
            <w:rPr>
              <w:color w:val="000000" w:themeColor="text1"/>
            </w:rPr>
          </w:rPrChange>
        </w:rPr>
        <w:t xml:space="preserve">Emphasis on techniques of setting, plot, characterization, dialogue, timing, and systematic architecture, and on a variety of narrative methods. </w:t>
      </w:r>
      <w:r w:rsidRPr="00424939">
        <w:rPr>
          <w:u w:val="single"/>
          <w:rPrChange w:id="11110" w:author="Summer 2023 updates" w:date="2024-07-31T13:42:00Z">
            <w:rPr>
              <w:color w:val="000000" w:themeColor="text1"/>
              <w:u w:val="single"/>
            </w:rPr>
          </w:rPrChange>
        </w:rPr>
        <w:t>Prerequisite</w:t>
      </w:r>
      <w:r w:rsidRPr="00424939">
        <w:rPr>
          <w:rPrChange w:id="11111" w:author="Summer 2023 updates" w:date="2024-07-31T13:42:00Z">
            <w:rPr>
              <w:color w:val="000000" w:themeColor="text1"/>
            </w:rPr>
          </w:rPrChange>
        </w:rPr>
        <w:t xml:space="preserve">: </w:t>
      </w:r>
      <w:r w:rsidR="00A65224">
        <w:rPr>
          <w:rPrChange w:id="11112" w:author="Summer 2023 updates" w:date="2024-07-31T13:42:00Z">
            <w:rPr>
              <w:color w:val="000000" w:themeColor="text1"/>
            </w:rPr>
          </w:rPrChange>
        </w:rPr>
        <w:t>Introduction to</w:t>
      </w:r>
      <w:r w:rsidRPr="00424939">
        <w:rPr>
          <w:rPrChange w:id="11113" w:author="Summer 2023 updates" w:date="2024-07-31T13:42:00Z">
            <w:rPr>
              <w:color w:val="000000" w:themeColor="text1"/>
            </w:rPr>
          </w:rPrChange>
        </w:rPr>
        <w:t xml:space="preserve"> Creative Writing</w:t>
      </w:r>
      <w:r w:rsidRPr="00424939">
        <w:rPr>
          <w:rPrChange w:id="11114" w:author="Summer 2023 updates" w:date="2024-07-31T13:42:00Z">
            <w:rPr>
              <w:color w:val="000000" w:themeColor="text1"/>
            </w:rPr>
          </w:rPrChange>
        </w:rPr>
        <w:fldChar w:fldCharType="begin"/>
      </w:r>
      <w:r w:rsidRPr="00424939">
        <w:rPr>
          <w:rPrChange w:id="11115" w:author="Summer 2023 updates" w:date="2024-07-31T13:42:00Z">
            <w:rPr>
              <w:color w:val="000000" w:themeColor="text1"/>
            </w:rPr>
          </w:rPrChange>
        </w:rPr>
        <w:instrText xml:space="preserve"> XE "Creative Writing" </w:instrText>
      </w:r>
      <w:r w:rsidRPr="00424939">
        <w:rPr>
          <w:rPrChange w:id="11116" w:author="Summer 2023 updates" w:date="2024-07-31T13:42:00Z">
            <w:rPr>
              <w:color w:val="000000" w:themeColor="text1"/>
            </w:rPr>
          </w:rPrChange>
        </w:rPr>
        <w:fldChar w:fldCharType="end"/>
      </w:r>
      <w:r w:rsidR="00A65224">
        <w:rPr>
          <w:rPrChange w:id="11117" w:author="Summer 2023 updates" w:date="2024-07-31T13:42:00Z">
            <w:rPr>
              <w:color w:val="000000" w:themeColor="text1"/>
            </w:rPr>
          </w:rPrChange>
        </w:rPr>
        <w:t xml:space="preserve"> (CRW-12</w:t>
      </w:r>
      <w:r w:rsidRPr="00424939">
        <w:rPr>
          <w:rPrChange w:id="11118" w:author="Summer 2023 updates" w:date="2024-07-31T13:42:00Z">
            <w:rPr>
              <w:color w:val="000000" w:themeColor="text1"/>
            </w:rPr>
          </w:rPrChange>
        </w:rPr>
        <w:t xml:space="preserve">5) or consent of instructor. </w:t>
      </w:r>
    </w:p>
    <w:p w14:paraId="4C29B8A1" w14:textId="77777777" w:rsidR="00784273" w:rsidRDefault="00784273">
      <w:pPr>
        <w:spacing w:after="200" w:line="276" w:lineRule="auto"/>
        <w:rPr>
          <w:del w:id="11119" w:author="Summer 2023 updates" w:date="2024-07-31T13:42:00Z"/>
          <w:rFonts w:cs="Times New Roman"/>
          <w:b/>
          <w:color w:val="000000" w:themeColor="text1"/>
        </w:rPr>
      </w:pPr>
      <w:del w:id="11120" w:author="Summer 2023 updates" w:date="2024-07-31T13:42:00Z">
        <w:r>
          <w:rPr>
            <w:rFonts w:cs="Times New Roman"/>
            <w:b/>
            <w:color w:val="000000" w:themeColor="text1"/>
          </w:rPr>
          <w:br w:type="page"/>
        </w:r>
      </w:del>
    </w:p>
    <w:p w14:paraId="3676DCB0" w14:textId="0660C89E" w:rsidR="00D954A7" w:rsidRPr="00424939" w:rsidRDefault="00D954A7" w:rsidP="00D954A7">
      <w:pPr>
        <w:spacing w:after="0"/>
        <w:rPr>
          <w:rFonts w:cs="Times New Roman"/>
          <w:b/>
          <w:color w:val="000000" w:themeColor="text1"/>
        </w:rPr>
      </w:pPr>
      <w:r w:rsidRPr="00424939">
        <w:rPr>
          <w:rFonts w:cs="Times New Roman"/>
          <w:b/>
          <w:color w:val="000000" w:themeColor="text1"/>
        </w:rPr>
        <w:t>CRW-350 Screenwriting</w:t>
      </w:r>
      <w:r w:rsidR="003D4E16" w:rsidRPr="00424939">
        <w:rPr>
          <w:rFonts w:cs="Times New Roman"/>
          <w:b/>
          <w:color w:val="000000" w:themeColor="text1"/>
        </w:rPr>
        <w:t xml:space="preserve"> (WE)</w:t>
      </w:r>
    </w:p>
    <w:p w14:paraId="568A7072" w14:textId="2D1E9412" w:rsidR="003F10A9" w:rsidRPr="00424939" w:rsidRDefault="00D954A7" w:rsidP="005716B5">
      <w:pPr>
        <w:rPr>
          <w:rPrChange w:id="11121" w:author="Summer 2023 updates" w:date="2024-07-31T13:42:00Z">
            <w:rPr>
              <w:color w:val="000000" w:themeColor="text1"/>
            </w:rPr>
          </w:rPrChange>
        </w:rPr>
      </w:pPr>
      <w:r w:rsidRPr="00424939">
        <w:rPr>
          <w:rPrChange w:id="11122" w:author="Summer 2023 updates" w:date="2024-07-31T13:42:00Z">
            <w:rPr>
              <w:color w:val="000000" w:themeColor="text1"/>
            </w:rPr>
          </w:rPrChange>
        </w:rPr>
        <w:t xml:space="preserve">Survey of multiple modes of writing for moving image productions. May include examination of dramatic narrative screenplay fundamentals such as structure, character, scene development, theme, and story; the documentary treatment, including research, interviewing, and post-production writing; and experimental and multimedia writing. Students develop the tools and vocabulary to analyze their own writing. Screenings of a range of film and video works conducted in class and by assignment. </w:t>
      </w:r>
      <w:r w:rsidRPr="00424939">
        <w:rPr>
          <w:u w:val="single"/>
          <w:rPrChange w:id="11123" w:author="Summer 2023 updates" w:date="2024-07-31T13:42:00Z">
            <w:rPr>
              <w:color w:val="000000" w:themeColor="text1"/>
              <w:u w:val="single"/>
            </w:rPr>
          </w:rPrChange>
        </w:rPr>
        <w:t>Prerequisite</w:t>
      </w:r>
      <w:r w:rsidRPr="00424939">
        <w:rPr>
          <w:rPrChange w:id="11124" w:author="Summer 2023 updates" w:date="2024-07-31T13:42:00Z">
            <w:rPr>
              <w:color w:val="000000" w:themeColor="text1"/>
            </w:rPr>
          </w:rPrChange>
        </w:rPr>
        <w:t>: any CRW- or FLM- course.</w:t>
      </w:r>
    </w:p>
    <w:p w14:paraId="7D2EDB34" w14:textId="77777777" w:rsidR="0061773C" w:rsidRPr="00424939" w:rsidRDefault="0061773C" w:rsidP="0024095F">
      <w:pPr>
        <w:keepNext/>
        <w:spacing w:after="0"/>
        <w:rPr>
          <w:rFonts w:cs="Times New Roman"/>
          <w:b/>
          <w:color w:val="000000" w:themeColor="text1"/>
        </w:rPr>
      </w:pPr>
      <w:bookmarkStart w:id="11125" w:name="CRW355"/>
      <w:r w:rsidRPr="00424939">
        <w:rPr>
          <w:rFonts w:cs="Times New Roman"/>
          <w:b/>
          <w:color w:val="000000" w:themeColor="text1"/>
        </w:rPr>
        <w:t>CRW-355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w:t>
      </w:r>
      <w:bookmarkEnd w:id="11125"/>
      <w:r w:rsidRPr="00424939">
        <w:rPr>
          <w:rFonts w:cs="Times New Roman"/>
          <w:b/>
          <w:color w:val="000000" w:themeColor="text1"/>
        </w:rPr>
        <w:t xml:space="preserve"> (WE)</w:t>
      </w:r>
    </w:p>
    <w:p w14:paraId="099C4A5D" w14:textId="70AAC1C1" w:rsidR="0061773C" w:rsidRPr="00424939" w:rsidRDefault="0061773C" w:rsidP="005716B5">
      <w:pPr>
        <w:rPr>
          <w:rPrChange w:id="11126" w:author="Summer 2023 updates" w:date="2024-07-31T13:42:00Z">
            <w:rPr>
              <w:color w:val="000000" w:themeColor="text1"/>
            </w:rPr>
          </w:rPrChange>
        </w:rPr>
      </w:pPr>
      <w:r w:rsidRPr="00424939">
        <w:rPr>
          <w:rPrChange w:id="11127" w:author="Summer 2023 updates" w:date="2024-07-31T13:42:00Z">
            <w:rPr>
              <w:color w:val="000000" w:themeColor="text1"/>
            </w:rPr>
          </w:rPrChange>
        </w:rPr>
        <w:t>See also Theatre Arts</w:t>
      </w:r>
      <w:r w:rsidRPr="00424939">
        <w:rPr>
          <w:rPrChange w:id="11128" w:author="Summer 2023 updates" w:date="2024-07-31T13:42:00Z">
            <w:rPr>
              <w:color w:val="000000" w:themeColor="text1"/>
            </w:rPr>
          </w:rPrChange>
        </w:rPr>
        <w:fldChar w:fldCharType="begin"/>
      </w:r>
      <w:r w:rsidRPr="00424939">
        <w:rPr>
          <w:rPrChange w:id="11129" w:author="Summer 2023 updates" w:date="2024-07-31T13:42:00Z">
            <w:rPr>
              <w:color w:val="000000" w:themeColor="text1"/>
            </w:rPr>
          </w:rPrChange>
        </w:rPr>
        <w:instrText xml:space="preserve"> XE "Theatre Arts" </w:instrText>
      </w:r>
      <w:r w:rsidRPr="00424939">
        <w:rPr>
          <w:rPrChange w:id="11130" w:author="Summer 2023 updates" w:date="2024-07-31T13:42:00Z">
            <w:rPr>
              <w:color w:val="000000" w:themeColor="text1"/>
            </w:rPr>
          </w:rPrChange>
        </w:rPr>
        <w:fldChar w:fldCharType="end"/>
      </w:r>
      <w:r w:rsidRPr="00424939">
        <w:rPr>
          <w:rPrChange w:id="11131" w:author="Summer 2023 updates" w:date="2024-07-31T13:42:00Z">
            <w:rPr>
              <w:color w:val="000000" w:themeColor="text1"/>
            </w:rPr>
          </w:rPrChange>
        </w:rPr>
        <w:t xml:space="preserve"> (THE-355), p. </w:t>
      </w:r>
      <w:r w:rsidRPr="00424939">
        <w:rPr>
          <w:rPrChange w:id="11132" w:author="Summer 2023 updates" w:date="2024-07-31T13:42:00Z">
            <w:rPr>
              <w:color w:val="000000" w:themeColor="text1"/>
            </w:rPr>
          </w:rPrChange>
        </w:rPr>
        <w:fldChar w:fldCharType="begin"/>
      </w:r>
      <w:r w:rsidRPr="00424939">
        <w:rPr>
          <w:rPrChange w:id="11133" w:author="Summer 2023 updates" w:date="2024-07-31T13:42:00Z">
            <w:rPr>
              <w:color w:val="000000" w:themeColor="text1"/>
            </w:rPr>
          </w:rPrChange>
        </w:rPr>
        <w:instrText xml:space="preserve"> PAGEREF THE355 \h </w:instrText>
      </w:r>
      <w:r w:rsidRPr="00424939">
        <w:rPr>
          <w:rPrChange w:id="11134" w:author="Summer 2023 updates" w:date="2024-07-31T13:42:00Z">
            <w:rPr>
              <w:color w:val="000000" w:themeColor="text1"/>
            </w:rPr>
          </w:rPrChange>
        </w:rPr>
      </w:r>
      <w:r w:rsidRPr="00424939">
        <w:rPr>
          <w:rPrChange w:id="11135" w:author="Summer 2023 updates" w:date="2024-07-31T13:42:00Z">
            <w:rPr>
              <w:color w:val="000000" w:themeColor="text1"/>
            </w:rPr>
          </w:rPrChange>
        </w:rPr>
        <w:fldChar w:fldCharType="separate"/>
      </w:r>
      <w:r w:rsidR="00A74DA0">
        <w:rPr>
          <w:noProof/>
        </w:rPr>
        <w:t>222</w:t>
      </w:r>
      <w:r w:rsidRPr="00424939">
        <w:rPr>
          <w:rPrChange w:id="11136" w:author="Summer 2023 updates" w:date="2024-07-31T13:42:00Z">
            <w:rPr>
              <w:color w:val="000000" w:themeColor="text1"/>
            </w:rPr>
          </w:rPrChange>
        </w:rPr>
        <w:fldChar w:fldCharType="end"/>
      </w:r>
    </w:p>
    <w:p w14:paraId="4BDD77A0" w14:textId="77777777" w:rsidR="0061773C" w:rsidRPr="00424939" w:rsidRDefault="0061773C" w:rsidP="005716B5">
      <w:pPr>
        <w:rPr>
          <w:rPrChange w:id="11137" w:author="Summer 2023 updates" w:date="2024-07-31T13:42:00Z">
            <w:rPr>
              <w:color w:val="000000" w:themeColor="text1"/>
            </w:rPr>
          </w:rPrChange>
        </w:rPr>
      </w:pPr>
      <w:r w:rsidRPr="00424939">
        <w:rPr>
          <w:rPrChange w:id="11138" w:author="Summer 2023 updates" w:date="2024-07-31T13:42:00Z">
            <w:rPr>
              <w:color w:val="000000" w:themeColor="text1"/>
            </w:rPr>
          </w:rPrChange>
        </w:rPr>
        <w:t xml:space="preserve">Focuses on the analysis and creation of play scripts of two acts or more. Emphasis is placed on the writing and marketing of the student’s own creative work, culminating in the completion and public reading of a full-length script. </w:t>
      </w:r>
      <w:r w:rsidRPr="00424939">
        <w:rPr>
          <w:u w:val="single"/>
          <w:rPrChange w:id="11139" w:author="Summer 2023 updates" w:date="2024-07-31T13:42:00Z">
            <w:rPr>
              <w:color w:val="000000" w:themeColor="text1"/>
              <w:u w:val="single"/>
            </w:rPr>
          </w:rPrChange>
        </w:rPr>
        <w:t>Prerequisite</w:t>
      </w:r>
      <w:r w:rsidRPr="00424939">
        <w:rPr>
          <w:rPrChange w:id="11140" w:author="Summer 2023 updates" w:date="2024-07-31T13:42:00Z">
            <w:rPr>
              <w:color w:val="000000" w:themeColor="text1"/>
            </w:rPr>
          </w:rPrChange>
        </w:rPr>
        <w:t>: Playwriting Workshop</w:t>
      </w:r>
      <w:r w:rsidRPr="00424939">
        <w:rPr>
          <w:rPrChange w:id="11141" w:author="Summer 2023 updates" w:date="2024-07-31T13:42:00Z">
            <w:rPr>
              <w:color w:val="000000" w:themeColor="text1"/>
            </w:rPr>
          </w:rPrChange>
        </w:rPr>
        <w:fldChar w:fldCharType="begin"/>
      </w:r>
      <w:r w:rsidRPr="00424939">
        <w:rPr>
          <w:rPrChange w:id="11142" w:author="Summer 2023 updates" w:date="2024-07-31T13:42:00Z">
            <w:rPr>
              <w:color w:val="000000" w:themeColor="text1"/>
            </w:rPr>
          </w:rPrChange>
        </w:rPr>
        <w:instrText xml:space="preserve"> XE "</w:instrText>
      </w:r>
      <w:r w:rsidRPr="00424939">
        <w:rPr>
          <w:b/>
          <w:rPrChange w:id="11143" w:author="Summer 2023 updates" w:date="2024-07-31T13:42:00Z">
            <w:rPr>
              <w:b/>
              <w:color w:val="000000" w:themeColor="text1"/>
            </w:rPr>
          </w:rPrChange>
        </w:rPr>
        <w:instrText>Workshop</w:instrText>
      </w:r>
      <w:r w:rsidRPr="00424939">
        <w:rPr>
          <w:rPrChange w:id="11144" w:author="Summer 2023 updates" w:date="2024-07-31T13:42:00Z">
            <w:rPr>
              <w:color w:val="000000" w:themeColor="text1"/>
            </w:rPr>
          </w:rPrChange>
        </w:rPr>
        <w:instrText xml:space="preserve">" </w:instrText>
      </w:r>
      <w:r w:rsidRPr="00424939">
        <w:rPr>
          <w:rPrChange w:id="11145" w:author="Summer 2023 updates" w:date="2024-07-31T13:42:00Z">
            <w:rPr>
              <w:color w:val="000000" w:themeColor="text1"/>
            </w:rPr>
          </w:rPrChange>
        </w:rPr>
        <w:fldChar w:fldCharType="end"/>
      </w:r>
      <w:r w:rsidRPr="00424939">
        <w:rPr>
          <w:rPrChange w:id="11146" w:author="Summer 2023 updates" w:date="2024-07-31T13:42:00Z">
            <w:rPr>
              <w:color w:val="000000" w:themeColor="text1"/>
            </w:rPr>
          </w:rPrChange>
        </w:rPr>
        <w:t xml:space="preserve"> I (CRW/THE-255). </w:t>
      </w:r>
    </w:p>
    <w:p w14:paraId="0A43048D"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CRW-380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 (WE)</w:t>
      </w:r>
    </w:p>
    <w:p w14:paraId="48125D61" w14:textId="58017F20" w:rsidR="0061773C" w:rsidRPr="00424939" w:rsidRDefault="0061773C" w:rsidP="0061773C">
      <w:pPr>
        <w:rPr>
          <w:rFonts w:cs="Times New Roman"/>
          <w:color w:val="000000" w:themeColor="text1"/>
        </w:rPr>
      </w:pPr>
      <w:r w:rsidRPr="00424939">
        <w:rPr>
          <w:rFonts w:cs="Times New Roman"/>
          <w:color w:val="000000" w:themeColor="text1"/>
        </w:rPr>
        <w:t xml:space="preserve">Advanced study of poetic forms and practice writing poetry. </w:t>
      </w:r>
      <w:r w:rsidRPr="00424939">
        <w:rPr>
          <w:rFonts w:cs="Times New Roman"/>
          <w:color w:val="000000" w:themeColor="text1"/>
          <w:u w:val="single"/>
        </w:rPr>
        <w:t>Prerequisites</w:t>
      </w:r>
      <w:r w:rsidRPr="00424939">
        <w:rPr>
          <w:rFonts w:cs="Times New Roman"/>
          <w:color w:val="000000" w:themeColor="text1"/>
        </w:rPr>
        <w:t xml:space="preserve">: </w:t>
      </w:r>
      <w:r w:rsidR="00A65224">
        <w:rPr>
          <w:rFonts w:cs="Times New Roman"/>
          <w:color w:val="000000" w:themeColor="text1"/>
        </w:rPr>
        <w:t>Introduction to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w:t>
      </w:r>
      <w:r w:rsidR="00A65224">
        <w:rPr>
          <w:rFonts w:cs="Times New Roman"/>
          <w:color w:val="000000" w:themeColor="text1"/>
        </w:rPr>
        <w:t>CRW-125</w:t>
      </w:r>
      <w:r w:rsidRPr="00424939">
        <w:rPr>
          <w:rFonts w:cs="Times New Roman"/>
          <w:color w:val="000000" w:themeColor="text1"/>
        </w:rPr>
        <w:t>) and Poetry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1 (CRW-280). </w:t>
      </w:r>
    </w:p>
    <w:p w14:paraId="03952902"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CRW-390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2 (WE)</w:t>
      </w:r>
    </w:p>
    <w:p w14:paraId="0C52F23E" w14:textId="530EDD3A" w:rsidR="0061773C" w:rsidRPr="00424939" w:rsidRDefault="0061773C" w:rsidP="0061773C">
      <w:pPr>
        <w:rPr>
          <w:rFonts w:cs="Times New Roman"/>
          <w:color w:val="000000" w:themeColor="text1"/>
        </w:rPr>
      </w:pPr>
      <w:r w:rsidRPr="00424939">
        <w:rPr>
          <w:rFonts w:cs="Times New Roman"/>
          <w:color w:val="000000" w:themeColor="text1"/>
        </w:rPr>
        <w:t xml:space="preserve">Advanced study of the short story and practice writing fiction at the advanced level. </w:t>
      </w:r>
      <w:r w:rsidRPr="00424939">
        <w:rPr>
          <w:rFonts w:cs="Times New Roman"/>
          <w:color w:val="000000" w:themeColor="text1"/>
          <w:u w:val="single"/>
        </w:rPr>
        <w:t>Prerequisites</w:t>
      </w:r>
      <w:r w:rsidRPr="00424939">
        <w:rPr>
          <w:rFonts w:cs="Times New Roman"/>
          <w:color w:val="000000" w:themeColor="text1"/>
        </w:rPr>
        <w:t xml:space="preserve">: </w:t>
      </w:r>
      <w:r w:rsidR="00A65224">
        <w:rPr>
          <w:rFonts w:cs="Times New Roman"/>
          <w:color w:val="000000" w:themeColor="text1"/>
        </w:rPr>
        <w:t>Introduction to Creative Writing</w:t>
      </w:r>
      <w:r w:rsidRPr="00424939">
        <w:rPr>
          <w:rFonts w:cs="Times New Roman"/>
          <w:color w:val="000000" w:themeColor="text1"/>
        </w:rPr>
        <w:fldChar w:fldCharType="begin"/>
      </w:r>
      <w:r w:rsidRPr="00424939">
        <w:rPr>
          <w:color w:val="000000" w:themeColor="text1"/>
        </w:rPr>
        <w:instrText xml:space="preserve"> XE "Creative Writing" </w:instrText>
      </w:r>
      <w:r w:rsidRPr="00424939">
        <w:rPr>
          <w:rFonts w:cs="Times New Roman"/>
          <w:color w:val="000000" w:themeColor="text1"/>
        </w:rPr>
        <w:fldChar w:fldCharType="end"/>
      </w:r>
      <w:r w:rsidRPr="00424939">
        <w:rPr>
          <w:rFonts w:cs="Times New Roman"/>
          <w:color w:val="000000" w:themeColor="text1"/>
        </w:rPr>
        <w:t xml:space="preserve"> (</w:t>
      </w:r>
      <w:r w:rsidR="00A65224">
        <w:rPr>
          <w:rFonts w:cs="Times New Roman"/>
          <w:color w:val="000000" w:themeColor="text1"/>
        </w:rPr>
        <w:t>CRW-125</w:t>
      </w:r>
      <w:r w:rsidRPr="00424939">
        <w:rPr>
          <w:rFonts w:cs="Times New Roman"/>
          <w:color w:val="000000" w:themeColor="text1"/>
        </w:rPr>
        <w:t>) and Fiction Workshop</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1 (CRW-290).</w:t>
      </w:r>
    </w:p>
    <w:p w14:paraId="67936904" w14:textId="779CD59F" w:rsidR="000543D5" w:rsidRPr="00424939" w:rsidRDefault="000543D5" w:rsidP="00884AB4">
      <w:pPr>
        <w:keepNext/>
        <w:spacing w:after="0"/>
        <w:rPr>
          <w:rFonts w:cs="Times New Roman"/>
          <w:b/>
          <w:color w:val="000000" w:themeColor="text1"/>
        </w:rPr>
      </w:pPr>
      <w:r w:rsidRPr="00424939">
        <w:rPr>
          <w:rFonts w:cs="Times New Roman"/>
          <w:b/>
          <w:color w:val="000000" w:themeColor="text1"/>
        </w:rPr>
        <w:t xml:space="preserve">CRW-394 Directed </w:t>
      </w:r>
      <w:del w:id="11147" w:author="Summer 2023 updates" w:date="2024-07-31T13:42:00Z">
        <w:r w:rsidRPr="00424939">
          <w:rPr>
            <w:rFonts w:cs="Times New Roman"/>
            <w:b/>
            <w:color w:val="000000" w:themeColor="text1"/>
          </w:rPr>
          <w:delText>Studies</w:delText>
        </w:r>
      </w:del>
      <w:ins w:id="11148"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in Creative Writing</w:t>
      </w:r>
      <w:r w:rsidR="003D4E16" w:rsidRPr="00424939">
        <w:rPr>
          <w:rFonts w:cs="Times New Roman"/>
          <w:b/>
          <w:color w:val="000000" w:themeColor="text1"/>
        </w:rPr>
        <w:t xml:space="preserve"> (WE)</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p>
    <w:p w14:paraId="1D309CB7" w14:textId="6E882CB1" w:rsidR="000543D5" w:rsidRPr="00424939" w:rsidRDefault="000543D5" w:rsidP="005716B5">
      <w:pPr>
        <w:rPr>
          <w:rPrChange w:id="11149" w:author="Summer 2023 updates" w:date="2024-07-31T13:42:00Z">
            <w:rPr>
              <w:color w:val="000000" w:themeColor="text1"/>
            </w:rPr>
          </w:rPrChange>
        </w:rPr>
      </w:pPr>
      <w:r w:rsidRPr="00424939">
        <w:rPr>
          <w:rPrChange w:id="11150" w:author="Summer 2023 updates" w:date="2024-07-31T13:42:00Z">
            <w:rPr>
              <w:color w:val="000000" w:themeColor="text1"/>
            </w:rPr>
          </w:rPrChange>
        </w:rPr>
        <w:t xml:space="preserve">Completion of an independent creative writing project under the direction of a faculty member. Registration only after the instructor has approved a written proposal for the project. </w:t>
      </w:r>
      <w:r w:rsidRPr="00424939">
        <w:rPr>
          <w:u w:val="single"/>
          <w:rPrChange w:id="11151" w:author="Summer 2023 updates" w:date="2024-07-31T13:42:00Z">
            <w:rPr>
              <w:color w:val="000000" w:themeColor="text1"/>
              <w:u w:val="single"/>
            </w:rPr>
          </w:rPrChange>
        </w:rPr>
        <w:t>Prerequisites</w:t>
      </w:r>
      <w:r w:rsidRPr="00424939">
        <w:rPr>
          <w:rPrChange w:id="11152" w:author="Summer 2023 updates" w:date="2024-07-31T13:42:00Z">
            <w:rPr>
              <w:color w:val="000000" w:themeColor="text1"/>
            </w:rPr>
          </w:rPrChange>
        </w:rPr>
        <w:t>: two courses in Creative Writing</w:t>
      </w:r>
      <w:r w:rsidRPr="00424939">
        <w:rPr>
          <w:rPrChange w:id="11153" w:author="Summer 2023 updates" w:date="2024-07-31T13:42:00Z">
            <w:rPr>
              <w:color w:val="000000" w:themeColor="text1"/>
            </w:rPr>
          </w:rPrChange>
        </w:rPr>
        <w:fldChar w:fldCharType="begin"/>
      </w:r>
      <w:r w:rsidRPr="00424939">
        <w:rPr>
          <w:rPrChange w:id="11154" w:author="Summer 2023 updates" w:date="2024-07-31T13:42:00Z">
            <w:rPr>
              <w:color w:val="000000" w:themeColor="text1"/>
            </w:rPr>
          </w:rPrChange>
        </w:rPr>
        <w:instrText xml:space="preserve"> XE "Creative Writing" </w:instrText>
      </w:r>
      <w:r w:rsidRPr="00424939">
        <w:rPr>
          <w:rPrChange w:id="11155" w:author="Summer 2023 updates" w:date="2024-07-31T13:42:00Z">
            <w:rPr>
              <w:color w:val="000000" w:themeColor="text1"/>
            </w:rPr>
          </w:rPrChange>
        </w:rPr>
        <w:fldChar w:fldCharType="end"/>
      </w:r>
      <w:r w:rsidRPr="00424939">
        <w:rPr>
          <w:rPrChange w:id="11156" w:author="Summer 2023 updates" w:date="2024-07-31T13:42:00Z">
            <w:rPr>
              <w:color w:val="000000" w:themeColor="text1"/>
            </w:rPr>
          </w:rPrChange>
        </w:rPr>
        <w:t xml:space="preserve"> and consent of English</w:t>
      </w:r>
      <w:r w:rsidRPr="00424939">
        <w:rPr>
          <w:rPrChange w:id="11157" w:author="Summer 2023 updates" w:date="2024-07-31T13:42:00Z">
            <w:rPr>
              <w:color w:val="000000" w:themeColor="text1"/>
            </w:rPr>
          </w:rPrChange>
        </w:rPr>
        <w:fldChar w:fldCharType="begin"/>
      </w:r>
      <w:r w:rsidRPr="00424939">
        <w:rPr>
          <w:rPrChange w:id="11158" w:author="Summer 2023 updates" w:date="2024-07-31T13:42:00Z">
            <w:rPr>
              <w:color w:val="000000" w:themeColor="text1"/>
            </w:rPr>
          </w:rPrChange>
        </w:rPr>
        <w:instrText xml:space="preserve"> XE "English" </w:instrText>
      </w:r>
      <w:r w:rsidRPr="00424939">
        <w:rPr>
          <w:rPrChange w:id="11159" w:author="Summer 2023 updates" w:date="2024-07-31T13:42:00Z">
            <w:rPr>
              <w:color w:val="000000" w:themeColor="text1"/>
            </w:rPr>
          </w:rPrChange>
        </w:rPr>
        <w:fldChar w:fldCharType="end"/>
      </w:r>
      <w:r w:rsidRPr="00424939">
        <w:rPr>
          <w:rPrChange w:id="11160" w:author="Summer 2023 updates" w:date="2024-07-31T13:42:00Z">
            <w:rPr>
              <w:color w:val="000000" w:themeColor="text1"/>
            </w:rPr>
          </w:rPrChange>
        </w:rPr>
        <w:t xml:space="preserve"> department chair.</w:t>
      </w:r>
    </w:p>
    <w:p w14:paraId="17CC42E4" w14:textId="77777777" w:rsidR="0061773C" w:rsidRPr="00424939" w:rsidRDefault="0061773C" w:rsidP="0061773C">
      <w:pPr>
        <w:spacing w:after="0"/>
        <w:rPr>
          <w:rFonts w:cs="Times New Roman"/>
          <w:b/>
          <w:color w:val="000000" w:themeColor="text1"/>
        </w:rPr>
      </w:pPr>
      <w:bookmarkStart w:id="11161" w:name="CRW455"/>
      <w:r w:rsidRPr="00424939">
        <w:rPr>
          <w:rFonts w:cs="Times New Roman"/>
          <w:b/>
          <w:color w:val="000000" w:themeColor="text1"/>
        </w:rPr>
        <w:t>CRW-455 Playwriting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w:t>
      </w:r>
      <w:bookmarkEnd w:id="11161"/>
      <w:r w:rsidRPr="00424939">
        <w:rPr>
          <w:rFonts w:cs="Times New Roman"/>
          <w:b/>
          <w:color w:val="000000" w:themeColor="text1"/>
        </w:rPr>
        <w:t xml:space="preserve"> (WE)</w:t>
      </w:r>
    </w:p>
    <w:p w14:paraId="122ED1A3" w14:textId="361E4EDE" w:rsidR="0061773C" w:rsidRPr="00424939" w:rsidRDefault="0061773C" w:rsidP="005716B5">
      <w:pPr>
        <w:rPr>
          <w:rPrChange w:id="11162" w:author="Summer 2023 updates" w:date="2024-07-31T13:42:00Z">
            <w:rPr>
              <w:color w:val="000000" w:themeColor="text1"/>
            </w:rPr>
          </w:rPrChange>
        </w:rPr>
      </w:pPr>
      <w:r w:rsidRPr="00424939">
        <w:rPr>
          <w:rPrChange w:id="11163" w:author="Summer 2023 updates" w:date="2024-07-31T13:42:00Z">
            <w:rPr>
              <w:color w:val="000000" w:themeColor="text1"/>
            </w:rPr>
          </w:rPrChange>
        </w:rPr>
        <w:t>See also Theatre Arts</w:t>
      </w:r>
      <w:r w:rsidRPr="00424939">
        <w:rPr>
          <w:rPrChange w:id="11164" w:author="Summer 2023 updates" w:date="2024-07-31T13:42:00Z">
            <w:rPr>
              <w:color w:val="000000" w:themeColor="text1"/>
            </w:rPr>
          </w:rPrChange>
        </w:rPr>
        <w:fldChar w:fldCharType="begin"/>
      </w:r>
      <w:r w:rsidRPr="00424939">
        <w:rPr>
          <w:rPrChange w:id="11165" w:author="Summer 2023 updates" w:date="2024-07-31T13:42:00Z">
            <w:rPr>
              <w:color w:val="000000" w:themeColor="text1"/>
            </w:rPr>
          </w:rPrChange>
        </w:rPr>
        <w:instrText xml:space="preserve"> XE "Theatre Arts" </w:instrText>
      </w:r>
      <w:r w:rsidRPr="00424939">
        <w:rPr>
          <w:rPrChange w:id="11166" w:author="Summer 2023 updates" w:date="2024-07-31T13:42:00Z">
            <w:rPr>
              <w:color w:val="000000" w:themeColor="text1"/>
            </w:rPr>
          </w:rPrChange>
        </w:rPr>
        <w:fldChar w:fldCharType="end"/>
      </w:r>
      <w:r w:rsidRPr="00424939">
        <w:rPr>
          <w:rPrChange w:id="11167" w:author="Summer 2023 updates" w:date="2024-07-31T13:42:00Z">
            <w:rPr>
              <w:color w:val="000000" w:themeColor="text1"/>
            </w:rPr>
          </w:rPrChange>
        </w:rPr>
        <w:t xml:space="preserve"> (THE-455), p. </w:t>
      </w:r>
      <w:r w:rsidRPr="00424939">
        <w:rPr>
          <w:rPrChange w:id="11168" w:author="Summer 2023 updates" w:date="2024-07-31T13:42:00Z">
            <w:rPr>
              <w:color w:val="000000" w:themeColor="text1"/>
            </w:rPr>
          </w:rPrChange>
        </w:rPr>
        <w:fldChar w:fldCharType="begin"/>
      </w:r>
      <w:r w:rsidRPr="00424939">
        <w:rPr>
          <w:rPrChange w:id="11169" w:author="Summer 2023 updates" w:date="2024-07-31T13:42:00Z">
            <w:rPr>
              <w:color w:val="000000" w:themeColor="text1"/>
            </w:rPr>
          </w:rPrChange>
        </w:rPr>
        <w:instrText xml:space="preserve"> PAGEREF THE455 \h </w:instrText>
      </w:r>
      <w:r w:rsidRPr="00424939">
        <w:rPr>
          <w:rPrChange w:id="11170" w:author="Summer 2023 updates" w:date="2024-07-31T13:42:00Z">
            <w:rPr>
              <w:color w:val="000000" w:themeColor="text1"/>
            </w:rPr>
          </w:rPrChange>
        </w:rPr>
      </w:r>
      <w:r w:rsidRPr="00424939">
        <w:rPr>
          <w:rPrChange w:id="11171" w:author="Summer 2023 updates" w:date="2024-07-31T13:42:00Z">
            <w:rPr>
              <w:color w:val="000000" w:themeColor="text1"/>
            </w:rPr>
          </w:rPrChange>
        </w:rPr>
        <w:fldChar w:fldCharType="separate"/>
      </w:r>
      <w:r w:rsidR="00A74DA0">
        <w:rPr>
          <w:noProof/>
        </w:rPr>
        <w:t>223</w:t>
      </w:r>
      <w:r w:rsidRPr="00424939">
        <w:rPr>
          <w:rPrChange w:id="11172" w:author="Summer 2023 updates" w:date="2024-07-31T13:42:00Z">
            <w:rPr>
              <w:color w:val="000000" w:themeColor="text1"/>
            </w:rPr>
          </w:rPrChange>
        </w:rPr>
        <w:fldChar w:fldCharType="end"/>
      </w:r>
    </w:p>
    <w:p w14:paraId="292D2585" w14:textId="77777777" w:rsidR="0061773C" w:rsidRPr="00424939" w:rsidRDefault="0061773C" w:rsidP="005716B5">
      <w:pPr>
        <w:rPr>
          <w:rPrChange w:id="11173" w:author="Summer 2023 updates" w:date="2024-07-31T13:42:00Z">
            <w:rPr>
              <w:color w:val="000000" w:themeColor="text1"/>
            </w:rPr>
          </w:rPrChange>
        </w:rPr>
      </w:pPr>
      <w:r w:rsidRPr="00424939">
        <w:rPr>
          <w:rPrChange w:id="11174" w:author="Summer 2023 updates" w:date="2024-07-31T13:42:00Z">
            <w:rPr>
              <w:color w:val="000000" w:themeColor="text1"/>
            </w:rPr>
          </w:rPrChange>
        </w:rPr>
        <w:t xml:space="preserve">Continued advanced writing, with an emphasis on producing finished plays. </w:t>
      </w:r>
      <w:r w:rsidRPr="00424939">
        <w:rPr>
          <w:u w:val="single"/>
          <w:rPrChange w:id="11175" w:author="Summer 2023 updates" w:date="2024-07-31T13:42:00Z">
            <w:rPr>
              <w:color w:val="000000" w:themeColor="text1"/>
              <w:u w:val="single"/>
            </w:rPr>
          </w:rPrChange>
        </w:rPr>
        <w:t>Prerequisite</w:t>
      </w:r>
      <w:r w:rsidRPr="00424939">
        <w:rPr>
          <w:rPrChange w:id="11176" w:author="Summer 2023 updates" w:date="2024-07-31T13:42:00Z">
            <w:rPr>
              <w:color w:val="000000" w:themeColor="text1"/>
            </w:rPr>
          </w:rPrChange>
        </w:rPr>
        <w:t>: Playwriting Workshop</w:t>
      </w:r>
      <w:r w:rsidRPr="00424939">
        <w:rPr>
          <w:rPrChange w:id="11177" w:author="Summer 2023 updates" w:date="2024-07-31T13:42:00Z">
            <w:rPr>
              <w:color w:val="000000" w:themeColor="text1"/>
            </w:rPr>
          </w:rPrChange>
        </w:rPr>
        <w:fldChar w:fldCharType="begin"/>
      </w:r>
      <w:r w:rsidRPr="00424939">
        <w:rPr>
          <w:rPrChange w:id="11178" w:author="Summer 2023 updates" w:date="2024-07-31T13:42:00Z">
            <w:rPr>
              <w:color w:val="000000" w:themeColor="text1"/>
            </w:rPr>
          </w:rPrChange>
        </w:rPr>
        <w:instrText xml:space="preserve"> XE "</w:instrText>
      </w:r>
      <w:r w:rsidRPr="00424939">
        <w:rPr>
          <w:b/>
          <w:rPrChange w:id="11179" w:author="Summer 2023 updates" w:date="2024-07-31T13:42:00Z">
            <w:rPr>
              <w:b/>
              <w:color w:val="000000" w:themeColor="text1"/>
            </w:rPr>
          </w:rPrChange>
        </w:rPr>
        <w:instrText>Workshop</w:instrText>
      </w:r>
      <w:r w:rsidRPr="00424939">
        <w:rPr>
          <w:rPrChange w:id="11180" w:author="Summer 2023 updates" w:date="2024-07-31T13:42:00Z">
            <w:rPr>
              <w:color w:val="000000" w:themeColor="text1"/>
            </w:rPr>
          </w:rPrChange>
        </w:rPr>
        <w:instrText xml:space="preserve">" </w:instrText>
      </w:r>
      <w:r w:rsidRPr="00424939">
        <w:rPr>
          <w:rPrChange w:id="11181" w:author="Summer 2023 updates" w:date="2024-07-31T13:42:00Z">
            <w:rPr>
              <w:color w:val="000000" w:themeColor="text1"/>
            </w:rPr>
          </w:rPrChange>
        </w:rPr>
        <w:fldChar w:fldCharType="end"/>
      </w:r>
      <w:r w:rsidRPr="00424939">
        <w:rPr>
          <w:rPrChange w:id="11182" w:author="Summer 2023 updates" w:date="2024-07-31T13:42:00Z">
            <w:rPr>
              <w:color w:val="000000" w:themeColor="text1"/>
            </w:rPr>
          </w:rPrChange>
        </w:rPr>
        <w:t xml:space="preserve"> 2 (CRW/THE-355).</w:t>
      </w:r>
    </w:p>
    <w:p w14:paraId="440527D9" w14:textId="77777777" w:rsidR="0061773C" w:rsidRPr="00424939" w:rsidRDefault="0061773C" w:rsidP="0061773C">
      <w:pPr>
        <w:spacing w:after="0"/>
        <w:rPr>
          <w:rFonts w:cs="Times New Roman"/>
          <w:b/>
          <w:color w:val="000000" w:themeColor="text1"/>
        </w:rPr>
      </w:pPr>
      <w:r w:rsidRPr="00424939">
        <w:rPr>
          <w:rFonts w:cs="Times New Roman"/>
          <w:b/>
          <w:color w:val="000000" w:themeColor="text1"/>
        </w:rPr>
        <w:t>CRW-480 Poetry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 (WE)</w:t>
      </w:r>
    </w:p>
    <w:p w14:paraId="14D68315" w14:textId="77777777" w:rsidR="0061773C" w:rsidRPr="00424939" w:rsidRDefault="0061773C" w:rsidP="005716B5">
      <w:pPr>
        <w:rPr>
          <w:rPrChange w:id="11183" w:author="Summer 2023 updates" w:date="2024-07-31T13:42:00Z">
            <w:rPr>
              <w:color w:val="000000" w:themeColor="text1"/>
            </w:rPr>
          </w:rPrChange>
        </w:rPr>
      </w:pPr>
      <w:r w:rsidRPr="00424939">
        <w:rPr>
          <w:rPrChange w:id="11184" w:author="Summer 2023 updates" w:date="2024-07-31T13:42:00Z">
            <w:rPr>
              <w:color w:val="000000" w:themeColor="text1"/>
            </w:rPr>
          </w:rPrChange>
        </w:rPr>
        <w:t xml:space="preserve">Continued advanced writing, with an emphasis on producing finished poems. </w:t>
      </w:r>
      <w:r w:rsidRPr="00424939">
        <w:rPr>
          <w:u w:val="single"/>
          <w:rPrChange w:id="11185" w:author="Summer 2023 updates" w:date="2024-07-31T13:42:00Z">
            <w:rPr>
              <w:color w:val="000000" w:themeColor="text1"/>
              <w:u w:val="single"/>
            </w:rPr>
          </w:rPrChange>
        </w:rPr>
        <w:t>Prerequisite</w:t>
      </w:r>
      <w:r w:rsidRPr="00424939">
        <w:rPr>
          <w:rPrChange w:id="11186" w:author="Summer 2023 updates" w:date="2024-07-31T13:42:00Z">
            <w:rPr>
              <w:color w:val="000000" w:themeColor="text1"/>
            </w:rPr>
          </w:rPrChange>
        </w:rPr>
        <w:t>: Poetry Workshop</w:t>
      </w:r>
      <w:r w:rsidRPr="00424939">
        <w:rPr>
          <w:rPrChange w:id="11187" w:author="Summer 2023 updates" w:date="2024-07-31T13:42:00Z">
            <w:rPr>
              <w:color w:val="000000" w:themeColor="text1"/>
            </w:rPr>
          </w:rPrChange>
        </w:rPr>
        <w:fldChar w:fldCharType="begin"/>
      </w:r>
      <w:r w:rsidRPr="00424939">
        <w:rPr>
          <w:rPrChange w:id="11188" w:author="Summer 2023 updates" w:date="2024-07-31T13:42:00Z">
            <w:rPr>
              <w:color w:val="000000" w:themeColor="text1"/>
            </w:rPr>
          </w:rPrChange>
        </w:rPr>
        <w:instrText xml:space="preserve"> XE "</w:instrText>
      </w:r>
      <w:r w:rsidRPr="00424939">
        <w:rPr>
          <w:b/>
          <w:rPrChange w:id="11189" w:author="Summer 2023 updates" w:date="2024-07-31T13:42:00Z">
            <w:rPr>
              <w:b/>
              <w:color w:val="000000" w:themeColor="text1"/>
            </w:rPr>
          </w:rPrChange>
        </w:rPr>
        <w:instrText>Workshop</w:instrText>
      </w:r>
      <w:r w:rsidRPr="00424939">
        <w:rPr>
          <w:rPrChange w:id="11190" w:author="Summer 2023 updates" w:date="2024-07-31T13:42:00Z">
            <w:rPr>
              <w:color w:val="000000" w:themeColor="text1"/>
            </w:rPr>
          </w:rPrChange>
        </w:rPr>
        <w:instrText xml:space="preserve">" </w:instrText>
      </w:r>
      <w:r w:rsidRPr="00424939">
        <w:rPr>
          <w:rPrChange w:id="11191" w:author="Summer 2023 updates" w:date="2024-07-31T13:42:00Z">
            <w:rPr>
              <w:color w:val="000000" w:themeColor="text1"/>
            </w:rPr>
          </w:rPrChange>
        </w:rPr>
        <w:fldChar w:fldCharType="end"/>
      </w:r>
      <w:r w:rsidRPr="00424939">
        <w:rPr>
          <w:rPrChange w:id="11192" w:author="Summer 2023 updates" w:date="2024-07-31T13:42:00Z">
            <w:rPr>
              <w:color w:val="000000" w:themeColor="text1"/>
            </w:rPr>
          </w:rPrChange>
        </w:rPr>
        <w:t xml:space="preserve"> 2 (CRW-380).</w:t>
      </w:r>
    </w:p>
    <w:p w14:paraId="6C8A2101" w14:textId="56BC2C7F" w:rsidR="0061773C" w:rsidRPr="00424939" w:rsidRDefault="0061773C" w:rsidP="0061773C">
      <w:pPr>
        <w:spacing w:after="0"/>
        <w:rPr>
          <w:rFonts w:cs="Times New Roman"/>
          <w:b/>
          <w:color w:val="000000" w:themeColor="text1"/>
        </w:rPr>
      </w:pPr>
      <w:r w:rsidRPr="00424939">
        <w:rPr>
          <w:rFonts w:cs="Times New Roman"/>
          <w:b/>
          <w:color w:val="000000" w:themeColor="text1"/>
        </w:rPr>
        <w:t>CRW-484 Advanced Topics in Creative Writing</w:t>
      </w:r>
      <w:del w:id="11193" w:author="Summer 2023 updates" w:date="2024-07-31T13:42:00Z">
        <w:r w:rsidRPr="00424939">
          <w:rPr>
            <w:rFonts w:cs="Times New Roman"/>
            <w:b/>
            <w:color w:val="000000" w:themeColor="text1"/>
          </w:rPr>
          <w:fldChar w:fldCharType="begin"/>
        </w:r>
        <w:r w:rsidRPr="00424939">
          <w:rPr>
            <w:color w:val="000000" w:themeColor="text1"/>
          </w:rPr>
          <w:delInstrText xml:space="preserve"> XE "Creative Writing" </w:delInstrText>
        </w:r>
        <w:r w:rsidRPr="00424939">
          <w:rPr>
            <w:rFonts w:cs="Times New Roman"/>
            <w:b/>
            <w:color w:val="000000" w:themeColor="text1"/>
          </w:rPr>
          <w:fldChar w:fldCharType="end"/>
        </w:r>
      </w:del>
      <w:ins w:id="11194" w:author="Summer 2023 updates" w:date="2024-07-31T13:42:00Z">
        <w:r w:rsidR="00635D81">
          <w:rPr>
            <w:rFonts w:cs="Times New Roman"/>
            <w:b/>
            <w:color w:val="000000" w:themeColor="text1"/>
          </w:rPr>
          <w:t xml:space="preserve"> (WE)</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ins>
    </w:p>
    <w:p w14:paraId="0A210599" w14:textId="7DAFC188" w:rsidR="0061773C" w:rsidRPr="00424939" w:rsidRDefault="0061773C" w:rsidP="005716B5">
      <w:pPr>
        <w:rPr>
          <w:rPrChange w:id="11195" w:author="Summer 2023 updates" w:date="2024-07-31T13:42:00Z">
            <w:rPr>
              <w:color w:val="000000" w:themeColor="text1"/>
            </w:rPr>
          </w:rPrChange>
        </w:rPr>
      </w:pPr>
      <w:r w:rsidRPr="00424939">
        <w:rPr>
          <w:rPrChange w:id="11196" w:author="Summer 2023 updates" w:date="2024-07-31T13:42:00Z">
            <w:rPr>
              <w:color w:val="000000" w:themeColor="text1"/>
            </w:rPr>
          </w:rPrChange>
        </w:rPr>
        <w:t xml:space="preserve">Study of special topics in creative writing, such as scriptwriting, experimental fiction and poetry, and hypertext.  May be taken more than once, with consent of instructor, provided the topics are substantially different.  </w:t>
      </w:r>
      <w:r w:rsidRPr="00424939">
        <w:rPr>
          <w:u w:val="single"/>
          <w:rPrChange w:id="11197" w:author="Summer 2023 updates" w:date="2024-07-31T13:42:00Z">
            <w:rPr>
              <w:color w:val="000000" w:themeColor="text1"/>
              <w:u w:val="single"/>
            </w:rPr>
          </w:rPrChange>
        </w:rPr>
        <w:t>Prerequisite</w:t>
      </w:r>
      <w:r w:rsidRPr="00424939">
        <w:rPr>
          <w:rPrChange w:id="11198" w:author="Summer 2023 updates" w:date="2024-07-31T13:42:00Z">
            <w:rPr>
              <w:color w:val="000000" w:themeColor="text1"/>
            </w:rPr>
          </w:rPrChange>
        </w:rPr>
        <w:t xml:space="preserve">: </w:t>
      </w:r>
      <w:r w:rsidR="00107B52">
        <w:rPr>
          <w:rPrChange w:id="11199" w:author="Summer 2023 updates" w:date="2024-07-31T13:42:00Z">
            <w:rPr>
              <w:color w:val="000000" w:themeColor="text1"/>
            </w:rPr>
          </w:rPrChange>
        </w:rPr>
        <w:t>Playwriting Workshop 2</w:t>
      </w:r>
      <w:r w:rsidRPr="00424939">
        <w:rPr>
          <w:rPrChange w:id="11200" w:author="Summer 2023 updates" w:date="2024-07-31T13:42:00Z">
            <w:rPr>
              <w:color w:val="000000" w:themeColor="text1"/>
            </w:rPr>
          </w:rPrChange>
        </w:rPr>
        <w:t xml:space="preserve"> (CRW</w:t>
      </w:r>
      <w:r w:rsidR="00107B52">
        <w:rPr>
          <w:rPrChange w:id="11201" w:author="Summer 2023 updates" w:date="2024-07-31T13:42:00Z">
            <w:rPr>
              <w:color w:val="000000" w:themeColor="text1"/>
            </w:rPr>
          </w:rPrChange>
        </w:rPr>
        <w:t>-355</w:t>
      </w:r>
      <w:r w:rsidRPr="00424939">
        <w:rPr>
          <w:rPrChange w:id="11202" w:author="Summer 2023 updates" w:date="2024-07-31T13:42:00Z">
            <w:rPr>
              <w:color w:val="000000" w:themeColor="text1"/>
            </w:rPr>
          </w:rPrChange>
        </w:rPr>
        <w:t>), Poetry Workshop</w:t>
      </w:r>
      <w:r w:rsidRPr="00424939">
        <w:rPr>
          <w:rPrChange w:id="11203" w:author="Summer 2023 updates" w:date="2024-07-31T13:42:00Z">
            <w:rPr>
              <w:color w:val="000000" w:themeColor="text1"/>
            </w:rPr>
          </w:rPrChange>
        </w:rPr>
        <w:fldChar w:fldCharType="begin"/>
      </w:r>
      <w:r w:rsidRPr="00424939">
        <w:rPr>
          <w:rPrChange w:id="11204" w:author="Summer 2023 updates" w:date="2024-07-31T13:42:00Z">
            <w:rPr>
              <w:color w:val="000000" w:themeColor="text1"/>
            </w:rPr>
          </w:rPrChange>
        </w:rPr>
        <w:instrText xml:space="preserve"> XE "</w:instrText>
      </w:r>
      <w:r w:rsidRPr="00424939">
        <w:rPr>
          <w:b/>
          <w:rPrChange w:id="11205" w:author="Summer 2023 updates" w:date="2024-07-31T13:42:00Z">
            <w:rPr>
              <w:b/>
              <w:color w:val="000000" w:themeColor="text1"/>
            </w:rPr>
          </w:rPrChange>
        </w:rPr>
        <w:instrText>Workshop</w:instrText>
      </w:r>
      <w:r w:rsidRPr="00424939">
        <w:rPr>
          <w:rPrChange w:id="11206" w:author="Summer 2023 updates" w:date="2024-07-31T13:42:00Z">
            <w:rPr>
              <w:color w:val="000000" w:themeColor="text1"/>
            </w:rPr>
          </w:rPrChange>
        </w:rPr>
        <w:instrText xml:space="preserve">" </w:instrText>
      </w:r>
      <w:r w:rsidRPr="00424939">
        <w:rPr>
          <w:rPrChange w:id="11207" w:author="Summer 2023 updates" w:date="2024-07-31T13:42:00Z">
            <w:rPr>
              <w:color w:val="000000" w:themeColor="text1"/>
            </w:rPr>
          </w:rPrChange>
        </w:rPr>
        <w:fldChar w:fldCharType="end"/>
      </w:r>
      <w:r w:rsidRPr="00424939">
        <w:rPr>
          <w:rPrChange w:id="11208" w:author="Summer 2023 updates" w:date="2024-07-31T13:42:00Z">
            <w:rPr>
              <w:color w:val="000000" w:themeColor="text1"/>
            </w:rPr>
          </w:rPrChange>
        </w:rPr>
        <w:t xml:space="preserve"> 2 (CRW-380) or Fiction Workshop 2 (CRW-390).</w:t>
      </w:r>
    </w:p>
    <w:p w14:paraId="046F688A" w14:textId="5F5B573E" w:rsidR="0061773C" w:rsidRPr="00424939" w:rsidRDefault="0061773C" w:rsidP="0061773C">
      <w:pPr>
        <w:keepNext/>
        <w:spacing w:after="0"/>
        <w:rPr>
          <w:rFonts w:cs="Times New Roman"/>
          <w:b/>
          <w:color w:val="000000" w:themeColor="text1"/>
        </w:rPr>
      </w:pPr>
      <w:r w:rsidRPr="00424939">
        <w:rPr>
          <w:rFonts w:cs="Times New Roman"/>
          <w:b/>
          <w:color w:val="000000" w:themeColor="text1"/>
        </w:rPr>
        <w:t>CRW-490 Fiction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3 (WE)</w:t>
      </w:r>
    </w:p>
    <w:p w14:paraId="410A3A8B" w14:textId="77777777" w:rsidR="0061773C" w:rsidRPr="00424939" w:rsidRDefault="0061773C" w:rsidP="005716B5">
      <w:pPr>
        <w:rPr>
          <w:rPrChange w:id="11209" w:author="Summer 2023 updates" w:date="2024-07-31T13:42:00Z">
            <w:rPr>
              <w:color w:val="000000" w:themeColor="text1"/>
            </w:rPr>
          </w:rPrChange>
        </w:rPr>
      </w:pPr>
      <w:r w:rsidRPr="00424939">
        <w:rPr>
          <w:rPrChange w:id="11210" w:author="Summer 2023 updates" w:date="2024-07-31T13:42:00Z">
            <w:rPr>
              <w:color w:val="000000" w:themeColor="text1"/>
            </w:rPr>
          </w:rPrChange>
        </w:rPr>
        <w:t xml:space="preserve">Continued advanced writing, with an emphasis on producing finished fiction. </w:t>
      </w:r>
      <w:r w:rsidRPr="00424939">
        <w:rPr>
          <w:u w:val="single"/>
          <w:rPrChange w:id="11211" w:author="Summer 2023 updates" w:date="2024-07-31T13:42:00Z">
            <w:rPr>
              <w:color w:val="000000" w:themeColor="text1"/>
              <w:u w:val="single"/>
            </w:rPr>
          </w:rPrChange>
        </w:rPr>
        <w:t>Prerequisite</w:t>
      </w:r>
      <w:r w:rsidRPr="00424939">
        <w:rPr>
          <w:rPrChange w:id="11212" w:author="Summer 2023 updates" w:date="2024-07-31T13:42:00Z">
            <w:rPr>
              <w:color w:val="000000" w:themeColor="text1"/>
            </w:rPr>
          </w:rPrChange>
        </w:rPr>
        <w:t>: Fiction Workshop</w:t>
      </w:r>
      <w:r w:rsidRPr="00424939">
        <w:rPr>
          <w:rPrChange w:id="11213" w:author="Summer 2023 updates" w:date="2024-07-31T13:42:00Z">
            <w:rPr>
              <w:color w:val="000000" w:themeColor="text1"/>
            </w:rPr>
          </w:rPrChange>
        </w:rPr>
        <w:fldChar w:fldCharType="begin"/>
      </w:r>
      <w:r w:rsidRPr="00424939">
        <w:rPr>
          <w:rPrChange w:id="11214" w:author="Summer 2023 updates" w:date="2024-07-31T13:42:00Z">
            <w:rPr>
              <w:color w:val="000000" w:themeColor="text1"/>
            </w:rPr>
          </w:rPrChange>
        </w:rPr>
        <w:instrText xml:space="preserve"> XE "</w:instrText>
      </w:r>
      <w:r w:rsidRPr="00424939">
        <w:rPr>
          <w:b/>
          <w:rPrChange w:id="11215" w:author="Summer 2023 updates" w:date="2024-07-31T13:42:00Z">
            <w:rPr>
              <w:b/>
              <w:color w:val="000000" w:themeColor="text1"/>
            </w:rPr>
          </w:rPrChange>
        </w:rPr>
        <w:instrText>Workshop</w:instrText>
      </w:r>
      <w:r w:rsidRPr="00424939">
        <w:rPr>
          <w:rPrChange w:id="11216" w:author="Summer 2023 updates" w:date="2024-07-31T13:42:00Z">
            <w:rPr>
              <w:color w:val="000000" w:themeColor="text1"/>
            </w:rPr>
          </w:rPrChange>
        </w:rPr>
        <w:instrText xml:space="preserve">" </w:instrText>
      </w:r>
      <w:r w:rsidRPr="00424939">
        <w:rPr>
          <w:rPrChange w:id="11217" w:author="Summer 2023 updates" w:date="2024-07-31T13:42:00Z">
            <w:rPr>
              <w:color w:val="000000" w:themeColor="text1"/>
            </w:rPr>
          </w:rPrChange>
        </w:rPr>
        <w:fldChar w:fldCharType="end"/>
      </w:r>
      <w:r w:rsidRPr="00424939">
        <w:rPr>
          <w:rPrChange w:id="11218" w:author="Summer 2023 updates" w:date="2024-07-31T13:42:00Z">
            <w:rPr>
              <w:color w:val="000000" w:themeColor="text1"/>
            </w:rPr>
          </w:rPrChange>
        </w:rPr>
        <w:t xml:space="preserve"> 2 (CRW-390).</w:t>
      </w:r>
    </w:p>
    <w:p w14:paraId="4074BA1E" w14:textId="77777777" w:rsidR="0061773C" w:rsidRPr="00424939" w:rsidRDefault="0061773C" w:rsidP="0061773C">
      <w:pPr>
        <w:keepNext/>
        <w:spacing w:after="0"/>
        <w:rPr>
          <w:rFonts w:cs="Times New Roman"/>
          <w:b/>
          <w:color w:val="000000" w:themeColor="text1"/>
        </w:rPr>
      </w:pPr>
      <w:r w:rsidRPr="00424939">
        <w:rPr>
          <w:rFonts w:cs="Times New Roman"/>
          <w:b/>
          <w:color w:val="000000" w:themeColor="text1"/>
        </w:rPr>
        <w:t>CRW-492 Manuscript Workshop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p>
    <w:p w14:paraId="5914DFA6" w14:textId="27223438" w:rsidR="0061773C" w:rsidRPr="00424939" w:rsidRDefault="0061773C" w:rsidP="005716B5">
      <w:pPr>
        <w:rPr>
          <w:rPrChange w:id="11219" w:author="Summer 2023 updates" w:date="2024-07-31T13:42:00Z">
            <w:rPr>
              <w:color w:val="000000" w:themeColor="text1"/>
            </w:rPr>
          </w:rPrChange>
        </w:rPr>
        <w:pPrChange w:id="11220" w:author="Summer 2023 updates" w:date="2024-07-31T13:42:00Z">
          <w:pPr>
            <w:spacing w:after="0"/>
          </w:pPr>
        </w:pPrChange>
      </w:pPr>
      <w:r w:rsidRPr="00424939">
        <w:rPr>
          <w:rPrChange w:id="11221" w:author="Summer 2023 updates" w:date="2024-07-31T13:42:00Z">
            <w:rPr>
              <w:color w:val="000000" w:themeColor="text1"/>
            </w:rPr>
          </w:rPrChange>
        </w:rPr>
        <w:t>The capstone of the Creative Writing</w:t>
      </w:r>
      <w:r w:rsidRPr="00424939">
        <w:rPr>
          <w:rPrChange w:id="11222" w:author="Summer 2023 updates" w:date="2024-07-31T13:42:00Z">
            <w:rPr>
              <w:color w:val="000000" w:themeColor="text1"/>
            </w:rPr>
          </w:rPrChange>
        </w:rPr>
        <w:fldChar w:fldCharType="begin"/>
      </w:r>
      <w:r w:rsidRPr="00424939">
        <w:rPr>
          <w:rPrChange w:id="11223" w:author="Summer 2023 updates" w:date="2024-07-31T13:42:00Z">
            <w:rPr>
              <w:color w:val="000000" w:themeColor="text1"/>
            </w:rPr>
          </w:rPrChange>
        </w:rPr>
        <w:instrText xml:space="preserve"> XE "Creative Writing" </w:instrText>
      </w:r>
      <w:r w:rsidRPr="00424939">
        <w:rPr>
          <w:rPrChange w:id="11224" w:author="Summer 2023 updates" w:date="2024-07-31T13:42:00Z">
            <w:rPr>
              <w:color w:val="000000" w:themeColor="text1"/>
            </w:rPr>
          </w:rPrChange>
        </w:rPr>
        <w:fldChar w:fldCharType="end"/>
      </w:r>
      <w:r w:rsidRPr="00424939">
        <w:rPr>
          <w:rPrChange w:id="11225" w:author="Summer 2023 updates" w:date="2024-07-31T13:42:00Z">
            <w:rPr>
              <w:color w:val="000000" w:themeColor="text1"/>
            </w:rPr>
          </w:rPrChange>
        </w:rPr>
        <w:t xml:space="preserve"> major. Students in this intensive workshop complete a thoroughly revised, polished major manuscript, suitable for an MFA writing sample or to submit for publication. Manuscripts usually are in a single genre. Students also write reflections on their manuscript and prepare for the senior reading.  </w:t>
      </w:r>
      <w:r w:rsidRPr="00424939">
        <w:rPr>
          <w:u w:val="single"/>
          <w:rPrChange w:id="11226" w:author="Summer 2023 updates" w:date="2024-07-31T13:42:00Z">
            <w:rPr>
              <w:color w:val="000000" w:themeColor="text1"/>
              <w:u w:val="single"/>
            </w:rPr>
          </w:rPrChange>
        </w:rPr>
        <w:t>Prerequisites</w:t>
      </w:r>
      <w:r w:rsidRPr="00424939">
        <w:rPr>
          <w:rPrChange w:id="11227" w:author="Summer 2023 updates" w:date="2024-07-31T13:42:00Z">
            <w:rPr>
              <w:color w:val="000000" w:themeColor="text1"/>
            </w:rPr>
          </w:rPrChange>
        </w:rPr>
        <w:t>: consent of instructor.</w:t>
      </w:r>
    </w:p>
    <w:p w14:paraId="24290B2C" w14:textId="77777777" w:rsidR="00350EB9" w:rsidRDefault="00350EB9">
      <w:pPr>
        <w:spacing w:after="200" w:line="276" w:lineRule="auto"/>
        <w:rPr>
          <w:ins w:id="11228" w:author="Summer 2023 updates" w:date="2024-07-31T13:42:00Z"/>
          <w:rFonts w:cs="Times New Roman"/>
          <w:b/>
          <w:color w:val="000000" w:themeColor="text1"/>
        </w:rPr>
      </w:pPr>
      <w:ins w:id="11229" w:author="Summer 2023 updates" w:date="2024-07-31T13:42:00Z">
        <w:r>
          <w:rPr>
            <w:rFonts w:cs="Times New Roman"/>
            <w:b/>
            <w:color w:val="000000" w:themeColor="text1"/>
          </w:rPr>
          <w:br w:type="page"/>
        </w:r>
      </w:ins>
    </w:p>
    <w:p w14:paraId="3FA8C778" w14:textId="5D4110A9" w:rsidR="000543D5" w:rsidRPr="00424939" w:rsidRDefault="000543D5" w:rsidP="000543D5">
      <w:pPr>
        <w:spacing w:after="0"/>
        <w:rPr>
          <w:rFonts w:cs="Times New Roman"/>
          <w:b/>
          <w:color w:val="000000" w:themeColor="text1"/>
        </w:rPr>
      </w:pPr>
      <w:r w:rsidRPr="00424939">
        <w:rPr>
          <w:rFonts w:cs="Times New Roman"/>
          <w:b/>
          <w:color w:val="000000" w:themeColor="text1"/>
        </w:rPr>
        <w:t>CRW-494 Internship in Creative Writing</w:t>
      </w:r>
      <w:r w:rsidRPr="00424939">
        <w:rPr>
          <w:rFonts w:cs="Times New Roman"/>
          <w:b/>
          <w:color w:val="000000" w:themeColor="text1"/>
        </w:rPr>
        <w:fldChar w:fldCharType="begin"/>
      </w:r>
      <w:r w:rsidRPr="00424939">
        <w:rPr>
          <w:color w:val="000000" w:themeColor="text1"/>
        </w:rPr>
        <w:instrText xml:space="preserve"> XE "Creative Writing" </w:instrText>
      </w:r>
      <w:r w:rsidRPr="00424939">
        <w:rPr>
          <w:rFonts w:cs="Times New Roman"/>
          <w:b/>
          <w:color w:val="000000" w:themeColor="text1"/>
        </w:rPr>
        <w:fldChar w:fldCharType="end"/>
      </w:r>
    </w:p>
    <w:p w14:paraId="48F9145E" w14:textId="0C03E82B" w:rsidR="000543D5" w:rsidRPr="00424939" w:rsidRDefault="000543D5" w:rsidP="005716B5">
      <w:pPr>
        <w:rPr>
          <w:rPrChange w:id="11230" w:author="Summer 2023 updates" w:date="2024-07-31T13:42:00Z">
            <w:rPr>
              <w:color w:val="000000" w:themeColor="text1"/>
            </w:rPr>
          </w:rPrChange>
        </w:rPr>
        <w:pPrChange w:id="11231" w:author="Summer 2023 updates" w:date="2024-07-31T13:42:00Z">
          <w:pPr>
            <w:spacing w:after="120"/>
          </w:pPr>
        </w:pPrChange>
      </w:pPr>
      <w:r w:rsidRPr="00424939">
        <w:rPr>
          <w:rPrChange w:id="11232" w:author="Summer 2023 updates" w:date="2024-07-31T13:42:00Z">
            <w:rPr>
              <w:color w:val="000000" w:themeColor="text1"/>
            </w:rPr>
          </w:rPrChange>
        </w:rPr>
        <w:t>Exploration of a career area related to Creative Writing</w:t>
      </w:r>
      <w:r w:rsidRPr="00424939">
        <w:rPr>
          <w:rPrChange w:id="11233" w:author="Summer 2023 updates" w:date="2024-07-31T13:42:00Z">
            <w:rPr>
              <w:color w:val="000000" w:themeColor="text1"/>
            </w:rPr>
          </w:rPrChange>
        </w:rPr>
        <w:fldChar w:fldCharType="begin"/>
      </w:r>
      <w:r w:rsidRPr="00424939">
        <w:rPr>
          <w:rPrChange w:id="11234" w:author="Summer 2023 updates" w:date="2024-07-31T13:42:00Z">
            <w:rPr>
              <w:color w:val="000000" w:themeColor="text1"/>
            </w:rPr>
          </w:rPrChange>
        </w:rPr>
        <w:instrText xml:space="preserve"> XE "Creative Writing" </w:instrText>
      </w:r>
      <w:r w:rsidRPr="00424939">
        <w:rPr>
          <w:rPrChange w:id="11235" w:author="Summer 2023 updates" w:date="2024-07-31T13:42:00Z">
            <w:rPr>
              <w:color w:val="000000" w:themeColor="text1"/>
            </w:rPr>
          </w:rPrChange>
        </w:rPr>
        <w:fldChar w:fldCharType="end"/>
      </w:r>
      <w:r w:rsidRPr="00424939">
        <w:rPr>
          <w:rPrChange w:id="11236" w:author="Summer 2023 updates" w:date="2024-07-31T13:42:00Z">
            <w:rPr>
              <w:color w:val="000000" w:themeColor="text1"/>
            </w:rPr>
          </w:rPrChange>
        </w:rPr>
        <w:t>. Application</w:t>
      </w:r>
      <w:r w:rsidRPr="00424939">
        <w:rPr>
          <w:rPrChange w:id="11237" w:author="Summer 2023 updates" w:date="2024-07-31T13:42:00Z">
            <w:rPr>
              <w:color w:val="000000" w:themeColor="text1"/>
            </w:rPr>
          </w:rPrChange>
        </w:rPr>
        <w:fldChar w:fldCharType="begin"/>
      </w:r>
      <w:r w:rsidRPr="00424939">
        <w:rPr>
          <w:rPrChange w:id="11238" w:author="Summer 2023 updates" w:date="2024-07-31T13:42:00Z">
            <w:rPr>
              <w:color w:val="000000" w:themeColor="text1"/>
            </w:rPr>
          </w:rPrChange>
        </w:rPr>
        <w:instrText xml:space="preserve"> XE "</w:instrText>
      </w:r>
      <w:r w:rsidRPr="00424939">
        <w:rPr>
          <w:b/>
          <w:rPrChange w:id="11239" w:author="Summer 2023 updates" w:date="2024-07-31T13:42:00Z">
            <w:rPr>
              <w:b/>
              <w:color w:val="000000" w:themeColor="text1"/>
            </w:rPr>
          </w:rPrChange>
        </w:rPr>
        <w:instrText>Application</w:instrText>
      </w:r>
      <w:r w:rsidRPr="00424939">
        <w:rPr>
          <w:rPrChange w:id="11240" w:author="Summer 2023 updates" w:date="2024-07-31T13:42:00Z">
            <w:rPr>
              <w:color w:val="000000" w:themeColor="text1"/>
            </w:rPr>
          </w:rPrChange>
        </w:rPr>
        <w:instrText xml:space="preserve">" </w:instrText>
      </w:r>
      <w:r w:rsidRPr="00424939">
        <w:rPr>
          <w:rPrChange w:id="11241" w:author="Summer 2023 updates" w:date="2024-07-31T13:42:00Z">
            <w:rPr>
              <w:color w:val="000000" w:themeColor="text1"/>
            </w:rPr>
          </w:rPrChange>
        </w:rPr>
        <w:fldChar w:fldCharType="end"/>
      </w:r>
      <w:r w:rsidRPr="00424939">
        <w:rPr>
          <w:rPrChange w:id="11242" w:author="Summer 2023 updates" w:date="2024-07-31T13:42:00Z">
            <w:rPr>
              <w:color w:val="000000" w:themeColor="text1"/>
            </w:rPr>
          </w:rPrChange>
        </w:rPr>
        <w:t xml:space="preserve"> and supervision through the Internship Specialist. A minimum of 140 hours on-site experience is required. P/NP basis only. This course does not satisfy any of the requirements for a major or minor</w:t>
      </w:r>
      <w:r w:rsidRPr="00424939">
        <w:rPr>
          <w:rPrChange w:id="11243" w:author="Summer 2023 updates" w:date="2024-07-31T13:42:00Z">
            <w:rPr>
              <w:color w:val="000000" w:themeColor="text1"/>
            </w:rPr>
          </w:rPrChange>
        </w:rPr>
        <w:fldChar w:fldCharType="begin"/>
      </w:r>
      <w:r w:rsidRPr="00424939">
        <w:rPr>
          <w:rPrChange w:id="11244" w:author="Summer 2023 updates" w:date="2024-07-31T13:42:00Z">
            <w:rPr>
              <w:color w:val="000000" w:themeColor="text1"/>
            </w:rPr>
          </w:rPrChange>
        </w:rPr>
        <w:instrText xml:space="preserve"> XE "</w:instrText>
      </w:r>
      <w:del w:id="11245" w:author="Summer 2023 updates" w:date="2024-07-31T13:42:00Z">
        <w:r w:rsidRPr="00424939">
          <w:rPr>
            <w:rStyle w:val="Strong"/>
            <w:rFonts w:ascii="Garamond" w:hAnsi="Garamond"/>
            <w:color w:val="000000" w:themeColor="text1"/>
          </w:rPr>
          <w:delInstrText>minor</w:delInstrText>
        </w:r>
      </w:del>
      <w:ins w:id="11246" w:author="Summer 2023 updates" w:date="2024-07-31T13:42:00Z">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rPr>
          <w:rPrChange w:id="11247" w:author="Summer 2023 updates" w:date="2024-07-31T13:42:00Z">
            <w:rPr>
              <w:color w:val="000000" w:themeColor="text1"/>
            </w:rPr>
          </w:rPrChange>
        </w:rPr>
        <w:instrText xml:space="preserve">" </w:instrText>
      </w:r>
      <w:r w:rsidRPr="00424939">
        <w:rPr>
          <w:rPrChange w:id="11248" w:author="Summer 2023 updates" w:date="2024-07-31T13:42:00Z">
            <w:rPr>
              <w:color w:val="000000" w:themeColor="text1"/>
            </w:rPr>
          </w:rPrChange>
        </w:rPr>
        <w:fldChar w:fldCharType="end"/>
      </w:r>
      <w:r w:rsidRPr="00424939">
        <w:rPr>
          <w:rPrChange w:id="11249" w:author="Summer 2023 updates" w:date="2024-07-31T13:42:00Z">
            <w:rPr>
              <w:color w:val="000000" w:themeColor="text1"/>
            </w:rPr>
          </w:rPrChange>
        </w:rPr>
        <w:t xml:space="preserve"> in creative writing, but with the consent of rhetoric department faculty, one credit from an appropriate internship may be applied to a major or minor in writing. </w:t>
      </w:r>
      <w:r w:rsidRPr="00424939">
        <w:rPr>
          <w:u w:val="single"/>
          <w:rPrChange w:id="11250" w:author="Summer 2023 updates" w:date="2024-07-31T13:42:00Z">
            <w:rPr>
              <w:color w:val="000000" w:themeColor="text1"/>
              <w:u w:val="single"/>
            </w:rPr>
          </w:rPrChange>
        </w:rPr>
        <w:t>Prerequisites</w:t>
      </w:r>
      <w:r w:rsidRPr="00424939">
        <w:rPr>
          <w:rPrChange w:id="11251" w:author="Summer 2023 updates" w:date="2024-07-31T13:42:00Z">
            <w:rPr>
              <w:color w:val="000000" w:themeColor="text1"/>
            </w:rPr>
          </w:rPrChange>
        </w:rPr>
        <w:t>: junior standing and consent of English</w:t>
      </w:r>
      <w:r w:rsidRPr="00424939">
        <w:rPr>
          <w:rPrChange w:id="11252" w:author="Summer 2023 updates" w:date="2024-07-31T13:42:00Z">
            <w:rPr>
              <w:color w:val="000000" w:themeColor="text1"/>
            </w:rPr>
          </w:rPrChange>
        </w:rPr>
        <w:fldChar w:fldCharType="begin"/>
      </w:r>
      <w:r w:rsidRPr="00424939">
        <w:rPr>
          <w:rPrChange w:id="11253" w:author="Summer 2023 updates" w:date="2024-07-31T13:42:00Z">
            <w:rPr>
              <w:color w:val="000000" w:themeColor="text1"/>
            </w:rPr>
          </w:rPrChange>
        </w:rPr>
        <w:instrText xml:space="preserve"> XE "English" </w:instrText>
      </w:r>
      <w:r w:rsidRPr="00424939">
        <w:rPr>
          <w:rPrChange w:id="11254" w:author="Summer 2023 updates" w:date="2024-07-31T13:42:00Z">
            <w:rPr>
              <w:color w:val="000000" w:themeColor="text1"/>
            </w:rPr>
          </w:rPrChange>
        </w:rPr>
        <w:fldChar w:fldCharType="end"/>
      </w:r>
      <w:r w:rsidRPr="00424939">
        <w:rPr>
          <w:rPrChange w:id="11255" w:author="Summer 2023 updates" w:date="2024-07-31T13:42:00Z">
            <w:rPr>
              <w:color w:val="000000" w:themeColor="text1"/>
            </w:rPr>
          </w:rPrChange>
        </w:rPr>
        <w:t xml:space="preserve"> department chair. </w:t>
      </w:r>
    </w:p>
    <w:p w14:paraId="19A9CC0F" w14:textId="77777777" w:rsidR="00A072B8" w:rsidRDefault="00A072B8" w:rsidP="00140665">
      <w:pPr>
        <w:spacing w:after="0"/>
        <w:rPr>
          <w:rFonts w:cs="Times New Roman"/>
          <w:b/>
          <w:bCs/>
          <w:smallCaps/>
          <w:color w:val="000000" w:themeColor="text1"/>
        </w:rPr>
      </w:pPr>
    </w:p>
    <w:p w14:paraId="56769CE0" w14:textId="5F03FBA1" w:rsidR="005F15B9" w:rsidRDefault="005F15B9" w:rsidP="005716B5">
      <w:pPr>
        <w:rPr>
          <w:rPrChange w:id="11256" w:author="Summer 2023 updates" w:date="2024-07-31T13:42:00Z">
            <w:rPr>
              <w:color w:val="000000" w:themeColor="text1"/>
            </w:rPr>
          </w:rPrChange>
        </w:rPr>
        <w:pPrChange w:id="11257" w:author="Summer 2023 updates" w:date="2024-07-31T13:42:00Z">
          <w:pPr>
            <w:spacing w:after="0"/>
          </w:pPr>
        </w:pPrChange>
      </w:pPr>
      <w:r w:rsidRPr="00424939">
        <w:rPr>
          <w:rPrChange w:id="11258" w:author="Summer 2023 updates" w:date="2024-07-31T13:42:00Z">
            <w:rPr>
              <w:color w:val="000000" w:themeColor="text1"/>
            </w:rPr>
          </w:rPrChange>
        </w:rPr>
        <w:t xml:space="preserve">For </w:t>
      </w:r>
      <w:r w:rsidR="008D1380" w:rsidRPr="00424939">
        <w:rPr>
          <w:rPrChange w:id="11259" w:author="Summer 2023 updates" w:date="2024-07-31T13:42:00Z">
            <w:rPr>
              <w:color w:val="000000" w:themeColor="text1"/>
            </w:rPr>
          </w:rPrChange>
        </w:rPr>
        <w:t>a</w:t>
      </w:r>
      <w:r w:rsidR="00994378" w:rsidRPr="00424939">
        <w:rPr>
          <w:rPrChange w:id="11260" w:author="Summer 2023 updates" w:date="2024-07-31T13:42:00Z">
            <w:rPr>
              <w:color w:val="000000" w:themeColor="text1"/>
            </w:rPr>
          </w:rPrChange>
        </w:rPr>
        <w:t>dditional Writing</w:t>
      </w:r>
      <w:r w:rsidR="00B76E1A" w:rsidRPr="00424939">
        <w:rPr>
          <w:rPrChange w:id="11261" w:author="Summer 2023 updates" w:date="2024-07-31T13:42:00Z">
            <w:rPr>
              <w:color w:val="000000" w:themeColor="text1"/>
            </w:rPr>
          </w:rPrChange>
        </w:rPr>
        <w:fldChar w:fldCharType="begin"/>
      </w:r>
      <w:r w:rsidR="00B76E1A" w:rsidRPr="00424939">
        <w:rPr>
          <w:rPrChange w:id="11262" w:author="Summer 2023 updates" w:date="2024-07-31T13:42:00Z">
            <w:rPr>
              <w:color w:val="000000" w:themeColor="text1"/>
            </w:rPr>
          </w:rPrChange>
        </w:rPr>
        <w:instrText xml:space="preserve"> XE "</w:instrText>
      </w:r>
      <w:r w:rsidR="00B76E1A" w:rsidRPr="00424939">
        <w:rPr>
          <w:b/>
          <w:smallCaps/>
          <w:rPrChange w:id="11263" w:author="Summer 2023 updates" w:date="2024-07-31T13:42:00Z">
            <w:rPr>
              <w:b/>
              <w:smallCaps/>
              <w:color w:val="000000" w:themeColor="text1"/>
            </w:rPr>
          </w:rPrChange>
        </w:rPr>
        <w:instrText>Writing</w:instrText>
      </w:r>
      <w:r w:rsidR="00B76E1A" w:rsidRPr="00424939">
        <w:rPr>
          <w:rPrChange w:id="11264" w:author="Summer 2023 updates" w:date="2024-07-31T13:42:00Z">
            <w:rPr>
              <w:color w:val="000000" w:themeColor="text1"/>
            </w:rPr>
          </w:rPrChange>
        </w:rPr>
        <w:instrText xml:space="preserve">" </w:instrText>
      </w:r>
      <w:r w:rsidR="00B76E1A" w:rsidRPr="00424939">
        <w:rPr>
          <w:rPrChange w:id="11265" w:author="Summer 2023 updates" w:date="2024-07-31T13:42:00Z">
            <w:rPr>
              <w:color w:val="000000" w:themeColor="text1"/>
            </w:rPr>
          </w:rPrChange>
        </w:rPr>
        <w:fldChar w:fldCharType="end"/>
      </w:r>
      <w:r w:rsidR="00994378" w:rsidRPr="00424939">
        <w:rPr>
          <w:rPrChange w:id="11266" w:author="Summer 2023 updates" w:date="2024-07-31T13:42:00Z">
            <w:rPr>
              <w:color w:val="000000" w:themeColor="text1"/>
            </w:rPr>
          </w:rPrChange>
        </w:rPr>
        <w:t xml:space="preserve"> </w:t>
      </w:r>
      <w:r w:rsidR="003D4E16" w:rsidRPr="00424939">
        <w:rPr>
          <w:rPrChange w:id="11267" w:author="Summer 2023 updates" w:date="2024-07-31T13:42:00Z">
            <w:rPr>
              <w:color w:val="000000" w:themeColor="text1"/>
            </w:rPr>
          </w:rPrChange>
        </w:rPr>
        <w:t>and</w:t>
      </w:r>
      <w:r w:rsidR="00994378" w:rsidRPr="00424939">
        <w:rPr>
          <w:rPrChange w:id="11268" w:author="Summer 2023 updates" w:date="2024-07-31T13:42:00Z">
            <w:rPr>
              <w:color w:val="000000" w:themeColor="text1"/>
            </w:rPr>
          </w:rPrChange>
        </w:rPr>
        <w:t xml:space="preserve"> Journalism </w:t>
      </w:r>
      <w:r w:rsidR="008D1380" w:rsidRPr="00424939">
        <w:rPr>
          <w:rPrChange w:id="11269" w:author="Summer 2023 updates" w:date="2024-07-31T13:42:00Z">
            <w:rPr>
              <w:color w:val="000000" w:themeColor="text1"/>
            </w:rPr>
          </w:rPrChange>
        </w:rPr>
        <w:t>c</w:t>
      </w:r>
      <w:r w:rsidR="00994378" w:rsidRPr="00424939">
        <w:rPr>
          <w:rPrChange w:id="11270" w:author="Summer 2023 updates" w:date="2024-07-31T13:42:00Z">
            <w:rPr>
              <w:color w:val="000000" w:themeColor="text1"/>
            </w:rPr>
          </w:rPrChange>
        </w:rPr>
        <w:t xml:space="preserve">ourses, </w:t>
      </w:r>
      <w:r w:rsidR="008D1380" w:rsidRPr="00424939">
        <w:rPr>
          <w:rPrChange w:id="11271" w:author="Summer 2023 updates" w:date="2024-07-31T13:42:00Z">
            <w:rPr>
              <w:color w:val="000000" w:themeColor="text1"/>
            </w:rPr>
          </w:rPrChange>
        </w:rPr>
        <w:t>s</w:t>
      </w:r>
      <w:r w:rsidR="00994378" w:rsidRPr="00424939">
        <w:rPr>
          <w:rPrChange w:id="11272" w:author="Summer 2023 updates" w:date="2024-07-31T13:42:00Z">
            <w:rPr>
              <w:color w:val="000000" w:themeColor="text1"/>
            </w:rPr>
          </w:rPrChange>
        </w:rPr>
        <w:t xml:space="preserve">ee </w:t>
      </w:r>
      <w:r w:rsidRPr="00424939">
        <w:rPr>
          <w:rPrChange w:id="11273" w:author="Summer 2023 updates" w:date="2024-07-31T13:42:00Z">
            <w:rPr>
              <w:color w:val="000000" w:themeColor="text1"/>
            </w:rPr>
          </w:rPrChange>
        </w:rPr>
        <w:t>Rhetoric</w:t>
      </w:r>
      <w:r w:rsidR="00B8454E" w:rsidRPr="00424939">
        <w:rPr>
          <w:rPrChange w:id="11274" w:author="Summer 2023 updates" w:date="2024-07-31T13:42:00Z">
            <w:rPr>
              <w:color w:val="000000" w:themeColor="text1"/>
            </w:rPr>
          </w:rPrChange>
        </w:rPr>
        <w:fldChar w:fldCharType="begin"/>
      </w:r>
      <w:r w:rsidR="00B8454E" w:rsidRPr="00424939">
        <w:rPr>
          <w:rPrChange w:id="11275" w:author="Summer 2023 updates" w:date="2024-07-31T13:42:00Z">
            <w:rPr>
              <w:color w:val="000000" w:themeColor="text1"/>
            </w:rPr>
          </w:rPrChange>
        </w:rPr>
        <w:instrText xml:space="preserve"> XE "Rhetoric" </w:instrText>
      </w:r>
      <w:r w:rsidR="00B8454E" w:rsidRPr="00424939">
        <w:rPr>
          <w:rPrChange w:id="11276" w:author="Summer 2023 updates" w:date="2024-07-31T13:42:00Z">
            <w:rPr>
              <w:color w:val="000000" w:themeColor="text1"/>
            </w:rPr>
          </w:rPrChange>
        </w:rPr>
        <w:fldChar w:fldCharType="end"/>
      </w:r>
      <w:r w:rsidR="00875CC9" w:rsidRPr="00424939">
        <w:rPr>
          <w:rPrChange w:id="11277" w:author="Summer 2023 updates" w:date="2024-07-31T13:42:00Z">
            <w:rPr>
              <w:color w:val="000000" w:themeColor="text1"/>
            </w:rPr>
          </w:rPrChange>
        </w:rPr>
        <w:t>, p</w:t>
      </w:r>
      <w:r w:rsidR="00994378" w:rsidRPr="00424939">
        <w:rPr>
          <w:rPrChange w:id="11278" w:author="Summer 2023 updates" w:date="2024-07-31T13:42:00Z">
            <w:rPr>
              <w:color w:val="000000" w:themeColor="text1"/>
            </w:rPr>
          </w:rPrChange>
        </w:rPr>
        <w:t>.</w:t>
      </w:r>
      <w:r w:rsidR="00875CC9" w:rsidRPr="00424939">
        <w:rPr>
          <w:rPrChange w:id="11279" w:author="Summer 2023 updates" w:date="2024-07-31T13:42:00Z">
            <w:rPr>
              <w:color w:val="000000" w:themeColor="text1"/>
            </w:rPr>
          </w:rPrChange>
        </w:rPr>
        <w:t xml:space="preserve"> </w:t>
      </w:r>
      <w:r w:rsidR="00BE452F" w:rsidRPr="00424939">
        <w:rPr>
          <w:rPrChange w:id="11280" w:author="Summer 2023 updates" w:date="2024-07-31T13:42:00Z">
            <w:rPr>
              <w:color w:val="000000" w:themeColor="text1"/>
            </w:rPr>
          </w:rPrChange>
        </w:rPr>
        <w:fldChar w:fldCharType="begin"/>
      </w:r>
      <w:r w:rsidR="00BE452F" w:rsidRPr="00424939">
        <w:rPr>
          <w:rPrChange w:id="11281" w:author="Summer 2023 updates" w:date="2024-07-31T13:42:00Z">
            <w:rPr>
              <w:color w:val="000000" w:themeColor="text1"/>
            </w:rPr>
          </w:rPrChange>
        </w:rPr>
        <w:instrText xml:space="preserve"> PAGEREF _Ref14175912 \h </w:instrText>
      </w:r>
      <w:r w:rsidR="00BE452F" w:rsidRPr="00424939">
        <w:rPr>
          <w:rPrChange w:id="11282" w:author="Summer 2023 updates" w:date="2024-07-31T13:42:00Z">
            <w:rPr>
              <w:color w:val="000000" w:themeColor="text1"/>
            </w:rPr>
          </w:rPrChange>
        </w:rPr>
      </w:r>
      <w:r w:rsidR="00BE452F" w:rsidRPr="00424939">
        <w:rPr>
          <w:rPrChange w:id="11283" w:author="Summer 2023 updates" w:date="2024-07-31T13:42:00Z">
            <w:rPr>
              <w:color w:val="000000" w:themeColor="text1"/>
            </w:rPr>
          </w:rPrChange>
        </w:rPr>
        <w:fldChar w:fldCharType="separate"/>
      </w:r>
      <w:r w:rsidR="00A74DA0">
        <w:rPr>
          <w:noProof/>
        </w:rPr>
        <w:t>203</w:t>
      </w:r>
      <w:r w:rsidR="00BE452F" w:rsidRPr="00424939">
        <w:rPr>
          <w:rPrChange w:id="11284" w:author="Summer 2023 updates" w:date="2024-07-31T13:42:00Z">
            <w:rPr>
              <w:color w:val="000000" w:themeColor="text1"/>
            </w:rPr>
          </w:rPrChange>
        </w:rPr>
        <w:fldChar w:fldCharType="end"/>
      </w:r>
      <w:r w:rsidR="005341BB" w:rsidRPr="00424939">
        <w:rPr>
          <w:rPrChange w:id="11285" w:author="Summer 2023 updates" w:date="2024-07-31T13:42:00Z">
            <w:rPr>
              <w:color w:val="000000" w:themeColor="text1"/>
            </w:rPr>
          </w:rPrChange>
        </w:rPr>
        <w:t>.</w:t>
      </w:r>
    </w:p>
    <w:p w14:paraId="0CEE7FE8" w14:textId="77777777" w:rsidR="00A072B8" w:rsidRDefault="00BF20CA" w:rsidP="00F5072B">
      <w:pPr>
        <w:spacing w:after="200" w:line="276" w:lineRule="auto"/>
        <w:rPr>
          <w:del w:id="11286" w:author="Summer 2023 updates" w:date="2024-07-31T13:42:00Z"/>
          <w:rFonts w:cs="Times New Roman"/>
          <w:color w:val="000000" w:themeColor="text1"/>
        </w:rPr>
      </w:pPr>
      <w:del w:id="11287" w:author="Summer 2023 updates" w:date="2024-07-31T13:42:00Z">
        <w:r>
          <w:rPr>
            <w:rFonts w:cs="Times New Roman"/>
            <w:color w:val="000000" w:themeColor="text1"/>
          </w:rPr>
          <w:br w:type="page"/>
        </w:r>
      </w:del>
    </w:p>
    <w:p w14:paraId="3AB169D5" w14:textId="4B6084E3" w:rsidR="00350EB9" w:rsidRDefault="00350EB9" w:rsidP="005716B5">
      <w:pPr>
        <w:rPr>
          <w:moveTo w:id="11288" w:author="Summer 2023 updates" w:date="2024-07-31T13:42:00Z"/>
          <w:rPrChange w:id="11289" w:author="Summer 2023 updates" w:date="2024-07-31T13:42:00Z">
            <w:rPr>
              <w:moveTo w:id="11290" w:author="Summer 2023 updates" w:date="2024-07-31T13:42:00Z"/>
              <w:color w:val="000000" w:themeColor="text1"/>
            </w:rPr>
          </w:rPrChange>
        </w:rPr>
        <w:pPrChange w:id="11291" w:author="Summer 2023 updates" w:date="2024-07-31T13:42:00Z">
          <w:pPr>
            <w:spacing w:after="120"/>
          </w:pPr>
        </w:pPrChange>
      </w:pPr>
      <w:moveToRangeStart w:id="11292" w:author="Summer 2023 updates" w:date="2024-07-31T13:42:00Z" w:name="move173325810"/>
    </w:p>
    <w:p w14:paraId="50D6DE4B" w14:textId="77777777" w:rsidR="00350EB9" w:rsidRDefault="00350EB9" w:rsidP="005716B5">
      <w:pPr>
        <w:rPr>
          <w:moveTo w:id="11293" w:author="Summer 2023 updates" w:date="2024-07-31T13:42:00Z"/>
          <w:rPrChange w:id="11294" w:author="Summer 2023 updates" w:date="2024-07-31T13:42:00Z">
            <w:rPr>
              <w:moveTo w:id="11295" w:author="Summer 2023 updates" w:date="2024-07-31T13:42:00Z"/>
              <w:color w:val="000000" w:themeColor="text1"/>
            </w:rPr>
          </w:rPrChange>
        </w:rPr>
        <w:pPrChange w:id="11296" w:author="Summer 2023 updates" w:date="2024-07-31T13:42:00Z">
          <w:pPr>
            <w:spacing w:after="120"/>
          </w:pPr>
        </w:pPrChange>
      </w:pPr>
    </w:p>
    <w:p w14:paraId="5199FE7C" w14:textId="77777777" w:rsidR="00C053C4" w:rsidRPr="00424939" w:rsidRDefault="00C053C4" w:rsidP="00C053C4">
      <w:pPr>
        <w:pStyle w:val="Heading4"/>
        <w:spacing w:before="120"/>
        <w:rPr>
          <w:moveTo w:id="11297" w:author="Summer 2023 updates" w:date="2024-07-31T13:42:00Z"/>
          <w:rFonts w:ascii="Garamond" w:hAnsi="Garamond"/>
          <w:color w:val="000000" w:themeColor="text1"/>
        </w:rPr>
        <w:pPrChange w:id="11298" w:author="Summer 2023 updates" w:date="2024-07-31T13:42:00Z">
          <w:pPr>
            <w:pStyle w:val="Heading4"/>
          </w:pPr>
        </w:pPrChange>
      </w:pPr>
      <w:bookmarkStart w:id="11299" w:name="_Toc141355749"/>
      <w:moveTo w:id="11300" w:author="Summer 2023 updates" w:date="2024-07-31T13:42:00Z">
        <w:r w:rsidRPr="00424939">
          <w:rPr>
            <w:rFonts w:ascii="Garamond" w:hAnsi="Garamond"/>
            <w:color w:val="000000" w:themeColor="text1"/>
          </w:rPr>
          <w:t>—Dance</w:t>
        </w:r>
        <w:r w:rsidRPr="00424939">
          <w:rPr>
            <w:rFonts w:ascii="Garamond" w:hAnsi="Garamond"/>
            <w:color w:val="000000" w:themeColor="text1"/>
          </w:rPr>
          <w:fldChar w:fldCharType="begin"/>
        </w:r>
        <w:r w:rsidRPr="00424939">
          <w:rPr>
            <w:rFonts w:ascii="Garamond" w:hAnsi="Garamond"/>
            <w:color w:val="000000" w:themeColor="text1"/>
          </w:rPr>
          <w:instrText xml:space="preserve"> XE "Dance" </w:instrText>
        </w:r>
        <w:r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11299"/>
      </w:moveTo>
    </w:p>
    <w:p w14:paraId="1BC4B94F" w14:textId="77777777" w:rsidR="00C053C4" w:rsidRPr="00424939" w:rsidRDefault="00C053C4" w:rsidP="005716B5">
      <w:pPr>
        <w:rPr>
          <w:moveTo w:id="11301" w:author="Summer 2023 updates" w:date="2024-07-31T13:42:00Z"/>
          <w:b/>
          <w:rPrChange w:id="11302" w:author="Summer 2023 updates" w:date="2024-07-31T13:42:00Z">
            <w:rPr>
              <w:moveTo w:id="11303" w:author="Summer 2023 updates" w:date="2024-07-31T13:42:00Z"/>
              <w:rFonts w:ascii="Garamond" w:hAnsi="Garamond"/>
              <w:b/>
              <w:color w:val="000000" w:themeColor="text1"/>
              <w:sz w:val="22"/>
            </w:rPr>
          </w:rPrChange>
        </w:rPr>
        <w:pPrChange w:id="11304" w:author="Summer 2023 updates" w:date="2024-07-31T13:42:00Z">
          <w:pPr>
            <w:pStyle w:val="Noparagraphstyle"/>
            <w:spacing w:after="60" w:line="276" w:lineRule="auto"/>
            <w:jc w:val="left"/>
          </w:pPr>
        </w:pPrChange>
      </w:pPr>
      <w:moveTo w:id="11305" w:author="Summer 2023 updates" w:date="2024-07-31T13:42:00Z">
        <w:r w:rsidRPr="00424939">
          <w:rPr>
            <w:rPrChange w:id="11306" w:author="Summer 2023 updates" w:date="2024-07-31T13:42:00Z">
              <w:rPr>
                <w:rFonts w:ascii="Garamond" w:hAnsi="Garamond"/>
                <w:color w:val="000000" w:themeColor="text1"/>
                <w:sz w:val="22"/>
              </w:rPr>
            </w:rPrChange>
          </w:rPr>
          <w:t>Rezabek, Wolverton.</w:t>
        </w:r>
      </w:moveTo>
    </w:p>
    <w:p w14:paraId="6505D281" w14:textId="77777777" w:rsidR="00C053C4" w:rsidRPr="00424939" w:rsidRDefault="00C053C4" w:rsidP="00C053C4">
      <w:pPr>
        <w:spacing w:before="120" w:after="0"/>
        <w:rPr>
          <w:moveTo w:id="11307" w:author="Summer 2023 updates" w:date="2024-07-31T13:42:00Z"/>
          <w:rFonts w:cs="Times New Roman"/>
          <w:b/>
          <w:smallCaps/>
          <w:color w:val="000000" w:themeColor="text1"/>
        </w:rPr>
        <w:pPrChange w:id="11308" w:author="Summer 2023 updates" w:date="2024-07-31T13:42:00Z">
          <w:pPr>
            <w:spacing w:after="0"/>
          </w:pPr>
        </w:pPrChange>
      </w:pPr>
      <w:moveTo w:id="11309" w:author="Summer 2023 updates" w:date="2024-07-31T13:42:00Z">
        <w:r w:rsidRPr="00424939">
          <w:rPr>
            <w:rFonts w:cs="Times New Roman"/>
            <w:b/>
            <w:smallCaps/>
            <w:color w:val="000000" w:themeColor="text1"/>
          </w:rPr>
          <w:t xml:space="preserve">courses in dance </w:t>
        </w:r>
      </w:moveTo>
    </w:p>
    <w:p w14:paraId="2B6991A8" w14:textId="77777777" w:rsidR="00C053C4" w:rsidRPr="00424939" w:rsidRDefault="00C053C4" w:rsidP="00C053C4">
      <w:pPr>
        <w:pStyle w:val="Noparagraphstyle"/>
        <w:spacing w:line="240" w:lineRule="auto"/>
        <w:jc w:val="left"/>
        <w:rPr>
          <w:moveTo w:id="11310" w:author="Summer 2023 updates" w:date="2024-07-31T13:42:00Z"/>
          <w:rFonts w:ascii="Garamond" w:hAnsi="Garamond" w:cs="Times New Roman"/>
          <w:b/>
          <w:color w:val="000000" w:themeColor="text1"/>
          <w:sz w:val="22"/>
          <w:szCs w:val="22"/>
        </w:rPr>
      </w:pPr>
      <w:moveTo w:id="11311" w:author="Summer 2023 updates" w:date="2024-07-31T13:42:00Z">
        <w:r w:rsidRPr="00424939">
          <w:rPr>
            <w:rFonts w:ascii="Garamond" w:hAnsi="Garamond" w:cs="Times New Roman"/>
            <w:b/>
            <w:color w:val="000000" w:themeColor="text1"/>
            <w:sz w:val="22"/>
            <w:szCs w:val="22"/>
          </w:rPr>
          <w:t>DAN-101 Jazz</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w:t>
        </w:r>
      </w:moveTo>
    </w:p>
    <w:p w14:paraId="0C059800" w14:textId="77777777" w:rsidR="00C053C4" w:rsidRPr="00424939" w:rsidRDefault="00C053C4" w:rsidP="005716B5">
      <w:pPr>
        <w:rPr>
          <w:moveTo w:id="11312" w:author="Summer 2023 updates" w:date="2024-07-31T13:42:00Z"/>
          <w:rPrChange w:id="11313" w:author="Summer 2023 updates" w:date="2024-07-31T13:42:00Z">
            <w:rPr>
              <w:moveTo w:id="11314" w:author="Summer 2023 updates" w:date="2024-07-31T13:42:00Z"/>
              <w:color w:val="000000" w:themeColor="text1"/>
            </w:rPr>
          </w:rPrChange>
        </w:rPr>
        <w:pPrChange w:id="11315" w:author="Summer 2023 updates" w:date="2024-07-31T13:42:00Z">
          <w:pPr>
            <w:tabs>
              <w:tab w:val="left" w:pos="720"/>
              <w:tab w:val="left" w:pos="1080"/>
              <w:tab w:val="left" w:pos="1440"/>
              <w:tab w:val="left" w:pos="1800"/>
              <w:tab w:val="left" w:pos="2160"/>
            </w:tabs>
          </w:pPr>
        </w:pPrChange>
      </w:pPr>
      <w:moveTo w:id="11316" w:author="Summer 2023 updates" w:date="2024-07-31T13:42:00Z">
        <w:r w:rsidRPr="00424939">
          <w:rPr>
            <w:rPrChange w:id="11317" w:author="Summer 2023 updates" w:date="2024-07-31T13:42:00Z">
              <w:rPr>
                <w:color w:val="000000" w:themeColor="text1"/>
              </w:rPr>
            </w:rPrChange>
          </w:rPr>
          <w:t xml:space="preserve">A beginning-level course designed to introduce the student to basic jazz dance techniques and skills. Emphasis on alignment and precise execution of jazz movements. Class includes functional kinesiology and injury prevention techniques, and presentations place jazz dance in socio-historical context. (0.2 course credit) </w:t>
        </w:r>
      </w:moveTo>
    </w:p>
    <w:p w14:paraId="4DA4F3CB" w14:textId="77777777" w:rsidR="00C053C4" w:rsidRPr="00424939" w:rsidRDefault="00C053C4" w:rsidP="00C053C4">
      <w:pPr>
        <w:pStyle w:val="Noparagraphstyle"/>
        <w:spacing w:line="240" w:lineRule="auto"/>
        <w:jc w:val="left"/>
        <w:rPr>
          <w:moveTo w:id="11318" w:author="Summer 2023 updates" w:date="2024-07-31T13:42:00Z"/>
          <w:rFonts w:ascii="Garamond" w:hAnsi="Garamond" w:cs="Times New Roman"/>
          <w:b/>
          <w:color w:val="000000" w:themeColor="text1"/>
          <w:sz w:val="22"/>
          <w:szCs w:val="22"/>
        </w:rPr>
      </w:pPr>
      <w:moveToRangeStart w:id="11319" w:author="Summer 2023 updates" w:date="2024-07-31T13:42:00Z" w:name="move173325811"/>
      <w:moveToRangeEnd w:id="11292"/>
      <w:moveTo w:id="11320" w:author="Summer 2023 updates" w:date="2024-07-31T13:42:00Z">
        <w:r w:rsidRPr="00424939">
          <w:rPr>
            <w:rFonts w:ascii="Garamond" w:hAnsi="Garamond" w:cs="Times New Roman"/>
            <w:b/>
            <w:color w:val="000000" w:themeColor="text1"/>
            <w:sz w:val="22"/>
            <w:szCs w:val="22"/>
          </w:rPr>
          <w:t>DAN-102 Jazz</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II</w:t>
        </w:r>
      </w:moveTo>
    </w:p>
    <w:p w14:paraId="4C298AA3" w14:textId="77777777" w:rsidR="00C053C4" w:rsidRPr="00424939" w:rsidRDefault="00C053C4" w:rsidP="005716B5">
      <w:pPr>
        <w:rPr>
          <w:moveTo w:id="11321" w:author="Summer 2023 updates" w:date="2024-07-31T13:42:00Z"/>
          <w:rPrChange w:id="11322" w:author="Summer 2023 updates" w:date="2024-07-31T13:42:00Z">
            <w:rPr>
              <w:moveTo w:id="11323" w:author="Summer 2023 updates" w:date="2024-07-31T13:42:00Z"/>
              <w:color w:val="000000" w:themeColor="text1"/>
            </w:rPr>
          </w:rPrChange>
        </w:rPr>
        <w:pPrChange w:id="11324" w:author="Summer 2023 updates" w:date="2024-07-31T13:42:00Z">
          <w:pPr>
            <w:tabs>
              <w:tab w:val="left" w:pos="720"/>
              <w:tab w:val="left" w:pos="1080"/>
              <w:tab w:val="left" w:pos="1440"/>
              <w:tab w:val="left" w:pos="1800"/>
              <w:tab w:val="left" w:pos="2160"/>
            </w:tabs>
          </w:pPr>
        </w:pPrChange>
      </w:pPr>
      <w:moveTo w:id="11325" w:author="Summer 2023 updates" w:date="2024-07-31T13:42:00Z">
        <w:r w:rsidRPr="00424939">
          <w:rPr>
            <w:rPrChange w:id="11326" w:author="Summer 2023 updates" w:date="2024-07-31T13:42:00Z">
              <w:rPr>
                <w:color w:val="000000" w:themeColor="text1"/>
              </w:rPr>
            </w:rPrChange>
          </w:rPr>
          <w:t xml:space="preserve">An intermediate-level course designed to increase the student’s knowledge and skill in jazz dance techniques. May include Hatchett, Giordano, Luigi, and contemporary styles. Class continues functional kinesiology, and presentations place jazz dance in socio-historical context. </w:t>
        </w:r>
        <w:r w:rsidRPr="00424939">
          <w:rPr>
            <w:u w:val="single"/>
            <w:rPrChange w:id="11327" w:author="Summer 2023 updates" w:date="2024-07-31T13:42:00Z">
              <w:rPr>
                <w:color w:val="000000" w:themeColor="text1"/>
                <w:u w:val="single"/>
              </w:rPr>
            </w:rPrChange>
          </w:rPr>
          <w:t>Prerequisite</w:t>
        </w:r>
        <w:r w:rsidRPr="00424939">
          <w:rPr>
            <w:rPrChange w:id="11328" w:author="Summer 2023 updates" w:date="2024-07-31T13:42:00Z">
              <w:rPr>
                <w:color w:val="000000" w:themeColor="text1"/>
              </w:rPr>
            </w:rPrChange>
          </w:rPr>
          <w:t>: Jazz</w:t>
        </w:r>
        <w:r w:rsidRPr="00424939">
          <w:rPr>
            <w:rPrChange w:id="11329" w:author="Summer 2023 updates" w:date="2024-07-31T13:42:00Z">
              <w:rPr>
                <w:color w:val="000000" w:themeColor="text1"/>
              </w:rPr>
            </w:rPrChange>
          </w:rPr>
          <w:fldChar w:fldCharType="begin"/>
        </w:r>
        <w:r w:rsidRPr="00424939">
          <w:rPr>
            <w:rPrChange w:id="11330" w:author="Summer 2023 updates" w:date="2024-07-31T13:42:00Z">
              <w:rPr>
                <w:color w:val="000000" w:themeColor="text1"/>
              </w:rPr>
            </w:rPrChange>
          </w:rPr>
          <w:instrText xml:space="preserve"> XE "</w:instrText>
        </w:r>
        <w:r w:rsidRPr="00424939">
          <w:rPr>
            <w:b/>
            <w:rPrChange w:id="11331" w:author="Summer 2023 updates" w:date="2024-07-31T13:42:00Z">
              <w:rPr>
                <w:b/>
                <w:color w:val="000000" w:themeColor="text1"/>
              </w:rPr>
            </w:rPrChange>
          </w:rPr>
          <w:instrText>Jazz</w:instrText>
        </w:r>
        <w:r w:rsidRPr="00424939">
          <w:rPr>
            <w:rPrChange w:id="11332" w:author="Summer 2023 updates" w:date="2024-07-31T13:42:00Z">
              <w:rPr>
                <w:color w:val="000000" w:themeColor="text1"/>
              </w:rPr>
            </w:rPrChange>
          </w:rPr>
          <w:instrText xml:space="preserve">" </w:instrText>
        </w:r>
        <w:r w:rsidRPr="00424939">
          <w:rPr>
            <w:rPrChange w:id="11333" w:author="Summer 2023 updates" w:date="2024-07-31T13:42:00Z">
              <w:rPr>
                <w:color w:val="000000" w:themeColor="text1"/>
              </w:rPr>
            </w:rPrChange>
          </w:rPr>
          <w:fldChar w:fldCharType="end"/>
        </w:r>
        <w:r w:rsidRPr="00424939">
          <w:rPr>
            <w:rPrChange w:id="11334" w:author="Summer 2023 updates" w:date="2024-07-31T13:42:00Z">
              <w:rPr>
                <w:color w:val="000000" w:themeColor="text1"/>
              </w:rPr>
            </w:rPrChange>
          </w:rPr>
          <w:t xml:space="preserve"> I (DAN-101). (0.2 course credit) </w:t>
        </w:r>
      </w:moveTo>
    </w:p>
    <w:p w14:paraId="70B86B86" w14:textId="77777777" w:rsidR="00C053C4" w:rsidRPr="00424939" w:rsidRDefault="00C053C4" w:rsidP="00C053C4">
      <w:pPr>
        <w:pStyle w:val="Noparagraphstyle"/>
        <w:spacing w:line="240" w:lineRule="auto"/>
        <w:jc w:val="left"/>
        <w:rPr>
          <w:moveTo w:id="11335" w:author="Summer 2023 updates" w:date="2024-07-31T13:42:00Z"/>
          <w:rFonts w:ascii="Garamond" w:hAnsi="Garamond" w:cs="Times New Roman"/>
          <w:b/>
          <w:color w:val="000000" w:themeColor="text1"/>
          <w:sz w:val="22"/>
          <w:szCs w:val="22"/>
        </w:rPr>
      </w:pPr>
      <w:moveTo w:id="11336" w:author="Summer 2023 updates" w:date="2024-07-31T13:42:00Z">
        <w:r w:rsidRPr="00424939">
          <w:rPr>
            <w:rFonts w:ascii="Garamond" w:hAnsi="Garamond" w:cs="Times New Roman"/>
            <w:b/>
            <w:color w:val="000000" w:themeColor="text1"/>
            <w:sz w:val="22"/>
            <w:szCs w:val="22"/>
          </w:rPr>
          <w:t>DAN-111 Modern I</w:t>
        </w:r>
      </w:moveTo>
    </w:p>
    <w:p w14:paraId="6E01EB7D" w14:textId="77777777" w:rsidR="00C053C4" w:rsidRPr="00424939" w:rsidRDefault="00C053C4" w:rsidP="005716B5">
      <w:pPr>
        <w:rPr>
          <w:moveTo w:id="11337" w:author="Summer 2023 updates" w:date="2024-07-31T13:42:00Z"/>
          <w:rPrChange w:id="11338" w:author="Summer 2023 updates" w:date="2024-07-31T13:42:00Z">
            <w:rPr>
              <w:moveTo w:id="11339" w:author="Summer 2023 updates" w:date="2024-07-31T13:42:00Z"/>
              <w:color w:val="000000" w:themeColor="text1"/>
            </w:rPr>
          </w:rPrChange>
        </w:rPr>
        <w:pPrChange w:id="11340" w:author="Summer 2023 updates" w:date="2024-07-31T13:42:00Z">
          <w:pPr>
            <w:tabs>
              <w:tab w:val="left" w:pos="720"/>
              <w:tab w:val="left" w:pos="1080"/>
              <w:tab w:val="left" w:pos="1440"/>
              <w:tab w:val="left" w:pos="1800"/>
              <w:tab w:val="left" w:pos="2160"/>
            </w:tabs>
          </w:pPr>
        </w:pPrChange>
      </w:pPr>
      <w:moveTo w:id="11341" w:author="Summer 2023 updates" w:date="2024-07-31T13:42:00Z">
        <w:r w:rsidRPr="00424939">
          <w:rPr>
            <w:rPrChange w:id="11342" w:author="Summer 2023 updates" w:date="2024-07-31T13:42:00Z">
              <w:rPr>
                <w:color w:val="000000" w:themeColor="text1"/>
              </w:rPr>
            </w:rPrChange>
          </w:rPr>
          <w:t xml:space="preserve">A beginning-level class focusing on fundamental modern dance techniques. Emphasis on placement of the spine and quality of movement. Features the techniques of Doris Humphrey, Jose Limon, and Erick Hawkins. Presentations discuss modernisms and postmodernism and place modern dance in socio-historical context. (0.2 course credit) </w:t>
        </w:r>
      </w:moveTo>
    </w:p>
    <w:p w14:paraId="5AB40555" w14:textId="77777777" w:rsidR="00C053C4" w:rsidRPr="00424939" w:rsidRDefault="00C053C4" w:rsidP="00C053C4">
      <w:pPr>
        <w:pStyle w:val="Noparagraphstyle"/>
        <w:keepNext/>
        <w:widowControl/>
        <w:spacing w:line="240" w:lineRule="auto"/>
        <w:jc w:val="left"/>
        <w:rPr>
          <w:moveTo w:id="11343" w:author="Summer 2023 updates" w:date="2024-07-31T13:42:00Z"/>
          <w:rFonts w:ascii="Garamond" w:hAnsi="Garamond" w:cs="Times New Roman"/>
          <w:b/>
          <w:color w:val="000000" w:themeColor="text1"/>
          <w:sz w:val="22"/>
          <w:szCs w:val="22"/>
        </w:rPr>
      </w:pPr>
      <w:moveTo w:id="11344" w:author="Summer 2023 updates" w:date="2024-07-31T13:42:00Z">
        <w:r w:rsidRPr="00424939">
          <w:rPr>
            <w:rFonts w:ascii="Garamond" w:hAnsi="Garamond" w:cs="Times New Roman"/>
            <w:b/>
            <w:color w:val="000000" w:themeColor="text1"/>
            <w:sz w:val="22"/>
            <w:szCs w:val="22"/>
          </w:rPr>
          <w:t>DAN-112 Modern II</w:t>
        </w:r>
      </w:moveTo>
    </w:p>
    <w:p w14:paraId="473D6F83" w14:textId="77777777" w:rsidR="00C053C4" w:rsidRPr="00424939" w:rsidRDefault="00C053C4" w:rsidP="005716B5">
      <w:pPr>
        <w:rPr>
          <w:moveTo w:id="11345" w:author="Summer 2023 updates" w:date="2024-07-31T13:42:00Z"/>
          <w:rPrChange w:id="11346" w:author="Summer 2023 updates" w:date="2024-07-31T13:42:00Z">
            <w:rPr>
              <w:moveTo w:id="11347" w:author="Summer 2023 updates" w:date="2024-07-31T13:42:00Z"/>
              <w:color w:val="000000" w:themeColor="text1"/>
            </w:rPr>
          </w:rPrChange>
        </w:rPr>
        <w:pPrChange w:id="11348" w:author="Summer 2023 updates" w:date="2024-07-31T13:42:00Z">
          <w:pPr>
            <w:keepNext/>
            <w:tabs>
              <w:tab w:val="left" w:pos="720"/>
              <w:tab w:val="left" w:pos="1080"/>
              <w:tab w:val="left" w:pos="1440"/>
              <w:tab w:val="left" w:pos="1800"/>
              <w:tab w:val="left" w:pos="2160"/>
            </w:tabs>
          </w:pPr>
        </w:pPrChange>
      </w:pPr>
      <w:moveTo w:id="11349" w:author="Summer 2023 updates" w:date="2024-07-31T13:42:00Z">
        <w:r w:rsidRPr="00424939">
          <w:rPr>
            <w:rPrChange w:id="11350" w:author="Summer 2023 updates" w:date="2024-07-31T13:42:00Z">
              <w:rPr>
                <w:color w:val="000000" w:themeColor="text1"/>
              </w:rPr>
            </w:rPrChange>
          </w:rPr>
          <w:t xml:space="preserve">An intermediate-level class offering more complex modern dance styles and skills. May include Graham, Horton, and Cunningham techniques. Presentations continue the discussion of modernism and postmodernism and place modern dance in socio-historical context. </w:t>
        </w:r>
        <w:r w:rsidRPr="00424939">
          <w:rPr>
            <w:u w:val="single"/>
            <w:rPrChange w:id="11351" w:author="Summer 2023 updates" w:date="2024-07-31T13:42:00Z">
              <w:rPr>
                <w:color w:val="000000" w:themeColor="text1"/>
                <w:u w:val="single"/>
              </w:rPr>
            </w:rPrChange>
          </w:rPr>
          <w:t>Prerequisite</w:t>
        </w:r>
        <w:r w:rsidRPr="00424939">
          <w:rPr>
            <w:rPrChange w:id="11352" w:author="Summer 2023 updates" w:date="2024-07-31T13:42:00Z">
              <w:rPr>
                <w:color w:val="000000" w:themeColor="text1"/>
              </w:rPr>
            </w:rPrChange>
          </w:rPr>
          <w:t xml:space="preserve">: Modern I (DAN-111). (0.2 course credit) </w:t>
        </w:r>
      </w:moveTo>
    </w:p>
    <w:p w14:paraId="1AEBC211" w14:textId="77777777" w:rsidR="00C053C4" w:rsidRPr="00424939" w:rsidRDefault="00C053C4" w:rsidP="00C053C4">
      <w:pPr>
        <w:spacing w:after="0"/>
        <w:rPr>
          <w:moveTo w:id="11353" w:author="Summer 2023 updates" w:date="2024-07-31T13:42:00Z"/>
          <w:rFonts w:cs="Times New Roman"/>
          <w:b/>
          <w:color w:val="000000" w:themeColor="text1"/>
        </w:rPr>
      </w:pPr>
      <w:moveTo w:id="11354" w:author="Summer 2023 updates" w:date="2024-07-31T13:42:00Z">
        <w:r w:rsidRPr="00424939">
          <w:rPr>
            <w:rFonts w:cs="Times New Roman"/>
            <w:b/>
            <w:color w:val="000000" w:themeColor="text1"/>
          </w:rPr>
          <w:t>DAN-131</w:t>
        </w:r>
        <w:r>
          <w:rPr>
            <w:rFonts w:cs="Times New Roman"/>
            <w:b/>
            <w:color w:val="000000" w:themeColor="text1"/>
          </w:rPr>
          <w:t xml:space="preserve"> Ballet I</w:t>
        </w:r>
      </w:moveTo>
    </w:p>
    <w:p w14:paraId="6180D8F8" w14:textId="77777777" w:rsidR="00C053C4" w:rsidRPr="00424939" w:rsidRDefault="00C053C4" w:rsidP="005716B5">
      <w:pPr>
        <w:rPr>
          <w:moveTo w:id="11355" w:author="Summer 2023 updates" w:date="2024-07-31T13:42:00Z"/>
          <w:rPrChange w:id="11356" w:author="Summer 2023 updates" w:date="2024-07-31T13:42:00Z">
            <w:rPr>
              <w:moveTo w:id="11357" w:author="Summer 2023 updates" w:date="2024-07-31T13:42:00Z"/>
              <w:color w:val="000000" w:themeColor="text1"/>
            </w:rPr>
          </w:rPrChange>
        </w:rPr>
        <w:pPrChange w:id="11358" w:author="Summer 2023 updates" w:date="2024-07-31T13:42:00Z">
          <w:pPr>
            <w:tabs>
              <w:tab w:val="left" w:pos="720"/>
              <w:tab w:val="left" w:pos="1080"/>
              <w:tab w:val="left" w:pos="1440"/>
              <w:tab w:val="left" w:pos="1800"/>
              <w:tab w:val="left" w:pos="2160"/>
            </w:tabs>
          </w:pPr>
        </w:pPrChange>
      </w:pPr>
      <w:moveTo w:id="11359" w:author="Summer 2023 updates" w:date="2024-07-31T13:42:00Z">
        <w:r w:rsidRPr="00424939">
          <w:rPr>
            <w:rPrChange w:id="11360" w:author="Summer 2023 updates" w:date="2024-07-31T13:42:00Z">
              <w:rPr>
                <w:color w:val="000000" w:themeColor="text1"/>
              </w:rPr>
            </w:rPrChange>
          </w:rPr>
          <w:t xml:space="preserve">Classical ballet is based on traditional positions and movements of the body emphasizing harmonious lines in space. It is the technical basis of many forms of dance. This course offers a working vocabulary of basic ballet movement skills and terminology. Presentations discuss the history and theory of ballet. (0.2 course credit) </w:t>
        </w:r>
      </w:moveTo>
    </w:p>
    <w:p w14:paraId="27109749" w14:textId="77777777" w:rsidR="00C053C4" w:rsidRPr="00424939" w:rsidRDefault="00C053C4" w:rsidP="00C053C4">
      <w:pPr>
        <w:spacing w:after="0"/>
        <w:rPr>
          <w:moveTo w:id="11361" w:author="Summer 2023 updates" w:date="2024-07-31T13:42:00Z"/>
          <w:rFonts w:cs="Times New Roman"/>
          <w:b/>
          <w:color w:val="000000" w:themeColor="text1"/>
        </w:rPr>
      </w:pPr>
      <w:moveTo w:id="11362" w:author="Summer 2023 updates" w:date="2024-07-31T13:42:00Z">
        <w:r w:rsidRPr="00424939">
          <w:rPr>
            <w:rFonts w:cs="Times New Roman"/>
            <w:b/>
            <w:color w:val="000000" w:themeColor="text1"/>
          </w:rPr>
          <w:t>DAN-132</w:t>
        </w:r>
        <w:r>
          <w:rPr>
            <w:rFonts w:cs="Times New Roman"/>
            <w:b/>
            <w:color w:val="000000" w:themeColor="text1"/>
          </w:rPr>
          <w:t xml:space="preserve"> Ballet II</w:t>
        </w:r>
      </w:moveTo>
    </w:p>
    <w:p w14:paraId="4288824B" w14:textId="77777777" w:rsidR="00C053C4" w:rsidRPr="00424939" w:rsidRDefault="00C053C4" w:rsidP="005716B5">
      <w:pPr>
        <w:rPr>
          <w:moveTo w:id="11363" w:author="Summer 2023 updates" w:date="2024-07-31T13:42:00Z"/>
          <w:rPrChange w:id="11364" w:author="Summer 2023 updates" w:date="2024-07-31T13:42:00Z">
            <w:rPr>
              <w:moveTo w:id="11365" w:author="Summer 2023 updates" w:date="2024-07-31T13:42:00Z"/>
              <w:color w:val="000000" w:themeColor="text1"/>
            </w:rPr>
          </w:rPrChange>
        </w:rPr>
        <w:pPrChange w:id="11366" w:author="Summer 2023 updates" w:date="2024-07-31T13:42:00Z">
          <w:pPr>
            <w:tabs>
              <w:tab w:val="left" w:pos="720"/>
              <w:tab w:val="left" w:pos="1080"/>
              <w:tab w:val="left" w:pos="1440"/>
              <w:tab w:val="left" w:pos="1800"/>
              <w:tab w:val="left" w:pos="2160"/>
            </w:tabs>
          </w:pPr>
        </w:pPrChange>
      </w:pPr>
      <w:moveTo w:id="11367" w:author="Summer 2023 updates" w:date="2024-07-31T13:42:00Z">
        <w:r w:rsidRPr="00424939">
          <w:rPr>
            <w:rPrChange w:id="11368" w:author="Summer 2023 updates" w:date="2024-07-31T13:42:00Z">
              <w:rPr>
                <w:color w:val="000000" w:themeColor="text1"/>
              </w:rPr>
            </w:rPrChange>
          </w:rPr>
          <w:t xml:space="preserve">This course continues Ballet I, offering more complex ballet movement skills and terminology. </w:t>
        </w:r>
        <w:r w:rsidRPr="00424939">
          <w:rPr>
            <w:u w:val="single"/>
            <w:rPrChange w:id="11369" w:author="Summer 2023 updates" w:date="2024-07-31T13:42:00Z">
              <w:rPr>
                <w:color w:val="000000" w:themeColor="text1"/>
                <w:u w:val="single"/>
              </w:rPr>
            </w:rPrChange>
          </w:rPr>
          <w:t>Prerequisite</w:t>
        </w:r>
        <w:r w:rsidRPr="00424939">
          <w:rPr>
            <w:rPrChange w:id="11370" w:author="Summer 2023 updates" w:date="2024-07-31T13:42:00Z">
              <w:rPr>
                <w:color w:val="000000" w:themeColor="text1"/>
              </w:rPr>
            </w:rPrChange>
          </w:rPr>
          <w:t xml:space="preserve">: Ballet I (DAN-131). (0.2 course credit) </w:t>
        </w:r>
      </w:moveTo>
    </w:p>
    <w:p w14:paraId="09FB489F" w14:textId="77777777" w:rsidR="00C053C4" w:rsidRPr="00424939" w:rsidRDefault="00C053C4" w:rsidP="00C053C4">
      <w:pPr>
        <w:spacing w:after="0"/>
        <w:rPr>
          <w:moveTo w:id="11371" w:author="Summer 2023 updates" w:date="2024-07-31T13:42:00Z"/>
          <w:rFonts w:cs="Times New Roman"/>
          <w:b/>
          <w:color w:val="000000" w:themeColor="text1"/>
        </w:rPr>
      </w:pPr>
      <w:moveTo w:id="11372" w:author="Summer 2023 updates" w:date="2024-07-31T13:42:00Z">
        <w:r w:rsidRPr="00424939">
          <w:rPr>
            <w:rFonts w:cs="Times New Roman"/>
            <w:b/>
            <w:color w:val="000000" w:themeColor="text1"/>
          </w:rPr>
          <w:t>DAN-141</w:t>
        </w:r>
        <w:r>
          <w:rPr>
            <w:rFonts w:cs="Times New Roman"/>
            <w:b/>
            <w:color w:val="000000" w:themeColor="text1"/>
          </w:rPr>
          <w:t xml:space="preserve"> Tap I</w:t>
        </w:r>
      </w:moveTo>
    </w:p>
    <w:p w14:paraId="081DB948" w14:textId="77777777" w:rsidR="00C053C4" w:rsidRPr="00424939" w:rsidRDefault="00C053C4" w:rsidP="00C053C4">
      <w:pPr>
        <w:tabs>
          <w:tab w:val="left" w:pos="720"/>
          <w:tab w:val="left" w:pos="1080"/>
          <w:tab w:val="left" w:pos="1440"/>
          <w:tab w:val="left" w:pos="1800"/>
          <w:tab w:val="left" w:pos="2160"/>
        </w:tabs>
        <w:rPr>
          <w:moveTo w:id="11373" w:author="Summer 2023 updates" w:date="2024-07-31T13:42:00Z"/>
          <w:rFonts w:cs="Times New Roman"/>
          <w:color w:val="000000" w:themeColor="text1"/>
        </w:rPr>
      </w:pPr>
      <w:moveTo w:id="11374" w:author="Summer 2023 updates" w:date="2024-07-31T13:42:00Z">
        <w:r w:rsidRPr="00424939">
          <w:rPr>
            <w:rFonts w:cs="Times New Roman"/>
            <w:color w:val="000000" w:themeColor="text1"/>
          </w:rPr>
          <w:t xml:space="preserve">Simple tap steps and combinations, including adequate background to survive an audition. The course progresses to more complicated movement sequences, with emphasis on speed and clarity. (0.2 course credit) </w:t>
        </w:r>
      </w:moveTo>
    </w:p>
    <w:p w14:paraId="7759B780" w14:textId="77777777" w:rsidR="00C053C4" w:rsidRPr="00424939" w:rsidRDefault="00C053C4" w:rsidP="00C053C4">
      <w:pPr>
        <w:spacing w:after="0"/>
        <w:rPr>
          <w:moveTo w:id="11375" w:author="Summer 2023 updates" w:date="2024-07-31T13:42:00Z"/>
          <w:rFonts w:cs="Times New Roman"/>
          <w:b/>
          <w:color w:val="000000" w:themeColor="text1"/>
        </w:rPr>
      </w:pPr>
      <w:moveTo w:id="11376" w:author="Summer 2023 updates" w:date="2024-07-31T13:42:00Z">
        <w:r w:rsidRPr="00424939">
          <w:rPr>
            <w:rFonts w:cs="Times New Roman"/>
            <w:b/>
            <w:color w:val="000000" w:themeColor="text1"/>
          </w:rPr>
          <w:t>DAN-142</w:t>
        </w:r>
        <w:r>
          <w:rPr>
            <w:rFonts w:cs="Times New Roman"/>
            <w:b/>
            <w:color w:val="000000" w:themeColor="text1"/>
          </w:rPr>
          <w:t xml:space="preserve"> Tap II</w:t>
        </w:r>
      </w:moveTo>
    </w:p>
    <w:p w14:paraId="47E19A1E" w14:textId="77777777" w:rsidR="00C053C4" w:rsidRPr="00424939" w:rsidRDefault="00C053C4" w:rsidP="005716B5">
      <w:pPr>
        <w:rPr>
          <w:moveTo w:id="11377" w:author="Summer 2023 updates" w:date="2024-07-31T13:42:00Z"/>
          <w:rPrChange w:id="11378" w:author="Summer 2023 updates" w:date="2024-07-31T13:42:00Z">
            <w:rPr>
              <w:moveTo w:id="11379" w:author="Summer 2023 updates" w:date="2024-07-31T13:42:00Z"/>
              <w:color w:val="000000" w:themeColor="text1"/>
            </w:rPr>
          </w:rPrChange>
        </w:rPr>
        <w:pPrChange w:id="11380" w:author="Summer 2023 updates" w:date="2024-07-31T13:42:00Z">
          <w:pPr>
            <w:tabs>
              <w:tab w:val="left" w:pos="720"/>
              <w:tab w:val="left" w:pos="1080"/>
              <w:tab w:val="left" w:pos="1440"/>
              <w:tab w:val="left" w:pos="1800"/>
              <w:tab w:val="left" w:pos="2160"/>
            </w:tabs>
          </w:pPr>
        </w:pPrChange>
      </w:pPr>
      <w:moveTo w:id="11381" w:author="Summer 2023 updates" w:date="2024-07-31T13:42:00Z">
        <w:r w:rsidRPr="00424939">
          <w:rPr>
            <w:rPrChange w:id="11382" w:author="Summer 2023 updates" w:date="2024-07-31T13:42:00Z">
              <w:rPr>
                <w:color w:val="000000" w:themeColor="text1"/>
              </w:rPr>
            </w:rPrChange>
          </w:rPr>
          <w:t xml:space="preserve">More complex steps, styles, and rhythms. Emphasis on speed, clarity, strength, and dexterity. </w:t>
        </w:r>
        <w:r w:rsidRPr="00424939">
          <w:rPr>
            <w:u w:val="single"/>
            <w:rPrChange w:id="11383" w:author="Summer 2023 updates" w:date="2024-07-31T13:42:00Z">
              <w:rPr>
                <w:color w:val="000000" w:themeColor="text1"/>
                <w:u w:val="single"/>
              </w:rPr>
            </w:rPrChange>
          </w:rPr>
          <w:t>Prerequisite</w:t>
        </w:r>
        <w:r w:rsidRPr="00424939">
          <w:rPr>
            <w:rPrChange w:id="11384" w:author="Summer 2023 updates" w:date="2024-07-31T13:42:00Z">
              <w:rPr>
                <w:color w:val="000000" w:themeColor="text1"/>
              </w:rPr>
            </w:rPrChange>
          </w:rPr>
          <w:t xml:space="preserve">: Tap I (DAN-141). (0.2 course credit) </w:t>
        </w:r>
      </w:moveTo>
    </w:p>
    <w:p w14:paraId="34E24B0A" w14:textId="77777777" w:rsidR="00C053C4" w:rsidRPr="00424939" w:rsidRDefault="00C053C4" w:rsidP="00C053C4">
      <w:pPr>
        <w:spacing w:after="0"/>
        <w:rPr>
          <w:moveTo w:id="11385" w:author="Summer 2023 updates" w:date="2024-07-31T13:42:00Z"/>
          <w:rFonts w:cs="Times New Roman"/>
          <w:b/>
          <w:color w:val="000000" w:themeColor="text1"/>
        </w:rPr>
      </w:pPr>
      <w:moveTo w:id="11386" w:author="Summer 2023 updates" w:date="2024-07-31T13:42:00Z">
        <w:r w:rsidRPr="00424939">
          <w:rPr>
            <w:rFonts w:cs="Times New Roman"/>
            <w:b/>
            <w:color w:val="000000" w:themeColor="text1"/>
          </w:rPr>
          <w:t>DAN-151</w:t>
        </w:r>
        <w:r>
          <w:rPr>
            <w:rFonts w:cs="Times New Roman"/>
            <w:b/>
            <w:color w:val="000000" w:themeColor="text1"/>
          </w:rPr>
          <w:t xml:space="preserve"> Choreography I</w:t>
        </w:r>
      </w:moveTo>
    </w:p>
    <w:p w14:paraId="686585D0" w14:textId="77777777" w:rsidR="00C053C4" w:rsidRPr="00424939" w:rsidRDefault="00C053C4" w:rsidP="005716B5">
      <w:pPr>
        <w:rPr>
          <w:moveTo w:id="11387" w:author="Summer 2023 updates" w:date="2024-07-31T13:42:00Z"/>
          <w:rPrChange w:id="11388" w:author="Summer 2023 updates" w:date="2024-07-31T13:42:00Z">
            <w:rPr>
              <w:moveTo w:id="11389" w:author="Summer 2023 updates" w:date="2024-07-31T13:42:00Z"/>
              <w:color w:val="000000" w:themeColor="text1"/>
            </w:rPr>
          </w:rPrChange>
        </w:rPr>
        <w:pPrChange w:id="11390" w:author="Summer 2023 updates" w:date="2024-07-31T13:42:00Z">
          <w:pPr>
            <w:tabs>
              <w:tab w:val="left" w:pos="720"/>
              <w:tab w:val="left" w:pos="1080"/>
              <w:tab w:val="left" w:pos="1440"/>
              <w:tab w:val="left" w:pos="1800"/>
              <w:tab w:val="left" w:pos="2160"/>
            </w:tabs>
          </w:pPr>
        </w:pPrChange>
      </w:pPr>
      <w:moveTo w:id="11391" w:author="Summer 2023 updates" w:date="2024-07-31T13:42:00Z">
        <w:r w:rsidRPr="00424939">
          <w:rPr>
            <w:rPrChange w:id="11392" w:author="Summer 2023 updates" w:date="2024-07-31T13:42:00Z">
              <w:rPr>
                <w:color w:val="000000" w:themeColor="text1"/>
              </w:rPr>
            </w:rPrChange>
          </w:rPr>
          <w:t xml:space="preserve">Introduction to the choreographic craft, concentrating on generating original movement through short studies focusing on body, space, and time. (0.2 course credit) </w:t>
        </w:r>
      </w:moveTo>
    </w:p>
    <w:p w14:paraId="19CB6BD5" w14:textId="77777777" w:rsidR="00C053C4" w:rsidRPr="00424939" w:rsidRDefault="00C053C4" w:rsidP="00C053C4">
      <w:pPr>
        <w:spacing w:after="0"/>
        <w:rPr>
          <w:moveTo w:id="11393" w:author="Summer 2023 updates" w:date="2024-07-31T13:42:00Z"/>
          <w:rFonts w:cs="Times New Roman"/>
          <w:b/>
          <w:color w:val="000000" w:themeColor="text1"/>
        </w:rPr>
      </w:pPr>
      <w:moveTo w:id="11394" w:author="Summer 2023 updates" w:date="2024-07-31T13:42:00Z">
        <w:r w:rsidRPr="00424939">
          <w:rPr>
            <w:rFonts w:cs="Times New Roman"/>
            <w:b/>
            <w:color w:val="000000" w:themeColor="text1"/>
          </w:rPr>
          <w:t>DAN-152</w:t>
        </w:r>
        <w:r>
          <w:rPr>
            <w:rFonts w:cs="Times New Roman"/>
            <w:b/>
            <w:color w:val="000000" w:themeColor="text1"/>
          </w:rPr>
          <w:t xml:space="preserve"> Choreography II</w:t>
        </w:r>
      </w:moveTo>
    </w:p>
    <w:p w14:paraId="2BF49A1B" w14:textId="77777777" w:rsidR="00C053C4" w:rsidRDefault="00C053C4" w:rsidP="005716B5">
      <w:pPr>
        <w:rPr>
          <w:moveTo w:id="11395" w:author="Summer 2023 updates" w:date="2024-07-31T13:42:00Z"/>
          <w:rPrChange w:id="11396" w:author="Summer 2023 updates" w:date="2024-07-31T13:42:00Z">
            <w:rPr>
              <w:moveTo w:id="11397" w:author="Summer 2023 updates" w:date="2024-07-31T13:42:00Z"/>
              <w:color w:val="000000" w:themeColor="text1"/>
            </w:rPr>
          </w:rPrChange>
        </w:rPr>
        <w:pPrChange w:id="11398" w:author="Summer 2023 updates" w:date="2024-07-31T13:42:00Z">
          <w:pPr>
            <w:spacing w:after="0"/>
          </w:pPr>
        </w:pPrChange>
      </w:pPr>
      <w:moveTo w:id="11399" w:author="Summer 2023 updates" w:date="2024-07-31T13:42:00Z">
        <w:r w:rsidRPr="00424939">
          <w:rPr>
            <w:rPrChange w:id="11400" w:author="Summer 2023 updates" w:date="2024-07-31T13:42:00Z">
              <w:rPr>
                <w:color w:val="000000" w:themeColor="text1"/>
              </w:rPr>
            </w:rPrChange>
          </w:rPr>
          <w:t xml:space="preserve">Further exploration of choreographic techniques, culminating in a short performance of student’s work. </w:t>
        </w:r>
        <w:r w:rsidRPr="00424939">
          <w:rPr>
            <w:u w:val="single"/>
            <w:rPrChange w:id="11401" w:author="Summer 2023 updates" w:date="2024-07-31T13:42:00Z">
              <w:rPr>
                <w:color w:val="000000" w:themeColor="text1"/>
                <w:u w:val="single"/>
              </w:rPr>
            </w:rPrChange>
          </w:rPr>
          <w:t>Prerequisite</w:t>
        </w:r>
        <w:r w:rsidRPr="00424939">
          <w:rPr>
            <w:rPrChange w:id="11402" w:author="Summer 2023 updates" w:date="2024-07-31T13:42:00Z">
              <w:rPr>
                <w:color w:val="000000" w:themeColor="text1"/>
              </w:rPr>
            </w:rPrChange>
          </w:rPr>
          <w:t xml:space="preserve">: Choreography I (DAN-151). (0.2 course credit)  </w:t>
        </w:r>
      </w:moveTo>
    </w:p>
    <w:p w14:paraId="61C8BB79" w14:textId="77777777" w:rsidR="00C053C4" w:rsidRPr="00424939" w:rsidRDefault="00C053C4" w:rsidP="00C053C4">
      <w:pPr>
        <w:spacing w:after="0"/>
        <w:rPr>
          <w:moveTo w:id="11403" w:author="Summer 2023 updates" w:date="2024-07-31T13:42:00Z"/>
          <w:rFonts w:cs="Times New Roman"/>
          <w:color w:val="000000" w:themeColor="text1"/>
        </w:rPr>
      </w:pPr>
    </w:p>
    <w:p w14:paraId="0122707B" w14:textId="75DE9B6C" w:rsidR="00F7357D" w:rsidRPr="00424939" w:rsidRDefault="00F7357D" w:rsidP="00E902AD">
      <w:pPr>
        <w:pStyle w:val="Heading4"/>
        <w:spacing w:before="120"/>
        <w:rPr>
          <w:rFonts w:ascii="Garamond" w:hAnsi="Garamond"/>
          <w:color w:val="000000" w:themeColor="text1"/>
        </w:rPr>
        <w:pPrChange w:id="11404" w:author="Summer 2023 updates" w:date="2024-07-31T13:42:00Z">
          <w:pPr>
            <w:pStyle w:val="Heading4"/>
          </w:pPr>
        </w:pPrChange>
      </w:pPr>
      <w:bookmarkStart w:id="11405" w:name="_Toc141355750"/>
      <w:bookmarkStart w:id="11406" w:name="_Toc110005230"/>
      <w:moveToRangeEnd w:id="11319"/>
      <w:r w:rsidRPr="00424939">
        <w:rPr>
          <w:rFonts w:ascii="Garamond" w:hAnsi="Garamond"/>
          <w:color w:val="000000" w:themeColor="text1"/>
        </w:rPr>
        <w:t>—</w:t>
      </w:r>
      <w:bookmarkStart w:id="11407" w:name="DataScience"/>
      <w:r>
        <w:rPr>
          <w:rFonts w:ascii="Garamond" w:hAnsi="Garamond"/>
          <w:color w:val="000000" w:themeColor="text1"/>
        </w:rPr>
        <w:t>Data</w:t>
      </w:r>
      <w:r w:rsidRPr="00424939">
        <w:rPr>
          <w:rFonts w:ascii="Garamond" w:hAnsi="Garamond"/>
          <w:color w:val="000000" w:themeColor="text1"/>
        </w:rPr>
        <w:t xml:space="preserve"> Science</w:t>
      </w:r>
      <w:bookmarkEnd w:id="11405"/>
      <w:bookmarkEnd w:id="11407"/>
      <w:bookmarkEnd w:id="11406"/>
      <w:r w:rsidRPr="00424939">
        <w:rPr>
          <w:rFonts w:ascii="Garamond" w:hAnsi="Garamond"/>
          <w:color w:val="000000" w:themeColor="text1"/>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Computer Science</w:instrText>
      </w:r>
      <w:r w:rsidRPr="00424939">
        <w:rPr>
          <w:rFonts w:ascii="Garamond" w:hAnsi="Garamond"/>
          <w:color w:val="000000" w:themeColor="text1"/>
        </w:rPr>
        <w:instrText xml:space="preserve">" </w:instrText>
      </w:r>
      <w:r w:rsidRPr="00424939">
        <w:rPr>
          <w:rFonts w:ascii="Garamond" w:hAnsi="Garamond"/>
          <w:color w:val="000000" w:themeColor="text1"/>
        </w:rPr>
        <w:fldChar w:fldCharType="end"/>
      </w:r>
    </w:p>
    <w:p w14:paraId="2141DC94" w14:textId="5C0C3631" w:rsidR="00F7357D" w:rsidRPr="00424939" w:rsidRDefault="00F7357D" w:rsidP="00F7357D">
      <w:pPr>
        <w:spacing w:after="120"/>
        <w:rPr>
          <w:rFonts w:cs="Times New Roman"/>
          <w:color w:val="000000" w:themeColor="text1"/>
        </w:rPr>
      </w:pPr>
      <w:r>
        <w:rPr>
          <w:rFonts w:cs="Times New Roman"/>
          <w:color w:val="000000" w:themeColor="text1"/>
        </w:rPr>
        <w:t xml:space="preserve">Baranowski, Cross, Eichhorn, </w:t>
      </w:r>
      <w:r w:rsidRPr="00424939">
        <w:rPr>
          <w:rFonts w:cs="Times New Roman"/>
          <w:color w:val="000000" w:themeColor="text1"/>
        </w:rPr>
        <w:t>Hughes, Stobb</w:t>
      </w:r>
      <w:r>
        <w:rPr>
          <w:rFonts w:cs="Times New Roman"/>
          <w:color w:val="000000" w:themeColor="text1"/>
        </w:rPr>
        <w:t>.</w:t>
      </w:r>
    </w:p>
    <w:p w14:paraId="5213F138" w14:textId="4FC0B1E7" w:rsidR="00F7357D" w:rsidRDefault="00F7357D" w:rsidP="005716B5">
      <w:pPr>
        <w:rPr>
          <w:rPrChange w:id="11408" w:author="Summer 2023 updates" w:date="2024-07-31T13:42:00Z">
            <w:rPr>
              <w:color w:val="000000" w:themeColor="text1"/>
            </w:rPr>
          </w:rPrChange>
        </w:rPr>
        <w:pPrChange w:id="11409" w:author="Summer 2023 updates" w:date="2024-07-31T13:42:00Z">
          <w:pPr>
            <w:spacing w:after="0"/>
          </w:pPr>
        </w:pPrChange>
      </w:pPr>
      <w:r w:rsidRPr="00F7357D">
        <w:rPr>
          <w:rPrChange w:id="11410" w:author="Summer 2023 updates" w:date="2024-07-31T13:42:00Z">
            <w:rPr>
              <w:color w:val="000000" w:themeColor="text1"/>
            </w:rPr>
          </w:rPrChange>
        </w:rPr>
        <w:t>Data Science is an interdisciplinary study that couples programming skills, statistical methods, and domain specific knowledge to extract meaning, make predictions, and visually present quantitative data. The department of mathematical sciences offers a complete range of courses, with majors and minors available in</w:t>
      </w:r>
      <w:r w:rsidR="009A7233">
        <w:rPr>
          <w:rPrChange w:id="11411" w:author="Summer 2023 updates" w:date="2024-07-31T13:42:00Z">
            <w:rPr>
              <w:color w:val="000000" w:themeColor="text1"/>
            </w:rPr>
          </w:rPrChange>
        </w:rPr>
        <w:t xml:space="preserve"> </w:t>
      </w:r>
      <w:r w:rsidR="00DA7697">
        <w:rPr>
          <w:rStyle w:val="Strong"/>
          <w:rFonts w:ascii="Garamond" w:hAnsi="Garamond"/>
          <w:color w:val="000000" w:themeColor="text1"/>
        </w:rPr>
        <w:t xml:space="preserve">Computer Science, Data Science, </w:t>
      </w:r>
      <w:r w:rsidR="00DA7697" w:rsidRPr="00424939">
        <w:rPr>
          <w:rPrChange w:id="11412" w:author="Summer 2023 updates" w:date="2024-07-31T13:42:00Z">
            <w:rPr>
              <w:color w:val="000000" w:themeColor="text1"/>
            </w:rPr>
          </w:rPrChange>
        </w:rPr>
        <w:t xml:space="preserve">and </w:t>
      </w:r>
      <w:r w:rsidR="00DA7697">
        <w:rPr>
          <w:rStyle w:val="Strong"/>
          <w:rFonts w:ascii="Garamond" w:hAnsi="Garamond"/>
          <w:color w:val="000000" w:themeColor="text1"/>
        </w:rPr>
        <w:t>Mathematics</w:t>
      </w:r>
      <w:r w:rsidRPr="00F7357D">
        <w:rPr>
          <w:rPrChange w:id="11413" w:author="Summer 2023 updates" w:date="2024-07-31T13:42:00Z">
            <w:rPr>
              <w:color w:val="000000" w:themeColor="text1"/>
            </w:rPr>
          </w:rPrChange>
        </w:rPr>
        <w:t>, as well as courses in statistics for additional breadth. The department adheres to its belief that the mathematical sciences and the habits of mind that they engender are components of a fine liberal arts education.</w:t>
      </w:r>
    </w:p>
    <w:p w14:paraId="2200A3B0" w14:textId="77777777" w:rsidR="00F7357D" w:rsidRDefault="00F7357D" w:rsidP="00F7357D">
      <w:pPr>
        <w:spacing w:after="0"/>
        <w:rPr>
          <w:rFonts w:cs="Times New Roman"/>
          <w:color w:val="000000" w:themeColor="text1"/>
        </w:rPr>
      </w:pPr>
    </w:p>
    <w:p w14:paraId="047D5E5F" w14:textId="4CA55442" w:rsidR="00F7357D" w:rsidRPr="00424939" w:rsidRDefault="00F7357D" w:rsidP="00E902AD">
      <w:pPr>
        <w:spacing w:before="120" w:after="0"/>
        <w:rPr>
          <w:rFonts w:cs="Times New Roman"/>
          <w:b/>
          <w:color w:val="000000" w:themeColor="text1"/>
        </w:rPr>
        <w:pPrChange w:id="11414" w:author="Summer 2023 updates" w:date="2024-07-31T13:42:00Z">
          <w:pPr>
            <w:spacing w:after="0"/>
          </w:pPr>
        </w:pPrChange>
      </w:pPr>
      <w:r>
        <w:rPr>
          <w:rFonts w:cs="Times New Roman"/>
          <w:b/>
          <w:color w:val="000000" w:themeColor="text1"/>
        </w:rPr>
        <w:t>Data</w:t>
      </w:r>
      <w:r w:rsidRPr="00424939">
        <w:rPr>
          <w:rFonts w:cs="Times New Roman"/>
          <w:b/>
          <w:color w:val="000000" w:themeColor="text1"/>
        </w:rPr>
        <w:t xml:space="preserve"> Science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Major </w:t>
      </w:r>
    </w:p>
    <w:p w14:paraId="589A26C5" w14:textId="2F2FFAE3" w:rsidR="00F7357D" w:rsidRPr="00424939" w:rsidRDefault="00F7357D" w:rsidP="00F7357D">
      <w:pPr>
        <w:spacing w:after="0"/>
        <w:rPr>
          <w:rFonts w:cs="Times New Roman"/>
          <w:b/>
          <w:color w:val="000000" w:themeColor="text1"/>
        </w:rPr>
      </w:pPr>
      <w:r w:rsidRPr="00424939">
        <w:rPr>
          <w:rFonts w:cs="Times New Roman"/>
          <w:bCs/>
          <w:color w:val="000000" w:themeColor="text1"/>
        </w:rPr>
        <w:t xml:space="preserve">A major in </w:t>
      </w:r>
      <w:r>
        <w:rPr>
          <w:rFonts w:cs="Times New Roman"/>
          <w:bCs/>
          <w:color w:val="000000" w:themeColor="text1"/>
        </w:rPr>
        <w:t>data</w:t>
      </w:r>
      <w:r w:rsidRPr="00424939">
        <w:rPr>
          <w:rFonts w:cs="Times New Roman"/>
          <w:bCs/>
          <w:color w:val="000000" w:themeColor="text1"/>
        </w:rPr>
        <w:t xml:space="preserve"> science requires a minimum cumulative 2.0 GPA in all courses counted toward the major.</w:t>
      </w:r>
    </w:p>
    <w:p w14:paraId="2CCE3F9D" w14:textId="5381784E" w:rsidR="00F7357D" w:rsidRDefault="00B13C90"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 xml:space="preserve">DS-100 Introduction to Data Science </w:t>
      </w:r>
      <w:r w:rsidRPr="00B56089">
        <w:rPr>
          <w:rFonts w:cs="Times New Roman"/>
          <w:b/>
          <w:color w:val="000000" w:themeColor="text1"/>
        </w:rPr>
        <w:t xml:space="preserve">or </w:t>
      </w:r>
      <w:r>
        <w:rPr>
          <w:rFonts w:cs="Times New Roman"/>
          <w:color w:val="000000" w:themeColor="text1"/>
        </w:rPr>
        <w:t xml:space="preserve">DS-120 Sports Analytics </w:t>
      </w:r>
    </w:p>
    <w:p w14:paraId="425D8852" w14:textId="1F2839A0" w:rsidR="00011183" w:rsidRPr="00011183" w:rsidRDefault="00B13C90"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CS-125 Introduction to Programming, or commensurate programming experience</w:t>
      </w:r>
    </w:p>
    <w:p w14:paraId="37CC7839" w14:textId="5945170F" w:rsidR="00B13C90" w:rsidRDefault="00B13C90"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Statistical Foundations courses: </w:t>
      </w:r>
    </w:p>
    <w:p w14:paraId="653FCC2D" w14:textId="77777777"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BUS-190 </w:t>
      </w:r>
      <w:r w:rsidRPr="00B13C90">
        <w:rPr>
          <w:rFonts w:cs="Times New Roman"/>
          <w:color w:val="000000" w:themeColor="text1"/>
        </w:rPr>
        <w:t>Statistical Analysis (WE)</w:t>
      </w:r>
    </w:p>
    <w:p w14:paraId="5B88D96D" w14:textId="77777777"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BUS-340 </w:t>
      </w:r>
      <w:r w:rsidRPr="00B13C90">
        <w:rPr>
          <w:rFonts w:cs="Times New Roman"/>
          <w:color w:val="000000" w:themeColor="text1"/>
        </w:rPr>
        <w:t>Applied Regression Analysis</w:t>
      </w:r>
    </w:p>
    <w:p w14:paraId="2C0A06D6" w14:textId="77777777"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PSY-300 </w:t>
      </w:r>
      <w:r w:rsidRPr="00B13C90">
        <w:rPr>
          <w:rFonts w:cs="Times New Roman"/>
          <w:color w:val="000000" w:themeColor="text1"/>
        </w:rPr>
        <w:t>Statistical Methods and Data Analysis</w:t>
      </w:r>
    </w:p>
    <w:p w14:paraId="17B50A39" w14:textId="77777777"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STA-110 Inferential Statistics (7 weeks)</w:t>
      </w:r>
    </w:p>
    <w:p w14:paraId="1755F551" w14:textId="77777777"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STA-130 Experimental Design (7 weeks)</w:t>
      </w:r>
    </w:p>
    <w:p w14:paraId="57B0D846" w14:textId="34ADA94B"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sidRPr="00B13C90">
        <w:rPr>
          <w:rFonts w:cs="Times New Roman"/>
          <w:color w:val="000000" w:themeColor="text1"/>
        </w:rPr>
        <w:t xml:space="preserve">STA-315 </w:t>
      </w:r>
      <w:ins w:id="11415" w:author="Summer 2023 updates" w:date="2024-07-31T13:42:00Z">
        <w:r w:rsidR="00673DC6">
          <w:rPr>
            <w:rFonts w:cs="Times New Roman"/>
            <w:color w:val="000000" w:themeColor="text1"/>
          </w:rPr>
          <w:t xml:space="preserve">Mathematical </w:t>
        </w:r>
      </w:ins>
      <w:r w:rsidRPr="00B13C90">
        <w:rPr>
          <w:rFonts w:cs="Times New Roman"/>
          <w:color w:val="000000" w:themeColor="text1"/>
        </w:rPr>
        <w:t>Probability</w:t>
      </w:r>
      <w:del w:id="11416" w:author="Summer 2023 updates" w:date="2024-07-31T13:42:00Z">
        <w:r w:rsidRPr="00B13C90">
          <w:rPr>
            <w:rFonts w:cs="Times New Roman"/>
            <w:color w:val="000000" w:themeColor="text1"/>
          </w:rPr>
          <w:delText xml:space="preserve"> and Statistics I</w:delText>
        </w:r>
      </w:del>
    </w:p>
    <w:p w14:paraId="0D9449E2" w14:textId="2CBFD58F"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DS-230 Data-Centric Programming</w:t>
      </w:r>
    </w:p>
    <w:p w14:paraId="56708FD6" w14:textId="4B984CC2"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DS-260 Data Analysis and Visualization</w:t>
      </w:r>
    </w:p>
    <w:p w14:paraId="2CC592BB" w14:textId="403F6836"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ECO-375 Econometrics (WE)</w:t>
      </w:r>
    </w:p>
    <w:p w14:paraId="5B8DB110" w14:textId="0BA4E32A"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DS-315 Machine Learning</w:t>
      </w:r>
    </w:p>
    <w:p w14:paraId="4FAB8132" w14:textId="2E02E578"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DS-370 Database Systems and Data Management</w:t>
      </w:r>
    </w:p>
    <w:p w14:paraId="402A0490" w14:textId="377ABA99" w:rsidR="00011183" w:rsidRDefault="00011183" w:rsidP="00E500FB">
      <w:pPr>
        <w:widowControl w:val="0"/>
        <w:numPr>
          <w:ilvl w:val="0"/>
          <w:numId w:val="137"/>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Modeling courses: </w:t>
      </w:r>
    </w:p>
    <w:p w14:paraId="7A55432A" w14:textId="21D37416" w:rsidR="00011183" w:rsidRDefault="00011183"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DS</w:t>
      </w:r>
      <w:r w:rsidR="00B80039">
        <w:rPr>
          <w:rFonts w:cs="Times New Roman"/>
          <w:color w:val="000000" w:themeColor="text1"/>
        </w:rPr>
        <w:t>-415 Deep Learning</w:t>
      </w:r>
    </w:p>
    <w:p w14:paraId="48192903" w14:textId="728C6BA9" w:rsidR="00B80039" w:rsidRDefault="00B80039"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MTH-455 Mathematical Modeling (WE)</w:t>
      </w:r>
    </w:p>
    <w:p w14:paraId="100B153A" w14:textId="5B39DF66" w:rsidR="00B80039" w:rsidRDefault="00B80039"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ECO-435 Time Series Analysis</w:t>
      </w:r>
    </w:p>
    <w:p w14:paraId="563C2F42" w14:textId="27DA6DBE" w:rsidR="00B80039" w:rsidRDefault="00B80039" w:rsidP="00E500FB">
      <w:pPr>
        <w:widowControl w:val="0"/>
        <w:numPr>
          <w:ilvl w:val="1"/>
          <w:numId w:val="137"/>
        </w:numPr>
        <w:tabs>
          <w:tab w:val="num" w:pos="2160"/>
        </w:tabs>
        <w:adjustRightInd w:val="0"/>
        <w:spacing w:after="0"/>
        <w:textAlignment w:val="baseline"/>
        <w:rPr>
          <w:rFonts w:cs="Times New Roman"/>
          <w:color w:val="000000" w:themeColor="text1"/>
        </w:rPr>
      </w:pPr>
      <w:r>
        <w:rPr>
          <w:rFonts w:cs="Times New Roman"/>
          <w:color w:val="000000" w:themeColor="text1"/>
        </w:rPr>
        <w:t>ECO-445 Econometrics II</w:t>
      </w:r>
      <w:r w:rsidR="001A503F">
        <w:rPr>
          <w:rFonts w:cs="Times New Roman"/>
          <w:color w:val="000000" w:themeColor="text1"/>
        </w:rPr>
        <w:t xml:space="preserve"> (WE)</w:t>
      </w:r>
    </w:p>
    <w:p w14:paraId="3DA46182" w14:textId="791DAD52" w:rsidR="00011183" w:rsidRPr="00011183" w:rsidRDefault="00011183" w:rsidP="00AD65D0">
      <w:pPr>
        <w:widowControl w:val="0"/>
        <w:numPr>
          <w:ilvl w:val="0"/>
          <w:numId w:val="137"/>
        </w:numPr>
        <w:tabs>
          <w:tab w:val="clear" w:pos="720"/>
          <w:tab w:val="num" w:pos="360"/>
          <w:tab w:val="num" w:pos="2160"/>
        </w:tabs>
        <w:adjustRightInd w:val="0"/>
        <w:spacing w:after="0"/>
        <w:ind w:left="360"/>
        <w:textAlignment w:val="baseline"/>
        <w:rPr>
          <w:rFonts w:cs="Times New Roman"/>
          <w:color w:val="000000" w:themeColor="text1"/>
        </w:rPr>
        <w:pPrChange w:id="11417" w:author="Summer 2023 updates" w:date="2024-07-31T13:42:00Z">
          <w:pPr>
            <w:widowControl w:val="0"/>
            <w:numPr>
              <w:numId w:val="137"/>
            </w:numPr>
            <w:tabs>
              <w:tab w:val="num" w:pos="360"/>
              <w:tab w:val="num" w:pos="2160"/>
            </w:tabs>
            <w:adjustRightInd w:val="0"/>
            <w:spacing w:after="0"/>
            <w:ind w:left="720" w:hanging="720"/>
            <w:textAlignment w:val="baseline"/>
          </w:pPr>
        </w:pPrChange>
      </w:pPr>
      <w:r w:rsidRPr="00B80039">
        <w:rPr>
          <w:rFonts w:cs="Times New Roman"/>
          <w:color w:val="000000" w:themeColor="text1"/>
          <w:u w:val="single"/>
        </w:rPr>
        <w:t>Three</w:t>
      </w:r>
      <w:r>
        <w:rPr>
          <w:rFonts w:cs="Times New Roman"/>
          <w:color w:val="000000" w:themeColor="text1"/>
        </w:rPr>
        <w:t xml:space="preserve"> additional courses </w:t>
      </w:r>
      <w:r w:rsidR="00B80039">
        <w:rPr>
          <w:rFonts w:cs="Times New Roman"/>
          <w:color w:val="000000" w:themeColor="text1"/>
        </w:rPr>
        <w:t xml:space="preserve">from a different discipline numbered 200+ with the same course prefix. These courses should be selected with advice from the Data Science faculty. </w:t>
      </w:r>
    </w:p>
    <w:p w14:paraId="58980E81" w14:textId="38D99111" w:rsidR="00AC56D4" w:rsidRPr="00424939" w:rsidRDefault="00AC56D4" w:rsidP="00E902AD">
      <w:pPr>
        <w:spacing w:before="120" w:after="0"/>
        <w:rPr>
          <w:rFonts w:cs="Times New Roman"/>
          <w:b/>
          <w:color w:val="000000" w:themeColor="text1"/>
        </w:rPr>
        <w:pPrChange w:id="11418" w:author="Summer 2023 updates" w:date="2024-07-31T13:42:00Z">
          <w:pPr>
            <w:spacing w:before="240" w:after="0"/>
          </w:pPr>
        </w:pPrChange>
      </w:pPr>
      <w:r>
        <w:rPr>
          <w:rFonts w:cs="Times New Roman"/>
          <w:b/>
          <w:color w:val="000000" w:themeColor="text1"/>
        </w:rPr>
        <w:t>Data</w:t>
      </w:r>
      <w:r w:rsidRPr="00424939">
        <w:rPr>
          <w:rFonts w:cs="Times New Roman"/>
          <w:b/>
          <w:color w:val="000000" w:themeColor="text1"/>
        </w:rPr>
        <w:t xml:space="preserve"> Science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sidR="00797410">
        <w:rPr>
          <w:rFonts w:cs="Times New Roman"/>
          <w:b/>
          <w:color w:val="000000" w:themeColor="text1"/>
        </w:rPr>
        <w:t>Minor</w:t>
      </w:r>
      <w:r w:rsidRPr="00424939">
        <w:rPr>
          <w:rFonts w:cs="Times New Roman"/>
          <w:b/>
          <w:color w:val="000000" w:themeColor="text1"/>
        </w:rPr>
        <w:t xml:space="preserve"> </w:t>
      </w:r>
    </w:p>
    <w:p w14:paraId="2CCF864C" w14:textId="77777777" w:rsidR="00AC56D4" w:rsidRDefault="00AC56D4" w:rsidP="00E500FB">
      <w:pPr>
        <w:widowControl w:val="0"/>
        <w:numPr>
          <w:ilvl w:val="0"/>
          <w:numId w:val="138"/>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 xml:space="preserve">DS-100 Introduction to Data Science or DS-120 Sports Analytics </w:t>
      </w:r>
    </w:p>
    <w:p w14:paraId="305FE1DC" w14:textId="77777777" w:rsidR="00AC56D4" w:rsidRPr="00011183" w:rsidRDefault="00AC56D4" w:rsidP="00E500FB">
      <w:pPr>
        <w:widowControl w:val="0"/>
        <w:numPr>
          <w:ilvl w:val="0"/>
          <w:numId w:val="138"/>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CS-125 Introduction to Programming, or commensurate programming experience</w:t>
      </w:r>
    </w:p>
    <w:p w14:paraId="69687D00" w14:textId="77777777" w:rsidR="00AC56D4" w:rsidRDefault="00AC56D4" w:rsidP="00E500FB">
      <w:pPr>
        <w:widowControl w:val="0"/>
        <w:numPr>
          <w:ilvl w:val="0"/>
          <w:numId w:val="138"/>
        </w:numPr>
        <w:tabs>
          <w:tab w:val="clear" w:pos="720"/>
          <w:tab w:val="num" w:pos="360"/>
          <w:tab w:val="num" w:pos="2160"/>
        </w:tabs>
        <w:adjustRightInd w:val="0"/>
        <w:spacing w:after="0"/>
        <w:ind w:hanging="720"/>
        <w:textAlignment w:val="baseline"/>
        <w:rPr>
          <w:rFonts w:cs="Times New Roman"/>
          <w:color w:val="000000" w:themeColor="text1"/>
        </w:rPr>
      </w:pPr>
      <w:r w:rsidRPr="00B80039">
        <w:rPr>
          <w:rFonts w:cs="Times New Roman"/>
          <w:color w:val="000000" w:themeColor="text1"/>
          <w:u w:val="single"/>
        </w:rPr>
        <w:t>One</w:t>
      </w:r>
      <w:r>
        <w:rPr>
          <w:rFonts w:cs="Times New Roman"/>
          <w:color w:val="000000" w:themeColor="text1"/>
        </w:rPr>
        <w:t xml:space="preserve"> of the following Statistical Foundations courses: </w:t>
      </w:r>
    </w:p>
    <w:p w14:paraId="68905F29" w14:textId="77777777"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BUS-190 </w:t>
      </w:r>
      <w:r w:rsidRPr="00B13C90">
        <w:rPr>
          <w:rFonts w:cs="Times New Roman"/>
          <w:color w:val="000000" w:themeColor="text1"/>
        </w:rPr>
        <w:t>Statistical Analysis (WE)</w:t>
      </w:r>
    </w:p>
    <w:p w14:paraId="059F92E5" w14:textId="77777777"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BUS-340 </w:t>
      </w:r>
      <w:r w:rsidRPr="00B13C90">
        <w:rPr>
          <w:rFonts w:cs="Times New Roman"/>
          <w:color w:val="000000" w:themeColor="text1"/>
        </w:rPr>
        <w:t>Applied Regression Analysis</w:t>
      </w:r>
    </w:p>
    <w:p w14:paraId="55D31D5A" w14:textId="77777777"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PSY-300 </w:t>
      </w:r>
      <w:r w:rsidRPr="00B13C90">
        <w:rPr>
          <w:rFonts w:cs="Times New Roman"/>
          <w:color w:val="000000" w:themeColor="text1"/>
        </w:rPr>
        <w:t>Statistical Methods and Data Analysis</w:t>
      </w:r>
    </w:p>
    <w:p w14:paraId="1F19EE73" w14:textId="77777777"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STA-110 Inferential Statistics (7 weeks)</w:t>
      </w:r>
    </w:p>
    <w:p w14:paraId="40DD62B5" w14:textId="77777777"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Pr>
          <w:rFonts w:cs="Times New Roman"/>
          <w:color w:val="000000" w:themeColor="text1"/>
        </w:rPr>
        <w:t xml:space="preserve">STA-100 </w:t>
      </w:r>
      <w:r w:rsidRPr="00B13C90">
        <w:rPr>
          <w:rFonts w:cs="Times New Roman"/>
          <w:color w:val="000000" w:themeColor="text1"/>
        </w:rPr>
        <w:t>Statistical Foundations (7 weeks) and STA-130 Experimental Design (7 weeks)</w:t>
      </w:r>
    </w:p>
    <w:p w14:paraId="082084B0" w14:textId="05447D10" w:rsidR="00AC56D4" w:rsidRDefault="00AC56D4" w:rsidP="00E500FB">
      <w:pPr>
        <w:widowControl w:val="0"/>
        <w:numPr>
          <w:ilvl w:val="1"/>
          <w:numId w:val="138"/>
        </w:numPr>
        <w:tabs>
          <w:tab w:val="num" w:pos="2160"/>
        </w:tabs>
        <w:adjustRightInd w:val="0"/>
        <w:spacing w:after="0"/>
        <w:textAlignment w:val="baseline"/>
        <w:rPr>
          <w:rFonts w:cs="Times New Roman"/>
          <w:color w:val="000000" w:themeColor="text1"/>
        </w:rPr>
      </w:pPr>
      <w:r w:rsidRPr="00B13C90">
        <w:rPr>
          <w:rFonts w:cs="Times New Roman"/>
          <w:color w:val="000000" w:themeColor="text1"/>
        </w:rPr>
        <w:t xml:space="preserve">STA-315 </w:t>
      </w:r>
      <w:ins w:id="11419" w:author="Summer 2023 updates" w:date="2024-07-31T13:42:00Z">
        <w:r w:rsidR="00673DC6">
          <w:rPr>
            <w:rFonts w:cs="Times New Roman"/>
            <w:color w:val="000000" w:themeColor="text1"/>
          </w:rPr>
          <w:t xml:space="preserve">Mathematical </w:t>
        </w:r>
      </w:ins>
      <w:r w:rsidRPr="00B13C90">
        <w:rPr>
          <w:rFonts w:cs="Times New Roman"/>
          <w:color w:val="000000" w:themeColor="text1"/>
        </w:rPr>
        <w:t>Probability</w:t>
      </w:r>
      <w:del w:id="11420" w:author="Summer 2023 updates" w:date="2024-07-31T13:42:00Z">
        <w:r w:rsidRPr="00B13C90">
          <w:rPr>
            <w:rFonts w:cs="Times New Roman"/>
            <w:color w:val="000000" w:themeColor="text1"/>
          </w:rPr>
          <w:delText xml:space="preserve"> and Statistics I</w:delText>
        </w:r>
      </w:del>
    </w:p>
    <w:p w14:paraId="628EF9A0" w14:textId="77777777" w:rsidR="00AC56D4" w:rsidRDefault="00AC56D4" w:rsidP="00E500FB">
      <w:pPr>
        <w:widowControl w:val="0"/>
        <w:numPr>
          <w:ilvl w:val="0"/>
          <w:numId w:val="138"/>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DS-230 Data-Centric Programming</w:t>
      </w:r>
    </w:p>
    <w:p w14:paraId="4E106D97" w14:textId="59F77A14" w:rsidR="00AC56D4" w:rsidRPr="00F5072B" w:rsidRDefault="00AC56D4" w:rsidP="00E500FB">
      <w:pPr>
        <w:widowControl w:val="0"/>
        <w:numPr>
          <w:ilvl w:val="0"/>
          <w:numId w:val="138"/>
        </w:numPr>
        <w:tabs>
          <w:tab w:val="clear" w:pos="720"/>
          <w:tab w:val="num" w:pos="360"/>
          <w:tab w:val="num" w:pos="2160"/>
        </w:tabs>
        <w:adjustRightInd w:val="0"/>
        <w:spacing w:after="0"/>
        <w:ind w:hanging="720"/>
        <w:textAlignment w:val="baseline"/>
        <w:rPr>
          <w:rFonts w:cs="Times New Roman"/>
          <w:color w:val="000000" w:themeColor="text1"/>
        </w:rPr>
      </w:pPr>
      <w:r>
        <w:rPr>
          <w:rFonts w:cs="Times New Roman"/>
          <w:color w:val="000000" w:themeColor="text1"/>
        </w:rPr>
        <w:t>DS-260 Data Analysis and Visualization</w:t>
      </w:r>
      <w:r w:rsidR="00F5072B">
        <w:rPr>
          <w:rFonts w:cs="Times New Roman"/>
          <w:color w:val="000000" w:themeColor="text1"/>
        </w:rPr>
        <w:br/>
      </w:r>
    </w:p>
    <w:p w14:paraId="188954B0" w14:textId="77777777" w:rsidR="00AC56D4" w:rsidRDefault="00AC56D4" w:rsidP="00E902AD">
      <w:pPr>
        <w:spacing w:before="120" w:after="0"/>
        <w:rPr>
          <w:rFonts w:cs="Times New Roman"/>
          <w:b/>
          <w:smallCaps/>
          <w:color w:val="000000" w:themeColor="text1"/>
        </w:rPr>
        <w:pPrChange w:id="11421" w:author="Summer 2023 updates" w:date="2024-07-31T13:42:00Z">
          <w:pPr>
            <w:spacing w:after="0"/>
          </w:pPr>
        </w:pPrChange>
      </w:pPr>
      <w:r w:rsidRPr="00424939">
        <w:rPr>
          <w:rFonts w:cs="Times New Roman"/>
          <w:b/>
          <w:smallCaps/>
          <w:color w:val="000000" w:themeColor="text1"/>
        </w:rPr>
        <w:t xml:space="preserve">courses in </w:t>
      </w:r>
      <w:r>
        <w:rPr>
          <w:rFonts w:cs="Times New Roman"/>
          <w:b/>
          <w:smallCaps/>
          <w:color w:val="000000" w:themeColor="text1"/>
        </w:rPr>
        <w:t>data science</w:t>
      </w:r>
    </w:p>
    <w:p w14:paraId="6BCFC029" w14:textId="2F7E87FC" w:rsidR="00AC56D4" w:rsidRPr="00424939" w:rsidRDefault="00AC56D4" w:rsidP="00AC56D4">
      <w:pPr>
        <w:pStyle w:val="Noparagraphstyle"/>
        <w:spacing w:line="240" w:lineRule="auto"/>
        <w:jc w:val="left"/>
        <w:rPr>
          <w:rFonts w:ascii="Garamond" w:hAnsi="Garamond" w:cs="Times New Roman"/>
          <w:b/>
          <w:color w:val="000000" w:themeColor="text1"/>
          <w:sz w:val="22"/>
          <w:szCs w:val="22"/>
        </w:rPr>
      </w:pPr>
      <w:del w:id="11422" w:author="Summer 2023 updates" w:date="2024-07-31T13:42:00Z">
        <w:r w:rsidRPr="00424939">
          <w:rPr>
            <w:rFonts w:ascii="Garamond" w:hAnsi="Garamond" w:cs="Times New Roman"/>
            <w:b/>
            <w:smallCaps/>
            <w:color w:val="000000" w:themeColor="text1"/>
          </w:rPr>
          <w:delText xml:space="preserve"> </w:delText>
        </w:r>
      </w:del>
      <w:r w:rsidRPr="00424939">
        <w:rPr>
          <w:rFonts w:ascii="Garamond" w:hAnsi="Garamond" w:cs="Times New Roman"/>
          <w:b/>
          <w:color w:val="000000" w:themeColor="text1"/>
          <w:sz w:val="22"/>
          <w:szCs w:val="22"/>
        </w:rPr>
        <w:t>D</w:t>
      </w:r>
      <w:r>
        <w:rPr>
          <w:rFonts w:ascii="Garamond" w:hAnsi="Garamond" w:cs="Times New Roman"/>
          <w:b/>
          <w:color w:val="000000" w:themeColor="text1"/>
          <w:sz w:val="22"/>
          <w:szCs w:val="22"/>
        </w:rPr>
        <w:t>S</w:t>
      </w:r>
      <w:r w:rsidRPr="00424939">
        <w:rPr>
          <w:rFonts w:ascii="Garamond" w:hAnsi="Garamond" w:cs="Times New Roman"/>
          <w:b/>
          <w:color w:val="000000" w:themeColor="text1"/>
          <w:sz w:val="22"/>
          <w:szCs w:val="22"/>
        </w:rPr>
        <w:t>-10</w:t>
      </w:r>
      <w:r>
        <w:rPr>
          <w:rFonts w:ascii="Garamond" w:hAnsi="Garamond" w:cs="Times New Roman"/>
          <w:b/>
          <w:color w:val="000000" w:themeColor="text1"/>
          <w:sz w:val="22"/>
          <w:szCs w:val="22"/>
        </w:rPr>
        <w:t>0</w:t>
      </w:r>
      <w:r w:rsidRPr="00424939">
        <w:rPr>
          <w:rFonts w:ascii="Garamond" w:hAnsi="Garamond" w:cs="Times New Roman"/>
          <w:b/>
          <w:color w:val="000000" w:themeColor="text1"/>
          <w:sz w:val="22"/>
          <w:szCs w:val="22"/>
        </w:rPr>
        <w:t xml:space="preserve"> </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Pr>
          <w:rFonts w:ascii="Garamond" w:hAnsi="Garamond" w:cs="Times New Roman"/>
          <w:b/>
          <w:color w:val="000000" w:themeColor="text1"/>
          <w:sz w:val="22"/>
          <w:szCs w:val="22"/>
        </w:rPr>
        <w:t>Introduction to Data Science</w:t>
      </w:r>
    </w:p>
    <w:p w14:paraId="0378AC0F" w14:textId="0630B5E4" w:rsidR="00AC56D4" w:rsidRPr="00424939" w:rsidRDefault="00531429" w:rsidP="00986299">
      <w:pPr>
        <w:rPr>
          <w:b/>
          <w:smallCaps/>
          <w:rPrChange w:id="11423" w:author="Summer 2023 updates" w:date="2024-07-31T13:42:00Z">
            <w:rPr>
              <w:b/>
              <w:smallCaps/>
              <w:color w:val="000000" w:themeColor="text1"/>
            </w:rPr>
          </w:rPrChange>
        </w:rPr>
        <w:pPrChange w:id="11424" w:author="Summer 2023 updates" w:date="2024-07-31T13:42:00Z">
          <w:pPr>
            <w:spacing w:after="0"/>
          </w:pPr>
        </w:pPrChange>
      </w:pPr>
      <w:r w:rsidRPr="00531429">
        <w:rPr>
          <w:rPrChange w:id="11425" w:author="Summer 2023 updates" w:date="2024-07-31T13:42:00Z">
            <w:rPr>
              <w:color w:val="000000" w:themeColor="text1"/>
            </w:rPr>
          </w:rPrChange>
        </w:rPr>
        <w:t xml:space="preserve">Studies the theory and fundamentals of using data and statistics to make actionable decisions.  This course will cover how to organize, process, and visualize data using computational tools.  Case studies on the use, misuse, and impact of data on society will be reviewed, with emphasis placed on ethical privacy concerns. </w:t>
      </w:r>
    </w:p>
    <w:p w14:paraId="243398BA" w14:textId="77777777" w:rsidR="00531429" w:rsidRPr="00424939" w:rsidRDefault="00531429" w:rsidP="00531429">
      <w:pPr>
        <w:pStyle w:val="Noparagraphstyle"/>
        <w:spacing w:line="240" w:lineRule="auto"/>
        <w:jc w:val="left"/>
        <w:rPr>
          <w:del w:id="11426" w:author="Summer 2023 updates" w:date="2024-07-31T13:42:00Z"/>
          <w:rFonts w:ascii="Garamond" w:hAnsi="Garamond" w:cs="Times New Roman"/>
          <w:b/>
          <w:color w:val="000000" w:themeColor="text1"/>
          <w:sz w:val="22"/>
          <w:szCs w:val="22"/>
        </w:rPr>
      </w:pPr>
      <w:bookmarkStart w:id="11427" w:name="DS_sports_analytics"/>
      <w:r w:rsidRPr="00E902AD">
        <w:rPr>
          <w:b/>
          <w:color w:val="000000" w:themeColor="text1"/>
          <w:rPrChange w:id="11428" w:author="Summer 2023 updates" w:date="2024-07-31T13:42:00Z">
            <w:rPr>
              <w:rFonts w:ascii="Garamond" w:hAnsi="Garamond"/>
              <w:b/>
              <w:color w:val="000000" w:themeColor="text1"/>
              <w:sz w:val="22"/>
            </w:rPr>
          </w:rPrChange>
        </w:rPr>
        <w:t>DS-120</w:t>
      </w:r>
      <w:bookmarkEnd w:id="11427"/>
      <w:r w:rsidRPr="00E902AD">
        <w:rPr>
          <w:b/>
          <w:color w:val="000000" w:themeColor="text1"/>
          <w:rPrChange w:id="11429" w:author="Summer 2023 updates" w:date="2024-07-31T13:42:00Z">
            <w:rPr>
              <w:rFonts w:ascii="Garamond" w:hAnsi="Garamond"/>
              <w:b/>
              <w:color w:val="000000" w:themeColor="text1"/>
              <w:sz w:val="22"/>
            </w:rPr>
          </w:rPrChange>
        </w:rPr>
        <w:t xml:space="preserve"> </w:t>
      </w:r>
      <w:r w:rsidRPr="00E902AD">
        <w:rPr>
          <w:b/>
          <w:color w:val="000000" w:themeColor="text1"/>
          <w:rPrChange w:id="11430" w:author="Summer 2023 updates" w:date="2024-07-31T13:42:00Z">
            <w:rPr>
              <w:rFonts w:ascii="Garamond" w:hAnsi="Garamond"/>
              <w:b/>
              <w:color w:val="000000" w:themeColor="text1"/>
              <w:sz w:val="22"/>
            </w:rPr>
          </w:rPrChange>
        </w:rPr>
        <w:fldChar w:fldCharType="begin"/>
      </w:r>
      <w:r w:rsidRPr="00E902AD">
        <w:rPr>
          <w:color w:val="000000" w:themeColor="text1"/>
          <w:rPrChange w:id="11431" w:author="Summer 2023 updates" w:date="2024-07-31T13:42:00Z">
            <w:rPr>
              <w:rFonts w:ascii="Garamond" w:hAnsi="Garamond"/>
              <w:color w:val="000000" w:themeColor="text1"/>
            </w:rPr>
          </w:rPrChange>
        </w:rPr>
        <w:instrText xml:space="preserve"> XE "</w:instrText>
      </w:r>
      <w:r w:rsidRPr="00E902AD">
        <w:rPr>
          <w:b/>
          <w:color w:val="000000" w:themeColor="text1"/>
          <w:rPrChange w:id="11432" w:author="Summer 2023 updates" w:date="2024-07-31T13:42:00Z">
            <w:rPr>
              <w:rFonts w:ascii="Garamond" w:hAnsi="Garamond"/>
              <w:b/>
              <w:color w:val="000000" w:themeColor="text1"/>
            </w:rPr>
          </w:rPrChange>
        </w:rPr>
        <w:instrText>Jazz</w:instrText>
      </w:r>
      <w:r w:rsidRPr="00E902AD">
        <w:rPr>
          <w:color w:val="000000" w:themeColor="text1"/>
          <w:rPrChange w:id="11433" w:author="Summer 2023 updates" w:date="2024-07-31T13:42:00Z">
            <w:rPr>
              <w:rFonts w:ascii="Garamond" w:hAnsi="Garamond"/>
              <w:color w:val="000000" w:themeColor="text1"/>
            </w:rPr>
          </w:rPrChange>
        </w:rPr>
        <w:instrText xml:space="preserve">" </w:instrText>
      </w:r>
      <w:r w:rsidRPr="00E902AD">
        <w:rPr>
          <w:b/>
          <w:color w:val="000000" w:themeColor="text1"/>
          <w:rPrChange w:id="11434" w:author="Summer 2023 updates" w:date="2024-07-31T13:42:00Z">
            <w:rPr>
              <w:rFonts w:ascii="Garamond" w:hAnsi="Garamond"/>
              <w:b/>
              <w:color w:val="000000" w:themeColor="text1"/>
              <w:sz w:val="22"/>
            </w:rPr>
          </w:rPrChange>
        </w:rPr>
        <w:fldChar w:fldCharType="end"/>
      </w:r>
      <w:r w:rsidRPr="00E902AD">
        <w:rPr>
          <w:b/>
          <w:color w:val="000000" w:themeColor="text1"/>
          <w:rPrChange w:id="11435" w:author="Summer 2023 updates" w:date="2024-07-31T13:42:00Z">
            <w:rPr>
              <w:rFonts w:ascii="Garamond" w:hAnsi="Garamond"/>
              <w:b/>
              <w:color w:val="000000" w:themeColor="text1"/>
              <w:sz w:val="22"/>
            </w:rPr>
          </w:rPrChange>
        </w:rPr>
        <w:t>Sports Analytics</w:t>
      </w:r>
    </w:p>
    <w:p w14:paraId="74E71CB7" w14:textId="03A7DAD1" w:rsidR="00AC56D4" w:rsidRDefault="00E902AD" w:rsidP="00E902AD">
      <w:pPr>
        <w:rPr>
          <w:rPrChange w:id="11436" w:author="Summer 2023 updates" w:date="2024-07-31T13:42:00Z">
            <w:rPr>
              <w:color w:val="000000" w:themeColor="text1"/>
            </w:rPr>
          </w:rPrChange>
        </w:rPr>
        <w:pPrChange w:id="11437" w:author="Summer 2023 updates" w:date="2024-07-31T13:42:00Z">
          <w:pPr>
            <w:spacing w:after="0"/>
          </w:pPr>
        </w:pPrChange>
      </w:pPr>
      <w:ins w:id="11438" w:author="Summer 2023 updates" w:date="2024-07-31T13:42:00Z">
        <w:r>
          <w:rPr>
            <w:rFonts w:cs="Times New Roman"/>
            <w:b/>
            <w:color w:val="000000" w:themeColor="text1"/>
          </w:rPr>
          <w:br/>
        </w:r>
      </w:ins>
      <w:r w:rsidR="00531429" w:rsidRPr="00531429">
        <w:rPr>
          <w:rPrChange w:id="11439" w:author="Summer 2023 updates" w:date="2024-07-31T13:42:00Z">
            <w:rPr>
              <w:color w:val="000000" w:themeColor="text1"/>
            </w:rPr>
          </w:rPrChange>
        </w:rPr>
        <w:t>Studies the theory and fundamentals of using data and statistics to make decisions in sports. This course will cover how popular statistics are calculated, where they can be found, what they represent, and how they can be used for objective decision making. Students will be exposed to computer programming languages used in data science to build, clean, and analyze data sets. The four types of data analysis – descriptive, diagnostic, predictive, prescriptive – will be covered with an emphasis on data visualization.</w:t>
      </w:r>
    </w:p>
    <w:p w14:paraId="5ADEC8E4"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DS-230 Data-Centric Computing </w:t>
      </w:r>
    </w:p>
    <w:p w14:paraId="2FCDBF07" w14:textId="77777777" w:rsidR="00531429" w:rsidRPr="00531429" w:rsidRDefault="00531429" w:rsidP="00E902AD">
      <w:pPr>
        <w:rPr>
          <w:rPrChange w:id="11440" w:author="Summer 2023 updates" w:date="2024-07-31T13:42:00Z">
            <w:rPr>
              <w:color w:val="000000" w:themeColor="text1"/>
            </w:rPr>
          </w:rPrChange>
        </w:rPr>
        <w:pPrChange w:id="11441" w:author="Summer 2023 updates" w:date="2024-07-31T13:42:00Z">
          <w:pPr>
            <w:spacing w:after="0"/>
          </w:pPr>
        </w:pPrChange>
      </w:pPr>
      <w:r w:rsidRPr="00531429">
        <w:rPr>
          <w:rPrChange w:id="11442" w:author="Summer 2023 updates" w:date="2024-07-31T13:42:00Z">
            <w:rPr>
              <w:color w:val="000000" w:themeColor="text1"/>
            </w:rPr>
          </w:rPrChange>
        </w:rPr>
        <w:t xml:space="preserve">Provides a programming experience with applications that focus on data handling tasks.  Students examine programming techniques to acquire and manage data from a variety of sources and formats; use relational databases to store and query data; and explore techniques to work with semi-structured and unstructured data sets.  Prerequisite: Introduction to Programming (CS-125) or consent of instructor </w:t>
      </w:r>
    </w:p>
    <w:p w14:paraId="03262E1D" w14:textId="77777777" w:rsidR="00531429" w:rsidRPr="00531429" w:rsidRDefault="00531429" w:rsidP="0024095F">
      <w:pPr>
        <w:keepNext/>
        <w:spacing w:after="0"/>
        <w:rPr>
          <w:rFonts w:cs="Times New Roman"/>
          <w:b/>
          <w:color w:val="000000" w:themeColor="text1"/>
        </w:rPr>
      </w:pPr>
      <w:r w:rsidRPr="00531429">
        <w:rPr>
          <w:rFonts w:cs="Times New Roman"/>
          <w:b/>
          <w:color w:val="000000" w:themeColor="text1"/>
        </w:rPr>
        <w:t>DS-260 Data Analysis and Visualization</w:t>
      </w:r>
    </w:p>
    <w:p w14:paraId="7110F49E" w14:textId="248B469F" w:rsidR="00531429" w:rsidRPr="00531429" w:rsidRDefault="00531429" w:rsidP="00E902AD">
      <w:pPr>
        <w:rPr>
          <w:rPrChange w:id="11443" w:author="Summer 2023 updates" w:date="2024-07-31T13:42:00Z">
            <w:rPr>
              <w:color w:val="000000" w:themeColor="text1"/>
            </w:rPr>
          </w:rPrChange>
        </w:rPr>
        <w:pPrChange w:id="11444" w:author="Summer 2023 updates" w:date="2024-07-31T13:42:00Z">
          <w:pPr>
            <w:keepNext/>
            <w:spacing w:after="0"/>
          </w:pPr>
        </w:pPrChange>
      </w:pPr>
      <w:r w:rsidRPr="00531429">
        <w:rPr>
          <w:rPrChange w:id="11445" w:author="Summer 2023 updates" w:date="2024-07-31T13:42:00Z">
            <w:rPr>
              <w:color w:val="000000" w:themeColor="text1"/>
            </w:rPr>
          </w:rPrChange>
        </w:rPr>
        <w:t xml:space="preserve">Studies intermediate data analytic techniques and concepts to visualize quantitative data.  This course expands the mathematical background of students, with topics from statistical analysis and linear algebra.  Students will learn advanced visualization techniques, with particular emphasis on creating graphics and animations using visualization libraries.  </w:t>
      </w:r>
      <w:r w:rsidRPr="007079FC">
        <w:rPr>
          <w:u w:val="single"/>
          <w:rPrChange w:id="11446" w:author="Summer 2023 updates" w:date="2024-07-31T13:42:00Z">
            <w:rPr>
              <w:color w:val="000000" w:themeColor="text1"/>
              <w:u w:val="single"/>
            </w:rPr>
          </w:rPrChange>
        </w:rPr>
        <w:t>Prerequisite</w:t>
      </w:r>
      <w:r w:rsidRPr="00531429">
        <w:rPr>
          <w:rPrChange w:id="11447" w:author="Summer 2023 updates" w:date="2024-07-31T13:42:00Z">
            <w:rPr>
              <w:color w:val="000000" w:themeColor="text1"/>
            </w:rPr>
          </w:rPrChange>
        </w:rPr>
        <w:t xml:space="preserve">: Data-Centric Computing (DS-230) </w:t>
      </w:r>
    </w:p>
    <w:p w14:paraId="328547B6"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DS-315 Machine Learning </w:t>
      </w:r>
    </w:p>
    <w:p w14:paraId="755A9717" w14:textId="6A76EAAA" w:rsidR="00531429" w:rsidRPr="00531429" w:rsidRDefault="00531429" w:rsidP="00E902AD">
      <w:pPr>
        <w:rPr>
          <w:rPrChange w:id="11448" w:author="Summer 2023 updates" w:date="2024-07-31T13:42:00Z">
            <w:rPr>
              <w:color w:val="000000" w:themeColor="text1"/>
            </w:rPr>
          </w:rPrChange>
        </w:rPr>
        <w:pPrChange w:id="11449" w:author="Summer 2023 updates" w:date="2024-07-31T13:42:00Z">
          <w:pPr>
            <w:spacing w:after="0"/>
          </w:pPr>
        </w:pPrChange>
      </w:pPr>
      <w:r w:rsidRPr="00531429">
        <w:rPr>
          <w:rPrChange w:id="11450" w:author="Summer 2023 updates" w:date="2024-07-31T13:42:00Z">
            <w:rPr>
              <w:color w:val="000000" w:themeColor="text1"/>
            </w:rPr>
          </w:rPrChange>
        </w:rPr>
        <w:t xml:space="preserve">Provides an overview of computational algorithms for learning patterns from data.  Students implement and work with a wide range of different algorithms to solve classification, regression, and clustering problems.  Topics will include linear and multiple regression, quadratic discriminant analysis, </w:t>
      </w:r>
      <w:r w:rsidR="009A7233" w:rsidRPr="00531429">
        <w:rPr>
          <w:rPrChange w:id="11451" w:author="Summer 2023 updates" w:date="2024-07-31T13:42:00Z">
            <w:rPr>
              <w:color w:val="000000" w:themeColor="text1"/>
            </w:rPr>
          </w:rPrChange>
        </w:rPr>
        <w:t>tree-based</w:t>
      </w:r>
      <w:r w:rsidRPr="00531429">
        <w:rPr>
          <w:rPrChange w:id="11452" w:author="Summer 2023 updates" w:date="2024-07-31T13:42:00Z">
            <w:rPr>
              <w:color w:val="000000" w:themeColor="text1"/>
            </w:rPr>
          </w:rPrChange>
        </w:rPr>
        <w:t xml:space="preserve"> methods, and support vector machines.   </w:t>
      </w:r>
      <w:r w:rsidRPr="007079FC">
        <w:rPr>
          <w:u w:val="single"/>
          <w:rPrChange w:id="11453" w:author="Summer 2023 updates" w:date="2024-07-31T13:42:00Z">
            <w:rPr>
              <w:color w:val="000000" w:themeColor="text1"/>
              <w:u w:val="single"/>
            </w:rPr>
          </w:rPrChange>
        </w:rPr>
        <w:t>Prerequisite</w:t>
      </w:r>
      <w:r w:rsidRPr="00E753EC">
        <w:rPr>
          <w:rPrChange w:id="11454" w:author="Summer 2023 updates" w:date="2024-07-31T13:42:00Z">
            <w:rPr>
              <w:color w:val="000000" w:themeColor="text1"/>
              <w:u w:val="single"/>
            </w:rPr>
          </w:rPrChange>
        </w:rPr>
        <w:t>:</w:t>
      </w:r>
      <w:del w:id="11455" w:author="Summer 2023 updates" w:date="2024-07-31T13:42:00Z">
        <w:r w:rsidRPr="00531429">
          <w:rPr>
            <w:rFonts w:cs="Times New Roman"/>
            <w:color w:val="000000" w:themeColor="text1"/>
          </w:rPr>
          <w:delText xml:space="preserve"> </w:delText>
        </w:r>
      </w:del>
      <w:r w:rsidRPr="00531429">
        <w:rPr>
          <w:rPrChange w:id="11456" w:author="Summer 2023 updates" w:date="2024-07-31T13:42:00Z">
            <w:rPr>
              <w:color w:val="000000" w:themeColor="text1"/>
            </w:rPr>
          </w:rPrChange>
        </w:rPr>
        <w:t xml:space="preserve"> Data Analysis and Visualization (DS-260) </w:t>
      </w:r>
    </w:p>
    <w:p w14:paraId="2F6332BC"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DS-370 Database Systems and Data Management  </w:t>
      </w:r>
    </w:p>
    <w:p w14:paraId="0B9E2700" w14:textId="77777777" w:rsidR="00531429" w:rsidRPr="00531429" w:rsidRDefault="00531429" w:rsidP="00E902AD">
      <w:pPr>
        <w:rPr>
          <w:rPrChange w:id="11457" w:author="Summer 2023 updates" w:date="2024-07-31T13:42:00Z">
            <w:rPr>
              <w:color w:val="000000" w:themeColor="text1"/>
            </w:rPr>
          </w:rPrChange>
        </w:rPr>
        <w:pPrChange w:id="11458" w:author="Summer 2023 updates" w:date="2024-07-31T13:42:00Z">
          <w:pPr>
            <w:spacing w:after="0"/>
          </w:pPr>
        </w:pPrChange>
      </w:pPr>
      <w:r w:rsidRPr="00531429">
        <w:rPr>
          <w:rPrChange w:id="11459" w:author="Summer 2023 updates" w:date="2024-07-31T13:42:00Z">
            <w:rPr>
              <w:color w:val="000000" w:themeColor="text1"/>
            </w:rPr>
          </w:rPrChange>
        </w:rPr>
        <w:t xml:space="preserve">Studies the concepts and structures necessary to design and implement a database management system. Students review the current literature concerning database technology and design and implement a simple database system with limited functions. Additional topics include managing unstructured data and data mining techniques. </w:t>
      </w:r>
      <w:r w:rsidRPr="007079FC">
        <w:rPr>
          <w:u w:val="single"/>
          <w:rPrChange w:id="11460" w:author="Summer 2023 updates" w:date="2024-07-31T13:42:00Z">
            <w:rPr>
              <w:color w:val="000000" w:themeColor="text1"/>
              <w:u w:val="single"/>
            </w:rPr>
          </w:rPrChange>
        </w:rPr>
        <w:t>Prerequisites:</w:t>
      </w:r>
      <w:r w:rsidRPr="00531429">
        <w:rPr>
          <w:rPrChange w:id="11461" w:author="Summer 2023 updates" w:date="2024-07-31T13:42:00Z">
            <w:rPr>
              <w:color w:val="000000" w:themeColor="text1"/>
            </w:rPr>
          </w:rPrChange>
        </w:rPr>
        <w:t xml:space="preserve"> Data-Centric Programming (DS-230).</w:t>
      </w:r>
    </w:p>
    <w:p w14:paraId="4D4AD02A" w14:textId="359C95FE" w:rsidR="00531429" w:rsidRPr="00531429" w:rsidRDefault="00531429" w:rsidP="00531429">
      <w:pPr>
        <w:spacing w:after="0"/>
        <w:rPr>
          <w:rFonts w:cs="Times New Roman"/>
          <w:b/>
          <w:color w:val="000000" w:themeColor="text1"/>
        </w:rPr>
      </w:pPr>
      <w:r w:rsidRPr="00531429">
        <w:rPr>
          <w:rFonts w:cs="Times New Roman"/>
          <w:b/>
          <w:color w:val="000000" w:themeColor="text1"/>
        </w:rPr>
        <w:t>DS-415 Deep Learning</w:t>
      </w:r>
    </w:p>
    <w:p w14:paraId="4A20B8B1" w14:textId="77777777" w:rsidR="00531429" w:rsidRPr="00531429" w:rsidRDefault="00531429" w:rsidP="00E902AD">
      <w:pPr>
        <w:rPr>
          <w:rPrChange w:id="11462" w:author="Summer 2023 updates" w:date="2024-07-31T13:42:00Z">
            <w:rPr>
              <w:color w:val="000000" w:themeColor="text1"/>
            </w:rPr>
          </w:rPrChange>
        </w:rPr>
        <w:pPrChange w:id="11463" w:author="Summer 2023 updates" w:date="2024-07-31T13:42:00Z">
          <w:pPr>
            <w:spacing w:after="0"/>
          </w:pPr>
        </w:pPrChange>
      </w:pPr>
      <w:r w:rsidRPr="00531429">
        <w:rPr>
          <w:rPrChange w:id="11464" w:author="Summer 2023 updates" w:date="2024-07-31T13:42:00Z">
            <w:rPr>
              <w:color w:val="000000" w:themeColor="text1"/>
            </w:rPr>
          </w:rPrChange>
        </w:rPr>
        <w:t xml:space="preserve">Investigates how machine learning algorithms use artificial neural networks to detect highly non-linear patterns in data.  This course will explore the foundation of deep learning methods and implement several modern algorithms, including convolutional and generative adversarial networks.  </w:t>
      </w:r>
      <w:r w:rsidRPr="007079FC">
        <w:rPr>
          <w:u w:val="single"/>
          <w:rPrChange w:id="11465" w:author="Summer 2023 updates" w:date="2024-07-31T13:42:00Z">
            <w:rPr>
              <w:color w:val="000000" w:themeColor="text1"/>
              <w:u w:val="single"/>
            </w:rPr>
          </w:rPrChange>
        </w:rPr>
        <w:t>Prerequisite</w:t>
      </w:r>
      <w:r w:rsidRPr="00531429">
        <w:rPr>
          <w:rPrChange w:id="11466" w:author="Summer 2023 updates" w:date="2024-07-31T13:42:00Z">
            <w:rPr>
              <w:color w:val="000000" w:themeColor="text1"/>
            </w:rPr>
          </w:rPrChange>
        </w:rPr>
        <w:t xml:space="preserve">: Machine Learning (DS-315)  </w:t>
      </w:r>
    </w:p>
    <w:p w14:paraId="645A4B8B"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DS-444 Independent Study</w:t>
      </w:r>
    </w:p>
    <w:p w14:paraId="59686B48" w14:textId="6F156674" w:rsidR="00531429" w:rsidRPr="00531429" w:rsidRDefault="00531429" w:rsidP="004B63ED">
      <w:pPr>
        <w:rPr>
          <w:rPrChange w:id="11467" w:author="Summer 2023 updates" w:date="2024-07-31T13:42:00Z">
            <w:rPr>
              <w:color w:val="000000" w:themeColor="text1"/>
            </w:rPr>
          </w:rPrChange>
        </w:rPr>
        <w:pPrChange w:id="11468" w:author="Summer 2023 updates" w:date="2024-07-31T13:42:00Z">
          <w:pPr>
            <w:spacing w:after="0"/>
          </w:pPr>
        </w:pPrChange>
      </w:pPr>
      <w:r w:rsidRPr="00531429">
        <w:rPr>
          <w:rPrChange w:id="11469" w:author="Summer 2023 updates" w:date="2024-07-31T13:42:00Z">
            <w:rPr>
              <w:color w:val="000000" w:themeColor="text1"/>
            </w:rPr>
          </w:rPrChange>
        </w:rPr>
        <w:t xml:space="preserve">Provides an opportunity for independent and intensive study in data science. May be taken for an X status grade with consent of the instructor prior to registration. </w:t>
      </w:r>
      <w:r w:rsidRPr="007079FC">
        <w:rPr>
          <w:u w:val="single"/>
          <w:rPrChange w:id="11470" w:author="Summer 2023 updates" w:date="2024-07-31T13:42:00Z">
            <w:rPr>
              <w:color w:val="000000" w:themeColor="text1"/>
              <w:u w:val="single"/>
            </w:rPr>
          </w:rPrChange>
        </w:rPr>
        <w:t>Prerequisite</w:t>
      </w:r>
      <w:r w:rsidRPr="00531429">
        <w:rPr>
          <w:rPrChange w:id="11471" w:author="Summer 2023 updates" w:date="2024-07-31T13:42:00Z">
            <w:rPr>
              <w:color w:val="000000" w:themeColor="text1"/>
            </w:rPr>
          </w:rPrChange>
        </w:rPr>
        <w:t xml:space="preserve">: consent of </w:t>
      </w:r>
      <w:del w:id="11472" w:author="Summer 2023 updates" w:date="2024-07-31T13:42:00Z">
        <w:r w:rsidRPr="00531429">
          <w:rPr>
            <w:rFonts w:cs="Times New Roman"/>
            <w:color w:val="000000" w:themeColor="text1"/>
          </w:rPr>
          <w:delText>department chair.</w:delText>
        </w:r>
      </w:del>
      <w:ins w:id="11473" w:author="Summer 2023 updates" w:date="2024-07-31T13:42:00Z">
        <w:r w:rsidR="00AA29DD">
          <w:t>supervising instructor</w:t>
        </w:r>
        <w:r w:rsidRPr="00531429">
          <w:t>.</w:t>
        </w:r>
        <w:r w:rsidR="00AA29DD">
          <w:t xml:space="preserve"> (Offered by arrangement)</w:t>
        </w:r>
      </w:ins>
    </w:p>
    <w:p w14:paraId="5D032149" w14:textId="77777777" w:rsidR="00531429" w:rsidRPr="00531429" w:rsidRDefault="00531429" w:rsidP="00531429">
      <w:pPr>
        <w:spacing w:after="0"/>
        <w:rPr>
          <w:rFonts w:cs="Times New Roman"/>
          <w:b/>
          <w:color w:val="000000" w:themeColor="text1"/>
        </w:rPr>
      </w:pPr>
      <w:r w:rsidRPr="00531429">
        <w:rPr>
          <w:rFonts w:cs="Times New Roman"/>
          <w:b/>
          <w:color w:val="000000" w:themeColor="text1"/>
        </w:rPr>
        <w:t xml:space="preserve">DS-454 Research in Data Science  </w:t>
      </w:r>
    </w:p>
    <w:p w14:paraId="3BCCA88F" w14:textId="23086328" w:rsidR="00531429" w:rsidRDefault="00531429" w:rsidP="004B63ED">
      <w:pPr>
        <w:rPr>
          <w:rPrChange w:id="11474" w:author="Summer 2023 updates" w:date="2024-07-31T13:42:00Z">
            <w:rPr>
              <w:color w:val="000000" w:themeColor="text1"/>
            </w:rPr>
          </w:rPrChange>
        </w:rPr>
        <w:pPrChange w:id="11475" w:author="Summer 2023 updates" w:date="2024-07-31T13:42:00Z">
          <w:pPr>
            <w:spacing w:after="0"/>
          </w:pPr>
        </w:pPrChange>
      </w:pPr>
      <w:r w:rsidRPr="00531429">
        <w:rPr>
          <w:rPrChange w:id="11476" w:author="Summer 2023 updates" w:date="2024-07-31T13:42:00Z">
            <w:rPr>
              <w:color w:val="000000" w:themeColor="text1"/>
            </w:rPr>
          </w:rPrChange>
        </w:rPr>
        <w:t>Provides students with an individual or group investigation with a data science faculty member on a research topic of mutual interest.  The student must obtain approval for a specific project and make necessary arrangements prior to the term of registration for the course. This course is offered on a P/NP basis and does</w:t>
      </w:r>
      <w:r>
        <w:rPr>
          <w:rPrChange w:id="11477" w:author="Summer 2023 updates" w:date="2024-07-31T13:42:00Z">
            <w:rPr>
              <w:color w:val="000000" w:themeColor="text1"/>
            </w:rPr>
          </w:rPrChange>
        </w:rPr>
        <w:t xml:space="preserve"> </w:t>
      </w:r>
      <w:r w:rsidRPr="00531429">
        <w:rPr>
          <w:rPrChange w:id="11478" w:author="Summer 2023 updates" w:date="2024-07-31T13:42:00Z">
            <w:rPr>
              <w:color w:val="000000" w:themeColor="text1"/>
            </w:rPr>
          </w:rPrChange>
        </w:rPr>
        <w:t xml:space="preserve">not satisfy any of the requirements for any major or minor. May be taken more than once for credit for a maximum of 2.0 credits.  </w:t>
      </w:r>
      <w:r w:rsidRPr="007079FC">
        <w:rPr>
          <w:u w:val="single"/>
          <w:rPrChange w:id="11479" w:author="Summer 2023 updates" w:date="2024-07-31T13:42:00Z">
            <w:rPr>
              <w:color w:val="000000" w:themeColor="text1"/>
              <w:u w:val="single"/>
            </w:rPr>
          </w:rPrChange>
        </w:rPr>
        <w:t>Prerequisites</w:t>
      </w:r>
      <w:r w:rsidRPr="00E753EC">
        <w:rPr>
          <w:rPrChange w:id="11480" w:author="Summer 2023 updates" w:date="2024-07-31T13:42:00Z">
            <w:rPr>
              <w:color w:val="000000" w:themeColor="text1"/>
              <w:u w:val="single"/>
            </w:rPr>
          </w:rPrChange>
        </w:rPr>
        <w:t>:</w:t>
      </w:r>
      <w:r w:rsidRPr="00531429">
        <w:rPr>
          <w:rPrChange w:id="11481" w:author="Summer 2023 updates" w:date="2024-07-31T13:42:00Z">
            <w:rPr>
              <w:color w:val="000000" w:themeColor="text1"/>
            </w:rPr>
          </w:rPrChange>
        </w:rPr>
        <w:t xml:space="preserve"> Data Analysis and Visualization (DS-260) and consent of </w:t>
      </w:r>
      <w:ins w:id="11482" w:author="Summer 2023 updates" w:date="2024-07-31T13:42:00Z">
        <w:r w:rsidR="00AA29DD">
          <w:t xml:space="preserve">supervising </w:t>
        </w:r>
      </w:ins>
      <w:r w:rsidRPr="00531429">
        <w:rPr>
          <w:rPrChange w:id="11483" w:author="Summer 2023 updates" w:date="2024-07-31T13:42:00Z">
            <w:rPr>
              <w:color w:val="000000" w:themeColor="text1"/>
            </w:rPr>
          </w:rPrChange>
        </w:rPr>
        <w:t>instructor. (0.</w:t>
      </w:r>
      <w:del w:id="11484" w:author="Summer 2023 updates" w:date="2024-07-31T13:42:00Z">
        <w:r w:rsidRPr="00531429">
          <w:rPr>
            <w:rFonts w:cs="Times New Roman"/>
            <w:color w:val="000000" w:themeColor="text1"/>
          </w:rPr>
          <w:delText>5</w:delText>
        </w:r>
      </w:del>
      <w:ins w:id="11485" w:author="Summer 2023 updates" w:date="2024-07-31T13:42:00Z">
        <w:r w:rsidR="00AA29DD">
          <w:t>0</w:t>
        </w:r>
        <w:r w:rsidR="007E16F3">
          <w:t>–</w:t>
        </w:r>
        <w:r w:rsidR="00AA29DD">
          <w:t>1.0</w:t>
        </w:r>
      </w:ins>
      <w:r w:rsidRPr="00531429">
        <w:rPr>
          <w:rPrChange w:id="11486" w:author="Summer 2023 updates" w:date="2024-07-31T13:42:00Z">
            <w:rPr>
              <w:color w:val="000000" w:themeColor="text1"/>
            </w:rPr>
          </w:rPrChange>
        </w:rPr>
        <w:t xml:space="preserve"> credit; Offered by arrangement)</w:t>
      </w:r>
    </w:p>
    <w:p w14:paraId="54BDC7F6" w14:textId="3E3AD79E" w:rsidR="00531429" w:rsidRPr="00142F8E" w:rsidRDefault="00531429" w:rsidP="00531429">
      <w:pPr>
        <w:spacing w:after="0"/>
        <w:rPr>
          <w:rFonts w:cs="Times New Roman"/>
          <w:b/>
          <w:color w:val="000000" w:themeColor="text1"/>
        </w:rPr>
      </w:pPr>
      <w:r w:rsidRPr="00142F8E">
        <w:rPr>
          <w:rFonts w:cs="Times New Roman"/>
          <w:b/>
          <w:color w:val="000000" w:themeColor="text1"/>
        </w:rPr>
        <w:t>DS</w:t>
      </w:r>
      <w:r w:rsidR="00142F8E" w:rsidRPr="00142F8E">
        <w:rPr>
          <w:rFonts w:cs="Times New Roman"/>
          <w:b/>
          <w:color w:val="000000" w:themeColor="text1"/>
        </w:rPr>
        <w:t>-</w:t>
      </w:r>
      <w:r w:rsidRPr="00142F8E">
        <w:rPr>
          <w:rFonts w:cs="Times New Roman"/>
          <w:b/>
          <w:color w:val="000000" w:themeColor="text1"/>
        </w:rPr>
        <w:t>484 Special Topics</w:t>
      </w:r>
    </w:p>
    <w:p w14:paraId="0FAD0582" w14:textId="77777777" w:rsidR="00531429" w:rsidRPr="00531429" w:rsidRDefault="00531429" w:rsidP="00E902AD">
      <w:pPr>
        <w:rPr>
          <w:rPrChange w:id="11487" w:author="Summer 2023 updates" w:date="2024-07-31T13:42:00Z">
            <w:rPr>
              <w:color w:val="000000" w:themeColor="text1"/>
            </w:rPr>
          </w:rPrChange>
        </w:rPr>
        <w:pPrChange w:id="11488" w:author="Summer 2023 updates" w:date="2024-07-31T13:42:00Z">
          <w:pPr>
            <w:spacing w:after="0"/>
          </w:pPr>
        </w:pPrChange>
      </w:pPr>
      <w:r w:rsidRPr="00531429">
        <w:rPr>
          <w:rPrChange w:id="11489" w:author="Summer 2023 updates" w:date="2024-07-31T13:42:00Z">
            <w:rPr>
              <w:color w:val="000000" w:themeColor="text1"/>
            </w:rPr>
          </w:rPrChange>
        </w:rPr>
        <w:t xml:space="preserve">Provides an opportunity to study current and topical material unavailable through the regular catalog offerings. </w:t>
      </w:r>
      <w:r w:rsidRPr="007079FC">
        <w:rPr>
          <w:u w:val="single"/>
          <w:rPrChange w:id="11490" w:author="Summer 2023 updates" w:date="2024-07-31T13:42:00Z">
            <w:rPr>
              <w:color w:val="000000" w:themeColor="text1"/>
              <w:u w:val="single"/>
            </w:rPr>
          </w:rPrChange>
        </w:rPr>
        <w:t>Prerequisite</w:t>
      </w:r>
      <w:r w:rsidRPr="00E753EC">
        <w:rPr>
          <w:rPrChange w:id="11491" w:author="Summer 2023 updates" w:date="2024-07-31T13:42:00Z">
            <w:rPr>
              <w:color w:val="000000" w:themeColor="text1"/>
              <w:u w:val="single"/>
            </w:rPr>
          </w:rPrChange>
        </w:rPr>
        <w:t>:</w:t>
      </w:r>
      <w:r w:rsidRPr="00531429">
        <w:rPr>
          <w:rPrChange w:id="11492" w:author="Summer 2023 updates" w:date="2024-07-31T13:42:00Z">
            <w:rPr>
              <w:color w:val="000000" w:themeColor="text1"/>
            </w:rPr>
          </w:rPrChange>
        </w:rPr>
        <w:t xml:space="preserve"> Data Analysis and Visualization (DS-260) or consent of instructor. </w:t>
      </w:r>
    </w:p>
    <w:p w14:paraId="7BB8F73B" w14:textId="77777777" w:rsidR="00531429" w:rsidRPr="00142F8E" w:rsidRDefault="00531429" w:rsidP="00142F8E">
      <w:pPr>
        <w:keepNext/>
        <w:spacing w:after="0"/>
        <w:rPr>
          <w:rFonts w:cs="Times New Roman"/>
          <w:b/>
          <w:color w:val="000000" w:themeColor="text1"/>
        </w:rPr>
      </w:pPr>
      <w:r w:rsidRPr="00142F8E">
        <w:rPr>
          <w:rFonts w:cs="Times New Roman"/>
          <w:b/>
          <w:color w:val="000000" w:themeColor="text1"/>
        </w:rPr>
        <w:t xml:space="preserve">DS-494 Internship in Data Science </w:t>
      </w:r>
    </w:p>
    <w:p w14:paraId="04559B26" w14:textId="13D0C87B" w:rsidR="00531429" w:rsidRPr="00531429" w:rsidRDefault="00531429" w:rsidP="00E902AD">
      <w:pPr>
        <w:rPr>
          <w:rPrChange w:id="11493" w:author="Summer 2023 updates" w:date="2024-07-31T13:42:00Z">
            <w:rPr>
              <w:color w:val="000000" w:themeColor="text1"/>
            </w:rPr>
          </w:rPrChange>
        </w:rPr>
        <w:pPrChange w:id="11494" w:author="Summer 2023 updates" w:date="2024-07-31T13:42:00Z">
          <w:pPr>
            <w:spacing w:after="0"/>
          </w:pPr>
        </w:pPrChange>
      </w:pPr>
      <w:r w:rsidRPr="00531429">
        <w:rPr>
          <w:rPrChange w:id="11495" w:author="Summer 2023 updates" w:date="2024-07-31T13:42:00Z">
            <w:rPr>
              <w:color w:val="000000" w:themeColor="text1"/>
            </w:rPr>
          </w:rPrChange>
        </w:rPr>
        <w:t xml:space="preserve">Investigates a career area related to the student’s interest in data science supervised by a faculty member of the department in cooperation with the Internship Specialist. A minimum of 140 hours on-site experience is required. P/NP basis only. This course does not satisfy any of the requirements for any major or minor. </w:t>
      </w:r>
      <w:r w:rsidRPr="007079FC">
        <w:rPr>
          <w:u w:val="single"/>
          <w:rPrChange w:id="11496" w:author="Summer 2023 updates" w:date="2024-07-31T13:42:00Z">
            <w:rPr>
              <w:color w:val="000000" w:themeColor="text1"/>
              <w:u w:val="single"/>
            </w:rPr>
          </w:rPrChange>
        </w:rPr>
        <w:t>Prerequisites</w:t>
      </w:r>
      <w:r w:rsidRPr="00E753EC">
        <w:rPr>
          <w:rPrChange w:id="11497" w:author="Summer 2023 updates" w:date="2024-07-31T13:42:00Z">
            <w:rPr>
              <w:color w:val="000000" w:themeColor="text1"/>
              <w:u w:val="single"/>
            </w:rPr>
          </w:rPrChange>
        </w:rPr>
        <w:t>:</w:t>
      </w:r>
      <w:r w:rsidRPr="00531429">
        <w:rPr>
          <w:rPrChange w:id="11498" w:author="Summer 2023 updates" w:date="2024-07-31T13:42:00Z">
            <w:rPr>
              <w:color w:val="000000" w:themeColor="text1"/>
            </w:rPr>
          </w:rPrChange>
        </w:rPr>
        <w:t xml:space="preserve"> junior standing and consent of </w:t>
      </w:r>
      <w:del w:id="11499" w:author="Summer 2023 updates" w:date="2024-07-31T13:42:00Z">
        <w:r w:rsidRPr="00531429">
          <w:rPr>
            <w:rFonts w:cs="Times New Roman"/>
            <w:color w:val="000000" w:themeColor="text1"/>
          </w:rPr>
          <w:delText>department chair.</w:delText>
        </w:r>
      </w:del>
      <w:ins w:id="11500" w:author="Summer 2023 updates" w:date="2024-07-31T13:42:00Z">
        <w:r w:rsidR="009C7CC9">
          <w:t>supervising instructor</w:t>
        </w:r>
        <w:r w:rsidRPr="00531429">
          <w:t>.</w:t>
        </w:r>
        <w:r w:rsidR="009C7CC9">
          <w:t xml:space="preserve"> (Offered by arrangement)</w:t>
        </w:r>
      </w:ins>
    </w:p>
    <w:p w14:paraId="4BA7CD15" w14:textId="77777777" w:rsidR="00350EB9" w:rsidRDefault="00350EB9" w:rsidP="005716B5">
      <w:pPr>
        <w:rPr>
          <w:moveFrom w:id="11501" w:author="Summer 2023 updates" w:date="2024-07-31T13:42:00Z"/>
          <w:rPrChange w:id="11502" w:author="Summer 2023 updates" w:date="2024-07-31T13:42:00Z">
            <w:rPr>
              <w:moveFrom w:id="11503" w:author="Summer 2023 updates" w:date="2024-07-31T13:42:00Z"/>
              <w:color w:val="000000" w:themeColor="text1"/>
            </w:rPr>
          </w:rPrChange>
        </w:rPr>
        <w:pPrChange w:id="11504" w:author="Summer 2023 updates" w:date="2024-07-31T13:42:00Z">
          <w:pPr>
            <w:spacing w:after="120"/>
          </w:pPr>
        </w:pPrChange>
      </w:pPr>
      <w:moveFromRangeStart w:id="11505" w:author="Summer 2023 updates" w:date="2024-07-31T13:42:00Z" w:name="move173325810"/>
    </w:p>
    <w:p w14:paraId="7F737385" w14:textId="77777777" w:rsidR="00350EB9" w:rsidRDefault="00350EB9" w:rsidP="005716B5">
      <w:pPr>
        <w:rPr>
          <w:moveFrom w:id="11506" w:author="Summer 2023 updates" w:date="2024-07-31T13:42:00Z"/>
          <w:rPrChange w:id="11507" w:author="Summer 2023 updates" w:date="2024-07-31T13:42:00Z">
            <w:rPr>
              <w:moveFrom w:id="11508" w:author="Summer 2023 updates" w:date="2024-07-31T13:42:00Z"/>
              <w:color w:val="000000" w:themeColor="text1"/>
            </w:rPr>
          </w:rPrChange>
        </w:rPr>
        <w:pPrChange w:id="11509" w:author="Summer 2023 updates" w:date="2024-07-31T13:42:00Z">
          <w:pPr>
            <w:spacing w:after="120"/>
          </w:pPr>
        </w:pPrChange>
      </w:pPr>
    </w:p>
    <w:p w14:paraId="0B23ADCE" w14:textId="77777777" w:rsidR="00C053C4" w:rsidRPr="00424939" w:rsidRDefault="00C053C4" w:rsidP="00C053C4">
      <w:pPr>
        <w:pStyle w:val="Heading4"/>
        <w:spacing w:before="120"/>
        <w:rPr>
          <w:moveFrom w:id="11510" w:author="Summer 2023 updates" w:date="2024-07-31T13:42:00Z"/>
          <w:rFonts w:ascii="Garamond" w:hAnsi="Garamond"/>
          <w:color w:val="000000" w:themeColor="text1"/>
        </w:rPr>
        <w:pPrChange w:id="11511" w:author="Summer 2023 updates" w:date="2024-07-31T13:42:00Z">
          <w:pPr>
            <w:pStyle w:val="Heading4"/>
          </w:pPr>
        </w:pPrChange>
      </w:pPr>
      <w:bookmarkStart w:id="11512" w:name="_Toc110005231"/>
      <w:moveFrom w:id="11513" w:author="Summer 2023 updates" w:date="2024-07-31T13:42:00Z">
        <w:r w:rsidRPr="00424939">
          <w:rPr>
            <w:rFonts w:ascii="Garamond" w:hAnsi="Garamond"/>
            <w:color w:val="000000" w:themeColor="text1"/>
          </w:rPr>
          <w:t>—Dance</w:t>
        </w:r>
        <w:r w:rsidRPr="00424939">
          <w:rPr>
            <w:rFonts w:ascii="Garamond" w:hAnsi="Garamond"/>
            <w:color w:val="000000" w:themeColor="text1"/>
          </w:rPr>
          <w:fldChar w:fldCharType="begin"/>
        </w:r>
        <w:r w:rsidRPr="00424939">
          <w:rPr>
            <w:rFonts w:ascii="Garamond" w:hAnsi="Garamond"/>
            <w:color w:val="000000" w:themeColor="text1"/>
          </w:rPr>
          <w:instrText xml:space="preserve"> XE "Dance" </w:instrText>
        </w:r>
        <w:r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11512"/>
      </w:moveFrom>
    </w:p>
    <w:p w14:paraId="72CF6E4E" w14:textId="77777777" w:rsidR="00C053C4" w:rsidRPr="00424939" w:rsidRDefault="00C053C4" w:rsidP="005716B5">
      <w:pPr>
        <w:rPr>
          <w:moveFrom w:id="11514" w:author="Summer 2023 updates" w:date="2024-07-31T13:42:00Z"/>
          <w:b/>
          <w:rPrChange w:id="11515" w:author="Summer 2023 updates" w:date="2024-07-31T13:42:00Z">
            <w:rPr>
              <w:moveFrom w:id="11516" w:author="Summer 2023 updates" w:date="2024-07-31T13:42:00Z"/>
              <w:rFonts w:ascii="Garamond" w:hAnsi="Garamond"/>
              <w:b/>
              <w:color w:val="000000" w:themeColor="text1"/>
              <w:sz w:val="22"/>
            </w:rPr>
          </w:rPrChange>
        </w:rPr>
        <w:pPrChange w:id="11517" w:author="Summer 2023 updates" w:date="2024-07-31T13:42:00Z">
          <w:pPr>
            <w:pStyle w:val="Noparagraphstyle"/>
            <w:spacing w:after="60" w:line="276" w:lineRule="auto"/>
            <w:jc w:val="left"/>
          </w:pPr>
        </w:pPrChange>
      </w:pPr>
      <w:moveFrom w:id="11518" w:author="Summer 2023 updates" w:date="2024-07-31T13:42:00Z">
        <w:r w:rsidRPr="00424939">
          <w:rPr>
            <w:rPrChange w:id="11519" w:author="Summer 2023 updates" w:date="2024-07-31T13:42:00Z">
              <w:rPr>
                <w:rFonts w:ascii="Garamond" w:hAnsi="Garamond"/>
                <w:color w:val="000000" w:themeColor="text1"/>
                <w:sz w:val="22"/>
              </w:rPr>
            </w:rPrChange>
          </w:rPr>
          <w:t>Rezabek, Wolverton.</w:t>
        </w:r>
      </w:moveFrom>
    </w:p>
    <w:p w14:paraId="1AC7A890" w14:textId="77777777" w:rsidR="00C053C4" w:rsidRPr="00424939" w:rsidRDefault="00C053C4" w:rsidP="00C053C4">
      <w:pPr>
        <w:spacing w:before="120" w:after="0"/>
        <w:rPr>
          <w:moveFrom w:id="11520" w:author="Summer 2023 updates" w:date="2024-07-31T13:42:00Z"/>
          <w:rFonts w:cs="Times New Roman"/>
          <w:b/>
          <w:smallCaps/>
          <w:color w:val="000000" w:themeColor="text1"/>
        </w:rPr>
        <w:pPrChange w:id="11521" w:author="Summer 2023 updates" w:date="2024-07-31T13:42:00Z">
          <w:pPr>
            <w:spacing w:after="0"/>
          </w:pPr>
        </w:pPrChange>
      </w:pPr>
      <w:moveFrom w:id="11522" w:author="Summer 2023 updates" w:date="2024-07-31T13:42:00Z">
        <w:r w:rsidRPr="00424939">
          <w:rPr>
            <w:rFonts w:cs="Times New Roman"/>
            <w:b/>
            <w:smallCaps/>
            <w:color w:val="000000" w:themeColor="text1"/>
          </w:rPr>
          <w:t xml:space="preserve">courses in dance </w:t>
        </w:r>
      </w:moveFrom>
    </w:p>
    <w:p w14:paraId="789A6A76" w14:textId="77777777" w:rsidR="00C053C4" w:rsidRPr="00424939" w:rsidRDefault="00C053C4" w:rsidP="00C053C4">
      <w:pPr>
        <w:pStyle w:val="Noparagraphstyle"/>
        <w:spacing w:line="240" w:lineRule="auto"/>
        <w:jc w:val="left"/>
        <w:rPr>
          <w:moveFrom w:id="11523" w:author="Summer 2023 updates" w:date="2024-07-31T13:42:00Z"/>
          <w:rFonts w:ascii="Garamond" w:hAnsi="Garamond" w:cs="Times New Roman"/>
          <w:b/>
          <w:color w:val="000000" w:themeColor="text1"/>
          <w:sz w:val="22"/>
          <w:szCs w:val="22"/>
        </w:rPr>
      </w:pPr>
      <w:moveFrom w:id="11524" w:author="Summer 2023 updates" w:date="2024-07-31T13:42:00Z">
        <w:r w:rsidRPr="00424939">
          <w:rPr>
            <w:rFonts w:ascii="Garamond" w:hAnsi="Garamond" w:cs="Times New Roman"/>
            <w:b/>
            <w:color w:val="000000" w:themeColor="text1"/>
            <w:sz w:val="22"/>
            <w:szCs w:val="22"/>
          </w:rPr>
          <w:t>DAN-101 Jazz</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w:t>
        </w:r>
      </w:moveFrom>
    </w:p>
    <w:p w14:paraId="56F31C03" w14:textId="77777777" w:rsidR="00C053C4" w:rsidRPr="00424939" w:rsidRDefault="00C053C4" w:rsidP="005716B5">
      <w:pPr>
        <w:rPr>
          <w:moveFrom w:id="11525" w:author="Summer 2023 updates" w:date="2024-07-31T13:42:00Z"/>
          <w:rPrChange w:id="11526" w:author="Summer 2023 updates" w:date="2024-07-31T13:42:00Z">
            <w:rPr>
              <w:moveFrom w:id="11527" w:author="Summer 2023 updates" w:date="2024-07-31T13:42:00Z"/>
              <w:color w:val="000000" w:themeColor="text1"/>
            </w:rPr>
          </w:rPrChange>
        </w:rPr>
        <w:pPrChange w:id="11528" w:author="Summer 2023 updates" w:date="2024-07-31T13:42:00Z">
          <w:pPr>
            <w:tabs>
              <w:tab w:val="left" w:pos="720"/>
              <w:tab w:val="left" w:pos="1080"/>
              <w:tab w:val="left" w:pos="1440"/>
              <w:tab w:val="left" w:pos="1800"/>
              <w:tab w:val="left" w:pos="2160"/>
            </w:tabs>
          </w:pPr>
        </w:pPrChange>
      </w:pPr>
      <w:moveFrom w:id="11529" w:author="Summer 2023 updates" w:date="2024-07-31T13:42:00Z">
        <w:r w:rsidRPr="00424939">
          <w:rPr>
            <w:rPrChange w:id="11530" w:author="Summer 2023 updates" w:date="2024-07-31T13:42:00Z">
              <w:rPr>
                <w:color w:val="000000" w:themeColor="text1"/>
              </w:rPr>
            </w:rPrChange>
          </w:rPr>
          <w:t xml:space="preserve">A beginning-level course designed to introduce the student to basic jazz dance techniques and skills. Emphasis on alignment and precise execution of jazz movements. Class includes functional kinesiology and injury prevention techniques, and presentations place jazz dance in socio-historical context. (0.2 course credit) </w:t>
        </w:r>
      </w:moveFrom>
    </w:p>
    <w:moveFromRangeEnd w:id="11505"/>
    <w:p w14:paraId="478695B4" w14:textId="77777777" w:rsidR="00784273" w:rsidRDefault="00784273">
      <w:pPr>
        <w:spacing w:after="200" w:line="276" w:lineRule="auto"/>
        <w:rPr>
          <w:del w:id="11531" w:author="Summer 2023 updates" w:date="2024-07-31T13:42:00Z"/>
          <w:rFonts w:eastAsia="Times New Roman" w:cs="Times New Roman"/>
          <w:b/>
          <w:color w:val="000000" w:themeColor="text1"/>
        </w:rPr>
      </w:pPr>
      <w:del w:id="11532" w:author="Summer 2023 updates" w:date="2024-07-31T13:42:00Z">
        <w:r>
          <w:rPr>
            <w:rFonts w:cs="Times New Roman"/>
            <w:b/>
            <w:color w:val="000000" w:themeColor="text1"/>
          </w:rPr>
          <w:br w:type="page"/>
        </w:r>
      </w:del>
    </w:p>
    <w:p w14:paraId="1129E27A" w14:textId="77777777" w:rsidR="00C053C4" w:rsidRPr="00424939" w:rsidRDefault="00C053C4" w:rsidP="00C053C4">
      <w:pPr>
        <w:pStyle w:val="Noparagraphstyle"/>
        <w:spacing w:line="240" w:lineRule="auto"/>
        <w:jc w:val="left"/>
        <w:rPr>
          <w:moveFrom w:id="11533" w:author="Summer 2023 updates" w:date="2024-07-31T13:42:00Z"/>
          <w:rFonts w:ascii="Garamond" w:hAnsi="Garamond" w:cs="Times New Roman"/>
          <w:b/>
          <w:color w:val="000000" w:themeColor="text1"/>
          <w:sz w:val="22"/>
          <w:szCs w:val="22"/>
        </w:rPr>
      </w:pPr>
      <w:moveFromRangeStart w:id="11534" w:author="Summer 2023 updates" w:date="2024-07-31T13:42:00Z" w:name="move173325811"/>
      <w:moveFrom w:id="11535" w:author="Summer 2023 updates" w:date="2024-07-31T13:42:00Z">
        <w:r w:rsidRPr="00424939">
          <w:rPr>
            <w:rFonts w:ascii="Garamond" w:hAnsi="Garamond" w:cs="Times New Roman"/>
            <w:b/>
            <w:color w:val="000000" w:themeColor="text1"/>
            <w:sz w:val="22"/>
            <w:szCs w:val="22"/>
          </w:rPr>
          <w:t>DAN-102 Jazz</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rPr>
          <w:instrText>Jazz</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II</w:t>
        </w:r>
      </w:moveFrom>
    </w:p>
    <w:p w14:paraId="0EE20BC2" w14:textId="77777777" w:rsidR="00C053C4" w:rsidRPr="00424939" w:rsidRDefault="00C053C4" w:rsidP="005716B5">
      <w:pPr>
        <w:rPr>
          <w:moveFrom w:id="11536" w:author="Summer 2023 updates" w:date="2024-07-31T13:42:00Z"/>
          <w:rPrChange w:id="11537" w:author="Summer 2023 updates" w:date="2024-07-31T13:42:00Z">
            <w:rPr>
              <w:moveFrom w:id="11538" w:author="Summer 2023 updates" w:date="2024-07-31T13:42:00Z"/>
              <w:color w:val="000000" w:themeColor="text1"/>
            </w:rPr>
          </w:rPrChange>
        </w:rPr>
        <w:pPrChange w:id="11539" w:author="Summer 2023 updates" w:date="2024-07-31T13:42:00Z">
          <w:pPr>
            <w:tabs>
              <w:tab w:val="left" w:pos="720"/>
              <w:tab w:val="left" w:pos="1080"/>
              <w:tab w:val="left" w:pos="1440"/>
              <w:tab w:val="left" w:pos="1800"/>
              <w:tab w:val="left" w:pos="2160"/>
            </w:tabs>
          </w:pPr>
        </w:pPrChange>
      </w:pPr>
      <w:moveFrom w:id="11540" w:author="Summer 2023 updates" w:date="2024-07-31T13:42:00Z">
        <w:r w:rsidRPr="00424939">
          <w:rPr>
            <w:rPrChange w:id="11541" w:author="Summer 2023 updates" w:date="2024-07-31T13:42:00Z">
              <w:rPr>
                <w:color w:val="000000" w:themeColor="text1"/>
              </w:rPr>
            </w:rPrChange>
          </w:rPr>
          <w:t xml:space="preserve">An intermediate-level course designed to increase the student’s knowledge and skill in jazz dance techniques. May include Hatchett, Giordano, Luigi, and contemporary styles. Class continues functional kinesiology, and presentations place jazz dance in socio-historical context. </w:t>
        </w:r>
        <w:r w:rsidRPr="00424939">
          <w:rPr>
            <w:u w:val="single"/>
            <w:rPrChange w:id="11542" w:author="Summer 2023 updates" w:date="2024-07-31T13:42:00Z">
              <w:rPr>
                <w:color w:val="000000" w:themeColor="text1"/>
                <w:u w:val="single"/>
              </w:rPr>
            </w:rPrChange>
          </w:rPr>
          <w:t>Prerequisite</w:t>
        </w:r>
        <w:r w:rsidRPr="00424939">
          <w:rPr>
            <w:rPrChange w:id="11543" w:author="Summer 2023 updates" w:date="2024-07-31T13:42:00Z">
              <w:rPr>
                <w:color w:val="000000" w:themeColor="text1"/>
              </w:rPr>
            </w:rPrChange>
          </w:rPr>
          <w:t>: Jazz</w:t>
        </w:r>
        <w:r w:rsidRPr="00424939">
          <w:rPr>
            <w:rPrChange w:id="11544" w:author="Summer 2023 updates" w:date="2024-07-31T13:42:00Z">
              <w:rPr>
                <w:color w:val="000000" w:themeColor="text1"/>
              </w:rPr>
            </w:rPrChange>
          </w:rPr>
          <w:fldChar w:fldCharType="begin"/>
        </w:r>
        <w:r w:rsidRPr="00424939">
          <w:rPr>
            <w:rPrChange w:id="11545" w:author="Summer 2023 updates" w:date="2024-07-31T13:42:00Z">
              <w:rPr>
                <w:color w:val="000000" w:themeColor="text1"/>
              </w:rPr>
            </w:rPrChange>
          </w:rPr>
          <w:instrText xml:space="preserve"> XE "</w:instrText>
        </w:r>
        <w:r w:rsidRPr="00424939">
          <w:rPr>
            <w:b/>
            <w:rPrChange w:id="11546" w:author="Summer 2023 updates" w:date="2024-07-31T13:42:00Z">
              <w:rPr>
                <w:b/>
                <w:color w:val="000000" w:themeColor="text1"/>
              </w:rPr>
            </w:rPrChange>
          </w:rPr>
          <w:instrText>Jazz</w:instrText>
        </w:r>
        <w:r w:rsidRPr="00424939">
          <w:rPr>
            <w:rPrChange w:id="11547" w:author="Summer 2023 updates" w:date="2024-07-31T13:42:00Z">
              <w:rPr>
                <w:color w:val="000000" w:themeColor="text1"/>
              </w:rPr>
            </w:rPrChange>
          </w:rPr>
          <w:instrText xml:space="preserve">" </w:instrText>
        </w:r>
        <w:r w:rsidRPr="00424939">
          <w:rPr>
            <w:rPrChange w:id="11548" w:author="Summer 2023 updates" w:date="2024-07-31T13:42:00Z">
              <w:rPr>
                <w:color w:val="000000" w:themeColor="text1"/>
              </w:rPr>
            </w:rPrChange>
          </w:rPr>
          <w:fldChar w:fldCharType="end"/>
        </w:r>
        <w:r w:rsidRPr="00424939">
          <w:rPr>
            <w:rPrChange w:id="11549" w:author="Summer 2023 updates" w:date="2024-07-31T13:42:00Z">
              <w:rPr>
                <w:color w:val="000000" w:themeColor="text1"/>
              </w:rPr>
            </w:rPrChange>
          </w:rPr>
          <w:t xml:space="preserve"> I (DAN-101). (0.2 course credit) </w:t>
        </w:r>
      </w:moveFrom>
    </w:p>
    <w:p w14:paraId="10E9D61D" w14:textId="77777777" w:rsidR="00C053C4" w:rsidRPr="00424939" w:rsidRDefault="00C053C4" w:rsidP="00C053C4">
      <w:pPr>
        <w:pStyle w:val="Noparagraphstyle"/>
        <w:spacing w:line="240" w:lineRule="auto"/>
        <w:jc w:val="left"/>
        <w:rPr>
          <w:moveFrom w:id="11550" w:author="Summer 2023 updates" w:date="2024-07-31T13:42:00Z"/>
          <w:rFonts w:ascii="Garamond" w:hAnsi="Garamond" w:cs="Times New Roman"/>
          <w:b/>
          <w:color w:val="000000" w:themeColor="text1"/>
          <w:sz w:val="22"/>
          <w:szCs w:val="22"/>
        </w:rPr>
      </w:pPr>
      <w:moveFrom w:id="11551" w:author="Summer 2023 updates" w:date="2024-07-31T13:42:00Z">
        <w:r w:rsidRPr="00424939">
          <w:rPr>
            <w:rFonts w:ascii="Garamond" w:hAnsi="Garamond" w:cs="Times New Roman"/>
            <w:b/>
            <w:color w:val="000000" w:themeColor="text1"/>
            <w:sz w:val="22"/>
            <w:szCs w:val="22"/>
          </w:rPr>
          <w:t>DAN-111 Modern I</w:t>
        </w:r>
      </w:moveFrom>
    </w:p>
    <w:p w14:paraId="75C7D8B2" w14:textId="77777777" w:rsidR="00C053C4" w:rsidRPr="00424939" w:rsidRDefault="00C053C4" w:rsidP="005716B5">
      <w:pPr>
        <w:rPr>
          <w:moveFrom w:id="11552" w:author="Summer 2023 updates" w:date="2024-07-31T13:42:00Z"/>
          <w:rPrChange w:id="11553" w:author="Summer 2023 updates" w:date="2024-07-31T13:42:00Z">
            <w:rPr>
              <w:moveFrom w:id="11554" w:author="Summer 2023 updates" w:date="2024-07-31T13:42:00Z"/>
              <w:color w:val="000000" w:themeColor="text1"/>
            </w:rPr>
          </w:rPrChange>
        </w:rPr>
        <w:pPrChange w:id="11555" w:author="Summer 2023 updates" w:date="2024-07-31T13:42:00Z">
          <w:pPr>
            <w:tabs>
              <w:tab w:val="left" w:pos="720"/>
              <w:tab w:val="left" w:pos="1080"/>
              <w:tab w:val="left" w:pos="1440"/>
              <w:tab w:val="left" w:pos="1800"/>
              <w:tab w:val="left" w:pos="2160"/>
            </w:tabs>
          </w:pPr>
        </w:pPrChange>
      </w:pPr>
      <w:moveFrom w:id="11556" w:author="Summer 2023 updates" w:date="2024-07-31T13:42:00Z">
        <w:r w:rsidRPr="00424939">
          <w:rPr>
            <w:rPrChange w:id="11557" w:author="Summer 2023 updates" w:date="2024-07-31T13:42:00Z">
              <w:rPr>
                <w:color w:val="000000" w:themeColor="text1"/>
              </w:rPr>
            </w:rPrChange>
          </w:rPr>
          <w:t xml:space="preserve">A beginning-level class focusing on fundamental modern dance techniques. Emphasis on placement of the spine and quality of movement. Features the techniques of Doris Humphrey, Jose Limon, and Erick Hawkins. Presentations discuss modernisms and postmodernism and place modern dance in socio-historical context. (0.2 course credit) </w:t>
        </w:r>
      </w:moveFrom>
    </w:p>
    <w:p w14:paraId="0ED10D6B" w14:textId="77777777" w:rsidR="00C053C4" w:rsidRPr="00424939" w:rsidRDefault="00C053C4" w:rsidP="00C053C4">
      <w:pPr>
        <w:pStyle w:val="Noparagraphstyle"/>
        <w:keepNext/>
        <w:widowControl/>
        <w:spacing w:line="240" w:lineRule="auto"/>
        <w:jc w:val="left"/>
        <w:rPr>
          <w:moveFrom w:id="11558" w:author="Summer 2023 updates" w:date="2024-07-31T13:42:00Z"/>
          <w:rFonts w:ascii="Garamond" w:hAnsi="Garamond" w:cs="Times New Roman"/>
          <w:b/>
          <w:color w:val="000000" w:themeColor="text1"/>
          <w:sz w:val="22"/>
          <w:szCs w:val="22"/>
        </w:rPr>
      </w:pPr>
      <w:moveFrom w:id="11559" w:author="Summer 2023 updates" w:date="2024-07-31T13:42:00Z">
        <w:r w:rsidRPr="00424939">
          <w:rPr>
            <w:rFonts w:ascii="Garamond" w:hAnsi="Garamond" w:cs="Times New Roman"/>
            <w:b/>
            <w:color w:val="000000" w:themeColor="text1"/>
            <w:sz w:val="22"/>
            <w:szCs w:val="22"/>
          </w:rPr>
          <w:t>DAN-112 Modern II</w:t>
        </w:r>
      </w:moveFrom>
    </w:p>
    <w:p w14:paraId="04FC72F4" w14:textId="77777777" w:rsidR="00C053C4" w:rsidRPr="00424939" w:rsidRDefault="00C053C4" w:rsidP="005716B5">
      <w:pPr>
        <w:rPr>
          <w:moveFrom w:id="11560" w:author="Summer 2023 updates" w:date="2024-07-31T13:42:00Z"/>
          <w:rPrChange w:id="11561" w:author="Summer 2023 updates" w:date="2024-07-31T13:42:00Z">
            <w:rPr>
              <w:moveFrom w:id="11562" w:author="Summer 2023 updates" w:date="2024-07-31T13:42:00Z"/>
              <w:color w:val="000000" w:themeColor="text1"/>
            </w:rPr>
          </w:rPrChange>
        </w:rPr>
        <w:pPrChange w:id="11563" w:author="Summer 2023 updates" w:date="2024-07-31T13:42:00Z">
          <w:pPr>
            <w:keepNext/>
            <w:tabs>
              <w:tab w:val="left" w:pos="720"/>
              <w:tab w:val="left" w:pos="1080"/>
              <w:tab w:val="left" w:pos="1440"/>
              <w:tab w:val="left" w:pos="1800"/>
              <w:tab w:val="left" w:pos="2160"/>
            </w:tabs>
          </w:pPr>
        </w:pPrChange>
      </w:pPr>
      <w:moveFrom w:id="11564" w:author="Summer 2023 updates" w:date="2024-07-31T13:42:00Z">
        <w:r w:rsidRPr="00424939">
          <w:rPr>
            <w:rPrChange w:id="11565" w:author="Summer 2023 updates" w:date="2024-07-31T13:42:00Z">
              <w:rPr>
                <w:color w:val="000000" w:themeColor="text1"/>
              </w:rPr>
            </w:rPrChange>
          </w:rPr>
          <w:t xml:space="preserve">An intermediate-level class offering more complex modern dance styles and skills. May include Graham, Horton, and Cunningham techniques. Presentations continue the discussion of modernism and postmodernism and place modern dance in socio-historical context. </w:t>
        </w:r>
        <w:r w:rsidRPr="00424939">
          <w:rPr>
            <w:u w:val="single"/>
            <w:rPrChange w:id="11566" w:author="Summer 2023 updates" w:date="2024-07-31T13:42:00Z">
              <w:rPr>
                <w:color w:val="000000" w:themeColor="text1"/>
                <w:u w:val="single"/>
              </w:rPr>
            </w:rPrChange>
          </w:rPr>
          <w:t>Prerequisite</w:t>
        </w:r>
        <w:r w:rsidRPr="00424939">
          <w:rPr>
            <w:rPrChange w:id="11567" w:author="Summer 2023 updates" w:date="2024-07-31T13:42:00Z">
              <w:rPr>
                <w:color w:val="000000" w:themeColor="text1"/>
              </w:rPr>
            </w:rPrChange>
          </w:rPr>
          <w:t xml:space="preserve">: Modern I (DAN-111). (0.2 course credit) </w:t>
        </w:r>
      </w:moveFrom>
    </w:p>
    <w:p w14:paraId="63D2AD24" w14:textId="77777777" w:rsidR="00C053C4" w:rsidRPr="00424939" w:rsidRDefault="00C053C4" w:rsidP="00C053C4">
      <w:pPr>
        <w:spacing w:after="0"/>
        <w:rPr>
          <w:moveFrom w:id="11568" w:author="Summer 2023 updates" w:date="2024-07-31T13:42:00Z"/>
          <w:rFonts w:cs="Times New Roman"/>
          <w:b/>
          <w:color w:val="000000" w:themeColor="text1"/>
        </w:rPr>
      </w:pPr>
      <w:moveFrom w:id="11569" w:author="Summer 2023 updates" w:date="2024-07-31T13:42:00Z">
        <w:r w:rsidRPr="00424939">
          <w:rPr>
            <w:rFonts w:cs="Times New Roman"/>
            <w:b/>
            <w:color w:val="000000" w:themeColor="text1"/>
          </w:rPr>
          <w:t>DAN-131</w:t>
        </w:r>
        <w:r>
          <w:rPr>
            <w:rFonts w:cs="Times New Roman"/>
            <w:b/>
            <w:color w:val="000000" w:themeColor="text1"/>
          </w:rPr>
          <w:t xml:space="preserve"> Ballet I</w:t>
        </w:r>
      </w:moveFrom>
    </w:p>
    <w:p w14:paraId="24492841" w14:textId="77777777" w:rsidR="00C053C4" w:rsidRPr="00424939" w:rsidRDefault="00C053C4" w:rsidP="005716B5">
      <w:pPr>
        <w:rPr>
          <w:moveFrom w:id="11570" w:author="Summer 2023 updates" w:date="2024-07-31T13:42:00Z"/>
          <w:rPrChange w:id="11571" w:author="Summer 2023 updates" w:date="2024-07-31T13:42:00Z">
            <w:rPr>
              <w:moveFrom w:id="11572" w:author="Summer 2023 updates" w:date="2024-07-31T13:42:00Z"/>
              <w:color w:val="000000" w:themeColor="text1"/>
            </w:rPr>
          </w:rPrChange>
        </w:rPr>
        <w:pPrChange w:id="11573" w:author="Summer 2023 updates" w:date="2024-07-31T13:42:00Z">
          <w:pPr>
            <w:tabs>
              <w:tab w:val="left" w:pos="720"/>
              <w:tab w:val="left" w:pos="1080"/>
              <w:tab w:val="left" w:pos="1440"/>
              <w:tab w:val="left" w:pos="1800"/>
              <w:tab w:val="left" w:pos="2160"/>
            </w:tabs>
          </w:pPr>
        </w:pPrChange>
      </w:pPr>
      <w:moveFrom w:id="11574" w:author="Summer 2023 updates" w:date="2024-07-31T13:42:00Z">
        <w:r w:rsidRPr="00424939">
          <w:rPr>
            <w:rPrChange w:id="11575" w:author="Summer 2023 updates" w:date="2024-07-31T13:42:00Z">
              <w:rPr>
                <w:color w:val="000000" w:themeColor="text1"/>
              </w:rPr>
            </w:rPrChange>
          </w:rPr>
          <w:t xml:space="preserve">Classical ballet is based on traditional positions and movements of the body emphasizing harmonious lines in space. It is the technical basis of many forms of dance. This course offers a working vocabulary of basic ballet movement skills and terminology. Presentations discuss the history and theory of ballet. (0.2 course credit) </w:t>
        </w:r>
      </w:moveFrom>
    </w:p>
    <w:p w14:paraId="259A07DA" w14:textId="77777777" w:rsidR="00C053C4" w:rsidRPr="00424939" w:rsidRDefault="00C053C4" w:rsidP="00C053C4">
      <w:pPr>
        <w:spacing w:after="0"/>
        <w:rPr>
          <w:moveFrom w:id="11576" w:author="Summer 2023 updates" w:date="2024-07-31T13:42:00Z"/>
          <w:rFonts w:cs="Times New Roman"/>
          <w:b/>
          <w:color w:val="000000" w:themeColor="text1"/>
        </w:rPr>
      </w:pPr>
      <w:moveFrom w:id="11577" w:author="Summer 2023 updates" w:date="2024-07-31T13:42:00Z">
        <w:r w:rsidRPr="00424939">
          <w:rPr>
            <w:rFonts w:cs="Times New Roman"/>
            <w:b/>
            <w:color w:val="000000" w:themeColor="text1"/>
          </w:rPr>
          <w:t>DAN-132</w:t>
        </w:r>
        <w:r>
          <w:rPr>
            <w:rFonts w:cs="Times New Roman"/>
            <w:b/>
            <w:color w:val="000000" w:themeColor="text1"/>
          </w:rPr>
          <w:t xml:space="preserve"> Ballet II</w:t>
        </w:r>
      </w:moveFrom>
    </w:p>
    <w:p w14:paraId="212BFF8D" w14:textId="77777777" w:rsidR="00C053C4" w:rsidRPr="00424939" w:rsidRDefault="00C053C4" w:rsidP="005716B5">
      <w:pPr>
        <w:rPr>
          <w:moveFrom w:id="11578" w:author="Summer 2023 updates" w:date="2024-07-31T13:42:00Z"/>
          <w:rPrChange w:id="11579" w:author="Summer 2023 updates" w:date="2024-07-31T13:42:00Z">
            <w:rPr>
              <w:moveFrom w:id="11580" w:author="Summer 2023 updates" w:date="2024-07-31T13:42:00Z"/>
              <w:color w:val="000000" w:themeColor="text1"/>
            </w:rPr>
          </w:rPrChange>
        </w:rPr>
        <w:pPrChange w:id="11581" w:author="Summer 2023 updates" w:date="2024-07-31T13:42:00Z">
          <w:pPr>
            <w:tabs>
              <w:tab w:val="left" w:pos="720"/>
              <w:tab w:val="left" w:pos="1080"/>
              <w:tab w:val="left" w:pos="1440"/>
              <w:tab w:val="left" w:pos="1800"/>
              <w:tab w:val="left" w:pos="2160"/>
            </w:tabs>
          </w:pPr>
        </w:pPrChange>
      </w:pPr>
      <w:moveFrom w:id="11582" w:author="Summer 2023 updates" w:date="2024-07-31T13:42:00Z">
        <w:r w:rsidRPr="00424939">
          <w:rPr>
            <w:rPrChange w:id="11583" w:author="Summer 2023 updates" w:date="2024-07-31T13:42:00Z">
              <w:rPr>
                <w:color w:val="000000" w:themeColor="text1"/>
              </w:rPr>
            </w:rPrChange>
          </w:rPr>
          <w:t xml:space="preserve">This course continues Ballet I, offering more complex ballet movement skills and terminology. </w:t>
        </w:r>
        <w:r w:rsidRPr="00424939">
          <w:rPr>
            <w:u w:val="single"/>
            <w:rPrChange w:id="11584" w:author="Summer 2023 updates" w:date="2024-07-31T13:42:00Z">
              <w:rPr>
                <w:color w:val="000000" w:themeColor="text1"/>
                <w:u w:val="single"/>
              </w:rPr>
            </w:rPrChange>
          </w:rPr>
          <w:t>Prerequisite</w:t>
        </w:r>
        <w:r w:rsidRPr="00424939">
          <w:rPr>
            <w:rPrChange w:id="11585" w:author="Summer 2023 updates" w:date="2024-07-31T13:42:00Z">
              <w:rPr>
                <w:color w:val="000000" w:themeColor="text1"/>
              </w:rPr>
            </w:rPrChange>
          </w:rPr>
          <w:t xml:space="preserve">: Ballet I (DAN-131). (0.2 course credit) </w:t>
        </w:r>
      </w:moveFrom>
    </w:p>
    <w:p w14:paraId="2FF79765" w14:textId="77777777" w:rsidR="00C053C4" w:rsidRPr="00424939" w:rsidRDefault="00C053C4" w:rsidP="00C053C4">
      <w:pPr>
        <w:spacing w:after="0"/>
        <w:rPr>
          <w:moveFrom w:id="11586" w:author="Summer 2023 updates" w:date="2024-07-31T13:42:00Z"/>
          <w:rFonts w:cs="Times New Roman"/>
          <w:b/>
          <w:color w:val="000000" w:themeColor="text1"/>
        </w:rPr>
      </w:pPr>
      <w:moveFrom w:id="11587" w:author="Summer 2023 updates" w:date="2024-07-31T13:42:00Z">
        <w:r w:rsidRPr="00424939">
          <w:rPr>
            <w:rFonts w:cs="Times New Roman"/>
            <w:b/>
            <w:color w:val="000000" w:themeColor="text1"/>
          </w:rPr>
          <w:t>DAN-141</w:t>
        </w:r>
        <w:r>
          <w:rPr>
            <w:rFonts w:cs="Times New Roman"/>
            <w:b/>
            <w:color w:val="000000" w:themeColor="text1"/>
          </w:rPr>
          <w:t xml:space="preserve"> Tap I</w:t>
        </w:r>
      </w:moveFrom>
    </w:p>
    <w:p w14:paraId="4877C8FF" w14:textId="77777777" w:rsidR="00C053C4" w:rsidRPr="00424939" w:rsidRDefault="00C053C4" w:rsidP="00C053C4">
      <w:pPr>
        <w:tabs>
          <w:tab w:val="left" w:pos="720"/>
          <w:tab w:val="left" w:pos="1080"/>
          <w:tab w:val="left" w:pos="1440"/>
          <w:tab w:val="left" w:pos="1800"/>
          <w:tab w:val="left" w:pos="2160"/>
        </w:tabs>
        <w:rPr>
          <w:moveFrom w:id="11588" w:author="Summer 2023 updates" w:date="2024-07-31T13:42:00Z"/>
          <w:rFonts w:cs="Times New Roman"/>
          <w:color w:val="000000" w:themeColor="text1"/>
        </w:rPr>
      </w:pPr>
      <w:moveFrom w:id="11589" w:author="Summer 2023 updates" w:date="2024-07-31T13:42:00Z">
        <w:r w:rsidRPr="00424939">
          <w:rPr>
            <w:rFonts w:cs="Times New Roman"/>
            <w:color w:val="000000" w:themeColor="text1"/>
          </w:rPr>
          <w:t xml:space="preserve">Simple tap steps and combinations, including adequate background to survive an audition. The course progresses to more complicated movement sequences, with emphasis on speed and clarity. (0.2 course credit) </w:t>
        </w:r>
      </w:moveFrom>
    </w:p>
    <w:p w14:paraId="3666A72B" w14:textId="77777777" w:rsidR="00C053C4" w:rsidRPr="00424939" w:rsidRDefault="00C053C4" w:rsidP="00C053C4">
      <w:pPr>
        <w:spacing w:after="0"/>
        <w:rPr>
          <w:moveFrom w:id="11590" w:author="Summer 2023 updates" w:date="2024-07-31T13:42:00Z"/>
          <w:rFonts w:cs="Times New Roman"/>
          <w:b/>
          <w:color w:val="000000" w:themeColor="text1"/>
        </w:rPr>
      </w:pPr>
      <w:moveFrom w:id="11591" w:author="Summer 2023 updates" w:date="2024-07-31T13:42:00Z">
        <w:r w:rsidRPr="00424939">
          <w:rPr>
            <w:rFonts w:cs="Times New Roman"/>
            <w:b/>
            <w:color w:val="000000" w:themeColor="text1"/>
          </w:rPr>
          <w:t>DAN-142</w:t>
        </w:r>
        <w:r>
          <w:rPr>
            <w:rFonts w:cs="Times New Roman"/>
            <w:b/>
            <w:color w:val="000000" w:themeColor="text1"/>
          </w:rPr>
          <w:t xml:space="preserve"> Tap II</w:t>
        </w:r>
      </w:moveFrom>
    </w:p>
    <w:p w14:paraId="1B27EFDE" w14:textId="77777777" w:rsidR="00C053C4" w:rsidRPr="00424939" w:rsidRDefault="00C053C4" w:rsidP="005716B5">
      <w:pPr>
        <w:rPr>
          <w:moveFrom w:id="11592" w:author="Summer 2023 updates" w:date="2024-07-31T13:42:00Z"/>
          <w:rPrChange w:id="11593" w:author="Summer 2023 updates" w:date="2024-07-31T13:42:00Z">
            <w:rPr>
              <w:moveFrom w:id="11594" w:author="Summer 2023 updates" w:date="2024-07-31T13:42:00Z"/>
              <w:color w:val="000000" w:themeColor="text1"/>
            </w:rPr>
          </w:rPrChange>
        </w:rPr>
        <w:pPrChange w:id="11595" w:author="Summer 2023 updates" w:date="2024-07-31T13:42:00Z">
          <w:pPr>
            <w:tabs>
              <w:tab w:val="left" w:pos="720"/>
              <w:tab w:val="left" w:pos="1080"/>
              <w:tab w:val="left" w:pos="1440"/>
              <w:tab w:val="left" w:pos="1800"/>
              <w:tab w:val="left" w:pos="2160"/>
            </w:tabs>
          </w:pPr>
        </w:pPrChange>
      </w:pPr>
      <w:moveFrom w:id="11596" w:author="Summer 2023 updates" w:date="2024-07-31T13:42:00Z">
        <w:r w:rsidRPr="00424939">
          <w:rPr>
            <w:rPrChange w:id="11597" w:author="Summer 2023 updates" w:date="2024-07-31T13:42:00Z">
              <w:rPr>
                <w:color w:val="000000" w:themeColor="text1"/>
              </w:rPr>
            </w:rPrChange>
          </w:rPr>
          <w:t xml:space="preserve">More complex steps, styles, and rhythms. Emphasis on speed, clarity, strength, and dexterity. </w:t>
        </w:r>
        <w:r w:rsidRPr="00424939">
          <w:rPr>
            <w:u w:val="single"/>
            <w:rPrChange w:id="11598" w:author="Summer 2023 updates" w:date="2024-07-31T13:42:00Z">
              <w:rPr>
                <w:color w:val="000000" w:themeColor="text1"/>
                <w:u w:val="single"/>
              </w:rPr>
            </w:rPrChange>
          </w:rPr>
          <w:t>Prerequisite</w:t>
        </w:r>
        <w:r w:rsidRPr="00424939">
          <w:rPr>
            <w:rPrChange w:id="11599" w:author="Summer 2023 updates" w:date="2024-07-31T13:42:00Z">
              <w:rPr>
                <w:color w:val="000000" w:themeColor="text1"/>
              </w:rPr>
            </w:rPrChange>
          </w:rPr>
          <w:t xml:space="preserve">: Tap I (DAN-141). (0.2 course credit) </w:t>
        </w:r>
      </w:moveFrom>
    </w:p>
    <w:p w14:paraId="6629E9EB" w14:textId="77777777" w:rsidR="00C053C4" w:rsidRPr="00424939" w:rsidRDefault="00C053C4" w:rsidP="00C053C4">
      <w:pPr>
        <w:spacing w:after="0"/>
        <w:rPr>
          <w:moveFrom w:id="11600" w:author="Summer 2023 updates" w:date="2024-07-31T13:42:00Z"/>
          <w:rFonts w:cs="Times New Roman"/>
          <w:b/>
          <w:color w:val="000000" w:themeColor="text1"/>
        </w:rPr>
      </w:pPr>
      <w:moveFrom w:id="11601" w:author="Summer 2023 updates" w:date="2024-07-31T13:42:00Z">
        <w:r w:rsidRPr="00424939">
          <w:rPr>
            <w:rFonts w:cs="Times New Roman"/>
            <w:b/>
            <w:color w:val="000000" w:themeColor="text1"/>
          </w:rPr>
          <w:t>DAN-151</w:t>
        </w:r>
        <w:r>
          <w:rPr>
            <w:rFonts w:cs="Times New Roman"/>
            <w:b/>
            <w:color w:val="000000" w:themeColor="text1"/>
          </w:rPr>
          <w:t xml:space="preserve"> Choreography I</w:t>
        </w:r>
      </w:moveFrom>
    </w:p>
    <w:p w14:paraId="70FFC724" w14:textId="77777777" w:rsidR="00C053C4" w:rsidRPr="00424939" w:rsidRDefault="00C053C4" w:rsidP="005716B5">
      <w:pPr>
        <w:rPr>
          <w:moveFrom w:id="11602" w:author="Summer 2023 updates" w:date="2024-07-31T13:42:00Z"/>
          <w:rPrChange w:id="11603" w:author="Summer 2023 updates" w:date="2024-07-31T13:42:00Z">
            <w:rPr>
              <w:moveFrom w:id="11604" w:author="Summer 2023 updates" w:date="2024-07-31T13:42:00Z"/>
              <w:color w:val="000000" w:themeColor="text1"/>
            </w:rPr>
          </w:rPrChange>
        </w:rPr>
        <w:pPrChange w:id="11605" w:author="Summer 2023 updates" w:date="2024-07-31T13:42:00Z">
          <w:pPr>
            <w:tabs>
              <w:tab w:val="left" w:pos="720"/>
              <w:tab w:val="left" w:pos="1080"/>
              <w:tab w:val="left" w:pos="1440"/>
              <w:tab w:val="left" w:pos="1800"/>
              <w:tab w:val="left" w:pos="2160"/>
            </w:tabs>
          </w:pPr>
        </w:pPrChange>
      </w:pPr>
      <w:moveFrom w:id="11606" w:author="Summer 2023 updates" w:date="2024-07-31T13:42:00Z">
        <w:r w:rsidRPr="00424939">
          <w:rPr>
            <w:rPrChange w:id="11607" w:author="Summer 2023 updates" w:date="2024-07-31T13:42:00Z">
              <w:rPr>
                <w:color w:val="000000" w:themeColor="text1"/>
              </w:rPr>
            </w:rPrChange>
          </w:rPr>
          <w:t xml:space="preserve">Introduction to the choreographic craft, concentrating on generating original movement through short studies focusing on body, space, and time. (0.2 course credit) </w:t>
        </w:r>
      </w:moveFrom>
    </w:p>
    <w:p w14:paraId="1F87AA10" w14:textId="77777777" w:rsidR="00C053C4" w:rsidRPr="00424939" w:rsidRDefault="00C053C4" w:rsidP="00C053C4">
      <w:pPr>
        <w:spacing w:after="0"/>
        <w:rPr>
          <w:moveFrom w:id="11608" w:author="Summer 2023 updates" w:date="2024-07-31T13:42:00Z"/>
          <w:rFonts w:cs="Times New Roman"/>
          <w:b/>
          <w:color w:val="000000" w:themeColor="text1"/>
        </w:rPr>
      </w:pPr>
      <w:moveFrom w:id="11609" w:author="Summer 2023 updates" w:date="2024-07-31T13:42:00Z">
        <w:r w:rsidRPr="00424939">
          <w:rPr>
            <w:rFonts w:cs="Times New Roman"/>
            <w:b/>
            <w:color w:val="000000" w:themeColor="text1"/>
          </w:rPr>
          <w:t>DAN-152</w:t>
        </w:r>
        <w:r>
          <w:rPr>
            <w:rFonts w:cs="Times New Roman"/>
            <w:b/>
            <w:color w:val="000000" w:themeColor="text1"/>
          </w:rPr>
          <w:t xml:space="preserve"> Choreography II</w:t>
        </w:r>
      </w:moveFrom>
    </w:p>
    <w:p w14:paraId="3293F690" w14:textId="77777777" w:rsidR="00C053C4" w:rsidRDefault="00C053C4" w:rsidP="005716B5">
      <w:pPr>
        <w:rPr>
          <w:moveFrom w:id="11610" w:author="Summer 2023 updates" w:date="2024-07-31T13:42:00Z"/>
          <w:rPrChange w:id="11611" w:author="Summer 2023 updates" w:date="2024-07-31T13:42:00Z">
            <w:rPr>
              <w:moveFrom w:id="11612" w:author="Summer 2023 updates" w:date="2024-07-31T13:42:00Z"/>
              <w:color w:val="000000" w:themeColor="text1"/>
            </w:rPr>
          </w:rPrChange>
        </w:rPr>
        <w:pPrChange w:id="11613" w:author="Summer 2023 updates" w:date="2024-07-31T13:42:00Z">
          <w:pPr>
            <w:spacing w:after="0"/>
          </w:pPr>
        </w:pPrChange>
      </w:pPr>
      <w:moveFrom w:id="11614" w:author="Summer 2023 updates" w:date="2024-07-31T13:42:00Z">
        <w:r w:rsidRPr="00424939">
          <w:rPr>
            <w:rPrChange w:id="11615" w:author="Summer 2023 updates" w:date="2024-07-31T13:42:00Z">
              <w:rPr>
                <w:color w:val="000000" w:themeColor="text1"/>
              </w:rPr>
            </w:rPrChange>
          </w:rPr>
          <w:t xml:space="preserve">Further exploration of choreographic techniques, culminating in a short performance of student’s work. </w:t>
        </w:r>
        <w:r w:rsidRPr="00424939">
          <w:rPr>
            <w:u w:val="single"/>
            <w:rPrChange w:id="11616" w:author="Summer 2023 updates" w:date="2024-07-31T13:42:00Z">
              <w:rPr>
                <w:color w:val="000000" w:themeColor="text1"/>
                <w:u w:val="single"/>
              </w:rPr>
            </w:rPrChange>
          </w:rPr>
          <w:t>Prerequisite</w:t>
        </w:r>
        <w:r w:rsidRPr="00424939">
          <w:rPr>
            <w:rPrChange w:id="11617" w:author="Summer 2023 updates" w:date="2024-07-31T13:42:00Z">
              <w:rPr>
                <w:color w:val="000000" w:themeColor="text1"/>
              </w:rPr>
            </w:rPrChange>
          </w:rPr>
          <w:t xml:space="preserve">: Choreography I (DAN-151). (0.2 course credit)  </w:t>
        </w:r>
      </w:moveFrom>
    </w:p>
    <w:p w14:paraId="7166C87A" w14:textId="77777777" w:rsidR="00C053C4" w:rsidRPr="00424939" w:rsidRDefault="00C053C4" w:rsidP="00C053C4">
      <w:pPr>
        <w:spacing w:after="0"/>
        <w:rPr>
          <w:moveFrom w:id="11618" w:author="Summer 2023 updates" w:date="2024-07-31T13:42:00Z"/>
          <w:rFonts w:cs="Times New Roman"/>
          <w:color w:val="000000" w:themeColor="text1"/>
        </w:rPr>
      </w:pPr>
    </w:p>
    <w:moveFromRangeEnd w:id="11534"/>
    <w:p w14:paraId="2678B0A1" w14:textId="77777777" w:rsidR="00784273" w:rsidRDefault="00784273" w:rsidP="005E5492">
      <w:pPr>
        <w:spacing w:after="120"/>
        <w:rPr>
          <w:ins w:id="11619" w:author="Summer 2023 updates" w:date="2024-07-31T13:42:00Z"/>
          <w:rFonts w:cs="Times New Roman"/>
          <w:color w:val="000000" w:themeColor="text1"/>
        </w:rPr>
      </w:pPr>
    </w:p>
    <w:p w14:paraId="64E88A05" w14:textId="022A273B" w:rsidR="005475A9" w:rsidRPr="00424939" w:rsidRDefault="00C67E6D" w:rsidP="00EA0D2F">
      <w:pPr>
        <w:pStyle w:val="Heading4"/>
        <w:spacing w:before="120"/>
        <w:rPr>
          <w:rFonts w:ascii="Garamond" w:hAnsi="Garamond"/>
          <w:color w:val="000000" w:themeColor="text1"/>
        </w:rPr>
        <w:pPrChange w:id="11620" w:author="Summer 2023 updates" w:date="2024-07-31T13:42:00Z">
          <w:pPr>
            <w:pStyle w:val="Heading4"/>
          </w:pPr>
        </w:pPrChange>
      </w:pPr>
      <w:bookmarkStart w:id="11621" w:name="_Toc141355751"/>
      <w:bookmarkStart w:id="11622" w:name="_Toc110005232"/>
      <w:r w:rsidRPr="00424939">
        <w:rPr>
          <w:rFonts w:ascii="Garamond" w:hAnsi="Garamond"/>
          <w:color w:val="000000" w:themeColor="text1"/>
        </w:rPr>
        <w:t>—Economics</w:t>
      </w:r>
      <w:bookmarkEnd w:id="11621"/>
      <w:bookmarkEnd w:id="1162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Economics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w:t>
      </w:r>
    </w:p>
    <w:p w14:paraId="28823546" w14:textId="45F91755" w:rsidR="00D060A0" w:rsidRDefault="001F54CB" w:rsidP="00784273">
      <w:pPr>
        <w:spacing w:after="0"/>
        <w:rPr>
          <w:rFonts w:cs="Times New Roman"/>
          <w:color w:val="000000" w:themeColor="text1"/>
        </w:rPr>
      </w:pPr>
      <w:r w:rsidRPr="00424939">
        <w:rPr>
          <w:rFonts w:cs="Times New Roman"/>
          <w:color w:val="000000" w:themeColor="text1"/>
        </w:rPr>
        <w:t xml:space="preserve">See </w:t>
      </w:r>
      <w:r w:rsidR="00CD477C" w:rsidRPr="00424939">
        <w:rPr>
          <w:rFonts w:cs="Times New Roman"/>
          <w:color w:val="000000" w:themeColor="text1"/>
        </w:rPr>
        <w:t xml:space="preserve">Business Administration and Economics </w:t>
      </w:r>
      <w:r w:rsidRPr="00424939">
        <w:rPr>
          <w:rFonts w:cs="Times New Roman"/>
          <w:color w:val="000000" w:themeColor="text1"/>
        </w:rPr>
        <w:t>p.</w:t>
      </w:r>
      <w:r w:rsidR="005475A9" w:rsidRPr="00424939">
        <w:rPr>
          <w:rFonts w:cs="Times New Roman"/>
          <w:color w:val="000000" w:themeColor="text1"/>
        </w:rPr>
        <w:t xml:space="preserve"> </w:t>
      </w:r>
      <w:r w:rsidR="003F4E5D" w:rsidRPr="00424939">
        <w:rPr>
          <w:rFonts w:cs="Times New Roman"/>
          <w:color w:val="000000" w:themeColor="text1"/>
        </w:rPr>
        <w:fldChar w:fldCharType="begin"/>
      </w:r>
      <w:r w:rsidR="003F4E5D" w:rsidRPr="00424939">
        <w:rPr>
          <w:rFonts w:cs="Times New Roman"/>
          <w:color w:val="000000" w:themeColor="text1"/>
        </w:rPr>
        <w:instrText xml:space="preserve"> PAGEREF _Ref14175965 \h </w:instrText>
      </w:r>
      <w:r w:rsidR="003F4E5D" w:rsidRPr="00424939">
        <w:rPr>
          <w:rFonts w:cs="Times New Roman"/>
          <w:color w:val="000000" w:themeColor="text1"/>
        </w:rPr>
      </w:r>
      <w:r w:rsidR="003F4E5D" w:rsidRPr="00424939">
        <w:rPr>
          <w:rFonts w:cs="Times New Roman"/>
          <w:color w:val="000000" w:themeColor="text1"/>
        </w:rPr>
        <w:fldChar w:fldCharType="separate"/>
      </w:r>
      <w:r w:rsidR="00A74DA0">
        <w:rPr>
          <w:rFonts w:cs="Times New Roman"/>
          <w:noProof/>
          <w:color w:val="000000" w:themeColor="text1"/>
        </w:rPr>
        <w:t>86</w:t>
      </w:r>
      <w:r w:rsidR="003F4E5D" w:rsidRPr="00424939">
        <w:rPr>
          <w:rFonts w:cs="Times New Roman"/>
          <w:color w:val="000000" w:themeColor="text1"/>
        </w:rPr>
        <w:fldChar w:fldCharType="end"/>
      </w:r>
    </w:p>
    <w:p w14:paraId="480F2926" w14:textId="77777777" w:rsidR="00784273" w:rsidRDefault="00784273" w:rsidP="00784273">
      <w:pPr>
        <w:spacing w:after="0"/>
        <w:rPr>
          <w:rFonts w:cs="Times New Roman"/>
          <w:color w:val="000000" w:themeColor="text1"/>
        </w:rPr>
      </w:pPr>
    </w:p>
    <w:p w14:paraId="52BBA845" w14:textId="02D4CA32" w:rsidR="005475A9" w:rsidRPr="00424939" w:rsidRDefault="00C67E6D" w:rsidP="00EA0D2F">
      <w:pPr>
        <w:pStyle w:val="Heading4"/>
        <w:spacing w:before="120"/>
        <w:rPr>
          <w:rFonts w:ascii="Garamond" w:hAnsi="Garamond"/>
          <w:color w:val="000000" w:themeColor="text1"/>
        </w:rPr>
        <w:pPrChange w:id="11623" w:author="Summer 2023 updates" w:date="2024-07-31T13:42:00Z">
          <w:pPr>
            <w:pStyle w:val="Heading4"/>
          </w:pPr>
        </w:pPrChange>
      </w:pPr>
      <w:bookmarkStart w:id="11624" w:name="_Ref14178992"/>
      <w:bookmarkStart w:id="11625" w:name="_Toc141355752"/>
      <w:bookmarkStart w:id="11626" w:name="_Toc110005233"/>
      <w:r w:rsidRPr="00424939">
        <w:rPr>
          <w:rFonts w:ascii="Garamond" w:hAnsi="Garamond"/>
          <w:color w:val="000000" w:themeColor="text1"/>
        </w:rPr>
        <w:t>—Education</w:t>
      </w:r>
      <w:bookmarkEnd w:id="11624"/>
      <w:bookmarkEnd w:id="11625"/>
      <w:bookmarkEnd w:id="11626"/>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56EFF34" w14:textId="0F25EC2E" w:rsidR="0056542F" w:rsidRPr="00424939" w:rsidRDefault="001A503F" w:rsidP="008B1E83">
      <w:pPr>
        <w:rPr>
          <w:b/>
          <w:rPrChange w:id="11627" w:author="Summer 2023 updates" w:date="2024-07-31T13:42:00Z">
            <w:rPr>
              <w:rFonts w:ascii="Garamond" w:hAnsi="Garamond"/>
              <w:b/>
              <w:color w:val="000000" w:themeColor="text1"/>
              <w:sz w:val="22"/>
            </w:rPr>
          </w:rPrChange>
        </w:rPr>
        <w:pPrChange w:id="11628" w:author="Summer 2023 updates" w:date="2024-07-31T13:42:00Z">
          <w:pPr>
            <w:pStyle w:val="Noparagraphstyle"/>
            <w:spacing w:after="60" w:line="240" w:lineRule="auto"/>
            <w:jc w:val="left"/>
          </w:pPr>
        </w:pPrChange>
      </w:pPr>
      <w:del w:id="11629" w:author="Summer 2023 updates" w:date="2024-07-31T13:42:00Z">
        <w:r>
          <w:rPr>
            <w:rFonts w:cs="Times New Roman"/>
            <w:color w:val="000000" w:themeColor="text1"/>
          </w:rPr>
          <w:delText xml:space="preserve">N. </w:delText>
        </w:r>
        <w:r w:rsidR="0056542F" w:rsidRPr="00424939">
          <w:rPr>
            <w:rFonts w:cs="Times New Roman"/>
            <w:color w:val="000000" w:themeColor="text1"/>
          </w:rPr>
          <w:delText>Hayes</w:delText>
        </w:r>
        <w:r w:rsidR="00B45B4D" w:rsidRPr="00424939">
          <w:rPr>
            <w:rFonts w:cs="Times New Roman"/>
            <w:color w:val="000000" w:themeColor="text1"/>
          </w:rPr>
          <w:delText xml:space="preserve">, </w:delText>
        </w:r>
      </w:del>
      <w:r w:rsidR="00E205AF" w:rsidRPr="00424939">
        <w:rPr>
          <w:rPrChange w:id="11630" w:author="Summer 2023 updates" w:date="2024-07-31T13:42:00Z">
            <w:rPr>
              <w:rFonts w:ascii="Garamond" w:hAnsi="Garamond"/>
              <w:color w:val="000000" w:themeColor="text1"/>
              <w:sz w:val="22"/>
            </w:rPr>
          </w:rPrChange>
        </w:rPr>
        <w:t>Haynes-Moore,</w:t>
      </w:r>
      <w:r w:rsidR="000808A6">
        <w:rPr>
          <w:rPrChange w:id="11631" w:author="Summer 2023 updates" w:date="2024-07-31T13:42:00Z">
            <w:rPr>
              <w:rFonts w:ascii="Garamond" w:hAnsi="Garamond"/>
              <w:color w:val="000000" w:themeColor="text1"/>
              <w:sz w:val="22"/>
            </w:rPr>
          </w:rPrChange>
        </w:rPr>
        <w:t xml:space="preserve"> Kigin (Placement Coordinator)</w:t>
      </w:r>
      <w:r w:rsidR="00432720" w:rsidRPr="00424939">
        <w:rPr>
          <w:rPrChange w:id="11632" w:author="Summer 2023 updates" w:date="2024-07-31T13:42:00Z">
            <w:rPr>
              <w:rFonts w:ascii="Garamond" w:hAnsi="Garamond"/>
              <w:color w:val="000000" w:themeColor="text1"/>
              <w:sz w:val="22"/>
            </w:rPr>
          </w:rPrChange>
        </w:rPr>
        <w:t xml:space="preserve"> </w:t>
      </w:r>
      <w:r w:rsidR="00E205AF" w:rsidRPr="00424939">
        <w:rPr>
          <w:rPrChange w:id="11633" w:author="Summer 2023 updates" w:date="2024-07-31T13:42:00Z">
            <w:rPr>
              <w:rFonts w:ascii="Garamond" w:hAnsi="Garamond"/>
              <w:color w:val="000000" w:themeColor="text1"/>
              <w:sz w:val="22"/>
            </w:rPr>
          </w:rPrChange>
        </w:rPr>
        <w:t>Kress</w:t>
      </w:r>
      <w:r w:rsidR="00B45B4D" w:rsidRPr="00424939">
        <w:rPr>
          <w:rPrChange w:id="11634" w:author="Summer 2023 updates" w:date="2024-07-31T13:42:00Z">
            <w:rPr>
              <w:rFonts w:ascii="Garamond" w:hAnsi="Garamond"/>
              <w:color w:val="000000" w:themeColor="text1"/>
              <w:sz w:val="22"/>
            </w:rPr>
          </w:rPrChange>
        </w:rPr>
        <w:t xml:space="preserve"> (Chair),</w:t>
      </w:r>
      <w:r w:rsidR="00E205AF" w:rsidRPr="00424939">
        <w:rPr>
          <w:rPrChange w:id="11635" w:author="Summer 2023 updates" w:date="2024-07-31T13:42:00Z">
            <w:rPr>
              <w:rFonts w:ascii="Garamond" w:hAnsi="Garamond"/>
              <w:color w:val="000000" w:themeColor="text1"/>
              <w:sz w:val="22"/>
            </w:rPr>
          </w:rPrChange>
        </w:rPr>
        <w:t xml:space="preserve"> </w:t>
      </w:r>
      <w:r w:rsidR="00EE0693" w:rsidRPr="00424939">
        <w:rPr>
          <w:rPrChange w:id="11636" w:author="Summer 2023 updates" w:date="2024-07-31T13:42:00Z">
            <w:rPr>
              <w:rFonts w:ascii="Garamond" w:hAnsi="Garamond"/>
              <w:color w:val="000000" w:themeColor="text1"/>
              <w:sz w:val="22"/>
            </w:rPr>
          </w:rPrChange>
        </w:rPr>
        <w:t>Russell</w:t>
      </w:r>
    </w:p>
    <w:p w14:paraId="4E413A9E" w14:textId="2924004E" w:rsidR="0056542F" w:rsidRDefault="000808A6" w:rsidP="008B1E83">
      <w:pPr>
        <w:rPr>
          <w:rPrChange w:id="11637" w:author="Summer 2023 updates" w:date="2024-07-31T13:42:00Z">
            <w:rPr>
              <w:rFonts w:ascii="Garamond" w:hAnsi="Garamond"/>
              <w:color w:val="000000" w:themeColor="text1"/>
              <w:sz w:val="22"/>
            </w:rPr>
          </w:rPrChange>
        </w:rPr>
        <w:pPrChange w:id="11638" w:author="Summer 2023 updates" w:date="2024-07-31T13:42:00Z">
          <w:pPr>
            <w:pStyle w:val="Noparagraphstyle"/>
            <w:spacing w:line="276" w:lineRule="auto"/>
            <w:jc w:val="left"/>
          </w:pPr>
        </w:pPrChange>
      </w:pPr>
      <w:r>
        <w:rPr>
          <w:rPrChange w:id="11639" w:author="Summer 2023 updates" w:date="2024-07-31T13:42:00Z">
            <w:rPr>
              <w:rFonts w:ascii="Garamond" w:hAnsi="Garamond"/>
              <w:color w:val="000000" w:themeColor="text1"/>
              <w:sz w:val="22"/>
            </w:rPr>
          </w:rPrChange>
        </w:rPr>
        <w:t>Art: Rogers</w:t>
      </w:r>
      <w:r w:rsidR="004022BD">
        <w:rPr>
          <w:rPrChange w:id="11640" w:author="Summer 2023 updates" w:date="2024-07-31T13:42:00Z">
            <w:rPr>
              <w:rFonts w:ascii="Garamond" w:hAnsi="Garamond"/>
              <w:color w:val="000000" w:themeColor="text1"/>
              <w:sz w:val="22"/>
            </w:rPr>
          </w:rPrChange>
        </w:rPr>
        <w:t xml:space="preserve">; </w:t>
      </w:r>
      <w:r w:rsidR="0056542F" w:rsidRPr="00424939">
        <w:rPr>
          <w:rPrChange w:id="11641" w:author="Summer 2023 updates" w:date="2024-07-31T13:42:00Z">
            <w:rPr>
              <w:rFonts w:ascii="Garamond" w:hAnsi="Garamond"/>
              <w:color w:val="000000" w:themeColor="text1"/>
              <w:sz w:val="22"/>
            </w:rPr>
          </w:rPrChange>
        </w:rPr>
        <w:t>Music</w:t>
      </w:r>
      <w:r w:rsidR="00B8454E" w:rsidRPr="00424939">
        <w:rPr>
          <w:rPrChange w:id="11642" w:author="Summer 2023 updates" w:date="2024-07-31T13:42:00Z">
            <w:rPr>
              <w:rFonts w:ascii="Garamond" w:hAnsi="Garamond"/>
              <w:color w:val="000000" w:themeColor="text1"/>
              <w:sz w:val="22"/>
            </w:rPr>
          </w:rPrChange>
        </w:rPr>
        <w:fldChar w:fldCharType="begin"/>
      </w:r>
      <w:r w:rsidR="00B8454E" w:rsidRPr="00424939">
        <w:rPr>
          <w:rPrChange w:id="11643" w:author="Summer 2023 updates" w:date="2024-07-31T13:42:00Z">
            <w:rPr>
              <w:rFonts w:ascii="Garamond" w:hAnsi="Garamond"/>
              <w:color w:val="000000" w:themeColor="text1"/>
            </w:rPr>
          </w:rPrChange>
        </w:rPr>
        <w:instrText xml:space="preserve"> XE "Music" </w:instrText>
      </w:r>
      <w:r w:rsidR="00B8454E" w:rsidRPr="00424939">
        <w:rPr>
          <w:rPrChange w:id="11644" w:author="Summer 2023 updates" w:date="2024-07-31T13:42:00Z">
            <w:rPr>
              <w:rFonts w:ascii="Garamond" w:hAnsi="Garamond"/>
              <w:color w:val="000000" w:themeColor="text1"/>
              <w:sz w:val="22"/>
            </w:rPr>
          </w:rPrChange>
        </w:rPr>
        <w:fldChar w:fldCharType="end"/>
      </w:r>
      <w:r w:rsidR="0056542F" w:rsidRPr="00424939">
        <w:rPr>
          <w:rPrChange w:id="11645" w:author="Summer 2023 updates" w:date="2024-07-31T13:42:00Z">
            <w:rPr>
              <w:rFonts w:ascii="Garamond" w:hAnsi="Garamond"/>
              <w:color w:val="000000" w:themeColor="text1"/>
              <w:sz w:val="22"/>
            </w:rPr>
          </w:rPrChange>
        </w:rPr>
        <w:t>: Carson</w:t>
      </w:r>
      <w:r w:rsidR="00897371">
        <w:rPr>
          <w:rPrChange w:id="11646" w:author="Summer 2023 updates" w:date="2024-07-31T13:42:00Z">
            <w:rPr>
              <w:rFonts w:ascii="Garamond" w:hAnsi="Garamond"/>
              <w:color w:val="000000" w:themeColor="text1"/>
              <w:sz w:val="22"/>
            </w:rPr>
          </w:rPrChange>
        </w:rPr>
        <w:t>, Shanley</w:t>
      </w:r>
      <w:r w:rsidR="0056542F" w:rsidRPr="00424939">
        <w:rPr>
          <w:rPrChange w:id="11647" w:author="Summer 2023 updates" w:date="2024-07-31T13:42:00Z">
            <w:rPr>
              <w:rFonts w:ascii="Garamond" w:hAnsi="Garamond"/>
              <w:color w:val="000000" w:themeColor="text1"/>
              <w:sz w:val="22"/>
            </w:rPr>
          </w:rPrChange>
        </w:rPr>
        <w:t xml:space="preserve">; </w:t>
      </w:r>
      <w:r w:rsidR="00140FFA">
        <w:rPr>
          <w:rPrChange w:id="11648" w:author="Summer 2023 updates" w:date="2024-07-31T13:42:00Z">
            <w:rPr>
              <w:rFonts w:ascii="Garamond" w:hAnsi="Garamond"/>
              <w:color w:val="000000" w:themeColor="text1"/>
              <w:sz w:val="22"/>
            </w:rPr>
          </w:rPrChange>
        </w:rPr>
        <w:t xml:space="preserve">Physical </w:t>
      </w:r>
      <w:r w:rsidR="00B97D39">
        <w:rPr>
          <w:rPrChange w:id="11649" w:author="Summer 2023 updates" w:date="2024-07-31T13:42:00Z">
            <w:rPr>
              <w:rFonts w:ascii="Garamond" w:hAnsi="Garamond"/>
              <w:color w:val="000000" w:themeColor="text1"/>
              <w:sz w:val="22"/>
            </w:rPr>
          </w:rPrChange>
        </w:rPr>
        <w:t>Education</w:t>
      </w:r>
      <w:r w:rsidR="00B8454E" w:rsidRPr="00424939">
        <w:rPr>
          <w:rPrChange w:id="11650" w:author="Summer 2023 updates" w:date="2024-07-31T13:42:00Z">
            <w:rPr>
              <w:rFonts w:ascii="Garamond" w:hAnsi="Garamond"/>
              <w:color w:val="000000" w:themeColor="text1"/>
              <w:sz w:val="22"/>
            </w:rPr>
          </w:rPrChange>
        </w:rPr>
        <w:fldChar w:fldCharType="begin"/>
      </w:r>
      <w:r w:rsidR="00B8454E" w:rsidRPr="00424939">
        <w:rPr>
          <w:rPrChange w:id="11651" w:author="Summer 2023 updates" w:date="2024-07-31T13:42:00Z">
            <w:rPr>
              <w:rFonts w:ascii="Garamond" w:hAnsi="Garamond"/>
              <w:color w:val="000000" w:themeColor="text1"/>
            </w:rPr>
          </w:rPrChange>
        </w:rPr>
        <w:instrText xml:space="preserve"> XE "Education" </w:instrText>
      </w:r>
      <w:r w:rsidR="00B8454E" w:rsidRPr="00424939">
        <w:rPr>
          <w:rPrChange w:id="11652" w:author="Summer 2023 updates" w:date="2024-07-31T13:42:00Z">
            <w:rPr>
              <w:rFonts w:ascii="Garamond" w:hAnsi="Garamond"/>
              <w:color w:val="000000" w:themeColor="text1"/>
              <w:sz w:val="22"/>
            </w:rPr>
          </w:rPrChange>
        </w:rPr>
        <w:fldChar w:fldCharType="end"/>
      </w:r>
      <w:r w:rsidR="00CD477C" w:rsidRPr="00424939">
        <w:rPr>
          <w:rPrChange w:id="11653" w:author="Summer 2023 updates" w:date="2024-07-31T13:42:00Z">
            <w:rPr>
              <w:rFonts w:ascii="Garamond" w:hAnsi="Garamond"/>
              <w:color w:val="000000" w:themeColor="text1"/>
              <w:sz w:val="22"/>
            </w:rPr>
          </w:rPrChange>
        </w:rPr>
        <w:t xml:space="preserve">: </w:t>
      </w:r>
      <w:r w:rsidR="00140FFA">
        <w:rPr>
          <w:rPrChange w:id="11654" w:author="Summer 2023 updates" w:date="2024-07-31T13:42:00Z">
            <w:rPr>
              <w:rFonts w:ascii="Garamond" w:hAnsi="Garamond"/>
              <w:color w:val="000000" w:themeColor="text1"/>
              <w:sz w:val="22"/>
            </w:rPr>
          </w:rPrChange>
        </w:rPr>
        <w:t>Atwater</w:t>
      </w:r>
      <w:r w:rsidR="00B45B4D" w:rsidRPr="00424939">
        <w:rPr>
          <w:rPrChange w:id="11655" w:author="Summer 2023 updates" w:date="2024-07-31T13:42:00Z">
            <w:rPr>
              <w:rFonts w:ascii="Garamond" w:hAnsi="Garamond"/>
              <w:color w:val="000000" w:themeColor="text1"/>
              <w:sz w:val="22"/>
            </w:rPr>
          </w:rPrChange>
        </w:rPr>
        <w:t>.</w:t>
      </w:r>
    </w:p>
    <w:p w14:paraId="0013F74F" w14:textId="533A364C" w:rsidR="0034267D" w:rsidRPr="002D36E7" w:rsidRDefault="0034267D" w:rsidP="008B1E83">
      <w:pPr>
        <w:rPr>
          <w:rPrChange w:id="11656" w:author="Summer 2023 updates" w:date="2024-07-31T13:42:00Z">
            <w:rPr>
              <w:rFonts w:ascii="Garamond" w:hAnsi="Garamond"/>
              <w:color w:val="000000" w:themeColor="text1"/>
              <w:sz w:val="22"/>
            </w:rPr>
          </w:rPrChange>
        </w:rPr>
        <w:pPrChange w:id="11657" w:author="Summer 2023 updates" w:date="2024-07-31T13:42:00Z">
          <w:pPr>
            <w:pStyle w:val="Noparagraphstyle"/>
          </w:pPr>
        </w:pPrChange>
      </w:pPr>
      <w:r w:rsidRPr="002D36E7">
        <w:rPr>
          <w:rPrChange w:id="11658" w:author="Summer 2023 updates" w:date="2024-07-31T13:42:00Z">
            <w:rPr>
              <w:rFonts w:ascii="Garamond" w:hAnsi="Garamond"/>
              <w:color w:val="000000" w:themeColor="text1"/>
              <w:sz w:val="22"/>
            </w:rPr>
          </w:rPrChange>
        </w:rPr>
        <w:t xml:space="preserve">Content Specialists (Part-time): </w:t>
      </w:r>
      <w:del w:id="11659" w:author="Summer 2023 updates" w:date="2024-07-31T13:42:00Z">
        <w:r w:rsidRPr="002D36E7">
          <w:rPr>
            <w:rFonts w:cs="Times New Roman"/>
            <w:color w:val="000000" w:themeColor="text1"/>
          </w:rPr>
          <w:delText xml:space="preserve">Bakas, </w:delText>
        </w:r>
      </w:del>
      <w:r w:rsidRPr="002D36E7">
        <w:rPr>
          <w:rPrChange w:id="11660" w:author="Summer 2023 updates" w:date="2024-07-31T13:42:00Z">
            <w:rPr>
              <w:rFonts w:ascii="Garamond" w:hAnsi="Garamond"/>
              <w:color w:val="000000" w:themeColor="text1"/>
              <w:sz w:val="22"/>
            </w:rPr>
          </w:rPrChange>
        </w:rPr>
        <w:t xml:space="preserve">Christofferson, </w:t>
      </w:r>
      <w:del w:id="11661" w:author="Summer 2023 updates" w:date="2024-07-31T13:42:00Z">
        <w:r w:rsidRPr="002D36E7">
          <w:rPr>
            <w:rFonts w:cs="Times New Roman"/>
            <w:color w:val="000000" w:themeColor="text1"/>
          </w:rPr>
          <w:delText>Dabroski</w:delText>
        </w:r>
      </w:del>
      <w:ins w:id="11662" w:author="Summer 2023 updates" w:date="2024-07-31T13:42:00Z">
        <w:r w:rsidR="00FB12B2">
          <w:t>Dykes</w:t>
        </w:r>
      </w:ins>
      <w:r w:rsidR="00FB12B2">
        <w:rPr>
          <w:rPrChange w:id="11663" w:author="Summer 2023 updates" w:date="2024-07-31T13:42:00Z">
            <w:rPr>
              <w:rFonts w:ascii="Garamond" w:hAnsi="Garamond"/>
              <w:color w:val="000000" w:themeColor="text1"/>
              <w:sz w:val="22"/>
            </w:rPr>
          </w:rPrChange>
        </w:rPr>
        <w:t xml:space="preserve">, </w:t>
      </w:r>
      <w:r w:rsidR="00B94918">
        <w:rPr>
          <w:rPrChange w:id="11664" w:author="Summer 2023 updates" w:date="2024-07-31T13:42:00Z">
            <w:rPr>
              <w:rFonts w:ascii="Garamond" w:hAnsi="Garamond"/>
              <w:color w:val="000000" w:themeColor="text1"/>
              <w:sz w:val="22"/>
            </w:rPr>
          </w:rPrChange>
        </w:rPr>
        <w:t xml:space="preserve">Gaylord Robertson, </w:t>
      </w:r>
      <w:r w:rsidRPr="002D36E7">
        <w:rPr>
          <w:rPrChange w:id="11665" w:author="Summer 2023 updates" w:date="2024-07-31T13:42:00Z">
            <w:rPr>
              <w:rFonts w:ascii="Garamond" w:hAnsi="Garamond"/>
              <w:color w:val="000000" w:themeColor="text1"/>
              <w:sz w:val="22"/>
            </w:rPr>
          </w:rPrChange>
        </w:rPr>
        <w:t>Hanson J., Hanson M., Hynek, Johnson,</w:t>
      </w:r>
      <w:ins w:id="11666" w:author="Summer 2023 updates" w:date="2024-07-31T13:42:00Z">
        <w:r w:rsidR="008B1E83">
          <w:t xml:space="preserve"> </w:t>
        </w:r>
        <w:r w:rsidRPr="002D36E7">
          <w:t xml:space="preserve">Neilly, </w:t>
        </w:r>
        <w:r w:rsidR="00FB12B2">
          <w:t xml:space="preserve">Schmadeke, Sheronick, </w:t>
        </w:r>
        <w:r w:rsidR="00B94918">
          <w:t xml:space="preserve">Zahn, </w:t>
        </w:r>
        <w:r w:rsidRPr="002D36E7">
          <w:t>Zrudsky</w:t>
        </w:r>
      </w:ins>
    </w:p>
    <w:p w14:paraId="7B41DC58" w14:textId="77777777" w:rsidR="0034267D" w:rsidRPr="002D36E7" w:rsidRDefault="0034267D" w:rsidP="0034267D">
      <w:pPr>
        <w:pStyle w:val="Noparagraphstyle"/>
        <w:rPr>
          <w:del w:id="11667" w:author="Summer 2023 updates" w:date="2024-07-31T13:42:00Z"/>
          <w:rFonts w:ascii="Garamond" w:hAnsi="Garamond" w:cs="Times New Roman"/>
          <w:color w:val="000000" w:themeColor="text1"/>
          <w:sz w:val="22"/>
          <w:szCs w:val="22"/>
        </w:rPr>
      </w:pPr>
      <w:del w:id="11668" w:author="Summer 2023 updates" w:date="2024-07-31T13:42:00Z">
        <w:r w:rsidRPr="002D36E7">
          <w:rPr>
            <w:rFonts w:ascii="Garamond" w:hAnsi="Garamond" w:cs="Times New Roman"/>
            <w:color w:val="000000" w:themeColor="text1"/>
            <w:sz w:val="22"/>
            <w:szCs w:val="22"/>
          </w:rPr>
          <w:delText xml:space="preserve">Neilly, </w:delText>
        </w:r>
        <w:r w:rsidR="00B94918">
          <w:rPr>
            <w:rFonts w:ascii="Garamond" w:hAnsi="Garamond" w:cs="Times New Roman"/>
            <w:color w:val="000000" w:themeColor="text1"/>
            <w:sz w:val="22"/>
            <w:szCs w:val="22"/>
          </w:rPr>
          <w:delText xml:space="preserve">Zahn, </w:delText>
        </w:r>
        <w:r w:rsidRPr="002D36E7">
          <w:rPr>
            <w:rFonts w:ascii="Garamond" w:hAnsi="Garamond" w:cs="Times New Roman"/>
            <w:color w:val="000000" w:themeColor="text1"/>
            <w:sz w:val="22"/>
            <w:szCs w:val="22"/>
          </w:rPr>
          <w:delText>Zrudsky</w:delText>
        </w:r>
      </w:del>
    </w:p>
    <w:p w14:paraId="6DDFE8A0" w14:textId="00BC38F8" w:rsidR="0034267D" w:rsidRDefault="0034267D" w:rsidP="005F7DCB">
      <w:pPr>
        <w:rPr>
          <w:rPrChange w:id="11669" w:author="Summer 2023 updates" w:date="2024-07-31T13:42:00Z">
            <w:rPr>
              <w:rFonts w:ascii="Garamond" w:hAnsi="Garamond"/>
              <w:color w:val="000000" w:themeColor="text1"/>
              <w:sz w:val="22"/>
            </w:rPr>
          </w:rPrChange>
        </w:rPr>
        <w:pPrChange w:id="11670" w:author="Summer 2023 updates" w:date="2024-07-31T13:42:00Z">
          <w:pPr>
            <w:pStyle w:val="Noparagraphstyle"/>
            <w:spacing w:line="276" w:lineRule="auto"/>
            <w:jc w:val="left"/>
          </w:pPr>
        </w:pPrChange>
      </w:pPr>
      <w:r w:rsidRPr="002D36E7">
        <w:rPr>
          <w:rPrChange w:id="11671" w:author="Summer 2023 updates" w:date="2024-07-31T13:42:00Z">
            <w:rPr>
              <w:rFonts w:ascii="Garamond" w:hAnsi="Garamond"/>
              <w:color w:val="000000" w:themeColor="text1"/>
              <w:sz w:val="22"/>
            </w:rPr>
          </w:rPrChange>
        </w:rPr>
        <w:t xml:space="preserve">Student Teaching Supervisors: Bartlett, </w:t>
      </w:r>
      <w:ins w:id="11672" w:author="Summer 2023 updates" w:date="2024-07-31T13:42:00Z">
        <w:r w:rsidR="00233E78">
          <w:t xml:space="preserve">Hubler, </w:t>
        </w:r>
        <w:r w:rsidR="00FB12B2">
          <w:t xml:space="preserve">Klostermann, </w:t>
        </w:r>
      </w:ins>
      <w:r w:rsidRPr="002D36E7">
        <w:rPr>
          <w:rPrChange w:id="11673" w:author="Summer 2023 updates" w:date="2024-07-31T13:42:00Z">
            <w:rPr>
              <w:rFonts w:ascii="Garamond" w:hAnsi="Garamond"/>
              <w:color w:val="000000" w:themeColor="text1"/>
              <w:sz w:val="22"/>
            </w:rPr>
          </w:rPrChange>
        </w:rPr>
        <w:t>Lanich, Oberbroeckling</w:t>
      </w:r>
      <w:ins w:id="11674" w:author="Summer 2023 updates" w:date="2024-07-31T13:42:00Z">
        <w:r w:rsidR="00FB12B2">
          <w:t xml:space="preserve">, </w:t>
        </w:r>
        <w:r w:rsidR="00233E78">
          <w:t xml:space="preserve">Ollinger, </w:t>
        </w:r>
        <w:r w:rsidR="00FB12B2">
          <w:t>Siebenga</w:t>
        </w:r>
      </w:ins>
    </w:p>
    <w:p w14:paraId="2D6454FC" w14:textId="77777777" w:rsidR="0034267D" w:rsidRPr="00424939" w:rsidRDefault="0034267D" w:rsidP="0056542F">
      <w:pPr>
        <w:pStyle w:val="Noparagraphstyle"/>
        <w:spacing w:line="276" w:lineRule="auto"/>
        <w:jc w:val="left"/>
        <w:rPr>
          <w:rFonts w:ascii="Garamond" w:hAnsi="Garamond" w:cs="Times New Roman"/>
          <w:color w:val="000000" w:themeColor="text1"/>
          <w:sz w:val="22"/>
          <w:szCs w:val="22"/>
        </w:rPr>
      </w:pPr>
    </w:p>
    <w:p w14:paraId="08EC8045" w14:textId="64C3427B" w:rsidR="00876667" w:rsidRPr="00424939" w:rsidRDefault="00876667" w:rsidP="005F7DCB">
      <w:pPr>
        <w:rPr>
          <w:rPrChange w:id="11675" w:author="Summer 2023 updates" w:date="2024-07-31T13:42:00Z">
            <w:rPr>
              <w:color w:val="000000" w:themeColor="text1"/>
            </w:rPr>
          </w:rPrChange>
        </w:rPr>
        <w:pPrChange w:id="11676" w:author="Summer 2023 updates" w:date="2024-07-31T13:42:00Z">
          <w:pPr>
            <w:tabs>
              <w:tab w:val="left" w:pos="360"/>
            </w:tabs>
          </w:pPr>
        </w:pPrChange>
      </w:pPr>
      <w:r w:rsidRPr="00424939">
        <w:rPr>
          <w:rPrChange w:id="11677" w:author="Summer 2023 updates" w:date="2024-07-31T13:42:00Z">
            <w:rPr>
              <w:color w:val="000000" w:themeColor="text1"/>
            </w:rPr>
          </w:rPrChange>
        </w:rPr>
        <w:t xml:space="preserve">Coe College believes that the most effective preparation for teaching is one that combines a liberal arts education with courses in the theory and practice of teaching. The </w:t>
      </w:r>
      <w:r w:rsidR="0034267D">
        <w:rPr>
          <w:rPrChange w:id="11678" w:author="Summer 2023 updates" w:date="2024-07-31T13:42:00Z">
            <w:rPr>
              <w:color w:val="000000" w:themeColor="text1"/>
            </w:rPr>
          </w:rPrChange>
        </w:rPr>
        <w:t>E</w:t>
      </w:r>
      <w:r w:rsidRPr="00424939">
        <w:rPr>
          <w:rPrChange w:id="11679" w:author="Summer 2023 updates" w:date="2024-07-31T13:42:00Z">
            <w:rPr>
              <w:color w:val="000000" w:themeColor="text1"/>
            </w:rPr>
          </w:rPrChange>
        </w:rPr>
        <w:t xml:space="preserve">ducation </w:t>
      </w:r>
      <w:r w:rsidR="0034267D">
        <w:rPr>
          <w:rPrChange w:id="11680" w:author="Summer 2023 updates" w:date="2024-07-31T13:42:00Z">
            <w:rPr>
              <w:color w:val="000000" w:themeColor="text1"/>
            </w:rPr>
          </w:rPrChange>
        </w:rPr>
        <w:t>D</w:t>
      </w:r>
      <w:r w:rsidRPr="00424939">
        <w:rPr>
          <w:rPrChange w:id="11681" w:author="Summer 2023 updates" w:date="2024-07-31T13:42:00Z">
            <w:rPr>
              <w:color w:val="000000" w:themeColor="text1"/>
            </w:rPr>
          </w:rPrChange>
        </w:rPr>
        <w:t xml:space="preserve">epartment has the responsibility for coordinating the efforts of the College to provide such a program. </w:t>
      </w:r>
      <w:r w:rsidR="00935E7A" w:rsidRPr="00424939">
        <w:rPr>
          <w:rPrChange w:id="11682" w:author="Summer 2023 updates" w:date="2024-07-31T13:42:00Z">
            <w:rPr>
              <w:color w:val="000000" w:themeColor="text1"/>
            </w:rPr>
          </w:rPrChange>
        </w:rPr>
        <w:t xml:space="preserve"> </w:t>
      </w:r>
    </w:p>
    <w:p w14:paraId="74017F9A" w14:textId="4C7A9479" w:rsidR="00876667" w:rsidRPr="00424939" w:rsidRDefault="00876667" w:rsidP="005F7DCB">
      <w:pPr>
        <w:rPr>
          <w:rPrChange w:id="11683" w:author="Summer 2023 updates" w:date="2024-07-31T13:42:00Z">
            <w:rPr>
              <w:color w:val="000000" w:themeColor="text1"/>
            </w:rPr>
          </w:rPrChange>
        </w:rPr>
        <w:pPrChange w:id="11684" w:author="Summer 2023 updates" w:date="2024-07-31T13:42:00Z">
          <w:pPr>
            <w:tabs>
              <w:tab w:val="left" w:pos="360"/>
            </w:tabs>
          </w:pPr>
        </w:pPrChange>
      </w:pPr>
      <w:r w:rsidRPr="00424939">
        <w:rPr>
          <w:rPrChange w:id="11685" w:author="Summer 2023 updates" w:date="2024-07-31T13:42:00Z">
            <w:rPr>
              <w:color w:val="000000" w:themeColor="text1"/>
            </w:rPr>
          </w:rPrChange>
        </w:rPr>
        <w:t xml:space="preserve">Basic college requirements and those for a major area give students a well-rounded general education. Professional courses in education provide a foundation in principles and practices of teaching. Students gain practical experience in applying professional and general education through field experiences and, if pursuing licensure, through student teaching in area schools. </w:t>
      </w:r>
    </w:p>
    <w:p w14:paraId="78891B0C" w14:textId="7FAAB48B" w:rsidR="00876667" w:rsidRPr="00424939" w:rsidRDefault="00876667" w:rsidP="005F7DCB">
      <w:pPr>
        <w:rPr>
          <w:rPrChange w:id="11686" w:author="Summer 2023 updates" w:date="2024-07-31T13:42:00Z">
            <w:rPr>
              <w:color w:val="000000" w:themeColor="text1"/>
            </w:rPr>
          </w:rPrChange>
        </w:rPr>
        <w:pPrChange w:id="11687" w:author="Summer 2023 updates" w:date="2024-07-31T13:42:00Z">
          <w:pPr>
            <w:tabs>
              <w:tab w:val="left" w:pos="360"/>
            </w:tabs>
          </w:pPr>
        </w:pPrChange>
      </w:pPr>
      <w:r w:rsidRPr="00424939">
        <w:rPr>
          <w:rPrChange w:id="11688" w:author="Summer 2023 updates" w:date="2024-07-31T13:42:00Z">
            <w:rPr>
              <w:color w:val="000000" w:themeColor="text1"/>
            </w:rPr>
          </w:rPrChange>
        </w:rPr>
        <w:t xml:space="preserve">Students who successfully complete Coe’s </w:t>
      </w:r>
      <w:r w:rsidR="0034267D">
        <w:rPr>
          <w:rPrChange w:id="11689" w:author="Summer 2023 updates" w:date="2024-07-31T13:42:00Z">
            <w:rPr>
              <w:color w:val="000000" w:themeColor="text1"/>
            </w:rPr>
          </w:rPrChange>
        </w:rPr>
        <w:t xml:space="preserve">Teacher </w:t>
      </w:r>
      <w:r w:rsidR="007F5CA1" w:rsidRPr="00424939">
        <w:rPr>
          <w:rPrChange w:id="11690" w:author="Summer 2023 updates" w:date="2024-07-31T13:42:00Z">
            <w:rPr>
              <w:color w:val="000000" w:themeColor="text1"/>
            </w:rPr>
          </w:rPrChange>
        </w:rPr>
        <w:t>Education</w:t>
      </w:r>
      <w:r w:rsidR="00B8454E" w:rsidRPr="00424939">
        <w:rPr>
          <w:rPrChange w:id="11691" w:author="Summer 2023 updates" w:date="2024-07-31T13:42:00Z">
            <w:rPr>
              <w:color w:val="000000" w:themeColor="text1"/>
            </w:rPr>
          </w:rPrChange>
        </w:rPr>
        <w:fldChar w:fldCharType="begin"/>
      </w:r>
      <w:r w:rsidR="00B8454E" w:rsidRPr="00424939">
        <w:rPr>
          <w:rPrChange w:id="11692" w:author="Summer 2023 updates" w:date="2024-07-31T13:42:00Z">
            <w:rPr>
              <w:color w:val="000000" w:themeColor="text1"/>
            </w:rPr>
          </w:rPrChange>
        </w:rPr>
        <w:instrText xml:space="preserve"> XE "Education" </w:instrText>
      </w:r>
      <w:r w:rsidR="00B8454E" w:rsidRPr="00424939">
        <w:rPr>
          <w:rPrChange w:id="11693" w:author="Summer 2023 updates" w:date="2024-07-31T13:42:00Z">
            <w:rPr>
              <w:color w:val="000000" w:themeColor="text1"/>
            </w:rPr>
          </w:rPrChange>
        </w:rPr>
        <w:fldChar w:fldCharType="end"/>
      </w:r>
      <w:r w:rsidRPr="00424939">
        <w:rPr>
          <w:rPrChange w:id="11694" w:author="Summer 2023 updates" w:date="2024-07-31T13:42:00Z">
            <w:rPr>
              <w:color w:val="000000" w:themeColor="text1"/>
            </w:rPr>
          </w:rPrChange>
        </w:rPr>
        <w:t xml:space="preserve"> Program and student teaching are eligible to apply for an Iowa Initial Teacher License. Teaching licensure is governed by State of Iowa</w:t>
      </w:r>
      <w:r w:rsidR="009F4511" w:rsidRPr="00424939">
        <w:rPr>
          <w:rPrChange w:id="11695" w:author="Summer 2023 updates" w:date="2024-07-31T13:42:00Z">
            <w:rPr>
              <w:color w:val="000000" w:themeColor="text1"/>
            </w:rPr>
          </w:rPrChange>
        </w:rPr>
        <w:fldChar w:fldCharType="begin"/>
      </w:r>
      <w:r w:rsidR="009F4511" w:rsidRPr="00424939">
        <w:rPr>
          <w:rPrChange w:id="11696" w:author="Summer 2023 updates" w:date="2024-07-31T13:42:00Z">
            <w:rPr>
              <w:color w:val="000000" w:themeColor="text1"/>
            </w:rPr>
          </w:rPrChange>
        </w:rPr>
        <w:instrText xml:space="preserve"> XE "</w:instrText>
      </w:r>
      <w:r w:rsidR="009F4511" w:rsidRPr="00424939">
        <w:rPr>
          <w:b/>
          <w:rPrChange w:id="11697" w:author="Summer 2023 updates" w:date="2024-07-31T13:42:00Z">
            <w:rPr>
              <w:b/>
              <w:color w:val="000000" w:themeColor="text1"/>
            </w:rPr>
          </w:rPrChange>
        </w:rPr>
        <w:instrText>State of Iowa</w:instrText>
      </w:r>
      <w:r w:rsidR="009F4511" w:rsidRPr="00424939">
        <w:rPr>
          <w:rPrChange w:id="11698" w:author="Summer 2023 updates" w:date="2024-07-31T13:42:00Z">
            <w:rPr>
              <w:color w:val="000000" w:themeColor="text1"/>
            </w:rPr>
          </w:rPrChange>
        </w:rPr>
        <w:instrText xml:space="preserve">" </w:instrText>
      </w:r>
      <w:r w:rsidR="009F4511" w:rsidRPr="00424939">
        <w:rPr>
          <w:rPrChange w:id="11699" w:author="Summer 2023 updates" w:date="2024-07-31T13:42:00Z">
            <w:rPr>
              <w:color w:val="000000" w:themeColor="text1"/>
            </w:rPr>
          </w:rPrChange>
        </w:rPr>
        <w:fldChar w:fldCharType="end"/>
      </w:r>
      <w:r w:rsidRPr="00424939">
        <w:rPr>
          <w:rPrChange w:id="11700" w:author="Summer 2023 updates" w:date="2024-07-31T13:42:00Z">
            <w:rPr>
              <w:color w:val="000000" w:themeColor="text1"/>
            </w:rPr>
          </w:rPrChange>
        </w:rPr>
        <w:t xml:space="preserve"> regulations. When changes in licensure requirements occur at the state level, they take precedence over College policies. For the most current policy information, students should consult the</w:t>
      </w:r>
      <w:r w:rsidRPr="00424939">
        <w:rPr>
          <w:i/>
          <w:rPrChange w:id="11701" w:author="Summer 2023 updates" w:date="2024-07-31T13:42:00Z">
            <w:rPr>
              <w:i/>
              <w:color w:val="000000" w:themeColor="text1"/>
            </w:rPr>
          </w:rPrChange>
        </w:rPr>
        <w:t xml:space="preserve"> </w:t>
      </w:r>
      <w:r w:rsidR="00E205AF" w:rsidRPr="00424939">
        <w:rPr>
          <w:i/>
          <w:rPrChange w:id="11702" w:author="Summer 2023 updates" w:date="2024-07-31T13:42:00Z">
            <w:rPr>
              <w:i/>
              <w:color w:val="000000" w:themeColor="text1"/>
            </w:rPr>
          </w:rPrChange>
        </w:rPr>
        <w:t>Guide to Teacher Education</w:t>
      </w:r>
      <w:r w:rsidRPr="00424939">
        <w:rPr>
          <w:i/>
          <w:rPrChange w:id="11703" w:author="Summer 2023 updates" w:date="2024-07-31T13:42:00Z">
            <w:rPr>
              <w:i/>
              <w:color w:val="000000" w:themeColor="text1"/>
            </w:rPr>
          </w:rPrChange>
        </w:rPr>
        <w:t>,</w:t>
      </w:r>
      <w:r w:rsidRPr="00424939">
        <w:rPr>
          <w:rPrChange w:id="11704" w:author="Summer 2023 updates" w:date="2024-07-31T13:42:00Z">
            <w:rPr>
              <w:color w:val="000000" w:themeColor="text1"/>
            </w:rPr>
          </w:rPrChange>
        </w:rPr>
        <w:t xml:space="preserve"> available from the </w:t>
      </w:r>
      <w:r w:rsidR="007F5CA1" w:rsidRPr="00424939">
        <w:rPr>
          <w:rPrChange w:id="11705" w:author="Summer 2023 updates" w:date="2024-07-31T13:42:00Z">
            <w:rPr>
              <w:color w:val="000000" w:themeColor="text1"/>
            </w:rPr>
          </w:rPrChange>
        </w:rPr>
        <w:t>Education</w:t>
      </w:r>
      <w:r w:rsidRPr="00424939">
        <w:rPr>
          <w:rPrChange w:id="11706" w:author="Summer 2023 updates" w:date="2024-07-31T13:42:00Z">
            <w:rPr>
              <w:color w:val="000000" w:themeColor="text1"/>
            </w:rPr>
          </w:rPrChange>
        </w:rPr>
        <w:t xml:space="preserve"> </w:t>
      </w:r>
      <w:r w:rsidR="00FA751F">
        <w:rPr>
          <w:rPrChange w:id="11707" w:author="Summer 2023 updates" w:date="2024-07-31T13:42:00Z">
            <w:rPr>
              <w:color w:val="000000" w:themeColor="text1"/>
            </w:rPr>
          </w:rPrChange>
        </w:rPr>
        <w:t xml:space="preserve">Department. </w:t>
      </w:r>
      <w:r w:rsidRPr="00424939">
        <w:rPr>
          <w:rPrChange w:id="11708" w:author="Summer 2023 updates" w:date="2024-07-31T13:42:00Z">
            <w:rPr>
              <w:color w:val="000000" w:themeColor="text1"/>
            </w:rPr>
          </w:rPrChange>
        </w:rPr>
        <w:t xml:space="preserve">The </w:t>
      </w:r>
      <w:r w:rsidR="007F5CA1" w:rsidRPr="00424939">
        <w:rPr>
          <w:rPrChange w:id="11709" w:author="Summer 2023 updates" w:date="2024-07-31T13:42:00Z">
            <w:rPr>
              <w:color w:val="000000" w:themeColor="text1"/>
            </w:rPr>
          </w:rPrChange>
        </w:rPr>
        <w:t>Education</w:t>
      </w:r>
      <w:r w:rsidRPr="00424939">
        <w:rPr>
          <w:rPrChange w:id="11710" w:author="Summer 2023 updates" w:date="2024-07-31T13:42:00Z">
            <w:rPr>
              <w:color w:val="000000" w:themeColor="text1"/>
            </w:rPr>
          </w:rPrChange>
        </w:rPr>
        <w:t xml:space="preserve"> </w:t>
      </w:r>
      <w:r w:rsidR="00FA751F">
        <w:rPr>
          <w:rPrChange w:id="11711" w:author="Summer 2023 updates" w:date="2024-07-31T13:42:00Z">
            <w:rPr>
              <w:color w:val="000000" w:themeColor="text1"/>
            </w:rPr>
          </w:rPrChange>
        </w:rPr>
        <w:t>Department</w:t>
      </w:r>
      <w:r w:rsidRPr="00424939">
        <w:rPr>
          <w:rPrChange w:id="11712" w:author="Summer 2023 updates" w:date="2024-07-31T13:42:00Z">
            <w:rPr>
              <w:color w:val="000000" w:themeColor="text1"/>
            </w:rPr>
          </w:rPrChange>
        </w:rPr>
        <w:t xml:space="preserve"> maintains records regarding Iowa licensure requirements. Students should consult a faculty member in the </w:t>
      </w:r>
      <w:r w:rsidR="00FA751F">
        <w:rPr>
          <w:rPrChange w:id="11713" w:author="Summer 2023 updates" w:date="2024-07-31T13:42:00Z">
            <w:rPr>
              <w:color w:val="000000" w:themeColor="text1"/>
            </w:rPr>
          </w:rPrChange>
        </w:rPr>
        <w:t>E</w:t>
      </w:r>
      <w:r w:rsidRPr="00424939">
        <w:rPr>
          <w:rPrChange w:id="11714" w:author="Summer 2023 updates" w:date="2024-07-31T13:42:00Z">
            <w:rPr>
              <w:color w:val="000000" w:themeColor="text1"/>
            </w:rPr>
          </w:rPrChange>
        </w:rPr>
        <w:t xml:space="preserve">ducation </w:t>
      </w:r>
      <w:r w:rsidR="00FA751F">
        <w:rPr>
          <w:rPrChange w:id="11715" w:author="Summer 2023 updates" w:date="2024-07-31T13:42:00Z">
            <w:rPr>
              <w:color w:val="000000" w:themeColor="text1"/>
            </w:rPr>
          </w:rPrChange>
        </w:rPr>
        <w:t>D</w:t>
      </w:r>
      <w:r w:rsidRPr="00424939">
        <w:rPr>
          <w:rPrChange w:id="11716" w:author="Summer 2023 updates" w:date="2024-07-31T13:42:00Z">
            <w:rPr>
              <w:color w:val="000000" w:themeColor="text1"/>
            </w:rPr>
          </w:rPrChange>
        </w:rPr>
        <w:t xml:space="preserve">epartment to arrange their respective courses of study. </w:t>
      </w:r>
    </w:p>
    <w:p w14:paraId="49E436AA" w14:textId="77777777" w:rsidR="00F90D65" w:rsidRDefault="00876667" w:rsidP="005F7DCB">
      <w:pPr>
        <w:rPr>
          <w:rPrChange w:id="11717" w:author="Summer 2023 updates" w:date="2024-07-31T13:42:00Z">
            <w:rPr>
              <w:color w:val="000000" w:themeColor="text1"/>
            </w:rPr>
          </w:rPrChange>
        </w:rPr>
        <w:pPrChange w:id="11718" w:author="Summer 2023 updates" w:date="2024-07-31T13:42:00Z">
          <w:pPr>
            <w:tabs>
              <w:tab w:val="left" w:pos="360"/>
            </w:tabs>
            <w:spacing w:after="240" w:line="228" w:lineRule="auto"/>
          </w:pPr>
        </w:pPrChange>
      </w:pPr>
      <w:r w:rsidRPr="00424939">
        <w:rPr>
          <w:rPrChange w:id="11719" w:author="Summer 2023 updates" w:date="2024-07-31T13:42:00Z">
            <w:rPr>
              <w:color w:val="000000" w:themeColor="text1"/>
            </w:rPr>
          </w:rPrChange>
        </w:rPr>
        <w:t xml:space="preserve">The </w:t>
      </w:r>
      <w:r w:rsidR="00FA751F">
        <w:rPr>
          <w:rPrChange w:id="11720" w:author="Summer 2023 updates" w:date="2024-07-31T13:42:00Z">
            <w:rPr>
              <w:color w:val="000000" w:themeColor="text1"/>
            </w:rPr>
          </w:rPrChange>
        </w:rPr>
        <w:t xml:space="preserve">Teacher </w:t>
      </w:r>
      <w:r w:rsidR="007F5CA1" w:rsidRPr="00424939">
        <w:rPr>
          <w:rPrChange w:id="11721" w:author="Summer 2023 updates" w:date="2024-07-31T13:42:00Z">
            <w:rPr>
              <w:color w:val="000000" w:themeColor="text1"/>
            </w:rPr>
          </w:rPrChange>
        </w:rPr>
        <w:t>Education</w:t>
      </w:r>
      <w:r w:rsidR="00B8454E" w:rsidRPr="00424939">
        <w:rPr>
          <w:rPrChange w:id="11722" w:author="Summer 2023 updates" w:date="2024-07-31T13:42:00Z">
            <w:rPr>
              <w:color w:val="000000" w:themeColor="text1"/>
            </w:rPr>
          </w:rPrChange>
        </w:rPr>
        <w:fldChar w:fldCharType="begin"/>
      </w:r>
      <w:r w:rsidR="00B8454E" w:rsidRPr="00424939">
        <w:rPr>
          <w:rPrChange w:id="11723" w:author="Summer 2023 updates" w:date="2024-07-31T13:42:00Z">
            <w:rPr>
              <w:color w:val="000000" w:themeColor="text1"/>
            </w:rPr>
          </w:rPrChange>
        </w:rPr>
        <w:instrText xml:space="preserve"> XE "Education" </w:instrText>
      </w:r>
      <w:r w:rsidR="00B8454E" w:rsidRPr="00424939">
        <w:rPr>
          <w:rPrChange w:id="11724" w:author="Summer 2023 updates" w:date="2024-07-31T13:42:00Z">
            <w:rPr>
              <w:color w:val="000000" w:themeColor="text1"/>
            </w:rPr>
          </w:rPrChange>
        </w:rPr>
        <w:fldChar w:fldCharType="end"/>
      </w:r>
      <w:r w:rsidRPr="00424939">
        <w:rPr>
          <w:rPrChange w:id="11725" w:author="Summer 2023 updates" w:date="2024-07-31T13:42:00Z">
            <w:rPr>
              <w:color w:val="000000" w:themeColor="text1"/>
            </w:rPr>
          </w:rPrChange>
        </w:rPr>
        <w:t xml:space="preserve"> Program at Coe College is approved by the Iowa Department of Education. Copies of the annual report filed with the Iowa Department of Education are available on request. </w:t>
      </w:r>
    </w:p>
    <w:p w14:paraId="079E6A1D" w14:textId="77777777" w:rsidR="00F90D65" w:rsidRDefault="00B97D39" w:rsidP="00AC7C21">
      <w:pPr>
        <w:tabs>
          <w:tab w:val="left" w:pos="360"/>
        </w:tabs>
        <w:spacing w:before="120" w:after="0"/>
        <w:rPr>
          <w:rFonts w:cs="Times New Roman"/>
          <w:color w:val="000000" w:themeColor="text1"/>
        </w:rPr>
        <w:pPrChange w:id="11726" w:author="Summer 2023 updates" w:date="2024-07-31T13:42:00Z">
          <w:pPr>
            <w:tabs>
              <w:tab w:val="left" w:pos="360"/>
            </w:tabs>
            <w:spacing w:after="0" w:line="228" w:lineRule="auto"/>
          </w:pPr>
        </w:pPrChange>
      </w:pPr>
      <w:r w:rsidRPr="00424939">
        <w:rPr>
          <w:rFonts w:cs="Times New Roman"/>
          <w:b/>
          <w:color w:val="000000" w:themeColor="text1"/>
        </w:rPr>
        <w:t>Elementary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Elementary Education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Major</w:t>
      </w:r>
    </w:p>
    <w:p w14:paraId="5D027DFF" w14:textId="41DE2C7A" w:rsidR="00B97D39" w:rsidRPr="005909EF" w:rsidRDefault="00B97D39" w:rsidP="005F7DCB">
      <w:pPr>
        <w:rPr>
          <w:rPrChange w:id="11727" w:author="Summer 2023 updates" w:date="2024-07-31T13:42:00Z">
            <w:rPr>
              <w:color w:val="000000" w:themeColor="text1"/>
            </w:rPr>
          </w:rPrChange>
        </w:rPr>
        <w:pPrChange w:id="11728" w:author="Summer 2023 updates" w:date="2024-07-31T13:42:00Z">
          <w:pPr>
            <w:tabs>
              <w:tab w:val="left" w:pos="360"/>
            </w:tabs>
            <w:spacing w:after="240" w:line="228" w:lineRule="auto"/>
          </w:pPr>
        </w:pPrChange>
      </w:pPr>
      <w:r w:rsidRPr="00424939">
        <w:rPr>
          <w:rPrChange w:id="11729" w:author="Summer 2023 updates" w:date="2024-07-31T13:42:00Z">
            <w:rPr>
              <w:color w:val="000000" w:themeColor="text1"/>
            </w:rPr>
          </w:rPrChange>
        </w:rPr>
        <w:t>T</w:t>
      </w:r>
      <w:r>
        <w:rPr>
          <w:rPrChange w:id="11730" w:author="Summer 2023 updates" w:date="2024-07-31T13:42:00Z">
            <w:rPr>
              <w:color w:val="000000" w:themeColor="text1"/>
            </w:rPr>
          </w:rPrChange>
        </w:rPr>
        <w:t xml:space="preserve">eachers in </w:t>
      </w:r>
      <w:r w:rsidRPr="00424939">
        <w:rPr>
          <w:rPrChange w:id="11731" w:author="Summer 2023 updates" w:date="2024-07-31T13:42:00Z">
            <w:rPr>
              <w:color w:val="000000" w:themeColor="text1"/>
            </w:rPr>
          </w:rPrChange>
        </w:rPr>
        <w:t>elementary school</w:t>
      </w:r>
      <w:r>
        <w:rPr>
          <w:rPrChange w:id="11732" w:author="Summer 2023 updates" w:date="2024-07-31T13:42:00Z">
            <w:rPr>
              <w:color w:val="000000" w:themeColor="text1"/>
            </w:rPr>
          </w:rPrChange>
        </w:rPr>
        <w:t>s</w:t>
      </w:r>
      <w:r w:rsidRPr="00424939">
        <w:rPr>
          <w:rPrChange w:id="11733" w:author="Summer 2023 updates" w:date="2024-07-31T13:42:00Z">
            <w:rPr>
              <w:color w:val="000000" w:themeColor="text1"/>
            </w:rPr>
          </w:rPrChange>
        </w:rPr>
        <w:t xml:space="preserve"> function as generalist</w:t>
      </w:r>
      <w:r>
        <w:rPr>
          <w:rPrChange w:id="11734" w:author="Summer 2023 updates" w:date="2024-07-31T13:42:00Z">
            <w:rPr>
              <w:color w:val="000000" w:themeColor="text1"/>
            </w:rPr>
          </w:rPrChange>
        </w:rPr>
        <w:t>s</w:t>
      </w:r>
      <w:r w:rsidRPr="00424939">
        <w:rPr>
          <w:rPrChange w:id="11735" w:author="Summer 2023 updates" w:date="2024-07-31T13:42:00Z">
            <w:rPr>
              <w:color w:val="000000" w:themeColor="text1"/>
            </w:rPr>
          </w:rPrChange>
        </w:rPr>
        <w:t xml:space="preserve"> who must draw upon a broad knowledge base from multiple disciplines. In recognition of this, the elementary teacher licensure program at Coe College consists of two components: </w:t>
      </w:r>
      <w:r>
        <w:rPr>
          <w:rPrChange w:id="11736" w:author="Summer 2023 updates" w:date="2024-07-31T13:42:00Z">
            <w:rPr>
              <w:color w:val="000000" w:themeColor="text1"/>
            </w:rPr>
          </w:rPrChange>
        </w:rPr>
        <w:t xml:space="preserve">content knowledge gained from the liberal arts classes and pedagogy learned in EDU courses. </w:t>
      </w:r>
      <w:r w:rsidRPr="00424939">
        <w:rPr>
          <w:rPrChange w:id="11737" w:author="Summer 2023 updates" w:date="2024-07-31T13:42:00Z">
            <w:rPr>
              <w:color w:val="000000" w:themeColor="text1"/>
            </w:rPr>
          </w:rPrChange>
        </w:rPr>
        <w:t xml:space="preserve">This program of undergraduate preparation </w:t>
      </w:r>
      <w:r>
        <w:rPr>
          <w:rPrChange w:id="11738" w:author="Summer 2023 updates" w:date="2024-07-31T13:42:00Z">
            <w:rPr>
              <w:color w:val="000000" w:themeColor="text1"/>
            </w:rPr>
          </w:rPrChange>
        </w:rPr>
        <w:t>to teach in e</w:t>
      </w:r>
      <w:r w:rsidRPr="00424939">
        <w:rPr>
          <w:rPrChange w:id="11739" w:author="Summer 2023 updates" w:date="2024-07-31T13:42:00Z">
            <w:rPr>
              <w:color w:val="000000" w:themeColor="text1"/>
            </w:rPr>
          </w:rPrChange>
        </w:rPr>
        <w:t>lementary school</w:t>
      </w:r>
      <w:r>
        <w:rPr>
          <w:rPrChange w:id="11740" w:author="Summer 2023 updates" w:date="2024-07-31T13:42:00Z">
            <w:rPr>
              <w:color w:val="000000" w:themeColor="text1"/>
            </w:rPr>
          </w:rPrChange>
        </w:rPr>
        <w:t>s</w:t>
      </w:r>
      <w:r w:rsidRPr="00424939">
        <w:rPr>
          <w:rPrChange w:id="11741" w:author="Summer 2023 updates" w:date="2024-07-31T13:42:00Z">
            <w:rPr>
              <w:color w:val="000000" w:themeColor="text1"/>
            </w:rPr>
          </w:rPrChange>
        </w:rPr>
        <w:t xml:space="preserve"> is intended to promote exploration and a </w:t>
      </w:r>
      <w:r w:rsidRPr="005909EF">
        <w:rPr>
          <w:rPrChange w:id="11742" w:author="Summer 2023 updates" w:date="2024-07-31T13:42:00Z">
            <w:rPr>
              <w:color w:val="000000" w:themeColor="text1"/>
            </w:rPr>
          </w:rPrChange>
        </w:rPr>
        <w:t xml:space="preserve">balanced education drawn from a variety of fields. </w:t>
      </w:r>
    </w:p>
    <w:p w14:paraId="43A88457" w14:textId="2A16355F" w:rsidR="00B97D39" w:rsidRPr="005909EF" w:rsidRDefault="00B97D39" w:rsidP="00E500FB">
      <w:pPr>
        <w:pStyle w:val="Noparagraphstyle"/>
        <w:numPr>
          <w:ilvl w:val="0"/>
          <w:numId w:val="146"/>
        </w:numPr>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rPr>
        <w:t xml:space="preserve">At least one course in each of the four fields of mathematics, natural sciences, social sciences, and humanities. </w:t>
      </w:r>
      <w:r w:rsidRPr="005909EF">
        <w:rPr>
          <w:rFonts w:ascii="Garamond" w:hAnsi="Garamond" w:cs="Times New Roman"/>
          <w:b/>
          <w:color w:val="000000" w:themeColor="text1"/>
          <w:sz w:val="22"/>
          <w:szCs w:val="22"/>
        </w:rPr>
        <w:t>Iowa   Distribution Requirements-</w:t>
      </w:r>
      <w:r w:rsidRPr="005909EF">
        <w:rPr>
          <w:rFonts w:ascii="Garamond" w:hAnsi="Garamond" w:cs="Times New Roman"/>
          <w:color w:val="000000" w:themeColor="text1"/>
          <w:sz w:val="22"/>
          <w:szCs w:val="22"/>
        </w:rPr>
        <w:t xml:space="preserve"> a “C” or better in the following courses:</w:t>
      </w:r>
    </w:p>
    <w:p w14:paraId="32E9DC3E" w14:textId="77777777" w:rsidR="00B97D39" w:rsidRPr="005909EF" w:rsidRDefault="00B97D39" w:rsidP="00B97D39">
      <w:pPr>
        <w:pStyle w:val="Noparagraphstyle"/>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mathematics course with a prefix of MTH or STA</w:t>
      </w:r>
    </w:p>
    <w:p w14:paraId="50B2F9CF" w14:textId="77777777" w:rsidR="00B97D39" w:rsidRPr="005909EF" w:rsidRDefault="00B97D39" w:rsidP="00B97D39">
      <w:pPr>
        <w:pStyle w:val="Noparagraphstyle"/>
        <w:spacing w:line="240" w:lineRule="auto"/>
        <w:ind w:left="360"/>
        <w:rPr>
          <w:rFonts w:ascii="Garamond" w:hAnsi="Garamond" w:cs="Times New Roman"/>
          <w:color w:val="000000" w:themeColor="text1"/>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American History course</w:t>
      </w:r>
    </w:p>
    <w:p w14:paraId="7D265861" w14:textId="77777777" w:rsidR="00B97D39" w:rsidRPr="005909EF" w:rsidRDefault="00B97D39" w:rsidP="00B97D39">
      <w:pPr>
        <w:pStyle w:val="Noparagraphstyle"/>
        <w:spacing w:line="240" w:lineRule="auto"/>
        <w:ind w:left="360"/>
        <w:rPr>
          <w:rFonts w:ascii="Garamond" w:hAnsi="Garamond" w:cs="Times New Roman"/>
          <w:color w:val="auto"/>
          <w:sz w:val="22"/>
          <w:szCs w:val="22"/>
        </w:rPr>
      </w:pPr>
      <w:r w:rsidRPr="005909EF">
        <w:rPr>
          <w:rFonts w:ascii="Garamond" w:hAnsi="Garamond" w:cs="Times New Roman"/>
          <w:color w:val="000000" w:themeColor="text1"/>
          <w:sz w:val="22"/>
          <w:szCs w:val="22"/>
          <w:u w:val="single"/>
        </w:rPr>
        <w:t>One</w:t>
      </w:r>
      <w:r w:rsidRPr="005909EF">
        <w:rPr>
          <w:rFonts w:ascii="Garamond" w:hAnsi="Garamond" w:cs="Times New Roman"/>
          <w:color w:val="000000" w:themeColor="text1"/>
          <w:sz w:val="22"/>
          <w:szCs w:val="22"/>
        </w:rPr>
        <w:t xml:space="preserve"> lab science in BIO or PHY-114 </w:t>
      </w:r>
      <w:r w:rsidRPr="005909EF">
        <w:rPr>
          <w:rFonts w:ascii="Garamond" w:hAnsi="Garamond" w:cs="Times New Roman"/>
          <w:color w:val="auto"/>
          <w:sz w:val="22"/>
          <w:szCs w:val="22"/>
        </w:rPr>
        <w:t>Modern Astronomy</w:t>
      </w:r>
    </w:p>
    <w:p w14:paraId="351CDB8F" w14:textId="08F04484" w:rsidR="00B97D39" w:rsidRPr="005909EF" w:rsidRDefault="00B97D39" w:rsidP="002D36E7">
      <w:pPr>
        <w:pStyle w:val="Noparagraphstyle"/>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u w:val="single"/>
        </w:rPr>
        <w:t>One</w:t>
      </w:r>
      <w:r w:rsidRPr="005909EF">
        <w:rPr>
          <w:rFonts w:ascii="Garamond" w:hAnsi="Garamond" w:cs="Times New Roman"/>
          <w:color w:val="auto"/>
          <w:sz w:val="22"/>
          <w:szCs w:val="22"/>
        </w:rPr>
        <w:t xml:space="preserve"> social science course with a prefix of ANT, ECO, POL, PSY, or SOC</w:t>
      </w:r>
    </w:p>
    <w:p w14:paraId="2F1FBC44" w14:textId="55D58B5D" w:rsidR="00B97D39" w:rsidRPr="005909EF" w:rsidRDefault="00B97D39" w:rsidP="00E500FB">
      <w:pPr>
        <w:pStyle w:val="Noparagraphstyle"/>
        <w:numPr>
          <w:ilvl w:val="0"/>
          <w:numId w:val="146"/>
        </w:numPr>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rPr>
        <w:t>A K–8 endorsement in Art, English</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English</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/Language Arts, French, Spanish</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Spanish</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Health, History</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History</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Mathematics</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Mathematics</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Music</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Music</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Physical Education</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color w:val="auto"/>
        </w:rPr>
        <w:instrText>Education</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xml:space="preserve">, Reading, Science, Social Studies, </w:t>
      </w:r>
      <w:r w:rsidR="0040414D" w:rsidRPr="005909EF">
        <w:rPr>
          <w:rFonts w:ascii="Garamond" w:hAnsi="Garamond" w:cs="Times New Roman"/>
          <w:color w:val="auto"/>
          <w:sz w:val="22"/>
          <w:szCs w:val="22"/>
        </w:rPr>
        <w:t xml:space="preserve">or </w:t>
      </w:r>
      <w:r w:rsidRPr="005909EF">
        <w:rPr>
          <w:rFonts w:ascii="Garamond" w:hAnsi="Garamond" w:cs="Times New Roman"/>
          <w:color w:val="auto"/>
          <w:sz w:val="22"/>
          <w:szCs w:val="22"/>
        </w:rPr>
        <w:t>Speech</w:t>
      </w:r>
      <w:r w:rsidR="0040414D" w:rsidRPr="005909EF">
        <w:rPr>
          <w:rFonts w:ascii="Garamond" w:hAnsi="Garamond" w:cs="Times New Roman"/>
          <w:color w:val="auto"/>
          <w:sz w:val="22"/>
          <w:szCs w:val="22"/>
        </w:rPr>
        <w:t xml:space="preserve"> Communication and Theater</w:t>
      </w:r>
      <w:r w:rsidRPr="005909EF">
        <w:rPr>
          <w:rFonts w:ascii="Garamond" w:hAnsi="Garamond" w:cs="Times New Roman"/>
          <w:color w:val="auto"/>
          <w:sz w:val="22"/>
          <w:szCs w:val="22"/>
        </w:rPr>
        <w:t>.</w:t>
      </w:r>
    </w:p>
    <w:p w14:paraId="6F8642D5" w14:textId="77777777" w:rsidR="00B97D39" w:rsidRPr="005909EF" w:rsidRDefault="00B97D39" w:rsidP="00E500FB">
      <w:pPr>
        <w:pStyle w:val="Noparagraphstyle"/>
        <w:numPr>
          <w:ilvl w:val="0"/>
          <w:numId w:val="146"/>
        </w:numPr>
        <w:spacing w:line="240" w:lineRule="auto"/>
        <w:ind w:left="360"/>
        <w:jc w:val="left"/>
        <w:rPr>
          <w:rFonts w:ascii="Garamond" w:hAnsi="Garamond" w:cs="Times New Roman"/>
          <w:color w:val="auto"/>
          <w:sz w:val="22"/>
          <w:szCs w:val="22"/>
        </w:rPr>
      </w:pPr>
      <w:r w:rsidRPr="005909EF">
        <w:rPr>
          <w:rFonts w:ascii="Garamond" w:hAnsi="Garamond" w:cs="Times New Roman"/>
          <w:color w:val="auto"/>
          <w:sz w:val="22"/>
          <w:szCs w:val="22"/>
        </w:rPr>
        <w:t>GPA</w:t>
      </w:r>
      <w:r w:rsidRPr="005909EF">
        <w:rPr>
          <w:rFonts w:ascii="Garamond" w:hAnsi="Garamond" w:cs="Times New Roman"/>
          <w:color w:val="auto"/>
          <w:sz w:val="22"/>
          <w:szCs w:val="22"/>
        </w:rPr>
        <w:fldChar w:fldCharType="begin"/>
      </w:r>
      <w:r w:rsidRPr="005909EF">
        <w:rPr>
          <w:rFonts w:ascii="Garamond" w:hAnsi="Garamond"/>
          <w:color w:val="auto"/>
        </w:rPr>
        <w:instrText xml:space="preserve"> XE "</w:instrText>
      </w:r>
      <w:r w:rsidRPr="005909EF">
        <w:rPr>
          <w:rFonts w:ascii="Garamond" w:hAnsi="Garamond" w:cs="Times New Roman"/>
          <w:b/>
          <w:color w:val="auto"/>
        </w:rPr>
        <w:instrText>GPA</w:instrText>
      </w:r>
      <w:r w:rsidRPr="005909EF">
        <w:rPr>
          <w:rFonts w:ascii="Garamond" w:hAnsi="Garamond"/>
          <w:color w:val="auto"/>
        </w:rPr>
        <w:instrText xml:space="preserve">" </w:instrText>
      </w:r>
      <w:r w:rsidRPr="005909EF">
        <w:rPr>
          <w:rFonts w:ascii="Garamond" w:hAnsi="Garamond" w:cs="Times New Roman"/>
          <w:color w:val="auto"/>
          <w:sz w:val="22"/>
          <w:szCs w:val="22"/>
        </w:rPr>
        <w:fldChar w:fldCharType="end"/>
      </w:r>
      <w:r w:rsidRPr="005909EF">
        <w:rPr>
          <w:rFonts w:ascii="Garamond" w:hAnsi="Garamond" w:cs="Times New Roman"/>
          <w:color w:val="auto"/>
          <w:sz w:val="22"/>
          <w:szCs w:val="22"/>
        </w:rPr>
        <w:t xml:space="preserve"> of 2.7 or higher and a “C” or better in the following professional education courses:</w:t>
      </w:r>
    </w:p>
    <w:p w14:paraId="0CBEE62F" w14:textId="3111A65A" w:rsidR="00B97D39" w:rsidRPr="009D6A89" w:rsidRDefault="00B97D39" w:rsidP="00B97D39">
      <w:pPr>
        <w:pStyle w:val="Noparagraphstyle"/>
        <w:tabs>
          <w:tab w:val="num" w:pos="720"/>
        </w:tabs>
        <w:spacing w:line="240" w:lineRule="auto"/>
        <w:ind w:left="360" w:hanging="360"/>
        <w:jc w:val="left"/>
        <w:rPr>
          <w:rFonts w:ascii="Garamond" w:hAnsi="Garamond" w:cs="Times New Roman"/>
          <w:color w:val="auto"/>
          <w:sz w:val="22"/>
          <w:szCs w:val="22"/>
        </w:rPr>
      </w:pPr>
      <w:r w:rsidRPr="005909EF">
        <w:rPr>
          <w:rFonts w:ascii="Garamond" w:hAnsi="Garamond" w:cs="Times New Roman"/>
          <w:color w:val="auto"/>
          <w:sz w:val="22"/>
          <w:szCs w:val="22"/>
        </w:rPr>
        <w:tab/>
        <w:t>EDU-105 Foundations of Education</w:t>
      </w:r>
      <w:r w:rsidR="006C1F5F">
        <w:rPr>
          <w:rFonts w:ascii="Garamond" w:hAnsi="Garamond" w:cs="Times New Roman"/>
          <w:color w:val="auto"/>
          <w:sz w:val="22"/>
          <w:szCs w:val="22"/>
        </w:rPr>
        <w:t xml:space="preserve"> </w:t>
      </w:r>
      <w:r w:rsidRPr="005909EF">
        <w:rPr>
          <w:rFonts w:ascii="Garamond" w:hAnsi="Garamond" w:cs="Times New Roman"/>
          <w:color w:val="auto"/>
          <w:sz w:val="22"/>
          <w:szCs w:val="22"/>
        </w:rPr>
        <w:t>(WE)</w:t>
      </w:r>
    </w:p>
    <w:p w14:paraId="129155D8"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EDU-117 Exceptional Learners</w:t>
      </w:r>
    </w:p>
    <w:p w14:paraId="6C96FEDB"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EDU-187 Human Relations</w:t>
      </w:r>
      <w:r>
        <w:rPr>
          <w:rFonts w:ascii="Garamond" w:hAnsi="Garamond" w:cs="Times New Roman"/>
          <w:color w:val="000000" w:themeColor="text1"/>
          <w:sz w:val="22"/>
          <w:szCs w:val="22"/>
        </w:rPr>
        <w:t xml:space="preserve"> (WE)</w:t>
      </w:r>
    </w:p>
    <w:p w14:paraId="77BC0B05"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EDU-195 Educational Psychology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Psychology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Development</w:t>
      </w:r>
    </w:p>
    <w:p w14:paraId="03FFBB93"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EDU-215 Practicum in Education</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p>
    <w:p w14:paraId="04CBBA84"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EDU-219 Educational Technology Lab</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(0.0 cc)</w:t>
      </w:r>
    </w:p>
    <w:p w14:paraId="16BF11B4"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EDU-237 English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English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Language Learners</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w:t>
      </w:r>
      <w:r w:rsidRPr="00424939">
        <w:rPr>
          <w:rFonts w:ascii="Garamond" w:hAnsi="Garamond" w:cs="Times New Roman"/>
          <w:b/>
          <w:color w:val="000000" w:themeColor="text1"/>
          <w:sz w:val="22"/>
          <w:szCs w:val="22"/>
          <w:u w:val="single"/>
        </w:rPr>
        <w:t>OR</w:t>
      </w:r>
      <w:r w:rsidRPr="00424939">
        <w:rPr>
          <w:rFonts w:ascii="Garamond" w:hAnsi="Garamond" w:cs="Times New Roman"/>
          <w:color w:val="000000" w:themeColor="text1"/>
          <w:sz w:val="22"/>
          <w:szCs w:val="22"/>
        </w:rPr>
        <w:t xml:space="preserve"> EDU-270 Literature</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Literature</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K–12 </w:t>
      </w:r>
      <w:r>
        <w:rPr>
          <w:rFonts w:ascii="Garamond" w:hAnsi="Garamond" w:cs="Times New Roman"/>
          <w:color w:val="000000" w:themeColor="text1"/>
          <w:sz w:val="22"/>
          <w:szCs w:val="22"/>
        </w:rPr>
        <w:t>(WE)</w:t>
      </w:r>
    </w:p>
    <w:p w14:paraId="3B16DF43" w14:textId="77777777" w:rsidR="00B97D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EDU-275 Mathematics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Mathematics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Comprehension for Teaching</w:t>
      </w:r>
    </w:p>
    <w:p w14:paraId="777FE201"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b/>
        <w:t>EDU-300 Expressive Methods (0.5 cc)</w:t>
      </w:r>
    </w:p>
    <w:p w14:paraId="000E4A4F" w14:textId="77777777" w:rsidR="00B97D39" w:rsidRPr="00424939" w:rsidRDefault="00B97D39" w:rsidP="00B97D39">
      <w:pPr>
        <w:pStyle w:val="Noparagraphstyle"/>
        <w:tabs>
          <w:tab w:val="num" w:pos="72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EDU-305 Methods of Elementary Science</w:t>
      </w:r>
      <w:r>
        <w:rPr>
          <w:rFonts w:ascii="Garamond" w:hAnsi="Garamond" w:cs="Times New Roman"/>
          <w:color w:val="000000" w:themeColor="text1"/>
          <w:sz w:val="22"/>
          <w:szCs w:val="22"/>
        </w:rPr>
        <w:t xml:space="preserve"> (WE)</w:t>
      </w:r>
    </w:p>
    <w:p w14:paraId="3F457B9C"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EDU-335 Methods of Elementary Mathematics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Mathematics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Pr>
          <w:rFonts w:ascii="Garamond" w:hAnsi="Garamond" w:cs="Times New Roman"/>
          <w:color w:val="000000" w:themeColor="text1"/>
          <w:sz w:val="22"/>
          <w:szCs w:val="22"/>
        </w:rPr>
        <w:t>(WE)</w:t>
      </w:r>
    </w:p>
    <w:p w14:paraId="67A3F161"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EDU-345 Methods of Elementary Language Arts</w:t>
      </w:r>
      <w:r>
        <w:rPr>
          <w:rFonts w:ascii="Garamond" w:hAnsi="Garamond" w:cs="Times New Roman"/>
          <w:color w:val="000000" w:themeColor="text1"/>
          <w:sz w:val="22"/>
          <w:szCs w:val="22"/>
        </w:rPr>
        <w:t xml:space="preserve"> (WE)</w:t>
      </w:r>
    </w:p>
    <w:p w14:paraId="176FF852"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EDU-355 Methods of Elementary Reading</w:t>
      </w:r>
      <w:r>
        <w:rPr>
          <w:rFonts w:ascii="Garamond" w:hAnsi="Garamond" w:cs="Times New Roman"/>
          <w:color w:val="000000" w:themeColor="text1"/>
          <w:sz w:val="22"/>
          <w:szCs w:val="22"/>
        </w:rPr>
        <w:t xml:space="preserve"> (WE)</w:t>
      </w:r>
    </w:p>
    <w:p w14:paraId="3D9632B6" w14:textId="77777777" w:rsidR="00B97D39" w:rsidRPr="00424939" w:rsidRDefault="00B97D39" w:rsidP="00B97D39">
      <w:pPr>
        <w:pStyle w:val="Noparagraphstyle"/>
        <w:tabs>
          <w:tab w:val="num" w:pos="720"/>
        </w:tabs>
        <w:spacing w:line="240" w:lineRule="auto"/>
        <w:ind w:left="360" w:hanging="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EDU-365 Methods of Elementary Social Studies</w:t>
      </w:r>
      <w:r>
        <w:rPr>
          <w:rFonts w:ascii="Garamond" w:hAnsi="Garamond" w:cs="Times New Roman"/>
          <w:color w:val="000000" w:themeColor="text1"/>
          <w:sz w:val="22"/>
          <w:szCs w:val="22"/>
        </w:rPr>
        <w:t xml:space="preserve"> (WE)</w:t>
      </w:r>
    </w:p>
    <w:p w14:paraId="4624508D" w14:textId="77777777" w:rsidR="00B97D39" w:rsidRPr="00424939" w:rsidRDefault="00B97D39" w:rsidP="00B97D39">
      <w:pPr>
        <w:pStyle w:val="Noparagraphstyle"/>
        <w:spacing w:after="12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KIN-112 Health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for the Elementary Teacher (0.5 cc)</w:t>
      </w:r>
    </w:p>
    <w:p w14:paraId="7A33024B" w14:textId="2ABB742B" w:rsidR="00B97D39" w:rsidRDefault="00B97D39" w:rsidP="00B97D39">
      <w:pPr>
        <w:pStyle w:val="Noparagraphstyle"/>
        <w:spacing w:after="60" w:line="228" w:lineRule="auto"/>
        <w:jc w:val="left"/>
        <w:rPr>
          <w:rFonts w:ascii="Garamond" w:hAnsi="Garamond" w:cs="Times New Roman"/>
          <w:i/>
          <w:color w:val="000000" w:themeColor="text1"/>
          <w:sz w:val="22"/>
          <w:szCs w:val="22"/>
        </w:rPr>
      </w:pPr>
      <w:r w:rsidRPr="00424939">
        <w:rPr>
          <w:rFonts w:ascii="Garamond" w:hAnsi="Garamond" w:cs="Times New Roman"/>
          <w:b/>
          <w:smallCaps/>
          <w:color w:val="000000" w:themeColor="text1"/>
          <w:szCs w:val="20"/>
        </w:rPr>
        <w:t>note</w:t>
      </w:r>
      <w:r w:rsidRPr="00424939">
        <w:rPr>
          <w:rFonts w:ascii="Garamond" w:hAnsi="Garamond" w:cs="Times New Roman"/>
          <w:b/>
          <w:smallCaps/>
          <w:color w:val="000000" w:themeColor="text1"/>
        </w:rPr>
        <w:t>:</w:t>
      </w:r>
      <w:r w:rsidRPr="00424939">
        <w:rPr>
          <w:rFonts w:ascii="Garamond" w:hAnsi="Garamond" w:cs="Times New Roman"/>
          <w:color w:val="000000" w:themeColor="text1"/>
          <w:sz w:val="22"/>
          <w:szCs w:val="22"/>
        </w:rPr>
        <w:t xml:space="preserve"> </w:t>
      </w:r>
      <w:r w:rsidRPr="00424939">
        <w:rPr>
          <w:rFonts w:ascii="Garamond" w:hAnsi="Garamond" w:cs="Times New Roman"/>
          <w:i/>
          <w:color w:val="000000" w:themeColor="text1"/>
          <w:sz w:val="22"/>
          <w:szCs w:val="22"/>
        </w:rPr>
        <w:t xml:space="preserve">As is true for all majors, elementary education students are responsible for completion of Coe’s general education requirements. Careful program planning may enable either greater breadth within the liberal arts or a deeper concentration within a specialty discipline. Programs containing such additional concentration may require more than four years of study. </w:t>
      </w:r>
    </w:p>
    <w:p w14:paraId="74644ECA" w14:textId="77777777" w:rsidR="002D36E7" w:rsidRDefault="002D36E7" w:rsidP="00B97D39">
      <w:pPr>
        <w:pStyle w:val="Noparagraphstyle"/>
        <w:spacing w:after="60" w:line="228" w:lineRule="auto"/>
        <w:jc w:val="left"/>
        <w:rPr>
          <w:rFonts w:ascii="Garamond" w:hAnsi="Garamond" w:cs="Times New Roman"/>
          <w:i/>
          <w:color w:val="000000" w:themeColor="text1"/>
          <w:sz w:val="22"/>
          <w:szCs w:val="22"/>
        </w:rPr>
      </w:pPr>
    </w:p>
    <w:p w14:paraId="39E5B059" w14:textId="6B88D936" w:rsidR="002D36E7" w:rsidRPr="00424939" w:rsidRDefault="002D36E7" w:rsidP="00E841E3">
      <w:pPr>
        <w:pStyle w:val="Noparagraphstyle"/>
        <w:spacing w:before="120" w:line="240" w:lineRule="auto"/>
        <w:jc w:val="left"/>
        <w:rPr>
          <w:rFonts w:ascii="Garamond" w:hAnsi="Garamond" w:cs="Times New Roman"/>
          <w:b/>
          <w:color w:val="000000" w:themeColor="text1"/>
          <w:sz w:val="22"/>
          <w:szCs w:val="22"/>
        </w:rPr>
        <w:pPrChange w:id="11743" w:author="Summer 2023 updates" w:date="2024-07-31T13:42:00Z">
          <w:pPr>
            <w:pStyle w:val="Noparagraphstyle"/>
            <w:spacing w:after="60" w:line="228" w:lineRule="auto"/>
            <w:jc w:val="left"/>
          </w:pPr>
        </w:pPrChange>
      </w:pPr>
      <w:r w:rsidRPr="00424939">
        <w:rPr>
          <w:rFonts w:ascii="Garamond" w:hAnsi="Garamond" w:cs="Times New Roman"/>
          <w:b/>
          <w:color w:val="000000" w:themeColor="text1"/>
          <w:sz w:val="22"/>
          <w:szCs w:val="22"/>
        </w:rPr>
        <w:t>Secondary Education</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Minor</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b/>
          <w:color w:val="000000" w:themeColor="text1"/>
          <w:sz w:val="22"/>
          <w:szCs w:val="22"/>
        </w:rPr>
        <w:instrText>Minor</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3BAB1E00" w14:textId="77777777" w:rsidR="002D36E7" w:rsidRDefault="002D36E7" w:rsidP="00E500FB">
      <w:pPr>
        <w:pStyle w:val="Noparagraphstyle"/>
        <w:numPr>
          <w:ilvl w:val="0"/>
          <w:numId w:val="67"/>
        </w:numPr>
        <w:spacing w:line="240" w:lineRule="auto"/>
        <w:ind w:left="360"/>
        <w:jc w:val="left"/>
        <w:rPr>
          <w:rFonts w:ascii="Garamond" w:hAnsi="Garamond" w:cs="Times New Roman"/>
          <w:color w:val="000000" w:themeColor="text1"/>
          <w:sz w:val="22"/>
          <w:szCs w:val="22"/>
        </w:rPr>
      </w:pPr>
      <w:r>
        <w:rPr>
          <w:rFonts w:ascii="Garamond" w:hAnsi="Garamond" w:cs="Times New Roman"/>
          <w:color w:val="000000" w:themeColor="text1"/>
          <w:sz w:val="22"/>
          <w:szCs w:val="22"/>
        </w:rPr>
        <w:t>I</w:t>
      </w:r>
      <w:r w:rsidRPr="00802C1A">
        <w:rPr>
          <w:rFonts w:ascii="Garamond" w:hAnsi="Garamond" w:cs="Times New Roman"/>
          <w:i/>
          <w:color w:val="000000" w:themeColor="text1"/>
          <w:sz w:val="22"/>
          <w:szCs w:val="22"/>
        </w:rPr>
        <w:t>owa</w:t>
      </w:r>
      <w:r w:rsidRPr="00802C1A">
        <w:rPr>
          <w:rFonts w:ascii="Garamond" w:hAnsi="Garamond" w:cs="Times New Roman"/>
          <w:i/>
          <w:color w:val="000000" w:themeColor="text1"/>
          <w:sz w:val="22"/>
          <w:szCs w:val="22"/>
        </w:rPr>
        <w:fldChar w:fldCharType="begin"/>
      </w:r>
      <w:r w:rsidRPr="00802C1A">
        <w:rPr>
          <w:rFonts w:ascii="Garamond" w:hAnsi="Garamond" w:cs="Times New Roman"/>
          <w:color w:val="000000" w:themeColor="text1"/>
          <w:sz w:val="22"/>
          <w:szCs w:val="22"/>
        </w:rPr>
        <w:instrText xml:space="preserve"> XE "</w:instrText>
      </w:r>
      <w:r w:rsidRPr="00802C1A">
        <w:rPr>
          <w:rFonts w:ascii="Garamond" w:hAnsi="Garamond" w:cs="Times New Roman"/>
          <w:b/>
          <w:color w:val="000000" w:themeColor="text1"/>
          <w:sz w:val="22"/>
          <w:szCs w:val="22"/>
        </w:rPr>
        <w:instrText>State of Iowa</w:instrText>
      </w:r>
      <w:r w:rsidRPr="00802C1A">
        <w:rPr>
          <w:rFonts w:ascii="Garamond" w:hAnsi="Garamond" w:cs="Times New Roman"/>
          <w:color w:val="000000" w:themeColor="text1"/>
          <w:sz w:val="22"/>
          <w:szCs w:val="22"/>
        </w:rPr>
        <w:instrText xml:space="preserve">" </w:instrText>
      </w:r>
      <w:r w:rsidRPr="00802C1A">
        <w:rPr>
          <w:rFonts w:ascii="Garamond" w:hAnsi="Garamond" w:cs="Times New Roman"/>
          <w:i/>
          <w:color w:val="000000" w:themeColor="text1"/>
          <w:sz w:val="22"/>
          <w:szCs w:val="22"/>
        </w:rPr>
        <w:fldChar w:fldCharType="end"/>
      </w:r>
      <w:r w:rsidRPr="00802C1A">
        <w:rPr>
          <w:rFonts w:ascii="Garamond" w:hAnsi="Garamond" w:cs="Times New Roman"/>
          <w:i/>
          <w:color w:val="000000" w:themeColor="text1"/>
          <w:sz w:val="22"/>
          <w:szCs w:val="22"/>
        </w:rPr>
        <w:t xml:space="preserve"> Distribution Requirements</w:t>
      </w:r>
      <w:r>
        <w:rPr>
          <w:rFonts w:ascii="Garamond" w:hAnsi="Garamond" w:cs="Times New Roman"/>
          <w:color w:val="000000" w:themeColor="text1"/>
          <w:sz w:val="22"/>
          <w:szCs w:val="22"/>
        </w:rPr>
        <w:t>: a “C” or better in at least one course of the four fields of mathematics, natural sciences, social sciences, and humanities.</w:t>
      </w:r>
    </w:p>
    <w:p w14:paraId="2EAAAD68" w14:textId="77777777" w:rsidR="002D36E7" w:rsidRDefault="002D36E7" w:rsidP="00E500FB">
      <w:pPr>
        <w:pStyle w:val="Noparagraphstyle"/>
        <w:numPr>
          <w:ilvl w:val="0"/>
          <w:numId w:val="67"/>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A grade of “C” or better must be earned in all courses counted toward a major or minor in</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education and in subject areas in which students intend to teach.</w:t>
      </w:r>
    </w:p>
    <w:p w14:paraId="64CB4C97" w14:textId="51872A72" w:rsidR="002D36E7" w:rsidRDefault="002D36E7" w:rsidP="00E500FB">
      <w:pPr>
        <w:pStyle w:val="Noparagraphstyle"/>
        <w:numPr>
          <w:ilvl w:val="0"/>
          <w:numId w:val="67"/>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Completion of a major in one or more teaching fields with a GPA of 2.7 or higher. Teaching</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field(s) must be in subjects ordinarily taught in the secondary schools and for which Coe has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approval by the Iowa Department of Education. Approved teaching fields include American</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Government, American History, Art, Basic Science, Biology, Business, Chemistry, Economics,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English/Language Arts, French, Health, Math, Music, Physical Education, Physics,</w:t>
      </w:r>
      <w:r>
        <w:rPr>
          <w:rFonts w:ascii="Garamond" w:hAnsi="Garamond" w:cs="Times New Roman"/>
          <w:color w:val="000000" w:themeColor="text1"/>
          <w:sz w:val="22"/>
          <w:szCs w:val="22"/>
        </w:rPr>
        <w:t xml:space="preserve"> </w:t>
      </w:r>
      <w:r w:rsidRPr="00802C1A">
        <w:rPr>
          <w:rFonts w:ascii="Garamond" w:hAnsi="Garamond" w:cs="Times New Roman"/>
          <w:color w:val="000000" w:themeColor="text1"/>
          <w:sz w:val="22"/>
          <w:szCs w:val="22"/>
        </w:rPr>
        <w:t>Psychology, Sociology, Spanish, Speech Communication and Theater, and World History.</w:t>
      </w:r>
    </w:p>
    <w:p w14:paraId="66462694" w14:textId="77777777" w:rsidR="002D36E7" w:rsidRPr="00802C1A" w:rsidRDefault="002D36E7" w:rsidP="00E500FB">
      <w:pPr>
        <w:pStyle w:val="Noparagraphstyle"/>
        <w:numPr>
          <w:ilvl w:val="0"/>
          <w:numId w:val="67"/>
        </w:numPr>
        <w:spacing w:line="240" w:lineRule="auto"/>
        <w:ind w:left="360"/>
        <w:jc w:val="left"/>
        <w:rPr>
          <w:rFonts w:ascii="Garamond" w:hAnsi="Garamond" w:cs="Times New Roman"/>
          <w:color w:val="000000" w:themeColor="text1"/>
          <w:sz w:val="22"/>
          <w:szCs w:val="22"/>
        </w:rPr>
      </w:pPr>
      <w:r w:rsidRPr="00802C1A">
        <w:rPr>
          <w:rFonts w:ascii="Garamond" w:hAnsi="Garamond" w:cs="Times New Roman"/>
          <w:color w:val="000000" w:themeColor="text1"/>
          <w:sz w:val="22"/>
          <w:szCs w:val="22"/>
        </w:rPr>
        <w:t>GPA of 2.7 or higher and a “C” or better in the following professional education courses:</w:t>
      </w:r>
    </w:p>
    <w:p w14:paraId="2C42E0EC"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EDU-105 Foundations of Education (WE)</w:t>
      </w:r>
    </w:p>
    <w:p w14:paraId="1CBB7974" w14:textId="77777777" w:rsidR="002D36E7" w:rsidRPr="004B4394" w:rsidRDefault="002D36E7" w:rsidP="002D36E7">
      <w:pPr>
        <w:pStyle w:val="Noparagraphstyle"/>
        <w:spacing w:line="240" w:lineRule="auto"/>
        <w:ind w:left="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EDU-117 Exceptional Learners</w:t>
      </w:r>
    </w:p>
    <w:p w14:paraId="5F2F2810"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EDU-187 Human Relations (WE)</w:t>
      </w:r>
    </w:p>
    <w:p w14:paraId="2F20CE3F"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EDU-195 Educational Psychology and Development</w:t>
      </w:r>
    </w:p>
    <w:p w14:paraId="189517F6" w14:textId="77777777" w:rsidR="002D36E7" w:rsidRPr="004B4394" w:rsidRDefault="002D36E7" w:rsidP="002D36E7">
      <w:pPr>
        <w:pStyle w:val="Noparagraphstyle"/>
        <w:spacing w:line="240" w:lineRule="auto"/>
        <w:ind w:firstLine="360"/>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EDU-215 Practicum in Education (WE)</w:t>
      </w:r>
    </w:p>
    <w:p w14:paraId="2AC50060" w14:textId="77777777" w:rsidR="002D36E7" w:rsidRDefault="002D36E7" w:rsidP="002D36E7">
      <w:pPr>
        <w:pStyle w:val="Noparagraphstyle"/>
        <w:spacing w:after="20" w:line="240" w:lineRule="auto"/>
        <w:ind w:firstLine="360"/>
        <w:jc w:val="left"/>
        <w:rPr>
          <w:rFonts w:ascii="Garamond" w:hAnsi="Garamond" w:cs="Times New Roman"/>
          <w:color w:val="000000" w:themeColor="text1"/>
          <w:sz w:val="22"/>
          <w:szCs w:val="22"/>
        </w:rPr>
      </w:pPr>
      <w:r w:rsidRPr="004B4394">
        <w:rPr>
          <w:rFonts w:ascii="Garamond" w:hAnsi="Garamond" w:cs="Times New Roman"/>
          <w:color w:val="000000" w:themeColor="text1"/>
          <w:sz w:val="22"/>
          <w:szCs w:val="22"/>
        </w:rPr>
        <w:t>EDU-219 Educational Technology Lab (WE) (0.0 cc)</w:t>
      </w:r>
    </w:p>
    <w:p w14:paraId="0EFC6E61" w14:textId="77777777" w:rsidR="002D36E7" w:rsidRPr="000E6DA5" w:rsidRDefault="002D36E7" w:rsidP="00E500FB">
      <w:pPr>
        <w:pStyle w:val="ListParagraph"/>
        <w:numPr>
          <w:ilvl w:val="0"/>
          <w:numId w:val="67"/>
        </w:numPr>
        <w:spacing w:after="0"/>
        <w:ind w:left="360"/>
        <w:rPr>
          <w:rFonts w:eastAsia="Times New Roman"/>
        </w:rPr>
      </w:pPr>
      <w:r w:rsidRPr="000E6DA5">
        <w:rPr>
          <w:rFonts w:eastAsia="Times New Roman"/>
          <w:u w:val="single"/>
        </w:rPr>
        <w:t>One or more</w:t>
      </w:r>
      <w:r w:rsidRPr="000E6DA5">
        <w:rPr>
          <w:rFonts w:eastAsia="Times New Roman"/>
        </w:rPr>
        <w:t xml:space="preserve"> of the following Methods courses: </w:t>
      </w:r>
    </w:p>
    <w:p w14:paraId="05234527"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0E6DA5">
        <w:rPr>
          <w:rFonts w:eastAsia="Times New Roman" w:cs="Times New Roman"/>
          <w:color w:val="000000" w:themeColor="text1"/>
        </w:rPr>
        <w:t>ART-230 Art of Children and Adolescents</w:t>
      </w:r>
    </w:p>
    <w:p w14:paraId="35209F58"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EDU-310 Methods of Secondary Business Education</w:t>
      </w:r>
      <w:r>
        <w:rPr>
          <w:rFonts w:eastAsia="Times New Roman" w:cs="Times New Roman"/>
          <w:color w:val="000000" w:themeColor="text1"/>
        </w:rPr>
        <w:t xml:space="preserve"> </w:t>
      </w:r>
      <w:r>
        <w:rPr>
          <w:rFonts w:cs="Times New Roman"/>
          <w:color w:val="000000" w:themeColor="text1"/>
        </w:rPr>
        <w:t>(WE)</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eastAsia="Times New Roman" w:cs="Times New Roman"/>
          <w:color w:val="000000" w:themeColor="text1"/>
        </w:rPr>
        <w:fldChar w:fldCharType="end"/>
      </w:r>
    </w:p>
    <w:p w14:paraId="3F8DB2F5"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EDU-311 Methods of Secondary Language Arts</w:t>
      </w:r>
      <w:r>
        <w:rPr>
          <w:rFonts w:eastAsia="Times New Roman" w:cs="Times New Roman"/>
          <w:color w:val="000000" w:themeColor="text1"/>
        </w:rPr>
        <w:t xml:space="preserve"> </w:t>
      </w:r>
      <w:r>
        <w:rPr>
          <w:rFonts w:cs="Times New Roman"/>
          <w:color w:val="000000" w:themeColor="text1"/>
        </w:rPr>
        <w:t>(WE)</w:t>
      </w:r>
    </w:p>
    <w:p w14:paraId="3A173F7D"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EDU-312 Methods of Secondary Social Studies</w:t>
      </w:r>
      <w:r>
        <w:rPr>
          <w:rFonts w:eastAsia="Times New Roman" w:cs="Times New Roman"/>
          <w:color w:val="000000" w:themeColor="text1"/>
        </w:rPr>
        <w:t xml:space="preserve"> </w:t>
      </w:r>
      <w:r>
        <w:rPr>
          <w:rFonts w:cs="Times New Roman"/>
          <w:color w:val="000000" w:themeColor="text1"/>
        </w:rPr>
        <w:t>(WE)</w:t>
      </w:r>
    </w:p>
    <w:p w14:paraId="28EB7A20"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EDU-313 Methods of Secondary Mathematics</w:t>
      </w:r>
      <w:r>
        <w:rPr>
          <w:rFonts w:eastAsia="Times New Roman" w:cs="Times New Roman"/>
          <w:color w:val="000000" w:themeColor="text1"/>
        </w:rPr>
        <w:t xml:space="preserve"> </w:t>
      </w:r>
      <w:r>
        <w:rPr>
          <w:rFonts w:cs="Times New Roman"/>
          <w:color w:val="000000" w:themeColor="text1"/>
        </w:rPr>
        <w:t>(WE)</w:t>
      </w:r>
      <w:r w:rsidRPr="00424939">
        <w:rPr>
          <w:rFonts w:eastAsia="Times New Roman"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eastAsia="Times New Roman" w:cs="Times New Roman"/>
          <w:color w:val="000000" w:themeColor="text1"/>
        </w:rPr>
        <w:fldChar w:fldCharType="end"/>
      </w:r>
    </w:p>
    <w:p w14:paraId="6CB8DDB0"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EDU-320 Methods of Secondary Science</w:t>
      </w:r>
      <w:r>
        <w:rPr>
          <w:rFonts w:eastAsia="Times New Roman" w:cs="Times New Roman"/>
          <w:color w:val="000000" w:themeColor="text1"/>
        </w:rPr>
        <w:t xml:space="preserve"> </w:t>
      </w:r>
      <w:r>
        <w:rPr>
          <w:rFonts w:cs="Times New Roman"/>
          <w:color w:val="000000" w:themeColor="text1"/>
        </w:rPr>
        <w:t>(WE)</w:t>
      </w:r>
    </w:p>
    <w:p w14:paraId="0B1D8E65" w14:textId="77777777" w:rsidR="002D36E7" w:rsidRPr="00424939" w:rsidRDefault="002D36E7" w:rsidP="002D36E7">
      <w:pPr>
        <w:pStyle w:val="ListParagraph"/>
        <w:keepNext/>
        <w:keepLines/>
        <w:spacing w:after="0"/>
        <w:ind w:hanging="360"/>
        <w:rPr>
          <w:rFonts w:eastAsia="Times New Roman" w:cs="Times New Roman"/>
          <w:color w:val="000000" w:themeColor="text1"/>
        </w:rPr>
      </w:pPr>
      <w:r w:rsidRPr="00424939">
        <w:rPr>
          <w:rFonts w:eastAsia="Times New Roman" w:cs="Times New Roman"/>
          <w:color w:val="000000" w:themeColor="text1"/>
        </w:rPr>
        <w:t xml:space="preserve">EDU-321 Methods of </w:t>
      </w:r>
      <w:r>
        <w:rPr>
          <w:rFonts w:eastAsia="Times New Roman" w:cs="Times New Roman"/>
          <w:color w:val="000000" w:themeColor="text1"/>
        </w:rPr>
        <w:t>World Language</w:t>
      </w:r>
      <w:r w:rsidRPr="00424939">
        <w:rPr>
          <w:rFonts w:eastAsia="Times New Roman" w:cs="Times New Roman"/>
          <w:color w:val="000000" w:themeColor="text1"/>
        </w:rPr>
        <w:t xml:space="preserve"> K</w:t>
      </w:r>
      <w:r w:rsidRPr="00424939">
        <w:rPr>
          <w:rFonts w:cs="Times New Roman"/>
          <w:color w:val="000000" w:themeColor="text1"/>
        </w:rPr>
        <w:t>–</w:t>
      </w:r>
      <w:r w:rsidRPr="00424939">
        <w:rPr>
          <w:rFonts w:eastAsia="Times New Roman" w:cs="Times New Roman"/>
          <w:color w:val="000000" w:themeColor="text1"/>
        </w:rPr>
        <w:t>12</w:t>
      </w:r>
      <w:r>
        <w:rPr>
          <w:rFonts w:eastAsia="Times New Roman" w:cs="Times New Roman"/>
          <w:color w:val="000000" w:themeColor="text1"/>
        </w:rPr>
        <w:t xml:space="preserve"> </w:t>
      </w:r>
      <w:r>
        <w:rPr>
          <w:rFonts w:cs="Times New Roman"/>
          <w:color w:val="000000" w:themeColor="text1"/>
        </w:rPr>
        <w:t>(WE)</w:t>
      </w:r>
    </w:p>
    <w:p w14:paraId="07EC6A13" w14:textId="77777777" w:rsidR="002D36E7" w:rsidRPr="00424939" w:rsidRDefault="002D36E7" w:rsidP="002D36E7">
      <w:pPr>
        <w:pStyle w:val="Noparagraphstyle"/>
        <w:keepNext/>
        <w:keepLines/>
        <w:widowControl/>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KIN-415 Methods of Teaching Secondary School Physical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Health</w:t>
      </w:r>
    </w:p>
    <w:p w14:paraId="13AE02EB" w14:textId="77777777" w:rsidR="002D36E7" w:rsidRPr="00424939" w:rsidRDefault="002D36E7" w:rsidP="000E6DA5">
      <w:pPr>
        <w:keepNext/>
        <w:keepLines/>
        <w:tabs>
          <w:tab w:val="num" w:pos="540"/>
        </w:tabs>
        <w:spacing w:after="0"/>
        <w:ind w:left="360"/>
        <w:rPr>
          <w:color w:val="000000" w:themeColor="text1"/>
        </w:rPr>
      </w:pPr>
      <w:r w:rsidRPr="00424939">
        <w:rPr>
          <w:color w:val="000000" w:themeColor="text1"/>
        </w:rPr>
        <w:t>MU-361 Choral Music</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Methods </w:t>
      </w:r>
      <w:r w:rsidRPr="00424939">
        <w:rPr>
          <w:b/>
          <w:color w:val="000000" w:themeColor="text1"/>
        </w:rPr>
        <w:t>AND</w:t>
      </w:r>
      <w:r w:rsidRPr="00424939">
        <w:rPr>
          <w:color w:val="000000" w:themeColor="text1"/>
        </w:rPr>
        <w:t xml:space="preserve"> MU-362 Instrumental</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Music Methods for the Choral Teacher </w:t>
      </w:r>
    </w:p>
    <w:p w14:paraId="0F11E022" w14:textId="77777777" w:rsidR="000E6DA5" w:rsidRDefault="002D36E7" w:rsidP="000E6DA5">
      <w:pPr>
        <w:keepNext/>
        <w:keepLines/>
        <w:tabs>
          <w:tab w:val="num" w:pos="540"/>
        </w:tabs>
        <w:spacing w:after="0"/>
        <w:ind w:left="360"/>
        <w:rPr>
          <w:rFonts w:cs="Times New Roman"/>
          <w:color w:val="000000" w:themeColor="text1"/>
        </w:rPr>
      </w:pPr>
      <w:r w:rsidRPr="00424939">
        <w:rPr>
          <w:color w:val="000000" w:themeColor="text1"/>
        </w:rPr>
        <w:tab/>
      </w:r>
      <w:r w:rsidRPr="00424939">
        <w:rPr>
          <w:color w:val="000000" w:themeColor="text1"/>
        </w:rPr>
        <w:tab/>
        <w:t>(0.5 cc)</w:t>
      </w:r>
    </w:p>
    <w:p w14:paraId="01652AC4" w14:textId="07597CB5" w:rsidR="002D36E7" w:rsidRPr="000E6DA5" w:rsidRDefault="002D36E7" w:rsidP="000E6DA5">
      <w:pPr>
        <w:keepNext/>
        <w:keepLines/>
        <w:tabs>
          <w:tab w:val="num" w:pos="540"/>
        </w:tabs>
        <w:spacing w:after="0"/>
        <w:ind w:left="360"/>
        <w:rPr>
          <w:rFonts w:cs="Times New Roman"/>
          <w:color w:val="000000" w:themeColor="text1"/>
        </w:rPr>
      </w:pPr>
      <w:r w:rsidRPr="00424939">
        <w:rPr>
          <w:color w:val="000000" w:themeColor="text1"/>
        </w:rPr>
        <w:t>MU-363 Instrumental</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Music</w:t>
      </w: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color w:val="000000" w:themeColor="text1"/>
        </w:rPr>
        <w:fldChar w:fldCharType="end"/>
      </w:r>
      <w:r w:rsidRPr="00424939">
        <w:rPr>
          <w:color w:val="000000" w:themeColor="text1"/>
        </w:rPr>
        <w:t xml:space="preserve"> Methods </w:t>
      </w:r>
      <w:r w:rsidRPr="00424939">
        <w:rPr>
          <w:b/>
          <w:color w:val="000000" w:themeColor="text1"/>
        </w:rPr>
        <w:t>AND</w:t>
      </w:r>
      <w:r w:rsidRPr="00424939">
        <w:rPr>
          <w:color w:val="000000" w:themeColor="text1"/>
        </w:rPr>
        <w:t xml:space="preserve"> MU-364 Choral Music Methods for the Instrumental Teacher</w:t>
      </w:r>
    </w:p>
    <w:p w14:paraId="21265C79" w14:textId="77777777" w:rsidR="002D36E7" w:rsidRPr="00424939" w:rsidRDefault="002D36E7" w:rsidP="000E6DA5">
      <w:pPr>
        <w:keepNext/>
        <w:keepLines/>
        <w:tabs>
          <w:tab w:val="num" w:pos="540"/>
        </w:tabs>
        <w:spacing w:after="0"/>
        <w:ind w:left="360"/>
        <w:rPr>
          <w:rFonts w:cs="Times New Roman"/>
          <w:color w:val="000000" w:themeColor="text1"/>
        </w:rPr>
      </w:pPr>
      <w:r w:rsidRPr="00424939">
        <w:rPr>
          <w:color w:val="000000" w:themeColor="text1"/>
        </w:rPr>
        <w:tab/>
      </w:r>
      <w:r w:rsidRPr="00424939">
        <w:rPr>
          <w:color w:val="000000" w:themeColor="text1"/>
        </w:rPr>
        <w:tab/>
        <w:t>(0.5 cc)</w:t>
      </w:r>
    </w:p>
    <w:p w14:paraId="671A7DA4" w14:textId="092F7BBA" w:rsidR="003E469F" w:rsidRPr="00424939" w:rsidRDefault="003E469F" w:rsidP="005E5492">
      <w:pPr>
        <w:tabs>
          <w:tab w:val="left" w:pos="360"/>
        </w:tabs>
        <w:spacing w:after="120" w:line="228" w:lineRule="auto"/>
        <w:rPr>
          <w:color w:val="000000" w:themeColor="text1"/>
        </w:rPr>
      </w:pPr>
    </w:p>
    <w:p w14:paraId="217CCACA" w14:textId="47B343E7" w:rsidR="00876667" w:rsidRPr="00811761" w:rsidRDefault="00876667" w:rsidP="00C17CA4">
      <w:pPr>
        <w:pStyle w:val="Noparagraphstyle"/>
        <w:spacing w:before="120" w:line="240" w:lineRule="auto"/>
        <w:jc w:val="left"/>
        <w:rPr>
          <w:rFonts w:ascii="Garamond" w:hAnsi="Garamond" w:cs="Times New Roman"/>
          <w:b/>
          <w:caps/>
          <w:color w:val="000000" w:themeColor="text1"/>
          <w:sz w:val="22"/>
          <w:szCs w:val="22"/>
        </w:rPr>
        <w:pPrChange w:id="11744" w:author="Summer 2023 updates" w:date="2024-07-31T13:42:00Z">
          <w:pPr>
            <w:pStyle w:val="Noparagraphstyle"/>
            <w:spacing w:line="240" w:lineRule="auto"/>
            <w:jc w:val="left"/>
          </w:pPr>
        </w:pPrChange>
      </w:pPr>
      <w:r w:rsidRPr="00811761">
        <w:rPr>
          <w:rFonts w:ascii="Garamond" w:hAnsi="Garamond" w:cs="Times New Roman"/>
          <w:b/>
          <w:caps/>
          <w:color w:val="000000" w:themeColor="text1"/>
          <w:sz w:val="22"/>
          <w:szCs w:val="22"/>
        </w:rPr>
        <w:t>Admission to the</w:t>
      </w:r>
      <w:r w:rsidR="006F3D61" w:rsidRPr="00811761">
        <w:rPr>
          <w:rFonts w:ascii="Garamond" w:hAnsi="Garamond" w:cs="Times New Roman"/>
          <w:b/>
          <w:caps/>
          <w:color w:val="000000" w:themeColor="text1"/>
          <w:sz w:val="22"/>
          <w:szCs w:val="22"/>
        </w:rPr>
        <w:t xml:space="preserve"> Teacher</w:t>
      </w:r>
      <w:r w:rsidRPr="00811761">
        <w:rPr>
          <w:rFonts w:ascii="Garamond" w:hAnsi="Garamond" w:cs="Times New Roman"/>
          <w:b/>
          <w:caps/>
          <w:color w:val="000000" w:themeColor="text1"/>
          <w:sz w:val="22"/>
          <w:szCs w:val="22"/>
        </w:rPr>
        <w:t xml:space="preserve"> </w:t>
      </w:r>
      <w:r w:rsidR="007F5CA1" w:rsidRPr="00811761">
        <w:rPr>
          <w:rFonts w:ascii="Garamond" w:hAnsi="Garamond" w:cs="Times New Roman"/>
          <w:b/>
          <w:caps/>
          <w:color w:val="000000" w:themeColor="text1"/>
          <w:sz w:val="22"/>
          <w:szCs w:val="22"/>
        </w:rPr>
        <w:t>Education</w:t>
      </w:r>
      <w:r w:rsidR="00B8454E" w:rsidRPr="00811761">
        <w:rPr>
          <w:rFonts w:ascii="Garamond" w:hAnsi="Garamond" w:cs="Times New Roman"/>
          <w:b/>
          <w:caps/>
          <w:color w:val="000000" w:themeColor="text1"/>
          <w:sz w:val="22"/>
          <w:szCs w:val="22"/>
        </w:rPr>
        <w:fldChar w:fldCharType="begin"/>
      </w:r>
      <w:r w:rsidR="00B8454E" w:rsidRPr="00811761">
        <w:rPr>
          <w:rFonts w:ascii="Garamond" w:hAnsi="Garamond"/>
          <w:caps/>
          <w:color w:val="000000" w:themeColor="text1"/>
        </w:rPr>
        <w:instrText xml:space="preserve"> XE "</w:instrText>
      </w:r>
      <w:r w:rsidR="00B8454E" w:rsidRPr="00811761">
        <w:rPr>
          <w:rFonts w:ascii="Garamond" w:hAnsi="Garamond" w:cs="Times New Roman"/>
          <w:caps/>
          <w:color w:val="000000" w:themeColor="text1"/>
        </w:rPr>
        <w:instrText>Education</w:instrText>
      </w:r>
      <w:r w:rsidR="00B8454E" w:rsidRPr="00811761">
        <w:rPr>
          <w:rFonts w:ascii="Garamond" w:hAnsi="Garamond"/>
          <w:caps/>
          <w:color w:val="000000" w:themeColor="text1"/>
        </w:rPr>
        <w:instrText xml:space="preserve">" </w:instrText>
      </w:r>
      <w:r w:rsidR="00B8454E" w:rsidRPr="00811761">
        <w:rPr>
          <w:rFonts w:ascii="Garamond" w:hAnsi="Garamond" w:cs="Times New Roman"/>
          <w:b/>
          <w:caps/>
          <w:color w:val="000000" w:themeColor="text1"/>
          <w:sz w:val="22"/>
          <w:szCs w:val="22"/>
        </w:rPr>
        <w:fldChar w:fldCharType="end"/>
      </w:r>
      <w:r w:rsidRPr="00811761">
        <w:rPr>
          <w:rFonts w:ascii="Garamond" w:hAnsi="Garamond" w:cs="Times New Roman"/>
          <w:b/>
          <w:caps/>
          <w:color w:val="000000" w:themeColor="text1"/>
          <w:sz w:val="22"/>
          <w:szCs w:val="22"/>
        </w:rPr>
        <w:t xml:space="preserve"> Program</w:t>
      </w:r>
    </w:p>
    <w:p w14:paraId="4B7C632D" w14:textId="28AF1AE6" w:rsidR="00876667" w:rsidRPr="00424939" w:rsidRDefault="00935E7A" w:rsidP="005F7DCB">
      <w:pPr>
        <w:rPr>
          <w:rPrChange w:id="11745" w:author="Summer 2023 updates" w:date="2024-07-31T13:42:00Z">
            <w:rPr>
              <w:color w:val="000000" w:themeColor="text1"/>
            </w:rPr>
          </w:rPrChange>
        </w:rPr>
        <w:pPrChange w:id="11746" w:author="Summer 2023 updates" w:date="2024-07-31T13:42:00Z">
          <w:pPr>
            <w:tabs>
              <w:tab w:val="left" w:pos="360"/>
            </w:tabs>
          </w:pPr>
        </w:pPrChange>
      </w:pPr>
      <w:r w:rsidRPr="00424939">
        <w:rPr>
          <w:rPrChange w:id="11747" w:author="Summer 2023 updates" w:date="2024-07-31T13:42:00Z">
            <w:rPr>
              <w:color w:val="000000" w:themeColor="text1"/>
            </w:rPr>
          </w:rPrChange>
        </w:rPr>
        <w:t xml:space="preserve">The </w:t>
      </w:r>
      <w:r w:rsidR="006F3D61">
        <w:rPr>
          <w:rPrChange w:id="11748" w:author="Summer 2023 updates" w:date="2024-07-31T13:42:00Z">
            <w:rPr>
              <w:color w:val="000000" w:themeColor="text1"/>
            </w:rPr>
          </w:rPrChange>
        </w:rPr>
        <w:t>E</w:t>
      </w:r>
      <w:r w:rsidRPr="00424939">
        <w:rPr>
          <w:rPrChange w:id="11749" w:author="Summer 2023 updates" w:date="2024-07-31T13:42:00Z">
            <w:rPr>
              <w:color w:val="000000" w:themeColor="text1"/>
            </w:rPr>
          </w:rPrChange>
        </w:rPr>
        <w:t xml:space="preserve">ducation </w:t>
      </w:r>
      <w:r w:rsidR="006F3D61">
        <w:rPr>
          <w:rPrChange w:id="11750" w:author="Summer 2023 updates" w:date="2024-07-31T13:42:00Z">
            <w:rPr>
              <w:color w:val="000000" w:themeColor="text1"/>
            </w:rPr>
          </w:rPrChange>
        </w:rPr>
        <w:t>D</w:t>
      </w:r>
      <w:r w:rsidRPr="00424939">
        <w:rPr>
          <w:rPrChange w:id="11751" w:author="Summer 2023 updates" w:date="2024-07-31T13:42:00Z">
            <w:rPr>
              <w:color w:val="000000" w:themeColor="text1"/>
            </w:rPr>
          </w:rPrChange>
        </w:rPr>
        <w:t xml:space="preserve">epartment offers a major in </w:t>
      </w:r>
      <w:r w:rsidRPr="000E6DA5">
        <w:rPr>
          <w:rStyle w:val="Strong"/>
          <w:rFonts w:ascii="Garamond" w:hAnsi="Garamond"/>
          <w:smallCaps w:val="0"/>
          <w:color w:val="000000" w:themeColor="text1"/>
        </w:rPr>
        <w:t>elementary education</w:t>
      </w:r>
      <w:r w:rsidR="002E6059" w:rsidRPr="00424939">
        <w:rPr>
          <w:rStyle w:val="Strong"/>
          <w:rFonts w:ascii="Garamond" w:hAnsi="Garamond"/>
          <w:color w:val="000000" w:themeColor="text1"/>
        </w:rPr>
        <w:t>,</w:t>
      </w:r>
      <w:r w:rsidRPr="00424939">
        <w:rPr>
          <w:rPrChange w:id="11752" w:author="Summer 2023 updates" w:date="2024-07-31T13:42:00Z">
            <w:rPr>
              <w:color w:val="000000" w:themeColor="text1"/>
            </w:rPr>
          </w:rPrChange>
        </w:rPr>
        <w:t xml:space="preserve"> a minor</w:t>
      </w:r>
      <w:r w:rsidR="00B8454E" w:rsidRPr="00424939">
        <w:rPr>
          <w:rPrChange w:id="11753" w:author="Summer 2023 updates" w:date="2024-07-31T13:42:00Z">
            <w:rPr>
              <w:color w:val="000000" w:themeColor="text1"/>
            </w:rPr>
          </w:rPrChange>
        </w:rPr>
        <w:fldChar w:fldCharType="begin"/>
      </w:r>
      <w:r w:rsidR="00B8454E" w:rsidRPr="00424939">
        <w:rPr>
          <w:rPrChange w:id="11754" w:author="Summer 2023 updates" w:date="2024-07-31T13:42:00Z">
            <w:rPr>
              <w:color w:val="000000" w:themeColor="text1"/>
            </w:rPr>
          </w:rPrChange>
        </w:rPr>
        <w:instrText xml:space="preserve"> XE "</w:instrText>
      </w:r>
      <w:del w:id="11755" w:author="Summer 2023 updates" w:date="2024-07-31T13:42:00Z">
        <w:r w:rsidR="00B8454E" w:rsidRPr="00424939">
          <w:rPr>
            <w:rStyle w:val="Strong"/>
            <w:rFonts w:ascii="Garamond" w:hAnsi="Garamond"/>
            <w:color w:val="000000" w:themeColor="text1"/>
          </w:rPr>
          <w:delInstrText>minor</w:delInstrText>
        </w:r>
      </w:del>
      <w:ins w:id="11756"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1757" w:author="Summer 2023 updates" w:date="2024-07-31T13:42:00Z">
            <w:rPr>
              <w:color w:val="000000" w:themeColor="text1"/>
            </w:rPr>
          </w:rPrChange>
        </w:rPr>
        <w:instrText xml:space="preserve">" </w:instrText>
      </w:r>
      <w:r w:rsidR="00B8454E" w:rsidRPr="00424939">
        <w:rPr>
          <w:rPrChange w:id="11758" w:author="Summer 2023 updates" w:date="2024-07-31T13:42:00Z">
            <w:rPr>
              <w:color w:val="000000" w:themeColor="text1"/>
            </w:rPr>
          </w:rPrChange>
        </w:rPr>
        <w:fldChar w:fldCharType="end"/>
      </w:r>
      <w:r w:rsidRPr="00424939">
        <w:rPr>
          <w:rPrChange w:id="11759" w:author="Summer 2023 updates" w:date="2024-07-31T13:42:00Z">
            <w:rPr>
              <w:color w:val="000000" w:themeColor="text1"/>
            </w:rPr>
          </w:rPrChange>
        </w:rPr>
        <w:t xml:space="preserve"> in </w:t>
      </w:r>
      <w:r w:rsidRPr="00811761">
        <w:rPr>
          <w:rStyle w:val="Strong"/>
          <w:rFonts w:ascii="Garamond" w:hAnsi="Garamond"/>
          <w:smallCaps w:val="0"/>
          <w:color w:val="000000" w:themeColor="text1"/>
        </w:rPr>
        <w:t>secondary education</w:t>
      </w:r>
      <w:r w:rsidR="002E6059" w:rsidRPr="00424939">
        <w:rPr>
          <w:rStyle w:val="Strong"/>
          <w:rFonts w:ascii="Garamond" w:hAnsi="Garamond"/>
          <w:color w:val="000000" w:themeColor="text1"/>
        </w:rPr>
        <w:t xml:space="preserve">, </w:t>
      </w:r>
      <w:r w:rsidR="002E6059" w:rsidRPr="00424939">
        <w:rPr>
          <w:rPrChange w:id="11760" w:author="Summer 2023 updates" w:date="2024-07-31T13:42:00Z">
            <w:rPr>
              <w:color w:val="000000" w:themeColor="text1"/>
            </w:rPr>
          </w:rPrChange>
        </w:rPr>
        <w:t xml:space="preserve">and </w:t>
      </w:r>
      <w:r w:rsidR="00876667" w:rsidRPr="00424939">
        <w:rPr>
          <w:rPrChange w:id="11761" w:author="Summer 2023 updates" w:date="2024-07-31T13:42:00Z">
            <w:rPr>
              <w:color w:val="000000" w:themeColor="text1"/>
            </w:rPr>
          </w:rPrChange>
        </w:rPr>
        <w:t>courses leading to three types of teacher licensure: K-6 classroom (elementary education); 5</w:t>
      </w:r>
      <w:r w:rsidR="00B632C4" w:rsidRPr="00424939">
        <w:rPr>
          <w:rPrChange w:id="11762" w:author="Summer 2023 updates" w:date="2024-07-31T13:42:00Z">
            <w:rPr>
              <w:color w:val="000000" w:themeColor="text1"/>
            </w:rPr>
          </w:rPrChange>
        </w:rPr>
        <w:t>–</w:t>
      </w:r>
      <w:r w:rsidR="00876667" w:rsidRPr="00424939">
        <w:rPr>
          <w:rPrChange w:id="11763" w:author="Summer 2023 updates" w:date="2024-07-31T13:42:00Z">
            <w:rPr>
              <w:color w:val="000000" w:themeColor="text1"/>
            </w:rPr>
          </w:rPrChange>
        </w:rPr>
        <w:t xml:space="preserve">12 content area (secondary education) and K-12 “specials” content area (art, music, physical education). Students pursuing any of these options must be admitted to the </w:t>
      </w:r>
      <w:r w:rsidR="006F3D61">
        <w:rPr>
          <w:rPrChange w:id="11764" w:author="Summer 2023 updates" w:date="2024-07-31T13:42:00Z">
            <w:rPr>
              <w:color w:val="000000" w:themeColor="text1"/>
            </w:rPr>
          </w:rPrChange>
        </w:rPr>
        <w:t xml:space="preserve">Teacher </w:t>
      </w:r>
      <w:r w:rsidR="007F5CA1" w:rsidRPr="00424939">
        <w:rPr>
          <w:rPrChange w:id="11765" w:author="Summer 2023 updates" w:date="2024-07-31T13:42:00Z">
            <w:rPr>
              <w:color w:val="000000" w:themeColor="text1"/>
            </w:rPr>
          </w:rPrChange>
        </w:rPr>
        <w:t>Education</w:t>
      </w:r>
      <w:r w:rsidR="00B8454E" w:rsidRPr="00424939">
        <w:rPr>
          <w:rPrChange w:id="11766" w:author="Summer 2023 updates" w:date="2024-07-31T13:42:00Z">
            <w:rPr>
              <w:color w:val="000000" w:themeColor="text1"/>
            </w:rPr>
          </w:rPrChange>
        </w:rPr>
        <w:fldChar w:fldCharType="begin"/>
      </w:r>
      <w:r w:rsidR="00B8454E" w:rsidRPr="00424939">
        <w:rPr>
          <w:rPrChange w:id="11767" w:author="Summer 2023 updates" w:date="2024-07-31T13:42:00Z">
            <w:rPr>
              <w:color w:val="000000" w:themeColor="text1"/>
            </w:rPr>
          </w:rPrChange>
        </w:rPr>
        <w:instrText xml:space="preserve"> XE "Education" </w:instrText>
      </w:r>
      <w:r w:rsidR="00B8454E" w:rsidRPr="00424939">
        <w:rPr>
          <w:rPrChange w:id="11768" w:author="Summer 2023 updates" w:date="2024-07-31T13:42:00Z">
            <w:rPr>
              <w:color w:val="000000" w:themeColor="text1"/>
            </w:rPr>
          </w:rPrChange>
        </w:rPr>
        <w:fldChar w:fldCharType="end"/>
      </w:r>
      <w:r w:rsidR="00876667" w:rsidRPr="00424939">
        <w:rPr>
          <w:rPrChange w:id="11769" w:author="Summer 2023 updates" w:date="2024-07-31T13:42:00Z">
            <w:rPr>
              <w:color w:val="000000" w:themeColor="text1"/>
            </w:rPr>
          </w:rPrChange>
        </w:rPr>
        <w:t xml:space="preserve"> Program before being allowed to enroll in </w:t>
      </w:r>
      <w:r w:rsidR="006F3D61">
        <w:rPr>
          <w:rPrChange w:id="11770" w:author="Summer 2023 updates" w:date="2024-07-31T13:42:00Z">
            <w:rPr>
              <w:color w:val="000000" w:themeColor="text1"/>
            </w:rPr>
          </w:rPrChange>
        </w:rPr>
        <w:t xml:space="preserve">a </w:t>
      </w:r>
      <w:r w:rsidR="00876667" w:rsidRPr="00424939">
        <w:rPr>
          <w:rPrChange w:id="11771" w:author="Summer 2023 updates" w:date="2024-07-31T13:42:00Z">
            <w:rPr>
              <w:color w:val="000000" w:themeColor="text1"/>
            </w:rPr>
          </w:rPrChange>
        </w:rPr>
        <w:t xml:space="preserve">practicum </w:t>
      </w:r>
      <w:r w:rsidR="006F3D61">
        <w:rPr>
          <w:rPrChange w:id="11772" w:author="Summer 2023 updates" w:date="2024-07-31T13:42:00Z">
            <w:rPr>
              <w:color w:val="000000" w:themeColor="text1"/>
            </w:rPr>
          </w:rPrChange>
        </w:rPr>
        <w:t>course or</w:t>
      </w:r>
      <w:r w:rsidR="00876667" w:rsidRPr="00424939">
        <w:rPr>
          <w:rPrChange w:id="11773" w:author="Summer 2023 updates" w:date="2024-07-31T13:42:00Z">
            <w:rPr>
              <w:color w:val="000000" w:themeColor="text1"/>
            </w:rPr>
          </w:rPrChange>
        </w:rPr>
        <w:t xml:space="preserve"> methods course. Admission to Coe College does not guarantee admission to the</w:t>
      </w:r>
      <w:r w:rsidR="006F3D61">
        <w:rPr>
          <w:rPrChange w:id="11774" w:author="Summer 2023 updates" w:date="2024-07-31T13:42:00Z">
            <w:rPr>
              <w:color w:val="000000" w:themeColor="text1"/>
            </w:rPr>
          </w:rPrChange>
        </w:rPr>
        <w:t xml:space="preserve"> Teacher</w:t>
      </w:r>
      <w:r w:rsidR="00876667" w:rsidRPr="00424939">
        <w:rPr>
          <w:rPrChange w:id="11775" w:author="Summer 2023 updates" w:date="2024-07-31T13:42:00Z">
            <w:rPr>
              <w:color w:val="000000" w:themeColor="text1"/>
            </w:rPr>
          </w:rPrChange>
        </w:rPr>
        <w:t xml:space="preserve"> </w:t>
      </w:r>
      <w:r w:rsidR="007F5CA1" w:rsidRPr="00424939">
        <w:rPr>
          <w:rPrChange w:id="11776" w:author="Summer 2023 updates" w:date="2024-07-31T13:42:00Z">
            <w:rPr>
              <w:color w:val="000000" w:themeColor="text1"/>
            </w:rPr>
          </w:rPrChange>
        </w:rPr>
        <w:t>Education</w:t>
      </w:r>
      <w:r w:rsidR="00876667" w:rsidRPr="00424939">
        <w:rPr>
          <w:rPrChange w:id="11777" w:author="Summer 2023 updates" w:date="2024-07-31T13:42:00Z">
            <w:rPr>
              <w:color w:val="000000" w:themeColor="text1"/>
            </w:rPr>
          </w:rPrChange>
        </w:rPr>
        <w:t xml:space="preserve"> Program. </w:t>
      </w:r>
      <w:r w:rsidR="006F3D61">
        <w:rPr>
          <w:rPrChange w:id="11778" w:author="Summer 2023 updates" w:date="2024-07-31T13:42:00Z">
            <w:rPr>
              <w:color w:val="000000" w:themeColor="text1"/>
            </w:rPr>
          </w:rPrChange>
        </w:rPr>
        <w:t>I</w:t>
      </w:r>
      <w:r w:rsidR="00876667" w:rsidRPr="00424939">
        <w:rPr>
          <w:rPrChange w:id="11779" w:author="Summer 2023 updates" w:date="2024-07-31T13:42:00Z">
            <w:rPr>
              <w:color w:val="000000" w:themeColor="text1"/>
            </w:rPr>
          </w:rPrChange>
        </w:rPr>
        <w:t>nformation related to applying to the</w:t>
      </w:r>
      <w:r w:rsidR="006F3D61">
        <w:rPr>
          <w:rPrChange w:id="11780" w:author="Summer 2023 updates" w:date="2024-07-31T13:42:00Z">
            <w:rPr>
              <w:color w:val="000000" w:themeColor="text1"/>
            </w:rPr>
          </w:rPrChange>
        </w:rPr>
        <w:t xml:space="preserve"> Teacher</w:t>
      </w:r>
      <w:r w:rsidR="00876667" w:rsidRPr="00424939">
        <w:rPr>
          <w:rPrChange w:id="11781" w:author="Summer 2023 updates" w:date="2024-07-31T13:42:00Z">
            <w:rPr>
              <w:color w:val="000000" w:themeColor="text1"/>
            </w:rPr>
          </w:rPrChange>
        </w:rPr>
        <w:t xml:space="preserve"> </w:t>
      </w:r>
      <w:r w:rsidR="007F5CA1" w:rsidRPr="00424939">
        <w:rPr>
          <w:rPrChange w:id="11782" w:author="Summer 2023 updates" w:date="2024-07-31T13:42:00Z">
            <w:rPr>
              <w:color w:val="000000" w:themeColor="text1"/>
            </w:rPr>
          </w:rPrChange>
        </w:rPr>
        <w:t>Education</w:t>
      </w:r>
      <w:r w:rsidR="00876667" w:rsidRPr="00424939">
        <w:rPr>
          <w:rPrChange w:id="11783" w:author="Summer 2023 updates" w:date="2024-07-31T13:42:00Z">
            <w:rPr>
              <w:color w:val="000000" w:themeColor="text1"/>
            </w:rPr>
          </w:rPrChange>
        </w:rPr>
        <w:t xml:space="preserve"> Program is found in the </w:t>
      </w:r>
      <w:r w:rsidR="00E205AF" w:rsidRPr="00424939">
        <w:rPr>
          <w:i/>
          <w:rPrChange w:id="11784" w:author="Summer 2023 updates" w:date="2024-07-31T13:42:00Z">
            <w:rPr>
              <w:i/>
              <w:color w:val="000000" w:themeColor="text1"/>
            </w:rPr>
          </w:rPrChange>
        </w:rPr>
        <w:t>Guide to Teacher Education</w:t>
      </w:r>
      <w:r w:rsidR="006F3D61">
        <w:rPr>
          <w:i/>
          <w:rPrChange w:id="11785" w:author="Summer 2023 updates" w:date="2024-07-31T13:42:00Z">
            <w:rPr>
              <w:i/>
              <w:color w:val="000000" w:themeColor="text1"/>
            </w:rPr>
          </w:rPrChange>
        </w:rPr>
        <w:t xml:space="preserve"> </w:t>
      </w:r>
      <w:r w:rsidR="006F3D61" w:rsidRPr="006F3D61">
        <w:rPr>
          <w:rPrChange w:id="11786" w:author="Summer 2023 updates" w:date="2024-07-31T13:42:00Z">
            <w:rPr>
              <w:color w:val="000000" w:themeColor="text1"/>
            </w:rPr>
          </w:rPrChange>
        </w:rPr>
        <w:t>available from the Education Department</w:t>
      </w:r>
      <w:r w:rsidR="00876667" w:rsidRPr="006F3D61">
        <w:rPr>
          <w:rPrChange w:id="11787" w:author="Summer 2023 updates" w:date="2024-07-31T13:42:00Z">
            <w:rPr>
              <w:color w:val="000000" w:themeColor="text1"/>
            </w:rPr>
          </w:rPrChange>
        </w:rPr>
        <w:t>.</w:t>
      </w:r>
      <w:r w:rsidR="00876667" w:rsidRPr="00424939">
        <w:rPr>
          <w:i/>
          <w:rPrChange w:id="11788" w:author="Summer 2023 updates" w:date="2024-07-31T13:42:00Z">
            <w:rPr>
              <w:i/>
              <w:color w:val="000000" w:themeColor="text1"/>
            </w:rPr>
          </w:rPrChange>
        </w:rPr>
        <w:t xml:space="preserve"> </w:t>
      </w:r>
    </w:p>
    <w:p w14:paraId="7DF58D3C" w14:textId="24A04D58" w:rsidR="00876667" w:rsidRPr="00424939" w:rsidRDefault="00876667" w:rsidP="005F7DCB">
      <w:pPr>
        <w:rPr>
          <w:rPrChange w:id="11789" w:author="Summer 2023 updates" w:date="2024-07-31T13:42:00Z">
            <w:rPr>
              <w:color w:val="000000" w:themeColor="text1"/>
            </w:rPr>
          </w:rPrChange>
        </w:rPr>
        <w:pPrChange w:id="11790" w:author="Summer 2023 updates" w:date="2024-07-31T13:42:00Z">
          <w:pPr>
            <w:tabs>
              <w:tab w:val="left" w:pos="360"/>
            </w:tabs>
          </w:pPr>
        </w:pPrChange>
      </w:pPr>
      <w:r w:rsidRPr="00424939">
        <w:rPr>
          <w:rPrChange w:id="11791" w:author="Summer 2023 updates" w:date="2024-07-31T13:42:00Z">
            <w:rPr>
              <w:color w:val="000000" w:themeColor="text1"/>
            </w:rPr>
          </w:rPrChange>
        </w:rPr>
        <w:t>State of Iowa</w:t>
      </w:r>
      <w:r w:rsidR="009F4511" w:rsidRPr="00424939">
        <w:rPr>
          <w:rPrChange w:id="11792" w:author="Summer 2023 updates" w:date="2024-07-31T13:42:00Z">
            <w:rPr>
              <w:color w:val="000000" w:themeColor="text1"/>
            </w:rPr>
          </w:rPrChange>
        </w:rPr>
        <w:fldChar w:fldCharType="begin"/>
      </w:r>
      <w:r w:rsidR="009F4511" w:rsidRPr="00424939">
        <w:rPr>
          <w:rPrChange w:id="11793" w:author="Summer 2023 updates" w:date="2024-07-31T13:42:00Z">
            <w:rPr>
              <w:color w:val="000000" w:themeColor="text1"/>
            </w:rPr>
          </w:rPrChange>
        </w:rPr>
        <w:instrText xml:space="preserve"> XE "</w:instrText>
      </w:r>
      <w:r w:rsidR="009F4511" w:rsidRPr="00424939">
        <w:rPr>
          <w:b/>
          <w:rPrChange w:id="11794" w:author="Summer 2023 updates" w:date="2024-07-31T13:42:00Z">
            <w:rPr>
              <w:b/>
              <w:color w:val="000000" w:themeColor="text1"/>
            </w:rPr>
          </w:rPrChange>
        </w:rPr>
        <w:instrText>State of Iowa</w:instrText>
      </w:r>
      <w:r w:rsidR="009F4511" w:rsidRPr="00424939">
        <w:rPr>
          <w:rPrChange w:id="11795" w:author="Summer 2023 updates" w:date="2024-07-31T13:42:00Z">
            <w:rPr>
              <w:color w:val="000000" w:themeColor="text1"/>
            </w:rPr>
          </w:rPrChange>
        </w:rPr>
        <w:instrText xml:space="preserve">" </w:instrText>
      </w:r>
      <w:r w:rsidR="009F4511" w:rsidRPr="00424939">
        <w:rPr>
          <w:rPrChange w:id="11796" w:author="Summer 2023 updates" w:date="2024-07-31T13:42:00Z">
            <w:rPr>
              <w:color w:val="000000" w:themeColor="text1"/>
            </w:rPr>
          </w:rPrChange>
        </w:rPr>
        <w:fldChar w:fldCharType="end"/>
      </w:r>
      <w:r w:rsidRPr="00424939">
        <w:rPr>
          <w:rPrChange w:id="11797" w:author="Summer 2023 updates" w:date="2024-07-31T13:42:00Z">
            <w:rPr>
              <w:color w:val="000000" w:themeColor="text1"/>
            </w:rPr>
          </w:rPrChange>
        </w:rPr>
        <w:t xml:space="preserve"> licensure requirements specify that a minimum of </w:t>
      </w:r>
      <w:r w:rsidR="006F3D61">
        <w:rPr>
          <w:rPrChange w:id="11798" w:author="Summer 2023 updates" w:date="2024-07-31T13:42:00Z">
            <w:rPr>
              <w:color w:val="000000" w:themeColor="text1"/>
            </w:rPr>
          </w:rPrChange>
        </w:rPr>
        <w:t>8</w:t>
      </w:r>
      <w:r w:rsidRPr="00424939">
        <w:rPr>
          <w:rPrChange w:id="11799" w:author="Summer 2023 updates" w:date="2024-07-31T13:42:00Z">
            <w:rPr>
              <w:color w:val="000000" w:themeColor="text1"/>
            </w:rPr>
          </w:rPrChange>
        </w:rPr>
        <w:t xml:space="preserve">0 hours of field experience be completed after admission to the </w:t>
      </w:r>
      <w:r w:rsidR="006F3D61">
        <w:rPr>
          <w:rPrChange w:id="11800" w:author="Summer 2023 updates" w:date="2024-07-31T13:42:00Z">
            <w:rPr>
              <w:color w:val="000000" w:themeColor="text1"/>
            </w:rPr>
          </w:rPrChange>
        </w:rPr>
        <w:t xml:space="preserve">Teacher </w:t>
      </w:r>
      <w:r w:rsidR="007F5CA1" w:rsidRPr="00424939">
        <w:rPr>
          <w:rPrChange w:id="11801" w:author="Summer 2023 updates" w:date="2024-07-31T13:42:00Z">
            <w:rPr>
              <w:color w:val="000000" w:themeColor="text1"/>
            </w:rPr>
          </w:rPrChange>
        </w:rPr>
        <w:t>Education</w:t>
      </w:r>
      <w:r w:rsidRPr="00424939">
        <w:rPr>
          <w:rPrChange w:id="11802" w:author="Summer 2023 updates" w:date="2024-07-31T13:42:00Z">
            <w:rPr>
              <w:color w:val="000000" w:themeColor="text1"/>
            </w:rPr>
          </w:rPrChange>
        </w:rPr>
        <w:t xml:space="preserve"> Program and prior to student teaching. </w:t>
      </w:r>
      <w:r w:rsidR="006F3D61">
        <w:rPr>
          <w:rPrChange w:id="11803" w:author="Summer 2023 updates" w:date="2024-07-31T13:42:00Z">
            <w:rPr>
              <w:color w:val="000000" w:themeColor="text1"/>
            </w:rPr>
          </w:rPrChange>
        </w:rPr>
        <w:t>Teacher Education Program a</w:t>
      </w:r>
      <w:r w:rsidRPr="00424939">
        <w:rPr>
          <w:rPrChange w:id="11804" w:author="Summer 2023 updates" w:date="2024-07-31T13:42:00Z">
            <w:rPr>
              <w:color w:val="000000" w:themeColor="text1"/>
            </w:rPr>
          </w:rPrChange>
        </w:rPr>
        <w:t>pplication</w:t>
      </w:r>
      <w:r w:rsidR="006F3D61">
        <w:rPr>
          <w:rPrChange w:id="11805" w:author="Summer 2023 updates" w:date="2024-07-31T13:42:00Z">
            <w:rPr>
              <w:color w:val="000000" w:themeColor="text1"/>
            </w:rPr>
          </w:rPrChange>
        </w:rPr>
        <w:t>s</w:t>
      </w:r>
      <w:r w:rsidR="00B76E1A" w:rsidRPr="00424939">
        <w:rPr>
          <w:rPrChange w:id="11806" w:author="Summer 2023 updates" w:date="2024-07-31T13:42:00Z">
            <w:rPr>
              <w:color w:val="000000" w:themeColor="text1"/>
            </w:rPr>
          </w:rPrChange>
        </w:rPr>
        <w:fldChar w:fldCharType="begin"/>
      </w:r>
      <w:r w:rsidR="00B76E1A" w:rsidRPr="00424939">
        <w:rPr>
          <w:rPrChange w:id="11807" w:author="Summer 2023 updates" w:date="2024-07-31T13:42:00Z">
            <w:rPr>
              <w:color w:val="000000" w:themeColor="text1"/>
            </w:rPr>
          </w:rPrChange>
        </w:rPr>
        <w:instrText xml:space="preserve"> XE "</w:instrText>
      </w:r>
      <w:r w:rsidR="00B76E1A" w:rsidRPr="00424939">
        <w:rPr>
          <w:b/>
          <w:rPrChange w:id="11808" w:author="Summer 2023 updates" w:date="2024-07-31T13:42:00Z">
            <w:rPr>
              <w:b/>
              <w:color w:val="000000" w:themeColor="text1"/>
            </w:rPr>
          </w:rPrChange>
        </w:rPr>
        <w:instrText>Application</w:instrText>
      </w:r>
      <w:r w:rsidR="00B76E1A" w:rsidRPr="00424939">
        <w:rPr>
          <w:rPrChange w:id="11809" w:author="Summer 2023 updates" w:date="2024-07-31T13:42:00Z">
            <w:rPr>
              <w:color w:val="000000" w:themeColor="text1"/>
            </w:rPr>
          </w:rPrChange>
        </w:rPr>
        <w:instrText xml:space="preserve">" </w:instrText>
      </w:r>
      <w:r w:rsidR="00B76E1A" w:rsidRPr="00424939">
        <w:rPr>
          <w:rPrChange w:id="11810" w:author="Summer 2023 updates" w:date="2024-07-31T13:42:00Z">
            <w:rPr>
              <w:color w:val="000000" w:themeColor="text1"/>
            </w:rPr>
          </w:rPrChange>
        </w:rPr>
        <w:fldChar w:fldCharType="end"/>
      </w:r>
      <w:r w:rsidRPr="00424939">
        <w:rPr>
          <w:rPrChange w:id="11811" w:author="Summer 2023 updates" w:date="2024-07-31T13:42:00Z">
            <w:rPr>
              <w:color w:val="000000" w:themeColor="text1"/>
            </w:rPr>
          </w:rPrChange>
        </w:rPr>
        <w:t xml:space="preserve"> </w:t>
      </w:r>
      <w:r w:rsidR="006F3D61">
        <w:rPr>
          <w:rPrChange w:id="11812" w:author="Summer 2023 updates" w:date="2024-07-31T13:42:00Z">
            <w:rPr>
              <w:color w:val="000000" w:themeColor="text1"/>
            </w:rPr>
          </w:rPrChange>
        </w:rPr>
        <w:t>are</w:t>
      </w:r>
      <w:r w:rsidRPr="00424939">
        <w:rPr>
          <w:rPrChange w:id="11813" w:author="Summer 2023 updates" w:date="2024-07-31T13:42:00Z">
            <w:rPr>
              <w:color w:val="000000" w:themeColor="text1"/>
            </w:rPr>
          </w:rPrChange>
        </w:rPr>
        <w:t xml:space="preserve"> available</w:t>
      </w:r>
      <w:r w:rsidR="006F3D61">
        <w:rPr>
          <w:rPrChange w:id="11814" w:author="Summer 2023 updates" w:date="2024-07-31T13:42:00Z">
            <w:rPr>
              <w:color w:val="000000" w:themeColor="text1"/>
            </w:rPr>
          </w:rPrChange>
        </w:rPr>
        <w:t xml:space="preserve"> online</w:t>
      </w:r>
      <w:r w:rsidR="00811761">
        <w:rPr>
          <w:rPrChange w:id="11815" w:author="Summer 2023 updates" w:date="2024-07-31T13:42:00Z">
            <w:rPr>
              <w:color w:val="000000" w:themeColor="text1"/>
            </w:rPr>
          </w:rPrChange>
        </w:rPr>
        <w:t xml:space="preserve">; </w:t>
      </w:r>
      <w:r w:rsidR="006F3D61">
        <w:rPr>
          <w:rPrChange w:id="11816" w:author="Summer 2023 updates" w:date="2024-07-31T13:42:00Z">
            <w:rPr>
              <w:color w:val="000000" w:themeColor="text1"/>
            </w:rPr>
          </w:rPrChange>
        </w:rPr>
        <w:t xml:space="preserve">contact your </w:t>
      </w:r>
      <w:r w:rsidR="007F5CA1" w:rsidRPr="00424939">
        <w:rPr>
          <w:rPrChange w:id="11817" w:author="Summer 2023 updates" w:date="2024-07-31T13:42:00Z">
            <w:rPr>
              <w:color w:val="000000" w:themeColor="text1"/>
            </w:rPr>
          </w:rPrChange>
        </w:rPr>
        <w:t>Education</w:t>
      </w:r>
      <w:r w:rsidRPr="00424939">
        <w:rPr>
          <w:rPrChange w:id="11818" w:author="Summer 2023 updates" w:date="2024-07-31T13:42:00Z">
            <w:rPr>
              <w:color w:val="000000" w:themeColor="text1"/>
            </w:rPr>
          </w:rPrChange>
        </w:rPr>
        <w:t xml:space="preserve"> </w:t>
      </w:r>
      <w:r w:rsidR="000867F7">
        <w:rPr>
          <w:rPrChange w:id="11819" w:author="Summer 2023 updates" w:date="2024-07-31T13:42:00Z">
            <w:rPr>
              <w:color w:val="000000" w:themeColor="text1"/>
            </w:rPr>
          </w:rPrChange>
        </w:rPr>
        <w:t>advisor.</w:t>
      </w:r>
      <w:r w:rsidRPr="00424939">
        <w:rPr>
          <w:rPrChange w:id="11820" w:author="Summer 2023 updates" w:date="2024-07-31T13:42:00Z">
            <w:rPr>
              <w:color w:val="000000" w:themeColor="text1"/>
            </w:rPr>
          </w:rPrChange>
        </w:rPr>
        <w:t xml:space="preserve"> </w:t>
      </w:r>
    </w:p>
    <w:p w14:paraId="6FF625FA" w14:textId="7343F6D1" w:rsidR="000867F7" w:rsidRPr="000867F7" w:rsidRDefault="00876667" w:rsidP="005F7DCB">
      <w:pPr>
        <w:rPr>
          <w:rPrChange w:id="11821" w:author="Summer 2023 updates" w:date="2024-07-31T13:42:00Z">
            <w:rPr>
              <w:color w:val="000000" w:themeColor="text1"/>
            </w:rPr>
          </w:rPrChange>
        </w:rPr>
        <w:pPrChange w:id="11822" w:author="Summer 2023 updates" w:date="2024-07-31T13:42:00Z">
          <w:pPr>
            <w:tabs>
              <w:tab w:val="left" w:pos="360"/>
            </w:tabs>
          </w:pPr>
        </w:pPrChange>
      </w:pPr>
      <w:r w:rsidRPr="00424939">
        <w:rPr>
          <w:rPrChange w:id="11823" w:author="Summer 2023 updates" w:date="2024-07-31T13:42:00Z">
            <w:rPr>
              <w:color w:val="000000" w:themeColor="text1"/>
            </w:rPr>
          </w:rPrChange>
        </w:rPr>
        <w:t xml:space="preserve">The </w:t>
      </w:r>
      <w:r w:rsidR="000867F7">
        <w:rPr>
          <w:rPrChange w:id="11824" w:author="Summer 2023 updates" w:date="2024-07-31T13:42:00Z">
            <w:rPr>
              <w:color w:val="000000" w:themeColor="text1"/>
            </w:rPr>
          </w:rPrChange>
        </w:rPr>
        <w:t xml:space="preserve">Teacher </w:t>
      </w:r>
      <w:r w:rsidR="007F5CA1" w:rsidRPr="00424939">
        <w:rPr>
          <w:rPrChange w:id="11825" w:author="Summer 2023 updates" w:date="2024-07-31T13:42:00Z">
            <w:rPr>
              <w:color w:val="000000" w:themeColor="text1"/>
            </w:rPr>
          </w:rPrChange>
        </w:rPr>
        <w:t>Education</w:t>
      </w:r>
      <w:r w:rsidR="00B8454E" w:rsidRPr="00424939">
        <w:rPr>
          <w:rPrChange w:id="11826" w:author="Summer 2023 updates" w:date="2024-07-31T13:42:00Z">
            <w:rPr>
              <w:color w:val="000000" w:themeColor="text1"/>
            </w:rPr>
          </w:rPrChange>
        </w:rPr>
        <w:fldChar w:fldCharType="begin"/>
      </w:r>
      <w:r w:rsidR="00B8454E" w:rsidRPr="00424939">
        <w:rPr>
          <w:rPrChange w:id="11827" w:author="Summer 2023 updates" w:date="2024-07-31T13:42:00Z">
            <w:rPr>
              <w:color w:val="000000" w:themeColor="text1"/>
            </w:rPr>
          </w:rPrChange>
        </w:rPr>
        <w:instrText xml:space="preserve"> XE "Education" </w:instrText>
      </w:r>
      <w:r w:rsidR="00B8454E" w:rsidRPr="00424939">
        <w:rPr>
          <w:rPrChange w:id="11828" w:author="Summer 2023 updates" w:date="2024-07-31T13:42:00Z">
            <w:rPr>
              <w:color w:val="000000" w:themeColor="text1"/>
            </w:rPr>
          </w:rPrChange>
        </w:rPr>
        <w:fldChar w:fldCharType="end"/>
      </w:r>
      <w:r w:rsidRPr="00424939">
        <w:rPr>
          <w:rPrChange w:id="11829" w:author="Summer 2023 updates" w:date="2024-07-31T13:42:00Z">
            <w:rPr>
              <w:color w:val="000000" w:themeColor="text1"/>
            </w:rPr>
          </w:rPrChange>
        </w:rPr>
        <w:t xml:space="preserve"> Committee has responsibility for review of the</w:t>
      </w:r>
      <w:r w:rsidR="000867F7">
        <w:rPr>
          <w:rPrChange w:id="11830" w:author="Summer 2023 updates" w:date="2024-07-31T13:42:00Z">
            <w:rPr>
              <w:color w:val="000000" w:themeColor="text1"/>
            </w:rPr>
          </w:rPrChange>
        </w:rPr>
        <w:t xml:space="preserve"> Teacher</w:t>
      </w:r>
      <w:r w:rsidRPr="00424939">
        <w:rPr>
          <w:rPrChange w:id="11831" w:author="Summer 2023 updates" w:date="2024-07-31T13:42:00Z">
            <w:rPr>
              <w:color w:val="000000" w:themeColor="text1"/>
            </w:rPr>
          </w:rPrChange>
        </w:rPr>
        <w:t xml:space="preserve"> </w:t>
      </w:r>
      <w:r w:rsidR="007F5CA1" w:rsidRPr="00424939">
        <w:rPr>
          <w:rPrChange w:id="11832" w:author="Summer 2023 updates" w:date="2024-07-31T13:42:00Z">
            <w:rPr>
              <w:color w:val="000000" w:themeColor="text1"/>
            </w:rPr>
          </w:rPrChange>
        </w:rPr>
        <w:t>Education</w:t>
      </w:r>
      <w:r w:rsidRPr="00424939">
        <w:rPr>
          <w:rPrChange w:id="11833" w:author="Summer 2023 updates" w:date="2024-07-31T13:42:00Z">
            <w:rPr>
              <w:color w:val="000000" w:themeColor="text1"/>
            </w:rPr>
          </w:rPrChange>
        </w:rPr>
        <w:t xml:space="preserve"> Program, including admission of students into the program. In reviewing applications for admission to the program, the committee considers the following: </w:t>
      </w:r>
    </w:p>
    <w:p w14:paraId="4FCE1236" w14:textId="77777777" w:rsidR="000867F7" w:rsidRDefault="000867F7" w:rsidP="00E500FB">
      <w:pPr>
        <w:pStyle w:val="Noparagraphstyle"/>
        <w:numPr>
          <w:ilvl w:val="0"/>
          <w:numId w:val="38"/>
        </w:numPr>
        <w:tabs>
          <w:tab w:val="clear" w:pos="720"/>
          <w:tab w:val="num" w:pos="360"/>
        </w:tabs>
        <w:spacing w:line="240" w:lineRule="auto"/>
        <w:ind w:left="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 “C” or better in two core EDU courses (EDU-105 Foundations of Education strongly recommended)</w:t>
      </w:r>
    </w:p>
    <w:p w14:paraId="1801A868" w14:textId="5DD50282" w:rsidR="00876667" w:rsidRPr="00424939" w:rsidRDefault="00876667" w:rsidP="00E500FB">
      <w:pPr>
        <w:pStyle w:val="Noparagraphstyle"/>
        <w:numPr>
          <w:ilvl w:val="0"/>
          <w:numId w:val="38"/>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 minimum of 2.7 is required in education core courses, courses in the major and overall)</w:t>
      </w:r>
    </w:p>
    <w:p w14:paraId="113BBA6F" w14:textId="60A7B801" w:rsidR="00C42F89" w:rsidRPr="00424939" w:rsidRDefault="00C42F89" w:rsidP="00E500FB">
      <w:pPr>
        <w:pStyle w:val="Noparagraphstyle"/>
        <w:numPr>
          <w:ilvl w:val="0"/>
          <w:numId w:val="38"/>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grade of “C” or higher must be earned in all courses counted toward a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11834" w:author="Summer 2023 updates" w:date="2024-07-31T13:42:00Z">
        <w:r w:rsidR="00B8454E" w:rsidRPr="00424939">
          <w:rPr>
            <w:rStyle w:val="Strong"/>
            <w:rFonts w:ascii="Garamond" w:hAnsi="Garamond"/>
            <w:color w:val="000000" w:themeColor="text1"/>
          </w:rPr>
          <w:delInstrText>minor</w:delInstrText>
        </w:r>
      </w:del>
      <w:ins w:id="11835"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education and in </w:t>
      </w:r>
      <w:r w:rsidR="00C95C11">
        <w:rPr>
          <w:rFonts w:ascii="Garamond" w:hAnsi="Garamond" w:cs="Times New Roman"/>
          <w:color w:val="000000" w:themeColor="text1"/>
          <w:sz w:val="22"/>
          <w:szCs w:val="22"/>
        </w:rPr>
        <w:t xml:space="preserve">subject areas in </w:t>
      </w:r>
      <w:r w:rsidRPr="00424939">
        <w:rPr>
          <w:rFonts w:ascii="Garamond" w:hAnsi="Garamond" w:cs="Times New Roman"/>
          <w:color w:val="000000" w:themeColor="text1"/>
          <w:sz w:val="22"/>
          <w:szCs w:val="22"/>
        </w:rPr>
        <w:t xml:space="preserve">which students </w:t>
      </w:r>
      <w:r w:rsidR="00C95C11">
        <w:rPr>
          <w:rFonts w:ascii="Garamond" w:hAnsi="Garamond" w:cs="Times New Roman"/>
          <w:color w:val="000000" w:themeColor="text1"/>
          <w:sz w:val="22"/>
          <w:szCs w:val="22"/>
        </w:rPr>
        <w:t>intend to teach</w:t>
      </w:r>
      <w:r w:rsidRPr="00424939">
        <w:rPr>
          <w:rFonts w:ascii="Garamond" w:hAnsi="Garamond" w:cs="Times New Roman"/>
          <w:color w:val="000000" w:themeColor="text1"/>
          <w:sz w:val="22"/>
          <w:szCs w:val="22"/>
        </w:rPr>
        <w:t xml:space="preserve">. </w:t>
      </w:r>
    </w:p>
    <w:p w14:paraId="12A66245" w14:textId="5AC1F6CE" w:rsidR="00876667" w:rsidRPr="00424939" w:rsidRDefault="00876667" w:rsidP="00E500FB">
      <w:pPr>
        <w:pStyle w:val="Noparagraphstyle"/>
        <w:numPr>
          <w:ilvl w:val="0"/>
          <w:numId w:val="38"/>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Performance in education courses taken</w:t>
      </w:r>
      <w:r w:rsidR="00C95C11">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 </w:t>
      </w:r>
    </w:p>
    <w:p w14:paraId="1414A54B" w14:textId="48BD0D8C" w:rsidR="00876667" w:rsidRPr="00424939" w:rsidRDefault="00876667" w:rsidP="00E500FB">
      <w:pPr>
        <w:pStyle w:val="Noparagraphstyle"/>
        <w:numPr>
          <w:ilvl w:val="0"/>
          <w:numId w:val="38"/>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essay </w:t>
      </w:r>
      <w:r w:rsidR="00C95C11">
        <w:rPr>
          <w:rFonts w:ascii="Garamond" w:hAnsi="Garamond" w:cs="Times New Roman"/>
          <w:color w:val="000000" w:themeColor="text1"/>
          <w:sz w:val="22"/>
          <w:szCs w:val="22"/>
        </w:rPr>
        <w:t xml:space="preserve">included </w:t>
      </w:r>
      <w:r w:rsidRPr="00424939">
        <w:rPr>
          <w:rFonts w:ascii="Garamond" w:hAnsi="Garamond" w:cs="Times New Roman"/>
          <w:color w:val="000000" w:themeColor="text1"/>
          <w:sz w:val="22"/>
          <w:szCs w:val="22"/>
        </w:rPr>
        <w:t xml:space="preserve">on the </w:t>
      </w:r>
      <w:r w:rsidR="00C95C11">
        <w:rPr>
          <w:rFonts w:ascii="Garamond" w:hAnsi="Garamond" w:cs="Times New Roman"/>
          <w:color w:val="000000" w:themeColor="text1"/>
          <w:sz w:val="22"/>
          <w:szCs w:val="22"/>
        </w:rPr>
        <w:t xml:space="preserve">program </w:t>
      </w:r>
      <w:r w:rsidRPr="00424939">
        <w:rPr>
          <w:rFonts w:ascii="Garamond" w:hAnsi="Garamond" w:cs="Times New Roman"/>
          <w:color w:val="000000" w:themeColor="text1"/>
          <w:sz w:val="22"/>
          <w:szCs w:val="22"/>
        </w:rPr>
        <w:t>application</w:t>
      </w:r>
      <w:r w:rsidR="00C95C11">
        <w:rPr>
          <w:rFonts w:ascii="Garamond" w:hAnsi="Garamond" w:cs="Times New Roman"/>
          <w:color w:val="000000" w:themeColor="text1"/>
          <w:sz w:val="22"/>
          <w:szCs w:val="22"/>
        </w:rPr>
        <w:t>.</w:t>
      </w:r>
    </w:p>
    <w:p w14:paraId="20F97FEB" w14:textId="37B85CA2" w:rsidR="00876667" w:rsidRPr="00424939" w:rsidRDefault="00876667" w:rsidP="00E500FB">
      <w:pPr>
        <w:pStyle w:val="Noparagraphstyle"/>
        <w:numPr>
          <w:ilvl w:val="0"/>
          <w:numId w:val="38"/>
        </w:numPr>
        <w:tabs>
          <w:tab w:val="clear" w:pos="720"/>
          <w:tab w:val="num" w:pos="360"/>
        </w:tabs>
        <w:spacing w:after="60"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Other relevant information as provided by the faculty of the </w:t>
      </w:r>
      <w:r w:rsidR="00C95C11">
        <w:rPr>
          <w:rFonts w:ascii="Garamond" w:hAnsi="Garamond" w:cs="Times New Roman"/>
          <w:color w:val="000000" w:themeColor="text1"/>
          <w:sz w:val="22"/>
          <w:szCs w:val="22"/>
        </w:rPr>
        <w:t>E</w:t>
      </w:r>
      <w:r w:rsidRPr="00424939">
        <w:rPr>
          <w:rFonts w:ascii="Garamond" w:hAnsi="Garamond" w:cs="Times New Roman"/>
          <w:color w:val="000000" w:themeColor="text1"/>
          <w:sz w:val="22"/>
          <w:szCs w:val="22"/>
        </w:rPr>
        <w:t xml:space="preserve">ducation </w:t>
      </w:r>
      <w:r w:rsidR="00C95C11">
        <w:rPr>
          <w:rFonts w:ascii="Garamond" w:hAnsi="Garamond" w:cs="Times New Roman"/>
          <w:color w:val="000000" w:themeColor="text1"/>
          <w:sz w:val="22"/>
          <w:szCs w:val="22"/>
        </w:rPr>
        <w:t>D</w:t>
      </w:r>
      <w:r w:rsidRPr="00424939">
        <w:rPr>
          <w:rFonts w:ascii="Garamond" w:hAnsi="Garamond" w:cs="Times New Roman"/>
          <w:color w:val="000000" w:themeColor="text1"/>
          <w:sz w:val="22"/>
          <w:szCs w:val="22"/>
        </w:rPr>
        <w:t>epartment and comments from faculty in classes the student is enrolled in or has recently taken.</w:t>
      </w:r>
    </w:p>
    <w:p w14:paraId="1EAD2C6C" w14:textId="5640BCCC" w:rsidR="00876667" w:rsidRPr="00424939" w:rsidRDefault="00C95C11" w:rsidP="005F7DCB">
      <w:pPr>
        <w:rPr>
          <w:rPrChange w:id="11836" w:author="Summer 2023 updates" w:date="2024-07-31T13:42:00Z">
            <w:rPr>
              <w:color w:val="000000" w:themeColor="text1"/>
            </w:rPr>
          </w:rPrChange>
        </w:rPr>
        <w:pPrChange w:id="11837" w:author="Summer 2023 updates" w:date="2024-07-31T13:42:00Z">
          <w:pPr>
            <w:tabs>
              <w:tab w:val="left" w:pos="360"/>
            </w:tabs>
            <w:spacing w:after="240"/>
          </w:pPr>
        </w:pPrChange>
      </w:pPr>
      <w:r>
        <w:rPr>
          <w:rPrChange w:id="11838" w:author="Summer 2023 updates" w:date="2024-07-31T13:42:00Z">
            <w:rPr>
              <w:color w:val="000000" w:themeColor="text1"/>
            </w:rPr>
          </w:rPrChange>
        </w:rPr>
        <w:t>The Teacher Education Committee reviews applications at the conclusion of each semester. St</w:t>
      </w:r>
      <w:r w:rsidR="00876667" w:rsidRPr="00424939">
        <w:rPr>
          <w:rPrChange w:id="11839" w:author="Summer 2023 updates" w:date="2024-07-31T13:42:00Z">
            <w:rPr>
              <w:color w:val="000000" w:themeColor="text1"/>
            </w:rPr>
          </w:rPrChange>
        </w:rPr>
        <w:t>udent</w:t>
      </w:r>
      <w:r>
        <w:rPr>
          <w:rPrChange w:id="11840" w:author="Summer 2023 updates" w:date="2024-07-31T13:42:00Z">
            <w:rPr>
              <w:color w:val="000000" w:themeColor="text1"/>
            </w:rPr>
          </w:rPrChange>
        </w:rPr>
        <w:t>s</w:t>
      </w:r>
      <w:r w:rsidR="00876667" w:rsidRPr="00424939">
        <w:rPr>
          <w:rPrChange w:id="11841" w:author="Summer 2023 updates" w:date="2024-07-31T13:42:00Z">
            <w:rPr>
              <w:color w:val="000000" w:themeColor="text1"/>
            </w:rPr>
          </w:rPrChange>
        </w:rPr>
        <w:t xml:space="preserve"> </w:t>
      </w:r>
      <w:r>
        <w:rPr>
          <w:rPrChange w:id="11842" w:author="Summer 2023 updates" w:date="2024-07-31T13:42:00Z">
            <w:rPr>
              <w:color w:val="000000" w:themeColor="text1"/>
            </w:rPr>
          </w:rPrChange>
        </w:rPr>
        <w:t>are</w:t>
      </w:r>
      <w:r w:rsidR="00876667" w:rsidRPr="00424939">
        <w:rPr>
          <w:rPrChange w:id="11843" w:author="Summer 2023 updates" w:date="2024-07-31T13:42:00Z">
            <w:rPr>
              <w:color w:val="000000" w:themeColor="text1"/>
            </w:rPr>
          </w:rPrChange>
        </w:rPr>
        <w:t xml:space="preserve"> notified in writing regarding the committee’s decision. Appeals</w:t>
      </w:r>
      <w:r w:rsidR="008C196D" w:rsidRPr="00424939">
        <w:rPr>
          <w:rPrChange w:id="11844" w:author="Summer 2023 updates" w:date="2024-07-31T13:42:00Z">
            <w:rPr>
              <w:color w:val="000000" w:themeColor="text1"/>
            </w:rPr>
          </w:rPrChange>
        </w:rPr>
        <w:fldChar w:fldCharType="begin"/>
      </w:r>
      <w:r w:rsidR="008C196D" w:rsidRPr="00424939">
        <w:rPr>
          <w:rPrChange w:id="11845" w:author="Summer 2023 updates" w:date="2024-07-31T13:42:00Z">
            <w:rPr>
              <w:color w:val="000000" w:themeColor="text1"/>
            </w:rPr>
          </w:rPrChange>
        </w:rPr>
        <w:instrText xml:space="preserve"> XE "</w:instrText>
      </w:r>
      <w:r w:rsidR="008C196D" w:rsidRPr="00424939">
        <w:rPr>
          <w:b/>
          <w:rPrChange w:id="11846" w:author="Summer 2023 updates" w:date="2024-07-31T13:42:00Z">
            <w:rPr>
              <w:b/>
              <w:color w:val="000000" w:themeColor="text1"/>
            </w:rPr>
          </w:rPrChange>
        </w:rPr>
        <w:instrText>Appeals</w:instrText>
      </w:r>
      <w:r w:rsidR="008C196D" w:rsidRPr="00424939">
        <w:rPr>
          <w:rPrChange w:id="11847" w:author="Summer 2023 updates" w:date="2024-07-31T13:42:00Z">
            <w:rPr>
              <w:color w:val="000000" w:themeColor="text1"/>
            </w:rPr>
          </w:rPrChange>
        </w:rPr>
        <w:instrText xml:space="preserve">" </w:instrText>
      </w:r>
      <w:r w:rsidR="008C196D" w:rsidRPr="00424939">
        <w:rPr>
          <w:rPrChange w:id="11848" w:author="Summer 2023 updates" w:date="2024-07-31T13:42:00Z">
            <w:rPr>
              <w:color w:val="000000" w:themeColor="text1"/>
            </w:rPr>
          </w:rPrChange>
        </w:rPr>
        <w:fldChar w:fldCharType="end"/>
      </w:r>
      <w:r w:rsidR="00876667" w:rsidRPr="00424939">
        <w:rPr>
          <w:rPrChange w:id="11849" w:author="Summer 2023 updates" w:date="2024-07-31T13:42:00Z">
            <w:rPr>
              <w:color w:val="000000" w:themeColor="text1"/>
            </w:rPr>
          </w:rPrChange>
        </w:rPr>
        <w:t xml:space="preserve"> may be made to the committee in writing. The committee evaluates such appeals on an individual basis, using its best judgment of the student’s suitability to enter the teaching profession. The process for further appeals is detailed in the </w:t>
      </w:r>
      <w:r w:rsidR="00E205AF" w:rsidRPr="00424939">
        <w:rPr>
          <w:i/>
          <w:rPrChange w:id="11850" w:author="Summer 2023 updates" w:date="2024-07-31T13:42:00Z">
            <w:rPr>
              <w:i/>
              <w:color w:val="000000" w:themeColor="text1"/>
            </w:rPr>
          </w:rPrChange>
        </w:rPr>
        <w:t>Guide to Teacher Education</w:t>
      </w:r>
      <w:r w:rsidR="00876667" w:rsidRPr="00424939">
        <w:rPr>
          <w:i/>
          <w:rPrChange w:id="11851" w:author="Summer 2023 updates" w:date="2024-07-31T13:42:00Z">
            <w:rPr>
              <w:i/>
              <w:color w:val="000000" w:themeColor="text1"/>
            </w:rPr>
          </w:rPrChange>
        </w:rPr>
        <w:t>.</w:t>
      </w:r>
    </w:p>
    <w:p w14:paraId="748DDABC" w14:textId="21300D20" w:rsidR="00876667" w:rsidRPr="00424939" w:rsidRDefault="00876667" w:rsidP="00E10B7B">
      <w:pPr>
        <w:pStyle w:val="Noparagraphstyle"/>
        <w:spacing w:before="120" w:line="240" w:lineRule="auto"/>
        <w:jc w:val="left"/>
        <w:rPr>
          <w:rFonts w:ascii="Garamond" w:hAnsi="Garamond" w:cs="Times New Roman"/>
          <w:b/>
          <w:color w:val="000000" w:themeColor="text1"/>
          <w:sz w:val="22"/>
          <w:szCs w:val="22"/>
        </w:rPr>
        <w:pPrChange w:id="11852"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Graduates</w:t>
      </w:r>
      <w:r w:rsidR="00C95C11">
        <w:rPr>
          <w:rFonts w:ascii="Garamond" w:hAnsi="Garamond" w:cs="Times New Roman"/>
          <w:b/>
          <w:color w:val="000000" w:themeColor="text1"/>
          <w:sz w:val="22"/>
          <w:szCs w:val="22"/>
        </w:rPr>
        <w:t>/Transfers from</w:t>
      </w:r>
      <w:r w:rsidR="008C196D" w:rsidRPr="00424939">
        <w:rPr>
          <w:rFonts w:ascii="Garamond" w:hAnsi="Garamond" w:cs="Times New Roman"/>
          <w:b/>
          <w:color w:val="000000" w:themeColor="text1"/>
          <w:sz w:val="22"/>
          <w:szCs w:val="22"/>
        </w:rPr>
        <w:fldChar w:fldCharType="begin"/>
      </w:r>
      <w:r w:rsidR="008C196D" w:rsidRPr="00424939">
        <w:rPr>
          <w:rFonts w:ascii="Garamond" w:hAnsi="Garamond"/>
          <w:color w:val="000000" w:themeColor="text1"/>
        </w:rPr>
        <w:instrText xml:space="preserve"> XE "Graduates" </w:instrText>
      </w:r>
      <w:r w:rsidR="008C196D"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Other Institutions </w:t>
      </w:r>
    </w:p>
    <w:p w14:paraId="0AF131ED" w14:textId="77777777" w:rsidR="00C95C11" w:rsidRPr="00C95C11" w:rsidRDefault="00C95C11" w:rsidP="00C95C11">
      <w:pPr>
        <w:pStyle w:val="Noparagraphstyle"/>
        <w:spacing w:line="240" w:lineRule="auto"/>
        <w:rPr>
          <w:rFonts w:ascii="Garamond" w:hAnsi="Garamond" w:cs="Times New Roman"/>
          <w:color w:val="000000" w:themeColor="text1"/>
          <w:sz w:val="22"/>
          <w:szCs w:val="22"/>
        </w:rPr>
      </w:pPr>
      <w:r w:rsidRPr="00C95C11">
        <w:rPr>
          <w:rFonts w:ascii="Garamond" w:hAnsi="Garamond" w:cs="Times New Roman"/>
          <w:color w:val="000000" w:themeColor="text1"/>
          <w:sz w:val="22"/>
          <w:szCs w:val="22"/>
        </w:rPr>
        <w:t>Graduates/transfers from other institutions should submit transcripts and all other relevant materials for</w:t>
      </w:r>
    </w:p>
    <w:p w14:paraId="34D33C87" w14:textId="2971F096" w:rsidR="00397EB2" w:rsidRPr="00F5072B" w:rsidRDefault="00C95C11" w:rsidP="005F7DCB">
      <w:pPr>
        <w:rPr>
          <w:rPrChange w:id="11853" w:author="Summer 2023 updates" w:date="2024-07-31T13:42:00Z">
            <w:rPr>
              <w:rFonts w:ascii="Garamond" w:hAnsi="Garamond"/>
              <w:color w:val="000000" w:themeColor="text1"/>
              <w:sz w:val="22"/>
            </w:rPr>
          </w:rPrChange>
        </w:rPr>
        <w:pPrChange w:id="11854" w:author="Summer 2023 updates" w:date="2024-07-31T13:42:00Z">
          <w:pPr>
            <w:pStyle w:val="Noparagraphstyle"/>
            <w:spacing w:line="240" w:lineRule="auto"/>
            <w:jc w:val="left"/>
          </w:pPr>
        </w:pPrChange>
      </w:pPr>
      <w:r w:rsidRPr="00C95C11">
        <w:rPr>
          <w:rPrChange w:id="11855" w:author="Summer 2023 updates" w:date="2024-07-31T13:42:00Z">
            <w:rPr>
              <w:rFonts w:ascii="Garamond" w:hAnsi="Garamond"/>
              <w:color w:val="000000" w:themeColor="text1"/>
              <w:sz w:val="22"/>
            </w:rPr>
          </w:rPrChange>
        </w:rPr>
        <w:t xml:space="preserve">review to the Education </w:t>
      </w:r>
      <w:r w:rsidR="005555FD">
        <w:rPr>
          <w:rPrChange w:id="11856" w:author="Summer 2023 updates" w:date="2024-07-31T13:42:00Z">
            <w:rPr>
              <w:rFonts w:ascii="Garamond" w:hAnsi="Garamond"/>
              <w:color w:val="000000" w:themeColor="text1"/>
              <w:sz w:val="22"/>
            </w:rPr>
          </w:rPrChange>
        </w:rPr>
        <w:t>department chair</w:t>
      </w:r>
      <w:r w:rsidRPr="00C95C11">
        <w:rPr>
          <w:rPrChange w:id="11857" w:author="Summer 2023 updates" w:date="2024-07-31T13:42:00Z">
            <w:rPr>
              <w:rFonts w:ascii="Garamond" w:hAnsi="Garamond"/>
              <w:color w:val="000000" w:themeColor="text1"/>
              <w:sz w:val="22"/>
            </w:rPr>
          </w:rPrChange>
        </w:rPr>
        <w:t>.</w:t>
      </w:r>
      <w:r>
        <w:rPr>
          <w:rPrChange w:id="11858" w:author="Summer 2023 updates" w:date="2024-07-31T13:42:00Z">
            <w:rPr>
              <w:rFonts w:ascii="Garamond" w:hAnsi="Garamond"/>
              <w:color w:val="000000" w:themeColor="text1"/>
              <w:sz w:val="22"/>
            </w:rPr>
          </w:rPrChange>
        </w:rPr>
        <w:t xml:space="preserve"> </w:t>
      </w:r>
      <w:r w:rsidR="00876667" w:rsidRPr="00424939">
        <w:rPr>
          <w:rPrChange w:id="11859" w:author="Summer 2023 updates" w:date="2024-07-31T13:42:00Z">
            <w:rPr>
              <w:rFonts w:ascii="Garamond" w:hAnsi="Garamond"/>
              <w:color w:val="000000" w:themeColor="text1"/>
              <w:sz w:val="22"/>
            </w:rPr>
          </w:rPrChange>
        </w:rPr>
        <w:t>In most cases</w:t>
      </w:r>
      <w:r>
        <w:rPr>
          <w:rPrChange w:id="11860" w:author="Summer 2023 updates" w:date="2024-07-31T13:42:00Z">
            <w:rPr>
              <w:rFonts w:ascii="Garamond" w:hAnsi="Garamond"/>
              <w:color w:val="000000" w:themeColor="text1"/>
              <w:sz w:val="22"/>
            </w:rPr>
          </w:rPrChange>
        </w:rPr>
        <w:t>, applicants are required to take a minimum of four EDU courses at Coe, in which</w:t>
      </w:r>
      <w:r w:rsidR="00876667" w:rsidRPr="00424939">
        <w:rPr>
          <w:rPrChange w:id="11861" w:author="Summer 2023 updates" w:date="2024-07-31T13:42:00Z">
            <w:rPr>
              <w:rFonts w:ascii="Garamond" w:hAnsi="Garamond"/>
              <w:color w:val="000000" w:themeColor="text1"/>
              <w:sz w:val="22"/>
            </w:rPr>
          </w:rPrChange>
        </w:rPr>
        <w:t xml:space="preserve"> at least a 2.7 GPA</w:t>
      </w:r>
      <w:r w:rsidR="008C196D" w:rsidRPr="00424939">
        <w:rPr>
          <w:rPrChange w:id="11862" w:author="Summer 2023 updates" w:date="2024-07-31T13:42:00Z">
            <w:rPr>
              <w:rFonts w:ascii="Garamond" w:hAnsi="Garamond"/>
              <w:color w:val="000000" w:themeColor="text1"/>
              <w:sz w:val="22"/>
            </w:rPr>
          </w:rPrChange>
        </w:rPr>
        <w:fldChar w:fldCharType="begin"/>
      </w:r>
      <w:r w:rsidR="008C196D" w:rsidRPr="00424939">
        <w:rPr>
          <w:rPrChange w:id="11863" w:author="Summer 2023 updates" w:date="2024-07-31T13:42:00Z">
            <w:rPr>
              <w:rFonts w:ascii="Garamond" w:hAnsi="Garamond"/>
              <w:color w:val="000000" w:themeColor="text1"/>
            </w:rPr>
          </w:rPrChange>
        </w:rPr>
        <w:instrText xml:space="preserve"> XE "</w:instrText>
      </w:r>
      <w:r w:rsidR="008C196D" w:rsidRPr="00424939">
        <w:rPr>
          <w:b/>
          <w:rPrChange w:id="11864" w:author="Summer 2023 updates" w:date="2024-07-31T13:42:00Z">
            <w:rPr>
              <w:rFonts w:ascii="Garamond" w:hAnsi="Garamond"/>
              <w:b/>
              <w:color w:val="000000" w:themeColor="text1"/>
            </w:rPr>
          </w:rPrChange>
        </w:rPr>
        <w:instrText>GPA</w:instrText>
      </w:r>
      <w:r w:rsidR="008C196D" w:rsidRPr="00424939">
        <w:rPr>
          <w:rPrChange w:id="11865" w:author="Summer 2023 updates" w:date="2024-07-31T13:42:00Z">
            <w:rPr>
              <w:rFonts w:ascii="Garamond" w:hAnsi="Garamond"/>
              <w:color w:val="000000" w:themeColor="text1"/>
            </w:rPr>
          </w:rPrChange>
        </w:rPr>
        <w:instrText xml:space="preserve">" </w:instrText>
      </w:r>
      <w:r w:rsidR="008C196D" w:rsidRPr="00424939">
        <w:rPr>
          <w:rPrChange w:id="11866" w:author="Summer 2023 updates" w:date="2024-07-31T13:42:00Z">
            <w:rPr>
              <w:rFonts w:ascii="Garamond" w:hAnsi="Garamond"/>
              <w:color w:val="000000" w:themeColor="text1"/>
              <w:sz w:val="22"/>
            </w:rPr>
          </w:rPrChange>
        </w:rPr>
        <w:fldChar w:fldCharType="end"/>
      </w:r>
      <w:r w:rsidR="00876667" w:rsidRPr="00424939">
        <w:rPr>
          <w:rPrChange w:id="11867" w:author="Summer 2023 updates" w:date="2024-07-31T13:42:00Z">
            <w:rPr>
              <w:rFonts w:ascii="Garamond" w:hAnsi="Garamond"/>
              <w:color w:val="000000" w:themeColor="text1"/>
              <w:sz w:val="22"/>
            </w:rPr>
          </w:rPrChange>
        </w:rPr>
        <w:t xml:space="preserve"> </w:t>
      </w:r>
      <w:r>
        <w:rPr>
          <w:rPrChange w:id="11868" w:author="Summer 2023 updates" w:date="2024-07-31T13:42:00Z">
            <w:rPr>
              <w:rFonts w:ascii="Garamond" w:hAnsi="Garamond"/>
              <w:color w:val="000000" w:themeColor="text1"/>
              <w:sz w:val="22"/>
            </w:rPr>
          </w:rPrChange>
        </w:rPr>
        <w:t xml:space="preserve">or higher and a “C” or better is earned, </w:t>
      </w:r>
      <w:r w:rsidR="00876667" w:rsidRPr="00424939">
        <w:rPr>
          <w:rPrChange w:id="11869" w:author="Summer 2023 updates" w:date="2024-07-31T13:42:00Z">
            <w:rPr>
              <w:rFonts w:ascii="Garamond" w:hAnsi="Garamond"/>
              <w:color w:val="000000" w:themeColor="text1"/>
              <w:sz w:val="22"/>
            </w:rPr>
          </w:rPrChange>
        </w:rPr>
        <w:t xml:space="preserve">prior to student teaching. </w:t>
      </w:r>
    </w:p>
    <w:p w14:paraId="79DADBA4" w14:textId="276C3BFB" w:rsidR="00876667" w:rsidRDefault="00C95C11" w:rsidP="00876667">
      <w:pPr>
        <w:tabs>
          <w:tab w:val="left" w:pos="360"/>
        </w:tabs>
        <w:rPr>
          <w:rFonts w:cs="Times New Roman"/>
          <w:color w:val="000000" w:themeColor="text1"/>
        </w:rPr>
      </w:pPr>
      <w:r>
        <w:rPr>
          <w:rFonts w:cs="Times New Roman"/>
          <w:color w:val="000000" w:themeColor="text1"/>
        </w:rPr>
        <w:t xml:space="preserve">Students who </w:t>
      </w:r>
      <w:r w:rsidR="00876667" w:rsidRPr="00424939">
        <w:rPr>
          <w:rFonts w:cs="Times New Roman"/>
          <w:color w:val="000000" w:themeColor="text1"/>
        </w:rPr>
        <w:t>received the highest degree more than 10 years prior to application to the</w:t>
      </w:r>
      <w:r>
        <w:rPr>
          <w:rFonts w:cs="Times New Roman"/>
          <w:color w:val="000000" w:themeColor="text1"/>
        </w:rPr>
        <w:t xml:space="preserve"> Teacher</w:t>
      </w:r>
      <w:r w:rsidR="00876667" w:rsidRPr="00424939">
        <w:rPr>
          <w:rFonts w:cs="Times New Roman"/>
          <w:color w:val="000000" w:themeColor="text1"/>
        </w:rPr>
        <w:t xml:space="preserve"> </w:t>
      </w:r>
      <w:r w:rsidR="007F5CA1" w:rsidRPr="00424939">
        <w:rPr>
          <w:rFonts w:cs="Times New Roman"/>
          <w:color w:val="000000" w:themeColor="text1"/>
        </w:rPr>
        <w:t>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76667" w:rsidRPr="00424939">
        <w:rPr>
          <w:rFonts w:cs="Times New Roman"/>
          <w:color w:val="000000" w:themeColor="text1"/>
        </w:rPr>
        <w:t xml:space="preserve"> </w:t>
      </w:r>
      <w:r w:rsidR="00F23E06" w:rsidRPr="00424939">
        <w:rPr>
          <w:rFonts w:cs="Times New Roman"/>
          <w:color w:val="000000" w:themeColor="text1"/>
        </w:rPr>
        <w:t>Program must</w:t>
      </w:r>
      <w:r w:rsidR="00876667" w:rsidRPr="00424939">
        <w:rPr>
          <w:rFonts w:cs="Times New Roman"/>
          <w:color w:val="000000" w:themeColor="text1"/>
        </w:rPr>
        <w:t xml:space="preserve"> complete two additional courses at Coe in the major area, with a grade of “</w:t>
      </w:r>
      <w:r w:rsidR="00ED0F68">
        <w:rPr>
          <w:rFonts w:cs="Times New Roman"/>
          <w:color w:val="000000" w:themeColor="text1"/>
        </w:rPr>
        <w:t xml:space="preserve">C” </w:t>
      </w:r>
      <w:r w:rsidR="00876667" w:rsidRPr="00424939">
        <w:rPr>
          <w:rFonts w:cs="Times New Roman"/>
          <w:color w:val="000000" w:themeColor="text1"/>
        </w:rPr>
        <w:t xml:space="preserve">or </w:t>
      </w:r>
      <w:r w:rsidR="00ED0F68">
        <w:rPr>
          <w:rFonts w:cs="Times New Roman"/>
          <w:color w:val="000000" w:themeColor="text1"/>
        </w:rPr>
        <w:t xml:space="preserve">better, </w:t>
      </w:r>
      <w:r w:rsidR="00876667" w:rsidRPr="00424939">
        <w:rPr>
          <w:rFonts w:cs="Times New Roman"/>
          <w:color w:val="000000" w:themeColor="text1"/>
        </w:rPr>
        <w:t xml:space="preserve">in addition to the required professional education courses. </w:t>
      </w:r>
    </w:p>
    <w:p w14:paraId="1D4ADF06" w14:textId="77777777" w:rsidR="00895008" w:rsidRDefault="00895008" w:rsidP="00876667">
      <w:pPr>
        <w:tabs>
          <w:tab w:val="left" w:pos="360"/>
        </w:tabs>
        <w:rPr>
          <w:del w:id="11870" w:author="Summer 2023 updates" w:date="2024-07-31T13:42:00Z"/>
          <w:rFonts w:cs="Times New Roman"/>
          <w:color w:val="000000" w:themeColor="text1"/>
        </w:rPr>
      </w:pPr>
    </w:p>
    <w:p w14:paraId="5C5AA8CB" w14:textId="77777777" w:rsidR="00784273" w:rsidRDefault="00784273">
      <w:pPr>
        <w:spacing w:after="200" w:line="276" w:lineRule="auto"/>
        <w:rPr>
          <w:del w:id="11871" w:author="Summer 2023 updates" w:date="2024-07-31T13:42:00Z"/>
          <w:b/>
          <w:color w:val="000000" w:themeColor="text1"/>
        </w:rPr>
      </w:pPr>
      <w:del w:id="11872" w:author="Summer 2023 updates" w:date="2024-07-31T13:42:00Z">
        <w:r>
          <w:rPr>
            <w:b/>
            <w:color w:val="000000" w:themeColor="text1"/>
          </w:rPr>
          <w:br w:type="page"/>
        </w:r>
      </w:del>
    </w:p>
    <w:p w14:paraId="4F2BA67B" w14:textId="7A8332BF" w:rsidR="00895008" w:rsidRDefault="00895008" w:rsidP="00E10B7B">
      <w:pPr>
        <w:tabs>
          <w:tab w:val="left" w:pos="360"/>
        </w:tabs>
        <w:spacing w:before="120" w:after="0"/>
        <w:rPr>
          <w:b/>
          <w:color w:val="000000" w:themeColor="text1"/>
        </w:rPr>
        <w:pPrChange w:id="11873" w:author="Summer 2023 updates" w:date="2024-07-31T13:42:00Z">
          <w:pPr>
            <w:tabs>
              <w:tab w:val="left" w:pos="360"/>
            </w:tabs>
            <w:spacing w:after="0"/>
          </w:pPr>
        </w:pPrChange>
      </w:pPr>
      <w:r w:rsidRPr="00895008">
        <w:rPr>
          <w:b/>
          <w:color w:val="000000" w:themeColor="text1"/>
        </w:rPr>
        <w:t>Ele</w:t>
      </w:r>
      <w:r>
        <w:rPr>
          <w:b/>
          <w:color w:val="000000" w:themeColor="text1"/>
        </w:rPr>
        <w:t xml:space="preserve">mentary Education/Non-Licensure </w:t>
      </w:r>
    </w:p>
    <w:p w14:paraId="6B40FBB4" w14:textId="7636655B" w:rsidR="00895008" w:rsidRPr="008C1DF8" w:rsidRDefault="00895008" w:rsidP="00E10B7B">
      <w:pPr>
        <w:rPr>
          <w:rPrChange w:id="11874" w:author="Summer 2023 updates" w:date="2024-07-31T13:42:00Z">
            <w:rPr>
              <w:color w:val="000000" w:themeColor="text1"/>
            </w:rPr>
          </w:rPrChange>
        </w:rPr>
        <w:pPrChange w:id="11875" w:author="Summer 2023 updates" w:date="2024-07-31T13:42:00Z">
          <w:pPr>
            <w:tabs>
              <w:tab w:val="left" w:pos="360"/>
            </w:tabs>
          </w:pPr>
        </w:pPrChange>
      </w:pPr>
      <w:r w:rsidRPr="00895008">
        <w:rPr>
          <w:rPrChange w:id="11876" w:author="Summer 2023 updates" w:date="2024-07-31T13:42:00Z">
            <w:rPr>
              <w:color w:val="000000" w:themeColor="text1"/>
            </w:rPr>
          </w:rPrChange>
        </w:rPr>
        <w:t>The majority of students who major in elementary education intend to become licensed K–6 classroom</w:t>
      </w:r>
      <w:r>
        <w:rPr>
          <w:b/>
          <w:rPrChange w:id="11877" w:author="Summer 2023 updates" w:date="2024-07-31T13:42:00Z">
            <w:rPr>
              <w:b/>
              <w:color w:val="000000" w:themeColor="text1"/>
            </w:rPr>
          </w:rPrChange>
        </w:rPr>
        <w:t xml:space="preserve"> </w:t>
      </w:r>
      <w:r w:rsidRPr="00895008">
        <w:rPr>
          <w:rPrChange w:id="11878" w:author="Summer 2023 updates" w:date="2024-07-31T13:42:00Z">
            <w:rPr>
              <w:color w:val="000000" w:themeColor="text1"/>
            </w:rPr>
          </w:rPrChange>
        </w:rPr>
        <w:t>teachers and complete one term of full-time student teaching after completing the major requirements.</w:t>
      </w:r>
      <w:r>
        <w:rPr>
          <w:b/>
          <w:rPrChange w:id="11879" w:author="Summer 2023 updates" w:date="2024-07-31T13:42:00Z">
            <w:rPr>
              <w:b/>
              <w:color w:val="000000" w:themeColor="text1"/>
            </w:rPr>
          </w:rPrChange>
        </w:rPr>
        <w:t xml:space="preserve"> </w:t>
      </w:r>
      <w:r w:rsidRPr="00895008">
        <w:rPr>
          <w:rPrChange w:id="11880" w:author="Summer 2023 updates" w:date="2024-07-31T13:42:00Z">
            <w:rPr>
              <w:color w:val="000000" w:themeColor="text1"/>
            </w:rPr>
          </w:rPrChange>
        </w:rPr>
        <w:t>Occasionally, however, a student may wish to work with young children in settings other than those for</w:t>
      </w:r>
      <w:r>
        <w:rPr>
          <w:b/>
          <w:rPrChange w:id="11881" w:author="Summer 2023 updates" w:date="2024-07-31T13:42:00Z">
            <w:rPr>
              <w:b/>
              <w:color w:val="000000" w:themeColor="text1"/>
            </w:rPr>
          </w:rPrChange>
        </w:rPr>
        <w:t xml:space="preserve"> </w:t>
      </w:r>
      <w:r w:rsidRPr="00895008">
        <w:rPr>
          <w:rPrChange w:id="11882" w:author="Summer 2023 updates" w:date="2024-07-31T13:42:00Z">
            <w:rPr>
              <w:color w:val="000000" w:themeColor="text1"/>
            </w:rPr>
          </w:rPrChange>
        </w:rPr>
        <w:t>which certification is required. Such students may complete all of the required course work for the</w:t>
      </w:r>
      <w:r>
        <w:rPr>
          <w:b/>
          <w:rPrChange w:id="11883" w:author="Summer 2023 updates" w:date="2024-07-31T13:42:00Z">
            <w:rPr>
              <w:b/>
              <w:color w:val="000000" w:themeColor="text1"/>
            </w:rPr>
          </w:rPrChange>
        </w:rPr>
        <w:t xml:space="preserve"> </w:t>
      </w:r>
      <w:r w:rsidRPr="00895008">
        <w:rPr>
          <w:rPrChange w:id="11884" w:author="Summer 2023 updates" w:date="2024-07-31T13:42:00Z">
            <w:rPr>
              <w:color w:val="000000" w:themeColor="text1"/>
            </w:rPr>
          </w:rPrChange>
        </w:rPr>
        <w:t>elementary education major without student teaching and are advised on supplementary course work to</w:t>
      </w:r>
      <w:r>
        <w:rPr>
          <w:b/>
          <w:rPrChange w:id="11885" w:author="Summer 2023 updates" w:date="2024-07-31T13:42:00Z">
            <w:rPr>
              <w:b/>
              <w:color w:val="000000" w:themeColor="text1"/>
            </w:rPr>
          </w:rPrChange>
        </w:rPr>
        <w:t xml:space="preserve"> </w:t>
      </w:r>
      <w:r w:rsidRPr="00895008">
        <w:rPr>
          <w:rPrChange w:id="11886" w:author="Summer 2023 updates" w:date="2024-07-31T13:42:00Z">
            <w:rPr>
              <w:color w:val="000000" w:themeColor="text1"/>
            </w:rPr>
          </w:rPrChange>
        </w:rPr>
        <w:t>support their goals.</w:t>
      </w:r>
    </w:p>
    <w:p w14:paraId="1B05203C" w14:textId="06133200" w:rsidR="00317324" w:rsidRPr="00F5072B" w:rsidRDefault="0081633B" w:rsidP="00E10B7B">
      <w:pPr>
        <w:pStyle w:val="Noparagraphstyle"/>
        <w:spacing w:before="120" w:line="240" w:lineRule="auto"/>
        <w:jc w:val="left"/>
        <w:rPr>
          <w:rFonts w:ascii="Garamond" w:hAnsi="Garamond" w:cs="Times New Roman"/>
          <w:b/>
          <w:caps/>
          <w:color w:val="000000" w:themeColor="text1"/>
        </w:rPr>
        <w:pPrChange w:id="11887" w:author="Summer 2023 updates" w:date="2024-07-31T13:42:00Z">
          <w:pPr>
            <w:pStyle w:val="Noparagraphstyle"/>
            <w:spacing w:line="240" w:lineRule="auto"/>
            <w:jc w:val="left"/>
          </w:pPr>
        </w:pPrChange>
      </w:pPr>
      <w:r w:rsidRPr="00397EB2">
        <w:rPr>
          <w:rFonts w:ascii="Garamond" w:hAnsi="Garamond" w:cs="Times New Roman"/>
          <w:b/>
          <w:caps/>
          <w:color w:val="000000" w:themeColor="text1"/>
        </w:rPr>
        <w:t xml:space="preserve">Requirements for Students Pursuing Teaching Licenses </w:t>
      </w:r>
    </w:p>
    <w:p w14:paraId="30CDC15C" w14:textId="1FDB3B76" w:rsidR="00317324" w:rsidRDefault="0081633B" w:rsidP="00E10B7B">
      <w:pPr>
        <w:rPr>
          <w:rPrChange w:id="11888" w:author="Summer 2023 updates" w:date="2024-07-31T13:42:00Z">
            <w:rPr>
              <w:color w:val="000000" w:themeColor="text1"/>
            </w:rPr>
          </w:rPrChange>
        </w:rPr>
        <w:pPrChange w:id="11889" w:author="Summer 2023 updates" w:date="2024-07-31T13:42:00Z">
          <w:pPr>
            <w:tabs>
              <w:tab w:val="left" w:pos="360"/>
            </w:tabs>
          </w:pPr>
        </w:pPrChange>
      </w:pPr>
      <w:r w:rsidRPr="00424939">
        <w:rPr>
          <w:rPrChange w:id="11890" w:author="Summer 2023 updates" w:date="2024-07-31T13:42:00Z">
            <w:rPr>
              <w:color w:val="000000" w:themeColor="text1"/>
            </w:rPr>
          </w:rPrChange>
        </w:rPr>
        <w:t>To be recommended for licensure in any of the categories listed below, a student must have a baccalaureate degree, a cumulative GPA</w:t>
      </w:r>
      <w:r w:rsidR="008C196D" w:rsidRPr="00424939">
        <w:rPr>
          <w:rPrChange w:id="11891" w:author="Summer 2023 updates" w:date="2024-07-31T13:42:00Z">
            <w:rPr>
              <w:color w:val="000000" w:themeColor="text1"/>
            </w:rPr>
          </w:rPrChange>
        </w:rPr>
        <w:fldChar w:fldCharType="begin"/>
      </w:r>
      <w:r w:rsidR="008C196D" w:rsidRPr="00424939">
        <w:rPr>
          <w:rPrChange w:id="11892" w:author="Summer 2023 updates" w:date="2024-07-31T13:42:00Z">
            <w:rPr>
              <w:color w:val="000000" w:themeColor="text1"/>
            </w:rPr>
          </w:rPrChange>
        </w:rPr>
        <w:instrText xml:space="preserve"> XE "</w:instrText>
      </w:r>
      <w:r w:rsidR="008C196D" w:rsidRPr="00424939">
        <w:rPr>
          <w:b/>
          <w:rPrChange w:id="11893" w:author="Summer 2023 updates" w:date="2024-07-31T13:42:00Z">
            <w:rPr>
              <w:b/>
              <w:color w:val="000000" w:themeColor="text1"/>
            </w:rPr>
          </w:rPrChange>
        </w:rPr>
        <w:instrText>GPA</w:instrText>
      </w:r>
      <w:r w:rsidR="008C196D" w:rsidRPr="00424939">
        <w:rPr>
          <w:rPrChange w:id="11894" w:author="Summer 2023 updates" w:date="2024-07-31T13:42:00Z">
            <w:rPr>
              <w:color w:val="000000" w:themeColor="text1"/>
            </w:rPr>
          </w:rPrChange>
        </w:rPr>
        <w:instrText xml:space="preserve">" </w:instrText>
      </w:r>
      <w:r w:rsidR="008C196D" w:rsidRPr="00424939">
        <w:rPr>
          <w:rPrChange w:id="11895" w:author="Summer 2023 updates" w:date="2024-07-31T13:42:00Z">
            <w:rPr>
              <w:color w:val="000000" w:themeColor="text1"/>
            </w:rPr>
          </w:rPrChange>
        </w:rPr>
        <w:fldChar w:fldCharType="end"/>
      </w:r>
      <w:r w:rsidRPr="00424939">
        <w:rPr>
          <w:rPrChange w:id="11896" w:author="Summer 2023 updates" w:date="2024-07-31T13:42:00Z">
            <w:rPr>
              <w:color w:val="000000" w:themeColor="text1"/>
            </w:rPr>
          </w:rPrChange>
        </w:rPr>
        <w:t xml:space="preserve"> of at least 2.7, and at least a 2.7 GPA in each teaching field. The department can refuse to recommend for licensure a student who has been found to have violated the College’s Academic Integrity Policy.  </w:t>
      </w:r>
    </w:p>
    <w:p w14:paraId="7718D3CB" w14:textId="77777777" w:rsidR="00317324" w:rsidRPr="00317324" w:rsidRDefault="00317324" w:rsidP="00E10B7B">
      <w:pPr>
        <w:tabs>
          <w:tab w:val="left" w:pos="360"/>
        </w:tabs>
        <w:spacing w:before="120" w:after="0"/>
        <w:rPr>
          <w:rFonts w:cs="Times New Roman"/>
          <w:b/>
          <w:color w:val="000000" w:themeColor="text1"/>
        </w:rPr>
        <w:pPrChange w:id="11897" w:author="Summer 2023 updates" w:date="2024-07-31T13:42:00Z">
          <w:pPr>
            <w:tabs>
              <w:tab w:val="left" w:pos="360"/>
            </w:tabs>
          </w:pPr>
        </w:pPrChange>
      </w:pPr>
      <w:r w:rsidRPr="00317324">
        <w:rPr>
          <w:rFonts w:cs="Times New Roman"/>
          <w:b/>
          <w:color w:val="000000" w:themeColor="text1"/>
        </w:rPr>
        <w:t>Iowa Distribution Requirements for All Students Seeking Licensure</w:t>
      </w:r>
    </w:p>
    <w:p w14:paraId="7CAE9592" w14:textId="5DC8332E" w:rsidR="00317324" w:rsidRDefault="00317324" w:rsidP="00E10B7B">
      <w:pPr>
        <w:rPr>
          <w:rPrChange w:id="11898" w:author="Summer 2023 updates" w:date="2024-07-31T13:42:00Z">
            <w:rPr>
              <w:color w:val="000000" w:themeColor="text1"/>
            </w:rPr>
          </w:rPrChange>
        </w:rPr>
        <w:pPrChange w:id="11899" w:author="Summer 2023 updates" w:date="2024-07-31T13:42:00Z">
          <w:pPr>
            <w:tabs>
              <w:tab w:val="left" w:pos="360"/>
            </w:tabs>
          </w:pPr>
        </w:pPrChange>
      </w:pPr>
      <w:r w:rsidRPr="00317324">
        <w:rPr>
          <w:rPrChange w:id="11900" w:author="Summer 2023 updates" w:date="2024-07-31T13:42:00Z">
            <w:rPr>
              <w:color w:val="000000" w:themeColor="text1"/>
            </w:rPr>
          </w:rPrChange>
        </w:rPr>
        <w:t>According to state regulations, all teacher</w:t>
      </w:r>
      <w:r>
        <w:rPr>
          <w:rPrChange w:id="11901" w:author="Summer 2023 updates" w:date="2024-07-31T13:42:00Z">
            <w:rPr>
              <w:color w:val="000000" w:themeColor="text1"/>
            </w:rPr>
          </w:rPrChange>
        </w:rPr>
        <w:t>s</w:t>
      </w:r>
      <w:r w:rsidRPr="00317324">
        <w:rPr>
          <w:rPrChange w:id="11902" w:author="Summer 2023 updates" w:date="2024-07-31T13:42:00Z">
            <w:rPr>
              <w:color w:val="000000" w:themeColor="text1"/>
            </w:rPr>
          </w:rPrChange>
        </w:rPr>
        <w:t xml:space="preserve"> i</w:t>
      </w:r>
      <w:r>
        <w:rPr>
          <w:rPrChange w:id="11903" w:author="Summer 2023 updates" w:date="2024-07-31T13:42:00Z">
            <w:rPr>
              <w:color w:val="000000" w:themeColor="text1"/>
            </w:rPr>
          </w:rPrChange>
        </w:rPr>
        <w:t xml:space="preserve">n Iowa “shall acquire a core of </w:t>
      </w:r>
      <w:r w:rsidRPr="00317324">
        <w:rPr>
          <w:rPrChange w:id="11904" w:author="Summer 2023 updates" w:date="2024-07-31T13:42:00Z">
            <w:rPr>
              <w:color w:val="000000" w:themeColor="text1"/>
            </w:rPr>
          </w:rPrChange>
        </w:rPr>
        <w:t>liberal arts knowledge including, but not limited to, English composition, mathematic</w:t>
      </w:r>
      <w:r>
        <w:rPr>
          <w:rPrChange w:id="11905" w:author="Summer 2023 updates" w:date="2024-07-31T13:42:00Z">
            <w:rPr>
              <w:color w:val="000000" w:themeColor="text1"/>
            </w:rPr>
          </w:rPrChange>
        </w:rPr>
        <w:t xml:space="preserve">s, natural sciences, </w:t>
      </w:r>
      <w:r w:rsidRPr="00317324">
        <w:rPr>
          <w:rPrChange w:id="11906" w:author="Summer 2023 updates" w:date="2024-07-31T13:42:00Z">
            <w:rPr>
              <w:color w:val="000000" w:themeColor="text1"/>
            </w:rPr>
          </w:rPrChange>
        </w:rPr>
        <w:t>social sciences, and humanities.” While the state’s distribution requirements are consiste</w:t>
      </w:r>
      <w:r>
        <w:rPr>
          <w:rPrChange w:id="11907" w:author="Summer 2023 updates" w:date="2024-07-31T13:42:00Z">
            <w:rPr>
              <w:color w:val="000000" w:themeColor="text1"/>
            </w:rPr>
          </w:rPrChange>
        </w:rPr>
        <w:t xml:space="preserve">nt with Coe’s general education </w:t>
      </w:r>
      <w:r w:rsidRPr="00317324">
        <w:rPr>
          <w:rPrChange w:id="11908" w:author="Summer 2023 updates" w:date="2024-07-31T13:42:00Z">
            <w:rPr>
              <w:color w:val="000000" w:themeColor="text1"/>
            </w:rPr>
          </w:rPrChange>
        </w:rPr>
        <w:t>requirements, they are not automatically met by these requirements. Ed</w:t>
      </w:r>
      <w:r>
        <w:rPr>
          <w:rPrChange w:id="11909" w:author="Summer 2023 updates" w:date="2024-07-31T13:42:00Z">
            <w:rPr>
              <w:color w:val="000000" w:themeColor="text1"/>
            </w:rPr>
          </w:rPrChange>
        </w:rPr>
        <w:t xml:space="preserve">ucation students should consult </w:t>
      </w:r>
      <w:r w:rsidRPr="00317324">
        <w:rPr>
          <w:rPrChange w:id="11910" w:author="Summer 2023 updates" w:date="2024-07-31T13:42:00Z">
            <w:rPr>
              <w:color w:val="000000" w:themeColor="text1"/>
            </w:rPr>
          </w:rPrChange>
        </w:rPr>
        <w:t>with their Education advisor to coordinate this mandate with the selection of courses for gen</w:t>
      </w:r>
      <w:r>
        <w:rPr>
          <w:rPrChange w:id="11911" w:author="Summer 2023 updates" w:date="2024-07-31T13:42:00Z">
            <w:rPr>
              <w:color w:val="000000" w:themeColor="text1"/>
            </w:rPr>
          </w:rPrChange>
        </w:rPr>
        <w:t>eral education</w:t>
      </w:r>
      <w:r w:rsidR="00C63696">
        <w:rPr>
          <w:rPrChange w:id="11912" w:author="Summer 2023 updates" w:date="2024-07-31T13:42:00Z">
            <w:rPr>
              <w:color w:val="000000" w:themeColor="text1"/>
            </w:rPr>
          </w:rPrChange>
        </w:rPr>
        <w:t>.</w:t>
      </w:r>
    </w:p>
    <w:p w14:paraId="359C7B3E" w14:textId="77777777" w:rsidR="005B4E5E" w:rsidRDefault="005B4E5E" w:rsidP="00317324">
      <w:pPr>
        <w:tabs>
          <w:tab w:val="left" w:pos="360"/>
        </w:tabs>
        <w:rPr>
          <w:rFonts w:cs="Times New Roman"/>
          <w:color w:val="000000" w:themeColor="text1"/>
        </w:rPr>
      </w:pPr>
    </w:p>
    <w:p w14:paraId="35ED8FB4" w14:textId="2BB8B678" w:rsidR="009E4C20" w:rsidRPr="00D82FB0" w:rsidRDefault="009E4C20" w:rsidP="00E10B7B">
      <w:pPr>
        <w:pStyle w:val="Heading4"/>
        <w:spacing w:before="120"/>
        <w:rPr>
          <w:smallCaps w:val="0"/>
        </w:rPr>
        <w:pPrChange w:id="11913" w:author="Summer 2023 updates" w:date="2024-07-31T13:42:00Z">
          <w:pPr>
            <w:pStyle w:val="Heading4"/>
            <w:spacing w:after="60"/>
          </w:pPr>
        </w:pPrChange>
      </w:pPr>
      <w:bookmarkStart w:id="11914" w:name="_Toc141355753"/>
      <w:bookmarkStart w:id="11915" w:name="_Toc110005234"/>
      <w:r>
        <w:rPr>
          <w:smallCaps w:val="0"/>
        </w:rPr>
        <w:t>Elementary Licensure</w:t>
      </w:r>
      <w:bookmarkEnd w:id="11914"/>
      <w:bookmarkEnd w:id="11915"/>
      <w:r w:rsidRPr="00D82FB0">
        <w:rPr>
          <w:smallCaps w:val="0"/>
        </w:rPr>
        <w:fldChar w:fldCharType="begin"/>
      </w:r>
      <w:r w:rsidRPr="00D82FB0">
        <w:rPr>
          <w:smallCaps w:val="0"/>
        </w:rPr>
        <w:instrText xml:space="preserve"> XE "Secondary Licensure" </w:instrText>
      </w:r>
      <w:r w:rsidRPr="00D82FB0">
        <w:rPr>
          <w:smallCaps w:val="0"/>
        </w:rPr>
        <w:fldChar w:fldCharType="end"/>
      </w:r>
    </w:p>
    <w:p w14:paraId="5490F14F" w14:textId="77777777" w:rsidR="00317324" w:rsidRPr="005B4E5E" w:rsidRDefault="00317324" w:rsidP="00A04A42">
      <w:pPr>
        <w:tabs>
          <w:tab w:val="left" w:pos="360"/>
        </w:tabs>
        <w:spacing w:before="120" w:after="0"/>
        <w:rPr>
          <w:rFonts w:cs="Times New Roman"/>
          <w:b/>
          <w:color w:val="000000" w:themeColor="text1"/>
        </w:rPr>
        <w:pPrChange w:id="11916" w:author="Summer 2023 updates" w:date="2024-07-31T13:42:00Z">
          <w:pPr>
            <w:tabs>
              <w:tab w:val="left" w:pos="360"/>
            </w:tabs>
          </w:pPr>
        </w:pPrChange>
      </w:pPr>
      <w:r w:rsidRPr="005B4E5E">
        <w:rPr>
          <w:rFonts w:cs="Times New Roman"/>
          <w:b/>
          <w:color w:val="000000" w:themeColor="text1"/>
        </w:rPr>
        <w:t>Requirements:</w:t>
      </w:r>
    </w:p>
    <w:p w14:paraId="13A9475D" w14:textId="77777777" w:rsidR="00C63696" w:rsidRDefault="005B4E5E" w:rsidP="00E500FB">
      <w:pPr>
        <w:pStyle w:val="ListParagraph"/>
        <w:numPr>
          <w:ilvl w:val="0"/>
          <w:numId w:val="144"/>
        </w:numPr>
        <w:tabs>
          <w:tab w:val="left" w:pos="360"/>
        </w:tabs>
        <w:spacing w:after="0"/>
        <w:rPr>
          <w:rFonts w:cs="Times New Roman"/>
          <w:color w:val="000000" w:themeColor="text1"/>
        </w:rPr>
      </w:pPr>
      <w:r w:rsidRPr="00C63696">
        <w:rPr>
          <w:rFonts w:cs="Times New Roman"/>
          <w:color w:val="000000" w:themeColor="text1"/>
        </w:rPr>
        <w:t xml:space="preserve">Students licensed at the </w:t>
      </w:r>
      <w:r w:rsidR="00317324" w:rsidRPr="00C63696">
        <w:rPr>
          <w:rFonts w:cs="Times New Roman"/>
          <w:color w:val="000000" w:themeColor="text1"/>
        </w:rPr>
        <w:t>elementary level, must have a 2.7 GPA or higher and a “C” or better in all courses in their ma</w:t>
      </w:r>
      <w:r w:rsidRPr="00C63696">
        <w:rPr>
          <w:rFonts w:cs="Times New Roman"/>
          <w:color w:val="000000" w:themeColor="text1"/>
        </w:rPr>
        <w:t xml:space="preserve">jor </w:t>
      </w:r>
      <w:r w:rsidR="00317324" w:rsidRPr="00C63696">
        <w:rPr>
          <w:rFonts w:cs="Times New Roman"/>
          <w:color w:val="000000" w:themeColor="text1"/>
        </w:rPr>
        <w:t>and in endorsement areas.</w:t>
      </w:r>
    </w:p>
    <w:p w14:paraId="55C4C9E5" w14:textId="2D64EB72" w:rsidR="00317324" w:rsidRPr="00C63696" w:rsidRDefault="00317324" w:rsidP="00E500FB">
      <w:pPr>
        <w:pStyle w:val="ListParagraph"/>
        <w:numPr>
          <w:ilvl w:val="0"/>
          <w:numId w:val="144"/>
        </w:numPr>
        <w:tabs>
          <w:tab w:val="left" w:pos="360"/>
        </w:tabs>
        <w:spacing w:after="0"/>
        <w:rPr>
          <w:rFonts w:cs="Times New Roman"/>
          <w:color w:val="000000" w:themeColor="text1"/>
        </w:rPr>
      </w:pPr>
      <w:r w:rsidRPr="00C63696">
        <w:rPr>
          <w:rFonts w:cs="Times New Roman"/>
          <w:b/>
          <w:color w:val="000000" w:themeColor="text1"/>
        </w:rPr>
        <w:t>Iowa Distribution Requirements-</w:t>
      </w:r>
      <w:r w:rsidRPr="00C63696">
        <w:rPr>
          <w:rFonts w:cs="Times New Roman"/>
          <w:color w:val="000000" w:themeColor="text1"/>
        </w:rPr>
        <w:t xml:space="preserve"> a “C” or better in the following courses:</w:t>
      </w:r>
    </w:p>
    <w:p w14:paraId="7982340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mathematics course with a prefix of MTH or STA</w:t>
      </w:r>
    </w:p>
    <w:p w14:paraId="1311CDBA" w14:textId="2739812C"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American H</w:t>
      </w:r>
      <w:r w:rsidR="00C63696">
        <w:rPr>
          <w:rFonts w:cs="Times New Roman"/>
          <w:color w:val="000000" w:themeColor="text1"/>
        </w:rPr>
        <w:t>istory course</w:t>
      </w:r>
    </w:p>
    <w:p w14:paraId="2D0E177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317324">
        <w:rPr>
          <w:rFonts w:cs="Times New Roman"/>
          <w:color w:val="000000" w:themeColor="text1"/>
        </w:rPr>
        <w:t xml:space="preserve"> lab science in BIO or Modern Astronomy</w:t>
      </w:r>
    </w:p>
    <w:p w14:paraId="10A5E660" w14:textId="77777777" w:rsidR="00317324" w:rsidRPr="00317324" w:rsidRDefault="00317324" w:rsidP="00D060A0">
      <w:pPr>
        <w:tabs>
          <w:tab w:val="left" w:pos="360"/>
        </w:tabs>
        <w:spacing w:after="0"/>
        <w:ind w:left="720"/>
        <w:rPr>
          <w:rFonts w:cs="Times New Roman"/>
          <w:color w:val="000000" w:themeColor="text1"/>
        </w:rPr>
      </w:pPr>
      <w:r w:rsidRPr="005B4E5E">
        <w:rPr>
          <w:rFonts w:cs="Times New Roman"/>
          <w:color w:val="000000" w:themeColor="text1"/>
          <w:u w:val="single"/>
        </w:rPr>
        <w:t>One</w:t>
      </w:r>
      <w:r w:rsidRPr="005F08CB">
        <w:rPr>
          <w:rFonts w:cs="Times New Roman"/>
          <w:color w:val="000000" w:themeColor="text1"/>
        </w:rPr>
        <w:t xml:space="preserve"> </w:t>
      </w:r>
      <w:r w:rsidRPr="00317324">
        <w:rPr>
          <w:rFonts w:cs="Times New Roman"/>
          <w:color w:val="000000" w:themeColor="text1"/>
        </w:rPr>
        <w:t>social science course</w:t>
      </w:r>
    </w:p>
    <w:p w14:paraId="4783BDAD" w14:textId="1260840D" w:rsidR="00317324" w:rsidRPr="00C63696" w:rsidRDefault="00317324" w:rsidP="00E500FB">
      <w:pPr>
        <w:pStyle w:val="ListParagraph"/>
        <w:numPr>
          <w:ilvl w:val="0"/>
          <w:numId w:val="144"/>
        </w:numPr>
        <w:tabs>
          <w:tab w:val="left" w:pos="360"/>
        </w:tabs>
        <w:spacing w:after="0"/>
        <w:rPr>
          <w:rFonts w:cs="Times New Roman"/>
          <w:color w:val="000000" w:themeColor="text1"/>
        </w:rPr>
      </w:pPr>
      <w:r w:rsidRPr="00C63696">
        <w:rPr>
          <w:rFonts w:cs="Times New Roman"/>
          <w:color w:val="000000" w:themeColor="text1"/>
        </w:rPr>
        <w:t>GPA of 2.7 or higher and a “C” or better in the following professional education courses:</w:t>
      </w:r>
    </w:p>
    <w:p w14:paraId="241076A8" w14:textId="50A7CB80" w:rsidR="00317324" w:rsidRPr="00317324" w:rsidRDefault="005B4E5E" w:rsidP="00D060A0">
      <w:pPr>
        <w:tabs>
          <w:tab w:val="left" w:pos="360"/>
        </w:tabs>
        <w:spacing w:after="0"/>
        <w:ind w:left="720"/>
        <w:rPr>
          <w:rFonts w:cs="Times New Roman"/>
          <w:color w:val="000000" w:themeColor="text1"/>
        </w:rPr>
      </w:pPr>
      <w:r>
        <w:rPr>
          <w:rFonts w:cs="Times New Roman"/>
          <w:color w:val="000000" w:themeColor="text1"/>
        </w:rPr>
        <w:t xml:space="preserve">EDU-105 </w:t>
      </w:r>
      <w:r w:rsidR="00317324" w:rsidRPr="00317324">
        <w:rPr>
          <w:rFonts w:cs="Times New Roman"/>
          <w:color w:val="000000" w:themeColor="text1"/>
        </w:rPr>
        <w:t>Foundations of Education (WE)</w:t>
      </w:r>
    </w:p>
    <w:p w14:paraId="1D15A5E5"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EDU-117 Exceptional Learners</w:t>
      </w:r>
    </w:p>
    <w:p w14:paraId="628A0CE5"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EDU-187 Human Relations (WE)</w:t>
      </w:r>
    </w:p>
    <w:p w14:paraId="651D8AB3"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EDU-195 Educational Psychology and Development</w:t>
      </w:r>
    </w:p>
    <w:p w14:paraId="395EE93E"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EDU-215 Practicum in Education (WE)</w:t>
      </w:r>
    </w:p>
    <w:p w14:paraId="0926BECD"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EDU-219 Educational Technology Lab (WE) (0.0 cc)</w:t>
      </w:r>
    </w:p>
    <w:p w14:paraId="2E7278B1"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 xml:space="preserve">EDU-237 English Language Learners (WE) </w:t>
      </w:r>
      <w:r w:rsidRPr="005B4E5E">
        <w:rPr>
          <w:rFonts w:cs="Times New Roman"/>
          <w:b/>
          <w:color w:val="000000" w:themeColor="text1"/>
          <w:u w:val="single"/>
        </w:rPr>
        <w:t>OR</w:t>
      </w:r>
      <w:r w:rsidRPr="00317324">
        <w:rPr>
          <w:rFonts w:cs="Times New Roman"/>
          <w:color w:val="000000" w:themeColor="text1"/>
        </w:rPr>
        <w:t xml:space="preserve"> EDU-270 Literature K–12 (WE)</w:t>
      </w:r>
    </w:p>
    <w:p w14:paraId="788CFD4F"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EDU-275 Mathematics Comprehension for Teaching</w:t>
      </w:r>
    </w:p>
    <w:p w14:paraId="53DEA5D3" w14:textId="0D99A815" w:rsidR="00317324" w:rsidRPr="00317324" w:rsidRDefault="005B6071" w:rsidP="00D060A0">
      <w:pPr>
        <w:tabs>
          <w:tab w:val="left" w:pos="360"/>
        </w:tabs>
        <w:spacing w:after="0"/>
        <w:ind w:left="720"/>
        <w:rPr>
          <w:rFonts w:cs="Times New Roman"/>
          <w:color w:val="000000" w:themeColor="text1"/>
        </w:rPr>
      </w:pPr>
      <w:r>
        <w:rPr>
          <w:rFonts w:cs="Times New Roman"/>
          <w:color w:val="000000" w:themeColor="text1"/>
        </w:rPr>
        <w:t>EDU-</w:t>
      </w:r>
      <w:r w:rsidR="00317324" w:rsidRPr="00317324">
        <w:rPr>
          <w:rFonts w:cs="Times New Roman"/>
          <w:color w:val="000000" w:themeColor="text1"/>
        </w:rPr>
        <w:t>300 Expressive Methods (0.5 cc)</w:t>
      </w:r>
    </w:p>
    <w:p w14:paraId="1F8C7FAC"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EDU-305 Methods of Elementary Science (WE)</w:t>
      </w:r>
    </w:p>
    <w:p w14:paraId="7161D670" w14:textId="7F2FA7BA"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EDU-335 Methods of Elementary Mathematics (WE)</w:t>
      </w:r>
    </w:p>
    <w:p w14:paraId="516C7727"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EDU-345 Methods of Elementary Language Arts (WE)</w:t>
      </w:r>
    </w:p>
    <w:p w14:paraId="492405BC"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EDU-355 Methods of Elementary Reading (WE)</w:t>
      </w:r>
    </w:p>
    <w:p w14:paraId="05FCCCBA"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EDU-365 Methods of Elementary Social Studies (WE)</w:t>
      </w:r>
    </w:p>
    <w:p w14:paraId="66E093FF" w14:textId="5DA90836" w:rsidR="00C63696" w:rsidRDefault="00317324" w:rsidP="00D060A0">
      <w:pPr>
        <w:tabs>
          <w:tab w:val="left" w:pos="360"/>
        </w:tabs>
        <w:spacing w:after="0"/>
        <w:ind w:left="720"/>
        <w:rPr>
          <w:rFonts w:cs="Times New Roman"/>
          <w:color w:val="000000" w:themeColor="text1"/>
        </w:rPr>
      </w:pPr>
      <w:r w:rsidRPr="00317324">
        <w:rPr>
          <w:rFonts w:cs="Times New Roman"/>
          <w:color w:val="000000" w:themeColor="text1"/>
        </w:rPr>
        <w:t>KIN-112 Health Education for the Elementary Teacher (0.5 cc)</w:t>
      </w:r>
    </w:p>
    <w:p w14:paraId="01F0D4C2" w14:textId="3512B5A9" w:rsidR="00C63696" w:rsidRPr="005F08CB" w:rsidRDefault="00317324" w:rsidP="00E500FB">
      <w:pPr>
        <w:pStyle w:val="ListParagraph"/>
        <w:numPr>
          <w:ilvl w:val="0"/>
          <w:numId w:val="144"/>
        </w:numPr>
        <w:tabs>
          <w:tab w:val="left" w:pos="360"/>
        </w:tabs>
        <w:spacing w:after="0"/>
        <w:rPr>
          <w:rFonts w:cs="Times New Roman"/>
          <w:color w:val="000000" w:themeColor="text1"/>
        </w:rPr>
      </w:pPr>
      <w:r w:rsidRPr="005F08CB">
        <w:rPr>
          <w:rFonts w:cs="Times New Roman"/>
          <w:color w:val="000000" w:themeColor="text1"/>
        </w:rPr>
        <w:t>A K–6 Iowa teaching license must be accompanied by at least one K</w:t>
      </w:r>
      <w:r w:rsidR="00750EE8" w:rsidRPr="005F08CB">
        <w:rPr>
          <w:rFonts w:cs="Times New Roman"/>
          <w:color w:val="000000" w:themeColor="text1"/>
        </w:rPr>
        <w:t>–</w:t>
      </w:r>
      <w:r w:rsidRPr="005F08CB">
        <w:rPr>
          <w:rFonts w:cs="Times New Roman"/>
          <w:color w:val="000000" w:themeColor="text1"/>
        </w:rPr>
        <w:t>8 endorsement</w:t>
      </w:r>
      <w:r w:rsidR="005F08CB" w:rsidRPr="005F08CB">
        <w:rPr>
          <w:rFonts w:cs="Times New Roman"/>
          <w:color w:val="000000" w:themeColor="text1"/>
        </w:rPr>
        <w:t xml:space="preserve"> </w:t>
      </w:r>
      <w:r w:rsidRPr="005F08CB">
        <w:rPr>
          <w:rFonts w:cs="Times New Roman"/>
          <w:color w:val="000000" w:themeColor="text1"/>
        </w:rPr>
        <w:t>(state approved specialization in a particular subject area) available at Coe. K–8 endorsements</w:t>
      </w:r>
      <w:r w:rsidR="005F08CB" w:rsidRPr="005F08CB">
        <w:rPr>
          <w:rFonts w:cs="Times New Roman"/>
          <w:color w:val="000000" w:themeColor="text1"/>
        </w:rPr>
        <w:t xml:space="preserve"> </w:t>
      </w:r>
      <w:r w:rsidRPr="005F08CB">
        <w:rPr>
          <w:rFonts w:cs="Times New Roman"/>
          <w:color w:val="000000" w:themeColor="text1"/>
        </w:rPr>
        <w:t>include: Art, Engli</w:t>
      </w:r>
      <w:r w:rsidR="00895008" w:rsidRPr="005F08CB">
        <w:rPr>
          <w:rFonts w:cs="Times New Roman"/>
          <w:color w:val="000000" w:themeColor="text1"/>
        </w:rPr>
        <w:t>sh/Language Arts, French</w:t>
      </w:r>
      <w:r w:rsidRPr="005F08CB">
        <w:rPr>
          <w:rFonts w:cs="Times New Roman"/>
          <w:color w:val="000000" w:themeColor="text1"/>
        </w:rPr>
        <w:t>, Spanish, Health, History, Mathematics,</w:t>
      </w:r>
      <w:r w:rsidR="005F08CB" w:rsidRPr="005F08CB">
        <w:rPr>
          <w:rFonts w:cs="Times New Roman"/>
          <w:color w:val="000000" w:themeColor="text1"/>
        </w:rPr>
        <w:t xml:space="preserve"> </w:t>
      </w:r>
      <w:r w:rsidRPr="005F08CB">
        <w:rPr>
          <w:rFonts w:cs="Times New Roman"/>
          <w:color w:val="000000" w:themeColor="text1"/>
        </w:rPr>
        <w:t>Music, Physical Education, Reading, Science, Social Studies, or Speech Communication and</w:t>
      </w:r>
      <w:r w:rsidR="005F08CB" w:rsidRPr="005F08CB">
        <w:rPr>
          <w:rFonts w:cs="Times New Roman"/>
          <w:color w:val="000000" w:themeColor="text1"/>
        </w:rPr>
        <w:t xml:space="preserve"> </w:t>
      </w:r>
      <w:r w:rsidRPr="005F08CB">
        <w:rPr>
          <w:rFonts w:cs="Times New Roman"/>
          <w:color w:val="000000" w:themeColor="text1"/>
        </w:rPr>
        <w:t>Theater. Students s</w:t>
      </w:r>
      <w:r w:rsidR="005B4E5E" w:rsidRPr="005F08CB">
        <w:rPr>
          <w:rFonts w:cs="Times New Roman"/>
          <w:color w:val="000000" w:themeColor="text1"/>
        </w:rPr>
        <w:t>hould consult</w:t>
      </w:r>
      <w:r w:rsidRPr="005F08CB">
        <w:rPr>
          <w:rFonts w:cs="Times New Roman"/>
          <w:color w:val="000000" w:themeColor="text1"/>
        </w:rPr>
        <w:t xml:space="preserve"> their Education advisor for assistance in</w:t>
      </w:r>
      <w:r w:rsidR="005F08CB" w:rsidRPr="005F08CB">
        <w:rPr>
          <w:rFonts w:cs="Times New Roman"/>
          <w:color w:val="000000" w:themeColor="text1"/>
        </w:rPr>
        <w:t xml:space="preserve"> </w:t>
      </w:r>
      <w:r w:rsidRPr="005F08CB">
        <w:rPr>
          <w:rFonts w:cs="Times New Roman"/>
          <w:color w:val="000000" w:themeColor="text1"/>
        </w:rPr>
        <w:t>adding these endorsements to the</w:t>
      </w:r>
      <w:r w:rsidR="00C63696" w:rsidRPr="005F08CB">
        <w:rPr>
          <w:rFonts w:cs="Times New Roman"/>
          <w:color w:val="000000" w:themeColor="text1"/>
        </w:rPr>
        <w:t>ir elementary teaching license.</w:t>
      </w:r>
    </w:p>
    <w:p w14:paraId="554DD389" w14:textId="23835F6E" w:rsidR="00317324" w:rsidRPr="00C63696" w:rsidRDefault="00317324" w:rsidP="00E500FB">
      <w:pPr>
        <w:pStyle w:val="ListParagraph"/>
        <w:numPr>
          <w:ilvl w:val="0"/>
          <w:numId w:val="144"/>
        </w:numPr>
        <w:tabs>
          <w:tab w:val="left" w:pos="360"/>
        </w:tabs>
        <w:spacing w:after="0"/>
        <w:rPr>
          <w:rFonts w:cs="Times New Roman"/>
          <w:color w:val="000000" w:themeColor="text1"/>
        </w:rPr>
      </w:pPr>
      <w:r w:rsidRPr="00C63696">
        <w:rPr>
          <w:rFonts w:cs="Times New Roman"/>
          <w:color w:val="000000" w:themeColor="text1"/>
        </w:rPr>
        <w:t>Student Teaching (4 course credits):</w:t>
      </w:r>
    </w:p>
    <w:p w14:paraId="25B922AF" w14:textId="77777777" w:rsidR="00317324" w:rsidRPr="00317324" w:rsidRDefault="00317324" w:rsidP="00D060A0">
      <w:pPr>
        <w:tabs>
          <w:tab w:val="left" w:pos="360"/>
        </w:tabs>
        <w:spacing w:after="0"/>
        <w:ind w:left="720"/>
        <w:rPr>
          <w:rFonts w:cs="Times New Roman"/>
          <w:color w:val="000000" w:themeColor="text1"/>
        </w:rPr>
      </w:pPr>
      <w:r w:rsidRPr="00317324">
        <w:rPr>
          <w:rFonts w:cs="Times New Roman"/>
          <w:color w:val="000000" w:themeColor="text1"/>
        </w:rPr>
        <w:t>EDU-492 Student Teaching in the Primary Grades: Grades K–3 (WE)</w:t>
      </w:r>
    </w:p>
    <w:p w14:paraId="379B5765" w14:textId="199BA901" w:rsidR="00784273" w:rsidRDefault="00317324" w:rsidP="008C1DF8">
      <w:pPr>
        <w:tabs>
          <w:tab w:val="left" w:pos="360"/>
        </w:tabs>
        <w:spacing w:after="0"/>
        <w:ind w:left="720"/>
        <w:rPr>
          <w:rFonts w:cs="Times New Roman"/>
          <w:color w:val="000000" w:themeColor="text1"/>
        </w:rPr>
      </w:pPr>
      <w:r w:rsidRPr="00317324">
        <w:rPr>
          <w:rFonts w:cs="Times New Roman"/>
          <w:color w:val="000000" w:themeColor="text1"/>
        </w:rPr>
        <w:t>EDU-491 Student Teaching in the Upper Elem</w:t>
      </w:r>
      <w:r w:rsidR="00C63696">
        <w:rPr>
          <w:rFonts w:cs="Times New Roman"/>
          <w:color w:val="000000" w:themeColor="text1"/>
        </w:rPr>
        <w:t>entary Grades: Grades 3–6 (WE)</w:t>
      </w:r>
    </w:p>
    <w:p w14:paraId="62FFDE77" w14:textId="320B1E44" w:rsidR="00317324" w:rsidRPr="00C63696" w:rsidRDefault="00317324" w:rsidP="00E500FB">
      <w:pPr>
        <w:pStyle w:val="ListParagraph"/>
        <w:numPr>
          <w:ilvl w:val="0"/>
          <w:numId w:val="144"/>
        </w:numPr>
        <w:tabs>
          <w:tab w:val="left" w:pos="360"/>
        </w:tabs>
        <w:rPr>
          <w:rFonts w:cs="Times New Roman"/>
          <w:color w:val="000000" w:themeColor="text1"/>
        </w:rPr>
      </w:pPr>
      <w:r w:rsidRPr="00C63696">
        <w:rPr>
          <w:rFonts w:cs="Times New Roman"/>
          <w:color w:val="000000" w:themeColor="text1"/>
        </w:rPr>
        <w:t>Successful completion of Student Teaching Seminar</w:t>
      </w:r>
    </w:p>
    <w:p w14:paraId="0D0670DF" w14:textId="0B3B698C"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Active engagement in and regular attendance in seminar</w:t>
      </w:r>
    </w:p>
    <w:p w14:paraId="4B24D53B" w14:textId="02C4B914"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Dyslexia training</w:t>
      </w:r>
    </w:p>
    <w:p w14:paraId="5F151771" w14:textId="2E7C38C1"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Ethics training</w:t>
      </w:r>
    </w:p>
    <w:p w14:paraId="4731302E" w14:textId="174C5982"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 xml:space="preserve">Mock </w:t>
      </w:r>
      <w:r w:rsidR="00CB5054">
        <w:rPr>
          <w:rFonts w:cs="Times New Roman"/>
          <w:color w:val="000000" w:themeColor="text1"/>
        </w:rPr>
        <w:t>e</w:t>
      </w:r>
      <w:r w:rsidRPr="005B4E5E">
        <w:rPr>
          <w:rFonts w:cs="Times New Roman" w:hint="eastAsia"/>
          <w:color w:val="000000" w:themeColor="text1"/>
        </w:rPr>
        <w:t>valuations</w:t>
      </w:r>
    </w:p>
    <w:p w14:paraId="45121E4A" w14:textId="7870148C"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CPR card (PE and coaching candidates)</w:t>
      </w:r>
    </w:p>
    <w:p w14:paraId="6320E4F5" w14:textId="6CCACC10" w:rsidR="00317324" w:rsidRPr="005B4E5E" w:rsidRDefault="00317324" w:rsidP="00E500FB">
      <w:pPr>
        <w:pStyle w:val="ListParagraph"/>
        <w:numPr>
          <w:ilvl w:val="0"/>
          <w:numId w:val="141"/>
        </w:numPr>
        <w:tabs>
          <w:tab w:val="left" w:pos="360"/>
        </w:tabs>
        <w:ind w:left="1080"/>
        <w:rPr>
          <w:rFonts w:cs="Times New Roman"/>
          <w:color w:val="000000" w:themeColor="text1"/>
        </w:rPr>
      </w:pPr>
      <w:r w:rsidRPr="005B4E5E">
        <w:rPr>
          <w:rFonts w:cs="Times New Roman" w:hint="eastAsia"/>
          <w:color w:val="000000" w:themeColor="text1"/>
        </w:rPr>
        <w:t>Successful completion and presentation of e-portfolio</w:t>
      </w:r>
    </w:p>
    <w:p w14:paraId="1D0A55C1" w14:textId="77777777" w:rsidR="00317324" w:rsidRPr="00C63696" w:rsidRDefault="00317324" w:rsidP="000F1A77">
      <w:pPr>
        <w:pStyle w:val="ListParagraph"/>
        <w:numPr>
          <w:ilvl w:val="0"/>
          <w:numId w:val="144"/>
        </w:numPr>
        <w:tabs>
          <w:tab w:val="left" w:pos="360"/>
        </w:tabs>
        <w:rPr>
          <w:del w:id="11917" w:author="Summer 2023 updates" w:date="2024-07-31T13:42:00Z"/>
          <w:rFonts w:cs="Times New Roman"/>
          <w:color w:val="000000" w:themeColor="text1"/>
        </w:rPr>
      </w:pPr>
      <w:del w:id="11918" w:author="Summer 2023 updates" w:date="2024-07-31T13:42:00Z">
        <w:r w:rsidRPr="00C63696">
          <w:rPr>
            <w:rFonts w:cs="Times New Roman"/>
            <w:color w:val="000000" w:themeColor="text1"/>
          </w:rPr>
          <w:delText>Demonstrate content-area knowledge and pedagogical kn</w:delText>
        </w:r>
        <w:r w:rsidR="005B4E5E" w:rsidRPr="00C63696">
          <w:rPr>
            <w:rFonts w:cs="Times New Roman"/>
            <w:color w:val="000000" w:themeColor="text1"/>
          </w:rPr>
          <w:delText>owledge by successfully passing state-required Praxis II exams.</w:delText>
        </w:r>
      </w:del>
    </w:p>
    <w:p w14:paraId="30889712" w14:textId="77777777" w:rsidR="00317324" w:rsidRPr="00C63696" w:rsidRDefault="00317324" w:rsidP="00D060A0">
      <w:pPr>
        <w:tabs>
          <w:tab w:val="left" w:pos="360"/>
        </w:tabs>
        <w:rPr>
          <w:del w:id="11919" w:author="Summer 2023 updates" w:date="2024-07-31T13:42:00Z"/>
          <w:rFonts w:cs="Times New Roman"/>
          <w:b/>
          <w:i/>
          <w:color w:val="000000" w:themeColor="text1"/>
        </w:rPr>
      </w:pPr>
      <w:r w:rsidRPr="00943C0D">
        <w:rPr>
          <w:rFonts w:cs="Times New Roman"/>
          <w:b/>
          <w:color w:val="000000" w:themeColor="text1"/>
        </w:rPr>
        <w:t xml:space="preserve">NOTE: </w:t>
      </w:r>
      <w:r w:rsidRPr="00C63696">
        <w:rPr>
          <w:rFonts w:cs="Times New Roman"/>
          <w:b/>
          <w:i/>
          <w:color w:val="000000" w:themeColor="text1"/>
        </w:rPr>
        <w:t>Students seeking elementary licensure must have an advisor in the Education Department</w:t>
      </w:r>
    </w:p>
    <w:p w14:paraId="03184BBC" w14:textId="77777777" w:rsidR="00317324" w:rsidRPr="00C63696" w:rsidRDefault="00DF5E7E" w:rsidP="00D060A0">
      <w:pPr>
        <w:tabs>
          <w:tab w:val="left" w:pos="360"/>
        </w:tabs>
        <w:rPr>
          <w:del w:id="11920" w:author="Summer 2023 updates" w:date="2024-07-31T13:42:00Z"/>
          <w:rFonts w:cs="Times New Roman"/>
          <w:b/>
          <w:i/>
          <w:color w:val="000000" w:themeColor="text1"/>
        </w:rPr>
      </w:pPr>
      <w:ins w:id="11921" w:author="Summer 2023 updates" w:date="2024-07-31T13:42:00Z">
        <w:r>
          <w:rPr>
            <w:rFonts w:cs="Times New Roman"/>
            <w:b/>
            <w:i/>
            <w:color w:val="000000" w:themeColor="text1"/>
          </w:rPr>
          <w:t xml:space="preserve"> </w:t>
        </w:r>
      </w:ins>
      <w:r w:rsidR="00317324" w:rsidRPr="00C63696">
        <w:rPr>
          <w:rFonts w:cs="Times New Roman"/>
          <w:b/>
          <w:i/>
          <w:color w:val="000000" w:themeColor="text1"/>
        </w:rPr>
        <w:t>with whom they meet regularly (at least twice per year) to ensure timely completion of all</w:t>
      </w:r>
    </w:p>
    <w:p w14:paraId="6A215808" w14:textId="7828C004" w:rsidR="00317324" w:rsidRPr="00C63696" w:rsidRDefault="00DF5E7E" w:rsidP="00D060A0">
      <w:pPr>
        <w:tabs>
          <w:tab w:val="left" w:pos="360"/>
        </w:tabs>
        <w:rPr>
          <w:rFonts w:cs="Times New Roman"/>
          <w:b/>
          <w:i/>
          <w:color w:val="000000" w:themeColor="text1"/>
        </w:rPr>
      </w:pPr>
      <w:ins w:id="11922" w:author="Summer 2023 updates" w:date="2024-07-31T13:42:00Z">
        <w:r>
          <w:rPr>
            <w:rFonts w:cs="Times New Roman"/>
            <w:b/>
            <w:i/>
            <w:color w:val="000000" w:themeColor="text1"/>
          </w:rPr>
          <w:t xml:space="preserve"> </w:t>
        </w:r>
      </w:ins>
      <w:r w:rsidR="00317324" w:rsidRPr="00C63696">
        <w:rPr>
          <w:rFonts w:cs="Times New Roman"/>
          <w:b/>
          <w:i/>
          <w:color w:val="000000" w:themeColor="text1"/>
        </w:rPr>
        <w:t>graduation, general education, and licensure requirements.</w:t>
      </w:r>
    </w:p>
    <w:p w14:paraId="561E15A1" w14:textId="77777777" w:rsidR="005E6CE2" w:rsidRDefault="005E6CE2" w:rsidP="00D060A0">
      <w:pPr>
        <w:tabs>
          <w:tab w:val="left" w:pos="360"/>
        </w:tabs>
        <w:rPr>
          <w:del w:id="11923" w:author="Summer 2023 updates" w:date="2024-07-31T13:42:00Z"/>
          <w:rFonts w:cs="Times New Roman"/>
          <w:color w:val="000000" w:themeColor="text1"/>
        </w:rPr>
      </w:pPr>
    </w:p>
    <w:p w14:paraId="57593023" w14:textId="1ABD69FE" w:rsidR="005E6CE2" w:rsidRPr="00D82FB0" w:rsidRDefault="005E6CE2" w:rsidP="00617222">
      <w:pPr>
        <w:pStyle w:val="Heading4"/>
        <w:spacing w:before="120"/>
        <w:rPr>
          <w:smallCaps w:val="0"/>
        </w:rPr>
        <w:pPrChange w:id="11924" w:author="Summer 2023 updates" w:date="2024-07-31T13:42:00Z">
          <w:pPr>
            <w:pStyle w:val="Heading4"/>
            <w:spacing w:after="60"/>
          </w:pPr>
        </w:pPrChange>
      </w:pPr>
      <w:bookmarkStart w:id="11925" w:name="_Toc141355754"/>
      <w:bookmarkStart w:id="11926" w:name="_Toc110005235"/>
      <w:r w:rsidRPr="00D82FB0">
        <w:rPr>
          <w:smallCaps w:val="0"/>
        </w:rPr>
        <w:t>Secondary Licensure</w:t>
      </w:r>
      <w:bookmarkEnd w:id="11925"/>
      <w:bookmarkEnd w:id="11926"/>
      <w:r w:rsidRPr="00D82FB0">
        <w:rPr>
          <w:smallCaps w:val="0"/>
        </w:rPr>
        <w:fldChar w:fldCharType="begin"/>
      </w:r>
      <w:r w:rsidRPr="00D82FB0">
        <w:rPr>
          <w:smallCaps w:val="0"/>
        </w:rPr>
        <w:instrText xml:space="preserve"> XE "Secondary Licensure" </w:instrText>
      </w:r>
      <w:r w:rsidRPr="00D82FB0">
        <w:rPr>
          <w:smallCaps w:val="0"/>
        </w:rPr>
        <w:fldChar w:fldCharType="end"/>
      </w:r>
    </w:p>
    <w:p w14:paraId="13988303" w14:textId="5B30B361" w:rsidR="005E6CE2" w:rsidRPr="00424939" w:rsidRDefault="005E6CE2" w:rsidP="00A04A42">
      <w:pPr>
        <w:rPr>
          <w:rPrChange w:id="11927" w:author="Summer 2023 updates" w:date="2024-07-31T13:42:00Z">
            <w:rPr>
              <w:rFonts w:ascii="Garamond" w:hAnsi="Garamond"/>
              <w:color w:val="000000" w:themeColor="text1"/>
              <w:sz w:val="22"/>
            </w:rPr>
          </w:rPrChange>
        </w:rPr>
        <w:pPrChange w:id="11928" w:author="Summer 2023 updates" w:date="2024-07-31T13:42:00Z">
          <w:pPr>
            <w:pStyle w:val="Noparagraphstyle"/>
            <w:spacing w:after="60" w:line="240" w:lineRule="auto"/>
            <w:jc w:val="left"/>
          </w:pPr>
        </w:pPrChange>
      </w:pPr>
      <w:r w:rsidRPr="00424939">
        <w:rPr>
          <w:rPrChange w:id="11929" w:author="Summer 2023 updates" w:date="2024-07-31T13:42:00Z">
            <w:rPr>
              <w:rFonts w:ascii="Garamond" w:hAnsi="Garamond"/>
              <w:color w:val="000000" w:themeColor="text1"/>
              <w:sz w:val="22"/>
            </w:rPr>
          </w:rPrChange>
        </w:rPr>
        <w:t>Those interested in teaching at the secondary level must major in one or more teaching fields, minor</w:t>
      </w:r>
      <w:r w:rsidRPr="00424939">
        <w:rPr>
          <w:rPrChange w:id="11930" w:author="Summer 2023 updates" w:date="2024-07-31T13:42:00Z">
            <w:rPr>
              <w:rFonts w:ascii="Garamond" w:hAnsi="Garamond"/>
              <w:color w:val="000000" w:themeColor="text1"/>
              <w:sz w:val="22"/>
            </w:rPr>
          </w:rPrChange>
        </w:rPr>
        <w:fldChar w:fldCharType="begin"/>
      </w:r>
      <w:r w:rsidRPr="00424939">
        <w:rPr>
          <w:rPrChange w:id="11931" w:author="Summer 2023 updates" w:date="2024-07-31T13:42:00Z">
            <w:rPr>
              <w:rFonts w:ascii="Garamond" w:hAnsi="Garamond"/>
              <w:color w:val="000000" w:themeColor="text1"/>
            </w:rPr>
          </w:rPrChange>
        </w:rPr>
        <w:instrText xml:space="preserve"> XE "</w:instrText>
      </w:r>
      <w:del w:id="11932" w:author="Summer 2023 updates" w:date="2024-07-31T13:42:00Z">
        <w:r w:rsidRPr="00424939">
          <w:rPr>
            <w:rStyle w:val="Strong"/>
            <w:rFonts w:ascii="Garamond" w:hAnsi="Garamond"/>
            <w:color w:val="000000" w:themeColor="text1"/>
          </w:rPr>
          <w:delInstrText>minor</w:delInstrText>
        </w:r>
      </w:del>
      <w:ins w:id="11933" w:author="Summer 2023 updates" w:date="2024-07-31T13:42:00Z">
        <w:r w:rsidR="00364529">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rPr>
          <w:rPrChange w:id="11934" w:author="Summer 2023 updates" w:date="2024-07-31T13:42:00Z">
            <w:rPr>
              <w:rFonts w:ascii="Garamond" w:hAnsi="Garamond"/>
              <w:color w:val="000000" w:themeColor="text1"/>
            </w:rPr>
          </w:rPrChange>
        </w:rPr>
        <w:instrText xml:space="preserve">" </w:instrText>
      </w:r>
      <w:r w:rsidRPr="00424939">
        <w:rPr>
          <w:rPrChange w:id="11935" w:author="Summer 2023 updates" w:date="2024-07-31T13:42:00Z">
            <w:rPr>
              <w:rFonts w:ascii="Garamond" w:hAnsi="Garamond"/>
              <w:color w:val="000000" w:themeColor="text1"/>
              <w:sz w:val="22"/>
            </w:rPr>
          </w:rPrChange>
        </w:rPr>
        <w:fldChar w:fldCharType="end"/>
      </w:r>
      <w:r w:rsidRPr="00424939">
        <w:rPr>
          <w:rPrChange w:id="11936" w:author="Summer 2023 updates" w:date="2024-07-31T13:42:00Z">
            <w:rPr>
              <w:rFonts w:ascii="Garamond" w:hAnsi="Garamond"/>
              <w:color w:val="000000" w:themeColor="text1"/>
              <w:sz w:val="22"/>
            </w:rPr>
          </w:rPrChange>
        </w:rPr>
        <w:t xml:space="preserve"> in education, and meet the state requirements for a 5–12 endorsement</w:t>
      </w:r>
      <w:r>
        <w:rPr>
          <w:rPrChange w:id="11937" w:author="Summer 2023 updates" w:date="2024-07-31T13:42:00Z">
            <w:rPr>
              <w:rFonts w:ascii="Garamond" w:hAnsi="Garamond"/>
              <w:color w:val="000000" w:themeColor="text1"/>
              <w:sz w:val="22"/>
            </w:rPr>
          </w:rPrChange>
        </w:rPr>
        <w:t xml:space="preserve"> (state-approved specialization in a particular subject area)</w:t>
      </w:r>
      <w:r w:rsidRPr="00424939">
        <w:rPr>
          <w:rPrChange w:id="11938" w:author="Summer 2023 updates" w:date="2024-07-31T13:42:00Z">
            <w:rPr>
              <w:rFonts w:ascii="Garamond" w:hAnsi="Garamond"/>
              <w:color w:val="000000" w:themeColor="text1"/>
              <w:sz w:val="22"/>
            </w:rPr>
          </w:rPrChange>
        </w:rPr>
        <w:t xml:space="preserve">.  Teaching field(s) must be in subjects </w:t>
      </w:r>
      <w:r>
        <w:rPr>
          <w:rPrChange w:id="11939" w:author="Summer 2023 updates" w:date="2024-07-31T13:42:00Z">
            <w:rPr>
              <w:rFonts w:ascii="Garamond" w:hAnsi="Garamond"/>
              <w:color w:val="000000" w:themeColor="text1"/>
              <w:sz w:val="22"/>
            </w:rPr>
          </w:rPrChange>
        </w:rPr>
        <w:t xml:space="preserve">taught </w:t>
      </w:r>
      <w:r w:rsidRPr="00424939">
        <w:rPr>
          <w:rPrChange w:id="11940" w:author="Summer 2023 updates" w:date="2024-07-31T13:42:00Z">
            <w:rPr>
              <w:rFonts w:ascii="Garamond" w:hAnsi="Garamond"/>
              <w:color w:val="000000" w:themeColor="text1"/>
              <w:sz w:val="22"/>
            </w:rPr>
          </w:rPrChange>
        </w:rPr>
        <w:t>in the secondary schools and for which Coe has approval by the Iowa Department of Education</w:t>
      </w:r>
      <w:r w:rsidRPr="00424939">
        <w:rPr>
          <w:rPrChange w:id="11941" w:author="Summer 2023 updates" w:date="2024-07-31T13:42:00Z">
            <w:rPr>
              <w:rFonts w:ascii="Garamond" w:hAnsi="Garamond"/>
              <w:color w:val="000000" w:themeColor="text1"/>
              <w:sz w:val="22"/>
            </w:rPr>
          </w:rPrChange>
        </w:rPr>
        <w:fldChar w:fldCharType="begin"/>
      </w:r>
      <w:r w:rsidRPr="00424939">
        <w:rPr>
          <w:rPrChange w:id="11942" w:author="Summer 2023 updates" w:date="2024-07-31T13:42:00Z">
            <w:rPr>
              <w:rFonts w:ascii="Garamond" w:hAnsi="Garamond"/>
              <w:color w:val="000000" w:themeColor="text1"/>
            </w:rPr>
          </w:rPrChange>
        </w:rPr>
        <w:instrText xml:space="preserve"> XE "Education" </w:instrText>
      </w:r>
      <w:r w:rsidRPr="00424939">
        <w:rPr>
          <w:rPrChange w:id="11943" w:author="Summer 2023 updates" w:date="2024-07-31T13:42:00Z">
            <w:rPr>
              <w:rFonts w:ascii="Garamond" w:hAnsi="Garamond"/>
              <w:color w:val="000000" w:themeColor="text1"/>
              <w:sz w:val="22"/>
            </w:rPr>
          </w:rPrChange>
        </w:rPr>
        <w:fldChar w:fldCharType="end"/>
      </w:r>
      <w:r w:rsidRPr="00424939">
        <w:rPr>
          <w:rPrChange w:id="11944" w:author="Summer 2023 updates" w:date="2024-07-31T13:42:00Z">
            <w:rPr>
              <w:rFonts w:ascii="Garamond" w:hAnsi="Garamond"/>
              <w:color w:val="000000" w:themeColor="text1"/>
              <w:sz w:val="22"/>
            </w:rPr>
          </w:rPrChange>
        </w:rPr>
        <w:t xml:space="preserve">.  </w:t>
      </w:r>
    </w:p>
    <w:p w14:paraId="1F9C3F30" w14:textId="5CBA680B" w:rsidR="005E6CE2" w:rsidRPr="008C1DF8" w:rsidRDefault="005E6CE2" w:rsidP="008C1DF8">
      <w:pPr>
        <w:pStyle w:val="Noparagraphstyle"/>
        <w:spacing w:after="60" w:line="240" w:lineRule="auto"/>
        <w:ind w:left="720"/>
        <w:jc w:val="left"/>
        <w:rPr>
          <w:rFonts w:ascii="Garamond" w:hAnsi="Garamond" w:cs="Times New Roman"/>
          <w:color w:val="000000" w:themeColor="text1"/>
          <w:sz w:val="22"/>
          <w:szCs w:val="22"/>
        </w:rPr>
      </w:pPr>
      <w:r w:rsidRPr="00686CA0">
        <w:rPr>
          <w:rFonts w:ascii="Garamond" w:hAnsi="Garamond" w:cs="Times New Roman"/>
          <w:b/>
          <w:color w:val="000000" w:themeColor="text1"/>
          <w:sz w:val="22"/>
          <w:szCs w:val="22"/>
        </w:rPr>
        <w:t>5–12 endorsements include</w:t>
      </w:r>
      <w:r w:rsidRPr="00424939">
        <w:rPr>
          <w:rFonts w:ascii="Garamond" w:hAnsi="Garamond" w:cs="Times New Roman"/>
          <w:color w:val="000000" w:themeColor="text1"/>
          <w:sz w:val="22"/>
          <w:szCs w:val="22"/>
        </w:rPr>
        <w:t>: American Government, American History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History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Art,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Business,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Coaching (see Kinesiology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Kinesiology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Economics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Economics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English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English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/Language Arts, French, Health, Math, Music</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Music</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Physical Education</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Education</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Psychology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Psychology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Science, </w:t>
      </w:r>
      <w:r>
        <w:rPr>
          <w:rFonts w:ascii="Garamond" w:hAnsi="Garamond" w:cs="Times New Roman"/>
          <w:color w:val="000000" w:themeColor="text1"/>
          <w:sz w:val="22"/>
          <w:szCs w:val="22"/>
        </w:rPr>
        <w:t xml:space="preserve">Social Studies, </w:t>
      </w:r>
      <w:r w:rsidRPr="00424939">
        <w:rPr>
          <w:rFonts w:ascii="Garamond" w:hAnsi="Garamond" w:cs="Times New Roman"/>
          <w:color w:val="000000" w:themeColor="text1"/>
          <w:sz w:val="22"/>
          <w:szCs w:val="22"/>
        </w:rPr>
        <w:t>Sociology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Sociology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Spanish</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Spanish</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Speech</w:t>
      </w:r>
      <w:r>
        <w:rPr>
          <w:rFonts w:ascii="Garamond" w:hAnsi="Garamond" w:cs="Times New Roman"/>
          <w:color w:val="000000" w:themeColor="text1"/>
          <w:sz w:val="22"/>
          <w:szCs w:val="22"/>
        </w:rPr>
        <w:t xml:space="preserve"> Communication and </w:t>
      </w:r>
      <w:r w:rsidRPr="00424939">
        <w:rPr>
          <w:rFonts w:ascii="Garamond" w:hAnsi="Garamond" w:cs="Times New Roman"/>
          <w:color w:val="000000" w:themeColor="text1"/>
          <w:sz w:val="22"/>
          <w:szCs w:val="22"/>
        </w:rPr>
        <w:t>Theater</w:t>
      </w:r>
      <w:r>
        <w:rPr>
          <w:rFonts w:ascii="Garamond" w:hAnsi="Garamond" w:cs="Times New Roman"/>
          <w:color w:val="000000" w:themeColor="text1"/>
          <w:sz w:val="22"/>
          <w:szCs w:val="22"/>
        </w:rPr>
        <w:t xml:space="preserve"> or</w:t>
      </w:r>
      <w:r w:rsidRPr="00424939">
        <w:rPr>
          <w:rFonts w:ascii="Garamond" w:hAnsi="Garamond" w:cs="Times New Roman"/>
          <w:color w:val="000000" w:themeColor="text1"/>
          <w:sz w:val="22"/>
          <w:szCs w:val="22"/>
        </w:rPr>
        <w:t xml:space="preserve"> World History. </w:t>
      </w:r>
    </w:p>
    <w:p w14:paraId="1CFFFE76" w14:textId="786396C7" w:rsidR="005E6CE2" w:rsidRDefault="005E6CE2" w:rsidP="00617222">
      <w:pPr>
        <w:pStyle w:val="Noparagraphstyle"/>
        <w:spacing w:before="120" w:line="240" w:lineRule="auto"/>
        <w:jc w:val="left"/>
        <w:rPr>
          <w:rFonts w:ascii="Garamond" w:hAnsi="Garamond" w:cs="Times New Roman"/>
          <w:b/>
          <w:color w:val="000000" w:themeColor="text1"/>
          <w:sz w:val="22"/>
          <w:szCs w:val="22"/>
        </w:rPr>
        <w:pPrChange w:id="11945" w:author="Summer 2023 updates" w:date="2024-07-31T13:42:00Z">
          <w:pPr>
            <w:pStyle w:val="Noparagraphstyle"/>
            <w:spacing w:after="20" w:line="240" w:lineRule="auto"/>
            <w:jc w:val="left"/>
          </w:pPr>
        </w:pPrChange>
      </w:pPr>
      <w:r w:rsidRPr="00424939">
        <w:rPr>
          <w:rFonts w:ascii="Garamond" w:hAnsi="Garamond" w:cs="Times New Roman"/>
          <w:b/>
          <w:color w:val="000000" w:themeColor="text1"/>
          <w:sz w:val="22"/>
          <w:szCs w:val="22"/>
        </w:rPr>
        <w:t>Requirements:</w:t>
      </w:r>
    </w:p>
    <w:p w14:paraId="6FCAB4BF" w14:textId="77777777" w:rsidR="00943C0D" w:rsidRDefault="005E6CE2" w:rsidP="00E500FB">
      <w:pPr>
        <w:pStyle w:val="Noparagraphstyle"/>
        <w:numPr>
          <w:ilvl w:val="0"/>
          <w:numId w:val="145"/>
        </w:numPr>
        <w:spacing w:after="20" w:line="240" w:lineRule="auto"/>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Students licensed at the secondary level, must have a 2.7 GPA or higher and a “C” or better in all</w:t>
      </w:r>
      <w:r w:rsidR="00943C0D">
        <w:rPr>
          <w:rFonts w:ascii="Garamond" w:hAnsi="Garamond" w:cs="Times New Roman"/>
          <w:color w:val="000000" w:themeColor="text1"/>
          <w:sz w:val="22"/>
          <w:szCs w:val="22"/>
        </w:rPr>
        <w:t xml:space="preserve"> </w:t>
      </w:r>
      <w:r w:rsidRPr="00943C0D">
        <w:rPr>
          <w:rFonts w:ascii="Garamond" w:hAnsi="Garamond" w:cs="Times New Roman"/>
          <w:color w:val="000000" w:themeColor="text1"/>
          <w:sz w:val="22"/>
          <w:szCs w:val="22"/>
        </w:rPr>
        <w:t>courses in their maj</w:t>
      </w:r>
      <w:r w:rsidR="00943C0D" w:rsidRPr="00943C0D">
        <w:rPr>
          <w:rFonts w:ascii="Garamond" w:hAnsi="Garamond" w:cs="Times New Roman"/>
          <w:color w:val="000000" w:themeColor="text1"/>
          <w:sz w:val="22"/>
          <w:szCs w:val="22"/>
        </w:rPr>
        <w:t>or and in endorsement areas.</w:t>
      </w:r>
    </w:p>
    <w:p w14:paraId="293AC318" w14:textId="77777777" w:rsidR="00943C0D" w:rsidRDefault="005E6CE2" w:rsidP="00E500FB">
      <w:pPr>
        <w:pStyle w:val="Noparagraphstyle"/>
        <w:numPr>
          <w:ilvl w:val="0"/>
          <w:numId w:val="145"/>
        </w:numPr>
        <w:spacing w:after="20" w:line="240" w:lineRule="auto"/>
        <w:rPr>
          <w:rFonts w:ascii="Garamond" w:hAnsi="Garamond" w:cs="Times New Roman"/>
          <w:color w:val="000000" w:themeColor="text1"/>
          <w:sz w:val="22"/>
          <w:szCs w:val="22"/>
        </w:rPr>
      </w:pPr>
      <w:r w:rsidRPr="00943C0D">
        <w:rPr>
          <w:rFonts w:ascii="Garamond" w:hAnsi="Garamond" w:cs="Times New Roman"/>
          <w:color w:val="000000" w:themeColor="text1"/>
          <w:sz w:val="22"/>
          <w:szCs w:val="22"/>
        </w:rPr>
        <w:t>Iowa Distribution Requirements: a “C” or better in at least one course in each of the four fields of</w:t>
      </w:r>
      <w:r w:rsidR="00943C0D">
        <w:rPr>
          <w:rFonts w:ascii="Garamond" w:hAnsi="Garamond" w:cs="Times New Roman"/>
          <w:color w:val="000000" w:themeColor="text1"/>
          <w:sz w:val="22"/>
          <w:szCs w:val="22"/>
        </w:rPr>
        <w:t xml:space="preserve"> </w:t>
      </w:r>
      <w:r w:rsidRPr="00943C0D">
        <w:rPr>
          <w:rFonts w:ascii="Garamond" w:hAnsi="Garamond" w:cs="Times New Roman"/>
          <w:color w:val="000000" w:themeColor="text1"/>
          <w:sz w:val="22"/>
          <w:szCs w:val="22"/>
        </w:rPr>
        <w:t>mathematics, natural sciences, s</w:t>
      </w:r>
      <w:r w:rsidR="00943C0D" w:rsidRPr="00943C0D">
        <w:rPr>
          <w:rFonts w:ascii="Garamond" w:hAnsi="Garamond" w:cs="Times New Roman"/>
          <w:color w:val="000000" w:themeColor="text1"/>
          <w:sz w:val="22"/>
          <w:szCs w:val="22"/>
        </w:rPr>
        <w:t>ocial sciences, and humanities.</w:t>
      </w:r>
    </w:p>
    <w:p w14:paraId="5A0F36D1" w14:textId="79400CDF" w:rsidR="005E6CE2" w:rsidRPr="00943C0D" w:rsidRDefault="005E6CE2" w:rsidP="00E500FB">
      <w:pPr>
        <w:pStyle w:val="Noparagraphstyle"/>
        <w:numPr>
          <w:ilvl w:val="0"/>
          <w:numId w:val="145"/>
        </w:numPr>
        <w:spacing w:after="20" w:line="240" w:lineRule="auto"/>
        <w:rPr>
          <w:rFonts w:ascii="Garamond" w:hAnsi="Garamond" w:cs="Times New Roman"/>
          <w:color w:val="000000" w:themeColor="text1"/>
          <w:sz w:val="22"/>
          <w:szCs w:val="22"/>
        </w:rPr>
      </w:pPr>
      <w:r w:rsidRPr="00943C0D">
        <w:rPr>
          <w:rFonts w:ascii="Garamond" w:hAnsi="Garamond" w:cs="Times New Roman"/>
          <w:color w:val="000000" w:themeColor="text1"/>
          <w:sz w:val="22"/>
          <w:szCs w:val="22"/>
        </w:rPr>
        <w:t>GPA of 2.7 or higher and a “C” or better in the following professional education courses:</w:t>
      </w:r>
    </w:p>
    <w:p w14:paraId="14B6E890"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EDU-105 Foundations of Education (WE)</w:t>
      </w:r>
    </w:p>
    <w:p w14:paraId="4804A0B9"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EDU-117 Exceptional Learners</w:t>
      </w:r>
    </w:p>
    <w:p w14:paraId="7496ACD3"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EDU-187 Human Relations (WE)</w:t>
      </w:r>
    </w:p>
    <w:p w14:paraId="53710FC4"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EDU-195 Educational Psychology and Development</w:t>
      </w:r>
    </w:p>
    <w:p w14:paraId="3376A872"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EDU-215 Practicum in Education (WE)</w:t>
      </w:r>
    </w:p>
    <w:p w14:paraId="6A28F9E0"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EDU-219 Educational Technology Lab (WE) (0.0 cc)</w:t>
      </w:r>
    </w:p>
    <w:p w14:paraId="4106E5C2" w14:textId="77777777" w:rsidR="005E6CE2" w:rsidRPr="00686CA0" w:rsidRDefault="005E6CE2" w:rsidP="00EC55CB">
      <w:pPr>
        <w:pStyle w:val="Noparagraphstyle"/>
        <w:spacing w:after="20" w:line="240" w:lineRule="auto"/>
        <w:ind w:left="720"/>
        <w:rPr>
          <w:rFonts w:ascii="Garamond" w:hAnsi="Garamond" w:cs="Times New Roman"/>
          <w:color w:val="000000" w:themeColor="text1"/>
          <w:sz w:val="22"/>
          <w:szCs w:val="22"/>
        </w:rPr>
      </w:pPr>
      <w:r w:rsidRPr="00EC55CB">
        <w:rPr>
          <w:rFonts w:ascii="Garamond" w:hAnsi="Garamond" w:cs="Times New Roman"/>
          <w:color w:val="000000" w:themeColor="text1"/>
          <w:sz w:val="22"/>
          <w:szCs w:val="22"/>
          <w:u w:val="single"/>
        </w:rPr>
        <w:t>One or more</w:t>
      </w:r>
      <w:r w:rsidRPr="00686CA0">
        <w:rPr>
          <w:rFonts w:ascii="Garamond" w:hAnsi="Garamond" w:cs="Times New Roman"/>
          <w:color w:val="000000" w:themeColor="text1"/>
          <w:sz w:val="22"/>
          <w:szCs w:val="22"/>
        </w:rPr>
        <w:t xml:space="preserve"> of the following Methods courses:</w:t>
      </w:r>
    </w:p>
    <w:p w14:paraId="40A92615"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EDU-310 Methods of Secondary Business Education (WE)</w:t>
      </w:r>
    </w:p>
    <w:p w14:paraId="3426CEF8"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EDU-311 Methods of Secondary Language Arts (WE)</w:t>
      </w:r>
    </w:p>
    <w:p w14:paraId="4FDEC3AE"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EDU-312 Methods of Secondary Social Studies (WE)</w:t>
      </w:r>
    </w:p>
    <w:p w14:paraId="3005BDE8"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EDU-313 Methods of Secondary Mathematics (WE)</w:t>
      </w:r>
    </w:p>
    <w:p w14:paraId="675342FF" w14:textId="77777777" w:rsidR="005E6CE2" w:rsidRPr="00686CA0"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EDU-320 Methods of Secondary Science (WE)</w:t>
      </w:r>
    </w:p>
    <w:p w14:paraId="45339F17" w14:textId="77777777" w:rsidR="00EC55CB" w:rsidRDefault="005E6CE2" w:rsidP="00EC55CB">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EDU-321 Meth</w:t>
      </w:r>
      <w:r w:rsidR="00EC55CB">
        <w:rPr>
          <w:rFonts w:ascii="Garamond" w:hAnsi="Garamond" w:cs="Times New Roman"/>
          <w:color w:val="000000" w:themeColor="text1"/>
          <w:sz w:val="22"/>
          <w:szCs w:val="22"/>
        </w:rPr>
        <w:t>ods of World Language K–12 (WE)</w:t>
      </w:r>
    </w:p>
    <w:p w14:paraId="6BB9873A" w14:textId="0764E862" w:rsidR="005E6CE2" w:rsidRPr="00686CA0" w:rsidRDefault="005E6CE2" w:rsidP="00E500FB">
      <w:pPr>
        <w:pStyle w:val="Noparagraphstyle"/>
        <w:numPr>
          <w:ilvl w:val="0"/>
          <w:numId w:val="145"/>
        </w:numPr>
        <w:spacing w:after="20" w:line="240" w:lineRule="auto"/>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Successful completion of Student Teaching:</w:t>
      </w:r>
    </w:p>
    <w:p w14:paraId="47859C0E" w14:textId="77777777" w:rsidR="005E6CE2" w:rsidRPr="00686CA0" w:rsidRDefault="005E6CE2" w:rsidP="00B5608E">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EDU-489 Student Teaching in the Senior High School (WE)</w:t>
      </w:r>
    </w:p>
    <w:p w14:paraId="46466667" w14:textId="77777777" w:rsidR="00EC55CB" w:rsidRDefault="005E6CE2" w:rsidP="00B5608E">
      <w:pPr>
        <w:pStyle w:val="Noparagraphstyle"/>
        <w:spacing w:after="20" w:line="240" w:lineRule="auto"/>
        <w:ind w:left="1080"/>
        <w:rPr>
          <w:rFonts w:ascii="Garamond" w:hAnsi="Garamond" w:cs="Times New Roman"/>
          <w:color w:val="000000" w:themeColor="text1"/>
          <w:sz w:val="22"/>
          <w:szCs w:val="22"/>
        </w:rPr>
      </w:pPr>
      <w:r w:rsidRPr="00686CA0">
        <w:rPr>
          <w:rFonts w:ascii="Garamond" w:hAnsi="Garamond" w:cs="Times New Roman"/>
          <w:color w:val="000000" w:themeColor="text1"/>
          <w:sz w:val="22"/>
          <w:szCs w:val="22"/>
        </w:rPr>
        <w:t>EDU-490 Student Teaching in Middle Sc</w:t>
      </w:r>
      <w:r w:rsidR="00EC55CB">
        <w:rPr>
          <w:rFonts w:ascii="Garamond" w:hAnsi="Garamond" w:cs="Times New Roman"/>
          <w:color w:val="000000" w:themeColor="text1"/>
          <w:sz w:val="22"/>
          <w:szCs w:val="22"/>
        </w:rPr>
        <w:t>hool or Junior High School (WE)</w:t>
      </w:r>
    </w:p>
    <w:p w14:paraId="57F3F7E3" w14:textId="0ED96D65" w:rsidR="005E6CE2" w:rsidRPr="00686CA0" w:rsidRDefault="005E6CE2" w:rsidP="00E500FB">
      <w:pPr>
        <w:pStyle w:val="Noparagraphstyle"/>
        <w:numPr>
          <w:ilvl w:val="0"/>
          <w:numId w:val="145"/>
        </w:numPr>
        <w:spacing w:after="20" w:line="240" w:lineRule="auto"/>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Successful completion of </w:t>
      </w:r>
      <w:r w:rsidRPr="00686CA0">
        <w:rPr>
          <w:rFonts w:ascii="Garamond" w:hAnsi="Garamond" w:cs="Times New Roman"/>
          <w:color w:val="000000" w:themeColor="text1"/>
          <w:sz w:val="22"/>
          <w:szCs w:val="22"/>
        </w:rPr>
        <w:t>Student Teaching Seminar</w:t>
      </w:r>
    </w:p>
    <w:p w14:paraId="4579B6AD" w14:textId="77777777"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Active engagement in and regular attendance in seminar</w:t>
      </w:r>
    </w:p>
    <w:p w14:paraId="6961E44F" w14:textId="77777777"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Dyslexia training</w:t>
      </w:r>
    </w:p>
    <w:p w14:paraId="6B80A641" w14:textId="77777777"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Ethics training</w:t>
      </w:r>
    </w:p>
    <w:p w14:paraId="4176F99C" w14:textId="090546A1"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 xml:space="preserve">Mock </w:t>
      </w:r>
      <w:r w:rsidR="00CB5054">
        <w:rPr>
          <w:rFonts w:ascii="Garamond" w:hAnsi="Garamond" w:cs="Times New Roman"/>
          <w:color w:val="000000" w:themeColor="text1"/>
          <w:sz w:val="22"/>
          <w:szCs w:val="22"/>
        </w:rPr>
        <w:t>e</w:t>
      </w:r>
      <w:r w:rsidRPr="005E6CE2">
        <w:rPr>
          <w:rFonts w:ascii="Garamond" w:hAnsi="Garamond" w:cs="Times New Roman" w:hint="eastAsia"/>
          <w:color w:val="000000" w:themeColor="text1"/>
          <w:sz w:val="22"/>
          <w:szCs w:val="22"/>
        </w:rPr>
        <w:t>valuations</w:t>
      </w:r>
    </w:p>
    <w:p w14:paraId="0C52A207" w14:textId="77777777"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CPR card (PE and coaching candidates)</w:t>
      </w:r>
    </w:p>
    <w:p w14:paraId="591E9D8A" w14:textId="77777777" w:rsidR="005E6CE2" w:rsidRPr="005E6CE2" w:rsidRDefault="005E6CE2" w:rsidP="00E500FB">
      <w:pPr>
        <w:pStyle w:val="Noparagraphstyle"/>
        <w:numPr>
          <w:ilvl w:val="0"/>
          <w:numId w:val="142"/>
        </w:numPr>
        <w:spacing w:after="20" w:line="240" w:lineRule="auto"/>
        <w:rPr>
          <w:rFonts w:ascii="Garamond" w:hAnsi="Garamond" w:cs="Times New Roman"/>
          <w:color w:val="000000" w:themeColor="text1"/>
          <w:sz w:val="22"/>
          <w:szCs w:val="22"/>
        </w:rPr>
      </w:pPr>
      <w:r w:rsidRPr="005E6CE2">
        <w:rPr>
          <w:rFonts w:ascii="Garamond" w:hAnsi="Garamond" w:cs="Times New Roman" w:hint="eastAsia"/>
          <w:color w:val="000000" w:themeColor="text1"/>
          <w:sz w:val="22"/>
          <w:szCs w:val="22"/>
        </w:rPr>
        <w:t>Successful completion and presentation of e-portfolio</w:t>
      </w:r>
    </w:p>
    <w:p w14:paraId="765E84AD" w14:textId="77777777" w:rsidR="005E6CE2" w:rsidRPr="005E6CE2" w:rsidRDefault="005E6CE2" w:rsidP="000F1A77">
      <w:pPr>
        <w:pStyle w:val="Noparagraphstyle"/>
        <w:numPr>
          <w:ilvl w:val="0"/>
          <w:numId w:val="145"/>
        </w:numPr>
        <w:spacing w:after="20" w:line="240" w:lineRule="auto"/>
        <w:rPr>
          <w:del w:id="11946" w:author="Summer 2023 updates" w:date="2024-07-31T13:42:00Z"/>
          <w:rFonts w:ascii="Garamond" w:hAnsi="Garamond" w:cs="Times New Roman"/>
          <w:color w:val="000000" w:themeColor="text1"/>
          <w:sz w:val="22"/>
          <w:szCs w:val="22"/>
        </w:rPr>
      </w:pPr>
      <w:del w:id="11947" w:author="Summer 2023 updates" w:date="2024-07-31T13:42:00Z">
        <w:r w:rsidRPr="005E6CE2">
          <w:rPr>
            <w:rFonts w:ascii="Garamond" w:hAnsi="Garamond" w:cs="Times New Roman"/>
            <w:color w:val="000000" w:themeColor="text1"/>
            <w:sz w:val="22"/>
            <w:szCs w:val="22"/>
          </w:rPr>
          <w:delText>Demonstrate content-area knowledge and pedagogical kn</w:delText>
        </w:r>
        <w:r>
          <w:rPr>
            <w:rFonts w:ascii="Garamond" w:hAnsi="Garamond" w:cs="Times New Roman"/>
            <w:color w:val="000000" w:themeColor="text1"/>
            <w:sz w:val="22"/>
            <w:szCs w:val="22"/>
          </w:rPr>
          <w:delText xml:space="preserve">owledge by successfully passing </w:delText>
        </w:r>
        <w:r w:rsidRPr="005E6CE2">
          <w:rPr>
            <w:rFonts w:ascii="Garamond" w:hAnsi="Garamond" w:cs="Times New Roman"/>
            <w:color w:val="000000" w:themeColor="text1"/>
            <w:sz w:val="22"/>
            <w:szCs w:val="22"/>
          </w:rPr>
          <w:delText>state-required Praxis II exams.</w:delText>
        </w:r>
      </w:del>
    </w:p>
    <w:p w14:paraId="453BDF3A" w14:textId="77777777" w:rsidR="005E6CE2" w:rsidRPr="005E6CE2" w:rsidRDefault="005E6CE2" w:rsidP="00D060A0">
      <w:pPr>
        <w:pStyle w:val="Noparagraphstyle"/>
        <w:spacing w:after="60" w:line="240" w:lineRule="auto"/>
        <w:rPr>
          <w:rFonts w:ascii="Garamond" w:hAnsi="Garamond" w:cs="Times New Roman"/>
          <w:color w:val="000000" w:themeColor="text1"/>
          <w:sz w:val="22"/>
          <w:szCs w:val="22"/>
        </w:rPr>
      </w:pPr>
    </w:p>
    <w:p w14:paraId="2314C507" w14:textId="77777777" w:rsidR="005E6CE2" w:rsidRPr="007A355C" w:rsidRDefault="005E6CE2" w:rsidP="00D060A0">
      <w:pPr>
        <w:pStyle w:val="Noparagraphstyle"/>
        <w:spacing w:after="60" w:line="240" w:lineRule="auto"/>
        <w:rPr>
          <w:del w:id="11948" w:author="Summer 2023 updates" w:date="2024-07-31T13:42:00Z"/>
          <w:rFonts w:ascii="Garamond" w:hAnsi="Garamond" w:cs="Times New Roman"/>
          <w:b/>
          <w:i/>
          <w:color w:val="000000" w:themeColor="text1"/>
          <w:sz w:val="22"/>
          <w:szCs w:val="22"/>
        </w:rPr>
      </w:pPr>
      <w:r w:rsidRPr="00686CA0">
        <w:rPr>
          <w:rFonts w:ascii="Garamond" w:hAnsi="Garamond" w:cs="Times New Roman"/>
          <w:b/>
          <w:color w:val="000000" w:themeColor="text1"/>
          <w:sz w:val="22"/>
          <w:szCs w:val="22"/>
        </w:rPr>
        <w:t xml:space="preserve">NOTE: </w:t>
      </w:r>
      <w:r w:rsidRPr="007A355C">
        <w:rPr>
          <w:rFonts w:ascii="Garamond" w:hAnsi="Garamond" w:cs="Times New Roman"/>
          <w:b/>
          <w:i/>
          <w:color w:val="000000" w:themeColor="text1"/>
          <w:sz w:val="22"/>
          <w:szCs w:val="22"/>
        </w:rPr>
        <w:t>Not all Coe majors align perfectly with State of Iowa requirements for 5–12 endorsements. Students seeking secondary licensure should also have an advisor in the Education Department with whom they</w:t>
      </w:r>
    </w:p>
    <w:p w14:paraId="6ED771D6" w14:textId="77777777" w:rsidR="005E6CE2" w:rsidRPr="007A355C" w:rsidRDefault="00C16894" w:rsidP="00D060A0">
      <w:pPr>
        <w:pStyle w:val="Noparagraphstyle"/>
        <w:spacing w:after="60" w:line="240" w:lineRule="auto"/>
        <w:rPr>
          <w:del w:id="11949" w:author="Summer 2023 updates" w:date="2024-07-31T13:42:00Z"/>
          <w:rFonts w:ascii="Garamond" w:hAnsi="Garamond" w:cs="Times New Roman"/>
          <w:b/>
          <w:i/>
          <w:color w:val="000000" w:themeColor="text1"/>
          <w:sz w:val="22"/>
          <w:szCs w:val="22"/>
        </w:rPr>
      </w:pPr>
      <w:ins w:id="11950" w:author="Summer 2023 updates" w:date="2024-07-31T13:42:00Z">
        <w:r>
          <w:rPr>
            <w:rFonts w:ascii="Garamond" w:hAnsi="Garamond" w:cs="Times New Roman"/>
            <w:b/>
            <w:i/>
            <w:color w:val="000000" w:themeColor="text1"/>
            <w:sz w:val="22"/>
            <w:szCs w:val="22"/>
          </w:rPr>
          <w:t xml:space="preserve"> </w:t>
        </w:r>
      </w:ins>
      <w:r w:rsidR="005E6CE2" w:rsidRPr="007A355C">
        <w:rPr>
          <w:rFonts w:ascii="Garamond" w:hAnsi="Garamond" w:cs="Times New Roman"/>
          <w:b/>
          <w:i/>
          <w:color w:val="000000" w:themeColor="text1"/>
          <w:sz w:val="22"/>
          <w:szCs w:val="22"/>
        </w:rPr>
        <w:t>meet regularly (at least once per year) to ensure timely completion of all graduation, general</w:t>
      </w:r>
    </w:p>
    <w:p w14:paraId="565C69FE" w14:textId="5C8A7039" w:rsidR="005E6CE2" w:rsidRPr="00686CA0" w:rsidRDefault="00C16894" w:rsidP="00D060A0">
      <w:pPr>
        <w:pStyle w:val="Noparagraphstyle"/>
        <w:spacing w:after="60" w:line="240" w:lineRule="auto"/>
        <w:rPr>
          <w:rFonts w:ascii="Garamond" w:hAnsi="Garamond" w:cs="Times New Roman"/>
          <w:b/>
          <w:color w:val="000000" w:themeColor="text1"/>
          <w:sz w:val="22"/>
          <w:szCs w:val="22"/>
        </w:rPr>
      </w:pPr>
      <w:ins w:id="11951" w:author="Summer 2023 updates" w:date="2024-07-31T13:42:00Z">
        <w:r>
          <w:rPr>
            <w:rFonts w:ascii="Garamond" w:hAnsi="Garamond" w:cs="Times New Roman"/>
            <w:b/>
            <w:i/>
            <w:color w:val="000000" w:themeColor="text1"/>
            <w:sz w:val="22"/>
            <w:szCs w:val="22"/>
          </w:rPr>
          <w:t xml:space="preserve"> </w:t>
        </w:r>
      </w:ins>
      <w:r w:rsidR="005E6CE2" w:rsidRPr="007A355C">
        <w:rPr>
          <w:rFonts w:ascii="Garamond" w:hAnsi="Garamond" w:cs="Times New Roman"/>
          <w:b/>
          <w:i/>
          <w:color w:val="000000" w:themeColor="text1"/>
          <w:sz w:val="22"/>
          <w:szCs w:val="22"/>
        </w:rPr>
        <w:t>education, and licensure requirements.</w:t>
      </w:r>
    </w:p>
    <w:p w14:paraId="63BB0979" w14:textId="1B6F1229" w:rsidR="0081633B" w:rsidRPr="00317324" w:rsidRDefault="0081633B" w:rsidP="007C0BCF">
      <w:pPr>
        <w:rPr>
          <w:rPrChange w:id="11952" w:author="Summer 2023 updates" w:date="2024-07-31T13:42:00Z">
            <w:rPr>
              <w:color w:val="000000" w:themeColor="text1"/>
            </w:rPr>
          </w:rPrChange>
        </w:rPr>
        <w:pPrChange w:id="11953" w:author="Summer 2023 updates" w:date="2024-07-31T13:42:00Z">
          <w:pPr>
            <w:tabs>
              <w:tab w:val="left" w:pos="360"/>
            </w:tabs>
          </w:pPr>
        </w:pPrChange>
      </w:pPr>
    </w:p>
    <w:p w14:paraId="6BE9C62E" w14:textId="25DEA6AF" w:rsidR="007A0BF7" w:rsidRPr="00424939" w:rsidRDefault="005E6CE2" w:rsidP="00617222">
      <w:pPr>
        <w:pStyle w:val="Noparagraphstyle"/>
        <w:spacing w:before="120" w:line="240" w:lineRule="auto"/>
        <w:jc w:val="left"/>
        <w:rPr>
          <w:rFonts w:ascii="Garamond" w:hAnsi="Garamond" w:cs="Times New Roman"/>
          <w:b/>
          <w:color w:val="000000" w:themeColor="text1"/>
          <w:sz w:val="22"/>
          <w:szCs w:val="22"/>
        </w:rPr>
        <w:pPrChange w:id="11954" w:author="Summer 2023 updates" w:date="2024-07-31T13:42:00Z">
          <w:pPr>
            <w:pStyle w:val="Noparagraphstyle"/>
            <w:spacing w:after="60" w:line="240" w:lineRule="auto"/>
            <w:jc w:val="left"/>
          </w:pPr>
        </w:pPrChange>
      </w:pPr>
      <w:r>
        <w:rPr>
          <w:rFonts w:ascii="Garamond" w:hAnsi="Garamond" w:cs="Times New Roman"/>
          <w:b/>
          <w:color w:val="000000" w:themeColor="text1"/>
          <w:sz w:val="22"/>
          <w:szCs w:val="22"/>
        </w:rPr>
        <w:t>A</w:t>
      </w:r>
      <w:r w:rsidR="007A0BF7" w:rsidRPr="00424939">
        <w:rPr>
          <w:rFonts w:ascii="Garamond" w:hAnsi="Garamond" w:cs="Times New Roman"/>
          <w:b/>
          <w:color w:val="000000" w:themeColor="text1"/>
          <w:sz w:val="22"/>
          <w:szCs w:val="22"/>
        </w:rPr>
        <w:t>rt, Music</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007A0BF7" w:rsidRPr="00424939">
        <w:rPr>
          <w:rFonts w:ascii="Garamond" w:hAnsi="Garamond" w:cs="Times New Roman"/>
          <w:b/>
          <w:color w:val="000000" w:themeColor="text1"/>
          <w:sz w:val="22"/>
          <w:szCs w:val="22"/>
        </w:rPr>
        <w:t xml:space="preserve"> and Physical Education</w:t>
      </w:r>
      <w:r w:rsidR="00200C3E">
        <w:rPr>
          <w:rFonts w:ascii="Garamond" w:hAnsi="Garamond" w:cs="Times New Roman"/>
          <w:b/>
          <w:color w:val="000000" w:themeColor="text1"/>
          <w:sz w:val="22"/>
          <w:szCs w:val="22"/>
        </w:rPr>
        <w:t xml:space="preserve"> (K</w:t>
      </w:r>
      <w:r w:rsidR="00734D3B" w:rsidRPr="00424939">
        <w:rPr>
          <w:rFonts w:ascii="Garamond" w:hAnsi="Garamond" w:cs="Times New Roman"/>
          <w:color w:val="000000" w:themeColor="text1"/>
          <w:sz w:val="22"/>
          <w:szCs w:val="22"/>
        </w:rPr>
        <w:t>–</w:t>
      </w:r>
      <w:r w:rsidR="00200C3E">
        <w:rPr>
          <w:rFonts w:ascii="Garamond" w:hAnsi="Garamond" w:cs="Times New Roman"/>
          <w:b/>
          <w:color w:val="000000" w:themeColor="text1"/>
          <w:sz w:val="22"/>
          <w:szCs w:val="22"/>
        </w:rPr>
        <w:t>12 licensure)</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0EE5D6DA" w14:textId="565CF405" w:rsidR="005E6CE2" w:rsidRDefault="007A0BF7" w:rsidP="00A04A42">
      <w:pPr>
        <w:rPr>
          <w:rPrChange w:id="11955" w:author="Summer 2023 updates" w:date="2024-07-31T13:42:00Z">
            <w:rPr>
              <w:rFonts w:ascii="Garamond" w:hAnsi="Garamond"/>
              <w:color w:val="000000" w:themeColor="text1"/>
              <w:sz w:val="22"/>
            </w:rPr>
          </w:rPrChange>
        </w:rPr>
        <w:pPrChange w:id="11956" w:author="Summer 2023 updates" w:date="2024-07-31T13:42:00Z">
          <w:pPr>
            <w:pStyle w:val="Noparagraphstyle"/>
            <w:spacing w:after="60" w:line="240" w:lineRule="auto"/>
            <w:jc w:val="left"/>
          </w:pPr>
        </w:pPrChange>
      </w:pPr>
      <w:r w:rsidRPr="00424939">
        <w:rPr>
          <w:rPrChange w:id="11957" w:author="Summer 2023 updates" w:date="2024-07-31T13:42:00Z">
            <w:rPr>
              <w:rFonts w:ascii="Garamond" w:hAnsi="Garamond"/>
              <w:color w:val="000000" w:themeColor="text1"/>
              <w:sz w:val="22"/>
            </w:rPr>
          </w:rPrChange>
        </w:rPr>
        <w:t>Preparation for teaching at the elementary (K</w:t>
      </w:r>
      <w:r w:rsidR="00035776" w:rsidRPr="00424939">
        <w:rPr>
          <w:rPrChange w:id="11958" w:author="Summer 2023 updates" w:date="2024-07-31T13:42:00Z">
            <w:rPr>
              <w:rFonts w:ascii="Garamond" w:hAnsi="Garamond"/>
              <w:color w:val="000000" w:themeColor="text1"/>
              <w:sz w:val="22"/>
            </w:rPr>
          </w:rPrChange>
        </w:rPr>
        <w:t>–</w:t>
      </w:r>
      <w:r w:rsidRPr="00424939">
        <w:rPr>
          <w:rPrChange w:id="11959" w:author="Summer 2023 updates" w:date="2024-07-31T13:42:00Z">
            <w:rPr>
              <w:rFonts w:ascii="Garamond" w:hAnsi="Garamond"/>
              <w:color w:val="000000" w:themeColor="text1"/>
              <w:sz w:val="22"/>
            </w:rPr>
          </w:rPrChange>
        </w:rPr>
        <w:t>8) and secondary (5</w:t>
      </w:r>
      <w:r w:rsidR="001D4025" w:rsidRPr="00424939">
        <w:rPr>
          <w:rPrChange w:id="11960" w:author="Summer 2023 updates" w:date="2024-07-31T13:42:00Z">
            <w:rPr>
              <w:rFonts w:ascii="Garamond" w:hAnsi="Garamond"/>
              <w:color w:val="000000" w:themeColor="text1"/>
              <w:sz w:val="22"/>
            </w:rPr>
          </w:rPrChange>
        </w:rPr>
        <w:t>–</w:t>
      </w:r>
      <w:r w:rsidRPr="00424939">
        <w:rPr>
          <w:rPrChange w:id="11961" w:author="Summer 2023 updates" w:date="2024-07-31T13:42:00Z">
            <w:rPr>
              <w:rFonts w:ascii="Garamond" w:hAnsi="Garamond"/>
              <w:color w:val="000000" w:themeColor="text1"/>
              <w:sz w:val="22"/>
            </w:rPr>
          </w:rPrChange>
        </w:rPr>
        <w:t>12) levels in the subject areas of art, music, and physical education includes</w:t>
      </w:r>
      <w:r w:rsidR="005E6CE2">
        <w:rPr>
          <w:rPrChange w:id="11962" w:author="Summer 2023 updates" w:date="2024-07-31T13:42:00Z">
            <w:rPr>
              <w:rFonts w:ascii="Garamond" w:hAnsi="Garamond"/>
              <w:color w:val="000000" w:themeColor="text1"/>
              <w:sz w:val="22"/>
            </w:rPr>
          </w:rPrChange>
        </w:rPr>
        <w:t xml:space="preserve"> </w:t>
      </w:r>
      <w:r w:rsidR="00734D3B">
        <w:rPr>
          <w:rPrChange w:id="11963" w:author="Summer 2023 updates" w:date="2024-07-31T13:42:00Z">
            <w:rPr>
              <w:rFonts w:ascii="Garamond" w:hAnsi="Garamond"/>
              <w:color w:val="000000" w:themeColor="text1"/>
              <w:sz w:val="22"/>
            </w:rPr>
          </w:rPrChange>
        </w:rPr>
        <w:t xml:space="preserve">state </w:t>
      </w:r>
      <w:r w:rsidRPr="00424939">
        <w:rPr>
          <w:rPrChange w:id="11964" w:author="Summer 2023 updates" w:date="2024-07-31T13:42:00Z">
            <w:rPr>
              <w:rFonts w:ascii="Garamond" w:hAnsi="Garamond"/>
              <w:color w:val="000000" w:themeColor="text1"/>
              <w:sz w:val="22"/>
            </w:rPr>
          </w:rPrChange>
        </w:rPr>
        <w:t>licensure requirements,</w:t>
      </w:r>
      <w:r w:rsidR="005E6CE2">
        <w:rPr>
          <w:rPrChange w:id="11965" w:author="Summer 2023 updates" w:date="2024-07-31T13:42:00Z">
            <w:rPr>
              <w:rFonts w:ascii="Garamond" w:hAnsi="Garamond"/>
              <w:color w:val="000000" w:themeColor="text1"/>
              <w:sz w:val="22"/>
            </w:rPr>
          </w:rPrChange>
        </w:rPr>
        <w:t xml:space="preserve"> in addition to work students complete in their major.</w:t>
      </w:r>
    </w:p>
    <w:p w14:paraId="0264CD39" w14:textId="5A3705D8" w:rsidR="007A0BF7" w:rsidRPr="00424939" w:rsidRDefault="007A0BF7" w:rsidP="007C0BCF">
      <w:pPr>
        <w:rPr>
          <w:rPrChange w:id="11966" w:author="Summer 2023 updates" w:date="2024-07-31T13:42:00Z">
            <w:rPr>
              <w:rFonts w:ascii="Garamond" w:hAnsi="Garamond"/>
              <w:color w:val="000000" w:themeColor="text1"/>
              <w:sz w:val="22"/>
            </w:rPr>
          </w:rPrChange>
        </w:rPr>
        <w:pPrChange w:id="11967" w:author="Summer 2023 updates" w:date="2024-07-31T13:42:00Z">
          <w:pPr>
            <w:pStyle w:val="Noparagraphstyle"/>
            <w:spacing w:after="60" w:line="240" w:lineRule="auto"/>
            <w:jc w:val="left"/>
          </w:pPr>
        </w:pPrChange>
      </w:pPr>
      <w:del w:id="11968" w:author="Summer 2023 updates" w:date="2024-07-31T13:42:00Z">
        <w:r w:rsidRPr="00424939">
          <w:rPr>
            <w:rFonts w:cs="Times New Roman"/>
            <w:color w:val="000000" w:themeColor="text1"/>
          </w:rPr>
          <w:delText xml:space="preserve"> </w:delText>
        </w:r>
      </w:del>
    </w:p>
    <w:p w14:paraId="7DB717EA" w14:textId="77777777" w:rsidR="00140665" w:rsidRPr="00424939" w:rsidRDefault="00140665" w:rsidP="00617222">
      <w:pPr>
        <w:pStyle w:val="Noparagraphstyle"/>
        <w:spacing w:before="120" w:line="240" w:lineRule="auto"/>
        <w:jc w:val="left"/>
        <w:rPr>
          <w:rFonts w:ascii="Garamond" w:hAnsi="Garamond" w:cs="Times New Roman"/>
          <w:b/>
          <w:color w:val="000000" w:themeColor="text1"/>
          <w:sz w:val="22"/>
          <w:szCs w:val="22"/>
        </w:rPr>
        <w:pPrChange w:id="11969" w:author="Summer 2023 updates" w:date="2024-07-31T13:42:00Z">
          <w:pPr>
            <w:pStyle w:val="Noparagraphstyle"/>
            <w:spacing w:after="20" w:line="240" w:lineRule="auto"/>
            <w:jc w:val="left"/>
          </w:pPr>
        </w:pPrChange>
      </w:pPr>
      <w:r w:rsidRPr="00424939">
        <w:rPr>
          <w:rFonts w:ascii="Garamond" w:hAnsi="Garamond" w:cs="Times New Roman"/>
          <w:b/>
          <w:color w:val="000000" w:themeColor="text1"/>
          <w:sz w:val="22"/>
          <w:szCs w:val="22"/>
        </w:rPr>
        <w:t>Requirements:</w:t>
      </w:r>
    </w:p>
    <w:p w14:paraId="227159DA" w14:textId="4DD87694" w:rsidR="00873B0F" w:rsidRDefault="00140665" w:rsidP="00E500FB">
      <w:pPr>
        <w:pStyle w:val="Noparagraphstyle"/>
        <w:numPr>
          <w:ilvl w:val="0"/>
          <w:numId w:val="115"/>
        </w:numPr>
        <w:spacing w:after="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Students licensed in art, music, or physical education must </w:t>
      </w:r>
      <w:r w:rsidR="000B663F">
        <w:rPr>
          <w:rFonts w:ascii="Garamond" w:hAnsi="Garamond" w:cs="Times New Roman"/>
          <w:color w:val="000000" w:themeColor="text1"/>
          <w:sz w:val="22"/>
          <w:szCs w:val="22"/>
        </w:rPr>
        <w:t>earn</w:t>
      </w:r>
      <w:r w:rsidRPr="00424939">
        <w:rPr>
          <w:rFonts w:ascii="Garamond" w:hAnsi="Garamond" w:cs="Times New Roman"/>
          <w:color w:val="000000" w:themeColor="text1"/>
          <w:sz w:val="22"/>
          <w:szCs w:val="22"/>
        </w:rPr>
        <w:t xml:space="preserve"> a 2.7 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5E6CE2">
        <w:rPr>
          <w:rFonts w:ascii="Garamond" w:hAnsi="Garamond" w:cs="Times New Roman"/>
          <w:color w:val="000000" w:themeColor="text1"/>
          <w:sz w:val="22"/>
          <w:szCs w:val="22"/>
        </w:rPr>
        <w:t>or higher and a “C” or better in all courses in their major and in endorsement areas (state approved specialization in a particular subject area).</w:t>
      </w:r>
    </w:p>
    <w:p w14:paraId="741D683C" w14:textId="3D992841" w:rsidR="00140665" w:rsidRPr="00424939" w:rsidRDefault="00873B0F" w:rsidP="00E500FB">
      <w:pPr>
        <w:pStyle w:val="Noparagraphstyle"/>
        <w:numPr>
          <w:ilvl w:val="0"/>
          <w:numId w:val="115"/>
        </w:numPr>
        <w:spacing w:after="2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Iowa Distribution Requirements: A “C” or better in at least one course in each of the four fields of mathematics, natural sciences, </w:t>
      </w:r>
      <w:r w:rsidR="000B663F">
        <w:rPr>
          <w:rFonts w:ascii="Garamond" w:hAnsi="Garamond" w:cs="Times New Roman"/>
          <w:color w:val="000000" w:themeColor="text1"/>
          <w:sz w:val="22"/>
          <w:szCs w:val="22"/>
        </w:rPr>
        <w:t xml:space="preserve">social sciences, </w:t>
      </w:r>
      <w:r>
        <w:rPr>
          <w:rFonts w:ascii="Garamond" w:hAnsi="Garamond" w:cs="Times New Roman"/>
          <w:color w:val="000000" w:themeColor="text1"/>
          <w:sz w:val="22"/>
          <w:szCs w:val="22"/>
        </w:rPr>
        <w:t>and humanities.</w:t>
      </w:r>
    </w:p>
    <w:p w14:paraId="2734CC4C" w14:textId="457E7534" w:rsidR="00140665" w:rsidRPr="00424939" w:rsidRDefault="00140665" w:rsidP="00E500FB">
      <w:pPr>
        <w:pStyle w:val="Noparagraphstyle"/>
        <w:numPr>
          <w:ilvl w:val="0"/>
          <w:numId w:val="115"/>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GPA</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rPr>
        <w:instrText>GPA</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00873B0F">
        <w:rPr>
          <w:rFonts w:ascii="Garamond" w:hAnsi="Garamond" w:cs="Times New Roman"/>
          <w:color w:val="000000" w:themeColor="text1"/>
          <w:sz w:val="22"/>
          <w:szCs w:val="22"/>
        </w:rPr>
        <w:t xml:space="preserve">of 2.7 or higher and a “C” or better </w:t>
      </w:r>
      <w:r w:rsidRPr="00424939">
        <w:rPr>
          <w:rFonts w:ascii="Garamond" w:hAnsi="Garamond" w:cs="Times New Roman"/>
          <w:color w:val="000000" w:themeColor="text1"/>
          <w:sz w:val="22"/>
          <w:szCs w:val="22"/>
        </w:rPr>
        <w:t>in the following</w:t>
      </w:r>
      <w:r w:rsidR="00873B0F">
        <w:rPr>
          <w:rFonts w:ascii="Garamond" w:hAnsi="Garamond" w:cs="Times New Roman"/>
          <w:color w:val="000000" w:themeColor="text1"/>
          <w:sz w:val="22"/>
          <w:szCs w:val="22"/>
        </w:rPr>
        <w:t xml:space="preserve"> professional educational courses</w:t>
      </w:r>
      <w:r w:rsidRPr="00424939">
        <w:rPr>
          <w:rFonts w:ascii="Garamond" w:hAnsi="Garamond" w:cs="Times New Roman"/>
          <w:color w:val="000000" w:themeColor="text1"/>
          <w:sz w:val="22"/>
          <w:szCs w:val="22"/>
        </w:rPr>
        <w:t xml:space="preserve">: </w:t>
      </w:r>
    </w:p>
    <w:p w14:paraId="2F8E34E2" w14:textId="26F75B2D" w:rsidR="00140665" w:rsidRPr="00424939"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EDU-105 Educational Foundations </w:t>
      </w:r>
      <w:r w:rsidR="00B92F9C">
        <w:rPr>
          <w:rFonts w:ascii="Garamond" w:hAnsi="Garamond" w:cs="Times New Roman"/>
          <w:color w:val="000000" w:themeColor="text1"/>
          <w:sz w:val="22"/>
          <w:szCs w:val="22"/>
        </w:rPr>
        <w:t>(WE)</w:t>
      </w:r>
    </w:p>
    <w:p w14:paraId="7D8FA18F" w14:textId="0BE806EA" w:rsidR="00140665" w:rsidRPr="00424939" w:rsidRDefault="00450FD6" w:rsidP="00F625E7">
      <w:pPr>
        <w:pStyle w:val="Noparagraphstyle"/>
        <w:tabs>
          <w:tab w:val="num" w:pos="360"/>
        </w:tabs>
        <w:spacing w:line="228" w:lineRule="auto"/>
        <w:ind w:left="1080"/>
        <w:jc w:val="left"/>
        <w:rPr>
          <w:rFonts w:ascii="Garamond" w:hAnsi="Garamond" w:cs="Times New Roman"/>
          <w:color w:val="000000" w:themeColor="text1"/>
          <w:sz w:val="22"/>
          <w:szCs w:val="22"/>
        </w:rPr>
      </w:pPr>
      <w:r>
        <w:rPr>
          <w:rFonts w:ascii="Garamond" w:hAnsi="Garamond" w:cs="Times New Roman"/>
          <w:color w:val="000000" w:themeColor="text1"/>
          <w:sz w:val="22"/>
          <w:szCs w:val="22"/>
        </w:rPr>
        <w:t>EDU-117 Exceptional Learners</w:t>
      </w:r>
      <w:del w:id="11970" w:author="Summer 2023 updates" w:date="2024-07-31T13:42:00Z">
        <w:r w:rsidR="00140665" w:rsidRPr="00424939">
          <w:rPr>
            <w:rFonts w:ascii="Garamond" w:hAnsi="Garamond" w:cs="Times New Roman"/>
            <w:color w:val="000000" w:themeColor="text1"/>
            <w:sz w:val="22"/>
            <w:szCs w:val="22"/>
          </w:rPr>
          <w:delText xml:space="preserve"> </w:delText>
        </w:r>
      </w:del>
    </w:p>
    <w:p w14:paraId="0A35D487" w14:textId="31ED979D" w:rsidR="00140665" w:rsidRPr="00424939" w:rsidRDefault="00140665" w:rsidP="00F625E7">
      <w:pPr>
        <w:pStyle w:val="Noparagraphstyle"/>
        <w:spacing w:line="240"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EDU-187 Human Relations </w:t>
      </w:r>
      <w:r w:rsidR="00B92F9C">
        <w:rPr>
          <w:rFonts w:ascii="Garamond" w:hAnsi="Garamond" w:cs="Times New Roman"/>
          <w:color w:val="000000" w:themeColor="text1"/>
          <w:sz w:val="22"/>
          <w:szCs w:val="22"/>
        </w:rPr>
        <w:t>(WE)</w:t>
      </w:r>
    </w:p>
    <w:p w14:paraId="4E26EFF8" w14:textId="101505CF" w:rsidR="00140665" w:rsidRPr="00424939"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EDU-195 Educational 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Development </w:t>
      </w:r>
    </w:p>
    <w:p w14:paraId="1076590E" w14:textId="41956F28" w:rsidR="00873B0F" w:rsidRDefault="00140665" w:rsidP="00F625E7">
      <w:pPr>
        <w:pStyle w:val="Noparagraphstyle"/>
        <w:tabs>
          <w:tab w:val="num" w:pos="360"/>
        </w:tabs>
        <w:spacing w:line="228" w:lineRule="auto"/>
        <w:ind w:left="108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EDU-215 Practicum in Education</w:t>
      </w:r>
      <w:r w:rsidR="00B92F9C">
        <w:rPr>
          <w:rFonts w:ascii="Garamond" w:hAnsi="Garamond" w:cs="Times New Roman"/>
          <w:color w:val="000000" w:themeColor="text1"/>
          <w:sz w:val="22"/>
          <w:szCs w:val="22"/>
        </w:rPr>
        <w:t xml:space="preserve"> (WE)</w:t>
      </w:r>
      <w:r w:rsidR="00CD6AC9">
        <w:rPr>
          <w:rFonts w:ascii="Garamond" w:hAnsi="Garamond" w:cs="Times New Roman"/>
          <w:color w:val="000000" w:themeColor="text1"/>
          <w:sz w:val="22"/>
          <w:szCs w:val="22"/>
        </w:rPr>
        <w:t xml:space="preserve"> or MU-205 Practicum in Music Education</w:t>
      </w:r>
    </w:p>
    <w:p w14:paraId="43BB8F99"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EDU-219 Educational Technology Lab (WE)</w:t>
      </w:r>
    </w:p>
    <w:p w14:paraId="1E151790" w14:textId="77777777" w:rsidR="00873B0F" w:rsidRPr="00AE08DE" w:rsidRDefault="00873B0F" w:rsidP="00F625E7">
      <w:pPr>
        <w:pStyle w:val="Noparagraphstyle"/>
        <w:spacing w:after="20" w:line="240" w:lineRule="auto"/>
        <w:ind w:left="720"/>
        <w:rPr>
          <w:rFonts w:ascii="Garamond" w:hAnsi="Garamond" w:cs="Times New Roman"/>
          <w:color w:val="000000" w:themeColor="text1"/>
          <w:sz w:val="22"/>
          <w:szCs w:val="22"/>
        </w:rPr>
      </w:pPr>
      <w:r w:rsidRPr="00200C3E">
        <w:rPr>
          <w:rFonts w:ascii="Garamond" w:hAnsi="Garamond" w:cs="Times New Roman"/>
          <w:color w:val="000000" w:themeColor="text1"/>
          <w:sz w:val="22"/>
          <w:szCs w:val="22"/>
          <w:u w:val="single"/>
        </w:rPr>
        <w:t>One or more</w:t>
      </w:r>
      <w:r w:rsidRPr="00AE08DE">
        <w:rPr>
          <w:rFonts w:ascii="Garamond" w:hAnsi="Garamond" w:cs="Times New Roman"/>
          <w:color w:val="000000" w:themeColor="text1"/>
          <w:sz w:val="22"/>
          <w:szCs w:val="22"/>
        </w:rPr>
        <w:t xml:space="preserve"> of the following Methods courses:</w:t>
      </w:r>
    </w:p>
    <w:p w14:paraId="2A35C39C"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ART-230 Art of Children and Adolescents</w:t>
      </w:r>
    </w:p>
    <w:p w14:paraId="6B9DF868"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KIN-315 Methods of Elementary School Physical Education and Health</w:t>
      </w:r>
    </w:p>
    <w:p w14:paraId="264FAB96"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KIN-415 Methods of Teaching Secondary School Physical Education and Health</w:t>
      </w:r>
    </w:p>
    <w:p w14:paraId="5976726E"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MU-360 Elementary and General Music Methods</w:t>
      </w:r>
    </w:p>
    <w:p w14:paraId="3010D71B"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 xml:space="preserve">MU-361 Choral Music Methods </w:t>
      </w:r>
      <w:r w:rsidRPr="00AE08DE">
        <w:rPr>
          <w:rFonts w:ascii="Garamond" w:hAnsi="Garamond" w:cs="Times New Roman"/>
          <w:b/>
          <w:color w:val="000000" w:themeColor="text1"/>
          <w:sz w:val="22"/>
          <w:szCs w:val="22"/>
        </w:rPr>
        <w:t>AND</w:t>
      </w:r>
      <w:r w:rsidRPr="00AE08DE">
        <w:rPr>
          <w:rFonts w:ascii="Garamond" w:hAnsi="Garamond" w:cs="Times New Roman"/>
          <w:color w:val="000000" w:themeColor="text1"/>
          <w:sz w:val="22"/>
          <w:szCs w:val="22"/>
        </w:rPr>
        <w:t xml:space="preserve"> MU-362 Instrumental Music Methods for the Choral</w:t>
      </w:r>
    </w:p>
    <w:p w14:paraId="1118E4ED"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 xml:space="preserve">Teacher MU-363 Instrumental Music Methods </w:t>
      </w:r>
      <w:r w:rsidRPr="00CD6AC9">
        <w:rPr>
          <w:rFonts w:ascii="Garamond" w:hAnsi="Garamond" w:cs="Times New Roman"/>
          <w:b/>
          <w:color w:val="000000" w:themeColor="text1"/>
          <w:sz w:val="22"/>
          <w:szCs w:val="22"/>
        </w:rPr>
        <w:t>AND</w:t>
      </w:r>
      <w:r w:rsidRPr="00AE08DE">
        <w:rPr>
          <w:rFonts w:ascii="Garamond" w:hAnsi="Garamond" w:cs="Times New Roman"/>
          <w:color w:val="000000" w:themeColor="text1"/>
          <w:sz w:val="22"/>
          <w:szCs w:val="22"/>
        </w:rPr>
        <w:t xml:space="preserve"> MU-364 Choral Music Methods for the</w:t>
      </w:r>
    </w:p>
    <w:p w14:paraId="031321D5"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Pr>
          <w:rFonts w:ascii="Garamond" w:hAnsi="Garamond" w:cs="Times New Roman"/>
          <w:color w:val="000000" w:themeColor="text1"/>
          <w:sz w:val="22"/>
          <w:szCs w:val="22"/>
        </w:rPr>
        <w:t>Instrumental Teacher</w:t>
      </w:r>
    </w:p>
    <w:p w14:paraId="100591AB" w14:textId="5D7C2823" w:rsidR="00873B0F" w:rsidRPr="00AE08DE" w:rsidRDefault="00873B0F" w:rsidP="00E500FB">
      <w:pPr>
        <w:pStyle w:val="Noparagraphstyle"/>
        <w:numPr>
          <w:ilvl w:val="0"/>
          <w:numId w:val="115"/>
        </w:numPr>
        <w:spacing w:after="20" w:line="240" w:lineRule="auto"/>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Successful completion of Student Teaching:</w:t>
      </w:r>
    </w:p>
    <w:p w14:paraId="40B203D2"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EDU-481 Student Teaching in Art at the Secondary School (WE)</w:t>
      </w:r>
    </w:p>
    <w:p w14:paraId="084970B3"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EDU-482 Student Teaching in Physical Education at the Secondary School (WE)</w:t>
      </w:r>
    </w:p>
    <w:p w14:paraId="04753B9A"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EDU-483 Student Teaching in Art at the Elementary School (WE)</w:t>
      </w:r>
    </w:p>
    <w:p w14:paraId="207C3BBE"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EDU-485 Student Teaching in Physical Education at the Elementary School (WE)</w:t>
      </w:r>
    </w:p>
    <w:p w14:paraId="590CB5B9"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MU-421 Student Teaching in the Elementary School</w:t>
      </w:r>
    </w:p>
    <w:p w14:paraId="57A461E8" w14:textId="77777777" w:rsidR="00873B0F" w:rsidRPr="00AE08DE" w:rsidRDefault="00873B0F" w:rsidP="00F625E7">
      <w:pPr>
        <w:pStyle w:val="Noparagraphstyle"/>
        <w:spacing w:after="20" w:line="240" w:lineRule="auto"/>
        <w:ind w:left="1080"/>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MU-422 Student Teaching in the Secondary School</w:t>
      </w:r>
    </w:p>
    <w:p w14:paraId="584CEA1B" w14:textId="47CEF217" w:rsidR="00873B0F" w:rsidRPr="00AE08DE" w:rsidRDefault="00873B0F" w:rsidP="00E500FB">
      <w:pPr>
        <w:pStyle w:val="Noparagraphstyle"/>
        <w:numPr>
          <w:ilvl w:val="0"/>
          <w:numId w:val="115"/>
        </w:numPr>
        <w:spacing w:after="20" w:line="240" w:lineRule="auto"/>
        <w:rPr>
          <w:rFonts w:ascii="Garamond" w:hAnsi="Garamond" w:cs="Times New Roman"/>
          <w:color w:val="000000" w:themeColor="text1"/>
          <w:sz w:val="22"/>
          <w:szCs w:val="22"/>
        </w:rPr>
      </w:pPr>
      <w:r w:rsidRPr="00AE08DE">
        <w:rPr>
          <w:rFonts w:ascii="Garamond" w:hAnsi="Garamond" w:cs="Times New Roman"/>
          <w:color w:val="000000" w:themeColor="text1"/>
          <w:sz w:val="22"/>
          <w:szCs w:val="22"/>
        </w:rPr>
        <w:t>Successful complet</w:t>
      </w:r>
      <w:r>
        <w:rPr>
          <w:rFonts w:ascii="Garamond" w:hAnsi="Garamond" w:cs="Times New Roman"/>
          <w:color w:val="000000" w:themeColor="text1"/>
          <w:sz w:val="22"/>
          <w:szCs w:val="22"/>
        </w:rPr>
        <w:t>ion of Student Teaching Seminar</w:t>
      </w:r>
    </w:p>
    <w:p w14:paraId="19BDEC12"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Active engagement in and regular attendance in seminar</w:t>
      </w:r>
    </w:p>
    <w:p w14:paraId="26163559"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Dyslexia training</w:t>
      </w:r>
    </w:p>
    <w:p w14:paraId="3D0963C2"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Ethics training</w:t>
      </w:r>
    </w:p>
    <w:p w14:paraId="2C44EDCF"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Mock evaluations</w:t>
      </w:r>
    </w:p>
    <w:p w14:paraId="6B63D9FD"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CPR card (PE and coaching candidates)</w:t>
      </w:r>
    </w:p>
    <w:p w14:paraId="70AEBD29" w14:textId="77777777" w:rsidR="00873B0F" w:rsidRPr="00AE08DE" w:rsidRDefault="00873B0F" w:rsidP="00E500FB">
      <w:pPr>
        <w:pStyle w:val="Noparagraphstyle"/>
        <w:numPr>
          <w:ilvl w:val="0"/>
          <w:numId w:val="143"/>
        </w:numPr>
        <w:spacing w:after="20" w:line="240" w:lineRule="auto"/>
        <w:rPr>
          <w:rFonts w:ascii="Garamond" w:hAnsi="Garamond" w:cs="Times New Roman"/>
          <w:color w:val="000000" w:themeColor="text1"/>
          <w:sz w:val="22"/>
          <w:szCs w:val="22"/>
        </w:rPr>
      </w:pPr>
      <w:r w:rsidRPr="00AE08DE">
        <w:rPr>
          <w:rFonts w:ascii="Garamond" w:hAnsi="Garamond" w:cs="Times New Roman" w:hint="eastAsia"/>
          <w:color w:val="000000" w:themeColor="text1"/>
          <w:sz w:val="22"/>
          <w:szCs w:val="22"/>
        </w:rPr>
        <w:t>Successful completion and presentation of e-portfolio</w:t>
      </w:r>
    </w:p>
    <w:p w14:paraId="5F5DF182" w14:textId="77777777" w:rsidR="00873B0F" w:rsidRPr="006B7C2A" w:rsidRDefault="00873B0F" w:rsidP="000F1A77">
      <w:pPr>
        <w:pStyle w:val="Noparagraphstyle"/>
        <w:numPr>
          <w:ilvl w:val="0"/>
          <w:numId w:val="115"/>
        </w:numPr>
        <w:spacing w:after="20" w:line="240" w:lineRule="auto"/>
        <w:rPr>
          <w:del w:id="11971" w:author="Summer 2023 updates" w:date="2024-07-31T13:42:00Z"/>
          <w:rFonts w:ascii="Garamond" w:hAnsi="Garamond" w:cs="Times New Roman"/>
          <w:color w:val="000000" w:themeColor="text1"/>
          <w:sz w:val="22"/>
          <w:szCs w:val="22"/>
        </w:rPr>
      </w:pPr>
      <w:del w:id="11972" w:author="Summer 2023 updates" w:date="2024-07-31T13:42:00Z">
        <w:r w:rsidRPr="00890F5A">
          <w:rPr>
            <w:rFonts w:ascii="Garamond" w:hAnsi="Garamond" w:cs="Times New Roman"/>
            <w:color w:val="000000" w:themeColor="text1"/>
            <w:sz w:val="22"/>
            <w:szCs w:val="22"/>
          </w:rPr>
          <w:delText>Demonstrate content-area knowledge and pedagogical knowledge by successfully passing</w:delText>
        </w:r>
        <w:r w:rsidR="006B7C2A">
          <w:rPr>
            <w:rFonts w:ascii="Garamond" w:hAnsi="Garamond" w:cs="Times New Roman"/>
            <w:color w:val="000000" w:themeColor="text1"/>
            <w:sz w:val="22"/>
            <w:szCs w:val="22"/>
          </w:rPr>
          <w:delText xml:space="preserve"> </w:delText>
        </w:r>
        <w:r w:rsidRPr="006B7C2A">
          <w:rPr>
            <w:rFonts w:ascii="Garamond" w:hAnsi="Garamond" w:cs="Times New Roman"/>
            <w:color w:val="000000" w:themeColor="text1"/>
            <w:sz w:val="22"/>
            <w:szCs w:val="22"/>
          </w:rPr>
          <w:delText>state-required Praxis II exams.</w:delText>
        </w:r>
      </w:del>
    </w:p>
    <w:p w14:paraId="0855C3BC" w14:textId="1B75A1B8" w:rsidR="00873B0F" w:rsidRPr="00890F5A" w:rsidRDefault="00873B0F" w:rsidP="00D060A0">
      <w:pPr>
        <w:pStyle w:val="Noparagraphstyle"/>
        <w:spacing w:after="60" w:line="240" w:lineRule="auto"/>
        <w:rPr>
          <w:rFonts w:ascii="Garamond" w:hAnsi="Garamond" w:cs="Times New Roman"/>
          <w:color w:val="000000" w:themeColor="text1"/>
          <w:sz w:val="22"/>
          <w:szCs w:val="22"/>
        </w:rPr>
      </w:pPr>
    </w:p>
    <w:p w14:paraId="3206F267" w14:textId="77777777" w:rsidR="00873B0F" w:rsidRPr="00E47D30" w:rsidRDefault="00873B0F" w:rsidP="00D060A0">
      <w:pPr>
        <w:pStyle w:val="Noparagraphstyle"/>
        <w:spacing w:after="60" w:line="240" w:lineRule="auto"/>
        <w:rPr>
          <w:del w:id="11973" w:author="Summer 2023 updates" w:date="2024-07-31T13:42:00Z"/>
          <w:rFonts w:ascii="Garamond" w:hAnsi="Garamond" w:cs="Times New Roman"/>
          <w:b/>
          <w:i/>
          <w:color w:val="000000" w:themeColor="text1"/>
          <w:sz w:val="22"/>
          <w:szCs w:val="22"/>
        </w:rPr>
      </w:pPr>
      <w:r w:rsidRPr="00E47D30">
        <w:rPr>
          <w:rFonts w:ascii="Garamond" w:hAnsi="Garamond" w:cs="Times New Roman"/>
          <w:b/>
          <w:color w:val="000000" w:themeColor="text1"/>
          <w:sz w:val="22"/>
          <w:szCs w:val="22"/>
        </w:rPr>
        <w:t xml:space="preserve">NOTE: </w:t>
      </w:r>
      <w:r w:rsidRPr="00E47D30">
        <w:rPr>
          <w:rFonts w:ascii="Garamond" w:hAnsi="Garamond" w:cs="Times New Roman"/>
          <w:b/>
          <w:i/>
          <w:color w:val="000000" w:themeColor="text1"/>
          <w:sz w:val="22"/>
          <w:szCs w:val="22"/>
        </w:rPr>
        <w:t>Not all Coe majors align perfectly with State of Iowa requirements for licensure. Students</w:t>
      </w:r>
    </w:p>
    <w:p w14:paraId="4F8E1BA7" w14:textId="77777777" w:rsidR="00873B0F" w:rsidRPr="00E47D30" w:rsidRDefault="00C16894" w:rsidP="00D060A0">
      <w:pPr>
        <w:pStyle w:val="Noparagraphstyle"/>
        <w:spacing w:after="60" w:line="240" w:lineRule="auto"/>
        <w:rPr>
          <w:del w:id="11974" w:author="Summer 2023 updates" w:date="2024-07-31T13:42:00Z"/>
          <w:rFonts w:ascii="Garamond" w:hAnsi="Garamond" w:cs="Times New Roman"/>
          <w:b/>
          <w:i/>
          <w:color w:val="000000" w:themeColor="text1"/>
          <w:sz w:val="22"/>
          <w:szCs w:val="22"/>
        </w:rPr>
      </w:pPr>
      <w:ins w:id="11975" w:author="Summer 2023 updates" w:date="2024-07-31T13:42:00Z">
        <w:r>
          <w:rPr>
            <w:rFonts w:ascii="Garamond" w:hAnsi="Garamond" w:cs="Times New Roman"/>
            <w:b/>
            <w:i/>
            <w:color w:val="000000" w:themeColor="text1"/>
            <w:sz w:val="22"/>
            <w:szCs w:val="22"/>
          </w:rPr>
          <w:t xml:space="preserve"> </w:t>
        </w:r>
      </w:ins>
      <w:r w:rsidR="00873B0F" w:rsidRPr="00E47D30">
        <w:rPr>
          <w:rFonts w:ascii="Garamond" w:hAnsi="Garamond" w:cs="Times New Roman"/>
          <w:b/>
          <w:i/>
          <w:color w:val="000000" w:themeColor="text1"/>
          <w:sz w:val="22"/>
          <w:szCs w:val="22"/>
        </w:rPr>
        <w:t>seeking licensure should also have an advisor in the Education Department with whom they meet</w:t>
      </w:r>
    </w:p>
    <w:p w14:paraId="19C7C564" w14:textId="77777777" w:rsidR="00873B0F" w:rsidRPr="00E47D30" w:rsidRDefault="00C16894" w:rsidP="00D060A0">
      <w:pPr>
        <w:pStyle w:val="Noparagraphstyle"/>
        <w:spacing w:after="60" w:line="240" w:lineRule="auto"/>
        <w:rPr>
          <w:del w:id="11976" w:author="Summer 2023 updates" w:date="2024-07-31T13:42:00Z"/>
          <w:rFonts w:ascii="Garamond" w:hAnsi="Garamond" w:cs="Times New Roman"/>
          <w:b/>
          <w:i/>
          <w:color w:val="000000" w:themeColor="text1"/>
          <w:sz w:val="22"/>
          <w:szCs w:val="22"/>
        </w:rPr>
      </w:pPr>
      <w:ins w:id="11977" w:author="Summer 2023 updates" w:date="2024-07-31T13:42:00Z">
        <w:r>
          <w:rPr>
            <w:rFonts w:ascii="Garamond" w:hAnsi="Garamond" w:cs="Times New Roman"/>
            <w:b/>
            <w:i/>
            <w:color w:val="000000" w:themeColor="text1"/>
            <w:sz w:val="22"/>
            <w:szCs w:val="22"/>
          </w:rPr>
          <w:t xml:space="preserve"> </w:t>
        </w:r>
      </w:ins>
      <w:r w:rsidR="00873B0F" w:rsidRPr="00E47D30">
        <w:rPr>
          <w:rFonts w:ascii="Garamond" w:hAnsi="Garamond" w:cs="Times New Roman"/>
          <w:b/>
          <w:i/>
          <w:color w:val="000000" w:themeColor="text1"/>
          <w:sz w:val="22"/>
          <w:szCs w:val="22"/>
        </w:rPr>
        <w:t>regularly (at least once per year) to ensure timely completion of all graduation, general education,</w:t>
      </w:r>
    </w:p>
    <w:p w14:paraId="63441836" w14:textId="27153824" w:rsidR="00873B0F" w:rsidRPr="00E47D30" w:rsidRDefault="00C16894" w:rsidP="00D060A0">
      <w:pPr>
        <w:pStyle w:val="Noparagraphstyle"/>
        <w:spacing w:after="60" w:line="240" w:lineRule="auto"/>
        <w:rPr>
          <w:rFonts w:ascii="Garamond" w:hAnsi="Garamond" w:cs="Times New Roman"/>
          <w:b/>
          <w:color w:val="000000" w:themeColor="text1"/>
          <w:sz w:val="22"/>
          <w:szCs w:val="22"/>
        </w:rPr>
      </w:pPr>
      <w:ins w:id="11978" w:author="Summer 2023 updates" w:date="2024-07-31T13:42:00Z">
        <w:r>
          <w:rPr>
            <w:rFonts w:ascii="Garamond" w:hAnsi="Garamond" w:cs="Times New Roman"/>
            <w:b/>
            <w:i/>
            <w:color w:val="000000" w:themeColor="text1"/>
            <w:sz w:val="22"/>
            <w:szCs w:val="22"/>
          </w:rPr>
          <w:t xml:space="preserve"> </w:t>
        </w:r>
      </w:ins>
      <w:r w:rsidR="00873B0F" w:rsidRPr="00E47D30">
        <w:rPr>
          <w:rFonts w:ascii="Garamond" w:hAnsi="Garamond" w:cs="Times New Roman"/>
          <w:b/>
          <w:i/>
          <w:color w:val="000000" w:themeColor="text1"/>
          <w:sz w:val="22"/>
          <w:szCs w:val="22"/>
        </w:rPr>
        <w:t>and licensure requirements.</w:t>
      </w:r>
    </w:p>
    <w:p w14:paraId="1FEC3A23" w14:textId="77777777" w:rsidR="00BD132D" w:rsidRDefault="00BD132D" w:rsidP="00D060A0">
      <w:pPr>
        <w:pStyle w:val="Noparagraphstyle"/>
        <w:spacing w:after="60" w:line="240" w:lineRule="auto"/>
        <w:rPr>
          <w:del w:id="11979" w:author="Summer 2023 updates" w:date="2024-07-31T13:42:00Z"/>
          <w:rFonts w:ascii="Garamond" w:hAnsi="Garamond" w:cs="Times New Roman"/>
          <w:color w:val="000000" w:themeColor="text1"/>
          <w:sz w:val="22"/>
          <w:szCs w:val="22"/>
        </w:rPr>
      </w:pPr>
    </w:p>
    <w:p w14:paraId="7E41D89C" w14:textId="447F1C05" w:rsidR="00BD132D" w:rsidRDefault="00F5072B" w:rsidP="00D060A0">
      <w:pPr>
        <w:pStyle w:val="Noparagraphstyle"/>
        <w:spacing w:after="60" w:line="240" w:lineRule="auto"/>
        <w:rPr>
          <w:rFonts w:ascii="Garamond" w:hAnsi="Garamond"/>
          <w:color w:val="000000" w:themeColor="text1"/>
          <w:sz w:val="22"/>
          <w:rPrChange w:id="11980" w:author="Summer 2023 updates" w:date="2024-07-31T13:42:00Z">
            <w:rPr>
              <w:b/>
              <w:color w:val="000000" w:themeColor="text1"/>
            </w:rPr>
          </w:rPrChange>
        </w:rPr>
        <w:pPrChange w:id="11981" w:author="Summer 2023 updates" w:date="2024-07-31T13:42:00Z">
          <w:pPr>
            <w:spacing w:after="200" w:line="276" w:lineRule="auto"/>
          </w:pPr>
        </w:pPrChange>
      </w:pPr>
      <w:del w:id="11982" w:author="Summer 2023 updates" w:date="2024-07-31T13:42:00Z">
        <w:r>
          <w:rPr>
            <w:rFonts w:cs="Times New Roman"/>
            <w:b/>
            <w:color w:val="000000" w:themeColor="text1"/>
          </w:rPr>
          <w:br w:type="page"/>
        </w:r>
      </w:del>
    </w:p>
    <w:p w14:paraId="34ED2519" w14:textId="68E7FDC8" w:rsidR="00BD132D" w:rsidRPr="00890F5A" w:rsidRDefault="00BD132D" w:rsidP="00D060A0">
      <w:pPr>
        <w:pStyle w:val="Noparagraphstyle"/>
        <w:spacing w:after="60"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Student Teaching</w:t>
      </w:r>
    </w:p>
    <w:p w14:paraId="7F8D2C9F" w14:textId="752A2E5A" w:rsidR="00BD132D" w:rsidRPr="00890F5A" w:rsidRDefault="00BD132D" w:rsidP="00A04A42">
      <w:r w:rsidRPr="00890F5A">
        <w:t>Permission to student teach requires approval of the Teacher Education Committee. Applications are due</w:t>
      </w:r>
      <w:r>
        <w:t xml:space="preserve"> </w:t>
      </w:r>
      <w:r w:rsidRPr="00890F5A">
        <w:t>by February 1 for student teaching the following Fall Term and by September 1 for student teaching the</w:t>
      </w:r>
      <w:r w:rsidR="00D060A0">
        <w:t xml:space="preserve"> </w:t>
      </w:r>
      <w:r w:rsidRPr="00890F5A">
        <w:t>following Spring Term. Applicat</w:t>
      </w:r>
      <w:r>
        <w:t>ions</w:t>
      </w:r>
      <w:r w:rsidRPr="00890F5A">
        <w:t xml:space="preserve"> are available from the Education Office.</w:t>
      </w:r>
    </w:p>
    <w:p w14:paraId="20F05739" w14:textId="2EBA79F6" w:rsidR="00BD132D" w:rsidRPr="00890F5A" w:rsidRDefault="00BD132D" w:rsidP="00A04A42">
      <w:r w:rsidRPr="00890F5A">
        <w:t>Whe</w:t>
      </w:r>
      <w:r>
        <w:t xml:space="preserve">n an application </w:t>
      </w:r>
      <w:r w:rsidRPr="00890F5A">
        <w:t>to student teach is considered, the st</w:t>
      </w:r>
      <w:r w:rsidR="00E47D30">
        <w:t xml:space="preserve">udent’s standing in the Teacher </w:t>
      </w:r>
      <w:r w:rsidRPr="00890F5A">
        <w:t>Education Program is reviewed. The committee considers:</w:t>
      </w:r>
    </w:p>
    <w:p w14:paraId="4EE84D49" w14:textId="77777777" w:rsidR="00E47D30" w:rsidRPr="00E47D30" w:rsidRDefault="00BD132D" w:rsidP="00E500FB">
      <w:pPr>
        <w:pStyle w:val="ListParagraph"/>
        <w:numPr>
          <w:ilvl w:val="0"/>
          <w:numId w:val="148"/>
        </w:numPr>
      </w:pPr>
      <w:r w:rsidRPr="00E47D30">
        <w:t>Recommendations of cooperating teacher(s) during the</w:t>
      </w:r>
      <w:r w:rsidR="00E47D30" w:rsidRPr="00E47D30">
        <w:t xml:space="preserve"> student’s field experience(s).</w:t>
      </w:r>
    </w:p>
    <w:p w14:paraId="5152F633" w14:textId="2537208B" w:rsidR="00BD132D" w:rsidRPr="00E47D30" w:rsidRDefault="00BD132D" w:rsidP="00E500FB">
      <w:pPr>
        <w:pStyle w:val="ListParagraph"/>
        <w:numPr>
          <w:ilvl w:val="0"/>
          <w:numId w:val="148"/>
        </w:numPr>
      </w:pPr>
      <w:r w:rsidRPr="00E47D30">
        <w:t>Consultation with student’s major department(s).</w:t>
      </w:r>
    </w:p>
    <w:p w14:paraId="209FECB6" w14:textId="545CB183" w:rsidR="00BD132D" w:rsidRPr="00E47D30" w:rsidRDefault="00BD132D" w:rsidP="00E500FB">
      <w:pPr>
        <w:pStyle w:val="ListParagraph"/>
        <w:numPr>
          <w:ilvl w:val="0"/>
          <w:numId w:val="148"/>
        </w:numPr>
      </w:pPr>
      <w:r w:rsidRPr="00E47D30">
        <w:t>A grade of “C” or better must be earned in all courses counted towar</w:t>
      </w:r>
      <w:r w:rsidR="00E47D30" w:rsidRPr="00E47D30">
        <w:t xml:space="preserve">d a major or minor in education </w:t>
      </w:r>
      <w:r w:rsidRPr="00E47D30">
        <w:t>and in all endorsement areas.</w:t>
      </w:r>
    </w:p>
    <w:p w14:paraId="2AE41476" w14:textId="4CEB0BEB" w:rsidR="00BD132D" w:rsidRPr="00E47D30" w:rsidRDefault="00BD132D" w:rsidP="00E500FB">
      <w:pPr>
        <w:pStyle w:val="ListParagraph"/>
        <w:numPr>
          <w:ilvl w:val="0"/>
          <w:numId w:val="148"/>
        </w:numPr>
      </w:pPr>
      <w:r w:rsidRPr="00E47D30">
        <w:t>GPA (a minimum of 2.7 is required in the professi</w:t>
      </w:r>
      <w:r w:rsidR="00E47D30" w:rsidRPr="00E47D30">
        <w:t xml:space="preserve">onal education courses, courses </w:t>
      </w:r>
      <w:r w:rsidRPr="00E47D30">
        <w:t>in the major, and overall).</w:t>
      </w:r>
    </w:p>
    <w:p w14:paraId="245DD855" w14:textId="532D6C66" w:rsidR="00BD132D" w:rsidRPr="00D133AB" w:rsidRDefault="00BD132D" w:rsidP="00E500FB">
      <w:pPr>
        <w:pStyle w:val="ListParagraph"/>
        <w:numPr>
          <w:ilvl w:val="0"/>
          <w:numId w:val="148"/>
        </w:numPr>
      </w:pPr>
      <w:r w:rsidRPr="00E47D30">
        <w:t>Review by Education Department faculty.</w:t>
      </w:r>
    </w:p>
    <w:p w14:paraId="5A457E01" w14:textId="03AF3FAB" w:rsidR="00D060A0" w:rsidRPr="00890F5A" w:rsidRDefault="00BD132D" w:rsidP="00A04A42">
      <w:r w:rsidRPr="00890F5A">
        <w:t>Student teaching is the culminating experience of the Teacher Education Program. It involves observation</w:t>
      </w:r>
      <w:r w:rsidR="00D060A0">
        <w:t xml:space="preserve"> </w:t>
      </w:r>
      <w:r w:rsidRPr="00890F5A">
        <w:t xml:space="preserve">and active </w:t>
      </w:r>
      <w:r>
        <w:t xml:space="preserve">participation in directing </w:t>
      </w:r>
      <w:r w:rsidRPr="00890F5A">
        <w:t>learning experiences aligned with professional learning standards</w:t>
      </w:r>
      <w:r w:rsidR="00D060A0">
        <w:t xml:space="preserve"> </w:t>
      </w:r>
      <w:r w:rsidRPr="00890F5A">
        <w:t>in a school classroom, under the supervision of a cooperating teacher and the college supervisor. A</w:t>
      </w:r>
      <w:r w:rsidR="00D060A0">
        <w:t xml:space="preserve"> </w:t>
      </w:r>
      <w:r w:rsidRPr="00890F5A">
        <w:t>minimum of four course credits of student teaching is requi</w:t>
      </w:r>
      <w:r>
        <w:t xml:space="preserve">red. </w:t>
      </w:r>
      <w:r w:rsidRPr="00890F5A">
        <w:t>Student teaching in all subjects</w:t>
      </w:r>
      <w:r w:rsidR="00D060A0">
        <w:t xml:space="preserve"> </w:t>
      </w:r>
      <w:r w:rsidRPr="00890F5A">
        <w:t>is available for one to four course credits for students earning both Elementary and Secondary licensure.</w:t>
      </w:r>
    </w:p>
    <w:p w14:paraId="0BE42B65" w14:textId="7B343C17" w:rsidR="009D3D93" w:rsidRPr="007C0BCF" w:rsidRDefault="00BD132D" w:rsidP="00A04A42">
      <w:r w:rsidRPr="00890F5A">
        <w:t>Normally, students complete two seven- to eight-week placements, with each placement worth two</w:t>
      </w:r>
      <w:r w:rsidR="00D060A0">
        <w:t xml:space="preserve"> </w:t>
      </w:r>
      <w:r w:rsidRPr="00890F5A">
        <w:t>credits. Successful completion of the student teaching semester, including attendance at and participation</w:t>
      </w:r>
      <w:r w:rsidR="00D060A0">
        <w:t xml:space="preserve"> </w:t>
      </w:r>
      <w:r w:rsidRPr="00890F5A">
        <w:t>in the student teaching seminar, earns four credits. Student teaching</w:t>
      </w:r>
      <w:r>
        <w:t xml:space="preserve"> is a full-time obligation, </w:t>
      </w:r>
      <w:r w:rsidRPr="00890F5A">
        <w:t>must be</w:t>
      </w:r>
      <w:r w:rsidR="00D060A0">
        <w:t xml:space="preserve"> </w:t>
      </w:r>
      <w:r w:rsidRPr="00890F5A">
        <w:t>completed in one term, and i</w:t>
      </w:r>
      <w:r>
        <w:t>s evaluated on a P/NP basis</w:t>
      </w:r>
      <w:r w:rsidRPr="00890F5A">
        <w:t>.</w:t>
      </w:r>
      <w:r w:rsidR="00F5072B">
        <w:br/>
      </w:r>
    </w:p>
    <w:p w14:paraId="274EE734" w14:textId="747A1E2A" w:rsidR="00BD132D" w:rsidRPr="00617222" w:rsidRDefault="00BD132D" w:rsidP="009D3D93">
      <w:r w:rsidRPr="00617222">
        <w:t>Student Teaching Requirements</w:t>
      </w:r>
    </w:p>
    <w:p w14:paraId="19087B21" w14:textId="10639527" w:rsidR="00BD132D" w:rsidRPr="008E667E" w:rsidRDefault="00BD132D" w:rsidP="00E500FB">
      <w:pPr>
        <w:pStyle w:val="ListParagraph"/>
        <w:numPr>
          <w:ilvl w:val="0"/>
          <w:numId w:val="149"/>
        </w:numPr>
      </w:pPr>
      <w:r w:rsidRPr="008E667E">
        <w:t>One or more of the following:</w:t>
      </w:r>
    </w:p>
    <w:p w14:paraId="75684E2B" w14:textId="77777777" w:rsidR="00BD132D" w:rsidRPr="005044DA" w:rsidRDefault="00BD132D" w:rsidP="00532EB2">
      <w:pPr>
        <w:spacing w:after="0"/>
        <w:ind w:left="720"/>
      </w:pPr>
      <w:r w:rsidRPr="005044DA">
        <w:t>EDU-481 Student Teaching in Art at the Secondary School (WE)</w:t>
      </w:r>
    </w:p>
    <w:p w14:paraId="3D8BB5C4" w14:textId="77777777" w:rsidR="00BD132D" w:rsidRPr="005044DA" w:rsidRDefault="00BD132D" w:rsidP="00532EB2">
      <w:pPr>
        <w:spacing w:after="0"/>
        <w:ind w:left="720"/>
      </w:pPr>
      <w:r w:rsidRPr="005044DA">
        <w:t>EDU-482 Student Teaching in Physical Education at the Secondary School (WE)</w:t>
      </w:r>
    </w:p>
    <w:p w14:paraId="33C8FAA5" w14:textId="77777777" w:rsidR="00BD132D" w:rsidRPr="005044DA" w:rsidRDefault="00BD132D" w:rsidP="00532EB2">
      <w:pPr>
        <w:spacing w:after="0"/>
        <w:ind w:left="720"/>
      </w:pPr>
      <w:r w:rsidRPr="005044DA">
        <w:t>EDU-483 Student Teaching in Art at the Elementary School (WE)</w:t>
      </w:r>
    </w:p>
    <w:p w14:paraId="404448A2" w14:textId="77777777" w:rsidR="00BD132D" w:rsidRPr="005044DA" w:rsidRDefault="00BD132D" w:rsidP="00532EB2">
      <w:pPr>
        <w:spacing w:after="0"/>
        <w:ind w:left="720"/>
      </w:pPr>
      <w:r w:rsidRPr="005044DA">
        <w:t>EDU-485 Student Teaching in Physical Education at the Elementary School (WE)</w:t>
      </w:r>
    </w:p>
    <w:p w14:paraId="16A34DA4" w14:textId="77777777" w:rsidR="00BD132D" w:rsidRPr="005044DA" w:rsidRDefault="00BD132D" w:rsidP="00532EB2">
      <w:pPr>
        <w:spacing w:after="0"/>
        <w:ind w:left="720"/>
      </w:pPr>
      <w:r w:rsidRPr="005044DA">
        <w:t>EDU-489 Student Teaching in the Senior High School (WE)</w:t>
      </w:r>
    </w:p>
    <w:p w14:paraId="11E63771" w14:textId="77777777" w:rsidR="00BD132D" w:rsidRPr="005044DA" w:rsidRDefault="00BD132D" w:rsidP="00532EB2">
      <w:pPr>
        <w:spacing w:after="0"/>
        <w:ind w:left="720"/>
      </w:pPr>
      <w:r w:rsidRPr="005044DA">
        <w:t>EDU-490 Student Teaching in Middle School or Junior High School (WE)</w:t>
      </w:r>
    </w:p>
    <w:p w14:paraId="47E999A1" w14:textId="77777777" w:rsidR="00BD132D" w:rsidRPr="005044DA" w:rsidRDefault="00BD132D" w:rsidP="00532EB2">
      <w:pPr>
        <w:spacing w:after="0"/>
        <w:ind w:left="720"/>
      </w:pPr>
      <w:r w:rsidRPr="005044DA">
        <w:t>EDU-491 Student Teaching in the Upper Elementary Grades: Grades 4–6 (WE)</w:t>
      </w:r>
    </w:p>
    <w:p w14:paraId="67B79C70" w14:textId="77777777" w:rsidR="00BD132D" w:rsidRPr="005044DA" w:rsidRDefault="00BD132D" w:rsidP="00532EB2">
      <w:pPr>
        <w:spacing w:after="0"/>
        <w:ind w:left="720"/>
      </w:pPr>
      <w:r w:rsidRPr="005044DA">
        <w:t>EDU-492 Student Teaching in the Primary Grades: Grades K–3 (WE)</w:t>
      </w:r>
    </w:p>
    <w:p w14:paraId="09F9648F" w14:textId="77777777" w:rsidR="00BD132D" w:rsidRPr="005044DA" w:rsidRDefault="00BD132D" w:rsidP="00532EB2">
      <w:pPr>
        <w:spacing w:after="0"/>
        <w:ind w:left="720"/>
      </w:pPr>
      <w:r w:rsidRPr="005044DA">
        <w:t>MU-421 Student Teaching in the Elementary School</w:t>
      </w:r>
    </w:p>
    <w:p w14:paraId="3F937CB1" w14:textId="77777777" w:rsidR="00BD132D" w:rsidRPr="00890F5A" w:rsidRDefault="00BD132D" w:rsidP="00532EB2">
      <w:pPr>
        <w:spacing w:after="0"/>
        <w:ind w:left="720"/>
      </w:pPr>
      <w:r w:rsidRPr="005044DA">
        <w:t>MU-422 Student Teaching in the Secondary School</w:t>
      </w:r>
    </w:p>
    <w:p w14:paraId="683EE976" w14:textId="4C79CA48" w:rsidR="00BD132D" w:rsidRPr="008E667E" w:rsidRDefault="00BD132D" w:rsidP="00E500FB">
      <w:pPr>
        <w:pStyle w:val="ListParagraph"/>
        <w:numPr>
          <w:ilvl w:val="0"/>
          <w:numId w:val="149"/>
        </w:numPr>
      </w:pPr>
      <w:r w:rsidRPr="008E667E">
        <w:t>Successful completion of Student Teaching Seminar</w:t>
      </w:r>
    </w:p>
    <w:p w14:paraId="78396B1C" w14:textId="77777777" w:rsidR="00BD132D" w:rsidRPr="00E471BE" w:rsidRDefault="00BD132D" w:rsidP="00E500FB">
      <w:pPr>
        <w:pStyle w:val="ListParagraph"/>
        <w:numPr>
          <w:ilvl w:val="0"/>
          <w:numId w:val="150"/>
        </w:numPr>
      </w:pPr>
      <w:r w:rsidRPr="00E471BE">
        <w:rPr>
          <w:rFonts w:hint="eastAsia"/>
        </w:rPr>
        <w:t>Active engagement in and regular attendance in seminar</w:t>
      </w:r>
    </w:p>
    <w:p w14:paraId="4DCF127F" w14:textId="77777777" w:rsidR="00BD132D" w:rsidRPr="005044DA" w:rsidRDefault="00BD132D" w:rsidP="00E500FB">
      <w:pPr>
        <w:pStyle w:val="ListParagraph"/>
        <w:numPr>
          <w:ilvl w:val="0"/>
          <w:numId w:val="150"/>
        </w:numPr>
      </w:pPr>
      <w:r w:rsidRPr="005044DA">
        <w:rPr>
          <w:rFonts w:hint="eastAsia"/>
        </w:rPr>
        <w:t>Dyslexia training</w:t>
      </w:r>
    </w:p>
    <w:p w14:paraId="1C057FC2" w14:textId="77777777" w:rsidR="00BD132D" w:rsidRPr="005044DA" w:rsidRDefault="00BD132D" w:rsidP="00E500FB">
      <w:pPr>
        <w:pStyle w:val="ListParagraph"/>
        <w:numPr>
          <w:ilvl w:val="0"/>
          <w:numId w:val="150"/>
        </w:numPr>
      </w:pPr>
      <w:r w:rsidRPr="005044DA">
        <w:rPr>
          <w:rFonts w:hint="eastAsia"/>
        </w:rPr>
        <w:t>Ethics training</w:t>
      </w:r>
    </w:p>
    <w:p w14:paraId="1A03055A" w14:textId="77777777" w:rsidR="00BD132D" w:rsidRPr="005044DA" w:rsidRDefault="00BD132D" w:rsidP="00E500FB">
      <w:pPr>
        <w:pStyle w:val="ListParagraph"/>
        <w:numPr>
          <w:ilvl w:val="0"/>
          <w:numId w:val="150"/>
        </w:numPr>
      </w:pPr>
      <w:r w:rsidRPr="005044DA">
        <w:rPr>
          <w:rFonts w:hint="eastAsia"/>
        </w:rPr>
        <w:t>Mock evaluations</w:t>
      </w:r>
    </w:p>
    <w:p w14:paraId="00F1194D" w14:textId="77777777" w:rsidR="00BD132D" w:rsidRPr="005044DA" w:rsidRDefault="00BD132D" w:rsidP="00E500FB">
      <w:pPr>
        <w:pStyle w:val="ListParagraph"/>
        <w:numPr>
          <w:ilvl w:val="0"/>
          <w:numId w:val="150"/>
        </w:numPr>
      </w:pPr>
      <w:r w:rsidRPr="005044DA">
        <w:rPr>
          <w:rFonts w:hint="eastAsia"/>
        </w:rPr>
        <w:t>CPR card (PE and coaching candidates)</w:t>
      </w:r>
    </w:p>
    <w:p w14:paraId="3C645D04" w14:textId="77777777" w:rsidR="00BD132D" w:rsidRPr="005044DA" w:rsidRDefault="00BD132D" w:rsidP="00E500FB">
      <w:pPr>
        <w:pStyle w:val="ListParagraph"/>
        <w:numPr>
          <w:ilvl w:val="0"/>
          <w:numId w:val="150"/>
        </w:numPr>
      </w:pPr>
      <w:r w:rsidRPr="005044DA">
        <w:rPr>
          <w:rFonts w:hint="eastAsia"/>
        </w:rPr>
        <w:t>Successful completion and presentation of e-portfolio</w:t>
      </w:r>
    </w:p>
    <w:p w14:paraId="1015A8BA" w14:textId="66A762E5" w:rsidR="00BD132D" w:rsidRPr="008E667E" w:rsidRDefault="00BD132D" w:rsidP="00E500FB">
      <w:pPr>
        <w:pStyle w:val="ListParagraph"/>
        <w:numPr>
          <w:ilvl w:val="0"/>
          <w:numId w:val="149"/>
        </w:numPr>
      </w:pPr>
      <w:r w:rsidRPr="008E667E">
        <w:t>Satisfactory performance in the field as determined by the cooperating teacher and supervisor</w:t>
      </w:r>
      <w:r w:rsidR="008E667E">
        <w:t xml:space="preserve"> </w:t>
      </w:r>
      <w:r w:rsidRPr="008E667E">
        <w:t>evaluations.</w:t>
      </w:r>
    </w:p>
    <w:p w14:paraId="1F732CBF" w14:textId="77777777" w:rsidR="00A664EC" w:rsidRPr="00A664EC" w:rsidRDefault="00A664EC" w:rsidP="00AB0459">
      <w:pPr>
        <w:pStyle w:val="Noparagraphstyle"/>
        <w:spacing w:after="60" w:line="240" w:lineRule="auto"/>
        <w:ind w:left="360"/>
        <w:jc w:val="left"/>
        <w:rPr>
          <w:rFonts w:ascii="Garamond" w:hAnsi="Garamond" w:cs="Times New Roman"/>
          <w:b/>
          <w:color w:val="000000" w:themeColor="text1"/>
          <w:sz w:val="22"/>
          <w:szCs w:val="22"/>
        </w:rPr>
      </w:pPr>
    </w:p>
    <w:p w14:paraId="4097A58A" w14:textId="1B9D0456" w:rsidR="00A072B8" w:rsidRPr="00532EB2" w:rsidRDefault="00890F5A" w:rsidP="00617222">
      <w:pPr>
        <w:spacing w:before="120" w:after="0"/>
        <w:rPr>
          <w:rFonts w:eastAsia="Times New Roman"/>
          <w:b/>
          <w:sz w:val="24"/>
          <w:szCs w:val="24"/>
        </w:rPr>
        <w:pPrChange w:id="11983" w:author="Summer 2023 updates" w:date="2024-07-31T13:42:00Z">
          <w:pPr/>
        </w:pPrChange>
      </w:pPr>
      <w:r w:rsidRPr="00532EB2">
        <w:rPr>
          <w:b/>
        </w:rPr>
        <w:t>Ninth-Term/Fifth-Year Programs</w:t>
      </w:r>
    </w:p>
    <w:p w14:paraId="3670ABA5" w14:textId="10A468CA" w:rsidR="005044DA" w:rsidRPr="00B97D39" w:rsidRDefault="005044DA" w:rsidP="00A04A42">
      <w:r w:rsidRPr="00B97D39">
        <w:t xml:space="preserve">Students who want to include more course work in their liberal </w:t>
      </w:r>
      <w:r w:rsidR="00B97D39" w:rsidRPr="00B97D39">
        <w:t xml:space="preserve">arts and sciences curriculum in </w:t>
      </w:r>
      <w:r w:rsidRPr="00B97D39">
        <w:t>conjunction with completing requirements for elementary and/or second</w:t>
      </w:r>
      <w:r w:rsidR="00B97D39">
        <w:t xml:space="preserve">ary teacher licensure may apply </w:t>
      </w:r>
      <w:r w:rsidRPr="00B97D39">
        <w:t>for a Ninth-Term/Fifth-Year tuition reduction. Both options are ope</w:t>
      </w:r>
      <w:r w:rsidR="00B97D39">
        <w:t xml:space="preserve">n to all students who have been </w:t>
      </w:r>
      <w:r w:rsidRPr="00A664EC">
        <w:rPr>
          <w:b/>
          <w:i/>
        </w:rPr>
        <w:t>admitted</w:t>
      </w:r>
      <w:r w:rsidRPr="00B97D39">
        <w:t xml:space="preserve"> to the Teacher Education Program and meet requirements for student teaching.</w:t>
      </w:r>
    </w:p>
    <w:p w14:paraId="0A86F4CB" w14:textId="7E40BFB8" w:rsidR="005044DA" w:rsidRPr="00B97D39" w:rsidRDefault="005044DA" w:rsidP="00617222">
      <w:r w:rsidRPr="00B97D39">
        <w:t>Students participating in the Ninth-Term/Fifth-Year Programs are eligible for a 60% discount on full-time</w:t>
      </w:r>
      <w:r w:rsidR="00AB0459">
        <w:t xml:space="preserve"> </w:t>
      </w:r>
      <w:r w:rsidRPr="00B97D39">
        <w:t>tuition, if the following criteria are met:</w:t>
      </w:r>
    </w:p>
    <w:p w14:paraId="7669C158" w14:textId="01399AC7" w:rsidR="005044DA" w:rsidRPr="00A664EC" w:rsidRDefault="005044DA" w:rsidP="00E500FB">
      <w:pPr>
        <w:pStyle w:val="ListParagraph"/>
        <w:numPr>
          <w:ilvl w:val="0"/>
          <w:numId w:val="147"/>
        </w:numPr>
      </w:pPr>
      <w:r w:rsidRPr="00A664EC">
        <w:t>The student must be in good standing with the college (not on academic probation);</w:t>
      </w:r>
    </w:p>
    <w:p w14:paraId="522B569C" w14:textId="3931EC32" w:rsidR="005044DA" w:rsidRPr="00A664EC" w:rsidRDefault="005044DA" w:rsidP="00E500FB">
      <w:pPr>
        <w:pStyle w:val="ListParagraph"/>
        <w:numPr>
          <w:ilvl w:val="0"/>
          <w:numId w:val="147"/>
        </w:numPr>
      </w:pPr>
      <w:r w:rsidRPr="00A664EC">
        <w:t>The student must be registered as a full-time student;</w:t>
      </w:r>
    </w:p>
    <w:p w14:paraId="63A6926F" w14:textId="6F927223" w:rsidR="005044DA" w:rsidRPr="00A664EC" w:rsidRDefault="005044DA" w:rsidP="00E500FB">
      <w:pPr>
        <w:pStyle w:val="ListParagraph"/>
        <w:numPr>
          <w:ilvl w:val="0"/>
          <w:numId w:val="147"/>
        </w:numPr>
      </w:pPr>
      <w:r w:rsidRPr="00A664EC">
        <w:t>The student must have completed 32 course credits, sixteen of which were taken at Coe; and</w:t>
      </w:r>
    </w:p>
    <w:p w14:paraId="084C9E85" w14:textId="21BBE9E1" w:rsidR="005044DA" w:rsidRPr="00A664EC" w:rsidRDefault="005044DA" w:rsidP="00E500FB">
      <w:pPr>
        <w:pStyle w:val="ListParagraph"/>
        <w:numPr>
          <w:ilvl w:val="0"/>
          <w:numId w:val="147"/>
        </w:numPr>
      </w:pPr>
      <w:r w:rsidRPr="00A664EC">
        <w:t>The student must not have previously received the age discount.</w:t>
      </w:r>
    </w:p>
    <w:p w14:paraId="7E6A00E5" w14:textId="13DF15F2" w:rsidR="005044DA" w:rsidRPr="00A664EC" w:rsidRDefault="005044DA" w:rsidP="00E500FB">
      <w:pPr>
        <w:pStyle w:val="ListParagraph"/>
        <w:numPr>
          <w:ilvl w:val="0"/>
          <w:numId w:val="147"/>
        </w:numPr>
      </w:pPr>
      <w:r w:rsidRPr="00A664EC">
        <w:t>The student submits the application by the appropriate deadline:</w:t>
      </w:r>
    </w:p>
    <w:p w14:paraId="04FC7C79" w14:textId="77777777" w:rsidR="005044DA" w:rsidRPr="00B97D39" w:rsidRDefault="005044DA" w:rsidP="00532EB2">
      <w:pPr>
        <w:ind w:left="720"/>
      </w:pPr>
      <w:r w:rsidRPr="00B97D39">
        <w:t>Fall Term: April 1</w:t>
      </w:r>
    </w:p>
    <w:p w14:paraId="5FA6C643" w14:textId="0E54B7CC" w:rsidR="005044DA" w:rsidRPr="00B97D39" w:rsidRDefault="005044DA" w:rsidP="008C1DF8">
      <w:pPr>
        <w:ind w:left="720"/>
      </w:pPr>
      <w:r w:rsidRPr="00B97D39">
        <w:t>Spring Term: November 1</w:t>
      </w:r>
    </w:p>
    <w:p w14:paraId="5629844F" w14:textId="1DF2308C" w:rsidR="00B97D39" w:rsidRPr="00B97D39" w:rsidRDefault="005044DA" w:rsidP="00617222">
      <w:r w:rsidRPr="00B97D39">
        <w:t>Students who have satisfactorily completed four years of full-time registration at Coe may also apply for</w:t>
      </w:r>
      <w:r w:rsidR="00AB0459">
        <w:t xml:space="preserve"> </w:t>
      </w:r>
      <w:r w:rsidRPr="00B97D39">
        <w:t>this reduction. Students continue to be eligible to apply for student loans and any available federal and</w:t>
      </w:r>
      <w:r w:rsidR="00AB0459">
        <w:t xml:space="preserve"> </w:t>
      </w:r>
      <w:r w:rsidRPr="00B97D39">
        <w:t>state government grants. This reduction can only be given for a maximum of two terms and applies only</w:t>
      </w:r>
      <w:r w:rsidR="00AB0459">
        <w:t xml:space="preserve"> </w:t>
      </w:r>
      <w:r w:rsidRPr="00B97D39">
        <w:t>to regular full-time tuition charges for undergraduate campus-based programs. Applications for tuition</w:t>
      </w:r>
      <w:r w:rsidR="00AB0459">
        <w:t xml:space="preserve"> </w:t>
      </w:r>
      <w:r w:rsidRPr="00B97D39">
        <w:t>reduction are available from</w:t>
      </w:r>
      <w:r w:rsidR="00B97D39">
        <w:t xml:space="preserve"> the Education Department</w:t>
      </w:r>
      <w:r w:rsidRPr="00B97D39">
        <w:t>.</w:t>
      </w:r>
    </w:p>
    <w:p w14:paraId="7601D13D" w14:textId="38A9C3A8" w:rsidR="005044DA" w:rsidRPr="00B97D39" w:rsidRDefault="005044DA" w:rsidP="00A04A42">
      <w:r w:rsidRPr="00B97D39">
        <w:t>Exemptions from these requirements may be granted in unusual circumstances with the approval of the</w:t>
      </w:r>
      <w:r w:rsidR="00AB0459">
        <w:t xml:space="preserve"> </w:t>
      </w:r>
      <w:r w:rsidRPr="00B97D39">
        <w:t xml:space="preserve">Provost and Dean of the Faculty and the Education </w:t>
      </w:r>
      <w:r w:rsidR="005555FD">
        <w:t>department chair</w:t>
      </w:r>
      <w:r w:rsidRPr="00B97D39">
        <w:t>. A written request for such</w:t>
      </w:r>
      <w:r w:rsidR="00AB0459">
        <w:t xml:space="preserve"> </w:t>
      </w:r>
      <w:r w:rsidRPr="00B97D39">
        <w:t xml:space="preserve">consideration, detailing the circumstances and rationale, should be made to the Education </w:t>
      </w:r>
      <w:r w:rsidR="005555FD">
        <w:t>department chair</w:t>
      </w:r>
      <w:r w:rsidRPr="00B97D39">
        <w:t>.</w:t>
      </w:r>
    </w:p>
    <w:p w14:paraId="6DBD284D" w14:textId="09950FEB" w:rsidR="00C2274F" w:rsidRPr="00B97D39" w:rsidRDefault="00C2274F">
      <w:pPr>
        <w:rPr>
          <w:rFonts w:eastAsia="Times New Roman" w:cs="Times New Roman"/>
          <w:b/>
          <w:color w:val="000000" w:themeColor="text1"/>
        </w:rPr>
      </w:pPr>
    </w:p>
    <w:p w14:paraId="16F73AF6" w14:textId="21A997F7" w:rsidR="00876667" w:rsidRPr="00424939" w:rsidRDefault="00876667" w:rsidP="00617222">
      <w:pPr>
        <w:pStyle w:val="Noparagraphstyle"/>
        <w:spacing w:before="120" w:line="240" w:lineRule="auto"/>
        <w:jc w:val="left"/>
        <w:rPr>
          <w:rFonts w:ascii="Garamond" w:hAnsi="Garamond" w:cs="Times New Roman"/>
          <w:b/>
          <w:smallCaps/>
          <w:color w:val="000000" w:themeColor="text1"/>
          <w:sz w:val="22"/>
          <w:szCs w:val="22"/>
        </w:rPr>
        <w:pPrChange w:id="11984"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courses in education</w:t>
      </w:r>
    </w:p>
    <w:p w14:paraId="1635595A" w14:textId="0B3E5F25" w:rsidR="009D51B1" w:rsidRPr="00424939" w:rsidRDefault="009D51B1" w:rsidP="009D51B1">
      <w:pPr>
        <w:spacing w:after="0"/>
        <w:rPr>
          <w:rFonts w:cs="Times New Roman"/>
          <w:b/>
          <w:color w:val="000000" w:themeColor="text1"/>
        </w:rPr>
      </w:pPr>
      <w:r w:rsidRPr="00424939">
        <w:rPr>
          <w:rFonts w:cs="Times New Roman"/>
          <w:b/>
          <w:color w:val="000000" w:themeColor="text1"/>
        </w:rPr>
        <w:t>EDU-105 Foundations</w:t>
      </w:r>
      <w:r w:rsidR="00157F29">
        <w:rPr>
          <w:rFonts w:cs="Times New Roman"/>
          <w:b/>
          <w:color w:val="000000" w:themeColor="text1"/>
        </w:rPr>
        <w:t xml:space="preserve"> of Education</w:t>
      </w:r>
      <w:r w:rsidRPr="00424939">
        <w:rPr>
          <w:rFonts w:cs="Times New Roman"/>
          <w:b/>
          <w:color w:val="000000" w:themeColor="text1"/>
        </w:rPr>
        <w:t xml:space="preserve"> </w:t>
      </w:r>
      <w:r w:rsidR="001E11B2" w:rsidRPr="00424939">
        <w:rPr>
          <w:rFonts w:cs="Times New Roman"/>
          <w:b/>
          <w:color w:val="000000" w:themeColor="text1"/>
        </w:rPr>
        <w:t>(WE)</w:t>
      </w:r>
    </w:p>
    <w:p w14:paraId="1EC8E474" w14:textId="15311703" w:rsidR="003C589B" w:rsidRPr="00424939" w:rsidRDefault="00157F29" w:rsidP="00617222">
      <w:r>
        <w:t xml:space="preserve">Explores the many facets of schooling in the United States. Students will examine </w:t>
      </w:r>
      <w:r w:rsidR="009D51B1" w:rsidRPr="00424939">
        <w:t>historical, political, legal, social, and philosophical issues related to education and public schooling in the United States. A second course component consists of an introduction to curricular and instructional planning</w:t>
      </w:r>
      <w:r>
        <w:t xml:space="preserve">. </w:t>
      </w:r>
      <w:r w:rsidR="009D51B1" w:rsidRPr="00424939">
        <w:t>A ten-hour field experience in local schools is required.</w:t>
      </w:r>
    </w:p>
    <w:p w14:paraId="259DA970" w14:textId="5CCEFEF4" w:rsidR="00876667" w:rsidRPr="00424939" w:rsidRDefault="00FC2449" w:rsidP="00876667">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EDU-</w:t>
      </w:r>
      <w:r w:rsidR="00876667" w:rsidRPr="00424939">
        <w:rPr>
          <w:rFonts w:ascii="Garamond" w:hAnsi="Garamond" w:cs="Times New Roman"/>
          <w:b/>
          <w:color w:val="000000" w:themeColor="text1"/>
          <w:sz w:val="22"/>
          <w:szCs w:val="22"/>
        </w:rPr>
        <w:t>1</w:t>
      </w:r>
      <w:r w:rsidRPr="00424939">
        <w:rPr>
          <w:rFonts w:ascii="Garamond" w:hAnsi="Garamond" w:cs="Times New Roman"/>
          <w:b/>
          <w:color w:val="000000" w:themeColor="text1"/>
          <w:sz w:val="22"/>
          <w:szCs w:val="22"/>
        </w:rPr>
        <w:t>0</w:t>
      </w:r>
      <w:r w:rsidR="002C357A" w:rsidRPr="00424939">
        <w:rPr>
          <w:rFonts w:ascii="Garamond" w:hAnsi="Garamond" w:cs="Times New Roman"/>
          <w:b/>
          <w:color w:val="000000" w:themeColor="text1"/>
          <w:sz w:val="22"/>
          <w:szCs w:val="22"/>
        </w:rPr>
        <w:t>9</w:t>
      </w:r>
      <w:r w:rsidR="00876667" w:rsidRPr="00424939">
        <w:rPr>
          <w:rFonts w:ascii="Garamond" w:hAnsi="Garamond" w:cs="Times New Roman"/>
          <w:b/>
          <w:color w:val="000000" w:themeColor="text1"/>
          <w:sz w:val="22"/>
          <w:szCs w:val="22"/>
        </w:rPr>
        <w:t xml:space="preserve"> Field Experience</w:t>
      </w:r>
    </w:p>
    <w:p w14:paraId="5F2F46D8" w14:textId="68916ECF" w:rsidR="00876667" w:rsidRPr="00424939" w:rsidRDefault="00876667" w:rsidP="00617222">
      <w:r w:rsidRPr="00424939">
        <w:t xml:space="preserve">Conducted in the public schools at either the elementary or secondary level. Students spend at least 60 hours of supervised work in a school setting. </w:t>
      </w:r>
      <w:r w:rsidRPr="00424939">
        <w:rPr>
          <w:u w:val="single"/>
        </w:rPr>
        <w:t>Prerequisite</w:t>
      </w:r>
      <w:r w:rsidR="00897BA1" w:rsidRPr="00424939">
        <w:t>:</w:t>
      </w:r>
      <w:r w:rsidR="00A73B83" w:rsidRPr="00424939">
        <w:t xml:space="preserve"> Foundations </w:t>
      </w:r>
      <w:r w:rsidR="00157F29">
        <w:t xml:space="preserve">of Education </w:t>
      </w:r>
      <w:r w:rsidR="00A73B83" w:rsidRPr="00424939">
        <w:t>(EDU-</w:t>
      </w:r>
      <w:r w:rsidR="002C357A" w:rsidRPr="00424939">
        <w:t>1</w:t>
      </w:r>
      <w:r w:rsidRPr="00424939">
        <w:t xml:space="preserve">05) </w:t>
      </w:r>
      <w:r w:rsidR="00157F29">
        <w:t>and</w:t>
      </w:r>
      <w:r w:rsidRPr="00424939">
        <w:t xml:space="preserve"> consent of </w:t>
      </w:r>
      <w:r w:rsidR="00590CB9">
        <w:t xml:space="preserve">Education </w:t>
      </w:r>
      <w:r w:rsidR="005555FD">
        <w:t>department chair</w:t>
      </w:r>
      <w:r w:rsidRPr="00424939">
        <w:t>.</w:t>
      </w:r>
      <w:r w:rsidR="00157F29">
        <w:t xml:space="preserve"> </w:t>
      </w:r>
      <w:r w:rsidRPr="00424939">
        <w:t xml:space="preserve">(0.5 course credit) </w:t>
      </w:r>
    </w:p>
    <w:p w14:paraId="7BC2D81E" w14:textId="77777777" w:rsidR="00350EB9" w:rsidRDefault="00350EB9">
      <w:pPr>
        <w:spacing w:after="200" w:line="276" w:lineRule="auto"/>
        <w:rPr>
          <w:ins w:id="11985" w:author="Summer 2023 updates" w:date="2024-07-31T13:42:00Z"/>
          <w:rFonts w:eastAsia="Times New Roman" w:cs="Times New Roman"/>
          <w:b/>
          <w:color w:val="000000" w:themeColor="text1"/>
        </w:rPr>
      </w:pPr>
      <w:ins w:id="11986" w:author="Summer 2023 updates" w:date="2024-07-31T13:42:00Z">
        <w:r>
          <w:rPr>
            <w:rFonts w:cs="Times New Roman"/>
            <w:b/>
            <w:color w:val="000000" w:themeColor="text1"/>
          </w:rPr>
          <w:br w:type="page"/>
        </w:r>
      </w:ins>
    </w:p>
    <w:p w14:paraId="3D42A278" w14:textId="1EB408D0" w:rsidR="009D51B1" w:rsidRPr="00532EB2" w:rsidRDefault="009D51B1" w:rsidP="00532EB2">
      <w:pPr>
        <w:pStyle w:val="Noparagraphstyle"/>
        <w:spacing w:line="240" w:lineRule="auto"/>
        <w:jc w:val="left"/>
        <w:rPr>
          <w:rFonts w:ascii="Garamond" w:hAnsi="Garamond" w:cs="Times New Roman"/>
          <w:b/>
          <w:color w:val="000000" w:themeColor="text1"/>
          <w:sz w:val="22"/>
          <w:szCs w:val="22"/>
        </w:rPr>
      </w:pPr>
      <w:r w:rsidRPr="00532EB2">
        <w:rPr>
          <w:rFonts w:ascii="Garamond" w:hAnsi="Garamond" w:cs="Times New Roman"/>
          <w:b/>
          <w:color w:val="000000" w:themeColor="text1"/>
          <w:sz w:val="22"/>
          <w:szCs w:val="22"/>
        </w:rPr>
        <w:t xml:space="preserve">EDU-117 Exceptional Learners </w:t>
      </w:r>
    </w:p>
    <w:p w14:paraId="405FA219" w14:textId="4B072098" w:rsidR="009D51B1" w:rsidRPr="00424939" w:rsidRDefault="009D51B1" w:rsidP="00A04A42">
      <w:r w:rsidRPr="00424939">
        <w:t xml:space="preserve">Addresses the nature and needs of students with exceptionalities in the </w:t>
      </w:r>
      <w:r w:rsidR="00157F29">
        <w:t>general</w:t>
      </w:r>
      <w:r w:rsidRPr="00424939">
        <w:t xml:space="preserve"> classroom. Topics include historical and legal foundations of special education; classroom teacher responsibilities under IDEA and Section 504 of the Vocational Rehabilitation Act, categories of exceptionality, appropriate instructional accommodations for students with exceptionalities, methods of instruction and assessment of students with special needs. The course addresses the </w:t>
      </w:r>
      <w:r w:rsidR="00157F29">
        <w:t xml:space="preserve">different </w:t>
      </w:r>
      <w:r w:rsidRPr="00424939">
        <w:t xml:space="preserve">needs of </w:t>
      </w:r>
      <w:r w:rsidR="00157F29">
        <w:t>all</w:t>
      </w:r>
      <w:r w:rsidRPr="00424939">
        <w:t xml:space="preserve"> learners as well as learners</w:t>
      </w:r>
      <w:r w:rsidR="00157F29">
        <w:t>, including but not limited to gifted learners, learners</w:t>
      </w:r>
      <w:r w:rsidRPr="00424939">
        <w:t xml:space="preserve"> with disabilities</w:t>
      </w:r>
      <w:r w:rsidR="00590CB9">
        <w:t>,</w:t>
      </w:r>
      <w:r w:rsidR="00157F29">
        <w:t xml:space="preserve"> English Language Learners, twice exceptional learners, and learners struggling with literacy.</w:t>
      </w:r>
      <w:r w:rsidRPr="00424939">
        <w:t xml:space="preserve"> </w:t>
      </w:r>
    </w:p>
    <w:p w14:paraId="145B7D79" w14:textId="1EFC2757" w:rsidR="009D51B1" w:rsidRPr="00424939" w:rsidRDefault="009D51B1" w:rsidP="009616C0">
      <w:pPr>
        <w:spacing w:after="0"/>
        <w:rPr>
          <w:rFonts w:cs="Times New Roman"/>
          <w:b/>
          <w:color w:val="000000" w:themeColor="text1"/>
        </w:rPr>
      </w:pPr>
      <w:r w:rsidRPr="00424939">
        <w:rPr>
          <w:rFonts w:cs="Times New Roman"/>
          <w:b/>
          <w:color w:val="000000" w:themeColor="text1"/>
        </w:rPr>
        <w:t xml:space="preserve">EDU-187 Human Relations </w:t>
      </w:r>
      <w:r w:rsidR="001E11B2" w:rsidRPr="00424939">
        <w:rPr>
          <w:rFonts w:cs="Times New Roman"/>
          <w:b/>
          <w:color w:val="000000" w:themeColor="text1"/>
        </w:rPr>
        <w:t>(WE)</w:t>
      </w:r>
    </w:p>
    <w:p w14:paraId="14E9433B" w14:textId="6A0BAAEF" w:rsidR="009D51B1" w:rsidRPr="00424939" w:rsidRDefault="00157F29" w:rsidP="00617222">
      <w:r>
        <w:t>E</w:t>
      </w:r>
      <w:r w:rsidR="009D51B1" w:rsidRPr="00424939">
        <w:t xml:space="preserve">xamines the lifestyles, history, and contributions of various identifiable subgroups in our pluralistic society. Students explore and analyze issues related to such topics as: equity in the schools, multicultural education, sexism, racism, religious pluralism, sexuality, intercultural interaction, and sexual harassment. </w:t>
      </w:r>
      <w:r>
        <w:t xml:space="preserve">Courses encourages students to build their capacities for recognizing, understanding, and respecting diversity of people and cultures in order to develop </w:t>
      </w:r>
      <w:r w:rsidR="009D51B1" w:rsidRPr="00424939">
        <w:t>constructive interpersonal relationships and favorable learning experiences in the classroom. A 1</w:t>
      </w:r>
      <w:r w:rsidR="003C589B" w:rsidRPr="00424939">
        <w:t>0</w:t>
      </w:r>
      <w:r w:rsidR="009D51B1" w:rsidRPr="00424939">
        <w:t>-hour field experience is required</w:t>
      </w:r>
      <w:r w:rsidR="009A32B8">
        <w:t>.</w:t>
      </w:r>
    </w:p>
    <w:p w14:paraId="4AC4D0FB" w14:textId="0033EB6A" w:rsidR="009A32B8" w:rsidRPr="00DD5C7E" w:rsidRDefault="009D51B1" w:rsidP="009D51B1">
      <w:pPr>
        <w:spacing w:after="0"/>
        <w:rPr>
          <w:rFonts w:cs="Times New Roman"/>
          <w:b/>
          <w:color w:val="000000" w:themeColor="text1"/>
        </w:rPr>
      </w:pPr>
      <w:r w:rsidRPr="00DD5C7E">
        <w:rPr>
          <w:rFonts w:cs="Times New Roman"/>
          <w:b/>
          <w:color w:val="000000" w:themeColor="text1"/>
        </w:rPr>
        <w:t>EDU-195 Educational Psychology</w:t>
      </w:r>
      <w:r w:rsidR="00B8454E" w:rsidRPr="00DD5C7E">
        <w:rPr>
          <w:rFonts w:cs="Times New Roman"/>
          <w:b/>
          <w:color w:val="000000" w:themeColor="text1"/>
        </w:rPr>
        <w:fldChar w:fldCharType="begin"/>
      </w:r>
      <w:r w:rsidR="00B8454E" w:rsidRPr="00DD5C7E">
        <w:rPr>
          <w:color w:val="000000" w:themeColor="text1"/>
        </w:rPr>
        <w:instrText xml:space="preserve"> XE "</w:instrText>
      </w:r>
      <w:r w:rsidR="00B8454E" w:rsidRPr="00DD5C7E">
        <w:rPr>
          <w:rFonts w:cs="Times New Roman"/>
          <w:color w:val="000000" w:themeColor="text1"/>
        </w:rPr>
        <w:instrText>Psychology</w:instrText>
      </w:r>
      <w:r w:rsidR="00B8454E" w:rsidRPr="00DD5C7E">
        <w:rPr>
          <w:color w:val="000000" w:themeColor="text1"/>
        </w:rPr>
        <w:instrText xml:space="preserve">" </w:instrText>
      </w:r>
      <w:r w:rsidR="00B8454E" w:rsidRPr="00DD5C7E">
        <w:rPr>
          <w:rFonts w:cs="Times New Roman"/>
          <w:b/>
          <w:color w:val="000000" w:themeColor="text1"/>
        </w:rPr>
        <w:fldChar w:fldCharType="end"/>
      </w:r>
      <w:r w:rsidRPr="00DD5C7E">
        <w:rPr>
          <w:rFonts w:cs="Times New Roman"/>
          <w:b/>
          <w:color w:val="000000" w:themeColor="text1"/>
        </w:rPr>
        <w:t xml:space="preserve"> and Development</w:t>
      </w:r>
    </w:p>
    <w:p w14:paraId="7E0A97BB" w14:textId="399E58D7" w:rsidR="00F5072B" w:rsidRPr="008C1DF8" w:rsidRDefault="009A32B8" w:rsidP="00A04A42">
      <w:r w:rsidRPr="00DD5C7E">
        <w:t>I</w:t>
      </w:r>
      <w:r w:rsidR="009D51B1" w:rsidRPr="00DD5C7E">
        <w:t>ntrod</w:t>
      </w:r>
      <w:r w:rsidRPr="00DD5C7E">
        <w:t>uces</w:t>
      </w:r>
      <w:r w:rsidR="009D51B1" w:rsidRPr="00DD5C7E">
        <w:t xml:space="preserve"> the theories that address teaching and learning processes. Special attention is given to the following topics: the cognitive and emotional development of children and adolescents; learning and memory; intelligence and creativity; academic motivation; assessment; and classroom management. The course connects theories to practice by exploring the nature of formal learning environments that best serve the cognitive and emotional growth of students.</w:t>
      </w:r>
    </w:p>
    <w:p w14:paraId="6682A25B" w14:textId="4A9CD7AB" w:rsidR="00876667" w:rsidRPr="00424939" w:rsidRDefault="00876667" w:rsidP="00876667">
      <w:pPr>
        <w:spacing w:after="0"/>
        <w:rPr>
          <w:rFonts w:cs="Times New Roman"/>
          <w:b/>
          <w:color w:val="000000" w:themeColor="text1"/>
        </w:rPr>
      </w:pPr>
      <w:r w:rsidRPr="00424939">
        <w:rPr>
          <w:rFonts w:cs="Times New Roman"/>
          <w:b/>
          <w:color w:val="000000" w:themeColor="text1"/>
        </w:rPr>
        <w:t>EDU-215 Practicum in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3C9B6C7A" w14:textId="5DD5A59E" w:rsidR="00876667" w:rsidRPr="00424939" w:rsidRDefault="00DD5C7E" w:rsidP="00617222">
      <w:r>
        <w:t xml:space="preserve">Integrates theory and pedagogical practice. </w:t>
      </w:r>
      <w:r w:rsidR="00876667" w:rsidRPr="00424939">
        <w:t xml:space="preserve">Students spend a minimum of 60 hours </w:t>
      </w:r>
      <w:r>
        <w:t xml:space="preserve">of practical experience in an elementary or secondary school classroom </w:t>
      </w:r>
      <w:r w:rsidR="00876667" w:rsidRPr="00424939">
        <w:t xml:space="preserve">assisting in a range of instructional activities. College classroom experience complements the field experience and focuses on </w:t>
      </w:r>
      <w:r w:rsidR="00794D43">
        <w:t>instructional</w:t>
      </w:r>
      <w:r>
        <w:t xml:space="preserve"> </w:t>
      </w:r>
      <w:r w:rsidR="00876667" w:rsidRPr="00424939">
        <w:t xml:space="preserve">planning </w:t>
      </w:r>
      <w:r>
        <w:t>differentiation, assessment, classroom management and reflective teaching practices.</w:t>
      </w:r>
      <w:r w:rsidR="00876667" w:rsidRPr="00424939">
        <w:t xml:space="preserve"> </w:t>
      </w:r>
      <w:r w:rsidR="00876667" w:rsidRPr="00424939">
        <w:rPr>
          <w:u w:val="single"/>
        </w:rPr>
        <w:t>Prerequisites</w:t>
      </w:r>
      <w:r w:rsidR="00897BA1" w:rsidRPr="00424939">
        <w:t>:</w:t>
      </w:r>
      <w:r w:rsidR="00876667" w:rsidRPr="00424939">
        <w:t xml:space="preserve"> Admission to the </w:t>
      </w:r>
      <w:r w:rsidR="005609E5">
        <w:t xml:space="preserve">Teacher </w:t>
      </w:r>
      <w:r w:rsidR="007F5CA1" w:rsidRPr="00424939">
        <w:t>Education</w:t>
      </w:r>
      <w:r w:rsidR="00B8454E" w:rsidRPr="00424939">
        <w:fldChar w:fldCharType="begin"/>
      </w:r>
      <w:r w:rsidR="00B8454E" w:rsidRPr="00424939">
        <w:instrText xml:space="preserve"> XE "Education" </w:instrText>
      </w:r>
      <w:r w:rsidR="00B8454E" w:rsidRPr="00424939">
        <w:fldChar w:fldCharType="end"/>
      </w:r>
      <w:r w:rsidR="00876667" w:rsidRPr="00424939">
        <w:t xml:space="preserve"> Program </w:t>
      </w:r>
      <w:r w:rsidR="005609E5">
        <w:t>(approved or conditional)</w:t>
      </w:r>
      <w:r w:rsidR="00876667" w:rsidRPr="00424939">
        <w:t xml:space="preserve">. </w:t>
      </w:r>
    </w:p>
    <w:p w14:paraId="51865490" w14:textId="55CD2FB5" w:rsidR="00E065A7" w:rsidRPr="00424939" w:rsidRDefault="00E26430" w:rsidP="00532EB2">
      <w:pPr>
        <w:spacing w:after="0"/>
        <w:rPr>
          <w:rFonts w:cs="Times New Roman"/>
          <w:b/>
          <w:color w:val="000000" w:themeColor="text1"/>
        </w:rPr>
      </w:pPr>
      <w:r w:rsidRPr="00424939">
        <w:rPr>
          <w:rFonts w:cs="Times New Roman"/>
          <w:b/>
          <w:color w:val="000000" w:themeColor="text1"/>
        </w:rPr>
        <w:t>EDU-219</w:t>
      </w:r>
      <w:r w:rsidR="00E065A7" w:rsidRPr="00424939">
        <w:rPr>
          <w:rFonts w:cs="Times New Roman"/>
          <w:b/>
          <w:color w:val="000000" w:themeColor="text1"/>
        </w:rPr>
        <w:t xml:space="preserve"> Educational Technology Lab </w:t>
      </w:r>
      <w:r w:rsidR="001E11B2" w:rsidRPr="00424939">
        <w:rPr>
          <w:rFonts w:cs="Times New Roman"/>
          <w:b/>
          <w:color w:val="000000" w:themeColor="text1"/>
        </w:rPr>
        <w:t>(WE)</w:t>
      </w:r>
    </w:p>
    <w:p w14:paraId="296705EF" w14:textId="2E54DABC" w:rsidR="00E065A7" w:rsidRPr="00424939" w:rsidRDefault="00D905B2" w:rsidP="00617222">
      <w:r>
        <w:t>F</w:t>
      </w:r>
      <w:r w:rsidR="00E065A7" w:rsidRPr="00424939">
        <w:t>ocus</w:t>
      </w:r>
      <w:r>
        <w:t>es</w:t>
      </w:r>
      <w:r w:rsidR="00E065A7" w:rsidRPr="00424939">
        <w:t xml:space="preserve"> on strategies for integrating educational technology in K</w:t>
      </w:r>
      <w:r w:rsidR="00D60610" w:rsidRPr="00424939">
        <w:t>–</w:t>
      </w:r>
      <w:r w:rsidR="00E065A7" w:rsidRPr="00424939">
        <w:t xml:space="preserve">12 classrooms. </w:t>
      </w:r>
      <w:r w:rsidR="00794D43">
        <w:t>H</w:t>
      </w:r>
      <w:r w:rsidR="00E065A7" w:rsidRPr="00424939">
        <w:t xml:space="preserve">ands-on lab work, course readings, reflective writing, and exposure to professionals in the field (both local and afar) </w:t>
      </w:r>
      <w:r>
        <w:t xml:space="preserve">help </w:t>
      </w:r>
      <w:r w:rsidR="00E065A7" w:rsidRPr="00424939">
        <w:t xml:space="preserve">students gain the knowledge, skills, and attitudes needed to </w:t>
      </w:r>
      <w:r>
        <w:t xml:space="preserve">select, </w:t>
      </w:r>
      <w:r w:rsidR="00E065A7" w:rsidRPr="00424939">
        <w:t>implement</w:t>
      </w:r>
      <w:r>
        <w:t>,</w:t>
      </w:r>
      <w:r w:rsidR="00E065A7" w:rsidRPr="00424939">
        <w:t xml:space="preserve"> and manage technology</w:t>
      </w:r>
      <w:r>
        <w:t>.</w:t>
      </w:r>
      <w:r w:rsidR="00E065A7" w:rsidRPr="00424939">
        <w:t xml:space="preserve"> </w:t>
      </w:r>
      <w:r w:rsidR="00A7479E" w:rsidRPr="00424939">
        <w:t>P/NP</w:t>
      </w:r>
      <w:r w:rsidR="00E065A7" w:rsidRPr="00424939">
        <w:t xml:space="preserve"> basis only. </w:t>
      </w:r>
      <w:r w:rsidR="00E065A7" w:rsidRPr="00532EB2">
        <w:t>Corequisite</w:t>
      </w:r>
      <w:r w:rsidR="00E065A7" w:rsidRPr="00424939">
        <w:t>: Practicum in Education</w:t>
      </w:r>
      <w:r w:rsidR="00B8454E" w:rsidRPr="00424939">
        <w:fldChar w:fldCharType="begin"/>
      </w:r>
      <w:r w:rsidR="00B8454E" w:rsidRPr="00532EB2">
        <w:instrText xml:space="preserve"> XE "Education" </w:instrText>
      </w:r>
      <w:r w:rsidR="00B8454E" w:rsidRPr="00424939">
        <w:fldChar w:fldCharType="end"/>
      </w:r>
      <w:r w:rsidR="00E065A7" w:rsidRPr="00424939">
        <w:t xml:space="preserve"> </w:t>
      </w:r>
      <w:r w:rsidR="00D93228">
        <w:t>(WE) (EDU-215)</w:t>
      </w:r>
      <w:r w:rsidR="00E065A7" w:rsidRPr="00424939">
        <w:t xml:space="preserve"> or Practicum in Music</w:t>
      </w:r>
      <w:r w:rsidR="00B8454E" w:rsidRPr="00424939">
        <w:fldChar w:fldCharType="begin"/>
      </w:r>
      <w:r w:rsidR="00B8454E" w:rsidRPr="00532EB2">
        <w:instrText xml:space="preserve"> XE "Music" </w:instrText>
      </w:r>
      <w:r w:rsidR="00B8454E" w:rsidRPr="00424939">
        <w:fldChar w:fldCharType="end"/>
      </w:r>
      <w:r w:rsidR="00E065A7" w:rsidRPr="00424939">
        <w:t xml:space="preserve"> Education (MU-205). (0.0 course credit)</w:t>
      </w:r>
    </w:p>
    <w:p w14:paraId="219DBA8F" w14:textId="49F4B654" w:rsidR="00547ECE" w:rsidRPr="00424939" w:rsidRDefault="00547ECE" w:rsidP="00547ECE">
      <w:pPr>
        <w:spacing w:after="0"/>
        <w:rPr>
          <w:rFonts w:cs="Times New Roman"/>
          <w:b/>
          <w:color w:val="000000" w:themeColor="text1"/>
        </w:rPr>
      </w:pPr>
      <w:r w:rsidRPr="00424939">
        <w:rPr>
          <w:rFonts w:cs="Times New Roman"/>
          <w:b/>
          <w:color w:val="000000" w:themeColor="text1"/>
        </w:rPr>
        <w:t>EDU-220 Professional Writing for Teachers (WE)</w:t>
      </w:r>
    </w:p>
    <w:p w14:paraId="48E68CC1" w14:textId="0F308730" w:rsidR="00547ECE" w:rsidRPr="00424939" w:rsidRDefault="00547ECE" w:rsidP="00617222">
      <w:r w:rsidRPr="00424939">
        <w:t>Mentors students into the crafting of texts used in the professional settings common to K</w:t>
      </w:r>
      <w:r w:rsidR="00D60610" w:rsidRPr="00424939">
        <w:t>–</w:t>
      </w:r>
      <w:r w:rsidRPr="00424939">
        <w:t>12 teachers. The course will explore the approaches, strategies, and techniques used by teachers for successful document creation in a variety of educational settings. Emphasis will be placed on creating documents that effectively communicate with parents and other stakeholders, convey professional plans and perspectives, document teaching and learning strategies, and present educational information to a wide range of audiences.</w:t>
      </w:r>
      <w:r w:rsidRPr="00424939">
        <w:rPr>
          <w:u w:val="single"/>
        </w:rPr>
        <w:t xml:space="preserve"> Prerequisites</w:t>
      </w:r>
      <w:r w:rsidRPr="00424939">
        <w:t xml:space="preserve">: </w:t>
      </w:r>
      <w:r w:rsidR="007F408E">
        <w:t xml:space="preserve">Foundations of Education (EDU 105) or </w:t>
      </w:r>
      <w:r w:rsidRPr="00424939">
        <w:t>consent of instructor.</w:t>
      </w:r>
    </w:p>
    <w:p w14:paraId="7458ED44" w14:textId="5BD295E8" w:rsidR="009D51B1" w:rsidRPr="00424939" w:rsidRDefault="009D51B1" w:rsidP="00547ECE">
      <w:pPr>
        <w:spacing w:after="0"/>
        <w:rPr>
          <w:rFonts w:cs="Times New Roman"/>
          <w:b/>
          <w:color w:val="000000" w:themeColor="text1"/>
        </w:rPr>
      </w:pPr>
      <w:r w:rsidRPr="00424939">
        <w:rPr>
          <w:rFonts w:cs="Times New Roman"/>
          <w:b/>
          <w:color w:val="000000" w:themeColor="text1"/>
        </w:rPr>
        <w:t>EDU-237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Language Learners</w:t>
      </w:r>
      <w:r w:rsidR="001E11B2" w:rsidRPr="00424939">
        <w:rPr>
          <w:rFonts w:cs="Times New Roman"/>
          <w:b/>
          <w:color w:val="000000" w:themeColor="text1"/>
        </w:rPr>
        <w:t xml:space="preserve"> (WE)</w:t>
      </w:r>
    </w:p>
    <w:p w14:paraId="1293318F" w14:textId="01D75826" w:rsidR="009D51B1" w:rsidRPr="00424939" w:rsidRDefault="007F408E" w:rsidP="00617222">
      <w:r>
        <w:t>I</w:t>
      </w:r>
      <w:r w:rsidR="009D51B1" w:rsidRPr="00424939">
        <w:t>ntroduc</w:t>
      </w:r>
      <w:r>
        <w:t>es</w:t>
      </w:r>
      <w:r w:rsidR="009D51B1" w:rsidRPr="00424939">
        <w:t xml:space="preserve"> the issues of language and literacy acquisition for English</w:t>
      </w:r>
      <w:r w:rsidR="00B8454E" w:rsidRPr="00424939">
        <w:fldChar w:fldCharType="begin"/>
      </w:r>
      <w:r w:rsidR="00B8454E" w:rsidRPr="00424939">
        <w:instrText xml:space="preserve"> XE "English" </w:instrText>
      </w:r>
      <w:r w:rsidR="00B8454E" w:rsidRPr="00424939">
        <w:fldChar w:fldCharType="end"/>
      </w:r>
      <w:r w:rsidR="009D51B1" w:rsidRPr="00424939">
        <w:t xml:space="preserve"> Language Learners.  This class includes a focus on oral communication and K</w:t>
      </w:r>
      <w:r w:rsidR="00D60610" w:rsidRPr="00424939">
        <w:t>–</w:t>
      </w:r>
      <w:r w:rsidR="009D51B1" w:rsidRPr="00424939">
        <w:t xml:space="preserve">12 literature.  It is appropriate for teachers of non-native English students and international teaching of English. </w:t>
      </w:r>
      <w:r w:rsidR="009D51B1" w:rsidRPr="00424939">
        <w:rPr>
          <w:u w:val="single"/>
        </w:rPr>
        <w:t>Prerequisite</w:t>
      </w:r>
      <w:r w:rsidR="009D51B1" w:rsidRPr="00424939">
        <w:t>: sophomore standing or consent of instructor.</w:t>
      </w:r>
      <w:r>
        <w:t xml:space="preserve"> (Offered Spring Term)</w:t>
      </w:r>
    </w:p>
    <w:p w14:paraId="0F9E90AF" w14:textId="5ECECD43" w:rsidR="009D51B1" w:rsidRPr="00424939" w:rsidRDefault="008A4677" w:rsidP="009D51B1">
      <w:pPr>
        <w:spacing w:after="0"/>
        <w:rPr>
          <w:rFonts w:cs="Times New Roman"/>
          <w:b/>
          <w:color w:val="000000" w:themeColor="text1"/>
        </w:rPr>
      </w:pPr>
      <w:r w:rsidRPr="00424939">
        <w:rPr>
          <w:rFonts w:cs="Times New Roman"/>
          <w:b/>
          <w:color w:val="000000" w:themeColor="text1"/>
        </w:rPr>
        <w:t>EDU-241</w:t>
      </w:r>
      <w:r w:rsidR="009D51B1" w:rsidRPr="00424939">
        <w:rPr>
          <w:rFonts w:cs="Times New Roman"/>
          <w:b/>
          <w:color w:val="000000" w:themeColor="text1"/>
        </w:rPr>
        <w:t xml:space="preserve"> Foundations of Reading </w:t>
      </w:r>
    </w:p>
    <w:p w14:paraId="5121484A" w14:textId="234D31E8" w:rsidR="009D51B1" w:rsidRPr="00424939" w:rsidRDefault="007F408E" w:rsidP="00617222">
      <w:r>
        <w:t>E</w:t>
      </w:r>
      <w:r w:rsidR="009D51B1" w:rsidRPr="00424939">
        <w:t>xplor</w:t>
      </w:r>
      <w:r>
        <w:t>es</w:t>
      </w:r>
      <w:r w:rsidR="009D51B1" w:rsidRPr="00424939">
        <w:t xml:space="preserve"> of past and current theories of language acquisition and development.  Attention to the history of reading complements a focus on current research related to the psychological, socio-cultural, and linguistic foundations of reading and writing. This is the first course in the sequence leading to the reading endorsement. </w:t>
      </w:r>
      <w:r w:rsidR="009D51B1" w:rsidRPr="00424939">
        <w:rPr>
          <w:u w:val="single"/>
        </w:rPr>
        <w:t>Prerequisite</w:t>
      </w:r>
      <w:r w:rsidR="00532EB2">
        <w:t xml:space="preserve">: </w:t>
      </w:r>
      <w:r w:rsidR="009D51B1" w:rsidRPr="00424939">
        <w:t>admission to the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Program or consent of </w:t>
      </w:r>
      <w:r>
        <w:t xml:space="preserve">Education </w:t>
      </w:r>
      <w:r w:rsidR="005555FD">
        <w:t>department chair</w:t>
      </w:r>
      <w:r w:rsidR="009D51B1" w:rsidRPr="00424939">
        <w:t>.</w:t>
      </w:r>
      <w:r>
        <w:t xml:space="preserve"> (Offered Spring Term)</w:t>
      </w:r>
    </w:p>
    <w:p w14:paraId="04DF1A00" w14:textId="563A49C2" w:rsidR="009D51B1" w:rsidRPr="00424939" w:rsidRDefault="009D51B1" w:rsidP="00532EB2">
      <w:pPr>
        <w:spacing w:after="0"/>
        <w:rPr>
          <w:rFonts w:cs="Times New Roman"/>
          <w:b/>
          <w:color w:val="000000" w:themeColor="text1"/>
        </w:rPr>
      </w:pPr>
      <w:r w:rsidRPr="00424939">
        <w:rPr>
          <w:rFonts w:cs="Times New Roman"/>
          <w:b/>
          <w:color w:val="000000" w:themeColor="text1"/>
        </w:rPr>
        <w:t xml:space="preserve">EDU-260 Content Area Language and Literacy </w:t>
      </w:r>
      <w:r w:rsidR="001E11B2" w:rsidRPr="00424939">
        <w:rPr>
          <w:rFonts w:cs="Times New Roman"/>
          <w:b/>
          <w:color w:val="000000" w:themeColor="text1"/>
        </w:rPr>
        <w:t>(WE)</w:t>
      </w:r>
    </w:p>
    <w:p w14:paraId="7DF520AD" w14:textId="2733685A" w:rsidR="009D51B1" w:rsidRPr="00424939" w:rsidRDefault="007F408E" w:rsidP="00617222">
      <w:r>
        <w:t>E</w:t>
      </w:r>
      <w:r w:rsidR="009D51B1" w:rsidRPr="00424939">
        <w:t>xplor</w:t>
      </w:r>
      <w:r>
        <w:t>es</w:t>
      </w:r>
      <w:r w:rsidR="009D51B1" w:rsidRPr="00424939">
        <w:t xml:space="preserve"> of research-based instructional strategies for facilitating students’ textual comprehension. Major topics include best practices in the teaching of vocabulary, meaning making, text structure, genre, and types of writing. Attention to instructional strategies especially helpful to English</w:t>
      </w:r>
      <w:r w:rsidR="00B8454E" w:rsidRPr="00424939">
        <w:fldChar w:fldCharType="begin"/>
      </w:r>
      <w:r w:rsidR="00B8454E" w:rsidRPr="00424939">
        <w:instrText xml:space="preserve"> XE "English" </w:instrText>
      </w:r>
      <w:r w:rsidR="00B8454E" w:rsidRPr="00424939">
        <w:fldChar w:fldCharType="end"/>
      </w:r>
      <w:r w:rsidR="009D51B1" w:rsidRPr="00424939">
        <w:t xml:space="preserve"> language learners, as well as technological tools for language and literacy instruction. This is the second course in the sequence leading to the reading endorsement. </w:t>
      </w:r>
      <w:r w:rsidR="009D51B1" w:rsidRPr="00424939">
        <w:rPr>
          <w:u w:val="single"/>
        </w:rPr>
        <w:t>Prerequisites</w:t>
      </w:r>
      <w:r w:rsidR="009D51B1" w:rsidRPr="00424939">
        <w:t>: admission to the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Program and Foundations of Reading (EDU-24</w:t>
      </w:r>
      <w:r w:rsidR="008A4677" w:rsidRPr="00424939">
        <w:t>1</w:t>
      </w:r>
      <w:r w:rsidR="009D51B1" w:rsidRPr="00424939">
        <w:t xml:space="preserve">) or consent of </w:t>
      </w:r>
      <w:r>
        <w:t xml:space="preserve">Education </w:t>
      </w:r>
      <w:r w:rsidR="005555FD">
        <w:t>department chair</w:t>
      </w:r>
      <w:r w:rsidR="009D51B1" w:rsidRPr="00424939">
        <w:t>.</w:t>
      </w:r>
      <w:r>
        <w:t xml:space="preserve"> (Offered Fall Term)</w:t>
      </w:r>
    </w:p>
    <w:p w14:paraId="426C3925" w14:textId="49C98E39" w:rsidR="009D51B1" w:rsidRPr="00424939" w:rsidRDefault="009D51B1" w:rsidP="009D51B1">
      <w:pPr>
        <w:spacing w:after="0"/>
        <w:rPr>
          <w:rFonts w:cs="Times New Roman"/>
          <w:b/>
          <w:color w:val="000000" w:themeColor="text1"/>
        </w:rPr>
      </w:pPr>
      <w:r w:rsidRPr="00424939">
        <w:rPr>
          <w:rFonts w:cs="Times New Roman"/>
          <w:b/>
          <w:color w:val="000000" w:themeColor="text1"/>
        </w:rPr>
        <w:t>EDU-270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K</w:t>
      </w:r>
      <w:r w:rsidR="00D60610" w:rsidRPr="00424939">
        <w:rPr>
          <w:rFonts w:cs="Times New Roman"/>
          <w:b/>
          <w:color w:val="000000" w:themeColor="text1"/>
        </w:rPr>
        <w:t>–</w:t>
      </w:r>
      <w:r w:rsidRPr="00424939">
        <w:rPr>
          <w:rFonts w:cs="Times New Roman"/>
          <w:b/>
          <w:color w:val="000000" w:themeColor="text1"/>
        </w:rPr>
        <w:t>12</w:t>
      </w:r>
      <w:r w:rsidR="001E11B2" w:rsidRPr="00424939">
        <w:rPr>
          <w:rFonts w:cs="Times New Roman"/>
          <w:b/>
          <w:color w:val="000000" w:themeColor="text1"/>
        </w:rPr>
        <w:t xml:space="preserve"> (WE)</w:t>
      </w:r>
    </w:p>
    <w:p w14:paraId="4CD91543" w14:textId="4AF8A38F" w:rsidR="009D51B1" w:rsidRPr="00424939" w:rsidRDefault="007F408E" w:rsidP="00A04A42">
      <w:r>
        <w:rPr>
          <w:rStyle w:val="apple-style-span"/>
          <w:rFonts w:cs="Times New Roman"/>
          <w:color w:val="000000" w:themeColor="text1"/>
        </w:rPr>
        <w:t>P</w:t>
      </w:r>
      <w:r w:rsidR="009D51B1" w:rsidRPr="00424939">
        <w:rPr>
          <w:rStyle w:val="apple-style-span"/>
          <w:rFonts w:cs="Times New Roman"/>
          <w:color w:val="000000" w:themeColor="text1"/>
        </w:rPr>
        <w:t>rovide</w:t>
      </w:r>
      <w:r>
        <w:rPr>
          <w:rStyle w:val="apple-style-span"/>
          <w:rFonts w:cs="Times New Roman"/>
          <w:color w:val="000000" w:themeColor="text1"/>
        </w:rPr>
        <w:t>s</w:t>
      </w:r>
      <w:r w:rsidR="009D51B1" w:rsidRPr="00424939">
        <w:rPr>
          <w:rStyle w:val="apple-style-span"/>
          <w:rFonts w:cs="Times New Roman"/>
          <w:color w:val="000000" w:themeColor="text1"/>
        </w:rPr>
        <w:t xml:space="preserve"> students pursuing literature-related studies with models of how teachers use literature to support various levels of readers and c</w:t>
      </w:r>
      <w:r w:rsidR="00801277" w:rsidRPr="00424939">
        <w:rPr>
          <w:rStyle w:val="apple-style-span"/>
          <w:rFonts w:cs="Times New Roman"/>
          <w:color w:val="000000" w:themeColor="text1"/>
        </w:rPr>
        <w:t xml:space="preserve">ontent areas in the classroom.  </w:t>
      </w:r>
      <w:r w:rsidR="00986E05">
        <w:rPr>
          <w:rStyle w:val="apple-style-span"/>
          <w:rFonts w:cs="Times New Roman"/>
          <w:color w:val="000000" w:themeColor="text1"/>
        </w:rPr>
        <w:t>The c</w:t>
      </w:r>
      <w:r w:rsidR="009D51B1" w:rsidRPr="00424939">
        <w:rPr>
          <w:rStyle w:val="apple-style-span"/>
          <w:rFonts w:cs="Times New Roman"/>
          <w:color w:val="000000" w:themeColor="text1"/>
        </w:rPr>
        <w:t xml:space="preserve">ourse focuses on the history of children’s literature, analyses of a variety of books for youths, creation of a functional bibliography, and using knowledge of child and adolescent development to assist in book selection for young readers. </w:t>
      </w:r>
      <w:r w:rsidR="00801277" w:rsidRPr="00424939">
        <w:rPr>
          <w:rStyle w:val="apple-style-span"/>
          <w:rFonts w:cs="Times New Roman"/>
          <w:color w:val="000000" w:themeColor="text1"/>
        </w:rPr>
        <w:t xml:space="preserve"> </w:t>
      </w:r>
      <w:r w:rsidR="009D51B1" w:rsidRPr="00424939">
        <w:rPr>
          <w:rStyle w:val="apple-style-span"/>
          <w:rFonts w:cs="Times New Roman"/>
          <w:color w:val="000000" w:themeColor="text1"/>
        </w:rPr>
        <w:t>Includes study of the development of language skills, strategies to facilitate studen</w:t>
      </w:r>
      <w:r w:rsidR="00801277" w:rsidRPr="00424939">
        <w:rPr>
          <w:rStyle w:val="apple-style-span"/>
          <w:rFonts w:cs="Times New Roman"/>
          <w:color w:val="000000" w:themeColor="text1"/>
        </w:rPr>
        <w:t>t learning of standard English</w:t>
      </w:r>
      <w:r w:rsidR="00B8454E" w:rsidRPr="00424939">
        <w:rPr>
          <w:rStyle w:val="apple-style-span"/>
          <w:rFonts w:cs="Times New Roman"/>
          <w:color w:val="000000" w:themeColor="text1"/>
        </w:rPr>
        <w:fldChar w:fldCharType="begin"/>
      </w:r>
      <w:r w:rsidR="00B8454E" w:rsidRPr="00424939">
        <w:instrText xml:space="preserve"> XE "English" </w:instrText>
      </w:r>
      <w:r w:rsidR="00B8454E" w:rsidRPr="00424939">
        <w:rPr>
          <w:rStyle w:val="apple-style-span"/>
          <w:rFonts w:cs="Times New Roman"/>
          <w:color w:val="000000" w:themeColor="text1"/>
        </w:rPr>
        <w:fldChar w:fldCharType="end"/>
      </w:r>
      <w:r w:rsidR="00801277" w:rsidRPr="00424939">
        <w:rPr>
          <w:rStyle w:val="apple-style-span"/>
          <w:rFonts w:cs="Times New Roman"/>
          <w:color w:val="000000" w:themeColor="text1"/>
        </w:rPr>
        <w:t xml:space="preserve">, </w:t>
      </w:r>
      <w:r w:rsidR="009D51B1" w:rsidRPr="00424939">
        <w:rPr>
          <w:rStyle w:val="apple-style-span"/>
          <w:rFonts w:cs="Times New Roman"/>
          <w:color w:val="000000" w:themeColor="text1"/>
        </w:rPr>
        <w:t>diversity issues, non-print materials, and technology tools</w:t>
      </w:r>
      <w:r w:rsidR="009D51B1" w:rsidRPr="00424939">
        <w:t>.</w:t>
      </w:r>
      <w:r w:rsidR="00986E05">
        <w:t xml:space="preserve"> (Offered Fall Term)</w:t>
      </w:r>
    </w:p>
    <w:p w14:paraId="6B6B1BF6" w14:textId="2E07B16D" w:rsidR="00876667" w:rsidRPr="00424939" w:rsidRDefault="00876667" w:rsidP="00876667">
      <w:pPr>
        <w:spacing w:after="0"/>
        <w:rPr>
          <w:rFonts w:cs="Times New Roman"/>
          <w:b/>
          <w:color w:val="000000" w:themeColor="text1"/>
        </w:rPr>
      </w:pPr>
      <w:r w:rsidRPr="00424939">
        <w:rPr>
          <w:rFonts w:cs="Times New Roman"/>
          <w:b/>
          <w:color w:val="000000" w:themeColor="text1"/>
        </w:rPr>
        <w:t>EDU-275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Comprehension for Teaching</w:t>
      </w:r>
    </w:p>
    <w:p w14:paraId="071C9AD1" w14:textId="6AA5895F" w:rsidR="00876667" w:rsidRDefault="00986E05" w:rsidP="00A04A42">
      <w:r>
        <w:t>E</w:t>
      </w:r>
      <w:r w:rsidR="00876667" w:rsidRPr="00424939">
        <w:t>nhance</w:t>
      </w:r>
      <w:r>
        <w:t>s</w:t>
      </w:r>
      <w:r w:rsidR="00876667" w:rsidRPr="00424939">
        <w:t xml:space="preserve"> understanding of the discipline of mathematics</w:t>
      </w:r>
      <w:r>
        <w:t xml:space="preserve"> for elementary classroom teachers.</w:t>
      </w:r>
      <w:r w:rsidR="00876667" w:rsidRPr="00424939">
        <w:t xml:space="preserve"> Content is aligned with the NCTM curriculum standards of Number, Algebra, Geometry, Measurement, and Data Analysis and Probability.  Substantial attention is given to discrete mathematics, reasoning and proof, </w:t>
      </w:r>
      <w:r>
        <w:t xml:space="preserve">active problem solving, </w:t>
      </w:r>
      <w:r w:rsidR="00876667" w:rsidRPr="00424939">
        <w:t>technology, and connections within mathematics and to other disciplines studied in schools.  The ability to communicate mathematically and provide justification or rationale for quantitative reasoning is fostered across mathematical applications.</w:t>
      </w:r>
      <w:r w:rsidR="00016759" w:rsidRPr="00424939">
        <w:t xml:space="preserve"> (Offered Fall Term)</w:t>
      </w:r>
    </w:p>
    <w:p w14:paraId="5DE7CECC" w14:textId="7A1E0549" w:rsidR="00E549C1" w:rsidRPr="00E549C1" w:rsidRDefault="00E549C1" w:rsidP="00E549C1">
      <w:pPr>
        <w:pStyle w:val="Noparagraphstyle"/>
        <w:spacing w:after="40" w:line="228" w:lineRule="auto"/>
        <w:rPr>
          <w:rFonts w:ascii="Garamond" w:hAnsi="Garamond" w:cs="Times New Roman"/>
          <w:b/>
          <w:color w:val="000000" w:themeColor="text1"/>
          <w:sz w:val="22"/>
          <w:szCs w:val="22"/>
        </w:rPr>
      </w:pPr>
      <w:r w:rsidRPr="00E549C1">
        <w:rPr>
          <w:rFonts w:ascii="Garamond" w:hAnsi="Garamond" w:cs="Times New Roman"/>
          <w:b/>
          <w:color w:val="000000" w:themeColor="text1"/>
          <w:sz w:val="22"/>
          <w:szCs w:val="22"/>
        </w:rPr>
        <w:t>EDU-284 Topics in Education</w:t>
      </w:r>
    </w:p>
    <w:p w14:paraId="7DD46E0C" w14:textId="74987AA8" w:rsidR="00F5072B" w:rsidRPr="008C1DF8" w:rsidRDefault="00E549C1" w:rsidP="00A04A42">
      <w:r w:rsidRPr="00E549C1">
        <w:t>Examines special topics in education. Content varies and is determined by</w:t>
      </w:r>
      <w:r>
        <w:t xml:space="preserve"> the instructor. Example topics </w:t>
      </w:r>
      <w:r w:rsidRPr="00E549C1">
        <w:t>include: Assessment in Education, Educational Law, Leadership in Educa</w:t>
      </w:r>
      <w:r>
        <w:t xml:space="preserve">tion, Social-Emotional Teaching </w:t>
      </w:r>
      <w:r w:rsidRPr="00E549C1">
        <w:t>and Learning, Current Events in Education. May be taken more th</w:t>
      </w:r>
      <w:r>
        <w:t xml:space="preserve">an once provided the topics are </w:t>
      </w:r>
      <w:r w:rsidRPr="00E549C1">
        <w:t xml:space="preserve">substantially different. </w:t>
      </w:r>
      <w:r w:rsidRPr="007F2936">
        <w:rPr>
          <w:u w:val="single"/>
        </w:rPr>
        <w:t>Prerequisite</w:t>
      </w:r>
      <w:r w:rsidRPr="00E549C1">
        <w:t xml:space="preserve">: </w:t>
      </w:r>
      <w:r w:rsidR="00495E9A">
        <w:t>Foundations of Education (EDU-</w:t>
      </w:r>
      <w:r>
        <w:t xml:space="preserve">105) or consent of </w:t>
      </w:r>
      <w:r w:rsidRPr="00E549C1">
        <w:t>instructor. (</w:t>
      </w:r>
      <w:r w:rsidR="00495E9A">
        <w:t>0</w:t>
      </w:r>
      <w:r w:rsidRPr="00E549C1">
        <w:t>.5 course credit)</w:t>
      </w:r>
    </w:p>
    <w:p w14:paraId="02116AD2" w14:textId="4553A615" w:rsidR="00617222" w:rsidRPr="00617222" w:rsidRDefault="0018169C" w:rsidP="00A04A42">
      <w:pPr>
        <w:spacing w:before="40" w:after="0"/>
        <w:rPr>
          <w:b/>
          <w:rPrChange w:id="11987" w:author="Summer 2023 updates" w:date="2024-07-31T13:42:00Z">
            <w:rPr>
              <w:rFonts w:ascii="Garamond" w:hAnsi="Garamond"/>
              <w:b/>
              <w:color w:val="000000" w:themeColor="text1"/>
              <w:sz w:val="22"/>
            </w:rPr>
          </w:rPrChange>
        </w:rPr>
        <w:pPrChange w:id="11988" w:author="Summer 2023 updates" w:date="2024-07-31T13:42:00Z">
          <w:pPr>
            <w:pStyle w:val="Noparagraphstyle"/>
            <w:spacing w:line="240" w:lineRule="auto"/>
            <w:jc w:val="left"/>
          </w:pPr>
        </w:pPrChange>
      </w:pPr>
      <w:r w:rsidRPr="00617222">
        <w:rPr>
          <w:b/>
          <w:rPrChange w:id="11989" w:author="Summer 2023 updates" w:date="2024-07-31T13:42:00Z">
            <w:rPr>
              <w:rFonts w:ascii="Garamond" w:hAnsi="Garamond"/>
              <w:b/>
              <w:color w:val="000000" w:themeColor="text1"/>
              <w:sz w:val="22"/>
            </w:rPr>
          </w:rPrChange>
        </w:rPr>
        <w:t>EDU-300 Expressive Methods</w:t>
      </w:r>
    </w:p>
    <w:p w14:paraId="0C5B4560" w14:textId="6F7E399C" w:rsidR="00627F4A" w:rsidRPr="00617222" w:rsidRDefault="00236807" w:rsidP="00A04A42">
      <w:r w:rsidRPr="00617222">
        <w:t xml:space="preserve">Integrates art, music, and physical education into the regular elementary classroom, Students will </w:t>
      </w:r>
      <w:r w:rsidR="0018169C" w:rsidRPr="00617222">
        <w:t xml:space="preserve">study instructional methods for incorporating visual, aesthetic, auditory, and kinesthetic teaching and learning strategies into the classroom. Topics include research on learning styles, development of lessons and classroom management strategies that incorporate movement and creative expression, and alternative assessment as it relates to these strategies.  Diversity issues, non-print materials, and technology tools are integrated. </w:t>
      </w:r>
      <w:r w:rsidR="0018169C" w:rsidRPr="00617222">
        <w:rPr>
          <w:u w:val="single"/>
        </w:rPr>
        <w:t>Prerequisite</w:t>
      </w:r>
      <w:r w:rsidR="0018169C" w:rsidRPr="00617222">
        <w:t xml:space="preserve">: Practicum in Education </w:t>
      </w:r>
      <w:r w:rsidR="00D93228" w:rsidRPr="00617222">
        <w:t>(WE) (EDU-215)</w:t>
      </w:r>
      <w:r w:rsidR="0018169C" w:rsidRPr="00617222">
        <w:t xml:space="preserve"> or consent of </w:t>
      </w:r>
      <w:r w:rsidRPr="00617222">
        <w:t xml:space="preserve">Education </w:t>
      </w:r>
      <w:r w:rsidR="005555FD" w:rsidRPr="00617222">
        <w:t>department chair</w:t>
      </w:r>
      <w:r w:rsidR="0018169C" w:rsidRPr="00617222">
        <w:t>. (0.5 course credit)</w:t>
      </w:r>
      <w:r w:rsidRPr="00617222">
        <w:t xml:space="preserve"> (Offered Fall Term)</w:t>
      </w:r>
    </w:p>
    <w:p w14:paraId="6F6BED5C" w14:textId="713960E3" w:rsidR="00876667" w:rsidRPr="00424939" w:rsidRDefault="00627F4A" w:rsidP="00627F4A">
      <w:pPr>
        <w:spacing w:after="0"/>
        <w:rPr>
          <w:rFonts w:cs="Times New Roman"/>
          <w:b/>
          <w:color w:val="000000" w:themeColor="text1"/>
        </w:rPr>
      </w:pPr>
      <w:r>
        <w:rPr>
          <w:rFonts w:cs="Times New Roman"/>
          <w:b/>
          <w:color w:val="000000" w:themeColor="text1"/>
        </w:rPr>
        <w:t>E</w:t>
      </w:r>
      <w:r w:rsidR="00876667" w:rsidRPr="00424939">
        <w:rPr>
          <w:rFonts w:cs="Times New Roman"/>
          <w:b/>
          <w:color w:val="000000" w:themeColor="text1"/>
        </w:rPr>
        <w:t xml:space="preserve">DU-305 </w:t>
      </w:r>
      <w:r w:rsidR="00B728AF" w:rsidRPr="00424939">
        <w:rPr>
          <w:rFonts w:cs="Times New Roman"/>
          <w:b/>
          <w:color w:val="000000" w:themeColor="text1"/>
        </w:rPr>
        <w:t>Methods of Elementary Science</w:t>
      </w:r>
      <w:r w:rsidR="00876667" w:rsidRPr="00424939">
        <w:rPr>
          <w:rFonts w:cs="Times New Roman"/>
          <w:b/>
          <w:color w:val="000000" w:themeColor="text1"/>
        </w:rPr>
        <w:t xml:space="preserve"> </w:t>
      </w:r>
      <w:r w:rsidR="001E11B2" w:rsidRPr="00424939">
        <w:rPr>
          <w:rFonts w:cs="Times New Roman"/>
          <w:b/>
          <w:color w:val="000000" w:themeColor="text1"/>
        </w:rPr>
        <w:t>(WE)</w:t>
      </w:r>
    </w:p>
    <w:p w14:paraId="1A7DCD6C" w14:textId="587512CD" w:rsidR="00876667" w:rsidRPr="00424939" w:rsidRDefault="00241144" w:rsidP="00617222">
      <w:r>
        <w:t>H</w:t>
      </w:r>
      <w:r w:rsidR="00876667" w:rsidRPr="00424939">
        <w:t>elp</w:t>
      </w:r>
      <w:r>
        <w:t>s</w:t>
      </w:r>
      <w:r w:rsidR="00876667" w:rsidRPr="00424939">
        <w:t xml:space="preserve"> future teachers develop an integrated set of perspectives, attitudes, and</w:t>
      </w:r>
      <w:r>
        <w:t xml:space="preserve"> </w:t>
      </w:r>
      <w:r w:rsidR="00876667" w:rsidRPr="00424939">
        <w:t xml:space="preserve">skills, enabling them to give positive support to their students’ natural inclination to be curious, manipulate, observe, and interpret. </w:t>
      </w:r>
      <w:r>
        <w:t xml:space="preserve">Multiple instructional strategies and methods will be studied in and outside of class sessions. </w:t>
      </w:r>
      <w:r w:rsidR="00876667" w:rsidRPr="00424939">
        <w:t xml:space="preserve">Integration of relevant children’s literature is included. </w:t>
      </w:r>
      <w:r w:rsidR="00876667" w:rsidRPr="00424939">
        <w:rPr>
          <w:u w:val="single"/>
        </w:rPr>
        <w:t>Prerequisite</w:t>
      </w:r>
      <w:r w:rsidR="00897BA1" w:rsidRPr="00424939">
        <w:t>:</w:t>
      </w:r>
      <w:r w:rsidR="00876667" w:rsidRPr="00424939">
        <w:t xml:space="preserve"> </w:t>
      </w:r>
      <w:r>
        <w:t xml:space="preserve">Practicum in Education </w:t>
      </w:r>
      <w:r w:rsidR="00D93228">
        <w:t>(WE) (EDU-215)</w:t>
      </w:r>
      <w:r>
        <w:t xml:space="preserve"> </w:t>
      </w:r>
      <w:r w:rsidR="00876667" w:rsidRPr="00424939">
        <w:t xml:space="preserve">or consent of department chair. </w:t>
      </w:r>
      <w:r w:rsidR="00016759" w:rsidRPr="00424939">
        <w:t>(Offered Fall Term)</w:t>
      </w:r>
    </w:p>
    <w:p w14:paraId="41EB930C" w14:textId="562E17B3" w:rsidR="009D51B1" w:rsidRPr="00424939" w:rsidRDefault="009D51B1" w:rsidP="00DF5F57">
      <w:pPr>
        <w:spacing w:after="0"/>
        <w:rPr>
          <w:rFonts w:cs="Times New Roman"/>
          <w:b/>
          <w:color w:val="000000" w:themeColor="text1"/>
        </w:rPr>
      </w:pPr>
      <w:r w:rsidRPr="00424939">
        <w:rPr>
          <w:rFonts w:cs="Times New Roman"/>
          <w:b/>
          <w:color w:val="000000" w:themeColor="text1"/>
        </w:rPr>
        <w:t>EDU-310 Methods of Secondary Business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3ADA79DB" w14:textId="43C7E3F9" w:rsidR="00241144" w:rsidRPr="00241144" w:rsidRDefault="00241144" w:rsidP="00532EB2">
      <w:r w:rsidRPr="00241144">
        <w:t xml:space="preserve">Prepares students for student teaching placement in a secondary business </w:t>
      </w:r>
      <w:r w:rsidR="00747B3E">
        <w:t xml:space="preserve">classroom. Students explore and </w:t>
      </w:r>
      <w:r w:rsidRPr="00241144">
        <w:t>examine approaches to teaching and learning. Among the topics studied are i</w:t>
      </w:r>
      <w:r w:rsidR="00747B3E">
        <w:t xml:space="preserve">nstructional strategies, lesson </w:t>
      </w:r>
      <w:r w:rsidRPr="00241144">
        <w:t>design, classroom management and learner assessment. Students will be exposed</w:t>
      </w:r>
      <w:r w:rsidR="00747B3E">
        <w:t xml:space="preserve"> to strategies for teaching </w:t>
      </w:r>
      <w:r w:rsidRPr="00241144">
        <w:t>high school gene</w:t>
      </w:r>
      <w:r w:rsidR="00747B3E">
        <w:t xml:space="preserve">ral business courses, including </w:t>
      </w:r>
      <w:r w:rsidRPr="00241144">
        <w:t>accounting, m</w:t>
      </w:r>
      <w:r w:rsidR="00747B3E">
        <w:t xml:space="preserve">arketing, and economics. This course includes a </w:t>
      </w:r>
      <w:r w:rsidRPr="00241144">
        <w:t xml:space="preserve">30-hour field experience. </w:t>
      </w:r>
      <w:r w:rsidRPr="007F2936">
        <w:rPr>
          <w:u w:val="single"/>
        </w:rPr>
        <w:t>Prerequisite</w:t>
      </w:r>
      <w:r w:rsidRPr="00241144">
        <w:t xml:space="preserve">: Practicum in Education </w:t>
      </w:r>
      <w:r w:rsidR="00D93228">
        <w:t>(WE) (EDU-215)</w:t>
      </w:r>
      <w:r w:rsidRPr="00241144">
        <w:t xml:space="preserve"> or consent of Education</w:t>
      </w:r>
      <w:r w:rsidR="00747B3E">
        <w:t xml:space="preserve"> </w:t>
      </w:r>
      <w:r w:rsidR="005555FD">
        <w:t>department chair</w:t>
      </w:r>
      <w:r w:rsidR="00747B3E">
        <w:t>.</w:t>
      </w:r>
    </w:p>
    <w:p w14:paraId="777104B9" w14:textId="23AB3CD7" w:rsidR="009D51B1" w:rsidRPr="00424939" w:rsidRDefault="009D51B1" w:rsidP="00DF5F57">
      <w:pPr>
        <w:spacing w:after="0"/>
        <w:rPr>
          <w:rFonts w:cs="Times New Roman"/>
          <w:b/>
          <w:color w:val="000000" w:themeColor="text1"/>
        </w:rPr>
      </w:pPr>
      <w:r w:rsidRPr="00424939">
        <w:rPr>
          <w:rFonts w:cs="Times New Roman"/>
          <w:b/>
          <w:color w:val="000000" w:themeColor="text1"/>
        </w:rPr>
        <w:t xml:space="preserve">EDU-311 Methods of Secondary Language Arts </w:t>
      </w:r>
      <w:r w:rsidR="001E11B2" w:rsidRPr="00424939">
        <w:rPr>
          <w:rFonts w:cs="Times New Roman"/>
          <w:b/>
          <w:color w:val="000000" w:themeColor="text1"/>
        </w:rPr>
        <w:t>(WE)</w:t>
      </w:r>
    </w:p>
    <w:p w14:paraId="45CF120F" w14:textId="7DF1E764" w:rsidR="009D51B1" w:rsidRPr="00424939" w:rsidRDefault="00747B3E" w:rsidP="009616C0">
      <w:r w:rsidRPr="00747B3E">
        <w:t xml:space="preserve">Prepares students for student teaching in a secondary language arts </w:t>
      </w:r>
      <w:r>
        <w:t xml:space="preserve">classroom. Students explore and </w:t>
      </w:r>
      <w:r w:rsidRPr="00747B3E">
        <w:t>examine approaches to teaching and learning. Among the topics studied are instructi</w:t>
      </w:r>
      <w:r>
        <w:t xml:space="preserve">onal strategies, lesson </w:t>
      </w:r>
      <w:r w:rsidRPr="00747B3E">
        <w:t>design, and learner assessment. Students also experience working wi</w:t>
      </w:r>
      <w:r>
        <w:t xml:space="preserve">th texts such as YA literature, </w:t>
      </w:r>
      <w:r w:rsidRPr="00747B3E">
        <w:t>podcasts, novels, poetry, drama, etc. The course includes a 30-hour f</w:t>
      </w:r>
      <w:r>
        <w:t>ield experience</w:t>
      </w:r>
      <w:r w:rsidR="009D51B1" w:rsidRPr="00424939">
        <w:t xml:space="preserve">. </w:t>
      </w:r>
      <w:r w:rsidR="009D51B1" w:rsidRPr="00424939">
        <w:rPr>
          <w:u w:val="single"/>
        </w:rPr>
        <w:t>Prerequisite</w:t>
      </w:r>
      <w:r w:rsidR="009D51B1" w:rsidRPr="00424939">
        <w:t>: Practicum in Education</w:t>
      </w:r>
      <w:r w:rsidR="00B8454E" w:rsidRPr="00424939">
        <w:fldChar w:fldCharType="begin"/>
      </w:r>
      <w:r w:rsidR="00B8454E" w:rsidRPr="00424939">
        <w:instrText xml:space="preserve"> XE "Education" </w:instrText>
      </w:r>
      <w:r w:rsidR="00B8454E" w:rsidRPr="00424939">
        <w:fldChar w:fldCharType="end"/>
      </w:r>
      <w:r w:rsidR="009D51B1" w:rsidRPr="00424939">
        <w:t xml:space="preserve"> </w:t>
      </w:r>
      <w:r w:rsidR="00D93228">
        <w:t>(WE) (EDU-215)</w:t>
      </w:r>
      <w:r w:rsidR="009D51B1" w:rsidRPr="00424939">
        <w:t xml:space="preserve"> or consent of </w:t>
      </w:r>
      <w:r>
        <w:t xml:space="preserve">Education </w:t>
      </w:r>
      <w:r w:rsidR="005555FD">
        <w:t>department chair</w:t>
      </w:r>
      <w:r w:rsidR="009D51B1" w:rsidRPr="00424939">
        <w:t xml:space="preserve">. </w:t>
      </w:r>
    </w:p>
    <w:p w14:paraId="33F4B62C" w14:textId="2A22F056" w:rsidR="009D51B1" w:rsidRPr="00424939" w:rsidRDefault="009D51B1" w:rsidP="00DF5F57">
      <w:pPr>
        <w:spacing w:after="0"/>
        <w:rPr>
          <w:rFonts w:cs="Times New Roman"/>
          <w:b/>
          <w:color w:val="000000" w:themeColor="text1"/>
        </w:rPr>
      </w:pPr>
      <w:r w:rsidRPr="00424939">
        <w:rPr>
          <w:rFonts w:cs="Times New Roman"/>
          <w:b/>
          <w:color w:val="000000" w:themeColor="text1"/>
        </w:rPr>
        <w:t xml:space="preserve">EDU-312 Methods of Secondary Social Studies </w:t>
      </w:r>
      <w:r w:rsidR="001E11B2" w:rsidRPr="00424939">
        <w:rPr>
          <w:rFonts w:cs="Times New Roman"/>
          <w:b/>
          <w:color w:val="000000" w:themeColor="text1"/>
        </w:rPr>
        <w:t>(WE)</w:t>
      </w:r>
    </w:p>
    <w:p w14:paraId="4DFD7EF7" w14:textId="6BF9E315" w:rsidR="009D51B1" w:rsidRPr="00424939" w:rsidRDefault="00747B3E" w:rsidP="00532EB2">
      <w:r w:rsidRPr="00747B3E">
        <w:t xml:space="preserve">Prepares students for student teaching in a secondary social studies </w:t>
      </w:r>
      <w:r>
        <w:t xml:space="preserve">classroom. Students explore and </w:t>
      </w:r>
      <w:r w:rsidRPr="00747B3E">
        <w:t>examine approaches to teaching and learning. Among the topics studied are i</w:t>
      </w:r>
      <w:r>
        <w:t xml:space="preserve">nstructional strategies, lesson </w:t>
      </w:r>
      <w:r w:rsidRPr="00747B3E">
        <w:t>design, classroom management and learner assessment. This course includes a 30-hour field experie</w:t>
      </w:r>
      <w:r>
        <w:t>nce</w:t>
      </w:r>
      <w:r w:rsidRPr="00747B3E">
        <w:t xml:space="preserve">. </w:t>
      </w:r>
      <w:r w:rsidRPr="00747B3E">
        <w:rPr>
          <w:u w:val="single"/>
        </w:rPr>
        <w:t>Prerequisite</w:t>
      </w:r>
      <w:r>
        <w:t xml:space="preserve">: Practicum in </w:t>
      </w:r>
      <w:r w:rsidRPr="00747B3E">
        <w:t xml:space="preserve">Education </w:t>
      </w:r>
      <w:r w:rsidR="00D93228">
        <w:t>(WE) (EDU-215)</w:t>
      </w:r>
      <w:r w:rsidRPr="00747B3E">
        <w:t xml:space="preserve"> or consent of Education </w:t>
      </w:r>
      <w:r w:rsidR="005555FD">
        <w:t>department chair</w:t>
      </w:r>
      <w:r w:rsidRPr="00747B3E">
        <w:t>. (Offered Fall Term)</w:t>
      </w:r>
      <w:r w:rsidRPr="00424939">
        <w:t xml:space="preserve"> </w:t>
      </w:r>
    </w:p>
    <w:p w14:paraId="2A0DBF74" w14:textId="77777777" w:rsidR="00350EB9" w:rsidRDefault="00350EB9">
      <w:pPr>
        <w:spacing w:after="200" w:line="276" w:lineRule="auto"/>
        <w:rPr>
          <w:ins w:id="11990" w:author="Summer 2023 updates" w:date="2024-07-31T13:42:00Z"/>
          <w:rFonts w:cs="Times New Roman"/>
          <w:b/>
          <w:color w:val="000000" w:themeColor="text1"/>
        </w:rPr>
      </w:pPr>
      <w:ins w:id="11991" w:author="Summer 2023 updates" w:date="2024-07-31T13:42:00Z">
        <w:r>
          <w:rPr>
            <w:rFonts w:cs="Times New Roman"/>
            <w:b/>
            <w:color w:val="000000" w:themeColor="text1"/>
          </w:rPr>
          <w:br w:type="page"/>
        </w:r>
      </w:ins>
    </w:p>
    <w:p w14:paraId="10FCA06D" w14:textId="18B31A89" w:rsidR="009D51B1" w:rsidRDefault="009D51B1" w:rsidP="00DF5F57">
      <w:pPr>
        <w:spacing w:after="0"/>
        <w:rPr>
          <w:rFonts w:cs="Times New Roman"/>
          <w:b/>
          <w:color w:val="000000" w:themeColor="text1"/>
        </w:rPr>
      </w:pPr>
      <w:r w:rsidRPr="00424939">
        <w:rPr>
          <w:rFonts w:cs="Times New Roman"/>
          <w:b/>
          <w:color w:val="000000" w:themeColor="text1"/>
        </w:rPr>
        <w:t>EDU-313 Methods of Secondary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67E3D144" w14:textId="76218B65" w:rsidR="00747B3E" w:rsidRPr="00747B3E" w:rsidRDefault="00747B3E" w:rsidP="00532EB2">
      <w:r w:rsidRPr="00532EB2">
        <w:t>Prepares students for student teaching in a secondary mathematics classroom. Students explore and</w:t>
      </w:r>
      <w:r w:rsidR="00532EB2" w:rsidRPr="00532EB2">
        <w:t xml:space="preserve"> </w:t>
      </w:r>
      <w:r w:rsidRPr="00532EB2">
        <w:t>examine</w:t>
      </w:r>
      <w:r w:rsidRPr="00747B3E">
        <w:t xml:space="preserve"> approaches to teaching and learning. Among the topics studied are instructional strategies, lesson</w:t>
      </w:r>
      <w:r w:rsidR="00532EB2">
        <w:t xml:space="preserve"> </w:t>
      </w:r>
      <w:r w:rsidRPr="00747B3E">
        <w:t xml:space="preserve">design, classroom management and learner assessment. This course includes a 30-hour field experience. </w:t>
      </w:r>
      <w:r w:rsidRPr="00307F56">
        <w:rPr>
          <w:u w:val="single"/>
        </w:rPr>
        <w:t>Prerequisite</w:t>
      </w:r>
      <w:r w:rsidR="00307F56">
        <w:t xml:space="preserve">: Practicum in </w:t>
      </w:r>
      <w:r w:rsidRPr="00747B3E">
        <w:t xml:space="preserve">Education </w:t>
      </w:r>
      <w:r w:rsidR="00D93228">
        <w:t>(WE) (EDU-215)</w:t>
      </w:r>
      <w:r w:rsidRPr="00747B3E">
        <w:t xml:space="preserve"> or consent of Education </w:t>
      </w:r>
      <w:r w:rsidR="005555FD">
        <w:t>department chair</w:t>
      </w:r>
      <w:r w:rsidRPr="00747B3E">
        <w:t>.</w:t>
      </w:r>
    </w:p>
    <w:p w14:paraId="7D546518" w14:textId="3ECC3DA4" w:rsidR="009D51B1" w:rsidRDefault="009D51B1" w:rsidP="009D51B1">
      <w:pPr>
        <w:spacing w:after="0"/>
        <w:rPr>
          <w:rFonts w:cs="Times New Roman"/>
          <w:b/>
          <w:color w:val="000000" w:themeColor="text1"/>
        </w:rPr>
      </w:pPr>
      <w:r w:rsidRPr="00424939">
        <w:rPr>
          <w:rFonts w:cs="Times New Roman"/>
          <w:b/>
          <w:color w:val="000000" w:themeColor="text1"/>
        </w:rPr>
        <w:t xml:space="preserve">EDU-320 Methods of Secondary Science </w:t>
      </w:r>
      <w:r w:rsidR="001E11B2" w:rsidRPr="00424939">
        <w:rPr>
          <w:rFonts w:cs="Times New Roman"/>
          <w:b/>
          <w:color w:val="000000" w:themeColor="text1"/>
        </w:rPr>
        <w:t>(WE)</w:t>
      </w:r>
    </w:p>
    <w:p w14:paraId="56764FCB" w14:textId="5B71140A" w:rsidR="00307F56" w:rsidRPr="00307F56" w:rsidRDefault="00307F56" w:rsidP="00A04A42">
      <w:r w:rsidRPr="00307F56">
        <w:t>Prepares students for student teaching in a secondary science classroo</w:t>
      </w:r>
      <w:r>
        <w:t xml:space="preserve">m. Students explore and examine </w:t>
      </w:r>
      <w:r w:rsidRPr="00307F56">
        <w:t>approaches to teaching and learning. Among the topics studied are instructi</w:t>
      </w:r>
      <w:r>
        <w:t xml:space="preserve">onal strategies, lesson design, </w:t>
      </w:r>
      <w:r w:rsidRPr="00307F56">
        <w:t xml:space="preserve">classroom management and learner assessment. This course includes a 30-hour field experience. </w:t>
      </w:r>
      <w:r w:rsidRPr="00307F56">
        <w:rPr>
          <w:u w:val="single"/>
        </w:rPr>
        <w:t>Prerequisite:</w:t>
      </w:r>
      <w:r w:rsidRPr="00307F56">
        <w:t xml:space="preserve"> Practicum in Education</w:t>
      </w:r>
      <w:r w:rsidR="00532EB2">
        <w:t xml:space="preserve"> </w:t>
      </w:r>
      <w:r w:rsidR="00D93228">
        <w:t>(WE) (EDU-215)</w:t>
      </w:r>
      <w:r w:rsidRPr="00307F56">
        <w:t xml:space="preserve"> or consent of Education </w:t>
      </w:r>
      <w:r w:rsidR="005555FD">
        <w:t>department chair</w:t>
      </w:r>
      <w:r w:rsidRPr="00307F56">
        <w:t>. (Offered Fall Term)</w:t>
      </w:r>
    </w:p>
    <w:p w14:paraId="7942418B" w14:textId="4C50D5C7" w:rsidR="009D51B1" w:rsidRPr="00424939" w:rsidRDefault="009D51B1" w:rsidP="00532EB2">
      <w:pPr>
        <w:spacing w:after="0"/>
        <w:rPr>
          <w:rFonts w:cs="Times New Roman"/>
          <w:b/>
          <w:color w:val="000000" w:themeColor="text1"/>
        </w:rPr>
      </w:pPr>
      <w:r w:rsidRPr="00424939">
        <w:rPr>
          <w:rFonts w:cs="Times New Roman"/>
          <w:b/>
          <w:color w:val="000000" w:themeColor="text1"/>
        </w:rPr>
        <w:t xml:space="preserve">EDU-321 Methods of </w:t>
      </w:r>
      <w:r w:rsidR="009E1872">
        <w:rPr>
          <w:rFonts w:cs="Times New Roman"/>
          <w:b/>
          <w:color w:val="000000" w:themeColor="text1"/>
        </w:rPr>
        <w:t>World Language</w:t>
      </w:r>
      <w:r w:rsidRPr="00424939">
        <w:rPr>
          <w:rFonts w:cs="Times New Roman"/>
          <w:b/>
          <w:color w:val="000000" w:themeColor="text1"/>
        </w:rPr>
        <w:t xml:space="preserve"> </w:t>
      </w:r>
      <w:r w:rsidR="00E4202C" w:rsidRPr="00424939">
        <w:rPr>
          <w:rFonts w:cs="Times New Roman"/>
          <w:b/>
          <w:color w:val="000000" w:themeColor="text1"/>
        </w:rPr>
        <w:t>K</w:t>
      </w:r>
      <w:r w:rsidR="00EB6AC6" w:rsidRPr="00424939">
        <w:rPr>
          <w:rFonts w:cs="Times New Roman"/>
          <w:b/>
          <w:color w:val="000000" w:themeColor="text1"/>
        </w:rPr>
        <w:t>–</w:t>
      </w:r>
      <w:r w:rsidR="00E4202C" w:rsidRPr="00424939">
        <w:rPr>
          <w:rFonts w:cs="Times New Roman"/>
          <w:b/>
          <w:color w:val="000000" w:themeColor="text1"/>
        </w:rPr>
        <w:t>12</w:t>
      </w:r>
      <w:r w:rsidR="001E11B2" w:rsidRPr="00424939">
        <w:rPr>
          <w:rFonts w:cs="Times New Roman"/>
          <w:b/>
          <w:color w:val="000000" w:themeColor="text1"/>
        </w:rPr>
        <w:t xml:space="preserve"> (WE)</w:t>
      </w:r>
    </w:p>
    <w:p w14:paraId="03132AF0" w14:textId="27F8BDB3" w:rsidR="00307F56" w:rsidRPr="00307F56" w:rsidRDefault="00307F56" w:rsidP="009616C0">
      <w:r w:rsidRPr="00307F56">
        <w:t>Prepares students for student teaching in a world language classroom. Students explore and examine</w:t>
      </w:r>
      <w:r w:rsidR="00532EB2">
        <w:t xml:space="preserve"> </w:t>
      </w:r>
      <w:r w:rsidRPr="00307F56">
        <w:t>approaches to teaching and learning. Among the topics studied are instructional strategies, lesson design,</w:t>
      </w:r>
      <w:r w:rsidR="00532EB2">
        <w:t xml:space="preserve"> </w:t>
      </w:r>
      <w:r w:rsidRPr="00307F56">
        <w:t>classroom management and learner assessment.</w:t>
      </w:r>
      <w:r>
        <w:t xml:space="preserve"> This course includes a 30-hour </w:t>
      </w:r>
      <w:r w:rsidRPr="00307F56">
        <w:t xml:space="preserve">field experience. </w:t>
      </w:r>
      <w:r w:rsidRPr="007A01BC">
        <w:rPr>
          <w:u w:val="single"/>
        </w:rPr>
        <w:t>Prerequisite</w:t>
      </w:r>
      <w:r w:rsidRPr="00307F56">
        <w:t xml:space="preserve">: Practicum in Education </w:t>
      </w:r>
      <w:r w:rsidR="00D93228">
        <w:t>(WE) (EDU-215)</w:t>
      </w:r>
      <w:r w:rsidRPr="00307F56">
        <w:t xml:space="preserve"> or </w:t>
      </w:r>
      <w:r>
        <w:t xml:space="preserve">consent of Education </w:t>
      </w:r>
      <w:r w:rsidR="005555FD">
        <w:t>department chair</w:t>
      </w:r>
      <w:r w:rsidRPr="00307F56">
        <w:t>.</w:t>
      </w:r>
    </w:p>
    <w:p w14:paraId="76084C9B" w14:textId="79E72786" w:rsidR="00876667" w:rsidRPr="00424939" w:rsidRDefault="00876667" w:rsidP="00876667">
      <w:pPr>
        <w:spacing w:after="0"/>
        <w:rPr>
          <w:rFonts w:cs="Times New Roman"/>
          <w:b/>
          <w:color w:val="000000" w:themeColor="text1"/>
        </w:rPr>
      </w:pPr>
      <w:r w:rsidRPr="00424939">
        <w:rPr>
          <w:rFonts w:cs="Times New Roman"/>
          <w:b/>
          <w:color w:val="000000" w:themeColor="text1"/>
        </w:rPr>
        <w:t>EDU-335 Methods of Elementary Mathematics</w:t>
      </w:r>
      <w:r w:rsidR="001E11B2"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8655EC5" w14:textId="60071018" w:rsidR="00307F56" w:rsidRDefault="00307F56" w:rsidP="00A04A42">
      <w:r>
        <w:t xml:space="preserve">Examines </w:t>
      </w:r>
      <w:r w:rsidRPr="00307F56">
        <w:t>basic concepts of curriculum and instruction for elementary school mathematics</w:t>
      </w:r>
      <w:r w:rsidR="00092EB5">
        <w:t xml:space="preserve"> </w:t>
      </w:r>
      <w:r w:rsidRPr="00307F56">
        <w:t>using the framework of the National Council of Teachers of Mathematics and the Iowa Core</w:t>
      </w:r>
      <w:r w:rsidR="00092EB5">
        <w:t xml:space="preserve"> </w:t>
      </w:r>
      <w:r w:rsidRPr="00307F56">
        <w:t>Curricu</w:t>
      </w:r>
      <w:r>
        <w:t xml:space="preserve">lum. </w:t>
      </w:r>
      <w:r w:rsidRPr="00307F56">
        <w:t>This course assists prospective teachers in developing effective</w:t>
      </w:r>
      <w:r w:rsidR="00092EB5">
        <w:t xml:space="preserve"> </w:t>
      </w:r>
      <w:r w:rsidRPr="00307F56">
        <w:t>instructional skills that foster problem solvin</w:t>
      </w:r>
      <w:r>
        <w:t>g abilities and</w:t>
      </w:r>
      <w:r w:rsidRPr="00307F56">
        <w:t xml:space="preserve"> the conceptual and</w:t>
      </w:r>
      <w:r w:rsidR="009616C0">
        <w:t xml:space="preserve"> </w:t>
      </w:r>
      <w:r w:rsidRPr="00307F56">
        <w:t>procedural knowledge of mathematics. Instruction includes integration of math-related children’s</w:t>
      </w:r>
      <w:r w:rsidR="00092EB5">
        <w:t xml:space="preserve"> </w:t>
      </w:r>
      <w:r w:rsidRPr="00307F56">
        <w:t>literature</w:t>
      </w:r>
      <w:r>
        <w:t xml:space="preserve">. </w:t>
      </w:r>
      <w:r w:rsidRPr="00307F56">
        <w:t xml:space="preserve">A field experience of 30 contact hours is included. </w:t>
      </w:r>
      <w:r w:rsidRPr="00307F56">
        <w:rPr>
          <w:u w:val="single"/>
        </w:rPr>
        <w:t>Prerequisites:</w:t>
      </w:r>
      <w:r w:rsidR="00092EB5">
        <w:t xml:space="preserve"> </w:t>
      </w:r>
      <w:r w:rsidRPr="00307F56">
        <w:t>Mathematics Comprehension for Teaching (EDU-275</w:t>
      </w:r>
      <w:r w:rsidR="00340D60">
        <w:t xml:space="preserve"> and</w:t>
      </w:r>
      <w:r>
        <w:t xml:space="preserve"> </w:t>
      </w:r>
      <w:r w:rsidRPr="00307F56">
        <w:t xml:space="preserve">Practicum in Education </w:t>
      </w:r>
      <w:r w:rsidR="00D93228">
        <w:t>(WE) (EDU-215)</w:t>
      </w:r>
      <w:r w:rsidRPr="00307F56">
        <w:t xml:space="preserve"> or consent of Education </w:t>
      </w:r>
      <w:r w:rsidR="005555FD">
        <w:t>department chair</w:t>
      </w:r>
      <w:r w:rsidRPr="00307F56">
        <w:t>. (Offered Spring Term).</w:t>
      </w:r>
    </w:p>
    <w:p w14:paraId="77A4CFB0" w14:textId="0A7AF911" w:rsidR="00876667" w:rsidRPr="00424939" w:rsidRDefault="00876667" w:rsidP="00F2164F">
      <w:pPr>
        <w:spacing w:after="0"/>
        <w:rPr>
          <w:rFonts w:cs="Times New Roman"/>
          <w:b/>
          <w:color w:val="000000" w:themeColor="text1"/>
        </w:rPr>
      </w:pPr>
      <w:r w:rsidRPr="00424939">
        <w:rPr>
          <w:rFonts w:cs="Times New Roman"/>
          <w:b/>
          <w:color w:val="000000" w:themeColor="text1"/>
        </w:rPr>
        <w:t xml:space="preserve">EDU-345 </w:t>
      </w:r>
      <w:r w:rsidR="00B728AF" w:rsidRPr="00424939">
        <w:rPr>
          <w:rFonts w:cs="Times New Roman"/>
          <w:b/>
          <w:color w:val="000000" w:themeColor="text1"/>
        </w:rPr>
        <w:t>Methods of Elementary Language Arts</w:t>
      </w:r>
      <w:r w:rsidRPr="00424939">
        <w:rPr>
          <w:rFonts w:cs="Times New Roman"/>
          <w:b/>
          <w:color w:val="000000" w:themeColor="text1"/>
        </w:rPr>
        <w:t xml:space="preserve"> </w:t>
      </w:r>
      <w:r w:rsidR="001E11B2" w:rsidRPr="00424939">
        <w:rPr>
          <w:rFonts w:cs="Times New Roman"/>
          <w:b/>
          <w:color w:val="000000" w:themeColor="text1"/>
        </w:rPr>
        <w:t>(WE)</w:t>
      </w:r>
    </w:p>
    <w:p w14:paraId="343C7AEE" w14:textId="6E3ACFEB" w:rsidR="00340D60" w:rsidRDefault="00307F56" w:rsidP="00A04A42">
      <w:r>
        <w:t xml:space="preserve">Examines </w:t>
      </w:r>
      <w:r w:rsidRPr="00307F56">
        <w:t xml:space="preserve">strategies for teaching the interrelated aspects </w:t>
      </w:r>
      <w:r>
        <w:t xml:space="preserve">of reading, writing, listening, </w:t>
      </w:r>
      <w:r w:rsidRPr="00307F56">
        <w:t>speaking, spelling, and creative drama as they apply to the functiona</w:t>
      </w:r>
      <w:r>
        <w:t xml:space="preserve">l language of elementary school </w:t>
      </w:r>
      <w:r w:rsidRPr="00307F56">
        <w:t>children. Assessing student literacy competence and planning for ins</w:t>
      </w:r>
      <w:r>
        <w:t>truction are explored</w:t>
      </w:r>
      <w:r w:rsidR="00581C85">
        <w:t xml:space="preserve">. </w:t>
      </w:r>
      <w:r w:rsidRPr="007F2936">
        <w:rPr>
          <w:u w:val="single"/>
        </w:rPr>
        <w:t>Prerequisite</w:t>
      </w:r>
      <w:r w:rsidR="00340D60">
        <w:t xml:space="preserve">: </w:t>
      </w:r>
      <w:r w:rsidRPr="00307F56">
        <w:t xml:space="preserve">Practicum in Education </w:t>
      </w:r>
      <w:r w:rsidR="00D93228">
        <w:t>(WE) (EDU-215)</w:t>
      </w:r>
      <w:r w:rsidRPr="00307F56">
        <w:t xml:space="preserve"> or consent</w:t>
      </w:r>
      <w:r>
        <w:t xml:space="preserve"> of Education </w:t>
      </w:r>
      <w:r w:rsidR="005555FD">
        <w:t>department chair</w:t>
      </w:r>
      <w:r>
        <w:t xml:space="preserve">. </w:t>
      </w:r>
      <w:r w:rsidR="00340D60" w:rsidRPr="00307F56">
        <w:t>Concurrent registration in Methods of Elementary Reading</w:t>
      </w:r>
      <w:r w:rsidR="00340D60">
        <w:t xml:space="preserve"> (EDU-355).</w:t>
      </w:r>
      <w:r w:rsidR="00340D60" w:rsidRPr="00340D60">
        <w:t xml:space="preserve"> </w:t>
      </w:r>
      <w:r w:rsidR="00340D60" w:rsidRPr="00307F56">
        <w:t>(Offered Spring Term)</w:t>
      </w:r>
    </w:p>
    <w:p w14:paraId="5AE8AB24" w14:textId="4A5F35C8" w:rsidR="00876667" w:rsidRPr="00424939" w:rsidRDefault="00876667" w:rsidP="00876667">
      <w:pPr>
        <w:spacing w:after="0"/>
        <w:rPr>
          <w:rFonts w:cs="Times New Roman"/>
          <w:b/>
          <w:color w:val="000000" w:themeColor="text1"/>
        </w:rPr>
      </w:pPr>
      <w:r w:rsidRPr="00424939">
        <w:rPr>
          <w:rFonts w:cs="Times New Roman"/>
          <w:b/>
          <w:color w:val="000000" w:themeColor="text1"/>
        </w:rPr>
        <w:t xml:space="preserve">EDU-355 </w:t>
      </w:r>
      <w:r w:rsidR="00B728AF" w:rsidRPr="00424939">
        <w:rPr>
          <w:rFonts w:cs="Times New Roman"/>
          <w:b/>
          <w:color w:val="000000" w:themeColor="text1"/>
        </w:rPr>
        <w:t>Methods of Elementary Reading</w:t>
      </w:r>
      <w:r w:rsidRPr="00424939">
        <w:rPr>
          <w:rFonts w:cs="Times New Roman"/>
          <w:b/>
          <w:color w:val="000000" w:themeColor="text1"/>
        </w:rPr>
        <w:t xml:space="preserve"> </w:t>
      </w:r>
      <w:r w:rsidR="001E11B2" w:rsidRPr="00424939">
        <w:rPr>
          <w:rFonts w:cs="Times New Roman"/>
          <w:b/>
          <w:color w:val="000000" w:themeColor="text1"/>
        </w:rPr>
        <w:t>(WE)</w:t>
      </w:r>
    </w:p>
    <w:p w14:paraId="29275897" w14:textId="4F8F3160" w:rsidR="00F534BA" w:rsidRDefault="00F534BA" w:rsidP="00A04A42">
      <w:r w:rsidRPr="00F534BA">
        <w:t>Examines the five components of reading</w:t>
      </w:r>
      <w:r w:rsidR="00935850">
        <w:t>—</w:t>
      </w:r>
      <w:r w:rsidRPr="00F534BA">
        <w:t>phonological awareness, phonics,</w:t>
      </w:r>
      <w:r w:rsidR="00935850">
        <w:t xml:space="preserve"> </w:t>
      </w:r>
      <w:r w:rsidRPr="00F534BA">
        <w:t>fluency, comprehension and vocabulary</w:t>
      </w:r>
      <w:r>
        <w:t xml:space="preserve">. </w:t>
      </w:r>
      <w:r w:rsidRPr="00F534BA">
        <w:t xml:space="preserve"> Instruction is provided in the strategies for maste</w:t>
      </w:r>
      <w:r>
        <w:t xml:space="preserve">ring pre-reading, decoding, and </w:t>
      </w:r>
      <w:r w:rsidRPr="00F534BA">
        <w:t>comprehension skills. Methods of organizing, maintaining, and evaluating reading programs are</w:t>
      </w:r>
      <w:r w:rsidR="00935850">
        <w:t xml:space="preserve"> </w:t>
      </w:r>
      <w:r w:rsidRPr="00F534BA">
        <w:t>addressed. Substantial study of children’s literature is included. A field experience of 30 contact hours</w:t>
      </w:r>
      <w:r w:rsidR="00935850">
        <w:t xml:space="preserve"> </w:t>
      </w:r>
      <w:r w:rsidRPr="00F534BA">
        <w:t xml:space="preserve">provides an opportunity to apply the content of the course. </w:t>
      </w:r>
      <w:r w:rsidRPr="007F2936">
        <w:rPr>
          <w:u w:val="single"/>
        </w:rPr>
        <w:t>Prerequisit</w:t>
      </w:r>
      <w:r w:rsidRPr="00935850">
        <w:rPr>
          <w:u w:val="single"/>
        </w:rPr>
        <w:t>e</w:t>
      </w:r>
      <w:r w:rsidRPr="00F534BA">
        <w:t>: Practicum in</w:t>
      </w:r>
      <w:r w:rsidR="00935850">
        <w:t xml:space="preserve"> </w:t>
      </w:r>
      <w:r w:rsidRPr="00F534BA">
        <w:t xml:space="preserve">Education </w:t>
      </w:r>
      <w:r w:rsidR="00D93228">
        <w:t>(WE) (EDU-215)</w:t>
      </w:r>
      <w:r w:rsidRPr="00F534BA">
        <w:t xml:space="preserve"> or consent of Education </w:t>
      </w:r>
      <w:r w:rsidR="005555FD">
        <w:t>department chair.  Corequisite:</w:t>
      </w:r>
      <w:r w:rsidR="00D93228">
        <w:t xml:space="preserve"> </w:t>
      </w:r>
      <w:r w:rsidR="00D6689F" w:rsidRPr="00F534BA">
        <w:t>Concurrent registration in</w:t>
      </w:r>
      <w:r w:rsidR="00935850">
        <w:t xml:space="preserve"> </w:t>
      </w:r>
      <w:r w:rsidR="00D6689F" w:rsidRPr="00F534BA">
        <w:t>Methods of Elementary Lan</w:t>
      </w:r>
      <w:r w:rsidR="00D6689F">
        <w:t>guage Arts (EDU-345).</w:t>
      </w:r>
      <w:r w:rsidR="00D6689F" w:rsidRPr="00F534BA">
        <w:t xml:space="preserve"> </w:t>
      </w:r>
      <w:r w:rsidRPr="00F534BA">
        <w:t>(Offered Spring Term)</w:t>
      </w:r>
    </w:p>
    <w:p w14:paraId="5B62B458" w14:textId="77777777" w:rsidR="008C1DF8" w:rsidRDefault="008C1DF8">
      <w:pPr>
        <w:spacing w:after="200" w:line="276" w:lineRule="auto"/>
        <w:rPr>
          <w:del w:id="11992" w:author="Summer 2023 updates" w:date="2024-07-31T13:42:00Z"/>
          <w:rFonts w:cs="Times New Roman"/>
          <w:b/>
          <w:color w:val="000000" w:themeColor="text1"/>
        </w:rPr>
      </w:pPr>
      <w:del w:id="11993" w:author="Summer 2023 updates" w:date="2024-07-31T13:42:00Z">
        <w:r>
          <w:rPr>
            <w:rFonts w:cs="Times New Roman"/>
            <w:b/>
            <w:color w:val="000000" w:themeColor="text1"/>
          </w:rPr>
          <w:br w:type="page"/>
        </w:r>
      </w:del>
    </w:p>
    <w:p w14:paraId="65EE4421" w14:textId="18A67100" w:rsidR="00876667" w:rsidRPr="00424939" w:rsidRDefault="00876667" w:rsidP="00876667">
      <w:pPr>
        <w:spacing w:after="0"/>
        <w:rPr>
          <w:rFonts w:cs="Times New Roman"/>
          <w:b/>
          <w:color w:val="000000" w:themeColor="text1"/>
        </w:rPr>
      </w:pPr>
      <w:r w:rsidRPr="00424939">
        <w:rPr>
          <w:rFonts w:cs="Times New Roman"/>
          <w:b/>
          <w:color w:val="000000" w:themeColor="text1"/>
        </w:rPr>
        <w:t xml:space="preserve">EDU-365 </w:t>
      </w:r>
      <w:r w:rsidR="00B728AF" w:rsidRPr="00424939">
        <w:rPr>
          <w:rFonts w:cs="Times New Roman"/>
          <w:b/>
          <w:color w:val="000000" w:themeColor="text1"/>
        </w:rPr>
        <w:t>Methods of Elementary Social Studies</w:t>
      </w:r>
      <w:r w:rsidR="001E11B2" w:rsidRPr="00424939">
        <w:rPr>
          <w:rFonts w:cs="Times New Roman"/>
          <w:b/>
          <w:color w:val="000000" w:themeColor="text1"/>
        </w:rPr>
        <w:t xml:space="preserve"> (WE)</w:t>
      </w:r>
    </w:p>
    <w:p w14:paraId="00B8A093" w14:textId="74AD8D93" w:rsidR="00876667" w:rsidRPr="00424939" w:rsidRDefault="00F534BA" w:rsidP="009616C0">
      <w:r>
        <w:t xml:space="preserve">Examines </w:t>
      </w:r>
      <w:r w:rsidR="00876667" w:rsidRPr="00424939">
        <w:t>the content and teaching strategies that collectively form the scope and sequence of elementary school social studies. Geography and ecological anthropology</w:t>
      </w:r>
      <w:r w:rsidR="008C196D" w:rsidRPr="00424939">
        <w:fldChar w:fldCharType="begin"/>
      </w:r>
      <w:r w:rsidR="008C196D" w:rsidRPr="00424939">
        <w:instrText xml:space="preserve"> XE "</w:instrText>
      </w:r>
      <w:del w:id="11994" w:author="Summer 2023 updates" w:date="2024-07-31T13:42:00Z">
        <w:r w:rsidR="008C196D" w:rsidRPr="00424939">
          <w:rPr>
            <w:b/>
            <w:smallCaps/>
          </w:rPr>
          <w:delInstrText>anthropology</w:delInstrText>
        </w:r>
      </w:del>
      <w:ins w:id="11995" w:author="Summer 2023 updates" w:date="2024-07-31T13:42:00Z">
        <w:r w:rsidR="004A580F">
          <w:rPr>
            <w:b/>
            <w:smallCaps/>
          </w:rPr>
          <w:instrText>A</w:instrText>
        </w:r>
        <w:r w:rsidR="008C196D" w:rsidRPr="00424939">
          <w:rPr>
            <w:b/>
            <w:smallCaps/>
          </w:rPr>
          <w:instrText>nthropology</w:instrText>
        </w:r>
      </w:ins>
      <w:r w:rsidR="008C196D" w:rsidRPr="00424939">
        <w:instrText xml:space="preserve">" </w:instrText>
      </w:r>
      <w:r w:rsidR="008C196D" w:rsidRPr="00424939">
        <w:fldChar w:fldCharType="end"/>
      </w:r>
      <w:r w:rsidR="00876667" w:rsidRPr="00424939">
        <w:t xml:space="preserve"> provide a framework for integrating social science disciplines with other subject matter fields, such as children’s literature and science. Social issues are investigated on three levels: in relation to self, one’s immediate environment, and the global ecosystem. </w:t>
      </w:r>
      <w:r w:rsidR="00876667" w:rsidRPr="00424939">
        <w:rPr>
          <w:u w:val="single"/>
        </w:rPr>
        <w:t>Prerequisite</w:t>
      </w:r>
      <w:r w:rsidR="00897BA1" w:rsidRPr="00424939">
        <w:t>:</w:t>
      </w:r>
      <w:r w:rsidR="00876667" w:rsidRPr="00424939">
        <w:t xml:space="preserve"> </w:t>
      </w:r>
      <w:r>
        <w:t xml:space="preserve">Practicum in </w:t>
      </w:r>
      <w:r w:rsidR="00D3028B">
        <w:t>Education</w:t>
      </w:r>
      <w:r>
        <w:t xml:space="preserve"> </w:t>
      </w:r>
      <w:r w:rsidR="00D93228">
        <w:t>(WE) (EDU-215)</w:t>
      </w:r>
      <w:r>
        <w:t xml:space="preserve"> </w:t>
      </w:r>
      <w:r w:rsidR="00876667" w:rsidRPr="00424939">
        <w:t xml:space="preserve">or consent of </w:t>
      </w:r>
      <w:r>
        <w:t xml:space="preserve">Education </w:t>
      </w:r>
      <w:r w:rsidR="005555FD">
        <w:t>department chair</w:t>
      </w:r>
      <w:r w:rsidR="00876667" w:rsidRPr="00424939">
        <w:t xml:space="preserve">. (Offered </w:t>
      </w:r>
      <w:r w:rsidR="00016759" w:rsidRPr="00424939">
        <w:t>Fall</w:t>
      </w:r>
      <w:r w:rsidR="009616C0">
        <w:t xml:space="preserve"> Term)</w:t>
      </w:r>
    </w:p>
    <w:p w14:paraId="0D0028A9" w14:textId="77777777" w:rsidR="000F3D9E" w:rsidRPr="00424939" w:rsidRDefault="000F3D9E" w:rsidP="000F3D9E">
      <w:pPr>
        <w:spacing w:after="0"/>
        <w:rPr>
          <w:rFonts w:cs="Times New Roman"/>
          <w:b/>
          <w:color w:val="000000" w:themeColor="text1"/>
        </w:rPr>
      </w:pPr>
      <w:r w:rsidRPr="00424939">
        <w:rPr>
          <w:rFonts w:cs="Times New Roman"/>
          <w:b/>
          <w:color w:val="000000" w:themeColor="text1"/>
        </w:rPr>
        <w:t>EDU-395 Diagnostic Reading and Tutorial (WE)</w:t>
      </w:r>
    </w:p>
    <w:p w14:paraId="5A249384" w14:textId="7E4F65A7" w:rsidR="000F3D9E" w:rsidRPr="00424939" w:rsidRDefault="000F3D9E" w:rsidP="009616C0">
      <w:r>
        <w:t>I</w:t>
      </w:r>
      <w:r w:rsidRPr="00424939">
        <w:t>ntensive</w:t>
      </w:r>
      <w:r>
        <w:t xml:space="preserve">ly studies </w:t>
      </w:r>
      <w:r w:rsidRPr="00424939">
        <w:t>diagnostic and screening instruments as well as multiple strategies to improve reading and writing skills.  This course includes direct application of assessment and instructional stra</w:t>
      </w:r>
      <w:r w:rsidR="007A01BC">
        <w:t xml:space="preserve">tegies with individual children </w:t>
      </w:r>
      <w:r w:rsidRPr="00424939">
        <w:t xml:space="preserve">through a supervised tutorial outside of regular class time. </w:t>
      </w:r>
      <w:r w:rsidRPr="00424939">
        <w:rPr>
          <w:u w:val="single"/>
        </w:rPr>
        <w:t>Prerequisites</w:t>
      </w:r>
      <w:r w:rsidRPr="00424939">
        <w:t>: admission to the Education</w:t>
      </w:r>
      <w:r w:rsidRPr="00424939">
        <w:fldChar w:fldCharType="begin"/>
      </w:r>
      <w:r w:rsidRPr="00424939">
        <w:instrText xml:space="preserve"> XE "Education" </w:instrText>
      </w:r>
      <w:r w:rsidRPr="00424939">
        <w:fldChar w:fldCharType="end"/>
      </w:r>
      <w:r w:rsidR="007A01BC">
        <w:t xml:space="preserve"> Program, </w:t>
      </w:r>
      <w:r>
        <w:t xml:space="preserve">Foundation of Reading (EDU-241), </w:t>
      </w:r>
      <w:r w:rsidRPr="00424939">
        <w:t>a</w:t>
      </w:r>
      <w:r>
        <w:t>nd Content Area Reading</w:t>
      </w:r>
      <w:r w:rsidRPr="00424939">
        <w:t xml:space="preserve"> (EDU-260). </w:t>
      </w:r>
      <w:r>
        <w:t>(Offered Spring Term)</w:t>
      </w:r>
    </w:p>
    <w:p w14:paraId="414C17FD" w14:textId="77777777" w:rsidR="00596F2B" w:rsidRPr="00424939" w:rsidRDefault="00596F2B" w:rsidP="00596F2B">
      <w:pPr>
        <w:spacing w:after="0"/>
        <w:rPr>
          <w:rFonts w:cs="Times New Roman"/>
          <w:b/>
          <w:color w:val="000000" w:themeColor="text1"/>
        </w:rPr>
      </w:pPr>
      <w:r w:rsidRPr="00424939">
        <w:rPr>
          <w:rFonts w:cs="Times New Roman"/>
          <w:b/>
          <w:color w:val="000000" w:themeColor="text1"/>
        </w:rPr>
        <w:t>EDU-444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F410C05" w14:textId="0D5A5EEB" w:rsidR="00596F2B" w:rsidRPr="00424939" w:rsidRDefault="00596F2B" w:rsidP="009616C0">
      <w:r>
        <w:t xml:space="preserve">Extensively studies </w:t>
      </w:r>
      <w:r w:rsidRPr="00424939">
        <w:t xml:space="preserve">selected problems in the teaching of elementary and secondary school subjects under the direction of a faculty member of the department. May be taken for an X status grade with consent of instructor prior to registration. </w:t>
      </w:r>
      <w:r w:rsidRPr="00424939">
        <w:rPr>
          <w:u w:val="single"/>
        </w:rPr>
        <w:t>Prerequisite</w:t>
      </w:r>
      <w:r w:rsidRPr="00424939">
        <w:t xml:space="preserve">: consent of </w:t>
      </w:r>
      <w:r>
        <w:t xml:space="preserve">Education </w:t>
      </w:r>
      <w:r w:rsidR="005555FD">
        <w:t>department chair</w:t>
      </w:r>
      <w:r w:rsidRPr="00424939">
        <w:t xml:space="preserve">. </w:t>
      </w:r>
    </w:p>
    <w:p w14:paraId="7FFE35E6" w14:textId="77777777" w:rsidR="00350EB9" w:rsidRDefault="00350EB9">
      <w:pPr>
        <w:spacing w:after="200" w:line="276" w:lineRule="auto"/>
        <w:rPr>
          <w:ins w:id="11996" w:author="Summer 2023 updates" w:date="2024-07-31T13:42:00Z"/>
          <w:rFonts w:cs="Times New Roman"/>
          <w:b/>
          <w:color w:val="000000" w:themeColor="text1"/>
        </w:rPr>
      </w:pPr>
      <w:ins w:id="11997" w:author="Summer 2023 updates" w:date="2024-07-31T13:42:00Z">
        <w:r>
          <w:rPr>
            <w:rFonts w:cs="Times New Roman"/>
            <w:b/>
            <w:color w:val="000000" w:themeColor="text1"/>
          </w:rPr>
          <w:br w:type="page"/>
        </w:r>
      </w:ins>
    </w:p>
    <w:p w14:paraId="1D76DDC1" w14:textId="37923B6A" w:rsidR="00596F2B" w:rsidRPr="00424939" w:rsidRDefault="00596F2B" w:rsidP="004B717F">
      <w:pPr>
        <w:spacing w:after="0"/>
        <w:rPr>
          <w:rFonts w:cs="Times New Roman"/>
          <w:b/>
          <w:color w:val="000000" w:themeColor="text1"/>
        </w:rPr>
      </w:pPr>
      <w:r w:rsidRPr="00424939">
        <w:rPr>
          <w:rFonts w:cs="Times New Roman"/>
          <w:b/>
          <w:color w:val="000000" w:themeColor="text1"/>
        </w:rPr>
        <w:t xml:space="preserve">EDU-454 Research Participation </w:t>
      </w:r>
    </w:p>
    <w:p w14:paraId="6E2DBD8A" w14:textId="5EF815A4" w:rsidR="00007B26" w:rsidRPr="00007B26" w:rsidRDefault="00007B26" w:rsidP="009616C0">
      <w:r>
        <w:t xml:space="preserve">Provides students engagement in educational research. </w:t>
      </w:r>
      <w:r w:rsidR="00596F2B" w:rsidRPr="00424939">
        <w:t xml:space="preserve">Students should consult members of the department to determine projected programs. May be taken for an X status grade with consent of instructor prior to registration.  </w:t>
      </w:r>
      <w:r w:rsidRPr="00007B26">
        <w:rPr>
          <w:u w:val="single"/>
        </w:rPr>
        <w:t>Prerequisite</w:t>
      </w:r>
      <w:r>
        <w:t xml:space="preserve">: </w:t>
      </w:r>
      <w:r w:rsidRPr="00007B26">
        <w:t xml:space="preserve">consent of Education </w:t>
      </w:r>
      <w:r w:rsidR="005555FD">
        <w:t>department chair</w:t>
      </w:r>
      <w:r w:rsidRPr="00007B26">
        <w:t>.</w:t>
      </w:r>
    </w:p>
    <w:p w14:paraId="723282A8" w14:textId="77777777" w:rsidR="00596F2B" w:rsidRPr="00424939" w:rsidRDefault="00596F2B" w:rsidP="004B717F">
      <w:pPr>
        <w:spacing w:after="0"/>
        <w:rPr>
          <w:rFonts w:cs="Times New Roman"/>
          <w:b/>
          <w:color w:val="000000" w:themeColor="text1"/>
        </w:rPr>
      </w:pPr>
      <w:r w:rsidRPr="00424939">
        <w:rPr>
          <w:rFonts w:cs="Times New Roman"/>
          <w:b/>
          <w:color w:val="000000" w:themeColor="text1"/>
        </w:rPr>
        <w:t>EDU-494 Internship in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b/>
          <w:color w:val="000000" w:themeColor="text1"/>
        </w:rPr>
        <w:fldChar w:fldCharType="end"/>
      </w:r>
    </w:p>
    <w:p w14:paraId="16CB575A" w14:textId="5E0207A0" w:rsidR="00596F2B" w:rsidRDefault="00007B26" w:rsidP="00A04A42">
      <w:r>
        <w:t xml:space="preserve">Explores </w:t>
      </w:r>
      <w:r w:rsidR="00596F2B" w:rsidRPr="00424939">
        <w:t>a career area related to schools supervised by a faculty member of the department. A minimum of 140 hours on-site experience is required. A reflective paper analyzing the experience is required. May be completed during any term in which schools are in session. May include teaching, administrative, and/or counseling duties. P/NP basis only. This course does not satisfy any of the requirements of the Education</w:t>
      </w:r>
      <w:r w:rsidR="00596F2B" w:rsidRPr="00424939">
        <w:fldChar w:fldCharType="begin"/>
      </w:r>
      <w:r w:rsidR="00596F2B" w:rsidRPr="00424939">
        <w:instrText xml:space="preserve"> XE "Education" </w:instrText>
      </w:r>
      <w:r w:rsidR="00596F2B" w:rsidRPr="00424939">
        <w:fldChar w:fldCharType="end"/>
      </w:r>
      <w:r w:rsidR="00596F2B" w:rsidRPr="00424939">
        <w:t xml:space="preserve"> Program. </w:t>
      </w:r>
      <w:r w:rsidR="00596F2B" w:rsidRPr="00424939">
        <w:rPr>
          <w:u w:val="single"/>
        </w:rPr>
        <w:t>Prerequisites</w:t>
      </w:r>
      <w:r w:rsidR="00596F2B" w:rsidRPr="00424939">
        <w:t>:</w:t>
      </w:r>
      <w:r>
        <w:t xml:space="preserve"> </w:t>
      </w:r>
      <w:r w:rsidR="00596F2B" w:rsidRPr="00424939">
        <w:t>Foundations</w:t>
      </w:r>
      <w:r>
        <w:t xml:space="preserve"> of Education</w:t>
      </w:r>
      <w:r w:rsidR="00596F2B" w:rsidRPr="00424939">
        <w:t xml:space="preserve"> (EDU-105) and consent of </w:t>
      </w:r>
      <w:r>
        <w:t xml:space="preserve">Education </w:t>
      </w:r>
      <w:r w:rsidR="005555FD">
        <w:t>department chair</w:t>
      </w:r>
      <w:r w:rsidR="00596F2B" w:rsidRPr="00424939">
        <w:t xml:space="preserve">.  </w:t>
      </w:r>
    </w:p>
    <w:p w14:paraId="0EEB7B24" w14:textId="77777777" w:rsidR="008C1DF8" w:rsidRDefault="008C1DF8" w:rsidP="009616C0"/>
    <w:p w14:paraId="71096B4E" w14:textId="37AE2FFA" w:rsidR="00705E52" w:rsidRDefault="00705E52">
      <w:pPr>
        <w:rPr>
          <w:rFonts w:cs="Times New Roman"/>
          <w:b/>
          <w:color w:val="000000" w:themeColor="text1"/>
        </w:rPr>
      </w:pPr>
    </w:p>
    <w:p w14:paraId="3ED84E66" w14:textId="62142D7B" w:rsidR="005475A9" w:rsidRPr="00424939" w:rsidRDefault="008763DC" w:rsidP="00547D29">
      <w:pPr>
        <w:pStyle w:val="Heading4"/>
        <w:spacing w:before="120"/>
        <w:rPr>
          <w:rFonts w:ascii="Garamond" w:hAnsi="Garamond"/>
          <w:color w:val="000000" w:themeColor="text1"/>
        </w:rPr>
        <w:pPrChange w:id="11998" w:author="Summer 2023 updates" w:date="2024-07-31T13:42:00Z">
          <w:pPr>
            <w:pStyle w:val="Heading4"/>
          </w:pPr>
        </w:pPrChange>
      </w:pPr>
      <w:bookmarkStart w:id="11999" w:name="_Toc141355755"/>
      <w:bookmarkStart w:id="12000" w:name="_Toc110005236"/>
      <w:r w:rsidRPr="00424939">
        <w:rPr>
          <w:rFonts w:ascii="Garamond" w:hAnsi="Garamond"/>
          <w:color w:val="000000" w:themeColor="text1"/>
        </w:rPr>
        <w:t>—</w:t>
      </w:r>
      <w:r w:rsidR="00760DCD" w:rsidRPr="00424939">
        <w:rPr>
          <w:rFonts w:ascii="Garamond" w:hAnsi="Garamond"/>
          <w:color w:val="000000" w:themeColor="text1"/>
        </w:rPr>
        <w:t>English</w:t>
      </w:r>
      <w:bookmarkEnd w:id="11999"/>
      <w:bookmarkEnd w:id="12000"/>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English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C68E1CB" w14:textId="1921F932" w:rsidR="0056542F" w:rsidRPr="00424939" w:rsidRDefault="0056542F" w:rsidP="00461202">
      <w:pPr>
        <w:spacing w:after="120"/>
        <w:rPr>
          <w:rFonts w:cs="Times New Roman"/>
          <w:color w:val="000000" w:themeColor="text1"/>
        </w:rPr>
      </w:pPr>
      <w:r w:rsidRPr="00424939">
        <w:rPr>
          <w:rFonts w:cs="Times New Roman"/>
          <w:color w:val="000000" w:themeColor="text1"/>
        </w:rPr>
        <w:t xml:space="preserve">Aspengren, </w:t>
      </w:r>
      <w:r w:rsidR="00DD27FF">
        <w:rPr>
          <w:rFonts w:cs="Times New Roman"/>
          <w:color w:val="000000" w:themeColor="text1"/>
        </w:rPr>
        <w:t xml:space="preserve">Ferguson, </w:t>
      </w:r>
      <w:r w:rsidRPr="00424939">
        <w:rPr>
          <w:rFonts w:cs="Times New Roman"/>
          <w:color w:val="000000" w:themeColor="text1"/>
        </w:rPr>
        <w:t>Hausknecht,</w:t>
      </w:r>
      <w:r w:rsidR="00DD27FF">
        <w:rPr>
          <w:rFonts w:cs="Times New Roman"/>
          <w:color w:val="000000" w:themeColor="text1"/>
        </w:rPr>
        <w:t xml:space="preserve"> LeMay,</w:t>
      </w:r>
      <w:r w:rsidRPr="00424939">
        <w:rPr>
          <w:rFonts w:cs="Times New Roman"/>
          <w:color w:val="000000" w:themeColor="text1"/>
        </w:rPr>
        <w:t xml:space="preserve"> </w:t>
      </w:r>
      <w:del w:id="12001" w:author="Summer 2023 updates" w:date="2024-07-31T13:42:00Z">
        <w:r w:rsidR="007D4511" w:rsidRPr="00424939">
          <w:rPr>
            <w:rFonts w:cs="Times New Roman"/>
            <w:color w:val="000000" w:themeColor="text1"/>
          </w:rPr>
          <w:delText xml:space="preserve">McQueen, </w:delText>
        </w:r>
      </w:del>
      <w:r w:rsidRPr="00424939">
        <w:rPr>
          <w:rFonts w:cs="Times New Roman"/>
          <w:color w:val="000000" w:themeColor="text1"/>
        </w:rPr>
        <w:t>Shaw</w:t>
      </w:r>
      <w:r w:rsidR="00DD27FF">
        <w:rPr>
          <w:rFonts w:cs="Times New Roman"/>
          <w:color w:val="000000" w:themeColor="text1"/>
        </w:rPr>
        <w:t xml:space="preserve"> </w:t>
      </w:r>
      <w:r w:rsidRPr="00424939">
        <w:rPr>
          <w:rFonts w:cs="Times New Roman"/>
          <w:color w:val="000000" w:themeColor="text1"/>
        </w:rPr>
        <w:t>(Chair)</w:t>
      </w:r>
      <w:r w:rsidR="00DD27FF">
        <w:rPr>
          <w:rFonts w:cs="Times New Roman"/>
          <w:color w:val="000000" w:themeColor="text1"/>
        </w:rPr>
        <w:t>, Sodeman</w:t>
      </w:r>
      <w:del w:id="12002" w:author="Summer 2023 updates" w:date="2024-07-31T13:42:00Z">
        <w:r w:rsidR="00DD27FF">
          <w:rPr>
            <w:rFonts w:cs="Times New Roman"/>
            <w:color w:val="000000" w:themeColor="text1"/>
          </w:rPr>
          <w:delText>, Valderrama</w:delText>
        </w:r>
      </w:del>
      <w:ins w:id="12003" w:author="Summer 2023 updates" w:date="2024-07-31T13:42:00Z">
        <w:r w:rsidR="008C236A">
          <w:rPr>
            <w:rFonts w:cs="Times New Roman"/>
            <w:color w:val="000000" w:themeColor="text1"/>
          </w:rPr>
          <w:t>.</w:t>
        </w:r>
      </w:ins>
    </w:p>
    <w:p w14:paraId="2D7A2045" w14:textId="108C73DB" w:rsidR="00780484" w:rsidRPr="00424939" w:rsidRDefault="000F266A" w:rsidP="00705C78">
      <w:pPr>
        <w:rPr>
          <w:rPrChange w:id="12004" w:author="Summer 2023 updates" w:date="2024-07-31T13:42:00Z">
            <w:rPr>
              <w:color w:val="000000" w:themeColor="text1"/>
            </w:rPr>
          </w:rPrChange>
        </w:rPr>
        <w:pPrChange w:id="12005" w:author="Summer 2023 updates" w:date="2024-07-31T13:42:00Z">
          <w:pPr>
            <w:pStyle w:val="CATALOGLEVELII"/>
          </w:pPr>
        </w:pPrChange>
      </w:pPr>
      <w:r w:rsidRPr="00424939">
        <w:rPr>
          <w:rPrChange w:id="12006" w:author="Summer 2023 updates" w:date="2024-07-31T13:42:00Z">
            <w:rPr>
              <w:color w:val="000000" w:themeColor="text1"/>
            </w:rPr>
          </w:rPrChange>
        </w:rPr>
        <w:t xml:space="preserve">The study of </w:t>
      </w:r>
      <w:r w:rsidR="00461202" w:rsidRPr="00424939">
        <w:rPr>
          <w:rPrChange w:id="12007" w:author="Summer 2023 updates" w:date="2024-07-31T13:42:00Z">
            <w:rPr>
              <w:color w:val="000000" w:themeColor="text1"/>
            </w:rPr>
          </w:rPrChange>
        </w:rPr>
        <w:t>English</w:t>
      </w:r>
      <w:r w:rsidR="00B8454E" w:rsidRPr="00424939">
        <w:rPr>
          <w:rPrChange w:id="12008" w:author="Summer 2023 updates" w:date="2024-07-31T13:42:00Z">
            <w:rPr>
              <w:color w:val="000000" w:themeColor="text1"/>
            </w:rPr>
          </w:rPrChange>
        </w:rPr>
        <w:fldChar w:fldCharType="begin"/>
      </w:r>
      <w:r w:rsidR="00B8454E" w:rsidRPr="00424939">
        <w:rPr>
          <w:rPrChange w:id="12009" w:author="Summer 2023 updates" w:date="2024-07-31T13:42:00Z">
            <w:rPr>
              <w:color w:val="000000" w:themeColor="text1"/>
            </w:rPr>
          </w:rPrChange>
        </w:rPr>
        <w:instrText xml:space="preserve"> XE "English" </w:instrText>
      </w:r>
      <w:r w:rsidR="00B8454E" w:rsidRPr="00424939">
        <w:rPr>
          <w:rPrChange w:id="12010" w:author="Summer 2023 updates" w:date="2024-07-31T13:42:00Z">
            <w:rPr>
              <w:color w:val="000000" w:themeColor="text1"/>
            </w:rPr>
          </w:rPrChange>
        </w:rPr>
        <w:fldChar w:fldCharType="end"/>
      </w:r>
      <w:r w:rsidR="00461202" w:rsidRPr="00424939">
        <w:rPr>
          <w:rPrChange w:id="12011" w:author="Summer 2023 updates" w:date="2024-07-31T13:42:00Z">
            <w:rPr>
              <w:color w:val="000000" w:themeColor="text1"/>
            </w:rPr>
          </w:rPrChange>
        </w:rPr>
        <w:t xml:space="preserve"> allows students to explore a wide range of literary and cultural productions from varied parts of the world. Our courses develop habits of mind that are fundamental to liberal education, including the ability to read critically, to think creatively, and to write clearly and with verve.</w:t>
      </w:r>
    </w:p>
    <w:p w14:paraId="4F27A346" w14:textId="51C3B63C" w:rsidR="00461202" w:rsidRPr="00424939" w:rsidRDefault="00461202" w:rsidP="00705C78">
      <w:pPr>
        <w:rPr>
          <w:rPrChange w:id="12012" w:author="Summer 2023 updates" w:date="2024-07-31T13:42:00Z">
            <w:rPr>
              <w:color w:val="000000" w:themeColor="text1"/>
            </w:rPr>
          </w:rPrChange>
        </w:rPr>
        <w:pPrChange w:id="12013" w:author="Summer 2023 updates" w:date="2024-07-31T13:42:00Z">
          <w:pPr>
            <w:pStyle w:val="CATALOGLEVELII"/>
            <w:spacing w:after="120"/>
          </w:pPr>
        </w:pPrChange>
      </w:pPr>
      <w:r w:rsidRPr="00424939">
        <w:rPr>
          <w:rPrChange w:id="12014" w:author="Summer 2023 updates" w:date="2024-07-31T13:42:00Z">
            <w:rPr>
              <w:color w:val="000000" w:themeColor="text1"/>
            </w:rPr>
          </w:rPrChange>
        </w:rPr>
        <w:t>In consultation with their advisors, English</w:t>
      </w:r>
      <w:r w:rsidR="00B8454E" w:rsidRPr="00424939">
        <w:rPr>
          <w:rPrChange w:id="12015" w:author="Summer 2023 updates" w:date="2024-07-31T13:42:00Z">
            <w:rPr>
              <w:color w:val="000000" w:themeColor="text1"/>
            </w:rPr>
          </w:rPrChange>
        </w:rPr>
        <w:fldChar w:fldCharType="begin"/>
      </w:r>
      <w:r w:rsidR="00B8454E" w:rsidRPr="00424939">
        <w:rPr>
          <w:rPrChange w:id="12016" w:author="Summer 2023 updates" w:date="2024-07-31T13:42:00Z">
            <w:rPr>
              <w:color w:val="000000" w:themeColor="text1"/>
            </w:rPr>
          </w:rPrChange>
        </w:rPr>
        <w:instrText xml:space="preserve"> XE "English" </w:instrText>
      </w:r>
      <w:r w:rsidR="00B8454E" w:rsidRPr="00424939">
        <w:rPr>
          <w:rPrChange w:id="12017" w:author="Summer 2023 updates" w:date="2024-07-31T13:42:00Z">
            <w:rPr>
              <w:color w:val="000000" w:themeColor="text1"/>
            </w:rPr>
          </w:rPrChange>
        </w:rPr>
        <w:fldChar w:fldCharType="end"/>
      </w:r>
      <w:r w:rsidRPr="00424939">
        <w:rPr>
          <w:rPrChange w:id="12018" w:author="Summer 2023 updates" w:date="2024-07-31T13:42:00Z">
            <w:rPr>
              <w:color w:val="000000" w:themeColor="text1"/>
            </w:rPr>
          </w:rPrChange>
        </w:rPr>
        <w:t xml:space="preserve"> majors are able to design personalized programs of study that attend to the historical and geographical range of literatures in English.  Students considering graduate work in literature should consult with English faculty to plan a rigorous course of study that would typically include an honors thesis and coursework in a </w:t>
      </w:r>
      <w:r w:rsidR="009E1872">
        <w:rPr>
          <w:rPrChange w:id="12019" w:author="Summer 2023 updates" w:date="2024-07-31T13:42:00Z">
            <w:rPr>
              <w:color w:val="000000" w:themeColor="text1"/>
            </w:rPr>
          </w:rPrChange>
        </w:rPr>
        <w:t>world language</w:t>
      </w:r>
      <w:r w:rsidRPr="00424939">
        <w:rPr>
          <w:rPrChange w:id="12020" w:author="Summer 2023 updates" w:date="2024-07-31T13:42:00Z">
            <w:rPr>
              <w:color w:val="000000" w:themeColor="text1"/>
            </w:rPr>
          </w:rPrChange>
        </w:rPr>
        <w:t>.</w:t>
      </w:r>
    </w:p>
    <w:p w14:paraId="75B9C8F4" w14:textId="091064C7" w:rsidR="005475A9" w:rsidRPr="00424939" w:rsidRDefault="005475A9" w:rsidP="00705C78">
      <w:pPr>
        <w:spacing w:before="120" w:after="0"/>
        <w:rPr>
          <w:rFonts w:cs="Times New Roman"/>
          <w:b/>
          <w:color w:val="000000" w:themeColor="text1"/>
        </w:rPr>
        <w:pPrChange w:id="12021" w:author="Summer 2023 updates" w:date="2024-07-31T13:42:00Z">
          <w:pPr>
            <w:spacing w:after="0"/>
          </w:pPr>
        </w:pPrChange>
      </w:pPr>
      <w:r w:rsidRPr="00424939">
        <w:rPr>
          <w:rFonts w:cs="Times New Roman"/>
          <w:b/>
          <w:color w:val="000000" w:themeColor="text1"/>
        </w:rPr>
        <w:t>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5D8E1FE1" w14:textId="2E6A706C" w:rsidR="00A715E9" w:rsidRPr="00424939" w:rsidRDefault="00A715E9" w:rsidP="00A715E9">
      <w:pPr>
        <w:spacing w:after="0"/>
        <w:rPr>
          <w:rFonts w:cs="Times New Roman"/>
          <w:b/>
          <w:color w:val="000000" w:themeColor="text1"/>
        </w:rPr>
      </w:pPr>
      <w:r w:rsidRPr="00424939">
        <w:rPr>
          <w:bCs/>
          <w:color w:val="000000" w:themeColor="text1"/>
        </w:rPr>
        <w:t xml:space="preserve">A major in </w:t>
      </w:r>
      <w:r w:rsidR="00CD477C" w:rsidRPr="00424939">
        <w:rPr>
          <w:bCs/>
          <w:color w:val="000000" w:themeColor="text1"/>
        </w:rPr>
        <w:t>E</w:t>
      </w:r>
      <w:r w:rsidRPr="00424939">
        <w:rPr>
          <w:bCs/>
          <w:color w:val="000000" w:themeColor="text1"/>
        </w:rPr>
        <w:t>nglish requires a minimum cumulative 2.0 GPA in all courses counted toward the major.</w:t>
      </w:r>
    </w:p>
    <w:p w14:paraId="696C69E2" w14:textId="1D669F08" w:rsidR="00655811" w:rsidRPr="00424939" w:rsidRDefault="00655811" w:rsidP="00E500FB">
      <w:pPr>
        <w:pStyle w:val="ListParagraph"/>
        <w:numPr>
          <w:ilvl w:val="0"/>
          <w:numId w:val="100"/>
        </w:numPr>
        <w:spacing w:after="0"/>
        <w:rPr>
          <w:color w:val="000000" w:themeColor="text1"/>
        </w:rPr>
      </w:pPr>
      <w:r w:rsidRPr="00424939">
        <w:rPr>
          <w:color w:val="000000" w:themeColor="text1"/>
        </w:rPr>
        <w:t>ENG-1</w:t>
      </w:r>
      <w:r w:rsidR="00D703CB">
        <w:rPr>
          <w:color w:val="000000" w:themeColor="text1"/>
        </w:rPr>
        <w:t>11</w:t>
      </w:r>
      <w:r w:rsidRPr="00424939">
        <w:rPr>
          <w:color w:val="000000" w:themeColor="text1"/>
        </w:rPr>
        <w:t xml:space="preserve"> Introduction to Literary Studies: The Art of Reading and Writing</w:t>
      </w:r>
      <w:r w:rsidR="00AC011B">
        <w:rPr>
          <w:color w:val="000000" w:themeColor="text1"/>
        </w:rPr>
        <w:t xml:space="preserve"> </w:t>
      </w:r>
      <w:r w:rsidR="00AC011B">
        <w:rPr>
          <w:rFonts w:cs="Times New Roman"/>
          <w:color w:val="000000" w:themeColor="text1"/>
        </w:rPr>
        <w:t>(WE)</w:t>
      </w:r>
      <w:r w:rsidR="00B76E1A" w:rsidRPr="00424939">
        <w:rPr>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color w:val="000000" w:themeColor="text1"/>
        </w:rPr>
        <w:fldChar w:fldCharType="end"/>
      </w:r>
    </w:p>
    <w:p w14:paraId="7F26F690" w14:textId="539DE64F" w:rsidR="00655811" w:rsidRPr="00424939" w:rsidRDefault="00655811" w:rsidP="00E500FB">
      <w:pPr>
        <w:pStyle w:val="ListParagraph"/>
        <w:numPr>
          <w:ilvl w:val="0"/>
          <w:numId w:val="100"/>
        </w:numPr>
        <w:spacing w:after="0"/>
        <w:rPr>
          <w:strike/>
          <w:color w:val="000000" w:themeColor="text1"/>
        </w:rPr>
      </w:pPr>
      <w:r w:rsidRPr="00424939">
        <w:rPr>
          <w:color w:val="000000" w:themeColor="text1"/>
        </w:rPr>
        <w:t>ENG-28</w:t>
      </w:r>
      <w:r w:rsidR="00C81FB6" w:rsidRPr="00424939">
        <w:rPr>
          <w:color w:val="000000" w:themeColor="text1"/>
        </w:rPr>
        <w:t>1</w:t>
      </w:r>
      <w:r w:rsidR="007D2E62" w:rsidRPr="00424939">
        <w:rPr>
          <w:color w:val="000000" w:themeColor="text1"/>
        </w:rPr>
        <w:t xml:space="preserve"> </w:t>
      </w:r>
      <w:r w:rsidRPr="00424939">
        <w:rPr>
          <w:color w:val="000000" w:themeColor="text1"/>
        </w:rPr>
        <w:t>Literatures 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to 1800</w:t>
      </w:r>
      <w:r w:rsidR="00AC011B">
        <w:rPr>
          <w:color w:val="000000" w:themeColor="text1"/>
        </w:rPr>
        <w:t xml:space="preserve"> </w:t>
      </w:r>
      <w:r w:rsidR="00AC011B">
        <w:rPr>
          <w:rFonts w:cs="Times New Roman"/>
          <w:color w:val="000000" w:themeColor="text1"/>
        </w:rPr>
        <w:t>(WE)</w:t>
      </w:r>
    </w:p>
    <w:p w14:paraId="14CDEEFF" w14:textId="75EBA7EC" w:rsidR="00655811" w:rsidRPr="00424939" w:rsidRDefault="00655811" w:rsidP="00E500FB">
      <w:pPr>
        <w:pStyle w:val="ListParagraph"/>
        <w:numPr>
          <w:ilvl w:val="0"/>
          <w:numId w:val="100"/>
        </w:numPr>
        <w:spacing w:after="0"/>
        <w:rPr>
          <w:strike/>
          <w:color w:val="000000" w:themeColor="text1"/>
        </w:rPr>
      </w:pPr>
      <w:r w:rsidRPr="00424939">
        <w:rPr>
          <w:color w:val="000000" w:themeColor="text1"/>
        </w:rPr>
        <w:t>ENG-2</w:t>
      </w:r>
      <w:r w:rsidR="00C81FB6" w:rsidRPr="00424939">
        <w:rPr>
          <w:color w:val="000000" w:themeColor="text1"/>
        </w:rPr>
        <w:t>91</w:t>
      </w:r>
      <w:r w:rsidRPr="00424939">
        <w:rPr>
          <w:color w:val="000000" w:themeColor="text1"/>
        </w:rPr>
        <w:t xml:space="preserve"> Literatures in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after 1800</w:t>
      </w:r>
      <w:r w:rsidR="00AC011B">
        <w:rPr>
          <w:color w:val="000000" w:themeColor="text1"/>
        </w:rPr>
        <w:t xml:space="preserve"> </w:t>
      </w:r>
      <w:r w:rsidR="00AC011B">
        <w:rPr>
          <w:rFonts w:cs="Times New Roman"/>
          <w:color w:val="000000" w:themeColor="text1"/>
        </w:rPr>
        <w:t>(WE)</w:t>
      </w:r>
    </w:p>
    <w:p w14:paraId="3B5669B4" w14:textId="7E3E4937" w:rsidR="00655811" w:rsidRPr="00424939" w:rsidRDefault="00655811" w:rsidP="00E500FB">
      <w:pPr>
        <w:pStyle w:val="ListParagraph"/>
        <w:numPr>
          <w:ilvl w:val="0"/>
          <w:numId w:val="100"/>
        </w:numPr>
        <w:spacing w:after="0"/>
        <w:rPr>
          <w:strike/>
          <w:color w:val="000000" w:themeColor="text1"/>
        </w:rPr>
      </w:pPr>
      <w:r w:rsidRPr="00424939">
        <w:rPr>
          <w:color w:val="000000" w:themeColor="text1"/>
        </w:rPr>
        <w:t>ENG-30</w:t>
      </w:r>
      <w:r w:rsidR="00AC11C0" w:rsidRPr="00424939">
        <w:rPr>
          <w:color w:val="000000" w:themeColor="text1"/>
        </w:rPr>
        <w:t>1</w:t>
      </w:r>
      <w:r w:rsidRPr="00424939">
        <w:rPr>
          <w:color w:val="000000" w:themeColor="text1"/>
        </w:rPr>
        <w:t xml:space="preserve"> The Art of Literary Research</w:t>
      </w:r>
      <w:r w:rsidR="00AC011B">
        <w:rPr>
          <w:color w:val="000000" w:themeColor="text1"/>
        </w:rPr>
        <w:t xml:space="preserve"> </w:t>
      </w:r>
      <w:r w:rsidR="00AC011B">
        <w:rPr>
          <w:rFonts w:cs="Times New Roman"/>
          <w:color w:val="000000" w:themeColor="text1"/>
        </w:rPr>
        <w:t>(WE)</w:t>
      </w:r>
    </w:p>
    <w:p w14:paraId="7D21F9A6" w14:textId="2CF69AE2" w:rsidR="00655811" w:rsidRPr="00424939" w:rsidRDefault="00655811" w:rsidP="00E500FB">
      <w:pPr>
        <w:pStyle w:val="ListParagraph"/>
        <w:numPr>
          <w:ilvl w:val="0"/>
          <w:numId w:val="100"/>
        </w:numPr>
        <w:spacing w:after="0"/>
        <w:rPr>
          <w:color w:val="000000" w:themeColor="text1"/>
        </w:rPr>
      </w:pPr>
      <w:r w:rsidRPr="00424939">
        <w:rPr>
          <w:color w:val="000000" w:themeColor="text1"/>
          <w:u w:val="single"/>
        </w:rPr>
        <w:t>Three</w:t>
      </w:r>
      <w:r w:rsidRPr="00424939">
        <w:rPr>
          <w:color w:val="000000" w:themeColor="text1"/>
        </w:rPr>
        <w:t xml:space="preserve">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courses numbered 305 or above, one of which must be in British literature before 1800. </w:t>
      </w:r>
    </w:p>
    <w:p w14:paraId="1B735EA7" w14:textId="0B8EDF6F" w:rsidR="00655811" w:rsidRPr="00424939" w:rsidRDefault="00655811" w:rsidP="00E500FB">
      <w:pPr>
        <w:pStyle w:val="ListParagraph"/>
        <w:numPr>
          <w:ilvl w:val="0"/>
          <w:numId w:val="100"/>
        </w:numPr>
        <w:spacing w:after="0"/>
        <w:rPr>
          <w:color w:val="000000" w:themeColor="text1"/>
        </w:rPr>
      </w:pPr>
      <w:r w:rsidRPr="00424939">
        <w:rPr>
          <w:color w:val="000000" w:themeColor="text1"/>
          <w:u w:val="single"/>
        </w:rPr>
        <w:t>Two</w:t>
      </w:r>
      <w:r w:rsidRPr="00424939">
        <w:rPr>
          <w:color w:val="000000" w:themeColor="text1"/>
        </w:rPr>
        <w:t xml:space="preserve"> additional English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course credits, one of which may be in Creative Writing</w:t>
      </w:r>
      <w:r w:rsidR="009F4511" w:rsidRPr="00424939">
        <w:rPr>
          <w:color w:val="000000" w:themeColor="text1"/>
        </w:rPr>
        <w:fldChar w:fldCharType="begin"/>
      </w:r>
      <w:r w:rsidR="009F4511" w:rsidRPr="00424939">
        <w:rPr>
          <w:color w:val="000000" w:themeColor="text1"/>
        </w:rPr>
        <w:instrText xml:space="preserve"> XE "Creative Writing" </w:instrText>
      </w:r>
      <w:r w:rsidR="009F4511" w:rsidRPr="00424939">
        <w:rPr>
          <w:color w:val="000000" w:themeColor="text1"/>
        </w:rPr>
        <w:fldChar w:fldCharType="end"/>
      </w:r>
      <w:r w:rsidRPr="00424939">
        <w:rPr>
          <w:color w:val="000000" w:themeColor="text1"/>
        </w:rPr>
        <w:t xml:space="preserve"> or in French, or Spanish</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literature in translation (FRE-145, FRE-146, FRE-148, or SPA-148).</w:t>
      </w:r>
    </w:p>
    <w:p w14:paraId="3402DE32" w14:textId="7ADFCAC6" w:rsidR="00655811" w:rsidRPr="008C1DF8" w:rsidRDefault="00655811" w:rsidP="00E500FB">
      <w:pPr>
        <w:pStyle w:val="ListParagraph"/>
        <w:numPr>
          <w:ilvl w:val="0"/>
          <w:numId w:val="100"/>
        </w:numPr>
        <w:rPr>
          <w:strike/>
          <w:color w:val="000000" w:themeColor="text1"/>
        </w:rPr>
      </w:pPr>
      <w:r w:rsidRPr="00424939">
        <w:rPr>
          <w:color w:val="000000" w:themeColor="text1"/>
        </w:rPr>
        <w:t>ENG-</w:t>
      </w:r>
      <w:r w:rsidR="002A7DB9" w:rsidRPr="00424939">
        <w:rPr>
          <w:color w:val="000000" w:themeColor="text1"/>
        </w:rPr>
        <w:t>464</w:t>
      </w:r>
      <w:r w:rsidRPr="00424939">
        <w:rPr>
          <w:strike/>
          <w:color w:val="000000" w:themeColor="text1"/>
        </w:rPr>
        <w:t xml:space="preserve"> </w:t>
      </w:r>
      <w:r w:rsidRPr="00424939">
        <w:rPr>
          <w:color w:val="000000" w:themeColor="text1"/>
        </w:rPr>
        <w:t>Seminar in Literature</w:t>
      </w:r>
      <w:r w:rsidR="002F301E" w:rsidRPr="00424939">
        <w:rPr>
          <w:color w:val="000000" w:themeColor="text1"/>
        </w:rPr>
        <w:t xml:space="preserve"> </w:t>
      </w:r>
      <w:r w:rsidR="002F301E">
        <w:rPr>
          <w:color w:val="000000" w:themeColor="text1"/>
        </w:rPr>
        <w:t>(WE)</w:t>
      </w:r>
      <w:r w:rsidR="002F301E" w:rsidRPr="00424939">
        <w:rPr>
          <w:color w:val="000000" w:themeColor="text1"/>
        </w:rPr>
        <w:t xml:space="preserve"> </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w:t>
      </w:r>
      <w:r w:rsidRPr="00424939">
        <w:rPr>
          <w:color w:val="000000" w:themeColor="text1"/>
          <w:u w:val="single"/>
        </w:rPr>
        <w:t>or</w:t>
      </w:r>
      <w:r w:rsidRPr="00424939">
        <w:rPr>
          <w:color w:val="000000" w:themeColor="text1"/>
        </w:rPr>
        <w:t xml:space="preserve"> ENG-</w:t>
      </w:r>
      <w:r w:rsidR="002A7DB9" w:rsidRPr="00424939">
        <w:rPr>
          <w:color w:val="000000" w:themeColor="text1"/>
        </w:rPr>
        <w:t>467</w:t>
      </w:r>
      <w:r w:rsidRPr="00424939">
        <w:rPr>
          <w:color w:val="000000" w:themeColor="text1"/>
        </w:rPr>
        <w:t xml:space="preserve"> Seminar in Literature: United States Pluralism</w:t>
      </w:r>
      <w:r w:rsidR="002F301E" w:rsidRPr="00424939">
        <w:rPr>
          <w:color w:val="000000" w:themeColor="text1"/>
        </w:rPr>
        <w:t xml:space="preserve"> </w:t>
      </w:r>
      <w:r w:rsidR="002F301E">
        <w:rPr>
          <w:color w:val="000000" w:themeColor="text1"/>
        </w:rPr>
        <w:t>(WE)</w:t>
      </w:r>
    </w:p>
    <w:p w14:paraId="4761AE5B" w14:textId="77777777" w:rsidR="008C1DF8" w:rsidRPr="008C1DF8" w:rsidRDefault="008C1DF8" w:rsidP="008C1DF8">
      <w:pPr>
        <w:spacing w:after="200" w:line="276" w:lineRule="auto"/>
        <w:rPr>
          <w:del w:id="12022" w:author="Summer 2023 updates" w:date="2024-07-31T13:42:00Z"/>
          <w:strike/>
          <w:color w:val="000000" w:themeColor="text1"/>
        </w:rPr>
      </w:pPr>
      <w:del w:id="12023" w:author="Summer 2023 updates" w:date="2024-07-31T13:42:00Z">
        <w:r>
          <w:rPr>
            <w:strike/>
            <w:color w:val="000000" w:themeColor="text1"/>
          </w:rPr>
          <w:br w:type="page"/>
        </w:r>
      </w:del>
    </w:p>
    <w:p w14:paraId="37D19879" w14:textId="406B1AEE" w:rsidR="005475A9" w:rsidRPr="00424939" w:rsidRDefault="005475A9" w:rsidP="00C90B87">
      <w:pPr>
        <w:spacing w:before="120" w:after="0"/>
        <w:rPr>
          <w:rFonts w:cs="Times New Roman"/>
          <w:b/>
          <w:color w:val="000000" w:themeColor="text1"/>
        </w:rPr>
        <w:pPrChange w:id="12024" w:author="Summer 2023 updates" w:date="2024-07-31T13:42:00Z">
          <w:pPr>
            <w:spacing w:after="0"/>
          </w:pPr>
        </w:pPrChange>
      </w:pPr>
      <w:r w:rsidRPr="00424939">
        <w:rPr>
          <w:rFonts w:cs="Times New Roman"/>
          <w:b/>
          <w:color w:val="000000" w:themeColor="text1"/>
        </w:rPr>
        <w:t>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29AB118" w14:textId="096AC5EF" w:rsidR="008C1DF8" w:rsidRPr="00424939" w:rsidRDefault="00655811" w:rsidP="00705C78">
      <w:pPr>
        <w:rPr>
          <w:rPrChange w:id="12025" w:author="Summer 2023 updates" w:date="2024-07-31T13:42:00Z">
            <w:rPr>
              <w:color w:val="000000" w:themeColor="text1"/>
            </w:rPr>
          </w:rPrChange>
        </w:rPr>
        <w:pPrChange w:id="12026" w:author="Summer 2023 updates" w:date="2024-07-31T13:42:00Z">
          <w:pPr>
            <w:spacing w:after="120"/>
          </w:pPr>
        </w:pPrChange>
      </w:pPr>
      <w:r w:rsidRPr="00424939">
        <w:rPr>
          <w:rPrChange w:id="12027" w:author="Summer 2023 updates" w:date="2024-07-31T13:42:00Z">
            <w:rPr>
              <w:color w:val="000000" w:themeColor="text1"/>
            </w:rPr>
          </w:rPrChange>
        </w:rPr>
        <w:t>The minor</w:t>
      </w:r>
      <w:r w:rsidR="00B8454E" w:rsidRPr="00424939">
        <w:rPr>
          <w:rPrChange w:id="12028" w:author="Summer 2023 updates" w:date="2024-07-31T13:42:00Z">
            <w:rPr>
              <w:color w:val="000000" w:themeColor="text1"/>
            </w:rPr>
          </w:rPrChange>
        </w:rPr>
        <w:fldChar w:fldCharType="begin"/>
      </w:r>
      <w:r w:rsidR="00B8454E" w:rsidRPr="00424939">
        <w:rPr>
          <w:rPrChange w:id="12029" w:author="Summer 2023 updates" w:date="2024-07-31T13:42:00Z">
            <w:rPr>
              <w:color w:val="000000" w:themeColor="text1"/>
            </w:rPr>
          </w:rPrChange>
        </w:rPr>
        <w:instrText xml:space="preserve"> XE "</w:instrText>
      </w:r>
      <w:del w:id="12030" w:author="Summer 2023 updates" w:date="2024-07-31T13:42:00Z">
        <w:r w:rsidR="00B8454E" w:rsidRPr="00424939">
          <w:rPr>
            <w:rStyle w:val="Strong"/>
            <w:rFonts w:ascii="Garamond" w:hAnsi="Garamond"/>
            <w:color w:val="000000" w:themeColor="text1"/>
          </w:rPr>
          <w:delInstrText>minor</w:delInstrText>
        </w:r>
      </w:del>
      <w:ins w:id="12031"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2032" w:author="Summer 2023 updates" w:date="2024-07-31T13:42:00Z">
            <w:rPr>
              <w:color w:val="000000" w:themeColor="text1"/>
            </w:rPr>
          </w:rPrChange>
        </w:rPr>
        <w:instrText xml:space="preserve">" </w:instrText>
      </w:r>
      <w:r w:rsidR="00B8454E" w:rsidRPr="00424939">
        <w:rPr>
          <w:rPrChange w:id="12033" w:author="Summer 2023 updates" w:date="2024-07-31T13:42:00Z">
            <w:rPr>
              <w:color w:val="000000" w:themeColor="text1"/>
            </w:rPr>
          </w:rPrChange>
        </w:rPr>
        <w:fldChar w:fldCharType="end"/>
      </w:r>
      <w:r w:rsidRPr="00424939">
        <w:rPr>
          <w:rPrChange w:id="12034" w:author="Summer 2023 updates" w:date="2024-07-31T13:42:00Z">
            <w:rPr>
              <w:color w:val="000000" w:themeColor="text1"/>
            </w:rPr>
          </w:rPrChange>
        </w:rPr>
        <w:t xml:space="preserve"> in English</w:t>
      </w:r>
      <w:r w:rsidR="00B8454E" w:rsidRPr="00424939">
        <w:rPr>
          <w:rPrChange w:id="12035" w:author="Summer 2023 updates" w:date="2024-07-31T13:42:00Z">
            <w:rPr>
              <w:color w:val="000000" w:themeColor="text1"/>
            </w:rPr>
          </w:rPrChange>
        </w:rPr>
        <w:fldChar w:fldCharType="begin"/>
      </w:r>
      <w:r w:rsidR="00B8454E" w:rsidRPr="00424939">
        <w:rPr>
          <w:rPrChange w:id="12036" w:author="Summer 2023 updates" w:date="2024-07-31T13:42:00Z">
            <w:rPr>
              <w:color w:val="000000" w:themeColor="text1"/>
            </w:rPr>
          </w:rPrChange>
        </w:rPr>
        <w:instrText xml:space="preserve"> XE "English" </w:instrText>
      </w:r>
      <w:r w:rsidR="00B8454E" w:rsidRPr="00424939">
        <w:rPr>
          <w:rPrChange w:id="12037" w:author="Summer 2023 updates" w:date="2024-07-31T13:42:00Z">
            <w:rPr>
              <w:color w:val="000000" w:themeColor="text1"/>
            </w:rPr>
          </w:rPrChange>
        </w:rPr>
        <w:fldChar w:fldCharType="end"/>
      </w:r>
      <w:r w:rsidRPr="00424939">
        <w:rPr>
          <w:rPrChange w:id="12038" w:author="Summer 2023 updates" w:date="2024-07-31T13:42:00Z">
            <w:rPr>
              <w:color w:val="000000" w:themeColor="text1"/>
            </w:rPr>
          </w:rPrChange>
        </w:rPr>
        <w:t xml:space="preserve"> consists of five course credits, including Introduction to Literary Studies: The Art of Reading and Writing</w:t>
      </w:r>
      <w:r w:rsidR="00B76E1A" w:rsidRPr="00424939">
        <w:rPr>
          <w:rPrChange w:id="12039" w:author="Summer 2023 updates" w:date="2024-07-31T13:42:00Z">
            <w:rPr>
              <w:color w:val="000000" w:themeColor="text1"/>
            </w:rPr>
          </w:rPrChange>
        </w:rPr>
        <w:fldChar w:fldCharType="begin"/>
      </w:r>
      <w:r w:rsidR="00B76E1A" w:rsidRPr="00424939">
        <w:rPr>
          <w:rPrChange w:id="12040" w:author="Summer 2023 updates" w:date="2024-07-31T13:42:00Z">
            <w:rPr>
              <w:color w:val="000000" w:themeColor="text1"/>
            </w:rPr>
          </w:rPrChange>
        </w:rPr>
        <w:instrText xml:space="preserve"> XE "</w:instrText>
      </w:r>
      <w:r w:rsidR="00B76E1A" w:rsidRPr="00424939">
        <w:rPr>
          <w:b/>
          <w:smallCaps/>
          <w:rPrChange w:id="12041" w:author="Summer 2023 updates" w:date="2024-07-31T13:42:00Z">
            <w:rPr>
              <w:b/>
              <w:smallCaps/>
              <w:color w:val="000000" w:themeColor="text1"/>
            </w:rPr>
          </w:rPrChange>
        </w:rPr>
        <w:instrText>Writing</w:instrText>
      </w:r>
      <w:r w:rsidR="00B76E1A" w:rsidRPr="00424939">
        <w:rPr>
          <w:rPrChange w:id="12042" w:author="Summer 2023 updates" w:date="2024-07-31T13:42:00Z">
            <w:rPr>
              <w:color w:val="000000" w:themeColor="text1"/>
            </w:rPr>
          </w:rPrChange>
        </w:rPr>
        <w:instrText xml:space="preserve">" </w:instrText>
      </w:r>
      <w:r w:rsidR="00B76E1A" w:rsidRPr="00424939">
        <w:rPr>
          <w:rPrChange w:id="12043" w:author="Summer 2023 updates" w:date="2024-07-31T13:42:00Z">
            <w:rPr>
              <w:color w:val="000000" w:themeColor="text1"/>
            </w:rPr>
          </w:rPrChange>
        </w:rPr>
        <w:fldChar w:fldCharType="end"/>
      </w:r>
      <w:r w:rsidRPr="00424939">
        <w:rPr>
          <w:rPrChange w:id="12044" w:author="Summer 2023 updates" w:date="2024-07-31T13:42:00Z">
            <w:rPr>
              <w:color w:val="000000" w:themeColor="text1"/>
            </w:rPr>
          </w:rPrChange>
        </w:rPr>
        <w:t xml:space="preserve"> (ENG-1</w:t>
      </w:r>
      <w:r w:rsidR="00F47D9E">
        <w:rPr>
          <w:rPrChange w:id="12045" w:author="Summer 2023 updates" w:date="2024-07-31T13:42:00Z">
            <w:rPr>
              <w:color w:val="000000" w:themeColor="text1"/>
            </w:rPr>
          </w:rPrChange>
        </w:rPr>
        <w:t>1</w:t>
      </w:r>
      <w:r w:rsidR="0035025C" w:rsidRPr="00424939">
        <w:rPr>
          <w:rPrChange w:id="12046" w:author="Summer 2023 updates" w:date="2024-07-31T13:42:00Z">
            <w:rPr>
              <w:color w:val="000000" w:themeColor="text1"/>
            </w:rPr>
          </w:rPrChange>
        </w:rPr>
        <w:t>1</w:t>
      </w:r>
      <w:r w:rsidRPr="00424939">
        <w:rPr>
          <w:rPrChange w:id="12047" w:author="Summer 2023 updates" w:date="2024-07-31T13:42:00Z">
            <w:rPr>
              <w:color w:val="000000" w:themeColor="text1"/>
            </w:rPr>
          </w:rPrChange>
        </w:rPr>
        <w:t>) and two English courses numbered 300 or above. One course in Creative Writing</w:t>
      </w:r>
      <w:r w:rsidR="009F4511" w:rsidRPr="00424939">
        <w:rPr>
          <w:rPrChange w:id="12048" w:author="Summer 2023 updates" w:date="2024-07-31T13:42:00Z">
            <w:rPr>
              <w:color w:val="000000" w:themeColor="text1"/>
            </w:rPr>
          </w:rPrChange>
        </w:rPr>
        <w:fldChar w:fldCharType="begin"/>
      </w:r>
      <w:r w:rsidR="009F4511" w:rsidRPr="00424939">
        <w:rPr>
          <w:rPrChange w:id="12049" w:author="Summer 2023 updates" w:date="2024-07-31T13:42:00Z">
            <w:rPr>
              <w:color w:val="000000" w:themeColor="text1"/>
            </w:rPr>
          </w:rPrChange>
        </w:rPr>
        <w:instrText xml:space="preserve"> XE "Creative Writing" </w:instrText>
      </w:r>
      <w:r w:rsidR="009F4511" w:rsidRPr="00424939">
        <w:rPr>
          <w:rPrChange w:id="12050" w:author="Summer 2023 updates" w:date="2024-07-31T13:42:00Z">
            <w:rPr>
              <w:color w:val="000000" w:themeColor="text1"/>
            </w:rPr>
          </w:rPrChange>
        </w:rPr>
        <w:fldChar w:fldCharType="end"/>
      </w:r>
      <w:r w:rsidRPr="00424939">
        <w:rPr>
          <w:rPrChange w:id="12051" w:author="Summer 2023 updates" w:date="2024-07-31T13:42:00Z">
            <w:rPr>
              <w:color w:val="000000" w:themeColor="text1"/>
            </w:rPr>
          </w:rPrChange>
        </w:rPr>
        <w:t xml:space="preserve"> (CRW-) or in French, or Spanish</w:t>
      </w:r>
      <w:r w:rsidR="00B8454E" w:rsidRPr="00424939">
        <w:rPr>
          <w:rPrChange w:id="12052" w:author="Summer 2023 updates" w:date="2024-07-31T13:42:00Z">
            <w:rPr>
              <w:color w:val="000000" w:themeColor="text1"/>
            </w:rPr>
          </w:rPrChange>
        </w:rPr>
        <w:fldChar w:fldCharType="begin"/>
      </w:r>
      <w:r w:rsidR="00B8454E" w:rsidRPr="00424939">
        <w:rPr>
          <w:rPrChange w:id="12053" w:author="Summer 2023 updates" w:date="2024-07-31T13:42:00Z">
            <w:rPr>
              <w:color w:val="000000" w:themeColor="text1"/>
            </w:rPr>
          </w:rPrChange>
        </w:rPr>
        <w:instrText xml:space="preserve"> XE "Spanish" </w:instrText>
      </w:r>
      <w:r w:rsidR="00B8454E" w:rsidRPr="00424939">
        <w:rPr>
          <w:rPrChange w:id="12054" w:author="Summer 2023 updates" w:date="2024-07-31T13:42:00Z">
            <w:rPr>
              <w:color w:val="000000" w:themeColor="text1"/>
            </w:rPr>
          </w:rPrChange>
        </w:rPr>
        <w:fldChar w:fldCharType="end"/>
      </w:r>
      <w:r w:rsidRPr="00424939">
        <w:rPr>
          <w:rPrChange w:id="12055" w:author="Summer 2023 updates" w:date="2024-07-31T13:42:00Z">
            <w:rPr>
              <w:color w:val="000000" w:themeColor="text1"/>
            </w:rPr>
          </w:rPrChange>
        </w:rPr>
        <w:t xml:space="preserve"> literature in translation (FRE-145, FRE-146, FRE-148, or SPA-148) may count toward the five course credits.</w:t>
      </w:r>
    </w:p>
    <w:p w14:paraId="0BED63B8" w14:textId="55F4E447" w:rsidR="005475A9" w:rsidRPr="00424939" w:rsidRDefault="005475A9" w:rsidP="00C90B87">
      <w:pPr>
        <w:spacing w:before="120" w:after="0"/>
        <w:rPr>
          <w:rStyle w:val="Strong"/>
          <w:rFonts w:ascii="Garamond" w:hAnsi="Garamond"/>
          <w:color w:val="000000" w:themeColor="text1"/>
        </w:rPr>
        <w:pPrChange w:id="12056" w:author="Summer 2023 updates" w:date="2024-07-31T13:42:00Z">
          <w:pPr>
            <w:spacing w:after="0"/>
          </w:pPr>
        </w:pPrChange>
      </w:pPr>
      <w:r w:rsidRPr="00424939">
        <w:rPr>
          <w:rStyle w:val="Strong"/>
          <w:rFonts w:ascii="Garamond" w:hAnsi="Garamond"/>
          <w:color w:val="000000" w:themeColor="text1"/>
        </w:rPr>
        <w:t xml:space="preserve">courses in literature </w:t>
      </w:r>
    </w:p>
    <w:p w14:paraId="5F03D7F8" w14:textId="24EB5ADE" w:rsidR="00942E4F" w:rsidRPr="00424939" w:rsidRDefault="00942E4F" w:rsidP="00942E4F">
      <w:pPr>
        <w:spacing w:after="0"/>
        <w:rPr>
          <w:rFonts w:cs="Times New Roman"/>
          <w:b/>
          <w:color w:val="000000" w:themeColor="text1"/>
        </w:rPr>
      </w:pPr>
      <w:r w:rsidRPr="00424939">
        <w:rPr>
          <w:rFonts w:cs="Times New Roman"/>
          <w:b/>
          <w:color w:val="000000" w:themeColor="text1"/>
        </w:rPr>
        <w:t>ENG-105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Humanities </w:t>
      </w:r>
    </w:p>
    <w:p w14:paraId="31812F91" w14:textId="77777777" w:rsidR="00942E4F" w:rsidRPr="00424939" w:rsidRDefault="00942E4F" w:rsidP="00705C78">
      <w:pPr>
        <w:rPr>
          <w:rPrChange w:id="12057" w:author="Summer 2023 updates" w:date="2024-07-31T13:42:00Z">
            <w:rPr>
              <w:color w:val="000000" w:themeColor="text1"/>
            </w:rPr>
          </w:rPrChange>
        </w:rPr>
      </w:pPr>
      <w:r w:rsidRPr="00424939">
        <w:rPr>
          <w:rPrChange w:id="12058" w:author="Summer 2023 updates" w:date="2024-07-31T13:42:00Z">
            <w:rPr>
              <w:color w:val="000000" w:themeColor="text1"/>
            </w:rPr>
          </w:rPrChange>
        </w:rPr>
        <w:t xml:space="preserve">Explores works by a variety of world authors outside the United States with the purposes of stimulating the appreciation of literary art and considering the various functions of literature in the contemporary world. </w:t>
      </w:r>
    </w:p>
    <w:p w14:paraId="440AABC9" w14:textId="51D818B4" w:rsidR="00942E4F" w:rsidRPr="00424939" w:rsidRDefault="00942E4F" w:rsidP="00942E4F">
      <w:pPr>
        <w:spacing w:after="0"/>
        <w:rPr>
          <w:rFonts w:cs="Times New Roman"/>
          <w:b/>
          <w:color w:val="000000" w:themeColor="text1"/>
        </w:rPr>
      </w:pPr>
      <w:r w:rsidRPr="00424939">
        <w:rPr>
          <w:rFonts w:cs="Times New Roman"/>
          <w:b/>
          <w:color w:val="000000" w:themeColor="text1"/>
        </w:rPr>
        <w:t>ENG-107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p>
    <w:p w14:paraId="686D1D40" w14:textId="77777777" w:rsidR="00942E4F" w:rsidRPr="00424939" w:rsidRDefault="00942E4F" w:rsidP="00942E4F">
      <w:pPr>
        <w:rPr>
          <w:rFonts w:cs="Times New Roman"/>
          <w:color w:val="000000" w:themeColor="text1"/>
        </w:rPr>
      </w:pPr>
      <w:r w:rsidRPr="00424939">
        <w:rPr>
          <w:rFonts w:cs="Times New Roman"/>
          <w:color w:val="000000" w:themeColor="text1"/>
        </w:rPr>
        <w:t xml:space="preserve">Explores works by writers from one or more subgroups in American culture with the purposes of stimulating the appreciation of literary art and considering the various functions of literature in the contemporary world. </w:t>
      </w:r>
    </w:p>
    <w:p w14:paraId="3D081B48" w14:textId="1AE18AD5" w:rsidR="00942E4F" w:rsidRPr="00424939" w:rsidRDefault="00942E4F" w:rsidP="00942E4F">
      <w:pPr>
        <w:spacing w:after="0"/>
        <w:rPr>
          <w:rFonts w:cs="Times New Roman"/>
          <w:b/>
          <w:color w:val="000000" w:themeColor="text1"/>
        </w:rPr>
      </w:pPr>
      <w:r w:rsidRPr="00424939">
        <w:rPr>
          <w:rFonts w:cs="Times New Roman"/>
          <w:b/>
          <w:color w:val="000000" w:themeColor="text1"/>
        </w:rPr>
        <w:t>ENG-108 Exploring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Diverse Western Perspectives </w:t>
      </w:r>
    </w:p>
    <w:p w14:paraId="7B0B7CBC" w14:textId="77777777" w:rsidR="00942E4F" w:rsidRPr="00424939" w:rsidRDefault="00942E4F" w:rsidP="00942E4F">
      <w:pPr>
        <w:rPr>
          <w:rFonts w:cs="Times New Roman"/>
          <w:color w:val="000000" w:themeColor="text1"/>
        </w:rPr>
      </w:pPr>
      <w:r w:rsidRPr="00424939">
        <w:rPr>
          <w:rFonts w:cs="Times New Roman"/>
          <w:color w:val="000000" w:themeColor="text1"/>
        </w:rPr>
        <w:t xml:space="preserve">Explores works by writers from one or more subgroups in Western Civilization outside the United States with the purposes of stimulating the appreciation of literary art and considering the various functions of literature in the contemporary world. </w:t>
      </w:r>
    </w:p>
    <w:p w14:paraId="598463B7" w14:textId="77777777" w:rsidR="00350EB9" w:rsidRDefault="00350EB9">
      <w:pPr>
        <w:spacing w:after="200" w:line="276" w:lineRule="auto"/>
        <w:rPr>
          <w:ins w:id="12059" w:author="Summer 2023 updates" w:date="2024-07-31T13:42:00Z"/>
          <w:rFonts w:cs="Times New Roman"/>
          <w:b/>
          <w:color w:val="000000" w:themeColor="text1"/>
        </w:rPr>
      </w:pPr>
      <w:ins w:id="12060" w:author="Summer 2023 updates" w:date="2024-07-31T13:42:00Z">
        <w:r>
          <w:rPr>
            <w:rFonts w:cs="Times New Roman"/>
            <w:b/>
            <w:color w:val="000000" w:themeColor="text1"/>
          </w:rPr>
          <w:br w:type="page"/>
        </w:r>
      </w:ins>
    </w:p>
    <w:p w14:paraId="5F1B853D" w14:textId="2D5CBB26" w:rsidR="00680CE1" w:rsidRPr="00424939" w:rsidRDefault="00680CE1" w:rsidP="00680CE1">
      <w:pPr>
        <w:spacing w:after="0"/>
        <w:rPr>
          <w:rFonts w:cs="Times New Roman"/>
          <w:b/>
          <w:color w:val="000000" w:themeColor="text1"/>
        </w:rPr>
      </w:pPr>
      <w:r w:rsidRPr="00424939">
        <w:rPr>
          <w:rFonts w:cs="Times New Roman"/>
          <w:b/>
          <w:color w:val="000000" w:themeColor="text1"/>
        </w:rPr>
        <w:t xml:space="preserve">ENG-110 Ancient Mythology </w:t>
      </w:r>
    </w:p>
    <w:p w14:paraId="3DD36900" w14:textId="77777777" w:rsidR="00680CE1" w:rsidRPr="00424939" w:rsidRDefault="00680CE1" w:rsidP="00680CE1">
      <w:pPr>
        <w:rPr>
          <w:rFonts w:cs="Times New Roman"/>
          <w:color w:val="000000" w:themeColor="text1"/>
        </w:rPr>
      </w:pPr>
      <w:r w:rsidRPr="00424939">
        <w:rPr>
          <w:rFonts w:cs="Times New Roman"/>
          <w:color w:val="000000" w:themeColor="text1"/>
        </w:rPr>
        <w:t>Study of the myths of the ancient Greeks and Romans, while briefly touching on their Near Eastern predecessors as a way of investigating the character of myth and the purpose it plays in society. We examine these myths not only through the ancient texts, but by studying theoretical models and approaches to mythology.</w:t>
      </w:r>
    </w:p>
    <w:p w14:paraId="1377C034" w14:textId="77777777" w:rsidR="004D2538" w:rsidRPr="004D2538" w:rsidRDefault="004D2538" w:rsidP="004D2538">
      <w:pPr>
        <w:autoSpaceDE w:val="0"/>
        <w:autoSpaceDN w:val="0"/>
        <w:adjustRightInd w:val="0"/>
        <w:spacing w:after="0"/>
        <w:rPr>
          <w:rFonts w:cs="Arial-BoldMT"/>
          <w:b/>
          <w:bCs/>
        </w:rPr>
      </w:pPr>
      <w:r w:rsidRPr="004D2538">
        <w:rPr>
          <w:rFonts w:cs="Arial-BoldMT"/>
          <w:b/>
          <w:bCs/>
        </w:rPr>
        <w:t>ENG-111 Introduction to Literary Studies: The Art of Reading and Writing (WE)</w:t>
      </w:r>
    </w:p>
    <w:p w14:paraId="34714176" w14:textId="0CB5CBCB" w:rsidR="004D2538" w:rsidRPr="004D2538" w:rsidRDefault="004D2538" w:rsidP="00826178">
      <w:pPr>
        <w:autoSpaceDE w:val="0"/>
        <w:autoSpaceDN w:val="0"/>
        <w:adjustRightInd w:val="0"/>
        <w:spacing w:after="0"/>
        <w:rPr>
          <w:rFonts w:cs="Times New Roman"/>
          <w:color w:val="000000" w:themeColor="text1"/>
        </w:rPr>
      </w:pPr>
      <w:r w:rsidRPr="004D2538">
        <w:rPr>
          <w:rFonts w:cs="Arial-BoldMT"/>
          <w:bCs/>
        </w:rPr>
        <w:t>Study of selected works of fiction, poetry, and drama wi</w:t>
      </w:r>
      <w:r w:rsidR="00826178">
        <w:rPr>
          <w:rFonts w:cs="Arial-BoldMT"/>
          <w:bCs/>
        </w:rPr>
        <w:t xml:space="preserve">th an emphasis on close reading </w:t>
      </w:r>
      <w:r w:rsidRPr="004D2538">
        <w:rPr>
          <w:rFonts w:cs="Arial-BoldMT"/>
          <w:bCs/>
        </w:rPr>
        <w:t>and expository writing. This course introduces terms and skills necessary for further</w:t>
      </w:r>
      <w:r w:rsidR="00826178">
        <w:rPr>
          <w:rFonts w:cs="Arial-BoldMT"/>
          <w:bCs/>
        </w:rPr>
        <w:t xml:space="preserve"> </w:t>
      </w:r>
      <w:r w:rsidRPr="004D2538">
        <w:rPr>
          <w:rFonts w:cs="Arial-BoldMT"/>
          <w:bCs/>
        </w:rPr>
        <w:t>literary study.</w:t>
      </w:r>
    </w:p>
    <w:p w14:paraId="3DA9E18A" w14:textId="353B0666" w:rsidR="006D5DD9" w:rsidRPr="00424939" w:rsidRDefault="006D5DD9" w:rsidP="006D5DD9">
      <w:pPr>
        <w:keepNext/>
        <w:keepLines/>
        <w:spacing w:after="0"/>
        <w:rPr>
          <w:rFonts w:cs="Times New Roman"/>
          <w:b/>
          <w:color w:val="000000" w:themeColor="text1"/>
        </w:rPr>
      </w:pPr>
      <w:r>
        <w:rPr>
          <w:rFonts w:cs="Times New Roman"/>
          <w:b/>
          <w:color w:val="000000" w:themeColor="text1"/>
        </w:rPr>
        <w:t>ENG-112</w:t>
      </w:r>
      <w:r w:rsidRPr="00424939">
        <w:rPr>
          <w:rFonts w:cs="Times New Roman"/>
          <w:b/>
          <w:color w:val="000000" w:themeColor="text1"/>
        </w:rPr>
        <w:t xml:space="preserv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Pr>
          <w:rFonts w:cs="Times New Roman"/>
          <w:b/>
          <w:color w:val="000000" w:themeColor="text1"/>
        </w:rPr>
        <w:t>Environmental</w:t>
      </w:r>
      <w:r w:rsidRPr="00424939">
        <w:rPr>
          <w:rFonts w:cs="Times New Roman"/>
          <w:b/>
          <w:color w:val="000000" w:themeColor="text1"/>
        </w:rPr>
        <w:t xml:space="preserve"> Humanities </w:t>
      </w:r>
    </w:p>
    <w:p w14:paraId="393E3397" w14:textId="77777777" w:rsidR="006D5DD9" w:rsidRPr="00424939" w:rsidRDefault="006D5DD9" w:rsidP="00705C78">
      <w:pPr>
        <w:rPr>
          <w:rPrChange w:id="12061" w:author="Summer 2023 updates" w:date="2024-07-31T13:42:00Z">
            <w:rPr>
              <w:color w:val="000000" w:themeColor="text1"/>
            </w:rPr>
          </w:rPrChange>
        </w:rPr>
        <w:pPrChange w:id="12062" w:author="Summer 2023 updates" w:date="2024-07-31T13:42:00Z">
          <w:pPr>
            <w:keepNext/>
            <w:keepLines/>
          </w:pPr>
        </w:pPrChange>
      </w:pPr>
      <w:r w:rsidRPr="003817E3">
        <w:rPr>
          <w:rPrChange w:id="12063" w:author="Summer 2023 updates" w:date="2024-07-31T13:42:00Z">
            <w:rPr>
              <w:color w:val="000000" w:themeColor="text1"/>
            </w:rPr>
          </w:rPrChange>
        </w:rPr>
        <w:t>Introduces fundamental issues, questions, and methods relating to humans and our environment. This course explores how human cultures may participate in the response to environmental challenges through an analysis of various literary works and other forms of cultural production.</w:t>
      </w:r>
      <w:r w:rsidRPr="00424939">
        <w:rPr>
          <w:rPrChange w:id="12064" w:author="Summer 2023 updates" w:date="2024-07-31T13:42:00Z">
            <w:rPr>
              <w:color w:val="000000" w:themeColor="text1"/>
            </w:rPr>
          </w:rPrChange>
        </w:rPr>
        <w:t xml:space="preserve"> </w:t>
      </w:r>
    </w:p>
    <w:p w14:paraId="23B16FE2" w14:textId="61ABA651"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ENG-115 </w:t>
      </w:r>
      <w:r w:rsidR="00D834FD" w:rsidRPr="00424939">
        <w:rPr>
          <w:rFonts w:cs="Times New Roman"/>
          <w:b/>
          <w:color w:val="000000" w:themeColor="text1"/>
        </w:rPr>
        <w:t>The Classical Tradition</w:t>
      </w:r>
    </w:p>
    <w:p w14:paraId="18B86B5C" w14:textId="601E24E4" w:rsidR="00D62DFF" w:rsidRDefault="009E3ED7" w:rsidP="00D93228">
      <w:pPr>
        <w:rPr>
          <w:rFonts w:cs="Times New Roman"/>
          <w:b/>
          <w:color w:val="000000" w:themeColor="text1"/>
        </w:rPr>
      </w:pPr>
      <w:r w:rsidRPr="00424939">
        <w:rPr>
          <w:rFonts w:cs="Times New Roman"/>
          <w:color w:val="000000" w:themeColor="text1"/>
        </w:rPr>
        <w:t xml:space="preserve">Study of ancient Greek, Roman, or other classical literature, read in translation. This course focuses on the diverse genres of classical literature, including epic, lyric, and drama, while attending to its continuities with medieval continental literature. </w:t>
      </w:r>
    </w:p>
    <w:p w14:paraId="16532190" w14:textId="54D20937" w:rsidR="006E3275" w:rsidRPr="00424939" w:rsidRDefault="006E3275" w:rsidP="006E3275">
      <w:pPr>
        <w:spacing w:after="0"/>
        <w:rPr>
          <w:rFonts w:cs="Times New Roman"/>
          <w:b/>
          <w:color w:val="000000" w:themeColor="text1"/>
        </w:rPr>
      </w:pPr>
      <w:r w:rsidRPr="00424939">
        <w:rPr>
          <w:rFonts w:cs="Times New Roman"/>
          <w:b/>
          <w:color w:val="000000" w:themeColor="text1"/>
        </w:rPr>
        <w:t>ENG-1</w:t>
      </w:r>
      <w:r w:rsidR="0067570C" w:rsidRPr="00424939">
        <w:rPr>
          <w:rFonts w:cs="Times New Roman"/>
          <w:b/>
          <w:color w:val="000000" w:themeColor="text1"/>
        </w:rPr>
        <w:t>1</w:t>
      </w:r>
      <w:r w:rsidRPr="00424939">
        <w:rPr>
          <w:rFonts w:cs="Times New Roman"/>
          <w:b/>
          <w:color w:val="000000" w:themeColor="text1"/>
        </w:rPr>
        <w:t>7 Asian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0E3B5799" w14:textId="77777777" w:rsidR="006E3275" w:rsidRPr="00424939" w:rsidRDefault="006E3275" w:rsidP="00F827B8">
      <w:pPr>
        <w:rPr>
          <w:rFonts w:cs="Times New Roman"/>
          <w:color w:val="000000" w:themeColor="text1"/>
        </w:rPr>
      </w:pPr>
      <w:r w:rsidRPr="00424939">
        <w:rPr>
          <w:rFonts w:cs="Times New Roman"/>
          <w:color w:val="000000" w:themeColor="text1"/>
        </w:rPr>
        <w:t xml:space="preserve">Reading and discussion of literature by Asian Americans and an introduction to its literary, cultural, and historical context. </w:t>
      </w:r>
    </w:p>
    <w:p w14:paraId="606CD173" w14:textId="436AFD12" w:rsidR="001D6B6E" w:rsidRPr="00424939" w:rsidRDefault="001D6B6E" w:rsidP="001D6B6E">
      <w:pPr>
        <w:spacing w:after="0"/>
        <w:rPr>
          <w:rFonts w:cs="Times New Roman"/>
          <w:b/>
          <w:color w:val="000000" w:themeColor="text1"/>
        </w:rPr>
      </w:pPr>
      <w:bookmarkStart w:id="12065" w:name="ENG137"/>
      <w:r w:rsidRPr="00424939">
        <w:rPr>
          <w:rFonts w:cs="Times New Roman"/>
          <w:b/>
          <w:color w:val="000000" w:themeColor="text1"/>
        </w:rPr>
        <w:t>ENG-</w:t>
      </w:r>
      <w:r>
        <w:rPr>
          <w:rFonts w:cs="Times New Roman"/>
          <w:b/>
          <w:color w:val="000000" w:themeColor="text1"/>
        </w:rPr>
        <w:t>127</w:t>
      </w:r>
      <w:r w:rsidRPr="00424939">
        <w:rPr>
          <w:rFonts w:cs="Times New Roman"/>
          <w:b/>
          <w:color w:val="000000" w:themeColor="text1"/>
        </w:rPr>
        <w:t xml:space="preserve"> </w:t>
      </w:r>
      <w:r w:rsidR="00931FA0">
        <w:rPr>
          <w:rFonts w:cs="Times New Roman"/>
          <w:b/>
          <w:color w:val="000000" w:themeColor="text1"/>
        </w:rPr>
        <w:t>Social Justice and Literature</w:t>
      </w:r>
      <w:r w:rsidRPr="00424939">
        <w:rPr>
          <w:rFonts w:cs="Times New Roman"/>
          <w:b/>
          <w:color w:val="000000" w:themeColor="text1"/>
        </w:rPr>
        <w:t xml:space="preserv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2D3CBB6D" w14:textId="77777777" w:rsidR="001D6B6E" w:rsidRDefault="001D6B6E" w:rsidP="001D6B6E">
      <w:pPr>
        <w:spacing w:after="0"/>
        <w:rPr>
          <w:rFonts w:cs="Times New Roman"/>
          <w:color w:val="000000" w:themeColor="text1"/>
        </w:rPr>
      </w:pPr>
      <w:r w:rsidRPr="00424939">
        <w:rPr>
          <w:rFonts w:cs="Times New Roman"/>
          <w:color w:val="000000" w:themeColor="text1"/>
        </w:rPr>
        <w:t>Study of literary works that represent and reimagine issues of human rights in the twentieth and twenty-first centuries.</w:t>
      </w:r>
    </w:p>
    <w:p w14:paraId="0B100531" w14:textId="2B5D16B4" w:rsidR="00680CE1" w:rsidRPr="00424939" w:rsidRDefault="00680CE1" w:rsidP="001D6B6E">
      <w:pPr>
        <w:spacing w:after="0"/>
        <w:rPr>
          <w:rFonts w:cs="Times New Roman"/>
          <w:b/>
          <w:color w:val="000000" w:themeColor="text1"/>
        </w:rPr>
      </w:pPr>
      <w:r w:rsidRPr="00424939">
        <w:rPr>
          <w:rFonts w:cs="Times New Roman"/>
          <w:b/>
          <w:color w:val="000000" w:themeColor="text1"/>
        </w:rPr>
        <w:t>ENG-137</w:t>
      </w:r>
      <w:bookmarkEnd w:id="12065"/>
      <w:r w:rsidRPr="00424939">
        <w:rPr>
          <w:rFonts w:cs="Times New Roman"/>
          <w:b/>
          <w:color w:val="000000" w:themeColor="text1"/>
        </w:rPr>
        <w:t xml:space="preserve"> African American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E11B2" w:rsidRPr="00424939">
        <w:rPr>
          <w:rFonts w:cs="Times New Roman"/>
          <w:b/>
          <w:color w:val="000000" w:themeColor="text1"/>
        </w:rPr>
        <w:t>(WE)</w:t>
      </w:r>
    </w:p>
    <w:p w14:paraId="00A3DA7C" w14:textId="3E519C82" w:rsidR="00680CE1" w:rsidRPr="00424939" w:rsidRDefault="00680CE1" w:rsidP="00680CE1">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See also African American Studies</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African American Studies</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(AAM-137), p. </w:t>
      </w:r>
      <w:r w:rsidR="00811DE2" w:rsidRPr="00424939">
        <w:rPr>
          <w:rFonts w:ascii="Garamond" w:hAnsi="Garamond" w:cs="Times New Roman"/>
          <w:color w:val="000000" w:themeColor="text1"/>
          <w:sz w:val="22"/>
          <w:szCs w:val="22"/>
        </w:rPr>
        <w:fldChar w:fldCharType="begin"/>
      </w:r>
      <w:r w:rsidR="00811DE2" w:rsidRPr="00424939">
        <w:rPr>
          <w:rFonts w:ascii="Garamond" w:hAnsi="Garamond" w:cs="Times New Roman"/>
          <w:color w:val="000000" w:themeColor="text1"/>
          <w:sz w:val="22"/>
          <w:szCs w:val="22"/>
        </w:rPr>
        <w:instrText xml:space="preserve"> PAGEREF AAM137 \h </w:instrText>
      </w:r>
      <w:r w:rsidR="00811DE2" w:rsidRPr="00424939">
        <w:rPr>
          <w:rFonts w:ascii="Garamond" w:hAnsi="Garamond" w:cs="Times New Roman"/>
          <w:color w:val="000000" w:themeColor="text1"/>
          <w:sz w:val="22"/>
          <w:szCs w:val="22"/>
        </w:rPr>
      </w:r>
      <w:r w:rsidR="00811DE2" w:rsidRPr="00424939">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68</w:t>
      </w:r>
      <w:r w:rsidR="00811DE2"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29016492" w14:textId="6C64DAD6" w:rsidR="00680CE1" w:rsidRPr="00424939" w:rsidRDefault="00680CE1" w:rsidP="009616C0">
      <w:pPr>
        <w:rPr>
          <w:strike/>
        </w:rPr>
      </w:pPr>
      <w:r w:rsidRPr="00424939">
        <w:t>Reading and discussion of the writings of African Americans, with emphasis on the twentieth century. May include some relevant writings on African Americans by other groups. Study of the artistic values and of the social and cultural significance of these writings. May be taken more than once, with consent of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administrative coordinator, provided the topics are substantially different.  </w:t>
      </w:r>
    </w:p>
    <w:p w14:paraId="5422CFA2" w14:textId="066A622C" w:rsidR="00680CE1" w:rsidRPr="00424939" w:rsidRDefault="00680CE1" w:rsidP="00680CE1">
      <w:pPr>
        <w:spacing w:after="0"/>
        <w:rPr>
          <w:rFonts w:cs="Times New Roman"/>
          <w:b/>
          <w:color w:val="000000" w:themeColor="text1"/>
        </w:rPr>
      </w:pPr>
      <w:r w:rsidRPr="00424939">
        <w:rPr>
          <w:rFonts w:cs="Times New Roman"/>
          <w:b/>
          <w:color w:val="000000" w:themeColor="text1"/>
        </w:rPr>
        <w:t>ENG-146 Introduction to Postcolonial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6845A0F" w14:textId="77777777" w:rsidR="00680CE1" w:rsidRPr="00424939" w:rsidRDefault="00680CE1" w:rsidP="00680CE1">
      <w:pPr>
        <w:rPr>
          <w:rFonts w:cs="Times New Roman"/>
          <w:color w:val="000000" w:themeColor="text1"/>
        </w:rPr>
      </w:pPr>
      <w:r w:rsidRPr="00424939">
        <w:rPr>
          <w:rFonts w:cs="Times New Roman"/>
          <w:color w:val="000000" w:themeColor="text1"/>
        </w:rPr>
        <w:t>Study of twentieth-century prose and poetry arising out of the cultural, social, economic, and legal harms of imperialism and colonization.</w:t>
      </w:r>
    </w:p>
    <w:p w14:paraId="08BE64BE" w14:textId="28DE15CF" w:rsidR="003817E3" w:rsidRPr="00424939" w:rsidRDefault="008C6B34" w:rsidP="003817E3">
      <w:pPr>
        <w:spacing w:after="0"/>
        <w:rPr>
          <w:rFonts w:cs="Times New Roman"/>
          <w:b/>
          <w:color w:val="000000" w:themeColor="text1"/>
        </w:rPr>
      </w:pPr>
      <w:r>
        <w:rPr>
          <w:rFonts w:cs="Times New Roman"/>
          <w:b/>
          <w:color w:val="000000" w:themeColor="text1"/>
        </w:rPr>
        <w:t>ENG-15</w:t>
      </w:r>
      <w:r w:rsidR="003817E3">
        <w:rPr>
          <w:rFonts w:cs="Times New Roman"/>
          <w:b/>
          <w:color w:val="000000" w:themeColor="text1"/>
        </w:rPr>
        <w:t xml:space="preserve">7 </w:t>
      </w:r>
      <w:r w:rsidR="003817E3" w:rsidRPr="003817E3">
        <w:rPr>
          <w:rFonts w:cs="Times New Roman"/>
          <w:b/>
          <w:color w:val="000000" w:themeColor="text1"/>
        </w:rPr>
        <w:t>Latinx/Chicanx Literature (WE)</w:t>
      </w:r>
      <w:r w:rsidR="003817E3" w:rsidRPr="00424939">
        <w:rPr>
          <w:rFonts w:cs="Times New Roman"/>
          <w:b/>
          <w:color w:val="000000" w:themeColor="text1"/>
        </w:rPr>
        <w:fldChar w:fldCharType="begin"/>
      </w:r>
      <w:r w:rsidR="003817E3" w:rsidRPr="00424939">
        <w:rPr>
          <w:color w:val="000000" w:themeColor="text1"/>
        </w:rPr>
        <w:instrText xml:space="preserve"> XE "</w:instrText>
      </w:r>
      <w:r w:rsidR="003817E3" w:rsidRPr="00424939">
        <w:rPr>
          <w:rFonts w:cs="Times New Roman"/>
          <w:color w:val="000000" w:themeColor="text1"/>
        </w:rPr>
        <w:instrText>Literature</w:instrText>
      </w:r>
      <w:r w:rsidR="003817E3" w:rsidRPr="00424939">
        <w:rPr>
          <w:color w:val="000000" w:themeColor="text1"/>
        </w:rPr>
        <w:instrText xml:space="preserve">" </w:instrText>
      </w:r>
      <w:r w:rsidR="003817E3" w:rsidRPr="00424939">
        <w:rPr>
          <w:rFonts w:cs="Times New Roman"/>
          <w:b/>
          <w:color w:val="000000" w:themeColor="text1"/>
        </w:rPr>
        <w:fldChar w:fldCharType="end"/>
      </w:r>
    </w:p>
    <w:p w14:paraId="0B2B91E3" w14:textId="3D2CB819" w:rsidR="003817E3" w:rsidRPr="00424939" w:rsidRDefault="003817E3" w:rsidP="009616C0">
      <w:r w:rsidRPr="003817E3">
        <w:t>Explores the lived experiences and cultures of Latinx and Chicanx communities in the U.S. through fiction, poetry, and non-fiction by Latina/os and Chicana/os. This course examines cultural works from dominant U.S. sub-groups—such as Mexican-Americans—and from communities with roots in South America, Central America, and the Caribbean. It interprets these works in relation to cultural, historical, and sociopolitical contexts.</w:t>
      </w:r>
    </w:p>
    <w:p w14:paraId="037F041E" w14:textId="65FA5E10" w:rsidR="00680CE1" w:rsidRPr="00424939" w:rsidRDefault="00680CE1" w:rsidP="00680CE1">
      <w:pPr>
        <w:spacing w:after="0"/>
        <w:rPr>
          <w:rFonts w:cs="Times New Roman"/>
          <w:b/>
          <w:color w:val="000000" w:themeColor="text1"/>
        </w:rPr>
      </w:pPr>
      <w:r w:rsidRPr="00424939">
        <w:rPr>
          <w:rFonts w:cs="Times New Roman"/>
          <w:b/>
          <w:color w:val="000000" w:themeColor="text1"/>
        </w:rPr>
        <w:t>ENG-175 Contemporary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ACDB789" w14:textId="77777777" w:rsidR="00680CE1" w:rsidRPr="00424939" w:rsidRDefault="00680CE1" w:rsidP="00680CE1">
      <w:pPr>
        <w:rPr>
          <w:rFonts w:cs="Times New Roman"/>
          <w:color w:val="000000" w:themeColor="text1"/>
        </w:rPr>
      </w:pPr>
      <w:r w:rsidRPr="00424939">
        <w:rPr>
          <w:rFonts w:cs="Times New Roman"/>
          <w:color w:val="000000" w:themeColor="text1"/>
        </w:rPr>
        <w:t xml:space="preserve">Study of American or British literature from 1945 to the present. </w:t>
      </w:r>
    </w:p>
    <w:p w14:paraId="60381260" w14:textId="77777777" w:rsidR="008C1DF8" w:rsidRDefault="008C1DF8">
      <w:pPr>
        <w:spacing w:after="200" w:line="276" w:lineRule="auto"/>
        <w:rPr>
          <w:del w:id="12066" w:author="Summer 2023 updates" w:date="2024-07-31T13:42:00Z"/>
          <w:rFonts w:cs="Times New Roman"/>
          <w:b/>
          <w:color w:val="000000" w:themeColor="text1"/>
        </w:rPr>
      </w:pPr>
      <w:del w:id="12067" w:author="Summer 2023 updates" w:date="2024-07-31T13:42:00Z">
        <w:r>
          <w:rPr>
            <w:rFonts w:cs="Times New Roman"/>
            <w:b/>
            <w:color w:val="000000" w:themeColor="text1"/>
          </w:rPr>
          <w:br w:type="page"/>
        </w:r>
      </w:del>
    </w:p>
    <w:p w14:paraId="4FF7A19D" w14:textId="58433E14" w:rsidR="00E065A7" w:rsidRPr="00424939" w:rsidRDefault="00E065A7" w:rsidP="00E065A7">
      <w:pPr>
        <w:spacing w:after="0"/>
        <w:rPr>
          <w:rFonts w:cs="Times New Roman"/>
          <w:b/>
          <w:color w:val="000000" w:themeColor="text1"/>
        </w:rPr>
      </w:pPr>
      <w:r w:rsidRPr="00424939">
        <w:rPr>
          <w:rFonts w:cs="Times New Roman"/>
          <w:b/>
          <w:color w:val="000000" w:themeColor="text1"/>
        </w:rPr>
        <w:t>ENG-</w:t>
      </w:r>
      <w:r w:rsidR="002A7DB9" w:rsidRPr="00424939">
        <w:rPr>
          <w:rFonts w:cs="Times New Roman"/>
          <w:b/>
          <w:color w:val="000000" w:themeColor="text1"/>
        </w:rPr>
        <w:t>20</w:t>
      </w:r>
      <w:r w:rsidRPr="00424939">
        <w:rPr>
          <w:rFonts w:cs="Times New Roman"/>
          <w:b/>
          <w:color w:val="000000" w:themeColor="text1"/>
        </w:rPr>
        <w:t>6 Gender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Non-Western Perspectives</w:t>
      </w:r>
      <w:r w:rsidR="00AD5B40" w:rsidRPr="00424939">
        <w:rPr>
          <w:rFonts w:cs="Times New Roman"/>
          <w:b/>
          <w:color w:val="000000" w:themeColor="text1"/>
        </w:rPr>
        <w:t xml:space="preserve"> (WE)</w:t>
      </w:r>
    </w:p>
    <w:p w14:paraId="7D3A3946" w14:textId="77777777" w:rsidR="009E3ED7" w:rsidRPr="00424939" w:rsidRDefault="009E3ED7" w:rsidP="00705C78">
      <w:pPr>
        <w:rPr>
          <w:rPrChange w:id="12068" w:author="Summer 2023 updates" w:date="2024-07-31T13:42:00Z">
            <w:rPr>
              <w:color w:val="000000" w:themeColor="text1"/>
            </w:rPr>
          </w:rPrChange>
        </w:rPr>
      </w:pPr>
      <w:r w:rsidRPr="00424939">
        <w:rPr>
          <w:rPrChange w:id="12069" w:author="Summer 2023 updates" w:date="2024-07-31T13:42:00Z">
            <w:rPr>
              <w:color w:val="000000" w:themeColor="text1"/>
            </w:rPr>
          </w:rPrChange>
        </w:rPr>
        <w:t xml:space="preserve">Examination of a particular author, theme, region, or genre in the context of gender and sexuality studies. Course focuses on topics related to non-western perspectives, such as women in the global south and the role that African American literature plays within different regions of the world. </w:t>
      </w:r>
    </w:p>
    <w:p w14:paraId="7A87E8D9" w14:textId="34D249D8" w:rsidR="005475A9" w:rsidRPr="00424939" w:rsidRDefault="002A7DB9" w:rsidP="00DB5E9E">
      <w:pPr>
        <w:spacing w:after="0"/>
        <w:rPr>
          <w:rFonts w:cs="Times New Roman"/>
          <w:b/>
          <w:color w:val="000000" w:themeColor="text1"/>
        </w:rPr>
      </w:pPr>
      <w:r w:rsidRPr="00424939">
        <w:rPr>
          <w:rFonts w:cs="Times New Roman"/>
          <w:b/>
          <w:color w:val="000000" w:themeColor="text1"/>
        </w:rPr>
        <w:t>ENG-20</w:t>
      </w:r>
      <w:r w:rsidR="005475A9" w:rsidRPr="00424939">
        <w:rPr>
          <w:rFonts w:cs="Times New Roman"/>
          <w:b/>
          <w:color w:val="000000" w:themeColor="text1"/>
        </w:rPr>
        <w:t>7 Gender</w:t>
      </w:r>
      <w:r w:rsidR="00F74943" w:rsidRPr="00424939">
        <w:rPr>
          <w:rFonts w:cs="Times New Roman"/>
          <w:b/>
          <w:color w:val="000000" w:themeColor="text1"/>
        </w:rPr>
        <w:t xml:space="preserve">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United States Pluralism </w:t>
      </w:r>
      <w:r w:rsidR="00DC12CB">
        <w:rPr>
          <w:rFonts w:cs="Times New Roman"/>
          <w:b/>
          <w:color w:val="000000" w:themeColor="text1"/>
        </w:rPr>
        <w:t>(WE)</w:t>
      </w:r>
    </w:p>
    <w:p w14:paraId="15D868CB" w14:textId="63D0D0FA" w:rsidR="009E3ED7" w:rsidRPr="00424939" w:rsidRDefault="009E3ED7" w:rsidP="00F96C97">
      <w:pPr>
        <w:rPr>
          <w:rFonts w:cs="Times New Roman"/>
          <w:color w:val="000000" w:themeColor="text1"/>
        </w:rPr>
      </w:pPr>
      <w:r w:rsidRPr="00424939">
        <w:rPr>
          <w:rFonts w:cs="Times New Roman"/>
          <w:color w:val="000000" w:themeColor="text1"/>
        </w:rPr>
        <w:t>Examination of a particular author, theme, region, or genre in the context of gender and sexuality studies. Course focuses on topics related to United States pluralism, such as American Women Writers or Gender and Race in American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0B16B2A" w14:textId="18CB1CDB"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2A7DB9" w:rsidRPr="00424939">
        <w:rPr>
          <w:rFonts w:cs="Times New Roman"/>
          <w:b/>
          <w:color w:val="000000" w:themeColor="text1"/>
        </w:rPr>
        <w:t>20</w:t>
      </w:r>
      <w:r w:rsidRPr="00424939">
        <w:rPr>
          <w:rFonts w:cs="Times New Roman"/>
          <w:b/>
          <w:color w:val="000000" w:themeColor="text1"/>
        </w:rPr>
        <w:t xml:space="preserve">8 </w:t>
      </w:r>
      <w:r w:rsidR="00D834FD" w:rsidRPr="00424939">
        <w:rPr>
          <w:rFonts w:cs="Times New Roman"/>
          <w:b/>
          <w:color w:val="000000" w:themeColor="text1"/>
        </w:rPr>
        <w:t>Gender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834FD" w:rsidRPr="00424939">
        <w:rPr>
          <w:rFonts w:cs="Times New Roman"/>
          <w:b/>
          <w:color w:val="000000" w:themeColor="text1"/>
        </w:rPr>
        <w:t>: Diverse Western Perspectives</w:t>
      </w:r>
      <w:r w:rsidR="00DC12CB">
        <w:rPr>
          <w:rFonts w:cs="Times New Roman"/>
          <w:b/>
          <w:color w:val="000000" w:themeColor="text1"/>
        </w:rPr>
        <w:t xml:space="preserve"> (WE)</w:t>
      </w:r>
    </w:p>
    <w:p w14:paraId="53C60315" w14:textId="33E5AB08" w:rsidR="009E3ED7" w:rsidRPr="00424939" w:rsidRDefault="009E3ED7" w:rsidP="00F96C97">
      <w:pPr>
        <w:rPr>
          <w:rFonts w:cs="Times New Roman"/>
          <w:color w:val="000000" w:themeColor="text1"/>
        </w:rPr>
      </w:pPr>
      <w:r w:rsidRPr="00424939">
        <w:rPr>
          <w:rFonts w:cs="Times New Roman"/>
          <w:color w:val="000000" w:themeColor="text1"/>
        </w:rPr>
        <w:t>Examination of a particular author, theme, region, or genre in the context of gender and sexuality studies. Course focuses on topics related to Western cultural diversity, such as Gender Identity in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Renaissance Women Writers, Women’s Autobiography.</w:t>
      </w:r>
    </w:p>
    <w:p w14:paraId="5F6217B8" w14:textId="77777777" w:rsidR="00350EB9" w:rsidRDefault="00350EB9">
      <w:pPr>
        <w:spacing w:after="200" w:line="276" w:lineRule="auto"/>
        <w:rPr>
          <w:ins w:id="12070" w:author="Summer 2023 updates" w:date="2024-07-31T13:42:00Z"/>
          <w:rFonts w:cs="Times New Roman"/>
          <w:b/>
          <w:color w:val="000000" w:themeColor="text1"/>
        </w:rPr>
      </w:pPr>
      <w:ins w:id="12071" w:author="Summer 2023 updates" w:date="2024-07-31T13:42:00Z">
        <w:r>
          <w:rPr>
            <w:rFonts w:cs="Times New Roman"/>
            <w:b/>
            <w:color w:val="000000" w:themeColor="text1"/>
          </w:rPr>
          <w:br w:type="page"/>
        </w:r>
      </w:ins>
    </w:p>
    <w:p w14:paraId="235CE362" w14:textId="1C3CB114" w:rsidR="00680CE1" w:rsidRPr="00424939" w:rsidRDefault="00680CE1" w:rsidP="00680CE1">
      <w:pPr>
        <w:spacing w:after="0"/>
        <w:rPr>
          <w:rFonts w:cs="Times New Roman"/>
          <w:b/>
          <w:color w:val="000000" w:themeColor="text1"/>
        </w:rPr>
      </w:pPr>
      <w:r w:rsidRPr="00424939">
        <w:rPr>
          <w:rFonts w:cs="Times New Roman"/>
          <w:b/>
          <w:color w:val="000000" w:themeColor="text1"/>
        </w:rPr>
        <w:t>ENG-281 Literatures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to 1800</w:t>
      </w:r>
      <w:r w:rsidR="00AD5B40" w:rsidRPr="00424939">
        <w:rPr>
          <w:rFonts w:cs="Times New Roman"/>
          <w:b/>
          <w:color w:val="000000" w:themeColor="text1"/>
        </w:rPr>
        <w:t xml:space="preserve"> (WE)</w:t>
      </w:r>
    </w:p>
    <w:p w14:paraId="1E292516" w14:textId="77777777" w:rsidR="00627F4A" w:rsidRDefault="00680CE1" w:rsidP="00705C78">
      <w:pPr>
        <w:rPr>
          <w:rPrChange w:id="12072" w:author="Summer 2023 updates" w:date="2024-07-31T13:42:00Z">
            <w:rPr>
              <w:color w:val="000000" w:themeColor="text1"/>
            </w:rPr>
          </w:rPrChange>
        </w:rPr>
        <w:pPrChange w:id="12073" w:author="Summer 2023 updates" w:date="2024-07-31T13:42:00Z">
          <w:pPr>
            <w:spacing w:after="0"/>
          </w:pPr>
        </w:pPrChange>
      </w:pPr>
      <w:r w:rsidRPr="00424939">
        <w:rPr>
          <w:rPrChange w:id="12074" w:author="Summer 2023 updates" w:date="2024-07-31T13:42:00Z">
            <w:rPr>
              <w:color w:val="000000" w:themeColor="text1"/>
            </w:rPr>
          </w:rPrChange>
        </w:rPr>
        <w:t>Charts literary developments and transformations before 1800 in relation to changing historical conditions, from the history of books and writing to the wider histories of social, political, and cultural movements. An excursion into the literary, social, and cultural histories of the English</w:t>
      </w:r>
      <w:r w:rsidR="00B8454E" w:rsidRPr="00424939">
        <w:rPr>
          <w:rPrChange w:id="12075" w:author="Summer 2023 updates" w:date="2024-07-31T13:42:00Z">
            <w:rPr>
              <w:color w:val="000000" w:themeColor="text1"/>
            </w:rPr>
          </w:rPrChange>
        </w:rPr>
        <w:fldChar w:fldCharType="begin"/>
      </w:r>
      <w:r w:rsidR="00B8454E" w:rsidRPr="00424939">
        <w:rPr>
          <w:rPrChange w:id="12076" w:author="Summer 2023 updates" w:date="2024-07-31T13:42:00Z">
            <w:rPr>
              <w:color w:val="000000" w:themeColor="text1"/>
            </w:rPr>
          </w:rPrChange>
        </w:rPr>
        <w:instrText xml:space="preserve"> XE "English" </w:instrText>
      </w:r>
      <w:r w:rsidR="00B8454E" w:rsidRPr="00424939">
        <w:rPr>
          <w:rPrChange w:id="12077" w:author="Summer 2023 updates" w:date="2024-07-31T13:42:00Z">
            <w:rPr>
              <w:color w:val="000000" w:themeColor="text1"/>
            </w:rPr>
          </w:rPrChange>
        </w:rPr>
        <w:fldChar w:fldCharType="end"/>
      </w:r>
      <w:r w:rsidRPr="00424939">
        <w:rPr>
          <w:rPrChange w:id="12078" w:author="Summer 2023 updates" w:date="2024-07-31T13:42:00Z">
            <w:rPr>
              <w:color w:val="000000" w:themeColor="text1"/>
            </w:rPr>
          </w:rPrChange>
        </w:rPr>
        <w:t xml:space="preserve"> speaking world, this course may include works by British, American, or Anglophone writers.  </w:t>
      </w:r>
    </w:p>
    <w:p w14:paraId="4F3B3010" w14:textId="26C0BC73" w:rsidR="00CB6D6F" w:rsidRPr="00424939" w:rsidRDefault="00CB6D6F" w:rsidP="003817E3">
      <w:pPr>
        <w:keepNext/>
        <w:spacing w:before="60" w:after="0"/>
        <w:rPr>
          <w:rFonts w:cs="Times New Roman"/>
          <w:b/>
          <w:color w:val="000000" w:themeColor="text1"/>
        </w:rPr>
      </w:pPr>
      <w:r w:rsidRPr="00424939">
        <w:rPr>
          <w:rFonts w:cs="Times New Roman"/>
          <w:b/>
          <w:color w:val="000000" w:themeColor="text1"/>
        </w:rPr>
        <w:t>ENG-2</w:t>
      </w:r>
      <w:r w:rsidR="00C81FB6" w:rsidRPr="00424939">
        <w:rPr>
          <w:rFonts w:cs="Times New Roman"/>
          <w:b/>
          <w:color w:val="000000" w:themeColor="text1"/>
        </w:rPr>
        <w:t>91</w:t>
      </w:r>
      <w:r w:rsidRPr="00424939">
        <w:rPr>
          <w:rFonts w:cs="Times New Roman"/>
          <w:b/>
          <w:color w:val="000000" w:themeColor="text1"/>
        </w:rPr>
        <w:t xml:space="preserve"> Literatures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after 1800</w:t>
      </w:r>
      <w:r w:rsidR="00AD5B40" w:rsidRPr="00424939">
        <w:rPr>
          <w:rFonts w:cs="Times New Roman"/>
          <w:b/>
          <w:color w:val="000000" w:themeColor="text1"/>
        </w:rPr>
        <w:t xml:space="preserve"> (WE)</w:t>
      </w:r>
    </w:p>
    <w:p w14:paraId="2CAFC23C" w14:textId="24E652F3" w:rsidR="00CB6D6F" w:rsidRPr="00424939" w:rsidRDefault="00CB6D6F" w:rsidP="003817E3">
      <w:pPr>
        <w:keepNext/>
        <w:spacing w:after="0"/>
        <w:rPr>
          <w:rFonts w:cs="Times New Roman"/>
          <w:color w:val="000000" w:themeColor="text1"/>
        </w:rPr>
      </w:pPr>
      <w:r w:rsidRPr="00424939">
        <w:rPr>
          <w:rFonts w:cs="Times New Roman"/>
          <w:color w:val="000000" w:themeColor="text1"/>
        </w:rPr>
        <w:t>Charts literary developments and transformations after 1800 in relation to changing historical conditions, from the history of books and writing to the wider histories of social, political, and cultural movements. An excursion into the literary, social, and cultural histories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speaking world, this course may include works by British, American, or Anglophone writers. </w:t>
      </w:r>
    </w:p>
    <w:p w14:paraId="31921524" w14:textId="748EAD17" w:rsidR="0069458F" w:rsidRPr="00424939" w:rsidRDefault="00CB6D6F" w:rsidP="0069458F">
      <w:pPr>
        <w:spacing w:after="0"/>
        <w:rPr>
          <w:rFonts w:cs="Times New Roman"/>
          <w:b/>
          <w:color w:val="000000" w:themeColor="text1"/>
        </w:rPr>
      </w:pPr>
      <w:r w:rsidRPr="00424939">
        <w:rPr>
          <w:rFonts w:cs="Times New Roman"/>
          <w:b/>
          <w:color w:val="000000" w:themeColor="text1"/>
        </w:rPr>
        <w:t>ENG-</w:t>
      </w:r>
      <w:r w:rsidR="009E3ED7" w:rsidRPr="00424939">
        <w:rPr>
          <w:rFonts w:cs="Times New Roman"/>
          <w:b/>
          <w:color w:val="000000" w:themeColor="text1"/>
        </w:rPr>
        <w:t>301</w:t>
      </w:r>
      <w:r w:rsidRPr="00424939">
        <w:rPr>
          <w:rFonts w:cs="Times New Roman"/>
          <w:b/>
          <w:color w:val="000000" w:themeColor="text1"/>
        </w:rPr>
        <w:t xml:space="preserve"> </w:t>
      </w:r>
      <w:r w:rsidR="0069458F" w:rsidRPr="00424939">
        <w:rPr>
          <w:rFonts w:cs="Times New Roman"/>
          <w:b/>
          <w:color w:val="000000" w:themeColor="text1"/>
        </w:rPr>
        <w:t>The</w:t>
      </w:r>
      <w:r w:rsidR="00B83CF9" w:rsidRPr="00424939">
        <w:rPr>
          <w:rFonts w:cs="Times New Roman"/>
          <w:b/>
          <w:color w:val="000000" w:themeColor="text1"/>
        </w:rPr>
        <w:t xml:space="preserve"> </w:t>
      </w:r>
      <w:r w:rsidR="0069458F" w:rsidRPr="00424939">
        <w:rPr>
          <w:rFonts w:cs="Times New Roman"/>
          <w:b/>
          <w:color w:val="000000" w:themeColor="text1"/>
        </w:rPr>
        <w:t>Art of Literary Research</w:t>
      </w:r>
      <w:r w:rsidR="00AD5B40" w:rsidRPr="00424939">
        <w:rPr>
          <w:rFonts w:cs="Times New Roman"/>
          <w:b/>
          <w:color w:val="000000" w:themeColor="text1"/>
        </w:rPr>
        <w:t xml:space="preserve"> (WE)</w:t>
      </w:r>
    </w:p>
    <w:p w14:paraId="5B9DD8AA" w14:textId="261A3BF3" w:rsidR="009E3ED7" w:rsidRPr="00424939" w:rsidRDefault="009E3ED7" w:rsidP="00F827B8">
      <w:pPr>
        <w:rPr>
          <w:rFonts w:cs="Times New Roman"/>
          <w:color w:val="000000" w:themeColor="text1"/>
        </w:rPr>
      </w:pPr>
      <w:r w:rsidRPr="00424939">
        <w:rPr>
          <w:rFonts w:cs="Times New Roman"/>
          <w:color w:val="000000" w:themeColor="text1"/>
        </w:rPr>
        <w:t xml:space="preserve">Practice in literary research, with particular attention to the varied critical and theoretical approaches necessary for advanced study.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4E70FD">
        <w:rPr>
          <w:rFonts w:cs="Times New Roman"/>
          <w:color w:val="000000" w:themeColor="text1"/>
        </w:rPr>
        <w:t>1</w:t>
      </w:r>
      <w:r w:rsidRPr="00424939">
        <w:rPr>
          <w:rFonts w:cs="Times New Roman"/>
          <w:color w:val="000000" w:themeColor="text1"/>
        </w:rPr>
        <w:t>1).</w:t>
      </w:r>
    </w:p>
    <w:p w14:paraId="2FF67B79" w14:textId="53347A34" w:rsidR="008C6B34" w:rsidRPr="00424939" w:rsidRDefault="008C6B34" w:rsidP="008C6B34">
      <w:pPr>
        <w:spacing w:after="0"/>
        <w:rPr>
          <w:rFonts w:cs="Times New Roman"/>
          <w:b/>
          <w:color w:val="000000" w:themeColor="text1"/>
        </w:rPr>
      </w:pPr>
      <w:r w:rsidRPr="00424939">
        <w:rPr>
          <w:rFonts w:cs="Times New Roman"/>
          <w:b/>
          <w:color w:val="000000" w:themeColor="text1"/>
        </w:rPr>
        <w:t>ENG-</w:t>
      </w:r>
      <w:r w:rsidR="009A6279">
        <w:rPr>
          <w:rFonts w:cs="Times New Roman"/>
          <w:b/>
          <w:color w:val="000000" w:themeColor="text1"/>
        </w:rPr>
        <w:t>3</w:t>
      </w:r>
      <w:r w:rsidR="00BA0662">
        <w:rPr>
          <w:rFonts w:cs="Times New Roman"/>
          <w:b/>
          <w:color w:val="000000" w:themeColor="text1"/>
        </w:rPr>
        <w:t>12</w:t>
      </w:r>
      <w:r w:rsidRPr="00424939">
        <w:rPr>
          <w:rFonts w:cs="Times New Roman"/>
          <w:b/>
          <w:color w:val="000000" w:themeColor="text1"/>
        </w:rPr>
        <w:t xml:space="preserve"> </w:t>
      </w:r>
      <w:r w:rsidRPr="008C6B34">
        <w:rPr>
          <w:rFonts w:cs="Times New Roman"/>
          <w:b/>
          <w:color w:val="000000" w:themeColor="text1"/>
        </w:rPr>
        <w:t>Studies in Environmental Humanities (WE)</w:t>
      </w:r>
    </w:p>
    <w:p w14:paraId="5574316A" w14:textId="16E32324" w:rsidR="00A05D39" w:rsidRPr="00424939" w:rsidRDefault="008C6B34" w:rsidP="00705C78">
      <w:r>
        <w:t>Studies</w:t>
      </w:r>
      <w:r w:rsidRPr="008C6B34">
        <w:t xml:space="preserve"> selected works by major environmental writers, filmmakers, philosophers, and activists. </w:t>
      </w:r>
      <w:r>
        <w:t>Students</w:t>
      </w:r>
      <w:r w:rsidRPr="008C6B34">
        <w:t xml:space="preserve"> </w:t>
      </w:r>
      <w:r>
        <w:t>study</w:t>
      </w:r>
      <w:r w:rsidRPr="008C6B34">
        <w:t xml:space="preserve"> environmental texts in their ecological, historical, and cultural contexts and uses the interdisciplinary, justice-oriented methods of the environmental humanities to analyze environmental challenges and our cultural responses to them. Specific topics vary from year to year.</w:t>
      </w:r>
      <w:r w:rsidR="00A05D39">
        <w:t xml:space="preserve"> </w:t>
      </w:r>
    </w:p>
    <w:p w14:paraId="6DBB4B44" w14:textId="3422B2EC" w:rsidR="00CB6D6F" w:rsidRPr="00424939" w:rsidRDefault="00CB6D6F" w:rsidP="00CB6D6F">
      <w:pPr>
        <w:spacing w:after="0"/>
        <w:rPr>
          <w:rFonts w:cs="Times New Roman"/>
          <w:b/>
          <w:color w:val="000000" w:themeColor="text1"/>
        </w:rPr>
      </w:pPr>
      <w:r w:rsidRPr="00424939">
        <w:rPr>
          <w:rFonts w:cs="Times New Roman"/>
          <w:b/>
          <w:color w:val="000000" w:themeColor="text1"/>
        </w:rPr>
        <w:t>ENG-327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 American Renaissance</w:t>
      </w:r>
      <w:r w:rsidR="00AD5B40" w:rsidRPr="00424939">
        <w:rPr>
          <w:rFonts w:cs="Times New Roman"/>
          <w:b/>
          <w:color w:val="000000" w:themeColor="text1"/>
        </w:rPr>
        <w:t xml:space="preserve"> (WE)</w:t>
      </w:r>
    </w:p>
    <w:p w14:paraId="454356E1" w14:textId="7ABD17B8" w:rsidR="00CB6D6F" w:rsidRPr="00424939" w:rsidRDefault="00CB6D6F" w:rsidP="00CB6D6F">
      <w:pPr>
        <w:rPr>
          <w:rFonts w:cs="Times New Roman"/>
          <w:color w:val="000000" w:themeColor="text1"/>
        </w:rPr>
      </w:pPr>
      <w:r w:rsidRPr="00424939">
        <w:rPr>
          <w:rFonts w:cs="Times New Roman"/>
          <w:color w:val="000000" w:themeColor="text1"/>
        </w:rPr>
        <w:t xml:space="preserve">Study of literature from 1830 to the Civil War or of an author, topic, or genre of the period.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4E70FD">
        <w:rPr>
          <w:rFonts w:cs="Times New Roman"/>
          <w:color w:val="000000" w:themeColor="text1"/>
        </w:rPr>
        <w:t>1</w:t>
      </w:r>
      <w:r w:rsidR="006F78D9" w:rsidRPr="00424939">
        <w:rPr>
          <w:rFonts w:cs="Times New Roman"/>
          <w:color w:val="000000" w:themeColor="text1"/>
        </w:rPr>
        <w:t>1</w:t>
      </w:r>
      <w:r w:rsidRPr="00424939">
        <w:rPr>
          <w:rFonts w:cs="Times New Roman"/>
          <w:color w:val="000000" w:themeColor="text1"/>
        </w:rPr>
        <w:t>) or consent of instructor.</w:t>
      </w:r>
    </w:p>
    <w:p w14:paraId="4368D439" w14:textId="7B9B55B8" w:rsidR="00CB6D6F" w:rsidRPr="00424939" w:rsidRDefault="00CB6D6F" w:rsidP="00CB6D6F">
      <w:pPr>
        <w:spacing w:after="0"/>
        <w:rPr>
          <w:rFonts w:cs="Times New Roman"/>
          <w:b/>
          <w:color w:val="000000" w:themeColor="text1"/>
        </w:rPr>
      </w:pPr>
      <w:r w:rsidRPr="00424939">
        <w:rPr>
          <w:rFonts w:cs="Times New Roman"/>
          <w:b/>
          <w:color w:val="000000" w:themeColor="text1"/>
        </w:rPr>
        <w:t>ENG-337 American Realism and Naturalism</w:t>
      </w:r>
      <w:r w:rsidR="00AD5B40" w:rsidRPr="00424939">
        <w:rPr>
          <w:rFonts w:cs="Times New Roman"/>
          <w:b/>
          <w:color w:val="000000" w:themeColor="text1"/>
        </w:rPr>
        <w:t xml:space="preserve"> (WE)</w:t>
      </w:r>
    </w:p>
    <w:p w14:paraId="27A26A6C" w14:textId="37D1A079" w:rsidR="00CB6D6F" w:rsidRPr="00424939" w:rsidRDefault="00CB6D6F" w:rsidP="009616C0">
      <w:r w:rsidRPr="00424939">
        <w:t xml:space="preserve">Study of literature from the Civil War to World War I, or of an author, topic, or genre of the period. </w:t>
      </w:r>
      <w:r w:rsidRPr="00424939">
        <w:rPr>
          <w:u w:val="single"/>
        </w:rPr>
        <w:t>Prerequisite</w:t>
      </w:r>
      <w:r w:rsidR="00897BA1" w:rsidRPr="00424939">
        <w:t>:</w:t>
      </w:r>
      <w:r w:rsidRPr="00424939">
        <w:t xml:space="preserve"> Introduction to Literary Studies: The Art of Reading and Writing</w:t>
      </w:r>
      <w:r w:rsidR="00B76E1A" w:rsidRPr="00424939">
        <w:fldChar w:fldCharType="begin"/>
      </w:r>
      <w:r w:rsidR="00B76E1A" w:rsidRPr="00424939">
        <w:instrText xml:space="preserve"> XE "</w:instrText>
      </w:r>
      <w:r w:rsidR="00B76E1A" w:rsidRPr="00424939">
        <w:rPr>
          <w:b/>
          <w:smallCaps/>
        </w:rPr>
        <w:instrText>Writing</w:instrText>
      </w:r>
      <w:r w:rsidR="00B76E1A" w:rsidRPr="00424939">
        <w:instrText xml:space="preserve">" </w:instrText>
      </w:r>
      <w:r w:rsidR="00B76E1A" w:rsidRPr="00424939">
        <w:fldChar w:fldCharType="end"/>
      </w:r>
      <w:r w:rsidRPr="00424939">
        <w:t xml:space="preserve"> (ENG-1</w:t>
      </w:r>
      <w:r w:rsidR="004E70FD">
        <w:t>1</w:t>
      </w:r>
      <w:r w:rsidR="006F78D9" w:rsidRPr="00424939">
        <w:t>1</w:t>
      </w:r>
      <w:r w:rsidRPr="00424939">
        <w:t xml:space="preserve">) or consent of instructor. </w:t>
      </w:r>
    </w:p>
    <w:p w14:paraId="23ED85D7" w14:textId="73EE6978" w:rsidR="005475A9" w:rsidRPr="00424939" w:rsidRDefault="005475A9" w:rsidP="00627F4A">
      <w:pPr>
        <w:keepNext/>
        <w:spacing w:after="0"/>
        <w:rPr>
          <w:rFonts w:cs="Times New Roman"/>
          <w:b/>
          <w:color w:val="000000" w:themeColor="text1"/>
        </w:rPr>
      </w:pPr>
      <w:r w:rsidRPr="00424939">
        <w:rPr>
          <w:rFonts w:cs="Times New Roman"/>
          <w:b/>
          <w:color w:val="000000" w:themeColor="text1"/>
        </w:rPr>
        <w:t xml:space="preserve">ENG-347 </w:t>
      </w:r>
      <w:r w:rsidR="0069458F" w:rsidRPr="00424939">
        <w:rPr>
          <w:rFonts w:cs="Times New Roman"/>
          <w:b/>
          <w:color w:val="000000" w:themeColor="text1"/>
        </w:rPr>
        <w:t>Studies in Modern or Contemporary American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136D3EC5" w14:textId="689D3986" w:rsidR="00F96C97" w:rsidRPr="00424939" w:rsidRDefault="00F96C97" w:rsidP="00F96C97">
      <w:pPr>
        <w:rPr>
          <w:rFonts w:cs="Times New Roman"/>
          <w:color w:val="000000" w:themeColor="text1"/>
        </w:rPr>
      </w:pPr>
      <w:r w:rsidRPr="00424939">
        <w:rPr>
          <w:rFonts w:cs="Times New Roman"/>
          <w:color w:val="000000" w:themeColor="text1"/>
        </w:rPr>
        <w:t xml:space="preserve">Study of novels, short fiction, and poetry by American writers of the twentieth and twenty-first centuries or of an author, topic, or genre of the period.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3D5CD8F6" w14:textId="774A62F5" w:rsidR="00633DAC" w:rsidRPr="00424939" w:rsidRDefault="00633DAC" w:rsidP="00633DAC">
      <w:pPr>
        <w:keepNext/>
        <w:spacing w:after="0"/>
        <w:rPr>
          <w:rFonts w:cs="Times New Roman"/>
          <w:b/>
          <w:color w:val="000000" w:themeColor="text1"/>
        </w:rPr>
      </w:pPr>
      <w:bookmarkStart w:id="12079" w:name="ENG367"/>
      <w:r>
        <w:rPr>
          <w:rFonts w:cs="Times New Roman"/>
          <w:b/>
          <w:color w:val="000000" w:themeColor="text1"/>
        </w:rPr>
        <w:t>ENG-35</w:t>
      </w:r>
      <w:r w:rsidRPr="00424939">
        <w:rPr>
          <w:rFonts w:cs="Times New Roman"/>
          <w:b/>
          <w:color w:val="000000" w:themeColor="text1"/>
        </w:rPr>
        <w:t xml:space="preserve">7 </w:t>
      </w:r>
      <w:r w:rsidRPr="00633DAC">
        <w:rPr>
          <w:rFonts w:cs="Times New Roman"/>
          <w:b/>
          <w:color w:val="000000" w:themeColor="text1"/>
        </w:rPr>
        <w:t>Studies in Latinx/Chicanx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p>
    <w:p w14:paraId="25D2AABA" w14:textId="74352551" w:rsidR="00A05D39" w:rsidRPr="00424939" w:rsidRDefault="00FB24C7" w:rsidP="009616C0">
      <w:r>
        <w:t xml:space="preserve">Reviews </w:t>
      </w:r>
      <w:r w:rsidR="00633DAC" w:rsidRPr="00633DAC">
        <w:t xml:space="preserve">selected works of literature by Latina/os and Chicana/os. </w:t>
      </w:r>
      <w:r>
        <w:t>Students</w:t>
      </w:r>
      <w:r w:rsidR="00633DAC" w:rsidRPr="00633DAC">
        <w:t xml:space="preserve"> explore</w:t>
      </w:r>
      <w:r>
        <w:t xml:space="preserve"> through reading and discussion</w:t>
      </w:r>
      <w:r w:rsidR="00633DAC" w:rsidRPr="00633DAC">
        <w:t xml:space="preserve"> methods and concepts relating to human rights, coloniality, diaspora, Latinidad and/or linguistic philosophy to better understand the lived experiences, identities, and cultures of Latinx and Chicanx communities in the U.S. Specific topics vary from year to year.</w:t>
      </w:r>
      <w:r w:rsidR="00A05D39">
        <w:t xml:space="preserve"> </w:t>
      </w:r>
    </w:p>
    <w:p w14:paraId="2F321A32" w14:textId="525E61BB" w:rsidR="00A86D37" w:rsidRPr="00424939" w:rsidRDefault="00A86D37" w:rsidP="00705C78">
      <w:pPr>
        <w:spacing w:before="40" w:after="0"/>
        <w:rPr>
          <w:rFonts w:cs="Times New Roman"/>
          <w:b/>
          <w:color w:val="000000" w:themeColor="text1"/>
        </w:rPr>
        <w:pPrChange w:id="12080" w:author="Summer 2023 updates" w:date="2024-07-31T13:42:00Z">
          <w:pPr>
            <w:spacing w:after="120"/>
          </w:pPr>
        </w:pPrChange>
      </w:pPr>
      <w:r w:rsidRPr="00424939">
        <w:rPr>
          <w:rFonts w:cs="Times New Roman"/>
          <w:b/>
          <w:color w:val="000000" w:themeColor="text1"/>
        </w:rPr>
        <w:t>ENG-367</w:t>
      </w:r>
      <w:bookmarkEnd w:id="12079"/>
      <w:r w:rsidRPr="00424939">
        <w:rPr>
          <w:rFonts w:cs="Times New Roman"/>
          <w:b/>
          <w:color w:val="000000" w:themeColor="text1"/>
        </w:rPr>
        <w:t xml:space="preserve"> </w:t>
      </w:r>
      <w:r w:rsidR="0069458F" w:rsidRPr="00424939">
        <w:rPr>
          <w:rFonts w:cs="Times New Roman"/>
          <w:b/>
          <w:color w:val="000000" w:themeColor="text1"/>
        </w:rPr>
        <w:t xml:space="preserve">Studies in </w:t>
      </w:r>
      <w:r w:rsidRPr="00424939">
        <w:rPr>
          <w:rFonts w:cs="Times New Roman"/>
          <w:b/>
          <w:color w:val="000000" w:themeColor="text1"/>
        </w:rPr>
        <w:t>African American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47CF927" w14:textId="555B20BF" w:rsidR="008C1DF8" w:rsidRDefault="00E270BE" w:rsidP="00705C78">
      <w:pPr>
        <w:pPrChange w:id="12081" w:author="Summer 2023 updates" w:date="2024-07-31T13:42:00Z">
          <w:pPr>
            <w:spacing w:after="120"/>
          </w:pPr>
        </w:pPrChange>
      </w:pPr>
      <w:r w:rsidRPr="00424939">
        <w:t>See also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(AAM-367), p. </w:t>
      </w:r>
      <w:r w:rsidR="00811DE2" w:rsidRPr="00424939">
        <w:fldChar w:fldCharType="begin"/>
      </w:r>
      <w:r w:rsidR="00811DE2" w:rsidRPr="00424939">
        <w:instrText xml:space="preserve"> PAGEREF AAM367 \h </w:instrText>
      </w:r>
      <w:r w:rsidR="00811DE2" w:rsidRPr="00424939">
        <w:fldChar w:fldCharType="separate"/>
      </w:r>
      <w:r w:rsidR="00A74DA0">
        <w:rPr>
          <w:noProof/>
        </w:rPr>
        <w:t>68</w:t>
      </w:r>
      <w:r w:rsidR="00811DE2" w:rsidRPr="00424939">
        <w:fldChar w:fldCharType="end"/>
      </w:r>
      <w:r w:rsidRPr="00424939">
        <w:t xml:space="preserve"> </w:t>
      </w:r>
      <w:r w:rsidR="00A86D37" w:rsidRPr="00424939">
        <w:t xml:space="preserve"> </w:t>
      </w:r>
    </w:p>
    <w:p w14:paraId="705584A0" w14:textId="1F9C267B" w:rsidR="00F96C97" w:rsidRPr="00424939" w:rsidRDefault="00F96C97" w:rsidP="00705C78">
      <w:r w:rsidRPr="00424939">
        <w:t>Course focuses on specific literary genres or time periods and functions as an intermediate course between the introductory African American Literature</w:t>
      </w:r>
      <w:r w:rsidR="00B8454E" w:rsidRPr="00424939">
        <w:fldChar w:fldCharType="begin"/>
      </w:r>
      <w:r w:rsidR="00B8454E" w:rsidRPr="00424939">
        <w:instrText xml:space="preserve"> XE "Literature" </w:instrText>
      </w:r>
      <w:r w:rsidR="00B8454E" w:rsidRPr="00424939">
        <w:fldChar w:fldCharType="end"/>
      </w:r>
      <w:r w:rsidRPr="00424939">
        <w:t xml:space="preserve"> (AAM/ENG-</w:t>
      </w:r>
      <w:r w:rsidR="00E26430" w:rsidRPr="00424939">
        <w:t>137</w:t>
      </w:r>
      <w:r w:rsidRPr="00424939">
        <w:t>) and the advanced English</w:t>
      </w:r>
      <w:r w:rsidR="00B8454E" w:rsidRPr="00424939">
        <w:fldChar w:fldCharType="begin"/>
      </w:r>
      <w:r w:rsidR="00B8454E" w:rsidRPr="00424939">
        <w:instrText xml:space="preserve"> XE "English" </w:instrText>
      </w:r>
      <w:r w:rsidR="00B8454E" w:rsidRPr="00424939">
        <w:fldChar w:fldCharType="end"/>
      </w:r>
      <w:r w:rsidRPr="00424939">
        <w:t xml:space="preserve"> seminar</w:t>
      </w:r>
      <w:r w:rsidR="000A015F" w:rsidRPr="00424939">
        <w:t>,</w:t>
      </w:r>
      <w:r w:rsidRPr="00424939">
        <w:t xml:space="preserve"> particularly Seminar in Literature: United States Pluralism (ENG-</w:t>
      </w:r>
      <w:r w:rsidR="00E26430" w:rsidRPr="00424939">
        <w:t>467</w:t>
      </w:r>
      <w:r w:rsidRPr="00424939">
        <w:t>). Students read and discuss both primary and secondary sources in an effort to gain a fuller understanding and appreciation of the artistic values and of the social and cultural significance of these writings. Specific topics vary from year to year. Possible topics include African American Historical Fiction, African American Speculative Fiction, Literature of the Civil Rights Era, and the African American Bildungsroman. May be taken more than once, with consent of African American Studies</w:t>
      </w:r>
      <w:r w:rsidR="00B8454E" w:rsidRPr="00424939">
        <w:fldChar w:fldCharType="begin"/>
      </w:r>
      <w:r w:rsidR="00B8454E" w:rsidRPr="00424939">
        <w:instrText xml:space="preserve"> XE "African American Studies" </w:instrText>
      </w:r>
      <w:r w:rsidR="00B8454E" w:rsidRPr="00424939">
        <w:fldChar w:fldCharType="end"/>
      </w:r>
      <w:r w:rsidRPr="00424939">
        <w:t xml:space="preserve"> administrative coordinator, provided the topics are substantially different. </w:t>
      </w:r>
      <w:r w:rsidRPr="00424939">
        <w:rPr>
          <w:u w:val="single"/>
        </w:rPr>
        <w:t>Prerequisite</w:t>
      </w:r>
      <w:r w:rsidRPr="00424939">
        <w:t>: Introduction to Literary Studies: The Art of Reading and Writing</w:t>
      </w:r>
      <w:r w:rsidR="00B76E1A" w:rsidRPr="00424939">
        <w:fldChar w:fldCharType="begin"/>
      </w:r>
      <w:r w:rsidR="00B76E1A" w:rsidRPr="00424939">
        <w:instrText xml:space="preserve"> XE "</w:instrText>
      </w:r>
      <w:r w:rsidR="00B76E1A" w:rsidRPr="00424939">
        <w:rPr>
          <w:b/>
          <w:smallCaps/>
        </w:rPr>
        <w:instrText>Writing</w:instrText>
      </w:r>
      <w:r w:rsidR="00B76E1A" w:rsidRPr="00424939">
        <w:instrText xml:space="preserve">" </w:instrText>
      </w:r>
      <w:r w:rsidR="00B76E1A" w:rsidRPr="00424939">
        <w:fldChar w:fldCharType="end"/>
      </w:r>
      <w:r w:rsidRPr="00424939">
        <w:t xml:space="preserve"> (ENG-1</w:t>
      </w:r>
      <w:r w:rsidR="004E70FD">
        <w:t>1</w:t>
      </w:r>
      <w:r w:rsidRPr="00424939">
        <w:t>1) or consent of instructor.</w:t>
      </w:r>
    </w:p>
    <w:p w14:paraId="71FC26AD" w14:textId="3CFF37D3" w:rsidR="005475A9" w:rsidRPr="00424939" w:rsidRDefault="005475A9" w:rsidP="00CB6D6F">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375</w:t>
      </w:r>
      <w:r w:rsidRPr="00424939">
        <w:rPr>
          <w:rFonts w:cs="Times New Roman"/>
          <w:b/>
          <w:color w:val="000000" w:themeColor="text1"/>
        </w:rPr>
        <w:t xml:space="preserve"> </w:t>
      </w:r>
      <w:r w:rsidR="0069458F" w:rsidRPr="00424939">
        <w:rPr>
          <w:rFonts w:cs="Times New Roman"/>
          <w:b/>
          <w:color w:val="000000" w:themeColor="text1"/>
        </w:rPr>
        <w:t xml:space="preserve">Studies in </w:t>
      </w:r>
      <w:r w:rsidRPr="00424939">
        <w:rPr>
          <w:rFonts w:cs="Times New Roman"/>
          <w:b/>
          <w:color w:val="000000" w:themeColor="text1"/>
        </w:rPr>
        <w:t>European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5E30781" w14:textId="23DEC06C" w:rsidR="00F96C97" w:rsidRPr="00424939" w:rsidRDefault="00F96C97" w:rsidP="00C90B87">
      <w:pPr>
        <w:rPr>
          <w:rPrChange w:id="12082" w:author="Summer 2023 updates" w:date="2024-07-31T13:42:00Z">
            <w:rPr>
              <w:color w:val="000000" w:themeColor="text1"/>
            </w:rPr>
          </w:rPrChange>
        </w:rPr>
      </w:pPr>
      <w:r w:rsidRPr="00424939">
        <w:rPr>
          <w:rPrChange w:id="12083" w:author="Summer 2023 updates" w:date="2024-07-31T13:42:00Z">
            <w:rPr>
              <w:color w:val="000000" w:themeColor="text1"/>
            </w:rPr>
          </w:rPrChange>
        </w:rPr>
        <w:t>Study of selected works in English</w:t>
      </w:r>
      <w:r w:rsidR="00B8454E" w:rsidRPr="00424939">
        <w:rPr>
          <w:rPrChange w:id="12084" w:author="Summer 2023 updates" w:date="2024-07-31T13:42:00Z">
            <w:rPr>
              <w:color w:val="000000" w:themeColor="text1"/>
            </w:rPr>
          </w:rPrChange>
        </w:rPr>
        <w:fldChar w:fldCharType="begin"/>
      </w:r>
      <w:r w:rsidR="00B8454E" w:rsidRPr="00424939">
        <w:rPr>
          <w:rPrChange w:id="12085" w:author="Summer 2023 updates" w:date="2024-07-31T13:42:00Z">
            <w:rPr>
              <w:color w:val="000000" w:themeColor="text1"/>
            </w:rPr>
          </w:rPrChange>
        </w:rPr>
        <w:instrText xml:space="preserve"> XE "English" </w:instrText>
      </w:r>
      <w:r w:rsidR="00B8454E" w:rsidRPr="00424939">
        <w:rPr>
          <w:rPrChange w:id="12086" w:author="Summer 2023 updates" w:date="2024-07-31T13:42:00Z">
            <w:rPr>
              <w:color w:val="000000" w:themeColor="text1"/>
            </w:rPr>
          </w:rPrChange>
        </w:rPr>
        <w:fldChar w:fldCharType="end"/>
      </w:r>
      <w:r w:rsidRPr="00424939">
        <w:rPr>
          <w:rPrChange w:id="12087" w:author="Summer 2023 updates" w:date="2024-07-31T13:42:00Z">
            <w:rPr>
              <w:color w:val="000000" w:themeColor="text1"/>
            </w:rPr>
          </w:rPrChange>
        </w:rPr>
        <w:t xml:space="preserve"> or translation by major European writers. </w:t>
      </w:r>
      <w:r w:rsidRPr="00424939">
        <w:rPr>
          <w:u w:val="single"/>
          <w:rPrChange w:id="12088" w:author="Summer 2023 updates" w:date="2024-07-31T13:42:00Z">
            <w:rPr>
              <w:color w:val="000000" w:themeColor="text1"/>
              <w:u w:val="single"/>
            </w:rPr>
          </w:rPrChange>
        </w:rPr>
        <w:t>Prerequisite</w:t>
      </w:r>
      <w:r w:rsidR="00897BA1" w:rsidRPr="00424939">
        <w:rPr>
          <w:rPrChange w:id="12089" w:author="Summer 2023 updates" w:date="2024-07-31T13:42:00Z">
            <w:rPr>
              <w:color w:val="000000" w:themeColor="text1"/>
            </w:rPr>
          </w:rPrChange>
        </w:rPr>
        <w:t>:</w:t>
      </w:r>
      <w:r w:rsidRPr="00424939">
        <w:rPr>
          <w:rPrChange w:id="12090" w:author="Summer 2023 updates" w:date="2024-07-31T13:42:00Z">
            <w:rPr>
              <w:color w:val="000000" w:themeColor="text1"/>
            </w:rPr>
          </w:rPrChange>
        </w:rPr>
        <w:t xml:space="preserve"> Introduction to Literary Studies: The Art of Reading and Writing</w:t>
      </w:r>
      <w:r w:rsidR="00B76E1A" w:rsidRPr="00424939">
        <w:rPr>
          <w:rPrChange w:id="12091" w:author="Summer 2023 updates" w:date="2024-07-31T13:42:00Z">
            <w:rPr>
              <w:color w:val="000000" w:themeColor="text1"/>
            </w:rPr>
          </w:rPrChange>
        </w:rPr>
        <w:fldChar w:fldCharType="begin"/>
      </w:r>
      <w:r w:rsidR="00B76E1A" w:rsidRPr="00424939">
        <w:rPr>
          <w:rPrChange w:id="12092" w:author="Summer 2023 updates" w:date="2024-07-31T13:42:00Z">
            <w:rPr>
              <w:color w:val="000000" w:themeColor="text1"/>
            </w:rPr>
          </w:rPrChange>
        </w:rPr>
        <w:instrText xml:space="preserve"> XE "</w:instrText>
      </w:r>
      <w:r w:rsidR="00B76E1A" w:rsidRPr="00424939">
        <w:rPr>
          <w:b/>
          <w:smallCaps/>
          <w:rPrChange w:id="12093" w:author="Summer 2023 updates" w:date="2024-07-31T13:42:00Z">
            <w:rPr>
              <w:b/>
              <w:smallCaps/>
              <w:color w:val="000000" w:themeColor="text1"/>
            </w:rPr>
          </w:rPrChange>
        </w:rPr>
        <w:instrText>Writing</w:instrText>
      </w:r>
      <w:r w:rsidR="00B76E1A" w:rsidRPr="00424939">
        <w:rPr>
          <w:rPrChange w:id="12094" w:author="Summer 2023 updates" w:date="2024-07-31T13:42:00Z">
            <w:rPr>
              <w:color w:val="000000" w:themeColor="text1"/>
            </w:rPr>
          </w:rPrChange>
        </w:rPr>
        <w:instrText xml:space="preserve">" </w:instrText>
      </w:r>
      <w:r w:rsidR="00B76E1A" w:rsidRPr="00424939">
        <w:rPr>
          <w:rPrChange w:id="12095" w:author="Summer 2023 updates" w:date="2024-07-31T13:42:00Z">
            <w:rPr>
              <w:color w:val="000000" w:themeColor="text1"/>
            </w:rPr>
          </w:rPrChange>
        </w:rPr>
        <w:fldChar w:fldCharType="end"/>
      </w:r>
      <w:r w:rsidRPr="00424939">
        <w:rPr>
          <w:rPrChange w:id="12096" w:author="Summer 2023 updates" w:date="2024-07-31T13:42:00Z">
            <w:rPr>
              <w:color w:val="000000" w:themeColor="text1"/>
            </w:rPr>
          </w:rPrChange>
        </w:rPr>
        <w:t xml:space="preserve"> (ENG-1</w:t>
      </w:r>
      <w:r w:rsidR="00542DE2">
        <w:rPr>
          <w:rPrChange w:id="12097" w:author="Summer 2023 updates" w:date="2024-07-31T13:42:00Z">
            <w:rPr>
              <w:color w:val="000000" w:themeColor="text1"/>
            </w:rPr>
          </w:rPrChange>
        </w:rPr>
        <w:t>1</w:t>
      </w:r>
      <w:r w:rsidRPr="00424939">
        <w:rPr>
          <w:rPrChange w:id="12098" w:author="Summer 2023 updates" w:date="2024-07-31T13:42:00Z">
            <w:rPr>
              <w:color w:val="000000" w:themeColor="text1"/>
            </w:rPr>
          </w:rPrChange>
        </w:rPr>
        <w:t>1) or consent of instructor.</w:t>
      </w:r>
    </w:p>
    <w:p w14:paraId="4F1F3AA9" w14:textId="29A69F5E"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37</w:t>
      </w:r>
      <w:r w:rsidRPr="00424939">
        <w:rPr>
          <w:rFonts w:cs="Times New Roman"/>
          <w:b/>
          <w:color w:val="000000" w:themeColor="text1"/>
        </w:rPr>
        <w:t xml:space="preserve">8 </w:t>
      </w:r>
      <w:r w:rsidR="0069458F" w:rsidRPr="00424939">
        <w:rPr>
          <w:rFonts w:cs="Times New Roman"/>
          <w:b/>
          <w:color w:val="000000" w:themeColor="text1"/>
          <w:sz w:val="23"/>
          <w:szCs w:val="23"/>
        </w:rPr>
        <w:t>Studies in Transatlantic Literature</w:t>
      </w:r>
      <w:r w:rsidR="00AD5B40" w:rsidRPr="00424939">
        <w:rPr>
          <w:rFonts w:cs="Times New Roman"/>
          <w:b/>
          <w:color w:val="000000" w:themeColor="text1"/>
          <w:sz w:val="23"/>
          <w:szCs w:val="23"/>
        </w:rPr>
        <w:t xml:space="preserve"> </w:t>
      </w:r>
      <w:r w:rsidR="00AD5B40" w:rsidRPr="00424939">
        <w:rPr>
          <w:rFonts w:cs="Times New Roman"/>
          <w:b/>
          <w:color w:val="000000" w:themeColor="text1"/>
        </w:rPr>
        <w:t>(WE)</w:t>
      </w:r>
      <w:r w:rsidR="00B8454E" w:rsidRPr="00424939">
        <w:rPr>
          <w:rFonts w:cs="Times New Roman"/>
          <w:b/>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sz w:val="23"/>
          <w:szCs w:val="23"/>
        </w:rPr>
        <w:fldChar w:fldCharType="end"/>
      </w:r>
    </w:p>
    <w:p w14:paraId="3802A354" w14:textId="51A6ECFD" w:rsidR="009E55CB" w:rsidRPr="00424939" w:rsidRDefault="00F96C97" w:rsidP="00C90B87">
      <w:pPr>
        <w:rPr>
          <w:b/>
          <w:rPrChange w:id="12099" w:author="Summer 2023 updates" w:date="2024-07-31T13:42:00Z">
            <w:rPr>
              <w:b/>
              <w:color w:val="000000" w:themeColor="text1"/>
            </w:rPr>
          </w:rPrChange>
        </w:rPr>
      </w:pPr>
      <w:r w:rsidRPr="00424939">
        <w:rPr>
          <w:rPrChange w:id="12100" w:author="Summer 2023 updates" w:date="2024-07-31T13:42:00Z">
            <w:rPr>
              <w:color w:val="000000" w:themeColor="text1"/>
            </w:rPr>
          </w:rPrChange>
        </w:rPr>
        <w:t>Study of selected works in English</w:t>
      </w:r>
      <w:r w:rsidR="00B8454E" w:rsidRPr="00424939">
        <w:rPr>
          <w:rPrChange w:id="12101" w:author="Summer 2023 updates" w:date="2024-07-31T13:42:00Z">
            <w:rPr>
              <w:color w:val="000000" w:themeColor="text1"/>
            </w:rPr>
          </w:rPrChange>
        </w:rPr>
        <w:fldChar w:fldCharType="begin"/>
      </w:r>
      <w:r w:rsidR="00B8454E" w:rsidRPr="00424939">
        <w:rPr>
          <w:rPrChange w:id="12102" w:author="Summer 2023 updates" w:date="2024-07-31T13:42:00Z">
            <w:rPr>
              <w:color w:val="000000" w:themeColor="text1"/>
            </w:rPr>
          </w:rPrChange>
        </w:rPr>
        <w:instrText xml:space="preserve"> XE "English" </w:instrText>
      </w:r>
      <w:r w:rsidR="00B8454E" w:rsidRPr="00424939">
        <w:rPr>
          <w:rPrChange w:id="12103" w:author="Summer 2023 updates" w:date="2024-07-31T13:42:00Z">
            <w:rPr>
              <w:color w:val="000000" w:themeColor="text1"/>
            </w:rPr>
          </w:rPrChange>
        </w:rPr>
        <w:fldChar w:fldCharType="end"/>
      </w:r>
      <w:r w:rsidRPr="00424939">
        <w:rPr>
          <w:rPrChange w:id="12104" w:author="Summer 2023 updates" w:date="2024-07-31T13:42:00Z">
            <w:rPr>
              <w:color w:val="000000" w:themeColor="text1"/>
            </w:rPr>
          </w:rPrChange>
        </w:rPr>
        <w:t xml:space="preserve"> from the Atlantic world. This course examines the diverse literatures, politics, and trade relations of the Atlantic world and considers how transatlantic relations alter the ways we read and understand national literatures. </w:t>
      </w:r>
      <w:r w:rsidRPr="00424939">
        <w:rPr>
          <w:u w:val="single"/>
          <w:rPrChange w:id="12105" w:author="Summer 2023 updates" w:date="2024-07-31T13:42:00Z">
            <w:rPr>
              <w:color w:val="000000" w:themeColor="text1"/>
              <w:u w:val="single"/>
            </w:rPr>
          </w:rPrChange>
        </w:rPr>
        <w:t>Prerequisit</w:t>
      </w:r>
      <w:r w:rsidRPr="00424939">
        <w:rPr>
          <w:rPrChange w:id="12106" w:author="Summer 2023 updates" w:date="2024-07-31T13:42:00Z">
            <w:rPr>
              <w:color w:val="000000" w:themeColor="text1"/>
            </w:rPr>
          </w:rPrChange>
        </w:rPr>
        <w:t>e</w:t>
      </w:r>
      <w:r w:rsidR="00897BA1" w:rsidRPr="00424939">
        <w:rPr>
          <w:rPrChange w:id="12107" w:author="Summer 2023 updates" w:date="2024-07-31T13:42:00Z">
            <w:rPr>
              <w:color w:val="000000" w:themeColor="text1"/>
            </w:rPr>
          </w:rPrChange>
        </w:rPr>
        <w:t>:</w:t>
      </w:r>
      <w:r w:rsidRPr="00424939">
        <w:rPr>
          <w:rPrChange w:id="12108" w:author="Summer 2023 updates" w:date="2024-07-31T13:42:00Z">
            <w:rPr>
              <w:color w:val="000000" w:themeColor="text1"/>
            </w:rPr>
          </w:rPrChange>
        </w:rPr>
        <w:t xml:space="preserve"> Introduction to Literary Studies: The Art of Reading and Writing</w:t>
      </w:r>
      <w:r w:rsidR="00B76E1A" w:rsidRPr="00424939">
        <w:rPr>
          <w:rPrChange w:id="12109" w:author="Summer 2023 updates" w:date="2024-07-31T13:42:00Z">
            <w:rPr>
              <w:color w:val="000000" w:themeColor="text1"/>
            </w:rPr>
          </w:rPrChange>
        </w:rPr>
        <w:fldChar w:fldCharType="begin"/>
      </w:r>
      <w:r w:rsidR="00B76E1A" w:rsidRPr="00424939">
        <w:rPr>
          <w:rPrChange w:id="12110" w:author="Summer 2023 updates" w:date="2024-07-31T13:42:00Z">
            <w:rPr>
              <w:color w:val="000000" w:themeColor="text1"/>
            </w:rPr>
          </w:rPrChange>
        </w:rPr>
        <w:instrText xml:space="preserve"> XE "</w:instrText>
      </w:r>
      <w:r w:rsidR="00B76E1A" w:rsidRPr="00424939">
        <w:rPr>
          <w:b/>
          <w:smallCaps/>
          <w:rPrChange w:id="12111" w:author="Summer 2023 updates" w:date="2024-07-31T13:42:00Z">
            <w:rPr>
              <w:b/>
              <w:smallCaps/>
              <w:color w:val="000000" w:themeColor="text1"/>
            </w:rPr>
          </w:rPrChange>
        </w:rPr>
        <w:instrText>Writing</w:instrText>
      </w:r>
      <w:r w:rsidR="00B76E1A" w:rsidRPr="00424939">
        <w:rPr>
          <w:rPrChange w:id="12112" w:author="Summer 2023 updates" w:date="2024-07-31T13:42:00Z">
            <w:rPr>
              <w:color w:val="000000" w:themeColor="text1"/>
            </w:rPr>
          </w:rPrChange>
        </w:rPr>
        <w:instrText xml:space="preserve">" </w:instrText>
      </w:r>
      <w:r w:rsidR="00B76E1A" w:rsidRPr="00424939">
        <w:rPr>
          <w:rPrChange w:id="12113" w:author="Summer 2023 updates" w:date="2024-07-31T13:42:00Z">
            <w:rPr>
              <w:color w:val="000000" w:themeColor="text1"/>
            </w:rPr>
          </w:rPrChange>
        </w:rPr>
        <w:fldChar w:fldCharType="end"/>
      </w:r>
      <w:r w:rsidRPr="00424939">
        <w:rPr>
          <w:rPrChange w:id="12114" w:author="Summer 2023 updates" w:date="2024-07-31T13:42:00Z">
            <w:rPr>
              <w:color w:val="000000" w:themeColor="text1"/>
            </w:rPr>
          </w:rPrChange>
        </w:rPr>
        <w:t xml:space="preserve"> (ENG-1</w:t>
      </w:r>
      <w:r w:rsidR="00542DE2">
        <w:rPr>
          <w:rPrChange w:id="12115" w:author="Summer 2023 updates" w:date="2024-07-31T13:42:00Z">
            <w:rPr>
              <w:color w:val="000000" w:themeColor="text1"/>
            </w:rPr>
          </w:rPrChange>
        </w:rPr>
        <w:t>1</w:t>
      </w:r>
      <w:r w:rsidRPr="00424939">
        <w:rPr>
          <w:rPrChange w:id="12116" w:author="Summer 2023 updates" w:date="2024-07-31T13:42:00Z">
            <w:rPr>
              <w:color w:val="000000" w:themeColor="text1"/>
            </w:rPr>
          </w:rPrChange>
        </w:rPr>
        <w:t>1) or consent of instructor.</w:t>
      </w:r>
    </w:p>
    <w:p w14:paraId="14111561" w14:textId="3488CB5D" w:rsidR="005475A9" w:rsidRPr="00424939" w:rsidRDefault="005475A9" w:rsidP="00705E52">
      <w:pPr>
        <w:keepNext/>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380</w:t>
      </w:r>
      <w:r w:rsidRPr="00424939">
        <w:rPr>
          <w:rFonts w:cs="Times New Roman"/>
          <w:b/>
          <w:color w:val="000000" w:themeColor="text1"/>
        </w:rPr>
        <w:t xml:space="preserve"> The Age of Chaucer </w:t>
      </w:r>
      <w:r w:rsidR="00AD5B40" w:rsidRPr="00424939">
        <w:rPr>
          <w:rFonts w:cs="Times New Roman"/>
          <w:b/>
          <w:color w:val="000000" w:themeColor="text1"/>
        </w:rPr>
        <w:t>(WE)</w:t>
      </w:r>
    </w:p>
    <w:p w14:paraId="30FBC32E" w14:textId="2B73A651" w:rsidR="00833029" w:rsidRPr="00424939" w:rsidRDefault="00833029" w:rsidP="00C90B87">
      <w:pPr>
        <w:rPr>
          <w:rPrChange w:id="12117" w:author="Summer 2023 updates" w:date="2024-07-31T13:42:00Z">
            <w:rPr>
              <w:color w:val="000000" w:themeColor="text1"/>
            </w:rPr>
          </w:rPrChange>
        </w:rPr>
      </w:pPr>
      <w:r w:rsidRPr="00424939">
        <w:rPr>
          <w:rPrChange w:id="12118" w:author="Summer 2023 updates" w:date="2024-07-31T13:42:00Z">
            <w:rPr>
              <w:color w:val="000000" w:themeColor="text1"/>
            </w:rPr>
          </w:rPrChange>
        </w:rPr>
        <w:t>Reading and discussion of literature of the later Middle Ages, with some emphasis on the work of Geoffrey Chaucer. This course may count toward the upper-level early British literature requirement for the English</w:t>
      </w:r>
      <w:r w:rsidR="00B8454E" w:rsidRPr="00424939">
        <w:rPr>
          <w:rPrChange w:id="12119" w:author="Summer 2023 updates" w:date="2024-07-31T13:42:00Z">
            <w:rPr>
              <w:color w:val="000000" w:themeColor="text1"/>
            </w:rPr>
          </w:rPrChange>
        </w:rPr>
        <w:fldChar w:fldCharType="begin"/>
      </w:r>
      <w:r w:rsidR="00B8454E" w:rsidRPr="00424939">
        <w:rPr>
          <w:rPrChange w:id="12120" w:author="Summer 2023 updates" w:date="2024-07-31T13:42:00Z">
            <w:rPr>
              <w:color w:val="000000" w:themeColor="text1"/>
            </w:rPr>
          </w:rPrChange>
        </w:rPr>
        <w:instrText xml:space="preserve"> XE "English" </w:instrText>
      </w:r>
      <w:r w:rsidR="00B8454E" w:rsidRPr="00424939">
        <w:rPr>
          <w:rPrChange w:id="12121" w:author="Summer 2023 updates" w:date="2024-07-31T13:42:00Z">
            <w:rPr>
              <w:color w:val="000000" w:themeColor="text1"/>
            </w:rPr>
          </w:rPrChange>
        </w:rPr>
        <w:fldChar w:fldCharType="end"/>
      </w:r>
      <w:r w:rsidRPr="00424939">
        <w:rPr>
          <w:rPrChange w:id="12122" w:author="Summer 2023 updates" w:date="2024-07-31T13:42:00Z">
            <w:rPr>
              <w:color w:val="000000" w:themeColor="text1"/>
            </w:rPr>
          </w:rPrChange>
        </w:rPr>
        <w:t xml:space="preserve"> major. </w:t>
      </w:r>
      <w:r w:rsidRPr="00424939">
        <w:rPr>
          <w:u w:val="single"/>
          <w:rPrChange w:id="12123" w:author="Summer 2023 updates" w:date="2024-07-31T13:42:00Z">
            <w:rPr>
              <w:color w:val="000000" w:themeColor="text1"/>
              <w:u w:val="single"/>
            </w:rPr>
          </w:rPrChange>
        </w:rPr>
        <w:t>Prerequisite</w:t>
      </w:r>
      <w:r w:rsidR="00897BA1" w:rsidRPr="00424939">
        <w:rPr>
          <w:rPrChange w:id="12124" w:author="Summer 2023 updates" w:date="2024-07-31T13:42:00Z">
            <w:rPr>
              <w:color w:val="000000" w:themeColor="text1"/>
            </w:rPr>
          </w:rPrChange>
        </w:rPr>
        <w:t>:</w:t>
      </w:r>
      <w:r w:rsidRPr="00424939">
        <w:rPr>
          <w:rPrChange w:id="12125" w:author="Summer 2023 updates" w:date="2024-07-31T13:42:00Z">
            <w:rPr>
              <w:color w:val="000000" w:themeColor="text1"/>
            </w:rPr>
          </w:rPrChange>
        </w:rPr>
        <w:t xml:space="preserve"> Introduction to Literary Studies: The Art of Reading and Writing</w:t>
      </w:r>
      <w:r w:rsidR="00B76E1A" w:rsidRPr="00424939">
        <w:rPr>
          <w:rPrChange w:id="12126" w:author="Summer 2023 updates" w:date="2024-07-31T13:42:00Z">
            <w:rPr>
              <w:color w:val="000000" w:themeColor="text1"/>
            </w:rPr>
          </w:rPrChange>
        </w:rPr>
        <w:fldChar w:fldCharType="begin"/>
      </w:r>
      <w:r w:rsidR="00B76E1A" w:rsidRPr="00424939">
        <w:rPr>
          <w:rPrChange w:id="12127" w:author="Summer 2023 updates" w:date="2024-07-31T13:42:00Z">
            <w:rPr>
              <w:color w:val="000000" w:themeColor="text1"/>
            </w:rPr>
          </w:rPrChange>
        </w:rPr>
        <w:instrText xml:space="preserve"> XE "</w:instrText>
      </w:r>
      <w:r w:rsidR="00B76E1A" w:rsidRPr="00424939">
        <w:rPr>
          <w:b/>
          <w:smallCaps/>
          <w:rPrChange w:id="12128" w:author="Summer 2023 updates" w:date="2024-07-31T13:42:00Z">
            <w:rPr>
              <w:b/>
              <w:smallCaps/>
              <w:color w:val="000000" w:themeColor="text1"/>
            </w:rPr>
          </w:rPrChange>
        </w:rPr>
        <w:instrText>Writing</w:instrText>
      </w:r>
      <w:r w:rsidR="00B76E1A" w:rsidRPr="00424939">
        <w:rPr>
          <w:rPrChange w:id="12129" w:author="Summer 2023 updates" w:date="2024-07-31T13:42:00Z">
            <w:rPr>
              <w:color w:val="000000" w:themeColor="text1"/>
            </w:rPr>
          </w:rPrChange>
        </w:rPr>
        <w:instrText xml:space="preserve">" </w:instrText>
      </w:r>
      <w:r w:rsidR="00B76E1A" w:rsidRPr="00424939">
        <w:rPr>
          <w:rPrChange w:id="12130" w:author="Summer 2023 updates" w:date="2024-07-31T13:42:00Z">
            <w:rPr>
              <w:color w:val="000000" w:themeColor="text1"/>
            </w:rPr>
          </w:rPrChange>
        </w:rPr>
        <w:fldChar w:fldCharType="end"/>
      </w:r>
      <w:r w:rsidRPr="00424939">
        <w:rPr>
          <w:rPrChange w:id="12131" w:author="Summer 2023 updates" w:date="2024-07-31T13:42:00Z">
            <w:rPr>
              <w:color w:val="000000" w:themeColor="text1"/>
            </w:rPr>
          </w:rPrChange>
        </w:rPr>
        <w:t xml:space="preserve"> (ENG-1</w:t>
      </w:r>
      <w:r w:rsidR="00542DE2">
        <w:rPr>
          <w:rPrChange w:id="12132" w:author="Summer 2023 updates" w:date="2024-07-31T13:42:00Z">
            <w:rPr>
              <w:color w:val="000000" w:themeColor="text1"/>
            </w:rPr>
          </w:rPrChange>
        </w:rPr>
        <w:t>1</w:t>
      </w:r>
      <w:r w:rsidRPr="00424939">
        <w:rPr>
          <w:rPrChange w:id="12133" w:author="Summer 2023 updates" w:date="2024-07-31T13:42:00Z">
            <w:rPr>
              <w:color w:val="000000" w:themeColor="text1"/>
            </w:rPr>
          </w:rPrChange>
        </w:rPr>
        <w:t>1) or consent of instructor.</w:t>
      </w:r>
    </w:p>
    <w:p w14:paraId="0932B7E5" w14:textId="7C3B0988"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382</w:t>
      </w:r>
      <w:r w:rsidRPr="00424939">
        <w:rPr>
          <w:rFonts w:cs="Times New Roman"/>
          <w:b/>
          <w:color w:val="000000" w:themeColor="text1"/>
        </w:rPr>
        <w:t xml:space="preserve"> Shakespeare: Comedies and Romances </w:t>
      </w:r>
      <w:r w:rsidR="00AD5B40" w:rsidRPr="00424939">
        <w:rPr>
          <w:rFonts w:cs="Times New Roman"/>
          <w:b/>
          <w:color w:val="000000" w:themeColor="text1"/>
        </w:rPr>
        <w:t>(WE)</w:t>
      </w:r>
    </w:p>
    <w:p w14:paraId="28B92930" w14:textId="77777777" w:rsidR="00B31C60" w:rsidRDefault="00833029" w:rsidP="00D65F76">
      <w:pPr>
        <w:spacing w:after="0"/>
        <w:rPr>
          <w:rFonts w:cs="Times New Roman"/>
          <w:color w:val="000000" w:themeColor="text1"/>
        </w:rPr>
      </w:pPr>
      <w:r w:rsidRPr="00424939">
        <w:rPr>
          <w:rFonts w:cs="Times New Roman"/>
          <w:color w:val="000000" w:themeColor="text1"/>
        </w:rPr>
        <w:t>Reading, viewing, and discussion of comedies and romances spanning Shakespeare’s career.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A910ECB" w14:textId="49D87E10" w:rsidR="00D65F76" w:rsidRPr="00424939" w:rsidRDefault="005475A9" w:rsidP="00D65F76">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383</w:t>
      </w:r>
      <w:r w:rsidRPr="00424939">
        <w:rPr>
          <w:rFonts w:cs="Times New Roman"/>
          <w:b/>
          <w:color w:val="000000" w:themeColor="text1"/>
        </w:rPr>
        <w:t xml:space="preserve"> Shakespeare: Tragedies and Histories </w:t>
      </w:r>
      <w:r w:rsidR="00AD5B40" w:rsidRPr="00424939">
        <w:rPr>
          <w:rFonts w:cs="Times New Roman"/>
          <w:b/>
          <w:color w:val="000000" w:themeColor="text1"/>
        </w:rPr>
        <w:t>(WE)</w:t>
      </w:r>
    </w:p>
    <w:p w14:paraId="76B226B1" w14:textId="1D4889E2" w:rsidR="00D65F76" w:rsidRDefault="00833029" w:rsidP="00D65F76">
      <w:pPr>
        <w:spacing w:after="0"/>
        <w:rPr>
          <w:rFonts w:cs="Times New Roman"/>
          <w:color w:val="000000" w:themeColor="text1"/>
        </w:rPr>
      </w:pPr>
      <w:r w:rsidRPr="00424939">
        <w:rPr>
          <w:rFonts w:cs="Times New Roman"/>
          <w:color w:val="000000" w:themeColor="text1"/>
        </w:rPr>
        <w:t>Reading, viewing, and discussion of history plays and tragedies, with some emphasis on the middle period of Shakespeare’s career, including the major tragedies.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54E2C51F" w14:textId="29E95016" w:rsidR="005475A9" w:rsidRPr="00424939" w:rsidRDefault="005475A9" w:rsidP="00D65F76">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384</w:t>
      </w:r>
      <w:r w:rsidRPr="00424939">
        <w:rPr>
          <w:rFonts w:cs="Times New Roman"/>
          <w:b/>
          <w:color w:val="000000" w:themeColor="text1"/>
        </w:rPr>
        <w:t xml:space="preserve"> British Renaissance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1CA19F49" w14:textId="54ADAC72" w:rsidR="00833029" w:rsidRPr="00424939" w:rsidRDefault="00833029" w:rsidP="00F827B8">
      <w:pPr>
        <w:rPr>
          <w:rFonts w:cs="Times New Roman"/>
          <w:color w:val="000000" w:themeColor="text1"/>
        </w:rPr>
      </w:pPr>
      <w:r w:rsidRPr="00424939">
        <w:rPr>
          <w:rFonts w:cs="Times New Roman"/>
          <w:color w:val="000000" w:themeColor="text1"/>
        </w:rPr>
        <w:t>Study of the development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literature in the sixteenth and seventeenth centuries. </w:t>
      </w:r>
      <w:r w:rsidR="009A7233" w:rsidRPr="00424939">
        <w:rPr>
          <w:rFonts w:cs="Times New Roman"/>
          <w:color w:val="000000" w:themeColor="text1"/>
        </w:rPr>
        <w:t>Typically,</w:t>
      </w:r>
      <w:r w:rsidRPr="00424939">
        <w:rPr>
          <w:rFonts w:cs="Times New Roman"/>
          <w:color w:val="000000" w:themeColor="text1"/>
        </w:rPr>
        <w:t xml:space="preserve"> the focus is on either poetry or drama. This course may count toward the upper-level early British literature requirement for the English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19E83766" w14:textId="02E5DECF" w:rsidR="005475A9" w:rsidRPr="00424939" w:rsidRDefault="001E4659" w:rsidP="00627F4A">
      <w:pPr>
        <w:keepNext/>
        <w:spacing w:after="0"/>
        <w:rPr>
          <w:rFonts w:cs="Times New Roman"/>
          <w:b/>
          <w:color w:val="000000" w:themeColor="text1"/>
        </w:rPr>
      </w:pPr>
      <w:r w:rsidRPr="00424939">
        <w:rPr>
          <w:rFonts w:cs="Times New Roman"/>
          <w:b/>
          <w:color w:val="000000" w:themeColor="text1"/>
        </w:rPr>
        <w:t>ENG-3</w:t>
      </w:r>
      <w:r w:rsidR="005475A9" w:rsidRPr="00424939">
        <w:rPr>
          <w:rFonts w:cs="Times New Roman"/>
          <w:b/>
          <w:color w:val="000000" w:themeColor="text1"/>
        </w:rPr>
        <w:t>85 Restoration and Eighteenth-Century British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w:t>
      </w:r>
      <w:r w:rsidR="00AD5B40" w:rsidRPr="00424939">
        <w:rPr>
          <w:rFonts w:cs="Times New Roman"/>
          <w:b/>
          <w:color w:val="000000" w:themeColor="text1"/>
        </w:rPr>
        <w:t>(WE)</w:t>
      </w:r>
    </w:p>
    <w:p w14:paraId="5F12D8BB" w14:textId="77BDF45A" w:rsidR="00833029" w:rsidRPr="00424939" w:rsidRDefault="00833029" w:rsidP="00627F4A">
      <w:pPr>
        <w:keepLines/>
        <w:rPr>
          <w:rFonts w:cs="Times New Roman"/>
          <w:color w:val="000000" w:themeColor="text1"/>
        </w:rPr>
      </w:pPr>
      <w:r w:rsidRPr="00424939">
        <w:rPr>
          <w:rFonts w:cs="Times New Roman"/>
          <w:color w:val="000000" w:themeColor="text1"/>
        </w:rPr>
        <w:t>Study of major works from 1660 to the end of the eighteenth century or of an author, topic, or genre of the period. 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6EA476ED" w14:textId="777B2CFA" w:rsidR="005475A9" w:rsidRPr="00424939" w:rsidRDefault="000D13EA"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388</w:t>
      </w:r>
      <w:r w:rsidRPr="00424939">
        <w:rPr>
          <w:rFonts w:cs="Times New Roman"/>
          <w:b/>
          <w:color w:val="000000" w:themeColor="text1"/>
        </w:rPr>
        <w:t xml:space="preserve"> Romantic Literature</w:t>
      </w:r>
      <w:r w:rsidR="00AD5B40"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233938D" w14:textId="7CBC8E43" w:rsidR="00833029" w:rsidRPr="00424939" w:rsidRDefault="00FF1D1E" w:rsidP="00F827B8">
      <w:pPr>
        <w:rPr>
          <w:rFonts w:cs="Times New Roman"/>
          <w:color w:val="000000" w:themeColor="text1"/>
        </w:rPr>
      </w:pPr>
      <w:r w:rsidRPr="00424939">
        <w:rPr>
          <w:rFonts w:cs="Times New Roman"/>
          <w:color w:val="000000" w:themeColor="text1"/>
        </w:rPr>
        <w:t>Study of a range of literary works from 1780 to 1830, with emphasis on writings by Blake, Coleridge, Radcliffe, Robinson, Smith, Wollstonecraft, Wordsworth, Austen, Byron, Hemans, Keats, P. Shelley, and M. Shelley.</w:t>
      </w:r>
      <w:r w:rsidRPr="00424939">
        <w:rPr>
          <w:color w:val="000000" w:themeColor="text1"/>
        </w:rPr>
        <w:t xml:space="preserve"> </w:t>
      </w:r>
      <w:r w:rsidR="00833029" w:rsidRPr="00424939">
        <w:rPr>
          <w:rFonts w:cs="Times New Roman"/>
          <w:color w:val="000000" w:themeColor="text1"/>
        </w:rPr>
        <w:t>This course may count toward the upper-level early British literature requirement for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33029" w:rsidRPr="00424939">
        <w:rPr>
          <w:rFonts w:cs="Times New Roman"/>
          <w:color w:val="000000" w:themeColor="text1"/>
        </w:rPr>
        <w:t xml:space="preserve"> major. </w:t>
      </w:r>
      <w:r w:rsidR="00833029" w:rsidRPr="00424939">
        <w:rPr>
          <w:rFonts w:cs="Times New Roman"/>
          <w:color w:val="000000" w:themeColor="text1"/>
          <w:u w:val="single"/>
        </w:rPr>
        <w:t>Prerequisite</w:t>
      </w:r>
      <w:r w:rsidR="00897BA1" w:rsidRPr="00424939">
        <w:rPr>
          <w:rFonts w:cs="Times New Roman"/>
          <w:color w:val="000000" w:themeColor="text1"/>
        </w:rPr>
        <w:t>:</w:t>
      </w:r>
      <w:r w:rsidR="00833029"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833029" w:rsidRPr="00424939">
        <w:rPr>
          <w:rFonts w:cs="Times New Roman"/>
          <w:color w:val="000000" w:themeColor="text1"/>
        </w:rPr>
        <w:t xml:space="preserve"> (ENG-1</w:t>
      </w:r>
      <w:r w:rsidR="00542DE2">
        <w:rPr>
          <w:rFonts w:cs="Times New Roman"/>
          <w:color w:val="000000" w:themeColor="text1"/>
        </w:rPr>
        <w:t>1</w:t>
      </w:r>
      <w:r w:rsidR="00833029" w:rsidRPr="00424939">
        <w:rPr>
          <w:rFonts w:cs="Times New Roman"/>
          <w:color w:val="000000" w:themeColor="text1"/>
        </w:rPr>
        <w:t>1) or consent of instructor.</w:t>
      </w:r>
    </w:p>
    <w:p w14:paraId="02304580" w14:textId="52CEA64E"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390</w:t>
      </w:r>
      <w:r w:rsidRPr="00424939">
        <w:rPr>
          <w:rFonts w:cs="Times New Roman"/>
          <w:b/>
          <w:color w:val="000000" w:themeColor="text1"/>
        </w:rPr>
        <w:t xml:space="preserve"> Victorian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05C88BFA" w14:textId="629135EB" w:rsidR="00833029" w:rsidRPr="00424939" w:rsidRDefault="00833029" w:rsidP="00F827B8">
      <w:pPr>
        <w:rPr>
          <w:rFonts w:cs="Times New Roman"/>
          <w:color w:val="000000" w:themeColor="text1"/>
        </w:rPr>
      </w:pPr>
      <w:r w:rsidRPr="00424939">
        <w:rPr>
          <w:rFonts w:cs="Times New Roman"/>
          <w:color w:val="000000" w:themeColor="text1"/>
        </w:rPr>
        <w:t xml:space="preserve">Study of poetry and prose of the Victorian era from 1832 through the fin-de-siècle, including such writers as Tennyson, Browning, Barrett Browning, Arnold, Mill, Ruskin, C. Rossetti, D. G. Rossetti, Swinburne, Hopkins, and Wilde. </w:t>
      </w:r>
      <w:r w:rsidRPr="00424939">
        <w:rPr>
          <w:rFonts w:cs="Times New Roman"/>
          <w:color w:val="000000" w:themeColor="text1"/>
          <w:u w:val="single"/>
        </w:rPr>
        <w:t>Prerequisite</w:t>
      </w:r>
      <w:r w:rsidRPr="00424939">
        <w:rPr>
          <w:rFonts w:cs="Times New Roman"/>
          <w:color w:val="000000" w:themeColor="text1"/>
        </w:rPr>
        <w:t>: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8998043" w14:textId="155879D9" w:rsidR="005475A9" w:rsidRPr="00424939" w:rsidRDefault="005475A9" w:rsidP="00DB5E9E">
      <w:pPr>
        <w:spacing w:after="0"/>
        <w:rPr>
          <w:rFonts w:cs="Times New Roman"/>
          <w:b/>
          <w:bCs/>
          <w:color w:val="000000" w:themeColor="text1"/>
        </w:rPr>
      </w:pPr>
      <w:r w:rsidRPr="00424939">
        <w:rPr>
          <w:rFonts w:cs="Times New Roman"/>
          <w:b/>
          <w:color w:val="000000" w:themeColor="text1"/>
        </w:rPr>
        <w:t>ENG-</w:t>
      </w:r>
      <w:r w:rsidR="001E4659" w:rsidRPr="00424939">
        <w:rPr>
          <w:rFonts w:cs="Times New Roman"/>
          <w:b/>
          <w:color w:val="000000" w:themeColor="text1"/>
        </w:rPr>
        <w:t>392</w:t>
      </w:r>
      <w:r w:rsidRPr="00424939">
        <w:rPr>
          <w:rFonts w:cs="Times New Roman"/>
          <w:b/>
          <w:color w:val="000000" w:themeColor="text1"/>
        </w:rPr>
        <w:t xml:space="preserve"> </w:t>
      </w:r>
      <w:r w:rsidRPr="00424939">
        <w:rPr>
          <w:rFonts w:cs="Times New Roman"/>
          <w:b/>
          <w:bCs/>
          <w:color w:val="000000" w:themeColor="text1"/>
        </w:rPr>
        <w:t xml:space="preserve">The Nineteenth-Century British Novel </w:t>
      </w:r>
      <w:r w:rsidR="00AD5B40" w:rsidRPr="00424939">
        <w:rPr>
          <w:rFonts w:cs="Times New Roman"/>
          <w:b/>
          <w:color w:val="000000" w:themeColor="text1"/>
        </w:rPr>
        <w:t>(WE)</w:t>
      </w:r>
    </w:p>
    <w:p w14:paraId="1554A693" w14:textId="6633A33E" w:rsidR="00833029" w:rsidRPr="00424939" w:rsidRDefault="00833029" w:rsidP="00F827B8">
      <w:pPr>
        <w:rPr>
          <w:rFonts w:cs="Times New Roman"/>
          <w:color w:val="000000" w:themeColor="text1"/>
        </w:rPr>
      </w:pPr>
      <w:r w:rsidRPr="00424939">
        <w:rPr>
          <w:rFonts w:cs="Times New Roman"/>
          <w:color w:val="000000" w:themeColor="text1"/>
        </w:rPr>
        <w:t xml:space="preserve">Study of major British novelists such as Austen, Scott, Dickens, C. Brontë, E. Brontë, Eliot, Collins, and Hardy.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09EADE44" w14:textId="589D5A51" w:rsidR="005475A9" w:rsidRPr="00424939" w:rsidRDefault="005475A9" w:rsidP="0042443E">
      <w:pPr>
        <w:keepNext/>
        <w:spacing w:after="0"/>
        <w:rPr>
          <w:rFonts w:cs="Times New Roman"/>
          <w:b/>
          <w:bCs/>
          <w:color w:val="000000" w:themeColor="text1"/>
        </w:rPr>
      </w:pPr>
      <w:r w:rsidRPr="00424939">
        <w:rPr>
          <w:rFonts w:cs="Times New Roman"/>
          <w:b/>
          <w:color w:val="000000" w:themeColor="text1"/>
        </w:rPr>
        <w:t>ENG-</w:t>
      </w:r>
      <w:r w:rsidR="001E4659" w:rsidRPr="00424939">
        <w:rPr>
          <w:rFonts w:cs="Times New Roman"/>
          <w:b/>
          <w:color w:val="000000" w:themeColor="text1"/>
        </w:rPr>
        <w:t>393</w:t>
      </w:r>
      <w:r w:rsidRPr="00424939">
        <w:rPr>
          <w:rFonts w:cs="Times New Roman"/>
          <w:b/>
          <w:color w:val="000000" w:themeColor="text1"/>
        </w:rPr>
        <w:t xml:space="preserve"> </w:t>
      </w:r>
      <w:r w:rsidR="0069458F" w:rsidRPr="00424939">
        <w:rPr>
          <w:rFonts w:cs="Times New Roman"/>
          <w:b/>
          <w:bCs/>
          <w:color w:val="000000" w:themeColor="text1"/>
        </w:rPr>
        <w:t>Studies in Modern or Contemporary British Literature</w:t>
      </w:r>
      <w:r w:rsidR="00AD5B40" w:rsidRPr="00424939">
        <w:rPr>
          <w:rFonts w:cs="Times New Roman"/>
          <w:b/>
          <w:bCs/>
          <w:color w:val="000000" w:themeColor="text1"/>
        </w:rPr>
        <w:t xml:space="preserve"> </w:t>
      </w:r>
      <w:r w:rsidR="00AD5B40" w:rsidRPr="00424939">
        <w:rPr>
          <w:rFonts w:cs="Times New Roman"/>
          <w:b/>
          <w:color w:val="000000" w:themeColor="text1"/>
        </w:rPr>
        <w:t>(WE)</w:t>
      </w:r>
      <w:r w:rsidR="00B8454E" w:rsidRPr="00424939">
        <w:rPr>
          <w:rFonts w:cs="Times New Roman"/>
          <w:b/>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bCs/>
          <w:color w:val="000000" w:themeColor="text1"/>
        </w:rPr>
        <w:fldChar w:fldCharType="end"/>
      </w:r>
    </w:p>
    <w:p w14:paraId="6AD70340" w14:textId="089C74F5" w:rsidR="00F96C97" w:rsidRPr="00424939" w:rsidRDefault="00F96C97" w:rsidP="00F96C97">
      <w:pPr>
        <w:rPr>
          <w:rFonts w:cs="Times New Roman"/>
          <w:color w:val="000000" w:themeColor="text1"/>
        </w:rPr>
      </w:pPr>
      <w:r w:rsidRPr="00424939">
        <w:rPr>
          <w:rFonts w:cs="Times New Roman"/>
          <w:color w:val="000000" w:themeColor="text1"/>
        </w:rPr>
        <w:t xml:space="preserve">Study of novels, short fiction, and poetry by British writers of the twentieth and twenty-first centuries, or of an author, topic, or genre of the period.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Introduction to Literary Studies: The Art of Reading and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(ENG-1</w:t>
      </w:r>
      <w:r w:rsidR="00542DE2">
        <w:rPr>
          <w:rFonts w:cs="Times New Roman"/>
          <w:color w:val="000000" w:themeColor="text1"/>
        </w:rPr>
        <w:t>1</w:t>
      </w:r>
      <w:r w:rsidRPr="00424939">
        <w:rPr>
          <w:rFonts w:cs="Times New Roman"/>
          <w:color w:val="000000" w:themeColor="text1"/>
        </w:rPr>
        <w:t>1) or consent of instructor.</w:t>
      </w:r>
    </w:p>
    <w:p w14:paraId="429204B8" w14:textId="6225E1B0" w:rsidR="00680CE1" w:rsidRPr="00424939" w:rsidRDefault="00680CE1" w:rsidP="00680CE1">
      <w:pPr>
        <w:spacing w:after="0"/>
        <w:rPr>
          <w:rFonts w:cs="Times New Roman"/>
          <w:b/>
          <w:color w:val="000000" w:themeColor="text1"/>
        </w:rPr>
      </w:pPr>
      <w:r w:rsidRPr="00424939">
        <w:rPr>
          <w:rFonts w:cs="Times New Roman"/>
          <w:b/>
          <w:color w:val="000000" w:themeColor="text1"/>
        </w:rPr>
        <w:t xml:space="preserve">ENG-394 Directed </w:t>
      </w:r>
      <w:del w:id="12134" w:author="Summer 2023 updates" w:date="2024-07-31T13:42:00Z">
        <w:r w:rsidRPr="00424939">
          <w:rPr>
            <w:rFonts w:cs="Times New Roman"/>
            <w:b/>
            <w:color w:val="000000" w:themeColor="text1"/>
          </w:rPr>
          <w:delText>Studies</w:delText>
        </w:r>
      </w:del>
      <w:ins w:id="12135"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Pr="00424939">
        <w:rPr>
          <w:rFonts w:cs="Times New Roman"/>
          <w:b/>
          <w:color w:val="000000" w:themeColor="text1"/>
        </w:rPr>
        <w:t>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76CBF091" w14:textId="4F9E78B1" w:rsidR="00680CE1" w:rsidRPr="00424939" w:rsidRDefault="00680CE1" w:rsidP="00680CE1">
      <w:pPr>
        <w:spacing w:after="0"/>
        <w:rPr>
          <w:rFonts w:cs="Times New Roman"/>
          <w:color w:val="000000" w:themeColor="text1"/>
        </w:rPr>
      </w:pPr>
      <w:r w:rsidRPr="00424939">
        <w:rPr>
          <w:rFonts w:cs="Times New Roman"/>
          <w:color w:val="000000" w:themeColor="text1"/>
        </w:rPr>
        <w:t xml:space="preserve">Study of individually chosen topics in literature or execution of projects in writing under the direction of a faculty member of the department. Registration only after the instructor has approved a written proposal for the project. </w:t>
      </w:r>
      <w:r w:rsidRPr="00424939">
        <w:rPr>
          <w:rFonts w:cs="Times New Roman"/>
          <w:color w:val="000000" w:themeColor="text1"/>
          <w:u w:val="single"/>
        </w:rPr>
        <w:t>Prerequisite</w:t>
      </w:r>
      <w:r w:rsidRPr="00424939">
        <w:rPr>
          <w:rFonts w:cs="Times New Roman"/>
          <w:color w:val="000000" w:themeColor="text1"/>
        </w:rPr>
        <w:t>: three courses in literature.</w:t>
      </w:r>
    </w:p>
    <w:p w14:paraId="28FDFEB9" w14:textId="77938CC4" w:rsidR="005475A9" w:rsidRPr="00D37EFC" w:rsidRDefault="00D37EFC" w:rsidP="00C2274F">
      <w:pPr>
        <w:keepNext/>
        <w:spacing w:before="120" w:after="0"/>
        <w:rPr>
          <w:rFonts w:cs="Times New Roman"/>
          <w:b/>
          <w:smallCaps/>
          <w:color w:val="000000" w:themeColor="text1"/>
        </w:rPr>
      </w:pPr>
      <w:r w:rsidRPr="00D37EFC">
        <w:rPr>
          <w:rFonts w:cs="Times New Roman"/>
          <w:b/>
          <w:smallCaps/>
          <w:color w:val="000000" w:themeColor="text1"/>
        </w:rPr>
        <w:t>Advanced Study in English</w:t>
      </w:r>
      <w:r w:rsidR="00B8454E" w:rsidRPr="00D37EFC">
        <w:rPr>
          <w:rFonts w:cs="Times New Roman"/>
          <w:b/>
          <w:smallCaps/>
          <w:color w:val="000000" w:themeColor="text1"/>
        </w:rPr>
        <w:fldChar w:fldCharType="begin"/>
      </w:r>
      <w:r w:rsidR="00B8454E" w:rsidRPr="00D37EFC">
        <w:rPr>
          <w:smallCaps/>
          <w:color w:val="000000" w:themeColor="text1"/>
        </w:rPr>
        <w:instrText xml:space="preserve"> XE "</w:instrText>
      </w:r>
      <w:r w:rsidR="00B8454E" w:rsidRPr="00D37EFC">
        <w:rPr>
          <w:rFonts w:cs="Times New Roman"/>
          <w:smallCaps/>
          <w:color w:val="000000" w:themeColor="text1"/>
        </w:rPr>
        <w:instrText>English</w:instrText>
      </w:r>
      <w:r w:rsidR="00B8454E" w:rsidRPr="00D37EFC">
        <w:rPr>
          <w:smallCaps/>
          <w:color w:val="000000" w:themeColor="text1"/>
        </w:rPr>
        <w:instrText xml:space="preserve">" </w:instrText>
      </w:r>
      <w:r w:rsidR="00B8454E" w:rsidRPr="00D37EFC">
        <w:rPr>
          <w:rFonts w:cs="Times New Roman"/>
          <w:b/>
          <w:smallCaps/>
          <w:color w:val="000000" w:themeColor="text1"/>
        </w:rPr>
        <w:fldChar w:fldCharType="end"/>
      </w:r>
    </w:p>
    <w:p w14:paraId="3321BC5A" w14:textId="188BDD54" w:rsidR="005475A9" w:rsidRDefault="005475A9" w:rsidP="009616C0">
      <w:r w:rsidRPr="00424939">
        <w:t xml:space="preserve">Students registering for these courses must fulfill the </w:t>
      </w:r>
      <w:r w:rsidRPr="007F2936">
        <w:rPr>
          <w:u w:val="single"/>
        </w:rPr>
        <w:t>prerequisite</w:t>
      </w:r>
      <w:r w:rsidRPr="00424939">
        <w:t>s first and should consult with English</w:t>
      </w:r>
      <w:r w:rsidR="00B8454E" w:rsidRPr="00424939">
        <w:fldChar w:fldCharType="begin"/>
      </w:r>
      <w:r w:rsidR="00B8454E" w:rsidRPr="00424939">
        <w:instrText xml:space="preserve"> XE "English" </w:instrText>
      </w:r>
      <w:r w:rsidR="00B8454E" w:rsidRPr="00424939">
        <w:fldChar w:fldCharType="end"/>
      </w:r>
      <w:r w:rsidRPr="00424939">
        <w:t xml:space="preserve"> department faculty if they have questions. </w:t>
      </w:r>
    </w:p>
    <w:p w14:paraId="2BAEBFD9" w14:textId="77777777" w:rsidR="0099609A" w:rsidRDefault="0099609A">
      <w:pPr>
        <w:spacing w:after="200" w:line="276" w:lineRule="auto"/>
        <w:rPr>
          <w:ins w:id="12136" w:author="Summer 2023 updates" w:date="2024-07-31T13:42:00Z"/>
          <w:rFonts w:cs="Times New Roman"/>
          <w:b/>
          <w:color w:val="000000" w:themeColor="text1"/>
        </w:rPr>
      </w:pPr>
      <w:ins w:id="12137" w:author="Summer 2023 updates" w:date="2024-07-31T13:42:00Z">
        <w:r>
          <w:rPr>
            <w:rFonts w:cs="Times New Roman"/>
            <w:b/>
            <w:color w:val="000000" w:themeColor="text1"/>
          </w:rPr>
          <w:br w:type="page"/>
        </w:r>
      </w:ins>
    </w:p>
    <w:p w14:paraId="2C9A9641" w14:textId="4B44DBBD" w:rsidR="00680CE1" w:rsidRPr="00424939" w:rsidRDefault="00680CE1" w:rsidP="00680CE1">
      <w:pPr>
        <w:spacing w:after="0"/>
        <w:rPr>
          <w:rFonts w:cs="Times New Roman"/>
          <w:b/>
          <w:color w:val="000000" w:themeColor="text1"/>
        </w:rPr>
      </w:pPr>
      <w:r w:rsidRPr="00424939">
        <w:rPr>
          <w:rFonts w:cs="Times New Roman"/>
          <w:b/>
          <w:color w:val="000000" w:themeColor="text1"/>
        </w:rPr>
        <w:t xml:space="preserve">ENG-454 Honors Research </w:t>
      </w:r>
      <w:r w:rsidR="00AD5B40" w:rsidRPr="00424939">
        <w:rPr>
          <w:rFonts w:cs="Times New Roman"/>
          <w:b/>
          <w:color w:val="000000" w:themeColor="text1"/>
        </w:rPr>
        <w:t>(WE)</w:t>
      </w:r>
    </w:p>
    <w:p w14:paraId="4182FF20" w14:textId="6C1D9E4F" w:rsidR="00680CE1" w:rsidRPr="00424939" w:rsidRDefault="00680CE1" w:rsidP="00680CE1">
      <w:pPr>
        <w:rPr>
          <w:rFonts w:cs="Times New Roman"/>
          <w:color w:val="000000" w:themeColor="text1"/>
        </w:rPr>
      </w:pPr>
      <w:r w:rsidRPr="00424939">
        <w:rPr>
          <w:rFonts w:cs="Times New Roman"/>
          <w:color w:val="000000" w:themeColor="text1"/>
        </w:rPr>
        <w:t xml:space="preserve">Development and completion of an honors thesis under the direction of a faculty member of the department. Normally taken in Fall Term of the senior year for an X status grade. </w:t>
      </w:r>
      <w:r w:rsidRPr="00424939">
        <w:rPr>
          <w:rFonts w:cs="Times New Roman"/>
          <w:color w:val="000000" w:themeColor="text1"/>
          <w:u w:val="single"/>
        </w:rPr>
        <w:t>Prerequisites</w:t>
      </w:r>
      <w:r w:rsidRPr="00424939">
        <w:rPr>
          <w:rFonts w:cs="Times New Roman"/>
          <w:color w:val="000000" w:themeColor="text1"/>
        </w:rPr>
        <w:t>: Seminar in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(ENG-464) or Seminar in Literature: United States Pluralism (ENG-467) and consent of instructor.</w:t>
      </w:r>
    </w:p>
    <w:p w14:paraId="4D1FDB2D" w14:textId="5A9B0233" w:rsidR="005475A9" w:rsidRPr="00424939" w:rsidRDefault="005475A9" w:rsidP="00DB5E9E">
      <w:pPr>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464</w:t>
      </w:r>
      <w:r w:rsidRPr="00424939">
        <w:rPr>
          <w:rFonts w:cs="Times New Roman"/>
          <w:b/>
          <w:color w:val="000000" w:themeColor="text1"/>
        </w:rPr>
        <w:t xml:space="preserve"> Seminar in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619F9351" w14:textId="4431A757" w:rsidR="00627F4A" w:rsidRDefault="00F96C97" w:rsidP="00C90B87">
      <w:pPr>
        <w:rPr>
          <w:rPrChange w:id="12138" w:author="Summer 2023 updates" w:date="2024-07-31T13:42:00Z">
            <w:rPr>
              <w:color w:val="000000" w:themeColor="text1"/>
            </w:rPr>
          </w:rPrChange>
        </w:rPr>
      </w:pPr>
      <w:r w:rsidRPr="00424939">
        <w:rPr>
          <w:rPrChange w:id="12139" w:author="Summer 2023 updates" w:date="2024-07-31T13:42:00Z">
            <w:rPr>
              <w:color w:val="000000" w:themeColor="text1"/>
            </w:rPr>
          </w:rPrChange>
        </w:rPr>
        <w:t>Advanced study of a specialized topic in literature. As a capstone experience, the seminar fosters student-driven inquiry and requires students to present their work-in-progress and to complete a culminating project (typically, an extensive research paper). To be taken at or near the end of the English</w:t>
      </w:r>
      <w:r w:rsidR="00B8454E" w:rsidRPr="00424939">
        <w:rPr>
          <w:rPrChange w:id="12140" w:author="Summer 2023 updates" w:date="2024-07-31T13:42:00Z">
            <w:rPr>
              <w:color w:val="000000" w:themeColor="text1"/>
            </w:rPr>
          </w:rPrChange>
        </w:rPr>
        <w:fldChar w:fldCharType="begin"/>
      </w:r>
      <w:r w:rsidR="00B8454E" w:rsidRPr="00424939">
        <w:rPr>
          <w:rPrChange w:id="12141" w:author="Summer 2023 updates" w:date="2024-07-31T13:42:00Z">
            <w:rPr>
              <w:color w:val="000000" w:themeColor="text1"/>
            </w:rPr>
          </w:rPrChange>
        </w:rPr>
        <w:instrText xml:space="preserve"> XE "English" </w:instrText>
      </w:r>
      <w:r w:rsidR="00B8454E" w:rsidRPr="00424939">
        <w:rPr>
          <w:rPrChange w:id="12142" w:author="Summer 2023 updates" w:date="2024-07-31T13:42:00Z">
            <w:rPr>
              <w:color w:val="000000" w:themeColor="text1"/>
            </w:rPr>
          </w:rPrChange>
        </w:rPr>
        <w:fldChar w:fldCharType="end"/>
      </w:r>
      <w:r w:rsidRPr="00424939">
        <w:rPr>
          <w:rPrChange w:id="12143" w:author="Summer 2023 updates" w:date="2024-07-31T13:42:00Z">
            <w:rPr>
              <w:color w:val="000000" w:themeColor="text1"/>
            </w:rPr>
          </w:rPrChange>
        </w:rPr>
        <w:t xml:space="preserve"> major. May be counted toward the upper-level early British literature requirement for the English major when topic is appropriate. May be taken more than once for credit toward the English major. </w:t>
      </w:r>
      <w:r w:rsidRPr="00424939">
        <w:rPr>
          <w:u w:val="single"/>
          <w:rPrChange w:id="12144" w:author="Summer 2023 updates" w:date="2024-07-31T13:42:00Z">
            <w:rPr>
              <w:color w:val="000000" w:themeColor="text1"/>
              <w:u w:val="single"/>
            </w:rPr>
          </w:rPrChange>
        </w:rPr>
        <w:t>Prerequisites</w:t>
      </w:r>
      <w:r w:rsidRPr="00424939">
        <w:rPr>
          <w:rPrChange w:id="12145" w:author="Summer 2023 updates" w:date="2024-07-31T13:42:00Z">
            <w:rPr>
              <w:color w:val="000000" w:themeColor="text1"/>
            </w:rPr>
          </w:rPrChange>
        </w:rPr>
        <w:t xml:space="preserve">: junior standing, The Art of Literary Research </w:t>
      </w:r>
      <w:r w:rsidR="0053618B">
        <w:rPr>
          <w:rPrChange w:id="12146" w:author="Summer 2023 updates" w:date="2024-07-31T13:42:00Z">
            <w:rPr>
              <w:color w:val="000000" w:themeColor="text1"/>
            </w:rPr>
          </w:rPrChange>
        </w:rPr>
        <w:t xml:space="preserve">(WE) </w:t>
      </w:r>
      <w:r w:rsidRPr="00424939">
        <w:rPr>
          <w:rPrChange w:id="12147" w:author="Summer 2023 updates" w:date="2024-07-31T13:42:00Z">
            <w:rPr>
              <w:color w:val="000000" w:themeColor="text1"/>
            </w:rPr>
          </w:rPrChange>
        </w:rPr>
        <w:t>(ENG-301), and an English course numbered 305 or above.</w:t>
      </w:r>
    </w:p>
    <w:p w14:paraId="5744C69B" w14:textId="3452A563" w:rsidR="00A019DF" w:rsidRPr="00424939" w:rsidRDefault="00A019DF" w:rsidP="00C2274F">
      <w:pPr>
        <w:keepNext/>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467</w:t>
      </w:r>
      <w:r w:rsidRPr="00424939">
        <w:rPr>
          <w:rFonts w:cs="Times New Roman"/>
          <w:b/>
          <w:color w:val="000000" w:themeColor="text1"/>
        </w:rPr>
        <w:t xml:space="preserve"> Seminar in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r w:rsidR="00AD5B40" w:rsidRPr="00424939">
        <w:rPr>
          <w:rFonts w:cs="Times New Roman"/>
          <w:b/>
          <w:color w:val="000000" w:themeColor="text1"/>
        </w:rPr>
        <w:t>(WE)</w:t>
      </w:r>
    </w:p>
    <w:p w14:paraId="0BC5ED93" w14:textId="784EDCBA" w:rsidR="005475A9" w:rsidRPr="00424939" w:rsidRDefault="00A019DF" w:rsidP="00C2274F">
      <w:pPr>
        <w:keepLines/>
        <w:rPr>
          <w:rFonts w:cs="Times New Roman"/>
          <w:color w:val="000000" w:themeColor="text1"/>
        </w:rPr>
      </w:pPr>
      <w:r w:rsidRPr="00424939">
        <w:rPr>
          <w:rFonts w:cs="Times New Roman"/>
          <w:color w:val="000000" w:themeColor="text1"/>
        </w:rPr>
        <w:t>Advanced study of a specialized topic in literature. As a capstone experience, the seminar fosters student-driven inquiry and requires students to present their work-in-progress and to complete a culminating project (typically, an extensive research paper). To be taken at or near the end of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 May be taken more than once for credit toward the English major.  </w:t>
      </w:r>
      <w:r w:rsidRPr="00424939">
        <w:rPr>
          <w:rFonts w:cs="Times New Roman"/>
          <w:color w:val="000000" w:themeColor="text1"/>
          <w:u w:val="single"/>
        </w:rPr>
        <w:t>Prerequisites</w:t>
      </w:r>
      <w:r w:rsidRPr="00424939">
        <w:rPr>
          <w:rFonts w:cs="Times New Roman"/>
          <w:color w:val="000000" w:themeColor="text1"/>
        </w:rPr>
        <w:t>: junior standing, The Art of Literary Research</w:t>
      </w:r>
      <w:r w:rsidR="0053618B">
        <w:rPr>
          <w:rFonts w:cs="Times New Roman"/>
          <w:color w:val="000000" w:themeColor="text1"/>
        </w:rPr>
        <w:t xml:space="preserve"> (WE)</w:t>
      </w:r>
      <w:r w:rsidRPr="00424939">
        <w:rPr>
          <w:rFonts w:cs="Times New Roman"/>
          <w:color w:val="000000" w:themeColor="text1"/>
        </w:rPr>
        <w:t xml:space="preserve"> (ENG-301), and an English course numbered 305 or above.</w:t>
      </w:r>
      <w:r w:rsidR="005475A9" w:rsidRPr="00424939">
        <w:rPr>
          <w:rFonts w:cs="Times New Roman"/>
          <w:color w:val="000000" w:themeColor="text1"/>
        </w:rPr>
        <w:t xml:space="preserve"> </w:t>
      </w:r>
    </w:p>
    <w:p w14:paraId="4337DD3F" w14:textId="02C496FF" w:rsidR="005475A9" w:rsidRPr="00424939" w:rsidRDefault="005475A9" w:rsidP="00705E52">
      <w:pPr>
        <w:keepNext/>
        <w:keepLines/>
        <w:spacing w:after="0"/>
        <w:rPr>
          <w:rFonts w:cs="Times New Roman"/>
          <w:b/>
          <w:color w:val="000000" w:themeColor="text1"/>
        </w:rPr>
      </w:pPr>
      <w:r w:rsidRPr="00424939">
        <w:rPr>
          <w:rFonts w:cs="Times New Roman"/>
          <w:b/>
          <w:color w:val="000000" w:themeColor="text1"/>
        </w:rPr>
        <w:t>ENG-</w:t>
      </w:r>
      <w:r w:rsidR="001E4659" w:rsidRPr="00424939">
        <w:rPr>
          <w:rFonts w:cs="Times New Roman"/>
          <w:b/>
          <w:color w:val="000000" w:themeColor="text1"/>
        </w:rPr>
        <w:t>494</w:t>
      </w:r>
      <w:r w:rsidRPr="00424939">
        <w:rPr>
          <w:rFonts w:cs="Times New Roman"/>
          <w:b/>
          <w:color w:val="000000" w:themeColor="text1"/>
        </w:rPr>
        <w:t xml:space="preserve"> Internship in English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3F080CB5" w14:textId="624FFD98" w:rsidR="005437C0" w:rsidRDefault="005475A9" w:rsidP="00E64024">
      <w:pPr>
        <w:rPr>
          <w:rPrChange w:id="12148" w:author="Summer 2023 updates" w:date="2024-07-31T13:42:00Z">
            <w:rPr>
              <w:color w:val="000000" w:themeColor="text1"/>
            </w:rPr>
          </w:rPrChange>
        </w:rPr>
        <w:pPrChange w:id="12149" w:author="Summer 2023 updates" w:date="2024-07-31T13:42:00Z">
          <w:pPr>
            <w:keepLines/>
            <w:spacing w:after="0"/>
          </w:pPr>
        </w:pPrChange>
      </w:pPr>
      <w:r w:rsidRPr="00424939">
        <w:rPr>
          <w:rPrChange w:id="12150" w:author="Summer 2023 updates" w:date="2024-07-31T13:42:00Z">
            <w:rPr>
              <w:color w:val="000000" w:themeColor="text1"/>
            </w:rPr>
          </w:rPrChange>
        </w:rPr>
        <w:t>Exploration of a career area related to English</w:t>
      </w:r>
      <w:r w:rsidR="00B8454E" w:rsidRPr="00424939">
        <w:rPr>
          <w:rPrChange w:id="12151" w:author="Summer 2023 updates" w:date="2024-07-31T13:42:00Z">
            <w:rPr>
              <w:color w:val="000000" w:themeColor="text1"/>
            </w:rPr>
          </w:rPrChange>
        </w:rPr>
        <w:fldChar w:fldCharType="begin"/>
      </w:r>
      <w:r w:rsidR="00B8454E" w:rsidRPr="00424939">
        <w:rPr>
          <w:rPrChange w:id="12152" w:author="Summer 2023 updates" w:date="2024-07-31T13:42:00Z">
            <w:rPr>
              <w:color w:val="000000" w:themeColor="text1"/>
            </w:rPr>
          </w:rPrChange>
        </w:rPr>
        <w:instrText xml:space="preserve"> XE "English" </w:instrText>
      </w:r>
      <w:r w:rsidR="00B8454E" w:rsidRPr="00424939">
        <w:rPr>
          <w:rPrChange w:id="12153" w:author="Summer 2023 updates" w:date="2024-07-31T13:42:00Z">
            <w:rPr>
              <w:color w:val="000000" w:themeColor="text1"/>
            </w:rPr>
          </w:rPrChange>
        </w:rPr>
        <w:fldChar w:fldCharType="end"/>
      </w:r>
      <w:r w:rsidRPr="00424939">
        <w:rPr>
          <w:rPrChange w:id="12154" w:author="Summer 2023 updates" w:date="2024-07-31T13:42:00Z">
            <w:rPr>
              <w:color w:val="000000" w:themeColor="text1"/>
            </w:rPr>
          </w:rPrChange>
        </w:rPr>
        <w:t xml:space="preserve">. </w:t>
      </w:r>
      <w:r w:rsidR="00AE677B" w:rsidRPr="00424939">
        <w:rPr>
          <w:rPrChange w:id="12155" w:author="Summer 2023 updates" w:date="2024-07-31T13:42:00Z">
            <w:rPr>
              <w:color w:val="000000" w:themeColor="text1"/>
            </w:rPr>
          </w:rPrChange>
        </w:rPr>
        <w:t>Application</w:t>
      </w:r>
      <w:r w:rsidR="00B76E1A" w:rsidRPr="00424939">
        <w:rPr>
          <w:rPrChange w:id="12156" w:author="Summer 2023 updates" w:date="2024-07-31T13:42:00Z">
            <w:rPr>
              <w:color w:val="000000" w:themeColor="text1"/>
            </w:rPr>
          </w:rPrChange>
        </w:rPr>
        <w:fldChar w:fldCharType="begin"/>
      </w:r>
      <w:r w:rsidR="00B76E1A" w:rsidRPr="00424939">
        <w:rPr>
          <w:rPrChange w:id="12157" w:author="Summer 2023 updates" w:date="2024-07-31T13:42:00Z">
            <w:rPr>
              <w:color w:val="000000" w:themeColor="text1"/>
            </w:rPr>
          </w:rPrChange>
        </w:rPr>
        <w:instrText xml:space="preserve"> XE "</w:instrText>
      </w:r>
      <w:r w:rsidR="00B76E1A" w:rsidRPr="00424939">
        <w:rPr>
          <w:b/>
          <w:rPrChange w:id="12158" w:author="Summer 2023 updates" w:date="2024-07-31T13:42:00Z">
            <w:rPr>
              <w:b/>
              <w:color w:val="000000" w:themeColor="text1"/>
            </w:rPr>
          </w:rPrChange>
        </w:rPr>
        <w:instrText>Application</w:instrText>
      </w:r>
      <w:r w:rsidR="00B76E1A" w:rsidRPr="00424939">
        <w:rPr>
          <w:rPrChange w:id="12159" w:author="Summer 2023 updates" w:date="2024-07-31T13:42:00Z">
            <w:rPr>
              <w:color w:val="000000" w:themeColor="text1"/>
            </w:rPr>
          </w:rPrChange>
        </w:rPr>
        <w:instrText xml:space="preserve">" </w:instrText>
      </w:r>
      <w:r w:rsidR="00B76E1A" w:rsidRPr="00424939">
        <w:rPr>
          <w:rPrChange w:id="12160" w:author="Summer 2023 updates" w:date="2024-07-31T13:42:00Z">
            <w:rPr>
              <w:color w:val="000000" w:themeColor="text1"/>
            </w:rPr>
          </w:rPrChange>
        </w:rPr>
        <w:fldChar w:fldCharType="end"/>
      </w:r>
      <w:r w:rsidR="00AE677B" w:rsidRPr="00424939">
        <w:rPr>
          <w:rPrChange w:id="12161" w:author="Summer 2023 updates" w:date="2024-07-31T13:42:00Z">
            <w:rPr>
              <w:color w:val="000000" w:themeColor="text1"/>
            </w:rPr>
          </w:rPrChange>
        </w:rPr>
        <w:t xml:space="preserve"> and supervision through the </w:t>
      </w:r>
      <w:r w:rsidR="00A437F3" w:rsidRPr="00424939">
        <w:rPr>
          <w:rPrChange w:id="12162" w:author="Summer 2023 updates" w:date="2024-07-31T13:42:00Z">
            <w:rPr>
              <w:color w:val="000000" w:themeColor="text1"/>
            </w:rPr>
          </w:rPrChange>
        </w:rPr>
        <w:t>Internship Specialist</w:t>
      </w:r>
      <w:r w:rsidR="00AE677B" w:rsidRPr="00424939">
        <w:rPr>
          <w:rPrChange w:id="12163" w:author="Summer 2023 updates" w:date="2024-07-31T13:42:00Z">
            <w:rPr>
              <w:color w:val="000000" w:themeColor="text1"/>
            </w:rPr>
          </w:rPrChange>
        </w:rPr>
        <w:t xml:space="preserve">.  </w:t>
      </w:r>
      <w:r w:rsidRPr="00424939">
        <w:rPr>
          <w:rPrChange w:id="12164" w:author="Summer 2023 updates" w:date="2024-07-31T13:42:00Z">
            <w:rPr>
              <w:color w:val="000000" w:themeColor="text1"/>
            </w:rPr>
          </w:rPrChange>
        </w:rPr>
        <w:t xml:space="preserve">A minimum of 140 hours on-site experience is required. </w:t>
      </w:r>
      <w:r w:rsidR="00A7479E" w:rsidRPr="00424939">
        <w:rPr>
          <w:rPrChange w:id="12165" w:author="Summer 2023 updates" w:date="2024-07-31T13:42:00Z">
            <w:rPr>
              <w:color w:val="000000" w:themeColor="text1"/>
            </w:rPr>
          </w:rPrChange>
        </w:rPr>
        <w:t>P/NP</w:t>
      </w:r>
      <w:r w:rsidRPr="00424939">
        <w:rPr>
          <w:rPrChange w:id="12166" w:author="Summer 2023 updates" w:date="2024-07-31T13:42:00Z">
            <w:rPr>
              <w:color w:val="000000" w:themeColor="text1"/>
            </w:rPr>
          </w:rPrChange>
        </w:rPr>
        <w:t xml:space="preserve"> basis only. This course does not satisfy any of the requirements for a major in English, but with consent of rhetoric </w:t>
      </w:r>
      <w:r w:rsidR="005555FD">
        <w:rPr>
          <w:rPrChange w:id="12167" w:author="Summer 2023 updates" w:date="2024-07-31T13:42:00Z">
            <w:rPr>
              <w:color w:val="000000" w:themeColor="text1"/>
            </w:rPr>
          </w:rPrChange>
        </w:rPr>
        <w:t>department chair</w:t>
      </w:r>
      <w:r w:rsidRPr="00424939">
        <w:rPr>
          <w:rPrChange w:id="12168" w:author="Summer 2023 updates" w:date="2024-07-31T13:42:00Z">
            <w:rPr>
              <w:color w:val="000000" w:themeColor="text1"/>
            </w:rPr>
          </w:rPrChange>
        </w:rPr>
        <w:t>, one credit from an appropriate internship may satisfy the requirements for a minor</w:t>
      </w:r>
      <w:r w:rsidR="00B8454E" w:rsidRPr="00424939">
        <w:rPr>
          <w:rPrChange w:id="12169" w:author="Summer 2023 updates" w:date="2024-07-31T13:42:00Z">
            <w:rPr>
              <w:color w:val="000000" w:themeColor="text1"/>
            </w:rPr>
          </w:rPrChange>
        </w:rPr>
        <w:fldChar w:fldCharType="begin"/>
      </w:r>
      <w:r w:rsidR="00B8454E" w:rsidRPr="00424939">
        <w:rPr>
          <w:rPrChange w:id="12170" w:author="Summer 2023 updates" w:date="2024-07-31T13:42:00Z">
            <w:rPr>
              <w:color w:val="000000" w:themeColor="text1"/>
            </w:rPr>
          </w:rPrChange>
        </w:rPr>
        <w:instrText xml:space="preserve"> XE "</w:instrText>
      </w:r>
      <w:del w:id="12171" w:author="Summer 2023 updates" w:date="2024-07-31T13:42:00Z">
        <w:r w:rsidR="00B8454E" w:rsidRPr="00424939">
          <w:rPr>
            <w:rStyle w:val="Strong"/>
            <w:rFonts w:ascii="Garamond" w:hAnsi="Garamond"/>
            <w:color w:val="000000" w:themeColor="text1"/>
          </w:rPr>
          <w:delInstrText>minor</w:delInstrText>
        </w:r>
      </w:del>
      <w:ins w:id="12172" w:author="Summer 2023 updates" w:date="2024-07-31T13:42:00Z">
        <w:r w:rsidR="00364529">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2173" w:author="Summer 2023 updates" w:date="2024-07-31T13:42:00Z">
            <w:rPr>
              <w:color w:val="000000" w:themeColor="text1"/>
            </w:rPr>
          </w:rPrChange>
        </w:rPr>
        <w:instrText xml:space="preserve">" </w:instrText>
      </w:r>
      <w:r w:rsidR="00B8454E" w:rsidRPr="00424939">
        <w:rPr>
          <w:rPrChange w:id="12174" w:author="Summer 2023 updates" w:date="2024-07-31T13:42:00Z">
            <w:rPr>
              <w:color w:val="000000" w:themeColor="text1"/>
            </w:rPr>
          </w:rPrChange>
        </w:rPr>
        <w:fldChar w:fldCharType="end"/>
      </w:r>
      <w:r w:rsidRPr="00424939">
        <w:rPr>
          <w:rPrChange w:id="12175" w:author="Summer 2023 updates" w:date="2024-07-31T13:42:00Z">
            <w:rPr>
              <w:color w:val="000000" w:themeColor="text1"/>
            </w:rPr>
          </w:rPrChange>
        </w:rPr>
        <w:t xml:space="preserve"> in writing. </w:t>
      </w:r>
      <w:r w:rsidR="00B87BB2" w:rsidRPr="00424939">
        <w:rPr>
          <w:u w:val="single"/>
          <w:rPrChange w:id="12176" w:author="Summer 2023 updates" w:date="2024-07-31T13:42:00Z">
            <w:rPr>
              <w:color w:val="000000" w:themeColor="text1"/>
              <w:u w:val="single"/>
            </w:rPr>
          </w:rPrChange>
        </w:rPr>
        <w:t>Prerequisites</w:t>
      </w:r>
      <w:r w:rsidR="00897BA1" w:rsidRPr="00424939">
        <w:rPr>
          <w:rPrChange w:id="12177" w:author="Summer 2023 updates" w:date="2024-07-31T13:42:00Z">
            <w:rPr>
              <w:color w:val="000000" w:themeColor="text1"/>
            </w:rPr>
          </w:rPrChange>
        </w:rPr>
        <w:t>:</w:t>
      </w:r>
      <w:r w:rsidRPr="00424939">
        <w:rPr>
          <w:rPrChange w:id="12178" w:author="Summer 2023 updates" w:date="2024-07-31T13:42:00Z">
            <w:rPr>
              <w:color w:val="000000" w:themeColor="text1"/>
            </w:rPr>
          </w:rPrChange>
        </w:rPr>
        <w:t xml:space="preserve"> junior standing and consent of department chair. </w:t>
      </w:r>
      <w:bookmarkStart w:id="12179" w:name="_Ref14099417"/>
      <w:bookmarkStart w:id="12180" w:name="_Ref14101249"/>
    </w:p>
    <w:p w14:paraId="150D8830" w14:textId="77777777" w:rsidR="005437C0" w:rsidRDefault="005437C0" w:rsidP="005437C0">
      <w:pPr>
        <w:keepLines/>
        <w:spacing w:after="0"/>
        <w:rPr>
          <w:rFonts w:cs="Times New Roman"/>
          <w:color w:val="000000" w:themeColor="text1"/>
        </w:rPr>
      </w:pPr>
    </w:p>
    <w:p w14:paraId="6739B00B" w14:textId="77777777" w:rsidR="005437C0" w:rsidRPr="005437C0" w:rsidRDefault="005437C0" w:rsidP="005437C0">
      <w:pPr>
        <w:keepLines/>
        <w:spacing w:after="0"/>
        <w:rPr>
          <w:rFonts w:cs="Times New Roman"/>
          <w:color w:val="000000" w:themeColor="text1"/>
        </w:rPr>
      </w:pPr>
    </w:p>
    <w:p w14:paraId="460F13DB" w14:textId="6BE19084" w:rsidR="00AD3A30" w:rsidRPr="00C668C0" w:rsidRDefault="00C668C0" w:rsidP="00C90B87">
      <w:pPr>
        <w:pStyle w:val="Heading4"/>
        <w:spacing w:before="120"/>
        <w:rPr>
          <w:rFonts w:ascii="Garamond" w:hAnsi="Garamond"/>
          <w:smallCaps w:val="0"/>
          <w:color w:val="000000" w:themeColor="text1"/>
        </w:rPr>
        <w:pPrChange w:id="12181" w:author="Summer 2023 updates" w:date="2024-07-31T13:42:00Z">
          <w:pPr>
            <w:pStyle w:val="Heading4"/>
          </w:pPr>
        </w:pPrChange>
      </w:pPr>
      <w:bookmarkStart w:id="12182" w:name="_Toc141355756"/>
      <w:bookmarkStart w:id="12183" w:name="_Toc110005237"/>
      <w:r w:rsidRPr="00C668C0">
        <w:rPr>
          <w:rFonts w:ascii="Garamond" w:hAnsi="Garamond"/>
          <w:smallCaps w:val="0"/>
          <w:color w:val="000000" w:themeColor="text1"/>
        </w:rPr>
        <w:t>—Environmental Science (Collateral Major)</w:t>
      </w:r>
      <w:bookmarkEnd w:id="12179"/>
      <w:bookmarkEnd w:id="12180"/>
      <w:bookmarkEnd w:id="12182"/>
      <w:bookmarkEnd w:id="12183"/>
    </w:p>
    <w:p w14:paraId="4B79976B" w14:textId="31C09633" w:rsidR="00AD3A30" w:rsidRPr="00424939" w:rsidRDefault="00AD3A30" w:rsidP="00E64024">
      <w:pPr>
        <w:rPr>
          <w:rPrChange w:id="12184" w:author="Summer 2023 updates" w:date="2024-07-31T13:42:00Z">
            <w:rPr>
              <w:color w:val="000000" w:themeColor="text1"/>
            </w:rPr>
          </w:rPrChange>
        </w:rPr>
      </w:pPr>
      <w:del w:id="12185" w:author="Summer 2023 updates" w:date="2024-07-31T13:42:00Z">
        <w:r w:rsidRPr="00424939">
          <w:rPr>
            <w:rFonts w:cs="Times New Roman"/>
            <w:color w:val="000000" w:themeColor="text1"/>
          </w:rPr>
          <w:delText xml:space="preserve">St. Clair, </w:delText>
        </w:r>
      </w:del>
      <w:r w:rsidRPr="00424939">
        <w:rPr>
          <w:rPrChange w:id="12186" w:author="Summer 2023 updates" w:date="2024-07-31T13:42:00Z">
            <w:rPr>
              <w:color w:val="000000" w:themeColor="text1"/>
            </w:rPr>
          </w:rPrChange>
        </w:rPr>
        <w:t>Sanchini (Administrative Coordinators).</w:t>
      </w:r>
    </w:p>
    <w:p w14:paraId="12B2BC11" w14:textId="77777777" w:rsidR="00AD3A30" w:rsidRPr="00C90B87" w:rsidRDefault="00AD3A30" w:rsidP="00C90B87">
      <w:pPr>
        <w:spacing w:before="120" w:after="0"/>
        <w:rPr>
          <w:b/>
          <w:rPrChange w:id="12187" w:author="Summer 2023 updates" w:date="2024-07-31T13:42:00Z">
            <w:rPr>
              <w:b/>
              <w:color w:val="000000" w:themeColor="text1"/>
            </w:rPr>
          </w:rPrChange>
        </w:rPr>
        <w:pPrChange w:id="12188" w:author="Summer 2023 updates" w:date="2024-07-31T13:42:00Z">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0"/>
          </w:pPr>
        </w:pPrChange>
      </w:pPr>
      <w:r w:rsidRPr="00C90B87">
        <w:rPr>
          <w:b/>
          <w:rPrChange w:id="12189" w:author="Summer 2023 updates" w:date="2024-07-31T13:42:00Z">
            <w:rPr>
              <w:b/>
              <w:color w:val="000000" w:themeColor="text1"/>
            </w:rPr>
          </w:rPrChange>
        </w:rPr>
        <w:t>Collateral Major in Environmental Science</w:t>
      </w:r>
    </w:p>
    <w:p w14:paraId="7D3DCBB2" w14:textId="77777777" w:rsidR="00A715E9" w:rsidRPr="00424939" w:rsidRDefault="00A715E9" w:rsidP="00381291">
      <w:pPr>
        <w:spacing w:after="40"/>
        <w:rPr>
          <w:bCs/>
          <w:color w:val="000000" w:themeColor="text1"/>
        </w:rPr>
      </w:pPr>
      <w:r w:rsidRPr="00424939">
        <w:rPr>
          <w:bCs/>
          <w:color w:val="000000" w:themeColor="text1"/>
        </w:rPr>
        <w:t xml:space="preserve">A major in environmental science requires a minimum cumulative 2.0 GPA in all courses counted toward the major. </w:t>
      </w:r>
    </w:p>
    <w:p w14:paraId="6021F8C1" w14:textId="3D478ECB" w:rsidR="00BE1A86" w:rsidRPr="00424939" w:rsidRDefault="00BE1A86" w:rsidP="00E64024">
      <w:pPr>
        <w:rPr>
          <w:rPrChange w:id="12190" w:author="Summer 2023 updates" w:date="2024-07-31T13:42:00Z">
            <w:rPr>
              <w:color w:val="000000" w:themeColor="text1"/>
            </w:rPr>
          </w:rPrChange>
        </w:rPr>
        <w:pPrChange w:id="12191" w:author="Summer 2023 updates" w:date="2024-07-31T13:42:00Z">
          <w:pPr>
            <w:spacing w:after="40"/>
          </w:pPr>
        </w:pPrChange>
      </w:pPr>
      <w:r w:rsidRPr="00424939">
        <w:rPr>
          <w:rPrChange w:id="12192" w:author="Summer 2023 updates" w:date="2024-07-31T13:42:00Z">
            <w:rPr>
              <w:color w:val="000000" w:themeColor="text1"/>
            </w:rPr>
          </w:rPrChange>
        </w:rPr>
        <w:t xml:space="preserve">Concurrent completion of a primary major in biology or chemistry is required.  </w:t>
      </w:r>
    </w:p>
    <w:p w14:paraId="6DE583A2" w14:textId="77777777" w:rsidR="00AD3A30" w:rsidRPr="00424939" w:rsidRDefault="00AD3A30" w:rsidP="00E500FB">
      <w:pPr>
        <w:widowControl w:val="0"/>
        <w:numPr>
          <w:ilvl w:val="0"/>
          <w:numId w:val="9"/>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combinations:</w:t>
      </w:r>
    </w:p>
    <w:p w14:paraId="0E679F40" w14:textId="6BC99FC3" w:rsidR="00BE1A86" w:rsidRPr="00424939" w:rsidRDefault="00BE1A86" w:rsidP="00780484">
      <w:pPr>
        <w:widowControl w:val="0"/>
        <w:tabs>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720" w:hanging="360"/>
        <w:textAlignment w:val="baseline"/>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majors:</w:t>
      </w:r>
    </w:p>
    <w:p w14:paraId="74543BC4" w14:textId="38551FA2" w:rsidR="00AD3A30" w:rsidRPr="00424939" w:rsidRDefault="00AD3A30" w:rsidP="0003289F">
      <w:pPr>
        <w:widowControl w:val="0"/>
        <w:tabs>
          <w:tab w:val="left" w:pos="-1440"/>
          <w:tab w:val="left" w:pos="-720"/>
          <w:tab w:val="num" w:pos="99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900" w:hanging="360"/>
        <w:textAlignment w:val="baseline"/>
        <w:rPr>
          <w:rFonts w:cs="Times New Roman"/>
          <w:color w:val="000000" w:themeColor="text1"/>
        </w:rPr>
      </w:pPr>
      <w:r w:rsidRPr="00424939">
        <w:rPr>
          <w:rFonts w:cs="Times New Roman"/>
          <w:color w:val="000000" w:themeColor="text1"/>
        </w:rPr>
        <w:t xml:space="preserve">MTH-135 Calculus I </w:t>
      </w:r>
    </w:p>
    <w:p w14:paraId="5E85C809" w14:textId="481FD316" w:rsidR="00AD3A30" w:rsidRPr="00424939" w:rsidRDefault="00AD3A30" w:rsidP="0003289F">
      <w:pPr>
        <w:tabs>
          <w:tab w:val="left" w:pos="-1440"/>
          <w:tab w:val="left" w:pos="-720"/>
          <w:tab w:val="num" w:pos="720"/>
          <w:tab w:val="num" w:pos="990"/>
          <w:tab w:val="left" w:pos="2160"/>
          <w:tab w:val="left" w:pos="3364"/>
          <w:tab w:val="left" w:pos="4320"/>
          <w:tab w:val="left" w:pos="5040"/>
          <w:tab w:val="left" w:pos="5760"/>
          <w:tab w:val="left" w:pos="6480"/>
          <w:tab w:val="left" w:pos="7200"/>
          <w:tab w:val="left" w:pos="7920"/>
          <w:tab w:val="left" w:pos="8640"/>
          <w:tab w:val="left" w:pos="9360"/>
        </w:tabs>
        <w:spacing w:after="0"/>
        <w:ind w:left="900" w:hanging="360"/>
        <w:rPr>
          <w:rFonts w:cs="Times New Roman"/>
          <w:color w:val="000000" w:themeColor="text1"/>
        </w:rPr>
      </w:pPr>
      <w:r w:rsidRPr="00424939">
        <w:rPr>
          <w:rFonts w:cs="Times New Roman"/>
          <w:color w:val="000000" w:themeColor="text1"/>
        </w:rPr>
        <w:t>BIO-</w:t>
      </w:r>
      <w:r w:rsidR="00926301" w:rsidRPr="00424939">
        <w:rPr>
          <w:rFonts w:cs="Times New Roman"/>
          <w:color w:val="000000" w:themeColor="text1"/>
        </w:rPr>
        <w:t>445/-445L</w:t>
      </w:r>
      <w:r w:rsidRPr="00424939">
        <w:rPr>
          <w:rFonts w:cs="Times New Roman"/>
          <w:color w:val="000000" w:themeColor="text1"/>
        </w:rPr>
        <w:t xml:space="preserve"> Environmental Microbiology and Lab</w:t>
      </w:r>
      <w:r w:rsidR="00780484" w:rsidRPr="00424939">
        <w:rPr>
          <w:rFonts w:cs="Times New Roman"/>
          <w:color w:val="000000" w:themeColor="text1"/>
        </w:rPr>
        <w:t>.</w:t>
      </w:r>
      <w:r w:rsidRPr="00424939">
        <w:rPr>
          <w:rFonts w:cs="Times New Roman"/>
          <w:color w:val="000000" w:themeColor="text1"/>
        </w:rPr>
        <w:t xml:space="preserve"> </w:t>
      </w:r>
    </w:p>
    <w:p w14:paraId="4D57E898" w14:textId="77777777" w:rsidR="00AD3A30" w:rsidRPr="00150613" w:rsidRDefault="00AD3A30" w:rsidP="00381291">
      <w:pPr>
        <w:pStyle w:val="NormalWeb"/>
        <w:tabs>
          <w:tab w:val="num" w:pos="1080"/>
        </w:tabs>
        <w:spacing w:before="0" w:beforeAutospacing="0" w:after="0" w:afterAutospacing="0" w:line="216" w:lineRule="auto"/>
        <w:ind w:left="720" w:hanging="360"/>
        <w:jc w:val="left"/>
        <w:rPr>
          <w:rFonts w:ascii="Garamond" w:hAnsi="Garamond"/>
          <w:color w:val="000000" w:themeColor="text1"/>
          <w:sz w:val="22"/>
          <w:szCs w:val="22"/>
        </w:rPr>
      </w:pPr>
      <w:r w:rsidRPr="00424939">
        <w:rPr>
          <w:rFonts w:ascii="Garamond" w:hAnsi="Garamond"/>
          <w:b/>
          <w:color w:val="000000" w:themeColor="text1"/>
          <w:sz w:val="22"/>
          <w:szCs w:val="22"/>
        </w:rPr>
        <w:tab/>
      </w:r>
      <w:r w:rsidRPr="00424939">
        <w:rPr>
          <w:rFonts w:ascii="Garamond" w:hAnsi="Garamond"/>
          <w:b/>
          <w:color w:val="000000" w:themeColor="text1"/>
          <w:sz w:val="22"/>
          <w:szCs w:val="22"/>
        </w:rPr>
        <w:tab/>
      </w:r>
      <w:r w:rsidRPr="00150613">
        <w:rPr>
          <w:rFonts w:ascii="Garamond" w:hAnsi="Garamond"/>
          <w:b/>
          <w:color w:val="000000" w:themeColor="text1"/>
          <w:sz w:val="22"/>
          <w:szCs w:val="22"/>
        </w:rPr>
        <w:t>or</w:t>
      </w:r>
    </w:p>
    <w:p w14:paraId="4082FB91" w14:textId="0FC5BCB0" w:rsidR="00AD3A30" w:rsidRPr="00424939" w:rsidRDefault="00BE1A86" w:rsidP="00780484">
      <w:pPr>
        <w:pStyle w:val="NormalWeb"/>
        <w:tabs>
          <w:tab w:val="num" w:pos="1080"/>
        </w:tabs>
        <w:spacing w:before="0" w:beforeAutospacing="0" w:after="0" w:afterAutospacing="0" w:line="240" w:lineRule="auto"/>
        <w:ind w:left="720" w:hanging="360"/>
        <w:jc w:val="left"/>
        <w:rPr>
          <w:rFonts w:ascii="Garamond" w:hAnsi="Garamond"/>
          <w:color w:val="000000" w:themeColor="text1"/>
          <w:sz w:val="22"/>
          <w:szCs w:val="22"/>
        </w:rPr>
      </w:pPr>
      <w:r w:rsidRPr="00424939">
        <w:rPr>
          <w:rFonts w:ascii="Garamond" w:hAnsi="Garamond"/>
          <w:color w:val="000000" w:themeColor="text1"/>
          <w:sz w:val="22"/>
          <w:szCs w:val="22"/>
        </w:rPr>
        <w:t>Chemistry</w: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instrText xml:space="preserve"> XE "Chemistry" </w: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majors:</w:t>
      </w:r>
    </w:p>
    <w:p w14:paraId="7BF9B62D" w14:textId="77777777"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MTH-145 Calculus II</w:t>
      </w:r>
    </w:p>
    <w:p w14:paraId="35CEC7A5" w14:textId="1068FF39"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PHY-</w:t>
      </w:r>
      <w:r w:rsidR="00926301" w:rsidRPr="00424939">
        <w:rPr>
          <w:rFonts w:ascii="Garamond" w:eastAsiaTheme="minorEastAsia" w:hAnsi="Garamond"/>
          <w:color w:val="000000" w:themeColor="text1"/>
          <w:sz w:val="22"/>
          <w:szCs w:val="22"/>
        </w:rPr>
        <w:t>185/-185L</w:t>
      </w:r>
      <w:r w:rsidRPr="00424939">
        <w:rPr>
          <w:rFonts w:ascii="Garamond" w:eastAsiaTheme="minorEastAsia" w:hAnsi="Garamond"/>
          <w:color w:val="000000" w:themeColor="text1"/>
          <w:sz w:val="22"/>
          <w:szCs w:val="22"/>
        </w:rPr>
        <w:t xml:space="preserve"> General Physics</w:t>
      </w:r>
      <w:r w:rsidR="00B8454E" w:rsidRPr="00424939">
        <w:rPr>
          <w:rFonts w:ascii="Garamond" w:eastAsiaTheme="minorEastAsia" w:hAnsi="Garamond"/>
          <w:color w:val="000000" w:themeColor="text1"/>
          <w:sz w:val="22"/>
          <w:szCs w:val="22"/>
        </w:rPr>
        <w:fldChar w:fldCharType="begin"/>
      </w:r>
      <w:r w:rsidR="00B8454E" w:rsidRPr="00424939">
        <w:rPr>
          <w:rFonts w:ascii="Garamond" w:hAnsi="Garamond"/>
          <w:color w:val="000000" w:themeColor="text1"/>
        </w:rPr>
        <w:instrText xml:space="preserve"> XE "Physics" </w:instrText>
      </w:r>
      <w:r w:rsidR="00B8454E" w:rsidRPr="00424939">
        <w:rPr>
          <w:rFonts w:ascii="Garamond" w:eastAsiaTheme="minorEastAsia" w:hAnsi="Garamond"/>
          <w:color w:val="000000" w:themeColor="text1"/>
          <w:sz w:val="22"/>
          <w:szCs w:val="22"/>
        </w:rPr>
        <w:fldChar w:fldCharType="end"/>
      </w:r>
      <w:r w:rsidRPr="00424939">
        <w:rPr>
          <w:rFonts w:ascii="Garamond" w:eastAsiaTheme="minorEastAsia" w:hAnsi="Garamond"/>
          <w:color w:val="000000" w:themeColor="text1"/>
          <w:sz w:val="22"/>
          <w:szCs w:val="22"/>
        </w:rPr>
        <w:t xml:space="preserve"> I &amp; Laboratory</w:t>
      </w:r>
    </w:p>
    <w:p w14:paraId="58CDE2FA" w14:textId="0201CA89"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eastAsiaTheme="minorEastAsia" w:hAnsi="Garamond"/>
          <w:color w:val="000000" w:themeColor="text1"/>
          <w:sz w:val="22"/>
          <w:szCs w:val="22"/>
        </w:rPr>
      </w:pPr>
      <w:r w:rsidRPr="00424939">
        <w:rPr>
          <w:rFonts w:ascii="Garamond" w:eastAsiaTheme="minorEastAsia" w:hAnsi="Garamond"/>
          <w:color w:val="000000" w:themeColor="text1"/>
          <w:sz w:val="22"/>
          <w:szCs w:val="22"/>
        </w:rPr>
        <w:t>PHY-</w:t>
      </w:r>
      <w:r w:rsidR="00926301" w:rsidRPr="00424939">
        <w:rPr>
          <w:rFonts w:ascii="Garamond" w:eastAsiaTheme="minorEastAsia" w:hAnsi="Garamond"/>
          <w:color w:val="000000" w:themeColor="text1"/>
          <w:sz w:val="22"/>
          <w:szCs w:val="22"/>
        </w:rPr>
        <w:t>195/-195L</w:t>
      </w:r>
      <w:r w:rsidRPr="00424939">
        <w:rPr>
          <w:rFonts w:ascii="Garamond" w:eastAsiaTheme="minorEastAsia" w:hAnsi="Garamond"/>
          <w:color w:val="000000" w:themeColor="text1"/>
          <w:sz w:val="22"/>
          <w:szCs w:val="22"/>
        </w:rPr>
        <w:t xml:space="preserve"> General Physics</w:t>
      </w:r>
      <w:r w:rsidR="00B8454E" w:rsidRPr="00424939">
        <w:rPr>
          <w:rFonts w:ascii="Garamond" w:eastAsiaTheme="minorEastAsia" w:hAnsi="Garamond"/>
          <w:color w:val="000000" w:themeColor="text1"/>
          <w:sz w:val="22"/>
          <w:szCs w:val="22"/>
        </w:rPr>
        <w:fldChar w:fldCharType="begin"/>
      </w:r>
      <w:r w:rsidR="00B8454E" w:rsidRPr="00424939">
        <w:rPr>
          <w:rFonts w:ascii="Garamond" w:hAnsi="Garamond"/>
          <w:color w:val="000000" w:themeColor="text1"/>
        </w:rPr>
        <w:instrText xml:space="preserve"> XE "Physics" </w:instrText>
      </w:r>
      <w:r w:rsidR="00B8454E" w:rsidRPr="00424939">
        <w:rPr>
          <w:rFonts w:ascii="Garamond" w:eastAsiaTheme="minorEastAsia" w:hAnsi="Garamond"/>
          <w:color w:val="000000" w:themeColor="text1"/>
          <w:sz w:val="22"/>
          <w:szCs w:val="22"/>
        </w:rPr>
        <w:fldChar w:fldCharType="end"/>
      </w:r>
      <w:r w:rsidRPr="00424939">
        <w:rPr>
          <w:rFonts w:ascii="Garamond" w:eastAsiaTheme="minorEastAsia" w:hAnsi="Garamond"/>
          <w:color w:val="000000" w:themeColor="text1"/>
          <w:sz w:val="22"/>
          <w:szCs w:val="22"/>
        </w:rPr>
        <w:t xml:space="preserve"> II &amp; Laboratory</w:t>
      </w:r>
    </w:p>
    <w:p w14:paraId="6D896915" w14:textId="5E3212B3" w:rsidR="00AD3A30" w:rsidRPr="00424939" w:rsidRDefault="00AD3A30" w:rsidP="0003289F">
      <w:pPr>
        <w:pStyle w:val="NormalWeb"/>
        <w:tabs>
          <w:tab w:val="num" w:pos="720"/>
        </w:tabs>
        <w:spacing w:before="0" w:beforeAutospacing="0" w:after="0" w:afterAutospacing="0" w:line="240" w:lineRule="auto"/>
        <w:ind w:left="900" w:hanging="360"/>
        <w:jc w:val="left"/>
        <w:rPr>
          <w:rFonts w:ascii="Garamond" w:hAnsi="Garamond"/>
          <w:color w:val="000000" w:themeColor="text1"/>
          <w:sz w:val="22"/>
          <w:szCs w:val="22"/>
        </w:rPr>
      </w:pPr>
      <w:r w:rsidRPr="00424939">
        <w:rPr>
          <w:rFonts w:ascii="Garamond" w:hAnsi="Garamond"/>
          <w:color w:val="000000" w:themeColor="text1"/>
          <w:sz w:val="22"/>
          <w:szCs w:val="22"/>
        </w:rPr>
        <w:t>BIO-</w:t>
      </w:r>
      <w:r w:rsidR="004E0811" w:rsidRPr="00424939">
        <w:rPr>
          <w:rFonts w:ascii="Garamond" w:hAnsi="Garamond"/>
          <w:color w:val="000000" w:themeColor="text1"/>
          <w:sz w:val="22"/>
          <w:szCs w:val="22"/>
        </w:rPr>
        <w:t>445/-445L</w:t>
      </w:r>
      <w:r w:rsidRPr="00424939">
        <w:rPr>
          <w:rFonts w:ascii="Garamond" w:hAnsi="Garamond"/>
          <w:color w:val="000000" w:themeColor="text1"/>
          <w:sz w:val="22"/>
          <w:szCs w:val="22"/>
        </w:rPr>
        <w:t xml:space="preserve"> Environmental Microbiology and Lab</w:t>
      </w:r>
      <w:r w:rsidR="00780484" w:rsidRPr="00424939">
        <w:rPr>
          <w:rFonts w:ascii="Garamond" w:hAnsi="Garamond"/>
          <w:color w:val="000000" w:themeColor="text1"/>
          <w:sz w:val="22"/>
          <w:szCs w:val="22"/>
        </w:rPr>
        <w:t>.</w:t>
      </w:r>
      <w:r w:rsidRPr="00424939">
        <w:rPr>
          <w:rFonts w:ascii="Garamond" w:hAnsi="Garamond"/>
          <w:color w:val="000000" w:themeColor="text1"/>
          <w:sz w:val="22"/>
          <w:szCs w:val="22"/>
        </w:rPr>
        <w:t xml:space="preserve"> </w:t>
      </w:r>
    </w:p>
    <w:p w14:paraId="4B9149C8" w14:textId="444EDE2C" w:rsidR="00AD3A30" w:rsidRPr="00424939" w:rsidRDefault="00AD3A30" w:rsidP="00E500FB">
      <w:pPr>
        <w:pStyle w:val="ListParagraph"/>
        <w:widowControl w:val="0"/>
        <w:numPr>
          <w:ilvl w:val="0"/>
          <w:numId w:val="9"/>
        </w:numPr>
        <w:tabs>
          <w:tab w:val="clear" w:pos="720"/>
          <w:tab w:val="left" w:pos="-1440"/>
          <w:tab w:val="left" w:pos="-720"/>
          <w:tab w:val="num" w:pos="36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hanging="720"/>
        <w:textAlignment w:val="baseline"/>
        <w:rPr>
          <w:rFonts w:cs="Times New Roman"/>
          <w:color w:val="000000" w:themeColor="text1"/>
        </w:rPr>
      </w:pPr>
      <w:r w:rsidRPr="00424939">
        <w:rPr>
          <w:rFonts w:cs="Times New Roman"/>
          <w:color w:val="000000" w:themeColor="text1"/>
        </w:rPr>
        <w:t>BIO-295</w:t>
      </w:r>
      <w:del w:id="12193" w:author="Summer 2023 updates" w:date="2024-07-31T13:42:00Z">
        <w:r w:rsidR="00B02FE4" w:rsidRPr="00424939">
          <w:rPr>
            <w:rFonts w:cs="Times New Roman"/>
            <w:color w:val="000000" w:themeColor="text1"/>
          </w:rPr>
          <w:delText>/ -</w:delText>
        </w:r>
      </w:del>
      <w:ins w:id="12194" w:author="Summer 2023 updates" w:date="2024-07-31T13:42:00Z">
        <w:r w:rsidR="00B02FE4" w:rsidRPr="00424939">
          <w:rPr>
            <w:rFonts w:cs="Times New Roman"/>
            <w:color w:val="000000" w:themeColor="text1"/>
          </w:rPr>
          <w:t>/-</w:t>
        </w:r>
      </w:ins>
      <w:r w:rsidRPr="00424939">
        <w:rPr>
          <w:rFonts w:cs="Times New Roman"/>
          <w:color w:val="000000" w:themeColor="text1"/>
        </w:rPr>
        <w:t>29</w:t>
      </w:r>
      <w:r w:rsidR="00926301" w:rsidRPr="00424939">
        <w:rPr>
          <w:rFonts w:cs="Times New Roman"/>
          <w:color w:val="000000" w:themeColor="text1"/>
        </w:rPr>
        <w:t>5L</w:t>
      </w:r>
      <w:r w:rsidRPr="00424939">
        <w:rPr>
          <w:rFonts w:cs="Times New Roman"/>
          <w:color w:val="000000" w:themeColor="text1"/>
        </w:rPr>
        <w:t xml:space="preserve"> Spatial Ecology and Laboratory</w:t>
      </w:r>
      <w:r w:rsidR="00165389">
        <w:rPr>
          <w:rFonts w:cs="Times New Roman"/>
          <w:color w:val="000000" w:themeColor="text1"/>
        </w:rPr>
        <w:t xml:space="preserve"> (WE)</w:t>
      </w:r>
    </w:p>
    <w:p w14:paraId="131BADAD" w14:textId="3729452F" w:rsidR="003312BA" w:rsidRPr="00424939" w:rsidRDefault="003312BA" w:rsidP="00E500FB">
      <w:pPr>
        <w:widowControl w:val="0"/>
        <w:numPr>
          <w:ilvl w:val="0"/>
          <w:numId w:val="9"/>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rPr>
        <w:t>CHM-211/-211L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Laboratory</w:t>
      </w:r>
      <w:r w:rsidR="00165389">
        <w:rPr>
          <w:rFonts w:cs="Times New Roman"/>
          <w:color w:val="000000" w:themeColor="text1"/>
        </w:rPr>
        <w:t xml:space="preserve"> (WE)</w:t>
      </w:r>
    </w:p>
    <w:p w14:paraId="1FC860F0" w14:textId="1128DE98" w:rsidR="00AD3A30" w:rsidRPr="00424939" w:rsidRDefault="00AD3A30" w:rsidP="00E500FB">
      <w:pPr>
        <w:widowControl w:val="0"/>
        <w:numPr>
          <w:ilvl w:val="0"/>
          <w:numId w:val="9"/>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rPr>
        <w:t>CHM-</w:t>
      </w:r>
      <w:r w:rsidR="0024293C" w:rsidRPr="00424939">
        <w:rPr>
          <w:rFonts w:cs="Times New Roman"/>
          <w:color w:val="000000" w:themeColor="text1"/>
        </w:rPr>
        <w:t>2</w:t>
      </w:r>
      <w:r w:rsidR="00BF385D" w:rsidRPr="00424939">
        <w:rPr>
          <w:rFonts w:cs="Times New Roman"/>
          <w:color w:val="000000" w:themeColor="text1"/>
        </w:rPr>
        <w:t>21</w:t>
      </w:r>
      <w:r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4293C" w:rsidRPr="00424939">
        <w:rPr>
          <w:rFonts w:cs="Times New Roman"/>
          <w:color w:val="000000" w:themeColor="text1"/>
        </w:rPr>
        <w:t xml:space="preserve"> I</w:t>
      </w:r>
    </w:p>
    <w:p w14:paraId="3C2320D0" w14:textId="77777777" w:rsidR="00AD3A30" w:rsidRPr="00424939" w:rsidRDefault="00AD3A30" w:rsidP="00E500FB">
      <w:pPr>
        <w:widowControl w:val="0"/>
        <w:numPr>
          <w:ilvl w:val="0"/>
          <w:numId w:val="9"/>
        </w:numPr>
        <w:tabs>
          <w:tab w:val="clear" w:pos="720"/>
          <w:tab w:val="left" w:pos="-1440"/>
          <w:tab w:val="left" w:pos="-720"/>
          <w:tab w:val="num" w:pos="1080"/>
          <w:tab w:val="left" w:pos="1440"/>
          <w:tab w:val="left" w:pos="2404"/>
          <w:tab w:val="left" w:pos="3364"/>
          <w:tab w:val="left" w:pos="4320"/>
          <w:tab w:val="left" w:pos="5040"/>
          <w:tab w:val="left" w:pos="5760"/>
          <w:tab w:val="left" w:pos="6480"/>
          <w:tab w:val="left" w:pos="7200"/>
          <w:tab w:val="left" w:pos="7920"/>
          <w:tab w:val="left" w:pos="8640"/>
          <w:tab w:val="left" w:pos="9360"/>
        </w:tabs>
        <w:adjustRightInd w:val="0"/>
        <w:spacing w:after="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with the associated laboratories:</w:t>
      </w:r>
    </w:p>
    <w:p w14:paraId="5E2102AD" w14:textId="3F812223"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BIO-115 Marine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3370912C" w14:textId="4CDB31C1"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BIO-165 </w:t>
      </w:r>
      <w:r w:rsidR="006561A9" w:rsidRPr="00424939">
        <w:rPr>
          <w:rFonts w:cs="Times New Roman"/>
          <w:color w:val="000000" w:themeColor="text1"/>
        </w:rPr>
        <w:t>Ecology and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561A9" w:rsidRPr="00424939">
        <w:rPr>
          <w:rFonts w:cs="Times New Roman"/>
          <w:color w:val="000000" w:themeColor="text1"/>
        </w:rPr>
        <w:t xml:space="preserve"> of Birds</w:t>
      </w:r>
      <w:r w:rsidRPr="00424939">
        <w:rPr>
          <w:rFonts w:cs="Times New Roman"/>
          <w:color w:val="000000" w:themeColor="text1"/>
        </w:rPr>
        <w:t xml:space="preserve"> </w:t>
      </w:r>
    </w:p>
    <w:p w14:paraId="007E1529"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BIO-175 Field Botany</w:t>
      </w:r>
    </w:p>
    <w:p w14:paraId="7FFE8701"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BIO-185 Entomology</w:t>
      </w:r>
    </w:p>
    <w:p w14:paraId="628E2BA5" w14:textId="77777777"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BIO-275 Aquatic Ecology </w:t>
      </w:r>
    </w:p>
    <w:p w14:paraId="032D4F1B" w14:textId="014FA5E8" w:rsidR="00680CE1" w:rsidRPr="00424939" w:rsidRDefault="00680CE1" w:rsidP="00165389">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 xml:space="preserve">BIO-325/-325L Microbiology </w:t>
      </w:r>
      <w:r w:rsidR="00165389">
        <w:rPr>
          <w:rFonts w:cs="Times New Roman"/>
          <w:color w:val="000000" w:themeColor="text1"/>
        </w:rPr>
        <w:t xml:space="preserve">(WE) </w:t>
      </w:r>
      <w:r w:rsidR="00165389" w:rsidRPr="00424939">
        <w:rPr>
          <w:rFonts w:cs="Times New Roman"/>
          <w:color w:val="000000" w:themeColor="text1"/>
        </w:rPr>
        <w:t>and Laboratory</w:t>
      </w:r>
    </w:p>
    <w:p w14:paraId="7C408371" w14:textId="3D1E91C3" w:rsidR="00680CE1" w:rsidRPr="00424939" w:rsidRDefault="00680CE1"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BIO-385/-385L Behavior and Ecology of Vertebrates</w:t>
      </w:r>
    </w:p>
    <w:p w14:paraId="51FF6E94" w14:textId="6F063CD7" w:rsidR="00680CE1" w:rsidRPr="00424939" w:rsidRDefault="00680CE1" w:rsidP="00165389">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BIO-425/-425L Ecology</w:t>
      </w:r>
      <w:r w:rsidR="00165389">
        <w:rPr>
          <w:rFonts w:cs="Times New Roman"/>
          <w:color w:val="000000" w:themeColor="text1"/>
        </w:rPr>
        <w:t xml:space="preserve"> </w:t>
      </w:r>
      <w:r w:rsidR="00165389" w:rsidRPr="00424939">
        <w:rPr>
          <w:rFonts w:cs="Times New Roman"/>
          <w:color w:val="000000" w:themeColor="text1"/>
        </w:rPr>
        <w:t>and Laboratory</w:t>
      </w:r>
      <w:r w:rsidR="00165389">
        <w:rPr>
          <w:rFonts w:cs="Times New Roman"/>
          <w:color w:val="000000" w:themeColor="text1"/>
        </w:rPr>
        <w:t xml:space="preserve"> (WE)</w:t>
      </w:r>
    </w:p>
    <w:p w14:paraId="15D17BC3" w14:textId="7ABDF211"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CHM-</w:t>
      </w:r>
      <w:r w:rsidR="000F266A" w:rsidRPr="00424939">
        <w:rPr>
          <w:rFonts w:cs="Times New Roman"/>
          <w:color w:val="000000" w:themeColor="text1"/>
        </w:rPr>
        <w:t>4</w:t>
      </w:r>
      <w:r w:rsidR="00963B5C" w:rsidRPr="00424939">
        <w:rPr>
          <w:rFonts w:cs="Times New Roman"/>
          <w:color w:val="000000" w:themeColor="text1"/>
        </w:rPr>
        <w:t>11</w:t>
      </w:r>
      <w:r w:rsidRPr="00424939">
        <w:rPr>
          <w:rFonts w:cs="Times New Roman"/>
          <w:color w:val="000000" w:themeColor="text1"/>
        </w:rPr>
        <w:t xml:space="preserve"> Advanced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0859240" w14:textId="59937E2E"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CHM-</w:t>
      </w:r>
      <w:r w:rsidR="00926301" w:rsidRPr="00424939">
        <w:rPr>
          <w:rFonts w:cs="Times New Roman"/>
          <w:color w:val="000000" w:themeColor="text1"/>
        </w:rPr>
        <w:t>444</w:t>
      </w:r>
      <w:r w:rsidRPr="00424939">
        <w:rPr>
          <w:rFonts w:cs="Times New Roman"/>
          <w:color w:val="000000" w:themeColor="text1"/>
        </w:rPr>
        <w:t xml:space="preserve">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3F4873BF" w14:textId="6E1E9B1C"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360" w:hanging="360"/>
        <w:rPr>
          <w:rFonts w:cs="Times New Roman"/>
          <w:color w:val="000000" w:themeColor="text1"/>
        </w:rPr>
      </w:pPr>
      <w:r w:rsidRPr="00424939">
        <w:rPr>
          <w:rFonts w:cs="Times New Roman"/>
          <w:color w:val="000000" w:themeColor="text1"/>
        </w:rPr>
        <w:tab/>
        <w:t>Any course taught at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with BIO prefix.</w:t>
      </w:r>
    </w:p>
    <w:p w14:paraId="1AD1A3A6" w14:textId="77777777" w:rsidR="00AD3A30" w:rsidRPr="00424939" w:rsidRDefault="00AD3A30" w:rsidP="00381291">
      <w:pPr>
        <w:tabs>
          <w:tab w:val="num" w:pos="720"/>
        </w:tabs>
        <w:spacing w:after="0"/>
        <w:ind w:left="360" w:hanging="360"/>
        <w:rPr>
          <w:rFonts w:cs="Times New Roman"/>
          <w:i/>
          <w:color w:val="000000" w:themeColor="text1"/>
        </w:rPr>
      </w:pPr>
      <w:r w:rsidRPr="00424939">
        <w:rPr>
          <w:rFonts w:cs="Times New Roman"/>
          <w:i/>
          <w:color w:val="000000" w:themeColor="text1"/>
        </w:rPr>
        <w:t>Recommended:</w:t>
      </w:r>
    </w:p>
    <w:p w14:paraId="777FE72D" w14:textId="671A5518"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Any course taught at the Wilderness Field Station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00D49B51" w14:textId="760E7FC0"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BIO-105 Introduction to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p>
    <w:p w14:paraId="7757308A" w14:textId="77777777" w:rsidR="00AD3A30" w:rsidRPr="00424939" w:rsidRDefault="00AD3A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MTH-145 Calculus II</w:t>
      </w:r>
    </w:p>
    <w:p w14:paraId="66EE0E3A" w14:textId="05A3EBEC" w:rsidR="00AD3A30" w:rsidRPr="00424939" w:rsidRDefault="00201F3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RHE-2</w:t>
      </w:r>
      <w:r w:rsidR="00AD3A30" w:rsidRPr="00424939">
        <w:rPr>
          <w:rFonts w:cs="Times New Roman"/>
          <w:color w:val="000000" w:themeColor="text1"/>
        </w:rPr>
        <w:t>57 Environmental Rhetoric</w:t>
      </w:r>
      <w:r w:rsidR="00F63503">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5A4A242" w14:textId="797F8E27" w:rsidR="00AD3A30" w:rsidRPr="00424939" w:rsidRDefault="00125C60" w:rsidP="00AD3A30">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0"/>
        <w:ind w:left="720" w:hanging="360"/>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STA-110 Inferential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(7 weeks)</w:t>
      </w:r>
    </w:p>
    <w:p w14:paraId="27F199FE" w14:textId="19DFB03C" w:rsidR="00AD3A30" w:rsidRPr="00424939" w:rsidRDefault="00125C60" w:rsidP="00381291">
      <w:pPr>
        <w:tabs>
          <w:tab w:val="left" w:pos="-1440"/>
          <w:tab w:val="left" w:pos="-720"/>
          <w:tab w:val="num" w:pos="720"/>
          <w:tab w:val="left" w:pos="2160"/>
          <w:tab w:val="left" w:pos="3364"/>
          <w:tab w:val="left" w:pos="4320"/>
          <w:tab w:val="left" w:pos="5040"/>
          <w:tab w:val="left" w:pos="5760"/>
          <w:tab w:val="left" w:pos="6480"/>
          <w:tab w:val="left" w:pos="7200"/>
          <w:tab w:val="left" w:pos="7920"/>
          <w:tab w:val="left" w:pos="8640"/>
          <w:tab w:val="left" w:pos="9360"/>
        </w:tabs>
        <w:spacing w:after="40"/>
        <w:ind w:left="720" w:hanging="360"/>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w:t>
      </w:r>
      <w:r w:rsidR="00AD3A30" w:rsidRPr="00424939">
        <w:rPr>
          <w:rFonts w:cs="Times New Roman"/>
          <w:color w:val="000000" w:themeColor="text1"/>
        </w:rPr>
        <w:t>-130 Experimental Design</w:t>
      </w:r>
      <w:r w:rsidRPr="00424939">
        <w:rPr>
          <w:rFonts w:cs="Times New Roman"/>
          <w:color w:val="000000" w:themeColor="text1"/>
        </w:rPr>
        <w:t xml:space="preserve"> (7 weeks)</w:t>
      </w:r>
    </w:p>
    <w:p w14:paraId="6582B228" w14:textId="58EBA189" w:rsidR="001916A2" w:rsidRDefault="00AD3A30" w:rsidP="00381291">
      <w:pPr>
        <w:tabs>
          <w:tab w:val="left" w:pos="-1440"/>
          <w:tab w:val="left" w:pos="-720"/>
          <w:tab w:val="left" w:pos="0"/>
          <w:tab w:val="left" w:pos="720"/>
          <w:tab w:val="left" w:pos="1440"/>
          <w:tab w:val="left" w:pos="2404"/>
          <w:tab w:val="left" w:pos="3364"/>
          <w:tab w:val="left" w:pos="4320"/>
          <w:tab w:val="left" w:pos="5040"/>
          <w:tab w:val="left" w:pos="5760"/>
          <w:tab w:val="left" w:pos="6480"/>
          <w:tab w:val="left" w:pos="7200"/>
          <w:tab w:val="left" w:pos="7920"/>
          <w:tab w:val="left" w:pos="8640"/>
          <w:tab w:val="left" w:pos="9360"/>
        </w:tabs>
        <w:spacing w:after="120"/>
        <w:rPr>
          <w:rStyle w:val="Strong"/>
          <w:rFonts w:ascii="Garamond" w:eastAsia="Times New Roman" w:hAnsi="Garamond"/>
          <w:color w:val="000000" w:themeColor="text1"/>
          <w:szCs w:val="24"/>
        </w:rPr>
      </w:pPr>
      <w:r w:rsidRPr="00424939">
        <w:rPr>
          <w:rFonts w:cs="Times New Roman"/>
          <w:b/>
          <w:smallCaps/>
          <w:color w:val="000000" w:themeColor="text1"/>
        </w:rPr>
        <w:t>note:</w:t>
      </w:r>
      <w:r w:rsidRPr="00424939">
        <w:rPr>
          <w:rFonts w:cs="Times New Roman"/>
          <w:color w:val="000000" w:themeColor="text1"/>
        </w:rPr>
        <w:t xml:space="preserve">  </w:t>
      </w:r>
      <w:r w:rsidRPr="00424939">
        <w:rPr>
          <w:rFonts w:cs="Times New Roman"/>
          <w:i/>
          <w:snapToGrid w:val="0"/>
          <w:color w:val="000000" w:themeColor="text1"/>
        </w:rPr>
        <w:t>Students should select courses from the economics, political science, and philosophy departments as part of their general education program.</w:t>
      </w:r>
      <w:r w:rsidR="00381291" w:rsidRPr="00424939">
        <w:rPr>
          <w:rStyle w:val="Strong"/>
          <w:rFonts w:ascii="Garamond" w:eastAsia="Times New Roman" w:hAnsi="Garamond"/>
          <w:color w:val="000000" w:themeColor="text1"/>
          <w:szCs w:val="24"/>
        </w:rPr>
        <w:t xml:space="preserve"> </w:t>
      </w:r>
      <w:r w:rsidR="001916A2">
        <w:rPr>
          <w:rStyle w:val="Strong"/>
          <w:rFonts w:ascii="Garamond" w:eastAsia="Times New Roman" w:hAnsi="Garamond"/>
          <w:color w:val="000000" w:themeColor="text1"/>
          <w:szCs w:val="24"/>
        </w:rPr>
        <w:br/>
      </w:r>
    </w:p>
    <w:p w14:paraId="3E17AAF6" w14:textId="56C3DF2A" w:rsidR="00F2164F" w:rsidRPr="001916A2" w:rsidRDefault="001916A2" w:rsidP="00C90B87">
      <w:pPr>
        <w:pStyle w:val="Heading4"/>
        <w:spacing w:before="120"/>
        <w:rPr>
          <w:rStyle w:val="Strong"/>
          <w:rFonts w:ascii="Garamond" w:hAnsi="Garamond" w:cstheme="majorBidi"/>
          <w:b/>
          <w:bCs w:val="0"/>
          <w:color w:val="000000" w:themeColor="text1"/>
        </w:rPr>
        <w:pPrChange w:id="12195" w:author="Summer 2023 updates" w:date="2024-07-31T13:42:00Z">
          <w:pPr>
            <w:pStyle w:val="Heading4"/>
          </w:pPr>
        </w:pPrChange>
      </w:pPr>
      <w:bookmarkStart w:id="12196" w:name="_Toc141355757"/>
      <w:bookmarkStart w:id="12197" w:name="Environmental"/>
      <w:bookmarkStart w:id="12198" w:name="_Toc110005238"/>
      <w:r w:rsidRPr="00C668C0">
        <w:rPr>
          <w:rFonts w:ascii="Garamond" w:hAnsi="Garamond"/>
          <w:smallCaps w:val="0"/>
          <w:color w:val="000000" w:themeColor="text1"/>
        </w:rPr>
        <w:t>—</w:t>
      </w:r>
      <w:r>
        <w:rPr>
          <w:rFonts w:ascii="Garamond" w:hAnsi="Garamond"/>
          <w:smallCaps w:val="0"/>
          <w:color w:val="000000" w:themeColor="text1"/>
        </w:rPr>
        <w:t>Environmental Studies (Collateral Major)</w:t>
      </w:r>
      <w:bookmarkEnd w:id="12196"/>
      <w:bookmarkEnd w:id="12198"/>
    </w:p>
    <w:bookmarkEnd w:id="12197"/>
    <w:p w14:paraId="15E67A76" w14:textId="20AE07F1" w:rsidR="00B06914" w:rsidRPr="00424939" w:rsidRDefault="00B06914" w:rsidP="00E64024">
      <w:pPr>
        <w:rPr>
          <w:rPrChange w:id="12199" w:author="Summer 2023 updates" w:date="2024-07-31T13:42:00Z">
            <w:rPr>
              <w:color w:val="000000" w:themeColor="text1"/>
            </w:rPr>
          </w:rPrChange>
        </w:rPr>
        <w:pPrChange w:id="12200" w:author="Summer 2023 updates" w:date="2024-07-31T13:42:00Z">
          <w:pPr>
            <w:autoSpaceDE w:val="0"/>
            <w:autoSpaceDN w:val="0"/>
          </w:pPr>
        </w:pPrChange>
      </w:pPr>
      <w:del w:id="12201" w:author="Summer 2023 updates" w:date="2024-07-31T13:42:00Z">
        <w:r w:rsidRPr="00424939">
          <w:rPr>
            <w:rFonts w:eastAsia="TimesNewRoman" w:cs="Times New Roman"/>
            <w:color w:val="000000" w:themeColor="text1"/>
          </w:rPr>
          <w:delText>St. Clair</w:delText>
        </w:r>
      </w:del>
      <w:ins w:id="12202" w:author="Summer 2023 updates" w:date="2024-07-31T13:42:00Z">
        <w:r w:rsidR="00013EAA">
          <w:t>Ellis</w:t>
        </w:r>
      </w:ins>
      <w:r w:rsidRPr="00424939">
        <w:rPr>
          <w:rPrChange w:id="12203" w:author="Summer 2023 updates" w:date="2024-07-31T13:42:00Z">
            <w:rPr>
              <w:color w:val="000000" w:themeColor="text1"/>
            </w:rPr>
          </w:rPrChange>
        </w:rPr>
        <w:t xml:space="preserve"> (Administrative Coordinator).</w:t>
      </w:r>
    </w:p>
    <w:p w14:paraId="45F4CD85" w14:textId="0AFF07E1" w:rsidR="00B06914" w:rsidRPr="00424939" w:rsidRDefault="00B06914" w:rsidP="00455F11">
      <w:pPr>
        <w:rPr>
          <w:rPrChange w:id="12204" w:author="Summer 2023 updates" w:date="2024-07-31T13:42:00Z">
            <w:rPr>
              <w:color w:val="000000" w:themeColor="text1"/>
            </w:rPr>
          </w:rPrChange>
        </w:rPr>
        <w:pPrChange w:id="12205" w:author="Summer 2023 updates" w:date="2024-07-31T13:42:00Z">
          <w:pPr>
            <w:spacing w:after="20"/>
          </w:pPr>
        </w:pPrChange>
      </w:pPr>
      <w:r w:rsidRPr="00424939">
        <w:rPr>
          <w:rPrChange w:id="12206" w:author="Summer 2023 updates" w:date="2024-07-31T13:42:00Z">
            <w:rPr>
              <w:color w:val="000000" w:themeColor="text1"/>
            </w:rPr>
          </w:rPrChange>
        </w:rPr>
        <w:t>The Environmental Studies</w:t>
      </w:r>
      <w:r w:rsidR="009F4511" w:rsidRPr="00424939">
        <w:rPr>
          <w:rPrChange w:id="12207" w:author="Summer 2023 updates" w:date="2024-07-31T13:42:00Z">
            <w:rPr>
              <w:color w:val="000000" w:themeColor="text1"/>
            </w:rPr>
          </w:rPrChange>
        </w:rPr>
        <w:fldChar w:fldCharType="begin"/>
      </w:r>
      <w:r w:rsidR="009F4511" w:rsidRPr="00424939">
        <w:rPr>
          <w:rPrChange w:id="12208" w:author="Summer 2023 updates" w:date="2024-07-31T13:42:00Z">
            <w:rPr>
              <w:color w:val="000000" w:themeColor="text1"/>
            </w:rPr>
          </w:rPrChange>
        </w:rPr>
        <w:instrText xml:space="preserve"> XE "Environmental Studies" </w:instrText>
      </w:r>
      <w:r w:rsidR="009F4511" w:rsidRPr="00424939">
        <w:rPr>
          <w:rPrChange w:id="12209" w:author="Summer 2023 updates" w:date="2024-07-31T13:42:00Z">
            <w:rPr>
              <w:color w:val="000000" w:themeColor="text1"/>
            </w:rPr>
          </w:rPrChange>
        </w:rPr>
        <w:fldChar w:fldCharType="end"/>
      </w:r>
      <w:r w:rsidRPr="00424939">
        <w:rPr>
          <w:rPrChange w:id="12210" w:author="Summer 2023 updates" w:date="2024-07-31T13:42:00Z">
            <w:rPr>
              <w:color w:val="000000" w:themeColor="text1"/>
            </w:rPr>
          </w:rPrChange>
        </w:rPr>
        <w:t xml:space="preserve"> Major is a collateral, interdisciplinary program which requires students to study environmental issues using the techniques and perspectives from a variety of academic disciplines.</w:t>
      </w:r>
    </w:p>
    <w:p w14:paraId="5B7D3A30" w14:textId="4F7366BE" w:rsidR="00B06914" w:rsidRPr="00424939" w:rsidRDefault="00B06914" w:rsidP="00455F11">
      <w:pPr>
        <w:rPr>
          <w:rPrChange w:id="12211" w:author="Summer 2023 updates" w:date="2024-07-31T13:42:00Z">
            <w:rPr>
              <w:color w:val="000000" w:themeColor="text1"/>
            </w:rPr>
          </w:rPrChange>
        </w:rPr>
        <w:pPrChange w:id="12212" w:author="Summer 2023 updates" w:date="2024-07-31T13:42:00Z">
          <w:pPr>
            <w:spacing w:after="20"/>
          </w:pPr>
        </w:pPrChange>
      </w:pPr>
      <w:r w:rsidRPr="00424939">
        <w:rPr>
          <w:rPrChange w:id="12213" w:author="Summer 2023 updates" w:date="2024-07-31T13:42:00Z">
            <w:rPr>
              <w:color w:val="000000" w:themeColor="text1"/>
            </w:rPr>
          </w:rPrChange>
        </w:rPr>
        <w:t>In the sophomore or junior year, a student intending to complete an environmental studies collateral submits a proposal to the Environmental Studies</w:t>
      </w:r>
      <w:r w:rsidR="009F4511" w:rsidRPr="00424939">
        <w:rPr>
          <w:rPrChange w:id="12214" w:author="Summer 2023 updates" w:date="2024-07-31T13:42:00Z">
            <w:rPr>
              <w:color w:val="000000" w:themeColor="text1"/>
            </w:rPr>
          </w:rPrChange>
        </w:rPr>
        <w:fldChar w:fldCharType="begin"/>
      </w:r>
      <w:r w:rsidR="009F4511" w:rsidRPr="00424939">
        <w:rPr>
          <w:rPrChange w:id="12215" w:author="Summer 2023 updates" w:date="2024-07-31T13:42:00Z">
            <w:rPr>
              <w:color w:val="000000" w:themeColor="text1"/>
            </w:rPr>
          </w:rPrChange>
        </w:rPr>
        <w:instrText xml:space="preserve"> XE "Environmental Studies" </w:instrText>
      </w:r>
      <w:r w:rsidR="009F4511" w:rsidRPr="00424939">
        <w:rPr>
          <w:rPrChange w:id="12216" w:author="Summer 2023 updates" w:date="2024-07-31T13:42:00Z">
            <w:rPr>
              <w:color w:val="000000" w:themeColor="text1"/>
            </w:rPr>
          </w:rPrChange>
        </w:rPr>
        <w:fldChar w:fldCharType="end"/>
      </w:r>
      <w:r w:rsidRPr="00424939">
        <w:rPr>
          <w:rPrChange w:id="12217" w:author="Summer 2023 updates" w:date="2024-07-31T13:42:00Z">
            <w:rPr>
              <w:color w:val="000000" w:themeColor="text1"/>
            </w:rPr>
          </w:rPrChange>
        </w:rPr>
        <w:t xml:space="preserve"> administrative coordinator, outlining the plan of study for the major and describing plans for independent research, internship, or off-campus study. Students seeking this collateral major</w:t>
      </w:r>
      <w:r w:rsidR="009F4511" w:rsidRPr="00424939">
        <w:rPr>
          <w:rPrChange w:id="12218" w:author="Summer 2023 updates" w:date="2024-07-31T13:42:00Z">
            <w:rPr>
              <w:color w:val="000000" w:themeColor="text1"/>
            </w:rPr>
          </w:rPrChange>
        </w:rPr>
        <w:fldChar w:fldCharType="begin"/>
      </w:r>
      <w:r w:rsidR="009F4511" w:rsidRPr="00424939">
        <w:rPr>
          <w:rPrChange w:id="12219" w:author="Summer 2023 updates" w:date="2024-07-31T13:42:00Z">
            <w:rPr>
              <w:color w:val="000000" w:themeColor="text1"/>
            </w:rPr>
          </w:rPrChange>
        </w:rPr>
        <w:instrText xml:space="preserve"> XE "</w:instrText>
      </w:r>
      <w:del w:id="12220" w:author="Summer 2023 updates" w:date="2024-07-31T13:42:00Z">
        <w:r w:rsidR="009F4511" w:rsidRPr="00424939">
          <w:rPr>
            <w:rStyle w:val="Strong"/>
            <w:rFonts w:ascii="Garamond" w:hAnsi="Garamond"/>
            <w:color w:val="000000" w:themeColor="text1"/>
          </w:rPr>
          <w:delInstrText>collateral major</w:delInstrText>
        </w:r>
      </w:del>
      <w:ins w:id="12221" w:author="Summer 2023 updates" w:date="2024-07-31T13:42:00Z">
        <w:r w:rsidR="00314707">
          <w:rPr>
            <w:rStyle w:val="Strong"/>
            <w:rFonts w:ascii="Garamond" w:hAnsi="Garamond"/>
            <w:color w:val="000000" w:themeColor="text1"/>
          </w:rPr>
          <w:instrText>C</w:instrText>
        </w:r>
        <w:r w:rsidR="009F4511"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9F4511" w:rsidRPr="00424939">
          <w:rPr>
            <w:rStyle w:val="Strong"/>
            <w:rFonts w:ascii="Garamond" w:hAnsi="Garamond"/>
            <w:color w:val="000000" w:themeColor="text1"/>
          </w:rPr>
          <w:instrText>ajor</w:instrText>
        </w:r>
      </w:ins>
      <w:r w:rsidR="009F4511" w:rsidRPr="00424939">
        <w:rPr>
          <w:rPrChange w:id="12222" w:author="Summer 2023 updates" w:date="2024-07-31T13:42:00Z">
            <w:rPr>
              <w:color w:val="000000" w:themeColor="text1"/>
            </w:rPr>
          </w:rPrChange>
        </w:rPr>
        <w:instrText xml:space="preserve">" </w:instrText>
      </w:r>
      <w:r w:rsidR="009F4511" w:rsidRPr="00424939">
        <w:rPr>
          <w:rPrChange w:id="12223" w:author="Summer 2023 updates" w:date="2024-07-31T13:42:00Z">
            <w:rPr>
              <w:color w:val="000000" w:themeColor="text1"/>
            </w:rPr>
          </w:rPrChange>
        </w:rPr>
        <w:fldChar w:fldCharType="end"/>
      </w:r>
      <w:r w:rsidRPr="00424939">
        <w:rPr>
          <w:rPrChange w:id="12224" w:author="Summer 2023 updates" w:date="2024-07-31T13:42:00Z">
            <w:rPr>
              <w:color w:val="000000" w:themeColor="text1"/>
            </w:rPr>
          </w:rPrChange>
        </w:rPr>
        <w:t xml:space="preserve"> should submit this document prior to enrollment in EVS-</w:t>
      </w:r>
      <w:r w:rsidR="0053618B">
        <w:rPr>
          <w:rPrChange w:id="12225" w:author="Summer 2023 updates" w:date="2024-07-31T13:42:00Z">
            <w:rPr>
              <w:color w:val="000000" w:themeColor="text1"/>
            </w:rPr>
          </w:rPrChange>
        </w:rPr>
        <w:t>484</w:t>
      </w:r>
      <w:r w:rsidR="0053618B" w:rsidRPr="00424939">
        <w:rPr>
          <w:rPrChange w:id="12226" w:author="Summer 2023 updates" w:date="2024-07-31T13:42:00Z">
            <w:rPr>
              <w:color w:val="000000" w:themeColor="text1"/>
            </w:rPr>
          </w:rPrChange>
        </w:rPr>
        <w:t xml:space="preserve"> </w:t>
      </w:r>
      <w:r w:rsidR="00021979" w:rsidRPr="00424939">
        <w:rPr>
          <w:rPrChange w:id="12227" w:author="Summer 2023 updates" w:date="2024-07-31T13:42:00Z">
            <w:rPr>
              <w:color w:val="000000" w:themeColor="text1"/>
            </w:rPr>
          </w:rPrChange>
        </w:rPr>
        <w:t xml:space="preserve">Topics in </w:t>
      </w:r>
      <w:r w:rsidR="00D15CA7" w:rsidRPr="00424939">
        <w:rPr>
          <w:rPrChange w:id="12228" w:author="Summer 2023 updates" w:date="2024-07-31T13:42:00Z">
            <w:rPr>
              <w:color w:val="000000" w:themeColor="text1"/>
            </w:rPr>
          </w:rPrChange>
        </w:rPr>
        <w:t>Environmental Studies</w:t>
      </w:r>
      <w:r w:rsidRPr="00424939">
        <w:rPr>
          <w:rPrChange w:id="12229" w:author="Summer 2023 updates" w:date="2024-07-31T13:42:00Z">
            <w:rPr>
              <w:color w:val="000000" w:themeColor="text1"/>
            </w:rPr>
          </w:rPrChange>
        </w:rPr>
        <w:t xml:space="preserve">. </w:t>
      </w:r>
    </w:p>
    <w:p w14:paraId="6E2E193A" w14:textId="29881D0B" w:rsidR="00B06914" w:rsidRPr="00424939" w:rsidRDefault="00B06914" w:rsidP="00455F11">
      <w:pPr>
        <w:rPr>
          <w:rPrChange w:id="12230" w:author="Summer 2023 updates" w:date="2024-07-31T13:42:00Z">
            <w:rPr>
              <w:color w:val="000000" w:themeColor="text1"/>
            </w:rPr>
          </w:rPrChange>
        </w:rPr>
        <w:pPrChange w:id="12231" w:author="Summer 2023 updates" w:date="2024-07-31T13:42:00Z">
          <w:pPr>
            <w:spacing w:after="20"/>
          </w:pPr>
        </w:pPrChange>
      </w:pPr>
      <w:r w:rsidRPr="00424939">
        <w:rPr>
          <w:rPrChange w:id="12232" w:author="Summer 2023 updates" w:date="2024-07-31T13:42:00Z">
            <w:rPr>
              <w:color w:val="000000" w:themeColor="text1"/>
            </w:rPr>
          </w:rPrChange>
        </w:rPr>
        <w:t>In addition to the requirements listed below, before undertaking a practicum experience, each student is strongly encouraged to consult with the Environmental Studies</w:t>
      </w:r>
      <w:r w:rsidR="009F4511" w:rsidRPr="00424939">
        <w:rPr>
          <w:rPrChange w:id="12233" w:author="Summer 2023 updates" w:date="2024-07-31T13:42:00Z">
            <w:rPr>
              <w:color w:val="000000" w:themeColor="text1"/>
            </w:rPr>
          </w:rPrChange>
        </w:rPr>
        <w:fldChar w:fldCharType="begin"/>
      </w:r>
      <w:r w:rsidR="009F4511" w:rsidRPr="00424939">
        <w:rPr>
          <w:rPrChange w:id="12234" w:author="Summer 2023 updates" w:date="2024-07-31T13:42:00Z">
            <w:rPr>
              <w:color w:val="000000" w:themeColor="text1"/>
            </w:rPr>
          </w:rPrChange>
        </w:rPr>
        <w:instrText xml:space="preserve"> XE "Environmental Studies" </w:instrText>
      </w:r>
      <w:r w:rsidR="009F4511" w:rsidRPr="00424939">
        <w:rPr>
          <w:rPrChange w:id="12235" w:author="Summer 2023 updates" w:date="2024-07-31T13:42:00Z">
            <w:rPr>
              <w:color w:val="000000" w:themeColor="text1"/>
            </w:rPr>
          </w:rPrChange>
        </w:rPr>
        <w:fldChar w:fldCharType="end"/>
      </w:r>
      <w:r w:rsidRPr="00424939">
        <w:rPr>
          <w:rPrChange w:id="12236" w:author="Summer 2023 updates" w:date="2024-07-31T13:42:00Z">
            <w:rPr>
              <w:color w:val="000000" w:themeColor="text1"/>
            </w:rPr>
          </w:rPrChange>
        </w:rPr>
        <w:t xml:space="preserve"> administrative coordinator to identify a practicum experience that supports his or her study of environmental issues.</w:t>
      </w:r>
    </w:p>
    <w:p w14:paraId="7301C460" w14:textId="193957B9" w:rsidR="001916A2" w:rsidRDefault="00B06914" w:rsidP="00455F11">
      <w:pPr>
        <w:rPr>
          <w:rPrChange w:id="12237" w:author="Summer 2023 updates" w:date="2024-07-31T13:42:00Z">
            <w:rPr>
              <w:color w:val="000000" w:themeColor="text1"/>
            </w:rPr>
          </w:rPrChange>
        </w:rPr>
        <w:pPrChange w:id="12238" w:author="Summer 2023 updates" w:date="2024-07-31T13:42:00Z">
          <w:pPr>
            <w:spacing w:after="40"/>
          </w:pPr>
        </w:pPrChange>
      </w:pPr>
      <w:r w:rsidRPr="00424939">
        <w:rPr>
          <w:rPrChange w:id="12239" w:author="Summer 2023 updates" w:date="2024-07-31T13:42:00Z">
            <w:rPr>
              <w:color w:val="000000" w:themeColor="text1"/>
            </w:rPr>
          </w:rPrChange>
        </w:rPr>
        <w:t>Students choosing a collateral major</w:t>
      </w:r>
      <w:r w:rsidR="009F4511" w:rsidRPr="00424939">
        <w:rPr>
          <w:rPrChange w:id="12240" w:author="Summer 2023 updates" w:date="2024-07-31T13:42:00Z">
            <w:rPr>
              <w:color w:val="000000" w:themeColor="text1"/>
            </w:rPr>
          </w:rPrChange>
        </w:rPr>
        <w:fldChar w:fldCharType="begin"/>
      </w:r>
      <w:r w:rsidR="009F4511" w:rsidRPr="00424939">
        <w:rPr>
          <w:rPrChange w:id="12241" w:author="Summer 2023 updates" w:date="2024-07-31T13:42:00Z">
            <w:rPr>
              <w:color w:val="000000" w:themeColor="text1"/>
            </w:rPr>
          </w:rPrChange>
        </w:rPr>
        <w:instrText xml:space="preserve"> XE "</w:instrText>
      </w:r>
      <w:del w:id="12242" w:author="Summer 2023 updates" w:date="2024-07-31T13:42:00Z">
        <w:r w:rsidR="009F4511" w:rsidRPr="00424939">
          <w:rPr>
            <w:rStyle w:val="Strong"/>
            <w:rFonts w:ascii="Garamond" w:hAnsi="Garamond"/>
            <w:color w:val="000000" w:themeColor="text1"/>
          </w:rPr>
          <w:delInstrText>collateral major</w:delInstrText>
        </w:r>
      </w:del>
      <w:ins w:id="12243" w:author="Summer 2023 updates" w:date="2024-07-31T13:42:00Z">
        <w:r w:rsidR="00314707">
          <w:rPr>
            <w:rStyle w:val="Strong"/>
            <w:rFonts w:ascii="Garamond" w:hAnsi="Garamond"/>
            <w:color w:val="000000" w:themeColor="text1"/>
          </w:rPr>
          <w:instrText>C</w:instrText>
        </w:r>
        <w:r w:rsidR="009F4511"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9F4511" w:rsidRPr="00424939">
          <w:rPr>
            <w:rStyle w:val="Strong"/>
            <w:rFonts w:ascii="Garamond" w:hAnsi="Garamond"/>
            <w:color w:val="000000" w:themeColor="text1"/>
          </w:rPr>
          <w:instrText>ajor</w:instrText>
        </w:r>
      </w:ins>
      <w:r w:rsidR="009F4511" w:rsidRPr="00424939">
        <w:rPr>
          <w:rPrChange w:id="12244" w:author="Summer 2023 updates" w:date="2024-07-31T13:42:00Z">
            <w:rPr>
              <w:color w:val="000000" w:themeColor="text1"/>
            </w:rPr>
          </w:rPrChange>
        </w:rPr>
        <w:instrText xml:space="preserve">" </w:instrText>
      </w:r>
      <w:r w:rsidR="009F4511" w:rsidRPr="00424939">
        <w:rPr>
          <w:rPrChange w:id="12245" w:author="Summer 2023 updates" w:date="2024-07-31T13:42:00Z">
            <w:rPr>
              <w:color w:val="000000" w:themeColor="text1"/>
            </w:rPr>
          </w:rPrChange>
        </w:rPr>
        <w:fldChar w:fldCharType="end"/>
      </w:r>
      <w:r w:rsidRPr="00424939">
        <w:rPr>
          <w:rPrChange w:id="12246" w:author="Summer 2023 updates" w:date="2024-07-31T13:42:00Z">
            <w:rPr>
              <w:color w:val="000000" w:themeColor="text1"/>
            </w:rPr>
          </w:rPrChange>
        </w:rPr>
        <w:t xml:space="preserve"> in environmental studies may not select the collateral major in environmental science. </w:t>
      </w:r>
    </w:p>
    <w:p w14:paraId="7CC34E73" w14:textId="77777777" w:rsidR="005437C0" w:rsidRDefault="005437C0" w:rsidP="005437C0">
      <w:pPr>
        <w:spacing w:after="40"/>
        <w:rPr>
          <w:rFonts w:cs="Times New Roman"/>
          <w:color w:val="000000" w:themeColor="text1"/>
        </w:rPr>
      </w:pPr>
    </w:p>
    <w:p w14:paraId="5BC59E86" w14:textId="28D25413" w:rsidR="00B06914" w:rsidRPr="00424939" w:rsidRDefault="00B06914" w:rsidP="00C90B87">
      <w:pPr>
        <w:spacing w:before="120" w:after="0"/>
        <w:rPr>
          <w:rFonts w:cs="Times New Roman"/>
          <w:b/>
          <w:color w:val="000000" w:themeColor="text1"/>
        </w:rPr>
        <w:pPrChange w:id="12247" w:author="Summer 2023 updates" w:date="2024-07-31T13:42:00Z">
          <w:pPr>
            <w:spacing w:after="0"/>
          </w:pPr>
        </w:pPrChange>
      </w:pPr>
      <w:r w:rsidRPr="00424939">
        <w:rPr>
          <w:rFonts w:cs="Times New Roman"/>
          <w:b/>
          <w:color w:val="000000" w:themeColor="text1"/>
        </w:rPr>
        <w:t>Collateral Major in Environmental Studies</w:t>
      </w:r>
      <w:r w:rsidR="009F4511" w:rsidRPr="00424939">
        <w:rPr>
          <w:rFonts w:cs="Times New Roman"/>
          <w:b/>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27F02177" w14:textId="641C8106" w:rsidR="00A715E9" w:rsidRPr="00424939" w:rsidRDefault="00A715E9" w:rsidP="00A715E9">
      <w:pPr>
        <w:spacing w:after="0"/>
        <w:rPr>
          <w:rFonts w:cs="Times New Roman"/>
          <w:b/>
          <w:color w:val="000000" w:themeColor="text1"/>
        </w:rPr>
      </w:pPr>
      <w:r w:rsidRPr="00424939">
        <w:rPr>
          <w:bCs/>
          <w:color w:val="000000" w:themeColor="text1"/>
        </w:rPr>
        <w:t>A major in environmental studies requires a minimum cumulative 2.0 GPA in all courses counted toward the major.</w:t>
      </w:r>
    </w:p>
    <w:p w14:paraId="6D9F6DF0" w14:textId="47E71FBC" w:rsidR="0037428C" w:rsidRPr="00424939" w:rsidRDefault="0037428C" w:rsidP="00381291">
      <w:pPr>
        <w:spacing w:after="80"/>
        <w:rPr>
          <w:color w:val="000000" w:themeColor="text1"/>
        </w:rPr>
      </w:pPr>
      <w:r w:rsidRPr="00424939">
        <w:rPr>
          <w:rFonts w:cs="Times New Roman"/>
          <w:color w:val="000000" w:themeColor="text1"/>
        </w:rPr>
        <w:t xml:space="preserve">Concurrent completion of any of the majors listed on p. </w:t>
      </w:r>
      <w:r w:rsidR="00B17DB6">
        <w:rPr>
          <w:rFonts w:cs="Times New Roman"/>
          <w:color w:val="000000" w:themeColor="text1"/>
        </w:rPr>
        <w:fldChar w:fldCharType="begin"/>
      </w:r>
      <w:r w:rsidR="00B17DB6">
        <w:rPr>
          <w:rFonts w:cs="Times New Roman"/>
          <w:color w:val="000000" w:themeColor="text1"/>
        </w:rPr>
        <w:instrText xml:space="preserve"> PAGEREF _</w:instrText>
      </w:r>
      <w:del w:id="12248" w:author="Summer 2023 updates" w:date="2024-07-31T13:42:00Z">
        <w:r w:rsidR="00811DE2" w:rsidRPr="00424939">
          <w:rPr>
            <w:rFonts w:cs="Times New Roman"/>
            <w:color w:val="000000" w:themeColor="text1"/>
          </w:rPr>
          <w:delInstrText>Ref14176545</w:delInstrText>
        </w:r>
      </w:del>
      <w:ins w:id="12249" w:author="Summer 2023 updates" w:date="2024-07-31T13:42:00Z">
        <w:r w:rsidR="00B17DB6">
          <w:rPr>
            <w:rFonts w:cs="Times New Roman"/>
            <w:color w:val="000000" w:themeColor="text1"/>
          </w:rPr>
          <w:instrText>Ref140228501</w:instrText>
        </w:r>
      </w:ins>
      <w:r w:rsidR="00B17DB6">
        <w:rPr>
          <w:rFonts w:cs="Times New Roman"/>
          <w:color w:val="000000" w:themeColor="text1"/>
        </w:rPr>
        <w:instrText xml:space="preserve"> \h </w:instrText>
      </w:r>
      <w:r w:rsidR="00B17DB6">
        <w:rPr>
          <w:rFonts w:cs="Times New Roman"/>
          <w:color w:val="000000" w:themeColor="text1"/>
        </w:rPr>
      </w:r>
      <w:r w:rsidR="00B17DB6">
        <w:rPr>
          <w:rFonts w:cs="Times New Roman"/>
          <w:color w:val="000000" w:themeColor="text1"/>
        </w:rPr>
        <w:fldChar w:fldCharType="separate"/>
      </w:r>
      <w:r w:rsidR="00A74DA0">
        <w:rPr>
          <w:rFonts w:cs="Times New Roman"/>
          <w:noProof/>
          <w:color w:val="000000" w:themeColor="text1"/>
        </w:rPr>
        <w:t>19</w:t>
      </w:r>
      <w:r w:rsidR="00B17DB6">
        <w:rPr>
          <w:rFonts w:cs="Times New Roman"/>
          <w:color w:val="000000" w:themeColor="text1"/>
        </w:rPr>
        <w:fldChar w:fldCharType="end"/>
      </w:r>
      <w:r w:rsidR="00B17DB6">
        <w:rPr>
          <w:rFonts w:cs="Times New Roman"/>
          <w:color w:val="000000" w:themeColor="text1"/>
        </w:rPr>
        <w:t xml:space="preserve"> </w:t>
      </w:r>
      <w:r w:rsidRPr="00424939">
        <w:rPr>
          <w:rFonts w:cs="Times New Roman"/>
          <w:color w:val="000000" w:themeColor="text1"/>
        </w:rPr>
        <w:t xml:space="preserve">of the Catalog is required.  </w:t>
      </w:r>
    </w:p>
    <w:p w14:paraId="3037389C" w14:textId="14F16AB7"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rPr>
        <w:t>BIO-105 Introduction to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p>
    <w:p w14:paraId="518380AD" w14:textId="08B94CBC"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rPr>
        <w:t>BIO-155</w:t>
      </w:r>
      <w:del w:id="12250" w:author="Summer 2023 updates" w:date="2024-07-31T13:42:00Z">
        <w:r w:rsidR="00B02FE4" w:rsidRPr="00424939">
          <w:rPr>
            <w:rFonts w:cs="Times New Roman"/>
            <w:color w:val="000000" w:themeColor="text1"/>
          </w:rPr>
          <w:delText>/ -</w:delText>
        </w:r>
      </w:del>
      <w:ins w:id="12251" w:author="Summer 2023 updates" w:date="2024-07-31T13:42:00Z">
        <w:r w:rsidR="00B02FE4" w:rsidRPr="00424939">
          <w:rPr>
            <w:rFonts w:cs="Times New Roman"/>
            <w:color w:val="000000" w:themeColor="text1"/>
          </w:rPr>
          <w:t>/-</w:t>
        </w:r>
      </w:ins>
      <w:r w:rsidRPr="00424939">
        <w:rPr>
          <w:rFonts w:cs="Times New Roman"/>
          <w:color w:val="000000" w:themeColor="text1"/>
        </w:rPr>
        <w:t>15</w:t>
      </w:r>
      <w:r w:rsidR="00201F30" w:rsidRPr="00424939">
        <w:rPr>
          <w:rFonts w:cs="Times New Roman"/>
          <w:color w:val="000000" w:themeColor="text1"/>
        </w:rPr>
        <w:t>5L</w:t>
      </w:r>
      <w:r w:rsidRPr="00424939">
        <w:rPr>
          <w:rFonts w:cs="Times New Roman"/>
          <w:color w:val="000000" w:themeColor="text1"/>
        </w:rPr>
        <w:t xml:space="preserve">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150613">
        <w:rPr>
          <w:rFonts w:cs="Times New Roman"/>
          <w:color w:val="000000" w:themeColor="text1"/>
        </w:rPr>
        <w:t>and</w:t>
      </w:r>
      <w:r w:rsidRPr="00424939">
        <w:rPr>
          <w:rFonts w:cs="Times New Roman"/>
          <w:color w:val="000000" w:themeColor="text1"/>
        </w:rPr>
        <w:t xml:space="preserve"> Laboratory</w:t>
      </w:r>
      <w:r w:rsidR="00165389">
        <w:rPr>
          <w:rFonts w:cs="Times New Roman"/>
          <w:color w:val="000000" w:themeColor="text1"/>
        </w:rPr>
        <w:t xml:space="preserve"> (WE)</w:t>
      </w:r>
    </w:p>
    <w:p w14:paraId="3CEC5C0B" w14:textId="4058545D"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rPr>
        <w:t>ECO-</w:t>
      </w:r>
      <w:r w:rsidR="00201F30" w:rsidRPr="00424939">
        <w:rPr>
          <w:rFonts w:cs="Times New Roman"/>
          <w:color w:val="000000" w:themeColor="text1"/>
        </w:rPr>
        <w:t>17</w:t>
      </w:r>
      <w:r w:rsidRPr="00424939">
        <w:rPr>
          <w:rFonts w:cs="Times New Roman"/>
          <w:color w:val="000000" w:themeColor="text1"/>
        </w:rPr>
        <w:t>5 Principles of Macroeconomics</w:t>
      </w:r>
    </w:p>
    <w:p w14:paraId="5293DAC0" w14:textId="7AB77382" w:rsidR="00B06914" w:rsidRPr="00424939" w:rsidRDefault="00957BFC" w:rsidP="00E500FB">
      <w:pPr>
        <w:numPr>
          <w:ilvl w:val="0"/>
          <w:numId w:val="76"/>
        </w:numPr>
        <w:spacing w:after="0"/>
        <w:rPr>
          <w:rFonts w:cs="Times New Roman"/>
          <w:color w:val="000000" w:themeColor="text1"/>
        </w:rPr>
      </w:pPr>
      <w:r w:rsidRPr="00424939">
        <w:rPr>
          <w:rFonts w:cs="Times New Roman"/>
          <w:color w:val="000000" w:themeColor="text1"/>
        </w:rPr>
        <w:t>ECO-195</w:t>
      </w:r>
      <w:r w:rsidR="00B06914" w:rsidRPr="00424939">
        <w:rPr>
          <w:rFonts w:cs="Times New Roman"/>
          <w:color w:val="000000" w:themeColor="text1"/>
        </w:rPr>
        <w:t xml:space="preserve"> Principles of Environmental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D3BDFE7" w14:textId="77777777"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D0966D3" w14:textId="3003E3E9" w:rsidR="00B06914" w:rsidRPr="00424939" w:rsidRDefault="004058C3"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EVS</w:t>
      </w:r>
      <w:r w:rsidR="00B06914" w:rsidRPr="00424939">
        <w:rPr>
          <w:rFonts w:ascii="Garamond" w:hAnsi="Garamond" w:cs="Times New Roman"/>
          <w:color w:val="000000" w:themeColor="text1"/>
          <w:sz w:val="22"/>
          <w:szCs w:val="22"/>
        </w:rPr>
        <w:t>-</w:t>
      </w:r>
      <w:r w:rsidR="0005625E" w:rsidRPr="00424939">
        <w:rPr>
          <w:rFonts w:ascii="Garamond" w:hAnsi="Garamond" w:cs="Times New Roman"/>
          <w:color w:val="000000" w:themeColor="text1"/>
          <w:sz w:val="22"/>
          <w:szCs w:val="22"/>
        </w:rPr>
        <w:t>112</w:t>
      </w:r>
      <w:r w:rsidR="00B06914" w:rsidRPr="00424939">
        <w:rPr>
          <w:rFonts w:ascii="Garamond" w:hAnsi="Garamond" w:cs="Times New Roman"/>
          <w:color w:val="000000" w:themeColor="text1"/>
          <w:sz w:val="22"/>
          <w:szCs w:val="22"/>
        </w:rPr>
        <w:t xml:space="preserve"> Environmental Law and Policy</w:t>
      </w:r>
    </w:p>
    <w:p w14:paraId="7CBA988C" w14:textId="67280B17" w:rsidR="00B06914" w:rsidRPr="00424939" w:rsidRDefault="00B06914"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PHL-</w:t>
      </w:r>
      <w:r w:rsidR="005C4A07" w:rsidRPr="00424939">
        <w:rPr>
          <w:rFonts w:ascii="Garamond" w:hAnsi="Garamond" w:cs="Times New Roman"/>
          <w:color w:val="000000" w:themeColor="text1"/>
          <w:sz w:val="22"/>
          <w:szCs w:val="22"/>
        </w:rPr>
        <w:t>20</w:t>
      </w:r>
      <w:r w:rsidR="0026206F" w:rsidRPr="00424939">
        <w:rPr>
          <w:rFonts w:ascii="Garamond" w:hAnsi="Garamond" w:cs="Times New Roman"/>
          <w:color w:val="000000" w:themeColor="text1"/>
          <w:sz w:val="22"/>
          <w:szCs w:val="22"/>
        </w:rPr>
        <w:t>5</w:t>
      </w:r>
      <w:r w:rsidRPr="00424939">
        <w:rPr>
          <w:rFonts w:ascii="Garamond" w:hAnsi="Garamond" w:cs="Times New Roman"/>
          <w:color w:val="000000" w:themeColor="text1"/>
          <w:sz w:val="22"/>
          <w:szCs w:val="22"/>
        </w:rPr>
        <w:t xml:space="preserve"> Environmental Ethics</w:t>
      </w:r>
      <w:r w:rsidR="00973B65">
        <w:rPr>
          <w:rFonts w:ascii="Garamond" w:hAnsi="Garamond" w:cs="Times New Roman"/>
          <w:color w:val="000000" w:themeColor="text1"/>
          <w:sz w:val="22"/>
          <w:szCs w:val="22"/>
        </w:rPr>
        <w:t xml:space="preserve"> </w:t>
      </w:r>
      <w:r w:rsidR="00973B65">
        <w:rPr>
          <w:rFonts w:ascii="Garamond" w:hAnsi="Garamond"/>
          <w:color w:val="000000" w:themeColor="text1"/>
          <w:sz w:val="22"/>
          <w:szCs w:val="22"/>
        </w:rPr>
        <w:t>(WE)</w:t>
      </w:r>
    </w:p>
    <w:p w14:paraId="1D7B2248" w14:textId="77777777"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17DEDB88" w14:textId="16601282"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BUS-</w:t>
      </w:r>
      <w:r w:rsidR="00201F30" w:rsidRPr="00424939">
        <w:rPr>
          <w:rFonts w:ascii="Garamond" w:hAnsi="Garamond" w:cs="Times New Roman"/>
          <w:color w:val="000000" w:themeColor="text1"/>
          <w:sz w:val="22"/>
          <w:szCs w:val="22"/>
        </w:rPr>
        <w:t>190</w:t>
      </w:r>
      <w:r w:rsidRPr="00424939">
        <w:rPr>
          <w:rFonts w:ascii="Garamond" w:hAnsi="Garamond" w:cs="Times New Roman"/>
          <w:color w:val="000000" w:themeColor="text1"/>
          <w:sz w:val="22"/>
          <w:szCs w:val="22"/>
        </w:rPr>
        <w:t xml:space="preserve"> Statistical Analysis</w:t>
      </w:r>
      <w:r w:rsidR="009917FF">
        <w:rPr>
          <w:rFonts w:ascii="Garamond" w:hAnsi="Garamond" w:cs="Times New Roman"/>
          <w:color w:val="000000" w:themeColor="text1"/>
          <w:sz w:val="22"/>
          <w:szCs w:val="22"/>
        </w:rPr>
        <w:t xml:space="preserve"> (WE)</w:t>
      </w:r>
    </w:p>
    <w:p w14:paraId="5B98ACCC" w14:textId="77777777"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BUS-340 Applied Regression Analysis </w:t>
      </w:r>
    </w:p>
    <w:p w14:paraId="0B29F763" w14:textId="14BB9F28"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PSY-30</w:t>
      </w:r>
      <w:r w:rsidR="00201F30" w:rsidRPr="00424939">
        <w:rPr>
          <w:rFonts w:ascii="Garamond" w:hAnsi="Garamond" w:cs="Times New Roman"/>
          <w:color w:val="000000" w:themeColor="text1"/>
          <w:sz w:val="22"/>
          <w:szCs w:val="22"/>
        </w:rPr>
        <w:t>0</w:t>
      </w:r>
      <w:r w:rsidRPr="00424939">
        <w:rPr>
          <w:rFonts w:ascii="Garamond" w:hAnsi="Garamond" w:cs="Times New Roman"/>
          <w:color w:val="000000" w:themeColor="text1"/>
          <w:sz w:val="22"/>
          <w:szCs w:val="22"/>
        </w:rPr>
        <w:t xml:space="preserve"> Statistical Methods and Data Analysis  </w:t>
      </w:r>
    </w:p>
    <w:p w14:paraId="64044C4E" w14:textId="2F937B85" w:rsidR="00B06914" w:rsidRPr="00424939" w:rsidRDefault="00B06914"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SOC-235 Methods of Sociological Research </w:t>
      </w:r>
      <w:r w:rsidR="00CA6D85">
        <w:rPr>
          <w:rFonts w:ascii="Garamond" w:hAnsi="Garamond" w:cs="Times New Roman"/>
          <w:color w:val="000000" w:themeColor="text1"/>
        </w:rPr>
        <w:t>(WE)</w:t>
      </w:r>
    </w:p>
    <w:p w14:paraId="13F04725" w14:textId="45DFD855" w:rsidR="00B06914" w:rsidRPr="00424939" w:rsidRDefault="00125C60"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03E6251F" w14:textId="1A571B78" w:rsidR="00B06914" w:rsidRPr="00424939" w:rsidRDefault="00AF7921" w:rsidP="00B06914">
      <w:pPr>
        <w:pStyle w:val="Noparagraphstyle"/>
        <w:spacing w:line="228"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 (7 weeks)</w:t>
      </w:r>
    </w:p>
    <w:p w14:paraId="2F2ABF19" w14:textId="47C18F2E" w:rsidR="00B06914" w:rsidRPr="00424939" w:rsidRDefault="00B06914" w:rsidP="00B06914">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STA-315 </w:t>
      </w:r>
      <w:ins w:id="12252" w:author="Summer 2023 updates" w:date="2024-07-31T13:42:00Z">
        <w:r w:rsidR="00673DC6">
          <w:rPr>
            <w:rFonts w:ascii="Garamond" w:hAnsi="Garamond" w:cs="Times New Roman"/>
            <w:color w:val="000000" w:themeColor="text1"/>
            <w:sz w:val="22"/>
            <w:szCs w:val="22"/>
          </w:rPr>
          <w:t xml:space="preserve">Mathematical </w:t>
        </w:r>
      </w:ins>
      <w:r w:rsidRPr="00424939">
        <w:rPr>
          <w:rFonts w:ascii="Garamond" w:hAnsi="Garamond" w:cs="Times New Roman"/>
          <w:color w:val="000000" w:themeColor="text1"/>
          <w:sz w:val="22"/>
          <w:szCs w:val="22"/>
        </w:rPr>
        <w:t>Probability</w:t>
      </w:r>
      <w:del w:id="12253" w:author="Summer 2023 updates" w:date="2024-07-31T13:42:00Z">
        <w:r w:rsidRPr="00424939">
          <w:rPr>
            <w:rFonts w:ascii="Garamond" w:hAnsi="Garamond" w:cs="Times New Roman"/>
            <w:color w:val="000000" w:themeColor="text1"/>
            <w:sz w:val="22"/>
            <w:szCs w:val="22"/>
          </w:rPr>
          <w:delText xml:space="preserve"> and Statistics</w:delTex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delInstrText xml:space="preserve"> XE "Statistics" </w:del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I</w:delText>
        </w:r>
      </w:del>
    </w:p>
    <w:p w14:paraId="15F1FBB3" w14:textId="2787C3E5"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rPr>
        <w:t>EVS-</w:t>
      </w:r>
      <w:r w:rsidR="00201F30" w:rsidRPr="00424939">
        <w:rPr>
          <w:rFonts w:cs="Times New Roman"/>
          <w:color w:val="000000" w:themeColor="text1"/>
        </w:rPr>
        <w:t xml:space="preserve">484 </w:t>
      </w:r>
      <w:r w:rsidR="00D15CA7" w:rsidRPr="00424939">
        <w:rPr>
          <w:rFonts w:cs="Times New Roman"/>
          <w:color w:val="000000" w:themeColor="text1"/>
        </w:rPr>
        <w:t>Topics in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00D15CA7" w:rsidRPr="00424939">
        <w:rPr>
          <w:rFonts w:cs="Times New Roman"/>
          <w:color w:val="000000" w:themeColor="text1"/>
        </w:rPr>
        <w:t xml:space="preserve"> </w:t>
      </w:r>
    </w:p>
    <w:p w14:paraId="7F51BECA" w14:textId="5C541016" w:rsidR="00B06914" w:rsidRPr="00424939" w:rsidRDefault="00B06914" w:rsidP="00E500FB">
      <w:pPr>
        <w:numPr>
          <w:ilvl w:val="0"/>
          <w:numId w:val="76"/>
        </w:numPr>
        <w:spacing w:after="0"/>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courses to be chosen as indicated from the three lists below. Courses with a substantial focus on environmental content and relevant to a student’s particular course of study may be substituted to fulfill this category, subject to prior approval by the Environmental Studies</w:t>
      </w:r>
      <w:r w:rsidR="009F4511" w:rsidRPr="00424939">
        <w:rPr>
          <w:rFonts w:cs="Times New Roman"/>
          <w:color w:val="000000" w:themeColor="text1"/>
        </w:rPr>
        <w:fldChar w:fldCharType="begin"/>
      </w:r>
      <w:r w:rsidR="009F4511" w:rsidRPr="00424939">
        <w:rPr>
          <w:color w:val="000000" w:themeColor="text1"/>
        </w:rPr>
        <w:instrText xml:space="preserve"> XE "Environmental Studies" </w:instrText>
      </w:r>
      <w:r w:rsidR="009F4511" w:rsidRPr="00424939">
        <w:rPr>
          <w:rFonts w:cs="Times New Roman"/>
          <w:color w:val="000000" w:themeColor="text1"/>
        </w:rPr>
        <w:fldChar w:fldCharType="end"/>
      </w:r>
      <w:r w:rsidRPr="00424939">
        <w:rPr>
          <w:rFonts w:cs="Times New Roman"/>
          <w:color w:val="000000" w:themeColor="text1"/>
        </w:rPr>
        <w:t xml:space="preserve"> administrative coordinator.</w:t>
      </w:r>
    </w:p>
    <w:p w14:paraId="7E11577F" w14:textId="77777777" w:rsidR="00B06914" w:rsidRPr="00424939" w:rsidRDefault="00B06914" w:rsidP="00E500FB">
      <w:pPr>
        <w:pStyle w:val="Noparagraphstyle"/>
        <w:numPr>
          <w:ilvl w:val="0"/>
          <w:numId w:val="44"/>
        </w:numPr>
        <w:tabs>
          <w:tab w:val="clear"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 or more</w:t>
      </w:r>
      <w:r w:rsidRPr="00424939">
        <w:rPr>
          <w:rFonts w:ascii="Garamond" w:hAnsi="Garamond" w:cs="Times New Roman"/>
          <w:color w:val="000000" w:themeColor="text1"/>
          <w:sz w:val="22"/>
          <w:szCs w:val="22"/>
        </w:rPr>
        <w:t xml:space="preserve"> of the following </w:t>
      </w:r>
      <w:r w:rsidRPr="00336339">
        <w:rPr>
          <w:rFonts w:ascii="Garamond" w:hAnsi="Garamond" w:cs="Times New Roman"/>
          <w:color w:val="000000" w:themeColor="text1"/>
          <w:sz w:val="22"/>
          <w:szCs w:val="22"/>
          <w:u w:val="single"/>
        </w:rPr>
        <w:t>Natural Science</w:t>
      </w:r>
      <w:r w:rsidRPr="00424939">
        <w:rPr>
          <w:rFonts w:ascii="Garamond" w:hAnsi="Garamond" w:cs="Times New Roman"/>
          <w:color w:val="000000" w:themeColor="text1"/>
          <w:sz w:val="22"/>
          <w:szCs w:val="22"/>
        </w:rPr>
        <w:t xml:space="preserve"> courses:</w:t>
      </w:r>
    </w:p>
    <w:p w14:paraId="7A5696BF" w14:textId="374C5B79"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 xml:space="preserve">BIO-165 </w:t>
      </w:r>
      <w:r w:rsidR="006561A9" w:rsidRPr="00424939">
        <w:rPr>
          <w:rFonts w:cs="Times New Roman"/>
          <w:color w:val="000000" w:themeColor="text1"/>
        </w:rPr>
        <w:t>Ecology and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6561A9" w:rsidRPr="00424939">
        <w:rPr>
          <w:rFonts w:cs="Times New Roman"/>
          <w:color w:val="000000" w:themeColor="text1"/>
        </w:rPr>
        <w:t xml:space="preserve"> of Birds</w:t>
      </w:r>
    </w:p>
    <w:p w14:paraId="66E22814" w14:textId="7777777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BIO-175 Field Botany</w:t>
      </w:r>
    </w:p>
    <w:p w14:paraId="0D286980" w14:textId="7777777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BIO-185 Entomology</w:t>
      </w:r>
    </w:p>
    <w:p w14:paraId="62640BFF" w14:textId="4575F0F7"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BIO-285 Animal Behavior  (</w:t>
      </w:r>
      <w:r w:rsidRPr="00424939">
        <w:rPr>
          <w:rFonts w:cs="Times New Roman"/>
          <w:b/>
          <w:color w:val="000000" w:themeColor="text1"/>
          <w:sz w:val="20"/>
          <w:szCs w:val="20"/>
        </w:rPr>
        <w:t>NOTE</w:t>
      </w:r>
      <w:r w:rsidRPr="00424939">
        <w:rPr>
          <w:rFonts w:cs="Times New Roman"/>
          <w:color w:val="000000" w:themeColor="text1"/>
        </w:rPr>
        <w:t xml:space="preserve">: </w:t>
      </w:r>
      <w:r w:rsidRPr="00424939">
        <w:rPr>
          <w:rFonts w:cs="Times New Roman"/>
          <w:i/>
          <w:color w:val="000000" w:themeColor="text1"/>
        </w:rPr>
        <w:t>Taught at the Wilderness Field Station</w:t>
      </w:r>
      <w:r w:rsidR="008C196D" w:rsidRPr="00424939">
        <w:rPr>
          <w:rFonts w:cs="Times New Roman"/>
          <w:i/>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Wilderness Field Station</w:instrText>
      </w:r>
      <w:r w:rsidR="008C196D" w:rsidRPr="00424939">
        <w:rPr>
          <w:color w:val="000000" w:themeColor="text1"/>
        </w:rPr>
        <w:instrText xml:space="preserve">" </w:instrText>
      </w:r>
      <w:r w:rsidR="008C196D" w:rsidRPr="00424939">
        <w:rPr>
          <w:rFonts w:cs="Times New Roman"/>
          <w:i/>
          <w:color w:val="000000" w:themeColor="text1"/>
        </w:rPr>
        <w:fldChar w:fldCharType="end"/>
      </w:r>
      <w:r w:rsidRPr="00424939">
        <w:rPr>
          <w:rFonts w:cs="Times New Roman"/>
          <w:color w:val="000000" w:themeColor="text1"/>
        </w:rPr>
        <w:t>)</w:t>
      </w:r>
    </w:p>
    <w:p w14:paraId="332D0DD4" w14:textId="679EAB1B" w:rsidR="00B06914" w:rsidRPr="00424939" w:rsidRDefault="00B06914" w:rsidP="00B06914">
      <w:pPr>
        <w:spacing w:after="0"/>
        <w:ind w:left="1080" w:hanging="360"/>
        <w:rPr>
          <w:rFonts w:cs="Times New Roman"/>
          <w:color w:val="000000" w:themeColor="text1"/>
        </w:rPr>
      </w:pPr>
      <w:r w:rsidRPr="00424939">
        <w:rPr>
          <w:rFonts w:cs="Times New Roman"/>
          <w:color w:val="000000" w:themeColor="text1"/>
        </w:rPr>
        <w:t>BIO-295</w:t>
      </w:r>
      <w:del w:id="12254" w:author="Summer 2023 updates" w:date="2024-07-31T13:42:00Z">
        <w:r w:rsidR="00B02FE4" w:rsidRPr="00424939">
          <w:rPr>
            <w:rFonts w:cs="Times New Roman"/>
            <w:color w:val="000000" w:themeColor="text1"/>
          </w:rPr>
          <w:delText>/ -</w:delText>
        </w:r>
      </w:del>
      <w:ins w:id="12255" w:author="Summer 2023 updates" w:date="2024-07-31T13:42:00Z">
        <w:r w:rsidR="00B02FE4" w:rsidRPr="00424939">
          <w:rPr>
            <w:rFonts w:cs="Times New Roman"/>
            <w:color w:val="000000" w:themeColor="text1"/>
          </w:rPr>
          <w:t>/-</w:t>
        </w:r>
      </w:ins>
      <w:r w:rsidRPr="00424939">
        <w:rPr>
          <w:rFonts w:cs="Times New Roman"/>
          <w:color w:val="000000" w:themeColor="text1"/>
        </w:rPr>
        <w:t>29</w:t>
      </w:r>
      <w:r w:rsidR="00D66EE2" w:rsidRPr="00424939">
        <w:rPr>
          <w:rFonts w:cs="Times New Roman"/>
          <w:color w:val="000000" w:themeColor="text1"/>
        </w:rPr>
        <w:t>5L</w:t>
      </w:r>
      <w:r w:rsidRPr="00424939">
        <w:rPr>
          <w:rFonts w:cs="Times New Roman"/>
          <w:color w:val="000000" w:themeColor="text1"/>
        </w:rPr>
        <w:t xml:space="preserve"> Spatial Ecology and Laboratory</w:t>
      </w:r>
      <w:r w:rsidR="00165389">
        <w:rPr>
          <w:rFonts w:cs="Times New Roman"/>
          <w:color w:val="000000" w:themeColor="text1"/>
        </w:rPr>
        <w:t xml:space="preserve"> (WE)</w:t>
      </w:r>
    </w:p>
    <w:p w14:paraId="62784FD6" w14:textId="69DBBC9D" w:rsidR="00B06914" w:rsidRPr="00424939" w:rsidRDefault="0056286E" w:rsidP="00B06914">
      <w:pPr>
        <w:spacing w:after="0"/>
        <w:ind w:left="1080" w:hanging="360"/>
        <w:rPr>
          <w:rFonts w:cs="Times New Roman"/>
          <w:color w:val="000000" w:themeColor="text1"/>
        </w:rPr>
      </w:pPr>
      <w:r w:rsidRPr="00424939">
        <w:rPr>
          <w:rFonts w:cs="Times New Roman"/>
          <w:color w:val="000000" w:themeColor="text1"/>
        </w:rPr>
        <w:t>CHM-</w:t>
      </w:r>
      <w:r w:rsidR="00D66EE2" w:rsidRPr="00424939">
        <w:rPr>
          <w:rFonts w:cs="Times New Roman"/>
          <w:color w:val="000000" w:themeColor="text1"/>
        </w:rPr>
        <w:t>103/-103L</w:t>
      </w:r>
      <w:r w:rsidR="00B06914" w:rsidRPr="00424939">
        <w:rPr>
          <w:rFonts w:cs="Times New Roman"/>
          <w:color w:val="000000" w:themeColor="text1"/>
        </w:rPr>
        <w:t xml:space="preserve"> Selected Concepts in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B06914" w:rsidRPr="00424939">
        <w:rPr>
          <w:rFonts w:cs="Times New Roman"/>
          <w:color w:val="000000" w:themeColor="text1"/>
        </w:rPr>
        <w:t xml:space="preserve"> </w:t>
      </w:r>
      <w:r w:rsidR="00B06914" w:rsidRPr="00424939">
        <w:rPr>
          <w:rFonts w:cs="Times New Roman"/>
          <w:b/>
          <w:color w:val="000000" w:themeColor="text1"/>
        </w:rPr>
        <w:t>or</w:t>
      </w:r>
      <w:r w:rsidR="00B06914" w:rsidRPr="00424939">
        <w:rPr>
          <w:rFonts w:cs="Times New Roman"/>
          <w:color w:val="000000" w:themeColor="text1"/>
        </w:rPr>
        <w:t xml:space="preserve"> CHM-1</w:t>
      </w:r>
      <w:r w:rsidR="00D66EE2" w:rsidRPr="00424939">
        <w:rPr>
          <w:rFonts w:cs="Times New Roman"/>
          <w:color w:val="000000" w:themeColor="text1"/>
        </w:rPr>
        <w:t>21/-12</w:t>
      </w:r>
      <w:r w:rsidRPr="00424939">
        <w:rPr>
          <w:rFonts w:cs="Times New Roman"/>
          <w:color w:val="000000" w:themeColor="text1"/>
        </w:rPr>
        <w:t>1L</w:t>
      </w:r>
      <w:r w:rsidR="00B06914" w:rsidRPr="00424939">
        <w:rPr>
          <w:rFonts w:cs="Times New Roman"/>
          <w:color w:val="000000" w:themeColor="text1"/>
        </w:rPr>
        <w:t xml:space="preserve"> </w:t>
      </w:r>
      <w:r w:rsidR="008E57BD" w:rsidRPr="00424939">
        <w:rPr>
          <w:rFonts w:cs="Times New Roman"/>
          <w:color w:val="000000" w:themeColor="text1"/>
        </w:rPr>
        <w:t>General Chemistry I and Laboratory</w:t>
      </w:r>
    </w:p>
    <w:p w14:paraId="3C9BAC12" w14:textId="77777777" w:rsidR="00B06914" w:rsidRPr="00424939" w:rsidRDefault="00B06914" w:rsidP="00E500FB">
      <w:pPr>
        <w:pStyle w:val="Noparagraphstyle"/>
        <w:numPr>
          <w:ilvl w:val="0"/>
          <w:numId w:val="44"/>
        </w:numPr>
        <w:tabs>
          <w:tab w:val="clear" w:pos="720"/>
          <w:tab w:val="num" w:pos="144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 xml:space="preserve">One or more </w:t>
      </w:r>
      <w:r w:rsidRPr="00424939">
        <w:rPr>
          <w:rFonts w:ascii="Garamond" w:hAnsi="Garamond" w:cs="Times New Roman"/>
          <w:color w:val="000000" w:themeColor="text1"/>
          <w:sz w:val="22"/>
          <w:szCs w:val="22"/>
        </w:rPr>
        <w:t xml:space="preserve">of the following </w:t>
      </w:r>
      <w:r w:rsidRPr="00336339">
        <w:rPr>
          <w:rFonts w:ascii="Garamond" w:hAnsi="Garamond" w:cs="Times New Roman"/>
          <w:color w:val="000000" w:themeColor="text1"/>
          <w:sz w:val="22"/>
          <w:szCs w:val="22"/>
          <w:u w:val="single"/>
        </w:rPr>
        <w:t>Social Science</w:t>
      </w:r>
      <w:r w:rsidRPr="00424939">
        <w:rPr>
          <w:rFonts w:ascii="Garamond" w:hAnsi="Garamond" w:cs="Times New Roman"/>
          <w:color w:val="000000" w:themeColor="text1"/>
          <w:sz w:val="22"/>
          <w:szCs w:val="22"/>
        </w:rPr>
        <w:t xml:space="preserve"> courses:</w:t>
      </w:r>
    </w:p>
    <w:p w14:paraId="31026837"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 xml:space="preserve">BUS-170 Business Sustainability and the Environment </w:t>
      </w:r>
    </w:p>
    <w:p w14:paraId="4464CD03" w14:textId="17756F7B"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ECO-155 The Economics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Ethics of Alternative Energies</w:t>
      </w:r>
    </w:p>
    <w:p w14:paraId="6A19CD6B"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ECO-215 Principles of Microeconomics</w:t>
      </w:r>
    </w:p>
    <w:p w14:paraId="5C062040" w14:textId="77777777" w:rsidR="004058C3" w:rsidRPr="00424939" w:rsidRDefault="004058C3" w:rsidP="004058C3">
      <w:pPr>
        <w:spacing w:after="0" w:line="228" w:lineRule="auto"/>
        <w:ind w:left="1080" w:hanging="360"/>
        <w:rPr>
          <w:rFonts w:cs="Times New Roman"/>
          <w:color w:val="000000" w:themeColor="text1"/>
        </w:rPr>
      </w:pPr>
      <w:r w:rsidRPr="00424939">
        <w:rPr>
          <w:rFonts w:cs="Times New Roman"/>
          <w:color w:val="000000" w:themeColor="text1"/>
        </w:rPr>
        <w:t xml:space="preserve">EVS-112 Environmental Law and Policy (if not used to satisfy #5)  </w:t>
      </w:r>
    </w:p>
    <w:p w14:paraId="1D435A3C" w14:textId="77777777" w:rsidR="004058C3" w:rsidRPr="00424939" w:rsidRDefault="004058C3" w:rsidP="004058C3">
      <w:pPr>
        <w:spacing w:after="0" w:line="228" w:lineRule="auto"/>
        <w:ind w:left="1080" w:hanging="360"/>
        <w:rPr>
          <w:rFonts w:cs="Times New Roman"/>
          <w:color w:val="000000" w:themeColor="text1"/>
        </w:rPr>
      </w:pPr>
      <w:r w:rsidRPr="00424939">
        <w:rPr>
          <w:rFonts w:cs="Times New Roman"/>
          <w:color w:val="000000" w:themeColor="text1"/>
        </w:rPr>
        <w:t xml:space="preserve">EVS-137 Environmental Law: The Wilderness Act and the Battle for the Boundary Waters </w:t>
      </w:r>
    </w:p>
    <w:p w14:paraId="7AEA8032" w14:textId="77777777"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POL-115 American National Government and Politics</w:t>
      </w:r>
    </w:p>
    <w:p w14:paraId="3C630197" w14:textId="617263CD" w:rsidR="00BE68C1" w:rsidRDefault="00BE68C1" w:rsidP="00B06914">
      <w:pPr>
        <w:spacing w:after="0" w:line="228" w:lineRule="auto"/>
        <w:ind w:left="1080" w:hanging="360"/>
        <w:rPr>
          <w:ins w:id="12256" w:author="Summer 2023 updates" w:date="2024-07-31T13:42:00Z"/>
          <w:rFonts w:cs="Times New Roman"/>
          <w:color w:val="000000" w:themeColor="text1"/>
        </w:rPr>
      </w:pPr>
      <w:ins w:id="12257" w:author="Summer 2023 updates" w:date="2024-07-31T13:42:00Z">
        <w:r>
          <w:rPr>
            <w:rFonts w:cs="Times New Roman"/>
            <w:color w:val="000000" w:themeColor="text1"/>
          </w:rPr>
          <w:t>POL-210 Environmental Politics (WE)</w:t>
        </w:r>
      </w:ins>
    </w:p>
    <w:p w14:paraId="114507CF" w14:textId="4C21811D" w:rsidR="00680CE1" w:rsidRPr="00424939" w:rsidRDefault="00680CE1" w:rsidP="00B06914">
      <w:pPr>
        <w:spacing w:after="0" w:line="228" w:lineRule="auto"/>
        <w:ind w:left="1080" w:hanging="360"/>
        <w:rPr>
          <w:rFonts w:cs="Times New Roman"/>
          <w:color w:val="000000" w:themeColor="text1"/>
        </w:rPr>
      </w:pPr>
      <w:r w:rsidRPr="00424939">
        <w:rPr>
          <w:rFonts w:cs="Times New Roman"/>
          <w:color w:val="000000" w:themeColor="text1"/>
        </w:rPr>
        <w:t>POL-386 International Development</w:t>
      </w:r>
      <w:r w:rsidR="001D1BCD">
        <w:rPr>
          <w:rFonts w:cs="Times New Roman"/>
          <w:color w:val="000000" w:themeColor="text1"/>
        </w:rPr>
        <w:t xml:space="preserve"> (WE)</w:t>
      </w:r>
    </w:p>
    <w:p w14:paraId="7FD37CCF" w14:textId="77777777" w:rsidR="001916A2" w:rsidRDefault="00680CE1" w:rsidP="00B06914">
      <w:pPr>
        <w:spacing w:after="0"/>
        <w:ind w:left="1080" w:hanging="360"/>
        <w:rPr>
          <w:rFonts w:cs="Times New Roman"/>
          <w:color w:val="000000" w:themeColor="text1"/>
        </w:rPr>
      </w:pPr>
      <w:r w:rsidRPr="00424939">
        <w:rPr>
          <w:rFonts w:cs="Times New Roman"/>
          <w:color w:val="000000" w:themeColor="text1"/>
        </w:rPr>
        <w:t>SOC-328 Urban Sociology</w:t>
      </w:r>
    </w:p>
    <w:p w14:paraId="568EA168" w14:textId="5B9BB56D" w:rsidR="00B06914" w:rsidRPr="00424939" w:rsidRDefault="00B06914" w:rsidP="00E500FB">
      <w:pPr>
        <w:pStyle w:val="Noparagraphstyle"/>
        <w:numPr>
          <w:ilvl w:val="0"/>
          <w:numId w:val="44"/>
        </w:numPr>
        <w:tabs>
          <w:tab w:val="clear" w:pos="720"/>
          <w:tab w:val="num" w:pos="144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 or more</w:t>
      </w:r>
      <w:r w:rsidRPr="00424939">
        <w:rPr>
          <w:rFonts w:ascii="Garamond" w:hAnsi="Garamond" w:cs="Times New Roman"/>
          <w:color w:val="000000" w:themeColor="text1"/>
          <w:sz w:val="22"/>
          <w:szCs w:val="22"/>
        </w:rPr>
        <w:t xml:space="preserve"> of the following </w:t>
      </w:r>
      <w:r w:rsidRPr="00424939">
        <w:rPr>
          <w:rFonts w:ascii="Garamond" w:hAnsi="Garamond" w:cs="Times New Roman"/>
          <w:b/>
          <w:color w:val="000000" w:themeColor="text1"/>
          <w:sz w:val="22"/>
          <w:szCs w:val="22"/>
        </w:rPr>
        <w:t>Humanities</w:t>
      </w:r>
      <w:r w:rsidRPr="00424939">
        <w:rPr>
          <w:rFonts w:ascii="Garamond" w:hAnsi="Garamond" w:cs="Times New Roman"/>
          <w:color w:val="000000" w:themeColor="text1"/>
          <w:sz w:val="22"/>
          <w:szCs w:val="22"/>
        </w:rPr>
        <w:t xml:space="preserve"> courses:</w:t>
      </w:r>
    </w:p>
    <w:p w14:paraId="034895B6" w14:textId="2CE1999B" w:rsidR="00680CE1" w:rsidRPr="00424939" w:rsidRDefault="00680CE1" w:rsidP="00B06914">
      <w:pPr>
        <w:spacing w:after="0"/>
        <w:ind w:left="1080" w:hanging="360"/>
        <w:rPr>
          <w:rFonts w:cs="Times New Roman"/>
          <w:color w:val="000000" w:themeColor="text1"/>
        </w:rPr>
      </w:pPr>
      <w:r w:rsidRPr="00424939">
        <w:rPr>
          <w:rFonts w:cs="Times New Roman"/>
          <w:color w:val="000000" w:themeColor="text1"/>
        </w:rPr>
        <w:t xml:space="preserve">PHL-205 Environmental Ethics </w:t>
      </w:r>
      <w:r w:rsidR="00973B65">
        <w:rPr>
          <w:color w:val="000000" w:themeColor="text1"/>
        </w:rPr>
        <w:t>(WE)</w:t>
      </w:r>
      <w:r w:rsidR="00973B65" w:rsidRPr="00424939">
        <w:rPr>
          <w:rFonts w:cs="Times New Roman"/>
          <w:color w:val="000000" w:themeColor="text1"/>
        </w:rPr>
        <w:t xml:space="preserve"> </w:t>
      </w:r>
      <w:r w:rsidRPr="00424939">
        <w:rPr>
          <w:rFonts w:cs="Times New Roman"/>
          <w:color w:val="000000" w:themeColor="text1"/>
        </w:rPr>
        <w:t>(if not used to satisfy #5)</w:t>
      </w:r>
    </w:p>
    <w:p w14:paraId="12A416A0" w14:textId="5FD02BC9" w:rsidR="00680CE1" w:rsidRPr="00424939" w:rsidRDefault="00680CE1" w:rsidP="00B06914">
      <w:pPr>
        <w:spacing w:after="0"/>
        <w:ind w:left="1080" w:hanging="360"/>
        <w:rPr>
          <w:rFonts w:cs="Times New Roman"/>
          <w:color w:val="000000" w:themeColor="text1"/>
        </w:rPr>
      </w:pPr>
      <w:r w:rsidRPr="00424939">
        <w:rPr>
          <w:rFonts w:cs="Times New Roman"/>
          <w:color w:val="000000" w:themeColor="text1"/>
        </w:rPr>
        <w:t xml:space="preserve">RHE-135 Writers Colony </w:t>
      </w:r>
      <w:r w:rsidR="00B22EF3">
        <w:rPr>
          <w:rFonts w:cs="Times New Roman"/>
          <w:color w:val="000000" w:themeColor="text1"/>
        </w:rPr>
        <w:t>(WE)</w:t>
      </w:r>
      <w:r w:rsidR="00B22EF3" w:rsidRPr="00424939">
        <w:rPr>
          <w:rFonts w:cs="Times New Roman"/>
          <w:color w:val="000000" w:themeColor="text1"/>
        </w:rPr>
        <w:t xml:space="preserve"> </w:t>
      </w:r>
      <w:r w:rsidRPr="00424939">
        <w:rPr>
          <w:rFonts w:cs="Times New Roman"/>
          <w:color w:val="000000" w:themeColor="text1"/>
        </w:rPr>
        <w:t>(when topic is appropriate to major)</w:t>
      </w:r>
    </w:p>
    <w:p w14:paraId="3C04B1BF" w14:textId="4A06AA0F" w:rsidR="00680CE1" w:rsidRPr="00424939" w:rsidRDefault="00680CE1" w:rsidP="00F2164F">
      <w:pPr>
        <w:keepLines/>
        <w:spacing w:after="0"/>
        <w:ind w:left="1080" w:hanging="360"/>
        <w:rPr>
          <w:rFonts w:cs="Times New Roman"/>
          <w:b/>
          <w:smallCaps/>
          <w:color w:val="000000" w:themeColor="text1"/>
        </w:rPr>
      </w:pPr>
      <w:r w:rsidRPr="00424939">
        <w:rPr>
          <w:rFonts w:cs="Times New Roman"/>
          <w:color w:val="000000" w:themeColor="text1"/>
        </w:rPr>
        <w:t>RHE-257 Environmental Rhetoric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Rhetoric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p>
    <w:p w14:paraId="1B23D105" w14:textId="50C59B91" w:rsidR="00680CE1" w:rsidRPr="00424939" w:rsidRDefault="00680CE1" w:rsidP="00F2164F">
      <w:pPr>
        <w:keepLines/>
        <w:spacing w:after="120"/>
        <w:ind w:firstLine="720"/>
        <w:rPr>
          <w:rFonts w:cs="Times New Roman"/>
          <w:b/>
          <w:smallCaps/>
          <w:color w:val="000000" w:themeColor="text1"/>
        </w:rPr>
      </w:pPr>
      <w:r w:rsidRPr="00424939">
        <w:rPr>
          <w:rFonts w:cs="Times New Roman"/>
          <w:color w:val="000000" w:themeColor="text1"/>
        </w:rPr>
        <w:t>RHE-345 Nature Writing</w:t>
      </w:r>
      <w:r w:rsidR="00C46882">
        <w:rPr>
          <w:rFonts w:cs="Times New Roman"/>
          <w:color w:val="000000" w:themeColor="text1"/>
        </w:rPr>
        <w:t xml:space="preserve"> (WE)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244D4C8F" w14:textId="4D170B04" w:rsidR="00133FCF" w:rsidRPr="00424939" w:rsidRDefault="00133FCF" w:rsidP="00C90B87">
      <w:pPr>
        <w:spacing w:before="120" w:after="0"/>
        <w:rPr>
          <w:rFonts w:cs="Times New Roman"/>
          <w:b/>
          <w:smallCaps/>
          <w:color w:val="000000" w:themeColor="text1"/>
        </w:rPr>
        <w:pPrChange w:id="12258" w:author="Summer 2023 updates" w:date="2024-07-31T13:42:00Z">
          <w:pPr>
            <w:spacing w:after="0"/>
          </w:pPr>
        </w:pPrChange>
      </w:pPr>
      <w:r w:rsidRPr="00424939">
        <w:rPr>
          <w:rFonts w:cs="Times New Roman"/>
          <w:b/>
          <w:smallCaps/>
          <w:color w:val="000000" w:themeColor="text1"/>
        </w:rPr>
        <w:t xml:space="preserve">courses in environmental studies </w:t>
      </w:r>
      <w:r w:rsidR="006A4D78" w:rsidRPr="00424939">
        <w:rPr>
          <w:rStyle w:val="Strong"/>
          <w:rFonts w:ascii="Garamond" w:hAnsi="Garamond"/>
          <w:color w:val="000000" w:themeColor="text1"/>
        </w:rPr>
        <w:t>(collateral major</w:t>
      </w:r>
      <w:r w:rsidR="009F4511" w:rsidRPr="00424939">
        <w:rPr>
          <w:rStyle w:val="Strong"/>
          <w:rFonts w:ascii="Garamond" w:hAnsi="Garamond"/>
          <w:color w:val="000000" w:themeColor="text1"/>
        </w:rPr>
        <w:fldChar w:fldCharType="begin"/>
      </w:r>
      <w:r w:rsidR="009F4511" w:rsidRPr="00424939">
        <w:rPr>
          <w:color w:val="000000" w:themeColor="text1"/>
        </w:rPr>
        <w:instrText xml:space="preserve"> XE "</w:instrText>
      </w:r>
      <w:del w:id="12259" w:author="Summer 2023 updates" w:date="2024-07-31T13:42:00Z">
        <w:r w:rsidR="009F4511" w:rsidRPr="00424939">
          <w:rPr>
            <w:rStyle w:val="Strong"/>
            <w:rFonts w:ascii="Garamond" w:hAnsi="Garamond"/>
            <w:color w:val="000000" w:themeColor="text1"/>
          </w:rPr>
          <w:delInstrText>collateral major</w:delInstrText>
        </w:r>
      </w:del>
      <w:ins w:id="12260" w:author="Summer 2023 updates" w:date="2024-07-31T13:42:00Z">
        <w:r w:rsidR="00314707">
          <w:rPr>
            <w:rStyle w:val="Strong"/>
            <w:rFonts w:ascii="Garamond" w:hAnsi="Garamond"/>
            <w:color w:val="000000" w:themeColor="text1"/>
          </w:rPr>
          <w:instrText>C</w:instrText>
        </w:r>
        <w:r w:rsidR="009F4511"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9F4511" w:rsidRPr="00424939">
          <w:rPr>
            <w:rStyle w:val="Strong"/>
            <w:rFonts w:ascii="Garamond" w:hAnsi="Garamond"/>
            <w:color w:val="000000" w:themeColor="text1"/>
          </w:rPr>
          <w:instrText>ajor</w:instrText>
        </w:r>
      </w:ins>
      <w:r w:rsidR="009F4511" w:rsidRPr="00424939">
        <w:rPr>
          <w:color w:val="000000" w:themeColor="text1"/>
        </w:rPr>
        <w:instrText xml:space="preserve">" </w:instrText>
      </w:r>
      <w:r w:rsidR="009F4511" w:rsidRPr="00424939">
        <w:rPr>
          <w:rStyle w:val="Strong"/>
          <w:rFonts w:ascii="Garamond" w:hAnsi="Garamond"/>
          <w:color w:val="000000" w:themeColor="text1"/>
        </w:rPr>
        <w:fldChar w:fldCharType="end"/>
      </w:r>
      <w:r w:rsidR="006A4D78" w:rsidRPr="00424939">
        <w:rPr>
          <w:rStyle w:val="Strong"/>
          <w:rFonts w:ascii="Garamond" w:hAnsi="Garamond"/>
          <w:color w:val="000000" w:themeColor="text1"/>
        </w:rPr>
        <w:t>)</w:t>
      </w:r>
    </w:p>
    <w:p w14:paraId="447ECCDC" w14:textId="0FF5D99A" w:rsidR="00133FCF" w:rsidRPr="00424939" w:rsidRDefault="00D66EE2"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BUS-1</w:t>
      </w:r>
      <w:r w:rsidR="00133FCF" w:rsidRPr="00424939">
        <w:rPr>
          <w:rFonts w:ascii="Garamond" w:hAnsi="Garamond" w:cs="Times New Roman"/>
          <w:b/>
          <w:color w:val="000000" w:themeColor="text1"/>
          <w:sz w:val="22"/>
          <w:szCs w:val="22"/>
        </w:rPr>
        <w:t>70 Business Sustainability and the Environment</w:t>
      </w:r>
    </w:p>
    <w:p w14:paraId="4F85F5A1" w14:textId="77777777" w:rsidR="00133FCF" w:rsidRPr="00424939" w:rsidRDefault="00133FCF" w:rsidP="00E64024">
      <w:pPr>
        <w:rPr>
          <w:rPrChange w:id="12261" w:author="Summer 2023 updates" w:date="2024-07-31T13:42:00Z">
            <w:rPr>
              <w:color w:val="000000" w:themeColor="text1"/>
            </w:rPr>
          </w:rPrChange>
        </w:rPr>
      </w:pPr>
      <w:r w:rsidRPr="00424939">
        <w:rPr>
          <w:rPrChange w:id="12262" w:author="Summer 2023 updates" w:date="2024-07-31T13:42:00Z">
            <w:rPr>
              <w:color w:val="000000" w:themeColor="text1"/>
            </w:rPr>
          </w:rPrChange>
        </w:rPr>
        <w:t>Examines the global trend of the increasing attention organizations are giving to environmental and sustainability issues, including evaluation of successful business practices being pursued by leading corporations. Consideration is given to why and how corporations are embracing such trends. Topics covered include eco-labeling, corporate environmental strategies, NGO-business partnerships, and emerging markets for environmental goods and services. Significant attention is given to global warming concerns and the emerging strategies for measuring and reducing the carbon footprint of business.</w:t>
      </w:r>
    </w:p>
    <w:p w14:paraId="7B911DB2" w14:textId="4BFF576A" w:rsidR="00133FCF" w:rsidRPr="00424939" w:rsidRDefault="009B7430" w:rsidP="0002205E">
      <w:pPr>
        <w:spacing w:after="0"/>
        <w:rPr>
          <w:rFonts w:eastAsia="Times New Roman" w:cs="Times New Roman"/>
          <w:b/>
          <w:color w:val="000000" w:themeColor="text1"/>
        </w:rPr>
      </w:pPr>
      <w:r w:rsidRPr="00424939">
        <w:rPr>
          <w:rFonts w:cs="Times New Roman"/>
          <w:b/>
          <w:color w:val="000000" w:themeColor="text1"/>
        </w:rPr>
        <w:t>ECO-195</w:t>
      </w:r>
      <w:r w:rsidR="00133FCF" w:rsidRPr="00424939">
        <w:rPr>
          <w:rFonts w:cs="Times New Roman"/>
          <w:b/>
          <w:color w:val="000000" w:themeColor="text1"/>
        </w:rPr>
        <w:t xml:space="preserve"> Principles of Environmental Economics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33FCF" w:rsidRPr="00424939">
        <w:rPr>
          <w:rFonts w:cs="Times New Roman"/>
          <w:b/>
          <w:color w:val="000000" w:themeColor="text1"/>
        </w:rPr>
        <w:t xml:space="preserve"> </w:t>
      </w:r>
    </w:p>
    <w:p w14:paraId="092D35A5" w14:textId="080E7AFD" w:rsidR="00133FCF" w:rsidRPr="00424939" w:rsidRDefault="00133FCF" w:rsidP="00E64024">
      <w:pPr>
        <w:rPr>
          <w:rPrChange w:id="12263" w:author="Summer 2023 updates" w:date="2024-07-31T13:42:00Z">
            <w:rPr>
              <w:color w:val="000000" w:themeColor="text1"/>
            </w:rPr>
          </w:rPrChange>
        </w:rPr>
        <w:pPrChange w:id="12264" w:author="Summer 2023 updates" w:date="2024-07-31T13:42:00Z">
          <w:pPr>
            <w:spacing w:after="40"/>
          </w:pPr>
        </w:pPrChange>
      </w:pPr>
      <w:r w:rsidRPr="00424939">
        <w:rPr>
          <w:rPrChange w:id="12265" w:author="Summer 2023 updates" w:date="2024-07-31T13:42:00Z">
            <w:rPr>
              <w:color w:val="000000" w:themeColor="text1"/>
            </w:rPr>
          </w:rPrChange>
        </w:rPr>
        <w:t>An introduction to the economics of the environment and natural resource allocation. This course is focused on optimal resource allocation and the problems associated with externalities and public goods in the context of a market economy. Environmental issues and policy are analyzed using standard economic models.  This course may be used to satisfy the requirements for a major in Environmental Studies</w:t>
      </w:r>
      <w:r w:rsidR="009F4511" w:rsidRPr="00424939">
        <w:rPr>
          <w:rPrChange w:id="12266" w:author="Summer 2023 updates" w:date="2024-07-31T13:42:00Z">
            <w:rPr>
              <w:color w:val="000000" w:themeColor="text1"/>
            </w:rPr>
          </w:rPrChange>
        </w:rPr>
        <w:fldChar w:fldCharType="begin"/>
      </w:r>
      <w:r w:rsidR="009F4511" w:rsidRPr="00424939">
        <w:rPr>
          <w:rPrChange w:id="12267" w:author="Summer 2023 updates" w:date="2024-07-31T13:42:00Z">
            <w:rPr>
              <w:color w:val="000000" w:themeColor="text1"/>
            </w:rPr>
          </w:rPrChange>
        </w:rPr>
        <w:instrText xml:space="preserve"> XE "Environmental Studies" </w:instrText>
      </w:r>
      <w:r w:rsidR="009F4511" w:rsidRPr="00424939">
        <w:rPr>
          <w:rPrChange w:id="12268" w:author="Summer 2023 updates" w:date="2024-07-31T13:42:00Z">
            <w:rPr>
              <w:color w:val="000000" w:themeColor="text1"/>
            </w:rPr>
          </w:rPrChange>
        </w:rPr>
        <w:fldChar w:fldCharType="end"/>
      </w:r>
      <w:r w:rsidRPr="00424939">
        <w:rPr>
          <w:rPrChange w:id="12269" w:author="Summer 2023 updates" w:date="2024-07-31T13:42:00Z">
            <w:rPr>
              <w:color w:val="000000" w:themeColor="text1"/>
            </w:rPr>
          </w:rPrChange>
        </w:rPr>
        <w:t xml:space="preserve"> but does not satisfy any of the requirements for a major or minor</w:t>
      </w:r>
      <w:r w:rsidR="00B8454E" w:rsidRPr="00424939">
        <w:rPr>
          <w:rPrChange w:id="12270" w:author="Summer 2023 updates" w:date="2024-07-31T13:42:00Z">
            <w:rPr>
              <w:color w:val="000000" w:themeColor="text1"/>
            </w:rPr>
          </w:rPrChange>
        </w:rPr>
        <w:fldChar w:fldCharType="begin"/>
      </w:r>
      <w:r w:rsidR="00B8454E" w:rsidRPr="00424939">
        <w:rPr>
          <w:rPrChange w:id="12271" w:author="Summer 2023 updates" w:date="2024-07-31T13:42:00Z">
            <w:rPr>
              <w:color w:val="000000" w:themeColor="text1"/>
            </w:rPr>
          </w:rPrChange>
        </w:rPr>
        <w:instrText xml:space="preserve"> XE "</w:instrText>
      </w:r>
      <w:del w:id="12272" w:author="Summer 2023 updates" w:date="2024-07-31T13:42:00Z">
        <w:r w:rsidR="00B8454E" w:rsidRPr="00424939">
          <w:rPr>
            <w:rStyle w:val="Strong"/>
            <w:rFonts w:ascii="Garamond" w:hAnsi="Garamond"/>
            <w:color w:val="000000" w:themeColor="text1"/>
          </w:rPr>
          <w:delInstrText>minor</w:delInstrText>
        </w:r>
      </w:del>
      <w:ins w:id="12273" w:author="Summer 2023 updates" w:date="2024-07-31T13:42:00Z">
        <w:r w:rsidR="00CB1922">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2274" w:author="Summer 2023 updates" w:date="2024-07-31T13:42:00Z">
            <w:rPr>
              <w:color w:val="000000" w:themeColor="text1"/>
            </w:rPr>
          </w:rPrChange>
        </w:rPr>
        <w:instrText xml:space="preserve">" </w:instrText>
      </w:r>
      <w:r w:rsidR="00B8454E" w:rsidRPr="00424939">
        <w:rPr>
          <w:rPrChange w:id="12275" w:author="Summer 2023 updates" w:date="2024-07-31T13:42:00Z">
            <w:rPr>
              <w:color w:val="000000" w:themeColor="text1"/>
            </w:rPr>
          </w:rPrChange>
        </w:rPr>
        <w:fldChar w:fldCharType="end"/>
      </w:r>
      <w:r w:rsidRPr="00424939">
        <w:rPr>
          <w:rPrChange w:id="12276" w:author="Summer 2023 updates" w:date="2024-07-31T13:42:00Z">
            <w:rPr>
              <w:color w:val="000000" w:themeColor="text1"/>
            </w:rPr>
          </w:rPrChange>
        </w:rPr>
        <w:t xml:space="preserve"> in economics.  </w:t>
      </w:r>
      <w:r w:rsidRPr="00424939">
        <w:rPr>
          <w:u w:val="single"/>
          <w:rPrChange w:id="12277" w:author="Summer 2023 updates" w:date="2024-07-31T13:42:00Z">
            <w:rPr>
              <w:color w:val="000000" w:themeColor="text1"/>
              <w:u w:val="single"/>
            </w:rPr>
          </w:rPrChange>
        </w:rPr>
        <w:t>Prerequisite</w:t>
      </w:r>
      <w:r w:rsidR="00897BA1" w:rsidRPr="00424939">
        <w:rPr>
          <w:rPrChange w:id="12278" w:author="Summer 2023 updates" w:date="2024-07-31T13:42:00Z">
            <w:rPr>
              <w:color w:val="000000" w:themeColor="text1"/>
            </w:rPr>
          </w:rPrChange>
        </w:rPr>
        <w:t>:</w:t>
      </w:r>
      <w:r w:rsidRPr="00424939">
        <w:rPr>
          <w:rPrChange w:id="12279" w:author="Summer 2023 updates" w:date="2024-07-31T13:42:00Z">
            <w:rPr>
              <w:color w:val="000000" w:themeColor="text1"/>
            </w:rPr>
          </w:rPrChange>
        </w:rPr>
        <w:t xml:space="preserve"> Principles of Macroeconomics (ECO-</w:t>
      </w:r>
      <w:r w:rsidR="000C3C6B" w:rsidRPr="00424939">
        <w:rPr>
          <w:rPrChange w:id="12280" w:author="Summer 2023 updates" w:date="2024-07-31T13:42:00Z">
            <w:rPr>
              <w:color w:val="000000" w:themeColor="text1"/>
            </w:rPr>
          </w:rPrChange>
        </w:rPr>
        <w:t>175</w:t>
      </w:r>
      <w:r w:rsidRPr="00424939">
        <w:rPr>
          <w:rPrChange w:id="12281" w:author="Summer 2023 updates" w:date="2024-07-31T13:42:00Z">
            <w:rPr>
              <w:color w:val="000000" w:themeColor="text1"/>
            </w:rPr>
          </w:rPrChange>
        </w:rPr>
        <w:t xml:space="preserve">). </w:t>
      </w:r>
    </w:p>
    <w:p w14:paraId="6A7973CC" w14:textId="1862E719" w:rsidR="004058C3" w:rsidRPr="00424939" w:rsidRDefault="004058C3" w:rsidP="004058C3">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EVS-112 Environmental Law and Policy</w:t>
      </w:r>
    </w:p>
    <w:p w14:paraId="46DF51DA" w14:textId="295F1CBE" w:rsidR="004058C3" w:rsidRPr="00424939" w:rsidRDefault="004058C3" w:rsidP="00E64024">
      <w:pPr>
        <w:rPr>
          <w:rPrChange w:id="12282" w:author="Summer 2023 updates" w:date="2024-07-31T13:42:00Z">
            <w:rPr>
              <w:color w:val="000000" w:themeColor="text1"/>
            </w:rPr>
          </w:rPrChange>
        </w:rPr>
      </w:pPr>
      <w:r w:rsidRPr="00424939">
        <w:rPr>
          <w:rPrChange w:id="12283" w:author="Summer 2023 updates" w:date="2024-07-31T13:42:00Z">
            <w:rPr>
              <w:color w:val="000000" w:themeColor="text1"/>
            </w:rPr>
          </w:rPrChange>
        </w:rPr>
        <w:t>An introduction to the law and surrounding policies pertaining to environmental issues such as pollution, population, economic growth, and energy. The course focuses on the analysis of existing federal statutory efforts, such as the National Environmental Policy Act, the Clean Air Act, the Clean Water Act, and the Resource Conservation and Recovery Act. Attention is also given to environmental enforcement issues and the role of the regulatory agency.</w:t>
      </w:r>
    </w:p>
    <w:p w14:paraId="7F4DF8C4" w14:textId="77777777" w:rsidR="004058C3" w:rsidRPr="00424939" w:rsidRDefault="004058C3" w:rsidP="008825E8">
      <w:pPr>
        <w:spacing w:after="0"/>
        <w:rPr>
          <w:rFonts w:cs="Times New Roman"/>
          <w:b/>
          <w:color w:val="000000" w:themeColor="text1"/>
        </w:rPr>
      </w:pPr>
      <w:r w:rsidRPr="00424939">
        <w:rPr>
          <w:rFonts w:cs="Times New Roman"/>
          <w:b/>
          <w:color w:val="000000" w:themeColor="text1"/>
        </w:rPr>
        <w:t xml:space="preserve">EVS-137 Environmental Law: The Wilderness Act and the Battle Over the Boundary Waters </w:t>
      </w:r>
    </w:p>
    <w:p w14:paraId="6D4D6592" w14:textId="732C3F0E" w:rsidR="004058C3" w:rsidRPr="00424939" w:rsidRDefault="004058C3" w:rsidP="00E64024">
      <w:pPr>
        <w:rPr>
          <w:rPrChange w:id="12284" w:author="Summer 2023 updates" w:date="2024-07-31T13:42:00Z">
            <w:rPr>
              <w:color w:val="000000" w:themeColor="text1"/>
            </w:rPr>
          </w:rPrChange>
        </w:rPr>
      </w:pPr>
      <w:r w:rsidRPr="00424939">
        <w:rPr>
          <w:rPrChange w:id="12285" w:author="Summer 2023 updates" w:date="2024-07-31T13:42:00Z">
            <w:rPr>
              <w:color w:val="000000" w:themeColor="text1"/>
            </w:rPr>
          </w:rPrChange>
        </w:rPr>
        <w:t>An introduction to environmental law and the effort to control the effects of human activity on land and water. After an overview of basic environmental law covering property rights and wilderness protection, the class applies the same to the Boundary Waters Canoe Area Wilderness (BWCAW), local communities, recreation, and use of the area. Significant time is spent on the legislative efforts to establish the BWCAW and subsequent judicial interpretation of those laws. Multiple trips to areas of different preservation status are taken to help evaluate the practical effects of the disparate levels of protection. (Offered summers at the Wilderness Field Station</w:t>
      </w:r>
      <w:r w:rsidR="008C196D" w:rsidRPr="00424939">
        <w:rPr>
          <w:rPrChange w:id="12286" w:author="Summer 2023 updates" w:date="2024-07-31T13:42:00Z">
            <w:rPr>
              <w:color w:val="000000" w:themeColor="text1"/>
            </w:rPr>
          </w:rPrChange>
        </w:rPr>
        <w:fldChar w:fldCharType="begin"/>
      </w:r>
      <w:r w:rsidR="008C196D" w:rsidRPr="00424939">
        <w:rPr>
          <w:rPrChange w:id="12287" w:author="Summer 2023 updates" w:date="2024-07-31T13:42:00Z">
            <w:rPr>
              <w:color w:val="000000" w:themeColor="text1"/>
            </w:rPr>
          </w:rPrChange>
        </w:rPr>
        <w:instrText xml:space="preserve"> XE "Wilderness Field Station" </w:instrText>
      </w:r>
      <w:r w:rsidR="008C196D" w:rsidRPr="00424939">
        <w:rPr>
          <w:rPrChange w:id="12288" w:author="Summer 2023 updates" w:date="2024-07-31T13:42:00Z">
            <w:rPr>
              <w:color w:val="000000" w:themeColor="text1"/>
            </w:rPr>
          </w:rPrChange>
        </w:rPr>
        <w:fldChar w:fldCharType="end"/>
      </w:r>
      <w:r w:rsidRPr="00424939">
        <w:rPr>
          <w:rPrChange w:id="12289" w:author="Summer 2023 updates" w:date="2024-07-31T13:42:00Z">
            <w:rPr>
              <w:color w:val="000000" w:themeColor="text1"/>
            </w:rPr>
          </w:rPrChange>
        </w:rPr>
        <w:t xml:space="preserve">) </w:t>
      </w:r>
    </w:p>
    <w:p w14:paraId="266FB7B6" w14:textId="27D41F93" w:rsidR="00133FCF" w:rsidRPr="00424939" w:rsidRDefault="00CB50A9"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EVS-</w:t>
      </w:r>
      <w:r w:rsidR="000C3C6B" w:rsidRPr="00424939">
        <w:rPr>
          <w:rFonts w:ascii="Garamond" w:hAnsi="Garamond" w:cs="Times New Roman"/>
          <w:b/>
          <w:color w:val="000000" w:themeColor="text1"/>
          <w:sz w:val="22"/>
          <w:szCs w:val="22"/>
        </w:rPr>
        <w:t>484</w:t>
      </w:r>
      <w:r w:rsidRPr="00424939">
        <w:rPr>
          <w:rFonts w:ascii="Garamond" w:hAnsi="Garamond" w:cs="Times New Roman"/>
          <w:b/>
          <w:color w:val="000000" w:themeColor="text1"/>
          <w:sz w:val="22"/>
          <w:szCs w:val="22"/>
        </w:rPr>
        <w:t xml:space="preserve"> </w:t>
      </w:r>
      <w:r w:rsidR="00D15CA7" w:rsidRPr="00424939">
        <w:rPr>
          <w:rFonts w:ascii="Garamond" w:hAnsi="Garamond" w:cs="Times New Roman"/>
          <w:b/>
          <w:color w:val="000000" w:themeColor="text1"/>
          <w:sz w:val="22"/>
          <w:szCs w:val="22"/>
        </w:rPr>
        <w:t>Topics in Environmental Studies</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"Environmental Studies" </w:instrText>
      </w:r>
      <w:r w:rsidR="009F4511" w:rsidRPr="00424939">
        <w:rPr>
          <w:rFonts w:ascii="Garamond" w:hAnsi="Garamond" w:cs="Times New Roman"/>
          <w:b/>
          <w:color w:val="000000" w:themeColor="text1"/>
          <w:sz w:val="22"/>
          <w:szCs w:val="22"/>
        </w:rPr>
        <w:fldChar w:fldCharType="end"/>
      </w:r>
      <w:r w:rsidR="00D15CA7" w:rsidRPr="00424939">
        <w:rPr>
          <w:rFonts w:ascii="Garamond" w:hAnsi="Garamond" w:cs="Times New Roman"/>
          <w:b/>
          <w:color w:val="000000" w:themeColor="text1"/>
          <w:sz w:val="22"/>
          <w:szCs w:val="22"/>
        </w:rPr>
        <w:t xml:space="preserve"> </w:t>
      </w:r>
    </w:p>
    <w:p w14:paraId="604DDEC4" w14:textId="7F7180D9" w:rsidR="0053363C" w:rsidRDefault="00133FCF" w:rsidP="00E64024">
      <w:pPr>
        <w:rPr>
          <w:rPrChange w:id="12290" w:author="Summer 2023 updates" w:date="2024-07-31T13:42:00Z">
            <w:rPr>
              <w:color w:val="000000" w:themeColor="text1"/>
            </w:rPr>
          </w:rPrChange>
        </w:rPr>
        <w:pPrChange w:id="12291" w:author="Summer 2023 updates" w:date="2024-07-31T13:42:00Z">
          <w:pPr>
            <w:spacing w:after="0"/>
          </w:pPr>
        </w:pPrChange>
      </w:pPr>
      <w:r w:rsidRPr="00424939">
        <w:rPr>
          <w:rPrChange w:id="12292" w:author="Summer 2023 updates" w:date="2024-07-31T13:42:00Z">
            <w:rPr>
              <w:color w:val="000000" w:themeColor="text1"/>
            </w:rPr>
          </w:rPrChange>
        </w:rPr>
        <w:t xml:space="preserve">An intensive examination of selected works and subjects dealing with environmental issues. Specific topics vary from year to year. </w:t>
      </w:r>
      <w:r w:rsidRPr="00424939">
        <w:rPr>
          <w:u w:val="single"/>
          <w:rPrChange w:id="12293" w:author="Summer 2023 updates" w:date="2024-07-31T13:42:00Z">
            <w:rPr>
              <w:color w:val="000000" w:themeColor="text1"/>
              <w:u w:val="single"/>
            </w:rPr>
          </w:rPrChange>
        </w:rPr>
        <w:t>Prerequisite</w:t>
      </w:r>
      <w:r w:rsidRPr="00424939">
        <w:rPr>
          <w:rPrChange w:id="12294" w:author="Summer 2023 updates" w:date="2024-07-31T13:42:00Z">
            <w:rPr>
              <w:color w:val="000000" w:themeColor="text1"/>
            </w:rPr>
          </w:rPrChange>
        </w:rPr>
        <w:t>: junior standing</w:t>
      </w:r>
      <w:r w:rsidR="00D15CA7" w:rsidRPr="00424939">
        <w:rPr>
          <w:rPrChange w:id="12295" w:author="Summer 2023 updates" w:date="2024-07-31T13:42:00Z">
            <w:rPr>
              <w:color w:val="000000" w:themeColor="text1"/>
            </w:rPr>
          </w:rPrChange>
        </w:rPr>
        <w:t xml:space="preserve"> or permission of instructor. May be taken more than once for credit with permission of instructor.</w:t>
      </w:r>
      <w:r w:rsidR="00581478">
        <w:rPr>
          <w:rPrChange w:id="12296" w:author="Summer 2023 updates" w:date="2024-07-31T13:42:00Z">
            <w:rPr>
              <w:color w:val="000000" w:themeColor="text1"/>
            </w:rPr>
          </w:rPrChange>
        </w:rPr>
        <w:br/>
      </w:r>
    </w:p>
    <w:p w14:paraId="2E90E9EB" w14:textId="77777777" w:rsidR="005437C0" w:rsidRDefault="005437C0" w:rsidP="005437C0">
      <w:pPr>
        <w:spacing w:after="0"/>
        <w:rPr>
          <w:del w:id="12297" w:author="Summer 2023 updates" w:date="2024-07-31T13:42:00Z"/>
          <w:rFonts w:cs="Times New Roman"/>
          <w:color w:val="000000" w:themeColor="text1"/>
        </w:rPr>
      </w:pPr>
    </w:p>
    <w:p w14:paraId="524DF65C" w14:textId="2C3DAF96" w:rsidR="00F741F0" w:rsidRPr="00424939" w:rsidRDefault="0002205E" w:rsidP="00C90B87">
      <w:pPr>
        <w:pStyle w:val="Heading4"/>
        <w:spacing w:before="120"/>
        <w:pPrChange w:id="12298" w:author="Summer 2023 updates" w:date="2024-07-31T13:42:00Z">
          <w:pPr>
            <w:pStyle w:val="Heading4"/>
            <w:spacing w:before="0"/>
          </w:pPr>
        </w:pPrChange>
      </w:pPr>
      <w:bookmarkStart w:id="12299" w:name="_Toc141355758"/>
      <w:bookmarkStart w:id="12300" w:name="_Toc110005239"/>
      <w:r w:rsidRPr="00424939">
        <w:t>—Film Studies</w:t>
      </w:r>
      <w:bookmarkEnd w:id="12299"/>
      <w:bookmarkEnd w:id="12300"/>
      <w:r w:rsidR="00B8454E" w:rsidRPr="00424939">
        <w:fldChar w:fldCharType="begin"/>
      </w:r>
      <w:r w:rsidR="00B8454E" w:rsidRPr="00424939">
        <w:instrText xml:space="preserve"> XE "</w:instrText>
      </w:r>
      <w:r w:rsidR="00B8454E" w:rsidRPr="00424939">
        <w:rPr>
          <w:rFonts w:cs="Times New Roman"/>
        </w:rPr>
        <w:instrText>Film Studies</w:instrText>
      </w:r>
      <w:r w:rsidR="00B8454E" w:rsidRPr="00424939">
        <w:instrText xml:space="preserve">" </w:instrText>
      </w:r>
      <w:r w:rsidR="00B8454E" w:rsidRPr="00424939">
        <w:fldChar w:fldCharType="end"/>
      </w:r>
    </w:p>
    <w:p w14:paraId="7297858A" w14:textId="0840B597" w:rsidR="00B45B4D" w:rsidRPr="00424939" w:rsidRDefault="00965DCB" w:rsidP="000149A6">
      <w:pPr>
        <w:spacing w:after="120"/>
        <w:rPr>
          <w:rFonts w:cs="Times New Roman"/>
          <w:color w:val="000000" w:themeColor="text1"/>
        </w:rPr>
      </w:pPr>
      <w:r>
        <w:rPr>
          <w:rFonts w:cs="Times New Roman"/>
          <w:color w:val="000000" w:themeColor="text1"/>
        </w:rPr>
        <w:t>Cohen</w:t>
      </w:r>
      <w:r w:rsidR="00B45B4D" w:rsidRPr="00424939">
        <w:rPr>
          <w:rFonts w:cs="Times New Roman"/>
          <w:color w:val="000000" w:themeColor="text1"/>
        </w:rPr>
        <w:t xml:space="preserve"> (</w:t>
      </w:r>
      <w:r w:rsidR="00560381">
        <w:rPr>
          <w:rFonts w:cs="Times New Roman"/>
          <w:color w:val="000000" w:themeColor="text1"/>
        </w:rPr>
        <w:t>Co-</w:t>
      </w:r>
      <w:r w:rsidR="00B45B4D" w:rsidRPr="00424939">
        <w:rPr>
          <w:rFonts w:cs="Times New Roman"/>
          <w:color w:val="000000" w:themeColor="text1"/>
        </w:rPr>
        <w:t>Coordinator)</w:t>
      </w:r>
      <w:r>
        <w:rPr>
          <w:rFonts w:cs="Times New Roman"/>
          <w:color w:val="000000" w:themeColor="text1"/>
        </w:rPr>
        <w:t>, Lausch</w:t>
      </w:r>
      <w:r w:rsidR="00560381">
        <w:rPr>
          <w:rFonts w:cs="Times New Roman"/>
          <w:color w:val="000000" w:themeColor="text1"/>
        </w:rPr>
        <w:t>, Rogers (Co-Coordinator)</w:t>
      </w:r>
      <w:r w:rsidR="00B45B4D" w:rsidRPr="00424939">
        <w:rPr>
          <w:rFonts w:cs="Times New Roman"/>
          <w:color w:val="000000" w:themeColor="text1"/>
        </w:rPr>
        <w:t>.</w:t>
      </w:r>
    </w:p>
    <w:p w14:paraId="74885926" w14:textId="67EFB8F5" w:rsidR="000149A6" w:rsidRPr="00424939" w:rsidRDefault="000149A6" w:rsidP="00E64024">
      <w:pPr>
        <w:rPr>
          <w:rPrChange w:id="12301" w:author="Summer 2023 updates" w:date="2024-07-31T13:42:00Z">
            <w:rPr>
              <w:color w:val="000000" w:themeColor="text1"/>
            </w:rPr>
          </w:rPrChange>
        </w:rPr>
        <w:pPrChange w:id="12302" w:author="Summer 2023 updates" w:date="2024-07-31T13:42:00Z">
          <w:pPr>
            <w:spacing w:after="120"/>
          </w:pPr>
        </w:pPrChange>
      </w:pPr>
      <w:r w:rsidRPr="00424939">
        <w:rPr>
          <w:rPrChange w:id="12303" w:author="Summer 2023 updates" w:date="2024-07-31T13:42:00Z">
            <w:rPr>
              <w:color w:val="000000" w:themeColor="text1"/>
            </w:rPr>
          </w:rPrChange>
        </w:rPr>
        <w:t>The film studies major is an interdisciplinary major that allows a student to focus on the particular aspect of film studies that interests her or him most – for example, film writing, cinema studies, or digital production.</w:t>
      </w:r>
    </w:p>
    <w:p w14:paraId="2DD107AF" w14:textId="477A24F8" w:rsidR="000149A6" w:rsidRPr="00424939" w:rsidRDefault="000149A6" w:rsidP="00C90B87">
      <w:pPr>
        <w:spacing w:before="120" w:after="0"/>
        <w:rPr>
          <w:rFonts w:cs="Times New Roman"/>
          <w:b/>
          <w:color w:val="000000" w:themeColor="text1"/>
        </w:rPr>
        <w:pPrChange w:id="12304" w:author="Summer 2023 updates" w:date="2024-07-31T13:42:00Z">
          <w:pPr>
            <w:spacing w:after="0"/>
          </w:pPr>
        </w:pPrChange>
      </w:pPr>
      <w:r w:rsidRPr="00424939">
        <w:rPr>
          <w:rFonts w:cs="Times New Roman"/>
          <w:b/>
          <w:color w:val="000000" w:themeColor="text1"/>
        </w:rPr>
        <w:t>Film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4720883C" w14:textId="29664BC7" w:rsidR="000149A6" w:rsidRPr="00424939" w:rsidRDefault="00A715E9" w:rsidP="000149A6">
      <w:pPr>
        <w:rPr>
          <w:rFonts w:cs="Times New Roman"/>
          <w:color w:val="000000" w:themeColor="text1"/>
        </w:rPr>
      </w:pPr>
      <w:r w:rsidRPr="00424939">
        <w:rPr>
          <w:bCs/>
          <w:color w:val="000000" w:themeColor="text1"/>
        </w:rPr>
        <w:t xml:space="preserve">A major in film requires a minimum cumulative 2.0 GPA in all courses counted toward the major. </w:t>
      </w:r>
      <w:r w:rsidR="000149A6" w:rsidRPr="00424939">
        <w:rPr>
          <w:rFonts w:cs="Times New Roman"/>
          <w:color w:val="000000" w:themeColor="text1"/>
        </w:rPr>
        <w:t>A major in film studies requires ten courses taken from each of the three disciplines represented in the major.</w:t>
      </w:r>
    </w:p>
    <w:p w14:paraId="2DE9F699" w14:textId="0B0B37BD" w:rsidR="00300E83" w:rsidRDefault="00300E83" w:rsidP="00E500FB">
      <w:pPr>
        <w:numPr>
          <w:ilvl w:val="0"/>
          <w:numId w:val="77"/>
        </w:numPr>
        <w:spacing w:after="0"/>
        <w:ind w:left="360"/>
        <w:rPr>
          <w:rFonts w:cs="Times New Roman"/>
          <w:color w:val="000000" w:themeColor="text1"/>
        </w:rPr>
      </w:pPr>
      <w:r>
        <w:rPr>
          <w:rFonts w:cs="Times New Roman"/>
          <w:color w:val="000000" w:themeColor="text1"/>
        </w:rPr>
        <w:t>ART-150 Time-Based Media</w:t>
      </w:r>
    </w:p>
    <w:p w14:paraId="4A34CCCC" w14:textId="086AA415" w:rsidR="00300E83" w:rsidRPr="00300E83" w:rsidRDefault="00300E83" w:rsidP="00E500FB">
      <w:pPr>
        <w:numPr>
          <w:ilvl w:val="0"/>
          <w:numId w:val="77"/>
        </w:numPr>
        <w:spacing w:after="0"/>
        <w:ind w:left="360"/>
        <w:rPr>
          <w:rFonts w:cs="Times New Roman"/>
          <w:color w:val="000000" w:themeColor="text1"/>
        </w:rPr>
      </w:pPr>
      <w:r w:rsidRPr="00424939">
        <w:rPr>
          <w:rFonts w:cs="Times New Roman"/>
          <w:color w:val="000000" w:themeColor="text1"/>
        </w:rPr>
        <w:t>FLM-105</w:t>
      </w:r>
      <w:del w:id="12305" w:author="Summer 2023 updates" w:date="2024-07-31T13:42:00Z">
        <w:r w:rsidRPr="00424939">
          <w:rPr>
            <w:rFonts w:cs="Times New Roman"/>
            <w:color w:val="000000" w:themeColor="text1"/>
          </w:rPr>
          <w:delText xml:space="preserve"> </w:delText>
        </w:r>
      </w:del>
      <w:r>
        <w:rPr>
          <w:rFonts w:cs="Times New Roman"/>
          <w:color w:val="000000" w:themeColor="text1"/>
        </w:rPr>
        <w:t xml:space="preserve">/FLM-105L </w:t>
      </w:r>
      <w:r w:rsidRPr="00424939">
        <w:rPr>
          <w:rFonts w:cs="Times New Roman"/>
          <w:color w:val="000000" w:themeColor="text1"/>
        </w:rPr>
        <w:t>Introduction to Film</w:t>
      </w:r>
      <w:r>
        <w:rPr>
          <w:rFonts w:cs="Times New Roman"/>
          <w:color w:val="000000" w:themeColor="text1"/>
        </w:rPr>
        <w:t xml:space="preserve"> and Laboratory</w:t>
      </w:r>
    </w:p>
    <w:p w14:paraId="44C8765A" w14:textId="7E256695" w:rsidR="00994378" w:rsidRPr="00424939" w:rsidRDefault="000149A6" w:rsidP="00E500FB">
      <w:pPr>
        <w:numPr>
          <w:ilvl w:val="0"/>
          <w:numId w:val="77"/>
        </w:numPr>
        <w:spacing w:after="0"/>
        <w:ind w:left="360"/>
        <w:rPr>
          <w:rFonts w:cs="Times New Roman"/>
          <w:color w:val="000000" w:themeColor="text1"/>
        </w:rPr>
      </w:pPr>
      <w:r w:rsidRPr="00424939">
        <w:rPr>
          <w:rFonts w:cs="Times New Roman"/>
          <w:color w:val="000000" w:themeColor="text1"/>
        </w:rPr>
        <w:t>FLM-</w:t>
      </w:r>
      <w:r w:rsidR="000C3C6B" w:rsidRPr="00424939">
        <w:rPr>
          <w:rFonts w:cs="Times New Roman"/>
          <w:color w:val="000000" w:themeColor="text1"/>
        </w:rPr>
        <w:t>2</w:t>
      </w:r>
      <w:r w:rsidRPr="00424939">
        <w:rPr>
          <w:rFonts w:cs="Times New Roman"/>
          <w:color w:val="000000" w:themeColor="text1"/>
        </w:rPr>
        <w:t>00</w:t>
      </w:r>
      <w:del w:id="12306" w:author="Summer 2023 updates" w:date="2024-07-31T13:42:00Z">
        <w:r w:rsidRPr="00424939">
          <w:rPr>
            <w:rFonts w:cs="Times New Roman"/>
            <w:color w:val="000000" w:themeColor="text1"/>
          </w:rPr>
          <w:delText xml:space="preserve"> </w:delText>
        </w:r>
      </w:del>
      <w:r w:rsidR="00C46CD2">
        <w:rPr>
          <w:rFonts w:cs="Times New Roman"/>
          <w:color w:val="000000" w:themeColor="text1"/>
        </w:rPr>
        <w:t xml:space="preserve">/FLM-200L </w:t>
      </w:r>
      <w:r w:rsidRPr="00424939">
        <w:rPr>
          <w:rFonts w:cs="Times New Roman"/>
          <w:color w:val="000000" w:themeColor="text1"/>
        </w:rPr>
        <w:t>Film Analysis</w:t>
      </w:r>
      <w:r w:rsidR="00C46CD2">
        <w:rPr>
          <w:rFonts w:cs="Times New Roman"/>
          <w:color w:val="000000" w:themeColor="text1"/>
        </w:rPr>
        <w:t xml:space="preserve"> and Laboratory</w:t>
      </w:r>
      <w:r w:rsidR="00181714">
        <w:rPr>
          <w:rFonts w:cs="Times New Roman"/>
          <w:color w:val="000000" w:themeColor="text1"/>
        </w:rPr>
        <w:t xml:space="preserve"> </w:t>
      </w:r>
      <w:r w:rsidR="00181714">
        <w:rPr>
          <w:color w:val="000000" w:themeColor="text1"/>
        </w:rPr>
        <w:t>(WE)</w:t>
      </w:r>
    </w:p>
    <w:p w14:paraId="19F94404" w14:textId="7BDD61BA" w:rsidR="000149A6" w:rsidRPr="00424939" w:rsidRDefault="000C3C6B" w:rsidP="00E500FB">
      <w:pPr>
        <w:numPr>
          <w:ilvl w:val="0"/>
          <w:numId w:val="77"/>
        </w:numPr>
        <w:spacing w:after="0"/>
        <w:ind w:left="360"/>
        <w:rPr>
          <w:rFonts w:cs="Times New Roman"/>
          <w:color w:val="000000" w:themeColor="text1"/>
        </w:rPr>
      </w:pPr>
      <w:r w:rsidRPr="00424939">
        <w:rPr>
          <w:rFonts w:cs="Times New Roman"/>
          <w:color w:val="000000" w:themeColor="text1"/>
        </w:rPr>
        <w:t>FLM-2</w:t>
      </w:r>
      <w:r w:rsidR="000149A6" w:rsidRPr="00424939">
        <w:rPr>
          <w:rFonts w:cs="Times New Roman"/>
          <w:color w:val="000000" w:themeColor="text1"/>
        </w:rPr>
        <w:t>25</w:t>
      </w:r>
      <w:del w:id="12307" w:author="Summer 2023 updates" w:date="2024-07-31T13:42:00Z">
        <w:r w:rsidR="00C46CD2">
          <w:rPr>
            <w:rFonts w:cs="Times New Roman"/>
            <w:color w:val="000000" w:themeColor="text1"/>
          </w:rPr>
          <w:delText xml:space="preserve"> </w:delText>
        </w:r>
      </w:del>
      <w:r w:rsidR="00C46CD2">
        <w:rPr>
          <w:rFonts w:cs="Times New Roman"/>
          <w:color w:val="000000" w:themeColor="text1"/>
        </w:rPr>
        <w:t>/</w:t>
      </w:r>
      <w:r w:rsidR="00C46CD2" w:rsidRPr="00424939">
        <w:rPr>
          <w:rFonts w:cs="Times New Roman"/>
          <w:color w:val="000000" w:themeColor="text1"/>
        </w:rPr>
        <w:t>FLM-225</w:t>
      </w:r>
      <w:r w:rsidR="00C46CD2">
        <w:rPr>
          <w:rFonts w:cs="Times New Roman"/>
          <w:color w:val="000000" w:themeColor="text1"/>
        </w:rPr>
        <w:t>L</w:t>
      </w:r>
      <w:r w:rsidR="000149A6" w:rsidRPr="00424939">
        <w:rPr>
          <w:rFonts w:cs="Times New Roman"/>
          <w:color w:val="000000" w:themeColor="text1"/>
        </w:rPr>
        <w:t xml:space="preserve"> Film History</w:t>
      </w:r>
      <w:r w:rsidR="00C46CD2">
        <w:rPr>
          <w:rFonts w:cs="Times New Roman"/>
          <w:color w:val="000000" w:themeColor="text1"/>
        </w:rPr>
        <w:t xml:space="preserve"> and Laboratory</w:t>
      </w:r>
      <w:r w:rsidR="00181714">
        <w:rPr>
          <w:rFonts w:cs="Times New Roman"/>
          <w:color w:val="000000" w:themeColor="text1"/>
        </w:rPr>
        <w:t xml:space="preserve"> </w:t>
      </w:r>
      <w:r w:rsidR="00181714">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EE4F4E5" w14:textId="530BE76F" w:rsidR="00C46CD2" w:rsidRPr="00281B67" w:rsidRDefault="000149A6" w:rsidP="00E500FB">
      <w:pPr>
        <w:numPr>
          <w:ilvl w:val="0"/>
          <w:numId w:val="77"/>
        </w:numPr>
        <w:spacing w:after="0"/>
        <w:ind w:left="360"/>
        <w:rPr>
          <w:rFonts w:cs="Times New Roman"/>
          <w:color w:val="000000" w:themeColor="text1"/>
        </w:rPr>
      </w:pPr>
      <w:r w:rsidRPr="00DA1431">
        <w:rPr>
          <w:rFonts w:cs="Times New Roman"/>
          <w:color w:val="000000" w:themeColor="text1"/>
        </w:rPr>
        <w:t>FLM-</w:t>
      </w:r>
      <w:r w:rsidR="000C3C6B" w:rsidRPr="00DA1431">
        <w:rPr>
          <w:rFonts w:cs="Times New Roman"/>
        </w:rPr>
        <w:t>4</w:t>
      </w:r>
      <w:r w:rsidR="00281B67" w:rsidRPr="00DA1431">
        <w:rPr>
          <w:rFonts w:cs="Times New Roman"/>
        </w:rPr>
        <w:t>6</w:t>
      </w:r>
      <w:r w:rsidR="000C3C6B" w:rsidRPr="00DA1431">
        <w:rPr>
          <w:rFonts w:cs="Times New Roman"/>
        </w:rPr>
        <w:t>4</w:t>
      </w:r>
      <w:r w:rsidRPr="00281B67">
        <w:rPr>
          <w:rFonts w:cs="Times New Roman"/>
        </w:rPr>
        <w:t xml:space="preserve"> </w:t>
      </w:r>
      <w:r w:rsidR="00C46CD2" w:rsidRPr="00281B67">
        <w:rPr>
          <w:rFonts w:cs="Times New Roman"/>
          <w:color w:val="000000" w:themeColor="text1"/>
        </w:rPr>
        <w:t xml:space="preserve">Senior Seminar </w:t>
      </w:r>
      <w:r w:rsidR="009730B1">
        <w:rPr>
          <w:rFonts w:cs="Times New Roman"/>
          <w:color w:val="000000" w:themeColor="text1"/>
        </w:rPr>
        <w:t xml:space="preserve">I </w:t>
      </w:r>
      <w:r w:rsidRPr="00281B67">
        <w:rPr>
          <w:rFonts w:cs="Times New Roman"/>
          <w:color w:val="000000" w:themeColor="text1"/>
        </w:rPr>
        <w:t>in Film</w:t>
      </w:r>
      <w:r w:rsidR="009730B1">
        <w:rPr>
          <w:rFonts w:cs="Times New Roman"/>
          <w:color w:val="000000" w:themeColor="text1"/>
        </w:rPr>
        <w:t xml:space="preserve"> </w:t>
      </w:r>
      <w:r w:rsidR="00C46CD2" w:rsidRPr="00281B67">
        <w:rPr>
          <w:rFonts w:cs="Times New Roman"/>
          <w:color w:val="000000" w:themeColor="text1"/>
        </w:rPr>
        <w:t>(0.5 cc) and FLM-4</w:t>
      </w:r>
      <w:r w:rsidR="00C648EB" w:rsidRPr="00281B67">
        <w:rPr>
          <w:rFonts w:cs="Times New Roman"/>
          <w:color w:val="000000" w:themeColor="text1"/>
        </w:rPr>
        <w:t>7</w:t>
      </w:r>
      <w:r w:rsidR="00C46CD2" w:rsidRPr="00281B67">
        <w:rPr>
          <w:rFonts w:cs="Times New Roman"/>
          <w:color w:val="000000" w:themeColor="text1"/>
        </w:rPr>
        <w:t>4 Senior Seminar</w:t>
      </w:r>
      <w:r w:rsidR="009730B1">
        <w:rPr>
          <w:rFonts w:cs="Times New Roman"/>
          <w:color w:val="000000" w:themeColor="text1"/>
        </w:rPr>
        <w:t xml:space="preserve"> II</w:t>
      </w:r>
      <w:r w:rsidR="00C46CD2" w:rsidRPr="00281B67">
        <w:rPr>
          <w:rFonts w:cs="Times New Roman"/>
          <w:color w:val="000000" w:themeColor="text1"/>
        </w:rPr>
        <w:t xml:space="preserve"> in Film </w:t>
      </w:r>
      <w:r w:rsidR="009730B1">
        <w:rPr>
          <w:rFonts w:cs="Times New Roman"/>
          <w:color w:val="000000" w:themeColor="text1"/>
        </w:rPr>
        <w:t>&amp; Senior Film Project</w:t>
      </w:r>
      <w:ins w:id="12308" w:author="Summer 2023 updates" w:date="2024-07-31T13:42:00Z">
        <w:r w:rsidR="006141AC">
          <w:rPr>
            <w:rFonts w:cs="Times New Roman"/>
            <w:color w:val="000000" w:themeColor="text1"/>
          </w:rPr>
          <w:t xml:space="preserve"> </w:t>
        </w:r>
      </w:ins>
      <w:r w:rsidR="00C46CD2" w:rsidRPr="00281B67">
        <w:rPr>
          <w:rFonts w:cs="Times New Roman"/>
          <w:color w:val="000000" w:themeColor="text1"/>
        </w:rPr>
        <w:t xml:space="preserve">(0.5 cc) </w:t>
      </w:r>
    </w:p>
    <w:p w14:paraId="72714AB5" w14:textId="58CA701A" w:rsidR="00907C7E" w:rsidRPr="00424939" w:rsidRDefault="00907C7E" w:rsidP="00E500FB">
      <w:pPr>
        <w:keepNext/>
        <w:numPr>
          <w:ilvl w:val="0"/>
          <w:numId w:val="77"/>
        </w:numPr>
        <w:spacing w:after="0"/>
        <w:ind w:left="360"/>
        <w:rPr>
          <w:rFonts w:cs="Times New Roman"/>
          <w:color w:val="000000" w:themeColor="text1"/>
          <w:u w:val="single"/>
        </w:rPr>
      </w:pPr>
      <w:r w:rsidRPr="00424939">
        <w:rPr>
          <w:rFonts w:cs="Times New Roman"/>
          <w:color w:val="000000" w:themeColor="text1"/>
          <w:u w:val="single"/>
        </w:rPr>
        <w:t xml:space="preserve">Five </w:t>
      </w:r>
      <w:r w:rsidRPr="00424939">
        <w:rPr>
          <w:rFonts w:cs="Times New Roman"/>
          <w:color w:val="000000" w:themeColor="text1"/>
        </w:rPr>
        <w:t>courses chosen from the following, in consultation with the Film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  At least two of the courses must be completed at the 300 level or above, and no more than two courses may be selected with the same prefix</w:t>
      </w:r>
      <w:r w:rsidRPr="00424939">
        <w:rPr>
          <w:rFonts w:cs="Times New Roman"/>
          <w:color w:val="000000" w:themeColor="text1"/>
          <w:u w:val="single"/>
        </w:rPr>
        <w:t>.</w:t>
      </w:r>
    </w:p>
    <w:p w14:paraId="7F4BFF1B" w14:textId="5BD63762" w:rsidR="00907C7E" w:rsidRDefault="00907C7E" w:rsidP="00C668C0">
      <w:pPr>
        <w:pStyle w:val="Noparagraphstyle"/>
        <w:keepNext/>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ART-145 </w:t>
      </w:r>
      <w:r w:rsidR="000B451C">
        <w:rPr>
          <w:rFonts w:ascii="Garamond" w:hAnsi="Garamond" w:cs="Times New Roman"/>
          <w:color w:val="000000" w:themeColor="text1"/>
          <w:sz w:val="22"/>
          <w:szCs w:val="22"/>
        </w:rPr>
        <w:t xml:space="preserve">Digital </w:t>
      </w:r>
      <w:r w:rsidR="00300E83">
        <w:rPr>
          <w:rFonts w:ascii="Garamond" w:hAnsi="Garamond" w:cs="Times New Roman"/>
          <w:color w:val="000000" w:themeColor="text1"/>
          <w:sz w:val="22"/>
          <w:szCs w:val="22"/>
        </w:rPr>
        <w:t>Studio</w:t>
      </w:r>
    </w:p>
    <w:p w14:paraId="2DA9BEEE" w14:textId="77777777" w:rsidR="00300E83"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ART-155 </w:t>
      </w:r>
      <w:r w:rsidR="00B11A5C" w:rsidRPr="00424939">
        <w:rPr>
          <w:rFonts w:ascii="Garamond" w:hAnsi="Garamond" w:cs="Times New Roman"/>
          <w:color w:val="000000" w:themeColor="text1"/>
          <w:sz w:val="22"/>
          <w:szCs w:val="22"/>
        </w:rPr>
        <w:t>Photography: Light Writing</w:t>
      </w:r>
    </w:p>
    <w:p w14:paraId="5F86D7DB" w14:textId="21A4EA9D" w:rsidR="00300E83" w:rsidRDefault="00300E83"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ART-325 Contemporary Photographic Genes</w:t>
      </w:r>
    </w:p>
    <w:p w14:paraId="4EC93D2F" w14:textId="6700D301" w:rsidR="007B2359" w:rsidRDefault="007B2359"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ART-361 Documentary</w:t>
      </w:r>
    </w:p>
    <w:p w14:paraId="2186AAAB" w14:textId="6531D473" w:rsidR="00907C7E" w:rsidRPr="00424939" w:rsidRDefault="00300E83" w:rsidP="007B2359">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ART-370 Video Art and Producti</w:t>
      </w:r>
      <w:r w:rsidR="007B2359">
        <w:rPr>
          <w:rFonts w:ascii="Garamond" w:hAnsi="Garamond" w:cs="Times New Roman"/>
          <w:color w:val="000000" w:themeColor="text1"/>
          <w:sz w:val="22"/>
          <w:szCs w:val="22"/>
        </w:rPr>
        <w:t>on</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p>
    <w:p w14:paraId="679186EB" w14:textId="1CD5E8A3"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COM-151 Introduction to New Media Studies</w:t>
      </w:r>
      <w:r w:rsidR="00985FC0">
        <w:rPr>
          <w:rFonts w:ascii="Garamond" w:hAnsi="Garamond" w:cs="Times New Roman"/>
          <w:color w:val="000000" w:themeColor="text1"/>
          <w:sz w:val="22"/>
          <w:szCs w:val="22"/>
        </w:rPr>
        <w:t xml:space="preserve"> (WE)</w:t>
      </w:r>
    </w:p>
    <w:p w14:paraId="54F1D0E4" w14:textId="44E63FC1"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A6552C">
        <w:rPr>
          <w:rFonts w:ascii="Garamond" w:hAnsi="Garamond" w:cs="Times New Roman"/>
          <w:color w:val="000000" w:themeColor="text1"/>
          <w:sz w:val="22"/>
          <w:szCs w:val="22"/>
        </w:rPr>
        <w:t>COM-157 Introduction to Media Analysis</w:t>
      </w:r>
      <w:r w:rsidR="00985FC0">
        <w:rPr>
          <w:rFonts w:ascii="Garamond" w:hAnsi="Garamond" w:cs="Times New Roman"/>
          <w:color w:val="000000" w:themeColor="text1"/>
          <w:sz w:val="22"/>
          <w:szCs w:val="22"/>
        </w:rPr>
        <w:t xml:space="preserve"> (WE)</w:t>
      </w:r>
    </w:p>
    <w:p w14:paraId="39195C9B" w14:textId="2E2001E8" w:rsid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COM-161 Visual Rhetoric</w:t>
      </w:r>
    </w:p>
    <w:p w14:paraId="1CC4654A" w14:textId="590DB0E1"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COM-337 Persuasion</w:t>
      </w:r>
    </w:p>
    <w:p w14:paraId="356E9489" w14:textId="1F97F83C"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COM-357 Sex, Race and Gender in the Media</w:t>
      </w:r>
      <w:r w:rsidR="00985FC0">
        <w:rPr>
          <w:rFonts w:ascii="Garamond" w:hAnsi="Garamond" w:cs="Times New Roman"/>
          <w:color w:val="000000" w:themeColor="text1"/>
          <w:sz w:val="22"/>
          <w:szCs w:val="22"/>
        </w:rPr>
        <w:t xml:space="preserve"> (WE)</w:t>
      </w:r>
    </w:p>
    <w:p w14:paraId="58520A92" w14:textId="2FD01121" w:rsidR="007467F4" w:rsidRDefault="007467F4" w:rsidP="007467F4">
      <w:pPr>
        <w:pStyle w:val="Noparagraphstyle"/>
        <w:spacing w:line="240" w:lineRule="auto"/>
        <w:ind w:left="720" w:hanging="360"/>
        <w:jc w:val="left"/>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COM-341 Digital Storytelling</w:t>
      </w:r>
      <w:r w:rsidR="00985FC0">
        <w:rPr>
          <w:rFonts w:ascii="Garamond" w:hAnsi="Garamond" w:cs="Times New Roman"/>
          <w:color w:val="000000" w:themeColor="text1"/>
          <w:sz w:val="22"/>
          <w:szCs w:val="22"/>
        </w:rPr>
        <w:t xml:space="preserve"> (WE)</w:t>
      </w:r>
    </w:p>
    <w:p w14:paraId="2611DD94" w14:textId="7E8C2DFE"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w:t>
      </w:r>
      <w:r w:rsidR="00697772">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/THE-2</w:t>
      </w:r>
      <w:r w:rsidR="00680CE1" w:rsidRPr="00424939">
        <w:rPr>
          <w:rFonts w:ascii="Garamond" w:hAnsi="Garamond" w:cs="Times New Roman"/>
          <w:color w:val="000000" w:themeColor="text1"/>
          <w:sz w:val="22"/>
          <w:szCs w:val="22"/>
        </w:rPr>
        <w:t>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00680CE1" w:rsidRPr="00424939">
        <w:rPr>
          <w:rFonts w:ascii="Garamond" w:hAnsi="Garamond" w:cs="Times New Roman"/>
          <w:color w:val="000000" w:themeColor="text1"/>
          <w:sz w:val="22"/>
          <w:szCs w:val="22"/>
        </w:rPr>
        <w:t xml:space="preserve"> 1</w:t>
      </w:r>
    </w:p>
    <w:p w14:paraId="166E497D" w14:textId="01D6B90C"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w:t>
      </w:r>
      <w:r w:rsidR="00DE49DC" w:rsidRPr="00424939">
        <w:rPr>
          <w:rFonts w:ascii="Garamond" w:hAnsi="Garamond" w:cs="Times New Roman"/>
          <w:color w:val="000000" w:themeColor="text1"/>
          <w:sz w:val="22"/>
          <w:szCs w:val="22"/>
        </w:rPr>
        <w:t>50</w:t>
      </w:r>
      <w:r w:rsidRPr="00424939">
        <w:rPr>
          <w:rFonts w:ascii="Garamond" w:hAnsi="Garamond" w:cs="Times New Roman"/>
          <w:color w:val="000000" w:themeColor="text1"/>
          <w:sz w:val="22"/>
          <w:szCs w:val="22"/>
        </w:rPr>
        <w:t xml:space="preserve"> Screenwriting</w:t>
      </w:r>
      <w:r w:rsidR="00884AB4">
        <w:rPr>
          <w:rFonts w:ascii="Garamond" w:hAnsi="Garamond" w:cs="Times New Roman"/>
          <w:color w:val="000000" w:themeColor="text1"/>
          <w:sz w:val="22"/>
          <w:szCs w:val="22"/>
        </w:rPr>
        <w:t xml:space="preserve"> (WE)</w:t>
      </w:r>
    </w:p>
    <w:p w14:paraId="2277F9F6" w14:textId="65047F76" w:rsidR="00907C7E" w:rsidRPr="00424939" w:rsidRDefault="000C3C6B"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957BFC" w:rsidRPr="00424939">
        <w:rPr>
          <w:rFonts w:ascii="Garamond" w:hAnsi="Garamond" w:cs="Times New Roman"/>
          <w:color w:val="000000" w:themeColor="text1"/>
          <w:sz w:val="22"/>
          <w:szCs w:val="22"/>
        </w:rPr>
        <w:t>2</w:t>
      </w:r>
      <w:r w:rsidR="00907C7E" w:rsidRPr="00424939">
        <w:rPr>
          <w:rFonts w:ascii="Garamond" w:hAnsi="Garamond" w:cs="Times New Roman"/>
          <w:color w:val="000000" w:themeColor="text1"/>
          <w:sz w:val="22"/>
          <w:szCs w:val="22"/>
        </w:rPr>
        <w:t>50 Film Topics</w:t>
      </w:r>
      <w:r w:rsidR="00181714">
        <w:rPr>
          <w:rFonts w:ascii="Garamond" w:hAnsi="Garamond" w:cs="Times New Roman"/>
          <w:color w:val="000000" w:themeColor="text1"/>
          <w:sz w:val="22"/>
          <w:szCs w:val="22"/>
        </w:rPr>
        <w:t xml:space="preserve"> </w:t>
      </w:r>
      <w:r w:rsidR="00181714">
        <w:rPr>
          <w:rFonts w:ascii="Garamond" w:hAnsi="Garamond"/>
          <w:color w:val="000000" w:themeColor="text1"/>
        </w:rPr>
        <w:t>(WE)</w:t>
      </w:r>
    </w:p>
    <w:p w14:paraId="35EA88B6" w14:textId="4DBD56A0" w:rsidR="00907C7E"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4E0811" w:rsidRPr="00424939">
        <w:rPr>
          <w:rFonts w:ascii="Garamond" w:hAnsi="Garamond" w:cs="Times New Roman"/>
          <w:color w:val="000000" w:themeColor="text1"/>
          <w:sz w:val="22"/>
          <w:szCs w:val="22"/>
        </w:rPr>
        <w:t>350</w:t>
      </w:r>
      <w:r w:rsidRPr="00424939">
        <w:rPr>
          <w:rFonts w:ascii="Garamond" w:hAnsi="Garamond" w:cs="Times New Roman"/>
          <w:color w:val="000000" w:themeColor="text1"/>
          <w:sz w:val="22"/>
          <w:szCs w:val="22"/>
        </w:rPr>
        <w:t xml:space="preserve"> Advanced Topics in Film</w:t>
      </w:r>
    </w:p>
    <w:p w14:paraId="73B111D0" w14:textId="4811A594" w:rsidR="008925E6" w:rsidRDefault="008925E6" w:rsidP="00907C7E">
      <w:pPr>
        <w:pStyle w:val="Noparagraphstyle"/>
        <w:spacing w:line="240" w:lineRule="auto"/>
        <w:ind w:left="720" w:hanging="360"/>
        <w:jc w:val="left"/>
        <w:rPr>
          <w:rFonts w:ascii="Garamond" w:hAnsi="Garamond" w:cs="Times New Roman"/>
          <w:color w:val="000000" w:themeColor="text1"/>
          <w:sz w:val="22"/>
          <w:szCs w:val="22"/>
        </w:rPr>
      </w:pPr>
      <w:r>
        <w:rPr>
          <w:rFonts w:ascii="Garamond" w:hAnsi="Garamond" w:cs="Times New Roman"/>
          <w:color w:val="000000" w:themeColor="text1"/>
          <w:sz w:val="22"/>
          <w:szCs w:val="22"/>
        </w:rPr>
        <w:t>FLM-442 Independent Study in Film</w:t>
      </w:r>
    </w:p>
    <w:p w14:paraId="5DDDB6DA" w14:textId="5F3ECBEB" w:rsidR="00907C7E" w:rsidRPr="00424939"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w:t>
      </w:r>
      <w:r w:rsidR="000C3C6B"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Film</w:t>
      </w:r>
    </w:p>
    <w:p w14:paraId="0C178308" w14:textId="76E1BA65" w:rsidR="00950FF0" w:rsidRPr="00424939" w:rsidRDefault="00950FF0"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MU-140 Film Music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19C14DF9" w14:textId="6F324F1D" w:rsidR="007467F4" w:rsidRDefault="00907C7E"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MU-195 </w:t>
      </w:r>
      <w:r w:rsidR="007A4715">
        <w:rPr>
          <w:rFonts w:ascii="Garamond" w:hAnsi="Garamond" w:cs="Times New Roman"/>
          <w:color w:val="000000" w:themeColor="text1"/>
          <w:sz w:val="22"/>
          <w:szCs w:val="22"/>
        </w:rPr>
        <w:t>Music Production</w:t>
      </w:r>
    </w:p>
    <w:p w14:paraId="16CFFDDB" w14:textId="3EC0881F" w:rsid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RHE-137 Creative Non-Fiction</w:t>
      </w:r>
      <w:r w:rsidR="00985FC0">
        <w:rPr>
          <w:rFonts w:ascii="Garamond" w:hAnsi="Garamond" w:cs="Times New Roman"/>
          <w:color w:val="000000" w:themeColor="text1"/>
          <w:sz w:val="22"/>
          <w:szCs w:val="22"/>
        </w:rPr>
        <w:t>: U.S. Pluralism (WE)</w:t>
      </w:r>
    </w:p>
    <w:p w14:paraId="79E9C5F0" w14:textId="7B32DC4F"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RHE-146 </w:t>
      </w:r>
      <w:r w:rsidR="00985FC0">
        <w:rPr>
          <w:rFonts w:ascii="Garamond" w:hAnsi="Garamond" w:cs="Times New Roman"/>
          <w:color w:val="000000" w:themeColor="text1"/>
          <w:sz w:val="22"/>
          <w:szCs w:val="22"/>
        </w:rPr>
        <w:t>Creative Nonfiction: Global Perspectives (WE)</w:t>
      </w:r>
      <w:r w:rsidRPr="007467F4">
        <w:rPr>
          <w:rFonts w:ascii="Garamond" w:hAnsi="Garamond" w:cs="Times New Roman"/>
          <w:color w:val="000000" w:themeColor="text1"/>
          <w:sz w:val="22"/>
          <w:szCs w:val="22"/>
        </w:rPr>
        <w:t xml:space="preserve"> </w:t>
      </w:r>
    </w:p>
    <w:p w14:paraId="185B84F2" w14:textId="43ACD5BE"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RHE-200 Rhetorical Theory and Practice  </w:t>
      </w:r>
    </w:p>
    <w:p w14:paraId="0A07FC07" w14:textId="79D447F8" w:rsidR="007467F4" w:rsidRPr="007467F4" w:rsidRDefault="007467F4" w:rsidP="007467F4">
      <w:pPr>
        <w:pStyle w:val="Noparagraphstyle"/>
        <w:spacing w:line="240" w:lineRule="auto"/>
        <w:ind w:left="720" w:hanging="36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 xml:space="preserve">RHE-255 The Essay </w:t>
      </w:r>
      <w:r w:rsidR="00985FC0">
        <w:rPr>
          <w:rFonts w:ascii="Garamond" w:hAnsi="Garamond" w:cs="Times New Roman"/>
          <w:color w:val="000000" w:themeColor="text1"/>
          <w:sz w:val="22"/>
          <w:szCs w:val="22"/>
        </w:rPr>
        <w:t>(WE)</w:t>
      </w:r>
    </w:p>
    <w:p w14:paraId="528C2911" w14:textId="77777777" w:rsidR="006141AC" w:rsidRDefault="007467F4" w:rsidP="00907C7E">
      <w:pPr>
        <w:pStyle w:val="Noparagraphstyle"/>
        <w:spacing w:line="240" w:lineRule="auto"/>
        <w:ind w:left="720" w:hanging="360"/>
        <w:jc w:val="left"/>
        <w:rPr>
          <w:ins w:id="12309" w:author="Summer 2023 updates" w:date="2024-07-31T13:42:00Z"/>
          <w:rFonts w:ascii="Garamond" w:hAnsi="Garamond" w:cs="Times New Roman"/>
          <w:color w:val="000000" w:themeColor="text1"/>
          <w:sz w:val="22"/>
          <w:szCs w:val="22"/>
        </w:rPr>
      </w:pPr>
      <w:r w:rsidRPr="007467F4">
        <w:rPr>
          <w:rFonts w:ascii="Garamond" w:hAnsi="Garamond" w:cs="Times New Roman"/>
          <w:color w:val="000000" w:themeColor="text1"/>
          <w:sz w:val="22"/>
          <w:szCs w:val="22"/>
        </w:rPr>
        <w:t>RHE-257 Environmental Rhetoric</w:t>
      </w:r>
      <w:r w:rsidR="00985FC0">
        <w:rPr>
          <w:rFonts w:ascii="Garamond" w:hAnsi="Garamond" w:cs="Times New Roman"/>
          <w:color w:val="000000" w:themeColor="text1"/>
          <w:sz w:val="22"/>
          <w:szCs w:val="22"/>
        </w:rPr>
        <w:t xml:space="preserve"> (WE)</w:t>
      </w:r>
    </w:p>
    <w:p w14:paraId="198B7ADA" w14:textId="4DF88827"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THE-130 Technical Production 1</w:t>
      </w:r>
    </w:p>
    <w:p w14:paraId="16F4C91A" w14:textId="77777777"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THE-140 Design for the Stage</w:t>
      </w:r>
    </w:p>
    <w:p w14:paraId="47D39DFF" w14:textId="0134BCDB"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THE-220 Lighting Design</w:t>
      </w:r>
    </w:p>
    <w:p w14:paraId="4D800169" w14:textId="333FECD9" w:rsidR="00680CE1" w:rsidRPr="00424939" w:rsidRDefault="00680CE1" w:rsidP="00907C7E">
      <w:pPr>
        <w:pStyle w:val="Noparagraphstyle"/>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THE-290 Directing I</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5DCF8C71" w14:textId="77777777" w:rsidR="007467F4" w:rsidRDefault="007467F4" w:rsidP="008825E8">
      <w:pPr>
        <w:spacing w:after="0"/>
        <w:rPr>
          <w:rFonts w:cs="Times New Roman"/>
          <w:b/>
          <w:color w:val="000000" w:themeColor="text1"/>
        </w:rPr>
      </w:pPr>
    </w:p>
    <w:p w14:paraId="3399364D" w14:textId="71AB9066" w:rsidR="00A56CD9" w:rsidRPr="00424939" w:rsidRDefault="00A56CD9" w:rsidP="00C90B87">
      <w:pPr>
        <w:spacing w:before="120" w:after="0"/>
        <w:rPr>
          <w:rFonts w:cs="Times New Roman"/>
          <w:b/>
          <w:color w:val="000000" w:themeColor="text1"/>
        </w:rPr>
        <w:pPrChange w:id="12310" w:author="Summer 2023 updates" w:date="2024-07-31T13:42:00Z">
          <w:pPr>
            <w:spacing w:after="0"/>
          </w:pPr>
        </w:pPrChange>
      </w:pPr>
      <w:r w:rsidRPr="00424939">
        <w:rPr>
          <w:rFonts w:cs="Times New Roman"/>
          <w:b/>
          <w:color w:val="000000" w:themeColor="text1"/>
        </w:rPr>
        <w:t>Film Studies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Film Studies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17C50483" w14:textId="76FB29A8" w:rsidR="00A56CD9" w:rsidRPr="00424939" w:rsidRDefault="00A56CD9" w:rsidP="00E74896">
      <w:pPr>
        <w:rPr>
          <w:rPrChange w:id="12311" w:author="Summer 2023 updates" w:date="2024-07-31T13:42:00Z">
            <w:rPr>
              <w:rFonts w:ascii="Garamond" w:hAnsi="Garamond"/>
              <w:color w:val="000000" w:themeColor="text1"/>
              <w:sz w:val="22"/>
            </w:rPr>
          </w:rPrChange>
        </w:rPr>
        <w:pPrChange w:id="12312" w:author="Summer 2023 updates" w:date="2024-07-31T13:42:00Z">
          <w:pPr>
            <w:pStyle w:val="Noparagraphstyle"/>
            <w:spacing w:after="40" w:line="240" w:lineRule="auto"/>
            <w:ind w:left="360"/>
            <w:jc w:val="left"/>
          </w:pPr>
        </w:pPrChange>
      </w:pPr>
      <w:r w:rsidRPr="00424939">
        <w:rPr>
          <w:rPrChange w:id="12313" w:author="Summer 2023 updates" w:date="2024-07-31T13:42:00Z">
            <w:rPr>
              <w:rFonts w:ascii="Garamond" w:hAnsi="Garamond"/>
              <w:color w:val="000000" w:themeColor="text1"/>
              <w:sz w:val="22"/>
            </w:rPr>
          </w:rPrChange>
        </w:rPr>
        <w:t>A minor</w:t>
      </w:r>
      <w:r w:rsidR="00B8454E" w:rsidRPr="00424939">
        <w:rPr>
          <w:rPrChange w:id="12314" w:author="Summer 2023 updates" w:date="2024-07-31T13:42:00Z">
            <w:rPr>
              <w:rFonts w:ascii="Garamond" w:hAnsi="Garamond"/>
              <w:color w:val="000000" w:themeColor="text1"/>
              <w:sz w:val="22"/>
            </w:rPr>
          </w:rPrChange>
        </w:rPr>
        <w:fldChar w:fldCharType="begin"/>
      </w:r>
      <w:r w:rsidR="00B8454E" w:rsidRPr="00424939">
        <w:rPr>
          <w:rPrChange w:id="12315" w:author="Summer 2023 updates" w:date="2024-07-31T13:42:00Z">
            <w:rPr>
              <w:rFonts w:ascii="Garamond" w:hAnsi="Garamond"/>
              <w:color w:val="000000" w:themeColor="text1"/>
            </w:rPr>
          </w:rPrChange>
        </w:rPr>
        <w:instrText xml:space="preserve"> XE "</w:instrText>
      </w:r>
      <w:del w:id="12316" w:author="Summer 2023 updates" w:date="2024-07-31T13:42:00Z">
        <w:r w:rsidR="00B8454E" w:rsidRPr="00424939">
          <w:rPr>
            <w:rStyle w:val="Strong"/>
            <w:rFonts w:ascii="Garamond" w:hAnsi="Garamond"/>
            <w:color w:val="000000" w:themeColor="text1"/>
          </w:rPr>
          <w:delInstrText>minor</w:delInstrText>
        </w:r>
      </w:del>
      <w:ins w:id="12317" w:author="Summer 2023 updates" w:date="2024-07-31T13:42:00Z">
        <w:r w:rsidR="00CB1922">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2318" w:author="Summer 2023 updates" w:date="2024-07-31T13:42:00Z">
            <w:rPr>
              <w:rFonts w:ascii="Garamond" w:hAnsi="Garamond"/>
              <w:color w:val="000000" w:themeColor="text1"/>
            </w:rPr>
          </w:rPrChange>
        </w:rPr>
        <w:instrText xml:space="preserve">" </w:instrText>
      </w:r>
      <w:r w:rsidR="00B8454E" w:rsidRPr="00424939">
        <w:rPr>
          <w:rPrChange w:id="12319" w:author="Summer 2023 updates" w:date="2024-07-31T13:42:00Z">
            <w:rPr>
              <w:rFonts w:ascii="Garamond" w:hAnsi="Garamond"/>
              <w:color w:val="000000" w:themeColor="text1"/>
              <w:sz w:val="22"/>
            </w:rPr>
          </w:rPrChange>
        </w:rPr>
        <w:fldChar w:fldCharType="end"/>
      </w:r>
      <w:r w:rsidRPr="00424939">
        <w:rPr>
          <w:rPrChange w:id="12320" w:author="Summer 2023 updates" w:date="2024-07-31T13:42:00Z">
            <w:rPr>
              <w:rFonts w:ascii="Garamond" w:hAnsi="Garamond"/>
              <w:color w:val="000000" w:themeColor="text1"/>
              <w:sz w:val="22"/>
            </w:rPr>
          </w:rPrChange>
        </w:rPr>
        <w:t xml:space="preserve"> in film studies requires six courses chosen in consultation with the Film Studies</w:t>
      </w:r>
      <w:r w:rsidR="00B8454E" w:rsidRPr="00424939">
        <w:rPr>
          <w:rPrChange w:id="12321" w:author="Summer 2023 updates" w:date="2024-07-31T13:42:00Z">
            <w:rPr>
              <w:rFonts w:ascii="Garamond" w:hAnsi="Garamond"/>
              <w:color w:val="000000" w:themeColor="text1"/>
              <w:sz w:val="22"/>
            </w:rPr>
          </w:rPrChange>
        </w:rPr>
        <w:fldChar w:fldCharType="begin"/>
      </w:r>
      <w:r w:rsidR="00B8454E" w:rsidRPr="00424939">
        <w:rPr>
          <w:rPrChange w:id="12322" w:author="Summer 2023 updates" w:date="2024-07-31T13:42:00Z">
            <w:rPr>
              <w:rFonts w:ascii="Garamond" w:hAnsi="Garamond"/>
              <w:color w:val="000000" w:themeColor="text1"/>
            </w:rPr>
          </w:rPrChange>
        </w:rPr>
        <w:instrText xml:space="preserve"> XE "Film Studies" </w:instrText>
      </w:r>
      <w:r w:rsidR="00B8454E" w:rsidRPr="00424939">
        <w:rPr>
          <w:rPrChange w:id="12323" w:author="Summer 2023 updates" w:date="2024-07-31T13:42:00Z">
            <w:rPr>
              <w:rFonts w:ascii="Garamond" w:hAnsi="Garamond"/>
              <w:color w:val="000000" w:themeColor="text1"/>
              <w:sz w:val="22"/>
            </w:rPr>
          </w:rPrChange>
        </w:rPr>
        <w:fldChar w:fldCharType="end"/>
      </w:r>
      <w:r w:rsidRPr="00424939">
        <w:rPr>
          <w:rPrChange w:id="12324" w:author="Summer 2023 updates" w:date="2024-07-31T13:42:00Z">
            <w:rPr>
              <w:rFonts w:ascii="Garamond" w:hAnsi="Garamond"/>
              <w:color w:val="000000" w:themeColor="text1"/>
              <w:sz w:val="22"/>
            </w:rPr>
          </w:rPrChange>
        </w:rPr>
        <w:t xml:space="preserve"> administrative coordinator.</w:t>
      </w:r>
    </w:p>
    <w:p w14:paraId="0C5409AB" w14:textId="372540DC" w:rsidR="008E6895" w:rsidRDefault="008E6895" w:rsidP="00E500FB">
      <w:pPr>
        <w:pStyle w:val="Noparagraphstyle"/>
        <w:numPr>
          <w:ilvl w:val="0"/>
          <w:numId w:val="95"/>
        </w:numPr>
        <w:spacing w:line="240" w:lineRule="auto"/>
        <w:jc w:val="left"/>
        <w:textAlignment w:val="auto"/>
        <w:rPr>
          <w:rFonts w:ascii="Garamond" w:hAnsi="Garamond" w:cs="Times New Roman"/>
          <w:color w:val="000000" w:themeColor="text1"/>
          <w:sz w:val="22"/>
          <w:szCs w:val="22"/>
        </w:rPr>
      </w:pPr>
      <w:r>
        <w:rPr>
          <w:rFonts w:ascii="Garamond" w:hAnsi="Garamond" w:cs="Times New Roman"/>
          <w:color w:val="000000" w:themeColor="text1"/>
          <w:sz w:val="22"/>
          <w:szCs w:val="22"/>
        </w:rPr>
        <w:t>ART-150 Time</w:t>
      </w:r>
      <w:r w:rsidR="004E70E6">
        <w:rPr>
          <w:rFonts w:ascii="Garamond" w:hAnsi="Garamond" w:cs="Times New Roman"/>
          <w:color w:val="000000" w:themeColor="text1"/>
          <w:sz w:val="22"/>
          <w:szCs w:val="22"/>
        </w:rPr>
        <w:t>-</w:t>
      </w:r>
      <w:r>
        <w:rPr>
          <w:rFonts w:ascii="Garamond" w:hAnsi="Garamond" w:cs="Times New Roman"/>
          <w:color w:val="000000" w:themeColor="text1"/>
          <w:sz w:val="22"/>
          <w:szCs w:val="22"/>
        </w:rPr>
        <w:t>Based Media</w:t>
      </w:r>
    </w:p>
    <w:p w14:paraId="7333EF0D" w14:textId="1C7A136F" w:rsidR="007467F4" w:rsidRPr="00424939" w:rsidRDefault="007467F4" w:rsidP="00E500FB">
      <w:pPr>
        <w:numPr>
          <w:ilvl w:val="0"/>
          <w:numId w:val="95"/>
        </w:numPr>
        <w:spacing w:after="0"/>
        <w:rPr>
          <w:rFonts w:cs="Times New Roman"/>
          <w:color w:val="000000" w:themeColor="text1"/>
        </w:rPr>
      </w:pPr>
      <w:r w:rsidRPr="00424939">
        <w:rPr>
          <w:rFonts w:cs="Times New Roman"/>
          <w:color w:val="000000" w:themeColor="text1"/>
        </w:rPr>
        <w:t>FLM-105</w:t>
      </w:r>
      <w:del w:id="12325" w:author="Summer 2023 updates" w:date="2024-07-31T13:42:00Z">
        <w:r w:rsidRPr="00424939">
          <w:rPr>
            <w:rFonts w:cs="Times New Roman"/>
            <w:color w:val="000000" w:themeColor="text1"/>
          </w:rPr>
          <w:delText xml:space="preserve"> </w:delText>
        </w:r>
      </w:del>
      <w:r>
        <w:rPr>
          <w:rFonts w:cs="Times New Roman"/>
          <w:color w:val="000000" w:themeColor="text1"/>
        </w:rPr>
        <w:t xml:space="preserve">/FLM-105L </w:t>
      </w:r>
      <w:r w:rsidRPr="00424939">
        <w:rPr>
          <w:rFonts w:cs="Times New Roman"/>
          <w:color w:val="000000" w:themeColor="text1"/>
        </w:rPr>
        <w:t>Introduction to Film</w:t>
      </w:r>
      <w:r>
        <w:rPr>
          <w:rFonts w:cs="Times New Roman"/>
          <w:color w:val="000000" w:themeColor="text1"/>
        </w:rPr>
        <w:t xml:space="preserve"> and Laboratory</w:t>
      </w:r>
    </w:p>
    <w:p w14:paraId="2A66AD80" w14:textId="1248577A" w:rsidR="007467F4" w:rsidRPr="00424939" w:rsidRDefault="007467F4" w:rsidP="00E500FB">
      <w:pPr>
        <w:numPr>
          <w:ilvl w:val="0"/>
          <w:numId w:val="95"/>
        </w:numPr>
        <w:spacing w:after="0"/>
        <w:rPr>
          <w:rFonts w:cs="Times New Roman"/>
          <w:color w:val="000000" w:themeColor="text1"/>
        </w:rPr>
      </w:pPr>
      <w:r w:rsidRPr="00424939">
        <w:rPr>
          <w:rFonts w:cs="Times New Roman"/>
          <w:color w:val="000000" w:themeColor="text1"/>
        </w:rPr>
        <w:t>FLM-200</w:t>
      </w:r>
      <w:del w:id="12326" w:author="Summer 2023 updates" w:date="2024-07-31T13:42:00Z">
        <w:r w:rsidRPr="00424939">
          <w:rPr>
            <w:rFonts w:cs="Times New Roman"/>
            <w:color w:val="000000" w:themeColor="text1"/>
          </w:rPr>
          <w:delText xml:space="preserve"> </w:delText>
        </w:r>
      </w:del>
      <w:r>
        <w:rPr>
          <w:rFonts w:cs="Times New Roman"/>
          <w:color w:val="000000" w:themeColor="text1"/>
        </w:rPr>
        <w:t xml:space="preserve">/FLM-200L </w:t>
      </w:r>
      <w:r w:rsidRPr="00424939">
        <w:rPr>
          <w:rFonts w:cs="Times New Roman"/>
          <w:color w:val="000000" w:themeColor="text1"/>
        </w:rPr>
        <w:t>Film Analysis</w:t>
      </w:r>
      <w:r>
        <w:rPr>
          <w:rFonts w:cs="Times New Roman"/>
          <w:color w:val="000000" w:themeColor="text1"/>
        </w:rPr>
        <w:t xml:space="preserve"> and Laboratory </w:t>
      </w:r>
      <w:r>
        <w:rPr>
          <w:color w:val="000000" w:themeColor="text1"/>
        </w:rPr>
        <w:t>(WE)</w:t>
      </w:r>
    </w:p>
    <w:p w14:paraId="52E8B5D3" w14:textId="7C50A81A" w:rsidR="007467F4" w:rsidRPr="007467F4" w:rsidRDefault="007467F4" w:rsidP="00E500FB">
      <w:pPr>
        <w:pStyle w:val="Noparagraphstyle"/>
        <w:numPr>
          <w:ilvl w:val="0"/>
          <w:numId w:val="95"/>
        </w:numPr>
        <w:spacing w:line="240" w:lineRule="auto"/>
        <w:jc w:val="left"/>
        <w:textAlignment w:val="auto"/>
        <w:rPr>
          <w:rFonts w:ascii="Garamond" w:hAnsi="Garamond" w:cs="Times New Roman"/>
          <w:color w:val="000000" w:themeColor="text1"/>
          <w:sz w:val="22"/>
          <w:szCs w:val="22"/>
        </w:rPr>
      </w:pPr>
      <w:r w:rsidRPr="00424939">
        <w:rPr>
          <w:rFonts w:ascii="Garamond" w:hAnsi="Garamond" w:cs="Times New Roman"/>
          <w:color w:val="000000" w:themeColor="text1"/>
        </w:rPr>
        <w:t>FLM-225</w:t>
      </w:r>
      <w:del w:id="12327" w:author="Summer 2023 updates" w:date="2024-07-31T13:42:00Z">
        <w:r>
          <w:rPr>
            <w:rFonts w:ascii="Garamond" w:hAnsi="Garamond" w:cs="Times New Roman"/>
            <w:color w:val="000000" w:themeColor="text1"/>
          </w:rPr>
          <w:delText xml:space="preserve"> </w:delText>
        </w:r>
      </w:del>
      <w:r>
        <w:rPr>
          <w:rFonts w:ascii="Garamond" w:hAnsi="Garamond" w:cs="Times New Roman"/>
          <w:color w:val="000000" w:themeColor="text1"/>
        </w:rPr>
        <w:t>/</w:t>
      </w:r>
      <w:r w:rsidRPr="00424939">
        <w:rPr>
          <w:rFonts w:ascii="Garamond" w:hAnsi="Garamond" w:cs="Times New Roman"/>
          <w:color w:val="000000" w:themeColor="text1"/>
        </w:rPr>
        <w:t>FLM-225</w:t>
      </w:r>
      <w:r>
        <w:rPr>
          <w:rFonts w:ascii="Garamond" w:hAnsi="Garamond" w:cs="Times New Roman"/>
          <w:color w:val="000000" w:themeColor="text1"/>
        </w:rPr>
        <w:t>L</w:t>
      </w:r>
      <w:r w:rsidRPr="00424939">
        <w:rPr>
          <w:rFonts w:ascii="Garamond" w:hAnsi="Garamond" w:cs="Times New Roman"/>
          <w:color w:val="000000" w:themeColor="text1"/>
        </w:rPr>
        <w:t xml:space="preserve"> Film History</w:t>
      </w:r>
      <w:r>
        <w:rPr>
          <w:rFonts w:ascii="Garamond" w:hAnsi="Garamond" w:cs="Times New Roman"/>
          <w:color w:val="000000" w:themeColor="text1"/>
        </w:rPr>
        <w:t xml:space="preserve"> and Laboratory </w:t>
      </w:r>
      <w:r>
        <w:rPr>
          <w:rFonts w:ascii="Garamond" w:hAnsi="Garamond"/>
          <w:color w:val="000000" w:themeColor="text1"/>
        </w:rPr>
        <w:t>(WE)</w:t>
      </w:r>
    </w:p>
    <w:p w14:paraId="341B3517" w14:textId="0155C810" w:rsidR="00A56CD9" w:rsidRPr="00424939" w:rsidRDefault="00A56CD9" w:rsidP="00E500FB">
      <w:pPr>
        <w:pStyle w:val="Noparagraphstyle"/>
        <w:numPr>
          <w:ilvl w:val="0"/>
          <w:numId w:val="95"/>
        </w:numPr>
        <w:spacing w:line="240" w:lineRule="auto"/>
        <w:jc w:val="left"/>
        <w:textAlignment w:val="auto"/>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12D08B53" w14:textId="15D26BF6"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ART-145 </w:t>
      </w:r>
      <w:r w:rsidR="000B451C">
        <w:rPr>
          <w:rFonts w:ascii="Garamond" w:hAnsi="Garamond" w:cs="Times New Roman"/>
          <w:color w:val="000000" w:themeColor="text1"/>
          <w:sz w:val="22"/>
          <w:szCs w:val="22"/>
        </w:rPr>
        <w:t>Digital</w:t>
      </w:r>
      <w:r w:rsidR="008E6895">
        <w:rPr>
          <w:rFonts w:ascii="Garamond" w:hAnsi="Garamond" w:cs="Times New Roman"/>
          <w:color w:val="000000" w:themeColor="text1"/>
          <w:sz w:val="22"/>
          <w:szCs w:val="22"/>
        </w:rPr>
        <w:t xml:space="preserve"> Studio</w:t>
      </w:r>
    </w:p>
    <w:p w14:paraId="1CAF65BF" w14:textId="77777777" w:rsidR="008E6895"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ART-155 </w:t>
      </w:r>
      <w:r w:rsidR="00B11A5C" w:rsidRPr="00424939">
        <w:rPr>
          <w:rFonts w:ascii="Garamond" w:hAnsi="Garamond" w:cs="Times New Roman"/>
          <w:color w:val="000000" w:themeColor="text1"/>
          <w:sz w:val="22"/>
          <w:szCs w:val="22"/>
        </w:rPr>
        <w:t>Photography: Light Writing</w:t>
      </w:r>
    </w:p>
    <w:p w14:paraId="47B834C4" w14:textId="61C47244" w:rsidR="008E6895" w:rsidRDefault="008E6895"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ART-325 Contemporary Photographic Genres</w:t>
      </w:r>
    </w:p>
    <w:p w14:paraId="48607298" w14:textId="1A4A5907" w:rsidR="008E6895" w:rsidRDefault="008E6895"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ART-361 Documentary</w:t>
      </w:r>
    </w:p>
    <w:p w14:paraId="657DAC11" w14:textId="3F0256D8" w:rsidR="00A56CD9" w:rsidRPr="00424939" w:rsidRDefault="003E2F46" w:rsidP="00A56CD9">
      <w:pPr>
        <w:pStyle w:val="Noparagraphstyle"/>
        <w:spacing w:line="228" w:lineRule="auto"/>
        <w:ind w:left="720"/>
        <w:jc w:val="left"/>
        <w:rPr>
          <w:rFonts w:ascii="Garamond" w:hAnsi="Garamond" w:cs="Times New Roman"/>
          <w:color w:val="000000" w:themeColor="text1"/>
          <w:sz w:val="22"/>
          <w:szCs w:val="22"/>
        </w:rPr>
      </w:pPr>
      <w:r>
        <w:rPr>
          <w:rFonts w:ascii="Garamond" w:hAnsi="Garamond" w:cs="Times New Roman"/>
          <w:color w:val="000000" w:themeColor="text1"/>
          <w:sz w:val="22"/>
          <w:szCs w:val="22"/>
        </w:rPr>
        <w:t>ART-370 Video Art and Prod</w:t>
      </w:r>
      <w:r w:rsidR="008E6895">
        <w:rPr>
          <w:rFonts w:ascii="Garamond" w:hAnsi="Garamond" w:cs="Times New Roman"/>
          <w:color w:val="000000" w:themeColor="text1"/>
          <w:sz w:val="22"/>
          <w:szCs w:val="22"/>
        </w:rPr>
        <w:t>u</w:t>
      </w:r>
      <w:r>
        <w:rPr>
          <w:rFonts w:ascii="Garamond" w:hAnsi="Garamond" w:cs="Times New Roman"/>
          <w:color w:val="000000" w:themeColor="text1"/>
          <w:sz w:val="22"/>
          <w:szCs w:val="22"/>
        </w:rPr>
        <w:t>c</w:t>
      </w:r>
      <w:r w:rsidR="008E6895">
        <w:rPr>
          <w:rFonts w:ascii="Garamond" w:hAnsi="Garamond" w:cs="Times New Roman"/>
          <w:color w:val="000000" w:themeColor="text1"/>
          <w:sz w:val="22"/>
          <w:szCs w:val="22"/>
        </w:rPr>
        <w:t>tion</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sz w:val="22"/>
          <w:szCs w:val="22"/>
        </w:rPr>
        <w:fldChar w:fldCharType="end"/>
      </w:r>
    </w:p>
    <w:p w14:paraId="0748800F" w14:textId="3D4DE3E8" w:rsidR="007467F4" w:rsidRPr="007467F4" w:rsidRDefault="006141AC" w:rsidP="007467F4">
      <w:pPr>
        <w:pStyle w:val="Noparagraphstyle"/>
        <w:spacing w:line="228" w:lineRule="auto"/>
        <w:ind w:left="720"/>
        <w:rPr>
          <w:rFonts w:ascii="Garamond" w:hAnsi="Garamond" w:cs="Times New Roman"/>
          <w:color w:val="000000" w:themeColor="text1"/>
          <w:sz w:val="22"/>
          <w:szCs w:val="22"/>
        </w:rPr>
      </w:pPr>
      <w:r>
        <w:rPr>
          <w:rFonts w:ascii="Garamond" w:hAnsi="Garamond" w:cs="Times New Roman"/>
          <w:color w:val="000000" w:themeColor="text1"/>
          <w:sz w:val="22"/>
          <w:szCs w:val="22"/>
        </w:rPr>
        <w:t>COM-</w:t>
      </w:r>
      <w:del w:id="12328" w:author="Summer 2023 updates" w:date="2024-07-31T13:42:00Z">
        <w:r w:rsidR="007467F4" w:rsidRPr="007467F4">
          <w:rPr>
            <w:rFonts w:ascii="Garamond" w:hAnsi="Garamond" w:cs="Times New Roman"/>
            <w:color w:val="000000" w:themeColor="text1"/>
            <w:sz w:val="22"/>
            <w:szCs w:val="22"/>
          </w:rPr>
          <w:delText xml:space="preserve"> </w:delText>
        </w:r>
      </w:del>
      <w:r w:rsidR="007467F4" w:rsidRPr="007467F4">
        <w:rPr>
          <w:rFonts w:ascii="Garamond" w:hAnsi="Garamond" w:cs="Times New Roman"/>
          <w:color w:val="000000" w:themeColor="text1"/>
          <w:sz w:val="22"/>
          <w:szCs w:val="22"/>
        </w:rPr>
        <w:t>151 Introduction to New Media Studies</w:t>
      </w:r>
    </w:p>
    <w:p w14:paraId="03656F2F" w14:textId="702D1BDC" w:rsidR="007467F4" w:rsidRPr="007467F4" w:rsidRDefault="007467F4" w:rsidP="007467F4">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w:t>
      </w:r>
      <w:del w:id="12329" w:author="Summer 2023 updates" w:date="2024-07-31T13:42:00Z">
        <w:r w:rsidRPr="007467F4">
          <w:rPr>
            <w:rFonts w:ascii="Garamond" w:hAnsi="Garamond" w:cs="Times New Roman"/>
            <w:color w:val="000000" w:themeColor="text1"/>
            <w:sz w:val="22"/>
            <w:szCs w:val="22"/>
          </w:rPr>
          <w:delText xml:space="preserve"> </w:delText>
        </w:r>
      </w:del>
      <w:r w:rsidRPr="007467F4">
        <w:rPr>
          <w:rFonts w:ascii="Garamond" w:hAnsi="Garamond" w:cs="Times New Roman"/>
          <w:color w:val="000000" w:themeColor="text1"/>
          <w:sz w:val="22"/>
          <w:szCs w:val="22"/>
        </w:rPr>
        <w:t>157 Intro to Media Analysis</w:t>
      </w:r>
    </w:p>
    <w:p w14:paraId="6567063C" w14:textId="0D92CC4C" w:rsidR="007467F4" w:rsidRPr="007467F4" w:rsidRDefault="007467F4" w:rsidP="007467F4">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w:t>
      </w:r>
      <w:del w:id="12330" w:author="Summer 2023 updates" w:date="2024-07-31T13:42:00Z">
        <w:r w:rsidRPr="007467F4">
          <w:rPr>
            <w:rFonts w:ascii="Garamond" w:hAnsi="Garamond" w:cs="Times New Roman"/>
            <w:color w:val="000000" w:themeColor="text1"/>
            <w:sz w:val="22"/>
            <w:szCs w:val="22"/>
          </w:rPr>
          <w:delText xml:space="preserve"> </w:delText>
        </w:r>
      </w:del>
      <w:r w:rsidRPr="007467F4">
        <w:rPr>
          <w:rFonts w:ascii="Garamond" w:hAnsi="Garamond" w:cs="Times New Roman"/>
          <w:color w:val="000000" w:themeColor="text1"/>
          <w:sz w:val="22"/>
          <w:szCs w:val="22"/>
        </w:rPr>
        <w:t>161 Visual Rhetoric</w:t>
      </w:r>
    </w:p>
    <w:p w14:paraId="213EFBDE" w14:textId="25AFAABC"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w:t>
      </w:r>
      <w:r w:rsidR="00C7040F">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/THE-2</w:t>
      </w:r>
      <w:r w:rsidR="00680CE1" w:rsidRPr="00424939">
        <w:rPr>
          <w:rFonts w:ascii="Garamond" w:hAnsi="Garamond" w:cs="Times New Roman"/>
          <w:color w:val="000000" w:themeColor="text1"/>
          <w:sz w:val="22"/>
          <w:szCs w:val="22"/>
        </w:rPr>
        <w:t>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00680CE1" w:rsidRPr="00424939">
        <w:rPr>
          <w:rFonts w:ascii="Garamond" w:hAnsi="Garamond" w:cs="Times New Roman"/>
          <w:color w:val="000000" w:themeColor="text1"/>
          <w:sz w:val="22"/>
          <w:szCs w:val="22"/>
        </w:rPr>
        <w:t xml:space="preserve"> 1</w:t>
      </w:r>
    </w:p>
    <w:p w14:paraId="32F5CBE6" w14:textId="2F764950" w:rsidR="006A4D78" w:rsidRPr="00424939" w:rsidRDefault="006A4D78" w:rsidP="007467F4">
      <w:pPr>
        <w:pStyle w:val="Noparagraphstyle"/>
        <w:spacing w:line="240"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FLM-250 Film Topics</w:t>
      </w:r>
      <w:r w:rsidR="00181714">
        <w:rPr>
          <w:rFonts w:ascii="Garamond" w:hAnsi="Garamond" w:cs="Times New Roman"/>
          <w:color w:val="000000" w:themeColor="text1"/>
          <w:sz w:val="22"/>
          <w:szCs w:val="22"/>
        </w:rPr>
        <w:t xml:space="preserve"> </w:t>
      </w:r>
      <w:r w:rsidR="00181714">
        <w:rPr>
          <w:rFonts w:ascii="Garamond" w:hAnsi="Garamond"/>
          <w:color w:val="000000" w:themeColor="text1"/>
        </w:rPr>
        <w:t>(WE)</w:t>
      </w:r>
    </w:p>
    <w:p w14:paraId="154837FC" w14:textId="3170EFCF" w:rsidR="00950FF0" w:rsidRPr="00424939" w:rsidRDefault="00950FF0"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MU-140 Film Music</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7164D6F" w14:textId="218C38AA" w:rsidR="00A56CD9" w:rsidRPr="00424939" w:rsidRDefault="00A56CD9"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MU-195 </w:t>
      </w:r>
      <w:r w:rsidR="007A4715">
        <w:rPr>
          <w:rFonts w:ascii="Garamond" w:hAnsi="Garamond" w:cs="Times New Roman"/>
          <w:color w:val="000000" w:themeColor="text1"/>
          <w:sz w:val="22"/>
          <w:szCs w:val="22"/>
        </w:rPr>
        <w:t>Music Production</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41AB4EA" w14:textId="32321F92"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RHE-137 Creative Non-Fiction</w:t>
      </w:r>
      <w:r w:rsidR="00985FC0">
        <w:rPr>
          <w:rFonts w:ascii="Garamond" w:hAnsi="Garamond" w:cs="Times New Roman"/>
          <w:color w:val="000000" w:themeColor="text1"/>
          <w:sz w:val="22"/>
          <w:szCs w:val="22"/>
        </w:rPr>
        <w:t>: U.S. Pluralism (WE)</w:t>
      </w:r>
    </w:p>
    <w:p w14:paraId="0F9B1AB3" w14:textId="47F1FDF4"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RHE-146</w:t>
      </w:r>
      <w:r w:rsidR="00985FC0">
        <w:rPr>
          <w:rFonts w:ascii="Garamond" w:hAnsi="Garamond" w:cs="Times New Roman"/>
          <w:color w:val="000000" w:themeColor="text1"/>
          <w:sz w:val="22"/>
          <w:szCs w:val="22"/>
        </w:rPr>
        <w:t xml:space="preserve"> Creative Nonfiction: Global Perspectives (WE)</w:t>
      </w:r>
      <w:r w:rsidRPr="00FA2376">
        <w:rPr>
          <w:rFonts w:ascii="Garamond" w:hAnsi="Garamond" w:cs="Times New Roman"/>
          <w:color w:val="000000" w:themeColor="text1"/>
          <w:sz w:val="22"/>
          <w:szCs w:val="22"/>
        </w:rPr>
        <w:t xml:space="preserve"> </w:t>
      </w:r>
    </w:p>
    <w:p w14:paraId="4C5C0684" w14:textId="77777777"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 xml:space="preserve">RHE-200 Rhetorical Theory and Practice  </w:t>
      </w:r>
    </w:p>
    <w:p w14:paraId="0172C65B" w14:textId="096F3BB3" w:rsidR="00FA2376"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 xml:space="preserve">RHE-255 The Essay </w:t>
      </w:r>
      <w:r w:rsidR="00985FC0">
        <w:rPr>
          <w:rFonts w:ascii="Garamond" w:hAnsi="Garamond" w:cs="Times New Roman"/>
          <w:color w:val="000000" w:themeColor="text1"/>
          <w:sz w:val="22"/>
          <w:szCs w:val="22"/>
        </w:rPr>
        <w:t>(WE)</w:t>
      </w:r>
    </w:p>
    <w:p w14:paraId="59673BF5" w14:textId="3F806F2B" w:rsidR="007467F4" w:rsidRPr="00FA2376" w:rsidRDefault="00FA2376" w:rsidP="00FA2376">
      <w:pPr>
        <w:pStyle w:val="Noparagraphstyle"/>
        <w:spacing w:line="228" w:lineRule="auto"/>
        <w:ind w:left="720"/>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RHE-257 Environmental Rhetoric</w:t>
      </w:r>
      <w:r w:rsidR="00985FC0">
        <w:rPr>
          <w:rFonts w:ascii="Garamond" w:hAnsi="Garamond" w:cs="Times New Roman"/>
          <w:color w:val="000000" w:themeColor="text1"/>
          <w:sz w:val="22"/>
          <w:szCs w:val="22"/>
        </w:rPr>
        <w:t xml:space="preserve"> (WE)</w:t>
      </w:r>
    </w:p>
    <w:p w14:paraId="142D711E" w14:textId="643B7E40"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THE-130 Technical Production I</w:t>
      </w:r>
    </w:p>
    <w:p w14:paraId="2E594C30" w14:textId="578D5F03" w:rsidR="00680CE1"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THE-140 Design for the Stage</w:t>
      </w:r>
    </w:p>
    <w:p w14:paraId="6582D9E4" w14:textId="3A2EE426" w:rsidR="00FA2376" w:rsidRPr="00FA2376" w:rsidRDefault="00FA2376" w:rsidP="00FA2376">
      <w:pPr>
        <w:pStyle w:val="Noparagraphstyle"/>
        <w:spacing w:line="228" w:lineRule="auto"/>
        <w:ind w:left="720"/>
        <w:jc w:val="left"/>
        <w:rPr>
          <w:rFonts w:ascii="Garamond" w:hAnsi="Garamond" w:cs="Times New Roman"/>
          <w:color w:val="000000" w:themeColor="text1"/>
          <w:sz w:val="22"/>
          <w:szCs w:val="22"/>
        </w:rPr>
      </w:pPr>
      <w:r w:rsidRPr="00FA2376">
        <w:rPr>
          <w:rFonts w:ascii="Garamond" w:hAnsi="Garamond" w:cs="Times New Roman"/>
          <w:color w:val="000000" w:themeColor="text1"/>
          <w:sz w:val="22"/>
          <w:szCs w:val="22"/>
        </w:rPr>
        <w:t>THE-150 Acting I</w:t>
      </w:r>
    </w:p>
    <w:p w14:paraId="32CCA16F" w14:textId="77777777"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THE-220 Lighting Design</w:t>
      </w:r>
    </w:p>
    <w:p w14:paraId="67880B25" w14:textId="66E884FB" w:rsidR="00680CE1" w:rsidRPr="00424939" w:rsidRDefault="00680CE1" w:rsidP="00A56CD9">
      <w:pPr>
        <w:pStyle w:val="Noparagraphstyle"/>
        <w:spacing w:line="228" w:lineRule="auto"/>
        <w:ind w:left="72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THE-290 Directing I</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4A5763F4" w14:textId="77777777" w:rsidR="00A56CD9" w:rsidRPr="00C679A2" w:rsidRDefault="00A56CD9" w:rsidP="00C679A2">
      <w:pPr>
        <w:pStyle w:val="Noparagraphstyle"/>
        <w:numPr>
          <w:ilvl w:val="0"/>
          <w:numId w:val="95"/>
        </w:numPr>
        <w:spacing w:line="240" w:lineRule="auto"/>
        <w:jc w:val="left"/>
        <w:textAlignment w:val="auto"/>
        <w:rPr>
          <w:rFonts w:ascii="Garamond" w:hAnsi="Garamond"/>
          <w:color w:val="000000" w:themeColor="text1"/>
          <w:sz w:val="22"/>
          <w:u w:val="single"/>
          <w:rPrChange w:id="12331" w:author="Summer 2023 updates" w:date="2024-07-31T13:42:00Z">
            <w:rPr>
              <w:rFonts w:ascii="Garamond" w:hAnsi="Garamond"/>
              <w:color w:val="000000" w:themeColor="text1"/>
              <w:sz w:val="22"/>
            </w:rPr>
          </w:rPrChange>
        </w:rPr>
        <w:pPrChange w:id="12332" w:author="Summer 2023 updates" w:date="2024-07-31T13:42:00Z">
          <w:pPr>
            <w:pStyle w:val="Noparagraphstyle"/>
            <w:keepNext/>
            <w:widowControl/>
            <w:numPr>
              <w:numId w:val="95"/>
            </w:numPr>
            <w:spacing w:line="240" w:lineRule="auto"/>
            <w:ind w:left="720" w:hanging="360"/>
            <w:jc w:val="left"/>
            <w:textAlignment w:val="auto"/>
          </w:pPr>
        </w:pPrChange>
      </w:pPr>
      <w:r w:rsidRPr="00424939">
        <w:rPr>
          <w:rFonts w:ascii="Garamond" w:hAnsi="Garamond" w:cs="Times New Roman"/>
          <w:color w:val="000000" w:themeColor="text1"/>
          <w:sz w:val="22"/>
          <w:szCs w:val="22"/>
          <w:u w:val="single"/>
        </w:rPr>
        <w:t>One</w:t>
      </w:r>
      <w:r w:rsidRPr="00C679A2">
        <w:rPr>
          <w:rFonts w:ascii="Garamond" w:hAnsi="Garamond"/>
          <w:color w:val="000000" w:themeColor="text1"/>
          <w:sz w:val="22"/>
          <w:u w:val="single"/>
          <w:rPrChange w:id="12333" w:author="Summer 2023 updates" w:date="2024-07-31T13:42:00Z">
            <w:rPr>
              <w:rFonts w:ascii="Garamond" w:hAnsi="Garamond"/>
              <w:color w:val="000000" w:themeColor="text1"/>
              <w:sz w:val="22"/>
            </w:rPr>
          </w:rPrChange>
        </w:rPr>
        <w:t xml:space="preserve"> of the following:</w:t>
      </w:r>
    </w:p>
    <w:p w14:paraId="7BA7A3CC" w14:textId="3F333A38" w:rsidR="00680CE1" w:rsidRPr="00424939" w:rsidRDefault="00680CE1" w:rsidP="00C679A2">
      <w:pPr>
        <w:pStyle w:val="Noparagraphstyle"/>
        <w:spacing w:line="228" w:lineRule="auto"/>
        <w:ind w:left="720"/>
        <w:jc w:val="left"/>
        <w:rPr>
          <w:rFonts w:ascii="Garamond" w:hAnsi="Garamond" w:cs="Times New Roman"/>
          <w:color w:val="000000" w:themeColor="text1"/>
          <w:sz w:val="22"/>
          <w:szCs w:val="22"/>
        </w:rPr>
        <w:pPrChange w:id="12334" w:author="Summer 2023 updates" w:date="2024-07-31T13:42:00Z">
          <w:pPr>
            <w:pStyle w:val="Noparagraphstyle"/>
            <w:keepNext/>
            <w:widowControl/>
            <w:spacing w:line="240" w:lineRule="auto"/>
            <w:ind w:left="720"/>
            <w:jc w:val="left"/>
          </w:pPr>
        </w:pPrChange>
      </w:pPr>
      <w:r w:rsidRPr="00424939">
        <w:rPr>
          <w:rFonts w:ascii="Garamond" w:hAnsi="Garamond" w:cs="Times New Roman"/>
          <w:color w:val="000000" w:themeColor="text1"/>
          <w:sz w:val="22"/>
          <w:szCs w:val="22"/>
        </w:rPr>
        <w:t xml:space="preserve">CRW-350 Screenwriting </w:t>
      </w:r>
      <w:r w:rsidR="00884AB4">
        <w:rPr>
          <w:rFonts w:ascii="Garamond" w:hAnsi="Garamond" w:cs="Times New Roman"/>
          <w:color w:val="000000" w:themeColor="text1"/>
          <w:sz w:val="22"/>
          <w:szCs w:val="22"/>
        </w:rPr>
        <w:t>(WE)</w:t>
      </w:r>
    </w:p>
    <w:p w14:paraId="720A8C9A" w14:textId="2B22672D" w:rsidR="00A2048E" w:rsidRPr="007467F4" w:rsidRDefault="00A2048E" w:rsidP="00A2048E">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COM-337 Persuasion</w:t>
      </w:r>
    </w:p>
    <w:p w14:paraId="19C0D8D9" w14:textId="29A85248" w:rsidR="00A2048E" w:rsidRPr="007467F4" w:rsidRDefault="00A2048E" w:rsidP="00A2048E">
      <w:pPr>
        <w:pStyle w:val="Noparagraphstyle"/>
        <w:spacing w:line="228" w:lineRule="auto"/>
        <w:ind w:left="720"/>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COM-341 Digital Storytelling</w:t>
      </w:r>
      <w:r w:rsidR="000E1409">
        <w:rPr>
          <w:rFonts w:ascii="Garamond" w:hAnsi="Garamond" w:cs="Times New Roman"/>
          <w:color w:val="000000" w:themeColor="text1"/>
          <w:sz w:val="22"/>
          <w:szCs w:val="22"/>
        </w:rPr>
        <w:t xml:space="preserve"> (WE)</w:t>
      </w:r>
    </w:p>
    <w:p w14:paraId="164BBBB3" w14:textId="421555B9" w:rsidR="00A2048E" w:rsidRDefault="00A2048E" w:rsidP="00A2048E">
      <w:pPr>
        <w:pStyle w:val="Noparagraphstyle"/>
        <w:spacing w:line="228" w:lineRule="auto"/>
        <w:ind w:left="720"/>
        <w:jc w:val="left"/>
        <w:rPr>
          <w:rFonts w:ascii="Garamond" w:hAnsi="Garamond" w:cs="Times New Roman"/>
          <w:color w:val="000000" w:themeColor="text1"/>
          <w:sz w:val="22"/>
          <w:szCs w:val="22"/>
        </w:rPr>
      </w:pPr>
      <w:r w:rsidRPr="007467F4">
        <w:rPr>
          <w:rFonts w:ascii="Garamond" w:hAnsi="Garamond" w:cs="Times New Roman"/>
          <w:color w:val="000000" w:themeColor="text1"/>
          <w:sz w:val="22"/>
          <w:szCs w:val="22"/>
        </w:rPr>
        <w:t>COM-357 Sex, Race and Gender in the Media</w:t>
      </w:r>
      <w:r w:rsidR="000E1409">
        <w:rPr>
          <w:rFonts w:ascii="Garamond" w:hAnsi="Garamond" w:cs="Times New Roman"/>
          <w:color w:val="000000" w:themeColor="text1"/>
          <w:sz w:val="22"/>
          <w:szCs w:val="22"/>
        </w:rPr>
        <w:t xml:space="preserve"> (WE)</w:t>
      </w:r>
    </w:p>
    <w:p w14:paraId="6A1668DE" w14:textId="57C177FE" w:rsidR="00A56CD9" w:rsidRPr="00424939" w:rsidRDefault="00A56CD9" w:rsidP="00C679A2">
      <w:pPr>
        <w:pStyle w:val="Noparagraphstyle"/>
        <w:spacing w:line="228" w:lineRule="auto"/>
        <w:ind w:left="720"/>
        <w:jc w:val="left"/>
        <w:rPr>
          <w:rFonts w:ascii="Garamond" w:hAnsi="Garamond" w:cs="Times New Roman"/>
          <w:color w:val="000000" w:themeColor="text1"/>
          <w:sz w:val="22"/>
          <w:szCs w:val="22"/>
        </w:rPr>
        <w:pPrChange w:id="12335" w:author="Summer 2023 updates" w:date="2024-07-31T13:42:00Z">
          <w:pPr>
            <w:pStyle w:val="Noparagraphstyle"/>
            <w:keepNext/>
            <w:widowControl/>
            <w:spacing w:line="240" w:lineRule="auto"/>
            <w:ind w:left="720"/>
            <w:jc w:val="left"/>
          </w:pPr>
        </w:pPrChange>
      </w:pPr>
      <w:r w:rsidRPr="00424939">
        <w:rPr>
          <w:rFonts w:ascii="Garamond" w:hAnsi="Garamond" w:cs="Times New Roman"/>
          <w:color w:val="000000" w:themeColor="text1"/>
          <w:sz w:val="22"/>
          <w:szCs w:val="22"/>
        </w:rPr>
        <w:t>FLM-</w:t>
      </w:r>
      <w:r w:rsidR="004E0811" w:rsidRPr="00424939">
        <w:rPr>
          <w:rFonts w:ascii="Garamond" w:hAnsi="Garamond" w:cs="Times New Roman"/>
          <w:color w:val="000000" w:themeColor="text1"/>
          <w:sz w:val="22"/>
          <w:szCs w:val="22"/>
        </w:rPr>
        <w:t>350</w:t>
      </w:r>
      <w:r w:rsidRPr="00424939">
        <w:rPr>
          <w:rFonts w:ascii="Garamond" w:hAnsi="Garamond" w:cs="Times New Roman"/>
          <w:color w:val="000000" w:themeColor="text1"/>
          <w:sz w:val="22"/>
          <w:szCs w:val="22"/>
        </w:rPr>
        <w:t xml:space="preserve"> Advanced Topics in Film</w:t>
      </w:r>
    </w:p>
    <w:p w14:paraId="4D79BEDF" w14:textId="5FF77A94" w:rsidR="00255E45" w:rsidRDefault="009900C8" w:rsidP="00C679A2">
      <w:pPr>
        <w:pStyle w:val="Noparagraphstyle"/>
        <w:spacing w:line="228" w:lineRule="auto"/>
        <w:ind w:left="720"/>
        <w:jc w:val="left"/>
        <w:rPr>
          <w:rFonts w:ascii="Garamond" w:hAnsi="Garamond" w:cs="Times New Roman"/>
          <w:color w:val="000000" w:themeColor="text1"/>
          <w:sz w:val="22"/>
          <w:szCs w:val="22"/>
        </w:rPr>
        <w:pPrChange w:id="12336" w:author="Summer 2023 updates" w:date="2024-07-31T13:42:00Z">
          <w:pPr>
            <w:pStyle w:val="Noparagraphstyle"/>
            <w:keepNext/>
            <w:widowControl/>
            <w:spacing w:line="240" w:lineRule="auto"/>
            <w:ind w:left="720"/>
            <w:jc w:val="left"/>
          </w:pPr>
        </w:pPrChange>
      </w:pPr>
      <w:r>
        <w:rPr>
          <w:rFonts w:ascii="Garamond" w:hAnsi="Garamond" w:cs="Times New Roman"/>
          <w:color w:val="000000" w:themeColor="text1"/>
          <w:sz w:val="22"/>
          <w:szCs w:val="22"/>
        </w:rPr>
        <w:t>FLM-44</w:t>
      </w:r>
      <w:r w:rsidR="00D2185A">
        <w:rPr>
          <w:rFonts w:ascii="Garamond" w:hAnsi="Garamond" w:cs="Times New Roman"/>
          <w:color w:val="000000" w:themeColor="text1"/>
          <w:sz w:val="22"/>
          <w:szCs w:val="22"/>
        </w:rPr>
        <w:t>2</w:t>
      </w:r>
      <w:r w:rsidR="00255E45" w:rsidRPr="00255E45">
        <w:rPr>
          <w:rFonts w:ascii="Garamond" w:hAnsi="Garamond" w:cs="Times New Roman"/>
          <w:color w:val="000000" w:themeColor="text1"/>
          <w:sz w:val="22"/>
          <w:szCs w:val="22"/>
        </w:rPr>
        <w:t xml:space="preserve"> Independent Study in Film</w:t>
      </w:r>
    </w:p>
    <w:p w14:paraId="44465D77" w14:textId="60115E9D" w:rsidR="00A56CD9" w:rsidRPr="00424939" w:rsidRDefault="00A56CD9" w:rsidP="00C679A2">
      <w:pPr>
        <w:pStyle w:val="Noparagraphstyle"/>
        <w:spacing w:line="228" w:lineRule="auto"/>
        <w:ind w:left="720"/>
        <w:jc w:val="left"/>
        <w:rPr>
          <w:rFonts w:ascii="Garamond" w:hAnsi="Garamond" w:cs="Times New Roman"/>
          <w:color w:val="000000" w:themeColor="text1"/>
          <w:sz w:val="22"/>
          <w:szCs w:val="22"/>
        </w:rPr>
        <w:pPrChange w:id="12337" w:author="Summer 2023 updates" w:date="2024-07-31T13:42:00Z">
          <w:pPr>
            <w:pStyle w:val="Noparagraphstyle"/>
            <w:keepNext/>
            <w:widowControl/>
            <w:spacing w:line="240" w:lineRule="auto"/>
            <w:ind w:left="720"/>
            <w:jc w:val="left"/>
          </w:pPr>
        </w:pPrChange>
      </w:pPr>
      <w:r w:rsidRPr="00424939">
        <w:rPr>
          <w:rFonts w:ascii="Garamond" w:hAnsi="Garamond" w:cs="Times New Roman"/>
          <w:color w:val="000000" w:themeColor="text1"/>
          <w:sz w:val="22"/>
          <w:szCs w:val="22"/>
        </w:rPr>
        <w:t>FLM-</w:t>
      </w:r>
      <w:r w:rsidR="00A60AB9" w:rsidRPr="00424939">
        <w:rPr>
          <w:rFonts w:ascii="Garamond" w:hAnsi="Garamond" w:cs="Times New Roman"/>
          <w:color w:val="000000" w:themeColor="text1"/>
          <w:sz w:val="22"/>
          <w:szCs w:val="22"/>
        </w:rPr>
        <w:t>494</w:t>
      </w:r>
      <w:r w:rsidRPr="00424939">
        <w:rPr>
          <w:rFonts w:ascii="Garamond" w:hAnsi="Garamond" w:cs="Times New Roman"/>
          <w:color w:val="000000" w:themeColor="text1"/>
          <w:sz w:val="22"/>
          <w:szCs w:val="22"/>
        </w:rPr>
        <w:t xml:space="preserve"> Internship in Film</w:t>
      </w:r>
    </w:p>
    <w:p w14:paraId="61302FB0" w14:textId="77777777" w:rsidR="00F2164F" w:rsidRDefault="00F2164F" w:rsidP="00162B83">
      <w:pPr>
        <w:pStyle w:val="Noparagraphstyle"/>
        <w:spacing w:line="240" w:lineRule="auto"/>
        <w:jc w:val="left"/>
        <w:rPr>
          <w:rFonts w:ascii="Garamond" w:hAnsi="Garamond" w:cs="Times New Roman"/>
          <w:b/>
          <w:smallCaps/>
          <w:color w:val="000000" w:themeColor="text1"/>
          <w:sz w:val="22"/>
          <w:szCs w:val="22"/>
        </w:rPr>
      </w:pPr>
    </w:p>
    <w:p w14:paraId="07DDAFC7" w14:textId="1F036B18" w:rsidR="000149A6" w:rsidRPr="00424939" w:rsidRDefault="000149A6" w:rsidP="00C90B87">
      <w:pPr>
        <w:pStyle w:val="Noparagraphstyle"/>
        <w:spacing w:before="120" w:line="240" w:lineRule="auto"/>
        <w:jc w:val="left"/>
        <w:rPr>
          <w:rFonts w:ascii="Garamond" w:hAnsi="Garamond" w:cs="Times New Roman"/>
          <w:b/>
          <w:smallCaps/>
          <w:color w:val="000000" w:themeColor="text1"/>
          <w:sz w:val="22"/>
          <w:szCs w:val="22"/>
        </w:rPr>
        <w:pPrChange w:id="12338"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courses in film studies</w:t>
      </w:r>
    </w:p>
    <w:p w14:paraId="553E9382" w14:textId="53B43F5F" w:rsidR="000149A6" w:rsidRPr="00424939" w:rsidRDefault="000149A6" w:rsidP="000149A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FLM-105</w:t>
      </w:r>
      <w:del w:id="12339" w:author="Summer 2023 updates" w:date="2024-07-31T13:42:00Z">
        <w:r w:rsidR="00255E45">
          <w:rPr>
            <w:rFonts w:ascii="Garamond" w:hAnsi="Garamond" w:cs="Times New Roman"/>
            <w:b/>
            <w:color w:val="000000" w:themeColor="text1"/>
            <w:sz w:val="22"/>
            <w:szCs w:val="22"/>
          </w:rPr>
          <w:delText xml:space="preserve"> </w:delText>
        </w:r>
      </w:del>
      <w:r w:rsidR="00255E45">
        <w:rPr>
          <w:rFonts w:ascii="Garamond" w:hAnsi="Garamond" w:cs="Times New Roman"/>
          <w:b/>
          <w:color w:val="000000" w:themeColor="text1"/>
          <w:sz w:val="22"/>
          <w:szCs w:val="22"/>
        </w:rPr>
        <w:t>/FLM-105L</w:t>
      </w:r>
      <w:r w:rsidRPr="00424939">
        <w:rPr>
          <w:rFonts w:ascii="Garamond" w:hAnsi="Garamond" w:cs="Times New Roman"/>
          <w:b/>
          <w:color w:val="000000" w:themeColor="text1"/>
          <w:sz w:val="22"/>
          <w:szCs w:val="22"/>
        </w:rPr>
        <w:t xml:space="preserve"> Introduction to Film</w:t>
      </w:r>
      <w:r w:rsidR="00255E45">
        <w:rPr>
          <w:rFonts w:ascii="Garamond" w:hAnsi="Garamond" w:cs="Times New Roman"/>
          <w:b/>
          <w:color w:val="000000" w:themeColor="text1"/>
          <w:sz w:val="22"/>
          <w:szCs w:val="22"/>
        </w:rPr>
        <w:t xml:space="preserve"> and Laboratory</w:t>
      </w:r>
    </w:p>
    <w:p w14:paraId="5CADD4DE" w14:textId="013ECBBF" w:rsidR="000149A6" w:rsidRPr="005E2710" w:rsidRDefault="000149A6" w:rsidP="00C90B87">
      <w:r w:rsidRPr="00424939">
        <w:t xml:space="preserve">Provides an historical understanding of film art as well as a basic critical perspective.  This course surveys basic technical elements of film as well as major genres and cultural themes.  Students view a wide spectrum of film and are introduced to the special vocabulary associated with film. </w:t>
      </w:r>
      <w:r w:rsidR="00255E45" w:rsidRPr="00255E45">
        <w:t xml:space="preserve">Three class meetings and one three-hour lab (0.0 course credit) each </w:t>
      </w:r>
      <w:r w:rsidR="00255E45" w:rsidRPr="005E2710">
        <w:t>week.</w:t>
      </w:r>
      <w:r w:rsidRPr="005E2710">
        <w:t xml:space="preserve"> </w:t>
      </w:r>
      <w:r w:rsidR="00992EB4" w:rsidRPr="005E2710">
        <w:rPr>
          <w:rFonts w:cs="Arial-BoldMT"/>
          <w:b/>
          <w:bCs/>
        </w:rPr>
        <w:t>Lab is P/NP basis only.</w:t>
      </w:r>
    </w:p>
    <w:p w14:paraId="4E619B4A" w14:textId="44F00F74" w:rsidR="001333CF" w:rsidRPr="00424939" w:rsidRDefault="001333CF" w:rsidP="001333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FLM-200</w:t>
      </w:r>
      <w:del w:id="12340" w:author="Summer 2023 updates" w:date="2024-07-31T13:42:00Z">
        <w:r w:rsidRPr="00424939">
          <w:rPr>
            <w:rFonts w:ascii="Garamond" w:hAnsi="Garamond" w:cs="Times New Roman"/>
            <w:b/>
            <w:color w:val="000000" w:themeColor="text1"/>
            <w:sz w:val="22"/>
            <w:szCs w:val="22"/>
          </w:rPr>
          <w:delText xml:space="preserve"> </w:delText>
        </w:r>
      </w:del>
      <w:r w:rsidR="00255E45">
        <w:rPr>
          <w:rFonts w:ascii="Garamond" w:hAnsi="Garamond" w:cs="Times New Roman"/>
          <w:b/>
          <w:color w:val="000000" w:themeColor="text1"/>
          <w:sz w:val="22"/>
          <w:szCs w:val="22"/>
        </w:rPr>
        <w:t xml:space="preserve">/FLM-200L </w:t>
      </w:r>
      <w:r w:rsidRPr="00424939">
        <w:rPr>
          <w:rFonts w:ascii="Garamond" w:hAnsi="Garamond" w:cs="Times New Roman"/>
          <w:b/>
          <w:color w:val="000000" w:themeColor="text1"/>
          <w:sz w:val="22"/>
          <w:szCs w:val="22"/>
        </w:rPr>
        <w:t>Film Analysis</w:t>
      </w:r>
      <w:r w:rsidR="00255E45">
        <w:rPr>
          <w:rFonts w:ascii="Garamond" w:hAnsi="Garamond" w:cs="Times New Roman"/>
          <w:b/>
          <w:color w:val="000000" w:themeColor="text1"/>
          <w:sz w:val="22"/>
          <w:szCs w:val="22"/>
        </w:rPr>
        <w:t xml:space="preserve"> and Laboratory</w:t>
      </w:r>
      <w:r w:rsidR="00AD5B40" w:rsidRPr="00424939">
        <w:rPr>
          <w:rFonts w:ascii="Garamond" w:hAnsi="Garamond" w:cs="Times New Roman"/>
          <w:b/>
          <w:color w:val="000000" w:themeColor="text1"/>
          <w:sz w:val="22"/>
          <w:szCs w:val="22"/>
        </w:rPr>
        <w:t xml:space="preserve"> </w:t>
      </w:r>
      <w:r w:rsidR="00AD5B40" w:rsidRPr="00424939">
        <w:rPr>
          <w:rFonts w:ascii="Garamond" w:hAnsi="Garamond" w:cs="Times New Roman"/>
          <w:b/>
          <w:color w:val="000000" w:themeColor="text1"/>
        </w:rPr>
        <w:t>(WE)</w:t>
      </w:r>
    </w:p>
    <w:p w14:paraId="118F3263" w14:textId="4A69F540" w:rsidR="001333CF" w:rsidRPr="00424939" w:rsidRDefault="001333CF" w:rsidP="00C90B87">
      <w:pPr>
        <w:rPr>
          <w:rFonts w:cs="Times New Roman"/>
        </w:rPr>
      </w:pPr>
      <w:r w:rsidRPr="00424939">
        <w:t xml:space="preserve">Provides practice in the application of major film theories. Subject areas include </w:t>
      </w:r>
      <w:r w:rsidRPr="00424939">
        <w:rPr>
          <w:i/>
        </w:rPr>
        <w:t xml:space="preserve">auteur </w:t>
      </w:r>
      <w:r w:rsidRPr="00424939">
        <w:t xml:space="preserve">theory, genre theory, image and montage, </w:t>
      </w:r>
      <w:r w:rsidRPr="005E2710">
        <w:t>narrative form, and digital technologies.</w:t>
      </w:r>
      <w:r w:rsidR="00260659" w:rsidRPr="005E2710">
        <w:t xml:space="preserve"> Three class meetings and one three-hour lab (0.0 course credit) each week.</w:t>
      </w:r>
      <w:r w:rsidRPr="005E2710">
        <w:t xml:space="preserve"> </w:t>
      </w:r>
      <w:r w:rsidR="00992EB4" w:rsidRPr="005E2710">
        <w:rPr>
          <w:rFonts w:cs="Arial-BoldMT"/>
          <w:b/>
          <w:bCs/>
        </w:rPr>
        <w:t xml:space="preserve">Lab is P/NP basis only. </w:t>
      </w:r>
      <w:r w:rsidRPr="005E2710">
        <w:rPr>
          <w:u w:val="single"/>
        </w:rPr>
        <w:t>Prerequisite</w:t>
      </w:r>
      <w:r w:rsidRPr="005E2710">
        <w:t>: Introduction to Film (FLM-105) or consent of the Film Studies</w:t>
      </w:r>
      <w:r w:rsidR="00B8454E" w:rsidRPr="005E2710">
        <w:fldChar w:fldCharType="begin"/>
      </w:r>
      <w:r w:rsidR="00B8454E" w:rsidRPr="005E2710">
        <w:instrText xml:space="preserve"> XE "</w:instrText>
      </w:r>
      <w:r w:rsidR="00B8454E" w:rsidRPr="005E2710">
        <w:rPr>
          <w:rFonts w:cs="Times New Roman"/>
        </w:rPr>
        <w:instrText>Film Studies</w:instrText>
      </w:r>
      <w:r w:rsidR="00B8454E" w:rsidRPr="005E2710">
        <w:instrText xml:space="preserve">" </w:instrText>
      </w:r>
      <w:r w:rsidR="00B8454E" w:rsidRPr="005E2710">
        <w:fldChar w:fldCharType="end"/>
      </w:r>
      <w:r w:rsidRPr="005E2710">
        <w:t xml:space="preserve"> administrative co</w:t>
      </w:r>
      <w:r w:rsidRPr="00424939">
        <w:t>ordinator.</w:t>
      </w:r>
    </w:p>
    <w:p w14:paraId="3D8CC4E6" w14:textId="6CD5E44F" w:rsidR="001333CF" w:rsidRPr="00424939" w:rsidRDefault="001333CF" w:rsidP="00FD66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FLM-225 Film History</w:t>
      </w:r>
      <w:r w:rsidR="00AD5B40" w:rsidRPr="00424939">
        <w:rPr>
          <w:rFonts w:ascii="Garamond" w:hAnsi="Garamond" w:cs="Times New Roman"/>
          <w:b/>
          <w:color w:val="000000" w:themeColor="text1"/>
          <w:sz w:val="22"/>
          <w:szCs w:val="22"/>
        </w:rPr>
        <w:t xml:space="preserve"> </w:t>
      </w:r>
      <w:r w:rsidR="00AD5B40" w:rsidRPr="00FD66CF">
        <w:rPr>
          <w:rFonts w:ascii="Garamond" w:hAnsi="Garamond" w:cs="Times New Roman"/>
          <w:b/>
          <w:color w:val="000000" w:themeColor="text1"/>
          <w:sz w:val="22"/>
          <w:szCs w:val="22"/>
        </w:rPr>
        <w:t>(WE)</w:t>
      </w:r>
      <w:r w:rsidR="00B8454E" w:rsidRPr="00424939">
        <w:rPr>
          <w:rFonts w:ascii="Garamond" w:hAnsi="Garamond" w:cs="Times New Roman"/>
          <w:b/>
          <w:color w:val="000000" w:themeColor="text1"/>
          <w:sz w:val="22"/>
          <w:szCs w:val="22"/>
        </w:rPr>
        <w:fldChar w:fldCharType="begin"/>
      </w:r>
      <w:r w:rsidR="00B8454E" w:rsidRPr="00FD66CF">
        <w:rPr>
          <w:rFonts w:ascii="Garamond" w:hAnsi="Garamond" w:cs="Times New Roman"/>
          <w:b/>
          <w:color w:val="000000" w:themeColor="text1"/>
          <w:sz w:val="22"/>
          <w:szCs w:val="22"/>
        </w:rPr>
        <w:instrText xml:space="preserve"> XE "History" </w:instrText>
      </w:r>
      <w:r w:rsidR="00B8454E" w:rsidRPr="00424939">
        <w:rPr>
          <w:rFonts w:ascii="Garamond" w:hAnsi="Garamond" w:cs="Times New Roman"/>
          <w:b/>
          <w:color w:val="000000" w:themeColor="text1"/>
          <w:sz w:val="22"/>
          <w:szCs w:val="22"/>
        </w:rPr>
        <w:fldChar w:fldCharType="end"/>
      </w:r>
    </w:p>
    <w:p w14:paraId="5C6A8997" w14:textId="4B10D227" w:rsidR="001333CF" w:rsidRPr="00424939" w:rsidRDefault="001333CF" w:rsidP="00C90B87">
      <w:r w:rsidRPr="00424939">
        <w:t xml:space="preserve">Familiarizes students with the history of film from the beginning to the present.  </w:t>
      </w:r>
      <w:r w:rsidR="00904BE9" w:rsidRPr="00904BE9">
        <w:t>Three class meetings and one three-hour lab (0.0 course credit) each week.</w:t>
      </w:r>
    </w:p>
    <w:p w14:paraId="13CC1F0B" w14:textId="6C2184F4" w:rsidR="000149A6" w:rsidRPr="00424939" w:rsidRDefault="009E4CE0" w:rsidP="000149A6">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w:t>
      </w:r>
      <w:r w:rsidR="004E0811" w:rsidRPr="00424939">
        <w:rPr>
          <w:rFonts w:ascii="Garamond" w:hAnsi="Garamond" w:cs="Times New Roman"/>
          <w:b/>
          <w:color w:val="000000" w:themeColor="text1"/>
          <w:sz w:val="22"/>
          <w:szCs w:val="22"/>
        </w:rPr>
        <w:t>2</w:t>
      </w:r>
      <w:r w:rsidR="000149A6" w:rsidRPr="00424939">
        <w:rPr>
          <w:rFonts w:ascii="Garamond" w:hAnsi="Garamond" w:cs="Times New Roman"/>
          <w:b/>
          <w:color w:val="000000" w:themeColor="text1"/>
          <w:sz w:val="22"/>
          <w:szCs w:val="22"/>
        </w:rPr>
        <w:t>50 Film Topics</w:t>
      </w:r>
      <w:r w:rsidR="00AD5B40" w:rsidRPr="00424939">
        <w:rPr>
          <w:rFonts w:ascii="Garamond" w:hAnsi="Garamond" w:cs="Times New Roman"/>
          <w:b/>
          <w:color w:val="000000" w:themeColor="text1"/>
          <w:sz w:val="22"/>
          <w:szCs w:val="22"/>
        </w:rPr>
        <w:t xml:space="preserve"> </w:t>
      </w:r>
      <w:r w:rsidR="00AD5B40" w:rsidRPr="00424939">
        <w:rPr>
          <w:rFonts w:ascii="Garamond" w:hAnsi="Garamond" w:cs="Times New Roman"/>
          <w:b/>
          <w:color w:val="000000" w:themeColor="text1"/>
        </w:rPr>
        <w:t>(WE)</w:t>
      </w:r>
    </w:p>
    <w:p w14:paraId="18CFAD09" w14:textId="77777777" w:rsidR="000149A6" w:rsidRPr="00424939" w:rsidRDefault="000149A6" w:rsidP="00C90B87">
      <w:r w:rsidRPr="00424939">
        <w:t xml:space="preserve">Includes a brief introduction to film analysis, but focuses on a specific topic such as: adaptations, a genre, a period, an individual director, a studio. May be taken more than once, with consent of instructor, provided the topics are substantially different. </w:t>
      </w:r>
    </w:p>
    <w:p w14:paraId="2560251B" w14:textId="2D39E34A" w:rsidR="005D17C4" w:rsidRPr="00424939" w:rsidRDefault="00E421E8" w:rsidP="00381291">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FLM-350</w:t>
      </w:r>
      <w:r w:rsidR="005D17C4" w:rsidRPr="00424939">
        <w:rPr>
          <w:rFonts w:ascii="Garamond" w:hAnsi="Garamond" w:cs="Times New Roman"/>
          <w:b/>
          <w:color w:val="000000" w:themeColor="text1"/>
          <w:sz w:val="22"/>
          <w:szCs w:val="22"/>
        </w:rPr>
        <w:t xml:space="preserve"> Advanced Topics in Film</w:t>
      </w:r>
    </w:p>
    <w:p w14:paraId="747C5080" w14:textId="3B601639" w:rsidR="005D17C4" w:rsidRPr="00424939" w:rsidRDefault="00EE5E2B" w:rsidP="00C90B87">
      <w:r w:rsidRPr="00424939">
        <w:t>Advanced study of a selected topic or method in cinematic production. Example topics: Documentary, Interactive Multimedia, Motion Graphics, Advanced Editing, Producing, and</w:t>
      </w:r>
      <w:r w:rsidR="006D1FB1" w:rsidRPr="00424939">
        <w:t xml:space="preserve"> Directing. May be taken more than once for credit, provided the topics are substantially </w:t>
      </w:r>
      <w:r w:rsidR="006D1FB1" w:rsidRPr="00143A61">
        <w:t>different.</w:t>
      </w:r>
      <w:r w:rsidR="00143922" w:rsidRPr="00143A61">
        <w:t xml:space="preserve"> </w:t>
      </w:r>
      <w:r w:rsidR="00143922" w:rsidRPr="00143A61">
        <w:rPr>
          <w:u w:val="single"/>
        </w:rPr>
        <w:t>Prerequisites</w:t>
      </w:r>
      <w:r w:rsidR="00143922" w:rsidRPr="00143A61">
        <w:t xml:space="preserve">: Introduction to Film </w:t>
      </w:r>
      <w:r w:rsidR="00B11A5C" w:rsidRPr="00143A61">
        <w:t xml:space="preserve">(FLM-105) </w:t>
      </w:r>
      <w:r w:rsidR="00143922" w:rsidRPr="00143A61">
        <w:t xml:space="preserve">and </w:t>
      </w:r>
      <w:r w:rsidR="00143A61" w:rsidRPr="00143A61">
        <w:t>Time-Based Media</w:t>
      </w:r>
      <w:r w:rsidR="000B451C" w:rsidRPr="00143A61">
        <w:t xml:space="preserve"> </w:t>
      </w:r>
      <w:r w:rsidR="00637807" w:rsidRPr="00143A61">
        <w:t>(ART-1</w:t>
      </w:r>
      <w:r w:rsidR="00143A61" w:rsidRPr="00143A61">
        <w:t>5</w:t>
      </w:r>
      <w:r w:rsidR="00637807" w:rsidRPr="00143A61">
        <w:t>0)</w:t>
      </w:r>
      <w:r w:rsidR="00143922" w:rsidRPr="00143A61">
        <w:rPr>
          <w:sz w:val="23"/>
          <w:szCs w:val="23"/>
        </w:rPr>
        <w:t>.</w:t>
      </w:r>
    </w:p>
    <w:p w14:paraId="2BC35404" w14:textId="526DC141" w:rsidR="0079022E" w:rsidRPr="00424939" w:rsidRDefault="009900C8" w:rsidP="0079022E">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FLM-44</w:t>
      </w:r>
      <w:r w:rsidR="00D2185A">
        <w:rPr>
          <w:rFonts w:ascii="Garamond" w:hAnsi="Garamond" w:cs="Times New Roman"/>
          <w:b/>
          <w:color w:val="000000" w:themeColor="text1"/>
          <w:sz w:val="22"/>
          <w:szCs w:val="22"/>
        </w:rPr>
        <w:t>2</w:t>
      </w:r>
      <w:r w:rsidR="0079022E" w:rsidRPr="0079022E">
        <w:rPr>
          <w:rFonts w:ascii="Garamond" w:hAnsi="Garamond" w:cs="Times New Roman"/>
          <w:b/>
          <w:color w:val="000000" w:themeColor="text1"/>
          <w:sz w:val="22"/>
          <w:szCs w:val="22"/>
        </w:rPr>
        <w:t xml:space="preserve"> Ind</w:t>
      </w:r>
      <w:r w:rsidR="0079022E" w:rsidRPr="00AF40AE">
        <w:rPr>
          <w:rFonts w:ascii="Garamond" w:hAnsi="Garamond" w:cs="Times New Roman"/>
          <w:b/>
          <w:color w:val="000000" w:themeColor="text1"/>
          <w:sz w:val="22"/>
          <w:szCs w:val="22"/>
        </w:rPr>
        <w:t>ependent Study</w:t>
      </w:r>
      <w:r w:rsidR="00D2185A">
        <w:rPr>
          <w:rFonts w:ascii="Garamond" w:hAnsi="Garamond" w:cs="Times New Roman"/>
          <w:b/>
          <w:color w:val="000000" w:themeColor="text1"/>
          <w:sz w:val="22"/>
          <w:szCs w:val="22"/>
        </w:rPr>
        <w:t xml:space="preserve"> in Film</w:t>
      </w:r>
    </w:p>
    <w:p w14:paraId="1D795201" w14:textId="25A4F188" w:rsidR="00D2185A" w:rsidRDefault="00D2185A" w:rsidP="00C90B87">
      <w:r w:rsidRPr="00D2185A">
        <w:t xml:space="preserve">Independent work on a selected project under the direction of a faculty member of the department. </w:t>
      </w:r>
      <w:r w:rsidRPr="007F2936">
        <w:rPr>
          <w:u w:val="single"/>
        </w:rPr>
        <w:t>Prerequisite</w:t>
      </w:r>
      <w:r w:rsidRPr="00D2185A">
        <w:t>s: Previous or concurr</w:t>
      </w:r>
      <w:r w:rsidR="003E2F46">
        <w:t xml:space="preserve">ent enrollment in </w:t>
      </w:r>
      <w:r w:rsidR="00143A61" w:rsidRPr="00143A61">
        <w:t>Time-Based Media (ART-150</w:t>
      </w:r>
      <w:r w:rsidRPr="00143A61">
        <w:t>), Int</w:t>
      </w:r>
      <w:r w:rsidR="003E2F46" w:rsidRPr="00143A61">
        <w:t>r</w:t>
      </w:r>
      <w:r w:rsidR="003E2F46">
        <w:t>oduction to Film (FLM-</w:t>
      </w:r>
      <w:r w:rsidRPr="00D2185A">
        <w:t>105), Film Analys</w:t>
      </w:r>
      <w:r w:rsidR="003E2F46">
        <w:t xml:space="preserve">is (FLM-200), </w:t>
      </w:r>
      <w:r w:rsidR="00143A61">
        <w:t xml:space="preserve">and </w:t>
      </w:r>
      <w:r w:rsidR="003E2F46">
        <w:t>Film History (FLM-</w:t>
      </w:r>
      <w:r w:rsidRPr="00D2185A">
        <w:t>225). (Offered by arrangement)</w:t>
      </w:r>
    </w:p>
    <w:p w14:paraId="62DAC42B" w14:textId="3C377FC9" w:rsidR="000149A6" w:rsidRPr="00D2185A" w:rsidRDefault="0079022E" w:rsidP="000149A6">
      <w:pPr>
        <w:pStyle w:val="Noparagraphstyle"/>
        <w:spacing w:line="240" w:lineRule="auto"/>
        <w:jc w:val="left"/>
        <w:rPr>
          <w:rFonts w:ascii="Garamond" w:hAnsi="Garamond" w:cs="Times New Roman"/>
          <w:b/>
          <w:color w:val="000000" w:themeColor="text1"/>
          <w:sz w:val="22"/>
          <w:szCs w:val="22"/>
        </w:rPr>
      </w:pPr>
      <w:r w:rsidRPr="00D2185A">
        <w:rPr>
          <w:rFonts w:ascii="Garamond" w:hAnsi="Garamond" w:cs="Times New Roman"/>
          <w:b/>
          <w:color w:val="000000" w:themeColor="text1"/>
          <w:sz w:val="22"/>
          <w:szCs w:val="22"/>
        </w:rPr>
        <w:t>FLM-4</w:t>
      </w:r>
      <w:r w:rsidR="00F1381C" w:rsidRPr="00D2185A">
        <w:rPr>
          <w:rFonts w:ascii="Garamond" w:hAnsi="Garamond" w:cs="Times New Roman"/>
          <w:b/>
          <w:color w:val="000000" w:themeColor="text1"/>
          <w:sz w:val="22"/>
          <w:szCs w:val="22"/>
        </w:rPr>
        <w:t>6</w:t>
      </w:r>
      <w:r w:rsidR="00260659" w:rsidRPr="00D2185A">
        <w:rPr>
          <w:rFonts w:ascii="Garamond" w:hAnsi="Garamond" w:cs="Times New Roman"/>
          <w:b/>
          <w:color w:val="000000" w:themeColor="text1"/>
          <w:sz w:val="22"/>
          <w:szCs w:val="22"/>
        </w:rPr>
        <w:t xml:space="preserve">4 Senior Seminar I in Film </w:t>
      </w:r>
    </w:p>
    <w:p w14:paraId="7DA48D8B" w14:textId="6F4F0BFD" w:rsidR="000149A6" w:rsidRPr="00424939" w:rsidRDefault="00260659" w:rsidP="00C90B87">
      <w:r w:rsidRPr="00260659">
        <w:t xml:space="preserve">Advanced research in film. Emphasis is on preparation of work toward the senior capstone project. Only film majors are admitted to this course. </w:t>
      </w:r>
      <w:r w:rsidRPr="007F2936">
        <w:rPr>
          <w:u w:val="single"/>
        </w:rPr>
        <w:t>Prerequisite</w:t>
      </w:r>
      <w:r w:rsidRPr="00260659">
        <w:t>: declared major in Film Studies</w:t>
      </w:r>
      <w:r w:rsidR="00AF40AE">
        <w:t>.</w:t>
      </w:r>
      <w:r w:rsidR="00855FBC">
        <w:t xml:space="preserve"> (0.5 course credit)</w:t>
      </w:r>
    </w:p>
    <w:p w14:paraId="48482315" w14:textId="61AB0437" w:rsidR="00260659" w:rsidRPr="00424939" w:rsidRDefault="0079022E" w:rsidP="00260659">
      <w:pPr>
        <w:pStyle w:val="Noparagraphstyle"/>
        <w:spacing w:line="240" w:lineRule="auto"/>
        <w:jc w:val="left"/>
        <w:rPr>
          <w:rFonts w:ascii="Garamond" w:hAnsi="Garamond" w:cs="Times New Roman"/>
          <w:b/>
          <w:color w:val="000000" w:themeColor="text1"/>
          <w:sz w:val="22"/>
          <w:szCs w:val="22"/>
        </w:rPr>
      </w:pPr>
      <w:r>
        <w:rPr>
          <w:rFonts w:ascii="Garamond" w:hAnsi="Garamond" w:cs="Times New Roman"/>
          <w:b/>
          <w:color w:val="000000" w:themeColor="text1"/>
          <w:sz w:val="22"/>
          <w:szCs w:val="22"/>
        </w:rPr>
        <w:t>FLM-47</w:t>
      </w:r>
      <w:r w:rsidR="00AF40AE" w:rsidRPr="00AF40AE">
        <w:rPr>
          <w:rFonts w:ascii="Garamond" w:hAnsi="Garamond" w:cs="Times New Roman"/>
          <w:b/>
          <w:color w:val="000000" w:themeColor="text1"/>
          <w:sz w:val="22"/>
          <w:szCs w:val="22"/>
        </w:rPr>
        <w:t>4 Senior Seminar II in Film &amp; Senior Film project</w:t>
      </w:r>
      <w:r w:rsidR="00260659" w:rsidRPr="00260659">
        <w:rPr>
          <w:rFonts w:ascii="Garamond" w:hAnsi="Garamond" w:cs="Times New Roman"/>
          <w:b/>
          <w:color w:val="000000" w:themeColor="text1"/>
          <w:sz w:val="22"/>
          <w:szCs w:val="22"/>
        </w:rPr>
        <w:t xml:space="preserve"> </w:t>
      </w:r>
    </w:p>
    <w:p w14:paraId="7F5EEECB" w14:textId="55526B21" w:rsidR="00260659" w:rsidRPr="00855FBC" w:rsidRDefault="00AF40AE" w:rsidP="00C90B87">
      <w:pPr>
        <w:rPr>
          <w:b/>
        </w:rPr>
      </w:pPr>
      <w:r w:rsidRPr="00855FBC">
        <w:t xml:space="preserve">Emphasis is on preparation of work toward the senior capstone project. Only film majors are admitted to this course. </w:t>
      </w:r>
      <w:r w:rsidRPr="00855FBC">
        <w:rPr>
          <w:u w:val="single"/>
        </w:rPr>
        <w:t>Prerequisite</w:t>
      </w:r>
      <w:r w:rsidRPr="00855FBC">
        <w:t>: successful completio</w:t>
      </w:r>
      <w:r w:rsidR="00C648EB" w:rsidRPr="00855FBC">
        <w:t>n of Senior Seminar I (FLM-4</w:t>
      </w:r>
      <w:r w:rsidR="004754C9" w:rsidRPr="00855FBC">
        <w:t>6</w:t>
      </w:r>
      <w:r w:rsidRPr="00855FBC">
        <w:t>4).</w:t>
      </w:r>
      <w:r w:rsidR="00855FBC" w:rsidRPr="00855FBC">
        <w:t xml:space="preserve"> (0.5 course credit)</w:t>
      </w:r>
    </w:p>
    <w:p w14:paraId="5044CF06" w14:textId="2082E1D0" w:rsidR="000149A6" w:rsidRPr="00424939" w:rsidRDefault="000149A6" w:rsidP="000149A6">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FLM-</w:t>
      </w:r>
      <w:r w:rsidR="0005625E" w:rsidRPr="00424939">
        <w:rPr>
          <w:rFonts w:ascii="Garamond" w:hAnsi="Garamond" w:cs="Times New Roman"/>
          <w:b/>
          <w:color w:val="000000" w:themeColor="text1"/>
          <w:sz w:val="22"/>
          <w:szCs w:val="22"/>
        </w:rPr>
        <w:t>494</w:t>
      </w:r>
      <w:r w:rsidRPr="00424939">
        <w:rPr>
          <w:rFonts w:ascii="Garamond" w:hAnsi="Garamond" w:cs="Times New Roman"/>
          <w:b/>
          <w:color w:val="000000" w:themeColor="text1"/>
          <w:sz w:val="22"/>
          <w:szCs w:val="22"/>
        </w:rPr>
        <w:t xml:space="preserve"> Internship in Film</w:t>
      </w:r>
    </w:p>
    <w:p w14:paraId="7AC70167" w14:textId="46B3385F" w:rsidR="000149A6" w:rsidRDefault="000149A6" w:rsidP="00C90B87">
      <w:r w:rsidRPr="00424939">
        <w:t xml:space="preserve">An internship with a focus on film production. A minimum of 140 hours on-site experience is required.  </w:t>
      </w:r>
      <w:r w:rsidR="00A7479E" w:rsidRPr="00424939">
        <w:t>P/NP</w:t>
      </w:r>
      <w:r w:rsidRPr="00424939">
        <w:t xml:space="preserve"> basis only. </w:t>
      </w:r>
      <w:r w:rsidRPr="00424939">
        <w:rPr>
          <w:u w:val="single"/>
        </w:rPr>
        <w:t>Prerequisite</w:t>
      </w:r>
      <w:r w:rsidR="00897BA1" w:rsidRPr="00424939">
        <w:t>:</w:t>
      </w:r>
      <w:r w:rsidRPr="00424939">
        <w:t xml:space="preserve">  junior standing and consent of the Film Studies</w:t>
      </w:r>
      <w:r w:rsidR="00B8454E" w:rsidRPr="00424939">
        <w:fldChar w:fldCharType="begin"/>
      </w:r>
      <w:r w:rsidR="00B8454E" w:rsidRPr="00424939">
        <w:instrText xml:space="preserve"> XE "Film Studies" </w:instrText>
      </w:r>
      <w:r w:rsidR="00B8454E" w:rsidRPr="00424939">
        <w:fldChar w:fldCharType="end"/>
      </w:r>
      <w:r w:rsidRPr="00424939">
        <w:t xml:space="preserve"> administrative coordinator.</w:t>
      </w:r>
    </w:p>
    <w:p w14:paraId="64865FAA" w14:textId="77777777" w:rsidR="001916A2" w:rsidRPr="00424939" w:rsidRDefault="001916A2" w:rsidP="009616C0"/>
    <w:p w14:paraId="4F267379" w14:textId="505DF790" w:rsidR="00B1421E" w:rsidRPr="00424939" w:rsidRDefault="0002205E" w:rsidP="00C90B87">
      <w:pPr>
        <w:pStyle w:val="Heading4"/>
        <w:spacing w:before="120"/>
        <w:rPr>
          <w:rFonts w:ascii="Garamond" w:hAnsi="Garamond"/>
          <w:color w:val="000000" w:themeColor="text1"/>
        </w:rPr>
        <w:pPrChange w:id="12341" w:author="Summer 2023 updates" w:date="2024-07-31T13:42:00Z">
          <w:pPr>
            <w:pStyle w:val="Heading4"/>
          </w:pPr>
        </w:pPrChange>
      </w:pPr>
      <w:bookmarkStart w:id="12342" w:name="_Toc141355759"/>
      <w:bookmarkStart w:id="12343" w:name="_Toc110005240"/>
      <w:r w:rsidRPr="00424939">
        <w:rPr>
          <w:rFonts w:ascii="Garamond" w:hAnsi="Garamond"/>
          <w:color w:val="000000" w:themeColor="text1"/>
        </w:rPr>
        <w:t xml:space="preserve">—French </w:t>
      </w:r>
      <w:r w:rsidR="00461509" w:rsidRPr="00424939">
        <w:rPr>
          <w:rFonts w:ascii="Garamond" w:hAnsi="Garamond"/>
          <w:color w:val="000000" w:themeColor="text1"/>
        </w:rPr>
        <w:t>&amp; Francophone</w:t>
      </w:r>
      <w:r w:rsidRPr="00424939">
        <w:rPr>
          <w:rFonts w:ascii="Garamond" w:hAnsi="Garamond"/>
          <w:color w:val="000000" w:themeColor="text1"/>
        </w:rPr>
        <w:t xml:space="preserve"> Studies</w:t>
      </w:r>
      <w:bookmarkEnd w:id="12342"/>
      <w:bookmarkEnd w:id="1234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French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CA5CE85" w14:textId="488DBD37" w:rsidR="008247FF" w:rsidRPr="00424939" w:rsidRDefault="008247FF" w:rsidP="00101399">
      <w:pPr>
        <w:rPr>
          <w:rPrChange w:id="12344" w:author="Summer 2023 updates" w:date="2024-07-31T13:42:00Z">
            <w:rPr>
              <w:color w:val="000000" w:themeColor="text1"/>
            </w:rPr>
          </w:rPrChange>
        </w:rPr>
        <w:pPrChange w:id="12345" w:author="Summer 2023 updates" w:date="2024-07-31T13:42:00Z">
          <w:pPr>
            <w:spacing w:after="120"/>
          </w:pPr>
        </w:pPrChange>
      </w:pPr>
      <w:r w:rsidRPr="00424939">
        <w:rPr>
          <w:rPrChange w:id="12346" w:author="Summer 2023 updates" w:date="2024-07-31T13:42:00Z">
            <w:rPr>
              <w:color w:val="000000" w:themeColor="text1"/>
            </w:rPr>
          </w:rPrChange>
        </w:rPr>
        <w:t>Janca</w:t>
      </w:r>
      <w:del w:id="12347" w:author="Summer 2023 updates" w:date="2024-07-31T13:42:00Z">
        <w:r w:rsidRPr="00424939">
          <w:rPr>
            <w:rFonts w:cs="Times New Roman"/>
            <w:color w:val="000000" w:themeColor="text1"/>
          </w:rPr>
          <w:delText>-Aji</w:delText>
        </w:r>
      </w:del>
    </w:p>
    <w:p w14:paraId="7B807383" w14:textId="636DF7C0" w:rsidR="00C46BFD" w:rsidRPr="00424939" w:rsidRDefault="00C46BFD" w:rsidP="00101399">
      <w:r w:rsidRPr="00424939">
        <w:t>The French &amp; Francophone Studies program is an intercultural and interdisciplinary program featuring courses in language, cultural history, literature and cinema, translation and interpretation, and pre-professional studies. Students are strongly encouraged to pursue opportunities for immersive and experiential learning through study abroad, May Term courses, service learning, and community-based projects and to explore ways to incorporate French in and with other major(s).</w:t>
      </w:r>
    </w:p>
    <w:p w14:paraId="00297F81" w14:textId="22423BC5" w:rsidR="005475A9" w:rsidRPr="00424939" w:rsidRDefault="005475A9" w:rsidP="00F2164F">
      <w:pPr>
        <w:spacing w:before="120" w:after="0"/>
        <w:rPr>
          <w:rFonts w:cs="Times New Roman"/>
          <w:color w:val="000000" w:themeColor="text1"/>
        </w:rPr>
      </w:pPr>
      <w:r w:rsidRPr="00424939">
        <w:rPr>
          <w:rFonts w:cs="Times New Roman"/>
          <w:b/>
          <w:color w:val="000000" w:themeColor="text1"/>
        </w:rPr>
        <w:t>French</w:t>
      </w:r>
      <w:r w:rsidR="00C46BFD" w:rsidRPr="00424939">
        <w:rPr>
          <w:rFonts w:cs="Times New Roman"/>
          <w:b/>
          <w:color w:val="000000" w:themeColor="text1"/>
        </w:rPr>
        <w:t xml:space="preserve"> &amp; Francophone Studies</w:t>
      </w:r>
      <w:r w:rsidRPr="00424939">
        <w:rPr>
          <w:rFonts w:cs="Times New Roman"/>
          <w:b/>
          <w:color w:val="000000" w:themeColor="text1"/>
        </w:rPr>
        <w:t xml:space="preserve"> Major</w:t>
      </w:r>
    </w:p>
    <w:p w14:paraId="11CDA063" w14:textId="33C9D62D" w:rsidR="00A051AE" w:rsidRPr="00424939" w:rsidRDefault="004E728C" w:rsidP="00101399">
      <w:pPr>
        <w:rPr>
          <w:b/>
          <w:lang w:bidi="en-US"/>
        </w:rPr>
      </w:pPr>
      <w:r w:rsidRPr="00424939">
        <w:rPr>
          <w:lang w:bidi="en-US"/>
        </w:rPr>
        <w:t xml:space="preserve">A grade of </w:t>
      </w:r>
      <w:del w:id="12348" w:author="Summer 2023 updates" w:date="2024-07-31T13:42:00Z">
        <w:r w:rsidRPr="00424939">
          <w:rPr>
            <w:lang w:bidi="en-US"/>
          </w:rPr>
          <w:delText>"</w:delText>
        </w:r>
      </w:del>
      <w:ins w:id="12349" w:author="Summer 2023 updates" w:date="2024-07-31T13:42:00Z">
        <w:r w:rsidR="00E93F9B">
          <w:rPr>
            <w:lang w:bidi="en-US"/>
          </w:rPr>
          <w:t>“</w:t>
        </w:r>
      </w:ins>
      <w:r w:rsidRPr="00424939">
        <w:rPr>
          <w:lang w:bidi="en-US"/>
        </w:rPr>
        <w:t>C</w:t>
      </w:r>
      <w:del w:id="12350" w:author="Summer 2023 updates" w:date="2024-07-31T13:42:00Z">
        <w:r w:rsidRPr="00424939">
          <w:rPr>
            <w:lang w:bidi="en-US"/>
          </w:rPr>
          <w:delText>"</w:delText>
        </w:r>
      </w:del>
      <w:ins w:id="12351" w:author="Summer 2023 updates" w:date="2024-07-31T13:42:00Z">
        <w:r w:rsidR="00E93F9B">
          <w:rPr>
            <w:lang w:bidi="en-US"/>
          </w:rPr>
          <w:t>”</w:t>
        </w:r>
      </w:ins>
      <w:r w:rsidR="00E93F9B" w:rsidRPr="00424939">
        <w:rPr>
          <w:lang w:bidi="en-US"/>
        </w:rPr>
        <w:t xml:space="preserve"> </w:t>
      </w:r>
      <w:r w:rsidR="00F71E06" w:rsidRPr="00424939">
        <w:t xml:space="preserve">(2.0) </w:t>
      </w:r>
      <w:r w:rsidRPr="00424939">
        <w:rPr>
          <w:lang w:bidi="en-US"/>
        </w:rPr>
        <w:t xml:space="preserve">or higher must be earned in all courses counted toward a major in </w:t>
      </w:r>
      <w:r w:rsidR="00A051AE" w:rsidRPr="00424939">
        <w:t>French &amp; Francophone Studies</w:t>
      </w:r>
      <w:r w:rsidRPr="00424939">
        <w:rPr>
          <w:lang w:bidi="en-US"/>
        </w:rPr>
        <w:t>.</w:t>
      </w:r>
      <w:r w:rsidR="00A051AE" w:rsidRPr="00424939">
        <w:t xml:space="preserve"> </w:t>
      </w:r>
      <w:r w:rsidR="00A051AE" w:rsidRPr="00424939">
        <w:rPr>
          <w:lang w:bidi="en-US"/>
        </w:rPr>
        <w:t>Students complete eight credits of 300- to 400-level courses in French. FRE-315 Oral and Written Communication Skills</w:t>
      </w:r>
      <w:r w:rsidR="00D11DE2">
        <w:rPr>
          <w:lang w:bidi="en-US"/>
        </w:rPr>
        <w:t xml:space="preserve"> (WE)</w:t>
      </w:r>
      <w:r w:rsidR="00A051AE" w:rsidRPr="00424939">
        <w:rPr>
          <w:lang w:bidi="en-US"/>
        </w:rPr>
        <w:t xml:space="preserve"> is required. Up to three credits may be earned by successfully completing a study abroad program in France or a francophone country that is approved by the College and the department. Up to one credit may be earned from a list of approved courses taught in English. One credit from a course taught in French must be taken in the senior year. FRE-</w:t>
      </w:r>
      <w:r w:rsidR="00EE30F0" w:rsidRPr="00424939">
        <w:rPr>
          <w:lang w:bidi="en-US"/>
        </w:rPr>
        <w:t>499</w:t>
      </w:r>
      <w:r w:rsidR="00A051AE" w:rsidRPr="00424939">
        <w:rPr>
          <w:lang w:bidi="en-US"/>
        </w:rPr>
        <w:t xml:space="preserve"> Exit Exam and Interview is required during the final term before graduation.</w:t>
      </w:r>
      <w:r w:rsidR="00A051AE" w:rsidRPr="00424939">
        <w:rPr>
          <w:b/>
          <w:lang w:bidi="en-US"/>
        </w:rPr>
        <w:t xml:space="preserve"> </w:t>
      </w:r>
    </w:p>
    <w:p w14:paraId="1F200BCB" w14:textId="302147FE" w:rsidR="00252EEC" w:rsidRPr="00424939" w:rsidRDefault="00A051AE" w:rsidP="00C90B87">
      <w:pPr>
        <w:spacing w:before="120" w:after="0"/>
        <w:rPr>
          <w:rFonts w:cs="Times New Roman"/>
          <w:b/>
          <w:color w:val="000000" w:themeColor="text1"/>
          <w:lang w:bidi="en-US"/>
        </w:rPr>
      </w:pPr>
      <w:r w:rsidRPr="00424939">
        <w:rPr>
          <w:rFonts w:cs="Times New Roman"/>
          <w:b/>
          <w:color w:val="000000" w:themeColor="text1"/>
        </w:rPr>
        <w:t xml:space="preserve">French &amp; Francophone Studies </w:t>
      </w:r>
      <w:r w:rsidR="00252EEC" w:rsidRPr="00424939">
        <w:rPr>
          <w:rFonts w:cs="Times New Roman"/>
          <w:b/>
          <w:color w:val="000000" w:themeColor="text1"/>
          <w:lang w:bidi="en-US"/>
        </w:rPr>
        <w:t>Minor</w:t>
      </w:r>
      <w:r w:rsidR="009F4511" w:rsidRPr="00424939">
        <w:rPr>
          <w:rFonts w:cs="Times New Roman"/>
          <w:b/>
          <w:color w:val="000000" w:themeColor="text1"/>
          <w:lang w:bidi="en-US"/>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lang w:bidi="en-US"/>
        </w:rPr>
        <w:fldChar w:fldCharType="end"/>
      </w:r>
    </w:p>
    <w:p w14:paraId="62130592" w14:textId="7C402BC8" w:rsidR="007C6288" w:rsidRPr="00424939" w:rsidRDefault="004E728C" w:rsidP="00C90B87">
      <w:pPr>
        <w:rPr>
          <w:b/>
          <w:lang w:bidi="en-US"/>
        </w:rPr>
      </w:pPr>
      <w:r w:rsidRPr="00424939">
        <w:rPr>
          <w:lang w:bidi="en-US"/>
        </w:rPr>
        <w:t xml:space="preserve">A grade of </w:t>
      </w:r>
      <w:del w:id="12352" w:author="Summer 2023 updates" w:date="2024-07-31T13:42:00Z">
        <w:r w:rsidRPr="00424939">
          <w:rPr>
            <w:lang w:bidi="en-US"/>
          </w:rPr>
          <w:delText>"</w:delText>
        </w:r>
      </w:del>
      <w:ins w:id="12353" w:author="Summer 2023 updates" w:date="2024-07-31T13:42:00Z">
        <w:r w:rsidR="00E93F9B">
          <w:rPr>
            <w:lang w:bidi="en-US"/>
          </w:rPr>
          <w:t>“</w:t>
        </w:r>
      </w:ins>
      <w:r w:rsidRPr="00424939">
        <w:rPr>
          <w:lang w:bidi="en-US"/>
        </w:rPr>
        <w:t>C</w:t>
      </w:r>
      <w:del w:id="12354" w:author="Summer 2023 updates" w:date="2024-07-31T13:42:00Z">
        <w:r w:rsidRPr="00424939">
          <w:rPr>
            <w:lang w:bidi="en-US"/>
          </w:rPr>
          <w:delText>"</w:delText>
        </w:r>
      </w:del>
      <w:ins w:id="12355" w:author="Summer 2023 updates" w:date="2024-07-31T13:42:00Z">
        <w:r w:rsidR="00E93F9B">
          <w:rPr>
            <w:lang w:bidi="en-US"/>
          </w:rPr>
          <w:t>”</w:t>
        </w:r>
      </w:ins>
      <w:r w:rsidR="00E93F9B" w:rsidRPr="00424939">
        <w:rPr>
          <w:lang w:bidi="en-US"/>
        </w:rPr>
        <w:t xml:space="preserve"> </w:t>
      </w:r>
      <w:r w:rsidR="00F71E06" w:rsidRPr="00424939">
        <w:t xml:space="preserve">(2.0) </w:t>
      </w:r>
      <w:r w:rsidRPr="00424939">
        <w:rPr>
          <w:lang w:bidi="en-US"/>
        </w:rPr>
        <w:t>or higher must be earned in all courses counted toward a minor</w:t>
      </w:r>
      <w:r w:rsidR="00B8454E" w:rsidRPr="00424939">
        <w:rPr>
          <w:lang w:bidi="en-US"/>
        </w:rPr>
        <w:fldChar w:fldCharType="begin"/>
      </w:r>
      <w:r w:rsidR="00B8454E" w:rsidRPr="00424939">
        <w:instrText xml:space="preserve"> XE "</w:instrText>
      </w:r>
      <w:del w:id="12356" w:author="Summer 2023 updates" w:date="2024-07-31T13:42:00Z">
        <w:r w:rsidR="00B8454E" w:rsidRPr="00424939">
          <w:rPr>
            <w:rStyle w:val="Strong"/>
            <w:rFonts w:ascii="Garamond" w:hAnsi="Garamond"/>
            <w:color w:val="000000" w:themeColor="text1"/>
          </w:rPr>
          <w:delInstrText>minor</w:delInstrText>
        </w:r>
      </w:del>
      <w:ins w:id="12357"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rPr>
          <w:lang w:bidi="en-US"/>
        </w:rPr>
        <w:fldChar w:fldCharType="end"/>
      </w:r>
      <w:r w:rsidRPr="00424939">
        <w:rPr>
          <w:lang w:bidi="en-US"/>
        </w:rPr>
        <w:t xml:space="preserve"> in </w:t>
      </w:r>
      <w:r w:rsidR="00A051AE" w:rsidRPr="00424939">
        <w:t>French &amp; Francophone Studies</w:t>
      </w:r>
      <w:r w:rsidRPr="00424939">
        <w:rPr>
          <w:lang w:bidi="en-US"/>
        </w:rPr>
        <w:t>.</w:t>
      </w:r>
      <w:r w:rsidR="00A051AE" w:rsidRPr="00424939">
        <w:rPr>
          <w:lang w:bidi="en-US"/>
        </w:rPr>
        <w:t xml:space="preserve"> Students complete a minimum of four credits of 300- to 400-level courses in French. FRE-315 Oral and Written Communication Skills</w:t>
      </w:r>
      <w:r w:rsidR="00D11DE2">
        <w:rPr>
          <w:lang w:bidi="en-US"/>
        </w:rPr>
        <w:t xml:space="preserve"> (WE)</w:t>
      </w:r>
      <w:r w:rsidR="00A051AE" w:rsidRPr="00424939">
        <w:rPr>
          <w:lang w:bidi="en-US"/>
        </w:rPr>
        <w:t xml:space="preserve"> is required. Up to one credit</w:t>
      </w:r>
      <w:r w:rsidR="0062418D" w:rsidRPr="00424939">
        <w:rPr>
          <w:lang w:bidi="en-US"/>
        </w:rPr>
        <w:t xml:space="preserve"> </w:t>
      </w:r>
      <w:r w:rsidR="00A051AE" w:rsidRPr="00424939">
        <w:rPr>
          <w:lang w:bidi="en-US"/>
        </w:rPr>
        <w:t xml:space="preserve">may be earned from a list of approved courses taught in English. </w:t>
      </w:r>
      <w:r w:rsidR="007C6288" w:rsidRPr="00424939">
        <w:rPr>
          <w:lang w:bidi="en-US"/>
        </w:rPr>
        <w:t>FRE-</w:t>
      </w:r>
      <w:r w:rsidR="00EE30F0" w:rsidRPr="00424939">
        <w:rPr>
          <w:lang w:bidi="en-US"/>
        </w:rPr>
        <w:t>499</w:t>
      </w:r>
      <w:r w:rsidR="007C6288" w:rsidRPr="00424939">
        <w:rPr>
          <w:lang w:bidi="en-US"/>
        </w:rPr>
        <w:t xml:space="preserve"> Exit Exam and Interview is required during the final term before graduation.</w:t>
      </w:r>
    </w:p>
    <w:p w14:paraId="06CFE01E" w14:textId="269670E9" w:rsidR="00252EEC" w:rsidRPr="00424939" w:rsidRDefault="00A051AE" w:rsidP="00C90B87">
      <w:pPr>
        <w:spacing w:before="120" w:after="0"/>
        <w:rPr>
          <w:rFonts w:cs="Times New Roman"/>
          <w:b/>
          <w:color w:val="000000" w:themeColor="text1"/>
          <w:lang w:bidi="en-US"/>
        </w:rPr>
      </w:pPr>
      <w:r w:rsidRPr="00424939">
        <w:rPr>
          <w:rFonts w:cs="Times New Roman"/>
          <w:b/>
          <w:color w:val="000000" w:themeColor="text1"/>
          <w:lang w:bidi="en-US"/>
        </w:rPr>
        <w:t xml:space="preserve">Interdisciplinary </w:t>
      </w:r>
      <w:r w:rsidRPr="00424939">
        <w:rPr>
          <w:rFonts w:cs="Times New Roman"/>
          <w:b/>
          <w:color w:val="000000" w:themeColor="text1"/>
        </w:rPr>
        <w:t xml:space="preserve">French &amp; Francophone Studies </w:t>
      </w:r>
      <w:r w:rsidR="00B8454E" w:rsidRPr="00424939">
        <w:rPr>
          <w:rFonts w:cs="Times New Roman"/>
          <w:b/>
          <w:color w:val="000000" w:themeColor="text1"/>
          <w:lang w:bidi="en-US"/>
        </w:rPr>
        <w:fldChar w:fldCharType="begin"/>
      </w:r>
      <w:r w:rsidR="00B8454E" w:rsidRPr="00424939">
        <w:rPr>
          <w:color w:val="000000" w:themeColor="text1"/>
        </w:rPr>
        <w:instrText xml:space="preserve"> XE "</w:instrText>
      </w:r>
      <w:r w:rsidR="00B8454E" w:rsidRPr="00424939">
        <w:rPr>
          <w:rFonts w:cs="Times New Roman"/>
          <w:color w:val="000000" w:themeColor="text1"/>
        </w:rPr>
        <w:instrText>French Studies</w:instrText>
      </w:r>
      <w:r w:rsidR="00B8454E" w:rsidRPr="00424939">
        <w:rPr>
          <w:color w:val="000000" w:themeColor="text1"/>
        </w:rPr>
        <w:instrText xml:space="preserve">" </w:instrText>
      </w:r>
      <w:r w:rsidR="00B8454E" w:rsidRPr="00424939">
        <w:rPr>
          <w:rFonts w:cs="Times New Roman"/>
          <w:b/>
          <w:color w:val="000000" w:themeColor="text1"/>
          <w:lang w:bidi="en-US"/>
        </w:rPr>
        <w:fldChar w:fldCharType="end"/>
      </w:r>
      <w:r w:rsidR="00252EEC" w:rsidRPr="00424939">
        <w:rPr>
          <w:rFonts w:cs="Times New Roman"/>
          <w:b/>
          <w:color w:val="000000" w:themeColor="text1"/>
          <w:lang w:bidi="en-US"/>
        </w:rPr>
        <w:t>Major</w:t>
      </w:r>
    </w:p>
    <w:p w14:paraId="60E8E27E" w14:textId="5E16A087" w:rsidR="007C6288" w:rsidRPr="00424939" w:rsidRDefault="007C6288" w:rsidP="006A0F1C">
      <w:pPr>
        <w:rPr>
          <w:rPrChange w:id="12358" w:author="Summer 2023 updates" w:date="2024-07-31T13:42:00Z">
            <w:rPr>
              <w:color w:val="000000" w:themeColor="text1"/>
            </w:rPr>
          </w:rPrChange>
        </w:rPr>
        <w:pPrChange w:id="12359" w:author="Summer 2023 updates" w:date="2024-07-31T13:42:00Z">
          <w:pPr>
            <w:spacing w:before="60" w:after="0"/>
          </w:pPr>
        </w:pPrChange>
      </w:pPr>
      <w:r w:rsidRPr="00424939">
        <w:rPr>
          <w:rPrChange w:id="12360" w:author="Summer 2023 updates" w:date="2024-07-31T13:42:00Z">
            <w:rPr>
              <w:color w:val="000000" w:themeColor="text1"/>
            </w:rPr>
          </w:rPrChange>
        </w:rPr>
        <w:t xml:space="preserve">A grade of </w:t>
      </w:r>
      <w:del w:id="12361" w:author="Summer 2023 updates" w:date="2024-07-31T13:42:00Z">
        <w:r w:rsidRPr="00424939">
          <w:rPr>
            <w:rFonts w:cs="Times New Roman"/>
            <w:color w:val="000000" w:themeColor="text1"/>
            <w:lang w:bidi="en-US"/>
          </w:rPr>
          <w:delText>"</w:delText>
        </w:r>
      </w:del>
      <w:ins w:id="12362" w:author="Summer 2023 updates" w:date="2024-07-31T13:42:00Z">
        <w:r w:rsidR="00E93F9B">
          <w:rPr>
            <w:lang w:bidi="en-US"/>
          </w:rPr>
          <w:t>“</w:t>
        </w:r>
      </w:ins>
      <w:r w:rsidRPr="00424939">
        <w:rPr>
          <w:rPrChange w:id="12363" w:author="Summer 2023 updates" w:date="2024-07-31T13:42:00Z">
            <w:rPr>
              <w:color w:val="000000" w:themeColor="text1"/>
            </w:rPr>
          </w:rPrChange>
        </w:rPr>
        <w:t>C</w:t>
      </w:r>
      <w:del w:id="12364" w:author="Summer 2023 updates" w:date="2024-07-31T13:42:00Z">
        <w:r w:rsidRPr="00424939">
          <w:rPr>
            <w:rFonts w:cs="Times New Roman"/>
            <w:color w:val="000000" w:themeColor="text1"/>
            <w:lang w:bidi="en-US"/>
          </w:rPr>
          <w:delText>"</w:delText>
        </w:r>
      </w:del>
      <w:ins w:id="12365" w:author="Summer 2023 updates" w:date="2024-07-31T13:42:00Z">
        <w:r w:rsidR="00E93F9B">
          <w:rPr>
            <w:lang w:bidi="en-US"/>
          </w:rPr>
          <w:t>”</w:t>
        </w:r>
      </w:ins>
      <w:r w:rsidR="00E93F9B" w:rsidRPr="00424939">
        <w:rPr>
          <w:rPrChange w:id="12366" w:author="Summer 2023 updates" w:date="2024-07-31T13:42:00Z">
            <w:rPr>
              <w:color w:val="000000" w:themeColor="text1"/>
            </w:rPr>
          </w:rPrChange>
        </w:rPr>
        <w:t xml:space="preserve"> </w:t>
      </w:r>
      <w:r w:rsidRPr="00424939">
        <w:rPr>
          <w:rPrChange w:id="12367" w:author="Summer 2023 updates" w:date="2024-07-31T13:42:00Z">
            <w:rPr>
              <w:color w:val="000000" w:themeColor="text1"/>
            </w:rPr>
          </w:rPrChange>
        </w:rPr>
        <w:t xml:space="preserve">(2.0) or higher must be earned in all courses counted toward a major in Interdisciplinary French &amp; Francophone Studies. Students complete </w:t>
      </w:r>
      <w:r w:rsidR="008B5816" w:rsidRPr="00424939">
        <w:rPr>
          <w:rPrChange w:id="12368" w:author="Summer 2023 updates" w:date="2024-07-31T13:42:00Z">
            <w:rPr>
              <w:color w:val="000000" w:themeColor="text1"/>
            </w:rPr>
          </w:rPrChange>
        </w:rPr>
        <w:t xml:space="preserve">1) </w:t>
      </w:r>
      <w:r w:rsidR="008B5816" w:rsidRPr="00424939">
        <w:rPr>
          <w:u w:val="single"/>
          <w:rPrChange w:id="12369" w:author="Summer 2023 updates" w:date="2024-07-31T13:42:00Z">
            <w:rPr>
              <w:color w:val="000000" w:themeColor="text1"/>
              <w:u w:val="single"/>
            </w:rPr>
          </w:rPrChange>
        </w:rPr>
        <w:t>four</w:t>
      </w:r>
      <w:r w:rsidR="008B5816" w:rsidRPr="00424939">
        <w:rPr>
          <w:rPrChange w:id="12370" w:author="Summer 2023 updates" w:date="2024-07-31T13:42:00Z">
            <w:rPr>
              <w:color w:val="000000" w:themeColor="text1"/>
            </w:rPr>
          </w:rPrChange>
        </w:rPr>
        <w:t xml:space="preserve"> credits of courses taught in French at any level, including FRE-315 Oral and Written Communication Skills</w:t>
      </w:r>
      <w:r w:rsidR="00D11DE2">
        <w:rPr>
          <w:rPrChange w:id="12371" w:author="Summer 2023 updates" w:date="2024-07-31T13:42:00Z">
            <w:rPr>
              <w:color w:val="000000" w:themeColor="text1"/>
            </w:rPr>
          </w:rPrChange>
        </w:rPr>
        <w:t xml:space="preserve"> (WE)</w:t>
      </w:r>
      <w:r w:rsidR="00E65C4B" w:rsidRPr="00424939">
        <w:rPr>
          <w:rPrChange w:id="12372" w:author="Summer 2023 updates" w:date="2024-07-31T13:42:00Z">
            <w:rPr>
              <w:color w:val="000000" w:themeColor="text1"/>
            </w:rPr>
          </w:rPrChange>
        </w:rPr>
        <w:t>,</w:t>
      </w:r>
      <w:r w:rsidR="008B5816" w:rsidRPr="00424939">
        <w:rPr>
          <w:rPrChange w:id="12373" w:author="Summer 2023 updates" w:date="2024-07-31T13:42:00Z">
            <w:rPr>
              <w:color w:val="000000" w:themeColor="text1"/>
            </w:rPr>
          </w:rPrChange>
        </w:rPr>
        <w:t xml:space="preserve"> 2) </w:t>
      </w:r>
      <w:r w:rsidRPr="00424939">
        <w:rPr>
          <w:rPrChange w:id="12374" w:author="Summer 2023 updates" w:date="2024-07-31T13:42:00Z">
            <w:rPr>
              <w:color w:val="000000" w:themeColor="text1"/>
            </w:rPr>
          </w:rPrChange>
        </w:rPr>
        <w:t xml:space="preserve">a </w:t>
      </w:r>
      <w:r w:rsidR="008B5816" w:rsidRPr="00424939">
        <w:rPr>
          <w:rPrChange w:id="12375" w:author="Summer 2023 updates" w:date="2024-07-31T13:42:00Z">
            <w:rPr>
              <w:color w:val="000000" w:themeColor="text1"/>
            </w:rPr>
          </w:rPrChange>
        </w:rPr>
        <w:t xml:space="preserve">departmentally approved term-long study abroad experience in France or a Francophone country, and </w:t>
      </w:r>
      <w:r w:rsidR="0093600E" w:rsidRPr="00424939">
        <w:rPr>
          <w:rPrChange w:id="12376" w:author="Summer 2023 updates" w:date="2024-07-31T13:42:00Z">
            <w:rPr>
              <w:color w:val="000000" w:themeColor="text1"/>
            </w:rPr>
          </w:rPrChange>
        </w:rPr>
        <w:t xml:space="preserve">3) </w:t>
      </w:r>
      <w:r w:rsidR="0093600E" w:rsidRPr="00424939">
        <w:rPr>
          <w:u w:val="single"/>
          <w:rPrChange w:id="12377" w:author="Summer 2023 updates" w:date="2024-07-31T13:42:00Z">
            <w:rPr>
              <w:color w:val="000000" w:themeColor="text1"/>
              <w:u w:val="single"/>
            </w:rPr>
          </w:rPrChange>
        </w:rPr>
        <w:t>four</w:t>
      </w:r>
      <w:r w:rsidR="0093600E" w:rsidRPr="00424939">
        <w:rPr>
          <w:rPrChange w:id="12378" w:author="Summer 2023 updates" w:date="2024-07-31T13:42:00Z">
            <w:rPr>
              <w:color w:val="000000" w:themeColor="text1"/>
            </w:rPr>
          </w:rPrChange>
        </w:rPr>
        <w:t xml:space="preserve"> credits from courses, taught in either French or English, from the list of approved courses which include at least two different prefixes and demonstrate thematic coherence. Courses not on this list may count for credit with approval of the program coordinator. </w:t>
      </w:r>
      <w:r w:rsidRPr="00424939">
        <w:rPr>
          <w:rPrChange w:id="12379" w:author="Summer 2023 updates" w:date="2024-07-31T13:42:00Z">
            <w:rPr>
              <w:color w:val="000000" w:themeColor="text1"/>
            </w:rPr>
          </w:rPrChange>
        </w:rPr>
        <w:t>FRE-</w:t>
      </w:r>
      <w:r w:rsidR="00EE30F0" w:rsidRPr="00424939">
        <w:rPr>
          <w:rPrChange w:id="12380" w:author="Summer 2023 updates" w:date="2024-07-31T13:42:00Z">
            <w:rPr>
              <w:color w:val="000000" w:themeColor="text1"/>
            </w:rPr>
          </w:rPrChange>
        </w:rPr>
        <w:t>499</w:t>
      </w:r>
      <w:r w:rsidRPr="00424939">
        <w:rPr>
          <w:rPrChange w:id="12381" w:author="Summer 2023 updates" w:date="2024-07-31T13:42:00Z">
            <w:rPr>
              <w:color w:val="000000" w:themeColor="text1"/>
            </w:rPr>
          </w:rPrChange>
        </w:rPr>
        <w:t xml:space="preserve"> Exit Exam and Interview is required during the final term before graduation. </w:t>
      </w:r>
    </w:p>
    <w:p w14:paraId="533B3586" w14:textId="036E7CCB" w:rsidR="00E65C4B" w:rsidRPr="00424939" w:rsidRDefault="00E65C4B" w:rsidP="00C90B87">
      <w:pPr>
        <w:keepNext/>
        <w:spacing w:before="120" w:after="0"/>
        <w:rPr>
          <w:rFonts w:cs="Times New Roman"/>
          <w:b/>
          <w:color w:val="000000" w:themeColor="text1"/>
          <w:lang w:bidi="en-US"/>
        </w:rPr>
      </w:pPr>
      <w:r w:rsidRPr="00424939">
        <w:rPr>
          <w:rFonts w:cs="Times New Roman"/>
          <w:b/>
          <w:color w:val="000000" w:themeColor="text1"/>
          <w:lang w:bidi="en-US"/>
        </w:rPr>
        <w:t xml:space="preserve">Interdisciplinary </w:t>
      </w:r>
      <w:r w:rsidRPr="00424939">
        <w:rPr>
          <w:rFonts w:cs="Times New Roman"/>
          <w:b/>
          <w:color w:val="000000" w:themeColor="text1"/>
        </w:rPr>
        <w:t xml:space="preserve">French &amp; Francophone Studies </w:t>
      </w:r>
      <w:r w:rsidRPr="00424939">
        <w:rPr>
          <w:rFonts w:cs="Times New Roman"/>
          <w:b/>
          <w:color w:val="000000" w:themeColor="text1"/>
          <w:lang w:bidi="en-US"/>
        </w:rPr>
        <w:fldChar w:fldCharType="begin"/>
      </w:r>
      <w:r w:rsidRPr="00424939">
        <w:rPr>
          <w:color w:val="000000" w:themeColor="text1"/>
        </w:rPr>
        <w:instrText xml:space="preserve"> XE "</w:instrText>
      </w:r>
      <w:r w:rsidRPr="00424939">
        <w:rPr>
          <w:rFonts w:cs="Times New Roman"/>
          <w:color w:val="000000" w:themeColor="text1"/>
        </w:rPr>
        <w:instrText>French Studies</w:instrText>
      </w:r>
      <w:r w:rsidRPr="00424939">
        <w:rPr>
          <w:color w:val="000000" w:themeColor="text1"/>
        </w:rPr>
        <w:instrText xml:space="preserve">" </w:instrText>
      </w:r>
      <w:r w:rsidRPr="00424939">
        <w:rPr>
          <w:rFonts w:cs="Times New Roman"/>
          <w:b/>
          <w:color w:val="000000" w:themeColor="text1"/>
          <w:lang w:bidi="en-US"/>
        </w:rPr>
        <w:fldChar w:fldCharType="end"/>
      </w:r>
      <w:r w:rsidRPr="00424939">
        <w:rPr>
          <w:rFonts w:cs="Times New Roman"/>
          <w:b/>
          <w:color w:val="000000" w:themeColor="text1"/>
          <w:lang w:bidi="en-US"/>
        </w:rPr>
        <w:t>Minor</w:t>
      </w:r>
    </w:p>
    <w:p w14:paraId="21813969" w14:textId="57448346" w:rsidR="00E65C4B" w:rsidRPr="00424939" w:rsidRDefault="00E65C4B" w:rsidP="006A0F1C">
      <w:pPr>
        <w:rPr>
          <w:rPrChange w:id="12382" w:author="Summer 2023 updates" w:date="2024-07-31T13:42:00Z">
            <w:rPr>
              <w:color w:val="000000" w:themeColor="text1"/>
            </w:rPr>
          </w:rPrChange>
        </w:rPr>
        <w:pPrChange w:id="12383" w:author="Summer 2023 updates" w:date="2024-07-31T13:42:00Z">
          <w:pPr>
            <w:spacing w:before="60" w:after="0"/>
          </w:pPr>
        </w:pPrChange>
      </w:pPr>
      <w:r w:rsidRPr="00424939">
        <w:rPr>
          <w:rPrChange w:id="12384" w:author="Summer 2023 updates" w:date="2024-07-31T13:42:00Z">
            <w:rPr>
              <w:color w:val="000000" w:themeColor="text1"/>
            </w:rPr>
          </w:rPrChange>
        </w:rPr>
        <w:t xml:space="preserve">A grade of </w:t>
      </w:r>
      <w:del w:id="12385" w:author="Summer 2023 updates" w:date="2024-07-31T13:42:00Z">
        <w:r w:rsidRPr="00424939">
          <w:rPr>
            <w:rFonts w:cs="Times New Roman"/>
            <w:color w:val="000000" w:themeColor="text1"/>
            <w:lang w:bidi="en-US"/>
          </w:rPr>
          <w:delText>"</w:delText>
        </w:r>
      </w:del>
      <w:ins w:id="12386" w:author="Summer 2023 updates" w:date="2024-07-31T13:42:00Z">
        <w:r w:rsidR="00E93F9B">
          <w:rPr>
            <w:lang w:bidi="en-US"/>
          </w:rPr>
          <w:t>“</w:t>
        </w:r>
      </w:ins>
      <w:r w:rsidRPr="00424939">
        <w:rPr>
          <w:rPrChange w:id="12387" w:author="Summer 2023 updates" w:date="2024-07-31T13:42:00Z">
            <w:rPr>
              <w:color w:val="000000" w:themeColor="text1"/>
            </w:rPr>
          </w:rPrChange>
        </w:rPr>
        <w:t>C</w:t>
      </w:r>
      <w:del w:id="12388" w:author="Summer 2023 updates" w:date="2024-07-31T13:42:00Z">
        <w:r w:rsidRPr="00424939">
          <w:rPr>
            <w:rFonts w:cs="Times New Roman"/>
            <w:color w:val="000000" w:themeColor="text1"/>
            <w:lang w:bidi="en-US"/>
          </w:rPr>
          <w:delText>"</w:delText>
        </w:r>
      </w:del>
      <w:ins w:id="12389" w:author="Summer 2023 updates" w:date="2024-07-31T13:42:00Z">
        <w:r w:rsidR="00E93F9B">
          <w:rPr>
            <w:lang w:bidi="en-US"/>
          </w:rPr>
          <w:t>”</w:t>
        </w:r>
      </w:ins>
      <w:r w:rsidR="00E93F9B" w:rsidRPr="00424939">
        <w:rPr>
          <w:rPrChange w:id="12390" w:author="Summer 2023 updates" w:date="2024-07-31T13:42:00Z">
            <w:rPr>
              <w:color w:val="000000" w:themeColor="text1"/>
            </w:rPr>
          </w:rPrChange>
        </w:rPr>
        <w:t xml:space="preserve"> </w:t>
      </w:r>
      <w:r w:rsidRPr="00424939">
        <w:rPr>
          <w:rPrChange w:id="12391" w:author="Summer 2023 updates" w:date="2024-07-31T13:42:00Z">
            <w:rPr>
              <w:color w:val="000000" w:themeColor="text1"/>
            </w:rPr>
          </w:rPrChange>
        </w:rPr>
        <w:t xml:space="preserve">(2.0) or higher must be earned in all courses counted toward a minor in Interdisciplinary French &amp; Francophone Studies. Students complete 1) </w:t>
      </w:r>
      <w:r w:rsidRPr="00424939">
        <w:rPr>
          <w:u w:val="single"/>
          <w:rPrChange w:id="12392" w:author="Summer 2023 updates" w:date="2024-07-31T13:42:00Z">
            <w:rPr>
              <w:color w:val="000000" w:themeColor="text1"/>
              <w:u w:val="single"/>
            </w:rPr>
          </w:rPrChange>
        </w:rPr>
        <w:t>four</w:t>
      </w:r>
      <w:r w:rsidRPr="00424939">
        <w:rPr>
          <w:rPrChange w:id="12393" w:author="Summer 2023 updates" w:date="2024-07-31T13:42:00Z">
            <w:rPr>
              <w:color w:val="000000" w:themeColor="text1"/>
            </w:rPr>
          </w:rPrChange>
        </w:rPr>
        <w:t xml:space="preserve"> credits of courses taught in French at any level, including FRE-315 Oral and Written Communication Skills</w:t>
      </w:r>
      <w:r w:rsidR="00D11DE2">
        <w:rPr>
          <w:rPrChange w:id="12394" w:author="Summer 2023 updates" w:date="2024-07-31T13:42:00Z">
            <w:rPr>
              <w:color w:val="000000" w:themeColor="text1"/>
            </w:rPr>
          </w:rPrChange>
        </w:rPr>
        <w:t xml:space="preserve"> (WE)</w:t>
      </w:r>
      <w:r w:rsidRPr="00424939">
        <w:rPr>
          <w:rPrChange w:id="12395" w:author="Summer 2023 updates" w:date="2024-07-31T13:42:00Z">
            <w:rPr>
              <w:color w:val="000000" w:themeColor="text1"/>
            </w:rPr>
          </w:rPrChange>
        </w:rPr>
        <w:t xml:space="preserve">, and 2) </w:t>
      </w:r>
      <w:r w:rsidRPr="00424939">
        <w:rPr>
          <w:u w:val="single"/>
          <w:rPrChange w:id="12396" w:author="Summer 2023 updates" w:date="2024-07-31T13:42:00Z">
            <w:rPr>
              <w:color w:val="000000" w:themeColor="text1"/>
              <w:u w:val="single"/>
            </w:rPr>
          </w:rPrChange>
        </w:rPr>
        <w:t>three</w:t>
      </w:r>
      <w:r w:rsidRPr="00424939">
        <w:rPr>
          <w:rPrChange w:id="12397" w:author="Summer 2023 updates" w:date="2024-07-31T13:42:00Z">
            <w:rPr>
              <w:color w:val="000000" w:themeColor="text1"/>
            </w:rPr>
          </w:rPrChange>
        </w:rPr>
        <w:t xml:space="preserve"> credits from courses, taught in either French or English, from the list of approved courses which include at least two different prefixes and demonstrate thematic coherence. Courses not on this list may count for credit with approval of the program coordinator. FRE-</w:t>
      </w:r>
      <w:r w:rsidR="00EE30F0" w:rsidRPr="00424939">
        <w:rPr>
          <w:rPrChange w:id="12398" w:author="Summer 2023 updates" w:date="2024-07-31T13:42:00Z">
            <w:rPr>
              <w:color w:val="000000" w:themeColor="text1"/>
            </w:rPr>
          </w:rPrChange>
        </w:rPr>
        <w:t>499</w:t>
      </w:r>
      <w:r w:rsidRPr="00424939">
        <w:rPr>
          <w:rPrChange w:id="12399" w:author="Summer 2023 updates" w:date="2024-07-31T13:42:00Z">
            <w:rPr>
              <w:color w:val="000000" w:themeColor="text1"/>
            </w:rPr>
          </w:rPrChange>
        </w:rPr>
        <w:t xml:space="preserve"> Exit Exam and Interview is required during the final term before graduation. </w:t>
      </w:r>
    </w:p>
    <w:p w14:paraId="776F0A42" w14:textId="64DFB34D" w:rsidR="0093600E" w:rsidRPr="00424939" w:rsidRDefault="0093600E" w:rsidP="00252D65">
      <w:pPr>
        <w:spacing w:before="100" w:after="0"/>
        <w:rPr>
          <w:rFonts w:cs="Times New Roman"/>
          <w:b/>
          <w:smallCaps/>
          <w:color w:val="000000" w:themeColor="text1"/>
          <w:lang w:bidi="en-US"/>
        </w:rPr>
      </w:pPr>
      <w:r w:rsidRPr="00424939">
        <w:rPr>
          <w:rFonts w:cs="Times New Roman"/>
          <w:b/>
          <w:smallCaps/>
          <w:color w:val="000000" w:themeColor="text1"/>
          <w:lang w:bidi="en-US"/>
        </w:rPr>
        <w:t>Courses taught in English than can be used for credit in French &amp; Francophone Studies</w:t>
      </w:r>
    </w:p>
    <w:p w14:paraId="2C669536" w14:textId="77777777" w:rsidR="00E65C4B" w:rsidRPr="00424939" w:rsidRDefault="00E65C4B" w:rsidP="0093600E">
      <w:pPr>
        <w:spacing w:before="60" w:after="0"/>
        <w:rPr>
          <w:rFonts w:cs="Times New Roman"/>
          <w:color w:val="000000" w:themeColor="text1"/>
          <w:lang w:bidi="en-US"/>
        </w:rPr>
        <w:sectPr w:rsidR="00E65C4B" w:rsidRPr="00424939" w:rsidSect="00884DF4">
          <w:type w:val="continuous"/>
          <w:pgSz w:w="12240" w:h="15840"/>
          <w:pgMar w:top="1440" w:right="1080" w:bottom="1080" w:left="1080" w:header="720" w:footer="720" w:gutter="0"/>
          <w:cols w:space="720"/>
          <w:docGrid w:linePitch="360"/>
          <w:sectPrChange w:id="12400" w:author="Summer 2023 updates" w:date="2024-07-31T13:42:00Z">
            <w:sectPr w:rsidR="00E65C4B" w:rsidRPr="00424939" w:rsidSect="00884DF4">
              <w:pgMar w:top="720" w:right="720" w:bottom="990" w:left="1440" w:header="720" w:footer="720" w:gutter="0"/>
            </w:sectPr>
          </w:sectPrChange>
        </w:sectPr>
      </w:pPr>
    </w:p>
    <w:p w14:paraId="38750A87" w14:textId="3969696D" w:rsidR="0093600E" w:rsidRPr="00424939" w:rsidRDefault="0093600E" w:rsidP="00F902E0">
      <w:pPr>
        <w:spacing w:after="0"/>
        <w:ind w:left="360" w:hanging="360"/>
        <w:rPr>
          <w:rFonts w:cs="Times New Roman"/>
          <w:color w:val="000000" w:themeColor="text1"/>
          <w:lang w:bidi="en-US"/>
        </w:rPr>
        <w:pPrChange w:id="12401" w:author="Summer 2023 updates" w:date="2024-07-31T13:42:00Z">
          <w:pPr>
            <w:spacing w:after="0"/>
          </w:pPr>
        </w:pPrChange>
      </w:pPr>
      <w:r w:rsidRPr="00424939">
        <w:rPr>
          <w:rFonts w:cs="Times New Roman"/>
          <w:color w:val="000000" w:themeColor="text1"/>
          <w:lang w:bidi="en-US"/>
        </w:rPr>
        <w:t>ARH-201 Art of the Middle</w:t>
      </w:r>
      <w:r w:rsidR="00E65C4B" w:rsidRPr="00424939">
        <w:rPr>
          <w:rFonts w:cs="Times New Roman"/>
          <w:color w:val="000000" w:themeColor="text1"/>
          <w:lang w:bidi="en-US"/>
        </w:rPr>
        <w:t xml:space="preserve"> </w:t>
      </w:r>
      <w:r w:rsidRPr="00424939">
        <w:rPr>
          <w:rFonts w:cs="Times New Roman"/>
          <w:color w:val="000000" w:themeColor="text1"/>
          <w:lang w:bidi="en-US"/>
        </w:rPr>
        <w:t>Ages</w:t>
      </w:r>
    </w:p>
    <w:p w14:paraId="7D21B4A1" w14:textId="4018CEF9" w:rsidR="0093600E" w:rsidRPr="00424939" w:rsidRDefault="0093600E" w:rsidP="00F902E0">
      <w:pPr>
        <w:spacing w:after="0"/>
        <w:ind w:left="360" w:hanging="360"/>
        <w:rPr>
          <w:rFonts w:cs="Times New Roman"/>
          <w:color w:val="000000" w:themeColor="text1"/>
          <w:lang w:bidi="en-US"/>
        </w:rPr>
        <w:pPrChange w:id="12402" w:author="Summer 2023 updates" w:date="2024-07-31T13:42:00Z">
          <w:pPr>
            <w:spacing w:after="0"/>
          </w:pPr>
        </w:pPrChange>
      </w:pPr>
      <w:r w:rsidRPr="00424939">
        <w:rPr>
          <w:rFonts w:cs="Times New Roman"/>
          <w:color w:val="000000" w:themeColor="text1"/>
          <w:lang w:bidi="en-US"/>
        </w:rPr>
        <w:t>ARH-218 The World of Renaissance Art</w:t>
      </w:r>
    </w:p>
    <w:p w14:paraId="111B91A8" w14:textId="1BFE4933" w:rsidR="0093600E" w:rsidRPr="00424939" w:rsidRDefault="0093600E" w:rsidP="00F902E0">
      <w:pPr>
        <w:spacing w:after="0"/>
        <w:ind w:left="360" w:hanging="360"/>
        <w:rPr>
          <w:rFonts w:cs="Times New Roman"/>
          <w:color w:val="000000" w:themeColor="text1"/>
          <w:lang w:bidi="en-US"/>
        </w:rPr>
        <w:pPrChange w:id="12403" w:author="Summer 2023 updates" w:date="2024-07-31T13:42:00Z">
          <w:pPr>
            <w:spacing w:after="0"/>
          </w:pPr>
        </w:pPrChange>
      </w:pPr>
      <w:r w:rsidRPr="00424939">
        <w:rPr>
          <w:rFonts w:cs="Times New Roman"/>
          <w:color w:val="000000" w:themeColor="text1"/>
          <w:lang w:bidi="en-US"/>
        </w:rPr>
        <w:t xml:space="preserve">ARH-231 </w:t>
      </w:r>
      <w:r w:rsidR="00F508C8">
        <w:rPr>
          <w:rFonts w:cs="Times New Roman"/>
          <w:color w:val="000000" w:themeColor="text1"/>
          <w:lang w:bidi="en-US"/>
        </w:rPr>
        <w:t>Romanticism, Realism, &amp; Impression</w:t>
      </w:r>
    </w:p>
    <w:p w14:paraId="69AF9599" w14:textId="4BAD868E" w:rsidR="0093600E" w:rsidRPr="00424939" w:rsidRDefault="0093600E" w:rsidP="00F902E0">
      <w:pPr>
        <w:spacing w:after="0"/>
        <w:ind w:left="360" w:hanging="360"/>
        <w:rPr>
          <w:rFonts w:cs="Times New Roman"/>
          <w:color w:val="000000" w:themeColor="text1"/>
          <w:lang w:bidi="en-US"/>
        </w:rPr>
        <w:pPrChange w:id="12404" w:author="Summer 2023 updates" w:date="2024-07-31T13:42:00Z">
          <w:pPr>
            <w:spacing w:after="0"/>
          </w:pPr>
        </w:pPrChange>
      </w:pPr>
      <w:r w:rsidRPr="00424939">
        <w:rPr>
          <w:rFonts w:cs="Times New Roman"/>
          <w:color w:val="000000" w:themeColor="text1"/>
          <w:lang w:bidi="en-US"/>
        </w:rPr>
        <w:t>ARH-307 Modern and Contemporary Art</w:t>
      </w:r>
      <w:r w:rsidR="00D56737">
        <w:rPr>
          <w:rFonts w:cs="Times New Roman"/>
          <w:color w:val="000000" w:themeColor="text1"/>
          <w:lang w:bidi="en-US"/>
        </w:rPr>
        <w:t xml:space="preserve"> (WE)</w:t>
      </w:r>
    </w:p>
    <w:p w14:paraId="100AF7EF" w14:textId="0FE9C3A4" w:rsidR="0093600E" w:rsidRPr="00424939" w:rsidRDefault="0093600E" w:rsidP="00F902E0">
      <w:pPr>
        <w:spacing w:after="0"/>
        <w:ind w:left="360" w:hanging="360"/>
        <w:rPr>
          <w:rFonts w:cs="Times New Roman"/>
          <w:color w:val="000000" w:themeColor="text1"/>
          <w:lang w:bidi="en-US"/>
        </w:rPr>
        <w:pPrChange w:id="12405" w:author="Summer 2023 updates" w:date="2024-07-31T13:42:00Z">
          <w:pPr>
            <w:spacing w:after="0"/>
          </w:pPr>
        </w:pPrChange>
      </w:pPr>
      <w:r w:rsidRPr="00424939">
        <w:rPr>
          <w:rFonts w:cs="Times New Roman"/>
          <w:color w:val="000000" w:themeColor="text1"/>
          <w:lang w:bidi="en-US"/>
        </w:rPr>
        <w:t>COM-236 Intercultural Communication</w:t>
      </w:r>
      <w:r w:rsidR="00BA3F5E">
        <w:rPr>
          <w:rFonts w:cs="Times New Roman"/>
          <w:color w:val="000000" w:themeColor="text1"/>
          <w:lang w:bidi="en-US"/>
        </w:rPr>
        <w:t xml:space="preserve"> </w:t>
      </w:r>
      <w:r w:rsidR="00BA3F5E">
        <w:rPr>
          <w:rFonts w:cs="Times New Roman"/>
          <w:color w:val="000000" w:themeColor="text1"/>
        </w:rPr>
        <w:t>(WE)</w:t>
      </w:r>
    </w:p>
    <w:p w14:paraId="0FD64E24" w14:textId="24B1739A" w:rsidR="0093600E" w:rsidRPr="00424939" w:rsidRDefault="0093600E" w:rsidP="00F902E0">
      <w:pPr>
        <w:spacing w:after="0"/>
        <w:ind w:left="360" w:hanging="360"/>
        <w:rPr>
          <w:rFonts w:cs="Times New Roman"/>
          <w:color w:val="000000" w:themeColor="text1"/>
          <w:lang w:bidi="en-US"/>
        </w:rPr>
        <w:pPrChange w:id="12406" w:author="Summer 2023 updates" w:date="2024-07-31T13:42:00Z">
          <w:pPr>
            <w:spacing w:after="0"/>
          </w:pPr>
        </w:pPrChange>
      </w:pPr>
      <w:r w:rsidRPr="00424939">
        <w:rPr>
          <w:rFonts w:cs="Times New Roman"/>
          <w:color w:val="000000" w:themeColor="text1"/>
          <w:lang w:bidi="en-US"/>
        </w:rPr>
        <w:t>ENG-146 Introduction to Postcolonial Literature</w:t>
      </w:r>
      <w:r w:rsidR="00F902E0">
        <w:rPr>
          <w:rFonts w:cs="Times New Roman"/>
          <w:color w:val="000000" w:themeColor="text1"/>
          <w:lang w:bidi="en-US"/>
        </w:rPr>
        <w:t xml:space="preserve"> </w:t>
      </w:r>
      <w:ins w:id="12407" w:author="Summer 2023 updates" w:date="2024-07-31T13:42:00Z">
        <w:r w:rsidR="00DC12CB">
          <w:rPr>
            <w:rFonts w:cs="Times New Roman"/>
            <w:color w:val="000000" w:themeColor="text1"/>
          </w:rPr>
          <w:t>(WE)</w:t>
        </w:r>
      </w:ins>
    </w:p>
    <w:p w14:paraId="7A6D0951" w14:textId="77777777" w:rsidR="0093600E" w:rsidRPr="00424939" w:rsidRDefault="00DC12CB" w:rsidP="001E67CE">
      <w:pPr>
        <w:spacing w:after="0"/>
        <w:ind w:firstLine="720"/>
        <w:rPr>
          <w:del w:id="12408" w:author="Summer 2023 updates" w:date="2024-07-31T13:42:00Z"/>
          <w:rFonts w:cs="Times New Roman"/>
          <w:color w:val="000000" w:themeColor="text1"/>
          <w:lang w:bidi="en-US"/>
        </w:rPr>
      </w:pPr>
      <w:del w:id="12409" w:author="Summer 2023 updates" w:date="2024-07-31T13:42:00Z">
        <w:r>
          <w:rPr>
            <w:rFonts w:cs="Times New Roman"/>
            <w:color w:val="000000" w:themeColor="text1"/>
          </w:rPr>
          <w:delText>(WE)</w:delText>
        </w:r>
      </w:del>
    </w:p>
    <w:p w14:paraId="440B500D" w14:textId="77777777" w:rsidR="00DC12CB" w:rsidRDefault="0093600E" w:rsidP="001E67CE">
      <w:pPr>
        <w:spacing w:after="0"/>
        <w:rPr>
          <w:del w:id="12410" w:author="Summer 2023 updates" w:date="2024-07-31T13:42:00Z"/>
          <w:rFonts w:cs="Times New Roman"/>
          <w:color w:val="000000" w:themeColor="text1"/>
          <w:lang w:bidi="en-US"/>
        </w:rPr>
      </w:pPr>
      <w:r w:rsidRPr="00424939">
        <w:rPr>
          <w:rFonts w:cs="Times New Roman"/>
          <w:color w:val="000000" w:themeColor="text1"/>
          <w:lang w:bidi="en-US"/>
        </w:rPr>
        <w:t>FRE-145,</w:t>
      </w:r>
      <w:r w:rsidR="007213C4" w:rsidRPr="00424939">
        <w:rPr>
          <w:rFonts w:cs="Times New Roman"/>
          <w:color w:val="000000" w:themeColor="text1"/>
          <w:lang w:bidi="en-US"/>
        </w:rPr>
        <w:t xml:space="preserve"> </w:t>
      </w:r>
      <w:r w:rsidRPr="00424939">
        <w:rPr>
          <w:rFonts w:cs="Times New Roman"/>
          <w:color w:val="000000" w:themeColor="text1"/>
          <w:lang w:bidi="en-US"/>
        </w:rPr>
        <w:t>-146,</w:t>
      </w:r>
      <w:r w:rsidR="007213C4" w:rsidRPr="00424939">
        <w:rPr>
          <w:rFonts w:cs="Times New Roman"/>
          <w:color w:val="000000" w:themeColor="text1"/>
          <w:lang w:bidi="en-US"/>
        </w:rPr>
        <w:t xml:space="preserve"> </w:t>
      </w:r>
      <w:r w:rsidR="00F902E0">
        <w:rPr>
          <w:rFonts w:cs="Times New Roman"/>
          <w:color w:val="000000" w:themeColor="text1"/>
          <w:lang w:bidi="en-US"/>
        </w:rPr>
        <w:t xml:space="preserve">-148 French &amp; Francophone </w:t>
      </w:r>
    </w:p>
    <w:p w14:paraId="2B80650A" w14:textId="2EAF7668" w:rsidR="0093600E" w:rsidRPr="00424939" w:rsidRDefault="0093600E" w:rsidP="00F902E0">
      <w:pPr>
        <w:spacing w:after="0"/>
        <w:ind w:left="360" w:hanging="360"/>
        <w:rPr>
          <w:rFonts w:cs="Times New Roman"/>
          <w:color w:val="000000" w:themeColor="text1"/>
          <w:lang w:bidi="en-US"/>
        </w:rPr>
        <w:pPrChange w:id="12411" w:author="Summer 2023 updates" w:date="2024-07-31T13:42:00Z">
          <w:pPr>
            <w:spacing w:after="0"/>
            <w:ind w:firstLine="720"/>
          </w:pPr>
        </w:pPrChange>
      </w:pPr>
      <w:r w:rsidRPr="00424939">
        <w:rPr>
          <w:rFonts w:cs="Times New Roman"/>
          <w:color w:val="000000" w:themeColor="text1"/>
          <w:lang w:bidi="en-US"/>
        </w:rPr>
        <w:t>Literature in Translation</w:t>
      </w:r>
    </w:p>
    <w:p w14:paraId="010AE4A8" w14:textId="77777777" w:rsidR="00C761A9" w:rsidRDefault="00C761A9" w:rsidP="00C761A9">
      <w:pPr>
        <w:spacing w:after="0"/>
        <w:ind w:left="180" w:hanging="180"/>
        <w:rPr>
          <w:moveFrom w:id="12412" w:author="Summer 2023 updates" w:date="2024-07-31T13:42:00Z"/>
          <w:rPrChange w:id="12413" w:author="Summer 2023 updates" w:date="2024-07-31T13:42:00Z">
            <w:rPr>
              <w:moveFrom w:id="12414" w:author="Summer 2023 updates" w:date="2024-07-31T13:42:00Z"/>
              <w:color w:val="000000" w:themeColor="text1"/>
            </w:rPr>
          </w:rPrChange>
        </w:rPr>
        <w:pPrChange w:id="12415" w:author="Summer 2023 updates" w:date="2024-07-31T13:42:00Z">
          <w:pPr>
            <w:spacing w:after="0"/>
          </w:pPr>
        </w:pPrChange>
      </w:pPr>
      <w:moveFromRangeStart w:id="12416" w:author="Summer 2023 updates" w:date="2024-07-31T13:42:00Z" w:name="move173325772"/>
      <w:moveFrom w:id="12417" w:author="Summer 2023 updates" w:date="2024-07-31T13:42:00Z">
        <w:r>
          <w:rPr>
            <w:rPrChange w:id="12418" w:author="Summer 2023 updates" w:date="2024-07-31T13:42:00Z">
              <w:rPr>
                <w:color w:val="000000" w:themeColor="text1"/>
              </w:rPr>
            </w:rPrChange>
          </w:rPr>
          <w:t>FRE-158 France and the Francophone World</w:t>
        </w:r>
      </w:moveFrom>
    </w:p>
    <w:p w14:paraId="19F2C405" w14:textId="77777777" w:rsidR="00C761A9" w:rsidRDefault="00C761A9" w:rsidP="00C761A9">
      <w:pPr>
        <w:spacing w:after="0"/>
        <w:ind w:left="180" w:hanging="180"/>
        <w:rPr>
          <w:moveFrom w:id="12419" w:author="Summer 2023 updates" w:date="2024-07-31T13:42:00Z"/>
          <w:rPrChange w:id="12420" w:author="Summer 2023 updates" w:date="2024-07-31T13:42:00Z">
            <w:rPr>
              <w:moveFrom w:id="12421" w:author="Summer 2023 updates" w:date="2024-07-31T13:42:00Z"/>
              <w:color w:val="000000" w:themeColor="text1"/>
            </w:rPr>
          </w:rPrChange>
        </w:rPr>
        <w:pPrChange w:id="12422" w:author="Summer 2023 updates" w:date="2024-07-31T13:42:00Z">
          <w:pPr>
            <w:spacing w:after="0"/>
          </w:pPr>
        </w:pPrChange>
      </w:pPr>
      <w:moveFromRangeStart w:id="12423" w:author="Summer 2023 updates" w:date="2024-07-31T13:42:00Z" w:name="move173325773"/>
      <w:moveFromRangeEnd w:id="12416"/>
      <w:moveFrom w:id="12424" w:author="Summer 2023 updates" w:date="2024-07-31T13:42:00Z">
        <w:r>
          <w:rPr>
            <w:rPrChange w:id="12425" w:author="Summer 2023 updates" w:date="2024-07-31T13:42:00Z">
              <w:rPr>
                <w:color w:val="000000" w:themeColor="text1"/>
              </w:rPr>
            </w:rPrChange>
          </w:rPr>
          <w:t>HIS-238 Modern France (WE)</w:t>
        </w:r>
      </w:moveFrom>
    </w:p>
    <w:moveFromRangeEnd w:id="12423"/>
    <w:p w14:paraId="77B0FFAE" w14:textId="191D437E" w:rsidR="0093600E" w:rsidRPr="00424939" w:rsidRDefault="0093600E" w:rsidP="00F902E0">
      <w:pPr>
        <w:spacing w:after="0"/>
        <w:ind w:left="360" w:hanging="360"/>
        <w:rPr>
          <w:ins w:id="12426" w:author="Summer 2023 updates" w:date="2024-07-31T13:42:00Z"/>
          <w:rFonts w:cs="Times New Roman"/>
          <w:color w:val="000000" w:themeColor="text1"/>
          <w:lang w:bidi="en-US"/>
        </w:rPr>
      </w:pPr>
      <w:ins w:id="12427" w:author="Summer 2023 updates" w:date="2024-07-31T13:42:00Z">
        <w:r w:rsidRPr="00424939">
          <w:rPr>
            <w:rFonts w:cs="Times New Roman"/>
            <w:color w:val="000000" w:themeColor="text1"/>
            <w:lang w:bidi="en-US"/>
          </w:rPr>
          <w:t>FRE-158 France and the Francophone World</w:t>
        </w:r>
      </w:ins>
    </w:p>
    <w:p w14:paraId="5C4DA840" w14:textId="676095A0" w:rsidR="0093600E" w:rsidRPr="00424939" w:rsidRDefault="0093600E" w:rsidP="00F902E0">
      <w:pPr>
        <w:spacing w:after="0"/>
        <w:ind w:left="360" w:hanging="360"/>
        <w:rPr>
          <w:ins w:id="12428" w:author="Summer 2023 updates" w:date="2024-07-31T13:42:00Z"/>
          <w:rFonts w:cs="Times New Roman"/>
          <w:color w:val="000000" w:themeColor="text1"/>
          <w:lang w:bidi="en-US"/>
        </w:rPr>
      </w:pPr>
      <w:ins w:id="12429" w:author="Summer 2023 updates" w:date="2024-07-31T13:42:00Z">
        <w:r w:rsidRPr="00424939">
          <w:rPr>
            <w:rFonts w:cs="Times New Roman"/>
            <w:color w:val="000000" w:themeColor="text1"/>
            <w:lang w:bidi="en-US"/>
          </w:rPr>
          <w:t>HIS-238 Modern France</w:t>
        </w:r>
        <w:r w:rsidR="000F726F">
          <w:rPr>
            <w:rFonts w:cs="Times New Roman"/>
            <w:color w:val="000000" w:themeColor="text1"/>
            <w:lang w:bidi="en-US"/>
          </w:rPr>
          <w:t xml:space="preserve"> (WE)</w:t>
        </w:r>
      </w:ins>
    </w:p>
    <w:p w14:paraId="2A3C8AC6" w14:textId="27C73EB4" w:rsidR="0093600E" w:rsidRPr="00424939" w:rsidRDefault="0093600E" w:rsidP="00F902E0">
      <w:pPr>
        <w:spacing w:after="0"/>
        <w:ind w:left="360" w:hanging="360"/>
        <w:rPr>
          <w:rFonts w:cs="Times New Roman"/>
          <w:color w:val="000000" w:themeColor="text1"/>
          <w:lang w:bidi="en-US"/>
        </w:rPr>
        <w:pPrChange w:id="12430" w:author="Summer 2023 updates" w:date="2024-07-31T13:42:00Z">
          <w:pPr>
            <w:spacing w:after="0"/>
          </w:pPr>
        </w:pPrChange>
      </w:pPr>
      <w:r w:rsidRPr="00424939">
        <w:rPr>
          <w:rFonts w:cs="Times New Roman"/>
          <w:color w:val="000000" w:themeColor="text1"/>
          <w:lang w:bidi="en-US"/>
        </w:rPr>
        <w:t>HIS-248 The French Revolution</w:t>
      </w:r>
      <w:r w:rsidR="000B3B90">
        <w:rPr>
          <w:rFonts w:cs="Times New Roman"/>
          <w:color w:val="000000" w:themeColor="text1"/>
          <w:lang w:bidi="en-US"/>
        </w:rPr>
        <w:t xml:space="preserve"> </w:t>
      </w:r>
      <w:r w:rsidR="000B3B90">
        <w:rPr>
          <w:color w:val="000000" w:themeColor="text1"/>
        </w:rPr>
        <w:t>(WE)</w:t>
      </w:r>
    </w:p>
    <w:p w14:paraId="6FA49A81" w14:textId="7A7D2270" w:rsidR="0093600E" w:rsidRPr="00424939" w:rsidRDefault="0093600E" w:rsidP="00F902E0">
      <w:pPr>
        <w:spacing w:after="0"/>
        <w:ind w:left="360" w:hanging="360"/>
        <w:rPr>
          <w:rFonts w:cs="Times New Roman"/>
          <w:color w:val="000000" w:themeColor="text1"/>
          <w:lang w:bidi="en-US"/>
        </w:rPr>
        <w:pPrChange w:id="12431" w:author="Summer 2023 updates" w:date="2024-07-31T13:42:00Z">
          <w:pPr>
            <w:spacing w:after="0"/>
          </w:pPr>
        </w:pPrChange>
      </w:pPr>
      <w:r w:rsidRPr="00424939">
        <w:rPr>
          <w:rFonts w:cs="Times New Roman"/>
          <w:color w:val="000000" w:themeColor="text1"/>
          <w:lang w:bidi="en-US"/>
        </w:rPr>
        <w:t>HIS-272 History of Medieval Europe</w:t>
      </w:r>
      <w:r w:rsidR="000B3B90">
        <w:rPr>
          <w:rFonts w:cs="Times New Roman"/>
          <w:color w:val="000000" w:themeColor="text1"/>
          <w:lang w:bidi="en-US"/>
        </w:rPr>
        <w:t xml:space="preserve"> </w:t>
      </w:r>
      <w:r w:rsidR="000B3B90">
        <w:rPr>
          <w:color w:val="000000" w:themeColor="text1"/>
        </w:rPr>
        <w:t>(WE)</w:t>
      </w:r>
    </w:p>
    <w:p w14:paraId="1156B622" w14:textId="77777777" w:rsidR="00C761A9" w:rsidRDefault="00C761A9" w:rsidP="00C761A9">
      <w:pPr>
        <w:spacing w:after="0"/>
        <w:ind w:left="180" w:hanging="180"/>
        <w:rPr>
          <w:moveFrom w:id="12432" w:author="Summer 2023 updates" w:date="2024-07-31T13:42:00Z"/>
          <w:rPrChange w:id="12433" w:author="Summer 2023 updates" w:date="2024-07-31T13:42:00Z">
            <w:rPr>
              <w:moveFrom w:id="12434" w:author="Summer 2023 updates" w:date="2024-07-31T13:42:00Z"/>
              <w:color w:val="000000" w:themeColor="text1"/>
            </w:rPr>
          </w:rPrChange>
        </w:rPr>
        <w:pPrChange w:id="12435" w:author="Summer 2023 updates" w:date="2024-07-31T13:42:00Z">
          <w:pPr>
            <w:spacing w:after="0"/>
          </w:pPr>
        </w:pPrChange>
      </w:pPr>
      <w:moveFromRangeStart w:id="12436" w:author="Summer 2023 updates" w:date="2024-07-31T13:42:00Z" w:name="move173325774"/>
      <w:moveFrom w:id="12437" w:author="Summer 2023 updates" w:date="2024-07-31T13:42:00Z">
        <w:r>
          <w:rPr>
            <w:rPrChange w:id="12438" w:author="Summer 2023 updates" w:date="2024-07-31T13:42:00Z">
              <w:rPr>
                <w:color w:val="000000" w:themeColor="text1"/>
              </w:rPr>
            </w:rPrChange>
          </w:rPr>
          <w:t>HIS-288 Renaissance and Reformation (WE)</w:t>
        </w:r>
      </w:moveFrom>
    </w:p>
    <w:moveFromRangeEnd w:id="12436"/>
    <w:p w14:paraId="18C83922" w14:textId="0ACE066B" w:rsidR="0093600E" w:rsidRPr="00424939" w:rsidRDefault="0093600E" w:rsidP="00F902E0">
      <w:pPr>
        <w:spacing w:after="0"/>
        <w:ind w:left="360" w:hanging="360"/>
        <w:rPr>
          <w:ins w:id="12439" w:author="Summer 2023 updates" w:date="2024-07-31T13:42:00Z"/>
          <w:rFonts w:cs="Times New Roman"/>
          <w:color w:val="000000" w:themeColor="text1"/>
          <w:lang w:bidi="en-US"/>
        </w:rPr>
      </w:pPr>
      <w:ins w:id="12440" w:author="Summer 2023 updates" w:date="2024-07-31T13:42:00Z">
        <w:r w:rsidRPr="00424939">
          <w:rPr>
            <w:rFonts w:cs="Times New Roman"/>
            <w:color w:val="000000" w:themeColor="text1"/>
            <w:lang w:bidi="en-US"/>
          </w:rPr>
          <w:t>HIS-288 Renaissance and Reformation</w:t>
        </w:r>
        <w:r w:rsidR="000B3B90">
          <w:rPr>
            <w:rFonts w:cs="Times New Roman"/>
            <w:color w:val="000000" w:themeColor="text1"/>
            <w:lang w:bidi="en-US"/>
          </w:rPr>
          <w:t xml:space="preserve"> </w:t>
        </w:r>
        <w:r w:rsidR="000B3B90">
          <w:rPr>
            <w:color w:val="000000" w:themeColor="text1"/>
          </w:rPr>
          <w:t>(WE)</w:t>
        </w:r>
      </w:ins>
    </w:p>
    <w:p w14:paraId="544480FA" w14:textId="74B192CA" w:rsidR="0093600E" w:rsidRPr="00424939" w:rsidRDefault="0093600E" w:rsidP="00F902E0">
      <w:pPr>
        <w:spacing w:after="0"/>
        <w:ind w:left="360" w:hanging="360"/>
        <w:rPr>
          <w:rFonts w:cs="Times New Roman"/>
          <w:color w:val="000000" w:themeColor="text1"/>
          <w:lang w:bidi="en-US"/>
        </w:rPr>
        <w:pPrChange w:id="12441" w:author="Summer 2023 updates" w:date="2024-07-31T13:42:00Z">
          <w:pPr>
            <w:spacing w:after="0"/>
          </w:pPr>
        </w:pPrChange>
      </w:pPr>
      <w:r w:rsidRPr="00424939">
        <w:rPr>
          <w:rFonts w:cs="Times New Roman"/>
          <w:color w:val="000000" w:themeColor="text1"/>
          <w:lang w:bidi="en-US"/>
        </w:rPr>
        <w:t>HIS-355 19th-Century Europe</w:t>
      </w:r>
      <w:r w:rsidR="000B3B90">
        <w:rPr>
          <w:rFonts w:cs="Times New Roman"/>
          <w:color w:val="000000" w:themeColor="text1"/>
          <w:lang w:bidi="en-US"/>
        </w:rPr>
        <w:t xml:space="preserve"> </w:t>
      </w:r>
      <w:r w:rsidR="000B3B90">
        <w:rPr>
          <w:color w:val="000000" w:themeColor="text1"/>
        </w:rPr>
        <w:t>(WE)</w:t>
      </w:r>
    </w:p>
    <w:p w14:paraId="6314D66D" w14:textId="12FE42E5" w:rsidR="0093600E" w:rsidRPr="00424939" w:rsidRDefault="0093600E" w:rsidP="00F902E0">
      <w:pPr>
        <w:spacing w:after="0"/>
        <w:ind w:left="360" w:hanging="360"/>
        <w:rPr>
          <w:rFonts w:cs="Times New Roman"/>
          <w:color w:val="000000" w:themeColor="text1"/>
          <w:lang w:bidi="en-US"/>
        </w:rPr>
        <w:pPrChange w:id="12442" w:author="Summer 2023 updates" w:date="2024-07-31T13:42:00Z">
          <w:pPr>
            <w:spacing w:after="0"/>
          </w:pPr>
        </w:pPrChange>
      </w:pPr>
      <w:r w:rsidRPr="00424939">
        <w:rPr>
          <w:rFonts w:cs="Times New Roman"/>
          <w:color w:val="000000" w:themeColor="text1"/>
          <w:lang w:bidi="en-US"/>
        </w:rPr>
        <w:t>HIS-365 20th-Century Europe</w:t>
      </w:r>
      <w:r w:rsidR="000B3B90">
        <w:rPr>
          <w:rFonts w:cs="Times New Roman"/>
          <w:color w:val="000000" w:themeColor="text1"/>
          <w:lang w:bidi="en-US"/>
        </w:rPr>
        <w:t xml:space="preserve"> </w:t>
      </w:r>
      <w:r w:rsidR="000B3B90">
        <w:rPr>
          <w:color w:val="000000" w:themeColor="text1"/>
        </w:rPr>
        <w:t>(WE)</w:t>
      </w:r>
    </w:p>
    <w:p w14:paraId="31730B1C" w14:textId="3CD6905C" w:rsidR="0093600E" w:rsidRPr="00424939" w:rsidRDefault="0093600E" w:rsidP="00F902E0">
      <w:pPr>
        <w:spacing w:after="0"/>
        <w:ind w:left="360" w:hanging="360"/>
        <w:rPr>
          <w:rFonts w:cs="Times New Roman"/>
          <w:color w:val="000000" w:themeColor="text1"/>
          <w:lang w:bidi="en-US"/>
        </w:rPr>
        <w:pPrChange w:id="12443" w:author="Summer 2023 updates" w:date="2024-07-31T13:42:00Z">
          <w:pPr>
            <w:spacing w:after="0"/>
          </w:pPr>
        </w:pPrChange>
      </w:pPr>
      <w:r w:rsidRPr="00424939">
        <w:rPr>
          <w:rFonts w:cs="Times New Roman"/>
          <w:color w:val="000000" w:themeColor="text1"/>
          <w:lang w:bidi="en-US"/>
        </w:rPr>
        <w:t>HIS-372 Early Modern Europe</w:t>
      </w:r>
      <w:r w:rsidR="000B3B90">
        <w:rPr>
          <w:rFonts w:cs="Times New Roman"/>
          <w:color w:val="000000" w:themeColor="text1"/>
          <w:lang w:bidi="en-US"/>
        </w:rPr>
        <w:t xml:space="preserve"> </w:t>
      </w:r>
      <w:r w:rsidR="000B3B90">
        <w:rPr>
          <w:color w:val="000000" w:themeColor="text1"/>
        </w:rPr>
        <w:t>(WE)</w:t>
      </w:r>
    </w:p>
    <w:p w14:paraId="257E0026" w14:textId="392E077F" w:rsidR="0093600E" w:rsidRPr="00424939" w:rsidRDefault="0093600E" w:rsidP="00F902E0">
      <w:pPr>
        <w:spacing w:after="0"/>
        <w:ind w:left="360" w:hanging="360"/>
        <w:rPr>
          <w:rFonts w:cs="Times New Roman"/>
          <w:color w:val="000000" w:themeColor="text1"/>
          <w:lang w:bidi="en-US"/>
        </w:rPr>
        <w:pPrChange w:id="12444" w:author="Summer 2023 updates" w:date="2024-07-31T13:42:00Z">
          <w:pPr>
            <w:spacing w:after="0"/>
          </w:pPr>
        </w:pPrChange>
      </w:pPr>
      <w:r w:rsidRPr="00424939">
        <w:rPr>
          <w:rFonts w:cs="Times New Roman"/>
          <w:color w:val="000000" w:themeColor="text1"/>
          <w:lang w:bidi="en-US"/>
        </w:rPr>
        <w:t>PHL-230 Medieval Philosophy</w:t>
      </w:r>
      <w:r w:rsidR="004D4B06">
        <w:rPr>
          <w:rFonts w:cs="Times New Roman"/>
          <w:color w:val="000000" w:themeColor="text1"/>
          <w:lang w:bidi="en-US"/>
        </w:rPr>
        <w:t xml:space="preserve"> </w:t>
      </w:r>
      <w:r w:rsidR="004D4B06">
        <w:rPr>
          <w:color w:val="000000" w:themeColor="text1"/>
        </w:rPr>
        <w:t>(WE)</w:t>
      </w:r>
    </w:p>
    <w:p w14:paraId="6DD87683" w14:textId="6A06738A" w:rsidR="0093600E" w:rsidRPr="00424939" w:rsidRDefault="0093600E" w:rsidP="00F902E0">
      <w:pPr>
        <w:spacing w:after="0"/>
        <w:ind w:left="360" w:hanging="360"/>
        <w:rPr>
          <w:rFonts w:cs="Times New Roman"/>
          <w:color w:val="000000" w:themeColor="text1"/>
          <w:lang w:bidi="en-US"/>
        </w:rPr>
        <w:pPrChange w:id="12445" w:author="Summer 2023 updates" w:date="2024-07-31T13:42:00Z">
          <w:pPr>
            <w:spacing w:after="0"/>
          </w:pPr>
        </w:pPrChange>
      </w:pPr>
      <w:r w:rsidRPr="00424939">
        <w:rPr>
          <w:rFonts w:cs="Times New Roman"/>
          <w:color w:val="000000" w:themeColor="text1"/>
          <w:lang w:bidi="en-US"/>
        </w:rPr>
        <w:t>PHL-240 Early Modern Philosophy</w:t>
      </w:r>
      <w:r w:rsidR="004D4B06">
        <w:rPr>
          <w:rFonts w:cs="Times New Roman"/>
          <w:color w:val="000000" w:themeColor="text1"/>
          <w:lang w:bidi="en-US"/>
        </w:rPr>
        <w:t xml:space="preserve"> </w:t>
      </w:r>
      <w:r w:rsidR="004D4B06">
        <w:rPr>
          <w:color w:val="000000" w:themeColor="text1"/>
        </w:rPr>
        <w:t>(WE)</w:t>
      </w:r>
    </w:p>
    <w:p w14:paraId="24476F16" w14:textId="1B36F21D" w:rsidR="0093600E" w:rsidRPr="00424939" w:rsidRDefault="0093600E" w:rsidP="00F902E0">
      <w:pPr>
        <w:spacing w:after="0"/>
        <w:ind w:left="360" w:hanging="360"/>
        <w:rPr>
          <w:rFonts w:cs="Times New Roman"/>
          <w:color w:val="000000" w:themeColor="text1"/>
          <w:lang w:bidi="en-US"/>
        </w:rPr>
        <w:pPrChange w:id="12446" w:author="Summer 2023 updates" w:date="2024-07-31T13:42:00Z">
          <w:pPr>
            <w:spacing w:after="0"/>
          </w:pPr>
        </w:pPrChange>
      </w:pPr>
      <w:r w:rsidRPr="00424939">
        <w:rPr>
          <w:rFonts w:cs="Times New Roman"/>
          <w:color w:val="000000" w:themeColor="text1"/>
          <w:lang w:bidi="en-US"/>
        </w:rPr>
        <w:t>PHL-255 Existentialism</w:t>
      </w:r>
      <w:r w:rsidR="001E67CE">
        <w:rPr>
          <w:rFonts w:cs="Times New Roman"/>
          <w:color w:val="000000" w:themeColor="text1"/>
          <w:lang w:bidi="en-US"/>
        </w:rPr>
        <w:t xml:space="preserve"> </w:t>
      </w:r>
      <w:r w:rsidR="001E67CE">
        <w:rPr>
          <w:color w:val="000000" w:themeColor="text1"/>
        </w:rPr>
        <w:t>(WE)</w:t>
      </w:r>
    </w:p>
    <w:p w14:paraId="637D5D41" w14:textId="063C7456" w:rsidR="0093600E" w:rsidRPr="00424939" w:rsidRDefault="0093600E" w:rsidP="00F902E0">
      <w:pPr>
        <w:spacing w:after="0"/>
        <w:ind w:left="360" w:hanging="360"/>
        <w:rPr>
          <w:rFonts w:cs="Times New Roman"/>
          <w:color w:val="000000" w:themeColor="text1"/>
          <w:lang w:bidi="en-US"/>
        </w:rPr>
        <w:pPrChange w:id="12447" w:author="Summer 2023 updates" w:date="2024-07-31T13:42:00Z">
          <w:pPr>
            <w:spacing w:after="0"/>
          </w:pPr>
        </w:pPrChange>
      </w:pPr>
      <w:r w:rsidRPr="00424939">
        <w:rPr>
          <w:rFonts w:cs="Times New Roman"/>
          <w:color w:val="000000" w:themeColor="text1"/>
          <w:lang w:bidi="en-US"/>
        </w:rPr>
        <w:t>PHL-305 Contemporary Continental Philosophy</w:t>
      </w:r>
      <w:r w:rsidR="00F902E0">
        <w:rPr>
          <w:rFonts w:cs="Times New Roman"/>
          <w:color w:val="000000" w:themeColor="text1"/>
          <w:lang w:bidi="en-US"/>
        </w:rPr>
        <w:t xml:space="preserve"> </w:t>
      </w:r>
      <w:ins w:id="12448" w:author="Summer 2023 updates" w:date="2024-07-31T13:42:00Z">
        <w:r w:rsidR="001E67CE">
          <w:rPr>
            <w:color w:val="000000" w:themeColor="text1"/>
          </w:rPr>
          <w:t>(WE)</w:t>
        </w:r>
      </w:ins>
    </w:p>
    <w:p w14:paraId="4695EBD0" w14:textId="77777777" w:rsidR="0093600E" w:rsidRPr="00424939" w:rsidRDefault="001E67CE" w:rsidP="001E67CE">
      <w:pPr>
        <w:spacing w:after="0"/>
        <w:ind w:firstLine="720"/>
        <w:rPr>
          <w:del w:id="12449" w:author="Summer 2023 updates" w:date="2024-07-31T13:42:00Z"/>
          <w:rFonts w:cs="Times New Roman"/>
          <w:color w:val="000000" w:themeColor="text1"/>
          <w:lang w:bidi="en-US"/>
        </w:rPr>
      </w:pPr>
      <w:del w:id="12450" w:author="Summer 2023 updates" w:date="2024-07-31T13:42:00Z">
        <w:r>
          <w:rPr>
            <w:color w:val="000000" w:themeColor="text1"/>
          </w:rPr>
          <w:delText>(WE)</w:delText>
        </w:r>
      </w:del>
    </w:p>
    <w:p w14:paraId="5B6F84A4" w14:textId="449F7B54" w:rsidR="0093600E" w:rsidRPr="00424939" w:rsidRDefault="0093600E" w:rsidP="00F902E0">
      <w:pPr>
        <w:spacing w:after="0"/>
        <w:ind w:left="360" w:hanging="360"/>
        <w:rPr>
          <w:rFonts w:cs="Times New Roman"/>
          <w:color w:val="000000" w:themeColor="text1"/>
          <w:lang w:bidi="en-US"/>
        </w:rPr>
        <w:pPrChange w:id="12451" w:author="Summer 2023 updates" w:date="2024-07-31T13:42:00Z">
          <w:pPr>
            <w:spacing w:after="0"/>
          </w:pPr>
        </w:pPrChange>
      </w:pPr>
      <w:r w:rsidRPr="00424939">
        <w:rPr>
          <w:rFonts w:cs="Times New Roman"/>
          <w:color w:val="000000" w:themeColor="text1"/>
          <w:lang w:bidi="en-US"/>
        </w:rPr>
        <w:t>PHL-345 Philosophy of Language</w:t>
      </w:r>
      <w:r w:rsidR="004D4B06">
        <w:rPr>
          <w:rFonts w:cs="Times New Roman"/>
          <w:color w:val="000000" w:themeColor="text1"/>
          <w:lang w:bidi="en-US"/>
        </w:rPr>
        <w:t xml:space="preserve"> </w:t>
      </w:r>
      <w:r w:rsidR="004D4B06">
        <w:rPr>
          <w:color w:val="000000" w:themeColor="text1"/>
        </w:rPr>
        <w:t>(WE)</w:t>
      </w:r>
    </w:p>
    <w:p w14:paraId="00846844" w14:textId="77777777" w:rsidR="00C761A9" w:rsidRPr="00F006DC" w:rsidRDefault="00C761A9" w:rsidP="00C761A9">
      <w:pPr>
        <w:spacing w:after="0"/>
        <w:ind w:left="180" w:hanging="180"/>
        <w:rPr>
          <w:moveFrom w:id="12452" w:author="Summer 2023 updates" w:date="2024-07-31T13:42:00Z"/>
          <w:rPrChange w:id="12453" w:author="Summer 2023 updates" w:date="2024-07-31T13:42:00Z">
            <w:rPr>
              <w:moveFrom w:id="12454" w:author="Summer 2023 updates" w:date="2024-07-31T13:42:00Z"/>
              <w:color w:val="000000" w:themeColor="text1"/>
            </w:rPr>
          </w:rPrChange>
        </w:rPr>
        <w:pPrChange w:id="12455" w:author="Summer 2023 updates" w:date="2024-07-31T13:42:00Z">
          <w:pPr>
            <w:spacing w:after="0"/>
          </w:pPr>
        </w:pPrChange>
      </w:pPr>
      <w:moveFromRangeStart w:id="12456" w:author="Summer 2023 updates" w:date="2024-07-31T13:42:00Z" w:name="move173325793"/>
      <w:moveFrom w:id="12457" w:author="Summer 2023 updates" w:date="2024-07-31T13:42:00Z">
        <w:r w:rsidRPr="00F006DC">
          <w:rPr>
            <w:rPrChange w:id="12458" w:author="Summer 2023 updates" w:date="2024-07-31T13:42:00Z">
              <w:rPr>
                <w:color w:val="000000" w:themeColor="text1"/>
              </w:rPr>
            </w:rPrChange>
          </w:rPr>
          <w:t>POL-298 European Politics (WE)</w:t>
        </w:r>
      </w:moveFrom>
    </w:p>
    <w:p w14:paraId="72A09E77" w14:textId="77777777" w:rsidR="00C761A9" w:rsidRPr="00663C5D" w:rsidRDefault="00C761A9" w:rsidP="00C761A9">
      <w:pPr>
        <w:spacing w:after="0"/>
        <w:ind w:left="180" w:hanging="180"/>
        <w:rPr>
          <w:moveFrom w:id="12459" w:author="Summer 2023 updates" w:date="2024-07-31T13:42:00Z"/>
          <w:rPrChange w:id="12460" w:author="Summer 2023 updates" w:date="2024-07-31T13:42:00Z">
            <w:rPr>
              <w:moveFrom w:id="12461" w:author="Summer 2023 updates" w:date="2024-07-31T13:42:00Z"/>
              <w:color w:val="000000" w:themeColor="text1"/>
            </w:rPr>
          </w:rPrChange>
        </w:rPr>
        <w:pPrChange w:id="12462" w:author="Summer 2023 updates" w:date="2024-07-31T13:42:00Z">
          <w:pPr>
            <w:spacing w:after="0"/>
          </w:pPr>
        </w:pPrChange>
      </w:pPr>
      <w:moveFromRangeStart w:id="12463" w:author="Summer 2023 updates" w:date="2024-07-31T13:42:00Z" w:name="move173325794"/>
      <w:moveFromRangeEnd w:id="12456"/>
      <w:moveFrom w:id="12464" w:author="Summer 2023 updates" w:date="2024-07-31T13:42:00Z">
        <w:r w:rsidRPr="00663C5D">
          <w:rPr>
            <w:rPrChange w:id="12465" w:author="Summer 2023 updates" w:date="2024-07-31T13:42:00Z">
              <w:rPr>
                <w:color w:val="000000" w:themeColor="text1"/>
              </w:rPr>
            </w:rPrChange>
          </w:rPr>
          <w:t>REL-148 Islam (WE)</w:t>
        </w:r>
      </w:moveFrom>
    </w:p>
    <w:moveFromRangeEnd w:id="12463"/>
    <w:p w14:paraId="60407559" w14:textId="6C45C68A" w:rsidR="0093600E" w:rsidRPr="00424939" w:rsidRDefault="0093600E" w:rsidP="00F902E0">
      <w:pPr>
        <w:spacing w:after="0"/>
        <w:ind w:left="360" w:hanging="360"/>
        <w:rPr>
          <w:ins w:id="12466" w:author="Summer 2023 updates" w:date="2024-07-31T13:42:00Z"/>
          <w:rFonts w:cs="Times New Roman"/>
          <w:color w:val="000000" w:themeColor="text1"/>
          <w:lang w:bidi="en-US"/>
        </w:rPr>
      </w:pPr>
      <w:ins w:id="12467" w:author="Summer 2023 updates" w:date="2024-07-31T13:42:00Z">
        <w:r w:rsidRPr="00424939">
          <w:rPr>
            <w:rFonts w:cs="Times New Roman"/>
            <w:color w:val="000000" w:themeColor="text1"/>
            <w:lang w:bidi="en-US"/>
          </w:rPr>
          <w:t>POL-298 European Politics</w:t>
        </w:r>
        <w:r w:rsidR="007D7CFF">
          <w:rPr>
            <w:rFonts w:cs="Times New Roman"/>
            <w:color w:val="000000" w:themeColor="text1"/>
            <w:lang w:bidi="en-US"/>
          </w:rPr>
          <w:t xml:space="preserve"> </w:t>
        </w:r>
        <w:r w:rsidR="007D7CFF">
          <w:rPr>
            <w:rFonts w:cs="Times New Roman"/>
            <w:color w:val="000000" w:themeColor="text1"/>
          </w:rPr>
          <w:t>(WE)</w:t>
        </w:r>
      </w:ins>
    </w:p>
    <w:p w14:paraId="23E2B525" w14:textId="4BDD2FFE" w:rsidR="0093600E" w:rsidRPr="00424939" w:rsidRDefault="0093600E" w:rsidP="00F902E0">
      <w:pPr>
        <w:spacing w:after="0"/>
        <w:ind w:left="360" w:hanging="360"/>
        <w:rPr>
          <w:ins w:id="12468" w:author="Summer 2023 updates" w:date="2024-07-31T13:42:00Z"/>
          <w:rFonts w:cs="Times New Roman"/>
          <w:color w:val="000000" w:themeColor="text1"/>
          <w:lang w:bidi="en-US"/>
        </w:rPr>
      </w:pPr>
      <w:ins w:id="12469" w:author="Summer 2023 updates" w:date="2024-07-31T13:42:00Z">
        <w:r w:rsidRPr="00424939">
          <w:rPr>
            <w:rFonts w:cs="Times New Roman"/>
            <w:color w:val="000000" w:themeColor="text1"/>
            <w:lang w:bidi="en-US"/>
          </w:rPr>
          <w:t>REL-148 Islam</w:t>
        </w:r>
        <w:r w:rsidR="004D4B06">
          <w:rPr>
            <w:rFonts w:cs="Times New Roman"/>
            <w:color w:val="000000" w:themeColor="text1"/>
            <w:lang w:bidi="en-US"/>
          </w:rPr>
          <w:t xml:space="preserve"> </w:t>
        </w:r>
        <w:r w:rsidR="004D4B06">
          <w:rPr>
            <w:color w:val="000000" w:themeColor="text1"/>
          </w:rPr>
          <w:t>(WE)</w:t>
        </w:r>
      </w:ins>
    </w:p>
    <w:p w14:paraId="4C463B24" w14:textId="77777777" w:rsidR="00E65C4B" w:rsidRPr="00424939" w:rsidRDefault="0093600E" w:rsidP="00F902E0">
      <w:pPr>
        <w:spacing w:after="0"/>
        <w:ind w:left="360" w:hanging="360"/>
        <w:rPr>
          <w:rFonts w:cs="Times New Roman"/>
          <w:color w:val="000000" w:themeColor="text1"/>
          <w:lang w:bidi="en-US"/>
        </w:rPr>
        <w:sectPr w:rsidR="00E65C4B" w:rsidRPr="00424939" w:rsidSect="00884DF4">
          <w:type w:val="continuous"/>
          <w:pgSz w:w="12240" w:h="15840"/>
          <w:pgMar w:top="1440" w:right="1080" w:bottom="1080" w:left="1080" w:header="720" w:footer="720" w:gutter="0"/>
          <w:cols w:num="2" w:space="720"/>
          <w:docGrid w:linePitch="360"/>
          <w:sectPrChange w:id="12470" w:author="Summer 2023 updates" w:date="2024-07-31T13:42:00Z">
            <w:sectPr w:rsidR="00E65C4B" w:rsidRPr="00424939" w:rsidSect="00884DF4">
              <w:pgMar w:top="720" w:right="720" w:bottom="990" w:left="1440" w:header="720" w:footer="720" w:gutter="0"/>
            </w:sectPr>
          </w:sectPrChange>
        </w:sectPr>
        <w:pPrChange w:id="12471" w:author="Summer 2023 updates" w:date="2024-07-31T13:42:00Z">
          <w:pPr>
            <w:spacing w:after="0"/>
          </w:pPr>
        </w:pPrChange>
      </w:pPr>
      <w:r w:rsidRPr="00424939">
        <w:rPr>
          <w:rFonts w:cs="Times New Roman"/>
          <w:color w:val="000000" w:themeColor="text1"/>
          <w:lang w:bidi="en-US"/>
        </w:rPr>
        <w:t>REL-178 Christianity</w:t>
      </w:r>
    </w:p>
    <w:p w14:paraId="28DF9E0A" w14:textId="1210DDB8" w:rsidR="00C668C0" w:rsidRDefault="00C668C0">
      <w:pPr>
        <w:rPr>
          <w:rFonts w:cs="Times New Roman"/>
          <w:b/>
          <w:smallCaps/>
          <w:color w:val="000000" w:themeColor="text1"/>
        </w:rPr>
      </w:pPr>
    </w:p>
    <w:p w14:paraId="2C34CEC6" w14:textId="04ED90FB" w:rsidR="005475A9" w:rsidRPr="00424939" w:rsidRDefault="005475A9" w:rsidP="00C90B87">
      <w:pPr>
        <w:keepNext/>
        <w:spacing w:before="120" w:after="0"/>
        <w:rPr>
          <w:rFonts w:cs="Times New Roman"/>
          <w:smallCaps/>
          <w:color w:val="000000" w:themeColor="text1"/>
        </w:rPr>
        <w:pPrChange w:id="12472" w:author="Summer 2023 updates" w:date="2024-07-31T13:42:00Z">
          <w:pPr>
            <w:keepNext/>
            <w:spacing w:before="60" w:after="0"/>
          </w:pPr>
        </w:pPrChange>
      </w:pPr>
      <w:r w:rsidRPr="00424939">
        <w:rPr>
          <w:rFonts w:cs="Times New Roman"/>
          <w:b/>
          <w:smallCaps/>
          <w:color w:val="000000" w:themeColor="text1"/>
        </w:rPr>
        <w:t xml:space="preserve">courses in </w:t>
      </w:r>
      <w:r w:rsidR="0093600E" w:rsidRPr="00424939">
        <w:rPr>
          <w:rFonts w:cs="Times New Roman"/>
          <w:b/>
          <w:smallCaps/>
          <w:color w:val="000000" w:themeColor="text1"/>
        </w:rPr>
        <w:t>French</w:t>
      </w:r>
      <w:r w:rsidRPr="00424939">
        <w:rPr>
          <w:rFonts w:cs="Times New Roman"/>
          <w:b/>
          <w:smallCaps/>
          <w:color w:val="000000" w:themeColor="text1"/>
        </w:rPr>
        <w:t xml:space="preserve"> </w:t>
      </w:r>
    </w:p>
    <w:p w14:paraId="00ED4F2F" w14:textId="16EC2A0E" w:rsidR="005475A9" w:rsidRPr="00424939" w:rsidRDefault="005475A9" w:rsidP="00DB5E9E">
      <w:pPr>
        <w:spacing w:after="0"/>
        <w:rPr>
          <w:rFonts w:cs="Times New Roman"/>
          <w:b/>
          <w:color w:val="000000" w:themeColor="text1"/>
        </w:rPr>
      </w:pPr>
      <w:r w:rsidRPr="00424939">
        <w:rPr>
          <w:rFonts w:cs="Times New Roman"/>
          <w:b/>
          <w:color w:val="000000" w:themeColor="text1"/>
        </w:rPr>
        <w:t>FRE-115</w:t>
      </w:r>
      <w:del w:id="12473" w:author="Summer 2023 updates" w:date="2024-07-31T13:42:00Z">
        <w:r w:rsidR="00B02FE4" w:rsidRPr="00424939">
          <w:rPr>
            <w:rFonts w:cs="Times New Roman"/>
            <w:b/>
            <w:color w:val="000000" w:themeColor="text1"/>
          </w:rPr>
          <w:delText>/ -</w:delText>
        </w:r>
      </w:del>
      <w:ins w:id="12474" w:author="Summer 2023 updates" w:date="2024-07-31T13:42:00Z">
        <w:r w:rsidR="00B02FE4" w:rsidRPr="00424939">
          <w:rPr>
            <w:rFonts w:cs="Times New Roman"/>
            <w:b/>
            <w:color w:val="000000" w:themeColor="text1"/>
          </w:rPr>
          <w:t>/-</w:t>
        </w:r>
      </w:ins>
      <w:r w:rsidRPr="00424939">
        <w:rPr>
          <w:rFonts w:cs="Times New Roman"/>
          <w:b/>
          <w:color w:val="000000" w:themeColor="text1"/>
        </w:rPr>
        <w:t xml:space="preserve">125 Elementary French I and II </w:t>
      </w:r>
    </w:p>
    <w:p w14:paraId="2B037BF7" w14:textId="42D28214" w:rsidR="005475A9" w:rsidRPr="00424939" w:rsidRDefault="00E65C4B" w:rsidP="006A0F1C">
      <w:r w:rsidRPr="00424939">
        <w:t>Is d</w:t>
      </w:r>
      <w:r w:rsidR="005475A9" w:rsidRPr="00424939">
        <w:t xml:space="preserve">esigned for students with no previous knowledge of French. In the first term, emphasis is placed on oral practice and exposure to aspects of contemporary French culture. Activities in class develop the student’s proficiency in understanding, speaking, writing, and reading </w:t>
      </w:r>
      <w:r w:rsidR="00675935" w:rsidRPr="00424939">
        <w:t>in French</w:t>
      </w:r>
      <w:r w:rsidR="005475A9" w:rsidRPr="00424939">
        <w:t xml:space="preserve">. In the second term, these skills are developed further in the context of class discussion and short compositions. </w:t>
      </w:r>
      <w:r w:rsidR="005A6D0D" w:rsidRPr="00424939">
        <w:rPr>
          <w:b/>
          <w:smallCaps/>
          <w:szCs w:val="20"/>
        </w:rPr>
        <w:t>note</w:t>
      </w:r>
      <w:r w:rsidR="005A6D0D" w:rsidRPr="00424939">
        <w:rPr>
          <w:b/>
          <w:smallCaps/>
        </w:rPr>
        <w:t xml:space="preserve">: </w:t>
      </w:r>
      <w:r w:rsidR="005475A9" w:rsidRPr="00424939">
        <w:rPr>
          <w:i/>
        </w:rPr>
        <w:t xml:space="preserve">FRE-115 is not open to students with </w:t>
      </w:r>
      <w:r w:rsidR="00675935" w:rsidRPr="00424939">
        <w:rPr>
          <w:i/>
        </w:rPr>
        <w:t>two</w:t>
      </w:r>
      <w:r w:rsidR="005475A9" w:rsidRPr="00424939">
        <w:rPr>
          <w:i/>
        </w:rPr>
        <w:t xml:space="preserve"> or more full years of French in secondary school without consent of instructor in consultation with the student’s advisor. </w:t>
      </w:r>
      <w:r w:rsidR="00A20B4B" w:rsidRPr="00424939">
        <w:rPr>
          <w:lang w:bidi="en-US"/>
        </w:rPr>
        <w:t xml:space="preserve"> </w:t>
      </w:r>
      <w:r w:rsidR="00A20B4B" w:rsidRPr="00424939">
        <w:rPr>
          <w:u w:val="single"/>
          <w:lang w:bidi="en-US"/>
        </w:rPr>
        <w:t>Prerequisite for FRE-125</w:t>
      </w:r>
      <w:r w:rsidR="00A20B4B" w:rsidRPr="00424939">
        <w:rPr>
          <w:lang w:bidi="en-US"/>
        </w:rPr>
        <w:t>: Elementary French I (FRE-115) or consent of instructor. </w:t>
      </w:r>
    </w:p>
    <w:p w14:paraId="3FB78DEB" w14:textId="1BB44B40"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FRE-145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w:t>
      </w:r>
    </w:p>
    <w:p w14:paraId="173245C2" w14:textId="7D160C9C" w:rsidR="00241405" w:rsidRPr="00424939" w:rsidRDefault="00241405" w:rsidP="006A0F1C">
      <w:r w:rsidRPr="00424939">
        <w:t>Reading, in translation, of a selection of works centering on a theme, genre, time period, or author. Students preparing a French</w:t>
      </w:r>
      <w:r w:rsidR="00675935" w:rsidRPr="00424939">
        <w:t xml:space="preserve"> &amp; Francophone</w:t>
      </w:r>
      <w:r w:rsidRPr="00424939">
        <w:t xml:space="preserve"> major or minor</w:t>
      </w:r>
      <w:r w:rsidR="00B8454E" w:rsidRPr="00424939">
        <w:fldChar w:fldCharType="begin"/>
      </w:r>
      <w:r w:rsidR="00B8454E" w:rsidRPr="00424939">
        <w:instrText xml:space="preserve"> XE "</w:instrText>
      </w:r>
      <w:del w:id="12475" w:author="Summer 2023 updates" w:date="2024-07-31T13:42:00Z">
        <w:r w:rsidR="00B8454E" w:rsidRPr="00424939">
          <w:rPr>
            <w:rStyle w:val="Strong"/>
            <w:rFonts w:ascii="Garamond" w:hAnsi="Garamond"/>
            <w:color w:val="000000" w:themeColor="text1"/>
          </w:rPr>
          <w:delInstrText>minor</w:delInstrText>
        </w:r>
      </w:del>
      <w:ins w:id="12476"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00675935" w:rsidRPr="00424939">
        <w:t xml:space="preserve"> are required to complete selected assignments in French.</w:t>
      </w:r>
      <w:r w:rsidRPr="00424939">
        <w:t xml:space="preserve"> Taught in English</w:t>
      </w:r>
      <w:r w:rsidR="00B8454E" w:rsidRPr="00424939">
        <w:fldChar w:fldCharType="begin"/>
      </w:r>
      <w:r w:rsidR="00B8454E" w:rsidRPr="00424939">
        <w:instrText xml:space="preserve"> XE "English" </w:instrText>
      </w:r>
      <w:r w:rsidR="00B8454E" w:rsidRPr="00424939">
        <w:fldChar w:fldCharType="end"/>
      </w:r>
      <w:r w:rsidRPr="00424939">
        <w:t>.</w:t>
      </w:r>
      <w:r w:rsidR="00675935" w:rsidRPr="00424939">
        <w:t xml:space="preserve"> (0.5 course credit)</w:t>
      </w:r>
    </w:p>
    <w:p w14:paraId="5D5463A6" w14:textId="66142F54"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FRE-146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Non-Western Perspectives </w:t>
      </w:r>
    </w:p>
    <w:p w14:paraId="451453FD" w14:textId="51EEBF59" w:rsidR="00D97E82" w:rsidRPr="00424939" w:rsidRDefault="00D97E82" w:rsidP="006A0F1C">
      <w:r w:rsidRPr="00424939">
        <w:t>Reading, in translation, of a selection of works centering on a theme, genre, time period, or author. Selected works focus on francophone writers from Africa, Asia, or the Caribbean.  Students preparing a French &amp; Francophone major or minor</w:t>
      </w:r>
      <w:r w:rsidRPr="00424939">
        <w:fldChar w:fldCharType="begin"/>
      </w:r>
      <w:r w:rsidRPr="00424939">
        <w:instrText xml:space="preserve"> XE "</w:instrText>
      </w:r>
      <w:del w:id="12477" w:author="Summer 2023 updates" w:date="2024-07-31T13:42:00Z">
        <w:r w:rsidRPr="00424939">
          <w:rPr>
            <w:rStyle w:val="Strong"/>
            <w:rFonts w:ascii="Garamond" w:hAnsi="Garamond"/>
            <w:color w:val="000000" w:themeColor="text1"/>
          </w:rPr>
          <w:delInstrText>minor</w:delInstrText>
        </w:r>
      </w:del>
      <w:ins w:id="12478" w:author="Summer 2023 updates" w:date="2024-07-31T13:42:00Z">
        <w:r w:rsidR="0029023B">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instrText xml:space="preserve">" </w:instrText>
      </w:r>
      <w:r w:rsidRPr="00424939">
        <w:fldChar w:fldCharType="end"/>
      </w:r>
      <w:r w:rsidRPr="00424939">
        <w:t xml:space="preserve"> are required to complete selected assignments in French. Taught in English</w:t>
      </w:r>
      <w:r w:rsidRPr="00424939">
        <w:fldChar w:fldCharType="begin"/>
      </w:r>
      <w:r w:rsidRPr="00424939">
        <w:instrText xml:space="preserve"> XE "English" </w:instrText>
      </w:r>
      <w:r w:rsidRPr="00424939">
        <w:fldChar w:fldCharType="end"/>
      </w:r>
      <w:r w:rsidRPr="00424939">
        <w:t>. (0.5 course credit)</w:t>
      </w:r>
    </w:p>
    <w:p w14:paraId="04709676" w14:textId="448CCE58"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FRE-148 French </w:t>
      </w:r>
      <w:r w:rsidR="00675935" w:rsidRPr="00424939">
        <w:rPr>
          <w:rFonts w:cs="Times New Roman"/>
          <w:b/>
          <w:color w:val="000000" w:themeColor="text1"/>
        </w:rPr>
        <w:t xml:space="preserve">&amp; Francophone </w:t>
      </w:r>
      <w:r w:rsidRPr="00424939">
        <w:rPr>
          <w:rFonts w:cs="Times New Roman"/>
          <w:b/>
          <w:color w:val="000000" w:themeColor="text1"/>
        </w:rPr>
        <w:t>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Diverse Western Perspectives </w:t>
      </w:r>
    </w:p>
    <w:p w14:paraId="1613DDA4" w14:textId="4F2F8AC7" w:rsidR="00D97E82" w:rsidRPr="00424939" w:rsidRDefault="00D97E82" w:rsidP="009A4657">
      <w:r w:rsidRPr="00424939">
        <w:t>Reading, in translation, of a selection of works centering on a theme, genre, time period, or author. Selected works focus on diverse Western perspectives: women’s writing, gay and lesbian literature, or Quebecois literature. Students preparing a French &amp; Francophone major or minor</w:t>
      </w:r>
      <w:r w:rsidRPr="00424939">
        <w:fldChar w:fldCharType="begin"/>
      </w:r>
      <w:r w:rsidRPr="00424939">
        <w:instrText xml:space="preserve"> XE "</w:instrText>
      </w:r>
      <w:del w:id="12479" w:author="Summer 2023 updates" w:date="2024-07-31T13:42:00Z">
        <w:r w:rsidRPr="00424939">
          <w:rPr>
            <w:rStyle w:val="Strong"/>
            <w:rFonts w:ascii="Garamond" w:hAnsi="Garamond"/>
            <w:color w:val="000000" w:themeColor="text1"/>
          </w:rPr>
          <w:delInstrText>minor</w:delInstrText>
        </w:r>
      </w:del>
      <w:ins w:id="12480" w:author="Summer 2023 updates" w:date="2024-07-31T13:42:00Z">
        <w:r w:rsidR="0029023B">
          <w:rPr>
            <w:rStyle w:val="Strong"/>
            <w:rFonts w:ascii="Garamond" w:hAnsi="Garamond"/>
            <w:color w:val="000000" w:themeColor="text1"/>
          </w:rPr>
          <w:instrText>M</w:instrText>
        </w:r>
        <w:r w:rsidRPr="00424939">
          <w:rPr>
            <w:rStyle w:val="Strong"/>
            <w:rFonts w:ascii="Garamond" w:hAnsi="Garamond"/>
            <w:color w:val="000000" w:themeColor="text1"/>
          </w:rPr>
          <w:instrText>inor</w:instrText>
        </w:r>
      </w:ins>
      <w:r w:rsidRPr="00424939">
        <w:instrText xml:space="preserve">" </w:instrText>
      </w:r>
      <w:r w:rsidRPr="00424939">
        <w:fldChar w:fldCharType="end"/>
      </w:r>
      <w:r w:rsidRPr="00424939">
        <w:t xml:space="preserve"> are required to complete selected assignments in French. Taught in English</w:t>
      </w:r>
      <w:r w:rsidRPr="00424939">
        <w:fldChar w:fldCharType="begin"/>
      </w:r>
      <w:r w:rsidRPr="00424939">
        <w:instrText xml:space="preserve"> XE "English" </w:instrText>
      </w:r>
      <w:r w:rsidRPr="00424939">
        <w:fldChar w:fldCharType="end"/>
      </w:r>
      <w:r w:rsidRPr="00424939">
        <w:t>. (0.5 course credit)</w:t>
      </w:r>
    </w:p>
    <w:p w14:paraId="7ADF3824" w14:textId="373DC419" w:rsidR="005475A9" w:rsidRPr="00424939" w:rsidRDefault="005475A9" w:rsidP="00B4012D">
      <w:pPr>
        <w:spacing w:after="0"/>
        <w:rPr>
          <w:rFonts w:cs="Times New Roman"/>
          <w:b/>
          <w:color w:val="000000" w:themeColor="text1"/>
        </w:rPr>
      </w:pPr>
      <w:r w:rsidRPr="00424939">
        <w:rPr>
          <w:rFonts w:cs="Times New Roman"/>
          <w:b/>
          <w:color w:val="000000" w:themeColor="text1"/>
        </w:rPr>
        <w:t xml:space="preserve">FRE-158 France </w:t>
      </w:r>
      <w:r w:rsidR="00252EEC" w:rsidRPr="00424939">
        <w:rPr>
          <w:rFonts w:cs="Times New Roman"/>
          <w:b/>
          <w:color w:val="000000" w:themeColor="text1"/>
        </w:rPr>
        <w:t>and the Francophone World</w:t>
      </w:r>
      <w:r w:rsidRPr="00424939">
        <w:rPr>
          <w:rFonts w:cs="Times New Roman"/>
          <w:b/>
          <w:color w:val="000000" w:themeColor="text1"/>
        </w:rPr>
        <w:t xml:space="preserve"> </w:t>
      </w:r>
    </w:p>
    <w:p w14:paraId="6079B0FE" w14:textId="45575D52" w:rsidR="00252EEC" w:rsidRPr="00424939" w:rsidRDefault="00FE1281" w:rsidP="006A0F1C">
      <w:r w:rsidRPr="00424939">
        <w:t xml:space="preserve">Examines the </w:t>
      </w:r>
      <w:r w:rsidR="00252EEC" w:rsidRPr="00424939">
        <w:t>social, cu</w:t>
      </w:r>
      <w:r w:rsidRPr="00424939">
        <w:t>ltural, political, and economic</w:t>
      </w:r>
      <w:r w:rsidR="00252EEC" w:rsidRPr="00424939">
        <w:t xml:space="preserve"> issues central to an understanding of contemporary France and the francophone world.  The format of this course includes films and guest speakers. Taught in English</w:t>
      </w:r>
      <w:r w:rsidR="00B8454E" w:rsidRPr="00424939">
        <w:fldChar w:fldCharType="begin"/>
      </w:r>
      <w:r w:rsidR="00B8454E" w:rsidRPr="00424939">
        <w:instrText xml:space="preserve"> XE "English" </w:instrText>
      </w:r>
      <w:r w:rsidR="00B8454E" w:rsidRPr="00424939">
        <w:fldChar w:fldCharType="end"/>
      </w:r>
      <w:r w:rsidR="00252EEC" w:rsidRPr="00424939">
        <w:t>.</w:t>
      </w:r>
      <w:r w:rsidRPr="00424939">
        <w:t xml:space="preserve"> (0.5 course credit)</w:t>
      </w:r>
      <w:r w:rsidR="00252EEC" w:rsidRPr="00424939">
        <w:t xml:space="preserve"> </w:t>
      </w:r>
    </w:p>
    <w:p w14:paraId="2B9FBABF" w14:textId="1A3F75CB" w:rsidR="00313089" w:rsidRPr="00424939" w:rsidRDefault="00313089" w:rsidP="00313089">
      <w:pPr>
        <w:spacing w:after="0"/>
        <w:rPr>
          <w:rFonts w:cs="Times New Roman"/>
          <w:b/>
          <w:color w:val="000000" w:themeColor="text1"/>
          <w:lang w:bidi="en-US"/>
        </w:rPr>
      </w:pPr>
      <w:r w:rsidRPr="00424939">
        <w:rPr>
          <w:rFonts w:cs="Times New Roman"/>
          <w:b/>
          <w:color w:val="000000" w:themeColor="text1"/>
          <w:lang w:bidi="en-US"/>
        </w:rPr>
        <w:t>FRE-</w:t>
      </w:r>
      <w:r>
        <w:rPr>
          <w:rFonts w:cs="Times New Roman"/>
          <w:b/>
          <w:color w:val="000000" w:themeColor="text1"/>
          <w:lang w:bidi="en-US"/>
        </w:rPr>
        <w:t>199</w:t>
      </w:r>
      <w:r w:rsidRPr="00424939">
        <w:rPr>
          <w:rFonts w:cs="Times New Roman"/>
          <w:b/>
          <w:color w:val="000000" w:themeColor="text1"/>
          <w:lang w:bidi="en-US"/>
        </w:rPr>
        <w:t xml:space="preserve"> </w:t>
      </w:r>
      <w:r w:rsidRPr="00313089">
        <w:rPr>
          <w:rFonts w:cs="Times New Roman"/>
          <w:b/>
          <w:color w:val="000000" w:themeColor="text1"/>
          <w:lang w:bidi="en-US"/>
        </w:rPr>
        <w:t>May Term in the Francophone World</w:t>
      </w:r>
    </w:p>
    <w:p w14:paraId="5DA1CD6F" w14:textId="56F24584" w:rsidR="00313089" w:rsidRDefault="00313089" w:rsidP="009A4657">
      <w:pPr>
        <w:rPr>
          <w:lang w:bidi="en-US"/>
        </w:rPr>
      </w:pPr>
      <w:r w:rsidRPr="00313089">
        <w:rPr>
          <w:lang w:bidi="en-US"/>
        </w:rPr>
        <w:t xml:space="preserve">Explores the history, culture, and arts in a site within the francophone world. Sites and topics vary by term. May count toward a major or minor if completed in French. </w:t>
      </w:r>
      <w:r w:rsidRPr="007F2936">
        <w:rPr>
          <w:u w:val="single"/>
          <w:lang w:bidi="en-US"/>
        </w:rPr>
        <w:t>Prerequisite</w:t>
      </w:r>
      <w:r w:rsidRPr="00313089">
        <w:rPr>
          <w:lang w:bidi="en-US"/>
        </w:rPr>
        <w:t>: consent of instructor.</w:t>
      </w:r>
      <w:r>
        <w:rPr>
          <w:lang w:bidi="en-US"/>
        </w:rPr>
        <w:t xml:space="preserve"> (Offered May Term only)</w:t>
      </w:r>
    </w:p>
    <w:p w14:paraId="7E490A57" w14:textId="647E5578" w:rsidR="00B75B3B" w:rsidRPr="00424939" w:rsidRDefault="00B75B3B" w:rsidP="00313089">
      <w:pPr>
        <w:keepNext/>
        <w:keepLines/>
        <w:spacing w:after="0"/>
        <w:rPr>
          <w:rFonts w:cs="Times New Roman"/>
          <w:b/>
          <w:color w:val="000000" w:themeColor="text1"/>
        </w:rPr>
      </w:pPr>
      <w:r w:rsidRPr="00424939">
        <w:rPr>
          <w:rFonts w:cs="Times New Roman"/>
          <w:b/>
          <w:color w:val="000000" w:themeColor="text1"/>
        </w:rPr>
        <w:t>FRE-</w:t>
      </w:r>
      <w:r w:rsidR="008E1B1E" w:rsidRPr="00424939">
        <w:rPr>
          <w:rFonts w:cs="Times New Roman"/>
          <w:b/>
          <w:color w:val="000000" w:themeColor="text1"/>
        </w:rPr>
        <w:t>235</w:t>
      </w:r>
      <w:r w:rsidRPr="00424939">
        <w:rPr>
          <w:rFonts w:cs="Times New Roman"/>
          <w:b/>
          <w:color w:val="000000" w:themeColor="text1"/>
        </w:rPr>
        <w:t xml:space="preserve"> Intermediate French</w:t>
      </w:r>
    </w:p>
    <w:p w14:paraId="6C540104" w14:textId="54533C18" w:rsidR="00B75B3B" w:rsidRPr="00424939" w:rsidRDefault="00B75B3B" w:rsidP="009A4657">
      <w:r w:rsidRPr="00424939">
        <w:t xml:space="preserve">Reviews French grammar and vocabulary in the context of an introduction to French and Francophone culture. Includes short readings and compositions, films, discussions, and immersion activities to improve language skills. Designed for students who have completed two semesters of French at Coe or with 2-4 years of high school French. </w:t>
      </w:r>
      <w:r w:rsidRPr="00424939">
        <w:rPr>
          <w:u w:val="single"/>
        </w:rPr>
        <w:t>Prerequisite</w:t>
      </w:r>
      <w:r w:rsidRPr="00424939">
        <w:t>: placement, Elementary French II (FRE-125) or consent of instructor.</w:t>
      </w:r>
    </w:p>
    <w:p w14:paraId="6FED195C" w14:textId="77777777" w:rsidR="0099609A" w:rsidRDefault="0099609A">
      <w:pPr>
        <w:spacing w:after="200" w:line="276" w:lineRule="auto"/>
        <w:rPr>
          <w:ins w:id="12481" w:author="Summer 2023 updates" w:date="2024-07-31T13:42:00Z"/>
          <w:rFonts w:cs="Times New Roman"/>
          <w:b/>
          <w:color w:val="000000" w:themeColor="text1"/>
        </w:rPr>
      </w:pPr>
      <w:ins w:id="12482" w:author="Summer 2023 updates" w:date="2024-07-31T13:42:00Z">
        <w:r>
          <w:rPr>
            <w:rFonts w:cs="Times New Roman"/>
            <w:b/>
            <w:color w:val="000000" w:themeColor="text1"/>
          </w:rPr>
          <w:br w:type="page"/>
        </w:r>
      </w:ins>
    </w:p>
    <w:p w14:paraId="2921EB3F" w14:textId="39D9B477" w:rsidR="005475A9" w:rsidRPr="00424939" w:rsidRDefault="005475A9" w:rsidP="00DB5E9E">
      <w:pPr>
        <w:spacing w:after="0"/>
        <w:rPr>
          <w:rFonts w:cs="Times New Roman"/>
          <w:b/>
          <w:color w:val="000000" w:themeColor="text1"/>
        </w:rPr>
      </w:pPr>
      <w:r w:rsidRPr="00424939">
        <w:rPr>
          <w:rFonts w:cs="Times New Roman"/>
          <w:b/>
          <w:color w:val="000000" w:themeColor="text1"/>
        </w:rPr>
        <w:t>FRE-315</w:t>
      </w:r>
      <w:r w:rsidR="00C338D4" w:rsidRPr="00424939">
        <w:rPr>
          <w:rFonts w:cs="Times New Roman"/>
          <w:b/>
          <w:color w:val="000000" w:themeColor="text1"/>
        </w:rPr>
        <w:t xml:space="preserve"> </w:t>
      </w:r>
      <w:r w:rsidR="00FE1281" w:rsidRPr="00424939">
        <w:rPr>
          <w:rFonts w:cs="Times New Roman"/>
          <w:b/>
          <w:color w:val="000000" w:themeColor="text1"/>
        </w:rPr>
        <w:t xml:space="preserve">Oral and Written Communication Skills </w:t>
      </w:r>
      <w:r w:rsidR="00AD5B40" w:rsidRPr="00424939">
        <w:rPr>
          <w:rFonts w:cs="Times New Roman"/>
          <w:b/>
          <w:color w:val="000000" w:themeColor="text1"/>
        </w:rPr>
        <w:t>(WE)</w:t>
      </w:r>
    </w:p>
    <w:p w14:paraId="5177AD63" w14:textId="054AF1C3" w:rsidR="00241405" w:rsidRPr="00424939" w:rsidRDefault="00E2647B" w:rsidP="009A4657">
      <w:pPr>
        <w:rPr>
          <w:lang w:bidi="en-US"/>
        </w:rPr>
      </w:pPr>
      <w:r w:rsidRPr="00E2647B">
        <w:rPr>
          <w:lang w:bidi="en-US"/>
        </w:rPr>
        <w:t>Continues the development of linguistic proficiency from Intermediate French with particular emphasis on the particular ways in which native speakers of French express themselves. The course includes oral presentations and readings as well as creation of a podcast and a portfolio of original texts.</w:t>
      </w:r>
      <w:r w:rsidR="00FE1281" w:rsidRPr="00424939">
        <w:t xml:space="preserve"> </w:t>
      </w:r>
      <w:r w:rsidR="00241405" w:rsidRPr="00424939">
        <w:rPr>
          <w:u w:val="single"/>
          <w:lang w:bidi="en-US"/>
        </w:rPr>
        <w:t>Prerequisite</w:t>
      </w:r>
      <w:r w:rsidR="00241405" w:rsidRPr="00424939">
        <w:rPr>
          <w:lang w:bidi="en-US"/>
        </w:rPr>
        <w:t>: Intermediate French II (FRE-2</w:t>
      </w:r>
      <w:r w:rsidR="00F508C8">
        <w:rPr>
          <w:lang w:bidi="en-US"/>
        </w:rPr>
        <w:t>3</w:t>
      </w:r>
      <w:r w:rsidR="00241405" w:rsidRPr="00424939">
        <w:rPr>
          <w:lang w:bidi="en-US"/>
        </w:rPr>
        <w:t>5) or consent of instructor.</w:t>
      </w:r>
    </w:p>
    <w:p w14:paraId="0E84DC28" w14:textId="3A201904" w:rsidR="005475A9" w:rsidRPr="00424939" w:rsidRDefault="005475A9" w:rsidP="008825E8">
      <w:pPr>
        <w:keepNext/>
        <w:spacing w:after="0"/>
        <w:rPr>
          <w:rFonts w:cs="Times New Roman"/>
          <w:b/>
          <w:color w:val="000000" w:themeColor="text1"/>
        </w:rPr>
      </w:pPr>
      <w:r w:rsidRPr="00424939">
        <w:rPr>
          <w:rFonts w:cs="Times New Roman"/>
          <w:b/>
          <w:color w:val="000000" w:themeColor="text1"/>
        </w:rPr>
        <w:t>FRE-335 Introduction to French</w:t>
      </w:r>
      <w:r w:rsidR="00675935" w:rsidRPr="00424939">
        <w:rPr>
          <w:rFonts w:cs="Times New Roman"/>
          <w:b/>
          <w:color w:val="000000" w:themeColor="text1"/>
        </w:rPr>
        <w:t xml:space="preserve"> &amp; Francophone</w:t>
      </w:r>
      <w:r w:rsidRPr="00424939">
        <w:rPr>
          <w:rFonts w:cs="Times New Roman"/>
          <w:b/>
          <w:color w:val="000000" w:themeColor="text1"/>
        </w:rPr>
        <w:t xml:space="preserv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D5B40" w:rsidRPr="00424939">
        <w:rPr>
          <w:rFonts w:cs="Times New Roman"/>
          <w:b/>
          <w:color w:val="000000" w:themeColor="text1"/>
        </w:rPr>
        <w:t>(WE)</w:t>
      </w:r>
    </w:p>
    <w:p w14:paraId="5C1D09B7" w14:textId="62439008" w:rsidR="0022107A" w:rsidRPr="00424939" w:rsidRDefault="0022107A" w:rsidP="006A0F1C">
      <w:pPr>
        <w:rPr>
          <w:lang w:bidi="en-US"/>
        </w:rPr>
      </w:pPr>
      <w:r w:rsidRPr="00424939">
        <w:rPr>
          <w:lang w:bidi="en-US"/>
        </w:rPr>
        <w:t>Focuses on c</w:t>
      </w:r>
      <w:r w:rsidR="0002681B" w:rsidRPr="00424939">
        <w:rPr>
          <w:lang w:bidi="en-US"/>
        </w:rPr>
        <w:t xml:space="preserve">lose reading and critical analysis of </w:t>
      </w:r>
      <w:r w:rsidR="00BA21AC">
        <w:rPr>
          <w:lang w:bidi="en-US"/>
        </w:rPr>
        <w:t>French s</w:t>
      </w:r>
      <w:r w:rsidR="00BA21AC" w:rsidRPr="00BA21AC">
        <w:rPr>
          <w:lang w:bidi="en-US"/>
        </w:rPr>
        <w:t>hort fiction, poetry, plays, and graphic novels. Students write, revise, and edit longer papers as well as develop their own creative voices in French. Course themes vary per term. May be taken more than once for credit for a maximum of 2.0 cred</w:t>
      </w:r>
      <w:r w:rsidR="00BA21AC">
        <w:rPr>
          <w:lang w:bidi="en-US"/>
        </w:rPr>
        <w:t>its</w:t>
      </w:r>
      <w:r w:rsidR="00FE1281" w:rsidRPr="00424939">
        <w:t>.</w:t>
      </w:r>
      <w:r w:rsidR="0002681B" w:rsidRPr="00424939">
        <w:rPr>
          <w:lang w:bidi="en-US"/>
        </w:rPr>
        <w:t xml:space="preserve"> </w:t>
      </w:r>
      <w:r w:rsidR="0002681B" w:rsidRPr="00424939">
        <w:rPr>
          <w:u w:val="single"/>
          <w:lang w:bidi="en-US"/>
        </w:rPr>
        <w:t>Prerequisite</w:t>
      </w:r>
      <w:r w:rsidR="0002681B" w:rsidRPr="00424939">
        <w:rPr>
          <w:lang w:bidi="en-US"/>
        </w:rPr>
        <w:t xml:space="preserve">: </w:t>
      </w:r>
      <w:r w:rsidRPr="00424939">
        <w:rPr>
          <w:lang w:bidi="en-US"/>
        </w:rPr>
        <w:t>Oral and Written Communication Skills (FRE-315) or consent of instructor.</w:t>
      </w:r>
    </w:p>
    <w:p w14:paraId="7261AD2E" w14:textId="7B1ED4BD" w:rsidR="001372B9" w:rsidRPr="00424939" w:rsidRDefault="001372B9" w:rsidP="001372B9">
      <w:pPr>
        <w:spacing w:after="0"/>
        <w:rPr>
          <w:rFonts w:cs="Times New Roman"/>
          <w:b/>
          <w:color w:val="000000" w:themeColor="text1"/>
          <w:lang w:bidi="en-US"/>
        </w:rPr>
      </w:pPr>
      <w:r w:rsidRPr="00424939">
        <w:rPr>
          <w:rFonts w:cs="Times New Roman"/>
          <w:b/>
          <w:color w:val="000000" w:themeColor="text1"/>
          <w:lang w:bidi="en-US"/>
        </w:rPr>
        <w:t>FRE-3</w:t>
      </w:r>
      <w:r>
        <w:rPr>
          <w:rFonts w:cs="Times New Roman"/>
          <w:b/>
          <w:color w:val="000000" w:themeColor="text1"/>
          <w:lang w:bidi="en-US"/>
        </w:rPr>
        <w:t>39</w:t>
      </w:r>
      <w:r w:rsidRPr="00424939">
        <w:rPr>
          <w:rFonts w:cs="Times New Roman"/>
          <w:b/>
          <w:color w:val="000000" w:themeColor="text1"/>
          <w:lang w:bidi="en-US"/>
        </w:rPr>
        <w:t xml:space="preserve"> </w:t>
      </w:r>
      <w:r>
        <w:rPr>
          <w:rFonts w:cs="Times New Roman"/>
          <w:b/>
          <w:color w:val="000000" w:themeColor="text1"/>
          <w:lang w:bidi="en-US"/>
        </w:rPr>
        <w:t>French for Health Care</w:t>
      </w:r>
    </w:p>
    <w:p w14:paraId="3115A077" w14:textId="7504A797" w:rsidR="001372B9" w:rsidRDefault="001372B9" w:rsidP="006A0F1C">
      <w:pPr>
        <w:rPr>
          <w:lang w:bidi="en-US"/>
        </w:rPr>
      </w:pPr>
      <w:r w:rsidRPr="001372B9">
        <w:rPr>
          <w:lang w:bidi="en-US"/>
        </w:rPr>
        <w:t>Prepares students for using French in health and wellness contexts. Students learn essential vocabulary, improve written and oral communi</w:t>
      </w:r>
      <w:r>
        <w:rPr>
          <w:lang w:bidi="en-US"/>
        </w:rPr>
        <w:t xml:space="preserve">cation skills, examine cultural </w:t>
      </w:r>
      <w:r w:rsidRPr="001372B9">
        <w:rPr>
          <w:lang w:bidi="en-US"/>
        </w:rPr>
        <w:t xml:space="preserve">differences, develop skills in translation and medical interpretation, and complete an independent project based on professional interests. May involve community engagement. Can be taken by arrangement. </w:t>
      </w:r>
      <w:r w:rsidRPr="001372B9">
        <w:rPr>
          <w:u w:val="single"/>
          <w:lang w:bidi="en-US"/>
        </w:rPr>
        <w:t>Prerequisite</w:t>
      </w:r>
      <w:r w:rsidRPr="001372B9">
        <w:rPr>
          <w:lang w:bidi="en-US"/>
        </w:rPr>
        <w:t>: Oral and Written Communication Skills (FRE-315) or consent of instructor.</w:t>
      </w:r>
    </w:p>
    <w:p w14:paraId="65377103" w14:textId="711AED7C" w:rsidR="008E1B1E" w:rsidRPr="00424939" w:rsidRDefault="008E1B1E" w:rsidP="001372B9">
      <w:pPr>
        <w:spacing w:after="0"/>
        <w:rPr>
          <w:rFonts w:cs="Times New Roman"/>
          <w:b/>
          <w:color w:val="000000" w:themeColor="text1"/>
          <w:lang w:bidi="en-US"/>
        </w:rPr>
      </w:pPr>
      <w:r w:rsidRPr="00424939">
        <w:rPr>
          <w:rFonts w:cs="Times New Roman"/>
          <w:b/>
          <w:color w:val="000000" w:themeColor="text1"/>
          <w:lang w:bidi="en-US"/>
        </w:rPr>
        <w:t xml:space="preserve">FRE-340 French </w:t>
      </w:r>
      <w:r w:rsidRPr="00424939">
        <w:rPr>
          <w:rFonts w:cs="Times New Roman"/>
          <w:b/>
          <w:color w:val="000000" w:themeColor="text1"/>
        </w:rPr>
        <w:t>&amp; Francophone</w:t>
      </w:r>
      <w:r w:rsidRPr="00424939">
        <w:rPr>
          <w:rFonts w:cs="Times New Roman"/>
          <w:b/>
          <w:color w:val="000000" w:themeColor="text1"/>
          <w:lang w:bidi="en-US"/>
        </w:rPr>
        <w:t xml:space="preserve"> Cinema (WE)</w:t>
      </w:r>
    </w:p>
    <w:p w14:paraId="1AF76C83" w14:textId="77777777" w:rsidR="008E1B1E" w:rsidRPr="00424939" w:rsidRDefault="008E1B1E" w:rsidP="006A0F1C">
      <w:pPr>
        <w:rPr>
          <w:lang w:bidi="en-US"/>
        </w:rPr>
      </w:pPr>
      <w:r w:rsidRPr="00424939">
        <w:rPr>
          <w:lang w:bidi="en-US"/>
        </w:rPr>
        <w:t xml:space="preserve">Survey of some of the major genres, directors, and films of French and francophone cinema from the Lumière brothers to the present, as well as discussions of French film culture and cinema’s relations to history, literature, and other forms of visual and media arts. Students produce their own short films in French. </w:t>
      </w:r>
      <w:r w:rsidRPr="00424939">
        <w:rPr>
          <w:u w:val="single"/>
          <w:lang w:bidi="en-US"/>
        </w:rPr>
        <w:t>Prerequisite</w:t>
      </w:r>
      <w:r w:rsidRPr="00424939">
        <w:rPr>
          <w:lang w:bidi="en-US"/>
        </w:rPr>
        <w:t>: Oral and Written Communication Skills (FRE-315) or consent of instructor.</w:t>
      </w:r>
    </w:p>
    <w:p w14:paraId="77AB5AC0" w14:textId="22E8C090" w:rsidR="00BD5A58" w:rsidRPr="00424939" w:rsidRDefault="00675935" w:rsidP="00BD5A58">
      <w:pPr>
        <w:spacing w:after="0"/>
        <w:rPr>
          <w:rFonts w:cs="Times New Roman"/>
          <w:b/>
          <w:color w:val="000000" w:themeColor="text1"/>
        </w:rPr>
      </w:pPr>
      <w:r w:rsidRPr="00424939">
        <w:rPr>
          <w:rFonts w:cs="Times New Roman"/>
          <w:b/>
          <w:color w:val="000000" w:themeColor="text1"/>
        </w:rPr>
        <w:t>FRE-345 F</w:t>
      </w:r>
      <w:r w:rsidR="00BD5A58" w:rsidRPr="00424939">
        <w:rPr>
          <w:rFonts w:cs="Times New Roman"/>
          <w:b/>
          <w:color w:val="000000" w:themeColor="text1"/>
        </w:rPr>
        <w:t>rench Cultur</w:t>
      </w:r>
      <w:r w:rsidRPr="00424939">
        <w:rPr>
          <w:rFonts w:cs="Times New Roman"/>
          <w:b/>
          <w:color w:val="000000" w:themeColor="text1"/>
        </w:rPr>
        <w:t>al History</w:t>
      </w:r>
      <w:r w:rsidR="00AD5B40" w:rsidRPr="00424939">
        <w:rPr>
          <w:rFonts w:cs="Times New Roman"/>
          <w:b/>
          <w:color w:val="000000" w:themeColor="text1"/>
        </w:rPr>
        <w:t xml:space="preserve"> (WE)</w:t>
      </w:r>
    </w:p>
    <w:p w14:paraId="32F14D2F" w14:textId="77777777" w:rsidR="0022107A" w:rsidRPr="00424939" w:rsidRDefault="00BD5A58" w:rsidP="009A4657">
      <w:pPr>
        <w:rPr>
          <w:lang w:bidi="en-US"/>
        </w:rPr>
      </w:pPr>
      <w:r w:rsidRPr="00424939">
        <w:rPr>
          <w:lang w:bidi="en-US"/>
        </w:rPr>
        <w:t xml:space="preserve">Investigates the interrelated developments of French language, history, thought, and the arts to provide a solid foundation for the study of literature and culture.  Films, performances, and a trip to a major art museum are required aspects of the course.  </w:t>
      </w:r>
      <w:r w:rsidRPr="00424939">
        <w:rPr>
          <w:u w:val="single"/>
          <w:lang w:bidi="en-US"/>
        </w:rPr>
        <w:t>Prerequisite</w:t>
      </w:r>
      <w:r w:rsidRPr="00424939">
        <w:rPr>
          <w:lang w:bidi="en-US"/>
        </w:rPr>
        <w:t xml:space="preserve">: </w:t>
      </w:r>
      <w:r w:rsidR="0022107A" w:rsidRPr="00424939">
        <w:rPr>
          <w:lang w:bidi="en-US"/>
        </w:rPr>
        <w:t>Oral and Written Communication Skills (FRE-315) or consent of instructor.</w:t>
      </w:r>
    </w:p>
    <w:p w14:paraId="66BB7DEF" w14:textId="6DEBDF23" w:rsidR="001333CF" w:rsidRPr="00424939" w:rsidRDefault="001333CF" w:rsidP="00252D65">
      <w:pPr>
        <w:keepNext/>
        <w:spacing w:after="0"/>
        <w:rPr>
          <w:rFonts w:cs="Times New Roman"/>
          <w:b/>
          <w:color w:val="000000" w:themeColor="text1"/>
        </w:rPr>
      </w:pPr>
      <w:r w:rsidRPr="00424939">
        <w:rPr>
          <w:rFonts w:cs="Times New Roman"/>
          <w:b/>
          <w:color w:val="000000" w:themeColor="text1"/>
        </w:rPr>
        <w:t xml:space="preserve">FRE-394 Directed </w:t>
      </w:r>
      <w:del w:id="12483" w:author="Summer 2023 updates" w:date="2024-07-31T13:42:00Z">
        <w:r w:rsidRPr="00424939">
          <w:rPr>
            <w:rFonts w:cs="Times New Roman"/>
            <w:b/>
            <w:color w:val="000000" w:themeColor="text1"/>
          </w:rPr>
          <w:delText>Reading</w:delText>
        </w:r>
      </w:del>
      <w:ins w:id="12484"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p>
    <w:p w14:paraId="04957E74" w14:textId="77777777" w:rsidR="0022107A" w:rsidRPr="00424939" w:rsidRDefault="006F4253" w:rsidP="009A4657">
      <w:pPr>
        <w:rPr>
          <w:lang w:bidi="en-US"/>
        </w:rPr>
      </w:pPr>
      <w:r w:rsidRPr="00424939">
        <w:t>Examines</w:t>
      </w:r>
      <w:r w:rsidR="001333CF" w:rsidRPr="00424939">
        <w:t xml:space="preserve"> a particular aspect of literature </w:t>
      </w:r>
      <w:r w:rsidRPr="00424939">
        <w:t xml:space="preserve">or media studies in French </w:t>
      </w:r>
      <w:r w:rsidR="001333CF" w:rsidRPr="00424939">
        <w:t xml:space="preserve">unavailable through the regular sequence of courses offered. Periodic conferences and papers are required. </w:t>
      </w:r>
      <w:r w:rsidRPr="00424939">
        <w:t xml:space="preserve">May be taken more than once for credit for a maximum of 2.0 credits. </w:t>
      </w:r>
      <w:r w:rsidR="001333CF" w:rsidRPr="00424939">
        <w:rPr>
          <w:u w:val="single"/>
        </w:rPr>
        <w:t>Prerequisite</w:t>
      </w:r>
      <w:r w:rsidR="001333CF" w:rsidRPr="00424939">
        <w:t xml:space="preserve">: </w:t>
      </w:r>
      <w:r w:rsidR="0022107A" w:rsidRPr="00424939">
        <w:rPr>
          <w:u w:val="single"/>
          <w:lang w:bidi="en-US"/>
        </w:rPr>
        <w:t>Two</w:t>
      </w:r>
      <w:r w:rsidR="0022107A" w:rsidRPr="00424939">
        <w:rPr>
          <w:lang w:bidi="en-US"/>
        </w:rPr>
        <w:t xml:space="preserve"> 300-level French &amp; Francophone courses or consent of instructor.</w:t>
      </w:r>
    </w:p>
    <w:p w14:paraId="52F71740" w14:textId="60F3EC8A" w:rsidR="00141CDF" w:rsidRPr="00424939" w:rsidRDefault="00141CDF" w:rsidP="00313089">
      <w:pPr>
        <w:spacing w:before="40" w:after="0"/>
        <w:rPr>
          <w:rFonts w:cs="Times New Roman"/>
          <w:b/>
          <w:color w:val="000000" w:themeColor="text1"/>
          <w:lang w:bidi="en-US"/>
        </w:rPr>
      </w:pPr>
      <w:r w:rsidRPr="00424939">
        <w:rPr>
          <w:rFonts w:cs="Times New Roman"/>
          <w:b/>
          <w:color w:val="000000" w:themeColor="text1"/>
          <w:lang w:bidi="en-US"/>
        </w:rPr>
        <w:t>FRE-</w:t>
      </w:r>
      <w:r w:rsidR="0097110C" w:rsidRPr="00424939">
        <w:rPr>
          <w:rFonts w:cs="Times New Roman"/>
          <w:b/>
          <w:color w:val="000000" w:themeColor="text1"/>
          <w:lang w:bidi="en-US"/>
        </w:rPr>
        <w:t>400</w:t>
      </w:r>
      <w:r w:rsidRPr="00424939">
        <w:rPr>
          <w:rFonts w:cs="Times New Roman"/>
          <w:b/>
          <w:color w:val="000000" w:themeColor="text1"/>
          <w:lang w:bidi="en-US"/>
        </w:rPr>
        <w:t xml:space="preserve"> Advanced Language Skills</w:t>
      </w:r>
    </w:p>
    <w:p w14:paraId="1F67A5DB" w14:textId="45E98AB1" w:rsidR="00141CDF" w:rsidRPr="00424939" w:rsidRDefault="00141CDF" w:rsidP="009A4657">
      <w:pPr>
        <w:rPr>
          <w:lang w:bidi="en-US"/>
        </w:rPr>
      </w:pPr>
      <w:r w:rsidRPr="00424939">
        <w:rPr>
          <w:lang w:bidi="en-US"/>
        </w:rPr>
        <w:t xml:space="preserve">Focuses on improving linguistic skills and deepening understanding of how French is used in a variety of contexts and media through intensive practice. Topics vary from term to term. </w:t>
      </w:r>
      <w:r w:rsidRPr="00424939">
        <w:t>May be taken more than once for credit for a maximum of 2.0 credits.</w:t>
      </w:r>
      <w:r w:rsidRPr="00424939">
        <w:rPr>
          <w:lang w:bidi="en-US"/>
        </w:rPr>
        <w:t xml:space="preserve"> </w:t>
      </w:r>
      <w:r w:rsidRPr="00424939">
        <w:rPr>
          <w:u w:val="single"/>
          <w:lang w:bidi="en-US"/>
        </w:rPr>
        <w:t>Prerequisite</w:t>
      </w:r>
      <w:r w:rsidRPr="00424939">
        <w:rPr>
          <w:lang w:bidi="en-US"/>
        </w:rPr>
        <w:t>: Oral and Written Communication Skills (FRE-315) or consent of instructor.</w:t>
      </w:r>
      <w:r w:rsidR="00C46BFD" w:rsidRPr="00424939">
        <w:rPr>
          <w:lang w:bidi="en-US"/>
        </w:rPr>
        <w:t xml:space="preserve"> </w:t>
      </w:r>
      <w:r w:rsidR="00C46BFD" w:rsidRPr="00424939">
        <w:t>(0.5 course credit)</w:t>
      </w:r>
    </w:p>
    <w:p w14:paraId="3BBA7024" w14:textId="5829ECF2" w:rsidR="001333CF" w:rsidRPr="00424939" w:rsidRDefault="001333CF" w:rsidP="0002205E">
      <w:pPr>
        <w:keepNext/>
        <w:spacing w:after="0"/>
        <w:rPr>
          <w:rFonts w:cs="Times New Roman"/>
          <w:b/>
          <w:color w:val="000000" w:themeColor="text1"/>
        </w:rPr>
      </w:pPr>
      <w:r w:rsidRPr="00424939">
        <w:rPr>
          <w:rFonts w:cs="Times New Roman"/>
          <w:b/>
          <w:color w:val="000000" w:themeColor="text1"/>
        </w:rPr>
        <w:t>FRE-444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7A6CE71F" w14:textId="77777777" w:rsidR="001333CF" w:rsidRPr="00424939" w:rsidRDefault="001333CF" w:rsidP="006A0F1C">
      <w:r w:rsidRPr="00424939">
        <w:t xml:space="preserve">Independent investigation of a selected project in French under the direction of a faculty member of the department. May be taken for an X status grade with consent of instructor prior to registration.  </w:t>
      </w:r>
      <w:r w:rsidRPr="00424939">
        <w:rPr>
          <w:u w:val="single"/>
        </w:rPr>
        <w:t>Prerequisite</w:t>
      </w:r>
      <w:r w:rsidRPr="00424939">
        <w:t xml:space="preserve">: consent of department chair. </w:t>
      </w:r>
    </w:p>
    <w:p w14:paraId="2E681E96" w14:textId="6EEF652A" w:rsidR="005E7E7D" w:rsidRPr="00424939" w:rsidRDefault="003735B3" w:rsidP="005E7E7D">
      <w:pPr>
        <w:widowControl w:val="0"/>
        <w:autoSpaceDE w:val="0"/>
        <w:autoSpaceDN w:val="0"/>
        <w:adjustRightInd w:val="0"/>
        <w:spacing w:after="0"/>
        <w:rPr>
          <w:rFonts w:cs="Times New Roman"/>
          <w:b/>
          <w:color w:val="000000" w:themeColor="text1"/>
          <w:lang w:bidi="en-US"/>
        </w:rPr>
      </w:pPr>
      <w:r w:rsidRPr="00424939">
        <w:rPr>
          <w:rFonts w:cs="Times New Roman"/>
          <w:b/>
          <w:color w:val="000000" w:themeColor="text1"/>
          <w:lang w:bidi="en-US"/>
        </w:rPr>
        <w:t>FRE-44</w:t>
      </w:r>
      <w:r w:rsidR="005E7E7D" w:rsidRPr="00424939">
        <w:rPr>
          <w:rFonts w:cs="Times New Roman"/>
          <w:b/>
          <w:color w:val="000000" w:themeColor="text1"/>
          <w:lang w:bidi="en-US"/>
        </w:rPr>
        <w:t>6</w:t>
      </w:r>
      <w:r w:rsidRPr="00424939">
        <w:rPr>
          <w:rFonts w:cs="Times New Roman"/>
          <w:b/>
          <w:color w:val="000000" w:themeColor="text1"/>
          <w:lang w:bidi="en-US"/>
        </w:rPr>
        <w:t xml:space="preserve"> </w:t>
      </w:r>
      <w:r w:rsidR="006F4253" w:rsidRPr="00424939">
        <w:rPr>
          <w:rFonts w:cs="Times New Roman"/>
          <w:b/>
          <w:color w:val="000000" w:themeColor="text1"/>
          <w:lang w:bidi="en-US"/>
        </w:rPr>
        <w:t>Francophone Voices (WE)</w:t>
      </w:r>
    </w:p>
    <w:p w14:paraId="6228E1AE" w14:textId="78F664D2" w:rsidR="006F4253" w:rsidRPr="00424939" w:rsidRDefault="006F4253" w:rsidP="009A4657">
      <w:pPr>
        <w:rPr>
          <w:lang w:bidi="en-US"/>
        </w:rPr>
      </w:pPr>
      <w:r w:rsidRPr="00424939">
        <w:rPr>
          <w:lang w:bidi="en-US"/>
        </w:rPr>
        <w:t xml:space="preserve">Studies </w:t>
      </w:r>
      <w:r w:rsidR="005E7E7D" w:rsidRPr="00424939">
        <w:rPr>
          <w:lang w:bidi="en-US"/>
        </w:rPr>
        <w:t xml:space="preserve">the history of </w:t>
      </w:r>
      <w:del w:id="12485" w:author="Summer 2023 updates" w:date="2024-07-31T13:42:00Z">
        <w:r w:rsidR="005E7E7D" w:rsidRPr="00424939">
          <w:rPr>
            <w:lang w:bidi="en-US"/>
          </w:rPr>
          <w:delText>"</w:delText>
        </w:r>
      </w:del>
      <w:ins w:id="12486" w:author="Summer 2023 updates" w:date="2024-07-31T13:42:00Z">
        <w:r w:rsidR="00E93F9B">
          <w:rPr>
            <w:lang w:bidi="en-US"/>
          </w:rPr>
          <w:t>“</w:t>
        </w:r>
      </w:ins>
      <w:r w:rsidR="005E7E7D" w:rsidRPr="00424939">
        <w:rPr>
          <w:lang w:bidi="en-US"/>
        </w:rPr>
        <w:t xml:space="preserve">la </w:t>
      </w:r>
      <w:r w:rsidR="009A7233" w:rsidRPr="00424939">
        <w:rPr>
          <w:lang w:bidi="en-US"/>
        </w:rPr>
        <w:t>francophone</w:t>
      </w:r>
      <w:del w:id="12487" w:author="Summer 2023 updates" w:date="2024-07-31T13:42:00Z">
        <w:r w:rsidR="005E7E7D" w:rsidRPr="00424939">
          <w:rPr>
            <w:lang w:bidi="en-US"/>
          </w:rPr>
          <w:delText>"</w:delText>
        </w:r>
      </w:del>
      <w:ins w:id="12488" w:author="Summer 2023 updates" w:date="2024-07-31T13:42:00Z">
        <w:r w:rsidR="00E93F9B">
          <w:rPr>
            <w:lang w:bidi="en-US"/>
          </w:rPr>
          <w:t>”</w:t>
        </w:r>
      </w:ins>
      <w:r w:rsidR="00E93F9B" w:rsidRPr="00424939">
        <w:rPr>
          <w:lang w:bidi="en-US"/>
        </w:rPr>
        <w:t xml:space="preserve"> </w:t>
      </w:r>
      <w:r w:rsidR="005E7E7D" w:rsidRPr="00424939">
        <w:rPr>
          <w:lang w:bidi="en-US"/>
        </w:rPr>
        <w:t xml:space="preserve">in terms of France's colonial experiments, and literary legacies, and current issues of immigration and multiculturalism. Includes novels and films from France, Cameroon, Senegal, Canada, Morocco, and Martinique. </w:t>
      </w:r>
      <w:r w:rsidR="005E7E7D" w:rsidRPr="00424939">
        <w:rPr>
          <w:u w:val="single"/>
          <w:lang w:bidi="en-US"/>
        </w:rPr>
        <w:t>Prerequisite</w:t>
      </w:r>
      <w:r w:rsidR="005E7E7D" w:rsidRPr="00424939">
        <w:rPr>
          <w:lang w:bidi="en-US"/>
        </w:rPr>
        <w:t xml:space="preserve">: </w:t>
      </w:r>
      <w:r w:rsidRPr="00F508C8">
        <w:rPr>
          <w:lang w:bidi="en-US"/>
        </w:rPr>
        <w:t>Two</w:t>
      </w:r>
      <w:r w:rsidRPr="00424939">
        <w:rPr>
          <w:lang w:bidi="en-US"/>
        </w:rPr>
        <w:t xml:space="preserve"> 300-level French &amp; Francophone courses or consent of instructor.</w:t>
      </w:r>
    </w:p>
    <w:p w14:paraId="07F04217" w14:textId="7DFCB140" w:rsidR="00452A74" w:rsidRPr="00424939" w:rsidRDefault="003735B3" w:rsidP="0042443E">
      <w:pPr>
        <w:keepNext/>
        <w:spacing w:after="40"/>
        <w:rPr>
          <w:rFonts w:cs="Times New Roman"/>
          <w:b/>
          <w:color w:val="000000" w:themeColor="text1"/>
          <w:lang w:bidi="en-US"/>
        </w:rPr>
      </w:pPr>
      <w:r w:rsidRPr="00424939">
        <w:rPr>
          <w:rFonts w:cs="Times New Roman"/>
          <w:b/>
          <w:color w:val="000000" w:themeColor="text1"/>
          <w:lang w:bidi="en-US"/>
        </w:rPr>
        <w:t xml:space="preserve">FRE-452 </w:t>
      </w:r>
      <w:r w:rsidR="00686152" w:rsidRPr="00424939">
        <w:rPr>
          <w:rFonts w:cs="Times New Roman"/>
          <w:b/>
          <w:color w:val="000000" w:themeColor="text1"/>
          <w:lang w:bidi="en-US"/>
        </w:rPr>
        <w:t>T</w:t>
      </w:r>
      <w:r w:rsidR="00452A74" w:rsidRPr="00424939">
        <w:rPr>
          <w:rFonts w:cs="Times New Roman"/>
          <w:b/>
          <w:color w:val="000000" w:themeColor="text1"/>
          <w:lang w:bidi="en-US"/>
        </w:rPr>
        <w:t xml:space="preserve">ranslation </w:t>
      </w:r>
      <w:r w:rsidR="00686152" w:rsidRPr="00424939">
        <w:rPr>
          <w:rFonts w:cs="Times New Roman"/>
          <w:b/>
          <w:color w:val="000000" w:themeColor="text1"/>
          <w:lang w:bidi="en-US"/>
        </w:rPr>
        <w:t xml:space="preserve">and Interpretation </w:t>
      </w:r>
      <w:r w:rsidR="00452A74" w:rsidRPr="00424939">
        <w:rPr>
          <w:rFonts w:cs="Times New Roman"/>
          <w:b/>
          <w:color w:val="000000" w:themeColor="text1"/>
          <w:lang w:bidi="en-US"/>
        </w:rPr>
        <w:t>Workshop</w:t>
      </w:r>
      <w:r w:rsidR="00AD5B40" w:rsidRPr="00424939">
        <w:rPr>
          <w:rFonts w:cs="Times New Roman"/>
          <w:b/>
          <w:color w:val="000000" w:themeColor="text1"/>
          <w:lang w:bidi="en-US"/>
        </w:rPr>
        <w:t xml:space="preserve"> </w:t>
      </w:r>
      <w:r w:rsidR="00AD5B40" w:rsidRPr="00424939">
        <w:rPr>
          <w:rFonts w:cs="Times New Roman"/>
          <w:b/>
          <w:color w:val="000000" w:themeColor="text1"/>
        </w:rPr>
        <w:t>(WE)</w:t>
      </w:r>
      <w:r w:rsidR="009F4511" w:rsidRPr="00424939">
        <w:rPr>
          <w:rFonts w:cs="Times New Roman"/>
          <w:b/>
          <w:color w:val="000000" w:themeColor="text1"/>
          <w:lang w:bidi="en-US"/>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lang w:bidi="en-US"/>
        </w:rPr>
        <w:fldChar w:fldCharType="end"/>
      </w:r>
    </w:p>
    <w:p w14:paraId="272426E0" w14:textId="36456DDE" w:rsidR="00452A74" w:rsidRPr="00424939" w:rsidRDefault="00686152" w:rsidP="006A0F1C">
      <w:pPr>
        <w:rPr>
          <w:lang w:bidi="en-US"/>
        </w:rPr>
      </w:pPr>
      <w:r w:rsidRPr="00424939">
        <w:rPr>
          <w:lang w:bidi="en-US"/>
        </w:rPr>
        <w:t xml:space="preserve">Features the intercultural, linguistic, critical, and ethical implications of the practices of translation and interpretation and provides extensive practice in workshops and community settings. Students learn to evaluate the quality of published translations, contribute to a group literary translation project, complete individual </w:t>
      </w:r>
      <w:r w:rsidR="006F4253" w:rsidRPr="00424939">
        <w:rPr>
          <w:lang w:bidi="en-US"/>
        </w:rPr>
        <w:t>p</w:t>
      </w:r>
      <w:r w:rsidRPr="00424939">
        <w:rPr>
          <w:lang w:bidi="en-US"/>
        </w:rPr>
        <w:t>rojects, and work with local community organizations needing help with communications from and into French.</w:t>
      </w:r>
      <w:r w:rsidR="00452A74" w:rsidRPr="00424939">
        <w:rPr>
          <w:lang w:bidi="en-US"/>
        </w:rPr>
        <w:t xml:space="preserve"> </w:t>
      </w:r>
      <w:r w:rsidR="006F4253" w:rsidRPr="00424939">
        <w:rPr>
          <w:lang w:bidi="en-US"/>
        </w:rPr>
        <w:t>P</w:t>
      </w:r>
      <w:r w:rsidR="00452A74" w:rsidRPr="00424939">
        <w:rPr>
          <w:u w:val="single"/>
          <w:lang w:bidi="en-US"/>
        </w:rPr>
        <w:t>rerequisite</w:t>
      </w:r>
      <w:r w:rsidR="00452A74" w:rsidRPr="00424939">
        <w:rPr>
          <w:lang w:bidi="en-US"/>
        </w:rPr>
        <w:t xml:space="preserve">: </w:t>
      </w:r>
      <w:r w:rsidRPr="00F508C8">
        <w:rPr>
          <w:lang w:bidi="en-US"/>
        </w:rPr>
        <w:t>Two</w:t>
      </w:r>
      <w:r w:rsidRPr="00424939">
        <w:rPr>
          <w:lang w:bidi="en-US"/>
        </w:rPr>
        <w:t xml:space="preserve"> 300-level French &amp; Francophone courses</w:t>
      </w:r>
      <w:r w:rsidR="00452A74" w:rsidRPr="00424939">
        <w:rPr>
          <w:lang w:bidi="en-US"/>
        </w:rPr>
        <w:t xml:space="preserve"> or consent of instructor. </w:t>
      </w:r>
    </w:p>
    <w:p w14:paraId="531BF2F2" w14:textId="77777777" w:rsidR="0099609A" w:rsidRDefault="0099609A">
      <w:pPr>
        <w:spacing w:after="200" w:line="276" w:lineRule="auto"/>
        <w:rPr>
          <w:ins w:id="12489" w:author="Summer 2023 updates" w:date="2024-07-31T13:42:00Z"/>
          <w:rFonts w:cs="Times New Roman"/>
          <w:b/>
          <w:color w:val="000000" w:themeColor="text1"/>
        </w:rPr>
      </w:pPr>
      <w:ins w:id="12490" w:author="Summer 2023 updates" w:date="2024-07-31T13:42:00Z">
        <w:r>
          <w:rPr>
            <w:rFonts w:cs="Times New Roman"/>
            <w:b/>
            <w:color w:val="000000" w:themeColor="text1"/>
          </w:rPr>
          <w:br w:type="page"/>
        </w:r>
      </w:ins>
    </w:p>
    <w:p w14:paraId="114FFDE8" w14:textId="5108A12C" w:rsidR="001333CF" w:rsidRPr="00424939" w:rsidRDefault="001333CF" w:rsidP="001333CF">
      <w:pPr>
        <w:spacing w:after="0"/>
        <w:rPr>
          <w:rFonts w:cs="Times New Roman"/>
          <w:b/>
          <w:color w:val="000000" w:themeColor="text1"/>
        </w:rPr>
      </w:pPr>
      <w:r w:rsidRPr="00424939">
        <w:rPr>
          <w:rFonts w:cs="Times New Roman"/>
          <w:b/>
          <w:color w:val="000000" w:themeColor="text1"/>
        </w:rPr>
        <w:t>FRE-494 Internship in French</w:t>
      </w:r>
    </w:p>
    <w:p w14:paraId="502092B1" w14:textId="0EE8A205" w:rsidR="001476BF" w:rsidRPr="00424939" w:rsidRDefault="00B75B3B" w:rsidP="009A4657">
      <w:r w:rsidRPr="00424939">
        <w:t>Explores</w:t>
      </w:r>
      <w:r w:rsidR="001333CF" w:rsidRPr="00424939">
        <w:t xml:space="preserve"> a career area related to French. 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001333CF" w:rsidRPr="00424939">
        <w:t xml:space="preserve"> and supervision through the Internship Specialist. A minimum of 140 hours on-site experience is required. </w:t>
      </w:r>
      <w:r w:rsidR="00A7479E" w:rsidRPr="00424939">
        <w:t>P/NP</w:t>
      </w:r>
      <w:r w:rsidR="001333CF" w:rsidRPr="00424939">
        <w:t xml:space="preserve"> basis only. This course does not satisfy any of the requirements for a major in French. </w:t>
      </w:r>
      <w:r w:rsidR="001333CF" w:rsidRPr="00424939">
        <w:rPr>
          <w:u w:val="single"/>
        </w:rPr>
        <w:t>Prerequisites</w:t>
      </w:r>
      <w:r w:rsidR="001333CF" w:rsidRPr="00424939">
        <w:t xml:space="preserve">: junior standing and consent of department chair. </w:t>
      </w:r>
    </w:p>
    <w:p w14:paraId="5F13C2C3" w14:textId="578AC0B2" w:rsidR="005475A9" w:rsidRPr="00424939" w:rsidRDefault="005475A9" w:rsidP="008825E8">
      <w:pPr>
        <w:keepNext/>
        <w:keepLines/>
        <w:spacing w:after="0"/>
        <w:rPr>
          <w:rFonts w:cs="Times New Roman"/>
          <w:b/>
          <w:color w:val="000000" w:themeColor="text1"/>
        </w:rPr>
      </w:pPr>
      <w:r w:rsidRPr="00424939">
        <w:rPr>
          <w:rFonts w:cs="Times New Roman"/>
          <w:b/>
          <w:color w:val="000000" w:themeColor="text1"/>
        </w:rPr>
        <w:t>FRE-495 Topics in French</w:t>
      </w:r>
      <w:r w:rsidR="00B75B3B" w:rsidRPr="00424939">
        <w:rPr>
          <w:rFonts w:cs="Times New Roman"/>
          <w:b/>
          <w:color w:val="000000" w:themeColor="text1"/>
        </w:rPr>
        <w:t xml:space="preserve"> &amp; Francophone </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5B3B" w:rsidRPr="00424939">
        <w:rPr>
          <w:rFonts w:cs="Times New Roman"/>
          <w:b/>
          <w:color w:val="000000" w:themeColor="text1"/>
        </w:rPr>
        <w:t>Studies</w:t>
      </w:r>
      <w:r w:rsidR="00AD5B40" w:rsidRPr="00424939">
        <w:rPr>
          <w:rFonts w:cs="Times New Roman"/>
          <w:b/>
          <w:color w:val="000000" w:themeColor="text1"/>
        </w:rPr>
        <w:t xml:space="preserve"> (WE)</w:t>
      </w:r>
    </w:p>
    <w:p w14:paraId="30D171BD" w14:textId="73C7341C" w:rsidR="008E1093" w:rsidRPr="00424939" w:rsidRDefault="00B75B3B" w:rsidP="006A0F1C">
      <w:r w:rsidRPr="00424939">
        <w:t xml:space="preserve">Examines specific themes, genres, periods, regions, or time periods. </w:t>
      </w:r>
      <w:r w:rsidR="00452A74" w:rsidRPr="00424939">
        <w:t xml:space="preserve">Approach and content vary from term to term as determined by the instructor. Topics include: </w:t>
      </w:r>
      <w:r w:rsidR="006039AC" w:rsidRPr="00424939">
        <w:t xml:space="preserve">Immigration and Multiculturalism, Contemporary African Literature and Cinema in French, Québecois Voices, Literary Subversions and Masquerades, Contemporary Women Writers in French, and Food, Culture, and Identity. May be taken more than once for credit for a maximum of 2.0 credits. </w:t>
      </w:r>
      <w:r w:rsidR="006039AC" w:rsidRPr="00424939">
        <w:rPr>
          <w:u w:val="single"/>
        </w:rPr>
        <w:t>Prerequisite</w:t>
      </w:r>
      <w:r w:rsidR="006039AC" w:rsidRPr="00424939">
        <w:t xml:space="preserve">: </w:t>
      </w:r>
      <w:r w:rsidR="006F4253" w:rsidRPr="00424939">
        <w:rPr>
          <w:u w:val="single"/>
          <w:lang w:bidi="en-US"/>
        </w:rPr>
        <w:t>Two</w:t>
      </w:r>
      <w:r w:rsidR="006F4253" w:rsidRPr="00424939">
        <w:rPr>
          <w:lang w:bidi="en-US"/>
        </w:rPr>
        <w:t xml:space="preserve"> 300-level French &amp; Francophone courses or consent of instructor.</w:t>
      </w:r>
      <w:r w:rsidR="006039AC" w:rsidRPr="00424939">
        <w:t xml:space="preserve"> (May be offered for 0.5-1.0 course credits)</w:t>
      </w:r>
    </w:p>
    <w:p w14:paraId="063F82D2" w14:textId="2D31F63B" w:rsidR="0097110C" w:rsidRPr="00424939" w:rsidRDefault="0097110C" w:rsidP="0097110C">
      <w:pPr>
        <w:spacing w:after="0"/>
        <w:rPr>
          <w:rFonts w:cs="Times New Roman"/>
          <w:b/>
          <w:color w:val="000000" w:themeColor="text1"/>
        </w:rPr>
      </w:pPr>
      <w:r w:rsidRPr="00424939">
        <w:rPr>
          <w:rFonts w:cs="Times New Roman"/>
          <w:b/>
          <w:color w:val="000000" w:themeColor="text1"/>
        </w:rPr>
        <w:t>FRE-</w:t>
      </w:r>
      <w:r w:rsidR="00EE30F0" w:rsidRPr="00424939">
        <w:rPr>
          <w:rFonts w:cs="Times New Roman"/>
          <w:b/>
          <w:color w:val="000000" w:themeColor="text1"/>
        </w:rPr>
        <w:t>499</w:t>
      </w:r>
      <w:r w:rsidRPr="00424939">
        <w:rPr>
          <w:rFonts w:cs="Times New Roman"/>
          <w:b/>
          <w:color w:val="000000" w:themeColor="text1"/>
        </w:rPr>
        <w:t xml:space="preserve"> Exit Exam and Interview </w:t>
      </w:r>
    </w:p>
    <w:p w14:paraId="2840087A" w14:textId="27F8247F" w:rsidR="006039AC" w:rsidRDefault="0097110C" w:rsidP="005437C0">
      <w:pPr>
        <w:spacing w:after="0"/>
      </w:pPr>
      <w:r w:rsidRPr="00424939">
        <w:t>Evaluates the student’s progress in French and experience of the program. To be completed with</w:t>
      </w:r>
      <w:r w:rsidR="00EE30F0" w:rsidRPr="00424939">
        <w:t xml:space="preserve"> </w:t>
      </w:r>
      <w:r w:rsidRPr="00424939">
        <w:t>faculty in French during the last semester before graduation.</w:t>
      </w:r>
      <w:r w:rsidR="00EE30F0" w:rsidRPr="00424939">
        <w:t xml:space="preserve"> P/NP basis only.  </w:t>
      </w:r>
      <w:r w:rsidR="00EE30F0" w:rsidRPr="00424939">
        <w:rPr>
          <w:u w:val="single"/>
        </w:rPr>
        <w:t>Prerequisite</w:t>
      </w:r>
      <w:r w:rsidR="00EE30F0" w:rsidRPr="00424939">
        <w:t>: consent of instructor. (0.0 course credit)</w:t>
      </w:r>
    </w:p>
    <w:p w14:paraId="759CDB39" w14:textId="4EB02978" w:rsidR="001916A2" w:rsidRDefault="001916A2" w:rsidP="005437C0">
      <w:pPr>
        <w:spacing w:after="0"/>
      </w:pPr>
    </w:p>
    <w:p w14:paraId="5733B483" w14:textId="77777777" w:rsidR="005437C0" w:rsidRPr="00424939" w:rsidRDefault="005437C0" w:rsidP="005437C0">
      <w:pPr>
        <w:spacing w:after="0"/>
      </w:pPr>
    </w:p>
    <w:p w14:paraId="4B896399" w14:textId="1F86D02A" w:rsidR="00133FCF" w:rsidRPr="00424939" w:rsidRDefault="0002205E" w:rsidP="00E728F0">
      <w:pPr>
        <w:pStyle w:val="Heading4"/>
        <w:spacing w:before="120"/>
        <w:rPr>
          <w:rFonts w:ascii="Garamond" w:hAnsi="Garamond"/>
          <w:color w:val="000000" w:themeColor="text1"/>
        </w:rPr>
        <w:pPrChange w:id="12491" w:author="Summer 2023 updates" w:date="2024-07-31T13:42:00Z">
          <w:pPr>
            <w:pStyle w:val="Heading4"/>
          </w:pPr>
        </w:pPrChange>
      </w:pPr>
      <w:bookmarkStart w:id="12492" w:name="_Toc141355760"/>
      <w:bookmarkStart w:id="12493" w:name="_Toc110005241"/>
      <w:r w:rsidRPr="00424939">
        <w:rPr>
          <w:rFonts w:ascii="Garamond" w:hAnsi="Garamond"/>
          <w:color w:val="000000" w:themeColor="text1"/>
        </w:rPr>
        <w:t xml:space="preserve">—Gender </w:t>
      </w:r>
      <w:del w:id="12494" w:author="Summer 2023 updates" w:date="2024-07-31T13:42:00Z">
        <w:r w:rsidRPr="00424939">
          <w:rPr>
            <w:rFonts w:ascii="Garamond" w:hAnsi="Garamond"/>
            <w:color w:val="000000" w:themeColor="text1"/>
          </w:rPr>
          <w:delText>And</w:delText>
        </w:r>
      </w:del>
      <w:ins w:id="12495" w:author="Summer 2023 updates" w:date="2024-07-31T13:42:00Z">
        <w:r w:rsidR="00F213C1">
          <w:rPr>
            <w:rFonts w:ascii="Garamond" w:hAnsi="Garamond"/>
            <w:color w:val="000000" w:themeColor="text1"/>
          </w:rPr>
          <w:t>a</w:t>
        </w:r>
        <w:r w:rsidRPr="00424939">
          <w:rPr>
            <w:rFonts w:ascii="Garamond" w:hAnsi="Garamond"/>
            <w:color w:val="000000" w:themeColor="text1"/>
          </w:rPr>
          <w:t>nd</w:t>
        </w:r>
      </w:ins>
      <w:r w:rsidRPr="00424939">
        <w:rPr>
          <w:rFonts w:ascii="Garamond" w:hAnsi="Garamond"/>
          <w:color w:val="000000" w:themeColor="text1"/>
        </w:rPr>
        <w:t xml:space="preserve"> Sexuality Studies</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"Gender And Sexuality Studies"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r w:rsidR="00F47CDE" w:rsidRPr="00424939">
        <w:rPr>
          <w:rFonts w:ascii="Garamond" w:hAnsi="Garamond"/>
          <w:color w:val="000000" w:themeColor="text1"/>
        </w:rPr>
        <w:t>(Minor Only)</w:t>
      </w:r>
      <w:bookmarkEnd w:id="12492"/>
      <w:bookmarkEnd w:id="12493"/>
    </w:p>
    <w:p w14:paraId="70BEB940" w14:textId="11ECA91D" w:rsidR="00133FCF" w:rsidRPr="00424939" w:rsidRDefault="00133FCF" w:rsidP="00E728F0">
      <w:pPr>
        <w:rPr>
          <w:b/>
          <w:rPrChange w:id="12496" w:author="Summer 2023 updates" w:date="2024-07-31T13:42:00Z">
            <w:rPr>
              <w:rFonts w:ascii="Garamond" w:hAnsi="Garamond"/>
              <w:b/>
              <w:color w:val="000000" w:themeColor="text1"/>
              <w:sz w:val="22"/>
            </w:rPr>
          </w:rPrChange>
        </w:rPr>
        <w:pPrChange w:id="12497" w:author="Summer 2023 updates" w:date="2024-07-31T13:42:00Z">
          <w:pPr>
            <w:pStyle w:val="Noparagraphstyle"/>
            <w:spacing w:after="60" w:line="240" w:lineRule="auto"/>
            <w:jc w:val="left"/>
          </w:pPr>
        </w:pPrChange>
      </w:pPr>
      <w:r w:rsidRPr="00424939">
        <w:rPr>
          <w:rPrChange w:id="12498" w:author="Summer 2023 updates" w:date="2024-07-31T13:42:00Z">
            <w:rPr>
              <w:rFonts w:ascii="Garamond" w:hAnsi="Garamond"/>
              <w:color w:val="000000" w:themeColor="text1"/>
              <w:sz w:val="22"/>
            </w:rPr>
          </w:rPrChange>
        </w:rPr>
        <w:t>Janca</w:t>
      </w:r>
      <w:del w:id="12499" w:author="Summer 2023 updates" w:date="2024-07-31T13:42:00Z">
        <w:r w:rsidRPr="00424939">
          <w:rPr>
            <w:rFonts w:cs="Times New Roman"/>
            <w:color w:val="000000" w:themeColor="text1"/>
          </w:rPr>
          <w:delText>-Aji</w:delText>
        </w:r>
      </w:del>
      <w:ins w:id="12500" w:author="Summer 2023 updates" w:date="2024-07-31T13:42:00Z">
        <w:r w:rsidR="00DB3FE5">
          <w:t xml:space="preserve"> </w:t>
        </w:r>
      </w:ins>
      <w:r w:rsidRPr="00424939">
        <w:rPr>
          <w:rPrChange w:id="12501" w:author="Summer 2023 updates" w:date="2024-07-31T13:42:00Z">
            <w:rPr>
              <w:rFonts w:ascii="Garamond" w:hAnsi="Garamond"/>
              <w:color w:val="000000" w:themeColor="text1"/>
              <w:sz w:val="22"/>
            </w:rPr>
          </w:rPrChange>
        </w:rPr>
        <w:t xml:space="preserve"> (Administrative Coordinator)</w:t>
      </w:r>
      <w:r w:rsidR="00B45B4D" w:rsidRPr="00424939">
        <w:rPr>
          <w:rPrChange w:id="12502" w:author="Summer 2023 updates" w:date="2024-07-31T13:42:00Z">
            <w:rPr>
              <w:rFonts w:ascii="Garamond" w:hAnsi="Garamond"/>
              <w:color w:val="000000" w:themeColor="text1"/>
              <w:sz w:val="22"/>
            </w:rPr>
          </w:rPrChange>
        </w:rPr>
        <w:t>.</w:t>
      </w:r>
    </w:p>
    <w:p w14:paraId="5FD5AFD4" w14:textId="3F206672" w:rsidR="00133FCF" w:rsidRPr="00424939" w:rsidRDefault="00133FCF" w:rsidP="006A0F1C">
      <w:r w:rsidRPr="00424939">
        <w:t>The Gender and Sexuality Studies program is an interdisciplinary inquiry into the ways in which gender and sexuality inform constructions of identity, societies, and ideologies across race, ethnicities, class, cultures, and historical periods</w:t>
      </w:r>
      <w:r w:rsidR="00F47CDE" w:rsidRPr="00424939">
        <w:t xml:space="preserve">. </w:t>
      </w:r>
      <w:r w:rsidRPr="00424939">
        <w:t xml:space="preserve"> Because core courses and electives are offered by faculty across the College, students are encouraged to meet with the Gender and Sexuality Studies administrative coordinator for informal advising as soon as they declare a minor</w:t>
      </w:r>
      <w:r w:rsidR="00B8454E" w:rsidRPr="00424939">
        <w:fldChar w:fldCharType="begin"/>
      </w:r>
      <w:r w:rsidR="00B8454E" w:rsidRPr="00424939">
        <w:instrText xml:space="preserve"> XE "</w:instrText>
      </w:r>
      <w:del w:id="12503" w:author="Summer 2023 updates" w:date="2024-07-31T13:42:00Z">
        <w:r w:rsidR="00B8454E" w:rsidRPr="00424939">
          <w:rPr>
            <w:rStyle w:val="Strong"/>
            <w:rFonts w:ascii="Garamond" w:hAnsi="Garamond"/>
            <w:color w:val="000000" w:themeColor="text1"/>
          </w:rPr>
          <w:delInstrText>minor</w:delInstrText>
        </w:r>
      </w:del>
      <w:ins w:id="12504"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w:t>
      </w:r>
    </w:p>
    <w:p w14:paraId="23C7414B" w14:textId="1A6FBEE2" w:rsidR="00133FCF" w:rsidRPr="00424939" w:rsidRDefault="00133FCF" w:rsidP="00E728F0">
      <w:pPr>
        <w:pStyle w:val="Noparagraphstyle"/>
        <w:spacing w:before="120" w:line="240" w:lineRule="auto"/>
        <w:jc w:val="left"/>
        <w:rPr>
          <w:rFonts w:ascii="Garamond" w:hAnsi="Garamond" w:cs="Times New Roman"/>
          <w:b/>
          <w:color w:val="000000" w:themeColor="text1"/>
          <w:sz w:val="22"/>
          <w:szCs w:val="22"/>
        </w:rPr>
        <w:pPrChange w:id="12505"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Gender and Sexuality Studies</w:t>
      </w:r>
      <w:r w:rsidR="00A051AE" w:rsidRPr="00424939">
        <w:rPr>
          <w:rFonts w:ascii="Garamond" w:hAnsi="Garamond" w:cs="Times New Roman"/>
          <w:b/>
          <w:color w:val="000000" w:themeColor="text1"/>
          <w:sz w:val="22"/>
          <w:szCs w:val="22"/>
        </w:rPr>
        <w:t xml:space="preserve"> </w:t>
      </w:r>
      <w:r w:rsidR="00F47CDE" w:rsidRPr="00424939">
        <w:rPr>
          <w:rFonts w:ascii="Garamond" w:hAnsi="Garamond" w:cs="Times New Roman"/>
          <w:b/>
          <w:color w:val="000000" w:themeColor="text1"/>
          <w:sz w:val="22"/>
          <w:szCs w:val="22"/>
        </w:rPr>
        <w:t>Minor</w:t>
      </w:r>
    </w:p>
    <w:p w14:paraId="09DD67E8" w14:textId="26D1E8A0" w:rsidR="00603A02" w:rsidRPr="00424939" w:rsidRDefault="00603A02" w:rsidP="00603A02">
      <w:pPr>
        <w:spacing w:after="40"/>
        <w:rPr>
          <w:rFonts w:cs="Times New Roman"/>
          <w:color w:val="000000" w:themeColor="text1"/>
        </w:rPr>
      </w:pPr>
      <w:r w:rsidRPr="00424939">
        <w:rPr>
          <w:bCs/>
          <w:color w:val="000000" w:themeColor="text1"/>
        </w:rPr>
        <w:t xml:space="preserve">A </w:t>
      </w:r>
      <w:r w:rsidR="00F47CDE" w:rsidRPr="00424939">
        <w:rPr>
          <w:bCs/>
          <w:color w:val="000000" w:themeColor="text1"/>
        </w:rPr>
        <w:t>minor</w:t>
      </w:r>
      <w:r w:rsidRPr="00424939">
        <w:rPr>
          <w:bCs/>
          <w:color w:val="000000" w:themeColor="text1"/>
        </w:rPr>
        <w:t xml:space="preserve"> in </w:t>
      </w:r>
      <w:r w:rsidR="00A715E9" w:rsidRPr="00424939">
        <w:rPr>
          <w:bCs/>
          <w:color w:val="000000" w:themeColor="text1"/>
        </w:rPr>
        <w:t>g</w:t>
      </w:r>
      <w:r w:rsidRPr="00424939">
        <w:rPr>
          <w:bCs/>
          <w:color w:val="000000" w:themeColor="text1"/>
        </w:rPr>
        <w:t xml:space="preserve">ender </w:t>
      </w:r>
      <w:r w:rsidR="00A715E9" w:rsidRPr="00424939">
        <w:rPr>
          <w:bCs/>
          <w:color w:val="000000" w:themeColor="text1"/>
        </w:rPr>
        <w:t>s</w:t>
      </w:r>
      <w:r w:rsidRPr="00424939">
        <w:rPr>
          <w:bCs/>
          <w:color w:val="000000" w:themeColor="text1"/>
        </w:rPr>
        <w:t xml:space="preserve">tudies requires a minimum cumulative 2.0 GPA in all courses counted toward the </w:t>
      </w:r>
      <w:r w:rsidR="00F47CDE" w:rsidRPr="00424939">
        <w:rPr>
          <w:bCs/>
          <w:color w:val="000000" w:themeColor="text1"/>
        </w:rPr>
        <w:t>minor</w:t>
      </w:r>
      <w:r w:rsidRPr="00424939">
        <w:rPr>
          <w:bCs/>
          <w:color w:val="000000" w:themeColor="text1"/>
        </w:rPr>
        <w:t>.</w:t>
      </w:r>
    </w:p>
    <w:p w14:paraId="3317964D" w14:textId="71E0B9FD" w:rsidR="00133FCF" w:rsidRPr="00424939" w:rsidRDefault="00133FCF" w:rsidP="00E500FB">
      <w:pPr>
        <w:pStyle w:val="Noparagraphstyle"/>
        <w:numPr>
          <w:ilvl w:val="0"/>
          <w:numId w:val="43"/>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GS-107 Introduction to Gender and Sexuality Studies</w:t>
      </w:r>
      <w:r w:rsidR="009D67C2">
        <w:rPr>
          <w:rFonts w:ascii="Garamond" w:hAnsi="Garamond" w:cs="Times New Roman"/>
          <w:color w:val="000000" w:themeColor="text1"/>
          <w:sz w:val="22"/>
          <w:szCs w:val="22"/>
        </w:rPr>
        <w:t xml:space="preserve"> </w:t>
      </w:r>
      <w:r w:rsidR="009D67C2">
        <w:rPr>
          <w:rFonts w:ascii="Garamond" w:hAnsi="Garamond"/>
          <w:color w:val="000000" w:themeColor="text1"/>
        </w:rPr>
        <w:t>(WE)</w:t>
      </w:r>
    </w:p>
    <w:p w14:paraId="2AEDD6A6" w14:textId="157C4FB6" w:rsidR="00133FCF" w:rsidRPr="00424939" w:rsidRDefault="00133FCF" w:rsidP="00E500FB">
      <w:pPr>
        <w:pStyle w:val="Noparagraphstyle"/>
        <w:numPr>
          <w:ilvl w:val="0"/>
          <w:numId w:val="43"/>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GS-3</w:t>
      </w:r>
      <w:r w:rsidR="00821FC3" w:rsidRPr="00424939">
        <w:rPr>
          <w:rFonts w:ascii="Garamond" w:hAnsi="Garamond" w:cs="Times New Roman"/>
          <w:color w:val="000000" w:themeColor="text1"/>
          <w:sz w:val="22"/>
          <w:szCs w:val="22"/>
        </w:rPr>
        <w:t>2</w:t>
      </w:r>
      <w:r w:rsidRPr="00424939">
        <w:rPr>
          <w:rFonts w:ascii="Garamond" w:hAnsi="Garamond" w:cs="Times New Roman"/>
          <w:color w:val="000000" w:themeColor="text1"/>
          <w:sz w:val="22"/>
          <w:szCs w:val="22"/>
        </w:rPr>
        <w:t xml:space="preserve">7 Theory and Methods in Gender and Sexuality Studies </w:t>
      </w:r>
      <w:r w:rsidR="009D67C2">
        <w:rPr>
          <w:rFonts w:ascii="Garamond" w:hAnsi="Garamond"/>
          <w:color w:val="000000" w:themeColor="text1"/>
        </w:rPr>
        <w:t>(WE)</w:t>
      </w:r>
    </w:p>
    <w:p w14:paraId="0585C77B" w14:textId="7C06980C" w:rsidR="00133FCF" w:rsidRPr="00424939" w:rsidRDefault="00F47CDE" w:rsidP="00E500FB">
      <w:pPr>
        <w:pStyle w:val="Noparagraphstyle"/>
        <w:numPr>
          <w:ilvl w:val="0"/>
          <w:numId w:val="43"/>
        </w:numPr>
        <w:tabs>
          <w:tab w:val="clear" w:pos="720"/>
          <w:tab w:val="num" w:pos="360"/>
        </w:tabs>
        <w:spacing w:line="240" w:lineRule="auto"/>
        <w:ind w:left="360"/>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Four</w:t>
      </w:r>
      <w:r w:rsidRPr="00424939">
        <w:rPr>
          <w:rFonts w:ascii="Garamond" w:hAnsi="Garamond" w:cs="Times New Roman"/>
          <w:color w:val="000000" w:themeColor="text1"/>
          <w:sz w:val="22"/>
          <w:szCs w:val="22"/>
        </w:rPr>
        <w:t xml:space="preserve"> electives from the lists below, with at least </w:t>
      </w: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from the list of core courses. Other courses may count as electives when topics are appropriate with the consent of the academic coordinator. </w:t>
      </w:r>
    </w:p>
    <w:p w14:paraId="7E69D7F9" w14:textId="59A20B53" w:rsidR="00F47CDE" w:rsidRDefault="00F47CDE" w:rsidP="00F47CDE">
      <w:pPr>
        <w:pStyle w:val="Noparagraphstyle"/>
        <w:spacing w:line="240" w:lineRule="auto"/>
        <w:rPr>
          <w:rFonts w:ascii="Garamond" w:hAnsi="Garamond" w:cs="Times New Roman"/>
          <w:b/>
          <w:color w:val="000000" w:themeColor="text1"/>
          <w:sz w:val="22"/>
          <w:szCs w:val="22"/>
          <w:u w:val="single"/>
        </w:rPr>
      </w:pPr>
    </w:p>
    <w:p w14:paraId="38995385" w14:textId="1BCAE82F" w:rsidR="005437C0" w:rsidRDefault="005437C0" w:rsidP="00F47CDE">
      <w:pPr>
        <w:pStyle w:val="Noparagraphstyle"/>
        <w:spacing w:line="240" w:lineRule="auto"/>
        <w:rPr>
          <w:rFonts w:ascii="Garamond" w:hAnsi="Garamond" w:cs="Times New Roman"/>
          <w:b/>
          <w:color w:val="000000" w:themeColor="text1"/>
          <w:sz w:val="22"/>
          <w:szCs w:val="22"/>
          <w:u w:val="single"/>
        </w:rPr>
      </w:pPr>
    </w:p>
    <w:p w14:paraId="523A032D" w14:textId="77777777" w:rsidR="005437C0" w:rsidRPr="00424939" w:rsidRDefault="005437C0" w:rsidP="00F47CDE">
      <w:pPr>
        <w:pStyle w:val="Noparagraphstyle"/>
        <w:spacing w:line="240" w:lineRule="auto"/>
        <w:rPr>
          <w:rFonts w:ascii="Garamond" w:hAnsi="Garamond" w:cs="Times New Roman"/>
          <w:b/>
          <w:color w:val="000000" w:themeColor="text1"/>
          <w:sz w:val="22"/>
          <w:szCs w:val="22"/>
          <w:u w:val="single"/>
        </w:rPr>
      </w:pPr>
    </w:p>
    <w:p w14:paraId="78427673" w14:textId="7DC48F73" w:rsidR="00133FCF" w:rsidRPr="00424939" w:rsidRDefault="00F47CDE" w:rsidP="00E728F0">
      <w:pPr>
        <w:pStyle w:val="Noparagraphstyle"/>
        <w:spacing w:before="120" w:line="240" w:lineRule="auto"/>
        <w:rPr>
          <w:rFonts w:ascii="Garamond" w:hAnsi="Garamond" w:cs="Times New Roman"/>
          <w:b/>
          <w:smallCaps/>
          <w:color w:val="000000" w:themeColor="text1"/>
          <w:sz w:val="22"/>
          <w:szCs w:val="22"/>
        </w:rPr>
        <w:pPrChange w:id="12506" w:author="Summer 2023 updates" w:date="2024-07-31T13:42:00Z">
          <w:pPr>
            <w:pStyle w:val="Noparagraphstyle"/>
            <w:spacing w:line="240" w:lineRule="auto"/>
          </w:pPr>
        </w:pPrChange>
      </w:pPr>
      <w:r w:rsidRPr="00424939">
        <w:rPr>
          <w:rFonts w:ascii="Garamond" w:hAnsi="Garamond" w:cs="Times New Roman"/>
          <w:b/>
          <w:smallCaps/>
          <w:color w:val="000000" w:themeColor="text1"/>
          <w:sz w:val="22"/>
          <w:szCs w:val="22"/>
        </w:rPr>
        <w:t>Core Courses</w:t>
      </w:r>
    </w:p>
    <w:p w14:paraId="313E1C76" w14:textId="77777777" w:rsidR="00B574F2" w:rsidRPr="00424939" w:rsidRDefault="00B574F2" w:rsidP="00E728F0">
      <w:pPr>
        <w:pStyle w:val="Noparagraphstyle"/>
        <w:tabs>
          <w:tab w:val="num" w:pos="720"/>
        </w:tabs>
        <w:spacing w:before="120" w:line="240" w:lineRule="auto"/>
        <w:jc w:val="left"/>
        <w:rPr>
          <w:rFonts w:ascii="Garamond" w:hAnsi="Garamond" w:cs="Times New Roman"/>
          <w:color w:val="000000" w:themeColor="text1"/>
          <w:sz w:val="22"/>
          <w:szCs w:val="22"/>
        </w:rPr>
        <w:sectPr w:rsidR="00B574F2" w:rsidRPr="00424939" w:rsidSect="00884DF4">
          <w:type w:val="continuous"/>
          <w:pgSz w:w="12240" w:h="15840"/>
          <w:pgMar w:top="1440" w:right="1080" w:bottom="1080" w:left="1080" w:header="720" w:footer="720" w:gutter="0"/>
          <w:cols w:space="720"/>
          <w:docGrid w:linePitch="360"/>
          <w:sectPrChange w:id="12507" w:author="Summer 2023 updates" w:date="2024-07-31T13:42:00Z">
            <w:sectPr w:rsidR="00B574F2" w:rsidRPr="00424939" w:rsidSect="00884DF4">
              <w:pgMar w:top="720" w:right="720" w:bottom="990" w:left="1440" w:header="720" w:footer="720" w:gutter="0"/>
            </w:sectPr>
          </w:sectPrChange>
        </w:sectPr>
        <w:pPrChange w:id="12508" w:author="Summer 2023 updates" w:date="2024-07-31T13:42:00Z">
          <w:pPr>
            <w:pStyle w:val="Noparagraphstyle"/>
            <w:tabs>
              <w:tab w:val="num" w:pos="720"/>
            </w:tabs>
            <w:spacing w:line="228" w:lineRule="auto"/>
            <w:jc w:val="left"/>
          </w:pPr>
        </w:pPrChange>
      </w:pPr>
    </w:p>
    <w:p w14:paraId="28C70B07" w14:textId="24D24216"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09"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ARH-</w:t>
      </w:r>
      <w:r w:rsidR="00F84FD4" w:rsidRPr="00424939">
        <w:rPr>
          <w:rFonts w:ascii="Garamond" w:hAnsi="Garamond" w:cs="Times New Roman"/>
          <w:color w:val="000000" w:themeColor="text1"/>
          <w:sz w:val="22"/>
          <w:szCs w:val="22"/>
        </w:rPr>
        <w:t>1</w:t>
      </w:r>
      <w:r w:rsidRPr="00424939">
        <w:rPr>
          <w:rFonts w:ascii="Garamond" w:hAnsi="Garamond" w:cs="Times New Roman"/>
          <w:color w:val="000000" w:themeColor="text1"/>
          <w:sz w:val="22"/>
          <w:szCs w:val="22"/>
        </w:rPr>
        <w:t>07 Gender and Art</w:t>
      </w:r>
    </w:p>
    <w:p w14:paraId="3DD4D5EB" w14:textId="7E7E708C" w:rsidR="003C6CE9" w:rsidRPr="00424939" w:rsidRDefault="003C6CE9"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10"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COM-3</w:t>
      </w:r>
      <w:r w:rsidR="00F21D47" w:rsidRPr="00424939">
        <w:rPr>
          <w:rFonts w:ascii="Garamond" w:hAnsi="Garamond" w:cs="Times New Roman"/>
          <w:color w:val="000000" w:themeColor="text1"/>
          <w:sz w:val="22"/>
          <w:szCs w:val="22"/>
        </w:rPr>
        <w:t>5</w:t>
      </w:r>
      <w:r w:rsidRPr="00424939">
        <w:rPr>
          <w:rFonts w:ascii="Garamond" w:hAnsi="Garamond" w:cs="Times New Roman"/>
          <w:color w:val="000000" w:themeColor="text1"/>
          <w:sz w:val="22"/>
          <w:szCs w:val="22"/>
        </w:rPr>
        <w:t>7 Sex, Race, and Gender in the Media</w:t>
      </w:r>
      <w:r w:rsidR="00D74B71">
        <w:rPr>
          <w:rFonts w:ascii="Garamond" w:hAnsi="Garamond" w:cs="Times New Roman"/>
          <w:color w:val="000000" w:themeColor="text1"/>
          <w:sz w:val="22"/>
          <w:szCs w:val="22"/>
        </w:rPr>
        <w:t xml:space="preserve"> (WE)</w:t>
      </w:r>
    </w:p>
    <w:p w14:paraId="43CC9171" w14:textId="1DA40DD6" w:rsidR="004E0811" w:rsidRPr="00424939" w:rsidRDefault="004E0811"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11"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ENG-206 Gender and Literature</w:t>
      </w:r>
      <w:r w:rsidR="00B8454E" w:rsidRPr="00424939">
        <w:rPr>
          <w:color w:val="000000" w:themeColor="text1"/>
          <w:rPrChange w:id="12512" w:author="Summer 2023 updates" w:date="2024-07-31T13:42:00Z">
            <w:rPr>
              <w:rFonts w:ascii="Garamond" w:hAnsi="Garamond"/>
              <w:color w:val="000000" w:themeColor="text1"/>
              <w:sz w:val="22"/>
            </w:rPr>
          </w:rPrChange>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color w:val="000000" w:themeColor="text1"/>
          <w:rPrChange w:id="12513" w:author="Summer 2023 updates" w:date="2024-07-31T13:42:00Z">
            <w:rPr>
              <w:rFonts w:ascii="Garamond" w:hAnsi="Garamond"/>
              <w:color w:val="000000" w:themeColor="text1"/>
              <w:sz w:val="22"/>
            </w:rPr>
          </w:rPrChange>
        </w:rPr>
        <w:fldChar w:fldCharType="end"/>
      </w:r>
      <w:r w:rsidRPr="00424939">
        <w:rPr>
          <w:rFonts w:ascii="Garamond" w:hAnsi="Garamond" w:cs="Times New Roman"/>
          <w:color w:val="000000" w:themeColor="text1"/>
          <w:sz w:val="22"/>
          <w:szCs w:val="22"/>
        </w:rPr>
        <w:t>:  Non-western</w:t>
      </w:r>
      <w:r w:rsidR="00E727BB">
        <w:rPr>
          <w:rFonts w:ascii="Garamond" w:hAnsi="Garamond" w:cs="Times New Roman"/>
          <w:color w:val="000000" w:themeColor="text1"/>
          <w:sz w:val="22"/>
          <w:szCs w:val="22"/>
        </w:rPr>
        <w:t xml:space="preserve"> </w:t>
      </w:r>
      <w:ins w:id="12514" w:author="Summer 2023 updates" w:date="2024-07-31T13:42:00Z">
        <w:r w:rsidRPr="00424939">
          <w:rPr>
            <w:rFonts w:ascii="Garamond" w:hAnsi="Garamond" w:cs="Times New Roman"/>
            <w:color w:val="000000" w:themeColor="text1"/>
            <w:sz w:val="22"/>
            <w:szCs w:val="22"/>
          </w:rPr>
          <w:t>Perspectives</w:t>
        </w:r>
        <w:r w:rsidR="00DC12CB">
          <w:rPr>
            <w:rFonts w:ascii="Garamond" w:hAnsi="Garamond" w:cs="Times New Roman"/>
            <w:color w:val="000000" w:themeColor="text1"/>
            <w:sz w:val="22"/>
            <w:szCs w:val="22"/>
          </w:rPr>
          <w:t xml:space="preserve"> (WE)</w:t>
        </w:r>
      </w:ins>
    </w:p>
    <w:p w14:paraId="590703FF" w14:textId="77777777" w:rsidR="004E0811" w:rsidRPr="00424939" w:rsidRDefault="00DC12CB" w:rsidP="00E5203D">
      <w:pPr>
        <w:pStyle w:val="Noparagraphstyle"/>
        <w:tabs>
          <w:tab w:val="num" w:pos="720"/>
        </w:tabs>
        <w:spacing w:line="228" w:lineRule="auto"/>
        <w:jc w:val="left"/>
        <w:rPr>
          <w:del w:id="12515" w:author="Summer 2023 updates" w:date="2024-07-31T13:42:00Z"/>
          <w:rFonts w:ascii="Garamond" w:hAnsi="Garamond" w:cs="Times New Roman"/>
          <w:color w:val="000000" w:themeColor="text1"/>
          <w:sz w:val="22"/>
          <w:szCs w:val="22"/>
        </w:rPr>
      </w:pPr>
      <w:del w:id="12516" w:author="Summer 2023 updates" w:date="2024-07-31T13:42:00Z">
        <w:r>
          <w:rPr>
            <w:rFonts w:ascii="Garamond" w:hAnsi="Garamond" w:cs="Times New Roman"/>
            <w:color w:val="000000" w:themeColor="text1"/>
            <w:sz w:val="22"/>
            <w:szCs w:val="22"/>
          </w:rPr>
          <w:tab/>
        </w:r>
        <w:r w:rsidR="004E0811" w:rsidRPr="00424939">
          <w:rPr>
            <w:rFonts w:ascii="Garamond" w:hAnsi="Garamond" w:cs="Times New Roman"/>
            <w:color w:val="000000" w:themeColor="text1"/>
            <w:sz w:val="22"/>
            <w:szCs w:val="22"/>
          </w:rPr>
          <w:delText>Perspectives</w:delText>
        </w:r>
        <w:r>
          <w:rPr>
            <w:rFonts w:ascii="Garamond" w:hAnsi="Garamond" w:cs="Times New Roman"/>
            <w:color w:val="000000" w:themeColor="text1"/>
            <w:sz w:val="22"/>
            <w:szCs w:val="22"/>
          </w:rPr>
          <w:delText xml:space="preserve"> (WE)</w:delText>
        </w:r>
      </w:del>
    </w:p>
    <w:p w14:paraId="76FEDFAF" w14:textId="38931E45" w:rsidR="00133FCF" w:rsidRPr="00424939" w:rsidRDefault="004E0811" w:rsidP="00E727BB">
      <w:pPr>
        <w:pStyle w:val="Noparagraphstyle"/>
        <w:tabs>
          <w:tab w:val="num" w:pos="360"/>
        </w:tabs>
        <w:spacing w:line="228" w:lineRule="auto"/>
        <w:ind w:left="360" w:hanging="360"/>
        <w:jc w:val="left"/>
        <w:rPr>
          <w:rFonts w:ascii="Garamond" w:hAnsi="Garamond" w:cs="Times New Roman"/>
          <w:color w:val="000000" w:themeColor="text1"/>
          <w:sz w:val="22"/>
          <w:szCs w:val="22"/>
        </w:rPr>
        <w:pPrChange w:id="12517"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ENG-207</w:t>
      </w:r>
      <w:r w:rsidR="00641648" w:rsidRPr="00424939">
        <w:rPr>
          <w:rFonts w:ascii="Garamond" w:hAnsi="Garamond" w:cs="Times New Roman"/>
          <w:color w:val="000000" w:themeColor="text1"/>
          <w:sz w:val="22"/>
          <w:szCs w:val="22"/>
        </w:rPr>
        <w:t xml:space="preserve"> </w:t>
      </w:r>
      <w:r w:rsidR="00133FCF" w:rsidRPr="00424939">
        <w:rPr>
          <w:rFonts w:ascii="Garamond" w:hAnsi="Garamond" w:cs="Times New Roman"/>
          <w:color w:val="000000" w:themeColor="text1"/>
          <w:sz w:val="22"/>
          <w:szCs w:val="22"/>
        </w:rPr>
        <w:t>Gender</w:t>
      </w:r>
      <w:r w:rsidR="00D32EBB" w:rsidRPr="00424939">
        <w:rPr>
          <w:rFonts w:ascii="Garamond" w:hAnsi="Garamond" w:cs="Times New Roman"/>
          <w:color w:val="000000" w:themeColor="text1"/>
          <w:sz w:val="22"/>
          <w:szCs w:val="22"/>
        </w:rPr>
        <w:t xml:space="preserve"> </w:t>
      </w:r>
      <w:r w:rsidR="009A6197" w:rsidRPr="00424939">
        <w:rPr>
          <w:rFonts w:ascii="Garamond" w:hAnsi="Garamond" w:cs="Times New Roman"/>
          <w:color w:val="000000" w:themeColor="text1"/>
          <w:sz w:val="22"/>
          <w:szCs w:val="22"/>
        </w:rPr>
        <w:t>and Literature</w:t>
      </w:r>
      <w:r w:rsidR="00B8454E" w:rsidRPr="00424939">
        <w:rPr>
          <w:color w:val="000000" w:themeColor="text1"/>
          <w:rPrChange w:id="12518" w:author="Summer 2023 updates" w:date="2024-07-31T13:42:00Z">
            <w:rPr>
              <w:rFonts w:ascii="Garamond" w:hAnsi="Garamond"/>
              <w:color w:val="000000" w:themeColor="text1"/>
              <w:sz w:val="22"/>
            </w:rPr>
          </w:rPrChange>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color w:val="000000" w:themeColor="text1"/>
          <w:rPrChange w:id="12519" w:author="Summer 2023 updates" w:date="2024-07-31T13:42:00Z">
            <w:rPr>
              <w:rFonts w:ascii="Garamond" w:hAnsi="Garamond"/>
              <w:color w:val="000000" w:themeColor="text1"/>
              <w:sz w:val="22"/>
            </w:rPr>
          </w:rPrChange>
        </w:rPr>
        <w:fldChar w:fldCharType="end"/>
      </w:r>
      <w:r w:rsidR="00D13A18" w:rsidRPr="00424939">
        <w:rPr>
          <w:rFonts w:ascii="Garamond" w:hAnsi="Garamond" w:cs="Times New Roman"/>
          <w:color w:val="000000" w:themeColor="text1"/>
          <w:sz w:val="22"/>
          <w:szCs w:val="22"/>
        </w:rPr>
        <w:t xml:space="preserve">: United States </w:t>
      </w:r>
      <w:ins w:id="12520" w:author="Summer 2023 updates" w:date="2024-07-31T13:42:00Z">
        <w:r w:rsidR="00E727BB">
          <w:rPr>
            <w:rFonts w:ascii="Garamond" w:hAnsi="Garamond" w:cs="Times New Roman"/>
            <w:color w:val="000000" w:themeColor="text1"/>
            <w:sz w:val="22"/>
            <w:szCs w:val="22"/>
          </w:rPr>
          <w:br/>
        </w:r>
      </w:ins>
      <w:r w:rsidR="00D13A18" w:rsidRPr="00424939">
        <w:rPr>
          <w:rFonts w:ascii="Garamond" w:hAnsi="Garamond" w:cs="Times New Roman"/>
          <w:color w:val="000000" w:themeColor="text1"/>
          <w:sz w:val="22"/>
          <w:szCs w:val="22"/>
        </w:rPr>
        <w:t>Pluralism</w:t>
      </w:r>
      <w:r w:rsidR="00E727BB">
        <w:rPr>
          <w:rFonts w:ascii="Garamond" w:hAnsi="Garamond" w:cs="Times New Roman"/>
          <w:color w:val="000000" w:themeColor="text1"/>
          <w:sz w:val="22"/>
          <w:szCs w:val="22"/>
        </w:rPr>
        <w:t xml:space="preserve"> </w:t>
      </w:r>
      <w:ins w:id="12521" w:author="Summer 2023 updates" w:date="2024-07-31T13:42:00Z">
        <w:r w:rsidR="009F3F14">
          <w:rPr>
            <w:rFonts w:ascii="Garamond" w:hAnsi="Garamond" w:cs="Times New Roman"/>
            <w:color w:val="000000" w:themeColor="text1"/>
            <w:sz w:val="22"/>
            <w:szCs w:val="22"/>
          </w:rPr>
          <w:t>(WE)</w:t>
        </w:r>
      </w:ins>
    </w:p>
    <w:p w14:paraId="7D312CA4" w14:textId="77777777" w:rsidR="00133FCF" w:rsidRPr="00424939" w:rsidRDefault="009F3F14" w:rsidP="00E5203D">
      <w:pPr>
        <w:pStyle w:val="Noparagraphstyle"/>
        <w:tabs>
          <w:tab w:val="num" w:pos="720"/>
        </w:tabs>
        <w:spacing w:line="228" w:lineRule="auto"/>
        <w:jc w:val="left"/>
        <w:rPr>
          <w:del w:id="12522" w:author="Summer 2023 updates" w:date="2024-07-31T13:42:00Z"/>
          <w:rFonts w:ascii="Garamond" w:hAnsi="Garamond" w:cs="Times New Roman"/>
          <w:color w:val="000000" w:themeColor="text1"/>
          <w:sz w:val="22"/>
          <w:szCs w:val="22"/>
        </w:rPr>
      </w:pPr>
      <w:del w:id="12523" w:author="Summer 2023 updates" w:date="2024-07-31T13:42:00Z">
        <w:r>
          <w:rPr>
            <w:rFonts w:ascii="Garamond" w:hAnsi="Garamond" w:cs="Times New Roman"/>
            <w:color w:val="000000" w:themeColor="text1"/>
            <w:sz w:val="22"/>
            <w:szCs w:val="22"/>
          </w:rPr>
          <w:tab/>
          <w:delText>(WE)</w:delText>
        </w:r>
      </w:del>
    </w:p>
    <w:p w14:paraId="628A9C11" w14:textId="77777777" w:rsidR="00DC12CB" w:rsidRDefault="00641648" w:rsidP="00E5203D">
      <w:pPr>
        <w:pStyle w:val="Noparagraphstyle"/>
        <w:tabs>
          <w:tab w:val="num" w:pos="720"/>
        </w:tabs>
        <w:spacing w:line="228" w:lineRule="auto"/>
        <w:jc w:val="left"/>
        <w:rPr>
          <w:del w:id="12524" w:author="Summer 2023 updates" w:date="2024-07-31T13:42:00Z"/>
          <w:rFonts w:ascii="Garamond" w:hAnsi="Garamond" w:cs="Times New Roman"/>
          <w:color w:val="000000" w:themeColor="text1"/>
          <w:sz w:val="22"/>
          <w:szCs w:val="22"/>
        </w:rPr>
      </w:pPr>
      <w:r w:rsidRPr="00424939">
        <w:rPr>
          <w:rFonts w:ascii="Garamond" w:hAnsi="Garamond" w:cs="Times New Roman"/>
          <w:color w:val="000000" w:themeColor="text1"/>
          <w:sz w:val="22"/>
          <w:szCs w:val="22"/>
        </w:rPr>
        <w:t>ENG-</w:t>
      </w:r>
      <w:r w:rsidR="004E0811" w:rsidRPr="00424939">
        <w:rPr>
          <w:rFonts w:ascii="Garamond" w:hAnsi="Garamond" w:cs="Times New Roman"/>
          <w:color w:val="000000" w:themeColor="text1"/>
          <w:sz w:val="22"/>
          <w:szCs w:val="22"/>
        </w:rPr>
        <w:t>208</w:t>
      </w:r>
      <w:r w:rsidRPr="00424939">
        <w:rPr>
          <w:rFonts w:ascii="Garamond" w:hAnsi="Garamond" w:cs="Times New Roman"/>
          <w:color w:val="000000" w:themeColor="text1"/>
          <w:sz w:val="22"/>
          <w:szCs w:val="22"/>
        </w:rPr>
        <w:t xml:space="preserve"> Gender and Literature</w:t>
      </w:r>
      <w:r w:rsidR="00B8454E" w:rsidRPr="00424939">
        <w:rPr>
          <w:color w:val="000000" w:themeColor="text1"/>
          <w:rPrChange w:id="12525" w:author="Summer 2023 updates" w:date="2024-07-31T13:42:00Z">
            <w:rPr>
              <w:rFonts w:ascii="Garamond" w:hAnsi="Garamond"/>
              <w:color w:val="000000" w:themeColor="text1"/>
              <w:sz w:val="22"/>
            </w:rPr>
          </w:rPrChange>
        </w:rPr>
        <w:fldChar w:fldCharType="begin"/>
      </w:r>
      <w:r w:rsidR="00B8454E" w:rsidRPr="00424939">
        <w:rPr>
          <w:rFonts w:ascii="Garamond" w:hAnsi="Garamond" w:cs="Times New Roman"/>
          <w:color w:val="000000" w:themeColor="text1"/>
          <w:sz w:val="22"/>
          <w:szCs w:val="22"/>
        </w:rPr>
        <w:instrText xml:space="preserve"> XE "Literature" </w:instrText>
      </w:r>
      <w:r w:rsidR="00B8454E" w:rsidRPr="00424939">
        <w:rPr>
          <w:color w:val="000000" w:themeColor="text1"/>
          <w:rPrChange w:id="12526" w:author="Summer 2023 updates" w:date="2024-07-31T13:42:00Z">
            <w:rPr>
              <w:rFonts w:ascii="Garamond" w:hAnsi="Garamond"/>
              <w:color w:val="000000" w:themeColor="text1"/>
              <w:sz w:val="22"/>
            </w:rPr>
          </w:rPrChange>
        </w:rPr>
        <w:fldChar w:fldCharType="end"/>
      </w:r>
      <w:r w:rsidRPr="00424939">
        <w:rPr>
          <w:rFonts w:ascii="Garamond" w:hAnsi="Garamond" w:cs="Times New Roman"/>
          <w:color w:val="000000" w:themeColor="text1"/>
          <w:sz w:val="22"/>
          <w:szCs w:val="22"/>
        </w:rPr>
        <w:t>:  Diverse Western</w:t>
      </w:r>
      <w:r w:rsidR="00E727BB">
        <w:rPr>
          <w:rFonts w:ascii="Garamond" w:hAnsi="Garamond" w:cs="Times New Roman"/>
          <w:color w:val="000000" w:themeColor="text1"/>
          <w:sz w:val="22"/>
          <w:szCs w:val="22"/>
        </w:rPr>
        <w:t xml:space="preserve"> </w:t>
      </w:r>
    </w:p>
    <w:p w14:paraId="309003A3" w14:textId="7A922831" w:rsidR="00641648" w:rsidRPr="00424939" w:rsidRDefault="00DC12CB"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27" w:author="Summer 2023 updates" w:date="2024-07-31T13:42:00Z">
          <w:pPr>
            <w:pStyle w:val="Noparagraphstyle"/>
            <w:tabs>
              <w:tab w:val="num" w:pos="720"/>
            </w:tabs>
            <w:spacing w:line="228" w:lineRule="auto"/>
            <w:jc w:val="left"/>
          </w:pPr>
        </w:pPrChange>
      </w:pPr>
      <w:del w:id="12528" w:author="Summer 2023 updates" w:date="2024-07-31T13:42:00Z">
        <w:r>
          <w:rPr>
            <w:rFonts w:ascii="Garamond" w:hAnsi="Garamond" w:cs="Times New Roman"/>
            <w:color w:val="000000" w:themeColor="text1"/>
            <w:sz w:val="22"/>
            <w:szCs w:val="22"/>
          </w:rPr>
          <w:tab/>
        </w:r>
      </w:del>
      <w:r w:rsidR="00641648" w:rsidRPr="00424939">
        <w:rPr>
          <w:rFonts w:ascii="Garamond" w:hAnsi="Garamond" w:cs="Times New Roman"/>
          <w:color w:val="000000" w:themeColor="text1"/>
          <w:sz w:val="22"/>
          <w:szCs w:val="22"/>
        </w:rPr>
        <w:t>Perspectives</w:t>
      </w:r>
      <w:r w:rsidR="009F3F14">
        <w:rPr>
          <w:rFonts w:ascii="Garamond" w:hAnsi="Garamond" w:cs="Times New Roman"/>
          <w:color w:val="000000" w:themeColor="text1"/>
          <w:sz w:val="22"/>
          <w:szCs w:val="22"/>
        </w:rPr>
        <w:t xml:space="preserve"> (WE)</w:t>
      </w:r>
    </w:p>
    <w:p w14:paraId="798036D8" w14:textId="2066C9BF"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29"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GS-</w:t>
      </w:r>
      <w:r w:rsidR="00F40008" w:rsidRPr="00424939">
        <w:rPr>
          <w:rFonts w:ascii="Garamond" w:hAnsi="Garamond" w:cs="Times New Roman"/>
          <w:color w:val="000000" w:themeColor="text1"/>
          <w:sz w:val="22"/>
          <w:szCs w:val="22"/>
        </w:rPr>
        <w:t>127</w:t>
      </w:r>
      <w:r w:rsidRPr="00424939">
        <w:rPr>
          <w:rFonts w:ascii="Garamond" w:hAnsi="Garamond" w:cs="Times New Roman"/>
          <w:color w:val="000000" w:themeColor="text1"/>
          <w:sz w:val="22"/>
          <w:szCs w:val="22"/>
        </w:rPr>
        <w:t xml:space="preserve"> Dress, Gender, and Identity</w:t>
      </w:r>
    </w:p>
    <w:p w14:paraId="46C4E571" w14:textId="794DCBE6"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0"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GS-</w:t>
      </w:r>
      <w:r w:rsidR="00641648" w:rsidRPr="00424939">
        <w:rPr>
          <w:rFonts w:ascii="Garamond" w:hAnsi="Garamond" w:cs="Times New Roman"/>
          <w:color w:val="000000" w:themeColor="text1"/>
          <w:sz w:val="22"/>
          <w:szCs w:val="22"/>
        </w:rPr>
        <w:t>13</w:t>
      </w:r>
      <w:r w:rsidRPr="00424939">
        <w:rPr>
          <w:rFonts w:ascii="Garamond" w:hAnsi="Garamond" w:cs="Times New Roman"/>
          <w:color w:val="000000" w:themeColor="text1"/>
          <w:sz w:val="22"/>
          <w:szCs w:val="22"/>
        </w:rPr>
        <w:t>6 Gender in the Non-Western World</w:t>
      </w:r>
    </w:p>
    <w:p w14:paraId="0AA30C53" w14:textId="77777777"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1"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GS-247 Gender and Sexuality Studies Symposium</w:t>
      </w:r>
    </w:p>
    <w:p w14:paraId="2C1C91B0" w14:textId="297D643A"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2"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GS-3</w:t>
      </w:r>
      <w:r w:rsidR="00821FC3" w:rsidRPr="00424939">
        <w:rPr>
          <w:rFonts w:ascii="Garamond" w:hAnsi="Garamond" w:cs="Times New Roman"/>
          <w:color w:val="000000" w:themeColor="text1"/>
          <w:sz w:val="22"/>
          <w:szCs w:val="22"/>
        </w:rPr>
        <w:t>8</w:t>
      </w:r>
      <w:r w:rsidRPr="00424939">
        <w:rPr>
          <w:rFonts w:ascii="Garamond" w:hAnsi="Garamond" w:cs="Times New Roman"/>
          <w:color w:val="000000" w:themeColor="text1"/>
          <w:sz w:val="22"/>
          <w:szCs w:val="22"/>
        </w:rPr>
        <w:t xml:space="preserve">7 Topics in Gender and Sexuality Studies </w:t>
      </w:r>
      <w:r w:rsidR="009D67C2">
        <w:rPr>
          <w:rFonts w:ascii="Garamond" w:hAnsi="Garamond"/>
          <w:color w:val="000000" w:themeColor="text1"/>
        </w:rPr>
        <w:t>(WE)</w:t>
      </w:r>
    </w:p>
    <w:p w14:paraId="5F0DD5FE" w14:textId="2F26A376"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3"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HIS-</w:t>
      </w:r>
      <w:r w:rsidR="00641648" w:rsidRPr="00424939">
        <w:rPr>
          <w:rFonts w:ascii="Garamond" w:hAnsi="Garamond" w:cs="Times New Roman"/>
          <w:color w:val="000000" w:themeColor="text1"/>
          <w:sz w:val="22"/>
          <w:szCs w:val="22"/>
        </w:rPr>
        <w:t>2</w:t>
      </w:r>
      <w:r w:rsidRPr="00424939">
        <w:rPr>
          <w:rFonts w:ascii="Garamond" w:hAnsi="Garamond" w:cs="Times New Roman"/>
          <w:color w:val="000000" w:themeColor="text1"/>
          <w:sz w:val="22"/>
          <w:szCs w:val="22"/>
        </w:rPr>
        <w:t>97 Women in America</w:t>
      </w:r>
      <w:r w:rsidR="008060E3">
        <w:rPr>
          <w:rFonts w:ascii="Garamond" w:hAnsi="Garamond" w:cs="Times New Roman"/>
          <w:color w:val="000000" w:themeColor="text1"/>
          <w:sz w:val="22"/>
          <w:szCs w:val="22"/>
        </w:rPr>
        <w:t xml:space="preserve"> </w:t>
      </w:r>
      <w:r w:rsidR="008060E3">
        <w:rPr>
          <w:rFonts w:ascii="Garamond" w:hAnsi="Garamond"/>
          <w:color w:val="000000" w:themeColor="text1"/>
          <w:sz w:val="22"/>
          <w:szCs w:val="22"/>
        </w:rPr>
        <w:t>(WE)</w:t>
      </w:r>
    </w:p>
    <w:p w14:paraId="30D74EEF" w14:textId="0E4F1700" w:rsidR="00133FCF" w:rsidRPr="00424939" w:rsidRDefault="00641648"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4"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NUR/PSY-1</w:t>
      </w:r>
      <w:r w:rsidR="00133FCF" w:rsidRPr="00424939">
        <w:rPr>
          <w:rFonts w:ascii="Garamond" w:hAnsi="Garamond" w:cs="Times New Roman"/>
          <w:color w:val="000000" w:themeColor="text1"/>
          <w:sz w:val="22"/>
          <w:szCs w:val="22"/>
        </w:rPr>
        <w:t>37 Human Sexuality</w:t>
      </w:r>
    </w:p>
    <w:p w14:paraId="4EFC029C" w14:textId="3E2DEBA5"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5"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PHL-277 Philosophy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"Philosophy"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Gender and Race</w:t>
      </w:r>
      <w:r w:rsidR="0055372C">
        <w:rPr>
          <w:rFonts w:ascii="Garamond" w:hAnsi="Garamond" w:cs="Times New Roman"/>
          <w:color w:val="000000" w:themeColor="text1"/>
          <w:sz w:val="22"/>
          <w:szCs w:val="22"/>
        </w:rPr>
        <w:t xml:space="preserve"> </w:t>
      </w:r>
      <w:r w:rsidR="0055372C">
        <w:rPr>
          <w:rFonts w:ascii="Garamond" w:hAnsi="Garamond"/>
          <w:color w:val="000000" w:themeColor="text1"/>
          <w:sz w:val="22"/>
          <w:szCs w:val="22"/>
        </w:rPr>
        <w:t>(WE)</w:t>
      </w:r>
    </w:p>
    <w:p w14:paraId="34FD0811" w14:textId="692504FC"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6"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POL-277 Women and Politics in the United States</w:t>
      </w:r>
      <w:r w:rsidR="007D7CFF">
        <w:rPr>
          <w:rFonts w:ascii="Garamond" w:hAnsi="Garamond" w:cs="Times New Roman"/>
          <w:color w:val="000000" w:themeColor="text1"/>
          <w:sz w:val="22"/>
          <w:szCs w:val="22"/>
        </w:rPr>
        <w:t xml:space="preserve"> </w:t>
      </w:r>
      <w:r w:rsidR="007D7CFF">
        <w:rPr>
          <w:rFonts w:ascii="Garamond" w:hAnsi="Garamond" w:cs="Times New Roman"/>
          <w:color w:val="000000" w:themeColor="text1"/>
        </w:rPr>
        <w:t>(WE)</w:t>
      </w:r>
    </w:p>
    <w:p w14:paraId="6A2B5581" w14:textId="74699A2D" w:rsidR="00133FCF" w:rsidRPr="00424939" w:rsidRDefault="00133FCF" w:rsidP="00E727BB">
      <w:pPr>
        <w:pStyle w:val="Noparagraphstyle"/>
        <w:tabs>
          <w:tab w:val="num" w:pos="720"/>
        </w:tabs>
        <w:spacing w:line="228" w:lineRule="auto"/>
        <w:ind w:left="360" w:hanging="360"/>
        <w:jc w:val="left"/>
        <w:rPr>
          <w:rFonts w:ascii="Garamond" w:hAnsi="Garamond" w:cs="Times New Roman"/>
          <w:color w:val="000000" w:themeColor="text1"/>
          <w:sz w:val="22"/>
          <w:szCs w:val="22"/>
        </w:rPr>
        <w:pPrChange w:id="12537" w:author="Summer 2023 updates" w:date="2024-07-31T13:42:00Z">
          <w:pPr>
            <w:pStyle w:val="Noparagraphstyle"/>
            <w:tabs>
              <w:tab w:val="num" w:pos="720"/>
            </w:tabs>
            <w:spacing w:line="228" w:lineRule="auto"/>
            <w:jc w:val="left"/>
          </w:pPr>
        </w:pPrChange>
      </w:pPr>
      <w:r w:rsidRPr="00424939">
        <w:rPr>
          <w:rFonts w:ascii="Garamond" w:hAnsi="Garamond" w:cs="Times New Roman"/>
          <w:color w:val="000000" w:themeColor="text1"/>
          <w:sz w:val="22"/>
          <w:szCs w:val="22"/>
        </w:rPr>
        <w:t>PSY-208 Gender 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"Psychology" </w:instrText>
      </w:r>
      <w:r w:rsidR="00B8454E" w:rsidRPr="00424939">
        <w:rPr>
          <w:rFonts w:ascii="Garamond" w:hAnsi="Garamond" w:cs="Times New Roman"/>
          <w:color w:val="000000" w:themeColor="text1"/>
          <w:sz w:val="22"/>
          <w:szCs w:val="22"/>
        </w:rPr>
        <w:fldChar w:fldCharType="end"/>
      </w:r>
    </w:p>
    <w:p w14:paraId="051435F5" w14:textId="5D5CD7CC" w:rsidR="00133FCF" w:rsidRPr="00424939" w:rsidRDefault="00133FCF" w:rsidP="00E727BB">
      <w:pPr>
        <w:pStyle w:val="Noparagraphstyle"/>
        <w:tabs>
          <w:tab w:val="num" w:pos="720"/>
        </w:tabs>
        <w:spacing w:line="240" w:lineRule="auto"/>
        <w:ind w:left="360" w:hanging="360"/>
        <w:jc w:val="left"/>
        <w:rPr>
          <w:rFonts w:ascii="Garamond" w:hAnsi="Garamond" w:cs="Times New Roman"/>
          <w:color w:val="000000" w:themeColor="text1"/>
          <w:sz w:val="22"/>
          <w:szCs w:val="22"/>
        </w:rPr>
        <w:pPrChange w:id="12538" w:author="Summer 2023 updates" w:date="2024-07-31T13:42:00Z">
          <w:pPr>
            <w:pStyle w:val="Noparagraphstyle"/>
            <w:tabs>
              <w:tab w:val="num" w:pos="720"/>
            </w:tabs>
            <w:spacing w:line="240" w:lineRule="auto"/>
            <w:jc w:val="left"/>
          </w:pPr>
        </w:pPrChange>
      </w:pPr>
      <w:r w:rsidRPr="00424939">
        <w:rPr>
          <w:rFonts w:ascii="Garamond" w:hAnsi="Garamond" w:cs="Times New Roman"/>
          <w:color w:val="000000" w:themeColor="text1"/>
          <w:sz w:val="22"/>
          <w:szCs w:val="22"/>
        </w:rPr>
        <w:t>SOC-417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"Sociology"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Sex &amp; Sexuality </w:t>
      </w:r>
    </w:p>
    <w:p w14:paraId="63A62F08" w14:textId="77777777" w:rsidR="00B574F2" w:rsidRPr="00424939" w:rsidRDefault="00B574F2" w:rsidP="00B574F2">
      <w:pPr>
        <w:pStyle w:val="Noparagraphstyle"/>
        <w:spacing w:line="240" w:lineRule="auto"/>
        <w:jc w:val="left"/>
        <w:rPr>
          <w:rFonts w:ascii="Garamond" w:hAnsi="Garamond" w:cs="Times New Roman"/>
          <w:color w:val="000000" w:themeColor="text1"/>
          <w:sz w:val="22"/>
          <w:szCs w:val="22"/>
          <w:u w:val="single"/>
        </w:rPr>
        <w:sectPr w:rsidR="00B574F2" w:rsidRPr="00424939" w:rsidSect="00884DF4">
          <w:type w:val="continuous"/>
          <w:pgSz w:w="12240" w:h="15840"/>
          <w:pgMar w:top="1440" w:right="1080" w:bottom="1080" w:left="1080" w:header="720" w:footer="720" w:gutter="0"/>
          <w:cols w:num="2" w:space="180"/>
          <w:docGrid w:linePitch="360"/>
          <w:sectPrChange w:id="12539" w:author="Summer 2023 updates" w:date="2024-07-31T13:42:00Z">
            <w:sectPr w:rsidR="00B574F2" w:rsidRPr="00424939" w:rsidSect="00884DF4">
              <w:pgMar w:top="720" w:right="720" w:bottom="990" w:left="1440" w:header="720" w:footer="720" w:gutter="0"/>
            </w:sectPr>
          </w:sectPrChange>
        </w:sectPr>
      </w:pPr>
    </w:p>
    <w:p w14:paraId="3E8BF059" w14:textId="36D6A5DF" w:rsidR="00B574F2" w:rsidRPr="00424939" w:rsidRDefault="00B574F2" w:rsidP="00B574F2">
      <w:pPr>
        <w:pStyle w:val="Noparagraphstyle"/>
        <w:spacing w:line="240" w:lineRule="auto"/>
        <w:jc w:val="left"/>
        <w:rPr>
          <w:rFonts w:ascii="Garamond" w:hAnsi="Garamond" w:cs="Times New Roman"/>
          <w:color w:val="000000" w:themeColor="text1"/>
          <w:sz w:val="22"/>
          <w:szCs w:val="22"/>
          <w:u w:val="single"/>
        </w:rPr>
      </w:pPr>
    </w:p>
    <w:p w14:paraId="7F7B9DD4" w14:textId="40227132" w:rsidR="00B574F2" w:rsidRPr="00424939" w:rsidRDefault="00B574F2" w:rsidP="00E728F0">
      <w:pPr>
        <w:pStyle w:val="Noparagraphstyle"/>
        <w:spacing w:before="120" w:line="240" w:lineRule="auto"/>
        <w:rPr>
          <w:rFonts w:ascii="Garamond" w:hAnsi="Garamond" w:cs="Times New Roman"/>
          <w:b/>
          <w:smallCaps/>
          <w:color w:val="000000" w:themeColor="text1"/>
          <w:sz w:val="22"/>
          <w:szCs w:val="22"/>
        </w:rPr>
        <w:pPrChange w:id="12540" w:author="Summer 2023 updates" w:date="2024-07-31T13:42:00Z">
          <w:pPr>
            <w:pStyle w:val="Noparagraphstyle"/>
            <w:spacing w:line="240" w:lineRule="auto"/>
          </w:pPr>
        </w:pPrChange>
      </w:pPr>
      <w:r w:rsidRPr="00424939">
        <w:rPr>
          <w:rFonts w:ascii="Garamond" w:hAnsi="Garamond" w:cs="Times New Roman"/>
          <w:b/>
          <w:smallCaps/>
          <w:color w:val="000000" w:themeColor="text1"/>
          <w:sz w:val="22"/>
          <w:szCs w:val="22"/>
        </w:rPr>
        <w:t>Component Courses</w:t>
      </w:r>
    </w:p>
    <w:p w14:paraId="39B93D3C" w14:textId="77777777" w:rsidR="00E5203D" w:rsidRPr="00424939" w:rsidRDefault="00E5203D" w:rsidP="00E728F0">
      <w:pPr>
        <w:pStyle w:val="Noparagraphstyle"/>
        <w:tabs>
          <w:tab w:val="num" w:pos="720"/>
        </w:tabs>
        <w:spacing w:before="120" w:line="240" w:lineRule="auto"/>
        <w:jc w:val="left"/>
        <w:rPr>
          <w:rFonts w:ascii="Garamond" w:hAnsi="Garamond" w:cs="Times New Roman"/>
          <w:color w:val="000000" w:themeColor="text1"/>
          <w:sz w:val="22"/>
          <w:szCs w:val="22"/>
        </w:rPr>
        <w:sectPr w:rsidR="00E5203D" w:rsidRPr="00424939" w:rsidSect="00884DF4">
          <w:type w:val="continuous"/>
          <w:pgSz w:w="12240" w:h="15840"/>
          <w:pgMar w:top="1440" w:right="1080" w:bottom="1080" w:left="1080" w:header="720" w:footer="720" w:gutter="0"/>
          <w:cols w:space="720"/>
          <w:docGrid w:linePitch="360"/>
          <w:sectPrChange w:id="12541" w:author="Summer 2023 updates" w:date="2024-07-31T13:42:00Z">
            <w:sectPr w:rsidR="00E5203D" w:rsidRPr="00424939" w:rsidSect="00884DF4">
              <w:pgMar w:top="720" w:right="720" w:bottom="990" w:left="1440" w:header="720" w:footer="720" w:gutter="0"/>
            </w:sectPr>
          </w:sectPrChange>
        </w:sectPr>
        <w:pPrChange w:id="12542" w:author="Summer 2023 updates" w:date="2024-07-31T13:42:00Z">
          <w:pPr>
            <w:pStyle w:val="Noparagraphstyle"/>
            <w:tabs>
              <w:tab w:val="num" w:pos="720"/>
            </w:tabs>
            <w:spacing w:line="240" w:lineRule="auto"/>
            <w:jc w:val="left"/>
          </w:pPr>
        </w:pPrChange>
      </w:pPr>
    </w:p>
    <w:p w14:paraId="678AB74A" w14:textId="27297D37"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ANT-</w:t>
      </w:r>
      <w:r w:rsidR="00564E24" w:rsidRPr="00424939">
        <w:rPr>
          <w:rFonts w:ascii="Garamond" w:hAnsi="Garamond" w:cs="Times New Roman"/>
          <w:color w:val="000000" w:themeColor="text1"/>
          <w:sz w:val="22"/>
          <w:szCs w:val="22"/>
        </w:rPr>
        <w:t>11</w:t>
      </w:r>
      <w:r w:rsidR="00564E24">
        <w:rPr>
          <w:rFonts w:ascii="Garamond" w:hAnsi="Garamond" w:cs="Times New Roman"/>
          <w:color w:val="000000" w:themeColor="text1"/>
          <w:sz w:val="22"/>
          <w:szCs w:val="22"/>
        </w:rPr>
        <w:t>6</w:t>
      </w:r>
      <w:r w:rsidR="00564E2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Cultural Anthropology</w:t>
      </w:r>
    </w:p>
    <w:p w14:paraId="56C8C0DB" w14:textId="7F760A20" w:rsidR="00086739" w:rsidRPr="00424939" w:rsidRDefault="00086739"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w:t>
      </w:r>
      <w:r w:rsidR="002655D8" w:rsidRPr="00424939">
        <w:rPr>
          <w:rFonts w:ascii="Garamond" w:hAnsi="Garamond" w:cs="Times New Roman"/>
          <w:color w:val="000000" w:themeColor="text1"/>
          <w:sz w:val="22"/>
          <w:szCs w:val="22"/>
        </w:rPr>
        <w:t>3</w:t>
      </w:r>
      <w:r w:rsidRPr="00424939">
        <w:rPr>
          <w:rFonts w:ascii="Garamond" w:hAnsi="Garamond" w:cs="Times New Roman"/>
          <w:color w:val="000000" w:themeColor="text1"/>
          <w:sz w:val="22"/>
          <w:szCs w:val="22"/>
        </w:rPr>
        <w:t>6 Intercultural Communication</w:t>
      </w:r>
      <w:r w:rsidR="00BA3F5E">
        <w:rPr>
          <w:rFonts w:ascii="Garamond" w:hAnsi="Garamond" w:cs="Times New Roman"/>
          <w:color w:val="000000" w:themeColor="text1"/>
          <w:sz w:val="22"/>
          <w:szCs w:val="22"/>
        </w:rPr>
        <w:t xml:space="preserve"> (WE)</w:t>
      </w:r>
    </w:p>
    <w:p w14:paraId="39E88E7F" w14:textId="11186695" w:rsidR="00867860" w:rsidRPr="00424939" w:rsidRDefault="00867860" w:rsidP="00B574F2">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COM-237 Interpersonal Communication</w:t>
      </w:r>
      <w:r w:rsidR="00BA3F5E">
        <w:rPr>
          <w:rFonts w:ascii="Garamond" w:hAnsi="Garamond" w:cs="Times New Roman"/>
          <w:color w:val="000000" w:themeColor="text1"/>
          <w:sz w:val="22"/>
          <w:szCs w:val="22"/>
        </w:rPr>
        <w:t xml:space="preserve"> (WE)</w:t>
      </w:r>
    </w:p>
    <w:p w14:paraId="60ECE0D4" w14:textId="02EF5C40"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COM-361 Communication and Social Change</w:t>
      </w:r>
    </w:p>
    <w:p w14:paraId="059FF63C" w14:textId="1ED05E3C" w:rsidR="00133FCF" w:rsidRPr="00424939" w:rsidRDefault="00FF4365"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EDU-1</w:t>
      </w:r>
      <w:r w:rsidR="00133FCF" w:rsidRPr="00424939">
        <w:rPr>
          <w:rFonts w:ascii="Garamond" w:hAnsi="Garamond" w:cs="Times New Roman"/>
          <w:color w:val="000000" w:themeColor="text1"/>
          <w:sz w:val="22"/>
          <w:szCs w:val="22"/>
        </w:rPr>
        <w:t>87 Human Relations</w:t>
      </w:r>
      <w:r w:rsidR="00B92F9C">
        <w:rPr>
          <w:rFonts w:ascii="Garamond" w:hAnsi="Garamond" w:cs="Times New Roman"/>
          <w:color w:val="000000" w:themeColor="text1"/>
          <w:sz w:val="22"/>
          <w:szCs w:val="22"/>
        </w:rPr>
        <w:t xml:space="preserve"> (WE)</w:t>
      </w:r>
    </w:p>
    <w:p w14:paraId="07C86F79" w14:textId="35EED234" w:rsidR="00133FCF" w:rsidRPr="00424939" w:rsidRDefault="00133FCF"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RHE-</w:t>
      </w:r>
      <w:r w:rsidR="00F40008" w:rsidRPr="00424939">
        <w:rPr>
          <w:rFonts w:ascii="Garamond" w:hAnsi="Garamond" w:cs="Times New Roman"/>
          <w:color w:val="000000" w:themeColor="text1"/>
          <w:sz w:val="22"/>
          <w:szCs w:val="22"/>
        </w:rPr>
        <w:t>377</w:t>
      </w:r>
      <w:r w:rsidRPr="00424939">
        <w:rPr>
          <w:rFonts w:ascii="Garamond" w:hAnsi="Garamond" w:cs="Times New Roman"/>
          <w:color w:val="000000" w:themeColor="text1"/>
          <w:sz w:val="22"/>
          <w:szCs w:val="22"/>
        </w:rPr>
        <w:t xml:space="preserve"> Cultural Studies</w:t>
      </w:r>
      <w:r w:rsidR="00C46882">
        <w:rPr>
          <w:rFonts w:ascii="Garamond" w:hAnsi="Garamond" w:cs="Times New Roman"/>
          <w:color w:val="000000" w:themeColor="text1"/>
          <w:sz w:val="22"/>
          <w:szCs w:val="22"/>
        </w:rPr>
        <w:t xml:space="preserve"> </w:t>
      </w:r>
      <w:r w:rsidR="00C46882">
        <w:rPr>
          <w:rFonts w:ascii="Garamond" w:hAnsi="Garamond" w:cs="Times New Roman"/>
          <w:color w:val="000000" w:themeColor="text1"/>
        </w:rPr>
        <w:t>(WE)</w:t>
      </w:r>
    </w:p>
    <w:p w14:paraId="57AEAA67" w14:textId="4660F32D" w:rsidR="00B574F2" w:rsidRPr="00424939" w:rsidRDefault="00B574F2"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SCJ-350 Human Rights and Comparative Justice Systems</w:t>
      </w:r>
    </w:p>
    <w:p w14:paraId="2F692630" w14:textId="17054ED3" w:rsidR="00133FCF" w:rsidRPr="00424939" w:rsidRDefault="00133FCF" w:rsidP="00B574F2">
      <w:pPr>
        <w:pStyle w:val="Noparagraphstyle"/>
        <w:tabs>
          <w:tab w:val="num" w:pos="72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SOC-207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"Sociology"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of the Family</w:t>
      </w:r>
    </w:p>
    <w:p w14:paraId="43B26A57" w14:textId="3D6E6AC7" w:rsidR="00E5203D" w:rsidRPr="00424939" w:rsidRDefault="00B574F2" w:rsidP="00615A78">
      <w:pPr>
        <w:pStyle w:val="Noparagraphstyle"/>
        <w:tabs>
          <w:tab w:val="num" w:pos="720"/>
        </w:tabs>
        <w:spacing w:line="240" w:lineRule="auto"/>
        <w:jc w:val="left"/>
        <w:rPr>
          <w:rFonts w:ascii="Garamond" w:hAnsi="Garamond" w:cs="Times New Roman"/>
          <w:b/>
          <w:smallCaps/>
          <w:color w:val="000000" w:themeColor="text1"/>
          <w:sz w:val="22"/>
          <w:szCs w:val="22"/>
        </w:rPr>
        <w:sectPr w:rsidR="00E5203D" w:rsidRPr="00424939" w:rsidSect="00884DF4">
          <w:type w:val="continuous"/>
          <w:pgSz w:w="12240" w:h="15840"/>
          <w:pgMar w:top="1440" w:right="1080" w:bottom="1080" w:left="1080" w:header="720" w:footer="720" w:gutter="0"/>
          <w:cols w:num="2" w:space="180"/>
          <w:docGrid w:linePitch="360"/>
          <w:sectPrChange w:id="12543" w:author="Summer 2023 updates" w:date="2024-07-31T13:42:00Z">
            <w:sectPr w:rsidR="00E5203D" w:rsidRPr="00424939" w:rsidSect="00884DF4">
              <w:pgMar w:top="720" w:right="720" w:bottom="990" w:left="1440" w:header="720" w:footer="720" w:gutter="0"/>
            </w:sectPr>
          </w:sectPrChange>
        </w:sectPr>
      </w:pPr>
      <w:r w:rsidRPr="00424939">
        <w:rPr>
          <w:rFonts w:ascii="Garamond" w:hAnsi="Garamond" w:cs="Times New Roman"/>
          <w:color w:val="000000" w:themeColor="text1"/>
          <w:sz w:val="22"/>
          <w:szCs w:val="22"/>
        </w:rPr>
        <w:t>THE-288 History of Dress</w:t>
      </w:r>
      <w:r w:rsidR="00615A78">
        <w:rPr>
          <w:rFonts w:ascii="Garamond" w:hAnsi="Garamond" w:cs="Times New Roman"/>
          <w:color w:val="000000" w:themeColor="text1"/>
          <w:sz w:val="22"/>
          <w:szCs w:val="22"/>
        </w:rPr>
        <w:t xml:space="preserve"> </w:t>
      </w:r>
      <w:r w:rsidR="00615A78">
        <w:rPr>
          <w:rFonts w:ascii="Garamond" w:hAnsi="Garamond"/>
          <w:color w:val="000000" w:themeColor="text1"/>
          <w:sz w:val="22"/>
          <w:szCs w:val="22"/>
        </w:rPr>
        <w:t>(WE)</w:t>
      </w:r>
    </w:p>
    <w:p w14:paraId="00524328" w14:textId="77777777" w:rsidR="00B574F2" w:rsidRPr="00424939" w:rsidRDefault="00B574F2" w:rsidP="003126F4">
      <w:pPr>
        <w:pStyle w:val="Noparagraphstyle"/>
        <w:spacing w:line="240" w:lineRule="auto"/>
        <w:jc w:val="left"/>
        <w:rPr>
          <w:rFonts w:ascii="Garamond" w:hAnsi="Garamond" w:cs="Times New Roman"/>
          <w:b/>
          <w:smallCaps/>
          <w:color w:val="000000" w:themeColor="text1"/>
          <w:sz w:val="22"/>
          <w:szCs w:val="22"/>
        </w:rPr>
      </w:pPr>
    </w:p>
    <w:p w14:paraId="27EF80D5" w14:textId="60999E14" w:rsidR="00133FCF" w:rsidRPr="00424939" w:rsidRDefault="00133FCF" w:rsidP="00E728F0">
      <w:pPr>
        <w:pStyle w:val="Noparagraphstyle"/>
        <w:spacing w:before="120" w:line="240" w:lineRule="auto"/>
        <w:jc w:val="left"/>
        <w:rPr>
          <w:rFonts w:ascii="Garamond" w:hAnsi="Garamond" w:cs="Times New Roman"/>
          <w:b/>
          <w:smallCaps/>
          <w:color w:val="000000" w:themeColor="text1"/>
          <w:sz w:val="22"/>
          <w:szCs w:val="22"/>
        </w:rPr>
        <w:pPrChange w:id="12544" w:author="Summer 2023 updates" w:date="2024-07-31T13:42:00Z">
          <w:pPr>
            <w:pStyle w:val="Noparagraphstyle"/>
            <w:spacing w:line="240" w:lineRule="auto"/>
            <w:jc w:val="left"/>
          </w:pPr>
        </w:pPrChange>
      </w:pPr>
      <w:r w:rsidRPr="00424939">
        <w:rPr>
          <w:rFonts w:ascii="Garamond" w:hAnsi="Garamond" w:cs="Times New Roman"/>
          <w:b/>
          <w:smallCaps/>
          <w:color w:val="000000" w:themeColor="text1"/>
          <w:sz w:val="22"/>
          <w:szCs w:val="22"/>
        </w:rPr>
        <w:t xml:space="preserve">courses in gender and sexuality studies </w:t>
      </w:r>
    </w:p>
    <w:p w14:paraId="2A2E3662" w14:textId="5820F744"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GS-107 Introduction to Gender </w:t>
      </w:r>
      <w:r w:rsidRPr="00424939">
        <w:rPr>
          <w:rFonts w:ascii="Garamond" w:hAnsi="Garamond" w:cs="Times New Roman"/>
          <w:b/>
          <w:color w:val="000000" w:themeColor="text1"/>
        </w:rPr>
        <w:t>and Sexuality</w:t>
      </w:r>
      <w:r w:rsidRPr="00424939">
        <w:rPr>
          <w:rFonts w:ascii="Garamond" w:hAnsi="Garamond" w:cs="Times New Roman"/>
          <w:color w:val="000000" w:themeColor="text1"/>
        </w:rPr>
        <w:t xml:space="preserve"> </w:t>
      </w:r>
      <w:r w:rsidRPr="00424939">
        <w:rPr>
          <w:rFonts w:ascii="Garamond" w:hAnsi="Garamond" w:cs="Times New Roman"/>
          <w:b/>
          <w:color w:val="000000" w:themeColor="text1"/>
          <w:sz w:val="22"/>
          <w:szCs w:val="22"/>
        </w:rPr>
        <w:t xml:space="preserve">Studies </w:t>
      </w:r>
      <w:r w:rsidR="00AD5B40" w:rsidRPr="00424939">
        <w:rPr>
          <w:rFonts w:ascii="Garamond" w:hAnsi="Garamond" w:cs="Times New Roman"/>
          <w:b/>
          <w:color w:val="000000" w:themeColor="text1"/>
        </w:rPr>
        <w:t>(WE)</w:t>
      </w:r>
    </w:p>
    <w:p w14:paraId="49E9209F" w14:textId="77777777" w:rsidR="00133FCF" w:rsidRPr="00424939" w:rsidRDefault="00133FCF" w:rsidP="007431AB">
      <w:r w:rsidRPr="00424939">
        <w:t xml:space="preserve">An examination of the ways in which societies shape our notions of gender, including, but not limited to, how class, race, and sexual orientation influence this process. Topics for lecture, discussion, and readings are selected by the instructor and are drawn from a variety of academic fields. </w:t>
      </w:r>
    </w:p>
    <w:p w14:paraId="0F95577F" w14:textId="32572A4F"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w:t>
      </w:r>
      <w:r w:rsidR="00800B39" w:rsidRPr="00424939">
        <w:rPr>
          <w:rFonts w:ascii="Garamond" w:hAnsi="Garamond" w:cs="Times New Roman"/>
          <w:b/>
          <w:color w:val="000000" w:themeColor="text1"/>
          <w:sz w:val="22"/>
          <w:szCs w:val="22"/>
        </w:rPr>
        <w:t>127</w:t>
      </w:r>
      <w:r w:rsidRPr="00424939">
        <w:rPr>
          <w:rFonts w:ascii="Garamond" w:hAnsi="Garamond" w:cs="Times New Roman"/>
          <w:b/>
          <w:color w:val="000000" w:themeColor="text1"/>
          <w:sz w:val="22"/>
          <w:szCs w:val="22"/>
        </w:rPr>
        <w:t xml:space="preserve"> Dress, Gender, and Identity </w:t>
      </w:r>
    </w:p>
    <w:p w14:paraId="6F4A4D8B" w14:textId="77777777" w:rsidR="00133FCF" w:rsidRPr="00424939" w:rsidRDefault="00133FCF" w:rsidP="007431AB">
      <w:r w:rsidRPr="00424939">
        <w:t xml:space="preserve">Explores the issues of personal adornment and dress related to the projection of gender and identity. Examples from contemporary cultures around the globe are analyzed and compared following a variety of themes. Those themes include: revealing and concealing gender and/or identity, dress codes as social markers, body image and gender, and group identity through dress and adornment. </w:t>
      </w:r>
    </w:p>
    <w:p w14:paraId="108DC65C" w14:textId="41053A59" w:rsidR="00133FCF" w:rsidRPr="00424939" w:rsidRDefault="00133FCF" w:rsidP="008825E8">
      <w:pPr>
        <w:pStyle w:val="Noparagraphstyle"/>
        <w:keepNext/>
        <w:widowControl/>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w:t>
      </w:r>
      <w:r w:rsidR="00800B39" w:rsidRPr="00424939">
        <w:rPr>
          <w:rFonts w:ascii="Garamond" w:hAnsi="Garamond" w:cs="Times New Roman"/>
          <w:b/>
          <w:color w:val="000000" w:themeColor="text1"/>
          <w:sz w:val="22"/>
          <w:szCs w:val="22"/>
        </w:rPr>
        <w:t>136</w:t>
      </w:r>
      <w:r w:rsidRPr="00424939">
        <w:rPr>
          <w:rFonts w:ascii="Garamond" w:hAnsi="Garamond" w:cs="Times New Roman"/>
          <w:b/>
          <w:color w:val="000000" w:themeColor="text1"/>
          <w:sz w:val="22"/>
          <w:szCs w:val="22"/>
        </w:rPr>
        <w:t xml:space="preserve"> Gender in the Non-Western World </w:t>
      </w:r>
    </w:p>
    <w:p w14:paraId="29FF6A73" w14:textId="77777777" w:rsidR="00133FCF" w:rsidRPr="00424939" w:rsidRDefault="00133FCF" w:rsidP="007431AB">
      <w:r w:rsidRPr="00424939">
        <w:t xml:space="preserve">A study of gender rituals, family practices, sexuality, gendered work, and other aspects of gender in non-western cultures. </w:t>
      </w:r>
    </w:p>
    <w:p w14:paraId="46A38C01" w14:textId="77777777"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 xml:space="preserve">GS-247 Gender and Sexuality Studies Symposium </w:t>
      </w:r>
    </w:p>
    <w:p w14:paraId="0B3ECE1F" w14:textId="743117BB" w:rsidR="00133FCF" w:rsidRPr="00424939" w:rsidRDefault="00133FCF" w:rsidP="007431AB">
      <w:r w:rsidRPr="00424939">
        <w:t xml:space="preserve">Specific topics vary from year to year. The course may include films, guest speakers, participation in a service-learning or oral history project, and field trips. May be taken more than once, provided the topics are substantially different. </w:t>
      </w:r>
      <w:r w:rsidRPr="00424939">
        <w:rPr>
          <w:u w:val="single"/>
        </w:rPr>
        <w:t>Prerequisite</w:t>
      </w:r>
      <w:r w:rsidRPr="00424939">
        <w:t xml:space="preserve">: Introduction to Gender and Sexuality Studies </w:t>
      </w:r>
      <w:r w:rsidR="00564E24">
        <w:t xml:space="preserve">(WE) </w:t>
      </w:r>
      <w:r w:rsidRPr="00424939">
        <w:t>(GS-107) or consent of instructor.</w:t>
      </w:r>
    </w:p>
    <w:p w14:paraId="037620E1" w14:textId="7DAC2310"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GS-3</w:t>
      </w:r>
      <w:r w:rsidR="00821FC3" w:rsidRPr="00424939">
        <w:rPr>
          <w:rFonts w:ascii="Garamond" w:hAnsi="Garamond" w:cs="Times New Roman"/>
          <w:b/>
          <w:color w:val="000000" w:themeColor="text1"/>
          <w:sz w:val="22"/>
          <w:szCs w:val="22"/>
        </w:rPr>
        <w:t>2</w:t>
      </w:r>
      <w:r w:rsidRPr="00424939">
        <w:rPr>
          <w:rFonts w:ascii="Garamond" w:hAnsi="Garamond" w:cs="Times New Roman"/>
          <w:b/>
          <w:color w:val="000000" w:themeColor="text1"/>
          <w:sz w:val="22"/>
          <w:szCs w:val="22"/>
        </w:rPr>
        <w:t xml:space="preserve">7 Theory and Methods in Gender and Sexuality Studies </w:t>
      </w:r>
      <w:r w:rsidR="00AD5B40" w:rsidRPr="00424939">
        <w:rPr>
          <w:rFonts w:ascii="Garamond" w:hAnsi="Garamond" w:cs="Times New Roman"/>
          <w:b/>
          <w:color w:val="000000" w:themeColor="text1"/>
        </w:rPr>
        <w:t>(WE)</w:t>
      </w:r>
    </w:p>
    <w:p w14:paraId="65D81241" w14:textId="359A2112" w:rsidR="00133FCF" w:rsidRPr="00424939" w:rsidRDefault="00133FCF" w:rsidP="007431AB">
      <w:r w:rsidRPr="00424939">
        <w:t xml:space="preserve">Offers a thorough introduction to critical theories and methods in feminist and queer studies with particular emphasis on historical foundations, questions of power and discourse, intersectionalities, and global perspectives. A research project using feminist or queer theory is required.  </w:t>
      </w:r>
      <w:r w:rsidRPr="00424939">
        <w:rPr>
          <w:u w:val="single"/>
        </w:rPr>
        <w:t>Prerequisite</w:t>
      </w:r>
      <w:r w:rsidRPr="00424939">
        <w:t xml:space="preserve">: Introduction to Gender and Sexuality Studies </w:t>
      </w:r>
      <w:r w:rsidR="00564E24">
        <w:t xml:space="preserve">(WE) </w:t>
      </w:r>
      <w:r w:rsidRPr="00424939">
        <w:t xml:space="preserve">(GS-107) and completion of one elective that counts toward a Gender and Sexuality Studies major. (Offered Spring Term, alternate years)  </w:t>
      </w:r>
    </w:p>
    <w:p w14:paraId="2D41427F" w14:textId="50669A4A" w:rsidR="00133FCF" w:rsidRPr="00424939" w:rsidRDefault="00133FCF" w:rsidP="00133FCF">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GS-3</w:t>
      </w:r>
      <w:r w:rsidR="00821FC3" w:rsidRPr="00424939">
        <w:rPr>
          <w:rFonts w:ascii="Garamond" w:hAnsi="Garamond" w:cs="Times New Roman"/>
          <w:b/>
          <w:color w:val="000000" w:themeColor="text1"/>
          <w:sz w:val="22"/>
          <w:szCs w:val="22"/>
        </w:rPr>
        <w:t>8</w:t>
      </w:r>
      <w:r w:rsidRPr="00424939">
        <w:rPr>
          <w:rFonts w:ascii="Garamond" w:hAnsi="Garamond" w:cs="Times New Roman"/>
          <w:b/>
          <w:color w:val="000000" w:themeColor="text1"/>
          <w:sz w:val="22"/>
          <w:szCs w:val="22"/>
        </w:rPr>
        <w:t xml:space="preserve">7 Topics in Gender and Sexuality Studies </w:t>
      </w:r>
      <w:r w:rsidR="00AD5B40" w:rsidRPr="00424939">
        <w:rPr>
          <w:rFonts w:ascii="Garamond" w:hAnsi="Garamond" w:cs="Times New Roman"/>
          <w:b/>
          <w:color w:val="000000" w:themeColor="text1"/>
        </w:rPr>
        <w:t>(WE)</w:t>
      </w:r>
    </w:p>
    <w:p w14:paraId="6288D028" w14:textId="624650AF" w:rsidR="00E5203D" w:rsidRPr="00424939" w:rsidRDefault="00133FCF" w:rsidP="007431AB">
      <w:r w:rsidRPr="00424939">
        <w:t xml:space="preserve">Focuses on specific authors, events, or issues in feminist, queer, and masculinity studies. May be taken more than once, provided the topics are substantially different. </w:t>
      </w:r>
      <w:r w:rsidR="002843CC" w:rsidRPr="00424939">
        <w:rPr>
          <w:u w:val="single"/>
        </w:rPr>
        <w:t>Prerequisite</w:t>
      </w:r>
      <w:r w:rsidRPr="00424939">
        <w:t>: Introduction to Gender and Sexuality Studies</w:t>
      </w:r>
      <w:r w:rsidR="00564E24">
        <w:t xml:space="preserve"> (WE)</w:t>
      </w:r>
      <w:r w:rsidRPr="00424939">
        <w:t xml:space="preserve"> (GS</w:t>
      </w:r>
      <w:r w:rsidR="009A4657">
        <w:t>-107) or consent of instructor.</w:t>
      </w:r>
    </w:p>
    <w:p w14:paraId="2482DEBD" w14:textId="35471316" w:rsidR="00133FCF" w:rsidRDefault="00133FCF" w:rsidP="001916A2">
      <w:pPr>
        <w:pStyle w:val="Noparagraphstyle"/>
        <w:spacing w:line="240" w:lineRule="auto"/>
        <w:jc w:val="left"/>
        <w:rPr>
          <w:rFonts w:ascii="Garamond" w:hAnsi="Garamond" w:cs="Times New Roman"/>
          <w:i/>
          <w:color w:val="000000" w:themeColor="text1"/>
          <w:sz w:val="22"/>
          <w:szCs w:val="22"/>
          <w:lang w:bidi="en-US"/>
        </w:rPr>
      </w:pPr>
      <w:r w:rsidRPr="00424939">
        <w:rPr>
          <w:rFonts w:ascii="Garamond" w:hAnsi="Garamond" w:cs="Times New Roman"/>
          <w:b/>
          <w:color w:val="000000" w:themeColor="text1"/>
          <w:sz w:val="22"/>
          <w:szCs w:val="22"/>
          <w:lang w:bidi="en-US"/>
        </w:rPr>
        <w:t>NOTE:</w:t>
      </w:r>
      <w:r w:rsidRPr="00424939">
        <w:rPr>
          <w:rFonts w:ascii="Garamond" w:hAnsi="Garamond" w:cs="Times New Roman"/>
          <w:color w:val="000000" w:themeColor="text1"/>
          <w:sz w:val="22"/>
          <w:szCs w:val="22"/>
          <w:lang w:bidi="en-US"/>
        </w:rPr>
        <w:t xml:space="preserve"> </w:t>
      </w:r>
      <w:r w:rsidRPr="00424939">
        <w:rPr>
          <w:rFonts w:ascii="Garamond" w:hAnsi="Garamond" w:cs="Times New Roman"/>
          <w:i/>
          <w:color w:val="000000" w:themeColor="text1"/>
          <w:sz w:val="22"/>
          <w:szCs w:val="22"/>
          <w:lang w:bidi="en-US"/>
        </w:rPr>
        <w:t>S</w:t>
      </w:r>
      <w:r w:rsidRPr="00424939">
        <w:rPr>
          <w:rFonts w:ascii="Garamond" w:hAnsi="Garamond" w:cs="Times New Roman"/>
          <w:i/>
          <w:color w:val="000000" w:themeColor="text1"/>
          <w:sz w:val="22"/>
          <w:szCs w:val="22"/>
        </w:rPr>
        <w:t xml:space="preserve">tudents are encouraged to complete </w:t>
      </w:r>
      <w:r w:rsidRPr="00424939">
        <w:rPr>
          <w:rFonts w:ascii="Garamond" w:hAnsi="Garamond" w:cs="Times New Roman"/>
          <w:i/>
          <w:color w:val="000000" w:themeColor="text1"/>
          <w:sz w:val="22"/>
          <w:szCs w:val="22"/>
          <w:lang w:bidi="en-US"/>
        </w:rPr>
        <w:t xml:space="preserve">Theory and Methods in Gender and Sexuality </w:t>
      </w:r>
      <w:r w:rsidR="00564E24">
        <w:rPr>
          <w:rFonts w:ascii="Garamond" w:hAnsi="Garamond" w:cs="Times New Roman"/>
          <w:i/>
          <w:color w:val="000000" w:themeColor="text1"/>
          <w:sz w:val="22"/>
          <w:szCs w:val="22"/>
          <w:lang w:bidi="en-US"/>
        </w:rPr>
        <w:t xml:space="preserve">(WE) </w:t>
      </w:r>
      <w:r w:rsidRPr="00424939">
        <w:rPr>
          <w:rFonts w:ascii="Garamond" w:hAnsi="Garamond" w:cs="Times New Roman"/>
          <w:i/>
          <w:color w:val="000000" w:themeColor="text1"/>
          <w:sz w:val="22"/>
          <w:szCs w:val="22"/>
          <w:lang w:bidi="en-US"/>
        </w:rPr>
        <w:t>(GS-3</w:t>
      </w:r>
      <w:r w:rsidR="00821FC3" w:rsidRPr="00424939">
        <w:rPr>
          <w:rFonts w:ascii="Garamond" w:hAnsi="Garamond" w:cs="Times New Roman"/>
          <w:i/>
          <w:color w:val="000000" w:themeColor="text1"/>
          <w:sz w:val="22"/>
          <w:szCs w:val="22"/>
          <w:lang w:bidi="en-US"/>
        </w:rPr>
        <w:t>2</w:t>
      </w:r>
      <w:r w:rsidRPr="00424939">
        <w:rPr>
          <w:rFonts w:ascii="Garamond" w:hAnsi="Garamond" w:cs="Times New Roman"/>
          <w:i/>
          <w:color w:val="000000" w:themeColor="text1"/>
          <w:sz w:val="22"/>
          <w:szCs w:val="22"/>
          <w:lang w:bidi="en-US"/>
        </w:rPr>
        <w:t>7) before enrolling in GS-3</w:t>
      </w:r>
      <w:r w:rsidR="00821FC3" w:rsidRPr="00424939">
        <w:rPr>
          <w:rFonts w:ascii="Garamond" w:hAnsi="Garamond" w:cs="Times New Roman"/>
          <w:i/>
          <w:color w:val="000000" w:themeColor="text1"/>
          <w:sz w:val="22"/>
          <w:szCs w:val="22"/>
          <w:lang w:bidi="en-US"/>
        </w:rPr>
        <w:t>8</w:t>
      </w:r>
      <w:r w:rsidRPr="00424939">
        <w:rPr>
          <w:rFonts w:ascii="Garamond" w:hAnsi="Garamond" w:cs="Times New Roman"/>
          <w:i/>
          <w:color w:val="000000" w:themeColor="text1"/>
          <w:sz w:val="22"/>
          <w:szCs w:val="22"/>
          <w:lang w:bidi="en-US"/>
        </w:rPr>
        <w:t xml:space="preserve">7. </w:t>
      </w:r>
    </w:p>
    <w:p w14:paraId="218519CD" w14:textId="1698C6B8" w:rsidR="00E5203D" w:rsidRDefault="00E5203D" w:rsidP="001916A2">
      <w:pPr>
        <w:pStyle w:val="Noparagraphstyle"/>
        <w:spacing w:line="240" w:lineRule="auto"/>
        <w:jc w:val="left"/>
        <w:rPr>
          <w:rFonts w:ascii="Garamond" w:hAnsi="Garamond" w:cs="Times New Roman"/>
          <w:i/>
          <w:color w:val="000000" w:themeColor="text1"/>
          <w:sz w:val="22"/>
          <w:szCs w:val="22"/>
          <w:lang w:bidi="en-US"/>
        </w:rPr>
      </w:pPr>
    </w:p>
    <w:p w14:paraId="7E0C2D7F" w14:textId="77777777" w:rsidR="005437C0" w:rsidRPr="00424939" w:rsidRDefault="005437C0" w:rsidP="001916A2">
      <w:pPr>
        <w:pStyle w:val="Noparagraphstyle"/>
        <w:spacing w:line="240" w:lineRule="auto"/>
        <w:jc w:val="left"/>
        <w:rPr>
          <w:rFonts w:ascii="Garamond" w:hAnsi="Garamond" w:cs="Times New Roman"/>
          <w:i/>
          <w:color w:val="000000" w:themeColor="text1"/>
          <w:sz w:val="22"/>
          <w:szCs w:val="22"/>
          <w:lang w:bidi="en-US"/>
        </w:rPr>
      </w:pPr>
    </w:p>
    <w:p w14:paraId="541CCED8" w14:textId="77777777" w:rsidR="000149A6" w:rsidRPr="00424939" w:rsidRDefault="0002205E" w:rsidP="001916A2">
      <w:pPr>
        <w:pStyle w:val="Heading4"/>
        <w:spacing w:before="0"/>
        <w:rPr>
          <w:del w:id="12545" w:author="Summer 2023 updates" w:date="2024-07-31T13:42:00Z"/>
          <w:rFonts w:ascii="Garamond" w:hAnsi="Garamond"/>
          <w:color w:val="000000" w:themeColor="text1"/>
        </w:rPr>
      </w:pPr>
      <w:bookmarkStart w:id="12546" w:name="_Toc110005242"/>
      <w:del w:id="12547" w:author="Summer 2023 updates" w:date="2024-07-31T13:42:00Z">
        <w:r w:rsidRPr="00424939">
          <w:rPr>
            <w:rFonts w:ascii="Garamond" w:hAnsi="Garamond"/>
            <w:color w:val="000000" w:themeColor="text1"/>
          </w:rPr>
          <w:delText>—General Science</w:delText>
        </w:r>
        <w:bookmarkEnd w:id="12546"/>
        <w:r w:rsidR="00B8454E" w:rsidRPr="00424939">
          <w:rPr>
            <w:rFonts w:ascii="Garamond" w:hAnsi="Garamond"/>
            <w:color w:val="000000" w:themeColor="text1"/>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General Science</w:delInstrText>
        </w:r>
        <w:r w:rsidR="00B8454E" w:rsidRPr="00424939">
          <w:rPr>
            <w:rFonts w:ascii="Garamond" w:hAnsi="Garamond"/>
            <w:color w:val="000000" w:themeColor="text1"/>
          </w:rPr>
          <w:delInstrText xml:space="preserve">" </w:delInstrText>
        </w:r>
        <w:r w:rsidR="00B8454E" w:rsidRPr="00424939">
          <w:rPr>
            <w:rFonts w:ascii="Garamond" w:hAnsi="Garamond"/>
            <w:color w:val="000000" w:themeColor="text1"/>
          </w:rPr>
          <w:fldChar w:fldCharType="end"/>
        </w:r>
      </w:del>
    </w:p>
    <w:p w14:paraId="703815CC" w14:textId="77777777" w:rsidR="000149A6" w:rsidRPr="00424939" w:rsidRDefault="000149A6" w:rsidP="001921B1">
      <w:pPr>
        <w:pStyle w:val="Noparagraphstyle"/>
        <w:spacing w:after="120" w:line="240" w:lineRule="auto"/>
        <w:jc w:val="left"/>
        <w:rPr>
          <w:del w:id="12548" w:author="Summer 2023 updates" w:date="2024-07-31T13:42:00Z"/>
          <w:rFonts w:ascii="Garamond" w:hAnsi="Garamond" w:cs="Times New Roman"/>
          <w:color w:val="000000" w:themeColor="text1"/>
          <w:sz w:val="22"/>
          <w:szCs w:val="22"/>
        </w:rPr>
      </w:pPr>
      <w:del w:id="12549" w:author="Summer 2023 updates" w:date="2024-07-31T13:42:00Z">
        <w:r w:rsidRPr="00424939">
          <w:rPr>
            <w:rFonts w:ascii="Garamond" w:hAnsi="Garamond" w:cs="Times New Roman"/>
            <w:color w:val="000000" w:themeColor="text1"/>
            <w:sz w:val="22"/>
            <w:szCs w:val="22"/>
          </w:rPr>
          <w:delText>Singlet</w:delText>
        </w:r>
        <w:r w:rsidR="001476BF" w:rsidRPr="00424939">
          <w:rPr>
            <w:rFonts w:ascii="Garamond" w:hAnsi="Garamond" w:cs="Times New Roman"/>
            <w:color w:val="000000" w:themeColor="text1"/>
            <w:sz w:val="22"/>
            <w:szCs w:val="22"/>
          </w:rPr>
          <w:delText>on (Administrative Coordinator)</w:delText>
        </w:r>
        <w:r w:rsidRPr="00424939">
          <w:rPr>
            <w:rFonts w:ascii="Garamond" w:hAnsi="Garamond" w:cs="Times New Roman"/>
            <w:color w:val="000000" w:themeColor="text1"/>
            <w:sz w:val="22"/>
            <w:szCs w:val="22"/>
          </w:rPr>
          <w:delText xml:space="preserve"> </w:delText>
        </w:r>
      </w:del>
    </w:p>
    <w:p w14:paraId="32A93171" w14:textId="77777777" w:rsidR="000149A6" w:rsidRPr="00424939" w:rsidRDefault="000149A6" w:rsidP="009A4657">
      <w:pPr>
        <w:rPr>
          <w:del w:id="12550" w:author="Summer 2023 updates" w:date="2024-07-31T13:42:00Z"/>
        </w:rPr>
      </w:pPr>
      <w:del w:id="12551" w:author="Summer 2023 updates" w:date="2024-07-31T13:42:00Z">
        <w:r w:rsidRPr="00424939">
          <w:delText>The General Science</w:delText>
        </w:r>
        <w:r w:rsidR="00B8454E" w:rsidRPr="00424939">
          <w:fldChar w:fldCharType="begin"/>
        </w:r>
        <w:r w:rsidR="00B8454E" w:rsidRPr="00424939">
          <w:delInstrText xml:space="preserve"> XE "General Science" </w:delInstrText>
        </w:r>
        <w:r w:rsidR="00B8454E" w:rsidRPr="00424939">
          <w:fldChar w:fldCharType="end"/>
        </w:r>
        <w:r w:rsidRPr="00424939">
          <w:delText xml:space="preserve"> major is of particular value to students who desire pre-professional preparation in medicine and related fields, as well as those planning to teach in natural science areas at the secondary level. Pre-engineering students frequently use this concentration in 3-2 plans. </w:delText>
        </w:r>
      </w:del>
    </w:p>
    <w:p w14:paraId="1FDA791F" w14:textId="77777777" w:rsidR="000149A6" w:rsidRPr="00424939" w:rsidRDefault="000149A6" w:rsidP="000149A6">
      <w:pPr>
        <w:pStyle w:val="Noparagraphstyle"/>
        <w:spacing w:line="240" w:lineRule="auto"/>
        <w:jc w:val="left"/>
        <w:rPr>
          <w:del w:id="12552" w:author="Summer 2023 updates" w:date="2024-07-31T13:42:00Z"/>
          <w:rFonts w:ascii="Garamond" w:hAnsi="Garamond" w:cs="Times New Roman"/>
          <w:b/>
          <w:color w:val="000000" w:themeColor="text1"/>
          <w:sz w:val="22"/>
          <w:szCs w:val="22"/>
        </w:rPr>
      </w:pPr>
      <w:del w:id="12553" w:author="Summer 2023 updates" w:date="2024-07-31T13:42:00Z">
        <w:r w:rsidRPr="00424939">
          <w:rPr>
            <w:rFonts w:ascii="Garamond" w:hAnsi="Garamond" w:cs="Times New Roman"/>
            <w:b/>
            <w:color w:val="000000" w:themeColor="text1"/>
            <w:sz w:val="22"/>
            <w:szCs w:val="22"/>
          </w:rPr>
          <w:delText>General Science</w:delTex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General Science</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delText xml:space="preserve"> Major</w:delText>
        </w:r>
      </w:del>
    </w:p>
    <w:p w14:paraId="1B654F2A" w14:textId="77777777" w:rsidR="00376A05" w:rsidRPr="00424939" w:rsidRDefault="00376A05" w:rsidP="009A4657">
      <w:pPr>
        <w:rPr>
          <w:del w:id="12554" w:author="Summer 2023 updates" w:date="2024-07-31T13:42:00Z"/>
          <w:rFonts w:cs="Times New Roman"/>
          <w:b/>
        </w:rPr>
      </w:pPr>
      <w:del w:id="12555" w:author="Summer 2023 updates" w:date="2024-07-31T13:42:00Z">
        <w:r w:rsidRPr="00424939">
          <w:delText>A major in general science requires a minimum cumulative 2.0 GPA in all courses counted toward the major.</w:delText>
        </w:r>
      </w:del>
    </w:p>
    <w:p w14:paraId="189ABAE1" w14:textId="77777777" w:rsidR="00E5039C" w:rsidRPr="00424939" w:rsidRDefault="00E5039C" w:rsidP="009A4657">
      <w:pPr>
        <w:rPr>
          <w:del w:id="12556" w:author="Summer 2023 updates" w:date="2024-07-31T13:42:00Z"/>
        </w:rPr>
      </w:pPr>
      <w:del w:id="12557" w:author="Summer 2023 updates" w:date="2024-07-31T13:42:00Z">
        <w:r w:rsidRPr="00424939">
          <w:delText>Students choosing a collateral major</w:delText>
        </w:r>
        <w:r w:rsidR="009F4511" w:rsidRPr="00424939">
          <w:fldChar w:fldCharType="begin"/>
        </w:r>
        <w:r w:rsidR="009F4511" w:rsidRPr="00424939">
          <w:delInstrText xml:space="preserve"> XE "</w:delInstrText>
        </w:r>
        <w:r w:rsidR="009F4511" w:rsidRPr="00424939">
          <w:rPr>
            <w:rStyle w:val="Strong"/>
            <w:rFonts w:ascii="Garamond" w:hAnsi="Garamond"/>
            <w:color w:val="000000" w:themeColor="text1"/>
          </w:rPr>
          <w:delInstrText>collateral major</w:delInstrText>
        </w:r>
        <w:r w:rsidR="009F4511" w:rsidRPr="00424939">
          <w:delInstrText xml:space="preserve">" </w:delInstrText>
        </w:r>
        <w:r w:rsidR="009F4511" w:rsidRPr="00424939">
          <w:fldChar w:fldCharType="end"/>
        </w:r>
        <w:r w:rsidRPr="00424939">
          <w:delText xml:space="preserve"> in the natural sciences or Neuroscience</w:delText>
        </w:r>
        <w:r w:rsidR="009F4511" w:rsidRPr="00424939">
          <w:fldChar w:fldCharType="begin"/>
        </w:r>
        <w:r w:rsidR="009F4511" w:rsidRPr="00424939">
          <w:delInstrText xml:space="preserve"> XE "Neuroscience" </w:delInstrText>
        </w:r>
        <w:r w:rsidR="009F4511" w:rsidRPr="00424939">
          <w:fldChar w:fldCharType="end"/>
        </w:r>
        <w:r w:rsidRPr="00424939">
          <w:delText xml:space="preserve"> may not select the major in General Science</w:delText>
        </w:r>
        <w:r w:rsidR="00B8454E" w:rsidRPr="00424939">
          <w:fldChar w:fldCharType="begin"/>
        </w:r>
        <w:r w:rsidR="00B8454E" w:rsidRPr="00424939">
          <w:delInstrText xml:space="preserve"> XE "General Science" </w:delInstrText>
        </w:r>
        <w:r w:rsidR="00B8454E" w:rsidRPr="00424939">
          <w:fldChar w:fldCharType="end"/>
        </w:r>
        <w:r w:rsidRPr="00424939">
          <w:delText xml:space="preserve">. </w:delText>
        </w:r>
      </w:del>
    </w:p>
    <w:p w14:paraId="02FFFB32" w14:textId="77777777" w:rsidR="00E5039C" w:rsidRPr="00424939" w:rsidRDefault="00E5039C" w:rsidP="009A4657">
      <w:pPr>
        <w:rPr>
          <w:del w:id="12558" w:author="Summer 2023 updates" w:date="2024-07-31T13:42:00Z"/>
        </w:rPr>
      </w:pPr>
      <w:del w:id="12559" w:author="Summer 2023 updates" w:date="2024-07-31T13:42:00Z">
        <w:r w:rsidRPr="00424939">
          <w:delText>Students earning more than one major in the natural sciences or a major and a minor</w:delText>
        </w:r>
        <w:r w:rsidR="00B8454E" w:rsidRPr="00424939">
          <w:fldChar w:fldCharType="begin"/>
        </w:r>
        <w:r w:rsidR="00B8454E" w:rsidRPr="00424939">
          <w:delInstrText xml:space="preserve"> XE "</w:delInstrText>
        </w:r>
        <w:r w:rsidR="00B8454E" w:rsidRPr="00424939">
          <w:rPr>
            <w:rStyle w:val="Strong"/>
            <w:rFonts w:ascii="Garamond" w:hAnsi="Garamond"/>
            <w:color w:val="000000" w:themeColor="text1"/>
          </w:rPr>
          <w:delInstrText>minor</w:delInstrText>
        </w:r>
        <w:r w:rsidR="00B8454E" w:rsidRPr="00424939">
          <w:delInstrText xml:space="preserve">" </w:delInstrText>
        </w:r>
        <w:r w:rsidR="00B8454E" w:rsidRPr="00424939">
          <w:fldChar w:fldCharType="end"/>
        </w:r>
        <w:r w:rsidRPr="00424939">
          <w:delText xml:space="preserve"> in the natural sciences are not eligible for the General Science</w:delText>
        </w:r>
        <w:r w:rsidR="00B8454E" w:rsidRPr="00424939">
          <w:fldChar w:fldCharType="begin"/>
        </w:r>
        <w:r w:rsidR="00B8454E" w:rsidRPr="00424939">
          <w:delInstrText xml:space="preserve"> XE "General Science" </w:delInstrText>
        </w:r>
        <w:r w:rsidR="00B8454E" w:rsidRPr="00424939">
          <w:fldChar w:fldCharType="end"/>
        </w:r>
        <w:r w:rsidRPr="00424939">
          <w:delText xml:space="preserve"> major. </w:delText>
        </w:r>
      </w:del>
    </w:p>
    <w:p w14:paraId="31545C25" w14:textId="77777777" w:rsidR="000149A6" w:rsidRPr="00424939" w:rsidRDefault="000149A6" w:rsidP="009A4657">
      <w:pPr>
        <w:rPr>
          <w:del w:id="12560" w:author="Summer 2023 updates" w:date="2024-07-31T13:42:00Z"/>
        </w:rPr>
      </w:pPr>
      <w:del w:id="12561" w:author="Summer 2023 updates" w:date="2024-07-31T13:42:00Z">
        <w:r w:rsidRPr="00424939">
          <w:delText>A major in general science requires a minimum of thirteen course credits from the natural science areas of biology, chemistry, mathematics, and physics. At least seven of these 13 course credits must be above the introductory level and at least two course credits must be in biology.</w:delText>
        </w:r>
      </w:del>
    </w:p>
    <w:p w14:paraId="0C5FCD04" w14:textId="77777777" w:rsidR="000149A6" w:rsidRPr="00424939" w:rsidRDefault="000149A6" w:rsidP="000F1A77">
      <w:pPr>
        <w:widowControl w:val="0"/>
        <w:numPr>
          <w:ilvl w:val="0"/>
          <w:numId w:val="45"/>
        </w:numPr>
        <w:tabs>
          <w:tab w:val="clear" w:pos="720"/>
          <w:tab w:val="num" w:pos="360"/>
        </w:tabs>
        <w:adjustRightInd w:val="0"/>
        <w:spacing w:after="0"/>
        <w:ind w:left="360"/>
        <w:textAlignment w:val="baseline"/>
        <w:rPr>
          <w:del w:id="12562" w:author="Summer 2023 updates" w:date="2024-07-31T13:42:00Z"/>
          <w:rFonts w:cs="Times New Roman"/>
          <w:color w:val="000000" w:themeColor="text1"/>
        </w:rPr>
      </w:pPr>
      <w:del w:id="12563" w:author="Summer 2023 updates" w:date="2024-07-31T13:42:00Z">
        <w:r w:rsidRPr="00424939">
          <w:rPr>
            <w:rFonts w:cs="Times New Roman"/>
            <w:color w:val="000000" w:themeColor="text1"/>
            <w:u w:val="single"/>
          </w:rPr>
          <w:delText>Six</w:delText>
        </w:r>
        <w:r w:rsidRPr="00424939">
          <w:rPr>
            <w:rFonts w:cs="Times New Roman"/>
            <w:color w:val="000000" w:themeColor="text1"/>
          </w:rPr>
          <w:delText xml:space="preserve"> course credits in one of the four natural science areas</w:delText>
        </w:r>
      </w:del>
    </w:p>
    <w:p w14:paraId="5248C734" w14:textId="77777777" w:rsidR="000149A6" w:rsidRPr="00424939" w:rsidRDefault="000149A6" w:rsidP="000F1A77">
      <w:pPr>
        <w:widowControl w:val="0"/>
        <w:numPr>
          <w:ilvl w:val="0"/>
          <w:numId w:val="45"/>
        </w:numPr>
        <w:tabs>
          <w:tab w:val="clear" w:pos="720"/>
          <w:tab w:val="num" w:pos="360"/>
        </w:tabs>
        <w:adjustRightInd w:val="0"/>
        <w:spacing w:after="0"/>
        <w:ind w:left="360"/>
        <w:textAlignment w:val="baseline"/>
        <w:rPr>
          <w:del w:id="12564" w:author="Summer 2023 updates" w:date="2024-07-31T13:42:00Z"/>
          <w:rFonts w:cs="Times New Roman"/>
          <w:color w:val="000000" w:themeColor="text1"/>
        </w:rPr>
      </w:pPr>
      <w:del w:id="12565" w:author="Summer 2023 updates" w:date="2024-07-31T13:42:00Z">
        <w:r w:rsidRPr="00424939">
          <w:rPr>
            <w:rFonts w:cs="Times New Roman"/>
            <w:color w:val="000000" w:themeColor="text1"/>
            <w:u w:val="single"/>
          </w:rPr>
          <w:delText>Five</w:delText>
        </w:r>
        <w:r w:rsidRPr="00424939">
          <w:rPr>
            <w:rFonts w:cs="Times New Roman"/>
            <w:color w:val="000000" w:themeColor="text1"/>
          </w:rPr>
          <w:delText xml:space="preserve"> course credits in a second natural science field (or mathematics through Linear Algebra (MTH-265))</w:delText>
        </w:r>
      </w:del>
    </w:p>
    <w:p w14:paraId="4D0EEAEF" w14:textId="77777777" w:rsidR="000426AA" w:rsidRDefault="000426AA" w:rsidP="000426AA">
      <w:pPr>
        <w:widowControl w:val="0"/>
        <w:numPr>
          <w:ilvl w:val="0"/>
          <w:numId w:val="45"/>
        </w:numPr>
        <w:tabs>
          <w:tab w:val="clear" w:pos="720"/>
          <w:tab w:val="num" w:pos="360"/>
        </w:tabs>
        <w:adjustRightInd w:val="0"/>
        <w:spacing w:after="0"/>
        <w:ind w:left="360"/>
        <w:textAlignment w:val="baseline"/>
        <w:rPr>
          <w:moveFrom w:id="12566" w:author="Summer 2023 updates" w:date="2024-07-31T13:42:00Z"/>
          <w:rFonts w:cs="Times New Roman"/>
          <w:color w:val="000000" w:themeColor="text1"/>
        </w:rPr>
      </w:pPr>
      <w:moveFromRangeStart w:id="12567" w:author="Summer 2023 updates" w:date="2024-07-31T13:42:00Z" w:name="move173325812"/>
      <w:moveFrom w:id="12568" w:author="Summer 2023 updates" w:date="2024-07-31T13:42:00Z">
        <w:r w:rsidRPr="00173751">
          <w:rPr>
            <w:rFonts w:cs="Times New Roman"/>
            <w:color w:val="000000" w:themeColor="text1"/>
            <w:u w:val="single"/>
          </w:rPr>
          <w:t>Two</w:t>
        </w:r>
        <w:r w:rsidRPr="00173751">
          <w:rPr>
            <w:rFonts w:cs="Times New Roman"/>
            <w:color w:val="000000" w:themeColor="text1"/>
          </w:rPr>
          <w:t xml:space="preserve"> course credits in a third natural science field </w:t>
        </w:r>
      </w:moveFrom>
    </w:p>
    <w:moveFromRangeEnd w:id="12567"/>
    <w:p w14:paraId="5057B2E2" w14:textId="77777777" w:rsidR="000149A6" w:rsidRDefault="000149A6" w:rsidP="0099141C">
      <w:pPr>
        <w:spacing w:after="240"/>
        <w:rPr>
          <w:del w:id="12569" w:author="Summer 2023 updates" w:date="2024-07-31T13:42:00Z"/>
          <w:rFonts w:cs="Times New Roman"/>
          <w:color w:val="000000" w:themeColor="text1"/>
        </w:rPr>
      </w:pPr>
      <w:del w:id="12570" w:author="Summer 2023 updates" w:date="2024-07-31T13:42:00Z">
        <w:r w:rsidRPr="00424939">
          <w:rPr>
            <w:rFonts w:cs="Times New Roman"/>
            <w:color w:val="000000" w:themeColor="text1"/>
          </w:rPr>
          <w:delText xml:space="preserve">Satisfactory completion of comprehensive requirements in each of the major areas. </w:delText>
        </w:r>
      </w:del>
    </w:p>
    <w:p w14:paraId="4F765CB2" w14:textId="77777777" w:rsidR="00E61999" w:rsidRDefault="00E61999" w:rsidP="0099141C">
      <w:pPr>
        <w:spacing w:after="240"/>
        <w:rPr>
          <w:del w:id="12571" w:author="Summer 2023 updates" w:date="2024-07-31T13:42:00Z"/>
          <w:rFonts w:cs="Times New Roman"/>
          <w:color w:val="000000" w:themeColor="text1"/>
        </w:rPr>
      </w:pPr>
    </w:p>
    <w:p w14:paraId="0ABBC4B8" w14:textId="2613F0CA" w:rsidR="00133FCF" w:rsidRPr="00424939" w:rsidRDefault="00994378" w:rsidP="009B2BA5">
      <w:pPr>
        <w:pStyle w:val="Heading4"/>
        <w:spacing w:before="120"/>
        <w:rPr>
          <w:rFonts w:ascii="Garamond" w:hAnsi="Garamond"/>
          <w:color w:val="000000" w:themeColor="text1"/>
        </w:rPr>
        <w:pPrChange w:id="12572" w:author="Summer 2023 updates" w:date="2024-07-31T13:42:00Z">
          <w:pPr>
            <w:pStyle w:val="Heading4"/>
          </w:pPr>
        </w:pPrChange>
      </w:pPr>
      <w:bookmarkStart w:id="12573" w:name="_Toc141355761"/>
      <w:bookmarkStart w:id="12574" w:name="_Toc110005243"/>
      <w:r w:rsidRPr="00424939">
        <w:rPr>
          <w:rFonts w:ascii="Garamond" w:hAnsi="Garamond"/>
          <w:color w:val="000000" w:themeColor="text1"/>
        </w:rPr>
        <w:t>—</w:t>
      </w:r>
      <w:r w:rsidR="00760DCD" w:rsidRPr="00424939">
        <w:rPr>
          <w:rFonts w:ascii="Garamond" w:hAnsi="Garamond"/>
          <w:color w:val="000000" w:themeColor="text1"/>
        </w:rPr>
        <w:t>Greek</w:t>
      </w:r>
      <w:r w:rsidR="00133FCF" w:rsidRPr="00424939">
        <w:rPr>
          <w:rFonts w:ascii="Garamond" w:hAnsi="Garamond"/>
          <w:color w:val="000000" w:themeColor="text1"/>
        </w:rPr>
        <w:t xml:space="preserve"> </w:t>
      </w:r>
      <w:r w:rsidRPr="00424939">
        <w:rPr>
          <w:rFonts w:ascii="Garamond" w:hAnsi="Garamond"/>
          <w:color w:val="000000" w:themeColor="text1"/>
        </w:rPr>
        <w:t>(Courses Only)</w:t>
      </w:r>
      <w:bookmarkEnd w:id="12573"/>
      <w:bookmarkEnd w:id="12574"/>
    </w:p>
    <w:p w14:paraId="3561464D" w14:textId="77777777" w:rsidR="00054D21" w:rsidRPr="00424939" w:rsidRDefault="00054D21" w:rsidP="003126F4">
      <w:pPr>
        <w:spacing w:after="120"/>
        <w:rPr>
          <w:rFonts w:cs="Times New Roman"/>
          <w:color w:val="000000" w:themeColor="text1"/>
        </w:rPr>
      </w:pPr>
      <w:r w:rsidRPr="00424939">
        <w:rPr>
          <w:rFonts w:cs="Times New Roman"/>
          <w:color w:val="000000" w:themeColor="text1"/>
        </w:rPr>
        <w:t>Langseth.</w:t>
      </w:r>
    </w:p>
    <w:p w14:paraId="7CE03B75" w14:textId="50C301F5" w:rsidR="0046117A" w:rsidRPr="00424939" w:rsidRDefault="0046117A" w:rsidP="0046117A">
      <w:pPr>
        <w:spacing w:after="0"/>
        <w:rPr>
          <w:rFonts w:cs="Times New Roman"/>
          <w:b/>
          <w:smallCaps/>
          <w:color w:val="000000" w:themeColor="text1"/>
        </w:rPr>
      </w:pPr>
      <w:r w:rsidRPr="00424939">
        <w:rPr>
          <w:rFonts w:cs="Times New Roman"/>
          <w:b/>
          <w:smallCaps/>
          <w:color w:val="000000" w:themeColor="text1"/>
        </w:rPr>
        <w:t xml:space="preserve">courses in </w:t>
      </w:r>
      <w:r w:rsidR="00760DCD" w:rsidRPr="00424939">
        <w:rPr>
          <w:rFonts w:cs="Times New Roman"/>
          <w:b/>
          <w:smallCaps/>
          <w:color w:val="000000" w:themeColor="text1"/>
        </w:rPr>
        <w:t>Greek</w:t>
      </w:r>
      <w:r w:rsidRPr="00424939">
        <w:rPr>
          <w:rFonts w:cs="Times New Roman"/>
          <w:b/>
          <w:smallCaps/>
          <w:color w:val="000000" w:themeColor="text1"/>
        </w:rPr>
        <w:t xml:space="preserve"> </w:t>
      </w:r>
    </w:p>
    <w:p w14:paraId="082AA125" w14:textId="121FFCBE" w:rsidR="00633E29" w:rsidRPr="00424939" w:rsidRDefault="00633E29" w:rsidP="00633E29">
      <w:pPr>
        <w:spacing w:after="0"/>
        <w:rPr>
          <w:rFonts w:cs="Times New Roman"/>
          <w:b/>
          <w:color w:val="000000" w:themeColor="text1"/>
        </w:rPr>
      </w:pPr>
      <w:bookmarkStart w:id="12575" w:name="CLA155"/>
      <w:r w:rsidRPr="00424939">
        <w:rPr>
          <w:rFonts w:cs="Times New Roman"/>
          <w:b/>
          <w:color w:val="000000" w:themeColor="text1"/>
        </w:rPr>
        <w:t>CLA-155</w:t>
      </w:r>
      <w:bookmarkEnd w:id="12575"/>
      <w:r w:rsidRPr="00424939">
        <w:rPr>
          <w:rFonts w:cs="Times New Roman"/>
          <w:b/>
          <w:color w:val="000000" w:themeColor="text1"/>
        </w:rPr>
        <w:t xml:space="preserve">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p>
    <w:p w14:paraId="6674C2BC" w14:textId="77777777" w:rsidR="00633E29" w:rsidRPr="00424939" w:rsidRDefault="00633E29" w:rsidP="007431AB">
      <w:pPr>
        <w:rPr>
          <w:rPrChange w:id="12576" w:author="Summer 2023 updates" w:date="2024-07-31T13:42:00Z">
            <w:rPr>
              <w:color w:val="000000" w:themeColor="text1"/>
            </w:rPr>
          </w:rPrChange>
        </w:rPr>
        <w:pPrChange w:id="12577" w:author="Summer 2023 updates" w:date="2024-07-31T13:42:00Z">
          <w:pPr>
            <w:spacing w:after="120"/>
          </w:pPr>
        </w:pPrChange>
      </w:pPr>
      <w:r w:rsidRPr="00424939">
        <w:rPr>
          <w:rPrChange w:id="12578" w:author="Summer 2023 updates" w:date="2024-07-31T13:42:00Z">
            <w:rPr>
              <w:color w:val="000000" w:themeColor="text1"/>
            </w:rPr>
          </w:rPrChange>
        </w:rPr>
        <w:t>Examines the origins of contemporary medical terminology, in part by studying the development of a distinct technical vocabulary, with historical roots in the Greco-Roman, Arabic, and Modern-European worlds, which developed as physicians discovered distinct ways of communicating both with their patients and with each other.</w:t>
      </w:r>
    </w:p>
    <w:p w14:paraId="2E41C2AB" w14:textId="7FC06B53" w:rsidR="00133FCF" w:rsidRPr="00424939" w:rsidRDefault="00800B39" w:rsidP="00133FCF">
      <w:pPr>
        <w:spacing w:after="0"/>
        <w:rPr>
          <w:rFonts w:cs="Times New Roman"/>
          <w:b/>
          <w:color w:val="000000" w:themeColor="text1"/>
        </w:rPr>
      </w:pPr>
      <w:r w:rsidRPr="00424939">
        <w:rPr>
          <w:rFonts w:cs="Times New Roman"/>
          <w:b/>
          <w:color w:val="000000" w:themeColor="text1"/>
        </w:rPr>
        <w:t>GRK-115</w:t>
      </w:r>
      <w:r w:rsidR="00133FCF" w:rsidRPr="00424939">
        <w:rPr>
          <w:rFonts w:cs="Times New Roman"/>
          <w:b/>
          <w:color w:val="000000" w:themeColor="text1"/>
        </w:rPr>
        <w:t xml:space="preserve"> Basic Greek </w:t>
      </w:r>
    </w:p>
    <w:p w14:paraId="2BD5ED11" w14:textId="20896AB9" w:rsidR="00133FCF" w:rsidRPr="00424939" w:rsidRDefault="00133FCF" w:rsidP="007431AB">
      <w:pPr>
        <w:rPr>
          <w:rPrChange w:id="12579" w:author="Summer 2023 updates" w:date="2024-07-31T13:42:00Z">
            <w:rPr>
              <w:color w:val="000000" w:themeColor="text1"/>
            </w:rPr>
          </w:rPrChange>
        </w:rPr>
        <w:pPrChange w:id="12580" w:author="Summer 2023 updates" w:date="2024-07-31T13:42:00Z">
          <w:pPr>
            <w:spacing w:after="120"/>
          </w:pPr>
        </w:pPrChange>
      </w:pPr>
      <w:r w:rsidRPr="00424939">
        <w:rPr>
          <w:rPrChange w:id="12581" w:author="Summer 2023 updates" w:date="2024-07-31T13:42:00Z">
            <w:rPr>
              <w:color w:val="000000" w:themeColor="text1"/>
            </w:rPr>
          </w:rPrChange>
        </w:rPr>
        <w:t xml:space="preserve">An intensive examination and analysis of Greek grammar and syntax. Selected readings from works of the koine or Classical tradition. Combination of drill work, lecture, and discussion. </w:t>
      </w:r>
      <w:r w:rsidRPr="00424939">
        <w:rPr>
          <w:u w:val="single"/>
          <w:rPrChange w:id="12582" w:author="Summer 2023 updates" w:date="2024-07-31T13:42:00Z">
            <w:rPr>
              <w:color w:val="000000" w:themeColor="text1"/>
              <w:u w:val="single"/>
            </w:rPr>
          </w:rPrChange>
        </w:rPr>
        <w:t>Prerequisite</w:t>
      </w:r>
      <w:r w:rsidR="00897BA1" w:rsidRPr="00424939">
        <w:rPr>
          <w:rPrChange w:id="12583" w:author="Summer 2023 updates" w:date="2024-07-31T13:42:00Z">
            <w:rPr>
              <w:color w:val="000000" w:themeColor="text1"/>
            </w:rPr>
          </w:rPrChange>
        </w:rPr>
        <w:t>:</w:t>
      </w:r>
      <w:r w:rsidRPr="00424939">
        <w:rPr>
          <w:rPrChange w:id="12584" w:author="Summer 2023 updates" w:date="2024-07-31T13:42:00Z">
            <w:rPr>
              <w:color w:val="000000" w:themeColor="text1"/>
            </w:rPr>
          </w:rPrChange>
        </w:rPr>
        <w:t xml:space="preserve"> no prior instruction in Greek or up to two terms of secondary school Greek and consent of instructor. </w:t>
      </w:r>
    </w:p>
    <w:p w14:paraId="48F481F0" w14:textId="2CE5713F" w:rsidR="00133FCF" w:rsidRPr="00424939" w:rsidRDefault="00800B39" w:rsidP="00133FCF">
      <w:pPr>
        <w:spacing w:after="0"/>
        <w:rPr>
          <w:rFonts w:cs="Times New Roman"/>
          <w:b/>
          <w:color w:val="000000" w:themeColor="text1"/>
        </w:rPr>
      </w:pPr>
      <w:r w:rsidRPr="00424939">
        <w:rPr>
          <w:rFonts w:cs="Times New Roman"/>
          <w:b/>
          <w:color w:val="000000" w:themeColor="text1"/>
        </w:rPr>
        <w:t>GRK-125</w:t>
      </w:r>
      <w:r w:rsidR="00133FCF" w:rsidRPr="00424939">
        <w:rPr>
          <w:rFonts w:cs="Times New Roman"/>
          <w:b/>
          <w:color w:val="000000" w:themeColor="text1"/>
        </w:rPr>
        <w:t xml:space="preserve"> Selected Readings in Ancient Greek </w:t>
      </w:r>
    </w:p>
    <w:p w14:paraId="6729A914" w14:textId="7BEDA718" w:rsidR="00133FCF" w:rsidRPr="00424939" w:rsidRDefault="00133FCF" w:rsidP="007431AB">
      <w:pPr>
        <w:rPr>
          <w:rPrChange w:id="12585" w:author="Summer 2023 updates" w:date="2024-07-31T13:42:00Z">
            <w:rPr>
              <w:color w:val="000000" w:themeColor="text1"/>
            </w:rPr>
          </w:rPrChange>
        </w:rPr>
        <w:pPrChange w:id="12586" w:author="Summer 2023 updates" w:date="2024-07-31T13:42:00Z">
          <w:pPr>
            <w:spacing w:after="120"/>
          </w:pPr>
        </w:pPrChange>
      </w:pPr>
      <w:r w:rsidRPr="00424939">
        <w:rPr>
          <w:rPrChange w:id="12587" w:author="Summer 2023 updates" w:date="2024-07-31T13:42:00Z">
            <w:rPr>
              <w:color w:val="000000" w:themeColor="text1"/>
            </w:rPr>
          </w:rPrChange>
        </w:rPr>
        <w:t xml:space="preserve">Review of basic grammar and syntax and examination of more advanced grammar and syntax. In-depth readings from authors selected from the koine or Classical tradition. Combination of drill work, lecture, and discussion. </w:t>
      </w:r>
      <w:r w:rsidRPr="00424939">
        <w:rPr>
          <w:u w:val="single"/>
          <w:rPrChange w:id="12588" w:author="Summer 2023 updates" w:date="2024-07-31T13:42:00Z">
            <w:rPr>
              <w:color w:val="000000" w:themeColor="text1"/>
              <w:u w:val="single"/>
            </w:rPr>
          </w:rPrChange>
        </w:rPr>
        <w:t>Prerequisite</w:t>
      </w:r>
      <w:r w:rsidR="00897BA1" w:rsidRPr="00424939">
        <w:rPr>
          <w:rPrChange w:id="12589" w:author="Summer 2023 updates" w:date="2024-07-31T13:42:00Z">
            <w:rPr>
              <w:color w:val="000000" w:themeColor="text1"/>
            </w:rPr>
          </w:rPrChange>
        </w:rPr>
        <w:t>:</w:t>
      </w:r>
      <w:r w:rsidRPr="00424939">
        <w:rPr>
          <w:rPrChange w:id="12590" w:author="Summer 2023 updates" w:date="2024-07-31T13:42:00Z">
            <w:rPr>
              <w:color w:val="000000" w:themeColor="text1"/>
            </w:rPr>
          </w:rPrChange>
        </w:rPr>
        <w:t xml:space="preserve"> Basic Greek (</w:t>
      </w:r>
      <w:r w:rsidR="00F40008" w:rsidRPr="00424939">
        <w:rPr>
          <w:rPrChange w:id="12591" w:author="Summer 2023 updates" w:date="2024-07-31T13:42:00Z">
            <w:rPr>
              <w:color w:val="000000" w:themeColor="text1"/>
            </w:rPr>
          </w:rPrChange>
        </w:rPr>
        <w:t>GRK</w:t>
      </w:r>
      <w:r w:rsidRPr="00424939">
        <w:rPr>
          <w:rPrChange w:id="12592" w:author="Summer 2023 updates" w:date="2024-07-31T13:42:00Z">
            <w:rPr>
              <w:color w:val="000000" w:themeColor="text1"/>
            </w:rPr>
          </w:rPrChange>
        </w:rPr>
        <w:t>-</w:t>
      </w:r>
      <w:r w:rsidR="00F40008" w:rsidRPr="00424939">
        <w:rPr>
          <w:rPrChange w:id="12593" w:author="Summer 2023 updates" w:date="2024-07-31T13:42:00Z">
            <w:rPr>
              <w:color w:val="000000" w:themeColor="text1"/>
            </w:rPr>
          </w:rPrChange>
        </w:rPr>
        <w:t>115</w:t>
      </w:r>
      <w:r w:rsidRPr="00424939">
        <w:rPr>
          <w:rPrChange w:id="12594" w:author="Summer 2023 updates" w:date="2024-07-31T13:42:00Z">
            <w:rPr>
              <w:color w:val="000000" w:themeColor="text1"/>
            </w:rPr>
          </w:rPrChange>
        </w:rPr>
        <w:t xml:space="preserve">) or two or more terms of secondary school Greek and consent of instructor. </w:t>
      </w:r>
    </w:p>
    <w:p w14:paraId="44485CC0" w14:textId="7EEB01F9" w:rsidR="00133FCF" w:rsidRPr="00424939" w:rsidRDefault="00800B39" w:rsidP="00133FCF">
      <w:pPr>
        <w:spacing w:after="0"/>
        <w:rPr>
          <w:rFonts w:cs="Times New Roman"/>
          <w:b/>
          <w:color w:val="000000" w:themeColor="text1"/>
        </w:rPr>
      </w:pPr>
      <w:r w:rsidRPr="00424939">
        <w:rPr>
          <w:rFonts w:cs="Times New Roman"/>
          <w:b/>
          <w:color w:val="000000" w:themeColor="text1"/>
        </w:rPr>
        <w:t>GRK-</w:t>
      </w:r>
      <w:r w:rsidR="007C6672" w:rsidRPr="00424939">
        <w:rPr>
          <w:rFonts w:cs="Times New Roman"/>
          <w:b/>
          <w:color w:val="000000" w:themeColor="text1"/>
        </w:rPr>
        <w:t>284/-</w:t>
      </w:r>
      <w:r w:rsidRPr="00424939">
        <w:rPr>
          <w:rFonts w:cs="Times New Roman"/>
          <w:b/>
          <w:color w:val="000000" w:themeColor="text1"/>
        </w:rPr>
        <w:t>384</w:t>
      </w:r>
      <w:r w:rsidR="00133FCF" w:rsidRPr="00424939">
        <w:rPr>
          <w:rFonts w:cs="Times New Roman"/>
          <w:b/>
          <w:color w:val="000000" w:themeColor="text1"/>
        </w:rPr>
        <w:t xml:space="preserve"> Topics in Greek </w:t>
      </w:r>
    </w:p>
    <w:p w14:paraId="74B1ED11" w14:textId="456A29BB" w:rsidR="009A4657" w:rsidRDefault="00133FCF" w:rsidP="007431AB">
      <w:pPr>
        <w:rPr>
          <w:rPrChange w:id="12595" w:author="Summer 2023 updates" w:date="2024-07-31T13:42:00Z">
            <w:rPr>
              <w:color w:val="000000" w:themeColor="text1"/>
            </w:rPr>
          </w:rPrChange>
        </w:rPr>
        <w:pPrChange w:id="12596" w:author="Summer 2023 updates" w:date="2024-07-31T13:42:00Z">
          <w:pPr>
            <w:spacing w:after="240"/>
          </w:pPr>
        </w:pPrChange>
      </w:pPr>
      <w:r w:rsidRPr="00424939">
        <w:rPr>
          <w:rPrChange w:id="12597" w:author="Summer 2023 updates" w:date="2024-07-31T13:42:00Z">
            <w:rPr>
              <w:color w:val="000000" w:themeColor="text1"/>
            </w:rPr>
          </w:rPrChange>
        </w:rPr>
        <w:t>Close textual reading and analysis of major Greek writers in the koine or Classical tradition. Concern with stylistic differences, translating facility, and Greek culture. Combination of lecture, discussion, and translating.</w:t>
      </w:r>
      <w:r w:rsidR="00AB3B18" w:rsidRPr="00424939">
        <w:rPr>
          <w:rPrChange w:id="12598" w:author="Summer 2023 updates" w:date="2024-07-31T13:42:00Z">
            <w:rPr>
              <w:color w:val="000000" w:themeColor="text1"/>
            </w:rPr>
          </w:rPrChange>
        </w:rPr>
        <w:t xml:space="preserve"> May be taken more than once for credit, provided the topics are substantially different.</w:t>
      </w:r>
      <w:r w:rsidRPr="00424939">
        <w:rPr>
          <w:rPrChange w:id="12599" w:author="Summer 2023 updates" w:date="2024-07-31T13:42:00Z">
            <w:rPr>
              <w:color w:val="000000" w:themeColor="text1"/>
            </w:rPr>
          </w:rPrChange>
        </w:rPr>
        <w:t xml:space="preserve"> </w:t>
      </w:r>
      <w:r w:rsidRPr="00424939">
        <w:rPr>
          <w:u w:val="single"/>
          <w:rPrChange w:id="12600" w:author="Summer 2023 updates" w:date="2024-07-31T13:42:00Z">
            <w:rPr>
              <w:color w:val="000000" w:themeColor="text1"/>
              <w:u w:val="single"/>
            </w:rPr>
          </w:rPrChange>
        </w:rPr>
        <w:t>Prerequisite</w:t>
      </w:r>
      <w:r w:rsidR="00897BA1" w:rsidRPr="00424939">
        <w:rPr>
          <w:rPrChange w:id="12601" w:author="Summer 2023 updates" w:date="2024-07-31T13:42:00Z">
            <w:rPr>
              <w:color w:val="000000" w:themeColor="text1"/>
            </w:rPr>
          </w:rPrChange>
        </w:rPr>
        <w:t>:</w:t>
      </w:r>
      <w:r w:rsidRPr="00424939">
        <w:rPr>
          <w:rPrChange w:id="12602" w:author="Summer 2023 updates" w:date="2024-07-31T13:42:00Z">
            <w:rPr>
              <w:color w:val="000000" w:themeColor="text1"/>
            </w:rPr>
          </w:rPrChange>
        </w:rPr>
        <w:t xml:space="preserve"> Selected Readings in Ancient Greek (</w:t>
      </w:r>
      <w:r w:rsidR="00F40008" w:rsidRPr="00424939">
        <w:rPr>
          <w:rPrChange w:id="12603" w:author="Summer 2023 updates" w:date="2024-07-31T13:42:00Z">
            <w:rPr>
              <w:color w:val="000000" w:themeColor="text1"/>
            </w:rPr>
          </w:rPrChange>
        </w:rPr>
        <w:t>GRK-125</w:t>
      </w:r>
      <w:r w:rsidRPr="00424939">
        <w:rPr>
          <w:rPrChange w:id="12604" w:author="Summer 2023 updates" w:date="2024-07-31T13:42:00Z">
            <w:rPr>
              <w:color w:val="000000" w:themeColor="text1"/>
            </w:rPr>
          </w:rPrChange>
        </w:rPr>
        <w:t xml:space="preserve">) or four or more terms of secondary school Greek and consent of instructor. </w:t>
      </w:r>
    </w:p>
    <w:p w14:paraId="14CFB843" w14:textId="77777777" w:rsidR="00E61999" w:rsidRPr="001916A2" w:rsidRDefault="00E61999" w:rsidP="001916A2">
      <w:pPr>
        <w:spacing w:after="240"/>
        <w:rPr>
          <w:rFonts w:cs="Times New Roman"/>
          <w:color w:val="000000" w:themeColor="text1"/>
        </w:rPr>
      </w:pPr>
    </w:p>
    <w:p w14:paraId="3E978983" w14:textId="40A46BC0" w:rsidR="000B75DE" w:rsidRPr="00424939" w:rsidRDefault="000B75DE" w:rsidP="009B2BA5">
      <w:pPr>
        <w:pStyle w:val="Heading4"/>
        <w:spacing w:before="120"/>
        <w:rPr>
          <w:rFonts w:ascii="Garamond" w:hAnsi="Garamond"/>
          <w:color w:val="000000" w:themeColor="text1"/>
        </w:rPr>
        <w:pPrChange w:id="12605" w:author="Summer 2023 updates" w:date="2024-07-31T13:42:00Z">
          <w:pPr>
            <w:pStyle w:val="Heading4"/>
          </w:pPr>
        </w:pPrChange>
      </w:pPr>
      <w:bookmarkStart w:id="12606" w:name="_Toc141355762"/>
      <w:bookmarkStart w:id="12607" w:name="_Toc110005244"/>
      <w:r w:rsidRPr="00424939">
        <w:rPr>
          <w:rFonts w:ascii="Garamond" w:hAnsi="Garamond"/>
          <w:color w:val="000000" w:themeColor="text1"/>
        </w:rPr>
        <w:t>—</w:t>
      </w:r>
      <w:r w:rsidR="00E060DE">
        <w:rPr>
          <w:rFonts w:ascii="Garamond" w:hAnsi="Garamond"/>
          <w:color w:val="000000" w:themeColor="text1"/>
        </w:rPr>
        <w:t>Health and Society Studies</w:t>
      </w:r>
      <w:r w:rsidRPr="00424939">
        <w:rPr>
          <w:rFonts w:ascii="Garamond" w:hAnsi="Garamond"/>
          <w:color w:val="000000" w:themeColor="text1"/>
        </w:rPr>
        <w:t xml:space="preserve"> (Minor Only)</w:t>
      </w:r>
      <w:bookmarkEnd w:id="12606"/>
      <w:bookmarkEnd w:id="12607"/>
      <w:r w:rsidR="009E03AC">
        <w:rPr>
          <w:rFonts w:ascii="Garamond" w:hAnsi="Garamond"/>
          <w:color w:val="000000" w:themeColor="text1"/>
        </w:rPr>
        <w:fldChar w:fldCharType="begin"/>
      </w:r>
      <w:r w:rsidR="009E03AC">
        <w:instrText xml:space="preserve"> XE </w:instrText>
      </w:r>
      <w:del w:id="12608" w:author="Summer 2023 updates" w:date="2024-07-31T13:42:00Z">
        <w:r w:rsidR="009E03AC">
          <w:delInstrText>"</w:delInstrText>
        </w:r>
        <w:r w:rsidR="009E03AC" w:rsidRPr="00622321">
          <w:rPr>
            <w:rFonts w:ascii="Garamond" w:hAnsi="Garamond"/>
            <w:color w:val="000000" w:themeColor="text1"/>
          </w:rPr>
          <w:delInstrText>—</w:delInstrText>
        </w:r>
      </w:del>
      <w:ins w:id="12609" w:author="Summer 2023 updates" w:date="2024-07-31T13:42:00Z">
        <w:r w:rsidR="009E03AC">
          <w:instrText>"</w:instrText>
        </w:r>
      </w:ins>
      <w:r w:rsidR="009E03AC" w:rsidRPr="00622321">
        <w:rPr>
          <w:rFonts w:ascii="Garamond" w:hAnsi="Garamond"/>
          <w:color w:val="000000" w:themeColor="text1"/>
        </w:rPr>
        <w:instrText>Health and Society Studies</w:instrText>
      </w:r>
      <w:del w:id="12610" w:author="Summer 2023 updates" w:date="2024-07-31T13:42:00Z">
        <w:r w:rsidR="009E03AC" w:rsidRPr="00622321">
          <w:rPr>
            <w:rFonts w:ascii="Garamond" w:hAnsi="Garamond"/>
            <w:color w:val="000000" w:themeColor="text1"/>
          </w:rPr>
          <w:delInstrText xml:space="preserve"> (Minor Only)</w:delInstrText>
        </w:r>
        <w:r w:rsidR="009E03AC">
          <w:delInstrText>"</w:delInstrText>
        </w:r>
      </w:del>
      <w:ins w:id="12611" w:author="Summer 2023 updates" w:date="2024-07-31T13:42:00Z">
        <w:r w:rsidR="009E03AC">
          <w:instrText>"</w:instrText>
        </w:r>
      </w:ins>
      <w:r w:rsidR="009E03AC">
        <w:instrText xml:space="preserve"> </w:instrText>
      </w:r>
      <w:r w:rsidR="009E03AC">
        <w:rPr>
          <w:rFonts w:ascii="Garamond" w:hAnsi="Garamond"/>
          <w:color w:val="000000" w:themeColor="text1"/>
        </w:rPr>
        <w:fldChar w:fldCharType="end"/>
      </w:r>
    </w:p>
    <w:p w14:paraId="568341B4" w14:textId="7EC67F1C" w:rsidR="000B75DE" w:rsidRPr="00424939" w:rsidRDefault="00F7246F" w:rsidP="009B2BA5">
      <w:pPr>
        <w:rPr>
          <w:b/>
          <w:rPrChange w:id="12612" w:author="Summer 2023 updates" w:date="2024-07-31T13:42:00Z">
            <w:rPr>
              <w:rFonts w:ascii="Garamond" w:hAnsi="Garamond"/>
              <w:b/>
              <w:color w:val="000000" w:themeColor="text1"/>
              <w:sz w:val="22"/>
            </w:rPr>
          </w:rPrChange>
        </w:rPr>
        <w:pPrChange w:id="12613" w:author="Summer 2023 updates" w:date="2024-07-31T13:42:00Z">
          <w:pPr>
            <w:pStyle w:val="Noparagraphstyle"/>
            <w:keepNext/>
            <w:keepLines/>
            <w:widowControl/>
            <w:spacing w:after="60" w:line="240" w:lineRule="auto"/>
            <w:jc w:val="left"/>
          </w:pPr>
        </w:pPrChange>
      </w:pPr>
      <w:del w:id="12614" w:author="Summer 2023 updates" w:date="2024-07-31T13:42:00Z">
        <w:r>
          <w:rPr>
            <w:rFonts w:cs="Times New Roman"/>
            <w:color w:val="000000" w:themeColor="text1"/>
          </w:rPr>
          <w:delText>Kelly</w:delText>
        </w:r>
      </w:del>
      <w:ins w:id="12615" w:author="Summer 2023 updates" w:date="2024-07-31T13:42:00Z">
        <w:r w:rsidR="00223721">
          <w:t>Guthrie</w:t>
        </w:r>
      </w:ins>
      <w:r>
        <w:rPr>
          <w:rPrChange w:id="12616" w:author="Summer 2023 updates" w:date="2024-07-31T13:42:00Z">
            <w:rPr>
              <w:rFonts w:ascii="Garamond" w:hAnsi="Garamond"/>
              <w:color w:val="000000" w:themeColor="text1"/>
              <w:sz w:val="22"/>
            </w:rPr>
          </w:rPrChange>
        </w:rPr>
        <w:t>, LeMay</w:t>
      </w:r>
      <w:r w:rsidR="00E060DE">
        <w:rPr>
          <w:rPrChange w:id="12617" w:author="Summer 2023 updates" w:date="2024-07-31T13:42:00Z">
            <w:rPr>
              <w:rFonts w:ascii="Garamond" w:hAnsi="Garamond"/>
              <w:color w:val="000000" w:themeColor="text1"/>
              <w:sz w:val="22"/>
            </w:rPr>
          </w:rPrChange>
        </w:rPr>
        <w:t xml:space="preserve"> (Administrative Co</w:t>
      </w:r>
      <w:r w:rsidR="000B75DE" w:rsidRPr="00424939">
        <w:rPr>
          <w:rPrChange w:id="12618" w:author="Summer 2023 updates" w:date="2024-07-31T13:42:00Z">
            <w:rPr>
              <w:rFonts w:ascii="Garamond" w:hAnsi="Garamond"/>
              <w:color w:val="000000" w:themeColor="text1"/>
              <w:sz w:val="22"/>
            </w:rPr>
          </w:rPrChange>
        </w:rPr>
        <w:t>ordinator</w:t>
      </w:r>
      <w:r w:rsidR="00E060DE">
        <w:rPr>
          <w:rPrChange w:id="12619" w:author="Summer 2023 updates" w:date="2024-07-31T13:42:00Z">
            <w:rPr>
              <w:rFonts w:ascii="Garamond" w:hAnsi="Garamond"/>
              <w:color w:val="000000" w:themeColor="text1"/>
              <w:sz w:val="22"/>
            </w:rPr>
          </w:rPrChange>
        </w:rPr>
        <w:t>s</w:t>
      </w:r>
      <w:r w:rsidR="000B75DE" w:rsidRPr="00424939">
        <w:rPr>
          <w:rPrChange w:id="12620" w:author="Summer 2023 updates" w:date="2024-07-31T13:42:00Z">
            <w:rPr>
              <w:rFonts w:ascii="Garamond" w:hAnsi="Garamond"/>
              <w:color w:val="000000" w:themeColor="text1"/>
              <w:sz w:val="22"/>
            </w:rPr>
          </w:rPrChange>
        </w:rPr>
        <w:t>)</w:t>
      </w:r>
      <w:r w:rsidR="00AB25C4">
        <w:rPr>
          <w:rPrChange w:id="12621" w:author="Summer 2023 updates" w:date="2024-07-31T13:42:00Z">
            <w:rPr>
              <w:rFonts w:ascii="Garamond" w:hAnsi="Garamond"/>
              <w:color w:val="000000" w:themeColor="text1"/>
              <w:sz w:val="22"/>
            </w:rPr>
          </w:rPrChange>
        </w:rPr>
        <w:t>.</w:t>
      </w:r>
    </w:p>
    <w:p w14:paraId="5103D476" w14:textId="200757A0" w:rsidR="00E060DE" w:rsidRDefault="00E060DE" w:rsidP="00665B44">
      <w:r>
        <w:t>The Health and Society S</w:t>
      </w:r>
      <w:r w:rsidRPr="00C671B9">
        <w:t xml:space="preserve">tudies program is an interdisciplinary </w:t>
      </w:r>
      <w:r>
        <w:t>cluster of courses</w:t>
      </w:r>
      <w:r w:rsidRPr="00C671B9">
        <w:t xml:space="preserve"> that allows </w:t>
      </w:r>
      <w:r w:rsidRPr="00AB452F">
        <w:t>students to examine the breadth of issues impacting health and healthcare from the perspectives of natural science</w:t>
      </w:r>
      <w:r>
        <w:t>s</w:t>
      </w:r>
      <w:r w:rsidRPr="00AB452F">
        <w:t>, social science</w:t>
      </w:r>
      <w:r>
        <w:t>s</w:t>
      </w:r>
      <w:r w:rsidRPr="00AB452F">
        <w:t xml:space="preserve">, and humanities.  This </w:t>
      </w:r>
      <w:r w:rsidR="009A7233">
        <w:t>H</w:t>
      </w:r>
      <w:r w:rsidR="009A7233" w:rsidRPr="00AB452F">
        <w:t xml:space="preserve">ealth </w:t>
      </w:r>
      <w:r w:rsidRPr="00AB452F">
        <w:t xml:space="preserve">and </w:t>
      </w:r>
      <w:r w:rsidR="009A7233">
        <w:t>S</w:t>
      </w:r>
      <w:r w:rsidR="009A7233" w:rsidRPr="00AB452F">
        <w:t>ociety</w:t>
      </w:r>
      <w:r w:rsidR="009A7233">
        <w:t xml:space="preserve"> Studies</w:t>
      </w:r>
      <w:r w:rsidRPr="00AB452F">
        <w:t xml:space="preserve"> minor broadens students understanding of the impact of health and healthcare delivery issues, personally, professionally, and within our society.  In addition, the minor will provide a strong interdisciplinary foundation for students interested in graduate studies related to health professions.   Because required and elective courses are offered by faculty across the College, students are encouraged to meet with </w:t>
      </w:r>
      <w:r w:rsidR="00F72EBA">
        <w:t>a</w:t>
      </w:r>
      <w:r w:rsidR="00F72EBA" w:rsidRPr="00AB452F">
        <w:t xml:space="preserve"> </w:t>
      </w:r>
      <w:r w:rsidRPr="00AB452F">
        <w:t>Health and Society Studies administrative coordinator for informal advising before choosing the Health and Society minor</w:t>
      </w:r>
      <w:r w:rsidRPr="00AB452F">
        <w:fldChar w:fldCharType="begin"/>
      </w:r>
      <w:r w:rsidRPr="00AB452F">
        <w:instrText xml:space="preserve"> XE "</w:instrText>
      </w:r>
      <w:del w:id="12622" w:author="Summer 2023 updates" w:date="2024-07-31T13:42:00Z">
        <w:r w:rsidRPr="00AB452F">
          <w:rPr>
            <w:b/>
            <w:bCs/>
            <w:smallCaps/>
          </w:rPr>
          <w:delInstrText>minor</w:delInstrText>
        </w:r>
      </w:del>
      <w:ins w:id="12623" w:author="Summer 2023 updates" w:date="2024-07-31T13:42:00Z">
        <w:r w:rsidR="0029023B">
          <w:rPr>
            <w:b/>
            <w:bCs/>
            <w:smallCaps/>
          </w:rPr>
          <w:instrText>M</w:instrText>
        </w:r>
        <w:r w:rsidRPr="00AB452F">
          <w:rPr>
            <w:b/>
            <w:bCs/>
            <w:smallCaps/>
          </w:rPr>
          <w:instrText>inor</w:instrText>
        </w:r>
      </w:ins>
      <w:r w:rsidRPr="00AB452F">
        <w:instrText xml:space="preserve">" </w:instrText>
      </w:r>
      <w:r w:rsidRPr="00AB452F">
        <w:fldChar w:fldCharType="end"/>
      </w:r>
      <w:r w:rsidRPr="00AB452F">
        <w:t>.</w:t>
      </w:r>
    </w:p>
    <w:p w14:paraId="54B951BE" w14:textId="77777777" w:rsidR="00E060DE" w:rsidRDefault="00E060DE" w:rsidP="000B75DE">
      <w:pPr>
        <w:pStyle w:val="Noparagraphstyle"/>
        <w:spacing w:line="240" w:lineRule="auto"/>
        <w:jc w:val="left"/>
        <w:rPr>
          <w:del w:id="12624" w:author="Summer 2023 updates" w:date="2024-07-31T13:42:00Z"/>
          <w:rFonts w:ascii="Garamond" w:eastAsia="MS Mincho" w:hAnsi="Garamond"/>
          <w:sz w:val="22"/>
          <w:szCs w:val="22"/>
        </w:rPr>
      </w:pPr>
    </w:p>
    <w:p w14:paraId="6481BDD6" w14:textId="77777777" w:rsidR="00E61999" w:rsidRDefault="00E61999" w:rsidP="000B75DE">
      <w:pPr>
        <w:pStyle w:val="Noparagraphstyle"/>
        <w:spacing w:line="240" w:lineRule="auto"/>
        <w:jc w:val="left"/>
        <w:rPr>
          <w:del w:id="12625" w:author="Summer 2023 updates" w:date="2024-07-31T13:42:00Z"/>
          <w:rFonts w:ascii="Garamond" w:hAnsi="Garamond" w:cs="Times New Roman"/>
          <w:b/>
          <w:color w:val="000000" w:themeColor="text1"/>
          <w:sz w:val="22"/>
          <w:szCs w:val="22"/>
        </w:rPr>
      </w:pPr>
    </w:p>
    <w:p w14:paraId="605CB672" w14:textId="77777777" w:rsidR="00E61999" w:rsidRDefault="00E61999" w:rsidP="000B75DE">
      <w:pPr>
        <w:pStyle w:val="Noparagraphstyle"/>
        <w:spacing w:line="240" w:lineRule="auto"/>
        <w:jc w:val="left"/>
        <w:rPr>
          <w:del w:id="12626" w:author="Summer 2023 updates" w:date="2024-07-31T13:42:00Z"/>
          <w:rFonts w:ascii="Garamond" w:hAnsi="Garamond" w:cs="Times New Roman"/>
          <w:b/>
          <w:color w:val="000000" w:themeColor="text1"/>
          <w:sz w:val="22"/>
          <w:szCs w:val="22"/>
        </w:rPr>
      </w:pPr>
    </w:p>
    <w:p w14:paraId="5FD02F58" w14:textId="77777777" w:rsidR="00E61999" w:rsidRDefault="00E61999" w:rsidP="000B75DE">
      <w:pPr>
        <w:pStyle w:val="Noparagraphstyle"/>
        <w:spacing w:line="240" w:lineRule="auto"/>
        <w:jc w:val="left"/>
        <w:rPr>
          <w:del w:id="12627" w:author="Summer 2023 updates" w:date="2024-07-31T13:42:00Z"/>
          <w:rFonts w:ascii="Garamond" w:hAnsi="Garamond" w:cs="Times New Roman"/>
          <w:b/>
          <w:color w:val="000000" w:themeColor="text1"/>
          <w:sz w:val="22"/>
          <w:szCs w:val="22"/>
        </w:rPr>
      </w:pPr>
    </w:p>
    <w:p w14:paraId="0774133E" w14:textId="77777777" w:rsidR="00E61999" w:rsidRDefault="00E61999" w:rsidP="000B75DE">
      <w:pPr>
        <w:pStyle w:val="Noparagraphstyle"/>
        <w:spacing w:line="240" w:lineRule="auto"/>
        <w:jc w:val="left"/>
        <w:rPr>
          <w:rFonts w:ascii="Garamond" w:hAnsi="Garamond" w:cs="Times New Roman"/>
          <w:b/>
          <w:color w:val="000000" w:themeColor="text1"/>
          <w:sz w:val="22"/>
          <w:szCs w:val="22"/>
        </w:rPr>
      </w:pPr>
    </w:p>
    <w:p w14:paraId="34326162" w14:textId="687C6679" w:rsidR="000B75DE" w:rsidRPr="00424939" w:rsidRDefault="00E060DE" w:rsidP="009B2BA5">
      <w:pPr>
        <w:pStyle w:val="Noparagraphstyle"/>
        <w:spacing w:before="120" w:line="240" w:lineRule="auto"/>
        <w:jc w:val="left"/>
        <w:rPr>
          <w:rFonts w:ascii="Garamond" w:hAnsi="Garamond" w:cs="Times New Roman"/>
          <w:b/>
          <w:color w:val="000000" w:themeColor="text1"/>
          <w:sz w:val="22"/>
          <w:szCs w:val="22"/>
        </w:rPr>
        <w:pPrChange w:id="12628" w:author="Summer 2023 updates" w:date="2024-07-31T13:42:00Z">
          <w:pPr>
            <w:pStyle w:val="Noparagraphstyle"/>
            <w:spacing w:line="240" w:lineRule="auto"/>
            <w:jc w:val="left"/>
          </w:pPr>
        </w:pPrChange>
      </w:pPr>
      <w:r>
        <w:rPr>
          <w:rFonts w:ascii="Garamond" w:hAnsi="Garamond" w:cs="Times New Roman"/>
          <w:b/>
          <w:color w:val="000000" w:themeColor="text1"/>
          <w:sz w:val="22"/>
          <w:szCs w:val="22"/>
        </w:rPr>
        <w:t>Health and Society</w:t>
      </w:r>
      <w:r w:rsidR="000B75DE" w:rsidRPr="00424939">
        <w:rPr>
          <w:rFonts w:ascii="Garamond" w:hAnsi="Garamond" w:cs="Times New Roman"/>
          <w:b/>
          <w:color w:val="000000" w:themeColor="text1"/>
          <w:sz w:val="22"/>
          <w:szCs w:val="22"/>
        </w:rPr>
        <w:t xml:space="preserve"> Studies Minor</w:t>
      </w:r>
    </w:p>
    <w:p w14:paraId="67FD3D06" w14:textId="50B52D71" w:rsidR="00E060DE" w:rsidRDefault="00E060DE" w:rsidP="00665B44">
      <w:pPr>
        <w:pPrChange w:id="12629" w:author="Summer 2023 updates" w:date="2024-07-31T13:42:00Z">
          <w:pPr>
            <w:spacing w:after="40"/>
          </w:pPr>
        </w:pPrChange>
      </w:pPr>
      <w:r w:rsidRPr="00AB452F">
        <w:t xml:space="preserve">A minor in </w:t>
      </w:r>
      <w:r w:rsidR="00F72EBA">
        <w:t>Health and Society Studies</w:t>
      </w:r>
      <w:r w:rsidRPr="00AB452F">
        <w:t xml:space="preserve"> requires a minimum cumulative 2.0 GPA in all courses counted toward the minor.  In addition, only (1) one course</w:t>
      </w:r>
      <w:r>
        <w:t xml:space="preserve"> </w:t>
      </w:r>
      <w:r w:rsidRPr="00135E3E">
        <w:t xml:space="preserve">from a </w:t>
      </w:r>
      <w:del w:id="12630" w:author="Summer 2023 updates" w:date="2024-07-31T13:42:00Z">
        <w:r w:rsidRPr="00135E3E">
          <w:rPr>
            <w:rFonts w:eastAsia="MS Mincho"/>
            <w:bCs/>
          </w:rPr>
          <w:delText>s</w:delText>
        </w:r>
        <w:r w:rsidRPr="00135E3E">
          <w:rPr>
            <w:rFonts w:cs="Arial"/>
            <w:color w:val="222222"/>
          </w:rPr>
          <w:delText>tudent's</w:delText>
        </w:r>
      </w:del>
      <w:ins w:id="12631" w:author="Summer 2023 updates" w:date="2024-07-31T13:42:00Z">
        <w:r w:rsidRPr="00135E3E">
          <w:t>s</w:t>
        </w:r>
        <w:r w:rsidRPr="00135E3E">
          <w:rPr>
            <w:rFonts w:cs="Arial"/>
            <w:color w:val="222222"/>
          </w:rPr>
          <w:t>tudent</w:t>
        </w:r>
        <w:r w:rsidR="000A0F2E">
          <w:rPr>
            <w:rFonts w:cs="Arial"/>
            <w:color w:val="222222"/>
          </w:rPr>
          <w:t>’</w:t>
        </w:r>
        <w:r w:rsidRPr="00135E3E">
          <w:rPr>
            <w:rFonts w:cs="Arial"/>
            <w:color w:val="222222"/>
          </w:rPr>
          <w:t>s</w:t>
        </w:r>
      </w:ins>
      <w:r w:rsidRPr="00135E3E">
        <w:rPr>
          <w:rFonts w:cs="Arial"/>
          <w:color w:val="222222"/>
        </w:rPr>
        <w:t xml:space="preserve"> major or collateral major</w:t>
      </w:r>
      <w:r>
        <w:rPr>
          <w:rFonts w:cs="Arial"/>
          <w:color w:val="222222"/>
        </w:rPr>
        <w:t xml:space="preserve"> can count towards the</w:t>
      </w:r>
      <w:r w:rsidRPr="00AB452F">
        <w:t xml:space="preserve"> Health and Society Studies Minor</w:t>
      </w:r>
      <w:r w:rsidRPr="00135E3E">
        <w:t>.</w:t>
      </w:r>
    </w:p>
    <w:p w14:paraId="791AEDF6" w14:textId="77777777" w:rsidR="00E060DE" w:rsidRPr="00135E3E" w:rsidRDefault="00E060DE" w:rsidP="009B2BA5">
      <w:pPr>
        <w:pStyle w:val="NoSpacing"/>
        <w:spacing w:before="120"/>
        <w:rPr>
          <w:rFonts w:ascii="Garamond" w:hAnsi="Garamond"/>
          <w:b/>
        </w:rPr>
        <w:pPrChange w:id="12632" w:author="Summer 2023 updates" w:date="2024-07-31T13:42:00Z">
          <w:pPr>
            <w:pStyle w:val="NoSpacing"/>
          </w:pPr>
        </w:pPrChange>
      </w:pPr>
      <w:r>
        <w:tab/>
      </w:r>
      <w:r w:rsidRPr="00135E3E">
        <w:rPr>
          <w:rFonts w:ascii="Garamond" w:hAnsi="Garamond"/>
          <w:b/>
        </w:rPr>
        <w:t>Required Courses</w:t>
      </w:r>
    </w:p>
    <w:p w14:paraId="1927EDF5" w14:textId="3F536844" w:rsidR="00E060DE" w:rsidRPr="00135E3E" w:rsidRDefault="00E060DE" w:rsidP="00E500FB">
      <w:pPr>
        <w:pStyle w:val="NoSpacing"/>
        <w:numPr>
          <w:ilvl w:val="0"/>
          <w:numId w:val="136"/>
        </w:numPr>
        <w:rPr>
          <w:rFonts w:ascii="Garamond" w:hAnsi="Garamond"/>
        </w:rPr>
      </w:pPr>
      <w:r w:rsidRPr="00135E3E">
        <w:rPr>
          <w:rFonts w:ascii="Garamond" w:hAnsi="Garamond"/>
        </w:rPr>
        <w:t>PHL-165 Biomedical Ethics</w:t>
      </w:r>
      <w:r w:rsidR="00F72EBA">
        <w:rPr>
          <w:rFonts w:ascii="Garamond" w:hAnsi="Garamond"/>
        </w:rPr>
        <w:t xml:space="preserve"> (WE)</w:t>
      </w:r>
    </w:p>
    <w:p w14:paraId="2BE07F96" w14:textId="77777777" w:rsidR="00E060DE" w:rsidRPr="00135E3E" w:rsidRDefault="00E060DE" w:rsidP="00E500FB">
      <w:pPr>
        <w:pStyle w:val="NoSpacing"/>
        <w:numPr>
          <w:ilvl w:val="0"/>
          <w:numId w:val="136"/>
        </w:numPr>
        <w:rPr>
          <w:rFonts w:ascii="Garamond" w:hAnsi="Garamond"/>
        </w:rPr>
      </w:pPr>
      <w:r w:rsidRPr="00135E3E">
        <w:rPr>
          <w:rFonts w:ascii="Garamond" w:hAnsi="Garamond"/>
        </w:rPr>
        <w:t>SOC-107 Introductory Sociology</w:t>
      </w:r>
    </w:p>
    <w:p w14:paraId="5E8B5E14" w14:textId="77777777" w:rsidR="00E060DE" w:rsidRPr="00135E3E" w:rsidRDefault="00E060DE" w:rsidP="00E500FB">
      <w:pPr>
        <w:pStyle w:val="NoSpacing"/>
        <w:numPr>
          <w:ilvl w:val="0"/>
          <w:numId w:val="136"/>
        </w:numPr>
        <w:rPr>
          <w:rFonts w:ascii="Garamond" w:hAnsi="Garamond"/>
        </w:rPr>
      </w:pPr>
      <w:r w:rsidRPr="00135E3E">
        <w:rPr>
          <w:rFonts w:ascii="Garamond" w:hAnsi="Garamond"/>
        </w:rPr>
        <w:t>One of the following Biology courses:</w:t>
      </w:r>
    </w:p>
    <w:p w14:paraId="23A51523" w14:textId="77777777" w:rsidR="00E060DE" w:rsidRPr="00135E3E" w:rsidRDefault="00E060DE" w:rsidP="00E500FB">
      <w:pPr>
        <w:pStyle w:val="NoSpacing"/>
        <w:numPr>
          <w:ilvl w:val="1"/>
          <w:numId w:val="136"/>
        </w:numPr>
        <w:rPr>
          <w:rFonts w:ascii="Garamond" w:hAnsi="Garamond"/>
        </w:rPr>
      </w:pPr>
      <w:r w:rsidRPr="00135E3E">
        <w:rPr>
          <w:rFonts w:ascii="Garamond" w:hAnsi="Garamond"/>
        </w:rPr>
        <w:t>BIO-103 Anatomy and Physiology, or</w:t>
      </w:r>
    </w:p>
    <w:p w14:paraId="0F289A76" w14:textId="77777777" w:rsidR="00E060DE" w:rsidRPr="00135E3E" w:rsidRDefault="00E060DE" w:rsidP="00E500FB">
      <w:pPr>
        <w:pStyle w:val="NoSpacing"/>
        <w:numPr>
          <w:ilvl w:val="1"/>
          <w:numId w:val="136"/>
        </w:numPr>
        <w:rPr>
          <w:rFonts w:ascii="Garamond" w:hAnsi="Garamond"/>
        </w:rPr>
      </w:pPr>
      <w:r w:rsidRPr="00135E3E">
        <w:rPr>
          <w:rFonts w:ascii="Garamond" w:hAnsi="Garamond"/>
        </w:rPr>
        <w:t>BIO-120 Biology, Health &amp; Society, or</w:t>
      </w:r>
    </w:p>
    <w:p w14:paraId="23BA63EE" w14:textId="77777777" w:rsidR="00E060DE" w:rsidRPr="00135E3E" w:rsidRDefault="00E060DE" w:rsidP="00E500FB">
      <w:pPr>
        <w:pStyle w:val="NoSpacing"/>
        <w:numPr>
          <w:ilvl w:val="1"/>
          <w:numId w:val="136"/>
        </w:numPr>
        <w:rPr>
          <w:rFonts w:ascii="Garamond" w:hAnsi="Garamond"/>
        </w:rPr>
      </w:pPr>
      <w:r w:rsidRPr="00135E3E">
        <w:rPr>
          <w:rFonts w:ascii="Garamond" w:hAnsi="Garamond"/>
        </w:rPr>
        <w:t>BIO-155 Organismal and Ecological Biology</w:t>
      </w:r>
    </w:p>
    <w:p w14:paraId="3243C73A" w14:textId="26C5FE11" w:rsidR="00E060DE" w:rsidRPr="00135E3E" w:rsidRDefault="00E060DE" w:rsidP="00E500FB">
      <w:pPr>
        <w:pStyle w:val="NoSpacing"/>
        <w:numPr>
          <w:ilvl w:val="0"/>
          <w:numId w:val="136"/>
        </w:numPr>
        <w:rPr>
          <w:rFonts w:ascii="Garamond" w:hAnsi="Garamond"/>
        </w:rPr>
      </w:pPr>
      <w:r w:rsidRPr="00135E3E">
        <w:rPr>
          <w:rFonts w:ascii="Garamond" w:hAnsi="Garamond"/>
          <w:u w:val="single"/>
        </w:rPr>
        <w:t>Three</w:t>
      </w:r>
      <w:r w:rsidRPr="00135E3E">
        <w:rPr>
          <w:rFonts w:ascii="Garamond" w:hAnsi="Garamond"/>
        </w:rPr>
        <w:t xml:space="preserve"> elective courses from the list below, only </w:t>
      </w:r>
      <w:r>
        <w:rPr>
          <w:rFonts w:ascii="Garamond" w:hAnsi="Garamond"/>
        </w:rPr>
        <w:t xml:space="preserve">(1) </w:t>
      </w:r>
      <w:r w:rsidRPr="00135E3E">
        <w:rPr>
          <w:rFonts w:ascii="Garamond" w:hAnsi="Garamond"/>
        </w:rPr>
        <w:t xml:space="preserve">one of which may be a </w:t>
      </w:r>
      <w:r w:rsidR="009A7233" w:rsidRPr="00135E3E">
        <w:rPr>
          <w:rFonts w:ascii="Garamond" w:hAnsi="Garamond"/>
        </w:rPr>
        <w:t>100-level</w:t>
      </w:r>
      <w:r w:rsidRPr="00135E3E">
        <w:rPr>
          <w:rFonts w:ascii="Garamond" w:hAnsi="Garamond"/>
        </w:rPr>
        <w:t xml:space="preserve"> course.  </w:t>
      </w:r>
    </w:p>
    <w:p w14:paraId="6D3ECB7E" w14:textId="77777777" w:rsidR="00E060DE" w:rsidRPr="00135E3E" w:rsidRDefault="00E060DE" w:rsidP="00E060DE">
      <w:pPr>
        <w:pStyle w:val="NoSpacing"/>
        <w:ind w:left="720"/>
        <w:rPr>
          <w:rFonts w:ascii="Garamond" w:hAnsi="Garamond"/>
        </w:rPr>
      </w:pPr>
      <w:r w:rsidRPr="00135E3E">
        <w:rPr>
          <w:rFonts w:ascii="Garamond" w:hAnsi="Garamond"/>
        </w:rPr>
        <w:t>ANT-116 Cultural Anthropology</w:t>
      </w:r>
    </w:p>
    <w:p w14:paraId="1D118F4C" w14:textId="77777777" w:rsidR="00E060DE" w:rsidRPr="00135E3E" w:rsidRDefault="00E060DE" w:rsidP="00E060DE">
      <w:pPr>
        <w:pStyle w:val="NoSpacing"/>
        <w:ind w:left="720"/>
        <w:rPr>
          <w:rFonts w:ascii="Garamond" w:hAnsi="Garamond"/>
        </w:rPr>
      </w:pPr>
      <w:r w:rsidRPr="00135E3E">
        <w:rPr>
          <w:rFonts w:ascii="Garamond" w:hAnsi="Garamond"/>
        </w:rPr>
        <w:t>CLA-155 Latin/Greek Origins of Medical Terminology</w:t>
      </w:r>
    </w:p>
    <w:p w14:paraId="45B30717" w14:textId="77777777" w:rsidR="00E060DE" w:rsidRPr="00135E3E" w:rsidRDefault="00E060DE" w:rsidP="00E060DE">
      <w:pPr>
        <w:pStyle w:val="NoSpacing"/>
        <w:ind w:left="720"/>
        <w:rPr>
          <w:rFonts w:ascii="Garamond" w:hAnsi="Garamond"/>
        </w:rPr>
      </w:pPr>
      <w:r w:rsidRPr="00135E3E">
        <w:rPr>
          <w:rFonts w:ascii="Garamond" w:hAnsi="Garamond"/>
        </w:rPr>
        <w:t>COM-236 Intercultural Communication</w:t>
      </w:r>
    </w:p>
    <w:p w14:paraId="0023C4D7" w14:textId="77777777" w:rsidR="00E060DE" w:rsidRPr="00135E3E" w:rsidRDefault="00E060DE" w:rsidP="00E060DE">
      <w:pPr>
        <w:pStyle w:val="NoSpacing"/>
        <w:ind w:left="720"/>
        <w:rPr>
          <w:rFonts w:ascii="Garamond" w:hAnsi="Garamond"/>
        </w:rPr>
      </w:pPr>
      <w:r w:rsidRPr="00135E3E">
        <w:rPr>
          <w:rFonts w:ascii="Garamond" w:hAnsi="Garamond"/>
        </w:rPr>
        <w:t>COM-237 Interpersonal Communication</w:t>
      </w:r>
    </w:p>
    <w:p w14:paraId="77432A85" w14:textId="77777777" w:rsidR="00E060DE" w:rsidRPr="00135E3E" w:rsidRDefault="00E060DE" w:rsidP="00E060DE">
      <w:pPr>
        <w:pStyle w:val="NoSpacing"/>
        <w:ind w:left="720"/>
        <w:rPr>
          <w:rFonts w:ascii="Garamond" w:hAnsi="Garamond"/>
        </w:rPr>
      </w:pPr>
      <w:r w:rsidRPr="00135E3E">
        <w:rPr>
          <w:rFonts w:ascii="Garamond" w:hAnsi="Garamond"/>
        </w:rPr>
        <w:t>COM-332 Health Communication</w:t>
      </w:r>
    </w:p>
    <w:p w14:paraId="66C315EB" w14:textId="77777777" w:rsidR="00E060DE" w:rsidRPr="00135E3E" w:rsidRDefault="00E060DE" w:rsidP="00E060DE">
      <w:pPr>
        <w:pStyle w:val="NoSpacing"/>
        <w:ind w:left="720"/>
        <w:rPr>
          <w:rFonts w:ascii="Garamond" w:hAnsi="Garamond"/>
        </w:rPr>
      </w:pPr>
      <w:r w:rsidRPr="00135E3E">
        <w:rPr>
          <w:rFonts w:ascii="Garamond" w:hAnsi="Garamond"/>
        </w:rPr>
        <w:t>KIN-115 Fundamentals in Exercise and Nutrition</w:t>
      </w:r>
    </w:p>
    <w:p w14:paraId="652CCC49" w14:textId="77777777" w:rsidR="00E060DE" w:rsidRPr="00135E3E" w:rsidRDefault="00E060DE" w:rsidP="00E060DE">
      <w:pPr>
        <w:pStyle w:val="NoSpacing"/>
        <w:ind w:left="720"/>
        <w:rPr>
          <w:rFonts w:ascii="Garamond" w:hAnsi="Garamond"/>
        </w:rPr>
      </w:pPr>
      <w:r w:rsidRPr="00135E3E">
        <w:rPr>
          <w:rFonts w:ascii="Garamond" w:hAnsi="Garamond"/>
        </w:rPr>
        <w:t>KIN-125 Public &amp; Consumer Health</w:t>
      </w:r>
    </w:p>
    <w:p w14:paraId="02A5E64A" w14:textId="77777777" w:rsidR="00E060DE" w:rsidRPr="00135E3E" w:rsidRDefault="00E060DE" w:rsidP="00E060DE">
      <w:pPr>
        <w:pStyle w:val="NoSpacing"/>
        <w:ind w:left="720"/>
        <w:rPr>
          <w:rFonts w:ascii="Garamond" w:hAnsi="Garamond"/>
        </w:rPr>
      </w:pPr>
      <w:r w:rsidRPr="00135E3E">
        <w:rPr>
          <w:rFonts w:ascii="Garamond" w:hAnsi="Garamond"/>
        </w:rPr>
        <w:t>KIN-155 Substance Abuse</w:t>
      </w:r>
    </w:p>
    <w:p w14:paraId="31804939" w14:textId="77777777" w:rsidR="00E060DE" w:rsidRPr="00135E3E" w:rsidRDefault="00E060DE" w:rsidP="00E060DE">
      <w:pPr>
        <w:pStyle w:val="NoSpacing"/>
        <w:ind w:left="720"/>
        <w:rPr>
          <w:rFonts w:ascii="Garamond" w:hAnsi="Garamond"/>
        </w:rPr>
      </w:pPr>
      <w:r w:rsidRPr="00135E3E">
        <w:rPr>
          <w:rFonts w:ascii="Garamond" w:hAnsi="Garamond"/>
        </w:rPr>
        <w:t>PHL-128 Morality and Moral Controversies</w:t>
      </w:r>
    </w:p>
    <w:p w14:paraId="2185ED39" w14:textId="77777777" w:rsidR="00E060DE" w:rsidRPr="00135E3E" w:rsidRDefault="00E060DE" w:rsidP="00E060DE">
      <w:pPr>
        <w:pStyle w:val="NoSpacing"/>
        <w:ind w:left="720"/>
        <w:rPr>
          <w:rFonts w:ascii="Garamond" w:hAnsi="Garamond"/>
        </w:rPr>
      </w:pPr>
      <w:r w:rsidRPr="00135E3E">
        <w:rPr>
          <w:rFonts w:ascii="Garamond" w:hAnsi="Garamond"/>
        </w:rPr>
        <w:t>ECO-221 Health Economics</w:t>
      </w:r>
    </w:p>
    <w:p w14:paraId="29EA6233" w14:textId="77777777" w:rsidR="00E060DE" w:rsidRPr="00135E3E" w:rsidRDefault="00E060DE" w:rsidP="00E060DE">
      <w:pPr>
        <w:pStyle w:val="NoSpacing"/>
        <w:ind w:left="720"/>
        <w:rPr>
          <w:rFonts w:ascii="Garamond" w:hAnsi="Garamond"/>
        </w:rPr>
      </w:pPr>
      <w:r w:rsidRPr="00135E3E">
        <w:rPr>
          <w:rFonts w:ascii="Garamond" w:hAnsi="Garamond"/>
        </w:rPr>
        <w:t>PHY-321 Health Physics</w:t>
      </w:r>
    </w:p>
    <w:p w14:paraId="1FC604BD" w14:textId="77777777" w:rsidR="00E060DE" w:rsidRPr="00135E3E" w:rsidRDefault="00E060DE" w:rsidP="00E060DE">
      <w:pPr>
        <w:pStyle w:val="NoSpacing"/>
        <w:ind w:left="720"/>
        <w:rPr>
          <w:rFonts w:ascii="Garamond" w:hAnsi="Garamond"/>
        </w:rPr>
      </w:pPr>
      <w:r w:rsidRPr="00135E3E">
        <w:rPr>
          <w:rFonts w:ascii="Garamond" w:hAnsi="Garamond"/>
        </w:rPr>
        <w:t>PSY-205 Developmental Psychology</w:t>
      </w:r>
    </w:p>
    <w:p w14:paraId="0AB081B5" w14:textId="77777777" w:rsidR="00E060DE" w:rsidRPr="00135E3E" w:rsidRDefault="00E060DE" w:rsidP="00E060DE">
      <w:pPr>
        <w:pStyle w:val="NoSpacing"/>
        <w:ind w:left="720"/>
        <w:rPr>
          <w:rFonts w:ascii="Garamond" w:hAnsi="Garamond"/>
        </w:rPr>
      </w:pPr>
      <w:r w:rsidRPr="00135E3E">
        <w:rPr>
          <w:rFonts w:ascii="Garamond" w:hAnsi="Garamond"/>
        </w:rPr>
        <w:t>PSY-235 Abnormal Psychology</w:t>
      </w:r>
    </w:p>
    <w:p w14:paraId="306CB553" w14:textId="77777777" w:rsidR="00E060DE" w:rsidRPr="00135E3E" w:rsidRDefault="00E060DE" w:rsidP="00E060DE">
      <w:pPr>
        <w:pStyle w:val="NoSpacing"/>
        <w:ind w:left="720"/>
        <w:rPr>
          <w:rFonts w:ascii="Garamond" w:hAnsi="Garamond"/>
        </w:rPr>
      </w:pPr>
      <w:r w:rsidRPr="00135E3E">
        <w:rPr>
          <w:rFonts w:ascii="Garamond" w:hAnsi="Garamond"/>
        </w:rPr>
        <w:t>PSY-325 Health Psychology</w:t>
      </w:r>
    </w:p>
    <w:p w14:paraId="5575104F" w14:textId="77777777" w:rsidR="00E060DE" w:rsidRPr="00135E3E" w:rsidRDefault="00E060DE" w:rsidP="00E060DE">
      <w:pPr>
        <w:pStyle w:val="NoSpacing"/>
        <w:ind w:left="720"/>
        <w:rPr>
          <w:rFonts w:ascii="Garamond" w:hAnsi="Garamond"/>
        </w:rPr>
      </w:pPr>
      <w:r w:rsidRPr="00135E3E">
        <w:rPr>
          <w:rFonts w:ascii="Garamond" w:hAnsi="Garamond"/>
        </w:rPr>
        <w:t>PSY-350 Drugs and Behavior</w:t>
      </w:r>
    </w:p>
    <w:p w14:paraId="06FF9AC4" w14:textId="77777777" w:rsidR="00E060DE" w:rsidRPr="00135E3E" w:rsidRDefault="00E060DE" w:rsidP="00E060DE">
      <w:pPr>
        <w:pStyle w:val="NoSpacing"/>
        <w:ind w:left="720"/>
        <w:rPr>
          <w:rFonts w:ascii="Garamond" w:hAnsi="Garamond"/>
        </w:rPr>
      </w:pPr>
      <w:r w:rsidRPr="00135E3E">
        <w:rPr>
          <w:rFonts w:ascii="Garamond" w:hAnsi="Garamond"/>
        </w:rPr>
        <w:t>SPA-339 Spanish for Healthcare</w:t>
      </w:r>
    </w:p>
    <w:p w14:paraId="22ED8A49" w14:textId="29EC027C" w:rsidR="009E03AC" w:rsidRDefault="00720AA7" w:rsidP="00426F19">
      <w:pPr>
        <w:pStyle w:val="NoSpacing"/>
        <w:ind w:left="720"/>
        <w:rPr>
          <w:rFonts w:ascii="Garamond" w:hAnsi="Garamond"/>
        </w:rPr>
      </w:pPr>
      <w:r>
        <w:rPr>
          <w:rFonts w:ascii="Garamond" w:hAnsi="Garamond"/>
        </w:rPr>
        <w:t>HSS</w:t>
      </w:r>
      <w:r w:rsidR="00E060DE" w:rsidRPr="00135E3E">
        <w:rPr>
          <w:rFonts w:ascii="Garamond" w:hAnsi="Garamond"/>
        </w:rPr>
        <w:t>-494 Health Sciences Internship</w:t>
      </w:r>
    </w:p>
    <w:p w14:paraId="7CD74950" w14:textId="77777777" w:rsidR="00426F19" w:rsidRDefault="00426F19" w:rsidP="004D4F43"/>
    <w:p w14:paraId="726D472A" w14:textId="1CF666C9" w:rsidR="002E58D4" w:rsidRDefault="00E060DE" w:rsidP="004D4F43">
      <w:r w:rsidRPr="00DA5649">
        <w:t>*additional health-related courses may be approved as an elective with administrative coordinator approval.</w:t>
      </w:r>
    </w:p>
    <w:p w14:paraId="4BCB8084" w14:textId="77777777" w:rsidR="00F7246F" w:rsidRDefault="00F7246F" w:rsidP="008A0DA4">
      <w:pPr>
        <w:spacing w:before="40" w:after="0"/>
        <w:rPr>
          <w:b/>
        </w:rPr>
        <w:pPrChange w:id="12633" w:author="Summer 2023 updates" w:date="2024-07-31T13:42:00Z">
          <w:pPr>
            <w:spacing w:after="40"/>
          </w:pPr>
        </w:pPrChange>
      </w:pPr>
      <w:r w:rsidRPr="00F7246F">
        <w:rPr>
          <w:b/>
        </w:rPr>
        <w:t xml:space="preserve">HSS-100 </w:t>
      </w:r>
      <w:r>
        <w:rPr>
          <w:b/>
        </w:rPr>
        <w:t>Exploration in Health &amp; Society</w:t>
      </w:r>
    </w:p>
    <w:p w14:paraId="537F6FA7" w14:textId="6B8E169A" w:rsidR="009A4657" w:rsidRDefault="00F7246F" w:rsidP="00665B44">
      <w:pPr>
        <w:pPrChange w:id="12634" w:author="Summer 2023 updates" w:date="2024-07-31T13:42:00Z">
          <w:pPr>
            <w:spacing w:after="0"/>
          </w:pPr>
        </w:pPrChange>
      </w:pPr>
      <w:r w:rsidRPr="00F7246F">
        <w:t>Allows students interested in health-related careers to</w:t>
      </w:r>
      <w:r>
        <w:t xml:space="preserve"> explore various career options </w:t>
      </w:r>
      <w:r w:rsidRPr="00F7246F">
        <w:t>(e.g., medicine, dentistry, physical therapy,</w:t>
      </w:r>
      <w:r>
        <w:t xml:space="preserve"> occupational therapy, nursing, </w:t>
      </w:r>
      <w:r w:rsidRPr="00F7246F">
        <w:t>psychological counseling); to assess and reflect on t</w:t>
      </w:r>
      <w:r>
        <w:t xml:space="preserve">heir own values, abilities, and </w:t>
      </w:r>
      <w:r w:rsidRPr="00F7246F">
        <w:t>motivations; and to develop some of the applied kno</w:t>
      </w:r>
      <w:r>
        <w:t xml:space="preserve">wledge and skills necessary for </w:t>
      </w:r>
      <w:r w:rsidRPr="00F7246F">
        <w:t>entry into these occupations. Appropriate for first-</w:t>
      </w:r>
      <w:r>
        <w:t xml:space="preserve"> and second-year students. (0.5</w:t>
      </w:r>
      <w:r w:rsidR="007A26AF">
        <w:t xml:space="preserve"> </w:t>
      </w:r>
      <w:r w:rsidRPr="00F7246F">
        <w:t>course credit)</w:t>
      </w:r>
      <w:bookmarkStart w:id="12635" w:name="_Ref14176049"/>
    </w:p>
    <w:p w14:paraId="519D2629" w14:textId="77777777" w:rsidR="001916A2" w:rsidRDefault="001916A2" w:rsidP="00B733D7">
      <w:pPr>
        <w:spacing w:after="0"/>
        <w:rPr>
          <w:del w:id="12636" w:author="Summer 2023 updates" w:date="2024-07-31T13:42:00Z"/>
        </w:rPr>
      </w:pPr>
    </w:p>
    <w:p w14:paraId="14CDD222" w14:textId="77777777" w:rsidR="00B733D7" w:rsidRPr="001916A2" w:rsidRDefault="00B733D7" w:rsidP="00B733D7">
      <w:pPr>
        <w:spacing w:after="0"/>
        <w:rPr>
          <w:del w:id="12637" w:author="Summer 2023 updates" w:date="2024-07-31T13:42:00Z"/>
        </w:rPr>
      </w:pPr>
    </w:p>
    <w:p w14:paraId="683C5488" w14:textId="77777777" w:rsidR="0099609A" w:rsidRDefault="0099609A">
      <w:pPr>
        <w:spacing w:after="200" w:line="276" w:lineRule="auto"/>
        <w:rPr>
          <w:ins w:id="12638" w:author="Summer 2023 updates" w:date="2024-07-31T13:42:00Z"/>
          <w:b/>
        </w:rPr>
      </w:pPr>
      <w:ins w:id="12639" w:author="Summer 2023 updates" w:date="2024-07-31T13:42:00Z">
        <w:r>
          <w:rPr>
            <w:b/>
          </w:rPr>
          <w:br w:type="page"/>
        </w:r>
      </w:ins>
    </w:p>
    <w:p w14:paraId="4885D1E7" w14:textId="3AF8720E" w:rsidR="00E515B7" w:rsidRPr="008A0DA4" w:rsidRDefault="00E515B7" w:rsidP="008A0DA4">
      <w:pPr>
        <w:spacing w:before="40" w:after="0"/>
        <w:rPr>
          <w:ins w:id="12640" w:author="Summer 2023 updates" w:date="2024-07-31T13:42:00Z"/>
          <w:b/>
        </w:rPr>
      </w:pPr>
      <w:ins w:id="12641" w:author="Summer 2023 updates" w:date="2024-07-31T13:42:00Z">
        <w:r w:rsidRPr="008A0DA4">
          <w:rPr>
            <w:b/>
          </w:rPr>
          <w:t>HSS-3</w:t>
        </w:r>
        <w:r w:rsidR="00744AB6" w:rsidRPr="008A0DA4">
          <w:rPr>
            <w:b/>
          </w:rPr>
          <w:t>00</w:t>
        </w:r>
        <w:r w:rsidRPr="008A0DA4">
          <w:rPr>
            <w:b/>
          </w:rPr>
          <w:t xml:space="preserve"> Learning Strategies for the Health Professions</w:t>
        </w:r>
      </w:ins>
    </w:p>
    <w:p w14:paraId="50D26821" w14:textId="3F357897" w:rsidR="00E515B7" w:rsidRDefault="00E515B7" w:rsidP="00665B44">
      <w:pPr>
        <w:rPr>
          <w:ins w:id="12642" w:author="Summer 2023 updates" w:date="2024-07-31T13:42:00Z"/>
          <w:rFonts w:cs="Garamond"/>
        </w:rPr>
      </w:pPr>
      <w:ins w:id="12643" w:author="Summer 2023 updates" w:date="2024-07-31T13:42:00Z">
        <w:r>
          <w:t>Explores and reviews interdisciplinary topics that are essential for progressing to and succeeding in the health professions. Particular emphasis is put on the ability to integrate knowledge and analytical skills from across the natural sciences, social sciences and humanities in order to address questions and topics that are pertinent to preparation for entering various health fields. P</w:t>
        </w:r>
        <w:r w:rsidRPr="00720AA7">
          <w:rPr>
            <w:rFonts w:cs="Garamond"/>
          </w:rPr>
          <w:t xml:space="preserve">/NP basis only. </w:t>
        </w:r>
        <w:r w:rsidRPr="00720AA7">
          <w:rPr>
            <w:u w:val="single"/>
          </w:rPr>
          <w:t>Prerequisites</w:t>
        </w:r>
        <w:r>
          <w:t xml:space="preserve">: junior </w:t>
        </w:r>
        <w:r w:rsidRPr="00720AA7">
          <w:t>standing</w:t>
        </w:r>
        <w:r>
          <w:t xml:space="preserve"> or consent of instructor. </w:t>
        </w:r>
        <w:r>
          <w:rPr>
            <w:rFonts w:cs="Garamond"/>
          </w:rPr>
          <w:t>(0.2 course credit)</w:t>
        </w:r>
      </w:ins>
    </w:p>
    <w:p w14:paraId="3177D10D" w14:textId="77777777" w:rsidR="005D24BB" w:rsidRPr="008A0DA4" w:rsidRDefault="005D24BB" w:rsidP="008A0DA4">
      <w:pPr>
        <w:spacing w:before="40" w:after="0"/>
        <w:rPr>
          <w:moveTo w:id="12644" w:author="Summer 2023 updates" w:date="2024-07-31T13:42:00Z"/>
          <w:b/>
          <w:rPrChange w:id="12645" w:author="Summer 2023 updates" w:date="2024-07-31T13:42:00Z">
            <w:rPr>
              <w:moveTo w:id="12646" w:author="Summer 2023 updates" w:date="2024-07-31T13:42:00Z"/>
              <w:b/>
              <w:color w:val="000000" w:themeColor="text1"/>
            </w:rPr>
          </w:rPrChange>
        </w:rPr>
        <w:pPrChange w:id="12647" w:author="Summer 2023 updates" w:date="2024-07-31T13:42:00Z">
          <w:pPr>
            <w:spacing w:after="0"/>
          </w:pPr>
        </w:pPrChange>
      </w:pPr>
      <w:moveToRangeStart w:id="12648" w:author="Summer 2023 updates" w:date="2024-07-31T13:42:00Z" w:name="move173325809"/>
      <w:moveTo w:id="12649" w:author="Summer 2023 updates" w:date="2024-07-31T13:42:00Z">
        <w:r w:rsidRPr="008A0DA4">
          <w:rPr>
            <w:b/>
            <w:rPrChange w:id="12650" w:author="Summer 2023 updates" w:date="2024-07-31T13:42:00Z">
              <w:rPr>
                <w:b/>
                <w:color w:val="000000" w:themeColor="text1"/>
              </w:rPr>
            </w:rPrChange>
          </w:rPr>
          <w:t>HSS-494 Health Sciences Internship</w:t>
        </w:r>
      </w:moveTo>
    </w:p>
    <w:p w14:paraId="5C9B9FEF" w14:textId="77777777" w:rsidR="005D24BB" w:rsidRDefault="005D24BB" w:rsidP="00665B44">
      <w:pPr>
        <w:rPr>
          <w:moveTo w:id="12651" w:author="Summer 2023 updates" w:date="2024-07-31T13:42:00Z"/>
          <w:rFonts w:cs="Garamond"/>
        </w:rPr>
        <w:pPrChange w:id="12652" w:author="Summer 2023 updates" w:date="2024-07-31T13:42:00Z">
          <w:pPr>
            <w:spacing w:after="0"/>
          </w:pPr>
        </w:pPrChange>
      </w:pPr>
      <w:moveTo w:id="12653" w:author="Summer 2023 updates" w:date="2024-07-31T13:42:00Z">
        <w:r>
          <w:t xml:space="preserve">Offers an </w:t>
        </w:r>
        <w:r w:rsidRPr="00720AA7">
          <w:t>intense exploration in the fields of human or animal healthcar</w:t>
        </w:r>
        <w:r>
          <w:t xml:space="preserve">e, allied health, or auxiliary </w:t>
        </w:r>
        <w:r w:rsidRPr="00720AA7">
          <w:t xml:space="preserve">fields within the healthcare system. Students are placed </w:t>
        </w:r>
        <w:r>
          <w:t xml:space="preserve">at local sites and/or in nearby </w:t>
        </w:r>
        <w:r w:rsidRPr="00720AA7">
          <w:t>communities with one or more professionals in fields relate</w:t>
        </w:r>
        <w:r>
          <w:t xml:space="preserve">d to the student’s interests. A </w:t>
        </w:r>
        <w:r w:rsidRPr="00720AA7">
          <w:t>minimum of 140 hours on-site experience is required</w:t>
        </w:r>
        <w:r>
          <w:t>. P</w:t>
        </w:r>
        <w:r w:rsidRPr="00720AA7">
          <w:rPr>
            <w:rFonts w:cs="Garamond"/>
          </w:rPr>
          <w:t xml:space="preserve">/NP basis only. </w:t>
        </w:r>
        <w:r w:rsidRPr="00720AA7">
          <w:rPr>
            <w:u w:val="single"/>
          </w:rPr>
          <w:t>Prerequisites</w:t>
        </w:r>
        <w:r>
          <w:t xml:space="preserve">: junior </w:t>
        </w:r>
        <w:r w:rsidRPr="00720AA7">
          <w:t>or senior standing, submission of application in Fall t</w:t>
        </w:r>
        <w:r>
          <w:t xml:space="preserve">erm, and consent of instructor. </w:t>
        </w:r>
        <w:r>
          <w:rPr>
            <w:rFonts w:cs="Garamond"/>
          </w:rPr>
          <w:t>(Offered May Term only)</w:t>
        </w:r>
      </w:moveTo>
    </w:p>
    <w:p w14:paraId="45061179" w14:textId="646CA32F" w:rsidR="001916A2" w:rsidRDefault="001916A2" w:rsidP="00B733D7">
      <w:pPr>
        <w:spacing w:after="0"/>
        <w:rPr>
          <w:moveTo w:id="12654" w:author="Summer 2023 updates" w:date="2024-07-31T13:42:00Z"/>
          <w:rPrChange w:id="12655" w:author="Summer 2023 updates" w:date="2024-07-31T13:42:00Z">
            <w:rPr>
              <w:moveTo w:id="12656" w:author="Summer 2023 updates" w:date="2024-07-31T13:42:00Z"/>
              <w:color w:val="000000" w:themeColor="text1"/>
            </w:rPr>
          </w:rPrChange>
        </w:rPr>
      </w:pPr>
    </w:p>
    <w:p w14:paraId="36BD2F2C" w14:textId="77777777" w:rsidR="00B733D7" w:rsidRPr="001916A2" w:rsidRDefault="00B733D7" w:rsidP="00B733D7">
      <w:pPr>
        <w:spacing w:after="0"/>
        <w:rPr>
          <w:moveTo w:id="12657" w:author="Summer 2023 updates" w:date="2024-07-31T13:42:00Z"/>
          <w:rPrChange w:id="12658" w:author="Summer 2023 updates" w:date="2024-07-31T13:42:00Z">
            <w:rPr>
              <w:moveTo w:id="12659" w:author="Summer 2023 updates" w:date="2024-07-31T13:42:00Z"/>
              <w:color w:val="000000" w:themeColor="text1"/>
            </w:rPr>
          </w:rPrChange>
        </w:rPr>
      </w:pPr>
    </w:p>
    <w:p w14:paraId="1E0720C6" w14:textId="6296EFEE" w:rsidR="005475A9" w:rsidRPr="00424939" w:rsidRDefault="00994378" w:rsidP="008A0DA4">
      <w:pPr>
        <w:pStyle w:val="Heading4"/>
        <w:spacing w:before="120"/>
        <w:rPr>
          <w:rFonts w:ascii="Garamond" w:hAnsi="Garamond"/>
          <w:color w:val="000000" w:themeColor="text1"/>
        </w:rPr>
        <w:pPrChange w:id="12660" w:author="Summer 2023 updates" w:date="2024-07-31T13:42:00Z">
          <w:pPr>
            <w:pStyle w:val="Heading4"/>
          </w:pPr>
        </w:pPrChange>
      </w:pPr>
      <w:bookmarkStart w:id="12661" w:name="_Toc141355763"/>
      <w:bookmarkStart w:id="12662" w:name="_Toc110005245"/>
      <w:moveToRangeEnd w:id="12648"/>
      <w:r w:rsidRPr="00424939">
        <w:rPr>
          <w:rFonts w:ascii="Garamond" w:hAnsi="Garamond"/>
          <w:color w:val="000000" w:themeColor="text1"/>
        </w:rPr>
        <w:t>—</w:t>
      </w:r>
      <w:bookmarkStart w:id="12663" w:name="History"/>
      <w:bookmarkEnd w:id="12663"/>
      <w:r w:rsidRPr="00424939">
        <w:rPr>
          <w:rFonts w:ascii="Garamond" w:hAnsi="Garamond"/>
          <w:color w:val="000000" w:themeColor="text1"/>
        </w:rPr>
        <w:t>History</w:t>
      </w:r>
      <w:bookmarkEnd w:id="12635"/>
      <w:bookmarkEnd w:id="12661"/>
      <w:bookmarkEnd w:id="12662"/>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History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128112F7" w14:textId="3CF2C205" w:rsidR="005475A9" w:rsidRPr="00424939" w:rsidRDefault="0070486E" w:rsidP="00B35C57">
      <w:pPr>
        <w:rPr>
          <w:rFonts w:cs="Times New Roman"/>
          <w:color w:val="000000" w:themeColor="text1"/>
        </w:rPr>
      </w:pPr>
      <w:r>
        <w:rPr>
          <w:rFonts w:cs="Times New Roman"/>
          <w:color w:val="000000" w:themeColor="text1"/>
        </w:rPr>
        <w:t xml:space="preserve">Swenson </w:t>
      </w:r>
      <w:r w:rsidR="00537174" w:rsidRPr="00424939">
        <w:rPr>
          <w:rFonts w:cs="Times New Roman"/>
          <w:color w:val="000000" w:themeColor="text1"/>
        </w:rPr>
        <w:t>Arnold, Buckaloo</w:t>
      </w:r>
      <w:r w:rsidR="008007C5" w:rsidRPr="00424939">
        <w:rPr>
          <w:rFonts w:cs="Times New Roman"/>
          <w:color w:val="000000" w:themeColor="text1"/>
        </w:rPr>
        <w:t>,</w:t>
      </w:r>
      <w:r w:rsidR="005475A9" w:rsidRPr="00424939">
        <w:rPr>
          <w:rFonts w:cs="Times New Roman"/>
          <w:color w:val="000000" w:themeColor="text1"/>
        </w:rPr>
        <w:t xml:space="preserve"> Keenan</w:t>
      </w:r>
      <w:r w:rsidR="007D4511" w:rsidRPr="00424939">
        <w:rPr>
          <w:rFonts w:cs="Times New Roman"/>
          <w:color w:val="000000" w:themeColor="text1"/>
        </w:rPr>
        <w:t xml:space="preserve"> (Chair)</w:t>
      </w:r>
      <w:r w:rsidR="005475A9" w:rsidRPr="00424939">
        <w:rPr>
          <w:rFonts w:cs="Times New Roman"/>
          <w:color w:val="000000" w:themeColor="text1"/>
        </w:rPr>
        <w:t>, Nordmann</w:t>
      </w:r>
      <w:r w:rsidR="008007C5" w:rsidRPr="00424939">
        <w:rPr>
          <w:rFonts w:cs="Times New Roman"/>
          <w:color w:val="000000" w:themeColor="text1"/>
        </w:rPr>
        <w:t xml:space="preserve">, </w:t>
      </w:r>
      <w:r w:rsidR="00520293" w:rsidRPr="00424939">
        <w:rPr>
          <w:rFonts w:cs="Times New Roman"/>
          <w:color w:val="000000" w:themeColor="text1"/>
        </w:rPr>
        <w:t>Ziskowsk</w:t>
      </w:r>
      <w:r w:rsidR="00FE3C84" w:rsidRPr="00424939">
        <w:rPr>
          <w:rFonts w:cs="Times New Roman"/>
          <w:color w:val="000000" w:themeColor="text1"/>
        </w:rPr>
        <w:t>i</w:t>
      </w:r>
      <w:r w:rsidR="005475A9" w:rsidRPr="00424939">
        <w:rPr>
          <w:rFonts w:cs="Times New Roman"/>
          <w:color w:val="000000" w:themeColor="text1"/>
        </w:rPr>
        <w:t xml:space="preserve">. </w:t>
      </w:r>
    </w:p>
    <w:p w14:paraId="32237402" w14:textId="77777777" w:rsidR="0028385F" w:rsidRPr="00424939" w:rsidRDefault="0028385F" w:rsidP="00665B44">
      <w:pPr>
        <w:rPr>
          <w:rPrChange w:id="12664" w:author="Summer 2023 updates" w:date="2024-07-31T13:42:00Z">
            <w:rPr>
              <w:color w:val="000000" w:themeColor="text1"/>
            </w:rPr>
          </w:rPrChange>
        </w:rPr>
        <w:pPrChange w:id="12665" w:author="Summer 2023 updates" w:date="2024-07-31T13:42:00Z">
          <w:pPr>
            <w:spacing w:after="40"/>
          </w:pPr>
        </w:pPrChange>
      </w:pPr>
      <w:r w:rsidRPr="00424939">
        <w:rPr>
          <w:rPrChange w:id="12666" w:author="Summer 2023 updates" w:date="2024-07-31T13:42:00Z">
            <w:rPr>
              <w:color w:val="000000" w:themeColor="text1"/>
            </w:rPr>
          </w:rPrChange>
        </w:rPr>
        <w:t>The history department allows students the opportunity to study history broadly, while also focusing on specific interests. Students learn how to express themselves, both orally and in writing, and, in the liberal arts tradition, are taught to learn quickly, communicate clearly, and build a rewarding career and life in their chosen field.</w:t>
      </w:r>
    </w:p>
    <w:p w14:paraId="50467812" w14:textId="0F394A7F" w:rsidR="00EB5AD4" w:rsidRPr="00424939" w:rsidRDefault="00EB5AD4" w:rsidP="008A0DA4">
      <w:pPr>
        <w:spacing w:before="120" w:after="0"/>
        <w:rPr>
          <w:rFonts w:cs="Times New Roman"/>
          <w:b/>
          <w:color w:val="000000" w:themeColor="text1"/>
        </w:rPr>
        <w:pPrChange w:id="12667" w:author="Summer 2023 updates" w:date="2024-07-31T13:42:00Z">
          <w:pPr>
            <w:spacing w:after="0"/>
          </w:pPr>
        </w:pPrChange>
      </w:pPr>
      <w:r w:rsidRPr="00424939">
        <w:rPr>
          <w:rFonts w:cs="Times New Roman"/>
          <w:b/>
          <w:color w:val="000000" w:themeColor="text1"/>
        </w:rPr>
        <w:t>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23EBA615" w14:textId="7A89D6AE" w:rsidR="001509BF" w:rsidRPr="00424939" w:rsidRDefault="001509BF" w:rsidP="00665B44">
      <w:pPr>
        <w:rPr>
          <w:b/>
          <w:rPrChange w:id="12668" w:author="Summer 2023 updates" w:date="2024-07-31T13:42:00Z">
            <w:rPr>
              <w:b/>
              <w:color w:val="000000" w:themeColor="text1"/>
            </w:rPr>
          </w:rPrChange>
        </w:rPr>
        <w:pPrChange w:id="12669" w:author="Summer 2023 updates" w:date="2024-07-31T13:42:00Z">
          <w:pPr>
            <w:spacing w:after="0"/>
          </w:pPr>
        </w:pPrChange>
      </w:pPr>
      <w:r w:rsidRPr="00424939">
        <w:rPr>
          <w:rPrChange w:id="12670" w:author="Summer 2023 updates" w:date="2024-07-31T13:42:00Z">
            <w:rPr>
              <w:color w:val="000000" w:themeColor="text1"/>
            </w:rPr>
          </w:rPrChange>
        </w:rPr>
        <w:t>A major in history requires a minimum cumulative 2.0 GPA in all courses counted toward the major.</w:t>
      </w:r>
    </w:p>
    <w:p w14:paraId="3F2BBE80" w14:textId="77777777" w:rsidR="00A40E95" w:rsidRPr="00424939" w:rsidRDefault="00A40E95" w:rsidP="00E500FB">
      <w:pPr>
        <w:pStyle w:val="ListParagraph"/>
        <w:widowControl w:val="0"/>
        <w:numPr>
          <w:ilvl w:val="0"/>
          <w:numId w:val="19"/>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courses in one of these two combinations:</w:t>
      </w:r>
    </w:p>
    <w:p w14:paraId="0C37F910" w14:textId="3A681824"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HIS-115 </w:t>
      </w:r>
      <w:r w:rsidR="007E7522" w:rsidRPr="007E7522">
        <w:rPr>
          <w:rFonts w:cs="Times New Roman"/>
          <w:color w:val="000000" w:themeColor="text1"/>
        </w:rPr>
        <w:t>History of Europe to 1500</w:t>
      </w:r>
      <w:r w:rsidRPr="00424939">
        <w:rPr>
          <w:rFonts w:cs="Times New Roman"/>
          <w:color w:val="000000" w:themeColor="text1"/>
        </w:rPr>
        <w:t xml:space="preserve"> </w:t>
      </w:r>
    </w:p>
    <w:p w14:paraId="5A5A9601" w14:textId="568DD81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HIS-125 </w:t>
      </w:r>
      <w:r w:rsidR="007E7522" w:rsidRPr="007E7522">
        <w:rPr>
          <w:rFonts w:cs="Times New Roman"/>
          <w:color w:val="000000" w:themeColor="text1"/>
        </w:rPr>
        <w:t>History of Europe Since 1500</w:t>
      </w:r>
    </w:p>
    <w:p w14:paraId="6039913C" w14:textId="2091060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 </w:t>
      </w:r>
      <w:r w:rsidRPr="00424939">
        <w:rPr>
          <w:rFonts w:cs="Times New Roman"/>
          <w:b/>
          <w:color w:val="000000" w:themeColor="text1"/>
        </w:rPr>
        <w:t>or</w:t>
      </w:r>
      <w:r w:rsidRPr="00424939">
        <w:rPr>
          <w:rFonts w:cs="Times New Roman"/>
          <w:color w:val="000000" w:themeColor="text1"/>
        </w:rPr>
        <w:t xml:space="preserve"> HIS-155 History of the United States Since 1865 </w:t>
      </w:r>
    </w:p>
    <w:p w14:paraId="1B8581B7" w14:textId="2C43D56D"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U.S.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6BCE17EE" w14:textId="3276AF0B" w:rsidR="00A40E95" w:rsidRPr="00424939" w:rsidRDefault="00A40E95" w:rsidP="000A0CA8">
      <w:pPr>
        <w:pStyle w:val="ListParagraph"/>
        <w:widowControl w:val="0"/>
        <w:tabs>
          <w:tab w:val="left" w:pos="2280"/>
        </w:tabs>
        <w:adjustRightInd w:val="0"/>
        <w:spacing w:after="0"/>
        <w:textAlignment w:val="baseline"/>
        <w:rPr>
          <w:rFonts w:cs="Times New Roman"/>
          <w:b/>
          <w:color w:val="000000" w:themeColor="text1"/>
          <w:u w:val="single"/>
        </w:rPr>
      </w:pPr>
      <w:r w:rsidRPr="00424939">
        <w:rPr>
          <w:rFonts w:cs="Times New Roman"/>
          <w:color w:val="000000" w:themeColor="text1"/>
        </w:rPr>
        <w:tab/>
      </w:r>
      <w:r w:rsidR="00FE3C84" w:rsidRPr="00424939">
        <w:rPr>
          <w:rFonts w:cs="Times New Roman"/>
          <w:b/>
          <w:color w:val="000000" w:themeColor="text1"/>
          <w:u w:val="single"/>
        </w:rPr>
        <w:t>or</w:t>
      </w:r>
    </w:p>
    <w:p w14:paraId="5C78E61E" w14:textId="4BC2089E"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w:t>
      </w:r>
    </w:p>
    <w:p w14:paraId="2520F2E1" w14:textId="63F3FD47"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HIS-155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Since 1865</w:t>
      </w:r>
    </w:p>
    <w:p w14:paraId="7C125D61" w14:textId="694F762A" w:rsidR="00A40E95" w:rsidRPr="00424939" w:rsidRDefault="00A40E95" w:rsidP="000A0CA8">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HIS-115 </w:t>
      </w:r>
      <w:r w:rsidR="007E7522" w:rsidRPr="007E7522">
        <w:rPr>
          <w:rFonts w:cs="Times New Roman"/>
          <w:color w:val="000000" w:themeColor="text1"/>
        </w:rPr>
        <w:t>History of Europe to 1500</w:t>
      </w:r>
      <w:r w:rsidRPr="00424939">
        <w:rPr>
          <w:rFonts w:cs="Times New Roman"/>
          <w:color w:val="000000" w:themeColor="text1"/>
        </w:rPr>
        <w:t xml:space="preserve"> </w:t>
      </w:r>
      <w:r w:rsidRPr="00424939">
        <w:rPr>
          <w:rFonts w:cs="Times New Roman"/>
          <w:b/>
          <w:color w:val="000000" w:themeColor="text1"/>
        </w:rPr>
        <w:t>or</w:t>
      </w:r>
      <w:r w:rsidRPr="00424939">
        <w:rPr>
          <w:rFonts w:cs="Times New Roman"/>
          <w:color w:val="000000" w:themeColor="text1"/>
        </w:rPr>
        <w:t xml:space="preserve"> HIS-125 </w:t>
      </w:r>
      <w:r w:rsidR="007E7522" w:rsidRPr="007E7522">
        <w:rPr>
          <w:rFonts w:cs="Times New Roman"/>
          <w:color w:val="000000" w:themeColor="text1"/>
        </w:rPr>
        <w:t>History of Europe Since 1500</w:t>
      </w:r>
    </w:p>
    <w:p w14:paraId="2D32A79F" w14:textId="24D46B56" w:rsidR="006E104B" w:rsidRPr="00424939" w:rsidRDefault="00A40E95" w:rsidP="006E104B">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European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474752FF" w14:textId="5DCDE582" w:rsidR="00EB5AD4" w:rsidRPr="00424939" w:rsidRDefault="00EB5AD4" w:rsidP="00E500FB">
      <w:pPr>
        <w:pStyle w:val="ListParagraph"/>
        <w:widowControl w:val="0"/>
        <w:numPr>
          <w:ilvl w:val="0"/>
          <w:numId w:val="19"/>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t xml:space="preserve">HIS-205 The Historian’s Craft </w:t>
      </w:r>
      <w:r w:rsidR="00A65D8F">
        <w:rPr>
          <w:rFonts w:cs="Times New Roman"/>
          <w:color w:val="000000" w:themeColor="text1"/>
        </w:rPr>
        <w:t>(WE)</w:t>
      </w:r>
    </w:p>
    <w:p w14:paraId="1647E8DD" w14:textId="77777777" w:rsidR="00EB5AD4" w:rsidRPr="00424939" w:rsidRDefault="00EB5AD4" w:rsidP="00E500FB">
      <w:pPr>
        <w:widowControl w:val="0"/>
        <w:numPr>
          <w:ilvl w:val="0"/>
          <w:numId w:val="19"/>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5FBD3329" w14:textId="77777777"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HIS-136 East Asian Civilization </w:t>
      </w:r>
    </w:p>
    <w:p w14:paraId="786093AB" w14:textId="223D04A7"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HIS-246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China </w:t>
      </w:r>
      <w:r w:rsidR="00A65D8F">
        <w:rPr>
          <w:rFonts w:cs="Times New Roman"/>
          <w:color w:val="000000" w:themeColor="text1"/>
        </w:rPr>
        <w:t>(WE)</w:t>
      </w:r>
    </w:p>
    <w:p w14:paraId="2C0DF6EA" w14:textId="15EF4DFB" w:rsidR="00EB5AD4" w:rsidRPr="00424939" w:rsidRDefault="00EB5AD4" w:rsidP="00AC4C72">
      <w:pPr>
        <w:widowControl w:val="0"/>
        <w:tabs>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HIS-256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Modern Japan</w:t>
      </w:r>
      <w:r w:rsidR="00A65D8F">
        <w:rPr>
          <w:rFonts w:cs="Times New Roman"/>
          <w:color w:val="000000" w:themeColor="text1"/>
        </w:rPr>
        <w:t xml:space="preserve"> (WE)</w:t>
      </w:r>
    </w:p>
    <w:p w14:paraId="2EC64926" w14:textId="68D575CB" w:rsidR="00EB5AD4" w:rsidRPr="00424939" w:rsidRDefault="00EB5AD4" w:rsidP="00E500FB">
      <w:pPr>
        <w:widowControl w:val="0"/>
        <w:numPr>
          <w:ilvl w:val="0"/>
          <w:numId w:val="19"/>
        </w:numPr>
        <w:tabs>
          <w:tab w:val="clear" w:pos="720"/>
          <w:tab w:val="num" w:pos="1080"/>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u w:val="single"/>
        </w:rPr>
        <w:t>One</w:t>
      </w:r>
      <w:r w:rsidR="009E4CE0">
        <w:rPr>
          <w:rFonts w:cs="Times New Roman"/>
          <w:color w:val="000000" w:themeColor="text1"/>
        </w:rPr>
        <w:t xml:space="preserve"> of the following:</w:t>
      </w:r>
    </w:p>
    <w:p w14:paraId="76B2FDB2" w14:textId="77777777" w:rsidR="00AB4BFF" w:rsidRPr="00AB4BFF" w:rsidRDefault="00AB4BFF" w:rsidP="00AB4BFF">
      <w:pPr>
        <w:spacing w:after="0"/>
        <w:ind w:firstLine="360"/>
        <w:rPr>
          <w:rFonts w:cs="Times New Roman"/>
          <w:color w:val="000000" w:themeColor="text1"/>
        </w:rPr>
      </w:pPr>
      <w:r w:rsidRPr="00AB4BFF">
        <w:rPr>
          <w:rFonts w:cs="Times New Roman"/>
          <w:color w:val="000000" w:themeColor="text1"/>
        </w:rPr>
        <w:t>HIS-465 Seminar in Ancient History (WE)</w:t>
      </w:r>
      <w:r w:rsidRPr="00AB4BFF">
        <w:rPr>
          <w:rFonts w:cs="Times New Roman"/>
          <w:color w:val="000000" w:themeColor="text1"/>
        </w:rPr>
        <w:fldChar w:fldCharType="begin"/>
      </w:r>
      <w:r w:rsidRPr="00AB4BFF">
        <w:rPr>
          <w:rFonts w:cs="Times New Roman"/>
          <w:color w:val="000000" w:themeColor="text1"/>
        </w:rPr>
        <w:instrText xml:space="preserve"> XE "History" </w:instrText>
      </w:r>
      <w:r w:rsidRPr="00AB4BFF">
        <w:rPr>
          <w:rFonts w:cs="Times New Roman"/>
          <w:color w:val="000000" w:themeColor="text1"/>
        </w:rPr>
        <w:fldChar w:fldCharType="end"/>
      </w:r>
    </w:p>
    <w:p w14:paraId="4BBB956B" w14:textId="77777777" w:rsidR="00AB4BFF" w:rsidRPr="00AB4BFF" w:rsidRDefault="00AB4BFF" w:rsidP="00AB4BFF">
      <w:pPr>
        <w:spacing w:after="0"/>
        <w:ind w:left="360"/>
        <w:rPr>
          <w:rFonts w:cs="Times New Roman"/>
          <w:color w:val="000000" w:themeColor="text1"/>
        </w:rPr>
      </w:pPr>
      <w:r w:rsidRPr="00AB4BFF">
        <w:rPr>
          <w:rFonts w:cs="Times New Roman"/>
          <w:color w:val="000000" w:themeColor="text1"/>
        </w:rPr>
        <w:t>HIS-466 Seminar in Modern East Asian History</w:t>
      </w:r>
      <w:r w:rsidRPr="00AB4BFF">
        <w:rPr>
          <w:rFonts w:cs="Times New Roman"/>
          <w:color w:val="000000" w:themeColor="text1"/>
        </w:rPr>
        <w:fldChar w:fldCharType="begin"/>
      </w:r>
      <w:r w:rsidRPr="00AB4BFF">
        <w:rPr>
          <w:rFonts w:cs="Times New Roman"/>
          <w:color w:val="000000" w:themeColor="text1"/>
        </w:rPr>
        <w:instrText xml:space="preserve"> XE "History" </w:instrText>
      </w:r>
      <w:r w:rsidRPr="00AB4BFF">
        <w:rPr>
          <w:rFonts w:cs="Times New Roman"/>
          <w:color w:val="000000" w:themeColor="text1"/>
        </w:rPr>
        <w:fldChar w:fldCharType="end"/>
      </w:r>
      <w:r w:rsidRPr="00AB4BFF">
        <w:rPr>
          <w:rFonts w:cs="Times New Roman"/>
          <w:color w:val="000000" w:themeColor="text1"/>
        </w:rPr>
        <w:t xml:space="preserve"> (WE)</w:t>
      </w:r>
    </w:p>
    <w:p w14:paraId="07F0FDFE" w14:textId="4A59DB6A" w:rsidR="00EB5AD4" w:rsidRPr="00424939" w:rsidRDefault="00EB5AD4" w:rsidP="00AC4C72">
      <w:pPr>
        <w:widowControl w:val="0"/>
        <w:tabs>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t>HIS-</w:t>
      </w:r>
      <w:r w:rsidR="00AB3B18" w:rsidRPr="00424939">
        <w:rPr>
          <w:rFonts w:cs="Times New Roman"/>
          <w:color w:val="000000" w:themeColor="text1"/>
        </w:rPr>
        <w:t>472</w:t>
      </w:r>
      <w:r w:rsidRPr="00424939">
        <w:rPr>
          <w:rFonts w:cs="Times New Roman"/>
          <w:color w:val="000000" w:themeColor="text1"/>
        </w:rPr>
        <w:t xml:space="preserve"> Seminar in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A65D8F">
        <w:rPr>
          <w:rFonts w:cs="Times New Roman"/>
          <w:color w:val="000000" w:themeColor="text1"/>
        </w:rPr>
        <w:t xml:space="preserve"> (WE)</w:t>
      </w:r>
    </w:p>
    <w:p w14:paraId="434C9BD1" w14:textId="1ACACF38" w:rsidR="00EB5AD4" w:rsidRDefault="00EB5AD4" w:rsidP="00AC4C72">
      <w:pPr>
        <w:widowControl w:val="0"/>
        <w:tabs>
          <w:tab w:val="left" w:pos="2280"/>
        </w:tabs>
        <w:adjustRightInd w:val="0"/>
        <w:spacing w:after="0"/>
        <w:ind w:left="360"/>
        <w:jc w:val="both"/>
        <w:textAlignment w:val="baseline"/>
        <w:rPr>
          <w:rFonts w:cs="Times New Roman"/>
          <w:color w:val="000000" w:themeColor="text1"/>
        </w:rPr>
      </w:pPr>
      <w:r w:rsidRPr="00424939">
        <w:rPr>
          <w:rFonts w:cs="Times New Roman"/>
          <w:color w:val="000000" w:themeColor="text1"/>
        </w:rPr>
        <w:t>HIS-</w:t>
      </w:r>
      <w:r w:rsidR="00AB3B18" w:rsidRPr="00424939">
        <w:rPr>
          <w:rFonts w:cs="Times New Roman"/>
          <w:color w:val="000000" w:themeColor="text1"/>
        </w:rPr>
        <w:t>473</w:t>
      </w:r>
      <w:r w:rsidRPr="00424939">
        <w:rPr>
          <w:rFonts w:cs="Times New Roman"/>
          <w:color w:val="000000" w:themeColor="text1"/>
        </w:rPr>
        <w:t xml:space="preserve"> Seminar in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A65D8F">
        <w:rPr>
          <w:rFonts w:cs="Times New Roman"/>
          <w:color w:val="000000" w:themeColor="text1"/>
        </w:rPr>
        <w:t xml:space="preserve"> (WE)</w:t>
      </w:r>
    </w:p>
    <w:p w14:paraId="50025549" w14:textId="77777777" w:rsidR="00E210E3" w:rsidRDefault="00AB4BFF" w:rsidP="00E210E3">
      <w:pPr>
        <w:widowControl w:val="0"/>
        <w:tabs>
          <w:tab w:val="left" w:pos="2280"/>
        </w:tabs>
        <w:adjustRightInd w:val="0"/>
        <w:ind w:left="360"/>
        <w:jc w:val="both"/>
        <w:textAlignment w:val="baseline"/>
        <w:rPr>
          <w:rFonts w:cs="Times New Roman"/>
          <w:color w:val="000000" w:themeColor="text1"/>
        </w:rPr>
      </w:pPr>
      <w:r w:rsidRPr="00424939">
        <w:rPr>
          <w:rFonts w:cs="Times New Roman"/>
          <w:color w:val="000000" w:themeColor="text1"/>
        </w:rPr>
        <w:t>HIS-474 Seminar in Modern European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Pr>
          <w:rFonts w:cs="Times New Roman"/>
          <w:color w:val="000000" w:themeColor="text1"/>
        </w:rPr>
        <w:t>(WE)</w:t>
      </w:r>
    </w:p>
    <w:p w14:paraId="097355EE" w14:textId="1D6F404C" w:rsidR="00EB5AD4" w:rsidRPr="00424939" w:rsidRDefault="00EB5AD4" w:rsidP="00E500FB">
      <w:pPr>
        <w:widowControl w:val="0"/>
        <w:numPr>
          <w:ilvl w:val="0"/>
          <w:numId w:val="19"/>
        </w:numPr>
        <w:tabs>
          <w:tab w:val="clear" w:pos="720"/>
          <w:tab w:val="num" w:pos="1080"/>
          <w:tab w:val="left" w:pos="2280"/>
        </w:tabs>
        <w:adjustRightInd w:val="0"/>
        <w:ind w:left="360"/>
        <w:jc w:val="both"/>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history courses</w:t>
      </w:r>
    </w:p>
    <w:p w14:paraId="370310A8" w14:textId="77777777" w:rsidR="00EB5AD4" w:rsidRDefault="00A01194" w:rsidP="005F2ED5">
      <w:pPr>
        <w:spacing w:after="80"/>
        <w:rPr>
          <w:del w:id="12671" w:author="Summer 2023 updates" w:date="2024-07-31T13:42:00Z"/>
          <w:rFonts w:cs="Times New Roman"/>
          <w:color w:val="000000" w:themeColor="text1"/>
        </w:rPr>
      </w:pPr>
      <w:del w:id="12672" w:author="Summer 2023 updates" w:date="2024-07-31T13:42:00Z">
        <w:r w:rsidRPr="00424939">
          <w:rPr>
            <w:rFonts w:cs="Times New Roman"/>
            <w:b/>
            <w:color w:val="000000" w:themeColor="text1"/>
            <w:sz w:val="20"/>
          </w:rPr>
          <w:delText>NOTE:</w:delText>
        </w:r>
        <w:r w:rsidRPr="00424939">
          <w:rPr>
            <w:rFonts w:cs="Times New Roman"/>
            <w:color w:val="000000" w:themeColor="text1"/>
          </w:rPr>
          <w:delText xml:space="preserve"> </w:delText>
        </w:r>
        <w:r w:rsidR="00EB5AD4" w:rsidRPr="00424939">
          <w:rPr>
            <w:rFonts w:cs="Times New Roman"/>
            <w:i/>
            <w:color w:val="000000" w:themeColor="text1"/>
          </w:rPr>
          <w:delText>With departmental approval, successful completion of the ACM</w:delText>
        </w:r>
        <w:r w:rsidR="00B76E1A" w:rsidRPr="00424939">
          <w:rPr>
            <w:rFonts w:cs="Times New Roman"/>
            <w:i/>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ACM</w:delInstrText>
        </w:r>
        <w:r w:rsidR="00B76E1A" w:rsidRPr="00424939">
          <w:rPr>
            <w:color w:val="000000" w:themeColor="text1"/>
          </w:rPr>
          <w:delInstrText xml:space="preserve">" </w:delInstrText>
        </w:r>
        <w:r w:rsidR="00B76E1A" w:rsidRPr="00424939">
          <w:rPr>
            <w:rFonts w:cs="Times New Roman"/>
            <w:i/>
            <w:color w:val="000000" w:themeColor="text1"/>
          </w:rPr>
          <w:fldChar w:fldCharType="end"/>
        </w:r>
        <w:r w:rsidR="00EB5AD4" w:rsidRPr="00424939">
          <w:rPr>
            <w:rFonts w:cs="Times New Roman"/>
            <w:i/>
            <w:color w:val="000000" w:themeColor="text1"/>
          </w:rPr>
          <w:delText xml:space="preserve"> Newberry Seminar: Research in the Humanities Program off-campus study experience may be used to satisfy #4 above.</w:delText>
        </w:r>
      </w:del>
    </w:p>
    <w:p w14:paraId="313F7B0E" w14:textId="77777777" w:rsidR="00680409" w:rsidRPr="00424939" w:rsidRDefault="00680409" w:rsidP="00B53982">
      <w:pPr>
        <w:rPr>
          <w:rPrChange w:id="12673" w:author="Summer 2023 updates" w:date="2024-07-31T13:42:00Z">
            <w:rPr>
              <w:color w:val="000000" w:themeColor="text1"/>
            </w:rPr>
          </w:rPrChange>
        </w:rPr>
        <w:pPrChange w:id="12674" w:author="Summer 2023 updates" w:date="2024-07-31T13:42:00Z">
          <w:pPr>
            <w:spacing w:after="80"/>
          </w:pPr>
        </w:pPrChange>
      </w:pPr>
    </w:p>
    <w:p w14:paraId="2566944B" w14:textId="550C4A80" w:rsidR="00EB5AD4" w:rsidRPr="00424939" w:rsidRDefault="00EB5AD4" w:rsidP="008A0DA4">
      <w:pPr>
        <w:spacing w:before="120" w:after="0"/>
        <w:rPr>
          <w:rFonts w:cs="Times New Roman"/>
          <w:b/>
          <w:color w:val="000000" w:themeColor="text1"/>
        </w:rPr>
        <w:pPrChange w:id="12675" w:author="Summer 2023 updates" w:date="2024-07-31T13:42:00Z">
          <w:pPr>
            <w:spacing w:after="0"/>
          </w:pPr>
        </w:pPrChange>
      </w:pPr>
      <w:r w:rsidRPr="00424939">
        <w:rPr>
          <w:rFonts w:cs="Times New Roman"/>
          <w:b/>
          <w:color w:val="000000" w:themeColor="text1"/>
        </w:rPr>
        <w:t>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53430250" w14:textId="4D37B3C6" w:rsidR="00FE3C84" w:rsidRPr="00424939" w:rsidRDefault="00FE3C84" w:rsidP="00665B44">
      <w:pPr>
        <w:rPr>
          <w:rPrChange w:id="12676" w:author="Summer 2023 updates" w:date="2024-07-31T13:42:00Z">
            <w:rPr>
              <w:color w:val="000000" w:themeColor="text1"/>
            </w:rPr>
          </w:rPrChange>
        </w:rPr>
        <w:pPrChange w:id="12677" w:author="Summer 2023 updates" w:date="2024-07-31T13:42:00Z">
          <w:pPr>
            <w:pStyle w:val="ListParagraph"/>
            <w:widowControl w:val="0"/>
            <w:tabs>
              <w:tab w:val="left" w:pos="2280"/>
            </w:tabs>
            <w:adjustRightInd w:val="0"/>
            <w:spacing w:after="0"/>
            <w:ind w:left="0"/>
            <w:jc w:val="both"/>
            <w:textAlignment w:val="baseline"/>
          </w:pPr>
        </w:pPrChange>
      </w:pPr>
      <w:r w:rsidRPr="00424939">
        <w:rPr>
          <w:u w:val="single"/>
          <w:rPrChange w:id="12678" w:author="Summer 2023 updates" w:date="2024-07-31T13:42:00Z">
            <w:rPr>
              <w:color w:val="000000" w:themeColor="text1"/>
              <w:u w:val="single"/>
            </w:rPr>
          </w:rPrChange>
        </w:rPr>
        <w:t>One</w:t>
      </w:r>
      <w:r w:rsidRPr="00424939">
        <w:rPr>
          <w:rPrChange w:id="12679" w:author="Summer 2023 updates" w:date="2024-07-31T13:42:00Z">
            <w:rPr>
              <w:color w:val="000000" w:themeColor="text1"/>
            </w:rPr>
          </w:rPrChange>
        </w:rPr>
        <w:t xml:space="preserve"> of the following combinations:</w:t>
      </w:r>
    </w:p>
    <w:p w14:paraId="6B53C7E7" w14:textId="5D553842" w:rsidR="00EB5AD4" w:rsidRPr="00424939" w:rsidRDefault="007E7522" w:rsidP="00FE3C84">
      <w:pPr>
        <w:widowControl w:val="0"/>
        <w:tabs>
          <w:tab w:val="num" w:pos="1080"/>
          <w:tab w:val="left" w:pos="2280"/>
        </w:tabs>
        <w:adjustRightInd w:val="0"/>
        <w:spacing w:after="0"/>
        <w:ind w:left="360"/>
        <w:textAlignment w:val="baseline"/>
        <w:rPr>
          <w:rFonts w:cs="Times New Roman"/>
          <w:color w:val="000000" w:themeColor="text1"/>
        </w:rPr>
      </w:pPr>
      <w:r w:rsidRPr="007E7522">
        <w:rPr>
          <w:rFonts w:cs="Times New Roman"/>
          <w:color w:val="000000" w:themeColor="text1"/>
        </w:rPr>
        <w:t>HIS-115 History of Europe to 1500</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828CDC6" w14:textId="7D46F795"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rPr>
        <w:t xml:space="preserve">HIS-125 </w:t>
      </w:r>
      <w:r w:rsidR="007E7522" w:rsidRPr="007E7522">
        <w:rPr>
          <w:rFonts w:cs="Times New Roman"/>
          <w:color w:val="000000" w:themeColor="text1"/>
        </w:rPr>
        <w:t>History of Europe Since 1500</w:t>
      </w:r>
    </w:p>
    <w:p w14:paraId="206AEB24" w14:textId="1506FE22"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9E4CE0">
        <w:rPr>
          <w:rFonts w:cs="Times New Roman"/>
          <w:color w:val="000000" w:themeColor="text1"/>
        </w:rPr>
        <w:t>course in United States history</w:t>
      </w:r>
    </w:p>
    <w:p w14:paraId="40CB7F1F" w14:textId="7B800794"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009E4CE0">
        <w:rPr>
          <w:rFonts w:cs="Times New Roman"/>
          <w:color w:val="000000" w:themeColor="text1"/>
        </w:rPr>
        <w:t xml:space="preserve"> course in Asian history</w:t>
      </w:r>
    </w:p>
    <w:p w14:paraId="59D8A732" w14:textId="11CCE550" w:rsidR="00EB5AD4" w:rsidRPr="00424939" w:rsidRDefault="00EB5AD4" w:rsidP="00FE3C84">
      <w:pPr>
        <w:widowControl w:val="0"/>
        <w:tabs>
          <w:tab w:val="num" w:pos="1080"/>
          <w:tab w:val="left" w:pos="2280"/>
        </w:tabs>
        <w:adjustRightInd w:val="0"/>
        <w:spacing w:after="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history cou</w:t>
      </w:r>
      <w:r w:rsidR="009E4CE0">
        <w:rPr>
          <w:rFonts w:cs="Times New Roman"/>
          <w:color w:val="000000" w:themeColor="text1"/>
        </w:rPr>
        <w:t>rses approved by the department</w:t>
      </w:r>
    </w:p>
    <w:p w14:paraId="67930852" w14:textId="637A4702" w:rsidR="00EB5AD4" w:rsidRPr="00424939" w:rsidRDefault="00EB5AD4" w:rsidP="00FE3C84">
      <w:pPr>
        <w:pStyle w:val="ListParagraph"/>
        <w:widowControl w:val="0"/>
        <w:tabs>
          <w:tab w:val="left" w:pos="2280"/>
        </w:tabs>
        <w:adjustRightInd w:val="0"/>
        <w:spacing w:after="0"/>
        <w:ind w:left="360"/>
        <w:textAlignment w:val="baseline"/>
        <w:rPr>
          <w:rFonts w:cs="Times New Roman"/>
          <w:b/>
          <w:color w:val="000000" w:themeColor="text1"/>
        </w:rPr>
      </w:pPr>
      <w:r w:rsidRPr="00424939">
        <w:rPr>
          <w:rFonts w:cs="Times New Roman"/>
          <w:color w:val="000000" w:themeColor="text1"/>
        </w:rPr>
        <w:tab/>
      </w:r>
      <w:r w:rsidR="00FE3C84" w:rsidRPr="00424939">
        <w:rPr>
          <w:rFonts w:cs="Times New Roman"/>
          <w:b/>
          <w:color w:val="000000" w:themeColor="text1"/>
          <w:u w:val="single"/>
        </w:rPr>
        <w:t>or</w:t>
      </w:r>
    </w:p>
    <w:p w14:paraId="0EB325DB" w14:textId="4027C808"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to 1865 </w:t>
      </w:r>
    </w:p>
    <w:p w14:paraId="09C003E6" w14:textId="44CBA734"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HIS-155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United States Since 1865 </w:t>
      </w:r>
    </w:p>
    <w:p w14:paraId="26625105" w14:textId="77777777"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in European history</w:t>
      </w:r>
    </w:p>
    <w:p w14:paraId="24CAE4B7" w14:textId="77777777" w:rsidR="00EB5AD4" w:rsidRPr="00424939" w:rsidRDefault="00EB5AD4" w:rsidP="00FE3C84">
      <w:pPr>
        <w:widowControl w:val="0"/>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in Asian history</w:t>
      </w:r>
    </w:p>
    <w:p w14:paraId="5AE851AE" w14:textId="1F8BD8AF" w:rsidR="009A4657" w:rsidRDefault="00EB5AD4" w:rsidP="00B733D7">
      <w:pPr>
        <w:widowControl w:val="0"/>
        <w:tabs>
          <w:tab w:val="left" w:pos="720"/>
        </w:tabs>
        <w:adjustRightInd w:val="0"/>
        <w:spacing w:after="120"/>
        <w:ind w:left="36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history courses approved by the department </w:t>
      </w:r>
    </w:p>
    <w:p w14:paraId="53048126" w14:textId="77777777" w:rsidR="00B733D7" w:rsidRPr="00B733D7" w:rsidRDefault="00B733D7" w:rsidP="00B733D7">
      <w:pPr>
        <w:widowControl w:val="0"/>
        <w:tabs>
          <w:tab w:val="left" w:pos="720"/>
        </w:tabs>
        <w:adjustRightInd w:val="0"/>
        <w:spacing w:after="120"/>
        <w:ind w:left="360"/>
        <w:textAlignment w:val="baseline"/>
        <w:rPr>
          <w:rFonts w:cs="Times New Roman"/>
          <w:color w:val="000000" w:themeColor="text1"/>
        </w:rPr>
      </w:pPr>
    </w:p>
    <w:p w14:paraId="6FAF96DF" w14:textId="0CF4E818" w:rsidR="00216D65" w:rsidRPr="00031B46" w:rsidRDefault="00B733D7" w:rsidP="008A0DA4">
      <w:pPr>
        <w:spacing w:before="120" w:after="0"/>
        <w:rPr>
          <w:rFonts w:cs="Times New Roman"/>
          <w:b/>
          <w:i/>
          <w:smallCaps/>
          <w:color w:val="000000" w:themeColor="text1"/>
        </w:rPr>
        <w:pPrChange w:id="12680" w:author="Summer 2023 updates" w:date="2024-07-31T13:42:00Z">
          <w:pPr>
            <w:spacing w:after="0"/>
          </w:pPr>
        </w:pPrChange>
      </w:pPr>
      <w:r w:rsidRPr="00031B46">
        <w:rPr>
          <w:rFonts w:cs="Times New Roman"/>
          <w:b/>
          <w:i/>
          <w:smallCaps/>
          <w:color w:val="000000" w:themeColor="text1"/>
        </w:rPr>
        <w:t>COURSES IN HISTORY BY CONTENT AREA</w:t>
      </w:r>
    </w:p>
    <w:p w14:paraId="74F72569" w14:textId="77777777" w:rsidR="00715077" w:rsidRPr="00424939" w:rsidRDefault="00715077" w:rsidP="008A0DA4">
      <w:pPr>
        <w:spacing w:before="120" w:after="0"/>
        <w:rPr>
          <w:rFonts w:cs="Times New Roman"/>
          <w:i/>
          <w:smallCaps/>
          <w:color w:val="000000" w:themeColor="text1"/>
        </w:rPr>
        <w:sectPr w:rsidR="00715077" w:rsidRPr="00424939" w:rsidSect="00884DF4">
          <w:type w:val="continuous"/>
          <w:pgSz w:w="12240" w:h="15840"/>
          <w:pgMar w:top="1440" w:right="1080" w:bottom="1080" w:left="1080" w:header="720" w:footer="720" w:gutter="0"/>
          <w:cols w:space="720"/>
          <w:docGrid w:linePitch="360"/>
          <w:sectPrChange w:id="12681" w:author="Summer 2023 updates" w:date="2024-07-31T13:42:00Z">
            <w:sectPr w:rsidR="00715077" w:rsidRPr="00424939" w:rsidSect="00884DF4">
              <w:pgMar w:top="720" w:right="720" w:bottom="990" w:left="1440" w:header="720" w:footer="720" w:gutter="0"/>
            </w:sectPr>
          </w:sectPrChange>
        </w:sectPr>
        <w:pPrChange w:id="12682" w:author="Summer 2023 updates" w:date="2024-07-31T13:42:00Z">
          <w:pPr>
            <w:spacing w:after="0"/>
          </w:pPr>
        </w:pPrChange>
      </w:pPr>
    </w:p>
    <w:p w14:paraId="651D9342" w14:textId="0BA2E09D" w:rsidR="00195589" w:rsidRPr="00424939" w:rsidRDefault="00195589" w:rsidP="00195589">
      <w:pPr>
        <w:spacing w:after="0"/>
        <w:rPr>
          <w:rFonts w:cs="Times New Roman"/>
          <w:i/>
          <w:smallCaps/>
          <w:color w:val="000000" w:themeColor="text1"/>
        </w:rPr>
      </w:pPr>
      <w:r w:rsidRPr="00424939">
        <w:rPr>
          <w:rFonts w:cs="Times New Roman"/>
          <w:i/>
          <w:smallCaps/>
          <w:color w:val="000000" w:themeColor="text1"/>
        </w:rPr>
        <w:t xml:space="preserve">Asian </w:t>
      </w:r>
      <w:del w:id="12683" w:author="Summer 2023 updates" w:date="2024-07-31T13:42:00Z">
        <w:r w:rsidRPr="00424939">
          <w:rPr>
            <w:rFonts w:cs="Times New Roman"/>
            <w:i/>
            <w:smallCaps/>
            <w:color w:val="000000" w:themeColor="text1"/>
          </w:rPr>
          <w:delText>history</w:delText>
        </w:r>
      </w:del>
      <w:ins w:id="12684" w:author="Summer 2023 updates" w:date="2024-07-31T13:42:00Z">
        <w:r w:rsidR="000806CE">
          <w:rPr>
            <w:rFonts w:cs="Times New Roman"/>
            <w:i/>
            <w:smallCaps/>
            <w:color w:val="000000" w:themeColor="text1"/>
          </w:rPr>
          <w:t>H</w:t>
        </w:r>
        <w:r w:rsidRPr="00424939">
          <w:rPr>
            <w:rFonts w:cs="Times New Roman"/>
            <w:i/>
            <w:smallCaps/>
            <w:color w:val="000000" w:themeColor="text1"/>
          </w:rPr>
          <w:t>istory</w:t>
        </w:r>
      </w:ins>
    </w:p>
    <w:p w14:paraId="5339071C" w14:textId="77777777" w:rsidR="002E21E5" w:rsidRDefault="002E21E5" w:rsidP="00195589">
      <w:pPr>
        <w:spacing w:after="0"/>
        <w:rPr>
          <w:rFonts w:cs="Times New Roman"/>
          <w:color w:val="000000" w:themeColor="text1"/>
        </w:rPr>
        <w:sectPr w:rsidR="002E21E5" w:rsidSect="00884DF4">
          <w:type w:val="continuous"/>
          <w:pgSz w:w="12240" w:h="15840"/>
          <w:pgMar w:top="1440" w:right="1080" w:bottom="1080" w:left="1080" w:header="720" w:footer="720" w:gutter="0"/>
          <w:cols w:space="180"/>
          <w:docGrid w:linePitch="360"/>
          <w:sectPrChange w:id="12685" w:author="Summer 2023 updates" w:date="2024-07-31T13:42:00Z">
            <w:sectPr w:rsidR="002E21E5" w:rsidSect="00884DF4">
              <w:pgMar w:top="720" w:right="720" w:bottom="990" w:left="1440" w:header="720" w:footer="720" w:gutter="0"/>
            </w:sectPr>
          </w:sectPrChange>
        </w:sectPr>
      </w:pPr>
    </w:p>
    <w:p w14:paraId="3AA73932" w14:textId="7738A5AE" w:rsidR="00195589" w:rsidRPr="00424939" w:rsidRDefault="00195589" w:rsidP="000806CE">
      <w:pPr>
        <w:spacing w:after="0"/>
        <w:ind w:left="180" w:hanging="180"/>
        <w:rPr>
          <w:rFonts w:cs="Times New Roman"/>
          <w:color w:val="000000" w:themeColor="text1"/>
        </w:rPr>
        <w:pPrChange w:id="12686" w:author="Summer 2023 updates" w:date="2024-07-31T13:42:00Z">
          <w:pPr>
            <w:spacing w:after="0"/>
          </w:pPr>
        </w:pPrChange>
      </w:pPr>
      <w:r w:rsidRPr="00424939">
        <w:rPr>
          <w:rFonts w:cs="Times New Roman"/>
          <w:color w:val="000000" w:themeColor="text1"/>
        </w:rPr>
        <w:t xml:space="preserve">HIS-136 East Asian Civilization </w:t>
      </w:r>
    </w:p>
    <w:p w14:paraId="35CE4AE0" w14:textId="77777777" w:rsidR="00492C55" w:rsidRDefault="00416798" w:rsidP="000806CE">
      <w:pPr>
        <w:spacing w:after="0"/>
        <w:ind w:left="180" w:hanging="180"/>
        <w:rPr>
          <w:rFonts w:cs="Times New Roman"/>
          <w:color w:val="000000" w:themeColor="text1"/>
        </w:rPr>
        <w:pPrChange w:id="12687" w:author="Summer 2023 updates" w:date="2024-07-31T13:42:00Z">
          <w:pPr>
            <w:spacing w:after="0"/>
          </w:pPr>
        </w:pPrChange>
      </w:pPr>
      <w:r>
        <w:rPr>
          <w:rFonts w:cs="Times New Roman"/>
          <w:color w:val="000000" w:themeColor="text1"/>
        </w:rPr>
        <w:t>HIS-216 History of Modern Korea</w:t>
      </w:r>
      <w:r w:rsidR="00492C55">
        <w:rPr>
          <w:rFonts w:cs="Times New Roman"/>
          <w:color w:val="000000" w:themeColor="text1"/>
        </w:rPr>
        <w:t xml:space="preserve"> (WE)</w:t>
      </w:r>
    </w:p>
    <w:p w14:paraId="1B0D4E12" w14:textId="77777777" w:rsidR="00416798" w:rsidRDefault="00195589" w:rsidP="000806CE">
      <w:pPr>
        <w:spacing w:after="0"/>
        <w:ind w:left="180" w:hanging="180"/>
        <w:rPr>
          <w:rFonts w:cs="Times New Roman"/>
          <w:color w:val="000000" w:themeColor="text1"/>
        </w:rPr>
        <w:pPrChange w:id="12688" w:author="Summer 2023 updates" w:date="2024-07-31T13:42:00Z">
          <w:pPr>
            <w:spacing w:after="0"/>
          </w:pPr>
        </w:pPrChange>
      </w:pPr>
      <w:r w:rsidRPr="00424939">
        <w:rPr>
          <w:rFonts w:cs="Times New Roman"/>
          <w:color w:val="000000" w:themeColor="text1"/>
        </w:rPr>
        <w:t>HIS-246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China </w:t>
      </w:r>
      <w:r w:rsidR="00A65D8F">
        <w:rPr>
          <w:rFonts w:cs="Times New Roman"/>
          <w:color w:val="000000" w:themeColor="text1"/>
        </w:rPr>
        <w:t>(WE)</w:t>
      </w:r>
    </w:p>
    <w:p w14:paraId="00FE443C" w14:textId="7834C242" w:rsidR="00195589" w:rsidRPr="00424939" w:rsidRDefault="00195589" w:rsidP="000806CE">
      <w:pPr>
        <w:spacing w:after="0"/>
        <w:ind w:left="180" w:hanging="180"/>
        <w:rPr>
          <w:rFonts w:cs="Times New Roman"/>
          <w:color w:val="000000" w:themeColor="text1"/>
        </w:rPr>
        <w:pPrChange w:id="12689" w:author="Summer 2023 updates" w:date="2024-07-31T13:42:00Z">
          <w:pPr>
            <w:spacing w:after="0"/>
          </w:pPr>
        </w:pPrChange>
      </w:pPr>
      <w:r w:rsidRPr="00424939">
        <w:rPr>
          <w:rFonts w:cs="Times New Roman"/>
          <w:color w:val="000000" w:themeColor="text1"/>
        </w:rPr>
        <w:t>HIS-256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Japan </w:t>
      </w:r>
      <w:r w:rsidR="00A65D8F">
        <w:rPr>
          <w:rFonts w:cs="Times New Roman"/>
          <w:color w:val="000000" w:themeColor="text1"/>
        </w:rPr>
        <w:t>(WE)</w:t>
      </w:r>
    </w:p>
    <w:p w14:paraId="681E48B1" w14:textId="262EBD57" w:rsidR="00195589" w:rsidRPr="00424939" w:rsidRDefault="00195589" w:rsidP="000806CE">
      <w:pPr>
        <w:spacing w:after="0"/>
        <w:ind w:left="180" w:hanging="180"/>
        <w:rPr>
          <w:rFonts w:cs="Times New Roman"/>
          <w:color w:val="000000" w:themeColor="text1"/>
        </w:rPr>
        <w:pPrChange w:id="12690" w:author="Summer 2023 updates" w:date="2024-07-31T13:42:00Z">
          <w:pPr>
            <w:spacing w:after="0"/>
          </w:pPr>
        </w:pPrChange>
      </w:pPr>
      <w:r w:rsidRPr="00424939">
        <w:rPr>
          <w:rFonts w:cs="Times New Roman"/>
          <w:color w:val="000000" w:themeColor="text1"/>
        </w:rPr>
        <w:t>HIS-316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Non-Western Perspecti</w:t>
      </w:r>
      <w:r w:rsidR="000806CE">
        <w:rPr>
          <w:rFonts w:cs="Times New Roman"/>
          <w:color w:val="000000" w:themeColor="text1"/>
        </w:rPr>
        <w:t xml:space="preserve">ves </w:t>
      </w:r>
      <w:ins w:id="12691" w:author="Summer 2023 updates" w:date="2024-07-31T13:42:00Z">
        <w:r w:rsidR="00A65D8F">
          <w:rPr>
            <w:rFonts w:cs="Times New Roman"/>
            <w:color w:val="000000" w:themeColor="text1"/>
          </w:rPr>
          <w:t>(WE)</w:t>
        </w:r>
      </w:ins>
    </w:p>
    <w:p w14:paraId="028FA9E0" w14:textId="77777777" w:rsidR="00195589" w:rsidRPr="00424939" w:rsidRDefault="00A65D8F" w:rsidP="002F301E">
      <w:pPr>
        <w:spacing w:after="0"/>
        <w:ind w:firstLine="720"/>
        <w:rPr>
          <w:del w:id="12692" w:author="Summer 2023 updates" w:date="2024-07-31T13:42:00Z"/>
          <w:rFonts w:cs="Times New Roman"/>
          <w:color w:val="000000" w:themeColor="text1"/>
        </w:rPr>
      </w:pPr>
      <w:del w:id="12693" w:author="Summer 2023 updates" w:date="2024-07-31T13:42:00Z">
        <w:r>
          <w:rPr>
            <w:rFonts w:cs="Times New Roman"/>
            <w:color w:val="000000" w:themeColor="text1"/>
          </w:rPr>
          <w:delText>(WE)</w:delText>
        </w:r>
      </w:del>
    </w:p>
    <w:p w14:paraId="24DB0A09" w14:textId="77777777" w:rsidR="002E21E5" w:rsidRDefault="002E21E5" w:rsidP="0078454E">
      <w:pPr>
        <w:spacing w:after="0"/>
        <w:rPr>
          <w:rFonts w:cs="Times New Roman"/>
          <w:i/>
          <w:smallCaps/>
          <w:color w:val="000000" w:themeColor="text1"/>
        </w:rPr>
        <w:sectPr w:rsidR="002E21E5" w:rsidSect="00884DF4">
          <w:type w:val="continuous"/>
          <w:pgSz w:w="12240" w:h="15840"/>
          <w:pgMar w:top="1440" w:right="1080" w:bottom="1080" w:left="1080" w:header="720" w:footer="720" w:gutter="0"/>
          <w:cols w:num="2" w:space="180"/>
          <w:docGrid w:linePitch="360"/>
          <w:sectPrChange w:id="12694" w:author="Summer 2023 updates" w:date="2024-07-31T13:42:00Z">
            <w:sectPr w:rsidR="002E21E5" w:rsidSect="00884DF4">
              <w:pgMar w:top="720" w:right="720" w:bottom="990" w:left="1440" w:header="720" w:footer="720" w:gutter="0"/>
            </w:sectPr>
          </w:sectPrChange>
        </w:sectPr>
      </w:pPr>
    </w:p>
    <w:p w14:paraId="76897000" w14:textId="4DD2A399" w:rsidR="00A65D8F" w:rsidRDefault="00A65D8F" w:rsidP="0078454E">
      <w:pPr>
        <w:spacing w:after="0"/>
        <w:rPr>
          <w:rFonts w:cs="Times New Roman"/>
          <w:i/>
          <w:smallCaps/>
          <w:color w:val="000000" w:themeColor="text1"/>
        </w:rPr>
      </w:pPr>
    </w:p>
    <w:p w14:paraId="7D31C16B" w14:textId="5C74AAC0" w:rsidR="0078454E" w:rsidRPr="00424939" w:rsidRDefault="0078454E" w:rsidP="0078454E">
      <w:pPr>
        <w:spacing w:after="0"/>
        <w:rPr>
          <w:rFonts w:cs="Times New Roman"/>
          <w:i/>
          <w:smallCaps/>
          <w:color w:val="000000" w:themeColor="text1"/>
        </w:rPr>
      </w:pPr>
      <w:r w:rsidRPr="00424939">
        <w:rPr>
          <w:rFonts w:cs="Times New Roman"/>
          <w:i/>
          <w:smallCaps/>
          <w:color w:val="000000" w:themeColor="text1"/>
        </w:rPr>
        <w:t xml:space="preserve">European </w:t>
      </w:r>
      <w:del w:id="12695" w:author="Summer 2023 updates" w:date="2024-07-31T13:42:00Z">
        <w:r w:rsidRPr="00424939">
          <w:rPr>
            <w:rFonts w:cs="Times New Roman"/>
            <w:i/>
            <w:smallCaps/>
            <w:color w:val="000000" w:themeColor="text1"/>
          </w:rPr>
          <w:delText>history</w:delText>
        </w:r>
      </w:del>
      <w:ins w:id="12696" w:author="Summer 2023 updates" w:date="2024-07-31T13:42:00Z">
        <w:r w:rsidR="000806CE">
          <w:rPr>
            <w:rFonts w:cs="Times New Roman"/>
            <w:i/>
            <w:smallCaps/>
            <w:color w:val="000000" w:themeColor="text1"/>
          </w:rPr>
          <w:t>H</w:t>
        </w:r>
        <w:r w:rsidRPr="00424939">
          <w:rPr>
            <w:rFonts w:cs="Times New Roman"/>
            <w:i/>
            <w:smallCaps/>
            <w:color w:val="000000" w:themeColor="text1"/>
          </w:rPr>
          <w:t>istory</w:t>
        </w:r>
      </w:ins>
    </w:p>
    <w:p w14:paraId="61352D1A" w14:textId="77777777" w:rsidR="00C834D1" w:rsidRDefault="00C834D1" w:rsidP="000A6A66">
      <w:pPr>
        <w:spacing w:after="0"/>
        <w:rPr>
          <w:rFonts w:cs="Times New Roman"/>
          <w:color w:val="000000" w:themeColor="text1"/>
        </w:rPr>
        <w:sectPr w:rsidR="00C834D1" w:rsidSect="00884DF4">
          <w:type w:val="continuous"/>
          <w:pgSz w:w="12240" w:h="15840"/>
          <w:pgMar w:top="1440" w:right="1080" w:bottom="1080" w:left="1080" w:header="720" w:footer="720" w:gutter="0"/>
          <w:cols w:space="180"/>
          <w:docGrid w:linePitch="360"/>
          <w:sectPrChange w:id="12697" w:author="Summer 2023 updates" w:date="2024-07-31T13:42:00Z">
            <w:sectPr w:rsidR="00C834D1" w:rsidSect="00884DF4">
              <w:pgMar w:top="720" w:right="720" w:bottom="990" w:left="1440" w:header="720" w:footer="720" w:gutter="0"/>
            </w:sectPr>
          </w:sectPrChange>
        </w:sectPr>
      </w:pPr>
    </w:p>
    <w:p w14:paraId="6A56C409" w14:textId="2B181190" w:rsidR="0078454E" w:rsidRPr="00424939" w:rsidRDefault="007E7522" w:rsidP="000806CE">
      <w:pPr>
        <w:spacing w:after="0"/>
        <w:ind w:left="180" w:hanging="180"/>
        <w:rPr>
          <w:rFonts w:cs="Times New Roman"/>
          <w:color w:val="000000" w:themeColor="text1"/>
        </w:rPr>
        <w:pPrChange w:id="12698" w:author="Summer 2023 updates" w:date="2024-07-31T13:42:00Z">
          <w:pPr>
            <w:spacing w:after="0"/>
          </w:pPr>
        </w:pPrChange>
      </w:pPr>
      <w:r w:rsidRPr="007E7522">
        <w:rPr>
          <w:rFonts w:cs="Times New Roman"/>
          <w:color w:val="000000" w:themeColor="text1"/>
        </w:rPr>
        <w:t>HIS-115 History of Europe to 1500</w:t>
      </w:r>
      <w:r>
        <w:rPr>
          <w:rFonts w:cs="Times New Roman"/>
          <w:color w:val="000000" w:themeColor="text1"/>
        </w:rPr>
        <w:t xml:space="preserve"> </w:t>
      </w:r>
    </w:p>
    <w:p w14:paraId="54EFBFB6" w14:textId="68A5AEFA" w:rsidR="0078454E" w:rsidRPr="00424939" w:rsidRDefault="0078454E" w:rsidP="000806CE">
      <w:pPr>
        <w:spacing w:after="0"/>
        <w:ind w:left="180" w:hanging="180"/>
        <w:rPr>
          <w:rFonts w:cs="Times New Roman"/>
          <w:color w:val="000000" w:themeColor="text1"/>
        </w:rPr>
        <w:pPrChange w:id="12699" w:author="Summer 2023 updates" w:date="2024-07-31T13:42:00Z">
          <w:pPr>
            <w:spacing w:after="0"/>
          </w:pPr>
        </w:pPrChange>
      </w:pPr>
      <w:r w:rsidRPr="00424939">
        <w:rPr>
          <w:rFonts w:cs="Times New Roman"/>
          <w:color w:val="000000" w:themeColor="text1"/>
        </w:rPr>
        <w:t xml:space="preserve">HIS-125 </w:t>
      </w:r>
      <w:r w:rsidR="00D55A9A" w:rsidRPr="00D55A9A">
        <w:rPr>
          <w:rFonts w:cs="Times New Roman"/>
          <w:color w:val="000000" w:themeColor="text1"/>
        </w:rPr>
        <w:t>History of Europe Since 1500</w:t>
      </w:r>
    </w:p>
    <w:p w14:paraId="2108C6DF" w14:textId="77777777" w:rsidR="0078454E" w:rsidRPr="00424939" w:rsidRDefault="0078454E" w:rsidP="000806CE">
      <w:pPr>
        <w:spacing w:after="0"/>
        <w:ind w:left="180" w:hanging="180"/>
        <w:rPr>
          <w:rFonts w:cs="Times New Roman"/>
          <w:color w:val="000000" w:themeColor="text1"/>
        </w:rPr>
        <w:pPrChange w:id="12700" w:author="Summer 2023 updates" w:date="2024-07-31T13:42:00Z">
          <w:pPr>
            <w:spacing w:after="0"/>
          </w:pPr>
        </w:pPrChange>
      </w:pPr>
      <w:r w:rsidRPr="00424939">
        <w:rPr>
          <w:rFonts w:cs="Times New Roman"/>
          <w:color w:val="000000" w:themeColor="text1"/>
        </w:rPr>
        <w:t>HIS-238 Modern France (WE)</w:t>
      </w:r>
    </w:p>
    <w:p w14:paraId="7C878DFA" w14:textId="6C49EA44" w:rsidR="0078454E" w:rsidRPr="00424939" w:rsidRDefault="0078454E" w:rsidP="000806CE">
      <w:pPr>
        <w:spacing w:after="0"/>
        <w:ind w:left="180" w:hanging="180"/>
        <w:rPr>
          <w:rFonts w:cs="Times New Roman"/>
          <w:color w:val="000000" w:themeColor="text1"/>
        </w:rPr>
        <w:pPrChange w:id="12701" w:author="Summer 2023 updates" w:date="2024-07-31T13:42:00Z">
          <w:pPr>
            <w:spacing w:after="0"/>
          </w:pPr>
        </w:pPrChange>
      </w:pPr>
      <w:r w:rsidRPr="00424939">
        <w:rPr>
          <w:rFonts w:cs="Times New Roman"/>
          <w:color w:val="000000" w:themeColor="text1"/>
        </w:rPr>
        <w:t>HIS-248 The French Revolution</w:t>
      </w:r>
      <w:r w:rsidR="00680409">
        <w:rPr>
          <w:rFonts w:cs="Times New Roman"/>
          <w:color w:val="000000" w:themeColor="text1"/>
        </w:rPr>
        <w:t xml:space="preserve"> (WE)</w:t>
      </w:r>
    </w:p>
    <w:p w14:paraId="2F4074A0" w14:textId="2838E138" w:rsidR="0078454E" w:rsidRPr="00424939" w:rsidRDefault="0078454E" w:rsidP="000806CE">
      <w:pPr>
        <w:spacing w:after="0"/>
        <w:ind w:left="180" w:hanging="180"/>
        <w:rPr>
          <w:rFonts w:cs="Times New Roman"/>
          <w:color w:val="000000" w:themeColor="text1"/>
        </w:rPr>
        <w:pPrChange w:id="12702" w:author="Summer 2023 updates" w:date="2024-07-31T13:42:00Z">
          <w:pPr>
            <w:spacing w:after="0"/>
          </w:pPr>
        </w:pPrChange>
      </w:pPr>
      <w:r w:rsidRPr="00424939">
        <w:rPr>
          <w:rFonts w:cs="Times New Roman"/>
          <w:color w:val="000000" w:themeColor="text1"/>
        </w:rPr>
        <w:t>HIS-272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Medieval Europe </w:t>
      </w:r>
      <w:r w:rsidR="00680409">
        <w:rPr>
          <w:rFonts w:cs="Times New Roman"/>
          <w:color w:val="000000" w:themeColor="text1"/>
        </w:rPr>
        <w:t>(WE)</w:t>
      </w:r>
    </w:p>
    <w:p w14:paraId="26BF7776" w14:textId="10F6BEEB" w:rsidR="0078454E" w:rsidRPr="00424939" w:rsidRDefault="0078454E" w:rsidP="000806CE">
      <w:pPr>
        <w:spacing w:after="0"/>
        <w:ind w:left="180" w:hanging="180"/>
        <w:rPr>
          <w:rFonts w:cs="Times New Roman"/>
          <w:color w:val="000000" w:themeColor="text1"/>
        </w:rPr>
        <w:pPrChange w:id="12703" w:author="Summer 2023 updates" w:date="2024-07-31T13:42:00Z">
          <w:pPr>
            <w:spacing w:after="0"/>
          </w:pPr>
        </w:pPrChange>
      </w:pPr>
      <w:r w:rsidRPr="00424939">
        <w:rPr>
          <w:rFonts w:cs="Times New Roman"/>
          <w:color w:val="000000" w:themeColor="text1"/>
        </w:rPr>
        <w:t>HIS-275 Ancient Greek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0A576E31" w14:textId="3B9E4750" w:rsidR="0078454E" w:rsidRPr="00424939" w:rsidRDefault="0078454E" w:rsidP="000806CE">
      <w:pPr>
        <w:spacing w:after="0"/>
        <w:ind w:left="180" w:hanging="180"/>
        <w:rPr>
          <w:rFonts w:cs="Times New Roman"/>
          <w:color w:val="000000" w:themeColor="text1"/>
        </w:rPr>
        <w:pPrChange w:id="12704" w:author="Summer 2023 updates" w:date="2024-07-31T13:42:00Z">
          <w:pPr>
            <w:spacing w:after="0"/>
          </w:pPr>
        </w:pPrChange>
      </w:pPr>
      <w:r w:rsidRPr="00424939">
        <w:rPr>
          <w:rFonts w:cs="Times New Roman"/>
          <w:color w:val="000000" w:themeColor="text1"/>
        </w:rPr>
        <w:t>HIS-285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Ancient Rome </w:t>
      </w:r>
      <w:r w:rsidR="00680409">
        <w:rPr>
          <w:rFonts w:cs="Times New Roman"/>
          <w:color w:val="000000" w:themeColor="text1"/>
        </w:rPr>
        <w:t>(WE)</w:t>
      </w:r>
    </w:p>
    <w:p w14:paraId="02C76052" w14:textId="77777777" w:rsidR="00E500FB" w:rsidRPr="000B692D" w:rsidRDefault="00E500FB" w:rsidP="000B692D">
      <w:pPr>
        <w:spacing w:after="0"/>
        <w:ind w:left="180" w:hanging="180"/>
        <w:rPr>
          <w:moveFrom w:id="12705" w:author="Summer 2023 updates" w:date="2024-07-31T13:42:00Z"/>
          <w:rPrChange w:id="12706" w:author="Summer 2023 updates" w:date="2024-07-31T13:42:00Z">
            <w:rPr>
              <w:moveFrom w:id="12707" w:author="Summer 2023 updates" w:date="2024-07-31T13:42:00Z"/>
              <w:color w:val="000000" w:themeColor="text1"/>
            </w:rPr>
          </w:rPrChange>
        </w:rPr>
        <w:pPrChange w:id="12708" w:author="Summer 2023 updates" w:date="2024-07-31T13:42:00Z">
          <w:pPr>
            <w:spacing w:after="0"/>
          </w:pPr>
        </w:pPrChange>
      </w:pPr>
      <w:moveFromRangeStart w:id="12709" w:author="Summer 2023 updates" w:date="2024-07-31T13:42:00Z" w:name="move173325795"/>
      <w:moveFrom w:id="12710" w:author="Summer 2023 updates" w:date="2024-07-31T13:42:00Z">
        <w:r w:rsidRPr="000B692D">
          <w:rPr>
            <w:rPrChange w:id="12711" w:author="Summer 2023 updates" w:date="2024-07-31T13:42:00Z">
              <w:rPr>
                <w:color w:val="000000" w:themeColor="text1"/>
              </w:rPr>
            </w:rPrChange>
          </w:rPr>
          <w:t>HIS-288 Renaissance and Reformation (WE)</w:t>
        </w:r>
      </w:moveFrom>
    </w:p>
    <w:moveFromRangeEnd w:id="12709"/>
    <w:p w14:paraId="29E7FAEE" w14:textId="68776EC1" w:rsidR="0078454E" w:rsidRPr="00424939" w:rsidRDefault="0078454E" w:rsidP="000806CE">
      <w:pPr>
        <w:spacing w:after="0"/>
        <w:ind w:left="180" w:hanging="180"/>
        <w:rPr>
          <w:ins w:id="12712" w:author="Summer 2023 updates" w:date="2024-07-31T13:42:00Z"/>
          <w:rFonts w:cs="Times New Roman"/>
          <w:color w:val="000000" w:themeColor="text1"/>
        </w:rPr>
      </w:pPr>
      <w:ins w:id="12713" w:author="Summer 2023 updates" w:date="2024-07-31T13:42:00Z">
        <w:r w:rsidRPr="00424939">
          <w:rPr>
            <w:rFonts w:cs="Times New Roman"/>
            <w:color w:val="000000" w:themeColor="text1"/>
          </w:rPr>
          <w:t xml:space="preserve">HIS-288 Renaissance and Reformation </w:t>
        </w:r>
        <w:r w:rsidR="00680409">
          <w:rPr>
            <w:rFonts w:cs="Times New Roman"/>
            <w:color w:val="000000" w:themeColor="text1"/>
          </w:rPr>
          <w:t>(WE)</w:t>
        </w:r>
      </w:ins>
    </w:p>
    <w:p w14:paraId="5CC9BEE4" w14:textId="30DF5064" w:rsidR="0078454E" w:rsidRPr="00424939" w:rsidRDefault="0078454E" w:rsidP="000806CE">
      <w:pPr>
        <w:spacing w:after="0"/>
        <w:ind w:left="180" w:hanging="180"/>
        <w:rPr>
          <w:rFonts w:cs="Times New Roman"/>
          <w:color w:val="000000" w:themeColor="text1"/>
        </w:rPr>
        <w:pPrChange w:id="12714" w:author="Summer 2023 updates" w:date="2024-07-31T13:42:00Z">
          <w:pPr>
            <w:spacing w:after="0"/>
          </w:pPr>
        </w:pPrChange>
      </w:pPr>
      <w:r w:rsidRPr="00424939">
        <w:rPr>
          <w:rFonts w:cs="Times New Roman"/>
          <w:color w:val="000000" w:themeColor="text1"/>
        </w:rPr>
        <w:t>HIS-292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Modern England </w:t>
      </w:r>
      <w:r w:rsidR="00680409">
        <w:rPr>
          <w:rFonts w:cs="Times New Roman"/>
          <w:color w:val="000000" w:themeColor="text1"/>
        </w:rPr>
        <w:t>(WE)</w:t>
      </w:r>
    </w:p>
    <w:p w14:paraId="35C6E8BB" w14:textId="77777777" w:rsidR="008060E3" w:rsidRDefault="0078454E" w:rsidP="000A6A66">
      <w:pPr>
        <w:spacing w:after="0"/>
        <w:rPr>
          <w:del w:id="12715" w:author="Summer 2023 updates" w:date="2024-07-31T13:42:00Z"/>
          <w:rFonts w:cs="Times New Roman"/>
          <w:color w:val="000000" w:themeColor="text1"/>
        </w:rPr>
      </w:pPr>
      <w:r w:rsidRPr="00424939">
        <w:rPr>
          <w:rFonts w:cs="Times New Roman"/>
          <w:color w:val="000000" w:themeColor="text1"/>
        </w:rPr>
        <w:t>HIS-318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00680409">
        <w:rPr>
          <w:rFonts w:cs="Times New Roman"/>
          <w:color w:val="000000" w:themeColor="text1"/>
        </w:rPr>
        <w:t xml:space="preserve">: Diverse Western </w:t>
      </w:r>
      <w:r w:rsidR="000806CE">
        <w:rPr>
          <w:rFonts w:cs="Times New Roman"/>
          <w:color w:val="000000" w:themeColor="text1"/>
        </w:rPr>
        <w:t xml:space="preserve">Perspectives </w:t>
      </w:r>
    </w:p>
    <w:p w14:paraId="0311D8B6" w14:textId="525AEF4A" w:rsidR="0078454E" w:rsidRPr="00424939" w:rsidRDefault="00680409" w:rsidP="000806CE">
      <w:pPr>
        <w:spacing w:after="0"/>
        <w:ind w:left="180" w:hanging="180"/>
        <w:rPr>
          <w:rFonts w:cs="Times New Roman"/>
          <w:color w:val="000000" w:themeColor="text1"/>
        </w:rPr>
        <w:pPrChange w:id="12716" w:author="Summer 2023 updates" w:date="2024-07-31T13:42:00Z">
          <w:pPr>
            <w:spacing w:after="0"/>
            <w:ind w:firstLine="720"/>
          </w:pPr>
        </w:pPrChange>
      </w:pPr>
      <w:r>
        <w:rPr>
          <w:rFonts w:cs="Times New Roman"/>
          <w:color w:val="000000" w:themeColor="text1"/>
        </w:rPr>
        <w:t>(WE)</w:t>
      </w:r>
    </w:p>
    <w:p w14:paraId="2ADB1798" w14:textId="77777777" w:rsidR="00C761A9" w:rsidRPr="007833D4" w:rsidRDefault="00C761A9" w:rsidP="00C761A9">
      <w:pPr>
        <w:spacing w:after="0"/>
        <w:ind w:left="180" w:hanging="180"/>
        <w:rPr>
          <w:moveFrom w:id="12717" w:author="Summer 2023 updates" w:date="2024-07-31T13:42:00Z"/>
          <w:rPrChange w:id="12718" w:author="Summer 2023 updates" w:date="2024-07-31T13:42:00Z">
            <w:rPr>
              <w:moveFrom w:id="12719" w:author="Summer 2023 updates" w:date="2024-07-31T13:42:00Z"/>
              <w:color w:val="000000" w:themeColor="text1"/>
            </w:rPr>
          </w:rPrChange>
        </w:rPr>
        <w:pPrChange w:id="12720" w:author="Summer 2023 updates" w:date="2024-07-31T13:42:00Z">
          <w:pPr>
            <w:spacing w:after="0"/>
          </w:pPr>
        </w:pPrChange>
      </w:pPr>
      <w:moveFromRangeStart w:id="12721" w:author="Summer 2023 updates" w:date="2024-07-31T13:42:00Z" w:name="move173325775"/>
      <w:moveFrom w:id="12722" w:author="Summer 2023 updates" w:date="2024-07-31T13:42:00Z">
        <w:r w:rsidRPr="007833D4">
          <w:rPr>
            <w:rPrChange w:id="12723" w:author="Summer 2023 updates" w:date="2024-07-31T13:42:00Z">
              <w:rPr>
                <w:color w:val="000000" w:themeColor="text1"/>
              </w:rPr>
            </w:rPrChange>
          </w:rPr>
          <w:t>HIS-355 19</w:t>
        </w:r>
        <w:r w:rsidRPr="007833D4">
          <w:rPr>
            <w:rPrChange w:id="12724" w:author="Summer 2023 updates" w:date="2024-07-31T13:42:00Z">
              <w:rPr>
                <w:color w:val="000000" w:themeColor="text1"/>
                <w:vertAlign w:val="superscript"/>
              </w:rPr>
            </w:rPrChange>
          </w:rPr>
          <w:t>th</w:t>
        </w:r>
        <w:r w:rsidRPr="007833D4">
          <w:rPr>
            <w:rPrChange w:id="12725" w:author="Summer 2023 updates" w:date="2024-07-31T13:42:00Z">
              <w:rPr>
                <w:color w:val="000000" w:themeColor="text1"/>
              </w:rPr>
            </w:rPrChange>
          </w:rPr>
          <w:t>-Century Europe (WE)</w:t>
        </w:r>
      </w:moveFrom>
    </w:p>
    <w:p w14:paraId="3224DB8A" w14:textId="77777777" w:rsidR="00C761A9" w:rsidRPr="007833D4" w:rsidRDefault="00C761A9" w:rsidP="00C761A9">
      <w:pPr>
        <w:spacing w:after="0"/>
        <w:ind w:left="180" w:hanging="180"/>
        <w:rPr>
          <w:moveFrom w:id="12726" w:author="Summer 2023 updates" w:date="2024-07-31T13:42:00Z"/>
          <w:rPrChange w:id="12727" w:author="Summer 2023 updates" w:date="2024-07-31T13:42:00Z">
            <w:rPr>
              <w:moveFrom w:id="12728" w:author="Summer 2023 updates" w:date="2024-07-31T13:42:00Z"/>
              <w:color w:val="000000" w:themeColor="text1"/>
            </w:rPr>
          </w:rPrChange>
        </w:rPr>
        <w:pPrChange w:id="12729" w:author="Summer 2023 updates" w:date="2024-07-31T13:42:00Z">
          <w:pPr>
            <w:spacing w:after="0"/>
          </w:pPr>
        </w:pPrChange>
      </w:pPr>
      <w:moveFrom w:id="12730" w:author="Summer 2023 updates" w:date="2024-07-31T13:42:00Z">
        <w:r w:rsidRPr="007833D4">
          <w:rPr>
            <w:rPrChange w:id="12731" w:author="Summer 2023 updates" w:date="2024-07-31T13:42:00Z">
              <w:rPr>
                <w:color w:val="000000" w:themeColor="text1"/>
              </w:rPr>
            </w:rPrChange>
          </w:rPr>
          <w:t>HIS-365 20</w:t>
        </w:r>
        <w:r w:rsidRPr="007833D4">
          <w:rPr>
            <w:rPrChange w:id="12732" w:author="Summer 2023 updates" w:date="2024-07-31T13:42:00Z">
              <w:rPr>
                <w:color w:val="000000" w:themeColor="text1"/>
                <w:vertAlign w:val="superscript"/>
              </w:rPr>
            </w:rPrChange>
          </w:rPr>
          <w:t>th</w:t>
        </w:r>
        <w:r w:rsidRPr="007833D4">
          <w:rPr>
            <w:rPrChange w:id="12733" w:author="Summer 2023 updates" w:date="2024-07-31T13:42:00Z">
              <w:rPr>
                <w:color w:val="000000" w:themeColor="text1"/>
              </w:rPr>
            </w:rPrChange>
          </w:rPr>
          <w:t>-Century Europe (WE)</w:t>
        </w:r>
      </w:moveFrom>
    </w:p>
    <w:p w14:paraId="4B071540" w14:textId="77777777" w:rsidR="00C761A9" w:rsidRPr="007833D4" w:rsidRDefault="00C761A9" w:rsidP="00C761A9">
      <w:pPr>
        <w:spacing w:after="0"/>
        <w:ind w:left="180" w:hanging="180"/>
        <w:rPr>
          <w:moveFrom w:id="12734" w:author="Summer 2023 updates" w:date="2024-07-31T13:42:00Z"/>
          <w:rPrChange w:id="12735" w:author="Summer 2023 updates" w:date="2024-07-31T13:42:00Z">
            <w:rPr>
              <w:moveFrom w:id="12736" w:author="Summer 2023 updates" w:date="2024-07-31T13:42:00Z"/>
              <w:color w:val="000000" w:themeColor="text1"/>
            </w:rPr>
          </w:rPrChange>
        </w:rPr>
        <w:pPrChange w:id="12737" w:author="Summer 2023 updates" w:date="2024-07-31T13:42:00Z">
          <w:pPr>
            <w:spacing w:after="0"/>
          </w:pPr>
        </w:pPrChange>
      </w:pPr>
      <w:moveFrom w:id="12738" w:author="Summer 2023 updates" w:date="2024-07-31T13:42:00Z">
        <w:r w:rsidRPr="007833D4">
          <w:rPr>
            <w:rPrChange w:id="12739" w:author="Summer 2023 updates" w:date="2024-07-31T13:42:00Z">
              <w:rPr>
                <w:color w:val="000000" w:themeColor="text1"/>
              </w:rPr>
            </w:rPrChange>
          </w:rPr>
          <w:t>HIS-372 Early Modern Europe (WE)</w:t>
        </w:r>
      </w:moveFrom>
    </w:p>
    <w:moveFromRangeEnd w:id="12721"/>
    <w:p w14:paraId="2581213D" w14:textId="0AEAC6DD" w:rsidR="0078454E" w:rsidRPr="00424939" w:rsidRDefault="0078454E" w:rsidP="000806CE">
      <w:pPr>
        <w:spacing w:after="0"/>
        <w:ind w:left="180" w:hanging="180"/>
        <w:rPr>
          <w:ins w:id="12740" w:author="Summer 2023 updates" w:date="2024-07-31T13:42:00Z"/>
          <w:rFonts w:cs="Times New Roman"/>
          <w:color w:val="000000" w:themeColor="text1"/>
        </w:rPr>
      </w:pPr>
      <w:ins w:id="12741" w:author="Summer 2023 updates" w:date="2024-07-31T13:42:00Z">
        <w:r w:rsidRPr="00424939">
          <w:rPr>
            <w:rFonts w:cs="Times New Roman"/>
            <w:color w:val="000000" w:themeColor="text1"/>
          </w:rPr>
          <w:t>HIS-355 19</w:t>
        </w:r>
        <w:r w:rsidRPr="00424939">
          <w:rPr>
            <w:rFonts w:cs="Times New Roman"/>
            <w:color w:val="000000" w:themeColor="text1"/>
            <w:vertAlign w:val="superscript"/>
          </w:rPr>
          <w:t>th</w:t>
        </w:r>
        <w:r w:rsidRPr="00424939">
          <w:rPr>
            <w:rFonts w:cs="Times New Roman"/>
            <w:color w:val="000000" w:themeColor="text1"/>
          </w:rPr>
          <w:t xml:space="preserve">-Century Europe </w:t>
        </w:r>
        <w:r w:rsidR="00680409">
          <w:rPr>
            <w:rFonts w:cs="Times New Roman"/>
            <w:color w:val="000000" w:themeColor="text1"/>
          </w:rPr>
          <w:t>(WE)</w:t>
        </w:r>
      </w:ins>
    </w:p>
    <w:p w14:paraId="1AE2F32B" w14:textId="5FEB1A68" w:rsidR="0078454E" w:rsidRPr="00424939" w:rsidRDefault="0078454E" w:rsidP="000806CE">
      <w:pPr>
        <w:spacing w:after="0"/>
        <w:ind w:left="180" w:hanging="180"/>
        <w:rPr>
          <w:ins w:id="12742" w:author="Summer 2023 updates" w:date="2024-07-31T13:42:00Z"/>
          <w:rFonts w:cs="Times New Roman"/>
          <w:color w:val="000000" w:themeColor="text1"/>
        </w:rPr>
      </w:pPr>
      <w:ins w:id="12743" w:author="Summer 2023 updates" w:date="2024-07-31T13:42:00Z">
        <w:r w:rsidRPr="00424939">
          <w:rPr>
            <w:rFonts w:cs="Times New Roman"/>
            <w:color w:val="000000" w:themeColor="text1"/>
          </w:rPr>
          <w:t>HIS-365 20</w:t>
        </w:r>
        <w:r w:rsidRPr="00424939">
          <w:rPr>
            <w:rFonts w:cs="Times New Roman"/>
            <w:color w:val="000000" w:themeColor="text1"/>
            <w:vertAlign w:val="superscript"/>
          </w:rPr>
          <w:t>th</w:t>
        </w:r>
        <w:r w:rsidRPr="00424939">
          <w:rPr>
            <w:rFonts w:cs="Times New Roman"/>
            <w:color w:val="000000" w:themeColor="text1"/>
          </w:rPr>
          <w:t xml:space="preserve">-Century Europe </w:t>
        </w:r>
        <w:r w:rsidR="00680409">
          <w:rPr>
            <w:rFonts w:cs="Times New Roman"/>
            <w:color w:val="000000" w:themeColor="text1"/>
          </w:rPr>
          <w:t>(WE)</w:t>
        </w:r>
      </w:ins>
    </w:p>
    <w:p w14:paraId="411D559B" w14:textId="3911B3F5" w:rsidR="0078454E" w:rsidRPr="00424939" w:rsidRDefault="0078454E" w:rsidP="000806CE">
      <w:pPr>
        <w:spacing w:after="0"/>
        <w:ind w:left="180" w:hanging="180"/>
        <w:rPr>
          <w:ins w:id="12744" w:author="Summer 2023 updates" w:date="2024-07-31T13:42:00Z"/>
          <w:rFonts w:cs="Times New Roman"/>
          <w:color w:val="000000" w:themeColor="text1"/>
        </w:rPr>
      </w:pPr>
      <w:ins w:id="12745" w:author="Summer 2023 updates" w:date="2024-07-31T13:42:00Z">
        <w:r w:rsidRPr="00424939">
          <w:rPr>
            <w:rFonts w:cs="Times New Roman"/>
            <w:color w:val="000000" w:themeColor="text1"/>
          </w:rPr>
          <w:t xml:space="preserve">HIS-372 Early Modern Europe </w:t>
        </w:r>
        <w:r w:rsidR="008060E3">
          <w:rPr>
            <w:color w:val="000000" w:themeColor="text1"/>
          </w:rPr>
          <w:t>(WE)</w:t>
        </w:r>
      </w:ins>
    </w:p>
    <w:p w14:paraId="170D13D7" w14:textId="77777777" w:rsidR="00C834D1" w:rsidRDefault="00C834D1" w:rsidP="0078454E">
      <w:pPr>
        <w:spacing w:after="0"/>
        <w:rPr>
          <w:rFonts w:cs="Times New Roman"/>
          <w:i/>
          <w:smallCaps/>
          <w:color w:val="000000" w:themeColor="text1"/>
        </w:rPr>
        <w:sectPr w:rsidR="00C834D1" w:rsidSect="00884DF4">
          <w:type w:val="continuous"/>
          <w:pgSz w:w="12240" w:h="15840"/>
          <w:pgMar w:top="1440" w:right="1080" w:bottom="1080" w:left="1080" w:header="720" w:footer="720" w:gutter="0"/>
          <w:cols w:num="2" w:space="180"/>
          <w:docGrid w:linePitch="360"/>
          <w:sectPrChange w:id="12746" w:author="Summer 2023 updates" w:date="2024-07-31T13:42:00Z">
            <w:sectPr w:rsidR="00C834D1" w:rsidSect="00884DF4">
              <w:pgMar w:top="720" w:right="720" w:bottom="990" w:left="1440" w:header="720" w:footer="720" w:gutter="0"/>
            </w:sectPr>
          </w:sectPrChange>
        </w:sectPr>
      </w:pPr>
    </w:p>
    <w:p w14:paraId="350CABD4" w14:textId="5010294B" w:rsidR="00A65D8F" w:rsidRDefault="00A65D8F" w:rsidP="0078454E">
      <w:pPr>
        <w:spacing w:after="0"/>
        <w:rPr>
          <w:rFonts w:cs="Times New Roman"/>
          <w:i/>
          <w:smallCaps/>
          <w:color w:val="000000" w:themeColor="text1"/>
        </w:rPr>
      </w:pPr>
    </w:p>
    <w:p w14:paraId="42B0FE0C" w14:textId="69C7031A" w:rsidR="0078454E" w:rsidRPr="00424939" w:rsidRDefault="000A6A66" w:rsidP="0078454E">
      <w:pPr>
        <w:spacing w:after="0"/>
        <w:rPr>
          <w:rFonts w:cs="Times New Roman"/>
          <w:i/>
          <w:smallCaps/>
          <w:color w:val="000000" w:themeColor="text1"/>
        </w:rPr>
      </w:pPr>
      <w:r>
        <w:rPr>
          <w:rFonts w:cs="Times New Roman"/>
          <w:i/>
          <w:smallCaps/>
          <w:color w:val="000000" w:themeColor="text1"/>
        </w:rPr>
        <w:t>U</w:t>
      </w:r>
      <w:r w:rsidR="0078454E" w:rsidRPr="00424939">
        <w:rPr>
          <w:rFonts w:cs="Times New Roman"/>
          <w:i/>
          <w:smallCaps/>
          <w:color w:val="000000" w:themeColor="text1"/>
        </w:rPr>
        <w:t>.</w:t>
      </w:r>
      <w:r>
        <w:rPr>
          <w:rFonts w:cs="Times New Roman"/>
          <w:i/>
          <w:smallCaps/>
          <w:color w:val="000000" w:themeColor="text1"/>
        </w:rPr>
        <w:t>S</w:t>
      </w:r>
      <w:r w:rsidR="0078454E" w:rsidRPr="00424939">
        <w:rPr>
          <w:rFonts w:cs="Times New Roman"/>
          <w:i/>
          <w:smallCaps/>
          <w:color w:val="000000" w:themeColor="text1"/>
        </w:rPr>
        <w:t xml:space="preserve">. </w:t>
      </w:r>
      <w:del w:id="12747" w:author="Summer 2023 updates" w:date="2024-07-31T13:42:00Z">
        <w:r w:rsidR="0078454E" w:rsidRPr="00424939">
          <w:rPr>
            <w:rFonts w:cs="Times New Roman"/>
            <w:i/>
            <w:smallCaps/>
            <w:color w:val="000000" w:themeColor="text1"/>
          </w:rPr>
          <w:delText>history</w:delText>
        </w:r>
      </w:del>
      <w:ins w:id="12748" w:author="Summer 2023 updates" w:date="2024-07-31T13:42:00Z">
        <w:r w:rsidR="000806CE">
          <w:rPr>
            <w:rFonts w:cs="Times New Roman"/>
            <w:i/>
            <w:smallCaps/>
            <w:color w:val="000000" w:themeColor="text1"/>
          </w:rPr>
          <w:t>H</w:t>
        </w:r>
        <w:r w:rsidR="0078454E" w:rsidRPr="00424939">
          <w:rPr>
            <w:rFonts w:cs="Times New Roman"/>
            <w:i/>
            <w:smallCaps/>
            <w:color w:val="000000" w:themeColor="text1"/>
          </w:rPr>
          <w:t>istory</w:t>
        </w:r>
      </w:ins>
    </w:p>
    <w:p w14:paraId="1F85B970" w14:textId="77777777" w:rsidR="00C834D1" w:rsidRDefault="00C834D1" w:rsidP="0078454E">
      <w:pPr>
        <w:spacing w:after="0"/>
        <w:rPr>
          <w:rFonts w:cs="Times New Roman"/>
          <w:color w:val="000000" w:themeColor="text1"/>
        </w:rPr>
        <w:sectPr w:rsidR="00C834D1" w:rsidSect="00884DF4">
          <w:type w:val="continuous"/>
          <w:pgSz w:w="12240" w:h="15840"/>
          <w:pgMar w:top="1440" w:right="1080" w:bottom="1080" w:left="1080" w:header="720" w:footer="720" w:gutter="0"/>
          <w:cols w:space="180"/>
          <w:docGrid w:linePitch="360"/>
          <w:sectPrChange w:id="12749" w:author="Summer 2023 updates" w:date="2024-07-31T13:42:00Z">
            <w:sectPr w:rsidR="00C834D1" w:rsidSect="00884DF4">
              <w:pgMar w:top="720" w:right="720" w:bottom="990" w:left="1440" w:header="720" w:footer="720" w:gutter="0"/>
            </w:sectPr>
          </w:sectPrChange>
        </w:sectPr>
      </w:pPr>
    </w:p>
    <w:p w14:paraId="1B0EEBFA" w14:textId="6B93C8A8" w:rsidR="0078454E" w:rsidRPr="00424939" w:rsidRDefault="0078454E" w:rsidP="000806CE">
      <w:pPr>
        <w:spacing w:after="0"/>
        <w:ind w:left="180" w:hanging="180"/>
        <w:rPr>
          <w:rFonts w:cs="Times New Roman"/>
          <w:color w:val="000000" w:themeColor="text1"/>
        </w:rPr>
        <w:pPrChange w:id="12750" w:author="Summer 2023 updates" w:date="2024-07-31T13:42:00Z">
          <w:pPr>
            <w:spacing w:after="0"/>
          </w:pPr>
        </w:pPrChange>
      </w:pPr>
      <w:r w:rsidRPr="00424939">
        <w:rPr>
          <w:rFonts w:cs="Times New Roman"/>
          <w:color w:val="000000" w:themeColor="text1"/>
        </w:rPr>
        <w:t>HIS-145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the United States to 1865 </w:t>
      </w:r>
    </w:p>
    <w:p w14:paraId="07276A40" w14:textId="77777777" w:rsidR="0078454E" w:rsidRPr="00424939" w:rsidRDefault="0078454E" w:rsidP="000806CE">
      <w:pPr>
        <w:spacing w:after="0"/>
        <w:ind w:left="180" w:hanging="180"/>
        <w:rPr>
          <w:rFonts w:cs="Times New Roman"/>
          <w:color w:val="000000" w:themeColor="text1"/>
        </w:rPr>
        <w:pPrChange w:id="12751" w:author="Summer 2023 updates" w:date="2024-07-31T13:42:00Z">
          <w:pPr>
            <w:spacing w:after="0"/>
          </w:pPr>
        </w:pPrChange>
      </w:pPr>
      <w:r w:rsidRPr="00424939">
        <w:rPr>
          <w:rFonts w:cs="Times New Roman"/>
          <w:color w:val="000000" w:themeColor="text1"/>
        </w:rPr>
        <w:t>HIS-155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of the United States Since 1865 </w:t>
      </w:r>
    </w:p>
    <w:p w14:paraId="0C89233B" w14:textId="77777777" w:rsidR="0078454E" w:rsidRPr="00424939" w:rsidRDefault="0078454E" w:rsidP="000806CE">
      <w:pPr>
        <w:spacing w:after="0"/>
        <w:ind w:left="180" w:hanging="180"/>
        <w:rPr>
          <w:rFonts w:cs="Times New Roman"/>
          <w:color w:val="000000" w:themeColor="text1"/>
        </w:rPr>
        <w:pPrChange w:id="12752" w:author="Summer 2023 updates" w:date="2024-07-31T13:42:00Z">
          <w:pPr>
            <w:spacing w:after="0"/>
          </w:pPr>
        </w:pPrChange>
      </w:pPr>
      <w:r w:rsidRPr="00424939">
        <w:rPr>
          <w:rFonts w:cs="Times New Roman"/>
          <w:color w:val="000000" w:themeColor="text1"/>
        </w:rPr>
        <w:t>HIS-217 The American War in Vietnam (WE)</w:t>
      </w:r>
    </w:p>
    <w:p w14:paraId="597248C3" w14:textId="77777777" w:rsidR="0078454E" w:rsidRPr="00424939" w:rsidRDefault="0078454E" w:rsidP="000806CE">
      <w:pPr>
        <w:spacing w:after="0"/>
        <w:ind w:left="180" w:hanging="180"/>
        <w:rPr>
          <w:rFonts w:cs="Times New Roman"/>
          <w:color w:val="000000" w:themeColor="text1"/>
        </w:rPr>
        <w:pPrChange w:id="12753" w:author="Summer 2023 updates" w:date="2024-07-31T13:42:00Z">
          <w:pPr>
            <w:spacing w:after="0"/>
          </w:pPr>
        </w:pPrChange>
      </w:pPr>
      <w:r w:rsidRPr="00424939">
        <w:rPr>
          <w:rFonts w:cs="Times New Roman"/>
          <w:color w:val="000000" w:themeColor="text1"/>
        </w:rPr>
        <w:t>HIS-227 The American Civil War (WE)</w:t>
      </w:r>
    </w:p>
    <w:p w14:paraId="12CEE7E5" w14:textId="77777777" w:rsidR="0078454E" w:rsidRPr="00424939" w:rsidRDefault="0078454E" w:rsidP="0078454E">
      <w:pPr>
        <w:spacing w:after="0"/>
        <w:rPr>
          <w:del w:id="12754" w:author="Summer 2023 updates" w:date="2024-07-31T13:42:00Z"/>
          <w:rFonts w:cs="Times New Roman"/>
          <w:color w:val="000000" w:themeColor="text1"/>
        </w:rPr>
      </w:pPr>
      <w:del w:id="12755" w:author="Summer 2023 updates" w:date="2024-07-31T13:42:00Z">
        <w:r w:rsidRPr="00424939">
          <w:rPr>
            <w:rFonts w:cs="Times New Roman"/>
            <w:color w:val="000000" w:themeColor="text1"/>
          </w:rPr>
          <w:fldChar w:fldCharType="begin"/>
        </w:r>
        <w:r w:rsidRPr="00424939">
          <w:rPr>
            <w:rFonts w:cs="Times New Roman"/>
            <w:color w:val="000000" w:themeColor="text1"/>
          </w:rPr>
          <w:delInstrText xml:space="preserve"> XE "History" </w:delInstrText>
        </w:r>
        <w:r w:rsidRPr="00424939">
          <w:rPr>
            <w:rFonts w:cs="Times New Roman"/>
            <w:color w:val="000000" w:themeColor="text1"/>
          </w:rPr>
          <w:fldChar w:fldCharType="end"/>
        </w:r>
      </w:del>
    </w:p>
    <w:p w14:paraId="5DA489BC" w14:textId="01002EA4" w:rsidR="0078454E" w:rsidRPr="00424939" w:rsidRDefault="0078454E" w:rsidP="000806CE">
      <w:pPr>
        <w:spacing w:after="0"/>
        <w:ind w:left="180" w:hanging="180"/>
        <w:rPr>
          <w:rFonts w:cs="Times New Roman"/>
          <w:color w:val="000000" w:themeColor="text1"/>
        </w:rPr>
        <w:pPrChange w:id="12756" w:author="Summer 2023 updates" w:date="2024-07-31T13:42:00Z">
          <w:pPr>
            <w:spacing w:after="0"/>
          </w:pPr>
        </w:pPrChange>
      </w:pPr>
      <w:r w:rsidRPr="00424939">
        <w:rPr>
          <w:rFonts w:cs="Times New Roman"/>
          <w:color w:val="000000" w:themeColor="text1"/>
        </w:rPr>
        <w:t>HIS-257 Native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46D7B8B4" w14:textId="0C9154A5" w:rsidR="0078454E" w:rsidRPr="00424939" w:rsidRDefault="0078454E" w:rsidP="000806CE">
      <w:pPr>
        <w:spacing w:after="0"/>
        <w:ind w:left="180" w:hanging="180"/>
        <w:rPr>
          <w:rFonts w:cs="Times New Roman"/>
          <w:color w:val="000000" w:themeColor="text1"/>
        </w:rPr>
        <w:pPrChange w:id="12757" w:author="Summer 2023 updates" w:date="2024-07-31T13:42:00Z">
          <w:pPr>
            <w:spacing w:after="0"/>
          </w:pPr>
        </w:pPrChange>
      </w:pPr>
      <w:r w:rsidRPr="00424939">
        <w:rPr>
          <w:rFonts w:cs="Times New Roman"/>
          <w:color w:val="000000" w:themeColor="text1"/>
        </w:rPr>
        <w:t xml:space="preserve">HIS-297 Women in America </w:t>
      </w:r>
      <w:r w:rsidR="00680409">
        <w:rPr>
          <w:rFonts w:cs="Times New Roman"/>
          <w:color w:val="000000" w:themeColor="text1"/>
        </w:rPr>
        <w:t>(WE)</w:t>
      </w:r>
    </w:p>
    <w:p w14:paraId="0C7E4374" w14:textId="7AE5FF32" w:rsidR="0078454E" w:rsidRPr="00424939" w:rsidRDefault="0078454E" w:rsidP="000806CE">
      <w:pPr>
        <w:spacing w:after="0"/>
        <w:ind w:left="180" w:hanging="180"/>
        <w:rPr>
          <w:rFonts w:cs="Times New Roman"/>
          <w:color w:val="000000" w:themeColor="text1"/>
        </w:rPr>
        <w:pPrChange w:id="12758" w:author="Summer 2023 updates" w:date="2024-07-31T13:42:00Z">
          <w:pPr>
            <w:spacing w:after="0"/>
            <w:ind w:left="90" w:hanging="90"/>
          </w:pPr>
        </w:pPrChange>
      </w:pPr>
      <w:r w:rsidRPr="00424939">
        <w:rPr>
          <w:rFonts w:cs="Times New Roman"/>
          <w:color w:val="000000" w:themeColor="text1"/>
        </w:rPr>
        <w:t>HIS-317 Topics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United States Pluralism </w:t>
      </w:r>
      <w:r w:rsidR="00680409">
        <w:rPr>
          <w:rFonts w:cs="Times New Roman"/>
          <w:color w:val="000000" w:themeColor="text1"/>
        </w:rPr>
        <w:t>WE)</w:t>
      </w:r>
    </w:p>
    <w:p w14:paraId="707BF30D" w14:textId="2D671C18" w:rsidR="0078454E" w:rsidRPr="00424939" w:rsidRDefault="0078454E" w:rsidP="000806CE">
      <w:pPr>
        <w:spacing w:after="0"/>
        <w:ind w:left="180" w:hanging="180"/>
        <w:rPr>
          <w:rFonts w:cs="Times New Roman"/>
          <w:color w:val="000000" w:themeColor="text1"/>
        </w:rPr>
        <w:pPrChange w:id="12759" w:author="Summer 2023 updates" w:date="2024-07-31T13:42:00Z">
          <w:pPr>
            <w:spacing w:after="0"/>
          </w:pPr>
        </w:pPrChange>
      </w:pPr>
      <w:r w:rsidRPr="00424939">
        <w:rPr>
          <w:rFonts w:cs="Times New Roman"/>
          <w:color w:val="000000" w:themeColor="text1"/>
        </w:rPr>
        <w:t>HIS-325 Recent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 </w:t>
      </w:r>
      <w:r w:rsidR="00680409">
        <w:rPr>
          <w:rFonts w:cs="Times New Roman"/>
          <w:color w:val="000000" w:themeColor="text1"/>
        </w:rPr>
        <w:t>(WE)</w:t>
      </w:r>
    </w:p>
    <w:p w14:paraId="44663755" w14:textId="5542EB7B" w:rsidR="0078454E" w:rsidRDefault="0078454E" w:rsidP="000806CE">
      <w:pPr>
        <w:spacing w:after="0"/>
        <w:ind w:left="180" w:hanging="180"/>
        <w:rPr>
          <w:rFonts w:cs="Times New Roman"/>
          <w:color w:val="000000" w:themeColor="text1"/>
        </w:rPr>
        <w:pPrChange w:id="12760" w:author="Summer 2023 updates" w:date="2024-07-31T13:42:00Z">
          <w:pPr>
            <w:spacing w:after="0"/>
          </w:pPr>
        </w:pPrChange>
      </w:pPr>
      <w:r w:rsidRPr="00424939">
        <w:rPr>
          <w:rFonts w:cs="Times New Roman"/>
          <w:color w:val="000000" w:themeColor="text1"/>
        </w:rPr>
        <w:t>HIS-335 Recent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II </w:t>
      </w:r>
      <w:r w:rsidR="00680409">
        <w:rPr>
          <w:rFonts w:cs="Times New Roman"/>
          <w:color w:val="000000" w:themeColor="text1"/>
        </w:rPr>
        <w:t>(WE)</w:t>
      </w:r>
    </w:p>
    <w:p w14:paraId="0350AD12" w14:textId="6A2E9E19" w:rsidR="00F61E02" w:rsidRPr="00424939" w:rsidRDefault="00057C2A" w:rsidP="000806CE">
      <w:pPr>
        <w:spacing w:after="0"/>
        <w:ind w:left="180" w:hanging="180"/>
        <w:rPr>
          <w:rFonts w:cs="Times New Roman"/>
          <w:color w:val="000000" w:themeColor="text1"/>
        </w:rPr>
        <w:pPrChange w:id="12761" w:author="Summer 2023 updates" w:date="2024-07-31T13:42:00Z">
          <w:pPr>
            <w:spacing w:after="0"/>
          </w:pPr>
        </w:pPrChange>
      </w:pPr>
      <w:r>
        <w:rPr>
          <w:rFonts w:cs="Times New Roman"/>
          <w:color w:val="000000" w:themeColor="text1"/>
        </w:rPr>
        <w:t>HIS-347</w:t>
      </w:r>
      <w:r w:rsidR="00F61E02" w:rsidRPr="00424939">
        <w:rPr>
          <w:rFonts w:cs="Times New Roman"/>
          <w:color w:val="000000" w:themeColor="text1"/>
        </w:rPr>
        <w:t xml:space="preserve"> African American History</w:t>
      </w:r>
      <w:r w:rsidR="00F61E02">
        <w:rPr>
          <w:rFonts w:cs="Times New Roman"/>
          <w:color w:val="000000" w:themeColor="text1"/>
        </w:rPr>
        <w:t xml:space="preserve"> (WE)</w:t>
      </w:r>
    </w:p>
    <w:p w14:paraId="7449295D" w14:textId="34862551" w:rsidR="0078454E" w:rsidRPr="00424939" w:rsidRDefault="0078454E" w:rsidP="000806CE">
      <w:pPr>
        <w:keepNext/>
        <w:spacing w:after="0"/>
        <w:ind w:left="180" w:hanging="180"/>
        <w:rPr>
          <w:rFonts w:cs="Times New Roman"/>
          <w:color w:val="000000" w:themeColor="text1"/>
        </w:rPr>
        <w:pPrChange w:id="12762" w:author="Summer 2023 updates" w:date="2024-07-31T13:42:00Z">
          <w:pPr>
            <w:keepNext/>
            <w:spacing w:after="0"/>
          </w:pPr>
        </w:pPrChange>
      </w:pPr>
      <w:r w:rsidRPr="00424939">
        <w:rPr>
          <w:rFonts w:cs="Times New Roman"/>
          <w:color w:val="000000" w:themeColor="text1"/>
        </w:rPr>
        <w:t>HIS-387 American Colonial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5C7090F7" w14:textId="1DBE9BB6" w:rsidR="0078454E" w:rsidRPr="00424939" w:rsidRDefault="0078454E" w:rsidP="000806CE">
      <w:pPr>
        <w:spacing w:after="0"/>
        <w:ind w:left="180" w:hanging="180"/>
        <w:rPr>
          <w:rFonts w:cs="Times New Roman"/>
          <w:color w:val="000000" w:themeColor="text1"/>
        </w:rPr>
        <w:pPrChange w:id="12763" w:author="Summer 2023 updates" w:date="2024-07-31T13:42:00Z">
          <w:pPr>
            <w:spacing w:after="0"/>
          </w:pPr>
        </w:pPrChange>
      </w:pPr>
      <w:r w:rsidRPr="00424939">
        <w:rPr>
          <w:rFonts w:cs="Times New Roman"/>
          <w:color w:val="000000" w:themeColor="text1"/>
        </w:rPr>
        <w:t>HIS-395 United States Diplomatic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580ECF8C" w14:textId="77777777" w:rsidR="00C834D1" w:rsidRDefault="00C834D1" w:rsidP="00505068">
      <w:pPr>
        <w:spacing w:after="0"/>
        <w:rPr>
          <w:rFonts w:cs="Times New Roman"/>
          <w:i/>
          <w:smallCaps/>
          <w:color w:val="000000" w:themeColor="text1"/>
        </w:rPr>
        <w:sectPr w:rsidR="00C834D1" w:rsidSect="00884DF4">
          <w:type w:val="continuous"/>
          <w:pgSz w:w="12240" w:h="15840"/>
          <w:pgMar w:top="1440" w:right="1080" w:bottom="1080" w:left="1080" w:header="720" w:footer="720" w:gutter="0"/>
          <w:cols w:num="2" w:space="180"/>
          <w:docGrid w:linePitch="360"/>
          <w:sectPrChange w:id="12764" w:author="Summer 2023 updates" w:date="2024-07-31T13:42:00Z">
            <w:sectPr w:rsidR="00C834D1" w:rsidSect="00884DF4">
              <w:pgMar w:top="720" w:right="720" w:bottom="990" w:left="1440" w:header="720" w:footer="720" w:gutter="0"/>
            </w:sectPr>
          </w:sectPrChange>
        </w:sectPr>
      </w:pPr>
    </w:p>
    <w:p w14:paraId="6D07F844" w14:textId="77777777" w:rsidR="00E61999" w:rsidRPr="00424939" w:rsidRDefault="00E61999" w:rsidP="00505068">
      <w:pPr>
        <w:spacing w:after="0"/>
        <w:rPr>
          <w:rFonts w:cs="Times New Roman"/>
          <w:i/>
          <w:smallCaps/>
          <w:color w:val="000000" w:themeColor="text1"/>
        </w:rPr>
      </w:pPr>
    </w:p>
    <w:p w14:paraId="26A301CD" w14:textId="77777777" w:rsidR="00E61999" w:rsidRPr="00424939" w:rsidRDefault="00E61999" w:rsidP="00505068">
      <w:pPr>
        <w:spacing w:after="0"/>
        <w:rPr>
          <w:del w:id="12765" w:author="Summer 2023 updates" w:date="2024-07-31T13:42:00Z"/>
          <w:rFonts w:cs="Times New Roman"/>
          <w:i/>
          <w:smallCaps/>
          <w:color w:val="000000" w:themeColor="text1"/>
        </w:rPr>
      </w:pPr>
    </w:p>
    <w:p w14:paraId="74E368B5" w14:textId="65384BBF" w:rsidR="0078454E" w:rsidRPr="00424939" w:rsidRDefault="000A6A66" w:rsidP="00505068">
      <w:pPr>
        <w:spacing w:after="0"/>
        <w:rPr>
          <w:rFonts w:cs="Times New Roman"/>
          <w:i/>
          <w:smallCaps/>
          <w:color w:val="000000" w:themeColor="text1"/>
        </w:rPr>
      </w:pPr>
      <w:r>
        <w:rPr>
          <w:rFonts w:cs="Times New Roman"/>
          <w:i/>
          <w:smallCaps/>
          <w:color w:val="000000" w:themeColor="text1"/>
        </w:rPr>
        <w:t>Methods and R</w:t>
      </w:r>
      <w:r w:rsidR="0078454E" w:rsidRPr="00424939">
        <w:rPr>
          <w:rFonts w:cs="Times New Roman"/>
          <w:i/>
          <w:smallCaps/>
          <w:color w:val="000000" w:themeColor="text1"/>
        </w:rPr>
        <w:t>esearch</w:t>
      </w:r>
    </w:p>
    <w:p w14:paraId="0A27F9CE" w14:textId="77777777" w:rsidR="00C834D1" w:rsidRDefault="00C834D1" w:rsidP="0078454E">
      <w:pPr>
        <w:spacing w:after="0"/>
        <w:rPr>
          <w:rFonts w:cs="Times New Roman"/>
          <w:color w:val="000000" w:themeColor="text1"/>
        </w:rPr>
        <w:sectPr w:rsidR="00C834D1" w:rsidSect="00884DF4">
          <w:type w:val="continuous"/>
          <w:pgSz w:w="12240" w:h="15840"/>
          <w:pgMar w:top="1440" w:right="1080" w:bottom="1080" w:left="1080" w:header="720" w:footer="720" w:gutter="0"/>
          <w:cols w:space="180"/>
          <w:docGrid w:linePitch="360"/>
          <w:sectPrChange w:id="12766" w:author="Summer 2023 updates" w:date="2024-07-31T13:42:00Z">
            <w:sectPr w:rsidR="00C834D1" w:rsidSect="00884DF4">
              <w:pgMar w:top="720" w:right="720" w:bottom="990" w:left="1440" w:header="720" w:footer="720" w:gutter="0"/>
            </w:sectPr>
          </w:sectPrChange>
        </w:sectPr>
      </w:pPr>
    </w:p>
    <w:p w14:paraId="5334D825" w14:textId="3499C504" w:rsidR="0078454E" w:rsidRPr="00424939" w:rsidRDefault="0078454E" w:rsidP="000806CE">
      <w:pPr>
        <w:spacing w:after="0"/>
        <w:ind w:left="180" w:hanging="180"/>
        <w:rPr>
          <w:rFonts w:cs="Times New Roman"/>
          <w:color w:val="000000" w:themeColor="text1"/>
        </w:rPr>
        <w:pPrChange w:id="12767" w:author="Summer 2023 updates" w:date="2024-07-31T13:42:00Z">
          <w:pPr>
            <w:spacing w:after="0"/>
          </w:pPr>
        </w:pPrChange>
      </w:pPr>
      <w:r w:rsidRPr="00424939">
        <w:rPr>
          <w:rFonts w:cs="Times New Roman"/>
          <w:color w:val="000000" w:themeColor="text1"/>
        </w:rPr>
        <w:t>HIS-205 The Historian’s Craft (WE)</w:t>
      </w:r>
    </w:p>
    <w:p w14:paraId="2E60464F" w14:textId="25FCA5D5" w:rsidR="0078454E" w:rsidRPr="00424939" w:rsidRDefault="0078454E" w:rsidP="000806CE">
      <w:pPr>
        <w:spacing w:after="0"/>
        <w:ind w:left="180" w:hanging="180"/>
        <w:rPr>
          <w:rFonts w:cs="Times New Roman"/>
          <w:color w:val="000000" w:themeColor="text1"/>
        </w:rPr>
        <w:pPrChange w:id="12768" w:author="Summer 2023 updates" w:date="2024-07-31T13:42:00Z">
          <w:pPr>
            <w:spacing w:after="0"/>
          </w:pPr>
        </w:pPrChange>
      </w:pPr>
      <w:r w:rsidRPr="00424939">
        <w:rPr>
          <w:rFonts w:cs="Times New Roman"/>
          <w:color w:val="000000" w:themeColor="text1"/>
        </w:rPr>
        <w:t>HIS-465 Seminar in Ancient History</w:t>
      </w:r>
      <w:r w:rsidR="000A6A66">
        <w:rPr>
          <w:rFonts w:cs="Times New Roman"/>
          <w:color w:val="000000" w:themeColor="text1"/>
        </w:rPr>
        <w:t xml:space="preserve"> </w:t>
      </w:r>
      <w:r w:rsidR="00680409">
        <w:rPr>
          <w:rFonts w:cs="Times New Roman"/>
          <w:color w:val="000000" w:themeColor="text1"/>
        </w:rPr>
        <w:t>(WE)</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p>
    <w:p w14:paraId="5267BDDC" w14:textId="71B094A0" w:rsidR="0078454E" w:rsidRPr="00424939" w:rsidRDefault="0078454E" w:rsidP="000806CE">
      <w:pPr>
        <w:spacing w:after="0"/>
        <w:ind w:left="180" w:hanging="180"/>
        <w:rPr>
          <w:rFonts w:cs="Times New Roman"/>
          <w:color w:val="000000" w:themeColor="text1"/>
        </w:rPr>
        <w:pPrChange w:id="12769" w:author="Summer 2023 updates" w:date="2024-07-31T13:42:00Z">
          <w:pPr>
            <w:spacing w:after="0"/>
          </w:pPr>
        </w:pPrChange>
      </w:pPr>
      <w:r w:rsidRPr="00424939">
        <w:rPr>
          <w:rFonts w:cs="Times New Roman"/>
          <w:color w:val="000000" w:themeColor="text1"/>
        </w:rPr>
        <w:t>HIS-466 Seminar in Modern East Asian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14A35E95" w14:textId="3954029C" w:rsidR="0078454E" w:rsidRPr="00424939" w:rsidRDefault="0078454E" w:rsidP="000806CE">
      <w:pPr>
        <w:spacing w:after="0"/>
        <w:ind w:left="180" w:hanging="180"/>
        <w:rPr>
          <w:rFonts w:cs="Times New Roman"/>
          <w:color w:val="000000" w:themeColor="text1"/>
        </w:rPr>
        <w:pPrChange w:id="12770" w:author="Summer 2023 updates" w:date="2024-07-31T13:42:00Z">
          <w:pPr>
            <w:spacing w:after="0"/>
          </w:pPr>
        </w:pPrChange>
      </w:pPr>
      <w:r w:rsidRPr="00424939">
        <w:rPr>
          <w:rFonts w:cs="Times New Roman"/>
          <w:color w:val="000000" w:themeColor="text1"/>
        </w:rPr>
        <w:t>HIS-472 Seminar in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 </w:t>
      </w:r>
      <w:r w:rsidR="00680409">
        <w:rPr>
          <w:rFonts w:cs="Times New Roman"/>
          <w:color w:val="000000" w:themeColor="text1"/>
        </w:rPr>
        <w:t>(WE)</w:t>
      </w:r>
    </w:p>
    <w:p w14:paraId="20A8B5E8" w14:textId="2ECEF5E3" w:rsidR="0078454E" w:rsidRPr="00424939" w:rsidRDefault="0078454E" w:rsidP="000806CE">
      <w:pPr>
        <w:spacing w:after="0"/>
        <w:ind w:left="180" w:hanging="180"/>
        <w:rPr>
          <w:rFonts w:cs="Times New Roman"/>
          <w:color w:val="000000" w:themeColor="text1"/>
        </w:rPr>
        <w:pPrChange w:id="12771" w:author="Summer 2023 updates" w:date="2024-07-31T13:42:00Z">
          <w:pPr>
            <w:spacing w:after="0"/>
          </w:pPr>
        </w:pPrChange>
      </w:pPr>
      <w:r w:rsidRPr="00424939">
        <w:rPr>
          <w:rFonts w:cs="Times New Roman"/>
          <w:color w:val="000000" w:themeColor="text1"/>
        </w:rPr>
        <w:t>HIS-473 Seminar in American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II </w:t>
      </w:r>
      <w:r w:rsidR="00680409">
        <w:rPr>
          <w:rFonts w:cs="Times New Roman"/>
          <w:color w:val="000000" w:themeColor="text1"/>
        </w:rPr>
        <w:t>(WE)</w:t>
      </w:r>
    </w:p>
    <w:p w14:paraId="0BB7A394" w14:textId="4301E707" w:rsidR="00A65D8F" w:rsidRDefault="0078454E" w:rsidP="000806CE">
      <w:pPr>
        <w:spacing w:after="0"/>
        <w:ind w:left="180" w:hanging="180"/>
        <w:rPr>
          <w:rFonts w:cs="Times New Roman"/>
          <w:color w:val="000000" w:themeColor="text1"/>
        </w:rPr>
        <w:pPrChange w:id="12772" w:author="Summer 2023 updates" w:date="2024-07-31T13:42:00Z">
          <w:pPr>
            <w:spacing w:after="0"/>
          </w:pPr>
        </w:pPrChange>
      </w:pPr>
      <w:r w:rsidRPr="00424939">
        <w:rPr>
          <w:rFonts w:cs="Times New Roman"/>
          <w:color w:val="000000" w:themeColor="text1"/>
        </w:rPr>
        <w:t>HIS-474 Seminar in Modern European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3B08C399" w14:textId="77777777" w:rsidR="000A6A66" w:rsidRPr="000A6A66" w:rsidRDefault="000A6A66" w:rsidP="000A6A66">
      <w:pPr>
        <w:spacing w:after="0"/>
        <w:rPr>
          <w:rFonts w:cs="Times New Roman"/>
          <w:color w:val="000000" w:themeColor="text1"/>
        </w:rPr>
        <w:sectPr w:rsidR="000A6A66" w:rsidRPr="000A6A66" w:rsidSect="00884DF4">
          <w:type w:val="continuous"/>
          <w:pgSz w:w="12240" w:h="15840"/>
          <w:pgMar w:top="1440" w:right="1080" w:bottom="1080" w:left="1080" w:header="720" w:footer="720" w:gutter="0"/>
          <w:cols w:num="2" w:space="180"/>
          <w:docGrid w:linePitch="360"/>
          <w:sectPrChange w:id="12773" w:author="Summer 2023 updates" w:date="2024-07-31T13:42:00Z">
            <w:sectPr w:rsidR="000A6A66" w:rsidRPr="000A6A66" w:rsidSect="00884DF4">
              <w:pgMar w:top="720" w:right="720" w:bottom="990" w:left="1440" w:header="720" w:footer="720" w:gutter="0"/>
            </w:sectPr>
          </w:sectPrChange>
        </w:sectPr>
      </w:pPr>
    </w:p>
    <w:p w14:paraId="73B76673" w14:textId="77777777" w:rsidR="000A6A66" w:rsidRDefault="000A6A66" w:rsidP="0078454E">
      <w:pPr>
        <w:spacing w:after="0"/>
        <w:rPr>
          <w:rFonts w:cs="Times New Roman"/>
          <w:i/>
          <w:smallCaps/>
          <w:color w:val="000000" w:themeColor="text1"/>
        </w:rPr>
      </w:pPr>
    </w:p>
    <w:p w14:paraId="44752372" w14:textId="2A32A381" w:rsidR="0078454E" w:rsidRPr="00424939" w:rsidRDefault="000A6A66" w:rsidP="0078454E">
      <w:pPr>
        <w:spacing w:after="0"/>
        <w:rPr>
          <w:rFonts w:cs="Times New Roman"/>
          <w:i/>
          <w:smallCaps/>
          <w:color w:val="000000" w:themeColor="text1"/>
        </w:rPr>
      </w:pPr>
      <w:r>
        <w:rPr>
          <w:rFonts w:cs="Times New Roman"/>
          <w:i/>
          <w:smallCaps/>
          <w:color w:val="000000" w:themeColor="text1"/>
        </w:rPr>
        <w:t>O</w:t>
      </w:r>
      <w:r w:rsidR="0078454E" w:rsidRPr="00424939">
        <w:rPr>
          <w:rFonts w:cs="Times New Roman"/>
          <w:i/>
          <w:smallCaps/>
          <w:color w:val="000000" w:themeColor="text1"/>
        </w:rPr>
        <w:t xml:space="preserve">ther </w:t>
      </w:r>
      <w:r>
        <w:rPr>
          <w:rFonts w:cs="Times New Roman"/>
          <w:i/>
          <w:smallCaps/>
          <w:color w:val="000000" w:themeColor="text1"/>
        </w:rPr>
        <w:t>H</w:t>
      </w:r>
      <w:r w:rsidR="0078454E" w:rsidRPr="00424939">
        <w:rPr>
          <w:rFonts w:cs="Times New Roman"/>
          <w:i/>
          <w:smallCaps/>
          <w:color w:val="000000" w:themeColor="text1"/>
        </w:rPr>
        <w:t xml:space="preserve">istory </w:t>
      </w:r>
      <w:r>
        <w:rPr>
          <w:rFonts w:cs="Times New Roman"/>
          <w:i/>
          <w:smallCaps/>
          <w:color w:val="000000" w:themeColor="text1"/>
        </w:rPr>
        <w:t>C</w:t>
      </w:r>
      <w:r w:rsidR="0078454E" w:rsidRPr="00424939">
        <w:rPr>
          <w:rFonts w:cs="Times New Roman"/>
          <w:i/>
          <w:smallCaps/>
          <w:color w:val="000000" w:themeColor="text1"/>
        </w:rPr>
        <w:t>ourses</w:t>
      </w:r>
    </w:p>
    <w:p w14:paraId="110B98C7" w14:textId="77777777" w:rsidR="00C834D1" w:rsidRDefault="00C834D1" w:rsidP="00AC2D41">
      <w:pPr>
        <w:spacing w:after="0"/>
        <w:rPr>
          <w:rFonts w:cs="Times New Roman"/>
          <w:color w:val="000000" w:themeColor="text1"/>
        </w:rPr>
        <w:sectPr w:rsidR="00C834D1" w:rsidSect="00884DF4">
          <w:type w:val="continuous"/>
          <w:pgSz w:w="12240" w:h="15840"/>
          <w:pgMar w:top="1440" w:right="1080" w:bottom="1080" w:left="1080" w:header="720" w:footer="720" w:gutter="0"/>
          <w:cols w:space="720"/>
          <w:docGrid w:linePitch="360"/>
          <w:sectPrChange w:id="12774" w:author="Summer 2023 updates" w:date="2024-07-31T13:42:00Z">
            <w:sectPr w:rsidR="00C834D1" w:rsidSect="00884DF4">
              <w:pgMar w:top="720" w:right="720" w:bottom="990" w:left="1440" w:header="720" w:footer="720" w:gutter="0"/>
            </w:sectPr>
          </w:sectPrChange>
        </w:sectPr>
      </w:pPr>
    </w:p>
    <w:p w14:paraId="57465C56" w14:textId="5F0A9FFB" w:rsidR="00492C55" w:rsidRDefault="00D333F6" w:rsidP="000806CE">
      <w:pPr>
        <w:spacing w:after="0"/>
        <w:ind w:left="180" w:hanging="180"/>
        <w:rPr>
          <w:rFonts w:cs="Times New Roman"/>
          <w:color w:val="000000" w:themeColor="text1"/>
        </w:rPr>
        <w:pPrChange w:id="12775" w:author="Summer 2023 updates" w:date="2024-07-31T13:42:00Z">
          <w:pPr>
            <w:spacing w:after="0"/>
          </w:pPr>
        </w:pPrChange>
      </w:pPr>
      <w:r>
        <w:rPr>
          <w:rFonts w:cs="Times New Roman"/>
          <w:color w:val="000000" w:themeColor="text1"/>
        </w:rPr>
        <w:t>HIS-208 The First World War</w:t>
      </w:r>
      <w:r w:rsidR="00492C55">
        <w:rPr>
          <w:rFonts w:cs="Times New Roman"/>
          <w:color w:val="000000" w:themeColor="text1"/>
        </w:rPr>
        <w:t xml:space="preserve"> (WE)</w:t>
      </w:r>
    </w:p>
    <w:p w14:paraId="685D6535" w14:textId="77777777" w:rsidR="00492C55" w:rsidRDefault="00D333F6" w:rsidP="000806CE">
      <w:pPr>
        <w:spacing w:after="0"/>
        <w:ind w:left="180" w:hanging="180"/>
        <w:rPr>
          <w:rFonts w:cs="Times New Roman"/>
          <w:color w:val="000000" w:themeColor="text1"/>
        </w:rPr>
        <w:pPrChange w:id="12776" w:author="Summer 2023 updates" w:date="2024-07-31T13:42:00Z">
          <w:pPr>
            <w:spacing w:after="0"/>
          </w:pPr>
        </w:pPrChange>
      </w:pPr>
      <w:r>
        <w:rPr>
          <w:rFonts w:cs="Times New Roman"/>
          <w:color w:val="000000" w:themeColor="text1"/>
        </w:rPr>
        <w:t>HIS-218 The Second World War</w:t>
      </w:r>
      <w:r w:rsidR="00492C55">
        <w:rPr>
          <w:rFonts w:cs="Times New Roman"/>
          <w:color w:val="000000" w:themeColor="text1"/>
        </w:rPr>
        <w:t xml:space="preserve"> (WE)</w:t>
      </w:r>
    </w:p>
    <w:p w14:paraId="0048EE63" w14:textId="47353B07" w:rsidR="00AC2D41" w:rsidRDefault="00AC2D41" w:rsidP="000806CE">
      <w:pPr>
        <w:spacing w:after="0"/>
        <w:ind w:left="180" w:hanging="180"/>
        <w:rPr>
          <w:rFonts w:cs="Times New Roman"/>
          <w:color w:val="000000" w:themeColor="text1"/>
        </w:rPr>
        <w:pPrChange w:id="12777" w:author="Summer 2023 updates" w:date="2024-07-31T13:42:00Z">
          <w:pPr>
            <w:spacing w:after="0"/>
          </w:pPr>
        </w:pPrChange>
      </w:pPr>
      <w:r w:rsidRPr="00424939">
        <w:rPr>
          <w:rFonts w:cs="Times New Roman"/>
          <w:color w:val="000000" w:themeColor="text1"/>
        </w:rPr>
        <w:t>HIS-268 Latin</w:t>
      </w:r>
      <w:r w:rsidRPr="00424939">
        <w:rPr>
          <w:rFonts w:cs="Times New Roman"/>
          <w:color w:val="000000" w:themeColor="text1"/>
        </w:rPr>
        <w:fldChar w:fldCharType="begin"/>
      </w:r>
      <w:r w:rsidRPr="00424939">
        <w:rPr>
          <w:rFonts w:cs="Times New Roman"/>
          <w:color w:val="000000" w:themeColor="text1"/>
        </w:rPr>
        <w:instrText xml:space="preserve"> XE "Latin" </w:instrText>
      </w:r>
      <w:r w:rsidRPr="00424939">
        <w:rPr>
          <w:rFonts w:cs="Times New Roman"/>
          <w:color w:val="000000" w:themeColor="text1"/>
        </w:rPr>
        <w:fldChar w:fldCharType="end"/>
      </w:r>
      <w:r w:rsidRPr="00424939">
        <w:rPr>
          <w:rFonts w:cs="Times New Roman"/>
          <w:color w:val="000000" w:themeColor="text1"/>
        </w:rPr>
        <w:t xml:space="preserve"> America </w:t>
      </w:r>
      <w:r w:rsidR="00680409">
        <w:rPr>
          <w:rFonts w:cs="Times New Roman"/>
          <w:color w:val="000000" w:themeColor="text1"/>
        </w:rPr>
        <w:t>(WE)</w:t>
      </w:r>
    </w:p>
    <w:p w14:paraId="60265A07" w14:textId="354B6AA9" w:rsidR="00DE3089" w:rsidRPr="00DE3089" w:rsidRDefault="00DE3089" w:rsidP="000806CE">
      <w:pPr>
        <w:autoSpaceDE w:val="0"/>
        <w:autoSpaceDN w:val="0"/>
        <w:adjustRightInd w:val="0"/>
        <w:spacing w:after="0"/>
        <w:ind w:left="180" w:hanging="180"/>
        <w:rPr>
          <w:rFonts w:cs="ArialMT"/>
        </w:rPr>
        <w:pPrChange w:id="12778" w:author="Summer 2023 updates" w:date="2024-07-31T13:42:00Z">
          <w:pPr>
            <w:autoSpaceDE w:val="0"/>
            <w:autoSpaceDN w:val="0"/>
            <w:adjustRightInd w:val="0"/>
            <w:spacing w:after="0"/>
          </w:pPr>
        </w:pPrChange>
      </w:pPr>
      <w:r>
        <w:rPr>
          <w:rFonts w:cs="Times New Roman"/>
          <w:color w:val="000000" w:themeColor="text1"/>
        </w:rPr>
        <w:t xml:space="preserve">HIS-276 </w:t>
      </w:r>
      <w:r w:rsidRPr="00DE3089">
        <w:rPr>
          <w:rFonts w:cs="ArialMT"/>
        </w:rPr>
        <w:t>The “Discovery” of America: Clash of Cultures and Alterities (WE)</w:t>
      </w:r>
    </w:p>
    <w:p w14:paraId="4DAD9660" w14:textId="77777777" w:rsidR="00492C55" w:rsidRDefault="00416798" w:rsidP="000806CE">
      <w:pPr>
        <w:spacing w:after="0"/>
        <w:ind w:left="180" w:hanging="180"/>
        <w:rPr>
          <w:rFonts w:cs="Times New Roman"/>
          <w:color w:val="000000" w:themeColor="text1"/>
        </w:rPr>
        <w:pPrChange w:id="12779" w:author="Summer 2023 updates" w:date="2024-07-31T13:42:00Z">
          <w:pPr>
            <w:spacing w:after="0"/>
          </w:pPr>
        </w:pPrChange>
      </w:pPr>
      <w:r>
        <w:rPr>
          <w:rFonts w:cs="Times New Roman"/>
          <w:color w:val="000000" w:themeColor="text1"/>
        </w:rPr>
        <w:t>HIS-278 History of the Holocaust</w:t>
      </w:r>
      <w:r w:rsidR="00492C55">
        <w:rPr>
          <w:rFonts w:cs="Times New Roman"/>
          <w:color w:val="000000" w:themeColor="text1"/>
        </w:rPr>
        <w:t xml:space="preserve"> (WE)</w:t>
      </w:r>
    </w:p>
    <w:p w14:paraId="0B6C6622" w14:textId="54970EEB" w:rsidR="00AB4BFF" w:rsidRDefault="00AB4BFF" w:rsidP="000806CE">
      <w:pPr>
        <w:spacing w:after="0"/>
        <w:ind w:left="180" w:hanging="180"/>
        <w:rPr>
          <w:rFonts w:cs="Times New Roman"/>
          <w:color w:val="000000" w:themeColor="text1"/>
        </w:rPr>
        <w:pPrChange w:id="12780" w:author="Summer 2023 updates" w:date="2024-07-31T13:42:00Z">
          <w:pPr>
            <w:spacing w:after="0"/>
          </w:pPr>
        </w:pPrChange>
      </w:pPr>
      <w:r w:rsidRPr="00424939">
        <w:rPr>
          <w:rFonts w:cs="Times New Roman"/>
          <w:color w:val="000000" w:themeColor="text1"/>
        </w:rPr>
        <w:t>HIS-286 Modern Middle East</w:t>
      </w:r>
      <w:r>
        <w:rPr>
          <w:rFonts w:cs="Times New Roman"/>
          <w:color w:val="000000" w:themeColor="text1"/>
        </w:rPr>
        <w:t xml:space="preserve"> (WE)</w:t>
      </w:r>
    </w:p>
    <w:p w14:paraId="6591134C" w14:textId="0D275564" w:rsidR="00AB4BFF" w:rsidRDefault="00700D05" w:rsidP="000806CE">
      <w:pPr>
        <w:spacing w:after="0"/>
        <w:ind w:left="180" w:hanging="180"/>
        <w:rPr>
          <w:rFonts w:cs="Times New Roman"/>
          <w:color w:val="000000" w:themeColor="text1"/>
        </w:rPr>
        <w:pPrChange w:id="12781" w:author="Summer 2023 updates" w:date="2024-07-31T13:42:00Z">
          <w:pPr>
            <w:spacing w:after="0"/>
          </w:pPr>
        </w:pPrChange>
      </w:pPr>
      <w:r>
        <w:rPr>
          <w:rFonts w:cs="Times New Roman"/>
          <w:color w:val="000000" w:themeColor="text1"/>
        </w:rPr>
        <w:t>HIS-300 Public History</w:t>
      </w:r>
      <w:r w:rsidR="00125731">
        <w:rPr>
          <w:rFonts w:cs="Times New Roman"/>
          <w:color w:val="000000" w:themeColor="text1"/>
        </w:rPr>
        <w:t xml:space="preserve"> (WE)</w:t>
      </w:r>
    </w:p>
    <w:p w14:paraId="574AC4EC" w14:textId="77777777" w:rsidR="00DE3089" w:rsidRDefault="00DE3089" w:rsidP="000806CE">
      <w:pPr>
        <w:ind w:left="-90" w:hanging="180"/>
        <w:rPr>
          <w:rFonts w:cs="Times New Roman"/>
          <w:color w:val="000000" w:themeColor="text1"/>
        </w:rPr>
        <w:pPrChange w:id="12782" w:author="Summer 2023 updates" w:date="2024-07-31T13:42:00Z">
          <w:pPr>
            <w:ind w:left="-270"/>
          </w:pPr>
        </w:pPrChange>
      </w:pPr>
      <w:r>
        <w:rPr>
          <w:rFonts w:cs="Times New Roman"/>
          <w:color w:val="000000" w:themeColor="text1"/>
        </w:rPr>
        <w:t xml:space="preserve">HIS-306 </w:t>
      </w:r>
      <w:r w:rsidRPr="00DE3089">
        <w:rPr>
          <w:rFonts w:cs="Times New Roman"/>
          <w:color w:val="000000" w:themeColor="text1"/>
        </w:rPr>
        <w:t>Revolution, Social Struggle, and Testimonio in Latin America 20</w:t>
      </w:r>
      <w:r w:rsidRPr="00DE3089">
        <w:rPr>
          <w:rFonts w:cs="Times New Roman"/>
          <w:color w:val="000000" w:themeColor="text1"/>
          <w:vertAlign w:val="superscript"/>
        </w:rPr>
        <w:t>th</w:t>
      </w:r>
      <w:r w:rsidRPr="00DE3089">
        <w:rPr>
          <w:rFonts w:cs="Times New Roman"/>
          <w:color w:val="000000" w:themeColor="text1"/>
        </w:rPr>
        <w:t xml:space="preserve"> Century (WE)</w:t>
      </w:r>
    </w:p>
    <w:p w14:paraId="40F88BAF" w14:textId="1B924153" w:rsidR="00DE3089" w:rsidRPr="00DE3089" w:rsidRDefault="00DE3089" w:rsidP="000806CE">
      <w:pPr>
        <w:ind w:left="-90" w:hanging="180"/>
        <w:rPr>
          <w:rFonts w:cs="Times New Roman"/>
          <w:color w:val="000000" w:themeColor="text1"/>
        </w:rPr>
        <w:pPrChange w:id="12783" w:author="Summer 2023 updates" w:date="2024-07-31T13:42:00Z">
          <w:pPr>
            <w:ind w:left="-270"/>
          </w:pPr>
        </w:pPrChange>
      </w:pPr>
      <w:r>
        <w:rPr>
          <w:rFonts w:cs="Times New Roman"/>
          <w:color w:val="000000" w:themeColor="text1"/>
        </w:rPr>
        <w:t xml:space="preserve">HIS-308 </w:t>
      </w:r>
      <w:r w:rsidRPr="00DE3089">
        <w:rPr>
          <w:rFonts w:cs="ArialMT"/>
        </w:rPr>
        <w:t xml:space="preserve">Legacies of the Cold War in </w:t>
      </w:r>
      <w:r w:rsidR="009331AA">
        <w:rPr>
          <w:rFonts w:cs="ArialMT"/>
        </w:rPr>
        <w:t xml:space="preserve">Argentina, Peru, </w:t>
      </w:r>
      <w:r w:rsidRPr="00DE3089">
        <w:rPr>
          <w:rFonts w:cs="ArialMT"/>
        </w:rPr>
        <w:t>Colombia, and Chile (WE)</w:t>
      </w:r>
    </w:p>
    <w:p w14:paraId="6956C98D" w14:textId="2D7417BA" w:rsidR="00283B38" w:rsidRPr="00424939" w:rsidRDefault="00125731" w:rsidP="000806CE">
      <w:pPr>
        <w:spacing w:after="0"/>
        <w:ind w:left="-90" w:hanging="180"/>
        <w:rPr>
          <w:rFonts w:cs="Times New Roman"/>
          <w:color w:val="000000" w:themeColor="text1"/>
        </w:rPr>
        <w:pPrChange w:id="12784" w:author="Summer 2023 updates" w:date="2024-07-31T13:42:00Z">
          <w:pPr>
            <w:spacing w:after="0"/>
            <w:ind w:left="-270"/>
          </w:pPr>
        </w:pPrChange>
      </w:pPr>
      <w:r>
        <w:rPr>
          <w:rFonts w:cs="Times New Roman"/>
          <w:color w:val="000000" w:themeColor="text1"/>
        </w:rPr>
        <w:t>HIS-328 Sport and Spectacle in Ancient Greece and</w:t>
      </w:r>
      <w:r w:rsidR="004060A8">
        <w:rPr>
          <w:rFonts w:cs="Times New Roman"/>
          <w:color w:val="000000" w:themeColor="text1"/>
        </w:rPr>
        <w:t xml:space="preserve"> </w:t>
      </w:r>
      <w:r>
        <w:rPr>
          <w:rFonts w:cs="Times New Roman"/>
          <w:color w:val="000000" w:themeColor="text1"/>
        </w:rPr>
        <w:t>Rome (WE)</w:t>
      </w:r>
    </w:p>
    <w:p w14:paraId="2A990451" w14:textId="5713C0EB" w:rsidR="00AC2D41" w:rsidRPr="00424939" w:rsidRDefault="00AC2D41" w:rsidP="000806CE">
      <w:pPr>
        <w:keepNext/>
        <w:spacing w:after="0"/>
        <w:ind w:left="-90" w:hanging="180"/>
        <w:rPr>
          <w:rFonts w:cs="Times New Roman"/>
          <w:color w:val="000000" w:themeColor="text1"/>
        </w:rPr>
        <w:pPrChange w:id="12785" w:author="Summer 2023 updates" w:date="2024-07-31T13:42:00Z">
          <w:pPr>
            <w:keepNext/>
            <w:spacing w:after="0"/>
            <w:ind w:left="-270"/>
          </w:pPr>
        </w:pPrChange>
      </w:pPr>
      <w:r w:rsidRPr="00424939">
        <w:rPr>
          <w:rFonts w:cs="Times New Roman"/>
          <w:color w:val="000000" w:themeColor="text1"/>
        </w:rPr>
        <w:t>HIS-444 Independent Study</w:t>
      </w:r>
      <w:r w:rsidRPr="00424939">
        <w:rPr>
          <w:rFonts w:cs="Times New Roman"/>
          <w:color w:val="000000" w:themeColor="text1"/>
        </w:rPr>
        <w:fldChar w:fldCharType="begin"/>
      </w:r>
      <w:r w:rsidRPr="00424939">
        <w:rPr>
          <w:rFonts w:cs="Times New Roman"/>
          <w:color w:val="000000" w:themeColor="text1"/>
        </w:rPr>
        <w:instrText xml:space="preserve"> XE "Independent Study" </w:instrText>
      </w:r>
      <w:r w:rsidRPr="00424939">
        <w:rPr>
          <w:rFonts w:cs="Times New Roman"/>
          <w:color w:val="000000" w:themeColor="text1"/>
        </w:rPr>
        <w:fldChar w:fldCharType="end"/>
      </w:r>
      <w:r w:rsidRPr="00424939">
        <w:rPr>
          <w:rFonts w:cs="Times New Roman"/>
          <w:color w:val="000000" w:themeColor="text1"/>
        </w:rPr>
        <w:t xml:space="preserve"> </w:t>
      </w:r>
      <w:r w:rsidR="00680409">
        <w:rPr>
          <w:rFonts w:cs="Times New Roman"/>
          <w:color w:val="000000" w:themeColor="text1"/>
        </w:rPr>
        <w:t>(WE)</w:t>
      </w:r>
    </w:p>
    <w:p w14:paraId="0B8F18E9" w14:textId="77777777" w:rsidR="00AC2D41" w:rsidRPr="00424939" w:rsidRDefault="00AC2D41" w:rsidP="000806CE">
      <w:pPr>
        <w:spacing w:after="0"/>
        <w:ind w:left="-90" w:hanging="180"/>
        <w:rPr>
          <w:rFonts w:cs="Times New Roman"/>
          <w:color w:val="000000" w:themeColor="text1"/>
        </w:rPr>
        <w:pPrChange w:id="12786" w:author="Summer 2023 updates" w:date="2024-07-31T13:42:00Z">
          <w:pPr>
            <w:spacing w:after="0"/>
            <w:ind w:left="-270"/>
          </w:pPr>
        </w:pPrChange>
      </w:pPr>
      <w:r w:rsidRPr="00424939">
        <w:rPr>
          <w:rFonts w:cs="Times New Roman"/>
          <w:color w:val="000000" w:themeColor="text1"/>
        </w:rPr>
        <w:t>HIS-494 Internship in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p>
    <w:p w14:paraId="25843F85" w14:textId="77777777" w:rsidR="00C834D1" w:rsidRDefault="00C834D1" w:rsidP="00AC4C72">
      <w:pPr>
        <w:spacing w:after="0"/>
        <w:rPr>
          <w:rFonts w:cs="Times New Roman"/>
          <w:b/>
          <w:smallCaps/>
          <w:color w:val="000000" w:themeColor="text1"/>
        </w:rPr>
        <w:sectPr w:rsidR="00C834D1" w:rsidSect="00884DF4">
          <w:type w:val="continuous"/>
          <w:pgSz w:w="12240" w:h="15840"/>
          <w:pgMar w:top="1440" w:right="1080" w:bottom="1080" w:left="1080" w:header="720" w:footer="720" w:gutter="0"/>
          <w:cols w:num="2" w:space="720"/>
          <w:docGrid w:linePitch="360"/>
          <w:sectPrChange w:id="12787" w:author="Summer 2023 updates" w:date="2024-07-31T13:42:00Z">
            <w:sectPr w:rsidR="00C834D1" w:rsidSect="00884DF4">
              <w:pgMar w:top="720" w:right="720" w:bottom="990" w:left="1440" w:header="720" w:footer="720" w:gutter="0"/>
            </w:sectPr>
          </w:sectPrChange>
        </w:sectPr>
      </w:pPr>
    </w:p>
    <w:p w14:paraId="6E3B620F" w14:textId="04F0D0BB" w:rsidR="0078454E" w:rsidRPr="00424939" w:rsidRDefault="0078454E" w:rsidP="00AC4C72">
      <w:pPr>
        <w:spacing w:after="0"/>
        <w:rPr>
          <w:rFonts w:cs="Times New Roman"/>
          <w:b/>
          <w:smallCaps/>
          <w:color w:val="000000" w:themeColor="text1"/>
        </w:rPr>
      </w:pPr>
    </w:p>
    <w:p w14:paraId="2036FC6D" w14:textId="77777777" w:rsidR="00715077" w:rsidRPr="00424939" w:rsidRDefault="00715077" w:rsidP="00AC4C72">
      <w:pPr>
        <w:spacing w:after="0"/>
        <w:rPr>
          <w:rFonts w:cs="Times New Roman"/>
          <w:b/>
          <w:smallCaps/>
          <w:color w:val="000000" w:themeColor="text1"/>
        </w:rPr>
        <w:sectPr w:rsidR="00715077" w:rsidRPr="00424939" w:rsidSect="00884DF4">
          <w:type w:val="continuous"/>
          <w:pgSz w:w="12240" w:h="15840"/>
          <w:pgMar w:top="1440" w:right="1080" w:bottom="1080" w:left="1080" w:header="720" w:footer="720" w:gutter="0"/>
          <w:cols w:space="720"/>
          <w:docGrid w:linePitch="360"/>
          <w:sectPrChange w:id="12788" w:author="Summer 2023 updates" w:date="2024-07-31T13:42:00Z">
            <w:sectPr w:rsidR="00715077" w:rsidRPr="00424939" w:rsidSect="00884DF4">
              <w:pgMar w:top="720" w:right="720" w:bottom="990" w:left="1440" w:header="720" w:footer="720" w:gutter="0"/>
            </w:sectPr>
          </w:sectPrChange>
        </w:sectPr>
      </w:pPr>
    </w:p>
    <w:p w14:paraId="31C5B108" w14:textId="4B01036D" w:rsidR="00EB5AD4" w:rsidRPr="00424939" w:rsidRDefault="00EB5AD4" w:rsidP="0045078B">
      <w:pPr>
        <w:spacing w:before="120" w:after="0"/>
        <w:rPr>
          <w:rFonts w:cs="Times New Roman"/>
          <w:b/>
          <w:smallCaps/>
          <w:color w:val="000000" w:themeColor="text1"/>
        </w:rPr>
        <w:pPrChange w:id="12789" w:author="Summer 2023 updates" w:date="2024-07-31T13:42:00Z">
          <w:pPr>
            <w:spacing w:after="0"/>
          </w:pPr>
        </w:pPrChange>
      </w:pPr>
      <w:r w:rsidRPr="00424939">
        <w:rPr>
          <w:rFonts w:cs="Times New Roman"/>
          <w:b/>
          <w:smallCaps/>
          <w:color w:val="000000" w:themeColor="text1"/>
        </w:rPr>
        <w:t xml:space="preserve">courses in history </w:t>
      </w:r>
    </w:p>
    <w:p w14:paraId="060D33D3" w14:textId="316F5192" w:rsidR="001E7F92" w:rsidRPr="00424939" w:rsidRDefault="007E7522" w:rsidP="0045078B">
      <w:pPr>
        <w:spacing w:before="40" w:after="0"/>
        <w:rPr>
          <w:rFonts w:cs="Times New Roman"/>
          <w:b/>
          <w:color w:val="000000" w:themeColor="text1"/>
        </w:rPr>
        <w:pPrChange w:id="12790" w:author="Summer 2023 updates" w:date="2024-07-31T13:42:00Z">
          <w:pPr>
            <w:spacing w:after="0"/>
          </w:pPr>
        </w:pPrChange>
      </w:pPr>
      <w:r>
        <w:rPr>
          <w:rFonts w:cs="Times New Roman"/>
          <w:b/>
          <w:color w:val="000000" w:themeColor="text1"/>
        </w:rPr>
        <w:t>HIS-115</w:t>
      </w:r>
      <w:r w:rsidRPr="007E7522">
        <w:rPr>
          <w:rFonts w:cs="Times New Roman"/>
          <w:b/>
          <w:color w:val="000000" w:themeColor="text1"/>
        </w:rPr>
        <w:t xml:space="preserve"> History of Europe to 1500 </w:t>
      </w:r>
    </w:p>
    <w:p w14:paraId="4389D59B" w14:textId="77777777" w:rsidR="001E7F92" w:rsidRPr="00424939" w:rsidRDefault="001E7F92" w:rsidP="00665B44">
      <w:r w:rsidRPr="00424939">
        <w:t xml:space="preserve">The development of Western civilization from the earliest times to 1500, with primary emphasis on the culture and thought of the Ancient, Medieval, and Renaissance eras. </w:t>
      </w:r>
    </w:p>
    <w:p w14:paraId="023F5C30" w14:textId="77777777" w:rsidR="0099609A" w:rsidRDefault="0099609A">
      <w:pPr>
        <w:spacing w:after="200" w:line="276" w:lineRule="auto"/>
        <w:rPr>
          <w:ins w:id="12791" w:author="Summer 2023 updates" w:date="2024-07-31T13:42:00Z"/>
          <w:rFonts w:cs="Times New Roman"/>
          <w:b/>
          <w:color w:val="000000" w:themeColor="text1"/>
        </w:rPr>
      </w:pPr>
      <w:ins w:id="12792" w:author="Summer 2023 updates" w:date="2024-07-31T13:42:00Z">
        <w:r>
          <w:rPr>
            <w:rFonts w:cs="Times New Roman"/>
            <w:b/>
            <w:color w:val="000000" w:themeColor="text1"/>
          </w:rPr>
          <w:br w:type="page"/>
        </w:r>
      </w:ins>
    </w:p>
    <w:p w14:paraId="19D47EBE" w14:textId="0A5BE3D0" w:rsidR="001E7F92" w:rsidRPr="00424939" w:rsidRDefault="001E7F92" w:rsidP="0045078B">
      <w:pPr>
        <w:spacing w:before="40" w:after="0"/>
        <w:rPr>
          <w:rFonts w:cs="Times New Roman"/>
          <w:b/>
          <w:color w:val="000000" w:themeColor="text1"/>
        </w:rPr>
        <w:pPrChange w:id="12793" w:author="Summer 2023 updates" w:date="2024-07-31T13:42:00Z">
          <w:pPr>
            <w:spacing w:after="0"/>
          </w:pPr>
        </w:pPrChange>
      </w:pPr>
      <w:r w:rsidRPr="00424939">
        <w:rPr>
          <w:rFonts w:cs="Times New Roman"/>
          <w:b/>
          <w:color w:val="000000" w:themeColor="text1"/>
        </w:rPr>
        <w:t xml:space="preserve">HIS-125 </w:t>
      </w:r>
      <w:r w:rsidR="00D55A9A" w:rsidRPr="00D55A9A">
        <w:rPr>
          <w:rFonts w:cs="Times New Roman"/>
          <w:b/>
          <w:color w:val="000000" w:themeColor="text1"/>
        </w:rPr>
        <w:t>History of Europe Since 1500</w:t>
      </w:r>
      <w:r w:rsidRPr="00424939">
        <w:rPr>
          <w:rFonts w:cs="Times New Roman"/>
          <w:b/>
          <w:color w:val="000000" w:themeColor="text1"/>
        </w:rPr>
        <w:t xml:space="preserve"> </w:t>
      </w:r>
    </w:p>
    <w:p w14:paraId="080EF3ED" w14:textId="29E7A588" w:rsidR="001E7F92" w:rsidRPr="00424939" w:rsidRDefault="001E7F92" w:rsidP="00665B44">
      <w:r w:rsidRPr="00424939">
        <w:t xml:space="preserve">The development of Western civilization from 1500 to modern times, with emphasis on the cultural and intellectual development of the West and such topics as the Reformation, the Enlightenment, the Industrial Revolution, Imperialism, and the rise of Totalitarianism. </w:t>
      </w:r>
    </w:p>
    <w:p w14:paraId="202ABD78" w14:textId="77777777" w:rsidR="00216D65" w:rsidRPr="00424939" w:rsidRDefault="00216D65" w:rsidP="0045078B">
      <w:pPr>
        <w:spacing w:before="40" w:after="0"/>
        <w:rPr>
          <w:rFonts w:cs="Times New Roman"/>
          <w:b/>
          <w:color w:val="000000" w:themeColor="text1"/>
        </w:rPr>
        <w:pPrChange w:id="12794" w:author="Summer 2023 updates" w:date="2024-07-31T13:42:00Z">
          <w:pPr>
            <w:spacing w:after="0"/>
          </w:pPr>
        </w:pPrChange>
      </w:pPr>
      <w:r w:rsidRPr="00424939">
        <w:rPr>
          <w:rFonts w:cs="Times New Roman"/>
          <w:b/>
          <w:color w:val="000000" w:themeColor="text1"/>
        </w:rPr>
        <w:t xml:space="preserve">HIS-136 East Asian Civilization </w:t>
      </w:r>
    </w:p>
    <w:p w14:paraId="22B35753" w14:textId="77777777" w:rsidR="00216D65" w:rsidRPr="00424939" w:rsidRDefault="00216D65" w:rsidP="0045078B">
      <w:r w:rsidRPr="00424939">
        <w:t xml:space="preserve">A survey of East Asian civilization with primary emphasis on China, Japan and Korea, from each nation’s origins to 1700. Particular attention is paid to cultural and political factors. </w:t>
      </w:r>
    </w:p>
    <w:p w14:paraId="12C7B62D" w14:textId="285A175B" w:rsidR="00AC2D41" w:rsidRPr="00424939" w:rsidRDefault="00AC2D41" w:rsidP="0045078B">
      <w:pPr>
        <w:spacing w:before="40" w:after="0"/>
        <w:rPr>
          <w:rFonts w:cs="Times New Roman"/>
          <w:b/>
          <w:color w:val="000000" w:themeColor="text1"/>
        </w:rPr>
        <w:pPrChange w:id="12795" w:author="Summer 2023 updates" w:date="2024-07-31T13:42:00Z">
          <w:pPr>
            <w:keepNext/>
            <w:spacing w:after="0"/>
          </w:pPr>
        </w:pPrChange>
      </w:pPr>
      <w:r w:rsidRPr="00424939">
        <w:rPr>
          <w:rFonts w:cs="Times New Roman"/>
          <w:b/>
          <w:color w:val="000000" w:themeColor="text1"/>
        </w:rPr>
        <w:t>HIS-145 History</w:t>
      </w:r>
      <w:r w:rsidRPr="00424939">
        <w:rPr>
          <w:rFonts w:cs="Times New Roman"/>
          <w:b/>
          <w:color w:val="000000" w:themeColor="text1"/>
        </w:rPr>
        <w:fldChar w:fldCharType="begin"/>
      </w:r>
      <w:r w:rsidRPr="00093710">
        <w:rPr>
          <w:b/>
          <w:color w:val="000000" w:themeColor="text1"/>
          <w:rPrChange w:id="12796" w:author="Summer 2023 updates" w:date="2024-07-31T13:42:00Z">
            <w:rPr>
              <w:color w:val="000000" w:themeColor="text1"/>
            </w:rPr>
          </w:rPrChange>
        </w:rPr>
        <w:instrText xml:space="preserve"> XE "History" </w:instrText>
      </w:r>
      <w:r w:rsidRPr="00424939">
        <w:rPr>
          <w:rFonts w:cs="Times New Roman"/>
          <w:b/>
          <w:color w:val="000000" w:themeColor="text1"/>
        </w:rPr>
        <w:fldChar w:fldCharType="end"/>
      </w:r>
      <w:r w:rsidRPr="00424939">
        <w:rPr>
          <w:rFonts w:cs="Times New Roman"/>
          <w:b/>
          <w:color w:val="000000" w:themeColor="text1"/>
        </w:rPr>
        <w:t xml:space="preserve"> of the United States to 1865 </w:t>
      </w:r>
    </w:p>
    <w:p w14:paraId="059418F8" w14:textId="71BA9A14" w:rsidR="009A4657" w:rsidRPr="00B733D7" w:rsidRDefault="00AC2D41" w:rsidP="0045078B">
      <w:r w:rsidRPr="00424939">
        <w:t>A survey of relations between indigenous, European, and African peoples in places that would become the United States from the colonial era through the Civil War. Topics include European colonization; indigenous resistance; racial slavery; the American Revolution and creation of the United States; westward territorial expansion; and the Civil War.</w:t>
      </w:r>
    </w:p>
    <w:p w14:paraId="517E5D2C" w14:textId="7830DCD0" w:rsidR="00AC2D41" w:rsidRPr="00424939" w:rsidRDefault="00AC2D41" w:rsidP="0045078B">
      <w:pPr>
        <w:spacing w:before="40" w:after="0"/>
        <w:rPr>
          <w:rFonts w:cs="Times New Roman"/>
          <w:b/>
          <w:color w:val="000000" w:themeColor="text1"/>
        </w:rPr>
        <w:pPrChange w:id="12797" w:author="Summer 2023 updates" w:date="2024-07-31T13:42:00Z">
          <w:pPr>
            <w:spacing w:after="0"/>
          </w:pPr>
        </w:pPrChange>
      </w:pPr>
      <w:r w:rsidRPr="00424939">
        <w:rPr>
          <w:rFonts w:cs="Times New Roman"/>
          <w:b/>
          <w:color w:val="000000" w:themeColor="text1"/>
        </w:rPr>
        <w:t>HIS-155 History</w:t>
      </w:r>
      <w:r w:rsidRPr="00424939">
        <w:rPr>
          <w:rFonts w:cs="Times New Roman"/>
          <w:b/>
          <w:color w:val="000000" w:themeColor="text1"/>
        </w:rPr>
        <w:fldChar w:fldCharType="begin"/>
      </w:r>
      <w:r w:rsidRPr="00093710">
        <w:rPr>
          <w:b/>
          <w:color w:val="000000" w:themeColor="text1"/>
          <w:rPrChange w:id="12798" w:author="Summer 2023 updates" w:date="2024-07-31T13:42:00Z">
            <w:rPr>
              <w:color w:val="000000" w:themeColor="text1"/>
            </w:rPr>
          </w:rPrChange>
        </w:rPr>
        <w:instrText xml:space="preserve"> XE "History" </w:instrText>
      </w:r>
      <w:r w:rsidRPr="00424939">
        <w:rPr>
          <w:rFonts w:cs="Times New Roman"/>
          <w:b/>
          <w:color w:val="000000" w:themeColor="text1"/>
        </w:rPr>
        <w:fldChar w:fldCharType="end"/>
      </w:r>
      <w:r w:rsidRPr="00424939">
        <w:rPr>
          <w:rFonts w:cs="Times New Roman"/>
          <w:b/>
          <w:color w:val="000000" w:themeColor="text1"/>
        </w:rPr>
        <w:t xml:space="preserve"> of the United States Since 1865 </w:t>
      </w:r>
    </w:p>
    <w:p w14:paraId="77C94649" w14:textId="13C6EA25" w:rsidR="00AC2D41" w:rsidRPr="00424939" w:rsidRDefault="00AC2D41" w:rsidP="0045078B">
      <w:r w:rsidRPr="00424939">
        <w:t xml:space="preserve">A survey of American history from the Reconstruction to the present. Topics include the changing American economy, the inclusion and exclusion of various Americans defined by race, class, and gender, and the emergence of the United States as a world power. </w:t>
      </w:r>
    </w:p>
    <w:p w14:paraId="69F92C34" w14:textId="77777777" w:rsidR="00216D65" w:rsidRPr="00424939" w:rsidRDefault="00216D65" w:rsidP="0045078B">
      <w:pPr>
        <w:spacing w:before="40" w:after="0"/>
        <w:rPr>
          <w:rFonts w:cs="Times New Roman"/>
          <w:b/>
          <w:color w:val="000000" w:themeColor="text1"/>
        </w:rPr>
        <w:pPrChange w:id="12799" w:author="Summer 2023 updates" w:date="2024-07-31T13:42:00Z">
          <w:pPr>
            <w:spacing w:after="0"/>
          </w:pPr>
        </w:pPrChange>
      </w:pPr>
      <w:r w:rsidRPr="00424939">
        <w:rPr>
          <w:rFonts w:cs="Times New Roman"/>
          <w:b/>
          <w:color w:val="000000" w:themeColor="text1"/>
        </w:rPr>
        <w:t>HIS-205 The Historian’s Craft (WE)</w:t>
      </w:r>
    </w:p>
    <w:p w14:paraId="498BA824" w14:textId="05E1C019" w:rsidR="000446C6" w:rsidRPr="00424939" w:rsidRDefault="00216D65" w:rsidP="00665B44">
      <w:r w:rsidRPr="00424939">
        <w:t xml:space="preserve">Introduction to the nature and craft of history. Emphases include use of sources, historiography, philosophy of history, and various forms of historical writing. The capstone assignment is a research paper. </w:t>
      </w:r>
      <w:r w:rsidRPr="00424939">
        <w:rPr>
          <w:u w:val="single"/>
        </w:rPr>
        <w:t>Prerequisite</w:t>
      </w:r>
      <w:r w:rsidRPr="00424939">
        <w:t xml:space="preserve">: sophomore standing. </w:t>
      </w:r>
    </w:p>
    <w:p w14:paraId="12A42137" w14:textId="6E073D71" w:rsidR="001C5310" w:rsidRPr="00093710" w:rsidRDefault="001C5310" w:rsidP="0045078B">
      <w:pPr>
        <w:spacing w:before="40" w:after="0"/>
        <w:rPr>
          <w:b/>
          <w:color w:val="000000" w:themeColor="text1"/>
          <w:rPrChange w:id="12800" w:author="Summer 2023 updates" w:date="2024-07-31T13:42:00Z">
            <w:rPr>
              <w:b/>
              <w:color w:val="000000" w:themeColor="text1"/>
              <w:highlight w:val="lightGray"/>
            </w:rPr>
          </w:rPrChange>
        </w:rPr>
        <w:pPrChange w:id="12801" w:author="Summer 2023 updates" w:date="2024-07-31T13:42:00Z">
          <w:pPr>
            <w:spacing w:after="0"/>
          </w:pPr>
        </w:pPrChange>
      </w:pPr>
      <w:r w:rsidRPr="00492C55">
        <w:rPr>
          <w:rFonts w:cs="Times New Roman"/>
          <w:b/>
          <w:color w:val="000000" w:themeColor="text1"/>
        </w:rPr>
        <w:t xml:space="preserve">HIS-208 </w:t>
      </w:r>
      <w:r w:rsidR="00D83293" w:rsidRPr="00492C55">
        <w:rPr>
          <w:rFonts w:cs="Times New Roman"/>
          <w:b/>
          <w:color w:val="000000" w:themeColor="text1"/>
        </w:rPr>
        <w:t xml:space="preserve">The First </w:t>
      </w:r>
      <w:r w:rsidRPr="00492C55">
        <w:rPr>
          <w:rFonts w:cs="Times New Roman"/>
          <w:b/>
          <w:color w:val="000000" w:themeColor="text1"/>
        </w:rPr>
        <w:t xml:space="preserve">World War </w:t>
      </w:r>
      <w:r w:rsidR="00492C55" w:rsidRPr="00492C55">
        <w:rPr>
          <w:rFonts w:cs="Times New Roman"/>
          <w:b/>
          <w:color w:val="000000" w:themeColor="text1"/>
        </w:rPr>
        <w:t>(</w:t>
      </w:r>
      <w:r w:rsidR="00492C55" w:rsidRPr="00424939">
        <w:rPr>
          <w:rFonts w:cs="Times New Roman"/>
          <w:b/>
          <w:color w:val="000000" w:themeColor="text1"/>
        </w:rPr>
        <w:t>WE)</w:t>
      </w:r>
    </w:p>
    <w:p w14:paraId="20C43741" w14:textId="1CC39E6F" w:rsidR="00416798" w:rsidRPr="00A47C15" w:rsidRDefault="00416798" w:rsidP="00665B44">
      <w:r w:rsidRPr="00A47C15">
        <w:t xml:space="preserve">Introduces students to the global history of the </w:t>
      </w:r>
      <w:r w:rsidR="00A47C15" w:rsidRPr="00A47C15">
        <w:t>First</w:t>
      </w:r>
      <w:r w:rsidRPr="00A47C15">
        <w:t xml:space="preserve"> World War and the start of the interwar period. The class focuses on the political, cultural, and social effects of the war through a study of historical documents, period literature, and film. Through class discussion, short compositions, response papers, and digital humanities work students will: critically analyze historical documents; identify and evaluate the significance of k</w:t>
      </w:r>
      <w:r w:rsidR="00A47C15" w:rsidRPr="00A47C15">
        <w:t xml:space="preserve">ey actors, events, and ideas of </w:t>
      </w:r>
      <w:r w:rsidRPr="00A47C15">
        <w:t>the First World War; and synthesize evidence from to produce effective written and oral arguments.</w:t>
      </w:r>
    </w:p>
    <w:p w14:paraId="46D167EC" w14:textId="46F9F505" w:rsidR="00416798" w:rsidRDefault="00416798" w:rsidP="0045078B">
      <w:pPr>
        <w:spacing w:before="40" w:after="0"/>
        <w:rPr>
          <w:rFonts w:cs="Times New Roman"/>
          <w:b/>
          <w:color w:val="000000" w:themeColor="text1"/>
        </w:rPr>
        <w:pPrChange w:id="12802" w:author="Summer 2023 updates" w:date="2024-07-31T13:42:00Z">
          <w:pPr>
            <w:spacing w:after="0"/>
          </w:pPr>
        </w:pPrChange>
      </w:pPr>
      <w:r w:rsidRPr="00492C55">
        <w:rPr>
          <w:rFonts w:cs="Times New Roman"/>
          <w:b/>
          <w:color w:val="000000" w:themeColor="text1"/>
        </w:rPr>
        <w:t>HIS-216 History of Modern Korea</w:t>
      </w:r>
      <w:r w:rsidR="00492C55" w:rsidRPr="00492C55">
        <w:rPr>
          <w:rFonts w:cs="Times New Roman"/>
          <w:b/>
          <w:color w:val="000000" w:themeColor="text1"/>
        </w:rPr>
        <w:t xml:space="preserve"> (WE)</w:t>
      </w:r>
    </w:p>
    <w:p w14:paraId="73A9DAF0" w14:textId="0376B431" w:rsidR="00416798" w:rsidRPr="00416798" w:rsidRDefault="00416798" w:rsidP="00665B44">
      <w:pPr>
        <w:rPr>
          <w:rFonts w:cs="Times New Roman"/>
          <w:color w:val="000000" w:themeColor="text1"/>
        </w:rPr>
      </w:pPr>
      <w:r w:rsidRPr="00416798">
        <w:t>Introduces students to modern Korean history by examining Korea’s transition from a politically isolated rural state to, in the South, an industrialized country electing its own government and, in the North, a totalitarian state capable of producing nuclear weapons.  Students will examine historical documents, literature and film and use class discussion and formal papers to analyze key events such as: Korea’s colonization under Japan; the Korean</w:t>
      </w:r>
      <w:r>
        <w:t xml:space="preserve"> </w:t>
      </w:r>
      <w:r w:rsidRPr="00416798">
        <w:t>War; South Korea’s economic and democratic “miracles;” North Korean communism and nuclear brinksmanship; and South Korea’s emergence as a major producer of exported entertainment like K-Pop and K-Drama.</w:t>
      </w:r>
    </w:p>
    <w:p w14:paraId="5688E57F" w14:textId="77777777" w:rsidR="00E61999" w:rsidRDefault="00E61999" w:rsidP="00AC2D41">
      <w:pPr>
        <w:spacing w:after="0"/>
        <w:rPr>
          <w:del w:id="12803" w:author="Summer 2023 updates" w:date="2024-07-31T13:42:00Z"/>
          <w:rFonts w:cs="Times New Roman"/>
          <w:b/>
          <w:color w:val="000000" w:themeColor="text1"/>
        </w:rPr>
      </w:pPr>
    </w:p>
    <w:p w14:paraId="5CD912AD" w14:textId="77777777" w:rsidR="00E61999" w:rsidRDefault="00E61999" w:rsidP="00AC2D41">
      <w:pPr>
        <w:spacing w:after="0"/>
        <w:rPr>
          <w:del w:id="12804" w:author="Summer 2023 updates" w:date="2024-07-31T13:42:00Z"/>
          <w:rFonts w:cs="Times New Roman"/>
          <w:b/>
          <w:color w:val="000000" w:themeColor="text1"/>
        </w:rPr>
      </w:pPr>
    </w:p>
    <w:p w14:paraId="0EAE5303" w14:textId="77777777" w:rsidR="00E61999" w:rsidRDefault="00E61999" w:rsidP="00AC2D41">
      <w:pPr>
        <w:spacing w:after="0"/>
        <w:rPr>
          <w:del w:id="12805" w:author="Summer 2023 updates" w:date="2024-07-31T13:42:00Z"/>
          <w:rFonts w:cs="Times New Roman"/>
          <w:b/>
          <w:color w:val="000000" w:themeColor="text1"/>
        </w:rPr>
      </w:pPr>
    </w:p>
    <w:p w14:paraId="02CF9510" w14:textId="1F576701" w:rsidR="00AC2D41" w:rsidRPr="00424939" w:rsidRDefault="00AC2D41" w:rsidP="0045078B">
      <w:pPr>
        <w:spacing w:before="40" w:after="0"/>
        <w:rPr>
          <w:rFonts w:cs="Times New Roman"/>
          <w:b/>
          <w:color w:val="000000" w:themeColor="text1"/>
        </w:rPr>
        <w:pPrChange w:id="12806" w:author="Summer 2023 updates" w:date="2024-07-31T13:42:00Z">
          <w:pPr>
            <w:spacing w:after="0"/>
          </w:pPr>
        </w:pPrChange>
      </w:pPr>
      <w:r w:rsidRPr="00424939">
        <w:rPr>
          <w:rFonts w:cs="Times New Roman"/>
          <w:b/>
          <w:color w:val="000000" w:themeColor="text1"/>
        </w:rPr>
        <w:t>HIS-217 The American War in Vietnam (WE)</w:t>
      </w:r>
    </w:p>
    <w:p w14:paraId="709644B3" w14:textId="77777777" w:rsidR="00AC2D41" w:rsidRPr="00424939" w:rsidRDefault="00AC2D41" w:rsidP="00665B44">
      <w:r w:rsidRPr="00424939">
        <w:t xml:space="preserve">Examines the American war in Vietnam from its earliest roots to its latest ramifications and from multiple perspectives. Emphases include the French Indochina War, American policy debate, the sources of American policy, Vietnamese perspectives, and the war in fiction and film. </w:t>
      </w:r>
    </w:p>
    <w:p w14:paraId="7DE77770" w14:textId="7640B80B" w:rsidR="001C5310" w:rsidRPr="00492C55" w:rsidRDefault="001C5310" w:rsidP="0045078B">
      <w:pPr>
        <w:spacing w:before="40" w:after="0"/>
        <w:rPr>
          <w:rFonts w:cs="Times New Roman"/>
          <w:b/>
          <w:color w:val="000000" w:themeColor="text1"/>
        </w:rPr>
        <w:pPrChange w:id="12807" w:author="Summer 2023 updates" w:date="2024-07-31T13:42:00Z">
          <w:pPr>
            <w:spacing w:after="0"/>
          </w:pPr>
        </w:pPrChange>
      </w:pPr>
      <w:r w:rsidRPr="00492C55">
        <w:rPr>
          <w:rFonts w:cs="Times New Roman"/>
          <w:b/>
          <w:color w:val="000000" w:themeColor="text1"/>
        </w:rPr>
        <w:t xml:space="preserve">HIS-218 </w:t>
      </w:r>
      <w:r w:rsidR="00D333F6" w:rsidRPr="00492C55">
        <w:rPr>
          <w:rFonts w:cs="Times New Roman"/>
          <w:b/>
          <w:color w:val="000000" w:themeColor="text1"/>
        </w:rPr>
        <w:t xml:space="preserve">The Second </w:t>
      </w:r>
      <w:r w:rsidRPr="00492C55">
        <w:rPr>
          <w:rFonts w:cs="Times New Roman"/>
          <w:b/>
          <w:color w:val="000000" w:themeColor="text1"/>
        </w:rPr>
        <w:t xml:space="preserve">World War </w:t>
      </w:r>
      <w:r w:rsidR="00492C55" w:rsidRPr="00492C55">
        <w:rPr>
          <w:rFonts w:cs="Times New Roman"/>
          <w:b/>
          <w:color w:val="000000" w:themeColor="text1"/>
        </w:rPr>
        <w:t>(WE)</w:t>
      </w:r>
    </w:p>
    <w:p w14:paraId="2DC8C5C2" w14:textId="5DBB5FD5" w:rsidR="00A47C15" w:rsidRPr="00444D45" w:rsidRDefault="00A47C15" w:rsidP="00665B44">
      <w:r w:rsidRPr="00444D45">
        <w:t>Introduces students to the global history of the Second World War, beginning with the interwar period and moving into the start of the Cold War. The course will focus on both the European and Pacific battle and home fronts, including the Holocaust, through a study of historical documents, period literature, and film. Through class discussion, short compositions, response papers, and digital humanities work students will: critically analyze historical documents; identify and evaluate the significance of key actors, events, and ideas of the Second World War; and synthesize evidence from to produce effective written and oral arguments.</w:t>
      </w:r>
    </w:p>
    <w:p w14:paraId="4FD68894" w14:textId="00573CEB" w:rsidR="00AC2D41" w:rsidRPr="00424939" w:rsidRDefault="00AC2D41" w:rsidP="0045078B">
      <w:pPr>
        <w:spacing w:before="40" w:after="0"/>
        <w:rPr>
          <w:rFonts w:cs="Times New Roman"/>
          <w:b/>
          <w:color w:val="000000" w:themeColor="text1"/>
        </w:rPr>
        <w:pPrChange w:id="12808" w:author="Summer 2023 updates" w:date="2024-07-31T13:42:00Z">
          <w:pPr>
            <w:spacing w:after="0"/>
          </w:pPr>
        </w:pPrChange>
      </w:pPr>
      <w:r w:rsidRPr="00424939">
        <w:rPr>
          <w:rFonts w:cs="Times New Roman"/>
          <w:b/>
          <w:color w:val="000000" w:themeColor="text1"/>
        </w:rPr>
        <w:t>HIS-227 The American Civil War (WE)</w:t>
      </w:r>
    </w:p>
    <w:p w14:paraId="744288C7" w14:textId="77777777" w:rsidR="00AC2D41" w:rsidRPr="00424939" w:rsidRDefault="00AC2D41" w:rsidP="00665B44">
      <w:r w:rsidRPr="00424939">
        <w:t>An examination of the causes, course, and consequences of the American Civil War. Topics include slavery; emancipation; race relations; roles of diverse Americans in the conflict; political issues; military strategies; trials and triumphs of Reconstruction; and legacies of the conflict.</w:t>
      </w:r>
    </w:p>
    <w:p w14:paraId="096A2159" w14:textId="19188021" w:rsidR="00633E29" w:rsidRPr="00424939" w:rsidRDefault="00633E29" w:rsidP="0045078B">
      <w:pPr>
        <w:spacing w:before="40" w:after="0"/>
        <w:rPr>
          <w:rFonts w:cs="Times New Roman"/>
          <w:b/>
          <w:color w:val="000000" w:themeColor="text1"/>
        </w:rPr>
        <w:pPrChange w:id="12809" w:author="Summer 2023 updates" w:date="2024-07-31T13:42:00Z">
          <w:pPr>
            <w:spacing w:after="0"/>
          </w:pPr>
        </w:pPrChange>
      </w:pPr>
      <w:r w:rsidRPr="00424939">
        <w:rPr>
          <w:rFonts w:cs="Times New Roman"/>
          <w:b/>
          <w:color w:val="000000" w:themeColor="text1"/>
        </w:rPr>
        <w:t>HIS-238 Modern France</w:t>
      </w:r>
      <w:r w:rsidR="000A17E3" w:rsidRPr="00424939">
        <w:rPr>
          <w:rFonts w:cs="Times New Roman"/>
          <w:b/>
          <w:color w:val="000000" w:themeColor="text1"/>
        </w:rPr>
        <w:t xml:space="preserve"> (WE)</w:t>
      </w:r>
    </w:p>
    <w:p w14:paraId="478E08E8" w14:textId="77777777" w:rsidR="00633E29" w:rsidRPr="00424939" w:rsidRDefault="00633E29" w:rsidP="0045078B">
      <w:r w:rsidRPr="00424939">
        <w:t>An examination of the major political, cultural, and social developments in France from the end of the French Revolution to present day, with an emphasis on the changes and shifts in French national identity and global relations.</w:t>
      </w:r>
    </w:p>
    <w:p w14:paraId="79E250C0" w14:textId="77777777" w:rsidR="0099609A" w:rsidRDefault="0099609A">
      <w:pPr>
        <w:spacing w:after="200" w:line="276" w:lineRule="auto"/>
        <w:rPr>
          <w:ins w:id="12810" w:author="Summer 2023 updates" w:date="2024-07-31T13:42:00Z"/>
          <w:rFonts w:cs="Times New Roman"/>
          <w:b/>
          <w:color w:val="000000" w:themeColor="text1"/>
        </w:rPr>
      </w:pPr>
      <w:ins w:id="12811" w:author="Summer 2023 updates" w:date="2024-07-31T13:42:00Z">
        <w:r>
          <w:rPr>
            <w:rFonts w:cs="Times New Roman"/>
            <w:b/>
            <w:color w:val="000000" w:themeColor="text1"/>
          </w:rPr>
          <w:br w:type="page"/>
        </w:r>
      </w:ins>
    </w:p>
    <w:p w14:paraId="3E6AFDB4" w14:textId="75312842" w:rsidR="00216D65" w:rsidRPr="00424939" w:rsidRDefault="00216D65" w:rsidP="0045078B">
      <w:pPr>
        <w:spacing w:before="40" w:after="0"/>
        <w:rPr>
          <w:rFonts w:cs="Times New Roman"/>
          <w:b/>
          <w:color w:val="000000" w:themeColor="text1"/>
        </w:rPr>
        <w:pPrChange w:id="12812" w:author="Summer 2023 updates" w:date="2024-07-31T13:42:00Z">
          <w:pPr>
            <w:spacing w:after="0"/>
          </w:pPr>
        </w:pPrChange>
      </w:pPr>
      <w:r w:rsidRPr="00424939">
        <w:rPr>
          <w:rFonts w:cs="Times New Roman"/>
          <w:b/>
          <w:color w:val="000000" w:themeColor="text1"/>
        </w:rPr>
        <w:t>HIS-246 History</w:t>
      </w:r>
      <w:r w:rsidRPr="00424939">
        <w:rPr>
          <w:rFonts w:cs="Times New Roman"/>
          <w:b/>
          <w:color w:val="000000" w:themeColor="text1"/>
        </w:rPr>
        <w:fldChar w:fldCharType="begin"/>
      </w:r>
      <w:r w:rsidRPr="00093710">
        <w:rPr>
          <w:b/>
          <w:color w:val="000000" w:themeColor="text1"/>
          <w:rPrChange w:id="12813" w:author="Summer 2023 updates" w:date="2024-07-31T13:42:00Z">
            <w:rPr>
              <w:color w:val="000000" w:themeColor="text1"/>
            </w:rPr>
          </w:rPrChange>
        </w:rPr>
        <w:instrText xml:space="preserve"> XE "History" </w:instrText>
      </w:r>
      <w:r w:rsidRPr="00424939">
        <w:rPr>
          <w:rFonts w:cs="Times New Roman"/>
          <w:b/>
          <w:color w:val="000000" w:themeColor="text1"/>
        </w:rPr>
        <w:fldChar w:fldCharType="end"/>
      </w:r>
      <w:r w:rsidRPr="00424939">
        <w:rPr>
          <w:rFonts w:cs="Times New Roman"/>
          <w:b/>
          <w:color w:val="000000" w:themeColor="text1"/>
        </w:rPr>
        <w:t xml:space="preserve"> of Modern China </w:t>
      </w:r>
      <w:r w:rsidR="00AE02BE" w:rsidRPr="00424939">
        <w:rPr>
          <w:rFonts w:cs="Times New Roman"/>
          <w:b/>
          <w:color w:val="000000" w:themeColor="text1"/>
        </w:rPr>
        <w:t>(WE)</w:t>
      </w:r>
    </w:p>
    <w:p w14:paraId="2993B51D" w14:textId="77777777" w:rsidR="00216D65" w:rsidRPr="00424939" w:rsidRDefault="00216D65" w:rsidP="0045078B">
      <w:r w:rsidRPr="00424939">
        <w:t xml:space="preserve">A history of modern China since 1700. Chinese states and society from the height of Qing culture, through the impact of the West and Japan, the rise of Chinese Republicanism and Marxism, the Liberation of 1949, the Great Leap Forward, the death of Mao Zedong, and rule of Deng Xiaoping, up to the present day. </w:t>
      </w:r>
    </w:p>
    <w:p w14:paraId="2EF88140" w14:textId="77DC7B27" w:rsidR="00633E29" w:rsidRPr="00424939" w:rsidRDefault="00633E29" w:rsidP="0045078B">
      <w:pPr>
        <w:spacing w:before="40" w:after="0"/>
        <w:rPr>
          <w:rFonts w:cs="Times New Roman"/>
          <w:b/>
          <w:color w:val="000000" w:themeColor="text1"/>
        </w:rPr>
        <w:pPrChange w:id="12814" w:author="Summer 2023 updates" w:date="2024-07-31T13:42:00Z">
          <w:pPr>
            <w:spacing w:after="40"/>
          </w:pPr>
        </w:pPrChange>
      </w:pPr>
      <w:r w:rsidRPr="00424939">
        <w:rPr>
          <w:rFonts w:cs="Times New Roman"/>
          <w:b/>
          <w:color w:val="000000" w:themeColor="text1"/>
        </w:rPr>
        <w:t>HIS-248 The French Revolution</w:t>
      </w:r>
      <w:r w:rsidR="00AE02BE" w:rsidRPr="00424939">
        <w:rPr>
          <w:rFonts w:cs="Times New Roman"/>
          <w:b/>
          <w:color w:val="000000" w:themeColor="text1"/>
        </w:rPr>
        <w:t xml:space="preserve"> (WE)</w:t>
      </w:r>
    </w:p>
    <w:p w14:paraId="0E834D58" w14:textId="398D19F8" w:rsidR="00633E29" w:rsidRPr="00424939" w:rsidRDefault="00633E29" w:rsidP="0045078B">
      <w:r w:rsidRPr="00424939">
        <w:t xml:space="preserve">An investigation of the origins and course of the French Revolution from the </w:t>
      </w:r>
      <w:r w:rsidR="00760DCD" w:rsidRPr="00424939">
        <w:t>Ancient</w:t>
      </w:r>
      <w:r w:rsidRPr="00424939">
        <w:t xml:space="preserve"> Regime to 1815. The course covers the Enlightenment, the collapse of the </w:t>
      </w:r>
      <w:r w:rsidR="00760DCD" w:rsidRPr="00424939">
        <w:rPr>
          <w:i/>
        </w:rPr>
        <w:t>Ancient</w:t>
      </w:r>
      <w:r w:rsidRPr="00424939">
        <w:rPr>
          <w:i/>
        </w:rPr>
        <w:t xml:space="preserve"> Regime</w:t>
      </w:r>
      <w:r w:rsidRPr="00424939">
        <w:t>, the opening of the Revolution, the Terror, and Napoleon.</w:t>
      </w:r>
    </w:p>
    <w:p w14:paraId="3A282B52" w14:textId="0FBAB724" w:rsidR="00216D65" w:rsidRPr="00424939" w:rsidRDefault="00216D65" w:rsidP="0045078B">
      <w:pPr>
        <w:spacing w:before="40" w:after="0"/>
        <w:rPr>
          <w:rFonts w:cs="Times New Roman"/>
          <w:b/>
          <w:color w:val="000000" w:themeColor="text1"/>
        </w:rPr>
        <w:pPrChange w:id="12815" w:author="Summer 2023 updates" w:date="2024-07-31T13:42:00Z">
          <w:pPr>
            <w:spacing w:after="0"/>
          </w:pPr>
        </w:pPrChange>
      </w:pPr>
      <w:r w:rsidRPr="00424939">
        <w:rPr>
          <w:rFonts w:cs="Times New Roman"/>
          <w:b/>
          <w:color w:val="000000" w:themeColor="text1"/>
        </w:rPr>
        <w:t>HIS-256 History</w:t>
      </w:r>
      <w:r w:rsidRPr="00424939">
        <w:rPr>
          <w:rFonts w:cs="Times New Roman"/>
          <w:b/>
          <w:color w:val="000000" w:themeColor="text1"/>
        </w:rPr>
        <w:fldChar w:fldCharType="begin"/>
      </w:r>
      <w:r w:rsidRPr="00093710">
        <w:rPr>
          <w:b/>
          <w:color w:val="000000" w:themeColor="text1"/>
          <w:rPrChange w:id="12816" w:author="Summer 2023 updates" w:date="2024-07-31T13:42:00Z">
            <w:rPr>
              <w:color w:val="000000" w:themeColor="text1"/>
            </w:rPr>
          </w:rPrChange>
        </w:rPr>
        <w:instrText xml:space="preserve"> XE "History" </w:instrText>
      </w:r>
      <w:r w:rsidRPr="00424939">
        <w:rPr>
          <w:rFonts w:cs="Times New Roman"/>
          <w:b/>
          <w:color w:val="000000" w:themeColor="text1"/>
        </w:rPr>
        <w:fldChar w:fldCharType="end"/>
      </w:r>
      <w:r w:rsidRPr="00424939">
        <w:rPr>
          <w:rFonts w:cs="Times New Roman"/>
          <w:b/>
          <w:color w:val="000000" w:themeColor="text1"/>
        </w:rPr>
        <w:t xml:space="preserve"> of Modern Japan </w:t>
      </w:r>
      <w:r w:rsidR="00AE02BE" w:rsidRPr="00424939">
        <w:rPr>
          <w:rFonts w:cs="Times New Roman"/>
          <w:b/>
          <w:color w:val="000000" w:themeColor="text1"/>
        </w:rPr>
        <w:t>(WE)</w:t>
      </w:r>
    </w:p>
    <w:p w14:paraId="3212BBD0" w14:textId="77777777" w:rsidR="00216D65" w:rsidRPr="00424939" w:rsidRDefault="00216D65" w:rsidP="0045078B">
      <w:r w:rsidRPr="00424939">
        <w:t xml:space="preserve">A history of modern Japan since 1700. Historical analysis of Edo period culture, politics and society, rapid Meiji era changes, constitutionalism and imperialism, Japan’s expansion in Asia, World War II, the post-war social change, and economic recovery and rise to international leadership, up to the present. </w:t>
      </w:r>
    </w:p>
    <w:p w14:paraId="6F4D77F5" w14:textId="7127721C" w:rsidR="00AC2D41" w:rsidRPr="00424939" w:rsidRDefault="00AC2D41" w:rsidP="0045078B">
      <w:pPr>
        <w:spacing w:before="40" w:after="0"/>
        <w:rPr>
          <w:rFonts w:cs="Times New Roman"/>
          <w:b/>
          <w:color w:val="000000" w:themeColor="text1"/>
        </w:rPr>
        <w:pPrChange w:id="12817" w:author="Summer 2023 updates" w:date="2024-07-31T13:42:00Z">
          <w:pPr>
            <w:keepNext/>
            <w:spacing w:after="0"/>
          </w:pPr>
        </w:pPrChange>
      </w:pPr>
      <w:r w:rsidRPr="00424939">
        <w:rPr>
          <w:rFonts w:cs="Times New Roman"/>
          <w:b/>
          <w:color w:val="000000" w:themeColor="text1"/>
        </w:rPr>
        <w:t>HIS-257 Native American History</w:t>
      </w:r>
      <w:r w:rsidRPr="00424939">
        <w:rPr>
          <w:rFonts w:cs="Times New Roman"/>
          <w:b/>
          <w:color w:val="000000" w:themeColor="text1"/>
        </w:rPr>
        <w:fldChar w:fldCharType="begin"/>
      </w:r>
      <w:r w:rsidRPr="00093710">
        <w:rPr>
          <w:b/>
          <w:color w:val="000000" w:themeColor="text1"/>
          <w:rPrChange w:id="12818" w:author="Summer 2023 updates" w:date="2024-07-31T13:42:00Z">
            <w:rPr>
              <w:color w:val="000000" w:themeColor="text1"/>
            </w:rPr>
          </w:rPrChange>
        </w:rPr>
        <w:instrText xml:space="preserve"> XE "History" </w:instrText>
      </w:r>
      <w:r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002C270" w14:textId="09FFE4CC" w:rsidR="00AC2D41" w:rsidRPr="00424939" w:rsidRDefault="00AC2D41" w:rsidP="0045078B">
      <w:pPr>
        <w:rPr>
          <w:b/>
        </w:rPr>
      </w:pPr>
      <w:r w:rsidRPr="00424939">
        <w:t xml:space="preserve">Examines the history of Native Americans and their relationships to Europe and Anglo-America from pre- Columbian times to the present. Emphases include understanding Native cultures, early Anglo-Indian relations, the western “Indian wars,” and the Red Power movement of the 1970s.  </w:t>
      </w:r>
    </w:p>
    <w:p w14:paraId="3FC05625" w14:textId="60629BC6" w:rsidR="00216D65" w:rsidRPr="00424939" w:rsidRDefault="00216D65" w:rsidP="0045078B">
      <w:pPr>
        <w:spacing w:before="40" w:after="0"/>
        <w:rPr>
          <w:rFonts w:cs="Times New Roman"/>
          <w:b/>
          <w:color w:val="000000" w:themeColor="text1"/>
        </w:rPr>
        <w:pPrChange w:id="12819" w:author="Summer 2023 updates" w:date="2024-07-31T13:42:00Z">
          <w:pPr>
            <w:spacing w:after="0"/>
          </w:pPr>
        </w:pPrChange>
      </w:pPr>
      <w:r w:rsidRPr="00424939">
        <w:rPr>
          <w:rFonts w:cs="Times New Roman"/>
          <w:b/>
          <w:color w:val="000000" w:themeColor="text1"/>
        </w:rPr>
        <w:t>HIS-268 Latin</w:t>
      </w:r>
      <w:r w:rsidRPr="00424939">
        <w:rPr>
          <w:rFonts w:cs="Times New Roman"/>
          <w:b/>
          <w:color w:val="000000" w:themeColor="text1"/>
        </w:rPr>
        <w:fldChar w:fldCharType="begin"/>
      </w:r>
      <w:r w:rsidRPr="00424939">
        <w:rPr>
          <w:color w:val="000000" w:themeColor="text1"/>
        </w:rPr>
        <w:instrText xml:space="preserve"> XE "Latin" </w:instrText>
      </w:r>
      <w:r w:rsidRPr="00424939">
        <w:rPr>
          <w:rFonts w:cs="Times New Roman"/>
          <w:b/>
          <w:color w:val="000000" w:themeColor="text1"/>
        </w:rPr>
        <w:fldChar w:fldCharType="end"/>
      </w:r>
      <w:r w:rsidRPr="00424939">
        <w:rPr>
          <w:rFonts w:cs="Times New Roman"/>
          <w:b/>
          <w:color w:val="000000" w:themeColor="text1"/>
        </w:rPr>
        <w:t xml:space="preserve"> America </w:t>
      </w:r>
      <w:r w:rsidR="00AE02BE" w:rsidRPr="00424939">
        <w:rPr>
          <w:rFonts w:cs="Times New Roman"/>
          <w:b/>
          <w:color w:val="000000" w:themeColor="text1"/>
        </w:rPr>
        <w:t>(WE)</w:t>
      </w:r>
    </w:p>
    <w:p w14:paraId="50B5A873" w14:textId="77777777" w:rsidR="00216D65" w:rsidRPr="00424939" w:rsidRDefault="00216D65" w:rsidP="0045078B">
      <w:r w:rsidRPr="00424939">
        <w:t>Survey of the social, political, economic, and cultural factors of Latin</w:t>
      </w:r>
      <w:r w:rsidRPr="00424939">
        <w:fldChar w:fldCharType="begin"/>
      </w:r>
      <w:r w:rsidRPr="00424939">
        <w:instrText xml:space="preserve"> XE "Latin" </w:instrText>
      </w:r>
      <w:r w:rsidRPr="00424939">
        <w:fldChar w:fldCharType="end"/>
      </w:r>
      <w:r w:rsidRPr="00424939">
        <w:t xml:space="preserve"> America from the colonial era to the present, with an emphasis on how these factors influence present day Latin America. </w:t>
      </w:r>
    </w:p>
    <w:p w14:paraId="0D738AC3" w14:textId="38274CA8" w:rsidR="00633E29" w:rsidRPr="00424939" w:rsidRDefault="00633E29" w:rsidP="0045078B">
      <w:pPr>
        <w:spacing w:before="40" w:after="0"/>
        <w:rPr>
          <w:rFonts w:cs="Times New Roman"/>
          <w:b/>
          <w:color w:val="000000" w:themeColor="text1"/>
        </w:rPr>
        <w:pPrChange w:id="12820" w:author="Summer 2023 updates" w:date="2024-07-31T13:42:00Z">
          <w:pPr>
            <w:spacing w:after="0"/>
          </w:pPr>
        </w:pPrChange>
      </w:pPr>
      <w:r w:rsidRPr="00424939">
        <w:rPr>
          <w:rFonts w:cs="Times New Roman"/>
          <w:b/>
          <w:color w:val="000000" w:themeColor="text1"/>
        </w:rPr>
        <w:t>HIS-272 History</w:t>
      </w:r>
      <w:r w:rsidR="00B8454E" w:rsidRPr="00424939">
        <w:rPr>
          <w:rFonts w:cs="Times New Roman"/>
          <w:b/>
          <w:color w:val="000000" w:themeColor="text1"/>
        </w:rPr>
        <w:fldChar w:fldCharType="begin"/>
      </w:r>
      <w:r w:rsidR="00B8454E" w:rsidRPr="00093710">
        <w:rPr>
          <w:b/>
          <w:color w:val="000000" w:themeColor="text1"/>
          <w:rPrChange w:id="12821" w:author="Summer 2023 updates" w:date="2024-07-31T13:42:00Z">
            <w:rPr>
              <w:color w:val="000000" w:themeColor="text1"/>
            </w:rPr>
          </w:rPrChange>
        </w:rPr>
        <w:instrText xml:space="preserve"> XE "History" </w:instrText>
      </w:r>
      <w:r w:rsidR="00B8454E" w:rsidRPr="00424939">
        <w:rPr>
          <w:rFonts w:cs="Times New Roman"/>
          <w:b/>
          <w:color w:val="000000" w:themeColor="text1"/>
        </w:rPr>
        <w:fldChar w:fldCharType="end"/>
      </w:r>
      <w:r w:rsidRPr="00424939">
        <w:rPr>
          <w:rFonts w:cs="Times New Roman"/>
          <w:b/>
          <w:color w:val="000000" w:themeColor="text1"/>
        </w:rPr>
        <w:t xml:space="preserve"> of Medieval Europe </w:t>
      </w:r>
      <w:r w:rsidR="00AE02BE" w:rsidRPr="00424939">
        <w:rPr>
          <w:rFonts w:cs="Times New Roman"/>
          <w:b/>
          <w:color w:val="000000" w:themeColor="text1"/>
        </w:rPr>
        <w:t>(WE)</w:t>
      </w:r>
    </w:p>
    <w:p w14:paraId="249F0CF8" w14:textId="0C1AA9AD" w:rsidR="00633E29" w:rsidRPr="00424939" w:rsidRDefault="00633E29" w:rsidP="0045078B">
      <w:r w:rsidRPr="00424939">
        <w:t xml:space="preserve">A survey of Medieval Europe focusing on the intellectual, cultural, religious, artistic, and literary achievements of the High Middle Ages from roughly 1000 </w:t>
      </w:r>
      <w:del w:id="12822" w:author="Summer 2023 updates" w:date="2024-07-31T13:42:00Z">
        <w:r w:rsidRPr="00424939">
          <w:delText>A.D</w:delText>
        </w:r>
      </w:del>
      <w:ins w:id="12823" w:author="Summer 2023 updates" w:date="2024-07-31T13:42:00Z">
        <w:r w:rsidR="00093710">
          <w:t>C</w:t>
        </w:r>
        <w:r w:rsidRPr="00424939">
          <w:t>.</w:t>
        </w:r>
        <w:r w:rsidR="00093710">
          <w:t>E</w:t>
        </w:r>
      </w:ins>
      <w:r w:rsidRPr="00424939">
        <w:t xml:space="preserve">. to 1300 </w:t>
      </w:r>
      <w:del w:id="12824" w:author="Summer 2023 updates" w:date="2024-07-31T13:42:00Z">
        <w:r w:rsidRPr="00424939">
          <w:delText>A.D</w:delText>
        </w:r>
      </w:del>
      <w:ins w:id="12825" w:author="Summer 2023 updates" w:date="2024-07-31T13:42:00Z">
        <w:r w:rsidR="00093710">
          <w:t>C</w:t>
        </w:r>
        <w:r w:rsidRPr="00424939">
          <w:t>.</w:t>
        </w:r>
        <w:r w:rsidR="00093710">
          <w:t>E</w:t>
        </w:r>
      </w:ins>
      <w:r w:rsidRPr="00424939">
        <w:t xml:space="preserve">. </w:t>
      </w:r>
    </w:p>
    <w:p w14:paraId="5C0F15C6" w14:textId="05809879" w:rsidR="00633E29" w:rsidRPr="00424939" w:rsidRDefault="00633E29" w:rsidP="0045078B">
      <w:pPr>
        <w:spacing w:before="40" w:after="0"/>
        <w:rPr>
          <w:rFonts w:cs="Times New Roman"/>
          <w:b/>
          <w:color w:val="000000" w:themeColor="text1"/>
        </w:rPr>
        <w:pPrChange w:id="12826" w:author="Summer 2023 updates" w:date="2024-07-31T13:42:00Z">
          <w:pPr>
            <w:spacing w:after="0"/>
          </w:pPr>
        </w:pPrChange>
      </w:pPr>
      <w:r w:rsidRPr="00424939">
        <w:rPr>
          <w:rFonts w:cs="Times New Roman"/>
          <w:b/>
          <w:color w:val="000000" w:themeColor="text1"/>
        </w:rPr>
        <w:t>HIS-275 Ancient Greek History</w:t>
      </w:r>
      <w:r w:rsidR="00B8454E" w:rsidRPr="00424939">
        <w:rPr>
          <w:rFonts w:cs="Times New Roman"/>
          <w:b/>
          <w:color w:val="000000" w:themeColor="text1"/>
        </w:rPr>
        <w:fldChar w:fldCharType="begin"/>
      </w:r>
      <w:r w:rsidR="00B8454E" w:rsidRPr="00093710">
        <w:rPr>
          <w:b/>
          <w:color w:val="000000" w:themeColor="text1"/>
          <w:rPrChange w:id="12827" w:author="Summer 2023 updates" w:date="2024-07-31T13:42:00Z">
            <w:rPr>
              <w:color w:val="000000" w:themeColor="text1"/>
            </w:rPr>
          </w:rPrChange>
        </w:rPr>
        <w:instrText xml:space="preserve"> XE "History"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49C32BDD" w14:textId="181DAADF" w:rsidR="00633E29" w:rsidRDefault="00633E29" w:rsidP="0045078B">
      <w:r w:rsidRPr="00424939">
        <w:t>An examination of the evolution of certain key institutions and traditions in the ancient Greek world—political, constitutional, military, social, and economic—with particular emphasis on the revolutionary changes experienced during the Classical Age, i.e., the fifth and fourth centuries B.C.</w:t>
      </w:r>
      <w:ins w:id="12828" w:author="Summer 2023 updates" w:date="2024-07-31T13:42:00Z">
        <w:r w:rsidR="00093710">
          <w:t>E.</w:t>
        </w:r>
      </w:ins>
      <w:r w:rsidRPr="00424939">
        <w:t xml:space="preserve"> </w:t>
      </w:r>
    </w:p>
    <w:p w14:paraId="1DF84830" w14:textId="77777777" w:rsidR="00F21AD0" w:rsidRPr="00093710" w:rsidRDefault="00F21AD0" w:rsidP="0045078B">
      <w:pPr>
        <w:spacing w:before="40" w:after="0"/>
        <w:rPr>
          <w:b/>
          <w:color w:val="000000" w:themeColor="text1"/>
          <w:rPrChange w:id="12829" w:author="Summer 2023 updates" w:date="2024-07-31T13:42:00Z">
            <w:rPr>
              <w:b/>
            </w:rPr>
          </w:rPrChange>
        </w:rPr>
        <w:pPrChange w:id="12830" w:author="Summer 2023 updates" w:date="2024-07-31T13:42:00Z">
          <w:pPr>
            <w:autoSpaceDE w:val="0"/>
            <w:autoSpaceDN w:val="0"/>
            <w:adjustRightInd w:val="0"/>
            <w:spacing w:after="0"/>
          </w:pPr>
        </w:pPrChange>
      </w:pPr>
      <w:r w:rsidRPr="00093710">
        <w:rPr>
          <w:b/>
          <w:color w:val="000000" w:themeColor="text1"/>
          <w:rPrChange w:id="12831" w:author="Summer 2023 updates" w:date="2024-07-31T13:42:00Z">
            <w:rPr>
              <w:b/>
            </w:rPr>
          </w:rPrChange>
        </w:rPr>
        <w:t>HIS-276 The “Discovery” of America: Clash of Cultures and Alterities (WE)</w:t>
      </w:r>
    </w:p>
    <w:p w14:paraId="7CA4CC3D" w14:textId="75EC0552" w:rsidR="00F21AD0" w:rsidRPr="00F21AD0" w:rsidRDefault="00F21AD0" w:rsidP="00ED3886">
      <w:pPr>
        <w:rPr>
          <w:rFonts w:cs="ArialMT"/>
        </w:rPr>
      </w:pPr>
      <w:r w:rsidRPr="000446C6">
        <w:t>Focuses on the biggest empires in the Americas (Maya, Aztec, and Inca) and the process of</w:t>
      </w:r>
      <w:r>
        <w:t xml:space="preserve"> </w:t>
      </w:r>
      <w:r w:rsidRPr="000446C6">
        <w:t>conquest and colonization after Christopher Columbus’ arrival. The students will read accounts</w:t>
      </w:r>
      <w:r>
        <w:t xml:space="preserve"> </w:t>
      </w:r>
      <w:r w:rsidRPr="000446C6">
        <w:t xml:space="preserve">written during the </w:t>
      </w:r>
      <w:r w:rsidR="00ED3886">
        <w:t>15</w:t>
      </w:r>
      <w:r w:rsidR="00ED3886" w:rsidRPr="00ED3886">
        <w:t>th</w:t>
      </w:r>
      <w:del w:id="12832" w:author="Summer 2023 updates" w:date="2024-07-31T13:42:00Z">
        <w:r w:rsidRPr="000446C6">
          <w:delText>-</w:delText>
        </w:r>
      </w:del>
      <w:ins w:id="12833" w:author="Summer 2023 updates" w:date="2024-07-31T13:42:00Z">
        <w:r w:rsidR="00ED3886">
          <w:t>–</w:t>
        </w:r>
      </w:ins>
      <w:r w:rsidRPr="000446C6">
        <w:t>17th centuries and consider how to critically engage them. The class</w:t>
      </w:r>
      <w:r>
        <w:t xml:space="preserve"> </w:t>
      </w:r>
      <w:r w:rsidRPr="000446C6">
        <w:t>aims to reflect not only on the stories of the conquistadores, but also on those of the conquered</w:t>
      </w:r>
      <w:r>
        <w:t xml:space="preserve"> </w:t>
      </w:r>
      <w:r w:rsidRPr="000446C6">
        <w:t>people through historical accounts that attempt to give a voice to the voiceless, analyze the</w:t>
      </w:r>
      <w:r w:rsidR="009A4657">
        <w:t xml:space="preserve"> </w:t>
      </w:r>
      <w:r w:rsidRPr="000446C6">
        <w:rPr>
          <w:rFonts w:cs="ArialMT"/>
        </w:rPr>
        <w:t>challenges of facing a completely unknown culture, and the ethical implications of imposing your</w:t>
      </w:r>
      <w:r>
        <w:rPr>
          <w:rFonts w:cs="ArialMT"/>
        </w:rPr>
        <w:t xml:space="preserve"> </w:t>
      </w:r>
      <w:r w:rsidRPr="000446C6">
        <w:rPr>
          <w:rFonts w:cs="ArialMT"/>
        </w:rPr>
        <w:t>values and traditions on others. By the end of the class, the student will be able to provide an</w:t>
      </w:r>
      <w:r>
        <w:rPr>
          <w:rFonts w:cs="ArialMT"/>
        </w:rPr>
        <w:t xml:space="preserve"> </w:t>
      </w:r>
      <w:r w:rsidRPr="000446C6">
        <w:rPr>
          <w:rFonts w:cs="ArialMT"/>
        </w:rPr>
        <w:t>overview of the Spanish Conquest, its history, and controversies. Students also will develop</w:t>
      </w:r>
      <w:r>
        <w:rPr>
          <w:rFonts w:cs="ArialMT"/>
        </w:rPr>
        <w:t xml:space="preserve"> </w:t>
      </w:r>
      <w:r w:rsidRPr="000446C6">
        <w:rPr>
          <w:rFonts w:cs="ArialMT"/>
        </w:rPr>
        <w:t>skills to analyze primary and secondary sources and write small response papers as well as a</w:t>
      </w:r>
      <w:r>
        <w:rPr>
          <w:rFonts w:cs="ArialMT"/>
        </w:rPr>
        <w:t xml:space="preserve"> </w:t>
      </w:r>
      <w:r w:rsidRPr="000446C6">
        <w:rPr>
          <w:rFonts w:cs="ArialMT"/>
        </w:rPr>
        <w:t>small essay that demonstrates an understanding of the time period and the ability to support an</w:t>
      </w:r>
      <w:r w:rsidR="009A4657">
        <w:rPr>
          <w:rFonts w:cs="ArialMT"/>
        </w:rPr>
        <w:t xml:space="preserve"> </w:t>
      </w:r>
      <w:r>
        <w:rPr>
          <w:rFonts w:cs="ArialMT"/>
        </w:rPr>
        <w:t>argument.</w:t>
      </w:r>
    </w:p>
    <w:p w14:paraId="538003BA" w14:textId="10AA0C07" w:rsidR="00D83293" w:rsidRPr="00424939" w:rsidRDefault="00D83293" w:rsidP="0045078B">
      <w:pPr>
        <w:spacing w:before="40" w:after="0"/>
        <w:rPr>
          <w:rFonts w:cs="Times New Roman"/>
          <w:b/>
          <w:color w:val="000000" w:themeColor="text1"/>
        </w:rPr>
        <w:pPrChange w:id="12834" w:author="Summer 2023 updates" w:date="2024-07-31T13:42:00Z">
          <w:pPr>
            <w:spacing w:after="0"/>
          </w:pPr>
        </w:pPrChange>
      </w:pPr>
      <w:r w:rsidRPr="00E36D45">
        <w:rPr>
          <w:rFonts w:cs="Times New Roman"/>
          <w:b/>
          <w:color w:val="000000" w:themeColor="text1"/>
        </w:rPr>
        <w:t xml:space="preserve">HIS-278 </w:t>
      </w:r>
      <w:r w:rsidRPr="00E36D45">
        <w:rPr>
          <w:rFonts w:cs="Times New Roman"/>
          <w:b/>
          <w:color w:val="000000" w:themeColor="text1"/>
        </w:rPr>
        <w:fldChar w:fldCharType="begin"/>
      </w:r>
      <w:r w:rsidRPr="00093710">
        <w:rPr>
          <w:b/>
          <w:color w:val="000000" w:themeColor="text1"/>
          <w:rPrChange w:id="12835" w:author="Summer 2023 updates" w:date="2024-07-31T13:42:00Z">
            <w:rPr>
              <w:color w:val="000000" w:themeColor="text1"/>
            </w:rPr>
          </w:rPrChange>
        </w:rPr>
        <w:instrText xml:space="preserve"> XE "History" </w:instrText>
      </w:r>
      <w:r w:rsidRPr="00E36D45">
        <w:rPr>
          <w:rFonts w:cs="Times New Roman"/>
          <w:b/>
          <w:color w:val="000000" w:themeColor="text1"/>
        </w:rPr>
        <w:fldChar w:fldCharType="end"/>
      </w:r>
      <w:r w:rsidRPr="00E36D45">
        <w:rPr>
          <w:rFonts w:cs="Times New Roman"/>
          <w:b/>
          <w:color w:val="000000" w:themeColor="text1"/>
        </w:rPr>
        <w:t>History of the Holocaust</w:t>
      </w:r>
      <w:r w:rsidR="00492C55" w:rsidRPr="00E36D45">
        <w:rPr>
          <w:rFonts w:cs="Times New Roman"/>
          <w:b/>
          <w:color w:val="000000" w:themeColor="text1"/>
        </w:rPr>
        <w:t xml:space="preserve"> (</w:t>
      </w:r>
      <w:r w:rsidR="00492C55" w:rsidRPr="00424939">
        <w:rPr>
          <w:rFonts w:cs="Times New Roman"/>
          <w:b/>
          <w:color w:val="000000" w:themeColor="text1"/>
        </w:rPr>
        <w:t>WE)</w:t>
      </w:r>
    </w:p>
    <w:p w14:paraId="414E84C2" w14:textId="2814EBF7" w:rsidR="00B733D7" w:rsidRPr="00E61999" w:rsidRDefault="00D83293" w:rsidP="00ED3886">
      <w:r w:rsidRPr="00D83293">
        <w:t>Introduces students to the examination of the causes, experiences, and legacy of the Holocaust,</w:t>
      </w:r>
      <w:r>
        <w:t xml:space="preserve"> </w:t>
      </w:r>
      <w:r w:rsidRPr="00D83293">
        <w:t>studying viewpoints of victims, perpetrators, and bystanders. Students will study historical</w:t>
      </w:r>
      <w:r>
        <w:t xml:space="preserve"> </w:t>
      </w:r>
      <w:r w:rsidRPr="00D83293">
        <w:t>documents and literature as well as audiovisual sources in course discussions and written work</w:t>
      </w:r>
      <w:r>
        <w:t xml:space="preserve"> </w:t>
      </w:r>
      <w:r w:rsidRPr="00D83293">
        <w:t>as they cover social, cultural, and political history from pre-war Germany through World War</w:t>
      </w:r>
      <w:r>
        <w:t xml:space="preserve"> </w:t>
      </w:r>
      <w:r w:rsidRPr="00D83293">
        <w:t>II, and evaluate memory of the Holocaust in the time period since 1945. Through written work</w:t>
      </w:r>
      <w:r>
        <w:t xml:space="preserve"> </w:t>
      </w:r>
      <w:r w:rsidRPr="00D83293">
        <w:t>and course discussions, students will: identify and evaluate the significance of key actors,</w:t>
      </w:r>
      <w:r>
        <w:t xml:space="preserve"> </w:t>
      </w:r>
      <w:r w:rsidRPr="00D83293">
        <w:t>events, and ideas connected to the Holocaust; analyze primary and secondary sources;</w:t>
      </w:r>
      <w:r>
        <w:t xml:space="preserve"> </w:t>
      </w:r>
      <w:r w:rsidRPr="00D83293">
        <w:t>synthesize evidence to produce cogent written and oral arguments; and critically examine</w:t>
      </w:r>
      <w:r>
        <w:t xml:space="preserve"> </w:t>
      </w:r>
      <w:r w:rsidRPr="00D83293">
        <w:t>understanding of the Holocaust.</w:t>
      </w:r>
      <w:r w:rsidRPr="00424939">
        <w:t xml:space="preserve"> </w:t>
      </w:r>
    </w:p>
    <w:p w14:paraId="5F769C71" w14:textId="1EB5D8E5" w:rsidR="00633E29" w:rsidRPr="00424939" w:rsidRDefault="00633E29" w:rsidP="0045078B">
      <w:pPr>
        <w:spacing w:before="40" w:after="0"/>
        <w:rPr>
          <w:rFonts w:cs="Times New Roman"/>
          <w:b/>
          <w:color w:val="000000" w:themeColor="text1"/>
        </w:rPr>
        <w:pPrChange w:id="12836" w:author="Summer 2023 updates" w:date="2024-07-31T13:42:00Z">
          <w:pPr>
            <w:spacing w:after="40"/>
          </w:pPr>
        </w:pPrChange>
      </w:pPr>
      <w:r w:rsidRPr="00424939">
        <w:rPr>
          <w:rFonts w:cs="Times New Roman"/>
          <w:b/>
          <w:color w:val="000000" w:themeColor="text1"/>
        </w:rPr>
        <w:t>HIS-285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Ancient Rome </w:t>
      </w:r>
      <w:r w:rsidR="00AE02BE" w:rsidRPr="00424939">
        <w:rPr>
          <w:rFonts w:cs="Times New Roman"/>
          <w:b/>
          <w:color w:val="000000" w:themeColor="text1"/>
        </w:rPr>
        <w:t>(WE)</w:t>
      </w:r>
    </w:p>
    <w:p w14:paraId="645C8F1D" w14:textId="7A9512D2" w:rsidR="00633E29" w:rsidRPr="00424939" w:rsidRDefault="00633E29" w:rsidP="00ED3886">
      <w:r w:rsidRPr="00424939">
        <w:t>An examination of the evolution of certain key institutions and traditions—political, constitutional, military, social, and economic—in the ancient Roman world, with emphasis on the revolutionary changes during the transition from the Republic to the Empire, i.e., the first centuries B.C.</w:t>
      </w:r>
      <w:ins w:id="12837" w:author="Summer 2023 updates" w:date="2024-07-31T13:42:00Z">
        <w:r w:rsidR="00093710">
          <w:t>E</w:t>
        </w:r>
      </w:ins>
      <w:r w:rsidRPr="00424939">
        <w:t xml:space="preserve"> and </w:t>
      </w:r>
      <w:del w:id="12838" w:author="Summer 2023 updates" w:date="2024-07-31T13:42:00Z">
        <w:r w:rsidRPr="00424939">
          <w:delText>A.D</w:delText>
        </w:r>
      </w:del>
      <w:ins w:id="12839" w:author="Summer 2023 updates" w:date="2024-07-31T13:42:00Z">
        <w:r w:rsidR="00093710">
          <w:t>C</w:t>
        </w:r>
        <w:r w:rsidRPr="00424939">
          <w:t>.</w:t>
        </w:r>
        <w:r w:rsidR="00093710">
          <w:t>E</w:t>
        </w:r>
      </w:ins>
      <w:r w:rsidRPr="00424939">
        <w:t xml:space="preserve">. </w:t>
      </w:r>
    </w:p>
    <w:p w14:paraId="09A41F83" w14:textId="499C3EE0" w:rsidR="00216D65" w:rsidRPr="00424939" w:rsidRDefault="00216D65" w:rsidP="0045078B">
      <w:pPr>
        <w:spacing w:before="40" w:after="0"/>
        <w:rPr>
          <w:rFonts w:cs="Times New Roman"/>
          <w:b/>
          <w:color w:val="000000" w:themeColor="text1"/>
        </w:rPr>
        <w:pPrChange w:id="12840" w:author="Summer 2023 updates" w:date="2024-07-31T13:42:00Z">
          <w:pPr>
            <w:spacing w:after="0"/>
          </w:pPr>
        </w:pPrChange>
      </w:pPr>
      <w:r w:rsidRPr="00424939">
        <w:rPr>
          <w:rFonts w:cs="Times New Roman"/>
          <w:b/>
          <w:color w:val="000000" w:themeColor="text1"/>
        </w:rPr>
        <w:t>HIS-286 Modern Middle East</w:t>
      </w:r>
      <w:r w:rsidR="00AE02BE" w:rsidRPr="00424939">
        <w:rPr>
          <w:rFonts w:cs="Times New Roman"/>
          <w:b/>
          <w:color w:val="000000" w:themeColor="text1"/>
        </w:rPr>
        <w:t xml:space="preserve"> (WE)</w:t>
      </w:r>
    </w:p>
    <w:p w14:paraId="7859960A" w14:textId="77777777" w:rsidR="00216D65" w:rsidRPr="00424939" w:rsidRDefault="00216D65" w:rsidP="0045078B">
      <w:r w:rsidRPr="00424939">
        <w:t>A survey of recent history of the Middle East, from the 1800s to the present with an emphasis on the 20</w:t>
      </w:r>
      <w:r w:rsidRPr="00424939">
        <w:rPr>
          <w:vertAlign w:val="superscript"/>
        </w:rPr>
        <w:t>th</w:t>
      </w:r>
      <w:r w:rsidRPr="00424939">
        <w:t xml:space="preserve"> century.  Course focuses on the Middle East in its global interactions. </w:t>
      </w:r>
    </w:p>
    <w:p w14:paraId="50E7873C" w14:textId="52BB4136" w:rsidR="00633E29" w:rsidRPr="00424939" w:rsidRDefault="00633E29" w:rsidP="0045078B">
      <w:pPr>
        <w:spacing w:before="40" w:after="0"/>
        <w:rPr>
          <w:rFonts w:cs="Times New Roman"/>
          <w:b/>
          <w:color w:val="000000" w:themeColor="text1"/>
        </w:rPr>
        <w:pPrChange w:id="12841" w:author="Summer 2023 updates" w:date="2024-07-31T13:42:00Z">
          <w:pPr>
            <w:spacing w:after="0"/>
          </w:pPr>
        </w:pPrChange>
      </w:pPr>
      <w:r w:rsidRPr="00424939">
        <w:rPr>
          <w:rFonts w:cs="Times New Roman"/>
          <w:b/>
          <w:color w:val="000000" w:themeColor="text1"/>
        </w:rPr>
        <w:t xml:space="preserve">HIS-288 Renaissance and Reformation </w:t>
      </w:r>
      <w:r w:rsidR="00AE02BE" w:rsidRPr="00424939">
        <w:rPr>
          <w:rFonts w:cs="Times New Roman"/>
          <w:b/>
          <w:color w:val="000000" w:themeColor="text1"/>
        </w:rPr>
        <w:t>(WE)</w:t>
      </w:r>
    </w:p>
    <w:p w14:paraId="5D3BD6F3" w14:textId="77777777" w:rsidR="00633E29" w:rsidRPr="00424939" w:rsidRDefault="00633E29" w:rsidP="0045078B">
      <w:r w:rsidRPr="00424939">
        <w:t>The European experience from the waning of the Middle Ages through the period of the religious wars, with the emphasis on art, the rise of nation states, overseas expansionism, the scientific revolution, and the Protestant and Catholic Reformations.</w:t>
      </w:r>
    </w:p>
    <w:p w14:paraId="5BB20410" w14:textId="509DC8A3" w:rsidR="00633E29" w:rsidRPr="00424939" w:rsidRDefault="00633E29" w:rsidP="0045078B">
      <w:pPr>
        <w:spacing w:before="40" w:after="0"/>
        <w:rPr>
          <w:rFonts w:cs="Times New Roman"/>
          <w:b/>
          <w:color w:val="000000" w:themeColor="text1"/>
        </w:rPr>
        <w:pPrChange w:id="12842" w:author="Summer 2023 updates" w:date="2024-07-31T13:42:00Z">
          <w:pPr>
            <w:spacing w:after="0"/>
          </w:pPr>
        </w:pPrChange>
      </w:pPr>
      <w:r w:rsidRPr="00424939">
        <w:rPr>
          <w:rFonts w:cs="Times New Roman"/>
          <w:b/>
          <w:color w:val="000000" w:themeColor="text1"/>
        </w:rPr>
        <w:t>HIS-292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Modern England </w:t>
      </w:r>
      <w:r w:rsidR="00AE02BE" w:rsidRPr="00424939">
        <w:rPr>
          <w:rFonts w:cs="Times New Roman"/>
          <w:b/>
          <w:color w:val="000000" w:themeColor="text1"/>
        </w:rPr>
        <w:t>(WE)</w:t>
      </w:r>
    </w:p>
    <w:p w14:paraId="5752C735" w14:textId="6BFBA13C" w:rsidR="00633E29" w:rsidRPr="00424939" w:rsidRDefault="00633E29" w:rsidP="0045078B">
      <w:r w:rsidRPr="00424939">
        <w:t xml:space="preserve">A survey of the major constitutional, political, and social developments in England from The Glorious Revolution to the present. Particular attention is paid to the growth of Empire, the Industrial Revolution, the rise of labor, and the effects of The Great War and World War II. </w:t>
      </w:r>
    </w:p>
    <w:p w14:paraId="2A814F61" w14:textId="02FE67DD" w:rsidR="00AC2D41" w:rsidRPr="00424939" w:rsidRDefault="00AC2D41" w:rsidP="0045078B">
      <w:pPr>
        <w:spacing w:before="40" w:after="0"/>
        <w:rPr>
          <w:rFonts w:cs="Times New Roman"/>
          <w:b/>
          <w:color w:val="000000" w:themeColor="text1"/>
        </w:rPr>
        <w:pPrChange w:id="12843" w:author="Summer 2023 updates" w:date="2024-07-31T13:42:00Z">
          <w:pPr>
            <w:spacing w:after="0"/>
          </w:pPr>
        </w:pPrChange>
      </w:pPr>
      <w:r w:rsidRPr="00424939">
        <w:rPr>
          <w:rFonts w:cs="Times New Roman"/>
          <w:b/>
          <w:color w:val="000000" w:themeColor="text1"/>
        </w:rPr>
        <w:t xml:space="preserve">HIS-297 Women in America </w:t>
      </w:r>
      <w:r w:rsidR="00AE02BE" w:rsidRPr="00424939">
        <w:rPr>
          <w:rFonts w:cs="Times New Roman"/>
          <w:b/>
          <w:color w:val="000000" w:themeColor="text1"/>
        </w:rPr>
        <w:t>(WE)</w:t>
      </w:r>
    </w:p>
    <w:p w14:paraId="3DCF13C1" w14:textId="0B9D6DE4" w:rsidR="00AC2D41" w:rsidRPr="00424939" w:rsidRDefault="00AC2D41" w:rsidP="0045078B">
      <w:r w:rsidRPr="00424939">
        <w:t xml:space="preserve">A survey of the role and power of a variety of women in America’s history from colonial times to the present, with an emphasis on understanding the place of women today. </w:t>
      </w:r>
    </w:p>
    <w:p w14:paraId="3EFCAFC8" w14:textId="2286F0BE" w:rsidR="00700D05" w:rsidRPr="00424939" w:rsidRDefault="00700D05" w:rsidP="0045078B">
      <w:pPr>
        <w:spacing w:before="40" w:after="0"/>
        <w:rPr>
          <w:rFonts w:cs="Times New Roman"/>
          <w:b/>
          <w:color w:val="000000" w:themeColor="text1"/>
        </w:rPr>
        <w:pPrChange w:id="12844" w:author="Summer 2023 updates" w:date="2024-07-31T13:42:00Z">
          <w:pPr>
            <w:spacing w:after="0"/>
          </w:pPr>
        </w:pPrChange>
      </w:pPr>
      <w:r w:rsidRPr="00424939">
        <w:rPr>
          <w:rFonts w:cs="Times New Roman"/>
          <w:b/>
          <w:color w:val="000000" w:themeColor="text1"/>
        </w:rPr>
        <w:t>HIS-</w:t>
      </w:r>
      <w:r>
        <w:rPr>
          <w:rFonts w:cs="Times New Roman"/>
          <w:b/>
          <w:color w:val="000000" w:themeColor="text1"/>
        </w:rPr>
        <w:t>300</w:t>
      </w:r>
      <w:r w:rsidRPr="00424939">
        <w:rPr>
          <w:rFonts w:cs="Times New Roman"/>
          <w:b/>
          <w:color w:val="000000" w:themeColor="text1"/>
        </w:rPr>
        <w:t xml:space="preserve"> </w:t>
      </w:r>
      <w:r>
        <w:rPr>
          <w:rFonts w:cs="Times New Roman"/>
          <w:b/>
          <w:color w:val="000000" w:themeColor="text1"/>
        </w:rPr>
        <w:t>Public History</w:t>
      </w:r>
      <w:r w:rsidRPr="00424939">
        <w:rPr>
          <w:rFonts w:cs="Times New Roman"/>
          <w:b/>
          <w:color w:val="000000" w:themeColor="text1"/>
        </w:rPr>
        <w:t xml:space="preserve"> (WE)</w:t>
      </w:r>
    </w:p>
    <w:p w14:paraId="7EF06185" w14:textId="26338EC5" w:rsidR="00700D05" w:rsidRDefault="00700D05" w:rsidP="00526CB0">
      <w:r w:rsidRPr="00700D05">
        <w:t>Introduces students to the methods and practices of public history. Public history refers to the</w:t>
      </w:r>
      <w:r>
        <w:t xml:space="preserve"> </w:t>
      </w:r>
      <w:r w:rsidRPr="00700D05">
        <w:t>many ways history is utilized and applied outside traditional academic research and college</w:t>
      </w:r>
      <w:r>
        <w:t xml:space="preserve"> </w:t>
      </w:r>
      <w:r w:rsidRPr="00700D05">
        <w:t>classroom settings. Through readings, discussions, site visits, guest speakers, and writing</w:t>
      </w:r>
      <w:r>
        <w:t xml:space="preserve"> </w:t>
      </w:r>
      <w:r w:rsidRPr="00700D05">
        <w:t>assignments, students will learn about the many ways history is applied, interpreted, and used by</w:t>
      </w:r>
      <w:r>
        <w:t xml:space="preserve"> </w:t>
      </w:r>
      <w:r w:rsidRPr="00700D05">
        <w:t>museums, historical sites, non-historians, and other publics. They will be introduced to career</w:t>
      </w:r>
      <w:r>
        <w:t xml:space="preserve"> </w:t>
      </w:r>
      <w:r w:rsidRPr="00700D05">
        <w:t>opportunities in public history and will engage with the cultural and historical resources of Cedar</w:t>
      </w:r>
      <w:r>
        <w:t xml:space="preserve"> </w:t>
      </w:r>
      <w:r w:rsidRPr="00700D05">
        <w:t>Rapids. Students will analyze primary and secondary sources, refine written and verbal</w:t>
      </w:r>
      <w:r>
        <w:t xml:space="preserve"> </w:t>
      </w:r>
      <w:r w:rsidRPr="00700D05">
        <w:t>communication skills, and demonstrate an understanding of and ability to use historical research</w:t>
      </w:r>
      <w:r>
        <w:t xml:space="preserve"> </w:t>
      </w:r>
      <w:r w:rsidRPr="00700D05">
        <w:t>techniques. The course culminates in the production of a hands-on, research-based, collaborative</w:t>
      </w:r>
      <w:r>
        <w:t xml:space="preserve"> </w:t>
      </w:r>
      <w:r w:rsidRPr="00700D05">
        <w:t>class history project (e.g., exhibit, website, historical markers, etc.) that will serve</w:t>
      </w:r>
      <w:r>
        <w:t xml:space="preserve"> </w:t>
      </w:r>
      <w:r w:rsidRPr="00700D05">
        <w:t>a public beyond the classroom.</w:t>
      </w:r>
      <w:r w:rsidRPr="00424939">
        <w:t xml:space="preserve"> </w:t>
      </w:r>
    </w:p>
    <w:p w14:paraId="10835BDD" w14:textId="7C0538D4" w:rsidR="004F011C" w:rsidRDefault="00807F9C" w:rsidP="0045078B">
      <w:pPr>
        <w:spacing w:before="40" w:after="0"/>
        <w:rPr>
          <w:rFonts w:cs="Times New Roman"/>
          <w:b/>
          <w:color w:val="000000" w:themeColor="text1"/>
        </w:rPr>
        <w:pPrChange w:id="12845" w:author="Summer 2023 updates" w:date="2024-07-31T13:42:00Z">
          <w:pPr/>
        </w:pPrChange>
      </w:pPr>
      <w:r w:rsidRPr="004F011C">
        <w:rPr>
          <w:rFonts w:cs="Times New Roman"/>
          <w:b/>
          <w:color w:val="000000" w:themeColor="text1"/>
        </w:rPr>
        <w:t>HIS-306 Revolution, Social Struggle, and Testimonio in Latin America 20</w:t>
      </w:r>
      <w:r w:rsidRPr="004F011C">
        <w:rPr>
          <w:rFonts w:cs="Times New Roman"/>
          <w:b/>
          <w:color w:val="000000" w:themeColor="text1"/>
          <w:vertAlign w:val="superscript"/>
        </w:rPr>
        <w:t>th</w:t>
      </w:r>
      <w:r w:rsidRPr="004F011C">
        <w:rPr>
          <w:rFonts w:cs="Times New Roman"/>
          <w:b/>
          <w:color w:val="000000" w:themeColor="text1"/>
        </w:rPr>
        <w:t xml:space="preserve"> Century</w:t>
      </w:r>
      <w:r w:rsidR="00BA7348">
        <w:rPr>
          <w:rFonts w:cs="Times New Roman"/>
          <w:b/>
          <w:color w:val="000000" w:themeColor="text1"/>
        </w:rPr>
        <w:t xml:space="preserve"> (WE)</w:t>
      </w:r>
    </w:p>
    <w:p w14:paraId="57A396BF" w14:textId="4E8CA5FE" w:rsidR="00F462F5" w:rsidRPr="00F462F5" w:rsidRDefault="00F462F5" w:rsidP="00ED3886">
      <w:pPr>
        <w:rPr>
          <w:rFonts w:cs="ArialMT"/>
        </w:rPr>
      </w:pPr>
      <w:r w:rsidRPr="00F462F5">
        <w:t>Introduces students to the testimonial literature in Latin Ameri</w:t>
      </w:r>
      <w:r>
        <w:t xml:space="preserve">ca, a genre capable of allowing </w:t>
      </w:r>
      <w:r w:rsidRPr="00F462F5">
        <w:t>the oppressed to bring forward their perceptions, world vie</w:t>
      </w:r>
      <w:r>
        <w:t xml:space="preserve">w, and experience of a specific </w:t>
      </w:r>
      <w:r w:rsidRPr="00F462F5">
        <w:t>historical moment. This class includes narratives from Gua</w:t>
      </w:r>
      <w:r>
        <w:t xml:space="preserve">temala, Nicaragua, El Salvador, </w:t>
      </w:r>
      <w:r w:rsidRPr="00F462F5">
        <w:t>México, and Bolivia, among others. It will also include a theoretic</w:t>
      </w:r>
      <w:r>
        <w:t xml:space="preserve">al segment that will reflect on </w:t>
      </w:r>
      <w:r w:rsidRPr="00F462F5">
        <w:t>the advantages and shortcomings of this genre. At the end of the class, students understand</w:t>
      </w:r>
      <w:r w:rsidR="00DD0FBF">
        <w:t xml:space="preserve"> </w:t>
      </w:r>
      <w:r w:rsidRPr="00F462F5">
        <w:rPr>
          <w:rFonts w:cs="ArialMT"/>
        </w:rPr>
        <w:t>and describe major social problems during specific time fr</w:t>
      </w:r>
      <w:r>
        <w:rPr>
          <w:rFonts w:cs="ArialMT"/>
        </w:rPr>
        <w:t xml:space="preserve">ames in the 20th century of the </w:t>
      </w:r>
      <w:r w:rsidRPr="00F462F5">
        <w:rPr>
          <w:rFonts w:cs="ArialMT"/>
        </w:rPr>
        <w:t xml:space="preserve">nations studied, articulate the characteristics of this genre, </w:t>
      </w:r>
      <w:r>
        <w:rPr>
          <w:rFonts w:cs="ArialMT"/>
        </w:rPr>
        <w:t xml:space="preserve">and use a testimonio to gain an </w:t>
      </w:r>
      <w:r w:rsidRPr="00F462F5">
        <w:rPr>
          <w:rFonts w:cs="ArialMT"/>
        </w:rPr>
        <w:t>insight into a sociohistorical event. Through written assignments and discussion</w:t>
      </w:r>
      <w:r>
        <w:rPr>
          <w:rFonts w:cs="ArialMT"/>
        </w:rPr>
        <w:t xml:space="preserve">s students will </w:t>
      </w:r>
      <w:r w:rsidRPr="00F462F5">
        <w:rPr>
          <w:rFonts w:cs="ArialMT"/>
        </w:rPr>
        <w:t>analyze the experience of marginalized communities in relation to s</w:t>
      </w:r>
      <w:r>
        <w:rPr>
          <w:rFonts w:cs="ArialMT"/>
        </w:rPr>
        <w:t xml:space="preserve">pecific institutional policies. </w:t>
      </w:r>
      <w:r w:rsidRPr="00F462F5">
        <w:rPr>
          <w:rFonts w:cs="ArialMT"/>
        </w:rPr>
        <w:t>The course ends with a testimonio project where students explore the genre using personal</w:t>
      </w:r>
      <w:r w:rsidR="00DD0FBF">
        <w:rPr>
          <w:rFonts w:cs="ArialMT"/>
        </w:rPr>
        <w:t xml:space="preserve"> </w:t>
      </w:r>
      <w:r w:rsidRPr="00F462F5">
        <w:rPr>
          <w:rFonts w:cs="ArialMT"/>
        </w:rPr>
        <w:t>experience, family history, or by interviewing an acquaintance that can offer a special insight</w:t>
      </w:r>
      <w:r w:rsidR="00DD0FBF">
        <w:rPr>
          <w:rFonts w:cs="ArialMT"/>
        </w:rPr>
        <w:t xml:space="preserve"> </w:t>
      </w:r>
      <w:r w:rsidRPr="00F462F5">
        <w:rPr>
          <w:rFonts w:cs="ArialMT"/>
        </w:rPr>
        <w:t>regarding a social problem.</w:t>
      </w:r>
    </w:p>
    <w:p w14:paraId="50012293" w14:textId="3A24266C" w:rsidR="004F011C" w:rsidRPr="004F011C" w:rsidRDefault="004F011C" w:rsidP="0045078B">
      <w:pPr>
        <w:autoSpaceDE w:val="0"/>
        <w:autoSpaceDN w:val="0"/>
        <w:adjustRightInd w:val="0"/>
        <w:spacing w:before="40" w:after="0"/>
        <w:rPr>
          <w:rFonts w:cs="ArialMT"/>
          <w:b/>
        </w:rPr>
        <w:pPrChange w:id="12846" w:author="Summer 2023 updates" w:date="2024-07-31T13:42:00Z">
          <w:pPr>
            <w:autoSpaceDE w:val="0"/>
            <w:autoSpaceDN w:val="0"/>
            <w:adjustRightInd w:val="0"/>
            <w:spacing w:after="0"/>
          </w:pPr>
        </w:pPrChange>
      </w:pPr>
      <w:r>
        <w:rPr>
          <w:rFonts w:cs="ArialMT"/>
          <w:b/>
        </w:rPr>
        <w:t>HIS-30</w:t>
      </w:r>
      <w:r w:rsidRPr="004F011C">
        <w:rPr>
          <w:rFonts w:cs="ArialMT"/>
          <w:b/>
        </w:rPr>
        <w:t>8 Legacies of the Cold War in Argentina, Peru, Colombia, and Chile</w:t>
      </w:r>
      <w:r w:rsidR="00BA7348">
        <w:rPr>
          <w:rFonts w:cs="ArialMT"/>
          <w:b/>
        </w:rPr>
        <w:t xml:space="preserve"> (WE)</w:t>
      </w:r>
    </w:p>
    <w:p w14:paraId="36D4FA5C" w14:textId="0AC05089" w:rsidR="004F011C" w:rsidRPr="004F011C" w:rsidRDefault="004F011C" w:rsidP="0045078B">
      <w:r w:rsidRPr="004F011C">
        <w:t>Is an interdisciplinary class centered on the relation between the Cold War and the internal</w:t>
      </w:r>
      <w:r w:rsidR="004060A8">
        <w:t xml:space="preserve"> </w:t>
      </w:r>
      <w:r w:rsidRPr="004F011C">
        <w:t>violence that several South American nations lived through during the second half of the 20</w:t>
      </w:r>
      <w:r w:rsidRPr="004060A8">
        <w:rPr>
          <w:vertAlign w:val="superscript"/>
        </w:rPr>
        <w:t>th</w:t>
      </w:r>
      <w:r w:rsidR="004060A8">
        <w:t xml:space="preserve"> </w:t>
      </w:r>
      <w:r w:rsidRPr="004F011C">
        <w:t>century. The influence of anti-imperialist ideas throughout Latin America, the development of the</w:t>
      </w:r>
      <w:r w:rsidR="004060A8">
        <w:t xml:space="preserve"> </w:t>
      </w:r>
      <w:r w:rsidRPr="004F011C">
        <w:t>guerrilla movement and its revolutions, and the militarized counter-revolution served as the</w:t>
      </w:r>
      <w:r w:rsidR="004060A8">
        <w:t xml:space="preserve"> </w:t>
      </w:r>
      <w:r w:rsidRPr="004F011C">
        <w:t>political basis for moments of crisis that each nation endured: The National Reorganization</w:t>
      </w:r>
      <w:r w:rsidR="004060A8">
        <w:t xml:space="preserve"> </w:t>
      </w:r>
      <w:r w:rsidRPr="004F011C">
        <w:t>Process in Argentina (1976</w:t>
      </w:r>
      <w:r w:rsidR="004060A8">
        <w:t>–</w:t>
      </w:r>
      <w:r w:rsidRPr="004F011C">
        <w:t>1982), the Civil War in Peru (1980</w:t>
      </w:r>
      <w:r w:rsidR="004060A8">
        <w:t>–</w:t>
      </w:r>
      <w:r w:rsidRPr="004F011C">
        <w:t>2000), the Military Dictatorship in</w:t>
      </w:r>
      <w:r w:rsidR="004060A8">
        <w:t xml:space="preserve"> </w:t>
      </w:r>
      <w:r w:rsidRPr="004F011C">
        <w:t>Chile (1973</w:t>
      </w:r>
      <w:r w:rsidR="004060A8">
        <w:t>–</w:t>
      </w:r>
      <w:r w:rsidRPr="004F011C">
        <w:t>1990), and the long-term war in Colombia (1948</w:t>
      </w:r>
      <w:r w:rsidR="004060A8">
        <w:t>–</w:t>
      </w:r>
      <w:r w:rsidRPr="004F011C">
        <w:t>present). The classwork with</w:t>
      </w:r>
      <w:r w:rsidR="004060A8">
        <w:t xml:space="preserve"> </w:t>
      </w:r>
      <w:r w:rsidRPr="004F011C">
        <w:t>historical and anthropological accounts, testimonios, art, film, and theory to give a more diverse</w:t>
      </w:r>
      <w:r w:rsidR="004060A8">
        <w:t xml:space="preserve"> </w:t>
      </w:r>
      <w:r w:rsidRPr="004F011C">
        <w:t>image of experiences and implications of these events for different sectors of the communities.</w:t>
      </w:r>
      <w:r w:rsidR="004060A8">
        <w:t xml:space="preserve"> </w:t>
      </w:r>
      <w:r w:rsidRPr="004F011C">
        <w:t>At the end of the course, the student will understand major Latin American historical trends in</w:t>
      </w:r>
      <w:r w:rsidR="004060A8">
        <w:t xml:space="preserve"> </w:t>
      </w:r>
      <w:r w:rsidRPr="004F011C">
        <w:t>relation to the Cold War, as well as the specificities of the conflict in each one of these nations.</w:t>
      </w:r>
      <w:r w:rsidR="004060A8">
        <w:t xml:space="preserve"> </w:t>
      </w:r>
      <w:r w:rsidRPr="004F011C">
        <w:t>They also will be able to analyze one of the factors that play a role in the development of these</w:t>
      </w:r>
      <w:r w:rsidR="004060A8">
        <w:t xml:space="preserve"> </w:t>
      </w:r>
      <w:r w:rsidRPr="004F011C">
        <w:t>crises through a small research project that is de</w:t>
      </w:r>
      <w:r>
        <w:t>veloped by written assignments.</w:t>
      </w:r>
    </w:p>
    <w:p w14:paraId="0A3DAD27" w14:textId="0B370E05" w:rsidR="00216D65" w:rsidRPr="00424939" w:rsidRDefault="00216D65" w:rsidP="0045078B">
      <w:pPr>
        <w:spacing w:before="40" w:after="0"/>
        <w:rPr>
          <w:rFonts w:cs="Times New Roman"/>
          <w:b/>
          <w:color w:val="000000" w:themeColor="text1"/>
        </w:rPr>
        <w:pPrChange w:id="12847" w:author="Summer 2023 updates" w:date="2024-07-31T13:42:00Z">
          <w:pPr>
            <w:spacing w:after="0"/>
          </w:pPr>
        </w:pPrChange>
      </w:pPr>
      <w:r w:rsidRPr="00424939">
        <w:rPr>
          <w:rFonts w:cs="Times New Roman"/>
          <w:b/>
          <w:color w:val="000000" w:themeColor="text1"/>
        </w:rPr>
        <w:t>HIS-316 Topics in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Non-Western Perspectives </w:t>
      </w:r>
      <w:r w:rsidR="00AE02BE" w:rsidRPr="00424939">
        <w:rPr>
          <w:rFonts w:cs="Times New Roman"/>
          <w:b/>
          <w:color w:val="000000" w:themeColor="text1"/>
        </w:rPr>
        <w:t>(WE)</w:t>
      </w:r>
    </w:p>
    <w:p w14:paraId="7B287A98" w14:textId="44000231" w:rsidR="00216D65" w:rsidRPr="00424939" w:rsidRDefault="00216D65" w:rsidP="0045078B">
      <w:r w:rsidRPr="00424939">
        <w:t xml:space="preserve">An intensive study of a selected topic (or topics) in history related to non-Western cultures through lectures or group discussion or directed </w:t>
      </w:r>
      <w:del w:id="12848" w:author="Summer 2023 updates" w:date="2024-07-31T13:42:00Z">
        <w:r w:rsidRPr="00424939">
          <w:delText>readings</w:delText>
        </w:r>
      </w:del>
      <w:ins w:id="12849" w:author="Summer 2023 updates" w:date="2024-07-31T13:42:00Z">
        <w:r w:rsidR="00926E5A">
          <w:t>learning</w:t>
        </w:r>
      </w:ins>
      <w:r w:rsidR="00926E5A" w:rsidRPr="00424939">
        <w:t xml:space="preserve"> </w:t>
      </w:r>
      <w:r w:rsidRPr="00424939">
        <w:t xml:space="preserve">or research and writing. (Offered on an occasional basis) </w:t>
      </w:r>
    </w:p>
    <w:p w14:paraId="26FB37C4" w14:textId="73DE3B46" w:rsidR="00AC2D41" w:rsidRPr="00424939" w:rsidRDefault="00AC2D41" w:rsidP="0045078B">
      <w:pPr>
        <w:keepNext/>
        <w:spacing w:before="40" w:after="0"/>
        <w:rPr>
          <w:rFonts w:cs="Times New Roman"/>
          <w:b/>
          <w:color w:val="000000" w:themeColor="text1"/>
        </w:rPr>
        <w:pPrChange w:id="12850" w:author="Summer 2023 updates" w:date="2024-07-31T13:42:00Z">
          <w:pPr>
            <w:keepNext/>
            <w:spacing w:after="0"/>
          </w:pPr>
        </w:pPrChange>
      </w:pPr>
      <w:r w:rsidRPr="00424939">
        <w:rPr>
          <w:rFonts w:cs="Times New Roman"/>
          <w:b/>
          <w:color w:val="000000" w:themeColor="text1"/>
        </w:rPr>
        <w:t>HIS-317 Topics in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United States Pluralism </w:t>
      </w:r>
      <w:r w:rsidR="00AE02BE" w:rsidRPr="00424939">
        <w:rPr>
          <w:rFonts w:cs="Times New Roman"/>
          <w:b/>
          <w:color w:val="000000" w:themeColor="text1"/>
        </w:rPr>
        <w:t>(WE)</w:t>
      </w:r>
    </w:p>
    <w:p w14:paraId="0E97206A" w14:textId="4F60EE09" w:rsidR="00AC2D41" w:rsidRPr="00424939" w:rsidRDefault="00AC2D41" w:rsidP="00DD0FBF">
      <w:r w:rsidRPr="00424939">
        <w:t xml:space="preserve">An intensive study of a selected topic (or topics) in history related to United States Pluralism through lectures or group discussion or directed </w:t>
      </w:r>
      <w:del w:id="12851" w:author="Summer 2023 updates" w:date="2024-07-31T13:42:00Z">
        <w:r w:rsidRPr="00424939">
          <w:delText>readings</w:delText>
        </w:r>
      </w:del>
      <w:ins w:id="12852" w:author="Summer 2023 updates" w:date="2024-07-31T13:42:00Z">
        <w:r w:rsidR="00926E5A">
          <w:t>learning</w:t>
        </w:r>
      </w:ins>
      <w:r w:rsidR="00926E5A" w:rsidRPr="00424939">
        <w:t xml:space="preserve"> </w:t>
      </w:r>
      <w:r w:rsidRPr="00424939">
        <w:t xml:space="preserve">or research and writing. (Offered on an occasional basis) </w:t>
      </w:r>
    </w:p>
    <w:p w14:paraId="6D905D6B" w14:textId="77777777" w:rsidR="0099609A" w:rsidRDefault="0099609A">
      <w:pPr>
        <w:spacing w:after="200" w:line="276" w:lineRule="auto"/>
        <w:rPr>
          <w:ins w:id="12853" w:author="Summer 2023 updates" w:date="2024-07-31T13:42:00Z"/>
          <w:rFonts w:cs="Times New Roman"/>
          <w:b/>
          <w:color w:val="000000" w:themeColor="text1"/>
        </w:rPr>
      </w:pPr>
      <w:ins w:id="12854" w:author="Summer 2023 updates" w:date="2024-07-31T13:42:00Z">
        <w:r>
          <w:rPr>
            <w:rFonts w:cs="Times New Roman"/>
            <w:b/>
            <w:color w:val="000000" w:themeColor="text1"/>
          </w:rPr>
          <w:br w:type="page"/>
        </w:r>
      </w:ins>
    </w:p>
    <w:p w14:paraId="7FDF6CB9" w14:textId="797A8D6C" w:rsidR="001E7F92" w:rsidRPr="00424939" w:rsidRDefault="001E7F92" w:rsidP="0045078B">
      <w:pPr>
        <w:spacing w:before="40" w:after="0"/>
        <w:rPr>
          <w:rFonts w:cs="Times New Roman"/>
          <w:b/>
          <w:color w:val="000000" w:themeColor="text1"/>
        </w:rPr>
        <w:pPrChange w:id="12855" w:author="Summer 2023 updates" w:date="2024-07-31T13:42:00Z">
          <w:pPr>
            <w:spacing w:after="0"/>
          </w:pPr>
        </w:pPrChange>
      </w:pPr>
      <w:r w:rsidRPr="00424939">
        <w:rPr>
          <w:rFonts w:cs="Times New Roman"/>
          <w:b/>
          <w:color w:val="000000" w:themeColor="text1"/>
        </w:rPr>
        <w:t>HIS-318 Topics in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Diverse Western Perspectives </w:t>
      </w:r>
      <w:r w:rsidR="00AE02BE" w:rsidRPr="00424939">
        <w:rPr>
          <w:rFonts w:cs="Times New Roman"/>
          <w:b/>
          <w:color w:val="000000" w:themeColor="text1"/>
        </w:rPr>
        <w:t>(WE)</w:t>
      </w:r>
    </w:p>
    <w:p w14:paraId="395AF9AE" w14:textId="5498C01C" w:rsidR="001E7F92" w:rsidRPr="00424939" w:rsidRDefault="001E7F92" w:rsidP="0045078B">
      <w:r w:rsidRPr="00424939">
        <w:t xml:space="preserve">An intensive study of a selected topic (or topics) in history related to Diverse Western Perspectives through lectures or group discussion or directed </w:t>
      </w:r>
      <w:del w:id="12856" w:author="Summer 2023 updates" w:date="2024-07-31T13:42:00Z">
        <w:r w:rsidRPr="00424939">
          <w:delText>readings</w:delText>
        </w:r>
      </w:del>
      <w:ins w:id="12857" w:author="Summer 2023 updates" w:date="2024-07-31T13:42:00Z">
        <w:r w:rsidR="00926E5A">
          <w:t>learning</w:t>
        </w:r>
      </w:ins>
      <w:r w:rsidR="00926E5A" w:rsidRPr="00424939">
        <w:t xml:space="preserve"> </w:t>
      </w:r>
      <w:r w:rsidRPr="00424939">
        <w:t xml:space="preserve">or research and writing. (Offered on an occasional basis) </w:t>
      </w:r>
    </w:p>
    <w:p w14:paraId="695A8D9C" w14:textId="4721A9AA" w:rsidR="00AC2D41" w:rsidRPr="00424939" w:rsidRDefault="00AC2D41" w:rsidP="0045078B">
      <w:pPr>
        <w:spacing w:before="40" w:after="0"/>
        <w:rPr>
          <w:rFonts w:cs="Times New Roman"/>
          <w:b/>
          <w:color w:val="000000" w:themeColor="text1"/>
        </w:rPr>
        <w:pPrChange w:id="12858" w:author="Summer 2023 updates" w:date="2024-07-31T13:42:00Z">
          <w:pPr>
            <w:spacing w:after="0"/>
          </w:pPr>
        </w:pPrChange>
      </w:pPr>
      <w:r w:rsidRPr="00424939">
        <w:rPr>
          <w:rFonts w:cs="Times New Roman"/>
          <w:b/>
          <w:color w:val="000000" w:themeColor="text1"/>
        </w:rPr>
        <w:t>HIS-325 Recent American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 </w:t>
      </w:r>
      <w:r w:rsidR="00AE02BE" w:rsidRPr="00424939">
        <w:rPr>
          <w:rFonts w:cs="Times New Roman"/>
          <w:b/>
          <w:color w:val="000000" w:themeColor="text1"/>
        </w:rPr>
        <w:t>(WE)</w:t>
      </w:r>
    </w:p>
    <w:p w14:paraId="51F7783B" w14:textId="55C2C120" w:rsidR="00AC2D41" w:rsidRDefault="00AC2D41" w:rsidP="0045078B">
      <w:r w:rsidRPr="00424939">
        <w:t>An examination of American domestic development from the last quarter of the 19</w:t>
      </w:r>
      <w:r w:rsidRPr="00424939">
        <w:rPr>
          <w:vertAlign w:val="superscript"/>
        </w:rPr>
        <w:t>th</w:t>
      </w:r>
      <w:r w:rsidRPr="00424939">
        <w:t xml:space="preserve"> century to the present. Topics include immigration, workers in a changing economy, the World Wars, the Cold War, civil rights, the changing role of women in society, and the contested post-1960s move to the political right. </w:t>
      </w:r>
      <w:r w:rsidRPr="00424939">
        <w:rPr>
          <w:u w:val="single"/>
        </w:rPr>
        <w:t>Prerequisite</w:t>
      </w:r>
      <w:r w:rsidRPr="00424939">
        <w:t>: History</w:t>
      </w:r>
      <w:r w:rsidRPr="00424939">
        <w:fldChar w:fldCharType="begin"/>
      </w:r>
      <w:r w:rsidRPr="00424939">
        <w:instrText xml:space="preserve"> XE "History" </w:instrText>
      </w:r>
      <w:r w:rsidRPr="00424939">
        <w:fldChar w:fldCharType="end"/>
      </w:r>
      <w:r w:rsidRPr="00424939">
        <w:t xml:space="preserve"> of the United States Since 1865 (HIS-155) or consent of instructor. </w:t>
      </w:r>
    </w:p>
    <w:p w14:paraId="6D0D2EC6" w14:textId="3178E73E" w:rsidR="00700D05" w:rsidRPr="00424939" w:rsidRDefault="00700D05" w:rsidP="0045078B">
      <w:pPr>
        <w:spacing w:before="40" w:after="0"/>
        <w:rPr>
          <w:rFonts w:cs="Times New Roman"/>
          <w:b/>
          <w:color w:val="000000" w:themeColor="text1"/>
        </w:rPr>
        <w:pPrChange w:id="12859" w:author="Summer 2023 updates" w:date="2024-07-31T13:42:00Z">
          <w:pPr>
            <w:spacing w:after="0"/>
          </w:pPr>
        </w:pPrChange>
      </w:pPr>
      <w:r w:rsidRPr="00424939">
        <w:rPr>
          <w:rFonts w:cs="Times New Roman"/>
          <w:b/>
          <w:color w:val="000000" w:themeColor="text1"/>
        </w:rPr>
        <w:t>HIS-32</w:t>
      </w:r>
      <w:r>
        <w:rPr>
          <w:rFonts w:cs="Times New Roman"/>
          <w:b/>
          <w:color w:val="000000" w:themeColor="text1"/>
        </w:rPr>
        <w:t>8</w:t>
      </w:r>
      <w:r w:rsidRPr="00424939">
        <w:rPr>
          <w:rFonts w:cs="Times New Roman"/>
          <w:b/>
          <w:color w:val="000000" w:themeColor="text1"/>
        </w:rPr>
        <w:t xml:space="preserve"> </w:t>
      </w:r>
      <w:r>
        <w:rPr>
          <w:rFonts w:cs="Times New Roman"/>
          <w:b/>
          <w:color w:val="000000" w:themeColor="text1"/>
        </w:rPr>
        <w:t>Sport and Spectacle in Ancient Greece and Rome</w:t>
      </w:r>
      <w:r w:rsidRPr="00424939">
        <w:rPr>
          <w:rFonts w:cs="Times New Roman"/>
          <w:b/>
          <w:color w:val="000000" w:themeColor="text1"/>
        </w:rPr>
        <w:t xml:space="preserve"> (WE)</w:t>
      </w:r>
    </w:p>
    <w:p w14:paraId="1D4A79D2" w14:textId="265C850E" w:rsidR="00700D05" w:rsidRDefault="00700D05" w:rsidP="00526CB0">
      <w:r w:rsidRPr="00700D05">
        <w:t>Introduces students to the many forms of public entertainment in ancient Greek and Roman</w:t>
      </w:r>
      <w:r>
        <w:t xml:space="preserve"> </w:t>
      </w:r>
      <w:r w:rsidRPr="00700D05">
        <w:t>society. These include theater, dramatic festivals, athletic competitions, the origin of the</w:t>
      </w:r>
      <w:r>
        <w:t xml:space="preserve"> </w:t>
      </w:r>
      <w:r w:rsidRPr="00700D05">
        <w:t>Olympics, gladiatorial combats, chariot racing, as well as processions and sacrifices. In this</w:t>
      </w:r>
      <w:r>
        <w:t xml:space="preserve"> </w:t>
      </w:r>
      <w:r w:rsidRPr="00700D05">
        <w:t>course, students will demonstrate a recognition of key themes and concepts in the literature,</w:t>
      </w:r>
      <w:r>
        <w:t xml:space="preserve"> </w:t>
      </w:r>
      <w:r w:rsidRPr="00700D05">
        <w:t>art, and archaeological evidence of the ancient Mediterranean; deconstruct the role of</w:t>
      </w:r>
      <w:r>
        <w:t xml:space="preserve"> </w:t>
      </w:r>
      <w:r w:rsidRPr="00700D05">
        <w:t>competition and performance in the Classical world; articulate the influence of the ancient</w:t>
      </w:r>
      <w:r>
        <w:t xml:space="preserve"> </w:t>
      </w:r>
      <w:r w:rsidRPr="00700D05">
        <w:t>Greeks and Romans on modern society; and critically assess the value of ancient texts and</w:t>
      </w:r>
      <w:r>
        <w:t xml:space="preserve"> </w:t>
      </w:r>
      <w:r w:rsidRPr="00700D05">
        <w:t>other bodies of evidence through written assignments.</w:t>
      </w:r>
    </w:p>
    <w:p w14:paraId="00E7B2FC" w14:textId="15B4A21A" w:rsidR="00216D65" w:rsidRPr="00424939" w:rsidRDefault="00216D65" w:rsidP="0045078B">
      <w:pPr>
        <w:spacing w:before="40" w:after="0"/>
        <w:rPr>
          <w:rFonts w:cs="Times New Roman"/>
          <w:b/>
          <w:color w:val="000000" w:themeColor="text1"/>
        </w:rPr>
        <w:pPrChange w:id="12860" w:author="Summer 2023 updates" w:date="2024-07-31T13:42:00Z">
          <w:pPr>
            <w:spacing w:after="0"/>
          </w:pPr>
        </w:pPrChange>
      </w:pPr>
      <w:r w:rsidRPr="00424939">
        <w:rPr>
          <w:rFonts w:cs="Times New Roman"/>
          <w:b/>
          <w:color w:val="000000" w:themeColor="text1"/>
        </w:rPr>
        <w:t>HIS-335 Recent American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t>
      </w:r>
      <w:r w:rsidR="00AE02BE" w:rsidRPr="00424939">
        <w:rPr>
          <w:rFonts w:cs="Times New Roman"/>
          <w:b/>
          <w:color w:val="000000" w:themeColor="text1"/>
        </w:rPr>
        <w:t>(WE)</w:t>
      </w:r>
    </w:p>
    <w:p w14:paraId="53CA2EE2" w14:textId="77777777" w:rsidR="00216D65" w:rsidRPr="00424939" w:rsidRDefault="00216D65" w:rsidP="00526CB0">
      <w:r w:rsidRPr="00424939">
        <w:t xml:space="preserve">An examination of American foreign relations from the 1890s to the present, including the World Wars, the Cold War, and the post-9/11 world. </w:t>
      </w:r>
      <w:r w:rsidRPr="00424939">
        <w:rPr>
          <w:u w:val="single"/>
        </w:rPr>
        <w:t>Prerequisite</w:t>
      </w:r>
      <w:r w:rsidRPr="00424939">
        <w:t>: History</w:t>
      </w:r>
      <w:r w:rsidRPr="00424939">
        <w:fldChar w:fldCharType="begin"/>
      </w:r>
      <w:r w:rsidRPr="00424939">
        <w:instrText xml:space="preserve"> XE "History" </w:instrText>
      </w:r>
      <w:r w:rsidRPr="00424939">
        <w:fldChar w:fldCharType="end"/>
      </w:r>
      <w:r w:rsidRPr="00424939">
        <w:t xml:space="preserve"> of the United States Since 1865 (HIS-155) or consent of instructor. </w:t>
      </w:r>
    </w:p>
    <w:p w14:paraId="39185F1E" w14:textId="38A35BF0" w:rsidR="00F61E02" w:rsidRPr="00424939" w:rsidRDefault="00057C2A" w:rsidP="000C748E">
      <w:pPr>
        <w:spacing w:before="40" w:after="0"/>
        <w:rPr>
          <w:rFonts w:cs="Times New Roman"/>
          <w:b/>
          <w:color w:val="000000" w:themeColor="text1"/>
        </w:rPr>
        <w:pPrChange w:id="12861" w:author="Summer 2023 updates" w:date="2024-07-31T13:42:00Z">
          <w:pPr>
            <w:spacing w:after="0"/>
          </w:pPr>
        </w:pPrChange>
      </w:pPr>
      <w:r>
        <w:rPr>
          <w:rFonts w:cs="Times New Roman"/>
          <w:b/>
          <w:color w:val="000000" w:themeColor="text1"/>
        </w:rPr>
        <w:t>HIS-347</w:t>
      </w:r>
      <w:r w:rsidR="00F61E02" w:rsidRPr="00424939">
        <w:rPr>
          <w:rFonts w:cs="Times New Roman"/>
          <w:b/>
          <w:color w:val="000000" w:themeColor="text1"/>
        </w:rPr>
        <w:t xml:space="preserve"> African American History (WE)</w:t>
      </w:r>
      <w:r w:rsidR="00F61E02" w:rsidRPr="00424939">
        <w:rPr>
          <w:rFonts w:cs="Times New Roman"/>
          <w:b/>
          <w:color w:val="000000" w:themeColor="text1"/>
        </w:rPr>
        <w:fldChar w:fldCharType="begin"/>
      </w:r>
      <w:r w:rsidR="00F61E02" w:rsidRPr="00424939">
        <w:rPr>
          <w:color w:val="000000" w:themeColor="text1"/>
        </w:rPr>
        <w:instrText xml:space="preserve"> XE "</w:instrText>
      </w:r>
      <w:r w:rsidR="00F61E02" w:rsidRPr="00424939">
        <w:rPr>
          <w:rFonts w:cs="Times New Roman"/>
          <w:color w:val="000000" w:themeColor="text1"/>
        </w:rPr>
        <w:instrText>History</w:instrText>
      </w:r>
      <w:r w:rsidR="00F61E02" w:rsidRPr="00424939">
        <w:rPr>
          <w:color w:val="000000" w:themeColor="text1"/>
        </w:rPr>
        <w:instrText xml:space="preserve">" </w:instrText>
      </w:r>
      <w:r w:rsidR="00F61E02" w:rsidRPr="00424939">
        <w:rPr>
          <w:rFonts w:cs="Times New Roman"/>
          <w:b/>
          <w:color w:val="000000" w:themeColor="text1"/>
        </w:rPr>
        <w:fldChar w:fldCharType="end"/>
      </w:r>
    </w:p>
    <w:p w14:paraId="1190A6E9" w14:textId="7705DDAF" w:rsidR="00F61E02" w:rsidRDefault="00F61E02" w:rsidP="00526CB0">
      <w:pPr>
        <w:rPr>
          <w:b/>
        </w:rPr>
      </w:pPr>
      <w:r w:rsidRPr="00424939">
        <w:t>An examination of changes and continuities in the lives of African Americans from the colonial era to the present.  Emphases include the origins and evolving nature of slavery, race, and racism; development of African-American culture, individual struggles for freedom and civil rights; migrations; segregation; and large-scale movements for social and political change.</w:t>
      </w:r>
    </w:p>
    <w:p w14:paraId="5C1F36A2" w14:textId="4789EE88" w:rsidR="001E7F92" w:rsidRPr="00424939" w:rsidRDefault="00AB3B18" w:rsidP="000C748E">
      <w:pPr>
        <w:spacing w:before="40" w:after="0"/>
        <w:rPr>
          <w:rFonts w:cs="Times New Roman"/>
          <w:b/>
          <w:color w:val="000000" w:themeColor="text1"/>
        </w:rPr>
        <w:pPrChange w:id="12862" w:author="Summer 2023 updates" w:date="2024-07-31T13:42:00Z">
          <w:pPr>
            <w:spacing w:after="0"/>
          </w:pPr>
        </w:pPrChange>
      </w:pPr>
      <w:r w:rsidRPr="00424939">
        <w:rPr>
          <w:rFonts w:cs="Times New Roman"/>
          <w:b/>
          <w:color w:val="000000" w:themeColor="text1"/>
        </w:rPr>
        <w:t>HIS-3</w:t>
      </w:r>
      <w:r w:rsidR="001E7F92" w:rsidRPr="00424939">
        <w:rPr>
          <w:rFonts w:cs="Times New Roman"/>
          <w:b/>
          <w:color w:val="000000" w:themeColor="text1"/>
        </w:rPr>
        <w:t>55 19</w:t>
      </w:r>
      <w:r w:rsidR="001E7F92" w:rsidRPr="00424939">
        <w:rPr>
          <w:rFonts w:cs="Times New Roman"/>
          <w:b/>
          <w:color w:val="000000" w:themeColor="text1"/>
          <w:vertAlign w:val="superscript"/>
        </w:rPr>
        <w:t>th</w:t>
      </w:r>
      <w:r w:rsidR="001E7F92" w:rsidRPr="00424939">
        <w:rPr>
          <w:rFonts w:cs="Times New Roman"/>
          <w:b/>
          <w:color w:val="000000" w:themeColor="text1"/>
        </w:rPr>
        <w:t xml:space="preserve">-Century Europe </w:t>
      </w:r>
      <w:r w:rsidR="00AE02BE" w:rsidRPr="00424939">
        <w:rPr>
          <w:rFonts w:cs="Times New Roman"/>
          <w:b/>
          <w:color w:val="000000" w:themeColor="text1"/>
        </w:rPr>
        <w:t>(WE)</w:t>
      </w:r>
    </w:p>
    <w:p w14:paraId="347FDDF0" w14:textId="77777777" w:rsidR="001E7F92" w:rsidRPr="00424939" w:rsidRDefault="001E7F92" w:rsidP="0045078B">
      <w:r w:rsidRPr="00424939">
        <w:t xml:space="preserve">The evolution of Europe from the French Revolution to World War I, with an emphasis on such topics as Liberalism, the Industrial Revolution, Nationalism, Marxian Socialism, Imperialism, and Great Power diplomacy. </w:t>
      </w:r>
    </w:p>
    <w:p w14:paraId="2872080C" w14:textId="020E66F4" w:rsidR="001E7F92" w:rsidRPr="00424939" w:rsidRDefault="00AB3B18" w:rsidP="000C748E">
      <w:pPr>
        <w:keepNext/>
        <w:spacing w:before="40" w:after="0"/>
        <w:rPr>
          <w:rFonts w:cs="Times New Roman"/>
          <w:b/>
          <w:color w:val="000000" w:themeColor="text1"/>
        </w:rPr>
        <w:pPrChange w:id="12863" w:author="Summer 2023 updates" w:date="2024-07-31T13:42:00Z">
          <w:pPr>
            <w:keepNext/>
            <w:spacing w:after="0"/>
          </w:pPr>
        </w:pPrChange>
      </w:pPr>
      <w:r w:rsidRPr="00424939">
        <w:rPr>
          <w:rFonts w:cs="Times New Roman"/>
          <w:b/>
          <w:color w:val="000000" w:themeColor="text1"/>
        </w:rPr>
        <w:t>HIS-3</w:t>
      </w:r>
      <w:r w:rsidR="001E7F92" w:rsidRPr="00424939">
        <w:rPr>
          <w:rFonts w:cs="Times New Roman"/>
          <w:b/>
          <w:color w:val="000000" w:themeColor="text1"/>
        </w:rPr>
        <w:t>65 20</w:t>
      </w:r>
      <w:r w:rsidR="001E7F92" w:rsidRPr="00424939">
        <w:rPr>
          <w:rFonts w:cs="Times New Roman"/>
          <w:b/>
          <w:color w:val="000000" w:themeColor="text1"/>
          <w:vertAlign w:val="superscript"/>
        </w:rPr>
        <w:t>th</w:t>
      </w:r>
      <w:r w:rsidR="001E7F92" w:rsidRPr="00424939">
        <w:rPr>
          <w:rFonts w:cs="Times New Roman"/>
          <w:b/>
          <w:color w:val="000000" w:themeColor="text1"/>
        </w:rPr>
        <w:t xml:space="preserve">-Century Europe </w:t>
      </w:r>
      <w:r w:rsidR="00AE02BE" w:rsidRPr="00424939">
        <w:rPr>
          <w:rFonts w:cs="Times New Roman"/>
          <w:b/>
          <w:color w:val="000000" w:themeColor="text1"/>
        </w:rPr>
        <w:t>(WE)</w:t>
      </w:r>
    </w:p>
    <w:p w14:paraId="39AB6F41" w14:textId="77777777" w:rsidR="001E7F92" w:rsidRPr="00424939" w:rsidRDefault="001E7F92" w:rsidP="0045078B">
      <w:r w:rsidRPr="00424939">
        <w:t xml:space="preserve">A historical survey of modern Europe from 1900 to the present. Emphases are on World War I, the Russian Revolution, the rise of Fascism, Hitler, Nazi Germany, Stalin and Soviet Communism, World War II and the Cold War, as well as the emergence of the European Community (EC) and the collapse of Communism and the Soviet Union. </w:t>
      </w:r>
    </w:p>
    <w:p w14:paraId="00D7E19D" w14:textId="36758724" w:rsidR="001E7F92" w:rsidRPr="00424939" w:rsidRDefault="001E7F92" w:rsidP="000C748E">
      <w:pPr>
        <w:spacing w:before="40" w:after="0"/>
        <w:rPr>
          <w:rFonts w:cs="Times New Roman"/>
          <w:b/>
          <w:color w:val="000000" w:themeColor="text1"/>
        </w:rPr>
        <w:pPrChange w:id="12864" w:author="Summer 2023 updates" w:date="2024-07-31T13:42:00Z">
          <w:pPr>
            <w:spacing w:after="0"/>
          </w:pPr>
        </w:pPrChange>
      </w:pPr>
      <w:r w:rsidRPr="00424939">
        <w:rPr>
          <w:rFonts w:cs="Times New Roman"/>
          <w:b/>
          <w:color w:val="000000" w:themeColor="text1"/>
        </w:rPr>
        <w:t>HIS-</w:t>
      </w:r>
      <w:r w:rsidR="00AB3B18" w:rsidRPr="00424939">
        <w:rPr>
          <w:rFonts w:cs="Times New Roman"/>
          <w:b/>
          <w:color w:val="000000" w:themeColor="text1"/>
        </w:rPr>
        <w:t>372</w:t>
      </w:r>
      <w:r w:rsidRPr="00424939">
        <w:rPr>
          <w:rFonts w:cs="Times New Roman"/>
          <w:b/>
          <w:color w:val="000000" w:themeColor="text1"/>
        </w:rPr>
        <w:t xml:space="preserve"> Early Modern Europe </w:t>
      </w:r>
      <w:r w:rsidR="00AE02BE" w:rsidRPr="00424939">
        <w:rPr>
          <w:rFonts w:cs="Times New Roman"/>
          <w:b/>
          <w:color w:val="000000" w:themeColor="text1"/>
        </w:rPr>
        <w:t>(WE)</w:t>
      </w:r>
    </w:p>
    <w:p w14:paraId="74F70512" w14:textId="030EE125" w:rsidR="001E7F92" w:rsidRPr="00424939" w:rsidRDefault="003F0E79" w:rsidP="00526CB0">
      <w:r w:rsidRPr="00424939">
        <w:t>The history of Europe from 1603</w:t>
      </w:r>
      <w:del w:id="12865" w:author="Summer 2023 updates" w:date="2024-07-31T13:42:00Z">
        <w:r w:rsidRPr="00424939">
          <w:delText>-</w:delText>
        </w:r>
      </w:del>
      <w:ins w:id="12866" w:author="Summer 2023 updates" w:date="2024-07-31T13:42:00Z">
        <w:r w:rsidR="009E4B32">
          <w:t>–</w:t>
        </w:r>
      </w:ins>
      <w:r w:rsidR="001E7F92" w:rsidRPr="00424939">
        <w:t>1815 with emphasis on the English</w:t>
      </w:r>
      <w:r w:rsidR="00B8454E" w:rsidRPr="00424939">
        <w:fldChar w:fldCharType="begin"/>
      </w:r>
      <w:r w:rsidR="00B8454E" w:rsidRPr="00424939">
        <w:instrText xml:space="preserve"> XE "English" </w:instrText>
      </w:r>
      <w:r w:rsidR="00B8454E" w:rsidRPr="00424939">
        <w:fldChar w:fldCharType="end"/>
      </w:r>
      <w:r w:rsidR="001E7F92" w:rsidRPr="00424939">
        <w:t xml:space="preserve"> Revolutions, the age of Absolute Monarchy, the Enlightenment, the decline of the </w:t>
      </w:r>
      <w:r w:rsidR="00760DCD" w:rsidRPr="00424939">
        <w:rPr>
          <w:i/>
        </w:rPr>
        <w:t>Ancient</w:t>
      </w:r>
      <w:r w:rsidR="001E7F92" w:rsidRPr="00424939">
        <w:rPr>
          <w:i/>
        </w:rPr>
        <w:t xml:space="preserve"> </w:t>
      </w:r>
      <w:r w:rsidR="004319AA" w:rsidRPr="00424939">
        <w:rPr>
          <w:i/>
        </w:rPr>
        <w:t>R</w:t>
      </w:r>
      <w:r w:rsidR="001E7F92" w:rsidRPr="00424939">
        <w:rPr>
          <w:i/>
        </w:rPr>
        <w:t>egime</w:t>
      </w:r>
      <w:r w:rsidR="001E7F92" w:rsidRPr="00424939">
        <w:t xml:space="preserve">, the French Revolution, the Napoleonic era, and concluding with the Congress of Vienna. </w:t>
      </w:r>
    </w:p>
    <w:p w14:paraId="0B45D8B3" w14:textId="49E25A82" w:rsidR="001E7F92" w:rsidRPr="00424939" w:rsidRDefault="0052569F" w:rsidP="000C748E">
      <w:pPr>
        <w:keepNext/>
        <w:spacing w:before="40" w:after="0"/>
        <w:rPr>
          <w:rFonts w:cs="Times New Roman"/>
          <w:b/>
          <w:color w:val="000000" w:themeColor="text1"/>
        </w:rPr>
        <w:pPrChange w:id="12867" w:author="Summer 2023 updates" w:date="2024-07-31T13:42:00Z">
          <w:pPr>
            <w:keepNext/>
            <w:spacing w:after="0"/>
          </w:pPr>
        </w:pPrChange>
      </w:pPr>
      <w:r w:rsidRPr="00424939">
        <w:rPr>
          <w:rFonts w:cs="Times New Roman"/>
          <w:b/>
          <w:color w:val="000000" w:themeColor="text1"/>
        </w:rPr>
        <w:t>HIS-3</w:t>
      </w:r>
      <w:r w:rsidR="001E7F92" w:rsidRPr="00424939">
        <w:rPr>
          <w:rFonts w:cs="Times New Roman"/>
          <w:b/>
          <w:color w:val="000000" w:themeColor="text1"/>
        </w:rPr>
        <w:t>87 American Colonial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E7F92" w:rsidRPr="00424939">
        <w:rPr>
          <w:rFonts w:cs="Times New Roman"/>
          <w:b/>
          <w:color w:val="000000" w:themeColor="text1"/>
        </w:rPr>
        <w:t xml:space="preserve"> </w:t>
      </w:r>
      <w:r w:rsidR="00AE02BE" w:rsidRPr="00424939">
        <w:rPr>
          <w:rFonts w:cs="Times New Roman"/>
          <w:b/>
          <w:color w:val="000000" w:themeColor="text1"/>
        </w:rPr>
        <w:t>(WE)</w:t>
      </w:r>
    </w:p>
    <w:p w14:paraId="1196EF4C" w14:textId="77777777" w:rsidR="001E7F92" w:rsidRPr="00424939" w:rsidRDefault="001E7F92" w:rsidP="0045078B">
      <w:r w:rsidRPr="00424939">
        <w:t xml:space="preserve">The history of the American colonies from their founding through the American Revolution, focusing on the diverse perspectives of people varying in religion, ethnicity, and gender, as well as economic and political backgrounds. </w:t>
      </w:r>
    </w:p>
    <w:p w14:paraId="6666E6C9" w14:textId="341A0393" w:rsidR="001E7F92" w:rsidRPr="00424939" w:rsidRDefault="0052569F" w:rsidP="000C748E">
      <w:pPr>
        <w:spacing w:before="40" w:after="0"/>
        <w:rPr>
          <w:rFonts w:cs="Times New Roman"/>
          <w:b/>
          <w:color w:val="000000" w:themeColor="text1"/>
        </w:rPr>
        <w:pPrChange w:id="12868" w:author="Summer 2023 updates" w:date="2024-07-31T13:42:00Z">
          <w:pPr>
            <w:spacing w:after="0"/>
          </w:pPr>
        </w:pPrChange>
      </w:pPr>
      <w:r w:rsidRPr="00424939">
        <w:rPr>
          <w:rFonts w:cs="Times New Roman"/>
          <w:b/>
          <w:color w:val="000000" w:themeColor="text1"/>
        </w:rPr>
        <w:t>HIS-3</w:t>
      </w:r>
      <w:r w:rsidR="001E7F92" w:rsidRPr="00424939">
        <w:rPr>
          <w:rFonts w:cs="Times New Roman"/>
          <w:b/>
          <w:color w:val="000000" w:themeColor="text1"/>
        </w:rPr>
        <w:t>95 United States Diplomatic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E7F92" w:rsidRPr="00424939">
        <w:rPr>
          <w:rFonts w:cs="Times New Roman"/>
          <w:b/>
          <w:color w:val="000000" w:themeColor="text1"/>
        </w:rPr>
        <w:t xml:space="preserve"> </w:t>
      </w:r>
      <w:r w:rsidR="00AE02BE" w:rsidRPr="00424939">
        <w:rPr>
          <w:rFonts w:cs="Times New Roman"/>
          <w:b/>
          <w:color w:val="000000" w:themeColor="text1"/>
        </w:rPr>
        <w:t>(WE)</w:t>
      </w:r>
    </w:p>
    <w:p w14:paraId="14B0A55B" w14:textId="77777777" w:rsidR="001E7F92" w:rsidRPr="00424939" w:rsidRDefault="001E7F92" w:rsidP="0045078B">
      <w:r w:rsidRPr="00424939">
        <w:t xml:space="preserve">Begins with an examination of the relations of the colonies to international affairs. The course focuses attention on topics in American diplomatic history which provide a background for an understanding of the nation’s present status as a world power. </w:t>
      </w:r>
    </w:p>
    <w:p w14:paraId="40F2B957" w14:textId="3F534AE3" w:rsidR="00216D65" w:rsidRPr="00424939" w:rsidRDefault="00216D65" w:rsidP="000C748E">
      <w:pPr>
        <w:keepNext/>
        <w:spacing w:before="40" w:after="0"/>
        <w:rPr>
          <w:rFonts w:cs="Times New Roman"/>
          <w:b/>
          <w:color w:val="000000" w:themeColor="text1"/>
        </w:rPr>
        <w:pPrChange w:id="12869" w:author="Summer 2023 updates" w:date="2024-07-31T13:42:00Z">
          <w:pPr>
            <w:keepNext/>
            <w:spacing w:after="0"/>
          </w:pPr>
        </w:pPrChange>
      </w:pPr>
      <w:r w:rsidRPr="00424939">
        <w:rPr>
          <w:rFonts w:cs="Times New Roman"/>
          <w:b/>
          <w:color w:val="000000" w:themeColor="text1"/>
        </w:rPr>
        <w:t>HIS-444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ABD27CE" w14:textId="77777777" w:rsidR="00216D65" w:rsidRPr="00424939" w:rsidRDefault="00216D65" w:rsidP="0045078B">
      <w:r w:rsidRPr="00424939">
        <w:t xml:space="preserve">Independent work on a selected project under the direction of a faculty member of the department. May be taken for an X status grade with consent of instructor prior to registration. </w:t>
      </w:r>
      <w:r w:rsidRPr="00424939">
        <w:rPr>
          <w:u w:val="single"/>
        </w:rPr>
        <w:t>Prerequisite</w:t>
      </w:r>
      <w:r w:rsidRPr="00424939">
        <w:t>: consent of instructor.</w:t>
      </w:r>
    </w:p>
    <w:p w14:paraId="3E8C8208" w14:textId="14CE1E12" w:rsidR="009F6365" w:rsidRPr="00424939" w:rsidRDefault="009F6365" w:rsidP="000C748E">
      <w:pPr>
        <w:spacing w:before="40" w:after="0"/>
        <w:rPr>
          <w:rFonts w:cs="Times New Roman"/>
          <w:b/>
          <w:color w:val="000000" w:themeColor="text1"/>
        </w:rPr>
        <w:pPrChange w:id="12870" w:author="Summer 2023 updates" w:date="2024-07-31T13:42:00Z">
          <w:pPr>
            <w:spacing w:after="0"/>
          </w:pPr>
        </w:pPrChange>
      </w:pPr>
      <w:r w:rsidRPr="00424939">
        <w:rPr>
          <w:rFonts w:cs="Times New Roman"/>
          <w:b/>
          <w:color w:val="000000" w:themeColor="text1"/>
        </w:rPr>
        <w:t>HIS-</w:t>
      </w:r>
      <w:r w:rsidR="0052569F" w:rsidRPr="00424939">
        <w:rPr>
          <w:rFonts w:cs="Times New Roman"/>
          <w:b/>
          <w:color w:val="000000" w:themeColor="text1"/>
        </w:rPr>
        <w:t>465</w:t>
      </w:r>
      <w:r w:rsidRPr="00424939">
        <w:rPr>
          <w:rFonts w:cs="Times New Roman"/>
          <w:b/>
          <w:color w:val="000000" w:themeColor="text1"/>
        </w:rPr>
        <w:t xml:space="preserve"> Seminar in Ancient History</w:t>
      </w:r>
      <w:r w:rsidR="00A65D8F">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EC85A53" w14:textId="6CDFFC4A" w:rsidR="00B733D7" w:rsidRPr="00E61999" w:rsidRDefault="009F6365" w:rsidP="00E61999">
      <w:r w:rsidRPr="00424939">
        <w:t xml:space="preserve">An intensive reading and research seminar on a selected topic in the history of the ancient world.  </w:t>
      </w:r>
      <w:r w:rsidRPr="00424939">
        <w:rPr>
          <w:u w:val="single"/>
        </w:rPr>
        <w:t>Prerequisite</w:t>
      </w:r>
      <w:r w:rsidR="00897BA1" w:rsidRPr="00424939">
        <w:t>:</w:t>
      </w:r>
      <w:r w:rsidRPr="00424939">
        <w:t xml:space="preserve">  The </w:t>
      </w:r>
      <w:del w:id="12871" w:author="Summer 2023 updates" w:date="2024-07-31T13:42:00Z">
        <w:r w:rsidRPr="00424939">
          <w:delText>Historian's</w:delText>
        </w:r>
      </w:del>
      <w:ins w:id="12872" w:author="Summer 2023 updates" w:date="2024-07-31T13:42:00Z">
        <w:r w:rsidRPr="00424939">
          <w:t>Historian</w:t>
        </w:r>
        <w:r w:rsidR="000C748E">
          <w:t>’</w:t>
        </w:r>
        <w:r w:rsidRPr="00424939">
          <w:t>s</w:t>
        </w:r>
      </w:ins>
      <w:r w:rsidRPr="00424939">
        <w:t xml:space="preserve"> Craft </w:t>
      </w:r>
      <w:r w:rsidR="00396460">
        <w:t xml:space="preserve">(WE) </w:t>
      </w:r>
      <w:r w:rsidRPr="00424939">
        <w:t>(HIS-205) and junior standing.</w:t>
      </w:r>
    </w:p>
    <w:p w14:paraId="1EECCE9C" w14:textId="77777777" w:rsidR="0099609A" w:rsidRDefault="0099609A">
      <w:pPr>
        <w:spacing w:after="200" w:line="276" w:lineRule="auto"/>
        <w:rPr>
          <w:ins w:id="12873" w:author="Summer 2023 updates" w:date="2024-07-31T13:42:00Z"/>
          <w:rFonts w:cs="Times New Roman"/>
          <w:b/>
          <w:color w:val="000000" w:themeColor="text1"/>
        </w:rPr>
      </w:pPr>
      <w:ins w:id="12874" w:author="Summer 2023 updates" w:date="2024-07-31T13:42:00Z">
        <w:r>
          <w:rPr>
            <w:rFonts w:cs="Times New Roman"/>
            <w:b/>
            <w:color w:val="000000" w:themeColor="text1"/>
          </w:rPr>
          <w:br w:type="page"/>
        </w:r>
      </w:ins>
    </w:p>
    <w:p w14:paraId="52A74CDC" w14:textId="76FE9025" w:rsidR="00633E29" w:rsidRPr="00424939" w:rsidRDefault="00633E29" w:rsidP="000C748E">
      <w:pPr>
        <w:spacing w:before="40" w:after="0"/>
        <w:rPr>
          <w:rFonts w:cs="Times New Roman"/>
          <w:b/>
          <w:color w:val="000000" w:themeColor="text1"/>
        </w:rPr>
        <w:pPrChange w:id="12875" w:author="Summer 2023 updates" w:date="2024-07-31T13:42:00Z">
          <w:pPr>
            <w:spacing w:after="0"/>
          </w:pPr>
        </w:pPrChange>
      </w:pPr>
      <w:r w:rsidRPr="00424939">
        <w:rPr>
          <w:rFonts w:cs="Times New Roman"/>
          <w:b/>
          <w:color w:val="000000" w:themeColor="text1"/>
        </w:rPr>
        <w:t>HIS-466 Seminar in Modern East Asian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773C6E82" w14:textId="77777777" w:rsidR="00633E29" w:rsidRPr="00424939" w:rsidRDefault="00633E29" w:rsidP="00146B48">
      <w:r w:rsidRPr="00424939">
        <w:t>An intensive reading and research seminar on selected topics in the 19</w:t>
      </w:r>
      <w:r w:rsidRPr="00424939">
        <w:rPr>
          <w:vertAlign w:val="superscript"/>
        </w:rPr>
        <w:t>th</w:t>
      </w:r>
      <w:r w:rsidRPr="00424939">
        <w:t>- and 20</w:t>
      </w:r>
      <w:r w:rsidRPr="00424939">
        <w:rPr>
          <w:vertAlign w:val="superscript"/>
        </w:rPr>
        <w:t>th</w:t>
      </w:r>
      <w:r w:rsidRPr="00424939">
        <w:t xml:space="preserve">-century history of China, Japan and Korea. </w:t>
      </w:r>
      <w:r w:rsidRPr="00424939">
        <w:rPr>
          <w:u w:val="single"/>
        </w:rPr>
        <w:t>Prerequisite</w:t>
      </w:r>
      <w:r w:rsidRPr="00424939">
        <w:t>: The Historian’s Craft (HIS-205) and junior standing.</w:t>
      </w:r>
    </w:p>
    <w:p w14:paraId="7350F55B" w14:textId="2C43DE58" w:rsidR="001E7F92" w:rsidRPr="00424939" w:rsidRDefault="001E7F92" w:rsidP="000C748E">
      <w:pPr>
        <w:spacing w:before="40" w:after="0"/>
        <w:rPr>
          <w:rFonts w:cs="Times New Roman"/>
          <w:b/>
          <w:color w:val="000000" w:themeColor="text1"/>
        </w:rPr>
        <w:pPrChange w:id="12876" w:author="Summer 2023 updates" w:date="2024-07-31T13:42:00Z">
          <w:pPr>
            <w:spacing w:after="0"/>
          </w:pPr>
        </w:pPrChange>
      </w:pPr>
      <w:r w:rsidRPr="00424939">
        <w:rPr>
          <w:rFonts w:cs="Times New Roman"/>
          <w:b/>
          <w:color w:val="000000" w:themeColor="text1"/>
        </w:rPr>
        <w:t>HIS-</w:t>
      </w:r>
      <w:r w:rsidR="0052569F" w:rsidRPr="00424939">
        <w:rPr>
          <w:rFonts w:cs="Times New Roman"/>
          <w:b/>
          <w:color w:val="000000" w:themeColor="text1"/>
        </w:rPr>
        <w:t>472</w:t>
      </w:r>
      <w:r w:rsidRPr="00424939">
        <w:rPr>
          <w:rFonts w:cs="Times New Roman"/>
          <w:b/>
          <w:color w:val="000000" w:themeColor="text1"/>
        </w:rPr>
        <w:t xml:space="preserve"> Seminar in American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AE02BE" w:rsidRPr="00424939">
        <w:rPr>
          <w:rFonts w:cs="Times New Roman"/>
          <w:b/>
          <w:color w:val="000000" w:themeColor="text1"/>
        </w:rPr>
        <w:t>(WE)</w:t>
      </w:r>
    </w:p>
    <w:p w14:paraId="03E1A7B6" w14:textId="217D4B1B" w:rsidR="001E7F92" w:rsidRPr="00424939" w:rsidRDefault="001E7F92" w:rsidP="00146B48">
      <w:r w:rsidRPr="00424939">
        <w:t xml:space="preserve">An introduction to historical research in earlier American history (prior to 1865). Critical inquiry is emphasized in detailed examination of specific topics. </w:t>
      </w:r>
      <w:r w:rsidRPr="00424939">
        <w:rPr>
          <w:u w:val="single"/>
        </w:rPr>
        <w:t>Prerequisite</w:t>
      </w:r>
      <w:r w:rsidRPr="00424939">
        <w:t xml:space="preserve">: The Historian’s Craft </w:t>
      </w:r>
      <w:r w:rsidR="00396460">
        <w:t xml:space="preserve">(WE) </w:t>
      </w:r>
      <w:r w:rsidRPr="00424939">
        <w:t>(HIS-205) and junior standing.</w:t>
      </w:r>
    </w:p>
    <w:p w14:paraId="02EBAA24" w14:textId="09959D53" w:rsidR="001E7F92" w:rsidRPr="00424939" w:rsidRDefault="001E7F92" w:rsidP="000C748E">
      <w:pPr>
        <w:spacing w:before="40" w:after="0"/>
        <w:rPr>
          <w:rFonts w:cs="Times New Roman"/>
          <w:b/>
          <w:color w:val="000000" w:themeColor="text1"/>
        </w:rPr>
        <w:pPrChange w:id="12877" w:author="Summer 2023 updates" w:date="2024-07-31T13:42:00Z">
          <w:pPr>
            <w:spacing w:after="0"/>
          </w:pPr>
        </w:pPrChange>
      </w:pPr>
      <w:r w:rsidRPr="00424939">
        <w:rPr>
          <w:rFonts w:cs="Times New Roman"/>
          <w:b/>
          <w:color w:val="000000" w:themeColor="text1"/>
        </w:rPr>
        <w:t>HIS-</w:t>
      </w:r>
      <w:r w:rsidR="0052569F" w:rsidRPr="00424939">
        <w:rPr>
          <w:rFonts w:cs="Times New Roman"/>
          <w:b/>
          <w:color w:val="000000" w:themeColor="text1"/>
        </w:rPr>
        <w:t>473</w:t>
      </w:r>
      <w:r w:rsidRPr="00424939">
        <w:rPr>
          <w:rFonts w:cs="Times New Roman"/>
          <w:b/>
          <w:color w:val="000000" w:themeColor="text1"/>
        </w:rPr>
        <w:t xml:space="preserve"> Seminar in American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AE02BE" w:rsidRPr="00424939">
        <w:rPr>
          <w:rFonts w:cs="Times New Roman"/>
          <w:b/>
          <w:color w:val="000000" w:themeColor="text1"/>
        </w:rPr>
        <w:t>(WE)</w:t>
      </w:r>
    </w:p>
    <w:p w14:paraId="25EAE353" w14:textId="2EC9BEEE" w:rsidR="001E7F92" w:rsidRPr="00424939" w:rsidRDefault="001E7F92" w:rsidP="00146B48">
      <w:r w:rsidRPr="00424939">
        <w:t xml:space="preserve">An introduction to historical research in later American history since 1865. Critical inquiry is emphasized in detailed examination of specific topics. </w:t>
      </w:r>
      <w:r w:rsidRPr="00424939">
        <w:rPr>
          <w:u w:val="single"/>
        </w:rPr>
        <w:t>Prerequisite</w:t>
      </w:r>
      <w:r w:rsidRPr="00424939">
        <w:t>: The Historian’s Craft</w:t>
      </w:r>
      <w:r w:rsidR="00396460">
        <w:t xml:space="preserve"> (WE)</w:t>
      </w:r>
      <w:r w:rsidRPr="00424939">
        <w:t xml:space="preserve"> (HIS-205) and junior standing.</w:t>
      </w:r>
    </w:p>
    <w:p w14:paraId="3F1F9C21" w14:textId="5BCB3BB8" w:rsidR="001E7F92" w:rsidRPr="00424939" w:rsidRDefault="001E7F92" w:rsidP="000C748E">
      <w:pPr>
        <w:spacing w:before="40" w:after="0"/>
        <w:rPr>
          <w:rFonts w:cs="Times New Roman"/>
          <w:b/>
          <w:color w:val="000000" w:themeColor="text1"/>
        </w:rPr>
        <w:pPrChange w:id="12878" w:author="Summer 2023 updates" w:date="2024-07-31T13:42:00Z">
          <w:pPr>
            <w:spacing w:after="0"/>
          </w:pPr>
        </w:pPrChange>
      </w:pPr>
      <w:r w:rsidRPr="00424939">
        <w:rPr>
          <w:rFonts w:cs="Times New Roman"/>
          <w:b/>
          <w:color w:val="000000" w:themeColor="text1"/>
        </w:rPr>
        <w:t>HIS-</w:t>
      </w:r>
      <w:r w:rsidR="0052569F" w:rsidRPr="00424939">
        <w:rPr>
          <w:rFonts w:cs="Times New Roman"/>
          <w:b/>
          <w:color w:val="000000" w:themeColor="text1"/>
        </w:rPr>
        <w:t>474</w:t>
      </w:r>
      <w:r w:rsidRPr="00424939">
        <w:rPr>
          <w:rFonts w:cs="Times New Roman"/>
          <w:b/>
          <w:color w:val="000000" w:themeColor="text1"/>
        </w:rPr>
        <w:t xml:space="preserve"> Seminar in Modern European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E02BE" w:rsidRPr="00424939">
        <w:rPr>
          <w:rFonts w:cs="Times New Roman"/>
          <w:b/>
          <w:color w:val="000000" w:themeColor="text1"/>
        </w:rPr>
        <w:t>(WE)</w:t>
      </w:r>
    </w:p>
    <w:p w14:paraId="3AB57894" w14:textId="7CB6DB94" w:rsidR="001E7F92" w:rsidRPr="00424939" w:rsidRDefault="001E7F92" w:rsidP="00146B48">
      <w:r w:rsidRPr="00424939">
        <w:t>An intensive reading and research seminar on selected topics in 19</w:t>
      </w:r>
      <w:r w:rsidRPr="00424939">
        <w:rPr>
          <w:vertAlign w:val="superscript"/>
        </w:rPr>
        <w:t>th</w:t>
      </w:r>
      <w:r w:rsidRPr="00424939">
        <w:t>- and 20</w:t>
      </w:r>
      <w:r w:rsidRPr="00424939">
        <w:rPr>
          <w:vertAlign w:val="superscript"/>
        </w:rPr>
        <w:t>th</w:t>
      </w:r>
      <w:r w:rsidRPr="00424939">
        <w:t xml:space="preserve">-century European political, diplomatic, and intellectual history. </w:t>
      </w:r>
      <w:r w:rsidRPr="00424939">
        <w:rPr>
          <w:u w:val="single"/>
        </w:rPr>
        <w:t>Prerequisite</w:t>
      </w:r>
      <w:r w:rsidRPr="00424939">
        <w:t xml:space="preserve">: The Historian’s Craft </w:t>
      </w:r>
      <w:r w:rsidR="00396460">
        <w:t xml:space="preserve">(WE) </w:t>
      </w:r>
      <w:r w:rsidRPr="00424939">
        <w:t>(HIS-205) and junior standing.</w:t>
      </w:r>
    </w:p>
    <w:p w14:paraId="3F9AFABB" w14:textId="36559F99" w:rsidR="001E7F92" w:rsidRPr="00424939" w:rsidRDefault="001E7F92" w:rsidP="000C748E">
      <w:pPr>
        <w:spacing w:before="40" w:after="0"/>
        <w:rPr>
          <w:rFonts w:cs="Times New Roman"/>
          <w:b/>
          <w:color w:val="000000" w:themeColor="text1"/>
        </w:rPr>
        <w:pPrChange w:id="12879" w:author="Summer 2023 updates" w:date="2024-07-31T13:42:00Z">
          <w:pPr>
            <w:spacing w:after="0"/>
          </w:pPr>
        </w:pPrChange>
      </w:pPr>
      <w:r w:rsidRPr="00424939">
        <w:rPr>
          <w:rFonts w:cs="Times New Roman"/>
          <w:b/>
          <w:color w:val="000000" w:themeColor="text1"/>
        </w:rPr>
        <w:t>HIS-</w:t>
      </w:r>
      <w:r w:rsidR="0052569F" w:rsidRPr="00424939">
        <w:rPr>
          <w:rFonts w:cs="Times New Roman"/>
          <w:b/>
          <w:color w:val="000000" w:themeColor="text1"/>
        </w:rPr>
        <w:t>494</w:t>
      </w:r>
      <w:r w:rsidRPr="00424939">
        <w:rPr>
          <w:rFonts w:cs="Times New Roman"/>
          <w:b/>
          <w:color w:val="000000" w:themeColor="text1"/>
        </w:rPr>
        <w:t xml:space="preserve"> Internship in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D120D2F" w14:textId="67DE9766" w:rsidR="00D47345" w:rsidRDefault="001E7F92" w:rsidP="00526CB0">
      <w:pPr>
        <w:pPrChange w:id="12880" w:author="Summer 2023 updates" w:date="2024-07-31T13:42:00Z">
          <w:pPr>
            <w:spacing w:after="0"/>
          </w:pPr>
        </w:pPrChange>
      </w:pPr>
      <w:r w:rsidRPr="00424939">
        <w:t>Part-time work experience for one term in a history-related field</w:t>
      </w:r>
      <w:r w:rsidR="00CA2908" w:rsidRPr="00424939">
        <w:t xml:space="preserve"> supervised</w:t>
      </w:r>
      <w:r w:rsidR="001C2359" w:rsidRPr="00424939">
        <w:t xml:space="preserve"> by a faculty member of the department in cooperation with the </w:t>
      </w:r>
      <w:r w:rsidR="00A437F3" w:rsidRPr="00424939">
        <w:t>Internship Specialist</w:t>
      </w:r>
      <w:r w:rsidR="001C2359" w:rsidRPr="00424939">
        <w:t xml:space="preserve">. </w:t>
      </w:r>
      <w:r w:rsidRPr="00424939">
        <w:t xml:space="preserve">A minimum of 140 hours on-site experience is required. </w:t>
      </w:r>
      <w:r w:rsidR="00A7479E" w:rsidRPr="00424939">
        <w:t>P/NP</w:t>
      </w:r>
      <w:r w:rsidRPr="00424939">
        <w:t xml:space="preserve"> basis only. This course does not satisfy any of the requirements for a major or minor</w:t>
      </w:r>
      <w:r w:rsidR="00B8454E" w:rsidRPr="00424939">
        <w:fldChar w:fldCharType="begin"/>
      </w:r>
      <w:r w:rsidR="00B8454E" w:rsidRPr="00424939">
        <w:instrText xml:space="preserve"> XE "</w:instrText>
      </w:r>
      <w:del w:id="12881" w:author="Summer 2023 updates" w:date="2024-07-31T13:42:00Z">
        <w:r w:rsidR="00B8454E" w:rsidRPr="00424939">
          <w:rPr>
            <w:rStyle w:val="Strong"/>
            <w:rFonts w:ascii="Garamond" w:hAnsi="Garamond"/>
            <w:color w:val="000000" w:themeColor="text1"/>
          </w:rPr>
          <w:delInstrText>minor</w:delInstrText>
        </w:r>
      </w:del>
      <w:ins w:id="12882"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history.  </w:t>
      </w:r>
      <w:r w:rsidRPr="00424939">
        <w:rPr>
          <w:u w:val="single"/>
        </w:rPr>
        <w:t>Prerequisites</w:t>
      </w:r>
      <w:r w:rsidRPr="00424939">
        <w:t xml:space="preserve">:  junior standing and consent of department chair. </w:t>
      </w:r>
    </w:p>
    <w:p w14:paraId="3880B7B7" w14:textId="199ABCDB" w:rsidR="00B733D7" w:rsidRPr="00526CB0" w:rsidRDefault="00B733D7" w:rsidP="00526CB0">
      <w:pPr>
        <w:rPr>
          <w:rStyle w:val="Strong"/>
          <w:rPrChange w:id="12883" w:author="Summer 2023 updates" w:date="2024-07-31T13:42:00Z">
            <w:rPr>
              <w:rStyle w:val="Strong"/>
              <w:rFonts w:ascii="Garamond" w:hAnsi="Garamond"/>
              <w:color w:val="000000" w:themeColor="text1"/>
            </w:rPr>
          </w:rPrChange>
        </w:rPr>
        <w:pPrChange w:id="12884" w:author="Summer 2023 updates" w:date="2024-07-31T13:42:00Z">
          <w:pPr>
            <w:spacing w:after="0"/>
          </w:pPr>
        </w:pPrChange>
      </w:pPr>
    </w:p>
    <w:p w14:paraId="604BEC9B" w14:textId="77777777" w:rsidR="00E61999" w:rsidRPr="00526CB0" w:rsidRDefault="00E61999" w:rsidP="00526CB0">
      <w:pPr>
        <w:rPr>
          <w:ins w:id="12885" w:author="Summer 2023 updates" w:date="2024-07-31T13:42:00Z"/>
          <w:rStyle w:val="Strong"/>
        </w:rPr>
      </w:pPr>
    </w:p>
    <w:p w14:paraId="79C683C4" w14:textId="77777777" w:rsidR="000426AA" w:rsidRPr="00424939" w:rsidRDefault="000426AA" w:rsidP="007A70A9">
      <w:pPr>
        <w:pStyle w:val="Heading4"/>
        <w:spacing w:before="120"/>
        <w:rPr>
          <w:ins w:id="12886" w:author="Summer 2023 updates" w:date="2024-07-31T13:42:00Z"/>
          <w:rFonts w:ascii="Garamond" w:hAnsi="Garamond"/>
          <w:color w:val="000000" w:themeColor="text1"/>
        </w:rPr>
      </w:pPr>
      <w:bookmarkStart w:id="12887" w:name="_Toc141355764"/>
      <w:ins w:id="12888" w:author="Summer 2023 updates" w:date="2024-07-31T13:42:00Z">
        <w:r w:rsidRPr="00424939">
          <w:rPr>
            <w:rFonts w:ascii="Garamond" w:hAnsi="Garamond"/>
            <w:color w:val="000000" w:themeColor="text1"/>
          </w:rPr>
          <w:t>—</w:t>
        </w:r>
        <w:r>
          <w:rPr>
            <w:rFonts w:ascii="Garamond" w:hAnsi="Garamond"/>
            <w:color w:val="000000" w:themeColor="text1"/>
          </w:rPr>
          <w:t>Interdisciplinary</w:t>
        </w:r>
        <w:r w:rsidRPr="00424939">
          <w:rPr>
            <w:rFonts w:ascii="Garamond" w:hAnsi="Garamond"/>
            <w:color w:val="000000" w:themeColor="text1"/>
          </w:rPr>
          <w:t xml:space="preserve"> Science</w:t>
        </w:r>
        <w:bookmarkEnd w:id="12887"/>
        <w:r w:rsidRPr="00424939">
          <w:rPr>
            <w:rFonts w:ascii="Garamond" w:hAnsi="Garamond"/>
            <w:color w:val="000000" w:themeColor="text1"/>
          </w:rPr>
          <w:fldChar w:fldCharType="begin"/>
        </w:r>
        <w:r w:rsidRPr="00424939">
          <w:rPr>
            <w:rFonts w:ascii="Garamond" w:hAnsi="Garamond"/>
            <w:color w:val="000000" w:themeColor="text1"/>
          </w:rPr>
          <w:instrText xml:space="preserve"> XE "</w:instrText>
        </w:r>
        <w:r>
          <w:rPr>
            <w:rFonts w:ascii="Garamond" w:hAnsi="Garamond" w:cs="Times New Roman"/>
            <w:color w:val="000000" w:themeColor="text1"/>
          </w:rPr>
          <w:instrText>Interdisciplinary</w:instrText>
        </w:r>
        <w:r w:rsidRPr="00424939">
          <w:rPr>
            <w:rFonts w:ascii="Garamond" w:hAnsi="Garamond" w:cs="Times New Roman"/>
            <w:color w:val="000000" w:themeColor="text1"/>
          </w:rPr>
          <w:instrText xml:space="preserve"> Science</w:instrText>
        </w:r>
        <w:r w:rsidRPr="00424939">
          <w:rPr>
            <w:rFonts w:ascii="Garamond" w:hAnsi="Garamond"/>
            <w:color w:val="000000" w:themeColor="text1"/>
          </w:rPr>
          <w:instrText xml:space="preserve">" </w:instrText>
        </w:r>
        <w:r w:rsidRPr="00424939">
          <w:rPr>
            <w:rFonts w:ascii="Garamond" w:hAnsi="Garamond"/>
            <w:color w:val="000000" w:themeColor="text1"/>
          </w:rPr>
          <w:fldChar w:fldCharType="end"/>
        </w:r>
      </w:ins>
    </w:p>
    <w:p w14:paraId="4FB9FCD9" w14:textId="19B63D15" w:rsidR="000426AA" w:rsidRPr="00424939" w:rsidRDefault="000426AA" w:rsidP="00526CB0">
      <w:pPr>
        <w:rPr>
          <w:ins w:id="12889" w:author="Summer 2023 updates" w:date="2024-07-31T13:42:00Z"/>
        </w:rPr>
      </w:pPr>
      <w:ins w:id="12890" w:author="Summer 2023 updates" w:date="2024-07-31T13:42:00Z">
        <w:r w:rsidRPr="00424939">
          <w:t>Singleton (Administrative Coordinator)</w:t>
        </w:r>
        <w:r>
          <w:t>.</w:t>
        </w:r>
        <w:r w:rsidRPr="00424939">
          <w:t xml:space="preserve"> </w:t>
        </w:r>
      </w:ins>
    </w:p>
    <w:p w14:paraId="2D25FA68" w14:textId="77777777" w:rsidR="000426AA" w:rsidRPr="00424939" w:rsidRDefault="000426AA" w:rsidP="00526CB0">
      <w:pPr>
        <w:rPr>
          <w:ins w:id="12891" w:author="Summer 2023 updates" w:date="2024-07-31T13:42:00Z"/>
        </w:rPr>
      </w:pPr>
      <w:ins w:id="12892" w:author="Summer 2023 updates" w:date="2024-07-31T13:42:00Z">
        <w:r w:rsidRPr="00C80357">
          <w:t>The interdisciplinary science</w:t>
        </w:r>
        <w:r w:rsidRPr="00C80357">
          <w:fldChar w:fldCharType="begin"/>
        </w:r>
        <w:r w:rsidRPr="00C80357">
          <w:instrText xml:space="preserve"> XE "Interdisciplinary Science" </w:instrText>
        </w:r>
        <w:r w:rsidRPr="00C80357">
          <w:fldChar w:fldCharType="end"/>
        </w:r>
        <w:r w:rsidRPr="00C80357">
          <w:t xml:space="preserve"> major provides a broad background in the Natural Sciences. The major is</w:t>
        </w:r>
        <w:r>
          <w:t xml:space="preserve"> </w:t>
        </w:r>
        <w:r w:rsidRPr="00C80357">
          <w:t>suitable for students interested in pre-professional programs such as medicine, dentistry, and</w:t>
        </w:r>
        <w:r>
          <w:t xml:space="preserve"> </w:t>
        </w:r>
        <w:r w:rsidRPr="00C80357">
          <w:t>engineering, or careers in the health sciences, neuroscience, data analysis, teaching, writing, and other</w:t>
        </w:r>
        <w:r>
          <w:t xml:space="preserve"> </w:t>
        </w:r>
        <w:r w:rsidRPr="00C80357">
          <w:t>areas that could be augmented with study in the natural sciences. Students interested in pursuing the</w:t>
        </w:r>
        <w:r>
          <w:t xml:space="preserve"> </w:t>
        </w:r>
        <w:r w:rsidRPr="00C80357">
          <w:t>Interdisciplinary Science major should contact the program coordinator.</w:t>
        </w:r>
      </w:ins>
    </w:p>
    <w:p w14:paraId="25043F00" w14:textId="77777777" w:rsidR="000426AA" w:rsidRPr="00424939" w:rsidRDefault="000426AA" w:rsidP="007A70A9">
      <w:pPr>
        <w:pStyle w:val="Noparagraphstyle"/>
        <w:spacing w:before="120" w:line="240" w:lineRule="auto"/>
        <w:jc w:val="left"/>
        <w:rPr>
          <w:ins w:id="12893" w:author="Summer 2023 updates" w:date="2024-07-31T13:42:00Z"/>
          <w:rFonts w:ascii="Garamond" w:hAnsi="Garamond" w:cs="Times New Roman"/>
          <w:b/>
          <w:color w:val="000000" w:themeColor="text1"/>
          <w:sz w:val="22"/>
          <w:szCs w:val="22"/>
        </w:rPr>
      </w:pPr>
      <w:ins w:id="12894" w:author="Summer 2023 updates" w:date="2024-07-31T13:42:00Z">
        <w:r>
          <w:rPr>
            <w:rFonts w:ascii="Garamond" w:hAnsi="Garamond" w:cs="Times New Roman"/>
            <w:b/>
            <w:color w:val="000000" w:themeColor="text1"/>
            <w:sz w:val="22"/>
            <w:szCs w:val="22"/>
          </w:rPr>
          <w:t>Interdisciplinary</w:t>
        </w:r>
        <w:r w:rsidRPr="00424939">
          <w:rPr>
            <w:rFonts w:ascii="Garamond" w:hAnsi="Garamond" w:cs="Times New Roman"/>
            <w:b/>
            <w:color w:val="000000" w:themeColor="text1"/>
            <w:sz w:val="22"/>
            <w:szCs w:val="22"/>
          </w:rPr>
          <w:t xml:space="preserve"> Science</w:t>
        </w:r>
        <w:r w:rsidRPr="00424939">
          <w:fldChar w:fldCharType="begin"/>
        </w:r>
        <w:r w:rsidRPr="00424939">
          <w:instrText xml:space="preserve"> XE "</w:instrText>
        </w:r>
        <w:r>
          <w:instrText>Interdisciplinary</w:instrText>
        </w:r>
        <w:r w:rsidRPr="00424939">
          <w:instrText xml:space="preserve"> Science" </w:instrText>
        </w:r>
        <w:r w:rsidRPr="00424939">
          <w:fldChar w:fldCharType="end"/>
        </w:r>
        <w:r w:rsidRPr="00424939">
          <w:rPr>
            <w:rFonts w:ascii="Garamond" w:hAnsi="Garamond" w:cs="Times New Roman"/>
            <w:b/>
            <w:color w:val="000000" w:themeColor="text1"/>
            <w:sz w:val="22"/>
            <w:szCs w:val="22"/>
          </w:rPr>
          <w:t xml:space="preserve"> Major</w:t>
        </w:r>
      </w:ins>
    </w:p>
    <w:p w14:paraId="2EF1A6F6" w14:textId="77777777" w:rsidR="000426AA" w:rsidRPr="00644F1C" w:rsidRDefault="000426AA" w:rsidP="00526CB0">
      <w:pPr>
        <w:rPr>
          <w:ins w:id="12895" w:author="Summer 2023 updates" w:date="2024-07-31T13:42:00Z"/>
        </w:rPr>
      </w:pPr>
      <w:ins w:id="12896" w:author="Summer 2023 updates" w:date="2024-07-31T13:42:00Z">
        <w:r w:rsidRPr="00644F1C">
          <w:t>A major in interdisciplinary science requires a minimum cumulative 2.0 GPA in all courses counted toward the major.</w:t>
        </w:r>
      </w:ins>
    </w:p>
    <w:p w14:paraId="079EFB8B" w14:textId="77777777" w:rsidR="000426AA" w:rsidRPr="00644F1C" w:rsidRDefault="000426AA" w:rsidP="00526CB0">
      <w:pPr>
        <w:rPr>
          <w:ins w:id="12897" w:author="Summer 2023 updates" w:date="2024-07-31T13:42:00Z"/>
        </w:rPr>
      </w:pPr>
      <w:ins w:id="12898" w:author="Summer 2023 updates" w:date="2024-07-31T13:42:00Z">
        <w:r w:rsidRPr="00644F1C">
          <w:t>Students earning a major in the Natural Sciences are not eligible for the Interdisciplinary Science</w:t>
        </w:r>
        <w:r w:rsidRPr="00644F1C">
          <w:fldChar w:fldCharType="begin"/>
        </w:r>
        <w:r w:rsidRPr="00644F1C">
          <w:instrText xml:space="preserve"> XE "Interdisciplinary Science" </w:instrText>
        </w:r>
        <w:r w:rsidRPr="00644F1C">
          <w:fldChar w:fldCharType="end"/>
        </w:r>
        <w:r w:rsidRPr="00644F1C">
          <w:t xml:space="preserve"> major. </w:t>
        </w:r>
      </w:ins>
    </w:p>
    <w:p w14:paraId="7924C49B" w14:textId="05C4DEC3" w:rsidR="000426AA" w:rsidRPr="00644F1C" w:rsidRDefault="000426AA" w:rsidP="00526CB0">
      <w:pPr>
        <w:rPr>
          <w:ins w:id="12899" w:author="Summer 2023 updates" w:date="2024-07-31T13:42:00Z"/>
        </w:rPr>
      </w:pPr>
      <w:ins w:id="12900" w:author="Summer 2023 updates" w:date="2024-07-31T13:42:00Z">
        <w:r w:rsidRPr="00644F1C">
          <w:t>A major in interdisciplinary science requires a minimum of eleven course credits from the natural science areas of biology, chemistry, mathematics, and physics. At least five of these course credits must be a</w:t>
        </w:r>
        <w:r w:rsidR="00644F1C">
          <w:t>bove the introductory level and</w:t>
        </w:r>
      </w:ins>
    </w:p>
    <w:p w14:paraId="12976898" w14:textId="77777777" w:rsidR="000426AA" w:rsidRPr="00424939" w:rsidRDefault="000426AA" w:rsidP="000426AA">
      <w:pPr>
        <w:widowControl w:val="0"/>
        <w:numPr>
          <w:ilvl w:val="0"/>
          <w:numId w:val="45"/>
        </w:numPr>
        <w:tabs>
          <w:tab w:val="clear" w:pos="720"/>
          <w:tab w:val="num" w:pos="360"/>
        </w:tabs>
        <w:adjustRightInd w:val="0"/>
        <w:spacing w:after="0"/>
        <w:ind w:left="360"/>
        <w:textAlignment w:val="baseline"/>
        <w:rPr>
          <w:ins w:id="12901" w:author="Summer 2023 updates" w:date="2024-07-31T13:42:00Z"/>
          <w:rFonts w:cs="Times New Roman"/>
          <w:color w:val="000000" w:themeColor="text1"/>
        </w:rPr>
      </w:pPr>
      <w:ins w:id="12902" w:author="Summer 2023 updates" w:date="2024-07-31T13:42:00Z">
        <w:r>
          <w:rPr>
            <w:rFonts w:cs="Times New Roman"/>
            <w:color w:val="000000" w:themeColor="text1"/>
            <w:u w:val="single"/>
          </w:rPr>
          <w:t>Five</w:t>
        </w:r>
        <w:r w:rsidRPr="00424939">
          <w:rPr>
            <w:rFonts w:cs="Times New Roman"/>
            <w:color w:val="000000" w:themeColor="text1"/>
          </w:rPr>
          <w:t xml:space="preserve"> course credits in one of the four natural science areas</w:t>
        </w:r>
      </w:ins>
    </w:p>
    <w:p w14:paraId="5594537A" w14:textId="77777777" w:rsidR="000426AA" w:rsidRPr="00424939" w:rsidRDefault="000426AA" w:rsidP="000426AA">
      <w:pPr>
        <w:widowControl w:val="0"/>
        <w:numPr>
          <w:ilvl w:val="0"/>
          <w:numId w:val="45"/>
        </w:numPr>
        <w:tabs>
          <w:tab w:val="clear" w:pos="720"/>
          <w:tab w:val="num" w:pos="360"/>
        </w:tabs>
        <w:adjustRightInd w:val="0"/>
        <w:spacing w:after="0"/>
        <w:ind w:left="360"/>
        <w:textAlignment w:val="baseline"/>
        <w:rPr>
          <w:ins w:id="12903" w:author="Summer 2023 updates" w:date="2024-07-31T13:42:00Z"/>
          <w:rFonts w:cs="Times New Roman"/>
          <w:color w:val="000000" w:themeColor="text1"/>
        </w:rPr>
      </w:pPr>
      <w:ins w:id="12904" w:author="Summer 2023 updates" w:date="2024-07-31T13:42:00Z">
        <w:r>
          <w:rPr>
            <w:rFonts w:cs="Times New Roman"/>
            <w:color w:val="000000" w:themeColor="text1"/>
            <w:u w:val="single"/>
          </w:rPr>
          <w:t>Four</w:t>
        </w:r>
        <w:r w:rsidRPr="00424939">
          <w:rPr>
            <w:rFonts w:cs="Times New Roman"/>
            <w:color w:val="000000" w:themeColor="text1"/>
          </w:rPr>
          <w:t xml:space="preserve"> course credits in a second natural science field</w:t>
        </w:r>
      </w:ins>
    </w:p>
    <w:p w14:paraId="36535B5E" w14:textId="77777777" w:rsidR="000426AA" w:rsidRDefault="000426AA" w:rsidP="000426AA">
      <w:pPr>
        <w:widowControl w:val="0"/>
        <w:numPr>
          <w:ilvl w:val="0"/>
          <w:numId w:val="45"/>
        </w:numPr>
        <w:tabs>
          <w:tab w:val="clear" w:pos="720"/>
          <w:tab w:val="num" w:pos="360"/>
        </w:tabs>
        <w:adjustRightInd w:val="0"/>
        <w:spacing w:after="0"/>
        <w:ind w:left="360"/>
        <w:textAlignment w:val="baseline"/>
        <w:rPr>
          <w:moveTo w:id="12905" w:author="Summer 2023 updates" w:date="2024-07-31T13:42:00Z"/>
          <w:rFonts w:cs="Times New Roman"/>
          <w:color w:val="000000" w:themeColor="text1"/>
        </w:rPr>
      </w:pPr>
      <w:moveToRangeStart w:id="12906" w:author="Summer 2023 updates" w:date="2024-07-31T13:42:00Z" w:name="move173325812"/>
      <w:moveTo w:id="12907" w:author="Summer 2023 updates" w:date="2024-07-31T13:42:00Z">
        <w:r w:rsidRPr="00173751">
          <w:rPr>
            <w:rFonts w:cs="Times New Roman"/>
            <w:color w:val="000000" w:themeColor="text1"/>
            <w:u w:val="single"/>
          </w:rPr>
          <w:t>Two</w:t>
        </w:r>
        <w:r w:rsidRPr="00173751">
          <w:rPr>
            <w:rFonts w:cs="Times New Roman"/>
            <w:color w:val="000000" w:themeColor="text1"/>
          </w:rPr>
          <w:t xml:space="preserve"> course credits in a third natural science field </w:t>
        </w:r>
      </w:moveTo>
    </w:p>
    <w:moveToRangeEnd w:id="12906"/>
    <w:p w14:paraId="36E4FC24" w14:textId="77777777" w:rsidR="000426AA" w:rsidRPr="00173751" w:rsidRDefault="000426AA" w:rsidP="000426AA">
      <w:pPr>
        <w:widowControl w:val="0"/>
        <w:numPr>
          <w:ilvl w:val="0"/>
          <w:numId w:val="45"/>
        </w:numPr>
        <w:tabs>
          <w:tab w:val="clear" w:pos="720"/>
          <w:tab w:val="num" w:pos="360"/>
        </w:tabs>
        <w:adjustRightInd w:val="0"/>
        <w:spacing w:after="240"/>
        <w:ind w:left="360"/>
        <w:textAlignment w:val="baseline"/>
        <w:rPr>
          <w:ins w:id="12908" w:author="Summer 2023 updates" w:date="2024-07-31T13:42:00Z"/>
          <w:rFonts w:cs="Times New Roman"/>
          <w:color w:val="000000" w:themeColor="text1"/>
        </w:rPr>
      </w:pPr>
      <w:ins w:id="12909" w:author="Summer 2023 updates" w:date="2024-07-31T13:42:00Z">
        <w:r w:rsidRPr="00173751">
          <w:rPr>
            <w:rFonts w:cs="Times New Roman"/>
            <w:color w:val="000000" w:themeColor="text1"/>
          </w:rPr>
          <w:t xml:space="preserve">Satisfactory completion of </w:t>
        </w:r>
        <w:r>
          <w:rPr>
            <w:rFonts w:cs="Times New Roman"/>
            <w:color w:val="000000" w:themeColor="text1"/>
          </w:rPr>
          <w:t>assessment</w:t>
        </w:r>
        <w:r w:rsidRPr="00173751">
          <w:rPr>
            <w:rFonts w:cs="Times New Roman"/>
            <w:color w:val="000000" w:themeColor="text1"/>
          </w:rPr>
          <w:t xml:space="preserve"> requirement</w:t>
        </w:r>
      </w:ins>
    </w:p>
    <w:p w14:paraId="09A9C680" w14:textId="77777777" w:rsidR="000426AA" w:rsidRDefault="000426AA" w:rsidP="000426AA">
      <w:pPr>
        <w:spacing w:after="240"/>
        <w:rPr>
          <w:color w:val="000000" w:themeColor="text1"/>
          <w:rPrChange w:id="12910" w:author="Summer 2023 updates" w:date="2024-07-31T13:42:00Z">
            <w:rPr>
              <w:rStyle w:val="Strong"/>
              <w:rFonts w:ascii="Garamond" w:hAnsi="Garamond"/>
              <w:color w:val="000000" w:themeColor="text1"/>
            </w:rPr>
          </w:rPrChange>
        </w:rPr>
        <w:pPrChange w:id="12911" w:author="Summer 2023 updates" w:date="2024-07-31T13:42:00Z">
          <w:pPr>
            <w:spacing w:after="0"/>
          </w:pPr>
        </w:pPrChange>
      </w:pPr>
    </w:p>
    <w:p w14:paraId="39882B98" w14:textId="5A08815D" w:rsidR="00E133C1" w:rsidRPr="00424939" w:rsidRDefault="00B41BF9" w:rsidP="0045078B">
      <w:pPr>
        <w:pStyle w:val="Heading4"/>
        <w:spacing w:before="120"/>
        <w:rPr>
          <w:rFonts w:ascii="Garamond" w:hAnsi="Garamond"/>
          <w:color w:val="000000" w:themeColor="text1"/>
        </w:rPr>
        <w:pPrChange w:id="12912" w:author="Summer 2023 updates" w:date="2024-07-31T13:42:00Z">
          <w:pPr>
            <w:pStyle w:val="Heading4"/>
            <w:spacing w:before="0"/>
          </w:pPr>
        </w:pPrChange>
      </w:pPr>
      <w:bookmarkStart w:id="12913" w:name="_Toc141355765"/>
      <w:bookmarkStart w:id="12914" w:name="_Toc110005246"/>
      <w:r w:rsidRPr="00424939">
        <w:rPr>
          <w:rFonts w:ascii="Garamond" w:hAnsi="Garamond"/>
          <w:color w:val="000000" w:themeColor="text1"/>
        </w:rPr>
        <w:t>—</w:t>
      </w:r>
      <w:bookmarkStart w:id="12915" w:name="InterdisciplinaryStudies"/>
      <w:r w:rsidRPr="00424939">
        <w:rPr>
          <w:rFonts w:ascii="Garamond" w:hAnsi="Garamond"/>
          <w:color w:val="000000" w:themeColor="text1"/>
        </w:rPr>
        <w:t>Interdisciplinary Studies</w:t>
      </w:r>
      <w:bookmarkEnd w:id="12913"/>
      <w:bookmarkEnd w:id="12915"/>
      <w:bookmarkEnd w:id="12914"/>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Interdisciplinary Studies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84F86D2" w14:textId="6162FFD7" w:rsidR="00A0361E" w:rsidRDefault="00E133C1" w:rsidP="00526CB0">
      <w:pPr>
        <w:rPr>
          <w:ins w:id="12916" w:author="Summer 2023 updates" w:date="2024-07-31T13:42:00Z"/>
        </w:rPr>
      </w:pPr>
      <w:r w:rsidRPr="00424939">
        <w:t xml:space="preserve">The interdisciplinary major is a rigorous academic program in which the individual student assumes primary responsibility for designing </w:t>
      </w:r>
      <w:del w:id="12917" w:author="Summer 2023 updates" w:date="2024-07-31T13:42:00Z">
        <w:r w:rsidRPr="00424939">
          <w:delText>her or his</w:delText>
        </w:r>
      </w:del>
      <w:ins w:id="12918" w:author="Summer 2023 updates" w:date="2024-07-31T13:42:00Z">
        <w:r w:rsidR="00FB0F10">
          <w:t>their</w:t>
        </w:r>
      </w:ins>
      <w:r w:rsidRPr="00424939">
        <w:t xml:space="preserve"> own academic program. Since the interdisciplinary major is structured by the student to serve individual needs, the primary courses selected for the major invariably cross traditional departmental boundaries. In all instances, the interdisciplinary major must display internal topical coherence. </w:t>
      </w:r>
    </w:p>
    <w:p w14:paraId="68475295" w14:textId="4C8C2AB7" w:rsidR="00FB0F10" w:rsidRDefault="00E133C1" w:rsidP="00526CB0">
      <w:pPr>
        <w:rPr>
          <w:ins w:id="12919" w:author="Summer 2023 updates" w:date="2024-07-31T13:42:00Z"/>
        </w:rPr>
      </w:pPr>
      <w:r w:rsidRPr="00424939">
        <w:t>Assisting the student in developing a coherent interdisciplinary major will be the supervising faculty member, the student’s academic advisor (if the advisor is not the supervising faculty member), faculty from those departments in which the student is taking primary courses, and the Academic Policies</w:t>
      </w:r>
      <w:r w:rsidR="00B8454E" w:rsidRPr="00424939">
        <w:fldChar w:fldCharType="begin"/>
      </w:r>
      <w:r w:rsidR="00B8454E" w:rsidRPr="00424939">
        <w:instrText xml:space="preserve"> XE "Academic Policies" </w:instrText>
      </w:r>
      <w:r w:rsidR="00B8454E" w:rsidRPr="00424939">
        <w:fldChar w:fldCharType="end"/>
      </w:r>
      <w:r w:rsidRPr="00424939">
        <w:t xml:space="preserve"> Committee. This committee is responsible for approving student-initiated majors and for offering, where necessary, constructive advice on student proposals. Further guidelines for interdisciplinary majors may be obtained from the Office of the Registrar. The decision to undertake and to seek approval of an interdisciplinary major should be made after the student has had sufficient consultation with the appropriate persons within the College. </w:t>
      </w:r>
    </w:p>
    <w:p w14:paraId="37FD4B00" w14:textId="60E264F1" w:rsidR="00E133C1" w:rsidRPr="00424939" w:rsidRDefault="00E133C1" w:rsidP="00526CB0">
      <w:r w:rsidRPr="00424939">
        <w:t>Normally, this decision is made in the sophomore year, but in no case is an interdisciplinary major approved after the student has embarked upon the final eight courses leading to graduation. Application</w:t>
      </w:r>
      <w:r w:rsidR="00B76E1A" w:rsidRPr="00424939">
        <w:fldChar w:fldCharType="begin"/>
      </w:r>
      <w:r w:rsidR="00B76E1A" w:rsidRPr="00424939">
        <w:instrText xml:space="preserve"> XE "</w:instrText>
      </w:r>
      <w:r w:rsidR="00B76E1A" w:rsidRPr="00644F1C">
        <w:rPr>
          <w:rPrChange w:id="12920" w:author="Summer 2023 updates" w:date="2024-07-31T13:42:00Z">
            <w:rPr>
              <w:b/>
            </w:rPr>
          </w:rPrChange>
        </w:rPr>
        <w:instrText>Application</w:instrText>
      </w:r>
      <w:r w:rsidR="00B76E1A" w:rsidRPr="00424939">
        <w:instrText xml:space="preserve">" </w:instrText>
      </w:r>
      <w:r w:rsidR="00B76E1A" w:rsidRPr="00424939">
        <w:fldChar w:fldCharType="end"/>
      </w:r>
      <w:r w:rsidRPr="00424939">
        <w:t xml:space="preserve"> for an interdisciplinary major must contain the following: 1) a list of the nine to 11 primary courses which constitute the major; 2) a list of secondary or supportive courses which are tangentially related to the major; and 3) a three- to four-page typewritten statement of the rationale for the proposal, indicating, among other things, the internal coherence of the major. </w:t>
      </w:r>
    </w:p>
    <w:p w14:paraId="0B32FE3E" w14:textId="77777777" w:rsidR="00E133C1" w:rsidRPr="00424939" w:rsidRDefault="00E133C1" w:rsidP="007A70A9">
      <w:pPr>
        <w:spacing w:before="120" w:after="0"/>
        <w:rPr>
          <w:rFonts w:cs="Times New Roman"/>
          <w:b/>
          <w:color w:val="000000" w:themeColor="text1"/>
        </w:rPr>
        <w:pPrChange w:id="12921" w:author="Summer 2023 updates" w:date="2024-07-31T13:42:00Z">
          <w:pPr>
            <w:spacing w:after="0"/>
          </w:pPr>
        </w:pPrChange>
      </w:pPr>
      <w:r w:rsidRPr="00424939">
        <w:rPr>
          <w:rFonts w:cs="Times New Roman"/>
          <w:b/>
          <w:color w:val="000000" w:themeColor="text1"/>
        </w:rPr>
        <w:t xml:space="preserve">Additional guidelines and requirements: </w:t>
      </w:r>
    </w:p>
    <w:p w14:paraId="3E504FB0" w14:textId="77777777" w:rsidR="00E133C1" w:rsidRPr="00424939" w:rsidRDefault="00E133C1" w:rsidP="00E500FB">
      <w:pPr>
        <w:widowControl w:val="0"/>
        <w:numPr>
          <w:ilvl w:val="0"/>
          <w:numId w:val="49"/>
        </w:numPr>
        <w:adjustRightInd w:val="0"/>
        <w:spacing w:after="0"/>
        <w:textAlignment w:val="baseline"/>
        <w:rPr>
          <w:rFonts w:cs="Times New Roman"/>
          <w:color w:val="000000" w:themeColor="text1"/>
        </w:rPr>
      </w:pPr>
      <w:r w:rsidRPr="00424939">
        <w:rPr>
          <w:rFonts w:cs="Times New Roman"/>
          <w:color w:val="000000" w:themeColor="text1"/>
        </w:rPr>
        <w:t xml:space="preserve">Courses for the major are selected from three or more academic disciplines. At least 40% of the courses in a proposed major must be taken at Coe. </w:t>
      </w:r>
    </w:p>
    <w:p w14:paraId="2A0DF180" w14:textId="2DFDC881" w:rsidR="00E133C1" w:rsidRPr="00424939" w:rsidRDefault="00E133C1" w:rsidP="00E500FB">
      <w:pPr>
        <w:widowControl w:val="0"/>
        <w:numPr>
          <w:ilvl w:val="0"/>
          <w:numId w:val="49"/>
        </w:numPr>
        <w:adjustRightInd w:val="0"/>
        <w:spacing w:after="0"/>
        <w:textAlignment w:val="baseline"/>
        <w:rPr>
          <w:rFonts w:cs="Times New Roman"/>
          <w:color w:val="000000" w:themeColor="text1"/>
        </w:rPr>
      </w:pPr>
      <w:r w:rsidRPr="00424939">
        <w:rPr>
          <w:rFonts w:cs="Times New Roman"/>
          <w:color w:val="000000" w:themeColor="text1"/>
        </w:rPr>
        <w:t>A student’s program of study must include, among the primary and secondary courses listed on the proposal, at least five upper division classes within a single discipline or within two closely related disciplines. Students may consider an established, departmental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2922" w:author="Summer 2023 updates" w:date="2024-07-31T13:42:00Z">
        <w:r w:rsidR="00B8454E" w:rsidRPr="00424939">
          <w:rPr>
            <w:rStyle w:val="Strong"/>
            <w:rFonts w:ascii="Garamond" w:hAnsi="Garamond"/>
            <w:color w:val="000000" w:themeColor="text1"/>
          </w:rPr>
          <w:delInstrText>minor</w:delInstrText>
        </w:r>
      </w:del>
      <w:ins w:id="12923"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a minor appropriate to the proposed major is available. Students should not propose a major that simply recombines courses from majors and minors that will already be recognized on the student’s transcript. An interdisciplinary major should be substantially distinct from the student’s other majors and minors. </w:t>
      </w:r>
    </w:p>
    <w:p w14:paraId="73F677D0" w14:textId="7C01B7D4" w:rsidR="00E133C1" w:rsidRPr="00424939" w:rsidRDefault="00E133C1" w:rsidP="00E500FB">
      <w:pPr>
        <w:widowControl w:val="0"/>
        <w:numPr>
          <w:ilvl w:val="0"/>
          <w:numId w:val="49"/>
        </w:numPr>
        <w:adjustRightInd w:val="0"/>
        <w:spacing w:after="0"/>
        <w:textAlignment w:val="baseline"/>
        <w:rPr>
          <w:rFonts w:cs="Times New Roman"/>
          <w:color w:val="000000" w:themeColor="text1"/>
        </w:rPr>
      </w:pPr>
      <w:r w:rsidRPr="00424939">
        <w:rPr>
          <w:rFonts w:cs="Times New Roman"/>
          <w:color w:val="000000" w:themeColor="text1"/>
        </w:rPr>
        <w:t xml:space="preserve">Students must complete an integrative senior project which demonstrates competence in bringing together at least two disciplines within the major. A student develops a project in consultation with the student’s academic advisor and at least one other faculty consultant from an appropriate department other than that of the academic advisor. The senior project must be reviewed. The form of the review, which may be similar to the defense of an honors project, is determined by the project advisor in consultation with the student. The project must also be reviewed by at least one other faculty member from a department other than that of the faculty advisor. Students may undertake the project with or without academic credit. Registration for credit may take one of two forms. Students may register for regular catalog courses in individualized instruction (e.g., directed </w:t>
      </w:r>
      <w:del w:id="12924" w:author="Summer 2023 updates" w:date="2024-07-31T13:42:00Z">
        <w:r w:rsidRPr="00424939">
          <w:rPr>
            <w:rFonts w:cs="Times New Roman"/>
            <w:color w:val="000000" w:themeColor="text1"/>
          </w:rPr>
          <w:delText>readings</w:delText>
        </w:r>
      </w:del>
      <w:ins w:id="12925" w:author="Summer 2023 updates" w:date="2024-07-31T13:42:00Z">
        <w:r w:rsidR="00926E5A">
          <w:rPr>
            <w:rFonts w:cs="Times New Roman"/>
            <w:color w:val="000000" w:themeColor="text1"/>
          </w:rPr>
          <w:t>learning</w:t>
        </w:r>
      </w:ins>
      <w:r w:rsidR="00926E5A" w:rsidRPr="00424939">
        <w:rPr>
          <w:rFonts w:cs="Times New Roman"/>
          <w:color w:val="000000" w:themeColor="text1"/>
        </w:rPr>
        <w:t xml:space="preserve"> </w:t>
      </w:r>
      <w:r w:rsidRPr="00424939">
        <w:rPr>
          <w:rFonts w:cs="Times New Roman"/>
          <w:color w:val="000000" w:themeColor="text1"/>
        </w:rPr>
        <w:t>or directed writing classes) or they may apply for an independent study which requires approval by the Chair of the Academic Policies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Academic Policies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Committee (</w:t>
      </w:r>
      <w:r w:rsidR="00685254" w:rsidRPr="00424939">
        <w:rPr>
          <w:rFonts w:cs="Times New Roman"/>
          <w:color w:val="000000" w:themeColor="text1"/>
        </w:rPr>
        <w:t>Provost</w:t>
      </w:r>
      <w:r w:rsidRPr="00424939">
        <w:rPr>
          <w:rFonts w:cs="Times New Roman"/>
          <w:color w:val="000000" w:themeColor="text1"/>
        </w:rPr>
        <w:t xml:space="preserve">). </w:t>
      </w:r>
    </w:p>
    <w:p w14:paraId="515F6F3B" w14:textId="77777777" w:rsidR="00E133C1" w:rsidRPr="00424939" w:rsidRDefault="00E133C1" w:rsidP="00E500FB">
      <w:pPr>
        <w:widowControl w:val="0"/>
        <w:numPr>
          <w:ilvl w:val="0"/>
          <w:numId w:val="49"/>
        </w:numPr>
        <w:adjustRightInd w:val="0"/>
        <w:spacing w:after="120"/>
        <w:textAlignment w:val="baseline"/>
        <w:rPr>
          <w:rFonts w:cs="Times New Roman"/>
          <w:color w:val="000000" w:themeColor="text1"/>
        </w:rPr>
      </w:pPr>
      <w:r w:rsidRPr="00424939">
        <w:rPr>
          <w:rFonts w:cs="Times New Roman"/>
          <w:color w:val="000000" w:themeColor="text1"/>
        </w:rPr>
        <w:t xml:space="preserve">An interdisciplinary major may include an internship. </w:t>
      </w:r>
    </w:p>
    <w:p w14:paraId="4D8EC457" w14:textId="297DD061" w:rsidR="00E133C1" w:rsidRPr="00424939" w:rsidRDefault="00E133C1" w:rsidP="0099141C">
      <w:pPr>
        <w:spacing w:after="0"/>
        <w:rPr>
          <w:rFonts w:cs="Times New Roman"/>
          <w:b/>
          <w:color w:val="000000" w:themeColor="text1"/>
        </w:rPr>
      </w:pPr>
      <w:r w:rsidRPr="00424939">
        <w:rPr>
          <w:rFonts w:cs="Times New Roman"/>
          <w:b/>
          <w:color w:val="000000" w:themeColor="text1"/>
        </w:rPr>
        <w:t>INT-</w:t>
      </w:r>
      <w:r w:rsidR="00587BD1" w:rsidRPr="00424939">
        <w:rPr>
          <w:rFonts w:cs="Times New Roman"/>
          <w:b/>
          <w:color w:val="000000" w:themeColor="text1"/>
        </w:rPr>
        <w:t>494</w:t>
      </w:r>
      <w:r w:rsidRPr="00424939">
        <w:rPr>
          <w:rFonts w:cs="Times New Roman"/>
          <w:b/>
          <w:color w:val="000000" w:themeColor="text1"/>
        </w:rPr>
        <w:t xml:space="preserve"> Interdisciplinary Internship </w:t>
      </w:r>
    </w:p>
    <w:p w14:paraId="7B669618" w14:textId="2F53ADAD" w:rsidR="00C67E4B" w:rsidRDefault="00A50474" w:rsidP="00526CB0">
      <w:r>
        <w:t>Is a</w:t>
      </w:r>
      <w:r w:rsidR="00E133C1" w:rsidRPr="00424939">
        <w:t xml:space="preserve"> </w:t>
      </w:r>
      <w:r>
        <w:t xml:space="preserve">supervised work or volunteer experience </w:t>
      </w:r>
      <w:r w:rsidR="00E133C1" w:rsidRPr="00424939">
        <w:t xml:space="preserve">related to the student’s </w:t>
      </w:r>
      <w:r>
        <w:t xml:space="preserve">career interests. </w:t>
      </w:r>
      <w:r w:rsidR="00E133C1" w:rsidRPr="00424939">
        <w:t>A minimum of 140</w:t>
      </w:r>
      <w:r w:rsidR="00001BB5" w:rsidRPr="00424939">
        <w:t xml:space="preserve"> </w:t>
      </w:r>
      <w:r w:rsidR="00E133C1" w:rsidRPr="00424939">
        <w:t>hours on-site</w:t>
      </w:r>
      <w:r>
        <w:t xml:space="preserve"> or remote work experience</w:t>
      </w:r>
      <w:r w:rsidR="00E133C1" w:rsidRPr="00424939">
        <w:t xml:space="preserve"> is required</w:t>
      </w:r>
      <w:r w:rsidR="00E133C1" w:rsidRPr="00063CEB">
        <w:t>.</w:t>
      </w:r>
      <w:r w:rsidR="000757DA" w:rsidRPr="00063CEB">
        <w:t xml:space="preserve"> Authorization and evaluation of the course credit for the internship is determined by the </w:t>
      </w:r>
      <w:r w:rsidR="000757DA" w:rsidRPr="00090DBE">
        <w:t>department</w:t>
      </w:r>
      <w:r w:rsidR="00063CEB" w:rsidRPr="00090DBE">
        <w:t xml:space="preserve"> through which the student is completing the internship.</w:t>
      </w:r>
      <w:r w:rsidR="00E133C1" w:rsidRPr="00090DBE">
        <w:t xml:space="preserve"> </w:t>
      </w:r>
      <w:r w:rsidR="00A7479E" w:rsidRPr="00090DBE">
        <w:t>P/NP</w:t>
      </w:r>
      <w:r w:rsidR="00E133C1" w:rsidRPr="00090DBE">
        <w:t xml:space="preserve"> basis only. </w:t>
      </w:r>
      <w:r w:rsidR="00E133C1" w:rsidRPr="00090DBE">
        <w:rPr>
          <w:u w:val="single"/>
        </w:rPr>
        <w:t>Prerequisites</w:t>
      </w:r>
      <w:r w:rsidR="00897BA1" w:rsidRPr="00424939">
        <w:t>:</w:t>
      </w:r>
      <w:r w:rsidR="00E133C1" w:rsidRPr="00424939">
        <w:t xml:space="preserve"> </w:t>
      </w:r>
      <w:r w:rsidR="000757DA">
        <w:t>consent of the Internship Faculty Advisor</w:t>
      </w:r>
      <w:r w:rsidR="00E133C1" w:rsidRPr="00424939">
        <w:t>.</w:t>
      </w:r>
    </w:p>
    <w:p w14:paraId="79FA7D89" w14:textId="5E0E0D6A" w:rsidR="00B733D7" w:rsidRDefault="00B733D7" w:rsidP="00B733D7"/>
    <w:p w14:paraId="5C257B57" w14:textId="77777777" w:rsidR="00B733D7" w:rsidRPr="00B733D7" w:rsidRDefault="00B733D7" w:rsidP="00B733D7"/>
    <w:p w14:paraId="3873CE8D" w14:textId="713C59C5" w:rsidR="002D5E56" w:rsidRPr="004D5297" w:rsidRDefault="00B41BF9" w:rsidP="007A70A9">
      <w:pPr>
        <w:pStyle w:val="Heading4"/>
        <w:spacing w:before="120"/>
        <w:rPr>
          <w:rFonts w:ascii="Garamond" w:hAnsi="Garamond"/>
          <w:color w:val="000000" w:themeColor="text1"/>
        </w:rPr>
        <w:pPrChange w:id="12926" w:author="Summer 2023 updates" w:date="2024-07-31T13:42:00Z">
          <w:pPr>
            <w:pStyle w:val="Heading4"/>
            <w:spacing w:after="120"/>
          </w:pPr>
        </w:pPrChange>
      </w:pPr>
      <w:bookmarkStart w:id="12927" w:name="_Ref14100788"/>
      <w:bookmarkStart w:id="12928" w:name="_Ref14100807"/>
      <w:bookmarkStart w:id="12929" w:name="_Ref14100952"/>
      <w:bookmarkStart w:id="12930" w:name="_Ref14100991"/>
      <w:bookmarkStart w:id="12931" w:name="_Toc141355766"/>
      <w:bookmarkStart w:id="12932" w:name="_Toc110005247"/>
      <w:r w:rsidRPr="004D5297">
        <w:rPr>
          <w:rFonts w:ascii="Garamond" w:hAnsi="Garamond"/>
          <w:color w:val="000000" w:themeColor="text1"/>
        </w:rPr>
        <w:t>—International Business</w:t>
      </w:r>
      <w:bookmarkEnd w:id="12927"/>
      <w:bookmarkEnd w:id="12928"/>
      <w:bookmarkEnd w:id="12929"/>
      <w:bookmarkEnd w:id="12930"/>
      <w:bookmarkEnd w:id="12931"/>
      <w:bookmarkEnd w:id="12932"/>
      <w:r w:rsidR="00B8454E" w:rsidRPr="004D5297">
        <w:rPr>
          <w:rFonts w:ascii="Garamond" w:hAnsi="Garamond"/>
          <w:color w:val="000000" w:themeColor="text1"/>
        </w:rPr>
        <w:fldChar w:fldCharType="begin"/>
      </w:r>
      <w:r w:rsidR="00B8454E" w:rsidRPr="004D5297">
        <w:rPr>
          <w:rFonts w:ascii="Garamond" w:hAnsi="Garamond"/>
          <w:color w:val="000000" w:themeColor="text1"/>
        </w:rPr>
        <w:instrText xml:space="preserve"> XE "</w:instrText>
      </w:r>
      <w:r w:rsidR="00B8454E" w:rsidRPr="004D5297">
        <w:rPr>
          <w:rFonts w:ascii="Garamond" w:hAnsi="Garamond" w:cs="Times New Roman"/>
          <w:color w:val="000000" w:themeColor="text1"/>
        </w:rPr>
        <w:instrText>International Business</w:instrText>
      </w:r>
      <w:r w:rsidR="00B8454E" w:rsidRPr="004D5297">
        <w:rPr>
          <w:rFonts w:ascii="Garamond" w:hAnsi="Garamond"/>
          <w:color w:val="000000" w:themeColor="text1"/>
        </w:rPr>
        <w:instrText xml:space="preserve">" </w:instrText>
      </w:r>
      <w:r w:rsidR="00B8454E" w:rsidRPr="004D5297">
        <w:rPr>
          <w:rFonts w:ascii="Garamond" w:hAnsi="Garamond"/>
          <w:color w:val="000000" w:themeColor="text1"/>
        </w:rPr>
        <w:fldChar w:fldCharType="end"/>
      </w:r>
    </w:p>
    <w:p w14:paraId="4271E65C" w14:textId="50022AEE" w:rsidR="003126F4" w:rsidRPr="00424939" w:rsidRDefault="00FF6D02" w:rsidP="00526CB0">
      <w:r w:rsidRPr="00424939">
        <w:t xml:space="preserve">Students majoring in business administration have two options: the </w:t>
      </w:r>
      <w:r w:rsidRPr="00424939">
        <w:rPr>
          <w:rStyle w:val="Strong"/>
          <w:rFonts w:ascii="Garamond" w:hAnsi="Garamond"/>
          <w:color w:val="000000" w:themeColor="text1"/>
        </w:rPr>
        <w:t>business administration</w:t>
      </w:r>
      <w:r w:rsidRPr="00424939">
        <w:t xml:space="preserve"> major (</w:t>
      </w:r>
      <w:r w:rsidR="00DD3CE3" w:rsidRPr="00424939">
        <w:t>s</w:t>
      </w:r>
      <w:r w:rsidR="001F54CB" w:rsidRPr="00424939">
        <w:t>ee p.</w:t>
      </w:r>
      <w:r w:rsidRPr="00424939">
        <w:t xml:space="preserve"> </w:t>
      </w:r>
      <w:r w:rsidR="001F7751" w:rsidRPr="00424939">
        <w:fldChar w:fldCharType="begin"/>
      </w:r>
      <w:r w:rsidR="001F7751" w:rsidRPr="00424939">
        <w:instrText xml:space="preserve"> PAGEREF _Ref14176581 \h </w:instrText>
      </w:r>
      <w:r w:rsidR="001F7751" w:rsidRPr="00424939">
        <w:fldChar w:fldCharType="separate"/>
      </w:r>
      <w:r w:rsidR="00A74DA0">
        <w:rPr>
          <w:noProof/>
        </w:rPr>
        <w:t>86</w:t>
      </w:r>
      <w:r w:rsidR="001F7751" w:rsidRPr="00424939">
        <w:fldChar w:fldCharType="end"/>
      </w:r>
      <w:r w:rsidRPr="00424939">
        <w:t xml:space="preserve">) and the </w:t>
      </w:r>
      <w:r w:rsidRPr="00424939">
        <w:rPr>
          <w:rStyle w:val="Strong"/>
          <w:rFonts w:ascii="Garamond" w:hAnsi="Garamond"/>
          <w:color w:val="000000" w:themeColor="text1"/>
        </w:rPr>
        <w:t xml:space="preserve">international business </w:t>
      </w:r>
      <w:r w:rsidRPr="00424939">
        <w:t xml:space="preserve">major. The international business major is designed to prepare students for specific challenges related to operating an organization in an international context. Because of significant overlap in the business administration and the international business requirements, only one of the two majors may be elected by a student.  </w:t>
      </w:r>
    </w:p>
    <w:p w14:paraId="1710FB69" w14:textId="24461954" w:rsidR="00FF6D02" w:rsidRPr="00424939" w:rsidRDefault="00FF6D02" w:rsidP="007A70A9">
      <w:pPr>
        <w:spacing w:before="120" w:after="0"/>
        <w:rPr>
          <w:b/>
          <w:color w:val="000000" w:themeColor="text1"/>
        </w:rPr>
        <w:pPrChange w:id="12933" w:author="Summer 2023 updates" w:date="2024-07-31T13:42:00Z">
          <w:pPr>
            <w:spacing w:after="0"/>
          </w:pPr>
        </w:pPrChange>
      </w:pPr>
      <w:r w:rsidRPr="00424939">
        <w:rPr>
          <w:b/>
          <w:color w:val="000000" w:themeColor="text1"/>
        </w:rPr>
        <w:t>International Business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Major</w:t>
      </w:r>
    </w:p>
    <w:p w14:paraId="3046789E" w14:textId="38456198" w:rsidR="001509BF" w:rsidRPr="00424939" w:rsidRDefault="001509BF" w:rsidP="001509BF">
      <w:pPr>
        <w:pStyle w:val="ListParagraph"/>
        <w:spacing w:after="0"/>
        <w:ind w:left="0"/>
        <w:rPr>
          <w:b/>
          <w:color w:val="000000" w:themeColor="text1"/>
        </w:rPr>
      </w:pPr>
      <w:r w:rsidRPr="00424939">
        <w:rPr>
          <w:bCs/>
          <w:color w:val="000000" w:themeColor="text1"/>
        </w:rPr>
        <w:t>A major in international business requires a minimum cumulative 2.0 GPA in all courses counted toward the major.</w:t>
      </w:r>
    </w:p>
    <w:p w14:paraId="6E7FFA28" w14:textId="2AC27768" w:rsidR="002D5E56" w:rsidRPr="00424939" w:rsidRDefault="00807385" w:rsidP="00E500FB">
      <w:pPr>
        <w:pStyle w:val="ListParagraph"/>
        <w:numPr>
          <w:ilvl w:val="0"/>
          <w:numId w:val="92"/>
        </w:numPr>
        <w:tabs>
          <w:tab w:val="left" w:pos="810"/>
        </w:tabs>
        <w:spacing w:after="0"/>
        <w:ind w:left="630" w:hanging="540"/>
        <w:rPr>
          <w:color w:val="000000" w:themeColor="text1"/>
        </w:rPr>
      </w:pPr>
      <w:r w:rsidRPr="00424939">
        <w:rPr>
          <w:color w:val="000000" w:themeColor="text1"/>
        </w:rPr>
        <w:t>ACC-171</w:t>
      </w:r>
      <w:r w:rsidR="002D5E56" w:rsidRPr="00424939">
        <w:rPr>
          <w:color w:val="000000" w:themeColor="text1"/>
        </w:rPr>
        <w:t xml:space="preserve"> Principles of Accounting I </w:t>
      </w:r>
    </w:p>
    <w:p w14:paraId="3EACB815" w14:textId="4AC4C760" w:rsidR="002D5E56" w:rsidRPr="00424939" w:rsidRDefault="002D5E56" w:rsidP="00E500FB">
      <w:pPr>
        <w:pStyle w:val="ListParagraph"/>
        <w:numPr>
          <w:ilvl w:val="0"/>
          <w:numId w:val="92"/>
        </w:numPr>
        <w:tabs>
          <w:tab w:val="left" w:pos="810"/>
        </w:tabs>
        <w:spacing w:after="0"/>
        <w:ind w:left="63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031ED885" w14:textId="77777777" w:rsidR="002D5E56" w:rsidRPr="00424939" w:rsidRDefault="002D5E56" w:rsidP="00E500FB">
      <w:pPr>
        <w:pStyle w:val="ListParagraph"/>
        <w:numPr>
          <w:ilvl w:val="0"/>
          <w:numId w:val="92"/>
        </w:numPr>
        <w:tabs>
          <w:tab w:val="left" w:pos="810"/>
        </w:tabs>
        <w:spacing w:after="0"/>
        <w:ind w:left="630" w:hanging="540"/>
        <w:rPr>
          <w:color w:val="000000" w:themeColor="text1"/>
        </w:rPr>
      </w:pPr>
      <w:r w:rsidRPr="00424939">
        <w:rPr>
          <w:color w:val="000000" w:themeColor="text1"/>
        </w:rPr>
        <w:t>ECO-215 Principles of Microeconomics</w:t>
      </w:r>
    </w:p>
    <w:p w14:paraId="51652674" w14:textId="70F43B6D" w:rsidR="002D5E56" w:rsidRPr="00424939" w:rsidRDefault="002D5E56" w:rsidP="00E500FB">
      <w:pPr>
        <w:pStyle w:val="ListParagraph"/>
        <w:numPr>
          <w:ilvl w:val="0"/>
          <w:numId w:val="92"/>
        </w:numPr>
        <w:tabs>
          <w:tab w:val="left" w:pos="810"/>
        </w:tabs>
        <w:spacing w:after="0"/>
        <w:ind w:left="630" w:hanging="540"/>
        <w:rPr>
          <w:color w:val="000000" w:themeColor="text1"/>
        </w:rPr>
      </w:pPr>
      <w:r w:rsidRPr="00424939">
        <w:rPr>
          <w:color w:val="000000" w:themeColor="text1"/>
        </w:rPr>
        <w:t>BUS-</w:t>
      </w:r>
      <w:r w:rsidR="00807385" w:rsidRPr="00424939">
        <w:rPr>
          <w:color w:val="000000" w:themeColor="text1"/>
        </w:rPr>
        <w:t>190</w:t>
      </w:r>
      <w:r w:rsidRPr="00424939">
        <w:rPr>
          <w:color w:val="000000" w:themeColor="text1"/>
        </w:rPr>
        <w:t xml:space="preserve"> Statistical Analysis</w:t>
      </w:r>
      <w:r w:rsidR="009917FF">
        <w:rPr>
          <w:color w:val="000000" w:themeColor="text1"/>
        </w:rPr>
        <w:t xml:space="preserve"> (WE)</w:t>
      </w:r>
    </w:p>
    <w:p w14:paraId="66ECD344" w14:textId="77777777" w:rsidR="00633E29" w:rsidRPr="00424939" w:rsidRDefault="002D5E56" w:rsidP="00E500FB">
      <w:pPr>
        <w:pStyle w:val="ListParagraph"/>
        <w:numPr>
          <w:ilvl w:val="0"/>
          <w:numId w:val="92"/>
        </w:numPr>
        <w:spacing w:after="0"/>
        <w:ind w:left="630" w:hanging="540"/>
        <w:rPr>
          <w:color w:val="000000" w:themeColor="text1"/>
        </w:rPr>
      </w:pPr>
      <w:r w:rsidRPr="00424939">
        <w:rPr>
          <w:color w:val="000000" w:themeColor="text1"/>
          <w:u w:val="single"/>
        </w:rPr>
        <w:t>One</w:t>
      </w:r>
      <w:r w:rsidRPr="00424939">
        <w:rPr>
          <w:color w:val="000000" w:themeColor="text1"/>
        </w:rPr>
        <w:t xml:space="preserve"> of the following: </w:t>
      </w:r>
      <w:r w:rsidRPr="00424939">
        <w:rPr>
          <w:color w:val="000000" w:themeColor="text1"/>
        </w:rPr>
        <w:br/>
      </w:r>
      <w:r w:rsidR="00633E29" w:rsidRPr="00424939">
        <w:rPr>
          <w:color w:val="000000" w:themeColor="text1"/>
        </w:rPr>
        <w:t xml:space="preserve">BUS-250 Principles of Management </w:t>
      </w:r>
    </w:p>
    <w:p w14:paraId="30811C91" w14:textId="0F8CA2D1" w:rsidR="002D5E56" w:rsidRPr="00424939" w:rsidRDefault="002D5E56" w:rsidP="00633E29">
      <w:pPr>
        <w:pStyle w:val="ListParagraph"/>
        <w:spacing w:after="0"/>
        <w:ind w:left="630"/>
        <w:rPr>
          <w:color w:val="000000" w:themeColor="text1"/>
        </w:rPr>
      </w:pPr>
      <w:r w:rsidRPr="00424939">
        <w:rPr>
          <w:color w:val="000000" w:themeColor="text1"/>
        </w:rPr>
        <w:t>BUS-</w:t>
      </w:r>
      <w:r w:rsidR="00807385" w:rsidRPr="00424939">
        <w:rPr>
          <w:color w:val="000000" w:themeColor="text1"/>
        </w:rPr>
        <w:t>300</w:t>
      </w:r>
      <w:r w:rsidRPr="00424939">
        <w:rPr>
          <w:color w:val="000000" w:themeColor="text1"/>
        </w:rPr>
        <w:t xml:space="preserve"> Human Resource Management</w:t>
      </w:r>
    </w:p>
    <w:p w14:paraId="6431AAC9" w14:textId="77777777" w:rsidR="002D5E56" w:rsidRPr="00424939" w:rsidRDefault="002D5E56" w:rsidP="00E500FB">
      <w:pPr>
        <w:pStyle w:val="ListParagraph"/>
        <w:numPr>
          <w:ilvl w:val="0"/>
          <w:numId w:val="92"/>
        </w:numPr>
        <w:tabs>
          <w:tab w:val="left" w:pos="810"/>
        </w:tabs>
        <w:spacing w:after="0"/>
        <w:ind w:left="630" w:hanging="540"/>
        <w:rPr>
          <w:color w:val="000000" w:themeColor="text1"/>
        </w:rPr>
      </w:pPr>
      <w:r w:rsidRPr="00424939">
        <w:rPr>
          <w:color w:val="000000" w:themeColor="text1"/>
        </w:rPr>
        <w:t>BUS-315 Business Law I</w:t>
      </w:r>
    </w:p>
    <w:p w14:paraId="6071BF21" w14:textId="76457FE8" w:rsidR="002D5E56" w:rsidRPr="00424939" w:rsidRDefault="002D5E56" w:rsidP="00E500FB">
      <w:pPr>
        <w:pStyle w:val="ListParagraph"/>
        <w:numPr>
          <w:ilvl w:val="0"/>
          <w:numId w:val="92"/>
        </w:numPr>
        <w:spacing w:after="0"/>
        <w:ind w:left="630" w:hanging="540"/>
        <w:rPr>
          <w:color w:val="000000" w:themeColor="text1"/>
        </w:rPr>
      </w:pPr>
      <w:r w:rsidRPr="00424939">
        <w:rPr>
          <w:color w:val="000000" w:themeColor="text1"/>
        </w:rPr>
        <w:t>BUS-446 International Business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International Business</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Management</w:t>
      </w:r>
    </w:p>
    <w:p w14:paraId="6D0C8633" w14:textId="77777777" w:rsidR="00FC7FF1" w:rsidRPr="00424939" w:rsidRDefault="002D5E56" w:rsidP="00E500FB">
      <w:pPr>
        <w:pStyle w:val="ListParagraph"/>
        <w:numPr>
          <w:ilvl w:val="0"/>
          <w:numId w:val="92"/>
        </w:numPr>
        <w:spacing w:after="0"/>
        <w:ind w:left="630" w:hanging="540"/>
        <w:rPr>
          <w:color w:val="000000" w:themeColor="text1"/>
        </w:rPr>
      </w:pPr>
      <w:r w:rsidRPr="00424939">
        <w:rPr>
          <w:color w:val="000000" w:themeColor="text1"/>
          <w:u w:val="single"/>
        </w:rPr>
        <w:t>One</w:t>
      </w:r>
      <w:r w:rsidRPr="00424939">
        <w:rPr>
          <w:color w:val="000000" w:themeColor="text1"/>
        </w:rPr>
        <w:t xml:space="preserve"> of the following: </w:t>
      </w:r>
    </w:p>
    <w:p w14:paraId="4429FE1C" w14:textId="14BDD77E" w:rsidR="00FC7FF1" w:rsidRPr="00424939" w:rsidRDefault="002D5E56" w:rsidP="00FC7FF1">
      <w:pPr>
        <w:spacing w:after="0"/>
        <w:ind w:left="90" w:firstLine="540"/>
        <w:rPr>
          <w:color w:val="000000" w:themeColor="text1"/>
        </w:rPr>
      </w:pPr>
      <w:r w:rsidRPr="00424939">
        <w:rPr>
          <w:color w:val="000000" w:themeColor="text1"/>
        </w:rPr>
        <w:t>BUS-466 Advanced Topics Marketing: Non-Western Perspectives</w:t>
      </w:r>
      <w:r w:rsidR="00AE074A">
        <w:rPr>
          <w:color w:val="000000" w:themeColor="text1"/>
        </w:rPr>
        <w:t xml:space="preserve"> </w:t>
      </w:r>
      <w:r w:rsidR="00AE074A">
        <w:rPr>
          <w:rFonts w:cs="Times New Roman"/>
          <w:color w:val="000000" w:themeColor="text1"/>
        </w:rPr>
        <w:t>(WE)</w:t>
      </w:r>
    </w:p>
    <w:p w14:paraId="0618547F" w14:textId="77777777" w:rsidR="00FC7FF1" w:rsidRPr="00424939" w:rsidRDefault="002D5E56" w:rsidP="00FC7FF1">
      <w:pPr>
        <w:pStyle w:val="ListParagraph"/>
        <w:spacing w:after="0"/>
        <w:ind w:left="630"/>
        <w:rPr>
          <w:color w:val="000000" w:themeColor="text1"/>
        </w:rPr>
      </w:pPr>
      <w:r w:rsidRPr="00424939">
        <w:rPr>
          <w:color w:val="000000" w:themeColor="text1"/>
        </w:rPr>
        <w:t>ECO-336 Divergent Economic Growth</w:t>
      </w:r>
    </w:p>
    <w:p w14:paraId="0BB5DE1D" w14:textId="77777777" w:rsidR="00FC7FF1" w:rsidRPr="00424939" w:rsidRDefault="002D5E56" w:rsidP="00FC7FF1">
      <w:pPr>
        <w:pStyle w:val="ListParagraph"/>
        <w:spacing w:after="0"/>
        <w:ind w:left="630"/>
        <w:rPr>
          <w:color w:val="000000" w:themeColor="text1"/>
        </w:rPr>
      </w:pPr>
      <w:r w:rsidRPr="00424939">
        <w:rPr>
          <w:color w:val="000000" w:themeColor="text1"/>
        </w:rPr>
        <w:t>ECO-436 Economic Development</w:t>
      </w:r>
    </w:p>
    <w:p w14:paraId="06BE343A" w14:textId="0E675EDC" w:rsidR="002D5E56" w:rsidRPr="00424939" w:rsidRDefault="002D5E56" w:rsidP="00FC7FF1">
      <w:pPr>
        <w:pStyle w:val="ListParagraph"/>
        <w:spacing w:after="0"/>
        <w:ind w:left="63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49E64360" w14:textId="77777777" w:rsidR="002D5E56" w:rsidRPr="00424939" w:rsidRDefault="002D5E56" w:rsidP="00E500FB">
      <w:pPr>
        <w:pStyle w:val="ListParagraph"/>
        <w:numPr>
          <w:ilvl w:val="0"/>
          <w:numId w:val="92"/>
        </w:numPr>
        <w:spacing w:after="0"/>
        <w:ind w:left="630" w:hanging="540"/>
        <w:rPr>
          <w:color w:val="000000" w:themeColor="text1"/>
        </w:rPr>
      </w:pPr>
      <w:r w:rsidRPr="00424939">
        <w:rPr>
          <w:color w:val="000000" w:themeColor="text1"/>
        </w:rPr>
        <w:t>ECO-495 International Finance</w:t>
      </w:r>
    </w:p>
    <w:p w14:paraId="21B39D75" w14:textId="2F3C89C0" w:rsidR="002D5E56" w:rsidRPr="00424939" w:rsidRDefault="002D5E56" w:rsidP="00E500FB">
      <w:pPr>
        <w:pStyle w:val="ListParagraph"/>
        <w:numPr>
          <w:ilvl w:val="0"/>
          <w:numId w:val="92"/>
        </w:numPr>
        <w:tabs>
          <w:tab w:val="left" w:pos="810"/>
        </w:tabs>
        <w:autoSpaceDE w:val="0"/>
        <w:autoSpaceDN w:val="0"/>
        <w:adjustRightInd w:val="0"/>
        <w:spacing w:after="0"/>
        <w:ind w:left="630" w:hanging="540"/>
        <w:rPr>
          <w:color w:val="000000" w:themeColor="text1"/>
        </w:rPr>
      </w:pPr>
      <w:r w:rsidRPr="00424939">
        <w:rPr>
          <w:color w:val="000000" w:themeColor="text1"/>
        </w:rPr>
        <w:t xml:space="preserve">Two courses in </w:t>
      </w:r>
      <w:r w:rsidR="009E1872">
        <w:rPr>
          <w:color w:val="000000" w:themeColor="text1"/>
        </w:rPr>
        <w:t>world language</w:t>
      </w:r>
      <w:r w:rsidRPr="00424939">
        <w:rPr>
          <w:color w:val="000000" w:themeColor="text1"/>
        </w:rPr>
        <w:t xml:space="preserve"> numbered 115 or above</w:t>
      </w:r>
      <w:r w:rsidRPr="00424939">
        <w:rPr>
          <w:color w:val="000000" w:themeColor="text1"/>
          <w:u w:val="single"/>
        </w:rPr>
        <w:t xml:space="preserve"> </w:t>
      </w:r>
    </w:p>
    <w:p w14:paraId="7844742C" w14:textId="32854335" w:rsidR="00442A70" w:rsidRPr="00424939" w:rsidRDefault="002D5E56" w:rsidP="00E500FB">
      <w:pPr>
        <w:pStyle w:val="ListParagraph"/>
        <w:numPr>
          <w:ilvl w:val="0"/>
          <w:numId w:val="92"/>
        </w:numPr>
        <w:tabs>
          <w:tab w:val="left" w:pos="810"/>
        </w:tabs>
        <w:autoSpaceDE w:val="0"/>
        <w:autoSpaceDN w:val="0"/>
        <w:adjustRightInd w:val="0"/>
        <w:spacing w:after="0"/>
        <w:ind w:left="630" w:hanging="540"/>
        <w:rPr>
          <w:color w:val="000000" w:themeColor="text1"/>
        </w:rPr>
      </w:pPr>
      <w:r w:rsidRPr="00424939">
        <w:rPr>
          <w:color w:val="000000" w:themeColor="text1"/>
        </w:rPr>
        <w:t>One of the following:</w:t>
      </w:r>
    </w:p>
    <w:p w14:paraId="3D701BF3" w14:textId="77777777" w:rsidR="00442A70" w:rsidRPr="00424939" w:rsidRDefault="002D5E56" w:rsidP="00442A70">
      <w:pPr>
        <w:tabs>
          <w:tab w:val="left" w:pos="720"/>
        </w:tabs>
        <w:autoSpaceDE w:val="0"/>
        <w:autoSpaceDN w:val="0"/>
        <w:adjustRightInd w:val="0"/>
        <w:spacing w:after="0"/>
        <w:ind w:left="630"/>
        <w:rPr>
          <w:color w:val="000000" w:themeColor="text1"/>
        </w:rPr>
      </w:pPr>
      <w:r w:rsidRPr="00424939">
        <w:rPr>
          <w:color w:val="000000" w:themeColor="text1"/>
        </w:rPr>
        <w:t>A semester abroad</w:t>
      </w:r>
    </w:p>
    <w:p w14:paraId="4F56F571" w14:textId="27F2FD5A" w:rsidR="00442A70" w:rsidRPr="00424939" w:rsidRDefault="002D5E56" w:rsidP="00442A70">
      <w:pPr>
        <w:tabs>
          <w:tab w:val="left" w:pos="720"/>
        </w:tabs>
        <w:autoSpaceDE w:val="0"/>
        <w:autoSpaceDN w:val="0"/>
        <w:adjustRightInd w:val="0"/>
        <w:spacing w:after="0"/>
        <w:ind w:left="630"/>
        <w:rPr>
          <w:color w:val="000000" w:themeColor="text1"/>
        </w:rPr>
      </w:pPr>
      <w:r w:rsidRPr="00424939">
        <w:rPr>
          <w:color w:val="000000" w:themeColor="text1"/>
        </w:rPr>
        <w:t>A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abroad </w:t>
      </w:r>
    </w:p>
    <w:p w14:paraId="02AC5458" w14:textId="24F99EA9" w:rsidR="002D5E56" w:rsidRDefault="002D5E56" w:rsidP="00506F44">
      <w:pPr>
        <w:tabs>
          <w:tab w:val="left" w:pos="720"/>
        </w:tabs>
        <w:autoSpaceDE w:val="0"/>
        <w:autoSpaceDN w:val="0"/>
        <w:adjustRightInd w:val="0"/>
        <w:spacing w:after="120"/>
        <w:ind w:left="634"/>
        <w:rPr>
          <w:color w:val="000000" w:themeColor="text1"/>
        </w:rPr>
      </w:pPr>
      <w:r w:rsidRPr="00424939">
        <w:rPr>
          <w:color w:val="000000" w:themeColor="text1"/>
        </w:rPr>
        <w:t>A capstone project in international business, supervised by a member of the business faculty</w:t>
      </w:r>
    </w:p>
    <w:p w14:paraId="17487C02" w14:textId="77777777" w:rsidR="00B733D7" w:rsidRDefault="00B733D7" w:rsidP="00506F44">
      <w:pPr>
        <w:tabs>
          <w:tab w:val="left" w:pos="720"/>
        </w:tabs>
        <w:autoSpaceDE w:val="0"/>
        <w:autoSpaceDN w:val="0"/>
        <w:adjustRightInd w:val="0"/>
        <w:spacing w:after="120"/>
        <w:ind w:left="634"/>
        <w:rPr>
          <w:color w:val="000000" w:themeColor="text1"/>
        </w:rPr>
      </w:pPr>
    </w:p>
    <w:p w14:paraId="6A9B2ED0" w14:textId="68F63E58" w:rsidR="00C3794E" w:rsidRPr="004D5297" w:rsidRDefault="006F0C7E" w:rsidP="007A70A9">
      <w:pPr>
        <w:pStyle w:val="ListParagraph"/>
        <w:spacing w:before="120" w:after="0"/>
        <w:ind w:left="0"/>
        <w:rPr>
          <w:rFonts w:eastAsia="Times New Roman"/>
          <w:color w:val="000000" w:themeColor="text1"/>
        </w:rPr>
        <w:pPrChange w:id="12934" w:author="Summer 2023 updates" w:date="2024-07-31T13:42:00Z">
          <w:pPr>
            <w:pStyle w:val="ListParagraph"/>
            <w:spacing w:before="240" w:after="40"/>
            <w:ind w:left="0"/>
          </w:pPr>
        </w:pPrChange>
      </w:pPr>
      <w:r w:rsidRPr="004D5297">
        <w:rPr>
          <w:rStyle w:val="Strong"/>
          <w:rFonts w:ascii="Garamond" w:hAnsi="Garamond"/>
        </w:rPr>
        <w:t>—International Economics</w:t>
      </w:r>
      <w:r w:rsidR="009F4511" w:rsidRPr="004D5297">
        <w:rPr>
          <w:rFonts w:eastAsia="Times New Roman"/>
          <w:color w:val="000000" w:themeColor="text1"/>
        </w:rPr>
        <w:fldChar w:fldCharType="begin"/>
      </w:r>
      <w:r w:rsidR="009F4511" w:rsidRPr="004D5297">
        <w:rPr>
          <w:rFonts w:eastAsia="Times New Roman"/>
          <w:color w:val="000000" w:themeColor="text1"/>
        </w:rPr>
        <w:instrText xml:space="preserve"> XE "</w:instrText>
      </w:r>
      <w:del w:id="12935" w:author="Summer 2023 updates" w:date="2024-07-31T13:42:00Z">
        <w:r w:rsidR="009F4511" w:rsidRPr="004D5297">
          <w:rPr>
            <w:rFonts w:eastAsia="Times New Roman"/>
            <w:color w:val="000000" w:themeColor="text1"/>
          </w:rPr>
          <w:delInstrText>international economics</w:delInstrText>
        </w:r>
      </w:del>
      <w:ins w:id="12936" w:author="Summer 2023 updates" w:date="2024-07-31T13:42:00Z">
        <w:r w:rsidR="00461ABA">
          <w:rPr>
            <w:rFonts w:eastAsia="Times New Roman"/>
            <w:color w:val="000000" w:themeColor="text1"/>
          </w:rPr>
          <w:instrText>I</w:instrText>
        </w:r>
        <w:r w:rsidR="009F4511" w:rsidRPr="004D5297">
          <w:rPr>
            <w:rFonts w:eastAsia="Times New Roman"/>
            <w:color w:val="000000" w:themeColor="text1"/>
          </w:rPr>
          <w:instrText xml:space="preserve">nternational </w:instrText>
        </w:r>
        <w:r w:rsidR="00461ABA">
          <w:rPr>
            <w:rFonts w:eastAsia="Times New Roman"/>
            <w:color w:val="000000" w:themeColor="text1"/>
          </w:rPr>
          <w:instrText>E</w:instrText>
        </w:r>
        <w:r w:rsidR="009F4511" w:rsidRPr="004D5297">
          <w:rPr>
            <w:rFonts w:eastAsia="Times New Roman"/>
            <w:color w:val="000000" w:themeColor="text1"/>
          </w:rPr>
          <w:instrText>conomics</w:instrText>
        </w:r>
      </w:ins>
      <w:r w:rsidR="009F4511" w:rsidRPr="004D5297">
        <w:rPr>
          <w:rFonts w:eastAsia="Times New Roman"/>
          <w:color w:val="000000" w:themeColor="text1"/>
        </w:rPr>
        <w:instrText xml:space="preserve">" </w:instrText>
      </w:r>
      <w:r w:rsidR="009F4511" w:rsidRPr="004D5297">
        <w:rPr>
          <w:rFonts w:eastAsia="Times New Roman"/>
          <w:color w:val="000000" w:themeColor="text1"/>
        </w:rPr>
        <w:fldChar w:fldCharType="end"/>
      </w:r>
    </w:p>
    <w:p w14:paraId="25D4172D" w14:textId="4983B951" w:rsidR="00506F44" w:rsidRPr="00424939" w:rsidRDefault="00506F44" w:rsidP="00526CB0">
      <w:r w:rsidRPr="00424939">
        <w:t xml:space="preserve">Students majoring in economics have two options: the </w:t>
      </w:r>
      <w:r w:rsidRPr="00424939">
        <w:rPr>
          <w:rStyle w:val="Strong"/>
          <w:rFonts w:ascii="Garamond" w:hAnsi="Garamond"/>
          <w:color w:val="000000" w:themeColor="text1"/>
        </w:rPr>
        <w:t>economics</w:t>
      </w:r>
      <w:r w:rsidRPr="00424939">
        <w:t xml:space="preserve"> major (</w:t>
      </w:r>
      <w:r w:rsidR="00DD3CE3" w:rsidRPr="00424939">
        <w:t>s</w:t>
      </w:r>
      <w:r w:rsidR="001F54CB" w:rsidRPr="00424939">
        <w:t>ee p.</w:t>
      </w:r>
      <w:r w:rsidRPr="00424939">
        <w:t xml:space="preserve"> </w:t>
      </w:r>
      <w:r w:rsidR="001F7751" w:rsidRPr="00424939">
        <w:fldChar w:fldCharType="begin"/>
      </w:r>
      <w:r w:rsidR="001F7751" w:rsidRPr="00424939">
        <w:instrText xml:space="preserve"> PAGEREF _Ref14176612 \h </w:instrText>
      </w:r>
      <w:r w:rsidR="001F7751" w:rsidRPr="00424939">
        <w:fldChar w:fldCharType="separate"/>
      </w:r>
      <w:r w:rsidR="00A74DA0">
        <w:rPr>
          <w:noProof/>
        </w:rPr>
        <w:t>96</w:t>
      </w:r>
      <w:r w:rsidR="001F7751" w:rsidRPr="00424939">
        <w:fldChar w:fldCharType="end"/>
      </w:r>
      <w:r w:rsidRPr="00424939">
        <w:t xml:space="preserve">) and the </w:t>
      </w:r>
      <w:r w:rsidRPr="00424939">
        <w:rPr>
          <w:rStyle w:val="Strong"/>
          <w:rFonts w:ascii="Garamond" w:hAnsi="Garamond"/>
          <w:color w:val="000000" w:themeColor="text1"/>
        </w:rPr>
        <w:t>international economics</w:t>
      </w:r>
      <w:r w:rsidR="009F4511" w:rsidRPr="00424939">
        <w:rPr>
          <w:rStyle w:val="Strong"/>
          <w:rFonts w:ascii="Garamond" w:hAnsi="Garamond"/>
          <w:color w:val="000000" w:themeColor="text1"/>
        </w:rPr>
        <w:fldChar w:fldCharType="begin"/>
      </w:r>
      <w:r w:rsidR="009F4511" w:rsidRPr="00424939">
        <w:instrText xml:space="preserve"> XE "</w:instrText>
      </w:r>
      <w:del w:id="12937" w:author="Summer 2023 updates" w:date="2024-07-31T13:42:00Z">
        <w:r w:rsidR="009F4511" w:rsidRPr="00424939">
          <w:rPr>
            <w:rStyle w:val="Strong"/>
            <w:rFonts w:ascii="Garamond" w:hAnsi="Garamond"/>
            <w:color w:val="000000" w:themeColor="text1"/>
          </w:rPr>
          <w:delInstrText>international economics</w:delInstrText>
        </w:r>
      </w:del>
      <w:ins w:id="12938" w:author="Summer 2023 updates" w:date="2024-07-31T13:42:00Z">
        <w:r w:rsidR="00461AB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461AB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instrText xml:space="preserve">" </w:instrText>
      </w:r>
      <w:r w:rsidR="009F4511" w:rsidRPr="00424939">
        <w:rPr>
          <w:rStyle w:val="Strong"/>
          <w:rFonts w:ascii="Garamond" w:hAnsi="Garamond"/>
          <w:color w:val="000000" w:themeColor="text1"/>
        </w:rPr>
        <w:fldChar w:fldCharType="end"/>
      </w:r>
      <w:r w:rsidRPr="00424939">
        <w:t xml:space="preserve"> major. The international economics major is designed to allow students who are interested in international studies to explore issues of development, growth, and international finance, using the tools of economic analysis. Because of significant overlap in the economics and the international economics requirements, only one of the two majors may be elected by a student. Students majoring in economics or international economics may not minor</w:t>
      </w:r>
      <w:r w:rsidR="00B8454E" w:rsidRPr="00424939">
        <w:fldChar w:fldCharType="begin"/>
      </w:r>
      <w:r w:rsidR="00B8454E" w:rsidRPr="00424939">
        <w:instrText xml:space="preserve"> XE "</w:instrText>
      </w:r>
      <w:del w:id="12939" w:author="Summer 2023 updates" w:date="2024-07-31T13:42:00Z">
        <w:r w:rsidR="00B8454E" w:rsidRPr="00424939">
          <w:rPr>
            <w:rStyle w:val="Strong"/>
            <w:rFonts w:ascii="Garamond" w:hAnsi="Garamond"/>
            <w:color w:val="000000" w:themeColor="text1"/>
          </w:rPr>
          <w:delInstrText>minor</w:delInstrText>
        </w:r>
      </w:del>
      <w:ins w:id="12940"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either economics or international economics.</w:t>
      </w:r>
    </w:p>
    <w:p w14:paraId="4AABD089" w14:textId="79751A1F" w:rsidR="002D5E56" w:rsidRPr="00424939" w:rsidRDefault="002D5E56" w:rsidP="00526CB0">
      <w:pPr>
        <w:spacing w:before="120" w:after="0"/>
        <w:rPr>
          <w:b/>
          <w:color w:val="000000" w:themeColor="text1"/>
        </w:rPr>
        <w:pPrChange w:id="12941" w:author="Summer 2023 updates" w:date="2024-07-31T13:42:00Z">
          <w:pPr>
            <w:spacing w:after="0"/>
          </w:pPr>
        </w:pPrChange>
      </w:pPr>
      <w:r w:rsidRPr="00424939">
        <w:rPr>
          <w:b/>
          <w:color w:val="000000" w:themeColor="text1"/>
        </w:rPr>
        <w:t>International Economics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Major</w:t>
      </w:r>
    </w:p>
    <w:p w14:paraId="3C6BFD13" w14:textId="34219688"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15D88B8F" w14:textId="77777777"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ECO-215 Principles of Microeconomics</w:t>
      </w:r>
    </w:p>
    <w:p w14:paraId="2CB78A76" w14:textId="77777777" w:rsidR="00633E29" w:rsidRPr="00424939" w:rsidRDefault="00633E29"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ECO-315 Intermediate Macroeconomics</w:t>
      </w:r>
    </w:p>
    <w:p w14:paraId="2F6EB5A2" w14:textId="77777777"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ECO-336 Divergent Economic Growth</w:t>
      </w:r>
    </w:p>
    <w:p w14:paraId="7A4B0A83" w14:textId="480A0964"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w:t>
      </w:r>
      <w:r w:rsidR="00807385" w:rsidRPr="00424939">
        <w:rPr>
          <w:color w:val="000000" w:themeColor="text1"/>
        </w:rPr>
        <w:t>345</w:t>
      </w:r>
      <w:r w:rsidRPr="00424939">
        <w:rPr>
          <w:color w:val="000000" w:themeColor="text1"/>
        </w:rPr>
        <w:t xml:space="preserve"> Intermediate </w:t>
      </w:r>
      <w:r w:rsidR="00396460">
        <w:rPr>
          <w:color w:val="000000" w:themeColor="text1"/>
        </w:rPr>
        <w:t>Microeconomics</w:t>
      </w:r>
    </w:p>
    <w:p w14:paraId="6DECB27A" w14:textId="5823F1E3" w:rsidR="00633E29" w:rsidRPr="00424939" w:rsidRDefault="00633E29"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ECO-375 Econometrics</w:t>
      </w:r>
      <w:r w:rsidR="00B92F9C">
        <w:rPr>
          <w:color w:val="000000" w:themeColor="text1"/>
        </w:rPr>
        <w:t xml:space="preserve"> </w:t>
      </w:r>
      <w:r w:rsidR="00B92F9C">
        <w:rPr>
          <w:rFonts w:cs="Times New Roman"/>
          <w:color w:val="000000" w:themeColor="text1"/>
        </w:rPr>
        <w:t>(WE)</w:t>
      </w:r>
    </w:p>
    <w:p w14:paraId="2BDF2F1D" w14:textId="77777777"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ECO-436 Economic Development</w:t>
      </w:r>
    </w:p>
    <w:p w14:paraId="2C1F3830" w14:textId="18EBCBA5"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44BB5C4F" w14:textId="77777777"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ECO-495 International Finance</w:t>
      </w:r>
    </w:p>
    <w:p w14:paraId="0AA572CB" w14:textId="1041A246" w:rsidR="002D5E56" w:rsidRPr="00424939" w:rsidRDefault="002D5E56" w:rsidP="00E500FB">
      <w:pPr>
        <w:pStyle w:val="ListParagraph"/>
        <w:numPr>
          <w:ilvl w:val="1"/>
          <w:numId w:val="91"/>
        </w:numPr>
        <w:autoSpaceDE w:val="0"/>
        <w:autoSpaceDN w:val="0"/>
        <w:adjustRightInd w:val="0"/>
        <w:spacing w:after="0"/>
        <w:ind w:left="540" w:hanging="540"/>
        <w:rPr>
          <w:color w:val="000000" w:themeColor="text1"/>
        </w:rPr>
      </w:pPr>
      <w:r w:rsidRPr="00424939">
        <w:rPr>
          <w:color w:val="000000" w:themeColor="text1"/>
        </w:rPr>
        <w:t xml:space="preserve">Two courses in </w:t>
      </w:r>
      <w:r w:rsidR="009E1872">
        <w:rPr>
          <w:color w:val="000000" w:themeColor="text1"/>
        </w:rPr>
        <w:t>world language</w:t>
      </w:r>
      <w:r w:rsidRPr="00424939">
        <w:rPr>
          <w:color w:val="000000" w:themeColor="text1"/>
        </w:rPr>
        <w:t xml:space="preserve"> numbered 115 or above</w:t>
      </w:r>
    </w:p>
    <w:p w14:paraId="3563C061" w14:textId="77777777" w:rsidR="00FC7FF1" w:rsidRPr="00424939" w:rsidRDefault="002D5E56" w:rsidP="00E500FB">
      <w:pPr>
        <w:pStyle w:val="ListParagraph"/>
        <w:numPr>
          <w:ilvl w:val="1"/>
          <w:numId w:val="91"/>
        </w:numPr>
        <w:tabs>
          <w:tab w:val="left" w:pos="900"/>
        </w:tabs>
        <w:autoSpaceDE w:val="0"/>
        <w:autoSpaceDN w:val="0"/>
        <w:adjustRightInd w:val="0"/>
        <w:ind w:left="540" w:hanging="547"/>
        <w:rPr>
          <w:color w:val="000000" w:themeColor="text1"/>
        </w:rPr>
      </w:pPr>
      <w:r w:rsidRPr="00424939">
        <w:rPr>
          <w:color w:val="000000" w:themeColor="text1"/>
          <w:u w:val="single"/>
        </w:rPr>
        <w:t>One</w:t>
      </w:r>
      <w:r w:rsidRPr="00424939">
        <w:rPr>
          <w:color w:val="000000" w:themeColor="text1"/>
        </w:rPr>
        <w:t xml:space="preserve"> of the following:</w:t>
      </w:r>
    </w:p>
    <w:p w14:paraId="446F54FD" w14:textId="77777777" w:rsidR="00FC7FF1" w:rsidRPr="00424939" w:rsidRDefault="002D5E56" w:rsidP="00FC7FF1">
      <w:pPr>
        <w:tabs>
          <w:tab w:val="left" w:pos="900"/>
        </w:tabs>
        <w:autoSpaceDE w:val="0"/>
        <w:autoSpaceDN w:val="0"/>
        <w:adjustRightInd w:val="0"/>
        <w:spacing w:after="0"/>
        <w:ind w:left="540"/>
        <w:rPr>
          <w:color w:val="000000" w:themeColor="text1"/>
        </w:rPr>
      </w:pPr>
      <w:r w:rsidRPr="00424939">
        <w:rPr>
          <w:color w:val="000000" w:themeColor="text1"/>
        </w:rPr>
        <w:t>A semester abroad</w:t>
      </w:r>
    </w:p>
    <w:p w14:paraId="0F286EF0" w14:textId="241D5014" w:rsidR="00FC7FF1" w:rsidRPr="00424939" w:rsidRDefault="002D5E56" w:rsidP="00FC7FF1">
      <w:pPr>
        <w:tabs>
          <w:tab w:val="left" w:pos="900"/>
        </w:tabs>
        <w:autoSpaceDE w:val="0"/>
        <w:autoSpaceDN w:val="0"/>
        <w:adjustRightInd w:val="0"/>
        <w:spacing w:after="0"/>
        <w:ind w:left="540"/>
        <w:rPr>
          <w:color w:val="000000" w:themeColor="text1"/>
        </w:rPr>
      </w:pPr>
      <w:r w:rsidRPr="00424939">
        <w:rPr>
          <w:color w:val="000000" w:themeColor="text1"/>
        </w:rPr>
        <w:t>A May Term</w:t>
      </w:r>
      <w:r w:rsidR="008C196D" w:rsidRPr="00424939">
        <w:rPr>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color w:val="000000" w:themeColor="text1"/>
        </w:rPr>
        <w:fldChar w:fldCharType="end"/>
      </w:r>
      <w:r w:rsidRPr="00424939">
        <w:rPr>
          <w:color w:val="000000" w:themeColor="text1"/>
        </w:rPr>
        <w:t xml:space="preserve"> abroad </w:t>
      </w:r>
    </w:p>
    <w:p w14:paraId="50728850" w14:textId="5D693B68" w:rsidR="00506F44" w:rsidRPr="00424939" w:rsidRDefault="002D5E56" w:rsidP="00FC7FF1">
      <w:pPr>
        <w:tabs>
          <w:tab w:val="left" w:pos="900"/>
        </w:tabs>
        <w:autoSpaceDE w:val="0"/>
        <w:autoSpaceDN w:val="0"/>
        <w:adjustRightInd w:val="0"/>
        <w:spacing w:after="120"/>
        <w:ind w:left="547"/>
        <w:rPr>
          <w:color w:val="000000" w:themeColor="text1"/>
        </w:rPr>
      </w:pPr>
      <w:r w:rsidRPr="00424939">
        <w:rPr>
          <w:color w:val="000000" w:themeColor="text1"/>
        </w:rPr>
        <w:t>A capstone project in international economics</w:t>
      </w:r>
      <w:r w:rsidR="009F4511" w:rsidRPr="00424939">
        <w:rPr>
          <w:color w:val="000000" w:themeColor="text1"/>
        </w:rPr>
        <w:fldChar w:fldCharType="begin"/>
      </w:r>
      <w:r w:rsidR="009F4511" w:rsidRPr="00424939">
        <w:rPr>
          <w:color w:val="000000" w:themeColor="text1"/>
        </w:rPr>
        <w:instrText xml:space="preserve"> XE "</w:instrText>
      </w:r>
      <w:del w:id="12942" w:author="Summer 2023 updates" w:date="2024-07-31T13:42:00Z">
        <w:r w:rsidR="009F4511" w:rsidRPr="00424939">
          <w:rPr>
            <w:rStyle w:val="Strong"/>
            <w:rFonts w:ascii="Garamond" w:hAnsi="Garamond"/>
            <w:color w:val="000000" w:themeColor="text1"/>
          </w:rPr>
          <w:delInstrText>international economics</w:delInstrText>
        </w:r>
      </w:del>
      <w:ins w:id="12943" w:author="Summer 2023 updates" w:date="2024-07-31T13:42:00Z">
        <w:r w:rsidR="00461ABA">
          <w:rPr>
            <w:rStyle w:val="Strong"/>
            <w:rFonts w:ascii="Garamond" w:hAnsi="Garamond"/>
            <w:color w:val="000000" w:themeColor="text1"/>
          </w:rPr>
          <w:instrText>I</w:instrText>
        </w:r>
        <w:r w:rsidR="009F4511" w:rsidRPr="00424939">
          <w:rPr>
            <w:rStyle w:val="Strong"/>
            <w:rFonts w:ascii="Garamond" w:hAnsi="Garamond"/>
            <w:color w:val="000000" w:themeColor="text1"/>
          </w:rPr>
          <w:instrText xml:space="preserve">nternational </w:instrText>
        </w:r>
        <w:r w:rsidR="00461ABA">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color w:val="000000" w:themeColor="text1"/>
        </w:rPr>
        <w:instrText xml:space="preserve">" </w:instrText>
      </w:r>
      <w:r w:rsidR="009F4511" w:rsidRPr="00424939">
        <w:rPr>
          <w:color w:val="000000" w:themeColor="text1"/>
        </w:rPr>
        <w:fldChar w:fldCharType="end"/>
      </w:r>
      <w:r w:rsidRPr="00424939">
        <w:rPr>
          <w:color w:val="000000" w:themeColor="text1"/>
        </w:rPr>
        <w:t>, supervised by a member of the economics faculty</w:t>
      </w:r>
    </w:p>
    <w:p w14:paraId="0B516B02" w14:textId="39D3AEED" w:rsidR="00715077" w:rsidRDefault="00506F44" w:rsidP="00A140F0">
      <w:pPr>
        <w:tabs>
          <w:tab w:val="left" w:pos="900"/>
        </w:tabs>
        <w:autoSpaceDE w:val="0"/>
        <w:autoSpaceDN w:val="0"/>
        <w:adjustRightInd w:val="0"/>
        <w:spacing w:after="40"/>
        <w:ind w:left="180"/>
        <w:rPr>
          <w:b/>
          <w:color w:val="000000" w:themeColor="text1"/>
        </w:rPr>
      </w:pPr>
      <w:r w:rsidRPr="00424939">
        <w:rPr>
          <w:b/>
          <w:color w:val="000000" w:themeColor="text1"/>
          <w:sz w:val="20"/>
        </w:rPr>
        <w:t>NOTE:</w:t>
      </w:r>
      <w:r w:rsidRPr="00424939">
        <w:rPr>
          <w:color w:val="000000" w:themeColor="text1"/>
          <w:sz w:val="20"/>
        </w:rPr>
        <w:t xml:space="preserve"> </w:t>
      </w:r>
      <w:r w:rsidRPr="00424939">
        <w:rPr>
          <w:i/>
          <w:color w:val="000000" w:themeColor="text1"/>
          <w:sz w:val="21"/>
          <w:szCs w:val="21"/>
        </w:rPr>
        <w:t>International economics majors intending to do graduate work in international studies or intending to pursue a career with a governmental or non-governmental agency are strongly encouraged to consider a minor</w:t>
      </w:r>
      <w:r w:rsidR="00B8454E" w:rsidRPr="00424939">
        <w:rPr>
          <w:i/>
          <w:color w:val="000000" w:themeColor="text1"/>
          <w:sz w:val="21"/>
          <w:szCs w:val="21"/>
        </w:rPr>
        <w:fldChar w:fldCharType="begin"/>
      </w:r>
      <w:r w:rsidR="00B8454E" w:rsidRPr="00424939">
        <w:rPr>
          <w:color w:val="000000" w:themeColor="text1"/>
        </w:rPr>
        <w:instrText xml:space="preserve"> XE "</w:instrText>
      </w:r>
      <w:del w:id="12944" w:author="Summer 2023 updates" w:date="2024-07-31T13:42:00Z">
        <w:r w:rsidR="00B8454E" w:rsidRPr="00424939">
          <w:rPr>
            <w:rStyle w:val="Strong"/>
            <w:rFonts w:ascii="Garamond" w:hAnsi="Garamond"/>
            <w:color w:val="000000" w:themeColor="text1"/>
          </w:rPr>
          <w:delInstrText>minor</w:delInstrText>
        </w:r>
      </w:del>
      <w:ins w:id="12945"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i/>
          <w:color w:val="000000" w:themeColor="text1"/>
          <w:sz w:val="21"/>
          <w:szCs w:val="21"/>
        </w:rPr>
        <w:fldChar w:fldCharType="end"/>
      </w:r>
      <w:r w:rsidRPr="00424939">
        <w:rPr>
          <w:i/>
          <w:color w:val="000000" w:themeColor="text1"/>
          <w:sz w:val="21"/>
          <w:szCs w:val="21"/>
        </w:rPr>
        <w:t xml:space="preserve"> or major in political science or one of the International Studies</w:t>
      </w:r>
      <w:r w:rsidR="009F4511" w:rsidRPr="00424939">
        <w:rPr>
          <w:i/>
          <w:color w:val="000000" w:themeColor="text1"/>
          <w:sz w:val="21"/>
          <w:szCs w:val="21"/>
        </w:rPr>
        <w:fldChar w:fldCharType="begin"/>
      </w:r>
      <w:r w:rsidR="009F4511" w:rsidRPr="00424939">
        <w:rPr>
          <w:color w:val="000000" w:themeColor="text1"/>
        </w:rPr>
        <w:instrText xml:space="preserve"> XE "International Studies" </w:instrText>
      </w:r>
      <w:r w:rsidR="009F4511" w:rsidRPr="00424939">
        <w:rPr>
          <w:i/>
          <w:color w:val="000000" w:themeColor="text1"/>
          <w:sz w:val="21"/>
          <w:szCs w:val="21"/>
        </w:rPr>
        <w:fldChar w:fldCharType="end"/>
      </w:r>
      <w:r w:rsidRPr="00424939">
        <w:rPr>
          <w:i/>
          <w:color w:val="000000" w:themeColor="text1"/>
          <w:sz w:val="21"/>
          <w:szCs w:val="21"/>
        </w:rPr>
        <w:t xml:space="preserve"> tracks to complement the international economics</w:t>
      </w:r>
      <w:r w:rsidR="009F4511" w:rsidRPr="00424939">
        <w:rPr>
          <w:i/>
          <w:color w:val="000000" w:themeColor="text1"/>
          <w:sz w:val="21"/>
          <w:szCs w:val="21"/>
        </w:rPr>
        <w:fldChar w:fldCharType="begin"/>
      </w:r>
      <w:r w:rsidR="009F4511" w:rsidRPr="00424939">
        <w:rPr>
          <w:color w:val="000000" w:themeColor="text1"/>
        </w:rPr>
        <w:instrText xml:space="preserve"> XE "</w:instrText>
      </w:r>
      <w:del w:id="12946" w:author="Summer 2023 updates" w:date="2024-07-31T13:42:00Z">
        <w:r w:rsidR="009F4511" w:rsidRPr="00424939">
          <w:rPr>
            <w:rStyle w:val="Strong"/>
            <w:rFonts w:ascii="Garamond" w:hAnsi="Garamond"/>
            <w:color w:val="000000" w:themeColor="text1"/>
          </w:rPr>
          <w:delInstrText>international economics</w:delInstrText>
        </w:r>
      </w:del>
      <w:ins w:id="12947" w:author="Summer 2023 updates" w:date="2024-07-31T13:42:00Z">
        <w:r w:rsidR="00963879">
          <w:rPr>
            <w:color w:val="000000" w:themeColor="text1"/>
          </w:rPr>
          <w:instrText>I</w:instrText>
        </w:r>
        <w:r w:rsidR="009F4511" w:rsidRPr="00424939">
          <w:rPr>
            <w:rStyle w:val="Strong"/>
            <w:rFonts w:ascii="Garamond" w:hAnsi="Garamond"/>
            <w:color w:val="000000" w:themeColor="text1"/>
          </w:rPr>
          <w:instrText xml:space="preserve">nternational </w:instrText>
        </w:r>
        <w:r w:rsidR="00963879">
          <w:rPr>
            <w:rStyle w:val="Strong"/>
            <w:rFonts w:ascii="Garamond" w:hAnsi="Garamond"/>
            <w:color w:val="000000" w:themeColor="text1"/>
          </w:rPr>
          <w:instrText>E</w:instrText>
        </w:r>
        <w:r w:rsidR="009F4511" w:rsidRPr="00424939">
          <w:rPr>
            <w:rStyle w:val="Strong"/>
            <w:rFonts w:ascii="Garamond" w:hAnsi="Garamond"/>
            <w:color w:val="000000" w:themeColor="text1"/>
          </w:rPr>
          <w:instrText>conomics</w:instrText>
        </w:r>
      </w:ins>
      <w:r w:rsidR="009F4511" w:rsidRPr="00424939">
        <w:rPr>
          <w:color w:val="000000" w:themeColor="text1"/>
        </w:rPr>
        <w:instrText xml:space="preserve">" </w:instrText>
      </w:r>
      <w:r w:rsidR="009F4511" w:rsidRPr="00424939">
        <w:rPr>
          <w:i/>
          <w:color w:val="000000" w:themeColor="text1"/>
          <w:sz w:val="21"/>
          <w:szCs w:val="21"/>
        </w:rPr>
        <w:fldChar w:fldCharType="end"/>
      </w:r>
      <w:r w:rsidRPr="00424939">
        <w:rPr>
          <w:i/>
          <w:color w:val="000000" w:themeColor="text1"/>
          <w:sz w:val="21"/>
          <w:szCs w:val="21"/>
        </w:rPr>
        <w:t xml:space="preserve"> major. Students are also encouraged to work closely with a member of the department to select complementary general education courses.</w:t>
      </w:r>
      <w:r w:rsidR="00FC7FF1" w:rsidRPr="00424939">
        <w:rPr>
          <w:b/>
          <w:color w:val="000000" w:themeColor="text1"/>
        </w:rPr>
        <w:t xml:space="preserve"> </w:t>
      </w:r>
    </w:p>
    <w:p w14:paraId="129E89B5" w14:textId="77777777" w:rsidR="00E61999" w:rsidRPr="00424939" w:rsidRDefault="00E61999" w:rsidP="00A140F0">
      <w:pPr>
        <w:tabs>
          <w:tab w:val="left" w:pos="900"/>
        </w:tabs>
        <w:autoSpaceDE w:val="0"/>
        <w:autoSpaceDN w:val="0"/>
        <w:adjustRightInd w:val="0"/>
        <w:spacing w:after="40"/>
        <w:ind w:left="180"/>
        <w:rPr>
          <w:b/>
          <w:color w:val="000000" w:themeColor="text1"/>
        </w:rPr>
      </w:pPr>
    </w:p>
    <w:p w14:paraId="4FDAB36F" w14:textId="662B6785" w:rsidR="002D5E56" w:rsidRPr="00424939" w:rsidRDefault="002D5E56" w:rsidP="00A140F0">
      <w:pPr>
        <w:keepNext/>
        <w:tabs>
          <w:tab w:val="left" w:pos="900"/>
        </w:tabs>
        <w:autoSpaceDE w:val="0"/>
        <w:autoSpaceDN w:val="0"/>
        <w:adjustRightInd w:val="0"/>
        <w:spacing w:after="40"/>
        <w:rPr>
          <w:b/>
          <w:color w:val="000000" w:themeColor="text1"/>
        </w:rPr>
      </w:pPr>
      <w:r w:rsidRPr="00424939">
        <w:rPr>
          <w:b/>
          <w:color w:val="000000" w:themeColor="text1"/>
        </w:rPr>
        <w:t>International Economics</w:t>
      </w:r>
      <w:r w:rsidR="00B8454E" w:rsidRPr="00424939">
        <w:rPr>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b/>
          <w:color w:val="000000" w:themeColor="text1"/>
        </w:rPr>
        <w:fldChar w:fldCharType="end"/>
      </w:r>
      <w:r w:rsidRPr="00424939">
        <w:rPr>
          <w:b/>
          <w:color w:val="000000" w:themeColor="text1"/>
        </w:rPr>
        <w:t xml:space="preserve"> Minor</w:t>
      </w:r>
      <w:r w:rsidR="009F4511" w:rsidRPr="00424939">
        <w:rPr>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b/>
          <w:color w:val="000000" w:themeColor="text1"/>
        </w:rPr>
        <w:fldChar w:fldCharType="end"/>
      </w:r>
    </w:p>
    <w:p w14:paraId="14229BE4" w14:textId="1F40E358" w:rsidR="002D5E56" w:rsidRPr="00424939" w:rsidRDefault="002D5E56" w:rsidP="00E500FB">
      <w:pPr>
        <w:pStyle w:val="ListParagraph"/>
        <w:numPr>
          <w:ilvl w:val="0"/>
          <w:numId w:val="93"/>
        </w:numPr>
        <w:autoSpaceDE w:val="0"/>
        <w:autoSpaceDN w:val="0"/>
        <w:adjustRightInd w:val="0"/>
        <w:spacing w:after="0" w:line="228" w:lineRule="auto"/>
        <w:ind w:left="540" w:hanging="540"/>
        <w:rPr>
          <w:color w:val="000000" w:themeColor="text1"/>
        </w:rPr>
      </w:pPr>
      <w:r w:rsidRPr="00424939">
        <w:rPr>
          <w:color w:val="000000" w:themeColor="text1"/>
        </w:rPr>
        <w:t>ECO-</w:t>
      </w:r>
      <w:r w:rsidR="00807385" w:rsidRPr="00424939">
        <w:rPr>
          <w:color w:val="000000" w:themeColor="text1"/>
        </w:rPr>
        <w:t>175</w:t>
      </w:r>
      <w:r w:rsidRPr="00424939">
        <w:rPr>
          <w:color w:val="000000" w:themeColor="text1"/>
        </w:rPr>
        <w:t xml:space="preserve"> Principles of Macroeconomics</w:t>
      </w:r>
    </w:p>
    <w:p w14:paraId="0EC34941" w14:textId="77777777" w:rsidR="002D5E56" w:rsidRPr="00424939" w:rsidRDefault="002D5E56" w:rsidP="00E500FB">
      <w:pPr>
        <w:pStyle w:val="ListParagraph"/>
        <w:numPr>
          <w:ilvl w:val="0"/>
          <w:numId w:val="93"/>
        </w:numPr>
        <w:autoSpaceDE w:val="0"/>
        <w:autoSpaceDN w:val="0"/>
        <w:adjustRightInd w:val="0"/>
        <w:spacing w:after="0" w:line="228" w:lineRule="auto"/>
        <w:ind w:left="540" w:hanging="540"/>
        <w:rPr>
          <w:color w:val="000000" w:themeColor="text1"/>
        </w:rPr>
      </w:pPr>
      <w:r w:rsidRPr="00424939">
        <w:rPr>
          <w:color w:val="000000" w:themeColor="text1"/>
        </w:rPr>
        <w:t>ECO-215 Principles of Microeconomics</w:t>
      </w:r>
    </w:p>
    <w:p w14:paraId="74DE0AC4" w14:textId="77777777" w:rsidR="002D5E56" w:rsidRPr="00424939" w:rsidRDefault="002D5E56" w:rsidP="00E500FB">
      <w:pPr>
        <w:pStyle w:val="ListParagraph"/>
        <w:numPr>
          <w:ilvl w:val="0"/>
          <w:numId w:val="93"/>
        </w:numPr>
        <w:autoSpaceDE w:val="0"/>
        <w:autoSpaceDN w:val="0"/>
        <w:adjustRightInd w:val="0"/>
        <w:spacing w:after="0" w:line="228" w:lineRule="auto"/>
        <w:ind w:left="540" w:hanging="540"/>
        <w:rPr>
          <w:color w:val="000000" w:themeColor="text1"/>
        </w:rPr>
      </w:pPr>
      <w:r w:rsidRPr="00424939">
        <w:rPr>
          <w:color w:val="000000" w:themeColor="text1"/>
        </w:rPr>
        <w:t>ECO-336 Divergent Economic Growth</w:t>
      </w:r>
    </w:p>
    <w:p w14:paraId="054FFE56" w14:textId="77777777" w:rsidR="002D5E56" w:rsidRPr="00424939" w:rsidRDefault="002D5E56" w:rsidP="00E500FB">
      <w:pPr>
        <w:pStyle w:val="ListParagraph"/>
        <w:numPr>
          <w:ilvl w:val="0"/>
          <w:numId w:val="93"/>
        </w:numPr>
        <w:autoSpaceDE w:val="0"/>
        <w:autoSpaceDN w:val="0"/>
        <w:adjustRightInd w:val="0"/>
        <w:spacing w:after="0" w:line="228" w:lineRule="auto"/>
        <w:ind w:left="540" w:hanging="540"/>
        <w:rPr>
          <w:color w:val="000000" w:themeColor="text1"/>
        </w:rPr>
      </w:pPr>
      <w:r w:rsidRPr="00424939">
        <w:rPr>
          <w:color w:val="000000" w:themeColor="text1"/>
        </w:rPr>
        <w:t>ECO-436 Economic Development</w:t>
      </w:r>
    </w:p>
    <w:p w14:paraId="68DCE9C1" w14:textId="4C90FE86" w:rsidR="002D5E56" w:rsidRPr="00424939" w:rsidRDefault="002D5E56" w:rsidP="00E500FB">
      <w:pPr>
        <w:pStyle w:val="ListParagraph"/>
        <w:numPr>
          <w:ilvl w:val="0"/>
          <w:numId w:val="93"/>
        </w:numPr>
        <w:autoSpaceDE w:val="0"/>
        <w:autoSpaceDN w:val="0"/>
        <w:adjustRightInd w:val="0"/>
        <w:spacing w:after="0" w:line="228" w:lineRule="auto"/>
        <w:ind w:left="540" w:hanging="54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394F9BCB" w14:textId="5368CC20" w:rsidR="00E61999" w:rsidRPr="006B6487" w:rsidRDefault="002D5E56" w:rsidP="00E500FB">
      <w:pPr>
        <w:pStyle w:val="ListParagraph"/>
        <w:numPr>
          <w:ilvl w:val="0"/>
          <w:numId w:val="93"/>
        </w:numPr>
        <w:autoSpaceDE w:val="0"/>
        <w:autoSpaceDN w:val="0"/>
        <w:adjustRightInd w:val="0"/>
        <w:spacing w:after="0"/>
        <w:ind w:left="547" w:hanging="547"/>
        <w:contextualSpacing w:val="0"/>
        <w:rPr>
          <w:color w:val="000000" w:themeColor="text1"/>
        </w:rPr>
      </w:pPr>
      <w:r w:rsidRPr="00424939">
        <w:rPr>
          <w:color w:val="000000" w:themeColor="text1"/>
        </w:rPr>
        <w:t>ECO-495 International Finance</w:t>
      </w:r>
    </w:p>
    <w:p w14:paraId="748CDA4A" w14:textId="77777777" w:rsidR="00B733D7" w:rsidRPr="00B733D7" w:rsidRDefault="00B733D7" w:rsidP="00E61999">
      <w:pPr>
        <w:autoSpaceDE w:val="0"/>
        <w:autoSpaceDN w:val="0"/>
        <w:adjustRightInd w:val="0"/>
        <w:spacing w:after="0"/>
        <w:rPr>
          <w:color w:val="000000" w:themeColor="text1"/>
        </w:rPr>
        <w:pPrChange w:id="12948" w:author="Summer 2023 updates" w:date="2024-07-31T13:42:00Z">
          <w:pPr>
            <w:pStyle w:val="ListParagraph"/>
            <w:numPr>
              <w:numId w:val="93"/>
            </w:numPr>
            <w:autoSpaceDE w:val="0"/>
            <w:autoSpaceDN w:val="0"/>
            <w:adjustRightInd w:val="0"/>
            <w:spacing w:after="0"/>
            <w:ind w:left="547" w:hanging="547"/>
            <w:contextualSpacing w:val="0"/>
          </w:pPr>
        </w:pPrChange>
      </w:pPr>
    </w:p>
    <w:p w14:paraId="000E7978" w14:textId="77777777" w:rsidR="0099609A" w:rsidRDefault="0099609A">
      <w:pPr>
        <w:spacing w:after="200" w:line="276" w:lineRule="auto"/>
        <w:rPr>
          <w:b/>
          <w:smallCaps/>
          <w:color w:val="000000" w:themeColor="text1"/>
          <w:rPrChange w:id="12949" w:author="Summer 2023 updates" w:date="2024-07-31T13:42:00Z">
            <w:rPr>
              <w:color w:val="000000" w:themeColor="text1"/>
            </w:rPr>
          </w:rPrChange>
        </w:rPr>
        <w:pPrChange w:id="12950" w:author="Summer 2023 updates" w:date="2024-07-31T13:42:00Z">
          <w:pPr>
            <w:autoSpaceDE w:val="0"/>
            <w:autoSpaceDN w:val="0"/>
            <w:adjustRightInd w:val="0"/>
            <w:spacing w:after="0"/>
          </w:pPr>
        </w:pPrChange>
      </w:pPr>
      <w:bookmarkStart w:id="12951" w:name="_Ref14100757"/>
      <w:bookmarkStart w:id="12952" w:name="_Ref14176633"/>
      <w:bookmarkStart w:id="12953" w:name="_Ref14176667"/>
      <w:ins w:id="12954" w:author="Summer 2023 updates" w:date="2024-07-31T13:42:00Z">
        <w:r>
          <w:rPr>
            <w:color w:val="000000" w:themeColor="text1"/>
          </w:rPr>
          <w:br w:type="page"/>
        </w:r>
      </w:ins>
    </w:p>
    <w:p w14:paraId="0CD4AC2E" w14:textId="792E4B5F" w:rsidR="0093370E" w:rsidRPr="00424939" w:rsidRDefault="00B41BF9" w:rsidP="007A70A9">
      <w:pPr>
        <w:pStyle w:val="Heading4"/>
        <w:spacing w:before="120"/>
        <w:rPr>
          <w:rFonts w:ascii="Garamond" w:hAnsi="Garamond"/>
          <w:color w:val="000000" w:themeColor="text1"/>
        </w:rPr>
        <w:pPrChange w:id="12955" w:author="Summer 2023 updates" w:date="2024-07-31T13:42:00Z">
          <w:pPr>
            <w:pStyle w:val="Heading4"/>
            <w:spacing w:before="160"/>
          </w:pPr>
        </w:pPrChange>
      </w:pPr>
      <w:bookmarkStart w:id="12956" w:name="_Toc141355767"/>
      <w:bookmarkStart w:id="12957" w:name="_Toc110005248"/>
      <w:r w:rsidRPr="00424939">
        <w:rPr>
          <w:rFonts w:ascii="Garamond" w:hAnsi="Garamond"/>
          <w:color w:val="000000" w:themeColor="text1"/>
        </w:rPr>
        <w:t>—International Studies</w:t>
      </w:r>
      <w:bookmarkEnd w:id="12951"/>
      <w:bookmarkEnd w:id="12952"/>
      <w:bookmarkEnd w:id="12953"/>
      <w:bookmarkEnd w:id="12956"/>
      <w:bookmarkEnd w:id="12957"/>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"International Studies" </w:instrText>
      </w:r>
      <w:r w:rsidR="009F4511" w:rsidRPr="00424939">
        <w:rPr>
          <w:rFonts w:ascii="Garamond" w:hAnsi="Garamond"/>
          <w:color w:val="000000" w:themeColor="text1"/>
        </w:rPr>
        <w:fldChar w:fldCharType="end"/>
      </w:r>
    </w:p>
    <w:p w14:paraId="5F6ACDA0" w14:textId="77777777" w:rsidR="00F5438C" w:rsidRPr="00424939" w:rsidRDefault="00F5438C" w:rsidP="00FF6D02">
      <w:pPr>
        <w:tabs>
          <w:tab w:val="left" w:pos="-120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color w:val="000000" w:themeColor="text1"/>
        </w:rPr>
      </w:pPr>
      <w:r w:rsidRPr="00424939">
        <w:rPr>
          <w:color w:val="000000" w:themeColor="text1"/>
        </w:rPr>
        <w:t>Chaimov (Administrative Coordinator).</w:t>
      </w:r>
    </w:p>
    <w:p w14:paraId="32B3FCC4" w14:textId="77731C67" w:rsidR="0093370E" w:rsidRPr="00424939" w:rsidRDefault="0093370E" w:rsidP="007A70A9">
      <w:pPr>
        <w:spacing w:before="120" w:after="0"/>
        <w:rPr>
          <w:b/>
          <w:color w:val="000000" w:themeColor="text1"/>
        </w:rPr>
        <w:pPrChange w:id="12958" w:author="Summer 2023 updates" w:date="2024-07-31T13:42:00Z">
          <w:pPr>
            <w:spacing w:after="0"/>
          </w:pPr>
        </w:pPrChange>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w:t>
      </w:r>
    </w:p>
    <w:p w14:paraId="1615848C" w14:textId="78EA4C95" w:rsidR="001509BF" w:rsidRPr="00424939" w:rsidRDefault="001509BF" w:rsidP="00526CB0">
      <w:pPr>
        <w:rPr>
          <w:b/>
          <w:rPrChange w:id="12959" w:author="Summer 2023 updates" w:date="2024-07-31T13:42:00Z">
            <w:rPr>
              <w:b/>
              <w:color w:val="000000" w:themeColor="text1"/>
            </w:rPr>
          </w:rPrChange>
        </w:rPr>
        <w:pPrChange w:id="12960" w:author="Summer 2023 updates" w:date="2024-07-31T13:42:00Z">
          <w:pPr>
            <w:spacing w:after="0"/>
          </w:pPr>
        </w:pPrChange>
      </w:pPr>
      <w:r w:rsidRPr="00424939">
        <w:rPr>
          <w:rPrChange w:id="12961" w:author="Summer 2023 updates" w:date="2024-07-31T13:42:00Z">
            <w:rPr>
              <w:color w:val="000000" w:themeColor="text1"/>
            </w:rPr>
          </w:rPrChange>
        </w:rPr>
        <w:t>A major in international studies, in any track, requires a minimum cumulative 2.0 GPA in all courses counted toward the major.</w:t>
      </w:r>
    </w:p>
    <w:p w14:paraId="709FDB08" w14:textId="76C88C47" w:rsidR="0093370E" w:rsidRPr="00424939" w:rsidRDefault="0093370E" w:rsidP="007A70A9">
      <w:pPr>
        <w:spacing w:before="120" w:after="0"/>
        <w:rPr>
          <w:color w:val="000000" w:themeColor="text1"/>
        </w:rPr>
        <w:pPrChange w:id="12962" w:author="Summer 2023 updates" w:date="2024-07-31T13:42:00Z">
          <w:pPr>
            <w:spacing w:after="0"/>
          </w:pPr>
        </w:pPrChange>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Core Courses (</w:t>
      </w:r>
      <w:r w:rsidRPr="00424939">
        <w:rPr>
          <w:color w:val="000000" w:themeColor="text1"/>
        </w:rPr>
        <w:t xml:space="preserve">required of students completing a major in international studies): </w:t>
      </w:r>
    </w:p>
    <w:p w14:paraId="3FA2A509" w14:textId="07D04953" w:rsidR="0093370E" w:rsidRPr="00424939" w:rsidRDefault="00E856BA"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IS</w:t>
      </w:r>
      <w:r w:rsidR="00F5438C" w:rsidRPr="00424939">
        <w:rPr>
          <w:color w:val="000000" w:themeColor="text1"/>
        </w:rPr>
        <w:t>-11</w:t>
      </w:r>
      <w:r w:rsidR="00DC6122" w:rsidRPr="00424939">
        <w:rPr>
          <w:color w:val="000000" w:themeColor="text1"/>
        </w:rPr>
        <w:t>6</w:t>
      </w:r>
      <w:r w:rsidR="0093370E" w:rsidRPr="00424939">
        <w:rPr>
          <w:color w:val="000000" w:themeColor="text1"/>
        </w:rPr>
        <w:t xml:space="preserve"> Introduction to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p>
    <w:p w14:paraId="5DA23018" w14:textId="77777777"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ANT-116 Cultural Anthropology</w:t>
      </w:r>
    </w:p>
    <w:p w14:paraId="321C0327" w14:textId="66C7B5F4"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POL-258 World Politics</w:t>
      </w:r>
      <w:r w:rsidR="007D7CFF">
        <w:rPr>
          <w:color w:val="000000" w:themeColor="text1"/>
        </w:rPr>
        <w:t xml:space="preserve"> </w:t>
      </w:r>
      <w:r w:rsidR="007D7CFF">
        <w:rPr>
          <w:rFonts w:cs="Times New Roman"/>
          <w:color w:val="000000" w:themeColor="text1"/>
        </w:rPr>
        <w:t>(WE)</w:t>
      </w:r>
    </w:p>
    <w:p w14:paraId="77B1C15C" w14:textId="5B5F2C66"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ECO-</w:t>
      </w:r>
      <w:r w:rsidR="005E19BD" w:rsidRPr="00424939">
        <w:rPr>
          <w:color w:val="000000" w:themeColor="text1"/>
        </w:rPr>
        <w:t>175</w:t>
      </w:r>
      <w:r w:rsidRPr="00424939">
        <w:rPr>
          <w:color w:val="000000" w:themeColor="text1"/>
        </w:rPr>
        <w:t xml:space="preserve"> Macroeconomics</w:t>
      </w:r>
    </w:p>
    <w:p w14:paraId="7953F096" w14:textId="4D9655A9"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u w:val="single"/>
        </w:rPr>
      </w:pPr>
      <w:r w:rsidRPr="00424939">
        <w:rPr>
          <w:color w:val="000000" w:themeColor="text1"/>
          <w:u w:val="single"/>
        </w:rPr>
        <w:t>Two</w:t>
      </w:r>
      <w:r w:rsidRPr="00424939">
        <w:rPr>
          <w:color w:val="000000" w:themeColor="text1"/>
        </w:rPr>
        <w:t xml:space="preserve"> </w:t>
      </w:r>
      <w:r w:rsidR="00470CA3">
        <w:rPr>
          <w:color w:val="000000" w:themeColor="text1"/>
        </w:rPr>
        <w:t>world</w:t>
      </w:r>
      <w:r w:rsidRPr="00424939">
        <w:rPr>
          <w:color w:val="000000" w:themeColor="text1"/>
        </w:rPr>
        <w:t xml:space="preserve"> language courses,</w:t>
      </w:r>
      <w:r w:rsidR="00470CA3">
        <w:rPr>
          <w:color w:val="000000" w:themeColor="text1"/>
        </w:rPr>
        <w:t xml:space="preserve"> numbered 125 or above in Spanish or French, 115 or above in another language. </w:t>
      </w:r>
    </w:p>
    <w:p w14:paraId="2441A899" w14:textId="632A387D"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color w:val="000000" w:themeColor="text1"/>
        </w:rPr>
      </w:pPr>
      <w:r w:rsidRPr="00424939">
        <w:rPr>
          <w:color w:val="000000" w:themeColor="text1"/>
        </w:rPr>
        <w:t>A</w:t>
      </w:r>
      <w:r w:rsidRPr="00424939">
        <w:rPr>
          <w:color w:val="000000" w:themeColor="text1"/>
          <w:lang w:bidi="en-US"/>
        </w:rPr>
        <w:t xml:space="preserve"> term-long study abroad experience, </w:t>
      </w:r>
      <w:r w:rsidRPr="00424939">
        <w:rPr>
          <w:color w:val="000000" w:themeColor="text1"/>
        </w:rPr>
        <w:t>subject to prior approval by the</w:t>
      </w:r>
      <w:r w:rsidRPr="00424939">
        <w:rPr>
          <w:color w:val="000000" w:themeColor="text1"/>
          <w:lang w:bidi="en-US"/>
        </w:rPr>
        <w:t xml:space="preserve"> International Studies</w:t>
      </w:r>
      <w:r w:rsidR="009F4511" w:rsidRPr="00424939">
        <w:rPr>
          <w:color w:val="000000" w:themeColor="text1"/>
          <w:lang w:bidi="en-US"/>
        </w:rPr>
        <w:fldChar w:fldCharType="begin"/>
      </w:r>
      <w:r w:rsidR="009F4511" w:rsidRPr="00424939">
        <w:rPr>
          <w:color w:val="000000" w:themeColor="text1"/>
        </w:rPr>
        <w:instrText xml:space="preserve"> XE "International Studies" </w:instrText>
      </w:r>
      <w:r w:rsidR="009F4511" w:rsidRPr="00424939">
        <w:rPr>
          <w:color w:val="000000" w:themeColor="text1"/>
          <w:lang w:bidi="en-US"/>
        </w:rPr>
        <w:fldChar w:fldCharType="end"/>
      </w:r>
      <w:r w:rsidRPr="00424939">
        <w:rPr>
          <w:color w:val="000000" w:themeColor="text1"/>
          <w:lang w:bidi="en-US"/>
        </w:rPr>
        <w:t xml:space="preserve"> program committee.</w:t>
      </w:r>
    </w:p>
    <w:p w14:paraId="05EDC409" w14:textId="02913583" w:rsidR="0093370E" w:rsidRPr="00424939" w:rsidRDefault="0093370E" w:rsidP="00E500FB">
      <w:pPr>
        <w:widowControl w:val="0"/>
        <w:numPr>
          <w:ilvl w:val="0"/>
          <w:numId w:val="64"/>
        </w:num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360"/>
        <w:rPr>
          <w:color w:val="000000" w:themeColor="text1"/>
        </w:rPr>
      </w:pPr>
      <w:r w:rsidRPr="00424939">
        <w:rPr>
          <w:color w:val="000000" w:themeColor="text1"/>
        </w:rPr>
        <w:t>IS-</w:t>
      </w:r>
      <w:r w:rsidR="005E19BD" w:rsidRPr="00424939">
        <w:rPr>
          <w:color w:val="000000" w:themeColor="text1"/>
        </w:rPr>
        <w:t>464</w:t>
      </w:r>
      <w:r w:rsidRPr="00424939">
        <w:rPr>
          <w:color w:val="000000" w:themeColor="text1"/>
        </w:rPr>
        <w:t xml:space="preserv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Colloquium</w:t>
      </w:r>
    </w:p>
    <w:p w14:paraId="0D864791" w14:textId="427ABA20" w:rsidR="0093370E" w:rsidRDefault="00A01194" w:rsidP="00D13DE9">
      <w:pPr>
        <w:tabs>
          <w:tab w:val="left" w:pos="-120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28" w:lineRule="auto"/>
        <w:rPr>
          <w:i/>
          <w:color w:val="000000" w:themeColor="text1"/>
          <w:sz w:val="21"/>
          <w:szCs w:val="21"/>
        </w:rPr>
      </w:pPr>
      <w:r w:rsidRPr="00424939">
        <w:rPr>
          <w:b/>
          <w:color w:val="000000" w:themeColor="text1"/>
          <w:sz w:val="20"/>
        </w:rPr>
        <w:t>NOTE</w:t>
      </w:r>
      <w:r w:rsidRPr="00424939">
        <w:rPr>
          <w:b/>
          <w:color w:val="000000" w:themeColor="text1"/>
        </w:rPr>
        <w:t xml:space="preserve">: </w:t>
      </w:r>
      <w:r w:rsidR="0093370E" w:rsidRPr="00424939">
        <w:rPr>
          <w:i/>
          <w:color w:val="000000" w:themeColor="text1"/>
          <w:sz w:val="21"/>
          <w:szCs w:val="21"/>
        </w:rPr>
        <w:t>International Studies</w:t>
      </w:r>
      <w:r w:rsidR="009F4511" w:rsidRPr="00424939">
        <w:rPr>
          <w:i/>
          <w:color w:val="000000" w:themeColor="text1"/>
          <w:sz w:val="21"/>
          <w:szCs w:val="21"/>
        </w:rPr>
        <w:fldChar w:fldCharType="begin"/>
      </w:r>
      <w:r w:rsidR="009F4511" w:rsidRPr="00424939">
        <w:rPr>
          <w:color w:val="000000" w:themeColor="text1"/>
        </w:rPr>
        <w:instrText xml:space="preserve"> XE "International Studies" </w:instrText>
      </w:r>
      <w:r w:rsidR="009F4511" w:rsidRPr="00424939">
        <w:rPr>
          <w:i/>
          <w:color w:val="000000" w:themeColor="text1"/>
          <w:sz w:val="21"/>
          <w:szCs w:val="21"/>
        </w:rPr>
        <w:fldChar w:fldCharType="end"/>
      </w:r>
      <w:r w:rsidR="0093370E" w:rsidRPr="00424939">
        <w:rPr>
          <w:i/>
          <w:color w:val="000000" w:themeColor="text1"/>
          <w:sz w:val="21"/>
          <w:szCs w:val="21"/>
        </w:rPr>
        <w:t xml:space="preserve"> majors select one of the following tracks: The Global South, International Relations, or Global Cultural Studies.  (Students who plan to pursue a graduate program that requires a strong foundation in economics should consider the International Economics</w:t>
      </w:r>
      <w:r w:rsidR="00B8454E" w:rsidRPr="00424939">
        <w:rPr>
          <w:i/>
          <w:color w:val="000000" w:themeColor="text1"/>
          <w:sz w:val="21"/>
          <w:szCs w:val="2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i/>
          <w:color w:val="000000" w:themeColor="text1"/>
          <w:sz w:val="21"/>
          <w:szCs w:val="21"/>
        </w:rPr>
        <w:fldChar w:fldCharType="end"/>
      </w:r>
      <w:r w:rsidR="0093370E" w:rsidRPr="00424939">
        <w:rPr>
          <w:i/>
          <w:color w:val="000000" w:themeColor="text1"/>
          <w:sz w:val="21"/>
          <w:szCs w:val="21"/>
        </w:rPr>
        <w:t xml:space="preserve"> major offered by the Business and Economics Department.)</w:t>
      </w:r>
    </w:p>
    <w:p w14:paraId="73744549" w14:textId="2996573C" w:rsidR="0093370E" w:rsidRPr="00424939" w:rsidRDefault="0093370E" w:rsidP="007A70A9">
      <w:pPr>
        <w:spacing w:before="120" w:after="0"/>
        <w:rPr>
          <w:b/>
          <w:color w:val="000000" w:themeColor="text1"/>
          <w:u w:val="single"/>
        </w:rPr>
        <w:pPrChange w:id="12963" w:author="Summer 2023 updates" w:date="2024-07-31T13:42:00Z">
          <w:pPr>
            <w:spacing w:after="0"/>
          </w:pPr>
        </w:pPrChange>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 — The Global South </w:t>
      </w:r>
      <w:del w:id="12964" w:author="Summer 2023 updates" w:date="2024-07-31T13:42:00Z">
        <w:r w:rsidRPr="00424939">
          <w:rPr>
            <w:b/>
            <w:color w:val="000000" w:themeColor="text1"/>
          </w:rPr>
          <w:delText>track</w:delText>
        </w:r>
      </w:del>
      <w:ins w:id="12965" w:author="Summer 2023 updates" w:date="2024-07-31T13:42:00Z">
        <w:r w:rsidR="00461ABA">
          <w:rPr>
            <w:b/>
            <w:color w:val="000000" w:themeColor="text1"/>
          </w:rPr>
          <w:t>T</w:t>
        </w:r>
        <w:r w:rsidRPr="00424939">
          <w:rPr>
            <w:b/>
            <w:color w:val="000000" w:themeColor="text1"/>
          </w:rPr>
          <w:t>rack</w:t>
        </w:r>
      </w:ins>
      <w:r w:rsidR="009F4511" w:rsidRPr="00424939">
        <w:rPr>
          <w:b/>
          <w:color w:val="000000" w:themeColor="text1"/>
        </w:rPr>
        <w:fldChar w:fldCharType="begin"/>
      </w:r>
      <w:r w:rsidR="009F4511" w:rsidRPr="00424939">
        <w:rPr>
          <w:color w:val="000000" w:themeColor="text1"/>
        </w:rPr>
        <w:instrText xml:space="preserve"> XE "</w:instrText>
      </w:r>
      <w:r w:rsidR="009F4511" w:rsidRPr="00424939">
        <w:rPr>
          <w:b/>
          <w:color w:val="000000" w:themeColor="text1"/>
        </w:rPr>
        <w:instrText xml:space="preserve">Global South </w:instrText>
      </w:r>
      <w:del w:id="12966" w:author="Summer 2023 updates" w:date="2024-07-31T13:42:00Z">
        <w:r w:rsidR="009F4511" w:rsidRPr="00424939">
          <w:rPr>
            <w:b/>
            <w:color w:val="000000" w:themeColor="text1"/>
          </w:rPr>
          <w:delInstrText>track</w:delInstrText>
        </w:r>
      </w:del>
      <w:ins w:id="12967" w:author="Summer 2023 updates" w:date="2024-07-31T13:42:00Z">
        <w:r w:rsidR="00461ABA">
          <w:rPr>
            <w:b/>
            <w:color w:val="000000" w:themeColor="text1"/>
          </w:rPr>
          <w:instrText>T</w:instrText>
        </w:r>
        <w:r w:rsidR="009F4511" w:rsidRPr="00424939">
          <w:rPr>
            <w:b/>
            <w:color w:val="000000" w:themeColor="text1"/>
          </w:rPr>
          <w:instrText>rack</w:instrText>
        </w:r>
      </w:ins>
      <w:r w:rsidR="009F4511" w:rsidRPr="00424939">
        <w:rPr>
          <w:color w:val="000000" w:themeColor="text1"/>
        </w:rPr>
        <w:instrText>" \t "</w:instrText>
      </w:r>
      <w:r w:rsidR="009F4511" w:rsidRPr="00424939">
        <w:rPr>
          <w:rFonts w:cstheme="minorHAnsi"/>
          <w:i/>
          <w:color w:val="000000" w:themeColor="text1"/>
        </w:rPr>
        <w:instrText>See</w:instrText>
      </w:r>
      <w:r w:rsidR="009F4511" w:rsidRPr="00424939">
        <w:rPr>
          <w:rFonts w:cstheme="minorHAnsi"/>
          <w:color w:val="000000" w:themeColor="text1"/>
        </w:rPr>
        <w:instrText xml:space="preserve"> International Studies</w:instrText>
      </w:r>
      <w:r w:rsidR="009F4511" w:rsidRPr="00424939">
        <w:rPr>
          <w:color w:val="000000" w:themeColor="text1"/>
        </w:rPr>
        <w:instrText xml:space="preserve">" </w:instrText>
      </w:r>
      <w:r w:rsidR="009F4511" w:rsidRPr="00424939">
        <w:rPr>
          <w:b/>
          <w:color w:val="000000" w:themeColor="text1"/>
        </w:rPr>
        <w:fldChar w:fldCharType="end"/>
      </w:r>
    </w:p>
    <w:p w14:paraId="4E9309E3" w14:textId="74709015" w:rsidR="0093370E" w:rsidRPr="00424939" w:rsidRDefault="0093370E" w:rsidP="00526CB0">
      <w:r w:rsidRPr="00424939">
        <w:t>The Global South examines the characteristics of regions in what has come to be called the “Global South,” especially Latin</w:t>
      </w:r>
      <w:r w:rsidR="009F4511" w:rsidRPr="00424939">
        <w:fldChar w:fldCharType="begin"/>
      </w:r>
      <w:r w:rsidR="009F4511" w:rsidRPr="00424939">
        <w:instrText xml:space="preserve"> XE "Latin" </w:instrText>
      </w:r>
      <w:r w:rsidR="009F4511" w:rsidRPr="00424939">
        <w:fldChar w:fldCharType="end"/>
      </w:r>
      <w:r w:rsidRPr="00424939">
        <w:t xml:space="preserve"> America, Africa, and Asia.  It investigates how the evolution of these regions relates to social, political and economic systems.  Students are introduced to a variety of disciplinary and theoretical approaches to the study of international development; graduates better understand the history and legacy of colonialism, the conditions that create or resolve poverty, and relations between the Global South and North.</w:t>
      </w:r>
    </w:p>
    <w:p w14:paraId="79EF39C7" w14:textId="0152D864" w:rsidR="0093370E" w:rsidRPr="00424939" w:rsidRDefault="0093370E" w:rsidP="00E500FB">
      <w:pPr>
        <w:widowControl w:val="0"/>
        <w:numPr>
          <w:ilvl w:val="0"/>
          <w:numId w:val="40"/>
        </w:numPr>
        <w:tabs>
          <w:tab w:val="left" w:pos="36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(See </w:t>
      </w:r>
      <w:r w:rsidR="00342BAA" w:rsidRPr="00424939">
        <w:rPr>
          <w:color w:val="000000" w:themeColor="text1"/>
        </w:rPr>
        <w:t>above.</w:t>
      </w:r>
      <w:r w:rsidRPr="00424939">
        <w:rPr>
          <w:color w:val="000000" w:themeColor="text1"/>
        </w:rPr>
        <w:t>)</w:t>
      </w:r>
    </w:p>
    <w:p w14:paraId="69889235" w14:textId="77777777" w:rsidR="0093370E" w:rsidRPr="00424939" w:rsidRDefault="0093370E" w:rsidP="00E500FB">
      <w:pPr>
        <w:widowControl w:val="0"/>
        <w:numPr>
          <w:ilvl w:val="0"/>
          <w:numId w:val="40"/>
        </w:numPr>
        <w:tabs>
          <w:tab w:val="left" w:pos="360"/>
        </w:tabs>
        <w:adjustRightInd w:val="0"/>
        <w:spacing w:after="0"/>
        <w:textAlignment w:val="baseline"/>
        <w:rPr>
          <w:color w:val="000000" w:themeColor="text1"/>
        </w:rPr>
      </w:pPr>
      <w:r w:rsidRPr="00424939">
        <w:rPr>
          <w:color w:val="000000" w:themeColor="text1"/>
        </w:rPr>
        <w:t>ECO-215 Microeconomics</w:t>
      </w:r>
    </w:p>
    <w:p w14:paraId="375DF251" w14:textId="77777777" w:rsidR="0093370E" w:rsidRPr="00424939" w:rsidRDefault="0093370E" w:rsidP="00E500FB">
      <w:pPr>
        <w:pStyle w:val="Noparagraphstyle"/>
        <w:numPr>
          <w:ilvl w:val="0"/>
          <w:numId w:val="40"/>
        </w:numPr>
        <w:spacing w:line="240" w:lineRule="auto"/>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Two</w:t>
      </w:r>
      <w:r w:rsidRPr="00424939">
        <w:rPr>
          <w:rFonts w:ascii="Garamond" w:hAnsi="Garamond" w:cs="Times New Roman"/>
          <w:color w:val="000000" w:themeColor="text1"/>
          <w:sz w:val="22"/>
          <w:szCs w:val="22"/>
        </w:rPr>
        <w:t xml:space="preserve"> courses to be chosen as indicated from the two lists below. </w:t>
      </w:r>
    </w:p>
    <w:p w14:paraId="2A25D8F5" w14:textId="77777777" w:rsidR="0093370E" w:rsidRPr="00424939" w:rsidRDefault="0093370E" w:rsidP="00E500FB">
      <w:pPr>
        <w:pStyle w:val="Noparagraphstyle"/>
        <w:numPr>
          <w:ilvl w:val="0"/>
          <w:numId w:val="87"/>
        </w:numPr>
        <w:spacing w:line="240" w:lineRule="auto"/>
        <w:ind w:left="72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0900E614" w14:textId="77777777" w:rsidR="0093370E" w:rsidRPr="00424939" w:rsidRDefault="0093370E" w:rsidP="002D5E56">
      <w:pPr>
        <w:adjustRightInd w:val="0"/>
        <w:spacing w:after="0"/>
        <w:ind w:left="720"/>
        <w:textAlignment w:val="baseline"/>
        <w:rPr>
          <w:color w:val="000000" w:themeColor="text1"/>
        </w:rPr>
      </w:pPr>
      <w:r w:rsidRPr="00424939">
        <w:rPr>
          <w:color w:val="000000" w:themeColor="text1"/>
        </w:rPr>
        <w:t xml:space="preserve">ECO-436 Economic Development </w:t>
      </w:r>
      <w:r w:rsidRPr="00424939">
        <w:rPr>
          <w:b/>
          <w:color w:val="000000" w:themeColor="text1"/>
        </w:rPr>
        <w:t>or</w:t>
      </w:r>
      <w:r w:rsidRPr="00424939">
        <w:rPr>
          <w:color w:val="000000" w:themeColor="text1"/>
        </w:rPr>
        <w:t xml:space="preserve"> </w:t>
      </w:r>
    </w:p>
    <w:p w14:paraId="02875427" w14:textId="48F69595" w:rsidR="0093370E" w:rsidRPr="00424939" w:rsidRDefault="0093370E" w:rsidP="002D5E56">
      <w:pPr>
        <w:adjustRightInd w:val="0"/>
        <w:spacing w:after="0"/>
        <w:ind w:left="720"/>
        <w:textAlignment w:val="baseline"/>
        <w:rPr>
          <w:color w:val="000000" w:themeColor="text1"/>
        </w:rPr>
      </w:pPr>
      <w:r w:rsidRPr="00424939">
        <w:rPr>
          <w:color w:val="000000" w:themeColor="text1"/>
        </w:rPr>
        <w:t>Subject to prior approval by the</w:t>
      </w:r>
      <w:r w:rsidRPr="00424939">
        <w:rPr>
          <w:color w:val="000000" w:themeColor="text1"/>
          <w:lang w:bidi="en-US"/>
        </w:rPr>
        <w:t xml:space="preserve"> International Studies</w:t>
      </w:r>
      <w:r w:rsidR="009F4511" w:rsidRPr="00424939">
        <w:rPr>
          <w:color w:val="000000" w:themeColor="text1"/>
          <w:lang w:bidi="en-US"/>
        </w:rPr>
        <w:fldChar w:fldCharType="begin"/>
      </w:r>
      <w:r w:rsidR="009F4511" w:rsidRPr="00424939">
        <w:rPr>
          <w:color w:val="000000" w:themeColor="text1"/>
        </w:rPr>
        <w:instrText xml:space="preserve"> XE "International Studies" </w:instrText>
      </w:r>
      <w:r w:rsidR="009F4511" w:rsidRPr="00424939">
        <w:rPr>
          <w:color w:val="000000" w:themeColor="text1"/>
          <w:lang w:bidi="en-US"/>
        </w:rPr>
        <w:fldChar w:fldCharType="end"/>
      </w:r>
      <w:r w:rsidRPr="00424939">
        <w:rPr>
          <w:color w:val="000000" w:themeColor="text1"/>
          <w:lang w:bidi="en-US"/>
        </w:rPr>
        <w:t xml:space="preserve"> administrative coordinator</w:t>
      </w:r>
      <w:r w:rsidRPr="00424939">
        <w:rPr>
          <w:color w:val="000000" w:themeColor="text1"/>
        </w:rPr>
        <w:t>:</w:t>
      </w:r>
    </w:p>
    <w:p w14:paraId="1CB40934" w14:textId="77777777"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t>ECO-336 Divergent Economic Growth</w:t>
      </w:r>
    </w:p>
    <w:p w14:paraId="41D1C9BD" w14:textId="6902E438"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28352AD5" w14:textId="77777777" w:rsidR="0093370E" w:rsidRPr="00424939" w:rsidRDefault="0093370E" w:rsidP="00E500FB">
      <w:pPr>
        <w:pStyle w:val="Noparagraphstyle"/>
        <w:numPr>
          <w:ilvl w:val="0"/>
          <w:numId w:val="87"/>
        </w:numPr>
        <w:spacing w:line="240" w:lineRule="auto"/>
        <w:ind w:left="72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1AB8F8AF" w14:textId="7671B611" w:rsidR="0093370E" w:rsidRPr="00424939" w:rsidRDefault="0093370E" w:rsidP="002D5E56">
      <w:pPr>
        <w:pStyle w:val="ListParagraph"/>
        <w:widowControl w:val="0"/>
        <w:adjustRightInd w:val="0"/>
        <w:spacing w:after="0"/>
        <w:textAlignment w:val="baseline"/>
        <w:rPr>
          <w:color w:val="000000" w:themeColor="text1"/>
        </w:rPr>
      </w:pPr>
      <w:r w:rsidRPr="00424939">
        <w:rPr>
          <w:color w:val="000000" w:themeColor="text1"/>
        </w:rPr>
        <w:t>POL-386 International Development</w:t>
      </w:r>
      <w:r w:rsidR="001D1BCD">
        <w:rPr>
          <w:color w:val="000000" w:themeColor="text1"/>
        </w:rPr>
        <w:t xml:space="preserve"> </w:t>
      </w:r>
      <w:r w:rsidR="001D1BCD">
        <w:rPr>
          <w:rFonts w:cs="Times New Roman"/>
          <w:color w:val="000000" w:themeColor="text1"/>
        </w:rPr>
        <w:t>(WE)</w:t>
      </w:r>
      <w:r w:rsidRPr="00424939">
        <w:rPr>
          <w:color w:val="000000" w:themeColor="text1"/>
        </w:rPr>
        <w:t xml:space="preserve"> </w:t>
      </w:r>
      <w:r w:rsidRPr="00424939">
        <w:rPr>
          <w:b/>
          <w:color w:val="000000" w:themeColor="text1"/>
        </w:rPr>
        <w:t>or</w:t>
      </w:r>
    </w:p>
    <w:p w14:paraId="45291A1B" w14:textId="1AF5B582" w:rsidR="0093370E" w:rsidRPr="00424939" w:rsidRDefault="0093370E" w:rsidP="002D5E56">
      <w:pPr>
        <w:adjustRightInd w:val="0"/>
        <w:spacing w:after="0"/>
        <w:ind w:left="720"/>
        <w:textAlignment w:val="baseline"/>
        <w:rPr>
          <w:color w:val="000000" w:themeColor="text1"/>
        </w:rPr>
      </w:pPr>
      <w:r w:rsidRPr="00424939">
        <w:rPr>
          <w:color w:val="000000" w:themeColor="text1"/>
        </w:rPr>
        <w:t>Subject to prior approval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  </w:t>
      </w:r>
    </w:p>
    <w:p w14:paraId="54DB510E" w14:textId="63950326" w:rsidR="0093370E" w:rsidRPr="00424939" w:rsidRDefault="0093370E" w:rsidP="002D5E56">
      <w:pPr>
        <w:adjustRightInd w:val="0"/>
        <w:spacing w:after="0"/>
        <w:ind w:left="360" w:firstLine="720"/>
        <w:textAlignment w:val="baseline"/>
        <w:rPr>
          <w:color w:val="000000" w:themeColor="text1"/>
        </w:rPr>
      </w:pPr>
      <w:r w:rsidRPr="00424939">
        <w:rPr>
          <w:color w:val="000000" w:themeColor="text1"/>
        </w:rPr>
        <w:t xml:space="preserve">POL-310 International Organizations </w:t>
      </w:r>
      <w:r w:rsidR="001D1BCD">
        <w:rPr>
          <w:rFonts w:cs="Times New Roman"/>
          <w:color w:val="000000" w:themeColor="text1"/>
        </w:rPr>
        <w:t>(WE)</w:t>
      </w:r>
    </w:p>
    <w:p w14:paraId="7CC1585B" w14:textId="757616F9" w:rsidR="0093370E" w:rsidRPr="00424939" w:rsidRDefault="0093370E" w:rsidP="00E500FB">
      <w:pPr>
        <w:pStyle w:val="ListParagraph"/>
        <w:widowControl w:val="0"/>
        <w:numPr>
          <w:ilvl w:val="0"/>
          <w:numId w:val="40"/>
        </w:numPr>
        <w:tabs>
          <w:tab w:val="clear" w:pos="360"/>
          <w:tab w:val="num" w:pos="0"/>
        </w:tabs>
        <w:adjustRightInd w:val="0"/>
        <w:spacing w:after="0"/>
        <w:textAlignment w:val="baseline"/>
        <w:rPr>
          <w:color w:val="000000" w:themeColor="text1"/>
        </w:rPr>
      </w:pPr>
      <w:r w:rsidRPr="00424939">
        <w:rPr>
          <w:color w:val="000000" w:themeColor="text1"/>
          <w:u w:val="single"/>
        </w:rPr>
        <w:t>Two or more</w:t>
      </w:r>
      <w:r w:rsidRPr="00424939">
        <w:rPr>
          <w:color w:val="000000" w:themeColor="text1"/>
        </w:rPr>
        <w:t xml:space="preserve"> additional courses from either the courses under #3 or any of the following, subject to prior approval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  (Not more than one of these two courses can be from political science and not more than one of these two courses can be from economics.).  At least one course must be completed at the 300 level or above. </w:t>
      </w:r>
    </w:p>
    <w:p w14:paraId="6E730735" w14:textId="4143031B" w:rsidR="003A3761" w:rsidRPr="00424939" w:rsidRDefault="003A3761" w:rsidP="002D5E56">
      <w:pPr>
        <w:tabs>
          <w:tab w:val="left" w:pos="720"/>
        </w:tabs>
        <w:adjustRightInd w:val="0"/>
        <w:spacing w:after="0"/>
        <w:ind w:left="360"/>
        <w:textAlignment w:val="baseline"/>
        <w:rPr>
          <w:color w:val="000000" w:themeColor="text1"/>
        </w:rPr>
      </w:pPr>
      <w:r w:rsidRPr="00424939">
        <w:rPr>
          <w:color w:val="000000" w:themeColor="text1"/>
        </w:rPr>
        <w:t>ANT-286/-486 Topics in Anthropology</w:t>
      </w:r>
      <w:r w:rsidR="00973B65">
        <w:rPr>
          <w:color w:val="000000" w:themeColor="text1"/>
        </w:rPr>
        <w:t xml:space="preserve"> (WE)</w:t>
      </w:r>
    </w:p>
    <w:p w14:paraId="7225A109" w14:textId="69096A2F" w:rsidR="00157C07" w:rsidRPr="00157C07" w:rsidRDefault="00146B48" w:rsidP="00157C07">
      <w:pPr>
        <w:spacing w:after="0"/>
        <w:ind w:left="360"/>
        <w:rPr>
          <w:color w:val="000000" w:themeColor="text1"/>
        </w:rPr>
      </w:pPr>
      <w:r>
        <w:rPr>
          <w:color w:val="000000" w:themeColor="text1"/>
        </w:rPr>
        <w:t xml:space="preserve">ASC-186 Modern </w:t>
      </w:r>
      <w:r w:rsidR="00157C07" w:rsidRPr="00157C07">
        <w:rPr>
          <w:color w:val="000000" w:themeColor="text1"/>
        </w:rPr>
        <w:t>South Asia</w:t>
      </w:r>
    </w:p>
    <w:p w14:paraId="09FCFF6B" w14:textId="0FDE1AD3" w:rsidR="00157C07" w:rsidRDefault="00146B48" w:rsidP="00157C07">
      <w:pPr>
        <w:spacing w:after="0"/>
        <w:ind w:left="360"/>
        <w:rPr>
          <w:color w:val="000000" w:themeColor="text1"/>
        </w:rPr>
      </w:pPr>
      <w:r>
        <w:rPr>
          <w:color w:val="000000" w:themeColor="text1"/>
        </w:rPr>
        <w:t xml:space="preserve">ENG-146 Introduction to </w:t>
      </w:r>
      <w:r w:rsidR="00157C07" w:rsidRPr="00157C07">
        <w:rPr>
          <w:color w:val="000000" w:themeColor="text1"/>
        </w:rPr>
        <w:t>Postcolonial Literature</w:t>
      </w:r>
      <w:r w:rsidR="00396460">
        <w:rPr>
          <w:color w:val="000000" w:themeColor="text1"/>
        </w:rPr>
        <w:t xml:space="preserve"> (WE)</w:t>
      </w:r>
    </w:p>
    <w:p w14:paraId="4DE86095" w14:textId="6ABDAF5A" w:rsidR="003A3761" w:rsidRPr="00424939" w:rsidRDefault="003A3761" w:rsidP="00157C07">
      <w:pPr>
        <w:spacing w:after="0"/>
        <w:ind w:left="360"/>
        <w:rPr>
          <w:color w:val="000000" w:themeColor="text1"/>
        </w:rPr>
      </w:pPr>
      <w:r w:rsidRPr="00424939">
        <w:rPr>
          <w:color w:val="000000" w:themeColor="text1"/>
        </w:rPr>
        <w:t>GS-136 Gender in the Non-Western World</w:t>
      </w:r>
    </w:p>
    <w:p w14:paraId="66CE165C" w14:textId="3145C53F" w:rsidR="003A3761" w:rsidRPr="00424939" w:rsidRDefault="003A3761" w:rsidP="002D5E56">
      <w:pPr>
        <w:spacing w:after="0"/>
        <w:ind w:left="360"/>
        <w:rPr>
          <w:color w:val="000000" w:themeColor="text1"/>
        </w:rPr>
      </w:pPr>
      <w:r w:rsidRPr="00424939">
        <w:rPr>
          <w:color w:val="000000" w:themeColor="text1"/>
        </w:rPr>
        <w:t>HIS-246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China</w:t>
      </w:r>
      <w:r w:rsidR="000B3B90">
        <w:rPr>
          <w:color w:val="000000" w:themeColor="text1"/>
        </w:rPr>
        <w:t xml:space="preserve"> (WE)</w:t>
      </w:r>
    </w:p>
    <w:p w14:paraId="0B3CA649" w14:textId="66A2861F" w:rsidR="003A3761" w:rsidRPr="00424939" w:rsidRDefault="003A3761" w:rsidP="002D5E56">
      <w:pPr>
        <w:spacing w:after="0"/>
        <w:ind w:left="360"/>
        <w:rPr>
          <w:color w:val="000000" w:themeColor="text1"/>
        </w:rPr>
      </w:pPr>
      <w:r w:rsidRPr="00424939">
        <w:rPr>
          <w:color w:val="000000" w:themeColor="text1"/>
        </w:rPr>
        <w:t>HIS-268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w:t>
      </w:r>
      <w:r w:rsidR="00FA5BB0">
        <w:rPr>
          <w:color w:val="000000" w:themeColor="text1"/>
        </w:rPr>
        <w:t xml:space="preserve"> (WE)</w:t>
      </w:r>
    </w:p>
    <w:p w14:paraId="30C3F059" w14:textId="2349B9E9" w:rsidR="003A3761" w:rsidRPr="00424939" w:rsidRDefault="003A3761" w:rsidP="002D5E56">
      <w:pPr>
        <w:spacing w:after="0"/>
        <w:ind w:left="360"/>
        <w:rPr>
          <w:color w:val="000000" w:themeColor="text1"/>
        </w:rPr>
      </w:pPr>
      <w:r w:rsidRPr="00424939">
        <w:rPr>
          <w:color w:val="000000" w:themeColor="text1"/>
        </w:rPr>
        <w:t>HIS-286 Modern Middle East</w:t>
      </w:r>
      <w:r w:rsidR="00FA5BB0">
        <w:rPr>
          <w:color w:val="000000" w:themeColor="text1"/>
        </w:rPr>
        <w:t xml:space="preserve"> (WE)</w:t>
      </w:r>
    </w:p>
    <w:p w14:paraId="67E85827" w14:textId="14A2930A" w:rsidR="003A3761" w:rsidRPr="00424939" w:rsidRDefault="003A3761" w:rsidP="002D5E56">
      <w:pPr>
        <w:spacing w:after="0"/>
        <w:ind w:left="360"/>
        <w:rPr>
          <w:color w:val="000000" w:themeColor="text1"/>
        </w:rPr>
      </w:pPr>
      <w:r w:rsidRPr="00424939">
        <w:rPr>
          <w:color w:val="000000" w:themeColor="text1"/>
        </w:rPr>
        <w:t>HIS-316 Topics in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Non-Western Perspectives</w:t>
      </w:r>
      <w:r w:rsidR="00FA5BB0">
        <w:rPr>
          <w:color w:val="000000" w:themeColor="text1"/>
        </w:rPr>
        <w:t xml:space="preserve"> (WE)</w:t>
      </w:r>
    </w:p>
    <w:p w14:paraId="578AB77E" w14:textId="12268B64" w:rsidR="003A3761" w:rsidRPr="00424939" w:rsidRDefault="003A3761" w:rsidP="002D5E56">
      <w:pPr>
        <w:spacing w:after="0"/>
        <w:ind w:left="360"/>
        <w:rPr>
          <w:rFonts w:cs="Times New Roman"/>
          <w:color w:val="000000" w:themeColor="text1"/>
        </w:rPr>
      </w:pPr>
      <w:r w:rsidRPr="00424939">
        <w:rPr>
          <w:rFonts w:cs="Times New Roman"/>
          <w:color w:val="000000" w:themeColor="text1"/>
        </w:rPr>
        <w:t>IS-316 Topics in International 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Pr="00424939">
        <w:rPr>
          <w:rFonts w:cs="Times New Roman"/>
          <w:color w:val="000000" w:themeColor="text1"/>
        </w:rPr>
        <w:t>: Non-Western Perspectives (when appropriate)</w:t>
      </w:r>
    </w:p>
    <w:p w14:paraId="7FAE491E" w14:textId="692B1571" w:rsidR="003A3761" w:rsidRPr="00424939" w:rsidRDefault="003A3761" w:rsidP="002D5E56">
      <w:pPr>
        <w:spacing w:after="0"/>
        <w:ind w:left="360"/>
        <w:rPr>
          <w:color w:val="000000" w:themeColor="text1"/>
        </w:rPr>
      </w:pPr>
      <w:r w:rsidRPr="00424939">
        <w:rPr>
          <w:color w:val="000000" w:themeColor="text1"/>
        </w:rPr>
        <w:t>POL-266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American Politics</w:t>
      </w:r>
      <w:r w:rsidR="007D7CFF">
        <w:rPr>
          <w:color w:val="000000" w:themeColor="text1"/>
        </w:rPr>
        <w:t xml:space="preserve"> </w:t>
      </w:r>
      <w:r w:rsidR="007D7CFF">
        <w:rPr>
          <w:rFonts w:cs="Times New Roman"/>
          <w:color w:val="000000" w:themeColor="text1"/>
        </w:rPr>
        <w:t>(WE)</w:t>
      </w:r>
    </w:p>
    <w:p w14:paraId="5C37F6C3" w14:textId="4C22C35E" w:rsidR="003A3761" w:rsidRPr="00424939" w:rsidRDefault="003A3761" w:rsidP="002D5E56">
      <w:pPr>
        <w:spacing w:after="0"/>
        <w:ind w:left="360"/>
        <w:rPr>
          <w:color w:val="000000" w:themeColor="text1"/>
        </w:rPr>
      </w:pPr>
      <w:r w:rsidRPr="00424939">
        <w:rPr>
          <w:color w:val="000000" w:themeColor="text1"/>
        </w:rPr>
        <w:t>POL-276 African Politics</w:t>
      </w:r>
      <w:r w:rsidR="007D7CFF">
        <w:rPr>
          <w:color w:val="000000" w:themeColor="text1"/>
        </w:rPr>
        <w:t xml:space="preserve"> </w:t>
      </w:r>
      <w:r w:rsidR="007D7CFF">
        <w:rPr>
          <w:rFonts w:cs="Times New Roman"/>
          <w:color w:val="000000" w:themeColor="text1"/>
        </w:rPr>
        <w:t>(WE)</w:t>
      </w:r>
    </w:p>
    <w:p w14:paraId="6A028236" w14:textId="796DB832" w:rsidR="003A3761" w:rsidRDefault="003A3761" w:rsidP="00FF6D02">
      <w:pPr>
        <w:ind w:left="360"/>
        <w:rPr>
          <w:rFonts w:cs="Times New Roman"/>
          <w:color w:val="000000" w:themeColor="text1"/>
        </w:rPr>
      </w:pPr>
      <w:r w:rsidRPr="00424939">
        <w:rPr>
          <w:color w:val="000000" w:themeColor="text1"/>
        </w:rPr>
        <w:t>POL-286 Asian Politics</w:t>
      </w:r>
      <w:r w:rsidR="007D7CFF">
        <w:rPr>
          <w:color w:val="000000" w:themeColor="text1"/>
        </w:rPr>
        <w:t xml:space="preserve"> </w:t>
      </w:r>
      <w:r w:rsidR="007D7CFF">
        <w:rPr>
          <w:rFonts w:cs="Times New Roman"/>
          <w:color w:val="000000" w:themeColor="text1"/>
        </w:rPr>
        <w:t>(WE)</w:t>
      </w:r>
    </w:p>
    <w:p w14:paraId="01405F70" w14:textId="77777777" w:rsidR="00E61999" w:rsidRPr="00424939" w:rsidRDefault="00E61999" w:rsidP="00FF6D02">
      <w:pPr>
        <w:ind w:left="360"/>
        <w:rPr>
          <w:b/>
          <w:color w:val="000000" w:themeColor="text1"/>
        </w:rPr>
      </w:pPr>
    </w:p>
    <w:p w14:paraId="16D46239" w14:textId="35FE763F" w:rsidR="0093370E" w:rsidRPr="00424939" w:rsidRDefault="0093370E" w:rsidP="007A70A9">
      <w:pPr>
        <w:spacing w:before="120" w:after="0"/>
        <w:rPr>
          <w:b/>
          <w:color w:val="000000" w:themeColor="text1"/>
        </w:rPr>
        <w:pPrChange w:id="12968" w:author="Summer 2023 updates" w:date="2024-07-31T13:42:00Z">
          <w:pPr>
            <w:spacing w:after="0"/>
          </w:pPr>
        </w:pPrChange>
      </w:pPr>
      <w:r w:rsidRPr="00424939">
        <w:rPr>
          <w:b/>
          <w:color w:val="000000" w:themeColor="text1"/>
        </w:rPr>
        <w:t>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Major — International Relations track</w:t>
      </w:r>
    </w:p>
    <w:p w14:paraId="6CC8EF09" w14:textId="77777777" w:rsidR="0093370E" w:rsidRPr="00424939" w:rsidRDefault="0093370E" w:rsidP="00526CB0">
      <w:pPr>
        <w:pPrChange w:id="12969" w:author="Summer 2023 updates" w:date="2024-07-31T13:42:00Z">
          <w:pPr>
            <w:spacing w:after="0"/>
          </w:pPr>
        </w:pPrChange>
      </w:pPr>
      <w:r w:rsidRPr="00424939">
        <w:t xml:space="preserve">International Relations combines theoretical approaches to and empirical knowledge of state and non-state actors, power, and international structures.  </w:t>
      </w:r>
    </w:p>
    <w:p w14:paraId="73870D4D" w14:textId="1199B5BA" w:rsidR="0093370E" w:rsidRPr="00424939" w:rsidRDefault="0093370E" w:rsidP="00E500FB">
      <w:pPr>
        <w:widowControl w:val="0"/>
        <w:numPr>
          <w:ilvl w:val="0"/>
          <w:numId w:val="89"/>
        </w:numPr>
        <w:tabs>
          <w:tab w:val="clear" w:pos="360"/>
          <w:tab w:val="num" w:pos="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w:t>
      </w:r>
      <w:r w:rsidR="00DD3CE3" w:rsidRPr="00424939">
        <w:rPr>
          <w:color w:val="000000" w:themeColor="text1"/>
        </w:rPr>
        <w:t>s</w:t>
      </w:r>
      <w:r w:rsidR="001F54CB" w:rsidRPr="00424939">
        <w:rPr>
          <w:color w:val="000000" w:themeColor="text1"/>
        </w:rPr>
        <w:t>ee p.</w:t>
      </w:r>
      <w:r w:rsidRPr="00424939">
        <w:rPr>
          <w:color w:val="000000" w:themeColor="text1"/>
        </w:rPr>
        <w:t xml:space="preserve"> </w:t>
      </w:r>
      <w:r w:rsidR="00BE283F" w:rsidRPr="00424939">
        <w:rPr>
          <w:color w:val="000000" w:themeColor="text1"/>
        </w:rPr>
        <w:fldChar w:fldCharType="begin"/>
      </w:r>
      <w:r w:rsidR="00BE283F" w:rsidRPr="00424939">
        <w:rPr>
          <w:color w:val="000000" w:themeColor="text1"/>
        </w:rPr>
        <w:instrText xml:space="preserve"> PAGEREF InternatlStdsCoreCourses \h </w:instrText>
      </w:r>
      <w:r w:rsidR="00BE283F" w:rsidRPr="00424939">
        <w:rPr>
          <w:color w:val="000000" w:themeColor="text1"/>
        </w:rPr>
      </w:r>
      <w:r w:rsidR="00BE283F" w:rsidRPr="00424939">
        <w:rPr>
          <w:color w:val="000000" w:themeColor="text1"/>
        </w:rPr>
        <w:fldChar w:fldCharType="separate"/>
      </w:r>
      <w:r w:rsidR="00A74DA0">
        <w:rPr>
          <w:noProof/>
          <w:color w:val="000000" w:themeColor="text1"/>
        </w:rPr>
        <w:t>153</w:t>
      </w:r>
      <w:r w:rsidR="00BE283F" w:rsidRPr="00424939">
        <w:rPr>
          <w:color w:val="000000" w:themeColor="text1"/>
        </w:rPr>
        <w:fldChar w:fldCharType="end"/>
      </w:r>
      <w:r w:rsidRPr="00424939">
        <w:rPr>
          <w:color w:val="000000" w:themeColor="text1"/>
        </w:rPr>
        <w:t>)</w:t>
      </w:r>
    </w:p>
    <w:p w14:paraId="1F162581" w14:textId="77777777" w:rsidR="0093370E" w:rsidRPr="00424939" w:rsidRDefault="0093370E" w:rsidP="00E500FB">
      <w:pPr>
        <w:widowControl w:val="0"/>
        <w:numPr>
          <w:ilvl w:val="0"/>
          <w:numId w:val="89"/>
        </w:numPr>
        <w:tabs>
          <w:tab w:val="clear" w:pos="360"/>
          <w:tab w:val="num" w:pos="0"/>
        </w:tabs>
        <w:adjustRightInd w:val="0"/>
        <w:spacing w:after="0"/>
        <w:textAlignment w:val="baseline"/>
        <w:rPr>
          <w:color w:val="000000" w:themeColor="text1"/>
        </w:rPr>
      </w:pPr>
      <w:r w:rsidRPr="00424939">
        <w:rPr>
          <w:color w:val="000000" w:themeColor="text1"/>
        </w:rPr>
        <w:t>POL-108 Introduction to Politics</w:t>
      </w:r>
    </w:p>
    <w:p w14:paraId="2FA99A4F" w14:textId="2738469C" w:rsidR="0093370E" w:rsidRPr="00424939" w:rsidRDefault="0093370E" w:rsidP="00E500FB">
      <w:pPr>
        <w:widowControl w:val="0"/>
        <w:numPr>
          <w:ilvl w:val="0"/>
          <w:numId w:val="89"/>
        </w:numPr>
        <w:tabs>
          <w:tab w:val="clear" w:pos="360"/>
          <w:tab w:val="num" w:pos="0"/>
        </w:tabs>
        <w:adjustRightInd w:val="0"/>
        <w:spacing w:after="0"/>
        <w:textAlignment w:val="baseline"/>
        <w:rPr>
          <w:color w:val="000000" w:themeColor="text1"/>
        </w:rPr>
      </w:pPr>
      <w:r w:rsidRPr="00424939">
        <w:rPr>
          <w:color w:val="000000" w:themeColor="text1"/>
        </w:rPr>
        <w:t>POL-310 International Organizations</w:t>
      </w:r>
      <w:r w:rsidR="001D1BCD">
        <w:rPr>
          <w:color w:val="000000" w:themeColor="text1"/>
        </w:rPr>
        <w:t xml:space="preserve"> </w:t>
      </w:r>
      <w:r w:rsidR="001D1BCD">
        <w:rPr>
          <w:rFonts w:cs="Times New Roman"/>
          <w:color w:val="000000" w:themeColor="text1"/>
        </w:rPr>
        <w:t>(WE)</w:t>
      </w:r>
    </w:p>
    <w:p w14:paraId="18919760" w14:textId="2578538B" w:rsidR="0093370E" w:rsidRPr="00424939" w:rsidRDefault="0093370E" w:rsidP="00E500FB">
      <w:pPr>
        <w:pStyle w:val="ListParagraph"/>
        <w:numPr>
          <w:ilvl w:val="0"/>
          <w:numId w:val="89"/>
        </w:numPr>
        <w:tabs>
          <w:tab w:val="clear" w:pos="360"/>
          <w:tab w:val="num" w:pos="0"/>
        </w:tabs>
        <w:spacing w:after="0"/>
        <w:rPr>
          <w:color w:val="000000" w:themeColor="text1"/>
        </w:rPr>
      </w:pPr>
      <w:r w:rsidRPr="00424939">
        <w:rPr>
          <w:color w:val="000000" w:themeColor="text1"/>
          <w:u w:val="single"/>
        </w:rPr>
        <w:t>Three</w:t>
      </w:r>
      <w:r w:rsidRPr="00424939">
        <w:rPr>
          <w:color w:val="000000" w:themeColor="text1"/>
        </w:rPr>
        <w:t xml:space="preserve"> courses to be chosen as indicated from the two lists below. No more than two of these three courses can be completed in the Political Science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department.</w:t>
      </w:r>
    </w:p>
    <w:p w14:paraId="24690D14" w14:textId="77777777" w:rsidR="0093370E" w:rsidRPr="00424939" w:rsidRDefault="0093370E" w:rsidP="00E500FB">
      <w:pPr>
        <w:pStyle w:val="ListParagraph"/>
        <w:widowControl w:val="0"/>
        <w:numPr>
          <w:ilvl w:val="0"/>
          <w:numId w:val="88"/>
        </w:numPr>
        <w:adjustRightInd w:val="0"/>
        <w:spacing w:after="0"/>
        <w:ind w:left="720"/>
        <w:textAlignment w:val="baseline"/>
        <w:rPr>
          <w:color w:val="000000" w:themeColor="text1"/>
        </w:rPr>
      </w:pPr>
      <w:r w:rsidRPr="00424939">
        <w:rPr>
          <w:color w:val="000000" w:themeColor="text1"/>
          <w:u w:val="single"/>
        </w:rPr>
        <w:t>One</w:t>
      </w:r>
      <w:r w:rsidRPr="00424939">
        <w:rPr>
          <w:color w:val="000000" w:themeColor="text1"/>
        </w:rPr>
        <w:t xml:space="preserve"> of the following:</w:t>
      </w:r>
    </w:p>
    <w:p w14:paraId="6473F146" w14:textId="5553F12B" w:rsidR="00157C07" w:rsidRPr="00157C07" w:rsidRDefault="00157C07" w:rsidP="00157C07">
      <w:pPr>
        <w:adjustRightInd w:val="0"/>
        <w:spacing w:after="0" w:line="228" w:lineRule="auto"/>
        <w:ind w:left="720"/>
        <w:textAlignment w:val="baseline"/>
        <w:rPr>
          <w:color w:val="000000" w:themeColor="text1"/>
        </w:rPr>
      </w:pPr>
      <w:r w:rsidRPr="00157C07">
        <w:rPr>
          <w:color w:val="000000" w:themeColor="text1"/>
        </w:rPr>
        <w:t>ASC-186 Modern South Asia</w:t>
      </w:r>
    </w:p>
    <w:p w14:paraId="423FB14B" w14:textId="4B769257" w:rsidR="00157C07" w:rsidRDefault="00146B48" w:rsidP="00157C07">
      <w:pPr>
        <w:adjustRightInd w:val="0"/>
        <w:spacing w:after="0" w:line="228" w:lineRule="auto"/>
        <w:ind w:left="720"/>
        <w:textAlignment w:val="baseline"/>
        <w:rPr>
          <w:color w:val="000000" w:themeColor="text1"/>
        </w:rPr>
      </w:pPr>
      <w:r>
        <w:rPr>
          <w:color w:val="000000" w:themeColor="text1"/>
        </w:rPr>
        <w:t xml:space="preserve">HIS-216 History of </w:t>
      </w:r>
      <w:r w:rsidR="00157C07" w:rsidRPr="00157C07">
        <w:rPr>
          <w:color w:val="000000" w:themeColor="text1"/>
        </w:rPr>
        <w:t>Modern Korea</w:t>
      </w:r>
    </w:p>
    <w:p w14:paraId="01ED04B8" w14:textId="270692EF" w:rsidR="003A3761" w:rsidRPr="00424939" w:rsidRDefault="003A3761" w:rsidP="00157C07">
      <w:pPr>
        <w:adjustRightInd w:val="0"/>
        <w:spacing w:after="0" w:line="228" w:lineRule="auto"/>
        <w:ind w:left="720"/>
        <w:textAlignment w:val="baseline"/>
        <w:rPr>
          <w:color w:val="000000" w:themeColor="text1"/>
        </w:rPr>
      </w:pPr>
      <w:r w:rsidRPr="00424939">
        <w:rPr>
          <w:color w:val="000000" w:themeColor="text1"/>
        </w:rPr>
        <w:t>HIS-217 The American War in Vietnam</w:t>
      </w:r>
      <w:r w:rsidR="009D67C2">
        <w:rPr>
          <w:color w:val="000000" w:themeColor="text1"/>
        </w:rPr>
        <w:t xml:space="preserve"> (WE)</w:t>
      </w:r>
    </w:p>
    <w:p w14:paraId="7CDAC94D" w14:textId="218061FD"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HIS-246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China</w:t>
      </w:r>
      <w:r w:rsidR="000B3B90">
        <w:rPr>
          <w:color w:val="000000" w:themeColor="text1"/>
        </w:rPr>
        <w:t xml:space="preserve"> (WE)</w:t>
      </w:r>
    </w:p>
    <w:p w14:paraId="70699398" w14:textId="7632090D"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HIS-256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Japan</w:t>
      </w:r>
      <w:r w:rsidR="00FA5BB0">
        <w:rPr>
          <w:color w:val="000000" w:themeColor="text1"/>
        </w:rPr>
        <w:t xml:space="preserve"> (WE)</w:t>
      </w:r>
    </w:p>
    <w:p w14:paraId="1D503278" w14:textId="1605162F"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HIS-268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w:t>
      </w:r>
      <w:r w:rsidR="00FA5BB0">
        <w:rPr>
          <w:color w:val="000000" w:themeColor="text1"/>
        </w:rPr>
        <w:t xml:space="preserve"> (WE)</w:t>
      </w:r>
    </w:p>
    <w:p w14:paraId="28ACF000" w14:textId="3B5BA761"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POL-266 Latin</w:t>
      </w:r>
      <w:r w:rsidR="009F4511" w:rsidRPr="00424939">
        <w:rPr>
          <w:color w:val="000000" w:themeColor="text1"/>
        </w:rPr>
        <w:fldChar w:fldCharType="begin"/>
      </w:r>
      <w:r w:rsidR="009F4511" w:rsidRPr="00424939">
        <w:rPr>
          <w:color w:val="000000" w:themeColor="text1"/>
        </w:rPr>
        <w:instrText xml:space="preserve"> XE "Latin" </w:instrText>
      </w:r>
      <w:r w:rsidR="009F4511" w:rsidRPr="00424939">
        <w:rPr>
          <w:color w:val="000000" w:themeColor="text1"/>
        </w:rPr>
        <w:fldChar w:fldCharType="end"/>
      </w:r>
      <w:r w:rsidRPr="00424939">
        <w:rPr>
          <w:color w:val="000000" w:themeColor="text1"/>
        </w:rPr>
        <w:t xml:space="preserve"> American Politics</w:t>
      </w:r>
      <w:r w:rsidR="007D7CFF">
        <w:rPr>
          <w:color w:val="000000" w:themeColor="text1"/>
        </w:rPr>
        <w:t xml:space="preserve"> </w:t>
      </w:r>
      <w:r w:rsidR="007D7CFF">
        <w:rPr>
          <w:rFonts w:cs="Times New Roman"/>
          <w:color w:val="000000" w:themeColor="text1"/>
        </w:rPr>
        <w:t>(WE)</w:t>
      </w:r>
    </w:p>
    <w:p w14:paraId="0D7FF1A4" w14:textId="61CDC2FC"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POL-276 African Politics</w:t>
      </w:r>
      <w:r w:rsidR="007D7CFF">
        <w:rPr>
          <w:color w:val="000000" w:themeColor="text1"/>
        </w:rPr>
        <w:t xml:space="preserve"> </w:t>
      </w:r>
      <w:r w:rsidR="007D7CFF">
        <w:rPr>
          <w:rFonts w:cs="Times New Roman"/>
          <w:color w:val="000000" w:themeColor="text1"/>
        </w:rPr>
        <w:t>(WE)</w:t>
      </w:r>
    </w:p>
    <w:p w14:paraId="0065D88E" w14:textId="5044DDD5" w:rsidR="003A3761" w:rsidRPr="00424939" w:rsidRDefault="003A3761" w:rsidP="00391309">
      <w:pPr>
        <w:adjustRightInd w:val="0"/>
        <w:spacing w:after="0" w:line="228" w:lineRule="auto"/>
        <w:ind w:left="720"/>
        <w:textAlignment w:val="baseline"/>
        <w:rPr>
          <w:color w:val="000000" w:themeColor="text1"/>
        </w:rPr>
      </w:pPr>
      <w:r w:rsidRPr="00424939">
        <w:rPr>
          <w:color w:val="000000" w:themeColor="text1"/>
        </w:rPr>
        <w:t>POL-286 Asian Politics</w:t>
      </w:r>
      <w:r w:rsidR="007D7CFF">
        <w:rPr>
          <w:color w:val="000000" w:themeColor="text1"/>
        </w:rPr>
        <w:t xml:space="preserve"> </w:t>
      </w:r>
      <w:r w:rsidR="007D7CFF">
        <w:rPr>
          <w:rFonts w:cs="Times New Roman"/>
          <w:color w:val="000000" w:themeColor="text1"/>
        </w:rPr>
        <w:t>(WE)</w:t>
      </w:r>
    </w:p>
    <w:p w14:paraId="5E3166FF" w14:textId="1A6BFEDD" w:rsidR="003A3761" w:rsidRPr="00424939" w:rsidRDefault="003A3761" w:rsidP="002D5E56">
      <w:pPr>
        <w:adjustRightInd w:val="0"/>
        <w:spacing w:after="0"/>
        <w:ind w:left="720"/>
        <w:textAlignment w:val="baseline"/>
        <w:rPr>
          <w:color w:val="000000" w:themeColor="text1"/>
        </w:rPr>
      </w:pPr>
      <w:r w:rsidRPr="00424939">
        <w:rPr>
          <w:color w:val="000000" w:themeColor="text1"/>
        </w:rPr>
        <w:t>POL-298 European Politics</w:t>
      </w:r>
      <w:r w:rsidR="007D7CFF">
        <w:rPr>
          <w:color w:val="000000" w:themeColor="text1"/>
        </w:rPr>
        <w:t xml:space="preserve"> </w:t>
      </w:r>
      <w:r w:rsidR="007D7CFF">
        <w:rPr>
          <w:rFonts w:cs="Times New Roman"/>
          <w:color w:val="000000" w:themeColor="text1"/>
        </w:rPr>
        <w:t>(WE)</w:t>
      </w:r>
    </w:p>
    <w:p w14:paraId="03164159" w14:textId="77777777" w:rsidR="0093370E" w:rsidRPr="00424939" w:rsidRDefault="0093370E" w:rsidP="00E500FB">
      <w:pPr>
        <w:pStyle w:val="ListParagraph"/>
        <w:widowControl w:val="0"/>
        <w:numPr>
          <w:ilvl w:val="0"/>
          <w:numId w:val="88"/>
        </w:numPr>
        <w:adjustRightInd w:val="0"/>
        <w:spacing w:after="0"/>
        <w:ind w:left="720"/>
        <w:textAlignment w:val="baseline"/>
        <w:rPr>
          <w:color w:val="000000" w:themeColor="text1"/>
        </w:rPr>
      </w:pPr>
      <w:r w:rsidRPr="00424939">
        <w:rPr>
          <w:color w:val="000000" w:themeColor="text1"/>
          <w:u w:val="single"/>
        </w:rPr>
        <w:t>Two</w:t>
      </w:r>
      <w:r w:rsidRPr="00424939">
        <w:rPr>
          <w:color w:val="000000" w:themeColor="text1"/>
        </w:rPr>
        <w:t xml:space="preserve"> of the following:</w:t>
      </w:r>
    </w:p>
    <w:p w14:paraId="79E0F244" w14:textId="4DE2788B" w:rsidR="003A3761" w:rsidRPr="00424939" w:rsidRDefault="003A3761" w:rsidP="002D5E56">
      <w:pPr>
        <w:tabs>
          <w:tab w:val="left" w:pos="720"/>
        </w:tabs>
        <w:adjustRightInd w:val="0"/>
        <w:spacing w:after="0"/>
        <w:ind w:left="720"/>
        <w:textAlignment w:val="baseline"/>
        <w:rPr>
          <w:color w:val="000000" w:themeColor="text1"/>
        </w:rPr>
      </w:pPr>
      <w:r w:rsidRPr="00424939">
        <w:rPr>
          <w:color w:val="000000" w:themeColor="text1"/>
        </w:rPr>
        <w:t>ANT-286/-486 Topics in Anthropology</w:t>
      </w:r>
      <w:r w:rsidR="006044F2" w:rsidRPr="00424939">
        <w:rPr>
          <w:color w:val="000000" w:themeColor="text1"/>
        </w:rPr>
        <w:t>: NWP</w:t>
      </w:r>
      <w:r w:rsidRPr="00424939">
        <w:rPr>
          <w:color w:val="000000" w:themeColor="text1"/>
        </w:rPr>
        <w:t xml:space="preserve"> </w:t>
      </w:r>
      <w:r w:rsidR="00FA5BB0">
        <w:rPr>
          <w:color w:val="000000" w:themeColor="text1"/>
        </w:rPr>
        <w:t>(WE)</w:t>
      </w:r>
      <w:r w:rsidR="00FA5BB0" w:rsidRPr="00424939">
        <w:rPr>
          <w:color w:val="000000" w:themeColor="text1"/>
        </w:rPr>
        <w:t xml:space="preserve"> </w:t>
      </w:r>
      <w:r w:rsidRPr="00424939">
        <w:rPr>
          <w:color w:val="000000" w:themeColor="text1"/>
        </w:rPr>
        <w:t>(when appropriate)</w:t>
      </w:r>
    </w:p>
    <w:p w14:paraId="45BB0E2B" w14:textId="00142DCB" w:rsidR="003A3761" w:rsidRPr="00424939" w:rsidRDefault="003A3761" w:rsidP="00391309">
      <w:pPr>
        <w:spacing w:after="0" w:line="228" w:lineRule="auto"/>
        <w:ind w:left="720"/>
        <w:rPr>
          <w:color w:val="000000" w:themeColor="text1"/>
        </w:rPr>
      </w:pPr>
      <w:r w:rsidRPr="00424939">
        <w:rPr>
          <w:color w:val="000000" w:themeColor="text1"/>
        </w:rPr>
        <w:t>ECO-446 International Economics</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Economics</w:instrText>
      </w:r>
      <w:r w:rsidR="00B8454E" w:rsidRPr="00424939">
        <w:rPr>
          <w:color w:val="000000" w:themeColor="text1"/>
        </w:rPr>
        <w:instrText xml:space="preserve">" </w:instrText>
      </w:r>
      <w:r w:rsidR="00B8454E" w:rsidRPr="00424939">
        <w:rPr>
          <w:color w:val="000000" w:themeColor="text1"/>
        </w:rPr>
        <w:fldChar w:fldCharType="end"/>
      </w:r>
    </w:p>
    <w:p w14:paraId="341B5E04" w14:textId="77777777" w:rsidR="003A3761" w:rsidRPr="00424939" w:rsidRDefault="003A3761" w:rsidP="00391309">
      <w:pPr>
        <w:spacing w:after="0" w:line="228" w:lineRule="auto"/>
        <w:ind w:left="720"/>
        <w:rPr>
          <w:color w:val="000000" w:themeColor="text1"/>
        </w:rPr>
      </w:pPr>
      <w:r w:rsidRPr="00424939">
        <w:rPr>
          <w:color w:val="000000" w:themeColor="text1"/>
        </w:rPr>
        <w:t>ECO-495 International Finance</w:t>
      </w:r>
    </w:p>
    <w:p w14:paraId="18F2837E" w14:textId="310108F4" w:rsidR="003A3761" w:rsidRPr="00424939" w:rsidRDefault="003A3761" w:rsidP="00391309">
      <w:pPr>
        <w:spacing w:after="0" w:line="228" w:lineRule="auto"/>
        <w:ind w:left="720"/>
        <w:rPr>
          <w:color w:val="000000" w:themeColor="text1"/>
        </w:rPr>
      </w:pPr>
      <w:r w:rsidRPr="00424939">
        <w:rPr>
          <w:color w:val="000000" w:themeColor="text1"/>
        </w:rPr>
        <w:t>HIS-286 Modern Middle East</w:t>
      </w:r>
      <w:r w:rsidR="00FA5BB0">
        <w:rPr>
          <w:color w:val="000000" w:themeColor="text1"/>
        </w:rPr>
        <w:t xml:space="preserve"> (WE)</w:t>
      </w:r>
    </w:p>
    <w:p w14:paraId="2AAB298E" w14:textId="575ECDF5" w:rsidR="003A3761" w:rsidRPr="00424939" w:rsidRDefault="003A3761" w:rsidP="00391309">
      <w:pPr>
        <w:spacing w:after="0" w:line="228" w:lineRule="auto"/>
        <w:ind w:left="720"/>
        <w:rPr>
          <w:color w:val="000000" w:themeColor="text1"/>
        </w:rPr>
      </w:pPr>
      <w:r w:rsidRPr="00424939">
        <w:rPr>
          <w:color w:val="000000" w:themeColor="text1"/>
        </w:rPr>
        <w:t>HIS-335 Recent American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II</w:t>
      </w:r>
      <w:r w:rsidR="00FA5BB0">
        <w:rPr>
          <w:color w:val="000000" w:themeColor="text1"/>
        </w:rPr>
        <w:t xml:space="preserve"> (WE)</w:t>
      </w:r>
    </w:p>
    <w:p w14:paraId="0365E995" w14:textId="45F8EB9B" w:rsidR="003A3761" w:rsidRPr="00424939" w:rsidRDefault="003A3761" w:rsidP="00391309">
      <w:pPr>
        <w:spacing w:after="0" w:line="228" w:lineRule="auto"/>
        <w:ind w:left="720"/>
        <w:rPr>
          <w:color w:val="000000" w:themeColor="text1"/>
        </w:rPr>
      </w:pPr>
      <w:r w:rsidRPr="00424939">
        <w:rPr>
          <w:color w:val="000000" w:themeColor="text1"/>
        </w:rPr>
        <w:t>HIS-395 U.S. Diplomatic History</w:t>
      </w:r>
      <w:r w:rsidR="00FA5BB0">
        <w:rPr>
          <w:color w:val="000000" w:themeColor="text1"/>
        </w:rPr>
        <w:t xml:space="preserve"> (WE)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p>
    <w:p w14:paraId="77BEA70F" w14:textId="76AE0166" w:rsidR="003A3761" w:rsidRPr="00424939" w:rsidRDefault="003A3761" w:rsidP="00391309">
      <w:pPr>
        <w:spacing w:after="0" w:line="228" w:lineRule="auto"/>
        <w:ind w:left="720"/>
        <w:rPr>
          <w:rFonts w:cs="Times New Roman"/>
          <w:color w:val="000000" w:themeColor="text1"/>
        </w:rPr>
      </w:pPr>
      <w:r w:rsidRPr="00424939">
        <w:rPr>
          <w:rFonts w:cs="Times New Roman"/>
          <w:color w:val="000000" w:themeColor="text1"/>
        </w:rPr>
        <w:t xml:space="preserve">IS-315, IS-316 Topics in International </w:t>
      </w:r>
      <w:r w:rsidR="00760DCD" w:rsidRPr="00424939">
        <w:rPr>
          <w:rFonts w:cs="Times New Roman"/>
          <w:color w:val="000000" w:themeColor="text1"/>
        </w:rPr>
        <w:t>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00760DCD" w:rsidRPr="00424939">
        <w:rPr>
          <w:rFonts w:cs="Times New Roman"/>
          <w:color w:val="000000" w:themeColor="text1"/>
        </w:rPr>
        <w:t xml:space="preserve"> (</w:t>
      </w:r>
      <w:r w:rsidRPr="00424939">
        <w:rPr>
          <w:rFonts w:cs="Times New Roman"/>
          <w:color w:val="000000" w:themeColor="text1"/>
        </w:rPr>
        <w:t xml:space="preserve">when appropriate) </w:t>
      </w:r>
    </w:p>
    <w:p w14:paraId="681BD18C" w14:textId="171FBAD2" w:rsidR="003A3761" w:rsidRPr="00424939" w:rsidRDefault="003A3761" w:rsidP="00391309">
      <w:pPr>
        <w:spacing w:after="0" w:line="228" w:lineRule="auto"/>
        <w:ind w:left="720"/>
        <w:rPr>
          <w:color w:val="000000" w:themeColor="text1"/>
        </w:rPr>
      </w:pPr>
      <w:r w:rsidRPr="00424939">
        <w:rPr>
          <w:color w:val="000000" w:themeColor="text1"/>
        </w:rPr>
        <w:t>POL-305 Terrorism</w:t>
      </w:r>
      <w:r w:rsidR="007D7CFF">
        <w:rPr>
          <w:color w:val="000000" w:themeColor="text1"/>
        </w:rPr>
        <w:t xml:space="preserve"> </w:t>
      </w:r>
      <w:r w:rsidR="007D7CFF">
        <w:rPr>
          <w:rFonts w:cs="Times New Roman"/>
          <w:color w:val="000000" w:themeColor="text1"/>
        </w:rPr>
        <w:t>(WE)</w:t>
      </w:r>
    </w:p>
    <w:p w14:paraId="0E42E5AB" w14:textId="220B54C3" w:rsidR="003A3761" w:rsidRPr="00424939" w:rsidRDefault="003A3761" w:rsidP="00391309">
      <w:pPr>
        <w:spacing w:after="0" w:line="228" w:lineRule="auto"/>
        <w:ind w:left="720"/>
        <w:rPr>
          <w:color w:val="000000" w:themeColor="text1"/>
        </w:rPr>
      </w:pPr>
      <w:r w:rsidRPr="00424939">
        <w:rPr>
          <w:color w:val="000000" w:themeColor="text1"/>
        </w:rPr>
        <w:t>POL-365 American Foreign Policy</w:t>
      </w:r>
      <w:r w:rsidR="007D7CFF">
        <w:rPr>
          <w:color w:val="000000" w:themeColor="text1"/>
        </w:rPr>
        <w:t xml:space="preserve"> </w:t>
      </w:r>
      <w:r w:rsidR="007D7CFF">
        <w:rPr>
          <w:rFonts w:cs="Times New Roman"/>
          <w:color w:val="000000" w:themeColor="text1"/>
        </w:rPr>
        <w:t>(WE)</w:t>
      </w:r>
    </w:p>
    <w:p w14:paraId="377183A0" w14:textId="7EF8E5E0" w:rsidR="003A3761" w:rsidRPr="00424939" w:rsidRDefault="003A3761" w:rsidP="00391309">
      <w:pPr>
        <w:spacing w:after="0" w:line="228" w:lineRule="auto"/>
        <w:ind w:left="720"/>
        <w:rPr>
          <w:color w:val="000000" w:themeColor="text1"/>
        </w:rPr>
      </w:pPr>
      <w:r w:rsidRPr="00424939">
        <w:rPr>
          <w:color w:val="000000" w:themeColor="text1"/>
        </w:rPr>
        <w:t>POL-386 International Development</w:t>
      </w:r>
      <w:r w:rsidR="007D7CFF">
        <w:rPr>
          <w:color w:val="000000" w:themeColor="text1"/>
        </w:rPr>
        <w:t xml:space="preserve"> </w:t>
      </w:r>
      <w:r w:rsidR="007D7CFF">
        <w:rPr>
          <w:rFonts w:cs="Times New Roman"/>
          <w:color w:val="000000" w:themeColor="text1"/>
        </w:rPr>
        <w:t>(WE)</w:t>
      </w:r>
    </w:p>
    <w:p w14:paraId="18D354F0" w14:textId="1D99F62D" w:rsidR="003A3761" w:rsidRDefault="003A3761" w:rsidP="002D5E56">
      <w:pPr>
        <w:ind w:left="720"/>
        <w:rPr>
          <w:rFonts w:cs="Times New Roman"/>
          <w:color w:val="000000" w:themeColor="text1"/>
        </w:rPr>
      </w:pPr>
      <w:r w:rsidRPr="00424939">
        <w:rPr>
          <w:color w:val="000000" w:themeColor="text1"/>
        </w:rPr>
        <w:t>POL-398 Religion</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World Politics</w:t>
      </w:r>
      <w:r w:rsidR="007D7CFF">
        <w:rPr>
          <w:color w:val="000000" w:themeColor="text1"/>
        </w:rPr>
        <w:t xml:space="preserve"> </w:t>
      </w:r>
      <w:r w:rsidR="007D7CFF">
        <w:rPr>
          <w:rFonts w:cs="Times New Roman"/>
          <w:color w:val="000000" w:themeColor="text1"/>
        </w:rPr>
        <w:t>(WE)</w:t>
      </w:r>
    </w:p>
    <w:p w14:paraId="3685CF73" w14:textId="46744F79" w:rsidR="00E61999" w:rsidRDefault="00E61999" w:rsidP="002D5E56">
      <w:pPr>
        <w:ind w:left="720"/>
        <w:rPr>
          <w:color w:val="000000" w:themeColor="text1"/>
        </w:rPr>
      </w:pPr>
    </w:p>
    <w:p w14:paraId="079D508C" w14:textId="77777777" w:rsidR="00E61999" w:rsidRPr="00424939" w:rsidRDefault="00E61999" w:rsidP="002D5E56">
      <w:pPr>
        <w:ind w:left="720"/>
        <w:rPr>
          <w:del w:id="12970" w:author="Summer 2023 updates" w:date="2024-07-31T13:42:00Z"/>
          <w:color w:val="000000" w:themeColor="text1"/>
        </w:rPr>
      </w:pPr>
    </w:p>
    <w:p w14:paraId="567A691C" w14:textId="13A00EBF" w:rsidR="0093370E" w:rsidRPr="007A70A9" w:rsidRDefault="0093370E" w:rsidP="007A70A9">
      <w:pPr>
        <w:spacing w:before="120" w:after="0"/>
        <w:rPr>
          <w:b/>
          <w:rPrChange w:id="12971" w:author="Summer 2023 updates" w:date="2024-07-31T13:42:00Z">
            <w:rPr>
              <w:b/>
              <w:color w:val="000000" w:themeColor="text1"/>
            </w:rPr>
          </w:rPrChange>
        </w:rPr>
        <w:pPrChange w:id="12972" w:author="Summer 2023 updates" w:date="2024-07-31T13:42:00Z">
          <w:pPr>
            <w:tabs>
              <w:tab w:val="left" w:pos="-120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pPr>
        </w:pPrChange>
      </w:pPr>
      <w:r w:rsidRPr="007A70A9">
        <w:rPr>
          <w:b/>
          <w:rPrChange w:id="12973" w:author="Summer 2023 updates" w:date="2024-07-31T13:42:00Z">
            <w:rPr>
              <w:b/>
              <w:color w:val="000000" w:themeColor="text1"/>
            </w:rPr>
          </w:rPrChange>
        </w:rPr>
        <w:t>International Studies</w:t>
      </w:r>
      <w:r w:rsidR="009F4511" w:rsidRPr="007A70A9">
        <w:rPr>
          <w:b/>
          <w:rPrChange w:id="12974" w:author="Summer 2023 updates" w:date="2024-07-31T13:42:00Z">
            <w:rPr>
              <w:b/>
              <w:color w:val="000000" w:themeColor="text1"/>
            </w:rPr>
          </w:rPrChange>
        </w:rPr>
        <w:fldChar w:fldCharType="begin"/>
      </w:r>
      <w:r w:rsidR="009F4511" w:rsidRPr="007A70A9">
        <w:rPr>
          <w:b/>
          <w:rPrChange w:id="12975" w:author="Summer 2023 updates" w:date="2024-07-31T13:42:00Z">
            <w:rPr>
              <w:color w:val="000000" w:themeColor="text1"/>
            </w:rPr>
          </w:rPrChange>
        </w:rPr>
        <w:instrText xml:space="preserve"> XE "International Studies" </w:instrText>
      </w:r>
      <w:r w:rsidR="009F4511" w:rsidRPr="007A70A9">
        <w:rPr>
          <w:b/>
          <w:rPrChange w:id="12976" w:author="Summer 2023 updates" w:date="2024-07-31T13:42:00Z">
            <w:rPr>
              <w:b/>
              <w:color w:val="000000" w:themeColor="text1"/>
            </w:rPr>
          </w:rPrChange>
        </w:rPr>
        <w:fldChar w:fldCharType="end"/>
      </w:r>
      <w:r w:rsidRPr="007A70A9">
        <w:rPr>
          <w:b/>
          <w:rPrChange w:id="12977" w:author="Summer 2023 updates" w:date="2024-07-31T13:42:00Z">
            <w:rPr>
              <w:b/>
              <w:color w:val="000000" w:themeColor="text1"/>
            </w:rPr>
          </w:rPrChange>
        </w:rPr>
        <w:t xml:space="preserve"> Major — </w:t>
      </w:r>
      <w:r w:rsidR="00157C07" w:rsidRPr="007A70A9">
        <w:rPr>
          <w:b/>
          <w:rPrChange w:id="12978" w:author="Summer 2023 updates" w:date="2024-07-31T13:42:00Z">
            <w:rPr>
              <w:b/>
              <w:color w:val="000000" w:themeColor="text1"/>
            </w:rPr>
          </w:rPrChange>
        </w:rPr>
        <w:t>Contemporary European Studies</w:t>
      </w:r>
      <w:r w:rsidR="009F4511" w:rsidRPr="007A70A9">
        <w:rPr>
          <w:b/>
          <w:rPrChange w:id="12979" w:author="Summer 2023 updates" w:date="2024-07-31T13:42:00Z">
            <w:rPr>
              <w:b/>
              <w:color w:val="000000" w:themeColor="text1"/>
            </w:rPr>
          </w:rPrChange>
        </w:rPr>
        <w:fldChar w:fldCharType="begin"/>
      </w:r>
      <w:r w:rsidR="009F4511" w:rsidRPr="007A70A9">
        <w:rPr>
          <w:b/>
          <w:rPrChange w:id="12980" w:author="Summer 2023 updates" w:date="2024-07-31T13:42:00Z">
            <w:rPr>
              <w:color w:val="000000" w:themeColor="text1"/>
            </w:rPr>
          </w:rPrChange>
        </w:rPr>
        <w:instrText xml:space="preserve"> XE "</w:instrText>
      </w:r>
      <w:r w:rsidR="009F4511" w:rsidRPr="007A70A9">
        <w:rPr>
          <w:b/>
          <w:rPrChange w:id="12981" w:author="Summer 2023 updates" w:date="2024-07-31T13:42:00Z">
            <w:rPr>
              <w:b/>
              <w:color w:val="000000" w:themeColor="text1"/>
            </w:rPr>
          </w:rPrChange>
        </w:rPr>
        <w:instrText>Global Cultural Studies</w:instrText>
      </w:r>
      <w:r w:rsidR="009F4511" w:rsidRPr="007A70A9">
        <w:rPr>
          <w:b/>
          <w:rPrChange w:id="12982" w:author="Summer 2023 updates" w:date="2024-07-31T13:42:00Z">
            <w:rPr>
              <w:color w:val="000000" w:themeColor="text1"/>
            </w:rPr>
          </w:rPrChange>
        </w:rPr>
        <w:instrText>" \t "</w:instrText>
      </w:r>
      <w:r w:rsidR="009F4511" w:rsidRPr="007A70A9">
        <w:rPr>
          <w:b/>
          <w:i/>
          <w:rPrChange w:id="12983" w:author="Summer 2023 updates" w:date="2024-07-31T13:42:00Z">
            <w:rPr>
              <w:i/>
              <w:color w:val="000000" w:themeColor="text1"/>
            </w:rPr>
          </w:rPrChange>
        </w:rPr>
        <w:instrText>See</w:instrText>
      </w:r>
      <w:r w:rsidR="009F4511" w:rsidRPr="007A70A9">
        <w:rPr>
          <w:b/>
          <w:rPrChange w:id="12984" w:author="Summer 2023 updates" w:date="2024-07-31T13:42:00Z">
            <w:rPr>
              <w:color w:val="000000" w:themeColor="text1"/>
            </w:rPr>
          </w:rPrChange>
        </w:rPr>
        <w:instrText xml:space="preserve"> International Studies" </w:instrText>
      </w:r>
      <w:r w:rsidR="009F4511" w:rsidRPr="007A70A9">
        <w:rPr>
          <w:b/>
          <w:rPrChange w:id="12985" w:author="Summer 2023 updates" w:date="2024-07-31T13:42:00Z">
            <w:rPr>
              <w:b/>
              <w:color w:val="000000" w:themeColor="text1"/>
            </w:rPr>
          </w:rPrChange>
        </w:rPr>
        <w:fldChar w:fldCharType="end"/>
      </w:r>
    </w:p>
    <w:p w14:paraId="311F35BC" w14:textId="1924E183" w:rsidR="0093370E" w:rsidRPr="00424939" w:rsidRDefault="00146B48" w:rsidP="00526CB0">
      <w:pPr>
        <w:pPrChange w:id="12986" w:author="Summer 2023 updates" w:date="2024-07-31T13:42:00Z">
          <w:pPr>
            <w:spacing w:after="0"/>
          </w:pPr>
        </w:pPrChange>
      </w:pPr>
      <w:r>
        <w:t xml:space="preserve">The </w:t>
      </w:r>
      <w:r w:rsidR="00157C07" w:rsidRPr="00157C07">
        <w:t>Cont</w:t>
      </w:r>
      <w:r>
        <w:t xml:space="preserve">emporary European Studies </w:t>
      </w:r>
      <w:r w:rsidR="00157C07" w:rsidRPr="00157C07">
        <w:t>track emphasize</w:t>
      </w:r>
      <w:r>
        <w:t xml:space="preserve">s the study of cultural </w:t>
      </w:r>
      <w:r w:rsidR="00157C07" w:rsidRPr="00157C07">
        <w:t>commonal</w:t>
      </w:r>
      <w:r>
        <w:t>ities and differences in Europe since the mid-19t</w:t>
      </w:r>
      <w:r w:rsidR="00157C07" w:rsidRPr="00157C07">
        <w:t>h century.</w:t>
      </w:r>
    </w:p>
    <w:p w14:paraId="155D299E" w14:textId="77777777" w:rsidR="0093370E" w:rsidRPr="00424939" w:rsidRDefault="0093370E" w:rsidP="00391309">
      <w:pPr>
        <w:spacing w:after="20"/>
        <w:rPr>
          <w:color w:val="000000" w:themeColor="text1"/>
          <w:u w:val="single"/>
        </w:rPr>
      </w:pPr>
      <w:r w:rsidRPr="00424939">
        <w:rPr>
          <w:color w:val="000000" w:themeColor="text1"/>
          <w:u w:val="single"/>
        </w:rPr>
        <w:t>Contemporary European Studies</w:t>
      </w:r>
    </w:p>
    <w:p w14:paraId="32124E58" w14:textId="55FC8162" w:rsidR="0093370E" w:rsidRPr="00424939" w:rsidRDefault="0093370E" w:rsidP="00E500FB">
      <w:pPr>
        <w:widowControl w:val="0"/>
        <w:numPr>
          <w:ilvl w:val="0"/>
          <w:numId w:val="90"/>
        </w:numPr>
        <w:tabs>
          <w:tab w:val="clear" w:pos="360"/>
          <w:tab w:val="num" w:pos="0"/>
        </w:tabs>
        <w:adjustRightInd w:val="0"/>
        <w:spacing w:after="0"/>
        <w:textAlignment w:val="baseline"/>
        <w:rPr>
          <w:color w:val="000000" w:themeColor="text1"/>
        </w:rPr>
      </w:pPr>
      <w:r w:rsidRPr="00424939">
        <w:rPr>
          <w:color w:val="000000" w:themeColor="text1"/>
          <w:u w:val="single"/>
        </w:rPr>
        <w:t>Seven</w:t>
      </w:r>
      <w:r w:rsidRPr="00424939">
        <w:rPr>
          <w:color w:val="000000" w:themeColor="text1"/>
        </w:rPr>
        <w:t xml:space="preserve"> international studies core courses (</w:t>
      </w:r>
      <w:r w:rsidR="00DD3CE3" w:rsidRPr="00424939">
        <w:rPr>
          <w:color w:val="000000" w:themeColor="text1"/>
        </w:rPr>
        <w:t>s</w:t>
      </w:r>
      <w:r w:rsidR="001F54CB" w:rsidRPr="00424939">
        <w:rPr>
          <w:color w:val="000000" w:themeColor="text1"/>
        </w:rPr>
        <w:t>ee p.</w:t>
      </w:r>
      <w:r w:rsidRPr="00424939">
        <w:rPr>
          <w:color w:val="000000" w:themeColor="text1"/>
        </w:rPr>
        <w:t xml:space="preserve"> </w:t>
      </w:r>
      <w:r w:rsidR="00BE283F" w:rsidRPr="00424939">
        <w:rPr>
          <w:color w:val="000000" w:themeColor="text1"/>
        </w:rPr>
        <w:fldChar w:fldCharType="begin"/>
      </w:r>
      <w:r w:rsidR="00BE283F" w:rsidRPr="00424939">
        <w:rPr>
          <w:color w:val="000000" w:themeColor="text1"/>
        </w:rPr>
        <w:instrText xml:space="preserve"> PAGEREF InternatlStdsCoreCourses \h </w:instrText>
      </w:r>
      <w:r w:rsidR="00BE283F" w:rsidRPr="00424939">
        <w:rPr>
          <w:color w:val="000000" w:themeColor="text1"/>
        </w:rPr>
      </w:r>
      <w:r w:rsidR="00BE283F" w:rsidRPr="00424939">
        <w:rPr>
          <w:color w:val="000000" w:themeColor="text1"/>
        </w:rPr>
        <w:fldChar w:fldCharType="separate"/>
      </w:r>
      <w:r w:rsidR="00A74DA0">
        <w:rPr>
          <w:noProof/>
          <w:color w:val="000000" w:themeColor="text1"/>
        </w:rPr>
        <w:t>153</w:t>
      </w:r>
      <w:r w:rsidR="00BE283F" w:rsidRPr="00424939">
        <w:rPr>
          <w:color w:val="000000" w:themeColor="text1"/>
        </w:rPr>
        <w:fldChar w:fldCharType="end"/>
      </w:r>
      <w:r w:rsidRPr="00424939">
        <w:rPr>
          <w:color w:val="000000" w:themeColor="text1"/>
        </w:rPr>
        <w:t>)</w:t>
      </w:r>
    </w:p>
    <w:p w14:paraId="03544570" w14:textId="70EFCD48" w:rsidR="0093370E" w:rsidRPr="00424939" w:rsidRDefault="00295DA8" w:rsidP="00E500FB">
      <w:pPr>
        <w:pStyle w:val="ListParagraph"/>
        <w:widowControl w:val="0"/>
        <w:numPr>
          <w:ilvl w:val="0"/>
          <w:numId w:val="90"/>
        </w:numPr>
        <w:tabs>
          <w:tab w:val="clear" w:pos="360"/>
          <w:tab w:val="num" w:pos="0"/>
        </w:tabs>
        <w:adjustRightInd w:val="0"/>
        <w:spacing w:after="0"/>
        <w:textAlignment w:val="baseline"/>
        <w:rPr>
          <w:color w:val="000000" w:themeColor="text1"/>
        </w:rPr>
      </w:pPr>
      <w:r w:rsidRPr="00424939">
        <w:rPr>
          <w:color w:val="000000" w:themeColor="text1"/>
        </w:rPr>
        <w:t>HIS-3</w:t>
      </w:r>
      <w:r w:rsidR="0093370E" w:rsidRPr="00424939">
        <w:rPr>
          <w:color w:val="000000" w:themeColor="text1"/>
        </w:rPr>
        <w:t>65 20</w:t>
      </w:r>
      <w:r w:rsidR="0093370E" w:rsidRPr="00424939">
        <w:rPr>
          <w:color w:val="000000" w:themeColor="text1"/>
          <w:vertAlign w:val="superscript"/>
        </w:rPr>
        <w:t>th</w:t>
      </w:r>
      <w:r w:rsidR="0093370E" w:rsidRPr="00424939">
        <w:rPr>
          <w:color w:val="000000" w:themeColor="text1"/>
        </w:rPr>
        <w:t>-Century Europe</w:t>
      </w:r>
      <w:r w:rsidR="008060E3">
        <w:rPr>
          <w:color w:val="000000" w:themeColor="text1"/>
        </w:rPr>
        <w:t xml:space="preserve"> (WE)</w:t>
      </w:r>
    </w:p>
    <w:p w14:paraId="52F88765" w14:textId="65F23495" w:rsidR="0093370E" w:rsidRPr="00424939" w:rsidRDefault="0093370E" w:rsidP="00E500FB">
      <w:pPr>
        <w:pStyle w:val="ListParagraph"/>
        <w:widowControl w:val="0"/>
        <w:numPr>
          <w:ilvl w:val="0"/>
          <w:numId w:val="90"/>
        </w:numPr>
        <w:tabs>
          <w:tab w:val="clear" w:pos="360"/>
          <w:tab w:val="num" w:pos="0"/>
        </w:tabs>
        <w:adjustRightInd w:val="0"/>
        <w:spacing w:after="0"/>
        <w:textAlignment w:val="baseline"/>
        <w:rPr>
          <w:color w:val="000000" w:themeColor="text1"/>
        </w:rPr>
      </w:pPr>
      <w:r w:rsidRPr="00424939">
        <w:rPr>
          <w:color w:val="000000" w:themeColor="text1"/>
        </w:rPr>
        <w:t>POL-298 European Politics</w:t>
      </w:r>
      <w:r w:rsidR="007D7CFF">
        <w:rPr>
          <w:color w:val="000000" w:themeColor="text1"/>
        </w:rPr>
        <w:t xml:space="preserve"> </w:t>
      </w:r>
      <w:r w:rsidR="007D7CFF">
        <w:rPr>
          <w:rFonts w:cs="Times New Roman"/>
          <w:color w:val="000000" w:themeColor="text1"/>
        </w:rPr>
        <w:t>(WE)</w:t>
      </w:r>
    </w:p>
    <w:p w14:paraId="236EFFE4" w14:textId="77777777" w:rsidR="0093370E" w:rsidRPr="00424939" w:rsidRDefault="0093370E" w:rsidP="00E500FB">
      <w:pPr>
        <w:pStyle w:val="ListParagraph"/>
        <w:widowControl w:val="0"/>
        <w:numPr>
          <w:ilvl w:val="0"/>
          <w:numId w:val="90"/>
        </w:numPr>
        <w:tabs>
          <w:tab w:val="clear" w:pos="360"/>
          <w:tab w:val="num" w:pos="0"/>
        </w:tabs>
        <w:adjustRightInd w:val="0"/>
        <w:spacing w:after="0"/>
        <w:ind w:right="90"/>
        <w:textAlignment w:val="baseline"/>
        <w:rPr>
          <w:color w:val="000000" w:themeColor="text1"/>
        </w:rPr>
      </w:pPr>
      <w:r w:rsidRPr="00424939">
        <w:rPr>
          <w:color w:val="000000" w:themeColor="text1"/>
          <w:u w:val="single"/>
        </w:rPr>
        <w:t>Three</w:t>
      </w:r>
      <w:r w:rsidRPr="00424939">
        <w:rPr>
          <w:color w:val="000000" w:themeColor="text1"/>
        </w:rPr>
        <w:t xml:space="preserve"> of the following, two of which must be numbered 300 or above.  At least two academic disciplines must be represented.</w:t>
      </w:r>
    </w:p>
    <w:p w14:paraId="5BEF6258" w14:textId="25F2AAB6" w:rsidR="003A3761" w:rsidRPr="00424939" w:rsidRDefault="003A3761" w:rsidP="00391309">
      <w:pPr>
        <w:spacing w:after="0" w:line="228" w:lineRule="auto"/>
        <w:ind w:left="360"/>
        <w:rPr>
          <w:color w:val="000000" w:themeColor="text1"/>
        </w:rPr>
      </w:pPr>
      <w:r w:rsidRPr="00424939">
        <w:rPr>
          <w:color w:val="000000" w:themeColor="text1"/>
        </w:rPr>
        <w:t xml:space="preserve">ARH-248 </w:t>
      </w:r>
      <w:r w:rsidR="00E768D5">
        <w:rPr>
          <w:color w:val="000000" w:themeColor="text1"/>
        </w:rPr>
        <w:t>Baroque, Rococo, &amp; Neoclassism</w:t>
      </w:r>
    </w:p>
    <w:p w14:paraId="05A3774C" w14:textId="5190F417" w:rsidR="00D56737" w:rsidRPr="00424939" w:rsidRDefault="003A3761" w:rsidP="00D56737">
      <w:pPr>
        <w:spacing w:after="0" w:line="228" w:lineRule="auto"/>
        <w:ind w:left="360"/>
        <w:rPr>
          <w:color w:val="000000" w:themeColor="text1"/>
        </w:rPr>
      </w:pPr>
      <w:r w:rsidRPr="00424939">
        <w:rPr>
          <w:color w:val="000000" w:themeColor="text1"/>
        </w:rPr>
        <w:t>ARH-307 Modern and Contemporary Art</w:t>
      </w:r>
      <w:r w:rsidR="00D56737">
        <w:rPr>
          <w:color w:val="000000" w:themeColor="text1"/>
        </w:rPr>
        <w:t xml:space="preserve"> (WE)</w:t>
      </w:r>
    </w:p>
    <w:p w14:paraId="5AC63C8A" w14:textId="794E93F9" w:rsidR="003A3761" w:rsidRPr="00424939" w:rsidRDefault="003A3761" w:rsidP="00391309">
      <w:pPr>
        <w:spacing w:after="0" w:line="228" w:lineRule="auto"/>
        <w:ind w:left="360"/>
        <w:rPr>
          <w:color w:val="000000" w:themeColor="text1"/>
        </w:rPr>
      </w:pPr>
      <w:r w:rsidRPr="00424939">
        <w:rPr>
          <w:color w:val="000000" w:themeColor="text1"/>
        </w:rPr>
        <w:t>ENG-393 Studies in Modern or Contemporary British Literature</w:t>
      </w:r>
      <w:r w:rsidR="00BA200A">
        <w:rPr>
          <w:color w:val="000000" w:themeColor="text1"/>
        </w:rPr>
        <w:t xml:space="preserve"> </w:t>
      </w:r>
      <w:r w:rsidR="00BA200A">
        <w:rPr>
          <w:rFonts w:cs="Times New Roman"/>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p>
    <w:p w14:paraId="020D6AC1" w14:textId="77777777" w:rsidR="003A3761" w:rsidRPr="00424939" w:rsidRDefault="003A3761" w:rsidP="00391309">
      <w:pPr>
        <w:spacing w:after="0" w:line="228" w:lineRule="auto"/>
        <w:ind w:left="360"/>
        <w:rPr>
          <w:color w:val="000000" w:themeColor="text1"/>
        </w:rPr>
      </w:pPr>
      <w:r w:rsidRPr="00424939">
        <w:rPr>
          <w:color w:val="000000" w:themeColor="text1"/>
        </w:rPr>
        <w:t>FRE-158 France and the Francophone World</w:t>
      </w:r>
    </w:p>
    <w:p w14:paraId="57C521D0" w14:textId="44EA58C2" w:rsidR="003A3761" w:rsidRPr="00424939" w:rsidRDefault="003A3761" w:rsidP="00391309">
      <w:pPr>
        <w:spacing w:after="0" w:line="228" w:lineRule="auto"/>
        <w:ind w:left="360"/>
        <w:rPr>
          <w:color w:val="000000" w:themeColor="text1"/>
        </w:rPr>
      </w:pPr>
      <w:r w:rsidRPr="00424939">
        <w:rPr>
          <w:color w:val="000000" w:themeColor="text1"/>
        </w:rPr>
        <w:t>FRE-</w:t>
      </w:r>
      <w:r w:rsidR="00396460">
        <w:rPr>
          <w:color w:val="000000" w:themeColor="text1"/>
        </w:rPr>
        <w:t>340</w:t>
      </w:r>
      <w:r w:rsidR="00396460" w:rsidRPr="00424939">
        <w:rPr>
          <w:color w:val="000000" w:themeColor="text1"/>
        </w:rPr>
        <w:t xml:space="preserve"> </w:t>
      </w:r>
      <w:r w:rsidRPr="00424939">
        <w:rPr>
          <w:color w:val="000000" w:themeColor="text1"/>
        </w:rPr>
        <w:t xml:space="preserve">French </w:t>
      </w:r>
      <w:r w:rsidR="00825E7A">
        <w:rPr>
          <w:color w:val="000000" w:themeColor="text1"/>
        </w:rPr>
        <w:t xml:space="preserve">and Francophone </w:t>
      </w:r>
      <w:r w:rsidRPr="00424939">
        <w:rPr>
          <w:color w:val="000000" w:themeColor="text1"/>
        </w:rPr>
        <w:t xml:space="preserve">Cinema </w:t>
      </w:r>
      <w:r w:rsidR="00825E7A">
        <w:rPr>
          <w:color w:val="000000" w:themeColor="text1"/>
        </w:rPr>
        <w:t>(WE)</w:t>
      </w:r>
    </w:p>
    <w:p w14:paraId="60114474" w14:textId="7A15A23D" w:rsidR="003A3761" w:rsidRDefault="003A3761" w:rsidP="00391309">
      <w:pPr>
        <w:spacing w:after="0" w:line="228" w:lineRule="auto"/>
        <w:ind w:left="360"/>
        <w:rPr>
          <w:color w:val="000000" w:themeColor="text1"/>
        </w:rPr>
      </w:pPr>
      <w:r w:rsidRPr="00424939">
        <w:rPr>
          <w:color w:val="000000" w:themeColor="text1"/>
        </w:rPr>
        <w:t>HIS-238 Modern France</w:t>
      </w:r>
      <w:r w:rsidR="000F726F">
        <w:rPr>
          <w:color w:val="000000" w:themeColor="text1"/>
        </w:rPr>
        <w:t xml:space="preserve"> (WE)</w:t>
      </w:r>
    </w:p>
    <w:p w14:paraId="2AFDE8EF" w14:textId="0B511470" w:rsidR="00235342" w:rsidRPr="00424939" w:rsidRDefault="00235342" w:rsidP="00235342">
      <w:pPr>
        <w:spacing w:after="0" w:line="228" w:lineRule="auto"/>
        <w:ind w:left="360"/>
        <w:rPr>
          <w:color w:val="000000" w:themeColor="text1"/>
        </w:rPr>
      </w:pPr>
      <w:r w:rsidRPr="00235342">
        <w:rPr>
          <w:color w:val="000000" w:themeColor="text1"/>
        </w:rPr>
        <w:t>HIS-278   History   of   the   Holocaust</w:t>
      </w:r>
      <w:r w:rsidR="00825E7A">
        <w:rPr>
          <w:color w:val="000000" w:themeColor="text1"/>
        </w:rPr>
        <w:t xml:space="preserve"> (WE)</w:t>
      </w:r>
    </w:p>
    <w:p w14:paraId="117BFE85" w14:textId="755DCFEE" w:rsidR="003A3761" w:rsidRPr="00424939" w:rsidRDefault="003A3761" w:rsidP="00391309">
      <w:pPr>
        <w:spacing w:after="0" w:line="228" w:lineRule="auto"/>
        <w:ind w:left="360"/>
        <w:rPr>
          <w:color w:val="000000" w:themeColor="text1"/>
        </w:rPr>
      </w:pPr>
      <w:r w:rsidRPr="00424939">
        <w:rPr>
          <w:color w:val="000000" w:themeColor="text1"/>
        </w:rPr>
        <w:t>HIS-292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of Modern England</w:t>
      </w:r>
      <w:r w:rsidR="008060E3">
        <w:rPr>
          <w:color w:val="000000" w:themeColor="text1"/>
        </w:rPr>
        <w:t xml:space="preserve"> (WE)</w:t>
      </w:r>
    </w:p>
    <w:p w14:paraId="5CDFE8C4" w14:textId="3002D47B" w:rsidR="003A3761" w:rsidRPr="00424939" w:rsidRDefault="003A3761" w:rsidP="00391309">
      <w:pPr>
        <w:spacing w:after="0" w:line="228" w:lineRule="auto"/>
        <w:ind w:left="360"/>
        <w:rPr>
          <w:rFonts w:cs="Times New Roman"/>
          <w:color w:val="000000" w:themeColor="text1"/>
        </w:rPr>
      </w:pPr>
      <w:r w:rsidRPr="00424939">
        <w:rPr>
          <w:rFonts w:cs="Times New Roman"/>
          <w:color w:val="000000" w:themeColor="text1"/>
        </w:rPr>
        <w:t>IS-315 Topics in International Studies</w:t>
      </w:r>
      <w:r w:rsidR="009F4511" w:rsidRPr="00424939">
        <w:rPr>
          <w:rFonts w:cs="Times New Roman"/>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color w:val="000000" w:themeColor="text1"/>
        </w:rPr>
        <w:fldChar w:fldCharType="end"/>
      </w:r>
      <w:r w:rsidRPr="00424939">
        <w:rPr>
          <w:rFonts w:cs="Times New Roman"/>
          <w:color w:val="000000" w:themeColor="text1"/>
        </w:rPr>
        <w:t xml:space="preserve"> (when appropriate)</w:t>
      </w:r>
    </w:p>
    <w:p w14:paraId="14F186BD" w14:textId="3927C3BB" w:rsidR="003A3761" w:rsidRPr="00424939" w:rsidRDefault="003A3761" w:rsidP="00391309">
      <w:pPr>
        <w:spacing w:after="0" w:line="228" w:lineRule="auto"/>
        <w:ind w:left="360"/>
        <w:rPr>
          <w:color w:val="000000" w:themeColor="text1"/>
        </w:rPr>
      </w:pPr>
      <w:r w:rsidRPr="00424939">
        <w:rPr>
          <w:color w:val="000000" w:themeColor="text1"/>
        </w:rPr>
        <w:t>MU-458 Music</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Literature</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III</w:t>
      </w:r>
      <w:r w:rsidR="0081155B">
        <w:rPr>
          <w:color w:val="000000" w:themeColor="text1"/>
        </w:rPr>
        <w:t xml:space="preserve"> </w:t>
      </w:r>
      <w:del w:id="12987" w:author="Summer 2023 updates" w:date="2024-07-31T13:42:00Z">
        <w:r w:rsidR="0081155B">
          <w:rPr>
            <w:rFonts w:cs="Times New Roman"/>
            <w:color w:val="000000" w:themeColor="text1"/>
          </w:rPr>
          <w:delText>(WE)</w:delText>
        </w:r>
      </w:del>
    </w:p>
    <w:p w14:paraId="10CACAD8" w14:textId="503B93A2" w:rsidR="003A3761" w:rsidRPr="00424939" w:rsidRDefault="003A3761" w:rsidP="00391309">
      <w:pPr>
        <w:spacing w:after="0" w:line="228" w:lineRule="auto"/>
        <w:ind w:left="360"/>
        <w:rPr>
          <w:color w:val="000000" w:themeColor="text1"/>
        </w:rPr>
      </w:pPr>
      <w:r w:rsidRPr="00424939">
        <w:rPr>
          <w:color w:val="000000" w:themeColor="text1"/>
        </w:rPr>
        <w:t>REL-138 Modern Judaism</w:t>
      </w:r>
      <w:r w:rsidR="00D96316">
        <w:rPr>
          <w:color w:val="000000" w:themeColor="text1"/>
        </w:rPr>
        <w:t xml:space="preserve"> </w:t>
      </w:r>
      <w:r w:rsidR="00D96316">
        <w:rPr>
          <w:rFonts w:cs="Times New Roman"/>
          <w:color w:val="000000" w:themeColor="text1"/>
        </w:rPr>
        <w:t>(WE)</w:t>
      </w:r>
    </w:p>
    <w:p w14:paraId="4ED46D33" w14:textId="78DFDFE1" w:rsidR="003A3761" w:rsidRPr="00424939" w:rsidRDefault="003A3761" w:rsidP="00391309">
      <w:pPr>
        <w:spacing w:after="0" w:line="228" w:lineRule="auto"/>
        <w:ind w:left="360"/>
        <w:rPr>
          <w:color w:val="000000" w:themeColor="text1"/>
        </w:rPr>
      </w:pPr>
      <w:r w:rsidRPr="00424939">
        <w:rPr>
          <w:color w:val="000000" w:themeColor="text1"/>
        </w:rPr>
        <w:t>REL-148 Islam</w:t>
      </w:r>
      <w:r w:rsidR="00D96316">
        <w:rPr>
          <w:color w:val="000000" w:themeColor="text1"/>
        </w:rPr>
        <w:t xml:space="preserve"> </w:t>
      </w:r>
      <w:r w:rsidR="00D96316">
        <w:rPr>
          <w:rFonts w:cs="Times New Roman"/>
          <w:color w:val="000000" w:themeColor="text1"/>
        </w:rPr>
        <w:t>(WE)</w:t>
      </w:r>
    </w:p>
    <w:p w14:paraId="466E283A" w14:textId="77777777" w:rsidR="003A3761" w:rsidRPr="00424939" w:rsidRDefault="003A3761" w:rsidP="00391309">
      <w:pPr>
        <w:spacing w:after="0" w:line="228" w:lineRule="auto"/>
        <w:ind w:left="360"/>
        <w:rPr>
          <w:color w:val="000000" w:themeColor="text1"/>
        </w:rPr>
      </w:pPr>
      <w:r w:rsidRPr="00424939">
        <w:rPr>
          <w:color w:val="000000" w:themeColor="text1"/>
        </w:rPr>
        <w:t>REL-178 Christianity</w:t>
      </w:r>
    </w:p>
    <w:p w14:paraId="0B0A05BA" w14:textId="6637810C" w:rsidR="003A3761" w:rsidRPr="00424939" w:rsidRDefault="003A3761" w:rsidP="00391309">
      <w:pPr>
        <w:spacing w:after="0" w:line="228" w:lineRule="auto"/>
        <w:ind w:left="360"/>
        <w:rPr>
          <w:color w:val="000000" w:themeColor="text1"/>
        </w:rPr>
      </w:pPr>
      <w:r w:rsidRPr="00424939">
        <w:rPr>
          <w:color w:val="000000" w:themeColor="text1"/>
        </w:rPr>
        <w:t>THE-238 History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color w:val="000000" w:themeColor="text1"/>
        </w:rPr>
        <w:fldChar w:fldCharType="end"/>
      </w:r>
      <w:r w:rsidRPr="00424939">
        <w:rPr>
          <w:color w:val="000000" w:themeColor="text1"/>
        </w:rPr>
        <w:t xml:space="preserve"> and Theatre and Drama II</w:t>
      </w:r>
      <w:r w:rsidR="00615A78">
        <w:rPr>
          <w:color w:val="000000" w:themeColor="text1"/>
        </w:rPr>
        <w:t xml:space="preserve"> (WE)</w:t>
      </w:r>
    </w:p>
    <w:p w14:paraId="366C62C6" w14:textId="3FFBFA72" w:rsidR="0093370E" w:rsidRPr="00424939" w:rsidRDefault="0093370E" w:rsidP="002D5E56">
      <w:pPr>
        <w:ind w:left="360"/>
        <w:rPr>
          <w:color w:val="000000" w:themeColor="text1"/>
        </w:rPr>
      </w:pPr>
      <w:r w:rsidRPr="00424939">
        <w:rPr>
          <w:color w:val="000000" w:themeColor="text1"/>
        </w:rPr>
        <w:t>A course approved by the International Studies</w:t>
      </w:r>
      <w:r w:rsidR="009F4511" w:rsidRPr="00424939">
        <w:rPr>
          <w:color w:val="000000" w:themeColor="text1"/>
        </w:rPr>
        <w:fldChar w:fldCharType="begin"/>
      </w:r>
      <w:r w:rsidR="009F4511" w:rsidRPr="00424939">
        <w:rPr>
          <w:color w:val="000000" w:themeColor="text1"/>
        </w:rPr>
        <w:instrText xml:space="preserve"> XE "International Studies" </w:instrText>
      </w:r>
      <w:r w:rsidR="009F4511" w:rsidRPr="00424939">
        <w:rPr>
          <w:color w:val="000000" w:themeColor="text1"/>
        </w:rPr>
        <w:fldChar w:fldCharType="end"/>
      </w:r>
      <w:r w:rsidRPr="00424939">
        <w:rPr>
          <w:color w:val="000000" w:themeColor="text1"/>
        </w:rPr>
        <w:t xml:space="preserve"> administrative coordinator</w:t>
      </w:r>
    </w:p>
    <w:p w14:paraId="77160F95" w14:textId="77777777" w:rsidR="0093370E" w:rsidRPr="00424939" w:rsidRDefault="0093370E" w:rsidP="007A70A9">
      <w:pPr>
        <w:keepNext/>
        <w:spacing w:before="120" w:after="0"/>
        <w:rPr>
          <w:rFonts w:cs="Times New Roman"/>
          <w:b/>
          <w:smallCaps/>
          <w:color w:val="000000" w:themeColor="text1"/>
        </w:rPr>
        <w:pPrChange w:id="12988" w:author="Summer 2023 updates" w:date="2024-07-31T13:42:00Z">
          <w:pPr>
            <w:keepNext/>
            <w:spacing w:after="0"/>
          </w:pPr>
        </w:pPrChange>
      </w:pPr>
      <w:bookmarkStart w:id="12989" w:name="InternatlStdsCoreCourses"/>
      <w:r w:rsidRPr="00424939">
        <w:rPr>
          <w:rFonts w:cs="Times New Roman"/>
          <w:b/>
          <w:smallCaps/>
          <w:color w:val="000000" w:themeColor="text1"/>
        </w:rPr>
        <w:t xml:space="preserve">courses in </w:t>
      </w:r>
      <w:r w:rsidRPr="00424939">
        <w:rPr>
          <w:b/>
          <w:smallCaps/>
          <w:color w:val="000000" w:themeColor="text1"/>
        </w:rPr>
        <w:t xml:space="preserve">international </w:t>
      </w:r>
      <w:r w:rsidRPr="00424939">
        <w:rPr>
          <w:rFonts w:cs="Times New Roman"/>
          <w:b/>
          <w:smallCaps/>
          <w:color w:val="000000" w:themeColor="text1"/>
        </w:rPr>
        <w:t>s</w:t>
      </w:r>
      <w:r w:rsidRPr="00424939">
        <w:rPr>
          <w:b/>
          <w:smallCaps/>
          <w:color w:val="000000" w:themeColor="text1"/>
        </w:rPr>
        <w:t>tudies</w:t>
      </w:r>
      <w:bookmarkEnd w:id="12989"/>
    </w:p>
    <w:p w14:paraId="2460B62D" w14:textId="4D97FB25" w:rsidR="0093370E" w:rsidRPr="00424939" w:rsidRDefault="0093370E" w:rsidP="002D5E56">
      <w:pPr>
        <w:spacing w:after="0"/>
        <w:rPr>
          <w:rFonts w:cs="Times New Roman"/>
          <w:b/>
          <w:color w:val="000000" w:themeColor="text1"/>
        </w:rPr>
      </w:pPr>
      <w:r w:rsidRPr="00424939">
        <w:rPr>
          <w:b/>
          <w:color w:val="000000" w:themeColor="text1"/>
        </w:rPr>
        <w:t>IS</w:t>
      </w:r>
      <w:r w:rsidR="00E856BA" w:rsidRPr="00424939">
        <w:rPr>
          <w:b/>
          <w:color w:val="000000" w:themeColor="text1"/>
        </w:rPr>
        <w:t>-</w:t>
      </w:r>
      <w:r w:rsidRPr="00424939">
        <w:rPr>
          <w:b/>
          <w:color w:val="000000" w:themeColor="text1"/>
        </w:rPr>
        <w:t>1</w:t>
      </w:r>
      <w:r w:rsidR="00E856BA" w:rsidRPr="00424939">
        <w:rPr>
          <w:b/>
          <w:color w:val="000000" w:themeColor="text1"/>
        </w:rPr>
        <w:t>1</w:t>
      </w:r>
      <w:r w:rsidRPr="00424939">
        <w:rPr>
          <w:b/>
          <w:color w:val="000000" w:themeColor="text1"/>
        </w:rPr>
        <w:t>6 Introduction to 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p>
    <w:p w14:paraId="2D39972B" w14:textId="77777777" w:rsidR="0093370E" w:rsidRPr="00424939" w:rsidRDefault="0093370E" w:rsidP="002F65D6">
      <w:pPr>
        <w:rPr>
          <w:rFonts w:cs="Times New Roman"/>
        </w:rPr>
      </w:pPr>
      <w:r w:rsidRPr="00424939">
        <w:t>A range of case studies introduces students to the nomenclature and analytical approaches of international studies. Focus areas include migration and human geography; global economics, trade, and development; global governance; media and culture across borders. Global health, the environment, and gender issues are also included.</w:t>
      </w:r>
    </w:p>
    <w:p w14:paraId="5CF1C4FC" w14:textId="77777777" w:rsidR="00026021" w:rsidRPr="00424939" w:rsidRDefault="00026021" w:rsidP="00026021">
      <w:pPr>
        <w:spacing w:after="0"/>
        <w:rPr>
          <w:rFonts w:cs="Times New Roman"/>
          <w:b/>
          <w:color w:val="000000" w:themeColor="text1"/>
        </w:rPr>
      </w:pPr>
      <w:r w:rsidRPr="00424939">
        <w:rPr>
          <w:b/>
          <w:color w:val="000000" w:themeColor="text1"/>
        </w:rPr>
        <w:t>IS-126 Human Rights Work with Burmese Migrants in Thailand</w:t>
      </w:r>
    </w:p>
    <w:p w14:paraId="421ECFE3" w14:textId="4459CA26" w:rsidR="00026021" w:rsidRPr="00424939" w:rsidRDefault="000F33C5" w:rsidP="00526CB0">
      <w:r w:rsidRPr="00424939">
        <w:t>Offers the opportun</w:t>
      </w:r>
      <w:r w:rsidR="00026021" w:rsidRPr="00424939">
        <w:t xml:space="preserve">ity during a May-Term residency at a school on the border of Thailand and Myanmar to gain an understanding of the lives of Burmese youth who live as educational migrants in Thailand.  Through teacher/pupil interactions and tutoring, students learn about the conditions that drive Burmese children from their homeland to seek an education in a foreign country and about the challenges these children face far from home.  Students also gain insight into the rewards and pitfalls of international humanitarian work.  </w:t>
      </w:r>
      <w:r w:rsidR="00026021" w:rsidRPr="00424939">
        <w:rPr>
          <w:u w:val="single"/>
        </w:rPr>
        <w:t>Prerequisite</w:t>
      </w:r>
      <w:r w:rsidR="00026021" w:rsidRPr="00424939">
        <w:t>: consent of instructor.  (Offered May Term</w:t>
      </w:r>
      <w:r w:rsidR="008C196D" w:rsidRPr="00424939">
        <w:fldChar w:fldCharType="begin"/>
      </w:r>
      <w:r w:rsidR="008C196D" w:rsidRPr="00424939">
        <w:instrText xml:space="preserve"> XE "</w:instrText>
      </w:r>
      <w:r w:rsidR="008C196D" w:rsidRPr="00424939">
        <w:rPr>
          <w:rFonts w:cs="Times New Roman"/>
        </w:rPr>
        <w:instrText>May Term</w:instrText>
      </w:r>
      <w:r w:rsidR="008C196D" w:rsidRPr="00424939">
        <w:instrText xml:space="preserve">" </w:instrText>
      </w:r>
      <w:r w:rsidR="008C196D" w:rsidRPr="00424939">
        <w:fldChar w:fldCharType="end"/>
      </w:r>
      <w:r w:rsidR="008A062F">
        <w:t xml:space="preserve"> only)</w:t>
      </w:r>
    </w:p>
    <w:p w14:paraId="67D91302" w14:textId="05E5FB3F" w:rsidR="00BF645F" w:rsidRPr="00424939" w:rsidRDefault="00BF645F" w:rsidP="00BF645F">
      <w:pPr>
        <w:spacing w:after="0"/>
        <w:rPr>
          <w:rFonts w:cs="Times New Roman"/>
          <w:b/>
          <w:color w:val="000000" w:themeColor="text1"/>
        </w:rPr>
      </w:pPr>
      <w:r w:rsidRPr="00424939">
        <w:rPr>
          <w:rFonts w:cs="Times New Roman"/>
          <w:b/>
          <w:color w:val="000000" w:themeColor="text1"/>
        </w:rPr>
        <w:t>IS-3</w:t>
      </w:r>
      <w:r w:rsidR="004C11B9" w:rsidRPr="00424939">
        <w:rPr>
          <w:rFonts w:cs="Times New Roman"/>
          <w:b/>
          <w:color w:val="000000" w:themeColor="text1"/>
        </w:rPr>
        <w:t>1</w:t>
      </w:r>
      <w:r w:rsidRPr="00424939">
        <w:rPr>
          <w:rFonts w:cs="Times New Roman"/>
          <w:b/>
          <w:color w:val="000000" w:themeColor="text1"/>
        </w:rPr>
        <w:t>5 Topics in International Studies</w:t>
      </w:r>
      <w:r w:rsidR="009F4511" w:rsidRPr="00424939">
        <w:rPr>
          <w:rFonts w:cs="Times New Roman"/>
          <w:b/>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35A09590" w14:textId="46CA9894" w:rsidR="00BF645F" w:rsidRPr="00424939" w:rsidRDefault="00BF645F" w:rsidP="002F65D6">
      <w:r w:rsidRPr="00424939">
        <w:t xml:space="preserve">A study of a selected topic or theme in international studies. Topics vary and may include interdisciplinary approaches to human migration, transitional justice, human rights. May be taken more than once for credit, provided the topics are substantially different. </w:t>
      </w:r>
      <w:r w:rsidRPr="00424939">
        <w:rPr>
          <w:u w:val="single"/>
        </w:rPr>
        <w:t>Prerequisite</w:t>
      </w:r>
      <w:r w:rsidR="00897BA1" w:rsidRPr="00424939">
        <w:t>:</w:t>
      </w:r>
      <w:r w:rsidRPr="00424939">
        <w:t xml:space="preserve"> Introduction to International Studies</w:t>
      </w:r>
      <w:r w:rsidR="009F4511" w:rsidRPr="00424939">
        <w:fldChar w:fldCharType="begin"/>
      </w:r>
      <w:r w:rsidR="009F4511" w:rsidRPr="00424939">
        <w:instrText xml:space="preserve"> XE "International Studies" </w:instrText>
      </w:r>
      <w:r w:rsidR="009F4511" w:rsidRPr="00424939">
        <w:fldChar w:fldCharType="end"/>
      </w:r>
      <w:r w:rsidRPr="00424939">
        <w:t xml:space="preserve"> (IS-116) or consent of instructor. </w:t>
      </w:r>
    </w:p>
    <w:p w14:paraId="2E559D68" w14:textId="622E2BE9" w:rsidR="00BF645F" w:rsidRPr="00424939" w:rsidRDefault="00BF645F" w:rsidP="00BF645F">
      <w:pPr>
        <w:spacing w:after="0"/>
        <w:rPr>
          <w:rFonts w:cs="Times New Roman"/>
          <w:b/>
          <w:color w:val="000000" w:themeColor="text1"/>
        </w:rPr>
      </w:pPr>
      <w:r w:rsidRPr="00424939">
        <w:rPr>
          <w:rFonts w:cs="Times New Roman"/>
          <w:b/>
          <w:color w:val="000000" w:themeColor="text1"/>
        </w:rPr>
        <w:t>IS-3</w:t>
      </w:r>
      <w:r w:rsidR="004C11B9" w:rsidRPr="00424939">
        <w:rPr>
          <w:rFonts w:cs="Times New Roman"/>
          <w:b/>
          <w:color w:val="000000" w:themeColor="text1"/>
        </w:rPr>
        <w:t>1</w:t>
      </w:r>
      <w:r w:rsidRPr="00424939">
        <w:rPr>
          <w:rFonts w:cs="Times New Roman"/>
          <w:b/>
          <w:color w:val="000000" w:themeColor="text1"/>
        </w:rPr>
        <w:t>6 Topics in International Studies</w:t>
      </w:r>
      <w:r w:rsidR="009F4511" w:rsidRPr="00424939">
        <w:rPr>
          <w:rFonts w:cs="Times New Roman"/>
          <w:b/>
          <w:color w:val="000000" w:themeColor="text1"/>
        </w:rPr>
        <w:fldChar w:fldCharType="begin"/>
      </w:r>
      <w:r w:rsidR="009F4511" w:rsidRPr="00424939">
        <w:rPr>
          <w:color w:val="000000" w:themeColor="text1"/>
        </w:rPr>
        <w:instrText xml:space="preserve"> XE "International Studies" </w:instrText>
      </w:r>
      <w:r w:rsidR="009F4511" w:rsidRPr="00424939">
        <w:rPr>
          <w:rFonts w:cs="Times New Roman"/>
          <w:b/>
          <w:color w:val="000000" w:themeColor="text1"/>
        </w:rPr>
        <w:fldChar w:fldCharType="end"/>
      </w:r>
      <w:r w:rsidRPr="00424939">
        <w:rPr>
          <w:rFonts w:cs="Times New Roman"/>
          <w:b/>
          <w:color w:val="000000" w:themeColor="text1"/>
        </w:rPr>
        <w:t>: Non-Western Perspectives</w:t>
      </w:r>
    </w:p>
    <w:p w14:paraId="66DD9249" w14:textId="501F4F93" w:rsidR="00BF645F" w:rsidRPr="00424939" w:rsidRDefault="00BF645F" w:rsidP="002F65D6">
      <w:r w:rsidRPr="00424939">
        <w:t>Same as Topics in International Studies</w:t>
      </w:r>
      <w:r w:rsidR="009F4511" w:rsidRPr="00424939">
        <w:fldChar w:fldCharType="begin"/>
      </w:r>
      <w:r w:rsidR="009F4511" w:rsidRPr="00424939">
        <w:instrText xml:space="preserve"> XE "International Studies" </w:instrText>
      </w:r>
      <w:r w:rsidR="009F4511" w:rsidRPr="00424939">
        <w:fldChar w:fldCharType="end"/>
      </w:r>
      <w:r w:rsidRPr="00424939">
        <w:t xml:space="preserve"> (IS-3</w:t>
      </w:r>
      <w:r w:rsidR="004C11B9" w:rsidRPr="00424939">
        <w:t>1</w:t>
      </w:r>
      <w:r w:rsidRPr="00424939">
        <w:t>5) except selected works focus on Non-Western Perspectives.</w:t>
      </w:r>
    </w:p>
    <w:p w14:paraId="7B96C9D3" w14:textId="169E480C" w:rsidR="0093370E" w:rsidRPr="00424939" w:rsidRDefault="0093370E" w:rsidP="00613076">
      <w:pPr>
        <w:spacing w:after="0"/>
        <w:rPr>
          <w:b/>
          <w:color w:val="000000" w:themeColor="text1"/>
        </w:rPr>
      </w:pPr>
      <w:r w:rsidRPr="00424939">
        <w:rPr>
          <w:b/>
          <w:color w:val="000000" w:themeColor="text1"/>
        </w:rPr>
        <w:t>IS-</w:t>
      </w:r>
      <w:r w:rsidR="0045082A" w:rsidRPr="00424939">
        <w:rPr>
          <w:b/>
          <w:color w:val="000000" w:themeColor="text1"/>
        </w:rPr>
        <w:t>464</w:t>
      </w:r>
      <w:r w:rsidRPr="00424939">
        <w:rPr>
          <w:b/>
          <w:color w:val="000000" w:themeColor="text1"/>
        </w:rPr>
        <w:t xml:space="preserve"> International Studies</w:t>
      </w:r>
      <w:r w:rsidR="009F4511" w:rsidRPr="00424939">
        <w:rPr>
          <w:b/>
          <w:color w:val="000000" w:themeColor="text1"/>
        </w:rPr>
        <w:fldChar w:fldCharType="begin"/>
      </w:r>
      <w:r w:rsidR="009F4511" w:rsidRPr="00424939">
        <w:rPr>
          <w:color w:val="000000" w:themeColor="text1"/>
        </w:rPr>
        <w:instrText xml:space="preserve"> XE "International Studies" </w:instrText>
      </w:r>
      <w:r w:rsidR="009F4511" w:rsidRPr="00424939">
        <w:rPr>
          <w:b/>
          <w:color w:val="000000" w:themeColor="text1"/>
        </w:rPr>
        <w:fldChar w:fldCharType="end"/>
      </w:r>
      <w:r w:rsidRPr="00424939">
        <w:rPr>
          <w:b/>
          <w:color w:val="000000" w:themeColor="text1"/>
        </w:rPr>
        <w:t xml:space="preserve"> Colloquium</w:t>
      </w:r>
    </w:p>
    <w:p w14:paraId="62C99697" w14:textId="1F2CAC2C" w:rsidR="0093370E" w:rsidRDefault="00A71619" w:rsidP="00526CB0">
      <w:pPr>
        <w:pPrChange w:id="12990" w:author="Summer 2023 updates" w:date="2024-07-31T13:42:00Z">
          <w:pPr>
            <w:spacing w:after="120"/>
          </w:pPr>
        </w:pPrChange>
      </w:pPr>
      <w:r w:rsidRPr="00A71619">
        <w:t>Synthesizes learning from major courses with a blend of cross-disciplinary readings, career exploration, and an independently designed community-based project. The Colloquium is usually taken during Spring Term of the senior year. Satisfactory completion of the Colloquium is required for graduation with a major in international studies.</w:t>
      </w:r>
      <w:r w:rsidR="0093370E" w:rsidRPr="00424939">
        <w:t xml:space="preserve"> </w:t>
      </w:r>
      <w:r w:rsidR="00A7479E" w:rsidRPr="00424939">
        <w:t>P/NP</w:t>
      </w:r>
      <w:r w:rsidR="0093370E" w:rsidRPr="00424939">
        <w:t xml:space="preserve"> basis only.  </w:t>
      </w:r>
      <w:r w:rsidR="0093370E" w:rsidRPr="00424939">
        <w:rPr>
          <w:u w:val="single"/>
        </w:rPr>
        <w:t>Prerequisite</w:t>
      </w:r>
      <w:r w:rsidR="00897BA1" w:rsidRPr="00424939">
        <w:t>:</w:t>
      </w:r>
      <w:r w:rsidR="0093370E" w:rsidRPr="00424939">
        <w:t xml:space="preserve"> consent of instructor. (0.5 course credit)</w:t>
      </w:r>
    </w:p>
    <w:p w14:paraId="458CB19A" w14:textId="77777777" w:rsidR="00E61999" w:rsidRDefault="00E61999">
      <w:pPr>
        <w:spacing w:after="200" w:line="276" w:lineRule="auto"/>
        <w:rPr>
          <w:del w:id="12991" w:author="Summer 2023 updates" w:date="2024-07-31T13:42:00Z"/>
          <w:rFonts w:cs="Times New Roman"/>
          <w:color w:val="000000" w:themeColor="text1"/>
        </w:rPr>
      </w:pPr>
      <w:del w:id="12992" w:author="Summer 2023 updates" w:date="2024-07-31T13:42:00Z">
        <w:r>
          <w:rPr>
            <w:rFonts w:cs="Times New Roman"/>
            <w:color w:val="000000" w:themeColor="text1"/>
          </w:rPr>
          <w:br w:type="page"/>
        </w:r>
      </w:del>
    </w:p>
    <w:p w14:paraId="123627B4" w14:textId="77777777" w:rsidR="007A70A9" w:rsidRPr="00424939" w:rsidRDefault="007A70A9" w:rsidP="00526CB0">
      <w:pPr>
        <w:rPr>
          <w:rPrChange w:id="12993" w:author="Summer 2023 updates" w:date="2024-07-31T13:42:00Z">
            <w:rPr>
              <w:color w:val="000000" w:themeColor="text1"/>
            </w:rPr>
          </w:rPrChange>
        </w:rPr>
        <w:pPrChange w:id="12994" w:author="Summer 2023 updates" w:date="2024-07-31T13:42:00Z">
          <w:pPr>
            <w:spacing w:after="120"/>
          </w:pPr>
        </w:pPrChange>
      </w:pPr>
    </w:p>
    <w:p w14:paraId="230862AD" w14:textId="0CD5260E" w:rsidR="00C56E4F" w:rsidRPr="00424939" w:rsidRDefault="009F69F4" w:rsidP="007A70A9">
      <w:pPr>
        <w:pStyle w:val="Heading4"/>
        <w:spacing w:before="120"/>
        <w:rPr>
          <w:rFonts w:ascii="Garamond" w:hAnsi="Garamond"/>
          <w:color w:val="000000" w:themeColor="text1"/>
        </w:rPr>
        <w:pPrChange w:id="12995" w:author="Summer 2023 updates" w:date="2024-07-31T13:42:00Z">
          <w:pPr>
            <w:pStyle w:val="Heading4"/>
            <w:spacing w:before="0"/>
          </w:pPr>
        </w:pPrChange>
      </w:pPr>
      <w:bookmarkStart w:id="12996" w:name="_Toc141355768"/>
      <w:bookmarkStart w:id="12997" w:name="_Toc110005249"/>
      <w:r w:rsidRPr="00424939">
        <w:rPr>
          <w:rFonts w:ascii="Garamond" w:hAnsi="Garamond"/>
          <w:color w:val="000000" w:themeColor="text1"/>
        </w:rPr>
        <w:t>—</w:t>
      </w:r>
      <w:r w:rsidR="00760DCD" w:rsidRPr="00424939">
        <w:rPr>
          <w:rFonts w:ascii="Garamond" w:hAnsi="Garamond"/>
          <w:color w:val="000000" w:themeColor="text1"/>
        </w:rPr>
        <w:t>Japanese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"Japanese" </w:instrText>
      </w:r>
      <w:r w:rsidR="009F4511" w:rsidRPr="00424939">
        <w:rPr>
          <w:rFonts w:ascii="Garamond" w:hAnsi="Garamond"/>
          <w:color w:val="000000" w:themeColor="text1"/>
        </w:rPr>
        <w:fldChar w:fldCharType="end"/>
      </w:r>
      <w:r w:rsidR="00C56E4F" w:rsidRPr="00424939">
        <w:rPr>
          <w:rFonts w:ascii="Garamond" w:hAnsi="Garamond"/>
          <w:color w:val="000000" w:themeColor="text1"/>
        </w:rPr>
        <w:t xml:space="preserve"> </w:t>
      </w:r>
      <w:r w:rsidRPr="00424939">
        <w:rPr>
          <w:rFonts w:ascii="Garamond" w:hAnsi="Garamond"/>
          <w:color w:val="000000" w:themeColor="text1"/>
        </w:rPr>
        <w:t>(Courses Only)</w:t>
      </w:r>
      <w:bookmarkEnd w:id="12996"/>
      <w:bookmarkEnd w:id="12997"/>
    </w:p>
    <w:p w14:paraId="61F77289" w14:textId="07DFAE30" w:rsidR="008247FF" w:rsidRPr="00424939" w:rsidRDefault="008247FF" w:rsidP="00526CB0">
      <w:pPr>
        <w:rPr>
          <w:b/>
          <w:rPrChange w:id="12998" w:author="Summer 2023 updates" w:date="2024-07-31T13:42:00Z">
            <w:rPr>
              <w:b/>
              <w:color w:val="000000" w:themeColor="text1"/>
            </w:rPr>
          </w:rPrChange>
        </w:rPr>
      </w:pPr>
      <w:r w:rsidRPr="00424939">
        <w:rPr>
          <w:rPrChange w:id="12999" w:author="Summer 2023 updates" w:date="2024-07-31T13:42:00Z">
            <w:rPr>
              <w:color w:val="000000" w:themeColor="text1"/>
            </w:rPr>
          </w:rPrChange>
        </w:rPr>
        <w:t xml:space="preserve">Potter. </w:t>
      </w:r>
    </w:p>
    <w:p w14:paraId="13BE4A49" w14:textId="1FD2473D" w:rsidR="00C56E4F" w:rsidRPr="00424939" w:rsidRDefault="00C56E4F" w:rsidP="007A70A9">
      <w:pPr>
        <w:spacing w:before="120" w:after="0"/>
        <w:rPr>
          <w:rFonts w:cs="Times New Roman"/>
          <w:b/>
          <w:smallCaps/>
          <w:color w:val="000000" w:themeColor="text1"/>
        </w:rPr>
        <w:pPrChange w:id="13000" w:author="Summer 2023 updates" w:date="2024-07-31T13:42:00Z">
          <w:pPr>
            <w:spacing w:after="0"/>
          </w:pPr>
        </w:pPrChange>
      </w:pPr>
      <w:r w:rsidRPr="00424939">
        <w:rPr>
          <w:rFonts w:cs="Times New Roman"/>
          <w:b/>
          <w:smallCaps/>
          <w:color w:val="000000" w:themeColor="text1"/>
        </w:rPr>
        <w:t xml:space="preserve">courses in </w:t>
      </w:r>
      <w:r w:rsidR="00760DCD" w:rsidRPr="00424939">
        <w:rPr>
          <w:rFonts w:cs="Times New Roman"/>
          <w:b/>
          <w:smallCaps/>
          <w:color w:val="000000" w:themeColor="text1"/>
        </w:rPr>
        <w:t>Japanese</w:t>
      </w:r>
      <w:r w:rsidR="009F4511" w:rsidRPr="00424939">
        <w:rPr>
          <w:rFonts w:cs="Times New Roman"/>
          <w:b/>
          <w:smallCaps/>
          <w:color w:val="000000" w:themeColor="text1"/>
        </w:rPr>
        <w:fldChar w:fldCharType="begin"/>
      </w:r>
      <w:r w:rsidR="009F4511" w:rsidRPr="00424939">
        <w:rPr>
          <w:color w:val="000000" w:themeColor="text1"/>
        </w:rPr>
        <w:instrText xml:space="preserve"> XE "Japanese" </w:instrText>
      </w:r>
      <w:r w:rsidR="009F4511" w:rsidRPr="00424939">
        <w:rPr>
          <w:rFonts w:cs="Times New Roman"/>
          <w:b/>
          <w:smallCaps/>
          <w:color w:val="000000" w:themeColor="text1"/>
        </w:rPr>
        <w:fldChar w:fldCharType="end"/>
      </w:r>
      <w:r w:rsidRPr="00424939">
        <w:rPr>
          <w:rFonts w:cs="Times New Roman"/>
          <w:b/>
          <w:smallCaps/>
          <w:color w:val="000000" w:themeColor="text1"/>
        </w:rPr>
        <w:t xml:space="preserve"> </w:t>
      </w:r>
    </w:p>
    <w:p w14:paraId="06349848" w14:textId="77777777" w:rsidR="00C56E4F" w:rsidRPr="00424939" w:rsidRDefault="00C56E4F" w:rsidP="00C56E4F">
      <w:pPr>
        <w:spacing w:after="0"/>
        <w:rPr>
          <w:rFonts w:cs="Times New Roman"/>
          <w:b/>
          <w:color w:val="000000" w:themeColor="text1"/>
        </w:rPr>
      </w:pPr>
      <w:r w:rsidRPr="00424939">
        <w:rPr>
          <w:rFonts w:cs="Times New Roman"/>
          <w:b/>
          <w:color w:val="000000" w:themeColor="text1"/>
        </w:rPr>
        <w:t xml:space="preserve">JPN-106 Images of Foreign Culture </w:t>
      </w:r>
    </w:p>
    <w:p w14:paraId="2AC2B9C1" w14:textId="4DA507CA" w:rsidR="00C56E4F" w:rsidRPr="00424939" w:rsidRDefault="00C56E4F" w:rsidP="00D13DE9">
      <w:pPr>
        <w:spacing w:after="80"/>
        <w:rPr>
          <w:rFonts w:cs="Times New Roman"/>
          <w:color w:val="000000" w:themeColor="text1"/>
        </w:rPr>
      </w:pPr>
      <w:r w:rsidRPr="00424939">
        <w:rPr>
          <w:rFonts w:cs="Times New Roman"/>
          <w:color w:val="000000" w:themeColor="text1"/>
        </w:rPr>
        <w:t>A course dealing with the picture of human activity and values given in foreign short stores, novels, films, and other works of art, as well as in historical documents and the like.  It celebrates and explores the special character of a national or ethnic identity.  Topics vary from year to year.  Taught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B5CF26A" w14:textId="1F30B532" w:rsidR="00C56E4F" w:rsidRPr="00424939" w:rsidRDefault="00C56E4F" w:rsidP="00C56E4F">
      <w:pPr>
        <w:spacing w:after="0"/>
        <w:rPr>
          <w:rFonts w:cs="Times New Roman"/>
          <w:b/>
          <w:color w:val="000000" w:themeColor="text1"/>
        </w:rPr>
      </w:pPr>
      <w:r w:rsidRPr="00424939">
        <w:rPr>
          <w:rFonts w:cs="Times New Roman"/>
          <w:b/>
          <w:color w:val="000000" w:themeColor="text1"/>
        </w:rPr>
        <w:t>JPN-1</w:t>
      </w:r>
      <w:r w:rsidR="0045082A" w:rsidRPr="00424939">
        <w:rPr>
          <w:rFonts w:cs="Times New Roman"/>
          <w:b/>
          <w:color w:val="000000" w:themeColor="text1"/>
        </w:rPr>
        <w:t>15</w:t>
      </w:r>
      <w:r w:rsidRPr="00424939">
        <w:rPr>
          <w:rFonts w:cs="Times New Roman"/>
          <w:b/>
          <w:color w:val="000000" w:themeColor="text1"/>
        </w:rPr>
        <w:t xml:space="preserve"> Elementary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 </w:t>
      </w:r>
    </w:p>
    <w:p w14:paraId="07CC830F" w14:textId="6E23BEDA" w:rsidR="00C56E4F" w:rsidRPr="00424939" w:rsidRDefault="00C56E4F" w:rsidP="00D13DE9">
      <w:pPr>
        <w:spacing w:after="80"/>
        <w:rPr>
          <w:rFonts w:cs="Times New Roman"/>
          <w:color w:val="000000" w:themeColor="text1"/>
        </w:rPr>
      </w:pPr>
      <w:r w:rsidRPr="00424939">
        <w:rPr>
          <w:rFonts w:cs="Times New Roman"/>
          <w:color w:val="000000" w:themeColor="text1"/>
        </w:rPr>
        <w:t>Beginning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phonology, structure, and vocabulary. Study of hiragana and katakana syllabaries with introduction of some kanji. </w:t>
      </w:r>
    </w:p>
    <w:p w14:paraId="4BCC92EA" w14:textId="35CE54DD" w:rsidR="00C56E4F" w:rsidRPr="00424939" w:rsidRDefault="00C56E4F" w:rsidP="00C56E4F">
      <w:pPr>
        <w:spacing w:after="0"/>
        <w:rPr>
          <w:rFonts w:cs="Times New Roman"/>
          <w:b/>
          <w:color w:val="000000" w:themeColor="text1"/>
        </w:rPr>
      </w:pPr>
      <w:r w:rsidRPr="00424939">
        <w:rPr>
          <w:rFonts w:cs="Times New Roman"/>
          <w:b/>
          <w:color w:val="000000" w:themeColor="text1"/>
        </w:rPr>
        <w:t>JPN-1</w:t>
      </w:r>
      <w:r w:rsidR="0045082A" w:rsidRPr="00424939">
        <w:rPr>
          <w:rFonts w:cs="Times New Roman"/>
          <w:b/>
          <w:color w:val="000000" w:themeColor="text1"/>
        </w:rPr>
        <w:t>25</w:t>
      </w:r>
      <w:r w:rsidRPr="00424939">
        <w:rPr>
          <w:rFonts w:cs="Times New Roman"/>
          <w:b/>
          <w:color w:val="000000" w:themeColor="text1"/>
        </w:rPr>
        <w:t xml:space="preserve"> Elementary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II </w:t>
      </w:r>
    </w:p>
    <w:p w14:paraId="022D0B41" w14:textId="0B55E1CB" w:rsidR="00C56E4F" w:rsidRPr="00424939" w:rsidRDefault="00C56E4F" w:rsidP="00D13DE9">
      <w:pPr>
        <w:spacing w:after="80"/>
        <w:rPr>
          <w:rFonts w:cs="Times New Roman"/>
          <w:color w:val="000000" w:themeColor="text1"/>
        </w:rPr>
      </w:pPr>
      <w:r w:rsidRPr="00424939">
        <w:rPr>
          <w:rFonts w:cs="Times New Roman"/>
          <w:color w:val="000000" w:themeColor="text1"/>
        </w:rPr>
        <w:t>Continuing study of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phonology, structure and vocabulary. Study of hiragana and katakana syllabaries with introduction of some kanji. </w:t>
      </w:r>
      <w:r w:rsidRPr="00424939">
        <w:rPr>
          <w:rFonts w:cs="Times New Roman"/>
          <w:color w:val="000000" w:themeColor="text1"/>
          <w:u w:val="single"/>
        </w:rPr>
        <w:t>Prerequisite</w:t>
      </w:r>
      <w:r w:rsidR="00897BA1" w:rsidRPr="00424939">
        <w:rPr>
          <w:rFonts w:cs="Times New Roman"/>
          <w:color w:val="000000" w:themeColor="text1"/>
        </w:rPr>
        <w:t>:</w:t>
      </w:r>
      <w:r w:rsidR="0045082A" w:rsidRPr="00424939">
        <w:rPr>
          <w:rFonts w:cs="Times New Roman"/>
          <w:color w:val="000000" w:themeColor="text1"/>
        </w:rPr>
        <w:t xml:space="preserve"> Elementary Japanese I (JPN-11</w:t>
      </w:r>
      <w:r w:rsidRPr="00424939">
        <w:rPr>
          <w:rFonts w:cs="Times New Roman"/>
          <w:color w:val="000000" w:themeColor="text1"/>
        </w:rPr>
        <w:t xml:space="preserve">5) or consent of instructor. </w:t>
      </w:r>
    </w:p>
    <w:p w14:paraId="151573D7" w14:textId="53275E2F" w:rsidR="00C56E4F" w:rsidRPr="00424939" w:rsidRDefault="00C56E4F" w:rsidP="00C56E4F">
      <w:pPr>
        <w:spacing w:after="0"/>
        <w:rPr>
          <w:rFonts w:cs="Times New Roman"/>
          <w:b/>
          <w:color w:val="000000" w:themeColor="text1"/>
        </w:rPr>
      </w:pPr>
      <w:r w:rsidRPr="00424939">
        <w:rPr>
          <w:rFonts w:cs="Times New Roman"/>
          <w:b/>
          <w:color w:val="000000" w:themeColor="text1"/>
        </w:rPr>
        <w:t>JPN-215 Intermediate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 </w:t>
      </w:r>
    </w:p>
    <w:p w14:paraId="7309AD90" w14:textId="046867A6" w:rsidR="00C56E4F" w:rsidRPr="00424939" w:rsidRDefault="00C56E4F" w:rsidP="00D13DE9">
      <w:pPr>
        <w:spacing w:after="80"/>
        <w:rPr>
          <w:rFonts w:cs="Times New Roman"/>
          <w:color w:val="000000" w:themeColor="text1"/>
        </w:rPr>
      </w:pPr>
      <w:r w:rsidRPr="00424939">
        <w:rPr>
          <w:rFonts w:cs="Times New Roman"/>
          <w:color w:val="000000" w:themeColor="text1"/>
        </w:rPr>
        <w:t>Reading and discussion of selected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texts, with continued work on grammatical structures. Increased emphasis on kanji. </w:t>
      </w:r>
      <w:r w:rsidRPr="00424939">
        <w:rPr>
          <w:rFonts w:cs="Times New Roman"/>
          <w:color w:val="000000" w:themeColor="text1"/>
          <w:u w:val="single"/>
        </w:rPr>
        <w:t>Prerequisite</w:t>
      </w:r>
      <w:r w:rsidR="00897BA1" w:rsidRPr="00424939">
        <w:rPr>
          <w:rFonts w:cs="Times New Roman"/>
          <w:color w:val="000000" w:themeColor="text1"/>
        </w:rPr>
        <w:t>:</w:t>
      </w:r>
      <w:r w:rsidR="0045082A" w:rsidRPr="00424939">
        <w:rPr>
          <w:rFonts w:cs="Times New Roman"/>
          <w:color w:val="000000" w:themeColor="text1"/>
        </w:rPr>
        <w:t xml:space="preserve"> Elementary Japanese II (JPN-12</w:t>
      </w:r>
      <w:r w:rsidRPr="00424939">
        <w:rPr>
          <w:rFonts w:cs="Times New Roman"/>
          <w:color w:val="000000" w:themeColor="text1"/>
        </w:rPr>
        <w:t xml:space="preserve">5) or consent of instructor. </w:t>
      </w:r>
    </w:p>
    <w:p w14:paraId="55544F78" w14:textId="49C5A45B" w:rsidR="00C56E4F" w:rsidRPr="00424939" w:rsidRDefault="00C56E4F" w:rsidP="00C56E4F">
      <w:pPr>
        <w:spacing w:after="0"/>
        <w:rPr>
          <w:rFonts w:cs="Times New Roman"/>
          <w:b/>
          <w:color w:val="000000" w:themeColor="text1"/>
        </w:rPr>
      </w:pPr>
      <w:r w:rsidRPr="00424939">
        <w:rPr>
          <w:rFonts w:cs="Times New Roman"/>
          <w:b/>
          <w:color w:val="000000" w:themeColor="text1"/>
        </w:rPr>
        <w:t>JPN-225 Intermediate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II </w:t>
      </w:r>
    </w:p>
    <w:p w14:paraId="1E7986A3" w14:textId="3E80912E" w:rsidR="00C56E4F" w:rsidRPr="00424939" w:rsidRDefault="00C56E4F" w:rsidP="00D13DE9">
      <w:pPr>
        <w:spacing w:after="80"/>
        <w:rPr>
          <w:rFonts w:cs="Times New Roman"/>
          <w:color w:val="000000" w:themeColor="text1"/>
        </w:rPr>
      </w:pPr>
      <w:r w:rsidRPr="00424939">
        <w:rPr>
          <w:rFonts w:cs="Times New Roman"/>
          <w:color w:val="000000" w:themeColor="text1"/>
        </w:rPr>
        <w:t>Reading and discussion of selected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texts, with continued work on grammatical structures. Increased emphasis on kanji.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Intermediate Japanese I (JPN-215) or consent of instructor. </w:t>
      </w:r>
    </w:p>
    <w:p w14:paraId="372EDF1A" w14:textId="4319B2F0" w:rsidR="00C56E4F" w:rsidRPr="00424939" w:rsidRDefault="00C56E4F" w:rsidP="00C56E4F">
      <w:pPr>
        <w:spacing w:after="0"/>
        <w:rPr>
          <w:rFonts w:cs="Times New Roman"/>
          <w:b/>
          <w:color w:val="000000" w:themeColor="text1"/>
        </w:rPr>
      </w:pPr>
      <w:r w:rsidRPr="00424939">
        <w:rPr>
          <w:rFonts w:cs="Times New Roman"/>
          <w:b/>
          <w:color w:val="000000" w:themeColor="text1"/>
        </w:rPr>
        <w:t>JPN-305 Topics in the Japanese</w:t>
      </w:r>
      <w:r w:rsidR="009F4511" w:rsidRPr="00424939">
        <w:rPr>
          <w:rFonts w:cs="Times New Roman"/>
          <w:b/>
          <w:color w:val="000000" w:themeColor="text1"/>
        </w:rPr>
        <w:fldChar w:fldCharType="begin"/>
      </w:r>
      <w:r w:rsidR="009F4511" w:rsidRPr="00424939">
        <w:rPr>
          <w:color w:val="000000" w:themeColor="text1"/>
        </w:rPr>
        <w:instrText xml:space="preserve"> XE "Japanese" </w:instrText>
      </w:r>
      <w:r w:rsidR="009F4511" w:rsidRPr="00424939">
        <w:rPr>
          <w:rFonts w:cs="Times New Roman"/>
          <w:b/>
          <w:color w:val="000000" w:themeColor="text1"/>
        </w:rPr>
        <w:fldChar w:fldCharType="end"/>
      </w:r>
      <w:r w:rsidRPr="00424939">
        <w:rPr>
          <w:rFonts w:cs="Times New Roman"/>
          <w:b/>
          <w:color w:val="000000" w:themeColor="text1"/>
        </w:rPr>
        <w:t xml:space="preserve"> Language </w:t>
      </w:r>
    </w:p>
    <w:p w14:paraId="1C31B1A7" w14:textId="5DD565D8" w:rsidR="00C56E4F" w:rsidRDefault="00C56E4F" w:rsidP="00B733D7">
      <w:pPr>
        <w:spacing w:after="0"/>
        <w:rPr>
          <w:rFonts w:cs="Times New Roman"/>
          <w:color w:val="000000" w:themeColor="text1"/>
        </w:rPr>
      </w:pPr>
      <w:r w:rsidRPr="00424939">
        <w:rPr>
          <w:rFonts w:cs="Times New Roman"/>
          <w:color w:val="000000" w:themeColor="text1"/>
        </w:rPr>
        <w:t>An advanced study of the Japanese</w:t>
      </w:r>
      <w:r w:rsidR="009F4511" w:rsidRPr="00424939">
        <w:rPr>
          <w:rFonts w:cs="Times New Roman"/>
          <w:color w:val="000000" w:themeColor="text1"/>
        </w:rPr>
        <w:fldChar w:fldCharType="begin"/>
      </w:r>
      <w:r w:rsidR="009F4511" w:rsidRPr="00424939">
        <w:rPr>
          <w:color w:val="000000" w:themeColor="text1"/>
        </w:rPr>
        <w:instrText xml:space="preserve"> XE "Japanese" </w:instrText>
      </w:r>
      <w:r w:rsidR="009F4511" w:rsidRPr="00424939">
        <w:rPr>
          <w:rFonts w:cs="Times New Roman"/>
          <w:color w:val="000000" w:themeColor="text1"/>
        </w:rPr>
        <w:fldChar w:fldCharType="end"/>
      </w:r>
      <w:r w:rsidRPr="00424939">
        <w:rPr>
          <w:rFonts w:cs="Times New Roman"/>
          <w:color w:val="000000" w:themeColor="text1"/>
        </w:rPr>
        <w:t xml:space="preserve"> language. May be taken more than once.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Intermediate Japanese II (JPN</w:t>
      </w:r>
      <w:r w:rsidR="002F65D6">
        <w:rPr>
          <w:rFonts w:cs="Times New Roman"/>
          <w:color w:val="000000" w:themeColor="text1"/>
        </w:rPr>
        <w:t>-225) or consent of instructor.</w:t>
      </w:r>
    </w:p>
    <w:p w14:paraId="5EB0FC1D" w14:textId="116F90A9" w:rsidR="00B733D7" w:rsidRDefault="00B733D7" w:rsidP="00526CB0">
      <w:pPr>
        <w:rPr>
          <w:rPrChange w:id="13001" w:author="Summer 2023 updates" w:date="2024-07-31T13:42:00Z">
            <w:rPr>
              <w:color w:val="000000" w:themeColor="text1"/>
            </w:rPr>
          </w:rPrChange>
        </w:rPr>
        <w:pPrChange w:id="13002" w:author="Summer 2023 updates" w:date="2024-07-31T13:42:00Z">
          <w:pPr>
            <w:spacing w:after="0"/>
          </w:pPr>
        </w:pPrChange>
      </w:pPr>
    </w:p>
    <w:p w14:paraId="41864486" w14:textId="77777777" w:rsidR="00B733D7" w:rsidRPr="00424939" w:rsidRDefault="00B733D7" w:rsidP="00B733D7">
      <w:pPr>
        <w:spacing w:after="0"/>
        <w:rPr>
          <w:del w:id="13003" w:author="Summer 2023 updates" w:date="2024-07-31T13:42:00Z"/>
          <w:rFonts w:cs="Times New Roman"/>
          <w:color w:val="000000" w:themeColor="text1"/>
        </w:rPr>
      </w:pPr>
    </w:p>
    <w:p w14:paraId="04ABE397" w14:textId="50D7F982" w:rsidR="00D55E94" w:rsidRPr="00424939" w:rsidRDefault="009F69F4" w:rsidP="007A70A9">
      <w:pPr>
        <w:pStyle w:val="Heading4"/>
        <w:spacing w:before="120"/>
        <w:rPr>
          <w:rFonts w:ascii="Garamond" w:hAnsi="Garamond"/>
          <w:color w:val="000000" w:themeColor="text1"/>
        </w:rPr>
        <w:pPrChange w:id="13004" w:author="Summer 2023 updates" w:date="2024-07-31T13:42:00Z">
          <w:pPr>
            <w:pStyle w:val="Heading4"/>
          </w:pPr>
        </w:pPrChange>
      </w:pPr>
      <w:bookmarkStart w:id="13005" w:name="_Ref14938015"/>
      <w:bookmarkStart w:id="13006" w:name="_Ref14938022"/>
      <w:bookmarkStart w:id="13007" w:name="_Toc141355769"/>
      <w:bookmarkStart w:id="13008" w:name="_Toc110005250"/>
      <w:r w:rsidRPr="00424939">
        <w:rPr>
          <w:rFonts w:ascii="Garamond" w:hAnsi="Garamond"/>
          <w:color w:val="000000" w:themeColor="text1"/>
        </w:rPr>
        <w:t>—Kinesiology</w:t>
      </w:r>
      <w:bookmarkEnd w:id="13005"/>
      <w:bookmarkEnd w:id="13006"/>
      <w:bookmarkEnd w:id="13007"/>
      <w:bookmarkEnd w:id="1300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Kinesiology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5827C59" w14:textId="13DE89C5" w:rsidR="00147166" w:rsidRPr="00424939" w:rsidRDefault="00D55E94" w:rsidP="00D55E94">
      <w:pPr>
        <w:rPr>
          <w:rFonts w:cs="Times New Roman"/>
          <w:color w:val="000000" w:themeColor="text1"/>
        </w:rPr>
      </w:pPr>
      <w:r w:rsidRPr="00424939">
        <w:rPr>
          <w:rFonts w:cs="Times New Roman"/>
          <w:color w:val="000000" w:themeColor="text1"/>
        </w:rPr>
        <w:t>Atwater</w:t>
      </w:r>
      <w:del w:id="13009" w:author="Summer 2023 updates" w:date="2024-07-31T13:42:00Z">
        <w:r w:rsidRPr="00424939">
          <w:rPr>
            <w:rFonts w:cs="Times New Roman"/>
            <w:color w:val="000000" w:themeColor="text1"/>
          </w:rPr>
          <w:delText xml:space="preserve">, </w:delText>
        </w:r>
        <w:r w:rsidR="00147166" w:rsidRPr="00424939">
          <w:rPr>
            <w:rFonts w:cs="Times New Roman"/>
            <w:color w:val="000000" w:themeColor="text1"/>
          </w:rPr>
          <w:delText>Brendes,</w:delText>
        </w:r>
      </w:del>
      <w:ins w:id="13010" w:author="Summer 2023 updates" w:date="2024-07-31T13:42:00Z">
        <w:r w:rsidR="0041739D">
          <w:rPr>
            <w:rFonts w:cs="Times New Roman"/>
            <w:color w:val="000000" w:themeColor="text1"/>
          </w:rPr>
          <w:t xml:space="preserve"> (Chair)</w:t>
        </w:r>
        <w:r w:rsidRPr="00424939">
          <w:rPr>
            <w:rFonts w:cs="Times New Roman"/>
            <w:color w:val="000000" w:themeColor="text1"/>
          </w:rPr>
          <w:t>,</w:t>
        </w:r>
      </w:ins>
      <w:r w:rsidRPr="00424939">
        <w:rPr>
          <w:rFonts w:cs="Times New Roman"/>
          <w:color w:val="000000" w:themeColor="text1"/>
        </w:rPr>
        <w:t xml:space="preserve"> </w:t>
      </w:r>
      <w:r w:rsidR="00FC7FF1" w:rsidRPr="00424939">
        <w:rPr>
          <w:rFonts w:cs="Times New Roman"/>
          <w:color w:val="000000" w:themeColor="text1"/>
        </w:rPr>
        <w:t>Chandler</w:t>
      </w:r>
      <w:r w:rsidRPr="00424939">
        <w:rPr>
          <w:rFonts w:cs="Times New Roman"/>
          <w:color w:val="000000" w:themeColor="text1"/>
        </w:rPr>
        <w:t xml:space="preserve">, </w:t>
      </w:r>
      <w:del w:id="13011" w:author="Summer 2023 updates" w:date="2024-07-31T13:42:00Z">
        <w:r w:rsidR="003123E4" w:rsidRPr="00424939">
          <w:rPr>
            <w:rFonts w:cs="Times New Roman"/>
            <w:color w:val="000000" w:themeColor="text1"/>
          </w:rPr>
          <w:delText xml:space="preserve">R. Christensen, </w:delText>
        </w:r>
        <w:r w:rsidRPr="00424939">
          <w:rPr>
            <w:rFonts w:cs="Times New Roman"/>
            <w:color w:val="000000" w:themeColor="text1"/>
          </w:rPr>
          <w:delText xml:space="preserve">Galbraith, </w:delText>
        </w:r>
        <w:r w:rsidR="00CB3142" w:rsidRPr="00424939">
          <w:rPr>
            <w:rFonts w:cs="Times New Roman"/>
            <w:color w:val="000000" w:themeColor="text1"/>
          </w:rPr>
          <w:delText xml:space="preserve">Gee, </w:delText>
        </w:r>
        <w:r w:rsidR="00391DAA" w:rsidRPr="00424939">
          <w:rPr>
            <w:rFonts w:cs="Times New Roman"/>
            <w:color w:val="000000" w:themeColor="text1"/>
          </w:rPr>
          <w:delText>Griffith</w:delText>
        </w:r>
        <w:r w:rsidR="00147166" w:rsidRPr="00424939">
          <w:rPr>
            <w:rFonts w:cs="Times New Roman"/>
            <w:color w:val="000000" w:themeColor="text1"/>
          </w:rPr>
          <w:delText>, LeFe</w:delText>
        </w:r>
        <w:r w:rsidR="003537F2" w:rsidRPr="00424939">
          <w:rPr>
            <w:rFonts w:cs="Times New Roman"/>
            <w:color w:val="000000" w:themeColor="text1"/>
          </w:rPr>
          <w:delText>v</w:delText>
        </w:r>
        <w:r w:rsidR="00147166" w:rsidRPr="00424939">
          <w:rPr>
            <w:rFonts w:cs="Times New Roman"/>
            <w:color w:val="000000" w:themeColor="text1"/>
          </w:rPr>
          <w:delText xml:space="preserve">re, </w:delText>
        </w:r>
      </w:del>
      <w:r w:rsidR="005026BE" w:rsidRPr="00424939">
        <w:rPr>
          <w:rFonts w:cs="Times New Roman"/>
          <w:color w:val="000000" w:themeColor="text1"/>
        </w:rPr>
        <w:t xml:space="preserve">Libby, </w:t>
      </w:r>
      <w:del w:id="13012" w:author="Summer 2023 updates" w:date="2024-07-31T13:42:00Z">
        <w:r w:rsidR="003123E4" w:rsidRPr="00424939">
          <w:rPr>
            <w:rFonts w:cs="Times New Roman"/>
            <w:color w:val="000000" w:themeColor="text1"/>
          </w:rPr>
          <w:delText>Martin</w:delText>
        </w:r>
        <w:r w:rsidR="005026BE" w:rsidRPr="00424939">
          <w:rPr>
            <w:rFonts w:cs="Times New Roman"/>
            <w:color w:val="000000" w:themeColor="text1"/>
          </w:rPr>
          <w:delText xml:space="preserve">, </w:delText>
        </w:r>
        <w:r w:rsidR="00B84930" w:rsidRPr="00424939">
          <w:rPr>
            <w:rFonts w:cs="Times New Roman"/>
            <w:color w:val="000000" w:themeColor="text1"/>
          </w:rPr>
          <w:delText xml:space="preserve">Molinari, </w:delText>
        </w:r>
        <w:r w:rsidR="003123E4" w:rsidRPr="00424939">
          <w:rPr>
            <w:rFonts w:cs="Times New Roman"/>
            <w:color w:val="000000" w:themeColor="text1"/>
          </w:rPr>
          <w:delText xml:space="preserve">Parks, </w:delText>
        </w:r>
        <w:r w:rsidR="00B84930" w:rsidRPr="00424939">
          <w:rPr>
            <w:rFonts w:cs="Times New Roman"/>
            <w:color w:val="000000" w:themeColor="text1"/>
          </w:rPr>
          <w:delText>P</w:delText>
        </w:r>
        <w:r w:rsidR="003123E4" w:rsidRPr="00424939">
          <w:rPr>
            <w:rFonts w:cs="Times New Roman"/>
            <w:color w:val="000000" w:themeColor="text1"/>
          </w:rPr>
          <w:delText>ru</w:delText>
        </w:r>
        <w:r w:rsidR="00B84930" w:rsidRPr="00424939">
          <w:rPr>
            <w:rFonts w:cs="Times New Roman"/>
            <w:color w:val="000000" w:themeColor="text1"/>
          </w:rPr>
          <w:delText xml:space="preserve">nty, </w:delText>
        </w:r>
        <w:r w:rsidRPr="00424939">
          <w:rPr>
            <w:rFonts w:cs="Times New Roman"/>
            <w:color w:val="000000" w:themeColor="text1"/>
          </w:rPr>
          <w:delText xml:space="preserve">Rice, </w:delText>
        </w:r>
        <w:r w:rsidR="00CB3142" w:rsidRPr="00424939">
          <w:rPr>
            <w:rFonts w:cs="Times New Roman"/>
            <w:color w:val="000000" w:themeColor="text1"/>
          </w:rPr>
          <w:delText xml:space="preserve">Roberts, </w:delText>
        </w:r>
        <w:r w:rsidR="00E7535A" w:rsidRPr="00424939">
          <w:rPr>
            <w:rFonts w:cs="Times New Roman"/>
            <w:color w:val="000000" w:themeColor="text1"/>
          </w:rPr>
          <w:delText xml:space="preserve">E. </w:delText>
        </w:r>
        <w:r w:rsidRPr="00424939">
          <w:rPr>
            <w:rFonts w:cs="Times New Roman"/>
            <w:color w:val="000000" w:themeColor="text1"/>
          </w:rPr>
          <w:delText xml:space="preserve">Rodgers, </w:delText>
        </w:r>
      </w:del>
      <w:r w:rsidRPr="00424939">
        <w:rPr>
          <w:rFonts w:cs="Times New Roman"/>
          <w:color w:val="000000" w:themeColor="text1"/>
        </w:rPr>
        <w:t>Rydze</w:t>
      </w:r>
      <w:del w:id="13013" w:author="Summer 2023 updates" w:date="2024-07-31T13:42:00Z">
        <w:r w:rsidRPr="00424939">
          <w:rPr>
            <w:rFonts w:cs="Times New Roman"/>
            <w:color w:val="000000" w:themeColor="text1"/>
          </w:rPr>
          <w:delText xml:space="preserve"> (Chair)</w:delText>
        </w:r>
        <w:r w:rsidR="00CB3142" w:rsidRPr="00424939">
          <w:rPr>
            <w:rFonts w:cs="Times New Roman"/>
            <w:color w:val="000000" w:themeColor="text1"/>
          </w:rPr>
          <w:delText xml:space="preserve">, </w:delText>
        </w:r>
        <w:r w:rsidR="003123E4" w:rsidRPr="00424939">
          <w:rPr>
            <w:rFonts w:cs="Times New Roman"/>
            <w:color w:val="000000" w:themeColor="text1"/>
          </w:rPr>
          <w:delText xml:space="preserve">Snyder, </w:delText>
        </w:r>
        <w:r w:rsidR="00B54B9C" w:rsidRPr="00424939">
          <w:rPr>
            <w:rFonts w:cs="Times New Roman"/>
            <w:color w:val="000000" w:themeColor="text1"/>
          </w:rPr>
          <w:delText xml:space="preserve">Tiedt, </w:delText>
        </w:r>
        <w:r w:rsidR="00CB3142" w:rsidRPr="00424939">
          <w:rPr>
            <w:rFonts w:cs="Times New Roman"/>
            <w:color w:val="000000" w:themeColor="text1"/>
          </w:rPr>
          <w:delText>Walter</w:delText>
        </w:r>
        <w:r w:rsidR="003123E4" w:rsidRPr="00424939">
          <w:rPr>
            <w:rFonts w:cs="Times New Roman"/>
            <w:color w:val="000000" w:themeColor="text1"/>
          </w:rPr>
          <w:delText>, Woodin</w:delText>
        </w:r>
      </w:del>
      <w:r w:rsidRPr="00424939">
        <w:rPr>
          <w:rFonts w:cs="Times New Roman"/>
          <w:color w:val="000000" w:themeColor="text1"/>
        </w:rPr>
        <w:t>.</w:t>
      </w:r>
    </w:p>
    <w:p w14:paraId="21E26559" w14:textId="58A8A9F4" w:rsidR="00D55E94" w:rsidRPr="00424939" w:rsidRDefault="00D55E94" w:rsidP="009D1300">
      <w:pPr>
        <w:rPr>
          <w:rFonts w:cs="Times New Roman"/>
          <w:color w:val="000000" w:themeColor="text1"/>
        </w:rPr>
      </w:pPr>
      <w:r w:rsidRPr="00424939">
        <w:rPr>
          <w:rFonts w:cs="Times New Roman"/>
          <w:color w:val="000000" w:themeColor="text1"/>
        </w:rPr>
        <w:t xml:space="preserve">The kinesiology department’s program enables students to earn a major in </w:t>
      </w:r>
      <w:ins w:id="13014" w:author="Summer 2023 updates" w:date="2024-07-31T13:42:00Z">
        <w:r w:rsidR="0041739D">
          <w:rPr>
            <w:rFonts w:cs="Times New Roman"/>
            <w:color w:val="000000" w:themeColor="text1"/>
          </w:rPr>
          <w:t>Kinesiology with a con</w:t>
        </w:r>
        <w:r w:rsidR="00210751">
          <w:rPr>
            <w:rFonts w:cs="Times New Roman"/>
            <w:color w:val="000000" w:themeColor="text1"/>
          </w:rPr>
          <w:t>c</w:t>
        </w:r>
        <w:r w:rsidR="0041739D">
          <w:rPr>
            <w:rFonts w:cs="Times New Roman"/>
            <w:color w:val="000000" w:themeColor="text1"/>
          </w:rPr>
          <w:t xml:space="preserve">entration in </w:t>
        </w:r>
      </w:ins>
      <w:r w:rsidRPr="00424939">
        <w:rPr>
          <w:rFonts w:cs="Times New Roman"/>
          <w:color w:val="000000" w:themeColor="text1"/>
        </w:rPr>
        <w:t xml:space="preserve">physical education for teacher certification, </w:t>
      </w:r>
      <w:ins w:id="13015" w:author="Summer 2023 updates" w:date="2024-07-31T13:42:00Z">
        <w:r w:rsidR="0041739D">
          <w:rPr>
            <w:rFonts w:cs="Times New Roman"/>
            <w:color w:val="000000" w:themeColor="text1"/>
          </w:rPr>
          <w:t xml:space="preserve">fitness development-strength &amp; conditioning, fitness development-health &amp; wellness, or Pre-Athletic Training. In Addition, students may complete coursework to fulfill the state of Iowa Board of Educational Examiners requirements for </w:t>
        </w:r>
      </w:ins>
      <w:r w:rsidRPr="00424939">
        <w:rPr>
          <w:rFonts w:cs="Times New Roman"/>
          <w:color w:val="000000" w:themeColor="text1"/>
        </w:rPr>
        <w:t xml:space="preserve">a coaching endorsement, </w:t>
      </w:r>
      <w:del w:id="13016" w:author="Summer 2023 updates" w:date="2024-07-31T13:42:00Z">
        <w:r w:rsidRPr="00424939">
          <w:rPr>
            <w:rFonts w:cs="Times New Roman"/>
            <w:color w:val="000000" w:themeColor="text1"/>
          </w:rPr>
          <w:delText xml:space="preserve">a </w:delText>
        </w:r>
      </w:del>
      <w:r w:rsidRPr="00424939">
        <w:rPr>
          <w:rFonts w:cs="Times New Roman"/>
          <w:color w:val="000000" w:themeColor="text1"/>
        </w:rPr>
        <w:t>coaching authorization, and a teacher health certification endorsement.</w:t>
      </w:r>
      <w:del w:id="13017" w:author="Summer 2023 updates" w:date="2024-07-31T13:42:00Z">
        <w:r w:rsidRPr="00424939">
          <w:rPr>
            <w:rFonts w:cs="Times New Roman"/>
            <w:color w:val="000000" w:themeColor="text1"/>
          </w:rPr>
          <w:delText xml:space="preserve"> Students may also pursue a track that focuses on health and human performance. </w:delText>
        </w:r>
      </w:del>
    </w:p>
    <w:p w14:paraId="0556D7BC" w14:textId="7B7EF7A1" w:rsidR="00D55E94" w:rsidRPr="00424939" w:rsidRDefault="00394ED8" w:rsidP="007A70A9">
      <w:pPr>
        <w:spacing w:before="120" w:after="0"/>
        <w:rPr>
          <w:rFonts w:cs="Times New Roman"/>
          <w:b/>
          <w:color w:val="000000" w:themeColor="text1"/>
        </w:rPr>
        <w:pPrChange w:id="13018" w:author="Summer 2023 updates" w:date="2024-07-31T13:42:00Z">
          <w:pPr>
            <w:spacing w:after="0"/>
          </w:pPr>
        </w:pPrChange>
      </w:pPr>
      <w:r w:rsidRPr="00424939">
        <w:rPr>
          <w:rFonts w:cs="Times New Roman"/>
          <w:b/>
          <w:color w:val="000000" w:themeColor="text1"/>
        </w:rPr>
        <w:t>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Major </w:t>
      </w:r>
    </w:p>
    <w:p w14:paraId="50EEE834" w14:textId="77060975" w:rsidR="001509BF" w:rsidRPr="00424939" w:rsidRDefault="001509BF" w:rsidP="00526CB0">
      <w:pPr>
        <w:rPr>
          <w:b/>
          <w:rPrChange w:id="13019" w:author="Summer 2023 updates" w:date="2024-07-31T13:42:00Z">
            <w:rPr>
              <w:b/>
              <w:color w:val="000000" w:themeColor="text1"/>
            </w:rPr>
          </w:rPrChange>
        </w:rPr>
        <w:pPrChange w:id="13020" w:author="Summer 2023 updates" w:date="2024-07-31T13:42:00Z">
          <w:pPr>
            <w:spacing w:after="0"/>
          </w:pPr>
        </w:pPrChange>
      </w:pPr>
      <w:r w:rsidRPr="00424939">
        <w:rPr>
          <w:rPrChange w:id="13021" w:author="Summer 2023 updates" w:date="2024-07-31T13:42:00Z">
            <w:rPr>
              <w:color w:val="000000" w:themeColor="text1"/>
            </w:rPr>
          </w:rPrChange>
        </w:rPr>
        <w:t>A major in Kinesiology requires a minimum cumulative 2.0 GPA in all courses counted toward the major.</w:t>
      </w:r>
    </w:p>
    <w:p w14:paraId="4E2EF802" w14:textId="607CE46E" w:rsidR="00D55E94" w:rsidRPr="00424939" w:rsidRDefault="00D55E94" w:rsidP="007A70A9">
      <w:pPr>
        <w:tabs>
          <w:tab w:val="num" w:pos="720"/>
        </w:tabs>
        <w:spacing w:before="120" w:after="0"/>
        <w:rPr>
          <w:rFonts w:cs="Times New Roman"/>
          <w:i/>
          <w:color w:val="000000" w:themeColor="text1"/>
        </w:rPr>
        <w:pPrChange w:id="13022" w:author="Summer 2023 updates" w:date="2024-07-31T13:42:00Z">
          <w:pPr>
            <w:tabs>
              <w:tab w:val="num" w:pos="720"/>
            </w:tabs>
            <w:spacing w:after="0"/>
          </w:pPr>
        </w:pPrChange>
      </w:pPr>
      <w:r w:rsidRPr="00424939">
        <w:rPr>
          <w:rFonts w:cs="Times New Roman"/>
          <w:b/>
          <w:color w:val="000000" w:themeColor="text1"/>
        </w:rPr>
        <w:t>Secondary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Emphasis in Physical Education</w:t>
      </w:r>
    </w:p>
    <w:p w14:paraId="7AED466E" w14:textId="503B2B3A" w:rsidR="00D55E94" w:rsidRPr="00424939" w:rsidRDefault="00D55E94"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BIO-155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BB3E4C4" w14:textId="77777777" w:rsidR="00D55E94" w:rsidRPr="00424939" w:rsidRDefault="00D55E94"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3F5C2851" w14:textId="5B48124E" w:rsidR="00D55E94" w:rsidRPr="006B6487" w:rsidRDefault="00D55E94" w:rsidP="00D55E94">
      <w:pPr>
        <w:spacing w:after="0"/>
        <w:ind w:left="360"/>
        <w:rPr>
          <w:b/>
          <w:color w:val="000000" w:themeColor="text1"/>
          <w:u w:val="single"/>
          <w:rPrChange w:id="13023" w:author="Summer 2023 updates" w:date="2024-07-31T13:42:00Z">
            <w:rPr>
              <w:color w:val="000000" w:themeColor="text1"/>
            </w:rPr>
          </w:rPrChange>
        </w:rPr>
      </w:pPr>
      <w:r w:rsidRPr="00424939">
        <w:rPr>
          <w:rFonts w:cs="Times New Roman"/>
          <w:color w:val="000000" w:themeColor="text1"/>
        </w:rPr>
        <w:t>BIO-</w:t>
      </w:r>
      <w:r w:rsidR="00C00DD7" w:rsidRPr="00424939">
        <w:rPr>
          <w:rFonts w:cs="Times New Roman"/>
          <w:color w:val="000000" w:themeColor="text1"/>
        </w:rPr>
        <w:t>103</w:t>
      </w:r>
      <w:ins w:id="13024" w:author="Summer 2023 updates" w:date="2024-07-31T13:42:00Z">
        <w:r w:rsidR="0023212B">
          <w:rPr>
            <w:rFonts w:cs="Times New Roman"/>
            <w:color w:val="000000" w:themeColor="text1"/>
          </w:rPr>
          <w:t>/103L</w:t>
        </w:r>
      </w:ins>
      <w:r w:rsidRPr="00424939">
        <w:rPr>
          <w:rFonts w:cs="Times New Roman"/>
          <w:color w:val="000000" w:themeColor="text1"/>
        </w:rPr>
        <w:t xml:space="preserve"> Anatomy and Physiology </w:t>
      </w:r>
      <w:ins w:id="13025" w:author="Summer 2023 updates" w:date="2024-07-31T13:42:00Z">
        <w:r w:rsidR="004926AA">
          <w:rPr>
            <w:rFonts w:cs="Times New Roman"/>
            <w:color w:val="000000" w:themeColor="text1"/>
          </w:rPr>
          <w:t>&amp;</w:t>
        </w:r>
        <w:r w:rsidR="0023212B">
          <w:rPr>
            <w:rFonts w:cs="Times New Roman"/>
            <w:color w:val="000000" w:themeColor="text1"/>
          </w:rPr>
          <w:t xml:space="preserve"> Lab</w:t>
        </w:r>
        <w:r w:rsidR="004926AA">
          <w:rPr>
            <w:rFonts w:cs="Times New Roman"/>
            <w:color w:val="000000" w:themeColor="text1"/>
          </w:rPr>
          <w:t>oratory</w:t>
        </w:r>
      </w:ins>
    </w:p>
    <w:p w14:paraId="4D8381AB" w14:textId="77777777" w:rsidR="00D55E94" w:rsidRPr="00424939" w:rsidRDefault="00D55E94" w:rsidP="00D55E94">
      <w:pPr>
        <w:spacing w:after="0"/>
        <w:ind w:left="360"/>
        <w:rPr>
          <w:rFonts w:cs="Times New Roman"/>
          <w:color w:val="000000" w:themeColor="text1"/>
        </w:rPr>
      </w:pPr>
      <w:r w:rsidRPr="00424939">
        <w:rPr>
          <w:rFonts w:cs="Times New Roman"/>
          <w:color w:val="000000" w:themeColor="text1"/>
        </w:rPr>
        <w:t xml:space="preserve">BIO-215 Human Anatomy </w:t>
      </w:r>
      <w:r w:rsidRPr="00424939">
        <w:rPr>
          <w:rFonts w:cs="Times New Roman"/>
          <w:b/>
          <w:color w:val="000000" w:themeColor="text1"/>
          <w:u w:val="single"/>
        </w:rPr>
        <w:t>and</w:t>
      </w:r>
      <w:r w:rsidRPr="00424939">
        <w:rPr>
          <w:rFonts w:cs="Times New Roman"/>
          <w:b/>
          <w:color w:val="000000" w:themeColor="text1"/>
        </w:rPr>
        <w:t xml:space="preserve"> </w:t>
      </w:r>
      <w:r w:rsidRPr="00424939">
        <w:rPr>
          <w:rFonts w:cs="Times New Roman"/>
          <w:color w:val="000000" w:themeColor="text1"/>
        </w:rPr>
        <w:t xml:space="preserve">BIO-225 Human Physiology </w:t>
      </w:r>
    </w:p>
    <w:p w14:paraId="49125995" w14:textId="6F19FF19"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-105 Foundations of Physical Movement </w:t>
      </w:r>
    </w:p>
    <w:p w14:paraId="60038883" w14:textId="07088425"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-165 Master Activity Class for Teachers </w:t>
      </w:r>
    </w:p>
    <w:p w14:paraId="598CD6E5" w14:textId="77777777" w:rsidR="00D55E94" w:rsidRPr="00424939" w:rsidRDefault="00C00DD7" w:rsidP="000F1A77">
      <w:pPr>
        <w:widowControl w:val="0"/>
        <w:numPr>
          <w:ilvl w:val="0"/>
          <w:numId w:val="59"/>
        </w:numPr>
        <w:adjustRightInd w:val="0"/>
        <w:spacing w:after="0"/>
        <w:ind w:left="360"/>
        <w:textAlignment w:val="baseline"/>
        <w:rPr>
          <w:del w:id="13026" w:author="Summer 2023 updates" w:date="2024-07-31T13:42:00Z"/>
          <w:rFonts w:cs="Times New Roman"/>
          <w:color w:val="000000" w:themeColor="text1"/>
        </w:rPr>
      </w:pPr>
      <w:del w:id="13027" w:author="Summer 2023 updates" w:date="2024-07-31T13:42:00Z">
        <w:r w:rsidRPr="00424939">
          <w:rPr>
            <w:rFonts w:cs="Times New Roman"/>
            <w:color w:val="000000" w:themeColor="text1"/>
          </w:rPr>
          <w:delText>KIN</w:delText>
        </w:r>
        <w:r w:rsidR="00D55E94" w:rsidRPr="00424939">
          <w:rPr>
            <w:rFonts w:cs="Times New Roman"/>
            <w:color w:val="000000" w:themeColor="text1"/>
          </w:rPr>
          <w:delText xml:space="preserve">-175 Prevention and Care of Athletic Injuries &amp; Laboratory </w:delText>
        </w:r>
      </w:del>
    </w:p>
    <w:p w14:paraId="3FAA1581" w14:textId="66209B7D"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-225 Motor Learning </w:t>
      </w:r>
    </w:p>
    <w:p w14:paraId="28CD1B39" w14:textId="0B1D068E" w:rsidR="0041739D" w:rsidRPr="00424939" w:rsidRDefault="0041739D" w:rsidP="0041739D">
      <w:pPr>
        <w:widowControl w:val="0"/>
        <w:numPr>
          <w:ilvl w:val="0"/>
          <w:numId w:val="59"/>
        </w:numPr>
        <w:adjustRightInd w:val="0"/>
        <w:spacing w:after="0"/>
        <w:ind w:left="360"/>
        <w:textAlignment w:val="baseline"/>
        <w:rPr>
          <w:ins w:id="13028" w:author="Summer 2023 updates" w:date="2024-07-31T13:42:00Z"/>
          <w:rFonts w:cs="Times New Roman"/>
          <w:color w:val="000000" w:themeColor="text1"/>
        </w:rPr>
      </w:pPr>
      <w:r w:rsidRPr="00424939">
        <w:rPr>
          <w:rFonts w:cs="Times New Roman"/>
          <w:color w:val="000000" w:themeColor="text1"/>
        </w:rPr>
        <w:t>KIN</w:t>
      </w:r>
      <w:del w:id="13029" w:author="Summer 2023 updates" w:date="2024-07-31T13:42:00Z">
        <w:r w:rsidR="00C00DD7" w:rsidRPr="00424939">
          <w:rPr>
            <w:rFonts w:cs="Times New Roman"/>
            <w:color w:val="000000" w:themeColor="text1"/>
          </w:rPr>
          <w:delText xml:space="preserve"> </w:delText>
        </w:r>
      </w:del>
      <w:ins w:id="13030" w:author="Summer 2023 updates" w:date="2024-07-31T13:42:00Z">
        <w:r w:rsidRPr="00424939">
          <w:rPr>
            <w:rFonts w:cs="Times New Roman"/>
            <w:color w:val="000000" w:themeColor="text1"/>
          </w:rPr>
          <w:t>-</w:t>
        </w:r>
        <w:r>
          <w:rPr>
            <w:rFonts w:cs="Times New Roman"/>
            <w:color w:val="000000" w:themeColor="text1"/>
          </w:rPr>
          <w:t>2</w:t>
        </w:r>
        <w:r w:rsidRPr="00424939">
          <w:rPr>
            <w:rFonts w:cs="Times New Roman"/>
            <w:color w:val="000000" w:themeColor="text1"/>
          </w:rPr>
          <w:t xml:space="preserve">75 Prevention and Care of Athletic Injuries &amp; Laboratory </w:t>
        </w:r>
      </w:ins>
    </w:p>
    <w:p w14:paraId="7B07B973" w14:textId="67CF629A"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ins w:id="13031" w:author="Summer 2023 updates" w:date="2024-07-31T13:42:00Z">
        <w:r w:rsidRPr="00424939">
          <w:rPr>
            <w:rFonts w:cs="Times New Roman"/>
            <w:color w:val="000000" w:themeColor="text1"/>
          </w:rPr>
          <w:t>KIN</w:t>
        </w:r>
      </w:ins>
      <w:r w:rsidR="00D55E94" w:rsidRPr="00424939">
        <w:rPr>
          <w:rFonts w:cs="Times New Roman"/>
          <w:color w:val="000000" w:themeColor="text1"/>
        </w:rPr>
        <w:t>-347 Adapted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72625B79" w14:textId="24E96514"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del w:id="13032" w:author="Summer 2023 updates" w:date="2024-07-31T13:42:00Z">
        <w:r w:rsidRPr="00424939">
          <w:rPr>
            <w:rFonts w:cs="Times New Roman"/>
            <w:color w:val="000000" w:themeColor="text1"/>
          </w:rPr>
          <w:delText xml:space="preserve"> </w:delText>
        </w:r>
      </w:del>
      <w:r w:rsidR="00D55E94" w:rsidRPr="00424939">
        <w:rPr>
          <w:rFonts w:cs="Times New Roman"/>
          <w:color w:val="000000" w:themeColor="text1"/>
        </w:rPr>
        <w:t xml:space="preserve">-365 Measurement Evaluation and Prescription in </w:t>
      </w:r>
      <w:del w:id="13033" w:author="Summer 2023 updates" w:date="2024-07-31T13:42:00Z">
        <w:r w:rsidR="00D55E94" w:rsidRPr="00424939">
          <w:rPr>
            <w:rFonts w:cs="Times New Roman"/>
            <w:color w:val="000000" w:themeColor="text1"/>
          </w:rPr>
          <w:delText>Physical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ins w:id="13034" w:author="Summer 2023 updates" w:date="2024-07-31T13:42:00Z">
        <w:r w:rsidR="00744AB6">
          <w:rPr>
            <w:rFonts w:cs="Times New Roman"/>
            <w:color w:val="000000" w:themeColor="text1"/>
          </w:rPr>
          <w:t>Kinesiology</w:t>
        </w:r>
      </w:ins>
      <w:r w:rsidR="00D55E94" w:rsidRPr="00424939">
        <w:rPr>
          <w:rFonts w:cs="Times New Roman"/>
          <w:color w:val="000000" w:themeColor="text1"/>
        </w:rPr>
        <w:t xml:space="preserve"> </w:t>
      </w:r>
    </w:p>
    <w:p w14:paraId="425C23F9" w14:textId="28D778B9" w:rsidR="00D55E94" w:rsidRPr="00424939" w:rsidRDefault="00C00DD7"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del w:id="13035" w:author="Summer 2023 updates" w:date="2024-07-31T13:42:00Z">
        <w:r w:rsidRPr="00424939">
          <w:rPr>
            <w:rFonts w:cs="Times New Roman"/>
            <w:color w:val="000000" w:themeColor="text1"/>
          </w:rPr>
          <w:delText xml:space="preserve"> </w:delText>
        </w:r>
      </w:del>
      <w:r w:rsidR="00D55E94" w:rsidRPr="00424939">
        <w:rPr>
          <w:rFonts w:cs="Times New Roman"/>
          <w:color w:val="000000" w:themeColor="text1"/>
        </w:rPr>
        <w:t>-415 Methods of Teaching Secondary School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and Health </w:t>
      </w:r>
    </w:p>
    <w:p w14:paraId="53BF6703" w14:textId="6D3F1D7B" w:rsidR="003A3761" w:rsidRPr="00424939" w:rsidRDefault="003A3761"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del w:id="13036" w:author="Summer 2023 updates" w:date="2024-07-31T13:42:00Z">
        <w:r w:rsidRPr="00424939">
          <w:rPr>
            <w:rFonts w:cs="Times New Roman"/>
            <w:color w:val="000000" w:themeColor="text1"/>
          </w:rPr>
          <w:delText xml:space="preserve"> </w:delText>
        </w:r>
      </w:del>
      <w:r w:rsidRPr="00424939">
        <w:rPr>
          <w:rFonts w:cs="Times New Roman"/>
          <w:color w:val="000000" w:themeColor="text1"/>
        </w:rPr>
        <w:t>-440 Organization and Administration of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Health, and Athletics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54B24B56" w14:textId="295AF471" w:rsidR="003A3761" w:rsidRPr="00424939" w:rsidRDefault="003A3761" w:rsidP="00E500FB">
      <w:pPr>
        <w:widowControl w:val="0"/>
        <w:numPr>
          <w:ilvl w:val="0"/>
          <w:numId w:val="59"/>
        </w:numPr>
        <w:adjustRightInd w:val="0"/>
        <w:spacing w:after="0"/>
        <w:ind w:left="360"/>
        <w:textAlignment w:val="baseline"/>
        <w:rPr>
          <w:rFonts w:cs="Times New Roman"/>
          <w:color w:val="000000" w:themeColor="text1"/>
        </w:rPr>
      </w:pPr>
      <w:r w:rsidRPr="00424939">
        <w:rPr>
          <w:rFonts w:cs="Times New Roman"/>
          <w:color w:val="000000" w:themeColor="text1"/>
        </w:rPr>
        <w:t>KIN</w:t>
      </w:r>
      <w:del w:id="13037" w:author="Summer 2023 updates" w:date="2024-07-31T13:42:00Z">
        <w:r w:rsidRPr="00424939">
          <w:rPr>
            <w:rFonts w:cs="Times New Roman"/>
            <w:color w:val="000000" w:themeColor="text1"/>
          </w:rPr>
          <w:delText xml:space="preserve"> </w:delText>
        </w:r>
      </w:del>
      <w:r w:rsidRPr="00424939">
        <w:rPr>
          <w:rFonts w:cs="Times New Roman"/>
          <w:color w:val="000000" w:themeColor="text1"/>
        </w:rPr>
        <w:t xml:space="preserve">-442 Physiology of Exercise </w:t>
      </w:r>
    </w:p>
    <w:p w14:paraId="63DCDA67" w14:textId="099FAE3B" w:rsidR="00D55E94" w:rsidRPr="00424939" w:rsidRDefault="004F55C0" w:rsidP="00E500FB">
      <w:pPr>
        <w:widowControl w:val="0"/>
        <w:numPr>
          <w:ilvl w:val="0"/>
          <w:numId w:val="59"/>
        </w:numPr>
        <w:adjustRightInd w:val="0"/>
        <w:spacing w:after="12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-495 Kinesiology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xml:space="preserve"> </w:t>
      </w:r>
    </w:p>
    <w:p w14:paraId="3D961DDE" w14:textId="7B89BBEA" w:rsidR="00271302" w:rsidRPr="00BA2257" w:rsidRDefault="00271302" w:rsidP="007A70A9">
      <w:pPr>
        <w:autoSpaceDE w:val="0"/>
        <w:autoSpaceDN w:val="0"/>
        <w:adjustRightInd w:val="0"/>
        <w:spacing w:before="120" w:after="0"/>
        <w:rPr>
          <w:ins w:id="13038" w:author="Summer 2023 updates" w:date="2024-07-31T13:42:00Z"/>
          <w:rFonts w:cs="Garamond"/>
          <w:color w:val="000000"/>
        </w:rPr>
      </w:pPr>
      <w:ins w:id="13039" w:author="Summer 2023 updates" w:date="2024-07-31T13:42:00Z">
        <w:r w:rsidRPr="00BA2257">
          <w:rPr>
            <w:rFonts w:cs="Garamond"/>
            <w:b/>
            <w:bCs/>
            <w:color w:val="000000"/>
          </w:rPr>
          <w:t xml:space="preserve">Kinesiology Major — Pre-Athletic Training </w:t>
        </w:r>
      </w:ins>
    </w:p>
    <w:p w14:paraId="4304AF81" w14:textId="77777777" w:rsidR="00271302" w:rsidRPr="00BA2257" w:rsidRDefault="00271302" w:rsidP="00271302">
      <w:pPr>
        <w:pStyle w:val="ListParagraph"/>
        <w:numPr>
          <w:ilvl w:val="0"/>
          <w:numId w:val="140"/>
        </w:numPr>
        <w:autoSpaceDE w:val="0"/>
        <w:autoSpaceDN w:val="0"/>
        <w:adjustRightInd w:val="0"/>
        <w:spacing w:after="0"/>
        <w:ind w:left="360"/>
        <w:rPr>
          <w:ins w:id="13040" w:author="Summer 2023 updates" w:date="2024-07-31T13:42:00Z"/>
          <w:rFonts w:cs="Garamond"/>
          <w:bCs/>
          <w:color w:val="000000"/>
        </w:rPr>
      </w:pPr>
      <w:ins w:id="13041" w:author="Summer 2023 updates" w:date="2024-07-31T13:42:00Z">
        <w:r w:rsidRPr="00BA2257">
          <w:rPr>
            <w:rFonts w:cs="Garamond"/>
            <w:bCs/>
            <w:color w:val="000000"/>
          </w:rPr>
          <w:t xml:space="preserve">BIO-155 Organismal and Ecological Biology </w:t>
        </w:r>
      </w:ins>
    </w:p>
    <w:p w14:paraId="25CDCA3F" w14:textId="2A97DB16" w:rsidR="00271302" w:rsidRPr="00BA2257" w:rsidRDefault="00271302" w:rsidP="00271302">
      <w:pPr>
        <w:pStyle w:val="ListParagraph"/>
        <w:numPr>
          <w:ilvl w:val="0"/>
          <w:numId w:val="140"/>
        </w:numPr>
        <w:autoSpaceDE w:val="0"/>
        <w:autoSpaceDN w:val="0"/>
        <w:adjustRightInd w:val="0"/>
        <w:spacing w:after="0"/>
        <w:ind w:left="360"/>
        <w:rPr>
          <w:ins w:id="13042" w:author="Summer 2023 updates" w:date="2024-07-31T13:42:00Z"/>
          <w:rFonts w:cs="Garamond"/>
          <w:bCs/>
          <w:color w:val="000000"/>
        </w:rPr>
      </w:pPr>
      <w:ins w:id="13043" w:author="Summer 2023 updates" w:date="2024-07-31T13:42:00Z">
        <w:r w:rsidRPr="00BA2257">
          <w:rPr>
            <w:rFonts w:cs="Garamond"/>
            <w:bCs/>
            <w:color w:val="000000"/>
          </w:rPr>
          <w:t>BIO-215/215L Human Anatomy &amp; Lab</w:t>
        </w:r>
        <w:r w:rsidR="004926AA">
          <w:rPr>
            <w:rFonts w:cs="Garamond"/>
            <w:bCs/>
            <w:color w:val="000000"/>
          </w:rPr>
          <w:t>oratory</w:t>
        </w:r>
        <w:r w:rsidRPr="00BA2257">
          <w:rPr>
            <w:rFonts w:cs="Garamond"/>
            <w:bCs/>
            <w:color w:val="000000"/>
          </w:rPr>
          <w:t xml:space="preserve"> </w:t>
        </w:r>
      </w:ins>
    </w:p>
    <w:p w14:paraId="62D49951" w14:textId="77777777" w:rsidR="00271302" w:rsidRPr="00BA2257" w:rsidRDefault="00271302" w:rsidP="00271302">
      <w:pPr>
        <w:pStyle w:val="ListParagraph"/>
        <w:numPr>
          <w:ilvl w:val="0"/>
          <w:numId w:val="140"/>
        </w:numPr>
        <w:autoSpaceDE w:val="0"/>
        <w:autoSpaceDN w:val="0"/>
        <w:adjustRightInd w:val="0"/>
        <w:spacing w:after="0"/>
        <w:ind w:left="360"/>
        <w:rPr>
          <w:ins w:id="13044" w:author="Summer 2023 updates" w:date="2024-07-31T13:42:00Z"/>
          <w:rFonts w:cs="Garamond"/>
          <w:bCs/>
          <w:color w:val="000000"/>
        </w:rPr>
      </w:pPr>
      <w:ins w:id="13045" w:author="Summer 2023 updates" w:date="2024-07-31T13:42:00Z">
        <w:r w:rsidRPr="00BA2257">
          <w:rPr>
            <w:rFonts w:cs="Garamond"/>
            <w:bCs/>
            <w:color w:val="000000"/>
          </w:rPr>
          <w:t xml:space="preserve">BIO-225 Human Physiology </w:t>
        </w:r>
      </w:ins>
    </w:p>
    <w:p w14:paraId="110AAEBE" w14:textId="77777777" w:rsidR="00271302" w:rsidRPr="00BA2257" w:rsidRDefault="00271302" w:rsidP="00271302">
      <w:pPr>
        <w:pStyle w:val="ListParagraph"/>
        <w:numPr>
          <w:ilvl w:val="0"/>
          <w:numId w:val="140"/>
        </w:numPr>
        <w:autoSpaceDE w:val="0"/>
        <w:autoSpaceDN w:val="0"/>
        <w:adjustRightInd w:val="0"/>
        <w:spacing w:after="0"/>
        <w:ind w:left="360"/>
        <w:rPr>
          <w:ins w:id="13046" w:author="Summer 2023 updates" w:date="2024-07-31T13:42:00Z"/>
          <w:rFonts w:cs="Garamond"/>
          <w:bCs/>
          <w:color w:val="000000"/>
        </w:rPr>
      </w:pPr>
      <w:ins w:id="13047" w:author="Summer 2023 updates" w:date="2024-07-31T13:42:00Z">
        <w:r w:rsidRPr="00BA2257">
          <w:rPr>
            <w:rFonts w:cs="Garamond"/>
            <w:bCs/>
            <w:color w:val="000000"/>
          </w:rPr>
          <w:t xml:space="preserve">KIN-105 Foundations of Physical Movement </w:t>
        </w:r>
      </w:ins>
    </w:p>
    <w:p w14:paraId="61DE5B3B" w14:textId="77777777" w:rsidR="00271302" w:rsidRPr="00BA2257" w:rsidRDefault="00271302" w:rsidP="00271302">
      <w:pPr>
        <w:pStyle w:val="ListParagraph"/>
        <w:numPr>
          <w:ilvl w:val="0"/>
          <w:numId w:val="140"/>
        </w:numPr>
        <w:autoSpaceDE w:val="0"/>
        <w:autoSpaceDN w:val="0"/>
        <w:adjustRightInd w:val="0"/>
        <w:spacing w:after="0"/>
        <w:ind w:left="360"/>
        <w:rPr>
          <w:ins w:id="13048" w:author="Summer 2023 updates" w:date="2024-07-31T13:42:00Z"/>
          <w:rFonts w:cs="Garamond"/>
          <w:bCs/>
          <w:color w:val="000000"/>
        </w:rPr>
      </w:pPr>
      <w:ins w:id="13049" w:author="Summer 2023 updates" w:date="2024-07-31T13:42:00Z">
        <w:r w:rsidRPr="00BA2257">
          <w:rPr>
            <w:rFonts w:cs="Garamond"/>
            <w:bCs/>
            <w:color w:val="000000"/>
          </w:rPr>
          <w:t xml:space="preserve">KIN-115 Fundamentals of Exercise and Nutrition </w:t>
        </w:r>
      </w:ins>
    </w:p>
    <w:p w14:paraId="2A5EC6B8" w14:textId="77777777" w:rsidR="00271302" w:rsidRPr="00BA2257" w:rsidRDefault="00271302" w:rsidP="00271302">
      <w:pPr>
        <w:pStyle w:val="ListParagraph"/>
        <w:numPr>
          <w:ilvl w:val="0"/>
          <w:numId w:val="140"/>
        </w:numPr>
        <w:autoSpaceDE w:val="0"/>
        <w:autoSpaceDN w:val="0"/>
        <w:adjustRightInd w:val="0"/>
        <w:spacing w:after="0"/>
        <w:ind w:left="360"/>
        <w:rPr>
          <w:ins w:id="13050" w:author="Summer 2023 updates" w:date="2024-07-31T13:42:00Z"/>
          <w:rFonts w:cs="Garamond"/>
          <w:bCs/>
          <w:color w:val="000000"/>
        </w:rPr>
      </w:pPr>
      <w:ins w:id="13051" w:author="Summer 2023 updates" w:date="2024-07-31T13:42:00Z">
        <w:r w:rsidRPr="00BA2257">
          <w:rPr>
            <w:rFonts w:cs="Garamond"/>
            <w:bCs/>
            <w:color w:val="000000"/>
          </w:rPr>
          <w:t xml:space="preserve">KIN-275 Prevention and Care of Athletic Injuries &amp; Laboratory </w:t>
        </w:r>
      </w:ins>
    </w:p>
    <w:p w14:paraId="10FA43FC" w14:textId="77777777" w:rsidR="00271302" w:rsidRPr="00BA2257" w:rsidRDefault="00271302" w:rsidP="00271302">
      <w:pPr>
        <w:pStyle w:val="ListParagraph"/>
        <w:numPr>
          <w:ilvl w:val="0"/>
          <w:numId w:val="140"/>
        </w:numPr>
        <w:autoSpaceDE w:val="0"/>
        <w:autoSpaceDN w:val="0"/>
        <w:adjustRightInd w:val="0"/>
        <w:spacing w:after="0"/>
        <w:ind w:left="360"/>
        <w:rPr>
          <w:ins w:id="13052" w:author="Summer 2023 updates" w:date="2024-07-31T13:42:00Z"/>
          <w:rFonts w:cs="Garamond"/>
          <w:bCs/>
          <w:color w:val="000000"/>
        </w:rPr>
      </w:pPr>
      <w:ins w:id="13053" w:author="Summer 2023 updates" w:date="2024-07-31T13:42:00Z">
        <w:r w:rsidRPr="00BA2257">
          <w:rPr>
            <w:rFonts w:cs="Garamond"/>
            <w:bCs/>
            <w:color w:val="000000"/>
          </w:rPr>
          <w:t xml:space="preserve">KIN-365 Measurements/Evaluation and Prescription in Kinesiology </w:t>
        </w:r>
      </w:ins>
    </w:p>
    <w:p w14:paraId="6C0EC46E" w14:textId="77777777" w:rsidR="00271302" w:rsidRPr="00BA2257" w:rsidRDefault="00271302" w:rsidP="00271302">
      <w:pPr>
        <w:pStyle w:val="ListParagraph"/>
        <w:numPr>
          <w:ilvl w:val="0"/>
          <w:numId w:val="140"/>
        </w:numPr>
        <w:autoSpaceDE w:val="0"/>
        <w:autoSpaceDN w:val="0"/>
        <w:adjustRightInd w:val="0"/>
        <w:spacing w:after="0"/>
        <w:ind w:left="360"/>
        <w:rPr>
          <w:moveTo w:id="13054" w:author="Summer 2023 updates" w:date="2024-07-31T13:42:00Z"/>
          <w:rFonts w:cs="Garamond"/>
          <w:bCs/>
          <w:color w:val="000000"/>
        </w:rPr>
      </w:pPr>
      <w:moveToRangeStart w:id="13055" w:author="Summer 2023 updates" w:date="2024-07-31T13:42:00Z" w:name="move173325813"/>
      <w:moveTo w:id="13056" w:author="Summer 2023 updates" w:date="2024-07-31T13:42:00Z">
        <w:r w:rsidRPr="00BA2257">
          <w:rPr>
            <w:rFonts w:cs="Garamond"/>
            <w:bCs/>
            <w:color w:val="000000"/>
          </w:rPr>
          <w:t xml:space="preserve">KIN-442 Physiology of Exercise </w:t>
        </w:r>
      </w:moveTo>
    </w:p>
    <w:p w14:paraId="0D929E69" w14:textId="77777777" w:rsidR="00271302" w:rsidRPr="00BA2257" w:rsidRDefault="00271302" w:rsidP="00271302">
      <w:pPr>
        <w:pStyle w:val="ListParagraph"/>
        <w:numPr>
          <w:ilvl w:val="0"/>
          <w:numId w:val="140"/>
        </w:numPr>
        <w:autoSpaceDE w:val="0"/>
        <w:autoSpaceDN w:val="0"/>
        <w:adjustRightInd w:val="0"/>
        <w:spacing w:after="0"/>
        <w:ind w:left="360"/>
        <w:rPr>
          <w:moveTo w:id="13057" w:author="Summer 2023 updates" w:date="2024-07-31T13:42:00Z"/>
          <w:rFonts w:cs="Garamond"/>
          <w:bCs/>
          <w:color w:val="000000"/>
        </w:rPr>
      </w:pPr>
      <w:moveTo w:id="13058" w:author="Summer 2023 updates" w:date="2024-07-31T13:42:00Z">
        <w:r w:rsidRPr="00BA2257">
          <w:rPr>
            <w:rFonts w:cs="Garamond"/>
            <w:bCs/>
            <w:color w:val="000000"/>
          </w:rPr>
          <w:t xml:space="preserve">KIN-495 Kinesiology </w:t>
        </w:r>
      </w:moveTo>
    </w:p>
    <w:p w14:paraId="4CD3CBBB" w14:textId="77777777" w:rsidR="00271302" w:rsidRPr="00BA2257" w:rsidRDefault="00271302" w:rsidP="00526CB0">
      <w:pPr>
        <w:rPr>
          <w:moveTo w:id="13059" w:author="Summer 2023 updates" w:date="2024-07-31T13:42:00Z"/>
          <w:rPrChange w:id="13060" w:author="Summer 2023 updates" w:date="2024-07-31T13:42:00Z">
            <w:rPr>
              <w:moveTo w:id="13061" w:author="Summer 2023 updates" w:date="2024-07-31T13:42:00Z"/>
              <w:color w:val="000000"/>
            </w:rPr>
          </w:rPrChange>
        </w:rPr>
        <w:pPrChange w:id="13062" w:author="Summer 2023 updates" w:date="2024-07-31T13:42:00Z">
          <w:pPr>
            <w:autoSpaceDE w:val="0"/>
            <w:autoSpaceDN w:val="0"/>
            <w:adjustRightInd w:val="0"/>
            <w:spacing w:after="0"/>
          </w:pPr>
        </w:pPrChange>
      </w:pPr>
    </w:p>
    <w:moveToRangeEnd w:id="13055"/>
    <w:p w14:paraId="743B9780" w14:textId="326FE86C" w:rsidR="00271302" w:rsidRPr="00BA2257" w:rsidRDefault="00271302" w:rsidP="00271302">
      <w:pPr>
        <w:autoSpaceDE w:val="0"/>
        <w:autoSpaceDN w:val="0"/>
        <w:adjustRightInd w:val="0"/>
        <w:spacing w:after="0"/>
        <w:rPr>
          <w:ins w:id="13063" w:author="Summer 2023 updates" w:date="2024-07-31T13:42:00Z"/>
          <w:rFonts w:cs="Garamond"/>
          <w:color w:val="000000"/>
        </w:rPr>
      </w:pPr>
      <w:ins w:id="13064" w:author="Summer 2023 updates" w:date="2024-07-31T13:42:00Z">
        <w:r w:rsidRPr="00BA2257">
          <w:rPr>
            <w:rFonts w:cs="Garamond"/>
            <w:bCs/>
            <w:color w:val="000000"/>
            <w:u w:val="single"/>
          </w:rPr>
          <w:t>All</w:t>
        </w:r>
        <w:r w:rsidRPr="00BA2257">
          <w:rPr>
            <w:rFonts w:cs="Garamond"/>
            <w:bCs/>
            <w:color w:val="000000"/>
          </w:rPr>
          <w:t xml:space="preserve"> of the following courses in the </w:t>
        </w:r>
        <w:r w:rsidR="00D76C63">
          <w:rPr>
            <w:rFonts w:cs="Garamond"/>
            <w:bCs/>
            <w:color w:val="000000"/>
          </w:rPr>
          <w:t>Pre-</w:t>
        </w:r>
        <w:r w:rsidRPr="00BA2257">
          <w:rPr>
            <w:rFonts w:cs="Garamond"/>
            <w:bCs/>
            <w:color w:val="000000"/>
          </w:rPr>
          <w:t xml:space="preserve">Athletic Training Group </w:t>
        </w:r>
      </w:ins>
    </w:p>
    <w:p w14:paraId="2D301026" w14:textId="77777777" w:rsidR="00271302" w:rsidRPr="00BA2257" w:rsidRDefault="00271302" w:rsidP="00271302">
      <w:pPr>
        <w:autoSpaceDE w:val="0"/>
        <w:autoSpaceDN w:val="0"/>
        <w:adjustRightInd w:val="0"/>
        <w:spacing w:after="0"/>
        <w:ind w:firstLine="360"/>
        <w:rPr>
          <w:moveTo w:id="13065" w:author="Summer 2023 updates" w:date="2024-07-31T13:42:00Z"/>
          <w:rFonts w:cs="Garamond"/>
          <w:color w:val="000000"/>
        </w:rPr>
      </w:pPr>
      <w:moveToRangeStart w:id="13066" w:author="Summer 2023 updates" w:date="2024-07-31T13:42:00Z" w:name="move173325814"/>
      <w:moveTo w:id="13067" w:author="Summer 2023 updates" w:date="2024-07-31T13:42:00Z">
        <w:r w:rsidRPr="00BA2257">
          <w:rPr>
            <w:rFonts w:cs="Garamond"/>
            <w:bCs/>
            <w:color w:val="000000"/>
          </w:rPr>
          <w:t xml:space="preserve">KIN-110 Emergency Life Skills (0.5 credit) </w:t>
        </w:r>
      </w:moveTo>
    </w:p>
    <w:moveToRangeEnd w:id="13066"/>
    <w:p w14:paraId="27E84504" w14:textId="77777777" w:rsidR="00271302" w:rsidRPr="00BA2257" w:rsidRDefault="00271302" w:rsidP="00271302">
      <w:pPr>
        <w:autoSpaceDE w:val="0"/>
        <w:autoSpaceDN w:val="0"/>
        <w:adjustRightInd w:val="0"/>
        <w:spacing w:after="0"/>
        <w:ind w:firstLine="360"/>
        <w:rPr>
          <w:moveTo w:id="13068" w:author="Summer 2023 updates" w:date="2024-07-31T13:42:00Z"/>
          <w:rFonts w:cs="Garamond"/>
          <w:color w:val="000000"/>
        </w:rPr>
      </w:pPr>
      <w:ins w:id="13069" w:author="Summer 2023 updates" w:date="2024-07-31T13:42:00Z">
        <w:r w:rsidRPr="00BA2257">
          <w:rPr>
            <w:rFonts w:cs="Garamond"/>
            <w:bCs/>
            <w:color w:val="000000"/>
          </w:rPr>
          <w:t>KIN-310</w:t>
        </w:r>
      </w:ins>
      <w:moveToRangeStart w:id="13070" w:author="Summer 2023 updates" w:date="2024-07-31T13:42:00Z" w:name="move173325815"/>
      <w:moveTo w:id="13071" w:author="Summer 2023 updates" w:date="2024-07-31T13:42:00Z">
        <w:r w:rsidRPr="00BA2257">
          <w:rPr>
            <w:rFonts w:cs="Garamond"/>
            <w:bCs/>
            <w:color w:val="000000"/>
          </w:rPr>
          <w:t xml:space="preserve"> Athletic Injury Evaluation </w:t>
        </w:r>
      </w:moveTo>
    </w:p>
    <w:p w14:paraId="14AC81AC" w14:textId="77777777" w:rsidR="00271302" w:rsidRPr="00926736" w:rsidRDefault="00271302" w:rsidP="00271302">
      <w:pPr>
        <w:autoSpaceDE w:val="0"/>
        <w:autoSpaceDN w:val="0"/>
        <w:adjustRightInd w:val="0"/>
        <w:spacing w:after="0"/>
        <w:ind w:firstLine="360"/>
        <w:rPr>
          <w:moveTo w:id="13072" w:author="Summer 2023 updates" w:date="2024-07-31T13:42:00Z"/>
          <w:rFonts w:cs="Garamond"/>
          <w:color w:val="000000"/>
        </w:rPr>
      </w:pPr>
      <w:moveTo w:id="13073" w:author="Summer 2023 updates" w:date="2024-07-31T13:42:00Z">
        <w:r w:rsidRPr="00BA2257">
          <w:rPr>
            <w:rFonts w:cs="Garamond"/>
            <w:bCs/>
            <w:color w:val="000000"/>
          </w:rPr>
          <w:t>KIN-410 Athletic Injury Treatment &amp; Rehabilitation</w:t>
        </w:r>
        <w:r w:rsidRPr="00926736">
          <w:rPr>
            <w:rFonts w:cs="Garamond"/>
            <w:bCs/>
            <w:color w:val="000000"/>
          </w:rPr>
          <w:t xml:space="preserve"> </w:t>
        </w:r>
      </w:moveTo>
    </w:p>
    <w:p w14:paraId="38F76772" w14:textId="77777777" w:rsidR="00271302" w:rsidRDefault="00271302" w:rsidP="00526CB0">
      <w:pPr>
        <w:rPr>
          <w:moveTo w:id="13074" w:author="Summer 2023 updates" w:date="2024-07-31T13:42:00Z"/>
          <w:rPrChange w:id="13075" w:author="Summer 2023 updates" w:date="2024-07-31T13:42:00Z">
            <w:rPr>
              <w:moveTo w:id="13076" w:author="Summer 2023 updates" w:date="2024-07-31T13:42:00Z"/>
              <w:b/>
              <w:color w:val="000000"/>
              <w:sz w:val="23"/>
            </w:rPr>
          </w:rPrChange>
        </w:rPr>
        <w:pPrChange w:id="13077" w:author="Summer 2023 updates" w:date="2024-07-31T13:42:00Z">
          <w:pPr>
            <w:autoSpaceDE w:val="0"/>
            <w:autoSpaceDN w:val="0"/>
            <w:adjustRightInd w:val="0"/>
            <w:spacing w:after="0"/>
          </w:pPr>
        </w:pPrChange>
      </w:pPr>
    </w:p>
    <w:moveToRangeEnd w:id="13070"/>
    <w:p w14:paraId="06485097" w14:textId="5D3AF993" w:rsidR="00271302" w:rsidRDefault="00271302" w:rsidP="00271302">
      <w:pPr>
        <w:autoSpaceDE w:val="0"/>
        <w:autoSpaceDN w:val="0"/>
        <w:adjustRightInd w:val="0"/>
        <w:spacing w:after="0"/>
        <w:rPr>
          <w:ins w:id="13078" w:author="Summer 2023 updates" w:date="2024-07-31T13:42:00Z"/>
          <w:rFonts w:cs="Garamond"/>
          <w:bCs/>
          <w:i/>
          <w:color w:val="000000"/>
        </w:rPr>
      </w:pPr>
      <w:ins w:id="13079" w:author="Summer 2023 updates" w:date="2024-07-31T13:42:00Z">
        <w:r w:rsidRPr="00195805">
          <w:rPr>
            <w:rFonts w:cs="Garamond"/>
            <w:bCs/>
            <w:i/>
            <w:color w:val="000000"/>
          </w:rPr>
          <w:t xml:space="preserve">Students interested in the </w:t>
        </w:r>
        <w:r w:rsidR="00D76C63">
          <w:rPr>
            <w:rFonts w:cs="Garamond"/>
            <w:bCs/>
            <w:i/>
            <w:color w:val="000000"/>
          </w:rPr>
          <w:t>Pre-</w:t>
        </w:r>
        <w:r w:rsidRPr="00195805">
          <w:rPr>
            <w:rFonts w:cs="Garamond"/>
            <w:bCs/>
            <w:i/>
            <w:color w:val="000000"/>
          </w:rPr>
          <w:t xml:space="preserve">Athletic Training Group track are strongly encouraged to meet with the Kinesiology faculty for informal advising as soon as they have chosen this major. </w:t>
        </w:r>
      </w:ins>
      <w:moveToRangeStart w:id="13080" w:author="Summer 2023 updates" w:date="2024-07-31T13:42:00Z" w:name="move173325816"/>
      <w:moveTo w:id="13081" w:author="Summer 2023 updates" w:date="2024-07-31T13:42:00Z">
        <w:r w:rsidRPr="00195805">
          <w:rPr>
            <w:rFonts w:cs="Garamond"/>
            <w:bCs/>
            <w:i/>
            <w:color w:val="000000"/>
          </w:rPr>
          <w:t xml:space="preserve">Additional coursework may be needed for those students pursuing a </w:t>
        </w:r>
        <w:r>
          <w:rPr>
            <w:rFonts w:cs="Garamond"/>
            <w:bCs/>
            <w:i/>
            <w:color w:val="000000"/>
          </w:rPr>
          <w:t>licensure in Athletic Training.</w:t>
        </w:r>
      </w:moveTo>
      <w:moveToRangeEnd w:id="13080"/>
    </w:p>
    <w:p w14:paraId="410C65C9" w14:textId="77777777" w:rsidR="00271302" w:rsidRPr="00E61999" w:rsidRDefault="00271302" w:rsidP="00526CB0">
      <w:pPr>
        <w:rPr>
          <w:ins w:id="13082" w:author="Summer 2023 updates" w:date="2024-07-31T13:42:00Z"/>
        </w:rPr>
      </w:pPr>
    </w:p>
    <w:p w14:paraId="6BB82F6D" w14:textId="25F62F9F" w:rsidR="00D55E94" w:rsidRPr="00424939" w:rsidRDefault="00394ED8" w:rsidP="007A70A9">
      <w:pPr>
        <w:tabs>
          <w:tab w:val="num" w:pos="720"/>
        </w:tabs>
        <w:spacing w:before="120" w:after="0"/>
        <w:rPr>
          <w:rFonts w:cs="Times New Roman"/>
          <w:i/>
          <w:color w:val="000000" w:themeColor="text1"/>
        </w:rPr>
        <w:pPrChange w:id="13083" w:author="Summer 2023 updates" w:date="2024-07-31T13:42:00Z">
          <w:pPr>
            <w:tabs>
              <w:tab w:val="num" w:pos="720"/>
            </w:tabs>
            <w:spacing w:after="0"/>
          </w:pPr>
        </w:pPrChange>
      </w:pPr>
      <w:r w:rsidRPr="00424939">
        <w:rPr>
          <w:rFonts w:cs="Times New Roman"/>
          <w:b/>
          <w:color w:val="000000" w:themeColor="text1"/>
        </w:rPr>
        <w:t>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Major — Fitness Development</w:t>
      </w:r>
    </w:p>
    <w:p w14:paraId="14006BCD" w14:textId="7C03D44B" w:rsidR="00D55E94" w:rsidRPr="00424939" w:rsidRDefault="00D55E94"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BIO-155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6F344D0B" w14:textId="77777777" w:rsidR="00D55E94" w:rsidRPr="00424939" w:rsidRDefault="00D55E94"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447C9A54" w14:textId="5E160136" w:rsidR="00D55E94" w:rsidRPr="00424939" w:rsidRDefault="00D55E94" w:rsidP="00D55E94">
      <w:pPr>
        <w:tabs>
          <w:tab w:val="left" w:pos="720"/>
        </w:tabs>
        <w:spacing w:after="0"/>
        <w:ind w:left="360" w:hanging="360"/>
        <w:rPr>
          <w:rFonts w:cs="Times New Roman"/>
          <w:color w:val="000000" w:themeColor="text1"/>
        </w:rPr>
      </w:pPr>
      <w:r w:rsidRPr="00424939">
        <w:rPr>
          <w:rFonts w:cs="Times New Roman"/>
          <w:color w:val="000000" w:themeColor="text1"/>
        </w:rPr>
        <w:tab/>
        <w:t>BIO-</w:t>
      </w:r>
      <w:r w:rsidR="00C00DD7" w:rsidRPr="00424939">
        <w:rPr>
          <w:rFonts w:cs="Times New Roman"/>
          <w:color w:val="000000" w:themeColor="text1"/>
        </w:rPr>
        <w:t>103</w:t>
      </w:r>
      <w:ins w:id="13084" w:author="Summer 2023 updates" w:date="2024-07-31T13:42:00Z">
        <w:r w:rsidR="0023212B">
          <w:rPr>
            <w:rFonts w:cs="Times New Roman"/>
            <w:color w:val="000000" w:themeColor="text1"/>
          </w:rPr>
          <w:t>/103L</w:t>
        </w:r>
      </w:ins>
      <w:r w:rsidRPr="00424939">
        <w:rPr>
          <w:rFonts w:cs="Times New Roman"/>
          <w:color w:val="000000" w:themeColor="text1"/>
        </w:rPr>
        <w:t xml:space="preserve"> Anatomy and Physiology </w:t>
      </w:r>
      <w:ins w:id="13085" w:author="Summer 2023 updates" w:date="2024-07-31T13:42:00Z">
        <w:r w:rsidR="0023212B">
          <w:rPr>
            <w:rFonts w:cs="Times New Roman"/>
            <w:color w:val="000000" w:themeColor="text1"/>
          </w:rPr>
          <w:t>and Lab</w:t>
        </w:r>
      </w:ins>
    </w:p>
    <w:p w14:paraId="7B3961C0" w14:textId="77777777" w:rsidR="00D55E94" w:rsidRPr="00424939" w:rsidRDefault="00D55E94" w:rsidP="00D55E94">
      <w:pPr>
        <w:tabs>
          <w:tab w:val="left" w:pos="720"/>
        </w:tabs>
        <w:spacing w:after="0"/>
        <w:ind w:left="360" w:hanging="360"/>
        <w:rPr>
          <w:rFonts w:cs="Times New Roman"/>
          <w:color w:val="000000" w:themeColor="text1"/>
        </w:rPr>
      </w:pPr>
      <w:r w:rsidRPr="00424939">
        <w:rPr>
          <w:rFonts w:cs="Times New Roman"/>
          <w:color w:val="000000" w:themeColor="text1"/>
        </w:rPr>
        <w:tab/>
        <w:t xml:space="preserve">BIO-215 Human Anatomy </w:t>
      </w:r>
      <w:r w:rsidRPr="00424939">
        <w:rPr>
          <w:rFonts w:cs="Times New Roman"/>
          <w:b/>
          <w:color w:val="000000" w:themeColor="text1"/>
          <w:u w:val="single"/>
        </w:rPr>
        <w:t>and</w:t>
      </w:r>
      <w:r w:rsidRPr="00424939">
        <w:rPr>
          <w:rFonts w:cs="Times New Roman"/>
          <w:b/>
          <w:color w:val="000000" w:themeColor="text1"/>
        </w:rPr>
        <w:t xml:space="preserve"> </w:t>
      </w:r>
      <w:r w:rsidRPr="00424939">
        <w:rPr>
          <w:rFonts w:cs="Times New Roman"/>
          <w:color w:val="000000" w:themeColor="text1"/>
        </w:rPr>
        <w:t xml:space="preserve">BIO-225 Human Physiology </w:t>
      </w:r>
    </w:p>
    <w:p w14:paraId="63680FC3" w14:textId="47153FF5" w:rsidR="00D55E94" w:rsidRPr="00424939"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-105 Foundations of Physical Movement </w:t>
      </w:r>
    </w:p>
    <w:p w14:paraId="2A31A659" w14:textId="03860B55" w:rsidR="00D55E94" w:rsidRPr="00424939"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-115 Fundamentals of Exercise and Nutrition </w:t>
      </w:r>
    </w:p>
    <w:p w14:paraId="4DC77D7F" w14:textId="2160572A" w:rsidR="00D55E94" w:rsidRPr="00424939"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w:t>
      </w:r>
      <w:del w:id="13086" w:author="Summer 2023 updates" w:date="2024-07-31T13:42:00Z">
        <w:r w:rsidR="00D55E94" w:rsidRPr="00424939">
          <w:rPr>
            <w:rFonts w:cs="Times New Roman"/>
            <w:color w:val="000000" w:themeColor="text1"/>
          </w:rPr>
          <w:delText>175</w:delText>
        </w:r>
      </w:del>
      <w:ins w:id="13087" w:author="Summer 2023 updates" w:date="2024-07-31T13:42:00Z">
        <w:r w:rsidR="00516D2A">
          <w:rPr>
            <w:rFonts w:cs="Times New Roman"/>
            <w:color w:val="000000" w:themeColor="text1"/>
          </w:rPr>
          <w:t>2</w:t>
        </w:r>
        <w:r w:rsidR="00D55E94" w:rsidRPr="00424939">
          <w:rPr>
            <w:rFonts w:cs="Times New Roman"/>
            <w:color w:val="000000" w:themeColor="text1"/>
          </w:rPr>
          <w:t>75</w:t>
        </w:r>
      </w:ins>
      <w:r w:rsidR="00D55E94" w:rsidRPr="00424939">
        <w:rPr>
          <w:rFonts w:cs="Times New Roman"/>
          <w:color w:val="000000" w:themeColor="text1"/>
        </w:rPr>
        <w:t xml:space="preserve"> Prevention and Care of Athletic Injuries &amp; Laboratory</w:t>
      </w:r>
    </w:p>
    <w:p w14:paraId="792650D1" w14:textId="07FC9E02" w:rsidR="00D55E94" w:rsidRPr="00424939"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 xml:space="preserve">-365 Measurements/Evaluation and Prescription in </w:t>
      </w:r>
      <w:del w:id="13088" w:author="Summer 2023 updates" w:date="2024-07-31T13:42:00Z">
        <w:r w:rsidR="00D55E94" w:rsidRPr="00424939">
          <w:rPr>
            <w:rFonts w:cs="Times New Roman"/>
            <w:color w:val="000000" w:themeColor="text1"/>
          </w:rPr>
          <w:delText>Physical Education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ins w:id="13089" w:author="Summer 2023 updates" w:date="2024-07-31T13:42:00Z">
        <w:r w:rsidR="00744AB6">
          <w:rPr>
            <w:rFonts w:cs="Times New Roman"/>
            <w:color w:val="000000" w:themeColor="text1"/>
          </w:rPr>
          <w:t>Kinesiology</w:t>
        </w:r>
      </w:ins>
      <w:r w:rsidR="00D55E94" w:rsidRPr="00424939">
        <w:rPr>
          <w:rFonts w:cs="Times New Roman"/>
          <w:color w:val="000000" w:themeColor="text1"/>
        </w:rPr>
        <w:t xml:space="preserve"> </w:t>
      </w:r>
    </w:p>
    <w:p w14:paraId="4DF76067" w14:textId="290D11BC" w:rsidR="00D55E94" w:rsidRPr="00424939"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w:t>
      </w:r>
      <w:r w:rsidR="009E0BD8" w:rsidRPr="00424939">
        <w:rPr>
          <w:rFonts w:cs="Times New Roman"/>
          <w:color w:val="000000" w:themeColor="text1"/>
        </w:rPr>
        <w:t>440</w:t>
      </w:r>
      <w:r w:rsidR="00D55E94" w:rsidRPr="00424939">
        <w:rPr>
          <w:rFonts w:cs="Times New Roman"/>
          <w:color w:val="000000" w:themeColor="text1"/>
        </w:rPr>
        <w:t xml:space="preserve"> Organization and Administration of Physical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5E94" w:rsidRPr="00424939">
        <w:rPr>
          <w:rFonts w:cs="Times New Roman"/>
          <w:color w:val="000000" w:themeColor="text1"/>
        </w:rPr>
        <w:t>, Health, and Athletics</w:t>
      </w:r>
      <w:r w:rsidR="0038055A">
        <w:rPr>
          <w:rFonts w:cs="Times New Roman"/>
          <w:color w:val="000000" w:themeColor="text1"/>
        </w:rPr>
        <w:t xml:space="preserve"> (WE)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D55E94" w:rsidRPr="00424939">
        <w:rPr>
          <w:rFonts w:cs="Times New Roman"/>
          <w:color w:val="000000" w:themeColor="text1"/>
        </w:rPr>
        <w:t xml:space="preserve"> </w:t>
      </w:r>
    </w:p>
    <w:p w14:paraId="263A40A3" w14:textId="6EE8DE7A" w:rsidR="00D55E94" w:rsidRDefault="00C00DD7"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rPr>
        <w:t>KIN</w:t>
      </w:r>
      <w:r w:rsidR="00D55E94" w:rsidRPr="00424939">
        <w:rPr>
          <w:rFonts w:cs="Times New Roman"/>
          <w:color w:val="000000" w:themeColor="text1"/>
        </w:rPr>
        <w:t>-</w:t>
      </w:r>
      <w:r w:rsidR="009E0BD8" w:rsidRPr="00424939">
        <w:rPr>
          <w:rFonts w:cs="Times New Roman"/>
          <w:color w:val="000000" w:themeColor="text1"/>
        </w:rPr>
        <w:t>442</w:t>
      </w:r>
      <w:r w:rsidR="00D55E94" w:rsidRPr="00424939">
        <w:rPr>
          <w:rFonts w:cs="Times New Roman"/>
          <w:color w:val="000000" w:themeColor="text1"/>
        </w:rPr>
        <w:t xml:space="preserve"> Physiology of Exercise </w:t>
      </w:r>
    </w:p>
    <w:p w14:paraId="76ABDB0A" w14:textId="2F4E8508" w:rsidR="00516D2A" w:rsidRPr="00424939" w:rsidRDefault="00516D2A" w:rsidP="00E500FB">
      <w:pPr>
        <w:widowControl w:val="0"/>
        <w:numPr>
          <w:ilvl w:val="0"/>
          <w:numId w:val="60"/>
        </w:numPr>
        <w:tabs>
          <w:tab w:val="left" w:pos="720"/>
        </w:tabs>
        <w:adjustRightInd w:val="0"/>
        <w:spacing w:after="0"/>
        <w:ind w:left="360"/>
        <w:textAlignment w:val="baseline"/>
        <w:rPr>
          <w:ins w:id="13090" w:author="Summer 2023 updates" w:date="2024-07-31T13:42:00Z"/>
          <w:rFonts w:cs="Times New Roman"/>
          <w:color w:val="000000" w:themeColor="text1"/>
        </w:rPr>
      </w:pPr>
      <w:ins w:id="13091" w:author="Summer 2023 updates" w:date="2024-07-31T13:42:00Z">
        <w:r>
          <w:rPr>
            <w:rFonts w:cs="Times New Roman"/>
            <w:color w:val="000000" w:themeColor="text1"/>
          </w:rPr>
          <w:t>KIN-495 Kinesiology</w:t>
        </w:r>
      </w:ins>
    </w:p>
    <w:p w14:paraId="23CE724D" w14:textId="77777777" w:rsidR="00D55E94" w:rsidRPr="00424939" w:rsidRDefault="00D55E94" w:rsidP="00E500FB">
      <w:pPr>
        <w:widowControl w:val="0"/>
        <w:numPr>
          <w:ilvl w:val="0"/>
          <w:numId w:val="60"/>
        </w:numPr>
        <w:tabs>
          <w:tab w:val="left" w:pos="720"/>
        </w:tabs>
        <w:adjustRightInd w:val="0"/>
        <w:spacing w:after="0"/>
        <w:ind w:left="360"/>
        <w:textAlignment w:val="baseline"/>
        <w:rPr>
          <w:rFonts w:cs="Times New Roman"/>
          <w:color w:val="000000" w:themeColor="text1"/>
        </w:rPr>
      </w:pPr>
      <w:r w:rsidRPr="00424939">
        <w:rPr>
          <w:rFonts w:cs="Times New Roman"/>
          <w:color w:val="000000" w:themeColor="text1"/>
          <w:u w:val="single"/>
        </w:rPr>
        <w:t>All</w:t>
      </w:r>
      <w:r w:rsidRPr="00424939">
        <w:rPr>
          <w:rFonts w:cs="Times New Roman"/>
          <w:color w:val="000000" w:themeColor="text1"/>
        </w:rPr>
        <w:t xml:space="preserve"> of the following courses in the </w:t>
      </w:r>
      <w:r w:rsidRPr="00424939">
        <w:rPr>
          <w:rFonts w:cs="Times New Roman"/>
          <w:b/>
          <w:color w:val="000000" w:themeColor="text1"/>
        </w:rPr>
        <w:t>Strength and Conditioning Group</w:t>
      </w:r>
      <w:r w:rsidRPr="00424939">
        <w:rPr>
          <w:rFonts w:cs="Times New Roman"/>
          <w:color w:val="000000" w:themeColor="text1"/>
        </w:rPr>
        <w:t xml:space="preserve">: </w:t>
      </w:r>
    </w:p>
    <w:p w14:paraId="4203B995" w14:textId="7E63883F"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w:t>
      </w:r>
      <w:r w:rsidR="009E0BD8" w:rsidRPr="00424939">
        <w:rPr>
          <w:rFonts w:cs="Times New Roman"/>
          <w:color w:val="000000" w:themeColor="text1"/>
        </w:rPr>
        <w:t>103</w:t>
      </w:r>
      <w:r w:rsidRPr="00424939">
        <w:rPr>
          <w:rFonts w:cs="Times New Roman"/>
          <w:color w:val="000000" w:themeColor="text1"/>
        </w:rPr>
        <w:t xml:space="preserve"> or </w:t>
      </w:r>
      <w:r w:rsidR="00C00DD7" w:rsidRPr="00424939">
        <w:rPr>
          <w:rFonts w:cs="Times New Roman"/>
          <w:color w:val="000000" w:themeColor="text1"/>
        </w:rPr>
        <w:t>KIN</w:t>
      </w:r>
      <w:r w:rsidR="007431D9" w:rsidRPr="00424939">
        <w:rPr>
          <w:rFonts w:cs="Times New Roman"/>
          <w:color w:val="000000" w:themeColor="text1"/>
        </w:rPr>
        <w:t>-</w:t>
      </w:r>
      <w:r w:rsidR="009E0BD8" w:rsidRPr="00424939">
        <w:rPr>
          <w:rFonts w:cs="Times New Roman"/>
          <w:color w:val="000000" w:themeColor="text1"/>
        </w:rPr>
        <w:t>104</w:t>
      </w:r>
      <w:r w:rsidRPr="00424939">
        <w:rPr>
          <w:rFonts w:cs="Times New Roman"/>
          <w:color w:val="000000" w:themeColor="text1"/>
        </w:rPr>
        <w:t xml:space="preserve"> Advanced Weight Training </w:t>
      </w:r>
    </w:p>
    <w:p w14:paraId="23F35928" w14:textId="4EB9DA85"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w:t>
      </w:r>
      <w:r w:rsidR="009E0BD8" w:rsidRPr="00424939">
        <w:rPr>
          <w:rFonts w:cs="Times New Roman"/>
          <w:color w:val="000000" w:themeColor="text1"/>
        </w:rPr>
        <w:t>103</w:t>
      </w:r>
      <w:r w:rsidRPr="00424939">
        <w:rPr>
          <w:rFonts w:cs="Times New Roman"/>
          <w:color w:val="000000" w:themeColor="text1"/>
        </w:rPr>
        <w:t xml:space="preserve"> or </w:t>
      </w:r>
      <w:r w:rsidR="00C00DD7" w:rsidRPr="00424939">
        <w:rPr>
          <w:rFonts w:cs="Times New Roman"/>
          <w:color w:val="000000" w:themeColor="text1"/>
        </w:rPr>
        <w:t>KIN</w:t>
      </w:r>
      <w:r w:rsidR="007431D9" w:rsidRPr="00424939">
        <w:rPr>
          <w:rFonts w:cs="Times New Roman"/>
          <w:color w:val="000000" w:themeColor="text1"/>
        </w:rPr>
        <w:t>-</w:t>
      </w:r>
      <w:r w:rsidR="009E0BD8" w:rsidRPr="00424939">
        <w:rPr>
          <w:rFonts w:cs="Times New Roman"/>
          <w:color w:val="000000" w:themeColor="text1"/>
        </w:rPr>
        <w:t>104</w:t>
      </w:r>
      <w:r w:rsidRPr="00424939">
        <w:rPr>
          <w:rFonts w:cs="Times New Roman"/>
          <w:color w:val="000000" w:themeColor="text1"/>
        </w:rPr>
        <w:t xml:space="preserve"> Movement Training </w:t>
      </w:r>
    </w:p>
    <w:p w14:paraId="49B006B5" w14:textId="44443F0F"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 xml:space="preserve">-185 Group Exercise </w:t>
      </w:r>
    </w:p>
    <w:p w14:paraId="48AA5B97" w14:textId="2779DE61" w:rsidR="003A3761"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3A3761" w:rsidRPr="00424939">
        <w:rPr>
          <w:rFonts w:cs="Times New Roman"/>
          <w:color w:val="000000" w:themeColor="text1"/>
        </w:rPr>
        <w:t xml:space="preserve">KIN-385 Methods of Teaching Strength Training and Conditioning </w:t>
      </w:r>
    </w:p>
    <w:p w14:paraId="00FE29EB" w14:textId="59EAC6FF" w:rsidR="00D55E94" w:rsidRPr="00424939" w:rsidRDefault="003A3761"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D55E94" w:rsidRPr="00424939">
        <w:rPr>
          <w:rFonts w:cs="Times New Roman"/>
          <w:color w:val="000000" w:themeColor="text1"/>
        </w:rPr>
        <w:t>-</w:t>
      </w:r>
      <w:r w:rsidR="006044F2" w:rsidRPr="00424939">
        <w:rPr>
          <w:rFonts w:cs="Times New Roman"/>
          <w:color w:val="000000" w:themeColor="text1"/>
        </w:rPr>
        <w:t>40</w:t>
      </w:r>
      <w:r w:rsidR="007F11C9" w:rsidRPr="00424939">
        <w:rPr>
          <w:rFonts w:cs="Times New Roman"/>
          <w:color w:val="000000" w:themeColor="text1"/>
        </w:rPr>
        <w:t>5</w:t>
      </w:r>
      <w:r w:rsidR="00D55E94" w:rsidRPr="00424939">
        <w:rPr>
          <w:rFonts w:cs="Times New Roman"/>
          <w:color w:val="000000" w:themeColor="text1"/>
        </w:rPr>
        <w:t xml:space="preserve"> Program Design </w:t>
      </w:r>
    </w:p>
    <w:p w14:paraId="01466B9A" w14:textId="77777777" w:rsidR="00D55E94" w:rsidRPr="00424939" w:rsidRDefault="00D55E94" w:rsidP="00D55E94">
      <w:pPr>
        <w:tabs>
          <w:tab w:val="left" w:pos="720"/>
          <w:tab w:val="num" w:pos="1080"/>
        </w:tabs>
        <w:spacing w:after="0"/>
        <w:ind w:left="360" w:hanging="360"/>
        <w:rPr>
          <w:del w:id="13092" w:author="Summer 2023 updates" w:date="2024-07-31T13:42:00Z"/>
          <w:rFonts w:cs="Times New Roman"/>
          <w:color w:val="000000" w:themeColor="text1"/>
        </w:rPr>
      </w:pPr>
      <w:del w:id="13093" w:author="Summer 2023 updates" w:date="2024-07-31T13:42:00Z">
        <w:r w:rsidRPr="00424939">
          <w:rPr>
            <w:rFonts w:cs="Times New Roman"/>
            <w:color w:val="000000" w:themeColor="text1"/>
          </w:rPr>
          <w:tab/>
        </w:r>
        <w:r w:rsidR="00C00DD7" w:rsidRPr="00424939">
          <w:rPr>
            <w:rFonts w:cs="Times New Roman"/>
            <w:color w:val="000000" w:themeColor="text1"/>
          </w:rPr>
          <w:delText>KIN</w:delText>
        </w:r>
        <w:r w:rsidRPr="00424939">
          <w:rPr>
            <w:rFonts w:cs="Times New Roman"/>
            <w:color w:val="000000" w:themeColor="text1"/>
          </w:rPr>
          <w:delText>-495 Kinesiology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Kinesiology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del>
    </w:p>
    <w:p w14:paraId="1298835C" w14:textId="288736B7" w:rsidR="00D55E94" w:rsidRPr="00424939" w:rsidRDefault="00D55E94" w:rsidP="00D55E94">
      <w:pPr>
        <w:tabs>
          <w:tab w:val="left" w:pos="720"/>
          <w:tab w:val="num" w:pos="1080"/>
        </w:tabs>
        <w:spacing w:after="0"/>
        <w:ind w:left="360" w:hanging="360"/>
        <w:rPr>
          <w:rFonts w:cs="Times New Roman"/>
          <w:b/>
          <w:smallCaps/>
          <w:color w:val="000000" w:themeColor="text1"/>
          <w:u w:val="single"/>
        </w:rPr>
      </w:pPr>
      <w:ins w:id="13094" w:author="Summer 2023 updates" w:date="2024-07-31T13:42:00Z">
        <w:r w:rsidRPr="00424939">
          <w:rPr>
            <w:rFonts w:cs="Times New Roman"/>
            <w:color w:val="000000" w:themeColor="text1"/>
          </w:rPr>
          <w:tab/>
        </w:r>
      </w:ins>
      <w:r w:rsidRPr="00424939">
        <w:rPr>
          <w:rFonts w:cs="Times New Roman"/>
          <w:color w:val="000000" w:themeColor="text1"/>
        </w:rPr>
        <w:tab/>
      </w:r>
      <w:r w:rsidRPr="00424939">
        <w:rPr>
          <w:rFonts w:cs="Times New Roman"/>
          <w:color w:val="000000" w:themeColor="text1"/>
        </w:rPr>
        <w:tab/>
      </w:r>
      <w:r w:rsidRPr="00424939">
        <w:rPr>
          <w:rFonts w:cs="Times New Roman"/>
          <w:color w:val="000000" w:themeColor="text1"/>
        </w:rPr>
        <w:tab/>
      </w:r>
      <w:r w:rsidRPr="00424939">
        <w:rPr>
          <w:rFonts w:cs="Times New Roman"/>
          <w:b/>
          <w:color w:val="000000" w:themeColor="text1"/>
          <w:u w:val="single"/>
        </w:rPr>
        <w:t>or</w:t>
      </w:r>
      <w:r w:rsidRPr="00424939">
        <w:rPr>
          <w:rFonts w:cs="Times New Roman"/>
          <w:b/>
          <w:smallCaps/>
          <w:color w:val="000000" w:themeColor="text1"/>
          <w:u w:val="single"/>
        </w:rPr>
        <w:t xml:space="preserve"> </w:t>
      </w:r>
    </w:p>
    <w:p w14:paraId="7FF41A60" w14:textId="77777777"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Pr="00424939">
        <w:rPr>
          <w:rFonts w:cs="Times New Roman"/>
          <w:color w:val="000000" w:themeColor="text1"/>
          <w:u w:val="single"/>
        </w:rPr>
        <w:t>All</w:t>
      </w:r>
      <w:r w:rsidRPr="00424939">
        <w:rPr>
          <w:rFonts w:cs="Times New Roman"/>
          <w:color w:val="000000" w:themeColor="text1"/>
        </w:rPr>
        <w:t xml:space="preserve"> of the following courses in the </w:t>
      </w:r>
      <w:r w:rsidRPr="00424939">
        <w:rPr>
          <w:rFonts w:cs="Times New Roman"/>
          <w:b/>
          <w:color w:val="000000" w:themeColor="text1"/>
        </w:rPr>
        <w:t>Health and Wellness Group</w:t>
      </w:r>
      <w:r w:rsidRPr="00424939">
        <w:rPr>
          <w:rFonts w:cs="Times New Roman"/>
          <w:color w:val="000000" w:themeColor="text1"/>
        </w:rPr>
        <w:t xml:space="preserve">: </w:t>
      </w:r>
    </w:p>
    <w:p w14:paraId="52A4D50A" w14:textId="10AE9D11"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7431D9" w:rsidRPr="00424939">
        <w:rPr>
          <w:rFonts w:cs="Times New Roman"/>
          <w:color w:val="000000" w:themeColor="text1"/>
        </w:rPr>
        <w:t>-</w:t>
      </w:r>
      <w:r w:rsidRPr="00424939">
        <w:rPr>
          <w:rFonts w:cs="Times New Roman"/>
          <w:color w:val="000000" w:themeColor="text1"/>
        </w:rPr>
        <w:t xml:space="preserve">125 Public and Consumer Health </w:t>
      </w:r>
    </w:p>
    <w:p w14:paraId="188DC21E" w14:textId="610D1D77" w:rsidR="00D55E94" w:rsidRPr="00424939" w:rsidRDefault="00D55E94" w:rsidP="00D55E94">
      <w:pPr>
        <w:tabs>
          <w:tab w:val="left" w:pos="720"/>
          <w:tab w:val="num" w:pos="1080"/>
        </w:tabs>
        <w:spacing w:after="0"/>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007431D9" w:rsidRPr="00424939">
        <w:rPr>
          <w:rFonts w:cs="Times New Roman"/>
          <w:color w:val="000000" w:themeColor="text1"/>
        </w:rPr>
        <w:t>-</w:t>
      </w:r>
      <w:r w:rsidRPr="00424939">
        <w:rPr>
          <w:rFonts w:cs="Times New Roman"/>
          <w:color w:val="000000" w:themeColor="text1"/>
        </w:rPr>
        <w:t xml:space="preserve">135 Concepts of Individual Wellness </w:t>
      </w:r>
    </w:p>
    <w:p w14:paraId="115CB871" w14:textId="0EAE9118" w:rsidR="00D55E94" w:rsidRPr="00424939" w:rsidRDefault="00D55E94" w:rsidP="009D1300">
      <w:pPr>
        <w:tabs>
          <w:tab w:val="left" w:pos="720"/>
          <w:tab w:val="num" w:pos="1080"/>
        </w:tabs>
        <w:ind w:left="360" w:hanging="360"/>
        <w:rPr>
          <w:rFonts w:cs="Times New Roman"/>
          <w:color w:val="000000" w:themeColor="text1"/>
        </w:rPr>
      </w:pPr>
      <w:r w:rsidRPr="00424939">
        <w:rPr>
          <w:rFonts w:cs="Times New Roman"/>
          <w:color w:val="000000" w:themeColor="text1"/>
        </w:rPr>
        <w:tab/>
      </w:r>
      <w:r w:rsidR="00C00DD7" w:rsidRPr="00424939">
        <w:rPr>
          <w:rFonts w:cs="Times New Roman"/>
          <w:color w:val="000000" w:themeColor="text1"/>
        </w:rPr>
        <w:t>KIN</w:t>
      </w:r>
      <w:r w:rsidRPr="00424939">
        <w:rPr>
          <w:rFonts w:cs="Times New Roman"/>
          <w:color w:val="000000" w:themeColor="text1"/>
        </w:rPr>
        <w:t xml:space="preserve">-155 Substance Abuse </w:t>
      </w:r>
    </w:p>
    <w:p w14:paraId="62638436" w14:textId="0BDA1A5D" w:rsidR="00D55E94" w:rsidRPr="00424939" w:rsidRDefault="00D55E94" w:rsidP="007A70A9">
      <w:pPr>
        <w:tabs>
          <w:tab w:val="num" w:pos="1080"/>
        </w:tabs>
        <w:spacing w:before="120" w:after="0"/>
        <w:rPr>
          <w:rFonts w:cs="Times New Roman"/>
          <w:b/>
          <w:color w:val="000000" w:themeColor="text1"/>
        </w:rPr>
        <w:pPrChange w:id="13095" w:author="Summer 2023 updates" w:date="2024-07-31T13:42:00Z">
          <w:pPr>
            <w:tabs>
              <w:tab w:val="num" w:pos="1080"/>
            </w:tabs>
            <w:spacing w:after="0"/>
          </w:pPr>
        </w:pPrChange>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Coaching Endorsement (#55, K-12) </w:t>
      </w:r>
    </w:p>
    <w:p w14:paraId="1ED3F318" w14:textId="77777777" w:rsidR="00D55E94" w:rsidRPr="00424939" w:rsidRDefault="00D55E94" w:rsidP="00E500FB">
      <w:pPr>
        <w:widowControl w:val="0"/>
        <w:numPr>
          <w:ilvl w:val="0"/>
          <w:numId w:val="61"/>
        </w:numPr>
        <w:adjustRightInd w:val="0"/>
        <w:spacing w:after="0"/>
        <w:ind w:left="360"/>
        <w:textAlignment w:val="baseline"/>
        <w:rPr>
          <w:rFonts w:cs="Times New Roman"/>
          <w:color w:val="000000" w:themeColor="text1"/>
        </w:rPr>
      </w:pPr>
      <w:r w:rsidRPr="00424939">
        <w:rPr>
          <w:rFonts w:cs="Times New Roman"/>
          <w:color w:val="000000" w:themeColor="text1"/>
        </w:rPr>
        <w:t xml:space="preserve">Teaching certification in an academic area </w:t>
      </w:r>
    </w:p>
    <w:p w14:paraId="265436A7" w14:textId="18D4B332" w:rsidR="004C4EB7" w:rsidRDefault="004C4EB7" w:rsidP="00E500FB">
      <w:pPr>
        <w:widowControl w:val="0"/>
        <w:numPr>
          <w:ilvl w:val="0"/>
          <w:numId w:val="61"/>
        </w:numPr>
        <w:adjustRightInd w:val="0"/>
        <w:spacing w:after="0"/>
        <w:ind w:left="360"/>
        <w:textAlignment w:val="baseline"/>
        <w:rPr>
          <w:ins w:id="13096" w:author="Summer 2023 updates" w:date="2024-07-31T13:42:00Z"/>
          <w:rFonts w:cs="Times New Roman"/>
          <w:color w:val="000000" w:themeColor="text1"/>
        </w:rPr>
      </w:pPr>
      <w:r>
        <w:rPr>
          <w:rFonts w:cs="Times New Roman"/>
          <w:color w:val="000000" w:themeColor="text1"/>
        </w:rPr>
        <w:t>KIN-</w:t>
      </w:r>
      <w:ins w:id="13097" w:author="Summer 2023 updates" w:date="2024-07-31T13:42:00Z">
        <w:r>
          <w:rPr>
            <w:rFonts w:cs="Times New Roman"/>
            <w:color w:val="000000" w:themeColor="text1"/>
          </w:rPr>
          <w:t>110 Emergency Life Skills</w:t>
        </w:r>
      </w:ins>
    </w:p>
    <w:p w14:paraId="4421B3A3" w14:textId="059AA141" w:rsidR="00D55E94" w:rsidRPr="00424939" w:rsidRDefault="00516D2A" w:rsidP="00E500FB">
      <w:pPr>
        <w:widowControl w:val="0"/>
        <w:numPr>
          <w:ilvl w:val="0"/>
          <w:numId w:val="61"/>
        </w:numPr>
        <w:adjustRightInd w:val="0"/>
        <w:spacing w:after="0"/>
        <w:ind w:left="360"/>
        <w:textAlignment w:val="baseline"/>
        <w:rPr>
          <w:ins w:id="13098" w:author="Summer 2023 updates" w:date="2024-07-31T13:42:00Z"/>
          <w:rFonts w:cs="Times New Roman"/>
          <w:color w:val="000000" w:themeColor="text1"/>
        </w:rPr>
      </w:pPr>
      <w:moveToRangeStart w:id="13099" w:author="Summer 2023 updates" w:date="2024-07-31T13:42:00Z" w:name="move173325817"/>
      <w:moveTo w:id="13100" w:author="Summer 2023 updates" w:date="2024-07-31T13:42:00Z">
        <w:r w:rsidRPr="00424939">
          <w:rPr>
            <w:rFonts w:cs="Times New Roman"/>
            <w:color w:val="000000" w:themeColor="text1"/>
          </w:rPr>
          <w:t>KIN-201 Fundamentals of Coaching</w:t>
        </w:r>
      </w:moveTo>
      <w:moveToRangeEnd w:id="13099"/>
      <w:del w:id="13101" w:author="Summer 2023 updates" w:date="2024-07-31T13:42:00Z">
        <w:r w:rsidR="00D55E94" w:rsidRPr="00424939">
          <w:rPr>
            <w:rFonts w:cs="Times New Roman"/>
            <w:color w:val="000000" w:themeColor="text1"/>
          </w:rPr>
          <w:delText>175</w:delText>
        </w:r>
      </w:del>
    </w:p>
    <w:p w14:paraId="5BF55ED6" w14:textId="5BAFD2AC" w:rsidR="00D55E94" w:rsidRPr="00424939" w:rsidRDefault="00516D2A" w:rsidP="00E500FB">
      <w:pPr>
        <w:widowControl w:val="0"/>
        <w:numPr>
          <w:ilvl w:val="0"/>
          <w:numId w:val="61"/>
        </w:numPr>
        <w:adjustRightInd w:val="0"/>
        <w:ind w:left="360"/>
        <w:textAlignment w:val="baseline"/>
        <w:rPr>
          <w:rFonts w:cs="Times New Roman"/>
          <w:color w:val="000000" w:themeColor="text1"/>
        </w:rPr>
        <w:pPrChange w:id="13102" w:author="Summer 2023 updates" w:date="2024-07-31T13:42:00Z">
          <w:pPr>
            <w:widowControl w:val="0"/>
            <w:numPr>
              <w:numId w:val="61"/>
            </w:numPr>
            <w:adjustRightInd w:val="0"/>
            <w:spacing w:after="0"/>
            <w:ind w:left="360" w:hanging="360"/>
            <w:textAlignment w:val="baseline"/>
          </w:pPr>
        </w:pPrChange>
      </w:pPr>
      <w:ins w:id="13103" w:author="Summer 2023 updates" w:date="2024-07-31T13:42:00Z">
        <w:r w:rsidRPr="00424939">
          <w:rPr>
            <w:rFonts w:cs="Times New Roman"/>
            <w:color w:val="000000" w:themeColor="text1"/>
          </w:rPr>
          <w:t>KIN-</w:t>
        </w:r>
        <w:r>
          <w:rPr>
            <w:rFonts w:cs="Times New Roman"/>
            <w:color w:val="000000" w:themeColor="text1"/>
          </w:rPr>
          <w:t>2</w:t>
        </w:r>
        <w:r w:rsidRPr="00424939">
          <w:rPr>
            <w:rFonts w:cs="Times New Roman"/>
            <w:color w:val="000000" w:themeColor="text1"/>
          </w:rPr>
          <w:t>75</w:t>
        </w:r>
      </w:ins>
      <w:r w:rsidRPr="00424939">
        <w:rPr>
          <w:rFonts w:cs="Times New Roman"/>
          <w:color w:val="000000" w:themeColor="text1"/>
        </w:rPr>
        <w:t xml:space="preserve"> Prevention and Care of Athletic Injuries &amp; Laboratory</w:t>
      </w:r>
    </w:p>
    <w:p w14:paraId="1828F7D5" w14:textId="77777777" w:rsidR="00D55E94" w:rsidRPr="00424939" w:rsidRDefault="00C00DD7" w:rsidP="000F1A77">
      <w:pPr>
        <w:widowControl w:val="0"/>
        <w:numPr>
          <w:ilvl w:val="0"/>
          <w:numId w:val="61"/>
        </w:numPr>
        <w:adjustRightInd w:val="0"/>
        <w:ind w:left="360"/>
        <w:textAlignment w:val="baseline"/>
        <w:rPr>
          <w:del w:id="13104" w:author="Summer 2023 updates" w:date="2024-07-31T13:42:00Z"/>
          <w:rFonts w:cs="Times New Roman"/>
          <w:color w:val="000000" w:themeColor="text1"/>
        </w:rPr>
      </w:pPr>
      <w:del w:id="13105" w:author="Summer 2023 updates" w:date="2024-07-31T13:42:00Z">
        <w:r w:rsidRPr="00424939">
          <w:rPr>
            <w:rFonts w:cs="Times New Roman"/>
            <w:color w:val="000000" w:themeColor="text1"/>
          </w:rPr>
          <w:delText>KIN</w:delText>
        </w:r>
        <w:r w:rsidR="00D55E94" w:rsidRPr="00424939">
          <w:rPr>
            <w:rFonts w:cs="Times New Roman"/>
            <w:color w:val="000000" w:themeColor="text1"/>
          </w:rPr>
          <w:delText xml:space="preserve">-201 Fundamentals of Coaching </w:delText>
        </w:r>
      </w:del>
    </w:p>
    <w:p w14:paraId="0833A6AD" w14:textId="492E806F" w:rsidR="006011FD" w:rsidRPr="00B733D7" w:rsidRDefault="00D55E94" w:rsidP="00B733D7">
      <w:pPr>
        <w:tabs>
          <w:tab w:val="num" w:pos="360"/>
        </w:tabs>
        <w:spacing w:after="120"/>
        <w:rPr>
          <w:rFonts w:cs="Times New Roman"/>
          <w:color w:val="000000" w:themeColor="text1"/>
        </w:rPr>
      </w:pPr>
      <w:r w:rsidRPr="00424939">
        <w:rPr>
          <w:rFonts w:cs="Times New Roman"/>
          <w:color w:val="000000" w:themeColor="text1"/>
        </w:rPr>
        <w:t xml:space="preserve">The Coaching Endorsement (#55, K-12) may be granted to any student with teacher certification completing a major in </w:t>
      </w:r>
      <w:r w:rsidR="00BD0754" w:rsidRPr="00424939">
        <w:rPr>
          <w:rFonts w:cs="Times New Roman"/>
          <w:color w:val="000000" w:themeColor="text1"/>
        </w:rPr>
        <w:t>kinesiology and</w:t>
      </w:r>
      <w:r w:rsidRPr="00424939">
        <w:rPr>
          <w:rFonts w:cs="Times New Roman"/>
          <w:color w:val="000000" w:themeColor="text1"/>
        </w:rPr>
        <w:t xml:space="preserve"> by taking </w:t>
      </w:r>
      <w:ins w:id="13106" w:author="Summer 2023 updates" w:date="2024-07-31T13:42:00Z">
        <w:r w:rsidR="0083685D">
          <w:rPr>
            <w:rFonts w:cs="Times New Roman"/>
            <w:color w:val="000000" w:themeColor="text1"/>
          </w:rPr>
          <w:t xml:space="preserve">Emergency Life Skills (KIN-110) and either </w:t>
        </w:r>
      </w:ins>
      <w:r w:rsidR="00BD0754" w:rsidRPr="00424939">
        <w:rPr>
          <w:rFonts w:cs="Times New Roman"/>
          <w:color w:val="000000" w:themeColor="text1"/>
        </w:rPr>
        <w:t>Theory of Coaching</w:t>
      </w:r>
      <w:r w:rsidRPr="00424939">
        <w:rPr>
          <w:rFonts w:cs="Times New Roman"/>
          <w:color w:val="000000" w:themeColor="text1"/>
        </w:rPr>
        <w:t xml:space="preserve"> (</w:t>
      </w:r>
      <w:r w:rsidR="009E0BD8" w:rsidRPr="00424939">
        <w:rPr>
          <w:rFonts w:cs="Times New Roman"/>
          <w:color w:val="000000" w:themeColor="text1"/>
        </w:rPr>
        <w:t>KIN</w:t>
      </w:r>
      <w:r w:rsidRPr="00424939">
        <w:rPr>
          <w:rFonts w:cs="Times New Roman"/>
          <w:color w:val="000000" w:themeColor="text1"/>
        </w:rPr>
        <w:t>-</w:t>
      </w:r>
      <w:r w:rsidR="00BD0754" w:rsidRPr="00424939">
        <w:rPr>
          <w:rFonts w:cs="Times New Roman"/>
          <w:color w:val="000000" w:themeColor="text1"/>
        </w:rPr>
        <w:t>205</w:t>
      </w:r>
      <w:r w:rsidRPr="00424939">
        <w:rPr>
          <w:rFonts w:cs="Times New Roman"/>
          <w:color w:val="000000" w:themeColor="text1"/>
        </w:rPr>
        <w:t>)</w:t>
      </w:r>
      <w:r w:rsidR="00BD0754" w:rsidRPr="00424939">
        <w:rPr>
          <w:rFonts w:cs="Times New Roman"/>
          <w:color w:val="000000" w:themeColor="text1"/>
        </w:rPr>
        <w:t xml:space="preserve"> </w:t>
      </w:r>
      <w:r w:rsidR="00BD0754" w:rsidRPr="00424939">
        <w:rPr>
          <w:rFonts w:cs="Times New Roman"/>
          <w:color w:val="000000" w:themeColor="text1"/>
          <w:u w:val="single"/>
        </w:rPr>
        <w:t>OR</w:t>
      </w:r>
      <w:r w:rsidR="00BD0754" w:rsidRPr="00424939">
        <w:rPr>
          <w:rFonts w:cs="Times New Roman"/>
          <w:color w:val="000000" w:themeColor="text1"/>
        </w:rPr>
        <w:t xml:space="preserve"> Fundamentals of Coaching (KIN 201)</w:t>
      </w:r>
      <w:r w:rsidRPr="00424939">
        <w:rPr>
          <w:rFonts w:cs="Times New Roman"/>
          <w:color w:val="000000" w:themeColor="text1"/>
        </w:rPr>
        <w:t xml:space="preserve">. </w:t>
      </w:r>
    </w:p>
    <w:p w14:paraId="241DD360" w14:textId="043534B5" w:rsidR="00D55E94" w:rsidRPr="00424939" w:rsidRDefault="00D55E94" w:rsidP="007A70A9">
      <w:pPr>
        <w:keepNext/>
        <w:tabs>
          <w:tab w:val="num" w:pos="1080"/>
        </w:tabs>
        <w:spacing w:before="120" w:after="0"/>
        <w:rPr>
          <w:rFonts w:cs="Times New Roman"/>
          <w:b/>
          <w:color w:val="000000" w:themeColor="text1"/>
        </w:rPr>
        <w:pPrChange w:id="13107" w:author="Summer 2023 updates" w:date="2024-07-31T13:42:00Z">
          <w:pPr>
            <w:keepNext/>
            <w:tabs>
              <w:tab w:val="num" w:pos="1080"/>
            </w:tabs>
            <w:spacing w:after="0"/>
          </w:pPr>
        </w:pPrChange>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Coaching Authorization</w:t>
      </w:r>
    </w:p>
    <w:p w14:paraId="6ACFC896" w14:textId="76B874B5" w:rsidR="001F44BB" w:rsidRDefault="001F44BB" w:rsidP="00E500FB">
      <w:pPr>
        <w:widowControl w:val="0"/>
        <w:numPr>
          <w:ilvl w:val="0"/>
          <w:numId w:val="31"/>
        </w:numPr>
        <w:tabs>
          <w:tab w:val="clear" w:pos="720"/>
          <w:tab w:val="num" w:pos="360"/>
        </w:tabs>
        <w:adjustRightInd w:val="0"/>
        <w:spacing w:after="0"/>
        <w:ind w:hanging="720"/>
        <w:textAlignment w:val="baseline"/>
        <w:rPr>
          <w:ins w:id="13108" w:author="Summer 2023 updates" w:date="2024-07-31T13:42:00Z"/>
          <w:rFonts w:cs="Times New Roman"/>
          <w:color w:val="000000" w:themeColor="text1"/>
        </w:rPr>
      </w:pPr>
      <w:r>
        <w:rPr>
          <w:rFonts w:cs="Times New Roman"/>
          <w:color w:val="000000" w:themeColor="text1"/>
        </w:rPr>
        <w:t>KIN-</w:t>
      </w:r>
      <w:del w:id="13109" w:author="Summer 2023 updates" w:date="2024-07-31T13:42:00Z">
        <w:r w:rsidR="00D55E94" w:rsidRPr="00424939">
          <w:rPr>
            <w:rFonts w:cs="Times New Roman"/>
            <w:color w:val="000000" w:themeColor="text1"/>
          </w:rPr>
          <w:delText>175</w:delText>
        </w:r>
      </w:del>
      <w:ins w:id="13110" w:author="Summer 2023 updates" w:date="2024-07-31T13:42:00Z">
        <w:r>
          <w:rPr>
            <w:rFonts w:cs="Times New Roman"/>
            <w:color w:val="000000" w:themeColor="text1"/>
          </w:rPr>
          <w:t>110 Emergency Life Skills</w:t>
        </w:r>
      </w:ins>
    </w:p>
    <w:p w14:paraId="2742DF5F" w14:textId="04AFE423" w:rsidR="00D55E94" w:rsidRPr="00424939" w:rsidRDefault="004C4EB7" w:rsidP="00E500FB">
      <w:pPr>
        <w:widowControl w:val="0"/>
        <w:numPr>
          <w:ilvl w:val="0"/>
          <w:numId w:val="31"/>
        </w:numPr>
        <w:tabs>
          <w:tab w:val="clear" w:pos="720"/>
          <w:tab w:val="num" w:pos="360"/>
        </w:tabs>
        <w:adjustRightInd w:val="0"/>
        <w:spacing w:after="0"/>
        <w:ind w:hanging="720"/>
        <w:textAlignment w:val="baseline"/>
        <w:rPr>
          <w:ins w:id="13111" w:author="Summer 2023 updates" w:date="2024-07-31T13:42:00Z"/>
          <w:rFonts w:cs="Times New Roman"/>
          <w:color w:val="000000" w:themeColor="text1"/>
        </w:rPr>
      </w:pPr>
      <w:ins w:id="13112" w:author="Summer 2023 updates" w:date="2024-07-31T13:42:00Z">
        <w:r w:rsidRPr="00424939">
          <w:rPr>
            <w:rFonts w:cs="Times New Roman"/>
            <w:color w:val="000000" w:themeColor="text1"/>
          </w:rPr>
          <w:t>KIN-201 Fundamentals of Coaching</w:t>
        </w:r>
      </w:ins>
    </w:p>
    <w:p w14:paraId="4B7FFCA7" w14:textId="43E1C321" w:rsidR="00D55E94" w:rsidRPr="00424939" w:rsidRDefault="004C4EB7" w:rsidP="00E500FB">
      <w:pPr>
        <w:widowControl w:val="0"/>
        <w:numPr>
          <w:ilvl w:val="0"/>
          <w:numId w:val="31"/>
        </w:numPr>
        <w:tabs>
          <w:tab w:val="clear" w:pos="720"/>
          <w:tab w:val="num" w:pos="360"/>
        </w:tabs>
        <w:adjustRightInd w:val="0"/>
        <w:spacing w:after="120"/>
        <w:ind w:hanging="720"/>
        <w:textAlignment w:val="baseline"/>
        <w:rPr>
          <w:rFonts w:cs="Times New Roman"/>
          <w:color w:val="000000" w:themeColor="text1"/>
        </w:rPr>
        <w:pPrChange w:id="13113" w:author="Summer 2023 updates" w:date="2024-07-31T13:42:00Z">
          <w:pPr>
            <w:widowControl w:val="0"/>
            <w:numPr>
              <w:numId w:val="31"/>
            </w:numPr>
            <w:tabs>
              <w:tab w:val="num" w:pos="360"/>
            </w:tabs>
            <w:adjustRightInd w:val="0"/>
            <w:spacing w:after="0"/>
            <w:ind w:left="720" w:hanging="720"/>
            <w:textAlignment w:val="baseline"/>
          </w:pPr>
        </w:pPrChange>
      </w:pPr>
      <w:ins w:id="13114" w:author="Summer 2023 updates" w:date="2024-07-31T13:42:00Z">
        <w:r w:rsidRPr="00424939">
          <w:rPr>
            <w:rFonts w:cs="Times New Roman"/>
            <w:color w:val="000000" w:themeColor="text1"/>
          </w:rPr>
          <w:t>KIN-</w:t>
        </w:r>
        <w:r>
          <w:rPr>
            <w:rFonts w:cs="Times New Roman"/>
            <w:color w:val="000000" w:themeColor="text1"/>
          </w:rPr>
          <w:t>2</w:t>
        </w:r>
        <w:r w:rsidRPr="00424939">
          <w:rPr>
            <w:rFonts w:cs="Times New Roman"/>
            <w:color w:val="000000" w:themeColor="text1"/>
          </w:rPr>
          <w:t>75</w:t>
        </w:r>
      </w:ins>
      <w:r w:rsidRPr="00424939">
        <w:rPr>
          <w:rFonts w:cs="Times New Roman"/>
          <w:color w:val="000000" w:themeColor="text1"/>
        </w:rPr>
        <w:t xml:space="preserve"> Prevention and Care of Athletic Injuries &amp; Laboratory</w:t>
      </w:r>
    </w:p>
    <w:p w14:paraId="5F05DA04" w14:textId="77777777" w:rsidR="00D55E94" w:rsidRPr="00424939" w:rsidRDefault="00516D2A" w:rsidP="00387329">
      <w:pPr>
        <w:widowControl w:val="0"/>
        <w:numPr>
          <w:ilvl w:val="0"/>
          <w:numId w:val="31"/>
        </w:numPr>
        <w:tabs>
          <w:tab w:val="clear" w:pos="720"/>
          <w:tab w:val="num" w:pos="360"/>
        </w:tabs>
        <w:adjustRightInd w:val="0"/>
        <w:spacing w:after="120"/>
        <w:ind w:hanging="720"/>
        <w:textAlignment w:val="baseline"/>
        <w:rPr>
          <w:del w:id="13115" w:author="Summer 2023 updates" w:date="2024-07-31T13:42:00Z"/>
          <w:rFonts w:cs="Times New Roman"/>
          <w:color w:val="000000" w:themeColor="text1"/>
        </w:rPr>
      </w:pPr>
      <w:moveFromRangeStart w:id="13116" w:author="Summer 2023 updates" w:date="2024-07-31T13:42:00Z" w:name="move173325817"/>
      <w:moveFrom w:id="13117" w:author="Summer 2023 updates" w:date="2024-07-31T13:42:00Z">
        <w:r w:rsidRPr="00424939">
          <w:rPr>
            <w:rFonts w:cs="Times New Roman"/>
            <w:color w:val="000000" w:themeColor="text1"/>
          </w:rPr>
          <w:t>KIN-201 Fundamentals of Coaching</w:t>
        </w:r>
      </w:moveFrom>
      <w:moveFromRangeEnd w:id="13116"/>
      <w:del w:id="13118" w:author="Summer 2023 updates" w:date="2024-07-31T13:42:00Z">
        <w:r w:rsidR="00D55E94" w:rsidRPr="00424939">
          <w:rPr>
            <w:rFonts w:cs="Times New Roman"/>
            <w:color w:val="000000" w:themeColor="text1"/>
          </w:rPr>
          <w:delText xml:space="preserve"> </w:delText>
        </w:r>
      </w:del>
    </w:p>
    <w:p w14:paraId="31AE7EF2" w14:textId="1D624BE2" w:rsidR="00755240" w:rsidRPr="00424939" w:rsidRDefault="00755240" w:rsidP="007A70A9">
      <w:pPr>
        <w:tabs>
          <w:tab w:val="num" w:pos="720"/>
        </w:tabs>
        <w:spacing w:before="120" w:after="0"/>
        <w:rPr>
          <w:rFonts w:cs="Times New Roman"/>
          <w:b/>
          <w:color w:val="000000" w:themeColor="text1"/>
        </w:rPr>
        <w:pPrChange w:id="13119" w:author="Summer 2023 updates" w:date="2024-07-31T13:42:00Z">
          <w:pPr>
            <w:tabs>
              <w:tab w:val="num" w:pos="720"/>
            </w:tabs>
            <w:spacing w:after="0"/>
          </w:pPr>
        </w:pPrChange>
      </w:pPr>
      <w:r w:rsidRPr="00424939">
        <w:rPr>
          <w:rFonts w:cs="Times New Roman"/>
          <w:b/>
          <w:color w:val="000000" w:themeColor="text1"/>
        </w:rPr>
        <w:t>State of Iowa</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State of Iowa</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Health Certification Endorsement</w:t>
      </w:r>
    </w:p>
    <w:p w14:paraId="0E48E508" w14:textId="77777777"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KIN-115 Fundamentals in Exercise and Nutrition</w:t>
      </w:r>
    </w:p>
    <w:p w14:paraId="1D871297" w14:textId="77777777"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KIN-125 Public and Consumer Health </w:t>
      </w:r>
    </w:p>
    <w:p w14:paraId="61E0E48C" w14:textId="77777777"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KIN-135 Concepts of Individual Wellness </w:t>
      </w:r>
    </w:p>
    <w:p w14:paraId="0BACC9D2" w14:textId="77777777"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 xml:space="preserve">KIN-155 Substance Abuse </w:t>
      </w:r>
    </w:p>
    <w:p w14:paraId="7EC73389" w14:textId="7E89BF24"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KIN-</w:t>
      </w:r>
      <w:del w:id="13120" w:author="Summer 2023 updates" w:date="2024-07-31T13:42:00Z">
        <w:r w:rsidRPr="00424939">
          <w:rPr>
            <w:rFonts w:cs="Times New Roman"/>
            <w:color w:val="000000" w:themeColor="text1"/>
          </w:rPr>
          <w:delText>175</w:delText>
        </w:r>
      </w:del>
      <w:ins w:id="13121" w:author="Summer 2023 updates" w:date="2024-07-31T13:42:00Z">
        <w:r w:rsidR="00E837C4">
          <w:rPr>
            <w:rFonts w:cs="Times New Roman"/>
            <w:color w:val="000000" w:themeColor="text1"/>
          </w:rPr>
          <w:t>2</w:t>
        </w:r>
        <w:r w:rsidRPr="00424939">
          <w:rPr>
            <w:rFonts w:cs="Times New Roman"/>
            <w:color w:val="000000" w:themeColor="text1"/>
          </w:rPr>
          <w:t>75</w:t>
        </w:r>
      </w:ins>
      <w:r w:rsidRPr="00424939">
        <w:rPr>
          <w:rFonts w:cs="Times New Roman"/>
          <w:color w:val="000000" w:themeColor="text1"/>
        </w:rPr>
        <w:t xml:space="preserve"> Prevention and Care of Athletic Injuries &amp; Laboratory</w:t>
      </w:r>
    </w:p>
    <w:p w14:paraId="3B10FC17" w14:textId="77777777" w:rsidR="00755240" w:rsidRPr="00424939" w:rsidRDefault="00755240" w:rsidP="00E500FB">
      <w:pPr>
        <w:widowControl w:val="0"/>
        <w:numPr>
          <w:ilvl w:val="0"/>
          <w:numId w:val="30"/>
        </w:numPr>
        <w:tabs>
          <w:tab w:val="clear" w:pos="720"/>
          <w:tab w:val="num" w:pos="1080"/>
        </w:tabs>
        <w:adjustRightInd w:val="0"/>
        <w:spacing w:after="0"/>
        <w:ind w:left="36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of the following:</w:t>
      </w:r>
    </w:p>
    <w:p w14:paraId="15A3D8CC" w14:textId="0576B34E" w:rsidR="00755240" w:rsidRPr="00424939" w:rsidRDefault="00755240" w:rsidP="00755240">
      <w:pPr>
        <w:tabs>
          <w:tab w:val="left" w:pos="720"/>
        </w:tabs>
        <w:spacing w:after="0"/>
        <w:ind w:left="360"/>
        <w:rPr>
          <w:rFonts w:cs="Times New Roman"/>
          <w:color w:val="000000" w:themeColor="text1"/>
        </w:rPr>
      </w:pPr>
      <w:del w:id="13122" w:author="Summer 2023 updates" w:date="2024-07-31T13:42:00Z">
        <w:r w:rsidRPr="00424939">
          <w:rPr>
            <w:rFonts w:cs="Times New Roman"/>
            <w:color w:val="000000" w:themeColor="text1"/>
          </w:rPr>
          <w:delText xml:space="preserve">NUR-137 Human </w:delText>
        </w:r>
      </w:del>
      <w:ins w:id="13123" w:author="Summer 2023 updates" w:date="2024-07-31T13:42:00Z">
        <w:r w:rsidR="00E837C4">
          <w:rPr>
            <w:rFonts w:cs="Times New Roman"/>
            <w:color w:val="000000" w:themeColor="text1"/>
          </w:rPr>
          <w:t xml:space="preserve">GS-107 Introduction to Gender and </w:t>
        </w:r>
      </w:ins>
      <w:r w:rsidR="00E837C4">
        <w:rPr>
          <w:rFonts w:cs="Times New Roman"/>
          <w:color w:val="000000" w:themeColor="text1"/>
        </w:rPr>
        <w:t xml:space="preserve">Sexuality </w:t>
      </w:r>
      <w:ins w:id="13124" w:author="Summer 2023 updates" w:date="2024-07-31T13:42:00Z">
        <w:r w:rsidR="00E837C4">
          <w:rPr>
            <w:rFonts w:cs="Times New Roman"/>
            <w:color w:val="000000" w:themeColor="text1"/>
          </w:rPr>
          <w:t>Studies</w:t>
        </w:r>
      </w:ins>
    </w:p>
    <w:p w14:paraId="35C9681D" w14:textId="77777777" w:rsidR="00755240" w:rsidRPr="00424939" w:rsidRDefault="00755240" w:rsidP="00755240">
      <w:pPr>
        <w:tabs>
          <w:tab w:val="left" w:pos="720"/>
        </w:tabs>
        <w:spacing w:after="0"/>
        <w:ind w:left="360"/>
        <w:rPr>
          <w:del w:id="13125" w:author="Summer 2023 updates" w:date="2024-07-31T13:42:00Z"/>
          <w:rFonts w:cs="Times New Roman"/>
          <w:color w:val="000000" w:themeColor="text1"/>
        </w:rPr>
      </w:pPr>
      <w:del w:id="13126" w:author="Summer 2023 updates" w:date="2024-07-31T13:42:00Z">
        <w:r w:rsidRPr="00424939">
          <w:rPr>
            <w:rFonts w:cs="Times New Roman"/>
            <w:color w:val="000000" w:themeColor="text1"/>
          </w:rPr>
          <w:delText>NUR-297 Parent Child Relationships</w:delText>
        </w:r>
      </w:del>
    </w:p>
    <w:p w14:paraId="49C0C6CD" w14:textId="48DF3980" w:rsidR="00755240" w:rsidRPr="00424939" w:rsidRDefault="00E837C4" w:rsidP="00755240">
      <w:pPr>
        <w:tabs>
          <w:tab w:val="left" w:pos="720"/>
        </w:tabs>
        <w:spacing w:after="0"/>
        <w:ind w:left="360"/>
        <w:rPr>
          <w:ins w:id="13127" w:author="Summer 2023 updates" w:date="2024-07-31T13:42:00Z"/>
          <w:rFonts w:cs="Times New Roman"/>
          <w:color w:val="000000" w:themeColor="text1"/>
        </w:rPr>
      </w:pPr>
      <w:ins w:id="13128" w:author="Summer 2023 updates" w:date="2024-07-31T13:42:00Z">
        <w:r>
          <w:rPr>
            <w:rFonts w:cs="Times New Roman"/>
            <w:color w:val="000000" w:themeColor="text1"/>
          </w:rPr>
          <w:t>KIN-202 Family Life Education</w:t>
        </w:r>
      </w:ins>
    </w:p>
    <w:p w14:paraId="03978543" w14:textId="3007931C" w:rsidR="00755240" w:rsidRDefault="00755240" w:rsidP="00755240">
      <w:pPr>
        <w:tabs>
          <w:tab w:val="left" w:pos="720"/>
        </w:tabs>
        <w:spacing w:after="120"/>
        <w:ind w:left="360"/>
        <w:rPr>
          <w:rFonts w:cs="Times New Roman"/>
          <w:color w:val="000000" w:themeColor="text1"/>
        </w:rPr>
      </w:pPr>
      <w:r w:rsidRPr="00424939">
        <w:rPr>
          <w:rFonts w:cs="Times New Roman"/>
          <w:color w:val="000000" w:themeColor="text1"/>
        </w:rPr>
        <w:t>SOC-207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Family</w:t>
      </w:r>
    </w:p>
    <w:p w14:paraId="041E1620" w14:textId="77777777" w:rsidR="00C761A9" w:rsidRDefault="00926736" w:rsidP="00C761A9">
      <w:pPr>
        <w:spacing w:after="0"/>
        <w:rPr>
          <w:moveFrom w:id="13129" w:author="Summer 2023 updates" w:date="2024-07-31T13:42:00Z"/>
          <w:rPrChange w:id="13130" w:author="Summer 2023 updates" w:date="2024-07-31T13:42:00Z">
            <w:rPr>
              <w:moveFrom w:id="13131" w:author="Summer 2023 updates" w:date="2024-07-31T13:42:00Z"/>
              <w:color w:val="000000"/>
            </w:rPr>
          </w:rPrChange>
        </w:rPr>
        <w:pPrChange w:id="13132" w:author="Summer 2023 updates" w:date="2024-07-31T13:42:00Z">
          <w:pPr>
            <w:autoSpaceDE w:val="0"/>
            <w:autoSpaceDN w:val="0"/>
            <w:adjustRightInd w:val="0"/>
            <w:spacing w:after="0"/>
          </w:pPr>
        </w:pPrChange>
      </w:pPr>
      <w:del w:id="13133" w:author="Summer 2023 updates" w:date="2024-07-31T13:42:00Z">
        <w:r w:rsidRPr="00926736">
          <w:rPr>
            <w:rFonts w:cs="Garamond"/>
            <w:b/>
            <w:bCs/>
            <w:color w:val="000000"/>
          </w:rPr>
          <w:delText xml:space="preserve">Kinesiology Major — Athletic Training </w:delText>
        </w:r>
      </w:del>
      <w:moveFromRangeStart w:id="13134" w:author="Summer 2023 updates" w:date="2024-07-31T13:42:00Z" w:name="move173325791"/>
    </w:p>
    <w:p w14:paraId="671FE939" w14:textId="77777777" w:rsidR="00926736" w:rsidRDefault="00C761A9" w:rsidP="000F1A77">
      <w:pPr>
        <w:pStyle w:val="ListParagraph"/>
        <w:numPr>
          <w:ilvl w:val="0"/>
          <w:numId w:val="140"/>
        </w:numPr>
        <w:autoSpaceDE w:val="0"/>
        <w:autoSpaceDN w:val="0"/>
        <w:adjustRightInd w:val="0"/>
        <w:spacing w:after="0"/>
        <w:ind w:left="360"/>
        <w:rPr>
          <w:del w:id="13135" w:author="Summer 2023 updates" w:date="2024-07-31T13:42:00Z"/>
          <w:rFonts w:cs="Garamond"/>
          <w:bCs/>
          <w:color w:val="000000"/>
        </w:rPr>
      </w:pPr>
      <w:moveFrom w:id="13136" w:author="Summer 2023 updates" w:date="2024-07-31T13:42:00Z">
        <w:r>
          <w:rPr>
            <w:rPrChange w:id="13137" w:author="Summer 2023 updates" w:date="2024-07-31T13:42:00Z">
              <w:rPr>
                <w:color w:val="000000"/>
              </w:rPr>
            </w:rPrChange>
          </w:rPr>
          <w:t>BIO-</w:t>
        </w:r>
      </w:moveFrom>
      <w:moveFromRangeEnd w:id="13134"/>
      <w:del w:id="13138" w:author="Summer 2023 updates" w:date="2024-07-31T13:42:00Z">
        <w:r w:rsidR="00926736" w:rsidRPr="00926736">
          <w:rPr>
            <w:rFonts w:cs="Garamond"/>
            <w:bCs/>
            <w:color w:val="000000"/>
          </w:rPr>
          <w:delText xml:space="preserve">155 Organismal and Ecological Biology </w:delText>
        </w:r>
      </w:del>
    </w:p>
    <w:p w14:paraId="4E432EEF" w14:textId="77777777" w:rsidR="00926736" w:rsidRDefault="00415310" w:rsidP="000F1A77">
      <w:pPr>
        <w:pStyle w:val="ListParagraph"/>
        <w:numPr>
          <w:ilvl w:val="0"/>
          <w:numId w:val="140"/>
        </w:numPr>
        <w:autoSpaceDE w:val="0"/>
        <w:autoSpaceDN w:val="0"/>
        <w:adjustRightInd w:val="0"/>
        <w:spacing w:after="0"/>
        <w:ind w:left="360"/>
        <w:rPr>
          <w:del w:id="13139" w:author="Summer 2023 updates" w:date="2024-07-31T13:42:00Z"/>
          <w:rFonts w:cs="Garamond"/>
          <w:bCs/>
          <w:color w:val="000000"/>
        </w:rPr>
      </w:pPr>
      <w:del w:id="13140" w:author="Summer 2023 updates" w:date="2024-07-31T13:42:00Z">
        <w:r>
          <w:rPr>
            <w:rFonts w:cs="Garamond"/>
            <w:bCs/>
            <w:color w:val="000000"/>
          </w:rPr>
          <w:delText>BIO-215/215</w:delText>
        </w:r>
        <w:r w:rsidR="00926736" w:rsidRPr="00926736">
          <w:rPr>
            <w:rFonts w:cs="Garamond"/>
            <w:bCs/>
            <w:color w:val="000000"/>
          </w:rPr>
          <w:delText xml:space="preserve">L Human Anatomy &amp; Lab </w:delText>
        </w:r>
      </w:del>
    </w:p>
    <w:p w14:paraId="026C7100" w14:textId="77777777" w:rsidR="00E8135C" w:rsidRDefault="00926736" w:rsidP="000F1A77">
      <w:pPr>
        <w:pStyle w:val="ListParagraph"/>
        <w:numPr>
          <w:ilvl w:val="0"/>
          <w:numId w:val="140"/>
        </w:numPr>
        <w:autoSpaceDE w:val="0"/>
        <w:autoSpaceDN w:val="0"/>
        <w:adjustRightInd w:val="0"/>
        <w:spacing w:after="0"/>
        <w:ind w:left="360"/>
        <w:rPr>
          <w:del w:id="13141" w:author="Summer 2023 updates" w:date="2024-07-31T13:42:00Z"/>
          <w:rFonts w:cs="Garamond"/>
          <w:bCs/>
          <w:color w:val="000000"/>
        </w:rPr>
      </w:pPr>
      <w:del w:id="13142" w:author="Summer 2023 updates" w:date="2024-07-31T13:42:00Z">
        <w:r w:rsidRPr="00926736">
          <w:rPr>
            <w:rFonts w:cs="Garamond"/>
            <w:bCs/>
            <w:color w:val="000000"/>
          </w:rPr>
          <w:delText xml:space="preserve">BIO-225 Human Physiology </w:delText>
        </w:r>
      </w:del>
    </w:p>
    <w:p w14:paraId="1537CF3D" w14:textId="77777777" w:rsidR="00E8135C" w:rsidRDefault="00926736" w:rsidP="000F1A77">
      <w:pPr>
        <w:pStyle w:val="ListParagraph"/>
        <w:numPr>
          <w:ilvl w:val="0"/>
          <w:numId w:val="140"/>
        </w:numPr>
        <w:autoSpaceDE w:val="0"/>
        <w:autoSpaceDN w:val="0"/>
        <w:adjustRightInd w:val="0"/>
        <w:spacing w:after="0"/>
        <w:ind w:left="360"/>
        <w:rPr>
          <w:del w:id="13143" w:author="Summer 2023 updates" w:date="2024-07-31T13:42:00Z"/>
          <w:rFonts w:cs="Garamond"/>
          <w:bCs/>
          <w:color w:val="000000"/>
        </w:rPr>
      </w:pPr>
      <w:del w:id="13144" w:author="Summer 2023 updates" w:date="2024-07-31T13:42:00Z">
        <w:r w:rsidRPr="00E8135C">
          <w:rPr>
            <w:rFonts w:cs="Garamond"/>
            <w:bCs/>
            <w:color w:val="000000"/>
          </w:rPr>
          <w:delText xml:space="preserve">KIN-105 Foundations of Physical Movement </w:delText>
        </w:r>
      </w:del>
    </w:p>
    <w:p w14:paraId="19162085" w14:textId="77777777" w:rsidR="00E8135C" w:rsidRDefault="00926736" w:rsidP="000F1A77">
      <w:pPr>
        <w:pStyle w:val="ListParagraph"/>
        <w:numPr>
          <w:ilvl w:val="0"/>
          <w:numId w:val="140"/>
        </w:numPr>
        <w:autoSpaceDE w:val="0"/>
        <w:autoSpaceDN w:val="0"/>
        <w:adjustRightInd w:val="0"/>
        <w:spacing w:after="0"/>
        <w:ind w:left="360"/>
        <w:rPr>
          <w:del w:id="13145" w:author="Summer 2023 updates" w:date="2024-07-31T13:42:00Z"/>
          <w:rFonts w:cs="Garamond"/>
          <w:bCs/>
          <w:color w:val="000000"/>
        </w:rPr>
      </w:pPr>
      <w:del w:id="13146" w:author="Summer 2023 updates" w:date="2024-07-31T13:42:00Z">
        <w:r w:rsidRPr="00E8135C">
          <w:rPr>
            <w:rFonts w:cs="Garamond"/>
            <w:bCs/>
            <w:color w:val="000000"/>
          </w:rPr>
          <w:delText xml:space="preserve">KIN-115 Fundamentals of Exercise and Nutrition </w:delText>
        </w:r>
      </w:del>
    </w:p>
    <w:p w14:paraId="00EA5221" w14:textId="77777777" w:rsidR="00E8135C" w:rsidRDefault="00926736" w:rsidP="000F1A77">
      <w:pPr>
        <w:pStyle w:val="ListParagraph"/>
        <w:numPr>
          <w:ilvl w:val="0"/>
          <w:numId w:val="140"/>
        </w:numPr>
        <w:autoSpaceDE w:val="0"/>
        <w:autoSpaceDN w:val="0"/>
        <w:adjustRightInd w:val="0"/>
        <w:spacing w:after="0"/>
        <w:ind w:left="360"/>
        <w:rPr>
          <w:del w:id="13147" w:author="Summer 2023 updates" w:date="2024-07-31T13:42:00Z"/>
          <w:rFonts w:cs="Garamond"/>
          <w:bCs/>
          <w:color w:val="000000"/>
        </w:rPr>
      </w:pPr>
      <w:del w:id="13148" w:author="Summer 2023 updates" w:date="2024-07-31T13:42:00Z">
        <w:r w:rsidRPr="00E8135C">
          <w:rPr>
            <w:rFonts w:cs="Garamond"/>
            <w:bCs/>
            <w:color w:val="000000"/>
          </w:rPr>
          <w:delText xml:space="preserve">KIN-175 Prevention and Care of Athletic Injuries &amp; Laboratory </w:delText>
        </w:r>
      </w:del>
    </w:p>
    <w:p w14:paraId="385D7E3A" w14:textId="77777777" w:rsidR="00E8135C" w:rsidRDefault="00926736" w:rsidP="000F1A77">
      <w:pPr>
        <w:pStyle w:val="ListParagraph"/>
        <w:numPr>
          <w:ilvl w:val="0"/>
          <w:numId w:val="140"/>
        </w:numPr>
        <w:autoSpaceDE w:val="0"/>
        <w:autoSpaceDN w:val="0"/>
        <w:adjustRightInd w:val="0"/>
        <w:spacing w:after="0"/>
        <w:ind w:left="360"/>
        <w:rPr>
          <w:del w:id="13149" w:author="Summer 2023 updates" w:date="2024-07-31T13:42:00Z"/>
          <w:rFonts w:cs="Garamond"/>
          <w:bCs/>
          <w:color w:val="000000"/>
        </w:rPr>
      </w:pPr>
      <w:del w:id="13150" w:author="Summer 2023 updates" w:date="2024-07-31T13:42:00Z">
        <w:r w:rsidRPr="00E8135C">
          <w:rPr>
            <w:rFonts w:cs="Garamond"/>
            <w:bCs/>
            <w:color w:val="000000"/>
          </w:rPr>
          <w:delText xml:space="preserve">KIN-365 Measurements/Evaluation and Prescription in Physical Education </w:delText>
        </w:r>
      </w:del>
    </w:p>
    <w:p w14:paraId="75C0406C" w14:textId="77777777" w:rsidR="00271302" w:rsidRPr="00BA2257" w:rsidRDefault="00271302" w:rsidP="00271302">
      <w:pPr>
        <w:pStyle w:val="ListParagraph"/>
        <w:numPr>
          <w:ilvl w:val="0"/>
          <w:numId w:val="140"/>
        </w:numPr>
        <w:autoSpaceDE w:val="0"/>
        <w:autoSpaceDN w:val="0"/>
        <w:adjustRightInd w:val="0"/>
        <w:spacing w:after="0"/>
        <w:ind w:left="360"/>
        <w:rPr>
          <w:moveFrom w:id="13151" w:author="Summer 2023 updates" w:date="2024-07-31T13:42:00Z"/>
          <w:rFonts w:cs="Garamond"/>
          <w:bCs/>
          <w:color w:val="000000"/>
        </w:rPr>
      </w:pPr>
      <w:moveFromRangeStart w:id="13152" w:author="Summer 2023 updates" w:date="2024-07-31T13:42:00Z" w:name="move173325813"/>
      <w:moveFrom w:id="13153" w:author="Summer 2023 updates" w:date="2024-07-31T13:42:00Z">
        <w:r w:rsidRPr="00BA2257">
          <w:rPr>
            <w:rFonts w:cs="Garamond"/>
            <w:bCs/>
            <w:color w:val="000000"/>
          </w:rPr>
          <w:t xml:space="preserve">KIN-442 Physiology of Exercise </w:t>
        </w:r>
      </w:moveFrom>
    </w:p>
    <w:p w14:paraId="6B74743B" w14:textId="77777777" w:rsidR="00271302" w:rsidRPr="00BA2257" w:rsidRDefault="00271302" w:rsidP="00271302">
      <w:pPr>
        <w:pStyle w:val="ListParagraph"/>
        <w:numPr>
          <w:ilvl w:val="0"/>
          <w:numId w:val="140"/>
        </w:numPr>
        <w:autoSpaceDE w:val="0"/>
        <w:autoSpaceDN w:val="0"/>
        <w:adjustRightInd w:val="0"/>
        <w:spacing w:after="0"/>
        <w:ind w:left="360"/>
        <w:rPr>
          <w:moveFrom w:id="13154" w:author="Summer 2023 updates" w:date="2024-07-31T13:42:00Z"/>
          <w:rFonts w:cs="Garamond"/>
          <w:bCs/>
          <w:color w:val="000000"/>
        </w:rPr>
      </w:pPr>
      <w:moveFrom w:id="13155" w:author="Summer 2023 updates" w:date="2024-07-31T13:42:00Z">
        <w:r w:rsidRPr="00BA2257">
          <w:rPr>
            <w:rFonts w:cs="Garamond"/>
            <w:bCs/>
            <w:color w:val="000000"/>
          </w:rPr>
          <w:t xml:space="preserve">KIN-495 Kinesiology </w:t>
        </w:r>
      </w:moveFrom>
    </w:p>
    <w:p w14:paraId="6D9BE528" w14:textId="77777777" w:rsidR="00271302" w:rsidRPr="00BA2257" w:rsidRDefault="00271302" w:rsidP="00526CB0">
      <w:pPr>
        <w:rPr>
          <w:moveFrom w:id="13156" w:author="Summer 2023 updates" w:date="2024-07-31T13:42:00Z"/>
          <w:rPrChange w:id="13157" w:author="Summer 2023 updates" w:date="2024-07-31T13:42:00Z">
            <w:rPr>
              <w:moveFrom w:id="13158" w:author="Summer 2023 updates" w:date="2024-07-31T13:42:00Z"/>
              <w:color w:val="000000"/>
            </w:rPr>
          </w:rPrChange>
        </w:rPr>
        <w:pPrChange w:id="13159" w:author="Summer 2023 updates" w:date="2024-07-31T13:42:00Z">
          <w:pPr>
            <w:autoSpaceDE w:val="0"/>
            <w:autoSpaceDN w:val="0"/>
            <w:adjustRightInd w:val="0"/>
            <w:spacing w:after="0"/>
          </w:pPr>
        </w:pPrChange>
      </w:pPr>
    </w:p>
    <w:moveFromRangeEnd w:id="13152"/>
    <w:p w14:paraId="10B314C3" w14:textId="77777777" w:rsidR="00926736" w:rsidRPr="00926736" w:rsidRDefault="00926736" w:rsidP="009327B5">
      <w:pPr>
        <w:autoSpaceDE w:val="0"/>
        <w:autoSpaceDN w:val="0"/>
        <w:adjustRightInd w:val="0"/>
        <w:spacing w:after="0"/>
        <w:rPr>
          <w:del w:id="13160" w:author="Summer 2023 updates" w:date="2024-07-31T13:42:00Z"/>
          <w:rFonts w:cs="Garamond"/>
          <w:color w:val="000000"/>
        </w:rPr>
      </w:pPr>
      <w:del w:id="13161" w:author="Summer 2023 updates" w:date="2024-07-31T13:42:00Z">
        <w:r w:rsidRPr="009327B5">
          <w:rPr>
            <w:rFonts w:cs="Garamond"/>
            <w:bCs/>
            <w:color w:val="000000"/>
            <w:u w:val="single"/>
          </w:rPr>
          <w:delText>All</w:delText>
        </w:r>
        <w:r w:rsidRPr="00926736">
          <w:rPr>
            <w:rFonts w:cs="Garamond"/>
            <w:bCs/>
            <w:color w:val="000000"/>
          </w:rPr>
          <w:delText xml:space="preserve"> of the following courses in the Athletic Training Group </w:delText>
        </w:r>
      </w:del>
    </w:p>
    <w:p w14:paraId="41303F9A" w14:textId="77777777" w:rsidR="00271302" w:rsidRPr="00BA2257" w:rsidRDefault="00271302" w:rsidP="00271302">
      <w:pPr>
        <w:autoSpaceDE w:val="0"/>
        <w:autoSpaceDN w:val="0"/>
        <w:adjustRightInd w:val="0"/>
        <w:spacing w:after="0"/>
        <w:ind w:firstLine="360"/>
        <w:rPr>
          <w:moveFrom w:id="13162" w:author="Summer 2023 updates" w:date="2024-07-31T13:42:00Z"/>
          <w:rFonts w:cs="Garamond"/>
          <w:color w:val="000000"/>
        </w:rPr>
      </w:pPr>
      <w:moveFromRangeStart w:id="13163" w:author="Summer 2023 updates" w:date="2024-07-31T13:42:00Z" w:name="move173325814"/>
      <w:moveFrom w:id="13164" w:author="Summer 2023 updates" w:date="2024-07-31T13:42:00Z">
        <w:r w:rsidRPr="00BA2257">
          <w:rPr>
            <w:rFonts w:cs="Garamond"/>
            <w:bCs/>
            <w:color w:val="000000"/>
          </w:rPr>
          <w:t xml:space="preserve">KIN-110 Emergency Life Skills (0.5 credit) </w:t>
        </w:r>
      </w:moveFrom>
    </w:p>
    <w:moveFromRangeEnd w:id="13163"/>
    <w:p w14:paraId="19E1AB2B" w14:textId="77777777" w:rsidR="00271302" w:rsidRPr="00BA2257" w:rsidRDefault="00926736" w:rsidP="00271302">
      <w:pPr>
        <w:autoSpaceDE w:val="0"/>
        <w:autoSpaceDN w:val="0"/>
        <w:adjustRightInd w:val="0"/>
        <w:spacing w:after="0"/>
        <w:ind w:firstLine="360"/>
        <w:rPr>
          <w:moveFrom w:id="13165" w:author="Summer 2023 updates" w:date="2024-07-31T13:42:00Z"/>
          <w:rFonts w:cs="Garamond"/>
          <w:color w:val="000000"/>
        </w:rPr>
      </w:pPr>
      <w:del w:id="13166" w:author="Summer 2023 updates" w:date="2024-07-31T13:42:00Z">
        <w:r w:rsidRPr="00926736">
          <w:rPr>
            <w:rFonts w:cs="Garamond"/>
            <w:bCs/>
            <w:color w:val="000000"/>
          </w:rPr>
          <w:delText>KIN-</w:delText>
        </w:r>
        <w:r w:rsidR="00B03999">
          <w:rPr>
            <w:rFonts w:cs="Garamond"/>
            <w:bCs/>
            <w:color w:val="000000"/>
          </w:rPr>
          <w:delText>210</w:delText>
        </w:r>
      </w:del>
      <w:moveFromRangeStart w:id="13167" w:author="Summer 2023 updates" w:date="2024-07-31T13:42:00Z" w:name="move173325815"/>
      <w:moveFrom w:id="13168" w:author="Summer 2023 updates" w:date="2024-07-31T13:42:00Z">
        <w:r w:rsidR="00271302" w:rsidRPr="00BA2257">
          <w:rPr>
            <w:rFonts w:cs="Garamond"/>
            <w:bCs/>
            <w:color w:val="000000"/>
          </w:rPr>
          <w:t xml:space="preserve"> Athletic Injury Evaluation </w:t>
        </w:r>
      </w:moveFrom>
    </w:p>
    <w:p w14:paraId="01705EA0" w14:textId="77777777" w:rsidR="00271302" w:rsidRPr="00926736" w:rsidRDefault="00271302" w:rsidP="00271302">
      <w:pPr>
        <w:autoSpaceDE w:val="0"/>
        <w:autoSpaceDN w:val="0"/>
        <w:adjustRightInd w:val="0"/>
        <w:spacing w:after="0"/>
        <w:ind w:firstLine="360"/>
        <w:rPr>
          <w:moveFrom w:id="13169" w:author="Summer 2023 updates" w:date="2024-07-31T13:42:00Z"/>
          <w:rFonts w:cs="Garamond"/>
          <w:color w:val="000000"/>
        </w:rPr>
      </w:pPr>
      <w:moveFrom w:id="13170" w:author="Summer 2023 updates" w:date="2024-07-31T13:42:00Z">
        <w:r w:rsidRPr="00BA2257">
          <w:rPr>
            <w:rFonts w:cs="Garamond"/>
            <w:bCs/>
            <w:color w:val="000000"/>
          </w:rPr>
          <w:t>KIN-410 Athletic Injury Treatment &amp; Rehabilitation</w:t>
        </w:r>
        <w:r w:rsidRPr="00926736">
          <w:rPr>
            <w:rFonts w:cs="Garamond"/>
            <w:bCs/>
            <w:color w:val="000000"/>
          </w:rPr>
          <w:t xml:space="preserve"> </w:t>
        </w:r>
      </w:moveFrom>
    </w:p>
    <w:p w14:paraId="4EEAD6F9" w14:textId="77777777" w:rsidR="00271302" w:rsidRDefault="00271302" w:rsidP="00526CB0">
      <w:pPr>
        <w:rPr>
          <w:moveFrom w:id="13171" w:author="Summer 2023 updates" w:date="2024-07-31T13:42:00Z"/>
          <w:rPrChange w:id="13172" w:author="Summer 2023 updates" w:date="2024-07-31T13:42:00Z">
            <w:rPr>
              <w:moveFrom w:id="13173" w:author="Summer 2023 updates" w:date="2024-07-31T13:42:00Z"/>
              <w:b/>
              <w:color w:val="000000"/>
              <w:sz w:val="23"/>
            </w:rPr>
          </w:rPrChange>
        </w:rPr>
        <w:pPrChange w:id="13174" w:author="Summer 2023 updates" w:date="2024-07-31T13:42:00Z">
          <w:pPr>
            <w:autoSpaceDE w:val="0"/>
            <w:autoSpaceDN w:val="0"/>
            <w:adjustRightInd w:val="0"/>
            <w:spacing w:after="0"/>
          </w:pPr>
        </w:pPrChange>
      </w:pPr>
    </w:p>
    <w:moveFromRangeEnd w:id="13167"/>
    <w:p w14:paraId="4596C283" w14:textId="0C2392F3" w:rsidR="001D5247" w:rsidRDefault="00195805" w:rsidP="001D5247">
      <w:pPr>
        <w:rPr>
          <w:rPrChange w:id="13175" w:author="Summer 2023 updates" w:date="2024-07-31T13:42:00Z">
            <w:rPr>
              <w:i/>
              <w:color w:val="000000"/>
            </w:rPr>
          </w:rPrChange>
        </w:rPr>
        <w:pPrChange w:id="13176" w:author="Summer 2023 updates" w:date="2024-07-31T13:42:00Z">
          <w:pPr>
            <w:autoSpaceDE w:val="0"/>
            <w:autoSpaceDN w:val="0"/>
            <w:adjustRightInd w:val="0"/>
            <w:spacing w:after="0"/>
          </w:pPr>
        </w:pPrChange>
      </w:pPr>
      <w:del w:id="13177" w:author="Summer 2023 updates" w:date="2024-07-31T13:42:00Z">
        <w:r w:rsidRPr="00195805">
          <w:rPr>
            <w:rFonts w:cs="Garamond"/>
            <w:bCs/>
            <w:i/>
            <w:color w:val="000000"/>
          </w:rPr>
          <w:delText xml:space="preserve">Students interested in the Athletic Training Group track are strongly encouraged to meet with the Kinesiology faculty for informal advising as soon as they have chosen this major. </w:delText>
        </w:r>
      </w:del>
      <w:moveFromRangeStart w:id="13178" w:author="Summer 2023 updates" w:date="2024-07-31T13:42:00Z" w:name="move173325816"/>
      <w:moveFrom w:id="13179" w:author="Summer 2023 updates" w:date="2024-07-31T13:42:00Z">
        <w:r w:rsidR="00271302" w:rsidRPr="00195805">
          <w:rPr>
            <w:rFonts w:cs="Garamond"/>
            <w:bCs/>
            <w:i/>
            <w:color w:val="000000"/>
          </w:rPr>
          <w:t xml:space="preserve">Additional coursework may be needed for those students pursuing a </w:t>
        </w:r>
        <w:r w:rsidR="00271302">
          <w:rPr>
            <w:rFonts w:cs="Garamond"/>
            <w:bCs/>
            <w:i/>
            <w:color w:val="000000"/>
          </w:rPr>
          <w:t>licensure in Athletic Training.</w:t>
        </w:r>
      </w:moveFrom>
      <w:moveFromRangeEnd w:id="13178"/>
      <w:del w:id="13180" w:author="Summer 2023 updates" w:date="2024-07-31T13:42:00Z">
        <w:r w:rsidRPr="00195805">
          <w:rPr>
            <w:rFonts w:cs="Garamond"/>
            <w:bCs/>
            <w:i/>
            <w:color w:val="000000"/>
          </w:rPr>
          <w:delText xml:space="preserve"> </w:delText>
        </w:r>
      </w:del>
    </w:p>
    <w:p w14:paraId="080C74E7" w14:textId="2B430800" w:rsidR="00D55E94" w:rsidRPr="00424939" w:rsidRDefault="00D55E94" w:rsidP="007A70A9">
      <w:pPr>
        <w:spacing w:before="120" w:after="0"/>
        <w:rPr>
          <w:rFonts w:cs="Times New Roman"/>
          <w:b/>
          <w:smallCaps/>
          <w:color w:val="000000" w:themeColor="text1"/>
        </w:rPr>
        <w:pPrChange w:id="13181" w:author="Summer 2023 updates" w:date="2024-07-31T13:42:00Z">
          <w:pPr>
            <w:spacing w:after="0"/>
          </w:pPr>
        </w:pPrChange>
      </w:pPr>
      <w:r w:rsidRPr="00424939">
        <w:rPr>
          <w:rFonts w:cs="Times New Roman"/>
          <w:b/>
          <w:smallCaps/>
          <w:color w:val="000000" w:themeColor="text1"/>
        </w:rPr>
        <w:t xml:space="preserve">courses in </w:t>
      </w:r>
      <w:r w:rsidR="009F4511" w:rsidRPr="00424939">
        <w:rPr>
          <w:rFonts w:cs="Times New Roman"/>
          <w:b/>
          <w:smallCaps/>
          <w:color w:val="000000" w:themeColor="text1"/>
        </w:rPr>
        <w:t>Kinesiology</w:t>
      </w:r>
      <w:r w:rsidRPr="00424939">
        <w:rPr>
          <w:rFonts w:cs="Times New Roman"/>
          <w:b/>
          <w:smallCaps/>
          <w:color w:val="000000" w:themeColor="text1"/>
        </w:rPr>
        <w:t xml:space="preserve"> </w:t>
      </w:r>
    </w:p>
    <w:p w14:paraId="60ED7A6A" w14:textId="6F7C9C9D" w:rsidR="00D55E94" w:rsidRPr="00424939" w:rsidRDefault="009E0BD8" w:rsidP="00D55E94">
      <w:pPr>
        <w:spacing w:after="0"/>
        <w:rPr>
          <w:rFonts w:cs="Times New Roman"/>
          <w:b/>
          <w:color w:val="000000" w:themeColor="text1"/>
        </w:rPr>
      </w:pPr>
      <w:r w:rsidRPr="00424939">
        <w:rPr>
          <w:rFonts w:cs="Times New Roman"/>
          <w:b/>
          <w:color w:val="000000" w:themeColor="text1"/>
        </w:rPr>
        <w:t>KIN-100/-102/-103/-104</w:t>
      </w:r>
      <w:r w:rsidR="00D55E94" w:rsidRPr="00424939">
        <w:rPr>
          <w:rFonts w:cs="Times New Roman"/>
          <w:b/>
          <w:color w:val="000000" w:themeColor="text1"/>
        </w:rPr>
        <w:t xml:space="preserve">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Activities </w:t>
      </w:r>
    </w:p>
    <w:p w14:paraId="117E0CB4" w14:textId="77777777" w:rsidR="00D55E94" w:rsidRPr="00424939" w:rsidRDefault="00D55E94" w:rsidP="00D36F4D">
      <w:pPr>
        <w:rPr>
          <w:rPrChange w:id="13182" w:author="Summer 2023 updates" w:date="2024-07-31T13:42:00Z">
            <w:rPr>
              <w:color w:val="000000" w:themeColor="text1"/>
            </w:rPr>
          </w:rPrChange>
        </w:rPr>
      </w:pPr>
      <w:r w:rsidRPr="00424939">
        <w:rPr>
          <w:rPrChange w:id="13183" w:author="Summer 2023 updates" w:date="2024-07-31T13:42:00Z">
            <w:rPr>
              <w:color w:val="000000" w:themeColor="text1"/>
            </w:rPr>
          </w:rPrChange>
        </w:rPr>
        <w:t xml:space="preserve">Badminton, weight training, volleyball, physical fitness, recreational sports, gymnastics, swimming, squash, rock climbing, scuba diving, dance, jogging, racquetball, archery, tennis, handball, golf, cycling, and ballroom dancing investigated in depth through history, rules, strategy, development of playing skill, and physical conditioning. No course may be taken more than once. (0.2 course credit per activity) </w:t>
      </w:r>
    </w:p>
    <w:p w14:paraId="7BF523C7" w14:textId="0988722A" w:rsidR="003A3761" w:rsidRPr="00424939" w:rsidRDefault="003A3761" w:rsidP="003A3761">
      <w:pPr>
        <w:spacing w:after="0"/>
        <w:rPr>
          <w:rFonts w:cs="Times New Roman"/>
          <w:b/>
          <w:color w:val="000000" w:themeColor="text1"/>
        </w:rPr>
      </w:pPr>
      <w:r w:rsidRPr="00424939">
        <w:rPr>
          <w:rFonts w:cs="Times New Roman"/>
          <w:b/>
          <w:color w:val="000000" w:themeColor="text1"/>
        </w:rPr>
        <w:t xml:space="preserve">KIN-105 Foundations of Physical Movement </w:t>
      </w:r>
    </w:p>
    <w:p w14:paraId="066A7A5D" w14:textId="77777777" w:rsidR="003A3761" w:rsidRPr="00424939" w:rsidRDefault="003A3761" w:rsidP="007A70A9">
      <w:pPr>
        <w:rPr>
          <w:rPrChange w:id="13184" w:author="Summer 2023 updates" w:date="2024-07-31T13:42:00Z">
            <w:rPr>
              <w:color w:val="000000" w:themeColor="text1"/>
            </w:rPr>
          </w:rPrChange>
        </w:rPr>
      </w:pPr>
      <w:r w:rsidRPr="00424939">
        <w:rPr>
          <w:rPrChange w:id="13185" w:author="Summer 2023 updates" w:date="2024-07-31T13:42:00Z">
            <w:rPr>
              <w:color w:val="000000" w:themeColor="text1"/>
            </w:rPr>
          </w:rPrChange>
        </w:rPr>
        <w:t xml:space="preserve">The foundations, historical development, professional qualification, and opportunities in the field of physical education. Movement education theory is studied as it applies to all grade levels along with the study of growth, maturation, physical activity and performance in young adolescents. </w:t>
      </w:r>
    </w:p>
    <w:p w14:paraId="59A07F7E" w14:textId="77777777" w:rsidR="0099609A" w:rsidRDefault="0099609A">
      <w:pPr>
        <w:spacing w:after="200" w:line="276" w:lineRule="auto"/>
        <w:rPr>
          <w:ins w:id="13186" w:author="Summer 2023 updates" w:date="2024-07-31T13:42:00Z"/>
          <w:rFonts w:cs="Times New Roman"/>
          <w:b/>
          <w:color w:val="000000" w:themeColor="text1"/>
        </w:rPr>
      </w:pPr>
      <w:ins w:id="13187" w:author="Summer 2023 updates" w:date="2024-07-31T13:42:00Z">
        <w:r>
          <w:rPr>
            <w:rFonts w:cs="Times New Roman"/>
            <w:b/>
            <w:color w:val="000000" w:themeColor="text1"/>
          </w:rPr>
          <w:br w:type="page"/>
        </w:r>
      </w:ins>
    </w:p>
    <w:p w14:paraId="2C8BD329" w14:textId="604BDE6A" w:rsidR="009327B5" w:rsidRPr="00424939" w:rsidRDefault="009327B5" w:rsidP="009327B5">
      <w:pPr>
        <w:spacing w:after="0"/>
        <w:rPr>
          <w:rFonts w:cs="Times New Roman"/>
          <w:b/>
          <w:color w:val="000000" w:themeColor="text1"/>
        </w:rPr>
      </w:pPr>
      <w:r w:rsidRPr="00424939">
        <w:rPr>
          <w:rFonts w:cs="Times New Roman"/>
          <w:b/>
          <w:color w:val="000000" w:themeColor="text1"/>
        </w:rPr>
        <w:t>KIN-11</w:t>
      </w:r>
      <w:r>
        <w:rPr>
          <w:rFonts w:cs="Times New Roman"/>
          <w:b/>
          <w:color w:val="000000" w:themeColor="text1"/>
        </w:rPr>
        <w:t>0</w:t>
      </w:r>
      <w:r w:rsidRPr="00424939">
        <w:rPr>
          <w:rFonts w:cs="Times New Roman"/>
          <w:b/>
          <w:color w:val="000000" w:themeColor="text1"/>
        </w:rPr>
        <w:t xml:space="preserve"> </w:t>
      </w:r>
      <w:r>
        <w:rPr>
          <w:rFonts w:cs="Times New Roman"/>
          <w:b/>
          <w:color w:val="000000" w:themeColor="text1"/>
        </w:rPr>
        <w:t xml:space="preserve">Emergency Life Skills </w:t>
      </w:r>
    </w:p>
    <w:p w14:paraId="39537009" w14:textId="0F8AD015" w:rsidR="009327B5" w:rsidRDefault="009327B5" w:rsidP="00D36F4D">
      <w:pPr>
        <w:rPr>
          <w:rPrChange w:id="13188" w:author="Summer 2023 updates" w:date="2024-07-31T13:42:00Z">
            <w:rPr>
              <w:color w:val="000000" w:themeColor="text1"/>
            </w:rPr>
          </w:rPrChange>
        </w:rPr>
        <w:pPrChange w:id="13189" w:author="Summer 2023 updates" w:date="2024-07-31T13:42:00Z">
          <w:pPr>
            <w:spacing w:after="0"/>
          </w:pPr>
        </w:pPrChange>
      </w:pPr>
      <w:r w:rsidRPr="009327B5">
        <w:rPr>
          <w:rPrChange w:id="13190" w:author="Summer 2023 updates" w:date="2024-07-31T13:42:00Z">
            <w:rPr>
              <w:color w:val="000000" w:themeColor="text1"/>
            </w:rPr>
          </w:rPrChange>
        </w:rPr>
        <w:t>Incorporates the latest principles of emergency care in order to become effective initial responders. Broader discussion will focus on the efficacy of Good Samaritan laws, while at the same time addressing current changes to society as it relates to these laws. In addition, this course will prepare students to recognize and care for a variety of first aid emergencies such as burns, cuts, scrapes, sudden illnesses, head, neck, back injuries, heat a</w:t>
      </w:r>
      <w:r>
        <w:rPr>
          <w:rPrChange w:id="13191" w:author="Summer 2023 updates" w:date="2024-07-31T13:42:00Z">
            <w:rPr>
              <w:color w:val="000000" w:themeColor="text1"/>
            </w:rPr>
          </w:rPrChange>
        </w:rPr>
        <w:t>nd cold</w:t>
      </w:r>
      <w:r w:rsidR="00EB35EA">
        <w:rPr>
          <w:rPrChange w:id="13192" w:author="Summer 2023 updates" w:date="2024-07-31T13:42:00Z">
            <w:rPr>
              <w:color w:val="000000" w:themeColor="text1"/>
            </w:rPr>
          </w:rPrChange>
        </w:rPr>
        <w:t xml:space="preserve"> </w:t>
      </w:r>
      <w:r>
        <w:rPr>
          <w:rPrChange w:id="13193" w:author="Summer 2023 updates" w:date="2024-07-31T13:42:00Z">
            <w:rPr>
              <w:color w:val="000000" w:themeColor="text1"/>
            </w:rPr>
          </w:rPrChange>
        </w:rPr>
        <w:t xml:space="preserve">emergencies.  </w:t>
      </w:r>
      <w:r w:rsidRPr="009327B5">
        <w:rPr>
          <w:rPrChange w:id="13194" w:author="Summer 2023 updates" w:date="2024-07-31T13:42:00Z">
            <w:rPr>
              <w:color w:val="000000" w:themeColor="text1"/>
            </w:rPr>
          </w:rPrChange>
        </w:rPr>
        <w:t>Students will gain both the competency and proficiencies associated with learning how to respond to breathing and cardiac emergencies. Successful students will receive a certificate for Adult First Aid/CPR/AED. (0.5 credit)</w:t>
      </w:r>
    </w:p>
    <w:p w14:paraId="2BBA00DA" w14:textId="716E8E3B" w:rsidR="00D55E94" w:rsidRPr="00424939" w:rsidRDefault="009E0BD8" w:rsidP="00235342">
      <w:pPr>
        <w:keepNext/>
        <w:keepLines/>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w:t>
      </w:r>
      <w:r w:rsidRPr="00424939">
        <w:rPr>
          <w:rFonts w:cs="Times New Roman"/>
          <w:b/>
          <w:color w:val="000000" w:themeColor="text1"/>
        </w:rPr>
        <w:t>111</w:t>
      </w:r>
      <w:r w:rsidR="00D55E94" w:rsidRPr="00424939">
        <w:rPr>
          <w:rFonts w:cs="Times New Roman"/>
          <w:b/>
          <w:color w:val="000000" w:themeColor="text1"/>
        </w:rPr>
        <w:t xml:space="preserve">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for the Elementary Teacher</w:t>
      </w:r>
    </w:p>
    <w:p w14:paraId="19BF6C29" w14:textId="77777777" w:rsidR="00D55E94" w:rsidRPr="00424939" w:rsidRDefault="00D55E94" w:rsidP="007A70A9">
      <w:pPr>
        <w:rPr>
          <w:rPrChange w:id="13195" w:author="Summer 2023 updates" w:date="2024-07-31T13:42:00Z">
            <w:rPr>
              <w:color w:val="000000" w:themeColor="text1"/>
            </w:rPr>
          </w:rPrChange>
        </w:rPr>
        <w:pPrChange w:id="13196" w:author="Summer 2023 updates" w:date="2024-07-31T13:42:00Z">
          <w:pPr>
            <w:keepNext/>
            <w:keepLines/>
          </w:pPr>
        </w:pPrChange>
      </w:pPr>
      <w:r w:rsidRPr="00424939">
        <w:rPr>
          <w:rPrChange w:id="13197" w:author="Summer 2023 updates" w:date="2024-07-31T13:42:00Z">
            <w:rPr>
              <w:color w:val="000000" w:themeColor="text1"/>
            </w:rPr>
          </w:rPrChange>
        </w:rPr>
        <w:t xml:space="preserve">Emphasizes a survey of modern health and physical education practice in school and community, and the development of exercise in the elementary school through singing games and rhythms, folk and square dancing, games, and sports. (0.5 course credit) </w:t>
      </w:r>
    </w:p>
    <w:p w14:paraId="5FA526E0" w14:textId="0BDD380B"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w:t>
      </w:r>
      <w:r w:rsidR="00A75FD2" w:rsidRPr="00424939">
        <w:rPr>
          <w:rFonts w:cs="Times New Roman"/>
          <w:b/>
          <w:color w:val="000000" w:themeColor="text1"/>
        </w:rPr>
        <w:t>112</w:t>
      </w:r>
      <w:r w:rsidR="00D55E94" w:rsidRPr="00424939">
        <w:rPr>
          <w:rFonts w:cs="Times New Roman"/>
          <w:b/>
          <w:color w:val="000000" w:themeColor="text1"/>
        </w:rPr>
        <w:t xml:space="preserve"> Health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for the Elementary Teacher </w:t>
      </w:r>
    </w:p>
    <w:p w14:paraId="5DD1523D" w14:textId="77777777" w:rsidR="00D55E94" w:rsidRPr="00424939" w:rsidRDefault="00D55E94" w:rsidP="00D55E94">
      <w:pPr>
        <w:rPr>
          <w:rFonts w:cs="Times New Roman"/>
          <w:color w:val="000000" w:themeColor="text1"/>
        </w:rPr>
      </w:pPr>
      <w:r w:rsidRPr="00424939">
        <w:rPr>
          <w:rFonts w:cs="Times New Roman"/>
          <w:color w:val="000000" w:themeColor="text1"/>
        </w:rPr>
        <w:t xml:space="preserve">Surveys health-related issues that directly affect the lives of young children. Topics include health, fitness, substance abuse, and physical and mental insult. Students learn to identify and respond to children who have been placed at risk. (0.5 course credit) </w:t>
      </w:r>
    </w:p>
    <w:p w14:paraId="29DBF566" w14:textId="2215CFB5"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-115 Fundamentals in Exercise and Nutrition </w:t>
      </w:r>
    </w:p>
    <w:p w14:paraId="766222D7" w14:textId="14D96D09" w:rsidR="00D55E94" w:rsidRPr="00424939" w:rsidRDefault="00D55E94" w:rsidP="007A70A9">
      <w:pPr>
        <w:rPr>
          <w:rPrChange w:id="13198" w:author="Summer 2023 updates" w:date="2024-07-31T13:42:00Z">
            <w:rPr>
              <w:color w:val="000000" w:themeColor="text1"/>
            </w:rPr>
          </w:rPrChange>
        </w:rPr>
      </w:pPr>
      <w:r w:rsidRPr="00424939">
        <w:rPr>
          <w:rPrChange w:id="13199" w:author="Summer 2023 updates" w:date="2024-07-31T13:42:00Z">
            <w:rPr>
              <w:color w:val="000000" w:themeColor="text1"/>
            </w:rPr>
          </w:rPrChange>
        </w:rPr>
        <w:t xml:space="preserve">Study and evaluation of existing health patterns, which are tested to elicit positive behavior changes. Principles of exercise physiology and fitness, weight control and human nutrition, and problems associated with malnutrition and </w:t>
      </w:r>
      <w:r w:rsidR="000D40C8" w:rsidRPr="00424939">
        <w:rPr>
          <w:rPrChange w:id="13200" w:author="Summer 2023 updates" w:date="2024-07-31T13:42:00Z">
            <w:rPr>
              <w:color w:val="000000" w:themeColor="text1"/>
            </w:rPr>
          </w:rPrChange>
        </w:rPr>
        <w:t>over nutrition</w:t>
      </w:r>
      <w:r w:rsidRPr="00424939">
        <w:rPr>
          <w:rPrChange w:id="13201" w:author="Summer 2023 updates" w:date="2024-07-31T13:42:00Z">
            <w:rPr>
              <w:color w:val="000000" w:themeColor="text1"/>
            </w:rPr>
          </w:rPrChange>
        </w:rPr>
        <w:t xml:space="preserve"> are included to provide students with concepts for an enhanced lifestyle. </w:t>
      </w:r>
    </w:p>
    <w:p w14:paraId="2DDF9BAD" w14:textId="602FFBCA"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-125 Public and Consumer Health </w:t>
      </w:r>
    </w:p>
    <w:p w14:paraId="76640234" w14:textId="67CE7BE3" w:rsidR="00D55E94" w:rsidRPr="00424939" w:rsidRDefault="00D55E94" w:rsidP="007A70A9">
      <w:pPr>
        <w:rPr>
          <w:rPrChange w:id="13202" w:author="Summer 2023 updates" w:date="2024-07-31T13:42:00Z">
            <w:rPr>
              <w:color w:val="000000" w:themeColor="text1"/>
            </w:rPr>
          </w:rPrChange>
        </w:rPr>
      </w:pPr>
      <w:r w:rsidRPr="00424939">
        <w:rPr>
          <w:rPrChange w:id="13203" w:author="Summer 2023 updates" w:date="2024-07-31T13:42:00Z">
            <w:rPr>
              <w:color w:val="000000" w:themeColor="text1"/>
            </w:rPr>
          </w:rPrChange>
        </w:rPr>
        <w:t>Philosophy</w:t>
      </w:r>
      <w:r w:rsidR="00B8454E" w:rsidRPr="00424939">
        <w:rPr>
          <w:rPrChange w:id="13204" w:author="Summer 2023 updates" w:date="2024-07-31T13:42:00Z">
            <w:rPr>
              <w:color w:val="000000" w:themeColor="text1"/>
            </w:rPr>
          </w:rPrChange>
        </w:rPr>
        <w:fldChar w:fldCharType="begin"/>
      </w:r>
      <w:r w:rsidR="00B8454E" w:rsidRPr="00424939">
        <w:rPr>
          <w:rPrChange w:id="13205" w:author="Summer 2023 updates" w:date="2024-07-31T13:42:00Z">
            <w:rPr>
              <w:color w:val="000000" w:themeColor="text1"/>
            </w:rPr>
          </w:rPrChange>
        </w:rPr>
        <w:instrText xml:space="preserve"> XE "Philosophy" </w:instrText>
      </w:r>
      <w:r w:rsidR="00B8454E" w:rsidRPr="00424939">
        <w:rPr>
          <w:rPrChange w:id="13206" w:author="Summer 2023 updates" w:date="2024-07-31T13:42:00Z">
            <w:rPr>
              <w:color w:val="000000" w:themeColor="text1"/>
            </w:rPr>
          </w:rPrChange>
        </w:rPr>
        <w:fldChar w:fldCharType="end"/>
      </w:r>
      <w:r w:rsidRPr="00424939">
        <w:rPr>
          <w:rPrChange w:id="13207" w:author="Summer 2023 updates" w:date="2024-07-31T13:42:00Z">
            <w:rPr>
              <w:color w:val="000000" w:themeColor="text1"/>
            </w:rPr>
          </w:rPrChange>
        </w:rPr>
        <w:t xml:space="preserve"> and practice of public and community health, including economic, sociological, and legal justification. Examination of health care products, services and consumer protection vehicles in today’s marketplace.  Information and guidelines enable individuals to select health care products and services intelligently.  </w:t>
      </w:r>
    </w:p>
    <w:p w14:paraId="75B5743B" w14:textId="075E59BE"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-135 Concepts of Individual Wellness </w:t>
      </w:r>
    </w:p>
    <w:p w14:paraId="4D38F8A3" w14:textId="77777777" w:rsidR="00D55E94" w:rsidRPr="00424939" w:rsidRDefault="00D55E94" w:rsidP="007A70A9">
      <w:pPr>
        <w:rPr>
          <w:rPrChange w:id="13208" w:author="Summer 2023 updates" w:date="2024-07-31T13:42:00Z">
            <w:rPr>
              <w:color w:val="000000" w:themeColor="text1"/>
            </w:rPr>
          </w:rPrChange>
        </w:rPr>
      </w:pPr>
      <w:r w:rsidRPr="00424939">
        <w:rPr>
          <w:rPrChange w:id="13209" w:author="Summer 2023 updates" w:date="2024-07-31T13:42:00Z">
            <w:rPr>
              <w:color w:val="000000" w:themeColor="text1"/>
            </w:rPr>
          </w:rPrChange>
        </w:rPr>
        <w:t xml:space="preserve">Examination of personal health and positive lifestyle through the enhancement of physical, social, and mental/emotional wellness. </w:t>
      </w:r>
    </w:p>
    <w:p w14:paraId="1DA77323" w14:textId="17741E3B" w:rsidR="00D55E94" w:rsidRPr="00424939" w:rsidRDefault="009E0BD8" w:rsidP="00D55E94">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 xml:space="preserve">-155 Substance Abuse </w:t>
      </w:r>
    </w:p>
    <w:p w14:paraId="3BF8CB19" w14:textId="77777777" w:rsidR="00D55E94" w:rsidRPr="00424939" w:rsidRDefault="00D55E94" w:rsidP="007A70A9">
      <w:pPr>
        <w:rPr>
          <w:rPrChange w:id="13210" w:author="Summer 2023 updates" w:date="2024-07-31T13:42:00Z">
            <w:rPr>
              <w:color w:val="000000" w:themeColor="text1"/>
            </w:rPr>
          </w:rPrChange>
        </w:rPr>
      </w:pPr>
      <w:r w:rsidRPr="00424939">
        <w:rPr>
          <w:rPrChange w:id="13211" w:author="Summer 2023 updates" w:date="2024-07-31T13:42:00Z">
            <w:rPr>
              <w:color w:val="000000" w:themeColor="text1"/>
            </w:rPr>
          </w:rPrChange>
        </w:rPr>
        <w:t xml:space="preserve">Effects of drugs on the body, problems and risks of drug abuse, and drug education programs are examined. </w:t>
      </w:r>
    </w:p>
    <w:p w14:paraId="52945F90" w14:textId="539B07F9" w:rsidR="00D55E94" w:rsidRPr="00424939" w:rsidRDefault="009E0BD8" w:rsidP="007A70A9">
      <w:pPr>
        <w:spacing w:before="40" w:after="0"/>
        <w:rPr>
          <w:rFonts w:cs="Times New Roman"/>
          <w:b/>
          <w:color w:val="000000" w:themeColor="text1"/>
        </w:rPr>
        <w:pPrChange w:id="13212"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 xml:space="preserve">-165 Master Activity Class for Teachers </w:t>
      </w:r>
    </w:p>
    <w:p w14:paraId="5F3D4722" w14:textId="21E388DE" w:rsidR="00613076" w:rsidRDefault="00D55E94" w:rsidP="00D36F4D">
      <w:pPr>
        <w:rPr>
          <w:b/>
          <w:rPrChange w:id="13213" w:author="Summer 2023 updates" w:date="2024-07-31T13:42:00Z">
            <w:rPr>
              <w:b/>
              <w:color w:val="000000" w:themeColor="text1"/>
            </w:rPr>
          </w:rPrChange>
        </w:rPr>
      </w:pPr>
      <w:r w:rsidRPr="00424939">
        <w:rPr>
          <w:rPrChange w:id="13214" w:author="Summer 2023 updates" w:date="2024-07-31T13:42:00Z">
            <w:rPr>
              <w:color w:val="000000" w:themeColor="text1"/>
            </w:rPr>
          </w:rPrChange>
        </w:rPr>
        <w:t>Covers all phases of the teaching methodology. This class assesses the skill acquisition of the learner. Students model instructional procedure. After introduction of the activity or skill, students pre-test, teach, and assess each other in the activity or skill. Activities and skills include the following: Soccer/ Football/Volleyball, Basketball/ Softball/Track and Field, Racquet Activities, Strength Conditioning/Fitness, Cycling/Bowling/Archery, Dance</w:t>
      </w:r>
      <w:r w:rsidR="009F4511" w:rsidRPr="00424939">
        <w:rPr>
          <w:rPrChange w:id="13215" w:author="Summer 2023 updates" w:date="2024-07-31T13:42:00Z">
            <w:rPr>
              <w:color w:val="000000" w:themeColor="text1"/>
            </w:rPr>
          </w:rPrChange>
        </w:rPr>
        <w:fldChar w:fldCharType="begin"/>
      </w:r>
      <w:r w:rsidR="009F4511" w:rsidRPr="00424939">
        <w:rPr>
          <w:rPrChange w:id="13216" w:author="Summer 2023 updates" w:date="2024-07-31T13:42:00Z">
            <w:rPr>
              <w:color w:val="000000" w:themeColor="text1"/>
            </w:rPr>
          </w:rPrChange>
        </w:rPr>
        <w:instrText xml:space="preserve"> XE "Dance" </w:instrText>
      </w:r>
      <w:r w:rsidR="009F4511" w:rsidRPr="00424939">
        <w:rPr>
          <w:rPrChange w:id="13217" w:author="Summer 2023 updates" w:date="2024-07-31T13:42:00Z">
            <w:rPr>
              <w:color w:val="000000" w:themeColor="text1"/>
            </w:rPr>
          </w:rPrChange>
        </w:rPr>
        <w:fldChar w:fldCharType="end"/>
      </w:r>
      <w:r w:rsidRPr="00424939">
        <w:rPr>
          <w:rPrChange w:id="13218" w:author="Summer 2023 updates" w:date="2024-07-31T13:42:00Z">
            <w:rPr>
              <w:color w:val="000000" w:themeColor="text1"/>
            </w:rPr>
          </w:rPrChange>
        </w:rPr>
        <w:t xml:space="preserve">/Rhythms, and Aquatic Activities. </w:t>
      </w:r>
    </w:p>
    <w:p w14:paraId="7F6E6420" w14:textId="77777777" w:rsidR="001326CE" w:rsidRPr="00424939" w:rsidRDefault="009E0BD8" w:rsidP="007A70A9">
      <w:pPr>
        <w:keepNext/>
        <w:spacing w:before="40" w:after="0"/>
        <w:rPr>
          <w:moveFrom w:id="13219" w:author="Summer 2023 updates" w:date="2024-07-31T13:42:00Z"/>
          <w:rFonts w:cs="Times New Roman"/>
          <w:b/>
          <w:color w:val="000000" w:themeColor="text1"/>
        </w:rPr>
        <w:pPrChange w:id="13220" w:author="Summer 2023 updates" w:date="2024-07-31T13:42:00Z">
          <w:pPr>
            <w:keepNext/>
            <w:spacing w:after="0"/>
          </w:pPr>
        </w:pPrChange>
      </w:pPr>
      <w:del w:id="13221" w:author="Summer 2023 updates" w:date="2024-07-31T13:42:00Z">
        <w:r w:rsidRPr="00424939">
          <w:rPr>
            <w:rFonts w:cs="Times New Roman"/>
            <w:b/>
            <w:color w:val="000000" w:themeColor="text1"/>
          </w:rPr>
          <w:delText>KIN</w:delText>
        </w:r>
        <w:r w:rsidR="00D55E94" w:rsidRPr="00424939">
          <w:rPr>
            <w:rFonts w:cs="Times New Roman"/>
            <w:b/>
            <w:color w:val="000000" w:themeColor="text1"/>
          </w:rPr>
          <w:delText>-175</w:delText>
        </w:r>
      </w:del>
      <w:moveFromRangeStart w:id="13222" w:author="Summer 2023 updates" w:date="2024-07-31T13:42:00Z" w:name="move173325818"/>
      <w:moveFrom w:id="13223" w:author="Summer 2023 updates" w:date="2024-07-31T13:42:00Z">
        <w:r w:rsidR="001326CE" w:rsidRPr="00424939">
          <w:rPr>
            <w:rFonts w:cs="Times New Roman"/>
            <w:b/>
            <w:color w:val="000000" w:themeColor="text1"/>
          </w:rPr>
          <w:t xml:space="preserve"> Prevention and Care of Athletic Injuries &amp; Laboratory</w:t>
        </w:r>
      </w:moveFrom>
    </w:p>
    <w:p w14:paraId="3EF811BF" w14:textId="77777777" w:rsidR="00D55E94" w:rsidRPr="00424939" w:rsidRDefault="001326CE" w:rsidP="00613076">
      <w:pPr>
        <w:keepNext/>
        <w:rPr>
          <w:del w:id="13224" w:author="Summer 2023 updates" w:date="2024-07-31T13:42:00Z"/>
          <w:rFonts w:cs="Times New Roman"/>
          <w:color w:val="000000" w:themeColor="text1"/>
        </w:rPr>
      </w:pPr>
      <w:moveFrom w:id="13225" w:author="Summer 2023 updates" w:date="2024-07-31T13:42:00Z">
        <w:r w:rsidRPr="00424939">
          <w:rPr>
            <w:rFonts w:cs="Times New Roman"/>
            <w:color w:val="000000" w:themeColor="text1"/>
          </w:rPr>
          <w:t>Principles of human biology, hygienic applications to the care of the body, and the effects of alcohol and substance abuse. Also covered is the nature of injuries frequently sustained in athletic participation and the control, handling, and care of injuries.</w:t>
        </w:r>
      </w:moveFrom>
      <w:moveFromRangeEnd w:id="13222"/>
      <w:del w:id="13226" w:author="Summer 2023 updates" w:date="2024-07-31T13:42:00Z">
        <w:r w:rsidR="00D55E94" w:rsidRPr="00424939">
          <w:rPr>
            <w:rFonts w:cs="Times New Roman"/>
            <w:color w:val="000000" w:themeColor="text1"/>
          </w:rPr>
          <w:delText xml:space="preserve">  This course does not satisfy any of the requirements for a major in athletic training.  Credit is given for Prevention and Care of Athletic Injuries &amp; Laboratory (</w:delText>
        </w:r>
        <w:r w:rsidR="00A75FD2" w:rsidRPr="00424939">
          <w:rPr>
            <w:rFonts w:cs="Times New Roman"/>
            <w:color w:val="000000" w:themeColor="text1"/>
          </w:rPr>
          <w:delText>KIN</w:delText>
        </w:r>
        <w:r w:rsidR="00D55E94" w:rsidRPr="00424939">
          <w:rPr>
            <w:rFonts w:cs="Times New Roman"/>
            <w:color w:val="000000" w:themeColor="text1"/>
          </w:rPr>
          <w:delText xml:space="preserve">-175) or Basic Athletic Training (AT-100), not both.  </w:delText>
        </w:r>
      </w:del>
    </w:p>
    <w:p w14:paraId="4DCD936B" w14:textId="77777777" w:rsidR="00E61999" w:rsidRDefault="00E61999">
      <w:pPr>
        <w:spacing w:after="200" w:line="276" w:lineRule="auto"/>
        <w:rPr>
          <w:del w:id="13227" w:author="Summer 2023 updates" w:date="2024-07-31T13:42:00Z"/>
          <w:rFonts w:cs="Times New Roman"/>
          <w:b/>
          <w:color w:val="000000" w:themeColor="text1"/>
        </w:rPr>
      </w:pPr>
      <w:del w:id="13228" w:author="Summer 2023 updates" w:date="2024-07-31T13:42:00Z">
        <w:r>
          <w:rPr>
            <w:rFonts w:cs="Times New Roman"/>
            <w:b/>
            <w:color w:val="000000" w:themeColor="text1"/>
          </w:rPr>
          <w:br w:type="page"/>
        </w:r>
      </w:del>
    </w:p>
    <w:p w14:paraId="7265DA01" w14:textId="49042479" w:rsidR="00D55E94" w:rsidRPr="00424939" w:rsidRDefault="009E0BD8" w:rsidP="007A70A9">
      <w:pPr>
        <w:spacing w:before="40" w:after="0"/>
        <w:rPr>
          <w:rFonts w:cs="Times New Roman"/>
          <w:b/>
          <w:color w:val="000000" w:themeColor="text1"/>
        </w:rPr>
        <w:pPrChange w:id="13229"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 xml:space="preserve">-185 Group Exercise </w:t>
      </w:r>
    </w:p>
    <w:p w14:paraId="486952F2" w14:textId="45DFFFD4" w:rsidR="00D55E94" w:rsidRPr="00424939" w:rsidRDefault="00D55E94" w:rsidP="00D55E94">
      <w:pPr>
        <w:rPr>
          <w:rFonts w:cs="Times New Roman"/>
          <w:color w:val="000000" w:themeColor="text1"/>
        </w:rPr>
      </w:pPr>
      <w:r w:rsidRPr="00424939">
        <w:rPr>
          <w:rFonts w:cs="Times New Roman"/>
          <w:color w:val="000000" w:themeColor="text1"/>
        </w:rPr>
        <w:t>Explores the up-to-date, ever-changing, group aerobic activities available in the 21</w:t>
      </w:r>
      <w:r w:rsidRPr="00424939">
        <w:rPr>
          <w:rFonts w:cs="Times New Roman"/>
          <w:color w:val="000000" w:themeColor="text1"/>
          <w:vertAlign w:val="superscript"/>
        </w:rPr>
        <w:t>st</w:t>
      </w:r>
      <w:r w:rsidRPr="00424939">
        <w:rPr>
          <w:rFonts w:cs="Times New Roman"/>
          <w:color w:val="000000" w:themeColor="text1"/>
        </w:rPr>
        <w:t xml:space="preserve"> century. Students discover the advantages and disadvantages, background, physical benefits, and techniques of performing a variety of group aerobic activities. </w:t>
      </w:r>
      <w:r w:rsidRPr="00424939">
        <w:rPr>
          <w:rFonts w:cs="Times New Roman"/>
          <w:color w:val="000000" w:themeColor="text1"/>
          <w:u w:val="single"/>
        </w:rPr>
        <w:t>Prerequisite</w:t>
      </w:r>
      <w:r w:rsidRPr="00424939">
        <w:rPr>
          <w:rFonts w:cs="Times New Roman"/>
          <w:color w:val="000000" w:themeColor="text1"/>
        </w:rPr>
        <w:t>: Foundations of Physical Movement (</w:t>
      </w:r>
      <w:r w:rsidR="00A75FD2" w:rsidRPr="00424939">
        <w:rPr>
          <w:rFonts w:cs="Times New Roman"/>
          <w:color w:val="000000" w:themeColor="text1"/>
        </w:rPr>
        <w:t>KIN</w:t>
      </w:r>
      <w:r w:rsidRPr="00424939">
        <w:rPr>
          <w:rFonts w:cs="Times New Roman"/>
          <w:color w:val="000000" w:themeColor="text1"/>
        </w:rPr>
        <w:t xml:space="preserve">-105). (0.5 course credit) </w:t>
      </w:r>
    </w:p>
    <w:p w14:paraId="0B9FEE0D" w14:textId="4C3F1BA5" w:rsidR="00D55E94" w:rsidRPr="00424939" w:rsidRDefault="009E0BD8" w:rsidP="007A70A9">
      <w:pPr>
        <w:spacing w:before="40" w:after="0"/>
        <w:rPr>
          <w:rFonts w:cs="Times New Roman"/>
          <w:b/>
          <w:color w:val="000000" w:themeColor="text1"/>
        </w:rPr>
        <w:pPrChange w:id="13230"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-201 Fundamentals of Coaching</w:t>
      </w:r>
    </w:p>
    <w:p w14:paraId="117C1DED" w14:textId="77777777" w:rsidR="00D55E94" w:rsidRPr="00424939" w:rsidRDefault="00D55E94" w:rsidP="00D55E94">
      <w:pPr>
        <w:rPr>
          <w:rFonts w:cs="Times New Roman"/>
          <w:color w:val="000000" w:themeColor="text1"/>
        </w:rPr>
      </w:pPr>
      <w:r w:rsidRPr="00424939">
        <w:rPr>
          <w:rFonts w:cs="Times New Roman"/>
          <w:color w:val="000000" w:themeColor="text1"/>
        </w:rPr>
        <w:t>Addresses the structure and function of the human body in relation to physical activity, theory and techniques of coaching interscholastic athletics.  Topics include professional ethics and legal aspects of coaching as well as the study of human growth and development of children.</w:t>
      </w:r>
    </w:p>
    <w:p w14:paraId="32025845" w14:textId="5B5CB443" w:rsidR="00B03999" w:rsidRPr="00424939" w:rsidRDefault="00B03999" w:rsidP="007A70A9">
      <w:pPr>
        <w:spacing w:before="40" w:after="0"/>
        <w:rPr>
          <w:rFonts w:cs="Times New Roman"/>
          <w:b/>
          <w:color w:val="000000" w:themeColor="text1"/>
        </w:rPr>
        <w:pPrChange w:id="13231" w:author="Summer 2023 updates" w:date="2024-07-31T13:42:00Z">
          <w:pPr>
            <w:spacing w:after="0"/>
          </w:pPr>
        </w:pPrChange>
      </w:pPr>
      <w:r w:rsidRPr="00424939">
        <w:rPr>
          <w:rFonts w:cs="Times New Roman"/>
          <w:b/>
          <w:color w:val="000000" w:themeColor="text1"/>
        </w:rPr>
        <w:t>KIN-20</w:t>
      </w:r>
      <w:r>
        <w:rPr>
          <w:rFonts w:cs="Times New Roman"/>
          <w:b/>
          <w:color w:val="000000" w:themeColor="text1"/>
        </w:rPr>
        <w:t>2</w:t>
      </w:r>
      <w:r w:rsidRPr="00424939">
        <w:rPr>
          <w:rFonts w:cs="Times New Roman"/>
          <w:b/>
          <w:color w:val="000000" w:themeColor="text1"/>
        </w:rPr>
        <w:t xml:space="preserve"> </w:t>
      </w:r>
      <w:r w:rsidRPr="00B03999">
        <w:rPr>
          <w:rFonts w:cs="Times New Roman"/>
          <w:b/>
          <w:color w:val="000000" w:themeColor="text1"/>
        </w:rPr>
        <w:t>Family Life Education</w:t>
      </w:r>
    </w:p>
    <w:p w14:paraId="75E95ABE" w14:textId="6CBCB5F4" w:rsidR="00B03999" w:rsidRDefault="00B03999" w:rsidP="00B03999">
      <w:pPr>
        <w:spacing w:after="0"/>
        <w:rPr>
          <w:rFonts w:cs="Times New Roman"/>
          <w:b/>
          <w:color w:val="000000" w:themeColor="text1"/>
        </w:rPr>
      </w:pPr>
      <w:r w:rsidRPr="00B03999">
        <w:rPr>
          <w:rFonts w:cs="Times New Roman"/>
          <w:color w:val="000000" w:themeColor="text1"/>
        </w:rPr>
        <w:t>Examines family life and human relationships through the practice of equipping and empowering family members to develop knowledge and skills that enhance well-being. The course will examine human sexuality from a biological, psychological, and social perspective. Topics not limited to reproduction, development, communication and expression will be examined across the lifespan. Perspectives include diversity, variations from the majority, and the influence of gender, race, class, religion, sexual orientation, abilities, age, and culture on sexuality and sexual expression. Topics will also include the understanding of families by using the application of family theory and current research in order to understand family dynamics.</w:t>
      </w:r>
    </w:p>
    <w:p w14:paraId="6194BF39" w14:textId="639568FB" w:rsidR="00D55E94" w:rsidRPr="00424939" w:rsidRDefault="009E0BD8" w:rsidP="007A70A9">
      <w:pPr>
        <w:spacing w:before="40" w:after="0"/>
        <w:rPr>
          <w:rFonts w:cs="Times New Roman"/>
          <w:b/>
          <w:color w:val="000000" w:themeColor="text1"/>
        </w:rPr>
        <w:pPrChange w:id="13232"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 xml:space="preserve">-205 Theory of Coaching </w:t>
      </w:r>
    </w:p>
    <w:p w14:paraId="11121890" w14:textId="2EA70BE8" w:rsidR="006011FD" w:rsidRPr="00424939" w:rsidRDefault="00D55E94" w:rsidP="006011FD">
      <w:pPr>
        <w:rPr>
          <w:rFonts w:cs="Times New Roman"/>
          <w:color w:val="000000" w:themeColor="text1"/>
        </w:rPr>
      </w:pPr>
      <w:r w:rsidRPr="00424939">
        <w:rPr>
          <w:rFonts w:cs="Times New Roman"/>
          <w:color w:val="000000" w:themeColor="text1"/>
        </w:rPr>
        <w:t xml:space="preserve">Sports treated from the standpoint of theory and practice. Topics vary from term to term and include, but are not limited to, football, basketball, baseball and softball, wrestling, track, swimming, and volleyball. May be taken more than once for credit, provided the topics are substantially different. (0.5 course credit) </w:t>
      </w:r>
    </w:p>
    <w:p w14:paraId="1185D543" w14:textId="2034528F" w:rsidR="00D55E94" w:rsidRPr="00424939" w:rsidRDefault="009E0BD8" w:rsidP="007A70A9">
      <w:pPr>
        <w:spacing w:before="40" w:after="0"/>
        <w:rPr>
          <w:moveTo w:id="13233" w:author="Summer 2023 updates" w:date="2024-07-31T13:42:00Z"/>
          <w:rFonts w:cs="Times New Roman"/>
          <w:b/>
          <w:color w:val="000000" w:themeColor="text1"/>
        </w:rPr>
        <w:pPrChange w:id="13234" w:author="Summer 2023 updates" w:date="2024-07-31T13:42:00Z">
          <w:pPr/>
        </w:pPrChange>
      </w:pPr>
      <w:moveToRangeStart w:id="13235" w:author="Summer 2023 updates" w:date="2024-07-31T13:42:00Z" w:name="move173325819"/>
      <w:moveTo w:id="13236" w:author="Summer 2023 updates" w:date="2024-07-31T13:42:00Z">
        <w:r w:rsidRPr="00424939">
          <w:rPr>
            <w:rFonts w:cs="Times New Roman"/>
            <w:b/>
            <w:color w:val="000000" w:themeColor="text1"/>
          </w:rPr>
          <w:t>KIN</w:t>
        </w:r>
        <w:r w:rsidR="00D55E94" w:rsidRPr="00424939">
          <w:rPr>
            <w:rFonts w:cs="Times New Roman"/>
            <w:b/>
            <w:color w:val="000000" w:themeColor="text1"/>
          </w:rPr>
          <w:t>-215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of Coaching </w:t>
        </w:r>
      </w:moveTo>
    </w:p>
    <w:p w14:paraId="565332D2" w14:textId="1D03B15D" w:rsidR="00D55E94" w:rsidRPr="00424939" w:rsidRDefault="00D55E94" w:rsidP="00D36F4D">
      <w:pPr>
        <w:rPr>
          <w:moveTo w:id="13237" w:author="Summer 2023 updates" w:date="2024-07-31T13:42:00Z"/>
        </w:rPr>
      </w:pPr>
      <w:moveTo w:id="13238" w:author="Summer 2023 updates" w:date="2024-07-31T13:42:00Z">
        <w:r w:rsidRPr="00424939">
          <w:t xml:space="preserve">An introduction to the area of sport psychology, which focuses on the underlying psychological and psychophysiological factors that influence performance in sports and physical activity. The following topics are emphasized: motivation, positive mental attitude (goal setting, </w:t>
        </w:r>
        <w:r w:rsidR="00760DCD" w:rsidRPr="00424939">
          <w:t>self-talk</w:t>
        </w:r>
        <w:r w:rsidRPr="00424939">
          <w:t xml:space="preserve">, mental imagery), anxiety/stress, </w:t>
        </w:r>
        <w:r w:rsidR="00760DCD" w:rsidRPr="00424939">
          <w:t>self-confidence</w:t>
        </w:r>
        <w:r w:rsidRPr="00424939">
          <w:t xml:space="preserve">, concentration, communication skills, sportsmanship, and psychological preparation for competition. </w:t>
        </w:r>
      </w:moveTo>
    </w:p>
    <w:p w14:paraId="50D18711" w14:textId="729B0981" w:rsidR="00D55E94" w:rsidRPr="00424939" w:rsidRDefault="009E0BD8" w:rsidP="007A70A9">
      <w:pPr>
        <w:spacing w:before="40" w:after="0"/>
        <w:rPr>
          <w:ins w:id="13239" w:author="Summer 2023 updates" w:date="2024-07-31T13:42:00Z"/>
          <w:rFonts w:cs="Times New Roman"/>
          <w:b/>
          <w:color w:val="000000" w:themeColor="text1"/>
        </w:rPr>
      </w:pPr>
      <w:moveTo w:id="13240" w:author="Summer 2023 updates" w:date="2024-07-31T13:42:00Z">
        <w:r w:rsidRPr="00424939">
          <w:rPr>
            <w:rFonts w:cs="Times New Roman"/>
            <w:b/>
            <w:color w:val="000000" w:themeColor="text1"/>
          </w:rPr>
          <w:t>KIN</w:t>
        </w:r>
        <w:r w:rsidR="00D55E94" w:rsidRPr="00424939">
          <w:rPr>
            <w:rFonts w:cs="Times New Roman"/>
            <w:b/>
            <w:color w:val="000000" w:themeColor="text1"/>
          </w:rPr>
          <w:t>-225 Motor Learning</w:t>
        </w:r>
      </w:moveTo>
      <w:moveToRangeEnd w:id="13235"/>
    </w:p>
    <w:p w14:paraId="11377CC8" w14:textId="77777777" w:rsidR="00D55E94" w:rsidRPr="00424939" w:rsidRDefault="00D55E94" w:rsidP="002F65D6">
      <w:pPr>
        <w:rPr>
          <w:moveTo w:id="13241" w:author="Summer 2023 updates" w:date="2024-07-31T13:42:00Z"/>
        </w:rPr>
      </w:pPr>
      <w:moveToRangeStart w:id="13242" w:author="Summer 2023 updates" w:date="2024-07-31T13:42:00Z" w:name="move173325820"/>
      <w:moveTo w:id="13243" w:author="Summer 2023 updates" w:date="2024-07-31T13:42:00Z">
        <w:r w:rsidRPr="00424939">
          <w:t xml:space="preserve">Designed to acquaint students with research findings, empirical evidence, and theoretical constructs regarding the learning and teaching of motor skills. Emphasis placed upon the state of the learner, the learning process, and the conditions for learning. </w:t>
        </w:r>
        <w:r w:rsidRPr="00424939">
          <w:rPr>
            <w:u w:val="single"/>
          </w:rPr>
          <w:t>Prerequisite</w:t>
        </w:r>
        <w:r w:rsidRPr="00424939">
          <w:t xml:space="preserve">: sophomore standing. </w:t>
        </w:r>
      </w:moveTo>
    </w:p>
    <w:moveToRangeEnd w:id="13242"/>
    <w:p w14:paraId="38B46A3E" w14:textId="77777777" w:rsidR="001326CE" w:rsidRPr="00424939" w:rsidRDefault="001326CE" w:rsidP="007A70A9">
      <w:pPr>
        <w:keepNext/>
        <w:spacing w:before="40" w:after="0"/>
        <w:rPr>
          <w:moveTo w:id="13244" w:author="Summer 2023 updates" w:date="2024-07-31T13:42:00Z"/>
          <w:rFonts w:cs="Times New Roman"/>
          <w:b/>
          <w:color w:val="000000" w:themeColor="text1"/>
        </w:rPr>
        <w:pPrChange w:id="13245" w:author="Summer 2023 updates" w:date="2024-07-31T13:42:00Z">
          <w:pPr>
            <w:keepNext/>
            <w:spacing w:after="0"/>
          </w:pPr>
        </w:pPrChange>
      </w:pPr>
      <w:ins w:id="13246" w:author="Summer 2023 updates" w:date="2024-07-31T13:42:00Z">
        <w:r w:rsidRPr="00424939">
          <w:rPr>
            <w:rFonts w:cs="Times New Roman"/>
            <w:b/>
            <w:color w:val="000000" w:themeColor="text1"/>
          </w:rPr>
          <w:t>KIN-</w:t>
        </w:r>
        <w:r>
          <w:rPr>
            <w:rFonts w:cs="Times New Roman"/>
            <w:b/>
            <w:color w:val="000000" w:themeColor="text1"/>
          </w:rPr>
          <w:t>2</w:t>
        </w:r>
        <w:r w:rsidRPr="00424939">
          <w:rPr>
            <w:rFonts w:cs="Times New Roman"/>
            <w:b/>
            <w:color w:val="000000" w:themeColor="text1"/>
          </w:rPr>
          <w:t>75</w:t>
        </w:r>
      </w:ins>
      <w:moveToRangeStart w:id="13247" w:author="Summer 2023 updates" w:date="2024-07-31T13:42:00Z" w:name="move173325818"/>
      <w:moveTo w:id="13248" w:author="Summer 2023 updates" w:date="2024-07-31T13:42:00Z">
        <w:r w:rsidRPr="00424939">
          <w:rPr>
            <w:rFonts w:cs="Times New Roman"/>
            <w:b/>
            <w:color w:val="000000" w:themeColor="text1"/>
          </w:rPr>
          <w:t xml:space="preserve"> Prevention and Care of Athletic Injuries &amp; Laboratory</w:t>
        </w:r>
      </w:moveTo>
    </w:p>
    <w:p w14:paraId="7C5CAD54" w14:textId="056CFC32" w:rsidR="001326CE" w:rsidRPr="00424939" w:rsidRDefault="001326CE" w:rsidP="001326CE">
      <w:pPr>
        <w:keepNext/>
        <w:rPr>
          <w:ins w:id="13249" w:author="Summer 2023 updates" w:date="2024-07-31T13:42:00Z"/>
          <w:rFonts w:cs="Times New Roman"/>
          <w:color w:val="000000" w:themeColor="text1"/>
        </w:rPr>
      </w:pPr>
      <w:moveTo w:id="13250" w:author="Summer 2023 updates" w:date="2024-07-31T13:42:00Z">
        <w:r w:rsidRPr="00424939">
          <w:rPr>
            <w:rFonts w:cs="Times New Roman"/>
            <w:color w:val="000000" w:themeColor="text1"/>
          </w:rPr>
          <w:t>Principles of human biology, hygienic applications to the care of the body, and the effects of alcohol and substance abuse. Also covered is the nature of injuries frequently sustained in athletic participation and the control, handling, and care of injuries.</w:t>
        </w:r>
      </w:moveTo>
      <w:moveToRangeEnd w:id="13247"/>
    </w:p>
    <w:p w14:paraId="7915C1C2" w14:textId="48410FDB" w:rsidR="00C30FD9" w:rsidRPr="00424939" w:rsidRDefault="00C30FD9" w:rsidP="007A70A9">
      <w:pPr>
        <w:keepNext/>
        <w:keepLines/>
        <w:spacing w:before="40" w:after="0"/>
        <w:rPr>
          <w:rFonts w:cs="Times New Roman"/>
          <w:b/>
          <w:color w:val="000000" w:themeColor="text1"/>
        </w:rPr>
        <w:pPrChange w:id="13251" w:author="Summer 2023 updates" w:date="2024-07-31T13:42:00Z">
          <w:pPr>
            <w:keepNext/>
            <w:keepLines/>
            <w:spacing w:after="0"/>
          </w:pPr>
        </w:pPrChange>
      </w:pPr>
      <w:r w:rsidRPr="00424939">
        <w:rPr>
          <w:rFonts w:cs="Times New Roman"/>
          <w:b/>
          <w:color w:val="000000" w:themeColor="text1"/>
        </w:rPr>
        <w:t>KIN-</w:t>
      </w:r>
      <w:del w:id="13252" w:author="Summer 2023 updates" w:date="2024-07-31T13:42:00Z">
        <w:r w:rsidR="00EB35EA">
          <w:rPr>
            <w:rFonts w:cs="Times New Roman"/>
            <w:b/>
            <w:color w:val="000000" w:themeColor="text1"/>
          </w:rPr>
          <w:delText>2</w:delText>
        </w:r>
        <w:r w:rsidR="00EB35EA" w:rsidRPr="00424939">
          <w:rPr>
            <w:rFonts w:cs="Times New Roman"/>
            <w:b/>
            <w:color w:val="000000" w:themeColor="text1"/>
          </w:rPr>
          <w:delText>1</w:delText>
        </w:r>
        <w:r w:rsidR="00EB35EA">
          <w:rPr>
            <w:rFonts w:cs="Times New Roman"/>
            <w:b/>
            <w:color w:val="000000" w:themeColor="text1"/>
          </w:rPr>
          <w:delText>0</w:delText>
        </w:r>
      </w:del>
      <w:ins w:id="13253" w:author="Summer 2023 updates" w:date="2024-07-31T13:42:00Z">
        <w:r>
          <w:rPr>
            <w:rFonts w:cs="Times New Roman"/>
            <w:b/>
            <w:color w:val="000000" w:themeColor="text1"/>
          </w:rPr>
          <w:t>3</w:t>
        </w:r>
        <w:r w:rsidRPr="00424939">
          <w:rPr>
            <w:rFonts w:cs="Times New Roman"/>
            <w:b/>
            <w:color w:val="000000" w:themeColor="text1"/>
          </w:rPr>
          <w:t>1</w:t>
        </w:r>
        <w:r>
          <w:rPr>
            <w:rFonts w:cs="Times New Roman"/>
            <w:b/>
            <w:color w:val="000000" w:themeColor="text1"/>
          </w:rPr>
          <w:t>0</w:t>
        </w:r>
      </w:ins>
      <w:r w:rsidRPr="00424939">
        <w:rPr>
          <w:rFonts w:cs="Times New Roman"/>
          <w:b/>
          <w:color w:val="000000" w:themeColor="text1"/>
        </w:rPr>
        <w:t xml:space="preserve"> </w:t>
      </w:r>
      <w:r w:rsidR="007A70A9">
        <w:rPr>
          <w:rFonts w:cs="Times New Roman"/>
          <w:b/>
          <w:color w:val="000000" w:themeColor="text1"/>
        </w:rPr>
        <w:t>Athletic Injury Evaluation</w:t>
      </w:r>
      <w:del w:id="13254" w:author="Summer 2023 updates" w:date="2024-07-31T13:42:00Z">
        <w:r w:rsidR="00EB35EA">
          <w:rPr>
            <w:rFonts w:cs="Times New Roman"/>
            <w:b/>
            <w:color w:val="000000" w:themeColor="text1"/>
          </w:rPr>
          <w:delText xml:space="preserve"> </w:delText>
        </w:r>
      </w:del>
    </w:p>
    <w:p w14:paraId="52B71AB3" w14:textId="030A27D8" w:rsidR="00C30FD9" w:rsidRDefault="00C30FD9" w:rsidP="00D36F4D">
      <w:r w:rsidRPr="00EB35EA">
        <w:t xml:space="preserve">Introduces students to the procedures used in the examination of injuries involving both the upper and lower extremity. This course will develop a student’s systematic ability to identify, evaluate, and monitor commonly experienced orthopedic injuries in athletics. Investigation into surface palpation, goniometry, manual muscle, and special testing will be developed. </w:t>
      </w:r>
      <w:r w:rsidRPr="00EB35EA">
        <w:rPr>
          <w:u w:val="single"/>
        </w:rPr>
        <w:t>Prerequisite</w:t>
      </w:r>
      <w:r w:rsidRPr="00EB35EA">
        <w:t>: Prevention and Care of Athletic Injuries &amp; Laboratory (KIN-</w:t>
      </w:r>
      <w:del w:id="13255" w:author="Summer 2023 updates" w:date="2024-07-31T13:42:00Z">
        <w:r w:rsidR="00EB35EA" w:rsidRPr="00EB35EA">
          <w:delText>175</w:delText>
        </w:r>
      </w:del>
      <w:ins w:id="13256" w:author="Summer 2023 updates" w:date="2024-07-31T13:42:00Z">
        <w:r w:rsidR="00063703">
          <w:t>2</w:t>
        </w:r>
        <w:r w:rsidRPr="00EB35EA">
          <w:t>75</w:t>
        </w:r>
      </w:ins>
      <w:r w:rsidRPr="00EB35EA">
        <w:t>)</w:t>
      </w:r>
      <w:r>
        <w:t>.</w:t>
      </w:r>
    </w:p>
    <w:p w14:paraId="37A7306F" w14:textId="77777777" w:rsidR="00D55E94" w:rsidRPr="00424939" w:rsidRDefault="009E0BD8" w:rsidP="007A70A9">
      <w:pPr>
        <w:spacing w:before="40" w:after="0"/>
        <w:rPr>
          <w:moveFrom w:id="13257" w:author="Summer 2023 updates" w:date="2024-07-31T13:42:00Z"/>
          <w:rFonts w:cs="Times New Roman"/>
          <w:b/>
          <w:color w:val="000000" w:themeColor="text1"/>
        </w:rPr>
        <w:pPrChange w:id="13258" w:author="Summer 2023 updates" w:date="2024-07-31T13:42:00Z">
          <w:pPr/>
        </w:pPrChange>
      </w:pPr>
      <w:moveFromRangeStart w:id="13259" w:author="Summer 2023 updates" w:date="2024-07-31T13:42:00Z" w:name="move173325819"/>
      <w:moveFrom w:id="13260" w:author="Summer 2023 updates" w:date="2024-07-31T13:42:00Z">
        <w:r w:rsidRPr="00424939">
          <w:rPr>
            <w:rFonts w:cs="Times New Roman"/>
            <w:b/>
            <w:color w:val="000000" w:themeColor="text1"/>
          </w:rPr>
          <w:t>KIN</w:t>
        </w:r>
        <w:r w:rsidR="00D55E94" w:rsidRPr="00424939">
          <w:rPr>
            <w:rFonts w:cs="Times New Roman"/>
            <w:b/>
            <w:color w:val="000000" w:themeColor="text1"/>
          </w:rPr>
          <w:t>-215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of Coaching </w:t>
        </w:r>
      </w:moveFrom>
    </w:p>
    <w:p w14:paraId="23F9D730" w14:textId="77777777" w:rsidR="00D55E94" w:rsidRPr="00424939" w:rsidRDefault="00D55E94" w:rsidP="00D36F4D">
      <w:pPr>
        <w:rPr>
          <w:moveFrom w:id="13261" w:author="Summer 2023 updates" w:date="2024-07-31T13:42:00Z"/>
        </w:rPr>
      </w:pPr>
      <w:moveFrom w:id="13262" w:author="Summer 2023 updates" w:date="2024-07-31T13:42:00Z">
        <w:r w:rsidRPr="00424939">
          <w:t xml:space="preserve">An introduction to the area of sport psychology, which focuses on the underlying psychological and psychophysiological factors that influence performance in sports and physical activity. The following topics are emphasized: motivation, positive mental attitude (goal setting, </w:t>
        </w:r>
        <w:r w:rsidR="00760DCD" w:rsidRPr="00424939">
          <w:t>self-talk</w:t>
        </w:r>
        <w:r w:rsidRPr="00424939">
          <w:t xml:space="preserve">, mental imagery), anxiety/stress, </w:t>
        </w:r>
        <w:r w:rsidR="00760DCD" w:rsidRPr="00424939">
          <w:t>self-confidence</w:t>
        </w:r>
        <w:r w:rsidRPr="00424939">
          <w:t xml:space="preserve">, concentration, communication skills, sportsmanship, and psychological preparation for competition. </w:t>
        </w:r>
      </w:moveFrom>
    </w:p>
    <w:p w14:paraId="042EA2C4" w14:textId="77777777" w:rsidR="00D55E94" w:rsidRPr="00424939" w:rsidRDefault="009E0BD8" w:rsidP="00D55E94">
      <w:pPr>
        <w:spacing w:after="0"/>
        <w:rPr>
          <w:del w:id="13263" w:author="Summer 2023 updates" w:date="2024-07-31T13:42:00Z"/>
          <w:rFonts w:cs="Times New Roman"/>
          <w:b/>
          <w:color w:val="000000" w:themeColor="text1"/>
        </w:rPr>
      </w:pPr>
      <w:moveFrom w:id="13264" w:author="Summer 2023 updates" w:date="2024-07-31T13:42:00Z">
        <w:r w:rsidRPr="00424939">
          <w:rPr>
            <w:rFonts w:cs="Times New Roman"/>
            <w:b/>
            <w:color w:val="000000" w:themeColor="text1"/>
          </w:rPr>
          <w:t>KIN</w:t>
        </w:r>
        <w:r w:rsidR="00D55E94" w:rsidRPr="00424939">
          <w:rPr>
            <w:rFonts w:cs="Times New Roman"/>
            <w:b/>
            <w:color w:val="000000" w:themeColor="text1"/>
          </w:rPr>
          <w:t>-225 Motor Learning</w:t>
        </w:r>
      </w:moveFrom>
      <w:moveFromRangeEnd w:id="13259"/>
      <w:del w:id="13265" w:author="Summer 2023 updates" w:date="2024-07-31T13:42:00Z">
        <w:r w:rsidR="00D55E94" w:rsidRPr="00424939">
          <w:rPr>
            <w:rFonts w:cs="Times New Roman"/>
            <w:b/>
            <w:color w:val="000000" w:themeColor="text1"/>
          </w:rPr>
          <w:delText xml:space="preserve"> </w:delText>
        </w:r>
      </w:del>
    </w:p>
    <w:p w14:paraId="0C26EC15" w14:textId="77777777" w:rsidR="00D55E94" w:rsidRPr="00424939" w:rsidRDefault="00D55E94" w:rsidP="002F65D6">
      <w:pPr>
        <w:rPr>
          <w:moveFrom w:id="13266" w:author="Summer 2023 updates" w:date="2024-07-31T13:42:00Z"/>
        </w:rPr>
      </w:pPr>
      <w:moveFromRangeStart w:id="13267" w:author="Summer 2023 updates" w:date="2024-07-31T13:42:00Z" w:name="move173325820"/>
      <w:moveFrom w:id="13268" w:author="Summer 2023 updates" w:date="2024-07-31T13:42:00Z">
        <w:r w:rsidRPr="00424939">
          <w:t xml:space="preserve">Designed to acquaint students with research findings, empirical evidence, and theoretical constructs regarding the learning and teaching of motor skills. Emphasis placed upon the state of the learner, the learning process, and the conditions for learning. </w:t>
        </w:r>
        <w:r w:rsidRPr="00424939">
          <w:rPr>
            <w:u w:val="single"/>
          </w:rPr>
          <w:t>Prerequisite</w:t>
        </w:r>
        <w:r w:rsidRPr="00424939">
          <w:t xml:space="preserve">: sophomore standing. </w:t>
        </w:r>
      </w:moveFrom>
    </w:p>
    <w:moveFromRangeEnd w:id="13267"/>
    <w:p w14:paraId="18BAC3D3" w14:textId="42C11425" w:rsidR="00D55E94" w:rsidRPr="00424939" w:rsidRDefault="009E0BD8" w:rsidP="007A70A9">
      <w:pPr>
        <w:spacing w:before="40" w:after="0"/>
        <w:rPr>
          <w:rFonts w:cs="Times New Roman"/>
          <w:b/>
          <w:color w:val="000000" w:themeColor="text1"/>
        </w:rPr>
        <w:pPrChange w:id="13269"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-315 Methods of Elementary School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and Health </w:t>
      </w:r>
    </w:p>
    <w:p w14:paraId="4FF72DD9" w14:textId="3A95B981" w:rsidR="00D55E94" w:rsidRPr="00424939" w:rsidRDefault="00D55E94" w:rsidP="002F65D6">
      <w:r w:rsidRPr="00424939">
        <w:t xml:space="preserve">Analysis of the program of physical education and health for the elementary school. Selection of activities, teaching methods, program planning, equipment and facilities, class management, and evaluation is examined. </w:t>
      </w:r>
      <w:r w:rsidRPr="00424939">
        <w:rPr>
          <w:u w:val="single"/>
        </w:rPr>
        <w:t>Prerequisite</w:t>
      </w:r>
      <w:r w:rsidRPr="00424939">
        <w:t>: Practicum in Education</w:t>
      </w:r>
      <w:r w:rsidR="00B8454E" w:rsidRPr="00424939">
        <w:fldChar w:fldCharType="begin"/>
      </w:r>
      <w:r w:rsidR="00B8454E" w:rsidRPr="00424939">
        <w:instrText xml:space="preserve"> XE "Education" </w:instrText>
      </w:r>
      <w:r w:rsidR="00B8454E" w:rsidRPr="00424939">
        <w:fldChar w:fldCharType="end"/>
      </w:r>
      <w:r w:rsidRPr="00424939">
        <w:t xml:space="preserve"> </w:t>
      </w:r>
      <w:r w:rsidR="00D93228">
        <w:t>(WE) (EDU-215)</w:t>
      </w:r>
      <w:r w:rsidRPr="00424939">
        <w:t xml:space="preserve"> or consent of department chair. </w:t>
      </w:r>
    </w:p>
    <w:p w14:paraId="58A6C083" w14:textId="207CF1E0" w:rsidR="00D55E94" w:rsidRPr="00424939" w:rsidRDefault="009E0BD8" w:rsidP="007A70A9">
      <w:pPr>
        <w:spacing w:before="40" w:after="0"/>
        <w:rPr>
          <w:rFonts w:cs="Times New Roman"/>
          <w:b/>
          <w:color w:val="000000" w:themeColor="text1"/>
        </w:rPr>
        <w:pPrChange w:id="13270"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-347 Adapted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w:t>
      </w:r>
      <w:r w:rsidR="00AF68F3" w:rsidRPr="00424939">
        <w:rPr>
          <w:rFonts w:cs="Times New Roman"/>
          <w:b/>
          <w:color w:val="000000" w:themeColor="text1"/>
        </w:rPr>
        <w:t>(WE)</w:t>
      </w:r>
    </w:p>
    <w:p w14:paraId="103443E6" w14:textId="77777777" w:rsidR="00D55E94" w:rsidRPr="00424939" w:rsidRDefault="00D55E94" w:rsidP="002F65D6">
      <w:r w:rsidRPr="00424939">
        <w:t xml:space="preserve">A program of activities adapted for individuals with physical disabilities. Development of a rehabilitative exercise program for correction of physical handicaps or deviations. </w:t>
      </w:r>
    </w:p>
    <w:p w14:paraId="401D8E05" w14:textId="4C3BA1EB" w:rsidR="00D55E94" w:rsidRPr="00424939" w:rsidRDefault="009E0BD8" w:rsidP="00A51132">
      <w:pPr>
        <w:spacing w:before="40" w:after="0"/>
        <w:rPr>
          <w:rFonts w:cs="Times New Roman"/>
          <w:b/>
          <w:color w:val="000000" w:themeColor="text1"/>
        </w:rPr>
        <w:pPrChange w:id="13271" w:author="Summer 2023 updates" w:date="2024-07-31T13:42:00Z">
          <w:pPr>
            <w:spacing w:after="0"/>
          </w:pPr>
        </w:pPrChange>
      </w:pPr>
      <w:r w:rsidRPr="00424939">
        <w:rPr>
          <w:rFonts w:cs="Times New Roman"/>
          <w:b/>
          <w:color w:val="000000" w:themeColor="text1"/>
        </w:rPr>
        <w:t>KIN</w:t>
      </w:r>
      <w:r w:rsidR="00D55E94" w:rsidRPr="00424939">
        <w:rPr>
          <w:rFonts w:cs="Times New Roman"/>
          <w:b/>
          <w:color w:val="000000" w:themeColor="text1"/>
        </w:rPr>
        <w:t xml:space="preserve">-365 Measurement/Evaluation and Prescription in </w:t>
      </w:r>
      <w:del w:id="13272" w:author="Summer 2023 updates" w:date="2024-07-31T13:42:00Z">
        <w:r w:rsidR="00D55E94" w:rsidRPr="00424939">
          <w:rPr>
            <w:rFonts w:cs="Times New Roman"/>
            <w:b/>
            <w:color w:val="000000" w:themeColor="text1"/>
          </w:rPr>
          <w:delText>Physical Education</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00D55E94" w:rsidRPr="00424939">
          <w:rPr>
            <w:rFonts w:cs="Times New Roman"/>
            <w:b/>
            <w:color w:val="000000" w:themeColor="text1"/>
          </w:rPr>
          <w:delText xml:space="preserve"> </w:delText>
        </w:r>
      </w:del>
      <w:ins w:id="13273" w:author="Summer 2023 updates" w:date="2024-07-31T13:42:00Z">
        <w:r w:rsidR="00744AB6">
          <w:rPr>
            <w:rFonts w:cs="Times New Roman"/>
            <w:b/>
            <w:color w:val="000000" w:themeColor="text1"/>
          </w:rPr>
          <w:t>Kinesiology</w:t>
        </w:r>
      </w:ins>
    </w:p>
    <w:p w14:paraId="48DE29E3" w14:textId="77777777" w:rsidR="00D55E94" w:rsidRPr="00424939" w:rsidRDefault="00D55E94" w:rsidP="002F65D6">
      <w:r w:rsidRPr="00424939">
        <w:t xml:space="preserve">Study of various methods of measurement and evaluation of motor skills and motor performance in physical activity. Construction of skills tests, proper testing procedures, and basic statistics used in evaluating the results covered. Assessment of physical fitness components followed by prescribed activity to improve those components is studied. </w:t>
      </w:r>
    </w:p>
    <w:p w14:paraId="06572BD5" w14:textId="16480A6E" w:rsidR="003A3761" w:rsidRPr="00424939" w:rsidRDefault="003A3761" w:rsidP="00A51132">
      <w:pPr>
        <w:shd w:val="clear" w:color="auto" w:fill="FFFFFF" w:themeFill="background1"/>
        <w:spacing w:before="40" w:after="0"/>
        <w:rPr>
          <w:rFonts w:cs="Times New Roman"/>
          <w:b/>
          <w:color w:val="000000" w:themeColor="text1"/>
        </w:rPr>
        <w:pPrChange w:id="13274" w:author="Summer 2023 updates" w:date="2024-07-31T13:42:00Z">
          <w:pPr>
            <w:shd w:val="clear" w:color="auto" w:fill="FFFFFF" w:themeFill="background1"/>
            <w:spacing w:after="0"/>
          </w:pPr>
        </w:pPrChange>
      </w:pPr>
      <w:r w:rsidRPr="00424939">
        <w:rPr>
          <w:rFonts w:cs="Times New Roman"/>
          <w:b/>
          <w:color w:val="000000" w:themeColor="text1"/>
        </w:rPr>
        <w:t xml:space="preserve">KIN-385 Methods of Teaching Strength Training and Conditioning </w:t>
      </w:r>
    </w:p>
    <w:p w14:paraId="5939389C" w14:textId="59355CFF" w:rsidR="003A3761" w:rsidRPr="00424939" w:rsidRDefault="003A3761" w:rsidP="002F65D6">
      <w:r w:rsidRPr="00424939">
        <w:t>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Pr="00424939">
        <w:t xml:space="preserve"> of resistance and movement training techniques. Topics include methods of teaching progressions for resistance training, flexibility, speed/agility training, stretching, plyometrics, safety, successful routines, and exercise prescription for beginning to advanced trainees.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either Human Anatomy (BIO-215) or Anatomy and Physiology (BIO-103), and junior standing.</w:t>
      </w:r>
    </w:p>
    <w:p w14:paraId="033D954A" w14:textId="77777777" w:rsidR="003A3761" w:rsidRPr="00424939" w:rsidRDefault="003A3761" w:rsidP="00D3751B">
      <w:pPr>
        <w:shd w:val="clear" w:color="auto" w:fill="FFFFFF" w:themeFill="background1"/>
        <w:rPr>
          <w:color w:val="000000" w:themeColor="text1"/>
        </w:rPr>
      </w:pPr>
      <w:r w:rsidRPr="00424939">
        <w:rPr>
          <w:b/>
          <w:color w:val="000000" w:themeColor="text1"/>
          <w:sz w:val="20"/>
          <w:lang w:bidi="en-US"/>
        </w:rPr>
        <w:t>NOTE</w:t>
      </w:r>
      <w:r w:rsidRPr="00424939">
        <w:rPr>
          <w:b/>
          <w:color w:val="000000" w:themeColor="text1"/>
          <w:lang w:bidi="en-US"/>
        </w:rPr>
        <w:t>:</w:t>
      </w:r>
      <w:r w:rsidRPr="00424939">
        <w:rPr>
          <w:color w:val="000000" w:themeColor="text1"/>
        </w:rPr>
        <w:t xml:space="preserve">  </w:t>
      </w:r>
      <w:r w:rsidRPr="00424939">
        <w:rPr>
          <w:i/>
          <w:color w:val="000000" w:themeColor="text1"/>
        </w:rPr>
        <w:t>Students are encouraged to complete Advanced Weight Training (PE-103/-104) and Movement Training (PE-103/-104) before enrolling in KIN-385.</w:t>
      </w:r>
    </w:p>
    <w:p w14:paraId="26BF885E" w14:textId="77777777" w:rsidR="00E61999" w:rsidRDefault="00E61999">
      <w:pPr>
        <w:spacing w:after="200" w:line="276" w:lineRule="auto"/>
        <w:rPr>
          <w:del w:id="13275" w:author="Summer 2023 updates" w:date="2024-07-31T13:42:00Z"/>
          <w:rFonts w:cs="Times New Roman"/>
          <w:b/>
          <w:color w:val="000000" w:themeColor="text1"/>
        </w:rPr>
      </w:pPr>
      <w:del w:id="13276" w:author="Summer 2023 updates" w:date="2024-07-31T13:42:00Z">
        <w:r>
          <w:rPr>
            <w:rFonts w:cs="Times New Roman"/>
            <w:b/>
            <w:color w:val="000000" w:themeColor="text1"/>
          </w:rPr>
          <w:br w:type="page"/>
        </w:r>
      </w:del>
    </w:p>
    <w:p w14:paraId="0DF9BBAA" w14:textId="55B53E0F" w:rsidR="00D55E94" w:rsidRPr="00424939" w:rsidRDefault="009E0BD8" w:rsidP="00D3751B">
      <w:pPr>
        <w:shd w:val="clear" w:color="auto" w:fill="FFFFFF" w:themeFill="background1"/>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w:t>
      </w:r>
      <w:r w:rsidR="006511CA" w:rsidRPr="00424939">
        <w:rPr>
          <w:rFonts w:cs="Times New Roman"/>
          <w:b/>
          <w:color w:val="000000" w:themeColor="text1"/>
        </w:rPr>
        <w:t>405</w:t>
      </w:r>
      <w:r w:rsidR="00D55E94" w:rsidRPr="00424939">
        <w:rPr>
          <w:rFonts w:cs="Times New Roman"/>
          <w:b/>
          <w:color w:val="000000" w:themeColor="text1"/>
        </w:rPr>
        <w:t xml:space="preserve"> Program Design </w:t>
      </w:r>
    </w:p>
    <w:p w14:paraId="40A12633" w14:textId="531A9CDF" w:rsidR="00D55E94" w:rsidRPr="00424939" w:rsidRDefault="00D55E94" w:rsidP="00A51132">
      <w:r w:rsidRPr="00424939">
        <w:t xml:space="preserve">A theory-based course that discusses different strength and conditioning techniques used to program workouts for students, athletes, and members of the community. The course examines physiological factors, such as volume, intensity, rest, frequency, duration, and the acute and chronic effects of exercise. Students design and evaluate their own strength and conditioning programs based on the needs of the individual. </w:t>
      </w:r>
      <w:r w:rsidRPr="00424939">
        <w:rPr>
          <w:u w:val="single"/>
        </w:rPr>
        <w:t>Prerequisite</w:t>
      </w:r>
      <w:r w:rsidRPr="00424939">
        <w:t>: Methods of Teaching Strength Training and Conditioning (</w:t>
      </w:r>
      <w:r w:rsidR="00A75FD2" w:rsidRPr="00424939">
        <w:t>KIN</w:t>
      </w:r>
      <w:r w:rsidRPr="00424939">
        <w:t>-</w:t>
      </w:r>
      <w:r w:rsidR="006511CA" w:rsidRPr="00424939">
        <w:t>385</w:t>
      </w:r>
      <w:r w:rsidRPr="00424939">
        <w:t>).</w:t>
      </w:r>
    </w:p>
    <w:p w14:paraId="4E634FDA" w14:textId="0A62132A" w:rsidR="00487DC7" w:rsidRPr="00424939" w:rsidRDefault="00487DC7" w:rsidP="00487DC7">
      <w:pPr>
        <w:spacing w:after="0"/>
        <w:rPr>
          <w:rFonts w:cs="Times New Roman"/>
          <w:b/>
          <w:color w:val="000000" w:themeColor="text1"/>
        </w:rPr>
      </w:pPr>
      <w:r w:rsidRPr="00424939">
        <w:rPr>
          <w:rFonts w:cs="Times New Roman"/>
          <w:b/>
          <w:color w:val="000000" w:themeColor="text1"/>
        </w:rPr>
        <w:t>KIN-</w:t>
      </w:r>
      <w:r>
        <w:rPr>
          <w:rFonts w:cs="Times New Roman"/>
          <w:b/>
          <w:color w:val="000000" w:themeColor="text1"/>
        </w:rPr>
        <w:t>4</w:t>
      </w:r>
      <w:r w:rsidRPr="00424939">
        <w:rPr>
          <w:rFonts w:cs="Times New Roman"/>
          <w:b/>
          <w:color w:val="000000" w:themeColor="text1"/>
        </w:rPr>
        <w:t>1</w:t>
      </w:r>
      <w:r>
        <w:rPr>
          <w:rFonts w:cs="Times New Roman"/>
          <w:b/>
          <w:color w:val="000000" w:themeColor="text1"/>
        </w:rPr>
        <w:t>0</w:t>
      </w:r>
      <w:r w:rsidRPr="00424939">
        <w:rPr>
          <w:rFonts w:cs="Times New Roman"/>
          <w:b/>
          <w:color w:val="000000" w:themeColor="text1"/>
        </w:rPr>
        <w:t xml:space="preserve"> </w:t>
      </w:r>
      <w:r w:rsidRPr="00487DC7">
        <w:rPr>
          <w:rFonts w:cs="Times New Roman"/>
          <w:b/>
          <w:color w:val="000000" w:themeColor="text1"/>
        </w:rPr>
        <w:t>Athletic Injury Treatment &amp; Rehabilitation</w:t>
      </w:r>
      <w:r>
        <w:rPr>
          <w:rFonts w:cs="Times New Roman"/>
          <w:b/>
          <w:color w:val="000000" w:themeColor="text1"/>
        </w:rPr>
        <w:t xml:space="preserve"> </w:t>
      </w:r>
    </w:p>
    <w:p w14:paraId="2A017DD4" w14:textId="1CDF4961" w:rsidR="00B03999" w:rsidRDefault="00487DC7" w:rsidP="00A51132">
      <w:r w:rsidRPr="00487DC7">
        <w:t>Introduces various forms of individualized exercise and rehabilitation programs used in an athletic injury setting. Didactic and laboratory components provide the background and practical application of the principles and techniques related to the rehabilitation of injuries. Students will be able to identify signs and symptoms of the healing process, describe the indications and contraindications of treatment, and instruct patients on proper technique and execution of rehabilitation exercises. Surgical and non-surgical orthopedic injury rehabilitation protocols discussed with a special emphasis given to progressions back to sport.</w:t>
      </w:r>
      <w:r w:rsidRPr="00EB35EA">
        <w:t xml:space="preserve"> </w:t>
      </w:r>
      <w:r w:rsidRPr="00EB35EA">
        <w:rPr>
          <w:u w:val="single"/>
        </w:rPr>
        <w:t>Prerequisite</w:t>
      </w:r>
      <w:r w:rsidRPr="00EB35EA">
        <w:t xml:space="preserve">: </w:t>
      </w:r>
      <w:r w:rsidR="00B03999" w:rsidRPr="00B03999">
        <w:t>Prevention and Care of Athletic Injuries &amp; Laboratory (KIN-</w:t>
      </w:r>
      <w:del w:id="13277" w:author="Summer 2023 updates" w:date="2024-07-31T13:42:00Z">
        <w:r w:rsidR="00B03999" w:rsidRPr="00B03999">
          <w:delText>175</w:delText>
        </w:r>
      </w:del>
      <w:ins w:id="13278" w:author="Summer 2023 updates" w:date="2024-07-31T13:42:00Z">
        <w:r w:rsidR="00063703">
          <w:t>2</w:t>
        </w:r>
        <w:r w:rsidR="00B03999" w:rsidRPr="00B03999">
          <w:t>75</w:t>
        </w:r>
      </w:ins>
      <w:r w:rsidR="00B03999" w:rsidRPr="00B03999">
        <w:t>) &amp; Kinesiology (KIN-495).</w:t>
      </w:r>
    </w:p>
    <w:p w14:paraId="01434A46" w14:textId="6F870616" w:rsidR="00D55E94" w:rsidRPr="00487DC7" w:rsidRDefault="009E0BD8" w:rsidP="00487DC7">
      <w:pPr>
        <w:spacing w:after="0"/>
        <w:rPr>
          <w:rFonts w:cs="Times New Roman"/>
          <w:color w:val="000000" w:themeColor="text1"/>
        </w:rPr>
      </w:pPr>
      <w:r w:rsidRPr="00424939">
        <w:rPr>
          <w:rFonts w:cs="Times New Roman"/>
          <w:b/>
          <w:color w:val="000000" w:themeColor="text1"/>
        </w:rPr>
        <w:t>KIN</w:t>
      </w:r>
      <w:r w:rsidR="00D55E94" w:rsidRPr="00424939">
        <w:rPr>
          <w:rFonts w:cs="Times New Roman"/>
          <w:b/>
          <w:color w:val="000000" w:themeColor="text1"/>
        </w:rPr>
        <w:t>-415 Methods of Teaching Secondary School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and Health </w:t>
      </w:r>
    </w:p>
    <w:p w14:paraId="0D850772" w14:textId="1CFA5E4F" w:rsidR="00D55E94" w:rsidRPr="00424939" w:rsidRDefault="00D55E94" w:rsidP="002F65D6">
      <w:r w:rsidRPr="00424939">
        <w:t xml:space="preserve">Analysis of the program of physical education for the secondary schools. Selection of activities, teaching methods, program planning, equipment and facilities, class management, and evaluation. Includes 30-hour field experience. </w:t>
      </w:r>
      <w:r w:rsidRPr="00424939">
        <w:rPr>
          <w:u w:val="single"/>
        </w:rPr>
        <w:t>Prerequisite</w:t>
      </w:r>
      <w:r w:rsidRPr="00424939">
        <w:t>: Practicum in Education</w:t>
      </w:r>
      <w:r w:rsidR="00B8454E" w:rsidRPr="00424939">
        <w:fldChar w:fldCharType="begin"/>
      </w:r>
      <w:r w:rsidR="00B8454E" w:rsidRPr="00424939">
        <w:instrText xml:space="preserve"> XE "Education" </w:instrText>
      </w:r>
      <w:r w:rsidR="00B8454E" w:rsidRPr="00424939">
        <w:fldChar w:fldCharType="end"/>
      </w:r>
      <w:r w:rsidRPr="00424939">
        <w:t xml:space="preserve"> </w:t>
      </w:r>
      <w:r w:rsidR="00D93228">
        <w:t>(WE) (EDU-215)</w:t>
      </w:r>
      <w:r w:rsidRPr="00424939">
        <w:t xml:space="preserve"> or consent of department chair. </w:t>
      </w:r>
    </w:p>
    <w:p w14:paraId="18ADC594" w14:textId="52C13578" w:rsidR="003A3761" w:rsidRPr="00424939" w:rsidRDefault="003A3761" w:rsidP="003A3761">
      <w:pPr>
        <w:spacing w:after="0"/>
        <w:rPr>
          <w:rFonts w:cs="Times New Roman"/>
          <w:b/>
          <w:color w:val="000000" w:themeColor="text1"/>
        </w:rPr>
      </w:pPr>
      <w:r w:rsidRPr="00424939">
        <w:rPr>
          <w:rFonts w:cs="Times New Roman"/>
          <w:b/>
          <w:color w:val="000000" w:themeColor="text1"/>
        </w:rPr>
        <w:t>KIN-440 Organization and Administration of Physical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Health, and Athletics</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u w:val="single"/>
        </w:rPr>
        <w:instrText>Athletics</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00AF68F3" w:rsidRPr="00424939">
        <w:rPr>
          <w:rFonts w:cs="Times New Roman"/>
          <w:b/>
          <w:color w:val="000000" w:themeColor="text1"/>
        </w:rPr>
        <w:t>(WE)</w:t>
      </w:r>
    </w:p>
    <w:p w14:paraId="5D816E58" w14:textId="77777777" w:rsidR="003A3761" w:rsidRPr="00424939" w:rsidRDefault="003A3761" w:rsidP="002F65D6">
      <w:r w:rsidRPr="00424939">
        <w:t xml:space="preserve">Objectives, principles, and methods of organization and administration of physical education, health education, recreation, and athletics in elementary and secondary schools, as well as colleges. </w:t>
      </w:r>
      <w:r w:rsidRPr="00424939">
        <w:rPr>
          <w:u w:val="single"/>
        </w:rPr>
        <w:t>Prerequisite</w:t>
      </w:r>
      <w:r w:rsidRPr="00424939">
        <w:t xml:space="preserve">: sophomore standing. </w:t>
      </w:r>
    </w:p>
    <w:p w14:paraId="49730CEC" w14:textId="5ECD913E" w:rsidR="003A3761" w:rsidRPr="00424939" w:rsidRDefault="003A3761" w:rsidP="00235342">
      <w:pPr>
        <w:keepNext/>
        <w:keepLines/>
        <w:spacing w:after="0"/>
        <w:rPr>
          <w:rFonts w:cs="Times New Roman"/>
          <w:b/>
          <w:color w:val="000000" w:themeColor="text1"/>
        </w:rPr>
      </w:pPr>
      <w:r w:rsidRPr="00424939">
        <w:rPr>
          <w:rFonts w:cs="Times New Roman"/>
          <w:b/>
          <w:color w:val="000000" w:themeColor="text1"/>
        </w:rPr>
        <w:t xml:space="preserve">KIN-442 Physiology of Exercise </w:t>
      </w:r>
    </w:p>
    <w:p w14:paraId="5DC3833D" w14:textId="17099862" w:rsidR="003A3761" w:rsidRPr="00424939" w:rsidRDefault="003A3761" w:rsidP="002F65D6">
      <w:r w:rsidRPr="00424939">
        <w:t xml:space="preserve">The study and evaluation of the effects of exercise upon the biological control systems of the human body. Topics include bioenergetics, exercise metabolism, endocrine function during and cardiopulmonary response to exercise, neuromuscular function, acid-base regulation, temperature regulation, and the effect of endurance training on various organ systems.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and either both Human Anatomy (BIO-215) and Human Physiology (BIO-225), or Anatomy and Physiology (BIO-103). </w:t>
      </w:r>
    </w:p>
    <w:p w14:paraId="308E9C45" w14:textId="2BD7EBC5" w:rsidR="003A3761" w:rsidRPr="00424939" w:rsidRDefault="003A3761" w:rsidP="003A3761">
      <w:pPr>
        <w:spacing w:after="0"/>
        <w:rPr>
          <w:rFonts w:cs="Times New Roman"/>
          <w:b/>
          <w:color w:val="000000" w:themeColor="text1"/>
        </w:rPr>
      </w:pPr>
      <w:r w:rsidRPr="00424939">
        <w:rPr>
          <w:rFonts w:cs="Times New Roman"/>
          <w:b/>
          <w:color w:val="000000" w:themeColor="text1"/>
        </w:rPr>
        <w:t>KIN-444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6A0DC620" w14:textId="3D0ECFCD" w:rsidR="003A3761" w:rsidRPr="00424939" w:rsidRDefault="003A3761" w:rsidP="002F65D6">
      <w:r w:rsidRPr="00424939">
        <w:t xml:space="preserve">Independent investigation of a selected project in </w:t>
      </w:r>
      <w:del w:id="13279" w:author="Summer 2023 updates" w:date="2024-07-31T13:42:00Z">
        <w:r w:rsidRPr="00424939">
          <w:delText>Physical Education</w:delText>
        </w:r>
        <w:r w:rsidR="00B8454E" w:rsidRPr="00424939">
          <w:fldChar w:fldCharType="begin"/>
        </w:r>
        <w:r w:rsidR="00B8454E" w:rsidRPr="00424939">
          <w:delInstrText xml:space="preserve"> XE "Education" </w:delInstrText>
        </w:r>
        <w:r w:rsidR="00B8454E" w:rsidRPr="00424939">
          <w:fldChar w:fldCharType="end"/>
        </w:r>
      </w:del>
      <w:ins w:id="13280" w:author="Summer 2023 updates" w:date="2024-07-31T13:42:00Z">
        <w:r w:rsidR="00063703">
          <w:t>Kinesiology</w:t>
        </w:r>
      </w:ins>
      <w:r w:rsidRPr="00424939">
        <w:t xml:space="preserve"> under the direction of a faculty member of the department. May be taken for an X status grade with consent of instructor prior to registration.   </w:t>
      </w:r>
      <w:r w:rsidRPr="00424939">
        <w:rPr>
          <w:u w:val="single"/>
        </w:rPr>
        <w:t>Prerequisites</w:t>
      </w:r>
      <w:r w:rsidRPr="00424939">
        <w:t>:  consent of instructor and department chair.</w:t>
      </w:r>
    </w:p>
    <w:p w14:paraId="2D76A945" w14:textId="7C46C2D6" w:rsidR="003A3761" w:rsidRPr="00424939" w:rsidRDefault="003A3761" w:rsidP="006011FD">
      <w:pPr>
        <w:keepNext/>
        <w:spacing w:after="0"/>
        <w:rPr>
          <w:rFonts w:cs="Times New Roman"/>
          <w:b/>
          <w:color w:val="000000" w:themeColor="text1"/>
        </w:rPr>
      </w:pPr>
      <w:r w:rsidRPr="00424939">
        <w:rPr>
          <w:rFonts w:cs="Times New Roman"/>
          <w:b/>
          <w:color w:val="000000" w:themeColor="text1"/>
        </w:rPr>
        <w:t xml:space="preserve">KIN-494 Internship in </w:t>
      </w:r>
      <w:del w:id="13281" w:author="Summer 2023 updates" w:date="2024-07-31T13:42:00Z">
        <w:r w:rsidRPr="00424939">
          <w:rPr>
            <w:rFonts w:cs="Times New Roman"/>
            <w:b/>
            <w:color w:val="000000" w:themeColor="text1"/>
          </w:rPr>
          <w:delText>Physical Education</w:delText>
        </w:r>
      </w:del>
      <w:ins w:id="13282" w:author="Summer 2023 updates" w:date="2024-07-31T13:42:00Z">
        <w:r w:rsidR="00063703">
          <w:rPr>
            <w:rFonts w:cs="Times New Roman"/>
            <w:b/>
            <w:color w:val="000000" w:themeColor="text1"/>
          </w:rPr>
          <w:t>Kinesiology</w:t>
        </w:r>
      </w:ins>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Health, and Recreation </w:t>
      </w:r>
    </w:p>
    <w:p w14:paraId="0F8D6288" w14:textId="38ADE25F" w:rsidR="00394ED8" w:rsidRPr="00424939" w:rsidRDefault="003A3761" w:rsidP="002F65D6">
      <w:r w:rsidRPr="00424939">
        <w:t xml:space="preserve">Investigation of </w:t>
      </w:r>
      <w:del w:id="13283" w:author="Summer 2023 updates" w:date="2024-07-31T13:42:00Z">
        <w:r w:rsidRPr="00424939">
          <w:delText>physical education</w:delText>
        </w:r>
      </w:del>
      <w:ins w:id="13284" w:author="Summer 2023 updates" w:date="2024-07-31T13:42:00Z">
        <w:r w:rsidR="00063703">
          <w:t>kinesiology</w:t>
        </w:r>
      </w:ins>
      <w:r w:rsidRPr="00424939">
        <w:t xml:space="preserve">, health, or recreation through voluntary field placement supervised by a faculty member of the department. Not available to prospective teachers in physical education. A minimum of 140 hours on-site experience is required. </w:t>
      </w:r>
      <w:r w:rsidR="00A7479E" w:rsidRPr="00424939">
        <w:t>P/NP</w:t>
      </w:r>
      <w:r w:rsidRPr="00424939">
        <w:t xml:space="preserve"> basis only.  One credit may be counted toward a major in physical education. </w:t>
      </w:r>
      <w:r w:rsidRPr="00424939">
        <w:rPr>
          <w:u w:val="single"/>
        </w:rPr>
        <w:t>Prerequisites</w:t>
      </w:r>
      <w:r w:rsidRPr="00424939">
        <w:t xml:space="preserve">: declared major in </w:t>
      </w:r>
      <w:del w:id="13285" w:author="Summer 2023 updates" w:date="2024-07-31T13:42:00Z">
        <w:r w:rsidRPr="00424939">
          <w:delText>physical education</w:delText>
        </w:r>
      </w:del>
      <w:ins w:id="13286" w:author="Summer 2023 updates" w:date="2024-07-31T13:42:00Z">
        <w:r w:rsidR="00063703">
          <w:t>kinesiology</w:t>
        </w:r>
      </w:ins>
      <w:r w:rsidRPr="00424939">
        <w:t xml:space="preserve"> or interdisciplinary major and consent of department chair.</w:t>
      </w:r>
    </w:p>
    <w:p w14:paraId="6EAA6D14" w14:textId="561567A6" w:rsidR="00D55E94" w:rsidRPr="00424939" w:rsidRDefault="009E0BD8" w:rsidP="00394ED8">
      <w:pPr>
        <w:spacing w:after="0"/>
        <w:rPr>
          <w:rFonts w:cs="Times New Roman"/>
          <w:b/>
          <w:color w:val="000000" w:themeColor="text1"/>
        </w:rPr>
      </w:pPr>
      <w:r w:rsidRPr="00424939">
        <w:rPr>
          <w:rFonts w:cs="Times New Roman"/>
          <w:b/>
          <w:color w:val="000000" w:themeColor="text1"/>
        </w:rPr>
        <w:t>KIN</w:t>
      </w:r>
      <w:r w:rsidR="00D55E94" w:rsidRPr="00424939">
        <w:rPr>
          <w:rFonts w:cs="Times New Roman"/>
          <w:b/>
          <w:color w:val="000000" w:themeColor="text1"/>
        </w:rPr>
        <w:t>-495 Kinesiology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Kinesiology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D55E94" w:rsidRPr="00424939">
        <w:rPr>
          <w:rFonts w:cs="Times New Roman"/>
          <w:b/>
          <w:color w:val="000000" w:themeColor="text1"/>
        </w:rPr>
        <w:t xml:space="preserve"> </w:t>
      </w:r>
    </w:p>
    <w:p w14:paraId="1B277B06" w14:textId="291A878A" w:rsidR="00D55E94" w:rsidRDefault="00D55E94" w:rsidP="00E61999">
      <w:pPr>
        <w:spacing w:after="0"/>
      </w:pPr>
      <w:r w:rsidRPr="00424939">
        <w:t>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Pr="00424939">
        <w:t xml:space="preserve"> of the principles of structure and mechanics involved in human movement. </w:t>
      </w:r>
      <w:r w:rsidRPr="00424939">
        <w:rPr>
          <w:u w:val="single"/>
        </w:rPr>
        <w:t>Prerequisites</w:t>
      </w:r>
      <w:r w:rsidRPr="00424939">
        <w:t>: Organismal and Ecological Biology</w:t>
      </w:r>
      <w:r w:rsidR="00B8454E" w:rsidRPr="00424939">
        <w:fldChar w:fldCharType="begin"/>
      </w:r>
      <w:r w:rsidR="00B8454E" w:rsidRPr="00424939">
        <w:instrText xml:space="preserve"> XE "Biology" </w:instrText>
      </w:r>
      <w:r w:rsidR="00B8454E" w:rsidRPr="00424939">
        <w:fldChar w:fldCharType="end"/>
      </w:r>
      <w:r w:rsidRPr="00424939">
        <w:t xml:space="preserve"> (BIO-155), and either both Human Anatomy (BIO-215) and Human Physiology (BIO-225), or Anatomy and Physiology (BIO-</w:t>
      </w:r>
      <w:r w:rsidR="00A75FD2" w:rsidRPr="00424939">
        <w:t>103</w:t>
      </w:r>
      <w:r w:rsidRPr="00424939">
        <w:t xml:space="preserve">). </w:t>
      </w:r>
    </w:p>
    <w:p w14:paraId="79CE6FD4" w14:textId="77777777" w:rsidR="00E61999" w:rsidRDefault="00E61999" w:rsidP="00E61999">
      <w:pPr>
        <w:spacing w:after="0"/>
      </w:pPr>
    </w:p>
    <w:p w14:paraId="06F8C148" w14:textId="77777777" w:rsidR="00613076" w:rsidRPr="00424939" w:rsidRDefault="00613076" w:rsidP="00E61999">
      <w:pPr>
        <w:spacing w:after="0"/>
        <w:rPr>
          <w:rFonts w:cs="Times New Roman"/>
          <w:color w:val="000000" w:themeColor="text1"/>
        </w:rPr>
      </w:pPr>
    </w:p>
    <w:p w14:paraId="75BD2976" w14:textId="45E98A6E" w:rsidR="00C56E4F" w:rsidRPr="00424939" w:rsidRDefault="009F69F4" w:rsidP="00A51132">
      <w:pPr>
        <w:pStyle w:val="Heading4"/>
        <w:spacing w:before="120"/>
        <w:rPr>
          <w:rFonts w:ascii="Garamond" w:hAnsi="Garamond"/>
          <w:color w:val="000000" w:themeColor="text1"/>
        </w:rPr>
        <w:pPrChange w:id="13287" w:author="Summer 2023 updates" w:date="2024-07-31T13:42:00Z">
          <w:pPr>
            <w:pStyle w:val="Heading4"/>
          </w:pPr>
        </w:pPrChange>
      </w:pPr>
      <w:bookmarkStart w:id="13288" w:name="_Toc141355770"/>
      <w:bookmarkStart w:id="13289" w:name="_Toc110005251"/>
      <w:r w:rsidRPr="00424939">
        <w:rPr>
          <w:rFonts w:ascii="Garamond" w:hAnsi="Garamond"/>
          <w:color w:val="000000" w:themeColor="text1"/>
        </w:rPr>
        <w:t>—</w:t>
      </w:r>
      <w:r w:rsidR="00760DCD" w:rsidRPr="00424939">
        <w:rPr>
          <w:rFonts w:ascii="Garamond" w:hAnsi="Garamond"/>
          <w:color w:val="000000" w:themeColor="text1"/>
        </w:rPr>
        <w:t>Latin</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"Latin" </w:instrText>
      </w:r>
      <w:r w:rsidR="009F4511" w:rsidRPr="00424939">
        <w:rPr>
          <w:rFonts w:ascii="Garamond" w:hAnsi="Garamond"/>
          <w:color w:val="000000" w:themeColor="text1"/>
        </w:rPr>
        <w:fldChar w:fldCharType="end"/>
      </w:r>
      <w:r w:rsidR="00C56E4F" w:rsidRPr="00424939">
        <w:rPr>
          <w:rFonts w:ascii="Garamond" w:hAnsi="Garamond"/>
          <w:color w:val="000000" w:themeColor="text1"/>
        </w:rPr>
        <w:t xml:space="preserve"> </w:t>
      </w:r>
      <w:r w:rsidRPr="00424939">
        <w:rPr>
          <w:rFonts w:ascii="Garamond" w:hAnsi="Garamond"/>
          <w:color w:val="000000" w:themeColor="text1"/>
        </w:rPr>
        <w:t>(Courses Only)</w:t>
      </w:r>
      <w:bookmarkEnd w:id="13288"/>
      <w:bookmarkEnd w:id="13289"/>
    </w:p>
    <w:p w14:paraId="4D8DFE71" w14:textId="77777777" w:rsidR="00054D21" w:rsidRPr="00424939" w:rsidRDefault="00054D21" w:rsidP="00054D21">
      <w:pPr>
        <w:rPr>
          <w:rFonts w:cs="Times New Roman"/>
          <w:color w:val="000000" w:themeColor="text1"/>
        </w:rPr>
      </w:pPr>
      <w:r w:rsidRPr="00424939">
        <w:rPr>
          <w:rFonts w:cs="Times New Roman"/>
          <w:color w:val="000000" w:themeColor="text1"/>
        </w:rPr>
        <w:t>Langseth.</w:t>
      </w:r>
    </w:p>
    <w:p w14:paraId="30448788" w14:textId="001DB4D4" w:rsidR="00C56E4F" w:rsidRPr="00424939" w:rsidRDefault="00C56E4F" w:rsidP="00A51132">
      <w:pPr>
        <w:spacing w:before="120" w:after="0"/>
        <w:rPr>
          <w:rFonts w:cs="Times New Roman"/>
          <w:b/>
          <w:smallCaps/>
          <w:color w:val="000000" w:themeColor="text1"/>
        </w:rPr>
        <w:pPrChange w:id="13290" w:author="Summer 2023 updates" w:date="2024-07-31T13:42:00Z">
          <w:pPr>
            <w:spacing w:after="0"/>
          </w:pPr>
        </w:pPrChange>
      </w:pPr>
      <w:r w:rsidRPr="00424939">
        <w:rPr>
          <w:rFonts w:cs="Times New Roman"/>
          <w:b/>
          <w:smallCaps/>
          <w:color w:val="000000" w:themeColor="text1"/>
        </w:rPr>
        <w:t xml:space="preserve">courses in </w:t>
      </w:r>
      <w:r w:rsidR="00760DCD" w:rsidRPr="00424939">
        <w:rPr>
          <w:rFonts w:cs="Times New Roman"/>
          <w:b/>
          <w:smallCaps/>
          <w:color w:val="000000" w:themeColor="text1"/>
        </w:rPr>
        <w:t>Latin</w:t>
      </w:r>
      <w:r w:rsidR="009F4511" w:rsidRPr="00424939">
        <w:rPr>
          <w:rFonts w:cs="Times New Roman"/>
          <w:b/>
          <w:smallCaps/>
          <w:color w:val="000000" w:themeColor="text1"/>
        </w:rPr>
        <w:fldChar w:fldCharType="begin"/>
      </w:r>
      <w:r w:rsidR="009F4511" w:rsidRPr="00424939">
        <w:rPr>
          <w:color w:val="000000" w:themeColor="text1"/>
        </w:rPr>
        <w:instrText xml:space="preserve"> XE "Latin" </w:instrText>
      </w:r>
      <w:r w:rsidR="009F4511" w:rsidRPr="00424939">
        <w:rPr>
          <w:rFonts w:cs="Times New Roman"/>
          <w:b/>
          <w:smallCaps/>
          <w:color w:val="000000" w:themeColor="text1"/>
        </w:rPr>
        <w:fldChar w:fldCharType="end"/>
      </w:r>
      <w:r w:rsidRPr="00424939">
        <w:rPr>
          <w:rFonts w:cs="Times New Roman"/>
          <w:b/>
          <w:smallCaps/>
          <w:color w:val="000000" w:themeColor="text1"/>
        </w:rPr>
        <w:t xml:space="preserve"> </w:t>
      </w:r>
    </w:p>
    <w:p w14:paraId="2464D11D" w14:textId="2DDD838B" w:rsidR="003A3761" w:rsidRPr="00424939" w:rsidRDefault="003A3761" w:rsidP="003A3761">
      <w:pPr>
        <w:spacing w:after="0"/>
        <w:rPr>
          <w:rFonts w:cs="Times New Roman"/>
          <w:b/>
          <w:color w:val="000000" w:themeColor="text1"/>
        </w:rPr>
      </w:pPr>
      <w:r w:rsidRPr="00424939">
        <w:rPr>
          <w:rFonts w:cs="Times New Roman"/>
          <w:b/>
          <w:color w:val="000000" w:themeColor="text1"/>
        </w:rPr>
        <w:t>CLA-155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/Greek Origins of Medical Terminology</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Medical Terminology</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AB71A5B" w14:textId="77777777" w:rsidR="003A3761" w:rsidRPr="00424939" w:rsidRDefault="003A3761" w:rsidP="003A3761">
      <w:pPr>
        <w:spacing w:after="120"/>
        <w:rPr>
          <w:rFonts w:cs="Times New Roman"/>
          <w:color w:val="000000" w:themeColor="text1"/>
        </w:rPr>
      </w:pPr>
      <w:r w:rsidRPr="00424939">
        <w:rPr>
          <w:rFonts w:cs="Times New Roman"/>
          <w:color w:val="000000" w:themeColor="text1"/>
        </w:rPr>
        <w:t>Examines the origins of contemporary medical terminology, in part by studying the development of a distinct technical vocabulary, with historical roots in the Greco-Roman, Arabic, and Modern-European worlds, which developed as physicians discovered distinct ways of communicating both with their patients and with each other.</w:t>
      </w:r>
    </w:p>
    <w:p w14:paraId="37C0B9C3" w14:textId="1CC718E1" w:rsidR="00C56E4F" w:rsidRPr="00424939" w:rsidRDefault="006D792C" w:rsidP="00C56E4F">
      <w:pPr>
        <w:spacing w:after="0"/>
        <w:rPr>
          <w:rFonts w:cs="Times New Roman"/>
          <w:b/>
          <w:color w:val="000000" w:themeColor="text1"/>
        </w:rPr>
      </w:pPr>
      <w:r w:rsidRPr="00424939">
        <w:rPr>
          <w:rFonts w:cs="Times New Roman"/>
          <w:b/>
          <w:color w:val="000000" w:themeColor="text1"/>
        </w:rPr>
        <w:t>LTN</w:t>
      </w:r>
      <w:r w:rsidR="00C56E4F" w:rsidRPr="00424939">
        <w:rPr>
          <w:rFonts w:cs="Times New Roman"/>
          <w:b/>
          <w:color w:val="000000" w:themeColor="text1"/>
        </w:rPr>
        <w:t>-115 Basic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77A34427" w14:textId="5119913D" w:rsidR="00C56E4F" w:rsidRPr="00424939" w:rsidRDefault="00C56E4F" w:rsidP="00C56E4F">
      <w:pPr>
        <w:rPr>
          <w:rFonts w:cs="Times New Roman"/>
          <w:color w:val="000000" w:themeColor="text1"/>
        </w:rPr>
      </w:pPr>
      <w:r w:rsidRPr="00424939">
        <w:rPr>
          <w:rFonts w:cs="Times New Roman"/>
          <w:color w:val="000000" w:themeColor="text1"/>
        </w:rPr>
        <w:t>An intensive examination and analysis of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grammar and syntax. Selected readings from the great literary works of the Republic and Empire. A combination of lecture, drill work, and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no prior instruction in Latin or fewer than two terms of secondary school Latin and consent of instructor. </w:t>
      </w:r>
    </w:p>
    <w:p w14:paraId="01D21F59" w14:textId="77777777" w:rsidR="00E61999" w:rsidRDefault="00E61999">
      <w:pPr>
        <w:spacing w:after="200" w:line="276" w:lineRule="auto"/>
        <w:rPr>
          <w:del w:id="13291" w:author="Summer 2023 updates" w:date="2024-07-31T13:42:00Z"/>
          <w:rFonts w:cs="Times New Roman"/>
          <w:b/>
          <w:color w:val="000000" w:themeColor="text1"/>
        </w:rPr>
      </w:pPr>
      <w:del w:id="13292" w:author="Summer 2023 updates" w:date="2024-07-31T13:42:00Z">
        <w:r>
          <w:rPr>
            <w:rFonts w:cs="Times New Roman"/>
            <w:b/>
            <w:color w:val="000000" w:themeColor="text1"/>
          </w:rPr>
          <w:br w:type="page"/>
        </w:r>
      </w:del>
    </w:p>
    <w:p w14:paraId="4D7A95F6" w14:textId="1CE5AFE1" w:rsidR="00C56E4F" w:rsidRPr="00424939" w:rsidRDefault="006D792C" w:rsidP="00C56E4F">
      <w:pPr>
        <w:spacing w:after="0"/>
        <w:rPr>
          <w:rFonts w:cs="Times New Roman"/>
          <w:b/>
          <w:color w:val="000000" w:themeColor="text1"/>
        </w:rPr>
      </w:pPr>
      <w:r w:rsidRPr="00424939">
        <w:rPr>
          <w:rFonts w:cs="Times New Roman"/>
          <w:b/>
          <w:color w:val="000000" w:themeColor="text1"/>
        </w:rPr>
        <w:t>LTN</w:t>
      </w:r>
      <w:r w:rsidR="00C56E4F" w:rsidRPr="00424939">
        <w:rPr>
          <w:rFonts w:cs="Times New Roman"/>
          <w:b/>
          <w:color w:val="000000" w:themeColor="text1"/>
        </w:rPr>
        <w:t>-125 Selected Readings in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72D7D9B4" w14:textId="76DD0C17" w:rsidR="00C56E4F" w:rsidRPr="00424939" w:rsidRDefault="00C56E4F" w:rsidP="00C56E4F">
      <w:pPr>
        <w:rPr>
          <w:rFonts w:cs="Times New Roman"/>
          <w:color w:val="000000" w:themeColor="text1"/>
        </w:rPr>
      </w:pPr>
      <w:r w:rsidRPr="00424939">
        <w:rPr>
          <w:rFonts w:cs="Times New Roman"/>
          <w:color w:val="000000" w:themeColor="text1"/>
        </w:rPr>
        <w:t xml:space="preserve">Review of basic grammar and syntax and examination of more advanced grammar and syntax. In-depth readings from selected authors. Combination of lecture, drill work, and class discussion.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Basic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w:t>
      </w:r>
      <w:r w:rsidR="007F11C9" w:rsidRPr="00424939">
        <w:rPr>
          <w:rFonts w:cs="Times New Roman"/>
          <w:color w:val="000000" w:themeColor="text1"/>
        </w:rPr>
        <w:t>LTN</w:t>
      </w:r>
      <w:r w:rsidRPr="00424939">
        <w:rPr>
          <w:rFonts w:cs="Times New Roman"/>
          <w:color w:val="000000" w:themeColor="text1"/>
        </w:rPr>
        <w:t xml:space="preserve">-115) or two or more terms of secondary school Latin and consent of instructor. </w:t>
      </w:r>
    </w:p>
    <w:p w14:paraId="5DC7B856" w14:textId="0B1975B2" w:rsidR="00C56E4F" w:rsidRPr="00424939" w:rsidRDefault="006D792C" w:rsidP="00C56E4F">
      <w:pPr>
        <w:spacing w:after="0"/>
        <w:rPr>
          <w:rFonts w:cs="Times New Roman"/>
          <w:b/>
          <w:color w:val="000000" w:themeColor="text1"/>
        </w:rPr>
      </w:pPr>
      <w:r w:rsidRPr="00424939">
        <w:rPr>
          <w:rFonts w:cs="Times New Roman"/>
          <w:b/>
          <w:color w:val="000000" w:themeColor="text1"/>
        </w:rPr>
        <w:t>LTN</w:t>
      </w:r>
      <w:r w:rsidR="00C56E4F" w:rsidRPr="00424939">
        <w:rPr>
          <w:rFonts w:cs="Times New Roman"/>
          <w:b/>
          <w:color w:val="000000" w:themeColor="text1"/>
        </w:rPr>
        <w:t>-</w:t>
      </w:r>
      <w:r w:rsidR="007C6672" w:rsidRPr="00424939">
        <w:rPr>
          <w:rFonts w:cs="Times New Roman"/>
          <w:b/>
          <w:color w:val="000000" w:themeColor="text1"/>
        </w:rPr>
        <w:t>284/-384</w:t>
      </w:r>
      <w:r w:rsidR="00C56E4F" w:rsidRPr="00424939">
        <w:rPr>
          <w:rFonts w:cs="Times New Roman"/>
          <w:b/>
          <w:color w:val="000000" w:themeColor="text1"/>
        </w:rPr>
        <w:t xml:space="preserve"> Topics </w:t>
      </w:r>
      <w:r w:rsidR="0045590F" w:rsidRPr="00424939">
        <w:rPr>
          <w:rFonts w:cs="Times New Roman"/>
          <w:b/>
          <w:color w:val="000000" w:themeColor="text1"/>
        </w:rPr>
        <w:t>i</w:t>
      </w:r>
      <w:r w:rsidR="00C56E4F" w:rsidRPr="00424939">
        <w:rPr>
          <w:rFonts w:cs="Times New Roman"/>
          <w:b/>
          <w:color w:val="000000" w:themeColor="text1"/>
        </w:rPr>
        <w:t>n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C56E4F" w:rsidRPr="00424939">
        <w:rPr>
          <w:rFonts w:cs="Times New Roman"/>
          <w:b/>
          <w:color w:val="000000" w:themeColor="text1"/>
        </w:rPr>
        <w:t xml:space="preserve"> </w:t>
      </w:r>
    </w:p>
    <w:p w14:paraId="59944BD8" w14:textId="683302C2" w:rsidR="00705E52" w:rsidRDefault="00C56E4F" w:rsidP="00E61999">
      <w:pPr>
        <w:spacing w:after="0"/>
        <w:rPr>
          <w:rFonts w:cs="Times New Roman"/>
          <w:color w:val="000000" w:themeColor="text1"/>
        </w:rPr>
      </w:pPr>
      <w:r w:rsidRPr="00424939">
        <w:rPr>
          <w:rFonts w:cs="Times New Roman"/>
          <w:color w:val="000000" w:themeColor="text1"/>
        </w:rPr>
        <w:t xml:space="preserve">Close textual reading and analysis of major Roman writers. Concern with stylistic differences, translating facility, and Roman culture. Combination of lecture, discussion, and translating.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selected Readings in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w:t>
      </w:r>
      <w:r w:rsidR="007F11C9" w:rsidRPr="00424939">
        <w:rPr>
          <w:rFonts w:cs="Times New Roman"/>
          <w:color w:val="000000" w:themeColor="text1"/>
        </w:rPr>
        <w:t>LTN</w:t>
      </w:r>
      <w:r w:rsidRPr="00424939">
        <w:rPr>
          <w:rFonts w:cs="Times New Roman"/>
          <w:color w:val="000000" w:themeColor="text1"/>
        </w:rPr>
        <w:t xml:space="preserve">-125) or four or more terms of secondary school Latin and consent of instructor. </w:t>
      </w:r>
    </w:p>
    <w:p w14:paraId="07FDCD35" w14:textId="77777777" w:rsidR="00E61999" w:rsidRDefault="00E61999" w:rsidP="00E61999">
      <w:pPr>
        <w:spacing w:after="0"/>
        <w:rPr>
          <w:rFonts w:cs="Times New Roman"/>
          <w:color w:val="000000" w:themeColor="text1"/>
        </w:rPr>
      </w:pPr>
    </w:p>
    <w:p w14:paraId="14D4DCE4" w14:textId="77777777" w:rsidR="00E61999" w:rsidRDefault="00E61999" w:rsidP="00E61999">
      <w:pPr>
        <w:spacing w:after="0"/>
        <w:rPr>
          <w:rFonts w:eastAsiaTheme="majorEastAsia" w:cstheme="majorBidi"/>
          <w:b/>
          <w:iCs/>
          <w:smallCaps/>
          <w:color w:val="000000" w:themeColor="text1"/>
        </w:rPr>
      </w:pPr>
    </w:p>
    <w:p w14:paraId="1D145EFC" w14:textId="2497408E" w:rsidR="00732A9D" w:rsidRPr="00424939" w:rsidRDefault="009F69F4" w:rsidP="00A51132">
      <w:pPr>
        <w:pStyle w:val="Heading4"/>
        <w:spacing w:before="120"/>
        <w:rPr>
          <w:rFonts w:ascii="Garamond" w:hAnsi="Garamond"/>
          <w:color w:val="000000" w:themeColor="text1"/>
        </w:rPr>
        <w:pPrChange w:id="13293" w:author="Summer 2023 updates" w:date="2024-07-31T13:42:00Z">
          <w:pPr>
            <w:pStyle w:val="Heading4"/>
          </w:pPr>
        </w:pPrChange>
      </w:pPr>
      <w:bookmarkStart w:id="13294" w:name="_Toc141355771"/>
      <w:bookmarkStart w:id="13295" w:name="_Toc110005252"/>
      <w:r w:rsidRPr="00424939">
        <w:rPr>
          <w:rFonts w:ascii="Garamond" w:hAnsi="Garamond"/>
          <w:color w:val="000000" w:themeColor="text1"/>
        </w:rPr>
        <w:t>—Literature</w:t>
      </w:r>
      <w:bookmarkEnd w:id="13294"/>
      <w:bookmarkEnd w:id="13295"/>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35908E1B" w14:textId="75093BB9" w:rsidR="00B45B4D" w:rsidRPr="00424939" w:rsidRDefault="00B45B4D" w:rsidP="001921B1">
      <w:pPr>
        <w:pStyle w:val="Noparagraphstyle"/>
        <w:spacing w:after="60" w:line="240" w:lineRule="auto"/>
        <w:jc w:val="left"/>
        <w:rPr>
          <w:rFonts w:ascii="Garamond" w:hAnsi="Garamond" w:cs="Times New Roman"/>
          <w:color w:val="000000" w:themeColor="text1"/>
          <w:sz w:val="22"/>
          <w:szCs w:val="22"/>
        </w:rPr>
      </w:pPr>
      <w:del w:id="13296" w:author="Summer 2023 updates" w:date="2024-07-31T13:42:00Z">
        <w:r w:rsidRPr="00424939">
          <w:rPr>
            <w:rFonts w:ascii="Garamond" w:hAnsi="Garamond" w:cs="Times New Roman"/>
            <w:color w:val="000000" w:themeColor="text1"/>
            <w:sz w:val="22"/>
            <w:szCs w:val="22"/>
          </w:rPr>
          <w:delText>Sodeman</w:delText>
        </w:r>
      </w:del>
      <w:ins w:id="13297" w:author="Summer 2023 updates" w:date="2024-07-31T13:42:00Z">
        <w:r w:rsidR="00223721">
          <w:rPr>
            <w:rFonts w:ascii="Garamond" w:hAnsi="Garamond" w:cs="Times New Roman"/>
            <w:color w:val="000000" w:themeColor="text1"/>
            <w:sz w:val="22"/>
            <w:szCs w:val="22"/>
          </w:rPr>
          <w:t>Shaw</w:t>
        </w:r>
      </w:ins>
      <w:r w:rsidRPr="00424939">
        <w:rPr>
          <w:rFonts w:ascii="Garamond" w:hAnsi="Garamond" w:cs="Times New Roman"/>
          <w:color w:val="000000" w:themeColor="text1"/>
          <w:sz w:val="22"/>
          <w:szCs w:val="22"/>
        </w:rPr>
        <w:t xml:space="preserve"> (Administrative Coordinator). </w:t>
      </w:r>
    </w:p>
    <w:p w14:paraId="7A3FE30C" w14:textId="1DFAB222" w:rsidR="00732A9D" w:rsidRPr="00424939" w:rsidRDefault="00732A9D" w:rsidP="001921B1">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The following requirements are designed to provide a framework within which the student can shape a program to suit individual interests: </w:t>
      </w:r>
    </w:p>
    <w:p w14:paraId="7FF63C71" w14:textId="63F07B7A" w:rsidR="00732A9D" w:rsidRPr="00424939" w:rsidRDefault="00732A9D" w:rsidP="00E500FB">
      <w:pPr>
        <w:pStyle w:val="Noparagraphstyle"/>
        <w:numPr>
          <w:ilvl w:val="0"/>
          <w:numId w:val="85"/>
        </w:numPr>
        <w:spacing w:line="240" w:lineRule="auto"/>
        <w:ind w:left="447" w:hangingChars="203" w:hanging="447"/>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w:t>
      </w:r>
      <w:r w:rsidR="00AC11C0" w:rsidRPr="00424939">
        <w:rPr>
          <w:rFonts w:ascii="Garamond" w:hAnsi="Garamond" w:cs="Times New Roman"/>
          <w:color w:val="000000" w:themeColor="text1"/>
          <w:sz w:val="22"/>
          <w:szCs w:val="22"/>
        </w:rPr>
        <w:t xml:space="preserve">301 </w:t>
      </w:r>
      <w:r w:rsidR="00AC11C0" w:rsidRPr="00424939">
        <w:rPr>
          <w:rFonts w:ascii="Garamond" w:hAnsi="Garamond"/>
          <w:color w:val="000000" w:themeColor="text1"/>
          <w:sz w:val="23"/>
          <w:szCs w:val="23"/>
        </w:rPr>
        <w:t>The Art of Literary Research</w:t>
      </w:r>
      <w:r w:rsidR="009F3F14">
        <w:rPr>
          <w:rFonts w:ascii="Garamond" w:hAnsi="Garamond"/>
          <w:color w:val="000000" w:themeColor="text1"/>
          <w:sz w:val="23"/>
          <w:szCs w:val="23"/>
        </w:rPr>
        <w:t xml:space="preserve"> </w:t>
      </w:r>
      <w:r w:rsidR="009F3F14">
        <w:rPr>
          <w:rFonts w:ascii="Garamond" w:hAnsi="Garamond" w:cs="Times New Roman"/>
          <w:color w:val="000000" w:themeColor="text1"/>
          <w:sz w:val="22"/>
          <w:szCs w:val="22"/>
        </w:rPr>
        <w:t>(WE)</w:t>
      </w:r>
    </w:p>
    <w:p w14:paraId="2479A946" w14:textId="77777777" w:rsidR="00732A9D" w:rsidRPr="00424939" w:rsidRDefault="00732A9D" w:rsidP="00E500FB">
      <w:pPr>
        <w:pStyle w:val="Noparagraphstyle"/>
        <w:numPr>
          <w:ilvl w:val="0"/>
          <w:numId w:val="85"/>
        </w:numPr>
        <w:spacing w:line="240" w:lineRule="auto"/>
        <w:ind w:left="447" w:hangingChars="203" w:hanging="447"/>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w:t>
      </w:r>
    </w:p>
    <w:p w14:paraId="6A5F9D65" w14:textId="62C331A8" w:rsidR="00732A9D" w:rsidRPr="00424939" w:rsidRDefault="00732A9D" w:rsidP="00732A9D">
      <w:pPr>
        <w:pStyle w:val="Noparagraphstyle"/>
        <w:spacing w:line="240" w:lineRule="auto"/>
        <w:ind w:leftChars="203" w:left="447" w:firstLineChars="1"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LIT-</w:t>
      </w:r>
      <w:r w:rsidR="007C6672" w:rsidRPr="00424939">
        <w:rPr>
          <w:rFonts w:ascii="Garamond" w:hAnsi="Garamond" w:cs="Times New Roman"/>
          <w:color w:val="000000" w:themeColor="text1"/>
          <w:sz w:val="22"/>
          <w:szCs w:val="22"/>
        </w:rPr>
        <w:t>464</w:t>
      </w:r>
      <w:r w:rsidRPr="00424939">
        <w:rPr>
          <w:rFonts w:ascii="Garamond" w:hAnsi="Garamond" w:cs="Times New Roman"/>
          <w:color w:val="000000" w:themeColor="text1"/>
          <w:sz w:val="22"/>
          <w:szCs w:val="22"/>
        </w:rPr>
        <w:t xml:space="preserve"> Seminar in World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71262A05" w14:textId="2D85663E" w:rsidR="00732A9D" w:rsidRPr="00424939" w:rsidRDefault="00732A9D" w:rsidP="00732A9D">
      <w:pPr>
        <w:pStyle w:val="Noparagraphstyle"/>
        <w:spacing w:line="240" w:lineRule="auto"/>
        <w:ind w:leftChars="203" w:left="447" w:firstLineChars="1"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 course by arrangement chosen in consultation with Literature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w:t>
      </w:r>
    </w:p>
    <w:p w14:paraId="6026E518" w14:textId="4E445736" w:rsidR="00732A9D" w:rsidRPr="00424939" w:rsidRDefault="00732A9D" w:rsidP="00E500FB">
      <w:pPr>
        <w:widowControl w:val="0"/>
        <w:numPr>
          <w:ilvl w:val="0"/>
          <w:numId w:val="85"/>
        </w:numPr>
        <w:spacing w:after="0"/>
        <w:ind w:left="447" w:hangingChars="203" w:hanging="447"/>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w:t>
      </w:r>
      <w:r w:rsidR="009E1872">
        <w:rPr>
          <w:rFonts w:cs="Times New Roman"/>
          <w:color w:val="000000" w:themeColor="text1"/>
        </w:rPr>
        <w:t>world language</w:t>
      </w:r>
      <w:r w:rsidRPr="00424939">
        <w:rPr>
          <w:rFonts w:cs="Times New Roman"/>
          <w:color w:val="000000" w:themeColor="text1"/>
        </w:rPr>
        <w:t xml:space="preserve"> courses in the same language, intermediate or advanced, taken at Coe College with permission of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  </w:t>
      </w:r>
    </w:p>
    <w:p w14:paraId="4F2FBD7B" w14:textId="3FB7F4AD" w:rsidR="00732A9D" w:rsidRPr="00424939" w:rsidRDefault="00732A9D" w:rsidP="00E500FB">
      <w:pPr>
        <w:pStyle w:val="ListParagraph"/>
        <w:numPr>
          <w:ilvl w:val="0"/>
          <w:numId w:val="85"/>
        </w:numPr>
        <w:spacing w:after="0"/>
        <w:ind w:left="360"/>
        <w:rPr>
          <w:rFonts w:cs="Times New Roman"/>
          <w:color w:val="000000" w:themeColor="text1"/>
          <w:u w:val="single"/>
        </w:rPr>
      </w:pPr>
      <w:r w:rsidRPr="00424939">
        <w:rPr>
          <w:rFonts w:cs="Times New Roman"/>
          <w:color w:val="000000" w:themeColor="text1"/>
          <w:u w:val="single"/>
        </w:rPr>
        <w:t xml:space="preserve">At least </w:t>
      </w:r>
      <w:r w:rsidRPr="00424939">
        <w:rPr>
          <w:rFonts w:cs="Times New Roman"/>
          <w:color w:val="000000" w:themeColor="text1"/>
        </w:rPr>
        <w:t xml:space="preserve">one literature course taught in a </w:t>
      </w:r>
      <w:r w:rsidR="009E1872">
        <w:rPr>
          <w:rFonts w:cs="Times New Roman"/>
          <w:color w:val="000000" w:themeColor="text1"/>
        </w:rPr>
        <w:t>world language</w:t>
      </w:r>
    </w:p>
    <w:p w14:paraId="758509DF" w14:textId="0507B38E" w:rsidR="00732A9D" w:rsidRPr="00424939" w:rsidRDefault="00732A9D" w:rsidP="00E500FB">
      <w:pPr>
        <w:pStyle w:val="ListParagraph"/>
        <w:numPr>
          <w:ilvl w:val="0"/>
          <w:numId w:val="85"/>
        </w:numPr>
        <w:spacing w:after="0" w:line="228" w:lineRule="auto"/>
        <w:ind w:left="447" w:hanging="447"/>
        <w:rPr>
          <w:rFonts w:cs="Times New Roman"/>
          <w:strike/>
          <w:color w:val="000000" w:themeColor="text1"/>
        </w:rPr>
      </w:pPr>
      <w:r w:rsidRPr="00424939">
        <w:rPr>
          <w:rFonts w:eastAsia="Times New Roman" w:cs="Times New Roman"/>
          <w:color w:val="000000" w:themeColor="text1"/>
          <w:u w:val="single"/>
        </w:rPr>
        <w:t>Six</w:t>
      </w:r>
      <w:r w:rsidRPr="00424939">
        <w:rPr>
          <w:rFonts w:eastAsia="Times New Roman" w:cs="Times New Roman"/>
          <w:color w:val="000000" w:themeColor="text1"/>
        </w:rPr>
        <w:t xml:space="preserve"> courses to be chosen in consultation with the </w:t>
      </w:r>
      <w:r w:rsidRPr="00424939">
        <w:rPr>
          <w:rFonts w:cs="Times New Roman"/>
          <w:color w:val="000000" w:themeColor="text1"/>
        </w:rPr>
        <w:t>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r w:rsidRPr="00424939">
        <w:rPr>
          <w:rFonts w:eastAsia="Times New Roman" w:cs="Times New Roman"/>
          <w:color w:val="000000" w:themeColor="text1"/>
        </w:rPr>
        <w:t xml:space="preserve"> as indicated</w:t>
      </w:r>
      <w:r w:rsidRPr="00424939">
        <w:rPr>
          <w:rFonts w:cs="Times New Roman"/>
          <w:color w:val="000000" w:themeColor="text1"/>
        </w:rPr>
        <w:t xml:space="preserve"> from the two lists below.  No more than three from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department can be counted in the six courses. </w:t>
      </w:r>
    </w:p>
    <w:p w14:paraId="0BD8A953" w14:textId="77777777" w:rsidR="00732A9D" w:rsidRPr="00424939" w:rsidRDefault="00732A9D" w:rsidP="00E500FB">
      <w:pPr>
        <w:pStyle w:val="ListParagraph"/>
        <w:numPr>
          <w:ilvl w:val="0"/>
          <w:numId w:val="86"/>
        </w:numPr>
        <w:spacing w:after="0"/>
        <w:ind w:leftChars="187" w:left="668" w:hangingChars="117" w:hanging="257"/>
        <w:rPr>
          <w:rFonts w:cs="Times New Roman"/>
          <w:color w:val="000000" w:themeColor="text1"/>
        </w:rPr>
      </w:pPr>
      <w:r w:rsidRPr="00424939">
        <w:rPr>
          <w:rFonts w:cs="Times New Roman"/>
          <w:color w:val="000000" w:themeColor="text1"/>
          <w:u w:val="single"/>
        </w:rPr>
        <w:t>At least</w:t>
      </w:r>
      <w:r w:rsidRPr="00424939">
        <w:rPr>
          <w:rFonts w:cs="Times New Roman"/>
          <w:color w:val="000000" w:themeColor="text1"/>
        </w:rPr>
        <w:t xml:space="preserve"> four courses from the following list: </w:t>
      </w:r>
    </w:p>
    <w:p w14:paraId="11E48BA1" w14:textId="77777777"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courses in literature in translation</w:t>
      </w:r>
    </w:p>
    <w:p w14:paraId="07CD54FE" w14:textId="1502451B"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courses in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literature and in creative writing offered by the English department </w:t>
      </w:r>
    </w:p>
    <w:p w14:paraId="6B423BE8" w14:textId="0C435CEB"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 xml:space="preserve">literature courses taught in a </w:t>
      </w:r>
      <w:r w:rsidR="009E1872">
        <w:rPr>
          <w:rFonts w:cs="Times New Roman"/>
          <w:color w:val="000000" w:themeColor="text1"/>
        </w:rPr>
        <w:t>world language</w:t>
      </w:r>
    </w:p>
    <w:p w14:paraId="670136DA" w14:textId="12FF4E6E"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linguistics courses offered by the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w:t>
      </w:r>
      <w:r w:rsidR="009E1872">
        <w:rPr>
          <w:rFonts w:cs="Times New Roman"/>
          <w:color w:val="000000" w:themeColor="text1"/>
        </w:rPr>
        <w:t>world language</w:t>
      </w:r>
      <w:r w:rsidRPr="00424939">
        <w:rPr>
          <w:rFonts w:cs="Times New Roman"/>
          <w:color w:val="000000" w:themeColor="text1"/>
        </w:rPr>
        <w:t xml:space="preserve"> departments</w:t>
      </w:r>
    </w:p>
    <w:p w14:paraId="34A247E6" w14:textId="2A4AB5B0" w:rsidR="00732A9D" w:rsidRPr="00424939" w:rsidRDefault="00732A9D" w:rsidP="00732A9D">
      <w:pPr>
        <w:spacing w:after="0"/>
        <w:ind w:leftChars="299" w:left="658" w:firstLine="2"/>
        <w:rPr>
          <w:rFonts w:cs="Times New Roman"/>
          <w:color w:val="000000" w:themeColor="text1"/>
        </w:rPr>
      </w:pPr>
      <w:r w:rsidRPr="00424939">
        <w:rPr>
          <w:rFonts w:cs="Times New Roman"/>
          <w:color w:val="000000" w:themeColor="text1"/>
        </w:rPr>
        <w:t>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50AD2250" w14:textId="7AD3681F" w:rsidR="00732A9D" w:rsidRPr="00424939" w:rsidRDefault="00732A9D" w:rsidP="00E500FB">
      <w:pPr>
        <w:pStyle w:val="Noparagraphstyle"/>
        <w:numPr>
          <w:ilvl w:val="0"/>
          <w:numId w:val="86"/>
        </w:numPr>
        <w:spacing w:line="240" w:lineRule="auto"/>
        <w:ind w:leftChars="187" w:left="668" w:hangingChars="117" w:hanging="257"/>
        <w:jc w:val="left"/>
        <w:rPr>
          <w:rFonts w:ascii="Garamond" w:hAnsi="Garamond" w:cs="Times New Roman"/>
          <w:color w:val="000000" w:themeColor="text1"/>
          <w:sz w:val="22"/>
          <w:szCs w:val="22"/>
        </w:rPr>
      </w:pPr>
      <w:r w:rsidRPr="00424939">
        <w:rPr>
          <w:rFonts w:ascii="Garamond" w:eastAsia="Calibri" w:hAnsi="Garamond" w:cs="Times New Roman"/>
          <w:color w:val="000000" w:themeColor="text1"/>
          <w:sz w:val="22"/>
          <w:szCs w:val="22"/>
          <w:u w:val="single"/>
        </w:rPr>
        <w:t>One</w:t>
      </w:r>
      <w:r w:rsidRPr="00424939">
        <w:rPr>
          <w:rFonts w:ascii="Garamond" w:eastAsia="Calibri" w:hAnsi="Garamond" w:cs="Times New Roman"/>
          <w:color w:val="000000" w:themeColor="text1"/>
          <w:sz w:val="22"/>
          <w:szCs w:val="22"/>
        </w:rPr>
        <w:t xml:space="preserve"> or more courses from the following list of core courses to bring the total </w:t>
      </w:r>
      <w:r w:rsidR="00BA6C15" w:rsidRPr="00424939">
        <w:rPr>
          <w:rFonts w:ascii="Garamond" w:eastAsia="Calibri" w:hAnsi="Garamond" w:cs="Times New Roman"/>
          <w:color w:val="000000" w:themeColor="text1"/>
          <w:sz w:val="22"/>
          <w:szCs w:val="22"/>
        </w:rPr>
        <w:t xml:space="preserve">number of </w:t>
      </w:r>
      <w:r w:rsidRPr="00424939">
        <w:rPr>
          <w:rFonts w:ascii="Garamond" w:eastAsia="Calibri" w:hAnsi="Garamond" w:cs="Times New Roman"/>
          <w:color w:val="000000" w:themeColor="text1"/>
          <w:sz w:val="22"/>
          <w:szCs w:val="22"/>
        </w:rPr>
        <w:t>elective courses to</w:t>
      </w:r>
      <w:r w:rsidRPr="00424939">
        <w:rPr>
          <w:rFonts w:ascii="Garamond" w:hAnsi="Garamond" w:cs="Times New Roman"/>
          <w:color w:val="000000" w:themeColor="text1"/>
          <w:sz w:val="22"/>
          <w:szCs w:val="22"/>
        </w:rPr>
        <w:t xml:space="preserve"> six:</w:t>
      </w:r>
    </w:p>
    <w:p w14:paraId="27B2680F" w14:textId="156BB27B" w:rsidR="006044F2" w:rsidRPr="00424939" w:rsidRDefault="006044F2" w:rsidP="006044F2">
      <w:pPr>
        <w:pStyle w:val="Noparagraphstyle"/>
        <w:spacing w:line="240" w:lineRule="auto"/>
        <w:ind w:leftChars="299" w:left="658"/>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AAM</w:t>
      </w:r>
      <w:r w:rsidR="00F939E0">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/ENG-137 African American Literature</w:t>
      </w:r>
      <w:r w:rsidR="00DC12CB">
        <w:rPr>
          <w:rFonts w:ascii="Garamond" w:hAnsi="Garamond" w:cs="Times New Roman"/>
          <w:color w:val="000000" w:themeColor="text1"/>
          <w:sz w:val="22"/>
          <w:szCs w:val="22"/>
        </w:rPr>
        <w:t xml:space="preserve"> (WE)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24EDEE5" w14:textId="77777777" w:rsidR="006044F2" w:rsidRPr="00424939" w:rsidRDefault="006044F2" w:rsidP="006044F2">
      <w:pPr>
        <w:pStyle w:val="Noparagraphstyle"/>
        <w:spacing w:line="240" w:lineRule="auto"/>
        <w:ind w:leftChars="299" w:left="658" w:firstLine="2"/>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ENG-110 Ancient Mythology</w:t>
      </w:r>
    </w:p>
    <w:p w14:paraId="26C9A9B2" w14:textId="2F0975FE" w:rsidR="006044F2" w:rsidRPr="00424939" w:rsidRDefault="006044F2" w:rsidP="009F69F4">
      <w:pPr>
        <w:spacing w:after="120"/>
        <w:ind w:leftChars="299" w:left="658"/>
        <w:rPr>
          <w:rFonts w:cs="Times New Roman"/>
          <w:color w:val="000000" w:themeColor="text1"/>
        </w:rPr>
      </w:pPr>
      <w:r w:rsidRPr="00424939">
        <w:rPr>
          <w:rFonts w:cs="Times New Roman"/>
          <w:color w:val="000000" w:themeColor="text1"/>
        </w:rPr>
        <w:t>ENG-207 Gender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United States Pluralism</w:t>
      </w:r>
      <w:r w:rsidR="009F3F14">
        <w:rPr>
          <w:rFonts w:cs="Times New Roman"/>
          <w:color w:val="000000" w:themeColor="text1"/>
        </w:rPr>
        <w:t xml:space="preserve"> (WE)</w:t>
      </w:r>
    </w:p>
    <w:p w14:paraId="59A6C20C" w14:textId="5A9D6484" w:rsidR="00732A9D" w:rsidRPr="00424939" w:rsidRDefault="00732A9D" w:rsidP="00A51132">
      <w:pPr>
        <w:spacing w:before="120" w:after="0"/>
        <w:rPr>
          <w:b/>
          <w:smallCaps/>
          <w:color w:val="000000" w:themeColor="text1"/>
        </w:rPr>
        <w:pPrChange w:id="13298" w:author="Summer 2023 updates" w:date="2024-07-31T13:42:00Z">
          <w:pPr>
            <w:spacing w:after="120"/>
          </w:pPr>
        </w:pPrChange>
      </w:pPr>
      <w:r w:rsidRPr="00424939">
        <w:rPr>
          <w:b/>
          <w:smallCaps/>
          <w:color w:val="000000" w:themeColor="text1"/>
        </w:rPr>
        <w:t>senior seminar</w:t>
      </w:r>
      <w:r w:rsidR="00391309" w:rsidRPr="00424939">
        <w:rPr>
          <w:b/>
          <w:smallCaps/>
          <w:color w:val="000000" w:themeColor="text1"/>
        </w:rPr>
        <w:t xml:space="preserve"> course</w:t>
      </w:r>
    </w:p>
    <w:p w14:paraId="6D6F237E" w14:textId="0FD2F575" w:rsidR="00732A9D" w:rsidRPr="00424939" w:rsidRDefault="00732A9D" w:rsidP="00732A9D">
      <w:pPr>
        <w:pStyle w:val="Noparagraphstyle"/>
        <w:spacing w:line="240" w:lineRule="auto"/>
        <w:jc w:val="left"/>
        <w:rPr>
          <w:rFonts w:ascii="Garamond" w:hAnsi="Garamond" w:cs="Times New Roman"/>
          <w:b/>
          <w:color w:val="000000" w:themeColor="text1"/>
          <w:sz w:val="22"/>
          <w:szCs w:val="22"/>
        </w:rPr>
      </w:pPr>
      <w:r w:rsidRPr="00424939">
        <w:rPr>
          <w:rFonts w:ascii="Garamond" w:hAnsi="Garamond" w:cs="Times New Roman"/>
          <w:b/>
          <w:color w:val="000000" w:themeColor="text1"/>
          <w:sz w:val="22"/>
          <w:szCs w:val="22"/>
        </w:rPr>
        <w:t>LIT-</w:t>
      </w:r>
      <w:r w:rsidR="007C6672" w:rsidRPr="00424939">
        <w:rPr>
          <w:rFonts w:ascii="Garamond" w:hAnsi="Garamond" w:cs="Times New Roman"/>
          <w:b/>
          <w:color w:val="000000" w:themeColor="text1"/>
          <w:sz w:val="22"/>
          <w:szCs w:val="22"/>
        </w:rPr>
        <w:t>464</w:t>
      </w:r>
      <w:r w:rsidRPr="00424939">
        <w:rPr>
          <w:rFonts w:ascii="Garamond" w:hAnsi="Garamond" w:cs="Times New Roman"/>
          <w:b/>
          <w:color w:val="000000" w:themeColor="text1"/>
          <w:sz w:val="22"/>
          <w:szCs w:val="22"/>
        </w:rPr>
        <w:t xml:space="preserve"> Seminar in World Literature</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Literature</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p>
    <w:p w14:paraId="4E77378E" w14:textId="77777777" w:rsidR="00B733D7" w:rsidRDefault="00732A9D" w:rsidP="001916A2">
      <w:pPr>
        <w:spacing w:after="0"/>
      </w:pPr>
      <w:r w:rsidRPr="00424939">
        <w:t xml:space="preserve">Required of all </w:t>
      </w:r>
      <w:r w:rsidR="003B162A" w:rsidRPr="00424939">
        <w:t xml:space="preserve">literature </w:t>
      </w:r>
      <w:r w:rsidRPr="00424939">
        <w:t>majors in the senior year. While the subject changes from year to year, the seminar explores how literature from different countries relates to other human activities and disciplines. Thus, the emphasis may be on a historical period (literature and politics in the Renaissance); on an interdisciplinary topic (literature and Freudian analysis); or on a cross-cultural mix (literature, games and play). When the number of senior majors is too small to justify offering the seminar, other arrangements are made for majors to satisfy this requirement: either independent study or participation in an English</w:t>
      </w:r>
      <w:r w:rsidR="00B8454E" w:rsidRPr="00424939">
        <w:fldChar w:fldCharType="begin"/>
      </w:r>
      <w:r w:rsidR="00B8454E" w:rsidRPr="00424939">
        <w:instrText xml:space="preserve"> XE "English" </w:instrText>
      </w:r>
      <w:r w:rsidR="00B8454E" w:rsidRPr="00424939">
        <w:fldChar w:fldCharType="end"/>
      </w:r>
      <w:r w:rsidRPr="00424939">
        <w:t xml:space="preserve"> department seminar, with the stipulation that the term paper be on a topic in comparative literature. </w:t>
      </w:r>
    </w:p>
    <w:p w14:paraId="579D3419" w14:textId="5F0E9BAD" w:rsidR="00613076" w:rsidRPr="001916A2" w:rsidRDefault="001916A2" w:rsidP="001916A2">
      <w:pPr>
        <w:spacing w:after="0"/>
      </w:pPr>
      <w:r>
        <w:br/>
      </w:r>
    </w:p>
    <w:p w14:paraId="2268C611" w14:textId="74E2062C" w:rsidR="005475A9" w:rsidRPr="00424939" w:rsidRDefault="009F69F4" w:rsidP="00A51132">
      <w:pPr>
        <w:pStyle w:val="Heading4"/>
        <w:spacing w:before="120"/>
        <w:rPr>
          <w:rFonts w:ascii="Garamond" w:hAnsi="Garamond"/>
          <w:color w:val="000000" w:themeColor="text1"/>
        </w:rPr>
        <w:pPrChange w:id="13299" w:author="Summer 2023 updates" w:date="2024-07-31T13:42:00Z">
          <w:pPr>
            <w:pStyle w:val="Heading4"/>
            <w:spacing w:before="0"/>
          </w:pPr>
        </w:pPrChange>
      </w:pPr>
      <w:bookmarkStart w:id="13300" w:name="_Toc141355772"/>
      <w:bookmarkStart w:id="13301" w:name="_Toc110005253"/>
      <w:r w:rsidRPr="00424939">
        <w:rPr>
          <w:rFonts w:ascii="Garamond" w:hAnsi="Garamond"/>
          <w:color w:val="000000" w:themeColor="text1"/>
        </w:rPr>
        <w:t>—Mathematical Sciences</w:t>
      </w:r>
      <w:bookmarkEnd w:id="13300"/>
      <w:bookmarkEnd w:id="13301"/>
    </w:p>
    <w:p w14:paraId="2883422F" w14:textId="3A917669" w:rsidR="005475A9" w:rsidRPr="00424939" w:rsidRDefault="005475A9" w:rsidP="00DB5E9E">
      <w:pPr>
        <w:spacing w:after="0"/>
        <w:rPr>
          <w:rFonts w:cs="Times New Roman"/>
          <w:b/>
          <w:color w:val="000000" w:themeColor="text1"/>
        </w:rPr>
      </w:pPr>
      <w:r w:rsidRPr="00424939">
        <w:rPr>
          <w:rFonts w:cs="Times New Roman"/>
          <w:color w:val="000000" w:themeColor="text1"/>
        </w:rPr>
        <w:t>Cross</w:t>
      </w:r>
      <w:del w:id="13302" w:author="Summer 2023 updates" w:date="2024-07-31T13:42:00Z">
        <w:r w:rsidRPr="00424939">
          <w:rPr>
            <w:rFonts w:cs="Times New Roman"/>
            <w:color w:val="000000" w:themeColor="text1"/>
          </w:rPr>
          <w:delText xml:space="preserve"> (Chair</w:delText>
        </w:r>
        <w:r w:rsidR="00825E7A">
          <w:rPr>
            <w:rFonts w:cs="Times New Roman"/>
            <w:color w:val="000000" w:themeColor="text1"/>
          </w:rPr>
          <w:delText>, Fall</w:delText>
        </w:r>
        <w:r w:rsidRPr="00424939">
          <w:rPr>
            <w:rFonts w:cs="Times New Roman"/>
            <w:color w:val="000000" w:themeColor="text1"/>
          </w:rPr>
          <w:delText>),</w:delText>
        </w:r>
      </w:del>
      <w:ins w:id="13303" w:author="Summer 2023 updates" w:date="2024-07-31T13:42:00Z">
        <w:r w:rsidRPr="00424939">
          <w:rPr>
            <w:rFonts w:cs="Times New Roman"/>
            <w:color w:val="000000" w:themeColor="text1"/>
          </w:rPr>
          <w:t>,</w:t>
        </w:r>
      </w:ins>
      <w:r w:rsidRPr="00424939">
        <w:rPr>
          <w:rFonts w:cs="Times New Roman"/>
          <w:color w:val="000000" w:themeColor="text1"/>
        </w:rPr>
        <w:t xml:space="preserve"> Herron, </w:t>
      </w:r>
      <w:r w:rsidR="00164DE7" w:rsidRPr="00424939">
        <w:rPr>
          <w:rFonts w:cs="Times New Roman"/>
          <w:color w:val="000000" w:themeColor="text1"/>
        </w:rPr>
        <w:t xml:space="preserve">Hostetler, </w:t>
      </w:r>
      <w:ins w:id="13304" w:author="Summer 2023 updates" w:date="2024-07-31T13:42:00Z">
        <w:r w:rsidR="009747A4">
          <w:rPr>
            <w:rFonts w:cs="Times New Roman"/>
            <w:color w:val="000000" w:themeColor="text1"/>
          </w:rPr>
          <w:t xml:space="preserve">S. </w:t>
        </w:r>
      </w:ins>
      <w:r w:rsidR="00164DE7" w:rsidRPr="00424939">
        <w:rPr>
          <w:rFonts w:cs="Times New Roman"/>
          <w:color w:val="000000" w:themeColor="text1"/>
        </w:rPr>
        <w:t xml:space="preserve">Hughes, </w:t>
      </w:r>
      <w:r w:rsidR="00CA6DCA" w:rsidRPr="00424939">
        <w:rPr>
          <w:rFonts w:cs="Times New Roman"/>
          <w:color w:val="000000" w:themeColor="text1"/>
        </w:rPr>
        <w:t xml:space="preserve">Miller, </w:t>
      </w:r>
      <w:r w:rsidR="00B45B4D" w:rsidRPr="00424939">
        <w:rPr>
          <w:rFonts w:cs="Times New Roman"/>
          <w:color w:val="000000" w:themeColor="text1"/>
        </w:rPr>
        <w:t xml:space="preserve">Stobb, </w:t>
      </w:r>
      <w:r w:rsidRPr="00424939">
        <w:rPr>
          <w:rFonts w:cs="Times New Roman"/>
          <w:color w:val="000000" w:themeColor="text1"/>
        </w:rPr>
        <w:t>White</w:t>
      </w:r>
      <w:r w:rsidR="00825E7A">
        <w:rPr>
          <w:rFonts w:cs="Times New Roman"/>
          <w:color w:val="000000" w:themeColor="text1"/>
        </w:rPr>
        <w:t xml:space="preserve"> (Chair</w:t>
      </w:r>
      <w:del w:id="13305" w:author="Summer 2023 updates" w:date="2024-07-31T13:42:00Z">
        <w:r w:rsidR="00825E7A">
          <w:rPr>
            <w:rFonts w:cs="Times New Roman"/>
            <w:color w:val="000000" w:themeColor="text1"/>
          </w:rPr>
          <w:delText>, Spring</w:delText>
        </w:r>
      </w:del>
      <w:r w:rsidR="00825E7A">
        <w:rPr>
          <w:rFonts w:cs="Times New Roman"/>
          <w:color w:val="000000" w:themeColor="text1"/>
        </w:rPr>
        <w:t>)</w:t>
      </w:r>
      <w:r w:rsidRPr="00424939">
        <w:rPr>
          <w:rFonts w:cs="Times New Roman"/>
          <w:color w:val="000000" w:themeColor="text1"/>
        </w:rPr>
        <w:t xml:space="preserve">. </w:t>
      </w:r>
    </w:p>
    <w:p w14:paraId="3713389C" w14:textId="19ADC2C3" w:rsidR="00853573" w:rsidRPr="00424939" w:rsidRDefault="00853573" w:rsidP="00853573">
      <w:pPr>
        <w:rPr>
          <w:rFonts w:cs="Times New Roman"/>
          <w:color w:val="000000" w:themeColor="text1"/>
        </w:rPr>
      </w:pPr>
      <w:r w:rsidRPr="00424939">
        <w:rPr>
          <w:rFonts w:cs="Times New Roman"/>
          <w:color w:val="000000" w:themeColor="text1"/>
        </w:rPr>
        <w:t xml:space="preserve">The department of mathematical sciences offers a complete range of courses, with majors and minors available in </w:t>
      </w:r>
      <w:del w:id="13306" w:author="Summer 2023 updates" w:date="2024-07-31T13:42:00Z">
        <w:r w:rsidR="008271FD" w:rsidRPr="008271FD">
          <w:rPr>
            <w:rFonts w:cs="Times New Roman"/>
            <w:color w:val="000000" w:themeColor="text1"/>
          </w:rPr>
          <w:delText>COMPUTER SCIENCE, DATA SCIENCE</w:delText>
        </w:r>
      </w:del>
      <w:ins w:id="13307" w:author="Summer 2023 updates" w:date="2024-07-31T13:42:00Z">
        <w:r w:rsidR="008271FD" w:rsidRPr="009747A4">
          <w:rPr>
            <w:rFonts w:cs="Times New Roman"/>
            <w:b/>
            <w:smallCaps/>
            <w:color w:val="000000" w:themeColor="text1"/>
          </w:rPr>
          <w:t>C</w:t>
        </w:r>
        <w:r w:rsidR="009747A4">
          <w:rPr>
            <w:rFonts w:cs="Times New Roman"/>
            <w:b/>
            <w:smallCaps/>
            <w:color w:val="000000" w:themeColor="text1"/>
          </w:rPr>
          <w:t>omputer</w:t>
        </w:r>
        <w:r w:rsidR="008271FD" w:rsidRPr="009747A4">
          <w:rPr>
            <w:rFonts w:cs="Times New Roman"/>
            <w:b/>
            <w:smallCaps/>
            <w:color w:val="000000" w:themeColor="text1"/>
          </w:rPr>
          <w:t xml:space="preserve"> S</w:t>
        </w:r>
        <w:r w:rsidR="009747A4">
          <w:rPr>
            <w:rFonts w:cs="Times New Roman"/>
            <w:b/>
            <w:smallCaps/>
            <w:color w:val="000000" w:themeColor="text1"/>
          </w:rPr>
          <w:t>cience</w:t>
        </w:r>
        <w:r w:rsidR="008271FD" w:rsidRPr="009747A4">
          <w:rPr>
            <w:rFonts w:cs="Times New Roman"/>
            <w:b/>
            <w:smallCaps/>
            <w:color w:val="000000" w:themeColor="text1"/>
          </w:rPr>
          <w:t>, D</w:t>
        </w:r>
        <w:r w:rsidR="009747A4">
          <w:rPr>
            <w:rFonts w:cs="Times New Roman"/>
            <w:b/>
            <w:smallCaps/>
            <w:color w:val="000000" w:themeColor="text1"/>
          </w:rPr>
          <w:t>ata</w:t>
        </w:r>
        <w:r w:rsidR="008271FD" w:rsidRPr="009747A4">
          <w:rPr>
            <w:rFonts w:cs="Times New Roman"/>
            <w:b/>
            <w:smallCaps/>
            <w:color w:val="000000" w:themeColor="text1"/>
          </w:rPr>
          <w:t xml:space="preserve"> S</w:t>
        </w:r>
        <w:r w:rsidR="009747A4">
          <w:rPr>
            <w:rFonts w:cs="Times New Roman"/>
            <w:b/>
            <w:smallCaps/>
            <w:color w:val="000000" w:themeColor="text1"/>
          </w:rPr>
          <w:t>cience,</w:t>
        </w:r>
      </w:ins>
      <w:r w:rsidR="008271FD" w:rsidRPr="008271FD">
        <w:rPr>
          <w:rFonts w:cs="Times New Roman"/>
          <w:color w:val="000000" w:themeColor="text1"/>
        </w:rPr>
        <w:t xml:space="preserve"> and </w:t>
      </w:r>
      <w:del w:id="13308" w:author="Summer 2023 updates" w:date="2024-07-31T13:42:00Z">
        <w:r w:rsidR="008271FD" w:rsidRPr="008271FD">
          <w:rPr>
            <w:rFonts w:cs="Times New Roman"/>
            <w:color w:val="000000" w:themeColor="text1"/>
          </w:rPr>
          <w:delText>MATHEMATICS</w:delText>
        </w:r>
      </w:del>
      <w:ins w:id="13309" w:author="Summer 2023 updates" w:date="2024-07-31T13:42:00Z">
        <w:r w:rsidR="008271FD" w:rsidRPr="009747A4">
          <w:rPr>
            <w:rFonts w:cs="Times New Roman"/>
            <w:b/>
            <w:smallCaps/>
            <w:color w:val="000000" w:themeColor="text1"/>
          </w:rPr>
          <w:t>M</w:t>
        </w:r>
        <w:r w:rsidR="009747A4" w:rsidRPr="009747A4">
          <w:rPr>
            <w:rFonts w:cs="Times New Roman"/>
            <w:b/>
            <w:smallCaps/>
            <w:color w:val="000000" w:themeColor="text1"/>
          </w:rPr>
          <w:t>athematics</w:t>
        </w:r>
      </w:ins>
      <w:r w:rsidRPr="00424939">
        <w:rPr>
          <w:rFonts w:cs="Times New Roman"/>
          <w:color w:val="000000" w:themeColor="text1"/>
        </w:rPr>
        <w:t>, as well as courses in statistics for additional breadth. The department adheres to its belief that the mathematical sciences and the habits of mind that they engender are components of a fine liberal arts education.</w:t>
      </w:r>
    </w:p>
    <w:p w14:paraId="4E8ECDE7" w14:textId="23EEE823" w:rsidR="005475A9" w:rsidRPr="00424939" w:rsidRDefault="005475A9" w:rsidP="00A51132">
      <w:pPr>
        <w:spacing w:before="120" w:after="0"/>
        <w:rPr>
          <w:rFonts w:cs="Times New Roman"/>
          <w:b/>
          <w:color w:val="000000" w:themeColor="text1"/>
        </w:rPr>
        <w:pPrChange w:id="13310" w:author="Summer 2023 updates" w:date="2024-07-31T13:42:00Z">
          <w:pPr>
            <w:spacing w:after="0"/>
          </w:pPr>
        </w:pPrChange>
      </w:pPr>
      <w:r w:rsidRPr="00424939">
        <w:rPr>
          <w:rFonts w:cs="Times New Roman"/>
          <w:b/>
          <w:color w:val="000000" w:themeColor="text1"/>
        </w:rPr>
        <w:t>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1F4C576A" w14:textId="77052425" w:rsidR="00D145B1" w:rsidRPr="00424939" w:rsidRDefault="00D145B1" w:rsidP="00D145B1">
      <w:pPr>
        <w:spacing w:after="0"/>
        <w:rPr>
          <w:rFonts w:cs="Times New Roman"/>
          <w:color w:val="000000" w:themeColor="text1"/>
        </w:rPr>
      </w:pPr>
      <w:r w:rsidRPr="00424939">
        <w:rPr>
          <w:bCs/>
          <w:color w:val="000000" w:themeColor="text1"/>
        </w:rPr>
        <w:t>A major in mathematics requires a minimum cumulative 2.0 GPA in all courses counted toward the major.</w:t>
      </w:r>
    </w:p>
    <w:p w14:paraId="577E0609" w14:textId="77777777" w:rsidR="005475A9" w:rsidRPr="00424939" w:rsidRDefault="005475A9" w:rsidP="00E500FB">
      <w:pPr>
        <w:widowControl w:val="0"/>
        <w:numPr>
          <w:ilvl w:val="0"/>
          <w:numId w:val="20"/>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MTH-135 Calculus I </w:t>
      </w:r>
    </w:p>
    <w:p w14:paraId="18BA6F6C" w14:textId="77777777" w:rsidR="005475A9" w:rsidRPr="00424939" w:rsidRDefault="005475A9" w:rsidP="00E500FB">
      <w:pPr>
        <w:widowControl w:val="0"/>
        <w:numPr>
          <w:ilvl w:val="0"/>
          <w:numId w:val="20"/>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MTH-145 Calculus II </w:t>
      </w:r>
    </w:p>
    <w:p w14:paraId="0EFDEAB8" w14:textId="7BEA56B1" w:rsidR="002F13EE" w:rsidRDefault="002F13EE" w:rsidP="00E500FB">
      <w:pPr>
        <w:widowControl w:val="0"/>
        <w:numPr>
          <w:ilvl w:val="0"/>
          <w:numId w:val="20"/>
        </w:numPr>
        <w:tabs>
          <w:tab w:val="clear" w:pos="720"/>
          <w:tab w:val="num" w:pos="1800"/>
        </w:tabs>
        <w:adjustRightInd w:val="0"/>
        <w:spacing w:after="0"/>
        <w:ind w:left="360"/>
        <w:textAlignment w:val="baseline"/>
        <w:rPr>
          <w:ins w:id="13311" w:author="Summer 2023 updates" w:date="2024-07-31T13:42:00Z"/>
          <w:rFonts w:cs="Times New Roman"/>
          <w:color w:val="000000" w:themeColor="text1"/>
        </w:rPr>
      </w:pPr>
      <w:ins w:id="13312" w:author="Summer 2023 updates" w:date="2024-07-31T13:42:00Z">
        <w:r>
          <w:rPr>
            <w:rFonts w:cs="Times New Roman"/>
            <w:color w:val="000000" w:themeColor="text1"/>
          </w:rPr>
          <w:t>MTH-165 Computational Linear Algebra</w:t>
        </w:r>
      </w:ins>
    </w:p>
    <w:p w14:paraId="43514825" w14:textId="5A1FBF62" w:rsidR="005475A9" w:rsidRPr="00424939" w:rsidRDefault="005475A9" w:rsidP="00E500FB">
      <w:pPr>
        <w:widowControl w:val="0"/>
        <w:numPr>
          <w:ilvl w:val="0"/>
          <w:numId w:val="20"/>
          <w:numberingChange w:id="13313" w:author="Summer 2023 updates" w:date="2024-07-31T13:42:00Z" w:original="%1:3:0:."/>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MTH-215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8055A">
        <w:rPr>
          <w:rFonts w:cs="Times New Roman"/>
          <w:color w:val="000000" w:themeColor="text1"/>
        </w:rPr>
        <w:t>(WE)</w:t>
      </w:r>
    </w:p>
    <w:p w14:paraId="204978FA" w14:textId="383BCB5A" w:rsidR="005475A9" w:rsidRDefault="005475A9" w:rsidP="00E500FB">
      <w:pPr>
        <w:widowControl w:val="0"/>
        <w:numPr>
          <w:ilvl w:val="0"/>
          <w:numId w:val="20"/>
        </w:numPr>
        <w:tabs>
          <w:tab w:val="clear" w:pos="720"/>
          <w:tab w:val="num" w:pos="1800"/>
        </w:tabs>
        <w:adjustRightInd w:val="0"/>
        <w:spacing w:after="0"/>
        <w:ind w:left="360"/>
        <w:textAlignment w:val="baseline"/>
        <w:rPr>
          <w:moveTo w:id="13314" w:author="Summer 2023 updates" w:date="2024-07-31T13:42:00Z"/>
          <w:rFonts w:cs="Times New Roman"/>
          <w:color w:val="000000" w:themeColor="text1"/>
        </w:rPr>
        <w:pPrChange w:id="13315" w:author="Summer 2023 updates" w:date="2024-07-31T13:42:00Z">
          <w:pPr>
            <w:spacing w:after="0"/>
            <w:ind w:left="360"/>
          </w:pPr>
        </w:pPrChange>
      </w:pPr>
      <w:moveToRangeStart w:id="13316" w:author="Summer 2023 updates" w:date="2024-07-31T13:42:00Z" w:name="move173325821"/>
      <w:moveTo w:id="13317" w:author="Summer 2023 updates" w:date="2024-07-31T13:42:00Z">
        <w:r w:rsidRPr="00424939">
          <w:rPr>
            <w:rFonts w:cs="Times New Roman"/>
            <w:color w:val="000000" w:themeColor="text1"/>
          </w:rPr>
          <w:t xml:space="preserve">MTH-255 Calculus III </w:t>
        </w:r>
      </w:moveTo>
    </w:p>
    <w:p w14:paraId="62030319" w14:textId="77777777" w:rsidR="005475A9" w:rsidRPr="00424939" w:rsidRDefault="00C761A9" w:rsidP="00387329">
      <w:pPr>
        <w:widowControl w:val="0"/>
        <w:numPr>
          <w:ilvl w:val="0"/>
          <w:numId w:val="20"/>
        </w:numPr>
        <w:tabs>
          <w:tab w:val="clear" w:pos="720"/>
          <w:tab w:val="num" w:pos="1800"/>
        </w:tabs>
        <w:adjustRightInd w:val="0"/>
        <w:spacing w:after="0"/>
        <w:ind w:left="360"/>
        <w:textAlignment w:val="baseline"/>
        <w:rPr>
          <w:del w:id="13318" w:author="Summer 2023 updates" w:date="2024-07-31T13:42:00Z"/>
          <w:rFonts w:cs="Times New Roman"/>
          <w:color w:val="000000" w:themeColor="text1"/>
        </w:rPr>
      </w:pPr>
      <w:moveFromRangeStart w:id="13319" w:author="Summer 2023 updates" w:date="2024-07-31T13:42:00Z" w:name="move173325790"/>
      <w:moveToRangeEnd w:id="13316"/>
      <w:moveFrom w:id="13320" w:author="Summer 2023 updates" w:date="2024-07-31T13:42:00Z">
        <w:r>
          <w:rPr>
            <w:rPrChange w:id="13321" w:author="Summer 2023 updates" w:date="2024-07-31T13:42:00Z">
              <w:rPr>
                <w:color w:val="000000" w:themeColor="text1"/>
              </w:rPr>
            </w:rPrChange>
          </w:rPr>
          <w:t>MTH-255 Calculus III</w:t>
        </w:r>
      </w:moveFrom>
      <w:moveFromRangeEnd w:id="13319"/>
      <w:del w:id="13322" w:author="Summer 2023 updates" w:date="2024-07-31T13:42:00Z">
        <w:r w:rsidR="005475A9" w:rsidRPr="00424939">
          <w:rPr>
            <w:rFonts w:cs="Times New Roman"/>
            <w:color w:val="000000" w:themeColor="text1"/>
          </w:rPr>
          <w:delText xml:space="preserve"> </w:delText>
        </w:r>
      </w:del>
    </w:p>
    <w:p w14:paraId="289AAF79" w14:textId="77777777" w:rsidR="005475A9" w:rsidRPr="00424939" w:rsidRDefault="005475A9" w:rsidP="00387329">
      <w:pPr>
        <w:widowControl w:val="0"/>
        <w:numPr>
          <w:ilvl w:val="0"/>
          <w:numId w:val="20"/>
        </w:numPr>
        <w:tabs>
          <w:tab w:val="clear" w:pos="720"/>
          <w:tab w:val="num" w:pos="1800"/>
        </w:tabs>
        <w:adjustRightInd w:val="0"/>
        <w:spacing w:after="0"/>
        <w:ind w:left="360"/>
        <w:textAlignment w:val="baseline"/>
        <w:rPr>
          <w:del w:id="13323" w:author="Summer 2023 updates" w:date="2024-07-31T13:42:00Z"/>
          <w:rFonts w:cs="Times New Roman"/>
          <w:color w:val="000000" w:themeColor="text1"/>
        </w:rPr>
      </w:pPr>
      <w:del w:id="13324" w:author="Summer 2023 updates" w:date="2024-07-31T13:42:00Z">
        <w:r w:rsidRPr="00424939">
          <w:rPr>
            <w:rFonts w:cs="Times New Roman"/>
            <w:color w:val="000000" w:themeColor="text1"/>
          </w:rPr>
          <w:delText xml:space="preserve">MTH-265 Linear Algebra </w:delText>
        </w:r>
      </w:del>
    </w:p>
    <w:p w14:paraId="514A832E" w14:textId="77777777" w:rsidR="00D8321A" w:rsidRDefault="005475A9" w:rsidP="00D8321A">
      <w:pPr>
        <w:widowControl w:val="0"/>
        <w:numPr>
          <w:ilvl w:val="0"/>
          <w:numId w:val="20"/>
        </w:numPr>
        <w:tabs>
          <w:tab w:val="clear" w:pos="720"/>
          <w:tab w:val="num" w:pos="1800"/>
        </w:tabs>
        <w:adjustRightInd w:val="0"/>
        <w:spacing w:after="0"/>
        <w:ind w:left="360"/>
        <w:textAlignment w:val="baseline"/>
        <w:rPr>
          <w:del w:id="13325" w:author="Summer 2023 updates" w:date="2024-07-31T13:42:00Z"/>
          <w:rFonts w:cs="Times New Roman"/>
          <w:color w:val="000000" w:themeColor="text1"/>
        </w:rPr>
      </w:pPr>
      <w:del w:id="13326" w:author="Summer 2023 updates" w:date="2024-07-31T13:42:00Z">
        <w:r w:rsidRPr="00424939">
          <w:rPr>
            <w:rFonts w:cs="Times New Roman"/>
            <w:color w:val="000000" w:themeColor="text1"/>
          </w:rPr>
          <w:delText xml:space="preserve">MTH-385 Modern Algebra I </w:delText>
        </w:r>
      </w:del>
    </w:p>
    <w:p w14:paraId="68F50174" w14:textId="32976DD4" w:rsidR="002F13EE" w:rsidRPr="00424939" w:rsidRDefault="002F13EE" w:rsidP="00E500FB">
      <w:pPr>
        <w:widowControl w:val="0"/>
        <w:numPr>
          <w:ilvl w:val="0"/>
          <w:numId w:val="20"/>
          <w:numberingChange w:id="13327" w:author="Summer 2023 updates" w:date="2024-07-31T13:42:00Z" w:original="%1:7:0:."/>
        </w:numPr>
        <w:tabs>
          <w:tab w:val="clear" w:pos="720"/>
          <w:tab w:val="num" w:pos="1800"/>
        </w:tabs>
        <w:adjustRightInd w:val="0"/>
        <w:spacing w:after="0"/>
        <w:ind w:left="360"/>
        <w:textAlignment w:val="baseline"/>
        <w:rPr>
          <w:rFonts w:cs="Times New Roman"/>
          <w:color w:val="000000" w:themeColor="text1"/>
        </w:rPr>
      </w:pPr>
      <w:r>
        <w:rPr>
          <w:rFonts w:cs="Times New Roman"/>
          <w:color w:val="000000" w:themeColor="text1"/>
        </w:rPr>
        <w:t>CS-125 Introduction to Programming</w:t>
      </w:r>
      <w:del w:id="13328" w:author="Summer 2023 updates" w:date="2024-07-31T13:42:00Z">
        <w:r w:rsidR="005475A9" w:rsidRPr="00D8321A">
          <w:rPr>
            <w:rFonts w:cs="Times New Roman"/>
            <w:color w:val="000000" w:themeColor="text1"/>
          </w:rPr>
          <w:delText xml:space="preserve"> </w:delText>
        </w:r>
      </w:del>
    </w:p>
    <w:p w14:paraId="3F3CBD1F" w14:textId="765D29FD" w:rsidR="00D8321A" w:rsidRDefault="002F13EE" w:rsidP="00E500FB">
      <w:pPr>
        <w:widowControl w:val="0"/>
        <w:numPr>
          <w:ilvl w:val="0"/>
          <w:numId w:val="20"/>
        </w:numPr>
        <w:tabs>
          <w:tab w:val="clear" w:pos="720"/>
          <w:tab w:val="num" w:pos="1800"/>
        </w:tabs>
        <w:adjustRightInd w:val="0"/>
        <w:spacing w:after="0"/>
        <w:ind w:left="360"/>
        <w:textAlignment w:val="baseline"/>
        <w:rPr>
          <w:ins w:id="13329" w:author="Summer 2023 updates" w:date="2024-07-31T13:42:00Z"/>
          <w:rFonts w:cs="Times New Roman"/>
          <w:color w:val="000000" w:themeColor="text1"/>
        </w:rPr>
      </w:pPr>
      <w:r w:rsidRPr="002F13EE">
        <w:rPr>
          <w:rFonts w:cs="Times New Roman"/>
          <w:color w:val="000000" w:themeColor="text1"/>
          <w:u w:val="single"/>
        </w:rPr>
        <w:t>One</w:t>
      </w:r>
      <w:r>
        <w:rPr>
          <w:rFonts w:cs="Times New Roman"/>
          <w:color w:val="000000" w:themeColor="text1"/>
        </w:rPr>
        <w:t xml:space="preserve"> </w:t>
      </w:r>
      <w:del w:id="13330" w:author="Summer 2023 updates" w:date="2024-07-31T13:42:00Z">
        <w:r w:rsidR="005475A9" w:rsidRPr="00424939">
          <w:rPr>
            <w:rFonts w:cs="Times New Roman"/>
            <w:color w:val="000000" w:themeColor="text1"/>
          </w:rPr>
          <w:delText>of the following</w:delText>
        </w:r>
      </w:del>
      <w:ins w:id="13331" w:author="Summer 2023 updates" w:date="2024-07-31T13:42:00Z">
        <w:r>
          <w:rPr>
            <w:rFonts w:cs="Times New Roman"/>
            <w:color w:val="000000" w:themeColor="text1"/>
          </w:rPr>
          <w:t>Algebra course:</w:t>
        </w:r>
      </w:ins>
    </w:p>
    <w:p w14:paraId="295CD1E0" w14:textId="617C7D5B" w:rsidR="002F13EE" w:rsidRDefault="002F13EE" w:rsidP="009017FC">
      <w:pPr>
        <w:keepNext/>
        <w:spacing w:after="0"/>
        <w:ind w:left="360"/>
        <w:rPr>
          <w:ins w:id="13332" w:author="Summer 2023 updates" w:date="2024-07-31T13:42:00Z"/>
          <w:rFonts w:cs="Times New Roman"/>
          <w:color w:val="000000" w:themeColor="text1"/>
        </w:rPr>
      </w:pPr>
      <w:ins w:id="13333" w:author="Summer 2023 updates" w:date="2024-07-31T13:42:00Z">
        <w:r>
          <w:rPr>
            <w:rFonts w:cs="Times New Roman"/>
            <w:color w:val="000000" w:themeColor="text1"/>
          </w:rPr>
          <w:t>MTH-365 Abstract Linear Algebra</w:t>
        </w:r>
      </w:ins>
    </w:p>
    <w:p w14:paraId="7FE1F5C7" w14:textId="45BB816F" w:rsidR="002F13EE" w:rsidRDefault="002F13EE" w:rsidP="009017FC">
      <w:pPr>
        <w:keepNext/>
        <w:spacing w:after="0"/>
        <w:ind w:left="360"/>
        <w:rPr>
          <w:ins w:id="13334" w:author="Summer 2023 updates" w:date="2024-07-31T13:42:00Z"/>
          <w:rFonts w:cs="Times New Roman"/>
          <w:color w:val="000000" w:themeColor="text1"/>
        </w:rPr>
      </w:pPr>
      <w:ins w:id="13335" w:author="Summer 2023 updates" w:date="2024-07-31T13:42:00Z">
        <w:r>
          <w:rPr>
            <w:rFonts w:cs="Times New Roman"/>
            <w:color w:val="000000" w:themeColor="text1"/>
          </w:rPr>
          <w:t>MTH-385 Modern Algebra I</w:t>
        </w:r>
      </w:ins>
    </w:p>
    <w:p w14:paraId="1CF4A17C" w14:textId="36D804EF" w:rsidR="005475A9" w:rsidRPr="00424939" w:rsidRDefault="005475A9" w:rsidP="00E500FB">
      <w:pPr>
        <w:keepNext/>
        <w:widowControl w:val="0"/>
        <w:numPr>
          <w:ilvl w:val="0"/>
          <w:numId w:val="20"/>
        </w:numPr>
        <w:tabs>
          <w:tab w:val="clear" w:pos="720"/>
          <w:tab w:val="num" w:pos="1800"/>
        </w:tabs>
        <w:adjustRightInd w:val="0"/>
        <w:spacing w:after="0"/>
        <w:ind w:left="360"/>
        <w:textAlignment w:val="baseline"/>
        <w:rPr>
          <w:rFonts w:cs="Times New Roman"/>
          <w:color w:val="000000" w:themeColor="text1"/>
        </w:rPr>
      </w:pPr>
      <w:ins w:id="13336" w:author="Summer 2023 updates" w:date="2024-07-31T13:42:00Z">
        <w:r w:rsidRPr="00424939">
          <w:rPr>
            <w:rFonts w:cs="Times New Roman"/>
            <w:color w:val="000000" w:themeColor="text1"/>
            <w:u w:val="single"/>
          </w:rPr>
          <w:t>One</w:t>
        </w:r>
        <w:r w:rsidRPr="00424939">
          <w:rPr>
            <w:rFonts w:cs="Times New Roman"/>
            <w:color w:val="000000" w:themeColor="text1"/>
          </w:rPr>
          <w:t xml:space="preserve"> </w:t>
        </w:r>
        <w:r w:rsidR="002F13EE">
          <w:rPr>
            <w:rFonts w:cs="Times New Roman"/>
            <w:color w:val="000000" w:themeColor="text1"/>
          </w:rPr>
          <w:t>Analysis course</w:t>
        </w:r>
      </w:ins>
      <w:r w:rsidRPr="00424939">
        <w:rPr>
          <w:rFonts w:cs="Times New Roman"/>
          <w:color w:val="000000" w:themeColor="text1"/>
        </w:rPr>
        <w:t xml:space="preserve">: </w:t>
      </w:r>
    </w:p>
    <w:p w14:paraId="6FE3CD03" w14:textId="77777777" w:rsidR="005475A9" w:rsidRPr="00424939" w:rsidRDefault="005475A9" w:rsidP="00613076">
      <w:pPr>
        <w:keepNext/>
        <w:spacing w:after="0"/>
        <w:ind w:left="360"/>
        <w:rPr>
          <w:rFonts w:cs="Times New Roman"/>
          <w:color w:val="000000" w:themeColor="text1"/>
        </w:rPr>
      </w:pPr>
      <w:r w:rsidRPr="00424939">
        <w:rPr>
          <w:rFonts w:cs="Times New Roman"/>
          <w:color w:val="000000" w:themeColor="text1"/>
        </w:rPr>
        <w:t xml:space="preserve">MTH-415 Real Analysis I </w:t>
      </w:r>
    </w:p>
    <w:p w14:paraId="113CEA6C" w14:textId="7C1BD3FD" w:rsidR="001D3235"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MTH-445 Complex Analysis </w:t>
      </w:r>
      <w:r w:rsidR="003672C4">
        <w:rPr>
          <w:rFonts w:cs="Times New Roman"/>
          <w:color w:val="000000" w:themeColor="text1"/>
        </w:rPr>
        <w:t>(WE)</w:t>
      </w:r>
    </w:p>
    <w:p w14:paraId="5737DB3C" w14:textId="5DCB502C" w:rsidR="005475A9" w:rsidRPr="00424939" w:rsidRDefault="005475A9" w:rsidP="00E500FB">
      <w:pPr>
        <w:keepNext/>
        <w:widowControl w:val="0"/>
        <w:numPr>
          <w:ilvl w:val="0"/>
          <w:numId w:val="20"/>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14E26FC8" w14:textId="59C49120" w:rsidR="005475A9" w:rsidRPr="00424939" w:rsidRDefault="005475A9" w:rsidP="009F69F4">
      <w:pPr>
        <w:keepNext/>
        <w:spacing w:after="0"/>
        <w:ind w:left="360"/>
        <w:rPr>
          <w:rFonts w:cs="Times New Roman"/>
          <w:color w:val="000000" w:themeColor="text1"/>
        </w:rPr>
      </w:pPr>
      <w:r w:rsidRPr="00424939">
        <w:rPr>
          <w:rFonts w:cs="Times New Roman"/>
          <w:color w:val="000000" w:themeColor="text1"/>
        </w:rPr>
        <w:t xml:space="preserve">STA-315 </w:t>
      </w:r>
      <w:ins w:id="13337" w:author="Summer 2023 updates" w:date="2024-07-31T13:42:00Z">
        <w:r w:rsidR="009017FC">
          <w:rPr>
            <w:rFonts w:cs="Times New Roman"/>
            <w:color w:val="000000" w:themeColor="text1"/>
          </w:rPr>
          <w:t xml:space="preserve">Mathematical </w:t>
        </w:r>
      </w:ins>
      <w:r w:rsidRPr="00424939">
        <w:rPr>
          <w:rFonts w:cs="Times New Roman"/>
          <w:color w:val="000000" w:themeColor="text1"/>
        </w:rPr>
        <w:t>Probability</w:t>
      </w:r>
      <w:del w:id="13338" w:author="Summer 2023 updates" w:date="2024-07-31T13:42:00Z">
        <w:r w:rsidRPr="00424939">
          <w:rPr>
            <w:rFonts w:cs="Times New Roman"/>
            <w:color w:val="000000" w:themeColor="text1"/>
          </w:rPr>
          <w:delText xml:space="preserve"> and Statistics</w:delText>
        </w:r>
      </w:del>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del w:id="13339" w:author="Summer 2023 updates" w:date="2024-07-31T13:42:00Z">
        <w:r w:rsidRPr="00424939">
          <w:rPr>
            <w:rFonts w:cs="Times New Roman"/>
            <w:color w:val="000000" w:themeColor="text1"/>
          </w:rPr>
          <w:delText xml:space="preserve"> I </w:delText>
        </w:r>
      </w:del>
    </w:p>
    <w:p w14:paraId="4DE6FD1C" w14:textId="58D5ABFD"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STA-325 </w:t>
      </w:r>
      <w:del w:id="13340" w:author="Summer 2023 updates" w:date="2024-07-31T13:42:00Z">
        <w:r w:rsidRPr="00424939">
          <w:rPr>
            <w:rFonts w:cs="Times New Roman"/>
            <w:color w:val="000000" w:themeColor="text1"/>
          </w:rPr>
          <w:delText>Probability and</w:delText>
        </w:r>
      </w:del>
      <w:ins w:id="13341" w:author="Summer 2023 updates" w:date="2024-07-31T13:42:00Z">
        <w:r w:rsidR="009017FC">
          <w:rPr>
            <w:rFonts w:cs="Times New Roman"/>
            <w:color w:val="000000" w:themeColor="text1"/>
          </w:rPr>
          <w:t>Mathematical</w:t>
        </w:r>
      </w:ins>
      <w:r w:rsidRPr="00424939">
        <w:rPr>
          <w:rFonts w:cs="Times New Roman"/>
          <w:color w:val="000000" w:themeColor="text1"/>
        </w:rPr>
        <w:t xml:space="preserve">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del w:id="13342" w:author="Summer 2023 updates" w:date="2024-07-31T13:42:00Z">
        <w:r w:rsidRPr="00424939">
          <w:rPr>
            <w:rFonts w:cs="Times New Roman"/>
            <w:color w:val="000000" w:themeColor="text1"/>
          </w:rPr>
          <w:delText xml:space="preserve"> II </w:delText>
        </w:r>
      </w:del>
    </w:p>
    <w:p w14:paraId="3188F084" w14:textId="7689F2FA" w:rsidR="005475A9" w:rsidRPr="00424939" w:rsidRDefault="005475A9" w:rsidP="00797C8D">
      <w:pPr>
        <w:spacing w:after="0"/>
        <w:ind w:left="360"/>
        <w:rPr>
          <w:moveTo w:id="13343" w:author="Summer 2023 updates" w:date="2024-07-31T13:42:00Z"/>
          <w:rFonts w:cs="Times New Roman"/>
          <w:color w:val="000000" w:themeColor="text1"/>
        </w:rPr>
      </w:pPr>
      <w:moveToRangeStart w:id="13344" w:author="Summer 2023 updates" w:date="2024-07-31T13:42:00Z" w:name="move173325822"/>
      <w:moveTo w:id="13345" w:author="Summer 2023 updates" w:date="2024-07-31T13:42:00Z">
        <w:r w:rsidRPr="00424939">
          <w:rPr>
            <w:rFonts w:cs="Times New Roman"/>
            <w:color w:val="000000" w:themeColor="text1"/>
          </w:rPr>
          <w:t xml:space="preserve">MTH-305 Advanced Geometry </w:t>
        </w:r>
        <w:r w:rsidR="0038055A">
          <w:rPr>
            <w:rFonts w:cs="Times New Roman"/>
            <w:color w:val="000000" w:themeColor="text1"/>
          </w:rPr>
          <w:t>(WE)</w:t>
        </w:r>
      </w:moveTo>
    </w:p>
    <w:p w14:paraId="269F7910" w14:textId="77777777" w:rsidR="00BB5906" w:rsidRDefault="005475A9" w:rsidP="00797C8D">
      <w:pPr>
        <w:spacing w:after="0"/>
        <w:ind w:left="360"/>
        <w:rPr>
          <w:moveTo w:id="13346" w:author="Summer 2023 updates" w:date="2024-07-31T13:42:00Z"/>
          <w:rFonts w:cs="Times New Roman"/>
          <w:color w:val="000000" w:themeColor="text1"/>
        </w:rPr>
      </w:pPr>
      <w:moveTo w:id="13347" w:author="Summer 2023 updates" w:date="2024-07-31T13:42:00Z">
        <w:r w:rsidRPr="00424939">
          <w:rPr>
            <w:rFonts w:cs="Times New Roman"/>
            <w:color w:val="000000" w:themeColor="text1"/>
          </w:rPr>
          <w:t xml:space="preserve">MTH-325 Differential Equations </w:t>
        </w:r>
        <w:r w:rsidR="003672C4">
          <w:rPr>
            <w:rFonts w:cs="Times New Roman"/>
            <w:color w:val="000000" w:themeColor="text1"/>
          </w:rPr>
          <w:t>(WE)</w:t>
        </w:r>
      </w:moveTo>
    </w:p>
    <w:moveToRangeEnd w:id="13344"/>
    <w:p w14:paraId="6D7FCD85" w14:textId="623BF447" w:rsidR="005475A9" w:rsidRPr="00424939" w:rsidRDefault="00BB5906" w:rsidP="00797C8D">
      <w:pPr>
        <w:spacing w:after="0"/>
        <w:ind w:left="360"/>
        <w:rPr>
          <w:ins w:id="13348" w:author="Summer 2023 updates" w:date="2024-07-31T13:42:00Z"/>
          <w:rFonts w:cs="Times New Roman"/>
          <w:color w:val="000000" w:themeColor="text1"/>
        </w:rPr>
      </w:pPr>
      <w:ins w:id="13349" w:author="Summer 2023 updates" w:date="2024-07-31T13:42:00Z">
        <w:r>
          <w:rPr>
            <w:rFonts w:cs="Times New Roman"/>
            <w:color w:val="000000" w:themeColor="text1"/>
          </w:rPr>
          <w:t>MTH-365 Abstract Linear Algebra (if not used to satisfy #7)</w:t>
        </w:r>
        <w:r w:rsidR="003672C4">
          <w:rPr>
            <w:rFonts w:cs="Times New Roman"/>
            <w:color w:val="000000" w:themeColor="text1"/>
          </w:rPr>
          <w:t xml:space="preserve"> </w:t>
        </w:r>
      </w:ins>
    </w:p>
    <w:p w14:paraId="1904B7A2" w14:textId="77777777" w:rsidR="005475A9" w:rsidRPr="00424939" w:rsidRDefault="00BB5906" w:rsidP="00797C8D">
      <w:pPr>
        <w:spacing w:after="0"/>
        <w:ind w:left="360"/>
        <w:rPr>
          <w:del w:id="13350" w:author="Summer 2023 updates" w:date="2024-07-31T13:42:00Z"/>
          <w:rFonts w:cs="Times New Roman"/>
          <w:color w:val="000000" w:themeColor="text1"/>
        </w:rPr>
      </w:pPr>
      <w:ins w:id="13351" w:author="Summer 2023 updates" w:date="2024-07-31T13:42:00Z">
        <w:r>
          <w:rPr>
            <w:rFonts w:cs="Times New Roman"/>
            <w:color w:val="000000" w:themeColor="text1"/>
          </w:rPr>
          <w:t>MTH-385 Modern Algebra I (if not used to satisfy #7)</w:t>
        </w:r>
      </w:ins>
      <w:moveFromRangeStart w:id="13352" w:author="Summer 2023 updates" w:date="2024-07-31T13:42:00Z" w:name="move173325766"/>
      <w:moveFrom w:id="13353" w:author="Summer 2023 updates" w:date="2024-07-31T13:42:00Z">
        <w:r w:rsidR="002569F0" w:rsidRPr="00BD3C4A">
          <w:rPr>
            <w:sz w:val="20"/>
            <w:rPrChange w:id="13354" w:author="Summer 2023 updates" w:date="2024-07-31T13:42:00Z">
              <w:rPr>
                <w:color w:val="000000" w:themeColor="text1"/>
              </w:rPr>
            </w:rPrChange>
          </w:rPr>
          <w:t>MTH-305 Adv</w:t>
        </w:r>
        <w:r w:rsidR="002569F0">
          <w:rPr>
            <w:sz w:val="20"/>
            <w:rPrChange w:id="13355" w:author="Summer 2023 updates" w:date="2024-07-31T13:42:00Z">
              <w:rPr>
                <w:color w:val="000000" w:themeColor="text1"/>
              </w:rPr>
            </w:rPrChange>
          </w:rPr>
          <w:t>anced</w:t>
        </w:r>
        <w:r w:rsidR="002569F0" w:rsidRPr="00BD3C4A">
          <w:rPr>
            <w:sz w:val="20"/>
            <w:rPrChange w:id="13356" w:author="Summer 2023 updates" w:date="2024-07-31T13:42:00Z">
              <w:rPr>
                <w:color w:val="000000" w:themeColor="text1"/>
              </w:rPr>
            </w:rPrChange>
          </w:rPr>
          <w:t xml:space="preserve"> Geometry</w:t>
        </w:r>
      </w:moveFrom>
      <w:moveFromRangeEnd w:id="13352"/>
      <w:del w:id="13357" w:author="Summer 2023 updates" w:date="2024-07-31T13:42:00Z">
        <w:r w:rsidR="005475A9" w:rsidRPr="00424939">
          <w:rPr>
            <w:rFonts w:cs="Times New Roman"/>
            <w:color w:val="000000" w:themeColor="text1"/>
          </w:rPr>
          <w:delText xml:space="preserve"> </w:delText>
        </w:r>
        <w:r w:rsidR="0038055A">
          <w:rPr>
            <w:rFonts w:cs="Times New Roman"/>
            <w:color w:val="000000" w:themeColor="text1"/>
          </w:rPr>
          <w:delText>(WE)</w:delText>
        </w:r>
      </w:del>
    </w:p>
    <w:p w14:paraId="6D82FA51" w14:textId="1E479F9F" w:rsidR="00BB5906" w:rsidRPr="00424939" w:rsidRDefault="002569F0" w:rsidP="00BB5906">
      <w:pPr>
        <w:spacing w:after="0"/>
        <w:ind w:left="360"/>
        <w:rPr>
          <w:rFonts w:cs="Times New Roman"/>
          <w:color w:val="000000" w:themeColor="text1"/>
        </w:rPr>
      </w:pPr>
      <w:moveFromRangeStart w:id="13358" w:author="Summer 2023 updates" w:date="2024-07-31T13:42:00Z" w:name="move173325767"/>
      <w:moveFrom w:id="13359" w:author="Summer 2023 updates" w:date="2024-07-31T13:42:00Z">
        <w:r w:rsidRPr="00BD3C4A">
          <w:rPr>
            <w:sz w:val="20"/>
            <w:rPrChange w:id="13360" w:author="Summer 2023 updates" w:date="2024-07-31T13:42:00Z">
              <w:rPr>
                <w:color w:val="000000" w:themeColor="text1"/>
              </w:rPr>
            </w:rPrChange>
          </w:rPr>
          <w:t>MTH-325 Differential Equations</w:t>
        </w:r>
      </w:moveFrom>
      <w:moveFromRangeEnd w:id="13358"/>
      <w:del w:id="13361" w:author="Summer 2023 updates" w:date="2024-07-31T13:42:00Z">
        <w:r w:rsidR="005475A9" w:rsidRPr="00424939">
          <w:rPr>
            <w:rFonts w:cs="Times New Roman"/>
            <w:color w:val="000000" w:themeColor="text1"/>
          </w:rPr>
          <w:delText xml:space="preserve"> </w:delText>
        </w:r>
        <w:r w:rsidR="003672C4">
          <w:rPr>
            <w:rFonts w:cs="Times New Roman"/>
            <w:color w:val="000000" w:themeColor="text1"/>
          </w:rPr>
          <w:delText>(WE)</w:delText>
        </w:r>
      </w:del>
      <w:r w:rsidR="00BB5906">
        <w:rPr>
          <w:rFonts w:cs="Times New Roman"/>
          <w:color w:val="000000" w:themeColor="text1"/>
        </w:rPr>
        <w:t xml:space="preserve"> </w:t>
      </w:r>
    </w:p>
    <w:p w14:paraId="5AFC51CA"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MTH-395 Modern Algebra II </w:t>
      </w:r>
    </w:p>
    <w:p w14:paraId="1CDA9092"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MTH-415 Real Analysis I (if not used to satisfy #8) </w:t>
      </w:r>
    </w:p>
    <w:p w14:paraId="07E8F0E2"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MTH-425 Real Analysis II </w:t>
      </w:r>
    </w:p>
    <w:p w14:paraId="6E3DD728" w14:textId="30A0F256" w:rsidR="003A3761" w:rsidRPr="00424939" w:rsidRDefault="003A3761" w:rsidP="003A3761">
      <w:pPr>
        <w:spacing w:after="0"/>
        <w:ind w:left="360"/>
        <w:rPr>
          <w:rFonts w:cs="Times New Roman"/>
          <w:color w:val="000000" w:themeColor="text1"/>
        </w:rPr>
      </w:pPr>
      <w:r w:rsidRPr="00424939">
        <w:rPr>
          <w:rFonts w:cs="Times New Roman"/>
          <w:color w:val="000000" w:themeColor="text1"/>
        </w:rPr>
        <w:t>MTH-444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0E6DB84A" w14:textId="59C457FE" w:rsidR="005475A9" w:rsidRPr="00424939" w:rsidRDefault="005475A9" w:rsidP="003A3761">
      <w:pPr>
        <w:spacing w:after="0"/>
        <w:ind w:left="360"/>
        <w:rPr>
          <w:rFonts w:cs="Times New Roman"/>
          <w:color w:val="000000" w:themeColor="text1"/>
        </w:rPr>
      </w:pPr>
      <w:r w:rsidRPr="00424939">
        <w:rPr>
          <w:rFonts w:cs="Times New Roman"/>
          <w:color w:val="000000" w:themeColor="text1"/>
        </w:rPr>
        <w:t>MTH-445 Complex Analysis</w:t>
      </w:r>
      <w:r w:rsidR="003672C4">
        <w:rPr>
          <w:rFonts w:cs="Times New Roman"/>
          <w:color w:val="000000" w:themeColor="text1"/>
        </w:rPr>
        <w:t xml:space="preserve"> (WE)</w:t>
      </w:r>
      <w:r w:rsidRPr="00424939">
        <w:rPr>
          <w:rFonts w:cs="Times New Roman"/>
          <w:color w:val="000000" w:themeColor="text1"/>
        </w:rPr>
        <w:t xml:space="preserve"> (if not used to satisfy #8) </w:t>
      </w:r>
    </w:p>
    <w:p w14:paraId="2243AC7A" w14:textId="7457D840"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MTH-455 Mathematical Modeling</w:t>
      </w:r>
      <w:r w:rsidR="003672C4">
        <w:rPr>
          <w:rFonts w:cs="Times New Roman"/>
          <w:color w:val="000000" w:themeColor="text1"/>
        </w:rPr>
        <w:t xml:space="preserve"> (WE)</w:t>
      </w:r>
      <w:r w:rsidRPr="00424939">
        <w:rPr>
          <w:rFonts w:cs="Times New Roman"/>
          <w:color w:val="000000" w:themeColor="text1"/>
        </w:rPr>
        <w:t xml:space="preserve"> </w:t>
      </w:r>
    </w:p>
    <w:p w14:paraId="193C83A3" w14:textId="1CCC280F"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7C6672" w:rsidRPr="00424939">
        <w:rPr>
          <w:rFonts w:cs="Times New Roman"/>
          <w:color w:val="000000" w:themeColor="text1"/>
        </w:rPr>
        <w:t>463</w:t>
      </w:r>
      <w:r w:rsidRPr="00424939">
        <w:rPr>
          <w:rFonts w:cs="Times New Roman"/>
          <w:color w:val="000000" w:themeColor="text1"/>
        </w:rPr>
        <w:t xml:space="preserve"> Set Theory and Topology </w:t>
      </w:r>
    </w:p>
    <w:p w14:paraId="4192CA59" w14:textId="360B4DC8"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484</w:t>
      </w:r>
      <w:r w:rsidRPr="00424939">
        <w:rPr>
          <w:rFonts w:cs="Times New Roman"/>
          <w:color w:val="000000" w:themeColor="text1"/>
        </w:rPr>
        <w:t xml:space="preserve"> Special Topics </w:t>
      </w:r>
      <w:r w:rsidR="003672C4">
        <w:rPr>
          <w:rFonts w:cs="Times New Roman"/>
          <w:color w:val="000000" w:themeColor="text1"/>
        </w:rPr>
        <w:t>(WE)</w:t>
      </w:r>
    </w:p>
    <w:p w14:paraId="3307C996" w14:textId="4F24F02D" w:rsidR="00853573" w:rsidRPr="00424939" w:rsidRDefault="0077752A" w:rsidP="00A50767">
      <w:pPr>
        <w:spacing w:after="240"/>
        <w:rPr>
          <w:rFonts w:cs="Times New Roman"/>
          <w:i/>
          <w:color w:val="000000" w:themeColor="text1"/>
        </w:rPr>
      </w:pPr>
      <w:r w:rsidRPr="00424939">
        <w:rPr>
          <w:rFonts w:cs="Times New Roman"/>
          <w:b/>
          <w:color w:val="000000" w:themeColor="text1"/>
          <w:sz w:val="20"/>
          <w:szCs w:val="20"/>
        </w:rPr>
        <w:t>NOTE</w:t>
      </w:r>
      <w:r w:rsidRPr="00424939">
        <w:rPr>
          <w:rFonts w:cs="Times New Roman"/>
          <w:b/>
          <w:color w:val="000000" w:themeColor="text1"/>
        </w:rPr>
        <w:t>:</w:t>
      </w:r>
      <w:r w:rsidR="00853573" w:rsidRPr="00424939">
        <w:rPr>
          <w:rFonts w:cs="Times New Roman"/>
          <w:color w:val="000000" w:themeColor="text1"/>
        </w:rPr>
        <w:t xml:space="preserve"> </w:t>
      </w:r>
      <w:r w:rsidR="00853573" w:rsidRPr="00424939">
        <w:rPr>
          <w:rFonts w:cs="Times New Roman"/>
          <w:i/>
          <w:color w:val="000000" w:themeColor="text1"/>
        </w:rPr>
        <w:t xml:space="preserve">A course in statistics and a course in geometry are required for the Iowa teaching endorsement in mathematics at either the elementary or secondary school level. Students planning to teach should consult with faculty in the </w:t>
      </w:r>
      <w:r w:rsidR="007F5CA1" w:rsidRPr="00424939">
        <w:rPr>
          <w:rFonts w:cs="Times New Roman"/>
          <w:i/>
          <w:color w:val="000000" w:themeColor="text1"/>
        </w:rPr>
        <w:t>education</w:t>
      </w:r>
      <w:r w:rsidR="00853573" w:rsidRPr="00424939">
        <w:rPr>
          <w:rFonts w:cs="Times New Roman"/>
          <w:i/>
          <w:color w:val="000000" w:themeColor="text1"/>
        </w:rPr>
        <w:t xml:space="preserve"> department. </w:t>
      </w:r>
    </w:p>
    <w:p w14:paraId="6830729F" w14:textId="306EE49A" w:rsidR="005475A9" w:rsidRPr="00424939" w:rsidRDefault="005475A9" w:rsidP="00A51132">
      <w:pPr>
        <w:spacing w:before="120" w:after="0"/>
        <w:rPr>
          <w:rFonts w:cs="Times New Roman"/>
          <w:b/>
          <w:color w:val="000000" w:themeColor="text1"/>
        </w:rPr>
        <w:pPrChange w:id="13362" w:author="Summer 2023 updates" w:date="2024-07-31T13:42:00Z">
          <w:pPr>
            <w:spacing w:after="0"/>
          </w:pPr>
        </w:pPrChange>
      </w:pPr>
      <w:r w:rsidRPr="00424939">
        <w:rPr>
          <w:rFonts w:cs="Times New Roman"/>
          <w:b/>
          <w:color w:val="000000" w:themeColor="text1"/>
        </w:rPr>
        <w:t>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25AA1C8C" w14:textId="77777777" w:rsidR="005475A9" w:rsidRPr="00424939" w:rsidRDefault="005475A9" w:rsidP="00E500FB">
      <w:pPr>
        <w:widowControl w:val="0"/>
        <w:numPr>
          <w:ilvl w:val="0"/>
          <w:numId w:val="21"/>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MTH-135 Calculus I </w:t>
      </w:r>
    </w:p>
    <w:p w14:paraId="0A15F816" w14:textId="77777777" w:rsidR="005475A9" w:rsidRPr="00424939" w:rsidRDefault="005475A9" w:rsidP="00E500FB">
      <w:pPr>
        <w:widowControl w:val="0"/>
        <w:numPr>
          <w:ilvl w:val="0"/>
          <w:numId w:val="21"/>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 xml:space="preserve">MTH-145 Calculus II </w:t>
      </w:r>
    </w:p>
    <w:p w14:paraId="5172AEFE" w14:textId="43C42301" w:rsidR="00BB5906" w:rsidRDefault="00BB5906" w:rsidP="00E500FB">
      <w:pPr>
        <w:widowControl w:val="0"/>
        <w:numPr>
          <w:ilvl w:val="0"/>
          <w:numId w:val="21"/>
        </w:numPr>
        <w:tabs>
          <w:tab w:val="clear" w:pos="720"/>
          <w:tab w:val="num" w:pos="1800"/>
        </w:tabs>
        <w:adjustRightInd w:val="0"/>
        <w:spacing w:after="0"/>
        <w:ind w:left="360"/>
        <w:textAlignment w:val="baseline"/>
        <w:rPr>
          <w:ins w:id="13363" w:author="Summer 2023 updates" w:date="2024-07-31T13:42:00Z"/>
          <w:rFonts w:cs="Times New Roman"/>
          <w:color w:val="000000" w:themeColor="text1"/>
        </w:rPr>
      </w:pPr>
      <w:ins w:id="13364" w:author="Summer 2023 updates" w:date="2024-07-31T13:42:00Z">
        <w:r>
          <w:rPr>
            <w:rFonts w:cs="Times New Roman"/>
            <w:color w:val="000000" w:themeColor="text1"/>
          </w:rPr>
          <w:t>MTH-165 Computational Linear Algebra</w:t>
        </w:r>
      </w:ins>
    </w:p>
    <w:p w14:paraId="07DB1393" w14:textId="08737C42" w:rsidR="00A558A9" w:rsidRPr="00424939" w:rsidRDefault="005475A9" w:rsidP="00E500FB">
      <w:pPr>
        <w:widowControl w:val="0"/>
        <w:numPr>
          <w:ilvl w:val="0"/>
          <w:numId w:val="21"/>
        </w:numPr>
        <w:tabs>
          <w:tab w:val="clear" w:pos="720"/>
          <w:tab w:val="num" w:pos="1800"/>
        </w:tabs>
        <w:adjustRightInd w:val="0"/>
        <w:spacing w:after="0"/>
        <w:ind w:left="360"/>
        <w:textAlignment w:val="baseline"/>
        <w:rPr>
          <w:rFonts w:cs="Times New Roman"/>
          <w:color w:val="000000" w:themeColor="text1"/>
        </w:rPr>
      </w:pPr>
      <w:r w:rsidRPr="00424939">
        <w:rPr>
          <w:rFonts w:cs="Times New Roman"/>
          <w:color w:val="000000" w:themeColor="text1"/>
        </w:rPr>
        <w:t>MTH-215 Foundations of Advanced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8055A">
        <w:rPr>
          <w:rFonts w:cs="Times New Roman"/>
          <w:color w:val="000000" w:themeColor="text1"/>
        </w:rPr>
        <w:t>(WE)</w:t>
      </w:r>
    </w:p>
    <w:p w14:paraId="7A8AAEFD" w14:textId="3CC34BBD" w:rsidR="005475A9" w:rsidRPr="00424939" w:rsidRDefault="005475A9" w:rsidP="00E500FB">
      <w:pPr>
        <w:widowControl w:val="0"/>
        <w:numPr>
          <w:ilvl w:val="0"/>
          <w:numId w:val="21"/>
        </w:numPr>
        <w:tabs>
          <w:tab w:val="clear" w:pos="720"/>
          <w:tab w:val="num" w:pos="1800"/>
        </w:tabs>
        <w:adjustRightInd w:val="0"/>
        <w:spacing w:after="0"/>
        <w:ind w:left="360"/>
        <w:textAlignment w:val="baseline"/>
        <w:rPr>
          <w:rFonts w:cs="Times New Roman"/>
          <w:color w:val="000000" w:themeColor="text1"/>
        </w:rPr>
      </w:pPr>
      <w:del w:id="13365" w:author="Summer 2023 updates" w:date="2024-07-31T13:42:00Z">
        <w:r w:rsidRPr="00424939">
          <w:rPr>
            <w:rFonts w:cs="Times New Roman"/>
            <w:color w:val="000000" w:themeColor="text1"/>
            <w:u w:val="single"/>
          </w:rPr>
          <w:delText>Three</w:delText>
        </w:r>
      </w:del>
      <w:ins w:id="13366" w:author="Summer 2023 updates" w:date="2024-07-31T13:42:00Z">
        <w:r w:rsidRPr="00424939">
          <w:rPr>
            <w:rFonts w:cs="Times New Roman"/>
            <w:color w:val="000000" w:themeColor="text1"/>
            <w:u w:val="single"/>
          </w:rPr>
          <w:t>T</w:t>
        </w:r>
        <w:r w:rsidR="00BB5906">
          <w:rPr>
            <w:rFonts w:cs="Times New Roman"/>
            <w:color w:val="000000" w:themeColor="text1"/>
            <w:u w:val="single"/>
          </w:rPr>
          <w:t>wo</w:t>
        </w:r>
      </w:ins>
      <w:r w:rsidRPr="00424939">
        <w:rPr>
          <w:rFonts w:cs="Times New Roman"/>
          <w:color w:val="000000" w:themeColor="text1"/>
        </w:rPr>
        <w:t xml:space="preserve"> of the following: </w:t>
      </w:r>
    </w:p>
    <w:p w14:paraId="35680FC7" w14:textId="6AFC2594"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STA-315 </w:t>
      </w:r>
      <w:ins w:id="13367" w:author="Summer 2023 updates" w:date="2024-07-31T13:42:00Z">
        <w:r w:rsidR="00BB5906">
          <w:rPr>
            <w:rFonts w:cs="Times New Roman"/>
            <w:color w:val="000000" w:themeColor="text1"/>
          </w:rPr>
          <w:t xml:space="preserve">Mathematical </w:t>
        </w:r>
      </w:ins>
      <w:r w:rsidRPr="00424939">
        <w:rPr>
          <w:rFonts w:cs="Times New Roman"/>
          <w:color w:val="000000" w:themeColor="text1"/>
        </w:rPr>
        <w:t>Probability</w:t>
      </w:r>
      <w:del w:id="13368" w:author="Summer 2023 updates" w:date="2024-07-31T13:42:00Z">
        <w:r w:rsidRPr="00424939">
          <w:rPr>
            <w:rFonts w:cs="Times New Roman"/>
            <w:color w:val="000000" w:themeColor="text1"/>
          </w:rPr>
          <w:delText xml:space="preserve"> and Statistics</w:delText>
        </w:r>
      </w:del>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del w:id="13369" w:author="Summer 2023 updates" w:date="2024-07-31T13:42:00Z">
        <w:r w:rsidRPr="00424939">
          <w:rPr>
            <w:rFonts w:cs="Times New Roman"/>
            <w:color w:val="000000" w:themeColor="text1"/>
          </w:rPr>
          <w:delText xml:space="preserve"> I </w:delText>
        </w:r>
      </w:del>
    </w:p>
    <w:p w14:paraId="74322679" w14:textId="715348E0"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STA-325 </w:t>
      </w:r>
      <w:del w:id="13370" w:author="Summer 2023 updates" w:date="2024-07-31T13:42:00Z">
        <w:r w:rsidRPr="00424939">
          <w:rPr>
            <w:rFonts w:cs="Times New Roman"/>
            <w:color w:val="000000" w:themeColor="text1"/>
          </w:rPr>
          <w:delText>Probability and</w:delText>
        </w:r>
      </w:del>
      <w:ins w:id="13371" w:author="Summer 2023 updates" w:date="2024-07-31T13:42:00Z">
        <w:r w:rsidR="00BB5906">
          <w:rPr>
            <w:rFonts w:cs="Times New Roman"/>
            <w:color w:val="000000" w:themeColor="text1"/>
          </w:rPr>
          <w:t>Mathematical</w:t>
        </w:r>
      </w:ins>
      <w:r w:rsidRPr="00424939">
        <w:rPr>
          <w:rFonts w:cs="Times New Roman"/>
          <w:color w:val="000000" w:themeColor="text1"/>
        </w:rPr>
        <w:t xml:space="preserve">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del w:id="13372" w:author="Summer 2023 updates" w:date="2024-07-31T13:42:00Z">
        <w:r w:rsidRPr="00424939">
          <w:rPr>
            <w:rFonts w:cs="Times New Roman"/>
            <w:color w:val="000000" w:themeColor="text1"/>
          </w:rPr>
          <w:delText xml:space="preserve"> II</w:delText>
        </w:r>
      </w:del>
    </w:p>
    <w:p w14:paraId="231FB59C" w14:textId="77777777" w:rsidR="005475A9" w:rsidRDefault="005475A9" w:rsidP="00E500FB">
      <w:pPr>
        <w:widowControl w:val="0"/>
        <w:numPr>
          <w:ilvl w:val="0"/>
          <w:numId w:val="20"/>
        </w:numPr>
        <w:tabs>
          <w:tab w:val="clear" w:pos="720"/>
          <w:tab w:val="num" w:pos="1800"/>
        </w:tabs>
        <w:adjustRightInd w:val="0"/>
        <w:spacing w:after="0"/>
        <w:ind w:left="360"/>
        <w:textAlignment w:val="baseline"/>
        <w:rPr>
          <w:moveFrom w:id="13373" w:author="Summer 2023 updates" w:date="2024-07-31T13:42:00Z"/>
          <w:rFonts w:cs="Times New Roman"/>
          <w:color w:val="000000" w:themeColor="text1"/>
        </w:rPr>
        <w:pPrChange w:id="13374" w:author="Summer 2023 updates" w:date="2024-07-31T13:42:00Z">
          <w:pPr>
            <w:spacing w:after="0"/>
            <w:ind w:left="360"/>
          </w:pPr>
        </w:pPrChange>
      </w:pPr>
      <w:moveFromRangeStart w:id="13375" w:author="Summer 2023 updates" w:date="2024-07-31T13:42:00Z" w:name="move173325821"/>
      <w:moveFrom w:id="13376" w:author="Summer 2023 updates" w:date="2024-07-31T13:42:00Z">
        <w:r w:rsidRPr="00424939">
          <w:rPr>
            <w:rFonts w:cs="Times New Roman"/>
            <w:color w:val="000000" w:themeColor="text1"/>
          </w:rPr>
          <w:t xml:space="preserve">MTH-255 Calculus III </w:t>
        </w:r>
      </w:moveFrom>
    </w:p>
    <w:moveFromRangeEnd w:id="13375"/>
    <w:p w14:paraId="42FAE05A" w14:textId="1286DB72"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del w:id="13377" w:author="Summer 2023 updates" w:date="2024-07-31T13:42:00Z">
        <w:r w:rsidRPr="00424939">
          <w:rPr>
            <w:rFonts w:cs="Times New Roman"/>
            <w:color w:val="000000" w:themeColor="text1"/>
          </w:rPr>
          <w:delText>265 Linear Algebra</w:delText>
        </w:r>
      </w:del>
      <w:ins w:id="13378" w:author="Summer 2023 updates" w:date="2024-07-31T13:42:00Z">
        <w:r w:rsidRPr="00424939">
          <w:rPr>
            <w:rFonts w:cs="Times New Roman"/>
            <w:color w:val="000000" w:themeColor="text1"/>
          </w:rPr>
          <w:t>255 Calculus III</w:t>
        </w:r>
      </w:ins>
      <w:r w:rsidRPr="00424939">
        <w:rPr>
          <w:rFonts w:cs="Times New Roman"/>
          <w:color w:val="000000" w:themeColor="text1"/>
        </w:rPr>
        <w:t xml:space="preserve"> </w:t>
      </w:r>
    </w:p>
    <w:p w14:paraId="5A9D599D" w14:textId="77777777" w:rsidR="005475A9" w:rsidRPr="00424939" w:rsidRDefault="005475A9" w:rsidP="00797C8D">
      <w:pPr>
        <w:spacing w:after="0"/>
        <w:ind w:left="360"/>
        <w:rPr>
          <w:moveFrom w:id="13379" w:author="Summer 2023 updates" w:date="2024-07-31T13:42:00Z"/>
          <w:rFonts w:cs="Times New Roman"/>
          <w:color w:val="000000" w:themeColor="text1"/>
        </w:rPr>
      </w:pPr>
      <w:moveFromRangeStart w:id="13380" w:author="Summer 2023 updates" w:date="2024-07-31T13:42:00Z" w:name="move173325822"/>
      <w:moveFrom w:id="13381" w:author="Summer 2023 updates" w:date="2024-07-31T13:42:00Z">
        <w:r w:rsidRPr="00424939">
          <w:rPr>
            <w:rFonts w:cs="Times New Roman"/>
            <w:color w:val="000000" w:themeColor="text1"/>
          </w:rPr>
          <w:t xml:space="preserve">MTH-305 Advanced Geometry </w:t>
        </w:r>
        <w:r w:rsidR="0038055A">
          <w:rPr>
            <w:rFonts w:cs="Times New Roman"/>
            <w:color w:val="000000" w:themeColor="text1"/>
          </w:rPr>
          <w:t>(WE)</w:t>
        </w:r>
      </w:moveFrom>
    </w:p>
    <w:p w14:paraId="6183B486" w14:textId="77777777" w:rsidR="00BB5906" w:rsidRDefault="005475A9" w:rsidP="00797C8D">
      <w:pPr>
        <w:spacing w:after="0"/>
        <w:ind w:left="360"/>
        <w:rPr>
          <w:moveFrom w:id="13382" w:author="Summer 2023 updates" w:date="2024-07-31T13:42:00Z"/>
          <w:rFonts w:cs="Times New Roman"/>
          <w:color w:val="000000" w:themeColor="text1"/>
        </w:rPr>
      </w:pPr>
      <w:moveFrom w:id="13383" w:author="Summer 2023 updates" w:date="2024-07-31T13:42:00Z">
        <w:r w:rsidRPr="00424939">
          <w:rPr>
            <w:rFonts w:cs="Times New Roman"/>
            <w:color w:val="000000" w:themeColor="text1"/>
          </w:rPr>
          <w:t xml:space="preserve">MTH-325 Differential Equations </w:t>
        </w:r>
        <w:r w:rsidR="003672C4">
          <w:rPr>
            <w:rFonts w:cs="Times New Roman"/>
            <w:color w:val="000000" w:themeColor="text1"/>
          </w:rPr>
          <w:t>(WE)</w:t>
        </w:r>
      </w:moveFrom>
    </w:p>
    <w:moveFromRangeEnd w:id="13380"/>
    <w:p w14:paraId="47B71B23" w14:textId="1133158A" w:rsidR="005475A9" w:rsidRPr="00424939" w:rsidRDefault="005475A9" w:rsidP="00797C8D">
      <w:pPr>
        <w:spacing w:after="0"/>
        <w:ind w:left="360"/>
        <w:rPr>
          <w:ins w:id="13384" w:author="Summer 2023 updates" w:date="2024-07-31T13:42:00Z"/>
          <w:rFonts w:cs="Times New Roman"/>
          <w:color w:val="000000" w:themeColor="text1"/>
        </w:rPr>
      </w:pPr>
      <w:ins w:id="13385" w:author="Summer 2023 updates" w:date="2024-07-31T13:42:00Z">
        <w:r w:rsidRPr="00424939">
          <w:rPr>
            <w:rFonts w:cs="Times New Roman"/>
            <w:color w:val="000000" w:themeColor="text1"/>
          </w:rPr>
          <w:t xml:space="preserve">MTH-305 Advanced Geometry </w:t>
        </w:r>
        <w:r w:rsidR="003672C4">
          <w:rPr>
            <w:rFonts w:cs="Times New Roman"/>
            <w:color w:val="000000" w:themeColor="text1"/>
          </w:rPr>
          <w:t>(WE)</w:t>
        </w:r>
      </w:ins>
    </w:p>
    <w:p w14:paraId="5698D99E" w14:textId="68211265" w:rsidR="005475A9" w:rsidRPr="00424939" w:rsidRDefault="005475A9" w:rsidP="00797C8D">
      <w:pPr>
        <w:spacing w:after="0"/>
        <w:ind w:left="360"/>
        <w:rPr>
          <w:ins w:id="13386" w:author="Summer 2023 updates" w:date="2024-07-31T13:42:00Z"/>
          <w:rFonts w:cs="Times New Roman"/>
          <w:color w:val="000000" w:themeColor="text1"/>
        </w:rPr>
      </w:pPr>
      <w:ins w:id="13387" w:author="Summer 2023 updates" w:date="2024-07-31T13:42:00Z">
        <w:r w:rsidRPr="00424939">
          <w:rPr>
            <w:rFonts w:cs="Times New Roman"/>
            <w:color w:val="000000" w:themeColor="text1"/>
          </w:rPr>
          <w:t xml:space="preserve">MTH-325 Differential Equations </w:t>
        </w:r>
        <w:r w:rsidR="003672C4">
          <w:rPr>
            <w:rFonts w:cs="Times New Roman"/>
            <w:color w:val="000000" w:themeColor="text1"/>
          </w:rPr>
          <w:t>(WE)</w:t>
        </w:r>
      </w:ins>
    </w:p>
    <w:p w14:paraId="366B4933" w14:textId="0759DEC2" w:rsidR="007E75EE" w:rsidRDefault="007E75EE" w:rsidP="00797C8D">
      <w:pPr>
        <w:spacing w:after="0"/>
        <w:ind w:left="360"/>
        <w:rPr>
          <w:ins w:id="13388" w:author="Summer 2023 updates" w:date="2024-07-31T13:42:00Z"/>
          <w:rFonts w:cs="Times New Roman"/>
          <w:color w:val="000000" w:themeColor="text1"/>
        </w:rPr>
      </w:pPr>
      <w:ins w:id="13389" w:author="Summer 2023 updates" w:date="2024-07-31T13:42:00Z">
        <w:r>
          <w:rPr>
            <w:rFonts w:cs="Times New Roman"/>
            <w:color w:val="000000" w:themeColor="text1"/>
          </w:rPr>
          <w:t>MTH-365 Abstract Linear Algebra</w:t>
        </w:r>
      </w:ins>
    </w:p>
    <w:p w14:paraId="40E15C50" w14:textId="73C70DDA"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MTH-385 Modern Algebra I </w:t>
      </w:r>
    </w:p>
    <w:p w14:paraId="209F41B4"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MTH-395 Modern Algebra II </w:t>
      </w:r>
    </w:p>
    <w:p w14:paraId="18A86BA9"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MTH-415 Real Analysis I </w:t>
      </w:r>
    </w:p>
    <w:p w14:paraId="103700FF" w14:textId="77777777"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MTH-425 Real Analysis II </w:t>
      </w:r>
    </w:p>
    <w:p w14:paraId="1CF1C0C4" w14:textId="14509FE6" w:rsidR="003A3761" w:rsidRPr="00424939" w:rsidRDefault="003A3761" w:rsidP="00797C8D">
      <w:pPr>
        <w:spacing w:after="0"/>
        <w:ind w:left="360"/>
        <w:rPr>
          <w:rFonts w:cs="Times New Roman"/>
          <w:color w:val="000000" w:themeColor="text1"/>
        </w:rPr>
      </w:pPr>
      <w:r w:rsidRPr="00424939">
        <w:rPr>
          <w:rFonts w:cs="Times New Roman"/>
          <w:color w:val="000000" w:themeColor="text1"/>
        </w:rPr>
        <w:t>MTH-444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292DFEDF" w14:textId="4FB2717E"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MTH-445 Complex Analysis </w:t>
      </w:r>
      <w:r w:rsidR="003672C4">
        <w:rPr>
          <w:rFonts w:cs="Times New Roman"/>
          <w:color w:val="000000" w:themeColor="text1"/>
        </w:rPr>
        <w:t>(WE)</w:t>
      </w:r>
    </w:p>
    <w:p w14:paraId="64976862" w14:textId="779AE21A" w:rsidR="005475A9" w:rsidRPr="00424939" w:rsidRDefault="005475A9" w:rsidP="00797C8D">
      <w:pPr>
        <w:spacing w:after="0"/>
        <w:ind w:left="360"/>
        <w:rPr>
          <w:rFonts w:cs="Times New Roman"/>
          <w:color w:val="000000" w:themeColor="text1"/>
        </w:rPr>
      </w:pPr>
      <w:r w:rsidRPr="00424939">
        <w:rPr>
          <w:rFonts w:cs="Times New Roman"/>
          <w:color w:val="000000" w:themeColor="text1"/>
        </w:rPr>
        <w:t xml:space="preserve">MTH-455 Mathematical Modeling </w:t>
      </w:r>
      <w:r w:rsidR="003672C4">
        <w:rPr>
          <w:rFonts w:cs="Times New Roman"/>
          <w:color w:val="000000" w:themeColor="text1"/>
        </w:rPr>
        <w:t>(WE)</w:t>
      </w:r>
    </w:p>
    <w:p w14:paraId="1F8C5A5C" w14:textId="7E687734"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463</w:t>
      </w:r>
      <w:r w:rsidRPr="00424939">
        <w:rPr>
          <w:rFonts w:cs="Times New Roman"/>
          <w:color w:val="000000" w:themeColor="text1"/>
        </w:rPr>
        <w:t xml:space="preserve"> Set Theory and Topology </w:t>
      </w:r>
    </w:p>
    <w:p w14:paraId="66733E55" w14:textId="113CD627" w:rsidR="005475A9" w:rsidRPr="00424939" w:rsidRDefault="005475A9" w:rsidP="00797C8D">
      <w:pPr>
        <w:spacing w:after="0"/>
        <w:ind w:left="360"/>
        <w:rPr>
          <w:rFonts w:cs="Times New Roman"/>
          <w:color w:val="000000" w:themeColor="text1"/>
        </w:rPr>
      </w:pPr>
      <w:r w:rsidRPr="00424939">
        <w:rPr>
          <w:rFonts w:cs="Times New Roman"/>
          <w:color w:val="000000" w:themeColor="text1"/>
        </w:rPr>
        <w:t>MTH-</w:t>
      </w:r>
      <w:r w:rsidR="00430419" w:rsidRPr="00424939">
        <w:rPr>
          <w:rFonts w:cs="Times New Roman"/>
          <w:color w:val="000000" w:themeColor="text1"/>
        </w:rPr>
        <w:t>484</w:t>
      </w:r>
      <w:r w:rsidRPr="00424939">
        <w:rPr>
          <w:rFonts w:cs="Times New Roman"/>
          <w:color w:val="000000" w:themeColor="text1"/>
        </w:rPr>
        <w:t xml:space="preserve"> Special Topics </w:t>
      </w:r>
      <w:r w:rsidR="003672C4">
        <w:rPr>
          <w:rFonts w:cs="Times New Roman"/>
          <w:color w:val="000000" w:themeColor="text1"/>
        </w:rPr>
        <w:t>(WE)</w:t>
      </w:r>
    </w:p>
    <w:p w14:paraId="6E2B2495" w14:textId="43D5DF83" w:rsidR="005475A9" w:rsidRPr="00424939" w:rsidRDefault="005475A9" w:rsidP="00F258E6">
      <w:pPr>
        <w:ind w:left="360"/>
        <w:rPr>
          <w:rFonts w:cs="Times New Roman"/>
          <w:color w:val="000000" w:themeColor="text1"/>
        </w:rPr>
      </w:pPr>
    </w:p>
    <w:p w14:paraId="6A0B5FEF" w14:textId="66F402AB" w:rsidR="005475A9" w:rsidRPr="00424939" w:rsidRDefault="005475A9" w:rsidP="00A51132">
      <w:pPr>
        <w:spacing w:before="120" w:after="0"/>
        <w:rPr>
          <w:rFonts w:cs="Times New Roman"/>
          <w:b/>
          <w:smallCaps/>
          <w:color w:val="000000" w:themeColor="text1"/>
        </w:rPr>
        <w:pPrChange w:id="13390" w:author="Summer 2023 updates" w:date="2024-07-31T13:42:00Z">
          <w:pPr>
            <w:spacing w:after="0"/>
          </w:pPr>
        </w:pPrChange>
      </w:pPr>
      <w:r w:rsidRPr="00424939">
        <w:rPr>
          <w:rFonts w:cs="Times New Roman"/>
          <w:b/>
          <w:smallCaps/>
          <w:color w:val="000000" w:themeColor="text1"/>
        </w:rPr>
        <w:t xml:space="preserve">courses in mathematics </w:t>
      </w:r>
    </w:p>
    <w:p w14:paraId="516C505B" w14:textId="14B16661"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MTH-105 </w:t>
      </w:r>
      <w:del w:id="13391" w:author="Summer 2023 updates" w:date="2024-07-31T13:42:00Z">
        <w:r w:rsidRPr="00424939">
          <w:rPr>
            <w:rFonts w:cs="Times New Roman"/>
            <w:b/>
            <w:color w:val="000000" w:themeColor="text1"/>
          </w:rPr>
          <w:delText>Mathematics</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Mathematics</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in Today’s World</w:delText>
        </w:r>
      </w:del>
      <w:ins w:id="13392" w:author="Summer 2023 updates" w:date="2024-07-31T13:42:00Z">
        <w:r w:rsidR="000A0F2E">
          <w:rPr>
            <w:rFonts w:cs="Times New Roman"/>
            <w:b/>
            <w:color w:val="000000" w:themeColor="text1"/>
          </w:rPr>
          <w:t>Math for Social Justice</w:t>
        </w:r>
      </w:ins>
      <w:r w:rsidRPr="00424939">
        <w:rPr>
          <w:rFonts w:cs="Times New Roman"/>
          <w:b/>
          <w:color w:val="000000" w:themeColor="text1"/>
        </w:rPr>
        <w:t xml:space="preserve"> </w:t>
      </w:r>
    </w:p>
    <w:p w14:paraId="4353888D" w14:textId="6FB9C614" w:rsidR="005475A9" w:rsidRPr="000A0F2E" w:rsidRDefault="005475A9" w:rsidP="00A51132">
      <w:r w:rsidRPr="00424939">
        <w:t>An introduction to contemporary mathematical thinking with emphasis on its connections to society. Logical thinking and the ability to read critically are interwoven with elementary mathematical skills. The course concentrates on disc</w:t>
      </w:r>
      <w:r w:rsidR="002F65D6">
        <w:t>ussions about mathematics</w:t>
      </w:r>
      <w:r w:rsidRPr="00424939">
        <w:t xml:space="preserve">—about its nature, its content, and its applications to a variety of topics, such as management science, </w:t>
      </w:r>
      <w:ins w:id="13393" w:author="Summer 2023 updates" w:date="2024-07-31T13:42:00Z">
        <w:r w:rsidR="000A0F2E">
          <w:t xml:space="preserve">network science, finance, data, statistics, probability, fairness, apportionment, voting theory, and </w:t>
        </w:r>
      </w:ins>
      <w:r w:rsidRPr="00424939">
        <w:t>social choice</w:t>
      </w:r>
      <w:del w:id="13394" w:author="Summer 2023 updates" w:date="2024-07-31T13:42:00Z">
        <w:r w:rsidRPr="00424939">
          <w:delText>, and the geometry of size and shape.</w:delText>
        </w:r>
      </w:del>
      <w:ins w:id="13395" w:author="Summer 2023 updates" w:date="2024-07-31T13:42:00Z">
        <w:r w:rsidRPr="00424939">
          <w:t>.</w:t>
        </w:r>
      </w:ins>
      <w:r w:rsidRPr="00424939">
        <w:t xml:space="preserve"> This course is appropriate for a varied audience. </w:t>
      </w:r>
      <w:del w:id="13396" w:author="Summer 2023 updates" w:date="2024-07-31T13:42:00Z">
        <w:r w:rsidRPr="00424939">
          <w:delText xml:space="preserve">Some ability in arithmetic, geometry, and elementary algebra is assumed. </w:delText>
        </w:r>
      </w:del>
      <w:r w:rsidRPr="00424939">
        <w:t>This course does not satisfy any of the requirements for a major or minor</w:t>
      </w:r>
      <w:r w:rsidR="00B8454E" w:rsidRPr="00424939">
        <w:fldChar w:fldCharType="begin"/>
      </w:r>
      <w:r w:rsidR="00B8454E" w:rsidRPr="00424939">
        <w:instrText xml:space="preserve"> XE "</w:instrText>
      </w:r>
      <w:del w:id="13397" w:author="Summer 2023 updates" w:date="2024-07-31T13:42:00Z">
        <w:r w:rsidR="00B8454E" w:rsidRPr="00424939">
          <w:rPr>
            <w:rStyle w:val="Strong"/>
            <w:rFonts w:ascii="Garamond" w:hAnsi="Garamond"/>
            <w:color w:val="000000" w:themeColor="text1"/>
          </w:rPr>
          <w:delInstrText>minor</w:delInstrText>
        </w:r>
      </w:del>
      <w:ins w:id="13398" w:author="Summer 2023 updates" w:date="2024-07-31T13:42:00Z">
        <w:r w:rsidR="0029023B">
          <w:rPr>
            <w:b/>
            <w:bCs/>
            <w:smallCaps/>
          </w:rPr>
          <w:instrText>M</w:instrText>
        </w:r>
        <w:r w:rsidR="00B8454E" w:rsidRPr="00A03F06">
          <w:rPr>
            <w:b/>
            <w:bCs/>
            <w:smallCaps/>
          </w:rPr>
          <w:instrText>inor</w:instrText>
        </w:r>
      </w:ins>
      <w:r w:rsidR="00B8454E" w:rsidRPr="00424939">
        <w:instrText xml:space="preserve">" </w:instrText>
      </w:r>
      <w:r w:rsidR="00B8454E" w:rsidRPr="00424939">
        <w:fldChar w:fldCharType="end"/>
      </w:r>
      <w:r w:rsidRPr="00424939">
        <w:t xml:space="preserve"> in the mathematical sciences. </w:t>
      </w:r>
      <w:ins w:id="13399" w:author="Summer 2023 updates" w:date="2024-07-31T13:42:00Z">
        <w:r w:rsidR="000A0F2E" w:rsidRPr="00A03F06">
          <w:t>Prerequisite</w:t>
        </w:r>
        <w:r w:rsidR="000A0F2E">
          <w:t>: Some ability in arithmetic, geometry, and elementary algebra.</w:t>
        </w:r>
      </w:ins>
    </w:p>
    <w:p w14:paraId="44F0E0CE" w14:textId="77777777" w:rsidR="00E61999" w:rsidRDefault="00E61999">
      <w:pPr>
        <w:spacing w:after="200" w:line="276" w:lineRule="auto"/>
        <w:rPr>
          <w:del w:id="13400" w:author="Summer 2023 updates" w:date="2024-07-31T13:42:00Z"/>
          <w:rFonts w:cs="Times New Roman"/>
          <w:b/>
          <w:color w:val="000000" w:themeColor="text1"/>
        </w:rPr>
      </w:pPr>
      <w:del w:id="13401" w:author="Summer 2023 updates" w:date="2024-07-31T13:42:00Z">
        <w:r>
          <w:rPr>
            <w:rFonts w:cs="Times New Roman"/>
            <w:b/>
            <w:color w:val="000000" w:themeColor="text1"/>
          </w:rPr>
          <w:br w:type="page"/>
        </w:r>
      </w:del>
    </w:p>
    <w:p w14:paraId="76AA6CB9" w14:textId="388A5C6B"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MTH-135 Calculus I </w:t>
      </w:r>
    </w:p>
    <w:p w14:paraId="0319FDCE" w14:textId="1F96417F" w:rsidR="005475A9" w:rsidRPr="00424939" w:rsidRDefault="005475A9" w:rsidP="00A51132">
      <w:r w:rsidRPr="00424939">
        <w:t xml:space="preserve">An introduction to the concepts of limits, continuity, differentiation of elementary functions, applications, definite and indefinite integrals, and the Fundamental Theorem. </w:t>
      </w:r>
      <w:r w:rsidR="00B87BB2" w:rsidRPr="00424939">
        <w:rPr>
          <w:u w:val="single"/>
        </w:rPr>
        <w:t>Prerequisite</w:t>
      </w:r>
      <w:r w:rsidR="00897BA1" w:rsidRPr="00424939">
        <w:t>:</w:t>
      </w:r>
      <w:r w:rsidRPr="00424939">
        <w:t xml:space="preserve"> three years of secondary school mathematics</w:t>
      </w:r>
      <w:r w:rsidR="006C7CDF" w:rsidRPr="00424939">
        <w:t xml:space="preserve"> </w:t>
      </w:r>
      <w:r w:rsidRPr="00424939">
        <w:t>or consent of instructor.</w:t>
      </w:r>
    </w:p>
    <w:p w14:paraId="172A8069"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MTH-145 Calculus II </w:t>
      </w:r>
    </w:p>
    <w:p w14:paraId="1E43372F" w14:textId="16596425" w:rsidR="00BE603D" w:rsidRPr="00E61999" w:rsidRDefault="005475A9" w:rsidP="00A51132">
      <w:r w:rsidRPr="00424939">
        <w:t xml:space="preserve">Further study of the techniques of differentiation and integration, the calculus of exponential, logarithmic and trigonometric functions, sequences, series, and applications. </w:t>
      </w:r>
      <w:r w:rsidR="00B87BB2" w:rsidRPr="00424939">
        <w:rPr>
          <w:u w:val="single"/>
        </w:rPr>
        <w:t>Prerequisite</w:t>
      </w:r>
      <w:r w:rsidR="00897BA1" w:rsidRPr="00424939">
        <w:t>:</w:t>
      </w:r>
      <w:r w:rsidRPr="00424939">
        <w:t xml:space="preserve"> Calculus I (MTH-135) or consent of instructor. </w:t>
      </w:r>
    </w:p>
    <w:p w14:paraId="07EC84AF" w14:textId="772E161B" w:rsidR="0058290E" w:rsidRPr="00424939" w:rsidRDefault="0058290E" w:rsidP="0058290E">
      <w:pPr>
        <w:spacing w:after="0"/>
        <w:rPr>
          <w:ins w:id="13402" w:author="Summer 2023 updates" w:date="2024-07-31T13:42:00Z"/>
          <w:rFonts w:cs="Times New Roman"/>
          <w:b/>
          <w:color w:val="000000" w:themeColor="text1"/>
        </w:rPr>
      </w:pPr>
      <w:ins w:id="13403" w:author="Summer 2023 updates" w:date="2024-07-31T13:42:00Z">
        <w:r w:rsidRPr="00424939">
          <w:rPr>
            <w:rFonts w:cs="Times New Roman"/>
            <w:b/>
            <w:color w:val="000000" w:themeColor="text1"/>
          </w:rPr>
          <w:t>MTH-1</w:t>
        </w:r>
        <w:r>
          <w:rPr>
            <w:rFonts w:cs="Times New Roman"/>
            <w:b/>
            <w:color w:val="000000" w:themeColor="text1"/>
          </w:rPr>
          <w:t>6</w:t>
        </w:r>
        <w:r w:rsidRPr="00424939">
          <w:rPr>
            <w:rFonts w:cs="Times New Roman"/>
            <w:b/>
            <w:color w:val="000000" w:themeColor="text1"/>
          </w:rPr>
          <w:t xml:space="preserve">5 </w:t>
        </w:r>
        <w:r>
          <w:rPr>
            <w:rFonts w:cs="Times New Roman"/>
            <w:b/>
            <w:color w:val="000000" w:themeColor="text1"/>
          </w:rPr>
          <w:t>Computational Linear Algebra</w:t>
        </w:r>
      </w:ins>
    </w:p>
    <w:p w14:paraId="17AAF2A9" w14:textId="6B386A08" w:rsidR="0058290E" w:rsidRPr="00E61999" w:rsidRDefault="0058290E" w:rsidP="00A51132">
      <w:pPr>
        <w:rPr>
          <w:ins w:id="13404" w:author="Summer 2023 updates" w:date="2024-07-31T13:42:00Z"/>
        </w:rPr>
      </w:pPr>
      <w:ins w:id="13405" w:author="Summer 2023 updates" w:date="2024-07-31T13:42:00Z">
        <w:r>
          <w:t>Explores elementary concepts in linear algebra with applications using a computational approach. Topics include matrix computations, Gaussian elimination, determinants, vector spaces, subspaces, bases and dimension, inner product spaces, orthogonality, least squares, linear transformations, eigenvalues and eigenvectors, and matrix factorizations</w:t>
        </w:r>
        <w:r w:rsidRPr="00424939">
          <w:t xml:space="preserve">. </w:t>
        </w:r>
      </w:ins>
    </w:p>
    <w:p w14:paraId="3E9DA641" w14:textId="294770D5" w:rsidR="005475A9" w:rsidRPr="00424939" w:rsidRDefault="005475A9" w:rsidP="00BE603D">
      <w:pPr>
        <w:keepNext/>
        <w:spacing w:after="0"/>
        <w:rPr>
          <w:rFonts w:cs="Times New Roman"/>
          <w:b/>
          <w:color w:val="000000" w:themeColor="text1"/>
        </w:rPr>
      </w:pPr>
      <w:r w:rsidRPr="00424939">
        <w:rPr>
          <w:rFonts w:cs="Times New Roman"/>
          <w:b/>
          <w:color w:val="000000" w:themeColor="text1"/>
        </w:rPr>
        <w:t>MTH-215 Foundations of Advanced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AF68F3" w:rsidRPr="00424939">
        <w:rPr>
          <w:rFonts w:cs="Times New Roman"/>
          <w:b/>
          <w:color w:val="000000" w:themeColor="text1"/>
        </w:rPr>
        <w:t>(WE)</w:t>
      </w:r>
    </w:p>
    <w:p w14:paraId="40FFEA3F" w14:textId="791B29AE" w:rsidR="005475A9" w:rsidRPr="00424939" w:rsidRDefault="005475A9" w:rsidP="00A51132">
      <w:r w:rsidRPr="00424939">
        <w:t xml:space="preserve">A survey of material common to all advanced study of mathematics, including elements of formal logic, axiomatic set theory, induction, relations, functions, cardinality, and various other topics in discrete mathematics. This course is specifically intended to serve both as a transition to upper-division mathematics courses and also as a survey of some areas of mathematics important for future teachers of mathematics and related fields. </w:t>
      </w:r>
      <w:r w:rsidR="00B87BB2" w:rsidRPr="00424939">
        <w:rPr>
          <w:u w:val="single"/>
        </w:rPr>
        <w:t>Prerequisite</w:t>
      </w:r>
      <w:r w:rsidR="00897BA1" w:rsidRPr="00424939">
        <w:t>:</w:t>
      </w:r>
      <w:r w:rsidRPr="00424939">
        <w:t xml:space="preserve"> Calculus I (MTH-135)</w:t>
      </w:r>
      <w:r w:rsidR="007E75EE">
        <w:t xml:space="preserve"> or </w:t>
      </w:r>
      <w:ins w:id="13406" w:author="Summer 2023 updates" w:date="2024-07-31T13:42:00Z">
        <w:r w:rsidR="007E75EE">
          <w:t>Computational Linear Algebra (MTH-165)</w:t>
        </w:r>
        <w:r w:rsidRPr="00424939">
          <w:t xml:space="preserve"> or </w:t>
        </w:r>
      </w:ins>
      <w:r w:rsidRPr="00424939">
        <w:t xml:space="preserve">consent of instructor. </w:t>
      </w:r>
    </w:p>
    <w:p w14:paraId="34CA5C89" w14:textId="19B7EFA7" w:rsidR="005475A9" w:rsidRPr="00424939" w:rsidRDefault="00F939E0" w:rsidP="00DB5E9E">
      <w:pPr>
        <w:spacing w:after="0"/>
        <w:rPr>
          <w:rFonts w:cs="Times New Roman"/>
          <w:b/>
          <w:color w:val="000000" w:themeColor="text1"/>
        </w:rPr>
      </w:pPr>
      <w:r>
        <w:rPr>
          <w:rFonts w:cs="Times New Roman"/>
          <w:b/>
          <w:color w:val="000000" w:themeColor="text1"/>
        </w:rPr>
        <w:t>MTH-255 Calculus III</w:t>
      </w:r>
    </w:p>
    <w:p w14:paraId="524CD1F4" w14:textId="17864782" w:rsidR="005475A9" w:rsidRPr="00424939" w:rsidRDefault="005475A9" w:rsidP="00A51132">
      <w:r w:rsidRPr="00424939">
        <w:t xml:space="preserve">Further study of curves, surfaces, power series, partial derivatives, iterated and multiple integrals, and an introduction to differential and integral vector calculus. </w:t>
      </w:r>
      <w:r w:rsidR="00B87BB2" w:rsidRPr="00424939">
        <w:rPr>
          <w:u w:val="single"/>
        </w:rPr>
        <w:t>Prerequisite</w:t>
      </w:r>
      <w:r w:rsidR="00897BA1" w:rsidRPr="00424939">
        <w:t>:</w:t>
      </w:r>
      <w:r w:rsidRPr="00424939">
        <w:t xml:space="preserve"> Calculus II (MTH-145) or consent of instructor. </w:t>
      </w:r>
    </w:p>
    <w:p w14:paraId="67ED1C45" w14:textId="77777777" w:rsidR="00F258E6" w:rsidRPr="00424939" w:rsidRDefault="00F939E0" w:rsidP="00F258E6">
      <w:pPr>
        <w:spacing w:after="0"/>
        <w:rPr>
          <w:del w:id="13407" w:author="Summer 2023 updates" w:date="2024-07-31T13:42:00Z"/>
          <w:rFonts w:cs="Times New Roman"/>
          <w:b/>
          <w:color w:val="000000" w:themeColor="text1"/>
        </w:rPr>
      </w:pPr>
      <w:del w:id="13408" w:author="Summer 2023 updates" w:date="2024-07-31T13:42:00Z">
        <w:r>
          <w:rPr>
            <w:rFonts w:cs="Times New Roman"/>
            <w:b/>
            <w:color w:val="000000" w:themeColor="text1"/>
          </w:rPr>
          <w:delText>MTH-265 Linear Algebra</w:delText>
        </w:r>
      </w:del>
    </w:p>
    <w:p w14:paraId="0E627051" w14:textId="77777777" w:rsidR="008D1124" w:rsidRPr="00424939" w:rsidRDefault="005475A9" w:rsidP="002F65D6">
      <w:pPr>
        <w:rPr>
          <w:del w:id="13409" w:author="Summer 2023 updates" w:date="2024-07-31T13:42:00Z"/>
        </w:rPr>
      </w:pPr>
      <w:del w:id="13410" w:author="Summer 2023 updates" w:date="2024-07-31T13:42:00Z">
        <w:r w:rsidRPr="00424939">
          <w:delText xml:space="preserve">A study of the elementary concepts of vector spaces, including matrix algebra, basis and dimension, inner products, linear transformations. </w:delText>
        </w:r>
        <w:r w:rsidR="00B87BB2" w:rsidRPr="00424939">
          <w:rPr>
            <w:u w:val="single"/>
          </w:rPr>
          <w:delText>Prerequisites</w:delText>
        </w:r>
        <w:r w:rsidR="00897BA1" w:rsidRPr="00424939">
          <w:delText>:</w:delText>
        </w:r>
        <w:r w:rsidRPr="00424939">
          <w:delText xml:space="preserve"> Calculus II (MTH-145) and Foundations of Advanced Math </w:delText>
        </w:r>
        <w:r w:rsidR="00C62E96">
          <w:delText>(WE) (MTH-215)</w:delText>
        </w:r>
        <w:r w:rsidRPr="00424939">
          <w:delText xml:space="preserve"> or consent of instructor. </w:delText>
        </w:r>
      </w:del>
    </w:p>
    <w:p w14:paraId="792D4B68" w14:textId="695A811B" w:rsidR="005475A9" w:rsidRPr="00424939" w:rsidRDefault="005475A9" w:rsidP="00A51132">
      <w:pPr>
        <w:spacing w:before="40" w:after="0"/>
        <w:rPr>
          <w:rFonts w:cs="Times New Roman"/>
          <w:color w:val="000000" w:themeColor="text1"/>
        </w:rPr>
        <w:pPrChange w:id="13411" w:author="Summer 2023 updates" w:date="2024-07-31T13:42:00Z">
          <w:pPr>
            <w:spacing w:after="0"/>
          </w:pPr>
        </w:pPrChange>
      </w:pPr>
      <w:r w:rsidRPr="00424939">
        <w:rPr>
          <w:rFonts w:cs="Times New Roman"/>
          <w:b/>
          <w:color w:val="000000" w:themeColor="text1"/>
        </w:rPr>
        <w:t xml:space="preserve">MTH-305 Advanced Geometry </w:t>
      </w:r>
      <w:r w:rsidR="00AF68F3" w:rsidRPr="00424939">
        <w:rPr>
          <w:rFonts w:cs="Times New Roman"/>
          <w:b/>
          <w:color w:val="000000" w:themeColor="text1"/>
        </w:rPr>
        <w:t>(WE)</w:t>
      </w:r>
    </w:p>
    <w:p w14:paraId="59B2BA75" w14:textId="717B8074" w:rsidR="005475A9" w:rsidRPr="00424939" w:rsidRDefault="005475A9" w:rsidP="00A51132">
      <w:r w:rsidRPr="00424939">
        <w:t xml:space="preserve">A course designed to give the student an introduction to the modern approaches to geometry at an advanced level. Topics include foundations, Euclidean, projective, and non-Euclidean geometries. </w:t>
      </w:r>
      <w:r w:rsidR="00B87BB2" w:rsidRPr="00424939">
        <w:rPr>
          <w:u w:val="single"/>
        </w:rPr>
        <w:t>Prerequisites</w:t>
      </w:r>
      <w:r w:rsidR="00897BA1" w:rsidRPr="00424939">
        <w:t>:</w:t>
      </w:r>
      <w:r w:rsidRPr="00424939">
        <w:t xml:space="preserve"> Calculus II (MTH-145) and Foundations of Advanced Math </w:t>
      </w:r>
      <w:r w:rsidR="00C62E96">
        <w:t>(WE) (MTH-215</w:t>
      </w:r>
      <w:del w:id="13412" w:author="Summer 2023 updates" w:date="2024-07-31T13:42:00Z">
        <w:r w:rsidR="00C62E96">
          <w:delText>)</w:delText>
        </w:r>
      </w:del>
      <w:ins w:id="13413" w:author="Summer 2023 updates" w:date="2024-07-31T13:42:00Z">
        <w:r w:rsidR="00C62E96">
          <w:t>)</w:t>
        </w:r>
        <w:r w:rsidR="009E5F05">
          <w:t>,</w:t>
        </w:r>
      </w:ins>
      <w:r w:rsidRPr="00424939">
        <w:t xml:space="preserve"> or consent of instructor. </w:t>
      </w:r>
    </w:p>
    <w:p w14:paraId="38A80713" w14:textId="6704B771" w:rsidR="005475A9" w:rsidRPr="00424939" w:rsidRDefault="005475A9" w:rsidP="00A51132">
      <w:pPr>
        <w:spacing w:before="40" w:after="0"/>
        <w:rPr>
          <w:rFonts w:cs="Times New Roman"/>
          <w:color w:val="000000" w:themeColor="text1"/>
        </w:rPr>
        <w:pPrChange w:id="13414" w:author="Summer 2023 updates" w:date="2024-07-31T13:42:00Z">
          <w:pPr>
            <w:spacing w:after="0"/>
          </w:pPr>
        </w:pPrChange>
      </w:pPr>
      <w:r w:rsidRPr="00424939">
        <w:rPr>
          <w:rFonts w:cs="Times New Roman"/>
          <w:b/>
          <w:color w:val="000000" w:themeColor="text1"/>
        </w:rPr>
        <w:t xml:space="preserve">MTH-325 Differential Equations </w:t>
      </w:r>
      <w:r w:rsidR="00AF68F3" w:rsidRPr="00424939">
        <w:rPr>
          <w:rFonts w:cs="Times New Roman"/>
          <w:b/>
          <w:color w:val="000000" w:themeColor="text1"/>
        </w:rPr>
        <w:t>(WE)</w:t>
      </w:r>
    </w:p>
    <w:p w14:paraId="21244550" w14:textId="401B70A6" w:rsidR="005475A9" w:rsidRPr="00424939" w:rsidRDefault="005475A9" w:rsidP="00A51132">
      <w:pPr>
        <w:rPr>
          <w:ins w:id="13415" w:author="Summer 2023 updates" w:date="2024-07-31T13:42:00Z"/>
        </w:rPr>
      </w:pPr>
      <w:r w:rsidRPr="00424939">
        <w:rPr>
          <w:rPrChange w:id="13416" w:author="Summer 2023 updates" w:date="2024-07-31T13:42:00Z">
            <w:rPr>
              <w:color w:val="000000" w:themeColor="text1"/>
            </w:rPr>
          </w:rPrChange>
        </w:rPr>
        <w:t xml:space="preserve">The theory, solution, techniques, and applications of elementary types of ordinary differential equations. </w:t>
      </w:r>
      <w:r w:rsidR="00B87BB2" w:rsidRPr="00424939">
        <w:rPr>
          <w:u w:val="single"/>
          <w:rPrChange w:id="13417" w:author="Summer 2023 updates" w:date="2024-07-31T13:42:00Z">
            <w:rPr>
              <w:color w:val="000000" w:themeColor="text1"/>
              <w:u w:val="single"/>
            </w:rPr>
          </w:rPrChange>
        </w:rPr>
        <w:t>Prerequisite</w:t>
      </w:r>
      <w:r w:rsidR="00897BA1" w:rsidRPr="00424939">
        <w:rPr>
          <w:rPrChange w:id="13418" w:author="Summer 2023 updates" w:date="2024-07-31T13:42:00Z">
            <w:rPr>
              <w:color w:val="000000" w:themeColor="text1"/>
            </w:rPr>
          </w:rPrChange>
        </w:rPr>
        <w:t>:</w:t>
      </w:r>
      <w:r w:rsidRPr="00424939">
        <w:rPr>
          <w:rPrChange w:id="13419" w:author="Summer 2023 updates" w:date="2024-07-31T13:42:00Z">
            <w:rPr>
              <w:color w:val="000000" w:themeColor="text1"/>
            </w:rPr>
          </w:rPrChange>
        </w:rPr>
        <w:t xml:space="preserve"> Calculus </w:t>
      </w:r>
      <w:del w:id="13420" w:author="Summer 2023 updates" w:date="2024-07-31T13:42:00Z">
        <w:r w:rsidRPr="00424939">
          <w:rPr>
            <w:rFonts w:cs="Times New Roman"/>
            <w:color w:val="000000" w:themeColor="text1"/>
          </w:rPr>
          <w:delText>III</w:delText>
        </w:r>
      </w:del>
      <w:ins w:id="13421" w:author="Summer 2023 updates" w:date="2024-07-31T13:42:00Z">
        <w:r w:rsidRPr="00424939">
          <w:t>II</w:t>
        </w:r>
      </w:ins>
      <w:r w:rsidRPr="00424939">
        <w:rPr>
          <w:rPrChange w:id="13422" w:author="Summer 2023 updates" w:date="2024-07-31T13:42:00Z">
            <w:rPr>
              <w:color w:val="000000" w:themeColor="text1"/>
            </w:rPr>
          </w:rPrChange>
        </w:rPr>
        <w:t xml:space="preserve"> (MTH-</w:t>
      </w:r>
      <w:del w:id="13423" w:author="Summer 2023 updates" w:date="2024-07-31T13:42:00Z">
        <w:r w:rsidRPr="00424939">
          <w:rPr>
            <w:rFonts w:cs="Times New Roman"/>
            <w:color w:val="000000" w:themeColor="text1"/>
          </w:rPr>
          <w:delText>255</w:delText>
        </w:r>
      </w:del>
      <w:ins w:id="13424" w:author="Summer 2023 updates" w:date="2024-07-31T13:42:00Z">
        <w:r w:rsidR="006B4B6F">
          <w:t>145</w:t>
        </w:r>
      </w:ins>
      <w:r w:rsidRPr="00424939">
        <w:rPr>
          <w:rPrChange w:id="13425" w:author="Summer 2023 updates" w:date="2024-07-31T13:42:00Z">
            <w:rPr>
              <w:color w:val="000000" w:themeColor="text1"/>
            </w:rPr>
          </w:rPrChange>
        </w:rPr>
        <w:t>) or consent of instructor.</w:t>
      </w:r>
      <w:ins w:id="13426" w:author="Summer 2023 updates" w:date="2024-07-31T13:42:00Z">
        <w:r w:rsidRPr="00424939">
          <w:t xml:space="preserve"> </w:t>
        </w:r>
      </w:ins>
    </w:p>
    <w:p w14:paraId="304709C9" w14:textId="16AEF196" w:rsidR="000A0F2E" w:rsidRPr="00424939" w:rsidRDefault="000A0F2E" w:rsidP="00A51132">
      <w:pPr>
        <w:spacing w:before="40" w:after="0"/>
        <w:rPr>
          <w:ins w:id="13427" w:author="Summer 2023 updates" w:date="2024-07-31T13:42:00Z"/>
          <w:rFonts w:cs="Times New Roman"/>
          <w:b/>
          <w:color w:val="000000" w:themeColor="text1"/>
        </w:rPr>
      </w:pPr>
      <w:ins w:id="13428" w:author="Summer 2023 updates" w:date="2024-07-31T13:42:00Z">
        <w:r>
          <w:rPr>
            <w:rFonts w:cs="Times New Roman"/>
            <w:b/>
            <w:color w:val="000000" w:themeColor="text1"/>
          </w:rPr>
          <w:t>MTH-365 Abstract Linear Algebra</w:t>
        </w:r>
      </w:ins>
    </w:p>
    <w:p w14:paraId="304F3731" w14:textId="3F24FE64" w:rsidR="000A0F2E" w:rsidRPr="00424939" w:rsidRDefault="000A0F2E" w:rsidP="00A51132">
      <w:pPr>
        <w:rPr>
          <w:rPrChange w:id="13429" w:author="Summer 2023 updates" w:date="2024-07-31T13:42:00Z">
            <w:rPr>
              <w:color w:val="000000" w:themeColor="text1"/>
            </w:rPr>
          </w:rPrChange>
        </w:rPr>
      </w:pPr>
      <w:ins w:id="13430" w:author="Summer 2023 updates" w:date="2024-07-31T13:42:00Z">
        <w:r w:rsidRPr="00424939">
          <w:t xml:space="preserve">A </w:t>
        </w:r>
        <w:r>
          <w:t xml:space="preserve">proof-based </w:t>
        </w:r>
        <w:r w:rsidRPr="00424939">
          <w:t xml:space="preserve">study of concepts of </w:t>
        </w:r>
        <w:r>
          <w:t xml:space="preserve">abstract </w:t>
        </w:r>
        <w:r w:rsidRPr="00424939">
          <w:t xml:space="preserve">vector spaces, including matrix algebra, </w:t>
        </w:r>
        <w:r>
          <w:t xml:space="preserve">subspaces, </w:t>
        </w:r>
        <w:r w:rsidRPr="00424939">
          <w:t>bas</w:t>
        </w:r>
        <w:r>
          <w:t>e</w:t>
        </w:r>
        <w:r w:rsidRPr="00424939">
          <w:t>s and dimension, inner product</w:t>
        </w:r>
        <w:r>
          <w:t xml:space="preserve"> </w:t>
        </w:r>
        <w:r w:rsidRPr="00424939">
          <w:t>s</w:t>
        </w:r>
        <w:r>
          <w:t>paces</w:t>
        </w:r>
        <w:r w:rsidRPr="00424939">
          <w:t>, linear transformations</w:t>
        </w:r>
        <w:r>
          <w:t>, eigenvalues and eigenvectors, and matrix factorizations</w:t>
        </w:r>
        <w:r w:rsidRPr="00424939">
          <w:t xml:space="preserve">. </w:t>
        </w:r>
        <w:r w:rsidRPr="00424939">
          <w:rPr>
            <w:u w:val="single"/>
          </w:rPr>
          <w:t>Prerequisites</w:t>
        </w:r>
        <w:r w:rsidRPr="00424939">
          <w:t xml:space="preserve">: </w:t>
        </w:r>
        <w:r>
          <w:t>Computational Linear Algebra (MTH-165</w:t>
        </w:r>
        <w:r w:rsidR="00565622">
          <w:t>)</w:t>
        </w:r>
        <w:r w:rsidRPr="00424939">
          <w:t xml:space="preserve"> and Foundations of Advanced Math </w:t>
        </w:r>
        <w:r>
          <w:t>(WE) (MTH-215),</w:t>
        </w:r>
        <w:r w:rsidRPr="00424939">
          <w:t xml:space="preserve"> or consent of instructor.</w:t>
        </w:r>
      </w:ins>
      <w:r w:rsidRPr="00424939">
        <w:rPr>
          <w:rPrChange w:id="13431" w:author="Summer 2023 updates" w:date="2024-07-31T13:42:00Z">
            <w:rPr>
              <w:color w:val="000000" w:themeColor="text1"/>
            </w:rPr>
          </w:rPrChange>
        </w:rPr>
        <w:t xml:space="preserve"> </w:t>
      </w:r>
    </w:p>
    <w:p w14:paraId="0783C6A3" w14:textId="76CF3B66" w:rsidR="005475A9" w:rsidRPr="00424939" w:rsidRDefault="005475A9" w:rsidP="00A51132">
      <w:pPr>
        <w:spacing w:before="40" w:after="0"/>
        <w:rPr>
          <w:rFonts w:cs="Times New Roman"/>
          <w:color w:val="000000" w:themeColor="text1"/>
        </w:rPr>
        <w:pPrChange w:id="13432" w:author="Summer 2023 updates" w:date="2024-07-31T13:42:00Z">
          <w:pPr>
            <w:spacing w:after="0"/>
          </w:pPr>
        </w:pPrChange>
      </w:pPr>
      <w:r w:rsidRPr="00424939">
        <w:rPr>
          <w:rFonts w:cs="Times New Roman"/>
          <w:b/>
          <w:color w:val="000000" w:themeColor="text1"/>
        </w:rPr>
        <w:t xml:space="preserve">MTH-385 Modern Algebra </w:t>
      </w:r>
      <w:r w:rsidR="00F939E0">
        <w:rPr>
          <w:rFonts w:cs="Times New Roman"/>
          <w:b/>
          <w:color w:val="000000" w:themeColor="text1"/>
        </w:rPr>
        <w:t>I</w:t>
      </w:r>
    </w:p>
    <w:p w14:paraId="65681402" w14:textId="77BD64AC" w:rsidR="005475A9" w:rsidRPr="00424939" w:rsidRDefault="005475A9" w:rsidP="00A51132">
      <w:r w:rsidRPr="00424939">
        <w:t xml:space="preserve">A rigorous introduction to advanced algebra. Topics include mappings, operations, groups, rings, fields, integral domains, and homomorphisms. </w:t>
      </w:r>
      <w:r w:rsidR="00B87BB2" w:rsidRPr="00424939">
        <w:rPr>
          <w:u w:val="single"/>
        </w:rPr>
        <w:t>Prerequisite</w:t>
      </w:r>
      <w:r w:rsidR="00897BA1" w:rsidRPr="00424939">
        <w:t>:</w:t>
      </w:r>
      <w:r w:rsidRPr="00424939">
        <w:t xml:space="preserve"> </w:t>
      </w:r>
      <w:ins w:id="13433" w:author="Summer 2023 updates" w:date="2024-07-31T13:42:00Z">
        <w:r w:rsidR="00565622">
          <w:t xml:space="preserve">Computational </w:t>
        </w:r>
      </w:ins>
      <w:r w:rsidR="00565622">
        <w:t>Linear Algebra (MTH</w:t>
      </w:r>
      <w:del w:id="13434" w:author="Summer 2023 updates" w:date="2024-07-31T13:42:00Z">
        <w:r w:rsidRPr="00424939">
          <w:delText>–265)</w:delText>
        </w:r>
      </w:del>
      <w:ins w:id="13435" w:author="Summer 2023 updates" w:date="2024-07-31T13:42:00Z">
        <w:r w:rsidR="00565622">
          <w:t>-165) and Foundations of Advanced Math (MTH-215),</w:t>
        </w:r>
      </w:ins>
      <w:r w:rsidRPr="00424939">
        <w:t xml:space="preserve"> or consent of instructor. </w:t>
      </w:r>
    </w:p>
    <w:p w14:paraId="64D484CA" w14:textId="75234D96" w:rsidR="005475A9" w:rsidRPr="00424939" w:rsidRDefault="00F939E0" w:rsidP="00A51132">
      <w:pPr>
        <w:spacing w:before="40" w:after="0"/>
        <w:rPr>
          <w:rFonts w:cs="Times New Roman"/>
          <w:color w:val="000000" w:themeColor="text1"/>
        </w:rPr>
        <w:pPrChange w:id="13436" w:author="Summer 2023 updates" w:date="2024-07-31T13:42:00Z">
          <w:pPr>
            <w:spacing w:after="0"/>
          </w:pPr>
        </w:pPrChange>
      </w:pPr>
      <w:r>
        <w:rPr>
          <w:rFonts w:cs="Times New Roman"/>
          <w:b/>
          <w:color w:val="000000" w:themeColor="text1"/>
        </w:rPr>
        <w:t>MTH-395 Modern Algebra II</w:t>
      </w:r>
    </w:p>
    <w:p w14:paraId="47F72115" w14:textId="37CC088E" w:rsidR="005475A9" w:rsidRPr="00424939" w:rsidRDefault="005475A9" w:rsidP="00A51132">
      <w:pPr>
        <w:rPr>
          <w:rPrChange w:id="13437" w:author="Summer 2023 updates" w:date="2024-07-31T13:42:00Z">
            <w:rPr>
              <w:color w:val="000000" w:themeColor="text1"/>
            </w:rPr>
          </w:rPrChange>
        </w:rPr>
      </w:pPr>
      <w:r w:rsidRPr="00424939">
        <w:rPr>
          <w:rPrChange w:id="13438" w:author="Summer 2023 updates" w:date="2024-07-31T13:42:00Z">
            <w:rPr>
              <w:color w:val="000000" w:themeColor="text1"/>
            </w:rPr>
          </w:rPrChange>
        </w:rPr>
        <w:t xml:space="preserve">A continuation of Modern </w:t>
      </w:r>
      <w:r w:rsidR="006C6745">
        <w:rPr>
          <w:rPrChange w:id="13439" w:author="Summer 2023 updates" w:date="2024-07-31T13:42:00Z">
            <w:rPr>
              <w:color w:val="000000" w:themeColor="text1"/>
            </w:rPr>
          </w:rPrChange>
        </w:rPr>
        <w:t>Algebra I (MTH</w:t>
      </w:r>
      <w:del w:id="13440" w:author="Summer 2023 updates" w:date="2024-07-31T13:42:00Z">
        <w:r w:rsidRPr="00424939">
          <w:rPr>
            <w:rFonts w:cs="Times New Roman"/>
            <w:color w:val="000000" w:themeColor="text1"/>
          </w:rPr>
          <w:delText xml:space="preserve"> </w:delText>
        </w:r>
      </w:del>
      <w:ins w:id="13441" w:author="Summer 2023 updates" w:date="2024-07-31T13:42:00Z">
        <w:r w:rsidR="006C6745">
          <w:t>-</w:t>
        </w:r>
      </w:ins>
      <w:r w:rsidRPr="00424939">
        <w:rPr>
          <w:rPrChange w:id="13442" w:author="Summer 2023 updates" w:date="2024-07-31T13:42:00Z">
            <w:rPr>
              <w:color w:val="000000" w:themeColor="text1"/>
            </w:rPr>
          </w:rPrChange>
        </w:rPr>
        <w:t xml:space="preserve">385), including homomorphisms, permutation groups, symmetry, unique factorization domains, quotient rings, and field extensions. </w:t>
      </w:r>
      <w:r w:rsidR="00B87BB2" w:rsidRPr="00424939">
        <w:rPr>
          <w:u w:val="single"/>
          <w:rPrChange w:id="13443" w:author="Summer 2023 updates" w:date="2024-07-31T13:42:00Z">
            <w:rPr>
              <w:color w:val="000000" w:themeColor="text1"/>
              <w:u w:val="single"/>
            </w:rPr>
          </w:rPrChange>
        </w:rPr>
        <w:t>Prerequisite</w:t>
      </w:r>
      <w:r w:rsidR="00897BA1" w:rsidRPr="00424939">
        <w:rPr>
          <w:rPrChange w:id="13444" w:author="Summer 2023 updates" w:date="2024-07-31T13:42:00Z">
            <w:rPr>
              <w:color w:val="000000" w:themeColor="text1"/>
            </w:rPr>
          </w:rPrChange>
        </w:rPr>
        <w:t>:</w:t>
      </w:r>
      <w:r w:rsidRPr="00424939">
        <w:rPr>
          <w:rPrChange w:id="13445" w:author="Summer 2023 updates" w:date="2024-07-31T13:42:00Z">
            <w:rPr>
              <w:color w:val="000000" w:themeColor="text1"/>
            </w:rPr>
          </w:rPrChange>
        </w:rPr>
        <w:t xml:space="preserve"> Modern Algebra I (MTH-385). (Offered on an occasional basis) </w:t>
      </w:r>
    </w:p>
    <w:p w14:paraId="6EBD0B73" w14:textId="0B0097EE" w:rsidR="005475A9" w:rsidRPr="00424939" w:rsidRDefault="00F939E0" w:rsidP="00A51132">
      <w:pPr>
        <w:spacing w:before="40" w:after="0"/>
        <w:rPr>
          <w:rFonts w:cs="Times New Roman"/>
          <w:color w:val="000000" w:themeColor="text1"/>
        </w:rPr>
        <w:pPrChange w:id="13446" w:author="Summer 2023 updates" w:date="2024-07-31T13:42:00Z">
          <w:pPr>
            <w:spacing w:after="0"/>
          </w:pPr>
        </w:pPrChange>
      </w:pPr>
      <w:r>
        <w:rPr>
          <w:rFonts w:cs="Times New Roman"/>
          <w:b/>
          <w:color w:val="000000" w:themeColor="text1"/>
        </w:rPr>
        <w:t>MTH-415 Real Analysis I</w:t>
      </w:r>
    </w:p>
    <w:p w14:paraId="656D3F66" w14:textId="5A208E15" w:rsidR="005475A9" w:rsidRPr="00424939" w:rsidRDefault="005475A9" w:rsidP="00A51132">
      <w:pPr>
        <w:rPr>
          <w:rPrChange w:id="13447" w:author="Summer 2023 updates" w:date="2024-07-31T13:42:00Z">
            <w:rPr>
              <w:color w:val="000000" w:themeColor="text1"/>
            </w:rPr>
          </w:rPrChange>
        </w:rPr>
      </w:pPr>
      <w:r w:rsidRPr="00424939">
        <w:rPr>
          <w:rPrChange w:id="13448" w:author="Summer 2023 updates" w:date="2024-07-31T13:42:00Z">
            <w:rPr>
              <w:color w:val="000000" w:themeColor="text1"/>
            </w:rPr>
          </w:rPrChange>
        </w:rPr>
        <w:t xml:space="preserve">A rigorous introduction to selected topics in analysis. Topics selected from number systems, Euclidean spaces, metric spaces, limits, continuity, derivatives, and integrals. </w:t>
      </w:r>
      <w:r w:rsidR="00B87BB2" w:rsidRPr="00424939">
        <w:rPr>
          <w:u w:val="single"/>
          <w:rPrChange w:id="13449" w:author="Summer 2023 updates" w:date="2024-07-31T13:42:00Z">
            <w:rPr>
              <w:color w:val="000000" w:themeColor="text1"/>
              <w:u w:val="single"/>
            </w:rPr>
          </w:rPrChange>
        </w:rPr>
        <w:t>Prerequisites</w:t>
      </w:r>
      <w:r w:rsidR="00897BA1" w:rsidRPr="00424939">
        <w:rPr>
          <w:rPrChange w:id="13450" w:author="Summer 2023 updates" w:date="2024-07-31T13:42:00Z">
            <w:rPr>
              <w:color w:val="000000" w:themeColor="text1"/>
            </w:rPr>
          </w:rPrChange>
        </w:rPr>
        <w:t>:</w:t>
      </w:r>
      <w:r w:rsidRPr="00424939">
        <w:rPr>
          <w:rPrChange w:id="13451" w:author="Summer 2023 updates" w:date="2024-07-31T13:42:00Z">
            <w:rPr>
              <w:color w:val="000000" w:themeColor="text1"/>
            </w:rPr>
          </w:rPrChange>
        </w:rPr>
        <w:t xml:space="preserve"> Calculus II (MTH-145) and Foundations of Advanced Math</w:t>
      </w:r>
      <w:r w:rsidR="00D83B74">
        <w:rPr>
          <w:rPrChange w:id="13452" w:author="Summer 2023 updates" w:date="2024-07-31T13:42:00Z">
            <w:rPr>
              <w:color w:val="000000" w:themeColor="text1"/>
            </w:rPr>
          </w:rPrChange>
        </w:rPr>
        <w:t xml:space="preserve"> </w:t>
      </w:r>
      <w:r w:rsidR="00C62E96">
        <w:rPr>
          <w:rPrChange w:id="13453" w:author="Summer 2023 updates" w:date="2024-07-31T13:42:00Z">
            <w:rPr>
              <w:color w:val="000000" w:themeColor="text1"/>
            </w:rPr>
          </w:rPrChange>
        </w:rPr>
        <w:t>(WE) (MTH-215)</w:t>
      </w:r>
      <w:r w:rsidRPr="00424939">
        <w:rPr>
          <w:rPrChange w:id="13454" w:author="Summer 2023 updates" w:date="2024-07-31T13:42:00Z">
            <w:rPr>
              <w:color w:val="000000" w:themeColor="text1"/>
            </w:rPr>
          </w:rPrChange>
        </w:rPr>
        <w:t xml:space="preserve">. </w:t>
      </w:r>
    </w:p>
    <w:p w14:paraId="199C5F02" w14:textId="77777777" w:rsidR="0099609A" w:rsidRDefault="0099609A">
      <w:pPr>
        <w:spacing w:after="200" w:line="276" w:lineRule="auto"/>
        <w:rPr>
          <w:ins w:id="13455" w:author="Summer 2023 updates" w:date="2024-07-31T13:42:00Z"/>
          <w:rFonts w:cs="Times New Roman"/>
          <w:b/>
          <w:color w:val="000000" w:themeColor="text1"/>
        </w:rPr>
      </w:pPr>
      <w:ins w:id="13456" w:author="Summer 2023 updates" w:date="2024-07-31T13:42:00Z">
        <w:r>
          <w:rPr>
            <w:rFonts w:cs="Times New Roman"/>
            <w:b/>
            <w:color w:val="000000" w:themeColor="text1"/>
          </w:rPr>
          <w:br w:type="page"/>
        </w:r>
      </w:ins>
    </w:p>
    <w:p w14:paraId="2B261960" w14:textId="5E4F0C6B" w:rsidR="005475A9" w:rsidRPr="00424939" w:rsidRDefault="005475A9" w:rsidP="00A51132">
      <w:pPr>
        <w:spacing w:before="40" w:after="0"/>
        <w:rPr>
          <w:rFonts w:cs="Times New Roman"/>
          <w:color w:val="000000" w:themeColor="text1"/>
        </w:rPr>
        <w:pPrChange w:id="13457" w:author="Summer 2023 updates" w:date="2024-07-31T13:42:00Z">
          <w:pPr>
            <w:spacing w:after="0"/>
          </w:pPr>
        </w:pPrChange>
      </w:pPr>
      <w:r w:rsidRPr="00424939">
        <w:rPr>
          <w:rFonts w:cs="Times New Roman"/>
          <w:b/>
          <w:color w:val="000000" w:themeColor="text1"/>
        </w:rPr>
        <w:t>MTH-</w:t>
      </w:r>
      <w:r w:rsidR="00F939E0">
        <w:rPr>
          <w:rFonts w:cs="Times New Roman"/>
          <w:b/>
          <w:color w:val="000000" w:themeColor="text1"/>
        </w:rPr>
        <w:t>425 Real Analysis II</w:t>
      </w:r>
    </w:p>
    <w:p w14:paraId="6FA8523C" w14:textId="297102FC" w:rsidR="005475A9" w:rsidRPr="00424939" w:rsidRDefault="005475A9" w:rsidP="009D1300">
      <w:pPr>
        <w:rPr>
          <w:rFonts w:cs="Times New Roman"/>
          <w:color w:val="000000" w:themeColor="text1"/>
        </w:rPr>
      </w:pPr>
      <w:r w:rsidRPr="00424939">
        <w:rPr>
          <w:rFonts w:cs="Times New Roman"/>
          <w:color w:val="000000" w:themeColor="text1"/>
        </w:rPr>
        <w:t xml:space="preserve">A continuation of Real Analysis I (MTH-415), including a study of such topics as Riemann Stieltjes and </w:t>
      </w:r>
      <w:del w:id="13458" w:author="Summer 2023 updates" w:date="2024-07-31T13:42:00Z">
        <w:r w:rsidRPr="00424939">
          <w:rPr>
            <w:rFonts w:cs="Times New Roman"/>
            <w:color w:val="000000" w:themeColor="text1"/>
          </w:rPr>
          <w:delText>Lebesque</w:delText>
        </w:r>
      </w:del>
      <w:ins w:id="13459" w:author="Summer 2023 updates" w:date="2024-07-31T13:42:00Z">
        <w:r w:rsidRPr="00424939">
          <w:rPr>
            <w:rFonts w:cs="Times New Roman"/>
            <w:color w:val="000000" w:themeColor="text1"/>
          </w:rPr>
          <w:t>Lebes</w:t>
        </w:r>
        <w:r w:rsidR="00A85648">
          <w:rPr>
            <w:rFonts w:cs="Times New Roman"/>
            <w:color w:val="000000" w:themeColor="text1"/>
          </w:rPr>
          <w:t>g</w:t>
        </w:r>
        <w:r w:rsidRPr="00424939">
          <w:rPr>
            <w:rFonts w:cs="Times New Roman"/>
            <w:color w:val="000000" w:themeColor="text1"/>
          </w:rPr>
          <w:t>ue</w:t>
        </w:r>
      </w:ins>
      <w:r w:rsidRPr="00424939">
        <w:rPr>
          <w:rFonts w:cs="Times New Roman"/>
          <w:color w:val="000000" w:themeColor="text1"/>
        </w:rPr>
        <w:t xml:space="preserve"> integration, series and series expansions.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Real Analysis I (MTH-415). (Offered by arrangement) </w:t>
      </w:r>
    </w:p>
    <w:p w14:paraId="161CE869" w14:textId="3378D0D0" w:rsidR="003A3761" w:rsidRPr="00424939" w:rsidRDefault="003A3761" w:rsidP="00A51132">
      <w:pPr>
        <w:spacing w:before="40" w:after="0"/>
        <w:rPr>
          <w:rFonts w:cs="Times New Roman"/>
          <w:color w:val="000000" w:themeColor="text1"/>
        </w:rPr>
        <w:pPrChange w:id="13460" w:author="Summer 2023 updates" w:date="2024-07-31T13:42:00Z">
          <w:pPr>
            <w:spacing w:after="0"/>
          </w:pPr>
        </w:pPrChange>
      </w:pPr>
      <w:r w:rsidRPr="00424939">
        <w:rPr>
          <w:rFonts w:cs="Times New Roman"/>
          <w:b/>
          <w:color w:val="000000" w:themeColor="text1"/>
        </w:rPr>
        <w:t>MTH-444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p>
    <w:p w14:paraId="6E0CB37F" w14:textId="7135D9DB" w:rsidR="003A3761" w:rsidRPr="00424939" w:rsidRDefault="003A3761" w:rsidP="00234119">
      <w:pPr>
        <w:rPr>
          <w:rPrChange w:id="13461" w:author="Summer 2023 updates" w:date="2024-07-31T13:42:00Z">
            <w:rPr>
              <w:color w:val="000000" w:themeColor="text1"/>
            </w:rPr>
          </w:rPrChange>
        </w:rPr>
      </w:pPr>
      <w:r w:rsidRPr="00424939">
        <w:rPr>
          <w:rPrChange w:id="13462" w:author="Summer 2023 updates" w:date="2024-07-31T13:42:00Z">
            <w:rPr>
              <w:color w:val="000000" w:themeColor="text1"/>
            </w:rPr>
          </w:rPrChange>
        </w:rPr>
        <w:t xml:space="preserve">An opportunity for independent and intensive study in mathematics. May be taken for an X status grade with consent of instructor prior to registration. </w:t>
      </w:r>
      <w:del w:id="13463" w:author="Summer 2023 updates" w:date="2024-07-31T13:42:00Z">
        <w:r w:rsidRPr="00424939">
          <w:rPr>
            <w:rFonts w:cs="Times New Roman"/>
            <w:color w:val="000000" w:themeColor="text1"/>
          </w:rPr>
          <w:delText xml:space="preserve">  </w:delText>
        </w:r>
      </w:del>
      <w:r w:rsidRPr="00424939">
        <w:rPr>
          <w:u w:val="single"/>
          <w:rPrChange w:id="13464" w:author="Summer 2023 updates" w:date="2024-07-31T13:42:00Z">
            <w:rPr>
              <w:color w:val="000000" w:themeColor="text1"/>
              <w:u w:val="single"/>
            </w:rPr>
          </w:rPrChange>
        </w:rPr>
        <w:t>Prerequisite</w:t>
      </w:r>
      <w:r w:rsidRPr="00424939">
        <w:rPr>
          <w:rPrChange w:id="13465" w:author="Summer 2023 updates" w:date="2024-07-31T13:42:00Z">
            <w:rPr>
              <w:color w:val="000000" w:themeColor="text1"/>
            </w:rPr>
          </w:rPrChange>
        </w:rPr>
        <w:t xml:space="preserve">: appropriate background courses depending on the nature of the work planned and consent of </w:t>
      </w:r>
      <w:del w:id="13466" w:author="Summer 2023 updates" w:date="2024-07-31T13:42:00Z">
        <w:r w:rsidRPr="00424939">
          <w:rPr>
            <w:rFonts w:cs="Times New Roman"/>
            <w:color w:val="000000" w:themeColor="text1"/>
          </w:rPr>
          <w:delText>department chair.</w:delText>
        </w:r>
      </w:del>
      <w:ins w:id="13467" w:author="Summer 2023 updates" w:date="2024-07-31T13:42:00Z">
        <w:r w:rsidR="009E5F05">
          <w:t>supervising instructor</w:t>
        </w:r>
        <w:r w:rsidRPr="00424939">
          <w:t>.</w:t>
        </w:r>
        <w:r w:rsidR="009E5F05">
          <w:t xml:space="preserve"> (Offered by arrangement)</w:t>
        </w:r>
      </w:ins>
      <w:r w:rsidRPr="00424939">
        <w:rPr>
          <w:rPrChange w:id="13468" w:author="Summer 2023 updates" w:date="2024-07-31T13:42:00Z">
            <w:rPr>
              <w:color w:val="000000" w:themeColor="text1"/>
            </w:rPr>
          </w:rPrChange>
        </w:rPr>
        <w:t xml:space="preserve"> </w:t>
      </w:r>
    </w:p>
    <w:p w14:paraId="2767CA40" w14:textId="73DFF6F6" w:rsidR="005475A9" w:rsidRPr="00424939" w:rsidRDefault="005475A9" w:rsidP="00A51132">
      <w:pPr>
        <w:spacing w:before="40" w:after="0"/>
        <w:rPr>
          <w:rFonts w:cs="Times New Roman"/>
          <w:color w:val="000000" w:themeColor="text1"/>
        </w:rPr>
        <w:pPrChange w:id="13469" w:author="Summer 2023 updates" w:date="2024-07-31T13:42:00Z">
          <w:pPr>
            <w:spacing w:after="0"/>
          </w:pPr>
        </w:pPrChange>
      </w:pPr>
      <w:r w:rsidRPr="00424939">
        <w:rPr>
          <w:rFonts w:cs="Times New Roman"/>
          <w:b/>
          <w:color w:val="000000" w:themeColor="text1"/>
        </w:rPr>
        <w:t xml:space="preserve">MTH-445 Complex Analysis </w:t>
      </w:r>
      <w:r w:rsidR="00FE7FA4" w:rsidRPr="00424939">
        <w:rPr>
          <w:rFonts w:cs="Times New Roman"/>
          <w:b/>
          <w:color w:val="000000" w:themeColor="text1"/>
        </w:rPr>
        <w:t>(WE)</w:t>
      </w:r>
    </w:p>
    <w:p w14:paraId="53C6B5DE" w14:textId="0075C8F2" w:rsidR="005475A9" w:rsidRPr="00424939" w:rsidRDefault="005475A9" w:rsidP="00234119">
      <w:pPr>
        <w:rPr>
          <w:rPrChange w:id="13470" w:author="Summer 2023 updates" w:date="2024-07-31T13:42:00Z">
            <w:rPr>
              <w:color w:val="000000" w:themeColor="text1"/>
            </w:rPr>
          </w:rPrChange>
        </w:rPr>
      </w:pPr>
      <w:r w:rsidRPr="00424939">
        <w:rPr>
          <w:rPrChange w:id="13471" w:author="Summer 2023 updates" w:date="2024-07-31T13:42:00Z">
            <w:rPr>
              <w:color w:val="000000" w:themeColor="text1"/>
            </w:rPr>
          </w:rPrChange>
        </w:rPr>
        <w:t>An introduction to the theory, techniques, and applications of functions of a c</w:t>
      </w:r>
      <w:r w:rsidR="00234119">
        <w:rPr>
          <w:rPrChange w:id="13472" w:author="Summer 2023 updates" w:date="2024-07-31T13:42:00Z">
            <w:rPr>
              <w:color w:val="000000" w:themeColor="text1"/>
            </w:rPr>
          </w:rPrChange>
        </w:rPr>
        <w:t xml:space="preserve">omplex variable. Topics include </w:t>
      </w:r>
      <w:r w:rsidRPr="00424939">
        <w:rPr>
          <w:rPrChange w:id="13473" w:author="Summer 2023 updates" w:date="2024-07-31T13:42:00Z">
            <w:rPr>
              <w:color w:val="000000" w:themeColor="text1"/>
            </w:rPr>
          </w:rPrChange>
        </w:rPr>
        <w:t xml:space="preserve">elementary and analytic functions, limits, differentiation, integration, series, mappings, and applications. </w:t>
      </w:r>
      <w:r w:rsidR="00B87BB2" w:rsidRPr="00424939">
        <w:rPr>
          <w:u w:val="single"/>
          <w:rPrChange w:id="13474" w:author="Summer 2023 updates" w:date="2024-07-31T13:42:00Z">
            <w:rPr>
              <w:color w:val="000000" w:themeColor="text1"/>
              <w:u w:val="single"/>
            </w:rPr>
          </w:rPrChange>
        </w:rPr>
        <w:t>Prerequisite</w:t>
      </w:r>
      <w:r w:rsidR="00897BA1" w:rsidRPr="00424939">
        <w:rPr>
          <w:rPrChange w:id="13475" w:author="Summer 2023 updates" w:date="2024-07-31T13:42:00Z">
            <w:rPr>
              <w:color w:val="000000" w:themeColor="text1"/>
            </w:rPr>
          </w:rPrChange>
        </w:rPr>
        <w:t>:</w:t>
      </w:r>
      <w:r w:rsidRPr="00424939">
        <w:rPr>
          <w:rPrChange w:id="13476" w:author="Summer 2023 updates" w:date="2024-07-31T13:42:00Z">
            <w:rPr>
              <w:color w:val="000000" w:themeColor="text1"/>
            </w:rPr>
          </w:rPrChange>
        </w:rPr>
        <w:t xml:space="preserve"> Calculus III (MTH-255) or consent of instructor. </w:t>
      </w:r>
    </w:p>
    <w:p w14:paraId="7DC79034" w14:textId="5BBF3A66" w:rsidR="000E09FB" w:rsidRPr="00424939" w:rsidRDefault="000E09FB" w:rsidP="00A51132">
      <w:pPr>
        <w:spacing w:before="40" w:after="0"/>
        <w:rPr>
          <w:rFonts w:cs="Times New Roman"/>
          <w:color w:val="000000" w:themeColor="text1"/>
        </w:rPr>
        <w:pPrChange w:id="13477" w:author="Summer 2023 updates" w:date="2024-07-31T13:42:00Z">
          <w:pPr>
            <w:spacing w:after="0"/>
          </w:pPr>
        </w:pPrChange>
      </w:pPr>
      <w:r>
        <w:rPr>
          <w:rFonts w:cs="Times New Roman"/>
          <w:b/>
          <w:color w:val="000000" w:themeColor="text1"/>
        </w:rPr>
        <w:t>MTH-45</w:t>
      </w:r>
      <w:r w:rsidRPr="00424939">
        <w:rPr>
          <w:rFonts w:cs="Times New Roman"/>
          <w:b/>
          <w:color w:val="000000" w:themeColor="text1"/>
        </w:rPr>
        <w:t xml:space="preserve">4 </w:t>
      </w:r>
      <w:r>
        <w:rPr>
          <w:rFonts w:cs="Times New Roman"/>
          <w:b/>
          <w:color w:val="000000" w:themeColor="text1"/>
        </w:rPr>
        <w:t>Research in Mathematics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p>
    <w:p w14:paraId="0594FDFD" w14:textId="528261E6" w:rsidR="000E09FB" w:rsidRDefault="000E09FB" w:rsidP="002F65D6">
      <w:r w:rsidRPr="000E09FB">
        <w:t xml:space="preserve">Individual or group investigation with a mathematics faculty member on a research topic of mutual interest. The student must obtain approval for a specific project and make necessary arrangements prior to the term of registration for the course. This course is offered on a P/NP basis and does not satisfy any of the requirements for a major or minor in </w:t>
      </w:r>
      <w:r>
        <w:t>mathematics</w:t>
      </w:r>
      <w:r w:rsidRPr="000E09FB">
        <w:t xml:space="preserve">. May be taken more than once for credit for a maximum of 2.0 credits. </w:t>
      </w:r>
      <w:r w:rsidRPr="00611DD4">
        <w:rPr>
          <w:u w:val="single"/>
        </w:rPr>
        <w:t>Prerequisites</w:t>
      </w:r>
      <w:r w:rsidRPr="000E09FB">
        <w:t>: Foundations of Advanced Mathematics</w:t>
      </w:r>
      <w:r w:rsidR="00D83B74">
        <w:t xml:space="preserve"> </w:t>
      </w:r>
      <w:r w:rsidR="00C62E96">
        <w:t>(WE) (MTH-215)</w:t>
      </w:r>
      <w:r w:rsidRPr="000E09FB">
        <w:t xml:space="preserve"> and consent of </w:t>
      </w:r>
      <w:ins w:id="13478" w:author="Summer 2023 updates" w:date="2024-07-31T13:42:00Z">
        <w:r w:rsidR="009E5F05">
          <w:t xml:space="preserve">supervising </w:t>
        </w:r>
      </w:ins>
      <w:r w:rsidRPr="000E09FB">
        <w:t>instructor. (0.</w:t>
      </w:r>
      <w:del w:id="13479" w:author="Summer 2023 updates" w:date="2024-07-31T13:42:00Z">
        <w:r w:rsidRPr="000E09FB">
          <w:delText>2-</w:delText>
        </w:r>
      </w:del>
      <w:ins w:id="13480" w:author="Summer 2023 updates" w:date="2024-07-31T13:42:00Z">
        <w:r w:rsidR="009E5F05">
          <w:t>0</w:t>
        </w:r>
        <w:r w:rsidR="00234119">
          <w:t>–</w:t>
        </w:r>
      </w:ins>
      <w:r w:rsidRPr="000E09FB">
        <w:t xml:space="preserve">1.0 credit; </w:t>
      </w:r>
      <w:del w:id="13481" w:author="Summer 2023 updates" w:date="2024-07-31T13:42:00Z">
        <w:r w:rsidRPr="000E09FB">
          <w:delText>Offered</w:delText>
        </w:r>
      </w:del>
      <w:ins w:id="13482" w:author="Summer 2023 updates" w:date="2024-07-31T13:42:00Z">
        <w:r w:rsidRPr="000E09FB">
          <w:t>O</w:t>
        </w:r>
        <w:r w:rsidR="009B48A9">
          <w:t>ccasional course, o</w:t>
        </w:r>
        <w:r w:rsidRPr="000E09FB">
          <w:t>ffered</w:t>
        </w:r>
      </w:ins>
      <w:r w:rsidRPr="000E09FB">
        <w:t xml:space="preserve"> by arrangement) </w:t>
      </w:r>
    </w:p>
    <w:p w14:paraId="093BDD78" w14:textId="0DD6D423" w:rsidR="008D1124" w:rsidRPr="00424939" w:rsidRDefault="008D1124" w:rsidP="00A51132">
      <w:pPr>
        <w:spacing w:before="40" w:after="0"/>
        <w:rPr>
          <w:rFonts w:cs="Times New Roman"/>
          <w:color w:val="000000" w:themeColor="text1"/>
        </w:rPr>
        <w:pPrChange w:id="13483" w:author="Summer 2023 updates" w:date="2024-07-31T13:42:00Z">
          <w:pPr>
            <w:spacing w:after="0"/>
          </w:pPr>
        </w:pPrChange>
      </w:pPr>
      <w:r w:rsidRPr="00424939">
        <w:rPr>
          <w:rFonts w:cs="Times New Roman"/>
          <w:b/>
          <w:color w:val="000000" w:themeColor="text1"/>
        </w:rPr>
        <w:t xml:space="preserve">MTH-455 Mathematical Modeling </w:t>
      </w:r>
      <w:r w:rsidR="00FE7FA4" w:rsidRPr="00424939">
        <w:rPr>
          <w:rFonts w:cs="Times New Roman"/>
          <w:b/>
          <w:color w:val="000000" w:themeColor="text1"/>
        </w:rPr>
        <w:t>(WE)</w:t>
      </w:r>
    </w:p>
    <w:p w14:paraId="4F9D4B97" w14:textId="6EF28AB8" w:rsidR="00E61999" w:rsidRDefault="005475A9" w:rsidP="00E61999">
      <w:pPr>
        <w:rPr>
          <w:rFonts w:cs="Times New Roman"/>
          <w:b/>
          <w:color w:val="000000" w:themeColor="text1"/>
        </w:rPr>
      </w:pPr>
      <w:r w:rsidRPr="00424939">
        <w:t xml:space="preserve">An introduction to the application of mathematical techniques used in the solution of </w:t>
      </w:r>
      <w:r w:rsidR="0091668A" w:rsidRPr="00424939">
        <w:t>real-world</w:t>
      </w:r>
      <w:r w:rsidRPr="00424939">
        <w:t xml:space="preserve"> problems. These techniques include interpolation, ordinary differential equations, taylor series expansions, curve fitting, matrix inversion, numerical differentiation, and integration. </w:t>
      </w:r>
      <w:r w:rsidR="00B87BB2" w:rsidRPr="00424939">
        <w:rPr>
          <w:u w:val="single"/>
        </w:rPr>
        <w:t>Prerequisites</w:t>
      </w:r>
      <w:r w:rsidR="00897BA1" w:rsidRPr="00424939">
        <w:t>:</w:t>
      </w:r>
      <w:r w:rsidRPr="00424939">
        <w:t xml:space="preserve"> </w:t>
      </w:r>
      <w:r w:rsidR="00D8321A" w:rsidRPr="00D8321A">
        <w:t>Introduction to Programming (CS-125</w:t>
      </w:r>
      <w:del w:id="13484" w:author="Summer 2023 updates" w:date="2024-07-31T13:42:00Z">
        <w:r w:rsidR="00D8321A" w:rsidRPr="00D8321A">
          <w:delText>),</w:delText>
        </w:r>
      </w:del>
      <w:ins w:id="13485" w:author="Summer 2023 updates" w:date="2024-07-31T13:42:00Z">
        <w:r w:rsidR="00D8321A" w:rsidRPr="00D8321A">
          <w:t>)</w:t>
        </w:r>
      </w:ins>
      <w:r w:rsidR="00D8321A" w:rsidRPr="00D8321A">
        <w:t xml:space="preserve"> and Calculus II (MTH-145)</w:t>
      </w:r>
      <w:r w:rsidRPr="00D8321A">
        <w:t xml:space="preserve"> </w:t>
      </w:r>
    </w:p>
    <w:p w14:paraId="57AC23F8" w14:textId="08BCD753" w:rsidR="005475A9" w:rsidRPr="00424939" w:rsidRDefault="005475A9" w:rsidP="00A51132">
      <w:pPr>
        <w:spacing w:before="40" w:after="0"/>
        <w:rPr>
          <w:rFonts w:cs="Times New Roman"/>
          <w:color w:val="000000" w:themeColor="text1"/>
        </w:rPr>
        <w:pPrChange w:id="13486" w:author="Summer 2023 updates" w:date="2024-07-31T13:42:00Z">
          <w:pPr/>
        </w:pPrChange>
      </w:pPr>
      <w:r w:rsidRPr="00424939">
        <w:rPr>
          <w:rFonts w:cs="Times New Roman"/>
          <w:b/>
          <w:color w:val="000000" w:themeColor="text1"/>
        </w:rPr>
        <w:t>MTH-</w:t>
      </w:r>
      <w:r w:rsidR="00430419" w:rsidRPr="00424939">
        <w:rPr>
          <w:rFonts w:cs="Times New Roman"/>
          <w:b/>
          <w:color w:val="000000" w:themeColor="text1"/>
        </w:rPr>
        <w:t>463</w:t>
      </w:r>
      <w:r w:rsidR="00F939E0">
        <w:rPr>
          <w:rFonts w:cs="Times New Roman"/>
          <w:b/>
          <w:color w:val="000000" w:themeColor="text1"/>
        </w:rPr>
        <w:t xml:space="preserve"> Set Theory and Topology</w:t>
      </w:r>
    </w:p>
    <w:p w14:paraId="01ECCB92" w14:textId="69C0B0B3" w:rsidR="005475A9" w:rsidRPr="00424939" w:rsidRDefault="005475A9" w:rsidP="009D1300">
      <w:pPr>
        <w:rPr>
          <w:rFonts w:cs="Times New Roman"/>
          <w:color w:val="000000" w:themeColor="text1"/>
        </w:rPr>
      </w:pPr>
      <w:r w:rsidRPr="00424939">
        <w:rPr>
          <w:rFonts w:cs="Times New Roman"/>
          <w:color w:val="000000" w:themeColor="text1"/>
        </w:rPr>
        <w:t xml:space="preserve">A rigorous introduction to abstract set theory and to metric and topological spaces, including a discussion of such topics as separation, connectedness, and compactness.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w:t>
      </w:r>
      <w:r w:rsidR="005F5F95">
        <w:rPr>
          <w:rFonts w:cs="Times New Roman"/>
          <w:color w:val="000000" w:themeColor="text1"/>
        </w:rPr>
        <w:t xml:space="preserve"> </w:t>
      </w:r>
      <w:r w:rsidR="00C62E96">
        <w:rPr>
          <w:rFonts w:cs="Times New Roman"/>
          <w:color w:val="000000" w:themeColor="text1"/>
        </w:rPr>
        <w:t>(WE) (MTH-215</w:t>
      </w:r>
      <w:del w:id="13487" w:author="Summer 2023 updates" w:date="2024-07-31T13:42:00Z">
        <w:r w:rsidR="00C62E96">
          <w:rPr>
            <w:rFonts w:cs="Times New Roman"/>
            <w:color w:val="000000" w:themeColor="text1"/>
          </w:rPr>
          <w:delText>)</w:delText>
        </w:r>
      </w:del>
      <w:ins w:id="13488" w:author="Summer 2023 updates" w:date="2024-07-31T13:42:00Z">
        <w:r w:rsidR="00C62E96">
          <w:rPr>
            <w:rFonts w:cs="Times New Roman"/>
            <w:color w:val="000000" w:themeColor="text1"/>
          </w:rPr>
          <w:t>)</w:t>
        </w:r>
        <w:r w:rsidR="009E5F05">
          <w:rPr>
            <w:rFonts w:cs="Times New Roman"/>
            <w:color w:val="000000" w:themeColor="text1"/>
          </w:rPr>
          <w:t>,</w:t>
        </w:r>
      </w:ins>
      <w:r w:rsidRPr="00424939">
        <w:rPr>
          <w:rFonts w:cs="Times New Roman"/>
          <w:color w:val="000000" w:themeColor="text1"/>
        </w:rPr>
        <w:t xml:space="preserve"> or consent of instructor. </w:t>
      </w:r>
    </w:p>
    <w:p w14:paraId="744A57C8" w14:textId="316BE47A" w:rsidR="005475A9" w:rsidRPr="00424939" w:rsidRDefault="005475A9" w:rsidP="00C67E4B">
      <w:pPr>
        <w:keepNext/>
        <w:spacing w:after="0"/>
        <w:rPr>
          <w:rFonts w:cs="Times New Roman"/>
          <w:color w:val="000000" w:themeColor="text1"/>
        </w:rPr>
      </w:pPr>
      <w:r w:rsidRPr="00424939">
        <w:rPr>
          <w:rFonts w:cs="Times New Roman"/>
          <w:b/>
          <w:color w:val="000000" w:themeColor="text1"/>
        </w:rPr>
        <w:t>MTH-</w:t>
      </w:r>
      <w:r w:rsidR="00430419" w:rsidRPr="00424939">
        <w:rPr>
          <w:rFonts w:cs="Times New Roman"/>
          <w:b/>
          <w:color w:val="000000" w:themeColor="text1"/>
        </w:rPr>
        <w:t>484</w:t>
      </w:r>
      <w:r w:rsidRPr="00424939">
        <w:rPr>
          <w:rFonts w:cs="Times New Roman"/>
          <w:b/>
          <w:color w:val="000000" w:themeColor="text1"/>
        </w:rPr>
        <w:t xml:space="preserve"> Special Topics </w:t>
      </w:r>
      <w:r w:rsidR="00FE7FA4" w:rsidRPr="00424939">
        <w:rPr>
          <w:rFonts w:cs="Times New Roman"/>
          <w:b/>
          <w:color w:val="000000" w:themeColor="text1"/>
        </w:rPr>
        <w:t>(WE)</w:t>
      </w:r>
    </w:p>
    <w:p w14:paraId="63169941" w14:textId="2047A69C" w:rsidR="005475A9" w:rsidRPr="00424939" w:rsidRDefault="005475A9" w:rsidP="009D1300">
      <w:pPr>
        <w:rPr>
          <w:rFonts w:cs="Times New Roman"/>
          <w:color w:val="000000" w:themeColor="text1"/>
        </w:rPr>
      </w:pPr>
      <w:r w:rsidRPr="00424939">
        <w:rPr>
          <w:rFonts w:cs="Times New Roman"/>
          <w:color w:val="000000" w:themeColor="text1"/>
        </w:rPr>
        <w:t xml:space="preserve">An opportunity to study current and topical material unavailable through the regular catalog offerings.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Calculus II (MTH-145) and Foundations of Advanced Math </w:t>
      </w:r>
      <w:r w:rsidR="00C62E96">
        <w:rPr>
          <w:rFonts w:cs="Times New Roman"/>
          <w:color w:val="000000" w:themeColor="text1"/>
        </w:rPr>
        <w:t>(WE) (MTH-215</w:t>
      </w:r>
      <w:del w:id="13489" w:author="Summer 2023 updates" w:date="2024-07-31T13:42:00Z">
        <w:r w:rsidR="00C62E96">
          <w:rPr>
            <w:rFonts w:cs="Times New Roman"/>
            <w:color w:val="000000" w:themeColor="text1"/>
          </w:rPr>
          <w:delText>)</w:delText>
        </w:r>
      </w:del>
      <w:ins w:id="13490" w:author="Summer 2023 updates" w:date="2024-07-31T13:42:00Z">
        <w:r w:rsidR="00C62E96">
          <w:rPr>
            <w:rFonts w:cs="Times New Roman"/>
            <w:color w:val="000000" w:themeColor="text1"/>
          </w:rPr>
          <w:t>)</w:t>
        </w:r>
        <w:r w:rsidR="00AA0B81">
          <w:rPr>
            <w:rFonts w:cs="Times New Roman"/>
            <w:color w:val="000000" w:themeColor="text1"/>
          </w:rPr>
          <w:t>,</w:t>
        </w:r>
      </w:ins>
      <w:r w:rsidRPr="00424939">
        <w:rPr>
          <w:rFonts w:cs="Times New Roman"/>
          <w:color w:val="000000" w:themeColor="text1"/>
        </w:rPr>
        <w:t xml:space="preserve"> or consent of instructor. </w:t>
      </w:r>
    </w:p>
    <w:p w14:paraId="435D89EE" w14:textId="6DD1D3FB" w:rsidR="005475A9" w:rsidRPr="00424939" w:rsidRDefault="005475A9" w:rsidP="00DB5E9E">
      <w:pPr>
        <w:spacing w:after="0"/>
        <w:rPr>
          <w:rFonts w:cs="Times New Roman"/>
          <w:color w:val="000000" w:themeColor="text1"/>
        </w:rPr>
      </w:pPr>
      <w:r w:rsidRPr="00424939">
        <w:rPr>
          <w:rFonts w:cs="Times New Roman"/>
          <w:b/>
          <w:color w:val="000000" w:themeColor="text1"/>
        </w:rPr>
        <w:t>MTH-</w:t>
      </w:r>
      <w:r w:rsidR="00430419" w:rsidRPr="00424939">
        <w:rPr>
          <w:rFonts w:cs="Times New Roman"/>
          <w:b/>
          <w:color w:val="000000" w:themeColor="text1"/>
        </w:rPr>
        <w:t>494</w:t>
      </w:r>
      <w:r w:rsidRPr="00424939">
        <w:rPr>
          <w:rFonts w:cs="Times New Roman"/>
          <w:b/>
          <w:color w:val="000000" w:themeColor="text1"/>
        </w:rPr>
        <w:t xml:space="preserve"> Internship in Mathematics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76814A32" w14:textId="6C4262F6" w:rsidR="005475A9" w:rsidRDefault="005475A9" w:rsidP="001916A2">
      <w:pPr>
        <w:spacing w:after="0"/>
      </w:pPr>
      <w:r w:rsidRPr="00424939">
        <w:t>Investigation of a career area related to the student’s interest in mathematics</w:t>
      </w:r>
      <w:r w:rsidR="00CA2908" w:rsidRPr="00424939">
        <w:t xml:space="preserve"> supervised</w:t>
      </w:r>
      <w:r w:rsidR="001C2359" w:rsidRPr="00424939">
        <w:t xml:space="preserve"> by a faculty member of the department in cooperation with the </w:t>
      </w:r>
      <w:r w:rsidR="00A437F3" w:rsidRPr="00424939">
        <w:t>Internship Specialist</w:t>
      </w:r>
      <w:r w:rsidR="001C2359" w:rsidRPr="00424939">
        <w:t xml:space="preserve">. </w:t>
      </w:r>
      <w:r w:rsidRPr="00424939">
        <w:t xml:space="preserve">A minimum of 140 hours on-site experience is required. </w:t>
      </w:r>
      <w:r w:rsidR="00A7479E" w:rsidRPr="00424939">
        <w:t>P/NP</w:t>
      </w:r>
      <w:r w:rsidRPr="00424939">
        <w:t xml:space="preserve"> basis only. This course does not satisfy any of the requirements for a major or minor</w:t>
      </w:r>
      <w:r w:rsidR="00B8454E" w:rsidRPr="00424939">
        <w:fldChar w:fldCharType="begin"/>
      </w:r>
      <w:r w:rsidR="00B8454E" w:rsidRPr="00424939">
        <w:instrText xml:space="preserve"> XE "</w:instrText>
      </w:r>
      <w:del w:id="13491" w:author="Summer 2023 updates" w:date="2024-07-31T13:42:00Z">
        <w:r w:rsidR="00B8454E" w:rsidRPr="00424939">
          <w:rPr>
            <w:rStyle w:val="Strong"/>
            <w:rFonts w:ascii="Garamond" w:hAnsi="Garamond"/>
            <w:color w:val="000000" w:themeColor="text1"/>
          </w:rPr>
          <w:delInstrText>minor</w:delInstrText>
        </w:r>
      </w:del>
      <w:ins w:id="13492"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mathematics. </w:t>
      </w:r>
      <w:r w:rsidR="00B87BB2" w:rsidRPr="00424939">
        <w:rPr>
          <w:u w:val="single"/>
        </w:rPr>
        <w:t>Prerequisites</w:t>
      </w:r>
      <w:r w:rsidR="00897BA1" w:rsidRPr="00424939">
        <w:t>:</w:t>
      </w:r>
      <w:r w:rsidRPr="00424939">
        <w:t xml:space="preserve"> junior standing and consent of </w:t>
      </w:r>
      <w:del w:id="13493" w:author="Summer 2023 updates" w:date="2024-07-31T13:42:00Z">
        <w:r w:rsidRPr="00424939">
          <w:delText>department</w:delText>
        </w:r>
        <w:r w:rsidR="00D474DB" w:rsidRPr="00424939">
          <w:delText xml:space="preserve"> chair</w:delText>
        </w:r>
        <w:r w:rsidRPr="00424939">
          <w:delText>.</w:delText>
        </w:r>
      </w:del>
      <w:ins w:id="13494" w:author="Summer 2023 updates" w:date="2024-07-31T13:42:00Z">
        <w:r w:rsidR="009E5F05">
          <w:t>supervising instructor</w:t>
        </w:r>
        <w:r w:rsidRPr="00424939">
          <w:t>.</w:t>
        </w:r>
        <w:r w:rsidR="009E5F05">
          <w:t xml:space="preserve"> (Offered by arrangement)</w:t>
        </w:r>
      </w:ins>
    </w:p>
    <w:p w14:paraId="543C255E" w14:textId="77777777" w:rsidR="00E61999" w:rsidRDefault="00E61999" w:rsidP="001916A2">
      <w:pPr>
        <w:spacing w:after="0"/>
      </w:pPr>
    </w:p>
    <w:p w14:paraId="09887E7F" w14:textId="77777777" w:rsidR="00613076" w:rsidRDefault="00613076" w:rsidP="001916A2">
      <w:pPr>
        <w:spacing w:after="0"/>
        <w:rPr>
          <w:rFonts w:cs="Times New Roman"/>
          <w:color w:val="000000" w:themeColor="text1"/>
        </w:rPr>
      </w:pPr>
    </w:p>
    <w:p w14:paraId="005DEB41" w14:textId="7DDA826D" w:rsidR="005475A9" w:rsidRPr="00613076" w:rsidRDefault="009F69F4" w:rsidP="000C027B">
      <w:pPr>
        <w:pStyle w:val="Heading4"/>
        <w:spacing w:before="120"/>
        <w:rPr>
          <w:rFonts w:ascii="Garamond" w:hAnsi="Garamond"/>
          <w:smallCaps w:val="0"/>
          <w:color w:val="000000" w:themeColor="text1"/>
        </w:rPr>
        <w:pPrChange w:id="13495" w:author="Summer 2023 updates" w:date="2024-07-31T13:42:00Z">
          <w:pPr>
            <w:pStyle w:val="Heading4"/>
            <w:spacing w:before="0"/>
          </w:pPr>
        </w:pPrChange>
      </w:pPr>
      <w:bookmarkStart w:id="13496" w:name="_Ref14099429"/>
      <w:bookmarkStart w:id="13497" w:name="_Toc141355773"/>
      <w:bookmarkStart w:id="13498" w:name="_Toc110005254"/>
      <w:r w:rsidRPr="00613076">
        <w:rPr>
          <w:rFonts w:ascii="Garamond" w:hAnsi="Garamond"/>
          <w:smallCaps w:val="0"/>
          <w:color w:val="000000" w:themeColor="text1"/>
        </w:rPr>
        <w:t>—Molecular Biology</w:t>
      </w:r>
      <w:r w:rsidR="00B8454E" w:rsidRPr="00613076">
        <w:rPr>
          <w:rFonts w:ascii="Garamond" w:hAnsi="Garamond"/>
          <w:smallCaps w:val="0"/>
          <w:color w:val="000000" w:themeColor="text1"/>
        </w:rPr>
        <w:fldChar w:fldCharType="begin"/>
      </w:r>
      <w:r w:rsidR="00B8454E" w:rsidRPr="00613076">
        <w:rPr>
          <w:rFonts w:ascii="Garamond" w:hAnsi="Garamond"/>
          <w:smallCaps w:val="0"/>
          <w:color w:val="000000" w:themeColor="text1"/>
        </w:rPr>
        <w:instrText xml:space="preserve"> XE "</w:instrText>
      </w:r>
      <w:r w:rsidR="00B8454E" w:rsidRPr="00613076">
        <w:rPr>
          <w:rFonts w:ascii="Garamond" w:hAnsi="Garamond" w:cs="Times New Roman"/>
          <w:smallCaps w:val="0"/>
          <w:color w:val="000000" w:themeColor="text1"/>
        </w:rPr>
        <w:instrText>Biology</w:instrText>
      </w:r>
      <w:r w:rsidR="00B8454E" w:rsidRPr="00613076">
        <w:rPr>
          <w:rFonts w:ascii="Garamond" w:hAnsi="Garamond"/>
          <w:smallCaps w:val="0"/>
          <w:color w:val="000000" w:themeColor="text1"/>
        </w:rPr>
        <w:instrText xml:space="preserve">" </w:instrText>
      </w:r>
      <w:r w:rsidR="00B8454E" w:rsidRPr="00613076">
        <w:rPr>
          <w:rFonts w:ascii="Garamond" w:hAnsi="Garamond"/>
          <w:smallCaps w:val="0"/>
          <w:color w:val="000000" w:themeColor="text1"/>
        </w:rPr>
        <w:fldChar w:fldCharType="end"/>
      </w:r>
      <w:r w:rsidRPr="00613076">
        <w:rPr>
          <w:rFonts w:ascii="Garamond" w:hAnsi="Garamond"/>
          <w:smallCaps w:val="0"/>
          <w:color w:val="000000" w:themeColor="text1"/>
        </w:rPr>
        <w:t xml:space="preserve"> (Collateral Major)</w:t>
      </w:r>
      <w:bookmarkEnd w:id="13496"/>
      <w:bookmarkEnd w:id="13497"/>
      <w:bookmarkEnd w:id="13498"/>
    </w:p>
    <w:p w14:paraId="57E92CDC" w14:textId="77777777" w:rsidR="00EF78D6" w:rsidRPr="00424939" w:rsidRDefault="00EF78D6" w:rsidP="00EF78D6">
      <w:pPr>
        <w:pStyle w:val="Noparagraphstyle"/>
        <w:spacing w:line="276"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Leonardo (Administrative Coordinator).</w:t>
      </w:r>
    </w:p>
    <w:p w14:paraId="276ADEFF" w14:textId="37BBD0B1" w:rsidR="00EF78D6" w:rsidRDefault="00EF78D6" w:rsidP="00EF78D6">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This major might be considered by students interested in finding technical positions in academia or industry after graduation or those planning to pursue a graduate program in molecular biology, cell biology, or microbiology. </w:t>
      </w:r>
    </w:p>
    <w:p w14:paraId="3B41DB76" w14:textId="77777777" w:rsidR="00E61999" w:rsidRPr="00424939" w:rsidRDefault="00E61999" w:rsidP="00EF78D6">
      <w:pPr>
        <w:pStyle w:val="Noparagraphstyle"/>
        <w:spacing w:after="60" w:line="240" w:lineRule="auto"/>
        <w:jc w:val="left"/>
        <w:rPr>
          <w:rFonts w:ascii="Garamond" w:hAnsi="Garamond" w:cs="Times New Roman"/>
          <w:color w:val="000000" w:themeColor="text1"/>
          <w:sz w:val="22"/>
          <w:szCs w:val="22"/>
        </w:rPr>
      </w:pPr>
    </w:p>
    <w:p w14:paraId="49F9A5C4" w14:textId="77777777" w:rsidR="00EF78D6" w:rsidRPr="00424939" w:rsidRDefault="00EF78D6" w:rsidP="000C027B">
      <w:pPr>
        <w:pStyle w:val="Noparagraphstyle"/>
        <w:spacing w:before="120" w:line="276" w:lineRule="auto"/>
        <w:jc w:val="left"/>
        <w:rPr>
          <w:rFonts w:ascii="Garamond" w:hAnsi="Garamond" w:cs="Times New Roman"/>
          <w:color w:val="000000" w:themeColor="text1"/>
          <w:sz w:val="22"/>
          <w:szCs w:val="22"/>
        </w:rPr>
        <w:pPrChange w:id="13499" w:author="Summer 2023 updates" w:date="2024-07-31T13:42:00Z">
          <w:pPr>
            <w:pStyle w:val="Noparagraphstyle"/>
            <w:spacing w:line="276" w:lineRule="auto"/>
            <w:jc w:val="left"/>
          </w:pPr>
        </w:pPrChange>
      </w:pPr>
      <w:r w:rsidRPr="00424939">
        <w:rPr>
          <w:rFonts w:ascii="Garamond" w:hAnsi="Garamond" w:cs="Times New Roman"/>
          <w:b/>
          <w:color w:val="000000" w:themeColor="text1"/>
          <w:sz w:val="22"/>
          <w:szCs w:val="22"/>
        </w:rPr>
        <w:t>Collateral Major in Molecular Biology</w:t>
      </w:r>
      <w:r w:rsidRPr="00424939">
        <w:rPr>
          <w:rFonts w:ascii="Garamond" w:hAnsi="Garamond" w:cs="Times New Roman"/>
          <w:b/>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b/>
          <w:color w:val="000000" w:themeColor="text1"/>
          <w:sz w:val="22"/>
          <w:szCs w:val="22"/>
        </w:rPr>
        <w:fldChar w:fldCharType="end"/>
      </w:r>
    </w:p>
    <w:p w14:paraId="095934D6" w14:textId="77777777" w:rsidR="00EF78D6" w:rsidRPr="00424939" w:rsidRDefault="00EF78D6" w:rsidP="00EF78D6">
      <w:pPr>
        <w:spacing w:after="0"/>
        <w:rPr>
          <w:rFonts w:cs="Times New Roman"/>
          <w:color w:val="000000" w:themeColor="text1"/>
        </w:rPr>
      </w:pPr>
      <w:r w:rsidRPr="00424939">
        <w:rPr>
          <w:rFonts w:cs="Times New Roman"/>
          <w:bCs/>
          <w:color w:val="000000" w:themeColor="text1"/>
        </w:rPr>
        <w:t>A major in molecular biology requires a minimum cumulative 2.0 GPA in all courses counted toward the major.</w:t>
      </w:r>
    </w:p>
    <w:p w14:paraId="3E4CA70C" w14:textId="49DB765F" w:rsidR="00EF78D6" w:rsidRPr="00424939" w:rsidRDefault="00EF78D6" w:rsidP="00EF78D6">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Concurrent completion of a primary major in biology is required</w:t>
      </w:r>
      <w:r w:rsidR="00495619">
        <w:rPr>
          <w:rFonts w:ascii="Garamond" w:hAnsi="Garamond" w:cs="Times New Roman"/>
          <w:color w:val="000000" w:themeColor="text1"/>
          <w:sz w:val="22"/>
          <w:szCs w:val="22"/>
        </w:rPr>
        <w:t xml:space="preserve"> (see Biology p. </w:t>
      </w:r>
      <w:r w:rsidR="00495619">
        <w:rPr>
          <w:rFonts w:ascii="Garamond" w:hAnsi="Garamond" w:cs="Times New Roman"/>
          <w:color w:val="000000" w:themeColor="text1"/>
          <w:sz w:val="22"/>
          <w:szCs w:val="22"/>
        </w:rPr>
        <w:fldChar w:fldCharType="begin"/>
      </w:r>
      <w:r w:rsidR="00495619">
        <w:rPr>
          <w:rFonts w:ascii="Garamond" w:hAnsi="Garamond" w:cs="Times New Roman"/>
          <w:color w:val="000000" w:themeColor="text1"/>
          <w:sz w:val="22"/>
          <w:szCs w:val="22"/>
        </w:rPr>
        <w:instrText xml:space="preserve"> PAGEREF _Ref14176777 \h </w:instrText>
      </w:r>
      <w:r w:rsidR="00495619">
        <w:rPr>
          <w:rFonts w:ascii="Garamond" w:hAnsi="Garamond" w:cs="Times New Roman"/>
          <w:color w:val="000000" w:themeColor="text1"/>
          <w:sz w:val="22"/>
          <w:szCs w:val="22"/>
        </w:rPr>
      </w:r>
      <w:r w:rsidR="00495619">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80</w:t>
      </w:r>
      <w:r w:rsidR="00495619">
        <w:rPr>
          <w:rFonts w:ascii="Garamond" w:hAnsi="Garamond" w:cs="Times New Roman"/>
          <w:color w:val="000000" w:themeColor="text1"/>
          <w:sz w:val="22"/>
          <w:szCs w:val="22"/>
        </w:rPr>
        <w:fldChar w:fldCharType="end"/>
      </w:r>
      <w:r w:rsidR="0049561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Students choosing a collateral major</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XE "</w:instrText>
      </w:r>
      <w:del w:id="13500" w:author="Summer 2023 updates" w:date="2024-07-31T13:42:00Z">
        <w:r w:rsidRPr="00424939">
          <w:rPr>
            <w:rStyle w:val="Strong"/>
            <w:rFonts w:ascii="Garamond" w:hAnsi="Garamond"/>
            <w:color w:val="000000" w:themeColor="text1"/>
            <w:szCs w:val="22"/>
          </w:rPr>
          <w:delInstrText>collateral major</w:delInstrText>
        </w:r>
      </w:del>
      <w:ins w:id="13501" w:author="Summer 2023 updates" w:date="2024-07-31T13:42:00Z">
        <w:r w:rsidR="00314707">
          <w:rPr>
            <w:rStyle w:val="Strong"/>
            <w:rFonts w:ascii="Garamond" w:hAnsi="Garamond"/>
            <w:color w:val="000000" w:themeColor="text1"/>
            <w:szCs w:val="22"/>
          </w:rPr>
          <w:instrText>C</w:instrText>
        </w:r>
        <w:r w:rsidRPr="00424939">
          <w:rPr>
            <w:rStyle w:val="Strong"/>
            <w:rFonts w:ascii="Garamond" w:hAnsi="Garamond"/>
            <w:color w:val="000000" w:themeColor="text1"/>
            <w:szCs w:val="22"/>
          </w:rPr>
          <w:instrText xml:space="preserve">ollateral </w:instrText>
        </w:r>
        <w:r w:rsidR="00314707">
          <w:rPr>
            <w:rStyle w:val="Strong"/>
            <w:rFonts w:ascii="Garamond" w:hAnsi="Garamond"/>
            <w:color w:val="000000" w:themeColor="text1"/>
            <w:szCs w:val="22"/>
          </w:rPr>
          <w:instrText>M</w:instrText>
        </w:r>
        <w:r w:rsidRPr="00424939">
          <w:rPr>
            <w:rStyle w:val="Strong"/>
            <w:rFonts w:ascii="Garamond" w:hAnsi="Garamond"/>
            <w:color w:val="000000" w:themeColor="text1"/>
            <w:szCs w:val="22"/>
          </w:rPr>
          <w:instrText>ajor</w:instrText>
        </w:r>
      </w:ins>
      <w:r w:rsidRPr="00424939">
        <w:rPr>
          <w:rFonts w:ascii="Garamond" w:hAnsi="Garamond" w:cs="Times New Roman"/>
          <w:color w:val="000000" w:themeColor="text1"/>
          <w:sz w:val="22"/>
          <w:szCs w:val="22"/>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Molecular Biology</w:t>
      </w:r>
      <w:r w:rsidRPr="00424939">
        <w:rPr>
          <w:rFonts w:ascii="Garamond" w:hAnsi="Garamond" w:cs="Times New Roman"/>
          <w:color w:val="000000" w:themeColor="text1"/>
          <w:sz w:val="22"/>
          <w:szCs w:val="22"/>
        </w:rPr>
        <w:fldChar w:fldCharType="begin"/>
      </w:r>
      <w:r w:rsidRPr="00424939">
        <w:rPr>
          <w:rFonts w:ascii="Garamond" w:hAnsi="Garamond" w:cs="Times New Roman"/>
          <w:color w:val="000000" w:themeColor="text1"/>
          <w:sz w:val="22"/>
          <w:szCs w:val="22"/>
        </w:rPr>
        <w:instrText xml:space="preserve"> XE "Biology"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may not select the collateral major in Biochemistry. </w:t>
      </w:r>
    </w:p>
    <w:p w14:paraId="1DB13EC5"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CHM-221 Organic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w:t>
      </w:r>
    </w:p>
    <w:p w14:paraId="33C1C304"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CHM-321 Organic Chemistry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Chemistry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II </w:t>
      </w:r>
    </w:p>
    <w:p w14:paraId="2B6333D1"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CHM-322 Organic Laboratory </w:t>
      </w:r>
    </w:p>
    <w:p w14:paraId="17C797B8"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BIO-345/-345L Techniques in Molecular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 </w:t>
      </w:r>
    </w:p>
    <w:p w14:paraId="5F14298F"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BIO-405 Current Topics in Molecular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p>
    <w:p w14:paraId="238B4A3D"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One of the following: </w:t>
      </w:r>
    </w:p>
    <w:p w14:paraId="31ABC03B" w14:textId="4E90B6CB"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CHM-431/-431L Biochemistry</w:t>
      </w:r>
      <w:r>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and Laboratory</w:t>
      </w:r>
    </w:p>
    <w:p w14:paraId="24FA6882"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CHM-432/-432L Protein Biochemistry and Laboratory</w:t>
      </w:r>
    </w:p>
    <w:p w14:paraId="35880B3C" w14:textId="77777777" w:rsidR="00EF78D6" w:rsidRPr="00424939" w:rsidRDefault="00EF78D6" w:rsidP="00E500FB">
      <w:pPr>
        <w:pStyle w:val="Noparagraphstyle"/>
        <w:numPr>
          <w:ilvl w:val="0"/>
          <w:numId w:val="107"/>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One of the following sequences: </w:t>
      </w:r>
    </w:p>
    <w:p w14:paraId="3F23C5A1"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BIO-325/-325L Microbiology</w:t>
      </w:r>
      <w:r>
        <w:rPr>
          <w:rFonts w:ascii="Garamond" w:hAnsi="Garamond" w:cs="Times New Roman"/>
          <w:color w:val="000000" w:themeColor="text1"/>
          <w:sz w:val="22"/>
          <w:szCs w:val="22"/>
        </w:rPr>
        <w:t xml:space="preserve"> (WE)</w:t>
      </w:r>
      <w:r w:rsidRPr="00424939">
        <w:rPr>
          <w:rFonts w:ascii="Garamond" w:hAnsi="Garamond" w:cs="Times New Roman"/>
          <w:color w:val="000000" w:themeColor="text1"/>
          <w:sz w:val="22"/>
          <w:szCs w:val="22"/>
        </w:rPr>
        <w:t xml:space="preserve"> and Laboratory</w:t>
      </w:r>
    </w:p>
    <w:p w14:paraId="5A617A3E"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BIO-415/-415L Developmental Biology</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Biology</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and Laboratory</w:t>
      </w:r>
    </w:p>
    <w:p w14:paraId="689B84AC" w14:textId="77777777" w:rsidR="00EF78D6" w:rsidRPr="00424939" w:rsidRDefault="00EF78D6" w:rsidP="00EF78D6">
      <w:pPr>
        <w:pStyle w:val="Noparagraphstyle"/>
        <w:spacing w:after="60"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BIO-435/-435L Cell Physiology and Laboratory</w:t>
      </w:r>
    </w:p>
    <w:p w14:paraId="313DA6C2" w14:textId="77777777" w:rsidR="00EF78D6" w:rsidRPr="00424939" w:rsidRDefault="00EF78D6" w:rsidP="00EF78D6">
      <w:pPr>
        <w:pStyle w:val="Noparagraphstyle"/>
        <w:spacing w:line="240" w:lineRule="auto"/>
        <w:ind w:firstLine="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BIO-455/-455L Molecular Neurobiology and Laboratory</w:t>
      </w:r>
    </w:p>
    <w:p w14:paraId="25332603" w14:textId="77777777" w:rsidR="00EF78D6" w:rsidRPr="00424939" w:rsidRDefault="00EF78D6" w:rsidP="00EF78D6">
      <w:pPr>
        <w:pStyle w:val="Noparagraphstyle"/>
        <w:spacing w:line="240" w:lineRule="auto"/>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Strongly recommended: </w:t>
      </w:r>
    </w:p>
    <w:p w14:paraId="36460A25" w14:textId="77777777" w:rsidR="00EF78D6" w:rsidRPr="00424939" w:rsidRDefault="00EF78D6" w:rsidP="00EF78D6">
      <w:pPr>
        <w:pStyle w:val="Noparagraphstyle"/>
        <w:spacing w:line="240" w:lineRule="auto"/>
        <w:ind w:firstLine="36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One of the following sequences:</w:t>
      </w:r>
      <w:r w:rsidRPr="00424939">
        <w:rPr>
          <w:rFonts w:ascii="Garamond" w:hAnsi="Garamond" w:cs="Times New Roman"/>
          <w:color w:val="000000" w:themeColor="text1"/>
          <w:sz w:val="22"/>
          <w:szCs w:val="22"/>
        </w:rPr>
        <w:tab/>
      </w:r>
    </w:p>
    <w:p w14:paraId="38000B1A" w14:textId="77777777" w:rsidR="00EF78D6" w:rsidRPr="00424939" w:rsidRDefault="00EF78D6" w:rsidP="00EF78D6">
      <w:pPr>
        <w:pStyle w:val="Noparagraphstyle"/>
        <w:spacing w:line="240" w:lineRule="auto"/>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t>PHY-165/-165L Basic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PHY-175/175L Basic Physics II</w:t>
      </w:r>
    </w:p>
    <w:p w14:paraId="74B6C03B" w14:textId="6C266C3F" w:rsidR="00EF78D6" w:rsidRDefault="00EF78D6" w:rsidP="00B733D7">
      <w:pPr>
        <w:pStyle w:val="Noparagraphstyle"/>
        <w:spacing w:line="240" w:lineRule="auto"/>
        <w:ind w:firstLine="720"/>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PHY-185/-185L General Physics</w:t>
      </w:r>
      <w:r w:rsidRPr="00424939">
        <w:rPr>
          <w:rFonts w:ascii="Garamond" w:hAnsi="Garamond" w:cs="Times New Roman"/>
          <w:color w:val="000000" w:themeColor="text1"/>
          <w:sz w:val="22"/>
          <w:szCs w:val="22"/>
        </w:rPr>
        <w:fldChar w:fldCharType="begin"/>
      </w:r>
      <w:r w:rsidRPr="00424939">
        <w:rPr>
          <w:rFonts w:ascii="Garamond" w:hAnsi="Garamond"/>
          <w:color w:val="000000" w:themeColor="text1"/>
        </w:rPr>
        <w:instrText xml:space="preserve"> XE "</w:instrText>
      </w:r>
      <w:r w:rsidRPr="00424939">
        <w:rPr>
          <w:rFonts w:ascii="Garamond" w:hAnsi="Garamond" w:cs="Times New Roman"/>
          <w:color w:val="000000" w:themeColor="text1"/>
        </w:rPr>
        <w:instrText>Physics</w:instrText>
      </w:r>
      <w:r w:rsidRPr="00424939">
        <w:rPr>
          <w:rFonts w:ascii="Garamond" w:hAnsi="Garamond"/>
          <w:color w:val="000000" w:themeColor="text1"/>
        </w:rPr>
        <w:instrText xml:space="preserve">" </w:instrText>
      </w:r>
      <w:r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 and PHY-195/-195L General Physics II </w:t>
      </w:r>
    </w:p>
    <w:p w14:paraId="19139617" w14:textId="77777777" w:rsidR="00B733D7" w:rsidRDefault="00B733D7" w:rsidP="00B733D7">
      <w:pPr>
        <w:pStyle w:val="Noparagraphstyle"/>
        <w:spacing w:line="240" w:lineRule="auto"/>
        <w:ind w:firstLine="720"/>
        <w:rPr>
          <w:rFonts w:ascii="Garamond" w:hAnsi="Garamond" w:cs="Times New Roman"/>
          <w:color w:val="000000" w:themeColor="text1"/>
          <w:sz w:val="22"/>
          <w:szCs w:val="22"/>
        </w:rPr>
      </w:pPr>
    </w:p>
    <w:p w14:paraId="1D0DBC1A" w14:textId="77777777" w:rsidR="006F0C7E" w:rsidRPr="00424939" w:rsidRDefault="006F0C7E" w:rsidP="00B733D7">
      <w:pPr>
        <w:spacing w:after="0"/>
        <w:rPr>
          <w:rFonts w:cs="Times New Roman"/>
          <w:color w:val="000000" w:themeColor="text1"/>
        </w:rPr>
      </w:pPr>
    </w:p>
    <w:p w14:paraId="0358EFDC" w14:textId="77777777" w:rsidR="00E61999" w:rsidRDefault="00E61999">
      <w:pPr>
        <w:spacing w:after="200" w:line="276" w:lineRule="auto"/>
        <w:rPr>
          <w:del w:id="13502" w:author="Summer 2023 updates" w:date="2024-07-31T13:42:00Z"/>
          <w:rFonts w:eastAsiaTheme="majorEastAsia" w:cstheme="majorBidi"/>
          <w:b/>
          <w:iCs/>
          <w:smallCaps/>
          <w:color w:val="000000" w:themeColor="text1"/>
        </w:rPr>
      </w:pPr>
      <w:del w:id="13503" w:author="Summer 2023 updates" w:date="2024-07-31T13:42:00Z">
        <w:r>
          <w:rPr>
            <w:color w:val="000000" w:themeColor="text1"/>
          </w:rPr>
          <w:br w:type="page"/>
        </w:r>
      </w:del>
    </w:p>
    <w:p w14:paraId="3C95CFE4" w14:textId="22726FD3" w:rsidR="005475A9" w:rsidRPr="00424939" w:rsidRDefault="009F69F4" w:rsidP="000C027B">
      <w:pPr>
        <w:pStyle w:val="Heading4"/>
        <w:spacing w:before="120"/>
        <w:rPr>
          <w:rFonts w:ascii="Garamond" w:hAnsi="Garamond"/>
          <w:color w:val="000000" w:themeColor="text1"/>
        </w:rPr>
        <w:pPrChange w:id="13504" w:author="Summer 2023 updates" w:date="2024-07-31T13:42:00Z">
          <w:pPr>
            <w:pStyle w:val="Heading4"/>
          </w:pPr>
        </w:pPrChange>
      </w:pPr>
      <w:bookmarkStart w:id="13505" w:name="_Toc141355774"/>
      <w:bookmarkStart w:id="13506" w:name="_Toc110005255"/>
      <w:r w:rsidRPr="00424939">
        <w:rPr>
          <w:rFonts w:ascii="Garamond" w:hAnsi="Garamond"/>
          <w:color w:val="000000" w:themeColor="text1"/>
        </w:rPr>
        <w:t>—Music</w:t>
      </w:r>
      <w:bookmarkEnd w:id="13505"/>
      <w:bookmarkEnd w:id="13506"/>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24D65D0" w14:textId="3E1B8531" w:rsidR="000C66C2" w:rsidRPr="00424939" w:rsidRDefault="000C66C2" w:rsidP="000C027B">
      <w:pPr>
        <w:rPr>
          <w:rPrChange w:id="13507" w:author="Summer 2023 updates" w:date="2024-07-31T13:42:00Z">
            <w:rPr>
              <w:color w:val="000000" w:themeColor="text1"/>
            </w:rPr>
          </w:rPrChange>
        </w:rPr>
        <w:pPrChange w:id="13508" w:author="Summer 2023 updates" w:date="2024-07-31T13:42:00Z">
          <w:pPr>
            <w:spacing w:after="120"/>
          </w:pPr>
        </w:pPrChange>
      </w:pPr>
      <w:del w:id="13509" w:author="Summer 2023 updates" w:date="2024-07-31T13:42:00Z">
        <w:r w:rsidRPr="00424939">
          <w:rPr>
            <w:rFonts w:cs="Times New Roman"/>
            <w:color w:val="000000" w:themeColor="text1"/>
          </w:rPr>
          <w:delText xml:space="preserve">Benson, </w:delText>
        </w:r>
      </w:del>
      <w:r w:rsidRPr="00424939">
        <w:rPr>
          <w:rPrChange w:id="13510" w:author="Summer 2023 updates" w:date="2024-07-31T13:42:00Z">
            <w:rPr>
              <w:color w:val="000000" w:themeColor="text1"/>
            </w:rPr>
          </w:rPrChange>
        </w:rPr>
        <w:t>B</w:t>
      </w:r>
      <w:r w:rsidR="006C16D9">
        <w:rPr>
          <w:rPrChange w:id="13511" w:author="Summer 2023 updates" w:date="2024-07-31T13:42:00Z">
            <w:rPr>
              <w:color w:val="000000" w:themeColor="text1"/>
            </w:rPr>
          </w:rPrChange>
        </w:rPr>
        <w:t>rewer</w:t>
      </w:r>
      <w:r w:rsidR="00164DE7" w:rsidRPr="00424939">
        <w:rPr>
          <w:rPrChange w:id="13512" w:author="Summer 2023 updates" w:date="2024-07-31T13:42:00Z">
            <w:rPr>
              <w:color w:val="000000" w:themeColor="text1"/>
            </w:rPr>
          </w:rPrChange>
        </w:rPr>
        <w:t>,</w:t>
      </w:r>
      <w:r w:rsidR="009F25D8" w:rsidRPr="00424939">
        <w:rPr>
          <w:rPrChange w:id="13513" w:author="Summer 2023 updates" w:date="2024-07-31T13:42:00Z">
            <w:rPr>
              <w:color w:val="000000" w:themeColor="text1"/>
            </w:rPr>
          </w:rPrChange>
        </w:rPr>
        <w:t xml:space="preserve"> </w:t>
      </w:r>
      <w:r w:rsidRPr="00424939">
        <w:rPr>
          <w:rPrChange w:id="13514" w:author="Summer 2023 updates" w:date="2024-07-31T13:42:00Z">
            <w:rPr>
              <w:color w:val="000000" w:themeColor="text1"/>
            </w:rPr>
          </w:rPrChange>
        </w:rPr>
        <w:t>Carson</w:t>
      </w:r>
      <w:r w:rsidR="006C16D9">
        <w:rPr>
          <w:rPrChange w:id="13515" w:author="Summer 2023 updates" w:date="2024-07-31T13:42:00Z">
            <w:rPr>
              <w:color w:val="000000" w:themeColor="text1"/>
            </w:rPr>
          </w:rPrChange>
        </w:rPr>
        <w:t xml:space="preserve"> (Chair)</w:t>
      </w:r>
      <w:r w:rsidR="00403154" w:rsidRPr="00424939">
        <w:rPr>
          <w:rPrChange w:id="13516" w:author="Summer 2023 updates" w:date="2024-07-31T13:42:00Z">
            <w:rPr>
              <w:color w:val="000000" w:themeColor="text1"/>
            </w:rPr>
          </w:rPrChange>
        </w:rPr>
        <w:t xml:space="preserve">, </w:t>
      </w:r>
      <w:r w:rsidRPr="00424939">
        <w:rPr>
          <w:rPrChange w:id="13517" w:author="Summer 2023 updates" w:date="2024-07-31T13:42:00Z">
            <w:rPr>
              <w:color w:val="000000" w:themeColor="text1"/>
            </w:rPr>
          </w:rPrChange>
        </w:rPr>
        <w:t xml:space="preserve">Falk, </w:t>
      </w:r>
      <w:del w:id="13518" w:author="Summer 2023 updates" w:date="2024-07-31T13:42:00Z">
        <w:r w:rsidR="00403154" w:rsidRPr="00424939">
          <w:rPr>
            <w:rFonts w:cs="Times New Roman"/>
            <w:color w:val="000000" w:themeColor="text1"/>
          </w:rPr>
          <w:delText xml:space="preserve">Hanisch, </w:delText>
        </w:r>
        <w:r w:rsidR="006C16D9">
          <w:rPr>
            <w:rFonts w:cs="Times New Roman"/>
            <w:color w:val="000000" w:themeColor="text1"/>
          </w:rPr>
          <w:delText xml:space="preserve">Lawrence, </w:delText>
        </w:r>
      </w:del>
      <w:r w:rsidR="006C16D9">
        <w:rPr>
          <w:rPrChange w:id="13519" w:author="Summer 2023 updates" w:date="2024-07-31T13:42:00Z">
            <w:rPr>
              <w:color w:val="000000" w:themeColor="text1"/>
            </w:rPr>
          </w:rPrChange>
        </w:rPr>
        <w:t xml:space="preserve">Lovegood, </w:t>
      </w:r>
      <w:ins w:id="13520" w:author="Summer 2023 updates" w:date="2024-07-31T13:42:00Z">
        <w:r w:rsidR="00AE654B">
          <w:t xml:space="preserve">S. </w:t>
        </w:r>
        <w:r w:rsidR="006854DD">
          <w:t xml:space="preserve">Nuss, </w:t>
        </w:r>
      </w:ins>
      <w:r w:rsidR="007213C4" w:rsidRPr="00424939">
        <w:rPr>
          <w:rPrChange w:id="13521" w:author="Summer 2023 updates" w:date="2024-07-31T13:42:00Z">
            <w:rPr>
              <w:color w:val="000000" w:themeColor="text1"/>
            </w:rPr>
          </w:rPrChange>
        </w:rPr>
        <w:t>Shanley</w:t>
      </w:r>
      <w:r w:rsidRPr="00424939">
        <w:rPr>
          <w:rPrChange w:id="13522" w:author="Summer 2023 updates" w:date="2024-07-31T13:42:00Z">
            <w:rPr>
              <w:color w:val="000000" w:themeColor="text1"/>
            </w:rPr>
          </w:rPrChange>
        </w:rPr>
        <w:t xml:space="preserve">, </w:t>
      </w:r>
      <w:del w:id="13523" w:author="Summer 2023 updates" w:date="2024-07-31T13:42:00Z">
        <w:r w:rsidR="00C9464B" w:rsidRPr="00424939">
          <w:rPr>
            <w:rFonts w:cs="Times New Roman"/>
            <w:color w:val="000000" w:themeColor="text1"/>
          </w:rPr>
          <w:delText xml:space="preserve">Weiler, </w:delText>
        </w:r>
        <w:r w:rsidRPr="00424939">
          <w:rPr>
            <w:rFonts w:cs="Times New Roman"/>
            <w:color w:val="000000" w:themeColor="text1"/>
          </w:rPr>
          <w:delText>B. Wolgast</w:delText>
        </w:r>
        <w:r w:rsidR="006C16D9">
          <w:rPr>
            <w:rFonts w:cs="Times New Roman"/>
            <w:color w:val="000000" w:themeColor="text1"/>
          </w:rPr>
          <w:delText>, Zeidieh</w:delText>
        </w:r>
      </w:del>
      <w:ins w:id="13524" w:author="Summer 2023 updates" w:date="2024-07-31T13:42:00Z">
        <w:r w:rsidR="00690E9F">
          <w:t>Westphalen</w:t>
        </w:r>
      </w:ins>
    </w:p>
    <w:p w14:paraId="11D831B6" w14:textId="40D18809" w:rsidR="005475A9" w:rsidRPr="00424939" w:rsidRDefault="005475A9" w:rsidP="000C027B">
      <w:pPr>
        <w:rPr>
          <w:rPrChange w:id="13525" w:author="Summer 2023 updates" w:date="2024-07-31T13:42:00Z">
            <w:rPr>
              <w:color w:val="000000" w:themeColor="text1"/>
            </w:rPr>
          </w:rPrChange>
        </w:rPr>
        <w:pPrChange w:id="13526" w:author="Summer 2023 updates" w:date="2024-07-31T13:42:00Z">
          <w:pPr>
            <w:spacing w:after="120"/>
          </w:pPr>
        </w:pPrChange>
      </w:pPr>
      <w:r w:rsidRPr="00424939">
        <w:rPr>
          <w:rPrChange w:id="13527" w:author="Summer 2023 updates" w:date="2024-07-31T13:42:00Z">
            <w:rPr>
              <w:color w:val="000000" w:themeColor="text1"/>
            </w:rPr>
          </w:rPrChange>
        </w:rPr>
        <w:t>Teaching Artists:</w:t>
      </w:r>
      <w:r w:rsidR="006C16D9">
        <w:rPr>
          <w:rPrChange w:id="13528" w:author="Summer 2023 updates" w:date="2024-07-31T13:42:00Z">
            <w:rPr>
              <w:color w:val="000000" w:themeColor="text1"/>
            </w:rPr>
          </w:rPrChange>
        </w:rPr>
        <w:t xml:space="preserve"> Altfillisch, Bishop,</w:t>
      </w:r>
      <w:r w:rsidR="004831C4" w:rsidRPr="00424939">
        <w:rPr>
          <w:rPrChange w:id="13529" w:author="Summer 2023 updates" w:date="2024-07-31T13:42:00Z">
            <w:rPr>
              <w:color w:val="000000" w:themeColor="text1"/>
            </w:rPr>
          </w:rPrChange>
        </w:rPr>
        <w:t xml:space="preserve"> Brumwell, </w:t>
      </w:r>
      <w:r w:rsidR="00403154" w:rsidRPr="00424939">
        <w:rPr>
          <w:rPrChange w:id="13530" w:author="Summer 2023 updates" w:date="2024-07-31T13:42:00Z">
            <w:rPr>
              <w:color w:val="000000" w:themeColor="text1"/>
            </w:rPr>
          </w:rPrChange>
        </w:rPr>
        <w:t xml:space="preserve">Capistran, </w:t>
      </w:r>
      <w:r w:rsidR="006C16D9">
        <w:rPr>
          <w:rPrChange w:id="13531" w:author="Summer 2023 updates" w:date="2024-07-31T13:42:00Z">
            <w:rPr>
              <w:color w:val="000000" w:themeColor="text1"/>
            </w:rPr>
          </w:rPrChange>
        </w:rPr>
        <w:t xml:space="preserve">Farley, </w:t>
      </w:r>
      <w:r w:rsidR="004831C4" w:rsidRPr="00424939">
        <w:rPr>
          <w:rPrChange w:id="13532" w:author="Summer 2023 updates" w:date="2024-07-31T13:42:00Z">
            <w:rPr>
              <w:color w:val="000000" w:themeColor="text1"/>
            </w:rPr>
          </w:rPrChange>
        </w:rPr>
        <w:t xml:space="preserve">Fleer, </w:t>
      </w:r>
      <w:r w:rsidR="005026BE" w:rsidRPr="00424939">
        <w:rPr>
          <w:rPrChange w:id="13533" w:author="Summer 2023 updates" w:date="2024-07-31T13:42:00Z">
            <w:rPr>
              <w:color w:val="000000" w:themeColor="text1"/>
            </w:rPr>
          </w:rPrChange>
        </w:rPr>
        <w:t>Hall, Harris, Holmes-Bendixen</w:t>
      </w:r>
      <w:r w:rsidR="00164DE7" w:rsidRPr="00424939">
        <w:rPr>
          <w:rPrChange w:id="13534" w:author="Summer 2023 updates" w:date="2024-07-31T13:42:00Z">
            <w:rPr>
              <w:color w:val="000000" w:themeColor="text1"/>
            </w:rPr>
          </w:rPrChange>
        </w:rPr>
        <w:t>,</w:t>
      </w:r>
      <w:r w:rsidR="004831C4" w:rsidRPr="00424939">
        <w:rPr>
          <w:rPrChange w:id="13535" w:author="Summer 2023 updates" w:date="2024-07-31T13:42:00Z">
            <w:rPr>
              <w:color w:val="000000" w:themeColor="text1"/>
            </w:rPr>
          </w:rPrChange>
        </w:rPr>
        <w:t xml:space="preserve"> </w:t>
      </w:r>
      <w:r w:rsidR="005026BE" w:rsidRPr="00424939">
        <w:rPr>
          <w:rPrChange w:id="13536" w:author="Summer 2023 updates" w:date="2024-07-31T13:42:00Z">
            <w:rPr>
              <w:color w:val="000000" w:themeColor="text1"/>
            </w:rPr>
          </w:rPrChange>
        </w:rPr>
        <w:t xml:space="preserve">Marrs, </w:t>
      </w:r>
      <w:r w:rsidR="004831C4" w:rsidRPr="00424939">
        <w:rPr>
          <w:rPrChange w:id="13537" w:author="Summer 2023 updates" w:date="2024-07-31T13:42:00Z">
            <w:rPr>
              <w:color w:val="000000" w:themeColor="text1"/>
            </w:rPr>
          </w:rPrChange>
        </w:rPr>
        <w:t>Morton, Nag</w:t>
      </w:r>
      <w:r w:rsidR="00121E88" w:rsidRPr="00424939">
        <w:rPr>
          <w:rPrChange w:id="13538" w:author="Summer 2023 updates" w:date="2024-07-31T13:42:00Z">
            <w:rPr>
              <w:color w:val="000000" w:themeColor="text1"/>
            </w:rPr>
          </w:rPrChange>
        </w:rPr>
        <w:t>el</w:t>
      </w:r>
      <w:r w:rsidR="00164DE7" w:rsidRPr="00424939">
        <w:rPr>
          <w:rPrChange w:id="13539" w:author="Summer 2023 updates" w:date="2024-07-31T13:42:00Z">
            <w:rPr>
              <w:color w:val="000000" w:themeColor="text1"/>
            </w:rPr>
          </w:rPrChange>
        </w:rPr>
        <w:t xml:space="preserve">, </w:t>
      </w:r>
      <w:r w:rsidR="004831C4" w:rsidRPr="00424939">
        <w:rPr>
          <w:rPrChange w:id="13540" w:author="Summer 2023 updates" w:date="2024-07-31T13:42:00Z">
            <w:rPr>
              <w:color w:val="000000" w:themeColor="text1"/>
            </w:rPr>
          </w:rPrChange>
        </w:rPr>
        <w:t xml:space="preserve">Nothnagle, Phelps, </w:t>
      </w:r>
      <w:r w:rsidR="00164DE7" w:rsidRPr="00424939">
        <w:rPr>
          <w:rPrChange w:id="13541" w:author="Summer 2023 updates" w:date="2024-07-31T13:42:00Z">
            <w:rPr>
              <w:color w:val="000000" w:themeColor="text1"/>
            </w:rPr>
          </w:rPrChange>
        </w:rPr>
        <w:t xml:space="preserve">Reznicow, </w:t>
      </w:r>
      <w:r w:rsidR="004831C4" w:rsidRPr="00424939">
        <w:rPr>
          <w:rPrChange w:id="13542" w:author="Summer 2023 updates" w:date="2024-07-31T13:42:00Z">
            <w:rPr>
              <w:color w:val="000000" w:themeColor="text1"/>
            </w:rPr>
          </w:rPrChange>
        </w:rPr>
        <w:t xml:space="preserve">Rothrock, </w:t>
      </w:r>
      <w:del w:id="13543" w:author="Summer 2023 updates" w:date="2024-07-31T13:42:00Z">
        <w:r w:rsidR="006C16D9">
          <w:rPr>
            <w:rFonts w:cs="Times New Roman"/>
            <w:color w:val="000000" w:themeColor="text1"/>
          </w:rPr>
          <w:delText xml:space="preserve">Schamberger, Sentman, </w:delText>
        </w:r>
      </w:del>
      <w:r w:rsidR="006C16D9">
        <w:rPr>
          <w:rPrChange w:id="13544" w:author="Summer 2023 updates" w:date="2024-07-31T13:42:00Z">
            <w:rPr>
              <w:color w:val="000000" w:themeColor="text1"/>
            </w:rPr>
          </w:rPrChange>
        </w:rPr>
        <w:t>Terrell</w:t>
      </w:r>
      <w:r w:rsidR="00403154" w:rsidRPr="00424939">
        <w:rPr>
          <w:rPrChange w:id="13545" w:author="Summer 2023 updates" w:date="2024-07-31T13:42:00Z">
            <w:rPr>
              <w:color w:val="000000" w:themeColor="text1"/>
            </w:rPr>
          </w:rPrChange>
        </w:rPr>
        <w:t>,</w:t>
      </w:r>
      <w:r w:rsidR="006C16D9">
        <w:rPr>
          <w:rPrChange w:id="13546" w:author="Summer 2023 updates" w:date="2024-07-31T13:42:00Z">
            <w:rPr>
              <w:color w:val="000000" w:themeColor="text1"/>
            </w:rPr>
          </w:rPrChange>
        </w:rPr>
        <w:t xml:space="preserve"> Wissenberg, </w:t>
      </w:r>
      <w:ins w:id="13547" w:author="Summer 2023 updates" w:date="2024-07-31T13:42:00Z">
        <w:r w:rsidR="006854DD" w:rsidRPr="00424939">
          <w:t>B. Wolgast</w:t>
        </w:r>
        <w:r w:rsidR="006854DD">
          <w:t xml:space="preserve">, </w:t>
        </w:r>
      </w:ins>
      <w:r w:rsidR="000A4568" w:rsidRPr="00424939">
        <w:rPr>
          <w:rPrChange w:id="13548" w:author="Summer 2023 updates" w:date="2024-07-31T13:42:00Z">
            <w:rPr>
              <w:color w:val="000000" w:themeColor="text1"/>
            </w:rPr>
          </w:rPrChange>
        </w:rPr>
        <w:t>M. Wolgast</w:t>
      </w:r>
    </w:p>
    <w:p w14:paraId="2DF7C94B" w14:textId="77777777" w:rsidR="005475A9" w:rsidRPr="00424939" w:rsidRDefault="005475A9" w:rsidP="000C027B">
      <w:r w:rsidRPr="00424939">
        <w:t xml:space="preserve">All Coe students are encouraged to participate in music as part of their liberal arts education. Choral and instrumental ensembles, private lessons in applied music, and academic courses are open to non-music majors. </w:t>
      </w:r>
    </w:p>
    <w:p w14:paraId="15F2023D" w14:textId="1F40B1CC" w:rsidR="008538FA" w:rsidRPr="00424939" w:rsidRDefault="008538FA" w:rsidP="000C027B">
      <w:r w:rsidRPr="00424939">
        <w:t xml:space="preserve">The </w:t>
      </w:r>
      <w:r w:rsidRPr="00424939">
        <w:rPr>
          <w:i/>
        </w:rPr>
        <w:t>Coe College</w:t>
      </w:r>
      <w:r w:rsidRPr="00424939">
        <w:t xml:space="preserve"> </w:t>
      </w:r>
      <w:r w:rsidRPr="00424939">
        <w:rPr>
          <w:i/>
        </w:rPr>
        <w:t>Music</w:t>
      </w:r>
      <w:r w:rsidR="00B8454E" w:rsidRPr="00424939">
        <w:rPr>
          <w:i/>
        </w:rPr>
        <w:fldChar w:fldCharType="begin"/>
      </w:r>
      <w:r w:rsidR="00B8454E" w:rsidRPr="00424939">
        <w:instrText xml:space="preserve"> XE "Music" </w:instrText>
      </w:r>
      <w:r w:rsidR="00B8454E" w:rsidRPr="00424939">
        <w:rPr>
          <w:i/>
        </w:rPr>
        <w:fldChar w:fldCharType="end"/>
      </w:r>
      <w:r w:rsidRPr="00424939">
        <w:rPr>
          <w:i/>
        </w:rPr>
        <w:t xml:space="preserve"> Department Faculty</w:t>
      </w:r>
      <w:r w:rsidR="002E2CCC" w:rsidRPr="00424939">
        <w:rPr>
          <w:i/>
        </w:rPr>
        <w:fldChar w:fldCharType="begin"/>
      </w:r>
      <w:r w:rsidR="002E2CCC" w:rsidRPr="00424939">
        <w:instrText xml:space="preserve"> XE "Faculty" </w:instrText>
      </w:r>
      <w:r w:rsidR="002E2CCC" w:rsidRPr="00424939">
        <w:rPr>
          <w:i/>
        </w:rPr>
        <w:fldChar w:fldCharType="end"/>
      </w:r>
      <w:r w:rsidRPr="00424939">
        <w:rPr>
          <w:i/>
        </w:rPr>
        <w:t>/Student Handbook</w:t>
      </w:r>
      <w:r w:rsidRPr="00424939">
        <w:t xml:space="preserve"> supplements the descriptions of courses and requirements for music majors and outlines departmental policies and procedures. Copies of the </w:t>
      </w:r>
      <w:r w:rsidR="00542DDC" w:rsidRPr="00424939">
        <w:rPr>
          <w:i/>
        </w:rPr>
        <w:t>H</w:t>
      </w:r>
      <w:r w:rsidRPr="00424939">
        <w:rPr>
          <w:i/>
        </w:rPr>
        <w:t>andbook</w:t>
      </w:r>
      <w:r w:rsidRPr="00424939">
        <w:t xml:space="preserve"> are available in the Music Office, Marquis Hall 103</w:t>
      </w:r>
      <w:r w:rsidR="00FD1675" w:rsidRPr="00424939">
        <w:t xml:space="preserve"> or online at </w:t>
      </w:r>
      <w:r w:rsidR="003B4409">
        <w:fldChar w:fldCharType="begin"/>
      </w:r>
      <w:r w:rsidR="003B4409">
        <w:instrText xml:space="preserve"> HYPERLINK "http://www.coe.edu/academics/majors-areas-study/music" </w:instrText>
      </w:r>
      <w:r w:rsidR="003B4409">
        <w:fldChar w:fldCharType="separate"/>
      </w:r>
      <w:r w:rsidR="000129D3" w:rsidRPr="00700B61">
        <w:rPr>
          <w:rStyle w:val="Hyperlink"/>
          <w:rFonts w:cs="Times New Roman"/>
          <w:color w:val="auto"/>
        </w:rPr>
        <w:t>www.coe.edu/academics/majors-areas-study/music</w:t>
      </w:r>
      <w:r w:rsidR="003B4409">
        <w:rPr>
          <w:rStyle w:val="Hyperlink"/>
          <w:rFonts w:cs="Times New Roman"/>
          <w:color w:val="auto"/>
        </w:rPr>
        <w:fldChar w:fldCharType="end"/>
      </w:r>
      <w:r w:rsidR="000129D3" w:rsidRPr="00700B61">
        <w:t>.</w:t>
      </w:r>
    </w:p>
    <w:p w14:paraId="55B8358B" w14:textId="0DACE6DF" w:rsidR="006F0C7E" w:rsidRDefault="005475A9" w:rsidP="000C027B">
      <w:pPr>
        <w:rPr>
          <w:rPrChange w:id="13549" w:author="Summer 2023 updates" w:date="2024-07-31T13:42:00Z">
            <w:rPr>
              <w:b/>
              <w:smallCaps/>
              <w:color w:val="000000" w:themeColor="text1"/>
            </w:rPr>
          </w:rPrChange>
        </w:rPr>
        <w:pPrChange w:id="13550" w:author="Summer 2023 updates" w:date="2024-07-31T13:42:00Z">
          <w:pPr>
            <w:spacing w:after="120"/>
          </w:pPr>
        </w:pPrChange>
      </w:pPr>
      <w:r w:rsidRPr="00424939">
        <w:rPr>
          <w:rPrChange w:id="13551" w:author="Summer 2023 updates" w:date="2024-07-31T13:42:00Z">
            <w:rPr>
              <w:color w:val="000000" w:themeColor="text1"/>
            </w:rPr>
          </w:rPrChange>
        </w:rPr>
        <w:t>Students who major in music may select either the Bachelor of Arts degree or the Bachelor of Music</w:t>
      </w:r>
      <w:r w:rsidR="00B8454E" w:rsidRPr="00424939">
        <w:rPr>
          <w:rPrChange w:id="13552" w:author="Summer 2023 updates" w:date="2024-07-31T13:42:00Z">
            <w:rPr>
              <w:color w:val="000000" w:themeColor="text1"/>
            </w:rPr>
          </w:rPrChange>
        </w:rPr>
        <w:fldChar w:fldCharType="begin"/>
      </w:r>
      <w:r w:rsidR="00B8454E" w:rsidRPr="00424939">
        <w:rPr>
          <w:rPrChange w:id="13553" w:author="Summer 2023 updates" w:date="2024-07-31T13:42:00Z">
            <w:rPr>
              <w:color w:val="000000" w:themeColor="text1"/>
            </w:rPr>
          </w:rPrChange>
        </w:rPr>
        <w:instrText xml:space="preserve"> XE "Bachelor of Music" </w:instrText>
      </w:r>
      <w:r w:rsidR="00B8454E" w:rsidRPr="00424939">
        <w:rPr>
          <w:rPrChange w:id="13554" w:author="Summer 2023 updates" w:date="2024-07-31T13:42:00Z">
            <w:rPr>
              <w:color w:val="000000" w:themeColor="text1"/>
            </w:rPr>
          </w:rPrChange>
        </w:rPr>
        <w:fldChar w:fldCharType="end"/>
      </w:r>
      <w:r w:rsidRPr="00424939">
        <w:rPr>
          <w:rPrChange w:id="13555" w:author="Summer 2023 updates" w:date="2024-07-31T13:42:00Z">
            <w:rPr>
              <w:color w:val="000000" w:themeColor="text1"/>
            </w:rPr>
          </w:rPrChange>
        </w:rPr>
        <w:t xml:space="preserve"> degree. </w:t>
      </w:r>
      <w:bookmarkStart w:id="13556" w:name="_Ref14094368"/>
      <w:bookmarkStart w:id="13557" w:name="_Ref14176013"/>
    </w:p>
    <w:p w14:paraId="3D21A7B1" w14:textId="77777777" w:rsidR="0099609A" w:rsidRDefault="0099609A" w:rsidP="000C027B">
      <w:pPr>
        <w:rPr>
          <w:ins w:id="13558" w:author="Summer 2023 updates" w:date="2024-07-31T13:42:00Z"/>
          <w:rFonts w:eastAsiaTheme="majorEastAsia" w:cstheme="majorBidi"/>
          <w:b/>
          <w:iCs/>
          <w:smallCaps/>
        </w:rPr>
      </w:pPr>
    </w:p>
    <w:p w14:paraId="152E23DF" w14:textId="43BB8FC6" w:rsidR="005475A9" w:rsidRPr="00424939" w:rsidRDefault="009F69F4" w:rsidP="000C027B">
      <w:pPr>
        <w:pStyle w:val="Heading4"/>
        <w:spacing w:before="120"/>
        <w:rPr>
          <w:rFonts w:ascii="Garamond" w:hAnsi="Garamond"/>
          <w:color w:val="000000" w:themeColor="text1"/>
        </w:rPr>
        <w:pPrChange w:id="13559" w:author="Summer 2023 updates" w:date="2024-07-31T13:42:00Z">
          <w:pPr>
            <w:pStyle w:val="Heading4"/>
          </w:pPr>
        </w:pPrChange>
      </w:pPr>
      <w:bookmarkStart w:id="13560" w:name="_Toc141355775"/>
      <w:bookmarkStart w:id="13561" w:name="_Toc110005256"/>
      <w:r w:rsidRPr="00424939">
        <w:rPr>
          <w:rFonts w:ascii="Garamond" w:hAnsi="Garamond"/>
          <w:color w:val="000000" w:themeColor="text1"/>
        </w:rPr>
        <w:t>Bachelor of Music</w:t>
      </w:r>
      <w:bookmarkEnd w:id="13556"/>
      <w:bookmarkEnd w:id="13557"/>
      <w:bookmarkEnd w:id="13560"/>
      <w:bookmarkEnd w:id="13561"/>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Bachelor of 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0F91D107" w14:textId="44FD2016" w:rsidR="00CA0B92" w:rsidRPr="00424939" w:rsidRDefault="00CA0B92" w:rsidP="000C027B">
      <w:pPr>
        <w:rPr>
          <w:rPrChange w:id="13562" w:author="Summer 2023 updates" w:date="2024-07-31T13:42:00Z">
            <w:rPr>
              <w:color w:val="000000" w:themeColor="text1"/>
            </w:rPr>
          </w:rPrChange>
        </w:rPr>
        <w:pPrChange w:id="13563" w:author="Summer 2023 updates" w:date="2024-07-31T13:42:00Z">
          <w:pPr>
            <w:spacing w:after="0"/>
          </w:pPr>
        </w:pPrChange>
      </w:pPr>
      <w:r w:rsidRPr="00424939">
        <w:rPr>
          <w:rPrChange w:id="13564" w:author="Summer 2023 updates" w:date="2024-07-31T13:42:00Z">
            <w:rPr>
              <w:color w:val="000000" w:themeColor="text1"/>
            </w:rPr>
          </w:rPrChange>
        </w:rPr>
        <w:t xml:space="preserve">Candidates for the </w:t>
      </w:r>
      <w:r w:rsidRPr="00424939">
        <w:rPr>
          <w:b/>
          <w:smallCaps/>
          <w:rPrChange w:id="13565" w:author="Summer 2023 updates" w:date="2024-07-31T13:42:00Z">
            <w:rPr>
              <w:b/>
              <w:smallCaps/>
              <w:color w:val="000000" w:themeColor="text1"/>
            </w:rPr>
          </w:rPrChange>
        </w:rPr>
        <w:t>bachelor of music</w:t>
      </w:r>
      <w:r w:rsidRPr="00424939">
        <w:rPr>
          <w:rPrChange w:id="13566" w:author="Summer 2023 updates" w:date="2024-07-31T13:42:00Z">
            <w:rPr>
              <w:color w:val="000000" w:themeColor="text1"/>
            </w:rPr>
          </w:rPrChange>
        </w:rPr>
        <w:t xml:space="preserve"> degree must successfully complete: </w:t>
      </w:r>
    </w:p>
    <w:p w14:paraId="2347E6BA" w14:textId="2783621E" w:rsidR="005475A9" w:rsidRPr="00424939" w:rsidRDefault="00DF570C" w:rsidP="00E500FB">
      <w:pPr>
        <w:pStyle w:val="ListParagraph"/>
        <w:numPr>
          <w:ilvl w:val="0"/>
          <w:numId w:val="79"/>
        </w:numPr>
        <w:spacing w:after="0"/>
        <w:rPr>
          <w:rFonts w:cs="Times New Roman"/>
          <w:color w:val="000000" w:themeColor="text1"/>
        </w:rPr>
      </w:pPr>
      <w:r w:rsidRPr="00424939">
        <w:rPr>
          <w:rFonts w:cs="Times New Roman"/>
          <w:color w:val="000000" w:themeColor="text1"/>
          <w:u w:val="single"/>
        </w:rPr>
        <w:t>S</w:t>
      </w:r>
      <w:r w:rsidR="006B4450" w:rsidRPr="00424939">
        <w:rPr>
          <w:rFonts w:cs="Times New Roman"/>
          <w:color w:val="000000" w:themeColor="text1"/>
          <w:u w:val="single"/>
        </w:rPr>
        <w:t>ix</w:t>
      </w:r>
      <w:r w:rsidRPr="00424939">
        <w:rPr>
          <w:rFonts w:cs="Times New Roman"/>
          <w:color w:val="000000" w:themeColor="text1"/>
        </w:rPr>
        <w:t xml:space="preserve"> theory </w:t>
      </w:r>
      <w:r w:rsidR="005654DF">
        <w:rPr>
          <w:rFonts w:cs="Times New Roman"/>
          <w:color w:val="000000" w:themeColor="text1"/>
        </w:rPr>
        <w:t xml:space="preserve">and </w:t>
      </w:r>
      <w:r w:rsidRPr="00424939">
        <w:rPr>
          <w:rFonts w:cs="Times New Roman"/>
          <w:color w:val="000000" w:themeColor="text1"/>
        </w:rPr>
        <w:t xml:space="preserve">history courses with a </w:t>
      </w:r>
      <w:r w:rsidR="001E522D" w:rsidRPr="00424939">
        <w:rPr>
          <w:rFonts w:cs="Times New Roman"/>
          <w:color w:val="000000" w:themeColor="text1"/>
        </w:rPr>
        <w:t xml:space="preserve">grade of “C” </w:t>
      </w:r>
      <w:r w:rsidR="00F71E06" w:rsidRPr="00424939">
        <w:rPr>
          <w:rFonts w:cs="Times New Roman"/>
          <w:color w:val="000000" w:themeColor="text1"/>
        </w:rPr>
        <w:t xml:space="preserve">(2.0) </w:t>
      </w:r>
      <w:r w:rsidR="001E522D" w:rsidRPr="00424939">
        <w:rPr>
          <w:rFonts w:cs="Times New Roman"/>
          <w:color w:val="000000" w:themeColor="text1"/>
        </w:rPr>
        <w:t>or higher:</w:t>
      </w:r>
    </w:p>
    <w:p w14:paraId="186B21DF" w14:textId="6A0AA163"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w:t>
      </w:r>
      <w:r w:rsidR="00FE6C15" w:rsidRPr="00424939">
        <w:rPr>
          <w:rFonts w:cs="Times New Roman"/>
          <w:color w:val="000000" w:themeColor="text1"/>
        </w:rPr>
        <w:t>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5654DF">
        <w:rPr>
          <w:rFonts w:cs="Times New Roman"/>
          <w:color w:val="000000" w:themeColor="text1"/>
        </w:rPr>
        <w:t>/ MU-109L Aural Skills I</w:t>
      </w:r>
    </w:p>
    <w:p w14:paraId="60FF399B" w14:textId="20EE5255"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209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5654DF">
        <w:rPr>
          <w:rFonts w:cs="Times New Roman"/>
          <w:color w:val="000000" w:themeColor="text1"/>
        </w:rPr>
        <w:t xml:space="preserve"> / MU-209L Aural Skills II</w:t>
      </w:r>
    </w:p>
    <w:p w14:paraId="3A51E818" w14:textId="385353D3" w:rsidR="005475A9" w:rsidRPr="00424939" w:rsidRDefault="005475A9" w:rsidP="005654DF">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309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r w:rsidR="005654DF">
        <w:rPr>
          <w:rFonts w:cs="Times New Roman"/>
          <w:color w:val="000000" w:themeColor="text1"/>
        </w:rPr>
        <w:t>/ MU-309L Aural Skills III</w:t>
      </w:r>
    </w:p>
    <w:p w14:paraId="3A7F5E8E" w14:textId="0208B5AC"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1E4903DC" w14:textId="26E87427" w:rsidR="005475A9" w:rsidRPr="00424939" w:rsidRDefault="005475A9" w:rsidP="00DF570C">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3672C4">
        <w:rPr>
          <w:rFonts w:cs="Times New Roman"/>
          <w:color w:val="000000" w:themeColor="text1"/>
        </w:rPr>
        <w:t>(WE)</w:t>
      </w:r>
    </w:p>
    <w:p w14:paraId="7225D953" w14:textId="415C95F0" w:rsidR="005475A9" w:rsidRPr="00424939" w:rsidRDefault="005475A9" w:rsidP="00993438">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MU-458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del w:id="13567" w:author="Summer 2023 updates" w:date="2024-07-31T13:42:00Z">
        <w:r w:rsidR="003672C4">
          <w:rPr>
            <w:rFonts w:cs="Times New Roman"/>
            <w:color w:val="000000" w:themeColor="text1"/>
          </w:rPr>
          <w:delText>(WE)</w:delText>
        </w:r>
      </w:del>
    </w:p>
    <w:p w14:paraId="61EFADF2" w14:textId="17F0FBC5" w:rsidR="00DF570C" w:rsidRPr="00424939" w:rsidRDefault="00DF570C" w:rsidP="00E500FB">
      <w:pPr>
        <w:pStyle w:val="ListParagraph"/>
        <w:numPr>
          <w:ilvl w:val="0"/>
          <w:numId w:val="79"/>
        </w:numPr>
        <w:spacing w:after="0"/>
        <w:rPr>
          <w:rFonts w:cs="Times New Roman"/>
          <w:color w:val="000000" w:themeColor="text1"/>
        </w:rPr>
      </w:pPr>
      <w:r w:rsidRPr="00424939">
        <w:rPr>
          <w:rFonts w:cs="Times New Roman"/>
          <w:color w:val="000000" w:themeColor="text1"/>
        </w:rPr>
        <w:t>MU-</w:t>
      </w:r>
      <w:del w:id="13568" w:author="Summer 2023 updates" w:date="2024-07-31T13:42:00Z">
        <w:r w:rsidRPr="00424939">
          <w:rPr>
            <w:rFonts w:cs="Times New Roman"/>
            <w:color w:val="000000" w:themeColor="text1"/>
          </w:rPr>
          <w:delText>285</w:delText>
        </w:r>
      </w:del>
      <w:ins w:id="13569" w:author="Summer 2023 updates" w:date="2024-07-31T13:42:00Z">
        <w:r w:rsidR="00497D65">
          <w:rPr>
            <w:rFonts w:cs="Times New Roman"/>
            <w:color w:val="000000" w:themeColor="text1"/>
          </w:rPr>
          <w:t>3</w:t>
        </w:r>
        <w:r w:rsidRPr="00424939">
          <w:rPr>
            <w:rFonts w:cs="Times New Roman"/>
            <w:color w:val="000000" w:themeColor="text1"/>
          </w:rPr>
          <w:t>8</w:t>
        </w:r>
        <w:r w:rsidR="00497D65">
          <w:rPr>
            <w:rFonts w:cs="Times New Roman"/>
            <w:color w:val="000000" w:themeColor="text1"/>
          </w:rPr>
          <w:t>4</w:t>
        </w:r>
      </w:ins>
      <w:r w:rsidRPr="00424939">
        <w:rPr>
          <w:rFonts w:cs="Times New Roman"/>
          <w:color w:val="000000" w:themeColor="text1"/>
        </w:rPr>
        <w:t xml:space="preserve"> Conducting I </w:t>
      </w:r>
    </w:p>
    <w:p w14:paraId="041395A5" w14:textId="5A22E2A5" w:rsidR="008538FA" w:rsidRPr="00424939" w:rsidRDefault="008538FA" w:rsidP="00E500FB">
      <w:pPr>
        <w:pStyle w:val="ListParagraph"/>
        <w:numPr>
          <w:ilvl w:val="0"/>
          <w:numId w:val="79"/>
        </w:numPr>
        <w:spacing w:after="0"/>
        <w:rPr>
          <w:rFonts w:cs="Times New Roman"/>
          <w:color w:val="000000" w:themeColor="text1"/>
        </w:rPr>
      </w:pPr>
      <w:r w:rsidRPr="00424939">
        <w:rPr>
          <w:rFonts w:cs="Times New Roman"/>
          <w:color w:val="000000" w:themeColor="text1"/>
        </w:rPr>
        <w:t xml:space="preserve">First-Year </w:t>
      </w:r>
      <w:r w:rsidR="00537C84" w:rsidRPr="00424939">
        <w:rPr>
          <w:rFonts w:cs="Times New Roman"/>
          <w:color w:val="000000" w:themeColor="text1"/>
        </w:rPr>
        <w:t>Experience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First-Year Experience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37C84" w:rsidRPr="00424939">
        <w:rPr>
          <w:rFonts w:cs="Times New Roman"/>
          <w:color w:val="000000" w:themeColor="text1"/>
        </w:rPr>
        <w:t xml:space="preserve"> requirements (</w:t>
      </w:r>
      <w:r w:rsidR="00DD3CE3" w:rsidRPr="00424939">
        <w:rPr>
          <w:rFonts w:cs="Times New Roman"/>
          <w:color w:val="000000" w:themeColor="text1"/>
        </w:rPr>
        <w:t>s</w:t>
      </w:r>
      <w:r w:rsidR="001F54CB" w:rsidRPr="00424939">
        <w:rPr>
          <w:rFonts w:cs="Times New Roman"/>
          <w:color w:val="000000" w:themeColor="text1"/>
        </w:rPr>
        <w:t>ee p.</w:t>
      </w:r>
      <w:r w:rsidR="00537C84" w:rsidRPr="00424939">
        <w:rPr>
          <w:rFonts w:cs="Times New Roman"/>
          <w:color w:val="000000" w:themeColor="text1"/>
        </w:rPr>
        <w:t xml:space="preserve"> </w:t>
      </w:r>
      <w:r w:rsidR="00144A27" w:rsidRPr="00424939">
        <w:rPr>
          <w:rFonts w:cs="Times New Roman"/>
          <w:color w:val="000000" w:themeColor="text1"/>
        </w:rPr>
        <w:fldChar w:fldCharType="begin"/>
      </w:r>
      <w:r w:rsidR="00144A27" w:rsidRPr="00424939">
        <w:rPr>
          <w:rFonts w:cs="Times New Roman"/>
          <w:color w:val="000000" w:themeColor="text1"/>
        </w:rPr>
        <w:instrText xml:space="preserve"> PAGEREF _Ref14176795 \h </w:instrText>
      </w:r>
      <w:r w:rsidR="00144A27" w:rsidRPr="00424939">
        <w:rPr>
          <w:rFonts w:cs="Times New Roman"/>
          <w:color w:val="000000" w:themeColor="text1"/>
        </w:rPr>
      </w:r>
      <w:r w:rsidR="00144A27" w:rsidRPr="00424939">
        <w:rPr>
          <w:rFonts w:cs="Times New Roman"/>
          <w:color w:val="000000" w:themeColor="text1"/>
        </w:rPr>
        <w:fldChar w:fldCharType="separate"/>
      </w:r>
      <w:r w:rsidR="00A74DA0">
        <w:rPr>
          <w:rFonts w:cs="Times New Roman"/>
          <w:noProof/>
          <w:color w:val="000000" w:themeColor="text1"/>
        </w:rPr>
        <w:t>21</w:t>
      </w:r>
      <w:r w:rsidR="00144A27" w:rsidRPr="00424939">
        <w:rPr>
          <w:rFonts w:cs="Times New Roman"/>
          <w:color w:val="000000" w:themeColor="text1"/>
        </w:rPr>
        <w:fldChar w:fldCharType="end"/>
      </w:r>
      <w:r w:rsidR="00537C84" w:rsidRPr="00424939">
        <w:rPr>
          <w:rFonts w:cs="Times New Roman"/>
          <w:color w:val="000000" w:themeColor="text1"/>
        </w:rPr>
        <w:t>)</w:t>
      </w:r>
    </w:p>
    <w:p w14:paraId="54FF932B" w14:textId="12F77768" w:rsidR="006278D1" w:rsidRPr="00424939" w:rsidRDefault="006278D1" w:rsidP="00E500FB">
      <w:pPr>
        <w:pStyle w:val="ListParagraph"/>
        <w:numPr>
          <w:ilvl w:val="0"/>
          <w:numId w:val="79"/>
        </w:numPr>
        <w:spacing w:after="0"/>
        <w:rPr>
          <w:rFonts w:cs="Times New Roman"/>
          <w:color w:val="000000" w:themeColor="text1"/>
        </w:rPr>
      </w:pPr>
      <w:r w:rsidRPr="00424939">
        <w:rPr>
          <w:rFonts w:cs="Times New Roman"/>
          <w:color w:val="000000" w:themeColor="text1"/>
        </w:rPr>
        <w:t>T</w:t>
      </w:r>
      <w:r w:rsidR="008538FA" w:rsidRPr="00424939">
        <w:rPr>
          <w:rFonts w:cs="Times New Roman"/>
          <w:color w:val="000000" w:themeColor="text1"/>
        </w:rPr>
        <w:t>he writing emphasis requirement of the general education requirements for the B.A. degree (</w:t>
      </w:r>
      <w:r w:rsidR="00DD3CE3" w:rsidRPr="00424939">
        <w:rPr>
          <w:rFonts w:cs="Times New Roman"/>
          <w:color w:val="000000" w:themeColor="text1"/>
        </w:rPr>
        <w:t>s</w:t>
      </w:r>
      <w:r w:rsidR="001F54CB" w:rsidRPr="00424939">
        <w:rPr>
          <w:rFonts w:cs="Times New Roman"/>
          <w:color w:val="000000" w:themeColor="text1"/>
        </w:rPr>
        <w:t>ee p.</w:t>
      </w:r>
      <w:r w:rsidR="00D75B3E">
        <w:rPr>
          <w:rFonts w:cs="Times New Roman"/>
          <w:color w:val="000000" w:themeColor="text1"/>
        </w:rPr>
        <w:t xml:space="preserve"> </w:t>
      </w:r>
      <w:del w:id="13570" w:author="Summer 2023 updates" w:date="2024-07-31T13:42:00Z">
        <w:r w:rsidR="00144A27" w:rsidRPr="00424939">
          <w:rPr>
            <w:rFonts w:cs="Times New Roman"/>
            <w:color w:val="000000" w:themeColor="text1"/>
          </w:rPr>
          <w:fldChar w:fldCharType="begin"/>
        </w:r>
        <w:r w:rsidR="00144A27" w:rsidRPr="00424939">
          <w:rPr>
            <w:rFonts w:cs="Times New Roman"/>
            <w:color w:val="000000" w:themeColor="text1"/>
          </w:rPr>
          <w:delInstrText xml:space="preserve"> PAGEREF _Ref14176835 \h </w:delInstrText>
        </w:r>
        <w:r w:rsidR="00144A27" w:rsidRPr="00424939">
          <w:rPr>
            <w:rFonts w:cs="Times New Roman"/>
            <w:color w:val="000000" w:themeColor="text1"/>
          </w:rPr>
        </w:r>
        <w:r w:rsidR="00144A27" w:rsidRPr="00424939">
          <w:rPr>
            <w:rFonts w:cs="Times New Roman"/>
            <w:color w:val="000000" w:themeColor="text1"/>
          </w:rPr>
          <w:fldChar w:fldCharType="separate"/>
        </w:r>
        <w:r w:rsidR="00890698">
          <w:rPr>
            <w:rFonts w:cs="Times New Roman"/>
            <w:noProof/>
            <w:color w:val="000000" w:themeColor="text1"/>
          </w:rPr>
          <w:delText>16</w:delText>
        </w:r>
        <w:r w:rsidR="00144A27" w:rsidRPr="00424939">
          <w:rPr>
            <w:rFonts w:cs="Times New Roman"/>
            <w:color w:val="000000" w:themeColor="text1"/>
          </w:rPr>
          <w:fldChar w:fldCharType="end"/>
        </w:r>
      </w:del>
      <w:ins w:id="13571" w:author="Summer 2023 updates" w:date="2024-07-31T13:42:00Z">
        <w:r w:rsidR="00D75B3E">
          <w:rPr>
            <w:rFonts w:cs="Times New Roman"/>
            <w:color w:val="000000" w:themeColor="text1"/>
          </w:rPr>
          <w:fldChar w:fldCharType="begin"/>
        </w:r>
        <w:r w:rsidR="00D75B3E">
          <w:rPr>
            <w:rFonts w:cs="Times New Roman"/>
            <w:color w:val="000000" w:themeColor="text1"/>
          </w:rPr>
          <w:instrText xml:space="preserve"> PAGEREF _Ref140485397 \h </w:instrText>
        </w:r>
        <w:r w:rsidR="00D75B3E">
          <w:rPr>
            <w:rFonts w:cs="Times New Roman"/>
            <w:color w:val="000000" w:themeColor="text1"/>
          </w:rPr>
        </w:r>
        <w:r w:rsidR="00D75B3E">
          <w:rPr>
            <w:rFonts w:cs="Times New Roman"/>
            <w:color w:val="000000" w:themeColor="text1"/>
          </w:rPr>
          <w:fldChar w:fldCharType="separate"/>
        </w:r>
        <w:r w:rsidR="00A74DA0">
          <w:rPr>
            <w:rFonts w:cs="Times New Roman"/>
            <w:noProof/>
            <w:color w:val="000000" w:themeColor="text1"/>
          </w:rPr>
          <w:t>13</w:t>
        </w:r>
        <w:r w:rsidR="00D75B3E">
          <w:rPr>
            <w:rFonts w:cs="Times New Roman"/>
            <w:color w:val="000000" w:themeColor="text1"/>
          </w:rPr>
          <w:fldChar w:fldCharType="end"/>
        </w:r>
      </w:ins>
      <w:r w:rsidR="008538FA" w:rsidRPr="00424939">
        <w:rPr>
          <w:rFonts w:cs="Times New Roman"/>
          <w:color w:val="000000" w:themeColor="text1"/>
        </w:rPr>
        <w:t>)</w:t>
      </w:r>
      <w:r w:rsidRPr="00424939">
        <w:rPr>
          <w:rFonts w:cs="Times New Roman"/>
          <w:color w:val="000000" w:themeColor="text1"/>
        </w:rPr>
        <w:t xml:space="preserve"> </w:t>
      </w:r>
    </w:p>
    <w:p w14:paraId="0768A70D" w14:textId="157F5799" w:rsidR="006278D1" w:rsidRPr="00424939" w:rsidRDefault="006278D1" w:rsidP="00E500FB">
      <w:pPr>
        <w:pStyle w:val="ListParagraph"/>
        <w:numPr>
          <w:ilvl w:val="0"/>
          <w:numId w:val="79"/>
        </w:numPr>
        <w:spacing w:after="0"/>
        <w:rPr>
          <w:rFonts w:cs="Times New Roman"/>
          <w:color w:val="000000" w:themeColor="text1"/>
        </w:rPr>
      </w:pPr>
      <w:r w:rsidRPr="00424939">
        <w:rPr>
          <w:rFonts w:cs="Times New Roman"/>
          <w:color w:val="000000" w:themeColor="text1"/>
        </w:rPr>
        <w:t>The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Fundamentals Examination* by the end of the sophomore year. Exceptions must be approved by a majority vote of the music faculty. After successful completion of this examination, credits may be accumulated toward a secondary performance area in piano.</w:t>
      </w:r>
    </w:p>
    <w:p w14:paraId="54DD5265" w14:textId="31CA63B7" w:rsidR="006278D1" w:rsidRPr="00424939" w:rsidRDefault="006278D1" w:rsidP="006278D1">
      <w:pPr>
        <w:spacing w:after="0"/>
        <w:ind w:left="360"/>
        <w:rPr>
          <w:rFonts w:cs="Times New Roman"/>
          <w:color w:val="000000" w:themeColor="text1"/>
        </w:rPr>
      </w:pPr>
      <w:r w:rsidRPr="00424939">
        <w:rPr>
          <w:rFonts w:cs="Times New Roman"/>
          <w:i/>
          <w:color w:val="000000" w:themeColor="text1"/>
        </w:rPr>
        <w:t>*A description of this examination is given in the Coe College 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 xml:space="preserve">/Student Handbook at </w:t>
      </w:r>
      <w:r w:rsidR="00E425B1" w:rsidRPr="00E425B1">
        <w:rPr>
          <w:rFonts w:cs="Times New Roman"/>
          <w:i/>
          <w:color w:val="000000" w:themeColor="text1"/>
        </w:rPr>
        <w:t>https://www.coe.edu/academics/majors-areas-study/music</w:t>
      </w:r>
    </w:p>
    <w:p w14:paraId="2250C4B6" w14:textId="294C73A2" w:rsidR="00693811" w:rsidRPr="00424939" w:rsidRDefault="006278D1" w:rsidP="00E500FB">
      <w:pPr>
        <w:pStyle w:val="ListParagraph"/>
        <w:numPr>
          <w:ilvl w:val="0"/>
          <w:numId w:val="79"/>
        </w:numPr>
        <w:spacing w:after="0"/>
        <w:rPr>
          <w:rFonts w:cs="Times New Roman"/>
          <w:color w:val="000000" w:themeColor="text1"/>
        </w:rPr>
      </w:pPr>
      <w:r w:rsidRPr="00424939">
        <w:rPr>
          <w:rFonts w:cs="Times New Roman"/>
          <w:color w:val="000000" w:themeColor="text1"/>
        </w:rPr>
        <w:t>T</w:t>
      </w:r>
      <w:r w:rsidR="008538FA" w:rsidRPr="00424939">
        <w:rPr>
          <w:rFonts w:cs="Times New Roman"/>
          <w:color w:val="000000" w:themeColor="text1"/>
        </w:rPr>
        <w: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538FA" w:rsidRPr="00424939">
        <w:rPr>
          <w:rFonts w:cs="Times New Roman"/>
          <w:color w:val="000000" w:themeColor="text1"/>
        </w:rPr>
        <w:t xml:space="preserve"> Advanced Standing Assessment (BMASA)</w:t>
      </w:r>
      <w:r w:rsidR="00C72098" w:rsidRPr="00424939">
        <w:rPr>
          <w:rFonts w:cs="Times New Roman"/>
          <w:color w:val="000000" w:themeColor="text1"/>
        </w:rPr>
        <w:t xml:space="preserve">, </w:t>
      </w:r>
      <w:r w:rsidR="008538FA" w:rsidRPr="00424939">
        <w:rPr>
          <w:rFonts w:cs="Times New Roman"/>
          <w:color w:val="000000" w:themeColor="text1"/>
        </w:rPr>
        <w:t>an audition evaluation whereby the music faculty assesses the suitability of a student for student teaching or for the presentation of a senior recital. Students performing at the approved level are permitted to register for lessons and classes at the Advanced Level, leading to student teaching or the presentation of a senior recital. Students who are not recommended for study at the Advanced Level are required to select a degree program other than 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538FA" w:rsidRPr="00424939">
        <w:rPr>
          <w:rFonts w:cs="Times New Roman"/>
          <w:color w:val="000000" w:themeColor="text1"/>
        </w:rPr>
        <w:t xml:space="preserve"> program, or to reapply in a later term. </w:t>
      </w:r>
      <w:r w:rsidR="00693811" w:rsidRPr="00424939">
        <w:rPr>
          <w:rFonts w:cs="Times New Roman"/>
          <w:color w:val="000000" w:themeColor="text1"/>
        </w:rPr>
        <w:t xml:space="preserve"> </w:t>
      </w:r>
    </w:p>
    <w:p w14:paraId="0F9739F6" w14:textId="62C84D34" w:rsidR="00AA0AC1" w:rsidRPr="00424939" w:rsidRDefault="006278D1" w:rsidP="00E500FB">
      <w:pPr>
        <w:pStyle w:val="ListParagraph"/>
        <w:numPr>
          <w:ilvl w:val="0"/>
          <w:numId w:val="79"/>
        </w:numPr>
        <w:spacing w:after="0"/>
        <w:rPr>
          <w:rFonts w:cs="Times New Roman"/>
          <w:color w:val="000000" w:themeColor="text1"/>
        </w:rPr>
      </w:pPr>
      <w:r w:rsidRPr="00424939">
        <w:rPr>
          <w:rFonts w:cs="Times New Roman"/>
          <w:color w:val="000000" w:themeColor="text1"/>
        </w:rPr>
        <w:t>T</w:t>
      </w:r>
      <w:r w:rsidR="00AA0AC1" w:rsidRPr="00424939">
        <w:rPr>
          <w:rFonts w:cs="Times New Roman"/>
          <w:color w:val="000000" w:themeColor="text1"/>
        </w:rPr>
        <w:t>he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AA0AC1" w:rsidRPr="00424939">
        <w:rPr>
          <w:rFonts w:cs="Times New Roman"/>
          <w:color w:val="000000" w:themeColor="text1"/>
        </w:rPr>
        <w:t xml:space="preserve"> Assessment Examination in the final term prior to graduation. </w:t>
      </w:r>
    </w:p>
    <w:p w14:paraId="51D0958D" w14:textId="2528B910" w:rsidR="002F3FA1" w:rsidRPr="00424939" w:rsidRDefault="00E75020" w:rsidP="00E500FB">
      <w:pPr>
        <w:pStyle w:val="ListParagraph"/>
        <w:widowControl w:val="0"/>
        <w:numPr>
          <w:ilvl w:val="0"/>
          <w:numId w:val="79"/>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w:t>
      </w:r>
      <w:r w:rsidR="00471A63" w:rsidRPr="00424939">
        <w:rPr>
          <w:rFonts w:cs="Times New Roman"/>
          <w:color w:val="000000" w:themeColor="text1"/>
        </w:rPr>
        <w:t xml:space="preserve">four </w:t>
      </w:r>
      <w:r w:rsidR="007F4848" w:rsidRPr="00424939">
        <w:rPr>
          <w:rFonts w:cs="Times New Roman"/>
          <w:color w:val="000000" w:themeColor="text1"/>
        </w:rPr>
        <w:t>area</w:t>
      </w:r>
      <w:r w:rsidRPr="00424939">
        <w:rPr>
          <w:rFonts w:cs="Times New Roman"/>
          <w:color w:val="000000" w:themeColor="text1"/>
        </w:rPr>
        <w:t>s</w:t>
      </w:r>
      <w:r w:rsidR="007F4848" w:rsidRPr="00424939">
        <w:rPr>
          <w:rFonts w:cs="Times New Roman"/>
          <w:color w:val="000000" w:themeColor="text1"/>
        </w:rPr>
        <w:t xml:space="preserve"> of study</w:t>
      </w:r>
      <w:r w:rsidR="00537C84" w:rsidRPr="00424939">
        <w:rPr>
          <w:rFonts w:cs="Times New Roman"/>
          <w:color w:val="000000" w:themeColor="text1"/>
        </w:rPr>
        <w:t xml:space="preserve"> applicable towards </w:t>
      </w:r>
      <w:r w:rsidRPr="00424939">
        <w:rPr>
          <w:rFonts w:cs="Times New Roman"/>
          <w:color w:val="000000" w:themeColor="text1"/>
        </w:rPr>
        <w:t>the Bachelor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Bachelor of 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degree: </w:t>
      </w:r>
    </w:p>
    <w:p w14:paraId="75D04D74" w14:textId="3462A354" w:rsidR="00993438" w:rsidRPr="00424939" w:rsidRDefault="00993438" w:rsidP="009F69F4">
      <w:pPr>
        <w:keepNext/>
        <w:spacing w:after="0"/>
        <w:ind w:left="180" w:firstLine="180"/>
        <w:rPr>
          <w:rFonts w:cs="Times New Roman"/>
          <w:b/>
          <w:color w:val="000000" w:themeColor="text1"/>
          <w:u w:val="single"/>
        </w:rPr>
      </w:pPr>
      <w:r w:rsidRPr="00424939">
        <w:rPr>
          <w:rFonts w:cs="Times New Roman"/>
          <w:b/>
          <w:color w:val="000000" w:themeColor="text1"/>
          <w:u w:val="single"/>
        </w:rPr>
        <w:t>Composition</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p>
    <w:p w14:paraId="53384DB5" w14:textId="7BD51755" w:rsidR="00993438" w:rsidRPr="00424939" w:rsidRDefault="00993438" w:rsidP="00E500FB">
      <w:pPr>
        <w:keepNext/>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D0B8BA0" w14:textId="01A3674D" w:rsidR="006B4450" w:rsidRPr="00720A2D" w:rsidRDefault="006B4450" w:rsidP="00E500FB">
      <w:pPr>
        <w:keepNext/>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rPr>
        <w:t>MU-</w:t>
      </w:r>
      <w:r w:rsidR="00FE6C15" w:rsidRPr="00424939">
        <w:rPr>
          <w:rFonts w:cs="Times New Roman"/>
          <w:color w:val="000000" w:themeColor="text1"/>
        </w:rPr>
        <w:t>409</w:t>
      </w:r>
      <w:r w:rsidRPr="00424939">
        <w:rPr>
          <w:rFonts w:cs="Times New Roman"/>
          <w:color w:val="000000" w:themeColor="text1"/>
        </w:rPr>
        <w:t xml:space="preserve">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IV</w:t>
      </w:r>
      <w:r w:rsidR="00720A2D">
        <w:rPr>
          <w:rFonts w:cs="Times New Roman"/>
          <w:color w:val="000000" w:themeColor="text1"/>
        </w:rPr>
        <w:t xml:space="preserve"> / MU-409L Aural Skills IV</w:t>
      </w:r>
    </w:p>
    <w:p w14:paraId="2F2CFD94" w14:textId="2F2D46AB" w:rsidR="00CD272C" w:rsidRPr="00424939" w:rsidRDefault="00CD272C" w:rsidP="00E500FB">
      <w:pPr>
        <w:keepNext/>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rPr>
        <w:t>MU</w:t>
      </w:r>
      <w:r w:rsidR="00F9799B" w:rsidRPr="00424939">
        <w:rPr>
          <w:rFonts w:cs="Times New Roman"/>
          <w:color w:val="000000" w:themeColor="text1"/>
        </w:rPr>
        <w:t>A</w:t>
      </w:r>
      <w:r w:rsidRPr="00424939">
        <w:rPr>
          <w:rFonts w:cs="Times New Roman"/>
          <w:color w:val="000000" w:themeColor="text1"/>
        </w:rPr>
        <w:t>-413 Orchestration</w:t>
      </w:r>
    </w:p>
    <w:p w14:paraId="4589D059" w14:textId="77777777" w:rsidR="0043210A" w:rsidRPr="00424939" w:rsidRDefault="0043210A" w:rsidP="00E500FB">
      <w:pPr>
        <w:keepNext/>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rPr>
        <w:t xml:space="preserve">MUA-423 Advanced Counterpoint </w:t>
      </w:r>
    </w:p>
    <w:p w14:paraId="530AD17B" w14:textId="1C32CD1E" w:rsidR="0043210A" w:rsidRPr="00135020" w:rsidRDefault="0043210A" w:rsidP="00E500FB">
      <w:pPr>
        <w:keepNext/>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135020">
        <w:rPr>
          <w:rFonts w:cs="Times New Roman"/>
          <w:color w:val="000000" w:themeColor="text1"/>
        </w:rPr>
        <w:t xml:space="preserve">Course (see p. </w:t>
      </w:r>
      <w:r w:rsidR="00144A27" w:rsidRPr="00135020">
        <w:rPr>
          <w:rFonts w:cs="Times New Roman"/>
          <w:color w:val="000000" w:themeColor="text1"/>
        </w:rPr>
        <w:fldChar w:fldCharType="begin"/>
      </w:r>
      <w:r w:rsidR="00144A27" w:rsidRPr="00135020">
        <w:rPr>
          <w:rFonts w:cs="Times New Roman"/>
          <w:color w:val="000000" w:themeColor="text1"/>
        </w:rPr>
        <w:instrText xml:space="preserve"> PAGEREF AppliedComposition \h </w:instrText>
      </w:r>
      <w:r w:rsidR="00144A27" w:rsidRPr="00135020">
        <w:rPr>
          <w:rFonts w:cs="Times New Roman"/>
          <w:color w:val="000000" w:themeColor="text1"/>
        </w:rPr>
      </w:r>
      <w:r w:rsidR="00144A27" w:rsidRPr="00135020">
        <w:rPr>
          <w:rFonts w:cs="Times New Roman"/>
          <w:color w:val="000000" w:themeColor="text1"/>
        </w:rPr>
        <w:fldChar w:fldCharType="separate"/>
      </w:r>
      <w:r w:rsidR="00A74DA0">
        <w:rPr>
          <w:rFonts w:cs="Times New Roman"/>
          <w:noProof/>
          <w:color w:val="000000" w:themeColor="text1"/>
        </w:rPr>
        <w:t>168</w:t>
      </w:r>
      <w:r w:rsidR="00144A27" w:rsidRPr="00135020">
        <w:rPr>
          <w:rFonts w:cs="Times New Roman"/>
          <w:color w:val="000000" w:themeColor="text1"/>
        </w:rPr>
        <w:fldChar w:fldCharType="end"/>
      </w:r>
      <w:r w:rsidRPr="00135020">
        <w:rPr>
          <w:rFonts w:cs="Times New Roman"/>
          <w:color w:val="000000" w:themeColor="text1"/>
        </w:rPr>
        <w:t>), which must include four terms each of MUA-202C and MUA-303C</w:t>
      </w:r>
    </w:p>
    <w:p w14:paraId="61132BC8" w14:textId="0516D338" w:rsidR="0043210A" w:rsidRPr="00424939" w:rsidRDefault="0043210A" w:rsidP="00E500FB">
      <w:pPr>
        <w:widowControl w:val="0"/>
        <w:numPr>
          <w:ilvl w:val="0"/>
          <w:numId w:val="78"/>
        </w:numPr>
        <w:adjustRightInd w:val="0"/>
        <w:spacing w:after="0" w:line="228" w:lineRule="auto"/>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each from the social sciences, natural sciences, and humanities. (</w:t>
      </w:r>
      <w:r w:rsidRPr="00424939">
        <w:rPr>
          <w:rFonts w:cs="Times New Roman"/>
          <w:color w:val="000000" w:themeColor="text1"/>
          <w:sz w:val="21"/>
          <w:szCs w:val="21"/>
        </w:rPr>
        <w:t>New York</w:t>
      </w:r>
      <w:r w:rsidR="008C196D" w:rsidRPr="00424939">
        <w:rPr>
          <w:rFonts w:cs="Times New Roman"/>
          <w:color w:val="000000" w:themeColor="text1"/>
          <w:sz w:val="21"/>
          <w:szCs w:val="2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sz w:val="21"/>
          <w:szCs w:val="21"/>
        </w:rPr>
        <w:fldChar w:fldCharType="end"/>
      </w:r>
      <w:r w:rsidRPr="00424939">
        <w:rPr>
          <w:rFonts w:cs="Times New Roman"/>
          <w:color w:val="000000" w:themeColor="text1"/>
          <w:sz w:val="21"/>
          <w:szCs w:val="21"/>
        </w:rPr>
        <w:t xml:space="preserve"> Term may be used to satisfy the humanities requirements, but the two required language courses described below may not.</w:t>
      </w:r>
      <w:r w:rsidRPr="00424939">
        <w:rPr>
          <w:rFonts w:cs="Times New Roman"/>
          <w:color w:val="000000" w:themeColor="text1"/>
        </w:rPr>
        <w:t xml:space="preserve">) </w:t>
      </w:r>
    </w:p>
    <w:p w14:paraId="3783782A" w14:textId="54A082F8" w:rsidR="0043210A" w:rsidRPr="00424939" w:rsidRDefault="0043210A" w:rsidP="00E500FB">
      <w:pPr>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courses in French in consecutive terms (may not be used to satisfy the humanities requirement of #6) </w:t>
      </w:r>
    </w:p>
    <w:p w14:paraId="49A5BB4C" w14:textId="77777777" w:rsidR="0043210A" w:rsidRPr="00424939" w:rsidRDefault="0043210A" w:rsidP="00E500FB">
      <w:pPr>
        <w:widowControl w:val="0"/>
        <w:numPr>
          <w:ilvl w:val="0"/>
          <w:numId w:val="78"/>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additional non-music courses </w:t>
      </w:r>
    </w:p>
    <w:p w14:paraId="760F3CDB" w14:textId="29372F1C" w:rsidR="0043210A" w:rsidRPr="00424939" w:rsidRDefault="0043210A" w:rsidP="00E500FB">
      <w:pPr>
        <w:widowControl w:val="0"/>
        <w:numPr>
          <w:ilvl w:val="0"/>
          <w:numId w:val="78"/>
        </w:numPr>
        <w:adjustRightInd w:val="0"/>
        <w:textAlignment w:val="baseline"/>
        <w:rPr>
          <w:rFonts w:cs="Times New Roman"/>
          <w:b/>
          <w:color w:val="000000" w:themeColor="text1"/>
          <w:u w:val="single"/>
        </w:rPr>
      </w:pPr>
      <w:r w:rsidRPr="00424939">
        <w:rPr>
          <w:rFonts w:cs="Times New Roman"/>
          <w:color w:val="000000" w:themeColor="text1"/>
        </w:rPr>
        <w:t>MUA-490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419E8D21" w14:textId="49D2EF70" w:rsidR="0043210A" w:rsidRPr="00424939" w:rsidRDefault="0043210A" w:rsidP="000C027B">
      <w:pPr>
        <w:spacing w:before="120" w:after="0"/>
        <w:ind w:left="187" w:firstLine="187"/>
        <w:rPr>
          <w:rFonts w:cs="Times New Roman"/>
          <w:b/>
          <w:color w:val="000000" w:themeColor="text1"/>
          <w:u w:val="single"/>
        </w:rPr>
        <w:pPrChange w:id="13572" w:author="Summer 2023 updates" w:date="2024-07-31T13:42:00Z">
          <w:pPr>
            <w:spacing w:after="0"/>
            <w:ind w:left="180" w:firstLine="180"/>
          </w:pPr>
        </w:pPrChange>
      </w:pPr>
      <w:r w:rsidRPr="00424939">
        <w:rPr>
          <w:rFonts w:cs="Times New Roman"/>
          <w:b/>
          <w:color w:val="000000" w:themeColor="text1"/>
          <w:u w:val="single"/>
        </w:rPr>
        <w:t>Keyboard</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and Instrumental</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Performance</w:t>
      </w:r>
    </w:p>
    <w:p w14:paraId="7A98F04B" w14:textId="6539F73E" w:rsidR="0043210A" w:rsidRPr="00720A2D" w:rsidRDefault="00720A2D" w:rsidP="00E500FB">
      <w:pPr>
        <w:keepNext/>
        <w:widowControl w:val="0"/>
        <w:numPr>
          <w:ilvl w:val="0"/>
          <w:numId w:val="58"/>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58476E1F" w14:textId="3AAC8528" w:rsidR="0043210A" w:rsidRPr="00424939" w:rsidRDefault="0043210A" w:rsidP="00E500FB">
      <w:pPr>
        <w:widowControl w:val="0"/>
        <w:numPr>
          <w:ilvl w:val="0"/>
          <w:numId w:val="58"/>
        </w:numPr>
        <w:tabs>
          <w:tab w:val="clear" w:pos="720"/>
          <w:tab w:val="num" w:pos="1800"/>
        </w:tabs>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w:t>
      </w:r>
      <w:del w:id="13573" w:author="Summer 2023 updates" w:date="2024-07-31T13:42:00Z">
        <w:r w:rsidRPr="00424939">
          <w:rPr>
            <w:rFonts w:cs="Times New Roman"/>
            <w:color w:val="000000" w:themeColor="text1"/>
          </w:rPr>
          <w:delText>of</w:delText>
        </w:r>
      </w:del>
      <w:ins w:id="13574" w:author="Summer 2023 updates" w:date="2024-07-31T13:42:00Z">
        <w:r w:rsidR="00A40A05">
          <w:rPr>
            <w:rFonts w:cs="Times New Roman"/>
            <w:color w:val="000000" w:themeColor="text1"/>
          </w:rPr>
          <w:t>course credits earned in</w:t>
        </w:r>
      </w:ins>
      <w:r w:rsidR="00A40A05" w:rsidRPr="00424939">
        <w:rPr>
          <w:rFonts w:cs="Times New Roman"/>
          <w:color w:val="000000" w:themeColor="text1"/>
        </w:rPr>
        <w:t xml:space="preserve"> </w:t>
      </w:r>
      <w:r w:rsidRPr="00424939">
        <w:rPr>
          <w:rFonts w:cs="Times New Roman"/>
          <w:color w:val="000000" w:themeColor="text1"/>
        </w:rPr>
        <w:t xml:space="preserve">the following: </w:t>
      </w:r>
    </w:p>
    <w:p w14:paraId="47588549" w14:textId="77777777" w:rsidR="0043210A" w:rsidRPr="00424939" w:rsidRDefault="0043210A" w:rsidP="0043210A">
      <w:pPr>
        <w:widowControl w:val="0"/>
        <w:adjustRightInd w:val="0"/>
        <w:spacing w:after="0"/>
        <w:ind w:left="720"/>
        <w:textAlignment w:val="baseline"/>
        <w:rPr>
          <w:rFonts w:cs="Times New Roman"/>
          <w:color w:val="000000" w:themeColor="text1"/>
        </w:rPr>
        <w:sectPr w:rsidR="0043210A" w:rsidRPr="00424939" w:rsidSect="00884DF4">
          <w:type w:val="continuous"/>
          <w:pgSz w:w="12240" w:h="15840"/>
          <w:pgMar w:top="1440" w:right="1080" w:bottom="1080" w:left="1080" w:header="720" w:footer="720" w:gutter="0"/>
          <w:cols w:space="720"/>
          <w:docGrid w:linePitch="360"/>
          <w:sectPrChange w:id="13575" w:author="Summer 2023 updates" w:date="2024-07-31T13:42:00Z">
            <w:sectPr w:rsidR="0043210A" w:rsidRPr="00424939" w:rsidSect="00884DF4">
              <w:pgMar w:top="720" w:right="720" w:bottom="990" w:left="1440" w:header="720" w:footer="720" w:gutter="0"/>
            </w:sectPr>
          </w:sectPrChange>
        </w:sectPr>
      </w:pPr>
    </w:p>
    <w:p w14:paraId="29FE1C2F" w14:textId="542EF7E2"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48C08AD"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MU-151 Record Label</w:t>
      </w:r>
    </w:p>
    <w:p w14:paraId="5B3580E7" w14:textId="7033364D"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960B445" w14:textId="077D281A" w:rsidR="00A40A05"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del w:id="13576" w:author="Summer 2023 updates" w:date="2024-07-31T13:42:00Z">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del>
    </w:p>
    <w:p w14:paraId="67781561" w14:textId="77777777" w:rsidR="0043210A" w:rsidRPr="00424939" w:rsidRDefault="00A40A05" w:rsidP="0043210A">
      <w:pPr>
        <w:widowControl w:val="0"/>
        <w:adjustRightInd w:val="0"/>
        <w:spacing w:after="0" w:line="228" w:lineRule="auto"/>
        <w:ind w:left="720"/>
        <w:textAlignment w:val="baseline"/>
        <w:rPr>
          <w:del w:id="13577" w:author="Summer 2023 updates" w:date="2024-07-31T13:42:00Z"/>
          <w:rFonts w:cs="Times New Roman"/>
          <w:color w:val="000000" w:themeColor="text1"/>
        </w:rPr>
      </w:pPr>
      <w:r>
        <w:rPr>
          <w:rFonts w:cs="Times New Roman"/>
          <w:color w:val="000000" w:themeColor="text1"/>
        </w:rPr>
        <w:t>MU-</w:t>
      </w:r>
      <w:del w:id="13578" w:author="Summer 2023 updates" w:date="2024-07-31T13:42:00Z">
        <w:r w:rsidR="0043210A" w:rsidRPr="00424939">
          <w:rPr>
            <w:rFonts w:cs="Times New Roman"/>
            <w:color w:val="000000" w:themeColor="text1"/>
          </w:rPr>
          <w:delText>270 Musical Theatre Acting</w:delText>
        </w:r>
      </w:del>
    </w:p>
    <w:p w14:paraId="2E9F16A1" w14:textId="192CEF03" w:rsidR="0043210A" w:rsidRPr="00424939" w:rsidRDefault="0043210A" w:rsidP="0043210A">
      <w:pPr>
        <w:widowControl w:val="0"/>
        <w:adjustRightInd w:val="0"/>
        <w:spacing w:after="0" w:line="228" w:lineRule="auto"/>
        <w:ind w:left="720"/>
        <w:textAlignment w:val="baseline"/>
        <w:rPr>
          <w:rFonts w:cs="Times New Roman"/>
          <w:color w:val="000000" w:themeColor="text1"/>
        </w:rPr>
      </w:pPr>
      <w:del w:id="13579" w:author="Summer 2023 updates" w:date="2024-07-31T13:42:00Z">
        <w:r w:rsidRPr="00424939">
          <w:rPr>
            <w:rFonts w:cs="Times New Roman"/>
            <w:color w:val="000000" w:themeColor="text1"/>
          </w:rPr>
          <w:delText>MU-166/-284 Topics in Music</w:delText>
        </w:r>
      </w:del>
      <w:ins w:id="13580" w:author="Summer 2023 updates" w:date="2024-07-31T13:42:00Z">
        <w:r w:rsidR="00A40A05">
          <w:rPr>
            <w:rFonts w:cs="Times New Roman"/>
            <w:color w:val="000000" w:themeColor="text1"/>
          </w:rPr>
          <w:t>202 Arts Administration</w:t>
        </w:r>
      </w:ins>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del w:id="13581" w:author="Summer 2023 updates" w:date="2024-07-31T13:42:00Z">
        <w:r w:rsidRPr="00424939">
          <w:rPr>
            <w:rFonts w:cs="Times New Roman"/>
            <w:color w:val="000000" w:themeColor="text1"/>
          </w:rPr>
          <w:delText xml:space="preserve"> </w:delText>
        </w:r>
      </w:del>
    </w:p>
    <w:p w14:paraId="6A9FB925" w14:textId="77777777" w:rsidR="0043210A" w:rsidRPr="00424939" w:rsidRDefault="0043210A" w:rsidP="0043210A">
      <w:pPr>
        <w:widowControl w:val="0"/>
        <w:adjustRightInd w:val="0"/>
        <w:spacing w:after="0" w:line="228" w:lineRule="auto"/>
        <w:ind w:left="720"/>
        <w:textAlignment w:val="baseline"/>
        <w:rPr>
          <w:moveTo w:id="13582" w:author="Summer 2023 updates" w:date="2024-07-31T13:42:00Z"/>
          <w:rFonts w:cs="Times New Roman"/>
          <w:color w:val="000000" w:themeColor="text1"/>
        </w:rPr>
        <w:pPrChange w:id="13583" w:author="Summer 2023 updates" w:date="2024-07-31T13:42:00Z">
          <w:pPr>
            <w:widowControl w:val="0"/>
            <w:tabs>
              <w:tab w:val="num" w:pos="720"/>
            </w:tabs>
            <w:adjustRightInd w:val="0"/>
            <w:spacing w:after="0"/>
            <w:ind w:left="1080" w:hanging="360"/>
            <w:textAlignment w:val="baseline"/>
          </w:pPr>
        </w:pPrChange>
      </w:pPr>
      <w:moveToRangeStart w:id="13584" w:author="Summer 2023 updates" w:date="2024-07-31T13:42:00Z" w:name="move173325823"/>
      <w:moveTo w:id="13585" w:author="Summer 2023 updates" w:date="2024-07-31T13:42:00Z">
        <w:r w:rsidRPr="00424939">
          <w:rPr>
            <w:rFonts w:cs="Times New Roman"/>
            <w:color w:val="000000" w:themeColor="text1"/>
          </w:rPr>
          <w:t>MU-270 Musical Theatre Acting</w:t>
        </w:r>
      </w:moveTo>
    </w:p>
    <w:p w14:paraId="0C8EB5EF" w14:textId="0AFADA6A" w:rsidR="0043210A" w:rsidRPr="00424939" w:rsidRDefault="0043210A" w:rsidP="0043210A">
      <w:pPr>
        <w:widowControl w:val="0"/>
        <w:adjustRightInd w:val="0"/>
        <w:spacing w:after="0" w:line="228" w:lineRule="auto"/>
        <w:ind w:left="720"/>
        <w:textAlignment w:val="baseline"/>
        <w:rPr>
          <w:moveTo w:id="13586" w:author="Summer 2023 updates" w:date="2024-07-31T13:42:00Z"/>
          <w:rFonts w:cs="Times New Roman"/>
          <w:color w:val="000000" w:themeColor="text1"/>
        </w:rPr>
        <w:pPrChange w:id="13587" w:author="Summer 2023 updates" w:date="2024-07-31T13:42:00Z">
          <w:pPr>
            <w:widowControl w:val="0"/>
            <w:tabs>
              <w:tab w:val="num" w:pos="720"/>
            </w:tabs>
            <w:adjustRightInd w:val="0"/>
            <w:spacing w:after="0"/>
            <w:ind w:left="1080" w:hanging="360"/>
            <w:textAlignment w:val="baseline"/>
          </w:pPr>
        </w:pPrChange>
      </w:pPr>
      <w:moveTo w:id="13588" w:author="Summer 2023 updates" w:date="2024-07-31T13:42:00Z">
        <w:r w:rsidRPr="00424939">
          <w:rPr>
            <w:rFonts w:cs="Times New Roman"/>
            <w:color w:val="000000" w:themeColor="text1"/>
          </w:rPr>
          <w:t>MU-166/-284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moveTo>
    </w:p>
    <w:moveToRangeEnd w:id="13584"/>
    <w:p w14:paraId="59E63E1B" w14:textId="742316E5"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MU-385 Conducting II </w:t>
      </w:r>
      <w:ins w:id="13589" w:author="Summer 2023 updates" w:date="2024-07-31T13:42:00Z">
        <w:r w:rsidR="00B50939">
          <w:rPr>
            <w:rFonts w:cs="Times New Roman"/>
            <w:color w:val="000000" w:themeColor="text1"/>
          </w:rPr>
          <w:t>(WE)</w:t>
        </w:r>
      </w:ins>
    </w:p>
    <w:p w14:paraId="70E9790F" w14:textId="54C0E6A1"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p>
    <w:p w14:paraId="47D619D4" w14:textId="4D1565F6"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BA9AAB6"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pPr>
      <w:r w:rsidRPr="00424939">
        <w:rPr>
          <w:rFonts w:cs="Times New Roman"/>
          <w:color w:val="000000" w:themeColor="text1"/>
        </w:rPr>
        <w:t xml:space="preserve">MUA-134V Vocal Diction and Pedagogy MUA-413 Orchestration </w:t>
      </w:r>
    </w:p>
    <w:p w14:paraId="3706FA02" w14:textId="77777777" w:rsidR="0043210A" w:rsidRPr="00424939" w:rsidRDefault="0043210A" w:rsidP="0043210A">
      <w:pPr>
        <w:widowControl w:val="0"/>
        <w:adjustRightInd w:val="0"/>
        <w:spacing w:after="0" w:line="228" w:lineRule="auto"/>
        <w:ind w:left="720"/>
        <w:textAlignment w:val="baseline"/>
        <w:rPr>
          <w:rFonts w:cs="Times New Roman"/>
          <w:color w:val="000000" w:themeColor="text1"/>
        </w:rPr>
        <w:sectPr w:rsidR="0043210A" w:rsidRPr="00424939" w:rsidSect="00884DF4">
          <w:type w:val="continuous"/>
          <w:pgSz w:w="12240" w:h="15840"/>
          <w:pgMar w:top="1440" w:right="1080" w:bottom="1080" w:left="1080" w:header="720" w:footer="720" w:gutter="0"/>
          <w:cols w:num="2" w:space="720"/>
          <w:docGrid w:linePitch="360"/>
          <w:sectPrChange w:id="13590" w:author="Summer 2023 updates" w:date="2024-07-31T13:42:00Z">
            <w:sectPr w:rsidR="0043210A" w:rsidRPr="00424939" w:rsidSect="00884DF4">
              <w:pgMar w:top="720" w:right="720" w:bottom="1080" w:left="1440" w:header="720" w:footer="720" w:gutter="0"/>
            </w:sectPr>
          </w:sectPrChange>
        </w:sectPr>
      </w:pPr>
      <w:r w:rsidRPr="00424939">
        <w:rPr>
          <w:rFonts w:cs="Times New Roman"/>
          <w:color w:val="000000" w:themeColor="text1"/>
        </w:rPr>
        <w:t xml:space="preserve">MUA-423 Advanced Counterpoint </w:t>
      </w:r>
    </w:p>
    <w:p w14:paraId="21B1FC2A" w14:textId="18863695" w:rsidR="0043210A" w:rsidRPr="00424939" w:rsidRDefault="0043210A" w:rsidP="0043210A">
      <w:pPr>
        <w:widowControl w:val="0"/>
        <w:adjustRightInd w:val="0"/>
        <w:spacing w:after="40"/>
        <w:ind w:left="720"/>
        <w:textAlignment w:val="baseline"/>
        <w:rPr>
          <w:rFonts w:cs="Times New Roman"/>
          <w:color w:val="000000" w:themeColor="text1"/>
        </w:rPr>
      </w:pPr>
      <w:r w:rsidRPr="00424939">
        <w:rPr>
          <w:rFonts w:cs="Times New Roman"/>
          <w:color w:val="000000" w:themeColor="text1"/>
        </w:rPr>
        <w:t>One course credit in MUA-courses beyond those required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8921C3" w:rsidRPr="00424939">
        <w:rPr>
          <w:rFonts w:cs="Times New Roman"/>
          <w:color w:val="000000" w:themeColor="text1"/>
        </w:rPr>
        <w:fldChar w:fldCharType="begin"/>
      </w:r>
      <w:r w:rsidR="008921C3" w:rsidRPr="00424939">
        <w:rPr>
          <w:rFonts w:cs="Times New Roman"/>
          <w:color w:val="000000" w:themeColor="text1"/>
        </w:rPr>
        <w:instrText xml:space="preserve"> PAGEREF AppliedMusicClasses \h </w:instrText>
      </w:r>
      <w:r w:rsidR="008921C3" w:rsidRPr="00424939">
        <w:rPr>
          <w:rFonts w:cs="Times New Roman"/>
          <w:color w:val="000000" w:themeColor="text1"/>
        </w:rPr>
      </w:r>
      <w:r w:rsidR="008921C3" w:rsidRPr="00424939">
        <w:rPr>
          <w:rFonts w:cs="Times New Roman"/>
          <w:color w:val="000000" w:themeColor="text1"/>
        </w:rPr>
        <w:fldChar w:fldCharType="separate"/>
      </w:r>
      <w:r w:rsidR="00A74DA0">
        <w:rPr>
          <w:rFonts w:cs="Times New Roman"/>
          <w:noProof/>
          <w:color w:val="000000" w:themeColor="text1"/>
        </w:rPr>
        <w:t>168</w:t>
      </w:r>
      <w:r w:rsidR="008921C3" w:rsidRPr="00424939">
        <w:rPr>
          <w:rFonts w:cs="Times New Roman"/>
          <w:color w:val="000000" w:themeColor="text1"/>
        </w:rPr>
        <w:fldChar w:fldCharType="end"/>
      </w:r>
      <w:r w:rsidRPr="00424939">
        <w:rPr>
          <w:rFonts w:cs="Times New Roman"/>
          <w:color w:val="000000" w:themeColor="text1"/>
        </w:rPr>
        <w:t>)</w:t>
      </w:r>
    </w:p>
    <w:p w14:paraId="44239E24" w14:textId="4AB8C1E5" w:rsidR="0043210A" w:rsidRPr="00424939" w:rsidRDefault="0043210A" w:rsidP="00E500FB">
      <w:pPr>
        <w:widowControl w:val="0"/>
        <w:numPr>
          <w:ilvl w:val="0"/>
          <w:numId w:val="58"/>
        </w:numPr>
        <w:tabs>
          <w:tab w:val="clear" w:pos="720"/>
          <w:tab w:val="num" w:pos="1800"/>
        </w:tabs>
        <w:adjustRightInd w:val="0"/>
        <w:spacing w:after="0"/>
        <w:textAlignment w:val="baseline"/>
        <w:rPr>
          <w:rFonts w:cs="Times New Roman"/>
          <w:color w:val="000000" w:themeColor="text1"/>
        </w:rPr>
      </w:pPr>
      <w:r w:rsidRPr="00424939">
        <w:rPr>
          <w:rFonts w:cs="Times New Roman"/>
          <w:color w:val="000000" w:themeColor="text1"/>
          <w:u w:val="single"/>
        </w:rPr>
        <w:t xml:space="preserve">Eight </w:t>
      </w:r>
      <w:r w:rsidRPr="00424939">
        <w:rPr>
          <w:rFonts w:cs="Times New Roman"/>
          <w:color w:val="000000" w:themeColor="text1"/>
        </w:rPr>
        <w:t>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8921C3" w:rsidRPr="00424939">
        <w:rPr>
          <w:rFonts w:cs="Times New Roman"/>
          <w:color w:val="000000" w:themeColor="text1"/>
        </w:rPr>
        <w:fldChar w:fldCharType="begin"/>
      </w:r>
      <w:r w:rsidR="008921C3" w:rsidRPr="00424939">
        <w:rPr>
          <w:rFonts w:cs="Times New Roman"/>
          <w:color w:val="000000" w:themeColor="text1"/>
        </w:rPr>
        <w:instrText xml:space="preserve"> PAGEREF AppliedMusicClasses \h </w:instrText>
      </w:r>
      <w:r w:rsidR="008921C3" w:rsidRPr="00424939">
        <w:rPr>
          <w:rFonts w:cs="Times New Roman"/>
          <w:color w:val="000000" w:themeColor="text1"/>
        </w:rPr>
      </w:r>
      <w:r w:rsidR="008921C3" w:rsidRPr="00424939">
        <w:rPr>
          <w:rFonts w:cs="Times New Roman"/>
          <w:color w:val="000000" w:themeColor="text1"/>
        </w:rPr>
        <w:fldChar w:fldCharType="separate"/>
      </w:r>
      <w:r w:rsidR="00A74DA0">
        <w:rPr>
          <w:rFonts w:cs="Times New Roman"/>
          <w:noProof/>
          <w:color w:val="000000" w:themeColor="text1"/>
        </w:rPr>
        <w:t>168</w:t>
      </w:r>
      <w:r w:rsidR="008921C3" w:rsidRPr="00424939">
        <w:rPr>
          <w:rFonts w:cs="Times New Roman"/>
          <w:color w:val="000000" w:themeColor="text1"/>
        </w:rPr>
        <w:fldChar w:fldCharType="end"/>
      </w:r>
      <w:r w:rsidRPr="00424939">
        <w:rPr>
          <w:rFonts w:cs="Times New Roman"/>
          <w:color w:val="000000" w:themeColor="text1"/>
        </w:rPr>
        <w:t>)</w:t>
      </w:r>
    </w:p>
    <w:p w14:paraId="25769E7A" w14:textId="75AEB6F0" w:rsidR="0043210A" w:rsidRPr="00424939" w:rsidRDefault="0043210A" w:rsidP="00E500FB">
      <w:pPr>
        <w:widowControl w:val="0"/>
        <w:numPr>
          <w:ilvl w:val="0"/>
          <w:numId w:val="58"/>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course each from the social sciences, natural sciences, and humanities.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may be used to satisfy the humanities requirements.) </w:t>
      </w:r>
    </w:p>
    <w:p w14:paraId="0984566D" w14:textId="716A62DB" w:rsidR="00002921" w:rsidRPr="00424939" w:rsidRDefault="0043210A" w:rsidP="00E500FB">
      <w:pPr>
        <w:widowControl w:val="0"/>
        <w:numPr>
          <w:ilvl w:val="0"/>
          <w:numId w:val="58"/>
        </w:numPr>
        <w:tabs>
          <w:tab w:val="clear" w:pos="720"/>
          <w:tab w:val="num" w:pos="1800"/>
        </w:tabs>
        <w:adjustRightInd w:val="0"/>
        <w:spacing w:after="0" w:line="228" w:lineRule="auto"/>
        <w:textAlignment w:val="baseline"/>
        <w:rPr>
          <w:rFonts w:cs="Times New Roman"/>
          <w:color w:val="000000" w:themeColor="text1"/>
        </w:rPr>
      </w:pPr>
      <w:r w:rsidRPr="00424939">
        <w:rPr>
          <w:rFonts w:cs="Times New Roman"/>
          <w:color w:val="000000" w:themeColor="text1"/>
          <w:u w:val="single"/>
        </w:rPr>
        <w:t xml:space="preserve">Two </w:t>
      </w:r>
      <w:r w:rsidRPr="00424939">
        <w:rPr>
          <w:rFonts w:cs="Times New Roman"/>
          <w:color w:val="000000" w:themeColor="text1"/>
        </w:rPr>
        <w:t>courses in French in consecutive terms (may not be used to satisfy the humanities requirement of #4</w:t>
      </w:r>
      <w:r w:rsidR="00002921" w:rsidRPr="00424939">
        <w:rPr>
          <w:rFonts w:cs="Times New Roman"/>
          <w:color w:val="000000" w:themeColor="text1"/>
        </w:rPr>
        <w:t>)</w:t>
      </w:r>
    </w:p>
    <w:p w14:paraId="67869931" w14:textId="788D8DA7" w:rsidR="00B733D7" w:rsidRPr="00E61999" w:rsidRDefault="004A0836" w:rsidP="00E500FB">
      <w:pPr>
        <w:widowControl w:val="0"/>
        <w:numPr>
          <w:ilvl w:val="0"/>
          <w:numId w:val="58"/>
        </w:numPr>
        <w:tabs>
          <w:tab w:val="clear" w:pos="720"/>
          <w:tab w:val="num" w:pos="1800"/>
        </w:tabs>
        <w:adjustRightInd w:val="0"/>
        <w:spacing w:after="120"/>
        <w:textAlignment w:val="baseline"/>
        <w:rPr>
          <w:rFonts w:cs="Times New Roman"/>
          <w:b/>
          <w:color w:val="000000" w:themeColor="text1"/>
          <w:u w:val="single"/>
        </w:rPr>
      </w:pPr>
      <w:r w:rsidRPr="00424939">
        <w:rPr>
          <w:rFonts w:cs="Times New Roman"/>
          <w:color w:val="000000" w:themeColor="text1"/>
        </w:rPr>
        <w:t>MUA-</w:t>
      </w:r>
      <w:r w:rsidR="00AB58E4" w:rsidRPr="00424939">
        <w:rPr>
          <w:rFonts w:cs="Times New Roman"/>
          <w:color w:val="000000" w:themeColor="text1"/>
        </w:rPr>
        <w:t>49</w:t>
      </w:r>
      <w:r w:rsidR="00A66871" w:rsidRPr="00424939">
        <w:rPr>
          <w:rFonts w:cs="Times New Roman"/>
          <w:color w:val="000000" w:themeColor="text1"/>
        </w:rPr>
        <w:t>0</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1A2C5784" w14:textId="7C3A66CC" w:rsidR="004A0836" w:rsidRPr="00424939" w:rsidRDefault="004A0836" w:rsidP="000C027B">
      <w:pPr>
        <w:keepNext/>
        <w:widowControl w:val="0"/>
        <w:adjustRightInd w:val="0"/>
        <w:spacing w:before="120" w:after="0"/>
        <w:ind w:left="360"/>
        <w:textAlignment w:val="baseline"/>
        <w:rPr>
          <w:rFonts w:cs="Times New Roman"/>
          <w:b/>
          <w:color w:val="000000" w:themeColor="text1"/>
          <w:u w:val="single"/>
        </w:rPr>
        <w:pPrChange w:id="13591" w:author="Summer 2023 updates" w:date="2024-07-31T13:42:00Z">
          <w:pPr>
            <w:keepNext/>
            <w:widowControl w:val="0"/>
            <w:adjustRightInd w:val="0"/>
            <w:spacing w:after="120"/>
            <w:ind w:left="360"/>
            <w:textAlignment w:val="baseline"/>
          </w:pPr>
        </w:pPrChange>
      </w:pPr>
      <w:r w:rsidRPr="00424939">
        <w:rPr>
          <w:rFonts w:cs="Times New Roman"/>
          <w:b/>
          <w:color w:val="000000" w:themeColor="text1"/>
          <w:u w:val="single"/>
        </w:rPr>
        <w:t>Vocal Performance</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Vocal Performance</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p>
    <w:p w14:paraId="6DA29CCE" w14:textId="5A50972F" w:rsidR="00CD272C" w:rsidRPr="00424939" w:rsidRDefault="00A57509" w:rsidP="00E500FB">
      <w:pPr>
        <w:pStyle w:val="ListParagraph"/>
        <w:widowControl w:val="0"/>
        <w:numPr>
          <w:ilvl w:val="0"/>
          <w:numId w:val="69"/>
        </w:numPr>
        <w:adjustRightInd w:val="0"/>
        <w:spacing w:after="0" w:line="228" w:lineRule="auto"/>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432B26E" w14:textId="77777777" w:rsidR="00257FB9" w:rsidRPr="00424939" w:rsidRDefault="00257FB9" w:rsidP="00E500FB">
      <w:pPr>
        <w:widowControl w:val="0"/>
        <w:numPr>
          <w:ilvl w:val="0"/>
          <w:numId w:val="69"/>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rPr>
        <w:t>MUA-134V Vocal Diction and Pedagogy</w:t>
      </w:r>
    </w:p>
    <w:p w14:paraId="42113762" w14:textId="77777777" w:rsidR="00720A2D" w:rsidRPr="00720A2D" w:rsidRDefault="00720A2D" w:rsidP="00E500FB">
      <w:pPr>
        <w:keepNext/>
        <w:widowControl w:val="0"/>
        <w:numPr>
          <w:ilvl w:val="0"/>
          <w:numId w:val="69"/>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2B9FCA00" w14:textId="6BDA00FB" w:rsidR="0089063B" w:rsidRPr="00424939" w:rsidRDefault="004A0836" w:rsidP="00E500FB">
      <w:pPr>
        <w:widowControl w:val="0"/>
        <w:numPr>
          <w:ilvl w:val="0"/>
          <w:numId w:val="69"/>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w:t>
      </w:r>
      <w:del w:id="13592" w:author="Summer 2023 updates" w:date="2024-07-31T13:42:00Z">
        <w:r w:rsidR="0089063B" w:rsidRPr="00424939">
          <w:rPr>
            <w:rFonts w:cs="Times New Roman"/>
            <w:color w:val="000000" w:themeColor="text1"/>
          </w:rPr>
          <w:delText>of</w:delText>
        </w:r>
      </w:del>
      <w:ins w:id="13593" w:author="Summer 2023 updates" w:date="2024-07-31T13:42:00Z">
        <w:r w:rsidR="00A40A05">
          <w:rPr>
            <w:rFonts w:cs="Times New Roman"/>
            <w:color w:val="000000" w:themeColor="text1"/>
          </w:rPr>
          <w:t>c</w:t>
        </w:r>
        <w:r w:rsidR="00FD74B9">
          <w:rPr>
            <w:rFonts w:cs="Times New Roman"/>
            <w:color w:val="000000" w:themeColor="text1"/>
          </w:rPr>
          <w:t>ourse credits earned in</w:t>
        </w:r>
      </w:ins>
      <w:r w:rsidR="00A40A05" w:rsidRPr="00424939">
        <w:rPr>
          <w:rFonts w:cs="Times New Roman"/>
          <w:color w:val="000000" w:themeColor="text1"/>
        </w:rPr>
        <w:t xml:space="preserve"> </w:t>
      </w:r>
      <w:r w:rsidR="0089063B" w:rsidRPr="00424939">
        <w:rPr>
          <w:rFonts w:cs="Times New Roman"/>
          <w:color w:val="000000" w:themeColor="text1"/>
        </w:rPr>
        <w:t>the following:</w:t>
      </w:r>
    </w:p>
    <w:p w14:paraId="08F4DB3B" w14:textId="77777777" w:rsidR="001B3F55" w:rsidRPr="00424939" w:rsidRDefault="001B3F55" w:rsidP="001B3F55">
      <w:pPr>
        <w:widowControl w:val="0"/>
        <w:tabs>
          <w:tab w:val="num" w:pos="720"/>
        </w:tabs>
        <w:adjustRightInd w:val="0"/>
        <w:spacing w:after="0" w:line="216" w:lineRule="auto"/>
        <w:ind w:left="1080" w:hanging="360"/>
        <w:textAlignment w:val="baseline"/>
        <w:rPr>
          <w:rFonts w:cs="Times New Roman"/>
          <w:color w:val="000000" w:themeColor="text1"/>
        </w:rPr>
        <w:sectPr w:rsidR="001B3F55" w:rsidRPr="00424939" w:rsidSect="00884DF4">
          <w:type w:val="continuous"/>
          <w:pgSz w:w="12240" w:h="15840"/>
          <w:pgMar w:top="1440" w:right="1080" w:bottom="1080" w:left="1080" w:header="720" w:footer="720" w:gutter="0"/>
          <w:cols w:space="720"/>
          <w:docGrid w:linePitch="360"/>
          <w:sectPrChange w:id="13594" w:author="Summer 2023 updates" w:date="2024-07-31T13:42:00Z">
            <w:sectPr w:rsidR="001B3F55" w:rsidRPr="00424939" w:rsidSect="00884DF4">
              <w:pgMar w:top="720" w:right="720" w:bottom="1080" w:left="1440" w:header="720" w:footer="720" w:gutter="0"/>
            </w:sectPr>
          </w:sectPrChange>
        </w:sectPr>
      </w:pPr>
    </w:p>
    <w:p w14:paraId="37A8F4F5" w14:textId="4B0AC6F1"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7CA1B4A" w14:textId="77777777" w:rsidR="00CD272C" w:rsidRPr="00424939" w:rsidRDefault="00CD272C" w:rsidP="00AD5933">
      <w:pPr>
        <w:widowControl w:val="0"/>
        <w:adjustRightInd w:val="0"/>
        <w:spacing w:after="0"/>
        <w:ind w:left="720"/>
        <w:textAlignment w:val="baseline"/>
        <w:rPr>
          <w:rFonts w:cs="Times New Roman"/>
          <w:color w:val="000000" w:themeColor="text1"/>
        </w:rPr>
      </w:pPr>
      <w:r w:rsidRPr="00424939">
        <w:rPr>
          <w:rFonts w:cs="Times New Roman"/>
          <w:color w:val="000000" w:themeColor="text1"/>
        </w:rPr>
        <w:t>MU-151 Record Label</w:t>
      </w:r>
    </w:p>
    <w:p w14:paraId="4F85E03D" w14:textId="6945A96B"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DF875C0" w14:textId="1F3951D6"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3CC6B435" w14:textId="39DA281D" w:rsidR="00A40A05" w:rsidRDefault="00A40A05" w:rsidP="001B3F55">
      <w:pPr>
        <w:widowControl w:val="0"/>
        <w:tabs>
          <w:tab w:val="num" w:pos="720"/>
        </w:tabs>
        <w:adjustRightInd w:val="0"/>
        <w:spacing w:after="0"/>
        <w:ind w:left="1080" w:hanging="360"/>
        <w:textAlignment w:val="baseline"/>
        <w:rPr>
          <w:ins w:id="13595" w:author="Summer 2023 updates" w:date="2024-07-31T13:42:00Z"/>
          <w:rFonts w:cs="Times New Roman"/>
          <w:color w:val="000000" w:themeColor="text1"/>
        </w:rPr>
      </w:pPr>
      <w:ins w:id="13596" w:author="Summer 2023 updates" w:date="2024-07-31T13:42:00Z">
        <w:r>
          <w:rPr>
            <w:rFonts w:cs="Times New Roman"/>
            <w:color w:val="000000" w:themeColor="text1"/>
          </w:rPr>
          <w:t>MU-202 Arts Administration</w:t>
        </w:r>
      </w:ins>
    </w:p>
    <w:p w14:paraId="2A6D7A37" w14:textId="14F60266" w:rsidR="00CD272C" w:rsidRPr="00424939" w:rsidRDefault="00CD272C" w:rsidP="001B3F55">
      <w:pPr>
        <w:widowControl w:val="0"/>
        <w:tabs>
          <w:tab w:val="num" w:pos="720"/>
        </w:tabs>
        <w:adjustRightInd w:val="0"/>
        <w:spacing w:after="0"/>
        <w:ind w:left="1080" w:hanging="360"/>
        <w:textAlignment w:val="baseline"/>
        <w:rPr>
          <w:moveTo w:id="13597" w:author="Summer 2023 updates" w:date="2024-07-31T13:42:00Z"/>
          <w:rFonts w:cs="Times New Roman"/>
          <w:color w:val="000000" w:themeColor="text1"/>
        </w:rPr>
        <w:pPrChange w:id="13598" w:author="Summer 2023 updates" w:date="2024-07-31T13:42:00Z">
          <w:pPr>
            <w:widowControl w:val="0"/>
            <w:adjustRightInd w:val="0"/>
            <w:spacing w:after="0"/>
            <w:ind w:left="360"/>
            <w:textAlignment w:val="baseline"/>
          </w:pPr>
        </w:pPrChange>
      </w:pPr>
      <w:moveToRangeStart w:id="13599" w:author="Summer 2023 updates" w:date="2024-07-31T13:42:00Z" w:name="move173325824"/>
      <w:moveTo w:id="13600" w:author="Summer 2023 updates" w:date="2024-07-31T13:42:00Z">
        <w:r w:rsidRPr="00424939">
          <w:rPr>
            <w:rFonts w:cs="Times New Roman"/>
            <w:color w:val="000000" w:themeColor="text1"/>
          </w:rPr>
          <w:t>MU-270 Musical Theatre Acting</w:t>
        </w:r>
      </w:moveTo>
    </w:p>
    <w:p w14:paraId="44F661E1" w14:textId="7A3DFBAF" w:rsidR="00CD272C" w:rsidRPr="00424939" w:rsidRDefault="00CD272C" w:rsidP="001B3F55">
      <w:pPr>
        <w:widowControl w:val="0"/>
        <w:tabs>
          <w:tab w:val="num" w:pos="720"/>
        </w:tabs>
        <w:adjustRightInd w:val="0"/>
        <w:spacing w:after="0"/>
        <w:ind w:left="1080" w:hanging="360"/>
        <w:textAlignment w:val="baseline"/>
        <w:rPr>
          <w:moveTo w:id="13601" w:author="Summer 2023 updates" w:date="2024-07-31T13:42:00Z"/>
          <w:rFonts w:cs="Times New Roman"/>
          <w:color w:val="000000" w:themeColor="text1"/>
        </w:rPr>
        <w:pPrChange w:id="13602" w:author="Summer 2023 updates" w:date="2024-07-31T13:42:00Z">
          <w:pPr>
            <w:widowControl w:val="0"/>
            <w:adjustRightInd w:val="0"/>
            <w:spacing w:after="0"/>
            <w:ind w:left="360"/>
            <w:textAlignment w:val="baseline"/>
          </w:pPr>
        </w:pPrChange>
      </w:pPr>
      <w:moveTo w:id="13603" w:author="Summer 2023 updates" w:date="2024-07-31T13:42:00Z">
        <w:r w:rsidRPr="00424939">
          <w:rPr>
            <w:rFonts w:cs="Times New Roman"/>
            <w:color w:val="000000" w:themeColor="text1"/>
          </w:rPr>
          <w:t>MU-</w:t>
        </w:r>
        <w:r w:rsidR="006044F2" w:rsidRPr="00424939">
          <w:rPr>
            <w:rFonts w:cs="Times New Roman"/>
            <w:color w:val="000000" w:themeColor="text1"/>
          </w:rPr>
          <w:t>166/-284</w:t>
        </w:r>
        <w:r w:rsidRPr="00424939">
          <w:rPr>
            <w:rFonts w:cs="Times New Roman"/>
            <w:color w:val="000000" w:themeColor="text1"/>
          </w:rPr>
          <w:t xml:space="preserve">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moveTo>
    </w:p>
    <w:p w14:paraId="2564948C" w14:textId="77777777" w:rsidR="0043210A" w:rsidRPr="00424939" w:rsidRDefault="0043210A" w:rsidP="0043210A">
      <w:pPr>
        <w:widowControl w:val="0"/>
        <w:adjustRightInd w:val="0"/>
        <w:spacing w:after="0" w:line="228" w:lineRule="auto"/>
        <w:ind w:left="720"/>
        <w:textAlignment w:val="baseline"/>
        <w:rPr>
          <w:moveFrom w:id="13604" w:author="Summer 2023 updates" w:date="2024-07-31T13:42:00Z"/>
          <w:rFonts w:cs="Times New Roman"/>
          <w:color w:val="000000" w:themeColor="text1"/>
        </w:rPr>
        <w:pPrChange w:id="13605" w:author="Summer 2023 updates" w:date="2024-07-31T13:42:00Z">
          <w:pPr>
            <w:widowControl w:val="0"/>
            <w:tabs>
              <w:tab w:val="num" w:pos="720"/>
            </w:tabs>
            <w:adjustRightInd w:val="0"/>
            <w:spacing w:after="0"/>
            <w:ind w:left="1080" w:hanging="360"/>
            <w:textAlignment w:val="baseline"/>
          </w:pPr>
        </w:pPrChange>
      </w:pPr>
      <w:moveFromRangeStart w:id="13606" w:author="Summer 2023 updates" w:date="2024-07-31T13:42:00Z" w:name="move173325823"/>
      <w:moveToRangeEnd w:id="13599"/>
      <w:moveFrom w:id="13607" w:author="Summer 2023 updates" w:date="2024-07-31T13:42:00Z">
        <w:r w:rsidRPr="00424939">
          <w:rPr>
            <w:rFonts w:cs="Times New Roman"/>
            <w:color w:val="000000" w:themeColor="text1"/>
          </w:rPr>
          <w:t>MU-270 Musical Theatre Acting</w:t>
        </w:r>
      </w:moveFrom>
    </w:p>
    <w:p w14:paraId="1EA37FF9" w14:textId="77777777" w:rsidR="0043210A" w:rsidRPr="00424939" w:rsidRDefault="0043210A" w:rsidP="0043210A">
      <w:pPr>
        <w:widowControl w:val="0"/>
        <w:adjustRightInd w:val="0"/>
        <w:spacing w:after="0" w:line="228" w:lineRule="auto"/>
        <w:ind w:left="720"/>
        <w:textAlignment w:val="baseline"/>
        <w:rPr>
          <w:moveFrom w:id="13608" w:author="Summer 2023 updates" w:date="2024-07-31T13:42:00Z"/>
          <w:rFonts w:cs="Times New Roman"/>
          <w:color w:val="000000" w:themeColor="text1"/>
        </w:rPr>
        <w:pPrChange w:id="13609" w:author="Summer 2023 updates" w:date="2024-07-31T13:42:00Z">
          <w:pPr>
            <w:widowControl w:val="0"/>
            <w:tabs>
              <w:tab w:val="num" w:pos="720"/>
            </w:tabs>
            <w:adjustRightInd w:val="0"/>
            <w:spacing w:after="0"/>
            <w:ind w:left="1080" w:hanging="360"/>
            <w:textAlignment w:val="baseline"/>
          </w:pPr>
        </w:pPrChange>
      </w:pPr>
      <w:moveFrom w:id="13610" w:author="Summer 2023 updates" w:date="2024-07-31T13:42:00Z">
        <w:r w:rsidRPr="00424939">
          <w:rPr>
            <w:rFonts w:cs="Times New Roman"/>
            <w:color w:val="000000" w:themeColor="text1"/>
          </w:rPr>
          <w:t>MU-166/-284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moveFrom>
    </w:p>
    <w:moveFromRangeEnd w:id="13606"/>
    <w:p w14:paraId="4BF3D459" w14:textId="74A90E76" w:rsidR="00CD272C"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MU-385 Conducting II </w:t>
      </w:r>
      <w:ins w:id="13611" w:author="Summer 2023 updates" w:date="2024-07-31T13:42:00Z">
        <w:r w:rsidR="00B50939">
          <w:rPr>
            <w:rFonts w:cs="Times New Roman"/>
            <w:color w:val="000000" w:themeColor="text1"/>
          </w:rPr>
          <w:t>(WE)</w:t>
        </w:r>
      </w:ins>
    </w:p>
    <w:p w14:paraId="20377D9B" w14:textId="162A0D70" w:rsidR="00A57509" w:rsidRPr="00424939" w:rsidRDefault="00CD272C"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MU-444 Independent Study</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5620B169" w14:textId="708FD443" w:rsidR="001844D4" w:rsidRPr="00424939" w:rsidRDefault="00A57509" w:rsidP="001B3F55">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29246A2C" w14:textId="77777777" w:rsidR="00F9799B" w:rsidRPr="00424939" w:rsidRDefault="00F9799B" w:rsidP="00F9799B">
      <w:pPr>
        <w:widowControl w:val="0"/>
        <w:tabs>
          <w:tab w:val="num" w:pos="720"/>
        </w:tabs>
        <w:adjustRightInd w:val="0"/>
        <w:spacing w:after="0"/>
        <w:ind w:left="1080" w:hanging="360"/>
        <w:textAlignment w:val="baseline"/>
        <w:rPr>
          <w:rFonts w:cs="Times New Roman"/>
          <w:color w:val="000000" w:themeColor="text1"/>
        </w:rPr>
      </w:pPr>
      <w:r w:rsidRPr="00424939">
        <w:rPr>
          <w:rFonts w:cs="Times New Roman"/>
          <w:color w:val="000000" w:themeColor="text1"/>
        </w:rPr>
        <w:t xml:space="preserve">MUA-413 Orchestration </w:t>
      </w:r>
    </w:p>
    <w:p w14:paraId="627AFBA0" w14:textId="77777777" w:rsidR="001844D4" w:rsidRPr="00424939" w:rsidRDefault="001844D4" w:rsidP="009F69F4">
      <w:pPr>
        <w:widowControl w:val="0"/>
        <w:tabs>
          <w:tab w:val="num" w:pos="720"/>
        </w:tabs>
        <w:adjustRightInd w:val="0"/>
        <w:spacing w:after="120"/>
        <w:ind w:left="1080" w:hanging="360"/>
        <w:textAlignment w:val="baseline"/>
        <w:rPr>
          <w:rFonts w:cs="Times New Roman"/>
          <w:color w:val="000000" w:themeColor="text1"/>
        </w:rPr>
      </w:pPr>
      <w:r w:rsidRPr="00424939">
        <w:rPr>
          <w:rFonts w:cs="Times New Roman"/>
          <w:color w:val="000000" w:themeColor="text1"/>
        </w:rPr>
        <w:t xml:space="preserve">MUA-423 Advanced Counterpoint </w:t>
      </w:r>
    </w:p>
    <w:p w14:paraId="558DC6EA" w14:textId="77777777" w:rsidR="001B3F55" w:rsidRPr="00424939" w:rsidRDefault="001B3F55" w:rsidP="009F69F4">
      <w:pPr>
        <w:widowControl w:val="0"/>
        <w:tabs>
          <w:tab w:val="num" w:pos="720"/>
        </w:tabs>
        <w:adjustRightInd w:val="0"/>
        <w:spacing w:after="120"/>
        <w:ind w:left="1080" w:hanging="360"/>
        <w:textAlignment w:val="baseline"/>
        <w:rPr>
          <w:rFonts w:cs="Times New Roman"/>
          <w:color w:val="000000" w:themeColor="text1"/>
        </w:rPr>
        <w:sectPr w:rsidR="001B3F55" w:rsidRPr="00424939" w:rsidSect="00884DF4">
          <w:type w:val="continuous"/>
          <w:pgSz w:w="12240" w:h="15840"/>
          <w:pgMar w:top="1440" w:right="1080" w:bottom="1080" w:left="1080" w:header="720" w:footer="720" w:gutter="0"/>
          <w:cols w:num="2" w:space="720"/>
          <w:docGrid w:linePitch="360"/>
          <w:sectPrChange w:id="13612" w:author="Summer 2023 updates" w:date="2024-07-31T13:42:00Z">
            <w:sectPr w:rsidR="001B3F55" w:rsidRPr="00424939" w:rsidSect="00884DF4">
              <w:pgMar w:top="720" w:right="720" w:bottom="1080" w:left="1440" w:header="720" w:footer="720" w:gutter="0"/>
            </w:sectPr>
          </w:sectPrChange>
        </w:sectPr>
      </w:pPr>
    </w:p>
    <w:p w14:paraId="75E7DA7F" w14:textId="0C86A7ED" w:rsidR="0043210A" w:rsidRPr="00135020" w:rsidRDefault="0043210A" w:rsidP="009F69F4">
      <w:pPr>
        <w:widowControl w:val="0"/>
        <w:adjustRightInd w:val="0"/>
        <w:spacing w:after="120"/>
        <w:ind w:left="720"/>
        <w:textAlignment w:val="baseline"/>
        <w:rPr>
          <w:rFonts w:cs="Times New Roman"/>
          <w:color w:val="000000" w:themeColor="text1"/>
        </w:rPr>
      </w:pPr>
      <w:r w:rsidRPr="00424939">
        <w:rPr>
          <w:rFonts w:cs="Times New Roman"/>
          <w:color w:val="000000" w:themeColor="text1"/>
        </w:rPr>
        <w:t xml:space="preserve">One course credit in MUA-courses beyond those required in the Applied </w:t>
      </w:r>
      <w:r w:rsidRPr="00135020">
        <w:rPr>
          <w:rFonts w:cs="Times New Roman"/>
          <w:color w:val="000000" w:themeColor="text1"/>
        </w:rPr>
        <w:t>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(See p. </w:t>
      </w:r>
      <w:r w:rsidR="008921C3" w:rsidRPr="00135020">
        <w:rPr>
          <w:rFonts w:cs="Times New Roman"/>
          <w:color w:val="000000" w:themeColor="text1"/>
        </w:rPr>
        <w:fldChar w:fldCharType="begin"/>
      </w:r>
      <w:r w:rsidR="008921C3" w:rsidRPr="00135020">
        <w:rPr>
          <w:rFonts w:cs="Times New Roman"/>
          <w:color w:val="000000" w:themeColor="text1"/>
        </w:rPr>
        <w:instrText xml:space="preserve"> PAGEREF AppliedVoice \h </w:instrText>
      </w:r>
      <w:r w:rsidR="008921C3" w:rsidRPr="00135020">
        <w:rPr>
          <w:rFonts w:cs="Times New Roman"/>
          <w:color w:val="000000" w:themeColor="text1"/>
        </w:rPr>
      </w:r>
      <w:r w:rsidR="008921C3" w:rsidRPr="00135020">
        <w:rPr>
          <w:rFonts w:cs="Times New Roman"/>
          <w:color w:val="000000" w:themeColor="text1"/>
        </w:rPr>
        <w:fldChar w:fldCharType="separate"/>
      </w:r>
      <w:r w:rsidR="00A74DA0">
        <w:rPr>
          <w:rFonts w:cs="Times New Roman"/>
          <w:noProof/>
          <w:color w:val="000000" w:themeColor="text1"/>
        </w:rPr>
        <w:t>169</w:t>
      </w:r>
      <w:r w:rsidR="008921C3" w:rsidRPr="00135020">
        <w:rPr>
          <w:rFonts w:cs="Times New Roman"/>
          <w:color w:val="000000" w:themeColor="text1"/>
        </w:rPr>
        <w:fldChar w:fldCharType="end"/>
      </w:r>
      <w:r w:rsidRPr="00135020">
        <w:rPr>
          <w:rFonts w:cs="Times New Roman"/>
          <w:color w:val="000000" w:themeColor="text1"/>
        </w:rPr>
        <w:t>)</w:t>
      </w:r>
    </w:p>
    <w:p w14:paraId="5AB61F5D" w14:textId="7C872B0D" w:rsidR="0043210A" w:rsidRPr="00135020" w:rsidRDefault="0043210A" w:rsidP="00E500FB">
      <w:pPr>
        <w:widowControl w:val="0"/>
        <w:numPr>
          <w:ilvl w:val="0"/>
          <w:numId w:val="69"/>
        </w:numPr>
        <w:tabs>
          <w:tab w:val="clear" w:pos="720"/>
          <w:tab w:val="num" w:pos="1440"/>
        </w:tabs>
        <w:adjustRightInd w:val="0"/>
        <w:spacing w:after="0"/>
        <w:textAlignment w:val="baseline"/>
        <w:rPr>
          <w:rFonts w:cs="Times New Roman"/>
          <w:color w:val="000000" w:themeColor="text1"/>
        </w:rPr>
      </w:pPr>
      <w:r w:rsidRPr="00135020">
        <w:rPr>
          <w:rFonts w:cs="Times New Roman"/>
          <w:color w:val="000000" w:themeColor="text1"/>
          <w:u w:val="single"/>
        </w:rPr>
        <w:t>Eight</w:t>
      </w:r>
      <w:r w:rsidRPr="00135020">
        <w:rPr>
          <w:rFonts w:cs="Times New Roman"/>
          <w:color w:val="000000" w:themeColor="text1"/>
        </w:rPr>
        <w:t xml:space="preserve"> terms of participation in the Applied 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(See p. </w:t>
      </w:r>
      <w:r w:rsidR="00CD1A19" w:rsidRPr="00135020">
        <w:rPr>
          <w:rFonts w:cs="Times New Roman"/>
          <w:color w:val="000000" w:themeColor="text1"/>
        </w:rPr>
        <w:fldChar w:fldCharType="begin"/>
      </w:r>
      <w:r w:rsidR="00CD1A19" w:rsidRPr="00135020">
        <w:rPr>
          <w:rFonts w:cs="Times New Roman"/>
          <w:color w:val="000000" w:themeColor="text1"/>
        </w:rPr>
        <w:instrText xml:space="preserve"> PAGEREF AppliedVoice \h </w:instrText>
      </w:r>
      <w:r w:rsidR="00CD1A19" w:rsidRPr="00135020">
        <w:rPr>
          <w:rFonts w:cs="Times New Roman"/>
          <w:color w:val="000000" w:themeColor="text1"/>
        </w:rPr>
      </w:r>
      <w:r w:rsidR="00CD1A19" w:rsidRPr="00135020">
        <w:rPr>
          <w:rFonts w:cs="Times New Roman"/>
          <w:color w:val="000000" w:themeColor="text1"/>
        </w:rPr>
        <w:fldChar w:fldCharType="separate"/>
      </w:r>
      <w:r w:rsidR="00A74DA0">
        <w:rPr>
          <w:rFonts w:cs="Times New Roman"/>
          <w:noProof/>
          <w:color w:val="000000" w:themeColor="text1"/>
        </w:rPr>
        <w:t>169</w:t>
      </w:r>
      <w:r w:rsidR="00CD1A19" w:rsidRPr="00135020">
        <w:rPr>
          <w:rFonts w:cs="Times New Roman"/>
          <w:color w:val="000000" w:themeColor="text1"/>
        </w:rPr>
        <w:fldChar w:fldCharType="end"/>
      </w:r>
      <w:r w:rsidRPr="00135020">
        <w:rPr>
          <w:rFonts w:cs="Times New Roman"/>
          <w:color w:val="000000" w:themeColor="text1"/>
        </w:rPr>
        <w:t>)</w:t>
      </w:r>
    </w:p>
    <w:p w14:paraId="17DE1BEA" w14:textId="2D8DEC82" w:rsidR="0043210A" w:rsidRPr="00424939" w:rsidRDefault="0043210A" w:rsidP="00E500FB">
      <w:pPr>
        <w:widowControl w:val="0"/>
        <w:numPr>
          <w:ilvl w:val="0"/>
          <w:numId w:val="69"/>
        </w:numPr>
        <w:tabs>
          <w:tab w:val="clear" w:pos="720"/>
          <w:tab w:val="num" w:pos="1440"/>
        </w:tabs>
        <w:adjustRightInd w:val="0"/>
        <w:spacing w:after="0"/>
        <w:textAlignment w:val="baseline"/>
        <w:rPr>
          <w:rFonts w:cs="Times New Roman"/>
          <w:color w:val="000000" w:themeColor="text1"/>
        </w:rPr>
      </w:pPr>
      <w:r w:rsidRPr="00424939">
        <w:rPr>
          <w:rFonts w:cs="Times New Roman"/>
          <w:color w:val="000000" w:themeColor="text1"/>
          <w:u w:val="single"/>
        </w:rPr>
        <w:t xml:space="preserve">One </w:t>
      </w:r>
      <w:r w:rsidRPr="00424939">
        <w:rPr>
          <w:rFonts w:cs="Times New Roman"/>
          <w:color w:val="000000" w:themeColor="text1"/>
        </w:rPr>
        <w:t>course each from the social sciences, natural sciences, and humanities. (New York</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New York</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may be used to satisfy the humanities requirements.) </w:t>
      </w:r>
    </w:p>
    <w:p w14:paraId="3EE18D6A" w14:textId="47374E2F" w:rsidR="0043210A" w:rsidRPr="00424939" w:rsidRDefault="0043210A" w:rsidP="00E500FB">
      <w:pPr>
        <w:widowControl w:val="0"/>
        <w:numPr>
          <w:ilvl w:val="0"/>
          <w:numId w:val="69"/>
        </w:numPr>
        <w:adjustRightInd w:val="0"/>
        <w:spacing w:after="0"/>
        <w:textAlignment w:val="baseline"/>
        <w:rPr>
          <w:color w:val="000000" w:themeColor="text1"/>
        </w:rPr>
      </w:pPr>
      <w:r w:rsidRPr="00424939">
        <w:rPr>
          <w:color w:val="000000" w:themeColor="text1"/>
          <w:u w:val="single"/>
        </w:rPr>
        <w:t>Two</w:t>
      </w:r>
      <w:r w:rsidRPr="00424939">
        <w:rPr>
          <w:color w:val="000000" w:themeColor="text1"/>
        </w:rPr>
        <w:t xml:space="preserve"> courses in French in consecutive terms (may not be used to satisfy the humanities requirement of #6) </w:t>
      </w:r>
    </w:p>
    <w:p w14:paraId="6DFAF831" w14:textId="3EE55747" w:rsidR="0043210A" w:rsidRPr="00424939" w:rsidRDefault="0043210A" w:rsidP="00E500FB">
      <w:pPr>
        <w:widowControl w:val="0"/>
        <w:numPr>
          <w:ilvl w:val="0"/>
          <w:numId w:val="69"/>
        </w:numPr>
        <w:tabs>
          <w:tab w:val="clear" w:pos="720"/>
          <w:tab w:val="num" w:pos="1440"/>
        </w:tabs>
        <w:adjustRightInd w:val="0"/>
        <w:spacing w:after="120"/>
        <w:textAlignment w:val="baseline"/>
        <w:rPr>
          <w:rFonts w:cs="Times New Roman"/>
          <w:color w:val="000000" w:themeColor="text1"/>
        </w:rPr>
      </w:pPr>
      <w:r w:rsidRPr="00424939">
        <w:rPr>
          <w:rFonts w:cs="Times New Roman"/>
          <w:color w:val="000000" w:themeColor="text1"/>
        </w:rPr>
        <w:t>MUA-490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Recital</w:t>
      </w:r>
    </w:p>
    <w:p w14:paraId="50106417" w14:textId="3281A034" w:rsidR="0043210A" w:rsidRPr="00424939" w:rsidRDefault="0043210A" w:rsidP="000C027B">
      <w:pPr>
        <w:keepNext/>
        <w:spacing w:before="120" w:after="0"/>
        <w:ind w:left="187" w:firstLine="187"/>
        <w:rPr>
          <w:rFonts w:cs="Times New Roman"/>
          <w:b/>
          <w:color w:val="000000" w:themeColor="text1"/>
          <w:u w:val="single"/>
        </w:rPr>
        <w:pPrChange w:id="13613" w:author="Summer 2023 updates" w:date="2024-07-31T13:42:00Z">
          <w:pPr>
            <w:keepNext/>
            <w:spacing w:after="0"/>
            <w:ind w:left="187" w:firstLine="187"/>
          </w:pPr>
        </w:pPrChange>
      </w:pPr>
      <w:r w:rsidRPr="00424939">
        <w:rPr>
          <w:rFonts w:cs="Times New Roman"/>
          <w:b/>
          <w:color w:val="000000" w:themeColor="text1"/>
          <w:u w:val="single"/>
        </w:rPr>
        <w:t>Music</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Education</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 xml:space="preserve"> (Vocal or Instrumental</w:t>
      </w:r>
      <w:r w:rsidR="00B8454E" w:rsidRPr="00424939">
        <w:rPr>
          <w:rFonts w:cs="Times New Roman"/>
          <w:b/>
          <w:color w:val="000000" w:themeColor="text1"/>
          <w:u w:val="single"/>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b/>
          <w:color w:val="000000" w:themeColor="text1"/>
          <w:u w:val="single"/>
        </w:rPr>
        <w:fldChar w:fldCharType="end"/>
      </w:r>
      <w:r w:rsidRPr="00424939">
        <w:rPr>
          <w:rFonts w:cs="Times New Roman"/>
          <w:b/>
          <w:color w:val="000000" w:themeColor="text1"/>
          <w:u w:val="single"/>
        </w:rPr>
        <w:t>)</w:t>
      </w:r>
    </w:p>
    <w:p w14:paraId="1FDC9C9A" w14:textId="7C4DB149" w:rsidR="0043210A" w:rsidRPr="00424939" w:rsidRDefault="0043210A" w:rsidP="0043210A">
      <w:pPr>
        <w:spacing w:after="40"/>
        <w:ind w:left="360"/>
        <w:rPr>
          <w:rFonts w:cs="Times New Roman"/>
          <w:color w:val="000000" w:themeColor="text1"/>
        </w:rPr>
      </w:pPr>
      <w:r w:rsidRPr="00424939">
        <w:rPr>
          <w:rFonts w:cs="Times New Roman"/>
          <w:color w:val="000000" w:themeColor="text1"/>
        </w:rPr>
        <w:t>To complete the Vocal or Instrumental</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area of study in four years, a student must begin the sequence of courses during the first year. A student entering either area of study as a sophomore should anticipate spending a fifth year to complete all degree requirements. </w:t>
      </w:r>
    </w:p>
    <w:p w14:paraId="6D70760B" w14:textId="2B1DEB48" w:rsidR="0043210A" w:rsidRPr="00424939" w:rsidRDefault="0043210A" w:rsidP="0043210A">
      <w:pPr>
        <w:ind w:left="360"/>
        <w:rPr>
          <w:rFonts w:cs="Times New Roman"/>
          <w:color w:val="000000" w:themeColor="text1"/>
        </w:rPr>
      </w:pPr>
      <w:r w:rsidRPr="00424939">
        <w:rPr>
          <w:rFonts w:cs="Times New Roman"/>
          <w:color w:val="000000" w:themeColor="text1"/>
        </w:rPr>
        <w:t>In addition to the following requirements, according to state regulations, all teachers in Iowa “shall acquire a core of liberal arts knowledge including, but not limited to, mathematics, natural sciences, social sciences, and humanities.”  The Mathematics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Mathematics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Natural Science course requirements may be met through coursework at Coe, comparable courses from an accredited college, or a score of 4 or higher on AP examinations in mathematics or science.  Social Science and Humanities core are met with the required EDU courses and MU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courses.</w:t>
      </w:r>
    </w:p>
    <w:p w14:paraId="0E6D6362" w14:textId="14837138" w:rsidR="0043210A" w:rsidRPr="00424939" w:rsidRDefault="0043210A" w:rsidP="00E500FB">
      <w:pPr>
        <w:pStyle w:val="ListParagraph"/>
        <w:numPr>
          <w:ilvl w:val="0"/>
          <w:numId w:val="62"/>
        </w:numPr>
        <w:spacing w:after="0"/>
        <w:rPr>
          <w:rFonts w:cs="Times New Roman"/>
          <w:color w:val="000000" w:themeColor="text1"/>
        </w:rPr>
      </w:pPr>
      <w:r w:rsidRPr="00424939">
        <w:rPr>
          <w:rFonts w:cs="Times New Roman"/>
          <w:color w:val="000000" w:themeColor="text1"/>
        </w:rPr>
        <w:t xml:space="preserve">EDU-105 Educational Foundations </w:t>
      </w:r>
      <w:r w:rsidR="00B92F9C">
        <w:rPr>
          <w:rFonts w:cs="Times New Roman"/>
          <w:color w:val="000000" w:themeColor="text1"/>
        </w:rPr>
        <w:t>(WE)</w:t>
      </w:r>
    </w:p>
    <w:p w14:paraId="158A62EC" w14:textId="77777777" w:rsidR="0043210A" w:rsidRPr="00424939" w:rsidRDefault="0043210A" w:rsidP="00E500FB">
      <w:pPr>
        <w:pStyle w:val="ListParagraph"/>
        <w:numPr>
          <w:ilvl w:val="0"/>
          <w:numId w:val="62"/>
        </w:numPr>
        <w:spacing w:after="0"/>
        <w:rPr>
          <w:rFonts w:cs="Times New Roman"/>
          <w:color w:val="000000" w:themeColor="text1"/>
        </w:rPr>
      </w:pPr>
      <w:r w:rsidRPr="00424939">
        <w:rPr>
          <w:rFonts w:cs="Times New Roman"/>
          <w:color w:val="000000" w:themeColor="text1"/>
        </w:rPr>
        <w:t xml:space="preserve">EDU-117 Exceptional Learners </w:t>
      </w:r>
    </w:p>
    <w:p w14:paraId="7901B3AD" w14:textId="22463D85" w:rsidR="0043210A" w:rsidRPr="00424939" w:rsidRDefault="0043210A" w:rsidP="00E500FB">
      <w:pPr>
        <w:pStyle w:val="ListParagraph"/>
        <w:numPr>
          <w:ilvl w:val="0"/>
          <w:numId w:val="62"/>
        </w:numPr>
        <w:spacing w:after="0"/>
        <w:rPr>
          <w:rFonts w:cs="Times New Roman"/>
          <w:color w:val="000000" w:themeColor="text1"/>
        </w:rPr>
      </w:pPr>
      <w:r w:rsidRPr="00424939">
        <w:rPr>
          <w:rFonts w:cs="Times New Roman"/>
          <w:color w:val="000000" w:themeColor="text1"/>
        </w:rPr>
        <w:t xml:space="preserve">EDU-187 Human Relations </w:t>
      </w:r>
      <w:r w:rsidR="00B92F9C">
        <w:rPr>
          <w:rFonts w:cs="Times New Roman"/>
          <w:color w:val="000000" w:themeColor="text1"/>
        </w:rPr>
        <w:t>(WE)</w:t>
      </w:r>
    </w:p>
    <w:p w14:paraId="5156D9AD" w14:textId="3A94B4F7" w:rsidR="0043210A" w:rsidRPr="00424939" w:rsidRDefault="0043210A" w:rsidP="00E500FB">
      <w:pPr>
        <w:pStyle w:val="ListParagraph"/>
        <w:numPr>
          <w:ilvl w:val="0"/>
          <w:numId w:val="62"/>
        </w:numPr>
        <w:spacing w:after="0"/>
        <w:rPr>
          <w:rFonts w:cs="Times New Roman"/>
          <w:color w:val="000000" w:themeColor="text1"/>
        </w:rPr>
      </w:pPr>
      <w:r w:rsidRPr="00424939">
        <w:rPr>
          <w:rFonts w:cs="Times New Roman"/>
          <w:color w:val="000000" w:themeColor="text1"/>
        </w:rPr>
        <w:t>EDU-195 Educational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Development </w:t>
      </w:r>
    </w:p>
    <w:p w14:paraId="0BE995FF" w14:textId="47ABD964" w:rsidR="0043210A" w:rsidRPr="00424939" w:rsidRDefault="00FE118E" w:rsidP="00E500FB">
      <w:pPr>
        <w:pStyle w:val="ListParagraph"/>
        <w:numPr>
          <w:ilvl w:val="0"/>
          <w:numId w:val="62"/>
        </w:numPr>
        <w:spacing w:after="0"/>
        <w:rPr>
          <w:color w:val="000000" w:themeColor="text1"/>
          <w:sz w:val="23"/>
          <w:szCs w:val="23"/>
        </w:rPr>
      </w:pPr>
      <w:r>
        <w:rPr>
          <w:color w:val="000000" w:themeColor="text1"/>
          <w:sz w:val="23"/>
          <w:szCs w:val="23"/>
        </w:rPr>
        <w:t>EDU-</w:t>
      </w:r>
      <w:r w:rsidR="0043210A" w:rsidRPr="00424939">
        <w:rPr>
          <w:color w:val="000000" w:themeColor="text1"/>
          <w:sz w:val="23"/>
          <w:szCs w:val="23"/>
        </w:rPr>
        <w:t xml:space="preserve">219 Educational Technology Lab </w:t>
      </w:r>
      <w:r w:rsidR="005F5F95">
        <w:rPr>
          <w:color w:val="000000" w:themeColor="text1"/>
          <w:sz w:val="23"/>
          <w:szCs w:val="23"/>
        </w:rPr>
        <w:t xml:space="preserve">(WE) </w:t>
      </w:r>
      <w:r w:rsidR="0043210A" w:rsidRPr="00424939">
        <w:rPr>
          <w:color w:val="000000" w:themeColor="text1"/>
          <w:sz w:val="23"/>
          <w:szCs w:val="23"/>
        </w:rPr>
        <w:t>(0.0 cc)</w:t>
      </w:r>
    </w:p>
    <w:p w14:paraId="1B2C0A71" w14:textId="36B6FB44"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rPr>
        <w:t>MU-205 Practicum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3994A60" w14:textId="6597EFC5"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rPr>
        <w:t>MU-360 Elementary and General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Methods (0.5 cc) </w:t>
      </w:r>
    </w:p>
    <w:p w14:paraId="2AC6F6A1" w14:textId="77777777"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01714762" w14:textId="77777777" w:rsidR="0043210A" w:rsidRPr="00424939" w:rsidRDefault="0043210A" w:rsidP="003D3E21">
      <w:pPr>
        <w:spacing w:after="0"/>
        <w:ind w:left="720"/>
        <w:rPr>
          <w:del w:id="13614" w:author="Summer 2023 updates" w:date="2024-07-31T13:42:00Z"/>
          <w:rFonts w:cs="Times New Roman"/>
          <w:color w:val="000000" w:themeColor="text1"/>
        </w:rPr>
      </w:pPr>
      <w:r w:rsidRPr="00424939">
        <w:rPr>
          <w:color w:val="000000" w:themeColor="text1"/>
          <w:sz w:val="23"/>
          <w:szCs w:val="23"/>
        </w:rPr>
        <w:t>MU-361 Choral Music</w:t>
      </w:r>
      <w:r w:rsidR="00B8454E" w:rsidRPr="00424939">
        <w:rPr>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color w:val="000000" w:themeColor="text1"/>
          <w:sz w:val="23"/>
          <w:szCs w:val="23"/>
        </w:rPr>
        <w:fldChar w:fldCharType="end"/>
      </w:r>
      <w:r w:rsidRPr="00424939">
        <w:rPr>
          <w:color w:val="000000" w:themeColor="text1"/>
          <w:sz w:val="23"/>
          <w:szCs w:val="23"/>
        </w:rPr>
        <w:t xml:space="preserve"> Methods</w:t>
      </w:r>
      <w:r w:rsidR="00CD08B5">
        <w:rPr>
          <w:color w:val="000000" w:themeColor="text1"/>
          <w:sz w:val="23"/>
          <w:szCs w:val="23"/>
        </w:rPr>
        <w:t xml:space="preserve">, </w:t>
      </w:r>
      <w:r w:rsidRPr="00424939">
        <w:rPr>
          <w:color w:val="000000" w:themeColor="text1"/>
          <w:sz w:val="23"/>
          <w:szCs w:val="23"/>
        </w:rPr>
        <w:t>MU-362 Instrumental</w:t>
      </w:r>
      <w:r w:rsidR="00B8454E" w:rsidRPr="00424939">
        <w:rPr>
          <w:color w:val="000000" w:themeColor="text1"/>
          <w:sz w:val="23"/>
          <w:szCs w:val="23"/>
        </w:rPr>
        <w:fldChar w:fldCharType="begin"/>
      </w:r>
      <w:r w:rsidR="00B8454E" w:rsidRPr="00424939">
        <w:rPr>
          <w:color w:val="000000" w:themeColor="text1"/>
        </w:rPr>
        <w:instrText xml:space="preserve"> XE "</w:instrText>
      </w:r>
      <w:r w:rsidR="00B8454E" w:rsidRPr="00424939">
        <w:rPr>
          <w:rFonts w:cs="Times New Roman"/>
          <w:color w:val="000000" w:themeColor="text1"/>
        </w:rPr>
        <w:instrText>Instrumental</w:instrText>
      </w:r>
      <w:r w:rsidR="00B8454E" w:rsidRPr="00424939">
        <w:rPr>
          <w:color w:val="000000" w:themeColor="text1"/>
        </w:rPr>
        <w:instrText xml:space="preserve">" </w:instrText>
      </w:r>
      <w:r w:rsidR="00B8454E" w:rsidRPr="00424939">
        <w:rPr>
          <w:color w:val="000000" w:themeColor="text1"/>
          <w:sz w:val="23"/>
          <w:szCs w:val="23"/>
        </w:rPr>
        <w:fldChar w:fldCharType="end"/>
      </w:r>
      <w:r w:rsidRPr="00424939">
        <w:rPr>
          <w:color w:val="000000" w:themeColor="text1"/>
          <w:sz w:val="23"/>
          <w:szCs w:val="23"/>
        </w:rPr>
        <w:t xml:space="preserve"> Music Methods for the Choral Teacher (0.5 cc)</w:t>
      </w:r>
    </w:p>
    <w:p w14:paraId="026E2943" w14:textId="29B841B1" w:rsidR="00CD08B5" w:rsidRDefault="00675A94" w:rsidP="00675A94">
      <w:pPr>
        <w:spacing w:after="0"/>
        <w:ind w:left="900" w:hanging="180"/>
        <w:rPr>
          <w:color w:val="000000" w:themeColor="text1"/>
          <w:sz w:val="23"/>
          <w:szCs w:val="23"/>
        </w:rPr>
        <w:pPrChange w:id="13615" w:author="Summer 2023 updates" w:date="2024-07-31T13:42:00Z">
          <w:pPr>
            <w:spacing w:after="0"/>
            <w:ind w:left="720"/>
          </w:pPr>
        </w:pPrChange>
      </w:pPr>
      <w:ins w:id="13616" w:author="Summer 2023 updates" w:date="2024-07-31T13:42:00Z">
        <w:r>
          <w:rPr>
            <w:color w:val="000000" w:themeColor="text1"/>
            <w:sz w:val="23"/>
            <w:szCs w:val="23"/>
          </w:rPr>
          <w:t xml:space="preserve"> </w:t>
        </w:r>
      </w:ins>
      <w:r w:rsidR="00CD08B5" w:rsidRPr="00A93490">
        <w:rPr>
          <w:color w:val="000000" w:themeColor="text1"/>
          <w:sz w:val="23"/>
          <w:szCs w:val="23"/>
        </w:rPr>
        <w:t>a</w:t>
      </w:r>
      <w:r w:rsidR="0043210A" w:rsidRPr="00A93490">
        <w:rPr>
          <w:color w:val="000000" w:themeColor="text1"/>
          <w:sz w:val="23"/>
          <w:szCs w:val="23"/>
        </w:rPr>
        <w:t>nd</w:t>
      </w:r>
      <w:r w:rsidR="00CD08B5" w:rsidRPr="00A93490">
        <w:rPr>
          <w:color w:val="000000" w:themeColor="text1"/>
          <w:sz w:val="23"/>
          <w:szCs w:val="23"/>
        </w:rPr>
        <w:t xml:space="preserve"> </w:t>
      </w:r>
      <w:r w:rsidR="00CD08B5">
        <w:rPr>
          <w:color w:val="000000" w:themeColor="text1"/>
          <w:sz w:val="23"/>
          <w:szCs w:val="23"/>
        </w:rPr>
        <w:t>MUA-134V Vocal Diction and Pedagogy (for Vocal Music Education majors)</w:t>
      </w:r>
    </w:p>
    <w:p w14:paraId="763A7A0D" w14:textId="59110A6F" w:rsidR="0043210A" w:rsidRPr="00424939" w:rsidRDefault="00CD08B5" w:rsidP="00675A94">
      <w:pPr>
        <w:spacing w:after="0"/>
        <w:ind w:left="900" w:hanging="180"/>
        <w:rPr>
          <w:rFonts w:cs="Times New Roman"/>
          <w:color w:val="000000" w:themeColor="text1"/>
        </w:rPr>
        <w:pPrChange w:id="13617" w:author="Summer 2023 updates" w:date="2024-07-31T13:42:00Z">
          <w:pPr>
            <w:spacing w:after="0"/>
            <w:ind w:left="720"/>
          </w:pPr>
        </w:pPrChange>
      </w:pPr>
      <w:r>
        <w:rPr>
          <w:color w:val="000000" w:themeColor="text1"/>
          <w:sz w:val="23"/>
          <w:szCs w:val="23"/>
        </w:rPr>
        <w:t>MU-363 Instrumental Music Methods and MU-364 Choral Music Methods for the Instrumental Teacher (0.5 cc) (for Instrumental Music Education majors)</w:t>
      </w:r>
    </w:p>
    <w:p w14:paraId="3C6930B2" w14:textId="57CA32A8"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rPr>
        <w:t xml:space="preserve">MU-385 Conducting II </w:t>
      </w:r>
      <w:ins w:id="13618" w:author="Summer 2023 updates" w:date="2024-07-31T13:42:00Z">
        <w:r w:rsidR="00B50939">
          <w:rPr>
            <w:rFonts w:cs="Times New Roman"/>
            <w:color w:val="000000" w:themeColor="text1"/>
          </w:rPr>
          <w:t>(WE)</w:t>
        </w:r>
      </w:ins>
    </w:p>
    <w:p w14:paraId="2A7DECC4" w14:textId="77777777"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rPr>
        <w:t xml:space="preserve">MU-421 Student Teaching in the Elementary School </w:t>
      </w:r>
    </w:p>
    <w:p w14:paraId="3BF0D559" w14:textId="77777777"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rPr>
        <w:t xml:space="preserve">MU-422 Student Teaching in the Secondary School </w:t>
      </w:r>
    </w:p>
    <w:p w14:paraId="21358F60" w14:textId="4F4CED1E" w:rsidR="0043210A" w:rsidRPr="00424939" w:rsidRDefault="0043210A" w:rsidP="00E500FB">
      <w:pPr>
        <w:widowControl w:val="0"/>
        <w:numPr>
          <w:ilvl w:val="0"/>
          <w:numId w:val="62"/>
        </w:numPr>
        <w:adjustRightInd w:val="0"/>
        <w:spacing w:after="0"/>
        <w:textAlignment w:val="baseline"/>
        <w:rPr>
          <w:rFonts w:cs="Times New Roman"/>
          <w:color w:val="000000" w:themeColor="text1"/>
        </w:rPr>
      </w:pPr>
      <w:r w:rsidRPr="00424939">
        <w:rPr>
          <w:rFonts w:cs="Times New Roman"/>
          <w:color w:val="000000" w:themeColor="text1"/>
          <w:u w:val="single"/>
        </w:rPr>
        <w:t>Seven</w:t>
      </w:r>
      <w:r w:rsidRPr="00424939">
        <w:rPr>
          <w:rFonts w:cs="Times New Roman"/>
          <w:color w:val="000000" w:themeColor="text1"/>
        </w:rPr>
        <w:t xml:space="preserve"> terms of participation in the Applied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 (See p. </w:t>
      </w:r>
      <w:r w:rsidR="00CD1A19" w:rsidRPr="00424939">
        <w:rPr>
          <w:rFonts w:cs="Times New Roman"/>
          <w:color w:val="000000" w:themeColor="text1"/>
        </w:rPr>
        <w:fldChar w:fldCharType="begin"/>
      </w:r>
      <w:r w:rsidR="00CD1A19" w:rsidRPr="00424939">
        <w:rPr>
          <w:rFonts w:cs="Times New Roman"/>
          <w:color w:val="000000" w:themeColor="text1"/>
        </w:rPr>
        <w:instrText xml:space="preserve"> PAGEREF AppliedMusicClasses \h </w:instrText>
      </w:r>
      <w:r w:rsidR="00CD1A19" w:rsidRPr="00424939">
        <w:rPr>
          <w:rFonts w:cs="Times New Roman"/>
          <w:color w:val="000000" w:themeColor="text1"/>
        </w:rPr>
      </w:r>
      <w:r w:rsidR="00CD1A19" w:rsidRPr="00424939">
        <w:rPr>
          <w:rFonts w:cs="Times New Roman"/>
          <w:color w:val="000000" w:themeColor="text1"/>
        </w:rPr>
        <w:fldChar w:fldCharType="separate"/>
      </w:r>
      <w:r w:rsidR="00A74DA0">
        <w:rPr>
          <w:rFonts w:cs="Times New Roman"/>
          <w:noProof/>
          <w:color w:val="000000" w:themeColor="text1"/>
        </w:rPr>
        <w:t>168</w:t>
      </w:r>
      <w:r w:rsidR="00CD1A19" w:rsidRPr="00424939">
        <w:rPr>
          <w:rFonts w:cs="Times New Roman"/>
          <w:color w:val="000000" w:themeColor="text1"/>
        </w:rPr>
        <w:fldChar w:fldCharType="end"/>
      </w:r>
      <w:r w:rsidRPr="00424939">
        <w:rPr>
          <w:rFonts w:cs="Times New Roman"/>
          <w:color w:val="000000" w:themeColor="text1"/>
        </w:rPr>
        <w:t>)</w:t>
      </w:r>
    </w:p>
    <w:p w14:paraId="1ECA19C3" w14:textId="77777777" w:rsidR="0043210A" w:rsidRPr="00424939" w:rsidRDefault="0043210A" w:rsidP="00E500FB">
      <w:pPr>
        <w:widowControl w:val="0"/>
        <w:numPr>
          <w:ilvl w:val="0"/>
          <w:numId w:val="62"/>
        </w:numPr>
        <w:adjustRightInd w:val="0"/>
        <w:spacing w:after="120"/>
        <w:textAlignment w:val="baseline"/>
        <w:rPr>
          <w:rFonts w:cs="Times New Roman"/>
          <w:color w:val="000000" w:themeColor="text1"/>
        </w:rPr>
      </w:pPr>
      <w:r w:rsidRPr="00424939">
        <w:rPr>
          <w:rFonts w:cs="Times New Roman"/>
          <w:color w:val="000000" w:themeColor="text1"/>
        </w:rPr>
        <w:t xml:space="preserve">Fulfillment of the general licensure grade point requirement (minimum 2.7 cumulative and in the major) </w:t>
      </w:r>
    </w:p>
    <w:p w14:paraId="4A4B170B" w14:textId="2F5F9D86" w:rsidR="0043210A" w:rsidRDefault="0043210A" w:rsidP="0043210A">
      <w:pPr>
        <w:spacing w:after="120"/>
        <w:ind w:left="360"/>
        <w:rPr>
          <w:rFonts w:cs="Times New Roman"/>
          <w:color w:val="000000" w:themeColor="text1"/>
        </w:rPr>
      </w:pPr>
      <w:r w:rsidRPr="00424939">
        <w:rPr>
          <w:rFonts w:cs="Times New Roman"/>
          <w:b/>
          <w:color w:val="000000" w:themeColor="text1"/>
          <w:sz w:val="20"/>
          <w:szCs w:val="20"/>
        </w:rPr>
        <w:t>NOTE</w:t>
      </w:r>
      <w:r w:rsidRPr="00424939">
        <w:rPr>
          <w:rFonts w:cs="Times New Roman"/>
          <w:i/>
          <w:color w:val="000000" w:themeColor="text1"/>
        </w:rPr>
        <w:t>: A recital is not required to complete the music education area of study but may be given with the approval of the studio instructor.</w:t>
      </w:r>
      <w:r w:rsidRPr="00424939">
        <w:rPr>
          <w:rFonts w:cs="Times New Roman"/>
          <w:color w:val="000000" w:themeColor="text1"/>
        </w:rPr>
        <w:t xml:space="preserve"> </w:t>
      </w:r>
    </w:p>
    <w:p w14:paraId="022AECF5" w14:textId="614119D3" w:rsidR="00C67E4B" w:rsidRDefault="00C67E4B" w:rsidP="0043210A">
      <w:pPr>
        <w:spacing w:after="120"/>
        <w:ind w:left="360"/>
        <w:rPr>
          <w:rFonts w:cs="Times New Roman"/>
          <w:color w:val="000000" w:themeColor="text1"/>
        </w:rPr>
      </w:pPr>
    </w:p>
    <w:p w14:paraId="06E456C5" w14:textId="290D1AAE" w:rsidR="0043210A" w:rsidRPr="00424939" w:rsidRDefault="004D5EAC" w:rsidP="000C027B">
      <w:pPr>
        <w:pStyle w:val="Heading4"/>
        <w:spacing w:before="120"/>
        <w:rPr>
          <w:rFonts w:ascii="Garamond" w:hAnsi="Garamond"/>
          <w:color w:val="000000" w:themeColor="text1"/>
        </w:rPr>
        <w:pPrChange w:id="13619" w:author="Summer 2023 updates" w:date="2024-07-31T13:42:00Z">
          <w:pPr>
            <w:pStyle w:val="Heading4"/>
          </w:pPr>
        </w:pPrChange>
      </w:pPr>
      <w:bookmarkStart w:id="13620" w:name="_Toc141355776"/>
      <w:bookmarkStart w:id="13621" w:name="_Toc110005257"/>
      <w:r w:rsidRPr="00424939">
        <w:rPr>
          <w:rFonts w:ascii="Garamond" w:hAnsi="Garamond"/>
          <w:color w:val="000000" w:themeColor="text1"/>
        </w:rPr>
        <w:t xml:space="preserve">Bachelor of Arts: </w:t>
      </w:r>
      <w:r w:rsidR="0043210A" w:rsidRPr="00424939">
        <w:rPr>
          <w:rFonts w:ascii="Garamond" w:hAnsi="Garamond"/>
          <w:color w:val="000000" w:themeColor="text1"/>
        </w:rPr>
        <w:t>Music</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Music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43210A" w:rsidRPr="00424939">
        <w:rPr>
          <w:rFonts w:ascii="Garamond" w:hAnsi="Garamond"/>
          <w:color w:val="000000" w:themeColor="text1"/>
        </w:rPr>
        <w:t xml:space="preserve"> Major</w:t>
      </w:r>
      <w:bookmarkEnd w:id="13620"/>
      <w:bookmarkEnd w:id="13621"/>
    </w:p>
    <w:p w14:paraId="00E164FD" w14:textId="77777777" w:rsidR="0043210A" w:rsidRPr="00424939" w:rsidRDefault="0043210A" w:rsidP="0043210A">
      <w:pPr>
        <w:rPr>
          <w:rFonts w:cs="Times New Roman"/>
          <w:color w:val="000000" w:themeColor="text1"/>
        </w:rPr>
      </w:pPr>
      <w:r w:rsidRPr="00424939">
        <w:rPr>
          <w:rFonts w:cs="Times New Roman"/>
          <w:color w:val="000000" w:themeColor="text1"/>
        </w:rPr>
        <w:t xml:space="preserve">Candidates for the </w:t>
      </w:r>
      <w:r w:rsidRPr="00424939">
        <w:rPr>
          <w:rFonts w:cs="Times New Roman"/>
          <w:b/>
          <w:smallCaps/>
          <w:color w:val="000000" w:themeColor="text1"/>
        </w:rPr>
        <w:t>bachelor of arts</w:t>
      </w:r>
      <w:r w:rsidRPr="00424939">
        <w:rPr>
          <w:rFonts w:cs="Times New Roman"/>
          <w:color w:val="000000" w:themeColor="text1"/>
        </w:rPr>
        <w:t xml:space="preserve"> degree with a major in music must successfully complete: </w:t>
      </w:r>
    </w:p>
    <w:p w14:paraId="748650F6" w14:textId="77777777" w:rsidR="00720A2D" w:rsidRPr="00720A2D" w:rsidRDefault="00720A2D" w:rsidP="00E500FB">
      <w:pPr>
        <w:pStyle w:val="ListParagraph"/>
        <w:widowControl w:val="0"/>
        <w:numPr>
          <w:ilvl w:val="0"/>
          <w:numId w:val="23"/>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MU-109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 / MU-109L Aural Skills I</w:t>
      </w:r>
    </w:p>
    <w:p w14:paraId="5FDCE1E1" w14:textId="77777777" w:rsidR="00720A2D" w:rsidRPr="00720A2D" w:rsidRDefault="00720A2D" w:rsidP="00E500FB">
      <w:pPr>
        <w:pStyle w:val="ListParagraph"/>
        <w:widowControl w:val="0"/>
        <w:numPr>
          <w:ilvl w:val="0"/>
          <w:numId w:val="23"/>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MU-209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II / MU-209L Aural Skills II</w:t>
      </w:r>
    </w:p>
    <w:p w14:paraId="37D25FF6" w14:textId="77777777" w:rsidR="00720A2D" w:rsidRPr="00720A2D" w:rsidRDefault="00720A2D" w:rsidP="00E500FB">
      <w:pPr>
        <w:pStyle w:val="ListParagraph"/>
        <w:widowControl w:val="0"/>
        <w:numPr>
          <w:ilvl w:val="0"/>
          <w:numId w:val="23"/>
        </w:numPr>
        <w:tabs>
          <w:tab w:val="clear" w:pos="720"/>
          <w:tab w:val="num" w:pos="360"/>
        </w:tabs>
        <w:adjustRightInd w:val="0"/>
        <w:spacing w:after="0"/>
        <w:ind w:left="540" w:hanging="540"/>
        <w:textAlignment w:val="baseline"/>
        <w:rPr>
          <w:rFonts w:cs="Times New Roman"/>
          <w:color w:val="000000" w:themeColor="text1"/>
        </w:rPr>
      </w:pPr>
      <w:r w:rsidRPr="00720A2D">
        <w:rPr>
          <w:rFonts w:cs="Times New Roman"/>
          <w:color w:val="000000" w:themeColor="text1"/>
        </w:rPr>
        <w:t>MU-309 Theory of Music</w:t>
      </w:r>
      <w:r w:rsidRPr="00720A2D">
        <w:rPr>
          <w:rFonts w:cs="Times New Roman"/>
          <w:color w:val="000000" w:themeColor="text1"/>
        </w:rPr>
        <w:fldChar w:fldCharType="begin"/>
      </w:r>
      <w:r w:rsidRPr="00720A2D">
        <w:rPr>
          <w:color w:val="000000" w:themeColor="text1"/>
        </w:rPr>
        <w:instrText xml:space="preserve"> XE "</w:instrText>
      </w:r>
      <w:r w:rsidRPr="00720A2D">
        <w:rPr>
          <w:rFonts w:cs="Times New Roman"/>
          <w:color w:val="000000" w:themeColor="text1"/>
        </w:rPr>
        <w:instrText>Music</w:instrText>
      </w:r>
      <w:r w:rsidRPr="00720A2D">
        <w:rPr>
          <w:color w:val="000000" w:themeColor="text1"/>
        </w:rPr>
        <w:instrText xml:space="preserve">" </w:instrText>
      </w:r>
      <w:r w:rsidRPr="00720A2D">
        <w:rPr>
          <w:rFonts w:cs="Times New Roman"/>
          <w:color w:val="000000" w:themeColor="text1"/>
        </w:rPr>
        <w:fldChar w:fldCharType="end"/>
      </w:r>
      <w:r w:rsidRPr="00720A2D">
        <w:rPr>
          <w:rFonts w:cs="Times New Roman"/>
          <w:color w:val="000000" w:themeColor="text1"/>
        </w:rPr>
        <w:t xml:space="preserve"> III / MU-309L Aural Skills III</w:t>
      </w:r>
    </w:p>
    <w:p w14:paraId="4278F7F7" w14:textId="71CC187F" w:rsidR="0043210A" w:rsidRPr="00424939" w:rsidRDefault="0043210A" w:rsidP="00E500FB">
      <w:pPr>
        <w:widowControl w:val="0"/>
        <w:numPr>
          <w:ilvl w:val="0"/>
          <w:numId w:val="23"/>
        </w:numPr>
        <w:adjustRightInd w:val="0"/>
        <w:spacing w:after="0"/>
        <w:ind w:left="360"/>
        <w:textAlignment w:val="baseline"/>
        <w:rPr>
          <w:rFonts w:cs="Times New Roman"/>
          <w:color w:val="000000" w:themeColor="text1"/>
        </w:rPr>
      </w:pPr>
      <w:r w:rsidRPr="00424939">
        <w:rPr>
          <w:rFonts w:cs="Times New Roman"/>
          <w:color w:val="000000" w:themeColor="text1"/>
        </w:rPr>
        <w:t>MU-458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III </w:t>
      </w:r>
      <w:del w:id="13622" w:author="Summer 2023 updates" w:date="2024-07-31T13:42:00Z">
        <w:r w:rsidR="003672C4">
          <w:rPr>
            <w:rFonts w:cs="Times New Roman"/>
            <w:color w:val="000000" w:themeColor="text1"/>
          </w:rPr>
          <w:delText>(WE)</w:delText>
        </w:r>
      </w:del>
    </w:p>
    <w:p w14:paraId="35CD8B02" w14:textId="659A492F" w:rsidR="0043210A" w:rsidRPr="00424939" w:rsidRDefault="0043210A" w:rsidP="00E500FB">
      <w:pPr>
        <w:widowControl w:val="0"/>
        <w:numPr>
          <w:ilvl w:val="0"/>
          <w:numId w:val="23"/>
        </w:numPr>
        <w:adjustRightInd w:val="0"/>
        <w:spacing w:after="0"/>
        <w:ind w:left="360"/>
        <w:textAlignment w:val="baseline"/>
        <w:rPr>
          <w:rFonts w:cs="Times New Roman"/>
          <w:color w:val="000000" w:themeColor="text1"/>
        </w:rPr>
      </w:pPr>
      <w:r w:rsidRPr="00424939">
        <w:rPr>
          <w:rFonts w:cs="Times New Roman"/>
          <w:color w:val="000000" w:themeColor="text1"/>
          <w:u w:val="single"/>
        </w:rPr>
        <w:t>Fou</w:t>
      </w:r>
      <w:r w:rsidRPr="00424939">
        <w:rPr>
          <w:rFonts w:cs="Times New Roman"/>
          <w:color w:val="000000" w:themeColor="text1"/>
        </w:rPr>
        <w:t xml:space="preserve">r </w:t>
      </w:r>
      <w:r w:rsidRPr="00135020">
        <w:rPr>
          <w:rFonts w:cs="Times New Roman"/>
          <w:color w:val="000000" w:themeColor="text1"/>
        </w:rPr>
        <w:t>terms of participation in the Applied Music</w:t>
      </w:r>
      <w:r w:rsidR="00B8454E" w:rsidRPr="00135020">
        <w:rPr>
          <w:rFonts w:cs="Times New Roman"/>
          <w:color w:val="000000" w:themeColor="text1"/>
        </w:rPr>
        <w:fldChar w:fldCharType="begin"/>
      </w:r>
      <w:r w:rsidR="00B8454E" w:rsidRPr="00135020">
        <w:rPr>
          <w:color w:val="000000" w:themeColor="text1"/>
        </w:rPr>
        <w:instrText xml:space="preserve"> XE "</w:instrText>
      </w:r>
      <w:r w:rsidR="00B8454E" w:rsidRPr="00135020">
        <w:rPr>
          <w:rFonts w:cs="Times New Roman"/>
          <w:color w:val="000000" w:themeColor="text1"/>
        </w:rPr>
        <w:instrText>Music</w:instrText>
      </w:r>
      <w:r w:rsidR="00B8454E" w:rsidRPr="00135020">
        <w:rPr>
          <w:color w:val="000000" w:themeColor="text1"/>
        </w:rPr>
        <w:instrText xml:space="preserve">" </w:instrText>
      </w:r>
      <w:r w:rsidR="00B8454E" w:rsidRPr="00135020">
        <w:rPr>
          <w:rFonts w:cs="Times New Roman"/>
          <w:color w:val="000000" w:themeColor="text1"/>
        </w:rPr>
        <w:fldChar w:fldCharType="end"/>
      </w:r>
      <w:r w:rsidRPr="00135020">
        <w:rPr>
          <w:rFonts w:cs="Times New Roman"/>
          <w:color w:val="000000" w:themeColor="text1"/>
        </w:rPr>
        <w:t xml:space="preserve"> Course with piano as the primary or secondary performing area. (See p. </w:t>
      </w:r>
      <w:r w:rsidR="00CD1A19" w:rsidRPr="00135020">
        <w:rPr>
          <w:rFonts w:cs="Times New Roman"/>
          <w:color w:val="000000" w:themeColor="text1"/>
        </w:rPr>
        <w:fldChar w:fldCharType="begin"/>
      </w:r>
      <w:r w:rsidR="00CD1A19" w:rsidRPr="00135020">
        <w:rPr>
          <w:rFonts w:cs="Times New Roman"/>
          <w:color w:val="000000" w:themeColor="text1"/>
        </w:rPr>
        <w:instrText xml:space="preserve"> PAGEREF AppliedMusicClasses \h </w:instrText>
      </w:r>
      <w:r w:rsidR="00CD1A19" w:rsidRPr="00135020">
        <w:rPr>
          <w:rFonts w:cs="Times New Roman"/>
          <w:color w:val="000000" w:themeColor="text1"/>
        </w:rPr>
      </w:r>
      <w:r w:rsidR="00CD1A19" w:rsidRPr="00135020">
        <w:rPr>
          <w:rFonts w:cs="Times New Roman"/>
          <w:color w:val="000000" w:themeColor="text1"/>
        </w:rPr>
        <w:fldChar w:fldCharType="separate"/>
      </w:r>
      <w:r w:rsidR="00A74DA0">
        <w:rPr>
          <w:rFonts w:cs="Times New Roman"/>
          <w:noProof/>
          <w:color w:val="000000" w:themeColor="text1"/>
        </w:rPr>
        <w:t>168</w:t>
      </w:r>
      <w:r w:rsidR="00CD1A19" w:rsidRPr="00135020">
        <w:rPr>
          <w:rFonts w:cs="Times New Roman"/>
          <w:color w:val="000000" w:themeColor="text1"/>
        </w:rPr>
        <w:fldChar w:fldCharType="end"/>
      </w:r>
      <w:r w:rsidRPr="00424939">
        <w:rPr>
          <w:rFonts w:cs="Times New Roman"/>
          <w:color w:val="000000" w:themeColor="text1"/>
        </w:rPr>
        <w:t>)</w:t>
      </w:r>
    </w:p>
    <w:p w14:paraId="295AA21F" w14:textId="77777777" w:rsidR="0043210A" w:rsidRPr="00424939" w:rsidRDefault="0043210A" w:rsidP="00E500FB">
      <w:pPr>
        <w:widowControl w:val="0"/>
        <w:numPr>
          <w:ilvl w:val="0"/>
          <w:numId w:val="23"/>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150A434D" w14:textId="6B82D239" w:rsidR="0043210A" w:rsidRPr="00424939" w:rsidRDefault="0043210A" w:rsidP="0043210A">
      <w:pPr>
        <w:tabs>
          <w:tab w:val="num" w:pos="720"/>
        </w:tabs>
        <w:spacing w:after="0"/>
        <w:ind w:left="360" w:hanging="360"/>
        <w:rPr>
          <w:rFonts w:cs="Times New Roman"/>
          <w:color w:val="000000" w:themeColor="text1"/>
        </w:rPr>
      </w:pPr>
      <w:r w:rsidRPr="00424939">
        <w:rPr>
          <w:rFonts w:cs="Times New Roman"/>
          <w:color w:val="000000" w:themeColor="text1"/>
        </w:rPr>
        <w:tab/>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45C491C0" w14:textId="62EAB39D" w:rsidR="0043210A" w:rsidRPr="00424939" w:rsidRDefault="0043210A" w:rsidP="0043210A">
      <w:pPr>
        <w:tabs>
          <w:tab w:val="num" w:pos="720"/>
        </w:tabs>
        <w:spacing w:after="0"/>
        <w:ind w:left="360" w:hanging="360"/>
        <w:rPr>
          <w:rFonts w:cs="Times New Roman"/>
          <w:color w:val="000000" w:themeColor="text1"/>
        </w:rPr>
      </w:pPr>
      <w:r w:rsidRPr="00424939">
        <w:rPr>
          <w:rFonts w:cs="Times New Roman"/>
          <w:color w:val="000000" w:themeColor="text1"/>
        </w:rPr>
        <w:tab/>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3672C4">
        <w:rPr>
          <w:rFonts w:cs="Times New Roman"/>
          <w:color w:val="000000" w:themeColor="text1"/>
        </w:rPr>
        <w:t>(WE)</w:t>
      </w:r>
    </w:p>
    <w:p w14:paraId="2118561B" w14:textId="3DD4AC2F" w:rsidR="0043210A" w:rsidRPr="00424939" w:rsidRDefault="0043210A" w:rsidP="00E500FB">
      <w:pPr>
        <w:widowControl w:val="0"/>
        <w:numPr>
          <w:ilvl w:val="0"/>
          <w:numId w:val="23"/>
        </w:numPr>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del w:id="13623" w:author="Summer 2023 updates" w:date="2024-07-31T13:42:00Z">
        <w:r w:rsidRPr="00424939">
          <w:rPr>
            <w:rFonts w:cs="Times New Roman"/>
            <w:color w:val="000000" w:themeColor="text1"/>
          </w:rPr>
          <w:delText>of</w:delText>
        </w:r>
      </w:del>
      <w:ins w:id="13624" w:author="Summer 2023 updates" w:date="2024-07-31T13:42:00Z">
        <w:r w:rsidR="00A40A05">
          <w:rPr>
            <w:rFonts w:cs="Times New Roman"/>
            <w:color w:val="000000" w:themeColor="text1"/>
          </w:rPr>
          <w:t>course credit earned in</w:t>
        </w:r>
      </w:ins>
      <w:r w:rsidR="00A40A05">
        <w:rPr>
          <w:rFonts w:cs="Times New Roman"/>
          <w:color w:val="000000" w:themeColor="text1"/>
        </w:rPr>
        <w:t xml:space="preserve"> </w:t>
      </w:r>
      <w:r w:rsidRPr="00424939">
        <w:rPr>
          <w:rFonts w:cs="Times New Roman"/>
          <w:color w:val="000000" w:themeColor="text1"/>
        </w:rPr>
        <w:t>the following (if not used to satisfy #6):</w:t>
      </w:r>
    </w:p>
    <w:p w14:paraId="61F98CE5" w14:textId="77777777" w:rsidR="004D5EAC" w:rsidRPr="00424939" w:rsidRDefault="004D5EAC" w:rsidP="0043210A">
      <w:pPr>
        <w:widowControl w:val="0"/>
        <w:adjustRightInd w:val="0"/>
        <w:spacing w:after="0"/>
        <w:ind w:left="360"/>
        <w:textAlignment w:val="baseline"/>
        <w:rPr>
          <w:rFonts w:cs="Times New Roman"/>
          <w:color w:val="000000" w:themeColor="text1"/>
        </w:rPr>
        <w:sectPr w:rsidR="004D5EAC" w:rsidRPr="00424939" w:rsidSect="00884DF4">
          <w:type w:val="continuous"/>
          <w:pgSz w:w="12240" w:h="15840"/>
          <w:pgMar w:top="1440" w:right="1080" w:bottom="1080" w:left="1080" w:header="720" w:footer="720" w:gutter="0"/>
          <w:cols w:space="720"/>
          <w:docGrid w:linePitch="360"/>
          <w:sectPrChange w:id="13625" w:author="Summer 2023 updates" w:date="2024-07-31T13:42:00Z">
            <w:sectPr w:rsidR="004D5EAC" w:rsidRPr="00424939" w:rsidSect="00884DF4">
              <w:pgMar w:top="720" w:right="720" w:bottom="1080" w:left="1440" w:header="720" w:footer="720" w:gutter="0"/>
            </w:sectPr>
          </w:sectPrChange>
        </w:sectPr>
      </w:pPr>
    </w:p>
    <w:p w14:paraId="2E3674B9" w14:textId="611A671B" w:rsidR="002D209C" w:rsidRDefault="002D209C" w:rsidP="0043210A">
      <w:pPr>
        <w:widowControl w:val="0"/>
        <w:adjustRightInd w:val="0"/>
        <w:spacing w:after="0"/>
        <w:ind w:left="360"/>
        <w:textAlignment w:val="baseline"/>
        <w:rPr>
          <w:rFonts w:cs="Times New Roman"/>
          <w:color w:val="000000" w:themeColor="text1"/>
        </w:rPr>
      </w:pPr>
      <w:r>
        <w:rPr>
          <w:rFonts w:cs="Times New Roman"/>
          <w:color w:val="000000" w:themeColor="text1"/>
        </w:rPr>
        <w:t>MU</w:t>
      </w:r>
      <w:r w:rsidR="00911690">
        <w:rPr>
          <w:rFonts w:cs="Times New Roman"/>
          <w:color w:val="000000" w:themeColor="text1"/>
        </w:rPr>
        <w:t>A</w:t>
      </w:r>
      <w:r>
        <w:rPr>
          <w:rFonts w:cs="Times New Roman"/>
          <w:color w:val="000000" w:themeColor="text1"/>
        </w:rPr>
        <w:t>-131V Song Interpretation Workshop</w:t>
      </w:r>
    </w:p>
    <w:p w14:paraId="3DAC1E1A" w14:textId="1FEEFB96"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MU-140 Film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F0BB28D" w14:textId="77777777"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MU-151 Record Label</w:t>
      </w:r>
    </w:p>
    <w:p w14:paraId="4ECD7C4D" w14:textId="2404F595"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3C266ED7" w14:textId="58C00034" w:rsidR="0043210A"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8D4B0DE" w14:textId="78362359" w:rsidR="00A40A05" w:rsidRPr="00424939" w:rsidRDefault="00A40A05" w:rsidP="0043210A">
      <w:pPr>
        <w:widowControl w:val="0"/>
        <w:adjustRightInd w:val="0"/>
        <w:spacing w:after="0"/>
        <w:ind w:left="360"/>
        <w:textAlignment w:val="baseline"/>
        <w:rPr>
          <w:ins w:id="13626" w:author="Summer 2023 updates" w:date="2024-07-31T13:42:00Z"/>
          <w:rFonts w:cs="Times New Roman"/>
          <w:color w:val="000000" w:themeColor="text1"/>
        </w:rPr>
      </w:pPr>
      <w:ins w:id="13627" w:author="Summer 2023 updates" w:date="2024-07-31T13:42:00Z">
        <w:r>
          <w:rPr>
            <w:rFonts w:cs="Times New Roman"/>
            <w:color w:val="000000" w:themeColor="text1"/>
          </w:rPr>
          <w:t>MU-202 Arts Administration</w:t>
        </w:r>
      </w:ins>
    </w:p>
    <w:p w14:paraId="2976F1EB" w14:textId="28071CFD"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MU-255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 </w:t>
      </w:r>
      <w:r w:rsidR="003672C4">
        <w:rPr>
          <w:rFonts w:cs="Times New Roman"/>
          <w:color w:val="000000" w:themeColor="text1"/>
        </w:rPr>
        <w:t>(WE)</w:t>
      </w:r>
    </w:p>
    <w:p w14:paraId="22DE699B" w14:textId="77777777" w:rsidR="00CD272C" w:rsidRPr="00424939" w:rsidRDefault="00CD272C" w:rsidP="001B3F55">
      <w:pPr>
        <w:widowControl w:val="0"/>
        <w:tabs>
          <w:tab w:val="num" w:pos="720"/>
        </w:tabs>
        <w:adjustRightInd w:val="0"/>
        <w:spacing w:after="0"/>
        <w:ind w:left="1080" w:hanging="360"/>
        <w:textAlignment w:val="baseline"/>
        <w:rPr>
          <w:moveFrom w:id="13628" w:author="Summer 2023 updates" w:date="2024-07-31T13:42:00Z"/>
          <w:rFonts w:cs="Times New Roman"/>
          <w:color w:val="000000" w:themeColor="text1"/>
        </w:rPr>
        <w:pPrChange w:id="13629" w:author="Summer 2023 updates" w:date="2024-07-31T13:42:00Z">
          <w:pPr>
            <w:widowControl w:val="0"/>
            <w:adjustRightInd w:val="0"/>
            <w:spacing w:after="0"/>
            <w:ind w:left="360"/>
            <w:textAlignment w:val="baseline"/>
          </w:pPr>
        </w:pPrChange>
      </w:pPr>
      <w:moveFromRangeStart w:id="13630" w:author="Summer 2023 updates" w:date="2024-07-31T13:42:00Z" w:name="move173325824"/>
      <w:moveFrom w:id="13631" w:author="Summer 2023 updates" w:date="2024-07-31T13:42:00Z">
        <w:r w:rsidRPr="00424939">
          <w:rPr>
            <w:rFonts w:cs="Times New Roman"/>
            <w:color w:val="000000" w:themeColor="text1"/>
          </w:rPr>
          <w:t>MU-270 Musical Theatre Acting</w:t>
        </w:r>
      </w:moveFrom>
    </w:p>
    <w:p w14:paraId="498633AD" w14:textId="77777777" w:rsidR="00CD272C" w:rsidRPr="00424939" w:rsidRDefault="00CD272C" w:rsidP="001B3F55">
      <w:pPr>
        <w:widowControl w:val="0"/>
        <w:tabs>
          <w:tab w:val="num" w:pos="720"/>
        </w:tabs>
        <w:adjustRightInd w:val="0"/>
        <w:spacing w:after="0"/>
        <w:ind w:left="1080" w:hanging="360"/>
        <w:textAlignment w:val="baseline"/>
        <w:rPr>
          <w:moveFrom w:id="13632" w:author="Summer 2023 updates" w:date="2024-07-31T13:42:00Z"/>
          <w:rFonts w:cs="Times New Roman"/>
          <w:color w:val="000000" w:themeColor="text1"/>
        </w:rPr>
        <w:pPrChange w:id="13633" w:author="Summer 2023 updates" w:date="2024-07-31T13:42:00Z">
          <w:pPr>
            <w:widowControl w:val="0"/>
            <w:adjustRightInd w:val="0"/>
            <w:spacing w:after="0"/>
            <w:ind w:left="360"/>
            <w:textAlignment w:val="baseline"/>
          </w:pPr>
        </w:pPrChange>
      </w:pPr>
      <w:moveFrom w:id="13634" w:author="Summer 2023 updates" w:date="2024-07-31T13:42:00Z">
        <w:r w:rsidRPr="00424939">
          <w:rPr>
            <w:rFonts w:cs="Times New Roman"/>
            <w:color w:val="000000" w:themeColor="text1"/>
          </w:rPr>
          <w:t>MU-</w:t>
        </w:r>
        <w:r w:rsidR="006044F2" w:rsidRPr="00424939">
          <w:rPr>
            <w:rFonts w:cs="Times New Roman"/>
            <w:color w:val="000000" w:themeColor="text1"/>
          </w:rPr>
          <w:t>166/-284</w:t>
        </w:r>
        <w:r w:rsidRPr="00424939">
          <w:rPr>
            <w:rFonts w:cs="Times New Roman"/>
            <w:color w:val="000000" w:themeColor="text1"/>
          </w:rPr>
          <w:t xml:space="preserve">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moveFrom>
    </w:p>
    <w:moveFromRangeEnd w:id="13630"/>
    <w:p w14:paraId="47D7D807" w14:textId="3C7961EB" w:rsidR="0043210A" w:rsidRPr="00424939" w:rsidRDefault="0043210A" w:rsidP="0043210A">
      <w:pPr>
        <w:widowControl w:val="0"/>
        <w:adjustRightInd w:val="0"/>
        <w:spacing w:after="0"/>
        <w:ind w:left="360"/>
        <w:textAlignment w:val="baseline"/>
        <w:rPr>
          <w:ins w:id="13635" w:author="Summer 2023 updates" w:date="2024-07-31T13:42:00Z"/>
          <w:rFonts w:cs="Times New Roman"/>
          <w:color w:val="000000" w:themeColor="text1"/>
        </w:rPr>
      </w:pPr>
      <w:del w:id="13636" w:author="Summer 2023 updates" w:date="2024-07-31T13:42:00Z">
        <w:r w:rsidRPr="00424939">
          <w:rPr>
            <w:rFonts w:cs="Times New Roman"/>
            <w:color w:val="000000" w:themeColor="text1"/>
          </w:rPr>
          <w:delText>MU-285</w:delText>
        </w:r>
      </w:del>
      <w:ins w:id="13637" w:author="Summer 2023 updates" w:date="2024-07-31T13:42:00Z">
        <w:r w:rsidRPr="00424939">
          <w:rPr>
            <w:rFonts w:cs="Times New Roman"/>
            <w:color w:val="000000" w:themeColor="text1"/>
          </w:rPr>
          <w:t>MU-270 Musical Theatre Acting</w:t>
        </w:r>
      </w:ins>
    </w:p>
    <w:p w14:paraId="3E8757B7" w14:textId="45C3C57C" w:rsidR="0043210A" w:rsidRPr="00424939" w:rsidRDefault="0043210A" w:rsidP="0043210A">
      <w:pPr>
        <w:widowControl w:val="0"/>
        <w:adjustRightInd w:val="0"/>
        <w:spacing w:after="0"/>
        <w:ind w:left="360"/>
        <w:textAlignment w:val="baseline"/>
        <w:rPr>
          <w:ins w:id="13638" w:author="Summer 2023 updates" w:date="2024-07-31T13:42:00Z"/>
          <w:rFonts w:cs="Times New Roman"/>
          <w:color w:val="000000" w:themeColor="text1"/>
        </w:rPr>
      </w:pPr>
      <w:ins w:id="13639" w:author="Summer 2023 updates" w:date="2024-07-31T13:42:00Z">
        <w:r w:rsidRPr="00424939">
          <w:rPr>
            <w:rFonts w:cs="Times New Roman"/>
            <w:color w:val="000000" w:themeColor="text1"/>
          </w:rPr>
          <w:t>MU-166/-284 Topics in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ins>
    </w:p>
    <w:p w14:paraId="693CD2C8" w14:textId="169D4D68" w:rsidR="0043210A" w:rsidRPr="00424939" w:rsidRDefault="0043210A" w:rsidP="0043210A">
      <w:pPr>
        <w:widowControl w:val="0"/>
        <w:adjustRightInd w:val="0"/>
        <w:spacing w:after="0"/>
        <w:ind w:left="360"/>
        <w:textAlignment w:val="baseline"/>
        <w:rPr>
          <w:rFonts w:cs="Times New Roman"/>
          <w:color w:val="000000" w:themeColor="text1"/>
        </w:rPr>
      </w:pPr>
      <w:ins w:id="13640" w:author="Summer 2023 updates" w:date="2024-07-31T13:42:00Z">
        <w:r w:rsidRPr="00424939">
          <w:rPr>
            <w:rFonts w:cs="Times New Roman"/>
            <w:color w:val="000000" w:themeColor="text1"/>
          </w:rPr>
          <w:t>MU-</w:t>
        </w:r>
        <w:r w:rsidR="00497D65">
          <w:rPr>
            <w:rFonts w:cs="Times New Roman"/>
            <w:color w:val="000000" w:themeColor="text1"/>
          </w:rPr>
          <w:t>3</w:t>
        </w:r>
        <w:r w:rsidRPr="00424939">
          <w:rPr>
            <w:rFonts w:cs="Times New Roman"/>
            <w:color w:val="000000" w:themeColor="text1"/>
          </w:rPr>
          <w:t>8</w:t>
        </w:r>
        <w:r w:rsidR="00497D65">
          <w:rPr>
            <w:rFonts w:cs="Times New Roman"/>
            <w:color w:val="000000" w:themeColor="text1"/>
          </w:rPr>
          <w:t>4</w:t>
        </w:r>
      </w:ins>
      <w:r w:rsidRPr="00424939">
        <w:rPr>
          <w:rFonts w:cs="Times New Roman"/>
          <w:color w:val="000000" w:themeColor="text1"/>
        </w:rPr>
        <w:t xml:space="preserve"> Conducting I </w:t>
      </w:r>
    </w:p>
    <w:p w14:paraId="5D6F318C" w14:textId="124887FB"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MU-355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r w:rsidR="0081155B">
        <w:rPr>
          <w:rFonts w:cs="Times New Roman"/>
          <w:color w:val="000000" w:themeColor="text1"/>
        </w:rPr>
        <w:t>(WE)</w:t>
      </w:r>
    </w:p>
    <w:p w14:paraId="0DCCC179" w14:textId="7D5FB694"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MU-409 Theory of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IV</w:t>
      </w:r>
    </w:p>
    <w:p w14:paraId="0326EADE" w14:textId="2232FD15" w:rsidR="0043210A" w:rsidRPr="00424939" w:rsidRDefault="0043210A" w:rsidP="0043210A">
      <w:pPr>
        <w:widowControl w:val="0"/>
        <w:adjustRightInd w:val="0"/>
        <w:spacing w:after="0"/>
        <w:ind w:left="360"/>
        <w:textAlignment w:val="baseline"/>
        <w:rPr>
          <w:rFonts w:cs="Times New Roman"/>
          <w:color w:val="000000" w:themeColor="text1"/>
        </w:rPr>
      </w:pPr>
      <w:r w:rsidRPr="00424939">
        <w:rPr>
          <w:rFonts w:cs="Times New Roman"/>
          <w:color w:val="000000" w:themeColor="text1"/>
        </w:rPr>
        <w:t>MUA-133V Vocal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70D0B10" w14:textId="77777777" w:rsidR="0043210A" w:rsidRPr="00424939" w:rsidRDefault="0043210A" w:rsidP="0043210A">
      <w:pPr>
        <w:widowControl w:val="0"/>
        <w:adjustRightInd w:val="0"/>
        <w:spacing w:after="0"/>
        <w:ind w:firstLine="360"/>
        <w:textAlignment w:val="baseline"/>
        <w:rPr>
          <w:rFonts w:cs="Times New Roman"/>
          <w:color w:val="000000" w:themeColor="text1"/>
        </w:rPr>
      </w:pPr>
      <w:r w:rsidRPr="00424939">
        <w:rPr>
          <w:rFonts w:cs="Times New Roman"/>
          <w:color w:val="000000" w:themeColor="text1"/>
        </w:rPr>
        <w:t>MUA-134V Vocal Diction and Pedagogy</w:t>
      </w:r>
    </w:p>
    <w:p w14:paraId="196A693E" w14:textId="77777777" w:rsidR="004D5EAC" w:rsidRPr="00424939" w:rsidRDefault="004D5EAC" w:rsidP="00E500FB">
      <w:pPr>
        <w:widowControl w:val="0"/>
        <w:numPr>
          <w:ilvl w:val="0"/>
          <w:numId w:val="23"/>
        </w:numPr>
        <w:adjustRightInd w:val="0"/>
        <w:ind w:left="360"/>
        <w:textAlignment w:val="baseline"/>
        <w:rPr>
          <w:rFonts w:cs="Times New Roman"/>
          <w:color w:val="000000" w:themeColor="text1"/>
        </w:rPr>
        <w:sectPr w:rsidR="004D5EAC" w:rsidRPr="00424939" w:rsidSect="00884DF4">
          <w:type w:val="continuous"/>
          <w:pgSz w:w="12240" w:h="15840"/>
          <w:pgMar w:top="1440" w:right="1080" w:bottom="1080" w:left="1080" w:header="720" w:footer="720" w:gutter="0"/>
          <w:cols w:num="2" w:space="720"/>
          <w:docGrid w:linePitch="360"/>
          <w:sectPrChange w:id="13641" w:author="Summer 2023 updates" w:date="2024-07-31T13:42:00Z">
            <w:sectPr w:rsidR="004D5EAC" w:rsidRPr="00424939" w:rsidSect="00884DF4">
              <w:pgMar w:top="720" w:right="720" w:bottom="1080" w:left="1440" w:header="720" w:footer="720" w:gutter="0"/>
            </w:sectPr>
          </w:sectPrChange>
        </w:sectPr>
      </w:pPr>
    </w:p>
    <w:p w14:paraId="1A6E1213" w14:textId="384EF656" w:rsidR="0043210A" w:rsidRPr="00424939" w:rsidRDefault="00F939E0" w:rsidP="00E500FB">
      <w:pPr>
        <w:widowControl w:val="0"/>
        <w:numPr>
          <w:ilvl w:val="0"/>
          <w:numId w:val="23"/>
        </w:numPr>
        <w:adjustRightInd w:val="0"/>
        <w:ind w:left="360"/>
        <w:textAlignment w:val="baseline"/>
        <w:rPr>
          <w:rFonts w:cs="Times New Roman"/>
          <w:color w:val="000000" w:themeColor="text1"/>
        </w:rPr>
      </w:pPr>
      <w:r>
        <w:rPr>
          <w:rFonts w:cs="Times New Roman"/>
          <w:color w:val="000000" w:themeColor="text1"/>
        </w:rPr>
        <w:t>T</w:t>
      </w:r>
      <w:r w:rsidR="0043210A" w:rsidRPr="00424939">
        <w:rPr>
          <w:rFonts w:cs="Times New Roman"/>
          <w:color w:val="000000" w:themeColor="text1"/>
        </w:rPr>
        <w:t>he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43210A" w:rsidRPr="00424939">
        <w:rPr>
          <w:rFonts w:cs="Times New Roman"/>
          <w:color w:val="000000" w:themeColor="text1"/>
        </w:rPr>
        <w:t xml:space="preserve"> Assessment Examination in the final term prior to graduation </w:t>
      </w:r>
    </w:p>
    <w:p w14:paraId="31DBDA9C" w14:textId="3E4533F5" w:rsidR="0043210A" w:rsidRPr="00424939" w:rsidRDefault="0043210A" w:rsidP="000C027B">
      <w:pPr>
        <w:spacing w:before="120" w:after="0"/>
        <w:rPr>
          <w:rFonts w:cs="Times New Roman"/>
          <w:b/>
          <w:color w:val="000000" w:themeColor="text1"/>
        </w:rPr>
        <w:pPrChange w:id="13642" w:author="Summer 2023 updates" w:date="2024-07-31T13:42:00Z">
          <w:pPr>
            <w:spacing w:after="0"/>
          </w:pPr>
        </w:pPrChange>
      </w:pPr>
      <w:r w:rsidRPr="00424939">
        <w:rPr>
          <w:rFonts w:cs="Times New Roman"/>
          <w:b/>
          <w:color w:val="000000" w:themeColor="text1"/>
        </w:rPr>
        <w:t>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Emphasis</w:t>
      </w:r>
    </w:p>
    <w:p w14:paraId="5A5E5A87" w14:textId="17AE47B2" w:rsidR="0043210A" w:rsidRPr="00424939" w:rsidRDefault="0043210A" w:rsidP="0043210A">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Concurrent completion of a major in music is required.  A minimum of 6.</w:t>
      </w:r>
      <w:del w:id="13643" w:author="Summer 2023 updates" w:date="2024-07-31T13:42:00Z">
        <w:r w:rsidRPr="00424939">
          <w:rPr>
            <w:rFonts w:cs="Times New Roman"/>
            <w:color w:val="000000" w:themeColor="text1"/>
          </w:rPr>
          <w:delText>1</w:delText>
        </w:r>
      </w:del>
      <w:ins w:id="13644" w:author="Summer 2023 updates" w:date="2024-07-31T13:42:00Z">
        <w:r w:rsidR="00355463">
          <w:rPr>
            <w:rFonts w:cs="Times New Roman"/>
            <w:color w:val="000000" w:themeColor="text1"/>
          </w:rPr>
          <w:t>3</w:t>
        </w:r>
      </w:ins>
      <w:r w:rsidR="00355463" w:rsidRPr="00424939">
        <w:rPr>
          <w:rFonts w:cs="Times New Roman"/>
          <w:color w:val="000000" w:themeColor="text1"/>
        </w:rPr>
        <w:t xml:space="preserve"> </w:t>
      </w:r>
      <w:r w:rsidRPr="00424939">
        <w:rPr>
          <w:rFonts w:cs="Times New Roman"/>
          <w:color w:val="000000" w:themeColor="text1"/>
        </w:rPr>
        <w:t xml:space="preserve">course credits must be taken that do not count toward a major in music. </w:t>
      </w:r>
    </w:p>
    <w:p w14:paraId="70C3CE4C" w14:textId="1D5D8DF3" w:rsidR="0043210A" w:rsidRPr="00424939" w:rsidRDefault="0043210A" w:rsidP="00E500FB">
      <w:pPr>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rPr>
        <w:t>MU-157 Introduction to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2CE30F9" w14:textId="32815F7D" w:rsidR="0043210A" w:rsidRPr="00720A2D" w:rsidRDefault="00720A2D" w:rsidP="00E500FB">
      <w:pPr>
        <w:keepNext/>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rPr>
        <w:t>MU-409 Theory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IV</w:t>
      </w:r>
      <w:r>
        <w:rPr>
          <w:rFonts w:cs="Times New Roman"/>
          <w:color w:val="000000" w:themeColor="text1"/>
        </w:rPr>
        <w:t xml:space="preserve"> / MU-409L Aural Skills IV</w:t>
      </w:r>
    </w:p>
    <w:p w14:paraId="5B398192" w14:textId="3A32C95F" w:rsidR="0043210A" w:rsidRPr="00424939" w:rsidRDefault="0043210A" w:rsidP="00E500FB">
      <w:pPr>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u w:val="single"/>
        </w:rPr>
        <w:t>Five</w:t>
      </w:r>
      <w:r w:rsidRPr="00424939">
        <w:rPr>
          <w:rFonts w:cs="Times New Roman"/>
          <w:color w:val="000000" w:themeColor="text1"/>
        </w:rPr>
        <w:t xml:space="preserve"> terms of MUA-102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and Improvisation Lab (0.1 cc)</w:t>
      </w:r>
    </w:p>
    <w:p w14:paraId="482C91F5" w14:textId="77BDC4CA" w:rsidR="0043210A" w:rsidRPr="00424939" w:rsidRDefault="0043210A" w:rsidP="00E500FB">
      <w:pPr>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u w:val="single"/>
        </w:rPr>
        <w:t>Seven</w:t>
      </w:r>
      <w:r w:rsidRPr="00424939">
        <w:rPr>
          <w:rFonts w:cs="Times New Roman"/>
          <w:color w:val="000000" w:themeColor="text1"/>
        </w:rPr>
        <w:t xml:space="preserve"> terms of MUA-101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Ensemble (0.2 cc)</w:t>
      </w:r>
    </w:p>
    <w:p w14:paraId="70E84EA0" w14:textId="77777777" w:rsidR="0043210A" w:rsidRPr="00424939" w:rsidRDefault="0043210A" w:rsidP="00E500FB">
      <w:pPr>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MUA-102K Piano: Arranging (0.3 cc)</w:t>
      </w:r>
    </w:p>
    <w:p w14:paraId="7A3DBEA1" w14:textId="77777777" w:rsidR="00F2125E" w:rsidRDefault="0043210A" w:rsidP="00E500FB">
      <w:pPr>
        <w:widowControl w:val="0"/>
        <w:numPr>
          <w:ilvl w:val="0"/>
          <w:numId w:val="105"/>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MUA-103K Piano: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(0.3 cc) </w:t>
      </w:r>
    </w:p>
    <w:p w14:paraId="76DB1DFA" w14:textId="48CCF772" w:rsidR="0043210A" w:rsidRPr="00F2125E" w:rsidRDefault="0043210A" w:rsidP="00E500FB">
      <w:pPr>
        <w:widowControl w:val="0"/>
        <w:numPr>
          <w:ilvl w:val="0"/>
          <w:numId w:val="105"/>
        </w:numPr>
        <w:adjustRightInd w:val="0"/>
        <w:spacing w:after="0"/>
        <w:textAlignment w:val="baseline"/>
        <w:rPr>
          <w:rFonts w:cs="Times New Roman"/>
          <w:color w:val="000000" w:themeColor="text1"/>
        </w:rPr>
      </w:pPr>
      <w:r w:rsidRPr="00F2125E">
        <w:rPr>
          <w:color w:val="000000" w:themeColor="text1"/>
        </w:rPr>
        <w:t>AAM-107 Introduction to African American Studies</w:t>
      </w:r>
      <w:r w:rsidR="00B8454E" w:rsidRPr="00F2125E">
        <w:rPr>
          <w:color w:val="000000" w:themeColor="text1"/>
        </w:rPr>
        <w:fldChar w:fldCharType="begin"/>
      </w:r>
      <w:r w:rsidR="00B8454E" w:rsidRPr="00F2125E">
        <w:rPr>
          <w:color w:val="000000" w:themeColor="text1"/>
        </w:rPr>
        <w:instrText xml:space="preserve"> XE "</w:instrText>
      </w:r>
      <w:r w:rsidR="00B8454E" w:rsidRPr="00F2125E">
        <w:rPr>
          <w:rFonts w:cs="Times New Roman"/>
          <w:color w:val="000000" w:themeColor="text1"/>
        </w:rPr>
        <w:instrText>African American Studies</w:instrText>
      </w:r>
      <w:r w:rsidR="00B8454E" w:rsidRPr="00F2125E">
        <w:rPr>
          <w:color w:val="000000" w:themeColor="text1"/>
        </w:rPr>
        <w:instrText xml:space="preserve">" </w:instrText>
      </w:r>
      <w:r w:rsidR="00B8454E" w:rsidRPr="00F2125E">
        <w:rPr>
          <w:color w:val="000000" w:themeColor="text1"/>
        </w:rPr>
        <w:fldChar w:fldCharType="end"/>
      </w:r>
    </w:p>
    <w:p w14:paraId="5C9CA637" w14:textId="77777777" w:rsidR="00F2125E" w:rsidRDefault="00F2125E" w:rsidP="00042033">
      <w:pPr>
        <w:keepNext/>
        <w:spacing w:after="0"/>
        <w:rPr>
          <w:rFonts w:cs="Times New Roman"/>
          <w:b/>
          <w:color w:val="000000" w:themeColor="text1"/>
        </w:rPr>
      </w:pPr>
    </w:p>
    <w:p w14:paraId="08F07F21" w14:textId="533CBFF3" w:rsidR="00042033" w:rsidRPr="00424939" w:rsidRDefault="00042033" w:rsidP="000C027B">
      <w:pPr>
        <w:keepNext/>
        <w:spacing w:before="120" w:after="0"/>
        <w:rPr>
          <w:rFonts w:cs="Times New Roman"/>
          <w:b/>
          <w:color w:val="000000" w:themeColor="text1"/>
        </w:rPr>
        <w:pPrChange w:id="13645" w:author="Summer 2023 updates" w:date="2024-07-31T13:42:00Z">
          <w:pPr>
            <w:keepNext/>
            <w:spacing w:after="0"/>
          </w:pPr>
        </w:pPrChange>
      </w:pPr>
      <w:r w:rsidRPr="00424939">
        <w:rPr>
          <w:rFonts w:cs="Times New Roman"/>
          <w:b/>
          <w:color w:val="000000" w:themeColor="text1"/>
        </w:rPr>
        <w:t>Music Industry Emphasis</w:t>
      </w:r>
    </w:p>
    <w:p w14:paraId="0D49D9C7" w14:textId="14012A8B" w:rsidR="00042033" w:rsidRPr="00424939" w:rsidRDefault="00042033" w:rsidP="00042033">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Music Industry.  Concurrent completion of a major in music is required.  A minimum of 6.5 course credits must be taken </w:t>
      </w:r>
      <w:ins w:id="13646" w:author="Summer 2023 updates" w:date="2024-07-31T13:42:00Z">
        <w:r w:rsidR="00C22B07">
          <w:rPr>
            <w:rFonts w:cs="Times New Roman"/>
            <w:color w:val="000000" w:themeColor="text1"/>
          </w:rPr>
          <w:t xml:space="preserve">in addition to those </w:t>
        </w:r>
      </w:ins>
      <w:r w:rsidR="00C22B07">
        <w:rPr>
          <w:rFonts w:cs="Times New Roman"/>
          <w:color w:val="000000" w:themeColor="text1"/>
        </w:rPr>
        <w:t>that</w:t>
      </w:r>
      <w:del w:id="13647" w:author="Summer 2023 updates" w:date="2024-07-31T13:42:00Z">
        <w:r w:rsidRPr="00424939">
          <w:rPr>
            <w:rFonts w:cs="Times New Roman"/>
            <w:color w:val="000000" w:themeColor="text1"/>
          </w:rPr>
          <w:delText xml:space="preserve"> do not</w:delText>
        </w:r>
      </w:del>
      <w:r w:rsidR="00C22B07">
        <w:rPr>
          <w:rFonts w:cs="Times New Roman"/>
          <w:color w:val="000000" w:themeColor="text1"/>
        </w:rPr>
        <w:t xml:space="preserve"> </w:t>
      </w:r>
      <w:r w:rsidRPr="00424939">
        <w:rPr>
          <w:rFonts w:cs="Times New Roman"/>
          <w:color w:val="000000" w:themeColor="text1"/>
        </w:rPr>
        <w:t>count toward a major in music.</w:t>
      </w:r>
    </w:p>
    <w:p w14:paraId="65345107" w14:textId="1A25FB88" w:rsidR="00042033" w:rsidRPr="00424939" w:rsidRDefault="00042033" w:rsidP="00E500FB">
      <w:pPr>
        <w:widowControl w:val="0"/>
        <w:numPr>
          <w:ilvl w:val="0"/>
          <w:numId w:val="104"/>
        </w:numPr>
        <w:adjustRightInd w:val="0"/>
        <w:spacing w:after="0"/>
        <w:textAlignment w:val="baseline"/>
        <w:rPr>
          <w:rFonts w:cs="Times New Roman"/>
          <w:color w:val="000000" w:themeColor="text1"/>
        </w:rPr>
      </w:pPr>
      <w:r w:rsidRPr="00424939">
        <w:rPr>
          <w:rFonts w:cs="Times New Roman"/>
          <w:color w:val="000000" w:themeColor="text1"/>
        </w:rPr>
        <w:t>MU-195 Music Production</w:t>
      </w:r>
    </w:p>
    <w:p w14:paraId="052C7CC4" w14:textId="6F25FA7C" w:rsidR="00042033" w:rsidRPr="00424939" w:rsidRDefault="00042033" w:rsidP="00E500FB">
      <w:pPr>
        <w:widowControl w:val="0"/>
        <w:numPr>
          <w:ilvl w:val="0"/>
          <w:numId w:val="104"/>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MU-2</w:t>
      </w:r>
      <w:r w:rsidR="007213C4" w:rsidRPr="00424939">
        <w:rPr>
          <w:rFonts w:cs="Times New Roman"/>
          <w:color w:val="000000" w:themeColor="text1"/>
        </w:rPr>
        <w:t>02</w:t>
      </w:r>
      <w:r w:rsidRPr="00424939">
        <w:rPr>
          <w:rFonts w:cs="Times New Roman"/>
          <w:color w:val="000000" w:themeColor="text1"/>
        </w:rPr>
        <w:t xml:space="preserve"> Arts Administration</w:t>
      </w:r>
    </w:p>
    <w:p w14:paraId="537E5626" w14:textId="77777777" w:rsidR="00042033" w:rsidRPr="00424939" w:rsidRDefault="00042033" w:rsidP="00E500FB">
      <w:pPr>
        <w:widowControl w:val="0"/>
        <w:numPr>
          <w:ilvl w:val="0"/>
          <w:numId w:val="104"/>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2840218C" w14:textId="3FE2BE45" w:rsidR="00042033" w:rsidRPr="00424939" w:rsidRDefault="00042033" w:rsidP="00042033">
      <w:pPr>
        <w:widowControl w:val="0"/>
        <w:tabs>
          <w:tab w:val="num" w:pos="1080"/>
        </w:tabs>
        <w:adjustRightInd w:val="0"/>
        <w:spacing w:after="0"/>
        <w:ind w:left="360"/>
        <w:textAlignment w:val="baseline"/>
        <w:rPr>
          <w:rFonts w:cs="Times New Roman"/>
          <w:color w:val="000000" w:themeColor="text1"/>
        </w:rPr>
      </w:pPr>
      <w:r w:rsidRPr="00424939">
        <w:rPr>
          <w:rFonts w:cs="Times New Roman"/>
          <w:color w:val="000000" w:themeColor="text1"/>
        </w:rPr>
        <w:t>PR-205 Public Relations</w:t>
      </w:r>
      <w:r w:rsidR="0054795E">
        <w:rPr>
          <w:rFonts w:cs="Times New Roman"/>
          <w:color w:val="000000" w:themeColor="text1"/>
        </w:rPr>
        <w:t xml:space="preserve"> (WE)</w:t>
      </w:r>
    </w:p>
    <w:p w14:paraId="03611A42" w14:textId="37E76B04" w:rsidR="00042033" w:rsidRPr="00424939" w:rsidRDefault="00F63503" w:rsidP="00042033">
      <w:pPr>
        <w:widowControl w:val="0"/>
        <w:tabs>
          <w:tab w:val="num" w:pos="1080"/>
        </w:tabs>
        <w:adjustRightInd w:val="0"/>
        <w:spacing w:after="0"/>
        <w:ind w:left="360"/>
        <w:textAlignment w:val="baseline"/>
        <w:rPr>
          <w:rFonts w:cs="Times New Roman"/>
          <w:color w:val="000000" w:themeColor="text1"/>
        </w:rPr>
      </w:pPr>
      <w:r>
        <w:rPr>
          <w:rFonts w:cs="Times New Roman"/>
          <w:color w:val="000000" w:themeColor="text1"/>
        </w:rPr>
        <w:t>RHE-265 Professional Writing</w:t>
      </w:r>
      <w:r w:rsidR="00042033" w:rsidRPr="00424939">
        <w:rPr>
          <w:rFonts w:cs="Times New Roman"/>
          <w:color w:val="000000" w:themeColor="text1"/>
        </w:rPr>
        <w:t xml:space="preserve"> </w:t>
      </w:r>
      <w:r>
        <w:rPr>
          <w:rFonts w:cs="Times New Roman"/>
          <w:color w:val="000000" w:themeColor="text1"/>
        </w:rPr>
        <w:t>(WE)</w:t>
      </w:r>
    </w:p>
    <w:p w14:paraId="260A4E90" w14:textId="28A5C4DB" w:rsidR="00042033" w:rsidRPr="00424939" w:rsidRDefault="00042033" w:rsidP="00E500FB">
      <w:pPr>
        <w:pStyle w:val="ListParagraph"/>
        <w:widowControl w:val="0"/>
        <w:numPr>
          <w:ilvl w:val="0"/>
          <w:numId w:val="104"/>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B045C0">
        <w:rPr>
          <w:color w:val="000000" w:themeColor="text1"/>
        </w:rPr>
        <w:t xml:space="preserve">of the </w:t>
      </w:r>
      <w:r w:rsidRPr="00424939">
        <w:rPr>
          <w:color w:val="000000" w:themeColor="text1"/>
        </w:rPr>
        <w:t>following:</w:t>
      </w:r>
    </w:p>
    <w:p w14:paraId="7474AF8B" w14:textId="0BC9851C" w:rsidR="00042033" w:rsidRPr="00424939" w:rsidRDefault="00BE0127" w:rsidP="00042033">
      <w:pPr>
        <w:widowControl w:val="0"/>
        <w:adjustRightInd w:val="0"/>
        <w:spacing w:after="0"/>
        <w:ind w:left="360"/>
        <w:textAlignment w:val="baseline"/>
        <w:rPr>
          <w:rFonts w:cs="Times New Roman"/>
          <w:color w:val="000000" w:themeColor="text1"/>
        </w:rPr>
      </w:pPr>
      <w:r w:rsidRPr="00424939">
        <w:rPr>
          <w:color w:val="000000" w:themeColor="text1"/>
        </w:rPr>
        <w:t>BUS-250 Principl</w:t>
      </w:r>
      <w:r w:rsidR="00351A98">
        <w:rPr>
          <w:color w:val="000000" w:themeColor="text1"/>
        </w:rPr>
        <w:t>e</w:t>
      </w:r>
      <w:r w:rsidRPr="00424939">
        <w:rPr>
          <w:color w:val="000000" w:themeColor="text1"/>
        </w:rPr>
        <w:t>s of Management</w:t>
      </w:r>
    </w:p>
    <w:p w14:paraId="3B7F6168" w14:textId="280C3B93" w:rsidR="00042033" w:rsidRPr="00424939" w:rsidRDefault="00351A98" w:rsidP="00042033">
      <w:pPr>
        <w:widowControl w:val="0"/>
        <w:adjustRightInd w:val="0"/>
        <w:spacing w:after="0"/>
        <w:ind w:left="360"/>
        <w:textAlignment w:val="baseline"/>
        <w:rPr>
          <w:rFonts w:cs="Times New Roman"/>
          <w:color w:val="000000" w:themeColor="text1"/>
        </w:rPr>
      </w:pPr>
      <w:r>
        <w:rPr>
          <w:rFonts w:cs="Times New Roman"/>
          <w:color w:val="000000" w:themeColor="text1"/>
        </w:rPr>
        <w:t>BUS-330 Princip</w:t>
      </w:r>
      <w:r w:rsidR="00BE0127" w:rsidRPr="00424939">
        <w:rPr>
          <w:rFonts w:cs="Times New Roman"/>
          <w:color w:val="000000" w:themeColor="text1"/>
        </w:rPr>
        <w:t>l</w:t>
      </w:r>
      <w:r>
        <w:rPr>
          <w:rFonts w:cs="Times New Roman"/>
          <w:color w:val="000000" w:themeColor="text1"/>
        </w:rPr>
        <w:t>e</w:t>
      </w:r>
      <w:r w:rsidR="00BE0127" w:rsidRPr="00424939">
        <w:rPr>
          <w:rFonts w:cs="Times New Roman"/>
          <w:color w:val="000000" w:themeColor="text1"/>
        </w:rPr>
        <w:t>s of Marketing</w:t>
      </w:r>
      <w:r w:rsidR="009917FF">
        <w:rPr>
          <w:rFonts w:cs="Times New Roman"/>
          <w:color w:val="000000" w:themeColor="text1"/>
        </w:rPr>
        <w:t xml:space="preserve"> (WE)</w:t>
      </w:r>
    </w:p>
    <w:p w14:paraId="4AE14079" w14:textId="7B53D6F6" w:rsidR="00042033" w:rsidRPr="00424939" w:rsidRDefault="00BE0127" w:rsidP="00E500FB">
      <w:pPr>
        <w:widowControl w:val="0"/>
        <w:numPr>
          <w:ilvl w:val="0"/>
          <w:numId w:val="104"/>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00042033" w:rsidRPr="00424939">
        <w:rPr>
          <w:rFonts w:cs="Times New Roman"/>
          <w:color w:val="000000" w:themeColor="text1"/>
        </w:rPr>
        <w:t xml:space="preserve"> </w:t>
      </w:r>
      <w:r w:rsidRPr="00424939">
        <w:rPr>
          <w:rFonts w:cs="Times New Roman"/>
          <w:color w:val="000000" w:themeColor="text1"/>
        </w:rPr>
        <w:t>terms of MU-151 Record Label (0.5cc)</w:t>
      </w:r>
    </w:p>
    <w:p w14:paraId="783E83B6" w14:textId="5C261395" w:rsidR="00BE0127" w:rsidRPr="00424939" w:rsidRDefault="00BE0127" w:rsidP="00E500FB">
      <w:pPr>
        <w:widowControl w:val="0"/>
        <w:numPr>
          <w:ilvl w:val="0"/>
          <w:numId w:val="104"/>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MU-251 Record Label Seminar (0.5cc)</w:t>
      </w:r>
    </w:p>
    <w:p w14:paraId="3BCA1604" w14:textId="77777777" w:rsidR="00BE0127" w:rsidRPr="00424939" w:rsidRDefault="00BE0127" w:rsidP="00BE0127">
      <w:pPr>
        <w:widowControl w:val="0"/>
        <w:adjustRightInd w:val="0"/>
        <w:spacing w:after="0"/>
        <w:ind w:left="360"/>
        <w:textAlignment w:val="baseline"/>
        <w:rPr>
          <w:rFonts w:cs="Times New Roman"/>
          <w:color w:val="000000" w:themeColor="text1"/>
        </w:rPr>
      </w:pPr>
    </w:p>
    <w:p w14:paraId="0BC9D6CA" w14:textId="77777777" w:rsidR="006F0C7E" w:rsidRDefault="006F0C7E">
      <w:pPr>
        <w:rPr>
          <w:del w:id="13648" w:author="Summer 2023 updates" w:date="2024-07-31T13:42:00Z"/>
          <w:rFonts w:cs="Times New Roman"/>
          <w:b/>
          <w:color w:val="000000" w:themeColor="text1"/>
        </w:rPr>
      </w:pPr>
      <w:del w:id="13649" w:author="Summer 2023 updates" w:date="2024-07-31T13:42:00Z">
        <w:r>
          <w:rPr>
            <w:rFonts w:cs="Times New Roman"/>
            <w:b/>
            <w:color w:val="000000" w:themeColor="text1"/>
          </w:rPr>
          <w:br w:type="page"/>
        </w:r>
      </w:del>
    </w:p>
    <w:p w14:paraId="0B9A7073" w14:textId="3292E419" w:rsidR="00042033" w:rsidRPr="00424939" w:rsidRDefault="00042033" w:rsidP="000C027B">
      <w:pPr>
        <w:keepNext/>
        <w:spacing w:before="120" w:after="0"/>
        <w:rPr>
          <w:rFonts w:cs="Times New Roman"/>
          <w:b/>
          <w:color w:val="000000" w:themeColor="text1"/>
        </w:rPr>
        <w:pPrChange w:id="13650" w:author="Summer 2023 updates" w:date="2024-07-31T13:42:00Z">
          <w:pPr>
            <w:keepNext/>
            <w:spacing w:after="0"/>
          </w:pPr>
        </w:pPrChange>
      </w:pPr>
      <w:r w:rsidRPr="00424939">
        <w:rPr>
          <w:rFonts w:cs="Times New Roman"/>
          <w:b/>
          <w:color w:val="000000" w:themeColor="text1"/>
        </w:rPr>
        <w:t>Musical Theatre Emphasis</w:t>
      </w:r>
    </w:p>
    <w:p w14:paraId="3ED8B0A3" w14:textId="77777777" w:rsidR="00042033" w:rsidRPr="00424939" w:rsidRDefault="00042033" w:rsidP="00042033">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Musical Theatre.  Concurrent completion of a major in music with voice as the primary instrument is required.  A minimum of 6.4 course credits must be taken that do not count toward a major in music.</w:t>
      </w:r>
    </w:p>
    <w:p w14:paraId="19FD3449" w14:textId="77777777" w:rsidR="00042033" w:rsidRPr="00424939" w:rsidRDefault="00042033" w:rsidP="00E500FB">
      <w:pPr>
        <w:widowControl w:val="0"/>
        <w:numPr>
          <w:ilvl w:val="0"/>
          <w:numId w:val="135"/>
        </w:numPr>
        <w:adjustRightInd w:val="0"/>
        <w:spacing w:after="0"/>
        <w:textAlignment w:val="baseline"/>
        <w:rPr>
          <w:rFonts w:cs="Times New Roman"/>
          <w:color w:val="000000" w:themeColor="text1"/>
        </w:rPr>
      </w:pPr>
      <w:r w:rsidRPr="00424939">
        <w:rPr>
          <w:rFonts w:cs="Times New Roman"/>
          <w:color w:val="000000" w:themeColor="text1"/>
        </w:rPr>
        <w:t>THE-150 Acting I</w:t>
      </w:r>
    </w:p>
    <w:p w14:paraId="21CB8A8C" w14:textId="77777777" w:rsidR="00042033" w:rsidRPr="00424939" w:rsidRDefault="00042033" w:rsidP="00E500FB">
      <w:pPr>
        <w:widowControl w:val="0"/>
        <w:numPr>
          <w:ilvl w:val="0"/>
          <w:numId w:val="135"/>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THE-170 Voice and Diction</w:t>
      </w:r>
    </w:p>
    <w:p w14:paraId="188ECEEA" w14:textId="77777777" w:rsidR="00042033" w:rsidRPr="00424939" w:rsidRDefault="00042033" w:rsidP="00E500FB">
      <w:pPr>
        <w:widowControl w:val="0"/>
        <w:numPr>
          <w:ilvl w:val="0"/>
          <w:numId w:val="135"/>
        </w:numPr>
        <w:tabs>
          <w:tab w:val="num" w:pos="1080"/>
        </w:tabs>
        <w:adjustRightInd w:val="0"/>
        <w:spacing w:after="0"/>
        <w:textAlignment w:val="baseline"/>
        <w:rPr>
          <w:rFonts w:cs="Times New Roman"/>
          <w:color w:val="000000" w:themeColor="text1"/>
        </w:rPr>
      </w:pPr>
      <w:r w:rsidRPr="00424939">
        <w:rPr>
          <w:rFonts w:cs="Times New Roman"/>
          <w:color w:val="000000" w:themeColor="text1"/>
        </w:rPr>
        <w:t>THE-270 Musical Theatre Acting</w:t>
      </w:r>
    </w:p>
    <w:p w14:paraId="39A4A75F" w14:textId="77777777" w:rsidR="00042033" w:rsidRPr="00424939" w:rsidRDefault="00042033" w:rsidP="00E500FB">
      <w:pPr>
        <w:widowControl w:val="0"/>
        <w:numPr>
          <w:ilvl w:val="0"/>
          <w:numId w:val="135"/>
        </w:numPr>
        <w:tabs>
          <w:tab w:val="num" w:pos="1080"/>
        </w:tabs>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terms of MUA-202V Voice (0.6 cc) with musical theatre repertoire (may not be used to satisfy the requirement of #1) </w:t>
      </w:r>
    </w:p>
    <w:p w14:paraId="7CB5C279" w14:textId="77777777" w:rsidR="00042033" w:rsidRPr="00424939" w:rsidRDefault="00042033" w:rsidP="00E500FB">
      <w:pPr>
        <w:widowControl w:val="0"/>
        <w:numPr>
          <w:ilvl w:val="0"/>
          <w:numId w:val="135"/>
        </w:numPr>
        <w:tabs>
          <w:tab w:val="num" w:pos="1080"/>
        </w:tabs>
        <w:adjustRightInd w:val="0"/>
        <w:spacing w:after="0"/>
        <w:textAlignment w:val="baseline"/>
        <w:rPr>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w:t>
      </w:r>
      <w:r w:rsidRPr="00424939">
        <w:rPr>
          <w:color w:val="000000" w:themeColor="text1"/>
        </w:rPr>
        <w:t xml:space="preserve"> course credit in practical musical theatre chosen from a combination of the following:</w:t>
      </w:r>
    </w:p>
    <w:p w14:paraId="3DDAD7CE" w14:textId="77777777" w:rsidR="008E3DCF" w:rsidRPr="008E3DCF" w:rsidRDefault="008E3DCF" w:rsidP="008E3DCF">
      <w:pPr>
        <w:pStyle w:val="ListParagraph"/>
        <w:widowControl w:val="0"/>
        <w:numPr>
          <w:ilvl w:val="0"/>
          <w:numId w:val="135"/>
        </w:numPr>
        <w:adjustRightInd w:val="0"/>
        <w:spacing w:after="0"/>
        <w:textAlignment w:val="baseline"/>
        <w:rPr>
          <w:ins w:id="13651" w:author="Summer 2023 updates" w:date="2024-07-31T13:42:00Z"/>
          <w:rFonts w:cs="Times New Roman"/>
          <w:color w:val="000000" w:themeColor="text1"/>
        </w:rPr>
      </w:pPr>
      <w:ins w:id="13652" w:author="Summer 2023 updates" w:date="2024-07-31T13:42:00Z">
        <w:r w:rsidRPr="008E3DCF">
          <w:rPr>
            <w:rFonts w:cs="Times New Roman"/>
            <w:color w:val="000000" w:themeColor="text1"/>
          </w:rPr>
          <w:t>MUA-105 Crimson Singers (0.3 cc)</w:t>
        </w:r>
      </w:ins>
    </w:p>
    <w:p w14:paraId="63F2896D" w14:textId="25461CF5" w:rsidR="00042033" w:rsidRPr="00424939" w:rsidRDefault="00042033" w:rsidP="00042033">
      <w:pPr>
        <w:widowControl w:val="0"/>
        <w:adjustRightInd w:val="0"/>
        <w:spacing w:after="0"/>
        <w:ind w:left="360"/>
        <w:textAlignment w:val="baseline"/>
        <w:rPr>
          <w:rFonts w:cs="Times New Roman"/>
          <w:color w:val="000000" w:themeColor="text1"/>
        </w:rPr>
      </w:pPr>
      <w:r w:rsidRPr="00424939">
        <w:rPr>
          <w:color w:val="000000" w:themeColor="text1"/>
        </w:rPr>
        <w:t>MUA-</w:t>
      </w:r>
      <w:r w:rsidRPr="00424939">
        <w:rPr>
          <w:rFonts w:cs="Times New Roman"/>
          <w:color w:val="000000" w:themeColor="text1"/>
        </w:rPr>
        <w:t>130V</w:t>
      </w:r>
      <w:r w:rsidRPr="00424939">
        <w:rPr>
          <w:color w:val="000000" w:themeColor="text1"/>
        </w:rPr>
        <w:t xml:space="preserve"> Musical Theatre Pr</w:t>
      </w:r>
      <w:r w:rsidR="00773F9D">
        <w:rPr>
          <w:color w:val="000000" w:themeColor="text1"/>
        </w:rPr>
        <w:t>oduction Experience</w:t>
      </w:r>
      <w:r w:rsidRPr="00424939">
        <w:rPr>
          <w:color w:val="000000" w:themeColor="text1"/>
        </w:rPr>
        <w:t xml:space="preserve"> (0.5 cc)</w:t>
      </w:r>
    </w:p>
    <w:p w14:paraId="4830B1AE" w14:textId="77777777" w:rsidR="00042033" w:rsidRPr="00424939" w:rsidRDefault="00C761A9" w:rsidP="00042033">
      <w:pPr>
        <w:widowControl w:val="0"/>
        <w:adjustRightInd w:val="0"/>
        <w:spacing w:after="0"/>
        <w:ind w:left="360"/>
        <w:textAlignment w:val="baseline"/>
        <w:rPr>
          <w:del w:id="13653" w:author="Summer 2023 updates" w:date="2024-07-31T13:42:00Z"/>
          <w:rFonts w:cs="Times New Roman"/>
          <w:color w:val="000000" w:themeColor="text1"/>
        </w:rPr>
      </w:pPr>
      <w:moveFromRangeStart w:id="13654" w:author="Summer 2023 updates" w:date="2024-07-31T13:42:00Z" w:name="move173325786"/>
      <w:moveFrom w:id="13655" w:author="Summer 2023 updates" w:date="2024-07-31T13:42:00Z">
        <w:r w:rsidRPr="003A2937">
          <w:rPr>
            <w:rPrChange w:id="13656" w:author="Summer 2023 updates" w:date="2024-07-31T13:42:00Z">
              <w:rPr>
                <w:color w:val="000000" w:themeColor="text1"/>
              </w:rPr>
            </w:rPrChange>
          </w:rPr>
          <w:t>MUA-131V Song Interpretation Workshop</w:t>
        </w:r>
      </w:moveFrom>
      <w:moveFromRangeEnd w:id="13654"/>
      <w:del w:id="13657" w:author="Summer 2023 updates" w:date="2024-07-31T13:42:00Z">
        <w:r w:rsidR="00042033" w:rsidRPr="00424939">
          <w:rPr>
            <w:rFonts w:cs="Times New Roman"/>
            <w:color w:val="000000" w:themeColor="text1"/>
          </w:rPr>
          <w:fldChar w:fldCharType="begin"/>
        </w:r>
        <w:r w:rsidR="00042033" w:rsidRPr="00424939">
          <w:rPr>
            <w:color w:val="000000" w:themeColor="text1"/>
          </w:rPr>
          <w:delInstrText xml:space="preserve"> XE "</w:delInstrText>
        </w:r>
        <w:r w:rsidR="00042033" w:rsidRPr="00424939">
          <w:rPr>
            <w:rFonts w:cs="Times New Roman"/>
            <w:b/>
            <w:color w:val="000000" w:themeColor="text1"/>
          </w:rPr>
          <w:delInstrText>Workshop</w:delInstrText>
        </w:r>
        <w:r w:rsidR="00042033" w:rsidRPr="00424939">
          <w:rPr>
            <w:color w:val="000000" w:themeColor="text1"/>
          </w:rPr>
          <w:delInstrText xml:space="preserve">" </w:delInstrText>
        </w:r>
        <w:r w:rsidR="00042033" w:rsidRPr="00424939">
          <w:rPr>
            <w:rFonts w:cs="Times New Roman"/>
            <w:color w:val="000000" w:themeColor="text1"/>
          </w:rPr>
          <w:fldChar w:fldCharType="end"/>
        </w:r>
        <w:r w:rsidR="00042033" w:rsidRPr="00424939">
          <w:rPr>
            <w:rFonts w:cs="Times New Roman"/>
            <w:color w:val="000000" w:themeColor="text1"/>
          </w:rPr>
          <w:delText xml:space="preserve"> (0.2 cc)</w:delText>
        </w:r>
      </w:del>
    </w:p>
    <w:p w14:paraId="0B71E546" w14:textId="5941B103" w:rsidR="00042033" w:rsidRPr="00424939" w:rsidRDefault="00042033" w:rsidP="00042033">
      <w:pPr>
        <w:widowControl w:val="0"/>
        <w:adjustRightInd w:val="0"/>
        <w:spacing w:after="0"/>
        <w:ind w:left="360"/>
        <w:textAlignment w:val="baseline"/>
        <w:rPr>
          <w:rFonts w:cs="Times New Roman"/>
          <w:color w:val="000000" w:themeColor="text1"/>
        </w:rPr>
      </w:pPr>
      <w:r w:rsidRPr="00424939">
        <w:rPr>
          <w:rFonts w:cs="Times New Roman"/>
          <w:color w:val="000000" w:themeColor="text1"/>
        </w:rPr>
        <w:t>A musical theatre internship approved by the music or theatre arts department</w:t>
      </w:r>
    </w:p>
    <w:p w14:paraId="2B75679A" w14:textId="0F1D4824" w:rsidR="00042033" w:rsidRPr="00424939" w:rsidRDefault="00042033" w:rsidP="00E500FB">
      <w:pPr>
        <w:widowControl w:val="0"/>
        <w:numPr>
          <w:ilvl w:val="0"/>
          <w:numId w:val="135"/>
        </w:numPr>
        <w:adjustRightInd w:val="0"/>
        <w:textAlignment w:val="baseline"/>
        <w:rPr>
          <w:rFonts w:cs="Times New Roman"/>
          <w:color w:val="000000" w:themeColor="text1"/>
        </w:rPr>
      </w:pPr>
      <w:r w:rsidRPr="00424939">
        <w:rPr>
          <w:rFonts w:cs="Times New Roman"/>
          <w:color w:val="000000" w:themeColor="text1"/>
          <w:u w:val="single"/>
        </w:rPr>
        <w:t>Six</w:t>
      </w:r>
      <w:r w:rsidRPr="00424939">
        <w:rPr>
          <w:rFonts w:cs="Times New Roman"/>
          <w:color w:val="000000" w:themeColor="text1"/>
        </w:rPr>
        <w:t xml:space="preserve"> seven-week dance courses (DAN-101 through DAN-</w:t>
      </w:r>
      <w:del w:id="13658" w:author="Summer 2023 updates" w:date="2024-07-31T13:42:00Z">
        <w:r w:rsidRPr="00424939">
          <w:rPr>
            <w:rFonts w:cs="Times New Roman"/>
            <w:color w:val="000000" w:themeColor="text1"/>
          </w:rPr>
          <w:delText>142</w:delText>
        </w:r>
      </w:del>
      <w:ins w:id="13659" w:author="Summer 2023 updates" w:date="2024-07-31T13:42:00Z">
        <w:r w:rsidR="00C22B07" w:rsidRPr="00424939">
          <w:rPr>
            <w:rFonts w:cs="Times New Roman"/>
            <w:color w:val="000000" w:themeColor="text1"/>
          </w:rPr>
          <w:t>1</w:t>
        </w:r>
        <w:r w:rsidR="00C22B07">
          <w:rPr>
            <w:rFonts w:cs="Times New Roman"/>
            <w:color w:val="000000" w:themeColor="text1"/>
          </w:rPr>
          <w:t>5</w:t>
        </w:r>
        <w:r w:rsidR="00C22B07" w:rsidRPr="00424939">
          <w:rPr>
            <w:rFonts w:cs="Times New Roman"/>
            <w:color w:val="000000" w:themeColor="text1"/>
          </w:rPr>
          <w:t>2</w:t>
        </w:r>
      </w:ins>
      <w:r w:rsidRPr="00424939">
        <w:rPr>
          <w:rFonts w:cs="Times New Roman"/>
          <w:color w:val="000000" w:themeColor="text1"/>
        </w:rPr>
        <w:t>) (0.2 cc)</w:t>
      </w:r>
    </w:p>
    <w:p w14:paraId="69109560" w14:textId="77777777" w:rsidR="00042033" w:rsidRPr="00424939" w:rsidRDefault="00042033" w:rsidP="009162D0">
      <w:pPr>
        <w:spacing w:after="0"/>
        <w:rPr>
          <w:rFonts w:cs="Times New Roman"/>
          <w:b/>
          <w:color w:val="000000" w:themeColor="text1"/>
        </w:rPr>
      </w:pPr>
    </w:p>
    <w:p w14:paraId="2C2F51BD" w14:textId="3705801C" w:rsidR="009162D0" w:rsidRPr="00424939" w:rsidRDefault="009162D0" w:rsidP="000C027B">
      <w:pPr>
        <w:spacing w:before="120" w:after="0"/>
        <w:rPr>
          <w:rFonts w:cs="Times New Roman"/>
          <w:b/>
          <w:color w:val="000000" w:themeColor="text1"/>
        </w:rPr>
        <w:pPrChange w:id="13660" w:author="Summer 2023 updates" w:date="2024-07-31T13:42:00Z">
          <w:pPr>
            <w:spacing w:after="0"/>
          </w:pPr>
        </w:pPrChange>
      </w:pPr>
      <w:r w:rsidRPr="00424939">
        <w:rPr>
          <w:rFonts w:cs="Times New Roman"/>
          <w:b/>
          <w:color w:val="000000" w:themeColor="text1"/>
        </w:rPr>
        <w:t>Pre-Music Therapy Emphasis</w:t>
      </w:r>
    </w:p>
    <w:p w14:paraId="152AF270" w14:textId="01380D81" w:rsidR="009162D0" w:rsidRPr="00424939" w:rsidRDefault="009162D0" w:rsidP="009162D0">
      <w:pPr>
        <w:spacing w:after="40"/>
        <w:rPr>
          <w:rFonts w:cs="Times New Roman"/>
          <w:color w:val="000000" w:themeColor="text1"/>
        </w:rPr>
      </w:pPr>
      <w:r w:rsidRPr="00424939">
        <w:rPr>
          <w:rFonts w:cs="Times New Roman"/>
          <w:color w:val="000000" w:themeColor="text1"/>
        </w:rPr>
        <w:t xml:space="preserve">Students completing a </w:t>
      </w:r>
      <w:r w:rsidRPr="00424939">
        <w:rPr>
          <w:rFonts w:cs="Times New Roman"/>
          <w:b/>
          <w:smallCaps/>
          <w:color w:val="000000" w:themeColor="text1"/>
        </w:rPr>
        <w:t>bachelor of arts</w:t>
      </w:r>
      <w:r w:rsidRPr="00424939">
        <w:rPr>
          <w:rFonts w:cs="Times New Roman"/>
          <w:color w:val="000000" w:themeColor="text1"/>
        </w:rPr>
        <w:t xml:space="preserve"> degree may choose to supplement their music major with an Emphasis in Pre-Music Therapy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Jazz</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Concurrent completion of a major in music is required.  </w:t>
      </w:r>
    </w:p>
    <w:p w14:paraId="3D2A404D" w14:textId="71653E14" w:rsidR="009162D0" w:rsidRPr="00424939" w:rsidRDefault="009162D0" w:rsidP="009162D0">
      <w:pPr>
        <w:spacing w:after="0"/>
        <w:ind w:right="134"/>
        <w:rPr>
          <w:rFonts w:eastAsia="Times New Roman" w:cs="Times New Roman"/>
          <w:color w:val="000000" w:themeColor="text1"/>
          <w:sz w:val="24"/>
          <w:szCs w:val="24"/>
        </w:rPr>
      </w:pPr>
      <w:r w:rsidRPr="00424939">
        <w:rPr>
          <w:rFonts w:eastAsia="Times New Roman" w:cs="Times New Roman"/>
          <w:color w:val="000000" w:themeColor="text1"/>
        </w:rPr>
        <w:t>The Bachelor of Arts in Music, Pre-Music Therapy Emphasis, is designed to prepare students to apply to a Music Therapy certification program. It is not a free-standing major, and it does not include music therapy courses. Rather, the courses listed below are intended to better prepare Bachelor of Arts in Music students for future study in Music Therapy at an academic program approved by the American Music Therapy Association. Students must complete all requirements for a Bachelor of Arts in Music, in addition to the courses listed below. These include 5 non-music course credits and 2 additional music course credits</w:t>
      </w:r>
      <w:r w:rsidR="00E83E52" w:rsidRPr="00424939">
        <w:rPr>
          <w:rFonts w:eastAsia="Times New Roman" w:cs="Times New Roman"/>
          <w:color w:val="000000" w:themeColor="text1"/>
        </w:rPr>
        <w:t xml:space="preserve"> for a </w:t>
      </w:r>
      <w:r w:rsidR="00E83E52" w:rsidRPr="00424939">
        <w:rPr>
          <w:rFonts w:cs="Times New Roman"/>
          <w:color w:val="000000" w:themeColor="text1"/>
        </w:rPr>
        <w:t xml:space="preserve">minimum total of 7 course credits that must be taken </w:t>
      </w:r>
      <w:ins w:id="13661" w:author="Summer 2023 updates" w:date="2024-07-31T13:42:00Z">
        <w:r w:rsidR="00C22B07">
          <w:rPr>
            <w:rFonts w:cs="Times New Roman"/>
            <w:color w:val="000000" w:themeColor="text1"/>
          </w:rPr>
          <w:t xml:space="preserve">in addition to those </w:t>
        </w:r>
      </w:ins>
      <w:r w:rsidR="00C22B07">
        <w:rPr>
          <w:rFonts w:cs="Times New Roman"/>
          <w:color w:val="000000" w:themeColor="text1"/>
        </w:rPr>
        <w:t xml:space="preserve">that </w:t>
      </w:r>
      <w:del w:id="13662" w:author="Summer 2023 updates" w:date="2024-07-31T13:42:00Z">
        <w:r w:rsidR="00E83E52" w:rsidRPr="00424939">
          <w:rPr>
            <w:rFonts w:cs="Times New Roman"/>
            <w:color w:val="000000" w:themeColor="text1"/>
          </w:rPr>
          <w:delText xml:space="preserve">do not </w:delText>
        </w:r>
      </w:del>
      <w:r w:rsidR="00E83E52" w:rsidRPr="00424939">
        <w:rPr>
          <w:rFonts w:cs="Times New Roman"/>
          <w:color w:val="000000" w:themeColor="text1"/>
        </w:rPr>
        <w:t xml:space="preserve">count toward a major in music. </w:t>
      </w:r>
      <w:r w:rsidR="00E83E52" w:rsidRPr="00424939">
        <w:rPr>
          <w:rFonts w:eastAsia="Times New Roman" w:cs="Times New Roman"/>
          <w:color w:val="000000" w:themeColor="text1"/>
        </w:rPr>
        <w:t xml:space="preserve"> </w:t>
      </w:r>
    </w:p>
    <w:p w14:paraId="18F18F82" w14:textId="77777777" w:rsidR="009162D0" w:rsidRPr="00424939" w:rsidRDefault="009162D0" w:rsidP="009162D0">
      <w:pPr>
        <w:spacing w:after="0"/>
        <w:ind w:right="134"/>
        <w:rPr>
          <w:rFonts w:eastAsia="Times New Roman" w:cs="Times New Roman"/>
          <w:color w:val="000000" w:themeColor="text1"/>
          <w:sz w:val="24"/>
          <w:szCs w:val="24"/>
        </w:rPr>
      </w:pPr>
      <w:r w:rsidRPr="00424939">
        <w:rPr>
          <w:rFonts w:eastAsia="Times New Roman" w:cs="Times New Roman"/>
          <w:color w:val="000000" w:themeColor="text1"/>
        </w:rPr>
        <w:t>Courses taken to satisfy requirements in the Bachelor of Arts in Music may NOT also be used to satisfy the requirements of the Pre-Music Therapy Emphasis below, but all courses MAY be used towards general education requirements. </w:t>
      </w:r>
    </w:p>
    <w:p w14:paraId="7627A8F7" w14:textId="77777777" w:rsidR="00E83E52" w:rsidRPr="00424939" w:rsidRDefault="009162D0" w:rsidP="00E500FB">
      <w:pPr>
        <w:pStyle w:val="ListParagraph"/>
        <w:numPr>
          <w:ilvl w:val="0"/>
          <w:numId w:val="133"/>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PSY-100 Introductory Psychology </w:t>
      </w:r>
    </w:p>
    <w:p w14:paraId="3F4935B1" w14:textId="77777777" w:rsidR="00E83E52" w:rsidRPr="00424939" w:rsidRDefault="009162D0" w:rsidP="00E500FB">
      <w:pPr>
        <w:pStyle w:val="ListParagraph"/>
        <w:numPr>
          <w:ilvl w:val="0"/>
          <w:numId w:val="133"/>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BIO-103 Anatomy and Physiology </w:t>
      </w:r>
    </w:p>
    <w:p w14:paraId="07EFCA85" w14:textId="02E364C0" w:rsidR="00E83E52" w:rsidRPr="00424939" w:rsidRDefault="009162D0" w:rsidP="00E500FB">
      <w:pPr>
        <w:pStyle w:val="ListParagraph"/>
        <w:numPr>
          <w:ilvl w:val="0"/>
          <w:numId w:val="133"/>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rPr>
        <w:t>BIO-155 Organismal and Ecological Biology </w:t>
      </w:r>
      <w:r w:rsidR="00E83E52" w:rsidRPr="00424939">
        <w:rPr>
          <w:rFonts w:eastAsia="Times New Roman" w:cs="Times New Roman"/>
          <w:color w:val="000000" w:themeColor="text1"/>
        </w:rPr>
        <w:t xml:space="preserve">&amp; </w:t>
      </w:r>
      <w:r w:rsidRPr="00424939">
        <w:rPr>
          <w:rFonts w:eastAsia="Times New Roman" w:cs="Times New Roman"/>
          <w:color w:val="000000" w:themeColor="text1"/>
        </w:rPr>
        <w:t>BIO-155L Organismal and Ecological Biology Laboratory</w:t>
      </w:r>
      <w:r w:rsidR="00165389">
        <w:rPr>
          <w:rFonts w:eastAsia="Times New Roman" w:cs="Times New Roman"/>
          <w:color w:val="000000" w:themeColor="text1"/>
        </w:rPr>
        <w:t xml:space="preserve"> (WE)</w:t>
      </w:r>
      <w:r w:rsidRPr="00424939">
        <w:rPr>
          <w:rFonts w:eastAsia="Times New Roman" w:cs="Times New Roman"/>
          <w:color w:val="000000" w:themeColor="text1"/>
        </w:rPr>
        <w:t xml:space="preserve"> (concurrent with BIO-155) </w:t>
      </w:r>
    </w:p>
    <w:p w14:paraId="6C7C88EB" w14:textId="2C85FB39" w:rsidR="009162D0" w:rsidRPr="00424939" w:rsidRDefault="00E83E52" w:rsidP="00E500FB">
      <w:pPr>
        <w:pStyle w:val="ListParagraph"/>
        <w:numPr>
          <w:ilvl w:val="0"/>
          <w:numId w:val="133"/>
        </w:numPr>
        <w:spacing w:after="0"/>
        <w:ind w:left="360" w:right="2160"/>
        <w:rPr>
          <w:rFonts w:eastAsia="Times New Roman" w:cs="Times New Roman"/>
          <w:color w:val="000000" w:themeColor="text1"/>
          <w:sz w:val="24"/>
          <w:szCs w:val="24"/>
        </w:rPr>
      </w:pPr>
      <w:r w:rsidRPr="00424939">
        <w:rPr>
          <w:rFonts w:eastAsia="Times New Roman" w:cs="Times New Roman"/>
          <w:color w:val="000000" w:themeColor="text1"/>
          <w:u w:val="single"/>
        </w:rPr>
        <w:t>O</w:t>
      </w:r>
      <w:r w:rsidR="009162D0" w:rsidRPr="00424939">
        <w:rPr>
          <w:rFonts w:eastAsia="Times New Roman" w:cs="Times New Roman"/>
          <w:color w:val="000000" w:themeColor="text1"/>
          <w:u w:val="single"/>
        </w:rPr>
        <w:t>ne</w:t>
      </w:r>
      <w:r w:rsidR="009162D0" w:rsidRPr="00424939">
        <w:rPr>
          <w:rFonts w:eastAsia="Times New Roman" w:cs="Times New Roman"/>
          <w:color w:val="000000" w:themeColor="text1"/>
        </w:rPr>
        <w:t xml:space="preserve"> of the following: </w:t>
      </w:r>
    </w:p>
    <w:p w14:paraId="009D9DB4" w14:textId="784D60FA" w:rsidR="009162D0" w:rsidRPr="00424939" w:rsidRDefault="009162D0" w:rsidP="00305D87">
      <w:pPr>
        <w:spacing w:after="0"/>
        <w:ind w:left="360"/>
        <w:rPr>
          <w:rFonts w:eastAsia="Times New Roman" w:cs="Times New Roman"/>
          <w:color w:val="000000" w:themeColor="text1"/>
          <w:sz w:val="24"/>
          <w:szCs w:val="24"/>
        </w:rPr>
      </w:pPr>
      <w:r w:rsidRPr="00424939">
        <w:rPr>
          <w:rFonts w:eastAsia="Times New Roman" w:cs="Times New Roman"/>
          <w:color w:val="000000" w:themeColor="text1"/>
        </w:rPr>
        <w:t>EDU-117 Exceptional Learners </w:t>
      </w:r>
    </w:p>
    <w:p w14:paraId="39B7BF75" w14:textId="0CAE3DCB"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EDU-187 Human Relations </w:t>
      </w:r>
      <w:r w:rsidR="00B92F9C">
        <w:rPr>
          <w:rFonts w:cs="Times New Roman"/>
          <w:color w:val="000000" w:themeColor="text1"/>
        </w:rPr>
        <w:t>(WE)</w:t>
      </w:r>
    </w:p>
    <w:p w14:paraId="5938C6C4" w14:textId="40722593"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EDU-195 Educational Psychology and Development </w:t>
      </w:r>
    </w:p>
    <w:p w14:paraId="722E3BA5" w14:textId="04F4A77F"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PSY-235 Abnormal Psychology </w:t>
      </w:r>
    </w:p>
    <w:p w14:paraId="512E44CB" w14:textId="77777777" w:rsidR="00E83E52"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PSY-315 Learning and Behavior </w:t>
      </w:r>
    </w:p>
    <w:p w14:paraId="5CBD1384" w14:textId="767861E6" w:rsidR="009162D0" w:rsidRPr="00424939" w:rsidRDefault="00E83E52" w:rsidP="00E500FB">
      <w:pPr>
        <w:pStyle w:val="ListParagraph"/>
        <w:numPr>
          <w:ilvl w:val="0"/>
          <w:numId w:val="133"/>
        </w:numPr>
        <w:spacing w:after="0"/>
        <w:ind w:left="360"/>
        <w:rPr>
          <w:rFonts w:eastAsia="Times New Roman" w:cs="Times New Roman"/>
          <w:color w:val="000000" w:themeColor="text1"/>
          <w:sz w:val="24"/>
          <w:szCs w:val="24"/>
        </w:rPr>
      </w:pPr>
      <w:r w:rsidRPr="00424939">
        <w:rPr>
          <w:rFonts w:eastAsia="Times New Roman" w:cs="Times New Roman"/>
          <w:color w:val="000000" w:themeColor="text1"/>
          <w:u w:val="single"/>
        </w:rPr>
        <w:t>O</w:t>
      </w:r>
      <w:r w:rsidR="009162D0" w:rsidRPr="00424939">
        <w:rPr>
          <w:rFonts w:eastAsia="Times New Roman" w:cs="Times New Roman"/>
          <w:color w:val="000000" w:themeColor="text1"/>
          <w:u w:val="single"/>
        </w:rPr>
        <w:t>ne</w:t>
      </w:r>
      <w:r w:rsidR="009162D0" w:rsidRPr="00424939">
        <w:rPr>
          <w:rFonts w:eastAsia="Times New Roman" w:cs="Times New Roman"/>
          <w:color w:val="000000" w:themeColor="text1"/>
        </w:rPr>
        <w:t xml:space="preserve"> of the following: </w:t>
      </w:r>
    </w:p>
    <w:p w14:paraId="5CA29E85" w14:textId="73A79BEC"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THE-100 Introduction to Theatre </w:t>
      </w:r>
    </w:p>
    <w:p w14:paraId="65A83FE9" w14:textId="77228B0A"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THE-150 Acting I </w:t>
      </w:r>
    </w:p>
    <w:p w14:paraId="02A8C78F" w14:textId="07A10BB8"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THE-160 Movement for the Stage </w:t>
      </w:r>
    </w:p>
    <w:p w14:paraId="1FFC5A5F" w14:textId="101DCF14" w:rsidR="009162D0" w:rsidRPr="00424939" w:rsidRDefault="009162D0" w:rsidP="00305D87">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THE-170 Voice and Diction </w:t>
      </w:r>
    </w:p>
    <w:p w14:paraId="2F23A271" w14:textId="13A8576D" w:rsidR="009162D0" w:rsidRPr="00424939" w:rsidRDefault="009162D0" w:rsidP="00D41A6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THE-270 Musical Theatre Acting </w:t>
      </w:r>
    </w:p>
    <w:p w14:paraId="0D42792A" w14:textId="1ABE4152" w:rsidR="009162D0" w:rsidRPr="00424939" w:rsidRDefault="00305D87" w:rsidP="00E500FB">
      <w:pPr>
        <w:pStyle w:val="ListParagraph"/>
        <w:numPr>
          <w:ilvl w:val="0"/>
          <w:numId w:val="133"/>
        </w:numPr>
        <w:spacing w:after="0"/>
        <w:ind w:left="360"/>
        <w:rPr>
          <w:rFonts w:eastAsia="Times New Roman" w:cs="Times New Roman"/>
          <w:color w:val="000000" w:themeColor="text1"/>
          <w:sz w:val="24"/>
          <w:szCs w:val="24"/>
        </w:rPr>
      </w:pPr>
      <w:r w:rsidRPr="00424939">
        <w:rPr>
          <w:rFonts w:eastAsia="Times New Roman" w:cs="Times New Roman"/>
          <w:color w:val="000000" w:themeColor="text1"/>
          <w:u w:val="single"/>
        </w:rPr>
        <w:t>Two</w:t>
      </w:r>
      <w:r w:rsidR="009162D0" w:rsidRPr="00424939">
        <w:rPr>
          <w:rFonts w:eastAsia="Times New Roman" w:cs="Times New Roman"/>
          <w:color w:val="000000" w:themeColor="text1"/>
        </w:rPr>
        <w:t xml:space="preserve"> credits (or more) from the following: </w:t>
      </w:r>
    </w:p>
    <w:p w14:paraId="4A2EEB31" w14:textId="14077751" w:rsidR="009162D0" w:rsidRPr="00424939" w:rsidRDefault="009162D0" w:rsidP="00D41A6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 xml:space="preserve">MU-195 </w:t>
      </w:r>
      <w:r w:rsidR="007A4715">
        <w:rPr>
          <w:rFonts w:eastAsia="Times New Roman" w:cs="Times New Roman"/>
          <w:color w:val="000000" w:themeColor="text1"/>
        </w:rPr>
        <w:t>Music Production</w:t>
      </w:r>
      <w:r w:rsidRPr="00424939">
        <w:rPr>
          <w:rFonts w:eastAsia="Times New Roman" w:cs="Times New Roman"/>
          <w:color w:val="000000" w:themeColor="text1"/>
        </w:rPr>
        <w:t> </w:t>
      </w:r>
    </w:p>
    <w:p w14:paraId="050193B7" w14:textId="540B7D86"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MU-</w:t>
      </w:r>
      <w:del w:id="13663" w:author="Summer 2023 updates" w:date="2024-07-31T13:42:00Z">
        <w:r w:rsidR="009162D0" w:rsidRPr="00424939">
          <w:rPr>
            <w:rFonts w:eastAsia="Times New Roman" w:cs="Times New Roman"/>
            <w:color w:val="000000" w:themeColor="text1"/>
          </w:rPr>
          <w:delText>285</w:delText>
        </w:r>
      </w:del>
      <w:ins w:id="13664" w:author="Summer 2023 updates" w:date="2024-07-31T13:42:00Z">
        <w:r w:rsidR="00497D65">
          <w:rPr>
            <w:rFonts w:eastAsia="Times New Roman" w:cs="Times New Roman"/>
            <w:color w:val="000000" w:themeColor="text1"/>
          </w:rPr>
          <w:t>3</w:t>
        </w:r>
        <w:r w:rsidR="009162D0" w:rsidRPr="00424939">
          <w:rPr>
            <w:rFonts w:eastAsia="Times New Roman" w:cs="Times New Roman"/>
            <w:color w:val="000000" w:themeColor="text1"/>
          </w:rPr>
          <w:t>8</w:t>
        </w:r>
        <w:r w:rsidR="00497D65">
          <w:rPr>
            <w:rFonts w:eastAsia="Times New Roman" w:cs="Times New Roman"/>
            <w:color w:val="000000" w:themeColor="text1"/>
          </w:rPr>
          <w:t>4</w:t>
        </w:r>
      </w:ins>
      <w:r w:rsidR="009162D0" w:rsidRPr="00424939">
        <w:rPr>
          <w:rFonts w:eastAsia="Times New Roman" w:cs="Times New Roman"/>
          <w:color w:val="000000" w:themeColor="text1"/>
        </w:rPr>
        <w:t xml:space="preserve"> Conducting I </w:t>
      </w:r>
    </w:p>
    <w:p w14:paraId="288C8FF3" w14:textId="22055108"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MU-</w:t>
      </w:r>
      <w:r w:rsidR="009162D0" w:rsidRPr="00424939">
        <w:rPr>
          <w:rFonts w:eastAsia="Times New Roman" w:cs="Times New Roman"/>
          <w:color w:val="000000" w:themeColor="text1"/>
        </w:rPr>
        <w:t>409 Theory of Music IV </w:t>
      </w:r>
    </w:p>
    <w:p w14:paraId="337B2728" w14:textId="74F44386" w:rsidR="009162D0" w:rsidRPr="00424939" w:rsidRDefault="00F939E0" w:rsidP="00D41A64">
      <w:pPr>
        <w:spacing w:after="0"/>
        <w:ind w:firstLine="360"/>
        <w:rPr>
          <w:rFonts w:eastAsia="Times New Roman" w:cs="Times New Roman"/>
          <w:color w:val="000000" w:themeColor="text1"/>
          <w:sz w:val="24"/>
          <w:szCs w:val="24"/>
        </w:rPr>
      </w:pPr>
      <w:r>
        <w:rPr>
          <w:rFonts w:eastAsia="Times New Roman" w:cs="Times New Roman"/>
          <w:color w:val="000000" w:themeColor="text1"/>
        </w:rPr>
        <w:t xml:space="preserve">MUA-102K </w:t>
      </w:r>
      <w:r w:rsidR="009162D0" w:rsidRPr="00424939">
        <w:rPr>
          <w:rFonts w:eastAsia="Times New Roman" w:cs="Times New Roman"/>
          <w:color w:val="000000" w:themeColor="text1"/>
        </w:rPr>
        <w:t xml:space="preserve">Piano </w:t>
      </w:r>
      <w:r>
        <w:rPr>
          <w:rFonts w:eastAsia="Times New Roman" w:cs="Times New Roman"/>
          <w:color w:val="000000" w:themeColor="text1"/>
        </w:rPr>
        <w:t>A</w:t>
      </w:r>
      <w:r w:rsidR="009162D0" w:rsidRPr="00424939">
        <w:rPr>
          <w:rFonts w:eastAsia="Times New Roman" w:cs="Times New Roman"/>
          <w:color w:val="000000" w:themeColor="text1"/>
        </w:rPr>
        <w:t xml:space="preserve">rranging </w:t>
      </w:r>
      <w:r>
        <w:rPr>
          <w:rFonts w:eastAsia="Times New Roman" w:cs="Times New Roman"/>
          <w:color w:val="000000" w:themeColor="text1"/>
        </w:rPr>
        <w:t xml:space="preserve">Lessons </w:t>
      </w:r>
      <w:r w:rsidR="009162D0" w:rsidRPr="00424939">
        <w:rPr>
          <w:rFonts w:eastAsia="Times New Roman" w:cs="Times New Roman"/>
          <w:color w:val="000000" w:themeColor="text1"/>
        </w:rPr>
        <w:t>(</w:t>
      </w:r>
      <w:r w:rsidR="00912B46">
        <w:rPr>
          <w:rFonts w:eastAsia="Times New Roman" w:cs="Times New Roman"/>
          <w:color w:val="000000" w:themeColor="text1"/>
        </w:rPr>
        <w:t>0</w:t>
      </w:r>
      <w:r w:rsidR="009162D0" w:rsidRPr="00424939">
        <w:rPr>
          <w:rFonts w:eastAsia="Times New Roman" w:cs="Times New Roman"/>
          <w:color w:val="000000" w:themeColor="text1"/>
        </w:rPr>
        <w:t>.3 each) </w:t>
      </w:r>
    </w:p>
    <w:p w14:paraId="499053FB" w14:textId="77777777" w:rsidR="003E7A19" w:rsidRPr="00424939" w:rsidRDefault="009162D0" w:rsidP="00D41A64">
      <w:pPr>
        <w:spacing w:after="0"/>
        <w:ind w:right="154" w:firstLine="360"/>
        <w:rPr>
          <w:rFonts w:eastAsia="Times New Roman" w:cs="Times New Roman"/>
          <w:color w:val="000000" w:themeColor="text1"/>
        </w:rPr>
      </w:pPr>
      <w:r w:rsidRPr="00424939">
        <w:rPr>
          <w:rFonts w:eastAsia="Times New Roman" w:cs="Times New Roman"/>
          <w:color w:val="000000" w:themeColor="text1"/>
        </w:rPr>
        <w:t xml:space="preserve">Additional terms of ensemble participation, beyond those required for the Bachelor of Arts in Music: </w:t>
      </w:r>
    </w:p>
    <w:p w14:paraId="169A071F" w14:textId="17CCF78E" w:rsidR="009162D0" w:rsidRPr="00424939" w:rsidRDefault="009162D0" w:rsidP="00D41A64">
      <w:pPr>
        <w:spacing w:after="0"/>
        <w:ind w:left="720" w:right="154"/>
        <w:rPr>
          <w:rFonts w:eastAsia="Times New Roman" w:cs="Times New Roman"/>
          <w:color w:val="000000" w:themeColor="text1"/>
          <w:sz w:val="24"/>
          <w:szCs w:val="24"/>
        </w:rPr>
      </w:pPr>
      <w:r w:rsidRPr="00424939">
        <w:rPr>
          <w:rFonts w:eastAsia="Times New Roman" w:cs="Times New Roman"/>
          <w:color w:val="000000" w:themeColor="text1"/>
        </w:rPr>
        <w:t>Concert Band (</w:t>
      </w:r>
      <w:r w:rsidR="00912B46">
        <w:rPr>
          <w:rFonts w:eastAsia="Times New Roman" w:cs="Times New Roman"/>
          <w:color w:val="000000" w:themeColor="text1"/>
        </w:rPr>
        <w:t>0</w:t>
      </w:r>
      <w:r w:rsidRPr="00424939">
        <w:rPr>
          <w:rFonts w:eastAsia="Times New Roman" w:cs="Times New Roman"/>
          <w:color w:val="000000" w:themeColor="text1"/>
        </w:rPr>
        <w:t>.3 each), Jazz Band (</w:t>
      </w:r>
      <w:r w:rsidR="00912B46">
        <w:rPr>
          <w:rFonts w:eastAsia="Times New Roman" w:cs="Times New Roman"/>
          <w:color w:val="000000" w:themeColor="text1"/>
        </w:rPr>
        <w:t>0</w:t>
      </w:r>
      <w:r w:rsidRPr="00424939">
        <w:rPr>
          <w:rFonts w:eastAsia="Times New Roman" w:cs="Times New Roman"/>
          <w:color w:val="000000" w:themeColor="text1"/>
        </w:rPr>
        <w:t>.2 each), Concert Choir (</w:t>
      </w:r>
      <w:r w:rsidR="00912B46">
        <w:rPr>
          <w:rFonts w:eastAsia="Times New Roman" w:cs="Times New Roman"/>
          <w:color w:val="000000" w:themeColor="text1"/>
        </w:rPr>
        <w:t>0</w:t>
      </w:r>
      <w:r w:rsidRPr="00424939">
        <w:rPr>
          <w:rFonts w:eastAsia="Times New Roman" w:cs="Times New Roman"/>
          <w:color w:val="000000" w:themeColor="text1"/>
        </w:rPr>
        <w:t xml:space="preserve">.3 each), </w:t>
      </w:r>
      <w:del w:id="13665" w:author="Summer 2023 updates" w:date="2024-07-31T13:42:00Z">
        <w:r w:rsidRPr="00424939">
          <w:rPr>
            <w:rFonts w:eastAsia="Times New Roman" w:cs="Times New Roman"/>
            <w:color w:val="000000" w:themeColor="text1"/>
          </w:rPr>
          <w:delText>Chorale</w:delText>
        </w:r>
      </w:del>
      <w:ins w:id="13666" w:author="Summer 2023 updates" w:date="2024-07-31T13:42:00Z">
        <w:r w:rsidR="00C22B07">
          <w:rPr>
            <w:rFonts w:eastAsia="Times New Roman" w:cs="Times New Roman"/>
            <w:color w:val="000000" w:themeColor="text1"/>
          </w:rPr>
          <w:t>Crimson Singers</w:t>
        </w:r>
      </w:ins>
      <w:r w:rsidR="00C22B07" w:rsidRPr="00424939">
        <w:rPr>
          <w:rFonts w:eastAsia="Times New Roman" w:cs="Times New Roman"/>
          <w:color w:val="000000" w:themeColor="text1"/>
        </w:rPr>
        <w:t xml:space="preserve"> </w:t>
      </w:r>
      <w:r w:rsidRPr="00424939">
        <w:rPr>
          <w:rFonts w:eastAsia="Times New Roman" w:cs="Times New Roman"/>
          <w:color w:val="000000" w:themeColor="text1"/>
        </w:rPr>
        <w:t>(</w:t>
      </w:r>
      <w:r w:rsidR="00912B46">
        <w:rPr>
          <w:rFonts w:eastAsia="Times New Roman" w:cs="Times New Roman"/>
          <w:color w:val="000000" w:themeColor="text1"/>
        </w:rPr>
        <w:t>0</w:t>
      </w:r>
      <w:r w:rsidRPr="00424939">
        <w:rPr>
          <w:rFonts w:eastAsia="Times New Roman" w:cs="Times New Roman"/>
          <w:color w:val="000000" w:themeColor="text1"/>
        </w:rPr>
        <w:t>.</w:t>
      </w:r>
      <w:del w:id="13667" w:author="Summer 2023 updates" w:date="2024-07-31T13:42:00Z">
        <w:r w:rsidRPr="00424939">
          <w:rPr>
            <w:rFonts w:eastAsia="Times New Roman" w:cs="Times New Roman"/>
            <w:color w:val="000000" w:themeColor="text1"/>
          </w:rPr>
          <w:delText>2</w:delText>
        </w:r>
      </w:del>
      <w:ins w:id="13668" w:author="Summer 2023 updates" w:date="2024-07-31T13:42:00Z">
        <w:r w:rsidR="00C22B07">
          <w:rPr>
            <w:rFonts w:eastAsia="Times New Roman" w:cs="Times New Roman"/>
            <w:color w:val="000000" w:themeColor="text1"/>
          </w:rPr>
          <w:t>3</w:t>
        </w:r>
      </w:ins>
      <w:r w:rsidR="00C22B07" w:rsidRPr="00424939">
        <w:rPr>
          <w:rFonts w:eastAsia="Times New Roman" w:cs="Times New Roman"/>
          <w:color w:val="000000" w:themeColor="text1"/>
        </w:rPr>
        <w:t xml:space="preserve"> </w:t>
      </w:r>
      <w:r w:rsidRPr="00424939">
        <w:rPr>
          <w:rFonts w:eastAsia="Times New Roman" w:cs="Times New Roman"/>
          <w:color w:val="000000" w:themeColor="text1"/>
        </w:rPr>
        <w:t>each), Orchestra (</w:t>
      </w:r>
      <w:r w:rsidR="00912B46">
        <w:rPr>
          <w:rFonts w:eastAsia="Times New Roman" w:cs="Times New Roman"/>
          <w:color w:val="000000" w:themeColor="text1"/>
        </w:rPr>
        <w:t>0</w:t>
      </w:r>
      <w:r w:rsidRPr="00424939">
        <w:rPr>
          <w:rFonts w:eastAsia="Times New Roman" w:cs="Times New Roman"/>
          <w:color w:val="000000" w:themeColor="text1"/>
        </w:rPr>
        <w:t xml:space="preserve">.3 each), or </w:t>
      </w:r>
      <w:r w:rsidR="00442CF8" w:rsidRPr="00424939">
        <w:rPr>
          <w:rFonts w:eastAsia="Times New Roman" w:cs="Times New Roman"/>
          <w:color w:val="000000" w:themeColor="text1"/>
        </w:rPr>
        <w:t>Handbells</w:t>
      </w:r>
      <w:r w:rsidRPr="00424939">
        <w:rPr>
          <w:rFonts w:eastAsia="Times New Roman" w:cs="Times New Roman"/>
          <w:color w:val="000000" w:themeColor="text1"/>
        </w:rPr>
        <w:t xml:space="preserve"> (</w:t>
      </w:r>
      <w:r w:rsidR="00912B46">
        <w:rPr>
          <w:rFonts w:eastAsia="Times New Roman" w:cs="Times New Roman"/>
          <w:color w:val="000000" w:themeColor="text1"/>
        </w:rPr>
        <w:t>0</w:t>
      </w:r>
      <w:r w:rsidRPr="00424939">
        <w:rPr>
          <w:rFonts w:eastAsia="Times New Roman" w:cs="Times New Roman"/>
          <w:color w:val="000000" w:themeColor="text1"/>
        </w:rPr>
        <w:t>.2 each) </w:t>
      </w:r>
    </w:p>
    <w:p w14:paraId="5A312BB3" w14:textId="77777777" w:rsidR="00D41A64" w:rsidRPr="00424939" w:rsidRDefault="009162D0" w:rsidP="00D41A64">
      <w:pPr>
        <w:spacing w:after="0"/>
        <w:ind w:right="240" w:firstLine="360"/>
        <w:rPr>
          <w:rFonts w:eastAsia="Times New Roman" w:cs="Times New Roman"/>
          <w:color w:val="000000" w:themeColor="text1"/>
        </w:rPr>
      </w:pPr>
      <w:r w:rsidRPr="00424939">
        <w:rPr>
          <w:rFonts w:eastAsia="Times New Roman" w:cs="Times New Roman"/>
          <w:color w:val="000000" w:themeColor="text1"/>
        </w:rPr>
        <w:t xml:space="preserve">Additional terms of hour lessons, beyond those required for the Bachelor of Arts in Music, on your primary </w:t>
      </w:r>
    </w:p>
    <w:p w14:paraId="2E0FDEB8" w14:textId="2275A5A5" w:rsidR="009162D0" w:rsidRPr="00424939" w:rsidRDefault="009162D0" w:rsidP="00D41A64">
      <w:pPr>
        <w:spacing w:after="0"/>
        <w:ind w:right="240" w:firstLine="720"/>
        <w:rPr>
          <w:rFonts w:eastAsia="Times New Roman" w:cs="Times New Roman"/>
          <w:color w:val="000000" w:themeColor="text1"/>
        </w:rPr>
      </w:pPr>
      <w:r w:rsidRPr="00424939">
        <w:rPr>
          <w:rFonts w:eastAsia="Times New Roman" w:cs="Times New Roman"/>
          <w:color w:val="000000" w:themeColor="text1"/>
        </w:rPr>
        <w:t>instrument (</w:t>
      </w:r>
      <w:r w:rsidR="00912B46">
        <w:rPr>
          <w:rFonts w:eastAsia="Times New Roman" w:cs="Times New Roman"/>
          <w:color w:val="000000" w:themeColor="text1"/>
        </w:rPr>
        <w:t>0</w:t>
      </w:r>
      <w:r w:rsidRPr="00424939">
        <w:rPr>
          <w:rFonts w:eastAsia="Times New Roman" w:cs="Times New Roman"/>
          <w:color w:val="000000" w:themeColor="text1"/>
        </w:rPr>
        <w:t>.6 each)</w:t>
      </w:r>
      <w:r w:rsidR="003E7A19" w:rsidRPr="00424939">
        <w:rPr>
          <w:rFonts w:eastAsia="Times New Roman" w:cs="Times New Roman"/>
          <w:color w:val="000000" w:themeColor="text1"/>
        </w:rPr>
        <w:t xml:space="preserve">: </w:t>
      </w:r>
      <w:r w:rsidRPr="00424939">
        <w:rPr>
          <w:rFonts w:eastAsia="Times New Roman" w:cs="Times New Roman"/>
          <w:color w:val="000000" w:themeColor="text1"/>
        </w:rPr>
        <w:t> </w:t>
      </w:r>
    </w:p>
    <w:p w14:paraId="2D41CB58" w14:textId="77777777" w:rsidR="003E7A19" w:rsidRPr="00424939" w:rsidRDefault="009162D0" w:rsidP="00D41A64">
      <w:pPr>
        <w:spacing w:after="0"/>
        <w:ind w:firstLine="360"/>
        <w:rPr>
          <w:del w:id="13669" w:author="Summer 2023 updates" w:date="2024-07-31T13:42:00Z"/>
          <w:rFonts w:eastAsia="Times New Roman" w:cs="Times New Roman"/>
          <w:color w:val="000000" w:themeColor="text1"/>
        </w:rPr>
      </w:pPr>
      <w:del w:id="13670" w:author="Summer 2023 updates" w:date="2024-07-31T13:42:00Z">
        <w:r w:rsidRPr="00424939">
          <w:rPr>
            <w:rFonts w:eastAsia="Times New Roman" w:cs="Times New Roman"/>
            <w:color w:val="000000" w:themeColor="text1"/>
          </w:rPr>
          <w:delText>MUA-104K Piano</w:delText>
        </w:r>
        <w:r w:rsidR="003E7A19" w:rsidRPr="00424939">
          <w:rPr>
            <w:rFonts w:eastAsia="Times New Roman" w:cs="Times New Roman"/>
            <w:color w:val="000000" w:themeColor="text1"/>
          </w:rPr>
          <w:delText xml:space="preserve"> for the Music Teacher (0.3 cc) </w:delText>
        </w:r>
      </w:del>
    </w:p>
    <w:p w14:paraId="790937F9" w14:textId="77777777" w:rsidR="005C0024" w:rsidRPr="00424939" w:rsidRDefault="005C0024" w:rsidP="005C0024">
      <w:pPr>
        <w:spacing w:after="0"/>
        <w:ind w:firstLine="360"/>
        <w:rPr>
          <w:rFonts w:eastAsia="Times New Roman" w:cs="Times New Roman"/>
          <w:color w:val="000000" w:themeColor="text1"/>
        </w:rPr>
      </w:pPr>
      <w:r w:rsidRPr="00424939">
        <w:rPr>
          <w:rFonts w:eastAsia="Times New Roman" w:cs="Times New Roman"/>
          <w:color w:val="000000" w:themeColor="text1"/>
        </w:rPr>
        <w:t>MUA-151S Guitar lessons (</w:t>
      </w:r>
      <w:r>
        <w:rPr>
          <w:rFonts w:eastAsia="Times New Roman" w:cs="Times New Roman"/>
          <w:color w:val="000000" w:themeColor="text1"/>
        </w:rPr>
        <w:t>0</w:t>
      </w:r>
      <w:r w:rsidRPr="00424939">
        <w:rPr>
          <w:rFonts w:eastAsia="Times New Roman" w:cs="Times New Roman"/>
          <w:color w:val="000000" w:themeColor="text1"/>
        </w:rPr>
        <w:t xml:space="preserve">.3 cc) </w:t>
      </w:r>
    </w:p>
    <w:p w14:paraId="71B53EEB" w14:textId="77777777" w:rsidR="005C0024" w:rsidRPr="00424939" w:rsidRDefault="005C0024" w:rsidP="005C0024">
      <w:pPr>
        <w:spacing w:after="0"/>
        <w:ind w:firstLine="360"/>
        <w:rPr>
          <w:rFonts w:eastAsia="Times New Roman" w:cs="Times New Roman"/>
          <w:color w:val="000000" w:themeColor="text1"/>
          <w:sz w:val="24"/>
          <w:szCs w:val="24"/>
        </w:rPr>
      </w:pPr>
      <w:r w:rsidRPr="00424939">
        <w:rPr>
          <w:rFonts w:eastAsia="Times New Roman" w:cs="Times New Roman"/>
          <w:color w:val="000000" w:themeColor="text1"/>
        </w:rPr>
        <w:t>MUA-300A Alexander Technique (0.3 cc) </w:t>
      </w:r>
    </w:p>
    <w:p w14:paraId="068BE167" w14:textId="609F2643" w:rsidR="003E7A19" w:rsidRPr="00424939" w:rsidRDefault="009162D0" w:rsidP="00D41A64">
      <w:pPr>
        <w:spacing w:after="0"/>
        <w:ind w:firstLine="360"/>
        <w:rPr>
          <w:ins w:id="13671" w:author="Summer 2023 updates" w:date="2024-07-31T13:42:00Z"/>
          <w:rFonts w:eastAsia="Times New Roman" w:cs="Times New Roman"/>
          <w:color w:val="000000" w:themeColor="text1"/>
        </w:rPr>
      </w:pPr>
      <w:ins w:id="13672" w:author="Summer 2023 updates" w:date="2024-07-31T13:42:00Z">
        <w:r w:rsidRPr="00424939">
          <w:rPr>
            <w:rFonts w:eastAsia="Times New Roman" w:cs="Times New Roman"/>
            <w:color w:val="000000" w:themeColor="text1"/>
          </w:rPr>
          <w:t>MUA-</w:t>
        </w:r>
        <w:r w:rsidR="005C0024">
          <w:rPr>
            <w:rFonts w:eastAsia="Times New Roman" w:cs="Times New Roman"/>
            <w:color w:val="000000" w:themeColor="text1"/>
          </w:rPr>
          <w:t>3</w:t>
        </w:r>
        <w:r w:rsidR="002D6254">
          <w:rPr>
            <w:rFonts w:eastAsia="Times New Roman" w:cs="Times New Roman"/>
            <w:color w:val="000000" w:themeColor="text1"/>
          </w:rPr>
          <w:t>05</w:t>
        </w:r>
        <w:r w:rsidR="005C0024" w:rsidRPr="00424939">
          <w:rPr>
            <w:rFonts w:eastAsia="Times New Roman" w:cs="Times New Roman"/>
            <w:color w:val="000000" w:themeColor="text1"/>
          </w:rPr>
          <w:t xml:space="preserve">K </w:t>
        </w:r>
        <w:r w:rsidRPr="00424939">
          <w:rPr>
            <w:rFonts w:eastAsia="Times New Roman" w:cs="Times New Roman"/>
            <w:color w:val="000000" w:themeColor="text1"/>
          </w:rPr>
          <w:t>Piano</w:t>
        </w:r>
        <w:r w:rsidR="003E7A19" w:rsidRPr="00424939">
          <w:rPr>
            <w:rFonts w:eastAsia="Times New Roman" w:cs="Times New Roman"/>
            <w:color w:val="000000" w:themeColor="text1"/>
          </w:rPr>
          <w:t xml:space="preserve"> for the Music Teacher (0.3 cc) </w:t>
        </w:r>
      </w:ins>
    </w:p>
    <w:p w14:paraId="71F5E959" w14:textId="77777777" w:rsidR="009162D0" w:rsidRPr="00424939" w:rsidRDefault="009162D0" w:rsidP="009162D0">
      <w:pPr>
        <w:spacing w:after="0"/>
        <w:rPr>
          <w:rFonts w:eastAsia="Times New Roman" w:cs="Times New Roman"/>
          <w:color w:val="000000" w:themeColor="text1"/>
          <w:sz w:val="24"/>
          <w:szCs w:val="24"/>
        </w:rPr>
      </w:pPr>
    </w:p>
    <w:p w14:paraId="0205F41F" w14:textId="77777777" w:rsidR="009162D0" w:rsidRPr="00424939" w:rsidRDefault="009162D0" w:rsidP="009162D0">
      <w:pPr>
        <w:spacing w:after="0"/>
        <w:ind w:right="6390"/>
        <w:rPr>
          <w:rFonts w:eastAsia="Times New Roman" w:cs="Times New Roman"/>
          <w:color w:val="000000" w:themeColor="text1"/>
          <w:sz w:val="24"/>
          <w:szCs w:val="24"/>
        </w:rPr>
      </w:pPr>
      <w:r w:rsidRPr="00424939">
        <w:rPr>
          <w:rFonts w:eastAsia="Times New Roman" w:cs="Times New Roman"/>
          <w:color w:val="000000" w:themeColor="text1"/>
        </w:rPr>
        <w:t>Strongly recommended: </w:t>
      </w:r>
    </w:p>
    <w:p w14:paraId="3972F53F" w14:textId="78013494" w:rsidR="009162D0" w:rsidRPr="006177A5" w:rsidRDefault="00607A7B" w:rsidP="00E500FB">
      <w:pPr>
        <w:pStyle w:val="ListParagraph"/>
        <w:numPr>
          <w:ilvl w:val="0"/>
          <w:numId w:val="134"/>
        </w:numPr>
        <w:spacing w:after="0"/>
        <w:ind w:left="360"/>
        <w:rPr>
          <w:rFonts w:eastAsia="Times New Roman" w:cs="Times New Roman"/>
          <w:color w:val="000000" w:themeColor="text1"/>
          <w:sz w:val="24"/>
          <w:szCs w:val="24"/>
        </w:rPr>
      </w:pPr>
      <w:r w:rsidRPr="00424939">
        <w:rPr>
          <w:rFonts w:eastAsia="Times New Roman" w:cs="Times New Roman"/>
          <w:color w:val="000000" w:themeColor="text1"/>
        </w:rPr>
        <w:t xml:space="preserve">MU-255 </w:t>
      </w:r>
      <w:r w:rsidR="009162D0" w:rsidRPr="00424939">
        <w:rPr>
          <w:rFonts w:eastAsia="Times New Roman" w:cs="Times New Roman"/>
          <w:color w:val="000000" w:themeColor="text1"/>
        </w:rPr>
        <w:t>Music History and Literature I</w:t>
      </w:r>
      <w:r w:rsidR="003672C4">
        <w:rPr>
          <w:rFonts w:eastAsia="Times New Roman" w:cs="Times New Roman"/>
          <w:color w:val="000000" w:themeColor="text1"/>
        </w:rPr>
        <w:t xml:space="preserve"> </w:t>
      </w:r>
      <w:r w:rsidR="003672C4">
        <w:rPr>
          <w:rFonts w:cs="Times New Roman"/>
          <w:color w:val="000000" w:themeColor="text1"/>
        </w:rPr>
        <w:t>(WE)</w:t>
      </w:r>
      <w:r w:rsidR="009162D0" w:rsidRPr="00424939">
        <w:rPr>
          <w:rFonts w:eastAsia="Times New Roman" w:cs="Times New Roman"/>
          <w:color w:val="000000" w:themeColor="text1"/>
        </w:rPr>
        <w:t xml:space="preserve"> </w:t>
      </w:r>
      <w:r w:rsidR="009162D0" w:rsidRPr="00424939">
        <w:rPr>
          <w:rFonts w:eastAsia="Times New Roman" w:cs="Times New Roman"/>
          <w:color w:val="000000" w:themeColor="text1"/>
          <w:u w:val="single"/>
        </w:rPr>
        <w:t>or</w:t>
      </w:r>
      <w:r w:rsidR="009162D0" w:rsidRPr="00424939">
        <w:rPr>
          <w:rFonts w:eastAsia="Times New Roman" w:cs="Times New Roman"/>
          <w:color w:val="000000" w:themeColor="text1"/>
        </w:rPr>
        <w:t xml:space="preserve"> </w:t>
      </w:r>
      <w:r w:rsidRPr="00424939">
        <w:rPr>
          <w:rFonts w:eastAsia="Times New Roman" w:cs="Times New Roman"/>
          <w:color w:val="000000" w:themeColor="text1"/>
        </w:rPr>
        <w:t xml:space="preserve">MU-355 Music History and Literature </w:t>
      </w:r>
      <w:r w:rsidR="009162D0" w:rsidRPr="00424939">
        <w:rPr>
          <w:rFonts w:eastAsia="Times New Roman" w:cs="Times New Roman"/>
          <w:color w:val="000000" w:themeColor="text1"/>
        </w:rPr>
        <w:t xml:space="preserve">II </w:t>
      </w:r>
      <w:r w:rsidR="003672C4">
        <w:rPr>
          <w:rFonts w:cs="Times New Roman"/>
          <w:color w:val="000000" w:themeColor="text1"/>
        </w:rPr>
        <w:t>(WE)</w:t>
      </w:r>
      <w:r w:rsidR="003672C4" w:rsidRPr="00424939">
        <w:rPr>
          <w:rFonts w:eastAsia="Times New Roman" w:cs="Times New Roman"/>
          <w:color w:val="000000" w:themeColor="text1"/>
        </w:rPr>
        <w:t xml:space="preserve"> </w:t>
      </w:r>
      <w:r w:rsidR="009162D0" w:rsidRPr="006177A5">
        <w:rPr>
          <w:rFonts w:eastAsia="Times New Roman" w:cs="Times New Roman"/>
          <w:color w:val="000000" w:themeColor="text1"/>
        </w:rPr>
        <w:t>(whichever is not taken to fulfill the BA in Music requirement) </w:t>
      </w:r>
    </w:p>
    <w:p w14:paraId="0A373D45" w14:textId="5022B0C1" w:rsidR="009162D0" w:rsidRPr="00424939" w:rsidRDefault="00607A7B" w:rsidP="00E500FB">
      <w:pPr>
        <w:pStyle w:val="ListParagraph"/>
        <w:numPr>
          <w:ilvl w:val="0"/>
          <w:numId w:val="134"/>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MU-</w:t>
      </w:r>
      <w:del w:id="13673" w:author="Summer 2023 updates" w:date="2024-07-31T13:42:00Z">
        <w:r w:rsidRPr="00424939">
          <w:rPr>
            <w:rFonts w:eastAsia="Times New Roman" w:cs="Times New Roman"/>
            <w:color w:val="000000" w:themeColor="text1"/>
          </w:rPr>
          <w:delText>285</w:delText>
        </w:r>
      </w:del>
      <w:ins w:id="13674" w:author="Summer 2023 updates" w:date="2024-07-31T13:42:00Z">
        <w:r w:rsidR="00497D65">
          <w:rPr>
            <w:rFonts w:eastAsia="Times New Roman" w:cs="Times New Roman"/>
            <w:color w:val="000000" w:themeColor="text1"/>
          </w:rPr>
          <w:t>3</w:t>
        </w:r>
        <w:r w:rsidRPr="00424939">
          <w:rPr>
            <w:rFonts w:eastAsia="Times New Roman" w:cs="Times New Roman"/>
            <w:color w:val="000000" w:themeColor="text1"/>
          </w:rPr>
          <w:t>8</w:t>
        </w:r>
        <w:r w:rsidR="00497D65">
          <w:rPr>
            <w:rFonts w:eastAsia="Times New Roman" w:cs="Times New Roman"/>
            <w:color w:val="000000" w:themeColor="text1"/>
          </w:rPr>
          <w:t>4</w:t>
        </w:r>
      </w:ins>
      <w:r w:rsidRPr="00424939">
        <w:rPr>
          <w:rFonts w:eastAsia="Times New Roman" w:cs="Times New Roman"/>
          <w:color w:val="000000" w:themeColor="text1"/>
        </w:rPr>
        <w:t xml:space="preserve"> </w:t>
      </w:r>
      <w:r w:rsidR="009162D0" w:rsidRPr="00424939">
        <w:rPr>
          <w:rFonts w:eastAsia="Times New Roman" w:cs="Times New Roman"/>
          <w:color w:val="000000" w:themeColor="text1"/>
        </w:rPr>
        <w:t xml:space="preserve">Conducting I and </w:t>
      </w:r>
      <w:r w:rsidRPr="00424939">
        <w:rPr>
          <w:rFonts w:eastAsia="Times New Roman" w:cs="Times New Roman"/>
          <w:color w:val="000000" w:themeColor="text1"/>
        </w:rPr>
        <w:t xml:space="preserve">MU-385 Conducting </w:t>
      </w:r>
      <w:r w:rsidR="009162D0" w:rsidRPr="00424939">
        <w:rPr>
          <w:rFonts w:eastAsia="Times New Roman" w:cs="Times New Roman"/>
          <w:color w:val="000000" w:themeColor="text1"/>
        </w:rPr>
        <w:t>II </w:t>
      </w:r>
      <w:ins w:id="13675" w:author="Summer 2023 updates" w:date="2024-07-31T13:42:00Z">
        <w:r w:rsidR="00B50939">
          <w:rPr>
            <w:rFonts w:eastAsia="Times New Roman" w:cs="Times New Roman"/>
            <w:color w:val="000000" w:themeColor="text1"/>
          </w:rPr>
          <w:t>(WE)</w:t>
        </w:r>
      </w:ins>
    </w:p>
    <w:p w14:paraId="04364036" w14:textId="09EB81F4" w:rsidR="009162D0" w:rsidRPr="00424939" w:rsidRDefault="009162D0" w:rsidP="00E500FB">
      <w:pPr>
        <w:pStyle w:val="ListParagraph"/>
        <w:numPr>
          <w:ilvl w:val="0"/>
          <w:numId w:val="134"/>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Additional music performance courses (ensembles and lessons) </w:t>
      </w:r>
    </w:p>
    <w:p w14:paraId="0E892636" w14:textId="714FEA6B" w:rsidR="003E7A19" w:rsidRPr="00424939" w:rsidRDefault="009162D0" w:rsidP="00E500FB">
      <w:pPr>
        <w:pStyle w:val="ListParagraph"/>
        <w:numPr>
          <w:ilvl w:val="0"/>
          <w:numId w:val="134"/>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 xml:space="preserve">Additional theatre, art, </w:t>
      </w:r>
      <w:r w:rsidR="00E723CD" w:rsidRPr="00424939">
        <w:rPr>
          <w:rFonts w:eastAsia="Times New Roman" w:cs="Times New Roman"/>
          <w:color w:val="000000" w:themeColor="text1"/>
        </w:rPr>
        <w:t xml:space="preserve">biology, </w:t>
      </w:r>
      <w:r w:rsidRPr="00424939">
        <w:rPr>
          <w:rFonts w:eastAsia="Times New Roman" w:cs="Times New Roman"/>
          <w:color w:val="000000" w:themeColor="text1"/>
        </w:rPr>
        <w:t xml:space="preserve">business, </w:t>
      </w:r>
      <w:r w:rsidR="00E723CD" w:rsidRPr="00424939">
        <w:rPr>
          <w:rFonts w:eastAsia="Times New Roman" w:cs="Times New Roman"/>
          <w:color w:val="000000" w:themeColor="text1"/>
        </w:rPr>
        <w:t xml:space="preserve">education, </w:t>
      </w:r>
      <w:r w:rsidRPr="00424939">
        <w:rPr>
          <w:rFonts w:eastAsia="Times New Roman" w:cs="Times New Roman"/>
          <w:color w:val="000000" w:themeColor="text1"/>
        </w:rPr>
        <w:t xml:space="preserve">psychology, </w:t>
      </w:r>
      <w:r w:rsidR="00E723CD" w:rsidRPr="00424939">
        <w:rPr>
          <w:rFonts w:eastAsia="Times New Roman" w:cs="Times New Roman"/>
          <w:color w:val="000000" w:themeColor="text1"/>
        </w:rPr>
        <w:t xml:space="preserve">sociology, and </w:t>
      </w:r>
      <w:r w:rsidRPr="00424939">
        <w:rPr>
          <w:rFonts w:eastAsia="Times New Roman" w:cs="Times New Roman"/>
          <w:color w:val="000000" w:themeColor="text1"/>
        </w:rPr>
        <w:t>statistics courses </w:t>
      </w:r>
    </w:p>
    <w:p w14:paraId="20A18B89" w14:textId="0F9FEB5C" w:rsidR="009162D0" w:rsidRPr="00424939" w:rsidRDefault="003E7A19" w:rsidP="00E500FB">
      <w:pPr>
        <w:pStyle w:val="ListParagraph"/>
        <w:numPr>
          <w:ilvl w:val="0"/>
          <w:numId w:val="134"/>
        </w:numPr>
        <w:spacing w:after="0"/>
        <w:ind w:left="360" w:right="-720"/>
        <w:rPr>
          <w:rFonts w:eastAsia="Times New Roman" w:cs="Times New Roman"/>
          <w:color w:val="000000" w:themeColor="text1"/>
          <w:sz w:val="24"/>
          <w:szCs w:val="24"/>
        </w:rPr>
      </w:pPr>
      <w:r w:rsidRPr="00424939">
        <w:rPr>
          <w:rFonts w:eastAsia="Times New Roman" w:cs="Times New Roman"/>
          <w:color w:val="000000" w:themeColor="text1"/>
        </w:rPr>
        <w:t>F</w:t>
      </w:r>
      <w:r w:rsidR="009162D0" w:rsidRPr="00424939">
        <w:rPr>
          <w:rFonts w:eastAsia="Times New Roman" w:cs="Times New Roman"/>
          <w:color w:val="000000" w:themeColor="text1"/>
        </w:rPr>
        <w:t xml:space="preserve">ulfill </w:t>
      </w:r>
      <w:r w:rsidRPr="00424939">
        <w:rPr>
          <w:rFonts w:eastAsia="Times New Roman" w:cs="Times New Roman"/>
          <w:color w:val="000000" w:themeColor="text1"/>
        </w:rPr>
        <w:t>the</w:t>
      </w:r>
      <w:r w:rsidR="009162D0" w:rsidRPr="00424939">
        <w:rPr>
          <w:rFonts w:eastAsia="Times New Roman" w:cs="Times New Roman"/>
          <w:color w:val="000000" w:themeColor="text1"/>
        </w:rPr>
        <w:t xml:space="preserve"> academic practicum requirement with a m</w:t>
      </w:r>
      <w:r w:rsidRPr="00424939">
        <w:rPr>
          <w:rFonts w:eastAsia="Times New Roman" w:cs="Times New Roman"/>
          <w:color w:val="000000" w:themeColor="text1"/>
        </w:rPr>
        <w:t>usic therapy-related internship</w:t>
      </w:r>
      <w:r w:rsidR="009162D0" w:rsidRPr="00424939">
        <w:rPr>
          <w:rFonts w:eastAsia="Times New Roman" w:cs="Times New Roman"/>
          <w:color w:val="000000" w:themeColor="text1"/>
        </w:rPr>
        <w:t xml:space="preserve"> </w:t>
      </w:r>
    </w:p>
    <w:p w14:paraId="5E6AAD08" w14:textId="77777777" w:rsidR="009162D0" w:rsidRPr="00424939" w:rsidRDefault="009162D0" w:rsidP="009162D0">
      <w:pPr>
        <w:spacing w:after="40"/>
        <w:rPr>
          <w:rFonts w:cs="Times New Roman"/>
          <w:color w:val="000000" w:themeColor="text1"/>
        </w:rPr>
      </w:pPr>
    </w:p>
    <w:p w14:paraId="32AB017F" w14:textId="206A7F3D" w:rsidR="0043210A" w:rsidRPr="00424939" w:rsidRDefault="0043210A" w:rsidP="000C027B">
      <w:pPr>
        <w:spacing w:before="120" w:after="0"/>
        <w:rPr>
          <w:rFonts w:cs="Times New Roman"/>
          <w:b/>
          <w:color w:val="000000" w:themeColor="text1"/>
        </w:rPr>
        <w:pPrChange w:id="13676" w:author="Summer 2023 updates" w:date="2024-07-31T13:42:00Z">
          <w:pPr>
            <w:spacing w:after="0"/>
          </w:pPr>
        </w:pPrChange>
      </w:pPr>
      <w:r w:rsidRPr="00424939">
        <w:rPr>
          <w:rFonts w:cs="Times New Roman"/>
          <w:b/>
          <w:color w:val="000000" w:themeColor="text1"/>
        </w:rPr>
        <w:t>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6565438B" w14:textId="5DE3C862" w:rsidR="0043210A" w:rsidRPr="00424939" w:rsidRDefault="0043210A" w:rsidP="000C027B">
      <w:pPr>
        <w:rPr>
          <w:rPrChange w:id="13677" w:author="Summer 2023 updates" w:date="2024-07-31T13:42:00Z">
            <w:rPr>
              <w:color w:val="000000" w:themeColor="text1"/>
            </w:rPr>
          </w:rPrChange>
        </w:rPr>
      </w:pPr>
      <w:r w:rsidRPr="00424939">
        <w:rPr>
          <w:rPrChange w:id="13678" w:author="Summer 2023 updates" w:date="2024-07-31T13:42:00Z">
            <w:rPr>
              <w:color w:val="000000" w:themeColor="text1"/>
            </w:rPr>
          </w:rPrChange>
        </w:rPr>
        <w:t>The minor</w:t>
      </w:r>
      <w:r w:rsidR="00B8454E" w:rsidRPr="00424939">
        <w:rPr>
          <w:rPrChange w:id="13679" w:author="Summer 2023 updates" w:date="2024-07-31T13:42:00Z">
            <w:rPr>
              <w:color w:val="000000" w:themeColor="text1"/>
            </w:rPr>
          </w:rPrChange>
        </w:rPr>
        <w:fldChar w:fldCharType="begin"/>
      </w:r>
      <w:r w:rsidR="00B8454E" w:rsidRPr="00424939">
        <w:rPr>
          <w:rPrChange w:id="13680" w:author="Summer 2023 updates" w:date="2024-07-31T13:42:00Z">
            <w:rPr>
              <w:color w:val="000000" w:themeColor="text1"/>
            </w:rPr>
          </w:rPrChange>
        </w:rPr>
        <w:instrText xml:space="preserve"> XE "</w:instrText>
      </w:r>
      <w:del w:id="13681" w:author="Summer 2023 updates" w:date="2024-07-31T13:42:00Z">
        <w:r w:rsidR="00B8454E" w:rsidRPr="00424939">
          <w:rPr>
            <w:rStyle w:val="Strong"/>
            <w:rFonts w:ascii="Garamond" w:hAnsi="Garamond"/>
            <w:color w:val="000000" w:themeColor="text1"/>
          </w:rPr>
          <w:delInstrText>minor</w:delInstrText>
        </w:r>
      </w:del>
      <w:ins w:id="13682" w:author="Summer 2023 updates" w:date="2024-07-31T13:42:00Z">
        <w:r w:rsidR="0029023B">
          <w:rPr>
            <w:rStyle w:val="Strong"/>
            <w:rFonts w:ascii="Garamond" w:hAnsi="Garamond"/>
            <w:color w:val="000000" w:themeColor="text1"/>
          </w:rPr>
          <w:instrText>Mi</w:instrText>
        </w:r>
        <w:r w:rsidR="00B8454E" w:rsidRPr="00424939">
          <w:rPr>
            <w:rStyle w:val="Strong"/>
            <w:rFonts w:ascii="Garamond" w:hAnsi="Garamond"/>
            <w:color w:val="000000" w:themeColor="text1"/>
          </w:rPr>
          <w:instrText>nor</w:instrText>
        </w:r>
      </w:ins>
      <w:r w:rsidR="00B8454E" w:rsidRPr="00424939">
        <w:rPr>
          <w:rPrChange w:id="13683" w:author="Summer 2023 updates" w:date="2024-07-31T13:42:00Z">
            <w:rPr>
              <w:color w:val="000000" w:themeColor="text1"/>
            </w:rPr>
          </w:rPrChange>
        </w:rPr>
        <w:instrText xml:space="preserve">" </w:instrText>
      </w:r>
      <w:r w:rsidR="00B8454E" w:rsidRPr="00424939">
        <w:rPr>
          <w:rPrChange w:id="13684" w:author="Summer 2023 updates" w:date="2024-07-31T13:42:00Z">
            <w:rPr>
              <w:color w:val="000000" w:themeColor="text1"/>
            </w:rPr>
          </w:rPrChange>
        </w:rPr>
        <w:fldChar w:fldCharType="end"/>
      </w:r>
      <w:r w:rsidRPr="00424939">
        <w:rPr>
          <w:rPrChange w:id="13685" w:author="Summer 2023 updates" w:date="2024-07-31T13:42:00Z">
            <w:rPr>
              <w:color w:val="000000" w:themeColor="text1"/>
            </w:rPr>
          </w:rPrChange>
        </w:rPr>
        <w:t xml:space="preserve"> in music consists of six course credits. At least four of these credits must be MU courses. MUA credits (lessons and ensembles) must be taken as the Applied Music</w:t>
      </w:r>
      <w:r w:rsidR="00B8454E" w:rsidRPr="00424939">
        <w:rPr>
          <w:rPrChange w:id="13686" w:author="Summer 2023 updates" w:date="2024-07-31T13:42:00Z">
            <w:rPr>
              <w:color w:val="000000" w:themeColor="text1"/>
            </w:rPr>
          </w:rPrChange>
        </w:rPr>
        <w:fldChar w:fldCharType="begin"/>
      </w:r>
      <w:r w:rsidR="00B8454E" w:rsidRPr="00424939">
        <w:rPr>
          <w:rPrChange w:id="13687" w:author="Summer 2023 updates" w:date="2024-07-31T13:42:00Z">
            <w:rPr>
              <w:color w:val="000000" w:themeColor="text1"/>
            </w:rPr>
          </w:rPrChange>
        </w:rPr>
        <w:instrText xml:space="preserve"> XE "Music" </w:instrText>
      </w:r>
      <w:r w:rsidR="00B8454E" w:rsidRPr="00424939">
        <w:rPr>
          <w:rPrChange w:id="13688" w:author="Summer 2023 updates" w:date="2024-07-31T13:42:00Z">
            <w:rPr>
              <w:color w:val="000000" w:themeColor="text1"/>
            </w:rPr>
          </w:rPrChange>
        </w:rPr>
        <w:fldChar w:fldCharType="end"/>
      </w:r>
      <w:r w:rsidRPr="00424939">
        <w:rPr>
          <w:rPrChange w:id="13689" w:author="Summer 2023 updates" w:date="2024-07-31T13:42:00Z">
            <w:rPr>
              <w:color w:val="000000" w:themeColor="text1"/>
            </w:rPr>
          </w:rPrChange>
        </w:rPr>
        <w:t xml:space="preserve"> Course if they are to apply to the music </w:t>
      </w:r>
      <w:r w:rsidRPr="000D0890">
        <w:rPr>
          <w:rPrChange w:id="13690" w:author="Summer 2023 updates" w:date="2024-07-31T13:42:00Z">
            <w:rPr>
              <w:color w:val="000000" w:themeColor="text1"/>
            </w:rPr>
          </w:rPrChange>
        </w:rPr>
        <w:t xml:space="preserve">minor. (See p. </w:t>
      </w:r>
      <w:r w:rsidR="00CD1A19" w:rsidRPr="000D0890">
        <w:rPr>
          <w:rPrChange w:id="13691" w:author="Summer 2023 updates" w:date="2024-07-31T13:42:00Z">
            <w:rPr>
              <w:color w:val="000000" w:themeColor="text1"/>
            </w:rPr>
          </w:rPrChange>
        </w:rPr>
        <w:fldChar w:fldCharType="begin"/>
      </w:r>
      <w:r w:rsidR="00CD1A19" w:rsidRPr="000D0890">
        <w:instrText xml:space="preserve"> PAGEREF AppliedMusicClasses \h </w:instrText>
      </w:r>
      <w:r w:rsidR="00CD1A19" w:rsidRPr="000D0890">
        <w:rPr>
          <w:rPrChange w:id="13692" w:author="Summer 2023 updates" w:date="2024-07-31T13:42:00Z">
            <w:rPr>
              <w:color w:val="000000" w:themeColor="text1"/>
            </w:rPr>
          </w:rPrChange>
        </w:rPr>
        <w:fldChar w:fldCharType="separate"/>
      </w:r>
      <w:r w:rsidR="00A74DA0">
        <w:rPr>
          <w:noProof/>
        </w:rPr>
        <w:t>168</w:t>
      </w:r>
      <w:r w:rsidR="00CD1A19" w:rsidRPr="000D0890">
        <w:rPr>
          <w:rPrChange w:id="13693" w:author="Summer 2023 updates" w:date="2024-07-31T13:42:00Z">
            <w:rPr>
              <w:color w:val="000000" w:themeColor="text1"/>
            </w:rPr>
          </w:rPrChange>
        </w:rPr>
        <w:fldChar w:fldCharType="end"/>
      </w:r>
      <w:r w:rsidRPr="000D0890">
        <w:rPr>
          <w:rPrChange w:id="13694" w:author="Summer 2023 updates" w:date="2024-07-31T13:42:00Z">
            <w:rPr>
              <w:color w:val="000000" w:themeColor="text1"/>
            </w:rPr>
          </w:rPrChange>
        </w:rPr>
        <w:t>) Indi</w:t>
      </w:r>
      <w:r w:rsidRPr="00424939">
        <w:rPr>
          <w:rPrChange w:id="13695" w:author="Summer 2023 updates" w:date="2024-07-31T13:42:00Z">
            <w:rPr>
              <w:color w:val="000000" w:themeColor="text1"/>
            </w:rPr>
          </w:rPrChange>
        </w:rPr>
        <w:t xml:space="preserve">vidual partial credit courses may not accumulate toward credit for a minor in music. </w:t>
      </w:r>
    </w:p>
    <w:p w14:paraId="78DD269A" w14:textId="77777777" w:rsidR="0043210A" w:rsidRPr="00424939" w:rsidRDefault="0043210A" w:rsidP="000C027B">
      <w:pPr>
        <w:spacing w:before="120" w:after="0"/>
        <w:rPr>
          <w:rFonts w:cs="Times New Roman"/>
          <w:b/>
          <w:color w:val="000000" w:themeColor="text1"/>
        </w:rPr>
        <w:pPrChange w:id="13696" w:author="Summer 2023 updates" w:date="2024-07-31T13:42:00Z">
          <w:pPr>
            <w:spacing w:after="0"/>
          </w:pPr>
        </w:pPrChange>
      </w:pPr>
      <w:r w:rsidRPr="00424939">
        <w:rPr>
          <w:rFonts w:cs="Times New Roman"/>
          <w:b/>
          <w:color w:val="000000" w:themeColor="text1"/>
        </w:rPr>
        <w:t>Departmental Notes</w:t>
      </w:r>
    </w:p>
    <w:p w14:paraId="571ECC7E" w14:textId="068B4381" w:rsidR="0043210A" w:rsidRPr="00424939" w:rsidRDefault="0043210A" w:rsidP="00E500FB">
      <w:pPr>
        <w:widowControl w:val="0"/>
        <w:numPr>
          <w:ilvl w:val="0"/>
          <w:numId w:val="70"/>
        </w:numPr>
        <w:tabs>
          <w:tab w:val="clear" w:pos="108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Private music lessons are </w:t>
      </w:r>
      <w:r w:rsidRPr="000D0890">
        <w:rPr>
          <w:rFonts w:cs="Times New Roman"/>
          <w:color w:val="000000" w:themeColor="text1"/>
        </w:rPr>
        <w:t xml:space="preserve">available for credit only. Declared music majors who have achieved junior status (see p. </w:t>
      </w:r>
      <w:r w:rsidR="00CD1A19" w:rsidRPr="000D0890">
        <w:rPr>
          <w:rFonts w:cs="Times New Roman"/>
          <w:color w:val="000000" w:themeColor="text1"/>
        </w:rPr>
        <w:fldChar w:fldCharType="begin"/>
      </w:r>
      <w:r w:rsidR="00CD1A19" w:rsidRPr="000D0890">
        <w:rPr>
          <w:rFonts w:cs="Times New Roman"/>
          <w:color w:val="000000" w:themeColor="text1"/>
        </w:rPr>
        <w:instrText xml:space="preserve"> PAGEREF _Ref14177558 \h </w:instrText>
      </w:r>
      <w:r w:rsidR="00CD1A19" w:rsidRPr="000D0890">
        <w:rPr>
          <w:rFonts w:cs="Times New Roman"/>
          <w:color w:val="000000" w:themeColor="text1"/>
        </w:rPr>
      </w:r>
      <w:r w:rsidR="00CD1A19" w:rsidRPr="000D0890">
        <w:rPr>
          <w:rFonts w:cs="Times New Roman"/>
          <w:color w:val="000000" w:themeColor="text1"/>
        </w:rPr>
        <w:fldChar w:fldCharType="separate"/>
      </w:r>
      <w:r w:rsidR="00A74DA0">
        <w:rPr>
          <w:rFonts w:cs="Times New Roman"/>
          <w:noProof/>
          <w:color w:val="000000" w:themeColor="text1"/>
        </w:rPr>
        <w:t>54</w:t>
      </w:r>
      <w:r w:rsidR="00CD1A19" w:rsidRPr="000D0890">
        <w:rPr>
          <w:rFonts w:cs="Times New Roman"/>
          <w:color w:val="000000" w:themeColor="text1"/>
        </w:rPr>
        <w:fldChar w:fldCharType="end"/>
      </w:r>
      <w:r w:rsidRPr="000D0890">
        <w:rPr>
          <w:rFonts w:cs="Times New Roman"/>
          <w:color w:val="000000" w:themeColor="text1"/>
        </w:rPr>
        <w:t xml:space="preserve">) and who perform in a major ensemble are not charged for lessons. Other Coe students are charged by term according to the total registered lesson credit (see p. </w:t>
      </w:r>
      <w:del w:id="13697" w:author="Summer 2023 updates" w:date="2024-07-31T13:42:00Z">
        <w:r w:rsidRPr="000D0890">
          <w:rPr>
            <w:rFonts w:cs="Times New Roman"/>
            <w:color w:val="000000" w:themeColor="text1"/>
          </w:rPr>
          <w:delText>208).</w:delText>
        </w:r>
      </w:del>
      <w:ins w:id="13698" w:author="Summer 2023 updates" w:date="2024-07-31T13:42:00Z">
        <w:r w:rsidR="00E957E2">
          <w:rPr>
            <w:rFonts w:cs="Times New Roman"/>
            <w:color w:val="000000" w:themeColor="text1"/>
          </w:rPr>
          <w:fldChar w:fldCharType="begin"/>
        </w:r>
        <w:r w:rsidR="00E957E2">
          <w:rPr>
            <w:rFonts w:cs="Times New Roman"/>
            <w:color w:val="000000" w:themeColor="text1"/>
          </w:rPr>
          <w:instrText xml:space="preserve"> PAGEREF FinancialInformation \h </w:instrText>
        </w:r>
        <w:r w:rsidR="00E957E2">
          <w:rPr>
            <w:rFonts w:cs="Times New Roman"/>
            <w:color w:val="000000" w:themeColor="text1"/>
          </w:rPr>
        </w:r>
        <w:r w:rsidR="00E957E2">
          <w:rPr>
            <w:rFonts w:cs="Times New Roman"/>
            <w:color w:val="000000" w:themeColor="text1"/>
          </w:rPr>
          <w:fldChar w:fldCharType="separate"/>
        </w:r>
        <w:r w:rsidR="00A74DA0">
          <w:rPr>
            <w:rFonts w:cs="Times New Roman"/>
            <w:noProof/>
            <w:color w:val="000000" w:themeColor="text1"/>
          </w:rPr>
          <w:t>233</w:t>
        </w:r>
        <w:r w:rsidR="00E957E2">
          <w:rPr>
            <w:rFonts w:cs="Times New Roman"/>
            <w:color w:val="000000" w:themeColor="text1"/>
          </w:rPr>
          <w:fldChar w:fldCharType="end"/>
        </w:r>
        <w:r w:rsidRPr="000D0890">
          <w:rPr>
            <w:rFonts w:cs="Times New Roman"/>
            <w:color w:val="000000" w:themeColor="text1"/>
          </w:rPr>
          <w:t>).</w:t>
        </w:r>
      </w:ins>
      <w:r w:rsidRPr="000D0890">
        <w:rPr>
          <w:rFonts w:cs="Times New Roman"/>
          <w:color w:val="000000" w:themeColor="text1"/>
        </w:rPr>
        <w:t xml:space="preserve"> Students who have not attended three lessons by the end of the third week of classes are dropped from music lessons</w:t>
      </w:r>
      <w:r w:rsidRPr="00424939">
        <w:rPr>
          <w:rFonts w:cs="Times New Roman"/>
          <w:color w:val="000000" w:themeColor="text1"/>
        </w:rPr>
        <w:t xml:space="preserve"> and may be reinstated only by petition. After the third week of lessons, students will be charged for the full ter</w:t>
      </w:r>
      <w:r w:rsidR="00F939E0">
        <w:rPr>
          <w:rFonts w:cs="Times New Roman"/>
          <w:color w:val="000000" w:themeColor="text1"/>
        </w:rPr>
        <w:t>m, even if they choose to drop.</w:t>
      </w:r>
    </w:p>
    <w:p w14:paraId="5397E300" w14:textId="60D79C86" w:rsidR="0043210A" w:rsidRPr="00424939" w:rsidRDefault="0043210A" w:rsidP="00E500FB">
      <w:pPr>
        <w:widowControl w:val="0"/>
        <w:numPr>
          <w:ilvl w:val="0"/>
          <w:numId w:val="70"/>
        </w:numPr>
        <w:tabs>
          <w:tab w:val="clear" w:pos="1080"/>
          <w:tab w:val="num" w:pos="360"/>
        </w:tabs>
        <w:adjustRightInd w:val="0"/>
        <w:spacing w:after="120"/>
        <w:ind w:left="360"/>
        <w:textAlignment w:val="baseline"/>
        <w:rPr>
          <w:rFonts w:cs="Times New Roman"/>
          <w:color w:val="000000" w:themeColor="text1"/>
        </w:rPr>
      </w:pPr>
      <w:r w:rsidRPr="00424939">
        <w:rPr>
          <w:rFonts w:cs="Times New Roman"/>
          <w:color w:val="000000" w:themeColor="text1"/>
        </w:rPr>
        <w:t>Attendance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Style w:val="Strong"/>
          <w:rFonts w:ascii="Garamond" w:hAnsi="Garamond"/>
          <w:smallCaps w:val="0"/>
          <w:color w:val="000000" w:themeColor="text1"/>
        </w:rPr>
        <w:instrText>Attendance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at the numerous musical events on campus throughout the year is an essential part of the student’s musical training. Students taking lessons for 0.6 credit must attend a specific number of these events each term </w:t>
      </w:r>
      <w:r w:rsidRPr="00424939">
        <w:rPr>
          <w:rFonts w:cs="Times New Roman"/>
          <w:b/>
          <w:color w:val="000000" w:themeColor="text1"/>
        </w:rPr>
        <w:t>and</w:t>
      </w:r>
      <w:r w:rsidRPr="00424939">
        <w:rPr>
          <w:rFonts w:cs="Times New Roman"/>
          <w:color w:val="000000" w:themeColor="text1"/>
        </w:rPr>
        <w:t xml:space="preserve"> the weekly Recital Hour. They must also perform in Recital Hour once each term, except for the first t</w:t>
      </w:r>
      <w:r w:rsidR="00F939E0">
        <w:rPr>
          <w:rFonts w:cs="Times New Roman"/>
          <w:color w:val="000000" w:themeColor="text1"/>
        </w:rPr>
        <w:t>erm of the first year of study.</w:t>
      </w:r>
    </w:p>
    <w:p w14:paraId="29303B10" w14:textId="77777777" w:rsidR="00C67E4B" w:rsidRDefault="00C67E4B" w:rsidP="0043210A">
      <w:pPr>
        <w:spacing w:after="0"/>
        <w:rPr>
          <w:rFonts w:cs="Times New Roman"/>
          <w:b/>
          <w:smallCaps/>
          <w:color w:val="000000" w:themeColor="text1"/>
        </w:rPr>
      </w:pPr>
    </w:p>
    <w:p w14:paraId="04EC600E" w14:textId="6C197F29" w:rsidR="0043210A" w:rsidRPr="00424939" w:rsidRDefault="0043210A" w:rsidP="000C027B">
      <w:pPr>
        <w:spacing w:before="120" w:after="0"/>
        <w:rPr>
          <w:rFonts w:cs="Times New Roman"/>
          <w:b/>
          <w:smallCaps/>
          <w:color w:val="000000" w:themeColor="text1"/>
        </w:rPr>
        <w:pPrChange w:id="13699" w:author="Summer 2023 updates" w:date="2024-07-31T13:42:00Z">
          <w:pPr>
            <w:spacing w:after="0"/>
          </w:pPr>
        </w:pPrChange>
      </w:pPr>
      <w:r w:rsidRPr="00424939">
        <w:rPr>
          <w:rFonts w:cs="Times New Roman"/>
          <w:b/>
          <w:smallCaps/>
          <w:color w:val="000000" w:themeColor="text1"/>
        </w:rPr>
        <w:t>applied music</w:t>
      </w:r>
    </w:p>
    <w:p w14:paraId="7B2D9F85" w14:textId="70AE0FC3" w:rsidR="0043210A" w:rsidRPr="00424939" w:rsidRDefault="0043210A" w:rsidP="000C027B">
      <w:pPr>
        <w:spacing w:before="120" w:after="0"/>
        <w:rPr>
          <w:rFonts w:cs="Times New Roman"/>
          <w:b/>
          <w:color w:val="000000" w:themeColor="text1"/>
        </w:rPr>
        <w:pPrChange w:id="13700" w:author="Summer 2023 updates" w:date="2024-07-31T13:42:00Z">
          <w:pPr>
            <w:spacing w:after="0"/>
          </w:pPr>
        </w:pPrChange>
      </w:pPr>
      <w:r w:rsidRPr="00424939">
        <w:rPr>
          <w:rFonts w:cs="Times New Roman"/>
          <w:b/>
          <w:color w:val="000000" w:themeColor="text1"/>
        </w:rPr>
        <w:t>The Applied 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Course</w:t>
      </w:r>
    </w:p>
    <w:p w14:paraId="204DB87D" w14:textId="77777777" w:rsidR="0043210A" w:rsidRPr="00424939" w:rsidRDefault="0043210A" w:rsidP="000C027B">
      <w:pPr>
        <w:rPr>
          <w:rPrChange w:id="13701" w:author="Summer 2023 updates" w:date="2024-07-31T13:42:00Z">
            <w:rPr>
              <w:color w:val="000000" w:themeColor="text1"/>
            </w:rPr>
          </w:rPrChange>
        </w:rPr>
      </w:pPr>
      <w:r w:rsidRPr="00424939">
        <w:rPr>
          <w:rPrChange w:id="13702" w:author="Summer 2023 updates" w:date="2024-07-31T13:42:00Z">
            <w:rPr>
              <w:color w:val="000000" w:themeColor="text1"/>
            </w:rPr>
          </w:rPrChange>
        </w:rPr>
        <w:t xml:space="preserve">Intensive studies in performance and repertoire through lessons, ensembles, pedagogy, and techniques. The applied music course requirements are: </w:t>
      </w:r>
    </w:p>
    <w:p w14:paraId="60AB60F6" w14:textId="27A94E8F" w:rsidR="0043210A" w:rsidRPr="00424939" w:rsidRDefault="0043210A" w:rsidP="00E500FB">
      <w:pPr>
        <w:widowControl w:val="0"/>
        <w:numPr>
          <w:ilvl w:val="0"/>
          <w:numId w:val="24"/>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 xml:space="preserve">An hour lesson each week, as specified in the </w:t>
      </w:r>
      <w:r w:rsidRPr="00424939">
        <w:rPr>
          <w:rFonts w:cs="Times New Roman"/>
          <w:i/>
          <w:color w:val="000000" w:themeColor="text1"/>
        </w:rPr>
        <w:t>Coe College 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/Student Handbook</w:t>
      </w:r>
      <w:r w:rsidRPr="00424939">
        <w:rPr>
          <w:rFonts w:cs="Times New Roman"/>
          <w:color w:val="000000" w:themeColor="text1"/>
        </w:rPr>
        <w:t xml:space="preserve"> for each major, along with participation and attendance</w:t>
      </w:r>
      <w:r w:rsidR="00B76E1A" w:rsidRPr="00424939">
        <w:rPr>
          <w:rFonts w:cs="Times New Roman"/>
          <w:color w:val="000000" w:themeColor="text1"/>
        </w:rPr>
        <w:fldChar w:fldCharType="begin"/>
      </w:r>
      <w:r w:rsidR="00B76E1A" w:rsidRPr="00424939">
        <w:rPr>
          <w:color w:val="000000" w:themeColor="text1"/>
        </w:rPr>
        <w:instrText xml:space="preserve"> XE "</w:instrText>
      </w:r>
      <w:del w:id="13703" w:author="Summer 2023 updates" w:date="2024-07-31T13:42:00Z">
        <w:r w:rsidR="00B76E1A" w:rsidRPr="00424939">
          <w:rPr>
            <w:rStyle w:val="Strong"/>
            <w:rFonts w:ascii="Garamond" w:hAnsi="Garamond"/>
            <w:color w:val="000000" w:themeColor="text1"/>
          </w:rPr>
          <w:delInstrText>attendance</w:delInstrText>
        </w:r>
      </w:del>
      <w:ins w:id="13704"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at the weekly Recital Hour and concerts as described above in </w:t>
      </w:r>
      <w:r w:rsidRPr="00424939">
        <w:rPr>
          <w:rFonts w:cs="Times New Roman"/>
          <w:i/>
          <w:color w:val="000000" w:themeColor="text1"/>
        </w:rPr>
        <w:t>Departmental Notes</w:t>
      </w:r>
      <w:r w:rsidR="00F939E0">
        <w:rPr>
          <w:rFonts w:cs="Times New Roman"/>
          <w:color w:val="000000" w:themeColor="text1"/>
        </w:rPr>
        <w:t>. (0.6 course credit)</w:t>
      </w:r>
    </w:p>
    <w:p w14:paraId="29B39722" w14:textId="25377B40" w:rsidR="0043210A" w:rsidRPr="00424939" w:rsidRDefault="0043210A" w:rsidP="00E500FB">
      <w:pPr>
        <w:widowControl w:val="0"/>
        <w:numPr>
          <w:ilvl w:val="0"/>
          <w:numId w:val="24"/>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 xml:space="preserve">Participation in one of the following ensembles, as assigned by audition: Concert Band, Concert Choir, Orchestra, </w:t>
      </w:r>
      <w:del w:id="13705" w:author="Summer 2023 updates" w:date="2024-07-31T13:42:00Z">
        <w:r w:rsidRPr="00424939">
          <w:rPr>
            <w:rFonts w:cs="Times New Roman"/>
            <w:color w:val="000000" w:themeColor="text1"/>
          </w:rPr>
          <w:delText>Chorale</w:delText>
        </w:r>
      </w:del>
      <w:ins w:id="13706" w:author="Summer 2023 updates" w:date="2024-07-31T13:42:00Z">
        <w:r w:rsidR="00C22B07">
          <w:rPr>
            <w:rFonts w:cs="Times New Roman"/>
            <w:color w:val="000000" w:themeColor="text1"/>
          </w:rPr>
          <w:t>Crimson Singers, Jazz Band</w:t>
        </w:r>
      </w:ins>
      <w:r w:rsidRPr="00424939">
        <w:rPr>
          <w:rFonts w:cs="Times New Roman"/>
          <w:color w:val="000000" w:themeColor="text1"/>
        </w:rPr>
        <w:t>.</w:t>
      </w:r>
    </w:p>
    <w:p w14:paraId="69B9BE0E" w14:textId="7D42FCDF" w:rsidR="0043210A" w:rsidRPr="00424939" w:rsidRDefault="0043210A" w:rsidP="00E500FB">
      <w:pPr>
        <w:widowControl w:val="0"/>
        <w:numPr>
          <w:ilvl w:val="0"/>
          <w:numId w:val="24"/>
        </w:numPr>
        <w:tabs>
          <w:tab w:val="clear" w:pos="720"/>
          <w:tab w:val="num" w:pos="1080"/>
        </w:tabs>
        <w:adjustRightInd w:val="0"/>
        <w:spacing w:after="0"/>
        <w:ind w:left="360" w:hanging="360"/>
        <w:textAlignment w:val="baseline"/>
        <w:rPr>
          <w:rFonts w:cs="Times New Roman"/>
          <w:color w:val="000000" w:themeColor="text1"/>
        </w:rPr>
      </w:pPr>
      <w:r w:rsidRPr="00424939">
        <w:rPr>
          <w:rFonts w:cs="Times New Roman"/>
          <w:color w:val="000000" w:themeColor="text1"/>
        </w:rPr>
        <w:t xml:space="preserve">Additional ensembles, lessons, or courses in pedagogy, techniques, and literature (0.1-0.6 course credit) that are required for any of the areas of study that lead to one of the music degrees. The </w:t>
      </w:r>
      <w:r w:rsidRPr="00424939">
        <w:rPr>
          <w:rFonts w:cs="Times New Roman"/>
          <w:i/>
          <w:color w:val="000000" w:themeColor="text1"/>
        </w:rPr>
        <w:t>Coe College</w:t>
      </w:r>
      <w:r w:rsidRPr="00424939">
        <w:rPr>
          <w:rFonts w:cs="Times New Roman"/>
          <w:color w:val="000000" w:themeColor="text1"/>
        </w:rPr>
        <w:t xml:space="preserve"> </w:t>
      </w:r>
      <w:r w:rsidRPr="00424939">
        <w:rPr>
          <w:rFonts w:cs="Times New Roman"/>
          <w:i/>
          <w:color w:val="000000" w:themeColor="text1"/>
        </w:rPr>
        <w:t>Music</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Department Faculty</w:t>
      </w:r>
      <w:r w:rsidR="002E2CCC" w:rsidRPr="00424939">
        <w:rPr>
          <w:rFonts w:cs="Times New Roman"/>
          <w:i/>
          <w:color w:val="000000" w:themeColor="text1"/>
        </w:rPr>
        <w:fldChar w:fldCharType="begin"/>
      </w:r>
      <w:r w:rsidR="002E2CCC" w:rsidRPr="00424939">
        <w:rPr>
          <w:color w:val="000000" w:themeColor="text1"/>
        </w:rPr>
        <w:instrText xml:space="preserve"> XE "Faculty" </w:instrText>
      </w:r>
      <w:r w:rsidR="002E2CCC" w:rsidRPr="00424939">
        <w:rPr>
          <w:rFonts w:cs="Times New Roman"/>
          <w:i/>
          <w:color w:val="000000" w:themeColor="text1"/>
        </w:rPr>
        <w:fldChar w:fldCharType="end"/>
      </w:r>
      <w:r w:rsidRPr="00424939">
        <w:rPr>
          <w:rFonts w:cs="Times New Roman"/>
          <w:i/>
          <w:color w:val="000000" w:themeColor="text1"/>
        </w:rPr>
        <w:t xml:space="preserve">/Student Handbook </w:t>
      </w:r>
      <w:r w:rsidRPr="00424939">
        <w:rPr>
          <w:rFonts w:cs="Times New Roman"/>
          <w:color w:val="000000" w:themeColor="text1"/>
        </w:rPr>
        <w:t>(see above)</w:t>
      </w:r>
      <w:r w:rsidRPr="00424939">
        <w:rPr>
          <w:rFonts w:cs="Times New Roman"/>
          <w:i/>
          <w:color w:val="000000" w:themeColor="text1"/>
        </w:rPr>
        <w:t xml:space="preserve"> </w:t>
      </w:r>
      <w:r w:rsidRPr="00424939">
        <w:rPr>
          <w:rFonts w:cs="Times New Roman"/>
          <w:color w:val="000000" w:themeColor="text1"/>
        </w:rPr>
        <w:t>contains descriptions and additional information abo</w:t>
      </w:r>
      <w:r w:rsidR="00F939E0">
        <w:rPr>
          <w:rFonts w:cs="Times New Roman"/>
          <w:color w:val="000000" w:themeColor="text1"/>
        </w:rPr>
        <w:t>ut these ensembles and courses.</w:t>
      </w:r>
    </w:p>
    <w:p w14:paraId="0248CB30" w14:textId="63B82C8A" w:rsidR="005475A9" w:rsidRPr="00424939" w:rsidRDefault="0043210A" w:rsidP="0043210A">
      <w:pPr>
        <w:spacing w:after="120"/>
        <w:ind w:left="360"/>
        <w:rPr>
          <w:rFonts w:cs="Times New Roman"/>
          <w:color w:val="000000" w:themeColor="text1"/>
        </w:rPr>
      </w:pPr>
      <w:r w:rsidRPr="00424939">
        <w:rPr>
          <w:rFonts w:cs="Times New Roman"/>
          <w:color w:val="000000" w:themeColor="text1"/>
          <w:u w:val="single"/>
        </w:rPr>
        <w:t>Prerequisite</w:t>
      </w:r>
      <w:r w:rsidRPr="00424939">
        <w:rPr>
          <w:rFonts w:cs="Times New Roman"/>
          <w:color w:val="000000" w:themeColor="text1"/>
        </w:rPr>
        <w:t>: an audition; consent of department chair</w:t>
      </w:r>
      <w:r w:rsidR="00F939E0">
        <w:rPr>
          <w:rFonts w:cs="Times New Roman"/>
          <w:color w:val="000000" w:themeColor="text1"/>
        </w:rPr>
        <w:t>.</w:t>
      </w:r>
    </w:p>
    <w:p w14:paraId="0F36FAB3" w14:textId="77777777" w:rsidR="004274B3" w:rsidRPr="00424939" w:rsidRDefault="004274B3" w:rsidP="00DB5E9E">
      <w:pPr>
        <w:spacing w:after="0"/>
        <w:rPr>
          <w:rFonts w:cs="Times New Roman"/>
          <w:b/>
          <w:i/>
          <w:smallCaps/>
          <w:color w:val="000000" w:themeColor="text1"/>
        </w:rPr>
      </w:pPr>
    </w:p>
    <w:p w14:paraId="5C7FFBAC" w14:textId="77777777" w:rsidR="005475A9" w:rsidRPr="00424939" w:rsidRDefault="005475A9" w:rsidP="00DB5E9E">
      <w:pPr>
        <w:spacing w:after="0"/>
        <w:rPr>
          <w:del w:id="13707" w:author="Summer 2023 updates" w:date="2024-07-31T13:42:00Z"/>
          <w:rFonts w:cs="Times New Roman"/>
          <w:b/>
          <w:i/>
          <w:smallCaps/>
          <w:color w:val="000000" w:themeColor="text1"/>
        </w:rPr>
      </w:pPr>
      <w:bookmarkStart w:id="13708" w:name="AppliedMusicClasses"/>
      <w:del w:id="13709" w:author="Summer 2023 updates" w:date="2024-07-31T13:42:00Z">
        <w:r w:rsidRPr="00424939">
          <w:rPr>
            <w:rFonts w:cs="Times New Roman"/>
            <w:b/>
            <w:i/>
            <w:smallCaps/>
            <w:color w:val="000000" w:themeColor="text1"/>
          </w:rPr>
          <w:delText>applied music classes</w:delText>
        </w:r>
      </w:del>
    </w:p>
    <w:p w14:paraId="4A985567" w14:textId="15875C00" w:rsidR="005475A9" w:rsidRPr="00424939" w:rsidRDefault="00497D65" w:rsidP="000C027B">
      <w:pPr>
        <w:spacing w:before="120" w:after="0"/>
        <w:rPr>
          <w:ins w:id="13710" w:author="Summer 2023 updates" w:date="2024-07-31T13:42:00Z"/>
          <w:rFonts w:cs="Times New Roman"/>
          <w:b/>
          <w:i/>
          <w:smallCaps/>
          <w:color w:val="000000" w:themeColor="text1"/>
        </w:rPr>
      </w:pPr>
      <w:ins w:id="13711" w:author="Summer 2023 updates" w:date="2024-07-31T13:42:00Z">
        <w:r>
          <w:rPr>
            <w:rFonts w:cs="Times New Roman"/>
            <w:b/>
            <w:i/>
            <w:smallCaps/>
            <w:color w:val="000000" w:themeColor="text1"/>
          </w:rPr>
          <w:t>A</w:t>
        </w:r>
        <w:r w:rsidR="005475A9" w:rsidRPr="00424939">
          <w:rPr>
            <w:rFonts w:cs="Times New Roman"/>
            <w:b/>
            <w:i/>
            <w:smallCaps/>
            <w:color w:val="000000" w:themeColor="text1"/>
          </w:rPr>
          <w:t xml:space="preserve">pplied </w:t>
        </w:r>
        <w:r>
          <w:rPr>
            <w:rFonts w:cs="Times New Roman"/>
            <w:b/>
            <w:i/>
            <w:smallCaps/>
            <w:color w:val="000000" w:themeColor="text1"/>
          </w:rPr>
          <w:t>M</w:t>
        </w:r>
        <w:r w:rsidR="005475A9" w:rsidRPr="00424939">
          <w:rPr>
            <w:rFonts w:cs="Times New Roman"/>
            <w:b/>
            <w:i/>
            <w:smallCaps/>
            <w:color w:val="000000" w:themeColor="text1"/>
          </w:rPr>
          <w:t xml:space="preserve">usic </w:t>
        </w:r>
        <w:r>
          <w:rPr>
            <w:rFonts w:cs="Times New Roman"/>
            <w:b/>
            <w:i/>
            <w:smallCaps/>
            <w:color w:val="000000" w:themeColor="text1"/>
          </w:rPr>
          <w:t>C</w:t>
        </w:r>
        <w:r w:rsidR="005475A9" w:rsidRPr="00424939">
          <w:rPr>
            <w:rFonts w:cs="Times New Roman"/>
            <w:b/>
            <w:i/>
            <w:smallCaps/>
            <w:color w:val="000000" w:themeColor="text1"/>
          </w:rPr>
          <w:t>lasses</w:t>
        </w:r>
      </w:ins>
    </w:p>
    <w:bookmarkEnd w:id="13708"/>
    <w:p w14:paraId="0F81F280" w14:textId="77777777" w:rsidR="0081224D" w:rsidRPr="00424939" w:rsidRDefault="00EB3EE5" w:rsidP="000C027B">
      <w:r w:rsidRPr="00424939">
        <w:t xml:space="preserve">Artist teachers in violin, viola, cello, string and electric bass, piano, piano accompanying*, harpsichord*, organ*, flute, oboe, clarinet, saxophone, bassoon, trumpet, horn, trombone, low brass, percussion, guitar, harp, composition*, and voice are available to all students who wish to study applied music. </w:t>
      </w:r>
    </w:p>
    <w:p w14:paraId="4977A4B8" w14:textId="3FFE07E7" w:rsidR="00EB3EE5" w:rsidRPr="00424939" w:rsidRDefault="00EB3EE5" w:rsidP="00EB3EE5">
      <w:pPr>
        <w:rPr>
          <w:rFonts w:cs="Times New Roman"/>
          <w:color w:val="000000" w:themeColor="text1"/>
        </w:rPr>
      </w:pPr>
      <w:r w:rsidRPr="00424939">
        <w:rPr>
          <w:rFonts w:cs="Times New Roman"/>
          <w:color w:val="000000" w:themeColor="text1"/>
        </w:rPr>
        <w:t>*</w:t>
      </w:r>
      <w:r w:rsidRPr="00424939">
        <w:rPr>
          <w:rFonts w:cs="Times New Roman"/>
          <w:color w:val="000000" w:themeColor="text1"/>
          <w:u w:val="single"/>
        </w:rPr>
        <w:t>Prerequisite</w:t>
      </w:r>
      <w:r w:rsidRPr="00424939">
        <w:rPr>
          <w:rFonts w:cs="Times New Roman"/>
          <w:color w:val="000000" w:themeColor="text1"/>
        </w:rPr>
        <w:t xml:space="preserve">: proficiency in piano and consent of instructor. </w:t>
      </w:r>
    </w:p>
    <w:p w14:paraId="0DF70F26" w14:textId="189AB313" w:rsidR="00EB3EE5" w:rsidRPr="00424939" w:rsidRDefault="00EB3EE5" w:rsidP="000C027B">
      <w:r w:rsidRPr="00424939">
        <w:t>Composition</w:t>
      </w:r>
      <w:r w:rsidR="00B8454E" w:rsidRPr="00424939">
        <w:fldChar w:fldCharType="begin"/>
      </w:r>
      <w:r w:rsidR="00B8454E" w:rsidRPr="00424939">
        <w:instrText xml:space="preserve"> XE "Composition" </w:instrText>
      </w:r>
      <w:r w:rsidR="00B8454E" w:rsidRPr="00424939">
        <w:fldChar w:fldCharType="end"/>
      </w:r>
      <w:r w:rsidRPr="00424939">
        <w:t xml:space="preserve"> lessons and classes in keyboard, brass, woodwind, and string literature are also available. Credit for applied music study is granted after the student has satisfactorily passed an examination by a faculty committee (jury exam) at the close of each term. </w:t>
      </w:r>
      <w:del w:id="13712" w:author="Summer 2023 updates" w:date="2024-07-31T13:42:00Z">
        <w:r w:rsidRPr="00424939">
          <w:delText>Two hours daily</w:delText>
        </w:r>
      </w:del>
      <w:ins w:id="13713" w:author="Summer 2023 updates" w:date="2024-07-31T13:42:00Z">
        <w:r w:rsidR="00C22B07">
          <w:t>D</w:t>
        </w:r>
        <w:r w:rsidRPr="00424939">
          <w:t>aily</w:t>
        </w:r>
      </w:ins>
      <w:r w:rsidRPr="00424939">
        <w:t xml:space="preserve"> practice </w:t>
      </w:r>
      <w:del w:id="13714" w:author="Summer 2023 updates" w:date="2024-07-31T13:42:00Z">
        <w:r w:rsidRPr="00424939">
          <w:delText>per weekly hour lesson are</w:delText>
        </w:r>
      </w:del>
      <w:ins w:id="13715" w:author="Summer 2023 updates" w:date="2024-07-31T13:42:00Z">
        <w:r w:rsidR="00C22B07">
          <w:t>is</w:t>
        </w:r>
      </w:ins>
      <w:r w:rsidRPr="00424939">
        <w:t xml:space="preserve"> expected of all students taking applied music. </w:t>
      </w:r>
    </w:p>
    <w:p w14:paraId="1D607731" w14:textId="2DBA9AEC" w:rsidR="005475A9" w:rsidRPr="00424939" w:rsidRDefault="005475A9" w:rsidP="00DB5E9E">
      <w:pPr>
        <w:rPr>
          <w:rFonts w:cs="Times New Roman"/>
          <w:color w:val="000000" w:themeColor="text1"/>
        </w:rPr>
      </w:pPr>
    </w:p>
    <w:p w14:paraId="6A23612E" w14:textId="29B4A1BF" w:rsidR="00F27F07" w:rsidRDefault="00F27F07" w:rsidP="00DB5E9E">
      <w:pPr>
        <w:spacing w:after="0"/>
        <w:rPr>
          <w:rFonts w:cs="Times New Roman"/>
          <w:b/>
          <w:i/>
          <w:smallCaps/>
          <w:color w:val="000000" w:themeColor="text1"/>
        </w:rPr>
      </w:pPr>
    </w:p>
    <w:p w14:paraId="11ADE9F1" w14:textId="77777777" w:rsidR="00DF5F87" w:rsidRPr="00424939" w:rsidRDefault="00DF5F87" w:rsidP="00DB5E9E">
      <w:pPr>
        <w:spacing w:after="0"/>
        <w:rPr>
          <w:rFonts w:cs="Times New Roman"/>
          <w:b/>
          <w:i/>
          <w:smallCaps/>
          <w:color w:val="000000" w:themeColor="text1"/>
        </w:rPr>
        <w:sectPr w:rsidR="00DF5F87" w:rsidRPr="00424939" w:rsidSect="00884DF4">
          <w:type w:val="continuous"/>
          <w:pgSz w:w="12240" w:h="15840"/>
          <w:pgMar w:top="1440" w:right="1080" w:bottom="1080" w:left="1080" w:header="720" w:footer="720" w:gutter="0"/>
          <w:cols w:space="720"/>
          <w:docGrid w:linePitch="360"/>
          <w:sectPrChange w:id="13716" w:author="Summer 2023 updates" w:date="2024-07-31T13:42:00Z">
            <w:sectPr w:rsidR="00DF5F87" w:rsidRPr="00424939" w:rsidSect="00884DF4">
              <w:pgMar w:top="720" w:right="720" w:bottom="1080" w:left="1440" w:header="720" w:footer="720" w:gutter="0"/>
            </w:sectPr>
          </w:sectPrChange>
        </w:sectPr>
      </w:pPr>
    </w:p>
    <w:p w14:paraId="7CBF41C8" w14:textId="01D49182"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brasses</w:t>
      </w:r>
      <w:del w:id="13717" w:author="Summer 2023 updates" w:date="2024-07-31T13:42:00Z">
        <w:r w:rsidR="00026350" w:rsidRPr="00424939">
          <w:rPr>
            <w:rFonts w:cs="Times New Roman"/>
            <w:b/>
            <w:i/>
            <w:smallCaps/>
            <w:color w:val="000000" w:themeColor="text1"/>
          </w:rPr>
          <w:delText>--</w:delText>
        </w:r>
      </w:del>
      <w:ins w:id="13718"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504B8633" w14:textId="34C1FE7B"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101</w:t>
      </w:r>
      <w:r w:rsidR="00A66871" w:rsidRPr="00424939">
        <w:rPr>
          <w:rFonts w:cs="Times New Roman"/>
          <w:color w:val="000000" w:themeColor="text1"/>
        </w:rPr>
        <w:t>B</w:t>
      </w:r>
      <w:r w:rsidRPr="00424939">
        <w:rPr>
          <w:rFonts w:cs="Times New Roman"/>
          <w:color w:val="000000" w:themeColor="text1"/>
        </w:rPr>
        <w:t xml:space="preserve"> Trumpet (0.3 cc)</w:t>
      </w:r>
    </w:p>
    <w:p w14:paraId="7C6825C5" w14:textId="440D101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202</w:t>
      </w:r>
      <w:r w:rsidR="00A66871" w:rsidRPr="00424939">
        <w:rPr>
          <w:rFonts w:cs="Times New Roman"/>
          <w:color w:val="000000" w:themeColor="text1"/>
        </w:rPr>
        <w:t>B</w:t>
      </w:r>
      <w:r w:rsidRPr="00424939">
        <w:rPr>
          <w:rFonts w:cs="Times New Roman"/>
          <w:color w:val="000000" w:themeColor="text1"/>
        </w:rPr>
        <w:t xml:space="preserve"> Trumpet (0.6 cc)</w:t>
      </w:r>
    </w:p>
    <w:p w14:paraId="427DEF33" w14:textId="229B8A1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303</w:t>
      </w:r>
      <w:r w:rsidR="00A66871" w:rsidRPr="00424939">
        <w:rPr>
          <w:rFonts w:cs="Times New Roman"/>
          <w:color w:val="000000" w:themeColor="text1"/>
        </w:rPr>
        <w:t>B</w:t>
      </w:r>
      <w:r w:rsidRPr="00424939">
        <w:rPr>
          <w:rFonts w:cs="Times New Roman"/>
          <w:color w:val="000000" w:themeColor="text1"/>
        </w:rPr>
        <w:t xml:space="preserve"> Trumpet (</w:t>
      </w:r>
      <w:r w:rsidRPr="00424939">
        <w:rPr>
          <w:rFonts w:cs="Times New Roman"/>
          <w:color w:val="000000" w:themeColor="text1"/>
          <w:sz w:val="20"/>
          <w:szCs w:val="20"/>
        </w:rPr>
        <w:t>Advanced Standing</w:t>
      </w:r>
      <w:r w:rsidRPr="00424939">
        <w:rPr>
          <w:rFonts w:cs="Times New Roman"/>
          <w:color w:val="000000" w:themeColor="text1"/>
        </w:rPr>
        <w:t>) (0.6 cc)</w:t>
      </w:r>
    </w:p>
    <w:p w14:paraId="744E6272" w14:textId="7D7C3F7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111</w:t>
      </w:r>
      <w:r w:rsidR="00A66871" w:rsidRPr="00424939">
        <w:rPr>
          <w:rFonts w:cs="Times New Roman"/>
          <w:color w:val="000000" w:themeColor="text1"/>
        </w:rPr>
        <w:t>B</w:t>
      </w:r>
      <w:r w:rsidRPr="00424939">
        <w:rPr>
          <w:rFonts w:cs="Times New Roman"/>
          <w:color w:val="000000" w:themeColor="text1"/>
        </w:rPr>
        <w:t xml:space="preserve"> F Horn (0.3 cc)</w:t>
      </w:r>
    </w:p>
    <w:p w14:paraId="7E23B755" w14:textId="047AFE5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212</w:t>
      </w:r>
      <w:r w:rsidR="00A66871" w:rsidRPr="00424939">
        <w:rPr>
          <w:rFonts w:cs="Times New Roman"/>
          <w:color w:val="000000" w:themeColor="text1"/>
        </w:rPr>
        <w:t>B</w:t>
      </w:r>
      <w:r w:rsidRPr="00424939">
        <w:rPr>
          <w:rFonts w:cs="Times New Roman"/>
          <w:color w:val="000000" w:themeColor="text1"/>
        </w:rPr>
        <w:t xml:space="preserve"> F Horn (0.6 cc)</w:t>
      </w:r>
    </w:p>
    <w:p w14:paraId="3B3D24E6" w14:textId="0BFD037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769CC" w:rsidRPr="00424939">
        <w:rPr>
          <w:rFonts w:cs="Times New Roman"/>
          <w:color w:val="000000" w:themeColor="text1"/>
        </w:rPr>
        <w:t>313</w:t>
      </w:r>
      <w:r w:rsidR="00A66871" w:rsidRPr="00424939">
        <w:rPr>
          <w:rFonts w:cs="Times New Roman"/>
          <w:color w:val="000000" w:themeColor="text1"/>
        </w:rPr>
        <w:t>B</w:t>
      </w:r>
      <w:r w:rsidRPr="00424939">
        <w:rPr>
          <w:rFonts w:cs="Times New Roman"/>
          <w:color w:val="000000" w:themeColor="text1"/>
        </w:rPr>
        <w:t xml:space="preserve"> F</w:t>
      </w:r>
      <w:r w:rsidR="009F6365" w:rsidRPr="00424939">
        <w:rPr>
          <w:rFonts w:cs="Times New Roman"/>
          <w:color w:val="000000" w:themeColor="text1"/>
        </w:rPr>
        <w:t xml:space="preserve"> Hor</w:t>
      </w:r>
      <w:r w:rsidRPr="00424939">
        <w:rPr>
          <w:rFonts w:cs="Times New Roman"/>
          <w:color w:val="000000" w:themeColor="text1"/>
        </w:rPr>
        <w:t>n (</w:t>
      </w:r>
      <w:r w:rsidRPr="00424939">
        <w:rPr>
          <w:rFonts w:cs="Times New Roman"/>
          <w:color w:val="000000" w:themeColor="text1"/>
          <w:sz w:val="20"/>
          <w:szCs w:val="20"/>
        </w:rPr>
        <w:t>Advanced Standing</w:t>
      </w:r>
      <w:r w:rsidRPr="00424939">
        <w:rPr>
          <w:rFonts w:cs="Times New Roman"/>
          <w:color w:val="000000" w:themeColor="text1"/>
        </w:rPr>
        <w:t>) (0.6 cc)</w:t>
      </w:r>
    </w:p>
    <w:p w14:paraId="33BD707C" w14:textId="26D8070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121</w:t>
      </w:r>
      <w:r w:rsidR="00A66871" w:rsidRPr="00424939">
        <w:rPr>
          <w:rFonts w:cs="Times New Roman"/>
          <w:color w:val="000000" w:themeColor="text1"/>
        </w:rPr>
        <w:t>B</w:t>
      </w:r>
      <w:r w:rsidRPr="00424939">
        <w:rPr>
          <w:rFonts w:cs="Times New Roman"/>
          <w:color w:val="000000" w:themeColor="text1"/>
        </w:rPr>
        <w:t xml:space="preserve"> Trombone (0.3 cc)</w:t>
      </w:r>
    </w:p>
    <w:p w14:paraId="0591123A" w14:textId="627E6AE7"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222</w:t>
      </w:r>
      <w:r w:rsidR="00A66871" w:rsidRPr="00424939">
        <w:rPr>
          <w:rFonts w:cs="Times New Roman"/>
          <w:color w:val="000000" w:themeColor="text1"/>
        </w:rPr>
        <w:t>B</w:t>
      </w:r>
      <w:r w:rsidRPr="00424939">
        <w:rPr>
          <w:rFonts w:cs="Times New Roman"/>
          <w:color w:val="000000" w:themeColor="text1"/>
        </w:rPr>
        <w:t xml:space="preserve"> Trombone (0.6 cc)</w:t>
      </w:r>
    </w:p>
    <w:p w14:paraId="2974F1FF" w14:textId="61D5CF4B"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323</w:t>
      </w:r>
      <w:r w:rsidR="00A66871" w:rsidRPr="00424939">
        <w:rPr>
          <w:rFonts w:cs="Times New Roman"/>
          <w:color w:val="000000" w:themeColor="text1"/>
        </w:rPr>
        <w:t>B</w:t>
      </w:r>
      <w:r w:rsidRPr="00424939">
        <w:rPr>
          <w:rFonts w:cs="Times New Roman"/>
          <w:color w:val="000000" w:themeColor="text1"/>
        </w:rPr>
        <w:t xml:space="preserve"> Trombone (</w:t>
      </w:r>
      <w:r w:rsidRPr="00424939">
        <w:rPr>
          <w:rFonts w:cs="Times New Roman"/>
          <w:color w:val="000000" w:themeColor="text1"/>
          <w:sz w:val="20"/>
          <w:szCs w:val="20"/>
        </w:rPr>
        <w:t>Advanced Standing</w:t>
      </w:r>
      <w:r w:rsidRPr="00424939">
        <w:rPr>
          <w:rFonts w:cs="Times New Roman"/>
          <w:color w:val="000000" w:themeColor="text1"/>
        </w:rPr>
        <w:t>) (0.6 cc)</w:t>
      </w:r>
    </w:p>
    <w:p w14:paraId="06747C96" w14:textId="33C9DAA6"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131</w:t>
      </w:r>
      <w:r w:rsidR="00A66871" w:rsidRPr="00424939">
        <w:rPr>
          <w:rFonts w:cs="Times New Roman"/>
          <w:color w:val="000000" w:themeColor="text1"/>
        </w:rPr>
        <w:t>B</w:t>
      </w:r>
      <w:r w:rsidRPr="00424939">
        <w:rPr>
          <w:rFonts w:cs="Times New Roman"/>
          <w:color w:val="000000" w:themeColor="text1"/>
        </w:rPr>
        <w:t xml:space="preserve"> Low Brass (0.3 cc)</w:t>
      </w:r>
    </w:p>
    <w:p w14:paraId="3DDC3BC4" w14:textId="404BB775"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232</w:t>
      </w:r>
      <w:r w:rsidR="00A66871" w:rsidRPr="00424939">
        <w:rPr>
          <w:rFonts w:cs="Times New Roman"/>
          <w:color w:val="000000" w:themeColor="text1"/>
        </w:rPr>
        <w:t>B</w:t>
      </w:r>
      <w:r w:rsidRPr="00424939">
        <w:rPr>
          <w:rFonts w:cs="Times New Roman"/>
          <w:color w:val="000000" w:themeColor="text1"/>
        </w:rPr>
        <w:t xml:space="preserve"> Low Brass (0.6 cc)</w:t>
      </w:r>
    </w:p>
    <w:p w14:paraId="44EDADA9" w14:textId="734F325B" w:rsidR="005475A9" w:rsidRPr="00424939" w:rsidRDefault="005475A9" w:rsidP="00164711">
      <w:pPr>
        <w:spacing w:after="12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333</w:t>
      </w:r>
      <w:r w:rsidR="00A66871" w:rsidRPr="00424939">
        <w:rPr>
          <w:rFonts w:cs="Times New Roman"/>
          <w:color w:val="000000" w:themeColor="text1"/>
        </w:rPr>
        <w:t>B</w:t>
      </w:r>
      <w:r w:rsidRPr="00424939">
        <w:rPr>
          <w:rFonts w:cs="Times New Roman"/>
          <w:color w:val="000000" w:themeColor="text1"/>
        </w:rPr>
        <w:t xml:space="preserve"> Low Brass (</w:t>
      </w:r>
      <w:r w:rsidRPr="00424939">
        <w:rPr>
          <w:rFonts w:cs="Times New Roman"/>
          <w:color w:val="000000" w:themeColor="text1"/>
          <w:sz w:val="20"/>
          <w:szCs w:val="20"/>
        </w:rPr>
        <w:t>Advanced Standing</w:t>
      </w:r>
      <w:r w:rsidRPr="00424939">
        <w:rPr>
          <w:rFonts w:cs="Times New Roman"/>
          <w:color w:val="000000" w:themeColor="text1"/>
        </w:rPr>
        <w:t>) (0.6 cc)</w:t>
      </w:r>
    </w:p>
    <w:p w14:paraId="59854148" w14:textId="52DEE524" w:rsidR="002E5FCD" w:rsidRPr="00424939" w:rsidRDefault="002E5FCD" w:rsidP="002E5FCD">
      <w:pPr>
        <w:spacing w:after="0"/>
        <w:rPr>
          <w:rFonts w:cs="Times New Roman"/>
          <w:b/>
          <w:i/>
          <w:smallCaps/>
          <w:color w:val="000000" w:themeColor="text1"/>
        </w:rPr>
      </w:pPr>
      <w:bookmarkStart w:id="13719" w:name="AppliedComposition"/>
      <w:r w:rsidRPr="00424939">
        <w:rPr>
          <w:rFonts w:cs="Times New Roman"/>
          <w:b/>
          <w:i/>
          <w:smallCaps/>
          <w:color w:val="000000" w:themeColor="text1"/>
        </w:rPr>
        <w:t>applied composition</w:t>
      </w:r>
      <w:bookmarkEnd w:id="13719"/>
      <w:del w:id="13720" w:author="Summer 2023 updates" w:date="2024-07-31T13:42:00Z">
        <w:r w:rsidR="00026350" w:rsidRPr="00424939">
          <w:rPr>
            <w:rFonts w:cs="Times New Roman"/>
            <w:b/>
            <w:i/>
            <w:smallCaps/>
            <w:color w:val="000000" w:themeColor="text1"/>
          </w:rPr>
          <w:delText>-</w:delText>
        </w:r>
      </w:del>
      <w:ins w:id="13721"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05E351EF" w14:textId="79641CE6" w:rsidR="001D484D" w:rsidRPr="00424939" w:rsidRDefault="001D484D"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101</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(0.3 cc)</w:t>
      </w:r>
    </w:p>
    <w:p w14:paraId="682642DE" w14:textId="2437B670" w:rsidR="002E5FCD" w:rsidRPr="00424939" w:rsidRDefault="002E5FCD"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202</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(0.6 cc)</w:t>
      </w:r>
    </w:p>
    <w:p w14:paraId="1EE02514" w14:textId="6B1EBA5C" w:rsidR="002E5FCD" w:rsidRPr="00424939" w:rsidRDefault="002E5FCD" w:rsidP="00C65B6C">
      <w:pPr>
        <w:spacing w:after="0" w:line="235" w:lineRule="auto"/>
        <w:rPr>
          <w:rFonts w:cs="Times New Roman"/>
          <w:color w:val="000000" w:themeColor="text1"/>
          <w:sz w:val="20"/>
        </w:rPr>
      </w:pPr>
      <w:r w:rsidRPr="00424939">
        <w:rPr>
          <w:rFonts w:cs="Times New Roman"/>
          <w:color w:val="000000" w:themeColor="text1"/>
        </w:rPr>
        <w:t>MUA-</w:t>
      </w:r>
      <w:r w:rsidR="00EB18C1" w:rsidRPr="00424939">
        <w:rPr>
          <w:rFonts w:cs="Times New Roman"/>
          <w:color w:val="000000" w:themeColor="text1"/>
        </w:rPr>
        <w:t>303</w:t>
      </w:r>
      <w:r w:rsidR="001B004C" w:rsidRPr="00424939">
        <w:rPr>
          <w:rFonts w:cs="Times New Roman"/>
          <w:color w:val="000000" w:themeColor="text1"/>
        </w:rPr>
        <w:t>C</w:t>
      </w:r>
      <w:r w:rsidRPr="00424939">
        <w:rPr>
          <w:rFonts w:cs="Times New Roman"/>
          <w:color w:val="000000" w:themeColor="text1"/>
        </w:rPr>
        <w:t xml:space="preserve"> Composition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(Advanced Standing) </w:t>
      </w:r>
      <w:r w:rsidRPr="00424939">
        <w:rPr>
          <w:rFonts w:cs="Times New Roman"/>
          <w:color w:val="000000" w:themeColor="text1"/>
          <w:sz w:val="20"/>
        </w:rPr>
        <w:t>(0.6 cc)</w:t>
      </w:r>
    </w:p>
    <w:p w14:paraId="4B88A5D9" w14:textId="77777777" w:rsidR="001844D4" w:rsidRPr="00424939" w:rsidRDefault="001844D4" w:rsidP="00C65B6C">
      <w:pPr>
        <w:spacing w:after="0" w:line="235" w:lineRule="auto"/>
        <w:rPr>
          <w:rFonts w:cs="Times New Roman"/>
          <w:color w:val="000000" w:themeColor="text1"/>
        </w:rPr>
      </w:pPr>
      <w:r w:rsidRPr="00424939">
        <w:rPr>
          <w:rFonts w:cs="Times New Roman"/>
          <w:color w:val="000000" w:themeColor="text1"/>
        </w:rPr>
        <w:t>MUA-413 Orchestration (0.6 cc)</w:t>
      </w:r>
    </w:p>
    <w:p w14:paraId="6F8036AD" w14:textId="2165700F" w:rsidR="001844D4" w:rsidRPr="00424939" w:rsidRDefault="001844D4" w:rsidP="002E5FCD">
      <w:pPr>
        <w:spacing w:after="120"/>
        <w:rPr>
          <w:rFonts w:cs="Times New Roman"/>
          <w:color w:val="000000" w:themeColor="text1"/>
        </w:rPr>
      </w:pPr>
      <w:r w:rsidRPr="00424939">
        <w:rPr>
          <w:rFonts w:cs="Times New Roman"/>
          <w:color w:val="000000" w:themeColor="text1"/>
        </w:rPr>
        <w:t>MUA-423 Advanced Counterpoint (0.6 cc)</w:t>
      </w:r>
    </w:p>
    <w:p w14:paraId="7F67D5B6" w14:textId="77777777" w:rsidR="00C67E4B" w:rsidRDefault="00C67E4B" w:rsidP="00164711">
      <w:pPr>
        <w:spacing w:after="0"/>
        <w:rPr>
          <w:rFonts w:cs="Times New Roman"/>
          <w:b/>
          <w:i/>
          <w:smallCaps/>
          <w:color w:val="000000" w:themeColor="text1"/>
        </w:rPr>
      </w:pPr>
      <w:bookmarkStart w:id="13722" w:name="AppliedKeyboard"/>
    </w:p>
    <w:p w14:paraId="6D2C15F7" w14:textId="4C0989C5"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keyboard</w:t>
      </w:r>
      <w:bookmarkEnd w:id="13722"/>
      <w:del w:id="13723" w:author="Summer 2023 updates" w:date="2024-07-31T13:42:00Z">
        <w:r w:rsidR="00026350" w:rsidRPr="00424939">
          <w:rPr>
            <w:rFonts w:cs="Times New Roman"/>
            <w:b/>
            <w:i/>
            <w:smallCaps/>
            <w:color w:val="000000" w:themeColor="text1"/>
          </w:rPr>
          <w:delText>--</w:delText>
        </w:r>
      </w:del>
      <w:ins w:id="13724"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4F53A24F" w14:textId="0527B0F0" w:rsidR="0013240F" w:rsidRPr="00424939" w:rsidRDefault="0013240F"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100</w:t>
      </w:r>
      <w:r w:rsidR="001B004C" w:rsidRPr="00424939">
        <w:rPr>
          <w:rFonts w:cs="Times New Roman"/>
          <w:color w:val="000000" w:themeColor="text1"/>
        </w:rPr>
        <w:t>K</w:t>
      </w:r>
      <w:r w:rsidRPr="00424939">
        <w:rPr>
          <w:rFonts w:cs="Times New Roman"/>
          <w:color w:val="000000" w:themeColor="text1"/>
        </w:rPr>
        <w:t xml:space="preserve"> Group Piano (0.3 cc)</w:t>
      </w:r>
    </w:p>
    <w:p w14:paraId="56869B05" w14:textId="50ADEDD9"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101</w:t>
      </w:r>
      <w:r w:rsidR="001B004C" w:rsidRPr="00424939">
        <w:rPr>
          <w:rFonts w:cs="Times New Roman"/>
          <w:color w:val="000000" w:themeColor="text1"/>
        </w:rPr>
        <w:t>K</w:t>
      </w:r>
      <w:r w:rsidRPr="00424939">
        <w:rPr>
          <w:rFonts w:cs="Times New Roman"/>
          <w:color w:val="000000" w:themeColor="text1"/>
        </w:rPr>
        <w:t xml:space="preserve"> Piano (0.3 cc)</w:t>
      </w:r>
    </w:p>
    <w:p w14:paraId="3B8A7101" w14:textId="260D903A" w:rsidR="004A1B4C" w:rsidRPr="00424939" w:rsidRDefault="004A1B4C" w:rsidP="00C65B6C">
      <w:pPr>
        <w:spacing w:after="0" w:line="235" w:lineRule="auto"/>
        <w:rPr>
          <w:rFonts w:cs="Times New Roman"/>
          <w:color w:val="000000" w:themeColor="text1"/>
        </w:rPr>
      </w:pPr>
      <w:r w:rsidRPr="00424939">
        <w:rPr>
          <w:rFonts w:cs="Times New Roman"/>
          <w:color w:val="000000" w:themeColor="text1"/>
        </w:rPr>
        <w:t>MUA-102K Piano Arranging Lessons</w:t>
      </w:r>
    </w:p>
    <w:p w14:paraId="0A976F68" w14:textId="1EACF0BD" w:rsidR="004A1B4C" w:rsidRPr="00424939" w:rsidRDefault="004A1B4C" w:rsidP="00C65B6C">
      <w:pPr>
        <w:spacing w:after="0" w:line="235" w:lineRule="auto"/>
        <w:rPr>
          <w:rFonts w:cs="Times New Roman"/>
          <w:color w:val="000000" w:themeColor="text1"/>
        </w:rPr>
      </w:pPr>
      <w:r w:rsidRPr="00424939">
        <w:rPr>
          <w:rFonts w:cs="Times New Roman"/>
          <w:color w:val="000000" w:themeColor="text1"/>
        </w:rPr>
        <w:t>MUA-103K Piano: Jazz</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04F6055B" w14:textId="4055FCD0"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202</w:t>
      </w:r>
      <w:r w:rsidR="001B004C" w:rsidRPr="00424939">
        <w:rPr>
          <w:rFonts w:cs="Times New Roman"/>
          <w:color w:val="000000" w:themeColor="text1"/>
        </w:rPr>
        <w:t>K</w:t>
      </w:r>
      <w:r w:rsidRPr="00424939">
        <w:rPr>
          <w:rFonts w:cs="Times New Roman"/>
          <w:color w:val="000000" w:themeColor="text1"/>
        </w:rPr>
        <w:t xml:space="preserve"> Piano (0.6 cc)</w:t>
      </w:r>
    </w:p>
    <w:p w14:paraId="6D38352B" w14:textId="3D494E84"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303</w:t>
      </w:r>
      <w:r w:rsidR="001B004C" w:rsidRPr="00424939">
        <w:rPr>
          <w:rFonts w:cs="Times New Roman"/>
          <w:color w:val="000000" w:themeColor="text1"/>
        </w:rPr>
        <w:t>K</w:t>
      </w:r>
      <w:r w:rsidRPr="00424939">
        <w:rPr>
          <w:rFonts w:cs="Times New Roman"/>
          <w:color w:val="000000" w:themeColor="text1"/>
        </w:rPr>
        <w:t xml:space="preserve"> Piano (</w:t>
      </w:r>
      <w:r w:rsidRPr="00424939">
        <w:rPr>
          <w:rFonts w:cs="Times New Roman"/>
          <w:color w:val="000000" w:themeColor="text1"/>
          <w:sz w:val="20"/>
          <w:szCs w:val="20"/>
        </w:rPr>
        <w:t>Advanced Standing</w:t>
      </w:r>
      <w:r w:rsidRPr="00424939">
        <w:rPr>
          <w:rFonts w:cs="Times New Roman"/>
          <w:color w:val="000000" w:themeColor="text1"/>
        </w:rPr>
        <w:t>) (0.6 cc)</w:t>
      </w:r>
    </w:p>
    <w:p w14:paraId="205CACE8" w14:textId="5BB8F59D"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MUA-3</w:t>
      </w:r>
      <w:r w:rsidR="000B7128" w:rsidRPr="00424939">
        <w:rPr>
          <w:rFonts w:cs="Times New Roman"/>
          <w:color w:val="000000" w:themeColor="text1"/>
        </w:rPr>
        <w:t>04K</w:t>
      </w:r>
      <w:r w:rsidRPr="00424939">
        <w:rPr>
          <w:rFonts w:cs="Times New Roman"/>
          <w:color w:val="000000" w:themeColor="text1"/>
        </w:rPr>
        <w:t xml:space="preserve"> Piano Accompanying (0.6 cc)</w:t>
      </w:r>
    </w:p>
    <w:p w14:paraId="512B468B"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MUA-111K Organ (0.3 cc)</w:t>
      </w:r>
    </w:p>
    <w:p w14:paraId="043E117A"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MUA-212K Organ (0.6 cc)</w:t>
      </w:r>
    </w:p>
    <w:p w14:paraId="5C312AAB" w14:textId="77777777" w:rsidR="000B7128" w:rsidRPr="00424939" w:rsidRDefault="000B7128" w:rsidP="00C65B6C">
      <w:pPr>
        <w:spacing w:after="0" w:line="235" w:lineRule="auto"/>
        <w:rPr>
          <w:rFonts w:cs="Times New Roman"/>
          <w:color w:val="000000" w:themeColor="text1"/>
        </w:rPr>
      </w:pPr>
      <w:r w:rsidRPr="00424939">
        <w:rPr>
          <w:rFonts w:cs="Times New Roman"/>
          <w:color w:val="000000" w:themeColor="text1"/>
        </w:rPr>
        <w:t>MUA-313K Organ (</w:t>
      </w:r>
      <w:r w:rsidRPr="00424939">
        <w:rPr>
          <w:rFonts w:cs="Times New Roman"/>
          <w:color w:val="000000" w:themeColor="text1"/>
          <w:sz w:val="20"/>
          <w:szCs w:val="20"/>
        </w:rPr>
        <w:t>Advanced Standing</w:t>
      </w:r>
      <w:r w:rsidRPr="00424939">
        <w:rPr>
          <w:rFonts w:cs="Times New Roman"/>
          <w:color w:val="000000" w:themeColor="text1"/>
        </w:rPr>
        <w:t>) (0.6 cc)</w:t>
      </w:r>
    </w:p>
    <w:p w14:paraId="31550E2E" w14:textId="55AF630C"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121</w:t>
      </w:r>
      <w:r w:rsidR="001B004C" w:rsidRPr="00424939">
        <w:rPr>
          <w:rFonts w:cs="Times New Roman"/>
          <w:color w:val="000000" w:themeColor="text1"/>
        </w:rPr>
        <w:t>K</w:t>
      </w:r>
      <w:r w:rsidRPr="00424939">
        <w:rPr>
          <w:rFonts w:cs="Times New Roman"/>
          <w:color w:val="000000" w:themeColor="text1"/>
        </w:rPr>
        <w:t xml:space="preserve"> Harpsichord (0.3 cc)</w:t>
      </w:r>
    </w:p>
    <w:p w14:paraId="270DD1B4" w14:textId="65930EE5" w:rsidR="005475A9" w:rsidRPr="00424939" w:rsidRDefault="005475A9" w:rsidP="00C65B6C">
      <w:pPr>
        <w:spacing w:after="0" w:line="235" w:lineRule="auto"/>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222</w:t>
      </w:r>
      <w:r w:rsidR="001B004C" w:rsidRPr="00424939">
        <w:rPr>
          <w:rFonts w:cs="Times New Roman"/>
          <w:color w:val="000000" w:themeColor="text1"/>
        </w:rPr>
        <w:t>K</w:t>
      </w:r>
      <w:r w:rsidRPr="00424939">
        <w:rPr>
          <w:rFonts w:cs="Times New Roman"/>
          <w:color w:val="000000" w:themeColor="text1"/>
        </w:rPr>
        <w:t xml:space="preserve"> Harpsichord (0.6 cc)</w:t>
      </w:r>
    </w:p>
    <w:p w14:paraId="5832BBCF" w14:textId="77777777" w:rsidR="005475A9" w:rsidRPr="00424939" w:rsidRDefault="005475A9" w:rsidP="00EC57E3">
      <w:pPr>
        <w:spacing w:after="120"/>
        <w:rPr>
          <w:rFonts w:cs="Times New Roman"/>
          <w:color w:val="000000" w:themeColor="text1"/>
        </w:rPr>
      </w:pPr>
      <w:r w:rsidRPr="00424939">
        <w:rPr>
          <w:rFonts w:cs="Times New Roman"/>
          <w:color w:val="000000" w:themeColor="text1"/>
        </w:rPr>
        <w:t>MUA-</w:t>
      </w:r>
      <w:r w:rsidR="00EB18C1" w:rsidRPr="00424939">
        <w:rPr>
          <w:rFonts w:cs="Times New Roman"/>
          <w:color w:val="000000" w:themeColor="text1"/>
        </w:rPr>
        <w:t>323</w:t>
      </w:r>
      <w:r w:rsidR="001B004C" w:rsidRPr="00424939">
        <w:rPr>
          <w:rFonts w:cs="Times New Roman"/>
          <w:color w:val="000000" w:themeColor="text1"/>
        </w:rPr>
        <w:t>K</w:t>
      </w:r>
      <w:r w:rsidRPr="00424939">
        <w:rPr>
          <w:rFonts w:cs="Times New Roman"/>
          <w:color w:val="000000" w:themeColor="text1"/>
        </w:rPr>
        <w:t xml:space="preserve"> Harpsichord (</w:t>
      </w:r>
      <w:r w:rsidRPr="00424939">
        <w:rPr>
          <w:rFonts w:cs="Times New Roman"/>
          <w:color w:val="000000" w:themeColor="text1"/>
          <w:sz w:val="20"/>
          <w:szCs w:val="20"/>
        </w:rPr>
        <w:t>Advanced Standing</w:t>
      </w:r>
      <w:r w:rsidRPr="00424939">
        <w:rPr>
          <w:rFonts w:cs="Times New Roman"/>
          <w:color w:val="000000" w:themeColor="text1"/>
        </w:rPr>
        <w:t>) (0.6 cc)</w:t>
      </w:r>
    </w:p>
    <w:p w14:paraId="2F2A1970" w14:textId="24F7266E"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percussion</w:t>
      </w:r>
      <w:del w:id="13725" w:author="Summer 2023 updates" w:date="2024-07-31T13:42:00Z">
        <w:r w:rsidR="00026350" w:rsidRPr="00424939">
          <w:rPr>
            <w:rFonts w:cs="Times New Roman"/>
            <w:b/>
            <w:i/>
            <w:smallCaps/>
            <w:color w:val="000000" w:themeColor="text1"/>
          </w:rPr>
          <w:delText>--</w:delText>
        </w:r>
      </w:del>
      <w:ins w:id="13726"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7D1EB7AC" w14:textId="5DD3E542"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101</w:t>
      </w:r>
      <w:r w:rsidR="00C55ECE" w:rsidRPr="00424939">
        <w:rPr>
          <w:rFonts w:cs="Times New Roman"/>
          <w:color w:val="000000" w:themeColor="text1"/>
        </w:rPr>
        <w:t>P</w:t>
      </w:r>
      <w:r w:rsidRPr="00424939">
        <w:rPr>
          <w:rFonts w:cs="Times New Roman"/>
          <w:color w:val="000000" w:themeColor="text1"/>
        </w:rPr>
        <w:t xml:space="preserve"> Percussion (0.3 cc)</w:t>
      </w:r>
    </w:p>
    <w:p w14:paraId="1E794775" w14:textId="79A5845D"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202</w:t>
      </w:r>
      <w:r w:rsidR="00C55ECE" w:rsidRPr="00424939">
        <w:rPr>
          <w:rFonts w:cs="Times New Roman"/>
          <w:color w:val="000000" w:themeColor="text1"/>
        </w:rPr>
        <w:t>P</w:t>
      </w:r>
      <w:r w:rsidRPr="00424939">
        <w:rPr>
          <w:rFonts w:cs="Times New Roman"/>
          <w:color w:val="000000" w:themeColor="text1"/>
        </w:rPr>
        <w:t xml:space="preserve"> Percussion (0.6 cc)</w:t>
      </w:r>
    </w:p>
    <w:p w14:paraId="2DB724A7" w14:textId="479D53D2" w:rsidR="005475A9" w:rsidRPr="00424939" w:rsidRDefault="005475A9" w:rsidP="00164711">
      <w:pPr>
        <w:spacing w:after="12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303</w:t>
      </w:r>
      <w:r w:rsidR="00C55ECE" w:rsidRPr="00424939">
        <w:rPr>
          <w:rFonts w:cs="Times New Roman"/>
          <w:color w:val="000000" w:themeColor="text1"/>
        </w:rPr>
        <w:t>P</w:t>
      </w:r>
      <w:r w:rsidRPr="00424939">
        <w:rPr>
          <w:rFonts w:cs="Times New Roman"/>
          <w:color w:val="000000" w:themeColor="text1"/>
        </w:rPr>
        <w:t xml:space="preserve"> Percussion (</w:t>
      </w:r>
      <w:r w:rsidRPr="00424939">
        <w:rPr>
          <w:rFonts w:cs="Times New Roman"/>
          <w:color w:val="000000" w:themeColor="text1"/>
          <w:sz w:val="20"/>
          <w:szCs w:val="20"/>
        </w:rPr>
        <w:t>Advanced Standing</w:t>
      </w:r>
      <w:r w:rsidRPr="00424939">
        <w:rPr>
          <w:rFonts w:cs="Times New Roman"/>
          <w:color w:val="000000" w:themeColor="text1"/>
        </w:rPr>
        <w:t>) (0.6 cc)</w:t>
      </w:r>
    </w:p>
    <w:p w14:paraId="35BDC69C" w14:textId="77777777" w:rsidR="00C67E4B" w:rsidRDefault="00C67E4B" w:rsidP="00164711">
      <w:pPr>
        <w:spacing w:after="0"/>
        <w:rPr>
          <w:rFonts w:cs="Times New Roman"/>
          <w:b/>
          <w:i/>
          <w:smallCaps/>
          <w:color w:val="000000" w:themeColor="text1"/>
        </w:rPr>
      </w:pPr>
    </w:p>
    <w:p w14:paraId="6605E9A4" w14:textId="388A17F6"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strings</w:t>
      </w:r>
      <w:del w:id="13727" w:author="Summer 2023 updates" w:date="2024-07-31T13:42:00Z">
        <w:r w:rsidR="00026350" w:rsidRPr="00424939">
          <w:rPr>
            <w:rFonts w:cs="Times New Roman"/>
            <w:b/>
            <w:i/>
            <w:smallCaps/>
            <w:color w:val="000000" w:themeColor="text1"/>
          </w:rPr>
          <w:delText>--</w:delText>
        </w:r>
      </w:del>
      <w:ins w:id="13728"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0BE123A7" w14:textId="099C2DFF" w:rsidR="005475A9" w:rsidRPr="00424939" w:rsidRDefault="005475A9" w:rsidP="002E5FCD">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101</w:t>
      </w:r>
      <w:r w:rsidR="00C55ECE" w:rsidRPr="00424939">
        <w:rPr>
          <w:rFonts w:cs="Times New Roman"/>
          <w:color w:val="000000" w:themeColor="text1"/>
        </w:rPr>
        <w:t>S</w:t>
      </w:r>
      <w:r w:rsidRPr="00424939">
        <w:rPr>
          <w:rFonts w:cs="Times New Roman"/>
          <w:color w:val="000000" w:themeColor="text1"/>
        </w:rPr>
        <w:t xml:space="preserve"> Violin (0.3 cc)</w:t>
      </w:r>
    </w:p>
    <w:p w14:paraId="572186CC" w14:textId="407CAA4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202</w:t>
      </w:r>
      <w:r w:rsidR="00C55ECE" w:rsidRPr="00424939">
        <w:rPr>
          <w:rFonts w:cs="Times New Roman"/>
          <w:color w:val="000000" w:themeColor="text1"/>
        </w:rPr>
        <w:t>S</w:t>
      </w:r>
      <w:r w:rsidRPr="00424939">
        <w:rPr>
          <w:rFonts w:cs="Times New Roman"/>
          <w:color w:val="000000" w:themeColor="text1"/>
        </w:rPr>
        <w:t xml:space="preserve"> Violin (0.6 cc)</w:t>
      </w:r>
    </w:p>
    <w:p w14:paraId="3C3D24BD" w14:textId="6D99CDE5"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303</w:t>
      </w:r>
      <w:r w:rsidR="00C55ECE" w:rsidRPr="00424939">
        <w:rPr>
          <w:rFonts w:cs="Times New Roman"/>
          <w:color w:val="000000" w:themeColor="text1"/>
        </w:rPr>
        <w:t>S</w:t>
      </w:r>
      <w:r w:rsidRPr="00424939">
        <w:rPr>
          <w:rFonts w:cs="Times New Roman"/>
          <w:color w:val="000000" w:themeColor="text1"/>
        </w:rPr>
        <w:t xml:space="preserve"> Violin </w:t>
      </w:r>
      <w:r w:rsidR="0013240F" w:rsidRPr="00424939">
        <w:rPr>
          <w:rFonts w:cs="Times New Roman"/>
          <w:color w:val="000000" w:themeColor="text1"/>
        </w:rPr>
        <w:t>(</w:t>
      </w:r>
      <w:r w:rsidR="0013240F" w:rsidRPr="00424939">
        <w:rPr>
          <w:rFonts w:cs="Times New Roman"/>
          <w:color w:val="000000" w:themeColor="text1"/>
          <w:sz w:val="20"/>
          <w:szCs w:val="20"/>
        </w:rPr>
        <w:t>Advanced Standing</w:t>
      </w:r>
      <w:r w:rsidR="0013240F" w:rsidRPr="00424939">
        <w:rPr>
          <w:rFonts w:cs="Times New Roman"/>
          <w:color w:val="000000" w:themeColor="text1"/>
        </w:rPr>
        <w:t xml:space="preserve">) </w:t>
      </w:r>
      <w:r w:rsidRPr="00424939">
        <w:rPr>
          <w:rFonts w:cs="Times New Roman"/>
          <w:color w:val="000000" w:themeColor="text1"/>
        </w:rPr>
        <w:t>(0.6 cc)</w:t>
      </w:r>
    </w:p>
    <w:p w14:paraId="10B73E54" w14:textId="597FF07E"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111</w:t>
      </w:r>
      <w:r w:rsidR="00C55ECE" w:rsidRPr="00424939">
        <w:rPr>
          <w:rFonts w:cs="Times New Roman"/>
          <w:color w:val="000000" w:themeColor="text1"/>
        </w:rPr>
        <w:t>S</w:t>
      </w:r>
      <w:r w:rsidRPr="00424939">
        <w:rPr>
          <w:rFonts w:cs="Times New Roman"/>
          <w:color w:val="000000" w:themeColor="text1"/>
        </w:rPr>
        <w:t xml:space="preserve"> Viola (0.3 cc)</w:t>
      </w:r>
    </w:p>
    <w:p w14:paraId="60DEE3EC" w14:textId="2D60112F"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212</w:t>
      </w:r>
      <w:r w:rsidR="00C55ECE" w:rsidRPr="00424939">
        <w:rPr>
          <w:rFonts w:cs="Times New Roman"/>
          <w:color w:val="000000" w:themeColor="text1"/>
        </w:rPr>
        <w:t>S</w:t>
      </w:r>
      <w:r w:rsidRPr="00424939">
        <w:rPr>
          <w:rFonts w:cs="Times New Roman"/>
          <w:color w:val="000000" w:themeColor="text1"/>
        </w:rPr>
        <w:t xml:space="preserve"> Viola (0.6 cc)</w:t>
      </w:r>
    </w:p>
    <w:p w14:paraId="61DAB28B" w14:textId="428CC4A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313</w:t>
      </w:r>
      <w:r w:rsidR="00C55ECE" w:rsidRPr="00424939">
        <w:rPr>
          <w:rFonts w:cs="Times New Roman"/>
          <w:color w:val="000000" w:themeColor="text1"/>
        </w:rPr>
        <w:t>S</w:t>
      </w:r>
      <w:r w:rsidRPr="00424939">
        <w:rPr>
          <w:rFonts w:cs="Times New Roman"/>
          <w:color w:val="000000" w:themeColor="text1"/>
        </w:rPr>
        <w:t xml:space="preserve"> Viola (</w:t>
      </w:r>
      <w:r w:rsidRPr="00424939">
        <w:rPr>
          <w:rFonts w:cs="Times New Roman"/>
          <w:color w:val="000000" w:themeColor="text1"/>
          <w:sz w:val="20"/>
          <w:szCs w:val="20"/>
        </w:rPr>
        <w:t>Advanced Standing</w:t>
      </w:r>
      <w:r w:rsidRPr="00424939">
        <w:rPr>
          <w:rFonts w:cs="Times New Roman"/>
          <w:color w:val="000000" w:themeColor="text1"/>
        </w:rPr>
        <w:t>) (0.6 cc)</w:t>
      </w:r>
    </w:p>
    <w:p w14:paraId="1E006839" w14:textId="1EC68FF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121</w:t>
      </w:r>
      <w:r w:rsidR="00C55ECE" w:rsidRPr="00424939">
        <w:rPr>
          <w:rFonts w:cs="Times New Roman"/>
          <w:color w:val="000000" w:themeColor="text1"/>
        </w:rPr>
        <w:t>S</w:t>
      </w:r>
      <w:r w:rsidRPr="00424939">
        <w:rPr>
          <w:rFonts w:cs="Times New Roman"/>
          <w:color w:val="000000" w:themeColor="text1"/>
        </w:rPr>
        <w:t xml:space="preserve"> Cello (0.3 cc)</w:t>
      </w:r>
    </w:p>
    <w:p w14:paraId="10AB1180" w14:textId="78E9073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222</w:t>
      </w:r>
      <w:r w:rsidR="00C55ECE" w:rsidRPr="00424939">
        <w:rPr>
          <w:rFonts w:cs="Times New Roman"/>
          <w:color w:val="000000" w:themeColor="text1"/>
        </w:rPr>
        <w:t>S</w:t>
      </w:r>
      <w:r w:rsidRPr="00424939">
        <w:rPr>
          <w:rFonts w:cs="Times New Roman"/>
          <w:color w:val="000000" w:themeColor="text1"/>
        </w:rPr>
        <w:t xml:space="preserve"> Cello (0.6 cc)</w:t>
      </w:r>
    </w:p>
    <w:p w14:paraId="0DCB1739" w14:textId="7D81D583"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323</w:t>
      </w:r>
      <w:r w:rsidR="00C55ECE" w:rsidRPr="00424939">
        <w:rPr>
          <w:rFonts w:cs="Times New Roman"/>
          <w:color w:val="000000" w:themeColor="text1"/>
        </w:rPr>
        <w:t>S</w:t>
      </w:r>
      <w:r w:rsidRPr="00424939">
        <w:rPr>
          <w:rFonts w:cs="Times New Roman"/>
          <w:color w:val="000000" w:themeColor="text1"/>
        </w:rPr>
        <w:t xml:space="preserve"> Cello (</w:t>
      </w:r>
      <w:r w:rsidRPr="00424939">
        <w:rPr>
          <w:rFonts w:cs="Times New Roman"/>
          <w:color w:val="000000" w:themeColor="text1"/>
          <w:sz w:val="20"/>
          <w:szCs w:val="20"/>
        </w:rPr>
        <w:t>Advanced Standing</w:t>
      </w:r>
      <w:r w:rsidRPr="00424939">
        <w:rPr>
          <w:rFonts w:cs="Times New Roman"/>
          <w:color w:val="000000" w:themeColor="text1"/>
        </w:rPr>
        <w:t>) (0.6 cc)</w:t>
      </w:r>
    </w:p>
    <w:p w14:paraId="43469044" w14:textId="14CC526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131</w:t>
      </w:r>
      <w:r w:rsidR="00C55ECE" w:rsidRPr="00424939">
        <w:rPr>
          <w:rFonts w:cs="Times New Roman"/>
          <w:color w:val="000000" w:themeColor="text1"/>
        </w:rPr>
        <w:t>S</w:t>
      </w:r>
      <w:r w:rsidRPr="00424939">
        <w:rPr>
          <w:rFonts w:cs="Times New Roman"/>
          <w:color w:val="000000" w:themeColor="text1"/>
        </w:rPr>
        <w:t xml:space="preserve"> String Bass (0.3 cc)</w:t>
      </w:r>
    </w:p>
    <w:p w14:paraId="05196124" w14:textId="796AE47C"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232</w:t>
      </w:r>
      <w:r w:rsidR="00C55ECE" w:rsidRPr="00424939">
        <w:rPr>
          <w:rFonts w:cs="Times New Roman"/>
          <w:color w:val="000000" w:themeColor="text1"/>
        </w:rPr>
        <w:t>S</w:t>
      </w:r>
      <w:r w:rsidRPr="00424939">
        <w:rPr>
          <w:rFonts w:cs="Times New Roman"/>
          <w:color w:val="000000" w:themeColor="text1"/>
        </w:rPr>
        <w:t xml:space="preserve"> String Bass (0.6 cc)</w:t>
      </w:r>
    </w:p>
    <w:p w14:paraId="39B04CCA" w14:textId="40FB07E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9206CF" w:rsidRPr="00424939">
        <w:rPr>
          <w:rFonts w:cs="Times New Roman"/>
          <w:color w:val="000000" w:themeColor="text1"/>
        </w:rPr>
        <w:t>333</w:t>
      </w:r>
      <w:r w:rsidR="00C55ECE" w:rsidRPr="00424939">
        <w:rPr>
          <w:rFonts w:cs="Times New Roman"/>
          <w:color w:val="000000" w:themeColor="text1"/>
        </w:rPr>
        <w:t>S</w:t>
      </w:r>
      <w:r w:rsidRPr="00424939">
        <w:rPr>
          <w:rFonts w:cs="Times New Roman"/>
          <w:color w:val="000000" w:themeColor="text1"/>
        </w:rPr>
        <w:t xml:space="preserve"> String Bass (</w:t>
      </w:r>
      <w:r w:rsidRPr="00424939">
        <w:rPr>
          <w:rFonts w:cs="Times New Roman"/>
          <w:color w:val="000000" w:themeColor="text1"/>
          <w:sz w:val="20"/>
          <w:szCs w:val="20"/>
        </w:rPr>
        <w:t>Advanced Standing</w:t>
      </w:r>
      <w:r w:rsidRPr="00424939">
        <w:rPr>
          <w:rFonts w:cs="Times New Roman"/>
          <w:color w:val="000000" w:themeColor="text1"/>
        </w:rPr>
        <w:t>) (0.6 cc)</w:t>
      </w:r>
    </w:p>
    <w:p w14:paraId="26C2B78F" w14:textId="77777777" w:rsidR="004A1B4C" w:rsidRPr="00424939" w:rsidRDefault="004A1B4C" w:rsidP="004A1B4C">
      <w:pPr>
        <w:spacing w:after="0"/>
        <w:rPr>
          <w:rFonts w:cs="Times New Roman"/>
          <w:color w:val="000000" w:themeColor="text1"/>
        </w:rPr>
      </w:pPr>
      <w:r w:rsidRPr="00424939">
        <w:rPr>
          <w:rFonts w:cs="Times New Roman"/>
          <w:color w:val="000000" w:themeColor="text1"/>
        </w:rPr>
        <w:t>MUA-141S Harp (0.3 cc)</w:t>
      </w:r>
    </w:p>
    <w:p w14:paraId="58F30663" w14:textId="46D7074E" w:rsidR="004A1B4C" w:rsidRPr="00424939" w:rsidRDefault="004A1B4C" w:rsidP="004A1B4C">
      <w:pPr>
        <w:spacing w:after="0"/>
        <w:rPr>
          <w:rFonts w:cs="Times New Roman"/>
          <w:color w:val="000000" w:themeColor="text1"/>
        </w:rPr>
      </w:pPr>
      <w:r w:rsidRPr="00424939">
        <w:rPr>
          <w:rFonts w:cs="Times New Roman"/>
          <w:color w:val="000000" w:themeColor="text1"/>
        </w:rPr>
        <w:t>MUA-242S Harp (0.6 cc)</w:t>
      </w:r>
    </w:p>
    <w:p w14:paraId="37C3DB64" w14:textId="77777777" w:rsidR="004D5EAC" w:rsidRPr="00424939" w:rsidRDefault="004A1B4C" w:rsidP="004D5EAC">
      <w:pPr>
        <w:spacing w:after="0"/>
        <w:rPr>
          <w:rFonts w:cs="Times New Roman"/>
          <w:color w:val="000000" w:themeColor="text1"/>
        </w:rPr>
      </w:pPr>
      <w:r w:rsidRPr="00424939">
        <w:rPr>
          <w:rFonts w:cs="Times New Roman"/>
          <w:color w:val="000000" w:themeColor="text1"/>
        </w:rPr>
        <w:t>MUA-343S Harp (</w:t>
      </w:r>
      <w:r w:rsidRPr="00424939">
        <w:rPr>
          <w:rFonts w:cs="Times New Roman"/>
          <w:color w:val="000000" w:themeColor="text1"/>
          <w:sz w:val="20"/>
          <w:szCs w:val="20"/>
        </w:rPr>
        <w:t>Advanced Standing</w:t>
      </w:r>
      <w:r w:rsidRPr="00424939">
        <w:rPr>
          <w:rFonts w:cs="Times New Roman"/>
          <w:color w:val="000000" w:themeColor="text1"/>
        </w:rPr>
        <w:t>) (0.6 cc)</w:t>
      </w:r>
    </w:p>
    <w:p w14:paraId="3B7EA964" w14:textId="55FBCBBC" w:rsidR="005475A9" w:rsidRPr="00424939" w:rsidRDefault="005475A9" w:rsidP="004D5EAC">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151</w:t>
      </w:r>
      <w:r w:rsidR="00C55ECE" w:rsidRPr="00424939">
        <w:rPr>
          <w:rFonts w:cs="Times New Roman"/>
          <w:color w:val="000000" w:themeColor="text1"/>
        </w:rPr>
        <w:t>S</w:t>
      </w:r>
      <w:r w:rsidRPr="00424939">
        <w:rPr>
          <w:rFonts w:cs="Times New Roman"/>
          <w:color w:val="000000" w:themeColor="text1"/>
        </w:rPr>
        <w:t xml:space="preserve"> Guitar (0.3 cc)</w:t>
      </w:r>
    </w:p>
    <w:p w14:paraId="05352A2A" w14:textId="76C492F9" w:rsidR="005475A9" w:rsidRPr="00424939" w:rsidRDefault="005475A9" w:rsidP="004D5EAC">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252</w:t>
      </w:r>
      <w:r w:rsidR="00C55ECE" w:rsidRPr="00424939">
        <w:rPr>
          <w:rFonts w:cs="Times New Roman"/>
          <w:color w:val="000000" w:themeColor="text1"/>
        </w:rPr>
        <w:t>S</w:t>
      </w:r>
      <w:r w:rsidRPr="00424939">
        <w:rPr>
          <w:rFonts w:cs="Times New Roman"/>
          <w:color w:val="000000" w:themeColor="text1"/>
        </w:rPr>
        <w:t xml:space="preserve"> Guitar (0.6 cc)</w:t>
      </w:r>
    </w:p>
    <w:p w14:paraId="639F2FA6" w14:textId="332392D4"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353</w:t>
      </w:r>
      <w:r w:rsidR="00C55ECE" w:rsidRPr="00424939">
        <w:rPr>
          <w:rFonts w:cs="Times New Roman"/>
          <w:color w:val="000000" w:themeColor="text1"/>
        </w:rPr>
        <w:t>S</w:t>
      </w:r>
      <w:r w:rsidRPr="00424939">
        <w:rPr>
          <w:rFonts w:cs="Times New Roman"/>
          <w:color w:val="000000" w:themeColor="text1"/>
        </w:rPr>
        <w:t xml:space="preserve"> Guitar (</w:t>
      </w:r>
      <w:r w:rsidRPr="00424939">
        <w:rPr>
          <w:rFonts w:cs="Times New Roman"/>
          <w:color w:val="000000" w:themeColor="text1"/>
          <w:sz w:val="20"/>
          <w:szCs w:val="20"/>
        </w:rPr>
        <w:t>Advanced Standing</w:t>
      </w:r>
      <w:r w:rsidRPr="00424939">
        <w:rPr>
          <w:rFonts w:cs="Times New Roman"/>
          <w:color w:val="000000" w:themeColor="text1"/>
        </w:rPr>
        <w:t>) (0.6 cc)</w:t>
      </w:r>
    </w:p>
    <w:p w14:paraId="749365C8" w14:textId="77777777" w:rsidR="004A1B4C" w:rsidRPr="00424939" w:rsidRDefault="004A1B4C" w:rsidP="00164711">
      <w:pPr>
        <w:spacing w:after="0"/>
        <w:rPr>
          <w:rFonts w:cs="Times New Roman"/>
          <w:b/>
          <w:i/>
          <w:smallCaps/>
          <w:color w:val="000000" w:themeColor="text1"/>
        </w:rPr>
      </w:pPr>
    </w:p>
    <w:p w14:paraId="36A6DBEC" w14:textId="24C61594" w:rsidR="005475A9" w:rsidRPr="00424939" w:rsidRDefault="005475A9" w:rsidP="00164711">
      <w:pPr>
        <w:spacing w:after="0"/>
        <w:rPr>
          <w:rFonts w:cs="Times New Roman"/>
          <w:b/>
          <w:i/>
          <w:smallCaps/>
          <w:color w:val="000000" w:themeColor="text1"/>
        </w:rPr>
      </w:pPr>
      <w:bookmarkStart w:id="13729" w:name="AppliedVoice"/>
      <w:r w:rsidRPr="00424939">
        <w:rPr>
          <w:rFonts w:cs="Times New Roman"/>
          <w:b/>
          <w:i/>
          <w:smallCaps/>
          <w:color w:val="000000" w:themeColor="text1"/>
        </w:rPr>
        <w:t>applied voice</w:t>
      </w:r>
      <w:bookmarkEnd w:id="13729"/>
      <w:del w:id="13730" w:author="Summer 2023 updates" w:date="2024-07-31T13:42:00Z">
        <w:r w:rsidR="00026350" w:rsidRPr="00424939">
          <w:rPr>
            <w:rFonts w:cs="Times New Roman"/>
            <w:b/>
            <w:i/>
            <w:smallCaps/>
            <w:color w:val="000000" w:themeColor="text1"/>
          </w:rPr>
          <w:delText>--</w:delText>
        </w:r>
      </w:del>
      <w:ins w:id="13731"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3A4FC646" w14:textId="7EB66E3D" w:rsidR="005475A9" w:rsidRPr="00424939" w:rsidRDefault="005475A9" w:rsidP="00164711">
      <w:pPr>
        <w:spacing w:after="0"/>
        <w:rPr>
          <w:rFonts w:cs="Times New Roman"/>
          <w:color w:val="000000" w:themeColor="text1"/>
          <w:sz w:val="20"/>
          <w:szCs w:val="20"/>
        </w:rPr>
      </w:pPr>
      <w:r w:rsidRPr="00424939">
        <w:rPr>
          <w:rFonts w:cs="Times New Roman"/>
          <w:color w:val="000000" w:themeColor="text1"/>
          <w:sz w:val="20"/>
          <w:szCs w:val="20"/>
        </w:rPr>
        <w:t>(Offerings vary each term and include sight</w:t>
      </w:r>
      <w:r w:rsidR="00560F9F" w:rsidRPr="00424939">
        <w:rPr>
          <w:rFonts w:cs="Times New Roman"/>
          <w:color w:val="000000" w:themeColor="text1"/>
          <w:sz w:val="20"/>
          <w:szCs w:val="20"/>
        </w:rPr>
        <w:t xml:space="preserve"> </w:t>
      </w:r>
      <w:r w:rsidRPr="00424939">
        <w:rPr>
          <w:rFonts w:cs="Times New Roman"/>
          <w:color w:val="000000" w:themeColor="text1"/>
          <w:sz w:val="20"/>
          <w:szCs w:val="20"/>
        </w:rPr>
        <w:t>singing and/or Alexander Technique.)</w:t>
      </w:r>
    </w:p>
    <w:p w14:paraId="21764798" w14:textId="545ADD7A"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101</w:t>
      </w:r>
      <w:r w:rsidR="00C55ECE" w:rsidRPr="00424939">
        <w:rPr>
          <w:rFonts w:cs="Times New Roman"/>
          <w:color w:val="000000" w:themeColor="text1"/>
        </w:rPr>
        <w:t>V</w:t>
      </w:r>
      <w:r w:rsidRPr="00424939">
        <w:rPr>
          <w:rFonts w:cs="Times New Roman"/>
          <w:color w:val="000000" w:themeColor="text1"/>
        </w:rPr>
        <w:t xml:space="preserve"> Voice (0.3 cc) </w:t>
      </w:r>
    </w:p>
    <w:p w14:paraId="3CEF69A9" w14:textId="1E662D8A" w:rsidR="004A1B4C" w:rsidRPr="00424939" w:rsidRDefault="004A1B4C" w:rsidP="00164711">
      <w:pPr>
        <w:spacing w:after="0"/>
        <w:rPr>
          <w:rFonts w:cs="Times New Roman"/>
          <w:color w:val="000000" w:themeColor="text1"/>
        </w:rPr>
      </w:pPr>
      <w:r w:rsidRPr="00424939">
        <w:rPr>
          <w:rFonts w:cs="Times New Roman"/>
          <w:color w:val="000000" w:themeColor="text1"/>
        </w:rPr>
        <w:t>MUA-110V Voice Sight Singing Lessons</w:t>
      </w:r>
    </w:p>
    <w:p w14:paraId="51A555BA" w14:textId="27930DE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202</w:t>
      </w:r>
      <w:r w:rsidR="00C55ECE" w:rsidRPr="00424939">
        <w:rPr>
          <w:rFonts w:cs="Times New Roman"/>
          <w:color w:val="000000" w:themeColor="text1"/>
        </w:rPr>
        <w:t>V</w:t>
      </w:r>
      <w:r w:rsidRPr="00424939">
        <w:rPr>
          <w:rFonts w:cs="Times New Roman"/>
          <w:color w:val="000000" w:themeColor="text1"/>
        </w:rPr>
        <w:t xml:space="preserve"> Voice (0.6 cc)</w:t>
      </w:r>
    </w:p>
    <w:p w14:paraId="4ED6B3A9" w14:textId="2CDAF6FE"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303</w:t>
      </w:r>
      <w:r w:rsidR="00C55ECE" w:rsidRPr="00424939">
        <w:rPr>
          <w:rFonts w:cs="Times New Roman"/>
          <w:color w:val="000000" w:themeColor="text1"/>
        </w:rPr>
        <w:t>V</w:t>
      </w:r>
      <w:r w:rsidRPr="00424939">
        <w:rPr>
          <w:rFonts w:cs="Times New Roman"/>
          <w:color w:val="000000" w:themeColor="text1"/>
        </w:rPr>
        <w:t xml:space="preserve"> Voice (</w:t>
      </w:r>
      <w:r w:rsidRPr="00424939">
        <w:rPr>
          <w:rFonts w:cs="Times New Roman"/>
          <w:color w:val="000000" w:themeColor="text1"/>
          <w:sz w:val="20"/>
          <w:szCs w:val="20"/>
        </w:rPr>
        <w:t>Advanced Standing</w:t>
      </w:r>
      <w:r w:rsidRPr="00424939">
        <w:rPr>
          <w:rFonts w:cs="Times New Roman"/>
          <w:color w:val="000000" w:themeColor="text1"/>
        </w:rPr>
        <w:t>) (0.6 cc)</w:t>
      </w:r>
    </w:p>
    <w:p w14:paraId="1DB7343C" w14:textId="3AFD921B" w:rsidR="00293DD9" w:rsidRPr="00424939" w:rsidRDefault="00293DD9" w:rsidP="00164711">
      <w:pPr>
        <w:spacing w:after="12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300</w:t>
      </w:r>
      <w:r w:rsidR="00C55ECE" w:rsidRPr="00424939">
        <w:rPr>
          <w:rFonts w:cs="Times New Roman"/>
          <w:color w:val="000000" w:themeColor="text1"/>
        </w:rPr>
        <w:t>A</w:t>
      </w:r>
      <w:r w:rsidRPr="00424939">
        <w:rPr>
          <w:rFonts w:cs="Times New Roman"/>
          <w:color w:val="000000" w:themeColor="text1"/>
        </w:rPr>
        <w:t xml:space="preserve"> Alexander Technique (0.3 cc)</w:t>
      </w:r>
    </w:p>
    <w:p w14:paraId="4E2BD022" w14:textId="77777777" w:rsidR="004D5EAC" w:rsidRPr="00424939" w:rsidRDefault="004D5EAC" w:rsidP="00164711">
      <w:pPr>
        <w:spacing w:after="0"/>
        <w:rPr>
          <w:rFonts w:cs="Times New Roman"/>
          <w:b/>
          <w:i/>
          <w:smallCaps/>
          <w:color w:val="000000" w:themeColor="text1"/>
        </w:rPr>
      </w:pPr>
    </w:p>
    <w:p w14:paraId="185BB379" w14:textId="5E36A71B" w:rsidR="005475A9" w:rsidRPr="00424939" w:rsidRDefault="005475A9" w:rsidP="00164711">
      <w:pPr>
        <w:spacing w:after="0"/>
        <w:rPr>
          <w:rFonts w:cs="Times New Roman"/>
          <w:b/>
          <w:i/>
          <w:smallCaps/>
          <w:color w:val="000000" w:themeColor="text1"/>
        </w:rPr>
      </w:pPr>
      <w:r w:rsidRPr="00424939">
        <w:rPr>
          <w:rFonts w:cs="Times New Roman"/>
          <w:b/>
          <w:i/>
          <w:smallCaps/>
          <w:color w:val="000000" w:themeColor="text1"/>
        </w:rPr>
        <w:t>applied woodwinds</w:t>
      </w:r>
      <w:del w:id="13732" w:author="Summer 2023 updates" w:date="2024-07-31T13:42:00Z">
        <w:r w:rsidR="00026350" w:rsidRPr="00424939">
          <w:rPr>
            <w:rFonts w:cs="Times New Roman"/>
            <w:b/>
            <w:i/>
            <w:smallCaps/>
            <w:color w:val="000000" w:themeColor="text1"/>
          </w:rPr>
          <w:delText>--</w:delText>
        </w:r>
      </w:del>
      <w:ins w:id="13733" w:author="Summer 2023 updates" w:date="2024-07-31T13:42:00Z">
        <w:r w:rsidR="000C027B">
          <w:rPr>
            <w:rFonts w:cs="Times New Roman"/>
            <w:b/>
            <w:i/>
            <w:smallCaps/>
            <w:color w:val="000000" w:themeColor="text1"/>
          </w:rPr>
          <w:t>—</w:t>
        </w:r>
      </w:ins>
      <w:r w:rsidR="00026350" w:rsidRPr="00424939">
        <w:rPr>
          <w:rFonts w:cs="Times New Roman"/>
          <w:b/>
          <w:i/>
          <w:smallCaps/>
          <w:color w:val="000000" w:themeColor="text1"/>
        </w:rPr>
        <w:t>lessons</w:t>
      </w:r>
    </w:p>
    <w:p w14:paraId="1100DBFD" w14:textId="680523F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101</w:t>
      </w:r>
      <w:r w:rsidR="00C55ECE" w:rsidRPr="00424939">
        <w:rPr>
          <w:rFonts w:cs="Times New Roman"/>
          <w:color w:val="000000" w:themeColor="text1"/>
        </w:rPr>
        <w:t>W</w:t>
      </w:r>
      <w:r w:rsidRPr="00424939">
        <w:rPr>
          <w:rFonts w:cs="Times New Roman"/>
          <w:color w:val="000000" w:themeColor="text1"/>
        </w:rPr>
        <w:t xml:space="preserve"> Flute (0.3 cc)</w:t>
      </w:r>
    </w:p>
    <w:p w14:paraId="690420C5" w14:textId="33373551"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202</w:t>
      </w:r>
      <w:r w:rsidR="00C55ECE" w:rsidRPr="00424939">
        <w:rPr>
          <w:rFonts w:cs="Times New Roman"/>
          <w:color w:val="000000" w:themeColor="text1"/>
        </w:rPr>
        <w:t>W</w:t>
      </w:r>
      <w:r w:rsidRPr="00424939">
        <w:rPr>
          <w:rFonts w:cs="Times New Roman"/>
          <w:color w:val="000000" w:themeColor="text1"/>
        </w:rPr>
        <w:t xml:space="preserve"> Flute (0.6 cc)</w:t>
      </w:r>
    </w:p>
    <w:p w14:paraId="5E6A17AE" w14:textId="68161BD9"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303</w:t>
      </w:r>
      <w:r w:rsidR="00C55ECE" w:rsidRPr="00424939">
        <w:rPr>
          <w:rFonts w:cs="Times New Roman"/>
          <w:color w:val="000000" w:themeColor="text1"/>
        </w:rPr>
        <w:t>W</w:t>
      </w:r>
      <w:r w:rsidRPr="00424939">
        <w:rPr>
          <w:rFonts w:cs="Times New Roman"/>
          <w:color w:val="000000" w:themeColor="text1"/>
        </w:rPr>
        <w:t xml:space="preserve"> Flute (</w:t>
      </w:r>
      <w:r w:rsidRPr="00424939">
        <w:rPr>
          <w:rFonts w:cs="Times New Roman"/>
          <w:color w:val="000000" w:themeColor="text1"/>
          <w:sz w:val="20"/>
          <w:szCs w:val="20"/>
        </w:rPr>
        <w:t>Advanced Standing</w:t>
      </w:r>
      <w:r w:rsidRPr="00424939">
        <w:rPr>
          <w:rFonts w:cs="Times New Roman"/>
          <w:color w:val="000000" w:themeColor="text1"/>
        </w:rPr>
        <w:t>) (0.6 cc)</w:t>
      </w:r>
    </w:p>
    <w:p w14:paraId="271B608E" w14:textId="5D2B7AE2"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111</w:t>
      </w:r>
      <w:r w:rsidR="00C55ECE" w:rsidRPr="00424939">
        <w:rPr>
          <w:rFonts w:cs="Times New Roman"/>
          <w:color w:val="000000" w:themeColor="text1"/>
        </w:rPr>
        <w:t>W</w:t>
      </w:r>
      <w:r w:rsidRPr="00424939">
        <w:rPr>
          <w:rFonts w:cs="Times New Roman"/>
          <w:color w:val="000000" w:themeColor="text1"/>
        </w:rPr>
        <w:t xml:space="preserve"> Oboe (0.3 cc)</w:t>
      </w:r>
    </w:p>
    <w:p w14:paraId="6053E21A" w14:textId="21052364"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212</w:t>
      </w:r>
      <w:r w:rsidR="00C55ECE" w:rsidRPr="00424939">
        <w:rPr>
          <w:rFonts w:cs="Times New Roman"/>
          <w:color w:val="000000" w:themeColor="text1"/>
        </w:rPr>
        <w:t>W</w:t>
      </w:r>
      <w:r w:rsidRPr="00424939">
        <w:rPr>
          <w:rFonts w:cs="Times New Roman"/>
          <w:color w:val="000000" w:themeColor="text1"/>
        </w:rPr>
        <w:t xml:space="preserve"> Oboe (0.6 cc)</w:t>
      </w:r>
    </w:p>
    <w:p w14:paraId="0D15FA55" w14:textId="5EEC0EEB"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313</w:t>
      </w:r>
      <w:r w:rsidR="00C55ECE" w:rsidRPr="00424939">
        <w:rPr>
          <w:rFonts w:cs="Times New Roman"/>
          <w:color w:val="000000" w:themeColor="text1"/>
        </w:rPr>
        <w:t>W</w:t>
      </w:r>
      <w:r w:rsidRPr="00424939">
        <w:rPr>
          <w:rFonts w:cs="Times New Roman"/>
          <w:color w:val="000000" w:themeColor="text1"/>
        </w:rPr>
        <w:t xml:space="preserve"> Oboe (</w:t>
      </w:r>
      <w:r w:rsidRPr="00424939">
        <w:rPr>
          <w:rFonts w:cs="Times New Roman"/>
          <w:color w:val="000000" w:themeColor="text1"/>
          <w:sz w:val="20"/>
          <w:szCs w:val="20"/>
        </w:rPr>
        <w:t>Advanced Standing</w:t>
      </w:r>
      <w:r w:rsidRPr="00424939">
        <w:rPr>
          <w:rFonts w:cs="Times New Roman"/>
          <w:color w:val="000000" w:themeColor="text1"/>
        </w:rPr>
        <w:t>) (0.6 cc)</w:t>
      </w:r>
    </w:p>
    <w:p w14:paraId="1F313E29" w14:textId="3F84A649"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121</w:t>
      </w:r>
      <w:r w:rsidR="00C55ECE" w:rsidRPr="00424939">
        <w:rPr>
          <w:rFonts w:cs="Times New Roman"/>
          <w:color w:val="000000" w:themeColor="text1"/>
        </w:rPr>
        <w:t>W</w:t>
      </w:r>
      <w:r w:rsidRPr="00424939">
        <w:rPr>
          <w:rFonts w:cs="Times New Roman"/>
          <w:color w:val="000000" w:themeColor="text1"/>
        </w:rPr>
        <w:t xml:space="preserve"> Clarinet (0.3 cc)</w:t>
      </w:r>
    </w:p>
    <w:p w14:paraId="3F2A75F9" w14:textId="228E133C"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222</w:t>
      </w:r>
      <w:r w:rsidR="00C55ECE" w:rsidRPr="00424939">
        <w:rPr>
          <w:rFonts w:cs="Times New Roman"/>
          <w:color w:val="000000" w:themeColor="text1"/>
        </w:rPr>
        <w:t>W</w:t>
      </w:r>
      <w:r w:rsidRPr="00424939">
        <w:rPr>
          <w:rFonts w:cs="Times New Roman"/>
          <w:color w:val="000000" w:themeColor="text1"/>
        </w:rPr>
        <w:t xml:space="preserve"> Clarinet (0.6 cc)</w:t>
      </w:r>
    </w:p>
    <w:p w14:paraId="5AFCAB72" w14:textId="4299D50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323</w:t>
      </w:r>
      <w:r w:rsidR="00C55ECE" w:rsidRPr="00424939">
        <w:rPr>
          <w:rFonts w:cs="Times New Roman"/>
          <w:color w:val="000000" w:themeColor="text1"/>
        </w:rPr>
        <w:t>W</w:t>
      </w:r>
      <w:r w:rsidRPr="00424939">
        <w:rPr>
          <w:rFonts w:cs="Times New Roman"/>
          <w:color w:val="000000" w:themeColor="text1"/>
        </w:rPr>
        <w:t xml:space="preserve"> Clarinet (</w:t>
      </w:r>
      <w:r w:rsidRPr="00424939">
        <w:rPr>
          <w:rFonts w:cs="Times New Roman"/>
          <w:color w:val="000000" w:themeColor="text1"/>
          <w:sz w:val="20"/>
          <w:szCs w:val="20"/>
        </w:rPr>
        <w:t>Advanced Standing</w:t>
      </w:r>
      <w:r w:rsidRPr="00424939">
        <w:rPr>
          <w:rFonts w:cs="Times New Roman"/>
          <w:color w:val="000000" w:themeColor="text1"/>
        </w:rPr>
        <w:t>) (0.6 cc)</w:t>
      </w:r>
    </w:p>
    <w:p w14:paraId="2A4A1406" w14:textId="42C960F8"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131</w:t>
      </w:r>
      <w:r w:rsidR="00C55ECE" w:rsidRPr="00424939">
        <w:rPr>
          <w:rFonts w:cs="Times New Roman"/>
          <w:color w:val="000000" w:themeColor="text1"/>
        </w:rPr>
        <w:t>W</w:t>
      </w:r>
      <w:r w:rsidRPr="00424939">
        <w:rPr>
          <w:rFonts w:cs="Times New Roman"/>
          <w:color w:val="000000" w:themeColor="text1"/>
        </w:rPr>
        <w:t xml:space="preserve"> Saxophone (0.3 cc)</w:t>
      </w:r>
    </w:p>
    <w:p w14:paraId="76EEFB53" w14:textId="62571B90"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232</w:t>
      </w:r>
      <w:r w:rsidR="00C55ECE" w:rsidRPr="00424939">
        <w:rPr>
          <w:rFonts w:cs="Times New Roman"/>
          <w:color w:val="000000" w:themeColor="text1"/>
        </w:rPr>
        <w:t>W</w:t>
      </w:r>
      <w:r w:rsidRPr="00424939">
        <w:rPr>
          <w:rFonts w:cs="Times New Roman"/>
          <w:color w:val="000000" w:themeColor="text1"/>
        </w:rPr>
        <w:t xml:space="preserve"> Saxophone (0.6 cc)</w:t>
      </w:r>
    </w:p>
    <w:p w14:paraId="492C947D" w14:textId="34920F06"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333</w:t>
      </w:r>
      <w:r w:rsidR="00C55ECE" w:rsidRPr="00424939">
        <w:rPr>
          <w:rFonts w:cs="Times New Roman"/>
          <w:color w:val="000000" w:themeColor="text1"/>
        </w:rPr>
        <w:t>W</w:t>
      </w:r>
      <w:r w:rsidRPr="00424939">
        <w:rPr>
          <w:rFonts w:cs="Times New Roman"/>
          <w:color w:val="000000" w:themeColor="text1"/>
        </w:rPr>
        <w:t xml:space="preserve"> Saxophone (</w:t>
      </w:r>
      <w:r w:rsidRPr="00424939">
        <w:rPr>
          <w:rFonts w:cs="Times New Roman"/>
          <w:color w:val="000000" w:themeColor="text1"/>
          <w:sz w:val="20"/>
          <w:szCs w:val="20"/>
        </w:rPr>
        <w:t>Advanced Standing</w:t>
      </w:r>
      <w:r w:rsidRPr="00424939">
        <w:rPr>
          <w:rFonts w:cs="Times New Roman"/>
          <w:color w:val="000000" w:themeColor="text1"/>
        </w:rPr>
        <w:t>) (0.6 cc)</w:t>
      </w:r>
    </w:p>
    <w:p w14:paraId="4E496AA2" w14:textId="61487A8B"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141</w:t>
      </w:r>
      <w:r w:rsidR="00C55ECE" w:rsidRPr="00424939">
        <w:rPr>
          <w:rFonts w:cs="Times New Roman"/>
          <w:color w:val="000000" w:themeColor="text1"/>
        </w:rPr>
        <w:t>W</w:t>
      </w:r>
      <w:r w:rsidRPr="00424939">
        <w:rPr>
          <w:rFonts w:cs="Times New Roman"/>
          <w:color w:val="000000" w:themeColor="text1"/>
        </w:rPr>
        <w:t xml:space="preserve"> Bassoon (0.3 cc)</w:t>
      </w:r>
    </w:p>
    <w:p w14:paraId="718C9FEA" w14:textId="2FF83CFD" w:rsidR="005475A9" w:rsidRPr="00424939" w:rsidRDefault="005475A9" w:rsidP="00164711">
      <w:pPr>
        <w:spacing w:after="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242</w:t>
      </w:r>
      <w:r w:rsidR="00C55ECE" w:rsidRPr="00424939">
        <w:rPr>
          <w:rFonts w:cs="Times New Roman"/>
          <w:color w:val="000000" w:themeColor="text1"/>
        </w:rPr>
        <w:t>W</w:t>
      </w:r>
      <w:r w:rsidRPr="00424939">
        <w:rPr>
          <w:rFonts w:cs="Times New Roman"/>
          <w:color w:val="000000" w:themeColor="text1"/>
        </w:rPr>
        <w:t xml:space="preserve"> Bassoon (0.6 cc)</w:t>
      </w:r>
    </w:p>
    <w:p w14:paraId="383EA8F8" w14:textId="3D5C0BA5" w:rsidR="00F27F07" w:rsidRPr="00424939" w:rsidRDefault="005475A9" w:rsidP="001921B1">
      <w:pPr>
        <w:spacing w:after="120"/>
        <w:rPr>
          <w:rFonts w:cs="Times New Roman"/>
          <w:color w:val="000000" w:themeColor="text1"/>
        </w:rPr>
      </w:pPr>
      <w:r w:rsidRPr="00424939">
        <w:rPr>
          <w:rFonts w:cs="Times New Roman"/>
          <w:color w:val="000000" w:themeColor="text1"/>
        </w:rPr>
        <w:t>MUA-</w:t>
      </w:r>
      <w:r w:rsidR="00DA3ECF" w:rsidRPr="00424939">
        <w:rPr>
          <w:rFonts w:cs="Times New Roman"/>
          <w:color w:val="000000" w:themeColor="text1"/>
        </w:rPr>
        <w:t>343</w:t>
      </w:r>
      <w:r w:rsidR="00C55ECE" w:rsidRPr="00424939">
        <w:rPr>
          <w:rFonts w:cs="Times New Roman"/>
          <w:color w:val="000000" w:themeColor="text1"/>
        </w:rPr>
        <w:t>W</w:t>
      </w:r>
      <w:r w:rsidRPr="00424939">
        <w:rPr>
          <w:rFonts w:cs="Times New Roman"/>
          <w:color w:val="000000" w:themeColor="text1"/>
        </w:rPr>
        <w:t xml:space="preserve"> Bassoon (</w:t>
      </w:r>
      <w:r w:rsidRPr="00424939">
        <w:rPr>
          <w:rFonts w:cs="Times New Roman"/>
          <w:color w:val="000000" w:themeColor="text1"/>
          <w:sz w:val="20"/>
          <w:szCs w:val="20"/>
        </w:rPr>
        <w:t>Advanced Standing</w:t>
      </w:r>
      <w:r w:rsidRPr="00424939">
        <w:rPr>
          <w:rFonts w:cs="Times New Roman"/>
          <w:color w:val="000000" w:themeColor="text1"/>
        </w:rPr>
        <w:t>) (0.6 cc)</w:t>
      </w:r>
    </w:p>
    <w:p w14:paraId="39101143" w14:textId="77777777" w:rsidR="009D17C7" w:rsidRPr="00424939" w:rsidRDefault="009D17C7" w:rsidP="00026350">
      <w:pPr>
        <w:spacing w:after="0"/>
        <w:rPr>
          <w:rFonts w:cs="Times New Roman"/>
          <w:b/>
          <w:i/>
          <w:smallCaps/>
          <w:color w:val="000000" w:themeColor="text1"/>
        </w:rPr>
      </w:pPr>
    </w:p>
    <w:p w14:paraId="116EF5EF" w14:textId="71B59690" w:rsidR="00026350" w:rsidRPr="00424939" w:rsidRDefault="00026350" w:rsidP="00026350">
      <w:pPr>
        <w:spacing w:after="0"/>
        <w:rPr>
          <w:rFonts w:cs="Times New Roman"/>
          <w:b/>
          <w:i/>
          <w:smallCaps/>
          <w:color w:val="000000" w:themeColor="text1"/>
        </w:rPr>
      </w:pPr>
      <w:r w:rsidRPr="00424939">
        <w:rPr>
          <w:rFonts w:cs="Times New Roman"/>
          <w:b/>
          <w:i/>
          <w:smallCaps/>
          <w:color w:val="000000" w:themeColor="text1"/>
        </w:rPr>
        <w:t>applied pedagogy</w:t>
      </w:r>
      <w:r w:rsidR="00E02A07" w:rsidRPr="00424939">
        <w:rPr>
          <w:rFonts w:cs="Times New Roman"/>
          <w:b/>
          <w:i/>
          <w:smallCaps/>
          <w:color w:val="000000" w:themeColor="text1"/>
        </w:rPr>
        <w:t>/</w:t>
      </w:r>
      <w:del w:id="13734" w:author="Summer 2023 updates" w:date="2024-07-31T13:42:00Z">
        <w:r w:rsidR="006845E8" w:rsidRPr="00424939">
          <w:rPr>
            <w:rFonts w:cs="Times New Roman"/>
            <w:b/>
            <w:i/>
            <w:smallCaps/>
            <w:color w:val="000000" w:themeColor="text1"/>
          </w:rPr>
          <w:delText xml:space="preserve"> </w:delText>
        </w:r>
      </w:del>
      <w:r w:rsidR="006845E8" w:rsidRPr="00424939">
        <w:rPr>
          <w:rFonts w:cs="Times New Roman"/>
          <w:b/>
          <w:i/>
          <w:smallCaps/>
          <w:color w:val="000000" w:themeColor="text1"/>
        </w:rPr>
        <w:t>ensemble and literature</w:t>
      </w:r>
    </w:p>
    <w:p w14:paraId="162A3837" w14:textId="28F72050" w:rsidR="006845E8" w:rsidRPr="00424939" w:rsidRDefault="006845E8" w:rsidP="006845E8">
      <w:pPr>
        <w:spacing w:after="0"/>
        <w:rPr>
          <w:rFonts w:cs="Times New Roman"/>
          <w:color w:val="000000" w:themeColor="text1"/>
        </w:rPr>
      </w:pPr>
      <w:r w:rsidRPr="00424939">
        <w:rPr>
          <w:rFonts w:cs="Times New Roman"/>
          <w:color w:val="000000" w:themeColor="text1"/>
        </w:rPr>
        <w:t>MUA-133B Brass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083B6B7C" w14:textId="15BE742B" w:rsidR="00026350" w:rsidRPr="00424939" w:rsidRDefault="00026350" w:rsidP="00497D65">
      <w:pPr>
        <w:spacing w:after="0"/>
        <w:rPr>
          <w:rFonts w:cs="Times New Roman"/>
          <w:color w:val="000000" w:themeColor="text1"/>
        </w:rPr>
        <w:pPrChange w:id="13735" w:author="Summer 2023 updates" w:date="2024-07-31T13:42:00Z">
          <w:pPr>
            <w:spacing w:after="40"/>
          </w:pPr>
        </w:pPrChange>
      </w:pPr>
      <w:r w:rsidRPr="00424939">
        <w:rPr>
          <w:rFonts w:cs="Times New Roman"/>
          <w:color w:val="000000" w:themeColor="text1"/>
        </w:rPr>
        <w:t>MUA-134B Brass</w:t>
      </w:r>
      <w:r w:rsidR="003F2CA4" w:rsidRPr="00424939">
        <w:rPr>
          <w:rFonts w:cs="Times New Roman"/>
          <w:color w:val="000000" w:themeColor="text1"/>
        </w:rPr>
        <w:t xml:space="preserve"> Pedagogy</w:t>
      </w:r>
    </w:p>
    <w:p w14:paraId="1B0B118D" w14:textId="2F9B37C0" w:rsidR="006845E8" w:rsidRPr="00424939" w:rsidRDefault="006845E8" w:rsidP="00497D65">
      <w:pPr>
        <w:spacing w:after="0"/>
        <w:rPr>
          <w:rFonts w:cs="Times New Roman"/>
          <w:color w:val="000000" w:themeColor="text1"/>
        </w:rPr>
      </w:pPr>
      <w:r w:rsidRPr="00424939">
        <w:rPr>
          <w:rFonts w:cs="Times New Roman"/>
          <w:color w:val="000000" w:themeColor="text1"/>
        </w:rPr>
        <w:t>MUA-133K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A972DD0" w14:textId="575FB312" w:rsidR="00026350" w:rsidRPr="00424939" w:rsidRDefault="000B7128" w:rsidP="00497D65">
      <w:pPr>
        <w:spacing w:after="0"/>
        <w:rPr>
          <w:rFonts w:cs="Times New Roman"/>
          <w:color w:val="000000" w:themeColor="text1"/>
        </w:rPr>
        <w:pPrChange w:id="13736" w:author="Summer 2023 updates" w:date="2024-07-31T13:42:00Z">
          <w:pPr>
            <w:spacing w:after="40"/>
          </w:pPr>
        </w:pPrChange>
      </w:pPr>
      <w:r w:rsidRPr="00424939">
        <w:rPr>
          <w:rFonts w:cs="Times New Roman"/>
          <w:color w:val="000000" w:themeColor="text1"/>
        </w:rPr>
        <w:t>MUA-134K</w:t>
      </w:r>
      <w:r w:rsidR="00026350" w:rsidRPr="00424939">
        <w:rPr>
          <w:rFonts w:cs="Times New Roman"/>
          <w:color w:val="000000" w:themeColor="text1"/>
        </w:rPr>
        <w:t xml:space="preserve"> Keyboard</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Keyboard</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3F2CA4" w:rsidRPr="00424939">
        <w:rPr>
          <w:rFonts w:cs="Times New Roman"/>
          <w:color w:val="000000" w:themeColor="text1"/>
        </w:rPr>
        <w:t xml:space="preserve"> Pedagogy</w:t>
      </w:r>
    </w:p>
    <w:p w14:paraId="46DA6382" w14:textId="2B71345B" w:rsidR="006845E8" w:rsidRPr="00424939" w:rsidRDefault="006845E8" w:rsidP="006845E8">
      <w:pPr>
        <w:spacing w:after="0"/>
        <w:rPr>
          <w:rFonts w:cs="Times New Roman"/>
          <w:color w:val="000000" w:themeColor="text1"/>
        </w:rPr>
      </w:pPr>
      <w:r w:rsidRPr="00424939">
        <w:rPr>
          <w:rFonts w:cs="Times New Roman"/>
          <w:color w:val="000000" w:themeColor="text1"/>
        </w:rPr>
        <w:t>MUA-133P Percussion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4C5867D" w14:textId="736717F0" w:rsidR="00026350" w:rsidRPr="00424939" w:rsidRDefault="000B7128" w:rsidP="00497D65">
      <w:pPr>
        <w:spacing w:after="0"/>
        <w:rPr>
          <w:rFonts w:cs="Times New Roman"/>
          <w:color w:val="000000" w:themeColor="text1"/>
        </w:rPr>
        <w:pPrChange w:id="13737" w:author="Summer 2023 updates" w:date="2024-07-31T13:42:00Z">
          <w:pPr>
            <w:spacing w:after="40"/>
          </w:pPr>
        </w:pPrChange>
      </w:pPr>
      <w:r w:rsidRPr="00424939">
        <w:rPr>
          <w:rFonts w:cs="Times New Roman"/>
          <w:color w:val="000000" w:themeColor="text1"/>
        </w:rPr>
        <w:t>MUA-134P</w:t>
      </w:r>
      <w:r w:rsidR="00026350" w:rsidRPr="00424939">
        <w:rPr>
          <w:rFonts w:cs="Times New Roman"/>
          <w:color w:val="000000" w:themeColor="text1"/>
        </w:rPr>
        <w:t xml:space="preserve"> Percussion</w:t>
      </w:r>
      <w:r w:rsidR="003F2CA4" w:rsidRPr="00424939">
        <w:rPr>
          <w:rFonts w:cs="Times New Roman"/>
          <w:color w:val="000000" w:themeColor="text1"/>
        </w:rPr>
        <w:t xml:space="preserve"> Pedagogy</w:t>
      </w:r>
    </w:p>
    <w:p w14:paraId="2549D077" w14:textId="40A31CD8" w:rsidR="006845E8" w:rsidRPr="00424939" w:rsidRDefault="006845E8" w:rsidP="00497D65">
      <w:pPr>
        <w:spacing w:after="0"/>
        <w:rPr>
          <w:rFonts w:cs="Times New Roman"/>
          <w:color w:val="000000" w:themeColor="text1"/>
        </w:rPr>
      </w:pPr>
      <w:r w:rsidRPr="00424939">
        <w:rPr>
          <w:rFonts w:cs="Times New Roman"/>
          <w:color w:val="000000" w:themeColor="text1"/>
        </w:rPr>
        <w:t>MUA-133S Strings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8C541E6" w14:textId="1A068A09" w:rsidR="00026350" w:rsidRPr="00424939" w:rsidRDefault="000B7128" w:rsidP="00497D65">
      <w:pPr>
        <w:spacing w:after="0"/>
        <w:rPr>
          <w:rFonts w:cs="Times New Roman"/>
          <w:color w:val="000000" w:themeColor="text1"/>
        </w:rPr>
        <w:pPrChange w:id="13738" w:author="Summer 2023 updates" w:date="2024-07-31T13:42:00Z">
          <w:pPr>
            <w:spacing w:after="40"/>
          </w:pPr>
        </w:pPrChange>
      </w:pPr>
      <w:r w:rsidRPr="00424939">
        <w:rPr>
          <w:rFonts w:cs="Times New Roman"/>
          <w:color w:val="000000" w:themeColor="text1"/>
        </w:rPr>
        <w:t>MUA-134S</w:t>
      </w:r>
      <w:r w:rsidR="00026350" w:rsidRPr="00424939">
        <w:rPr>
          <w:rFonts w:cs="Times New Roman"/>
          <w:color w:val="000000" w:themeColor="text1"/>
        </w:rPr>
        <w:t xml:space="preserve"> Strings</w:t>
      </w:r>
      <w:r w:rsidR="003F2CA4" w:rsidRPr="00424939">
        <w:rPr>
          <w:rFonts w:cs="Times New Roman"/>
          <w:color w:val="000000" w:themeColor="text1"/>
        </w:rPr>
        <w:t xml:space="preserve"> Pedagogy</w:t>
      </w:r>
    </w:p>
    <w:p w14:paraId="09C1E794" w14:textId="35C4AEEE" w:rsidR="006845E8" w:rsidRPr="00424939" w:rsidRDefault="006845E8" w:rsidP="00497D65">
      <w:pPr>
        <w:spacing w:after="0"/>
        <w:rPr>
          <w:rFonts w:cs="Times New Roman"/>
          <w:color w:val="000000" w:themeColor="text1"/>
        </w:rPr>
      </w:pPr>
      <w:r w:rsidRPr="00424939">
        <w:rPr>
          <w:rFonts w:cs="Times New Roman"/>
          <w:color w:val="000000" w:themeColor="text1"/>
        </w:rPr>
        <w:t>MUA-133W Woodwind Ensemble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67292817" w14:textId="230D57A3" w:rsidR="00026350" w:rsidRPr="00424939" w:rsidRDefault="000B7128" w:rsidP="00497D65">
      <w:pPr>
        <w:spacing w:after="0"/>
        <w:rPr>
          <w:rFonts w:cs="Times New Roman"/>
          <w:color w:val="000000" w:themeColor="text1"/>
        </w:rPr>
        <w:pPrChange w:id="13739" w:author="Summer 2023 updates" w:date="2024-07-31T13:42:00Z">
          <w:pPr>
            <w:spacing w:after="40"/>
          </w:pPr>
        </w:pPrChange>
      </w:pPr>
      <w:r w:rsidRPr="00424939">
        <w:rPr>
          <w:rFonts w:cs="Times New Roman"/>
          <w:color w:val="000000" w:themeColor="text1"/>
        </w:rPr>
        <w:t>MUA-134W</w:t>
      </w:r>
      <w:r w:rsidR="00026350" w:rsidRPr="00424939">
        <w:rPr>
          <w:rFonts w:cs="Times New Roman"/>
          <w:color w:val="000000" w:themeColor="text1"/>
        </w:rPr>
        <w:t xml:space="preserve"> Woodwind</w:t>
      </w:r>
      <w:r w:rsidR="003F2CA4" w:rsidRPr="00424939">
        <w:rPr>
          <w:rFonts w:cs="Times New Roman"/>
          <w:color w:val="000000" w:themeColor="text1"/>
        </w:rPr>
        <w:t xml:space="preserve"> Pedagogy</w:t>
      </w:r>
    </w:p>
    <w:p w14:paraId="664A1B0E" w14:textId="77777777" w:rsidR="00DE178D" w:rsidRPr="00424939" w:rsidRDefault="00DE178D" w:rsidP="00497D65">
      <w:pPr>
        <w:spacing w:after="0"/>
        <w:rPr>
          <w:rFonts w:cs="Times New Roman"/>
          <w:color w:val="000000" w:themeColor="text1"/>
        </w:rPr>
      </w:pPr>
      <w:r w:rsidRPr="00424939">
        <w:rPr>
          <w:rFonts w:cs="Times New Roman"/>
          <w:color w:val="000000" w:themeColor="text1"/>
        </w:rPr>
        <w:t>MUA-134V Vocal Diction and Pedagogy</w:t>
      </w:r>
    </w:p>
    <w:p w14:paraId="51E7D311" w14:textId="77777777" w:rsidR="00DE178D" w:rsidRPr="00424939" w:rsidRDefault="00DE178D" w:rsidP="006845E8">
      <w:pPr>
        <w:spacing w:after="120"/>
        <w:rPr>
          <w:rFonts w:cs="Times New Roman"/>
          <w:color w:val="000000" w:themeColor="text1"/>
        </w:rPr>
      </w:pPr>
    </w:p>
    <w:p w14:paraId="09DC4F8E" w14:textId="5B88367F" w:rsidR="006845E8" w:rsidRPr="00424939" w:rsidRDefault="006845E8" w:rsidP="006845E8">
      <w:pPr>
        <w:spacing w:after="0"/>
        <w:rPr>
          <w:rFonts w:cs="Times New Roman"/>
          <w:b/>
          <w:i/>
          <w:smallCaps/>
          <w:color w:val="000000" w:themeColor="text1"/>
        </w:rPr>
      </w:pPr>
      <w:r w:rsidRPr="00424939">
        <w:rPr>
          <w:rFonts w:cs="Times New Roman"/>
          <w:b/>
          <w:i/>
          <w:smallCaps/>
          <w:color w:val="000000" w:themeColor="text1"/>
        </w:rPr>
        <w:t xml:space="preserve">applied </w:t>
      </w:r>
      <w:r w:rsidR="00760DCD" w:rsidRPr="00424939">
        <w:rPr>
          <w:rFonts w:cs="Times New Roman"/>
          <w:b/>
          <w:i/>
          <w:smallCaps/>
          <w:color w:val="000000" w:themeColor="text1"/>
        </w:rPr>
        <w:t>techniques</w:t>
      </w:r>
    </w:p>
    <w:p w14:paraId="4062B9B4" w14:textId="77777777" w:rsidR="006845E8" w:rsidRPr="00424939" w:rsidRDefault="006845E8" w:rsidP="00497D65">
      <w:pPr>
        <w:spacing w:after="0"/>
        <w:rPr>
          <w:rFonts w:cs="Times New Roman"/>
          <w:color w:val="000000" w:themeColor="text1"/>
        </w:rPr>
      </w:pPr>
      <w:r w:rsidRPr="00424939">
        <w:rPr>
          <w:rFonts w:cs="Times New Roman"/>
          <w:color w:val="000000" w:themeColor="text1"/>
        </w:rPr>
        <w:t>MUA-143 Strings Techniques</w:t>
      </w:r>
    </w:p>
    <w:p w14:paraId="267B174B" w14:textId="77777777" w:rsidR="006845E8" w:rsidRPr="00424939" w:rsidRDefault="006845E8" w:rsidP="00497D65">
      <w:pPr>
        <w:spacing w:after="0"/>
        <w:rPr>
          <w:rFonts w:cs="Times New Roman"/>
          <w:color w:val="000000" w:themeColor="text1"/>
        </w:rPr>
      </w:pPr>
      <w:r w:rsidRPr="00424939">
        <w:rPr>
          <w:rFonts w:cs="Times New Roman"/>
          <w:color w:val="000000" w:themeColor="text1"/>
        </w:rPr>
        <w:t>MUA-153 Single Reed/Flute Techniques</w:t>
      </w:r>
    </w:p>
    <w:p w14:paraId="5B39571C" w14:textId="77777777" w:rsidR="006845E8" w:rsidRPr="00424939" w:rsidRDefault="006845E8" w:rsidP="00497D65">
      <w:pPr>
        <w:spacing w:after="0"/>
        <w:rPr>
          <w:rFonts w:cs="Times New Roman"/>
          <w:color w:val="000000" w:themeColor="text1"/>
        </w:rPr>
        <w:pPrChange w:id="13740" w:author="Summer 2023 updates" w:date="2024-07-31T13:42:00Z">
          <w:pPr>
            <w:spacing w:after="40"/>
          </w:pPr>
        </w:pPrChange>
      </w:pPr>
      <w:r w:rsidRPr="00424939">
        <w:rPr>
          <w:rFonts w:cs="Times New Roman"/>
          <w:color w:val="000000" w:themeColor="text1"/>
        </w:rPr>
        <w:t>MUA-163 Double Reed Techniques</w:t>
      </w:r>
    </w:p>
    <w:p w14:paraId="41CFB639" w14:textId="77777777" w:rsidR="006845E8" w:rsidRPr="00424939" w:rsidRDefault="006845E8" w:rsidP="00497D65">
      <w:pPr>
        <w:spacing w:after="0"/>
        <w:rPr>
          <w:rFonts w:cs="Times New Roman"/>
          <w:color w:val="000000" w:themeColor="text1"/>
        </w:rPr>
      </w:pPr>
      <w:r w:rsidRPr="00424939">
        <w:rPr>
          <w:rFonts w:cs="Times New Roman"/>
          <w:color w:val="000000" w:themeColor="text1"/>
        </w:rPr>
        <w:t>MUA-173 High Brass Techniques</w:t>
      </w:r>
    </w:p>
    <w:p w14:paraId="588E7582" w14:textId="77777777" w:rsidR="006845E8" w:rsidRPr="00424939" w:rsidRDefault="006845E8" w:rsidP="00497D65">
      <w:pPr>
        <w:spacing w:after="0"/>
        <w:rPr>
          <w:rFonts w:cs="Times New Roman"/>
          <w:color w:val="000000" w:themeColor="text1"/>
        </w:rPr>
      </w:pPr>
      <w:r w:rsidRPr="00424939">
        <w:rPr>
          <w:rFonts w:cs="Times New Roman"/>
          <w:color w:val="000000" w:themeColor="text1"/>
        </w:rPr>
        <w:t>MUA-183 Low Brass Techniques</w:t>
      </w:r>
    </w:p>
    <w:p w14:paraId="6C3EDD08" w14:textId="77777777" w:rsidR="006845E8" w:rsidRPr="00424939" w:rsidRDefault="006845E8" w:rsidP="00497D65">
      <w:pPr>
        <w:spacing w:after="0"/>
        <w:rPr>
          <w:rFonts w:cs="Times New Roman"/>
          <w:color w:val="000000" w:themeColor="text1"/>
        </w:rPr>
      </w:pPr>
      <w:r w:rsidRPr="00424939">
        <w:rPr>
          <w:rFonts w:cs="Times New Roman"/>
          <w:color w:val="000000" w:themeColor="text1"/>
        </w:rPr>
        <w:t>MUA-193 Percussion Techniques</w:t>
      </w:r>
    </w:p>
    <w:p w14:paraId="75C5E3F4" w14:textId="77777777" w:rsidR="004D5EAC" w:rsidRPr="00424939" w:rsidRDefault="004D5EAC" w:rsidP="00026350">
      <w:pPr>
        <w:spacing w:after="0"/>
        <w:rPr>
          <w:rFonts w:cs="Times New Roman"/>
          <w:b/>
          <w:i/>
          <w:smallCaps/>
          <w:color w:val="000000" w:themeColor="text1"/>
        </w:rPr>
        <w:sectPr w:rsidR="004D5EAC" w:rsidRPr="00424939" w:rsidSect="00884DF4">
          <w:type w:val="continuous"/>
          <w:pgSz w:w="12240" w:h="15840"/>
          <w:pgMar w:top="1440" w:right="1080" w:bottom="1080" w:left="1080" w:header="720" w:footer="720" w:gutter="0"/>
          <w:cols w:num="2" w:space="360"/>
          <w:docGrid w:linePitch="360"/>
          <w:sectPrChange w:id="13741" w:author="Summer 2023 updates" w:date="2024-07-31T13:42:00Z">
            <w:sectPr w:rsidR="004D5EAC" w:rsidRPr="00424939" w:rsidSect="00884DF4">
              <w:pgMar w:top="720" w:right="720" w:bottom="1080" w:left="1440" w:header="720" w:footer="720" w:gutter="0"/>
            </w:sectPr>
          </w:sectPrChange>
        </w:sectPr>
      </w:pPr>
    </w:p>
    <w:p w14:paraId="3C71A859" w14:textId="2AD984BC" w:rsidR="00026350" w:rsidRPr="00424939" w:rsidRDefault="00026350" w:rsidP="00026350">
      <w:pPr>
        <w:spacing w:after="0"/>
        <w:rPr>
          <w:rFonts w:cs="Times New Roman"/>
          <w:b/>
          <w:i/>
          <w:smallCaps/>
          <w:color w:val="000000" w:themeColor="text1"/>
        </w:rPr>
      </w:pPr>
    </w:p>
    <w:p w14:paraId="5F5DFC92" w14:textId="77777777" w:rsidR="00026350" w:rsidRPr="00C67E4B" w:rsidRDefault="00026350" w:rsidP="001921B1">
      <w:pPr>
        <w:spacing w:after="120"/>
        <w:rPr>
          <w:rFonts w:cs="Times New Roman"/>
          <w:b/>
          <w:i/>
          <w:smallCaps/>
          <w:color w:val="000000" w:themeColor="text1"/>
        </w:rPr>
        <w:sectPr w:rsidR="00026350" w:rsidRPr="00C67E4B" w:rsidSect="00884DF4">
          <w:type w:val="continuous"/>
          <w:pgSz w:w="12240" w:h="15840"/>
          <w:pgMar w:top="1440" w:right="1080" w:bottom="1080" w:left="1080" w:header="720" w:footer="720" w:gutter="0"/>
          <w:cols w:space="360"/>
          <w:docGrid w:linePitch="360"/>
          <w:sectPrChange w:id="13742" w:author="Summer 2023 updates" w:date="2024-07-31T13:42:00Z">
            <w:sectPr w:rsidR="00026350" w:rsidRPr="00C67E4B" w:rsidSect="00884DF4">
              <w:pgMar w:top="720" w:right="720" w:bottom="1080" w:left="1440" w:header="720" w:footer="720" w:gutter="0"/>
            </w:sectPr>
          </w:sectPrChange>
        </w:sectPr>
      </w:pPr>
    </w:p>
    <w:p w14:paraId="5BEA77E2" w14:textId="77777777" w:rsidR="00C67E4B" w:rsidRDefault="00C67E4B" w:rsidP="00FA698A">
      <w:pPr>
        <w:spacing w:after="0"/>
        <w:rPr>
          <w:rFonts w:cs="Times New Roman"/>
          <w:b/>
          <w:i/>
          <w:smallCaps/>
          <w:color w:val="000000" w:themeColor="text1"/>
        </w:rPr>
      </w:pPr>
    </w:p>
    <w:p w14:paraId="2C83B22E" w14:textId="62D23283" w:rsidR="00FE7FA4" w:rsidRPr="00C67E4B" w:rsidRDefault="00FE7FA4" w:rsidP="000C027B">
      <w:pPr>
        <w:spacing w:before="120" w:after="0"/>
        <w:rPr>
          <w:rFonts w:cs="Times New Roman"/>
          <w:b/>
          <w:i/>
          <w:smallCaps/>
          <w:color w:val="000000" w:themeColor="text1"/>
        </w:rPr>
        <w:pPrChange w:id="13743" w:author="Summer 2023 updates" w:date="2024-07-31T13:42:00Z">
          <w:pPr>
            <w:spacing w:after="0"/>
          </w:pPr>
        </w:pPrChange>
      </w:pPr>
      <w:r w:rsidRPr="00C67E4B">
        <w:rPr>
          <w:rFonts w:cs="Times New Roman"/>
          <w:b/>
          <w:i/>
          <w:smallCaps/>
          <w:color w:val="000000" w:themeColor="text1"/>
        </w:rPr>
        <w:t>Courses in Music by Category</w:t>
      </w:r>
    </w:p>
    <w:p w14:paraId="33EF41F9" w14:textId="57568045" w:rsidR="001B3F55" w:rsidRPr="00424939" w:rsidRDefault="001B3F55" w:rsidP="00AA3EB9">
      <w:pPr>
        <w:spacing w:before="40"/>
        <w:rPr>
          <w:rFonts w:cs="Times New Roman"/>
          <w:i/>
          <w:smallCaps/>
          <w:color w:val="000000" w:themeColor="text1"/>
        </w:rPr>
        <w:pPrChange w:id="13744" w:author="Summer 2023 updates" w:date="2024-07-31T13:42:00Z">
          <w:pPr>
            <w:spacing w:after="0"/>
          </w:pPr>
        </w:pPrChange>
      </w:pPr>
      <w:r w:rsidRPr="00424939">
        <w:rPr>
          <w:rFonts w:cs="Times New Roman"/>
          <w:i/>
          <w:smallCaps/>
          <w:color w:val="000000" w:themeColor="text1"/>
        </w:rPr>
        <w:t>ensembles</w:t>
      </w:r>
    </w:p>
    <w:p w14:paraId="7CC2C92A" w14:textId="77777777" w:rsidR="001B3F55" w:rsidRPr="00424939" w:rsidRDefault="001B3F55" w:rsidP="00AA3EB9">
      <w:pPr>
        <w:rPr>
          <w:rPrChange w:id="13745" w:author="Summer 2023 updates" w:date="2024-07-31T13:42:00Z">
            <w:rPr>
              <w:color w:val="000000" w:themeColor="text1"/>
            </w:rPr>
          </w:rPrChange>
        </w:rPr>
        <w:pPrChange w:id="13746" w:author="Summer 2023 updates" w:date="2024-07-31T13:42:00Z">
          <w:pPr>
            <w:spacing w:after="0"/>
          </w:pPr>
        </w:pPrChange>
      </w:pPr>
      <w:r w:rsidRPr="00424939">
        <w:rPr>
          <w:rPrChange w:id="13747" w:author="Summer 2023 updates" w:date="2024-07-31T13:42:00Z">
            <w:rPr>
              <w:color w:val="000000" w:themeColor="text1"/>
            </w:rPr>
          </w:rPrChange>
        </w:rPr>
        <w:t xml:space="preserve">Ensembles are open, by audition, to all Coe students, as well as being required of all students pursuing a degree in music. </w:t>
      </w:r>
    </w:p>
    <w:p w14:paraId="57AC5D0C" w14:textId="390D89D1" w:rsidR="001B3F55" w:rsidRPr="00424939" w:rsidRDefault="001B3F55" w:rsidP="00AA3EB9">
      <w:pPr>
        <w:rPr>
          <w:rPrChange w:id="13748" w:author="Summer 2023 updates" w:date="2024-07-31T13:42:00Z">
            <w:rPr>
              <w:color w:val="000000" w:themeColor="text1"/>
            </w:rPr>
          </w:rPrChange>
        </w:rPr>
        <w:pPrChange w:id="13749" w:author="Summer 2023 updates" w:date="2024-07-31T13:42:00Z">
          <w:pPr>
            <w:spacing w:after="80"/>
          </w:pPr>
        </w:pPrChange>
      </w:pPr>
      <w:r w:rsidRPr="00424939">
        <w:rPr>
          <w:rPrChange w:id="13750" w:author="Summer 2023 updates" w:date="2024-07-31T13:42:00Z">
            <w:rPr>
              <w:color w:val="000000" w:themeColor="text1"/>
            </w:rPr>
          </w:rPrChange>
        </w:rPr>
        <w:t xml:space="preserve">Credit for participation in these regularly-offered ensembles is available under the following schedule.  Students are encouraged to participate in these ensembles as often as possible. Additional ensembles, offered on a periodic basis, are listed in the </w:t>
      </w:r>
      <w:r w:rsidRPr="00424939">
        <w:rPr>
          <w:i/>
          <w:rPrChange w:id="13751" w:author="Summer 2023 updates" w:date="2024-07-31T13:42:00Z">
            <w:rPr>
              <w:i/>
              <w:color w:val="000000" w:themeColor="text1"/>
            </w:rPr>
          </w:rPrChange>
        </w:rPr>
        <w:t>Coe College</w:t>
      </w:r>
      <w:r w:rsidRPr="00424939">
        <w:rPr>
          <w:rPrChange w:id="13752" w:author="Summer 2023 updates" w:date="2024-07-31T13:42:00Z">
            <w:rPr>
              <w:color w:val="000000" w:themeColor="text1"/>
            </w:rPr>
          </w:rPrChange>
        </w:rPr>
        <w:t xml:space="preserve"> </w:t>
      </w:r>
      <w:r w:rsidRPr="00424939">
        <w:rPr>
          <w:i/>
          <w:rPrChange w:id="13753" w:author="Summer 2023 updates" w:date="2024-07-31T13:42:00Z">
            <w:rPr>
              <w:i/>
              <w:color w:val="000000" w:themeColor="text1"/>
            </w:rPr>
          </w:rPrChange>
        </w:rPr>
        <w:t>Music</w:t>
      </w:r>
      <w:r w:rsidR="00B8454E" w:rsidRPr="00424939">
        <w:rPr>
          <w:i/>
          <w:rPrChange w:id="13754" w:author="Summer 2023 updates" w:date="2024-07-31T13:42:00Z">
            <w:rPr>
              <w:i/>
              <w:color w:val="000000" w:themeColor="text1"/>
            </w:rPr>
          </w:rPrChange>
        </w:rPr>
        <w:fldChar w:fldCharType="begin"/>
      </w:r>
      <w:r w:rsidR="00B8454E" w:rsidRPr="00424939">
        <w:rPr>
          <w:rPrChange w:id="13755" w:author="Summer 2023 updates" w:date="2024-07-31T13:42:00Z">
            <w:rPr>
              <w:color w:val="000000" w:themeColor="text1"/>
            </w:rPr>
          </w:rPrChange>
        </w:rPr>
        <w:instrText xml:space="preserve"> XE "Music" </w:instrText>
      </w:r>
      <w:r w:rsidR="00B8454E" w:rsidRPr="00424939">
        <w:rPr>
          <w:i/>
          <w:rPrChange w:id="13756" w:author="Summer 2023 updates" w:date="2024-07-31T13:42:00Z">
            <w:rPr>
              <w:i/>
              <w:color w:val="000000" w:themeColor="text1"/>
            </w:rPr>
          </w:rPrChange>
        </w:rPr>
        <w:fldChar w:fldCharType="end"/>
      </w:r>
      <w:r w:rsidRPr="00424939">
        <w:rPr>
          <w:i/>
          <w:rPrChange w:id="13757" w:author="Summer 2023 updates" w:date="2024-07-31T13:42:00Z">
            <w:rPr>
              <w:i/>
              <w:color w:val="000000" w:themeColor="text1"/>
            </w:rPr>
          </w:rPrChange>
        </w:rPr>
        <w:t xml:space="preserve"> Department Faculty</w:t>
      </w:r>
      <w:r w:rsidR="002E2CCC" w:rsidRPr="00424939">
        <w:rPr>
          <w:i/>
          <w:rPrChange w:id="13758" w:author="Summer 2023 updates" w:date="2024-07-31T13:42:00Z">
            <w:rPr>
              <w:i/>
              <w:color w:val="000000" w:themeColor="text1"/>
            </w:rPr>
          </w:rPrChange>
        </w:rPr>
        <w:fldChar w:fldCharType="begin"/>
      </w:r>
      <w:r w:rsidR="002E2CCC" w:rsidRPr="00424939">
        <w:rPr>
          <w:rPrChange w:id="13759" w:author="Summer 2023 updates" w:date="2024-07-31T13:42:00Z">
            <w:rPr>
              <w:color w:val="000000" w:themeColor="text1"/>
            </w:rPr>
          </w:rPrChange>
        </w:rPr>
        <w:instrText xml:space="preserve"> XE "Faculty" </w:instrText>
      </w:r>
      <w:r w:rsidR="002E2CCC" w:rsidRPr="00424939">
        <w:rPr>
          <w:i/>
          <w:rPrChange w:id="13760" w:author="Summer 2023 updates" w:date="2024-07-31T13:42:00Z">
            <w:rPr>
              <w:i/>
              <w:color w:val="000000" w:themeColor="text1"/>
            </w:rPr>
          </w:rPrChange>
        </w:rPr>
        <w:fldChar w:fldCharType="end"/>
      </w:r>
      <w:r w:rsidRPr="00424939">
        <w:rPr>
          <w:i/>
          <w:rPrChange w:id="13761" w:author="Summer 2023 updates" w:date="2024-07-31T13:42:00Z">
            <w:rPr>
              <w:i/>
              <w:color w:val="000000" w:themeColor="text1"/>
            </w:rPr>
          </w:rPrChange>
        </w:rPr>
        <w:t>/Student Handbook</w:t>
      </w:r>
      <w:r w:rsidRPr="00424939">
        <w:rPr>
          <w:rPrChange w:id="13762" w:author="Summer 2023 updates" w:date="2024-07-31T13:42:00Z">
            <w:rPr>
              <w:color w:val="000000" w:themeColor="text1"/>
            </w:rPr>
          </w:rPrChange>
        </w:rPr>
        <w:t>.</w:t>
      </w:r>
    </w:p>
    <w:p w14:paraId="5AC2656F" w14:textId="77777777" w:rsidR="00E25E61" w:rsidRPr="00424939" w:rsidRDefault="00E25E61" w:rsidP="00FE7FA4">
      <w:pPr>
        <w:spacing w:after="0"/>
        <w:rPr>
          <w:rFonts w:cs="Times New Roman"/>
          <w:color w:val="000000" w:themeColor="text1"/>
        </w:rPr>
        <w:sectPr w:rsidR="00E25E61" w:rsidRPr="00424939" w:rsidSect="00884DF4">
          <w:type w:val="continuous"/>
          <w:pgSz w:w="12240" w:h="15840"/>
          <w:pgMar w:top="1440" w:right="1080" w:bottom="1080" w:left="1080" w:header="720" w:footer="720" w:gutter="0"/>
          <w:cols w:space="720"/>
          <w:docGrid w:linePitch="360"/>
          <w:sectPrChange w:id="13763" w:author="Summer 2023 updates" w:date="2024-07-31T13:42:00Z">
            <w:sectPr w:rsidR="00E25E61" w:rsidRPr="00424939" w:rsidSect="00884DF4">
              <w:pgMar w:top="720" w:right="720" w:bottom="1080" w:left="1440" w:header="720" w:footer="720" w:gutter="0"/>
            </w:sectPr>
          </w:sectPrChange>
        </w:sectPr>
      </w:pPr>
    </w:p>
    <w:p w14:paraId="6BD35626" w14:textId="187EFD26"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MUA-100 Concert Band </w:t>
      </w:r>
    </w:p>
    <w:p w14:paraId="0E578995"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MUA-101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Ensemble </w:t>
      </w:r>
    </w:p>
    <w:p w14:paraId="42A4D50B"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MUA-102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and Improvisation Lab</w:t>
      </w:r>
    </w:p>
    <w:p w14:paraId="0508AE27"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MUA-103 Symphony Orchestra </w:t>
      </w:r>
    </w:p>
    <w:p w14:paraId="5F3DCEF3"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MUA-104 Concert Choir </w:t>
      </w:r>
    </w:p>
    <w:p w14:paraId="681E91E3" w14:textId="0D35EC8F"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MUA-105 </w:t>
      </w:r>
      <w:r w:rsidR="009A0C44">
        <w:rPr>
          <w:rFonts w:cs="Times New Roman"/>
          <w:color w:val="000000" w:themeColor="text1"/>
        </w:rPr>
        <w:t>Crimson Singers</w:t>
      </w:r>
      <w:r w:rsidR="009A0C44" w:rsidRPr="00424939">
        <w:rPr>
          <w:rFonts w:cs="Times New Roman"/>
          <w:color w:val="000000" w:themeColor="text1"/>
        </w:rPr>
        <w:t xml:space="preserve"> </w:t>
      </w:r>
    </w:p>
    <w:p w14:paraId="70E09857"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MUA-110 Vocal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Ensemble</w:t>
      </w:r>
    </w:p>
    <w:p w14:paraId="2855C1A8" w14:textId="1BEE4129" w:rsidR="00FE7FA4" w:rsidRPr="00424939" w:rsidRDefault="00FE7FA4" w:rsidP="00FE7FA4">
      <w:pPr>
        <w:spacing w:after="0"/>
        <w:rPr>
          <w:rFonts w:eastAsia="Times New Roman" w:cs="Times New Roman"/>
          <w:color w:val="000000" w:themeColor="text1"/>
        </w:rPr>
      </w:pPr>
      <w:r w:rsidRPr="00424939">
        <w:rPr>
          <w:rFonts w:eastAsia="Times New Roman" w:cs="Times New Roman"/>
          <w:bCs/>
          <w:color w:val="000000" w:themeColor="text1"/>
        </w:rPr>
        <w:t xml:space="preserve">MUA-111 Coe </w:t>
      </w:r>
      <w:r w:rsidR="00442CF8" w:rsidRPr="00424939">
        <w:rPr>
          <w:rFonts w:eastAsia="Times New Roman" w:cs="Times New Roman"/>
          <w:bCs/>
          <w:color w:val="000000" w:themeColor="text1"/>
        </w:rPr>
        <w:t>Handbell</w:t>
      </w:r>
      <w:r w:rsidRPr="00424939">
        <w:rPr>
          <w:rFonts w:eastAsia="Times New Roman" w:cs="Times New Roman"/>
          <w:bCs/>
          <w:color w:val="000000" w:themeColor="text1"/>
        </w:rPr>
        <w:t xml:space="preserve"> Ensemble</w:t>
      </w:r>
    </w:p>
    <w:p w14:paraId="142A50EA" w14:textId="0FB84D25" w:rsidR="00FE7FA4" w:rsidRPr="00424939" w:rsidRDefault="00FE7FA4" w:rsidP="00FE7FA4">
      <w:pPr>
        <w:autoSpaceDE w:val="0"/>
        <w:autoSpaceDN w:val="0"/>
        <w:adjustRightInd w:val="0"/>
        <w:spacing w:after="0"/>
        <w:rPr>
          <w:rFonts w:cs="Times New Roman"/>
          <w:bCs/>
          <w:color w:val="000000" w:themeColor="text1"/>
        </w:rPr>
      </w:pPr>
      <w:r w:rsidRPr="00424939">
        <w:rPr>
          <w:rFonts w:cs="Times New Roman"/>
          <w:bCs/>
          <w:color w:val="000000" w:themeColor="text1"/>
        </w:rPr>
        <w:t xml:space="preserve">MUA-130V Musical Theatre </w:t>
      </w:r>
      <w:r w:rsidR="00773F9D">
        <w:rPr>
          <w:rFonts w:cs="Times New Roman"/>
          <w:bCs/>
          <w:color w:val="000000" w:themeColor="text1"/>
        </w:rPr>
        <w:t>Production Experience</w:t>
      </w:r>
    </w:p>
    <w:p w14:paraId="2F16DD99" w14:textId="68428E60" w:rsidR="00FE7FA4" w:rsidRPr="00424939" w:rsidRDefault="00FE7FA4" w:rsidP="00FE7FA4">
      <w:pPr>
        <w:spacing w:after="0"/>
        <w:rPr>
          <w:rFonts w:cs="Times New Roman"/>
          <w:color w:val="000000" w:themeColor="text1"/>
        </w:rPr>
      </w:pPr>
      <w:r w:rsidRPr="00424939">
        <w:rPr>
          <w:rFonts w:cs="Times New Roman"/>
          <w:color w:val="000000" w:themeColor="text1"/>
        </w:rPr>
        <w:t xml:space="preserve">MUA-131V </w:t>
      </w:r>
      <w:r w:rsidR="003152A8">
        <w:rPr>
          <w:rFonts w:cs="Times New Roman"/>
          <w:color w:val="000000" w:themeColor="text1"/>
        </w:rPr>
        <w:t>Song Interpretation</w:t>
      </w:r>
      <w:r w:rsidRPr="00424939">
        <w:rPr>
          <w:rFonts w:cs="Times New Roman"/>
          <w:color w:val="000000" w:themeColor="text1"/>
        </w:rPr>
        <w:t xml:space="preserve"> Workshop</w:t>
      </w:r>
      <w:r w:rsidRPr="00424939">
        <w:rPr>
          <w:rFonts w:cs="Times New Roman"/>
          <w:color w:val="000000" w:themeColor="text1"/>
        </w:rPr>
        <w:fldChar w:fldCharType="begin"/>
      </w:r>
      <w:r w:rsidRPr="00424939">
        <w:rPr>
          <w:rFonts w:cs="Times New Roman"/>
          <w:color w:val="000000" w:themeColor="text1"/>
        </w:rPr>
        <w:instrText xml:space="preserve"> XE "Workshop" </w:instrText>
      </w:r>
      <w:r w:rsidRPr="00424939">
        <w:rPr>
          <w:rFonts w:cs="Times New Roman"/>
          <w:color w:val="000000" w:themeColor="text1"/>
        </w:rPr>
        <w:fldChar w:fldCharType="end"/>
      </w:r>
      <w:r w:rsidRPr="00424939">
        <w:rPr>
          <w:rFonts w:cs="Times New Roman"/>
          <w:color w:val="000000" w:themeColor="text1"/>
        </w:rPr>
        <w:t xml:space="preserve"> </w:t>
      </w:r>
    </w:p>
    <w:p w14:paraId="377E55F4" w14:textId="77777777" w:rsidR="00FE7FA4" w:rsidRPr="00424939" w:rsidRDefault="00FE7FA4" w:rsidP="00FE7FA4">
      <w:pPr>
        <w:spacing w:after="0"/>
        <w:rPr>
          <w:rFonts w:cs="Times New Roman"/>
          <w:color w:val="000000" w:themeColor="text1"/>
        </w:rPr>
      </w:pPr>
      <w:r w:rsidRPr="00424939">
        <w:rPr>
          <w:rFonts w:cs="Times New Roman"/>
          <w:color w:val="000000" w:themeColor="text1"/>
        </w:rPr>
        <w:t>MUA-284 Applied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Special Topics</w:t>
      </w:r>
    </w:p>
    <w:p w14:paraId="76E4FB9E" w14:textId="77777777" w:rsidR="00E25E61" w:rsidRPr="00424939" w:rsidRDefault="00E25E61" w:rsidP="00256682">
      <w:pPr>
        <w:spacing w:after="0"/>
        <w:rPr>
          <w:rFonts w:cs="Times New Roman"/>
          <w:color w:val="000000" w:themeColor="text1"/>
        </w:rPr>
        <w:sectPr w:rsidR="00E25E61" w:rsidRPr="00424939" w:rsidSect="00884DF4">
          <w:type w:val="continuous"/>
          <w:pgSz w:w="12240" w:h="15840"/>
          <w:pgMar w:top="1440" w:right="1080" w:bottom="1080" w:left="1080" w:header="720" w:footer="720" w:gutter="0"/>
          <w:cols w:num="2" w:space="720"/>
          <w:docGrid w:linePitch="360"/>
          <w:sectPrChange w:id="13764" w:author="Summer 2023 updates" w:date="2024-07-31T13:42:00Z">
            <w:sectPr w:rsidR="00E25E61" w:rsidRPr="00424939" w:rsidSect="00884DF4">
              <w:pgMar w:top="720" w:right="720" w:bottom="1080" w:left="1440" w:header="720" w:footer="720" w:gutter="0"/>
            </w:sectPr>
          </w:sectPrChange>
        </w:sectPr>
      </w:pPr>
    </w:p>
    <w:p w14:paraId="72EC807D" w14:textId="547BD2F2" w:rsidR="00FE7FA4" w:rsidRPr="00424939" w:rsidRDefault="00FE7FA4" w:rsidP="00256682">
      <w:pPr>
        <w:spacing w:after="0"/>
        <w:rPr>
          <w:rFonts w:cs="Times New Roman"/>
          <w:color w:val="000000" w:themeColor="text1"/>
        </w:rPr>
      </w:pPr>
    </w:p>
    <w:p w14:paraId="64CA1139" w14:textId="7777777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general survey courses</w:t>
      </w:r>
    </w:p>
    <w:p w14:paraId="55724BEF" w14:textId="77777777" w:rsidR="00E25E61" w:rsidRPr="00424939" w:rsidRDefault="00E25E61" w:rsidP="00E25E61">
      <w:pPr>
        <w:spacing w:after="0"/>
        <w:rPr>
          <w:rFonts w:cs="Times New Roman"/>
          <w:color w:val="000000" w:themeColor="text1"/>
        </w:rPr>
        <w:sectPr w:rsidR="00E25E61" w:rsidRPr="00424939" w:rsidSect="00884DF4">
          <w:type w:val="continuous"/>
          <w:pgSz w:w="12240" w:h="15840"/>
          <w:pgMar w:top="1440" w:right="1080" w:bottom="1080" w:left="1080" w:header="720" w:footer="720" w:gutter="0"/>
          <w:cols w:space="720"/>
          <w:docGrid w:linePitch="360"/>
          <w:sectPrChange w:id="13765" w:author="Summer 2023 updates" w:date="2024-07-31T13:42:00Z">
            <w:sectPr w:rsidR="00E25E61" w:rsidRPr="00424939" w:rsidSect="00884DF4">
              <w:pgMar w:top="720" w:right="720" w:bottom="1080" w:left="1440" w:header="720" w:footer="720" w:gutter="0"/>
            </w:sectPr>
          </w:sectPrChange>
        </w:sectPr>
      </w:pPr>
    </w:p>
    <w:p w14:paraId="3703AB79" w14:textId="1D2CA994" w:rsidR="00E25E61" w:rsidRPr="00424939" w:rsidRDefault="00E25E61" w:rsidP="00E25E61">
      <w:pPr>
        <w:spacing w:after="0"/>
        <w:rPr>
          <w:rFonts w:cs="Times New Roman"/>
          <w:color w:val="000000" w:themeColor="text1"/>
        </w:rPr>
      </w:pPr>
      <w:r w:rsidRPr="00424939">
        <w:rPr>
          <w:rFonts w:cs="Times New Roman"/>
          <w:color w:val="000000" w:themeColor="text1"/>
        </w:rPr>
        <w:t>MU-100 Experiencing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w:t>
      </w:r>
    </w:p>
    <w:p w14:paraId="08B54DF8"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MU-101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Fundamentals </w:t>
      </w:r>
    </w:p>
    <w:p w14:paraId="06B08BAC" w14:textId="77777777" w:rsidR="00E25E61" w:rsidRPr="00424939" w:rsidRDefault="00E25E61" w:rsidP="00E25E61">
      <w:pPr>
        <w:autoSpaceDE w:val="0"/>
        <w:autoSpaceDN w:val="0"/>
        <w:adjustRightInd w:val="0"/>
        <w:spacing w:after="0"/>
        <w:rPr>
          <w:rFonts w:cs="Times New Roman"/>
          <w:bCs/>
          <w:color w:val="000000" w:themeColor="text1"/>
        </w:rPr>
      </w:pPr>
      <w:r w:rsidRPr="00424939">
        <w:rPr>
          <w:rFonts w:cs="Times New Roman"/>
          <w:bCs/>
          <w:color w:val="000000" w:themeColor="text1"/>
        </w:rPr>
        <w:t>MU-140 Film Music</w:t>
      </w:r>
      <w:r w:rsidRPr="00424939">
        <w:rPr>
          <w:rFonts w:cs="Times New Roman"/>
          <w:bCs/>
          <w:color w:val="000000" w:themeColor="text1"/>
        </w:rPr>
        <w:fldChar w:fldCharType="begin"/>
      </w:r>
      <w:r w:rsidRPr="00424939">
        <w:rPr>
          <w:rFonts w:cs="Times New Roman"/>
          <w:color w:val="000000" w:themeColor="text1"/>
        </w:rPr>
        <w:instrText xml:space="preserve"> XE "Music" </w:instrText>
      </w:r>
      <w:r w:rsidRPr="00424939">
        <w:rPr>
          <w:rFonts w:cs="Times New Roman"/>
          <w:bCs/>
          <w:color w:val="000000" w:themeColor="text1"/>
        </w:rPr>
        <w:fldChar w:fldCharType="end"/>
      </w:r>
    </w:p>
    <w:p w14:paraId="055203AC" w14:textId="6BA83ED4" w:rsidR="00E25E61" w:rsidRDefault="00E25E61" w:rsidP="00E25E61">
      <w:pPr>
        <w:spacing w:after="0"/>
        <w:rPr>
          <w:rFonts w:cs="Times New Roman"/>
          <w:color w:val="000000" w:themeColor="text1"/>
        </w:rPr>
      </w:pPr>
      <w:r w:rsidRPr="00424939">
        <w:rPr>
          <w:rFonts w:cs="Times New Roman"/>
          <w:color w:val="000000" w:themeColor="text1"/>
        </w:rPr>
        <w:t>MU-151 Record Label</w:t>
      </w:r>
    </w:p>
    <w:p w14:paraId="07BEEFDF" w14:textId="3E66B392" w:rsidR="00ED2A5D" w:rsidRDefault="00ED2A5D" w:rsidP="00E25E61">
      <w:pPr>
        <w:spacing w:after="0"/>
        <w:rPr>
          <w:ins w:id="13766" w:author="Summer 2023 updates" w:date="2024-07-31T13:42:00Z"/>
          <w:rFonts w:cs="Times New Roman"/>
          <w:color w:val="000000" w:themeColor="text1"/>
        </w:rPr>
      </w:pPr>
      <w:ins w:id="13767" w:author="Summer 2023 updates" w:date="2024-07-31T13:42:00Z">
        <w:r>
          <w:rPr>
            <w:rFonts w:cs="Times New Roman"/>
            <w:color w:val="000000" w:themeColor="text1"/>
          </w:rPr>
          <w:t>MU-202 Arts Administration</w:t>
        </w:r>
      </w:ins>
    </w:p>
    <w:p w14:paraId="307F4CB8" w14:textId="5BD4A4B1" w:rsidR="0032064A" w:rsidRPr="00424939" w:rsidRDefault="0032064A" w:rsidP="00E25E61">
      <w:pPr>
        <w:spacing w:after="0"/>
        <w:rPr>
          <w:rFonts w:cs="Times New Roman"/>
          <w:color w:val="000000" w:themeColor="text1"/>
        </w:rPr>
      </w:pPr>
      <w:r>
        <w:rPr>
          <w:rFonts w:cs="Times New Roman"/>
          <w:color w:val="000000" w:themeColor="text1"/>
        </w:rPr>
        <w:t>MU-251 Record Label Seminar</w:t>
      </w:r>
    </w:p>
    <w:p w14:paraId="2755012B"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MU-157 Introduction to Jazz</w:t>
      </w:r>
      <w:r w:rsidRPr="00424939">
        <w:rPr>
          <w:rFonts w:cs="Times New Roman"/>
          <w:color w:val="000000" w:themeColor="text1"/>
        </w:rPr>
        <w:fldChar w:fldCharType="begin"/>
      </w:r>
      <w:r w:rsidRPr="00424939">
        <w:rPr>
          <w:rFonts w:cs="Times New Roman"/>
          <w:color w:val="000000" w:themeColor="text1"/>
        </w:rPr>
        <w:instrText xml:space="preserve"> XE "Jazz"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w:t>
      </w:r>
    </w:p>
    <w:p w14:paraId="2BFD9F3F"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MU-161 Hip-Hop Workshop</w:t>
      </w:r>
      <w:r w:rsidRPr="00424939">
        <w:rPr>
          <w:rFonts w:cs="Times New Roman"/>
          <w:color w:val="000000" w:themeColor="text1"/>
        </w:rPr>
        <w:fldChar w:fldCharType="begin"/>
      </w:r>
      <w:r w:rsidRPr="00424939">
        <w:rPr>
          <w:rFonts w:cs="Times New Roman"/>
          <w:color w:val="000000" w:themeColor="text1"/>
        </w:rPr>
        <w:instrText xml:space="preserve"> XE "Workshop" </w:instrText>
      </w:r>
      <w:r w:rsidRPr="00424939">
        <w:rPr>
          <w:rFonts w:cs="Times New Roman"/>
          <w:color w:val="000000" w:themeColor="text1"/>
        </w:rPr>
        <w:fldChar w:fldCharType="end"/>
      </w:r>
    </w:p>
    <w:p w14:paraId="27784724"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MU-166 Topics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Non-Western Perspectives </w:t>
      </w:r>
    </w:p>
    <w:p w14:paraId="4C1ACE6E" w14:textId="77777777" w:rsidR="00E25E61" w:rsidRPr="00424939" w:rsidRDefault="00E25E61" w:rsidP="00E25E61">
      <w:pPr>
        <w:autoSpaceDE w:val="0"/>
        <w:autoSpaceDN w:val="0"/>
        <w:adjustRightInd w:val="0"/>
        <w:spacing w:after="0"/>
        <w:rPr>
          <w:rFonts w:cs="Times New Roman"/>
          <w:color w:val="000000" w:themeColor="text1"/>
        </w:rPr>
      </w:pPr>
      <w:r w:rsidRPr="00424939">
        <w:rPr>
          <w:rFonts w:cs="Times New Roman"/>
          <w:color w:val="000000" w:themeColor="text1"/>
        </w:rPr>
        <w:t>MU-270 Musical Theatre Acting</w:t>
      </w:r>
    </w:p>
    <w:p w14:paraId="2DA70523" w14:textId="1077F6AF" w:rsidR="00E25E61" w:rsidRDefault="00E25E61" w:rsidP="00E25E61">
      <w:pPr>
        <w:spacing w:after="0"/>
        <w:rPr>
          <w:rFonts w:cs="Times New Roman"/>
          <w:color w:val="000000" w:themeColor="text1"/>
        </w:rPr>
      </w:pPr>
      <w:r w:rsidRPr="00424939">
        <w:rPr>
          <w:rFonts w:cs="Times New Roman"/>
          <w:color w:val="000000" w:themeColor="text1"/>
        </w:rPr>
        <w:t>MU-284 Topics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w:t>
      </w:r>
    </w:p>
    <w:p w14:paraId="653F5C6E" w14:textId="29EBB96A" w:rsidR="00AD587E" w:rsidRPr="00424939" w:rsidRDefault="00AD587E" w:rsidP="00E25E61">
      <w:pPr>
        <w:spacing w:after="0"/>
        <w:rPr>
          <w:rFonts w:cs="Times New Roman"/>
          <w:color w:val="000000" w:themeColor="text1"/>
        </w:rPr>
      </w:pPr>
      <w:r>
        <w:rPr>
          <w:rFonts w:cs="Times New Roman"/>
          <w:color w:val="000000" w:themeColor="text1"/>
        </w:rPr>
        <w:t>MUA-133V Vocal Literature</w:t>
      </w:r>
    </w:p>
    <w:p w14:paraId="7E756828" w14:textId="77777777" w:rsidR="00E25E61" w:rsidRPr="00424939" w:rsidRDefault="00E25E61" w:rsidP="00E25E61">
      <w:pPr>
        <w:spacing w:after="0"/>
        <w:rPr>
          <w:rFonts w:cs="Times New Roman"/>
          <w:color w:val="000000" w:themeColor="text1"/>
        </w:rPr>
      </w:pPr>
      <w:r w:rsidRPr="00424939">
        <w:rPr>
          <w:rFonts w:cs="Times New Roman"/>
          <w:color w:val="000000" w:themeColor="text1"/>
        </w:rPr>
        <w:t xml:space="preserve">MUA-134V Vocal Diction and Pedagogy </w:t>
      </w:r>
    </w:p>
    <w:p w14:paraId="2592E93F" w14:textId="77777777" w:rsidR="00E25E61" w:rsidRPr="00424939" w:rsidRDefault="00E25E61" w:rsidP="00256682">
      <w:pPr>
        <w:spacing w:after="0"/>
        <w:rPr>
          <w:rFonts w:cs="Times New Roman"/>
          <w:color w:val="000000" w:themeColor="text1"/>
        </w:rPr>
        <w:sectPr w:rsidR="00E25E61" w:rsidRPr="00424939" w:rsidSect="00884DF4">
          <w:type w:val="continuous"/>
          <w:pgSz w:w="12240" w:h="15840"/>
          <w:pgMar w:top="1440" w:right="1080" w:bottom="1080" w:left="1080" w:header="720" w:footer="720" w:gutter="0"/>
          <w:cols w:num="2" w:space="720"/>
          <w:docGrid w:linePitch="360"/>
          <w:sectPrChange w:id="13768" w:author="Summer 2023 updates" w:date="2024-07-31T13:42:00Z">
            <w:sectPr w:rsidR="00E25E61" w:rsidRPr="00424939" w:rsidSect="00884DF4">
              <w:pgMar w:top="720" w:right="720" w:bottom="1080" w:left="1440" w:header="720" w:footer="720" w:gutter="0"/>
            </w:sectPr>
          </w:sectPrChange>
        </w:sectPr>
      </w:pPr>
    </w:p>
    <w:p w14:paraId="2D587FA8" w14:textId="6C1D4FB8" w:rsidR="00E25E61" w:rsidRPr="00424939" w:rsidRDefault="00E25E61" w:rsidP="00256682">
      <w:pPr>
        <w:spacing w:after="0"/>
        <w:rPr>
          <w:rFonts w:cs="Times New Roman"/>
          <w:color w:val="000000" w:themeColor="text1"/>
        </w:rPr>
      </w:pPr>
    </w:p>
    <w:p w14:paraId="62A1DAC6" w14:textId="47FD307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 xml:space="preserve">theory courses </w:t>
      </w:r>
    </w:p>
    <w:p w14:paraId="74E51BED" w14:textId="77777777" w:rsidR="00E25E61" w:rsidRPr="00424939" w:rsidRDefault="00E25E61" w:rsidP="00E25E61">
      <w:pPr>
        <w:spacing w:after="0"/>
        <w:rPr>
          <w:rFonts w:cs="Times New Roman"/>
          <w:color w:val="000000" w:themeColor="text1"/>
        </w:rPr>
        <w:sectPr w:rsidR="00E25E61" w:rsidRPr="00424939" w:rsidSect="00884DF4">
          <w:type w:val="continuous"/>
          <w:pgSz w:w="12240" w:h="15840"/>
          <w:pgMar w:top="1440" w:right="1080" w:bottom="1080" w:left="1080" w:header="720" w:footer="720" w:gutter="0"/>
          <w:cols w:space="720"/>
          <w:docGrid w:linePitch="360"/>
          <w:sectPrChange w:id="13769" w:author="Summer 2023 updates" w:date="2024-07-31T13:42:00Z">
            <w:sectPr w:rsidR="00E25E61" w:rsidRPr="00424939" w:rsidSect="00884DF4">
              <w:pgMar w:top="720" w:right="720" w:bottom="1080" w:left="1440" w:header="720" w:footer="720" w:gutter="0"/>
            </w:sectPr>
          </w:sectPrChange>
        </w:sectPr>
      </w:pPr>
    </w:p>
    <w:p w14:paraId="0EB3BE89"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MU-109 Theory of Music I</w:t>
      </w:r>
    </w:p>
    <w:p w14:paraId="20A150C2"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MU-109L Aural Skills Lab I</w:t>
      </w:r>
    </w:p>
    <w:p w14:paraId="67A3E4C9"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MU-209 Theory of Music II</w:t>
      </w:r>
    </w:p>
    <w:p w14:paraId="158CE9B5" w14:textId="67922D87" w:rsidR="00855EC9" w:rsidRDefault="00855EC9" w:rsidP="00855EC9">
      <w:pPr>
        <w:spacing w:after="0"/>
        <w:rPr>
          <w:rFonts w:cs="Times New Roman"/>
          <w:color w:val="000000" w:themeColor="text1"/>
        </w:rPr>
      </w:pPr>
      <w:r w:rsidRPr="00855EC9">
        <w:rPr>
          <w:rFonts w:cs="Times New Roman"/>
          <w:color w:val="000000" w:themeColor="text1"/>
        </w:rPr>
        <w:t>MU-209L Aural Skills Lab II</w:t>
      </w:r>
    </w:p>
    <w:p w14:paraId="6DE98B07" w14:textId="4B00D403" w:rsidR="00AD587E" w:rsidRPr="00855EC9" w:rsidRDefault="00AD587E" w:rsidP="00855EC9">
      <w:pPr>
        <w:spacing w:after="0"/>
        <w:rPr>
          <w:rFonts w:cs="Times New Roman"/>
          <w:color w:val="000000" w:themeColor="text1"/>
        </w:rPr>
      </w:pPr>
      <w:r>
        <w:rPr>
          <w:rFonts w:cs="Times New Roman"/>
          <w:color w:val="000000" w:themeColor="text1"/>
        </w:rPr>
        <w:t>MUA-211 Group Sight-Singing Lessons</w:t>
      </w:r>
    </w:p>
    <w:p w14:paraId="59EE93CD"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MU-309 Theory of Music III</w:t>
      </w:r>
    </w:p>
    <w:p w14:paraId="30A91184"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MU-309L Aural Skills Lab III</w:t>
      </w:r>
    </w:p>
    <w:p w14:paraId="6111B9F6" w14:textId="77777777" w:rsidR="00855EC9" w:rsidRPr="00855EC9" w:rsidRDefault="00855EC9" w:rsidP="00855EC9">
      <w:pPr>
        <w:spacing w:after="0"/>
        <w:rPr>
          <w:rFonts w:cs="Times New Roman"/>
          <w:color w:val="000000" w:themeColor="text1"/>
        </w:rPr>
      </w:pPr>
      <w:r w:rsidRPr="00855EC9">
        <w:rPr>
          <w:rFonts w:cs="Times New Roman"/>
          <w:color w:val="000000" w:themeColor="text1"/>
        </w:rPr>
        <w:t>MU-409 Theory of Music IV</w:t>
      </w:r>
    </w:p>
    <w:p w14:paraId="7455804A" w14:textId="0017F760" w:rsidR="00E25E61" w:rsidRPr="00424939" w:rsidRDefault="00855EC9" w:rsidP="00855EC9">
      <w:pPr>
        <w:spacing w:after="0"/>
        <w:rPr>
          <w:rFonts w:cs="Times New Roman"/>
          <w:color w:val="000000" w:themeColor="text1"/>
        </w:rPr>
      </w:pPr>
      <w:r w:rsidRPr="00855EC9">
        <w:rPr>
          <w:rFonts w:cs="Times New Roman"/>
          <w:color w:val="000000" w:themeColor="text1"/>
        </w:rPr>
        <w:t>MU-409L Aural Skills Lab IV</w:t>
      </w:r>
    </w:p>
    <w:p w14:paraId="41B13C41" w14:textId="77777777" w:rsidR="00E25E61" w:rsidRPr="00424939" w:rsidRDefault="00E25E61" w:rsidP="00E25E61">
      <w:pPr>
        <w:spacing w:after="0"/>
        <w:rPr>
          <w:rFonts w:cs="Times New Roman"/>
          <w:i/>
          <w:smallCaps/>
          <w:color w:val="000000" w:themeColor="text1"/>
        </w:rPr>
        <w:sectPr w:rsidR="00E25E61" w:rsidRPr="00424939" w:rsidSect="00884DF4">
          <w:type w:val="continuous"/>
          <w:pgSz w:w="12240" w:h="15840"/>
          <w:pgMar w:top="1440" w:right="1080" w:bottom="1080" w:left="1080" w:header="720" w:footer="720" w:gutter="0"/>
          <w:cols w:num="2" w:space="720"/>
          <w:docGrid w:linePitch="360"/>
          <w:sectPrChange w:id="13770" w:author="Summer 2023 updates" w:date="2024-07-31T13:42:00Z">
            <w:sectPr w:rsidR="00E25E61" w:rsidRPr="00424939" w:rsidSect="00884DF4">
              <w:pgMar w:top="720" w:right="720" w:bottom="1080" w:left="1440" w:header="720" w:footer="720" w:gutter="0"/>
            </w:sectPr>
          </w:sectPrChange>
        </w:sectPr>
      </w:pPr>
    </w:p>
    <w:p w14:paraId="0662C8A3" w14:textId="146D570D" w:rsidR="00E25E61" w:rsidRPr="00424939" w:rsidRDefault="00E25E61" w:rsidP="00E25E61">
      <w:pPr>
        <w:spacing w:after="0"/>
        <w:rPr>
          <w:rFonts w:cs="Times New Roman"/>
          <w:i/>
          <w:smallCaps/>
          <w:color w:val="000000" w:themeColor="text1"/>
        </w:rPr>
      </w:pPr>
    </w:p>
    <w:p w14:paraId="60C22AED" w14:textId="2A8689D7" w:rsidR="00E25E61" w:rsidRPr="00424939" w:rsidRDefault="00E25E61" w:rsidP="00E25E61">
      <w:pPr>
        <w:spacing w:after="0"/>
        <w:rPr>
          <w:rFonts w:cs="Times New Roman"/>
          <w:i/>
          <w:smallCaps/>
          <w:color w:val="000000" w:themeColor="text1"/>
        </w:rPr>
      </w:pPr>
      <w:r w:rsidRPr="00424939">
        <w:rPr>
          <w:rFonts w:cs="Times New Roman"/>
          <w:i/>
          <w:smallCaps/>
          <w:color w:val="000000" w:themeColor="text1"/>
        </w:rPr>
        <w:t xml:space="preserve">composition courses </w:t>
      </w:r>
    </w:p>
    <w:p w14:paraId="13F5AFC0" w14:textId="7F1D0533" w:rsidR="00E25E61" w:rsidRDefault="00E25E61" w:rsidP="00E25E61">
      <w:pPr>
        <w:spacing w:after="0"/>
        <w:rPr>
          <w:rFonts w:cs="Times New Roman"/>
          <w:color w:val="000000" w:themeColor="text1"/>
        </w:rPr>
      </w:pPr>
      <w:r w:rsidRPr="00424939">
        <w:rPr>
          <w:rFonts w:cs="Times New Roman"/>
          <w:color w:val="000000" w:themeColor="text1"/>
        </w:rPr>
        <w:t xml:space="preserve">MU-195 </w:t>
      </w:r>
      <w:r w:rsidR="007A4715">
        <w:rPr>
          <w:rFonts w:cs="Times New Roman"/>
          <w:color w:val="000000" w:themeColor="text1"/>
        </w:rPr>
        <w:t>Music Production</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p>
    <w:p w14:paraId="4C13E6A7" w14:textId="720939E4" w:rsidR="00AD587E" w:rsidRDefault="00AD587E" w:rsidP="00E25E61">
      <w:pPr>
        <w:spacing w:after="0"/>
        <w:rPr>
          <w:rFonts w:cs="Times New Roman"/>
          <w:color w:val="000000" w:themeColor="text1"/>
        </w:rPr>
      </w:pPr>
      <w:r>
        <w:rPr>
          <w:rFonts w:cs="Times New Roman"/>
          <w:color w:val="000000" w:themeColor="text1"/>
        </w:rPr>
        <w:t>MUA-413 Orchestration</w:t>
      </w:r>
    </w:p>
    <w:p w14:paraId="66FEC50E" w14:textId="650FFCA2" w:rsidR="00AD587E" w:rsidRPr="00424939" w:rsidRDefault="00AD587E" w:rsidP="00E25E61">
      <w:pPr>
        <w:spacing w:after="0"/>
        <w:rPr>
          <w:rFonts w:cs="Times New Roman"/>
          <w:color w:val="000000" w:themeColor="text1"/>
        </w:rPr>
      </w:pPr>
      <w:r>
        <w:rPr>
          <w:rFonts w:cs="Times New Roman"/>
          <w:color w:val="000000" w:themeColor="text1"/>
        </w:rPr>
        <w:t>MUA-423 Advanced Counterpoint</w:t>
      </w:r>
    </w:p>
    <w:p w14:paraId="39BB380B" w14:textId="77777777" w:rsidR="00CE39F4" w:rsidRPr="00424939" w:rsidRDefault="00CE39F4" w:rsidP="00E25E61">
      <w:pPr>
        <w:spacing w:after="0"/>
        <w:rPr>
          <w:rFonts w:cs="Times New Roman"/>
          <w:color w:val="000000" w:themeColor="text1"/>
        </w:rPr>
      </w:pPr>
    </w:p>
    <w:p w14:paraId="7F4C7AB2" w14:textId="7777777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conducting courses </w:t>
      </w:r>
    </w:p>
    <w:p w14:paraId="45985CC5" w14:textId="77777777" w:rsidR="00E602D1" w:rsidRPr="00424939" w:rsidRDefault="00E602D1" w:rsidP="00CE39F4">
      <w:pPr>
        <w:spacing w:after="0"/>
        <w:rPr>
          <w:rFonts w:cs="Times New Roman"/>
          <w:color w:val="000000" w:themeColor="text1"/>
        </w:rPr>
        <w:sectPr w:rsidR="00E602D1" w:rsidRPr="00424939" w:rsidSect="00884DF4">
          <w:type w:val="continuous"/>
          <w:pgSz w:w="12240" w:h="15840"/>
          <w:pgMar w:top="1440" w:right="1080" w:bottom="1080" w:left="1080" w:header="720" w:footer="720" w:gutter="0"/>
          <w:cols w:space="720"/>
          <w:docGrid w:linePitch="360"/>
          <w:sectPrChange w:id="13771" w:author="Summer 2023 updates" w:date="2024-07-31T13:42:00Z">
            <w:sectPr w:rsidR="00E602D1" w:rsidRPr="00424939" w:rsidSect="00884DF4">
              <w:pgMar w:top="720" w:right="720" w:bottom="1080" w:left="1440" w:header="720" w:footer="720" w:gutter="0"/>
            </w:sectPr>
          </w:sectPrChange>
        </w:sectPr>
      </w:pPr>
    </w:p>
    <w:p w14:paraId="340BEF35" w14:textId="5E5E17C2" w:rsidR="00CE39F4" w:rsidRPr="00424939" w:rsidRDefault="00CE39F4" w:rsidP="00CE39F4">
      <w:pPr>
        <w:spacing w:after="0"/>
        <w:rPr>
          <w:rFonts w:cs="Times New Roman"/>
          <w:color w:val="000000" w:themeColor="text1"/>
        </w:rPr>
      </w:pPr>
      <w:r w:rsidRPr="00424939">
        <w:rPr>
          <w:rFonts w:cs="Times New Roman"/>
          <w:color w:val="000000" w:themeColor="text1"/>
        </w:rPr>
        <w:t>MU-</w:t>
      </w:r>
      <w:del w:id="13772" w:author="Summer 2023 updates" w:date="2024-07-31T13:42:00Z">
        <w:r w:rsidRPr="00424939">
          <w:rPr>
            <w:rFonts w:cs="Times New Roman"/>
            <w:color w:val="000000" w:themeColor="text1"/>
          </w:rPr>
          <w:delText>285</w:delText>
        </w:r>
      </w:del>
      <w:ins w:id="13773" w:author="Summer 2023 updates" w:date="2024-07-31T13:42:00Z">
        <w:r w:rsidR="00ED2A5D" w:rsidRPr="00497D65">
          <w:rPr>
            <w:rFonts w:cs="Times New Roman"/>
            <w:color w:val="000000" w:themeColor="text1"/>
          </w:rPr>
          <w:t>3</w:t>
        </w:r>
        <w:r w:rsidR="00497D65" w:rsidRPr="00497D65">
          <w:rPr>
            <w:rFonts w:cs="Times New Roman"/>
            <w:color w:val="000000" w:themeColor="text1"/>
          </w:rPr>
          <w:t>84</w:t>
        </w:r>
      </w:ins>
      <w:r w:rsidRPr="00424939">
        <w:rPr>
          <w:rFonts w:cs="Times New Roman"/>
          <w:color w:val="000000" w:themeColor="text1"/>
        </w:rPr>
        <w:t xml:space="preserve"> Conducting I </w:t>
      </w:r>
    </w:p>
    <w:p w14:paraId="0494DBC6" w14:textId="30A0E216" w:rsidR="00CE39F4" w:rsidRPr="00424939" w:rsidRDefault="00CE39F4" w:rsidP="00CE39F4">
      <w:pPr>
        <w:spacing w:after="0"/>
        <w:rPr>
          <w:rFonts w:cs="Times New Roman"/>
          <w:color w:val="000000" w:themeColor="text1"/>
        </w:rPr>
      </w:pPr>
      <w:r w:rsidRPr="00424939">
        <w:rPr>
          <w:rFonts w:cs="Times New Roman"/>
          <w:color w:val="000000" w:themeColor="text1"/>
        </w:rPr>
        <w:t xml:space="preserve">MU-385 Conducting II </w:t>
      </w:r>
      <w:ins w:id="13774" w:author="Summer 2023 updates" w:date="2024-07-31T13:42:00Z">
        <w:r w:rsidR="00B50939">
          <w:rPr>
            <w:rFonts w:cs="Times New Roman"/>
            <w:color w:val="000000" w:themeColor="text1"/>
          </w:rPr>
          <w:t>(WE)</w:t>
        </w:r>
      </w:ins>
    </w:p>
    <w:p w14:paraId="0810277E" w14:textId="77777777" w:rsidR="00E602D1" w:rsidRPr="00424939" w:rsidRDefault="00E602D1" w:rsidP="00CE39F4">
      <w:pPr>
        <w:spacing w:after="0"/>
        <w:rPr>
          <w:rFonts w:cs="Times New Roman"/>
          <w:i/>
          <w:smallCaps/>
          <w:color w:val="000000" w:themeColor="text1"/>
        </w:rPr>
        <w:sectPr w:rsidR="00E602D1" w:rsidRPr="00424939" w:rsidSect="00884DF4">
          <w:type w:val="continuous"/>
          <w:pgSz w:w="12240" w:h="15840"/>
          <w:pgMar w:top="1440" w:right="1080" w:bottom="1080" w:left="1080" w:header="720" w:footer="720" w:gutter="0"/>
          <w:cols w:num="2" w:space="720"/>
          <w:docGrid w:linePitch="360"/>
          <w:sectPrChange w:id="13775" w:author="Summer 2023 updates" w:date="2024-07-31T13:42:00Z">
            <w:sectPr w:rsidR="00E602D1" w:rsidRPr="00424939" w:rsidSect="00884DF4">
              <w:pgMar w:top="720" w:right="720" w:bottom="1080" w:left="1440" w:header="720" w:footer="720" w:gutter="0"/>
            </w:sectPr>
          </w:sectPrChange>
        </w:sectPr>
      </w:pPr>
    </w:p>
    <w:p w14:paraId="2CA4FD42" w14:textId="012BCACF" w:rsidR="00CE39F4" w:rsidRPr="00424939" w:rsidRDefault="00CE39F4" w:rsidP="00CE39F4">
      <w:pPr>
        <w:spacing w:after="0"/>
        <w:rPr>
          <w:rFonts w:cs="Times New Roman"/>
          <w:i/>
          <w:smallCaps/>
          <w:color w:val="000000" w:themeColor="text1"/>
        </w:rPr>
      </w:pPr>
    </w:p>
    <w:p w14:paraId="29B3803A" w14:textId="7DF49FD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history courses </w:t>
      </w:r>
    </w:p>
    <w:p w14:paraId="0233846E" w14:textId="77777777" w:rsidR="00E602D1" w:rsidRPr="00424939" w:rsidRDefault="00E602D1" w:rsidP="00CE39F4">
      <w:pPr>
        <w:spacing w:after="0"/>
        <w:rPr>
          <w:rFonts w:cs="Times New Roman"/>
          <w:color w:val="000000" w:themeColor="text1"/>
        </w:rPr>
        <w:sectPr w:rsidR="00E602D1" w:rsidRPr="00424939" w:rsidSect="00884DF4">
          <w:type w:val="continuous"/>
          <w:pgSz w:w="12240" w:h="15840"/>
          <w:pgMar w:top="1440" w:right="1080" w:bottom="1080" w:left="1080" w:header="720" w:footer="720" w:gutter="0"/>
          <w:cols w:space="720"/>
          <w:docGrid w:linePitch="360"/>
          <w:sectPrChange w:id="13776" w:author="Summer 2023 updates" w:date="2024-07-31T13:42:00Z">
            <w:sectPr w:rsidR="00E602D1" w:rsidRPr="00424939" w:rsidSect="00884DF4">
              <w:pgMar w:top="720" w:right="720" w:bottom="1080" w:left="1440" w:header="720" w:footer="720" w:gutter="0"/>
            </w:sectPr>
          </w:sectPrChange>
        </w:sectPr>
      </w:pPr>
    </w:p>
    <w:p w14:paraId="664AFFD1" w14:textId="303F29CE" w:rsidR="00CE39F4" w:rsidRPr="00424939" w:rsidRDefault="00CE39F4" w:rsidP="00CE39F4">
      <w:pPr>
        <w:spacing w:after="0"/>
        <w:rPr>
          <w:rFonts w:cs="Times New Roman"/>
          <w:color w:val="000000" w:themeColor="text1"/>
        </w:rPr>
      </w:pPr>
      <w:r w:rsidRPr="00424939">
        <w:rPr>
          <w:rFonts w:cs="Times New Roman"/>
          <w:color w:val="000000" w:themeColor="text1"/>
        </w:rPr>
        <w:t>MU-255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and Literature</w:t>
      </w:r>
      <w:r w:rsidRPr="00424939">
        <w:rPr>
          <w:rFonts w:cs="Times New Roman"/>
          <w:color w:val="000000" w:themeColor="text1"/>
        </w:rPr>
        <w:fldChar w:fldCharType="begin"/>
      </w:r>
      <w:r w:rsidRPr="00424939">
        <w:rPr>
          <w:rFonts w:cs="Times New Roman"/>
          <w:color w:val="000000" w:themeColor="text1"/>
        </w:rPr>
        <w:instrText xml:space="preserve"> XE "Literature" </w:instrText>
      </w:r>
      <w:r w:rsidRPr="00424939">
        <w:rPr>
          <w:rFonts w:cs="Times New Roman"/>
          <w:color w:val="000000" w:themeColor="text1"/>
        </w:rPr>
        <w:fldChar w:fldCharType="end"/>
      </w:r>
      <w:r w:rsidRPr="00424939">
        <w:rPr>
          <w:rFonts w:cs="Times New Roman"/>
          <w:color w:val="000000" w:themeColor="text1"/>
        </w:rPr>
        <w:t xml:space="preserve"> I (WE)</w:t>
      </w:r>
    </w:p>
    <w:p w14:paraId="7DEFEAFE"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MU-355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History</w:t>
      </w:r>
      <w:r w:rsidRPr="00424939">
        <w:rPr>
          <w:rFonts w:cs="Times New Roman"/>
          <w:color w:val="000000" w:themeColor="text1"/>
        </w:rPr>
        <w:fldChar w:fldCharType="begin"/>
      </w:r>
      <w:r w:rsidRPr="00424939">
        <w:rPr>
          <w:rFonts w:cs="Times New Roman"/>
          <w:color w:val="000000" w:themeColor="text1"/>
        </w:rPr>
        <w:instrText xml:space="preserve"> XE "History" </w:instrText>
      </w:r>
      <w:r w:rsidRPr="00424939">
        <w:rPr>
          <w:rFonts w:cs="Times New Roman"/>
          <w:color w:val="000000" w:themeColor="text1"/>
        </w:rPr>
        <w:fldChar w:fldCharType="end"/>
      </w:r>
      <w:r w:rsidRPr="00424939">
        <w:rPr>
          <w:rFonts w:cs="Times New Roman"/>
          <w:color w:val="000000" w:themeColor="text1"/>
        </w:rPr>
        <w:t xml:space="preserve"> and Literature</w:t>
      </w:r>
      <w:r w:rsidRPr="00424939">
        <w:rPr>
          <w:rFonts w:cs="Times New Roman"/>
          <w:color w:val="000000" w:themeColor="text1"/>
        </w:rPr>
        <w:fldChar w:fldCharType="begin"/>
      </w:r>
      <w:r w:rsidRPr="00424939">
        <w:rPr>
          <w:rFonts w:cs="Times New Roman"/>
          <w:color w:val="000000" w:themeColor="text1"/>
        </w:rPr>
        <w:instrText xml:space="preserve"> XE "Literature" </w:instrText>
      </w:r>
      <w:r w:rsidRPr="00424939">
        <w:rPr>
          <w:rFonts w:cs="Times New Roman"/>
          <w:color w:val="000000" w:themeColor="text1"/>
        </w:rPr>
        <w:fldChar w:fldCharType="end"/>
      </w:r>
      <w:r w:rsidRPr="00424939">
        <w:rPr>
          <w:rFonts w:cs="Times New Roman"/>
          <w:color w:val="000000" w:themeColor="text1"/>
        </w:rPr>
        <w:t xml:space="preserve"> II (WE)</w:t>
      </w:r>
    </w:p>
    <w:p w14:paraId="299F7350" w14:textId="5AC25AA5" w:rsidR="00CE39F4" w:rsidRPr="00424939" w:rsidRDefault="00CE39F4" w:rsidP="00CE39F4">
      <w:pPr>
        <w:autoSpaceDE w:val="0"/>
        <w:autoSpaceDN w:val="0"/>
        <w:adjustRightInd w:val="0"/>
        <w:spacing w:after="0"/>
        <w:rPr>
          <w:rFonts w:cs="Times New Roman"/>
          <w:bCs/>
          <w:color w:val="000000" w:themeColor="text1"/>
        </w:rPr>
      </w:pPr>
      <w:r w:rsidRPr="00424939">
        <w:rPr>
          <w:rFonts w:cs="Times New Roman"/>
          <w:bCs/>
          <w:color w:val="000000" w:themeColor="text1"/>
        </w:rPr>
        <w:t>MU-458 Music</w:t>
      </w:r>
      <w:r w:rsidRPr="00424939">
        <w:rPr>
          <w:rFonts w:cs="Times New Roman"/>
          <w:bCs/>
          <w:color w:val="000000" w:themeColor="text1"/>
        </w:rPr>
        <w:fldChar w:fldCharType="begin"/>
      </w:r>
      <w:r w:rsidRPr="00424939">
        <w:rPr>
          <w:rFonts w:cs="Times New Roman"/>
          <w:color w:val="000000" w:themeColor="text1"/>
        </w:rPr>
        <w:instrText xml:space="preserve"> XE "Music" </w:instrText>
      </w:r>
      <w:r w:rsidRPr="00424939">
        <w:rPr>
          <w:rFonts w:cs="Times New Roman"/>
          <w:bCs/>
          <w:color w:val="000000" w:themeColor="text1"/>
        </w:rPr>
        <w:fldChar w:fldCharType="end"/>
      </w:r>
      <w:r w:rsidRPr="00424939">
        <w:rPr>
          <w:rFonts w:cs="Times New Roman"/>
          <w:bCs/>
          <w:color w:val="000000" w:themeColor="text1"/>
        </w:rPr>
        <w:t xml:space="preserve"> History</w:t>
      </w:r>
      <w:r w:rsidRPr="00424939">
        <w:rPr>
          <w:rFonts w:cs="Times New Roman"/>
          <w:bCs/>
          <w:color w:val="000000" w:themeColor="text1"/>
        </w:rPr>
        <w:fldChar w:fldCharType="begin"/>
      </w:r>
      <w:r w:rsidRPr="00424939">
        <w:rPr>
          <w:rFonts w:cs="Times New Roman"/>
          <w:color w:val="000000" w:themeColor="text1"/>
        </w:rPr>
        <w:instrText xml:space="preserve"> XE "History" </w:instrText>
      </w:r>
      <w:r w:rsidRPr="00424939">
        <w:rPr>
          <w:rFonts w:cs="Times New Roman"/>
          <w:bCs/>
          <w:color w:val="000000" w:themeColor="text1"/>
        </w:rPr>
        <w:fldChar w:fldCharType="end"/>
      </w:r>
      <w:r w:rsidRPr="00424939">
        <w:rPr>
          <w:rFonts w:cs="Times New Roman"/>
          <w:bCs/>
          <w:color w:val="000000" w:themeColor="text1"/>
        </w:rPr>
        <w:t xml:space="preserve"> and Literature</w:t>
      </w:r>
      <w:r w:rsidRPr="00424939">
        <w:rPr>
          <w:rFonts w:cs="Times New Roman"/>
          <w:bCs/>
          <w:color w:val="000000" w:themeColor="text1"/>
        </w:rPr>
        <w:fldChar w:fldCharType="begin"/>
      </w:r>
      <w:r w:rsidRPr="00424939">
        <w:rPr>
          <w:rFonts w:cs="Times New Roman"/>
          <w:color w:val="000000" w:themeColor="text1"/>
        </w:rPr>
        <w:instrText xml:space="preserve"> XE "Literature" </w:instrText>
      </w:r>
      <w:r w:rsidRPr="00424939">
        <w:rPr>
          <w:rFonts w:cs="Times New Roman"/>
          <w:bCs/>
          <w:color w:val="000000" w:themeColor="text1"/>
        </w:rPr>
        <w:fldChar w:fldCharType="end"/>
      </w:r>
      <w:r w:rsidRPr="00424939">
        <w:rPr>
          <w:rFonts w:cs="Times New Roman"/>
          <w:bCs/>
          <w:color w:val="000000" w:themeColor="text1"/>
        </w:rPr>
        <w:t xml:space="preserve"> III </w:t>
      </w:r>
      <w:del w:id="13777" w:author="Summer 2023 updates" w:date="2024-07-31T13:42:00Z">
        <w:r w:rsidRPr="00424939">
          <w:rPr>
            <w:rFonts w:cs="Times New Roman"/>
            <w:color w:val="000000" w:themeColor="text1"/>
          </w:rPr>
          <w:delText>(WE)</w:delText>
        </w:r>
      </w:del>
    </w:p>
    <w:p w14:paraId="0625AD8F" w14:textId="77777777" w:rsidR="00E602D1" w:rsidRPr="00424939" w:rsidRDefault="00E602D1" w:rsidP="00256682">
      <w:pPr>
        <w:spacing w:after="0"/>
        <w:rPr>
          <w:rFonts w:cs="Times New Roman"/>
          <w:color w:val="000000" w:themeColor="text1"/>
        </w:rPr>
        <w:sectPr w:rsidR="00E602D1" w:rsidRPr="00424939" w:rsidSect="00884DF4">
          <w:type w:val="continuous"/>
          <w:pgSz w:w="12240" w:h="15840"/>
          <w:pgMar w:top="1440" w:right="1080" w:bottom="1080" w:left="1080" w:header="720" w:footer="720" w:gutter="0"/>
          <w:cols w:num="2" w:space="720"/>
          <w:docGrid w:linePitch="360"/>
          <w:sectPrChange w:id="13778" w:author="Summer 2023 updates" w:date="2024-07-31T13:42:00Z">
            <w:sectPr w:rsidR="00E602D1" w:rsidRPr="00424939" w:rsidSect="00884DF4">
              <w:pgMar w:top="720" w:right="720" w:bottom="1080" w:left="1440" w:header="720" w:footer="720" w:gutter="0"/>
            </w:sectPr>
          </w:sectPrChange>
        </w:sectPr>
      </w:pPr>
    </w:p>
    <w:p w14:paraId="3B882FA5" w14:textId="0D6C131B" w:rsidR="00E25E61" w:rsidRPr="00424939" w:rsidRDefault="00E25E61" w:rsidP="00256682">
      <w:pPr>
        <w:spacing w:after="0"/>
        <w:rPr>
          <w:rFonts w:cs="Times New Roman"/>
          <w:color w:val="000000" w:themeColor="text1"/>
        </w:rPr>
      </w:pPr>
    </w:p>
    <w:p w14:paraId="68DD33E9" w14:textId="77777777"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music education courses </w:t>
      </w:r>
    </w:p>
    <w:p w14:paraId="63DDB19C" w14:textId="77777777" w:rsidR="00E602D1" w:rsidRPr="00424939" w:rsidRDefault="00E602D1" w:rsidP="00CE39F4">
      <w:pPr>
        <w:spacing w:after="0"/>
        <w:rPr>
          <w:rFonts w:cs="Times New Roman"/>
          <w:color w:val="000000" w:themeColor="text1"/>
        </w:rPr>
        <w:sectPr w:rsidR="00E602D1" w:rsidRPr="00424939" w:rsidSect="00884DF4">
          <w:type w:val="continuous"/>
          <w:pgSz w:w="12240" w:h="15840"/>
          <w:pgMar w:top="1440" w:right="1080" w:bottom="1080" w:left="1080" w:header="720" w:footer="720" w:gutter="0"/>
          <w:cols w:space="720"/>
          <w:docGrid w:linePitch="360"/>
          <w:sectPrChange w:id="13779" w:author="Summer 2023 updates" w:date="2024-07-31T13:42:00Z">
            <w:sectPr w:rsidR="00E602D1" w:rsidRPr="00424939" w:rsidSect="00884DF4">
              <w:pgMar w:top="720" w:right="720" w:bottom="1080" w:left="1440" w:header="720" w:footer="720" w:gutter="0"/>
            </w:sectPr>
          </w:sectPrChange>
        </w:sectPr>
      </w:pPr>
    </w:p>
    <w:p w14:paraId="091D7393" w14:textId="0C48E74A" w:rsidR="00CE39F4" w:rsidRPr="00424939" w:rsidRDefault="00CE39F4" w:rsidP="00CE39F4">
      <w:pPr>
        <w:spacing w:after="0"/>
        <w:rPr>
          <w:rFonts w:cs="Times New Roman"/>
          <w:color w:val="000000" w:themeColor="text1"/>
        </w:rPr>
      </w:pPr>
      <w:r w:rsidRPr="00424939">
        <w:rPr>
          <w:rFonts w:cs="Times New Roman"/>
          <w:color w:val="000000" w:themeColor="text1"/>
        </w:rPr>
        <w:t>MU-205 Practicum in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Education</w:t>
      </w:r>
      <w:r w:rsidRPr="00424939">
        <w:rPr>
          <w:rFonts w:cs="Times New Roman"/>
          <w:color w:val="000000" w:themeColor="text1"/>
        </w:rPr>
        <w:fldChar w:fldCharType="begin"/>
      </w:r>
      <w:r w:rsidRPr="00424939">
        <w:rPr>
          <w:rFonts w:cs="Times New Roman"/>
          <w:color w:val="000000" w:themeColor="text1"/>
        </w:rPr>
        <w:instrText xml:space="preserve"> XE "Education" </w:instrText>
      </w:r>
      <w:r w:rsidRPr="00424939">
        <w:rPr>
          <w:rFonts w:cs="Times New Roman"/>
          <w:color w:val="000000" w:themeColor="text1"/>
        </w:rPr>
        <w:fldChar w:fldCharType="end"/>
      </w:r>
      <w:r w:rsidRPr="00424939">
        <w:rPr>
          <w:rFonts w:cs="Times New Roman"/>
          <w:color w:val="000000" w:themeColor="text1"/>
        </w:rPr>
        <w:t xml:space="preserve"> </w:t>
      </w:r>
    </w:p>
    <w:p w14:paraId="513AA8BD"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MU-360 Elementary and General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023FE959"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MU-361 Choral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7674BAE7" w14:textId="77777777" w:rsidR="00AD587E" w:rsidRDefault="00CE39F4" w:rsidP="00CE39F4">
      <w:pPr>
        <w:spacing w:after="0"/>
        <w:rPr>
          <w:rFonts w:cs="Times New Roman"/>
          <w:color w:val="000000" w:themeColor="text1"/>
        </w:rPr>
      </w:pPr>
      <w:r w:rsidRPr="00424939">
        <w:rPr>
          <w:rFonts w:cs="Times New Roman"/>
          <w:color w:val="000000" w:themeColor="text1"/>
        </w:rPr>
        <w:t>MU-362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 for the Choral</w:t>
      </w:r>
    </w:p>
    <w:p w14:paraId="1CCDB9FF" w14:textId="265C6036" w:rsidR="00CE39F4" w:rsidRPr="00424939" w:rsidRDefault="00AD587E" w:rsidP="00CE39F4">
      <w:pPr>
        <w:spacing w:after="0"/>
        <w:rPr>
          <w:rFonts w:cs="Times New Roman"/>
          <w:color w:val="000000" w:themeColor="text1"/>
        </w:rPr>
      </w:pPr>
      <w:r>
        <w:rPr>
          <w:rFonts w:cs="Times New Roman"/>
          <w:color w:val="000000" w:themeColor="text1"/>
        </w:rPr>
        <w:t>Teacher</w:t>
      </w:r>
      <w:r w:rsidR="00CE39F4" w:rsidRPr="00424939">
        <w:rPr>
          <w:rFonts w:cs="Times New Roman"/>
          <w:color w:val="000000" w:themeColor="text1"/>
        </w:rPr>
        <w:t xml:space="preserve"> </w:t>
      </w:r>
    </w:p>
    <w:p w14:paraId="10DA938C"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MU-363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w:t>
      </w:r>
    </w:p>
    <w:p w14:paraId="3EC1253B"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MU-364 Choral Music</w:t>
      </w:r>
      <w:r w:rsidRPr="00424939">
        <w:rPr>
          <w:rFonts w:cs="Times New Roman"/>
          <w:color w:val="000000" w:themeColor="text1"/>
        </w:rPr>
        <w:fldChar w:fldCharType="begin"/>
      </w:r>
      <w:r w:rsidRPr="00424939">
        <w:rPr>
          <w:rFonts w:cs="Times New Roman"/>
          <w:color w:val="000000" w:themeColor="text1"/>
        </w:rPr>
        <w:instrText xml:space="preserve"> XE "Music" </w:instrText>
      </w:r>
      <w:r w:rsidRPr="00424939">
        <w:rPr>
          <w:rFonts w:cs="Times New Roman"/>
          <w:color w:val="000000" w:themeColor="text1"/>
        </w:rPr>
        <w:fldChar w:fldCharType="end"/>
      </w:r>
      <w:r w:rsidRPr="00424939">
        <w:rPr>
          <w:rFonts w:cs="Times New Roman"/>
          <w:color w:val="000000" w:themeColor="text1"/>
        </w:rPr>
        <w:t xml:space="preserve"> Methods for the Instrumental</w:t>
      </w:r>
      <w:r w:rsidRPr="00424939">
        <w:rPr>
          <w:rFonts w:cs="Times New Roman"/>
          <w:color w:val="000000" w:themeColor="text1"/>
        </w:rPr>
        <w:fldChar w:fldCharType="begin"/>
      </w:r>
      <w:r w:rsidRPr="00424939">
        <w:rPr>
          <w:rFonts w:cs="Times New Roman"/>
          <w:color w:val="000000" w:themeColor="text1"/>
        </w:rPr>
        <w:instrText xml:space="preserve"> XE "Instrumental" </w:instrText>
      </w:r>
      <w:r w:rsidRPr="00424939">
        <w:rPr>
          <w:rFonts w:cs="Times New Roman"/>
          <w:color w:val="000000" w:themeColor="text1"/>
        </w:rPr>
        <w:fldChar w:fldCharType="end"/>
      </w:r>
      <w:r w:rsidRPr="00424939">
        <w:rPr>
          <w:rFonts w:cs="Times New Roman"/>
          <w:color w:val="000000" w:themeColor="text1"/>
        </w:rPr>
        <w:t xml:space="preserve"> Teacher</w:t>
      </w:r>
    </w:p>
    <w:p w14:paraId="3912DA83" w14:textId="77777777" w:rsidR="00CE39F4" w:rsidRPr="00424939" w:rsidRDefault="00CE39F4" w:rsidP="00CE39F4">
      <w:pPr>
        <w:spacing w:after="0"/>
        <w:rPr>
          <w:rFonts w:cs="Times New Roman"/>
          <w:color w:val="000000" w:themeColor="text1"/>
        </w:rPr>
      </w:pPr>
      <w:r w:rsidRPr="00424939">
        <w:rPr>
          <w:rFonts w:cs="Times New Roman"/>
          <w:color w:val="000000" w:themeColor="text1"/>
        </w:rPr>
        <w:t xml:space="preserve">MU-421 Student Teaching in the Elementary School </w:t>
      </w:r>
    </w:p>
    <w:p w14:paraId="2530D192" w14:textId="5F1F6781" w:rsidR="00CE39F4" w:rsidRDefault="00CE39F4" w:rsidP="00CE39F4">
      <w:pPr>
        <w:spacing w:after="0"/>
        <w:rPr>
          <w:rFonts w:cs="Times New Roman"/>
          <w:color w:val="000000" w:themeColor="text1"/>
        </w:rPr>
      </w:pPr>
      <w:r w:rsidRPr="00424939">
        <w:rPr>
          <w:rFonts w:cs="Times New Roman"/>
          <w:color w:val="000000" w:themeColor="text1"/>
        </w:rPr>
        <w:t>MU-422 Student Teaching in the Secondary School</w:t>
      </w:r>
    </w:p>
    <w:p w14:paraId="51B1EF14" w14:textId="6D1C5EBB" w:rsidR="00AD587E" w:rsidRPr="00424939" w:rsidRDefault="00AD587E" w:rsidP="00CE39F4">
      <w:pPr>
        <w:spacing w:after="0"/>
        <w:rPr>
          <w:rFonts w:cs="Times New Roman"/>
          <w:color w:val="000000" w:themeColor="text1"/>
        </w:rPr>
      </w:pPr>
      <w:r>
        <w:rPr>
          <w:rFonts w:cs="Times New Roman"/>
          <w:color w:val="000000" w:themeColor="text1"/>
        </w:rPr>
        <w:t>MUA-</w:t>
      </w:r>
      <w:del w:id="13780" w:author="Summer 2023 updates" w:date="2024-07-31T13:42:00Z">
        <w:r>
          <w:rPr>
            <w:rFonts w:cs="Times New Roman"/>
            <w:color w:val="000000" w:themeColor="text1"/>
          </w:rPr>
          <w:delText>104K</w:delText>
        </w:r>
      </w:del>
      <w:ins w:id="13781" w:author="Summer 2023 updates" w:date="2024-07-31T13:42:00Z">
        <w:r w:rsidR="00ED2A5D" w:rsidRPr="002D6254">
          <w:rPr>
            <w:rFonts w:cs="Times New Roman"/>
            <w:color w:val="000000" w:themeColor="text1"/>
          </w:rPr>
          <w:t>3</w:t>
        </w:r>
        <w:r w:rsidR="002D6254" w:rsidRPr="002D6254">
          <w:rPr>
            <w:rFonts w:cs="Times New Roman"/>
            <w:color w:val="000000" w:themeColor="text1"/>
          </w:rPr>
          <w:t>05</w:t>
        </w:r>
        <w:r w:rsidR="00ED2A5D" w:rsidRPr="002D6254">
          <w:rPr>
            <w:rFonts w:cs="Times New Roman"/>
            <w:color w:val="000000" w:themeColor="text1"/>
          </w:rPr>
          <w:t>K</w:t>
        </w:r>
      </w:ins>
      <w:r w:rsidR="00ED2A5D">
        <w:rPr>
          <w:rFonts w:cs="Times New Roman"/>
          <w:color w:val="000000" w:themeColor="text1"/>
        </w:rPr>
        <w:t xml:space="preserve"> </w:t>
      </w:r>
      <w:r>
        <w:rPr>
          <w:rFonts w:cs="Times New Roman"/>
          <w:color w:val="000000" w:themeColor="text1"/>
        </w:rPr>
        <w:t>Piano for the Music Teacher (0.3</w:t>
      </w:r>
      <w:r w:rsidR="00912B46">
        <w:rPr>
          <w:rFonts w:cs="Times New Roman"/>
          <w:color w:val="000000" w:themeColor="text1"/>
        </w:rPr>
        <w:t xml:space="preserve"> </w:t>
      </w:r>
      <w:r>
        <w:rPr>
          <w:rFonts w:cs="Times New Roman"/>
          <w:color w:val="000000" w:themeColor="text1"/>
        </w:rPr>
        <w:t>cc)</w:t>
      </w:r>
    </w:p>
    <w:p w14:paraId="7FB02F92" w14:textId="77777777" w:rsidR="00E602D1" w:rsidRPr="00424939" w:rsidRDefault="00E602D1" w:rsidP="00CE39F4">
      <w:pPr>
        <w:spacing w:after="0"/>
        <w:rPr>
          <w:rFonts w:cs="Times New Roman"/>
          <w:i/>
          <w:smallCaps/>
          <w:color w:val="000000" w:themeColor="text1"/>
        </w:rPr>
        <w:sectPr w:rsidR="00E602D1" w:rsidRPr="00424939" w:rsidSect="00884DF4">
          <w:type w:val="continuous"/>
          <w:pgSz w:w="12240" w:h="15840"/>
          <w:pgMar w:top="1440" w:right="1080" w:bottom="1080" w:left="1080" w:header="720" w:footer="720" w:gutter="0"/>
          <w:cols w:num="2" w:space="720"/>
          <w:docGrid w:linePitch="360"/>
          <w:sectPrChange w:id="13782" w:author="Summer 2023 updates" w:date="2024-07-31T13:42:00Z">
            <w:sectPr w:rsidR="00E602D1" w:rsidRPr="00424939" w:rsidSect="00884DF4">
              <w:pgMar w:top="720" w:right="720" w:bottom="1080" w:left="1440" w:header="720" w:footer="720" w:gutter="0"/>
            </w:sectPr>
          </w:sectPrChange>
        </w:sectPr>
      </w:pPr>
    </w:p>
    <w:p w14:paraId="7C1930DB" w14:textId="4AF3A28F" w:rsidR="00CE39F4" w:rsidRPr="00424939" w:rsidRDefault="00CE39F4" w:rsidP="00CE39F4">
      <w:pPr>
        <w:spacing w:after="0"/>
        <w:rPr>
          <w:rFonts w:cs="Times New Roman"/>
          <w:i/>
          <w:smallCaps/>
          <w:color w:val="000000" w:themeColor="text1"/>
        </w:rPr>
      </w:pPr>
    </w:p>
    <w:p w14:paraId="49098B6E" w14:textId="68D630C0" w:rsidR="00CE39F4" w:rsidRPr="00424939" w:rsidRDefault="00CE39F4" w:rsidP="00CE39F4">
      <w:pPr>
        <w:spacing w:after="0"/>
        <w:rPr>
          <w:rFonts w:cs="Times New Roman"/>
          <w:i/>
          <w:smallCaps/>
          <w:color w:val="000000" w:themeColor="text1"/>
        </w:rPr>
      </w:pPr>
      <w:r w:rsidRPr="00424939">
        <w:rPr>
          <w:rFonts w:cs="Times New Roman"/>
          <w:i/>
          <w:smallCaps/>
          <w:color w:val="000000" w:themeColor="text1"/>
        </w:rPr>
        <w:t xml:space="preserve">advanced study in music </w:t>
      </w:r>
    </w:p>
    <w:p w14:paraId="362AF4E5" w14:textId="77777777" w:rsidR="00E602D1" w:rsidRPr="00424939" w:rsidRDefault="00E602D1" w:rsidP="00CE39F4">
      <w:pPr>
        <w:spacing w:after="0"/>
        <w:rPr>
          <w:rFonts w:cs="Times New Roman"/>
          <w:color w:val="000000" w:themeColor="text1"/>
        </w:rPr>
        <w:sectPr w:rsidR="00E602D1" w:rsidRPr="00424939" w:rsidSect="00884DF4">
          <w:type w:val="continuous"/>
          <w:pgSz w:w="12240" w:h="15840"/>
          <w:pgMar w:top="1440" w:right="1080" w:bottom="1080" w:left="1080" w:header="720" w:footer="720" w:gutter="0"/>
          <w:cols w:space="720"/>
          <w:docGrid w:linePitch="360"/>
          <w:sectPrChange w:id="13783" w:author="Summer 2023 updates" w:date="2024-07-31T13:42:00Z">
            <w:sectPr w:rsidR="00E602D1" w:rsidRPr="00424939" w:rsidSect="00884DF4">
              <w:pgMar w:top="720" w:right="720" w:bottom="1080" w:left="1440" w:header="720" w:footer="720" w:gutter="0"/>
            </w:sectPr>
          </w:sectPrChange>
        </w:sectPr>
      </w:pPr>
    </w:p>
    <w:p w14:paraId="0E36D900" w14:textId="1F37AE6B" w:rsidR="00CE39F4" w:rsidRPr="00424939" w:rsidRDefault="00CE39F4" w:rsidP="00CE39F4">
      <w:pPr>
        <w:spacing w:after="0"/>
        <w:rPr>
          <w:rFonts w:cs="Times New Roman"/>
          <w:color w:val="000000" w:themeColor="text1"/>
        </w:rPr>
      </w:pPr>
      <w:r w:rsidRPr="00424939">
        <w:rPr>
          <w:rFonts w:cs="Times New Roman"/>
          <w:color w:val="000000" w:themeColor="text1"/>
        </w:rPr>
        <w:t>MUA-490 Senior</w:t>
      </w:r>
      <w:r w:rsidRPr="00424939">
        <w:rPr>
          <w:rFonts w:cs="Times New Roman"/>
          <w:color w:val="000000" w:themeColor="text1"/>
        </w:rPr>
        <w:fldChar w:fldCharType="begin"/>
      </w:r>
      <w:r w:rsidRPr="00424939">
        <w:rPr>
          <w:rFonts w:cs="Times New Roman"/>
          <w:color w:val="000000" w:themeColor="text1"/>
        </w:rPr>
        <w:instrText xml:space="preserve"> XE "Senior" </w:instrText>
      </w:r>
      <w:r w:rsidRPr="00424939">
        <w:rPr>
          <w:rFonts w:cs="Times New Roman"/>
          <w:color w:val="000000" w:themeColor="text1"/>
        </w:rPr>
        <w:fldChar w:fldCharType="end"/>
      </w:r>
      <w:r w:rsidRPr="00424939">
        <w:rPr>
          <w:rFonts w:cs="Times New Roman"/>
          <w:color w:val="000000" w:themeColor="text1"/>
        </w:rPr>
        <w:t xml:space="preserve"> Recital – Non-Credit Bearing</w:t>
      </w:r>
    </w:p>
    <w:p w14:paraId="46C5EF44" w14:textId="3CCCA7C6" w:rsidR="00FE7FA4" w:rsidRPr="00424939" w:rsidRDefault="00CE39F4" w:rsidP="00256682">
      <w:pPr>
        <w:spacing w:after="0"/>
        <w:rPr>
          <w:rFonts w:cs="Times New Roman"/>
          <w:color w:val="000000" w:themeColor="text1"/>
        </w:rPr>
      </w:pPr>
      <w:r w:rsidRPr="00424939">
        <w:rPr>
          <w:rFonts w:cs="Times New Roman"/>
          <w:color w:val="000000" w:themeColor="text1"/>
        </w:rPr>
        <w:t>MU-444 Independent Study</w:t>
      </w:r>
      <w:r w:rsidRPr="00424939">
        <w:rPr>
          <w:rFonts w:cs="Times New Roman"/>
          <w:color w:val="000000" w:themeColor="text1"/>
        </w:rPr>
        <w:fldChar w:fldCharType="begin"/>
      </w:r>
      <w:r w:rsidRPr="00424939">
        <w:rPr>
          <w:rFonts w:cs="Times New Roman"/>
          <w:color w:val="000000" w:themeColor="text1"/>
        </w:rPr>
        <w:instrText xml:space="preserve"> XE "Independent Study" </w:instrText>
      </w:r>
      <w:r w:rsidRPr="00424939">
        <w:rPr>
          <w:rFonts w:cs="Times New Roman"/>
          <w:color w:val="000000" w:themeColor="text1"/>
        </w:rPr>
        <w:fldChar w:fldCharType="end"/>
      </w:r>
      <w:r w:rsidRPr="00424939">
        <w:rPr>
          <w:rFonts w:cs="Times New Roman"/>
          <w:color w:val="000000" w:themeColor="text1"/>
        </w:rPr>
        <w:t xml:space="preserve"> </w:t>
      </w:r>
    </w:p>
    <w:p w14:paraId="45399A09" w14:textId="77777777" w:rsidR="00E602D1" w:rsidRPr="00424939" w:rsidRDefault="00E602D1" w:rsidP="00256682">
      <w:pPr>
        <w:spacing w:after="0"/>
        <w:rPr>
          <w:rFonts w:cs="Times New Roman"/>
          <w:b/>
          <w:color w:val="000000" w:themeColor="text1"/>
        </w:rPr>
        <w:sectPr w:rsidR="00E602D1" w:rsidRPr="00424939" w:rsidSect="00884DF4">
          <w:type w:val="continuous"/>
          <w:pgSz w:w="12240" w:h="15840"/>
          <w:pgMar w:top="1440" w:right="1080" w:bottom="1080" w:left="1080" w:header="720" w:footer="720" w:gutter="0"/>
          <w:cols w:num="2" w:space="720"/>
          <w:docGrid w:linePitch="360"/>
          <w:sectPrChange w:id="13784" w:author="Summer 2023 updates" w:date="2024-07-31T13:42:00Z">
            <w:sectPr w:rsidR="00E602D1" w:rsidRPr="00424939" w:rsidSect="00884DF4">
              <w:pgMar w:top="720" w:right="720" w:bottom="1080" w:left="1440" w:header="720" w:footer="720" w:gutter="0"/>
            </w:sectPr>
          </w:sectPrChange>
        </w:sectPr>
      </w:pPr>
    </w:p>
    <w:p w14:paraId="266D9BA2" w14:textId="2901CD9C" w:rsidR="00CE39F4" w:rsidRPr="00424939" w:rsidRDefault="00CE39F4" w:rsidP="00256682">
      <w:pPr>
        <w:spacing w:after="0"/>
        <w:rPr>
          <w:rFonts w:cs="Times New Roman"/>
          <w:b/>
          <w:color w:val="000000" w:themeColor="text1"/>
        </w:rPr>
      </w:pPr>
    </w:p>
    <w:p w14:paraId="5AA9B38D" w14:textId="77777777" w:rsidR="00E602D1" w:rsidRPr="00424939" w:rsidRDefault="00E602D1" w:rsidP="00E25E61">
      <w:pPr>
        <w:spacing w:after="0"/>
        <w:rPr>
          <w:rFonts w:cs="Times New Roman"/>
          <w:b/>
          <w:smallCaps/>
          <w:color w:val="000000" w:themeColor="text1"/>
        </w:rPr>
      </w:pPr>
    </w:p>
    <w:p w14:paraId="3341AE6B" w14:textId="1E07995E" w:rsidR="00E25E61" w:rsidRPr="00424939" w:rsidRDefault="00F939E0" w:rsidP="000C027B">
      <w:pPr>
        <w:keepNext/>
        <w:spacing w:before="120" w:after="0"/>
        <w:rPr>
          <w:rFonts w:cs="Times New Roman"/>
          <w:b/>
          <w:smallCaps/>
          <w:color w:val="000000" w:themeColor="text1"/>
        </w:rPr>
        <w:pPrChange w:id="13785" w:author="Summer 2023 updates" w:date="2024-07-31T13:42:00Z">
          <w:pPr>
            <w:keepNext/>
            <w:spacing w:after="0"/>
          </w:pPr>
        </w:pPrChange>
      </w:pPr>
      <w:r>
        <w:rPr>
          <w:rFonts w:cs="Times New Roman"/>
          <w:b/>
          <w:smallCaps/>
          <w:color w:val="000000" w:themeColor="text1"/>
        </w:rPr>
        <w:t>Courses in Music</w:t>
      </w:r>
    </w:p>
    <w:p w14:paraId="2FBF1DE2" w14:textId="5098AAEB" w:rsidR="00690553" w:rsidRPr="00F21484" w:rsidRDefault="00F21484" w:rsidP="000C027B">
      <w:pPr>
        <w:keepNext/>
        <w:spacing w:before="120" w:after="0"/>
        <w:rPr>
          <w:rStyle w:val="Strong"/>
        </w:rPr>
        <w:pPrChange w:id="13786" w:author="Summer 2023 updates" w:date="2024-07-31T13:42:00Z">
          <w:pPr>
            <w:keepNext/>
            <w:spacing w:after="0"/>
          </w:pPr>
        </w:pPrChange>
      </w:pPr>
      <w:r>
        <w:rPr>
          <w:rStyle w:val="Strong"/>
        </w:rPr>
        <w:t>MU</w:t>
      </w:r>
      <w:r w:rsidR="00F939E0">
        <w:rPr>
          <w:rStyle w:val="Strong"/>
        </w:rPr>
        <w:t xml:space="preserve"> Prefix</w:t>
      </w:r>
    </w:p>
    <w:p w14:paraId="367CF410" w14:textId="0957C5F5" w:rsidR="00E602D1" w:rsidRPr="00424939" w:rsidRDefault="00E602D1" w:rsidP="000C027B">
      <w:pPr>
        <w:keepNext/>
        <w:spacing w:before="40" w:after="0"/>
        <w:rPr>
          <w:rFonts w:cs="Times New Roman"/>
          <w:b/>
          <w:color w:val="000000" w:themeColor="text1"/>
        </w:rPr>
        <w:pPrChange w:id="13787" w:author="Summer 2023 updates" w:date="2024-07-31T13:42:00Z">
          <w:pPr>
            <w:keepNext/>
            <w:spacing w:after="0"/>
          </w:pPr>
        </w:pPrChange>
      </w:pPr>
      <w:r w:rsidRPr="00424939">
        <w:rPr>
          <w:rFonts w:cs="Times New Roman"/>
          <w:b/>
          <w:color w:val="000000" w:themeColor="text1"/>
        </w:rPr>
        <w:t>MU-100 Experiencing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p>
    <w:p w14:paraId="72ABC7C7" w14:textId="1260A88D" w:rsidR="00E602D1" w:rsidRPr="00424939" w:rsidRDefault="00E602D1" w:rsidP="00DF5F87">
      <w:r w:rsidRPr="00424939">
        <w:t>Provides a framework for informed music listening and for developing an appreciation for a diverse variety of musical styles. Emphasis is on traditional classical music, with some attention to jazz, electronic, and avant-garde styles. Attendance</w:t>
      </w:r>
      <w:r w:rsidRPr="00424939">
        <w:fldChar w:fldCharType="begin"/>
      </w:r>
      <w:r w:rsidRPr="00424939">
        <w:instrText xml:space="preserve"> XE "</w:instrText>
      </w:r>
      <w:r w:rsidRPr="00424939">
        <w:rPr>
          <w:rStyle w:val="Strong"/>
          <w:rFonts w:ascii="Garamond" w:hAnsi="Garamond"/>
          <w:smallCaps w:val="0"/>
          <w:color w:val="000000" w:themeColor="text1"/>
        </w:rPr>
        <w:instrText>Attendance</w:instrText>
      </w:r>
      <w:r w:rsidRPr="00424939">
        <w:instrText xml:space="preserve">" </w:instrText>
      </w:r>
      <w:r w:rsidRPr="00424939">
        <w:fldChar w:fldCharType="end"/>
      </w:r>
      <w:r w:rsidRPr="00424939">
        <w:t xml:space="preserve"> at live concerts is an integral part of the course. This course does not satisfy any of the requirements for a majo</w:t>
      </w:r>
      <w:r w:rsidR="00F939E0">
        <w:t>r in music.</w:t>
      </w:r>
    </w:p>
    <w:p w14:paraId="431BFF73" w14:textId="6966ADF0" w:rsidR="00E602D1" w:rsidRPr="00424939" w:rsidRDefault="00E602D1" w:rsidP="000C027B">
      <w:pPr>
        <w:spacing w:before="40" w:after="0"/>
        <w:rPr>
          <w:rFonts w:cs="Times New Roman"/>
          <w:b/>
          <w:color w:val="000000" w:themeColor="text1"/>
        </w:rPr>
        <w:pPrChange w:id="13788" w:author="Summer 2023 updates" w:date="2024-07-31T13:42:00Z">
          <w:pPr>
            <w:spacing w:after="0"/>
          </w:pPr>
        </w:pPrChange>
      </w:pPr>
      <w:r w:rsidRPr="00424939">
        <w:rPr>
          <w:rFonts w:cs="Times New Roman"/>
          <w:b/>
          <w:color w:val="000000" w:themeColor="text1"/>
        </w:rPr>
        <w:t>MU-101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00F939E0">
        <w:rPr>
          <w:rFonts w:cs="Times New Roman"/>
          <w:b/>
          <w:color w:val="000000" w:themeColor="text1"/>
        </w:rPr>
        <w:t xml:space="preserve"> Fundamentals</w:t>
      </w:r>
    </w:p>
    <w:p w14:paraId="2423B6D2" w14:textId="77777777" w:rsidR="00E602D1" w:rsidRPr="00424939" w:rsidRDefault="00E602D1" w:rsidP="00DF5F87">
      <w:r w:rsidRPr="00424939">
        <w:t xml:space="preserve">An introduction to the materials of music and an understanding of the musical system. The course includes basic keyboard knowledge as well as beginning song writing. </w:t>
      </w:r>
    </w:p>
    <w:p w14:paraId="723099BE" w14:textId="5258D64A" w:rsidR="00E602D1" w:rsidRPr="00424939" w:rsidRDefault="00E602D1" w:rsidP="000C027B">
      <w:pPr>
        <w:spacing w:before="40" w:after="0"/>
        <w:rPr>
          <w:rFonts w:cs="Times New Roman"/>
          <w:b/>
          <w:color w:val="000000" w:themeColor="text1"/>
        </w:rPr>
        <w:pPrChange w:id="13789" w:author="Summer 2023 updates" w:date="2024-07-31T13:42:00Z">
          <w:pPr>
            <w:spacing w:after="0"/>
          </w:pPr>
        </w:pPrChange>
      </w:pPr>
      <w:r w:rsidRPr="00424939">
        <w:rPr>
          <w:rFonts w:cs="Times New Roman"/>
          <w:b/>
          <w:color w:val="000000" w:themeColor="text1"/>
        </w:rPr>
        <w:t>MU-109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00F939E0">
        <w:rPr>
          <w:rFonts w:cs="Times New Roman"/>
          <w:b/>
          <w:color w:val="000000" w:themeColor="text1"/>
        </w:rPr>
        <w:t xml:space="preserve"> I</w:t>
      </w:r>
    </w:p>
    <w:p w14:paraId="4D87066F" w14:textId="6BD09F04" w:rsidR="00E602D1" w:rsidRDefault="00E602D1" w:rsidP="00DF5F87">
      <w:r w:rsidRPr="00424939">
        <w:t xml:space="preserve">Develops keyboard harmony, melodic and harmonic dictation, improvisation, four-part writing up to and including dominant seventh chords, and introduction to music notation software. </w:t>
      </w:r>
      <w:r w:rsidR="007565C8" w:rsidRPr="00424939">
        <w:t>For students majoring in music and other students with background in music.</w:t>
      </w:r>
      <w:r w:rsidR="007565C8">
        <w:t xml:space="preserve"> </w:t>
      </w:r>
      <w:r w:rsidR="007565C8" w:rsidRPr="007565C8">
        <w:t xml:space="preserve">Students seeking a BA in Music or one of the Bachelor Music degrees must also register for an appropriate Aural Skills Lab course. </w:t>
      </w:r>
      <w:r w:rsidR="007565C8" w:rsidRPr="007565C8">
        <w:rPr>
          <w:u w:val="single"/>
        </w:rPr>
        <w:t>Prerequisite</w:t>
      </w:r>
      <w:r w:rsidR="007565C8" w:rsidRPr="007565C8">
        <w:t>: Music Theory Placement exam or consent of the instructor.</w:t>
      </w:r>
    </w:p>
    <w:p w14:paraId="4FAF9439" w14:textId="77777777" w:rsidR="0099609A" w:rsidRDefault="0099609A">
      <w:pPr>
        <w:spacing w:after="200" w:line="276" w:lineRule="auto"/>
        <w:rPr>
          <w:ins w:id="13790" w:author="Summer 2023 updates" w:date="2024-07-31T13:42:00Z"/>
          <w:rFonts w:cs="Times New Roman"/>
          <w:b/>
          <w:color w:val="000000" w:themeColor="text1"/>
        </w:rPr>
      </w:pPr>
      <w:ins w:id="13791" w:author="Summer 2023 updates" w:date="2024-07-31T13:42:00Z">
        <w:r>
          <w:rPr>
            <w:rFonts w:cs="Times New Roman"/>
            <w:b/>
            <w:color w:val="000000" w:themeColor="text1"/>
          </w:rPr>
          <w:br w:type="page"/>
        </w:r>
      </w:ins>
    </w:p>
    <w:p w14:paraId="61FC2038" w14:textId="707EE8A2" w:rsidR="007565C8" w:rsidRPr="00424939" w:rsidRDefault="007565C8" w:rsidP="000C027B">
      <w:pPr>
        <w:spacing w:before="40" w:after="0"/>
        <w:rPr>
          <w:rFonts w:cs="Times New Roman"/>
          <w:b/>
          <w:color w:val="000000" w:themeColor="text1"/>
        </w:rPr>
        <w:pPrChange w:id="13792" w:author="Summer 2023 updates" w:date="2024-07-31T13:42:00Z">
          <w:pPr>
            <w:spacing w:after="0"/>
          </w:pPr>
        </w:pPrChange>
      </w:pPr>
      <w:r w:rsidRPr="00424939">
        <w:rPr>
          <w:rFonts w:cs="Times New Roman"/>
          <w:b/>
          <w:color w:val="000000" w:themeColor="text1"/>
        </w:rPr>
        <w:t>MU-109</w:t>
      </w:r>
      <w:r>
        <w:rPr>
          <w:rFonts w:cs="Times New Roman"/>
          <w:b/>
          <w:color w:val="000000" w:themeColor="text1"/>
        </w:rPr>
        <w:t>L</w:t>
      </w:r>
      <w:r w:rsidRPr="00424939">
        <w:rPr>
          <w:rFonts w:cs="Times New Roman"/>
          <w:b/>
          <w:color w:val="000000" w:themeColor="text1"/>
        </w:rPr>
        <w:t xml:space="preserve"> </w:t>
      </w:r>
      <w:r>
        <w:rPr>
          <w:b/>
          <w:bCs/>
          <w:color w:val="000000"/>
        </w:rPr>
        <w:t>Aural Skills Lab I</w:t>
      </w:r>
    </w:p>
    <w:p w14:paraId="54CE18BA" w14:textId="77777777" w:rsidR="007565C8" w:rsidRDefault="007565C8" w:rsidP="00DF5F87">
      <w:r w:rsidRPr="007565C8">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The labs, required of all music majors, incorporate strategies and drills for learning and honing these musicianship skills through in-class individual and group work, as well as guided, independent work online. P/NP basis only. </w:t>
      </w:r>
      <w:r w:rsidRPr="007565C8">
        <w:rPr>
          <w:u w:val="single"/>
        </w:rPr>
        <w:t>Prerequisite</w:t>
      </w:r>
      <w:r w:rsidRPr="007565C8">
        <w:t xml:space="preserve">: Music Theory Placement exam. </w:t>
      </w:r>
      <w:r w:rsidRPr="007565C8">
        <w:rPr>
          <w:u w:val="single"/>
        </w:rPr>
        <w:t>Corequisite</w:t>
      </w:r>
      <w:r w:rsidRPr="007565C8">
        <w:t>: Theory of Music I (MU-109). (0.2 course credit)</w:t>
      </w:r>
    </w:p>
    <w:p w14:paraId="09295A2E" w14:textId="38489D7A" w:rsidR="00E602D1" w:rsidRPr="00424939" w:rsidRDefault="00E602D1" w:rsidP="000C027B">
      <w:pPr>
        <w:autoSpaceDE w:val="0"/>
        <w:autoSpaceDN w:val="0"/>
        <w:adjustRightInd w:val="0"/>
        <w:spacing w:before="40" w:after="0"/>
        <w:rPr>
          <w:rFonts w:cs="Times New Roman"/>
          <w:b/>
          <w:bCs/>
          <w:color w:val="000000" w:themeColor="text1"/>
        </w:rPr>
        <w:pPrChange w:id="13793" w:author="Summer 2023 updates" w:date="2024-07-31T13:42:00Z">
          <w:pPr>
            <w:autoSpaceDE w:val="0"/>
            <w:autoSpaceDN w:val="0"/>
            <w:adjustRightInd w:val="0"/>
            <w:spacing w:after="0"/>
          </w:pPr>
        </w:pPrChange>
      </w:pPr>
      <w:r w:rsidRPr="00424939">
        <w:rPr>
          <w:rFonts w:cs="Times New Roman"/>
          <w:b/>
          <w:bCs/>
          <w:color w:val="000000" w:themeColor="text1"/>
        </w:rPr>
        <w:t>MU-140 Film Music</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bCs/>
          <w:color w:val="000000" w:themeColor="text1"/>
        </w:rPr>
        <w:fldChar w:fldCharType="end"/>
      </w:r>
    </w:p>
    <w:p w14:paraId="147168D6" w14:textId="378B32E1" w:rsidR="00E602D1" w:rsidRPr="00424939" w:rsidRDefault="00E602D1" w:rsidP="00DF5F87">
      <w:r w:rsidRPr="00424939">
        <w:t>An introduction to the history, principles, and techniques of music in film. In addition to lecture, film viewing and analysis, critical reading and response, student presentations, and short film-music projects elucidate the genre.</w:t>
      </w:r>
    </w:p>
    <w:p w14:paraId="5DCFA186" w14:textId="77777777" w:rsidR="00E602D1" w:rsidRPr="00424939" w:rsidRDefault="00E602D1" w:rsidP="000C027B">
      <w:pPr>
        <w:keepNext/>
        <w:spacing w:before="40" w:after="0"/>
        <w:rPr>
          <w:rFonts w:cs="Times New Roman"/>
          <w:b/>
          <w:color w:val="000000" w:themeColor="text1"/>
        </w:rPr>
        <w:pPrChange w:id="13794" w:author="Summer 2023 updates" w:date="2024-07-31T13:42:00Z">
          <w:pPr>
            <w:keepNext/>
            <w:spacing w:after="0"/>
          </w:pPr>
        </w:pPrChange>
      </w:pPr>
      <w:r w:rsidRPr="00424939">
        <w:rPr>
          <w:rFonts w:cs="Times New Roman"/>
          <w:b/>
          <w:color w:val="000000" w:themeColor="text1"/>
        </w:rPr>
        <w:t>MU-151 Record Label</w:t>
      </w:r>
    </w:p>
    <w:p w14:paraId="01746BF9" w14:textId="77777777" w:rsidR="00E602D1" w:rsidRPr="00424939" w:rsidRDefault="00E602D1" w:rsidP="00DF5F87">
      <w:r w:rsidRPr="00424939">
        <w:t>Team-oriented class environment offering students practical experience operating 399 Records, a student-run record label. Students make all business and creative decisions, including discovering and developing performing artists on campus, recording, promoting and distributing a finished music product each term. May be taken more than once. (0.5 course credit)</w:t>
      </w:r>
    </w:p>
    <w:p w14:paraId="6A5EDE36" w14:textId="77777777" w:rsidR="00E602D1" w:rsidRPr="00424939" w:rsidRDefault="00E602D1" w:rsidP="000C027B">
      <w:pPr>
        <w:spacing w:before="40" w:after="0"/>
        <w:rPr>
          <w:rFonts w:cs="Times New Roman"/>
          <w:b/>
          <w:color w:val="000000" w:themeColor="text1"/>
        </w:rPr>
        <w:pPrChange w:id="13795" w:author="Summer 2023 updates" w:date="2024-07-31T13:42:00Z">
          <w:pPr>
            <w:spacing w:after="0"/>
          </w:pPr>
        </w:pPrChange>
      </w:pPr>
      <w:r w:rsidRPr="00424939">
        <w:rPr>
          <w:rFonts w:cs="Times New Roman"/>
          <w:b/>
          <w:color w:val="000000" w:themeColor="text1"/>
        </w:rPr>
        <w:t>MU-157 Introduction to Jazz</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Jazz</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547FA4A5" w14:textId="77777777" w:rsidR="00E602D1" w:rsidRPr="00424939" w:rsidRDefault="00E602D1" w:rsidP="00DF5F87">
      <w:r w:rsidRPr="00424939">
        <w:t xml:space="preserve">Surveys many styles of jazz by studying them in a historical perspective. Listening, discussion, and lecture components are emphasized. </w:t>
      </w:r>
    </w:p>
    <w:p w14:paraId="3FDC29E1" w14:textId="77777777" w:rsidR="00E602D1" w:rsidRPr="00424939" w:rsidRDefault="00E602D1" w:rsidP="000C027B">
      <w:pPr>
        <w:spacing w:before="40" w:after="0"/>
        <w:rPr>
          <w:rFonts w:cs="Times New Roman"/>
          <w:b/>
          <w:color w:val="000000" w:themeColor="text1"/>
        </w:rPr>
        <w:pPrChange w:id="13796" w:author="Summer 2023 updates" w:date="2024-07-31T13:42:00Z">
          <w:pPr>
            <w:spacing w:after="0"/>
          </w:pPr>
        </w:pPrChange>
      </w:pPr>
      <w:r w:rsidRPr="00424939">
        <w:rPr>
          <w:rFonts w:cs="Times New Roman"/>
          <w:b/>
          <w:color w:val="000000" w:themeColor="text1"/>
        </w:rPr>
        <w:t>MU-161 Hip-Hop Workshop</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Workshop</w:instrText>
      </w:r>
      <w:r w:rsidRPr="00424939">
        <w:rPr>
          <w:color w:val="000000" w:themeColor="text1"/>
        </w:rPr>
        <w:instrText xml:space="preserve">" </w:instrText>
      </w:r>
      <w:r w:rsidRPr="00424939">
        <w:rPr>
          <w:rFonts w:cs="Times New Roman"/>
          <w:b/>
          <w:color w:val="000000" w:themeColor="text1"/>
        </w:rPr>
        <w:fldChar w:fldCharType="end"/>
      </w:r>
    </w:p>
    <w:p w14:paraId="7C3F71B4" w14:textId="2EEF6F11" w:rsidR="00E602D1" w:rsidRPr="00424939" w:rsidRDefault="00E602D1" w:rsidP="00DF5F87">
      <w:r w:rsidRPr="00424939">
        <w:t>Blend of seminar and studio sessions focusing on hip-hop repertoire, beat arrangement and lyrical structure. Additional emphasis on vocal recording and editing proficiency, as well as active listening exercises to better apply music production techniques to original student works. Participation in the creative process is required and collaboration among students is encouraged.  (Offered May Term</w:t>
      </w:r>
      <w:r w:rsidRPr="00424939">
        <w:fldChar w:fldCharType="begin"/>
      </w:r>
      <w:r w:rsidRPr="00424939">
        <w:instrText xml:space="preserve"> XE "May Term" </w:instrText>
      </w:r>
      <w:r w:rsidRPr="00424939">
        <w:fldChar w:fldCharType="end"/>
      </w:r>
      <w:r w:rsidRPr="00424939">
        <w:t xml:space="preserve"> only)</w:t>
      </w:r>
    </w:p>
    <w:p w14:paraId="28FA05D8" w14:textId="77777777" w:rsidR="00E602D1" w:rsidRPr="00424939" w:rsidRDefault="00E602D1" w:rsidP="000C027B">
      <w:pPr>
        <w:spacing w:before="40" w:after="0"/>
        <w:rPr>
          <w:rFonts w:cs="Times New Roman"/>
          <w:b/>
          <w:color w:val="000000" w:themeColor="text1"/>
        </w:rPr>
        <w:pPrChange w:id="13797" w:author="Summer 2023 updates" w:date="2024-07-31T13:42:00Z">
          <w:pPr>
            <w:spacing w:after="0"/>
          </w:pPr>
        </w:pPrChange>
      </w:pPr>
      <w:r w:rsidRPr="00424939">
        <w:rPr>
          <w:rFonts w:cs="Times New Roman"/>
          <w:b/>
          <w:color w:val="000000" w:themeColor="text1"/>
        </w:rPr>
        <w:t>MU-166 Topics in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1ABF0843" w14:textId="746B1042" w:rsidR="00E602D1" w:rsidRPr="00424939" w:rsidRDefault="00E602D1" w:rsidP="00DF5F87">
      <w:del w:id="13798" w:author="Summer 2023 updates" w:date="2024-07-31T13:42:00Z">
        <w:r w:rsidRPr="00424939">
          <w:delText>A non-Western perspectives course of selected focus that centers on a particular musical issue, problem, theory, or methodology. Topics vary, and they include, but are not limited to, Advanced Form and Analysis, Music</w:delText>
        </w:r>
        <w:r w:rsidRPr="00424939">
          <w:fldChar w:fldCharType="begin"/>
        </w:r>
        <w:r w:rsidRPr="00424939">
          <w:delInstrText xml:space="preserve"> XE "Music" </w:delInstrText>
        </w:r>
        <w:r w:rsidRPr="00424939">
          <w:fldChar w:fldCharType="end"/>
        </w:r>
        <w:r w:rsidRPr="00424939">
          <w:delText xml:space="preserve"> of Other Cultures, and Modern Musical Theatre. May be taken more than once for credit, provided the topics are substantially different.</w:delText>
        </w:r>
      </w:del>
      <w:ins w:id="13799" w:author="Summer 2023 updates" w:date="2024-07-31T13:42:00Z">
        <w:r w:rsidR="00ED2A5D">
          <w:t>A topics course that explores the music of one of more non-Western cultures, largely from a musicological viewpoint. Topics could include survey courses, such as World Music, or courses focused on the music of one particular continent, country, or sub-group.</w:t>
        </w:r>
      </w:ins>
      <w:r w:rsidRPr="00424939">
        <w:t xml:space="preserve"> </w:t>
      </w:r>
      <w:r w:rsidRPr="00424939">
        <w:rPr>
          <w:u w:val="single"/>
        </w:rPr>
        <w:t>Prerequisite</w:t>
      </w:r>
      <w:r w:rsidRPr="00424939">
        <w:t xml:space="preserve">: consent of instructor. (Offered on an occasional basis) </w:t>
      </w:r>
    </w:p>
    <w:p w14:paraId="7AB5EFA0" w14:textId="14E114CF" w:rsidR="00E425B1" w:rsidRDefault="003856A8" w:rsidP="000C027B">
      <w:pPr>
        <w:spacing w:before="40" w:after="0"/>
        <w:rPr>
          <w:rFonts w:cs="Times New Roman"/>
          <w:b/>
          <w:color w:val="000000" w:themeColor="text1"/>
        </w:rPr>
        <w:pPrChange w:id="13800" w:author="Summer 2023 updates" w:date="2024-07-31T13:42:00Z">
          <w:pPr>
            <w:spacing w:after="0"/>
          </w:pPr>
        </w:pPrChange>
      </w:pPr>
      <w:r w:rsidRPr="00424939">
        <w:rPr>
          <w:rFonts w:cs="Times New Roman"/>
          <w:b/>
          <w:color w:val="000000" w:themeColor="text1"/>
        </w:rPr>
        <w:t xml:space="preserve">MU-195 </w:t>
      </w:r>
      <w:r w:rsidR="007A4715">
        <w:rPr>
          <w:rFonts w:cs="Times New Roman"/>
          <w:b/>
          <w:color w:val="000000" w:themeColor="text1"/>
        </w:rPr>
        <w:t>Music Production</w:t>
      </w:r>
    </w:p>
    <w:p w14:paraId="7A3FF00A" w14:textId="771B7062" w:rsidR="003856A8" w:rsidRPr="00E425B1" w:rsidRDefault="00E425B1" w:rsidP="003A68D2">
      <w:pPr>
        <w:rPr>
          <w:rFonts w:cs="Times New Roman"/>
          <w:b/>
          <w:color w:val="000000" w:themeColor="text1"/>
        </w:rPr>
      </w:pPr>
      <w:r w:rsidRPr="00E425B1">
        <w:rPr>
          <w:shd w:val="clear" w:color="auto" w:fill="FFFFFF"/>
        </w:rPr>
        <w:t>Explor</w:t>
      </w:r>
      <w:r w:rsidR="00912B46">
        <w:rPr>
          <w:shd w:val="clear" w:color="auto" w:fill="FFFFFF"/>
        </w:rPr>
        <w:t>es</w:t>
      </w:r>
      <w:r w:rsidRPr="00E425B1">
        <w:rPr>
          <w:shd w:val="clear" w:color="auto" w:fill="FFFFFF"/>
        </w:rPr>
        <w:t xml:space="preserve"> audio engineering and recording practices, with special attention to electronic and popular music. Overview of intellectual property in the arts, the evolution of audio technology, and cultural movements that influenced new forms of experimental and commercial music. Students are introduced to the fundamentals of acoustics and sound design through audio production software, with hands-on projects detailing methods for producing music in a variety of genres.</w:t>
      </w:r>
      <w:r w:rsidR="003856A8" w:rsidRPr="00E425B1">
        <w:rPr>
          <w:rFonts w:cs="Times New Roman"/>
          <w:b/>
          <w:color w:val="000000" w:themeColor="text1"/>
        </w:rPr>
        <w:fldChar w:fldCharType="begin"/>
      </w:r>
      <w:r w:rsidR="003856A8" w:rsidRPr="00E425B1">
        <w:rPr>
          <w:color w:val="000000" w:themeColor="text1"/>
        </w:rPr>
        <w:instrText xml:space="preserve"> XE "</w:instrText>
      </w:r>
      <w:r w:rsidR="003856A8" w:rsidRPr="00E425B1">
        <w:rPr>
          <w:rFonts w:cs="Times New Roman"/>
          <w:color w:val="000000" w:themeColor="text1"/>
        </w:rPr>
        <w:instrText>Music</w:instrText>
      </w:r>
      <w:r w:rsidR="003856A8" w:rsidRPr="00E425B1">
        <w:rPr>
          <w:color w:val="000000" w:themeColor="text1"/>
        </w:rPr>
        <w:instrText xml:space="preserve">" </w:instrText>
      </w:r>
      <w:r w:rsidR="003856A8" w:rsidRPr="00E425B1">
        <w:rPr>
          <w:rFonts w:cs="Times New Roman"/>
          <w:b/>
          <w:color w:val="000000" w:themeColor="text1"/>
        </w:rPr>
        <w:fldChar w:fldCharType="end"/>
      </w:r>
      <w:r w:rsidR="003856A8" w:rsidRPr="00E425B1">
        <w:rPr>
          <w:rFonts w:cs="Times New Roman"/>
          <w:b/>
          <w:color w:val="000000" w:themeColor="text1"/>
        </w:rPr>
        <w:t xml:space="preserve"> </w:t>
      </w:r>
    </w:p>
    <w:p w14:paraId="3618CEB5" w14:textId="3A60BEDE" w:rsidR="007213C4" w:rsidRPr="00424939" w:rsidRDefault="007213C4" w:rsidP="000C027B">
      <w:pPr>
        <w:spacing w:before="40" w:after="0"/>
        <w:rPr>
          <w:rFonts w:cs="Times New Roman"/>
          <w:b/>
          <w:color w:val="000000" w:themeColor="text1"/>
        </w:rPr>
        <w:pPrChange w:id="13801" w:author="Summer 2023 updates" w:date="2024-07-31T13:42:00Z">
          <w:pPr>
            <w:spacing w:after="0"/>
          </w:pPr>
        </w:pPrChange>
      </w:pPr>
      <w:r w:rsidRPr="00424939">
        <w:rPr>
          <w:rFonts w:cs="Times New Roman"/>
          <w:b/>
          <w:color w:val="000000" w:themeColor="text1"/>
        </w:rPr>
        <w:t>MU-202 Arts Administration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22B85DC" w14:textId="77777777" w:rsidR="002274FD" w:rsidRPr="00424939" w:rsidRDefault="002274FD" w:rsidP="00DF5F87">
      <w:r w:rsidRPr="00424939">
        <w:t>Introduces principles and the development of skills associated with the management of arts organizations. Financial and program planning, audience engagement, marketing and publicity. Supplemental guest lectures by professionals highlight arts advocacy and specific challenges facing nonprofits.</w:t>
      </w:r>
    </w:p>
    <w:p w14:paraId="1E408ADE" w14:textId="43A7A9D7" w:rsidR="002B23AE" w:rsidRPr="00424939" w:rsidRDefault="002B23AE" w:rsidP="000C027B">
      <w:pPr>
        <w:spacing w:before="40" w:after="0"/>
        <w:rPr>
          <w:rFonts w:cs="Times New Roman"/>
          <w:b/>
          <w:color w:val="000000" w:themeColor="text1"/>
        </w:rPr>
      </w:pPr>
      <w:r w:rsidRPr="00424939">
        <w:rPr>
          <w:rFonts w:cs="Times New Roman"/>
          <w:b/>
          <w:color w:val="000000" w:themeColor="text1"/>
        </w:rPr>
        <w:t>MU-205 Practicum in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Education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2D1C1C99" w14:textId="77777777" w:rsidR="002B23AE" w:rsidRPr="00424939" w:rsidRDefault="002B23AE" w:rsidP="00DF5F87">
      <w:r w:rsidRPr="00424939">
        <w:t xml:space="preserve">For students considering the teaching profession. Class discussions and reading assignments explore the purpose of music education in the public schools, requisites of good teachers and good teaching, and basic philosophies and methods of music education. Students spend a minimum of 60 hours observing and assisting public school music teachers in a range of activities. </w:t>
      </w:r>
      <w:r w:rsidRPr="00424939">
        <w:rPr>
          <w:u w:val="single"/>
        </w:rPr>
        <w:t>Prerequisites</w:t>
      </w:r>
      <w:r w:rsidRPr="00424939">
        <w:t>: Educational Foundations (EDU-105) and admission to the Education</w:t>
      </w:r>
      <w:r w:rsidRPr="00424939">
        <w:fldChar w:fldCharType="begin"/>
      </w:r>
      <w:r w:rsidRPr="00424939">
        <w:instrText xml:space="preserve"> XE "Education" </w:instrText>
      </w:r>
      <w:r w:rsidRPr="00424939">
        <w:fldChar w:fldCharType="end"/>
      </w:r>
      <w:r w:rsidRPr="00424939">
        <w:t xml:space="preserve"> Program, or consent of department chair. (Offered Spring Term)</w:t>
      </w:r>
    </w:p>
    <w:p w14:paraId="728F2A54" w14:textId="12A3F4B1" w:rsidR="00E602D1" w:rsidRPr="00424939" w:rsidRDefault="00E602D1" w:rsidP="000C027B">
      <w:pPr>
        <w:spacing w:before="40" w:after="0"/>
        <w:rPr>
          <w:rFonts w:cs="Times New Roman"/>
          <w:b/>
          <w:color w:val="000000" w:themeColor="text1"/>
        </w:rPr>
        <w:pPrChange w:id="13802" w:author="Summer 2023 updates" w:date="2024-07-31T13:42:00Z">
          <w:pPr>
            <w:spacing w:after="0"/>
          </w:pPr>
        </w:pPrChange>
      </w:pPr>
      <w:r w:rsidRPr="00424939">
        <w:rPr>
          <w:rFonts w:cs="Times New Roman"/>
          <w:b/>
          <w:color w:val="000000" w:themeColor="text1"/>
        </w:rPr>
        <w:t>MU-209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t>
      </w:r>
    </w:p>
    <w:p w14:paraId="7957C6E2" w14:textId="5FF36309" w:rsidR="00E602D1" w:rsidRPr="00424939" w:rsidRDefault="00E602D1" w:rsidP="00DF5F87">
      <w:r w:rsidRPr="00424939">
        <w:t>Continuation of Theory of Music</w:t>
      </w:r>
      <w:r w:rsidRPr="00424939">
        <w:fldChar w:fldCharType="begin"/>
      </w:r>
      <w:r w:rsidRPr="00424939">
        <w:instrText xml:space="preserve"> XE "Music" </w:instrText>
      </w:r>
      <w:r w:rsidRPr="00424939">
        <w:fldChar w:fldCharType="end"/>
      </w:r>
      <w:r w:rsidRPr="00424939">
        <w:t xml:space="preserve"> I. </w:t>
      </w:r>
      <w:r w:rsidR="00970CD1" w:rsidRPr="00970CD1">
        <w:t>Students seeking a BA in Music or one of the Bachelor Music degrees must also register for an appr</w:t>
      </w:r>
      <w:r w:rsidR="00970CD1">
        <w:t xml:space="preserve">opriate Aural Skills Lab course. </w:t>
      </w:r>
      <w:r w:rsidRPr="00424939">
        <w:rPr>
          <w:u w:val="single"/>
        </w:rPr>
        <w:t>Prerequisite</w:t>
      </w:r>
      <w:r w:rsidRPr="00424939">
        <w:t xml:space="preserve">: Theory of Music I (MU-109) or consent of instructor. </w:t>
      </w:r>
    </w:p>
    <w:p w14:paraId="20E6C758" w14:textId="713AC8D1" w:rsidR="00970CD1" w:rsidRPr="00424939" w:rsidRDefault="00970CD1" w:rsidP="000C027B">
      <w:pPr>
        <w:spacing w:before="40" w:after="0"/>
        <w:rPr>
          <w:rFonts w:cs="Times New Roman"/>
          <w:b/>
          <w:color w:val="000000" w:themeColor="text1"/>
        </w:rPr>
        <w:pPrChange w:id="13803" w:author="Summer 2023 updates" w:date="2024-07-31T13:42:00Z">
          <w:pPr>
            <w:spacing w:after="0"/>
          </w:pPr>
        </w:pPrChange>
      </w:pPr>
      <w:r>
        <w:rPr>
          <w:rFonts w:cs="Times New Roman"/>
          <w:b/>
          <w:color w:val="000000" w:themeColor="text1"/>
        </w:rPr>
        <w:t>MU-2</w:t>
      </w:r>
      <w:r w:rsidRPr="00424939">
        <w:rPr>
          <w:rFonts w:cs="Times New Roman"/>
          <w:b/>
          <w:color w:val="000000" w:themeColor="text1"/>
        </w:rPr>
        <w:t>09</w:t>
      </w:r>
      <w:r>
        <w:rPr>
          <w:rFonts w:cs="Times New Roman"/>
          <w:b/>
          <w:color w:val="000000" w:themeColor="text1"/>
        </w:rPr>
        <w:t>L</w:t>
      </w:r>
      <w:r w:rsidRPr="00424939">
        <w:rPr>
          <w:rFonts w:cs="Times New Roman"/>
          <w:b/>
          <w:color w:val="000000" w:themeColor="text1"/>
        </w:rPr>
        <w:t xml:space="preserve"> </w:t>
      </w:r>
      <w:r>
        <w:rPr>
          <w:b/>
          <w:bCs/>
          <w:color w:val="000000"/>
        </w:rPr>
        <w:t>Aural Skills Lab II</w:t>
      </w:r>
      <w:r w:rsidRPr="00424939">
        <w:rPr>
          <w:rFonts w:cs="Times New Roman"/>
          <w:b/>
          <w:color w:val="000000" w:themeColor="text1"/>
        </w:rPr>
        <w:t xml:space="preserve"> </w:t>
      </w:r>
    </w:p>
    <w:p w14:paraId="507A2EBE" w14:textId="4A5BBC92" w:rsidR="00970CD1" w:rsidRDefault="00970CD1" w:rsidP="00DF5F87">
      <w:r w:rsidRPr="00970CD1">
        <w:t>Provides a focused setting for working on and perfecting the musicianship skills of sight singing, ear training, and musical dictation</w:t>
      </w:r>
      <w:del w:id="13804" w:author="Summer 2023 updates" w:date="2024-07-31T13:42:00Z">
        <w:r w:rsidRPr="00970CD1">
          <w:delText>--</w:delText>
        </w:r>
      </w:del>
      <w:ins w:id="13805" w:author="Summer 2023 updates" w:date="2024-07-31T13:42:00Z">
        <w:r w:rsidR="00072B6D">
          <w:t>—</w:t>
        </w:r>
      </w:ins>
      <w:r w:rsidRPr="00970CD1">
        <w:t xml:space="preserve">essential skills for musicians. The Aural Skills Labs function in coordination with the Theory of Music sequence of courses. The labs, required of all music majors, incorporate strategies and drills for learning and honing these musicianship skills through in-class individual and group work, as well as guided, independent work online. P/NP basis only. </w:t>
      </w:r>
      <w:r w:rsidRPr="00574A06">
        <w:rPr>
          <w:u w:val="single"/>
        </w:rPr>
        <w:t>Prerequisite</w:t>
      </w:r>
      <w:r w:rsidRPr="00970CD1">
        <w:t xml:space="preserve">: Aural Skills Lab I (MU-109L). </w:t>
      </w:r>
      <w:r w:rsidRPr="00574A06">
        <w:rPr>
          <w:u w:val="single"/>
        </w:rPr>
        <w:t>Corequisite</w:t>
      </w:r>
      <w:r w:rsidRPr="00970CD1">
        <w:t>: Theory of Music II (MU-209). (0.2 course credit)</w:t>
      </w:r>
    </w:p>
    <w:p w14:paraId="47D80837" w14:textId="19037A58" w:rsidR="00AE3773" w:rsidRPr="00AE3773" w:rsidRDefault="00AE3773" w:rsidP="000C027B">
      <w:pPr>
        <w:autoSpaceDE w:val="0"/>
        <w:autoSpaceDN w:val="0"/>
        <w:adjustRightInd w:val="0"/>
        <w:spacing w:before="40" w:after="0"/>
        <w:rPr>
          <w:rFonts w:cs="Times New Roman"/>
          <w:b/>
          <w:color w:val="000000" w:themeColor="text1"/>
        </w:rPr>
        <w:pPrChange w:id="13806" w:author="Summer 2023 updates" w:date="2024-07-31T13:42:00Z">
          <w:pPr>
            <w:autoSpaceDE w:val="0"/>
            <w:autoSpaceDN w:val="0"/>
            <w:adjustRightInd w:val="0"/>
            <w:spacing w:after="0"/>
          </w:pPr>
        </w:pPrChange>
      </w:pPr>
      <w:r w:rsidRPr="00AE3773">
        <w:rPr>
          <w:rFonts w:cs="Times New Roman"/>
          <w:b/>
          <w:color w:val="000000" w:themeColor="text1"/>
        </w:rPr>
        <w:t>MU-251 Record Label Seminar</w:t>
      </w:r>
    </w:p>
    <w:p w14:paraId="357944E1" w14:textId="25181B71" w:rsidR="00AE3773" w:rsidRPr="00AE3773" w:rsidRDefault="00AE3773" w:rsidP="00DF5F87">
      <w:pPr>
        <w:rPr>
          <w:rFonts w:cs="Times New Roman"/>
          <w:color w:val="000000" w:themeColor="text1"/>
        </w:rPr>
      </w:pPr>
      <w:r w:rsidRPr="00AE3773">
        <w:rPr>
          <w:shd w:val="clear" w:color="auto" w:fill="FFFFFF"/>
        </w:rPr>
        <w:t xml:space="preserve">Same as MU-151, but at an advanced level. In addition to a weekly seminar providing intensive discussion of music industry topics, students oversee recording sessions and lead development meetings for 399 Records, as well as conduct independent research suitable to career aspirations. Students may not register for both MU-151 and MU-251 in the same term. May be taken more than once for credit for a maximum of 2.0 credits. </w:t>
      </w:r>
      <w:r w:rsidRPr="00AE3773">
        <w:rPr>
          <w:u w:val="single"/>
          <w:shd w:val="clear" w:color="auto" w:fill="FFFFFF"/>
        </w:rPr>
        <w:t>Prerequisites</w:t>
      </w:r>
      <w:r w:rsidRPr="00AE3773">
        <w:rPr>
          <w:shd w:val="clear" w:color="auto" w:fill="FFFFFF"/>
        </w:rPr>
        <w:t>: junior standing and MU-151 Record Label. (0.5 course credit)</w:t>
      </w:r>
    </w:p>
    <w:p w14:paraId="61399EDC" w14:textId="77777777" w:rsidR="002B23AE" w:rsidRPr="00424939" w:rsidRDefault="002B23AE" w:rsidP="000C027B">
      <w:pPr>
        <w:keepNext/>
        <w:spacing w:before="40" w:after="0"/>
        <w:rPr>
          <w:rFonts w:cs="Times New Roman"/>
          <w:b/>
          <w:color w:val="000000" w:themeColor="text1"/>
        </w:rPr>
        <w:pPrChange w:id="13807" w:author="Summer 2023 updates" w:date="2024-07-31T13:42:00Z">
          <w:pPr>
            <w:keepNext/>
            <w:spacing w:after="0"/>
          </w:pPr>
        </w:pPrChange>
      </w:pPr>
      <w:r w:rsidRPr="00424939">
        <w:rPr>
          <w:rFonts w:cs="Times New Roman"/>
          <w:b/>
          <w:color w:val="000000" w:themeColor="text1"/>
        </w:rPr>
        <w:t>MU-255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and Literature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 (WE)</w:t>
      </w:r>
    </w:p>
    <w:p w14:paraId="7A903D74" w14:textId="77777777" w:rsidR="002B23AE" w:rsidRPr="00424939" w:rsidRDefault="002B23AE" w:rsidP="00DF5F87">
      <w:r w:rsidRPr="00424939">
        <w:t>Study of the evolution of western music and musical systems, forms, styles, and media from ancient Near East, Greece, and Rome through the first half of the 18</w:t>
      </w:r>
      <w:r w:rsidRPr="00424939">
        <w:rPr>
          <w:vertAlign w:val="superscript"/>
        </w:rPr>
        <w:t xml:space="preserve">th </w:t>
      </w:r>
      <w:r w:rsidRPr="00424939">
        <w:t xml:space="preserve">century.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(MU- 209) or consent of instructor. </w:t>
      </w:r>
    </w:p>
    <w:p w14:paraId="2F9DEA08" w14:textId="77777777" w:rsidR="00E602D1" w:rsidRPr="00424939" w:rsidRDefault="00E602D1" w:rsidP="000C027B">
      <w:pPr>
        <w:autoSpaceDE w:val="0"/>
        <w:autoSpaceDN w:val="0"/>
        <w:adjustRightInd w:val="0"/>
        <w:spacing w:before="40" w:after="0"/>
        <w:rPr>
          <w:rFonts w:cs="Times New Roman"/>
          <w:b/>
          <w:color w:val="000000" w:themeColor="text1"/>
        </w:rPr>
        <w:pPrChange w:id="13808" w:author="Summer 2023 updates" w:date="2024-07-31T13:42:00Z">
          <w:pPr>
            <w:autoSpaceDE w:val="0"/>
            <w:autoSpaceDN w:val="0"/>
            <w:adjustRightInd w:val="0"/>
            <w:spacing w:after="0"/>
          </w:pPr>
        </w:pPrChange>
      </w:pPr>
      <w:bookmarkStart w:id="13809" w:name="MU270"/>
      <w:r w:rsidRPr="00424939">
        <w:rPr>
          <w:rFonts w:cs="Times New Roman"/>
          <w:b/>
          <w:color w:val="000000" w:themeColor="text1"/>
        </w:rPr>
        <w:t>MU-270</w:t>
      </w:r>
      <w:bookmarkEnd w:id="13809"/>
      <w:r w:rsidRPr="00424939">
        <w:rPr>
          <w:rFonts w:cs="Times New Roman"/>
          <w:b/>
          <w:color w:val="000000" w:themeColor="text1"/>
        </w:rPr>
        <w:t xml:space="preserve"> Musical Theatre Acting</w:t>
      </w:r>
    </w:p>
    <w:p w14:paraId="5827EE73" w14:textId="4298A741" w:rsidR="00E602D1" w:rsidRPr="00424939" w:rsidRDefault="00E602D1" w:rsidP="00DF5F87">
      <w:r w:rsidRPr="00424939">
        <w:t>See also Theatre Arts</w:t>
      </w:r>
      <w:r w:rsidRPr="00424939">
        <w:fldChar w:fldCharType="begin"/>
      </w:r>
      <w:r w:rsidRPr="00424939">
        <w:instrText xml:space="preserve"> XE "Theatre Arts" </w:instrText>
      </w:r>
      <w:r w:rsidRPr="00424939">
        <w:fldChar w:fldCharType="end"/>
      </w:r>
      <w:r w:rsidRPr="00424939">
        <w:t xml:space="preserve"> (THE-270), p. </w:t>
      </w:r>
      <w:r w:rsidR="00535833" w:rsidRPr="00424939">
        <w:fldChar w:fldCharType="begin"/>
      </w:r>
      <w:r w:rsidR="00535833" w:rsidRPr="00424939">
        <w:instrText xml:space="preserve"> PAGEREF THE270 \h </w:instrText>
      </w:r>
      <w:r w:rsidR="00535833" w:rsidRPr="00424939">
        <w:fldChar w:fldCharType="separate"/>
      </w:r>
      <w:r w:rsidR="00A74DA0">
        <w:rPr>
          <w:noProof/>
        </w:rPr>
        <w:t>222</w:t>
      </w:r>
      <w:r w:rsidR="00535833" w:rsidRPr="00424939">
        <w:fldChar w:fldCharType="end"/>
      </w:r>
    </w:p>
    <w:p w14:paraId="0EF39ECD" w14:textId="77777777" w:rsidR="00E602D1" w:rsidRPr="00424939" w:rsidRDefault="00E602D1" w:rsidP="003A68D2">
      <w:r w:rsidRPr="00424939">
        <w:t>A performance-based studio course focusing on the development of basic skills necessary for musical theatre performance. Students become familiar with the specialized requirements necessary for the merging of singing with dramatic action. Periodic performance projects (solos, duets, and ensemble numbers—some including dialogue) are supplemented by student research projects. The course is also designed to introduce students to a wide-ranging repertoire of available audition material. Additional rehearsal time outside of class is required.</w:t>
      </w:r>
    </w:p>
    <w:p w14:paraId="6E2325AF" w14:textId="7655E22B" w:rsidR="00BE33C3" w:rsidRDefault="00E602D1" w:rsidP="000C027B">
      <w:pPr>
        <w:keepNext/>
        <w:spacing w:before="40" w:after="0"/>
        <w:rPr>
          <w:rFonts w:cs="Times New Roman"/>
          <w:b/>
          <w:color w:val="000000" w:themeColor="text1"/>
        </w:rPr>
        <w:pPrChange w:id="13810" w:author="Summer 2023 updates" w:date="2024-07-31T13:42:00Z">
          <w:pPr>
            <w:keepNext/>
            <w:spacing w:after="0"/>
          </w:pPr>
        </w:pPrChange>
      </w:pPr>
      <w:r w:rsidRPr="00424939">
        <w:rPr>
          <w:rFonts w:cs="Times New Roman"/>
          <w:b/>
          <w:color w:val="000000" w:themeColor="text1"/>
        </w:rPr>
        <w:t>MU-284 T</w:t>
      </w:r>
      <w:r w:rsidR="00BE33C3">
        <w:rPr>
          <w:rFonts w:cs="Times New Roman"/>
          <w:b/>
          <w:color w:val="000000" w:themeColor="text1"/>
        </w:rPr>
        <w:t>opics in Music</w:t>
      </w:r>
    </w:p>
    <w:p w14:paraId="686CB5F0" w14:textId="116E7AAF" w:rsidR="00E602D1" w:rsidRPr="00424939" w:rsidRDefault="00BE33C3" w:rsidP="00DF5F87">
      <w:r w:rsidRPr="00BE33C3">
        <w:t>Centers on a particular</w:t>
      </w:r>
      <w:r>
        <w:rPr>
          <w:b/>
        </w:rPr>
        <w:t xml:space="preserve"> m</w:t>
      </w:r>
      <w:r w:rsidR="00E602D1" w:rsidRPr="00424939">
        <w:t>usical issue, problem, theory, or methodology. Topics vary, and they include, but are not limited to, Advanced Form and Analysis,</w:t>
      </w:r>
      <w:r w:rsidR="00DF5264">
        <w:t xml:space="preserve"> Rock and Roll History, Music of the 1960s,</w:t>
      </w:r>
      <w:r w:rsidR="00E602D1" w:rsidRPr="00424939">
        <w:t xml:space="preserve"> </w:t>
      </w:r>
      <w:r w:rsidR="00DF5264">
        <w:t>a</w:t>
      </w:r>
      <w:r w:rsidR="00E602D1" w:rsidRPr="00424939">
        <w:t xml:space="preserve">nd Modern Musical Theatre. May be taken more than once for credit, provided the topics are substantially different. </w:t>
      </w:r>
      <w:r w:rsidR="00E602D1" w:rsidRPr="00424939">
        <w:rPr>
          <w:u w:val="single"/>
        </w:rPr>
        <w:t>Prerequisite</w:t>
      </w:r>
      <w:r w:rsidR="00E602D1" w:rsidRPr="00424939">
        <w:t xml:space="preserve">: consent of instructor. (Offered on an occasional basis) </w:t>
      </w:r>
    </w:p>
    <w:p w14:paraId="7EFE2E9D" w14:textId="77777777" w:rsidR="00F6491C" w:rsidRPr="00424939" w:rsidRDefault="003856A8" w:rsidP="003A68D2">
      <w:pPr>
        <w:spacing w:before="40" w:after="0"/>
        <w:rPr>
          <w:moveFrom w:id="13811" w:author="Summer 2023 updates" w:date="2024-07-31T13:42:00Z"/>
          <w:rFonts w:cs="Times New Roman"/>
          <w:b/>
          <w:color w:val="000000" w:themeColor="text1"/>
        </w:rPr>
        <w:pPrChange w:id="13812" w:author="Summer 2023 updates" w:date="2024-07-31T13:42:00Z">
          <w:pPr>
            <w:spacing w:after="0"/>
          </w:pPr>
        </w:pPrChange>
      </w:pPr>
      <w:del w:id="13813" w:author="Summer 2023 updates" w:date="2024-07-31T13:42:00Z">
        <w:r w:rsidRPr="00424939">
          <w:rPr>
            <w:rFonts w:cs="Times New Roman"/>
            <w:b/>
            <w:color w:val="000000" w:themeColor="text1"/>
          </w:rPr>
          <w:delText>MU-285</w:delText>
        </w:r>
      </w:del>
      <w:moveFromRangeStart w:id="13814" w:author="Summer 2023 updates" w:date="2024-07-31T13:42:00Z" w:name="move173325825"/>
      <w:moveFrom w:id="13815" w:author="Summer 2023 updates" w:date="2024-07-31T13:42:00Z">
        <w:r w:rsidR="00F6491C" w:rsidRPr="00424939">
          <w:rPr>
            <w:rFonts w:cs="Times New Roman"/>
            <w:b/>
            <w:color w:val="000000" w:themeColor="text1"/>
          </w:rPr>
          <w:t xml:space="preserve"> Conducting I </w:t>
        </w:r>
      </w:moveFrom>
    </w:p>
    <w:p w14:paraId="784F3119" w14:textId="77777777" w:rsidR="00F6491C" w:rsidRPr="00424939" w:rsidRDefault="00F6491C" w:rsidP="00F6491C">
      <w:pPr>
        <w:rPr>
          <w:moveFrom w:id="13816" w:author="Summer 2023 updates" w:date="2024-07-31T13:42:00Z"/>
        </w:rPr>
      </w:pPr>
      <w:moveFrom w:id="13817" w:author="Summer 2023 updates" w:date="2024-07-31T13:42:00Z">
        <w:r w:rsidRPr="00424939">
          <w:t xml:space="preserve">Basic conducting techniques: reading, analysis, and interpretation of choral, band, and orchestral literature. Laboratory experience with college ensembles.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III (MU-309) or consent of instructor. </w:t>
        </w:r>
      </w:moveFrom>
    </w:p>
    <w:moveFromRangeEnd w:id="13814"/>
    <w:p w14:paraId="51AB2B82" w14:textId="3C5E0BF9" w:rsidR="00E602D1" w:rsidRPr="00424939" w:rsidRDefault="00E602D1" w:rsidP="000C027B">
      <w:pPr>
        <w:spacing w:before="40" w:after="0"/>
        <w:rPr>
          <w:rFonts w:cs="Times New Roman"/>
          <w:b/>
          <w:color w:val="000000" w:themeColor="text1"/>
        </w:rPr>
        <w:pPrChange w:id="13818" w:author="Summer 2023 updates" w:date="2024-07-31T13:42:00Z">
          <w:pPr>
            <w:spacing w:after="0"/>
          </w:pPr>
        </w:pPrChange>
      </w:pPr>
      <w:r w:rsidRPr="00424939">
        <w:rPr>
          <w:rFonts w:cs="Times New Roman"/>
          <w:b/>
          <w:color w:val="000000" w:themeColor="text1"/>
        </w:rPr>
        <w:t>MU-309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III </w:t>
      </w:r>
    </w:p>
    <w:p w14:paraId="2EB0FB09" w14:textId="5EC7B3B4" w:rsidR="00E602D1" w:rsidRPr="00424939" w:rsidRDefault="00E602D1" w:rsidP="003A68D2">
      <w:r w:rsidRPr="00424939">
        <w:t>Continuation of Theory of Music</w:t>
      </w:r>
      <w:r w:rsidRPr="00424939">
        <w:fldChar w:fldCharType="begin"/>
      </w:r>
      <w:r w:rsidRPr="00424939">
        <w:instrText xml:space="preserve"> XE "Music" </w:instrText>
      </w:r>
      <w:r w:rsidRPr="00424939">
        <w:fldChar w:fldCharType="end"/>
      </w:r>
      <w:r w:rsidRPr="00424939">
        <w:t xml:space="preserve"> II, including musicianship training, form and analysis, chromatic harmony, and the basic compositional tools of the 18</w:t>
      </w:r>
      <w:r w:rsidRPr="00424939">
        <w:rPr>
          <w:vertAlign w:val="superscript"/>
        </w:rPr>
        <w:t>th</w:t>
      </w:r>
      <w:r w:rsidRPr="00424939">
        <w:t xml:space="preserve"> and 19</w:t>
      </w:r>
      <w:r w:rsidRPr="00424939">
        <w:rPr>
          <w:vertAlign w:val="superscript"/>
        </w:rPr>
        <w:t>th</w:t>
      </w:r>
      <w:r w:rsidRPr="00424939">
        <w:t xml:space="preserve"> centuries. </w:t>
      </w:r>
      <w:r w:rsidR="00574A06" w:rsidRPr="00574A06">
        <w:t>Students seeking a BA in Music or one of the Bachelor Music degrees must also register for an appropriate Aural Skills Lab course.</w:t>
      </w:r>
      <w:r w:rsidR="00574A06">
        <w:t xml:space="preserve"> </w:t>
      </w:r>
      <w:r w:rsidRPr="00424939">
        <w:rPr>
          <w:u w:val="single"/>
        </w:rPr>
        <w:t>Prerequisite</w:t>
      </w:r>
      <w:r w:rsidRPr="00424939">
        <w:t xml:space="preserve">: Theory of Music II (MU-209) or consent of instructor. </w:t>
      </w:r>
    </w:p>
    <w:p w14:paraId="5806CAD6" w14:textId="37D85DAC" w:rsidR="00574A06" w:rsidRPr="00424939" w:rsidRDefault="00574A06" w:rsidP="000C027B">
      <w:pPr>
        <w:spacing w:before="40" w:after="0"/>
        <w:rPr>
          <w:rFonts w:cs="Times New Roman"/>
          <w:b/>
          <w:color w:val="000000" w:themeColor="text1"/>
        </w:rPr>
        <w:pPrChange w:id="13819" w:author="Summer 2023 updates" w:date="2024-07-31T13:42:00Z">
          <w:pPr>
            <w:spacing w:after="0"/>
          </w:pPr>
        </w:pPrChange>
      </w:pPr>
      <w:r>
        <w:rPr>
          <w:rFonts w:cs="Times New Roman"/>
          <w:b/>
          <w:color w:val="000000" w:themeColor="text1"/>
        </w:rPr>
        <w:t>MU-3</w:t>
      </w:r>
      <w:r w:rsidRPr="00424939">
        <w:rPr>
          <w:rFonts w:cs="Times New Roman"/>
          <w:b/>
          <w:color w:val="000000" w:themeColor="text1"/>
        </w:rPr>
        <w:t>09</w:t>
      </w:r>
      <w:r>
        <w:rPr>
          <w:rFonts w:cs="Times New Roman"/>
          <w:b/>
          <w:color w:val="000000" w:themeColor="text1"/>
        </w:rPr>
        <w:t>L</w:t>
      </w:r>
      <w:r w:rsidRPr="00424939">
        <w:rPr>
          <w:rFonts w:cs="Times New Roman"/>
          <w:b/>
          <w:color w:val="000000" w:themeColor="text1"/>
        </w:rPr>
        <w:t xml:space="preserve"> </w:t>
      </w:r>
      <w:r>
        <w:rPr>
          <w:b/>
          <w:bCs/>
          <w:color w:val="000000"/>
        </w:rPr>
        <w:t>Aural Skills Lab III</w:t>
      </w:r>
      <w:r w:rsidRPr="00424939">
        <w:rPr>
          <w:rFonts w:cs="Times New Roman"/>
          <w:b/>
          <w:color w:val="000000" w:themeColor="text1"/>
        </w:rPr>
        <w:t xml:space="preserve"> </w:t>
      </w:r>
    </w:p>
    <w:p w14:paraId="4E8D956D" w14:textId="6C8EAA16" w:rsidR="00574A06" w:rsidRDefault="00574A06" w:rsidP="00DF5F87">
      <w:r w:rsidRPr="00574A06">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Aural Skills Lab III is a continuation course for Labs I and II. Required of all music majors, the labs incorporate strategies and drills for learning and honing these musicianship skills through in-class individual and group work as well as guided, independent work online. P/NP basis only. </w:t>
      </w:r>
      <w:r w:rsidRPr="00574A06">
        <w:rPr>
          <w:u w:val="single"/>
        </w:rPr>
        <w:t>Prerequisite</w:t>
      </w:r>
      <w:r w:rsidRPr="00574A06">
        <w:t xml:space="preserve">: Aural Skills Lab II (MU-209L). </w:t>
      </w:r>
      <w:r w:rsidRPr="00574A06">
        <w:rPr>
          <w:u w:val="single"/>
        </w:rPr>
        <w:t>Corequisite</w:t>
      </w:r>
      <w:r w:rsidRPr="00574A06">
        <w:t>: Theory of Music III (MU-309). (0.2 course credit)</w:t>
      </w:r>
    </w:p>
    <w:p w14:paraId="111B73DC" w14:textId="77777777" w:rsidR="00DF5F87" w:rsidRDefault="00DF5F87">
      <w:pPr>
        <w:spacing w:after="200" w:line="276" w:lineRule="auto"/>
        <w:rPr>
          <w:del w:id="13820" w:author="Summer 2023 updates" w:date="2024-07-31T13:42:00Z"/>
          <w:rFonts w:cs="Times New Roman"/>
          <w:b/>
          <w:color w:val="000000" w:themeColor="text1"/>
        </w:rPr>
      </w:pPr>
      <w:del w:id="13821" w:author="Summer 2023 updates" w:date="2024-07-31T13:42:00Z">
        <w:r>
          <w:rPr>
            <w:rFonts w:cs="Times New Roman"/>
            <w:b/>
            <w:color w:val="000000" w:themeColor="text1"/>
          </w:rPr>
          <w:br w:type="page"/>
        </w:r>
      </w:del>
    </w:p>
    <w:p w14:paraId="61785C97" w14:textId="4BB06315" w:rsidR="002B23AE" w:rsidRPr="00424939" w:rsidRDefault="002B23AE" w:rsidP="000C027B">
      <w:pPr>
        <w:spacing w:before="40" w:after="0"/>
        <w:rPr>
          <w:rFonts w:cs="Times New Roman"/>
          <w:b/>
          <w:color w:val="000000" w:themeColor="text1"/>
        </w:rPr>
        <w:pPrChange w:id="13822" w:author="Summer 2023 updates" w:date="2024-07-31T13:42:00Z">
          <w:pPr>
            <w:spacing w:after="0"/>
          </w:pPr>
        </w:pPrChange>
      </w:pPr>
      <w:r w:rsidRPr="00424939">
        <w:rPr>
          <w:rFonts w:cs="Times New Roman"/>
          <w:b/>
          <w:color w:val="000000" w:themeColor="text1"/>
        </w:rPr>
        <w:t>MU-355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History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and Literature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II (WE)</w:t>
      </w:r>
    </w:p>
    <w:p w14:paraId="6185081C" w14:textId="2E46D651" w:rsidR="002B23AE" w:rsidRPr="00424939" w:rsidRDefault="002B23AE" w:rsidP="003A68D2">
      <w:r w:rsidRPr="00424939">
        <w:t>Study of western music of the 18</w:t>
      </w:r>
      <w:r w:rsidRPr="00424939">
        <w:rPr>
          <w:vertAlign w:val="superscript"/>
        </w:rPr>
        <w:t>th</w:t>
      </w:r>
      <w:r w:rsidRPr="00424939">
        <w:t xml:space="preserve"> and 19</w:t>
      </w:r>
      <w:r w:rsidRPr="00424939">
        <w:rPr>
          <w:vertAlign w:val="superscript"/>
        </w:rPr>
        <w:t>th</w:t>
      </w:r>
      <w:r w:rsidRPr="00424939">
        <w:t xml:space="preserve"> centuries in Europe and America.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w:t>
      </w:r>
      <w:r w:rsidR="001D6CDA">
        <w:t>-209) or consent of instructor.</w:t>
      </w:r>
    </w:p>
    <w:p w14:paraId="25814225" w14:textId="77777777" w:rsidR="00690553" w:rsidRPr="00424939" w:rsidRDefault="00690553" w:rsidP="000C027B">
      <w:pPr>
        <w:spacing w:before="40" w:after="0"/>
        <w:rPr>
          <w:rFonts w:cs="Times New Roman"/>
          <w:b/>
          <w:color w:val="000000" w:themeColor="text1"/>
        </w:rPr>
        <w:pPrChange w:id="13823" w:author="Summer 2023 updates" w:date="2024-07-31T13:42:00Z">
          <w:pPr>
            <w:spacing w:after="0"/>
          </w:pPr>
        </w:pPrChange>
      </w:pPr>
      <w:r w:rsidRPr="00424939">
        <w:rPr>
          <w:rFonts w:cs="Times New Roman"/>
          <w:b/>
          <w:color w:val="000000" w:themeColor="text1"/>
        </w:rPr>
        <w:t>MU-360 Elementary and General Music</w:t>
      </w:r>
      <w:r w:rsidRPr="00424939">
        <w:rPr>
          <w:rFonts w:cs="Times New Roman"/>
          <w:b/>
          <w:color w:val="000000" w:themeColor="text1"/>
        </w:rPr>
        <w:fldChar w:fldCharType="begin"/>
      </w:r>
      <w:r w:rsidRPr="00DF5F87">
        <w:rPr>
          <w:rFonts w:cs="Times New Roman"/>
          <w:b/>
          <w:color w:val="000000" w:themeColor="text1"/>
        </w:rPr>
        <w:instrText xml:space="preserve"> XE "Music"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6AD35B15" w14:textId="77777777" w:rsidR="00690553" w:rsidRPr="00424939" w:rsidRDefault="00690553" w:rsidP="003A68D2">
      <w:r w:rsidRPr="00424939">
        <w:t xml:space="preserve">Objectives, problems, and methods of teaching elementary music and general music in the schools.  Course surveys elementary and general music curricula and develops a functional knowledge of: organization and management; fretted and classroom instruments; methods of teaching singing, rhythmic, and listening activities expected.  Directed observation in elementary schools required. </w:t>
      </w:r>
      <w:r w:rsidRPr="00424939">
        <w:rPr>
          <w:u w:val="single"/>
        </w:rPr>
        <w:t>Prerequisite</w:t>
      </w:r>
      <w:r w:rsidRPr="00424939">
        <w:t>: Practicum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xml:space="preserve"> (MU-205). (0.5 course credit) (Offered Spring Term)</w:t>
      </w:r>
    </w:p>
    <w:p w14:paraId="4CACAEB1" w14:textId="77777777" w:rsidR="00690553" w:rsidRPr="00424939" w:rsidRDefault="00690553" w:rsidP="000C027B">
      <w:pPr>
        <w:spacing w:before="40" w:after="0"/>
        <w:rPr>
          <w:rFonts w:cs="Times New Roman"/>
          <w:b/>
          <w:color w:val="000000" w:themeColor="text1"/>
        </w:rPr>
        <w:pPrChange w:id="13824" w:author="Summer 2023 updates" w:date="2024-07-31T13:42:00Z">
          <w:pPr>
            <w:spacing w:after="0"/>
          </w:pPr>
        </w:pPrChange>
      </w:pPr>
      <w:r w:rsidRPr="00424939">
        <w:rPr>
          <w:rFonts w:cs="Times New Roman"/>
          <w:b/>
          <w:color w:val="000000" w:themeColor="text1"/>
        </w:rPr>
        <w:t>MU-361 Choral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17B68C07" w14:textId="77777777" w:rsidR="00690553" w:rsidRPr="00424939" w:rsidRDefault="00690553" w:rsidP="003A68D2">
      <w:r w:rsidRPr="00424939">
        <w:t>Objectives, problems, and methods of teaching choral music in the schools. General survey of elementary and secondary choral music curricula and develops a functional knowledge of: organization and management; the changing voice; beginning, intermediate, and advanced choral techniques. Directed observation in elementary and secondary schools required. Credit is given for Choral Music</w:t>
      </w:r>
      <w:r w:rsidRPr="00424939">
        <w:fldChar w:fldCharType="begin"/>
      </w:r>
      <w:r w:rsidRPr="00424939">
        <w:instrText xml:space="preserve"> XE "Music" </w:instrText>
      </w:r>
      <w:r w:rsidRPr="00424939">
        <w:fldChar w:fldCharType="end"/>
      </w:r>
      <w:r w:rsidRPr="00424939">
        <w:t xml:space="preserve"> Methods (MU-361) or Choral Music Methods for the Instrumental</w:t>
      </w:r>
      <w:r w:rsidRPr="00424939">
        <w:fldChar w:fldCharType="begin"/>
      </w:r>
      <w:r w:rsidRPr="00424939">
        <w:instrText xml:space="preserve"> XE "Instrumental" </w:instrText>
      </w:r>
      <w:r w:rsidRPr="00424939">
        <w:fldChar w:fldCharType="end"/>
      </w:r>
      <w:r w:rsidRPr="00424939">
        <w:t xml:space="preserve"> Teacher (MU-364),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(Offered Spring Term)</w:t>
      </w:r>
    </w:p>
    <w:p w14:paraId="5126A635" w14:textId="77777777" w:rsidR="00690553" w:rsidRPr="00424939" w:rsidRDefault="00690553" w:rsidP="000C027B">
      <w:pPr>
        <w:spacing w:before="40" w:after="0"/>
        <w:rPr>
          <w:rFonts w:cs="Times New Roman"/>
          <w:b/>
          <w:color w:val="000000" w:themeColor="text1"/>
        </w:rPr>
        <w:pPrChange w:id="13825" w:author="Summer 2023 updates" w:date="2024-07-31T13:42:00Z">
          <w:pPr>
            <w:spacing w:after="0"/>
          </w:pPr>
        </w:pPrChange>
      </w:pPr>
      <w:r w:rsidRPr="00424939">
        <w:rPr>
          <w:rFonts w:cs="Times New Roman"/>
          <w:b/>
          <w:color w:val="000000" w:themeColor="text1"/>
        </w:rPr>
        <w:t>MU-362 Instrumental</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 for the Choral Teacher</w:t>
      </w:r>
    </w:p>
    <w:p w14:paraId="52C32BE6" w14:textId="77777777" w:rsidR="00690553" w:rsidRPr="00424939" w:rsidRDefault="00690553" w:rsidP="003A68D2">
      <w:r w:rsidRPr="00424939">
        <w:t>Objectives, problems, and methods of teaching instrumental music in the schools. General survey of elementary and secondary instrumental music curricula. Students are introduced to: concert band and orchestral techniques; jazz band techniques; marching band techniques; beginning, intermediate, and advanced band and orchestral techniques. Credit is given for Instrumental</w:t>
      </w:r>
      <w:r w:rsidRPr="00424939">
        <w:fldChar w:fldCharType="begin"/>
      </w:r>
      <w:r w:rsidRPr="00424939">
        <w:instrText xml:space="preserve"> XE "Instrumental" </w:instrText>
      </w:r>
      <w:r w:rsidRPr="00424939">
        <w:fldChar w:fldCharType="end"/>
      </w:r>
      <w:r w:rsidRPr="00424939">
        <w:t xml:space="preserve"> Music</w:t>
      </w:r>
      <w:r w:rsidRPr="00424939">
        <w:fldChar w:fldCharType="begin"/>
      </w:r>
      <w:r w:rsidRPr="00424939">
        <w:instrText xml:space="preserve"> XE "Music" </w:instrText>
      </w:r>
      <w:r w:rsidRPr="00424939">
        <w:fldChar w:fldCharType="end"/>
      </w:r>
      <w:r w:rsidRPr="00424939">
        <w:t xml:space="preserve"> Methods for the Choral Teacher (MU-362) or Instrumental Music Methods (MU-363),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(0.5 course credit) (Offered Spring Term)</w:t>
      </w:r>
    </w:p>
    <w:p w14:paraId="2477FEEF" w14:textId="77777777" w:rsidR="00690553" w:rsidRPr="00424939" w:rsidRDefault="00690553" w:rsidP="000C027B">
      <w:pPr>
        <w:spacing w:before="40" w:after="0"/>
        <w:rPr>
          <w:rFonts w:cs="Times New Roman"/>
          <w:b/>
          <w:color w:val="000000" w:themeColor="text1"/>
        </w:rPr>
        <w:pPrChange w:id="13826" w:author="Summer 2023 updates" w:date="2024-07-31T13:42:00Z">
          <w:pPr>
            <w:spacing w:after="0"/>
          </w:pPr>
        </w:pPrChange>
      </w:pPr>
      <w:r w:rsidRPr="00424939">
        <w:rPr>
          <w:rFonts w:cs="Times New Roman"/>
          <w:b/>
          <w:color w:val="000000" w:themeColor="text1"/>
        </w:rPr>
        <w:t>MU-363 Instrumental</w:t>
      </w:r>
      <w:r w:rsidRPr="00424939">
        <w:rPr>
          <w:rFonts w:cs="Times New Roman"/>
          <w:b/>
          <w:color w:val="000000" w:themeColor="text1"/>
        </w:rPr>
        <w:fldChar w:fldCharType="begin"/>
      </w:r>
      <w:r w:rsidRPr="00DF5F87">
        <w:rPr>
          <w:rFonts w:cs="Times New Roman"/>
          <w:b/>
          <w:color w:val="000000" w:themeColor="text1"/>
        </w:rPr>
        <w:instrText xml:space="preserve"> XE "Instrumental" </w:instrText>
      </w:r>
      <w:r w:rsidRPr="00424939">
        <w:rPr>
          <w:rFonts w:cs="Times New Roman"/>
          <w:b/>
          <w:color w:val="000000" w:themeColor="text1"/>
        </w:rPr>
        <w:fldChar w:fldCharType="end"/>
      </w:r>
      <w:r w:rsidRPr="00424939">
        <w:rPr>
          <w:rFonts w:cs="Times New Roman"/>
          <w:b/>
          <w:color w:val="000000" w:themeColor="text1"/>
        </w:rPr>
        <w:t xml:space="preserve"> Music</w:t>
      </w:r>
      <w:r w:rsidRPr="00424939">
        <w:rPr>
          <w:rFonts w:cs="Times New Roman"/>
          <w:b/>
          <w:color w:val="000000" w:themeColor="text1"/>
        </w:rPr>
        <w:fldChar w:fldCharType="begin"/>
      </w:r>
      <w:r w:rsidRPr="00DF5F87">
        <w:rPr>
          <w:rFonts w:cs="Times New Roman"/>
          <w:b/>
          <w:color w:val="000000" w:themeColor="text1"/>
        </w:rPr>
        <w:instrText xml:space="preserve"> XE "Music" </w:instrText>
      </w:r>
      <w:r w:rsidRPr="00424939">
        <w:rPr>
          <w:rFonts w:cs="Times New Roman"/>
          <w:b/>
          <w:color w:val="000000" w:themeColor="text1"/>
        </w:rPr>
        <w:fldChar w:fldCharType="end"/>
      </w:r>
      <w:r w:rsidRPr="00424939">
        <w:rPr>
          <w:rFonts w:cs="Times New Roman"/>
          <w:b/>
          <w:color w:val="000000" w:themeColor="text1"/>
        </w:rPr>
        <w:t xml:space="preserve"> Methods</w:t>
      </w:r>
    </w:p>
    <w:p w14:paraId="2A7BCB47" w14:textId="77777777" w:rsidR="00690553" w:rsidRPr="00424939" w:rsidRDefault="00690553" w:rsidP="00D54D46">
      <w:r w:rsidRPr="00424939">
        <w:t>Objectives, problems, and methods of teaching instrumental music in the schools. General survey of elementary and secondary instrumental music curricula and develops a functional knowledge of: organization and management; concert band and orchestral techniques; jazz band techniques; marching band techniques; beginning, intermediate, and advanced band and orchestral techniques. Directed observation in elementary and secondary schools required. Credit is given for Instrumental</w:t>
      </w:r>
      <w:r w:rsidRPr="00424939">
        <w:fldChar w:fldCharType="begin"/>
      </w:r>
      <w:r w:rsidRPr="00424939">
        <w:instrText xml:space="preserve"> XE "Instrumental" </w:instrText>
      </w:r>
      <w:r w:rsidRPr="00424939">
        <w:fldChar w:fldCharType="end"/>
      </w:r>
      <w:r w:rsidRPr="00424939">
        <w:t xml:space="preserve"> Music</w:t>
      </w:r>
      <w:r w:rsidRPr="00424939">
        <w:fldChar w:fldCharType="begin"/>
      </w:r>
      <w:r w:rsidRPr="00424939">
        <w:instrText xml:space="preserve"> XE "Music" </w:instrText>
      </w:r>
      <w:r w:rsidRPr="00424939">
        <w:fldChar w:fldCharType="end"/>
      </w:r>
      <w:r w:rsidRPr="00424939">
        <w:t xml:space="preserve"> Methods for the Choral Teacher (MU-362) or Instrumental Music Methods (MU-363), not both. </w:t>
      </w:r>
      <w:r w:rsidRPr="00424939">
        <w:rPr>
          <w:u w:val="single"/>
        </w:rPr>
        <w:t>Prerequisite</w:t>
      </w:r>
      <w:r w:rsidRPr="00424939">
        <w:t>: Practicum in Music Education</w:t>
      </w:r>
      <w:r w:rsidRPr="00424939">
        <w:fldChar w:fldCharType="begin"/>
      </w:r>
      <w:r w:rsidRPr="00424939">
        <w:instrText xml:space="preserve"> XE "Education" </w:instrText>
      </w:r>
      <w:r w:rsidRPr="00424939">
        <w:fldChar w:fldCharType="end"/>
      </w:r>
      <w:r w:rsidRPr="00424939">
        <w:t xml:space="preserve"> (MU-205). (Offered Spring Term)</w:t>
      </w:r>
    </w:p>
    <w:p w14:paraId="6A321BF6" w14:textId="77777777" w:rsidR="00690553" w:rsidRPr="00424939" w:rsidRDefault="00690553" w:rsidP="000C027B">
      <w:pPr>
        <w:spacing w:before="40" w:after="0"/>
        <w:rPr>
          <w:rFonts w:cs="Times New Roman"/>
          <w:b/>
          <w:color w:val="000000" w:themeColor="text1"/>
        </w:rPr>
        <w:pPrChange w:id="13827" w:author="Summer 2023 updates" w:date="2024-07-31T13:42:00Z">
          <w:pPr>
            <w:spacing w:after="0"/>
          </w:pPr>
        </w:pPrChange>
      </w:pPr>
      <w:r w:rsidRPr="00424939">
        <w:rPr>
          <w:rFonts w:cs="Times New Roman"/>
          <w:b/>
          <w:color w:val="000000" w:themeColor="text1"/>
        </w:rPr>
        <w:t>MU-364 Choral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Methods for the Instrumental</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Instrumental</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Teacher</w:t>
      </w:r>
    </w:p>
    <w:p w14:paraId="1F679CE9" w14:textId="77777777" w:rsidR="00690553" w:rsidRPr="00424939" w:rsidRDefault="00690553" w:rsidP="003A68D2">
      <w:pPr>
        <w:rPr>
          <w:rFonts w:cs="Times New Roman"/>
        </w:rPr>
      </w:pPr>
      <w:r w:rsidRPr="00424939">
        <w:t>Objectives, problems, and methods of teaching choral music in the schools. General survey of elementary and secondary choral music curricula.  Students are introduced to the changing voice and to beginning, intermediate, and advanced choral techniques. Credit is given for Choral Music</w:t>
      </w:r>
      <w:r w:rsidRPr="00424939">
        <w:fldChar w:fldCharType="begin"/>
      </w:r>
      <w:r w:rsidRPr="00424939">
        <w:instrText xml:space="preserve"> XE "</w:instrText>
      </w:r>
      <w:r w:rsidRPr="00424939">
        <w:rPr>
          <w:rFonts w:cs="Times New Roman"/>
        </w:rPr>
        <w:instrText>Music</w:instrText>
      </w:r>
      <w:r w:rsidRPr="00424939">
        <w:instrText xml:space="preserve">" </w:instrText>
      </w:r>
      <w:r w:rsidRPr="00424939">
        <w:fldChar w:fldCharType="end"/>
      </w:r>
      <w:r w:rsidRPr="00424939">
        <w:t xml:space="preserve"> Methods (MU-361) or Choral Music Methods for the Instrumental</w:t>
      </w:r>
      <w:r w:rsidRPr="00424939">
        <w:fldChar w:fldCharType="begin"/>
      </w:r>
      <w:r w:rsidRPr="00424939">
        <w:instrText xml:space="preserve"> XE "</w:instrText>
      </w:r>
      <w:r w:rsidRPr="00424939">
        <w:rPr>
          <w:rFonts w:cs="Times New Roman"/>
        </w:rPr>
        <w:instrText>Instrumental</w:instrText>
      </w:r>
      <w:r w:rsidRPr="00424939">
        <w:instrText xml:space="preserve">" </w:instrText>
      </w:r>
      <w:r w:rsidRPr="00424939">
        <w:fldChar w:fldCharType="end"/>
      </w:r>
      <w:r w:rsidRPr="00424939">
        <w:t xml:space="preserve"> Teacher (MU-364), not both.  </w:t>
      </w:r>
      <w:r w:rsidRPr="00424939">
        <w:rPr>
          <w:u w:val="single"/>
        </w:rPr>
        <w:t>Prerequisite</w:t>
      </w:r>
      <w:r w:rsidRPr="00424939">
        <w:t>: Practicum in Music Education</w:t>
      </w:r>
      <w:r w:rsidRPr="00424939">
        <w:fldChar w:fldCharType="begin"/>
      </w:r>
      <w:r w:rsidRPr="00424939">
        <w:instrText xml:space="preserve"> XE "</w:instrText>
      </w:r>
      <w:r w:rsidRPr="00424939">
        <w:rPr>
          <w:rFonts w:cs="Times New Roman"/>
        </w:rPr>
        <w:instrText>Education</w:instrText>
      </w:r>
      <w:r w:rsidRPr="00424939">
        <w:instrText xml:space="preserve">" </w:instrText>
      </w:r>
      <w:r w:rsidRPr="00424939">
        <w:fldChar w:fldCharType="end"/>
      </w:r>
      <w:r w:rsidRPr="00424939">
        <w:t xml:space="preserve"> (MU-205). (0.5 course credit) (Offered Spring Term)</w:t>
      </w:r>
    </w:p>
    <w:p w14:paraId="3923DBAD" w14:textId="77777777" w:rsidR="00F6491C" w:rsidRPr="00424939" w:rsidRDefault="00F6491C" w:rsidP="003A68D2">
      <w:pPr>
        <w:spacing w:before="40" w:after="0"/>
        <w:rPr>
          <w:moveTo w:id="13828" w:author="Summer 2023 updates" w:date="2024-07-31T13:42:00Z"/>
          <w:rFonts w:cs="Times New Roman"/>
          <w:b/>
          <w:color w:val="000000" w:themeColor="text1"/>
        </w:rPr>
        <w:pPrChange w:id="13829" w:author="Summer 2023 updates" w:date="2024-07-31T13:42:00Z">
          <w:pPr>
            <w:spacing w:after="0"/>
          </w:pPr>
        </w:pPrChange>
      </w:pPr>
      <w:ins w:id="13830" w:author="Summer 2023 updates" w:date="2024-07-31T13:42:00Z">
        <w:r w:rsidRPr="00424939">
          <w:rPr>
            <w:rFonts w:cs="Times New Roman"/>
            <w:b/>
            <w:color w:val="000000" w:themeColor="text1"/>
          </w:rPr>
          <w:t>MU-</w:t>
        </w:r>
        <w:r w:rsidRPr="00F6491C">
          <w:rPr>
            <w:rFonts w:cs="Times New Roman"/>
            <w:b/>
            <w:color w:val="000000" w:themeColor="text1"/>
          </w:rPr>
          <w:t>3</w:t>
        </w:r>
        <w:r>
          <w:rPr>
            <w:rFonts w:cs="Times New Roman"/>
            <w:b/>
            <w:color w:val="000000" w:themeColor="text1"/>
          </w:rPr>
          <w:t>84</w:t>
        </w:r>
      </w:ins>
      <w:moveToRangeStart w:id="13831" w:author="Summer 2023 updates" w:date="2024-07-31T13:42:00Z" w:name="move173325825"/>
      <w:moveTo w:id="13832" w:author="Summer 2023 updates" w:date="2024-07-31T13:42:00Z">
        <w:r w:rsidRPr="00424939">
          <w:rPr>
            <w:rFonts w:cs="Times New Roman"/>
            <w:b/>
            <w:color w:val="000000" w:themeColor="text1"/>
          </w:rPr>
          <w:t xml:space="preserve"> Conducting I </w:t>
        </w:r>
      </w:moveTo>
    </w:p>
    <w:p w14:paraId="2FAF3CA9" w14:textId="77777777" w:rsidR="00F6491C" w:rsidRPr="00424939" w:rsidRDefault="00F6491C" w:rsidP="00F6491C">
      <w:pPr>
        <w:rPr>
          <w:moveTo w:id="13833" w:author="Summer 2023 updates" w:date="2024-07-31T13:42:00Z"/>
        </w:rPr>
      </w:pPr>
      <w:moveTo w:id="13834" w:author="Summer 2023 updates" w:date="2024-07-31T13:42:00Z">
        <w:r w:rsidRPr="00424939">
          <w:t xml:space="preserve">Basic conducting techniques: reading, analysis, and interpretation of choral, band, and orchestral literature. Laboratory experience with college ensembles.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III (MU-309) or consent of instructor. </w:t>
        </w:r>
      </w:moveTo>
    </w:p>
    <w:moveToRangeEnd w:id="13831"/>
    <w:p w14:paraId="4037FD65" w14:textId="72372F00" w:rsidR="003856A8" w:rsidRPr="00424939" w:rsidRDefault="003856A8" w:rsidP="003A68D2">
      <w:pPr>
        <w:spacing w:before="40" w:after="0"/>
        <w:rPr>
          <w:rFonts w:cs="Times New Roman"/>
          <w:b/>
          <w:color w:val="000000" w:themeColor="text1"/>
        </w:rPr>
        <w:pPrChange w:id="13835" w:author="Summer 2023 updates" w:date="2024-07-31T13:42:00Z">
          <w:pPr>
            <w:spacing w:after="0"/>
          </w:pPr>
        </w:pPrChange>
      </w:pPr>
      <w:r w:rsidRPr="00424939">
        <w:rPr>
          <w:rFonts w:cs="Times New Roman"/>
          <w:b/>
          <w:color w:val="000000" w:themeColor="text1"/>
        </w:rPr>
        <w:t xml:space="preserve">MU-385 Conducting II </w:t>
      </w:r>
      <w:ins w:id="13836" w:author="Summer 2023 updates" w:date="2024-07-31T13:42:00Z">
        <w:r w:rsidR="00B50939">
          <w:rPr>
            <w:rFonts w:cs="Times New Roman"/>
            <w:b/>
            <w:color w:val="000000" w:themeColor="text1"/>
          </w:rPr>
          <w:t>(WE)</w:t>
        </w:r>
      </w:ins>
    </w:p>
    <w:p w14:paraId="3F00DBCA" w14:textId="6538886D" w:rsidR="003856A8" w:rsidRPr="00424939" w:rsidRDefault="00690553" w:rsidP="00D54D46">
      <w:r w:rsidRPr="00424939">
        <w:t>C</w:t>
      </w:r>
      <w:r w:rsidR="003856A8" w:rsidRPr="00424939">
        <w:t xml:space="preserve">ontinuation of Conducting I. </w:t>
      </w:r>
      <w:r w:rsidR="003856A8" w:rsidRPr="00424939">
        <w:rPr>
          <w:u w:val="single"/>
        </w:rPr>
        <w:t>Prerequisite</w:t>
      </w:r>
      <w:r w:rsidR="003856A8" w:rsidRPr="00424939">
        <w:t>: Conducting I (MU-</w:t>
      </w:r>
      <w:del w:id="13837" w:author="Summer 2023 updates" w:date="2024-07-31T13:42:00Z">
        <w:r w:rsidR="003856A8" w:rsidRPr="00424939">
          <w:delText>285</w:delText>
        </w:r>
      </w:del>
      <w:ins w:id="13838" w:author="Summer 2023 updates" w:date="2024-07-31T13:42:00Z">
        <w:r w:rsidR="00497D65">
          <w:t>3</w:t>
        </w:r>
        <w:r w:rsidR="003856A8" w:rsidRPr="00424939">
          <w:t>8</w:t>
        </w:r>
        <w:r w:rsidR="00497D65">
          <w:t>4</w:t>
        </w:r>
      </w:ins>
      <w:r w:rsidR="003856A8" w:rsidRPr="00424939">
        <w:t xml:space="preserve">). </w:t>
      </w:r>
    </w:p>
    <w:p w14:paraId="569B55D2" w14:textId="3968D312" w:rsidR="00E602D1" w:rsidRPr="00424939" w:rsidRDefault="00E602D1" w:rsidP="003A68D2">
      <w:pPr>
        <w:spacing w:before="40" w:after="0"/>
        <w:rPr>
          <w:rFonts w:cs="Times New Roman"/>
          <w:b/>
          <w:color w:val="000000" w:themeColor="text1"/>
        </w:rPr>
        <w:pPrChange w:id="13839" w:author="Summer 2023 updates" w:date="2024-07-31T13:42:00Z">
          <w:pPr>
            <w:spacing w:after="0"/>
          </w:pPr>
        </w:pPrChange>
      </w:pPr>
      <w:r w:rsidRPr="00424939">
        <w:rPr>
          <w:rFonts w:cs="Times New Roman"/>
          <w:b/>
          <w:color w:val="000000" w:themeColor="text1"/>
        </w:rPr>
        <w:t>MU-409 Theory of Music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IV </w:t>
      </w:r>
    </w:p>
    <w:p w14:paraId="2038330E" w14:textId="5E0E217B" w:rsidR="00E602D1" w:rsidRPr="00424939" w:rsidRDefault="00574A06" w:rsidP="00D54D46">
      <w:r w:rsidRPr="00574A06">
        <w:t xml:space="preserve">Further investigation of tonal music, including jazz harmony, harmonic and formal analysis, the rudiments of 18th-century counterpoint, and an introduction to contemporary music. Students seeking a Bachelor Music degree in Composition or Performance must also register for an appropriate Aural Skills Lab course. </w:t>
      </w:r>
      <w:r w:rsidRPr="00574A06">
        <w:rPr>
          <w:u w:val="single"/>
        </w:rPr>
        <w:t>Prerequisite</w:t>
      </w:r>
      <w:r w:rsidRPr="00574A06">
        <w:t>: Theory of Music III (MU-309) or consent of instructor.</w:t>
      </w:r>
      <w:r w:rsidR="00E602D1" w:rsidRPr="00424939">
        <w:t xml:space="preserve"> </w:t>
      </w:r>
    </w:p>
    <w:p w14:paraId="441C4718" w14:textId="50576EC7" w:rsidR="005654DF" w:rsidRPr="00424939" w:rsidRDefault="005654DF" w:rsidP="003A68D2">
      <w:pPr>
        <w:spacing w:before="40" w:after="0"/>
        <w:rPr>
          <w:rFonts w:cs="Times New Roman"/>
          <w:b/>
          <w:color w:val="000000" w:themeColor="text1"/>
        </w:rPr>
        <w:pPrChange w:id="13840" w:author="Summer 2023 updates" w:date="2024-07-31T13:42:00Z">
          <w:pPr>
            <w:spacing w:after="0"/>
          </w:pPr>
        </w:pPrChange>
      </w:pPr>
      <w:r w:rsidRPr="00424939">
        <w:rPr>
          <w:rFonts w:cs="Times New Roman"/>
          <w:b/>
          <w:color w:val="000000" w:themeColor="text1"/>
        </w:rPr>
        <w:t>MU-409</w:t>
      </w:r>
      <w:r>
        <w:rPr>
          <w:rFonts w:cs="Times New Roman"/>
          <w:b/>
          <w:color w:val="000000" w:themeColor="text1"/>
        </w:rPr>
        <w:t>L</w:t>
      </w:r>
      <w:r w:rsidRPr="00424939">
        <w:rPr>
          <w:rFonts w:cs="Times New Roman"/>
          <w:b/>
          <w:color w:val="000000" w:themeColor="text1"/>
        </w:rPr>
        <w:t xml:space="preserve"> </w:t>
      </w:r>
      <w:r>
        <w:rPr>
          <w:rFonts w:cs="Times New Roman"/>
          <w:b/>
          <w:color w:val="000000" w:themeColor="text1"/>
        </w:rPr>
        <w:t>Aural Skills Lab</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IV </w:t>
      </w:r>
    </w:p>
    <w:p w14:paraId="0BE0485A" w14:textId="04765C21" w:rsidR="005654DF" w:rsidRPr="00424939" w:rsidRDefault="005654DF" w:rsidP="00D54D46">
      <w:r w:rsidRPr="005654DF">
        <w:t xml:space="preserve">Provides a focused setting for working on and perfecting the musicianship skills of sight singing, ear training, and musical dictation, all essential skills for musicians. The Aural Skills Labs function in coordination with the Theory of Music sequence of courses. Aural Skills Lab IV is a continuation course of Aural Skills Labs I, II, and III, and required for some Bachelor of Music degrees. The Labs incorporate strategies and drills for learning and honing musicianship skills through in-class individual and group work as well as guided, independent work online. P/NP basis only. </w:t>
      </w:r>
      <w:r w:rsidRPr="005654DF">
        <w:rPr>
          <w:u w:val="single"/>
        </w:rPr>
        <w:t>Prerequisite</w:t>
      </w:r>
      <w:r w:rsidRPr="005654DF">
        <w:t xml:space="preserve">: Aural Skills Lab III (MU-309L). </w:t>
      </w:r>
      <w:r w:rsidRPr="005654DF">
        <w:rPr>
          <w:u w:val="single"/>
        </w:rPr>
        <w:t>Corequisite</w:t>
      </w:r>
      <w:r w:rsidRPr="005654DF">
        <w:t>: Theory of Music IV (MU-409). (0.2 course credit)</w:t>
      </w:r>
      <w:r w:rsidRPr="00424939">
        <w:t xml:space="preserve"> </w:t>
      </w:r>
    </w:p>
    <w:p w14:paraId="58433616" w14:textId="77777777" w:rsidR="00690553" w:rsidRPr="00424939" w:rsidRDefault="00690553" w:rsidP="003A68D2">
      <w:pPr>
        <w:spacing w:before="40" w:after="0"/>
        <w:rPr>
          <w:rFonts w:cs="Times New Roman"/>
          <w:b/>
          <w:color w:val="000000" w:themeColor="text1"/>
        </w:rPr>
        <w:pPrChange w:id="13841" w:author="Summer 2023 updates" w:date="2024-07-31T13:42:00Z">
          <w:pPr>
            <w:spacing w:after="0"/>
          </w:pPr>
        </w:pPrChange>
      </w:pPr>
      <w:r w:rsidRPr="00424939">
        <w:rPr>
          <w:rFonts w:cs="Times New Roman"/>
          <w:b/>
          <w:color w:val="000000" w:themeColor="text1"/>
        </w:rPr>
        <w:t xml:space="preserve">MU-421 Student Teaching in the Elementary School </w:t>
      </w:r>
    </w:p>
    <w:p w14:paraId="257EC016" w14:textId="77777777" w:rsidR="00690553" w:rsidRPr="00424939" w:rsidRDefault="00690553" w:rsidP="00D54D46">
      <w:r w:rsidRPr="00424939">
        <w:t xml:space="preserve">Directed observation and student teaching in the first six grades. Scheduled daily for seven weeks, approximately six hours per day. </w:t>
      </w:r>
      <w:r w:rsidRPr="00424939">
        <w:rPr>
          <w:u w:val="single"/>
        </w:rPr>
        <w:t>Prerequisite</w:t>
      </w:r>
      <w:r w:rsidRPr="00424939">
        <w:t>: satisfactory completion of all other requirements for the Bachelor of Music</w:t>
      </w:r>
      <w:r w:rsidRPr="00424939">
        <w:fldChar w:fldCharType="begin"/>
      </w:r>
      <w:r w:rsidRPr="00424939">
        <w:instrText xml:space="preserve"> XE "Bachelor of Music" </w:instrText>
      </w:r>
      <w:r w:rsidRPr="00424939">
        <w:fldChar w:fldCharType="end"/>
      </w:r>
      <w:r w:rsidRPr="00424939">
        <w:t xml:space="preserve">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(2.0 course credits) (Offered Fall Term)</w:t>
      </w:r>
    </w:p>
    <w:p w14:paraId="44D69EB4" w14:textId="77777777" w:rsidR="00D54D46" w:rsidRDefault="00D54D46">
      <w:pPr>
        <w:spacing w:after="200" w:line="276" w:lineRule="auto"/>
        <w:rPr>
          <w:del w:id="13842" w:author="Summer 2023 updates" w:date="2024-07-31T13:42:00Z"/>
          <w:rFonts w:cs="Times New Roman"/>
          <w:b/>
          <w:color w:val="000000" w:themeColor="text1"/>
        </w:rPr>
      </w:pPr>
      <w:del w:id="13843" w:author="Summer 2023 updates" w:date="2024-07-31T13:42:00Z">
        <w:r>
          <w:rPr>
            <w:rFonts w:cs="Times New Roman"/>
            <w:b/>
            <w:color w:val="000000" w:themeColor="text1"/>
          </w:rPr>
          <w:br w:type="page"/>
        </w:r>
      </w:del>
    </w:p>
    <w:p w14:paraId="0A9BDA85" w14:textId="48C89AC2" w:rsidR="00690553" w:rsidRPr="00424939" w:rsidRDefault="00690553" w:rsidP="003A68D2">
      <w:pPr>
        <w:spacing w:before="40" w:after="0"/>
        <w:rPr>
          <w:rFonts w:cs="Times New Roman"/>
          <w:b/>
          <w:color w:val="000000" w:themeColor="text1"/>
        </w:rPr>
        <w:pPrChange w:id="13844" w:author="Summer 2023 updates" w:date="2024-07-31T13:42:00Z">
          <w:pPr>
            <w:spacing w:after="0"/>
          </w:pPr>
        </w:pPrChange>
      </w:pPr>
      <w:r w:rsidRPr="00424939">
        <w:rPr>
          <w:rFonts w:cs="Times New Roman"/>
          <w:b/>
          <w:color w:val="000000" w:themeColor="text1"/>
        </w:rPr>
        <w:t>MU-422 Student Teaching in the Secondary School</w:t>
      </w:r>
    </w:p>
    <w:p w14:paraId="181AE195" w14:textId="727C35BC" w:rsidR="00690553" w:rsidRDefault="00690553" w:rsidP="00D54D46">
      <w:r w:rsidRPr="00424939">
        <w:t xml:space="preserve">Directed observation and student teaching in middle school and high school. Scheduled for seven weeks, approximately six hours per day. </w:t>
      </w:r>
      <w:r w:rsidRPr="00424939">
        <w:rPr>
          <w:u w:val="single"/>
        </w:rPr>
        <w:t>Prerequisite</w:t>
      </w:r>
      <w:r w:rsidRPr="00424939">
        <w:t>: satisfactory completion of all other requirements for the Bachelor of Music</w:t>
      </w:r>
      <w:r w:rsidRPr="00424939">
        <w:fldChar w:fldCharType="begin"/>
      </w:r>
      <w:r w:rsidRPr="00424939">
        <w:instrText xml:space="preserve"> XE "Bachelor of Music" </w:instrText>
      </w:r>
      <w:r w:rsidRPr="00424939">
        <w:fldChar w:fldCharType="end"/>
      </w:r>
      <w:r w:rsidRPr="00424939">
        <w:t xml:space="preserve"> in Music</w:t>
      </w:r>
      <w:r w:rsidRPr="00424939">
        <w:fldChar w:fldCharType="begin"/>
      </w:r>
      <w:r w:rsidRPr="00424939">
        <w:instrText xml:space="preserve"> XE "Music" </w:instrText>
      </w:r>
      <w:r w:rsidRPr="00424939">
        <w:fldChar w:fldCharType="end"/>
      </w:r>
      <w:r w:rsidRPr="00424939">
        <w:t xml:space="preserve"> Education</w:t>
      </w:r>
      <w:r w:rsidRPr="00424939">
        <w:fldChar w:fldCharType="begin"/>
      </w:r>
      <w:r w:rsidRPr="00424939">
        <w:instrText xml:space="preserve"> XE "Education" </w:instrText>
      </w:r>
      <w:r w:rsidRPr="00424939">
        <w:fldChar w:fldCharType="end"/>
      </w:r>
      <w:r w:rsidRPr="00424939">
        <w:t>. (2.0 course credits) (Offered Fall Term)</w:t>
      </w:r>
    </w:p>
    <w:p w14:paraId="10352F8A" w14:textId="77777777" w:rsidR="001F4A89" w:rsidRPr="00424939" w:rsidRDefault="001F4A89" w:rsidP="003A68D2">
      <w:pPr>
        <w:keepNext/>
        <w:keepLines/>
        <w:spacing w:before="40" w:after="0"/>
        <w:rPr>
          <w:rFonts w:cs="Times New Roman"/>
          <w:b/>
          <w:color w:val="000000" w:themeColor="text1"/>
        </w:rPr>
        <w:pPrChange w:id="13845" w:author="Summer 2023 updates" w:date="2024-07-31T13:42:00Z">
          <w:pPr>
            <w:keepNext/>
            <w:keepLines/>
            <w:spacing w:after="0"/>
          </w:pPr>
        </w:pPrChange>
      </w:pPr>
      <w:r w:rsidRPr="00424939">
        <w:rPr>
          <w:rFonts w:cs="Times New Roman"/>
          <w:b/>
          <w:color w:val="000000" w:themeColor="text1"/>
        </w:rPr>
        <w:t>MU-444 Independent Study</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27318B3" w14:textId="62EFF8C9" w:rsidR="001F4A89" w:rsidRPr="00424939" w:rsidRDefault="001F4A89" w:rsidP="00D54D46">
      <w:r w:rsidRPr="00424939">
        <w:t xml:space="preserve">Independent work on a selected project in music under the direction of a faculty member of the department. May be taken for an X status grade with consent of instructor prior to registration.   </w:t>
      </w:r>
      <w:r w:rsidRPr="00424939">
        <w:rPr>
          <w:u w:val="single"/>
        </w:rPr>
        <w:t>Prerequisites</w:t>
      </w:r>
      <w:r w:rsidRPr="00424939">
        <w:t>: background courses and consent of department chair.</w:t>
      </w:r>
    </w:p>
    <w:p w14:paraId="72123C01" w14:textId="789348D0" w:rsidR="001F4A89" w:rsidRPr="00424939" w:rsidRDefault="002B23AE" w:rsidP="003A68D2">
      <w:pPr>
        <w:keepNext/>
        <w:keepLines/>
        <w:spacing w:before="40" w:after="0"/>
        <w:rPr>
          <w:rFonts w:cs="Times New Roman"/>
          <w:b/>
          <w:bCs/>
          <w:color w:val="000000" w:themeColor="text1"/>
        </w:rPr>
        <w:pPrChange w:id="13846" w:author="Summer 2023 updates" w:date="2024-07-31T13:42:00Z">
          <w:pPr>
            <w:keepNext/>
            <w:keepLines/>
            <w:spacing w:after="0"/>
          </w:pPr>
        </w:pPrChange>
      </w:pPr>
      <w:r w:rsidRPr="00424939">
        <w:rPr>
          <w:rFonts w:cs="Times New Roman"/>
          <w:b/>
          <w:bCs/>
          <w:color w:val="000000" w:themeColor="text1"/>
        </w:rPr>
        <w:t>MU-458 Music</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History</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and Literature</w:t>
      </w:r>
      <w:r w:rsidRPr="00424939">
        <w:rPr>
          <w:rFonts w:cs="Times New Roman"/>
          <w:b/>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Literature</w:instrText>
      </w:r>
      <w:r w:rsidRPr="00424939">
        <w:rPr>
          <w:color w:val="000000" w:themeColor="text1"/>
        </w:rPr>
        <w:instrText xml:space="preserve">" </w:instrText>
      </w:r>
      <w:r w:rsidRPr="00424939">
        <w:rPr>
          <w:rFonts w:cs="Times New Roman"/>
          <w:b/>
          <w:bCs/>
          <w:color w:val="000000" w:themeColor="text1"/>
        </w:rPr>
        <w:fldChar w:fldCharType="end"/>
      </w:r>
      <w:r w:rsidRPr="00424939">
        <w:rPr>
          <w:rFonts w:cs="Times New Roman"/>
          <w:b/>
          <w:bCs/>
          <w:color w:val="000000" w:themeColor="text1"/>
        </w:rPr>
        <w:t xml:space="preserve"> III </w:t>
      </w:r>
      <w:del w:id="13847" w:author="Summer 2023 updates" w:date="2024-07-31T13:42:00Z">
        <w:r w:rsidRPr="00424939">
          <w:rPr>
            <w:rFonts w:cs="Times New Roman"/>
            <w:b/>
            <w:color w:val="000000" w:themeColor="text1"/>
          </w:rPr>
          <w:delText>(WE)</w:delText>
        </w:r>
      </w:del>
    </w:p>
    <w:p w14:paraId="147E0B47" w14:textId="455D4335" w:rsidR="002B23AE" w:rsidRPr="00424939" w:rsidRDefault="002B23AE" w:rsidP="00D54D46">
      <w:r w:rsidRPr="00424939">
        <w:t>Study of the composers and musical developments in Europe and America in the 20</w:t>
      </w:r>
      <w:r w:rsidRPr="00424939">
        <w:rPr>
          <w:vertAlign w:val="superscript"/>
        </w:rPr>
        <w:t>th</w:t>
      </w:r>
      <w:r w:rsidR="00ED7D77" w:rsidRPr="00ED7D77">
        <w:rPr>
          <w:rPrChange w:id="13848" w:author="Summer 2023 updates" w:date="2024-07-31T13:42:00Z">
            <w:rPr>
              <w:vertAlign w:val="superscript"/>
            </w:rPr>
          </w:rPrChange>
        </w:rPr>
        <w:t xml:space="preserve"> </w:t>
      </w:r>
      <w:del w:id="13849" w:author="Summer 2023 updates" w:date="2024-07-31T13:42:00Z">
        <w:r w:rsidRPr="00424939">
          <w:delText>century</w:delText>
        </w:r>
      </w:del>
      <w:ins w:id="13850" w:author="Summer 2023 updates" w:date="2024-07-31T13:42:00Z">
        <w:r w:rsidR="00ED7D77">
          <w:t>and 21</w:t>
        </w:r>
        <w:r w:rsidR="00ED7D77" w:rsidRPr="00ED7D77">
          <w:rPr>
            <w:vertAlign w:val="superscript"/>
          </w:rPr>
          <w:t>st</w:t>
        </w:r>
        <w:r w:rsidR="00ED7D77">
          <w:t xml:space="preserve"> </w:t>
        </w:r>
        <w:r w:rsidRPr="00424939">
          <w:t>centur</w:t>
        </w:r>
        <w:r w:rsidR="00ED7D77">
          <w:t>ies</w:t>
        </w:r>
      </w:ins>
      <w:r w:rsidRPr="00424939">
        <w:t xml:space="preserve">, together with the influences of music from other world cultures. </w:t>
      </w:r>
      <w:r w:rsidRPr="00424939">
        <w:rPr>
          <w:u w:val="single"/>
        </w:rPr>
        <w:t>Prerequisite</w:t>
      </w:r>
      <w:r w:rsidRPr="00424939">
        <w:t>: Theory of Music</w:t>
      </w:r>
      <w:r w:rsidRPr="00424939">
        <w:fldChar w:fldCharType="begin"/>
      </w:r>
      <w:r w:rsidRPr="00424939">
        <w:instrText xml:space="preserve"> XE "Music" </w:instrText>
      </w:r>
      <w:r w:rsidRPr="00424939">
        <w:fldChar w:fldCharType="end"/>
      </w:r>
      <w:r w:rsidRPr="00424939">
        <w:t xml:space="preserve"> II (MU-209) or consent of instructor. </w:t>
      </w:r>
    </w:p>
    <w:p w14:paraId="1B88D340" w14:textId="575F5526" w:rsidR="00E602D1" w:rsidRPr="00F21484" w:rsidRDefault="00E602D1" w:rsidP="00256682">
      <w:pPr>
        <w:spacing w:after="0"/>
        <w:rPr>
          <w:rStyle w:val="Strong"/>
        </w:rPr>
      </w:pPr>
    </w:p>
    <w:p w14:paraId="54789D91" w14:textId="22F2CE8E" w:rsidR="00690553" w:rsidRPr="00F21484" w:rsidRDefault="00F21484" w:rsidP="003A68D2">
      <w:pPr>
        <w:spacing w:before="120" w:after="0"/>
        <w:rPr>
          <w:rStyle w:val="Strong"/>
        </w:rPr>
        <w:pPrChange w:id="13851" w:author="Summer 2023 updates" w:date="2024-07-31T13:42:00Z">
          <w:pPr>
            <w:spacing w:after="0"/>
          </w:pPr>
        </w:pPrChange>
      </w:pPr>
      <w:r>
        <w:rPr>
          <w:rStyle w:val="Strong"/>
        </w:rPr>
        <w:t>MUA</w:t>
      </w:r>
      <w:r w:rsidR="00690553" w:rsidRPr="00F21484">
        <w:rPr>
          <w:rStyle w:val="Strong"/>
        </w:rPr>
        <w:t xml:space="preserve"> Prefix </w:t>
      </w:r>
    </w:p>
    <w:p w14:paraId="0A7A7AE4" w14:textId="71671B22" w:rsidR="001B3F55" w:rsidRPr="00424939" w:rsidRDefault="001B3F55" w:rsidP="003A68D2">
      <w:pPr>
        <w:spacing w:before="40" w:after="0"/>
        <w:rPr>
          <w:rFonts w:cs="Times New Roman"/>
          <w:b/>
          <w:color w:val="000000" w:themeColor="text1"/>
        </w:rPr>
        <w:pPrChange w:id="13852" w:author="Summer 2023 updates" w:date="2024-07-31T13:42:00Z">
          <w:pPr>
            <w:spacing w:after="0"/>
          </w:pPr>
        </w:pPrChange>
      </w:pPr>
      <w:r w:rsidRPr="00424939">
        <w:rPr>
          <w:rFonts w:cs="Times New Roman"/>
          <w:b/>
          <w:color w:val="000000" w:themeColor="text1"/>
        </w:rPr>
        <w:t>MUA-</w:t>
      </w:r>
      <w:r w:rsidR="002D3002" w:rsidRPr="00424939">
        <w:rPr>
          <w:rFonts w:cs="Times New Roman"/>
          <w:b/>
          <w:color w:val="000000" w:themeColor="text1"/>
        </w:rPr>
        <w:t>100</w:t>
      </w:r>
      <w:r w:rsidRPr="00424939">
        <w:rPr>
          <w:rFonts w:cs="Times New Roman"/>
          <w:b/>
          <w:color w:val="000000" w:themeColor="text1"/>
        </w:rPr>
        <w:t xml:space="preserve"> Concert Band </w:t>
      </w:r>
    </w:p>
    <w:p w14:paraId="17C93507" w14:textId="77777777" w:rsidR="001B3F55" w:rsidRPr="00424939" w:rsidRDefault="001B3F55" w:rsidP="00D54D46">
      <w:r w:rsidRPr="00424939">
        <w:t>Open to all woodwind, brass, and percussion players. The ensemble offers students the opportunity to perform some of the great band repertoire of the 20</w:t>
      </w:r>
      <w:r w:rsidRPr="00424939">
        <w:rPr>
          <w:vertAlign w:val="superscript"/>
        </w:rPr>
        <w:t>th</w:t>
      </w:r>
      <w:r w:rsidRPr="00424939">
        <w:t xml:space="preserve"> and 21</w:t>
      </w:r>
      <w:r w:rsidRPr="00424939">
        <w:rPr>
          <w:vertAlign w:val="superscript"/>
        </w:rPr>
        <w:t>st</w:t>
      </w:r>
      <w:r w:rsidRPr="00424939">
        <w:t xml:space="preserve"> centuries, as well as carefully selected transcriptions of orchestral repertoire. A select Wind Ensemble within the Concert Band occasionally performs additional selections from the contemporary repertoire. The Concert Band tours on a regular basis. (0.3 course credit) </w:t>
      </w:r>
    </w:p>
    <w:p w14:paraId="038432F9" w14:textId="5B6D4744" w:rsidR="00CD272C" w:rsidRPr="00424939" w:rsidRDefault="00CD272C" w:rsidP="003A68D2">
      <w:pPr>
        <w:spacing w:before="40" w:after="0"/>
        <w:rPr>
          <w:rFonts w:cs="Times New Roman"/>
          <w:b/>
          <w:color w:val="000000" w:themeColor="text1"/>
        </w:rPr>
        <w:pPrChange w:id="13853" w:author="Summer 2023 updates" w:date="2024-07-31T13:42:00Z">
          <w:pPr>
            <w:spacing w:after="0"/>
          </w:pPr>
        </w:pPrChange>
      </w:pPr>
      <w:r w:rsidRPr="00424939">
        <w:rPr>
          <w:rFonts w:cs="Times New Roman"/>
          <w:b/>
          <w:color w:val="000000" w:themeColor="text1"/>
        </w:rPr>
        <w:t>MUA-101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Ensemble </w:t>
      </w:r>
    </w:p>
    <w:p w14:paraId="01A426AB" w14:textId="46C6FCD5" w:rsidR="00CD272C" w:rsidRPr="00424939" w:rsidRDefault="00CD272C" w:rsidP="00D54D46">
      <w:r w:rsidRPr="00424939">
        <w:t>Membership determined by an audition of interested saxophone, trombone, trumpet, piano, bass, guitar, drum set, and auxiliary percussion players. The ensemble offers students the opportunity to perform varied selections from the jazz repertoire of the 20</w:t>
      </w:r>
      <w:r w:rsidRPr="00424939">
        <w:rPr>
          <w:vertAlign w:val="superscript"/>
        </w:rPr>
        <w:t>th</w:t>
      </w:r>
      <w:r w:rsidRPr="00424939">
        <w:t xml:space="preserve"> and 21</w:t>
      </w:r>
      <w:r w:rsidRPr="00424939">
        <w:rPr>
          <w:vertAlign w:val="superscript"/>
        </w:rPr>
        <w:t>st</w:t>
      </w:r>
      <w:r w:rsidRPr="00424939">
        <w:t xml:space="preserve"> centuries, as well as the opportunity to improvise in the jazz idiom. The Jazz</w:t>
      </w:r>
      <w:r w:rsidR="009F4511" w:rsidRPr="00424939">
        <w:fldChar w:fldCharType="begin"/>
      </w:r>
      <w:r w:rsidR="009F4511" w:rsidRPr="00424939">
        <w:instrText xml:space="preserve"> XE "</w:instrText>
      </w:r>
      <w:r w:rsidR="009F4511" w:rsidRPr="00424939">
        <w:rPr>
          <w:b/>
        </w:rPr>
        <w:instrText>Jazz</w:instrText>
      </w:r>
      <w:r w:rsidR="009F4511" w:rsidRPr="00424939">
        <w:instrText xml:space="preserve">" </w:instrText>
      </w:r>
      <w:r w:rsidR="009F4511" w:rsidRPr="00424939">
        <w:fldChar w:fldCharType="end"/>
      </w:r>
      <w:r w:rsidRPr="00424939">
        <w:t xml:space="preserve"> Ensemble tours on a regular basis and performs with three to five guest artists each year. (0.2 course credit) </w:t>
      </w:r>
    </w:p>
    <w:p w14:paraId="1D0409DD" w14:textId="5359381B" w:rsidR="001B3F55" w:rsidRPr="00424939" w:rsidRDefault="001B3F55" w:rsidP="003A68D2">
      <w:pPr>
        <w:spacing w:before="40" w:after="0"/>
        <w:rPr>
          <w:rFonts w:cs="Times New Roman"/>
          <w:b/>
          <w:color w:val="000000" w:themeColor="text1"/>
        </w:rPr>
        <w:pPrChange w:id="13854" w:author="Summer 2023 updates" w:date="2024-07-31T13:42:00Z">
          <w:pPr>
            <w:spacing w:after="0"/>
          </w:pPr>
        </w:pPrChange>
      </w:pPr>
      <w:r w:rsidRPr="00424939">
        <w:rPr>
          <w:rFonts w:cs="Times New Roman"/>
          <w:b/>
          <w:color w:val="000000" w:themeColor="text1"/>
        </w:rPr>
        <w:t>MUA-</w:t>
      </w:r>
      <w:r w:rsidR="002D3002" w:rsidRPr="00424939">
        <w:rPr>
          <w:rFonts w:cs="Times New Roman"/>
          <w:b/>
          <w:color w:val="000000" w:themeColor="text1"/>
        </w:rPr>
        <w:t>102</w:t>
      </w:r>
      <w:r w:rsidRPr="00424939">
        <w:rPr>
          <w:rFonts w:cs="Times New Roman"/>
          <w:b/>
          <w:color w:val="000000" w:themeColor="text1"/>
        </w:rPr>
        <w:t xml:space="preserve">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and Improvisation Lab</w:t>
      </w:r>
    </w:p>
    <w:p w14:paraId="3EFB1F3A" w14:textId="77777777" w:rsidR="001B3F55" w:rsidRPr="00424939" w:rsidRDefault="001B3F55" w:rsidP="00D54D46">
      <w:r w:rsidRPr="00424939">
        <w:t>Open to all interested musicians. The ensemble offers students the opportunity to perform varied selections from the jazz repertoire of the 20</w:t>
      </w:r>
      <w:r w:rsidRPr="00424939">
        <w:rPr>
          <w:vertAlign w:val="superscript"/>
        </w:rPr>
        <w:t>th</w:t>
      </w:r>
      <w:r w:rsidRPr="00424939">
        <w:t xml:space="preserve"> and 21</w:t>
      </w:r>
      <w:r w:rsidRPr="00424939">
        <w:rPr>
          <w:vertAlign w:val="superscript"/>
        </w:rPr>
        <w:t>st</w:t>
      </w:r>
      <w:r w:rsidRPr="00424939">
        <w:t xml:space="preserve"> centuries, as well as the opportunity to improvise in the jazz idiom. The Lab gives students an outlet to practice a secondary instrument and also allows music education majors the opportunity to rehearse and conduct a jazz ensemble. (0.1 course credit) </w:t>
      </w:r>
    </w:p>
    <w:p w14:paraId="16456C53" w14:textId="01D7AFDA" w:rsidR="001B3F55" w:rsidRPr="00424939" w:rsidRDefault="001B3F55" w:rsidP="003A68D2">
      <w:pPr>
        <w:spacing w:before="40" w:after="0"/>
        <w:rPr>
          <w:rFonts w:cs="Times New Roman"/>
          <w:b/>
          <w:color w:val="000000" w:themeColor="text1"/>
        </w:rPr>
        <w:pPrChange w:id="13855" w:author="Summer 2023 updates" w:date="2024-07-31T13:42:00Z">
          <w:pPr>
            <w:spacing w:after="0"/>
          </w:pPr>
        </w:pPrChange>
      </w:pPr>
      <w:r w:rsidRPr="00424939">
        <w:rPr>
          <w:rFonts w:cs="Times New Roman"/>
          <w:b/>
          <w:color w:val="000000" w:themeColor="text1"/>
        </w:rPr>
        <w:t>MUA-</w:t>
      </w:r>
      <w:r w:rsidR="002D3002" w:rsidRPr="00424939">
        <w:rPr>
          <w:rFonts w:cs="Times New Roman"/>
          <w:b/>
          <w:color w:val="000000" w:themeColor="text1"/>
        </w:rPr>
        <w:t>103</w:t>
      </w:r>
      <w:r w:rsidRPr="00424939">
        <w:rPr>
          <w:rFonts w:cs="Times New Roman"/>
          <w:b/>
          <w:color w:val="000000" w:themeColor="text1"/>
        </w:rPr>
        <w:t xml:space="preserve"> Symphony Orchestra </w:t>
      </w:r>
    </w:p>
    <w:p w14:paraId="00596999" w14:textId="77777777" w:rsidR="001B3F55" w:rsidRPr="00424939" w:rsidRDefault="001B3F55" w:rsidP="00D54D46">
      <w:r w:rsidRPr="00424939">
        <w:t>Membership determined by an audition of interested string, woodwind, brass, and percussion players. The ensemble offers students the opportunity to perform varied selections from the symphonic repertoire of the 18</w:t>
      </w:r>
      <w:r w:rsidRPr="00424939">
        <w:rPr>
          <w:vertAlign w:val="superscript"/>
        </w:rPr>
        <w:t>th</w:t>
      </w:r>
      <w:r w:rsidRPr="00424939">
        <w:t xml:space="preserve"> through the 21</w:t>
      </w:r>
      <w:r w:rsidRPr="00424939">
        <w:rPr>
          <w:vertAlign w:val="superscript"/>
        </w:rPr>
        <w:t>st</w:t>
      </w:r>
      <w:r w:rsidRPr="00424939">
        <w:t xml:space="preserve"> centuries, in both full orchestra and string orchestra formats. The Symphony Orchestra also occasionally performs works that feature soloists or combines with the Concert Choir to present masterworks. (0.3 course credit) </w:t>
      </w:r>
    </w:p>
    <w:p w14:paraId="0134C3F7" w14:textId="23CF2419" w:rsidR="001B3F55" w:rsidRPr="00424939" w:rsidRDefault="001B3F55" w:rsidP="003A68D2">
      <w:pPr>
        <w:keepNext/>
        <w:spacing w:before="40" w:after="0"/>
        <w:rPr>
          <w:rFonts w:cs="Times New Roman"/>
          <w:b/>
          <w:color w:val="000000" w:themeColor="text1"/>
        </w:rPr>
        <w:pPrChange w:id="13856" w:author="Summer 2023 updates" w:date="2024-07-31T13:42:00Z">
          <w:pPr>
            <w:keepNext/>
            <w:spacing w:after="0"/>
          </w:pPr>
        </w:pPrChange>
      </w:pPr>
      <w:r w:rsidRPr="00424939">
        <w:rPr>
          <w:rFonts w:cs="Times New Roman"/>
          <w:b/>
          <w:color w:val="000000" w:themeColor="text1"/>
        </w:rPr>
        <w:t>MUA-</w:t>
      </w:r>
      <w:r w:rsidR="002D3002" w:rsidRPr="00424939">
        <w:rPr>
          <w:rFonts w:cs="Times New Roman"/>
          <w:b/>
          <w:color w:val="000000" w:themeColor="text1"/>
        </w:rPr>
        <w:t>104</w:t>
      </w:r>
      <w:r w:rsidRPr="00424939">
        <w:rPr>
          <w:rFonts w:cs="Times New Roman"/>
          <w:b/>
          <w:color w:val="000000" w:themeColor="text1"/>
        </w:rPr>
        <w:t xml:space="preserve"> Concert Choir </w:t>
      </w:r>
    </w:p>
    <w:p w14:paraId="604E82BE" w14:textId="77777777" w:rsidR="001B3F55" w:rsidRPr="00424939" w:rsidRDefault="001B3F55" w:rsidP="00D54D46">
      <w:r w:rsidRPr="00424939">
        <w:t>Membership determined by audition. The ensemble offers students the opportunity to perform a wide variety of repertoire covering many styles from the Renaissance through the 21</w:t>
      </w:r>
      <w:r w:rsidRPr="00424939">
        <w:rPr>
          <w:vertAlign w:val="superscript"/>
        </w:rPr>
        <w:t xml:space="preserve">st </w:t>
      </w:r>
      <w:r w:rsidRPr="00424939">
        <w:t xml:space="preserve">centuries. The Concert Choir also occasionally combines with the Symphony Orchestra to present large masterworks, and tours on a regular basis. (0.3 course credit) </w:t>
      </w:r>
    </w:p>
    <w:p w14:paraId="79A1B5A8" w14:textId="68C0E4D7" w:rsidR="00CD272C" w:rsidRPr="00424939" w:rsidRDefault="00CD272C" w:rsidP="003A68D2">
      <w:pPr>
        <w:spacing w:before="40" w:after="0"/>
        <w:rPr>
          <w:rFonts w:cs="Times New Roman"/>
          <w:b/>
          <w:color w:val="000000" w:themeColor="text1"/>
        </w:rPr>
        <w:pPrChange w:id="13857" w:author="Summer 2023 updates" w:date="2024-07-31T13:42:00Z">
          <w:pPr>
            <w:spacing w:after="0"/>
          </w:pPr>
        </w:pPrChange>
      </w:pPr>
      <w:r w:rsidRPr="00424939">
        <w:rPr>
          <w:rFonts w:cs="Times New Roman"/>
          <w:b/>
          <w:color w:val="000000" w:themeColor="text1"/>
        </w:rPr>
        <w:t xml:space="preserve">MUA-105 </w:t>
      </w:r>
      <w:r w:rsidR="009A0C44">
        <w:rPr>
          <w:rFonts w:cs="Times New Roman"/>
          <w:b/>
          <w:color w:val="000000" w:themeColor="text1"/>
        </w:rPr>
        <w:t>Crimson Singers</w:t>
      </w:r>
    </w:p>
    <w:p w14:paraId="4BC2E205" w14:textId="5E785DDF" w:rsidR="00CD272C" w:rsidRPr="00424939" w:rsidRDefault="009A0C44" w:rsidP="00D54D46">
      <w:r>
        <w:t>Presents concerts each term, on and off campus. Open to all interested musicians who sing. The Crimson Singers is a small auditioned, mixed singing ensemble</w:t>
      </w:r>
      <w:del w:id="13858" w:author="Summer 2023 updates" w:date="2024-07-31T13:42:00Z">
        <w:r>
          <w:delText>.</w:delText>
        </w:r>
      </w:del>
      <w:ins w:id="13859" w:author="Summer 2023 updates" w:date="2024-07-31T13:42:00Z">
        <w:r w:rsidR="00ED7D77">
          <w:t xml:space="preserve"> focusing on Broadway, jazz, and popular music styles</w:t>
        </w:r>
        <w:r>
          <w:t xml:space="preserve">. </w:t>
        </w:r>
        <w:r w:rsidR="00ED7D77">
          <w:t>Some selections will be choreographed. Participants will gain experience in show choir, jazz, and a cappella singing and performing styles.</w:t>
        </w:r>
      </w:ins>
      <w:r w:rsidR="00ED7D77">
        <w:t xml:space="preserve"> </w:t>
      </w:r>
      <w:r>
        <w:t xml:space="preserve">Previous </w:t>
      </w:r>
      <w:del w:id="13860" w:author="Summer 2023 updates" w:date="2024-07-31T13:42:00Z">
        <w:r>
          <w:delText>singing</w:delText>
        </w:r>
      </w:del>
      <w:ins w:id="13861" w:author="Summer 2023 updates" w:date="2024-07-31T13:42:00Z">
        <w:r w:rsidR="00ED7D77">
          <w:t>show choir</w:t>
        </w:r>
      </w:ins>
      <w:r>
        <w:t xml:space="preserve"> </w:t>
      </w:r>
      <w:r w:rsidR="00ED345B">
        <w:t xml:space="preserve">experience </w:t>
      </w:r>
      <w:r>
        <w:t>is preferable</w:t>
      </w:r>
      <w:del w:id="13862" w:author="Summer 2023 updates" w:date="2024-07-31T13:42:00Z">
        <w:r>
          <w:delText>,</w:delText>
        </w:r>
      </w:del>
      <w:ins w:id="13863" w:author="Summer 2023 updates" w:date="2024-07-31T13:42:00Z">
        <w:r w:rsidR="00ED7D77">
          <w:t>;</w:t>
        </w:r>
      </w:ins>
      <w:r>
        <w:t xml:space="preserve"> it is not required. Students in the Crimson Singers are also encouraged to </w:t>
      </w:r>
      <w:del w:id="13864" w:author="Summer 2023 updates" w:date="2024-07-31T13:42:00Z">
        <w:r>
          <w:delText>be members of</w:delText>
        </w:r>
      </w:del>
      <w:ins w:id="13865" w:author="Summer 2023 updates" w:date="2024-07-31T13:42:00Z">
        <w:r w:rsidR="00ED7D77">
          <w:t>enroll in</w:t>
        </w:r>
      </w:ins>
      <w:r w:rsidR="00ED7D77">
        <w:t xml:space="preserve"> </w:t>
      </w:r>
      <w:r>
        <w:t xml:space="preserve">the Concert Choir. Registration for this course is by audition and the consent of the instructor. </w:t>
      </w:r>
      <w:r w:rsidR="00CD272C" w:rsidRPr="00424939">
        <w:t xml:space="preserve"> (0.</w:t>
      </w:r>
      <w:del w:id="13866" w:author="Summer 2023 updates" w:date="2024-07-31T13:42:00Z">
        <w:r w:rsidR="00CD272C" w:rsidRPr="00424939">
          <w:delText>2</w:delText>
        </w:r>
      </w:del>
      <w:ins w:id="13867" w:author="Summer 2023 updates" w:date="2024-07-31T13:42:00Z">
        <w:r w:rsidR="00ED7D77">
          <w:t>3</w:t>
        </w:r>
      </w:ins>
      <w:r w:rsidR="00ED7D77" w:rsidRPr="00424939">
        <w:t xml:space="preserve"> </w:t>
      </w:r>
      <w:r w:rsidR="00CD272C" w:rsidRPr="00424939">
        <w:t>course credit)</w:t>
      </w:r>
    </w:p>
    <w:p w14:paraId="3EFA9B16" w14:textId="371F2FC6" w:rsidR="001B3F55" w:rsidRPr="00424939" w:rsidRDefault="001B3F55" w:rsidP="003A68D2">
      <w:pPr>
        <w:spacing w:before="40" w:after="0"/>
        <w:rPr>
          <w:rFonts w:cs="Times New Roman"/>
          <w:b/>
          <w:color w:val="000000" w:themeColor="text1"/>
        </w:rPr>
        <w:pPrChange w:id="13868" w:author="Summer 2023 updates" w:date="2024-07-31T13:42:00Z">
          <w:pPr>
            <w:spacing w:after="0"/>
          </w:pPr>
        </w:pPrChange>
      </w:pPr>
      <w:r w:rsidRPr="00424939">
        <w:rPr>
          <w:rFonts w:cs="Times New Roman"/>
          <w:b/>
          <w:color w:val="000000" w:themeColor="text1"/>
        </w:rPr>
        <w:t>MUA-</w:t>
      </w:r>
      <w:r w:rsidR="002D3002" w:rsidRPr="00424939">
        <w:rPr>
          <w:rFonts w:cs="Times New Roman"/>
          <w:b/>
          <w:color w:val="000000" w:themeColor="text1"/>
        </w:rPr>
        <w:t>110</w:t>
      </w:r>
      <w:r w:rsidRPr="00424939">
        <w:rPr>
          <w:rFonts w:cs="Times New Roman"/>
          <w:b/>
          <w:color w:val="000000" w:themeColor="text1"/>
        </w:rPr>
        <w:t xml:space="preserve"> </w:t>
      </w:r>
      <w:r w:rsidR="00256682" w:rsidRPr="00424939">
        <w:rPr>
          <w:rFonts w:cs="Times New Roman"/>
          <w:b/>
          <w:color w:val="000000" w:themeColor="text1"/>
        </w:rPr>
        <w:t>Vocal Jazz</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Jazz</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7E3868" w:rsidRPr="00424939">
        <w:rPr>
          <w:rFonts w:cs="Times New Roman"/>
          <w:b/>
          <w:color w:val="000000" w:themeColor="text1"/>
        </w:rPr>
        <w:t xml:space="preserve"> Ensemble</w:t>
      </w:r>
    </w:p>
    <w:p w14:paraId="2F1C74E8" w14:textId="3B1A01A2" w:rsidR="001B3F55" w:rsidRPr="00424939" w:rsidRDefault="001B3F55" w:rsidP="00D54D46">
      <w:r w:rsidRPr="00424939">
        <w:t xml:space="preserve">Membership determined by audition. </w:t>
      </w:r>
      <w:r w:rsidR="007E3868" w:rsidRPr="00424939">
        <w:t xml:space="preserve">The </w:t>
      </w:r>
      <w:r w:rsidR="00256682" w:rsidRPr="00424939">
        <w:t>Vocal Jazz</w:t>
      </w:r>
      <w:r w:rsidR="009F4511" w:rsidRPr="00424939">
        <w:fldChar w:fldCharType="begin"/>
      </w:r>
      <w:r w:rsidR="009F4511" w:rsidRPr="00424939">
        <w:instrText xml:space="preserve"> XE "</w:instrText>
      </w:r>
      <w:r w:rsidR="009F4511" w:rsidRPr="00424939">
        <w:rPr>
          <w:b/>
        </w:rPr>
        <w:instrText>Jazz</w:instrText>
      </w:r>
      <w:r w:rsidR="009F4511" w:rsidRPr="00424939">
        <w:instrText xml:space="preserve">" </w:instrText>
      </w:r>
      <w:r w:rsidR="009F4511" w:rsidRPr="00424939">
        <w:fldChar w:fldCharType="end"/>
      </w:r>
      <w:r w:rsidR="007E3868" w:rsidRPr="00424939">
        <w:t xml:space="preserve"> Ensemble</w:t>
      </w:r>
      <w:r w:rsidRPr="00424939">
        <w:t xml:space="preserve"> offers students the opportunity to perform in a wide variety of vocal and choral styles, with an emphasis on repertoire for smaller vocal ensemble</w:t>
      </w:r>
      <w:r w:rsidR="00256682" w:rsidRPr="00424939">
        <w:t>s</w:t>
      </w:r>
      <w:r w:rsidRPr="00424939">
        <w:t xml:space="preserve"> including vocal jazz, pop, and music of other cultures. </w:t>
      </w:r>
      <w:r w:rsidR="007E3868" w:rsidRPr="00424939">
        <w:t xml:space="preserve">The </w:t>
      </w:r>
      <w:r w:rsidR="00256682" w:rsidRPr="00424939">
        <w:t xml:space="preserve">Vocal Jazz </w:t>
      </w:r>
      <w:r w:rsidR="007E3868" w:rsidRPr="00424939">
        <w:t>Ensemble may perform either on or off campus and tours on an occasional</w:t>
      </w:r>
      <w:r w:rsidR="00E86DD4" w:rsidRPr="00424939">
        <w:t xml:space="preserve"> </w:t>
      </w:r>
      <w:r w:rsidRPr="00424939">
        <w:t xml:space="preserve">basis. (0.2 course credit) </w:t>
      </w:r>
    </w:p>
    <w:p w14:paraId="05CF0D61" w14:textId="77777777" w:rsidR="001F0C1B" w:rsidRPr="00424939" w:rsidRDefault="001F0C1B" w:rsidP="003A68D2">
      <w:pPr>
        <w:spacing w:before="40" w:after="0"/>
        <w:rPr>
          <w:rFonts w:eastAsia="Times New Roman" w:cs="Times New Roman"/>
          <w:color w:val="000000" w:themeColor="text1"/>
          <w:sz w:val="24"/>
          <w:szCs w:val="24"/>
        </w:rPr>
        <w:pPrChange w:id="13869" w:author="Summer 2023 updates" w:date="2024-07-31T13:42:00Z">
          <w:pPr>
            <w:spacing w:after="0"/>
          </w:pPr>
        </w:pPrChange>
      </w:pPr>
      <w:r w:rsidRPr="00424939">
        <w:rPr>
          <w:rFonts w:eastAsia="Times New Roman" w:cs="Times New Roman"/>
          <w:b/>
          <w:bCs/>
          <w:color w:val="000000" w:themeColor="text1"/>
        </w:rPr>
        <w:t>MUA-111 Coe Handbell Ensemble</w:t>
      </w:r>
    </w:p>
    <w:p w14:paraId="734100A7" w14:textId="191BDF07" w:rsidR="001F0C1B" w:rsidRPr="00424939" w:rsidRDefault="001F0C1B" w:rsidP="00D54D46">
      <w:pPr>
        <w:rPr>
          <w:sz w:val="24"/>
          <w:szCs w:val="24"/>
        </w:rPr>
      </w:pPr>
      <w:r w:rsidRPr="00424939">
        <w:t>Provides students the unique opportunity to play English</w:t>
      </w:r>
      <w:r w:rsidR="00B8454E" w:rsidRPr="00424939">
        <w:fldChar w:fldCharType="begin"/>
      </w:r>
      <w:r w:rsidR="00B8454E" w:rsidRPr="00424939">
        <w:instrText xml:space="preserve"> XE "English" </w:instrText>
      </w:r>
      <w:r w:rsidR="00B8454E" w:rsidRPr="00424939">
        <w:fldChar w:fldCharType="end"/>
      </w:r>
      <w:r w:rsidRPr="00424939">
        <w:t xml:space="preserve"> Handbells in a team-ensemble experience.  The course focuses on basic through advanced ringing techniques, music-reading skills, rhythmic skills, and coordination skills.  </w:t>
      </w:r>
      <w:r w:rsidRPr="00424939">
        <w:rPr>
          <w:u w:val="single"/>
        </w:rPr>
        <w:t>Prerequisites</w:t>
      </w:r>
      <w:r w:rsidRPr="00424939">
        <w:t>: Music</w:t>
      </w:r>
      <w:r w:rsidR="00B8454E" w:rsidRPr="00424939">
        <w:fldChar w:fldCharType="begin"/>
      </w:r>
      <w:r w:rsidR="00B8454E" w:rsidRPr="00424939">
        <w:instrText xml:space="preserve"> XE "Music" </w:instrText>
      </w:r>
      <w:r w:rsidR="00B8454E" w:rsidRPr="00424939">
        <w:fldChar w:fldCharType="end"/>
      </w:r>
      <w:r w:rsidRPr="00424939">
        <w:t xml:space="preserve"> Fundamentals (MU-</w:t>
      </w:r>
      <w:r w:rsidR="008D3F1D">
        <w:t>101</w:t>
      </w:r>
      <w:r w:rsidRPr="00424939">
        <w:t>) or Theory of Music I (MU-</w:t>
      </w:r>
      <w:r w:rsidR="008D3F1D">
        <w:t>109</w:t>
      </w:r>
      <w:r w:rsidRPr="00424939">
        <w:t>), prior experience in a handbell or other music ensemble, or consent of instructor. (0.2 course credit)</w:t>
      </w:r>
    </w:p>
    <w:p w14:paraId="6E7AC742" w14:textId="77777777" w:rsidR="0099609A" w:rsidRDefault="0099609A">
      <w:pPr>
        <w:spacing w:after="200" w:line="276" w:lineRule="auto"/>
        <w:rPr>
          <w:rFonts w:cs="Times New Roman"/>
          <w:b/>
          <w:bCs/>
          <w:color w:val="000000" w:themeColor="text1"/>
        </w:rPr>
      </w:pPr>
      <w:r>
        <w:rPr>
          <w:rFonts w:cs="Times New Roman"/>
          <w:b/>
          <w:bCs/>
          <w:color w:val="000000" w:themeColor="text1"/>
        </w:rPr>
        <w:br w:type="page"/>
      </w:r>
    </w:p>
    <w:p w14:paraId="2AF6A4AA" w14:textId="174FE116" w:rsidR="00CD272C" w:rsidRPr="00424939" w:rsidRDefault="00CD272C" w:rsidP="003A68D2">
      <w:pPr>
        <w:autoSpaceDE w:val="0"/>
        <w:autoSpaceDN w:val="0"/>
        <w:adjustRightInd w:val="0"/>
        <w:spacing w:before="40" w:after="0"/>
        <w:rPr>
          <w:rFonts w:cs="Times New Roman"/>
          <w:b/>
          <w:bCs/>
          <w:color w:val="000000" w:themeColor="text1"/>
        </w:rPr>
        <w:pPrChange w:id="13870" w:author="Summer 2023 updates" w:date="2024-07-31T13:42:00Z">
          <w:pPr>
            <w:autoSpaceDE w:val="0"/>
            <w:autoSpaceDN w:val="0"/>
            <w:adjustRightInd w:val="0"/>
            <w:spacing w:after="0"/>
          </w:pPr>
        </w:pPrChange>
      </w:pPr>
      <w:r w:rsidRPr="00424939">
        <w:rPr>
          <w:rFonts w:cs="Times New Roman"/>
          <w:b/>
          <w:bCs/>
          <w:color w:val="000000" w:themeColor="text1"/>
        </w:rPr>
        <w:t xml:space="preserve">MUA-130V Musical Theatre </w:t>
      </w:r>
      <w:r w:rsidR="00773F9D">
        <w:rPr>
          <w:rFonts w:cs="Times New Roman"/>
          <w:b/>
          <w:bCs/>
          <w:color w:val="000000" w:themeColor="text1"/>
        </w:rPr>
        <w:t>Production Experience</w:t>
      </w:r>
    </w:p>
    <w:p w14:paraId="4AB61A10" w14:textId="77777777" w:rsidR="00CD272C" w:rsidRPr="00424939" w:rsidRDefault="00CD272C" w:rsidP="00D54D46">
      <w:pPr>
        <w:rPr>
          <w:del w:id="13871" w:author="Summer 2023 updates" w:date="2024-07-31T13:42:00Z"/>
        </w:rPr>
      </w:pPr>
      <w:r w:rsidRPr="00424939">
        <w:t>Practical involvement in a mainstage production of a musical as a vocal or instrumental performer, accompanist,</w:t>
      </w:r>
    </w:p>
    <w:p w14:paraId="4712C0C9" w14:textId="77777777" w:rsidR="00CD272C" w:rsidRPr="00424939" w:rsidRDefault="0099609A" w:rsidP="00CD272C">
      <w:pPr>
        <w:autoSpaceDE w:val="0"/>
        <w:autoSpaceDN w:val="0"/>
        <w:adjustRightInd w:val="0"/>
        <w:spacing w:after="0"/>
        <w:rPr>
          <w:del w:id="13872" w:author="Summer 2023 updates" w:date="2024-07-31T13:42:00Z"/>
          <w:rFonts w:cs="Times New Roman"/>
          <w:color w:val="000000" w:themeColor="text1"/>
        </w:rPr>
      </w:pPr>
      <w:ins w:id="13873" w:author="Summer 2023 updates" w:date="2024-07-31T13:42:00Z">
        <w:r>
          <w:t xml:space="preserve"> </w:t>
        </w:r>
      </w:ins>
      <w:r w:rsidR="00CD272C" w:rsidRPr="00424939">
        <w:rPr>
          <w:rFonts w:cs="Times New Roman"/>
          <w:color w:val="000000" w:themeColor="text1"/>
        </w:rPr>
        <w:t>or vocal coach stage manager, assistant director, dramaturge, or in another capacity as approved by the faculty.</w:t>
      </w:r>
    </w:p>
    <w:p w14:paraId="5EE4BE51" w14:textId="5C5DE979" w:rsidR="00CD272C" w:rsidRPr="0099609A" w:rsidRDefault="0099609A" w:rsidP="00CD272C">
      <w:pPr>
        <w:rPr>
          <w:rPrChange w:id="13874" w:author="Summer 2023 updates" w:date="2024-07-31T13:42:00Z">
            <w:rPr>
              <w:color w:val="000000" w:themeColor="text1"/>
            </w:rPr>
          </w:rPrChange>
        </w:rPr>
      </w:pPr>
      <w:ins w:id="13875" w:author="Summer 2023 updates" w:date="2024-07-31T13:42:00Z">
        <w:r>
          <w:t xml:space="preserve"> </w:t>
        </w:r>
      </w:ins>
      <w:r w:rsidR="00CD272C" w:rsidRPr="00424939">
        <w:rPr>
          <w:rFonts w:cs="Times New Roman"/>
          <w:color w:val="000000" w:themeColor="text1"/>
        </w:rPr>
        <w:t xml:space="preserve">May be taken more than once. </w:t>
      </w:r>
      <w:r w:rsidR="00CD272C" w:rsidRPr="00424939">
        <w:rPr>
          <w:rFonts w:cs="Times New Roman"/>
          <w:color w:val="000000" w:themeColor="text1"/>
          <w:u w:val="single"/>
        </w:rPr>
        <w:t>Prerequisite</w:t>
      </w:r>
      <w:r w:rsidR="00CD272C" w:rsidRPr="00424939">
        <w:rPr>
          <w:rFonts w:cs="Times New Roman"/>
          <w:color w:val="000000" w:themeColor="text1"/>
        </w:rPr>
        <w:t>: an audition. (0.5 course credit)</w:t>
      </w:r>
    </w:p>
    <w:p w14:paraId="042F543F" w14:textId="1258CEF2" w:rsidR="00952E82" w:rsidRDefault="00667C20" w:rsidP="003A68D2">
      <w:pPr>
        <w:spacing w:before="40" w:after="0"/>
        <w:rPr>
          <w:rFonts w:cs="Times New Roman"/>
          <w:b/>
          <w:color w:val="000000" w:themeColor="text1"/>
        </w:rPr>
        <w:pPrChange w:id="13876" w:author="Summer 2023 updates" w:date="2024-07-31T13:42:00Z">
          <w:pPr>
            <w:spacing w:after="0"/>
          </w:pPr>
        </w:pPrChange>
      </w:pPr>
      <w:r w:rsidRPr="00424939">
        <w:rPr>
          <w:rFonts w:cs="Times New Roman"/>
          <w:b/>
          <w:color w:val="000000" w:themeColor="text1"/>
        </w:rPr>
        <w:t>MUA-13</w:t>
      </w:r>
      <w:r w:rsidR="000B7128" w:rsidRPr="00424939">
        <w:rPr>
          <w:rFonts w:cs="Times New Roman"/>
          <w:b/>
          <w:color w:val="000000" w:themeColor="text1"/>
        </w:rPr>
        <w:t>1V</w:t>
      </w:r>
      <w:r w:rsidRPr="00424939">
        <w:rPr>
          <w:rFonts w:cs="Times New Roman"/>
          <w:b/>
          <w:color w:val="000000" w:themeColor="text1"/>
        </w:rPr>
        <w:t xml:space="preserve"> </w:t>
      </w:r>
      <w:r w:rsidR="00952E82">
        <w:rPr>
          <w:rFonts w:cs="Times New Roman"/>
          <w:b/>
          <w:color w:val="000000" w:themeColor="text1"/>
        </w:rPr>
        <w:t>Song Interpretation</w:t>
      </w:r>
      <w:r w:rsidRPr="00424939">
        <w:rPr>
          <w:rFonts w:cs="Times New Roman"/>
          <w:b/>
          <w:color w:val="000000" w:themeColor="text1"/>
        </w:rPr>
        <w:t xml:space="preserve"> Workshop</w:t>
      </w:r>
    </w:p>
    <w:p w14:paraId="59998079" w14:textId="2FCBD8E8" w:rsidR="00667C20" w:rsidRPr="00424939" w:rsidRDefault="00952E82" w:rsidP="00D54D46">
      <w:pPr>
        <w:rPr>
          <w:rFonts w:cs="Times New Roman"/>
          <w:b/>
          <w:color w:val="000000" w:themeColor="text1"/>
        </w:rPr>
      </w:pPr>
      <w:r>
        <w:rPr>
          <w:shd w:val="clear" w:color="auto" w:fill="FFFFFF"/>
        </w:rPr>
        <w:t xml:space="preserve">Open to all vocal musicians. Students will develop performance skills as a solo singer. They will study and interpret stage acting, movement, musicality, and character development. Students will rehearse songs from varied repertoire and perform them in front of an audience. (0.2 course credit) </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667C20" w:rsidRPr="00424939">
        <w:rPr>
          <w:rFonts w:cs="Times New Roman"/>
          <w:b/>
          <w:color w:val="000000" w:themeColor="text1"/>
        </w:rPr>
        <w:t xml:space="preserve"> </w:t>
      </w:r>
    </w:p>
    <w:p w14:paraId="3C6412D4" w14:textId="14DE0A59" w:rsidR="00A57509" w:rsidRPr="00424939" w:rsidRDefault="00A57509" w:rsidP="003A68D2">
      <w:pPr>
        <w:keepNext/>
        <w:keepLines/>
        <w:autoSpaceDE w:val="0"/>
        <w:autoSpaceDN w:val="0"/>
        <w:adjustRightInd w:val="0"/>
        <w:spacing w:before="40" w:after="0"/>
        <w:rPr>
          <w:rFonts w:cs="Times New Roman"/>
          <w:b/>
          <w:bCs/>
          <w:color w:val="000000" w:themeColor="text1"/>
        </w:rPr>
        <w:pPrChange w:id="13877" w:author="Summer 2023 updates" w:date="2024-07-31T13:42:00Z">
          <w:pPr>
            <w:keepNext/>
            <w:keepLines/>
            <w:autoSpaceDE w:val="0"/>
            <w:autoSpaceDN w:val="0"/>
            <w:adjustRightInd w:val="0"/>
            <w:spacing w:after="0"/>
          </w:pPr>
        </w:pPrChange>
      </w:pPr>
      <w:r w:rsidRPr="00424939">
        <w:rPr>
          <w:rFonts w:cs="Times New Roman"/>
          <w:b/>
          <w:bCs/>
          <w:color w:val="000000" w:themeColor="text1"/>
        </w:rPr>
        <w:t>MUA-133V Vocal Literature</w:t>
      </w:r>
      <w:r w:rsidR="00B8454E" w:rsidRPr="00424939">
        <w:rPr>
          <w:rFonts w:cs="Times New Roman"/>
          <w:b/>
          <w:bC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bCs/>
          <w:color w:val="000000" w:themeColor="text1"/>
        </w:rPr>
        <w:fldChar w:fldCharType="end"/>
      </w:r>
    </w:p>
    <w:p w14:paraId="51322812" w14:textId="198295D1" w:rsidR="00A57509" w:rsidRPr="00424939" w:rsidRDefault="00A57509" w:rsidP="00D54D46">
      <w:r w:rsidRPr="00424939">
        <w:t>Broad overview of vocal literature (art song, opera, oratorio) from Western Europe and the Americas.</w:t>
      </w:r>
      <w:r w:rsidR="000D0902" w:rsidRPr="00424939">
        <w:t xml:space="preserve">  </w:t>
      </w:r>
      <w:r w:rsidRPr="00424939">
        <w:rPr>
          <w:u w:val="single"/>
        </w:rPr>
        <w:t>Prerequisite</w:t>
      </w:r>
      <w:r w:rsidRPr="00424939">
        <w:t>: Music</w:t>
      </w:r>
      <w:r w:rsidR="00B8454E" w:rsidRPr="00424939">
        <w:fldChar w:fldCharType="begin"/>
      </w:r>
      <w:r w:rsidR="00B8454E" w:rsidRPr="00424939">
        <w:instrText xml:space="preserve"> XE "Music" </w:instrText>
      </w:r>
      <w:r w:rsidR="00B8454E" w:rsidRPr="00424939">
        <w:fldChar w:fldCharType="end"/>
      </w:r>
      <w:r w:rsidRPr="00424939">
        <w:t xml:space="preserve"> History</w:t>
      </w:r>
      <w:r w:rsidR="00B8454E" w:rsidRPr="00424939">
        <w:fldChar w:fldCharType="begin"/>
      </w:r>
      <w:r w:rsidR="00B8454E" w:rsidRPr="00424939">
        <w:instrText xml:space="preserve"> XE "History" </w:instrText>
      </w:r>
      <w:r w:rsidR="00B8454E" w:rsidRPr="00424939">
        <w:fldChar w:fldCharType="end"/>
      </w:r>
      <w:r w:rsidRPr="00424939">
        <w:t xml:space="preserve"> and Literature</w:t>
      </w:r>
      <w:r w:rsidR="00B8454E" w:rsidRPr="00424939">
        <w:fldChar w:fldCharType="begin"/>
      </w:r>
      <w:r w:rsidR="00B8454E" w:rsidRPr="00424939">
        <w:instrText xml:space="preserve"> XE "Literature" </w:instrText>
      </w:r>
      <w:r w:rsidR="00B8454E" w:rsidRPr="00424939">
        <w:fldChar w:fldCharType="end"/>
      </w:r>
      <w:r w:rsidRPr="00424939">
        <w:t xml:space="preserve"> II </w:t>
      </w:r>
      <w:r w:rsidR="008D3F1D">
        <w:t xml:space="preserve">(WE) </w:t>
      </w:r>
      <w:r w:rsidRPr="00424939">
        <w:t>(MU-355) or consent of instructor. (0.2 course credit)</w:t>
      </w:r>
    </w:p>
    <w:p w14:paraId="582F80DC" w14:textId="77777777" w:rsidR="00E602D1" w:rsidRPr="00424939" w:rsidRDefault="00E602D1" w:rsidP="003A68D2">
      <w:pPr>
        <w:spacing w:before="40" w:after="0"/>
        <w:rPr>
          <w:rFonts w:cs="Times New Roman"/>
          <w:b/>
          <w:color w:val="000000" w:themeColor="text1"/>
        </w:rPr>
        <w:pPrChange w:id="13878" w:author="Summer 2023 updates" w:date="2024-07-31T13:42:00Z">
          <w:pPr>
            <w:spacing w:after="0"/>
          </w:pPr>
        </w:pPrChange>
      </w:pPr>
      <w:r w:rsidRPr="00424939">
        <w:rPr>
          <w:rFonts w:cs="Times New Roman"/>
          <w:b/>
          <w:color w:val="000000" w:themeColor="text1"/>
        </w:rPr>
        <w:t xml:space="preserve">MUA-134V Vocal Diction and Pedagogy </w:t>
      </w:r>
    </w:p>
    <w:p w14:paraId="316F5E33" w14:textId="77777777" w:rsidR="00E602D1" w:rsidRPr="00424939" w:rsidRDefault="00E602D1" w:rsidP="00D54D46">
      <w:r w:rsidRPr="00424939">
        <w:t xml:space="preserve">Practice in the pronunciation of Italian, German, and French using the International Phonetic Alphabet. Students learn to transcribe song and aria texts of these languages into the IPA. No previous experience in these languages is required. </w:t>
      </w:r>
      <w:r w:rsidRPr="00424939">
        <w:rPr>
          <w:u w:val="single"/>
        </w:rPr>
        <w:t>Prerequisite</w:t>
      </w:r>
      <w:r w:rsidRPr="00424939">
        <w:t xml:space="preserve">: private voice lessons or consent of instructor. </w:t>
      </w:r>
    </w:p>
    <w:p w14:paraId="429BB23F" w14:textId="59DFDB0F" w:rsidR="000D0902" w:rsidRPr="00424939" w:rsidRDefault="000D0902" w:rsidP="003A68D2">
      <w:pPr>
        <w:autoSpaceDE w:val="0"/>
        <w:autoSpaceDN w:val="0"/>
        <w:adjustRightInd w:val="0"/>
        <w:spacing w:before="40" w:after="0"/>
        <w:rPr>
          <w:rFonts w:cs="Times New Roman"/>
          <w:b/>
          <w:bCs/>
          <w:color w:val="000000" w:themeColor="text1"/>
        </w:rPr>
        <w:pPrChange w:id="13879" w:author="Summer 2023 updates" w:date="2024-07-31T13:42:00Z">
          <w:pPr>
            <w:autoSpaceDE w:val="0"/>
            <w:autoSpaceDN w:val="0"/>
            <w:adjustRightInd w:val="0"/>
            <w:spacing w:after="0"/>
          </w:pPr>
        </w:pPrChange>
      </w:pPr>
      <w:r w:rsidRPr="00424939">
        <w:rPr>
          <w:rFonts w:cs="Times New Roman"/>
          <w:b/>
          <w:bCs/>
          <w:color w:val="000000" w:themeColor="text1"/>
        </w:rPr>
        <w:t>MUA-</w:t>
      </w:r>
      <w:r w:rsidR="009F4511" w:rsidRPr="00424939">
        <w:rPr>
          <w:rFonts w:cs="Times New Roman"/>
          <w:b/>
          <w:bCs/>
          <w:color w:val="000000" w:themeColor="text1"/>
        </w:rPr>
        <w:t>211</w:t>
      </w:r>
      <w:r w:rsidRPr="00424939">
        <w:rPr>
          <w:rFonts w:cs="Times New Roman"/>
          <w:b/>
          <w:bCs/>
          <w:color w:val="000000" w:themeColor="text1"/>
        </w:rPr>
        <w:t xml:space="preserve"> Group Sight-Singing Lessons</w:t>
      </w:r>
    </w:p>
    <w:p w14:paraId="6A11F59F" w14:textId="1F2FAE1A" w:rsidR="000D0902" w:rsidRPr="00424939" w:rsidRDefault="00836DEC" w:rsidP="00D54D46">
      <w:r w:rsidRPr="00424939">
        <w:t>Studies</w:t>
      </w:r>
      <w:r w:rsidR="000D0902" w:rsidRPr="00424939">
        <w:t xml:space="preserve"> aural skills in a group setting. Develops ear training and sight-singing proficiencies.  </w:t>
      </w:r>
      <w:r w:rsidR="007E1584" w:rsidRPr="00424939">
        <w:rPr>
          <w:u w:val="single"/>
        </w:rPr>
        <w:t>Prerequisite</w:t>
      </w:r>
      <w:r w:rsidR="000D0902" w:rsidRPr="00424939">
        <w:t>: Theory of Music</w:t>
      </w:r>
      <w:r w:rsidR="00B8454E" w:rsidRPr="00424939">
        <w:fldChar w:fldCharType="begin"/>
      </w:r>
      <w:r w:rsidR="00B8454E" w:rsidRPr="00424939">
        <w:instrText xml:space="preserve"> XE "Music" </w:instrText>
      </w:r>
      <w:r w:rsidR="00B8454E" w:rsidRPr="00424939">
        <w:fldChar w:fldCharType="end"/>
      </w:r>
      <w:r w:rsidR="000D0902" w:rsidRPr="00424939">
        <w:t xml:space="preserve"> II (MU-209). (0.2 course credit)</w:t>
      </w:r>
    </w:p>
    <w:p w14:paraId="2F3E0CE0" w14:textId="38BE291A" w:rsidR="00AD5933" w:rsidRPr="00424939" w:rsidRDefault="00AD5933" w:rsidP="003A68D2">
      <w:pPr>
        <w:spacing w:before="40" w:after="0"/>
        <w:rPr>
          <w:rFonts w:cs="Times New Roman"/>
          <w:b/>
          <w:color w:val="000000" w:themeColor="text1"/>
        </w:rPr>
        <w:pPrChange w:id="13880" w:author="Summer 2023 updates" w:date="2024-07-31T13:42:00Z">
          <w:pPr>
            <w:spacing w:after="0"/>
          </w:pPr>
        </w:pPrChange>
      </w:pPr>
      <w:r w:rsidRPr="00424939">
        <w:rPr>
          <w:rFonts w:cs="Times New Roman"/>
          <w:b/>
          <w:color w:val="000000" w:themeColor="text1"/>
        </w:rPr>
        <w:t>MUA-284 Applied Music</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Special Topics</w:t>
      </w:r>
    </w:p>
    <w:p w14:paraId="7A80BC1F" w14:textId="4C5D72FF" w:rsidR="00AD5933" w:rsidRPr="00424939" w:rsidRDefault="00AD5933" w:rsidP="00D54D46">
      <w:r w:rsidRPr="00424939">
        <w:t>Private study in Applied Music</w:t>
      </w:r>
      <w:r w:rsidR="00B8454E" w:rsidRPr="00424939">
        <w:fldChar w:fldCharType="begin"/>
      </w:r>
      <w:r w:rsidR="00B8454E" w:rsidRPr="00424939">
        <w:instrText xml:space="preserve"> XE "Music" </w:instrText>
      </w:r>
      <w:r w:rsidR="00B8454E" w:rsidRPr="00424939">
        <w:fldChar w:fldCharType="end"/>
      </w:r>
      <w:r w:rsidRPr="00424939">
        <w:t xml:space="preserve"> topics not offered in MUA course listings for music majors or other interested and qualified students. The course provides extended, yet tangible, instruction and/or research pertaining to the student's specific applied music specialty or related music interest area. </w:t>
      </w:r>
      <w:r w:rsidRPr="00424939">
        <w:rPr>
          <w:u w:val="single"/>
        </w:rPr>
        <w:t>Prerequisites</w:t>
      </w:r>
      <w:r w:rsidRPr="00424939">
        <w:t>:  consent of instructor and department chair.  (0.3 and 0.6 course credit)</w:t>
      </w:r>
    </w:p>
    <w:p w14:paraId="27E2C10F" w14:textId="2337B9A7" w:rsidR="00CA6436" w:rsidRPr="00424939" w:rsidRDefault="00CA6436" w:rsidP="003A68D2">
      <w:pPr>
        <w:spacing w:before="40" w:after="0"/>
        <w:rPr>
          <w:rFonts w:cs="Times New Roman"/>
          <w:b/>
          <w:color w:val="000000" w:themeColor="text1"/>
        </w:rPr>
        <w:pPrChange w:id="13881" w:author="Summer 2023 updates" w:date="2024-07-31T13:42:00Z">
          <w:pPr>
            <w:spacing w:after="0"/>
          </w:pPr>
        </w:pPrChange>
      </w:pPr>
      <w:r w:rsidRPr="00424939">
        <w:rPr>
          <w:rFonts w:cs="Times New Roman"/>
          <w:b/>
          <w:color w:val="000000" w:themeColor="text1"/>
        </w:rPr>
        <w:t xml:space="preserve">MUA-413 Orchestration </w:t>
      </w:r>
    </w:p>
    <w:p w14:paraId="41153038" w14:textId="26D35D16" w:rsidR="00CA6436" w:rsidRPr="00424939" w:rsidRDefault="00CA6436" w:rsidP="00D54D46">
      <w:r w:rsidRPr="00424939">
        <w:t xml:space="preserve">Study of technical and musical problems in writing and arranging for instrumental groups. </w:t>
      </w:r>
      <w:r w:rsidRPr="00424939">
        <w:rPr>
          <w:u w:val="single"/>
        </w:rPr>
        <w:t>Prerequisite</w:t>
      </w:r>
      <w:r w:rsidRPr="00424939">
        <w:t>: Theory of Music</w:t>
      </w:r>
      <w:r w:rsidR="00B8454E" w:rsidRPr="00424939">
        <w:fldChar w:fldCharType="begin"/>
      </w:r>
      <w:r w:rsidR="00B8454E" w:rsidRPr="00424939">
        <w:instrText xml:space="preserve"> XE "Music" </w:instrText>
      </w:r>
      <w:r w:rsidR="00B8454E" w:rsidRPr="00424939">
        <w:fldChar w:fldCharType="end"/>
      </w:r>
      <w:r w:rsidRPr="00424939">
        <w:t xml:space="preserve"> III (MU-309) or consent of instructor. (0.6 course credit) </w:t>
      </w:r>
    </w:p>
    <w:p w14:paraId="64E7B107" w14:textId="77777777" w:rsidR="00CA6436" w:rsidRPr="00424939" w:rsidRDefault="00CA6436" w:rsidP="003A68D2">
      <w:pPr>
        <w:spacing w:before="40" w:after="0"/>
        <w:rPr>
          <w:rFonts w:cs="Times New Roman"/>
          <w:b/>
          <w:color w:val="000000" w:themeColor="text1"/>
        </w:rPr>
        <w:pPrChange w:id="13882" w:author="Summer 2023 updates" w:date="2024-07-31T13:42:00Z">
          <w:pPr>
            <w:spacing w:after="0"/>
          </w:pPr>
        </w:pPrChange>
      </w:pPr>
      <w:r w:rsidRPr="00424939">
        <w:rPr>
          <w:rFonts w:cs="Times New Roman"/>
          <w:b/>
          <w:color w:val="000000" w:themeColor="text1"/>
        </w:rPr>
        <w:t xml:space="preserve">MUA-423 Advanced Counterpoint </w:t>
      </w:r>
    </w:p>
    <w:p w14:paraId="277F4DD5" w14:textId="49327660" w:rsidR="00CA6436" w:rsidRPr="00424939" w:rsidRDefault="00CA6436" w:rsidP="00D54D46">
      <w:r w:rsidRPr="00424939">
        <w:t xml:space="preserve">Strict academic counterpoint as a basis for freer contrapuntal writing in two, three, and four parts. Invertible counterpoint, imitation, invention, canon, and fugue. Free composition in contrapuntal style. </w:t>
      </w:r>
      <w:r w:rsidRPr="00424939">
        <w:rPr>
          <w:u w:val="single"/>
        </w:rPr>
        <w:t>Prerequisite</w:t>
      </w:r>
      <w:r w:rsidRPr="00424939">
        <w:t>: Theory of Music</w:t>
      </w:r>
      <w:r w:rsidR="00B8454E" w:rsidRPr="00424939">
        <w:fldChar w:fldCharType="begin"/>
      </w:r>
      <w:r w:rsidR="00B8454E" w:rsidRPr="00424939">
        <w:instrText xml:space="preserve"> XE "Music" </w:instrText>
      </w:r>
      <w:r w:rsidR="00B8454E" w:rsidRPr="00424939">
        <w:fldChar w:fldCharType="end"/>
      </w:r>
      <w:r w:rsidRPr="00424939">
        <w:t xml:space="preserve"> III (MU-309) or consent of instructor. (0.6 course credit)</w:t>
      </w:r>
    </w:p>
    <w:p w14:paraId="05F296F6" w14:textId="3F73F1E5" w:rsidR="005475A9" w:rsidRPr="00424939" w:rsidRDefault="005475A9" w:rsidP="003A68D2">
      <w:pPr>
        <w:spacing w:before="40" w:after="0"/>
        <w:rPr>
          <w:rFonts w:cs="Times New Roman"/>
          <w:b/>
          <w:color w:val="000000" w:themeColor="text1"/>
        </w:rPr>
        <w:pPrChange w:id="13883" w:author="Summer 2023 updates" w:date="2024-07-31T13:42:00Z">
          <w:pPr>
            <w:spacing w:after="0"/>
          </w:pPr>
        </w:pPrChange>
      </w:pPr>
      <w:r w:rsidRPr="00424939">
        <w:rPr>
          <w:rFonts w:cs="Times New Roman"/>
          <w:b/>
          <w:color w:val="000000" w:themeColor="text1"/>
        </w:rPr>
        <w:t>MUA-</w:t>
      </w:r>
      <w:r w:rsidR="00753463" w:rsidRPr="00424939">
        <w:rPr>
          <w:rFonts w:cs="Times New Roman"/>
          <w:b/>
          <w:color w:val="000000" w:themeColor="text1"/>
        </w:rPr>
        <w:t>490</w:t>
      </w:r>
      <w:r w:rsidR="0063680D" w:rsidRPr="00424939">
        <w:rPr>
          <w:rFonts w:cs="Times New Roman"/>
          <w:b/>
          <w:color w:val="000000" w:themeColor="text1"/>
        </w:rPr>
        <w:t xml:space="preserve"> </w:t>
      </w:r>
      <w:r w:rsidRPr="00424939">
        <w:rPr>
          <w:rFonts w:cs="Times New Roman"/>
          <w:b/>
          <w:color w:val="000000" w:themeColor="text1"/>
        </w:rPr>
        <w:t>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Recital – </w:t>
      </w:r>
      <w:r w:rsidR="00760DCD" w:rsidRPr="00424939">
        <w:rPr>
          <w:rFonts w:cs="Times New Roman"/>
          <w:b/>
          <w:color w:val="000000" w:themeColor="text1"/>
        </w:rPr>
        <w:t>Non-Credit</w:t>
      </w:r>
      <w:r w:rsidRPr="00424939">
        <w:rPr>
          <w:rFonts w:cs="Times New Roman"/>
          <w:b/>
          <w:color w:val="000000" w:themeColor="text1"/>
        </w:rPr>
        <w:t xml:space="preserve"> Bearing</w:t>
      </w:r>
    </w:p>
    <w:p w14:paraId="02E9B981" w14:textId="028135C9" w:rsidR="00F21484" w:rsidRPr="0053363C" w:rsidRDefault="005475A9" w:rsidP="00C1624E">
      <w:pPr>
        <w:spacing w:after="0"/>
      </w:pPr>
      <w:r w:rsidRPr="00424939">
        <w:t xml:space="preserve">A full-length senior recital in composition or performance area. </w:t>
      </w:r>
      <w:r w:rsidR="00A7479E" w:rsidRPr="00424939">
        <w:t>P/NP</w:t>
      </w:r>
      <w:r w:rsidRPr="00424939">
        <w:t xml:space="preserve"> basis</w:t>
      </w:r>
      <w:r w:rsidR="000D7D37" w:rsidRPr="00424939">
        <w:t xml:space="preserve"> only</w:t>
      </w:r>
      <w:r w:rsidRPr="00424939">
        <w:t xml:space="preserve">. </w:t>
      </w:r>
      <w:r w:rsidR="00B87BB2" w:rsidRPr="00424939">
        <w:rPr>
          <w:u w:val="single"/>
        </w:rPr>
        <w:t>Prerequisite</w:t>
      </w:r>
      <w:r w:rsidR="00897BA1" w:rsidRPr="00424939">
        <w:t>:</w:t>
      </w:r>
      <w:r w:rsidRPr="00424939">
        <w:t xml:space="preserve"> consent of instructor.</w:t>
      </w:r>
    </w:p>
    <w:p w14:paraId="22FB8519" w14:textId="31AB19E7" w:rsidR="00F21484" w:rsidRDefault="00F21484" w:rsidP="00C1624E">
      <w:pPr>
        <w:keepNext/>
        <w:keepLines/>
        <w:spacing w:after="0"/>
        <w:rPr>
          <w:rFonts w:cs="Times New Roman"/>
          <w:color w:val="000000" w:themeColor="text1"/>
        </w:rPr>
      </w:pPr>
    </w:p>
    <w:p w14:paraId="0C0D73F6" w14:textId="77777777" w:rsidR="00B733D7" w:rsidRPr="00424939" w:rsidRDefault="00B733D7" w:rsidP="00C1624E">
      <w:pPr>
        <w:keepNext/>
        <w:keepLines/>
        <w:spacing w:after="0"/>
        <w:rPr>
          <w:rFonts w:cs="Times New Roman"/>
          <w:color w:val="000000" w:themeColor="text1"/>
        </w:rPr>
      </w:pPr>
    </w:p>
    <w:p w14:paraId="0A257151" w14:textId="2E76D0E6" w:rsidR="00FA3191" w:rsidRPr="00424939" w:rsidRDefault="004D5EAC" w:rsidP="003A68D2">
      <w:pPr>
        <w:pStyle w:val="Heading4"/>
        <w:spacing w:before="120"/>
        <w:rPr>
          <w:rFonts w:ascii="Garamond" w:hAnsi="Garamond"/>
          <w:color w:val="000000" w:themeColor="text1"/>
        </w:rPr>
        <w:pPrChange w:id="13884" w:author="Summer 2023 updates" w:date="2024-07-31T13:42:00Z">
          <w:pPr>
            <w:pStyle w:val="Heading4"/>
          </w:pPr>
        </w:pPrChange>
      </w:pPr>
      <w:bookmarkStart w:id="13885" w:name="_Ref14099447"/>
      <w:bookmarkStart w:id="13886" w:name="_Ref14101263"/>
      <w:bookmarkStart w:id="13887" w:name="_Ref14178732"/>
      <w:bookmarkStart w:id="13888" w:name="_Toc141355777"/>
      <w:bookmarkStart w:id="13889" w:name="_Toc110005258"/>
      <w:r w:rsidRPr="00424939">
        <w:rPr>
          <w:rFonts w:ascii="Garamond" w:hAnsi="Garamond"/>
          <w:color w:val="000000" w:themeColor="text1"/>
        </w:rPr>
        <w:t>—Neuroscience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"Neuroscience"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(Collateral Major)</w:t>
      </w:r>
      <w:bookmarkEnd w:id="13885"/>
      <w:bookmarkEnd w:id="13886"/>
      <w:bookmarkEnd w:id="13887"/>
      <w:bookmarkEnd w:id="13888"/>
      <w:bookmarkEnd w:id="13889"/>
    </w:p>
    <w:p w14:paraId="402F32DB" w14:textId="748FF959" w:rsidR="00133FCF" w:rsidRPr="00424939" w:rsidRDefault="00133FCF" w:rsidP="003A68D2">
      <w:pPr>
        <w:rPr>
          <w:rPrChange w:id="13890" w:author="Summer 2023 updates" w:date="2024-07-31T13:42:00Z">
            <w:rPr>
              <w:color w:val="000000" w:themeColor="text1"/>
            </w:rPr>
          </w:rPrChange>
        </w:rPr>
        <w:pPrChange w:id="13891" w:author="Summer 2023 updates" w:date="2024-07-31T13:42:00Z">
          <w:pPr>
            <w:spacing w:after="0"/>
          </w:pPr>
        </w:pPrChange>
      </w:pPr>
      <w:r w:rsidRPr="00424939">
        <w:rPr>
          <w:rPrChange w:id="13892" w:author="Summer 2023 updates" w:date="2024-07-31T13:42:00Z">
            <w:rPr>
              <w:color w:val="000000" w:themeColor="text1"/>
            </w:rPr>
          </w:rPrChange>
        </w:rPr>
        <w:t>Bak</w:t>
      </w:r>
      <w:r w:rsidR="00F973A1" w:rsidRPr="00424939">
        <w:rPr>
          <w:rPrChange w:id="13893" w:author="Summer 2023 updates" w:date="2024-07-31T13:42:00Z">
            <w:rPr>
              <w:color w:val="000000" w:themeColor="text1"/>
            </w:rPr>
          </w:rPrChange>
        </w:rPr>
        <w:t>er (Administrative Coordinator)</w:t>
      </w:r>
      <w:r w:rsidRPr="00424939">
        <w:rPr>
          <w:rPrChange w:id="13894" w:author="Summer 2023 updates" w:date="2024-07-31T13:42:00Z">
            <w:rPr>
              <w:color w:val="000000" w:themeColor="text1"/>
            </w:rPr>
          </w:rPrChange>
        </w:rPr>
        <w:t xml:space="preserve"> </w:t>
      </w:r>
    </w:p>
    <w:p w14:paraId="3EB83C8F" w14:textId="77777777" w:rsidR="00902E76" w:rsidRPr="00424939" w:rsidRDefault="00902E76" w:rsidP="003A68D2">
      <w:pPr>
        <w:rPr>
          <w:rPrChange w:id="13895" w:author="Summer 2023 updates" w:date="2024-07-31T13:42:00Z">
            <w:rPr>
              <w:color w:val="000000" w:themeColor="text1"/>
            </w:rPr>
          </w:rPrChange>
        </w:rPr>
        <w:pPrChange w:id="13896" w:author="Summer 2023 updates" w:date="2024-07-31T13:42:00Z">
          <w:pPr>
            <w:spacing w:after="40" w:line="228" w:lineRule="auto"/>
          </w:pPr>
        </w:pPrChange>
      </w:pPr>
      <w:r w:rsidRPr="00424939">
        <w:rPr>
          <w:rPrChange w:id="13897" w:author="Summer 2023 updates" w:date="2024-07-31T13:42:00Z">
            <w:rPr>
              <w:color w:val="000000" w:themeColor="text1"/>
            </w:rPr>
          </w:rPrChange>
        </w:rPr>
        <w:t xml:space="preserve">Concurrent completion of a primary major in biology, chemistry, or psychology is required.  A minimum of six course credits must be taken that do not count toward the student’s primary major. </w:t>
      </w:r>
    </w:p>
    <w:p w14:paraId="4DAE747C" w14:textId="43CCF85C" w:rsidR="00133FCF" w:rsidRPr="00424939" w:rsidRDefault="00133FCF" w:rsidP="003A68D2">
      <w:pPr>
        <w:spacing w:before="120" w:after="0"/>
        <w:rPr>
          <w:rFonts w:cs="Times New Roman"/>
          <w:b/>
          <w:color w:val="000000" w:themeColor="text1"/>
        </w:rPr>
        <w:pPrChange w:id="13898" w:author="Summer 2023 updates" w:date="2024-07-31T13:42:00Z">
          <w:pPr>
            <w:spacing w:after="0"/>
          </w:pPr>
        </w:pPrChange>
      </w:pPr>
      <w:r w:rsidRPr="00424939">
        <w:rPr>
          <w:rFonts w:cs="Times New Roman"/>
          <w:b/>
          <w:color w:val="000000" w:themeColor="text1"/>
        </w:rPr>
        <w:t>Collateral Major in Neuroscience</w:t>
      </w:r>
      <w:r w:rsidR="009F4511" w:rsidRPr="00424939">
        <w:rPr>
          <w:rFonts w:cs="Times New Roman"/>
          <w:b/>
          <w:color w:val="000000" w:themeColor="text1"/>
        </w:rPr>
        <w:fldChar w:fldCharType="begin"/>
      </w:r>
      <w:r w:rsidR="009F4511" w:rsidRPr="00424939">
        <w:rPr>
          <w:color w:val="000000" w:themeColor="text1"/>
        </w:rPr>
        <w:instrText xml:space="preserve"> XE "Neuroscience"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56861B0" w14:textId="357ACB38" w:rsidR="00133FCF" w:rsidRPr="00424939" w:rsidRDefault="00133FCF" w:rsidP="00E500FB">
      <w:pPr>
        <w:widowControl w:val="0"/>
        <w:numPr>
          <w:ilvl w:val="0"/>
          <w:numId w:val="46"/>
        </w:numPr>
        <w:tabs>
          <w:tab w:val="left" w:pos="360"/>
        </w:tabs>
        <w:adjustRightInd w:val="0"/>
        <w:spacing w:after="0" w:line="228" w:lineRule="auto"/>
        <w:textAlignment w:val="baseline"/>
        <w:rPr>
          <w:rFonts w:cs="Times New Roman"/>
          <w:color w:val="000000" w:themeColor="text1"/>
        </w:rPr>
      </w:pPr>
      <w:r w:rsidRPr="00424939">
        <w:rPr>
          <w:rFonts w:cs="Times New Roman"/>
          <w:color w:val="000000" w:themeColor="text1"/>
        </w:rPr>
        <w:t>BIO-145</w:t>
      </w:r>
      <w:del w:id="13899" w:author="Summer 2023 updates" w:date="2024-07-31T13:42:00Z">
        <w:r w:rsidR="00B02FE4" w:rsidRPr="00424939">
          <w:rPr>
            <w:rFonts w:cs="Times New Roman"/>
            <w:color w:val="000000" w:themeColor="text1"/>
          </w:rPr>
          <w:delText>/ -</w:delText>
        </w:r>
      </w:del>
      <w:ins w:id="13900" w:author="Summer 2023 updates" w:date="2024-07-31T13:42:00Z">
        <w:r w:rsidR="00B02FE4" w:rsidRPr="00424939">
          <w:rPr>
            <w:rFonts w:cs="Times New Roman"/>
            <w:color w:val="000000" w:themeColor="text1"/>
          </w:rPr>
          <w:t>/-</w:t>
        </w:r>
      </w:ins>
      <w:r w:rsidRPr="00424939">
        <w:rPr>
          <w:rFonts w:cs="Times New Roman"/>
          <w:color w:val="000000" w:themeColor="text1"/>
        </w:rPr>
        <w:t>14</w:t>
      </w:r>
      <w:r w:rsidR="008B31F6" w:rsidRPr="00424939">
        <w:rPr>
          <w:rFonts w:cs="Times New Roman"/>
          <w:color w:val="000000" w:themeColor="text1"/>
        </w:rPr>
        <w:t>5L</w:t>
      </w:r>
      <w:r w:rsidRPr="00424939">
        <w:rPr>
          <w:rFonts w:cs="Times New Roman"/>
          <w:color w:val="000000" w:themeColor="text1"/>
        </w:rPr>
        <w:t xml:space="preserve"> Cellular and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b/>
          <w:color w:val="000000" w:themeColor="text1"/>
          <w:u w:val="single"/>
        </w:rPr>
        <w:t>and</w:t>
      </w:r>
      <w:r w:rsidRPr="00424939">
        <w:rPr>
          <w:rFonts w:cs="Times New Roman"/>
          <w:color w:val="000000" w:themeColor="text1"/>
        </w:rPr>
        <w:t xml:space="preserve"> Laboratory</w:t>
      </w:r>
      <w:r w:rsidR="00D56737">
        <w:rPr>
          <w:rFonts w:cs="Times New Roman"/>
          <w:color w:val="000000" w:themeColor="text1"/>
        </w:rPr>
        <w:t xml:space="preserve"> (WE)</w:t>
      </w:r>
    </w:p>
    <w:p w14:paraId="4078816B" w14:textId="42D2E1E9" w:rsidR="00133FCF" w:rsidRPr="00424939" w:rsidRDefault="00133FCF" w:rsidP="00E500FB">
      <w:pPr>
        <w:widowControl w:val="0"/>
        <w:numPr>
          <w:ilvl w:val="0"/>
          <w:numId w:val="46"/>
        </w:numPr>
        <w:adjustRightInd w:val="0"/>
        <w:spacing w:after="0" w:line="228" w:lineRule="auto"/>
        <w:textAlignment w:val="baseline"/>
        <w:rPr>
          <w:rFonts w:cs="Times New Roman"/>
          <w:color w:val="000000" w:themeColor="text1"/>
        </w:rPr>
      </w:pPr>
      <w:r w:rsidRPr="00424939">
        <w:rPr>
          <w:rFonts w:cs="Times New Roman"/>
          <w:color w:val="000000" w:themeColor="text1"/>
        </w:rPr>
        <w:t>BIO-155</w:t>
      </w:r>
      <w:del w:id="13901" w:author="Summer 2023 updates" w:date="2024-07-31T13:42:00Z">
        <w:r w:rsidR="00B02FE4" w:rsidRPr="00424939">
          <w:rPr>
            <w:rFonts w:cs="Times New Roman"/>
            <w:color w:val="000000" w:themeColor="text1"/>
          </w:rPr>
          <w:delText>/ -</w:delText>
        </w:r>
      </w:del>
      <w:ins w:id="13902" w:author="Summer 2023 updates" w:date="2024-07-31T13:42:00Z">
        <w:r w:rsidR="00B02FE4" w:rsidRPr="00424939">
          <w:rPr>
            <w:rFonts w:cs="Times New Roman"/>
            <w:color w:val="000000" w:themeColor="text1"/>
          </w:rPr>
          <w:t>/-</w:t>
        </w:r>
      </w:ins>
      <w:r w:rsidRPr="00424939">
        <w:rPr>
          <w:rFonts w:cs="Times New Roman"/>
          <w:color w:val="000000" w:themeColor="text1"/>
        </w:rPr>
        <w:t>15</w:t>
      </w:r>
      <w:r w:rsidR="008B31F6" w:rsidRPr="00424939">
        <w:rPr>
          <w:rFonts w:cs="Times New Roman"/>
          <w:color w:val="000000" w:themeColor="text1"/>
        </w:rPr>
        <w:t>5L</w:t>
      </w:r>
      <w:r w:rsidRPr="00424939">
        <w:rPr>
          <w:rFonts w:cs="Times New Roman"/>
          <w:color w:val="000000" w:themeColor="text1"/>
        </w:rPr>
        <w:t xml:space="preserve"> Organismal and Ecological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Pr="00424939">
        <w:rPr>
          <w:rFonts w:cs="Times New Roman"/>
          <w:b/>
          <w:color w:val="000000" w:themeColor="text1"/>
          <w:u w:val="single"/>
        </w:rPr>
        <w:t>and</w:t>
      </w:r>
      <w:r w:rsidRPr="00424939">
        <w:rPr>
          <w:rFonts w:cs="Times New Roman"/>
          <w:color w:val="000000" w:themeColor="text1"/>
        </w:rPr>
        <w:t xml:space="preserve"> Laboratory </w:t>
      </w:r>
      <w:r w:rsidR="00D56737">
        <w:rPr>
          <w:rFonts w:cs="Times New Roman"/>
          <w:color w:val="000000" w:themeColor="text1"/>
        </w:rPr>
        <w:t>(WE)</w:t>
      </w:r>
    </w:p>
    <w:p w14:paraId="6A09AFAC" w14:textId="2F3174D2" w:rsidR="00133FCF" w:rsidRPr="00424939" w:rsidRDefault="00133FCF" w:rsidP="00E500FB">
      <w:pPr>
        <w:numPr>
          <w:ilvl w:val="0"/>
          <w:numId w:val="46"/>
        </w:numPr>
        <w:spacing w:after="0" w:line="228" w:lineRule="auto"/>
        <w:rPr>
          <w:rFonts w:cs="Times New Roman"/>
          <w:color w:val="000000" w:themeColor="text1"/>
        </w:rPr>
      </w:pPr>
      <w:r w:rsidRPr="00424939">
        <w:rPr>
          <w:rFonts w:cs="Times New Roman"/>
          <w:color w:val="000000" w:themeColor="text1"/>
        </w:rPr>
        <w:t>BIO-</w:t>
      </w:r>
      <w:r w:rsidR="0005425A" w:rsidRPr="00424939">
        <w:rPr>
          <w:rFonts w:cs="Times New Roman"/>
          <w:color w:val="000000" w:themeColor="text1"/>
        </w:rPr>
        <w:t>375</w:t>
      </w:r>
      <w:del w:id="13903" w:author="Summer 2023 updates" w:date="2024-07-31T13:42:00Z">
        <w:r w:rsidR="00B02FE4" w:rsidRPr="00424939">
          <w:rPr>
            <w:rFonts w:cs="Times New Roman"/>
            <w:color w:val="000000" w:themeColor="text1"/>
          </w:rPr>
          <w:delText>/ -</w:delText>
        </w:r>
      </w:del>
      <w:ins w:id="13904" w:author="Summer 2023 updates" w:date="2024-07-31T13:42:00Z">
        <w:r w:rsidR="00B02FE4" w:rsidRPr="00424939">
          <w:rPr>
            <w:rFonts w:cs="Times New Roman"/>
            <w:color w:val="000000" w:themeColor="text1"/>
          </w:rPr>
          <w:t>/-</w:t>
        </w:r>
      </w:ins>
      <w:r w:rsidR="0005425A" w:rsidRPr="00424939">
        <w:rPr>
          <w:rFonts w:cs="Times New Roman"/>
          <w:color w:val="000000" w:themeColor="text1"/>
        </w:rPr>
        <w:t>375</w:t>
      </w:r>
      <w:r w:rsidR="008B31F6" w:rsidRPr="00424939">
        <w:rPr>
          <w:rFonts w:cs="Times New Roman"/>
          <w:color w:val="000000" w:themeColor="text1"/>
        </w:rPr>
        <w:t>L</w:t>
      </w:r>
      <w:r w:rsidRPr="00424939">
        <w:rPr>
          <w:rFonts w:cs="Times New Roman"/>
          <w:color w:val="000000" w:themeColor="text1"/>
        </w:rPr>
        <w:t xml:space="preserve"> </w:t>
      </w:r>
      <w:r w:rsidR="0005425A" w:rsidRPr="00424939">
        <w:rPr>
          <w:rFonts w:cs="Times New Roman"/>
          <w:color w:val="000000" w:themeColor="text1"/>
        </w:rPr>
        <w:t>Integrated</w:t>
      </w:r>
      <w:r w:rsidRPr="00424939">
        <w:rPr>
          <w:rFonts w:cs="Times New Roman"/>
          <w:color w:val="000000" w:themeColor="text1"/>
        </w:rPr>
        <w:t xml:space="preserve"> Human Physiology </w:t>
      </w:r>
      <w:r w:rsidRPr="00424939">
        <w:rPr>
          <w:rFonts w:cs="Times New Roman"/>
          <w:b/>
          <w:color w:val="000000" w:themeColor="text1"/>
          <w:u w:val="single"/>
        </w:rPr>
        <w:t>and</w:t>
      </w:r>
      <w:r w:rsidRPr="00424939">
        <w:rPr>
          <w:rFonts w:cs="Times New Roman"/>
          <w:color w:val="000000" w:themeColor="text1"/>
        </w:rPr>
        <w:t xml:space="preserve"> Laboratory</w:t>
      </w:r>
    </w:p>
    <w:p w14:paraId="10A55678" w14:textId="57C36D4F" w:rsidR="00133FCF" w:rsidRPr="00424939" w:rsidRDefault="00133FCF" w:rsidP="00E500FB">
      <w:pPr>
        <w:widowControl w:val="0"/>
        <w:numPr>
          <w:ilvl w:val="0"/>
          <w:numId w:val="46"/>
        </w:numPr>
        <w:adjustRightInd w:val="0"/>
        <w:spacing w:after="0" w:line="228" w:lineRule="auto"/>
        <w:textAlignment w:val="baseline"/>
        <w:rPr>
          <w:rFonts w:cs="Times New Roman"/>
          <w:color w:val="000000" w:themeColor="text1"/>
        </w:rPr>
      </w:pPr>
      <w:r w:rsidRPr="00424939">
        <w:rPr>
          <w:rFonts w:cs="Times New Roman"/>
          <w:color w:val="000000" w:themeColor="text1"/>
        </w:rPr>
        <w:t>CHM-1</w:t>
      </w:r>
      <w:r w:rsidR="00416FC6" w:rsidRPr="00424939">
        <w:rPr>
          <w:rFonts w:cs="Times New Roman"/>
          <w:color w:val="000000" w:themeColor="text1"/>
        </w:rPr>
        <w:t>2</w:t>
      </w:r>
      <w:r w:rsidR="0056286E" w:rsidRPr="00424939">
        <w:rPr>
          <w:rFonts w:cs="Times New Roman"/>
          <w:color w:val="000000" w:themeColor="text1"/>
        </w:rPr>
        <w:t>1/-1</w:t>
      </w:r>
      <w:r w:rsidR="00416FC6" w:rsidRPr="00424939">
        <w:rPr>
          <w:rFonts w:cs="Times New Roman"/>
          <w:color w:val="000000" w:themeColor="text1"/>
        </w:rPr>
        <w:t>2</w:t>
      </w:r>
      <w:r w:rsidR="0056286E" w:rsidRPr="00424939">
        <w:rPr>
          <w:rFonts w:cs="Times New Roman"/>
          <w:color w:val="000000" w:themeColor="text1"/>
        </w:rPr>
        <w:t>1L</w:t>
      </w:r>
      <w:r w:rsidRPr="00424939">
        <w:rPr>
          <w:rFonts w:cs="Times New Roman"/>
          <w:color w:val="000000" w:themeColor="text1"/>
        </w:rPr>
        <w:t xml:space="preserve"> </w:t>
      </w:r>
      <w:r w:rsidR="008E57BD" w:rsidRPr="00424939">
        <w:rPr>
          <w:rFonts w:cs="Times New Roman"/>
          <w:color w:val="000000" w:themeColor="text1"/>
        </w:rPr>
        <w:t>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E57BD" w:rsidRPr="00424939">
        <w:rPr>
          <w:rFonts w:cs="Times New Roman"/>
          <w:color w:val="000000" w:themeColor="text1"/>
        </w:rPr>
        <w:t xml:space="preserve"> I and Laboratory</w:t>
      </w:r>
    </w:p>
    <w:p w14:paraId="31F2EC2C" w14:textId="1FB91587" w:rsidR="00133FCF" w:rsidRPr="00424939" w:rsidRDefault="00133FCF" w:rsidP="00E500FB">
      <w:pPr>
        <w:widowControl w:val="0"/>
        <w:numPr>
          <w:ilvl w:val="0"/>
          <w:numId w:val="46"/>
        </w:numPr>
        <w:adjustRightInd w:val="0"/>
        <w:spacing w:after="0" w:line="228" w:lineRule="auto"/>
        <w:textAlignment w:val="baseline"/>
        <w:rPr>
          <w:rFonts w:cs="Times New Roman"/>
          <w:color w:val="000000" w:themeColor="text1"/>
        </w:rPr>
      </w:pPr>
      <w:r w:rsidRPr="00424939">
        <w:rPr>
          <w:rFonts w:cs="Times New Roman"/>
          <w:color w:val="000000" w:themeColor="text1"/>
        </w:rPr>
        <w:t>CHM-1</w:t>
      </w:r>
      <w:r w:rsidR="00416FC6" w:rsidRPr="00424939">
        <w:rPr>
          <w:rFonts w:cs="Times New Roman"/>
          <w:color w:val="000000" w:themeColor="text1"/>
        </w:rPr>
        <w:t>2</w:t>
      </w:r>
      <w:r w:rsidR="0056286E" w:rsidRPr="00424939">
        <w:rPr>
          <w:rFonts w:cs="Times New Roman"/>
          <w:color w:val="000000" w:themeColor="text1"/>
        </w:rPr>
        <w:t>2/-1</w:t>
      </w:r>
      <w:r w:rsidR="00416FC6" w:rsidRPr="00424939">
        <w:rPr>
          <w:rFonts w:cs="Times New Roman"/>
          <w:color w:val="000000" w:themeColor="text1"/>
        </w:rPr>
        <w:t>2</w:t>
      </w:r>
      <w:r w:rsidR="0056286E" w:rsidRPr="00424939">
        <w:rPr>
          <w:rFonts w:cs="Times New Roman"/>
          <w:color w:val="000000" w:themeColor="text1"/>
        </w:rPr>
        <w:t>2L</w:t>
      </w:r>
      <w:r w:rsidRPr="00424939">
        <w:rPr>
          <w:rFonts w:cs="Times New Roman"/>
          <w:color w:val="000000" w:themeColor="text1"/>
        </w:rPr>
        <w:t xml:space="preserve"> </w:t>
      </w:r>
      <w:r w:rsidR="00006290" w:rsidRPr="00424939">
        <w:rPr>
          <w:rFonts w:cs="Times New Roman"/>
          <w:color w:val="000000" w:themeColor="text1"/>
        </w:rPr>
        <w:t>General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006290" w:rsidRPr="00424939">
        <w:rPr>
          <w:rFonts w:cs="Times New Roman"/>
          <w:color w:val="000000" w:themeColor="text1"/>
        </w:rPr>
        <w:t xml:space="preserve"> II and Laboratory</w:t>
      </w:r>
    </w:p>
    <w:p w14:paraId="7158EF0C" w14:textId="3EAC816D" w:rsidR="001506BB" w:rsidRPr="00424939" w:rsidRDefault="001506BB" w:rsidP="00E500FB">
      <w:pPr>
        <w:widowControl w:val="0"/>
        <w:numPr>
          <w:ilvl w:val="0"/>
          <w:numId w:val="46"/>
        </w:numPr>
        <w:adjustRightInd w:val="0"/>
        <w:spacing w:after="0" w:line="228" w:lineRule="auto"/>
        <w:textAlignment w:val="baseline"/>
        <w:rPr>
          <w:rFonts w:cs="Times New Roman"/>
          <w:color w:val="000000" w:themeColor="text1"/>
        </w:rPr>
      </w:pPr>
      <w:r w:rsidRPr="00424939">
        <w:rPr>
          <w:rFonts w:cs="Times New Roman"/>
          <w:color w:val="000000" w:themeColor="text1"/>
        </w:rPr>
        <w:t>PSY-1</w:t>
      </w:r>
      <w:r w:rsidR="00416FC6" w:rsidRPr="00424939">
        <w:rPr>
          <w:rFonts w:cs="Times New Roman"/>
          <w:color w:val="000000" w:themeColor="text1"/>
        </w:rPr>
        <w:t>00</w:t>
      </w:r>
      <w:r w:rsidRPr="00424939">
        <w:rPr>
          <w:rFonts w:cs="Times New Roman"/>
          <w:color w:val="000000" w:themeColor="text1"/>
        </w:rPr>
        <w:t xml:space="preserve">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F5B1EC3" w14:textId="246D8FDD" w:rsidR="00133FCF" w:rsidRPr="00424939" w:rsidRDefault="00416FC6" w:rsidP="00E500FB">
      <w:pPr>
        <w:widowControl w:val="0"/>
        <w:numPr>
          <w:ilvl w:val="0"/>
          <w:numId w:val="46"/>
        </w:numPr>
        <w:adjustRightInd w:val="0"/>
        <w:spacing w:after="0" w:line="228" w:lineRule="auto"/>
        <w:textAlignment w:val="baseline"/>
        <w:rPr>
          <w:rFonts w:cs="Times New Roman"/>
          <w:color w:val="000000" w:themeColor="text1"/>
        </w:rPr>
      </w:pPr>
      <w:r w:rsidRPr="00424939">
        <w:rPr>
          <w:rFonts w:cs="Times New Roman"/>
          <w:color w:val="000000" w:themeColor="text1"/>
        </w:rPr>
        <w:t>PSY-250</w:t>
      </w:r>
      <w:r w:rsidR="00133FCF" w:rsidRPr="00424939">
        <w:rPr>
          <w:rFonts w:cs="Times New Roman"/>
          <w:color w:val="000000" w:themeColor="text1"/>
        </w:rPr>
        <w:t xml:space="preserve"> Biopsychology </w:t>
      </w:r>
    </w:p>
    <w:p w14:paraId="75B80351" w14:textId="14038446" w:rsidR="00133FCF" w:rsidRPr="00424939" w:rsidRDefault="00133FCF" w:rsidP="00E500FB">
      <w:pPr>
        <w:widowControl w:val="0"/>
        <w:numPr>
          <w:ilvl w:val="0"/>
          <w:numId w:val="74"/>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PSY-</w:t>
      </w:r>
      <w:r w:rsidR="00760DCD" w:rsidRPr="00424939">
        <w:rPr>
          <w:rFonts w:cs="Times New Roman"/>
          <w:color w:val="000000" w:themeColor="text1"/>
        </w:rPr>
        <w:t>350 Drugs</w:t>
      </w:r>
      <w:r w:rsidRPr="00424939">
        <w:rPr>
          <w:rFonts w:cs="Times New Roman"/>
          <w:color w:val="000000" w:themeColor="text1"/>
        </w:rPr>
        <w:t xml:space="preserve"> and Behavior</w:t>
      </w:r>
    </w:p>
    <w:p w14:paraId="2F642A85" w14:textId="59232EA9" w:rsidR="00FA698A" w:rsidRPr="00424939" w:rsidRDefault="00133FCF" w:rsidP="00E500FB">
      <w:pPr>
        <w:widowControl w:val="0"/>
        <w:numPr>
          <w:ilvl w:val="0"/>
          <w:numId w:val="74"/>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PSY-</w:t>
      </w:r>
      <w:r w:rsidR="00760DCD" w:rsidRPr="00424939">
        <w:rPr>
          <w:rFonts w:cs="Times New Roman"/>
          <w:color w:val="000000" w:themeColor="text1"/>
        </w:rPr>
        <w:t>450 Behavioral</w:t>
      </w:r>
      <w:r w:rsidRPr="00424939">
        <w:rPr>
          <w:rFonts w:cs="Times New Roman"/>
          <w:color w:val="000000" w:themeColor="text1"/>
        </w:rPr>
        <w:t xml:space="preserve"> Neuroscience</w:t>
      </w:r>
      <w:r w:rsidR="009F4511" w:rsidRPr="00424939">
        <w:rPr>
          <w:rFonts w:cs="Times New Roman"/>
          <w:color w:val="000000" w:themeColor="text1"/>
        </w:rPr>
        <w:fldChar w:fldCharType="begin"/>
      </w:r>
      <w:r w:rsidR="009F4511" w:rsidRPr="00424939">
        <w:rPr>
          <w:color w:val="000000" w:themeColor="text1"/>
        </w:rPr>
        <w:instrText xml:space="preserve"> XE "Neuroscience"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30BFFFF7" w14:textId="7FD429F6" w:rsidR="00133FCF" w:rsidRPr="00424939" w:rsidRDefault="001506BB" w:rsidP="00E500FB">
      <w:pPr>
        <w:pStyle w:val="Noparagraphstyle"/>
        <w:numPr>
          <w:ilvl w:val="0"/>
          <w:numId w:val="74"/>
        </w:numPr>
        <w:tabs>
          <w:tab w:val="clear" w:pos="720"/>
          <w:tab w:val="left" w:pos="360"/>
        </w:tabs>
        <w:spacing w:line="228" w:lineRule="auto"/>
        <w:ind w:left="360"/>
        <w:jc w:val="left"/>
        <w:textAlignment w:val="baseline"/>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w:t>
      </w:r>
      <w:r w:rsidR="00133FCF" w:rsidRPr="00424939">
        <w:rPr>
          <w:rFonts w:ascii="Garamond" w:hAnsi="Garamond" w:cs="Times New Roman"/>
          <w:color w:val="000000" w:themeColor="text1"/>
          <w:sz w:val="22"/>
          <w:szCs w:val="22"/>
          <w:u w:val="single"/>
        </w:rPr>
        <w:t>our</w:t>
      </w:r>
      <w:r w:rsidR="00133FCF" w:rsidRPr="00424939">
        <w:rPr>
          <w:rFonts w:ascii="Garamond" w:hAnsi="Garamond" w:cs="Times New Roman"/>
          <w:color w:val="000000" w:themeColor="text1"/>
          <w:sz w:val="22"/>
          <w:szCs w:val="22"/>
        </w:rPr>
        <w:t xml:space="preserve"> courses chosen from the lists below.  </w:t>
      </w:r>
      <w:r w:rsidRPr="00424939">
        <w:rPr>
          <w:rFonts w:ascii="Garamond" w:hAnsi="Garamond" w:cs="Times New Roman"/>
          <w:color w:val="000000" w:themeColor="text1"/>
          <w:sz w:val="22"/>
          <w:szCs w:val="22"/>
        </w:rPr>
        <w:t>Unless explicitly listed, associated laboratories are recommended, but not required.</w:t>
      </w:r>
      <w:r w:rsidR="00133FCF" w:rsidRPr="00424939">
        <w:rPr>
          <w:rFonts w:ascii="Garamond" w:hAnsi="Garamond" w:cs="Times New Roman"/>
          <w:color w:val="000000" w:themeColor="text1"/>
          <w:sz w:val="22"/>
          <w:szCs w:val="22"/>
        </w:rPr>
        <w:t xml:space="preserve"> </w:t>
      </w:r>
    </w:p>
    <w:p w14:paraId="50CB83CA" w14:textId="256A60E3" w:rsidR="00133FCF" w:rsidRPr="00424939" w:rsidRDefault="00133FCF" w:rsidP="00E500FB">
      <w:pPr>
        <w:widowControl w:val="0"/>
        <w:numPr>
          <w:ilvl w:val="0"/>
          <w:numId w:val="47"/>
        </w:numPr>
        <w:adjustRightInd w:val="0"/>
        <w:spacing w:after="0" w:line="19" w:lineRule="atLeast"/>
        <w:textAlignment w:val="baseline"/>
        <w:rPr>
          <w:rFonts w:cs="Times New Roman"/>
          <w:color w:val="000000" w:themeColor="text1"/>
        </w:rPr>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2A8BCD27" w14:textId="08A8CF79" w:rsidR="00133FCF" w:rsidRPr="00424939" w:rsidRDefault="00133FCF" w:rsidP="00EB5F04">
      <w:pPr>
        <w:tabs>
          <w:tab w:val="num" w:pos="720"/>
        </w:tabs>
        <w:spacing w:after="0" w:line="16" w:lineRule="atLeast"/>
        <w:ind w:left="1080" w:hanging="360"/>
        <w:rPr>
          <w:rFonts w:cs="Times New Roman"/>
          <w:color w:val="000000" w:themeColor="text1"/>
        </w:rPr>
      </w:pPr>
      <w:r w:rsidRPr="00424939">
        <w:rPr>
          <w:rFonts w:cs="Times New Roman"/>
          <w:color w:val="000000" w:themeColor="text1"/>
        </w:rPr>
        <w:t>BIO-202 Topics in Evolution</w:t>
      </w:r>
    </w:p>
    <w:p w14:paraId="504A12CE" w14:textId="19B5657F" w:rsidR="00133FCF" w:rsidRPr="00424939" w:rsidRDefault="00133FCF" w:rsidP="00EB5F04">
      <w:pPr>
        <w:tabs>
          <w:tab w:val="num" w:pos="720"/>
        </w:tabs>
        <w:spacing w:after="0" w:line="16" w:lineRule="atLeast"/>
        <w:ind w:left="1080" w:hanging="360"/>
        <w:rPr>
          <w:rFonts w:cs="Times New Roman"/>
          <w:color w:val="000000" w:themeColor="text1"/>
        </w:rPr>
      </w:pPr>
      <w:r w:rsidRPr="00424939">
        <w:rPr>
          <w:rFonts w:cs="Times New Roman"/>
          <w:color w:val="000000" w:themeColor="text1"/>
        </w:rPr>
        <w:t xml:space="preserve">BIO-215 Human Anatomy </w:t>
      </w:r>
      <w:r w:rsidRPr="00424939">
        <w:rPr>
          <w:rFonts w:cs="Times New Roman"/>
          <w:b/>
          <w:color w:val="000000" w:themeColor="text1"/>
          <w:u w:val="single"/>
        </w:rPr>
        <w:t>or</w:t>
      </w:r>
      <w:r w:rsidRPr="00424939">
        <w:rPr>
          <w:b/>
          <w:color w:val="000000" w:themeColor="text1"/>
        </w:rPr>
        <w:t xml:space="preserve"> </w:t>
      </w:r>
      <w:r w:rsidRPr="00424939">
        <w:rPr>
          <w:rFonts w:cs="Times New Roman"/>
          <w:color w:val="000000" w:themeColor="text1"/>
        </w:rPr>
        <w:t>BIO-</w:t>
      </w:r>
      <w:r w:rsidR="007F3A90" w:rsidRPr="00424939">
        <w:rPr>
          <w:rFonts w:cs="Times New Roman"/>
          <w:color w:val="000000" w:themeColor="text1"/>
        </w:rPr>
        <w:t>315</w:t>
      </w:r>
      <w:r w:rsidRPr="00424939">
        <w:rPr>
          <w:rFonts w:cs="Times New Roman"/>
          <w:color w:val="000000" w:themeColor="text1"/>
        </w:rPr>
        <w:t xml:space="preserve"> Integrated Human Anatomy </w:t>
      </w:r>
    </w:p>
    <w:p w14:paraId="44C0472C" w14:textId="1BBEB7CA"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BIO-235</w:t>
      </w:r>
      <w:r w:rsidR="0005425A" w:rsidRPr="00424939">
        <w:rPr>
          <w:rFonts w:cs="Times New Roman"/>
          <w:color w:val="000000" w:themeColor="text1"/>
        </w:rPr>
        <w:t xml:space="preserve"> </w:t>
      </w:r>
      <w:r w:rsidRPr="00424939">
        <w:rPr>
          <w:rFonts w:cs="Times New Roman"/>
          <w:color w:val="000000" w:themeColor="text1"/>
        </w:rPr>
        <w:t xml:space="preserve">Genetics </w:t>
      </w:r>
    </w:p>
    <w:p w14:paraId="1F7730C3" w14:textId="175B7994"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BIO-285</w:t>
      </w:r>
      <w:del w:id="13905" w:author="Summer 2023 updates" w:date="2024-07-31T13:42:00Z">
        <w:r w:rsidR="00B02FE4" w:rsidRPr="00424939">
          <w:rPr>
            <w:rFonts w:cs="Times New Roman"/>
            <w:color w:val="000000" w:themeColor="text1"/>
          </w:rPr>
          <w:delText>/ -</w:delText>
        </w:r>
      </w:del>
      <w:ins w:id="13906" w:author="Summer 2023 updates" w:date="2024-07-31T13:42:00Z">
        <w:r w:rsidR="00B02FE4" w:rsidRPr="00424939">
          <w:rPr>
            <w:rFonts w:cs="Times New Roman"/>
            <w:color w:val="000000" w:themeColor="text1"/>
          </w:rPr>
          <w:t>/-</w:t>
        </w:r>
      </w:ins>
      <w:r w:rsidRPr="00424939">
        <w:rPr>
          <w:rFonts w:cs="Times New Roman"/>
          <w:color w:val="000000" w:themeColor="text1"/>
        </w:rPr>
        <w:t>28</w:t>
      </w:r>
      <w:r w:rsidR="00416FC6" w:rsidRPr="00424939">
        <w:rPr>
          <w:rFonts w:cs="Times New Roman"/>
          <w:color w:val="000000" w:themeColor="text1"/>
        </w:rPr>
        <w:t>5L</w:t>
      </w:r>
      <w:r w:rsidRPr="00424939">
        <w:rPr>
          <w:rFonts w:cs="Times New Roman"/>
          <w:color w:val="000000" w:themeColor="text1"/>
        </w:rPr>
        <w:t xml:space="preserve"> Animal Behavior and Laboratory</w:t>
      </w:r>
    </w:p>
    <w:p w14:paraId="3A967125" w14:textId="7FF5A598" w:rsidR="00133FCF" w:rsidRPr="00424939" w:rsidRDefault="007F3A90"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w:t>
      </w:r>
      <w:r w:rsidR="00B02FE4" w:rsidRPr="00424939">
        <w:rPr>
          <w:rFonts w:cs="Times New Roman"/>
          <w:color w:val="000000" w:themeColor="text1"/>
        </w:rPr>
        <w:t>-</w:t>
      </w:r>
      <w:r w:rsidR="00133FCF" w:rsidRPr="00424939">
        <w:rPr>
          <w:rFonts w:cs="Times New Roman"/>
          <w:color w:val="000000" w:themeColor="text1"/>
        </w:rPr>
        <w:t>34</w:t>
      </w:r>
      <w:r w:rsidR="00416FC6" w:rsidRPr="00424939">
        <w:rPr>
          <w:rFonts w:cs="Times New Roman"/>
          <w:color w:val="000000" w:themeColor="text1"/>
        </w:rPr>
        <w:t>5L</w:t>
      </w:r>
      <w:r w:rsidR="0005425A" w:rsidRPr="00424939">
        <w:rPr>
          <w:rFonts w:cs="Times New Roman"/>
          <w:color w:val="000000" w:themeColor="text1"/>
        </w:rPr>
        <w:t>/-345L</w:t>
      </w:r>
      <w:r w:rsidR="00133FCF" w:rsidRPr="00424939">
        <w:rPr>
          <w:rFonts w:cs="Times New Roman"/>
          <w:color w:val="000000" w:themeColor="text1"/>
        </w:rPr>
        <w:t xml:space="preserve"> Techniques in Molecular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33FCF" w:rsidRPr="00424939">
        <w:rPr>
          <w:rFonts w:cs="Times New Roman"/>
          <w:color w:val="000000" w:themeColor="text1"/>
        </w:rPr>
        <w:t xml:space="preserve"> and Laboratory</w:t>
      </w:r>
    </w:p>
    <w:p w14:paraId="387F7D25" w14:textId="69E60F8D"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BIO-415</w:t>
      </w:r>
      <w:r w:rsidR="0005425A" w:rsidRPr="00424939">
        <w:rPr>
          <w:rFonts w:cs="Times New Roman"/>
          <w:color w:val="000000" w:themeColor="text1"/>
        </w:rPr>
        <w:t xml:space="preserve"> </w:t>
      </w:r>
      <w:r w:rsidRPr="00424939">
        <w:rPr>
          <w:rFonts w:cs="Times New Roman"/>
          <w:color w:val="000000" w:themeColor="text1"/>
        </w:rPr>
        <w:t>Developmental 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416FC6" w:rsidRPr="00424939">
        <w:rPr>
          <w:rFonts w:cs="Times New Roman"/>
          <w:color w:val="000000" w:themeColor="text1"/>
        </w:rPr>
        <w:t xml:space="preserve"> </w:t>
      </w:r>
    </w:p>
    <w:p w14:paraId="1FD25139" w14:textId="77777777" w:rsidR="00B3313A"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B3313A" w:rsidRPr="00424939">
        <w:rPr>
          <w:rFonts w:cs="Times New Roman"/>
          <w:color w:val="000000" w:themeColor="text1"/>
        </w:rPr>
        <w:t xml:space="preserve">BIO-435 Cell Physiology </w:t>
      </w:r>
    </w:p>
    <w:p w14:paraId="0540F49C" w14:textId="0369A31E" w:rsidR="001506BB"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05425A" w:rsidRPr="00424939">
        <w:rPr>
          <w:rFonts w:cs="Times New Roman"/>
          <w:color w:val="000000" w:themeColor="text1"/>
        </w:rPr>
        <w:t>BIO-45</w:t>
      </w:r>
      <w:r w:rsidR="001506BB" w:rsidRPr="00424939">
        <w:rPr>
          <w:rFonts w:cs="Times New Roman"/>
          <w:color w:val="000000" w:themeColor="text1"/>
        </w:rPr>
        <w:t>5</w:t>
      </w:r>
      <w:r w:rsidR="00B02FE4" w:rsidRPr="00424939">
        <w:rPr>
          <w:rFonts w:cs="Times New Roman"/>
          <w:color w:val="000000" w:themeColor="text1"/>
        </w:rPr>
        <w:t>/-</w:t>
      </w:r>
      <w:r w:rsidR="001506BB" w:rsidRPr="00424939">
        <w:rPr>
          <w:rFonts w:cs="Times New Roman"/>
          <w:color w:val="000000" w:themeColor="text1"/>
        </w:rPr>
        <w:t>4</w:t>
      </w:r>
      <w:r w:rsidR="0005425A" w:rsidRPr="00424939">
        <w:rPr>
          <w:rFonts w:cs="Times New Roman"/>
          <w:color w:val="000000" w:themeColor="text1"/>
        </w:rPr>
        <w:t>55L</w:t>
      </w:r>
      <w:r w:rsidR="001506BB" w:rsidRPr="00424939">
        <w:rPr>
          <w:rFonts w:cs="Times New Roman"/>
          <w:color w:val="000000" w:themeColor="text1"/>
        </w:rPr>
        <w:t xml:space="preserve"> Molecular Neurobiology and Laboratory</w:t>
      </w:r>
    </w:p>
    <w:p w14:paraId="6ADE698D" w14:textId="2DC96068" w:rsidR="00133FCF" w:rsidRPr="00424939" w:rsidRDefault="00133FCF" w:rsidP="00E500FB">
      <w:pPr>
        <w:widowControl w:val="0"/>
        <w:numPr>
          <w:ilvl w:val="0"/>
          <w:numId w:val="47"/>
        </w:numPr>
        <w:adjustRightInd w:val="0"/>
        <w:spacing w:after="0" w:line="19" w:lineRule="atLeast"/>
        <w:textAlignment w:val="baseline"/>
        <w:rPr>
          <w:rFonts w:cs="Times New Roman"/>
          <w:color w:val="000000" w:themeColor="text1"/>
        </w:rPr>
      </w:pPr>
      <w:r w:rsidRPr="00424939">
        <w:rPr>
          <w:rFonts w:cs="Times New Roman"/>
          <w:color w:val="000000" w:themeColor="text1"/>
        </w:rPr>
        <w:t>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D445C89" w14:textId="69BACF03" w:rsidR="001506BB"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506BB" w:rsidRPr="00424939">
        <w:rPr>
          <w:rFonts w:cs="Times New Roman"/>
          <w:color w:val="000000" w:themeColor="text1"/>
        </w:rPr>
        <w:t>CHM-21</w:t>
      </w:r>
      <w:r w:rsidR="00963B5C" w:rsidRPr="00424939">
        <w:rPr>
          <w:rFonts w:cs="Times New Roman"/>
          <w:color w:val="000000" w:themeColor="text1"/>
        </w:rPr>
        <w:t>1</w:t>
      </w:r>
      <w:r w:rsidR="00372296" w:rsidRPr="00424939">
        <w:rPr>
          <w:rFonts w:cs="Times New Roman"/>
          <w:color w:val="000000" w:themeColor="text1"/>
        </w:rPr>
        <w:t>/-211L</w:t>
      </w:r>
      <w:r w:rsidR="001506BB" w:rsidRPr="00424939">
        <w:rPr>
          <w:rFonts w:cs="Times New Roman"/>
          <w:color w:val="000000" w:themeColor="text1"/>
        </w:rPr>
        <w:t xml:space="preserve"> Analytical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506BB" w:rsidRPr="00424939">
        <w:rPr>
          <w:rFonts w:cs="Times New Roman"/>
          <w:color w:val="000000" w:themeColor="text1"/>
        </w:rPr>
        <w:t xml:space="preserve"> </w:t>
      </w:r>
      <w:r w:rsidR="00372296" w:rsidRPr="00424939">
        <w:rPr>
          <w:rFonts w:cs="Times New Roman"/>
          <w:color w:val="000000" w:themeColor="text1"/>
        </w:rPr>
        <w:t>and Laboratory</w:t>
      </w:r>
      <w:r w:rsidR="00165389">
        <w:rPr>
          <w:rFonts w:cs="Times New Roman"/>
          <w:color w:val="000000" w:themeColor="text1"/>
        </w:rPr>
        <w:t xml:space="preserve"> (WE)</w:t>
      </w:r>
    </w:p>
    <w:p w14:paraId="71842468" w14:textId="16F52DB7" w:rsidR="00133FCF" w:rsidRPr="00424939" w:rsidRDefault="001506BB"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33FCF" w:rsidRPr="00424939">
        <w:rPr>
          <w:rFonts w:cs="Times New Roman"/>
          <w:color w:val="000000" w:themeColor="text1"/>
        </w:rPr>
        <w:t>CHM-</w:t>
      </w:r>
      <w:r w:rsidR="0024293C" w:rsidRPr="00424939">
        <w:rPr>
          <w:rFonts w:cs="Times New Roman"/>
          <w:color w:val="000000" w:themeColor="text1"/>
        </w:rPr>
        <w:t>2</w:t>
      </w:r>
      <w:r w:rsidR="00BF385D" w:rsidRPr="00424939">
        <w:rPr>
          <w:rFonts w:cs="Times New Roman"/>
          <w:color w:val="000000" w:themeColor="text1"/>
        </w:rPr>
        <w:t>21</w:t>
      </w:r>
      <w:r w:rsidR="00133FCF"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33FCF" w:rsidRPr="00424939">
        <w:rPr>
          <w:rFonts w:cs="Times New Roman"/>
          <w:color w:val="000000" w:themeColor="text1"/>
        </w:rPr>
        <w:t xml:space="preserve"> I </w:t>
      </w:r>
    </w:p>
    <w:p w14:paraId="7575900E" w14:textId="401848C3" w:rsidR="00133FCF"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CHM-</w:t>
      </w:r>
      <w:r w:rsidR="001506BB" w:rsidRPr="00424939">
        <w:rPr>
          <w:rFonts w:cs="Times New Roman"/>
          <w:color w:val="000000" w:themeColor="text1"/>
        </w:rPr>
        <w:t>3</w:t>
      </w:r>
      <w:r w:rsidR="00BF385D" w:rsidRPr="00424939">
        <w:rPr>
          <w:rFonts w:cs="Times New Roman"/>
          <w:color w:val="000000" w:themeColor="text1"/>
        </w:rPr>
        <w:t>21</w:t>
      </w:r>
      <w:r w:rsidRPr="00424939">
        <w:rPr>
          <w:rFonts w:cs="Times New Roman"/>
          <w:color w:val="000000" w:themeColor="text1"/>
        </w:rPr>
        <w:t xml:space="preserve">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 </w:t>
      </w:r>
    </w:p>
    <w:p w14:paraId="48B83203" w14:textId="04A2B316" w:rsidR="00867860" w:rsidRPr="00424939" w:rsidRDefault="00133FCF"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867860" w:rsidRPr="00424939">
        <w:rPr>
          <w:rFonts w:cs="Times New Roman"/>
          <w:color w:val="000000" w:themeColor="text1"/>
        </w:rPr>
        <w:t>CHM-421 Advanced Organic Chemistry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Chemistry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867860" w:rsidRPr="00424939">
        <w:rPr>
          <w:rFonts w:cs="Times New Roman"/>
          <w:color w:val="000000" w:themeColor="text1"/>
        </w:rPr>
        <w:t xml:space="preserve"> </w:t>
      </w:r>
    </w:p>
    <w:p w14:paraId="3A24670B" w14:textId="650C8BBF" w:rsidR="00133FCF" w:rsidRPr="00424939" w:rsidRDefault="00867860"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r>
      <w:r w:rsidR="00133FCF" w:rsidRPr="00424939">
        <w:rPr>
          <w:rFonts w:cs="Times New Roman"/>
          <w:color w:val="000000" w:themeColor="text1"/>
        </w:rPr>
        <w:t>CHM-4</w:t>
      </w:r>
      <w:r w:rsidR="00BF385D" w:rsidRPr="00424939">
        <w:rPr>
          <w:rFonts w:cs="Times New Roman"/>
          <w:color w:val="000000" w:themeColor="text1"/>
        </w:rPr>
        <w:t>31</w:t>
      </w:r>
      <w:r w:rsidR="00B02FE4" w:rsidRPr="00424939">
        <w:rPr>
          <w:rFonts w:cs="Times New Roman"/>
          <w:color w:val="000000" w:themeColor="text1"/>
        </w:rPr>
        <w:t>/-</w:t>
      </w:r>
      <w:r w:rsidR="001506BB" w:rsidRPr="00424939">
        <w:rPr>
          <w:rFonts w:cs="Times New Roman"/>
          <w:color w:val="000000" w:themeColor="text1"/>
        </w:rPr>
        <w:t>4</w:t>
      </w:r>
      <w:r w:rsidR="00BF385D" w:rsidRPr="00424939">
        <w:rPr>
          <w:rFonts w:cs="Times New Roman"/>
          <w:color w:val="000000" w:themeColor="text1"/>
        </w:rPr>
        <w:t>31L</w:t>
      </w:r>
      <w:r w:rsidR="00133FCF" w:rsidRPr="00424939">
        <w:rPr>
          <w:rFonts w:cs="Times New Roman"/>
          <w:color w:val="000000" w:themeColor="text1"/>
        </w:rPr>
        <w:t xml:space="preserve"> Biochemistry</w:t>
      </w:r>
      <w:r w:rsidR="00C2215D">
        <w:rPr>
          <w:rFonts w:cs="Times New Roman"/>
          <w:color w:val="000000" w:themeColor="text1"/>
        </w:rPr>
        <w:t xml:space="preserve"> </w:t>
      </w:r>
      <w:r w:rsidR="00D73379" w:rsidRPr="00424939">
        <w:rPr>
          <w:rFonts w:cs="Times New Roman"/>
          <w:color w:val="000000" w:themeColor="text1"/>
        </w:rPr>
        <w:t>and Laboratory</w:t>
      </w:r>
    </w:p>
    <w:p w14:paraId="2191D183" w14:textId="535FCA51" w:rsidR="00133FCF" w:rsidRPr="00424939" w:rsidRDefault="00133FCF" w:rsidP="006736EB">
      <w:pPr>
        <w:tabs>
          <w:tab w:val="num" w:pos="720"/>
        </w:tabs>
        <w:spacing w:after="0" w:line="19" w:lineRule="atLeast"/>
        <w:ind w:left="720" w:hanging="360"/>
        <w:rPr>
          <w:rFonts w:cs="Times New Roman"/>
          <w:color w:val="000000" w:themeColor="text1"/>
        </w:rPr>
      </w:pPr>
      <w:r w:rsidRPr="00424939">
        <w:rPr>
          <w:rFonts w:cs="Times New Roman"/>
          <w:color w:val="000000" w:themeColor="text1"/>
        </w:rPr>
        <w:tab/>
        <w:t>CHM-</w:t>
      </w:r>
      <w:r w:rsidR="001506BB" w:rsidRPr="00424939">
        <w:rPr>
          <w:rFonts w:cs="Times New Roman"/>
          <w:color w:val="000000" w:themeColor="text1"/>
        </w:rPr>
        <w:t>4</w:t>
      </w:r>
      <w:r w:rsidR="00BF385D" w:rsidRPr="00424939">
        <w:rPr>
          <w:rFonts w:cs="Times New Roman"/>
          <w:color w:val="000000" w:themeColor="text1"/>
        </w:rPr>
        <w:t>32</w:t>
      </w:r>
      <w:r w:rsidR="0005425A" w:rsidRPr="00424939">
        <w:rPr>
          <w:rFonts w:cs="Times New Roman"/>
          <w:color w:val="000000" w:themeColor="text1"/>
        </w:rPr>
        <w:t xml:space="preserve"> </w:t>
      </w:r>
      <w:r w:rsidRPr="00424939">
        <w:rPr>
          <w:rFonts w:cs="Times New Roman"/>
          <w:color w:val="000000" w:themeColor="text1"/>
        </w:rPr>
        <w:t>Protein Biochemistry</w:t>
      </w:r>
    </w:p>
    <w:p w14:paraId="3B1C4F25" w14:textId="770A26F1" w:rsidR="00EB5F04" w:rsidRPr="00424939" w:rsidRDefault="00EB5F04" w:rsidP="00E500FB">
      <w:pPr>
        <w:widowControl w:val="0"/>
        <w:numPr>
          <w:ilvl w:val="0"/>
          <w:numId w:val="47"/>
        </w:numPr>
        <w:adjustRightInd w:val="0"/>
        <w:spacing w:after="0" w:line="19" w:lineRule="atLeast"/>
        <w:textAlignment w:val="baseline"/>
        <w:rPr>
          <w:rFonts w:cs="Times New Roman"/>
          <w:color w:val="000000" w:themeColor="text1"/>
        </w:rPr>
      </w:pPr>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8150A7E" w14:textId="1ED37855" w:rsidR="00E465E7" w:rsidRPr="00424939" w:rsidRDefault="00EB5F04" w:rsidP="00EB5F04">
      <w:pPr>
        <w:tabs>
          <w:tab w:val="num" w:pos="720"/>
        </w:tabs>
        <w:spacing w:after="0" w:line="19" w:lineRule="atLeast"/>
        <w:ind w:left="720" w:hanging="360"/>
        <w:rPr>
          <w:rFonts w:cs="Times New Roman"/>
          <w:color w:val="000000" w:themeColor="text1"/>
        </w:rPr>
      </w:pPr>
      <w:r w:rsidRPr="00424939">
        <w:rPr>
          <w:rFonts w:cs="Times New Roman"/>
          <w:color w:val="000000" w:themeColor="text1"/>
        </w:rPr>
        <w:tab/>
        <w:t>PHL-245 Minds, Brains, and Robots</w:t>
      </w:r>
      <w:r w:rsidR="0055372C">
        <w:rPr>
          <w:rFonts w:cs="Times New Roman"/>
          <w:color w:val="000000" w:themeColor="text1"/>
        </w:rPr>
        <w:t xml:space="preserve"> </w:t>
      </w:r>
      <w:r w:rsidR="0055372C">
        <w:rPr>
          <w:color w:val="000000" w:themeColor="text1"/>
        </w:rPr>
        <w:t>(WE)</w:t>
      </w:r>
    </w:p>
    <w:p w14:paraId="721F5120" w14:textId="0A50DCE3" w:rsidR="00133FCF" w:rsidRPr="00424939" w:rsidRDefault="00133FCF" w:rsidP="00E500FB">
      <w:pPr>
        <w:widowControl w:val="0"/>
        <w:numPr>
          <w:ilvl w:val="0"/>
          <w:numId w:val="47"/>
        </w:numPr>
        <w:adjustRightInd w:val="0"/>
        <w:spacing w:after="0" w:line="19" w:lineRule="atLeast"/>
        <w:textAlignment w:val="baseline"/>
        <w:rPr>
          <w:rFonts w:cs="Times New Roman"/>
          <w:color w:val="000000" w:themeColor="text1"/>
        </w:rPr>
      </w:pPr>
      <w:r w:rsidRPr="00424939">
        <w:rPr>
          <w:rFonts w:cs="Times New Roman"/>
          <w:color w:val="000000" w:themeColor="text1"/>
        </w:rPr>
        <w:t>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A5F2529" w14:textId="32A502F1"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PSY-205 Developmental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0F217F2C" w14:textId="18A60CDA"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PSY-235 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3187655" w14:textId="77777777"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 xml:space="preserve">PSY-315 Learning and Behavior </w:t>
      </w:r>
    </w:p>
    <w:p w14:paraId="2C8048F6" w14:textId="4985F8BE"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PSY-325</w:t>
      </w:r>
      <w:r w:rsidR="00393C2C">
        <w:rPr>
          <w:rFonts w:cs="Times New Roman"/>
          <w:color w:val="000000" w:themeColor="text1"/>
        </w:rPr>
        <w:t>/</w:t>
      </w:r>
      <w:r w:rsidR="003B59C9">
        <w:rPr>
          <w:rFonts w:cs="Times New Roman"/>
          <w:color w:val="000000" w:themeColor="text1"/>
        </w:rPr>
        <w:t>-325L</w:t>
      </w:r>
      <w:r w:rsidRPr="00424939">
        <w:rPr>
          <w:rFonts w:cs="Times New Roman"/>
          <w:color w:val="000000" w:themeColor="text1"/>
        </w:rPr>
        <w:t xml:space="preserve"> Health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B59C9">
        <w:rPr>
          <w:rFonts w:cs="Times New Roman"/>
          <w:color w:val="000000" w:themeColor="text1"/>
        </w:rPr>
        <w:t>(WE)</w:t>
      </w:r>
    </w:p>
    <w:p w14:paraId="507BD40B" w14:textId="7C022A5B" w:rsidR="00B3313A" w:rsidRPr="00424939" w:rsidRDefault="00B3313A" w:rsidP="00EB5F04">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PSY-455 Advanced Experimental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research topic is appropriate, as determined by the neuroscience administrative coordinator)</w:t>
      </w:r>
    </w:p>
    <w:p w14:paraId="39827932" w14:textId="272A5417" w:rsidR="00B3313A" w:rsidRDefault="00B3313A" w:rsidP="00B733D7">
      <w:pPr>
        <w:tabs>
          <w:tab w:val="num" w:pos="720"/>
        </w:tabs>
        <w:spacing w:after="0" w:line="16" w:lineRule="atLeast"/>
        <w:ind w:left="720" w:hanging="360"/>
        <w:rPr>
          <w:rFonts w:cs="Times New Roman"/>
          <w:color w:val="000000" w:themeColor="text1"/>
        </w:rPr>
      </w:pPr>
      <w:r w:rsidRPr="00424939">
        <w:rPr>
          <w:rFonts w:cs="Times New Roman"/>
          <w:color w:val="000000" w:themeColor="text1"/>
        </w:rPr>
        <w:tab/>
        <w:t>PSY-464 Seminar in Psychology</w:t>
      </w:r>
      <w:r w:rsidR="0054795E">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(when seminar topic is appropriate, as determined by the neuroscience administrative coordinator)</w:t>
      </w:r>
    </w:p>
    <w:p w14:paraId="1DE8BC1E" w14:textId="07166163" w:rsidR="00C1624E" w:rsidRDefault="00C1624E" w:rsidP="00B733D7">
      <w:pPr>
        <w:tabs>
          <w:tab w:val="num" w:pos="720"/>
        </w:tabs>
        <w:spacing w:after="0" w:line="16" w:lineRule="atLeast"/>
        <w:ind w:left="720" w:hanging="360"/>
        <w:rPr>
          <w:rFonts w:cs="Times New Roman"/>
          <w:color w:val="000000" w:themeColor="text1"/>
        </w:rPr>
      </w:pPr>
    </w:p>
    <w:p w14:paraId="00A2D86D" w14:textId="77777777" w:rsidR="00B733D7" w:rsidRPr="00424939" w:rsidRDefault="00B733D7" w:rsidP="00B733D7">
      <w:pPr>
        <w:tabs>
          <w:tab w:val="num" w:pos="720"/>
        </w:tabs>
        <w:spacing w:after="0" w:line="16" w:lineRule="atLeast"/>
        <w:ind w:left="720" w:hanging="360"/>
        <w:rPr>
          <w:rFonts w:cs="Times New Roman"/>
          <w:color w:val="000000" w:themeColor="text1"/>
        </w:rPr>
      </w:pPr>
    </w:p>
    <w:p w14:paraId="0240D940" w14:textId="10D19268" w:rsidR="005475A9" w:rsidRPr="00424939" w:rsidRDefault="009D17C7" w:rsidP="003A68D2">
      <w:pPr>
        <w:pStyle w:val="Heading4"/>
        <w:spacing w:before="120"/>
        <w:rPr>
          <w:rFonts w:ascii="Garamond" w:hAnsi="Garamond"/>
          <w:color w:val="000000" w:themeColor="text1"/>
        </w:rPr>
        <w:pPrChange w:id="13907" w:author="Summer 2023 updates" w:date="2024-07-31T13:42:00Z">
          <w:pPr>
            <w:pStyle w:val="Heading4"/>
          </w:pPr>
        </w:pPrChange>
      </w:pPr>
      <w:bookmarkStart w:id="13908" w:name="_Toc109733065"/>
      <w:bookmarkStart w:id="13909" w:name="_Toc141355778"/>
      <w:bookmarkStart w:id="13910" w:name="_Toc110005259"/>
      <w:r w:rsidRPr="00424939">
        <w:rPr>
          <w:rFonts w:ascii="Garamond" w:hAnsi="Garamond"/>
          <w:color w:val="000000" w:themeColor="text1"/>
        </w:rPr>
        <w:t>—Nursing</w:t>
      </w:r>
      <w:bookmarkEnd w:id="13908"/>
      <w:bookmarkEnd w:id="13909"/>
      <w:bookmarkEnd w:id="13910"/>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04CA8A7C" w14:textId="2B53DBB6" w:rsidR="000C66C2" w:rsidRPr="00424939" w:rsidRDefault="000C66C2" w:rsidP="000C66C2">
      <w:pPr>
        <w:spacing w:after="0"/>
        <w:rPr>
          <w:rFonts w:cs="Times New Roman"/>
          <w:b/>
          <w:color w:val="000000" w:themeColor="text1"/>
        </w:rPr>
      </w:pPr>
      <w:del w:id="13911" w:author="Summer 2023 updates" w:date="2024-07-31T13:42:00Z">
        <w:r w:rsidRPr="00424939">
          <w:rPr>
            <w:rFonts w:cs="Times New Roman"/>
            <w:color w:val="000000" w:themeColor="text1"/>
          </w:rPr>
          <w:delText>B</w:delText>
        </w:r>
        <w:r w:rsidR="00A664D0">
          <w:rPr>
            <w:rFonts w:cs="Times New Roman"/>
            <w:color w:val="000000" w:themeColor="text1"/>
          </w:rPr>
          <w:delText xml:space="preserve">ursch (Chair), Dehner, </w:delText>
        </w:r>
      </w:del>
      <w:r w:rsidR="003B59C9">
        <w:rPr>
          <w:rFonts w:cs="Times New Roman"/>
          <w:color w:val="000000" w:themeColor="text1"/>
        </w:rPr>
        <w:t xml:space="preserve">Guthrie, </w:t>
      </w:r>
      <w:r w:rsidR="00A664D0">
        <w:rPr>
          <w:rFonts w:cs="Times New Roman"/>
          <w:color w:val="000000" w:themeColor="text1"/>
        </w:rPr>
        <w:t xml:space="preserve">Kittrell, </w:t>
      </w:r>
      <w:ins w:id="13912" w:author="Summer 2023 updates" w:date="2024-07-31T13:42:00Z">
        <w:r w:rsidR="00F81934">
          <w:rPr>
            <w:rFonts w:cs="Times New Roman"/>
            <w:color w:val="000000" w:themeColor="text1"/>
          </w:rPr>
          <w:t xml:space="preserve">Marilim, </w:t>
        </w:r>
      </w:ins>
      <w:r w:rsidR="00004018" w:rsidRPr="00424939">
        <w:rPr>
          <w:rFonts w:cs="Times New Roman"/>
          <w:color w:val="000000" w:themeColor="text1"/>
        </w:rPr>
        <w:t>Siem</w:t>
      </w:r>
      <w:r w:rsidR="00A664D0">
        <w:rPr>
          <w:rFonts w:cs="Times New Roman"/>
          <w:color w:val="000000" w:themeColor="text1"/>
        </w:rPr>
        <w:t xml:space="preserve">s, </w:t>
      </w:r>
      <w:r w:rsidR="00C81FB6" w:rsidRPr="00424939">
        <w:rPr>
          <w:rFonts w:cs="Times New Roman"/>
          <w:color w:val="000000" w:themeColor="text1"/>
        </w:rPr>
        <w:t>Umbarger-Mackey</w:t>
      </w:r>
      <w:r w:rsidRPr="00424939">
        <w:rPr>
          <w:rFonts w:cs="Times New Roman"/>
          <w:color w:val="000000" w:themeColor="text1"/>
        </w:rPr>
        <w:t xml:space="preserve"> </w:t>
      </w:r>
      <w:ins w:id="13913" w:author="Summer 2023 updates" w:date="2024-07-31T13:42:00Z">
        <w:r w:rsidR="00F81934">
          <w:rPr>
            <w:rFonts w:cs="Times New Roman"/>
            <w:color w:val="000000" w:themeColor="text1"/>
          </w:rPr>
          <w:t>(Chair)</w:t>
        </w:r>
      </w:ins>
    </w:p>
    <w:p w14:paraId="4E1AFEC9" w14:textId="1C0DB99E" w:rsidR="00D55D5C" w:rsidRPr="00424939" w:rsidRDefault="00D55D5C" w:rsidP="001921B1">
      <w:pPr>
        <w:rPr>
          <w:color w:val="000000" w:themeColor="text1"/>
        </w:rPr>
      </w:pPr>
      <w:r w:rsidRPr="00424939">
        <w:rPr>
          <w:rFonts w:cs="Times New Roman"/>
          <w:color w:val="000000" w:themeColor="text1"/>
        </w:rPr>
        <w:t xml:space="preserve">A description of policies unique to the nursing department is in the </w:t>
      </w:r>
      <w:r w:rsidRPr="00424939">
        <w:rPr>
          <w:rFonts w:cs="Times New Roman"/>
          <w:i/>
          <w:color w:val="000000" w:themeColor="text1"/>
        </w:rPr>
        <w:t>Nursing</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Pr="00424939">
        <w:rPr>
          <w:rFonts w:cs="Times New Roman"/>
          <w:i/>
          <w:color w:val="000000" w:themeColor="text1"/>
        </w:rPr>
        <w:t xml:space="preserve"> </w:t>
      </w:r>
      <w:del w:id="13914" w:author="Summer 2023 updates" w:date="2024-07-31T13:42:00Z">
        <w:r w:rsidRPr="00424939">
          <w:rPr>
            <w:rFonts w:cs="Times New Roman"/>
            <w:i/>
            <w:color w:val="000000" w:themeColor="text1"/>
          </w:rPr>
          <w:delText xml:space="preserve">Department </w:delText>
        </w:r>
      </w:del>
      <w:r w:rsidRPr="00424939">
        <w:rPr>
          <w:rFonts w:cs="Times New Roman"/>
          <w:i/>
          <w:color w:val="000000" w:themeColor="text1"/>
        </w:rPr>
        <w:t xml:space="preserve">Student </w:t>
      </w:r>
      <w:del w:id="13915" w:author="Summer 2023 updates" w:date="2024-07-31T13:42:00Z">
        <w:r w:rsidRPr="00424939">
          <w:rPr>
            <w:rFonts w:cs="Times New Roman"/>
            <w:i/>
            <w:color w:val="000000" w:themeColor="text1"/>
          </w:rPr>
          <w:delText>Policies Manual</w:delText>
        </w:r>
      </w:del>
      <w:ins w:id="13916" w:author="Summer 2023 updates" w:date="2024-07-31T13:42:00Z">
        <w:r w:rsidR="00F81934">
          <w:rPr>
            <w:rFonts w:cs="Times New Roman"/>
            <w:i/>
            <w:color w:val="000000" w:themeColor="text1"/>
          </w:rPr>
          <w:t>Handbook</w:t>
        </w:r>
      </w:ins>
      <w:r w:rsidRPr="00424939">
        <w:rPr>
          <w:rFonts w:cs="Times New Roman"/>
          <w:color w:val="000000" w:themeColor="text1"/>
        </w:rPr>
        <w:t xml:space="preserve">. Copies of the </w:t>
      </w:r>
      <w:del w:id="13917" w:author="Summer 2023 updates" w:date="2024-07-31T13:42:00Z">
        <w:r w:rsidRPr="00424939">
          <w:rPr>
            <w:rFonts w:cs="Times New Roman"/>
            <w:color w:val="000000" w:themeColor="text1"/>
          </w:rPr>
          <w:delText>manual</w:delText>
        </w:r>
      </w:del>
      <w:ins w:id="13918" w:author="Summer 2023 updates" w:date="2024-07-31T13:42:00Z">
        <w:r w:rsidR="00F81934">
          <w:rPr>
            <w:rFonts w:cs="Times New Roman"/>
            <w:color w:val="000000" w:themeColor="text1"/>
          </w:rPr>
          <w:t>handbook</w:t>
        </w:r>
      </w:ins>
      <w:r w:rsidR="00F81934" w:rsidRPr="00424939">
        <w:rPr>
          <w:rFonts w:cs="Times New Roman"/>
          <w:color w:val="000000" w:themeColor="text1"/>
        </w:rPr>
        <w:t xml:space="preserve"> </w:t>
      </w:r>
      <w:r w:rsidRPr="00424939">
        <w:rPr>
          <w:rFonts w:cs="Times New Roman"/>
          <w:color w:val="000000" w:themeColor="text1"/>
        </w:rPr>
        <w:t>are available in the Nursing De</w:t>
      </w:r>
      <w:r w:rsidR="00572D5D" w:rsidRPr="00424939">
        <w:rPr>
          <w:rFonts w:cs="Times New Roman"/>
          <w:color w:val="000000" w:themeColor="text1"/>
        </w:rPr>
        <w:t>partment Office, Stuart Hall 415</w:t>
      </w:r>
      <w:r w:rsidRPr="00424939">
        <w:rPr>
          <w:rFonts w:cs="Times New Roman"/>
          <w:color w:val="000000" w:themeColor="text1"/>
        </w:rPr>
        <w:t>, and online.</w:t>
      </w:r>
    </w:p>
    <w:p w14:paraId="4F3A1EC7" w14:textId="55969340" w:rsidR="00A12B6D" w:rsidRPr="00424939" w:rsidRDefault="00026A50" w:rsidP="003A68D2">
      <w:pPr>
        <w:pStyle w:val="Heading4"/>
        <w:spacing w:before="120"/>
        <w:rPr>
          <w:rFonts w:ascii="Garamond" w:hAnsi="Garamond"/>
          <w:color w:val="000000" w:themeColor="text1"/>
        </w:rPr>
        <w:pPrChange w:id="13919" w:author="Summer 2023 updates" w:date="2024-07-31T13:42:00Z">
          <w:pPr>
            <w:pStyle w:val="Heading4"/>
          </w:pPr>
        </w:pPrChange>
      </w:pPr>
      <w:bookmarkStart w:id="13920" w:name="_Ref14094462"/>
      <w:bookmarkStart w:id="13921" w:name="_Toc141355779"/>
      <w:bookmarkStart w:id="13922" w:name="_Toc110005260"/>
      <w:r w:rsidRPr="00424939">
        <w:rPr>
          <w:rFonts w:ascii="Garamond" w:hAnsi="Garamond"/>
          <w:color w:val="000000" w:themeColor="text1"/>
        </w:rPr>
        <w:t>The Bachelor of Science in Nursing</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del w:id="13923" w:author="Summer 2023 updates" w:date="2024-07-31T13:42:00Z">
        <w:r w:rsidR="00B8454E" w:rsidRPr="00424939">
          <w:rPr>
            <w:rFonts w:ascii="Garamond" w:hAnsi="Garamond" w:cs="Times New Roman"/>
            <w:color w:val="000000" w:themeColor="text1"/>
          </w:rPr>
          <w:delInstrText xml:space="preserve">The </w:delInstrText>
        </w:r>
      </w:del>
      <w:r w:rsidR="00B8454E" w:rsidRPr="00424939">
        <w:rPr>
          <w:rFonts w:ascii="Garamond" w:hAnsi="Garamond" w:cs="Times New Roman"/>
          <w:color w:val="000000" w:themeColor="text1"/>
        </w:rPr>
        <w:instrText>Bachelor of Science in Nursing</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Program</w:t>
      </w:r>
      <w:bookmarkEnd w:id="13920"/>
      <w:bookmarkEnd w:id="13921"/>
      <w:bookmarkEnd w:id="13922"/>
    </w:p>
    <w:p w14:paraId="03BB88C3" w14:textId="725EEDD0" w:rsidR="00A12B6D" w:rsidRPr="00424939" w:rsidRDefault="00A12B6D" w:rsidP="003A68D2">
      <w:r w:rsidRPr="00424939">
        <w:t xml:space="preserve">The baccalaureate nursing program is designed to prepare students for practice as professional nurses in a variety of settings. The upper division nursing courses draw upon broad and diverse knowledge gained from the liberal arts foundation to support the educational outcomes. </w:t>
      </w:r>
    </w:p>
    <w:p w14:paraId="4C7A482D" w14:textId="5C212BF0" w:rsidR="00A12B6D" w:rsidRPr="00424939" w:rsidRDefault="00A12B6D" w:rsidP="003A68D2">
      <w:r w:rsidRPr="00424939">
        <w:t xml:space="preserve">Clinical experiences in the program include working with clients across the age span in a wide spectrum of practice sites. Nurse preceptors are utilized at clinical sites to provide the maximum amount of individual supervision and educational opportunity to students. Coe College nursing faculty provide clinical expertise and education by overseeing student clinical experiences, evaluating and promoting preceptor performance, and engaging in ongoing dialogue with students regarding the application of theory into practice. </w:t>
      </w:r>
    </w:p>
    <w:p w14:paraId="0A2FCE0D" w14:textId="5A9458A8" w:rsidR="00A12B6D" w:rsidRPr="00424939" w:rsidRDefault="00A12B6D" w:rsidP="003A68D2">
      <w:r w:rsidRPr="00424939">
        <w:t>Graduates</w:t>
      </w:r>
      <w:r w:rsidR="008C196D" w:rsidRPr="00424939">
        <w:fldChar w:fldCharType="begin"/>
      </w:r>
      <w:r w:rsidR="008C196D" w:rsidRPr="00424939">
        <w:instrText xml:space="preserve"> XE "Graduates" </w:instrText>
      </w:r>
      <w:r w:rsidR="008C196D" w:rsidRPr="00424939">
        <w:fldChar w:fldCharType="end"/>
      </w:r>
      <w:r w:rsidRPr="00424939">
        <w:t xml:space="preserve"> of the Bachelor of Science in Nursing</w:t>
      </w:r>
      <w:r w:rsidR="00B8454E" w:rsidRPr="00424939">
        <w:fldChar w:fldCharType="begin"/>
      </w:r>
      <w:r w:rsidR="00B8454E" w:rsidRPr="00424939">
        <w:instrText xml:space="preserve"> XE "Nursing" </w:instrText>
      </w:r>
      <w:r w:rsidR="00B8454E" w:rsidRPr="00424939">
        <w:fldChar w:fldCharType="end"/>
      </w:r>
      <w:r w:rsidRPr="00424939">
        <w:t xml:space="preserve"> degree program are eligible to take the state board licensing examination for Registered Nurses. </w:t>
      </w:r>
      <w:del w:id="13924" w:author="Summer 2023 updates" w:date="2024-07-31T13:42:00Z">
        <w:r w:rsidRPr="00424939">
          <w:delText xml:space="preserve">They are also eligible for admission to graduate programs </w:delText>
        </w:r>
      </w:del>
      <w:ins w:id="13925" w:author="Summer 2023 updates" w:date="2024-07-31T13:42:00Z">
        <w:r w:rsidR="00F81934" w:rsidRPr="00F81934">
          <w:t xml:space="preserve">The baccalaureate degree program </w:t>
        </w:r>
      </w:ins>
      <w:r w:rsidR="00F81934" w:rsidRPr="00F81934">
        <w:t xml:space="preserve">in nursing </w:t>
      </w:r>
      <w:del w:id="13926" w:author="Summer 2023 updates" w:date="2024-07-31T13:42:00Z">
        <w:r w:rsidRPr="00424939">
          <w:delText xml:space="preserve">and to advanced nurse practitioner programs. The </w:delText>
        </w:r>
      </w:del>
      <w:ins w:id="13927" w:author="Summer 2023 updates" w:date="2024-07-31T13:42:00Z">
        <w:r w:rsidR="00F81934" w:rsidRPr="00F81934">
          <w:t xml:space="preserve">at </w:t>
        </w:r>
      </w:ins>
      <w:r w:rsidR="00F81934" w:rsidRPr="00F81934">
        <w:t xml:space="preserve">Coe College </w:t>
      </w:r>
      <w:del w:id="13928" w:author="Summer 2023 updates" w:date="2024-07-31T13:42:00Z">
        <w:r w:rsidRPr="00424939">
          <w:delText>nursing program is approved by the Iowa Board of Nursing and</w:delText>
        </w:r>
      </w:del>
      <w:ins w:id="13929" w:author="Summer 2023 updates" w:date="2024-07-31T13:42:00Z">
        <w:r w:rsidR="00F81934" w:rsidRPr="00F81934">
          <w:t>is</w:t>
        </w:r>
      </w:ins>
      <w:r w:rsidR="00F81934" w:rsidRPr="00F81934">
        <w:t xml:space="preserve"> accredited by the Commission on Collegiate Nursing Education</w:t>
      </w:r>
      <w:del w:id="13930" w:author="Summer 2023 updates" w:date="2024-07-31T13:42:00Z">
        <w:r w:rsidR="00B8454E" w:rsidRPr="00424939">
          <w:fldChar w:fldCharType="begin"/>
        </w:r>
        <w:r w:rsidR="00B8454E" w:rsidRPr="00424939">
          <w:delInstrText xml:space="preserve"> XE "Education" </w:delInstrText>
        </w:r>
        <w:r w:rsidR="00B8454E" w:rsidRPr="00424939">
          <w:fldChar w:fldCharType="end"/>
        </w:r>
        <w:r w:rsidRPr="00424939">
          <w:delText xml:space="preserve"> (CCNE). </w:delText>
        </w:r>
      </w:del>
      <w:ins w:id="13931" w:author="Summer 2023 updates" w:date="2024-07-31T13:42:00Z">
        <w:r w:rsidR="00F81934" w:rsidRPr="00F81934">
          <w:t xml:space="preserve"> (http://www.ccneaccreditation.org) and is approved by the Iowa Board of Nursing.</w:t>
        </w:r>
      </w:ins>
    </w:p>
    <w:p w14:paraId="0593C86E" w14:textId="2BA68C4B" w:rsidR="00FE5636" w:rsidRPr="00424939" w:rsidRDefault="00541AAF" w:rsidP="003A68D2">
      <w:r w:rsidRPr="00424939">
        <w:t>Coe College offers two paths</w:t>
      </w:r>
      <w:r w:rsidR="00DF696A">
        <w:t xml:space="preserve"> to enter the nursing program.</w:t>
      </w:r>
      <w:del w:id="13932" w:author="Summer 2023 updates" w:date="2024-07-31T13:42:00Z">
        <w:r w:rsidRPr="00424939">
          <w:delText xml:space="preserve"> </w:delText>
        </w:r>
      </w:del>
      <w:r w:rsidR="00DF696A">
        <w:t xml:space="preserve"> </w:t>
      </w:r>
      <w:r w:rsidRPr="00424939">
        <w:t xml:space="preserve">Standard entry is for sophomore level (or higher) college students and direct entry is for selected high school seniors. </w:t>
      </w:r>
      <w:del w:id="13933" w:author="Summer 2023 updates" w:date="2024-07-31T13:42:00Z">
        <w:r w:rsidRPr="00424939">
          <w:delText xml:space="preserve"> </w:delText>
        </w:r>
      </w:del>
      <w:r w:rsidRPr="00424939">
        <w:t xml:space="preserve">Details for both plans are found in the </w:t>
      </w:r>
      <w:r w:rsidRPr="00424939">
        <w:rPr>
          <w:i/>
        </w:rPr>
        <w:t>Nursing</w:t>
      </w:r>
      <w:r w:rsidR="00B8454E" w:rsidRPr="00424939">
        <w:rPr>
          <w:i/>
        </w:rPr>
        <w:fldChar w:fldCharType="begin"/>
      </w:r>
      <w:r w:rsidR="00B8454E" w:rsidRPr="00424939">
        <w:instrText xml:space="preserve"> XE "Nursing" </w:instrText>
      </w:r>
      <w:r w:rsidR="00B8454E" w:rsidRPr="00424939">
        <w:rPr>
          <w:i/>
        </w:rPr>
        <w:fldChar w:fldCharType="end"/>
      </w:r>
      <w:r w:rsidRPr="00424939">
        <w:rPr>
          <w:i/>
        </w:rPr>
        <w:t xml:space="preserve"> </w:t>
      </w:r>
      <w:del w:id="13934" w:author="Summer 2023 updates" w:date="2024-07-31T13:42:00Z">
        <w:r w:rsidRPr="00424939">
          <w:rPr>
            <w:i/>
          </w:rPr>
          <w:delText xml:space="preserve">Department </w:delText>
        </w:r>
      </w:del>
      <w:r w:rsidRPr="00424939">
        <w:rPr>
          <w:i/>
        </w:rPr>
        <w:t xml:space="preserve">Student </w:t>
      </w:r>
      <w:del w:id="13935" w:author="Summer 2023 updates" w:date="2024-07-31T13:42:00Z">
        <w:r w:rsidRPr="00424939">
          <w:rPr>
            <w:i/>
          </w:rPr>
          <w:delText>Policies Manual.</w:delText>
        </w:r>
        <w:r w:rsidRPr="00424939">
          <w:delText xml:space="preserve">  Copies of the manual are available in the Nursing Department Office.  At the end of the sophomore year, a</w:delText>
        </w:r>
        <w:r w:rsidR="00FE5636" w:rsidRPr="00424939">
          <w:delText xml:space="preserve"> student</w:delText>
        </w:r>
      </w:del>
      <w:ins w:id="13936" w:author="Summer 2023 updates" w:date="2024-07-31T13:42:00Z">
        <w:r w:rsidR="00F81934">
          <w:rPr>
            <w:i/>
          </w:rPr>
          <w:t>Handbook</w:t>
        </w:r>
        <w:r w:rsidRPr="00DF696A">
          <w:t>.</w:t>
        </w:r>
        <w:r w:rsidRPr="00424939">
          <w:t xml:space="preserve"> </w:t>
        </w:r>
        <w:r w:rsidR="00F81934" w:rsidRPr="00F81934">
          <w:t>Transfer students will be considered and advised on an individual basis.</w:t>
        </w:r>
        <w:r w:rsidR="00FE5636" w:rsidRPr="00424939">
          <w:t xml:space="preserve"> </w:t>
        </w:r>
        <w:r w:rsidR="00F81934" w:rsidRPr="00F81934">
          <w:t>Prior to admission to the nursing program, students</w:t>
        </w:r>
      </w:ins>
      <w:r w:rsidR="00F81934" w:rsidRPr="00F81934">
        <w:t xml:space="preserve"> must possess </w:t>
      </w:r>
      <w:ins w:id="13937" w:author="Summer 2023 updates" w:date="2024-07-31T13:42:00Z">
        <w:r w:rsidR="00F81934" w:rsidRPr="00F81934">
          <w:t xml:space="preserve">a </w:t>
        </w:r>
      </w:ins>
      <w:r w:rsidR="00F81934" w:rsidRPr="00F81934">
        <w:t xml:space="preserve">valid </w:t>
      </w:r>
      <w:del w:id="13938" w:author="Summer 2023 updates" w:date="2024-07-31T13:42:00Z">
        <w:r w:rsidR="00FE5636" w:rsidRPr="00424939">
          <w:delText xml:space="preserve">licensure, e.g. </w:delText>
        </w:r>
      </w:del>
      <w:r w:rsidR="00F81934" w:rsidRPr="00F81934">
        <w:t xml:space="preserve">Licensed </w:t>
      </w:r>
      <w:del w:id="13939" w:author="Summer 2023 updates" w:date="2024-07-31T13:42:00Z">
        <w:r w:rsidR="00FE5636" w:rsidRPr="00424939">
          <w:delText>Practical</w:delText>
        </w:r>
      </w:del>
      <w:ins w:id="13940" w:author="Summer 2023 updates" w:date="2024-07-31T13:42:00Z">
        <w:r w:rsidR="00F81934" w:rsidRPr="00F81934">
          <w:t>Practice</w:t>
        </w:r>
      </w:ins>
      <w:r w:rsidR="00F81934" w:rsidRPr="00F81934">
        <w:t xml:space="preserve"> Nurse (LPN) </w:t>
      </w:r>
      <w:ins w:id="13941" w:author="Summer 2023 updates" w:date="2024-07-31T13:42:00Z">
        <w:r w:rsidR="00F81934" w:rsidRPr="00F81934">
          <w:t xml:space="preserve">license </w:t>
        </w:r>
      </w:ins>
      <w:r w:rsidR="00F81934" w:rsidRPr="00F81934">
        <w:t xml:space="preserve">or </w:t>
      </w:r>
      <w:ins w:id="13942" w:author="Summer 2023 updates" w:date="2024-07-31T13:42:00Z">
        <w:r w:rsidR="00F81934" w:rsidRPr="00F81934">
          <w:t xml:space="preserve">proof of valid </w:t>
        </w:r>
      </w:ins>
      <w:r w:rsidR="00F81934" w:rsidRPr="00F81934">
        <w:t>Certified Nursing Assistant (</w:t>
      </w:r>
      <w:del w:id="13943" w:author="Summer 2023 updates" w:date="2024-07-31T13:42:00Z">
        <w:r w:rsidR="00FE5636" w:rsidRPr="00424939">
          <w:delText xml:space="preserve">Direct Care Worker).  </w:delText>
        </w:r>
      </w:del>
      <w:ins w:id="13944" w:author="Summer 2023 updates" w:date="2024-07-31T13:42:00Z">
        <w:r w:rsidR="00F81934" w:rsidRPr="00F81934">
          <w:t>CNA) certification.</w:t>
        </w:r>
      </w:ins>
      <w:r w:rsidR="00FE5636" w:rsidRPr="00424939">
        <w:t xml:space="preserve"> </w:t>
      </w:r>
      <w:r w:rsidR="00F81934">
        <w:t>A</w:t>
      </w:r>
      <w:del w:id="13945" w:author="Summer 2023 updates" w:date="2024-07-31T13:42:00Z">
        <w:r w:rsidR="00FE5636" w:rsidRPr="00424939">
          <w:delText xml:space="preserve"> student with a revoked license from any state will NOT be admitted into the nursing program.  In addition, a</w:delText>
        </w:r>
      </w:del>
      <w:r w:rsidR="00FE5636" w:rsidRPr="00424939">
        <w:t xml:space="preserve"> clinical component may not be taken by a person: a) who had been denied licensure by the State Board of Nursing, b) whose licensure is currently suspended, surrendered or revoked in any United States jurisdiction, c) whose licensure/</w:t>
      </w:r>
      <w:del w:id="13946" w:author="Summer 2023 updates" w:date="2024-07-31T13:42:00Z">
        <w:r w:rsidR="00FE5636" w:rsidRPr="00424939">
          <w:delText xml:space="preserve"> </w:delText>
        </w:r>
      </w:del>
      <w:r w:rsidR="00FE5636" w:rsidRPr="00424939">
        <w:t xml:space="preserve">registration is currently suspended, surrendered or revoked in another country due to disciplinary action. </w:t>
      </w:r>
      <w:ins w:id="13947" w:author="Summer 2023 updates" w:date="2024-07-31T13:42:00Z">
        <w:r w:rsidR="00B42A45" w:rsidRPr="00B42A45">
          <w:t xml:space="preserve">Students are required to complete a criminal background check prior to program entry. Students should self-disclose offenses, as applicable, prior to starting the nursing program and while enrolled in the program.  Mandatory Clinical Information (MCI) must be submitted and approved prior to starting the nursing program; more information is available in the </w:t>
        </w:r>
        <w:r w:rsidR="00B42A45" w:rsidRPr="001A2D21">
          <w:rPr>
            <w:i/>
          </w:rPr>
          <w:t>Nursing Student Handbook</w:t>
        </w:r>
        <w:r w:rsidR="00B42A45" w:rsidRPr="00B42A45">
          <w:t>.</w:t>
        </w:r>
      </w:ins>
    </w:p>
    <w:p w14:paraId="1CA78B70" w14:textId="64835372" w:rsidR="001745CB" w:rsidRDefault="00A12B6D" w:rsidP="003A68D2">
      <w:r w:rsidRPr="00424939">
        <w:t xml:space="preserve">The nursing department Admission, Promotion, and Retention committee reviews applications and selects </w:t>
      </w:r>
      <w:ins w:id="13948" w:author="Summer 2023 updates" w:date="2024-07-31T13:42:00Z">
        <w:r w:rsidR="00B42A45">
          <w:t xml:space="preserve">and admits </w:t>
        </w:r>
      </w:ins>
      <w:r w:rsidRPr="00424939">
        <w:t xml:space="preserve">candidates who are best qualified to meet the standards of the nursing profession. </w:t>
      </w:r>
      <w:r w:rsidR="00705DAD" w:rsidRPr="00424939">
        <w:t xml:space="preserve">Admission to the BSN degree program is competitive. </w:t>
      </w:r>
      <w:del w:id="13949" w:author="Summer 2023 updates" w:date="2024-07-31T13:42:00Z">
        <w:r w:rsidR="00705DAD" w:rsidRPr="00424939">
          <w:delText>Those applicants who appear to be the most qualified will be admitted.</w:delText>
        </w:r>
        <w:r w:rsidR="00541AAF" w:rsidRPr="00424939">
          <w:delText xml:space="preserve"> </w:delText>
        </w:r>
      </w:del>
      <w:r w:rsidR="00541AAF" w:rsidRPr="00424939">
        <w:t xml:space="preserve">Standard and direct entry students are expected to maintain the eligibility requirements as outlined in the </w:t>
      </w:r>
      <w:r w:rsidR="00541AAF" w:rsidRPr="00424939">
        <w:rPr>
          <w:i/>
        </w:rPr>
        <w:t>Nursing</w:t>
      </w:r>
      <w:r w:rsidR="00B8454E" w:rsidRPr="00424939">
        <w:rPr>
          <w:i/>
        </w:rPr>
        <w:fldChar w:fldCharType="begin"/>
      </w:r>
      <w:r w:rsidR="00B8454E" w:rsidRPr="00424939">
        <w:instrText xml:space="preserve"> XE "Nursing" </w:instrText>
      </w:r>
      <w:r w:rsidR="00B8454E" w:rsidRPr="00424939">
        <w:rPr>
          <w:i/>
        </w:rPr>
        <w:fldChar w:fldCharType="end"/>
      </w:r>
      <w:r w:rsidR="00541AAF" w:rsidRPr="00424939">
        <w:rPr>
          <w:i/>
        </w:rPr>
        <w:t xml:space="preserve"> </w:t>
      </w:r>
      <w:del w:id="13950" w:author="Summer 2023 updates" w:date="2024-07-31T13:42:00Z">
        <w:r w:rsidR="00541AAF" w:rsidRPr="00424939">
          <w:rPr>
            <w:i/>
          </w:rPr>
          <w:delText xml:space="preserve">Department </w:delText>
        </w:r>
      </w:del>
      <w:r w:rsidR="00541AAF" w:rsidRPr="00424939">
        <w:rPr>
          <w:i/>
        </w:rPr>
        <w:t xml:space="preserve">Student </w:t>
      </w:r>
      <w:del w:id="13951" w:author="Summer 2023 updates" w:date="2024-07-31T13:42:00Z">
        <w:r w:rsidR="00541AAF" w:rsidRPr="00424939">
          <w:rPr>
            <w:i/>
          </w:rPr>
          <w:delText>Policies Manual</w:delText>
        </w:r>
      </w:del>
      <w:ins w:id="13952" w:author="Summer 2023 updates" w:date="2024-07-31T13:42:00Z">
        <w:r w:rsidR="00B42A45">
          <w:rPr>
            <w:i/>
          </w:rPr>
          <w:t>Handbook</w:t>
        </w:r>
      </w:ins>
      <w:r w:rsidR="00541AAF" w:rsidRPr="00424939">
        <w:t>.</w:t>
      </w:r>
      <w:r w:rsidR="00705DAD" w:rsidRPr="00424939">
        <w:t xml:space="preserve"> </w:t>
      </w:r>
    </w:p>
    <w:p w14:paraId="6F31CDA7" w14:textId="05D25DF9" w:rsidR="00B42A45" w:rsidRPr="00424939" w:rsidRDefault="00B42A45" w:rsidP="003A68D2">
      <w:pPr>
        <w:rPr>
          <w:ins w:id="13953" w:author="Summer 2023 updates" w:date="2024-07-31T13:42:00Z"/>
        </w:rPr>
      </w:pPr>
      <w:ins w:id="13954" w:author="Summer 2023 updates" w:date="2024-07-31T13:42:00Z">
        <w:r w:rsidRPr="00B42A45">
          <w:t>Nursing students have additional fees while enrolled in the nursing program. More information is available in the Comprehensive Fees list on the Coe website.</w:t>
        </w:r>
      </w:ins>
    </w:p>
    <w:p w14:paraId="66EA4C6C" w14:textId="3427EA16" w:rsidR="00E465E7" w:rsidRPr="00424939" w:rsidRDefault="00E465E7" w:rsidP="003A68D2">
      <w:pPr>
        <w:spacing w:before="120" w:after="0"/>
        <w:rPr>
          <w:rFonts w:cs="Times New Roman"/>
          <w:b/>
          <w:color w:val="000000" w:themeColor="text1"/>
        </w:rPr>
        <w:pPrChange w:id="13955" w:author="Summer 2023 updates" w:date="2024-07-31T13:42:00Z">
          <w:pPr>
            <w:spacing w:after="0"/>
          </w:pPr>
        </w:pPrChange>
      </w:pPr>
      <w:r w:rsidRPr="00424939">
        <w:rPr>
          <w:rFonts w:cs="Times New Roman"/>
          <w:b/>
          <w:color w:val="000000" w:themeColor="text1"/>
          <w:sz w:val="20"/>
        </w:rPr>
        <w:t xml:space="preserve">DEPARTMENTAL NOTES: </w:t>
      </w:r>
    </w:p>
    <w:p w14:paraId="4582A9B8" w14:textId="77777777" w:rsidR="00E465E7" w:rsidRPr="00424939" w:rsidRDefault="00E465E7" w:rsidP="00E465E7">
      <w:pPr>
        <w:spacing w:after="0"/>
        <w:rPr>
          <w:rFonts w:cs="Times New Roman"/>
          <w:color w:val="000000" w:themeColor="text1"/>
        </w:rPr>
      </w:pPr>
      <w:r w:rsidRPr="00424939">
        <w:rPr>
          <w:rFonts w:cs="Times New Roman"/>
          <w:color w:val="000000" w:themeColor="text1"/>
        </w:rPr>
        <w:t xml:space="preserve">In order to successfully complete a course and be promoted to successive courses, students must </w:t>
      </w:r>
    </w:p>
    <w:p w14:paraId="40B5D38E" w14:textId="77777777" w:rsidR="00E465E7" w:rsidRPr="00424939" w:rsidRDefault="00E465E7" w:rsidP="00E500FB">
      <w:pPr>
        <w:pStyle w:val="ListParagraph"/>
        <w:numPr>
          <w:ilvl w:val="0"/>
          <w:numId w:val="73"/>
        </w:numPr>
        <w:spacing w:after="0" w:line="216" w:lineRule="auto"/>
        <w:ind w:left="360"/>
        <w:rPr>
          <w:rFonts w:cs="Times New Roman"/>
          <w:color w:val="000000" w:themeColor="text1"/>
        </w:rPr>
      </w:pPr>
      <w:r w:rsidRPr="00424939">
        <w:rPr>
          <w:rFonts w:cs="Times New Roman"/>
          <w:color w:val="000000" w:themeColor="text1"/>
        </w:rPr>
        <w:t>Achieve a minimum grade of C (2.0) in all nursing courses; a grade of C- (1.7) or lower requires the student to repeat the course.</w:t>
      </w:r>
    </w:p>
    <w:p w14:paraId="1A81D504" w14:textId="77777777" w:rsidR="00E465E7" w:rsidRPr="00424939" w:rsidRDefault="00E465E7" w:rsidP="00E500FB">
      <w:pPr>
        <w:pStyle w:val="ListParagraph"/>
        <w:numPr>
          <w:ilvl w:val="0"/>
          <w:numId w:val="73"/>
        </w:numPr>
        <w:spacing w:after="0"/>
        <w:ind w:left="360"/>
        <w:contextualSpacing w:val="0"/>
        <w:rPr>
          <w:rFonts w:cs="Times New Roman"/>
          <w:color w:val="000000" w:themeColor="text1"/>
        </w:rPr>
      </w:pPr>
      <w:r w:rsidRPr="00424939">
        <w:rPr>
          <w:rFonts w:cs="Times New Roman"/>
          <w:color w:val="000000" w:themeColor="text1"/>
        </w:rPr>
        <w:t>Achieve a cumulative average of 72% on all exams in a given course.</w:t>
      </w:r>
    </w:p>
    <w:p w14:paraId="6D23726F" w14:textId="77777777" w:rsidR="00690553" w:rsidRPr="00424939" w:rsidRDefault="00690553" w:rsidP="00C1624E">
      <w:pPr>
        <w:pStyle w:val="Noparagraphstyle"/>
        <w:spacing w:line="240" w:lineRule="auto"/>
        <w:jc w:val="left"/>
        <w:rPr>
          <w:rFonts w:ascii="Garamond" w:hAnsi="Garamond" w:cs="Times New Roman"/>
          <w:color w:val="000000" w:themeColor="text1"/>
          <w:sz w:val="22"/>
          <w:szCs w:val="22"/>
        </w:rPr>
      </w:pPr>
    </w:p>
    <w:p w14:paraId="73F20DDE" w14:textId="24AF1E20" w:rsidR="00A12B6D" w:rsidRPr="00424939" w:rsidRDefault="00A12B6D" w:rsidP="00C1624E">
      <w:pPr>
        <w:pStyle w:val="Noparagraphstyle"/>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Candidates for the </w:t>
      </w:r>
      <w:r w:rsidR="00E811CC" w:rsidRPr="00424939">
        <w:rPr>
          <w:rFonts w:ascii="Garamond" w:hAnsi="Garamond" w:cs="Times New Roman"/>
          <w:b/>
          <w:smallCaps/>
          <w:color w:val="000000" w:themeColor="text1"/>
          <w:sz w:val="22"/>
        </w:rPr>
        <w:t>bachelor of science in nursing</w:t>
      </w:r>
      <w:r w:rsidRPr="00424939">
        <w:rPr>
          <w:rFonts w:ascii="Garamond" w:hAnsi="Garamond" w:cs="Times New Roman"/>
          <w:color w:val="000000" w:themeColor="text1"/>
          <w:sz w:val="22"/>
          <w:szCs w:val="22"/>
        </w:rPr>
        <w:t xml:space="preserve"> degree must satisfactorily complete: </w:t>
      </w:r>
    </w:p>
    <w:p w14:paraId="280AE08E" w14:textId="35714F27" w:rsidR="00A12B6D" w:rsidRPr="00424939" w:rsidRDefault="00A12B6D" w:rsidP="00E500FB">
      <w:pPr>
        <w:pStyle w:val="Noparagraphstyle"/>
        <w:numPr>
          <w:ilvl w:val="0"/>
          <w:numId w:val="5"/>
        </w:numPr>
        <w:spacing w:line="240" w:lineRule="auto"/>
        <w:ind w:left="360" w:hanging="360"/>
        <w:jc w:val="left"/>
        <w:rPr>
          <w:rFonts w:ascii="Garamond" w:hAnsi="Garamond" w:cs="Times New Roman"/>
          <w:color w:val="000000" w:themeColor="text1"/>
          <w:sz w:val="22"/>
          <w:szCs w:val="22"/>
        </w:rPr>
      </w:pPr>
      <w:del w:id="13956" w:author="Summer 2023 updates" w:date="2024-07-31T13:42:00Z">
        <w:r w:rsidRPr="00424939">
          <w:rPr>
            <w:rFonts w:ascii="Garamond" w:hAnsi="Garamond" w:cs="Times New Roman"/>
            <w:color w:val="000000" w:themeColor="text1"/>
            <w:sz w:val="22"/>
            <w:szCs w:val="22"/>
          </w:rPr>
          <w:delText>The general education</w:delText>
        </w:r>
      </w:del>
      <w:ins w:id="13957" w:author="Summer 2023 updates" w:date="2024-07-31T13:42:00Z">
        <w:r w:rsidR="00394853">
          <w:rPr>
            <w:rFonts w:ascii="Garamond" w:hAnsi="Garamond" w:cs="Times New Roman"/>
            <w:color w:val="000000" w:themeColor="text1"/>
            <w:sz w:val="22"/>
            <w:szCs w:val="22"/>
          </w:rPr>
          <w:t>Coe College G</w:t>
        </w:r>
        <w:r w:rsidRPr="00424939">
          <w:rPr>
            <w:rFonts w:ascii="Garamond" w:hAnsi="Garamond" w:cs="Times New Roman"/>
            <w:color w:val="000000" w:themeColor="text1"/>
            <w:sz w:val="22"/>
            <w:szCs w:val="22"/>
          </w:rPr>
          <w:t xml:space="preserve">eneral </w:t>
        </w:r>
        <w:r w:rsidR="00394853">
          <w:rPr>
            <w:rFonts w:ascii="Garamond" w:hAnsi="Garamond" w:cs="Times New Roman"/>
            <w:color w:val="000000" w:themeColor="text1"/>
            <w:sz w:val="22"/>
            <w:szCs w:val="22"/>
          </w:rPr>
          <w:t>E</w:t>
        </w:r>
        <w:r w:rsidRPr="00424939">
          <w:rPr>
            <w:rFonts w:ascii="Garamond" w:hAnsi="Garamond" w:cs="Times New Roman"/>
            <w:color w:val="000000" w:themeColor="text1"/>
            <w:sz w:val="22"/>
            <w:szCs w:val="22"/>
          </w:rPr>
          <w:t>ducation</w:t>
        </w:r>
      </w:ins>
      <w:r w:rsidRPr="00424939">
        <w:rPr>
          <w:rFonts w:ascii="Garamond" w:hAnsi="Garamond" w:cs="Times New Roman"/>
          <w:color w:val="000000" w:themeColor="text1"/>
          <w:sz w:val="22"/>
          <w:szCs w:val="22"/>
        </w:rPr>
        <w:t xml:space="preserve"> requirements</w:t>
      </w:r>
      <w:r w:rsidR="0043210A" w:rsidRPr="00424939">
        <w:rPr>
          <w:rFonts w:ascii="Garamond" w:hAnsi="Garamond" w:cs="Times New Roman"/>
          <w:color w:val="000000" w:themeColor="text1"/>
          <w:sz w:val="22"/>
          <w:szCs w:val="22"/>
        </w:rPr>
        <w:t xml:space="preserve"> (s</w:t>
      </w:r>
      <w:r w:rsidR="001F54CB" w:rsidRPr="00424939">
        <w:rPr>
          <w:rFonts w:ascii="Garamond" w:hAnsi="Garamond" w:cs="Times New Roman"/>
          <w:color w:val="000000" w:themeColor="text1"/>
          <w:sz w:val="22"/>
          <w:szCs w:val="22"/>
        </w:rPr>
        <w:t>ee p.</w:t>
      </w:r>
      <w:r w:rsidR="006B7056">
        <w:rPr>
          <w:rFonts w:ascii="Garamond" w:hAnsi="Garamond" w:cs="Times New Roman"/>
          <w:color w:val="000000" w:themeColor="text1"/>
          <w:sz w:val="22"/>
          <w:szCs w:val="22"/>
        </w:rPr>
        <w:t xml:space="preserve"> </w:t>
      </w:r>
      <w:del w:id="13958" w:author="Summer 2023 updates" w:date="2024-07-31T13:42:00Z">
        <w:r w:rsidR="00535833" w:rsidRPr="00424939">
          <w:rPr>
            <w:rFonts w:ascii="Garamond" w:hAnsi="Garamond" w:cs="Times New Roman"/>
            <w:color w:val="000000" w:themeColor="text1"/>
            <w:sz w:val="22"/>
            <w:szCs w:val="22"/>
          </w:rPr>
          <w:fldChar w:fldCharType="begin"/>
        </w:r>
        <w:r w:rsidR="00535833" w:rsidRPr="00424939">
          <w:rPr>
            <w:rFonts w:ascii="Garamond" w:hAnsi="Garamond" w:cs="Times New Roman"/>
            <w:color w:val="000000" w:themeColor="text1"/>
            <w:sz w:val="22"/>
            <w:szCs w:val="22"/>
          </w:rPr>
          <w:delInstrText xml:space="preserve"> PAGEREF _Ref14178297 \h </w:delInstrText>
        </w:r>
        <w:r w:rsidR="00535833" w:rsidRPr="00424939">
          <w:rPr>
            <w:rFonts w:ascii="Garamond" w:hAnsi="Garamond" w:cs="Times New Roman"/>
            <w:color w:val="000000" w:themeColor="text1"/>
            <w:sz w:val="22"/>
            <w:szCs w:val="22"/>
          </w:rPr>
        </w:r>
        <w:r w:rsidR="00535833" w:rsidRPr="00424939">
          <w:rPr>
            <w:rFonts w:ascii="Garamond" w:hAnsi="Garamond" w:cs="Times New Roman"/>
            <w:color w:val="000000" w:themeColor="text1"/>
            <w:sz w:val="22"/>
            <w:szCs w:val="22"/>
          </w:rPr>
          <w:fldChar w:fldCharType="separate"/>
        </w:r>
        <w:r w:rsidR="00890698">
          <w:rPr>
            <w:rFonts w:ascii="Garamond" w:hAnsi="Garamond" w:cs="Times New Roman"/>
            <w:noProof/>
            <w:color w:val="000000" w:themeColor="text1"/>
            <w:sz w:val="22"/>
            <w:szCs w:val="22"/>
          </w:rPr>
          <w:delText>18</w:delText>
        </w:r>
        <w:r w:rsidR="00535833"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w:delText>
        </w:r>
        <w:r w:rsidR="0043210A" w:rsidRPr="00424939">
          <w:rPr>
            <w:rFonts w:ascii="Garamond" w:hAnsi="Garamond" w:cs="Times New Roman"/>
            <w:color w:val="000000" w:themeColor="text1"/>
            <w:sz w:val="22"/>
            <w:szCs w:val="22"/>
          </w:rPr>
          <w:delText>.</w:delText>
        </w:r>
      </w:del>
      <w:ins w:id="13959" w:author="Summer 2023 updates" w:date="2024-07-31T13:42:00Z">
        <w:r w:rsidR="006B7056">
          <w:rPr>
            <w:rFonts w:ascii="Garamond" w:hAnsi="Garamond" w:cs="Times New Roman"/>
            <w:color w:val="000000" w:themeColor="text1"/>
            <w:sz w:val="22"/>
            <w:szCs w:val="22"/>
          </w:rPr>
          <w:fldChar w:fldCharType="begin"/>
        </w:r>
        <w:r w:rsidR="006B7056">
          <w:rPr>
            <w:rFonts w:ascii="Garamond" w:hAnsi="Garamond" w:cs="Times New Roman"/>
            <w:color w:val="000000" w:themeColor="text1"/>
            <w:sz w:val="22"/>
            <w:szCs w:val="22"/>
          </w:rPr>
          <w:instrText xml:space="preserve"> PAGEREF AcademicCore \h </w:instrText>
        </w:r>
        <w:r w:rsidR="006B7056">
          <w:rPr>
            <w:rFonts w:ascii="Garamond" w:hAnsi="Garamond" w:cs="Times New Roman"/>
            <w:color w:val="000000" w:themeColor="text1"/>
            <w:sz w:val="22"/>
            <w:szCs w:val="22"/>
          </w:rPr>
        </w:r>
        <w:r w:rsidR="006B7056">
          <w:rPr>
            <w:rFonts w:ascii="Garamond" w:hAnsi="Garamond" w:cs="Times New Roman"/>
            <w:color w:val="000000" w:themeColor="text1"/>
            <w:sz w:val="22"/>
            <w:szCs w:val="22"/>
          </w:rPr>
          <w:fldChar w:fldCharType="separate"/>
        </w:r>
        <w:r w:rsidR="00A74DA0">
          <w:rPr>
            <w:rFonts w:ascii="Garamond" w:hAnsi="Garamond" w:cs="Times New Roman"/>
            <w:noProof/>
            <w:color w:val="000000" w:themeColor="text1"/>
            <w:sz w:val="22"/>
            <w:szCs w:val="22"/>
          </w:rPr>
          <w:t>12</w:t>
        </w:r>
        <w:r w:rsidR="006B7056">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w:t>
        </w:r>
        <w:r w:rsidR="00394853">
          <w:rPr>
            <w:rFonts w:ascii="Garamond" w:hAnsi="Garamond" w:cs="Times New Roman"/>
            <w:color w:val="000000" w:themeColor="text1"/>
            <w:sz w:val="22"/>
            <w:szCs w:val="22"/>
          </w:rPr>
          <w:t xml:space="preserve"> and 16 course credits prior to nursing program entry</w:t>
        </w:r>
        <w:r w:rsidR="0043210A" w:rsidRPr="00424939">
          <w:rPr>
            <w:rFonts w:ascii="Garamond" w:hAnsi="Garamond" w:cs="Times New Roman"/>
            <w:color w:val="000000" w:themeColor="text1"/>
            <w:sz w:val="22"/>
            <w:szCs w:val="22"/>
          </w:rPr>
          <w:t>.</w:t>
        </w:r>
      </w:ins>
    </w:p>
    <w:p w14:paraId="4455786F" w14:textId="56F6636F" w:rsidR="00A12B6D" w:rsidRPr="00424939" w:rsidRDefault="00A12B6D" w:rsidP="00E500FB">
      <w:pPr>
        <w:pStyle w:val="Noparagraphstyle"/>
        <w:numPr>
          <w:ilvl w:val="0"/>
          <w:numId w:val="5"/>
        </w:numPr>
        <w:spacing w:line="240" w:lineRule="auto"/>
        <w:ind w:left="360" w:hanging="360"/>
        <w:jc w:val="left"/>
        <w:rPr>
          <w:rFonts w:ascii="Garamond" w:hAnsi="Garamond" w:cs="Times New Roman"/>
          <w:color w:val="000000" w:themeColor="text1"/>
          <w:sz w:val="22"/>
          <w:szCs w:val="22"/>
        </w:rPr>
      </w:pPr>
      <w:del w:id="13960" w:author="Summer 2023 updates" w:date="2024-07-31T13:42:00Z">
        <w:r w:rsidRPr="00424939">
          <w:rPr>
            <w:rFonts w:ascii="Garamond" w:hAnsi="Garamond" w:cs="Times New Roman"/>
            <w:color w:val="000000" w:themeColor="text1"/>
            <w:sz w:val="22"/>
            <w:szCs w:val="22"/>
            <w:u w:val="single"/>
          </w:rPr>
          <w:delText>Eight</w:delText>
        </w:r>
      </w:del>
      <w:ins w:id="13961" w:author="Summer 2023 updates" w:date="2024-07-31T13:42:00Z">
        <w:r w:rsidR="00394853">
          <w:rPr>
            <w:rFonts w:ascii="Garamond" w:hAnsi="Garamond" w:cs="Times New Roman"/>
            <w:color w:val="000000" w:themeColor="text1"/>
            <w:sz w:val="22"/>
            <w:szCs w:val="22"/>
          </w:rPr>
          <w:t>The following</w:t>
        </w:r>
      </w:ins>
      <w:r w:rsidR="00394853">
        <w:rPr>
          <w:rFonts w:ascii="Garamond" w:hAnsi="Garamond" w:cs="Times New Roman"/>
          <w:color w:val="000000" w:themeColor="text1"/>
          <w:sz w:val="22"/>
          <w:szCs w:val="22"/>
        </w:rPr>
        <w:t xml:space="preserve"> required supporting courses</w:t>
      </w:r>
      <w:ins w:id="13962" w:author="Summer 2023 updates" w:date="2024-07-31T13:42:00Z">
        <w:r w:rsidR="00394853">
          <w:rPr>
            <w:rFonts w:ascii="Garamond" w:hAnsi="Garamond" w:cs="Times New Roman"/>
            <w:color w:val="000000" w:themeColor="text1"/>
            <w:sz w:val="22"/>
            <w:szCs w:val="22"/>
          </w:rPr>
          <w:t>, with a grade of C or better</w:t>
        </w:r>
      </w:ins>
      <w:r w:rsidRPr="00424939">
        <w:rPr>
          <w:rFonts w:ascii="Garamond" w:hAnsi="Garamond" w:cs="Times New Roman"/>
          <w:color w:val="000000" w:themeColor="text1"/>
          <w:sz w:val="22"/>
          <w:szCs w:val="22"/>
        </w:rPr>
        <w:t>:</w:t>
      </w:r>
    </w:p>
    <w:p w14:paraId="1DFA13CA" w14:textId="4551721D" w:rsidR="00A12B6D" w:rsidRPr="00424939" w:rsidRDefault="00A12B6D" w:rsidP="00394853">
      <w:pPr>
        <w:tabs>
          <w:tab w:val="num" w:pos="720"/>
          <w:tab w:val="left" w:pos="1800"/>
        </w:tabs>
        <w:spacing w:after="0"/>
        <w:ind w:left="1800" w:hanging="1440"/>
        <w:rPr>
          <w:rFonts w:cs="Times New Roman"/>
          <w:color w:val="000000" w:themeColor="text1"/>
        </w:rPr>
        <w:pPrChange w:id="13963" w:author="Summer 2023 updates" w:date="2024-07-31T13:42:00Z">
          <w:pPr>
            <w:tabs>
              <w:tab w:val="num" w:pos="720"/>
              <w:tab w:val="left" w:pos="1800"/>
            </w:tabs>
            <w:spacing w:after="0"/>
            <w:ind w:left="720" w:hanging="360"/>
          </w:pPr>
        </w:pPrChange>
      </w:pPr>
      <w:r w:rsidRPr="00424939">
        <w:rPr>
          <w:rFonts w:cs="Times New Roman"/>
          <w:color w:val="000000" w:themeColor="text1"/>
        </w:rPr>
        <w:t>Biology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ab/>
      </w:r>
      <w:r w:rsidR="00394853">
        <w:rPr>
          <w:rFonts w:cs="Times New Roman"/>
          <w:color w:val="000000" w:themeColor="text1"/>
        </w:rPr>
        <w:t>BIO-</w:t>
      </w:r>
      <w:ins w:id="13964" w:author="Summer 2023 updates" w:date="2024-07-31T13:42:00Z">
        <w:r w:rsidR="00394853">
          <w:rPr>
            <w:rFonts w:cs="Times New Roman"/>
            <w:color w:val="000000" w:themeColor="text1"/>
          </w:rPr>
          <w:t xml:space="preserve">100 Human Biology </w:t>
        </w:r>
        <w:r w:rsidR="00394853" w:rsidRPr="00394853">
          <w:rPr>
            <w:rFonts w:cs="Times New Roman"/>
            <w:b/>
            <w:color w:val="000000" w:themeColor="text1"/>
            <w:u w:val="single"/>
          </w:rPr>
          <w:t>or</w:t>
        </w:r>
        <w:r w:rsidR="00394853">
          <w:rPr>
            <w:rFonts w:cs="Times New Roman"/>
            <w:color w:val="000000" w:themeColor="text1"/>
          </w:rPr>
          <w:t xml:space="preserve"> </w:t>
        </w:r>
        <w:r w:rsidR="00A95EE1" w:rsidRPr="00424939">
          <w:rPr>
            <w:rFonts w:cs="Times New Roman"/>
            <w:color w:val="000000" w:themeColor="text1"/>
          </w:rPr>
          <w:t>BIO</w:t>
        </w:r>
        <w:r w:rsidR="00E27FAB" w:rsidRPr="00424939">
          <w:rPr>
            <w:rFonts w:cs="Times New Roman"/>
            <w:color w:val="000000" w:themeColor="text1"/>
          </w:rPr>
          <w:t>-</w:t>
        </w:r>
      </w:ins>
      <w:r w:rsidR="00A95EE1" w:rsidRPr="00424939">
        <w:rPr>
          <w:rFonts w:cs="Times New Roman"/>
          <w:color w:val="000000" w:themeColor="text1"/>
        </w:rPr>
        <w:t>145 Cellular and Molecular Biology</w:t>
      </w:r>
      <w:del w:id="13965" w:author="Summer 2023 updates" w:date="2024-07-31T13:42:00Z">
        <w:r w:rsidR="00A95EE1" w:rsidRPr="00424939">
          <w:rPr>
            <w:rFonts w:cs="Times New Roman"/>
            <w:color w:val="000000" w:themeColor="text1"/>
          </w:rPr>
          <w:delText xml:space="preserve"> </w:delText>
        </w:r>
      </w:del>
      <w:ins w:id="13966" w:author="Summer 2023 updates" w:date="2024-07-31T13:42:00Z">
        <w:r w:rsidR="00394853">
          <w:rPr>
            <w:rFonts w:cs="Times New Roman"/>
            <w:color w:val="000000" w:themeColor="text1"/>
          </w:rPr>
          <w:t>. Nursing students are not required to take the lab associated with either BIO-100 or BIO-145.</w:t>
        </w:r>
      </w:ins>
    </w:p>
    <w:p w14:paraId="1DD60194" w14:textId="64DC89C4"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BIO-19</w:t>
      </w:r>
      <w:r w:rsidR="00372296" w:rsidRPr="00424939">
        <w:rPr>
          <w:rFonts w:cs="Times New Roman"/>
          <w:color w:val="000000" w:themeColor="text1"/>
        </w:rPr>
        <w:t>5</w:t>
      </w:r>
      <w:r w:rsidRPr="00424939">
        <w:rPr>
          <w:rFonts w:cs="Times New Roman"/>
          <w:color w:val="000000" w:themeColor="text1"/>
        </w:rPr>
        <w:t xml:space="preserve"> Introduction to Microbiology </w:t>
      </w:r>
    </w:p>
    <w:p w14:paraId="36075266" w14:textId="6093A5BD"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BIO-215</w:t>
      </w:r>
      <w:del w:id="13967" w:author="Summer 2023 updates" w:date="2024-07-31T13:42:00Z">
        <w:r w:rsidR="00B02FE4" w:rsidRPr="00424939">
          <w:rPr>
            <w:rFonts w:cs="Times New Roman"/>
            <w:color w:val="000000" w:themeColor="text1"/>
          </w:rPr>
          <w:delText>/ -</w:delText>
        </w:r>
      </w:del>
      <w:ins w:id="13968" w:author="Summer 2023 updates" w:date="2024-07-31T13:42:00Z">
        <w:r w:rsidR="00B02FE4" w:rsidRPr="00424939">
          <w:rPr>
            <w:rFonts w:cs="Times New Roman"/>
            <w:color w:val="000000" w:themeColor="text1"/>
          </w:rPr>
          <w:t>/-</w:t>
        </w:r>
      </w:ins>
      <w:r w:rsidRPr="00424939">
        <w:rPr>
          <w:rFonts w:cs="Times New Roman"/>
          <w:color w:val="000000" w:themeColor="text1"/>
        </w:rPr>
        <w:t>21</w:t>
      </w:r>
      <w:r w:rsidR="00372296" w:rsidRPr="00424939">
        <w:rPr>
          <w:rFonts w:cs="Times New Roman"/>
          <w:color w:val="000000" w:themeColor="text1"/>
        </w:rPr>
        <w:t>5L</w:t>
      </w:r>
      <w:r w:rsidRPr="00424939">
        <w:rPr>
          <w:rFonts w:cs="Times New Roman"/>
          <w:color w:val="000000" w:themeColor="text1"/>
        </w:rPr>
        <w:t xml:space="preserve"> Human Anatomy and Laboratory</w:t>
      </w:r>
      <w:r w:rsidR="00A12B6D" w:rsidRPr="00424939">
        <w:rPr>
          <w:rFonts w:cs="Times New Roman"/>
          <w:color w:val="000000" w:themeColor="text1"/>
        </w:rPr>
        <w:t xml:space="preserve"> </w:t>
      </w:r>
    </w:p>
    <w:p w14:paraId="51F0DF68" w14:textId="774310FE" w:rsidR="00A12B6D" w:rsidRPr="00424939" w:rsidRDefault="00A95EE1" w:rsidP="006736EB">
      <w:pPr>
        <w:tabs>
          <w:tab w:val="num" w:pos="720"/>
          <w:tab w:val="left" w:pos="1800"/>
        </w:tabs>
        <w:spacing w:after="0"/>
        <w:ind w:left="2160" w:hanging="360"/>
        <w:rPr>
          <w:rFonts w:cs="Times New Roman"/>
          <w:color w:val="000000" w:themeColor="text1"/>
        </w:rPr>
      </w:pPr>
      <w:r w:rsidRPr="00424939">
        <w:rPr>
          <w:rFonts w:cs="Times New Roman"/>
          <w:color w:val="000000" w:themeColor="text1"/>
        </w:rPr>
        <w:t>BIO-225</w:t>
      </w:r>
      <w:r w:rsidR="00E77781" w:rsidRPr="00424939">
        <w:rPr>
          <w:rFonts w:cs="Times New Roman"/>
          <w:color w:val="000000" w:themeColor="text1"/>
        </w:rPr>
        <w:t xml:space="preserve"> Human Physiology</w:t>
      </w:r>
    </w:p>
    <w:p w14:paraId="20B77625" w14:textId="1B4A3062"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Chemistry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Chemistry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ab/>
      </w:r>
      <w:r w:rsidR="0056286E" w:rsidRPr="00424939">
        <w:rPr>
          <w:rFonts w:ascii="Garamond" w:hAnsi="Garamond" w:cs="Times New Roman"/>
          <w:color w:val="000000" w:themeColor="text1"/>
          <w:sz w:val="22"/>
          <w:szCs w:val="22"/>
        </w:rPr>
        <w:t>CHM-</w:t>
      </w:r>
      <w:r w:rsidR="00F26C92" w:rsidRPr="00424939">
        <w:rPr>
          <w:rFonts w:ascii="Garamond" w:hAnsi="Garamond" w:cs="Times New Roman"/>
          <w:color w:val="000000" w:themeColor="text1"/>
          <w:sz w:val="22"/>
          <w:szCs w:val="22"/>
        </w:rPr>
        <w:t>11</w:t>
      </w:r>
      <w:r w:rsidR="0056286E" w:rsidRPr="00424939">
        <w:rPr>
          <w:rFonts w:ascii="Garamond" w:hAnsi="Garamond" w:cs="Times New Roman"/>
          <w:color w:val="000000" w:themeColor="text1"/>
          <w:sz w:val="22"/>
          <w:szCs w:val="22"/>
        </w:rPr>
        <w:t>1</w:t>
      </w:r>
      <w:del w:id="13969" w:author="Summer 2023 updates" w:date="2024-07-31T13:42:00Z">
        <w:r w:rsidR="00B02FE4" w:rsidRPr="00424939">
          <w:rPr>
            <w:rFonts w:ascii="Garamond" w:hAnsi="Garamond" w:cs="Times New Roman"/>
            <w:color w:val="000000" w:themeColor="text1"/>
            <w:sz w:val="22"/>
            <w:szCs w:val="22"/>
          </w:rPr>
          <w:delText>/ -</w:delText>
        </w:r>
      </w:del>
      <w:ins w:id="13970" w:author="Summer 2023 updates" w:date="2024-07-31T13:42:00Z">
        <w:r w:rsidR="00B02FE4" w:rsidRPr="00424939">
          <w:rPr>
            <w:rFonts w:ascii="Garamond" w:hAnsi="Garamond" w:cs="Times New Roman"/>
            <w:color w:val="000000" w:themeColor="text1"/>
            <w:sz w:val="22"/>
            <w:szCs w:val="22"/>
          </w:rPr>
          <w:t>/-</w:t>
        </w:r>
      </w:ins>
      <w:r w:rsidR="00F26C92" w:rsidRPr="00424939">
        <w:rPr>
          <w:rFonts w:ascii="Garamond" w:hAnsi="Garamond" w:cs="Times New Roman"/>
          <w:color w:val="000000" w:themeColor="text1"/>
          <w:sz w:val="22"/>
          <w:szCs w:val="22"/>
        </w:rPr>
        <w:t>11</w:t>
      </w:r>
      <w:r w:rsidR="00867860" w:rsidRPr="00424939">
        <w:rPr>
          <w:rFonts w:ascii="Garamond" w:hAnsi="Garamond" w:cs="Times New Roman"/>
          <w:color w:val="000000" w:themeColor="text1"/>
          <w:sz w:val="22"/>
          <w:szCs w:val="22"/>
        </w:rPr>
        <w:t>1L</w:t>
      </w:r>
      <w:r w:rsidR="00A95EE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Introduction to Organic and Biological Che</w:t>
      </w:r>
      <w:r w:rsidR="00A95EE1" w:rsidRPr="00424939">
        <w:rPr>
          <w:rFonts w:ascii="Garamond" w:hAnsi="Garamond" w:cs="Times New Roman"/>
          <w:color w:val="000000" w:themeColor="text1"/>
          <w:sz w:val="22"/>
          <w:szCs w:val="22"/>
        </w:rPr>
        <w:t>mistry and Laboratory</w:t>
      </w:r>
    </w:p>
    <w:p w14:paraId="393C295B" w14:textId="371FAB6D"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Psychology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PSY-1</w:t>
      </w:r>
      <w:r w:rsidR="00F26C92" w:rsidRPr="00424939">
        <w:rPr>
          <w:rFonts w:ascii="Garamond" w:hAnsi="Garamond" w:cs="Times New Roman"/>
          <w:color w:val="000000" w:themeColor="text1"/>
          <w:sz w:val="22"/>
          <w:szCs w:val="22"/>
        </w:rPr>
        <w:t>00</w:t>
      </w:r>
      <w:r w:rsidR="00A95EE1" w:rsidRPr="00424939">
        <w:rPr>
          <w:rFonts w:ascii="Garamond" w:hAnsi="Garamond" w:cs="Times New Roman"/>
          <w:color w:val="000000" w:themeColor="text1"/>
          <w:sz w:val="22"/>
          <w:szCs w:val="22"/>
        </w:rPr>
        <w:t xml:space="preserve"> I</w:t>
      </w:r>
      <w:r w:rsidRPr="00424939">
        <w:rPr>
          <w:rFonts w:ascii="Garamond" w:hAnsi="Garamond" w:cs="Times New Roman"/>
          <w:color w:val="000000" w:themeColor="text1"/>
          <w:sz w:val="22"/>
          <w:szCs w:val="22"/>
        </w:rPr>
        <w:t xml:space="preserve">ntroductory Psychology </w:t>
      </w:r>
    </w:p>
    <w:p w14:paraId="540B5F93" w14:textId="1A34C909"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 xml:space="preserve">SOC-107 </w:t>
      </w:r>
      <w:r w:rsidR="003B59C9">
        <w:rPr>
          <w:rFonts w:ascii="Garamond" w:hAnsi="Garamond" w:cs="Times New Roman"/>
          <w:color w:val="000000" w:themeColor="text1"/>
          <w:sz w:val="22"/>
          <w:szCs w:val="22"/>
        </w:rPr>
        <w:t>Introductory</w:t>
      </w:r>
      <w:r w:rsidR="004B2A92" w:rsidRPr="00424939">
        <w:rPr>
          <w:rFonts w:ascii="Garamond" w:hAnsi="Garamond" w:cs="Times New Roman"/>
          <w:color w:val="000000" w:themeColor="text1"/>
          <w:sz w:val="22"/>
          <w:szCs w:val="22"/>
        </w:rPr>
        <w:t xml:space="preserve"> Sociology</w:t>
      </w:r>
    </w:p>
    <w:p w14:paraId="535E6A3C" w14:textId="4463B896" w:rsidR="00A12B6D" w:rsidRPr="00424939" w:rsidRDefault="00A12B6D" w:rsidP="006736EB">
      <w:pPr>
        <w:pStyle w:val="Noparagraphstyle"/>
        <w:tabs>
          <w:tab w:val="num" w:pos="720"/>
          <w:tab w:val="left" w:pos="180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ab/>
      </w:r>
      <w:r w:rsidR="00A95EE1" w:rsidRPr="00424939">
        <w:rPr>
          <w:rFonts w:ascii="Garamond" w:hAnsi="Garamond" w:cs="Times New Roman"/>
          <w:color w:val="000000" w:themeColor="text1"/>
          <w:sz w:val="22"/>
          <w:szCs w:val="22"/>
        </w:rPr>
        <w:t>PSY-30</w:t>
      </w:r>
      <w:r w:rsidR="00F26C92" w:rsidRPr="00424939">
        <w:rPr>
          <w:rFonts w:ascii="Garamond" w:hAnsi="Garamond" w:cs="Times New Roman"/>
          <w:color w:val="000000" w:themeColor="text1"/>
          <w:sz w:val="22"/>
          <w:szCs w:val="22"/>
        </w:rPr>
        <w:t>0</w:t>
      </w:r>
      <w:r w:rsidR="00A95EE1"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Statistical Methods</w:t>
      </w:r>
      <w:r w:rsidR="000A7067" w:rsidRPr="00424939">
        <w:rPr>
          <w:rFonts w:ascii="Garamond" w:hAnsi="Garamond" w:cs="Times New Roman"/>
          <w:color w:val="000000" w:themeColor="text1"/>
          <w:sz w:val="22"/>
          <w:szCs w:val="22"/>
        </w:rPr>
        <w:t xml:space="preserve"> and Data Analysis</w:t>
      </w:r>
      <w:r w:rsidR="00A95EE1" w:rsidRPr="00424939">
        <w:rPr>
          <w:rFonts w:ascii="Garamond" w:hAnsi="Garamond" w:cs="Times New Roman"/>
          <w:color w:val="000000" w:themeColor="text1"/>
          <w:sz w:val="22"/>
          <w:szCs w:val="22"/>
        </w:rPr>
        <w:t xml:space="preserve"> </w:t>
      </w:r>
      <w:r w:rsidRPr="00424939">
        <w:rPr>
          <w:rFonts w:ascii="Garamond" w:hAnsi="Garamond" w:cs="Times New Roman"/>
          <w:b/>
          <w:color w:val="000000" w:themeColor="text1"/>
          <w:sz w:val="22"/>
          <w:szCs w:val="22"/>
          <w:u w:val="single"/>
        </w:rPr>
        <w:t>or</w:t>
      </w:r>
    </w:p>
    <w:p w14:paraId="681E65D9" w14:textId="30E90ED6" w:rsidR="00A12B6D" w:rsidRPr="00424939" w:rsidRDefault="00125C60" w:rsidP="006736EB">
      <w:pPr>
        <w:pStyle w:val="Noparagraphstyle"/>
        <w:tabs>
          <w:tab w:val="num" w:pos="720"/>
          <w:tab w:val="left" w:pos="2160"/>
        </w:tabs>
        <w:spacing w:after="20" w:line="240" w:lineRule="auto"/>
        <w:ind w:left="21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71361ECE" w14:textId="554AC232" w:rsidR="00A12B6D" w:rsidRPr="00424939" w:rsidRDefault="00855329" w:rsidP="00E500FB">
      <w:pPr>
        <w:pStyle w:val="Noparagraphstyle"/>
        <w:numPr>
          <w:ilvl w:val="0"/>
          <w:numId w:val="5"/>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NUR</w:t>
      </w:r>
      <w:r w:rsidR="00DF570C"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 xml:space="preserve">100 </w:t>
      </w:r>
      <w:r w:rsidR="007214D8" w:rsidRPr="00424939">
        <w:rPr>
          <w:rFonts w:ascii="Garamond" w:hAnsi="Garamond" w:cs="Times New Roman"/>
          <w:color w:val="000000" w:themeColor="text1"/>
          <w:sz w:val="22"/>
          <w:szCs w:val="22"/>
        </w:rPr>
        <w:t>Nursing</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7214D8" w:rsidRPr="00424939">
        <w:rPr>
          <w:rFonts w:ascii="Garamond" w:hAnsi="Garamond" w:cs="Times New Roman"/>
          <w:color w:val="000000" w:themeColor="text1"/>
          <w:sz w:val="22"/>
          <w:szCs w:val="22"/>
        </w:rPr>
        <w:t xml:space="preserve"> Issues</w:t>
      </w:r>
      <w:r w:rsidR="00A12B6D" w:rsidRPr="00424939">
        <w:rPr>
          <w:rFonts w:ascii="Garamond" w:hAnsi="Garamond" w:cs="Times New Roman"/>
          <w:color w:val="000000" w:themeColor="text1"/>
          <w:sz w:val="22"/>
          <w:szCs w:val="22"/>
        </w:rPr>
        <w:t xml:space="preserve"> (0.2 course credit) (Pre-nursing students must enroll each term of the first year</w:t>
      </w:r>
      <w:del w:id="13971" w:author="Summer 2023 updates" w:date="2024-07-31T13:42:00Z">
        <w:r w:rsidR="00A12B6D" w:rsidRPr="00424939">
          <w:rPr>
            <w:rFonts w:ascii="Garamond" w:hAnsi="Garamond" w:cs="Times New Roman"/>
            <w:color w:val="000000" w:themeColor="text1"/>
            <w:sz w:val="22"/>
            <w:szCs w:val="22"/>
          </w:rPr>
          <w:delText xml:space="preserve">.  </w:delText>
        </w:r>
        <w:r w:rsidR="00D81353" w:rsidRPr="00424939">
          <w:rPr>
            <w:rFonts w:ascii="Garamond" w:hAnsi="Garamond" w:cs="Times New Roman"/>
            <w:color w:val="000000" w:themeColor="text1"/>
            <w:sz w:val="22"/>
            <w:szCs w:val="22"/>
          </w:rPr>
          <w:delText>A m</w:delText>
        </w:r>
        <w:r w:rsidR="00A12B6D" w:rsidRPr="00424939">
          <w:rPr>
            <w:rFonts w:ascii="Garamond" w:hAnsi="Garamond" w:cs="Times New Roman"/>
            <w:color w:val="000000" w:themeColor="text1"/>
            <w:sz w:val="22"/>
            <w:szCs w:val="22"/>
          </w:rPr>
          <w:delText>aximum of two seminars</w:delText>
        </w:r>
      </w:del>
      <w:ins w:id="13972" w:author="Summer 2023 updates" w:date="2024-07-31T13:42:00Z">
        <w:r w:rsidR="00A12B6D" w:rsidRPr="00424939">
          <w:rPr>
            <w:rFonts w:ascii="Garamond" w:hAnsi="Garamond" w:cs="Times New Roman"/>
            <w:color w:val="000000" w:themeColor="text1"/>
            <w:sz w:val="22"/>
            <w:szCs w:val="22"/>
          </w:rPr>
          <w:t>.)</w:t>
        </w:r>
        <w:r w:rsidR="003A6862">
          <w:rPr>
            <w:rFonts w:ascii="Garamond" w:hAnsi="Garamond" w:cs="Times New Roman"/>
            <w:color w:val="000000" w:themeColor="text1"/>
            <w:sz w:val="22"/>
            <w:szCs w:val="22"/>
          </w:rPr>
          <w:t xml:space="preserve"> This course</w:t>
        </w:r>
      </w:ins>
      <w:r w:rsidR="003A6862">
        <w:rPr>
          <w:rFonts w:ascii="Garamond" w:hAnsi="Garamond" w:cs="Times New Roman"/>
          <w:color w:val="000000" w:themeColor="text1"/>
          <w:sz w:val="22"/>
          <w:szCs w:val="22"/>
        </w:rPr>
        <w:t xml:space="preserve"> may be </w:t>
      </w:r>
      <w:del w:id="13973" w:author="Summer 2023 updates" w:date="2024-07-31T13:42:00Z">
        <w:r w:rsidR="00D81353" w:rsidRPr="00424939">
          <w:rPr>
            <w:rFonts w:ascii="Garamond" w:hAnsi="Garamond" w:cs="Times New Roman"/>
            <w:color w:val="000000" w:themeColor="text1"/>
            <w:sz w:val="22"/>
            <w:szCs w:val="22"/>
          </w:rPr>
          <w:delText>counted</w:delText>
        </w:r>
      </w:del>
      <w:ins w:id="13974" w:author="Summer 2023 updates" w:date="2024-07-31T13:42:00Z">
        <w:r w:rsidR="003A6862">
          <w:rPr>
            <w:rFonts w:ascii="Garamond" w:hAnsi="Garamond" w:cs="Times New Roman"/>
            <w:color w:val="000000" w:themeColor="text1"/>
            <w:sz w:val="22"/>
            <w:szCs w:val="22"/>
          </w:rPr>
          <w:t>waived</w:t>
        </w:r>
      </w:ins>
      <w:r w:rsidR="003A6862">
        <w:rPr>
          <w:rFonts w:ascii="Garamond" w:hAnsi="Garamond" w:cs="Times New Roman"/>
          <w:color w:val="000000" w:themeColor="text1"/>
          <w:sz w:val="22"/>
          <w:szCs w:val="22"/>
        </w:rPr>
        <w:t xml:space="preserve"> for </w:t>
      </w:r>
      <w:del w:id="13975" w:author="Summer 2023 updates" w:date="2024-07-31T13:42:00Z">
        <w:r w:rsidR="00A12B6D" w:rsidRPr="00424939">
          <w:rPr>
            <w:rFonts w:ascii="Garamond" w:hAnsi="Garamond" w:cs="Times New Roman"/>
            <w:color w:val="000000" w:themeColor="text1"/>
            <w:sz w:val="22"/>
            <w:szCs w:val="22"/>
          </w:rPr>
          <w:delText>credit toward graduation.)</w:delText>
        </w:r>
      </w:del>
      <w:ins w:id="13976" w:author="Summer 2023 updates" w:date="2024-07-31T13:42:00Z">
        <w:r w:rsidR="003A6862">
          <w:rPr>
            <w:rFonts w:ascii="Garamond" w:hAnsi="Garamond" w:cs="Times New Roman"/>
            <w:color w:val="000000" w:themeColor="text1"/>
            <w:sz w:val="22"/>
            <w:szCs w:val="22"/>
          </w:rPr>
          <w:t>transfer students.</w:t>
        </w:r>
      </w:ins>
    </w:p>
    <w:p w14:paraId="4448B108" w14:textId="09F510AC" w:rsidR="004274B3" w:rsidRPr="00424939" w:rsidRDefault="00855329" w:rsidP="00E500FB">
      <w:pPr>
        <w:pStyle w:val="Noparagraphstyle"/>
        <w:numPr>
          <w:ilvl w:val="0"/>
          <w:numId w:val="5"/>
        </w:numPr>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NUR</w:t>
      </w:r>
      <w:r w:rsidR="00DF570C" w:rsidRPr="00424939">
        <w:rPr>
          <w:rFonts w:ascii="Garamond" w:hAnsi="Garamond" w:cs="Times New Roman"/>
          <w:color w:val="000000" w:themeColor="text1"/>
          <w:sz w:val="22"/>
          <w:szCs w:val="22"/>
        </w:rPr>
        <w:t>-</w:t>
      </w:r>
      <w:r w:rsidRPr="00424939">
        <w:rPr>
          <w:rFonts w:ascii="Garamond" w:hAnsi="Garamond" w:cs="Times New Roman"/>
          <w:color w:val="000000" w:themeColor="text1"/>
          <w:sz w:val="22"/>
          <w:szCs w:val="22"/>
        </w:rPr>
        <w:t>200</w:t>
      </w:r>
      <w:r w:rsidR="00D378B6" w:rsidRPr="00424939">
        <w:rPr>
          <w:rFonts w:ascii="Garamond" w:hAnsi="Garamond" w:cs="Times New Roman"/>
          <w:color w:val="000000" w:themeColor="text1"/>
          <w:sz w:val="22"/>
          <w:szCs w:val="22"/>
        </w:rPr>
        <w:t xml:space="preserve"> </w:t>
      </w:r>
      <w:r w:rsidR="007214D8" w:rsidRPr="00424939">
        <w:rPr>
          <w:rFonts w:ascii="Garamond" w:hAnsi="Garamond" w:cs="Times New Roman"/>
          <w:color w:val="000000" w:themeColor="text1"/>
          <w:sz w:val="22"/>
          <w:szCs w:val="22"/>
        </w:rPr>
        <w:t>Nursing</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Nursing</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007214D8" w:rsidRPr="00424939">
        <w:rPr>
          <w:rFonts w:ascii="Garamond" w:hAnsi="Garamond" w:cs="Times New Roman"/>
          <w:color w:val="000000" w:themeColor="text1"/>
          <w:sz w:val="22"/>
          <w:szCs w:val="22"/>
        </w:rPr>
        <w:t xml:space="preserve"> Issues II </w:t>
      </w:r>
      <w:r w:rsidR="00A12B6D" w:rsidRPr="00424939">
        <w:rPr>
          <w:rFonts w:ascii="Garamond" w:hAnsi="Garamond" w:cs="Times New Roman"/>
          <w:color w:val="000000" w:themeColor="text1"/>
          <w:sz w:val="22"/>
          <w:szCs w:val="22"/>
        </w:rPr>
        <w:t>(0.2 course credit) (Pre-nursing students must enroll each term of the sophomore year</w:t>
      </w:r>
      <w:del w:id="13977" w:author="Summer 2023 updates" w:date="2024-07-31T13:42:00Z">
        <w:r w:rsidR="00A12B6D" w:rsidRPr="00424939">
          <w:rPr>
            <w:rFonts w:ascii="Garamond" w:hAnsi="Garamond" w:cs="Times New Roman"/>
            <w:color w:val="000000" w:themeColor="text1"/>
            <w:sz w:val="22"/>
            <w:szCs w:val="22"/>
          </w:rPr>
          <w:delText xml:space="preserve">. </w:delText>
        </w:r>
        <w:r w:rsidR="00D81353" w:rsidRPr="00424939">
          <w:rPr>
            <w:rFonts w:ascii="Garamond" w:hAnsi="Garamond" w:cs="Times New Roman"/>
            <w:color w:val="000000" w:themeColor="text1"/>
            <w:sz w:val="22"/>
            <w:szCs w:val="22"/>
          </w:rPr>
          <w:delText>A m</w:delText>
        </w:r>
        <w:r w:rsidR="00A12B6D" w:rsidRPr="00424939">
          <w:rPr>
            <w:rFonts w:ascii="Garamond" w:hAnsi="Garamond" w:cs="Times New Roman"/>
            <w:color w:val="000000" w:themeColor="text1"/>
            <w:sz w:val="22"/>
            <w:szCs w:val="22"/>
          </w:rPr>
          <w:delText xml:space="preserve">aximum of two seminars </w:delText>
        </w:r>
      </w:del>
      <w:ins w:id="13978" w:author="Summer 2023 updates" w:date="2024-07-31T13:42:00Z">
        <w:r w:rsidR="00A12B6D" w:rsidRPr="00424939">
          <w:rPr>
            <w:rFonts w:ascii="Garamond" w:hAnsi="Garamond" w:cs="Times New Roman"/>
            <w:color w:val="000000" w:themeColor="text1"/>
            <w:sz w:val="22"/>
            <w:szCs w:val="22"/>
          </w:rPr>
          <w:t>.)</w:t>
        </w:r>
        <w:r w:rsidR="009D057D">
          <w:rPr>
            <w:rFonts w:ascii="Garamond" w:hAnsi="Garamond" w:cs="Times New Roman"/>
            <w:color w:val="000000" w:themeColor="text1"/>
            <w:sz w:val="22"/>
            <w:szCs w:val="22"/>
          </w:rPr>
          <w:t xml:space="preserve"> This course </w:t>
        </w:r>
      </w:ins>
      <w:r w:rsidR="009D057D">
        <w:rPr>
          <w:rFonts w:ascii="Garamond" w:hAnsi="Garamond" w:cs="Times New Roman"/>
          <w:color w:val="000000" w:themeColor="text1"/>
          <w:sz w:val="22"/>
          <w:szCs w:val="22"/>
        </w:rPr>
        <w:t xml:space="preserve">may be </w:t>
      </w:r>
      <w:del w:id="13979" w:author="Summer 2023 updates" w:date="2024-07-31T13:42:00Z">
        <w:r w:rsidR="00D81353" w:rsidRPr="00424939">
          <w:rPr>
            <w:rFonts w:ascii="Garamond" w:hAnsi="Garamond" w:cs="Times New Roman"/>
            <w:color w:val="000000" w:themeColor="text1"/>
            <w:sz w:val="22"/>
            <w:szCs w:val="22"/>
          </w:rPr>
          <w:delText>counted</w:delText>
        </w:r>
      </w:del>
      <w:ins w:id="13980" w:author="Summer 2023 updates" w:date="2024-07-31T13:42:00Z">
        <w:r w:rsidR="009D057D">
          <w:rPr>
            <w:rFonts w:ascii="Garamond" w:hAnsi="Garamond" w:cs="Times New Roman"/>
            <w:color w:val="000000" w:themeColor="text1"/>
            <w:sz w:val="22"/>
            <w:szCs w:val="22"/>
          </w:rPr>
          <w:t>waived</w:t>
        </w:r>
      </w:ins>
      <w:r w:rsidR="009D057D">
        <w:rPr>
          <w:rFonts w:ascii="Garamond" w:hAnsi="Garamond" w:cs="Times New Roman"/>
          <w:color w:val="000000" w:themeColor="text1"/>
          <w:sz w:val="22"/>
          <w:szCs w:val="22"/>
        </w:rPr>
        <w:t xml:space="preserve"> for </w:t>
      </w:r>
      <w:del w:id="13981" w:author="Summer 2023 updates" w:date="2024-07-31T13:42:00Z">
        <w:r w:rsidR="00A12B6D" w:rsidRPr="00424939">
          <w:rPr>
            <w:rFonts w:ascii="Garamond" w:hAnsi="Garamond" w:cs="Times New Roman"/>
            <w:color w:val="000000" w:themeColor="text1"/>
            <w:sz w:val="22"/>
            <w:szCs w:val="22"/>
          </w:rPr>
          <w:delText>credit toward graduation.)</w:delText>
        </w:r>
      </w:del>
      <w:ins w:id="13982" w:author="Summer 2023 updates" w:date="2024-07-31T13:42:00Z">
        <w:r w:rsidR="009D057D">
          <w:rPr>
            <w:rFonts w:ascii="Garamond" w:hAnsi="Garamond" w:cs="Times New Roman"/>
            <w:color w:val="000000" w:themeColor="text1"/>
            <w:sz w:val="22"/>
            <w:szCs w:val="22"/>
          </w:rPr>
          <w:t>transfer students.</w:t>
        </w:r>
      </w:ins>
    </w:p>
    <w:p w14:paraId="3F98A763" w14:textId="198D5188" w:rsidR="00577F4B" w:rsidRPr="00424939" w:rsidRDefault="00DE38C3" w:rsidP="00E500FB">
      <w:pPr>
        <w:pStyle w:val="Noparagraphstyle"/>
        <w:keepNext/>
        <w:widowControl/>
        <w:numPr>
          <w:ilvl w:val="0"/>
          <w:numId w:val="5"/>
        </w:numPr>
        <w:tabs>
          <w:tab w:val="num" w:pos="360"/>
        </w:tabs>
        <w:spacing w:line="240" w:lineRule="auto"/>
        <w:jc w:val="left"/>
        <w:rPr>
          <w:rFonts w:ascii="Garamond" w:hAnsi="Garamond" w:cs="Times New Roman"/>
          <w:color w:val="000000" w:themeColor="text1"/>
          <w:sz w:val="22"/>
          <w:szCs w:val="22"/>
        </w:rPr>
      </w:pPr>
      <w:del w:id="13983" w:author="Summer 2023 updates" w:date="2024-07-31T13:42:00Z">
        <w:r w:rsidRPr="00424939">
          <w:rPr>
            <w:rFonts w:ascii="Garamond" w:hAnsi="Garamond" w:cs="Times New Roman"/>
            <w:color w:val="000000" w:themeColor="text1"/>
            <w:sz w:val="22"/>
            <w:szCs w:val="22"/>
          </w:rPr>
          <w:delText>Nine</w:delText>
        </w:r>
        <w:r w:rsidR="00577F4B" w:rsidRPr="00424939">
          <w:rPr>
            <w:rFonts w:ascii="Garamond" w:hAnsi="Garamond" w:cs="Times New Roman"/>
            <w:color w:val="000000" w:themeColor="text1"/>
            <w:sz w:val="22"/>
            <w:szCs w:val="22"/>
          </w:rPr>
          <w:delText xml:space="preserve"> non-clinical theory course credits:</w:delText>
        </w:r>
      </w:del>
      <w:ins w:id="13984" w:author="Summer 2023 updates" w:date="2024-07-31T13:42:00Z">
        <w:r w:rsidR="009D057D">
          <w:rPr>
            <w:rFonts w:ascii="Garamond" w:hAnsi="Garamond" w:cs="Times New Roman"/>
            <w:color w:val="000000" w:themeColor="text1"/>
            <w:sz w:val="22"/>
            <w:szCs w:val="22"/>
          </w:rPr>
          <w:t>The following required Nursing courses</w:t>
        </w:r>
        <w:r w:rsidR="00577F4B" w:rsidRPr="00424939">
          <w:rPr>
            <w:rFonts w:ascii="Garamond" w:hAnsi="Garamond" w:cs="Times New Roman"/>
            <w:color w:val="000000" w:themeColor="text1"/>
            <w:sz w:val="22"/>
            <w:szCs w:val="22"/>
          </w:rPr>
          <w:t>:</w:t>
        </w:r>
      </w:ins>
      <w:r w:rsidR="00577F4B" w:rsidRPr="00424939">
        <w:rPr>
          <w:rFonts w:ascii="Garamond" w:hAnsi="Garamond" w:cs="Times New Roman"/>
          <w:color w:val="000000" w:themeColor="text1"/>
          <w:sz w:val="22"/>
          <w:szCs w:val="22"/>
        </w:rPr>
        <w:t xml:space="preserve"> </w:t>
      </w:r>
    </w:p>
    <w:p w14:paraId="1946D8DF" w14:textId="205CC008"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NUR-300 Art and Science of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p>
    <w:p w14:paraId="4DFA94D7" w14:textId="5BA1904E"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 xml:space="preserve">NUR-305 Information Literacy and Management </w:t>
      </w:r>
      <w:r w:rsidR="00081249">
        <w:rPr>
          <w:rFonts w:cs="Times New Roman"/>
          <w:color w:val="000000" w:themeColor="text1"/>
        </w:rPr>
        <w:t>(WE)</w:t>
      </w:r>
      <w:r w:rsidR="00081249" w:rsidRPr="00424939">
        <w:rPr>
          <w:rFonts w:eastAsia="Times New Roman" w:cs="Times New Roman"/>
          <w:color w:val="000000" w:themeColor="text1"/>
        </w:rPr>
        <w:t xml:space="preserve"> </w:t>
      </w:r>
      <w:r w:rsidRPr="00424939">
        <w:rPr>
          <w:rFonts w:eastAsia="Times New Roman" w:cs="Times New Roman"/>
          <w:color w:val="000000" w:themeColor="text1"/>
        </w:rPr>
        <w:t xml:space="preserve">(0.5 cc)  </w:t>
      </w:r>
    </w:p>
    <w:p w14:paraId="12302977" w14:textId="77777777" w:rsidR="009D057D" w:rsidRPr="00424939" w:rsidRDefault="009D057D" w:rsidP="009D057D">
      <w:pPr>
        <w:tabs>
          <w:tab w:val="num" w:pos="720"/>
          <w:tab w:val="left" w:pos="2160"/>
        </w:tabs>
        <w:spacing w:after="0"/>
        <w:ind w:left="720" w:hanging="360"/>
        <w:rPr>
          <w:ins w:id="13985" w:author="Summer 2023 updates" w:date="2024-07-31T13:42:00Z"/>
          <w:rFonts w:cs="Times New Roman"/>
          <w:color w:val="000000" w:themeColor="text1"/>
        </w:rPr>
      </w:pPr>
      <w:ins w:id="13986" w:author="Summer 2023 updates" w:date="2024-07-31T13:42:00Z">
        <w:r w:rsidRPr="00424939">
          <w:rPr>
            <w:rFonts w:cs="Times New Roman"/>
            <w:color w:val="000000" w:themeColor="text1"/>
          </w:rPr>
          <w:t>NUR-315/-315L</w:t>
        </w:r>
        <w:r>
          <w:rPr>
            <w:rFonts w:cs="Times New Roman"/>
            <w:color w:val="000000" w:themeColor="text1"/>
          </w:rPr>
          <w:t>/-315C</w:t>
        </w:r>
        <w:r w:rsidRPr="00424939">
          <w:rPr>
            <w:rFonts w:cs="Times New Roman"/>
            <w:color w:val="000000" w:themeColor="text1"/>
          </w:rPr>
          <w:t xml:space="preserve"> Pathophysiology and Assessment</w:t>
        </w:r>
      </w:ins>
    </w:p>
    <w:p w14:paraId="212CCDEE" w14:textId="33B003FB"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NUR-345</w:t>
      </w:r>
      <w:del w:id="13987" w:author="Summer 2023 updates" w:date="2024-07-31T13:42:00Z">
        <w:r w:rsidRPr="00424939">
          <w:rPr>
            <w:rFonts w:eastAsia="Times New Roman" w:cs="Times New Roman"/>
            <w:color w:val="000000" w:themeColor="text1"/>
          </w:rPr>
          <w:delText>/-345L</w:delText>
        </w:r>
      </w:del>
      <w:r w:rsidRPr="00424939">
        <w:rPr>
          <w:rFonts w:eastAsia="Times New Roman" w:cs="Times New Roman"/>
          <w:color w:val="000000" w:themeColor="text1"/>
        </w:rPr>
        <w:t xml:space="preserve"> Mental Health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del w:id="13988" w:author="Summer 2023 updates" w:date="2024-07-31T13:42:00Z">
        <w:r w:rsidRPr="00424939">
          <w:rPr>
            <w:rFonts w:eastAsia="Times New Roman" w:cs="Times New Roman"/>
            <w:color w:val="000000" w:themeColor="text1"/>
          </w:rPr>
          <w:delText xml:space="preserve"> and Laboratory</w:delText>
        </w:r>
      </w:del>
    </w:p>
    <w:p w14:paraId="42ABEE79" w14:textId="77777777" w:rsidR="009D057D" w:rsidRPr="00424939" w:rsidRDefault="009D057D" w:rsidP="009D057D">
      <w:pPr>
        <w:tabs>
          <w:tab w:val="num" w:pos="720"/>
          <w:tab w:val="left" w:pos="2160"/>
        </w:tabs>
        <w:spacing w:after="0"/>
        <w:ind w:left="720" w:hanging="360"/>
        <w:rPr>
          <w:ins w:id="13989" w:author="Summer 2023 updates" w:date="2024-07-31T13:42:00Z"/>
          <w:rFonts w:cs="Times New Roman"/>
          <w:color w:val="000000" w:themeColor="text1"/>
        </w:rPr>
      </w:pPr>
      <w:ins w:id="13990" w:author="Summer 2023 updates" w:date="2024-07-31T13:42:00Z">
        <w:r w:rsidRPr="00424939">
          <w:rPr>
            <w:rFonts w:cs="Times New Roman"/>
            <w:color w:val="000000" w:themeColor="text1"/>
          </w:rPr>
          <w:t>NUR-355/-355L</w:t>
        </w:r>
        <w:r>
          <w:rPr>
            <w:rFonts w:cs="Times New Roman"/>
            <w:color w:val="000000" w:themeColor="text1"/>
          </w:rPr>
          <w:t>/-355C</w:t>
        </w:r>
        <w:r w:rsidRPr="00424939">
          <w:rPr>
            <w:rFonts w:cs="Times New Roman"/>
            <w:color w:val="000000" w:themeColor="text1"/>
          </w:rPr>
          <w:t xml:space="preserve"> Introductory Concepts in 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Application</w:instrText>
        </w:r>
        <w:r w:rsidRPr="00424939">
          <w:rPr>
            <w:color w:val="000000" w:themeColor="text1"/>
          </w:rPr>
          <w:instrText xml:space="preserve">" </w:instrText>
        </w:r>
        <w:r w:rsidRPr="00424939">
          <w:rPr>
            <w:rFonts w:cs="Times New Roman"/>
            <w:color w:val="000000" w:themeColor="text1"/>
          </w:rPr>
          <w:fldChar w:fldCharType="end"/>
        </w:r>
      </w:ins>
    </w:p>
    <w:p w14:paraId="4EE4E46C" w14:textId="77777777"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 xml:space="preserve">NUR-360 Pharmacological Principles (0.5 cc)  </w:t>
      </w:r>
    </w:p>
    <w:p w14:paraId="3E1BEF95" w14:textId="350CAF4D"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NUR-375 Legal and Ethical Issues in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w:t>
      </w:r>
      <w:r w:rsidR="00081249">
        <w:rPr>
          <w:rFonts w:cs="Times New Roman"/>
          <w:color w:val="000000" w:themeColor="text1"/>
        </w:rPr>
        <w:t>(WE)</w:t>
      </w:r>
    </w:p>
    <w:p w14:paraId="47EC226C" w14:textId="77777777" w:rsidR="009D057D" w:rsidRPr="00424939" w:rsidRDefault="009D057D" w:rsidP="009D057D">
      <w:pPr>
        <w:tabs>
          <w:tab w:val="num" w:pos="720"/>
          <w:tab w:val="left" w:pos="2160"/>
        </w:tabs>
        <w:spacing w:after="0"/>
        <w:ind w:left="720" w:hanging="360"/>
        <w:rPr>
          <w:ins w:id="13991" w:author="Summer 2023 updates" w:date="2024-07-31T13:42:00Z"/>
          <w:rFonts w:cs="Times New Roman"/>
          <w:color w:val="000000" w:themeColor="text1"/>
        </w:rPr>
      </w:pPr>
      <w:ins w:id="13992" w:author="Summer 2023 updates" w:date="2024-07-31T13:42:00Z">
        <w:r w:rsidRPr="00424939">
          <w:rPr>
            <w:rFonts w:cs="Times New Roman"/>
            <w:color w:val="000000" w:themeColor="text1"/>
          </w:rPr>
          <w:t>NUR-415/-415L</w:t>
        </w:r>
        <w:r>
          <w:rPr>
            <w:rFonts w:cs="Times New Roman"/>
            <w:color w:val="000000" w:themeColor="text1"/>
          </w:rPr>
          <w:t>/-455C</w:t>
        </w:r>
        <w:r w:rsidRPr="00424939">
          <w:rPr>
            <w:rFonts w:cs="Times New Roman"/>
            <w:color w:val="000000" w:themeColor="text1"/>
          </w:rPr>
          <w:t xml:space="preserve"> Advanced Concepts in 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ins>
    </w:p>
    <w:p w14:paraId="50C2F3A1" w14:textId="2E644F33"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NUR-425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r w:rsidRPr="00424939">
        <w:rPr>
          <w:rFonts w:eastAsia="Times New Roman" w:cs="Times New Roman"/>
          <w:color w:val="000000" w:themeColor="text1"/>
        </w:rPr>
        <w:t xml:space="preserve"> Research</w:t>
      </w:r>
      <w:r w:rsidR="003B59C9">
        <w:rPr>
          <w:rFonts w:eastAsia="Times New Roman" w:cs="Times New Roman"/>
          <w:color w:val="000000" w:themeColor="text1"/>
        </w:rPr>
        <w:t xml:space="preserve"> (WE)</w:t>
      </w:r>
      <w:r w:rsidRPr="00424939">
        <w:rPr>
          <w:rFonts w:eastAsia="Times New Roman" w:cs="Times New Roman"/>
          <w:color w:val="000000" w:themeColor="text1"/>
        </w:rPr>
        <w:t xml:space="preserve"> </w:t>
      </w:r>
    </w:p>
    <w:p w14:paraId="620952C9" w14:textId="029581E3" w:rsidR="007F3A90" w:rsidRPr="00424939" w:rsidRDefault="007F3A90" w:rsidP="006736EB">
      <w:pPr>
        <w:autoSpaceDE w:val="0"/>
        <w:autoSpaceDN w:val="0"/>
        <w:spacing w:after="0"/>
        <w:ind w:left="720" w:hanging="360"/>
        <w:rPr>
          <w:rFonts w:eastAsia="Times New Roman" w:cs="Times New Roman"/>
          <w:color w:val="000000" w:themeColor="text1"/>
        </w:rPr>
      </w:pPr>
      <w:r w:rsidRPr="00424939">
        <w:rPr>
          <w:rFonts w:eastAsia="Times New Roman" w:cs="Times New Roman"/>
          <w:color w:val="000000" w:themeColor="text1"/>
        </w:rPr>
        <w:t>NUR-430 Community and Population Oriented Nursing</w:t>
      </w:r>
      <w:del w:id="13993" w:author="Summer 2023 updates" w:date="2024-07-31T13:42:00Z">
        <w:r w:rsidR="00081249">
          <w:rPr>
            <w:rFonts w:eastAsia="Times New Roman" w:cs="Times New Roman"/>
            <w:color w:val="000000" w:themeColor="text1"/>
          </w:rPr>
          <w:delText xml:space="preserve"> </w:delText>
        </w:r>
        <w:r w:rsidR="00081249">
          <w:rPr>
            <w:rFonts w:cs="Times New Roman"/>
            <w:color w:val="000000" w:themeColor="text1"/>
          </w:rPr>
          <w:delText>(WE)</w:delText>
        </w:r>
        <w:r w:rsidR="00B8454E" w:rsidRPr="00424939">
          <w:rPr>
            <w:rFonts w:eastAsia="Times New Roman"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Nursing</w:delInstrText>
        </w:r>
        <w:r w:rsidR="00B8454E" w:rsidRPr="00424939">
          <w:rPr>
            <w:color w:val="000000" w:themeColor="text1"/>
          </w:rPr>
          <w:delInstrText xml:space="preserve">" </w:delInstrText>
        </w:r>
        <w:r w:rsidR="00B8454E" w:rsidRPr="00424939">
          <w:rPr>
            <w:rFonts w:eastAsia="Times New Roman" w:cs="Times New Roman"/>
            <w:color w:val="000000" w:themeColor="text1"/>
          </w:rPr>
          <w:fldChar w:fldCharType="end"/>
        </w:r>
      </w:del>
    </w:p>
    <w:p w14:paraId="1AB9C70F" w14:textId="77777777" w:rsidR="007F3A90" w:rsidRPr="00424939" w:rsidRDefault="007F3A90" w:rsidP="006736EB">
      <w:pPr>
        <w:spacing w:after="0"/>
        <w:ind w:left="720" w:hanging="360"/>
        <w:rPr>
          <w:rFonts w:eastAsia="Times New Roman" w:cs="Times New Roman"/>
          <w:color w:val="000000" w:themeColor="text1"/>
        </w:rPr>
      </w:pPr>
      <w:r w:rsidRPr="00424939">
        <w:rPr>
          <w:rFonts w:eastAsia="Times New Roman" w:cs="Times New Roman"/>
          <w:color w:val="000000" w:themeColor="text1"/>
        </w:rPr>
        <w:t>NUR-431 Maintaining Wellness in Aging and Chronicity</w:t>
      </w:r>
    </w:p>
    <w:p w14:paraId="6E3B2006" w14:textId="77777777" w:rsidR="009D057D" w:rsidRPr="00424939" w:rsidRDefault="009D057D" w:rsidP="009D057D">
      <w:pPr>
        <w:tabs>
          <w:tab w:val="num" w:pos="720"/>
          <w:tab w:val="left" w:pos="2160"/>
        </w:tabs>
        <w:spacing w:after="0"/>
        <w:ind w:left="360"/>
        <w:rPr>
          <w:ins w:id="13994" w:author="Summer 2023 updates" w:date="2024-07-31T13:42:00Z"/>
          <w:rFonts w:cs="Times New Roman"/>
          <w:color w:val="000000" w:themeColor="text1"/>
        </w:rPr>
      </w:pPr>
      <w:ins w:id="13995" w:author="Summer 2023 updates" w:date="2024-07-31T13:42:00Z">
        <w:r w:rsidRPr="00424939">
          <w:rPr>
            <w:rFonts w:cs="Times New Roman"/>
            <w:color w:val="000000" w:themeColor="text1"/>
          </w:rPr>
          <w:t>NUR-455/-455</w:t>
        </w:r>
        <w:r>
          <w:rPr>
            <w:rFonts w:cs="Times New Roman"/>
            <w:color w:val="000000" w:themeColor="text1"/>
          </w:rPr>
          <w:t>C</w:t>
        </w:r>
        <w:r w:rsidRPr="00424939">
          <w:rPr>
            <w:rFonts w:cs="Times New Roman"/>
            <w:color w:val="000000" w:themeColor="text1"/>
          </w:rPr>
          <w:t xml:space="preserve"> Leadership and Contemporary Issues in 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(WE)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Application</w:instrText>
        </w:r>
        <w:r w:rsidRPr="00424939">
          <w:rPr>
            <w:color w:val="000000" w:themeColor="text1"/>
          </w:rPr>
          <w:instrText xml:space="preserve">" </w:instrText>
        </w:r>
        <w:r w:rsidRPr="00424939">
          <w:rPr>
            <w:rFonts w:cs="Times New Roman"/>
            <w:color w:val="000000" w:themeColor="text1"/>
          </w:rPr>
          <w:fldChar w:fldCharType="end"/>
        </w:r>
      </w:ins>
    </w:p>
    <w:p w14:paraId="64163C59" w14:textId="5BB6B440" w:rsidR="007F3A90" w:rsidRPr="00424939" w:rsidRDefault="007F3A90" w:rsidP="006736EB">
      <w:pPr>
        <w:tabs>
          <w:tab w:val="left" w:pos="2160"/>
        </w:tabs>
        <w:spacing w:after="0"/>
        <w:ind w:left="720" w:hanging="360"/>
        <w:rPr>
          <w:rFonts w:eastAsia="Times New Roman" w:cs="Times New Roman"/>
          <w:color w:val="000000" w:themeColor="text1"/>
        </w:rPr>
      </w:pPr>
      <w:r w:rsidRPr="00424939">
        <w:rPr>
          <w:rFonts w:eastAsia="Times New Roman" w:cs="Times New Roman"/>
          <w:color w:val="000000" w:themeColor="text1"/>
        </w:rPr>
        <w:t>NUR-495 Maternal Newborn Nursing</w:t>
      </w:r>
      <w:r w:rsidR="00B8454E" w:rsidRPr="00424939">
        <w:rPr>
          <w:rFonts w:eastAsia="Times New Roman"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eastAsia="Times New Roman" w:cs="Times New Roman"/>
          <w:color w:val="000000" w:themeColor="text1"/>
        </w:rPr>
        <w:fldChar w:fldCharType="end"/>
      </w:r>
    </w:p>
    <w:p w14:paraId="3CA4A2CE" w14:textId="77777777" w:rsidR="00A12B6D" w:rsidRPr="00424939" w:rsidRDefault="00A12B6D" w:rsidP="006736EB">
      <w:pPr>
        <w:pStyle w:val="Noparagraphstyle"/>
        <w:numPr>
          <w:ilvl w:val="0"/>
          <w:numId w:val="5"/>
        </w:numPr>
        <w:tabs>
          <w:tab w:val="clear" w:pos="720"/>
          <w:tab w:val="num" w:pos="360"/>
        </w:tabs>
        <w:spacing w:line="240" w:lineRule="auto"/>
        <w:ind w:left="0" w:firstLine="0"/>
        <w:jc w:val="left"/>
        <w:rPr>
          <w:del w:id="13996" w:author="Summer 2023 updates" w:date="2024-07-31T13:42:00Z"/>
          <w:rFonts w:ascii="Garamond" w:hAnsi="Garamond" w:cs="Times New Roman"/>
          <w:color w:val="000000" w:themeColor="text1"/>
          <w:sz w:val="22"/>
          <w:szCs w:val="22"/>
        </w:rPr>
      </w:pPr>
      <w:del w:id="13997" w:author="Summer 2023 updates" w:date="2024-07-31T13:42:00Z">
        <w:r w:rsidRPr="00424939">
          <w:rPr>
            <w:rFonts w:ascii="Garamond" w:hAnsi="Garamond" w:cs="Times New Roman"/>
            <w:color w:val="000000" w:themeColor="text1"/>
            <w:sz w:val="22"/>
            <w:szCs w:val="22"/>
            <w:u w:val="single"/>
          </w:rPr>
          <w:delText>Four</w:delText>
        </w:r>
        <w:r w:rsidRPr="00424939">
          <w:rPr>
            <w:rFonts w:ascii="Garamond" w:hAnsi="Garamond" w:cs="Times New Roman"/>
            <w:color w:val="000000" w:themeColor="text1"/>
            <w:sz w:val="22"/>
            <w:szCs w:val="22"/>
          </w:rPr>
          <w:delText xml:space="preserve"> two-course-credit clinical courses: </w:delText>
        </w:r>
      </w:del>
    </w:p>
    <w:p w14:paraId="13067B4E" w14:textId="77777777" w:rsidR="00A12B6D" w:rsidRPr="00424939" w:rsidRDefault="007214D8" w:rsidP="006736EB">
      <w:pPr>
        <w:tabs>
          <w:tab w:val="num" w:pos="720"/>
          <w:tab w:val="left" w:pos="2160"/>
        </w:tabs>
        <w:spacing w:after="0"/>
        <w:ind w:left="720" w:hanging="360"/>
        <w:rPr>
          <w:del w:id="13998" w:author="Summer 2023 updates" w:date="2024-07-31T13:42:00Z"/>
          <w:rFonts w:cs="Times New Roman"/>
          <w:color w:val="000000" w:themeColor="text1"/>
        </w:rPr>
      </w:pPr>
      <w:del w:id="13999" w:author="Summer 2023 updates" w:date="2024-07-31T13:42:00Z">
        <w:r w:rsidRPr="00424939">
          <w:rPr>
            <w:rFonts w:cs="Times New Roman"/>
            <w:color w:val="000000" w:themeColor="text1"/>
          </w:rPr>
          <w:delText>NUR-315/</w:delText>
        </w:r>
        <w:r w:rsidR="004B2A92" w:rsidRPr="00424939">
          <w:rPr>
            <w:rFonts w:cs="Times New Roman"/>
            <w:color w:val="000000" w:themeColor="text1"/>
          </w:rPr>
          <w:delText xml:space="preserve"> </w:delText>
        </w:r>
        <w:r w:rsidRPr="00424939">
          <w:rPr>
            <w:rFonts w:cs="Times New Roman"/>
            <w:color w:val="000000" w:themeColor="text1"/>
          </w:rPr>
          <w:delText>-31</w:delText>
        </w:r>
        <w:r w:rsidR="00F26C92" w:rsidRPr="00424939">
          <w:rPr>
            <w:rFonts w:cs="Times New Roman"/>
            <w:color w:val="000000" w:themeColor="text1"/>
          </w:rPr>
          <w:delText>5L</w:delText>
        </w:r>
        <w:r w:rsidR="00A95EE1" w:rsidRPr="00424939">
          <w:rPr>
            <w:rFonts w:cs="Times New Roman"/>
            <w:color w:val="000000" w:themeColor="text1"/>
          </w:rPr>
          <w:delText xml:space="preserve"> </w:delText>
        </w:r>
        <w:r w:rsidR="00A12B6D" w:rsidRPr="00424939">
          <w:rPr>
            <w:rFonts w:cs="Times New Roman"/>
            <w:color w:val="000000" w:themeColor="text1"/>
          </w:rPr>
          <w:delText>Pathophysiology and Assessment/Clinical Application</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Application</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00A12B6D" w:rsidRPr="00424939">
          <w:rPr>
            <w:rFonts w:cs="Times New Roman"/>
            <w:color w:val="000000" w:themeColor="text1"/>
          </w:rPr>
          <w:delText xml:space="preserve"> </w:delText>
        </w:r>
      </w:del>
    </w:p>
    <w:p w14:paraId="7AB507DE" w14:textId="77777777" w:rsidR="00A12B6D" w:rsidRPr="00424939" w:rsidRDefault="007214D8" w:rsidP="006736EB">
      <w:pPr>
        <w:tabs>
          <w:tab w:val="num" w:pos="720"/>
          <w:tab w:val="left" w:pos="2160"/>
        </w:tabs>
        <w:spacing w:after="0"/>
        <w:ind w:left="720" w:hanging="360"/>
        <w:rPr>
          <w:del w:id="14000" w:author="Summer 2023 updates" w:date="2024-07-31T13:42:00Z"/>
          <w:rFonts w:cs="Times New Roman"/>
          <w:color w:val="000000" w:themeColor="text1"/>
        </w:rPr>
      </w:pPr>
      <w:del w:id="14001" w:author="Summer 2023 updates" w:date="2024-07-31T13:42:00Z">
        <w:r w:rsidRPr="00424939">
          <w:rPr>
            <w:rFonts w:cs="Times New Roman"/>
            <w:color w:val="000000" w:themeColor="text1"/>
          </w:rPr>
          <w:delText>NUR-355/-3</w:delText>
        </w:r>
        <w:r w:rsidR="00A244E1" w:rsidRPr="00424939">
          <w:rPr>
            <w:rFonts w:cs="Times New Roman"/>
            <w:color w:val="000000" w:themeColor="text1"/>
          </w:rPr>
          <w:delText>5</w:delText>
        </w:r>
        <w:r w:rsidR="00F26C92" w:rsidRPr="00424939">
          <w:rPr>
            <w:rFonts w:cs="Times New Roman"/>
            <w:color w:val="000000" w:themeColor="text1"/>
          </w:rPr>
          <w:delText>5L</w:delText>
        </w:r>
        <w:r w:rsidR="00A95EE1" w:rsidRPr="00424939">
          <w:rPr>
            <w:rFonts w:cs="Times New Roman"/>
            <w:color w:val="000000" w:themeColor="text1"/>
          </w:rPr>
          <w:delText xml:space="preserve"> </w:delText>
        </w:r>
        <w:r w:rsidR="00A12B6D" w:rsidRPr="00424939">
          <w:rPr>
            <w:rFonts w:cs="Times New Roman"/>
            <w:color w:val="000000" w:themeColor="text1"/>
          </w:rPr>
          <w:delText>Introductory Concepts in Nursing</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Nursing</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A12B6D" w:rsidRPr="00424939">
          <w:rPr>
            <w:rFonts w:cs="Times New Roman"/>
            <w:color w:val="000000" w:themeColor="text1"/>
          </w:rPr>
          <w:delText>/Clinical Application</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Application</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del>
    </w:p>
    <w:p w14:paraId="0DFBDA1F" w14:textId="77777777" w:rsidR="00A12B6D" w:rsidRPr="00424939" w:rsidRDefault="007214D8" w:rsidP="006736EB">
      <w:pPr>
        <w:tabs>
          <w:tab w:val="num" w:pos="720"/>
          <w:tab w:val="left" w:pos="2160"/>
        </w:tabs>
        <w:spacing w:after="0"/>
        <w:ind w:left="720" w:hanging="360"/>
        <w:rPr>
          <w:del w:id="14002" w:author="Summer 2023 updates" w:date="2024-07-31T13:42:00Z"/>
          <w:rFonts w:cs="Times New Roman"/>
          <w:color w:val="000000" w:themeColor="text1"/>
        </w:rPr>
      </w:pPr>
      <w:del w:id="14003" w:author="Summer 2023 updates" w:date="2024-07-31T13:42:00Z">
        <w:r w:rsidRPr="00424939">
          <w:rPr>
            <w:rFonts w:cs="Times New Roman"/>
            <w:color w:val="000000" w:themeColor="text1"/>
          </w:rPr>
          <w:delText>NUR-415/</w:delText>
        </w:r>
        <w:r w:rsidR="004B2A92" w:rsidRPr="00424939">
          <w:rPr>
            <w:rFonts w:cs="Times New Roman"/>
            <w:color w:val="000000" w:themeColor="text1"/>
          </w:rPr>
          <w:delText xml:space="preserve"> </w:delText>
        </w:r>
        <w:r w:rsidRPr="00424939">
          <w:rPr>
            <w:rFonts w:cs="Times New Roman"/>
            <w:color w:val="000000" w:themeColor="text1"/>
          </w:rPr>
          <w:delText>-41</w:delText>
        </w:r>
        <w:r w:rsidR="00F26C92" w:rsidRPr="00424939">
          <w:rPr>
            <w:rFonts w:cs="Times New Roman"/>
            <w:color w:val="000000" w:themeColor="text1"/>
          </w:rPr>
          <w:delText>5L</w:delText>
        </w:r>
        <w:r w:rsidR="00A95EE1" w:rsidRPr="00424939">
          <w:rPr>
            <w:rFonts w:cs="Times New Roman"/>
            <w:color w:val="000000" w:themeColor="text1"/>
          </w:rPr>
          <w:delText xml:space="preserve"> </w:delText>
        </w:r>
        <w:r w:rsidR="00A12B6D" w:rsidRPr="00424939">
          <w:rPr>
            <w:rFonts w:cs="Times New Roman"/>
            <w:color w:val="000000" w:themeColor="text1"/>
          </w:rPr>
          <w:delText>Advanced Concepts in Nursing</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Nursing</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A12B6D" w:rsidRPr="00424939">
          <w:rPr>
            <w:rFonts w:cs="Times New Roman"/>
            <w:color w:val="000000" w:themeColor="text1"/>
          </w:rPr>
          <w:delText>/Clinical Application</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Application</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00A12B6D" w:rsidRPr="00424939">
          <w:rPr>
            <w:rFonts w:cs="Times New Roman"/>
            <w:color w:val="000000" w:themeColor="text1"/>
          </w:rPr>
          <w:delText xml:space="preserve"> </w:delText>
        </w:r>
      </w:del>
    </w:p>
    <w:p w14:paraId="11EB7E27" w14:textId="77777777" w:rsidR="00A12B6D" w:rsidRPr="00424939" w:rsidRDefault="007214D8" w:rsidP="006736EB">
      <w:pPr>
        <w:tabs>
          <w:tab w:val="num" w:pos="720"/>
          <w:tab w:val="left" w:pos="2160"/>
        </w:tabs>
        <w:spacing w:after="0"/>
        <w:ind w:left="360"/>
        <w:rPr>
          <w:del w:id="14004" w:author="Summer 2023 updates" w:date="2024-07-31T13:42:00Z"/>
          <w:rFonts w:cs="Times New Roman"/>
          <w:color w:val="000000" w:themeColor="text1"/>
        </w:rPr>
      </w:pPr>
      <w:del w:id="14005" w:author="Summer 2023 updates" w:date="2024-07-31T13:42:00Z">
        <w:r w:rsidRPr="00424939">
          <w:rPr>
            <w:rFonts w:cs="Times New Roman"/>
            <w:color w:val="000000" w:themeColor="text1"/>
          </w:rPr>
          <w:delText>NUR-455</w:delText>
        </w:r>
        <w:r w:rsidR="004B2A92" w:rsidRPr="00424939">
          <w:rPr>
            <w:rFonts w:cs="Times New Roman"/>
            <w:color w:val="000000" w:themeColor="text1"/>
          </w:rPr>
          <w:delText>/-455L</w:delText>
        </w:r>
        <w:r w:rsidR="00A95EE1" w:rsidRPr="00424939">
          <w:rPr>
            <w:rFonts w:cs="Times New Roman"/>
            <w:color w:val="000000" w:themeColor="text1"/>
          </w:rPr>
          <w:delText xml:space="preserve"> </w:delText>
        </w:r>
        <w:r w:rsidR="00A12B6D" w:rsidRPr="00424939">
          <w:rPr>
            <w:rFonts w:cs="Times New Roman"/>
            <w:color w:val="000000" w:themeColor="text1"/>
          </w:rPr>
          <w:delText>Leadership and Contemporary Issues in Nursing</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Nursing</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A12B6D" w:rsidRPr="00424939">
          <w:rPr>
            <w:rFonts w:cs="Times New Roman"/>
            <w:color w:val="000000" w:themeColor="text1"/>
          </w:rPr>
          <w:delText>/Clinical Application</w:delText>
        </w:r>
        <w:r w:rsidR="00081249">
          <w:rPr>
            <w:rFonts w:cs="Times New Roman"/>
            <w:color w:val="000000" w:themeColor="text1"/>
          </w:rPr>
          <w:delText xml:space="preserve"> (WE)</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Application</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del>
    </w:p>
    <w:p w14:paraId="12535C10" w14:textId="77777777" w:rsidR="00A12B6D" w:rsidRPr="00424939" w:rsidRDefault="00A12B6D" w:rsidP="006736EB">
      <w:pPr>
        <w:pStyle w:val="Noparagraphstyle"/>
        <w:numPr>
          <w:ilvl w:val="0"/>
          <w:numId w:val="5"/>
        </w:numPr>
        <w:tabs>
          <w:tab w:val="clear" w:pos="720"/>
          <w:tab w:val="num" w:pos="360"/>
        </w:tabs>
        <w:spacing w:line="240" w:lineRule="auto"/>
        <w:ind w:left="0" w:firstLine="0"/>
        <w:jc w:val="left"/>
        <w:rPr>
          <w:del w:id="14006" w:author="Summer 2023 updates" w:date="2024-07-31T13:42:00Z"/>
          <w:rFonts w:ascii="Garamond" w:hAnsi="Garamond" w:cs="Times New Roman"/>
          <w:color w:val="000000" w:themeColor="text1"/>
          <w:sz w:val="22"/>
          <w:szCs w:val="22"/>
        </w:rPr>
      </w:pPr>
      <w:del w:id="14007" w:author="Summer 2023 updates" w:date="2024-07-31T13:42:00Z">
        <w:r w:rsidRPr="00424939">
          <w:rPr>
            <w:rFonts w:ascii="Garamond" w:hAnsi="Garamond" w:cs="Times New Roman"/>
            <w:color w:val="000000" w:themeColor="text1"/>
            <w:sz w:val="22"/>
            <w:szCs w:val="22"/>
          </w:rPr>
          <w:delText>A formal NCLEX review course (at the student’s expense)</w:delText>
        </w:r>
      </w:del>
    </w:p>
    <w:p w14:paraId="451FABB2" w14:textId="1B054803" w:rsidR="004658FE" w:rsidRDefault="00A12B6D" w:rsidP="00E500FB">
      <w:pPr>
        <w:pStyle w:val="Noparagraphstyle"/>
        <w:numPr>
          <w:ilvl w:val="0"/>
          <w:numId w:val="5"/>
        </w:numPr>
        <w:tabs>
          <w:tab w:val="clear" w:pos="720"/>
          <w:tab w:val="num" w:pos="360"/>
        </w:tabs>
        <w:spacing w:line="240" w:lineRule="auto"/>
        <w:ind w:left="360" w:hanging="360"/>
        <w:jc w:val="left"/>
        <w:rPr>
          <w:ins w:id="14008" w:author="Summer 2023 updates" w:date="2024-07-31T13:42:00Z"/>
          <w:rFonts w:ascii="Garamond" w:hAnsi="Garamond" w:cs="Times New Roman"/>
          <w:color w:val="000000" w:themeColor="text1"/>
          <w:sz w:val="22"/>
          <w:szCs w:val="22"/>
        </w:rPr>
      </w:pPr>
      <w:del w:id="14009" w:author="Summer 2023 updates" w:date="2024-07-31T13:42:00Z">
        <w:r w:rsidRPr="00424939">
          <w:rPr>
            <w:rFonts w:ascii="Garamond" w:hAnsi="Garamond" w:cs="Times New Roman"/>
            <w:color w:val="000000" w:themeColor="text1"/>
            <w:sz w:val="22"/>
            <w:szCs w:val="22"/>
          </w:rPr>
          <w:delText>All</w:delText>
        </w:r>
      </w:del>
      <w:ins w:id="14010" w:author="Summer 2023 updates" w:date="2024-07-31T13:42:00Z">
        <w:r w:rsidR="009D057D" w:rsidRPr="009D057D">
          <w:rPr>
            <w:rFonts w:ascii="Garamond" w:hAnsi="Garamond" w:cs="Times New Roman"/>
            <w:color w:val="000000" w:themeColor="text1"/>
            <w:sz w:val="22"/>
            <w:szCs w:val="22"/>
          </w:rPr>
          <w:t>Complete all</w:t>
        </w:r>
      </w:ins>
      <w:r w:rsidR="009D057D" w:rsidRPr="009D057D">
        <w:rPr>
          <w:rFonts w:ascii="Garamond" w:hAnsi="Garamond" w:cs="Times New Roman"/>
          <w:color w:val="000000" w:themeColor="text1"/>
          <w:sz w:val="22"/>
          <w:szCs w:val="22"/>
        </w:rPr>
        <w:t xml:space="preserve"> required supporting courses and </w:t>
      </w:r>
      <w:del w:id="14011" w:author="Summer 2023 updates" w:date="2024-07-31T13:42:00Z">
        <w:r w:rsidRPr="00424939">
          <w:rPr>
            <w:rFonts w:ascii="Garamond" w:hAnsi="Garamond" w:cs="Times New Roman"/>
            <w:color w:val="000000" w:themeColor="text1"/>
            <w:sz w:val="22"/>
            <w:szCs w:val="22"/>
          </w:rPr>
          <w:delText xml:space="preserve">required </w:delText>
        </w:r>
      </w:del>
      <w:r w:rsidR="009D057D" w:rsidRPr="009D057D">
        <w:rPr>
          <w:rFonts w:ascii="Garamond" w:hAnsi="Garamond" w:cs="Times New Roman"/>
          <w:color w:val="000000" w:themeColor="text1"/>
          <w:sz w:val="22"/>
          <w:szCs w:val="22"/>
        </w:rPr>
        <w:t xml:space="preserve">nursing courses </w:t>
      </w:r>
      <w:del w:id="14012" w:author="Summer 2023 updates" w:date="2024-07-31T13:42:00Z">
        <w:r w:rsidRPr="00424939">
          <w:rPr>
            <w:rFonts w:ascii="Garamond" w:hAnsi="Garamond" w:cs="Times New Roman"/>
            <w:color w:val="000000" w:themeColor="text1"/>
            <w:sz w:val="22"/>
            <w:szCs w:val="22"/>
          </w:rPr>
          <w:delText xml:space="preserve">listed above, </w:delText>
        </w:r>
      </w:del>
      <w:r w:rsidR="009D057D" w:rsidRPr="009D057D">
        <w:rPr>
          <w:rFonts w:ascii="Garamond" w:hAnsi="Garamond" w:cs="Times New Roman"/>
          <w:color w:val="000000" w:themeColor="text1"/>
          <w:sz w:val="22"/>
          <w:szCs w:val="22"/>
        </w:rPr>
        <w:t>with no one specific course repeated more than once and with no more than two different courses repeated</w:t>
      </w:r>
      <w:ins w:id="14013" w:author="Summer 2023 updates" w:date="2024-07-31T13:42:00Z">
        <w:r w:rsidR="009D057D" w:rsidRPr="009D057D">
          <w:rPr>
            <w:rFonts w:ascii="Garamond" w:hAnsi="Garamond" w:cs="Times New Roman"/>
            <w:color w:val="000000" w:themeColor="text1"/>
            <w:sz w:val="22"/>
            <w:szCs w:val="22"/>
          </w:rPr>
          <w:t xml:space="preserve"> due to earning less than a C. This rule applies to courses taken at Coe and other institutions. Actual grades from transferring courses are required to make an admittance determination</w:t>
        </w:r>
        <w:r w:rsidR="004658FE">
          <w:rPr>
            <w:rFonts w:ascii="Garamond" w:hAnsi="Garamond" w:cs="Times New Roman"/>
            <w:color w:val="000000" w:themeColor="text1"/>
            <w:sz w:val="22"/>
            <w:szCs w:val="22"/>
          </w:rPr>
          <w:t>.</w:t>
        </w:r>
      </w:ins>
    </w:p>
    <w:p w14:paraId="71325C7A" w14:textId="59A25EE7" w:rsidR="00A12B6D" w:rsidRPr="00424939" w:rsidRDefault="009D057D" w:rsidP="004658FE">
      <w:pPr>
        <w:rPr>
          <w:rPrChange w:id="14014" w:author="Summer 2023 updates" w:date="2024-07-31T13:42:00Z">
            <w:rPr>
              <w:rFonts w:ascii="Garamond" w:hAnsi="Garamond"/>
              <w:color w:val="000000" w:themeColor="text1"/>
              <w:sz w:val="22"/>
            </w:rPr>
          </w:rPrChange>
        </w:rPr>
        <w:pPrChange w:id="14015" w:author="Summer 2023 updates" w:date="2024-07-31T13:42:00Z">
          <w:pPr>
            <w:pStyle w:val="Noparagraphstyle"/>
            <w:numPr>
              <w:numId w:val="5"/>
            </w:numPr>
            <w:tabs>
              <w:tab w:val="num" w:pos="360"/>
            </w:tabs>
            <w:spacing w:line="240" w:lineRule="auto"/>
            <w:ind w:left="360" w:hanging="360"/>
            <w:jc w:val="left"/>
          </w:pPr>
        </w:pPrChange>
      </w:pPr>
      <w:ins w:id="14016" w:author="Summer 2023 updates" w:date="2024-07-31T13:42:00Z">
        <w:r w:rsidRPr="009D057D">
          <w:t>The Nursing Department implements standardized assessment tests throughout the nursing program to assist in preparing students for the NCLEX-RN licensure exam. Additional details will be provided in the affected course syllabi.</w:t>
        </w:r>
        <w:r>
          <w:br/>
        </w:r>
        <w:r w:rsidRPr="009D057D">
          <w:t>Prior to graduation, students will complete a review course for the NCLEX-RN licensure exam arranged by nursing department faculty and will complete the Comprehensive ATI Predictor Exam.  More information on this can be found within the Nursing Student Handbook</w:t>
        </w:r>
      </w:ins>
      <w:r w:rsidRPr="009D057D">
        <w:rPr>
          <w:rPrChange w:id="14017" w:author="Summer 2023 updates" w:date="2024-07-31T13:42:00Z">
            <w:rPr>
              <w:rFonts w:ascii="Garamond" w:hAnsi="Garamond"/>
              <w:color w:val="000000" w:themeColor="text1"/>
              <w:sz w:val="22"/>
            </w:rPr>
          </w:rPrChange>
        </w:rPr>
        <w:t>.</w:t>
      </w:r>
    </w:p>
    <w:p w14:paraId="652D6586" w14:textId="77777777" w:rsidR="006011FD" w:rsidRPr="00424939" w:rsidRDefault="006011FD" w:rsidP="00F60166">
      <w:pPr>
        <w:spacing w:after="0"/>
        <w:rPr>
          <w:rFonts w:cs="Times New Roman"/>
          <w:b/>
          <w:smallCaps/>
          <w:color w:val="000000" w:themeColor="text1"/>
        </w:rPr>
      </w:pPr>
    </w:p>
    <w:p w14:paraId="4C98CAF1" w14:textId="013B90C4" w:rsidR="005475A9" w:rsidRPr="00424939" w:rsidRDefault="005475A9" w:rsidP="003A68D2">
      <w:pPr>
        <w:spacing w:before="120" w:after="0"/>
        <w:rPr>
          <w:rFonts w:cs="Times New Roman"/>
          <w:b/>
          <w:smallCaps/>
          <w:color w:val="000000" w:themeColor="text1"/>
        </w:rPr>
        <w:pPrChange w:id="14018" w:author="Summer 2023 updates" w:date="2024-07-31T13:42:00Z">
          <w:pPr>
            <w:spacing w:after="0"/>
          </w:pPr>
        </w:pPrChange>
      </w:pPr>
      <w:r w:rsidRPr="00424939">
        <w:rPr>
          <w:rFonts w:cs="Times New Roman"/>
          <w:b/>
          <w:smallCaps/>
          <w:color w:val="000000" w:themeColor="text1"/>
        </w:rPr>
        <w:t>courses in nursing</w:t>
      </w:r>
    </w:p>
    <w:p w14:paraId="1CAE7065" w14:textId="1F6192B3" w:rsidR="005475A9" w:rsidRPr="00424939" w:rsidRDefault="005475A9" w:rsidP="003A68D2">
      <w:pPr>
        <w:spacing w:before="40" w:after="0"/>
        <w:rPr>
          <w:rFonts w:cs="Times New Roman"/>
          <w:b/>
          <w:color w:val="000000" w:themeColor="text1"/>
        </w:rPr>
        <w:pPrChange w:id="14019" w:author="Summer 2023 updates" w:date="2024-07-31T13:42:00Z">
          <w:pPr>
            <w:spacing w:after="0"/>
          </w:pPr>
        </w:pPrChange>
      </w:pPr>
      <w:r w:rsidRPr="00424939">
        <w:rPr>
          <w:rFonts w:cs="Times New Roman"/>
          <w:b/>
          <w:color w:val="000000" w:themeColor="text1"/>
        </w:rPr>
        <w:t>NUR-100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Issues</w:t>
      </w:r>
    </w:p>
    <w:p w14:paraId="6B1A9B4B" w14:textId="4A964F6C" w:rsidR="005475A9" w:rsidRPr="00424939" w:rsidRDefault="005475A9" w:rsidP="003A68D2">
      <w:r w:rsidRPr="00424939">
        <w:t xml:space="preserve">An introduction to the nursing degree program. The seminar provides an opportunity for pre-nursing students to interact with nursing students and faculty to explore the process of becoming a nurse. Topics include professional role development and current issues in clinical nursing practice. Pre-nursing students must enroll each term. May be taken </w:t>
      </w:r>
      <w:r w:rsidR="00D81353" w:rsidRPr="00424939">
        <w:t xml:space="preserve">more than once </w:t>
      </w:r>
      <w:r w:rsidRPr="00424939">
        <w:t xml:space="preserve">for credit </w:t>
      </w:r>
      <w:r w:rsidR="00D81353" w:rsidRPr="00424939">
        <w:t xml:space="preserve">for </w:t>
      </w:r>
      <w:r w:rsidRPr="00424939">
        <w:t xml:space="preserve">a maximum of </w:t>
      </w:r>
      <w:r w:rsidR="00D81353" w:rsidRPr="00424939">
        <w:t>0.4 credit</w:t>
      </w:r>
      <w:r w:rsidRPr="00424939">
        <w:t xml:space="preserve">. </w:t>
      </w:r>
      <w:r w:rsidR="00B87BB2" w:rsidRPr="00424939">
        <w:rPr>
          <w:u w:val="single"/>
        </w:rPr>
        <w:t>Prerequisite</w:t>
      </w:r>
      <w:r w:rsidR="00897BA1" w:rsidRPr="00424939">
        <w:t>:</w:t>
      </w:r>
      <w:r w:rsidRPr="00424939">
        <w:t xml:space="preserve"> first-year student. (0.2 course credit)</w:t>
      </w:r>
    </w:p>
    <w:p w14:paraId="1591077D" w14:textId="77777777" w:rsidR="00B3313A" w:rsidRPr="00424939" w:rsidRDefault="00B3313A" w:rsidP="003A68D2">
      <w:pPr>
        <w:spacing w:before="40" w:after="0"/>
        <w:rPr>
          <w:rFonts w:cs="Times New Roman"/>
          <w:b/>
          <w:color w:val="000000" w:themeColor="text1"/>
        </w:rPr>
        <w:pPrChange w:id="14020" w:author="Summer 2023 updates" w:date="2024-07-31T13:42:00Z">
          <w:pPr>
            <w:spacing w:after="0"/>
          </w:pPr>
        </w:pPrChange>
      </w:pPr>
      <w:bookmarkStart w:id="14021" w:name="NUR137"/>
      <w:r w:rsidRPr="00424939">
        <w:rPr>
          <w:rFonts w:cs="Times New Roman"/>
          <w:b/>
          <w:color w:val="000000" w:themeColor="text1"/>
        </w:rPr>
        <w:t>NUR-137</w:t>
      </w:r>
      <w:bookmarkEnd w:id="14021"/>
      <w:r w:rsidRPr="00424939">
        <w:rPr>
          <w:rFonts w:cs="Times New Roman"/>
          <w:b/>
          <w:color w:val="000000" w:themeColor="text1"/>
        </w:rPr>
        <w:t xml:space="preserve"> Human Sexuality </w:t>
      </w:r>
    </w:p>
    <w:p w14:paraId="77D90FB0" w14:textId="749820C9" w:rsidR="00B3313A" w:rsidRPr="00E94C6A" w:rsidRDefault="00B3313A" w:rsidP="00E94C6A">
      <w:r w:rsidRPr="00E94C6A">
        <w:t>See also Psychology</w:t>
      </w:r>
      <w:r w:rsidR="00B8454E" w:rsidRPr="00E94C6A">
        <w:fldChar w:fldCharType="begin"/>
      </w:r>
      <w:r w:rsidR="00B8454E" w:rsidRPr="00E94C6A">
        <w:instrText xml:space="preserve"> XE "Psychology" </w:instrText>
      </w:r>
      <w:r w:rsidR="00B8454E" w:rsidRPr="00E94C6A">
        <w:fldChar w:fldCharType="end"/>
      </w:r>
      <w:r w:rsidRPr="00E94C6A">
        <w:t xml:space="preserve"> (PSY-137), p. </w:t>
      </w:r>
      <w:r w:rsidR="00535833" w:rsidRPr="00E94C6A">
        <w:fldChar w:fldCharType="begin"/>
      </w:r>
      <w:r w:rsidR="00535833" w:rsidRPr="00E94C6A">
        <w:instrText xml:space="preserve"> PAGEREF PSY137 \h </w:instrText>
      </w:r>
      <w:r w:rsidR="00535833" w:rsidRPr="00E94C6A">
        <w:fldChar w:fldCharType="separate"/>
      </w:r>
      <w:r w:rsidR="00A74DA0">
        <w:rPr>
          <w:noProof/>
        </w:rPr>
        <w:t>195</w:t>
      </w:r>
      <w:r w:rsidR="00535833" w:rsidRPr="00E94C6A">
        <w:fldChar w:fldCharType="end"/>
      </w:r>
    </w:p>
    <w:p w14:paraId="5D3BC580" w14:textId="77777777" w:rsidR="00B3313A" w:rsidRPr="00424939" w:rsidRDefault="00B3313A" w:rsidP="003A68D2">
      <w:r w:rsidRPr="00424939">
        <w:t xml:space="preserve">Examines human sexuality from the psychosocial, biophysiological, and cultural perspective. Topics include, but are not limited to, cultural and historical influences on our current understanding and attitudes toward the human sexual experience; the development of gender roles as they impact upon political, work, and social relationships; cultural aspects of sexuality including intimacy, courtship, marriage, and procreation; and sexuality during developmental changes and alterations in health such as infertility, pregnancy, abortion, cancer, AIDS, and others. </w:t>
      </w:r>
      <w:r w:rsidRPr="00424939">
        <w:rPr>
          <w:u w:val="single"/>
        </w:rPr>
        <w:t>Prerequisite</w:t>
      </w:r>
      <w:r w:rsidRPr="00424939">
        <w:t xml:space="preserve">: sophomore standing. </w:t>
      </w:r>
    </w:p>
    <w:p w14:paraId="76C48CD2" w14:textId="6E25F44F" w:rsidR="005475A9" w:rsidRPr="00424939" w:rsidRDefault="005475A9" w:rsidP="003A68D2">
      <w:pPr>
        <w:spacing w:before="40" w:after="0"/>
        <w:rPr>
          <w:rFonts w:cs="Times New Roman"/>
          <w:b/>
          <w:color w:val="000000" w:themeColor="text1"/>
        </w:rPr>
        <w:pPrChange w:id="14022" w:author="Summer 2023 updates" w:date="2024-07-31T13:42:00Z">
          <w:pPr>
            <w:spacing w:after="0"/>
          </w:pPr>
        </w:pPrChange>
      </w:pPr>
      <w:r w:rsidRPr="00424939">
        <w:rPr>
          <w:rFonts w:cs="Times New Roman"/>
          <w:b/>
          <w:color w:val="000000" w:themeColor="text1"/>
        </w:rPr>
        <w:t>NUR-200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Issues II</w:t>
      </w:r>
    </w:p>
    <w:p w14:paraId="6D5B48CD" w14:textId="7178C5F5" w:rsidR="005475A9" w:rsidRPr="00424939" w:rsidRDefault="005475A9" w:rsidP="005D5551">
      <w:pPr>
        <w:rPr>
          <w:rFonts w:cs="Times New Roman"/>
          <w:color w:val="000000" w:themeColor="text1"/>
        </w:rPr>
      </w:pPr>
      <w:r w:rsidRPr="00424939">
        <w:rPr>
          <w:rFonts w:cs="Times New Roman"/>
          <w:color w:val="000000" w:themeColor="text1"/>
        </w:rPr>
        <w:t xml:space="preserve">An introduction to the nursing profession. The seminar provides an opportunity for pre-nursing students to explore the profession of nursing through discussions regarding the domains of nursing knowledge, nursing roles, and nursing skills. </w:t>
      </w:r>
      <w:r w:rsidR="00D81353" w:rsidRPr="00424939">
        <w:rPr>
          <w:rFonts w:cs="Times New Roman"/>
          <w:color w:val="000000" w:themeColor="text1"/>
        </w:rPr>
        <w:t xml:space="preserve">May be taken more than once for credit for a maximum of 0.4 credit.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Issues (NUR-100) or sophomore standing. (0.2 course credit)</w:t>
      </w:r>
    </w:p>
    <w:p w14:paraId="6DB5573B" w14:textId="20718AB0" w:rsidR="009E588F" w:rsidRPr="00424939" w:rsidRDefault="009E588F" w:rsidP="003A68D2">
      <w:pPr>
        <w:spacing w:before="40" w:after="0"/>
        <w:rPr>
          <w:rFonts w:cs="Times New Roman"/>
          <w:b/>
          <w:color w:val="000000" w:themeColor="text1"/>
        </w:rPr>
        <w:pPrChange w:id="14023" w:author="Summer 2023 updates" w:date="2024-07-31T13:42:00Z">
          <w:pPr>
            <w:spacing w:after="0"/>
          </w:pPr>
        </w:pPrChange>
      </w:pPr>
      <w:r w:rsidRPr="00424939">
        <w:rPr>
          <w:rFonts w:cs="Times New Roman"/>
          <w:b/>
          <w:color w:val="000000" w:themeColor="text1"/>
        </w:rPr>
        <w:t>NUR-215 Developing Relationships:  Opportunities for Growth</w:t>
      </w:r>
    </w:p>
    <w:p w14:paraId="60E068F8" w14:textId="3803CE79" w:rsidR="009E588F" w:rsidRPr="00424939" w:rsidRDefault="009E588F" w:rsidP="003A68D2">
      <w:r w:rsidRPr="00424939">
        <w:t xml:space="preserve">Investigates theories for successful relationships.  The emphasis is on </w:t>
      </w:r>
      <w:r w:rsidR="00DC2B3F" w:rsidRPr="00424939">
        <w:t>self-learning</w:t>
      </w:r>
      <w:r w:rsidRPr="00424939">
        <w:t xml:space="preserve"> and application of principles involved in healthy and dysfunctional relationships.  The students critically review popular literature versus scientific research related to relationship theory. </w:t>
      </w:r>
      <w:r w:rsidRPr="00424939">
        <w:rPr>
          <w:u w:val="single"/>
        </w:rPr>
        <w:t>Prerequisite</w:t>
      </w:r>
      <w:r w:rsidRPr="00424939">
        <w:t>:  sophomore standing.</w:t>
      </w:r>
    </w:p>
    <w:p w14:paraId="3F3E28A9" w14:textId="4FE86531" w:rsidR="009E588F" w:rsidRPr="00424939" w:rsidRDefault="009E588F" w:rsidP="003A68D2">
      <w:pPr>
        <w:spacing w:before="40" w:after="0"/>
        <w:rPr>
          <w:rFonts w:cs="Times New Roman"/>
          <w:b/>
          <w:color w:val="000000" w:themeColor="text1"/>
        </w:rPr>
        <w:pPrChange w:id="14024" w:author="Summer 2023 updates" w:date="2024-07-31T13:42:00Z">
          <w:pPr>
            <w:spacing w:after="0"/>
          </w:pPr>
        </w:pPrChange>
      </w:pPr>
      <w:r w:rsidRPr="00424939">
        <w:rPr>
          <w:rFonts w:cs="Times New Roman"/>
          <w:b/>
          <w:color w:val="000000" w:themeColor="text1"/>
        </w:rPr>
        <w:t>NUR-268 Cultural Diversity and Health</w:t>
      </w:r>
    </w:p>
    <w:p w14:paraId="4EAABE13" w14:textId="34A849B2" w:rsidR="009E588F" w:rsidRPr="00424939" w:rsidRDefault="009E588F" w:rsidP="00D54D46">
      <w:r w:rsidRPr="00424939">
        <w:t xml:space="preserve">A study of the health practices of diverse cultures within the United States.  Culture guides problem solving with regard to life choices, including health.  This course examines how culture affects decisions about health and health care. </w:t>
      </w:r>
      <w:r w:rsidRPr="00424939">
        <w:rPr>
          <w:u w:val="single"/>
        </w:rPr>
        <w:t>Prerequisite</w:t>
      </w:r>
      <w:r w:rsidRPr="00424939">
        <w:t>:</w:t>
      </w:r>
      <w:del w:id="14025" w:author="Summer 2023 updates" w:date="2024-07-31T13:42:00Z">
        <w:r w:rsidRPr="00424939">
          <w:delText xml:space="preserve"> </w:delText>
        </w:r>
      </w:del>
      <w:r w:rsidRPr="00424939">
        <w:t xml:space="preserve"> sophomore standing.</w:t>
      </w:r>
    </w:p>
    <w:p w14:paraId="74376202" w14:textId="6070E162" w:rsidR="005475A9" w:rsidRPr="00424939" w:rsidRDefault="005475A9" w:rsidP="003A68D2">
      <w:pPr>
        <w:spacing w:before="40" w:after="0"/>
        <w:rPr>
          <w:rFonts w:cs="Times New Roman"/>
          <w:b/>
          <w:color w:val="000000" w:themeColor="text1"/>
        </w:rPr>
        <w:pPrChange w:id="14026" w:author="Summer 2023 updates" w:date="2024-07-31T13:42:00Z">
          <w:pPr>
            <w:spacing w:after="0"/>
          </w:pPr>
        </w:pPrChange>
      </w:pPr>
      <w:r w:rsidRPr="00424939">
        <w:rPr>
          <w:rFonts w:cs="Times New Roman"/>
          <w:b/>
          <w:color w:val="000000" w:themeColor="text1"/>
        </w:rPr>
        <w:t xml:space="preserve">NUR-297 Parent Child Relationships </w:t>
      </w:r>
    </w:p>
    <w:p w14:paraId="0BB7DF71" w14:textId="6494813F" w:rsidR="005475A9" w:rsidRPr="00424939" w:rsidRDefault="005475A9" w:rsidP="00D54D46">
      <w:r w:rsidRPr="00424939">
        <w:t xml:space="preserve">A study of the historical, cultural, ethnic, and religious perspectives on parenting in America, the effects of stress and change on parenting ability, and the challenges and rewards of parenting as children and parents move across the lifespan and experience changes in family composition (blended, single-parent, gay and lesbian), health (sandwich generation and aging), and lifestyle. </w:t>
      </w:r>
      <w:r w:rsidR="00B87BB2" w:rsidRPr="00424939">
        <w:rPr>
          <w:u w:val="single"/>
        </w:rPr>
        <w:t>Prerequisite</w:t>
      </w:r>
      <w:r w:rsidR="00897BA1" w:rsidRPr="00424939">
        <w:t>:</w:t>
      </w:r>
      <w:r w:rsidRPr="00424939">
        <w:t xml:space="preserve"> sophomore standing.</w:t>
      </w:r>
    </w:p>
    <w:p w14:paraId="28039724" w14:textId="54B63A88" w:rsidR="005475A9" w:rsidRPr="00424939" w:rsidRDefault="005475A9" w:rsidP="003A68D2">
      <w:pPr>
        <w:spacing w:before="40" w:after="0"/>
        <w:ind w:right="-96"/>
        <w:rPr>
          <w:rFonts w:cs="Times New Roman"/>
          <w:b/>
          <w:color w:val="000000" w:themeColor="text1"/>
        </w:rPr>
        <w:pPrChange w:id="14027" w:author="Summer 2023 updates" w:date="2024-07-31T13:42:00Z">
          <w:pPr>
            <w:spacing w:after="0"/>
            <w:ind w:right="-96"/>
          </w:pPr>
        </w:pPrChange>
      </w:pPr>
      <w:r w:rsidRPr="00424939">
        <w:rPr>
          <w:rFonts w:cs="Times New Roman"/>
          <w:b/>
          <w:color w:val="000000" w:themeColor="text1"/>
        </w:rPr>
        <w:t>NUR-300 Art and Science of Nursing</w:t>
      </w:r>
      <w:r w:rsidR="00B8454E" w:rsidRPr="00424939">
        <w:rPr>
          <w:rFonts w:cs="Times New Roman"/>
          <w:b/>
          <w:color w:val="000000" w:themeColor="text1"/>
        </w:rPr>
        <w:fldChar w:fldCharType="begin"/>
      </w:r>
      <w:r w:rsidR="00B8454E" w:rsidRPr="00E94C6A">
        <w:rPr>
          <w:rFonts w:cs="Times New Roman"/>
          <w:b/>
          <w:color w:val="000000" w:themeColor="text1"/>
        </w:rPr>
        <w:instrText xml:space="preserve"> XE "Nursing"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CCA168C" w14:textId="76111723" w:rsidR="005475A9" w:rsidRPr="00424939" w:rsidRDefault="005475A9" w:rsidP="003A68D2">
      <w:r w:rsidRPr="00424939">
        <w:t>Introduces the nursing student to the nurs</w:t>
      </w:r>
      <w:r w:rsidR="00DC2B3F" w:rsidRPr="00424939">
        <w:t xml:space="preserve">ing profession. The concepts of—professional </w:t>
      </w:r>
      <w:r w:rsidRPr="00424939">
        <w:t xml:space="preserve">responsibility, accountability, human development, spirituality, values and beliefs, diversity, and death and dying are discussed.  Students learn to apply the nursing process, principles of teaching/learning, and therapeutic communication in the practice of individualized nursing care. Preventative nursing strategies in caring for individuals with reduced mobility are introduced. </w:t>
      </w:r>
      <w:r w:rsidR="00B87BB2" w:rsidRPr="00424939">
        <w:rPr>
          <w:u w:val="single"/>
        </w:rPr>
        <w:t>Prerequisite</w:t>
      </w:r>
      <w:r w:rsidR="00897BA1" w:rsidRPr="00424939">
        <w:t>:</w:t>
      </w:r>
      <w:r w:rsidRPr="00424939">
        <w:t xml:space="preserve"> admission to </w:t>
      </w:r>
      <w:r w:rsidR="00A60DA8" w:rsidRPr="00A60DA8">
        <w:t xml:space="preserve">the Bachelor of Science in Nursing Program; previous or concurrent registration in the following courses: Information Literacy and Management </w:t>
      </w:r>
      <w:r w:rsidR="003B59C9">
        <w:t>(WE) (NUR-305)</w:t>
      </w:r>
      <w:r w:rsidR="00A60DA8" w:rsidRPr="00A60DA8">
        <w:t>, Pathophysiology and Assessment (</w:t>
      </w:r>
      <w:r w:rsidR="00C9767F" w:rsidRPr="00C9767F">
        <w:t>NUR-315/NUR-315L/NUR-315C</w:t>
      </w:r>
      <w:r w:rsidR="00A60DA8" w:rsidRPr="00A60DA8">
        <w:t>) and Pharmacological Principles (NUR-360).</w:t>
      </w:r>
      <w:r w:rsidRPr="00424939">
        <w:t xml:space="preserve"> </w:t>
      </w:r>
    </w:p>
    <w:p w14:paraId="66A63C10" w14:textId="429489CF" w:rsidR="005475A9" w:rsidRPr="00424939" w:rsidRDefault="005475A9" w:rsidP="003A68D2">
      <w:pPr>
        <w:spacing w:before="40" w:after="0"/>
        <w:rPr>
          <w:rFonts w:cs="Times New Roman"/>
          <w:b/>
          <w:color w:val="000000" w:themeColor="text1"/>
        </w:rPr>
        <w:pPrChange w:id="14028" w:author="Summer 2023 updates" w:date="2024-07-31T13:42:00Z">
          <w:pPr>
            <w:spacing w:after="0"/>
          </w:pPr>
        </w:pPrChange>
      </w:pPr>
      <w:r w:rsidRPr="00424939">
        <w:rPr>
          <w:rFonts w:cs="Times New Roman"/>
          <w:b/>
          <w:color w:val="000000" w:themeColor="text1"/>
        </w:rPr>
        <w:t xml:space="preserve">NUR-305 Information </w:t>
      </w:r>
      <w:r w:rsidR="00A7235E" w:rsidRPr="00424939">
        <w:rPr>
          <w:rFonts w:cs="Times New Roman"/>
          <w:b/>
          <w:color w:val="000000" w:themeColor="text1"/>
        </w:rPr>
        <w:t>Literacy and Management</w:t>
      </w:r>
      <w:r w:rsidR="00DB3A50" w:rsidRPr="00424939">
        <w:rPr>
          <w:rFonts w:cs="Times New Roman"/>
          <w:b/>
          <w:color w:val="000000" w:themeColor="text1"/>
        </w:rPr>
        <w:t xml:space="preserve"> (WE)</w:t>
      </w:r>
    </w:p>
    <w:p w14:paraId="79AA177D" w14:textId="634966D4" w:rsidR="00A7235E" w:rsidRPr="00424939" w:rsidRDefault="00A7235E" w:rsidP="003A68D2">
      <w:r w:rsidRPr="00424939">
        <w:t xml:space="preserve">Introduces the student to the intellectual language, vocabulary, and expectations used in making nursing decisions in practice. Discusses concepts such as data gathering using search methods, organizing, synthesizing and critical evaluation. </w:t>
      </w:r>
      <w:del w:id="14029" w:author="Summer 2023 updates" w:date="2024-07-31T13:42:00Z">
        <w:r w:rsidRPr="00424939">
          <w:delText xml:space="preserve"> </w:delText>
        </w:r>
      </w:del>
      <w:r w:rsidRPr="00424939">
        <w:t>Data information, knowledge, and standardized nursing language are discussed.</w:t>
      </w:r>
      <w:del w:id="14030" w:author="Summer 2023 updates" w:date="2024-07-31T13:42:00Z">
        <w:r w:rsidRPr="00424939">
          <w:delText xml:space="preserve"> </w:delText>
        </w:r>
      </w:del>
      <w:r w:rsidRPr="00424939">
        <w:t xml:space="preserve"> </w:t>
      </w:r>
      <w:r w:rsidRPr="00424939">
        <w:rPr>
          <w:u w:val="single"/>
        </w:rPr>
        <w:t>Prerequisite</w:t>
      </w:r>
      <w:r w:rsidRPr="00424939">
        <w:t xml:space="preserve">: </w:t>
      </w:r>
      <w:r w:rsidR="00A60DA8">
        <w:t>a</w:t>
      </w:r>
      <w:r w:rsidR="00A60DA8" w:rsidRPr="00A60DA8">
        <w:t>dmission into the Bachelor of Science Nursing Program; previous or concurrent registration in the following courses: Art and Science of Nursing (NUR-300), Pathophysiology and Assessment (</w:t>
      </w:r>
      <w:r w:rsidR="00C9767F" w:rsidRPr="00C9767F">
        <w:t>NUR-315/NUR-315L/NUR-315C</w:t>
      </w:r>
      <w:r w:rsidR="00A60DA8" w:rsidRPr="00A60DA8">
        <w:t>) and Pharmacological Principles (NUR-360).  (0.5 course credits)</w:t>
      </w:r>
    </w:p>
    <w:p w14:paraId="4E3EC4C6" w14:textId="11574D68" w:rsidR="005475A9" w:rsidRPr="00424939" w:rsidRDefault="005475A9" w:rsidP="003A68D2">
      <w:pPr>
        <w:spacing w:before="40" w:after="0"/>
        <w:rPr>
          <w:rFonts w:cs="Times New Roman"/>
          <w:color w:val="000000" w:themeColor="text1"/>
        </w:rPr>
        <w:pPrChange w:id="14031" w:author="Summer 2023 updates" w:date="2024-07-31T13:42:00Z">
          <w:pPr>
            <w:spacing w:after="0"/>
          </w:pPr>
        </w:pPrChange>
      </w:pPr>
      <w:r w:rsidRPr="00424939">
        <w:rPr>
          <w:rFonts w:cs="Times New Roman"/>
          <w:b/>
          <w:color w:val="000000" w:themeColor="text1"/>
        </w:rPr>
        <w:t>NUR-315</w:t>
      </w:r>
      <w:r w:rsidR="007D5BD4" w:rsidRPr="00424939">
        <w:rPr>
          <w:rFonts w:cs="Times New Roman"/>
          <w:b/>
          <w:color w:val="000000" w:themeColor="text1"/>
        </w:rPr>
        <w:t>/-31</w:t>
      </w:r>
      <w:r w:rsidR="00501DAA" w:rsidRPr="00424939">
        <w:rPr>
          <w:rFonts w:cs="Times New Roman"/>
          <w:b/>
          <w:color w:val="000000" w:themeColor="text1"/>
        </w:rPr>
        <w:t>5L</w:t>
      </w:r>
      <w:r w:rsidR="00A60DA8">
        <w:rPr>
          <w:rFonts w:cs="Times New Roman"/>
          <w:b/>
          <w:color w:val="000000" w:themeColor="text1"/>
        </w:rPr>
        <w:t>/-315C</w:t>
      </w:r>
      <w:r w:rsidRPr="00424939">
        <w:rPr>
          <w:rFonts w:cs="Times New Roman"/>
          <w:b/>
          <w:color w:val="000000" w:themeColor="text1"/>
        </w:rPr>
        <w:t xml:space="preserve"> Pathophysiology and Assessment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590FB93E" w14:textId="08B194C0" w:rsidR="005475A9" w:rsidRPr="00424939" w:rsidRDefault="005475A9" w:rsidP="003A68D2">
      <w:pPr>
        <w:rPr>
          <w:rPrChange w:id="14032" w:author="Summer 2023 updates" w:date="2024-07-31T13:42:00Z">
            <w:rPr>
              <w:color w:val="000000" w:themeColor="text1"/>
            </w:rPr>
          </w:rPrChange>
        </w:rPr>
      </w:pPr>
      <w:r w:rsidRPr="00424939">
        <w:rPr>
          <w:rPrChange w:id="14033" w:author="Summer 2023 updates" w:date="2024-07-31T13:42:00Z">
            <w:rPr>
              <w:color w:val="000000" w:themeColor="text1"/>
            </w:rPr>
          </w:rPrChange>
        </w:rPr>
        <w:t xml:space="preserve">Provides the foundation for the integration of assessment data and pathophysiological concepts in the application of the nursing process. Focuses on comprehensive health assessment of diverse individuals across the lifespan. Assessment skills, health histories, and physical exams are practiced.  Clinical </w:t>
      </w:r>
      <w:r w:rsidR="00A60DA8" w:rsidRPr="00A60DA8">
        <w:rPr>
          <w:rPrChange w:id="14034" w:author="Summer 2023 updates" w:date="2024-07-31T13:42:00Z">
            <w:rPr>
              <w:color w:val="000000" w:themeColor="text1"/>
            </w:rPr>
          </w:rPrChange>
        </w:rPr>
        <w:t>and laboratory components provide opportunities to reinforce psychomotor skills and</w:t>
      </w:r>
      <w:r w:rsidR="00A60DA8">
        <w:rPr>
          <w:rPrChange w:id="14035" w:author="Summer 2023 updates" w:date="2024-07-31T13:42:00Z">
            <w:rPr>
              <w:color w:val="000000" w:themeColor="text1"/>
            </w:rPr>
          </w:rPrChange>
        </w:rPr>
        <w:t xml:space="preserve"> </w:t>
      </w:r>
      <w:r w:rsidRPr="00424939">
        <w:rPr>
          <w:rPrChange w:id="14036" w:author="Summer 2023 updates" w:date="2024-07-31T13:42:00Z">
            <w:rPr>
              <w:color w:val="000000" w:themeColor="text1"/>
            </w:rPr>
          </w:rPrChange>
        </w:rPr>
        <w:t>health assessment skills with diverse individuals across the lifespan as well as implementing safe, basic patient-centered care.</w:t>
      </w:r>
      <w:r w:rsidR="002543E7" w:rsidRPr="002543E7">
        <w:rPr>
          <w:rFonts w:ascii="Arial-BoldMT" w:hAnsi="Arial-BoldMT" w:cs="Arial-BoldMT"/>
          <w:b/>
          <w:bCs/>
        </w:rPr>
        <w:t xml:space="preserve"> </w:t>
      </w:r>
      <w:r w:rsidR="002543E7" w:rsidRPr="002543E7">
        <w:rPr>
          <w:rFonts w:cs="Arial-BoldMT"/>
          <w:b/>
          <w:bCs/>
          <w:sz w:val="20"/>
          <w:szCs w:val="20"/>
        </w:rPr>
        <w:t>Lab and clinical are P/NP basis only</w:t>
      </w:r>
      <w:r w:rsidR="002543E7" w:rsidRPr="002543E7">
        <w:rPr>
          <w:rFonts w:cs="ArialMT"/>
          <w:sz w:val="20"/>
          <w:szCs w:val="20"/>
        </w:rPr>
        <w:t>.</w:t>
      </w:r>
      <w:r w:rsidRPr="00424939">
        <w:rPr>
          <w:rPrChange w:id="14037" w:author="Summer 2023 updates" w:date="2024-07-31T13:42:00Z">
            <w:rPr>
              <w:color w:val="000000" w:themeColor="text1"/>
            </w:rPr>
          </w:rPrChange>
        </w:rPr>
        <w:t xml:space="preserve"> </w:t>
      </w:r>
      <w:r w:rsidR="00B87BB2" w:rsidRPr="00424939">
        <w:rPr>
          <w:u w:val="single"/>
          <w:rPrChange w:id="14038" w:author="Summer 2023 updates" w:date="2024-07-31T13:42:00Z">
            <w:rPr>
              <w:color w:val="000000" w:themeColor="text1"/>
              <w:u w:val="single"/>
            </w:rPr>
          </w:rPrChange>
        </w:rPr>
        <w:t>Prerequisites</w:t>
      </w:r>
      <w:r w:rsidR="00897BA1" w:rsidRPr="00424939">
        <w:rPr>
          <w:rPrChange w:id="14039" w:author="Summer 2023 updates" w:date="2024-07-31T13:42:00Z">
            <w:rPr>
              <w:color w:val="000000" w:themeColor="text1"/>
            </w:rPr>
          </w:rPrChange>
        </w:rPr>
        <w:t>:</w:t>
      </w:r>
      <w:r w:rsidRPr="00424939">
        <w:rPr>
          <w:rPrChange w:id="14040" w:author="Summer 2023 updates" w:date="2024-07-31T13:42:00Z">
            <w:rPr>
              <w:color w:val="000000" w:themeColor="text1"/>
            </w:rPr>
          </w:rPrChange>
        </w:rPr>
        <w:t xml:space="preserve"> admission to the Bachelor of Science in Nursing</w:t>
      </w:r>
      <w:r w:rsidR="00B8454E" w:rsidRPr="00424939">
        <w:rPr>
          <w:rPrChange w:id="14041" w:author="Summer 2023 updates" w:date="2024-07-31T13:42:00Z">
            <w:rPr>
              <w:color w:val="000000" w:themeColor="text1"/>
            </w:rPr>
          </w:rPrChange>
        </w:rPr>
        <w:fldChar w:fldCharType="begin"/>
      </w:r>
      <w:r w:rsidR="00B8454E" w:rsidRPr="00424939">
        <w:rPr>
          <w:rPrChange w:id="14042" w:author="Summer 2023 updates" w:date="2024-07-31T13:42:00Z">
            <w:rPr>
              <w:color w:val="000000" w:themeColor="text1"/>
            </w:rPr>
          </w:rPrChange>
        </w:rPr>
        <w:instrText xml:space="preserve"> XE "Nursing" </w:instrText>
      </w:r>
      <w:r w:rsidR="00B8454E" w:rsidRPr="00424939">
        <w:rPr>
          <w:rPrChange w:id="14043" w:author="Summer 2023 updates" w:date="2024-07-31T13:42:00Z">
            <w:rPr>
              <w:color w:val="000000" w:themeColor="text1"/>
            </w:rPr>
          </w:rPrChange>
        </w:rPr>
        <w:fldChar w:fldCharType="end"/>
      </w:r>
      <w:r w:rsidRPr="00424939">
        <w:rPr>
          <w:rPrChange w:id="14044" w:author="Summer 2023 updates" w:date="2024-07-31T13:42:00Z">
            <w:rPr>
              <w:color w:val="000000" w:themeColor="text1"/>
            </w:rPr>
          </w:rPrChange>
        </w:rPr>
        <w:t xml:space="preserve"> </w:t>
      </w:r>
      <w:r w:rsidR="00C9767F" w:rsidRPr="00C9767F">
        <w:rPr>
          <w:rPrChange w:id="14045" w:author="Summer 2023 updates" w:date="2024-07-31T13:42:00Z">
            <w:rPr>
              <w:color w:val="000000" w:themeColor="text1"/>
            </w:rPr>
          </w:rPrChange>
        </w:rPr>
        <w:t xml:space="preserve">Program; previous or concurrent registration in the following course: Art and Science of Nursing (NUR-300), Information Literacy and Management </w:t>
      </w:r>
      <w:r w:rsidR="003B59C9">
        <w:rPr>
          <w:rPrChange w:id="14046" w:author="Summer 2023 updates" w:date="2024-07-31T13:42:00Z">
            <w:rPr>
              <w:color w:val="000000" w:themeColor="text1"/>
            </w:rPr>
          </w:rPrChange>
        </w:rPr>
        <w:t>(WE) (NUR-305)</w:t>
      </w:r>
      <w:r w:rsidR="00C9767F" w:rsidRPr="00C9767F">
        <w:rPr>
          <w:rPrChange w:id="14047" w:author="Summer 2023 updates" w:date="2024-07-31T13:42:00Z">
            <w:rPr>
              <w:color w:val="000000" w:themeColor="text1"/>
            </w:rPr>
          </w:rPrChange>
        </w:rPr>
        <w:t>, Pharmacological Principles (NUR-360). (2.0 course credits)</w:t>
      </w:r>
      <w:r w:rsidRPr="00424939">
        <w:rPr>
          <w:rPrChange w:id="14048" w:author="Summer 2023 updates" w:date="2024-07-31T13:42:00Z">
            <w:rPr>
              <w:color w:val="000000" w:themeColor="text1"/>
            </w:rPr>
          </w:rPrChange>
        </w:rPr>
        <w:t xml:space="preserve"> </w:t>
      </w:r>
    </w:p>
    <w:p w14:paraId="00A53F3D" w14:textId="7483645B" w:rsidR="00A46E34" w:rsidRPr="00424939" w:rsidRDefault="00A46E34" w:rsidP="003A68D2">
      <w:pPr>
        <w:spacing w:before="40" w:after="0"/>
        <w:ind w:right="-96"/>
        <w:rPr>
          <w:rFonts w:cs="Times New Roman"/>
          <w:color w:val="000000" w:themeColor="text1"/>
        </w:rPr>
        <w:pPrChange w:id="14049" w:author="Summer 2023 updates" w:date="2024-07-31T13:42:00Z">
          <w:pPr>
            <w:spacing w:after="0"/>
            <w:ind w:right="-96"/>
          </w:pPr>
        </w:pPrChange>
      </w:pPr>
      <w:r w:rsidRPr="00424939">
        <w:rPr>
          <w:rFonts w:cs="Times New Roman"/>
          <w:b/>
          <w:color w:val="000000" w:themeColor="text1"/>
        </w:rPr>
        <w:t>NUR-345 Mental Health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E77C486" w14:textId="1FA4471E" w:rsidR="00A46E34" w:rsidRPr="00424939" w:rsidRDefault="00A46E34" w:rsidP="003A68D2">
      <w:pPr>
        <w:rPr>
          <w:rPrChange w:id="14050" w:author="Summer 2023 updates" w:date="2024-07-31T13:42:00Z">
            <w:rPr>
              <w:color w:val="000000" w:themeColor="text1"/>
            </w:rPr>
          </w:rPrChange>
        </w:rPr>
      </w:pPr>
      <w:r w:rsidRPr="00424939">
        <w:rPr>
          <w:rPrChange w:id="14051" w:author="Summer 2023 updates" w:date="2024-07-31T13:42:00Z">
            <w:rPr>
              <w:color w:val="000000" w:themeColor="text1"/>
            </w:rPr>
          </w:rPrChange>
        </w:rPr>
        <w:t xml:space="preserve">Focuses on the knowledge and skills necessary to provide safe, holistic care for diverse individuals and families experiencing actual or potential alterations in mental health. Students explore specific mental health problems and how to apply evidence-based practice when caring for individuals and families across the life span, as well as the importance of self-analysis, respect for diversity, professional accountability, and ethical responsibility. Students develop communication techniques necessary to promote client well-being and safety, as well as collaborate with the health-care team.  Clinical application includes caring for individuals experiencing alterations in mental health in a variety of settings. </w:t>
      </w:r>
      <w:r w:rsidRPr="00424939">
        <w:rPr>
          <w:u w:val="single"/>
          <w:rPrChange w:id="14052" w:author="Summer 2023 updates" w:date="2024-07-31T13:42:00Z">
            <w:rPr>
              <w:color w:val="000000" w:themeColor="text1"/>
              <w:u w:val="single"/>
            </w:rPr>
          </w:rPrChange>
        </w:rPr>
        <w:t>Prerequisite</w:t>
      </w:r>
      <w:r w:rsidR="00897BA1" w:rsidRPr="00424939">
        <w:rPr>
          <w:rPrChange w:id="14053" w:author="Summer 2023 updates" w:date="2024-07-31T13:42:00Z">
            <w:rPr>
              <w:color w:val="000000" w:themeColor="text1"/>
            </w:rPr>
          </w:rPrChange>
        </w:rPr>
        <w:t>:</w:t>
      </w:r>
      <w:r w:rsidR="00C9767F">
        <w:rPr>
          <w:rPrChange w:id="14054" w:author="Summer 2023 updates" w:date="2024-07-31T13:42:00Z">
            <w:rPr>
              <w:color w:val="000000" w:themeColor="text1"/>
            </w:rPr>
          </w:rPrChange>
        </w:rPr>
        <w:t xml:space="preserve"> a</w:t>
      </w:r>
      <w:r w:rsidR="00C9767F" w:rsidRPr="00C9767F">
        <w:rPr>
          <w:rPrChange w:id="14055" w:author="Summer 2023 updates" w:date="2024-07-31T13:42:00Z">
            <w:rPr>
              <w:color w:val="000000" w:themeColor="text1"/>
            </w:rPr>
          </w:rPrChange>
        </w:rPr>
        <w:t xml:space="preserve">dmission into the Bachelor of Science Nursing Program; Art and Science of Nursing (NUR-300), Information Literacy and Management </w:t>
      </w:r>
      <w:r w:rsidR="003B59C9">
        <w:rPr>
          <w:rPrChange w:id="14056" w:author="Summer 2023 updates" w:date="2024-07-31T13:42:00Z">
            <w:rPr>
              <w:color w:val="000000" w:themeColor="text1"/>
            </w:rPr>
          </w:rPrChange>
        </w:rPr>
        <w:t>(WE) (NUR-305)</w:t>
      </w:r>
      <w:r w:rsidR="00C9767F" w:rsidRPr="00C9767F">
        <w:rPr>
          <w:rPrChange w:id="14057" w:author="Summer 2023 updates" w:date="2024-07-31T13:42:00Z">
            <w:rPr>
              <w:color w:val="000000" w:themeColor="text1"/>
            </w:rPr>
          </w:rPrChange>
        </w:rPr>
        <w:t>, Pharmacological Principles (NUR-360), and Pathophysiology and Assessment (NUR-315/NUR-315L/NUR-315C).</w:t>
      </w:r>
    </w:p>
    <w:p w14:paraId="4B426D25" w14:textId="3C850964" w:rsidR="005475A9" w:rsidRPr="00D54D46" w:rsidRDefault="005475A9" w:rsidP="005771D9">
      <w:pPr>
        <w:spacing w:before="40" w:after="0"/>
        <w:ind w:right="-101"/>
        <w:rPr>
          <w:rFonts w:cs="Times New Roman"/>
          <w:b/>
          <w:color w:val="000000" w:themeColor="text1"/>
        </w:rPr>
        <w:pPrChange w:id="14058" w:author="Summer 2023 updates" w:date="2024-07-31T13:42:00Z">
          <w:pPr>
            <w:spacing w:after="0"/>
            <w:ind w:right="-96"/>
          </w:pPr>
        </w:pPrChange>
      </w:pPr>
      <w:r w:rsidRPr="00424939">
        <w:rPr>
          <w:rFonts w:cs="Times New Roman"/>
          <w:b/>
          <w:color w:val="000000" w:themeColor="text1"/>
        </w:rPr>
        <w:t>NUR-355</w:t>
      </w:r>
      <w:r w:rsidR="00501DAA" w:rsidRPr="00424939">
        <w:rPr>
          <w:rFonts w:cs="Times New Roman"/>
          <w:b/>
          <w:color w:val="000000" w:themeColor="text1"/>
        </w:rPr>
        <w:t>/-355L</w:t>
      </w:r>
      <w:r w:rsidR="00C9767F">
        <w:rPr>
          <w:rFonts w:cs="Times New Roman"/>
          <w:b/>
          <w:color w:val="000000" w:themeColor="text1"/>
        </w:rPr>
        <w:t xml:space="preserve">/-355C </w:t>
      </w:r>
      <w:r w:rsidRPr="00424939">
        <w:rPr>
          <w:rFonts w:cs="Times New Roman"/>
          <w:b/>
          <w:color w:val="000000" w:themeColor="text1"/>
        </w:rPr>
        <w:t>Introductory Concepts in Nur</w:t>
      </w:r>
      <w:r w:rsidR="004B2A92" w:rsidRPr="00424939">
        <w:rPr>
          <w:rFonts w:cs="Times New Roman"/>
          <w:b/>
          <w:color w:val="000000" w:themeColor="text1"/>
        </w:rPr>
        <w:t>sing</w:t>
      </w:r>
      <w:r w:rsidR="00B8454E" w:rsidRPr="00424939">
        <w:rPr>
          <w:rFonts w:cs="Times New Roman"/>
          <w:b/>
          <w:color w:val="000000" w:themeColor="text1"/>
        </w:rPr>
        <w:fldChar w:fldCharType="begin"/>
      </w:r>
      <w:r w:rsidR="00B8454E" w:rsidRPr="00D54D46">
        <w:rPr>
          <w:rFonts w:cs="Times New Roman"/>
          <w:b/>
          <w:color w:val="000000" w:themeColor="text1"/>
        </w:rPr>
        <w:instrText xml:space="preserve"> XE "Nursing" </w:instrText>
      </w:r>
      <w:r w:rsidR="00B8454E" w:rsidRPr="00424939">
        <w:rPr>
          <w:rFonts w:cs="Times New Roman"/>
          <w:b/>
          <w:color w:val="000000" w:themeColor="text1"/>
        </w:rPr>
        <w:fldChar w:fldCharType="end"/>
      </w:r>
      <w:r w:rsidR="00C9767F" w:rsidRPr="00424939">
        <w:rPr>
          <w:rFonts w:cs="Times New Roman"/>
          <w:b/>
          <w:color w:val="000000" w:themeColor="text1"/>
        </w:rPr>
        <w:t xml:space="preserve"> </w:t>
      </w:r>
      <w:r w:rsidR="00B76E1A" w:rsidRPr="00424939">
        <w:rPr>
          <w:rFonts w:cs="Times New Roman"/>
          <w:b/>
          <w:color w:val="000000" w:themeColor="text1"/>
        </w:rPr>
        <w:fldChar w:fldCharType="begin"/>
      </w:r>
      <w:r w:rsidR="00B76E1A" w:rsidRPr="00D54D46">
        <w:rPr>
          <w:rFonts w:cs="Times New Roman"/>
          <w:b/>
          <w:color w:val="000000" w:themeColor="text1"/>
        </w:rPr>
        <w:instrText xml:space="preserve"> XE "</w:instrText>
      </w:r>
      <w:r w:rsidR="00B76E1A" w:rsidRPr="00424939">
        <w:rPr>
          <w:rFonts w:cs="Times New Roman"/>
          <w:b/>
          <w:color w:val="000000" w:themeColor="text1"/>
        </w:rPr>
        <w:instrText>Application</w:instrText>
      </w:r>
      <w:r w:rsidR="00B76E1A" w:rsidRPr="00D54D46">
        <w:rPr>
          <w:rFonts w:cs="Times New Roman"/>
          <w:b/>
          <w:color w:val="000000" w:themeColor="text1"/>
        </w:rPr>
        <w:instrText xml:space="preserve">" </w:instrText>
      </w:r>
      <w:r w:rsidR="00B76E1A" w:rsidRPr="00424939">
        <w:rPr>
          <w:rFonts w:cs="Times New Roman"/>
          <w:b/>
          <w:color w:val="000000" w:themeColor="text1"/>
        </w:rPr>
        <w:fldChar w:fldCharType="end"/>
      </w:r>
    </w:p>
    <w:p w14:paraId="4E61F450" w14:textId="7C491AAB" w:rsidR="005475A9" w:rsidRPr="00424939" w:rsidRDefault="005475A9" w:rsidP="005771D9">
      <w:pPr>
        <w:rPr>
          <w:rPrChange w:id="14059" w:author="Summer 2023 updates" w:date="2024-07-31T13:42:00Z">
            <w:rPr>
              <w:color w:val="000000" w:themeColor="text1"/>
            </w:rPr>
          </w:rPrChange>
        </w:rPr>
      </w:pPr>
      <w:r w:rsidRPr="00424939">
        <w:rPr>
          <w:rPrChange w:id="14060" w:author="Summer 2023 updates" w:date="2024-07-31T13:42:00Z">
            <w:rPr>
              <w:color w:val="000000" w:themeColor="text1"/>
            </w:rPr>
          </w:rPrChange>
        </w:rPr>
        <w:t>Focuses on holistic care of diverse individuals and families across the life span. Applies the nursing process, emphasizing</w:t>
      </w:r>
      <w:r w:rsidRPr="00424939" w:rsidDel="00F02F37">
        <w:rPr>
          <w:rPrChange w:id="14061" w:author="Summer 2023 updates" w:date="2024-07-31T13:42:00Z">
            <w:rPr>
              <w:color w:val="000000" w:themeColor="text1"/>
            </w:rPr>
          </w:rPrChange>
        </w:rPr>
        <w:t xml:space="preserve"> </w:t>
      </w:r>
      <w:r w:rsidRPr="00424939">
        <w:rPr>
          <w:rPrChange w:id="14062" w:author="Summer 2023 updates" w:date="2024-07-31T13:42:00Z">
            <w:rPr>
              <w:color w:val="000000" w:themeColor="text1"/>
            </w:rPr>
          </w:rPrChange>
        </w:rPr>
        <w:t xml:space="preserve">primary, secondary, and tertiary nursing interventions. in the care of individuals experiencing actual or risk for alterations in renal, gastrointestinal, and musculoskeletal systems. Surgical, dietary, and pharmacological management is integrated.  </w:t>
      </w:r>
      <w:r w:rsidR="00C9767F" w:rsidRPr="00C9767F">
        <w:rPr>
          <w:rPrChange w:id="14063" w:author="Summer 2023 updates" w:date="2024-07-31T13:42:00Z">
            <w:rPr>
              <w:color w:val="000000" w:themeColor="text1"/>
            </w:rPr>
          </w:rPrChange>
        </w:rPr>
        <w:t>Clinical and laboratory components provide opportunities to reinforce psychomotor skills and application of the nursing process in the delivery of safe, evidence-based, holistic care.</w:t>
      </w:r>
      <w:r w:rsidR="00A93BBB" w:rsidRPr="00424939">
        <w:rPr>
          <w:rPrChange w:id="14064" w:author="Summer 2023 updates" w:date="2024-07-31T13:42:00Z">
            <w:rPr>
              <w:color w:val="000000" w:themeColor="text1"/>
            </w:rPr>
          </w:rPrChange>
        </w:rPr>
        <w:t xml:space="preserve"> </w:t>
      </w:r>
      <w:r w:rsidR="00C4663F" w:rsidRPr="002543E7">
        <w:rPr>
          <w:rFonts w:cs="Arial-BoldMT"/>
          <w:b/>
          <w:bCs/>
          <w:sz w:val="20"/>
          <w:szCs w:val="20"/>
        </w:rPr>
        <w:t>Lab and clinical are P/NP basis only</w:t>
      </w:r>
      <w:r w:rsidR="00C4663F" w:rsidRPr="002543E7">
        <w:rPr>
          <w:rFonts w:cs="ArialMT"/>
          <w:sz w:val="20"/>
          <w:szCs w:val="20"/>
        </w:rPr>
        <w:t>.</w:t>
      </w:r>
      <w:r w:rsidR="00C4663F" w:rsidRPr="00424939">
        <w:rPr>
          <w:rPrChange w:id="14065" w:author="Summer 2023 updates" w:date="2024-07-31T13:42:00Z">
            <w:rPr>
              <w:color w:val="000000" w:themeColor="text1"/>
            </w:rPr>
          </w:rPrChange>
        </w:rPr>
        <w:t xml:space="preserve"> </w:t>
      </w:r>
      <w:r w:rsidRPr="00424939">
        <w:rPr>
          <w:rPrChange w:id="14066" w:author="Summer 2023 updates" w:date="2024-07-31T13:42:00Z">
            <w:rPr>
              <w:color w:val="000000" w:themeColor="text1"/>
            </w:rPr>
          </w:rPrChange>
        </w:rPr>
        <w:t xml:space="preserve"> </w:t>
      </w:r>
      <w:r w:rsidR="00B87BB2" w:rsidRPr="00424939">
        <w:rPr>
          <w:u w:val="single"/>
          <w:rPrChange w:id="14067" w:author="Summer 2023 updates" w:date="2024-07-31T13:42:00Z">
            <w:rPr>
              <w:color w:val="000000" w:themeColor="text1"/>
              <w:u w:val="single"/>
            </w:rPr>
          </w:rPrChange>
        </w:rPr>
        <w:t>Prerequisites</w:t>
      </w:r>
      <w:r w:rsidR="00897BA1" w:rsidRPr="00424939">
        <w:rPr>
          <w:rPrChange w:id="14068" w:author="Summer 2023 updates" w:date="2024-07-31T13:42:00Z">
            <w:rPr>
              <w:color w:val="000000" w:themeColor="text1"/>
            </w:rPr>
          </w:rPrChange>
        </w:rPr>
        <w:t>:</w:t>
      </w:r>
      <w:r w:rsidRPr="00424939">
        <w:rPr>
          <w:rPrChange w:id="14069" w:author="Summer 2023 updates" w:date="2024-07-31T13:42:00Z">
            <w:rPr>
              <w:color w:val="000000" w:themeColor="text1"/>
            </w:rPr>
          </w:rPrChange>
        </w:rPr>
        <w:t xml:space="preserve"> </w:t>
      </w:r>
      <w:r w:rsidR="00C9767F">
        <w:rPr>
          <w:rPrChange w:id="14070" w:author="Summer 2023 updates" w:date="2024-07-31T13:42:00Z">
            <w:rPr>
              <w:color w:val="000000" w:themeColor="text1"/>
            </w:rPr>
          </w:rPrChange>
        </w:rPr>
        <w:t>a</w:t>
      </w:r>
      <w:r w:rsidR="00C9767F" w:rsidRPr="00C9767F">
        <w:rPr>
          <w:rPrChange w:id="14071" w:author="Summer 2023 updates" w:date="2024-07-31T13:42:00Z">
            <w:rPr>
              <w:color w:val="000000" w:themeColor="text1"/>
            </w:rPr>
          </w:rPrChange>
        </w:rPr>
        <w:t xml:space="preserve">dmission into the Bachelor of Science Nursing Program; Art and Science of Nursing (NUR-300); Information Literacy and Management </w:t>
      </w:r>
      <w:r w:rsidR="003B59C9">
        <w:rPr>
          <w:rPrChange w:id="14072" w:author="Summer 2023 updates" w:date="2024-07-31T13:42:00Z">
            <w:rPr>
              <w:color w:val="000000" w:themeColor="text1"/>
            </w:rPr>
          </w:rPrChange>
        </w:rPr>
        <w:t>(WE) (NUR-305)</w:t>
      </w:r>
      <w:r w:rsidR="00C9767F" w:rsidRPr="00C9767F">
        <w:rPr>
          <w:rPrChange w:id="14073" w:author="Summer 2023 updates" w:date="2024-07-31T13:42:00Z">
            <w:rPr>
              <w:color w:val="000000" w:themeColor="text1"/>
            </w:rPr>
          </w:rPrChange>
        </w:rPr>
        <w:t>; Pharmacological Principles (NUR-360), and Pathophysiology and Assessment</w:t>
      </w:r>
      <w:r w:rsidR="00B76E1A" w:rsidRPr="00424939">
        <w:rPr>
          <w:rPrChange w:id="14074" w:author="Summer 2023 updates" w:date="2024-07-31T13:42:00Z">
            <w:rPr>
              <w:color w:val="000000" w:themeColor="text1"/>
            </w:rPr>
          </w:rPrChange>
        </w:rPr>
        <w:fldChar w:fldCharType="begin"/>
      </w:r>
      <w:r w:rsidR="00B76E1A" w:rsidRPr="00424939">
        <w:rPr>
          <w:rPrChange w:id="14075" w:author="Summer 2023 updates" w:date="2024-07-31T13:42:00Z">
            <w:rPr>
              <w:color w:val="000000" w:themeColor="text1"/>
            </w:rPr>
          </w:rPrChange>
        </w:rPr>
        <w:instrText xml:space="preserve"> XE "</w:instrText>
      </w:r>
      <w:r w:rsidR="00B76E1A" w:rsidRPr="00424939">
        <w:rPr>
          <w:b/>
          <w:rPrChange w:id="14076" w:author="Summer 2023 updates" w:date="2024-07-31T13:42:00Z">
            <w:rPr>
              <w:b/>
              <w:color w:val="000000" w:themeColor="text1"/>
            </w:rPr>
          </w:rPrChange>
        </w:rPr>
        <w:instrText>Application</w:instrText>
      </w:r>
      <w:r w:rsidR="00B76E1A" w:rsidRPr="00424939">
        <w:rPr>
          <w:rPrChange w:id="14077" w:author="Summer 2023 updates" w:date="2024-07-31T13:42:00Z">
            <w:rPr>
              <w:color w:val="000000" w:themeColor="text1"/>
            </w:rPr>
          </w:rPrChange>
        </w:rPr>
        <w:instrText xml:space="preserve">" </w:instrText>
      </w:r>
      <w:r w:rsidR="00B76E1A" w:rsidRPr="00424939">
        <w:rPr>
          <w:rPrChange w:id="14078" w:author="Summer 2023 updates" w:date="2024-07-31T13:42:00Z">
            <w:rPr>
              <w:color w:val="000000" w:themeColor="text1"/>
            </w:rPr>
          </w:rPrChange>
        </w:rPr>
        <w:fldChar w:fldCharType="end"/>
      </w:r>
      <w:r w:rsidRPr="00424939">
        <w:rPr>
          <w:rPrChange w:id="14079" w:author="Summer 2023 updates" w:date="2024-07-31T13:42:00Z">
            <w:rPr>
              <w:color w:val="000000" w:themeColor="text1"/>
            </w:rPr>
          </w:rPrChange>
        </w:rPr>
        <w:t xml:space="preserve"> </w:t>
      </w:r>
      <w:r w:rsidR="00C9767F" w:rsidRPr="00C9767F">
        <w:rPr>
          <w:rPrChange w:id="14080" w:author="Summer 2023 updates" w:date="2024-07-31T13:42:00Z">
            <w:rPr>
              <w:color w:val="000000" w:themeColor="text1"/>
            </w:rPr>
          </w:rPrChange>
        </w:rPr>
        <w:t>(NUR-315/NUR-315L/NUR-315C). (</w:t>
      </w:r>
      <w:r w:rsidRPr="00424939">
        <w:rPr>
          <w:rPrChange w:id="14081" w:author="Summer 2023 updates" w:date="2024-07-31T13:42:00Z">
            <w:rPr>
              <w:color w:val="000000" w:themeColor="text1"/>
            </w:rPr>
          </w:rPrChange>
        </w:rPr>
        <w:t xml:space="preserve">2.0 course credits) </w:t>
      </w:r>
    </w:p>
    <w:p w14:paraId="63873A2E" w14:textId="4E7D7B96" w:rsidR="00A93BBB" w:rsidRPr="00424939" w:rsidRDefault="00A93BBB" w:rsidP="005771D9">
      <w:pPr>
        <w:spacing w:before="40" w:after="0"/>
        <w:ind w:right="-101"/>
        <w:rPr>
          <w:rFonts w:cs="Times New Roman"/>
          <w:b/>
          <w:color w:val="000000" w:themeColor="text1"/>
        </w:rPr>
        <w:pPrChange w:id="14082" w:author="Summer 2023 updates" w:date="2024-07-31T13:42:00Z">
          <w:pPr>
            <w:spacing w:after="0"/>
          </w:pPr>
        </w:pPrChange>
      </w:pPr>
      <w:r w:rsidRPr="00424939">
        <w:rPr>
          <w:rFonts w:cs="Times New Roman"/>
          <w:b/>
          <w:color w:val="000000" w:themeColor="text1"/>
        </w:rPr>
        <w:t>NUR-360 Pharmacological Principles</w:t>
      </w:r>
    </w:p>
    <w:p w14:paraId="55CFECCC" w14:textId="1B910AFC" w:rsidR="00A93BBB" w:rsidRPr="00424939" w:rsidRDefault="00A93BBB" w:rsidP="005771D9">
      <w:r w:rsidRPr="00424939">
        <w:t xml:space="preserve">Basic concepts and principles of administration, pharmacokinetics, pharmacodynamics, and application to basic biophysical concepts for specific pharmacological interventions.  A brief overview of the mechanisms of action of select classifications of drugs is included.  </w:t>
      </w:r>
      <w:r w:rsidRPr="00424939">
        <w:rPr>
          <w:u w:val="single"/>
        </w:rPr>
        <w:t>Prerequisite</w:t>
      </w:r>
      <w:r w:rsidR="00897BA1" w:rsidRPr="00424939">
        <w:t>:</w:t>
      </w:r>
      <w:r w:rsidRPr="00424939">
        <w:t xml:space="preserve">  </w:t>
      </w:r>
      <w:r w:rsidR="003077BD">
        <w:t>a</w:t>
      </w:r>
      <w:r w:rsidR="003077BD" w:rsidRPr="003077BD">
        <w:t xml:space="preserve">dmission into the Bachelor of Science in Nursing Degree or consent of instructor Program; previous or concurrent registration in the following course: Art and Science of Nursing (NUR-300), Information Literacy &amp; Management </w:t>
      </w:r>
      <w:r w:rsidR="003B59C9">
        <w:t>(WE) (NUR-305)</w:t>
      </w:r>
      <w:r w:rsidR="003077BD" w:rsidRPr="003077BD">
        <w:t>, and Pathophysiology and Assessment (NUR-315/NUR-315L/NUR-315C).  (0.5 course credits)</w:t>
      </w:r>
    </w:p>
    <w:p w14:paraId="2B71C80A" w14:textId="397D354C" w:rsidR="005475A9" w:rsidRPr="00424939" w:rsidRDefault="005475A9" w:rsidP="00DB5E9E">
      <w:pPr>
        <w:spacing w:after="0"/>
        <w:rPr>
          <w:rFonts w:cs="Times New Roman"/>
          <w:color w:val="000000" w:themeColor="text1"/>
        </w:rPr>
      </w:pPr>
      <w:r w:rsidRPr="00424939">
        <w:rPr>
          <w:rFonts w:cs="Times New Roman"/>
          <w:b/>
          <w:color w:val="000000" w:themeColor="text1"/>
        </w:rPr>
        <w:t>NUR-375 Legal and Ethical Issues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DB3A50" w:rsidRPr="00424939">
        <w:rPr>
          <w:rFonts w:cs="Times New Roman"/>
          <w:b/>
          <w:color w:val="000000" w:themeColor="text1"/>
        </w:rPr>
        <w:t>(WE)</w:t>
      </w:r>
    </w:p>
    <w:p w14:paraId="7C4084B7" w14:textId="3FE2BE61" w:rsidR="000A446A" w:rsidRDefault="005475A9" w:rsidP="005771D9">
      <w:pPr>
        <w:rPr>
          <w:rFonts w:cs="Times New Roman"/>
          <w:b/>
          <w:color w:val="000000" w:themeColor="text1"/>
        </w:rPr>
      </w:pPr>
      <w:r w:rsidRPr="00424939">
        <w:t>Focuses on the complexity of moral, legal, and ethical issues</w:t>
      </w:r>
      <w:r w:rsidRPr="00424939">
        <w:rPr>
          <w:b/>
        </w:rPr>
        <w:t xml:space="preserve"> </w:t>
      </w:r>
      <w:r w:rsidRPr="00424939">
        <w:t xml:space="preserve">in health care. Topics include the legislative and regulatory processes governing healthcare, appraisal of legal risks, ethical principles, current ethical debates in healthcare, and developing trends and ethical conflicts. Students examine and explore one topic in depth. </w:t>
      </w:r>
      <w:r w:rsidR="00B87BB2" w:rsidRPr="00424939">
        <w:rPr>
          <w:u w:val="single"/>
        </w:rPr>
        <w:t>Prerequisite</w:t>
      </w:r>
      <w:r w:rsidR="00782104" w:rsidRPr="00424939">
        <w:t xml:space="preserve">: </w:t>
      </w:r>
      <w:r w:rsidRPr="00424939">
        <w:t>a</w:t>
      </w:r>
      <w:r w:rsidR="003077BD" w:rsidRPr="003077BD">
        <w:t xml:space="preserve">dmission into the Bachelor of Science Nursing Program; Art and Science of Nursing (NUR-300), Information Literacy and Management </w:t>
      </w:r>
      <w:r w:rsidR="003B59C9">
        <w:t>(WE) (NUR-305)</w:t>
      </w:r>
      <w:r w:rsidR="003077BD" w:rsidRPr="003077BD">
        <w:t>, Pharmacological Principles (NUR-360), and Pathophysiology and Assessment (NUR-315/NUR-315L/NUR-315C).</w:t>
      </w:r>
      <w:r w:rsidR="00DC2B3F" w:rsidRPr="00424939" w:rsidDel="001B7830">
        <w:t xml:space="preserve"> </w:t>
      </w:r>
    </w:p>
    <w:p w14:paraId="64A07B1A" w14:textId="070F97D5" w:rsidR="005475A9" w:rsidRPr="00424939" w:rsidRDefault="005475A9" w:rsidP="005771D9">
      <w:pPr>
        <w:spacing w:before="40" w:after="0"/>
        <w:rPr>
          <w:rFonts w:cs="Times New Roman"/>
          <w:color w:val="000000" w:themeColor="text1"/>
        </w:rPr>
        <w:pPrChange w:id="14083" w:author="Summer 2023 updates" w:date="2024-07-31T13:42:00Z">
          <w:pPr>
            <w:spacing w:after="0"/>
          </w:pPr>
        </w:pPrChange>
      </w:pPr>
      <w:r w:rsidRPr="00424939">
        <w:rPr>
          <w:rFonts w:cs="Times New Roman"/>
          <w:b/>
          <w:color w:val="000000" w:themeColor="text1"/>
        </w:rPr>
        <w:t xml:space="preserve">NUR-387 Alternative Therapies for Health and Healing </w:t>
      </w:r>
    </w:p>
    <w:p w14:paraId="79BDB7D2" w14:textId="77777777" w:rsidR="003077BD" w:rsidRDefault="005475A9" w:rsidP="000A446A">
      <w:r w:rsidRPr="00424939">
        <w:t xml:space="preserve">Examines available alternative and complimentary therapies. Risks and benefits of these modalities are assessed to determine if there are solid, scientific rationales for them. Therapies include dietary supplements, mind-body interventions (e.g., meditation), </w:t>
      </w:r>
      <w:r w:rsidR="00760DCD" w:rsidRPr="00424939">
        <w:t>body-based</w:t>
      </w:r>
      <w:r w:rsidRPr="00424939">
        <w:t xml:space="preserve"> methods (e.g., massage), and energy therapies (e.g., Reiki). </w:t>
      </w:r>
      <w:r w:rsidR="00B87BB2" w:rsidRPr="00424939">
        <w:rPr>
          <w:u w:val="single"/>
        </w:rPr>
        <w:t>Prerequisite</w:t>
      </w:r>
      <w:r w:rsidR="00782104" w:rsidRPr="00424939">
        <w:t>:</w:t>
      </w:r>
      <w:r w:rsidRPr="00424939">
        <w:t xml:space="preserve"> sophomore standing.</w:t>
      </w:r>
    </w:p>
    <w:p w14:paraId="3CB190E3" w14:textId="77777777" w:rsidR="0099609A" w:rsidRDefault="0099609A">
      <w:pPr>
        <w:spacing w:after="200" w:line="276" w:lineRule="auto"/>
        <w:rPr>
          <w:ins w:id="14084" w:author="Summer 2023 updates" w:date="2024-07-31T13:42:00Z"/>
          <w:rFonts w:cs="Times New Roman"/>
          <w:b/>
          <w:color w:val="000000" w:themeColor="text1"/>
        </w:rPr>
      </w:pPr>
      <w:ins w:id="14085" w:author="Summer 2023 updates" w:date="2024-07-31T13:42:00Z">
        <w:r>
          <w:rPr>
            <w:rFonts w:cs="Times New Roman"/>
            <w:b/>
            <w:color w:val="000000" w:themeColor="text1"/>
          </w:rPr>
          <w:br w:type="page"/>
        </w:r>
      </w:ins>
    </w:p>
    <w:p w14:paraId="1C95EE09" w14:textId="460B5B12" w:rsidR="00B3313A" w:rsidRPr="00424939" w:rsidRDefault="00B3313A" w:rsidP="005771D9">
      <w:pPr>
        <w:spacing w:before="40" w:after="0"/>
        <w:rPr>
          <w:rFonts w:cs="Times New Roman"/>
          <w:b/>
          <w:color w:val="000000" w:themeColor="text1"/>
        </w:rPr>
        <w:pPrChange w:id="14086" w:author="Summer 2023 updates" w:date="2024-07-31T13:42:00Z">
          <w:pPr/>
        </w:pPrChange>
      </w:pPr>
      <w:r w:rsidRPr="00424939">
        <w:rPr>
          <w:rFonts w:cs="Times New Roman"/>
          <w:b/>
          <w:color w:val="000000" w:themeColor="text1"/>
        </w:rPr>
        <w:t>NUR-415/-415L</w:t>
      </w:r>
      <w:r w:rsidR="003077BD">
        <w:rPr>
          <w:rFonts w:cs="Times New Roman"/>
          <w:b/>
          <w:color w:val="000000" w:themeColor="text1"/>
        </w:rPr>
        <w:t>/-415C</w:t>
      </w:r>
      <w:r w:rsidRPr="00424939">
        <w:rPr>
          <w:rFonts w:cs="Times New Roman"/>
          <w:b/>
          <w:color w:val="000000" w:themeColor="text1"/>
        </w:rPr>
        <w:t xml:space="preserve"> Advanced Concepts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3ED98CB6" w14:textId="293E8DA1" w:rsidR="00B3313A" w:rsidRPr="00424939" w:rsidRDefault="00B3313A" w:rsidP="005771D9">
      <w:r w:rsidRPr="00424939">
        <w:rPr>
          <w:bCs/>
        </w:rPr>
        <w:t>Advances and continues the focus</w:t>
      </w:r>
      <w:r w:rsidRPr="00424939">
        <w:t xml:space="preserve"> of holistic care for diverse individuals, families, groups, and populations across the life span. Applies the nursing process, emphasizing primary, secondary and tertiary nursing interventions, in care of individuals experiencing actual or risk for alterations in</w:t>
      </w:r>
      <w:r w:rsidRPr="00424939">
        <w:rPr>
          <w:b/>
        </w:rPr>
        <w:t xml:space="preserve"> </w:t>
      </w:r>
      <w:r w:rsidRPr="00424939">
        <w:t xml:space="preserve">integumentary, pulmonary, cardiovascular, endocrine, sensory/neurological, and immune systems. Surgical, dietary and pharmacological management is integrated. </w:t>
      </w:r>
      <w:r w:rsidR="003077BD" w:rsidRPr="003077BD">
        <w:t>Clinical and laboratory components provide opportunities to reinforce psychomotor skills and application of the nursing process in the delivery of safe, evidence-based, holistic, patient-centered care.</w:t>
      </w:r>
      <w:r w:rsidRPr="003077BD">
        <w:t xml:space="preserve"> </w:t>
      </w:r>
      <w:r w:rsidRPr="00424939">
        <w:t xml:space="preserve"> </w:t>
      </w:r>
      <w:r w:rsidR="00C4663F" w:rsidRPr="002543E7">
        <w:rPr>
          <w:rFonts w:cs="Arial-BoldMT"/>
          <w:b/>
          <w:bCs/>
          <w:sz w:val="20"/>
          <w:szCs w:val="20"/>
        </w:rPr>
        <w:t>Lab and clinical are P/NP basis only</w:t>
      </w:r>
      <w:r w:rsidR="00C4663F" w:rsidRPr="002543E7">
        <w:rPr>
          <w:rFonts w:cs="ArialMT"/>
          <w:sz w:val="20"/>
          <w:szCs w:val="20"/>
        </w:rPr>
        <w:t>.</w:t>
      </w:r>
      <w:r w:rsidR="00C4663F" w:rsidRPr="00424939">
        <w:t xml:space="preserve"> </w:t>
      </w:r>
      <w:r w:rsidRPr="00424939">
        <w:rPr>
          <w:u w:val="single"/>
        </w:rPr>
        <w:t>Prerequisite</w:t>
      </w:r>
      <w:r w:rsidRPr="00424939">
        <w:t xml:space="preserve">: </w:t>
      </w:r>
      <w:r w:rsidR="003077BD">
        <w:t>a</w:t>
      </w:r>
      <w:r w:rsidR="003077BD" w:rsidRPr="003077BD">
        <w:t xml:space="preserve">dmission into the Bachelor of Science Nursing Program; Mental Health Nursing (NUR-345), Legal &amp; Ethical Issues in Nursing </w:t>
      </w:r>
      <w:r w:rsidR="003B59C9">
        <w:t>(WE) (NUR-375)</w:t>
      </w:r>
      <w:r w:rsidR="003077BD" w:rsidRPr="003077BD">
        <w:t>, Pharmacological Principles (NUR-360), Introductory Concepts in Nursing/Clinical Application (NUR-355/-355L/-355C). (2.0 course credits)</w:t>
      </w:r>
      <w:r w:rsidRPr="00424939">
        <w:t xml:space="preserve"> </w:t>
      </w:r>
    </w:p>
    <w:p w14:paraId="313633EF" w14:textId="71AE722F" w:rsidR="00B3313A" w:rsidRPr="00424939" w:rsidRDefault="00B3313A" w:rsidP="00B3313A">
      <w:pPr>
        <w:spacing w:after="0"/>
        <w:rPr>
          <w:rFonts w:cs="Times New Roman"/>
          <w:b/>
          <w:color w:val="000000" w:themeColor="text1"/>
        </w:rPr>
      </w:pPr>
      <w:r w:rsidRPr="00424939">
        <w:rPr>
          <w:rFonts w:cs="Times New Roman"/>
          <w:b/>
          <w:color w:val="000000" w:themeColor="text1"/>
        </w:rPr>
        <w:t>NUR-425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Research </w:t>
      </w:r>
      <w:r w:rsidR="003077BD">
        <w:rPr>
          <w:rFonts w:cs="Times New Roman"/>
          <w:b/>
          <w:color w:val="000000" w:themeColor="text1"/>
        </w:rPr>
        <w:t>(WE)</w:t>
      </w:r>
    </w:p>
    <w:p w14:paraId="077334E4" w14:textId="5FCC253D" w:rsidR="00B3313A" w:rsidRPr="00424939" w:rsidRDefault="00B3313A" w:rsidP="005771D9">
      <w:r w:rsidRPr="00424939">
        <w:t xml:space="preserve">Explores the development of evidence-based nursing practice. Discusses research methods for gathering evidence. Explains how evidence is developed and applied to practice.  Steps of the research process are addressed. Elements in determining the validity and reliability of research and levels of evidence are discussed. </w:t>
      </w:r>
      <w:r w:rsidRPr="00424939">
        <w:rPr>
          <w:u w:val="single"/>
        </w:rPr>
        <w:t>Prerequisites</w:t>
      </w:r>
      <w:r w:rsidRPr="00424939">
        <w:t xml:space="preserve">: </w:t>
      </w:r>
      <w:r w:rsidR="00AE0814">
        <w:t>a</w:t>
      </w:r>
      <w:r w:rsidR="00AE0814" w:rsidRPr="00AE0814">
        <w:t xml:space="preserve">dmission into the Bachelor of Science Nursing Program; Information Literacy and Management (NUR-305), Mental Health Nursing (NUR-345), Legal &amp; Ethical Issues in Nursing </w:t>
      </w:r>
      <w:r w:rsidR="003B59C9">
        <w:t>(WE) (NUR-375)</w:t>
      </w:r>
      <w:r w:rsidR="00AE0814" w:rsidRPr="00AE0814">
        <w:t>, Introductory Concepts in Nursing (NUR-355/-355L/-355C).</w:t>
      </w:r>
    </w:p>
    <w:p w14:paraId="324D6A8A" w14:textId="7DC20E9F" w:rsidR="005475A9" w:rsidRPr="00424939" w:rsidRDefault="005475A9" w:rsidP="00DB5E9E">
      <w:pPr>
        <w:spacing w:after="0"/>
        <w:rPr>
          <w:rFonts w:cs="Times New Roman"/>
          <w:b/>
          <w:color w:val="000000" w:themeColor="text1"/>
        </w:rPr>
      </w:pPr>
      <w:r w:rsidRPr="00424939">
        <w:rPr>
          <w:rFonts w:cs="Times New Roman"/>
          <w:b/>
          <w:color w:val="000000" w:themeColor="text1"/>
        </w:rPr>
        <w:t>NUR-4</w:t>
      </w:r>
      <w:r w:rsidR="00D35BB4" w:rsidRPr="00424939">
        <w:rPr>
          <w:rFonts w:cs="Times New Roman"/>
          <w:b/>
          <w:color w:val="000000" w:themeColor="text1"/>
        </w:rPr>
        <w:t>30</w:t>
      </w:r>
      <w:r w:rsidRPr="00424939">
        <w:rPr>
          <w:rFonts w:cs="Times New Roman"/>
          <w:b/>
          <w:color w:val="000000" w:themeColor="text1"/>
        </w:rPr>
        <w:t xml:space="preserve"> Community and Population Oriented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EFD0CAB" w14:textId="35BD8780" w:rsidR="005475A9" w:rsidRPr="00424939" w:rsidRDefault="005475A9" w:rsidP="005771D9">
      <w:pPr>
        <w:rPr>
          <w:rPrChange w:id="14087" w:author="Summer 2023 updates" w:date="2024-07-31T13:42:00Z">
            <w:rPr>
              <w:color w:val="000000" w:themeColor="text1"/>
            </w:rPr>
          </w:rPrChange>
        </w:rPr>
      </w:pPr>
      <w:r w:rsidRPr="00424939">
        <w:rPr>
          <w:rPrChange w:id="14088" w:author="Summer 2023 updates" w:date="2024-07-31T13:42:00Z">
            <w:rPr>
              <w:color w:val="000000" w:themeColor="text1"/>
            </w:rPr>
          </w:rPrChange>
        </w:rPr>
        <w:t xml:space="preserve">Focuses on community and population health promotion, and disease/injury prevention. Community oriented nursing roles are discussed. Topics include levels of prevention, risk analyses, harm reduction, causality, epidemiology, biostatistics, study designs, and sources of data applied to population health. Current issues related to disease control and surveillance, screening programs, clinical decision-making, health planning, and evaluation are addressed. Clinical application includes community observation experiences. </w:t>
      </w:r>
      <w:r w:rsidR="00B87BB2" w:rsidRPr="00424939">
        <w:rPr>
          <w:u w:val="single"/>
          <w:rPrChange w:id="14089" w:author="Summer 2023 updates" w:date="2024-07-31T13:42:00Z">
            <w:rPr>
              <w:color w:val="000000" w:themeColor="text1"/>
              <w:u w:val="single"/>
            </w:rPr>
          </w:rPrChange>
        </w:rPr>
        <w:t>Prerequisite</w:t>
      </w:r>
      <w:r w:rsidR="00782104" w:rsidRPr="00424939">
        <w:rPr>
          <w:rPrChange w:id="14090" w:author="Summer 2023 updates" w:date="2024-07-31T13:42:00Z">
            <w:rPr>
              <w:color w:val="000000" w:themeColor="text1"/>
            </w:rPr>
          </w:rPrChange>
        </w:rPr>
        <w:t>:</w:t>
      </w:r>
      <w:r w:rsidRPr="00424939">
        <w:rPr>
          <w:rPrChange w:id="14091" w:author="Summer 2023 updates" w:date="2024-07-31T13:42:00Z">
            <w:rPr>
              <w:color w:val="000000" w:themeColor="text1"/>
            </w:rPr>
          </w:rPrChange>
        </w:rPr>
        <w:t xml:space="preserve">  </w:t>
      </w:r>
      <w:r w:rsidR="00127EBD" w:rsidRPr="00127EBD">
        <w:rPr>
          <w:rPrChange w:id="14092" w:author="Summer 2023 updates" w:date="2024-07-31T13:42:00Z">
            <w:rPr>
              <w:color w:val="000000" w:themeColor="text1"/>
            </w:rPr>
          </w:rPrChange>
        </w:rPr>
        <w:t xml:space="preserve">Admission into the Bachelor of Science Nursing Program; Mental Health Nursing (NUR-345), Legal &amp; Ethical Issues in Nursing </w:t>
      </w:r>
      <w:r w:rsidR="003B59C9">
        <w:rPr>
          <w:rPrChange w:id="14093" w:author="Summer 2023 updates" w:date="2024-07-31T13:42:00Z">
            <w:rPr>
              <w:color w:val="000000" w:themeColor="text1"/>
            </w:rPr>
          </w:rPrChange>
        </w:rPr>
        <w:t>(WE) (NUR-375)</w:t>
      </w:r>
      <w:r w:rsidR="00127EBD" w:rsidRPr="00127EBD">
        <w:rPr>
          <w:rPrChange w:id="14094" w:author="Summer 2023 updates" w:date="2024-07-31T13:42:00Z">
            <w:rPr>
              <w:color w:val="000000" w:themeColor="text1"/>
            </w:rPr>
          </w:rPrChange>
        </w:rPr>
        <w:t>, Introductory Concepts in Nursing (NUR-355/-355L/-355C)</w:t>
      </w:r>
      <w:r w:rsidR="00BC2D0F" w:rsidRPr="00424939">
        <w:rPr>
          <w:rPrChange w:id="14095" w:author="Summer 2023 updates" w:date="2024-07-31T13:42:00Z">
            <w:rPr>
              <w:color w:val="000000" w:themeColor="text1"/>
            </w:rPr>
          </w:rPrChange>
        </w:rPr>
        <w:t>.</w:t>
      </w:r>
    </w:p>
    <w:p w14:paraId="2CDBE27A" w14:textId="7B735800" w:rsidR="005475A9" w:rsidRPr="00424939" w:rsidRDefault="005475A9" w:rsidP="00DB5E9E">
      <w:pPr>
        <w:spacing w:after="0"/>
        <w:rPr>
          <w:rFonts w:cs="Times New Roman"/>
          <w:b/>
          <w:color w:val="000000" w:themeColor="text1"/>
        </w:rPr>
      </w:pPr>
      <w:r w:rsidRPr="00424939">
        <w:rPr>
          <w:rFonts w:cs="Times New Roman"/>
          <w:b/>
          <w:color w:val="000000" w:themeColor="text1"/>
        </w:rPr>
        <w:t>NUR-4</w:t>
      </w:r>
      <w:r w:rsidR="00D35BB4" w:rsidRPr="00424939">
        <w:rPr>
          <w:rFonts w:cs="Times New Roman"/>
          <w:b/>
          <w:color w:val="000000" w:themeColor="text1"/>
        </w:rPr>
        <w:t>3</w:t>
      </w:r>
      <w:r w:rsidRPr="00424939">
        <w:rPr>
          <w:rFonts w:cs="Times New Roman"/>
          <w:b/>
          <w:color w:val="000000" w:themeColor="text1"/>
        </w:rPr>
        <w:t>1 Maintaining Wellness in Aging and Chronicity</w:t>
      </w:r>
    </w:p>
    <w:p w14:paraId="0A8C1A72" w14:textId="43041A62" w:rsidR="005475A9" w:rsidRPr="00424939" w:rsidRDefault="005475A9" w:rsidP="005771D9">
      <w:pPr>
        <w:rPr>
          <w:rPrChange w:id="14096" w:author="Summer 2023 updates" w:date="2024-07-31T13:42:00Z">
            <w:rPr>
              <w:color w:val="000000" w:themeColor="text1"/>
            </w:rPr>
          </w:rPrChange>
        </w:rPr>
      </w:pPr>
      <w:r w:rsidRPr="00424939">
        <w:rPr>
          <w:rPrChange w:id="14097" w:author="Summer 2023 updates" w:date="2024-07-31T13:42:00Z">
            <w:rPr>
              <w:color w:val="000000" w:themeColor="text1"/>
            </w:rPr>
          </w:rPrChange>
        </w:rPr>
        <w:t xml:space="preserve">Examines normal versus abnormal aspects of the aging process. Common health problems of the elderly are discussed. Addresses evidence-based strategies to promote wellness and to assist those living with chronic illnesses. Explores community resources to meet the holistic health needs of diverse individuals, groups, and families.  Topics include the impact of culture, gender, stigma, and socioeconomic status on communication and care. Clinical application includes well elderly visits in the community. </w:t>
      </w:r>
      <w:r w:rsidR="00B87BB2" w:rsidRPr="00424939">
        <w:rPr>
          <w:u w:val="single"/>
          <w:rPrChange w:id="14098" w:author="Summer 2023 updates" w:date="2024-07-31T13:42:00Z">
            <w:rPr>
              <w:color w:val="000000" w:themeColor="text1"/>
              <w:u w:val="single"/>
            </w:rPr>
          </w:rPrChange>
        </w:rPr>
        <w:t>Prerequisite</w:t>
      </w:r>
      <w:r w:rsidR="00897BA1" w:rsidRPr="00424939">
        <w:rPr>
          <w:rPrChange w:id="14099" w:author="Summer 2023 updates" w:date="2024-07-31T13:42:00Z">
            <w:rPr>
              <w:color w:val="000000" w:themeColor="text1"/>
            </w:rPr>
          </w:rPrChange>
        </w:rPr>
        <w:t>:</w:t>
      </w:r>
      <w:r w:rsidRPr="00424939">
        <w:rPr>
          <w:u w:val="words"/>
          <w:rPrChange w:id="14100" w:author="Summer 2023 updates" w:date="2024-07-31T13:42:00Z">
            <w:rPr>
              <w:color w:val="000000" w:themeColor="text1"/>
              <w:u w:val="words"/>
            </w:rPr>
          </w:rPrChange>
        </w:rPr>
        <w:t xml:space="preserve"> </w:t>
      </w:r>
      <w:r w:rsidR="00127EBD" w:rsidRPr="00127EBD">
        <w:rPr>
          <w:rPrChange w:id="14101" w:author="Summer 2023 updates" w:date="2024-07-31T13:42:00Z">
            <w:rPr>
              <w:color w:val="000000" w:themeColor="text1"/>
            </w:rPr>
          </w:rPrChange>
        </w:rPr>
        <w:t xml:space="preserve">Admission into the Bachelor of Science Nursing Program; Advanced Concepts in Nursing (NUR-415/-415L/-415C), or Community and Population Oriented Nursing (NUR-430), and Nursing Research </w:t>
      </w:r>
      <w:r w:rsidR="003B59C9">
        <w:rPr>
          <w:rPrChange w:id="14102" w:author="Summer 2023 updates" w:date="2024-07-31T13:42:00Z">
            <w:rPr>
              <w:color w:val="000000" w:themeColor="text1"/>
            </w:rPr>
          </w:rPrChange>
        </w:rPr>
        <w:t>(WE) (NUR-425)</w:t>
      </w:r>
      <w:r w:rsidR="00127EBD" w:rsidRPr="00127EBD">
        <w:rPr>
          <w:rPrChange w:id="14103" w:author="Summer 2023 updates" w:date="2024-07-31T13:42:00Z">
            <w:rPr>
              <w:color w:val="000000" w:themeColor="text1"/>
            </w:rPr>
          </w:rPrChange>
        </w:rPr>
        <w:t>.</w:t>
      </w:r>
    </w:p>
    <w:p w14:paraId="02FF29B1" w14:textId="480B553E" w:rsidR="00B3313A" w:rsidRPr="00424939" w:rsidRDefault="00B3313A" w:rsidP="00E94C6A">
      <w:pPr>
        <w:spacing w:after="0"/>
        <w:rPr>
          <w:rFonts w:cs="Times New Roman"/>
          <w:b/>
          <w:color w:val="000000" w:themeColor="text1"/>
        </w:rPr>
      </w:pPr>
      <w:r w:rsidRPr="00424939">
        <w:rPr>
          <w:rFonts w:cs="Times New Roman"/>
          <w:b/>
          <w:color w:val="000000" w:themeColor="text1"/>
        </w:rPr>
        <w:t>NUR-444 Independent Study</w:t>
      </w:r>
      <w:r w:rsidR="008C196D" w:rsidRPr="00424939">
        <w:rPr>
          <w:rFonts w:cs="Times New Roman"/>
          <w:b/>
          <w:color w:val="000000" w:themeColor="text1"/>
        </w:rPr>
        <w:fldChar w:fldCharType="begin"/>
      </w:r>
      <w:r w:rsidR="008C196D" w:rsidRPr="00E94C6A">
        <w:rPr>
          <w:rFonts w:cs="Times New Roman"/>
          <w:b/>
          <w:color w:val="000000" w:themeColor="text1"/>
        </w:rPr>
        <w:instrText xml:space="preserve"> XE "</w:instrText>
      </w:r>
      <w:r w:rsidR="008C196D" w:rsidRPr="00424939">
        <w:rPr>
          <w:rFonts w:cs="Times New Roman"/>
          <w:b/>
          <w:color w:val="000000" w:themeColor="text1"/>
        </w:rPr>
        <w:instrText>Independent Study</w:instrText>
      </w:r>
      <w:r w:rsidR="008C196D" w:rsidRPr="00E94C6A">
        <w:rPr>
          <w:rFonts w:cs="Times New Roman"/>
          <w:b/>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11EF1830" w14:textId="2B8107E5" w:rsidR="00B3313A" w:rsidRPr="00424939" w:rsidRDefault="00B3313A" w:rsidP="00B3313A">
      <w:pPr>
        <w:rPr>
          <w:rFonts w:cs="Times New Roman"/>
          <w:color w:val="000000" w:themeColor="text1"/>
        </w:rPr>
      </w:pPr>
      <w:r w:rsidRPr="00424939">
        <w:rPr>
          <w:rFonts w:cs="Times New Roman"/>
          <w:color w:val="000000" w:themeColor="text1"/>
        </w:rPr>
        <w:t xml:space="preserve">Guided study of individually chosen topic in nursing with a nursing department faculty member.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xml:space="preserve">: </w:t>
      </w:r>
      <w:r w:rsidR="00127EBD" w:rsidRPr="00127EBD">
        <w:rPr>
          <w:rFonts w:cs="Times New Roman"/>
          <w:color w:val="000000" w:themeColor="text1"/>
        </w:rPr>
        <w:t>admission into the Bachelor of Science Nursing Program; consent of instructor.</w:t>
      </w:r>
      <w:r w:rsidRPr="00424939">
        <w:rPr>
          <w:rFonts w:cs="Times New Roman"/>
          <w:color w:val="000000" w:themeColor="text1"/>
        </w:rPr>
        <w:t xml:space="preserve"> </w:t>
      </w:r>
    </w:p>
    <w:p w14:paraId="267FE6CE" w14:textId="5BF1E614" w:rsidR="005475A9" w:rsidRPr="00424939" w:rsidRDefault="005475A9" w:rsidP="00DB5E9E">
      <w:pPr>
        <w:spacing w:after="0"/>
        <w:rPr>
          <w:rFonts w:cs="Times New Roman"/>
          <w:b/>
          <w:color w:val="000000" w:themeColor="text1"/>
        </w:rPr>
      </w:pPr>
      <w:r w:rsidRPr="00424939">
        <w:rPr>
          <w:rFonts w:cs="Times New Roman"/>
          <w:b/>
          <w:color w:val="000000" w:themeColor="text1"/>
        </w:rPr>
        <w:t>NUR-455</w:t>
      </w:r>
      <w:r w:rsidR="00E73AF9">
        <w:rPr>
          <w:rFonts w:cs="Times New Roman"/>
          <w:b/>
          <w:color w:val="000000" w:themeColor="text1"/>
        </w:rPr>
        <w:t>/-455C</w:t>
      </w:r>
      <w:r w:rsidRPr="00424939">
        <w:rPr>
          <w:rFonts w:cs="Times New Roman"/>
          <w:b/>
          <w:color w:val="000000" w:themeColor="text1"/>
        </w:rPr>
        <w:t xml:space="preserve"> Leadership and Contemporary Issues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080480E2" w14:textId="11FAAF41" w:rsidR="000A446A" w:rsidRDefault="005475A9" w:rsidP="005771D9">
      <w:pPr>
        <w:rPr>
          <w:b/>
          <w:rPrChange w:id="14104" w:author="Summer 2023 updates" w:date="2024-07-31T13:42:00Z">
            <w:rPr>
              <w:b/>
              <w:color w:val="000000" w:themeColor="text1"/>
            </w:rPr>
          </w:rPrChange>
        </w:rPr>
      </w:pPr>
      <w:r w:rsidRPr="00424939">
        <w:rPr>
          <w:rPrChange w:id="14105" w:author="Summer 2023 updates" w:date="2024-07-31T13:42:00Z">
            <w:rPr>
              <w:color w:val="000000" w:themeColor="text1"/>
            </w:rPr>
          </w:rPrChange>
        </w:rPr>
        <w:t>Focuses on leadership skills, knowledge, and creativity to promote and manage safe, holistic patient-centered care for diverse individuals, families, groups, and populations across the lifespan. Concepts include management and organizations, quality improvement, change process, political/organizational/micro systems, communication/collaboration, fiscal/ human resource management, delegation, prioritization, decision making, and professional/self-care management. Nursing</w:t>
      </w:r>
      <w:r w:rsidR="00B8454E" w:rsidRPr="00424939">
        <w:rPr>
          <w:rPrChange w:id="14106" w:author="Summer 2023 updates" w:date="2024-07-31T13:42:00Z">
            <w:rPr>
              <w:color w:val="000000" w:themeColor="text1"/>
            </w:rPr>
          </w:rPrChange>
        </w:rPr>
        <w:fldChar w:fldCharType="begin"/>
      </w:r>
      <w:r w:rsidR="00B8454E" w:rsidRPr="00424939">
        <w:rPr>
          <w:rPrChange w:id="14107" w:author="Summer 2023 updates" w:date="2024-07-31T13:42:00Z">
            <w:rPr>
              <w:color w:val="000000" w:themeColor="text1"/>
            </w:rPr>
          </w:rPrChange>
        </w:rPr>
        <w:instrText xml:space="preserve"> XE "Nursing" </w:instrText>
      </w:r>
      <w:r w:rsidR="00B8454E" w:rsidRPr="00424939">
        <w:rPr>
          <w:rPrChange w:id="14108" w:author="Summer 2023 updates" w:date="2024-07-31T13:42:00Z">
            <w:rPr>
              <w:color w:val="000000" w:themeColor="text1"/>
            </w:rPr>
          </w:rPrChange>
        </w:rPr>
        <w:fldChar w:fldCharType="end"/>
      </w:r>
      <w:r w:rsidRPr="00424939">
        <w:rPr>
          <w:rPrChange w:id="14109" w:author="Summer 2023 updates" w:date="2024-07-31T13:42:00Z">
            <w:rPr>
              <w:color w:val="000000" w:themeColor="text1"/>
            </w:rPr>
          </w:rPrChange>
        </w:rPr>
        <w:t xml:space="preserve"> theories/frameworks are discussed.</w:t>
      </w:r>
      <w:r w:rsidRPr="00424939">
        <w:rPr>
          <w:b/>
          <w:rPrChange w:id="14110" w:author="Summer 2023 updates" w:date="2024-07-31T13:42:00Z">
            <w:rPr>
              <w:b/>
              <w:color w:val="000000" w:themeColor="text1"/>
            </w:rPr>
          </w:rPrChange>
        </w:rPr>
        <w:t xml:space="preserve"> </w:t>
      </w:r>
      <w:r w:rsidRPr="00424939">
        <w:rPr>
          <w:rPrChange w:id="14111" w:author="Summer 2023 updates" w:date="2024-07-31T13:42:00Z">
            <w:rPr>
              <w:color w:val="000000" w:themeColor="text1"/>
            </w:rPr>
          </w:rPrChange>
        </w:rPr>
        <w:t xml:space="preserve">Clinical components provide an opportunity to collaborate with patients, families, and health care team members and to develop leadership roles. </w:t>
      </w:r>
      <w:del w:id="14112" w:author="Summer 2023 updates" w:date="2024-07-31T13:42:00Z">
        <w:r w:rsidR="00C4663F" w:rsidRPr="002543E7">
          <w:rPr>
            <w:rFonts w:cs="Arial-BoldMT"/>
            <w:b/>
            <w:bCs/>
            <w:sz w:val="20"/>
            <w:szCs w:val="20"/>
          </w:rPr>
          <w:delText>Lab and clinical are</w:delText>
        </w:r>
      </w:del>
      <w:ins w:id="14113" w:author="Summer 2023 updates" w:date="2024-07-31T13:42:00Z">
        <w:r w:rsidR="003F4B0C">
          <w:rPr>
            <w:rFonts w:cs="Arial-BoldMT"/>
            <w:b/>
            <w:bCs/>
            <w:sz w:val="20"/>
            <w:szCs w:val="20"/>
          </w:rPr>
          <w:t>C</w:t>
        </w:r>
        <w:r w:rsidR="00C4663F" w:rsidRPr="002543E7">
          <w:rPr>
            <w:rFonts w:cs="Arial-BoldMT"/>
            <w:b/>
            <w:bCs/>
            <w:sz w:val="20"/>
            <w:szCs w:val="20"/>
          </w:rPr>
          <w:t xml:space="preserve">linical </w:t>
        </w:r>
        <w:r w:rsidR="003F4B0C">
          <w:rPr>
            <w:rFonts w:cs="Arial-BoldMT"/>
            <w:b/>
            <w:bCs/>
            <w:sz w:val="20"/>
            <w:szCs w:val="20"/>
          </w:rPr>
          <w:t>is</w:t>
        </w:r>
      </w:ins>
      <w:r w:rsidR="003F4B0C" w:rsidRPr="002543E7">
        <w:rPr>
          <w:rFonts w:cs="Arial-BoldMT"/>
          <w:b/>
          <w:bCs/>
          <w:sz w:val="20"/>
          <w:szCs w:val="20"/>
        </w:rPr>
        <w:t xml:space="preserve"> </w:t>
      </w:r>
      <w:r w:rsidR="00C4663F" w:rsidRPr="002543E7">
        <w:rPr>
          <w:rFonts w:cs="Arial-BoldMT"/>
          <w:b/>
          <w:bCs/>
          <w:sz w:val="20"/>
          <w:szCs w:val="20"/>
        </w:rPr>
        <w:t>P/NP basis only</w:t>
      </w:r>
      <w:r w:rsidR="00C4663F" w:rsidRPr="002543E7">
        <w:rPr>
          <w:rFonts w:cs="ArialMT"/>
          <w:sz w:val="20"/>
          <w:szCs w:val="20"/>
        </w:rPr>
        <w:t>.</w:t>
      </w:r>
      <w:r w:rsidR="00C4663F" w:rsidRPr="00424939">
        <w:rPr>
          <w:rPrChange w:id="14114" w:author="Summer 2023 updates" w:date="2024-07-31T13:42:00Z">
            <w:rPr>
              <w:color w:val="000000" w:themeColor="text1"/>
            </w:rPr>
          </w:rPrChange>
        </w:rPr>
        <w:t xml:space="preserve"> </w:t>
      </w:r>
      <w:r w:rsidR="00B87BB2" w:rsidRPr="00424939">
        <w:rPr>
          <w:u w:val="single"/>
          <w:rPrChange w:id="14115" w:author="Summer 2023 updates" w:date="2024-07-31T13:42:00Z">
            <w:rPr>
              <w:color w:val="000000" w:themeColor="text1"/>
              <w:u w:val="single"/>
            </w:rPr>
          </w:rPrChange>
        </w:rPr>
        <w:t>Prerequisite</w:t>
      </w:r>
      <w:r w:rsidR="00897BA1" w:rsidRPr="00424939">
        <w:rPr>
          <w:rPrChange w:id="14116" w:author="Summer 2023 updates" w:date="2024-07-31T13:42:00Z">
            <w:rPr>
              <w:color w:val="000000" w:themeColor="text1"/>
            </w:rPr>
          </w:rPrChange>
        </w:rPr>
        <w:t>:</w:t>
      </w:r>
      <w:r w:rsidRPr="00424939">
        <w:rPr>
          <w:rPrChange w:id="14117" w:author="Summer 2023 updates" w:date="2024-07-31T13:42:00Z">
            <w:rPr>
              <w:color w:val="000000" w:themeColor="text1"/>
            </w:rPr>
          </w:rPrChange>
        </w:rPr>
        <w:t xml:space="preserve"> </w:t>
      </w:r>
      <w:r w:rsidR="00E73AF9" w:rsidRPr="00E73AF9">
        <w:rPr>
          <w:rPrChange w:id="14118" w:author="Summer 2023 updates" w:date="2024-07-31T13:42:00Z">
            <w:rPr>
              <w:color w:val="000000" w:themeColor="text1"/>
            </w:rPr>
          </w:rPrChange>
        </w:rPr>
        <w:t xml:space="preserve">admission into the Bachelor of Science Nursing Program; Advanced Concepts in Nursing (NUR-415/-415L/-415C), Community and Population Oriented Nursing (NUR-430), and Nursing Research </w:t>
      </w:r>
      <w:r w:rsidR="003B59C9">
        <w:rPr>
          <w:rPrChange w:id="14119" w:author="Summer 2023 updates" w:date="2024-07-31T13:42:00Z">
            <w:rPr>
              <w:color w:val="000000" w:themeColor="text1"/>
            </w:rPr>
          </w:rPrChange>
        </w:rPr>
        <w:t>(WE) (NUR-425)</w:t>
      </w:r>
      <w:r w:rsidR="00E73AF9" w:rsidRPr="00E73AF9">
        <w:rPr>
          <w:rPrChange w:id="14120" w:author="Summer 2023 updates" w:date="2024-07-31T13:42:00Z">
            <w:rPr>
              <w:color w:val="000000" w:themeColor="text1"/>
            </w:rPr>
          </w:rPrChange>
        </w:rPr>
        <w:t xml:space="preserve">. </w:t>
      </w:r>
      <w:r w:rsidRPr="00424939">
        <w:rPr>
          <w:rPrChange w:id="14121" w:author="Summer 2023 updates" w:date="2024-07-31T13:42:00Z">
            <w:rPr>
              <w:color w:val="000000" w:themeColor="text1"/>
            </w:rPr>
          </w:rPrChange>
        </w:rPr>
        <w:t xml:space="preserve">(2.0 course credits) </w:t>
      </w:r>
    </w:p>
    <w:p w14:paraId="5C049A2C" w14:textId="58993148" w:rsidR="002E1265" w:rsidRPr="00424939" w:rsidRDefault="002E1265" w:rsidP="002E1265">
      <w:pPr>
        <w:spacing w:after="0"/>
        <w:rPr>
          <w:rFonts w:cs="Times New Roman"/>
          <w:b/>
          <w:color w:val="000000" w:themeColor="text1"/>
        </w:rPr>
      </w:pPr>
      <w:r w:rsidRPr="00424939">
        <w:rPr>
          <w:rFonts w:cs="Times New Roman"/>
          <w:b/>
          <w:color w:val="000000" w:themeColor="text1"/>
        </w:rPr>
        <w:t>NUR-494 Internship in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79B6326" w14:textId="7302DFC8" w:rsidR="002E1265" w:rsidRPr="00424939" w:rsidRDefault="002E1265" w:rsidP="002E1265">
      <w:pPr>
        <w:spacing w:after="0"/>
        <w:rPr>
          <w:rFonts w:cs="Times New Roman"/>
          <w:color w:val="000000" w:themeColor="text1"/>
        </w:rPr>
      </w:pPr>
      <w:r w:rsidRPr="00424939">
        <w:rPr>
          <w:rFonts w:cs="Times New Roman"/>
          <w:color w:val="000000" w:themeColor="text1"/>
        </w:rPr>
        <w:t xml:space="preserve">A clinical practicum on an inpatient health care unit supervised by a faculty member of the department and a professionally prepared R.N. preceptor.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w:t>
      </w:r>
      <w:r w:rsidRPr="00424939">
        <w:rPr>
          <w:rFonts w:cs="Times New Roman"/>
          <w:color w:val="000000" w:themeColor="text1"/>
          <w:u w:val="single"/>
        </w:rPr>
        <w:t>Prerequisite</w:t>
      </w:r>
      <w:r w:rsidRPr="00424939">
        <w:rPr>
          <w:rFonts w:cs="Times New Roman"/>
          <w:color w:val="000000" w:themeColor="text1"/>
        </w:rPr>
        <w:t>: Introductory Concepts in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E73AF9">
        <w:rPr>
          <w:rFonts w:cs="Times New Roman"/>
          <w:color w:val="000000" w:themeColor="text1"/>
        </w:rPr>
        <w:t>(NUR-355/-355L/-355C)</w:t>
      </w:r>
      <w:r w:rsidRPr="00424939">
        <w:rPr>
          <w:rFonts w:cs="Times New Roman"/>
          <w:color w:val="000000" w:themeColor="text1"/>
        </w:rPr>
        <w:t xml:space="preserve"> and consent of department chair.</w:t>
      </w:r>
    </w:p>
    <w:p w14:paraId="1CB4C7AE" w14:textId="77777777" w:rsidR="0099609A" w:rsidRDefault="0099609A">
      <w:pPr>
        <w:spacing w:after="200" w:line="276" w:lineRule="auto"/>
        <w:rPr>
          <w:ins w:id="14122" w:author="Summer 2023 updates" w:date="2024-07-31T13:42:00Z"/>
          <w:rFonts w:cs="Times New Roman"/>
          <w:b/>
          <w:color w:val="000000" w:themeColor="text1"/>
        </w:rPr>
      </w:pPr>
      <w:ins w:id="14123" w:author="Summer 2023 updates" w:date="2024-07-31T13:42:00Z">
        <w:r>
          <w:rPr>
            <w:rFonts w:cs="Times New Roman"/>
            <w:b/>
            <w:color w:val="000000" w:themeColor="text1"/>
          </w:rPr>
          <w:br w:type="page"/>
        </w:r>
      </w:ins>
    </w:p>
    <w:p w14:paraId="38922C85" w14:textId="06C3B2F3" w:rsidR="005475A9" w:rsidRPr="00424939" w:rsidRDefault="005475A9" w:rsidP="00DB5E9E">
      <w:pPr>
        <w:spacing w:after="0"/>
        <w:rPr>
          <w:rFonts w:cs="Times New Roman"/>
          <w:b/>
          <w:color w:val="000000" w:themeColor="text1"/>
        </w:rPr>
      </w:pPr>
      <w:r w:rsidRPr="00424939">
        <w:rPr>
          <w:rFonts w:cs="Times New Roman"/>
          <w:b/>
          <w:color w:val="000000" w:themeColor="text1"/>
        </w:rPr>
        <w:t>NUR-495 Maternal Newborn Nursing</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70911DF" w14:textId="59CE2545" w:rsidR="00E94C6A" w:rsidRDefault="005475A9" w:rsidP="00F60166">
      <w:pPr>
        <w:spacing w:after="0"/>
        <w:rPr>
          <w:rFonts w:cs="Times New Roman"/>
          <w:color w:val="000000" w:themeColor="text1"/>
        </w:rPr>
      </w:pPr>
      <w:r w:rsidRPr="00424939">
        <w:rPr>
          <w:rFonts w:cs="Times New Roman"/>
          <w:color w:val="000000" w:themeColor="text1"/>
        </w:rPr>
        <w:t>Analyzes previously learned nursing knowledge and skills to provide safe, holistic patient-centered care for diverse individuals and families</w:t>
      </w:r>
      <w:r w:rsidRPr="00424939">
        <w:rPr>
          <w:rFonts w:cs="Times New Roman"/>
          <w:b/>
          <w:color w:val="000000" w:themeColor="text1"/>
        </w:rPr>
        <w:t xml:space="preserve"> </w:t>
      </w:r>
      <w:r w:rsidRPr="00424939">
        <w:rPr>
          <w:rFonts w:cs="Times New Roman"/>
          <w:color w:val="000000" w:themeColor="text1"/>
        </w:rPr>
        <w:t xml:space="preserve">during normal and </w:t>
      </w:r>
      <w:r w:rsidR="00760DCD" w:rsidRPr="00424939">
        <w:rPr>
          <w:rFonts w:cs="Times New Roman"/>
          <w:color w:val="000000" w:themeColor="text1"/>
        </w:rPr>
        <w:t>high-risk</w:t>
      </w:r>
      <w:r w:rsidRPr="00424939">
        <w:rPr>
          <w:rFonts w:cs="Times New Roman"/>
          <w:color w:val="000000" w:themeColor="text1"/>
        </w:rPr>
        <w:t xml:space="preserve"> pregnancy, labor, delivery, and the postpartum-neonatal period of life.  Includes concepts and issues in reproductive health of men and women using a developmental framework. Surgical, dietary, and pharmacological management are integrated. Clinical component includes patient simulation experiences.</w:t>
      </w:r>
      <w:r w:rsidRPr="00424939">
        <w:rPr>
          <w:rFonts w:cs="Times New Roman"/>
          <w:b/>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00E73AF9" w:rsidRPr="00E73AF9">
        <w:rPr>
          <w:rFonts w:cs="Times New Roman"/>
          <w:color w:val="000000" w:themeColor="text1"/>
        </w:rPr>
        <w:t xml:space="preserve"> admission into the Bachelor of Science Nursing Program; Advanced Concepts in Nursing (NUR-415/-415L/415C), and Nursing Research </w:t>
      </w:r>
      <w:r w:rsidR="003B59C9">
        <w:rPr>
          <w:rFonts w:cs="Times New Roman"/>
          <w:color w:val="000000" w:themeColor="text1"/>
        </w:rPr>
        <w:t>(WE) (NUR-425)</w:t>
      </w:r>
      <w:r w:rsidR="00E73AF9">
        <w:rPr>
          <w:rFonts w:cs="Times New Roman"/>
          <w:color w:val="000000" w:themeColor="text1"/>
        </w:rPr>
        <w:t>.</w:t>
      </w:r>
      <w:bookmarkStart w:id="14124" w:name="_Ref14178750"/>
    </w:p>
    <w:p w14:paraId="7B7502BD" w14:textId="77777777" w:rsidR="00E94C6A" w:rsidRDefault="00E94C6A" w:rsidP="00F60166">
      <w:pPr>
        <w:spacing w:after="0"/>
        <w:rPr>
          <w:rFonts w:cs="Times New Roman"/>
          <w:color w:val="000000" w:themeColor="text1"/>
        </w:rPr>
      </w:pPr>
    </w:p>
    <w:p w14:paraId="568AD429" w14:textId="68D9018B" w:rsidR="00802E82" w:rsidRPr="00424939" w:rsidRDefault="009D17C7" w:rsidP="00740545">
      <w:pPr>
        <w:pStyle w:val="Heading4"/>
        <w:spacing w:before="120"/>
        <w:rPr>
          <w:rFonts w:ascii="Garamond" w:hAnsi="Garamond"/>
          <w:color w:val="000000" w:themeColor="text1"/>
        </w:rPr>
        <w:pPrChange w:id="14125" w:author="Summer 2023 updates" w:date="2024-07-31T13:42:00Z">
          <w:pPr>
            <w:pStyle w:val="Heading4"/>
            <w:spacing w:before="0"/>
          </w:pPr>
        </w:pPrChange>
      </w:pPr>
      <w:bookmarkStart w:id="14126" w:name="_Toc141355780"/>
      <w:bookmarkStart w:id="14127" w:name="_Toc110005261"/>
      <w:r w:rsidRPr="00424939">
        <w:rPr>
          <w:rFonts w:ascii="Garamond" w:hAnsi="Garamond"/>
          <w:color w:val="000000" w:themeColor="text1"/>
        </w:rPr>
        <w:t>—Organizational Science</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"Organizational Science"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(Collateral Major)</w:t>
      </w:r>
      <w:bookmarkEnd w:id="14124"/>
      <w:bookmarkEnd w:id="14126"/>
      <w:bookmarkEnd w:id="14127"/>
    </w:p>
    <w:p w14:paraId="56387288" w14:textId="5A122464" w:rsidR="005F15B9" w:rsidRPr="00424939" w:rsidRDefault="005F15B9" w:rsidP="001921B1">
      <w:pPr>
        <w:widowControl w:val="0"/>
        <w:autoSpaceDE w:val="0"/>
        <w:autoSpaceDN w:val="0"/>
        <w:adjustRightInd w:val="0"/>
        <w:spacing w:after="120"/>
        <w:textAlignment w:val="center"/>
        <w:rPr>
          <w:rFonts w:eastAsia="Times New Roman"/>
          <w:b/>
          <w:color w:val="000000" w:themeColor="text1"/>
        </w:rPr>
      </w:pPr>
      <w:r w:rsidRPr="00424939">
        <w:rPr>
          <w:rFonts w:eastAsia="Times New Roman"/>
          <w:color w:val="000000" w:themeColor="text1"/>
        </w:rPr>
        <w:t>Farre</w:t>
      </w:r>
      <w:r w:rsidR="00537695" w:rsidRPr="00424939">
        <w:rPr>
          <w:rFonts w:eastAsia="Times New Roman"/>
          <w:color w:val="000000" w:themeColor="text1"/>
        </w:rPr>
        <w:t>ll (Administrative Coordinator)</w:t>
      </w:r>
    </w:p>
    <w:p w14:paraId="4E8EB7D4" w14:textId="2B343A8E" w:rsidR="005F15B9" w:rsidRDefault="005F15B9" w:rsidP="00740545">
      <w:pPr>
        <w:rPr>
          <w:rPrChange w:id="14128" w:author="Summer 2023 updates" w:date="2024-07-31T13:42:00Z">
            <w:rPr>
              <w:color w:val="000000" w:themeColor="text1"/>
            </w:rPr>
          </w:rPrChange>
        </w:rPr>
      </w:pPr>
      <w:r w:rsidRPr="00424939">
        <w:rPr>
          <w:rPrChange w:id="14129" w:author="Summer 2023 updates" w:date="2024-07-31T13:42:00Z">
            <w:rPr>
              <w:color w:val="000000" w:themeColor="text1"/>
            </w:rPr>
          </w:rPrChange>
        </w:rPr>
        <w:t>The Organizational Science</w:t>
      </w:r>
      <w:r w:rsidR="009F4511" w:rsidRPr="00424939">
        <w:rPr>
          <w:rPrChange w:id="14130" w:author="Summer 2023 updates" w:date="2024-07-31T13:42:00Z">
            <w:rPr>
              <w:color w:val="000000" w:themeColor="text1"/>
            </w:rPr>
          </w:rPrChange>
        </w:rPr>
        <w:fldChar w:fldCharType="begin"/>
      </w:r>
      <w:r w:rsidR="009F4511" w:rsidRPr="00424939">
        <w:rPr>
          <w:rPrChange w:id="14131" w:author="Summer 2023 updates" w:date="2024-07-31T13:42:00Z">
            <w:rPr>
              <w:color w:val="000000" w:themeColor="text1"/>
            </w:rPr>
          </w:rPrChange>
        </w:rPr>
        <w:instrText xml:space="preserve"> XE "Organizational Science" </w:instrText>
      </w:r>
      <w:r w:rsidR="009F4511" w:rsidRPr="00424939">
        <w:rPr>
          <w:rPrChange w:id="14132" w:author="Summer 2023 updates" w:date="2024-07-31T13:42:00Z">
            <w:rPr>
              <w:color w:val="000000" w:themeColor="text1"/>
            </w:rPr>
          </w:rPrChange>
        </w:rPr>
        <w:fldChar w:fldCharType="end"/>
      </w:r>
      <w:r w:rsidRPr="00424939">
        <w:rPr>
          <w:rPrChange w:id="14133" w:author="Summer 2023 updates" w:date="2024-07-31T13:42:00Z">
            <w:rPr>
              <w:color w:val="000000" w:themeColor="text1"/>
            </w:rPr>
          </w:rPrChange>
        </w:rPr>
        <w:t xml:space="preserve"> major is a collateral and interdisciplinary program of study designed to acquaint students with human behavior in organizations from both theoretical and applied perspectives. The program aims to prepare students to carry out various human resources, organizational development, customer service, and institutional research functions in a variety of organizational settings.  It also prepares students for graduate study in the fields of Industrial/Organizational (I/O) Psychology</w:t>
      </w:r>
      <w:r w:rsidR="00B8454E" w:rsidRPr="00424939">
        <w:rPr>
          <w:rPrChange w:id="14134" w:author="Summer 2023 updates" w:date="2024-07-31T13:42:00Z">
            <w:rPr>
              <w:color w:val="000000" w:themeColor="text1"/>
            </w:rPr>
          </w:rPrChange>
        </w:rPr>
        <w:fldChar w:fldCharType="begin"/>
      </w:r>
      <w:r w:rsidR="00B8454E" w:rsidRPr="00424939">
        <w:rPr>
          <w:rPrChange w:id="14135" w:author="Summer 2023 updates" w:date="2024-07-31T13:42:00Z">
            <w:rPr>
              <w:color w:val="000000" w:themeColor="text1"/>
            </w:rPr>
          </w:rPrChange>
        </w:rPr>
        <w:instrText xml:space="preserve"> XE "Psychology" </w:instrText>
      </w:r>
      <w:r w:rsidR="00B8454E" w:rsidRPr="00424939">
        <w:rPr>
          <w:rPrChange w:id="14136" w:author="Summer 2023 updates" w:date="2024-07-31T13:42:00Z">
            <w:rPr>
              <w:color w:val="000000" w:themeColor="text1"/>
            </w:rPr>
          </w:rPrChange>
        </w:rPr>
        <w:fldChar w:fldCharType="end"/>
      </w:r>
      <w:r w:rsidRPr="00424939">
        <w:rPr>
          <w:rPrChange w:id="14137" w:author="Summer 2023 updates" w:date="2024-07-31T13:42:00Z">
            <w:rPr>
              <w:color w:val="000000" w:themeColor="text1"/>
            </w:rPr>
          </w:rPrChange>
        </w:rPr>
        <w:t>, Human Resources, Quantitative Methods, and other similar fields.  Required courses in quantitative methods form the core of the major, complemented by required and elective coursework on relevant topics within the disciplines of Psychology and Business Administration</w:t>
      </w:r>
      <w:r w:rsidR="00B8454E" w:rsidRPr="00424939">
        <w:rPr>
          <w:rPrChange w:id="14138" w:author="Summer 2023 updates" w:date="2024-07-31T13:42:00Z">
            <w:rPr>
              <w:color w:val="000000" w:themeColor="text1"/>
            </w:rPr>
          </w:rPrChange>
        </w:rPr>
        <w:fldChar w:fldCharType="begin"/>
      </w:r>
      <w:r w:rsidR="00B8454E" w:rsidRPr="00424939">
        <w:rPr>
          <w:rPrChange w:id="14139" w:author="Summer 2023 updates" w:date="2024-07-31T13:42:00Z">
            <w:rPr>
              <w:color w:val="000000" w:themeColor="text1"/>
            </w:rPr>
          </w:rPrChange>
        </w:rPr>
        <w:instrText xml:space="preserve"> XE "Business Administration" </w:instrText>
      </w:r>
      <w:r w:rsidR="00B8454E" w:rsidRPr="00424939">
        <w:rPr>
          <w:rPrChange w:id="14140" w:author="Summer 2023 updates" w:date="2024-07-31T13:42:00Z">
            <w:rPr>
              <w:color w:val="000000" w:themeColor="text1"/>
            </w:rPr>
          </w:rPrChange>
        </w:rPr>
        <w:fldChar w:fldCharType="end"/>
      </w:r>
      <w:r w:rsidRPr="00424939">
        <w:rPr>
          <w:rPrChange w:id="14141" w:author="Summer 2023 updates" w:date="2024-07-31T13:42:00Z">
            <w:rPr>
              <w:color w:val="000000" w:themeColor="text1"/>
            </w:rPr>
          </w:rPrChange>
        </w:rPr>
        <w:t xml:space="preserve"> that are central to the field.  An internship or research experience is also required. </w:t>
      </w:r>
    </w:p>
    <w:p w14:paraId="0DB7318E" w14:textId="77777777" w:rsidR="00F60166" w:rsidRPr="00424939" w:rsidRDefault="00F60166" w:rsidP="001921B1">
      <w:pPr>
        <w:rPr>
          <w:color w:val="000000" w:themeColor="text1"/>
        </w:rPr>
      </w:pPr>
    </w:p>
    <w:p w14:paraId="542F137C" w14:textId="7CE07483" w:rsidR="005F15B9" w:rsidRPr="00424939" w:rsidRDefault="005F15B9" w:rsidP="00740545">
      <w:pPr>
        <w:widowControl w:val="0"/>
        <w:autoSpaceDE w:val="0"/>
        <w:autoSpaceDN w:val="0"/>
        <w:adjustRightInd w:val="0"/>
        <w:spacing w:before="120" w:after="0"/>
        <w:textAlignment w:val="center"/>
        <w:rPr>
          <w:rFonts w:eastAsia="Times New Roman"/>
          <w:b/>
          <w:color w:val="000000" w:themeColor="text1"/>
        </w:rPr>
        <w:pPrChange w:id="14142" w:author="Summer 2023 updates" w:date="2024-07-31T13:42:00Z">
          <w:pPr>
            <w:widowControl w:val="0"/>
            <w:autoSpaceDE w:val="0"/>
            <w:autoSpaceDN w:val="0"/>
            <w:adjustRightInd w:val="0"/>
            <w:spacing w:after="0"/>
            <w:textAlignment w:val="center"/>
          </w:pPr>
        </w:pPrChange>
      </w:pPr>
      <w:r w:rsidRPr="00424939">
        <w:rPr>
          <w:rFonts w:eastAsia="Times New Roman"/>
          <w:b/>
          <w:color w:val="000000" w:themeColor="text1"/>
        </w:rPr>
        <w:t>Collateral Major in Organizational Science</w:t>
      </w:r>
      <w:r w:rsidR="009F4511" w:rsidRPr="00424939">
        <w:rPr>
          <w:rFonts w:eastAsia="Times New Roman"/>
          <w:b/>
          <w:color w:val="000000" w:themeColor="text1"/>
        </w:rPr>
        <w:fldChar w:fldCharType="begin"/>
      </w:r>
      <w:r w:rsidR="009F4511" w:rsidRPr="00424939">
        <w:rPr>
          <w:color w:val="000000" w:themeColor="text1"/>
        </w:rPr>
        <w:instrText xml:space="preserve"> XE "Organizational Science" </w:instrText>
      </w:r>
      <w:r w:rsidR="009F4511" w:rsidRPr="00424939">
        <w:rPr>
          <w:rFonts w:eastAsia="Times New Roman"/>
          <w:b/>
          <w:color w:val="000000" w:themeColor="text1"/>
        </w:rPr>
        <w:fldChar w:fldCharType="end"/>
      </w:r>
    </w:p>
    <w:p w14:paraId="18F0326B" w14:textId="77777777" w:rsidR="000E340F" w:rsidRPr="00424939" w:rsidRDefault="000E340F" w:rsidP="000E340F">
      <w:pPr>
        <w:spacing w:after="0"/>
        <w:rPr>
          <w:bCs/>
          <w:color w:val="000000" w:themeColor="text1"/>
        </w:rPr>
      </w:pPr>
      <w:r w:rsidRPr="00424939">
        <w:rPr>
          <w:bCs/>
          <w:color w:val="000000" w:themeColor="text1"/>
        </w:rPr>
        <w:t xml:space="preserve">A major in organizational science requires a minimum cumulative 2.0 GPA in all courses counted toward the major. </w:t>
      </w:r>
    </w:p>
    <w:p w14:paraId="402118C2" w14:textId="4F555D7C" w:rsidR="00BE1A86" w:rsidRPr="00424939" w:rsidRDefault="00BE1A86" w:rsidP="000E340F">
      <w:pPr>
        <w:spacing w:after="0"/>
        <w:rPr>
          <w:color w:val="000000" w:themeColor="text1"/>
        </w:rPr>
      </w:pPr>
      <w:r w:rsidRPr="00424939">
        <w:rPr>
          <w:rFonts w:cs="Times New Roman"/>
          <w:color w:val="000000" w:themeColor="text1"/>
        </w:rPr>
        <w:t xml:space="preserve">Concurrent completion of a primary major </w:t>
      </w:r>
      <w:r w:rsidRPr="00424939">
        <w:rPr>
          <w:color w:val="000000" w:themeColor="text1"/>
        </w:rPr>
        <w:t xml:space="preserve">in psychology </w:t>
      </w:r>
      <w:r w:rsidRPr="00424939">
        <w:rPr>
          <w:rFonts w:cs="Times New Roman"/>
          <w:color w:val="000000" w:themeColor="text1"/>
        </w:rPr>
        <w:t xml:space="preserve">is required.  </w:t>
      </w:r>
    </w:p>
    <w:p w14:paraId="0C763054" w14:textId="77777777" w:rsidR="00C761A9" w:rsidRDefault="005F15B9" w:rsidP="00C761A9">
      <w:pPr>
        <w:spacing w:after="0"/>
        <w:rPr>
          <w:moveFrom w:id="14143" w:author="Summer 2023 updates" w:date="2024-07-31T13:42:00Z"/>
          <w:rPrChange w:id="14144" w:author="Summer 2023 updates" w:date="2024-07-31T13:42:00Z">
            <w:rPr>
              <w:moveFrom w:id="14145" w:author="Summer 2023 updates" w:date="2024-07-31T13:42:00Z"/>
              <w:color w:val="000000" w:themeColor="text1"/>
            </w:rPr>
          </w:rPrChange>
        </w:rPr>
        <w:pPrChange w:id="14146" w:author="Summer 2023 updates" w:date="2024-07-31T13:42:00Z">
          <w:pPr>
            <w:widowControl w:val="0"/>
            <w:numPr>
              <w:numId w:val="83"/>
            </w:numPr>
            <w:tabs>
              <w:tab w:val="num" w:pos="360"/>
            </w:tabs>
            <w:autoSpaceDE w:val="0"/>
            <w:autoSpaceDN w:val="0"/>
            <w:adjustRightInd w:val="0"/>
            <w:spacing w:after="0"/>
            <w:ind w:left="360" w:hanging="360"/>
            <w:textAlignment w:val="center"/>
          </w:pPr>
        </w:pPrChange>
      </w:pPr>
      <w:r w:rsidRPr="00424939">
        <w:rPr>
          <w:rFonts w:eastAsia="Times New Roman"/>
          <w:color w:val="000000" w:themeColor="text1"/>
          <w:u w:val="single"/>
        </w:rPr>
        <w:t>All</w:t>
      </w:r>
      <w:r w:rsidRPr="00424939">
        <w:rPr>
          <w:rFonts w:eastAsia="Times New Roman"/>
          <w:color w:val="000000" w:themeColor="text1"/>
        </w:rPr>
        <w:t xml:space="preserve"> of the following </w:t>
      </w:r>
      <w:del w:id="14147" w:author="Summer 2023 updates" w:date="2024-07-31T13:42:00Z">
        <w:r w:rsidRPr="00424939">
          <w:rPr>
            <w:rFonts w:eastAsia="Times New Roman"/>
            <w:color w:val="000000" w:themeColor="text1"/>
          </w:rPr>
          <w:delText xml:space="preserve">quantitative/methodological core </w:delText>
        </w:r>
      </w:del>
      <w:r w:rsidRPr="00424939">
        <w:rPr>
          <w:rFonts w:eastAsia="Times New Roman"/>
          <w:color w:val="000000" w:themeColor="text1"/>
        </w:rPr>
        <w:t>courses:</w:t>
      </w:r>
      <w:moveFromRangeStart w:id="14148" w:author="Summer 2023 updates" w:date="2024-07-31T13:42:00Z" w:name="move173325788"/>
    </w:p>
    <w:p w14:paraId="0E82764D" w14:textId="77777777" w:rsidR="005F15B9" w:rsidRPr="00424939" w:rsidRDefault="00C761A9" w:rsidP="005F15B9">
      <w:pPr>
        <w:tabs>
          <w:tab w:val="num" w:pos="1080"/>
        </w:tabs>
        <w:spacing w:after="0"/>
        <w:ind w:left="720" w:hanging="360"/>
        <w:contextualSpacing/>
        <w:rPr>
          <w:del w:id="14149" w:author="Summer 2023 updates" w:date="2024-07-31T13:42:00Z"/>
          <w:color w:val="000000" w:themeColor="text1"/>
        </w:rPr>
      </w:pPr>
      <w:moveFrom w:id="14150" w:author="Summer 2023 updates" w:date="2024-07-31T13:42:00Z">
        <w:r>
          <w:rPr>
            <w:rPrChange w:id="14151" w:author="Summer 2023 updates" w:date="2024-07-31T13:42:00Z">
              <w:rPr>
                <w:color w:val="000000" w:themeColor="text1"/>
              </w:rPr>
            </w:rPrChange>
          </w:rPr>
          <w:t>BUS-</w:t>
        </w:r>
      </w:moveFrom>
      <w:moveFromRangeEnd w:id="14148"/>
      <w:del w:id="14152" w:author="Summer 2023 updates" w:date="2024-07-31T13:42:00Z">
        <w:r w:rsidR="005F15B9" w:rsidRPr="00424939">
          <w:rPr>
            <w:color w:val="000000" w:themeColor="text1"/>
          </w:rPr>
          <w:delText>340 Applied Regression Analysis</w:delText>
        </w:r>
      </w:del>
    </w:p>
    <w:p w14:paraId="3E012CC2" w14:textId="77777777" w:rsidR="005F15B9" w:rsidRPr="00424939" w:rsidRDefault="005F15B9" w:rsidP="005F15B9">
      <w:pPr>
        <w:tabs>
          <w:tab w:val="num" w:pos="1080"/>
        </w:tabs>
        <w:spacing w:after="0"/>
        <w:ind w:left="720" w:hanging="360"/>
        <w:contextualSpacing/>
        <w:rPr>
          <w:del w:id="14153" w:author="Summer 2023 updates" w:date="2024-07-31T13:42:00Z"/>
          <w:color w:val="000000" w:themeColor="text1"/>
        </w:rPr>
      </w:pPr>
      <w:del w:id="14154" w:author="Summer 2023 updates" w:date="2024-07-31T13:42:00Z">
        <w:r w:rsidRPr="00424939">
          <w:rPr>
            <w:color w:val="000000" w:themeColor="text1"/>
          </w:rPr>
          <w:delText>PSY-475 Testing and Measurement</w:delText>
        </w:r>
      </w:del>
    </w:p>
    <w:p w14:paraId="07D981B5" w14:textId="4E1EDE93" w:rsidR="005F15B9" w:rsidRPr="00424939" w:rsidRDefault="005F15B9" w:rsidP="00E500FB">
      <w:pPr>
        <w:widowControl w:val="0"/>
        <w:numPr>
          <w:ilvl w:val="0"/>
          <w:numId w:val="83"/>
        </w:numPr>
        <w:autoSpaceDE w:val="0"/>
        <w:autoSpaceDN w:val="0"/>
        <w:adjustRightInd w:val="0"/>
        <w:spacing w:after="0"/>
        <w:textAlignment w:val="center"/>
        <w:rPr>
          <w:rFonts w:eastAsia="Times New Roman"/>
          <w:color w:val="000000" w:themeColor="text1"/>
        </w:rPr>
      </w:pPr>
      <w:del w:id="14155" w:author="Summer 2023 updates" w:date="2024-07-31T13:42:00Z">
        <w:r w:rsidRPr="00424939">
          <w:rPr>
            <w:rFonts w:eastAsia="Times New Roman"/>
            <w:color w:val="000000" w:themeColor="text1"/>
            <w:u w:val="single"/>
          </w:rPr>
          <w:delText>All</w:delText>
        </w:r>
        <w:r w:rsidRPr="00424939">
          <w:rPr>
            <w:rFonts w:eastAsia="Times New Roman"/>
            <w:color w:val="000000" w:themeColor="text1"/>
          </w:rPr>
          <w:delText xml:space="preserve"> of the following organizational core courses:</w:delText>
        </w:r>
      </w:del>
      <w:r w:rsidRPr="00424939">
        <w:rPr>
          <w:rFonts w:eastAsia="Times New Roman"/>
          <w:color w:val="000000" w:themeColor="text1"/>
        </w:rPr>
        <w:t xml:space="preserve"> </w:t>
      </w:r>
    </w:p>
    <w:p w14:paraId="3E51B181" w14:textId="00C8A5F0"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BUS-</w:t>
      </w:r>
      <w:r w:rsidR="00E970F0" w:rsidRPr="00424939">
        <w:rPr>
          <w:color w:val="000000" w:themeColor="text1"/>
        </w:rPr>
        <w:t>300</w:t>
      </w:r>
      <w:r w:rsidRPr="00424939">
        <w:rPr>
          <w:color w:val="000000" w:themeColor="text1"/>
        </w:rPr>
        <w:t xml:space="preserve"> Human Resource Management</w:t>
      </w:r>
    </w:p>
    <w:p w14:paraId="5F1376E8" w14:textId="77777777"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BUS-315 Business Law I</w:t>
      </w:r>
    </w:p>
    <w:p w14:paraId="08C58258" w14:textId="6923D574" w:rsidR="005F15B9" w:rsidRDefault="005F15B9" w:rsidP="005F15B9">
      <w:pPr>
        <w:tabs>
          <w:tab w:val="num" w:pos="1080"/>
        </w:tabs>
        <w:spacing w:after="0"/>
        <w:ind w:left="720" w:hanging="360"/>
        <w:contextualSpacing/>
        <w:rPr>
          <w:color w:val="000000" w:themeColor="text1"/>
        </w:rPr>
      </w:pPr>
      <w:r w:rsidRPr="00424939">
        <w:rPr>
          <w:color w:val="000000" w:themeColor="text1"/>
        </w:rPr>
        <w:t>PSY-245 Organizational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1EC0BE66" w14:textId="45513EA9" w:rsidR="00465C2A" w:rsidRDefault="00465C2A" w:rsidP="005F15B9">
      <w:pPr>
        <w:tabs>
          <w:tab w:val="num" w:pos="1080"/>
        </w:tabs>
        <w:spacing w:after="0"/>
        <w:ind w:left="720" w:hanging="360"/>
        <w:contextualSpacing/>
        <w:rPr>
          <w:ins w:id="14156" w:author="Summer 2023 updates" w:date="2024-07-31T13:42:00Z"/>
          <w:color w:val="000000" w:themeColor="text1"/>
        </w:rPr>
      </w:pPr>
      <w:ins w:id="14157" w:author="Summer 2023 updates" w:date="2024-07-31T13:42:00Z">
        <w:r>
          <w:rPr>
            <w:color w:val="000000" w:themeColor="text1"/>
          </w:rPr>
          <w:t>PSY-255 Social Psychology</w:t>
        </w:r>
      </w:ins>
    </w:p>
    <w:p w14:paraId="58DDB03C" w14:textId="114A977A" w:rsidR="00465C2A" w:rsidRPr="00424939" w:rsidRDefault="00465C2A" w:rsidP="005F15B9">
      <w:pPr>
        <w:tabs>
          <w:tab w:val="num" w:pos="1080"/>
        </w:tabs>
        <w:spacing w:after="0"/>
        <w:ind w:left="720" w:hanging="360"/>
        <w:contextualSpacing/>
        <w:rPr>
          <w:ins w:id="14158" w:author="Summer 2023 updates" w:date="2024-07-31T13:42:00Z"/>
          <w:color w:val="000000" w:themeColor="text1"/>
        </w:rPr>
      </w:pPr>
      <w:ins w:id="14159" w:author="Summer 2023 updates" w:date="2024-07-31T13:42:00Z">
        <w:r>
          <w:rPr>
            <w:color w:val="000000" w:themeColor="text1"/>
          </w:rPr>
          <w:t>PSY-355/-355L Personality and Laboratory</w:t>
        </w:r>
      </w:ins>
    </w:p>
    <w:p w14:paraId="1C261834" w14:textId="15FB25E4" w:rsidR="005F15B9" w:rsidRPr="00424939" w:rsidRDefault="005F15B9" w:rsidP="005F15B9">
      <w:pPr>
        <w:tabs>
          <w:tab w:val="num" w:pos="1080"/>
        </w:tabs>
        <w:spacing w:after="0"/>
        <w:ind w:left="720" w:hanging="360"/>
        <w:contextualSpacing/>
        <w:rPr>
          <w:color w:val="000000" w:themeColor="text1"/>
        </w:rPr>
      </w:pPr>
      <w:r w:rsidRPr="00424939">
        <w:rPr>
          <w:color w:val="000000" w:themeColor="text1"/>
        </w:rPr>
        <w:t>PSY-465 Industrial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7C7B3923" w14:textId="6749FBAF" w:rsidR="005F15B9" w:rsidRPr="00424939" w:rsidRDefault="005F15B9" w:rsidP="00E500FB">
      <w:pPr>
        <w:widowControl w:val="0"/>
        <w:numPr>
          <w:ilvl w:val="0"/>
          <w:numId w:val="83"/>
        </w:numPr>
        <w:adjustRightInd w:val="0"/>
        <w:spacing w:after="0"/>
        <w:textAlignment w:val="baseline"/>
        <w:rPr>
          <w:color w:val="000000" w:themeColor="text1"/>
        </w:rPr>
      </w:pPr>
      <w:r w:rsidRPr="00424939">
        <w:rPr>
          <w:color w:val="000000" w:themeColor="text1"/>
          <w:u w:val="single"/>
        </w:rPr>
        <w:t>Four</w:t>
      </w:r>
      <w:r w:rsidRPr="00424939">
        <w:rPr>
          <w:color w:val="000000" w:themeColor="text1"/>
        </w:rPr>
        <w:t xml:space="preserve"> elective courses to be chosen </w:t>
      </w:r>
      <w:del w:id="14160" w:author="Summer 2023 updates" w:date="2024-07-31T13:42:00Z">
        <w:r w:rsidRPr="00424939">
          <w:rPr>
            <w:color w:val="000000" w:themeColor="text1"/>
          </w:rPr>
          <w:delText xml:space="preserve">as indicated </w:delText>
        </w:r>
      </w:del>
      <w:r w:rsidRPr="00424939">
        <w:rPr>
          <w:color w:val="000000" w:themeColor="text1"/>
        </w:rPr>
        <w:t xml:space="preserve">from the </w:t>
      </w:r>
      <w:del w:id="14161" w:author="Summer 2023 updates" w:date="2024-07-31T13:42:00Z">
        <w:r w:rsidRPr="00424939">
          <w:rPr>
            <w:color w:val="000000" w:themeColor="text1"/>
          </w:rPr>
          <w:delText>two lists</w:delText>
        </w:r>
      </w:del>
      <w:ins w:id="14162" w:author="Summer 2023 updates" w:date="2024-07-31T13:42:00Z">
        <w:r w:rsidRPr="00424939">
          <w:rPr>
            <w:color w:val="000000" w:themeColor="text1"/>
          </w:rPr>
          <w:t>list</w:t>
        </w:r>
      </w:ins>
      <w:r w:rsidRPr="00424939">
        <w:rPr>
          <w:color w:val="000000" w:themeColor="text1"/>
        </w:rPr>
        <w:t xml:space="preserve"> below.  </w:t>
      </w:r>
    </w:p>
    <w:p w14:paraId="1C4952D3" w14:textId="77777777" w:rsidR="005F15B9" w:rsidRPr="00424939" w:rsidRDefault="005F15B9" w:rsidP="000F1A77">
      <w:pPr>
        <w:widowControl w:val="0"/>
        <w:numPr>
          <w:ilvl w:val="0"/>
          <w:numId w:val="84"/>
        </w:numPr>
        <w:tabs>
          <w:tab w:val="clear" w:pos="720"/>
          <w:tab w:val="num" w:pos="360"/>
        </w:tabs>
        <w:autoSpaceDE w:val="0"/>
        <w:autoSpaceDN w:val="0"/>
        <w:adjustRightInd w:val="0"/>
        <w:spacing w:after="0"/>
        <w:textAlignment w:val="center"/>
        <w:rPr>
          <w:del w:id="14163" w:author="Summer 2023 updates" w:date="2024-07-31T13:42:00Z"/>
          <w:rFonts w:eastAsia="Times New Roman"/>
          <w:color w:val="000000" w:themeColor="text1"/>
          <w:u w:val="single"/>
        </w:rPr>
      </w:pPr>
      <w:del w:id="14164" w:author="Summer 2023 updates" w:date="2024-07-31T13:42:00Z">
        <w:r w:rsidRPr="00424939">
          <w:rPr>
            <w:rFonts w:eastAsia="Times New Roman"/>
            <w:color w:val="000000" w:themeColor="text1"/>
            <w:u w:val="single"/>
          </w:rPr>
          <w:delText>At least two</w:delText>
        </w:r>
        <w:r w:rsidRPr="00424939">
          <w:rPr>
            <w:rFonts w:eastAsia="Times New Roman"/>
            <w:color w:val="000000" w:themeColor="text1"/>
          </w:rPr>
          <w:delText xml:space="preserve"> of the following courses:</w:delText>
        </w:r>
      </w:del>
    </w:p>
    <w:p w14:paraId="05CB0C4F" w14:textId="77777777" w:rsidR="00B3313A" w:rsidRPr="00424939" w:rsidRDefault="00B3313A" w:rsidP="00492B86">
      <w:pPr>
        <w:tabs>
          <w:tab w:val="num" w:pos="1080"/>
        </w:tabs>
        <w:spacing w:after="0"/>
        <w:ind w:left="720" w:hanging="360"/>
        <w:contextualSpacing/>
        <w:rPr>
          <w:color w:val="000000" w:themeColor="text1"/>
        </w:rPr>
        <w:pPrChange w:id="14165" w:author="Summer 2023 updates" w:date="2024-07-31T13:42:00Z">
          <w:pPr>
            <w:tabs>
              <w:tab w:val="num" w:pos="1080"/>
            </w:tabs>
            <w:spacing w:after="0"/>
            <w:ind w:left="1080" w:hanging="360"/>
          </w:pPr>
        </w:pPrChange>
      </w:pPr>
      <w:r w:rsidRPr="00424939">
        <w:rPr>
          <w:color w:val="000000" w:themeColor="text1"/>
        </w:rPr>
        <w:t>BUS-250 Principles of Management</w:t>
      </w:r>
    </w:p>
    <w:p w14:paraId="73E465BD" w14:textId="596BB224" w:rsidR="00465C2A" w:rsidRDefault="00465C2A" w:rsidP="00492B86">
      <w:pPr>
        <w:tabs>
          <w:tab w:val="num" w:pos="1080"/>
        </w:tabs>
        <w:spacing w:after="0"/>
        <w:ind w:left="720" w:hanging="360"/>
        <w:contextualSpacing/>
        <w:rPr>
          <w:ins w:id="14166" w:author="Summer 2023 updates" w:date="2024-07-31T13:42:00Z"/>
          <w:color w:val="000000" w:themeColor="text1"/>
        </w:rPr>
      </w:pPr>
      <w:ins w:id="14167" w:author="Summer 2023 updates" w:date="2024-07-31T13:42:00Z">
        <w:r>
          <w:rPr>
            <w:color w:val="000000" w:themeColor="text1"/>
          </w:rPr>
          <w:t>BUS-340 Applied Regression Analysis</w:t>
        </w:r>
      </w:ins>
    </w:p>
    <w:p w14:paraId="139E0791" w14:textId="15611017" w:rsidR="00465C2A" w:rsidRDefault="00465C2A" w:rsidP="00492B86">
      <w:pPr>
        <w:tabs>
          <w:tab w:val="num" w:pos="1080"/>
        </w:tabs>
        <w:spacing w:after="0"/>
        <w:ind w:left="720" w:hanging="360"/>
        <w:contextualSpacing/>
        <w:rPr>
          <w:ins w:id="14168" w:author="Summer 2023 updates" w:date="2024-07-31T13:42:00Z"/>
          <w:color w:val="000000" w:themeColor="text1"/>
        </w:rPr>
      </w:pPr>
      <w:ins w:id="14169" w:author="Summer 2023 updates" w:date="2024-07-31T13:42:00Z">
        <w:r>
          <w:rPr>
            <w:color w:val="000000" w:themeColor="text1"/>
          </w:rPr>
          <w:t>BUS-341 Introductory Business Analytics</w:t>
        </w:r>
      </w:ins>
    </w:p>
    <w:p w14:paraId="59A3F2FD" w14:textId="2643035A" w:rsidR="00B3313A" w:rsidRPr="00424939" w:rsidRDefault="00B3313A" w:rsidP="00492B86">
      <w:pPr>
        <w:tabs>
          <w:tab w:val="num" w:pos="1080"/>
        </w:tabs>
        <w:spacing w:after="0"/>
        <w:ind w:left="720" w:hanging="360"/>
        <w:contextualSpacing/>
        <w:rPr>
          <w:color w:val="000000" w:themeColor="text1"/>
        </w:rPr>
        <w:pPrChange w:id="14170" w:author="Summer 2023 updates" w:date="2024-07-31T13:42:00Z">
          <w:pPr>
            <w:tabs>
              <w:tab w:val="num" w:pos="1080"/>
            </w:tabs>
            <w:spacing w:after="0"/>
            <w:ind w:left="1080" w:hanging="360"/>
          </w:pPr>
        </w:pPrChange>
      </w:pPr>
      <w:r w:rsidRPr="00424939">
        <w:rPr>
          <w:color w:val="000000" w:themeColor="text1"/>
        </w:rPr>
        <w:t>BUS-375 Business Ethics</w:t>
      </w:r>
      <w:r w:rsidR="009917FF">
        <w:rPr>
          <w:color w:val="000000" w:themeColor="text1"/>
        </w:rPr>
        <w:t xml:space="preserve"> (WE)</w:t>
      </w:r>
    </w:p>
    <w:p w14:paraId="01ADA7E9" w14:textId="77777777" w:rsidR="00B3313A" w:rsidRPr="00424939" w:rsidRDefault="00B3313A" w:rsidP="00492B86">
      <w:pPr>
        <w:tabs>
          <w:tab w:val="num" w:pos="1080"/>
        </w:tabs>
        <w:spacing w:after="0"/>
        <w:ind w:left="720" w:hanging="360"/>
        <w:contextualSpacing/>
        <w:rPr>
          <w:color w:val="000000" w:themeColor="text1"/>
        </w:rPr>
        <w:pPrChange w:id="14171" w:author="Summer 2023 updates" w:date="2024-07-31T13:42:00Z">
          <w:pPr>
            <w:tabs>
              <w:tab w:val="num" w:pos="1080"/>
            </w:tabs>
            <w:spacing w:after="0"/>
            <w:ind w:left="1080" w:hanging="360"/>
          </w:pPr>
        </w:pPrChange>
      </w:pPr>
      <w:r w:rsidRPr="00424939">
        <w:rPr>
          <w:color w:val="000000" w:themeColor="text1"/>
        </w:rPr>
        <w:t>BUS-387 Advanced Topics in Human Resource Management</w:t>
      </w:r>
    </w:p>
    <w:p w14:paraId="7E0F3A81" w14:textId="77777777" w:rsidR="00B3313A" w:rsidRPr="00424939" w:rsidRDefault="00B3313A" w:rsidP="00492B86">
      <w:pPr>
        <w:tabs>
          <w:tab w:val="num" w:pos="1080"/>
        </w:tabs>
        <w:spacing w:after="0"/>
        <w:ind w:left="720" w:hanging="360"/>
        <w:contextualSpacing/>
        <w:rPr>
          <w:color w:val="000000" w:themeColor="text1"/>
        </w:rPr>
        <w:pPrChange w:id="14172" w:author="Summer 2023 updates" w:date="2024-07-31T13:42:00Z">
          <w:pPr>
            <w:tabs>
              <w:tab w:val="num" w:pos="1080"/>
            </w:tabs>
            <w:spacing w:after="0"/>
            <w:ind w:left="1080" w:hanging="360"/>
          </w:pPr>
        </w:pPrChange>
      </w:pPr>
      <w:r w:rsidRPr="00424939">
        <w:rPr>
          <w:color w:val="000000" w:themeColor="text1"/>
        </w:rPr>
        <w:t>BUS-395 Organizational Behavior</w:t>
      </w:r>
    </w:p>
    <w:p w14:paraId="29447528" w14:textId="77777777" w:rsidR="00B3313A" w:rsidRPr="00424939" w:rsidRDefault="00B3313A" w:rsidP="00492B86">
      <w:pPr>
        <w:tabs>
          <w:tab w:val="num" w:pos="1080"/>
        </w:tabs>
        <w:spacing w:after="0"/>
        <w:ind w:left="720" w:hanging="360"/>
        <w:contextualSpacing/>
        <w:rPr>
          <w:color w:val="000000" w:themeColor="text1"/>
        </w:rPr>
        <w:pPrChange w:id="14173" w:author="Summer 2023 updates" w:date="2024-07-31T13:42:00Z">
          <w:pPr>
            <w:tabs>
              <w:tab w:val="num" w:pos="1080"/>
            </w:tabs>
            <w:spacing w:after="0"/>
            <w:ind w:left="1080" w:hanging="360"/>
          </w:pPr>
        </w:pPrChange>
      </w:pPr>
      <w:r w:rsidRPr="00424939">
        <w:rPr>
          <w:color w:val="000000" w:themeColor="text1"/>
        </w:rPr>
        <w:t>BUS-410 Business Law II</w:t>
      </w:r>
    </w:p>
    <w:p w14:paraId="424F478A" w14:textId="77777777" w:rsidR="00B3313A" w:rsidRPr="00424939" w:rsidRDefault="00B3313A" w:rsidP="00492B86">
      <w:pPr>
        <w:tabs>
          <w:tab w:val="num" w:pos="1080"/>
        </w:tabs>
        <w:spacing w:after="0"/>
        <w:ind w:left="720" w:hanging="360"/>
        <w:contextualSpacing/>
        <w:rPr>
          <w:color w:val="000000" w:themeColor="text1"/>
        </w:rPr>
        <w:pPrChange w:id="14174" w:author="Summer 2023 updates" w:date="2024-07-31T13:42:00Z">
          <w:pPr>
            <w:tabs>
              <w:tab w:val="num" w:pos="1080"/>
            </w:tabs>
            <w:spacing w:after="0"/>
            <w:ind w:left="1080" w:hanging="360"/>
          </w:pPr>
        </w:pPrChange>
      </w:pPr>
      <w:r w:rsidRPr="00424939">
        <w:rPr>
          <w:color w:val="000000" w:themeColor="text1"/>
        </w:rPr>
        <w:t>BUS-437 Strategic Compensation</w:t>
      </w:r>
    </w:p>
    <w:p w14:paraId="767841F6" w14:textId="77777777" w:rsidR="00B3313A" w:rsidRPr="00424939" w:rsidRDefault="00B3313A" w:rsidP="00492B86">
      <w:pPr>
        <w:tabs>
          <w:tab w:val="num" w:pos="1080"/>
        </w:tabs>
        <w:spacing w:after="0"/>
        <w:ind w:left="720" w:hanging="360"/>
        <w:contextualSpacing/>
        <w:rPr>
          <w:color w:val="000000" w:themeColor="text1"/>
        </w:rPr>
        <w:pPrChange w:id="14175" w:author="Summer 2023 updates" w:date="2024-07-31T13:42:00Z">
          <w:pPr>
            <w:tabs>
              <w:tab w:val="num" w:pos="1080"/>
            </w:tabs>
            <w:spacing w:after="0"/>
            <w:ind w:left="1080" w:hanging="360"/>
          </w:pPr>
        </w:pPrChange>
      </w:pPr>
      <w:r w:rsidRPr="00424939">
        <w:rPr>
          <w:color w:val="000000" w:themeColor="text1"/>
        </w:rPr>
        <w:t>BUS-457 Employment and Discrimination Law</w:t>
      </w:r>
    </w:p>
    <w:p w14:paraId="070AFF02" w14:textId="1E9DD66F" w:rsidR="00465C2A" w:rsidRDefault="00465C2A" w:rsidP="00492B86">
      <w:pPr>
        <w:tabs>
          <w:tab w:val="num" w:pos="1080"/>
        </w:tabs>
        <w:spacing w:after="0"/>
        <w:ind w:left="720" w:hanging="360"/>
        <w:contextualSpacing/>
        <w:rPr>
          <w:ins w:id="14176" w:author="Summer 2023 updates" w:date="2024-07-31T13:42:00Z"/>
          <w:color w:val="000000" w:themeColor="text1"/>
        </w:rPr>
      </w:pPr>
      <w:ins w:id="14177" w:author="Summer 2023 updates" w:date="2024-07-31T13:42:00Z">
        <w:r>
          <w:rPr>
            <w:color w:val="000000" w:themeColor="text1"/>
          </w:rPr>
          <w:t>BUS-446 International Business Management</w:t>
        </w:r>
      </w:ins>
    </w:p>
    <w:p w14:paraId="7E87697B" w14:textId="37F32CD0" w:rsidR="00B3313A" w:rsidRPr="00424939" w:rsidRDefault="00B3313A" w:rsidP="00492B86">
      <w:pPr>
        <w:tabs>
          <w:tab w:val="num" w:pos="1080"/>
        </w:tabs>
        <w:spacing w:after="0"/>
        <w:ind w:left="720" w:hanging="360"/>
        <w:contextualSpacing/>
        <w:rPr>
          <w:color w:val="000000" w:themeColor="text1"/>
        </w:rPr>
        <w:pPrChange w:id="14178" w:author="Summer 2023 updates" w:date="2024-07-31T13:42:00Z">
          <w:pPr>
            <w:tabs>
              <w:tab w:val="num" w:pos="1080"/>
            </w:tabs>
            <w:spacing w:after="0"/>
            <w:ind w:left="1080" w:hanging="360"/>
          </w:pPr>
        </w:pPrChange>
      </w:pPr>
      <w:r w:rsidRPr="00424939">
        <w:rPr>
          <w:color w:val="000000" w:themeColor="text1"/>
        </w:rPr>
        <w:t xml:space="preserve">BUS-464 Seminar in Management </w:t>
      </w:r>
      <w:r w:rsidR="00AE074A" w:rsidRPr="00492B86">
        <w:rPr>
          <w:color w:val="000000" w:themeColor="text1"/>
        </w:rPr>
        <w:t>(WE)</w:t>
      </w:r>
    </w:p>
    <w:p w14:paraId="43FB31DB" w14:textId="77777777" w:rsidR="005F15B9" w:rsidRPr="00424939" w:rsidRDefault="005F15B9" w:rsidP="000F1A77">
      <w:pPr>
        <w:widowControl w:val="0"/>
        <w:numPr>
          <w:ilvl w:val="0"/>
          <w:numId w:val="84"/>
        </w:numPr>
        <w:tabs>
          <w:tab w:val="clear" w:pos="720"/>
          <w:tab w:val="num" w:pos="0"/>
          <w:tab w:val="num" w:pos="1080"/>
        </w:tabs>
        <w:autoSpaceDE w:val="0"/>
        <w:autoSpaceDN w:val="0"/>
        <w:adjustRightInd w:val="0"/>
        <w:spacing w:after="0"/>
        <w:textAlignment w:val="center"/>
        <w:rPr>
          <w:del w:id="14179" w:author="Summer 2023 updates" w:date="2024-07-31T13:42:00Z"/>
          <w:rFonts w:eastAsia="Times New Roman"/>
          <w:color w:val="000000" w:themeColor="text1"/>
        </w:rPr>
      </w:pPr>
      <w:del w:id="14180" w:author="Summer 2023 updates" w:date="2024-07-31T13:42:00Z">
        <w:r w:rsidRPr="00424939">
          <w:rPr>
            <w:rFonts w:eastAsia="Times New Roman"/>
            <w:color w:val="000000" w:themeColor="text1"/>
            <w:u w:val="single"/>
          </w:rPr>
          <w:delText>No more than two</w:delText>
        </w:r>
        <w:r w:rsidRPr="00424939">
          <w:rPr>
            <w:rFonts w:eastAsia="Times New Roman"/>
            <w:color w:val="000000" w:themeColor="text1"/>
          </w:rPr>
          <w:delText xml:space="preserve"> of the following courses:</w:delText>
        </w:r>
      </w:del>
    </w:p>
    <w:p w14:paraId="16B48A29" w14:textId="77777777" w:rsidR="005F15B9" w:rsidRPr="00424939" w:rsidRDefault="005F15B9" w:rsidP="00BE1A86">
      <w:pPr>
        <w:tabs>
          <w:tab w:val="num" w:pos="1080"/>
        </w:tabs>
        <w:spacing w:after="0"/>
        <w:ind w:left="1080" w:hanging="360"/>
        <w:rPr>
          <w:del w:id="14181" w:author="Summer 2023 updates" w:date="2024-07-31T13:42:00Z"/>
          <w:color w:val="000000" w:themeColor="text1"/>
        </w:rPr>
      </w:pPr>
      <w:del w:id="14182" w:author="Summer 2023 updates" w:date="2024-07-31T13:42:00Z">
        <w:r w:rsidRPr="00424939">
          <w:rPr>
            <w:color w:val="000000" w:themeColor="text1"/>
          </w:rPr>
          <w:delText>PSY-</w:delText>
        </w:r>
        <w:r w:rsidR="00E970F0" w:rsidRPr="00424939">
          <w:rPr>
            <w:color w:val="000000" w:themeColor="text1"/>
          </w:rPr>
          <w:delText>25</w:delText>
        </w:r>
        <w:r w:rsidRPr="00424939">
          <w:rPr>
            <w:color w:val="000000" w:themeColor="text1"/>
          </w:rPr>
          <w:delText>5 Social Psychology</w:delText>
        </w:r>
        <w:r w:rsidR="00B8454E" w:rsidRPr="00424939">
          <w:rPr>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Psychology</w:delInstrText>
        </w:r>
        <w:r w:rsidR="00B8454E" w:rsidRPr="00424939">
          <w:rPr>
            <w:color w:val="000000" w:themeColor="text1"/>
          </w:rPr>
          <w:delInstrText xml:space="preserve">" </w:delInstrText>
        </w:r>
        <w:r w:rsidR="00B8454E" w:rsidRPr="00424939">
          <w:rPr>
            <w:color w:val="000000" w:themeColor="text1"/>
          </w:rPr>
          <w:fldChar w:fldCharType="end"/>
        </w:r>
      </w:del>
    </w:p>
    <w:p w14:paraId="2724F414" w14:textId="77777777" w:rsidR="005F15B9" w:rsidRPr="00424939" w:rsidRDefault="00E970F0" w:rsidP="00BE1A86">
      <w:pPr>
        <w:tabs>
          <w:tab w:val="num" w:pos="1080"/>
        </w:tabs>
        <w:spacing w:after="0"/>
        <w:ind w:left="1080" w:hanging="360"/>
        <w:rPr>
          <w:del w:id="14183" w:author="Summer 2023 updates" w:date="2024-07-31T13:42:00Z"/>
          <w:color w:val="000000" w:themeColor="text1"/>
        </w:rPr>
      </w:pPr>
      <w:del w:id="14184" w:author="Summer 2023 updates" w:date="2024-07-31T13:42:00Z">
        <w:r w:rsidRPr="00424939">
          <w:rPr>
            <w:color w:val="000000" w:themeColor="text1"/>
          </w:rPr>
          <w:delText>PSY-31</w:delText>
        </w:r>
        <w:r w:rsidR="005F15B9" w:rsidRPr="00424939">
          <w:rPr>
            <w:color w:val="000000" w:themeColor="text1"/>
          </w:rPr>
          <w:delText>5 Learning and Behavior</w:delText>
        </w:r>
      </w:del>
    </w:p>
    <w:p w14:paraId="4FB46B0C" w14:textId="77777777" w:rsidR="005F15B9" w:rsidRPr="00424939" w:rsidRDefault="005F15B9" w:rsidP="00BE1A86">
      <w:pPr>
        <w:tabs>
          <w:tab w:val="num" w:pos="1080"/>
        </w:tabs>
        <w:spacing w:after="0"/>
        <w:ind w:left="1080" w:hanging="360"/>
        <w:rPr>
          <w:del w:id="14185" w:author="Summer 2023 updates" w:date="2024-07-31T13:42:00Z"/>
          <w:color w:val="000000" w:themeColor="text1"/>
        </w:rPr>
      </w:pPr>
      <w:del w:id="14186" w:author="Summer 2023 updates" w:date="2024-07-31T13:42:00Z">
        <w:r w:rsidRPr="00424939">
          <w:rPr>
            <w:color w:val="000000" w:themeColor="text1"/>
          </w:rPr>
          <w:delText>PSY-</w:delText>
        </w:r>
        <w:r w:rsidR="00E970F0" w:rsidRPr="00424939">
          <w:rPr>
            <w:color w:val="000000" w:themeColor="text1"/>
          </w:rPr>
          <w:delText>355</w:delText>
        </w:r>
        <w:r w:rsidR="00380FA0">
          <w:rPr>
            <w:color w:val="000000" w:themeColor="text1"/>
          </w:rPr>
          <w:delText>/-355L</w:delText>
        </w:r>
        <w:r w:rsidRPr="00424939">
          <w:rPr>
            <w:color w:val="000000" w:themeColor="text1"/>
          </w:rPr>
          <w:delText xml:space="preserve"> Personality</w:delText>
        </w:r>
        <w:r w:rsidR="00380FA0">
          <w:rPr>
            <w:color w:val="000000" w:themeColor="text1"/>
          </w:rPr>
          <w:delText xml:space="preserve"> and Laboratory (WE)</w:delText>
        </w:r>
      </w:del>
    </w:p>
    <w:p w14:paraId="0ACEA71C" w14:textId="577B85A6" w:rsidR="005F15B9" w:rsidRPr="00424939" w:rsidRDefault="00E970F0" w:rsidP="00492B86">
      <w:pPr>
        <w:tabs>
          <w:tab w:val="num" w:pos="1080"/>
        </w:tabs>
        <w:spacing w:after="0"/>
        <w:ind w:left="720" w:hanging="360"/>
        <w:contextualSpacing/>
        <w:rPr>
          <w:color w:val="000000" w:themeColor="text1"/>
        </w:rPr>
        <w:pPrChange w:id="14187" w:author="Summer 2023 updates" w:date="2024-07-31T13:42:00Z">
          <w:pPr>
            <w:tabs>
              <w:tab w:val="num" w:pos="1080"/>
            </w:tabs>
            <w:spacing w:after="0"/>
            <w:ind w:left="1080" w:hanging="360"/>
          </w:pPr>
        </w:pPrChange>
      </w:pPr>
      <w:r w:rsidRPr="00424939">
        <w:rPr>
          <w:color w:val="000000" w:themeColor="text1"/>
        </w:rPr>
        <w:t>PSY-464</w:t>
      </w:r>
      <w:r w:rsidR="005F15B9" w:rsidRPr="00424939">
        <w:rPr>
          <w:color w:val="000000" w:themeColor="text1"/>
        </w:rPr>
        <w:t xml:space="preserve"> Seminar in Psychology</w:t>
      </w:r>
      <w:r w:rsidR="0054795E">
        <w:rPr>
          <w:color w:val="000000" w:themeColor="text1"/>
        </w:rPr>
        <w:t xml:space="preserve"> </w:t>
      </w:r>
      <w:r w:rsidR="0054795E" w:rsidRPr="00492B86">
        <w:rPr>
          <w:color w:val="000000" w:themeColor="text1"/>
        </w:rPr>
        <w:t>(WE)</w:t>
      </w:r>
      <w:r w:rsidR="00B8454E" w:rsidRPr="00424939">
        <w:rPr>
          <w:color w:val="000000" w:themeColor="text1"/>
        </w:rPr>
        <w:fldChar w:fldCharType="begin"/>
      </w:r>
      <w:r w:rsidR="00B8454E" w:rsidRPr="00424939">
        <w:rPr>
          <w:color w:val="000000" w:themeColor="text1"/>
        </w:rPr>
        <w:instrText xml:space="preserve"> XE "</w:instrText>
      </w:r>
      <w:r w:rsidR="00B8454E" w:rsidRPr="00492B86">
        <w:rPr>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r w:rsidR="00492B86">
        <w:rPr>
          <w:color w:val="000000" w:themeColor="text1"/>
        </w:rPr>
        <w:t xml:space="preserve"> (if topic is appropriate)</w:t>
      </w:r>
      <w:del w:id="14188" w:author="Summer 2023 updates" w:date="2024-07-31T13:42:00Z">
        <w:r w:rsidR="005F15B9" w:rsidRPr="00424939">
          <w:rPr>
            <w:color w:val="000000" w:themeColor="text1"/>
          </w:rPr>
          <w:tab/>
        </w:r>
      </w:del>
    </w:p>
    <w:p w14:paraId="34ED8D94" w14:textId="726F07F5" w:rsidR="005F15B9" w:rsidRPr="00424939" w:rsidRDefault="005F15B9" w:rsidP="00E500FB">
      <w:pPr>
        <w:widowControl w:val="0"/>
        <w:numPr>
          <w:ilvl w:val="0"/>
          <w:numId w:val="83"/>
        </w:numPr>
        <w:adjustRightInd w:val="0"/>
        <w:spacing w:after="0"/>
        <w:textAlignment w:val="baseline"/>
        <w:rPr>
          <w:color w:val="000000" w:themeColor="text1"/>
        </w:rPr>
      </w:pPr>
      <w:r w:rsidRPr="00424939">
        <w:rPr>
          <w:color w:val="000000" w:themeColor="text1"/>
          <w:u w:val="single"/>
        </w:rPr>
        <w:t>One</w:t>
      </w:r>
      <w:r w:rsidRPr="00424939">
        <w:rPr>
          <w:color w:val="000000" w:themeColor="text1"/>
        </w:rPr>
        <w:t xml:space="preserve"> of the following, subject to prior approval by the Organizational Science</w:t>
      </w:r>
      <w:r w:rsidR="009F4511" w:rsidRPr="00424939">
        <w:rPr>
          <w:color w:val="000000" w:themeColor="text1"/>
        </w:rPr>
        <w:fldChar w:fldCharType="begin"/>
      </w:r>
      <w:r w:rsidR="009F4511" w:rsidRPr="00424939">
        <w:rPr>
          <w:color w:val="000000" w:themeColor="text1"/>
        </w:rPr>
        <w:instrText xml:space="preserve"> XE "Organizational Science" </w:instrText>
      </w:r>
      <w:r w:rsidR="009F4511" w:rsidRPr="00424939">
        <w:rPr>
          <w:color w:val="000000" w:themeColor="text1"/>
        </w:rPr>
        <w:fldChar w:fldCharType="end"/>
      </w:r>
      <w:r w:rsidRPr="00424939">
        <w:rPr>
          <w:color w:val="000000" w:themeColor="text1"/>
        </w:rPr>
        <w:t xml:space="preserve"> administrative coordinator:</w:t>
      </w:r>
    </w:p>
    <w:p w14:paraId="185D2748" w14:textId="309B9073" w:rsidR="005F15B9" w:rsidRPr="00424939" w:rsidRDefault="005F15B9" w:rsidP="005F15B9">
      <w:pPr>
        <w:tabs>
          <w:tab w:val="num" w:pos="1080"/>
        </w:tabs>
        <w:spacing w:after="0"/>
        <w:ind w:left="720" w:hanging="360"/>
        <w:rPr>
          <w:color w:val="000000" w:themeColor="text1"/>
        </w:rPr>
      </w:pPr>
      <w:r w:rsidRPr="00424939">
        <w:rPr>
          <w:color w:val="000000" w:themeColor="text1"/>
        </w:rPr>
        <w:t>BUS-</w:t>
      </w:r>
      <w:r w:rsidR="00E970F0" w:rsidRPr="00424939">
        <w:rPr>
          <w:color w:val="000000" w:themeColor="text1"/>
        </w:rPr>
        <w:t>454</w:t>
      </w:r>
      <w:r w:rsidRPr="00424939">
        <w:rPr>
          <w:color w:val="000000" w:themeColor="text1"/>
        </w:rPr>
        <w:t xml:space="preserve"> Research in Business (with business administration departmental approval)</w:t>
      </w:r>
    </w:p>
    <w:p w14:paraId="48B8B7B1" w14:textId="161C7E5B" w:rsidR="005F15B9" w:rsidRPr="00424939" w:rsidRDefault="005F15B9" w:rsidP="005F15B9">
      <w:pPr>
        <w:tabs>
          <w:tab w:val="num" w:pos="1080"/>
        </w:tabs>
        <w:spacing w:after="0"/>
        <w:ind w:left="720" w:hanging="360"/>
        <w:rPr>
          <w:color w:val="000000" w:themeColor="text1"/>
        </w:rPr>
      </w:pPr>
      <w:r w:rsidRPr="00424939">
        <w:rPr>
          <w:color w:val="000000" w:themeColor="text1"/>
        </w:rPr>
        <w:t>BUS-</w:t>
      </w:r>
      <w:r w:rsidR="00E970F0" w:rsidRPr="00424939">
        <w:rPr>
          <w:color w:val="000000" w:themeColor="text1"/>
        </w:rPr>
        <w:t>494</w:t>
      </w:r>
      <w:r w:rsidRPr="00424939">
        <w:rPr>
          <w:color w:val="000000" w:themeColor="text1"/>
        </w:rPr>
        <w:t xml:space="preserve"> Internship in Business (with business administration departmental approval)</w:t>
      </w:r>
    </w:p>
    <w:p w14:paraId="716BE687" w14:textId="23F59480" w:rsidR="005F15B9" w:rsidRPr="00424939" w:rsidRDefault="005F15B9" w:rsidP="005F15B9">
      <w:pPr>
        <w:tabs>
          <w:tab w:val="num" w:pos="1080"/>
        </w:tabs>
        <w:spacing w:after="0"/>
        <w:ind w:left="720" w:hanging="360"/>
        <w:rPr>
          <w:color w:val="000000" w:themeColor="text1"/>
        </w:rPr>
      </w:pPr>
      <w:r w:rsidRPr="00424939">
        <w:rPr>
          <w:color w:val="000000" w:themeColor="text1"/>
        </w:rPr>
        <w:t>PSY-</w:t>
      </w:r>
      <w:r w:rsidR="00E970F0" w:rsidRPr="00424939">
        <w:rPr>
          <w:color w:val="000000" w:themeColor="text1"/>
        </w:rPr>
        <w:t>455</w:t>
      </w:r>
      <w:r w:rsidRPr="00424939">
        <w:rPr>
          <w:color w:val="000000" w:themeColor="text1"/>
        </w:rPr>
        <w:t xml:space="preserve"> Advanced Experimental Psychology</w:t>
      </w:r>
      <w:r w:rsidR="00B8454E" w:rsidRPr="00424939">
        <w:rPr>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color w:val="000000" w:themeColor="text1"/>
        </w:rPr>
        <w:fldChar w:fldCharType="end"/>
      </w:r>
    </w:p>
    <w:p w14:paraId="0E9B2083" w14:textId="7ECF300E" w:rsidR="00E61999" w:rsidRDefault="005F15B9" w:rsidP="00E61999">
      <w:pPr>
        <w:tabs>
          <w:tab w:val="num" w:pos="1080"/>
        </w:tabs>
        <w:spacing w:after="0"/>
        <w:ind w:left="720" w:hanging="360"/>
        <w:rPr>
          <w:color w:val="000000" w:themeColor="text1"/>
        </w:rPr>
      </w:pPr>
      <w:r w:rsidRPr="00424939">
        <w:rPr>
          <w:color w:val="000000" w:themeColor="text1"/>
        </w:rPr>
        <w:t>PSY-</w:t>
      </w:r>
      <w:r w:rsidR="00E970F0" w:rsidRPr="00424939">
        <w:rPr>
          <w:color w:val="000000" w:themeColor="text1"/>
        </w:rPr>
        <w:t>494</w:t>
      </w:r>
      <w:r w:rsidRPr="00424939">
        <w:rPr>
          <w:color w:val="000000" w:themeColor="text1"/>
        </w:rPr>
        <w:t xml:space="preserve"> Internship in Psychology</w:t>
      </w:r>
    </w:p>
    <w:p w14:paraId="6D738E02" w14:textId="77777777" w:rsidR="00E61999" w:rsidRDefault="00E61999" w:rsidP="00E61999">
      <w:pPr>
        <w:tabs>
          <w:tab w:val="num" w:pos="1080"/>
        </w:tabs>
        <w:spacing w:after="0"/>
        <w:ind w:left="720" w:hanging="360"/>
        <w:rPr>
          <w:color w:val="000000" w:themeColor="text1"/>
        </w:rPr>
      </w:pPr>
    </w:p>
    <w:p w14:paraId="7942513B" w14:textId="52F1501C" w:rsidR="002354F0" w:rsidRPr="00424939" w:rsidRDefault="00B8454E" w:rsidP="00E61999">
      <w:pPr>
        <w:tabs>
          <w:tab w:val="num" w:pos="1080"/>
        </w:tabs>
        <w:spacing w:after="0"/>
        <w:ind w:left="720" w:hanging="360"/>
        <w:rPr>
          <w:rFonts w:cs="Times New Roman"/>
          <w:color w:val="000000" w:themeColor="text1"/>
        </w:rPr>
      </w:pPr>
      <w:r w:rsidRPr="00424939">
        <w:rPr>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color w:val="000000" w:themeColor="text1"/>
        </w:rPr>
        <w:fldChar w:fldCharType="end"/>
      </w:r>
    </w:p>
    <w:p w14:paraId="6242C916" w14:textId="77777777" w:rsidR="0099609A" w:rsidRDefault="0099609A">
      <w:pPr>
        <w:spacing w:after="200" w:line="276" w:lineRule="auto"/>
        <w:rPr>
          <w:ins w:id="14189" w:author="Summer 2023 updates" w:date="2024-07-31T13:42:00Z"/>
          <w:rFonts w:eastAsiaTheme="majorEastAsia" w:cstheme="majorBidi"/>
          <w:b/>
          <w:iCs/>
          <w:smallCaps/>
          <w:color w:val="000000" w:themeColor="text1"/>
        </w:rPr>
      </w:pPr>
      <w:ins w:id="14190" w:author="Summer 2023 updates" w:date="2024-07-31T13:42:00Z">
        <w:r>
          <w:rPr>
            <w:color w:val="000000" w:themeColor="text1"/>
          </w:rPr>
          <w:br w:type="page"/>
        </w:r>
      </w:ins>
    </w:p>
    <w:p w14:paraId="22CCA65C" w14:textId="099CDFCF" w:rsidR="005475A9" w:rsidRPr="00424939" w:rsidRDefault="009D17C7" w:rsidP="00740545">
      <w:pPr>
        <w:pStyle w:val="Heading4"/>
        <w:spacing w:before="120"/>
        <w:rPr>
          <w:rFonts w:ascii="Garamond" w:hAnsi="Garamond"/>
          <w:color w:val="000000" w:themeColor="text1"/>
        </w:rPr>
        <w:pPrChange w:id="14191" w:author="Summer 2023 updates" w:date="2024-07-31T13:42:00Z">
          <w:pPr>
            <w:pStyle w:val="Heading4"/>
          </w:pPr>
        </w:pPrChange>
      </w:pPr>
      <w:bookmarkStart w:id="14192" w:name="_Toc141355781"/>
      <w:bookmarkStart w:id="14193" w:name="_Toc110005262"/>
      <w:r w:rsidRPr="00424939">
        <w:rPr>
          <w:rFonts w:ascii="Garamond" w:hAnsi="Garamond"/>
          <w:color w:val="000000" w:themeColor="text1"/>
        </w:rPr>
        <w:t>—Philosophy</w:t>
      </w:r>
      <w:bookmarkEnd w:id="14192"/>
      <w:bookmarkEnd w:id="1419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Philosophy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016E952" w14:textId="374EA8D1" w:rsidR="004A248B" w:rsidRPr="00424939" w:rsidRDefault="004A248B" w:rsidP="00373514">
      <w:pPr>
        <w:rPr>
          <w:rPrChange w:id="14194" w:author="Summer 2023 updates" w:date="2024-07-31T13:42:00Z">
            <w:rPr>
              <w:color w:val="000000" w:themeColor="text1"/>
            </w:rPr>
          </w:rPrChange>
        </w:rPr>
      </w:pPr>
      <w:r w:rsidRPr="00424939">
        <w:rPr>
          <w:rPrChange w:id="14195" w:author="Summer 2023 updates" w:date="2024-07-31T13:42:00Z">
            <w:rPr>
              <w:color w:val="000000" w:themeColor="text1"/>
            </w:rPr>
          </w:rPrChange>
        </w:rPr>
        <w:t xml:space="preserve">Hoover, </w:t>
      </w:r>
      <w:ins w:id="14196" w:author="Summer 2023 updates" w:date="2024-07-31T13:42:00Z">
        <w:r w:rsidR="00373514">
          <w:t xml:space="preserve">Javoroski, </w:t>
        </w:r>
      </w:ins>
      <w:r w:rsidRPr="00424939">
        <w:rPr>
          <w:rPrChange w:id="14197" w:author="Summer 2023 updates" w:date="2024-07-31T13:42:00Z">
            <w:rPr>
              <w:color w:val="000000" w:themeColor="text1"/>
            </w:rPr>
          </w:rPrChange>
        </w:rPr>
        <w:t>Lemos</w:t>
      </w:r>
      <w:r w:rsidR="009F25D8" w:rsidRPr="00424939">
        <w:rPr>
          <w:rPrChange w:id="14198" w:author="Summer 2023 updates" w:date="2024-07-31T13:42:00Z">
            <w:rPr>
              <w:color w:val="000000" w:themeColor="text1"/>
            </w:rPr>
          </w:rPrChange>
        </w:rPr>
        <w:t>.</w:t>
      </w:r>
      <w:r w:rsidRPr="00424939">
        <w:rPr>
          <w:rPrChange w:id="14199" w:author="Summer 2023 updates" w:date="2024-07-31T13:42:00Z">
            <w:rPr>
              <w:color w:val="000000" w:themeColor="text1"/>
            </w:rPr>
          </w:rPrChange>
        </w:rPr>
        <w:t xml:space="preserve"> </w:t>
      </w:r>
    </w:p>
    <w:p w14:paraId="1ECB9912" w14:textId="14DBD584" w:rsidR="005475A9" w:rsidRPr="00424939" w:rsidRDefault="005475A9" w:rsidP="00DB5E9E">
      <w:pPr>
        <w:spacing w:after="120"/>
        <w:rPr>
          <w:rFonts w:cs="Times New Roman"/>
          <w:color w:val="000000" w:themeColor="text1"/>
        </w:rPr>
      </w:pPr>
      <w:r w:rsidRPr="00424939">
        <w:rPr>
          <w:rFonts w:cs="Times New Roman"/>
          <w:color w:val="000000" w:themeColor="text1"/>
        </w:rPr>
        <w:t xml:space="preserve">The philosophy and religion department </w:t>
      </w:r>
      <w:r w:rsidR="000D199F" w:rsidRPr="00424939">
        <w:rPr>
          <w:rFonts w:cs="Times New Roman"/>
          <w:color w:val="000000" w:themeColor="text1"/>
        </w:rPr>
        <w:t>offer</w:t>
      </w:r>
      <w:r w:rsidRPr="00424939">
        <w:rPr>
          <w:rFonts w:cs="Times New Roman"/>
          <w:color w:val="000000" w:themeColor="text1"/>
        </w:rPr>
        <w:t xml:space="preserve"> courses designed to lead students to reflect on their views concerning fundamental issues in life and thought. Since both the philosophical and religious traditions have had a central place in and an enormous influence upon the development of human culture, any student seeking a liberal education, whatever the major discipline, will profit from the departmental offerings. </w:t>
      </w:r>
    </w:p>
    <w:p w14:paraId="3E47FAB3" w14:textId="03C96F12" w:rsidR="00CD0980" w:rsidRPr="00424939" w:rsidRDefault="00691BFA" w:rsidP="00740545">
      <w:pPr>
        <w:spacing w:before="120" w:after="0"/>
        <w:rPr>
          <w:rFonts w:cs="Times New Roman"/>
          <w:b/>
          <w:color w:val="000000" w:themeColor="text1"/>
        </w:rPr>
        <w:pPrChange w:id="14200" w:author="Summer 2023 updates" w:date="2024-07-31T13:42:00Z">
          <w:pPr>
            <w:spacing w:after="0"/>
          </w:pPr>
        </w:pPrChange>
      </w:pPr>
      <w:r w:rsidRPr="00424939">
        <w:rPr>
          <w:rStyle w:val="Strong"/>
          <w:rFonts w:ascii="Garamond" w:hAnsi="Garamond"/>
          <w:color w:val="000000" w:themeColor="text1"/>
        </w:rPr>
        <w:t>philosophy</w:t>
      </w:r>
    </w:p>
    <w:p w14:paraId="03BC146B" w14:textId="4DC6D279" w:rsidR="005475A9" w:rsidRPr="00424939" w:rsidRDefault="005475A9" w:rsidP="00740545">
      <w:pPr>
        <w:spacing w:before="120" w:after="0"/>
        <w:rPr>
          <w:rFonts w:cs="Times New Roman"/>
          <w:b/>
          <w:color w:val="000000" w:themeColor="text1"/>
        </w:rPr>
        <w:pPrChange w:id="14201" w:author="Summer 2023 updates" w:date="2024-07-31T13:42:00Z">
          <w:pPr>
            <w:spacing w:after="0"/>
          </w:pPr>
        </w:pPrChange>
      </w:pPr>
      <w:r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61680E48" w14:textId="489EC963" w:rsidR="00403B53" w:rsidRPr="00424939" w:rsidRDefault="00403B53" w:rsidP="00DB5E9E">
      <w:pPr>
        <w:rPr>
          <w:rFonts w:cs="Times New Roman"/>
          <w:color w:val="000000" w:themeColor="text1"/>
        </w:rPr>
      </w:pPr>
      <w:r w:rsidRPr="00424939">
        <w:rPr>
          <w:rFonts w:cs="Times New Roman"/>
          <w:color w:val="000000" w:themeColor="text1"/>
        </w:rPr>
        <w:t xml:space="preserve">A grade of “C” </w:t>
      </w:r>
      <w:r w:rsidR="00F71E06" w:rsidRPr="00424939">
        <w:rPr>
          <w:rFonts w:cs="Times New Roman"/>
          <w:color w:val="000000" w:themeColor="text1"/>
        </w:rPr>
        <w:t xml:space="preserve">(2.0) </w:t>
      </w:r>
      <w:r w:rsidR="008C5CF2" w:rsidRPr="00424939">
        <w:rPr>
          <w:rFonts w:cs="Times New Roman"/>
          <w:color w:val="000000" w:themeColor="text1"/>
        </w:rPr>
        <w:t>or higher must be earned</w:t>
      </w:r>
      <w:r w:rsidRPr="00424939">
        <w:rPr>
          <w:rFonts w:cs="Times New Roman"/>
          <w:color w:val="000000" w:themeColor="text1"/>
        </w:rPr>
        <w:t xml:space="preserve"> in all courses counted toward </w:t>
      </w:r>
      <w:r w:rsidR="00064B8E" w:rsidRPr="00424939">
        <w:rPr>
          <w:rFonts w:cs="Times New Roman"/>
          <w:color w:val="000000" w:themeColor="text1"/>
        </w:rPr>
        <w:t>a</w:t>
      </w:r>
      <w:r w:rsidRPr="00424939">
        <w:rPr>
          <w:rFonts w:cs="Times New Roman"/>
          <w:color w:val="000000" w:themeColor="text1"/>
        </w:rPr>
        <w:t xml:space="preserve"> major</w:t>
      </w:r>
      <w:r w:rsidR="00064B8E" w:rsidRPr="00424939">
        <w:rPr>
          <w:rFonts w:cs="Times New Roman"/>
          <w:color w:val="000000" w:themeColor="text1"/>
        </w:rPr>
        <w:t xml:space="preserve"> in philosophy</w:t>
      </w:r>
      <w:r w:rsidRPr="00424939">
        <w:rPr>
          <w:rFonts w:cs="Times New Roman"/>
          <w:color w:val="000000" w:themeColor="text1"/>
        </w:rPr>
        <w:t xml:space="preserve">. </w:t>
      </w:r>
    </w:p>
    <w:p w14:paraId="6FF8CFF2" w14:textId="7632B8F1" w:rsidR="005475A9" w:rsidRPr="00424939" w:rsidRDefault="005475A9" w:rsidP="00E500FB">
      <w:pPr>
        <w:widowControl w:val="0"/>
        <w:numPr>
          <w:ilvl w:val="0"/>
          <w:numId w:val="25"/>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r w:rsidR="003D0E90" w:rsidRPr="00424939">
        <w:rPr>
          <w:rFonts w:cs="Times New Roman"/>
          <w:color w:val="000000" w:themeColor="text1"/>
        </w:rPr>
        <w:t>one of which must be</w:t>
      </w:r>
      <w:r w:rsidRPr="00424939">
        <w:rPr>
          <w:rFonts w:cs="Times New Roman"/>
          <w:color w:val="000000" w:themeColor="text1"/>
        </w:rPr>
        <w:t xml:space="preserve"> either Early Modern Philosophy</w:t>
      </w:r>
      <w:r w:rsidR="00F778D6">
        <w:rPr>
          <w:rFonts w:cs="Times New Roman"/>
          <w:color w:val="000000" w:themeColor="text1"/>
        </w:rPr>
        <w:t xml:space="preserve"> </w:t>
      </w:r>
      <w:r w:rsidR="00F778D6">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(PHL-240) or Late Modern Philosophy </w:t>
      </w:r>
      <w:r w:rsidR="00F778D6">
        <w:rPr>
          <w:color w:val="000000" w:themeColor="text1"/>
        </w:rPr>
        <w:t>(WE)</w:t>
      </w:r>
      <w:r w:rsidR="00F778D6" w:rsidRPr="00424939">
        <w:rPr>
          <w:rFonts w:cs="Times New Roman"/>
          <w:color w:val="000000" w:themeColor="text1"/>
        </w:rPr>
        <w:t xml:space="preserve"> </w:t>
      </w:r>
      <w:r w:rsidRPr="00424939">
        <w:rPr>
          <w:rFonts w:cs="Times New Roman"/>
          <w:color w:val="000000" w:themeColor="text1"/>
        </w:rPr>
        <w:t>(PHL-</w:t>
      </w:r>
      <w:r w:rsidR="009E6148" w:rsidRPr="00424939">
        <w:rPr>
          <w:rFonts w:cs="Times New Roman"/>
          <w:color w:val="000000" w:themeColor="text1"/>
        </w:rPr>
        <w:t>33</w:t>
      </w:r>
      <w:r w:rsidR="006A22FE" w:rsidRPr="00424939">
        <w:rPr>
          <w:rFonts w:cs="Times New Roman"/>
          <w:color w:val="000000" w:themeColor="text1"/>
        </w:rPr>
        <w:t>5</w:t>
      </w:r>
      <w:r w:rsidRPr="00424939">
        <w:rPr>
          <w:rFonts w:cs="Times New Roman"/>
          <w:color w:val="000000" w:themeColor="text1"/>
        </w:rPr>
        <w:t>):</w:t>
      </w:r>
    </w:p>
    <w:p w14:paraId="374E776B" w14:textId="7BDDA5DB"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PHL-220 Ancient Greek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58480B20" w14:textId="31D0D3B8"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 xml:space="preserve">PHL-230 Medieval </w:t>
      </w:r>
      <w:r w:rsidR="00CD17CA"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5EDFC0DC" w14:textId="34088F17"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240</w:t>
      </w:r>
      <w:r w:rsidRPr="00424939">
        <w:rPr>
          <w:rFonts w:cs="Times New Roman"/>
          <w:color w:val="000000" w:themeColor="text1"/>
        </w:rPr>
        <w:t xml:space="preserve"> Early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48F6A9E3" w14:textId="729208AD"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33</w:t>
      </w:r>
      <w:r w:rsidRPr="00424939">
        <w:rPr>
          <w:rFonts w:cs="Times New Roman"/>
          <w:color w:val="000000" w:themeColor="text1"/>
        </w:rPr>
        <w:t>5 Late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55372C">
        <w:rPr>
          <w:color w:val="000000" w:themeColor="text1"/>
        </w:rPr>
        <w:t>(WE)</w:t>
      </w:r>
    </w:p>
    <w:p w14:paraId="39E04DDF" w14:textId="445EA0D5" w:rsidR="005475A9" w:rsidRPr="00424939" w:rsidRDefault="009E6148" w:rsidP="00E500FB">
      <w:pPr>
        <w:widowControl w:val="0"/>
        <w:numPr>
          <w:ilvl w:val="0"/>
          <w:numId w:val="25"/>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00DB7E5A" w:rsidRPr="00424939">
        <w:rPr>
          <w:rFonts w:cs="Times New Roman"/>
          <w:color w:val="000000" w:themeColor="text1"/>
        </w:rPr>
        <w:t xml:space="preserve"> additional</w:t>
      </w:r>
      <w:r w:rsidRPr="00424939">
        <w:rPr>
          <w:rFonts w:cs="Times New Roman"/>
          <w:color w:val="000000" w:themeColor="text1"/>
        </w:rPr>
        <w:t xml:space="preserve"> 300-level philosophy courses</w:t>
      </w:r>
      <w:r w:rsidR="005475A9" w:rsidRPr="00424939">
        <w:rPr>
          <w:rFonts w:cs="Times New Roman"/>
          <w:color w:val="000000" w:themeColor="text1"/>
        </w:rPr>
        <w:t xml:space="preserve"> </w:t>
      </w:r>
    </w:p>
    <w:p w14:paraId="22DC0226" w14:textId="107A8A94" w:rsidR="005475A9" w:rsidRPr="00424939" w:rsidRDefault="005475A9" w:rsidP="00E500FB">
      <w:pPr>
        <w:widowControl w:val="0"/>
        <w:numPr>
          <w:ilvl w:val="0"/>
          <w:numId w:val="25"/>
        </w:numPr>
        <w:adjustRightInd w:val="0"/>
        <w:spacing w:after="0"/>
        <w:textAlignment w:val="baseline"/>
        <w:rPr>
          <w:rFonts w:cs="Times New Roman"/>
          <w:color w:val="000000" w:themeColor="text1"/>
          <w:u w:val="single"/>
        </w:rPr>
      </w:pPr>
      <w:r w:rsidRPr="00424939">
        <w:rPr>
          <w:rFonts w:cs="Times New Roman"/>
          <w:color w:val="000000" w:themeColor="text1"/>
          <w:u w:val="single"/>
        </w:rPr>
        <w:t xml:space="preserve">Five </w:t>
      </w:r>
      <w:r w:rsidRPr="00424939">
        <w:rPr>
          <w:rFonts w:cs="Times New Roman"/>
          <w:color w:val="000000" w:themeColor="text1"/>
        </w:rPr>
        <w:t>additional philosophy courses</w:t>
      </w:r>
      <w:r w:rsidR="009E6148" w:rsidRPr="00424939">
        <w:rPr>
          <w:rFonts w:cs="Times New Roman"/>
          <w:color w:val="000000" w:themeColor="text1"/>
        </w:rPr>
        <w:t>, at least two of which must be numbered 200 or above</w:t>
      </w:r>
      <w:r w:rsidRPr="00424939">
        <w:rPr>
          <w:rFonts w:cs="Times New Roman"/>
          <w:color w:val="000000" w:themeColor="text1"/>
          <w:u w:val="single"/>
        </w:rPr>
        <w:t xml:space="preserve"> </w:t>
      </w:r>
    </w:p>
    <w:p w14:paraId="6D4B39CD" w14:textId="496D60AA" w:rsidR="005475A9" w:rsidRPr="00424939" w:rsidRDefault="005475A9" w:rsidP="00E500FB">
      <w:pPr>
        <w:widowControl w:val="0"/>
        <w:numPr>
          <w:ilvl w:val="0"/>
          <w:numId w:val="25"/>
        </w:numPr>
        <w:adjustRightInd w:val="0"/>
        <w:textAlignment w:val="baseline"/>
        <w:rPr>
          <w:rFonts w:cs="Times New Roman"/>
          <w:color w:val="000000" w:themeColor="text1"/>
        </w:rPr>
      </w:pPr>
      <w:r w:rsidRPr="00424939">
        <w:rPr>
          <w:rFonts w:cs="Times New Roman"/>
          <w:color w:val="000000" w:themeColor="text1"/>
        </w:rPr>
        <w:t>PHL-</w:t>
      </w:r>
      <w:r w:rsidR="00F5102E" w:rsidRPr="00424939">
        <w:rPr>
          <w:rFonts w:cs="Times New Roman"/>
          <w:color w:val="000000" w:themeColor="text1"/>
        </w:rPr>
        <w:t>490</w:t>
      </w:r>
      <w:r w:rsidRPr="00424939">
        <w:rPr>
          <w:rFonts w:cs="Times New Roman"/>
          <w:color w:val="000000" w:themeColor="text1"/>
        </w:rPr>
        <w:t xml:space="preserve">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Colloquium</w:t>
      </w:r>
      <w:r w:rsidR="00F778D6">
        <w:rPr>
          <w:rFonts w:cs="Times New Roman"/>
          <w:color w:val="000000" w:themeColor="text1"/>
        </w:rPr>
        <w:t xml:space="preserve"> (WE)</w:t>
      </w:r>
      <w:r w:rsidRPr="00424939">
        <w:rPr>
          <w:rFonts w:cs="Times New Roman"/>
          <w:color w:val="000000" w:themeColor="text1"/>
        </w:rPr>
        <w:t xml:space="preserve"> (non-credit bearing)</w:t>
      </w:r>
    </w:p>
    <w:p w14:paraId="79F5710B" w14:textId="45E78F01" w:rsidR="005475A9" w:rsidRPr="00424939" w:rsidRDefault="00802E82" w:rsidP="00DB5E9E">
      <w:pPr>
        <w:spacing w:after="120"/>
        <w:rPr>
          <w:rFonts w:cs="Times New Roman"/>
          <w:i/>
          <w:color w:val="000000" w:themeColor="text1"/>
        </w:rPr>
      </w:pPr>
      <w:r w:rsidRPr="00424939">
        <w:rPr>
          <w:rFonts w:cs="Times New Roman"/>
          <w:b/>
          <w:color w:val="000000" w:themeColor="text1"/>
          <w:sz w:val="20"/>
        </w:rPr>
        <w:t>NOTE:</w:t>
      </w:r>
      <w:r w:rsidRPr="00424939">
        <w:rPr>
          <w:rFonts w:cs="Times New Roman"/>
          <w:color w:val="000000" w:themeColor="text1"/>
          <w:sz w:val="20"/>
        </w:rPr>
        <w:t xml:space="preserve"> </w:t>
      </w:r>
      <w:r w:rsidR="005475A9" w:rsidRPr="00424939">
        <w:rPr>
          <w:rFonts w:cs="Times New Roman"/>
          <w:i/>
          <w:color w:val="000000" w:themeColor="text1"/>
        </w:rPr>
        <w:t>The recommended beginning course in philosophy for those contemplating a major in philosophy is Introduction to Philosophy</w:t>
      </w:r>
      <w:r w:rsidR="00B8454E" w:rsidRPr="00424939">
        <w:rPr>
          <w:rFonts w:cs="Times New Roman"/>
          <w:i/>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i/>
          <w:color w:val="000000" w:themeColor="text1"/>
        </w:rPr>
        <w:fldChar w:fldCharType="end"/>
      </w:r>
      <w:r w:rsidR="005475A9" w:rsidRPr="00424939">
        <w:rPr>
          <w:rFonts w:cs="Times New Roman"/>
          <w:i/>
          <w:color w:val="000000" w:themeColor="text1"/>
        </w:rPr>
        <w:t xml:space="preserve"> (PHL-</w:t>
      </w:r>
      <w:r w:rsidR="0026206F" w:rsidRPr="00424939">
        <w:rPr>
          <w:rFonts w:cs="Times New Roman"/>
          <w:i/>
          <w:color w:val="000000" w:themeColor="text1"/>
        </w:rPr>
        <w:t>10</w:t>
      </w:r>
      <w:r w:rsidR="005475A9" w:rsidRPr="00424939">
        <w:rPr>
          <w:rFonts w:cs="Times New Roman"/>
          <w:i/>
          <w:color w:val="000000" w:themeColor="text1"/>
        </w:rPr>
        <w:t xml:space="preserve">5). However, </w:t>
      </w:r>
      <w:r w:rsidR="00CC0B12" w:rsidRPr="00424939">
        <w:rPr>
          <w:rFonts w:cs="Times New Roman"/>
          <w:i/>
          <w:color w:val="000000" w:themeColor="text1"/>
        </w:rPr>
        <w:t xml:space="preserve">any of the other 100-level courses </w:t>
      </w:r>
      <w:r w:rsidR="005475A9" w:rsidRPr="00424939">
        <w:rPr>
          <w:rFonts w:cs="Times New Roman"/>
          <w:i/>
          <w:color w:val="000000" w:themeColor="text1"/>
        </w:rPr>
        <w:t xml:space="preserve">are also suitable first courses. Some courses numbered between 200 and 299 may be suitable first courses for students with sophomore standing. </w:t>
      </w:r>
    </w:p>
    <w:p w14:paraId="57FEB1B3" w14:textId="41D3B43F" w:rsidR="005475A9" w:rsidRPr="00424939" w:rsidRDefault="005475A9" w:rsidP="00740545">
      <w:pPr>
        <w:spacing w:before="120" w:after="0"/>
        <w:rPr>
          <w:rFonts w:cs="Times New Roman"/>
          <w:b/>
          <w:color w:val="000000" w:themeColor="text1"/>
        </w:rPr>
        <w:pPrChange w:id="14202" w:author="Summer 2023 updates" w:date="2024-07-31T13:42:00Z">
          <w:pPr>
            <w:spacing w:after="0"/>
          </w:pPr>
        </w:pPrChange>
      </w:pPr>
      <w:r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60F3FFDC" w14:textId="170D4364" w:rsidR="005475A9" w:rsidRPr="00424939" w:rsidRDefault="005475A9" w:rsidP="00E500FB">
      <w:pPr>
        <w:widowControl w:val="0"/>
        <w:numPr>
          <w:ilvl w:val="0"/>
          <w:numId w:val="26"/>
        </w:numPr>
        <w:adjustRightInd w:val="0"/>
        <w:spacing w:after="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of the following, </w:t>
      </w:r>
      <w:r w:rsidR="003D0E90" w:rsidRPr="00424939">
        <w:rPr>
          <w:rFonts w:cs="Times New Roman"/>
          <w:color w:val="000000" w:themeColor="text1"/>
        </w:rPr>
        <w:t xml:space="preserve">one of which must be either </w:t>
      </w:r>
      <w:r w:rsidRPr="00424939">
        <w:rPr>
          <w:rFonts w:cs="Times New Roman"/>
          <w:color w:val="000000" w:themeColor="text1"/>
        </w:rPr>
        <w:t>Early Modern Philosophy</w:t>
      </w:r>
      <w:r w:rsidR="00F778D6">
        <w:rPr>
          <w:rFonts w:cs="Times New Roman"/>
          <w:color w:val="000000" w:themeColor="text1"/>
        </w:rPr>
        <w:t xml:space="preserve"> </w:t>
      </w:r>
      <w:r w:rsidR="00F778D6">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(PHL-240) or Late Modern Philosophy </w:t>
      </w:r>
      <w:r w:rsidR="00F778D6">
        <w:rPr>
          <w:color w:val="000000" w:themeColor="text1"/>
        </w:rPr>
        <w:t>(WE)</w:t>
      </w:r>
      <w:r w:rsidR="00F778D6" w:rsidRPr="00424939">
        <w:rPr>
          <w:rFonts w:cs="Times New Roman"/>
          <w:color w:val="000000" w:themeColor="text1"/>
        </w:rPr>
        <w:t xml:space="preserve"> </w:t>
      </w:r>
      <w:r w:rsidRPr="00424939">
        <w:rPr>
          <w:rFonts w:cs="Times New Roman"/>
          <w:color w:val="000000" w:themeColor="text1"/>
        </w:rPr>
        <w:t>(PHL-</w:t>
      </w:r>
      <w:r w:rsidR="009E6148" w:rsidRPr="00424939">
        <w:rPr>
          <w:rFonts w:cs="Times New Roman"/>
          <w:color w:val="000000" w:themeColor="text1"/>
        </w:rPr>
        <w:t>33</w:t>
      </w:r>
      <w:r w:rsidRPr="00424939">
        <w:rPr>
          <w:rFonts w:cs="Times New Roman"/>
          <w:color w:val="000000" w:themeColor="text1"/>
        </w:rPr>
        <w:t xml:space="preserve">5): </w:t>
      </w:r>
    </w:p>
    <w:p w14:paraId="0BAB80FA" w14:textId="4F87DA6B"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PHL-220 Ancient Greek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4D7FB96E" w14:textId="4AAA3840"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 xml:space="preserve">PHL-230 Medieval </w:t>
      </w:r>
      <w:r w:rsidR="00CD17CA"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37F99D29" w14:textId="27B52257"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PHL-240 Early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7E0EEC75" w14:textId="246114DE" w:rsidR="005475A9" w:rsidRPr="00424939" w:rsidRDefault="005475A9" w:rsidP="003D0E90">
      <w:pPr>
        <w:tabs>
          <w:tab w:val="num" w:pos="360"/>
        </w:tabs>
        <w:spacing w:after="0"/>
        <w:ind w:left="360" w:hanging="360"/>
        <w:rPr>
          <w:rFonts w:cs="Times New Roman"/>
          <w:color w:val="000000" w:themeColor="text1"/>
        </w:rPr>
      </w:pPr>
      <w:r w:rsidRPr="00424939">
        <w:rPr>
          <w:rFonts w:cs="Times New Roman"/>
          <w:color w:val="000000" w:themeColor="text1"/>
        </w:rPr>
        <w:tab/>
        <w:t>PHL-</w:t>
      </w:r>
      <w:r w:rsidR="009E6148" w:rsidRPr="00424939">
        <w:rPr>
          <w:rFonts w:cs="Times New Roman"/>
          <w:color w:val="000000" w:themeColor="text1"/>
        </w:rPr>
        <w:t>33</w:t>
      </w:r>
      <w:r w:rsidRPr="00424939">
        <w:rPr>
          <w:rFonts w:cs="Times New Roman"/>
          <w:color w:val="000000" w:themeColor="text1"/>
        </w:rPr>
        <w:t>5 Late Modern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7C5744">
        <w:rPr>
          <w:color w:val="000000" w:themeColor="text1"/>
        </w:rPr>
        <w:t>(WE)</w:t>
      </w:r>
    </w:p>
    <w:p w14:paraId="1D92380C" w14:textId="70143529" w:rsidR="005475A9" w:rsidRPr="00424939" w:rsidRDefault="005475A9" w:rsidP="00E500FB">
      <w:pPr>
        <w:widowControl w:val="0"/>
        <w:numPr>
          <w:ilvl w:val="0"/>
          <w:numId w:val="26"/>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w:t>
      </w:r>
      <w:r w:rsidR="00DB7E5A" w:rsidRPr="00424939">
        <w:rPr>
          <w:rFonts w:cs="Times New Roman"/>
          <w:color w:val="000000" w:themeColor="text1"/>
        </w:rPr>
        <w:t>additional 300-level philosophy course</w:t>
      </w:r>
    </w:p>
    <w:p w14:paraId="52485BE8" w14:textId="444615C2" w:rsidR="00AF1E3D" w:rsidRPr="00424939" w:rsidRDefault="00AF1E3D" w:rsidP="00E500FB">
      <w:pPr>
        <w:widowControl w:val="0"/>
        <w:numPr>
          <w:ilvl w:val="0"/>
          <w:numId w:val="26"/>
        </w:numPr>
        <w:adjustRightInd w:val="0"/>
        <w:spacing w:after="12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additional philosophy courses</w:t>
      </w:r>
    </w:p>
    <w:p w14:paraId="38C3066D" w14:textId="77777777" w:rsidR="00F60166" w:rsidRDefault="00F60166">
      <w:pPr>
        <w:spacing w:after="200" w:line="276" w:lineRule="auto"/>
        <w:rPr>
          <w:del w:id="14203" w:author="Summer 2023 updates" w:date="2024-07-31T13:42:00Z"/>
          <w:rFonts w:cs="Times New Roman"/>
          <w:smallCaps/>
          <w:color w:val="000000" w:themeColor="text1"/>
        </w:rPr>
      </w:pPr>
      <w:del w:id="14204" w:author="Summer 2023 updates" w:date="2024-07-31T13:42:00Z">
        <w:r>
          <w:rPr>
            <w:rFonts w:cs="Times New Roman"/>
            <w:smallCaps/>
            <w:color w:val="000000" w:themeColor="text1"/>
          </w:rPr>
          <w:br w:type="page"/>
        </w:r>
      </w:del>
    </w:p>
    <w:p w14:paraId="12000020" w14:textId="28D41441" w:rsidR="005475A9" w:rsidRPr="00424939" w:rsidRDefault="005475A9" w:rsidP="00740545">
      <w:pPr>
        <w:spacing w:before="120" w:after="0"/>
        <w:rPr>
          <w:rFonts w:cs="Times New Roman"/>
          <w:b/>
          <w:smallCaps/>
          <w:color w:val="000000" w:themeColor="text1"/>
        </w:rPr>
        <w:pPrChange w:id="14205" w:author="Summer 2023 updates" w:date="2024-07-31T13:42:00Z">
          <w:pPr>
            <w:spacing w:after="0"/>
          </w:pPr>
        </w:pPrChange>
      </w:pPr>
      <w:r w:rsidRPr="00424939">
        <w:rPr>
          <w:rFonts w:cs="Times New Roman"/>
          <w:smallCaps/>
          <w:color w:val="000000" w:themeColor="text1"/>
        </w:rPr>
        <w:t>c</w:t>
      </w:r>
      <w:r w:rsidRPr="00424939">
        <w:rPr>
          <w:rFonts w:cs="Times New Roman"/>
          <w:b/>
          <w:smallCaps/>
          <w:color w:val="000000" w:themeColor="text1"/>
        </w:rPr>
        <w:t xml:space="preserve">ourses in philosophy </w:t>
      </w:r>
    </w:p>
    <w:p w14:paraId="2717331F" w14:textId="663EB59C" w:rsidR="00B07BE0" w:rsidRPr="00424939" w:rsidRDefault="00B07BE0" w:rsidP="00740545">
      <w:pPr>
        <w:spacing w:before="120" w:after="0"/>
        <w:rPr>
          <w:rFonts w:cs="Times New Roman"/>
          <w:b/>
          <w:i/>
          <w:smallCaps/>
          <w:color w:val="000000" w:themeColor="text1"/>
        </w:rPr>
        <w:pPrChange w:id="14206" w:author="Summer 2023 updates" w:date="2024-07-31T13:42:00Z">
          <w:pPr>
            <w:spacing w:after="0"/>
          </w:pPr>
        </w:pPrChange>
      </w:pPr>
      <w:r w:rsidRPr="00424939">
        <w:rPr>
          <w:rFonts w:cs="Times New Roman"/>
          <w:b/>
          <w:i/>
          <w:smallCaps/>
          <w:color w:val="000000" w:themeColor="text1"/>
        </w:rPr>
        <w:t>introductory courses</w:t>
      </w:r>
    </w:p>
    <w:p w14:paraId="41F6BC37" w14:textId="48A33029" w:rsidR="00B07BE0" w:rsidRPr="00424939" w:rsidRDefault="00B07BE0" w:rsidP="00740545">
      <w:pPr>
        <w:spacing w:before="120" w:after="0"/>
        <w:rPr>
          <w:rFonts w:cs="Times New Roman"/>
          <w:b/>
          <w:color w:val="000000" w:themeColor="text1"/>
          <w:u w:val="single"/>
        </w:rPr>
        <w:pPrChange w:id="14207" w:author="Summer 2023 updates" w:date="2024-07-31T13:42:00Z">
          <w:pPr>
            <w:spacing w:after="0"/>
          </w:pPr>
        </w:pPrChange>
      </w:pPr>
      <w:r w:rsidRPr="00424939">
        <w:rPr>
          <w:rFonts w:cs="Times New Roman"/>
          <w:b/>
          <w:color w:val="000000" w:themeColor="text1"/>
          <w:u w:val="single"/>
        </w:rPr>
        <w:t>Category A: General Introductions</w:t>
      </w:r>
    </w:p>
    <w:p w14:paraId="5234D3E1" w14:textId="506E51FF" w:rsidR="00B0137C" w:rsidRPr="00424939" w:rsidRDefault="00B0137C" w:rsidP="002310C4">
      <w:pPr>
        <w:rPr>
          <w:rFonts w:cs="Times New Roman"/>
          <w:color w:val="000000" w:themeColor="text1"/>
        </w:rPr>
      </w:pPr>
      <w:r w:rsidRPr="00424939">
        <w:rPr>
          <w:rFonts w:cs="Times New Roman"/>
          <w:color w:val="000000" w:themeColor="text1"/>
        </w:rPr>
        <w:t>The following courses, all numbered PHL-105, are different versions of the same course. They share overlapping content and focus on the development of the same skills. Students can receive credit for only one PHL-105: Introduction to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course.</w:t>
      </w:r>
    </w:p>
    <w:p w14:paraId="3B8AFA3A" w14:textId="4997E0B7" w:rsidR="00B0137C" w:rsidRPr="00424939" w:rsidRDefault="00B0137C" w:rsidP="006011FD">
      <w:pPr>
        <w:keepNext/>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Minds, Knowledge, and Value</w:t>
      </w:r>
      <w:r w:rsidR="001642F7" w:rsidRPr="00424939">
        <w:rPr>
          <w:rFonts w:cs="Times New Roman"/>
          <w:b/>
          <w:color w:val="000000" w:themeColor="text1"/>
        </w:rPr>
        <w:t xml:space="preserve"> (WE)</w:t>
      </w:r>
    </w:p>
    <w:p w14:paraId="5DAE544B" w14:textId="77777777" w:rsidR="00B0137C" w:rsidRPr="00424939" w:rsidRDefault="00B0137C" w:rsidP="002310C4">
      <w:pPr>
        <w:rPr>
          <w:rFonts w:cs="Times New Roman"/>
          <w:color w:val="000000" w:themeColor="text1"/>
        </w:rPr>
      </w:pPr>
      <w:r w:rsidRPr="00424939">
        <w:rPr>
          <w:rFonts w:cs="Times New Roman"/>
          <w:color w:val="000000" w:themeColor="text1"/>
        </w:rPr>
        <w:t>Examines what philosophers think about some of the most basic questions in life. What is real? What does it mean to have a mind? Could minds have an existence independent from our bodies? Is there anything we can know with absolute certainty? Are there objective moral values, and if so, could we know what they are? May not be taken more than once for credit.</w:t>
      </w:r>
    </w:p>
    <w:p w14:paraId="03E49731" w14:textId="0BC3E229" w:rsidR="00B0137C" w:rsidRPr="00424939" w:rsidRDefault="00B0137C" w:rsidP="002310C4">
      <w:pPr>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God, Self, and Free Will (WE)</w:t>
      </w:r>
    </w:p>
    <w:p w14:paraId="7388F363" w14:textId="77777777" w:rsidR="00B0137C" w:rsidRPr="00424939" w:rsidRDefault="00B0137C" w:rsidP="002310C4">
      <w:pPr>
        <w:rPr>
          <w:rFonts w:cs="Times New Roman"/>
          <w:color w:val="000000" w:themeColor="text1"/>
        </w:rPr>
      </w:pPr>
      <w:r w:rsidRPr="00424939">
        <w:rPr>
          <w:rFonts w:cs="Times New Roman"/>
          <w:color w:val="000000" w:themeColor="text1"/>
        </w:rPr>
        <w:t>Focuses on questions about the nature and existence of God, human nature, personhood, and free will. Is there evidence for the existence of God and is the presence of suffering in the world consistent with God’s existence? Are human beings merely material beings or might we have non-physical minds or souls? What are persons and what constitutes personal identity over time? What does it mean to have free will? Do we possess free will? May not be taken more than once for credit.</w:t>
      </w:r>
    </w:p>
    <w:p w14:paraId="6AFAA742" w14:textId="77777777" w:rsidR="0099609A" w:rsidRDefault="0099609A">
      <w:pPr>
        <w:spacing w:after="200" w:line="276" w:lineRule="auto"/>
        <w:rPr>
          <w:ins w:id="14208" w:author="Summer 2023 updates" w:date="2024-07-31T13:42:00Z"/>
          <w:rFonts w:cs="Times New Roman"/>
          <w:b/>
          <w:color w:val="000000" w:themeColor="text1"/>
        </w:rPr>
      </w:pPr>
      <w:ins w:id="14209" w:author="Summer 2023 updates" w:date="2024-07-31T13:42:00Z">
        <w:r>
          <w:rPr>
            <w:rFonts w:cs="Times New Roman"/>
            <w:b/>
            <w:color w:val="000000" w:themeColor="text1"/>
          </w:rPr>
          <w:br w:type="page"/>
        </w:r>
      </w:ins>
    </w:p>
    <w:p w14:paraId="67EE0CD5" w14:textId="2D171E85" w:rsidR="00B0137C" w:rsidRPr="00424939" w:rsidRDefault="00B0137C" w:rsidP="002310C4">
      <w:pPr>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Masterworks (WE)</w:t>
      </w:r>
    </w:p>
    <w:p w14:paraId="326F2890" w14:textId="77777777" w:rsidR="00B0137C" w:rsidRPr="00424939" w:rsidRDefault="00B0137C" w:rsidP="00E465E7">
      <w:pPr>
        <w:spacing w:after="40"/>
        <w:rPr>
          <w:rFonts w:cs="Times New Roman"/>
          <w:color w:val="000000" w:themeColor="text1"/>
        </w:rPr>
      </w:pPr>
      <w:r w:rsidRPr="00424939">
        <w:rPr>
          <w:rFonts w:cs="Times New Roman"/>
          <w:color w:val="000000" w:themeColor="text1"/>
        </w:rPr>
        <w:t>Central philosophical debates encountered through the examination of important classical and modern texts from the history philosophy. Readings in the course focus on several major works from philosophers such as Plato, Descartes, Hume, Marx, and Sartre who discuss the meaning of life, belief in God, the mind-body problem, relativism of truth, and other important philosophical concerns. May not be taken more than once for credit.</w:t>
      </w:r>
    </w:p>
    <w:p w14:paraId="6D73E657" w14:textId="241FB5E1" w:rsidR="00B0137C" w:rsidRPr="00424939" w:rsidRDefault="00B0137C" w:rsidP="00973B65">
      <w:pPr>
        <w:keepNext/>
        <w:spacing w:after="0"/>
        <w:rPr>
          <w:rFonts w:cs="Times New Roman"/>
          <w:b/>
          <w:color w:val="000000" w:themeColor="text1"/>
        </w:rPr>
      </w:pPr>
      <w:r w:rsidRPr="00424939">
        <w:rPr>
          <w:rFonts w:cs="Times New Roman"/>
          <w:b/>
          <w:color w:val="000000" w:themeColor="text1"/>
        </w:rPr>
        <w:t>PHL-105 Introduction to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Science Fiction and Philosophy </w:t>
      </w:r>
      <w:r w:rsidR="001642F7" w:rsidRPr="00424939">
        <w:rPr>
          <w:rFonts w:cs="Times New Roman"/>
          <w:b/>
          <w:color w:val="000000" w:themeColor="text1"/>
        </w:rPr>
        <w:t>(WE)</w:t>
      </w:r>
    </w:p>
    <w:p w14:paraId="12588321" w14:textId="77777777" w:rsidR="00B0137C" w:rsidRPr="00424939" w:rsidRDefault="00B0137C" w:rsidP="00E465E7">
      <w:pPr>
        <w:spacing w:after="40"/>
        <w:rPr>
          <w:rFonts w:cs="Times New Roman"/>
          <w:color w:val="000000" w:themeColor="text1"/>
        </w:rPr>
      </w:pPr>
      <w:r w:rsidRPr="00424939">
        <w:rPr>
          <w:rFonts w:cs="Times New Roman"/>
          <w:color w:val="000000" w:themeColor="text1"/>
        </w:rPr>
        <w:t xml:space="preserve">Uses science fiction as a springboard for thinking about classic issues and problems in philosophy. Sci-fi classics such as </w:t>
      </w:r>
      <w:r w:rsidRPr="00424939">
        <w:rPr>
          <w:rFonts w:cs="Times New Roman"/>
          <w:i/>
          <w:color w:val="000000" w:themeColor="text1"/>
        </w:rPr>
        <w:t>The Matrix</w:t>
      </w:r>
      <w:r w:rsidRPr="00424939">
        <w:rPr>
          <w:rFonts w:cs="Times New Roman"/>
          <w:color w:val="000000" w:themeColor="text1"/>
        </w:rPr>
        <w:t xml:space="preserve">, </w:t>
      </w:r>
      <w:r w:rsidRPr="00424939">
        <w:rPr>
          <w:rFonts w:cs="Times New Roman"/>
          <w:i/>
          <w:color w:val="000000" w:themeColor="text1"/>
        </w:rPr>
        <w:t>Bladerunner</w:t>
      </w:r>
      <w:r w:rsidRPr="00424939">
        <w:rPr>
          <w:rFonts w:cs="Times New Roman"/>
          <w:color w:val="000000" w:themeColor="text1"/>
        </w:rPr>
        <w:t xml:space="preserve">, and </w:t>
      </w:r>
      <w:r w:rsidRPr="00424939">
        <w:rPr>
          <w:rFonts w:cs="Times New Roman"/>
          <w:i/>
          <w:color w:val="000000" w:themeColor="text1"/>
        </w:rPr>
        <w:t>Surrogates</w:t>
      </w:r>
      <w:r w:rsidRPr="00424939">
        <w:rPr>
          <w:rFonts w:cs="Times New Roman"/>
          <w:color w:val="000000" w:themeColor="text1"/>
        </w:rPr>
        <w:t>, raise fundamental philosophical questions such as: What is the difference between appearance and reality and how can we distinguish between them? What is it to be a person? Should we think that all and only human beings can be persons? What is a good human life? Is a pleasant life sufficient for living a good life? In this course, such questions are examined through the lens of both philosophy and science fiction. May not be taken more than once for credit.</w:t>
      </w:r>
    </w:p>
    <w:p w14:paraId="2C34C8D0" w14:textId="242BBD94" w:rsidR="00B07BE0" w:rsidRPr="00424939" w:rsidRDefault="00B07BE0" w:rsidP="00740545">
      <w:pPr>
        <w:spacing w:before="120" w:after="0"/>
        <w:rPr>
          <w:rFonts w:cs="Times New Roman"/>
          <w:b/>
          <w:color w:val="000000" w:themeColor="text1"/>
          <w:u w:val="single"/>
        </w:rPr>
      </w:pPr>
      <w:r w:rsidRPr="00424939">
        <w:rPr>
          <w:rFonts w:cs="Times New Roman"/>
          <w:b/>
          <w:color w:val="000000" w:themeColor="text1"/>
          <w:u w:val="single"/>
        </w:rPr>
        <w:t>Category B: Ethical and Political Issues</w:t>
      </w:r>
    </w:p>
    <w:p w14:paraId="2964C683" w14:textId="58A38DD4" w:rsidR="005475A9" w:rsidRPr="00424939" w:rsidRDefault="005475A9" w:rsidP="00DB5E9E">
      <w:pPr>
        <w:spacing w:after="0"/>
        <w:rPr>
          <w:rFonts w:cs="Times New Roman"/>
          <w:b/>
          <w:color w:val="000000" w:themeColor="text1"/>
        </w:rPr>
      </w:pPr>
      <w:r w:rsidRPr="00424939">
        <w:rPr>
          <w:rFonts w:cs="Times New Roman"/>
          <w:b/>
          <w:color w:val="000000" w:themeColor="text1"/>
        </w:rPr>
        <w:t>PHL-128 M</w:t>
      </w:r>
      <w:r w:rsidR="001642F7" w:rsidRPr="00424939">
        <w:rPr>
          <w:rFonts w:cs="Times New Roman"/>
          <w:b/>
          <w:color w:val="000000" w:themeColor="text1"/>
        </w:rPr>
        <w:t>orality and Moral Controversies (WE)</w:t>
      </w:r>
    </w:p>
    <w:p w14:paraId="1A205128" w14:textId="2CDA4443" w:rsidR="005475A9" w:rsidRPr="00424939" w:rsidRDefault="005475A9" w:rsidP="00E465E7">
      <w:pPr>
        <w:spacing w:after="40"/>
        <w:rPr>
          <w:rFonts w:cs="Times New Roman"/>
          <w:color w:val="000000" w:themeColor="text1"/>
        </w:rPr>
      </w:pPr>
      <w:r w:rsidRPr="00424939">
        <w:rPr>
          <w:rFonts w:cs="Times New Roman"/>
          <w:color w:val="000000" w:themeColor="text1"/>
        </w:rPr>
        <w:t>A critical examination of important moral issues facing contemporary society. The course uses a variety of common ethical theories. Possible topics include environmental ethics, euthanasia, animal rights, humanitarian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4210" w:author="Summer 2023 updates" w:date="2024-07-31T13:42:00Z">
        <w:r w:rsidR="00B76E1A" w:rsidRPr="00424939">
          <w:rPr>
            <w:rStyle w:val="Strong"/>
            <w:rFonts w:ascii="Garamond" w:hAnsi="Garamond"/>
            <w:color w:val="000000" w:themeColor="text1"/>
          </w:rPr>
          <w:delInstrText>aid</w:delInstrText>
        </w:r>
      </w:del>
      <w:ins w:id="14211"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abortion, and capital punishment. </w:t>
      </w:r>
    </w:p>
    <w:p w14:paraId="4F8F67B8" w14:textId="45C55F20" w:rsidR="00E13EFB" w:rsidRPr="00424939" w:rsidRDefault="00E13EFB" w:rsidP="002310C4">
      <w:pPr>
        <w:spacing w:after="0"/>
        <w:rPr>
          <w:rFonts w:cs="Times New Roman"/>
          <w:b/>
          <w:color w:val="000000" w:themeColor="text1"/>
        </w:rPr>
      </w:pPr>
      <w:r w:rsidRPr="00424939">
        <w:rPr>
          <w:rFonts w:cs="Times New Roman"/>
          <w:b/>
          <w:color w:val="000000" w:themeColor="text1"/>
        </w:rPr>
        <w:t>PHL-138 Freedom, State, and Society</w:t>
      </w:r>
      <w:r w:rsidR="001642F7" w:rsidRPr="00424939">
        <w:rPr>
          <w:rFonts w:cs="Times New Roman"/>
          <w:b/>
          <w:color w:val="000000" w:themeColor="text1"/>
        </w:rPr>
        <w:t xml:space="preserve"> (WE)</w:t>
      </w:r>
    </w:p>
    <w:p w14:paraId="4B8ACDCB" w14:textId="77777777" w:rsidR="00E13EFB" w:rsidRPr="00424939" w:rsidRDefault="00E13EFB" w:rsidP="00E465E7">
      <w:pPr>
        <w:spacing w:after="40"/>
        <w:rPr>
          <w:rFonts w:cs="Times New Roman"/>
          <w:color w:val="000000" w:themeColor="text1"/>
        </w:rPr>
      </w:pPr>
      <w:r w:rsidRPr="00424939">
        <w:rPr>
          <w:rFonts w:cs="Times New Roman"/>
          <w:color w:val="000000" w:themeColor="text1"/>
        </w:rPr>
        <w:t xml:space="preserve">Addresses questions of our relation to society and to the state in particular. How much freedom should individuals be given over their own lives? What would an ideal society look like? What demands could social and political institutions legitimately make on us in the name of social order? Works from such philosophers as Plato, Rousseau, and Marx may be considered alongside literary texts such as </w:t>
      </w:r>
      <w:r w:rsidRPr="00424939">
        <w:rPr>
          <w:rFonts w:cs="Times New Roman"/>
          <w:i/>
          <w:color w:val="000000" w:themeColor="text1"/>
        </w:rPr>
        <w:t>Utopia</w:t>
      </w:r>
      <w:r w:rsidRPr="00424939">
        <w:rPr>
          <w:rFonts w:cs="Times New Roman"/>
          <w:color w:val="000000" w:themeColor="text1"/>
        </w:rPr>
        <w:t xml:space="preserve"> or </w:t>
      </w:r>
      <w:r w:rsidRPr="00424939">
        <w:rPr>
          <w:rFonts w:cs="Times New Roman"/>
          <w:i/>
          <w:color w:val="000000" w:themeColor="text1"/>
        </w:rPr>
        <w:t>Brave New World</w:t>
      </w:r>
      <w:r w:rsidRPr="00424939">
        <w:rPr>
          <w:rFonts w:cs="Times New Roman"/>
          <w:color w:val="000000" w:themeColor="text1"/>
        </w:rPr>
        <w:t xml:space="preserve">. </w:t>
      </w:r>
    </w:p>
    <w:p w14:paraId="03129021" w14:textId="000A33B3" w:rsidR="00E13EFB" w:rsidRPr="00424939" w:rsidRDefault="00E13EFB" w:rsidP="002310C4">
      <w:pPr>
        <w:spacing w:after="0"/>
        <w:rPr>
          <w:rFonts w:cs="Times New Roman"/>
          <w:b/>
          <w:color w:val="000000" w:themeColor="text1"/>
        </w:rPr>
      </w:pPr>
      <w:r w:rsidRPr="00424939">
        <w:rPr>
          <w:rFonts w:cs="Times New Roman"/>
          <w:b/>
          <w:color w:val="000000" w:themeColor="text1"/>
        </w:rPr>
        <w:t>PHL-165 Bio-medical Ethics</w:t>
      </w:r>
      <w:r w:rsidR="001642F7" w:rsidRPr="00424939">
        <w:rPr>
          <w:rFonts w:cs="Times New Roman"/>
          <w:b/>
          <w:color w:val="000000" w:themeColor="text1"/>
        </w:rPr>
        <w:t xml:space="preserve"> (WE)</w:t>
      </w:r>
    </w:p>
    <w:p w14:paraId="7A2FF34A" w14:textId="77777777" w:rsidR="00E13EFB" w:rsidRPr="00424939" w:rsidRDefault="00E13EFB" w:rsidP="00E465E7">
      <w:pPr>
        <w:spacing w:after="40"/>
        <w:rPr>
          <w:rFonts w:cs="Times New Roman"/>
          <w:color w:val="000000" w:themeColor="text1"/>
        </w:rPr>
      </w:pPr>
      <w:r w:rsidRPr="00424939">
        <w:rPr>
          <w:rFonts w:cs="Times New Roman"/>
          <w:color w:val="000000" w:themeColor="text1"/>
        </w:rPr>
        <w:t>Addresses a variety of issues in medical ethics and introduces various moral frameworks for thinking about these issues. Students are introduced to ethical theories, such as utilitarianism and Kantianism, and how they can be applied in the context of medical ethics. Topics addressed in the course are likely to include: abortion, euthanasia, paternalism, and patient autonomy, organ transplants and scarce medical resources, and genetic screening, among others.</w:t>
      </w:r>
    </w:p>
    <w:p w14:paraId="6EA4D339" w14:textId="761F601B" w:rsidR="005C4A07" w:rsidRPr="00424939" w:rsidRDefault="001642F7" w:rsidP="005C4A07">
      <w:pPr>
        <w:spacing w:after="0"/>
        <w:rPr>
          <w:rFonts w:cs="Times New Roman"/>
          <w:b/>
          <w:color w:val="000000" w:themeColor="text1"/>
        </w:rPr>
      </w:pPr>
      <w:r w:rsidRPr="00424939">
        <w:rPr>
          <w:rFonts w:cs="Times New Roman"/>
          <w:b/>
          <w:color w:val="000000" w:themeColor="text1"/>
        </w:rPr>
        <w:t>PHL-205 Environmental Ethics (WE)</w:t>
      </w:r>
    </w:p>
    <w:p w14:paraId="44482625" w14:textId="77777777" w:rsidR="005C4A07" w:rsidRPr="00424939" w:rsidRDefault="005C4A07" w:rsidP="00740545">
      <w:pPr>
        <w:rPr>
          <w:rPrChange w:id="14212" w:author="Summer 2023 updates" w:date="2024-07-31T13:42:00Z">
            <w:rPr>
              <w:color w:val="000000" w:themeColor="text1"/>
            </w:rPr>
          </w:rPrChange>
        </w:rPr>
        <w:pPrChange w:id="14213" w:author="Summer 2023 updates" w:date="2024-07-31T13:42:00Z">
          <w:pPr>
            <w:spacing w:after="40"/>
          </w:pPr>
        </w:pPrChange>
      </w:pPr>
      <w:r w:rsidRPr="00424939">
        <w:rPr>
          <w:rPrChange w:id="14214" w:author="Summer 2023 updates" w:date="2024-07-31T13:42:00Z">
            <w:rPr>
              <w:color w:val="000000" w:themeColor="text1"/>
            </w:rPr>
          </w:rPrChange>
        </w:rPr>
        <w:t xml:space="preserve">Serves as a general introduction to environmental ethics. Students receive instruction in ethical theory and how it can be applied to issues in environmental ethics. Some topics likely to be addressed in the course are: defining our obligations to future generations, the definition of wilderness, sustainable agriculture, animal rights, anthropocentrism, the nature of the value of wilderness, environmental holism, and ecofeminism. </w:t>
      </w:r>
    </w:p>
    <w:p w14:paraId="5BF0FD9D" w14:textId="02F5D74E" w:rsidR="00B07BE0" w:rsidRPr="00424939" w:rsidRDefault="00B07BE0" w:rsidP="00740545">
      <w:pPr>
        <w:spacing w:before="120" w:after="0"/>
        <w:rPr>
          <w:rFonts w:cs="Times New Roman"/>
          <w:b/>
          <w:color w:val="000000" w:themeColor="text1"/>
          <w:u w:val="single"/>
        </w:rPr>
      </w:pPr>
      <w:r w:rsidRPr="00424939">
        <w:rPr>
          <w:rFonts w:cs="Times New Roman"/>
          <w:b/>
          <w:color w:val="000000" w:themeColor="text1"/>
          <w:u w:val="single"/>
        </w:rPr>
        <w:t>Category C: Logic</w:t>
      </w:r>
    </w:p>
    <w:p w14:paraId="58334FC5" w14:textId="77777777" w:rsidR="00B07BE0" w:rsidRPr="00424939" w:rsidRDefault="00B07BE0" w:rsidP="00B07BE0">
      <w:pPr>
        <w:spacing w:after="0"/>
        <w:rPr>
          <w:rFonts w:cs="Times New Roman"/>
          <w:b/>
          <w:color w:val="000000" w:themeColor="text1"/>
        </w:rPr>
      </w:pPr>
      <w:r w:rsidRPr="00424939">
        <w:rPr>
          <w:rFonts w:cs="Times New Roman"/>
          <w:b/>
          <w:color w:val="000000" w:themeColor="text1"/>
        </w:rPr>
        <w:t xml:space="preserve">PHL-115 Logic </w:t>
      </w:r>
    </w:p>
    <w:p w14:paraId="43881F98" w14:textId="77777777" w:rsidR="00B07BE0" w:rsidRPr="00424939" w:rsidRDefault="00B07BE0" w:rsidP="00373514">
      <w:pPr>
        <w:rPr>
          <w:rPrChange w:id="14215" w:author="Summer 2023 updates" w:date="2024-07-31T13:42:00Z">
            <w:rPr>
              <w:color w:val="000000" w:themeColor="text1"/>
            </w:rPr>
          </w:rPrChange>
        </w:rPr>
      </w:pPr>
      <w:r w:rsidRPr="00424939">
        <w:rPr>
          <w:rPrChange w:id="14216" w:author="Summer 2023 updates" w:date="2024-07-31T13:42:00Z">
            <w:rPr>
              <w:color w:val="000000" w:themeColor="text1"/>
            </w:rPr>
          </w:rPrChange>
        </w:rPr>
        <w:t xml:space="preserve">An introduction to the discipline of logic on an elementary level. This course introduces skills that are essential to good critical reasoning—how to detect forms of arguments, how to test for validity, and how to construct valid arguments. This course focuses on both formal and informal logic. </w:t>
      </w:r>
    </w:p>
    <w:p w14:paraId="091F99F2" w14:textId="1EBB91C3" w:rsidR="00B07BE0" w:rsidRPr="00424939" w:rsidRDefault="00B07BE0" w:rsidP="00740545">
      <w:pPr>
        <w:keepNext/>
        <w:spacing w:before="120" w:after="0"/>
        <w:rPr>
          <w:rFonts w:cs="Times New Roman"/>
          <w:b/>
          <w:i/>
          <w:smallCaps/>
          <w:color w:val="000000" w:themeColor="text1"/>
        </w:rPr>
      </w:pPr>
      <w:r w:rsidRPr="00424939">
        <w:rPr>
          <w:rFonts w:cs="Times New Roman"/>
          <w:b/>
          <w:i/>
          <w:smallCaps/>
          <w:color w:val="000000" w:themeColor="text1"/>
        </w:rPr>
        <w:t>intermediate courses</w:t>
      </w:r>
    </w:p>
    <w:p w14:paraId="5021AA27" w14:textId="5EA5C8F7" w:rsidR="005475A9" w:rsidRPr="00424939" w:rsidRDefault="005475A9" w:rsidP="00373514">
      <w:pPr>
        <w:spacing w:before="40" w:after="0"/>
        <w:rPr>
          <w:rFonts w:cs="Times New Roman"/>
          <w:b/>
          <w:color w:val="000000" w:themeColor="text1"/>
        </w:rPr>
        <w:pPrChange w:id="14217" w:author="Summer 2023 updates" w:date="2024-07-31T13:42:00Z">
          <w:pPr>
            <w:spacing w:after="0"/>
          </w:pPr>
        </w:pPrChange>
      </w:pPr>
      <w:bookmarkStart w:id="14218" w:name="PHL206"/>
      <w:r w:rsidRPr="00424939">
        <w:rPr>
          <w:rFonts w:cs="Times New Roman"/>
          <w:b/>
          <w:color w:val="000000" w:themeColor="text1"/>
        </w:rPr>
        <w:t>PHL-206</w:t>
      </w:r>
      <w:bookmarkEnd w:id="14218"/>
      <w:r w:rsidRPr="00424939">
        <w:rPr>
          <w:rFonts w:cs="Times New Roman"/>
          <w:b/>
          <w:color w:val="000000" w:themeColor="text1"/>
        </w:rPr>
        <w:t xml:space="preserve"> Buddhist Thought</w:t>
      </w:r>
      <w:r w:rsidR="001642F7" w:rsidRPr="00424939">
        <w:rPr>
          <w:rFonts w:cs="Times New Roman"/>
          <w:b/>
          <w:color w:val="000000" w:themeColor="text1"/>
        </w:rPr>
        <w:t xml:space="preserve"> (WE)</w:t>
      </w:r>
      <w:r w:rsidRPr="00424939">
        <w:rPr>
          <w:rFonts w:cs="Times New Roman"/>
          <w:b/>
          <w:color w:val="000000" w:themeColor="text1"/>
        </w:rPr>
        <w:t xml:space="preserve"> </w:t>
      </w:r>
    </w:p>
    <w:p w14:paraId="368981F2" w14:textId="17FB2708" w:rsidR="005475A9" w:rsidRPr="00424939" w:rsidRDefault="005475A9" w:rsidP="00373514">
      <w:pPr>
        <w:rPr>
          <w:rPrChange w:id="14219" w:author="Summer 2023 updates" w:date="2024-07-31T13:42:00Z">
            <w:rPr>
              <w:color w:val="000000" w:themeColor="text1"/>
            </w:rPr>
          </w:rPrChange>
        </w:rPr>
      </w:pPr>
      <w:r w:rsidRPr="00424939">
        <w:rPr>
          <w:rPrChange w:id="14220" w:author="Summer 2023 updates" w:date="2024-07-31T13:42:00Z">
            <w:rPr>
              <w:color w:val="000000" w:themeColor="text1"/>
            </w:rPr>
          </w:rPrChange>
        </w:rPr>
        <w:t xml:space="preserve">See </w:t>
      </w:r>
      <w:r w:rsidR="00F208E5" w:rsidRPr="00424939">
        <w:rPr>
          <w:rPrChange w:id="14221" w:author="Summer 2023 updates" w:date="2024-07-31T13:42:00Z">
            <w:rPr>
              <w:color w:val="000000" w:themeColor="text1"/>
            </w:rPr>
          </w:rPrChange>
        </w:rPr>
        <w:t xml:space="preserve">also </w:t>
      </w:r>
      <w:r w:rsidRPr="00424939">
        <w:rPr>
          <w:rPrChange w:id="14222" w:author="Summer 2023 updates" w:date="2024-07-31T13:42:00Z">
            <w:rPr>
              <w:color w:val="000000" w:themeColor="text1"/>
            </w:rPr>
          </w:rPrChange>
        </w:rPr>
        <w:t>Religion</w:t>
      </w:r>
      <w:r w:rsidR="00B8454E" w:rsidRPr="00424939">
        <w:rPr>
          <w:rPrChange w:id="14223" w:author="Summer 2023 updates" w:date="2024-07-31T13:42:00Z">
            <w:rPr>
              <w:color w:val="000000" w:themeColor="text1"/>
            </w:rPr>
          </w:rPrChange>
        </w:rPr>
        <w:fldChar w:fldCharType="begin"/>
      </w:r>
      <w:r w:rsidR="00B8454E" w:rsidRPr="00424939">
        <w:rPr>
          <w:rPrChange w:id="14224" w:author="Summer 2023 updates" w:date="2024-07-31T13:42:00Z">
            <w:rPr>
              <w:color w:val="000000" w:themeColor="text1"/>
            </w:rPr>
          </w:rPrChange>
        </w:rPr>
        <w:instrText xml:space="preserve"> XE "Religion" </w:instrText>
      </w:r>
      <w:r w:rsidR="00B8454E" w:rsidRPr="00424939">
        <w:rPr>
          <w:rPrChange w:id="14225" w:author="Summer 2023 updates" w:date="2024-07-31T13:42:00Z">
            <w:rPr>
              <w:color w:val="000000" w:themeColor="text1"/>
            </w:rPr>
          </w:rPrChange>
        </w:rPr>
        <w:fldChar w:fldCharType="end"/>
      </w:r>
      <w:r w:rsidRPr="00424939">
        <w:rPr>
          <w:rPrChange w:id="14226" w:author="Summer 2023 updates" w:date="2024-07-31T13:42:00Z">
            <w:rPr>
              <w:color w:val="000000" w:themeColor="text1"/>
            </w:rPr>
          </w:rPrChange>
        </w:rPr>
        <w:t xml:space="preserve"> (REL-206), p. </w:t>
      </w:r>
      <w:r w:rsidR="00535833" w:rsidRPr="00424939">
        <w:rPr>
          <w:rPrChange w:id="14227" w:author="Summer 2023 updates" w:date="2024-07-31T13:42:00Z">
            <w:rPr>
              <w:color w:val="000000" w:themeColor="text1"/>
            </w:rPr>
          </w:rPrChange>
        </w:rPr>
        <w:fldChar w:fldCharType="begin"/>
      </w:r>
      <w:r w:rsidR="00535833" w:rsidRPr="00424939">
        <w:rPr>
          <w:rPrChange w:id="14228" w:author="Summer 2023 updates" w:date="2024-07-31T13:42:00Z">
            <w:rPr>
              <w:color w:val="000000" w:themeColor="text1"/>
            </w:rPr>
          </w:rPrChange>
        </w:rPr>
        <w:instrText xml:space="preserve"> PAGEREF REL206 \h </w:instrText>
      </w:r>
      <w:r w:rsidR="00535833" w:rsidRPr="00424939">
        <w:rPr>
          <w:rPrChange w:id="14229" w:author="Summer 2023 updates" w:date="2024-07-31T13:42:00Z">
            <w:rPr>
              <w:color w:val="000000" w:themeColor="text1"/>
            </w:rPr>
          </w:rPrChange>
        </w:rPr>
      </w:r>
      <w:r w:rsidR="00535833" w:rsidRPr="00424939">
        <w:rPr>
          <w:rPrChange w:id="14230" w:author="Summer 2023 updates" w:date="2024-07-31T13:42:00Z">
            <w:rPr>
              <w:color w:val="000000" w:themeColor="text1"/>
            </w:rPr>
          </w:rPrChange>
        </w:rPr>
        <w:fldChar w:fldCharType="separate"/>
      </w:r>
      <w:r w:rsidR="00A74DA0">
        <w:rPr>
          <w:noProof/>
        </w:rPr>
        <w:t>202</w:t>
      </w:r>
      <w:r w:rsidR="00535833" w:rsidRPr="00424939">
        <w:rPr>
          <w:rPrChange w:id="14231" w:author="Summer 2023 updates" w:date="2024-07-31T13:42:00Z">
            <w:rPr>
              <w:color w:val="000000" w:themeColor="text1"/>
            </w:rPr>
          </w:rPrChange>
        </w:rPr>
        <w:fldChar w:fldCharType="end"/>
      </w:r>
    </w:p>
    <w:p w14:paraId="2E0560A8" w14:textId="0F18075D" w:rsidR="00120811" w:rsidRPr="00424939" w:rsidRDefault="00120811" w:rsidP="00373514">
      <w:pPr>
        <w:rPr>
          <w:rPrChange w:id="14232" w:author="Summer 2023 updates" w:date="2024-07-31T13:42:00Z">
            <w:rPr>
              <w:color w:val="000000" w:themeColor="text1"/>
            </w:rPr>
          </w:rPrChange>
        </w:rPr>
        <w:pPrChange w:id="14233" w:author="Summer 2023 updates" w:date="2024-07-31T13:42:00Z">
          <w:pPr>
            <w:spacing w:after="40"/>
          </w:pPr>
        </w:pPrChange>
      </w:pPr>
      <w:r w:rsidRPr="00424939">
        <w:rPr>
          <w:rPrChange w:id="14234" w:author="Summer 2023 updates" w:date="2024-07-31T13:42:00Z">
            <w:rPr>
              <w:color w:val="000000" w:themeColor="text1"/>
            </w:rPr>
          </w:rPrChange>
        </w:rPr>
        <w:t xml:space="preserve">A survey of major issues in Buddhist philosophy, including ethics, emptiness, idealism, the nature of mind, and the nature of reality. The course focuses on Indian Buddhist philosophical schools and also explores distinctive philosophical ideas from Buddhist traditions in China, Japan, and Tibet.  </w:t>
      </w:r>
      <w:r w:rsidRPr="00424939">
        <w:rPr>
          <w:u w:val="single"/>
          <w:rPrChange w:id="14235" w:author="Summer 2023 updates" w:date="2024-07-31T13:42:00Z">
            <w:rPr>
              <w:color w:val="000000" w:themeColor="text1"/>
              <w:u w:val="single"/>
            </w:rPr>
          </w:rPrChange>
        </w:rPr>
        <w:t>Prerequisite</w:t>
      </w:r>
      <w:r w:rsidR="00897BA1" w:rsidRPr="00424939">
        <w:rPr>
          <w:rPrChange w:id="14236" w:author="Summer 2023 updates" w:date="2024-07-31T13:42:00Z">
            <w:rPr>
              <w:color w:val="000000" w:themeColor="text1"/>
            </w:rPr>
          </w:rPrChange>
        </w:rPr>
        <w:t>:</w:t>
      </w:r>
      <w:r w:rsidRPr="00424939">
        <w:rPr>
          <w:rPrChange w:id="14237" w:author="Summer 2023 updates" w:date="2024-07-31T13:42:00Z">
            <w:rPr>
              <w:color w:val="000000" w:themeColor="text1"/>
            </w:rPr>
          </w:rPrChange>
        </w:rPr>
        <w:t xml:space="preserve"> Eastern Religions (REL-</w:t>
      </w:r>
      <w:r w:rsidR="007F666B" w:rsidRPr="00424939">
        <w:rPr>
          <w:rPrChange w:id="14238" w:author="Summer 2023 updates" w:date="2024-07-31T13:42:00Z">
            <w:rPr>
              <w:color w:val="000000" w:themeColor="text1"/>
            </w:rPr>
          </w:rPrChange>
        </w:rPr>
        <w:t>10</w:t>
      </w:r>
      <w:r w:rsidRPr="00424939">
        <w:rPr>
          <w:rPrChange w:id="14239" w:author="Summer 2023 updates" w:date="2024-07-31T13:42:00Z">
            <w:rPr>
              <w:color w:val="000000" w:themeColor="text1"/>
            </w:rPr>
          </w:rPrChange>
        </w:rPr>
        <w:t>6), Buddhism (REL-1</w:t>
      </w:r>
      <w:r w:rsidR="000F1355" w:rsidRPr="00424939">
        <w:rPr>
          <w:rPrChange w:id="14240" w:author="Summer 2023 updates" w:date="2024-07-31T13:42:00Z">
            <w:rPr>
              <w:color w:val="000000" w:themeColor="text1"/>
            </w:rPr>
          </w:rPrChange>
        </w:rPr>
        <w:t>1</w:t>
      </w:r>
      <w:r w:rsidRPr="00424939">
        <w:rPr>
          <w:rPrChange w:id="14241" w:author="Summer 2023 updates" w:date="2024-07-31T13:42:00Z">
            <w:rPr>
              <w:color w:val="000000" w:themeColor="text1"/>
            </w:rPr>
          </w:rPrChange>
        </w:rPr>
        <w:t>6), or consent of instructor.</w:t>
      </w:r>
    </w:p>
    <w:p w14:paraId="1DBC07C4" w14:textId="56CB8935" w:rsidR="00E13EFB" w:rsidRPr="00424939" w:rsidRDefault="00E13EFB" w:rsidP="002310C4">
      <w:pPr>
        <w:spacing w:after="0"/>
        <w:rPr>
          <w:rFonts w:cs="Times New Roman"/>
          <w:b/>
          <w:color w:val="000000" w:themeColor="text1"/>
        </w:rPr>
      </w:pPr>
      <w:r w:rsidRPr="00424939">
        <w:rPr>
          <w:rFonts w:cs="Times New Roman"/>
          <w:b/>
          <w:color w:val="000000" w:themeColor="text1"/>
        </w:rPr>
        <w:t>PHL-210 Topics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182A159" w14:textId="77777777" w:rsidR="00E13EFB" w:rsidRPr="00424939" w:rsidRDefault="00E13EFB" w:rsidP="00740545">
      <w:pPr>
        <w:rPr>
          <w:rPrChange w:id="14242" w:author="Summer 2023 updates" w:date="2024-07-31T13:42:00Z">
            <w:rPr>
              <w:color w:val="000000" w:themeColor="text1"/>
            </w:rPr>
          </w:rPrChange>
        </w:rPr>
        <w:pPrChange w:id="14243" w:author="Summer 2023 updates" w:date="2024-07-31T13:42:00Z">
          <w:pPr>
            <w:spacing w:after="40"/>
          </w:pPr>
        </w:pPrChange>
      </w:pPr>
      <w:r w:rsidRPr="00424939">
        <w:rPr>
          <w:rPrChange w:id="14244" w:author="Summer 2023 updates" w:date="2024-07-31T13:42:00Z">
            <w:rPr>
              <w:color w:val="000000" w:themeColor="text1"/>
            </w:rPr>
          </w:rPrChange>
        </w:rPr>
        <w:t xml:space="preserve">An examination of a selected topic in philosophy. Topics vary depending on the instructor. May be taken more than once for credit, provided the topics are substantially different. </w:t>
      </w:r>
    </w:p>
    <w:p w14:paraId="590D0C1B" w14:textId="23D65A43" w:rsidR="005475A9" w:rsidRPr="00424939" w:rsidRDefault="005475A9" w:rsidP="00DB5E9E">
      <w:pPr>
        <w:spacing w:after="0"/>
        <w:rPr>
          <w:rFonts w:cs="Times New Roman"/>
          <w:b/>
          <w:color w:val="000000" w:themeColor="text1"/>
        </w:rPr>
      </w:pPr>
      <w:r w:rsidRPr="00424939">
        <w:rPr>
          <w:rFonts w:cs="Times New Roman"/>
          <w:b/>
          <w:color w:val="000000" w:themeColor="text1"/>
        </w:rPr>
        <w:t>PHL-220 Ancient Greek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496555A" w14:textId="77777777" w:rsidR="005475A9" w:rsidRPr="00424939" w:rsidRDefault="005475A9" w:rsidP="00740545">
      <w:pPr>
        <w:rPr>
          <w:rPrChange w:id="14245" w:author="Summer 2023 updates" w:date="2024-07-31T13:42:00Z">
            <w:rPr>
              <w:color w:val="000000" w:themeColor="text1"/>
            </w:rPr>
          </w:rPrChange>
        </w:rPr>
        <w:pPrChange w:id="14246" w:author="Summer 2023 updates" w:date="2024-07-31T13:42:00Z">
          <w:pPr>
            <w:spacing w:after="40"/>
          </w:pPr>
        </w:pPrChange>
      </w:pPr>
      <w:r w:rsidRPr="00424939">
        <w:rPr>
          <w:rPrChange w:id="14247" w:author="Summer 2023 updates" w:date="2024-07-31T13:42:00Z">
            <w:rPr>
              <w:color w:val="000000" w:themeColor="text1"/>
            </w:rPr>
          </w:rPrChange>
        </w:rPr>
        <w:t xml:space="preserve">A survey of the central ideas and figures in the philosophy of the ancient Greek world. Figures studied include the pre-Socratic philosophers, Socrates, Plato, and Aristotle. </w:t>
      </w:r>
    </w:p>
    <w:p w14:paraId="76554CF6" w14:textId="5932025D"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PHL-230 Medieval </w:t>
      </w:r>
      <w:r w:rsidR="00CD17CA" w:rsidRPr="00424939">
        <w:rPr>
          <w:rFonts w:cs="Times New Roman"/>
          <w:b/>
          <w:color w:val="000000" w:themeColor="text1"/>
        </w:rPr>
        <w:t>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41766F74" w14:textId="5414604A" w:rsidR="005475A9" w:rsidRPr="00424939" w:rsidRDefault="005475A9" w:rsidP="00740545">
      <w:pPr>
        <w:rPr>
          <w:rPrChange w:id="14248" w:author="Summer 2023 updates" w:date="2024-07-31T13:42:00Z">
            <w:rPr>
              <w:color w:val="000000" w:themeColor="text1"/>
            </w:rPr>
          </w:rPrChange>
        </w:rPr>
        <w:pPrChange w:id="14249" w:author="Summer 2023 updates" w:date="2024-07-31T13:42:00Z">
          <w:pPr>
            <w:spacing w:after="40"/>
          </w:pPr>
        </w:pPrChange>
      </w:pPr>
      <w:r w:rsidRPr="00424939">
        <w:rPr>
          <w:rPrChange w:id="14250" w:author="Summer 2023 updates" w:date="2024-07-31T13:42:00Z">
            <w:rPr>
              <w:color w:val="000000" w:themeColor="text1"/>
            </w:rPr>
          </w:rPrChange>
        </w:rPr>
        <w:t>A survey of the major philosophical and theological ideas of the Middle Ages. Special emphasis is placed on the writings of such thinkers as Augustine, Anselm, and Thomas Aquinas. (This course is also applicable to the major in Religion</w:t>
      </w:r>
      <w:r w:rsidR="00B8454E" w:rsidRPr="00424939">
        <w:rPr>
          <w:rPrChange w:id="14251" w:author="Summer 2023 updates" w:date="2024-07-31T13:42:00Z">
            <w:rPr>
              <w:color w:val="000000" w:themeColor="text1"/>
            </w:rPr>
          </w:rPrChange>
        </w:rPr>
        <w:fldChar w:fldCharType="begin"/>
      </w:r>
      <w:r w:rsidR="00B8454E" w:rsidRPr="00424939">
        <w:rPr>
          <w:rPrChange w:id="14252" w:author="Summer 2023 updates" w:date="2024-07-31T13:42:00Z">
            <w:rPr>
              <w:color w:val="000000" w:themeColor="text1"/>
            </w:rPr>
          </w:rPrChange>
        </w:rPr>
        <w:instrText xml:space="preserve"> XE "Religion" </w:instrText>
      </w:r>
      <w:r w:rsidR="00B8454E" w:rsidRPr="00424939">
        <w:rPr>
          <w:rPrChange w:id="14253" w:author="Summer 2023 updates" w:date="2024-07-31T13:42:00Z">
            <w:rPr>
              <w:color w:val="000000" w:themeColor="text1"/>
            </w:rPr>
          </w:rPrChange>
        </w:rPr>
        <w:fldChar w:fldCharType="end"/>
      </w:r>
      <w:r w:rsidRPr="00424939">
        <w:rPr>
          <w:rPrChange w:id="14254" w:author="Summer 2023 updates" w:date="2024-07-31T13:42:00Z">
            <w:rPr>
              <w:color w:val="000000" w:themeColor="text1"/>
            </w:rPr>
          </w:rPrChange>
        </w:rPr>
        <w:t xml:space="preserve">.) </w:t>
      </w:r>
    </w:p>
    <w:p w14:paraId="779E992B" w14:textId="4C2B9678" w:rsidR="005475A9" w:rsidRPr="00424939" w:rsidRDefault="005475A9" w:rsidP="00E64B3B">
      <w:pPr>
        <w:keepNext/>
        <w:keepLines/>
        <w:spacing w:after="0"/>
        <w:rPr>
          <w:rFonts w:cs="Times New Roman"/>
          <w:b/>
          <w:color w:val="000000" w:themeColor="text1"/>
        </w:rPr>
      </w:pPr>
      <w:r w:rsidRPr="00424939">
        <w:rPr>
          <w:rFonts w:cs="Times New Roman"/>
          <w:b/>
          <w:color w:val="000000" w:themeColor="text1"/>
        </w:rPr>
        <w:t>PHL-235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Science </w:t>
      </w:r>
      <w:r w:rsidR="001642F7" w:rsidRPr="00424939">
        <w:rPr>
          <w:rFonts w:cs="Times New Roman"/>
          <w:b/>
          <w:color w:val="000000" w:themeColor="text1"/>
        </w:rPr>
        <w:t>(WE)</w:t>
      </w:r>
    </w:p>
    <w:p w14:paraId="1A66F345" w14:textId="77777777" w:rsidR="005475A9" w:rsidRPr="00424939" w:rsidRDefault="005475A9" w:rsidP="00740545">
      <w:pPr>
        <w:rPr>
          <w:rPrChange w:id="14255" w:author="Summer 2023 updates" w:date="2024-07-31T13:42:00Z">
            <w:rPr>
              <w:color w:val="000000" w:themeColor="text1"/>
            </w:rPr>
          </w:rPrChange>
        </w:rPr>
        <w:pPrChange w:id="14256" w:author="Summer 2023 updates" w:date="2024-07-31T13:42:00Z">
          <w:pPr>
            <w:keepNext/>
            <w:keepLines/>
            <w:spacing w:after="40"/>
          </w:pPr>
        </w:pPrChange>
      </w:pPr>
      <w:r w:rsidRPr="00424939">
        <w:rPr>
          <w:rPrChange w:id="14257" w:author="Summer 2023 updates" w:date="2024-07-31T13:42:00Z">
            <w:rPr>
              <w:color w:val="000000" w:themeColor="text1"/>
            </w:rPr>
          </w:rPrChange>
        </w:rPr>
        <w:t xml:space="preserve">An examination of the nature of scientific activity and theory. Views of scientific method are considered, in addition to the ways in which scientific theories develop. Both classical theories of science focusing on the structure of scientific explanation and more recent views focusing on the dynamic nature of science are considered. Attention is also given to the question of whether different branches of science have different types of explanation. Some previous experience with science helpful. </w:t>
      </w:r>
    </w:p>
    <w:p w14:paraId="7A8F603A" w14:textId="752C3F3D" w:rsidR="005475A9" w:rsidRPr="00424939" w:rsidRDefault="005475A9" w:rsidP="00DB5E9E">
      <w:pPr>
        <w:spacing w:after="0"/>
        <w:rPr>
          <w:rFonts w:cs="Times New Roman"/>
          <w:b/>
          <w:color w:val="000000" w:themeColor="text1"/>
        </w:rPr>
      </w:pPr>
      <w:r w:rsidRPr="00424939">
        <w:rPr>
          <w:rFonts w:cs="Times New Roman"/>
          <w:b/>
          <w:color w:val="000000" w:themeColor="text1"/>
        </w:rPr>
        <w:t>PHL-240 Early Modern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96B79D1" w14:textId="77777777" w:rsidR="005475A9" w:rsidRPr="00424939" w:rsidRDefault="005475A9" w:rsidP="00740545">
      <w:pPr>
        <w:rPr>
          <w:rPrChange w:id="14258" w:author="Summer 2023 updates" w:date="2024-07-31T13:42:00Z">
            <w:rPr>
              <w:color w:val="000000" w:themeColor="text1"/>
            </w:rPr>
          </w:rPrChange>
        </w:rPr>
        <w:pPrChange w:id="14259" w:author="Summer 2023 updates" w:date="2024-07-31T13:42:00Z">
          <w:pPr>
            <w:spacing w:after="40"/>
          </w:pPr>
        </w:pPrChange>
      </w:pPr>
      <w:r w:rsidRPr="00424939">
        <w:rPr>
          <w:rPrChange w:id="14260" w:author="Summer 2023 updates" w:date="2024-07-31T13:42:00Z">
            <w:rPr>
              <w:color w:val="000000" w:themeColor="text1"/>
            </w:rPr>
          </w:rPrChange>
        </w:rPr>
        <w:t>An examination of the metaphysical and epistemological theories of major European philosophers of the 17</w:t>
      </w:r>
      <w:r w:rsidRPr="00424939">
        <w:rPr>
          <w:vertAlign w:val="superscript"/>
          <w:rPrChange w:id="14261" w:author="Summer 2023 updates" w:date="2024-07-31T13:42:00Z">
            <w:rPr>
              <w:color w:val="000000" w:themeColor="text1"/>
              <w:vertAlign w:val="superscript"/>
            </w:rPr>
          </w:rPrChange>
        </w:rPr>
        <w:t>th</w:t>
      </w:r>
      <w:r w:rsidRPr="00424939">
        <w:rPr>
          <w:rPrChange w:id="14262" w:author="Summer 2023 updates" w:date="2024-07-31T13:42:00Z">
            <w:rPr>
              <w:color w:val="000000" w:themeColor="text1"/>
            </w:rPr>
          </w:rPrChange>
        </w:rPr>
        <w:t xml:space="preserve"> and 18</w:t>
      </w:r>
      <w:r w:rsidRPr="00424939">
        <w:rPr>
          <w:vertAlign w:val="superscript"/>
          <w:rPrChange w:id="14263" w:author="Summer 2023 updates" w:date="2024-07-31T13:42:00Z">
            <w:rPr>
              <w:color w:val="000000" w:themeColor="text1"/>
              <w:vertAlign w:val="superscript"/>
            </w:rPr>
          </w:rPrChange>
        </w:rPr>
        <w:t>th</w:t>
      </w:r>
      <w:r w:rsidRPr="00424939">
        <w:rPr>
          <w:rPrChange w:id="14264" w:author="Summer 2023 updates" w:date="2024-07-31T13:42:00Z">
            <w:rPr>
              <w:color w:val="000000" w:themeColor="text1"/>
            </w:rPr>
          </w:rPrChange>
        </w:rPr>
        <w:t xml:space="preserve"> centuries. Readings are drawn from the works of Descartes, Spinoza, Leibniz, Locke, Berkeley, Hume, and Kant.</w:t>
      </w:r>
    </w:p>
    <w:p w14:paraId="5B2D44BB" w14:textId="6BC194CA"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PHL-245 </w:t>
      </w:r>
      <w:r w:rsidR="006A22FE" w:rsidRPr="00424939">
        <w:rPr>
          <w:rFonts w:cs="Times New Roman"/>
          <w:b/>
          <w:color w:val="000000" w:themeColor="text1"/>
        </w:rPr>
        <w:t>Minds, Brains and Robots</w:t>
      </w:r>
      <w:r w:rsidRPr="00424939">
        <w:rPr>
          <w:rFonts w:cs="Times New Roman"/>
          <w:b/>
          <w:color w:val="000000" w:themeColor="text1"/>
        </w:rPr>
        <w:t xml:space="preserve"> </w:t>
      </w:r>
      <w:r w:rsidR="001642F7" w:rsidRPr="00424939">
        <w:rPr>
          <w:rFonts w:cs="Times New Roman"/>
          <w:b/>
          <w:color w:val="000000" w:themeColor="text1"/>
        </w:rPr>
        <w:t>(WE)</w:t>
      </w:r>
    </w:p>
    <w:p w14:paraId="72B292CC" w14:textId="3652EA78" w:rsidR="005475A9" w:rsidRPr="00424939" w:rsidRDefault="005475A9" w:rsidP="00740545">
      <w:pPr>
        <w:rPr>
          <w:rPrChange w:id="14265" w:author="Summer 2023 updates" w:date="2024-07-31T13:42:00Z">
            <w:rPr>
              <w:color w:val="000000" w:themeColor="text1"/>
            </w:rPr>
          </w:rPrChange>
        </w:rPr>
        <w:pPrChange w:id="14266" w:author="Summer 2023 updates" w:date="2024-07-31T13:42:00Z">
          <w:pPr>
            <w:spacing w:after="40"/>
          </w:pPr>
        </w:pPrChange>
      </w:pPr>
      <w:r w:rsidRPr="00424939">
        <w:rPr>
          <w:rPrChange w:id="14267" w:author="Summer 2023 updates" w:date="2024-07-31T13:42:00Z">
            <w:rPr>
              <w:color w:val="000000" w:themeColor="text1"/>
            </w:rPr>
          </w:rPrChange>
        </w:rPr>
        <w:t xml:space="preserve">An examination of the central issues in the philosophy of mind. The primary focus of this course is on the nature of consciousness and its relation to the physical processes of the body. Questions to be addressed include the following: are the mind and brain distinct entities? </w:t>
      </w:r>
      <w:r w:rsidR="00B0137C" w:rsidRPr="00424939">
        <w:rPr>
          <w:rPrChange w:id="14268" w:author="Summer 2023 updates" w:date="2024-07-31T13:42:00Z">
            <w:rPr>
              <w:color w:val="000000" w:themeColor="text1"/>
            </w:rPr>
          </w:rPrChange>
        </w:rPr>
        <w:t xml:space="preserve">Can inner awareness be produced by non-brain-like things, particularly machines? </w:t>
      </w:r>
      <w:r w:rsidRPr="00424939">
        <w:rPr>
          <w:rPrChange w:id="14269" w:author="Summer 2023 updates" w:date="2024-07-31T13:42:00Z">
            <w:rPr>
              <w:color w:val="000000" w:themeColor="text1"/>
            </w:rPr>
          </w:rPrChange>
        </w:rPr>
        <w:t>Does it make sense to think of the self as a unitary entity that underlies one’s many experiences? In what sense, if any, do persons po</w:t>
      </w:r>
      <w:r w:rsidR="001005D1" w:rsidRPr="00424939">
        <w:rPr>
          <w:rPrChange w:id="14270" w:author="Summer 2023 updates" w:date="2024-07-31T13:42:00Z">
            <w:rPr>
              <w:color w:val="000000" w:themeColor="text1"/>
            </w:rPr>
          </w:rPrChange>
        </w:rPr>
        <w:t>s</w:t>
      </w:r>
      <w:r w:rsidRPr="00424939">
        <w:rPr>
          <w:rPrChange w:id="14271" w:author="Summer 2023 updates" w:date="2024-07-31T13:42:00Z">
            <w:rPr>
              <w:color w:val="000000" w:themeColor="text1"/>
            </w:rPr>
          </w:rPrChange>
        </w:rPr>
        <w:t xml:space="preserve">sess free will? </w:t>
      </w:r>
    </w:p>
    <w:p w14:paraId="47B68648" w14:textId="1DB0F117" w:rsidR="005475A9" w:rsidRPr="00424939" w:rsidRDefault="001642F7" w:rsidP="00DB5E9E">
      <w:pPr>
        <w:spacing w:after="0"/>
        <w:rPr>
          <w:rFonts w:cs="Times New Roman"/>
          <w:b/>
          <w:color w:val="000000" w:themeColor="text1"/>
        </w:rPr>
      </w:pPr>
      <w:r w:rsidRPr="00424939">
        <w:rPr>
          <w:rFonts w:cs="Times New Roman"/>
          <w:b/>
          <w:color w:val="000000" w:themeColor="text1"/>
        </w:rPr>
        <w:t>PHL-255 Existentialism (WE)</w:t>
      </w:r>
    </w:p>
    <w:p w14:paraId="404A60D5" w14:textId="082FC13C" w:rsidR="00CD17CA" w:rsidRPr="00424939" w:rsidRDefault="00CD17CA" w:rsidP="00740545">
      <w:pPr>
        <w:rPr>
          <w:rPrChange w:id="14272" w:author="Summer 2023 updates" w:date="2024-07-31T13:42:00Z">
            <w:rPr>
              <w:color w:val="000000" w:themeColor="text1"/>
            </w:rPr>
          </w:rPrChange>
        </w:rPr>
        <w:pPrChange w:id="14273" w:author="Summer 2023 updates" w:date="2024-07-31T13:42:00Z">
          <w:pPr>
            <w:spacing w:after="40"/>
          </w:pPr>
        </w:pPrChange>
      </w:pPr>
      <w:r w:rsidRPr="00424939">
        <w:rPr>
          <w:rPrChange w:id="14274" w:author="Summer 2023 updates" w:date="2024-07-31T13:42:00Z">
            <w:rPr>
              <w:color w:val="000000" w:themeColor="text1"/>
            </w:rPr>
          </w:rPrChange>
        </w:rPr>
        <w:t>An examination of the writings of major figures representing modern existentialist views. This course includes philosophical and literary texts, primarily from authors of the 20</w:t>
      </w:r>
      <w:r w:rsidRPr="00424939">
        <w:rPr>
          <w:vertAlign w:val="superscript"/>
          <w:rPrChange w:id="14275" w:author="Summer 2023 updates" w:date="2024-07-31T13:42:00Z">
            <w:rPr>
              <w:color w:val="000000" w:themeColor="text1"/>
              <w:vertAlign w:val="superscript"/>
            </w:rPr>
          </w:rPrChange>
        </w:rPr>
        <w:t>th</w:t>
      </w:r>
      <w:r w:rsidRPr="00424939">
        <w:rPr>
          <w:rPrChange w:id="14276" w:author="Summer 2023 updates" w:date="2024-07-31T13:42:00Z">
            <w:rPr>
              <w:color w:val="000000" w:themeColor="text1"/>
            </w:rPr>
          </w:rPrChange>
        </w:rPr>
        <w:t xml:space="preserve"> century, such as Heidegger, Sartre, and Camus, and also traces the origins of this movement from 19</w:t>
      </w:r>
      <w:r w:rsidRPr="00424939">
        <w:rPr>
          <w:vertAlign w:val="superscript"/>
          <w:rPrChange w:id="14277" w:author="Summer 2023 updates" w:date="2024-07-31T13:42:00Z">
            <w:rPr>
              <w:color w:val="000000" w:themeColor="text1"/>
              <w:vertAlign w:val="superscript"/>
            </w:rPr>
          </w:rPrChange>
        </w:rPr>
        <w:t>th</w:t>
      </w:r>
      <w:r w:rsidRPr="00424939">
        <w:rPr>
          <w:rPrChange w:id="14278" w:author="Summer 2023 updates" w:date="2024-07-31T13:42:00Z">
            <w:rPr>
              <w:color w:val="000000" w:themeColor="text1"/>
            </w:rPr>
          </w:rPrChange>
        </w:rPr>
        <w:t xml:space="preserve"> century figures, such as Kierkegaard and Nietzsche.  Readings explore themes such as finitude, authenticity, the absurd, bad faith, freedom and responsibility.</w:t>
      </w:r>
    </w:p>
    <w:p w14:paraId="216F1771" w14:textId="27905ED3"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PHL-265 </w:t>
      </w:r>
      <w:r w:rsidR="00CD17CA" w:rsidRPr="00424939">
        <w:rPr>
          <w:rFonts w:cs="Times New Roman"/>
          <w:b/>
          <w:color w:val="000000" w:themeColor="text1"/>
        </w:rPr>
        <w:t>Political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(WE)</w:t>
      </w:r>
    </w:p>
    <w:p w14:paraId="3DE315BB" w14:textId="77777777" w:rsidR="005475A9" w:rsidRPr="00424939" w:rsidRDefault="005475A9" w:rsidP="00740545">
      <w:pPr>
        <w:rPr>
          <w:rPrChange w:id="14279" w:author="Summer 2023 updates" w:date="2024-07-31T13:42:00Z">
            <w:rPr>
              <w:color w:val="000000" w:themeColor="text1"/>
            </w:rPr>
          </w:rPrChange>
        </w:rPr>
        <w:pPrChange w:id="14280" w:author="Summer 2023 updates" w:date="2024-07-31T13:42:00Z">
          <w:pPr>
            <w:spacing w:after="40"/>
          </w:pPr>
        </w:pPrChange>
      </w:pPr>
      <w:r w:rsidRPr="00424939">
        <w:rPr>
          <w:rPrChange w:id="14281" w:author="Summer 2023 updates" w:date="2024-07-31T13:42:00Z">
            <w:rPr>
              <w:color w:val="000000" w:themeColor="text1"/>
            </w:rPr>
          </w:rPrChange>
        </w:rPr>
        <w:t xml:space="preserve">An investigation of the central issues in social and political philosophy concerning the individual’s relation to society and to the state in particular. Questions may include: on what basis can states legitimately exercise authority over individuals? What are the proper ends and limits of state authority? What principles should our society pursue in allocating goods such as property, education, health, and welfare? </w:t>
      </w:r>
    </w:p>
    <w:p w14:paraId="4BC57772" w14:textId="43EEFF20"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PHL-270 Ethical Theory </w:t>
      </w:r>
      <w:r w:rsidR="001642F7" w:rsidRPr="00424939">
        <w:rPr>
          <w:rFonts w:cs="Times New Roman"/>
          <w:b/>
          <w:color w:val="000000" w:themeColor="text1"/>
        </w:rPr>
        <w:t>(WE)</w:t>
      </w:r>
    </w:p>
    <w:p w14:paraId="71841DBD" w14:textId="02F9A5DA" w:rsidR="005475A9" w:rsidRPr="00424939" w:rsidRDefault="005475A9" w:rsidP="00740545">
      <w:pPr>
        <w:rPr>
          <w:rPrChange w:id="14282" w:author="Summer 2023 updates" w:date="2024-07-31T13:42:00Z">
            <w:rPr>
              <w:color w:val="000000" w:themeColor="text1"/>
            </w:rPr>
          </w:rPrChange>
        </w:rPr>
        <w:pPrChange w:id="14283" w:author="Summer 2023 updates" w:date="2024-07-31T13:42:00Z">
          <w:pPr>
            <w:spacing w:after="40"/>
          </w:pPr>
        </w:pPrChange>
      </w:pPr>
      <w:r w:rsidRPr="00424939">
        <w:rPr>
          <w:rPrChange w:id="14284" w:author="Summer 2023 updates" w:date="2024-07-31T13:42:00Z">
            <w:rPr>
              <w:color w:val="000000" w:themeColor="text1"/>
            </w:rPr>
          </w:rPrChange>
        </w:rPr>
        <w:t xml:space="preserve">An examination of central normative and meta-ethical theories. Some questions that may be addressed in the course are: should we seek to maximize the happiness of the universe in whatever we do? Are some actions good in themselves regardless of their consequences? Are there absolute moral truths? Or, are all moral truths relative? What justifies our moral claims, if anything does? </w:t>
      </w:r>
      <w:r w:rsidR="00B87BB2" w:rsidRPr="00424939">
        <w:rPr>
          <w:u w:val="single"/>
          <w:rPrChange w:id="14285" w:author="Summer 2023 updates" w:date="2024-07-31T13:42:00Z">
            <w:rPr>
              <w:color w:val="000000" w:themeColor="text1"/>
              <w:u w:val="single"/>
            </w:rPr>
          </w:rPrChange>
        </w:rPr>
        <w:t>Prerequisite</w:t>
      </w:r>
      <w:r w:rsidR="00897BA1" w:rsidRPr="00424939">
        <w:rPr>
          <w:rPrChange w:id="14286" w:author="Summer 2023 updates" w:date="2024-07-31T13:42:00Z">
            <w:rPr>
              <w:color w:val="000000" w:themeColor="text1"/>
            </w:rPr>
          </w:rPrChange>
        </w:rPr>
        <w:t>:</w:t>
      </w:r>
      <w:r w:rsidRPr="00424939">
        <w:rPr>
          <w:rPrChange w:id="14287" w:author="Summer 2023 updates" w:date="2024-07-31T13:42:00Z">
            <w:rPr>
              <w:color w:val="000000" w:themeColor="text1"/>
            </w:rPr>
          </w:rPrChange>
        </w:rPr>
        <w:t xml:space="preserve"> at least one previous course in philosophy or consent of instructor. </w:t>
      </w:r>
    </w:p>
    <w:p w14:paraId="7475C6E1" w14:textId="445F1756" w:rsidR="005475A9" w:rsidRPr="00424939" w:rsidRDefault="005475A9" w:rsidP="00DB5E9E">
      <w:pPr>
        <w:spacing w:after="0"/>
        <w:rPr>
          <w:rFonts w:cs="Times New Roman"/>
          <w:b/>
          <w:color w:val="000000" w:themeColor="text1"/>
        </w:rPr>
      </w:pPr>
      <w:r w:rsidRPr="00424939">
        <w:rPr>
          <w:rFonts w:cs="Times New Roman"/>
          <w:b/>
          <w:color w:val="000000" w:themeColor="text1"/>
        </w:rPr>
        <w:t>PHL-277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Gender and Race</w:t>
      </w:r>
      <w:r w:rsidR="001642F7" w:rsidRPr="00424939">
        <w:rPr>
          <w:rFonts w:cs="Times New Roman"/>
          <w:b/>
          <w:color w:val="000000" w:themeColor="text1"/>
        </w:rPr>
        <w:t xml:space="preserve"> (WE)</w:t>
      </w:r>
    </w:p>
    <w:p w14:paraId="655BA33E" w14:textId="77777777" w:rsidR="005475A9" w:rsidRPr="00424939" w:rsidRDefault="005475A9" w:rsidP="00740545">
      <w:pPr>
        <w:rPr>
          <w:rPrChange w:id="14288" w:author="Summer 2023 updates" w:date="2024-07-31T13:42:00Z">
            <w:rPr>
              <w:color w:val="000000" w:themeColor="text1"/>
            </w:rPr>
          </w:rPrChange>
        </w:rPr>
        <w:pPrChange w:id="14289" w:author="Summer 2023 updates" w:date="2024-07-31T13:42:00Z">
          <w:pPr>
            <w:spacing w:after="40"/>
          </w:pPr>
        </w:pPrChange>
      </w:pPr>
      <w:r w:rsidRPr="00424939">
        <w:rPr>
          <w:rPrChange w:id="14290" w:author="Summer 2023 updates" w:date="2024-07-31T13:42:00Z">
            <w:rPr>
              <w:color w:val="000000" w:themeColor="text1"/>
            </w:rPr>
          </w:rPrChange>
        </w:rPr>
        <w:t xml:space="preserve">An examination of various issues involving the manner in which gender and race have been conceptualized in Western thought. This course considers ways in which gender and race pose problems for traditional conceptions of justice and equality will explore a variety of responses to these challenges by social and political theorists. </w:t>
      </w:r>
    </w:p>
    <w:p w14:paraId="4C798ED0" w14:textId="77777777" w:rsidR="00F60166" w:rsidRDefault="00F60166">
      <w:pPr>
        <w:spacing w:after="200" w:line="276" w:lineRule="auto"/>
        <w:rPr>
          <w:del w:id="14291" w:author="Summer 2023 updates" w:date="2024-07-31T13:42:00Z"/>
          <w:rFonts w:cs="Times New Roman"/>
          <w:b/>
          <w:color w:val="000000" w:themeColor="text1"/>
        </w:rPr>
      </w:pPr>
      <w:del w:id="14292" w:author="Summer 2023 updates" w:date="2024-07-31T13:42:00Z">
        <w:r>
          <w:rPr>
            <w:rFonts w:cs="Times New Roman"/>
            <w:b/>
            <w:color w:val="000000" w:themeColor="text1"/>
          </w:rPr>
          <w:br w:type="page"/>
        </w:r>
      </w:del>
    </w:p>
    <w:p w14:paraId="079264F5" w14:textId="35B64AFE"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PHL-285 Law, Morality, and Punishment </w:t>
      </w:r>
      <w:r w:rsidR="001642F7" w:rsidRPr="00424939">
        <w:rPr>
          <w:rFonts w:cs="Times New Roman"/>
          <w:b/>
          <w:color w:val="000000" w:themeColor="text1"/>
        </w:rPr>
        <w:t>(WE)</w:t>
      </w:r>
    </w:p>
    <w:p w14:paraId="1637BFE8" w14:textId="77777777" w:rsidR="005475A9" w:rsidRPr="00424939" w:rsidRDefault="005475A9" w:rsidP="00740545">
      <w:pPr>
        <w:rPr>
          <w:rPrChange w:id="14293" w:author="Summer 2023 updates" w:date="2024-07-31T13:42:00Z">
            <w:rPr>
              <w:color w:val="000000" w:themeColor="text1"/>
            </w:rPr>
          </w:rPrChange>
        </w:rPr>
        <w:pPrChange w:id="14294" w:author="Summer 2023 updates" w:date="2024-07-31T13:42:00Z">
          <w:pPr>
            <w:spacing w:after="40"/>
          </w:pPr>
        </w:pPrChange>
      </w:pPr>
      <w:r w:rsidRPr="00424939">
        <w:rPr>
          <w:rPrChange w:id="14295" w:author="Summer 2023 updates" w:date="2024-07-31T13:42:00Z">
            <w:rPr>
              <w:color w:val="000000" w:themeColor="text1"/>
            </w:rPr>
          </w:rPrChange>
        </w:rPr>
        <w:t xml:space="preserve">An introduction to the central issues in the philosophy of law. This course includes a survey of central theories on the nature of law, such as natural law, positive law, and legal realism. It also covers such topics as the relationship between law and morality and various philosophical views on the nature and justification of punishment. </w:t>
      </w:r>
    </w:p>
    <w:p w14:paraId="66AAC96C" w14:textId="7C946994" w:rsidR="00B07BE0" w:rsidRPr="00424939" w:rsidRDefault="00B07BE0" w:rsidP="00740545">
      <w:pPr>
        <w:spacing w:before="120" w:after="0"/>
        <w:rPr>
          <w:rFonts w:cs="Times New Roman"/>
          <w:b/>
          <w:i/>
          <w:smallCaps/>
          <w:color w:val="000000" w:themeColor="text1"/>
        </w:rPr>
      </w:pPr>
      <w:r w:rsidRPr="00424939">
        <w:rPr>
          <w:rFonts w:cs="Times New Roman"/>
          <w:b/>
          <w:i/>
          <w:smallCaps/>
          <w:color w:val="000000" w:themeColor="text1"/>
        </w:rPr>
        <w:t>advanced seminars</w:t>
      </w:r>
    </w:p>
    <w:p w14:paraId="541EFFDB" w14:textId="64894E81" w:rsidR="005475A9" w:rsidRPr="00424939" w:rsidRDefault="005475A9" w:rsidP="00373514">
      <w:pPr>
        <w:spacing w:before="40" w:after="0"/>
        <w:rPr>
          <w:rFonts w:cs="Times New Roman"/>
          <w:b/>
          <w:color w:val="000000" w:themeColor="text1"/>
        </w:rPr>
        <w:pPrChange w:id="14296" w:author="Summer 2023 updates" w:date="2024-07-31T13:42:00Z">
          <w:pPr>
            <w:spacing w:after="0"/>
          </w:pPr>
        </w:pPrChange>
      </w:pPr>
      <w:r w:rsidRPr="00424939">
        <w:rPr>
          <w:rFonts w:cs="Times New Roman"/>
          <w:b/>
          <w:color w:val="000000" w:themeColor="text1"/>
        </w:rPr>
        <w:t>PHL-305 Contemporary Continental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444A4A20" w14:textId="444D8091" w:rsidR="005475A9" w:rsidRPr="00424939" w:rsidRDefault="005475A9" w:rsidP="00740545">
      <w:pPr>
        <w:rPr>
          <w:rPrChange w:id="14297" w:author="Summer 2023 updates" w:date="2024-07-31T13:42:00Z">
            <w:rPr>
              <w:color w:val="000000" w:themeColor="text1"/>
            </w:rPr>
          </w:rPrChange>
        </w:rPr>
        <w:pPrChange w:id="14298" w:author="Summer 2023 updates" w:date="2024-07-31T13:42:00Z">
          <w:pPr>
            <w:spacing w:after="40"/>
          </w:pPr>
        </w:pPrChange>
      </w:pPr>
      <w:r w:rsidRPr="00424939">
        <w:rPr>
          <w:rPrChange w:id="14299" w:author="Summer 2023 updates" w:date="2024-07-31T13:42:00Z">
            <w:rPr>
              <w:color w:val="000000" w:themeColor="text1"/>
            </w:rPr>
          </w:rPrChange>
        </w:rPr>
        <w:t xml:space="preserve">An examination of central philosophical topics and themes of philosophy on the European continent since 1900 e.g., structuralism, critical theory, and post-structuralism. Readings are drawn from such philosophers as Saussure, Habermas, Derrida, Foucault, and Lyotard. </w:t>
      </w:r>
      <w:r w:rsidR="00B87BB2" w:rsidRPr="00424939">
        <w:rPr>
          <w:u w:val="single"/>
          <w:rPrChange w:id="14300" w:author="Summer 2023 updates" w:date="2024-07-31T13:42:00Z">
            <w:rPr>
              <w:color w:val="000000" w:themeColor="text1"/>
              <w:u w:val="single"/>
            </w:rPr>
          </w:rPrChange>
        </w:rPr>
        <w:t>Prerequisite</w:t>
      </w:r>
      <w:r w:rsidR="00897BA1" w:rsidRPr="00424939">
        <w:rPr>
          <w:rPrChange w:id="14301" w:author="Summer 2023 updates" w:date="2024-07-31T13:42:00Z">
            <w:rPr>
              <w:color w:val="000000" w:themeColor="text1"/>
            </w:rPr>
          </w:rPrChange>
        </w:rPr>
        <w:t>:</w:t>
      </w:r>
      <w:r w:rsidRPr="00424939">
        <w:rPr>
          <w:rPrChange w:id="14302" w:author="Summer 2023 updates" w:date="2024-07-31T13:42:00Z">
            <w:rPr>
              <w:color w:val="000000" w:themeColor="text1"/>
            </w:rPr>
          </w:rPrChange>
        </w:rPr>
        <w:t xml:space="preserve"> </w:t>
      </w:r>
      <w:r w:rsidR="00B0137C" w:rsidRPr="00424939">
        <w:rPr>
          <w:rPrChange w:id="14303" w:author="Summer 2023 updates" w:date="2024-07-31T13:42:00Z">
            <w:rPr>
              <w:color w:val="000000" w:themeColor="text1"/>
            </w:rPr>
          </w:rPrChange>
        </w:rPr>
        <w:t>two courses in philosophy or consent of instructor.</w:t>
      </w:r>
    </w:p>
    <w:p w14:paraId="1FE37387" w14:textId="77777777" w:rsidR="0099609A" w:rsidRDefault="0099609A">
      <w:pPr>
        <w:spacing w:after="200" w:line="276" w:lineRule="auto"/>
        <w:rPr>
          <w:ins w:id="14304" w:author="Summer 2023 updates" w:date="2024-07-31T13:42:00Z"/>
          <w:rFonts w:cs="Times New Roman"/>
          <w:b/>
          <w:color w:val="000000" w:themeColor="text1"/>
        </w:rPr>
      </w:pPr>
      <w:ins w:id="14305" w:author="Summer 2023 updates" w:date="2024-07-31T13:42:00Z">
        <w:r>
          <w:rPr>
            <w:rFonts w:cs="Times New Roman"/>
            <w:b/>
            <w:color w:val="000000" w:themeColor="text1"/>
          </w:rPr>
          <w:br w:type="page"/>
        </w:r>
      </w:ins>
    </w:p>
    <w:p w14:paraId="710A9818" w14:textId="29BBACDD" w:rsidR="005475A9" w:rsidRPr="00424939" w:rsidRDefault="005475A9" w:rsidP="00DB5E9E">
      <w:pPr>
        <w:spacing w:after="0"/>
        <w:rPr>
          <w:rFonts w:cs="Times New Roman"/>
          <w:b/>
          <w:color w:val="000000" w:themeColor="text1"/>
        </w:rPr>
      </w:pPr>
      <w:r w:rsidRPr="00424939">
        <w:rPr>
          <w:rFonts w:cs="Times New Roman"/>
          <w:b/>
          <w:color w:val="000000" w:themeColor="text1"/>
        </w:rPr>
        <w:t>PHL-</w:t>
      </w:r>
      <w:r w:rsidR="006A22FE" w:rsidRPr="00424939">
        <w:rPr>
          <w:rFonts w:cs="Times New Roman"/>
          <w:b/>
          <w:color w:val="000000" w:themeColor="text1"/>
        </w:rPr>
        <w:t>315</w:t>
      </w:r>
      <w:r w:rsidRPr="00424939">
        <w:rPr>
          <w:rFonts w:cs="Times New Roman"/>
          <w:b/>
          <w:color w:val="000000" w:themeColor="text1"/>
        </w:rPr>
        <w:t xml:space="preserve"> </w:t>
      </w:r>
      <w:r w:rsidR="006A22FE" w:rsidRPr="00424939">
        <w:rPr>
          <w:rFonts w:cs="Times New Roman"/>
          <w:b/>
          <w:color w:val="000000" w:themeColor="text1"/>
        </w:rPr>
        <w:t xml:space="preserve">Advanced </w:t>
      </w:r>
      <w:r w:rsidRPr="00424939">
        <w:rPr>
          <w:rFonts w:cs="Times New Roman"/>
          <w:b/>
          <w:color w:val="000000" w:themeColor="text1"/>
        </w:rPr>
        <w:t>Topics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E79D531" w14:textId="5BFE22E0" w:rsidR="005475A9" w:rsidRPr="00424939" w:rsidRDefault="005475A9" w:rsidP="00740545">
      <w:pPr>
        <w:rPr>
          <w:rPrChange w:id="14306" w:author="Summer 2023 updates" w:date="2024-07-31T13:42:00Z">
            <w:rPr>
              <w:color w:val="000000" w:themeColor="text1"/>
            </w:rPr>
          </w:rPrChange>
        </w:rPr>
        <w:pPrChange w:id="14307" w:author="Summer 2023 updates" w:date="2024-07-31T13:42:00Z">
          <w:pPr>
            <w:spacing w:after="40" w:line="228" w:lineRule="auto"/>
          </w:pPr>
        </w:pPrChange>
      </w:pPr>
      <w:r w:rsidRPr="00424939">
        <w:rPr>
          <w:rPrChange w:id="14308" w:author="Summer 2023 updates" w:date="2024-07-31T13:42:00Z">
            <w:rPr>
              <w:color w:val="000000" w:themeColor="text1"/>
            </w:rPr>
          </w:rPrChange>
        </w:rPr>
        <w:t xml:space="preserve">An examination of a selected topic in philosophy.  Topics vary depending on the instructor.  May be </w:t>
      </w:r>
      <w:r w:rsidR="00B30792" w:rsidRPr="00424939">
        <w:rPr>
          <w:rPrChange w:id="14309" w:author="Summer 2023 updates" w:date="2024-07-31T13:42:00Z">
            <w:rPr>
              <w:color w:val="000000" w:themeColor="text1"/>
            </w:rPr>
          </w:rPrChange>
        </w:rPr>
        <w:t>taken more than once</w:t>
      </w:r>
      <w:r w:rsidRPr="00424939">
        <w:rPr>
          <w:rPrChange w:id="14310" w:author="Summer 2023 updates" w:date="2024-07-31T13:42:00Z">
            <w:rPr>
              <w:color w:val="000000" w:themeColor="text1"/>
            </w:rPr>
          </w:rPrChange>
        </w:rPr>
        <w:t xml:space="preserve"> for credit, provided the topics are substantially different.  </w:t>
      </w:r>
      <w:r w:rsidR="00B87BB2" w:rsidRPr="00424939">
        <w:rPr>
          <w:u w:val="single"/>
          <w:rPrChange w:id="14311" w:author="Summer 2023 updates" w:date="2024-07-31T13:42:00Z">
            <w:rPr>
              <w:color w:val="000000" w:themeColor="text1"/>
              <w:u w:val="single"/>
            </w:rPr>
          </w:rPrChange>
        </w:rPr>
        <w:t>Prerequisite</w:t>
      </w:r>
      <w:r w:rsidR="00E13EFB" w:rsidRPr="00424939">
        <w:rPr>
          <w:u w:val="single"/>
          <w:rPrChange w:id="14312" w:author="Summer 2023 updates" w:date="2024-07-31T13:42:00Z">
            <w:rPr>
              <w:color w:val="000000" w:themeColor="text1"/>
              <w:u w:val="single"/>
            </w:rPr>
          </w:rPrChange>
        </w:rPr>
        <w:t>s</w:t>
      </w:r>
      <w:r w:rsidR="00897BA1" w:rsidRPr="00424939">
        <w:rPr>
          <w:rPrChange w:id="14313" w:author="Summer 2023 updates" w:date="2024-07-31T13:42:00Z">
            <w:rPr>
              <w:color w:val="000000" w:themeColor="text1"/>
            </w:rPr>
          </w:rPrChange>
        </w:rPr>
        <w:t>:</w:t>
      </w:r>
      <w:r w:rsidRPr="00424939">
        <w:rPr>
          <w:rPrChange w:id="14314" w:author="Summer 2023 updates" w:date="2024-07-31T13:42:00Z">
            <w:rPr>
              <w:color w:val="000000" w:themeColor="text1"/>
            </w:rPr>
          </w:rPrChange>
        </w:rPr>
        <w:t xml:space="preserve"> </w:t>
      </w:r>
      <w:r w:rsidR="00E13EFB" w:rsidRPr="00424939">
        <w:rPr>
          <w:rPrChange w:id="14315" w:author="Summer 2023 updates" w:date="2024-07-31T13:42:00Z">
            <w:rPr>
              <w:color w:val="000000" w:themeColor="text1"/>
            </w:rPr>
          </w:rPrChange>
        </w:rPr>
        <w:t>two courses in</w:t>
      </w:r>
      <w:r w:rsidRPr="00424939">
        <w:rPr>
          <w:rPrChange w:id="14316" w:author="Summer 2023 updates" w:date="2024-07-31T13:42:00Z">
            <w:rPr>
              <w:color w:val="000000" w:themeColor="text1"/>
            </w:rPr>
          </w:rPrChange>
        </w:rPr>
        <w:t xml:space="preserve"> philosophy or consent of instructor.</w:t>
      </w:r>
    </w:p>
    <w:p w14:paraId="4F6F5B8C" w14:textId="0DF1838C" w:rsidR="00B07BE0" w:rsidRPr="00424939" w:rsidRDefault="00B07BE0" w:rsidP="00B07BE0">
      <w:pPr>
        <w:spacing w:after="0"/>
        <w:rPr>
          <w:rFonts w:cs="Times New Roman"/>
          <w:b/>
          <w:color w:val="000000" w:themeColor="text1"/>
        </w:rPr>
      </w:pPr>
      <w:r w:rsidRPr="00424939">
        <w:rPr>
          <w:rFonts w:cs="Times New Roman"/>
          <w:b/>
          <w:color w:val="000000" w:themeColor="text1"/>
        </w:rPr>
        <w:t>PHL-320 Seminar in Ethics</w:t>
      </w:r>
      <w:r w:rsidR="001642F7" w:rsidRPr="00424939">
        <w:rPr>
          <w:rFonts w:cs="Times New Roman"/>
          <w:b/>
          <w:color w:val="000000" w:themeColor="text1"/>
        </w:rPr>
        <w:t xml:space="preserve"> (WE)</w:t>
      </w:r>
    </w:p>
    <w:p w14:paraId="7E17D9E1" w14:textId="77777777" w:rsidR="00B07BE0" w:rsidRPr="00424939" w:rsidRDefault="00B07BE0" w:rsidP="00740545">
      <w:pPr>
        <w:rPr>
          <w:rPrChange w:id="14317" w:author="Summer 2023 updates" w:date="2024-07-31T13:42:00Z">
            <w:rPr>
              <w:color w:val="000000" w:themeColor="text1"/>
            </w:rPr>
          </w:rPrChange>
        </w:rPr>
        <w:pPrChange w:id="14318" w:author="Summer 2023 updates" w:date="2024-07-31T13:42:00Z">
          <w:pPr>
            <w:spacing w:after="40" w:line="228" w:lineRule="auto"/>
          </w:pPr>
        </w:pPrChange>
      </w:pPr>
      <w:r w:rsidRPr="00424939">
        <w:rPr>
          <w:rPrChange w:id="14319" w:author="Summer 2023 updates" w:date="2024-07-31T13:42:00Z">
            <w:rPr>
              <w:color w:val="000000" w:themeColor="text1"/>
            </w:rPr>
          </w:rPrChange>
        </w:rPr>
        <w:t xml:space="preserve">An advanced research seminar dealing with central topics in normative ethics and/or metaethics. Topics addressed may include: utilitarianism, Kantianism, Aristotelian virtue theory, moral realism, ethical relativism, etc. In this course emphasis is placed on the development of student research projects on central topics in ethical theory. </w:t>
      </w:r>
      <w:r w:rsidRPr="00424939">
        <w:rPr>
          <w:u w:val="single"/>
          <w:rPrChange w:id="14320" w:author="Summer 2023 updates" w:date="2024-07-31T13:42:00Z">
            <w:rPr>
              <w:color w:val="000000" w:themeColor="text1"/>
              <w:u w:val="single"/>
            </w:rPr>
          </w:rPrChange>
        </w:rPr>
        <w:t>Prerequisite</w:t>
      </w:r>
      <w:r w:rsidRPr="00424939">
        <w:rPr>
          <w:rPrChange w:id="14321" w:author="Summer 2023 updates" w:date="2024-07-31T13:42:00Z">
            <w:rPr>
              <w:color w:val="000000" w:themeColor="text1"/>
            </w:rPr>
          </w:rPrChange>
        </w:rPr>
        <w:t>: two courses in philosophy or consent of instructor.</w:t>
      </w:r>
    </w:p>
    <w:p w14:paraId="62F49808" w14:textId="5EA3CC4A" w:rsidR="005475A9" w:rsidRPr="00424939" w:rsidRDefault="005475A9" w:rsidP="00973A28">
      <w:pPr>
        <w:keepNext/>
        <w:spacing w:after="0"/>
        <w:rPr>
          <w:rFonts w:cs="Times New Roman"/>
          <w:b/>
          <w:color w:val="000000" w:themeColor="text1"/>
        </w:rPr>
      </w:pPr>
      <w:r w:rsidRPr="00424939">
        <w:rPr>
          <w:rFonts w:cs="Times New Roman"/>
          <w:b/>
          <w:color w:val="000000" w:themeColor="text1"/>
        </w:rPr>
        <w:t>PHL-</w:t>
      </w:r>
      <w:r w:rsidR="00E13EFB" w:rsidRPr="00424939">
        <w:rPr>
          <w:rFonts w:cs="Times New Roman"/>
          <w:b/>
          <w:color w:val="000000" w:themeColor="text1"/>
        </w:rPr>
        <w:t>335</w:t>
      </w:r>
      <w:r w:rsidRPr="00424939">
        <w:rPr>
          <w:rFonts w:cs="Times New Roman"/>
          <w:b/>
          <w:color w:val="000000" w:themeColor="text1"/>
        </w:rPr>
        <w:t xml:space="preserve"> Late Modern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5C7965F0" w14:textId="261211D9" w:rsidR="005475A9" w:rsidRPr="00424939" w:rsidRDefault="005475A9" w:rsidP="00740545">
      <w:pPr>
        <w:rPr>
          <w:rPrChange w:id="14322" w:author="Summer 2023 updates" w:date="2024-07-31T13:42:00Z">
            <w:rPr>
              <w:color w:val="000000" w:themeColor="text1"/>
            </w:rPr>
          </w:rPrChange>
        </w:rPr>
        <w:pPrChange w:id="14323" w:author="Summer 2023 updates" w:date="2024-07-31T13:42:00Z">
          <w:pPr>
            <w:spacing w:after="40"/>
          </w:pPr>
        </w:pPrChange>
      </w:pPr>
      <w:r w:rsidRPr="00424939">
        <w:rPr>
          <w:rPrChange w:id="14324" w:author="Summer 2023 updates" w:date="2024-07-31T13:42:00Z">
            <w:rPr>
              <w:color w:val="000000" w:themeColor="text1"/>
            </w:rPr>
          </w:rPrChange>
        </w:rPr>
        <w:t>An examination of the works of influential European thinkers of the late 18</w:t>
      </w:r>
      <w:r w:rsidRPr="00424939">
        <w:rPr>
          <w:vertAlign w:val="superscript"/>
          <w:rPrChange w:id="14325" w:author="Summer 2023 updates" w:date="2024-07-31T13:42:00Z">
            <w:rPr>
              <w:color w:val="000000" w:themeColor="text1"/>
              <w:vertAlign w:val="superscript"/>
            </w:rPr>
          </w:rPrChange>
        </w:rPr>
        <w:t>th</w:t>
      </w:r>
      <w:r w:rsidRPr="00424939">
        <w:rPr>
          <w:rPrChange w:id="14326" w:author="Summer 2023 updates" w:date="2024-07-31T13:42:00Z">
            <w:rPr>
              <w:color w:val="000000" w:themeColor="text1"/>
            </w:rPr>
          </w:rPrChange>
        </w:rPr>
        <w:t xml:space="preserve"> and 19</w:t>
      </w:r>
      <w:r w:rsidRPr="00424939">
        <w:rPr>
          <w:vertAlign w:val="superscript"/>
          <w:rPrChange w:id="14327" w:author="Summer 2023 updates" w:date="2024-07-31T13:42:00Z">
            <w:rPr>
              <w:color w:val="000000" w:themeColor="text1"/>
              <w:vertAlign w:val="superscript"/>
            </w:rPr>
          </w:rPrChange>
        </w:rPr>
        <w:t xml:space="preserve">th </w:t>
      </w:r>
      <w:r w:rsidRPr="00424939">
        <w:rPr>
          <w:rPrChange w:id="14328" w:author="Summer 2023 updates" w:date="2024-07-31T13:42:00Z">
            <w:rPr>
              <w:color w:val="000000" w:themeColor="text1"/>
            </w:rPr>
          </w:rPrChange>
        </w:rPr>
        <w:t>century. The course begins with the study of German idealism, a movement that includes philosophers such as Kant, Fichte, and Hegel, followed by an examination of later 19</w:t>
      </w:r>
      <w:r w:rsidRPr="00424939">
        <w:rPr>
          <w:vertAlign w:val="superscript"/>
          <w:rPrChange w:id="14329" w:author="Summer 2023 updates" w:date="2024-07-31T13:42:00Z">
            <w:rPr>
              <w:color w:val="000000" w:themeColor="text1"/>
              <w:vertAlign w:val="superscript"/>
            </w:rPr>
          </w:rPrChange>
        </w:rPr>
        <w:t>th</w:t>
      </w:r>
      <w:r w:rsidRPr="00424939">
        <w:rPr>
          <w:rPrChange w:id="14330" w:author="Summer 2023 updates" w:date="2024-07-31T13:42:00Z">
            <w:rPr>
              <w:color w:val="000000" w:themeColor="text1"/>
            </w:rPr>
          </w:rPrChange>
        </w:rPr>
        <w:t xml:space="preserve">-century figures such as Marx and Nietzsche. </w:t>
      </w:r>
      <w:r w:rsidR="00B87BB2" w:rsidRPr="00424939">
        <w:rPr>
          <w:u w:val="single"/>
          <w:rPrChange w:id="14331" w:author="Summer 2023 updates" w:date="2024-07-31T13:42:00Z">
            <w:rPr>
              <w:color w:val="000000" w:themeColor="text1"/>
              <w:u w:val="single"/>
            </w:rPr>
          </w:rPrChange>
        </w:rPr>
        <w:t>Prerequisite</w:t>
      </w:r>
      <w:r w:rsidR="00897BA1" w:rsidRPr="00424939">
        <w:rPr>
          <w:rPrChange w:id="14332" w:author="Summer 2023 updates" w:date="2024-07-31T13:42:00Z">
            <w:rPr>
              <w:color w:val="000000" w:themeColor="text1"/>
            </w:rPr>
          </w:rPrChange>
        </w:rPr>
        <w:t>:</w:t>
      </w:r>
      <w:r w:rsidRPr="00424939">
        <w:rPr>
          <w:rPrChange w:id="14333" w:author="Summer 2023 updates" w:date="2024-07-31T13:42:00Z">
            <w:rPr>
              <w:color w:val="000000" w:themeColor="text1"/>
            </w:rPr>
          </w:rPrChange>
        </w:rPr>
        <w:t xml:space="preserve"> at least one previous course in philosophy or consent of instructor. </w:t>
      </w:r>
    </w:p>
    <w:p w14:paraId="07A30C87" w14:textId="2CDDEDF3" w:rsidR="00E13EFB" w:rsidRPr="00424939" w:rsidRDefault="00E13EFB" w:rsidP="0055372C">
      <w:pPr>
        <w:keepNext/>
        <w:spacing w:after="0"/>
        <w:rPr>
          <w:rFonts w:cs="Times New Roman"/>
          <w:b/>
          <w:color w:val="000000" w:themeColor="text1"/>
        </w:rPr>
      </w:pPr>
      <w:r w:rsidRPr="00424939">
        <w:rPr>
          <w:rFonts w:cs="Times New Roman"/>
          <w:b/>
          <w:color w:val="000000" w:themeColor="text1"/>
        </w:rPr>
        <w:t>PHL-345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1642F7" w:rsidRPr="00424939">
        <w:rPr>
          <w:rFonts w:cs="Times New Roman"/>
          <w:b/>
          <w:color w:val="000000" w:themeColor="text1"/>
        </w:rPr>
        <w:t xml:space="preserve"> of Language (WE)</w:t>
      </w:r>
    </w:p>
    <w:p w14:paraId="1524420E" w14:textId="01BB8114" w:rsidR="00E13EFB" w:rsidRPr="00424939" w:rsidRDefault="00E13EFB" w:rsidP="00740545">
      <w:pPr>
        <w:rPr>
          <w:rPrChange w:id="14334" w:author="Summer 2023 updates" w:date="2024-07-31T13:42:00Z">
            <w:rPr>
              <w:color w:val="000000" w:themeColor="text1"/>
            </w:rPr>
          </w:rPrChange>
        </w:rPr>
        <w:pPrChange w:id="14335" w:author="Summer 2023 updates" w:date="2024-07-31T13:42:00Z">
          <w:pPr>
            <w:spacing w:after="40" w:line="228" w:lineRule="auto"/>
          </w:pPr>
        </w:pPrChange>
      </w:pPr>
      <w:r w:rsidRPr="00424939">
        <w:rPr>
          <w:rPrChange w:id="14336" w:author="Summer 2023 updates" w:date="2024-07-31T13:42:00Z">
            <w:rPr>
              <w:color w:val="000000" w:themeColor="text1"/>
            </w:rPr>
          </w:rPrChange>
        </w:rPr>
        <w:t xml:space="preserve">Questions how linguistic signs allow us to communicate meaning.  Does meaning become established by reference to objective content that is independent of individual speakers? Or, is meaning a function of private mental states in the minds of language users? These questions belong to the field of semantics or philosophy of language, which studies the nature of meaning and reference in linguistic systems. Course materials primarily consist of works from contemporary philosophy. </w:t>
      </w:r>
      <w:r w:rsidR="002310C4" w:rsidRPr="00424939">
        <w:rPr>
          <w:u w:val="single"/>
          <w:rPrChange w:id="14337" w:author="Summer 2023 updates" w:date="2024-07-31T13:42:00Z">
            <w:rPr>
              <w:color w:val="000000" w:themeColor="text1"/>
              <w:u w:val="single"/>
            </w:rPr>
          </w:rPrChange>
        </w:rPr>
        <w:t>Prerequisites</w:t>
      </w:r>
      <w:r w:rsidRPr="00424939">
        <w:rPr>
          <w:rPrChange w:id="14338" w:author="Summer 2023 updates" w:date="2024-07-31T13:42:00Z">
            <w:rPr>
              <w:color w:val="000000" w:themeColor="text1"/>
            </w:rPr>
          </w:rPrChange>
        </w:rPr>
        <w:t>: two courses in philosophy or consent of instructor.</w:t>
      </w:r>
    </w:p>
    <w:p w14:paraId="2B06D09B" w14:textId="215D9672" w:rsidR="00E13EFB" w:rsidRPr="00424939" w:rsidRDefault="00E13EFB" w:rsidP="002310C4">
      <w:pPr>
        <w:spacing w:after="0"/>
        <w:rPr>
          <w:rFonts w:cs="Times New Roman"/>
          <w:b/>
          <w:color w:val="000000" w:themeColor="text1"/>
        </w:rPr>
      </w:pPr>
      <w:r w:rsidRPr="00424939">
        <w:rPr>
          <w:rFonts w:cs="Times New Roman"/>
          <w:b/>
          <w:color w:val="000000" w:themeColor="text1"/>
        </w:rPr>
        <w:t>PHL-3</w:t>
      </w:r>
      <w:r w:rsidR="001642F7" w:rsidRPr="00424939">
        <w:rPr>
          <w:rFonts w:cs="Times New Roman"/>
          <w:b/>
          <w:color w:val="000000" w:themeColor="text1"/>
        </w:rPr>
        <w:t>55 Seminar in Metaphysics (WE)</w:t>
      </w:r>
    </w:p>
    <w:p w14:paraId="3F7D82A8" w14:textId="1B7DCED0" w:rsidR="00E13EFB" w:rsidRPr="00424939" w:rsidRDefault="00E13EFB" w:rsidP="00740545">
      <w:pPr>
        <w:rPr>
          <w:rPrChange w:id="14339" w:author="Summer 2023 updates" w:date="2024-07-31T13:42:00Z">
            <w:rPr>
              <w:color w:val="000000" w:themeColor="text1"/>
            </w:rPr>
          </w:rPrChange>
        </w:rPr>
        <w:pPrChange w:id="14340" w:author="Summer 2023 updates" w:date="2024-07-31T13:42:00Z">
          <w:pPr>
            <w:spacing w:after="40" w:line="228" w:lineRule="auto"/>
          </w:pPr>
        </w:pPrChange>
      </w:pPr>
      <w:r w:rsidRPr="00424939">
        <w:rPr>
          <w:rPrChange w:id="14341" w:author="Summer 2023 updates" w:date="2024-07-31T13:42:00Z">
            <w:rPr>
              <w:color w:val="000000" w:themeColor="text1"/>
            </w:rPr>
          </w:rPrChange>
        </w:rPr>
        <w:t xml:space="preserve">An advanced research seminar dealing with central topics in metaphysics. Topics addressed may include: the nature and existence of God, the nature of the self and personal identity, free will, etc. In this course emphasis is placed on the development of student research projects on central topics in metaphysics. </w:t>
      </w:r>
      <w:r w:rsidR="002310C4" w:rsidRPr="00424939">
        <w:rPr>
          <w:u w:val="single"/>
          <w:rPrChange w:id="14342" w:author="Summer 2023 updates" w:date="2024-07-31T13:42:00Z">
            <w:rPr>
              <w:color w:val="000000" w:themeColor="text1"/>
              <w:u w:val="single"/>
            </w:rPr>
          </w:rPrChange>
        </w:rPr>
        <w:t>Prerequisite</w:t>
      </w:r>
      <w:r w:rsidRPr="00424939">
        <w:rPr>
          <w:rPrChange w:id="14343" w:author="Summer 2023 updates" w:date="2024-07-31T13:42:00Z">
            <w:rPr>
              <w:color w:val="000000" w:themeColor="text1"/>
            </w:rPr>
          </w:rPrChange>
        </w:rPr>
        <w:t>: two courses in philosophy or consent of instructor.</w:t>
      </w:r>
    </w:p>
    <w:p w14:paraId="3A29D396" w14:textId="1E4DFA38" w:rsidR="00E13EFB" w:rsidRPr="00424939" w:rsidRDefault="00E13EFB" w:rsidP="002310C4">
      <w:pPr>
        <w:spacing w:after="0"/>
        <w:rPr>
          <w:rFonts w:cs="Times New Roman"/>
          <w:b/>
          <w:color w:val="000000" w:themeColor="text1"/>
        </w:rPr>
      </w:pPr>
      <w:r w:rsidRPr="00424939">
        <w:rPr>
          <w:rFonts w:cs="Times New Roman"/>
          <w:b/>
          <w:color w:val="000000" w:themeColor="text1"/>
        </w:rPr>
        <w:t>PHL-365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Art and Aesthetic Experience </w:t>
      </w:r>
      <w:r w:rsidR="001642F7" w:rsidRPr="00424939">
        <w:rPr>
          <w:rFonts w:cs="Times New Roman"/>
          <w:b/>
          <w:color w:val="000000" w:themeColor="text1"/>
        </w:rPr>
        <w:t>(WE)</w:t>
      </w:r>
    </w:p>
    <w:p w14:paraId="71A70764" w14:textId="64A35D04" w:rsidR="00E13EFB" w:rsidRPr="00424939" w:rsidRDefault="00E13EFB" w:rsidP="00740545">
      <w:pPr>
        <w:rPr>
          <w:rPrChange w:id="14344" w:author="Summer 2023 updates" w:date="2024-07-31T13:42:00Z">
            <w:rPr>
              <w:color w:val="000000" w:themeColor="text1"/>
            </w:rPr>
          </w:rPrChange>
        </w:rPr>
        <w:pPrChange w:id="14345" w:author="Summer 2023 updates" w:date="2024-07-31T13:42:00Z">
          <w:pPr>
            <w:spacing w:after="40" w:line="228" w:lineRule="auto"/>
          </w:pPr>
        </w:pPrChange>
      </w:pPr>
      <w:r w:rsidRPr="00424939">
        <w:rPr>
          <w:rPrChange w:id="14346" w:author="Summer 2023 updates" w:date="2024-07-31T13:42:00Z">
            <w:rPr>
              <w:color w:val="000000" w:themeColor="text1"/>
            </w:rPr>
          </w:rPrChange>
        </w:rPr>
        <w:t xml:space="preserve">Investigates the nature of art and aesthetic experience. Are there objective standards for judging art? What does it mean to have an aesthetic experience? What role does the ugly or horrible play in aesthetic life? Why does art primarily rely on visual or auditory media—can there be an aesthetics of touch, taste, or smell? These questions belong to the study of aesthetics, which focuses on the nature of art and experiences associated with artistic media. Course content includes both classical and contemporary works in aesthetics. </w:t>
      </w:r>
      <w:r w:rsidR="002310C4" w:rsidRPr="00424939">
        <w:rPr>
          <w:u w:val="single"/>
          <w:rPrChange w:id="14347" w:author="Summer 2023 updates" w:date="2024-07-31T13:42:00Z">
            <w:rPr>
              <w:color w:val="000000" w:themeColor="text1"/>
              <w:u w:val="single"/>
            </w:rPr>
          </w:rPrChange>
        </w:rPr>
        <w:t>Prerequisites</w:t>
      </w:r>
      <w:r w:rsidRPr="00424939">
        <w:rPr>
          <w:rPrChange w:id="14348" w:author="Summer 2023 updates" w:date="2024-07-31T13:42:00Z">
            <w:rPr>
              <w:color w:val="000000" w:themeColor="text1"/>
            </w:rPr>
          </w:rPrChange>
        </w:rPr>
        <w:t>: two courses in philosophy or consent of instructor.</w:t>
      </w:r>
    </w:p>
    <w:p w14:paraId="2C55B154" w14:textId="6E689E8C" w:rsidR="00B3313A" w:rsidRPr="00424939" w:rsidRDefault="00B3313A" w:rsidP="00B3313A">
      <w:pPr>
        <w:spacing w:after="0"/>
        <w:rPr>
          <w:rFonts w:cs="Times New Roman"/>
          <w:b/>
          <w:color w:val="000000" w:themeColor="text1"/>
        </w:rPr>
      </w:pPr>
      <w:r w:rsidRPr="00424939">
        <w:rPr>
          <w:rFonts w:cs="Times New Roman"/>
          <w:b/>
          <w:color w:val="000000" w:themeColor="text1"/>
        </w:rPr>
        <w:t xml:space="preserve">PHL-394 Directed </w:t>
      </w:r>
      <w:del w:id="14349" w:author="Summer 2023 updates" w:date="2024-07-31T13:42:00Z">
        <w:r w:rsidRPr="00424939">
          <w:rPr>
            <w:rFonts w:cs="Times New Roman"/>
            <w:b/>
            <w:color w:val="000000" w:themeColor="text1"/>
          </w:rPr>
          <w:delText>Readings</w:delText>
        </w:r>
      </w:del>
      <w:ins w:id="14350" w:author="Summer 2023 updates" w:date="2024-07-31T13:42:00Z">
        <w:r w:rsidR="00054B9B">
          <w:rPr>
            <w:rFonts w:cs="Times New Roman"/>
            <w:b/>
            <w:color w:val="000000" w:themeColor="text1"/>
          </w:rPr>
          <w:t>Learning</w:t>
        </w:r>
      </w:ins>
      <w:r w:rsidR="00054B9B" w:rsidRPr="00424939">
        <w:rPr>
          <w:rFonts w:cs="Times New Roman"/>
          <w:b/>
          <w:color w:val="000000" w:themeColor="text1"/>
        </w:rPr>
        <w:t xml:space="preserve"> </w:t>
      </w:r>
      <w:r w:rsidRPr="00424939">
        <w:rPr>
          <w:rFonts w:cs="Times New Roman"/>
          <w:b/>
          <w:color w:val="000000" w:themeColor="text1"/>
        </w:rPr>
        <w:t>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E80B3C3" w14:textId="77777777" w:rsidR="00B3313A" w:rsidRPr="00424939" w:rsidRDefault="00B3313A" w:rsidP="00740545">
      <w:pPr>
        <w:rPr>
          <w:rPrChange w:id="14351" w:author="Summer 2023 updates" w:date="2024-07-31T13:42:00Z">
            <w:rPr>
              <w:color w:val="000000" w:themeColor="text1"/>
            </w:rPr>
          </w:rPrChange>
        </w:rPr>
        <w:pPrChange w:id="14352" w:author="Summer 2023 updates" w:date="2024-07-31T13:42:00Z">
          <w:pPr>
            <w:spacing w:after="40" w:line="228" w:lineRule="auto"/>
          </w:pPr>
        </w:pPrChange>
      </w:pPr>
      <w:r w:rsidRPr="00424939">
        <w:rPr>
          <w:rPrChange w:id="14353" w:author="Summer 2023 updates" w:date="2024-07-31T13:42:00Z">
            <w:rPr>
              <w:color w:val="000000" w:themeColor="text1"/>
            </w:rPr>
          </w:rPrChange>
        </w:rPr>
        <w:t xml:space="preserve">A course of readings selected by the student and instructor to fit the individual student’s particular interests and educational needs. Readings may focus on either a philosophical problem or one or more philosophers. </w:t>
      </w:r>
      <w:r w:rsidRPr="00424939">
        <w:rPr>
          <w:u w:val="single"/>
          <w:rPrChange w:id="14354" w:author="Summer 2023 updates" w:date="2024-07-31T13:42:00Z">
            <w:rPr>
              <w:color w:val="000000" w:themeColor="text1"/>
              <w:u w:val="single"/>
            </w:rPr>
          </w:rPrChange>
        </w:rPr>
        <w:t>Prerequisite</w:t>
      </w:r>
      <w:r w:rsidRPr="00424939">
        <w:rPr>
          <w:rPrChange w:id="14355" w:author="Summer 2023 updates" w:date="2024-07-31T13:42:00Z">
            <w:rPr>
              <w:color w:val="000000" w:themeColor="text1"/>
            </w:rPr>
          </w:rPrChange>
        </w:rPr>
        <w:t xml:space="preserve">: consent of instructor. </w:t>
      </w:r>
    </w:p>
    <w:p w14:paraId="723EA3A8" w14:textId="7E9D0083" w:rsidR="00B3313A" w:rsidRPr="00424939" w:rsidRDefault="00B3313A" w:rsidP="00B3313A">
      <w:pPr>
        <w:spacing w:after="0"/>
        <w:rPr>
          <w:rFonts w:cs="Times New Roman"/>
          <w:b/>
          <w:color w:val="000000" w:themeColor="text1"/>
        </w:rPr>
      </w:pPr>
      <w:r w:rsidRPr="00424939">
        <w:rPr>
          <w:rFonts w:cs="Times New Roman"/>
          <w:b/>
          <w:color w:val="000000" w:themeColor="text1"/>
        </w:rPr>
        <w:t>PHL-444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6819503A" w14:textId="77777777" w:rsidR="00B3313A" w:rsidRPr="00424939" w:rsidRDefault="00B3313A" w:rsidP="00740545">
      <w:pPr>
        <w:rPr>
          <w:rPrChange w:id="14356" w:author="Summer 2023 updates" w:date="2024-07-31T13:42:00Z">
            <w:rPr>
              <w:color w:val="000000" w:themeColor="text1"/>
            </w:rPr>
          </w:rPrChange>
        </w:rPr>
        <w:pPrChange w:id="14357" w:author="Summer 2023 updates" w:date="2024-07-31T13:42:00Z">
          <w:pPr>
            <w:spacing w:after="40" w:line="228" w:lineRule="auto"/>
          </w:pPr>
        </w:pPrChange>
      </w:pPr>
      <w:r w:rsidRPr="00424939">
        <w:rPr>
          <w:rPrChange w:id="14358" w:author="Summer 2023 updates" w:date="2024-07-31T13:42:00Z">
            <w:rPr>
              <w:color w:val="000000" w:themeColor="text1"/>
            </w:rPr>
          </w:rPrChange>
        </w:rPr>
        <w:t xml:space="preserve">Independent study in some philosophical problem or the thought of some major philosopher, under the direction of a faculty member of the department. May be taken for an X status grade with consent of instructor prior to registration.   </w:t>
      </w:r>
      <w:r w:rsidRPr="00424939">
        <w:rPr>
          <w:u w:val="single"/>
          <w:rPrChange w:id="14359" w:author="Summer 2023 updates" w:date="2024-07-31T13:42:00Z">
            <w:rPr>
              <w:color w:val="000000" w:themeColor="text1"/>
              <w:u w:val="single"/>
            </w:rPr>
          </w:rPrChange>
        </w:rPr>
        <w:t>Prerequisite</w:t>
      </w:r>
      <w:r w:rsidRPr="00424939">
        <w:rPr>
          <w:rPrChange w:id="14360" w:author="Summer 2023 updates" w:date="2024-07-31T13:42:00Z">
            <w:rPr>
              <w:color w:val="000000" w:themeColor="text1"/>
            </w:rPr>
          </w:rPrChange>
        </w:rPr>
        <w:t xml:space="preserve">: consent of instructor. </w:t>
      </w:r>
    </w:p>
    <w:p w14:paraId="6EBDD80D" w14:textId="542DB0E1" w:rsidR="00E13EFB" w:rsidRPr="00424939" w:rsidRDefault="00E13EFB" w:rsidP="002310C4">
      <w:pPr>
        <w:spacing w:after="0"/>
        <w:rPr>
          <w:rFonts w:cs="Times New Roman"/>
          <w:b/>
          <w:color w:val="000000" w:themeColor="text1"/>
        </w:rPr>
      </w:pPr>
      <w:r w:rsidRPr="00424939">
        <w:rPr>
          <w:rFonts w:cs="Times New Roman"/>
          <w:b/>
          <w:color w:val="000000" w:themeColor="text1"/>
        </w:rPr>
        <w:t>PHL-</w:t>
      </w:r>
      <w:r w:rsidR="00F5102E" w:rsidRPr="00424939">
        <w:rPr>
          <w:rFonts w:cs="Times New Roman"/>
          <w:b/>
          <w:color w:val="000000" w:themeColor="text1"/>
        </w:rPr>
        <w:t>464</w:t>
      </w:r>
      <w:r w:rsidRPr="00424939">
        <w:rPr>
          <w:rFonts w:cs="Times New Roman"/>
          <w:b/>
          <w:color w:val="000000" w:themeColor="text1"/>
        </w:rPr>
        <w:t xml:space="preserve"> Seminar in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 xml:space="preserve"> (WE)</w:t>
      </w:r>
    </w:p>
    <w:p w14:paraId="04165713" w14:textId="769A8179" w:rsidR="00E13EFB" w:rsidRPr="00424939" w:rsidRDefault="00E13EFB" w:rsidP="00740545">
      <w:pPr>
        <w:rPr>
          <w:rPrChange w:id="14361" w:author="Summer 2023 updates" w:date="2024-07-31T13:42:00Z">
            <w:rPr>
              <w:color w:val="000000" w:themeColor="text1"/>
            </w:rPr>
          </w:rPrChange>
        </w:rPr>
        <w:pPrChange w:id="14362" w:author="Summer 2023 updates" w:date="2024-07-31T13:42:00Z">
          <w:pPr>
            <w:spacing w:after="40" w:line="228" w:lineRule="auto"/>
          </w:pPr>
        </w:pPrChange>
      </w:pPr>
      <w:r w:rsidRPr="00424939">
        <w:rPr>
          <w:rPrChange w:id="14363" w:author="Summer 2023 updates" w:date="2024-07-31T13:42:00Z">
            <w:rPr>
              <w:color w:val="000000" w:themeColor="text1"/>
            </w:rPr>
          </w:rPrChange>
        </w:rPr>
        <w:t xml:space="preserve">An advanced research seminar dealing with central topics in the philosophy of religion. Topics addressed may include: the evidence for God, non-evidential defenses of the rationality of religious belief, miracles, the problem of evil, etc. In this course emphasis is placed on the development of student research projects on central topics in the philosophy or religion. </w:t>
      </w:r>
      <w:r w:rsidR="002310C4" w:rsidRPr="00424939">
        <w:rPr>
          <w:u w:val="single"/>
          <w:rPrChange w:id="14364" w:author="Summer 2023 updates" w:date="2024-07-31T13:42:00Z">
            <w:rPr>
              <w:color w:val="000000" w:themeColor="text1"/>
              <w:u w:val="single"/>
            </w:rPr>
          </w:rPrChange>
        </w:rPr>
        <w:t>Prerequisites</w:t>
      </w:r>
      <w:r w:rsidRPr="00424939">
        <w:rPr>
          <w:rPrChange w:id="14365" w:author="Summer 2023 updates" w:date="2024-07-31T13:42:00Z">
            <w:rPr>
              <w:color w:val="000000" w:themeColor="text1"/>
            </w:rPr>
          </w:rPrChange>
        </w:rPr>
        <w:t>: two courses in philosophy or consent of instructor.</w:t>
      </w:r>
    </w:p>
    <w:p w14:paraId="62AE830B" w14:textId="01098848" w:rsidR="00B3313A" w:rsidRPr="00424939" w:rsidRDefault="00B3313A" w:rsidP="00B3313A">
      <w:pPr>
        <w:spacing w:after="0"/>
        <w:rPr>
          <w:rFonts w:cs="Times New Roman"/>
          <w:b/>
          <w:color w:val="000000" w:themeColor="text1"/>
        </w:rPr>
      </w:pPr>
      <w:r w:rsidRPr="00424939">
        <w:rPr>
          <w:rFonts w:cs="Times New Roman"/>
          <w:b/>
          <w:color w:val="000000" w:themeColor="text1"/>
        </w:rPr>
        <w:t>PHL-490 Philosophy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1642F7" w:rsidRPr="00424939">
        <w:rPr>
          <w:rFonts w:cs="Times New Roman"/>
          <w:b/>
          <w:color w:val="000000" w:themeColor="text1"/>
        </w:rPr>
        <w:t>Colloquium — Non-Credit Bearing (WE)</w:t>
      </w:r>
    </w:p>
    <w:p w14:paraId="5BE63734" w14:textId="3E974AA9" w:rsidR="00B3313A" w:rsidRPr="00424939" w:rsidRDefault="00B3313A" w:rsidP="00740545">
      <w:pPr>
        <w:rPr>
          <w:rPrChange w:id="14366" w:author="Summer 2023 updates" w:date="2024-07-31T13:42:00Z">
            <w:rPr>
              <w:color w:val="000000" w:themeColor="text1"/>
            </w:rPr>
          </w:rPrChange>
        </w:rPr>
        <w:pPrChange w:id="14367" w:author="Summer 2023 updates" w:date="2024-07-31T13:42:00Z">
          <w:pPr>
            <w:spacing w:after="40" w:line="228" w:lineRule="auto"/>
          </w:pPr>
        </w:pPrChange>
      </w:pPr>
      <w:r w:rsidRPr="00424939">
        <w:rPr>
          <w:rPrChange w:id="14368" w:author="Summer 2023 updates" w:date="2024-07-31T13:42:00Z">
            <w:rPr>
              <w:color w:val="000000" w:themeColor="text1"/>
            </w:rPr>
          </w:rPrChange>
        </w:rPr>
        <w:t>Majors are required to submit 10</w:t>
      </w:r>
      <w:del w:id="14369" w:author="Summer 2023 updates" w:date="2024-07-31T13:42:00Z">
        <w:r w:rsidRPr="00424939">
          <w:rPr>
            <w:rFonts w:cs="Times New Roman"/>
            <w:color w:val="000000" w:themeColor="text1"/>
          </w:rPr>
          <w:delText>-</w:delText>
        </w:r>
      </w:del>
      <w:ins w:id="14370" w:author="Summer 2023 updates" w:date="2024-07-31T13:42:00Z">
        <w:r w:rsidR="00635977">
          <w:t>–</w:t>
        </w:r>
      </w:ins>
      <w:r w:rsidRPr="00424939">
        <w:rPr>
          <w:rPrChange w:id="14371" w:author="Summer 2023 updates" w:date="2024-07-31T13:42:00Z">
            <w:rPr>
              <w:color w:val="000000" w:themeColor="text1"/>
            </w:rPr>
          </w:rPrChange>
        </w:rPr>
        <w:t xml:space="preserve">15 pages of finished philosophical prose, and present their work orally to students and faculty. Although the Colloquium is usually taken during Spring Term of the senior year, it is open to all juniors and seniors with appropriate background in philosophy. Satisfactory completion of the Colloquium is required for graduation with a major in philosophy. </w:t>
      </w:r>
      <w:r w:rsidR="00A7479E" w:rsidRPr="00424939">
        <w:rPr>
          <w:rPrChange w:id="14372" w:author="Summer 2023 updates" w:date="2024-07-31T13:42:00Z">
            <w:rPr>
              <w:color w:val="000000" w:themeColor="text1"/>
            </w:rPr>
          </w:rPrChange>
        </w:rPr>
        <w:t>P/NP</w:t>
      </w:r>
      <w:r w:rsidRPr="00424939">
        <w:rPr>
          <w:rPrChange w:id="14373" w:author="Summer 2023 updates" w:date="2024-07-31T13:42:00Z">
            <w:rPr>
              <w:color w:val="000000" w:themeColor="text1"/>
            </w:rPr>
          </w:rPrChange>
        </w:rPr>
        <w:t xml:space="preserve"> basis only. </w:t>
      </w:r>
      <w:r w:rsidR="006E33A7">
        <w:rPr>
          <w:rPrChange w:id="14374" w:author="Summer 2023 updates" w:date="2024-07-31T13:42:00Z">
            <w:rPr>
              <w:color w:val="000000" w:themeColor="text1"/>
            </w:rPr>
          </w:rPrChange>
        </w:rPr>
        <w:t>(0.0 credits)</w:t>
      </w:r>
    </w:p>
    <w:p w14:paraId="0130C6C6" w14:textId="77777777" w:rsidR="0099609A" w:rsidRDefault="0099609A">
      <w:pPr>
        <w:spacing w:after="200" w:line="276" w:lineRule="auto"/>
        <w:rPr>
          <w:ins w:id="14375" w:author="Summer 2023 updates" w:date="2024-07-31T13:42:00Z"/>
          <w:rFonts w:cs="Times New Roman"/>
          <w:b/>
          <w:color w:val="000000" w:themeColor="text1"/>
        </w:rPr>
      </w:pPr>
      <w:ins w:id="14376" w:author="Summer 2023 updates" w:date="2024-07-31T13:42:00Z">
        <w:r>
          <w:rPr>
            <w:rFonts w:cs="Times New Roman"/>
            <w:b/>
            <w:color w:val="000000" w:themeColor="text1"/>
          </w:rPr>
          <w:br w:type="page"/>
        </w:r>
      </w:ins>
    </w:p>
    <w:p w14:paraId="56DD7E9B" w14:textId="5DB844B5" w:rsidR="005475A9" w:rsidRPr="00424939" w:rsidRDefault="005475A9" w:rsidP="00DB5E9E">
      <w:pPr>
        <w:spacing w:after="0"/>
        <w:rPr>
          <w:rFonts w:cs="Times New Roman"/>
          <w:b/>
          <w:color w:val="000000" w:themeColor="text1"/>
        </w:rPr>
      </w:pPr>
      <w:r w:rsidRPr="00424939">
        <w:rPr>
          <w:rFonts w:cs="Times New Roman"/>
          <w:b/>
          <w:color w:val="000000" w:themeColor="text1"/>
        </w:rPr>
        <w:t>PHL-</w:t>
      </w:r>
      <w:r w:rsidR="00F5102E" w:rsidRPr="00424939">
        <w:rPr>
          <w:rFonts w:cs="Times New Roman"/>
          <w:b/>
          <w:color w:val="000000" w:themeColor="text1"/>
        </w:rPr>
        <w:t>494</w:t>
      </w:r>
      <w:r w:rsidRPr="00424939">
        <w:rPr>
          <w:rFonts w:cs="Times New Roman"/>
          <w:b/>
          <w:color w:val="000000" w:themeColor="text1"/>
        </w:rPr>
        <w:t xml:space="preserve"> Internship in Philosophy</w:t>
      </w:r>
      <w:r w:rsidR="001642F7"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6B8B350" w14:textId="00EFE90E" w:rsidR="007C5744" w:rsidRDefault="005475A9" w:rsidP="00740545">
      <w:pPr>
        <w:rPr>
          <w:rPrChange w:id="14377" w:author="Summer 2023 updates" w:date="2024-07-31T13:42:00Z">
            <w:rPr>
              <w:color w:val="000000" w:themeColor="text1"/>
            </w:rPr>
          </w:rPrChange>
        </w:rPr>
        <w:pPrChange w:id="14378" w:author="Summer 2023 updates" w:date="2024-07-31T13:42:00Z">
          <w:pPr>
            <w:spacing w:after="0"/>
          </w:pPr>
        </w:pPrChange>
      </w:pPr>
      <w:r w:rsidRPr="00424939">
        <w:rPr>
          <w:rPrChange w:id="14379" w:author="Summer 2023 updates" w:date="2024-07-31T13:42:00Z">
            <w:rPr>
              <w:color w:val="000000" w:themeColor="text1"/>
            </w:rPr>
          </w:rPrChange>
        </w:rPr>
        <w:t>Exploration of a career area related to the student’s interest in philosophy</w:t>
      </w:r>
      <w:r w:rsidR="00CA2908" w:rsidRPr="00424939">
        <w:rPr>
          <w:rPrChange w:id="14380" w:author="Summer 2023 updates" w:date="2024-07-31T13:42:00Z">
            <w:rPr>
              <w:color w:val="000000" w:themeColor="text1"/>
            </w:rPr>
          </w:rPrChange>
        </w:rPr>
        <w:t xml:space="preserve"> supervised</w:t>
      </w:r>
      <w:r w:rsidR="001C2359" w:rsidRPr="00424939">
        <w:rPr>
          <w:rPrChange w:id="14381" w:author="Summer 2023 updates" w:date="2024-07-31T13:42:00Z">
            <w:rPr>
              <w:color w:val="000000" w:themeColor="text1"/>
            </w:rPr>
          </w:rPrChange>
        </w:rPr>
        <w:t xml:space="preserve"> by a faculty member of the department in cooperation with the </w:t>
      </w:r>
      <w:r w:rsidR="00A437F3" w:rsidRPr="00424939">
        <w:rPr>
          <w:rPrChange w:id="14382" w:author="Summer 2023 updates" w:date="2024-07-31T13:42:00Z">
            <w:rPr>
              <w:color w:val="000000" w:themeColor="text1"/>
            </w:rPr>
          </w:rPrChange>
        </w:rPr>
        <w:t>Internship Specialist</w:t>
      </w:r>
      <w:r w:rsidR="001C2359" w:rsidRPr="00424939">
        <w:rPr>
          <w:rPrChange w:id="14383" w:author="Summer 2023 updates" w:date="2024-07-31T13:42:00Z">
            <w:rPr>
              <w:color w:val="000000" w:themeColor="text1"/>
            </w:rPr>
          </w:rPrChange>
        </w:rPr>
        <w:t xml:space="preserve">. </w:t>
      </w:r>
      <w:r w:rsidRPr="00424939">
        <w:rPr>
          <w:rPrChange w:id="14384" w:author="Summer 2023 updates" w:date="2024-07-31T13:42:00Z">
            <w:rPr>
              <w:color w:val="000000" w:themeColor="text1"/>
            </w:rPr>
          </w:rPrChange>
        </w:rPr>
        <w:t xml:space="preserve">A minimum of 140 hours on-site experience is required. </w:t>
      </w:r>
      <w:r w:rsidR="00A7479E" w:rsidRPr="00424939">
        <w:rPr>
          <w:rPrChange w:id="14385" w:author="Summer 2023 updates" w:date="2024-07-31T13:42:00Z">
            <w:rPr>
              <w:color w:val="000000" w:themeColor="text1"/>
            </w:rPr>
          </w:rPrChange>
        </w:rPr>
        <w:t>P/NP</w:t>
      </w:r>
      <w:r w:rsidRPr="00424939">
        <w:rPr>
          <w:rPrChange w:id="14386" w:author="Summer 2023 updates" w:date="2024-07-31T13:42:00Z">
            <w:rPr>
              <w:color w:val="000000" w:themeColor="text1"/>
            </w:rPr>
          </w:rPrChange>
        </w:rPr>
        <w:t xml:space="preserve"> basis only. This course does not satisfy any of the requirements for a major in philosophy. </w:t>
      </w:r>
      <w:r w:rsidR="00B87BB2" w:rsidRPr="00424939">
        <w:rPr>
          <w:u w:val="single"/>
          <w:rPrChange w:id="14387" w:author="Summer 2023 updates" w:date="2024-07-31T13:42:00Z">
            <w:rPr>
              <w:color w:val="000000" w:themeColor="text1"/>
              <w:u w:val="single"/>
            </w:rPr>
          </w:rPrChange>
        </w:rPr>
        <w:t>Prerequisites</w:t>
      </w:r>
      <w:r w:rsidR="00897BA1" w:rsidRPr="00424939">
        <w:rPr>
          <w:rPrChange w:id="14388" w:author="Summer 2023 updates" w:date="2024-07-31T13:42:00Z">
            <w:rPr>
              <w:color w:val="000000" w:themeColor="text1"/>
            </w:rPr>
          </w:rPrChange>
        </w:rPr>
        <w:t>:</w:t>
      </w:r>
      <w:r w:rsidRPr="00424939">
        <w:rPr>
          <w:rPrChange w:id="14389" w:author="Summer 2023 updates" w:date="2024-07-31T13:42:00Z">
            <w:rPr>
              <w:color w:val="000000" w:themeColor="text1"/>
            </w:rPr>
          </w:rPrChange>
        </w:rPr>
        <w:t xml:space="preserve"> declared major in philosophy, junior standing, and consent of department chair. </w:t>
      </w:r>
    </w:p>
    <w:p w14:paraId="4B92061A" w14:textId="77777777" w:rsidR="00F60166" w:rsidRPr="00424939" w:rsidRDefault="00F60166" w:rsidP="00F213C1">
      <w:pPr>
        <w:rPr>
          <w:rPrChange w:id="14390" w:author="Summer 2023 updates" w:date="2024-07-31T13:42:00Z">
            <w:rPr>
              <w:color w:val="000000" w:themeColor="text1"/>
            </w:rPr>
          </w:rPrChange>
        </w:rPr>
        <w:pPrChange w:id="14391" w:author="Summer 2023 updates" w:date="2024-07-31T13:42:00Z">
          <w:pPr>
            <w:spacing w:after="0"/>
          </w:pPr>
        </w:pPrChange>
      </w:pPr>
    </w:p>
    <w:p w14:paraId="4D17FB27" w14:textId="77777777" w:rsidR="00F60166" w:rsidRPr="00424939" w:rsidRDefault="00F60166" w:rsidP="00F60166">
      <w:pPr>
        <w:spacing w:after="0"/>
        <w:rPr>
          <w:del w:id="14392" w:author="Summer 2023 updates" w:date="2024-07-31T13:42:00Z"/>
          <w:rFonts w:cs="Times New Roman"/>
          <w:color w:val="000000" w:themeColor="text1"/>
        </w:rPr>
      </w:pPr>
    </w:p>
    <w:p w14:paraId="60542C15" w14:textId="2C0AE521" w:rsidR="00D55E94" w:rsidRDefault="009D17C7" w:rsidP="00740545">
      <w:pPr>
        <w:pStyle w:val="Heading4"/>
        <w:spacing w:before="120"/>
        <w:rPr>
          <w:ins w:id="14393" w:author="Summer 2023 updates" w:date="2024-07-31T13:42:00Z"/>
          <w:rFonts w:ascii="Garamond" w:hAnsi="Garamond"/>
          <w:color w:val="000000" w:themeColor="text1"/>
        </w:rPr>
      </w:pPr>
      <w:bookmarkStart w:id="14394" w:name="_Toc141355782"/>
      <w:bookmarkStart w:id="14395" w:name="_Toc139986482"/>
      <w:bookmarkStart w:id="14396" w:name="_Toc110005263"/>
      <w:r w:rsidRPr="00424939">
        <w:rPr>
          <w:rFonts w:ascii="Garamond" w:hAnsi="Garamond"/>
          <w:color w:val="000000" w:themeColor="text1"/>
        </w:rPr>
        <w:t>—Physical Education</w:t>
      </w:r>
      <w:bookmarkEnd w:id="14394"/>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bookmarkEnd w:id="14395"/>
      <w:del w:id="14397" w:author="Summer 2023 updates" w:date="2024-07-31T13:42:00Z">
        <w:r w:rsidRPr="00424939">
          <w:rPr>
            <w:rFonts w:ascii="Garamond" w:hAnsi="Garamond"/>
            <w:color w:val="000000" w:themeColor="text1"/>
          </w:rPr>
          <w:delText xml:space="preserve"> (</w:delText>
        </w:r>
      </w:del>
    </w:p>
    <w:p w14:paraId="76DE88CF" w14:textId="3904F449" w:rsidR="00F213C1" w:rsidRPr="00F213C1" w:rsidRDefault="00F213C1" w:rsidP="00F213C1">
      <w:pPr>
        <w:rPr>
          <w:rPrChange w:id="14398" w:author="Summer 2023 updates" w:date="2024-07-31T13:42:00Z">
            <w:rPr>
              <w:rFonts w:ascii="Garamond" w:hAnsi="Garamond"/>
              <w:color w:val="000000" w:themeColor="text1"/>
            </w:rPr>
          </w:rPrChange>
        </w:rPr>
        <w:pPrChange w:id="14399" w:author="Summer 2023 updates" w:date="2024-07-31T13:42:00Z">
          <w:pPr>
            <w:pStyle w:val="Heading4"/>
            <w:spacing w:before="0"/>
          </w:pPr>
        </w:pPrChange>
      </w:pPr>
      <w:r>
        <w:rPr>
          <w:rPrChange w:id="14400" w:author="Summer 2023 updates" w:date="2024-07-31T13:42:00Z">
            <w:rPr>
              <w:rFonts w:ascii="Garamond" w:hAnsi="Garamond"/>
              <w:color w:val="000000" w:themeColor="text1"/>
            </w:rPr>
          </w:rPrChange>
        </w:rPr>
        <w:t>See Kinesiology</w:t>
      </w:r>
      <w:ins w:id="14401" w:author="Summer 2023 updates" w:date="2024-07-31T13:42:00Z">
        <w:r>
          <w:t>,</w:t>
        </w:r>
      </w:ins>
      <w:r>
        <w:rPr>
          <w:rPrChange w:id="14402" w:author="Summer 2023 updates" w:date="2024-07-31T13:42:00Z">
            <w:rPr>
              <w:rFonts w:ascii="Garamond" w:hAnsi="Garamond"/>
              <w:color w:val="000000" w:themeColor="text1"/>
            </w:rPr>
          </w:rPrChange>
        </w:rPr>
        <w:t xml:space="preserve"> p.</w:t>
      </w:r>
      <w:r w:rsidRPr="003B4409">
        <w:rPr>
          <w:color w:val="000000" w:themeColor="text1"/>
        </w:rPr>
        <w:t xml:space="preserve"> </w:t>
      </w:r>
      <w:r w:rsidRPr="003B4409">
        <w:rPr>
          <w:color w:val="000000" w:themeColor="text1"/>
        </w:rPr>
        <w:fldChar w:fldCharType="begin"/>
      </w:r>
      <w:r>
        <w:rPr>
          <w:color w:val="000000" w:themeColor="text1"/>
        </w:rPr>
        <w:instrText xml:space="preserve"> PAGEREF _Ref14938022 \h </w:instrText>
      </w:r>
      <w:r>
        <w:rPr>
          <w:color w:val="000000" w:themeColor="text1"/>
        </w:rPr>
      </w:r>
      <w:r w:rsidRPr="003B4409">
        <w:rPr>
          <w:color w:val="000000" w:themeColor="text1"/>
        </w:rPr>
        <w:fldChar w:fldCharType="separate"/>
      </w:r>
      <w:r w:rsidR="00A74DA0">
        <w:rPr>
          <w:noProof/>
          <w:color w:val="000000" w:themeColor="text1"/>
        </w:rPr>
        <w:t>154</w:t>
      </w:r>
      <w:r w:rsidRPr="003B4409">
        <w:rPr>
          <w:color w:val="000000" w:themeColor="text1"/>
        </w:rPr>
        <w:fldChar w:fldCharType="end"/>
      </w:r>
      <w:del w:id="14403" w:author="Summer 2023 updates" w:date="2024-07-31T13:42:00Z">
        <w:r w:rsidR="00B8454E" w:rsidRPr="00424939">
          <w:rPr>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Kinesiology</w:delInstrText>
        </w:r>
        <w:r w:rsidR="00B8454E" w:rsidRPr="00424939">
          <w:rPr>
            <w:color w:val="000000" w:themeColor="text1"/>
          </w:rPr>
          <w:delInstrText xml:space="preserve">" </w:delInstrText>
        </w:r>
        <w:r w:rsidR="00B8454E" w:rsidRPr="00424939">
          <w:rPr>
            <w:color w:val="000000" w:themeColor="text1"/>
          </w:rPr>
          <w:fldChar w:fldCharType="end"/>
        </w:r>
        <w:r w:rsidR="009D17C7" w:rsidRPr="00424939">
          <w:rPr>
            <w:color w:val="000000" w:themeColor="text1"/>
          </w:rPr>
          <w:delText>)</w:delText>
        </w:r>
      </w:del>
      <w:bookmarkEnd w:id="14396"/>
    </w:p>
    <w:p w14:paraId="0E1C716F" w14:textId="77777777" w:rsidR="00B733D7" w:rsidRPr="00B733D7" w:rsidRDefault="00B733D7" w:rsidP="00B733D7">
      <w:pPr>
        <w:spacing w:after="0"/>
        <w:rPr>
          <w:del w:id="14404" w:author="Summer 2023 updates" w:date="2024-07-31T13:42:00Z"/>
        </w:rPr>
      </w:pPr>
    </w:p>
    <w:p w14:paraId="2B812A02" w14:textId="7F930E40" w:rsidR="009D17C7" w:rsidRDefault="009D17C7" w:rsidP="00F213C1">
      <w:pPr>
        <w:rPr>
          <w:color w:val="000000" w:themeColor="text1"/>
        </w:rPr>
        <w:pPrChange w:id="14405" w:author="Summer 2023 updates" w:date="2024-07-31T13:42:00Z">
          <w:pPr>
            <w:spacing w:after="0"/>
          </w:pPr>
        </w:pPrChange>
      </w:pPr>
    </w:p>
    <w:p w14:paraId="6D2E690B" w14:textId="32943261" w:rsidR="005475A9" w:rsidRPr="00424939" w:rsidRDefault="009D17C7" w:rsidP="00740545">
      <w:pPr>
        <w:pStyle w:val="Heading4"/>
        <w:spacing w:before="120"/>
        <w:rPr>
          <w:rFonts w:ascii="Garamond" w:hAnsi="Garamond"/>
          <w:color w:val="000000" w:themeColor="text1"/>
        </w:rPr>
        <w:pPrChange w:id="14406" w:author="Summer 2023 updates" w:date="2024-07-31T13:42:00Z">
          <w:pPr>
            <w:pStyle w:val="Heading4"/>
            <w:spacing w:before="0"/>
          </w:pPr>
        </w:pPrChange>
      </w:pPr>
      <w:bookmarkStart w:id="14407" w:name="_Toc141355783"/>
      <w:bookmarkStart w:id="14408" w:name="_Toc110005264"/>
      <w:r w:rsidRPr="00424939">
        <w:rPr>
          <w:rFonts w:ascii="Garamond" w:hAnsi="Garamond"/>
          <w:color w:val="000000" w:themeColor="text1"/>
        </w:rPr>
        <w:t>—Physics</w:t>
      </w:r>
      <w:bookmarkEnd w:id="14407"/>
      <w:bookmarkEnd w:id="1440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Physics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880B53F" w14:textId="48017B9D" w:rsidR="005475A9" w:rsidRPr="00424939" w:rsidRDefault="009F25D8" w:rsidP="00DB5E9E">
      <w:pPr>
        <w:spacing w:after="0"/>
        <w:rPr>
          <w:rFonts w:cs="Times New Roman"/>
          <w:color w:val="000000" w:themeColor="text1"/>
        </w:rPr>
      </w:pPr>
      <w:r w:rsidRPr="00424939">
        <w:rPr>
          <w:rFonts w:cs="Times New Roman"/>
          <w:color w:val="000000" w:themeColor="text1"/>
        </w:rPr>
        <w:t>Affatigato</w:t>
      </w:r>
      <w:r w:rsidR="00377D8B">
        <w:rPr>
          <w:rFonts w:cs="Times New Roman"/>
          <w:color w:val="000000" w:themeColor="text1"/>
        </w:rPr>
        <w:t xml:space="preserve"> </w:t>
      </w:r>
      <w:r w:rsidRPr="00424939">
        <w:rPr>
          <w:rFonts w:cs="Times New Roman"/>
          <w:color w:val="000000" w:themeColor="text1"/>
        </w:rPr>
        <w:t>(Chair),</w:t>
      </w:r>
      <w:r w:rsidR="005475A9" w:rsidRPr="00424939">
        <w:rPr>
          <w:rFonts w:cs="Times New Roman"/>
          <w:color w:val="000000" w:themeColor="text1"/>
        </w:rPr>
        <w:t xml:space="preserve"> </w:t>
      </w:r>
      <w:r w:rsidR="00FE03C4" w:rsidRPr="00424939">
        <w:rPr>
          <w:rFonts w:cs="Times New Roman"/>
          <w:color w:val="000000" w:themeColor="text1"/>
        </w:rPr>
        <w:t>Akgun</w:t>
      </w:r>
      <w:r w:rsidRPr="00424939">
        <w:rPr>
          <w:rFonts w:cs="Times New Roman"/>
          <w:color w:val="000000" w:themeColor="text1"/>
        </w:rPr>
        <w:t>,</w:t>
      </w:r>
      <w:r w:rsidR="006E33A7">
        <w:rPr>
          <w:rFonts w:cs="Times New Roman"/>
          <w:color w:val="000000" w:themeColor="text1"/>
        </w:rPr>
        <w:t xml:space="preserve"> Baehr,</w:t>
      </w:r>
      <w:r w:rsidR="00FE03C4" w:rsidRPr="00424939">
        <w:rPr>
          <w:rFonts w:cs="Times New Roman"/>
          <w:color w:val="000000" w:themeColor="text1"/>
        </w:rPr>
        <w:t xml:space="preserve"> </w:t>
      </w:r>
      <w:r w:rsidR="00004018" w:rsidRPr="00424939">
        <w:rPr>
          <w:rFonts w:cs="Times New Roman"/>
          <w:color w:val="000000" w:themeColor="text1"/>
        </w:rPr>
        <w:t xml:space="preserve">Bragatto, </w:t>
      </w:r>
      <w:r w:rsidR="002A5785" w:rsidRPr="00424939">
        <w:rPr>
          <w:rFonts w:cs="Times New Roman"/>
          <w:color w:val="000000" w:themeColor="text1"/>
        </w:rPr>
        <w:t xml:space="preserve">Duru, </w:t>
      </w:r>
      <w:r w:rsidR="00604AB6" w:rsidRPr="00424939">
        <w:rPr>
          <w:rFonts w:cs="Times New Roman"/>
          <w:color w:val="000000" w:themeColor="text1"/>
        </w:rPr>
        <w:t>Feller</w:t>
      </w:r>
      <w:r w:rsidR="006E33A7">
        <w:rPr>
          <w:rFonts w:cs="Times New Roman"/>
          <w:color w:val="000000" w:themeColor="text1"/>
        </w:rPr>
        <w:t>, Wet</w:t>
      </w:r>
      <w:r w:rsidR="00444602">
        <w:rPr>
          <w:rFonts w:cs="Times New Roman"/>
          <w:color w:val="000000" w:themeColor="text1"/>
        </w:rPr>
        <w:t>z</w:t>
      </w:r>
      <w:r w:rsidR="006E33A7">
        <w:rPr>
          <w:rFonts w:cs="Times New Roman"/>
          <w:color w:val="000000" w:themeColor="text1"/>
        </w:rPr>
        <w:t>el</w:t>
      </w:r>
    </w:p>
    <w:p w14:paraId="6CB5FB3D" w14:textId="77777777" w:rsidR="005475A9" w:rsidRPr="00424939" w:rsidRDefault="005475A9" w:rsidP="00DA570C">
      <w:pPr>
        <w:rPr>
          <w:rFonts w:cs="Times New Roman"/>
          <w:color w:val="000000" w:themeColor="text1"/>
        </w:rPr>
      </w:pPr>
      <w:r w:rsidRPr="00424939">
        <w:rPr>
          <w:rFonts w:cs="Times New Roman"/>
          <w:color w:val="000000" w:themeColor="text1"/>
        </w:rPr>
        <w:t xml:space="preserve">The physics department serves a variety of students with a balanced program, giving equal emphasis to the needs of the technically and the non-technically oriented. </w:t>
      </w:r>
    </w:p>
    <w:p w14:paraId="2773DCA4" w14:textId="225CCDA9" w:rsidR="00DA570C" w:rsidRPr="00424939" w:rsidRDefault="00DA570C" w:rsidP="00740545">
      <w:pPr>
        <w:spacing w:before="120" w:after="0"/>
        <w:rPr>
          <w:rFonts w:cs="Times New Roman"/>
          <w:b/>
          <w:color w:val="000000" w:themeColor="text1"/>
        </w:rPr>
        <w:pPrChange w:id="14409" w:author="Summer 2023 updates" w:date="2024-07-31T13:42:00Z">
          <w:pPr>
            <w:spacing w:after="0"/>
          </w:pPr>
        </w:pPrChange>
      </w:pPr>
      <w:r w:rsidRPr="00424939">
        <w:rPr>
          <w:rFonts w:cs="Times New Roman"/>
          <w:b/>
          <w:color w:val="000000" w:themeColor="text1"/>
        </w:rPr>
        <w:t>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22E43B99" w14:textId="41D390CB" w:rsidR="00DA570C" w:rsidRPr="00424939" w:rsidRDefault="0002529F" w:rsidP="00DA570C">
      <w:pPr>
        <w:spacing w:after="0"/>
        <w:rPr>
          <w:rFonts w:cs="Times New Roman"/>
          <w:bCs/>
          <w:color w:val="000000" w:themeColor="text1"/>
        </w:rPr>
      </w:pPr>
      <w:r w:rsidRPr="00424939">
        <w:rPr>
          <w:rFonts w:cs="Times New Roman"/>
          <w:bCs/>
          <w:color w:val="000000" w:themeColor="text1"/>
        </w:rPr>
        <w:t>A major in physics requires a minimum cumulative 2.0 GPA in all courses counted toward the major.</w:t>
      </w:r>
    </w:p>
    <w:p w14:paraId="28CF2304" w14:textId="3A68300A" w:rsidR="00DA570C" w:rsidRPr="00424939" w:rsidRDefault="00DA570C"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185</w:t>
      </w:r>
      <w:r w:rsidR="00B02FE4" w:rsidRPr="00424939">
        <w:rPr>
          <w:rFonts w:cs="Times New Roman"/>
          <w:color w:val="000000" w:themeColor="text1"/>
        </w:rPr>
        <w:t>/ -</w:t>
      </w:r>
      <w:r w:rsidR="00475986" w:rsidRPr="00424939">
        <w:rPr>
          <w:rFonts w:cs="Times New Roman"/>
          <w:color w:val="000000" w:themeColor="text1"/>
        </w:rPr>
        <w:t>185L</w:t>
      </w:r>
      <w:r w:rsidRPr="00424939">
        <w:rPr>
          <w:rFonts w:cs="Times New Roman"/>
          <w:color w:val="000000" w:themeColor="text1"/>
        </w:rPr>
        <w:t xml:space="preserve">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745A97" w:rsidRPr="00424939">
        <w:rPr>
          <w:rFonts w:cs="Times New Roman"/>
          <w:color w:val="000000" w:themeColor="text1"/>
        </w:rPr>
        <w:t xml:space="preserve"> &amp; Laboratory</w:t>
      </w:r>
    </w:p>
    <w:p w14:paraId="2D7F2067" w14:textId="3AD77FE1" w:rsidR="00DA570C" w:rsidRPr="00424939" w:rsidRDefault="00DA570C"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195</w:t>
      </w:r>
      <w:r w:rsidR="00B02FE4" w:rsidRPr="00424939">
        <w:rPr>
          <w:rFonts w:cs="Times New Roman"/>
          <w:color w:val="000000" w:themeColor="text1"/>
        </w:rPr>
        <w:t>/ -</w:t>
      </w:r>
      <w:r w:rsidR="00475986" w:rsidRPr="00424939">
        <w:rPr>
          <w:rFonts w:cs="Times New Roman"/>
          <w:color w:val="000000" w:themeColor="text1"/>
        </w:rPr>
        <w:t>195L</w:t>
      </w:r>
      <w:r w:rsidRPr="00424939">
        <w:rPr>
          <w:rFonts w:cs="Times New Roman"/>
          <w:color w:val="000000" w:themeColor="text1"/>
        </w:rPr>
        <w:t xml:space="preserve"> General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II</w:t>
      </w:r>
      <w:r w:rsidR="00745A97" w:rsidRPr="00424939">
        <w:rPr>
          <w:rFonts w:cs="Times New Roman"/>
          <w:color w:val="000000" w:themeColor="text1"/>
        </w:rPr>
        <w:t xml:space="preserve"> &amp; Laboratory</w:t>
      </w:r>
      <w:r w:rsidRPr="00424939">
        <w:rPr>
          <w:rFonts w:cs="Times New Roman"/>
          <w:color w:val="000000" w:themeColor="text1"/>
        </w:rPr>
        <w:t xml:space="preserve"> </w:t>
      </w:r>
    </w:p>
    <w:p w14:paraId="7851BA92" w14:textId="2EAE1726" w:rsidR="0002529F" w:rsidRPr="00424939" w:rsidRDefault="0002529F"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bCs/>
          <w:color w:val="000000" w:themeColor="text1"/>
        </w:rPr>
        <w:t>PHY-231 Mathematical Methods for Physicists</w:t>
      </w:r>
    </w:p>
    <w:p w14:paraId="010AE1FE" w14:textId="4EDB2EBF" w:rsidR="00DA570C" w:rsidRPr="00424939" w:rsidRDefault="00DA570C"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PHY-235</w:t>
      </w:r>
      <w:r w:rsidR="00B02FE4" w:rsidRPr="00424939">
        <w:rPr>
          <w:rFonts w:cs="Times New Roman"/>
          <w:color w:val="000000" w:themeColor="text1"/>
        </w:rPr>
        <w:t>/ -</w:t>
      </w:r>
      <w:r w:rsidRPr="00424939">
        <w:rPr>
          <w:rFonts w:cs="Times New Roman"/>
          <w:color w:val="000000" w:themeColor="text1"/>
        </w:rPr>
        <w:t>23</w:t>
      </w:r>
      <w:r w:rsidR="00205663" w:rsidRPr="00424939">
        <w:rPr>
          <w:rFonts w:cs="Times New Roman"/>
          <w:color w:val="000000" w:themeColor="text1"/>
        </w:rPr>
        <w:t>5L</w:t>
      </w:r>
      <w:r w:rsidRPr="00424939">
        <w:rPr>
          <w:rFonts w:cs="Times New Roman"/>
          <w:color w:val="000000" w:themeColor="text1"/>
        </w:rPr>
        <w:t xml:space="preserve"> Modern Physics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2C6067" w:rsidRPr="00424939">
        <w:rPr>
          <w:rFonts w:cs="Times New Roman"/>
          <w:color w:val="000000" w:themeColor="text1"/>
        </w:rPr>
        <w:t>&amp; Laboratory</w:t>
      </w:r>
      <w:r w:rsidR="004833CF">
        <w:rPr>
          <w:rFonts w:cs="Times New Roman"/>
          <w:color w:val="000000" w:themeColor="text1"/>
        </w:rPr>
        <w:t xml:space="preserve"> (WE)</w:t>
      </w:r>
    </w:p>
    <w:p w14:paraId="198C8732" w14:textId="12F58131" w:rsidR="00DA570C" w:rsidRPr="00424939" w:rsidRDefault="00DA570C"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PHY-</w:t>
      </w:r>
      <w:r w:rsidR="00475986" w:rsidRPr="00424939">
        <w:rPr>
          <w:rFonts w:cs="Times New Roman"/>
          <w:color w:val="000000" w:themeColor="text1"/>
        </w:rPr>
        <w:t>265</w:t>
      </w:r>
      <w:r w:rsidRPr="00424939">
        <w:rPr>
          <w:rFonts w:cs="Times New Roman"/>
          <w:color w:val="000000" w:themeColor="text1"/>
        </w:rPr>
        <w:t xml:space="preserve"> Electromagnetism </w:t>
      </w:r>
    </w:p>
    <w:p w14:paraId="0596FAE1" w14:textId="77777777" w:rsidR="003A6CB3" w:rsidRPr="00424939" w:rsidRDefault="003A6CB3"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u w:val="single"/>
        </w:rPr>
        <w:t>Two of the following courses:</w:t>
      </w:r>
    </w:p>
    <w:p w14:paraId="6057263F" w14:textId="77777777" w:rsidR="002D1697" w:rsidRPr="00424939" w:rsidRDefault="00690492"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PHY-275 Classical Mechanics</w:t>
      </w:r>
    </w:p>
    <w:p w14:paraId="25597B98" w14:textId="77777777" w:rsidR="002D1697"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PHY-315 Thermodynamics and Statistical Mechanics</w:t>
      </w:r>
    </w:p>
    <w:p w14:paraId="6B7D7A09" w14:textId="77777777" w:rsidR="002D1697"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PHY-335 Quantum Physics</w:t>
      </w:r>
    </w:p>
    <w:p w14:paraId="3F2B4C4D" w14:textId="70897FD1" w:rsidR="00DA570C" w:rsidRPr="00424939" w:rsidRDefault="002D1697" w:rsidP="003A6CB3">
      <w:pPr>
        <w:widowControl w:val="0"/>
        <w:tabs>
          <w:tab w:val="left" w:pos="360"/>
        </w:tabs>
        <w:adjustRightInd w:val="0"/>
        <w:spacing w:after="0" w:line="228" w:lineRule="auto"/>
        <w:ind w:left="720"/>
        <w:textAlignment w:val="baseline"/>
        <w:rPr>
          <w:rFonts w:cs="Times New Roman"/>
          <w:color w:val="000000" w:themeColor="text1"/>
        </w:rPr>
      </w:pPr>
      <w:r w:rsidRPr="00424939">
        <w:rPr>
          <w:rFonts w:cs="Times New Roman"/>
          <w:color w:val="000000" w:themeColor="text1"/>
        </w:rPr>
        <w:t>PHY-425 Solid State Physics</w:t>
      </w:r>
      <w:r w:rsidR="00DA570C" w:rsidRPr="00424939">
        <w:rPr>
          <w:rFonts w:cs="Times New Roman"/>
          <w:color w:val="000000" w:themeColor="text1"/>
        </w:rPr>
        <w:t xml:space="preserve"> </w:t>
      </w:r>
    </w:p>
    <w:p w14:paraId="5EABA910" w14:textId="75FB1CDF" w:rsidR="002D1697" w:rsidRPr="00424939" w:rsidRDefault="002D1697"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u w:val="single"/>
        </w:rPr>
      </w:pPr>
      <w:r w:rsidRPr="00424939">
        <w:rPr>
          <w:rFonts w:cs="Times New Roman"/>
          <w:color w:val="000000" w:themeColor="text1"/>
          <w:u w:val="single"/>
        </w:rPr>
        <w:t xml:space="preserve">Four additional physics courses, all of which must be numbered 150 </w:t>
      </w:r>
      <w:r w:rsidR="00F7713B" w:rsidRPr="00424939">
        <w:rPr>
          <w:rFonts w:cs="Times New Roman"/>
          <w:color w:val="000000" w:themeColor="text1"/>
          <w:u w:val="single"/>
        </w:rPr>
        <w:t>or</w:t>
      </w:r>
      <w:r w:rsidR="00ED0E12" w:rsidRPr="00424939">
        <w:rPr>
          <w:rFonts w:cs="Times New Roman"/>
          <w:color w:val="000000" w:themeColor="text1"/>
          <w:u w:val="single"/>
        </w:rPr>
        <w:t xml:space="preserve"> </w:t>
      </w:r>
      <w:r w:rsidRPr="00424939">
        <w:rPr>
          <w:rFonts w:cs="Times New Roman"/>
          <w:color w:val="000000" w:themeColor="text1"/>
          <w:u w:val="single"/>
        </w:rPr>
        <w:t xml:space="preserve">above. </w:t>
      </w:r>
    </w:p>
    <w:p w14:paraId="65F2F859" w14:textId="77777777" w:rsidR="00ED0E12" w:rsidRPr="00424939" w:rsidRDefault="00DA570C" w:rsidP="00E500FB">
      <w:pPr>
        <w:widowControl w:val="0"/>
        <w:numPr>
          <w:ilvl w:val="0"/>
          <w:numId w:val="63"/>
        </w:numPr>
        <w:tabs>
          <w:tab w:val="clear" w:pos="720"/>
          <w:tab w:val="left" w:pos="360"/>
        </w:tabs>
        <w:adjustRightInd w:val="0"/>
        <w:spacing w:after="0" w:line="228" w:lineRule="auto"/>
        <w:ind w:left="360"/>
        <w:textAlignment w:val="baseline"/>
        <w:rPr>
          <w:rFonts w:cs="Times New Roman"/>
          <w:color w:val="000000" w:themeColor="text1"/>
        </w:rPr>
      </w:pPr>
      <w:r w:rsidRPr="00424939">
        <w:rPr>
          <w:rFonts w:cs="Times New Roman"/>
          <w:color w:val="000000" w:themeColor="text1"/>
        </w:rPr>
        <w:t>C</w:t>
      </w:r>
      <w:r w:rsidR="00ED0E12" w:rsidRPr="00424939">
        <w:rPr>
          <w:rFonts w:cs="Times New Roman"/>
          <w:color w:val="000000" w:themeColor="text1"/>
        </w:rPr>
        <w:t>omprehensive evaluation</w:t>
      </w:r>
    </w:p>
    <w:p w14:paraId="3AB326DE" w14:textId="2FE8ECE3" w:rsidR="00A75B9B" w:rsidRPr="00424939" w:rsidRDefault="00DA570C" w:rsidP="00B47DF6">
      <w:pPr>
        <w:widowControl w:val="0"/>
        <w:tabs>
          <w:tab w:val="left" w:pos="360"/>
        </w:tabs>
        <w:adjustRightInd w:val="0"/>
        <w:spacing w:after="0" w:line="228" w:lineRule="auto"/>
        <w:textAlignment w:val="baseline"/>
        <w:rPr>
          <w:rFonts w:cs="Times New Roman"/>
          <w:color w:val="000000" w:themeColor="text1"/>
        </w:rPr>
      </w:pPr>
      <w:r w:rsidRPr="00424939">
        <w:rPr>
          <w:rFonts w:cs="Times New Roman"/>
          <w:color w:val="000000" w:themeColor="text1"/>
        </w:rPr>
        <w:t>S</w:t>
      </w:r>
      <w:r w:rsidR="00ED0E12" w:rsidRPr="00424939">
        <w:rPr>
          <w:rFonts w:cs="Times New Roman"/>
          <w:color w:val="000000" w:themeColor="text1"/>
        </w:rPr>
        <w:t xml:space="preserve">atisfactory </w:t>
      </w:r>
      <w:r w:rsidR="00A75B9B" w:rsidRPr="00424939">
        <w:rPr>
          <w:rFonts w:cs="Times New Roman"/>
          <w:color w:val="000000" w:themeColor="text1"/>
        </w:rPr>
        <w:t xml:space="preserve">completion </w:t>
      </w:r>
      <w:r w:rsidR="00B47DF6" w:rsidRPr="00424939">
        <w:rPr>
          <w:rFonts w:cs="Times New Roman"/>
          <w:color w:val="000000" w:themeColor="text1"/>
        </w:rPr>
        <w:t>of written and oral examinations</w:t>
      </w:r>
    </w:p>
    <w:p w14:paraId="15D49609" w14:textId="04DEEE31" w:rsidR="00B47DF6" w:rsidRPr="00424939" w:rsidRDefault="00B47DF6" w:rsidP="00B47DF6">
      <w:pPr>
        <w:widowControl w:val="0"/>
        <w:tabs>
          <w:tab w:val="left" w:pos="360"/>
        </w:tabs>
        <w:adjustRightInd w:val="0"/>
        <w:spacing w:after="0" w:line="228" w:lineRule="auto"/>
        <w:textAlignment w:val="baseline"/>
        <w:rPr>
          <w:rFonts w:cs="Times New Roman"/>
          <w:color w:val="000000" w:themeColor="text1"/>
        </w:rPr>
      </w:pPr>
    </w:p>
    <w:p w14:paraId="5FAFF371" w14:textId="110BB9EE" w:rsidR="00B47DF6" w:rsidRPr="00424939" w:rsidRDefault="00B47DF6" w:rsidP="00740545">
      <w:pPr>
        <w:pStyle w:val="NormalWeb"/>
        <w:spacing w:before="120" w:beforeAutospacing="0" w:after="0" w:afterAutospacing="0" w:line="240" w:lineRule="auto"/>
        <w:rPr>
          <w:rFonts w:ascii="Garamond" w:hAnsi="Garamond"/>
          <w:color w:val="000000" w:themeColor="text1"/>
          <w:sz w:val="22"/>
          <w:szCs w:val="22"/>
        </w:rPr>
        <w:pPrChange w:id="14410" w:author="Summer 2023 updates" w:date="2024-07-31T13:42:00Z">
          <w:pPr>
            <w:pStyle w:val="NormalWeb"/>
            <w:spacing w:before="0" w:beforeAutospacing="0" w:after="0" w:afterAutospacing="0" w:line="240" w:lineRule="auto"/>
          </w:pPr>
        </w:pPrChange>
      </w:pPr>
      <w:r w:rsidRPr="00424939">
        <w:rPr>
          <w:rFonts w:ascii="Garamond" w:hAnsi="Garamond"/>
          <w:b/>
          <w:bCs/>
          <w:i/>
          <w:iCs/>
          <w:color w:val="000000" w:themeColor="text1"/>
          <w:sz w:val="22"/>
          <w:szCs w:val="22"/>
        </w:rPr>
        <w:t>Recommended:</w:t>
      </w:r>
    </w:p>
    <w:p w14:paraId="681B90B2" w14:textId="30A183CE" w:rsidR="00F7713B" w:rsidRPr="00424939" w:rsidRDefault="00F7713B" w:rsidP="00F7713B">
      <w:pPr>
        <w:pStyle w:val="NormalWeb"/>
        <w:spacing w:before="0" w:beforeAutospacing="0" w:after="0" w:afterAutospacing="0" w:line="240" w:lineRule="auto"/>
        <w:ind w:firstLine="720"/>
        <w:rPr>
          <w:rFonts w:ascii="Garamond" w:hAnsi="Garamond"/>
          <w:bCs/>
          <w:color w:val="000000" w:themeColor="text1"/>
          <w:sz w:val="22"/>
          <w:szCs w:val="22"/>
        </w:rPr>
      </w:pPr>
      <w:r w:rsidRPr="00424939">
        <w:rPr>
          <w:rFonts w:ascii="Garamond" w:hAnsi="Garamond"/>
          <w:bCs/>
          <w:color w:val="000000" w:themeColor="text1"/>
          <w:sz w:val="22"/>
          <w:szCs w:val="22"/>
        </w:rPr>
        <w:t xml:space="preserve">CS-125 </w:t>
      </w:r>
      <w:r w:rsidR="00A96FB7">
        <w:rPr>
          <w:rFonts w:ascii="Garamond" w:hAnsi="Garamond"/>
          <w:bCs/>
          <w:color w:val="000000" w:themeColor="text1"/>
          <w:sz w:val="22"/>
          <w:szCs w:val="22"/>
        </w:rPr>
        <w:t>Introduction to Programming</w:t>
      </w:r>
      <w:r w:rsidR="00B47DF6" w:rsidRPr="00424939">
        <w:rPr>
          <w:rFonts w:ascii="Garamond" w:hAnsi="Garamond"/>
          <w:bCs/>
          <w:color w:val="000000" w:themeColor="text1"/>
          <w:sz w:val="22"/>
          <w:szCs w:val="22"/>
        </w:rPr>
        <w:t xml:space="preserve"> </w:t>
      </w:r>
    </w:p>
    <w:p w14:paraId="7C1B210C" w14:textId="0B521C7D" w:rsidR="00B47DF6" w:rsidRPr="00424939" w:rsidRDefault="00B47DF6" w:rsidP="00F7713B">
      <w:pPr>
        <w:pStyle w:val="NormalWeb"/>
        <w:spacing w:before="0" w:beforeAutospacing="0" w:after="0" w:afterAutospacing="0" w:line="240" w:lineRule="auto"/>
        <w:ind w:firstLine="720"/>
        <w:rPr>
          <w:rFonts w:ascii="Garamond" w:hAnsi="Garamond"/>
          <w:color w:val="000000" w:themeColor="text1"/>
          <w:sz w:val="22"/>
          <w:szCs w:val="22"/>
        </w:rPr>
      </w:pPr>
      <w:r w:rsidRPr="00424939">
        <w:rPr>
          <w:rFonts w:ascii="Garamond" w:hAnsi="Garamond"/>
          <w:bCs/>
          <w:color w:val="000000" w:themeColor="text1"/>
          <w:sz w:val="22"/>
          <w:szCs w:val="22"/>
        </w:rPr>
        <w:t>CHM-121/-121L General Chemistry I and Laboratory</w:t>
      </w:r>
    </w:p>
    <w:p w14:paraId="35E813ED" w14:textId="77777777" w:rsidR="00B47DF6" w:rsidRPr="00424939" w:rsidRDefault="00B47DF6" w:rsidP="00707F85">
      <w:pPr>
        <w:spacing w:after="0"/>
        <w:rPr>
          <w:rFonts w:cs="Times New Roman"/>
          <w:color w:val="000000" w:themeColor="text1"/>
        </w:rPr>
      </w:pPr>
    </w:p>
    <w:p w14:paraId="2351495C" w14:textId="77777777" w:rsidR="00B47DF6" w:rsidRPr="00424939" w:rsidRDefault="00B47DF6" w:rsidP="00C87E96">
      <w:pPr>
        <w:pStyle w:val="NormalWeb"/>
        <w:spacing w:before="120" w:beforeAutospacing="0" w:after="0" w:afterAutospacing="0" w:line="240" w:lineRule="auto"/>
        <w:rPr>
          <w:rFonts w:ascii="Garamond" w:hAnsi="Garamond"/>
          <w:color w:val="000000" w:themeColor="text1"/>
          <w:sz w:val="22"/>
          <w:szCs w:val="22"/>
        </w:rPr>
        <w:pPrChange w:id="14411" w:author="Summer 2023 updates" w:date="2024-07-31T13:42:00Z">
          <w:pPr>
            <w:pStyle w:val="NormalWeb"/>
            <w:spacing w:before="0" w:beforeAutospacing="0" w:after="0" w:afterAutospacing="0" w:line="240" w:lineRule="auto"/>
          </w:pPr>
        </w:pPrChange>
      </w:pPr>
      <w:r w:rsidRPr="00424939">
        <w:rPr>
          <w:rFonts w:ascii="Garamond" w:hAnsi="Garamond"/>
          <w:b/>
          <w:bCs/>
          <w:color w:val="000000" w:themeColor="text1"/>
          <w:sz w:val="22"/>
          <w:szCs w:val="22"/>
        </w:rPr>
        <w:t>Physics Minor</w:t>
      </w:r>
    </w:p>
    <w:p w14:paraId="47709142" w14:textId="79C3AE85" w:rsidR="0004251A" w:rsidRPr="00424939" w:rsidRDefault="0004251A" w:rsidP="0004251A">
      <w:pPr>
        <w:spacing w:after="40"/>
        <w:rPr>
          <w:rFonts w:cs="Times New Roman"/>
          <w:color w:val="000000" w:themeColor="text1"/>
        </w:rPr>
      </w:pPr>
      <w:r w:rsidRPr="00424939">
        <w:rPr>
          <w:rFonts w:cs="Times New Roman"/>
          <w:color w:val="000000" w:themeColor="text1"/>
        </w:rPr>
        <w:t xml:space="preserve">A minor in </w:t>
      </w:r>
      <w:r w:rsidRPr="00424939">
        <w:rPr>
          <w:rFonts w:cs="Times New Roman"/>
          <w:color w:val="000000" w:themeColor="text1"/>
        </w:rPr>
        <w:fldChar w:fldCharType="begin"/>
      </w:r>
      <w:r w:rsidRPr="00424939">
        <w:rPr>
          <w:rFonts w:cs="Times New Roman"/>
          <w:color w:val="000000" w:themeColor="text1"/>
        </w:rPr>
        <w:instrText xml:space="preserve"> XE "</w:instrText>
      </w:r>
      <w:r w:rsidRPr="00424939">
        <w:rPr>
          <w:rFonts w:cs="Times New Roman"/>
          <w:b/>
          <w:smallCaps/>
          <w:color w:val="000000" w:themeColor="text1"/>
        </w:rPr>
        <w:instrText>Writing</w:instrText>
      </w:r>
      <w:r w:rsidRPr="00424939">
        <w:rPr>
          <w:rFonts w:cs="Times New Roman"/>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Physics requires a cumulative 2.0 GPA</w:t>
      </w:r>
      <w:r w:rsidRPr="00424939">
        <w:rPr>
          <w:rFonts w:cs="Times New Roman"/>
          <w:color w:val="000000" w:themeColor="text1"/>
        </w:rPr>
        <w:fldChar w:fldCharType="begin"/>
      </w:r>
      <w:r w:rsidRPr="00424939">
        <w:rPr>
          <w:rFonts w:cs="Times New Roman"/>
          <w:color w:val="000000" w:themeColor="text1"/>
        </w:rPr>
        <w:instrText xml:space="preserve"> XE "</w:instrText>
      </w:r>
      <w:r w:rsidRPr="00424939">
        <w:rPr>
          <w:rFonts w:cs="Times New Roman"/>
          <w:b/>
          <w:color w:val="000000" w:themeColor="text1"/>
        </w:rPr>
        <w:instrText>GPA</w:instrText>
      </w:r>
      <w:r w:rsidRPr="00424939">
        <w:rPr>
          <w:rFonts w:cs="Times New Roman"/>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59059040" w14:textId="1B53B1E3"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1. PHY-185/-185L General Physics I &amp; Laboratory </w:t>
      </w:r>
      <w:r w:rsidRPr="00424939">
        <w:rPr>
          <w:rFonts w:ascii="Garamond" w:hAnsi="Garamond"/>
          <w:bCs/>
          <w:color w:val="000000" w:themeColor="text1"/>
          <w:sz w:val="22"/>
          <w:szCs w:val="22"/>
        </w:rPr>
        <w:t xml:space="preserve">or </w:t>
      </w:r>
      <w:r w:rsidRPr="00424939">
        <w:rPr>
          <w:rFonts w:ascii="Garamond" w:hAnsi="Garamond"/>
          <w:color w:val="000000" w:themeColor="text1"/>
          <w:sz w:val="22"/>
          <w:szCs w:val="22"/>
        </w:rPr>
        <w:t xml:space="preserve">PHY-165/-165L Basic Physics I &amp; Laboratory </w:t>
      </w:r>
    </w:p>
    <w:p w14:paraId="457BD4E8"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2. PHY-195/-195L General Physics II &amp; Laboratory </w:t>
      </w:r>
      <w:r w:rsidRPr="00424939">
        <w:rPr>
          <w:rFonts w:ascii="Garamond" w:hAnsi="Garamond"/>
          <w:bCs/>
          <w:color w:val="000000" w:themeColor="text1"/>
          <w:sz w:val="22"/>
          <w:szCs w:val="22"/>
        </w:rPr>
        <w:t xml:space="preserve">or </w:t>
      </w:r>
      <w:r w:rsidRPr="00424939">
        <w:rPr>
          <w:rFonts w:ascii="Garamond" w:hAnsi="Garamond"/>
          <w:color w:val="000000" w:themeColor="text1"/>
          <w:sz w:val="22"/>
          <w:szCs w:val="22"/>
        </w:rPr>
        <w:t xml:space="preserve">PHY-175/-175L Basic Physics II &amp; Laboratory </w:t>
      </w:r>
    </w:p>
    <w:p w14:paraId="3AA3AEC9" w14:textId="4BC1E156"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3. PHY-235/-235L Modern Physics &amp; Laboratory</w:t>
      </w:r>
      <w:r w:rsidR="004833CF">
        <w:rPr>
          <w:rFonts w:ascii="Garamond" w:hAnsi="Garamond"/>
          <w:color w:val="000000" w:themeColor="text1"/>
          <w:sz w:val="22"/>
          <w:szCs w:val="22"/>
        </w:rPr>
        <w:t xml:space="preserve"> </w:t>
      </w:r>
      <w:r w:rsidR="004833CF">
        <w:rPr>
          <w:rFonts w:ascii="Garamond" w:hAnsi="Garamond"/>
          <w:color w:val="000000" w:themeColor="text1"/>
        </w:rPr>
        <w:t>(WE)</w:t>
      </w:r>
    </w:p>
    <w:p w14:paraId="34751B14"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4. PHY-265 Electromagnetism</w:t>
      </w:r>
    </w:p>
    <w:p w14:paraId="0B9CA1BD" w14:textId="77777777" w:rsidR="00B47DF6" w:rsidRPr="00424939" w:rsidRDefault="00B47DF6" w:rsidP="00707F85">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color w:val="000000" w:themeColor="text1"/>
          <w:sz w:val="22"/>
          <w:szCs w:val="22"/>
        </w:rPr>
        <w:t xml:space="preserve">6. </w:t>
      </w:r>
      <w:r w:rsidRPr="00424939">
        <w:rPr>
          <w:rFonts w:ascii="Garamond" w:hAnsi="Garamond"/>
          <w:bCs/>
          <w:color w:val="000000" w:themeColor="text1"/>
          <w:sz w:val="22"/>
          <w:szCs w:val="22"/>
        </w:rPr>
        <w:t xml:space="preserve">Two </w:t>
      </w:r>
      <w:r w:rsidRPr="00424939">
        <w:rPr>
          <w:rFonts w:ascii="Garamond" w:hAnsi="Garamond"/>
          <w:color w:val="000000" w:themeColor="text1"/>
          <w:sz w:val="22"/>
          <w:szCs w:val="22"/>
        </w:rPr>
        <w:t xml:space="preserve">additional physics course approved by the department, </w:t>
      </w:r>
      <w:r w:rsidRPr="00424939">
        <w:rPr>
          <w:rFonts w:ascii="Garamond" w:hAnsi="Garamond"/>
          <w:bCs/>
          <w:color w:val="000000" w:themeColor="text1"/>
          <w:sz w:val="22"/>
          <w:szCs w:val="22"/>
        </w:rPr>
        <w:t>both of which must be numbered 150 and above.</w:t>
      </w:r>
      <w:r w:rsidRPr="00424939">
        <w:rPr>
          <w:rFonts w:ascii="Garamond" w:hAnsi="Garamond"/>
          <w:color w:val="000000" w:themeColor="text1"/>
          <w:sz w:val="22"/>
          <w:szCs w:val="22"/>
        </w:rPr>
        <w:t xml:space="preserve"> </w:t>
      </w:r>
    </w:p>
    <w:p w14:paraId="7764724A" w14:textId="77777777" w:rsidR="00B47DF6" w:rsidRPr="00424939" w:rsidRDefault="00B47DF6" w:rsidP="00B47DF6">
      <w:pPr>
        <w:widowControl w:val="0"/>
        <w:tabs>
          <w:tab w:val="left" w:pos="360"/>
        </w:tabs>
        <w:adjustRightInd w:val="0"/>
        <w:spacing w:after="0" w:line="228" w:lineRule="auto"/>
        <w:textAlignment w:val="baseline"/>
        <w:rPr>
          <w:rFonts w:cs="Times New Roman"/>
          <w:color w:val="000000" w:themeColor="text1"/>
        </w:rPr>
      </w:pPr>
    </w:p>
    <w:p w14:paraId="032C6D0B" w14:textId="77777777" w:rsidR="005475A9" w:rsidRPr="00424939" w:rsidRDefault="005475A9" w:rsidP="00C87E96">
      <w:pPr>
        <w:spacing w:before="120" w:after="0"/>
        <w:rPr>
          <w:rFonts w:cs="Times New Roman"/>
          <w:b/>
          <w:smallCaps/>
          <w:color w:val="000000" w:themeColor="text1"/>
        </w:rPr>
        <w:pPrChange w:id="14412" w:author="Summer 2023 updates" w:date="2024-07-31T13:42:00Z">
          <w:pPr>
            <w:spacing w:after="0"/>
          </w:pPr>
        </w:pPrChange>
      </w:pPr>
      <w:r w:rsidRPr="00424939">
        <w:rPr>
          <w:rFonts w:cs="Times New Roman"/>
          <w:b/>
          <w:smallCaps/>
          <w:color w:val="000000" w:themeColor="text1"/>
        </w:rPr>
        <w:t xml:space="preserve">courses in physics </w:t>
      </w:r>
    </w:p>
    <w:p w14:paraId="7A526FFB" w14:textId="23730DA3" w:rsidR="001B1E1E" w:rsidRPr="00424939" w:rsidRDefault="001B1E1E" w:rsidP="001B1E1E">
      <w:pPr>
        <w:spacing w:after="0"/>
        <w:rPr>
          <w:ins w:id="14413" w:author="Summer 2023 updates" w:date="2024-07-31T13:42:00Z"/>
          <w:rFonts w:cs="Times New Roman"/>
          <w:b/>
          <w:color w:val="000000" w:themeColor="text1"/>
        </w:rPr>
      </w:pPr>
      <w:ins w:id="14414" w:author="Summer 2023 updates" w:date="2024-07-31T13:42:00Z">
        <w:r w:rsidRPr="00424939">
          <w:rPr>
            <w:rFonts w:cs="Times New Roman"/>
            <w:b/>
            <w:color w:val="000000" w:themeColor="text1"/>
          </w:rPr>
          <w:t>PHY-10</w:t>
        </w:r>
        <w:r>
          <w:rPr>
            <w:rFonts w:cs="Times New Roman"/>
            <w:b/>
            <w:color w:val="000000" w:themeColor="text1"/>
          </w:rPr>
          <w:t>4</w:t>
        </w:r>
        <w:r w:rsidRPr="00424939">
          <w:rPr>
            <w:rFonts w:cs="Times New Roman"/>
            <w:b/>
            <w:color w:val="000000" w:themeColor="text1"/>
          </w:rPr>
          <w:t xml:space="preserve"> </w:t>
        </w:r>
        <w:r>
          <w:rPr>
            <w:rFonts w:cs="Times New Roman"/>
            <w:b/>
            <w:color w:val="000000" w:themeColor="text1"/>
          </w:rPr>
          <w:t>From the Big Bang to the First Humans</w:t>
        </w:r>
      </w:ins>
    </w:p>
    <w:p w14:paraId="479EDB55" w14:textId="1610C000" w:rsidR="001B1E1E" w:rsidRPr="00424939" w:rsidRDefault="001B1E1E" w:rsidP="001B1E1E">
      <w:pPr>
        <w:rPr>
          <w:ins w:id="14415" w:author="Summer 2023 updates" w:date="2024-07-31T13:42:00Z"/>
        </w:rPr>
      </w:pPr>
      <w:ins w:id="14416" w:author="Summer 2023 updates" w:date="2024-07-31T13:42:00Z">
        <w:r w:rsidRPr="001B1E1E">
          <w:t>Studies the history of evolving Universe starting with the Big Bang all the way to the first humans on the Earth. The conditions in the first moments of the Universe, formation of matter and forces, formation of galaxies, stars and planets, emergence of life on Earth, the evolution of life from the first organisms to the humans, along with very basic science to understand al</w:t>
        </w:r>
        <w:r>
          <w:t>l these phenomena, are covered</w:t>
        </w:r>
        <w:r w:rsidRPr="00424939">
          <w:t>.</w:t>
        </w:r>
        <w:r w:rsidR="00635977">
          <w:t xml:space="preserve"> (Offered on an occasional basis)</w:t>
        </w:r>
      </w:ins>
    </w:p>
    <w:p w14:paraId="5A5FE642" w14:textId="5A01B801" w:rsidR="005475A9" w:rsidRPr="00424939" w:rsidRDefault="005475A9" w:rsidP="00147C7B">
      <w:pPr>
        <w:spacing w:after="0"/>
        <w:rPr>
          <w:rFonts w:cs="Times New Roman"/>
          <w:b/>
          <w:color w:val="000000" w:themeColor="text1"/>
        </w:rPr>
      </w:pPr>
      <w:r w:rsidRPr="00424939">
        <w:rPr>
          <w:rFonts w:cs="Times New Roman"/>
          <w:b/>
          <w:color w:val="000000" w:themeColor="text1"/>
        </w:rPr>
        <w:t>PHY-105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An Historical Approach</w:t>
      </w:r>
      <w:r w:rsidR="00070881" w:rsidRPr="00424939">
        <w:rPr>
          <w:rFonts w:cs="Times New Roman"/>
          <w:b/>
          <w:color w:val="000000" w:themeColor="text1"/>
        </w:rPr>
        <w:t xml:space="preserve"> (WE)</w:t>
      </w:r>
      <w:r w:rsidRPr="00424939">
        <w:rPr>
          <w:rFonts w:cs="Times New Roman"/>
          <w:b/>
          <w:color w:val="000000" w:themeColor="text1"/>
        </w:rPr>
        <w:t xml:space="preserve"> </w:t>
      </w:r>
    </w:p>
    <w:p w14:paraId="2C1152B6" w14:textId="5D5B874F" w:rsidR="005475A9" w:rsidRPr="00424939" w:rsidRDefault="005475A9" w:rsidP="00ED42D9">
      <w:r w:rsidRPr="00424939">
        <w:t>A course emphasizing important developments in physics from the time of Aristotle to the 20</w:t>
      </w:r>
      <w:r w:rsidRPr="00424939">
        <w:rPr>
          <w:vertAlign w:val="superscript"/>
        </w:rPr>
        <w:t>th</w:t>
      </w:r>
      <w:r w:rsidRPr="00424939">
        <w:t xml:space="preserve"> century. Special attention is given to significant conceptual developments and major technological advances. Readings are selected from writings of some of the major figures in the history of physics, as well as modern commentators. The class experience includes reenactments of some historically significant experiments. </w:t>
      </w:r>
      <w:r w:rsidR="009A0E25" w:rsidRPr="00424939">
        <w:t>This course satisfies the non-lab science course requirement.</w:t>
      </w:r>
    </w:p>
    <w:p w14:paraId="0CE7C4DC" w14:textId="3021A3C3" w:rsidR="00B3313A" w:rsidRPr="00424939" w:rsidRDefault="00B3313A" w:rsidP="000C592A">
      <w:pPr>
        <w:keepNext/>
        <w:spacing w:after="0"/>
        <w:rPr>
          <w:rFonts w:cs="Times New Roman"/>
          <w:b/>
          <w:color w:val="000000" w:themeColor="text1"/>
        </w:rPr>
      </w:pPr>
      <w:r w:rsidRPr="00424939">
        <w:rPr>
          <w:rFonts w:cs="Times New Roman"/>
          <w:b/>
          <w:color w:val="000000" w:themeColor="text1"/>
        </w:rPr>
        <w:t>PHY-11</w:t>
      </w:r>
      <w:r w:rsidR="007139E6" w:rsidRPr="00424939">
        <w:rPr>
          <w:rFonts w:cs="Times New Roman"/>
          <w:b/>
          <w:color w:val="000000" w:themeColor="text1"/>
        </w:rPr>
        <w:t>4</w:t>
      </w:r>
      <w:r w:rsidRPr="00424939">
        <w:rPr>
          <w:rFonts w:cs="Times New Roman"/>
          <w:b/>
          <w:color w:val="000000" w:themeColor="text1"/>
        </w:rPr>
        <w:t>/-11</w:t>
      </w:r>
      <w:r w:rsidR="007139E6" w:rsidRPr="00424939">
        <w:rPr>
          <w:rFonts w:cs="Times New Roman"/>
          <w:b/>
          <w:color w:val="000000" w:themeColor="text1"/>
        </w:rPr>
        <w:t>4</w:t>
      </w:r>
      <w:r w:rsidRPr="00424939">
        <w:rPr>
          <w:rFonts w:cs="Times New Roman"/>
          <w:b/>
          <w:color w:val="000000" w:themeColor="text1"/>
        </w:rPr>
        <w:t>L Modern Astronomy &amp; Laboratory</w:t>
      </w:r>
    </w:p>
    <w:p w14:paraId="3277E877" w14:textId="359F5693" w:rsidR="00B3313A" w:rsidRPr="00C4663F" w:rsidRDefault="00D35D08" w:rsidP="00ED42D9">
      <w:pPr>
        <w:rPr>
          <w:rFonts w:cs="Arial-BoldMT"/>
          <w:b/>
          <w:bCs/>
          <w:sz w:val="20"/>
          <w:szCs w:val="20"/>
        </w:rPr>
      </w:pPr>
      <w:r w:rsidRPr="00424939">
        <w:t>Introduces</w:t>
      </w:r>
      <w:r w:rsidR="00B3313A" w:rsidRPr="00424939">
        <w:t xml:space="preserve"> the objects and phenomena found in the universe, including the solar system, planets, moons, comets, meteors, the sun, stars, birth and death of stars, neutron stars, pulsars, black holes, galaxies, quasars, and cosmological evolution. Laboratory activities required. </w:t>
      </w:r>
      <w:r w:rsidR="00C4663F" w:rsidRPr="002F0480">
        <w:rPr>
          <w:rFonts w:cs="Arial-BoldMT"/>
          <w:b/>
          <w:bCs/>
        </w:rPr>
        <w:t>Lab is P/NP basis only.</w:t>
      </w:r>
      <w:r w:rsidR="00C4663F">
        <w:rPr>
          <w:rFonts w:cs="Arial-BoldMT"/>
          <w:b/>
          <w:bCs/>
          <w:sz w:val="20"/>
          <w:szCs w:val="20"/>
        </w:rPr>
        <w:t xml:space="preserve"> </w:t>
      </w:r>
      <w:r w:rsidR="00B3313A" w:rsidRPr="00424939">
        <w:t xml:space="preserve">This course satisfies the general education laboratory science requirement.  </w:t>
      </w:r>
      <w:r w:rsidR="00B3313A" w:rsidRPr="00424939">
        <w:rPr>
          <w:u w:val="single"/>
        </w:rPr>
        <w:t>Prerequisite</w:t>
      </w:r>
      <w:r w:rsidR="00B3313A" w:rsidRPr="00424939">
        <w:t>: competence in algebra.</w:t>
      </w:r>
    </w:p>
    <w:p w14:paraId="26AA96CB" w14:textId="4B332451" w:rsidR="00DD33A6" w:rsidRPr="00424939" w:rsidRDefault="00DD33A6" w:rsidP="0032333C">
      <w:pPr>
        <w:spacing w:after="0"/>
        <w:rPr>
          <w:rFonts w:cs="Times New Roman"/>
          <w:b/>
          <w:color w:val="000000" w:themeColor="text1"/>
        </w:rPr>
      </w:pPr>
      <w:r w:rsidRPr="00424939">
        <w:rPr>
          <w:rFonts w:cs="Times New Roman"/>
          <w:b/>
          <w:color w:val="000000" w:themeColor="text1"/>
        </w:rPr>
        <w:t>PHY-121 Everyday Physics</w:t>
      </w:r>
    </w:p>
    <w:p w14:paraId="04052593" w14:textId="0553DED3" w:rsidR="00DD33A6" w:rsidRPr="00424939" w:rsidRDefault="00DD33A6" w:rsidP="00ED42D9">
      <w:r w:rsidRPr="00424939">
        <w:t xml:space="preserve">Covers the principle of physics we use in our daily life. Examples from everyday experience are used to explain the fundamental principles of linear and rotational motion, momentum, forces, energy, as well as electricity, magnetism, and medical applications. </w:t>
      </w:r>
    </w:p>
    <w:p w14:paraId="4D0E9B4D" w14:textId="77777777" w:rsidR="00B3313A" w:rsidRPr="00424939" w:rsidRDefault="00B3313A" w:rsidP="00B3313A">
      <w:pPr>
        <w:spacing w:after="0"/>
        <w:rPr>
          <w:rFonts w:cs="Times New Roman"/>
          <w:b/>
          <w:color w:val="000000" w:themeColor="text1"/>
        </w:rPr>
      </w:pPr>
      <w:r w:rsidRPr="00424939">
        <w:rPr>
          <w:rFonts w:cs="Times New Roman"/>
          <w:b/>
          <w:color w:val="000000" w:themeColor="text1"/>
        </w:rPr>
        <w:t>PHY-155/-155L Electronics &amp; Laboratory</w:t>
      </w:r>
    </w:p>
    <w:p w14:paraId="4468A686" w14:textId="36A27A8E" w:rsidR="00B3313A" w:rsidRPr="00424939" w:rsidRDefault="00D35D08" w:rsidP="00ED42D9">
      <w:r w:rsidRPr="00424939">
        <w:t>Introduce to</w:t>
      </w:r>
      <w:r w:rsidR="00B3313A" w:rsidRPr="00424939">
        <w:t xml:space="preserve"> beginners </w:t>
      </w:r>
      <w:r w:rsidRPr="00424939">
        <w:t>b</w:t>
      </w:r>
      <w:r w:rsidR="00B3313A" w:rsidRPr="00424939">
        <w:t xml:space="preserve">asic ideas of current, voltage, resistance; Ohm’s law and DC circuit analysis; the diode, the transistor amplifier, oscillators; integrated circuits. Much construction of circuits. Includes one two-hour, (0.0 course credit) laboratory weekly. </w:t>
      </w:r>
      <w:r w:rsidR="00710A9A" w:rsidRPr="002F0480">
        <w:rPr>
          <w:rFonts w:cs="Arial-BoldMT"/>
          <w:b/>
          <w:bCs/>
        </w:rPr>
        <w:t>Lab is P/NP basis only.</w:t>
      </w:r>
      <w:r w:rsidR="00710A9A">
        <w:rPr>
          <w:rFonts w:cs="Arial-BoldMT"/>
          <w:b/>
          <w:bCs/>
          <w:sz w:val="20"/>
          <w:szCs w:val="20"/>
        </w:rPr>
        <w:t xml:space="preserve"> </w:t>
      </w:r>
      <w:r w:rsidR="00B3313A" w:rsidRPr="00424939">
        <w:t xml:space="preserve">This course satisfies the general education laboratory science requirement. </w:t>
      </w:r>
      <w:r w:rsidR="00B3313A" w:rsidRPr="00424939">
        <w:rPr>
          <w:u w:val="single"/>
        </w:rPr>
        <w:t>Prerequisite</w:t>
      </w:r>
      <w:r w:rsidR="00B3313A" w:rsidRPr="00424939">
        <w:t xml:space="preserve">: competence in algebra. </w:t>
      </w:r>
    </w:p>
    <w:p w14:paraId="1ED19E69" w14:textId="37218D31" w:rsidR="00167AAA" w:rsidRPr="00424939" w:rsidRDefault="00167AAA" w:rsidP="00973A28">
      <w:pPr>
        <w:keepNext/>
        <w:spacing w:after="0"/>
        <w:rPr>
          <w:rFonts w:cs="Times New Roman"/>
          <w:b/>
          <w:color w:val="000000" w:themeColor="text1"/>
        </w:rPr>
      </w:pPr>
      <w:r w:rsidRPr="00424939">
        <w:rPr>
          <w:rFonts w:cs="Times New Roman"/>
          <w:b/>
          <w:color w:val="000000" w:themeColor="text1"/>
        </w:rPr>
        <w:t>PHY-161 Energy: Science and Technology</w:t>
      </w:r>
    </w:p>
    <w:p w14:paraId="405A3E65" w14:textId="34894F40" w:rsidR="00167AAA" w:rsidRPr="00424939" w:rsidRDefault="00D35D08" w:rsidP="00167AAA">
      <w:pPr>
        <w:spacing w:after="0"/>
        <w:rPr>
          <w:rFonts w:cs="Times New Roman"/>
          <w:color w:val="000000" w:themeColor="text1"/>
          <w:shd w:val="clear" w:color="auto" w:fill="FFFFFF"/>
        </w:rPr>
      </w:pPr>
      <w:r w:rsidRPr="00424939">
        <w:rPr>
          <w:rFonts w:cs="Times New Roman"/>
          <w:color w:val="000000" w:themeColor="text1"/>
          <w:shd w:val="clear" w:color="auto" w:fill="FFFFFF"/>
        </w:rPr>
        <w:t>Covers</w:t>
      </w:r>
      <w:r w:rsidR="00167AAA" w:rsidRPr="00424939">
        <w:rPr>
          <w:rFonts w:cs="Times New Roman"/>
          <w:color w:val="000000" w:themeColor="text1"/>
          <w:shd w:val="clear" w:color="auto" w:fill="FFFFFF"/>
        </w:rPr>
        <w:t xml:space="preserve"> physics and technology of energy generation, consumption, and conservation. Covers a wide range of energy sources, including fossil fuels, hydropower, solar energy, wind energy, bioenergy, and nuclear energy. Surveys the efficiencies and environmental impacts of energy use in transportation, manufacturing, and buildings.</w:t>
      </w:r>
    </w:p>
    <w:p w14:paraId="2F9EEDB4" w14:textId="56F6C70C"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165/-165L</w:t>
      </w:r>
      <w:r w:rsidRPr="00424939">
        <w:rPr>
          <w:rFonts w:cs="Times New Roman"/>
          <w:b/>
          <w:color w:val="000000" w:themeColor="text1"/>
        </w:rPr>
        <w:t xml:space="preserve"> Basic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C4657" w:rsidRPr="00424939">
        <w:rPr>
          <w:rFonts w:cs="Times New Roman"/>
          <w:b/>
          <w:color w:val="000000" w:themeColor="text1"/>
        </w:rPr>
        <w:t>&amp; Laboratory</w:t>
      </w:r>
    </w:p>
    <w:p w14:paraId="727A8C81" w14:textId="7B2D575A" w:rsidR="00D35D08" w:rsidRPr="00424939" w:rsidRDefault="00D35D08" w:rsidP="002E7382">
      <w:pPr>
        <w:rPr>
          <w:rFonts w:cs="Times New Roman"/>
          <w:bCs/>
          <w:color w:val="000000" w:themeColor="text1"/>
          <w:shd w:val="clear" w:color="auto" w:fill="FFFFFF"/>
        </w:rPr>
      </w:pPr>
      <w:r w:rsidRPr="00424939">
        <w:rPr>
          <w:rFonts w:cs="Times New Roman"/>
          <w:bCs/>
          <w:color w:val="000000" w:themeColor="text1"/>
        </w:rPr>
        <w:t>An</w:t>
      </w:r>
      <w:r w:rsidRPr="00424939">
        <w:rPr>
          <w:rFonts w:cs="Times New Roman"/>
          <w:color w:val="000000" w:themeColor="text1"/>
        </w:rPr>
        <w:t xml:space="preserve"> </w:t>
      </w:r>
      <w:r w:rsidRPr="00424939">
        <w:rPr>
          <w:rFonts w:cs="Times New Roman"/>
          <w:bCs/>
          <w:color w:val="000000" w:themeColor="text1"/>
        </w:rPr>
        <w:t>algebra-based</w:t>
      </w:r>
      <w:r w:rsidRPr="00424939">
        <w:rPr>
          <w:rFonts w:cs="Times New Roman"/>
          <w:color w:val="000000" w:themeColor="text1"/>
        </w:rPr>
        <w:t xml:space="preserve"> survey course in the basic principles </w:t>
      </w:r>
      <w:r w:rsidRPr="00424939">
        <w:rPr>
          <w:rFonts w:cs="Times New Roman"/>
          <w:bCs/>
          <w:color w:val="000000" w:themeColor="text1"/>
        </w:rPr>
        <w:t>of mechanics, dynamics, energy, momentum and rotational motion</w:t>
      </w:r>
      <w:r w:rsidRPr="00424939">
        <w:rPr>
          <w:rFonts w:cs="Times New Roman"/>
          <w:color w:val="000000" w:themeColor="text1"/>
        </w:rPr>
        <w:t xml:space="preserve">. One (0.0 course credit) laboratory per week, held jointly with General Physics laboratories, </w:t>
      </w:r>
      <w:r w:rsidRPr="00424939">
        <w:rPr>
          <w:rFonts w:cs="Times New Roman"/>
          <w:bCs/>
          <w:color w:val="000000" w:themeColor="text1"/>
        </w:rPr>
        <w:t>is</w:t>
      </w:r>
      <w:r w:rsidRPr="00424939">
        <w:rPr>
          <w:rFonts w:cs="Times New Roman"/>
          <w:color w:val="000000" w:themeColor="text1"/>
        </w:rPr>
        <w:t xml:space="preserve"> a required part of this course. </w:t>
      </w:r>
      <w:r w:rsidR="002F0480" w:rsidRPr="002F0480">
        <w:rPr>
          <w:rFonts w:cs="Arial-BoldMT"/>
          <w:b/>
          <w:bCs/>
        </w:rPr>
        <w:t>Lab is P/NP basis only.</w:t>
      </w:r>
      <w:r w:rsidR="002F0480">
        <w:rPr>
          <w:rFonts w:cs="Arial-BoldMT"/>
          <w:b/>
          <w:bCs/>
          <w:sz w:val="20"/>
          <w:szCs w:val="20"/>
        </w:rPr>
        <w:t xml:space="preserve"> </w:t>
      </w:r>
      <w:r w:rsidRPr="00424939">
        <w:rPr>
          <w:rFonts w:cs="Times New Roman"/>
          <w:color w:val="000000" w:themeColor="text1"/>
        </w:rPr>
        <w:t xml:space="preserve">This course satisfies the general education laboratory science requirement. </w:t>
      </w:r>
      <w:r w:rsidRPr="00424939">
        <w:rPr>
          <w:rFonts w:cs="Times New Roman"/>
          <w:bCs/>
          <w:color w:val="000000" w:themeColor="text1"/>
          <w:shd w:val="clear" w:color="auto" w:fill="FFFFFF"/>
        </w:rPr>
        <w:t>Previous experience in algebra recommended.</w:t>
      </w:r>
    </w:p>
    <w:p w14:paraId="6DBFD31C" w14:textId="04A838AC"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175/-175L</w:t>
      </w:r>
      <w:r w:rsidRPr="00424939">
        <w:rPr>
          <w:rFonts w:cs="Times New Roman"/>
          <w:b/>
          <w:color w:val="000000" w:themeColor="text1"/>
        </w:rPr>
        <w:t xml:space="preserve"> Basic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5C4657" w:rsidRPr="00424939">
        <w:rPr>
          <w:rFonts w:cs="Times New Roman"/>
          <w:b/>
          <w:color w:val="000000" w:themeColor="text1"/>
        </w:rPr>
        <w:t>&amp; Laboratory</w:t>
      </w:r>
    </w:p>
    <w:p w14:paraId="6996DA5F" w14:textId="27DF2E6A" w:rsidR="00D35D08" w:rsidRPr="00424939" w:rsidRDefault="00D35D08" w:rsidP="00C87E96">
      <w:pPr>
        <w:rPr>
          <w:rPrChange w:id="14417" w:author="Summer 2023 updates" w:date="2024-07-31T13:42:00Z">
            <w:rPr>
              <w:color w:val="000000" w:themeColor="text1"/>
            </w:rPr>
          </w:rPrChange>
        </w:rPr>
      </w:pPr>
      <w:r w:rsidRPr="00424939">
        <w:rPr>
          <w:rPrChange w:id="14418" w:author="Summer 2023 updates" w:date="2024-07-31T13:42:00Z">
            <w:rPr>
              <w:color w:val="000000" w:themeColor="text1"/>
            </w:rPr>
          </w:rPrChange>
        </w:rPr>
        <w:t xml:space="preserve">An </w:t>
      </w:r>
      <w:r w:rsidR="00900FAA" w:rsidRPr="00424939">
        <w:rPr>
          <w:rPrChange w:id="14419" w:author="Summer 2023 updates" w:date="2024-07-31T13:42:00Z">
            <w:rPr>
              <w:color w:val="000000" w:themeColor="text1"/>
            </w:rPr>
          </w:rPrChange>
        </w:rPr>
        <w:t>algebra-based</w:t>
      </w:r>
      <w:r w:rsidRPr="00424939">
        <w:rPr>
          <w:rPrChange w:id="14420" w:author="Summer 2023 updates" w:date="2024-07-31T13:42:00Z">
            <w:rPr>
              <w:color w:val="000000" w:themeColor="text1"/>
            </w:rPr>
          </w:rPrChange>
        </w:rPr>
        <w:t xml:space="preserve"> survey course in the basic principles of thermodynamics, electrostatics, magnetism, circuits, light, and optics. One (0.0 course credit) laboratory per week, held jointly with General Physics laboratories, is a required part of this course. </w:t>
      </w:r>
      <w:r w:rsidR="002F0480" w:rsidRPr="002F0480">
        <w:rPr>
          <w:rFonts w:cs="Arial-BoldMT"/>
          <w:b/>
        </w:rPr>
        <w:t>Lab is P/NP basis only</w:t>
      </w:r>
      <w:r w:rsidR="002F0480" w:rsidRPr="00C4663F">
        <w:rPr>
          <w:rFonts w:cs="Arial-BoldMT"/>
          <w:b/>
          <w:sz w:val="20"/>
          <w:szCs w:val="20"/>
        </w:rPr>
        <w:t>.</w:t>
      </w:r>
      <w:r w:rsidR="002F0480">
        <w:rPr>
          <w:rFonts w:cs="Arial-BoldMT"/>
          <w:b/>
          <w:sz w:val="20"/>
          <w:szCs w:val="20"/>
        </w:rPr>
        <w:t xml:space="preserve"> </w:t>
      </w:r>
      <w:r w:rsidRPr="00424939">
        <w:rPr>
          <w:rPrChange w:id="14421" w:author="Summer 2023 updates" w:date="2024-07-31T13:42:00Z">
            <w:rPr>
              <w:color w:val="000000" w:themeColor="text1"/>
            </w:rPr>
          </w:rPrChange>
        </w:rPr>
        <w:t xml:space="preserve">This course satisfies the general education laboratory science requirement. </w:t>
      </w:r>
      <w:r w:rsidRPr="00424939">
        <w:rPr>
          <w:u w:val="single"/>
          <w:rPrChange w:id="14422" w:author="Summer 2023 updates" w:date="2024-07-31T13:42:00Z">
            <w:rPr>
              <w:color w:val="000000" w:themeColor="text1"/>
              <w:u w:val="single"/>
            </w:rPr>
          </w:rPrChange>
        </w:rPr>
        <w:t>Prerequisite:</w:t>
      </w:r>
      <w:r w:rsidRPr="00424939">
        <w:rPr>
          <w:rPrChange w:id="14423" w:author="Summer 2023 updates" w:date="2024-07-31T13:42:00Z">
            <w:rPr>
              <w:color w:val="000000" w:themeColor="text1"/>
            </w:rPr>
          </w:rPrChange>
        </w:rPr>
        <w:t xml:space="preserve"> Basic Physics I &amp; Laboratory (PHY-165/-165L), or consent of instructor.</w:t>
      </w:r>
    </w:p>
    <w:p w14:paraId="394FB7B6" w14:textId="2DDC6D08" w:rsidR="00F25736" w:rsidRPr="00424939" w:rsidRDefault="00F25736" w:rsidP="00F25736">
      <w:pPr>
        <w:spacing w:after="0"/>
        <w:rPr>
          <w:rFonts w:cs="Times New Roman"/>
          <w:b/>
          <w:color w:val="000000" w:themeColor="text1"/>
        </w:rPr>
      </w:pPr>
      <w:r w:rsidRPr="00424939">
        <w:rPr>
          <w:rFonts w:cs="Times New Roman"/>
          <w:b/>
          <w:color w:val="000000" w:themeColor="text1"/>
        </w:rPr>
        <w:t>PHY-181 Materials Science I</w:t>
      </w:r>
    </w:p>
    <w:p w14:paraId="0CB2734B" w14:textId="5FACEE8A" w:rsidR="00F25736" w:rsidRPr="00424939" w:rsidRDefault="00F25736" w:rsidP="00C87E96">
      <w:pPr>
        <w:rPr>
          <w:rPrChange w:id="14424" w:author="Summer 2023 updates" w:date="2024-07-31T13:42:00Z">
            <w:rPr>
              <w:color w:val="000000" w:themeColor="text1"/>
            </w:rPr>
          </w:rPrChange>
        </w:rPr>
        <w:pPrChange w:id="14425" w:author="Summer 2023 updates" w:date="2024-07-31T13:42:00Z">
          <w:pPr>
            <w:widowControl w:val="0"/>
            <w:autoSpaceDE w:val="0"/>
            <w:autoSpaceDN w:val="0"/>
            <w:adjustRightInd w:val="0"/>
            <w:spacing w:after="0"/>
          </w:pPr>
        </w:pPrChange>
      </w:pPr>
      <w:r w:rsidRPr="00424939">
        <w:rPr>
          <w:shd w:val="clear" w:color="auto" w:fill="FFFFFF"/>
          <w:rPrChange w:id="14426" w:author="Summer 2023 updates" w:date="2024-07-31T13:42:00Z">
            <w:rPr>
              <w:color w:val="000000" w:themeColor="text1"/>
              <w:shd w:val="clear" w:color="auto" w:fill="FFFFFF"/>
            </w:rPr>
          </w:rPrChange>
        </w:rPr>
        <w:t xml:space="preserve">Introduces the relationship of atomic arrangement with microscopic and macroscopic material properties using fundamental of physics and chemistry. Covers the crystalline and amorphous structures, the defects and grain boundaries. The emphasis is placed on relating the chemical composition, structure, and the material properties. </w:t>
      </w:r>
    </w:p>
    <w:p w14:paraId="02A8161D" w14:textId="13BB1F74"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185/-185L</w:t>
      </w:r>
      <w:r w:rsidRPr="00424939">
        <w:rPr>
          <w:rFonts w:cs="Times New Roman"/>
          <w:b/>
          <w:color w:val="000000" w:themeColor="text1"/>
        </w:rPr>
        <w:t xml:space="preserve"> General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w:t>
      </w:r>
      <w:r w:rsidR="005C4657" w:rsidRPr="00424939">
        <w:rPr>
          <w:rFonts w:cs="Times New Roman"/>
          <w:b/>
          <w:color w:val="000000" w:themeColor="text1"/>
        </w:rPr>
        <w:t>&amp; Laboratory</w:t>
      </w:r>
    </w:p>
    <w:p w14:paraId="6E6B6985" w14:textId="0EEA795D" w:rsidR="00D35D08" w:rsidRPr="00424939" w:rsidRDefault="00D35D08" w:rsidP="00C87E96">
      <w:pPr>
        <w:rPr>
          <w:shd w:val="clear" w:color="auto" w:fill="FFFFFF"/>
          <w:rPrChange w:id="14427" w:author="Summer 2023 updates" w:date="2024-07-31T13:42:00Z">
            <w:rPr>
              <w:color w:val="000000" w:themeColor="text1"/>
              <w:shd w:val="clear" w:color="auto" w:fill="FFFFFF"/>
            </w:rPr>
          </w:rPrChange>
        </w:rPr>
      </w:pPr>
      <w:r w:rsidRPr="00424939">
        <w:rPr>
          <w:rPrChange w:id="14428" w:author="Summer 2023 updates" w:date="2024-07-31T13:42:00Z">
            <w:rPr>
              <w:color w:val="000000" w:themeColor="text1"/>
            </w:rPr>
          </w:rPrChange>
        </w:rPr>
        <w:t xml:space="preserve">A calculus-based introduction to mechanics to serve as a basis for advanced courses in physics. Kinematics, dynamics, energy, momentum, rotational motion and fluid mechanics are covered. One (0.0 course credit) laboratory per week, held jointly with Basic Physics laboratories, is a required part of this course. </w:t>
      </w:r>
      <w:r w:rsidR="002F0480" w:rsidRPr="002F0480">
        <w:rPr>
          <w:rFonts w:cs="Arial-BoldMT"/>
          <w:b/>
        </w:rPr>
        <w:t>Lab is P/NP basis only</w:t>
      </w:r>
      <w:r w:rsidR="002F0480" w:rsidRPr="00C4663F">
        <w:rPr>
          <w:rFonts w:cs="Arial-BoldMT"/>
          <w:b/>
          <w:sz w:val="20"/>
          <w:szCs w:val="20"/>
        </w:rPr>
        <w:t>.</w:t>
      </w:r>
      <w:r w:rsidR="002F0480">
        <w:rPr>
          <w:rFonts w:cs="Arial-BoldMT"/>
          <w:b/>
          <w:sz w:val="20"/>
          <w:szCs w:val="20"/>
        </w:rPr>
        <w:t xml:space="preserve"> </w:t>
      </w:r>
      <w:r w:rsidRPr="00424939">
        <w:rPr>
          <w:shd w:val="clear" w:color="auto" w:fill="FFFFFF"/>
          <w:rPrChange w:id="14429" w:author="Summer 2023 updates" w:date="2024-07-31T13:42:00Z">
            <w:rPr>
              <w:color w:val="000000" w:themeColor="text1"/>
              <w:shd w:val="clear" w:color="auto" w:fill="FFFFFF"/>
            </w:rPr>
          </w:rPrChange>
        </w:rPr>
        <w:t>Previous experience in calculus recommended.</w:t>
      </w:r>
    </w:p>
    <w:p w14:paraId="109FA25F" w14:textId="287E2D26"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195/-195L</w:t>
      </w:r>
      <w:r w:rsidRPr="00424939">
        <w:rPr>
          <w:rFonts w:cs="Times New Roman"/>
          <w:b/>
          <w:color w:val="000000" w:themeColor="text1"/>
        </w:rPr>
        <w:t xml:space="preserve"> General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II </w:t>
      </w:r>
      <w:r w:rsidR="005C4657" w:rsidRPr="00424939">
        <w:rPr>
          <w:rFonts w:cs="Times New Roman"/>
          <w:b/>
          <w:color w:val="000000" w:themeColor="text1"/>
        </w:rPr>
        <w:t>&amp; Laboratory</w:t>
      </w:r>
    </w:p>
    <w:p w14:paraId="5724C781" w14:textId="6D42B508" w:rsidR="005475A9" w:rsidRPr="00424939" w:rsidRDefault="00F25736" w:rsidP="00C87E96">
      <w:pPr>
        <w:rPr>
          <w:rPrChange w:id="14430" w:author="Summer 2023 updates" w:date="2024-07-31T13:42:00Z">
            <w:rPr>
              <w:color w:val="000000" w:themeColor="text1"/>
            </w:rPr>
          </w:rPrChange>
        </w:rPr>
      </w:pPr>
      <w:r w:rsidRPr="00424939">
        <w:rPr>
          <w:rPrChange w:id="14431" w:author="Summer 2023 updates" w:date="2024-07-31T13:42:00Z">
            <w:rPr>
              <w:color w:val="000000" w:themeColor="text1"/>
            </w:rPr>
          </w:rPrChange>
        </w:rPr>
        <w:t xml:space="preserve">A calculus-based introduction to thermodynamics, electrostatics, magnetism, circuits, light, and optics. One (0.0 course credit) laboratory per week, held jointly with Basic Physics laboratories, is a required part of this course. </w:t>
      </w:r>
      <w:r w:rsidR="002F0480" w:rsidRPr="002F0480">
        <w:rPr>
          <w:rFonts w:cs="Arial-BoldMT"/>
          <w:b/>
        </w:rPr>
        <w:t>Lab is P/NP basis only.</w:t>
      </w:r>
      <w:r w:rsidR="002F0480">
        <w:rPr>
          <w:rFonts w:cs="Arial-BoldMT"/>
          <w:b/>
          <w:sz w:val="20"/>
          <w:szCs w:val="20"/>
        </w:rPr>
        <w:t xml:space="preserve"> </w:t>
      </w:r>
      <w:r w:rsidRPr="00424939">
        <w:rPr>
          <w:u w:val="single"/>
          <w:rPrChange w:id="14432" w:author="Summer 2023 updates" w:date="2024-07-31T13:42:00Z">
            <w:rPr>
              <w:color w:val="000000" w:themeColor="text1"/>
              <w:u w:val="single"/>
            </w:rPr>
          </w:rPrChange>
        </w:rPr>
        <w:t>Prerequisites:</w:t>
      </w:r>
      <w:r w:rsidRPr="00424939">
        <w:rPr>
          <w:rPrChange w:id="14433" w:author="Summer 2023 updates" w:date="2024-07-31T13:42:00Z">
            <w:rPr>
              <w:color w:val="000000" w:themeColor="text1"/>
            </w:rPr>
          </w:rPrChange>
        </w:rPr>
        <w:t xml:space="preserve"> General Physics I &amp; Laboratory (PHY-185/-185L) or consent of instructor. </w:t>
      </w:r>
      <w:r w:rsidR="005475A9" w:rsidRPr="00424939">
        <w:rPr>
          <w:rPrChange w:id="14434" w:author="Summer 2023 updates" w:date="2024-07-31T13:42:00Z">
            <w:rPr>
              <w:color w:val="000000" w:themeColor="text1"/>
            </w:rPr>
          </w:rPrChange>
        </w:rPr>
        <w:t xml:space="preserve"> </w:t>
      </w:r>
    </w:p>
    <w:p w14:paraId="418868E3" w14:textId="777702E3" w:rsidR="00F25736" w:rsidRPr="00424939" w:rsidRDefault="00F25736" w:rsidP="00F25736">
      <w:pPr>
        <w:spacing w:after="0"/>
        <w:rPr>
          <w:rFonts w:cs="Times New Roman"/>
          <w:b/>
          <w:color w:val="000000" w:themeColor="text1"/>
        </w:rPr>
      </w:pPr>
      <w:r w:rsidRPr="00424939">
        <w:rPr>
          <w:rFonts w:cs="Times New Roman"/>
          <w:b/>
          <w:color w:val="000000" w:themeColor="text1"/>
        </w:rPr>
        <w:t xml:space="preserve">PHY-201 </w:t>
      </w:r>
      <w:r w:rsidRPr="00424939">
        <w:rPr>
          <w:rFonts w:cs="Times New Roman"/>
          <w:b/>
          <w:bCs/>
          <w:color w:val="000000" w:themeColor="text1"/>
        </w:rPr>
        <w:t>Materials Science 2</w:t>
      </w:r>
    </w:p>
    <w:p w14:paraId="1C993A50" w14:textId="1B888ECA" w:rsidR="00F25736" w:rsidRPr="00424939" w:rsidRDefault="00F25736" w:rsidP="00C87E96">
      <w:pPr>
        <w:rPr>
          <w:rPrChange w:id="14435" w:author="Summer 2023 updates" w:date="2024-07-31T13:42:00Z">
            <w:rPr>
              <w:color w:val="000000" w:themeColor="text1"/>
            </w:rPr>
          </w:rPrChange>
        </w:rPr>
      </w:pPr>
      <w:r w:rsidRPr="00424939">
        <w:rPr>
          <w:shd w:val="clear" w:color="auto" w:fill="FFFFFF"/>
          <w:rPrChange w:id="14436" w:author="Summer 2023 updates" w:date="2024-07-31T13:42:00Z">
            <w:rPr>
              <w:color w:val="000000" w:themeColor="text1"/>
              <w:shd w:val="clear" w:color="auto" w:fill="FFFFFF"/>
            </w:rPr>
          </w:rPrChange>
        </w:rPr>
        <w:t xml:space="preserve">Incorporates the </w:t>
      </w:r>
      <w:r w:rsidRPr="00424939">
        <w:rPr>
          <w:rPrChange w:id="14437" w:author="Summer 2023 updates" w:date="2024-07-31T13:42:00Z">
            <w:rPr>
              <w:color w:val="000000" w:themeColor="text1"/>
            </w:rPr>
          </w:rPrChange>
        </w:rPr>
        <w:t>time dependent</w:t>
      </w:r>
      <w:r w:rsidRPr="00424939">
        <w:rPr>
          <w:shd w:val="clear" w:color="auto" w:fill="FFFFFF"/>
          <w:rPrChange w:id="14438" w:author="Summer 2023 updates" w:date="2024-07-31T13:42:00Z">
            <w:rPr>
              <w:color w:val="000000" w:themeColor="text1"/>
              <w:shd w:val="clear" w:color="auto" w:fill="FFFFFF"/>
            </w:rPr>
          </w:rPrChange>
        </w:rPr>
        <w:t> phenomena in solids: phase transformation, crystal nucleation and growth. Strong focus is placed on the phase diagrams and the technical methods on instrumental analysis of solid materials. Common material properties presented with focus on practical measurements: mechanical, thermal, optical, magnetic, and electrical properties.</w:t>
      </w:r>
      <w:r w:rsidRPr="00424939">
        <w:rPr>
          <w:rPrChange w:id="14439" w:author="Summer 2023 updates" w:date="2024-07-31T13:42:00Z">
            <w:rPr>
              <w:color w:val="000000" w:themeColor="text1"/>
            </w:rPr>
          </w:rPrChange>
        </w:rPr>
        <w:t xml:space="preserve"> </w:t>
      </w:r>
      <w:r w:rsidRPr="00424939">
        <w:rPr>
          <w:u w:val="single"/>
          <w:shd w:val="clear" w:color="auto" w:fill="FFFFFF"/>
          <w:rPrChange w:id="14440" w:author="Summer 2023 updates" w:date="2024-07-31T13:42:00Z">
            <w:rPr>
              <w:color w:val="000000" w:themeColor="text1"/>
              <w:u w:val="single"/>
              <w:shd w:val="clear" w:color="auto" w:fill="FFFFFF"/>
            </w:rPr>
          </w:rPrChange>
        </w:rPr>
        <w:t>Prerequisite</w:t>
      </w:r>
      <w:r w:rsidRPr="00424939">
        <w:rPr>
          <w:shd w:val="clear" w:color="auto" w:fill="FFFFFF"/>
          <w:rPrChange w:id="14441" w:author="Summer 2023 updates" w:date="2024-07-31T13:42:00Z">
            <w:rPr>
              <w:color w:val="000000" w:themeColor="text1"/>
              <w:shd w:val="clear" w:color="auto" w:fill="FFFFFF"/>
            </w:rPr>
          </w:rPrChange>
        </w:rPr>
        <w:t>: Materials Science 1</w:t>
      </w:r>
      <w:r w:rsidR="007E1BB7" w:rsidRPr="00424939">
        <w:rPr>
          <w:shd w:val="clear" w:color="auto" w:fill="FFFFFF"/>
          <w:rPrChange w:id="14442" w:author="Summer 2023 updates" w:date="2024-07-31T13:42:00Z">
            <w:rPr>
              <w:color w:val="000000" w:themeColor="text1"/>
              <w:shd w:val="clear" w:color="auto" w:fill="FFFFFF"/>
            </w:rPr>
          </w:rPrChange>
        </w:rPr>
        <w:t xml:space="preserve"> (PHY-181)</w:t>
      </w:r>
      <w:r w:rsidRPr="00424939">
        <w:rPr>
          <w:shd w:val="clear" w:color="auto" w:fill="FFFFFF"/>
          <w:rPrChange w:id="14443" w:author="Summer 2023 updates" w:date="2024-07-31T13:42:00Z">
            <w:rPr>
              <w:color w:val="000000" w:themeColor="text1"/>
              <w:shd w:val="clear" w:color="auto" w:fill="FFFFFF"/>
            </w:rPr>
          </w:rPrChange>
        </w:rPr>
        <w:t xml:space="preserve"> or consent of instructor.</w:t>
      </w:r>
    </w:p>
    <w:p w14:paraId="7368843A" w14:textId="77777777" w:rsidR="0099609A" w:rsidRDefault="0099609A">
      <w:pPr>
        <w:spacing w:after="200" w:line="276" w:lineRule="auto"/>
        <w:rPr>
          <w:ins w:id="14444" w:author="Summer 2023 updates" w:date="2024-07-31T13:42:00Z"/>
          <w:rFonts w:eastAsia="Times New Roman" w:cs="Times New Roman"/>
          <w:b/>
          <w:bCs/>
          <w:color w:val="000000" w:themeColor="text1"/>
        </w:rPr>
      </w:pPr>
      <w:ins w:id="14445" w:author="Summer 2023 updates" w:date="2024-07-31T13:42:00Z">
        <w:r>
          <w:rPr>
            <w:b/>
            <w:bCs/>
            <w:color w:val="000000" w:themeColor="text1"/>
          </w:rPr>
          <w:br w:type="page"/>
        </w:r>
      </w:ins>
    </w:p>
    <w:p w14:paraId="6D7B2C89" w14:textId="54AFB2BB" w:rsidR="007E1BB7" w:rsidRPr="00424939" w:rsidRDefault="007E1BB7" w:rsidP="007E1BB7">
      <w:pPr>
        <w:pStyle w:val="NormalWeb"/>
        <w:shd w:val="clear" w:color="auto" w:fill="FFFFFF"/>
        <w:spacing w:before="0" w:beforeAutospacing="0" w:after="0" w:afterAutospacing="0" w:line="240" w:lineRule="auto"/>
        <w:jc w:val="left"/>
        <w:rPr>
          <w:rFonts w:ascii="Garamond" w:hAnsi="Garamond"/>
          <w:color w:val="000000" w:themeColor="text1"/>
          <w:sz w:val="22"/>
          <w:szCs w:val="22"/>
        </w:rPr>
      </w:pPr>
      <w:r w:rsidRPr="00424939">
        <w:rPr>
          <w:rFonts w:ascii="Garamond" w:hAnsi="Garamond"/>
          <w:b/>
          <w:bCs/>
          <w:color w:val="000000" w:themeColor="text1"/>
          <w:sz w:val="22"/>
          <w:szCs w:val="22"/>
        </w:rPr>
        <w:t>PHY-211 Glass Science</w:t>
      </w:r>
    </w:p>
    <w:p w14:paraId="2911BF6A" w14:textId="3AD651C7" w:rsidR="007E1BB7" w:rsidRPr="00424939" w:rsidRDefault="007E1BB7" w:rsidP="00C87E96">
      <w:pPr>
        <w:rPr>
          <w:rPrChange w:id="14446" w:author="Summer 2023 updates" w:date="2024-07-31T13:42:00Z">
            <w:rPr>
              <w:color w:val="000000" w:themeColor="text1"/>
            </w:rPr>
          </w:rPrChange>
        </w:rPr>
        <w:pPrChange w:id="14447" w:author="Summer 2023 updates" w:date="2024-07-31T13:42:00Z">
          <w:pPr>
            <w:keepNext/>
            <w:spacing w:after="0"/>
          </w:pPr>
        </w:pPrChange>
      </w:pPr>
      <w:r w:rsidRPr="00424939">
        <w:rPr>
          <w:shd w:val="clear" w:color="auto" w:fill="FFFFFF"/>
          <w:rPrChange w:id="14448" w:author="Summer 2023 updates" w:date="2024-07-31T13:42:00Z">
            <w:rPr>
              <w:color w:val="000000" w:themeColor="text1"/>
              <w:shd w:val="clear" w:color="auto" w:fill="FFFFFF"/>
            </w:rPr>
          </w:rPrChange>
        </w:rPr>
        <w:t xml:space="preserve">Introduces the physics and chemistry behind the formation and study of glassy materials. The course covers glass making, glass structure and surfaces, property characterization, a wide array of industrial and scientific applications, as well as modern experimental techniques. It is especially suitable in preparation for glass research, and for students interested in a possible career in materials research and/or condensed matter physics. </w:t>
      </w:r>
      <w:r w:rsidRPr="00424939">
        <w:rPr>
          <w:u w:val="single"/>
          <w:rPrChange w:id="14449" w:author="Summer 2023 updates" w:date="2024-07-31T13:42:00Z">
            <w:rPr>
              <w:color w:val="000000" w:themeColor="text1"/>
              <w:u w:val="single"/>
            </w:rPr>
          </w:rPrChange>
        </w:rPr>
        <w:t>Prerequisite</w:t>
      </w:r>
      <w:r w:rsidRPr="00424939">
        <w:rPr>
          <w:b/>
          <w:u w:val="single"/>
          <w:rPrChange w:id="14450" w:author="Summer 2023 updates" w:date="2024-07-31T13:42:00Z">
            <w:rPr>
              <w:b/>
              <w:color w:val="000000" w:themeColor="text1"/>
              <w:u w:val="single"/>
            </w:rPr>
          </w:rPrChange>
        </w:rPr>
        <w:t xml:space="preserve">: </w:t>
      </w:r>
      <w:r w:rsidRPr="00424939">
        <w:rPr>
          <w:shd w:val="clear" w:color="auto" w:fill="FFFFFF"/>
          <w:rPrChange w:id="14451" w:author="Summer 2023 updates" w:date="2024-07-31T13:42:00Z">
            <w:rPr>
              <w:color w:val="000000" w:themeColor="text1"/>
              <w:shd w:val="clear" w:color="auto" w:fill="FFFFFF"/>
            </w:rPr>
          </w:rPrChange>
        </w:rPr>
        <w:t>General Physics II</w:t>
      </w:r>
      <w:r w:rsidR="004A7C8B" w:rsidRPr="00424939">
        <w:rPr>
          <w:shd w:val="clear" w:color="auto" w:fill="FFFFFF"/>
          <w:rPrChange w:id="14452" w:author="Summer 2023 updates" w:date="2024-07-31T13:42:00Z">
            <w:rPr>
              <w:color w:val="000000" w:themeColor="text1"/>
              <w:shd w:val="clear" w:color="auto" w:fill="FFFFFF"/>
            </w:rPr>
          </w:rPrChange>
        </w:rPr>
        <w:t xml:space="preserve"> &amp; Laboratory (PHY-195/-195L)</w:t>
      </w:r>
      <w:r w:rsidRPr="00424939">
        <w:rPr>
          <w:shd w:val="clear" w:color="auto" w:fill="FFFFFF"/>
          <w:rPrChange w:id="14453" w:author="Summer 2023 updates" w:date="2024-07-31T13:42:00Z">
            <w:rPr>
              <w:color w:val="000000" w:themeColor="text1"/>
              <w:shd w:val="clear" w:color="auto" w:fill="FFFFFF"/>
            </w:rPr>
          </w:rPrChange>
        </w:rPr>
        <w:t>, or consent of instructor.</w:t>
      </w:r>
      <w:r w:rsidRPr="00424939">
        <w:rPr>
          <w:rPrChange w:id="14454" w:author="Summer 2023 updates" w:date="2024-07-31T13:42:00Z">
            <w:rPr>
              <w:color w:val="000000" w:themeColor="text1"/>
            </w:rPr>
          </w:rPrChange>
        </w:rPr>
        <w:br/>
      </w:r>
      <w:r w:rsidRPr="00424939">
        <w:rPr>
          <w:b/>
          <w:rPrChange w:id="14455" w:author="Summer 2023 updates" w:date="2024-07-31T13:42:00Z">
            <w:rPr>
              <w:b/>
              <w:color w:val="000000" w:themeColor="text1"/>
            </w:rPr>
          </w:rPrChange>
        </w:rPr>
        <w:t>PHY-221 Computational Physics</w:t>
      </w:r>
    </w:p>
    <w:p w14:paraId="28E90580" w14:textId="14B0A56D" w:rsidR="007E1BB7" w:rsidRPr="00424939" w:rsidRDefault="007E1BB7" w:rsidP="00C87E96">
      <w:pPr>
        <w:rPr>
          <w:rPrChange w:id="14456" w:author="Summer 2023 updates" w:date="2024-07-31T13:42:00Z">
            <w:rPr>
              <w:rFonts w:ascii="Garamond" w:hAnsi="Garamond"/>
              <w:color w:val="000000" w:themeColor="text1"/>
              <w:sz w:val="22"/>
            </w:rPr>
          </w:rPrChange>
        </w:rPr>
        <w:pPrChange w:id="14457" w:author="Summer 2023 updates" w:date="2024-07-31T13:42:00Z">
          <w:pPr>
            <w:pStyle w:val="NormalWeb"/>
            <w:spacing w:before="0" w:beforeAutospacing="0" w:after="0" w:afterAutospacing="0" w:line="240" w:lineRule="auto"/>
            <w:jc w:val="left"/>
          </w:pPr>
        </w:pPrChange>
      </w:pPr>
      <w:r w:rsidRPr="00424939">
        <w:rPr>
          <w:shd w:val="clear" w:color="auto" w:fill="FFFFFF"/>
          <w:rPrChange w:id="14458" w:author="Summer 2023 updates" w:date="2024-07-31T13:42:00Z">
            <w:rPr>
              <w:rFonts w:ascii="Garamond" w:hAnsi="Garamond"/>
              <w:color w:val="000000" w:themeColor="text1"/>
              <w:sz w:val="22"/>
              <w:shd w:val="clear" w:color="auto" w:fill="FFFFFF"/>
            </w:rPr>
          </w:rPrChange>
        </w:rPr>
        <w:t xml:space="preserve">Survey of the computational methods used by </w:t>
      </w:r>
      <w:r w:rsidR="006E33A7">
        <w:rPr>
          <w:shd w:val="clear" w:color="auto" w:fill="FFFFFF"/>
          <w:rPrChange w:id="14459" w:author="Summer 2023 updates" w:date="2024-07-31T13:42:00Z">
            <w:rPr>
              <w:rFonts w:ascii="Garamond" w:hAnsi="Garamond"/>
              <w:color w:val="000000" w:themeColor="text1"/>
              <w:sz w:val="22"/>
              <w:shd w:val="clear" w:color="auto" w:fill="FFFFFF"/>
            </w:rPr>
          </w:rPrChange>
        </w:rPr>
        <w:t>p</w:t>
      </w:r>
      <w:r w:rsidRPr="00424939">
        <w:rPr>
          <w:shd w:val="clear" w:color="auto" w:fill="FFFFFF"/>
          <w:rPrChange w:id="14460" w:author="Summer 2023 updates" w:date="2024-07-31T13:42:00Z">
            <w:rPr>
              <w:rFonts w:ascii="Garamond" w:hAnsi="Garamond"/>
              <w:color w:val="000000" w:themeColor="text1"/>
              <w:sz w:val="22"/>
              <w:shd w:val="clear" w:color="auto" w:fill="FFFFFF"/>
            </w:rPr>
          </w:rPrChange>
        </w:rPr>
        <w:t xml:space="preserve">hysicists. Students learn basics of Linux systems, C++, shell scripting, and data analysis tools, such as </w:t>
      </w:r>
      <w:r w:rsidR="009A7233" w:rsidRPr="00424939">
        <w:rPr>
          <w:shd w:val="clear" w:color="auto" w:fill="FFFFFF"/>
          <w:rPrChange w:id="14461" w:author="Summer 2023 updates" w:date="2024-07-31T13:42:00Z">
            <w:rPr>
              <w:rFonts w:ascii="Garamond" w:hAnsi="Garamond"/>
              <w:color w:val="000000" w:themeColor="text1"/>
              <w:sz w:val="22"/>
              <w:shd w:val="clear" w:color="auto" w:fill="FFFFFF"/>
            </w:rPr>
          </w:rPrChange>
        </w:rPr>
        <w:t>MATLAB</w:t>
      </w:r>
      <w:r w:rsidRPr="00424939">
        <w:rPr>
          <w:shd w:val="clear" w:color="auto" w:fill="FFFFFF"/>
          <w:rPrChange w:id="14462" w:author="Summer 2023 updates" w:date="2024-07-31T13:42:00Z">
            <w:rPr>
              <w:rFonts w:ascii="Garamond" w:hAnsi="Garamond"/>
              <w:color w:val="000000" w:themeColor="text1"/>
              <w:sz w:val="22"/>
              <w:shd w:val="clear" w:color="auto" w:fill="FFFFFF"/>
            </w:rPr>
          </w:rPrChange>
        </w:rPr>
        <w:t xml:space="preserve"> and ROOT. Some Monte Carlo applications for biophysics, particle and medical physics, as well as material science are introduced.</w:t>
      </w:r>
      <w:r w:rsidRPr="00424939">
        <w:rPr>
          <w:rPrChange w:id="14463" w:author="Summer 2023 updates" w:date="2024-07-31T13:42:00Z">
            <w:rPr>
              <w:rFonts w:ascii="Garamond" w:hAnsi="Garamond"/>
              <w:color w:val="000000" w:themeColor="text1"/>
              <w:sz w:val="22"/>
            </w:rPr>
          </w:rPrChange>
        </w:rPr>
        <w:br/>
      </w:r>
      <w:r w:rsidRPr="00424939">
        <w:rPr>
          <w:u w:val="single"/>
          <w:rPrChange w:id="14464" w:author="Summer 2023 updates" w:date="2024-07-31T13:42:00Z">
            <w:rPr>
              <w:rFonts w:ascii="Garamond" w:hAnsi="Garamond"/>
              <w:color w:val="000000" w:themeColor="text1"/>
              <w:sz w:val="22"/>
              <w:u w:val="single"/>
            </w:rPr>
          </w:rPrChange>
        </w:rPr>
        <w:t>Prerequisite:</w:t>
      </w:r>
      <w:r w:rsidRPr="00424939">
        <w:rPr>
          <w:rPrChange w:id="14465" w:author="Summer 2023 updates" w:date="2024-07-31T13:42:00Z">
            <w:rPr>
              <w:rFonts w:ascii="Garamond" w:hAnsi="Garamond"/>
              <w:color w:val="000000" w:themeColor="text1"/>
              <w:sz w:val="22"/>
            </w:rPr>
          </w:rPrChange>
        </w:rPr>
        <w:t xml:space="preserve">  Consent of instructor.</w:t>
      </w:r>
    </w:p>
    <w:p w14:paraId="74386BCA" w14:textId="77777777" w:rsidR="00F60166" w:rsidRDefault="00F60166">
      <w:pPr>
        <w:spacing w:after="200" w:line="276" w:lineRule="auto"/>
        <w:rPr>
          <w:del w:id="14466" w:author="Summer 2023 updates" w:date="2024-07-31T13:42:00Z"/>
          <w:rFonts w:eastAsia="Times New Roman" w:cs="Times New Roman"/>
          <w:b/>
          <w:bCs/>
          <w:color w:val="000000" w:themeColor="text1"/>
        </w:rPr>
      </w:pPr>
      <w:del w:id="14467" w:author="Summer 2023 updates" w:date="2024-07-31T13:42:00Z">
        <w:r>
          <w:rPr>
            <w:b/>
            <w:bCs/>
            <w:color w:val="000000" w:themeColor="text1"/>
          </w:rPr>
          <w:br w:type="page"/>
        </w:r>
      </w:del>
    </w:p>
    <w:p w14:paraId="14852A7A" w14:textId="54052A15" w:rsidR="007E1BB7" w:rsidRPr="00424939" w:rsidRDefault="007E1BB7" w:rsidP="007E1BB7">
      <w:pPr>
        <w:pStyle w:val="NormalWeb"/>
        <w:spacing w:before="0" w:beforeAutospacing="0" w:after="0" w:afterAutospacing="0" w:line="240" w:lineRule="auto"/>
        <w:jc w:val="left"/>
        <w:rPr>
          <w:rFonts w:ascii="Garamond" w:hAnsi="Garamond"/>
          <w:color w:val="000000" w:themeColor="text1"/>
          <w:sz w:val="22"/>
          <w:szCs w:val="22"/>
        </w:rPr>
      </w:pPr>
      <w:r w:rsidRPr="00424939">
        <w:rPr>
          <w:rFonts w:ascii="Garamond" w:hAnsi="Garamond"/>
          <w:b/>
          <w:bCs/>
          <w:color w:val="000000" w:themeColor="text1"/>
          <w:sz w:val="22"/>
          <w:szCs w:val="22"/>
        </w:rPr>
        <w:t>PHY-231 Mathematical Methods for Physicists</w:t>
      </w:r>
    </w:p>
    <w:p w14:paraId="53BB4A62" w14:textId="736E6620" w:rsidR="007E1BB7" w:rsidRPr="00424939" w:rsidRDefault="00C55C45" w:rsidP="00C87E96">
      <w:pPr>
        <w:rPr>
          <w:rPrChange w:id="14468" w:author="Summer 2023 updates" w:date="2024-07-31T13:42:00Z">
            <w:rPr>
              <w:rFonts w:ascii="Garamond" w:hAnsi="Garamond"/>
              <w:color w:val="000000" w:themeColor="text1"/>
              <w:sz w:val="22"/>
            </w:rPr>
          </w:rPrChange>
        </w:rPr>
        <w:pPrChange w:id="14469" w:author="Summer 2023 updates" w:date="2024-07-31T13:42:00Z">
          <w:pPr>
            <w:pStyle w:val="NormalWeb"/>
            <w:spacing w:before="0" w:beforeAutospacing="0" w:after="0" w:afterAutospacing="0" w:line="240" w:lineRule="auto"/>
            <w:jc w:val="left"/>
          </w:pPr>
        </w:pPrChange>
      </w:pPr>
      <w:r w:rsidRPr="00424939">
        <w:rPr>
          <w:rPrChange w:id="14470" w:author="Summer 2023 updates" w:date="2024-07-31T13:42:00Z">
            <w:rPr>
              <w:rFonts w:ascii="Garamond" w:hAnsi="Garamond"/>
              <w:color w:val="000000" w:themeColor="text1"/>
              <w:sz w:val="22"/>
            </w:rPr>
          </w:rPrChange>
        </w:rPr>
        <w:t xml:space="preserve">Studies </w:t>
      </w:r>
      <w:r w:rsidR="007E1BB7" w:rsidRPr="00424939">
        <w:rPr>
          <w:rPrChange w:id="14471" w:author="Summer 2023 updates" w:date="2024-07-31T13:42:00Z">
            <w:rPr>
              <w:rFonts w:ascii="Garamond" w:hAnsi="Garamond"/>
              <w:color w:val="000000" w:themeColor="text1"/>
              <w:sz w:val="22"/>
            </w:rPr>
          </w:rPrChange>
        </w:rPr>
        <w:t xml:space="preserve">areas of mathematics which are of fundamental importance in the physical sciences. Topics include complex variables, Fourier analysis, eigenvalue problems, and vector calculus. Includes one computer laboratory session per week. </w:t>
      </w:r>
      <w:r w:rsidR="007E1BB7" w:rsidRPr="00424939">
        <w:rPr>
          <w:shd w:val="clear" w:color="auto" w:fill="FFFFFF"/>
          <w:rPrChange w:id="14472" w:author="Summer 2023 updates" w:date="2024-07-31T13:42:00Z">
            <w:rPr>
              <w:rFonts w:ascii="Garamond" w:hAnsi="Garamond"/>
              <w:color w:val="000000" w:themeColor="text1"/>
              <w:sz w:val="22"/>
              <w:shd w:val="clear" w:color="auto" w:fill="FFFFFF"/>
            </w:rPr>
          </w:rPrChange>
        </w:rPr>
        <w:t>Previous experience in calculus recommended.</w:t>
      </w:r>
      <w:r w:rsidR="007E1BB7" w:rsidRPr="00424939">
        <w:rPr>
          <w:rPrChange w:id="14473" w:author="Summer 2023 updates" w:date="2024-07-31T13:42:00Z">
            <w:rPr>
              <w:rFonts w:ascii="Garamond" w:hAnsi="Garamond"/>
              <w:color w:val="000000" w:themeColor="text1"/>
              <w:sz w:val="22"/>
            </w:rPr>
          </w:rPrChange>
        </w:rPr>
        <w:t xml:space="preserve"> </w:t>
      </w:r>
      <w:r w:rsidR="007E1BB7" w:rsidRPr="00424939">
        <w:rPr>
          <w:u w:val="single"/>
          <w:rPrChange w:id="14474" w:author="Summer 2023 updates" w:date="2024-07-31T13:42:00Z">
            <w:rPr>
              <w:rFonts w:ascii="Garamond" w:hAnsi="Garamond"/>
              <w:color w:val="000000" w:themeColor="text1"/>
              <w:sz w:val="22"/>
              <w:u w:val="single"/>
            </w:rPr>
          </w:rPrChange>
        </w:rPr>
        <w:t>Prerequisite</w:t>
      </w:r>
      <w:r w:rsidR="007E1BB7" w:rsidRPr="00424939">
        <w:rPr>
          <w:rPrChange w:id="14475" w:author="Summer 2023 updates" w:date="2024-07-31T13:42:00Z">
            <w:rPr>
              <w:rFonts w:ascii="Garamond" w:hAnsi="Garamond"/>
              <w:color w:val="000000" w:themeColor="text1"/>
              <w:sz w:val="22"/>
            </w:rPr>
          </w:rPrChange>
        </w:rPr>
        <w:t>: Calculus II (MTH-145), or consent of instructor.</w:t>
      </w:r>
    </w:p>
    <w:p w14:paraId="390688E0" w14:textId="338C14A0" w:rsidR="005475A9" w:rsidRPr="00424939" w:rsidRDefault="005475A9" w:rsidP="00DB5E9E">
      <w:pPr>
        <w:spacing w:after="0"/>
        <w:rPr>
          <w:rFonts w:cs="Times New Roman"/>
          <w:b/>
          <w:color w:val="000000" w:themeColor="text1"/>
        </w:rPr>
      </w:pPr>
      <w:r w:rsidRPr="00424939">
        <w:rPr>
          <w:rFonts w:cs="Times New Roman"/>
          <w:b/>
          <w:color w:val="000000" w:themeColor="text1"/>
        </w:rPr>
        <w:t>PHY-235</w:t>
      </w:r>
      <w:r w:rsidR="00C55C45" w:rsidRPr="00424939">
        <w:rPr>
          <w:rFonts w:cs="Times New Roman"/>
          <w:b/>
          <w:color w:val="000000" w:themeColor="text1"/>
        </w:rPr>
        <w:t xml:space="preserve"> </w:t>
      </w:r>
      <w:r w:rsidRPr="00424939">
        <w:rPr>
          <w:rFonts w:cs="Times New Roman"/>
          <w:b/>
          <w:color w:val="000000" w:themeColor="text1"/>
        </w:rPr>
        <w:t>Modern Physics</w:t>
      </w:r>
      <w:del w:id="14476" w:author="Summer 2023 updates" w:date="2024-07-31T13:42:00Z">
        <w:r w:rsidR="00070881" w:rsidRPr="00424939">
          <w:rPr>
            <w:rFonts w:cs="Times New Roman"/>
            <w:b/>
            <w:color w:val="000000" w:themeColor="text1"/>
          </w:rPr>
          <w:delText xml:space="preserve"> (WE)</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Physics</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del>
      <w:ins w:id="14477" w:author="Summer 2023 updates" w:date="2024-07-31T13:42:00Z">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ins>
    </w:p>
    <w:p w14:paraId="4ABDD5D6" w14:textId="6F8C5F98" w:rsidR="005475A9" w:rsidRPr="00424939" w:rsidRDefault="00C55C45" w:rsidP="00C87E96">
      <w:pPr>
        <w:rPr>
          <w:rPrChange w:id="14478" w:author="Summer 2023 updates" w:date="2024-07-31T13:42:00Z">
            <w:rPr>
              <w:color w:val="000000" w:themeColor="text1"/>
            </w:rPr>
          </w:rPrChange>
        </w:rPr>
      </w:pPr>
      <w:r w:rsidRPr="00424939">
        <w:rPr>
          <w:rPrChange w:id="14479" w:author="Summer 2023 updates" w:date="2024-07-31T13:42:00Z">
            <w:rPr>
              <w:color w:val="000000" w:themeColor="text1"/>
            </w:rPr>
          </w:rPrChange>
        </w:rPr>
        <w:t xml:space="preserve">Introduces quantum phenomena, including the wave-particle duality, atomic models, special theory of relativity, Schrodinger’s equation and its applications to certain potentials. </w:t>
      </w:r>
      <w:r w:rsidRPr="00424939">
        <w:rPr>
          <w:u w:val="single"/>
          <w:shd w:val="clear" w:color="auto" w:fill="FFFFFF"/>
          <w:rPrChange w:id="14480" w:author="Summer 2023 updates" w:date="2024-07-31T13:42:00Z">
            <w:rPr>
              <w:color w:val="000000" w:themeColor="text1"/>
              <w:u w:val="single"/>
              <w:shd w:val="clear" w:color="auto" w:fill="FFFFFF"/>
            </w:rPr>
          </w:rPrChange>
        </w:rPr>
        <w:t>Corequisite</w:t>
      </w:r>
      <w:r w:rsidRPr="00424939">
        <w:rPr>
          <w:b/>
          <w:shd w:val="clear" w:color="auto" w:fill="FFFFFF"/>
          <w:rPrChange w:id="14481" w:author="Summer 2023 updates" w:date="2024-07-31T13:42:00Z">
            <w:rPr>
              <w:b/>
              <w:color w:val="000000" w:themeColor="text1"/>
              <w:shd w:val="clear" w:color="auto" w:fill="FFFFFF"/>
            </w:rPr>
          </w:rPrChange>
        </w:rPr>
        <w:t>:</w:t>
      </w:r>
      <w:r w:rsidRPr="00424939">
        <w:rPr>
          <w:shd w:val="clear" w:color="auto" w:fill="FFFFFF"/>
          <w:rPrChange w:id="14482" w:author="Summer 2023 updates" w:date="2024-07-31T13:42:00Z">
            <w:rPr>
              <w:color w:val="000000" w:themeColor="text1"/>
              <w:shd w:val="clear" w:color="auto" w:fill="FFFFFF"/>
            </w:rPr>
          </w:rPrChange>
        </w:rPr>
        <w:t xml:space="preserve"> Modern Physics Laboratory (PHY-235L).  </w:t>
      </w:r>
      <w:r w:rsidRPr="00424939">
        <w:rPr>
          <w:u w:val="single"/>
          <w:rPrChange w:id="14483" w:author="Summer 2023 updates" w:date="2024-07-31T13:42:00Z">
            <w:rPr>
              <w:color w:val="000000" w:themeColor="text1"/>
              <w:u w:val="single"/>
            </w:rPr>
          </w:rPrChange>
        </w:rPr>
        <w:t>Prerequisites</w:t>
      </w:r>
      <w:r w:rsidRPr="00424939">
        <w:rPr>
          <w:rPrChange w:id="14484" w:author="Summer 2023 updates" w:date="2024-07-31T13:42:00Z">
            <w:rPr>
              <w:color w:val="000000" w:themeColor="text1"/>
            </w:rPr>
          </w:rPrChange>
        </w:rPr>
        <w:t>: General Physics II &amp; Laboratory (PHY-195/-195L) or consent of instructor.</w:t>
      </w:r>
      <w:r w:rsidR="005475A9" w:rsidRPr="00424939">
        <w:rPr>
          <w:rPrChange w:id="14485" w:author="Summer 2023 updates" w:date="2024-07-31T13:42:00Z">
            <w:rPr>
              <w:color w:val="000000" w:themeColor="text1"/>
            </w:rPr>
          </w:rPrChange>
        </w:rPr>
        <w:t xml:space="preserve"> </w:t>
      </w:r>
    </w:p>
    <w:p w14:paraId="40B1DB78" w14:textId="7DBB5422" w:rsidR="00C55C45" w:rsidRPr="00424939" w:rsidRDefault="00C55C45" w:rsidP="00973A28">
      <w:pPr>
        <w:pStyle w:val="NormalWeb"/>
        <w:keepNext/>
        <w:widowControl/>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shd w:val="clear" w:color="auto" w:fill="FFFFFF"/>
        </w:rPr>
        <w:t>PHY-235L Modern Physics Laboratory</w:t>
      </w:r>
      <w:r w:rsidR="00070881" w:rsidRPr="00424939">
        <w:rPr>
          <w:rFonts w:ascii="Garamond" w:hAnsi="Garamond"/>
          <w:b/>
          <w:color w:val="000000" w:themeColor="text1"/>
        </w:rPr>
        <w:t xml:space="preserve"> (WE)</w:t>
      </w:r>
    </w:p>
    <w:p w14:paraId="07521410" w14:textId="02E08C88" w:rsidR="00C55C45" w:rsidRPr="00424939" w:rsidRDefault="00B65FA8" w:rsidP="00C87E96">
      <w:pPr>
        <w:rPr>
          <w:rPrChange w:id="14486" w:author="Summer 2023 updates" w:date="2024-07-31T13:42:00Z">
            <w:rPr>
              <w:color w:val="000000" w:themeColor="text1"/>
            </w:rPr>
          </w:rPrChange>
        </w:rPr>
      </w:pPr>
      <w:r w:rsidRPr="00424939">
        <w:rPr>
          <w:rPrChange w:id="14487" w:author="Summer 2023 updates" w:date="2024-07-31T13:42:00Z">
            <w:rPr>
              <w:color w:val="000000" w:themeColor="text1"/>
            </w:rPr>
          </w:rPrChange>
        </w:rPr>
        <w:t>Engages an</w:t>
      </w:r>
      <w:r w:rsidR="00C55C45" w:rsidRPr="00424939">
        <w:rPr>
          <w:shd w:val="clear" w:color="auto" w:fill="FFFFFF"/>
          <w:rPrChange w:id="14488" w:author="Summer 2023 updates" w:date="2024-07-31T13:42:00Z">
            <w:rPr>
              <w:color w:val="000000" w:themeColor="text1"/>
              <w:shd w:val="clear" w:color="auto" w:fill="FFFFFF"/>
            </w:rPr>
          </w:rPrChange>
        </w:rPr>
        <w:t xml:space="preserve"> experimental approach to learn the quantum phenomenon. Strong focus on designing the modern physics experiments, collecting the related data and learn to analyze. Emphasis is placed on writing scientific manuscripts. Three hours per week.</w:t>
      </w:r>
      <w:r w:rsidR="00C55C45" w:rsidRPr="00424939">
        <w:rPr>
          <w:rPrChange w:id="14489" w:author="Summer 2023 updates" w:date="2024-07-31T13:42:00Z">
            <w:rPr>
              <w:color w:val="000000" w:themeColor="text1"/>
            </w:rPr>
          </w:rPrChange>
        </w:rPr>
        <w:t xml:space="preserve"> </w:t>
      </w:r>
      <w:r w:rsidR="00C55C45" w:rsidRPr="00424939">
        <w:rPr>
          <w:u w:val="single"/>
          <w:shd w:val="clear" w:color="auto" w:fill="FFFFFF"/>
          <w:rPrChange w:id="14490" w:author="Summer 2023 updates" w:date="2024-07-31T13:42:00Z">
            <w:rPr>
              <w:color w:val="000000" w:themeColor="text1"/>
              <w:u w:val="single"/>
              <w:shd w:val="clear" w:color="auto" w:fill="FFFFFF"/>
            </w:rPr>
          </w:rPrChange>
        </w:rPr>
        <w:t>Corequisite</w:t>
      </w:r>
      <w:r w:rsidR="00C55C45" w:rsidRPr="00424939">
        <w:rPr>
          <w:b/>
          <w:shd w:val="clear" w:color="auto" w:fill="FFFFFF"/>
          <w:rPrChange w:id="14491" w:author="Summer 2023 updates" w:date="2024-07-31T13:42:00Z">
            <w:rPr>
              <w:b/>
              <w:color w:val="000000" w:themeColor="text1"/>
              <w:shd w:val="clear" w:color="auto" w:fill="FFFFFF"/>
            </w:rPr>
          </w:rPrChange>
        </w:rPr>
        <w:t>:</w:t>
      </w:r>
      <w:r w:rsidR="00C55C45" w:rsidRPr="00424939">
        <w:rPr>
          <w:shd w:val="clear" w:color="auto" w:fill="FFFFFF"/>
          <w:rPrChange w:id="14492" w:author="Summer 2023 updates" w:date="2024-07-31T13:42:00Z">
            <w:rPr>
              <w:color w:val="000000" w:themeColor="text1"/>
              <w:shd w:val="clear" w:color="auto" w:fill="FFFFFF"/>
            </w:rPr>
          </w:rPrChange>
        </w:rPr>
        <w:t xml:space="preserve"> Modern Physics (PHY-235). </w:t>
      </w:r>
      <w:r w:rsidR="00C55C45" w:rsidRPr="00424939">
        <w:rPr>
          <w:b/>
          <w:shd w:val="clear" w:color="auto" w:fill="FFFFFF"/>
          <w:rPrChange w:id="14493" w:author="Summer 2023 updates" w:date="2024-07-31T13:42:00Z">
            <w:rPr>
              <w:b/>
              <w:color w:val="000000" w:themeColor="text1"/>
              <w:shd w:val="clear" w:color="auto" w:fill="FFFFFF"/>
            </w:rPr>
          </w:rPrChange>
        </w:rPr>
        <w:t>(0.2 Course Credit)</w:t>
      </w:r>
    </w:p>
    <w:p w14:paraId="15387BD2" w14:textId="77777777" w:rsidR="0079629D" w:rsidRPr="00424939" w:rsidRDefault="0079629D" w:rsidP="0079629D">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PHY-241 Introduction to Astrophysics</w:t>
      </w:r>
    </w:p>
    <w:p w14:paraId="3E329B0F" w14:textId="60EF727D" w:rsidR="00C55C45" w:rsidRPr="00424939" w:rsidRDefault="0079629D" w:rsidP="00456F38">
      <w:pPr>
        <w:rPr>
          <w:b/>
          <w:rPrChange w:id="14494" w:author="Summer 2023 updates" w:date="2024-07-31T13:42:00Z">
            <w:rPr>
              <w:b/>
              <w:color w:val="000000" w:themeColor="text1"/>
            </w:rPr>
          </w:rPrChange>
        </w:rPr>
        <w:pPrChange w:id="14495" w:author="Summer 2023 updates" w:date="2024-07-31T13:42:00Z">
          <w:pPr>
            <w:spacing w:after="0"/>
          </w:pPr>
        </w:pPrChange>
      </w:pPr>
      <w:r w:rsidRPr="00424939">
        <w:rPr>
          <w:shd w:val="clear" w:color="auto" w:fill="FFFFFF"/>
          <w:rPrChange w:id="14496" w:author="Summer 2023 updates" w:date="2024-07-31T13:42:00Z">
            <w:rPr>
              <w:color w:val="000000" w:themeColor="text1"/>
              <w:shd w:val="clear" w:color="auto" w:fill="FFFFFF"/>
            </w:rPr>
          </w:rPrChange>
        </w:rPr>
        <w:t>Covers the fundamental concepts in astrophysics: The tools of astronomy, celestial mechanics, interaction of light and matter, telescopes, nature of the stars and their classifications. Other topics include the general overview of the solar system, and the binary systems.</w:t>
      </w:r>
      <w:r w:rsidRPr="00424939">
        <w:rPr>
          <w:rPrChange w:id="14497" w:author="Summer 2023 updates" w:date="2024-07-31T13:42:00Z">
            <w:rPr>
              <w:color w:val="000000" w:themeColor="text1"/>
            </w:rPr>
          </w:rPrChange>
        </w:rPr>
        <w:t xml:space="preserve"> </w:t>
      </w:r>
      <w:r w:rsidRPr="00424939">
        <w:rPr>
          <w:u w:val="single"/>
          <w:shd w:val="clear" w:color="auto" w:fill="FFFFFF"/>
          <w:rPrChange w:id="14498" w:author="Summer 2023 updates" w:date="2024-07-31T13:42:00Z">
            <w:rPr>
              <w:color w:val="000000" w:themeColor="text1"/>
              <w:u w:val="single"/>
              <w:shd w:val="clear" w:color="auto" w:fill="FFFFFF"/>
            </w:rPr>
          </w:rPrChange>
        </w:rPr>
        <w:t>Prerequisite</w:t>
      </w:r>
      <w:r w:rsidRPr="00424939">
        <w:rPr>
          <w:shd w:val="clear" w:color="auto" w:fill="FFFFFF"/>
          <w:rPrChange w:id="14499" w:author="Summer 2023 updates" w:date="2024-07-31T13:42:00Z">
            <w:rPr>
              <w:color w:val="000000" w:themeColor="text1"/>
              <w:shd w:val="clear" w:color="auto" w:fill="FFFFFF"/>
            </w:rPr>
          </w:rPrChange>
        </w:rPr>
        <w:t>: General Physics II &amp; Laboratory (PHY-195/-195L) or consent of instructor.</w:t>
      </w:r>
      <w:r w:rsidRPr="00424939">
        <w:rPr>
          <w:rPrChange w:id="14500" w:author="Summer 2023 updates" w:date="2024-07-31T13:42:00Z">
            <w:rPr>
              <w:color w:val="000000" w:themeColor="text1"/>
            </w:rPr>
          </w:rPrChange>
        </w:rPr>
        <w:br/>
      </w:r>
      <w:r w:rsidRPr="00424939">
        <w:rPr>
          <w:b/>
          <w:rPrChange w:id="14501" w:author="Summer 2023 updates" w:date="2024-07-31T13:42:00Z">
            <w:rPr>
              <w:b/>
              <w:color w:val="000000" w:themeColor="text1"/>
            </w:rPr>
          </w:rPrChange>
        </w:rPr>
        <w:t>PHY-251 Stars and Galaxies</w:t>
      </w:r>
      <w:r w:rsidRPr="00424939">
        <w:rPr>
          <w:rPrChange w:id="14502" w:author="Summer 2023 updates" w:date="2024-07-31T13:42:00Z">
            <w:rPr>
              <w:color w:val="000000" w:themeColor="text1"/>
            </w:rPr>
          </w:rPrChange>
        </w:rPr>
        <w:br/>
      </w:r>
      <w:r w:rsidRPr="00424939">
        <w:rPr>
          <w:shd w:val="clear" w:color="auto" w:fill="FFFFFF"/>
          <w:rPrChange w:id="14503" w:author="Summer 2023 updates" w:date="2024-07-31T13:42:00Z">
            <w:rPr>
              <w:color w:val="000000" w:themeColor="text1"/>
              <w:shd w:val="clear" w:color="auto" w:fill="FFFFFF"/>
            </w:rPr>
          </w:rPrChange>
        </w:rPr>
        <w:t>Focuses on the star formation and evolution, as well as the galactic evolution. The formation of the solar system and its implications, the degenerate remnants, and the Milky Way galaxy are covered.</w:t>
      </w:r>
      <w:r w:rsidRPr="00424939">
        <w:rPr>
          <w:rPrChange w:id="14504" w:author="Summer 2023 updates" w:date="2024-07-31T13:42:00Z">
            <w:rPr>
              <w:color w:val="000000" w:themeColor="text1"/>
            </w:rPr>
          </w:rPrChange>
        </w:rPr>
        <w:t xml:space="preserve"> </w:t>
      </w:r>
      <w:r w:rsidRPr="00424939">
        <w:rPr>
          <w:u w:val="single"/>
          <w:shd w:val="clear" w:color="auto" w:fill="FFFFFF"/>
          <w:rPrChange w:id="14505" w:author="Summer 2023 updates" w:date="2024-07-31T13:42:00Z">
            <w:rPr>
              <w:color w:val="000000" w:themeColor="text1"/>
              <w:u w:val="single"/>
              <w:shd w:val="clear" w:color="auto" w:fill="FFFFFF"/>
            </w:rPr>
          </w:rPrChange>
        </w:rPr>
        <w:t>Prerequisite</w:t>
      </w:r>
      <w:r w:rsidRPr="00424939">
        <w:rPr>
          <w:shd w:val="clear" w:color="auto" w:fill="FFFFFF"/>
          <w:rPrChange w:id="14506" w:author="Summer 2023 updates" w:date="2024-07-31T13:42:00Z">
            <w:rPr>
              <w:color w:val="000000" w:themeColor="text1"/>
              <w:shd w:val="clear" w:color="auto" w:fill="FFFFFF"/>
            </w:rPr>
          </w:rPrChange>
        </w:rPr>
        <w:t>: General Physics II &amp; Laboratory (PHY-195/-195L) or consent of instructor.</w:t>
      </w:r>
    </w:p>
    <w:p w14:paraId="6982D19A" w14:textId="20001BDD" w:rsidR="00B65FA8" w:rsidRPr="00424939" w:rsidRDefault="00B65FA8" w:rsidP="00B65FA8">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PHY-255</w:t>
      </w:r>
      <w:del w:id="14507" w:author="Summer 2023 updates" w:date="2024-07-31T13:42:00Z">
        <w:r w:rsidRPr="00424939">
          <w:rPr>
            <w:rFonts w:ascii="Garamond" w:hAnsi="Garamond"/>
            <w:b/>
            <w:bCs/>
            <w:color w:val="000000" w:themeColor="text1"/>
            <w:sz w:val="22"/>
            <w:szCs w:val="22"/>
          </w:rPr>
          <w:delText>/ -</w:delText>
        </w:r>
      </w:del>
      <w:ins w:id="14508" w:author="Summer 2023 updates" w:date="2024-07-31T13:42:00Z">
        <w:r w:rsidRPr="00424939">
          <w:rPr>
            <w:rFonts w:ascii="Garamond" w:hAnsi="Garamond"/>
            <w:b/>
            <w:bCs/>
            <w:color w:val="000000" w:themeColor="text1"/>
            <w:sz w:val="22"/>
            <w:szCs w:val="22"/>
          </w:rPr>
          <w:t>/-</w:t>
        </w:r>
      </w:ins>
      <w:r w:rsidRPr="00424939">
        <w:rPr>
          <w:rFonts w:ascii="Garamond" w:hAnsi="Garamond"/>
          <w:b/>
          <w:bCs/>
          <w:color w:val="000000" w:themeColor="text1"/>
          <w:sz w:val="22"/>
          <w:szCs w:val="22"/>
        </w:rPr>
        <w:t>355 Introduction to Physics Research I – II</w:t>
      </w:r>
    </w:p>
    <w:p w14:paraId="5AAFDE28" w14:textId="77777777" w:rsidR="00B65FA8" w:rsidRPr="00424939" w:rsidRDefault="00B65FA8" w:rsidP="00C87E96">
      <w:pPr>
        <w:rPr>
          <w:rPrChange w:id="14509" w:author="Summer 2023 updates" w:date="2024-07-31T13:42:00Z">
            <w:rPr>
              <w:rFonts w:ascii="Garamond" w:hAnsi="Garamond"/>
              <w:color w:val="000000" w:themeColor="text1"/>
              <w:sz w:val="22"/>
            </w:rPr>
          </w:rPrChange>
        </w:rPr>
        <w:pPrChange w:id="14510" w:author="Summer 2023 updates" w:date="2024-07-31T13:42:00Z">
          <w:pPr>
            <w:pStyle w:val="NormalWeb"/>
            <w:spacing w:before="0" w:beforeAutospacing="0" w:after="0" w:afterAutospacing="0" w:line="240" w:lineRule="auto"/>
          </w:pPr>
        </w:pPrChange>
      </w:pPr>
      <w:r w:rsidRPr="00424939">
        <w:rPr>
          <w:rPrChange w:id="14511" w:author="Summer 2023 updates" w:date="2024-07-31T13:42:00Z">
            <w:rPr>
              <w:rFonts w:ascii="Garamond" w:hAnsi="Garamond"/>
              <w:color w:val="000000" w:themeColor="text1"/>
              <w:sz w:val="22"/>
            </w:rPr>
          </w:rPrChange>
        </w:rPr>
        <w:t xml:space="preserve">Extensive independent or group investigations of a particular topic or set of topics. Designed to be a research experience in preparation for teaching, graduate school, or direct entry into a technical field after graduation. </w:t>
      </w:r>
      <w:r w:rsidRPr="00424939">
        <w:rPr>
          <w:u w:val="single"/>
          <w:rPrChange w:id="14512" w:author="Summer 2023 updates" w:date="2024-07-31T13:42:00Z">
            <w:rPr>
              <w:rFonts w:ascii="Garamond" w:hAnsi="Garamond"/>
              <w:color w:val="000000" w:themeColor="text1"/>
              <w:sz w:val="22"/>
              <w:u w:val="single"/>
            </w:rPr>
          </w:rPrChange>
        </w:rPr>
        <w:t>Prerequisite</w:t>
      </w:r>
      <w:r w:rsidRPr="00424939">
        <w:rPr>
          <w:rPrChange w:id="14513" w:author="Summer 2023 updates" w:date="2024-07-31T13:42:00Z">
            <w:rPr>
              <w:rFonts w:ascii="Garamond" w:hAnsi="Garamond"/>
              <w:color w:val="000000" w:themeColor="text1"/>
              <w:sz w:val="22"/>
            </w:rPr>
          </w:rPrChange>
        </w:rPr>
        <w:t>: General Physics II &amp; Laboratory (PHY-195/-195L) or consent of instructor.</w:t>
      </w:r>
    </w:p>
    <w:p w14:paraId="1E3A8A59" w14:textId="77777777" w:rsidR="006A749A" w:rsidRPr="00424939" w:rsidRDefault="006A749A" w:rsidP="006A749A">
      <w:pPr>
        <w:spacing w:after="0"/>
        <w:rPr>
          <w:rFonts w:cs="Times New Roman"/>
          <w:b/>
          <w:color w:val="000000" w:themeColor="text1"/>
        </w:rPr>
      </w:pPr>
      <w:r w:rsidRPr="00424939">
        <w:rPr>
          <w:rFonts w:cs="Times New Roman"/>
          <w:b/>
          <w:color w:val="000000" w:themeColor="text1"/>
        </w:rPr>
        <w:t xml:space="preserve">PHY-265 Electromagnetism </w:t>
      </w:r>
    </w:p>
    <w:p w14:paraId="46DA425C" w14:textId="779C29C4" w:rsidR="006A749A" w:rsidRPr="00424939" w:rsidRDefault="00B65FA8" w:rsidP="00C87E96">
      <w:pPr>
        <w:rPr>
          <w:rPrChange w:id="14514" w:author="Summer 2023 updates" w:date="2024-07-31T13:42:00Z">
            <w:rPr>
              <w:rFonts w:ascii="Garamond" w:hAnsi="Garamond"/>
              <w:color w:val="000000" w:themeColor="text1"/>
              <w:sz w:val="22"/>
            </w:rPr>
          </w:rPrChange>
        </w:rPr>
        <w:pPrChange w:id="14515" w:author="Summer 2023 updates" w:date="2024-07-31T13:42:00Z">
          <w:pPr>
            <w:pStyle w:val="NormalWeb"/>
            <w:spacing w:before="0" w:beforeAutospacing="0" w:after="0" w:afterAutospacing="0" w:line="240" w:lineRule="auto"/>
            <w:jc w:val="left"/>
          </w:pPr>
        </w:pPrChange>
      </w:pPr>
      <w:r w:rsidRPr="00424939">
        <w:rPr>
          <w:rPrChange w:id="14516" w:author="Summer 2023 updates" w:date="2024-07-31T13:42:00Z">
            <w:rPr>
              <w:rFonts w:ascii="Garamond" w:hAnsi="Garamond"/>
              <w:color w:val="000000" w:themeColor="text1"/>
              <w:sz w:val="22"/>
            </w:rPr>
          </w:rPrChange>
        </w:rPr>
        <w:t xml:space="preserve">Studies electromagnetic phenomena at the intermediate level, including circuits, static and quasi-static fields, Maxwell’s equations, radiation, and selected topics in properties of materials. Special topics in vector algebra, scalar and vector point functions, and differential vector calculus are developed and used. </w:t>
      </w:r>
      <w:r w:rsidRPr="00424939">
        <w:rPr>
          <w:u w:val="single"/>
          <w:rPrChange w:id="14517" w:author="Summer 2023 updates" w:date="2024-07-31T13:42:00Z">
            <w:rPr>
              <w:rFonts w:ascii="Garamond" w:hAnsi="Garamond"/>
              <w:color w:val="000000" w:themeColor="text1"/>
              <w:sz w:val="22"/>
              <w:u w:val="single"/>
            </w:rPr>
          </w:rPrChange>
        </w:rPr>
        <w:t>Prerequisite</w:t>
      </w:r>
      <w:r w:rsidRPr="00424939">
        <w:rPr>
          <w:rPrChange w:id="14518" w:author="Summer 2023 updates" w:date="2024-07-31T13:42:00Z">
            <w:rPr>
              <w:rFonts w:ascii="Garamond" w:hAnsi="Garamond"/>
              <w:color w:val="000000" w:themeColor="text1"/>
              <w:sz w:val="22"/>
            </w:rPr>
          </w:rPrChange>
        </w:rPr>
        <w:t>: General Physics II &amp; Laboratory (PHY-195/-195L) or consent of instructor.</w:t>
      </w:r>
    </w:p>
    <w:p w14:paraId="0B8CFAB5" w14:textId="17B76447" w:rsidR="006A749A" w:rsidRPr="00424939" w:rsidRDefault="006A749A" w:rsidP="006A749A">
      <w:pPr>
        <w:spacing w:after="0"/>
        <w:rPr>
          <w:rFonts w:cs="Times New Roman"/>
          <w:b/>
          <w:color w:val="000000" w:themeColor="text1"/>
        </w:rPr>
      </w:pPr>
      <w:r w:rsidRPr="00424939">
        <w:rPr>
          <w:rFonts w:cs="Times New Roman"/>
          <w:b/>
          <w:color w:val="000000" w:themeColor="text1"/>
        </w:rPr>
        <w:t xml:space="preserve">PHY-275 </w:t>
      </w:r>
      <w:r w:rsidR="000D5272" w:rsidRPr="00424939">
        <w:rPr>
          <w:rFonts w:cs="Times New Roman"/>
          <w:b/>
          <w:color w:val="000000" w:themeColor="text1"/>
        </w:rPr>
        <w:t xml:space="preserve">Classical </w:t>
      </w:r>
      <w:r w:rsidRPr="00424939">
        <w:rPr>
          <w:rFonts w:cs="Times New Roman"/>
          <w:b/>
          <w:color w:val="000000" w:themeColor="text1"/>
        </w:rPr>
        <w:t xml:space="preserve">Mechanics </w:t>
      </w:r>
    </w:p>
    <w:p w14:paraId="3A7AABAD" w14:textId="46F5A56A" w:rsidR="006A749A" w:rsidRPr="00424939" w:rsidRDefault="00F7713B" w:rsidP="00456F38">
      <w:pPr>
        <w:rPr>
          <w:rPrChange w:id="14519" w:author="Summer 2023 updates" w:date="2024-07-31T13:42:00Z">
            <w:rPr>
              <w:color w:val="000000" w:themeColor="text1"/>
            </w:rPr>
          </w:rPrChange>
        </w:rPr>
        <w:pPrChange w:id="14520" w:author="Summer 2023 updates" w:date="2024-07-31T13:42:00Z">
          <w:pPr>
            <w:spacing w:line="228" w:lineRule="auto"/>
          </w:pPr>
        </w:pPrChange>
      </w:pPr>
      <w:r w:rsidRPr="00424939">
        <w:rPr>
          <w:rPrChange w:id="14521" w:author="Summer 2023 updates" w:date="2024-07-31T13:42:00Z">
            <w:rPr>
              <w:color w:val="000000" w:themeColor="text1"/>
            </w:rPr>
          </w:rPrChange>
        </w:rPr>
        <w:t xml:space="preserve">Studies </w:t>
      </w:r>
      <w:r w:rsidR="000D5272" w:rsidRPr="00424939">
        <w:rPr>
          <w:rPrChange w:id="14522" w:author="Summer 2023 updates" w:date="2024-07-31T13:42:00Z">
            <w:rPr>
              <w:color w:val="000000" w:themeColor="text1"/>
            </w:rPr>
          </w:rPrChange>
        </w:rPr>
        <w:t xml:space="preserve">Newtonian, Lagrangian, and Hamiltonian formulations of the laws of motion. Applications to systems of particles, extended objects, and oscillatory systems. </w:t>
      </w:r>
      <w:r w:rsidR="000D5272" w:rsidRPr="00424939">
        <w:rPr>
          <w:u w:val="single"/>
          <w:rPrChange w:id="14523" w:author="Summer 2023 updates" w:date="2024-07-31T13:42:00Z">
            <w:rPr>
              <w:color w:val="000000" w:themeColor="text1"/>
              <w:u w:val="single"/>
            </w:rPr>
          </w:rPrChange>
        </w:rPr>
        <w:t>Prerequisite</w:t>
      </w:r>
      <w:r w:rsidR="000D5272" w:rsidRPr="00424939">
        <w:rPr>
          <w:rPrChange w:id="14524" w:author="Summer 2023 updates" w:date="2024-07-31T13:42:00Z">
            <w:rPr>
              <w:color w:val="000000" w:themeColor="text1"/>
            </w:rPr>
          </w:rPrChange>
        </w:rPr>
        <w:t xml:space="preserve">: General Physics II &amp; Laboratory (PHY-195/- 195L). </w:t>
      </w:r>
      <w:r w:rsidR="006A749A" w:rsidRPr="00424939">
        <w:rPr>
          <w:rPrChange w:id="14525" w:author="Summer 2023 updates" w:date="2024-07-31T13:42:00Z">
            <w:rPr>
              <w:color w:val="000000" w:themeColor="text1"/>
            </w:rPr>
          </w:rPrChange>
        </w:rPr>
        <w:t xml:space="preserve"> </w:t>
      </w:r>
    </w:p>
    <w:p w14:paraId="5AA822C9" w14:textId="77777777" w:rsidR="000D5272" w:rsidRPr="00424939" w:rsidRDefault="000D5272" w:rsidP="000D5272">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PHY-301 Optics and Waves</w:t>
      </w:r>
    </w:p>
    <w:p w14:paraId="7F4B5C85" w14:textId="77777777" w:rsidR="000D5272" w:rsidRPr="00424939" w:rsidRDefault="000D5272" w:rsidP="00456F38">
      <w:pPr>
        <w:rPr>
          <w:rPrChange w:id="14526" w:author="Summer 2023 updates" w:date="2024-07-31T13:42:00Z">
            <w:rPr>
              <w:rFonts w:ascii="Garamond" w:hAnsi="Garamond"/>
              <w:color w:val="000000" w:themeColor="text1"/>
              <w:sz w:val="22"/>
            </w:rPr>
          </w:rPrChange>
        </w:rPr>
        <w:pPrChange w:id="14527" w:author="Summer 2023 updates" w:date="2024-07-31T13:42:00Z">
          <w:pPr>
            <w:pStyle w:val="NormalWeb"/>
            <w:spacing w:before="0" w:beforeAutospacing="0" w:after="0" w:afterAutospacing="0" w:line="240" w:lineRule="auto"/>
            <w:jc w:val="left"/>
          </w:pPr>
        </w:pPrChange>
      </w:pPr>
      <w:r w:rsidRPr="00424939">
        <w:rPr>
          <w:rPrChange w:id="14528" w:author="Summer 2023 updates" w:date="2024-07-31T13:42:00Z">
            <w:rPr>
              <w:rFonts w:ascii="Garamond" w:hAnsi="Garamond"/>
              <w:color w:val="000000" w:themeColor="text1"/>
              <w:sz w:val="22"/>
            </w:rPr>
          </w:rPrChange>
        </w:rPr>
        <w:t xml:space="preserve">A treatment of the theory of modern optics, wave theory of light, as well as mechanical and electromagnetic oscillations. Introducing a variety of topics, including geometrical and physical optics, mathematics of wave motion, propagation, reflection, refraction, phenomenon of resonance in oscillations, and Fourier formalism.   </w:t>
      </w:r>
      <w:r w:rsidRPr="00424939">
        <w:rPr>
          <w:u w:val="single"/>
          <w:rPrChange w:id="14529" w:author="Summer 2023 updates" w:date="2024-07-31T13:42:00Z">
            <w:rPr>
              <w:rFonts w:ascii="Garamond" w:hAnsi="Garamond"/>
              <w:color w:val="000000" w:themeColor="text1"/>
              <w:sz w:val="22"/>
              <w:u w:val="single"/>
            </w:rPr>
          </w:rPrChange>
        </w:rPr>
        <w:t>Prerequisite</w:t>
      </w:r>
      <w:r w:rsidRPr="00424939">
        <w:rPr>
          <w:rPrChange w:id="14530" w:author="Summer 2023 updates" w:date="2024-07-31T13:42:00Z">
            <w:rPr>
              <w:rFonts w:ascii="Garamond" w:hAnsi="Garamond"/>
              <w:color w:val="000000" w:themeColor="text1"/>
              <w:sz w:val="22"/>
            </w:rPr>
          </w:rPrChange>
        </w:rPr>
        <w:t xml:space="preserve">: Electromagnetism (PHY-265) or consent of instructor. </w:t>
      </w:r>
    </w:p>
    <w:p w14:paraId="213FCA4F" w14:textId="7737BACD" w:rsidR="000D5272" w:rsidRPr="00424939" w:rsidRDefault="000D5272" w:rsidP="00973A28">
      <w:pPr>
        <w:keepNext/>
        <w:spacing w:after="0"/>
        <w:rPr>
          <w:rFonts w:cs="Times New Roman"/>
          <w:b/>
          <w:color w:val="000000" w:themeColor="text1"/>
        </w:rPr>
      </w:pPr>
      <w:r w:rsidRPr="00424939">
        <w:rPr>
          <w:rFonts w:cs="Times New Roman"/>
          <w:b/>
          <w:bCs/>
          <w:color w:val="000000" w:themeColor="text1"/>
        </w:rPr>
        <w:t>PHY-311 Renewable Energy</w:t>
      </w:r>
      <w:r w:rsidR="00070881" w:rsidRPr="00424939">
        <w:rPr>
          <w:rFonts w:cs="Times New Roman"/>
          <w:b/>
          <w:color w:val="000000" w:themeColor="text1"/>
        </w:rPr>
        <w:t xml:space="preserve"> (WE)</w:t>
      </w:r>
    </w:p>
    <w:p w14:paraId="2741014E" w14:textId="77777777" w:rsidR="000D5272" w:rsidRPr="00424939" w:rsidRDefault="000D5272" w:rsidP="00456F38">
      <w:pPr>
        <w:rPr>
          <w:rPrChange w:id="14531" w:author="Summer 2023 updates" w:date="2024-07-31T13:42:00Z">
            <w:rPr>
              <w:rFonts w:ascii="Garamond" w:hAnsi="Garamond"/>
              <w:color w:val="000000" w:themeColor="text1"/>
              <w:sz w:val="22"/>
            </w:rPr>
          </w:rPrChange>
        </w:rPr>
        <w:pPrChange w:id="14532" w:author="Summer 2023 updates" w:date="2024-07-31T13:42:00Z">
          <w:pPr>
            <w:pStyle w:val="NormalWeb"/>
            <w:spacing w:before="0" w:beforeAutospacing="0" w:after="0" w:afterAutospacing="0" w:line="240" w:lineRule="auto"/>
            <w:jc w:val="left"/>
          </w:pPr>
        </w:pPrChange>
      </w:pPr>
      <w:r w:rsidRPr="00424939">
        <w:rPr>
          <w:shd w:val="clear" w:color="auto" w:fill="FFFFFF"/>
          <w:rPrChange w:id="14533" w:author="Summer 2023 updates" w:date="2024-07-31T13:42:00Z">
            <w:rPr>
              <w:rFonts w:ascii="Garamond" w:hAnsi="Garamond"/>
              <w:color w:val="000000" w:themeColor="text1"/>
              <w:sz w:val="22"/>
              <w:shd w:val="clear" w:color="auto" w:fill="FFFFFF"/>
            </w:rPr>
          </w:rPrChange>
        </w:rPr>
        <w:t xml:space="preserve">Reviews the scientific fundamentals of renewable energy production. Basic thermodynamic principles of the heat engines, the hydrogen production and storage methods are covered. Renewable energy sources including solar, biomass, wind, and ocean engine designs are discussed in detail. Also includes some hands-on experiments on solar, wind, and fuel cell systems. </w:t>
      </w:r>
      <w:r w:rsidRPr="00424939">
        <w:rPr>
          <w:u w:val="single"/>
          <w:rPrChange w:id="14534" w:author="Summer 2023 updates" w:date="2024-07-31T13:42:00Z">
            <w:rPr>
              <w:rFonts w:ascii="Garamond" w:hAnsi="Garamond"/>
              <w:color w:val="000000" w:themeColor="text1"/>
              <w:sz w:val="22"/>
              <w:u w:val="single"/>
            </w:rPr>
          </w:rPrChange>
        </w:rPr>
        <w:t>Prerequisite:</w:t>
      </w:r>
      <w:r w:rsidRPr="00424939">
        <w:rPr>
          <w:rPrChange w:id="14535" w:author="Summer 2023 updates" w:date="2024-07-31T13:42:00Z">
            <w:rPr>
              <w:rFonts w:ascii="Garamond" w:hAnsi="Garamond"/>
              <w:color w:val="000000" w:themeColor="text1"/>
              <w:sz w:val="22"/>
            </w:rPr>
          </w:rPrChange>
        </w:rPr>
        <w:t xml:space="preserve"> General Physics II &amp; Laboratory (PHY-195/-195L), or consent of instructor.</w:t>
      </w:r>
    </w:p>
    <w:p w14:paraId="264EDA60" w14:textId="77777777" w:rsidR="000D5272" w:rsidRPr="00424939" w:rsidRDefault="000D5272" w:rsidP="000D5272">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 xml:space="preserve">PHY-315 Thermodynamics and Statistical Mechanics </w:t>
      </w:r>
    </w:p>
    <w:p w14:paraId="3A1C59A9" w14:textId="3F39A9AE" w:rsidR="000D5272" w:rsidRPr="00424939" w:rsidRDefault="000D5272" w:rsidP="00456F38">
      <w:pPr>
        <w:rPr>
          <w:rPrChange w:id="14536" w:author="Summer 2023 updates" w:date="2024-07-31T13:42:00Z">
            <w:rPr>
              <w:rFonts w:ascii="Garamond" w:hAnsi="Garamond"/>
              <w:color w:val="000000" w:themeColor="text1"/>
              <w:sz w:val="22"/>
            </w:rPr>
          </w:rPrChange>
        </w:rPr>
        <w:pPrChange w:id="14537" w:author="Summer 2023 updates" w:date="2024-07-31T13:42:00Z">
          <w:pPr>
            <w:pStyle w:val="NormalWeb"/>
            <w:spacing w:before="0" w:beforeAutospacing="0" w:after="0" w:afterAutospacing="0" w:line="240" w:lineRule="auto"/>
            <w:jc w:val="left"/>
          </w:pPr>
        </w:pPrChange>
      </w:pPr>
      <w:r w:rsidRPr="00424939">
        <w:rPr>
          <w:rPrChange w:id="14538" w:author="Summer 2023 updates" w:date="2024-07-31T13:42:00Z">
            <w:rPr>
              <w:rFonts w:ascii="Garamond" w:hAnsi="Garamond"/>
              <w:color w:val="000000" w:themeColor="text1"/>
              <w:sz w:val="22"/>
            </w:rPr>
          </w:rPrChange>
        </w:rPr>
        <w:t>Introduces fundamental concepts such as temperature, phase transitions, the first, second, and the third laws of thermodynamics, and the work/</w:t>
      </w:r>
      <w:del w:id="14539" w:author="Summer 2023 updates" w:date="2024-07-31T13:42:00Z">
        <w:r w:rsidRPr="00424939">
          <w:rPr>
            <w:color w:val="000000" w:themeColor="text1"/>
          </w:rPr>
          <w:delText xml:space="preserve"> </w:delText>
        </w:r>
      </w:del>
      <w:r w:rsidRPr="00424939">
        <w:rPr>
          <w:rPrChange w:id="14540" w:author="Summer 2023 updates" w:date="2024-07-31T13:42:00Z">
            <w:rPr>
              <w:rFonts w:ascii="Garamond" w:hAnsi="Garamond"/>
              <w:color w:val="000000" w:themeColor="text1"/>
              <w:sz w:val="22"/>
            </w:rPr>
          </w:rPrChange>
        </w:rPr>
        <w:t xml:space="preserve">entropy relationship. The Statistical Mechanics half covers a mathematical treatment of partition functions, thermal properties of solids, and critical-point transitions. </w:t>
      </w:r>
      <w:r w:rsidRPr="00424939">
        <w:rPr>
          <w:u w:val="single"/>
          <w:rPrChange w:id="14541" w:author="Summer 2023 updates" w:date="2024-07-31T13:42:00Z">
            <w:rPr>
              <w:rFonts w:ascii="Garamond" w:hAnsi="Garamond"/>
              <w:color w:val="000000" w:themeColor="text1"/>
              <w:sz w:val="22"/>
              <w:u w:val="single"/>
            </w:rPr>
          </w:rPrChange>
        </w:rPr>
        <w:t>Prerequisite</w:t>
      </w:r>
      <w:r w:rsidRPr="00424939">
        <w:rPr>
          <w:rPrChange w:id="14542" w:author="Summer 2023 updates" w:date="2024-07-31T13:42:00Z">
            <w:rPr>
              <w:rFonts w:ascii="Garamond" w:hAnsi="Garamond"/>
              <w:color w:val="000000" w:themeColor="text1"/>
              <w:sz w:val="22"/>
            </w:rPr>
          </w:rPrChange>
        </w:rPr>
        <w:t>: Modern Physics &amp; Laboratory (PHY-235/-235L) or consent of instructor.</w:t>
      </w:r>
    </w:p>
    <w:p w14:paraId="684051EB" w14:textId="16235A49" w:rsidR="006A749A" w:rsidRPr="00424939" w:rsidRDefault="000D5272" w:rsidP="00456F38">
      <w:pPr>
        <w:rPr>
          <w:rPrChange w:id="14543" w:author="Summer 2023 updates" w:date="2024-07-31T13:42:00Z">
            <w:rPr>
              <w:color w:val="000000" w:themeColor="text1"/>
            </w:rPr>
          </w:rPrChange>
        </w:rPr>
      </w:pPr>
      <w:r w:rsidRPr="00424939">
        <w:rPr>
          <w:b/>
          <w:rPrChange w:id="14544" w:author="Summer 2023 updates" w:date="2024-07-31T13:42:00Z">
            <w:rPr>
              <w:b/>
              <w:color w:val="000000" w:themeColor="text1"/>
            </w:rPr>
          </w:rPrChange>
        </w:rPr>
        <w:t>PHY-321 Health Physics</w:t>
      </w:r>
      <w:r w:rsidRPr="00424939">
        <w:rPr>
          <w:rPrChange w:id="14545" w:author="Summer 2023 updates" w:date="2024-07-31T13:42:00Z">
            <w:rPr>
              <w:color w:val="000000" w:themeColor="text1"/>
            </w:rPr>
          </w:rPrChange>
        </w:rPr>
        <w:br/>
      </w:r>
      <w:r w:rsidRPr="00424939">
        <w:rPr>
          <w:shd w:val="clear" w:color="auto" w:fill="FFFFFF"/>
          <w:rPrChange w:id="14546" w:author="Summer 2023 updates" w:date="2024-07-31T13:42:00Z">
            <w:rPr>
              <w:color w:val="000000" w:themeColor="text1"/>
              <w:shd w:val="clear" w:color="auto" w:fill="FFFFFF"/>
            </w:rPr>
          </w:rPrChange>
        </w:rPr>
        <w:t xml:space="preserve">Studies the use of physics in medicine. The basic principles of the medical physics applications, such as radiation therapy, dosimetry, computed tomography (CT), positron emission tomography (PET), single photon emission spectroscopy (SPECT), Magnetic Resonance Imaging (MRI), Nuclear Magnetic Resonance (NMR), and crystallography are covered. </w:t>
      </w:r>
      <w:r w:rsidRPr="00424939">
        <w:rPr>
          <w:u w:val="single"/>
          <w:rPrChange w:id="14547" w:author="Summer 2023 updates" w:date="2024-07-31T13:42:00Z">
            <w:rPr>
              <w:color w:val="000000" w:themeColor="text1"/>
              <w:u w:val="single"/>
            </w:rPr>
          </w:rPrChange>
        </w:rPr>
        <w:t>Prerequisite:</w:t>
      </w:r>
      <w:r w:rsidRPr="00424939">
        <w:rPr>
          <w:rPrChange w:id="14548" w:author="Summer 2023 updates" w:date="2024-07-31T13:42:00Z">
            <w:rPr>
              <w:color w:val="000000" w:themeColor="text1"/>
            </w:rPr>
          </w:rPrChange>
        </w:rPr>
        <w:t xml:space="preserve"> General Physics II &amp; Laboratory (PHY-195/-195L), or consent of instructor.</w:t>
      </w:r>
    </w:p>
    <w:p w14:paraId="222F3B20" w14:textId="77777777" w:rsidR="00F60166" w:rsidRDefault="00F60166">
      <w:pPr>
        <w:spacing w:after="200" w:line="276" w:lineRule="auto"/>
        <w:rPr>
          <w:del w:id="14549" w:author="Summer 2023 updates" w:date="2024-07-31T13:42:00Z"/>
          <w:rFonts w:cs="Times New Roman"/>
          <w:b/>
          <w:color w:val="000000" w:themeColor="text1"/>
        </w:rPr>
      </w:pPr>
      <w:del w:id="14550" w:author="Summer 2023 updates" w:date="2024-07-31T13:42:00Z">
        <w:r>
          <w:rPr>
            <w:rFonts w:cs="Times New Roman"/>
            <w:b/>
            <w:color w:val="000000" w:themeColor="text1"/>
          </w:rPr>
          <w:br w:type="page"/>
        </w:r>
      </w:del>
    </w:p>
    <w:p w14:paraId="629208A5" w14:textId="6C9C387D"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PHY-335 Quantum Mechanics </w:t>
      </w:r>
    </w:p>
    <w:p w14:paraId="17629E07" w14:textId="0DF7795A" w:rsidR="005475A9" w:rsidRPr="00424939" w:rsidRDefault="00FC7A1F" w:rsidP="00456F38">
      <w:pPr>
        <w:rPr>
          <w:rPrChange w:id="14551" w:author="Summer 2023 updates" w:date="2024-07-31T13:42:00Z">
            <w:rPr>
              <w:color w:val="000000" w:themeColor="text1"/>
            </w:rPr>
          </w:rPrChange>
        </w:rPr>
      </w:pPr>
      <w:r w:rsidRPr="00424939">
        <w:rPr>
          <w:rPrChange w:id="14552" w:author="Summer 2023 updates" w:date="2024-07-31T13:42:00Z">
            <w:rPr>
              <w:color w:val="000000" w:themeColor="text1"/>
            </w:rPr>
          </w:rPrChange>
        </w:rPr>
        <w:t xml:space="preserve">Introduces the formal treatment of quantum mechanics. This course covers the Schrodinger wave equation, the Dirac Braket notation, operator formalism, spin and angular momentum, the wave equation in one and three dimensions, and perturbation theory. </w:t>
      </w:r>
      <w:r w:rsidRPr="00424939">
        <w:rPr>
          <w:u w:val="single"/>
          <w:rPrChange w:id="14553" w:author="Summer 2023 updates" w:date="2024-07-31T13:42:00Z">
            <w:rPr>
              <w:color w:val="000000" w:themeColor="text1"/>
              <w:u w:val="single"/>
            </w:rPr>
          </w:rPrChange>
        </w:rPr>
        <w:t>Prerequisite</w:t>
      </w:r>
      <w:r w:rsidRPr="00424939">
        <w:rPr>
          <w:rPrChange w:id="14554" w:author="Summer 2023 updates" w:date="2024-07-31T13:42:00Z">
            <w:rPr>
              <w:color w:val="000000" w:themeColor="text1"/>
            </w:rPr>
          </w:rPrChange>
        </w:rPr>
        <w:t>: Modern Physics &amp; Laboratory (PHY-235/-235L).</w:t>
      </w:r>
      <w:r w:rsidR="005475A9" w:rsidRPr="00424939">
        <w:rPr>
          <w:rPrChange w:id="14555" w:author="Summer 2023 updates" w:date="2024-07-31T13:42:00Z">
            <w:rPr>
              <w:color w:val="000000" w:themeColor="text1"/>
            </w:rPr>
          </w:rPrChange>
        </w:rPr>
        <w:t xml:space="preserve"> </w:t>
      </w:r>
    </w:p>
    <w:p w14:paraId="72252E0B" w14:textId="77777777" w:rsidR="00FC7A1F" w:rsidRPr="00424939" w:rsidRDefault="00FC7A1F" w:rsidP="00E64B3B">
      <w:pPr>
        <w:keepLines/>
        <w:spacing w:after="0"/>
        <w:rPr>
          <w:rFonts w:cs="Times New Roman"/>
          <w:b/>
          <w:bCs/>
          <w:color w:val="000000" w:themeColor="text1"/>
          <w:shd w:val="clear" w:color="auto" w:fill="FFFFFF"/>
        </w:rPr>
      </w:pPr>
      <w:r w:rsidRPr="00424939">
        <w:rPr>
          <w:rFonts w:cs="Times New Roman"/>
          <w:b/>
          <w:bCs/>
          <w:color w:val="000000" w:themeColor="text1"/>
        </w:rPr>
        <w:t>PHY-341 Space Plasma Physics</w:t>
      </w:r>
    </w:p>
    <w:p w14:paraId="23D6C333" w14:textId="08FBF5F9" w:rsidR="007B53D8" w:rsidRDefault="00FC7A1F" w:rsidP="007B53D8">
      <w:pPr>
        <w:rPr>
          <w:ins w:id="14556" w:author="Summer 2023 updates" w:date="2024-07-31T13:42:00Z"/>
        </w:rPr>
      </w:pPr>
      <w:r w:rsidRPr="00424939">
        <w:rPr>
          <w:shd w:val="clear" w:color="auto" w:fill="FFFFFF"/>
          <w:rPrChange w:id="14557" w:author="Summer 2023 updates" w:date="2024-07-31T13:42:00Z">
            <w:rPr>
              <w:color w:val="000000" w:themeColor="text1"/>
              <w:shd w:val="clear" w:color="auto" w:fill="FFFFFF"/>
            </w:rPr>
          </w:rPrChange>
        </w:rPr>
        <w:t xml:space="preserve">Focuses on the behavior of plasma in space environment. Covers the plasma parameters, waves, the planetary atmospheres, ionospheres, and magnetospheres. </w:t>
      </w:r>
      <w:r w:rsidRPr="00424939">
        <w:rPr>
          <w:u w:val="single"/>
          <w:shd w:val="clear" w:color="auto" w:fill="FFFFFF"/>
          <w:rPrChange w:id="14558" w:author="Summer 2023 updates" w:date="2024-07-31T13:42:00Z">
            <w:rPr>
              <w:color w:val="000000" w:themeColor="text1"/>
              <w:u w:val="single"/>
              <w:shd w:val="clear" w:color="auto" w:fill="FFFFFF"/>
            </w:rPr>
          </w:rPrChange>
        </w:rPr>
        <w:t>Prerequisite</w:t>
      </w:r>
      <w:r w:rsidRPr="00424939">
        <w:rPr>
          <w:shd w:val="clear" w:color="auto" w:fill="FFFFFF"/>
          <w:rPrChange w:id="14559" w:author="Summer 2023 updates" w:date="2024-07-31T13:42:00Z">
            <w:rPr>
              <w:color w:val="000000" w:themeColor="text1"/>
              <w:shd w:val="clear" w:color="auto" w:fill="FFFFFF"/>
            </w:rPr>
          </w:rPrChange>
        </w:rPr>
        <w:t>:</w:t>
      </w:r>
      <w:r w:rsidRPr="00424939">
        <w:rPr>
          <w:rPrChange w:id="14560" w:author="Summer 2023 updates" w:date="2024-07-31T13:42:00Z">
            <w:rPr>
              <w:color w:val="000000" w:themeColor="text1"/>
            </w:rPr>
          </w:rPrChange>
        </w:rPr>
        <w:t xml:space="preserve"> </w:t>
      </w:r>
      <w:r w:rsidRPr="00424939">
        <w:rPr>
          <w:shd w:val="clear" w:color="auto" w:fill="FFFFFF"/>
          <w:rPrChange w:id="14561" w:author="Summer 2023 updates" w:date="2024-07-31T13:42:00Z">
            <w:rPr>
              <w:color w:val="000000" w:themeColor="text1"/>
              <w:shd w:val="clear" w:color="auto" w:fill="FFFFFF"/>
            </w:rPr>
          </w:rPrChange>
        </w:rPr>
        <w:t>Introduction to Astrophysics (PHY-241) or consent of</w:t>
      </w:r>
      <w:r w:rsidR="007B53D8">
        <w:rPr>
          <w:shd w:val="clear" w:color="auto" w:fill="FFFFFF"/>
          <w:rPrChange w:id="14562" w:author="Summer 2023 updates" w:date="2024-07-31T13:42:00Z">
            <w:rPr>
              <w:color w:val="000000" w:themeColor="text1"/>
              <w:shd w:val="clear" w:color="auto" w:fill="FFFFFF"/>
            </w:rPr>
          </w:rPrChange>
        </w:rPr>
        <w:t xml:space="preserve"> instructor.</w:t>
      </w:r>
      <w:del w:id="14563" w:author="Summer 2023 updates" w:date="2024-07-31T13:42:00Z">
        <w:r w:rsidR="00E64B3B">
          <w:rPr>
            <w:rFonts w:cs="Times New Roman"/>
            <w:color w:val="000000" w:themeColor="text1"/>
            <w:shd w:val="clear" w:color="auto" w:fill="FFFFFF"/>
          </w:rPr>
          <w:delText xml:space="preserve"> </w:delText>
        </w:r>
        <w:r w:rsidRPr="00424939">
          <w:rPr>
            <w:rFonts w:cs="Times New Roman"/>
            <w:color w:val="000000" w:themeColor="text1"/>
            <w:shd w:val="clear" w:color="auto" w:fill="FFFFFF"/>
          </w:rPr>
          <w:delText xml:space="preserve"> </w:delText>
        </w:r>
        <w:r w:rsidRPr="00424939">
          <w:rPr>
            <w:rFonts w:cs="Times New Roman"/>
            <w:color w:val="000000" w:themeColor="text1"/>
          </w:rPr>
          <w:br/>
        </w:r>
      </w:del>
    </w:p>
    <w:p w14:paraId="1BBD1CC4" w14:textId="05ABFAE3" w:rsidR="0093187A" w:rsidRPr="00424939" w:rsidRDefault="0093187A" w:rsidP="007B53D8">
      <w:pPr>
        <w:spacing w:before="40" w:after="0"/>
        <w:rPr>
          <w:b/>
          <w:rPrChange w:id="14564" w:author="Summer 2023 updates" w:date="2024-07-31T13:42:00Z">
            <w:rPr>
              <w:b/>
              <w:color w:val="000000" w:themeColor="text1"/>
            </w:rPr>
          </w:rPrChange>
        </w:rPr>
        <w:pPrChange w:id="14565" w:author="Summer 2023 updates" w:date="2024-07-31T13:42:00Z">
          <w:pPr>
            <w:keepLines/>
            <w:spacing w:after="0"/>
          </w:pPr>
        </w:pPrChange>
      </w:pPr>
      <w:r w:rsidRPr="00424939">
        <w:rPr>
          <w:b/>
          <w:rPrChange w:id="14566" w:author="Summer 2023 updates" w:date="2024-07-31T13:42:00Z">
            <w:rPr>
              <w:b/>
              <w:color w:val="000000" w:themeColor="text1"/>
            </w:rPr>
          </w:rPrChange>
        </w:rPr>
        <w:t>PHY-411 Robotics and Advanced Electronics</w:t>
      </w:r>
    </w:p>
    <w:p w14:paraId="49EF54F8" w14:textId="4517FF8A" w:rsidR="0093187A" w:rsidRPr="00424939" w:rsidRDefault="0093187A" w:rsidP="007B53D8">
      <w:pPr>
        <w:rPr>
          <w:shd w:val="clear" w:color="auto" w:fill="FFFFFF"/>
          <w:rPrChange w:id="14567" w:author="Summer 2023 updates" w:date="2024-07-31T13:42:00Z">
            <w:rPr>
              <w:color w:val="000000" w:themeColor="text1"/>
              <w:shd w:val="clear" w:color="auto" w:fill="FFFFFF"/>
            </w:rPr>
          </w:rPrChange>
        </w:rPr>
        <w:pPrChange w:id="14568" w:author="Summer 2023 updates" w:date="2024-07-31T13:42:00Z">
          <w:pPr>
            <w:spacing w:after="0"/>
          </w:pPr>
        </w:pPrChange>
      </w:pPr>
      <w:r w:rsidRPr="00424939">
        <w:rPr>
          <w:shd w:val="clear" w:color="auto" w:fill="FFFFFF"/>
          <w:rPrChange w:id="14569" w:author="Summer 2023 updates" w:date="2024-07-31T13:42:00Z">
            <w:rPr>
              <w:color w:val="000000" w:themeColor="text1"/>
              <w:shd w:val="clear" w:color="auto" w:fill="FFFFFF"/>
            </w:rPr>
          </w:rPrChange>
        </w:rPr>
        <w:t>Covers both software and hardware techniques in physics. The software portion includes sophisticated operations datasets, such as Fourier transforms, nonlinear fits, residual analysis, statistical and characterization. Most of the course is dedicated to advanced electronics, microcontrollers, and computer-control of data acquisition. This hardware portion starts with discussions of operational amplifiers, bandpass filters, transducers, and other advanced analog electronic concepts. The course then moves on to the use of microcontrollers to acquire data and to perform actions in response to the inputs. Stepping and servo motors, sensors, and other input/output devices are some of the topics that are covered during this stage. Project-based work is an important part of the course.</w:t>
      </w:r>
      <w:r w:rsidRPr="00424939">
        <w:rPr>
          <w:rPrChange w:id="14570" w:author="Summer 2023 updates" w:date="2024-07-31T13:42:00Z">
            <w:rPr>
              <w:color w:val="000000" w:themeColor="text1"/>
            </w:rPr>
          </w:rPrChange>
        </w:rPr>
        <w:t xml:space="preserve"> </w:t>
      </w:r>
      <w:r w:rsidRPr="00424939">
        <w:rPr>
          <w:u w:val="single"/>
          <w:shd w:val="clear" w:color="auto" w:fill="FFFFFF"/>
          <w:rPrChange w:id="14571" w:author="Summer 2023 updates" w:date="2024-07-31T13:42:00Z">
            <w:rPr>
              <w:color w:val="000000" w:themeColor="text1"/>
              <w:u w:val="single"/>
              <w:shd w:val="clear" w:color="auto" w:fill="FFFFFF"/>
            </w:rPr>
          </w:rPrChange>
        </w:rPr>
        <w:t>Prerequisite</w:t>
      </w:r>
      <w:r w:rsidRPr="00424939">
        <w:rPr>
          <w:b/>
          <w:shd w:val="clear" w:color="auto" w:fill="FFFFFF"/>
          <w:rPrChange w:id="14572" w:author="Summer 2023 updates" w:date="2024-07-31T13:42:00Z">
            <w:rPr>
              <w:b/>
              <w:color w:val="000000" w:themeColor="text1"/>
              <w:shd w:val="clear" w:color="auto" w:fill="FFFFFF"/>
            </w:rPr>
          </w:rPrChange>
        </w:rPr>
        <w:t>:</w:t>
      </w:r>
      <w:r w:rsidRPr="00424939">
        <w:rPr>
          <w:shd w:val="clear" w:color="auto" w:fill="FFFFFF"/>
          <w:rPrChange w:id="14573" w:author="Summer 2023 updates" w:date="2024-07-31T13:42:00Z">
            <w:rPr>
              <w:color w:val="000000" w:themeColor="text1"/>
              <w:shd w:val="clear" w:color="auto" w:fill="FFFFFF"/>
            </w:rPr>
          </w:rPrChange>
        </w:rPr>
        <w:t xml:space="preserve"> General Physics II &amp; Laboratory (PHY-195/-195L), Electronics</w:t>
      </w:r>
      <w:r w:rsidR="00B05683">
        <w:rPr>
          <w:shd w:val="clear" w:color="auto" w:fill="FFFFFF"/>
          <w:rPrChange w:id="14574" w:author="Summer 2023 updates" w:date="2024-07-31T13:42:00Z">
            <w:rPr>
              <w:color w:val="000000" w:themeColor="text1"/>
              <w:shd w:val="clear" w:color="auto" w:fill="FFFFFF"/>
            </w:rPr>
          </w:rPrChange>
        </w:rPr>
        <w:t xml:space="preserve"> </w:t>
      </w:r>
      <w:ins w:id="14575" w:author="Summer 2023 updates" w:date="2024-07-31T13:42:00Z">
        <w:r w:rsidR="00B05683">
          <w:rPr>
            <w:shd w:val="clear" w:color="auto" w:fill="FFFFFF"/>
          </w:rPr>
          <w:t>&amp; Laboratory</w:t>
        </w:r>
        <w:r w:rsidRPr="00424939">
          <w:rPr>
            <w:shd w:val="clear" w:color="auto" w:fill="FFFFFF"/>
          </w:rPr>
          <w:t xml:space="preserve"> </w:t>
        </w:r>
        <w:r w:rsidR="00577C2B">
          <w:rPr>
            <w:shd w:val="clear" w:color="auto" w:fill="FFFFFF"/>
          </w:rPr>
          <w:t>(</w:t>
        </w:r>
      </w:ins>
      <w:r w:rsidRPr="00424939">
        <w:rPr>
          <w:shd w:val="clear" w:color="auto" w:fill="FFFFFF"/>
          <w:rPrChange w:id="14576" w:author="Summer 2023 updates" w:date="2024-07-31T13:42:00Z">
            <w:rPr>
              <w:color w:val="000000" w:themeColor="text1"/>
              <w:shd w:val="clear" w:color="auto" w:fill="FFFFFF"/>
            </w:rPr>
          </w:rPrChange>
        </w:rPr>
        <w:t>PHY-</w:t>
      </w:r>
      <w:del w:id="14577" w:author="Summer 2023 updates" w:date="2024-07-31T13:42:00Z">
        <w:r w:rsidRPr="00424939">
          <w:rPr>
            <w:rFonts w:cs="Times New Roman"/>
            <w:color w:val="000000" w:themeColor="text1"/>
            <w:shd w:val="clear" w:color="auto" w:fill="FFFFFF"/>
          </w:rPr>
          <w:delText>125</w:delText>
        </w:r>
      </w:del>
      <w:ins w:id="14578" w:author="Summer 2023 updates" w:date="2024-07-31T13:42:00Z">
        <w:r w:rsidR="00577C2B" w:rsidRPr="00424939">
          <w:rPr>
            <w:shd w:val="clear" w:color="auto" w:fill="FFFFFF"/>
          </w:rPr>
          <w:t>1</w:t>
        </w:r>
        <w:r w:rsidR="00577C2B">
          <w:rPr>
            <w:shd w:val="clear" w:color="auto" w:fill="FFFFFF"/>
          </w:rPr>
          <w:t>5</w:t>
        </w:r>
        <w:r w:rsidR="00577C2B" w:rsidRPr="00424939">
          <w:rPr>
            <w:shd w:val="clear" w:color="auto" w:fill="FFFFFF"/>
          </w:rPr>
          <w:t>5</w:t>
        </w:r>
        <w:r w:rsidR="00B05683">
          <w:rPr>
            <w:shd w:val="clear" w:color="auto" w:fill="FFFFFF"/>
          </w:rPr>
          <w:t>/-155L</w:t>
        </w:r>
        <w:r w:rsidR="00577C2B">
          <w:rPr>
            <w:shd w:val="clear" w:color="auto" w:fill="FFFFFF"/>
          </w:rPr>
          <w:t>)</w:t>
        </w:r>
      </w:ins>
      <w:r w:rsidR="00577C2B" w:rsidRPr="00424939">
        <w:rPr>
          <w:shd w:val="clear" w:color="auto" w:fill="FFFFFF"/>
          <w:rPrChange w:id="14579" w:author="Summer 2023 updates" w:date="2024-07-31T13:42:00Z">
            <w:rPr>
              <w:color w:val="000000" w:themeColor="text1"/>
              <w:shd w:val="clear" w:color="auto" w:fill="FFFFFF"/>
            </w:rPr>
          </w:rPrChange>
        </w:rPr>
        <w:t xml:space="preserve"> </w:t>
      </w:r>
      <w:r w:rsidRPr="00424939">
        <w:rPr>
          <w:shd w:val="clear" w:color="auto" w:fill="FFFFFF"/>
          <w:rPrChange w:id="14580" w:author="Summer 2023 updates" w:date="2024-07-31T13:42:00Z">
            <w:rPr>
              <w:color w:val="000000" w:themeColor="text1"/>
              <w:shd w:val="clear" w:color="auto" w:fill="FFFFFF"/>
            </w:rPr>
          </w:rPrChange>
        </w:rPr>
        <w:t>and some background in programming are also recommended.</w:t>
      </w:r>
    </w:p>
    <w:p w14:paraId="3D551E3A" w14:textId="004DF652" w:rsidR="005475A9" w:rsidRPr="00424939" w:rsidRDefault="005475A9" w:rsidP="0093187A">
      <w:pPr>
        <w:spacing w:after="0"/>
        <w:rPr>
          <w:rFonts w:cs="Times New Roman"/>
          <w:b/>
          <w:color w:val="000000" w:themeColor="text1"/>
        </w:rPr>
      </w:pPr>
      <w:r w:rsidRPr="00424939">
        <w:rPr>
          <w:rFonts w:cs="Times New Roman"/>
          <w:b/>
          <w:color w:val="000000" w:themeColor="text1"/>
        </w:rPr>
        <w:t>PHY-</w:t>
      </w:r>
      <w:r w:rsidR="00E2772F" w:rsidRPr="00424939">
        <w:rPr>
          <w:rFonts w:cs="Times New Roman"/>
          <w:b/>
          <w:color w:val="000000" w:themeColor="text1"/>
        </w:rPr>
        <w:t>425</w:t>
      </w:r>
      <w:r w:rsidRPr="00424939">
        <w:rPr>
          <w:rFonts w:cs="Times New Roman"/>
          <w:b/>
          <w:color w:val="000000" w:themeColor="text1"/>
        </w:rPr>
        <w:t xml:space="preserve"> Solid State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F6EAE64" w14:textId="77777777" w:rsidR="0093187A" w:rsidRPr="00424939" w:rsidRDefault="0093187A" w:rsidP="00456F38">
      <w:pPr>
        <w:rPr>
          <w:rPrChange w:id="14581" w:author="Summer 2023 updates" w:date="2024-07-31T13:42:00Z">
            <w:rPr>
              <w:color w:val="000000" w:themeColor="text1"/>
            </w:rPr>
          </w:rPrChange>
        </w:rPr>
        <w:pPrChange w:id="14582" w:author="Summer 2023 updates" w:date="2024-07-31T13:42:00Z">
          <w:pPr>
            <w:widowControl w:val="0"/>
            <w:autoSpaceDE w:val="0"/>
            <w:autoSpaceDN w:val="0"/>
            <w:adjustRightInd w:val="0"/>
            <w:spacing w:after="0"/>
          </w:pPr>
        </w:pPrChange>
      </w:pPr>
      <w:r w:rsidRPr="00424939">
        <w:rPr>
          <w:rPrChange w:id="14583" w:author="Summer 2023 updates" w:date="2024-07-31T13:42:00Z">
            <w:rPr>
              <w:color w:val="000000" w:themeColor="text1"/>
            </w:rPr>
          </w:rPrChange>
        </w:rPr>
        <w:t xml:space="preserve">Study of the structure and properties of crystalline and amorphous solids. The main topics include crystal structure and quantized vibrations (phonons); electronic band structure and its relation to electrical, thermal, and optical behavior; semiconductors and superconductors. </w:t>
      </w:r>
      <w:r w:rsidRPr="00424939">
        <w:rPr>
          <w:u w:val="single"/>
          <w:rPrChange w:id="14584" w:author="Summer 2023 updates" w:date="2024-07-31T13:42:00Z">
            <w:rPr>
              <w:color w:val="000000" w:themeColor="text1"/>
              <w:u w:val="single"/>
            </w:rPr>
          </w:rPrChange>
        </w:rPr>
        <w:t>Prerequisite</w:t>
      </w:r>
      <w:r w:rsidRPr="00424939">
        <w:rPr>
          <w:rPrChange w:id="14585" w:author="Summer 2023 updates" w:date="2024-07-31T13:42:00Z">
            <w:rPr>
              <w:color w:val="000000" w:themeColor="text1"/>
            </w:rPr>
          </w:rPrChange>
        </w:rPr>
        <w:t xml:space="preserve">: Modern Physics &amp; Laboratory (PHY-235/- 235L) and Calculus III (MTH-255) or consent of instructor. </w:t>
      </w:r>
    </w:p>
    <w:p w14:paraId="685BEEB5" w14:textId="77777777" w:rsidR="00BB75D6" w:rsidRPr="00424939" w:rsidRDefault="00BB75D6" w:rsidP="00BB75D6">
      <w:pPr>
        <w:pStyle w:val="NormalWeb"/>
        <w:spacing w:before="0" w:beforeAutospacing="0" w:after="0" w:afterAutospacing="0" w:line="240" w:lineRule="auto"/>
        <w:rPr>
          <w:rFonts w:ascii="Garamond" w:hAnsi="Garamond"/>
          <w:color w:val="000000" w:themeColor="text1"/>
          <w:sz w:val="22"/>
          <w:szCs w:val="22"/>
        </w:rPr>
      </w:pPr>
      <w:r w:rsidRPr="00424939">
        <w:rPr>
          <w:rFonts w:ascii="Garamond" w:hAnsi="Garamond"/>
          <w:b/>
          <w:bCs/>
          <w:color w:val="000000" w:themeColor="text1"/>
          <w:sz w:val="22"/>
          <w:szCs w:val="22"/>
        </w:rPr>
        <w:t>PHY-441 Relativity and Cosmology</w:t>
      </w:r>
    </w:p>
    <w:p w14:paraId="7864D06B" w14:textId="26D81766" w:rsidR="00BB75D6" w:rsidRPr="00424939" w:rsidRDefault="00BB75D6" w:rsidP="00A97A0C">
      <w:pPr>
        <w:rPr>
          <w:b/>
          <w:rPrChange w:id="14586" w:author="Summer 2023 updates" w:date="2024-07-31T13:42:00Z">
            <w:rPr>
              <w:b/>
              <w:color w:val="000000" w:themeColor="text1"/>
            </w:rPr>
          </w:rPrChange>
        </w:rPr>
        <w:pPrChange w:id="14587" w:author="Summer 2023 updates" w:date="2024-07-31T13:42:00Z">
          <w:pPr>
            <w:spacing w:after="0"/>
          </w:pPr>
        </w:pPrChange>
      </w:pPr>
      <w:r w:rsidRPr="00424939">
        <w:rPr>
          <w:shd w:val="clear" w:color="auto" w:fill="FFFFFF"/>
          <w:rPrChange w:id="14588" w:author="Summer 2023 updates" w:date="2024-07-31T13:42:00Z">
            <w:rPr>
              <w:color w:val="000000" w:themeColor="text1"/>
              <w:shd w:val="clear" w:color="auto" w:fill="FFFFFF"/>
            </w:rPr>
          </w:rPrChange>
        </w:rPr>
        <w:t>An introduction to Einstein’s general theory of relativity, as well as the intervals, geodesics, black holes, and close binary star systems. The course starts with an introduction to tensor calculus, then covers the Newtonian, relativistic and observational cosmology, and the physics of the early Universe.</w:t>
      </w:r>
      <w:r w:rsidRPr="00424939">
        <w:rPr>
          <w:rPrChange w:id="14589" w:author="Summer 2023 updates" w:date="2024-07-31T13:42:00Z">
            <w:rPr>
              <w:color w:val="000000" w:themeColor="text1"/>
            </w:rPr>
          </w:rPrChange>
        </w:rPr>
        <w:t xml:space="preserve"> </w:t>
      </w:r>
      <w:r w:rsidRPr="00424939">
        <w:rPr>
          <w:u w:val="single"/>
          <w:shd w:val="clear" w:color="auto" w:fill="FFFFFF"/>
          <w:rPrChange w:id="14590" w:author="Summer 2023 updates" w:date="2024-07-31T13:42:00Z">
            <w:rPr>
              <w:color w:val="000000" w:themeColor="text1"/>
              <w:u w:val="single"/>
              <w:shd w:val="clear" w:color="auto" w:fill="FFFFFF"/>
            </w:rPr>
          </w:rPrChange>
        </w:rPr>
        <w:t>Prerequisite</w:t>
      </w:r>
      <w:r w:rsidRPr="00424939">
        <w:rPr>
          <w:shd w:val="clear" w:color="auto" w:fill="FFFFFF"/>
          <w:rPrChange w:id="14591" w:author="Summer 2023 updates" w:date="2024-07-31T13:42:00Z">
            <w:rPr>
              <w:color w:val="000000" w:themeColor="text1"/>
              <w:shd w:val="clear" w:color="auto" w:fill="FFFFFF"/>
            </w:rPr>
          </w:rPrChange>
        </w:rPr>
        <w:t>:</w:t>
      </w:r>
      <w:r w:rsidRPr="00424939">
        <w:rPr>
          <w:rPrChange w:id="14592" w:author="Summer 2023 updates" w:date="2024-07-31T13:42:00Z">
            <w:rPr>
              <w:color w:val="000000" w:themeColor="text1"/>
            </w:rPr>
          </w:rPrChange>
        </w:rPr>
        <w:t xml:space="preserve"> </w:t>
      </w:r>
      <w:r w:rsidRPr="00424939">
        <w:rPr>
          <w:shd w:val="clear" w:color="auto" w:fill="FFFFFF"/>
          <w:rPrChange w:id="14593" w:author="Summer 2023 updates" w:date="2024-07-31T13:42:00Z">
            <w:rPr>
              <w:color w:val="000000" w:themeColor="text1"/>
              <w:shd w:val="clear" w:color="auto" w:fill="FFFFFF"/>
            </w:rPr>
          </w:rPrChange>
        </w:rPr>
        <w:t>Modern Physics</w:t>
      </w:r>
      <w:r w:rsidR="00FE6327">
        <w:rPr>
          <w:shd w:val="clear" w:color="auto" w:fill="FFFFFF"/>
          <w:rPrChange w:id="14594" w:author="Summer 2023 updates" w:date="2024-07-31T13:42:00Z">
            <w:rPr>
              <w:color w:val="000000" w:themeColor="text1"/>
              <w:shd w:val="clear" w:color="auto" w:fill="FFFFFF"/>
            </w:rPr>
          </w:rPrChange>
        </w:rPr>
        <w:t xml:space="preserve"> and laboratory</w:t>
      </w:r>
      <w:ins w:id="14595" w:author="Summer 2023 updates" w:date="2024-07-31T13:42:00Z">
        <w:r w:rsidR="00081116">
          <w:rPr>
            <w:shd w:val="clear" w:color="auto" w:fill="FFFFFF"/>
          </w:rPr>
          <w:t xml:space="preserve"> </w:t>
        </w:r>
      </w:ins>
      <w:r w:rsidRPr="00424939">
        <w:rPr>
          <w:shd w:val="clear" w:color="auto" w:fill="FFFFFF"/>
          <w:rPrChange w:id="14596" w:author="Summer 2023 updates" w:date="2024-07-31T13:42:00Z">
            <w:rPr>
              <w:color w:val="000000" w:themeColor="text1"/>
              <w:shd w:val="clear" w:color="auto" w:fill="FFFFFF"/>
            </w:rPr>
          </w:rPrChange>
        </w:rPr>
        <w:t>(PHY-235</w:t>
      </w:r>
      <w:r w:rsidR="00FE6327">
        <w:rPr>
          <w:shd w:val="clear" w:color="auto" w:fill="FFFFFF"/>
          <w:rPrChange w:id="14597" w:author="Summer 2023 updates" w:date="2024-07-31T13:42:00Z">
            <w:rPr>
              <w:color w:val="000000" w:themeColor="text1"/>
              <w:shd w:val="clear" w:color="auto" w:fill="FFFFFF"/>
            </w:rPr>
          </w:rPrChange>
        </w:rPr>
        <w:t>/-235L</w:t>
      </w:r>
      <w:r w:rsidRPr="00424939">
        <w:rPr>
          <w:shd w:val="clear" w:color="auto" w:fill="FFFFFF"/>
          <w:rPrChange w:id="14598" w:author="Summer 2023 updates" w:date="2024-07-31T13:42:00Z">
            <w:rPr>
              <w:color w:val="000000" w:themeColor="text1"/>
              <w:shd w:val="clear" w:color="auto" w:fill="FFFFFF"/>
            </w:rPr>
          </w:rPrChange>
        </w:rPr>
        <w:t xml:space="preserve">) and Mathematical Methods for </w:t>
      </w:r>
      <w:del w:id="14599" w:author="Summer 2023 updates" w:date="2024-07-31T13:42:00Z">
        <w:r w:rsidRPr="00424939">
          <w:rPr>
            <w:rFonts w:cs="Times New Roman"/>
            <w:color w:val="000000" w:themeColor="text1"/>
            <w:shd w:val="clear" w:color="auto" w:fill="FFFFFF"/>
          </w:rPr>
          <w:delText>Physical Sciences</w:delText>
        </w:r>
      </w:del>
      <w:ins w:id="14600" w:author="Summer 2023 updates" w:date="2024-07-31T13:42:00Z">
        <w:r w:rsidRPr="00424939">
          <w:rPr>
            <w:shd w:val="clear" w:color="auto" w:fill="FFFFFF"/>
          </w:rPr>
          <w:t>Physic</w:t>
        </w:r>
        <w:r w:rsidR="00081116">
          <w:rPr>
            <w:shd w:val="clear" w:color="auto" w:fill="FFFFFF"/>
          </w:rPr>
          <w:t>ists</w:t>
        </w:r>
      </w:ins>
      <w:r w:rsidRPr="00424939">
        <w:rPr>
          <w:shd w:val="clear" w:color="auto" w:fill="FFFFFF"/>
          <w:rPrChange w:id="14601" w:author="Summer 2023 updates" w:date="2024-07-31T13:42:00Z">
            <w:rPr>
              <w:color w:val="000000" w:themeColor="text1"/>
              <w:shd w:val="clear" w:color="auto" w:fill="FFFFFF"/>
            </w:rPr>
          </w:rPrChange>
        </w:rPr>
        <w:t xml:space="preserve"> (PHY-</w:t>
      </w:r>
      <w:del w:id="14602" w:author="Summer 2023 updates" w:date="2024-07-31T13:42:00Z">
        <w:r w:rsidRPr="00424939">
          <w:rPr>
            <w:rFonts w:cs="Times New Roman"/>
            <w:color w:val="000000" w:themeColor="text1"/>
            <w:shd w:val="clear" w:color="auto" w:fill="FFFFFF"/>
          </w:rPr>
          <w:delText>365</w:delText>
        </w:r>
      </w:del>
      <w:ins w:id="14603" w:author="Summer 2023 updates" w:date="2024-07-31T13:42:00Z">
        <w:r w:rsidR="00081116">
          <w:rPr>
            <w:shd w:val="clear" w:color="auto" w:fill="FFFFFF"/>
          </w:rPr>
          <w:t>231</w:t>
        </w:r>
      </w:ins>
      <w:r w:rsidRPr="00424939">
        <w:rPr>
          <w:shd w:val="clear" w:color="auto" w:fill="FFFFFF"/>
          <w:rPrChange w:id="14604" w:author="Summer 2023 updates" w:date="2024-07-31T13:42:00Z">
            <w:rPr>
              <w:color w:val="000000" w:themeColor="text1"/>
              <w:shd w:val="clear" w:color="auto" w:fill="FFFFFF"/>
            </w:rPr>
          </w:rPrChange>
        </w:rPr>
        <w:t>), or consent of instructor.</w:t>
      </w:r>
    </w:p>
    <w:p w14:paraId="249A88D3" w14:textId="17926524" w:rsidR="006A749A" w:rsidRPr="00424939" w:rsidRDefault="006A749A" w:rsidP="006A749A">
      <w:pPr>
        <w:spacing w:after="0"/>
        <w:rPr>
          <w:rFonts w:cs="Times New Roman"/>
          <w:b/>
          <w:color w:val="000000" w:themeColor="text1"/>
        </w:rPr>
      </w:pPr>
      <w:r w:rsidRPr="00424939">
        <w:rPr>
          <w:rFonts w:cs="Times New Roman"/>
          <w:b/>
          <w:color w:val="000000" w:themeColor="text1"/>
        </w:rPr>
        <w:t>PHY-444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00070881" w:rsidRPr="00424939">
        <w:rPr>
          <w:rFonts w:cs="Times New Roman"/>
          <w:b/>
          <w:color w:val="000000" w:themeColor="text1"/>
        </w:rPr>
        <w:t xml:space="preserve"> (WE)</w:t>
      </w:r>
    </w:p>
    <w:p w14:paraId="577FD10E" w14:textId="54CBB8B9" w:rsidR="006A749A" w:rsidRPr="00424939" w:rsidRDefault="00BB75D6" w:rsidP="00A97A0C">
      <w:pPr>
        <w:rPr>
          <w:rPrChange w:id="14605" w:author="Summer 2023 updates" w:date="2024-07-31T13:42:00Z">
            <w:rPr>
              <w:color w:val="000000" w:themeColor="text1"/>
            </w:rPr>
          </w:rPrChange>
        </w:rPr>
        <w:pPrChange w:id="14606" w:author="Summer 2023 updates" w:date="2024-07-31T13:42:00Z">
          <w:pPr>
            <w:spacing w:after="40"/>
          </w:pPr>
        </w:pPrChange>
      </w:pPr>
      <w:r w:rsidRPr="00424939">
        <w:rPr>
          <w:rPrChange w:id="14607" w:author="Summer 2023 updates" w:date="2024-07-31T13:42:00Z">
            <w:rPr>
              <w:color w:val="000000" w:themeColor="text1"/>
            </w:rPr>
          </w:rPrChange>
        </w:rPr>
        <w:t xml:space="preserve">Independent study of topics under the guidance of the department: experimental or pedagogical research on a problem predefined by the student in consultation with the department. May be taken for an X status grade with consent of instructor prior to registration. </w:t>
      </w:r>
      <w:r w:rsidRPr="00424939">
        <w:rPr>
          <w:u w:val="single"/>
          <w:rPrChange w:id="14608" w:author="Summer 2023 updates" w:date="2024-07-31T13:42:00Z">
            <w:rPr>
              <w:color w:val="000000" w:themeColor="text1"/>
              <w:u w:val="single"/>
            </w:rPr>
          </w:rPrChange>
        </w:rPr>
        <w:t>Prerequisites</w:t>
      </w:r>
      <w:r w:rsidRPr="00424939">
        <w:rPr>
          <w:rPrChange w:id="14609" w:author="Summer 2023 updates" w:date="2024-07-31T13:42:00Z">
            <w:rPr>
              <w:color w:val="000000" w:themeColor="text1"/>
            </w:rPr>
          </w:rPrChange>
        </w:rPr>
        <w:t>: demonstrated initiative and self-discipline, four courses in physics, and consent of department chair.</w:t>
      </w:r>
      <w:r w:rsidR="006A749A" w:rsidRPr="00424939">
        <w:rPr>
          <w:rPrChange w:id="14610" w:author="Summer 2023 updates" w:date="2024-07-31T13:42:00Z">
            <w:rPr>
              <w:color w:val="000000" w:themeColor="text1"/>
            </w:rPr>
          </w:rPrChange>
        </w:rPr>
        <w:t xml:space="preserve"> </w:t>
      </w:r>
    </w:p>
    <w:p w14:paraId="2A4839D0" w14:textId="77777777" w:rsidR="0099609A" w:rsidRDefault="0099609A">
      <w:pPr>
        <w:spacing w:after="200" w:line="276" w:lineRule="auto"/>
        <w:rPr>
          <w:ins w:id="14611" w:author="Summer 2023 updates" w:date="2024-07-31T13:42:00Z"/>
          <w:rFonts w:eastAsia="Times New Roman" w:cs="Times New Roman"/>
          <w:b/>
          <w:bCs/>
          <w:color w:val="000000"/>
        </w:rPr>
      </w:pPr>
      <w:ins w:id="14612" w:author="Summer 2023 updates" w:date="2024-07-31T13:42:00Z">
        <w:r>
          <w:rPr>
            <w:rFonts w:eastAsia="Times New Roman" w:cs="Times New Roman"/>
            <w:b/>
            <w:bCs/>
            <w:color w:val="000000"/>
          </w:rPr>
          <w:br w:type="page"/>
        </w:r>
      </w:ins>
    </w:p>
    <w:p w14:paraId="7601E387" w14:textId="5E3B76C5" w:rsidR="003F7950" w:rsidRPr="00FE6327" w:rsidRDefault="003F7950" w:rsidP="003F7950">
      <w:pPr>
        <w:spacing w:after="0"/>
        <w:rPr>
          <w:rFonts w:eastAsia="Times New Roman" w:cs="Times New Roman"/>
        </w:rPr>
      </w:pPr>
      <w:r w:rsidRPr="00FE6327">
        <w:rPr>
          <w:rFonts w:eastAsia="Times New Roman" w:cs="Times New Roman"/>
          <w:b/>
          <w:bCs/>
          <w:color w:val="000000"/>
        </w:rPr>
        <w:t>PHY-451 Particle Physics</w:t>
      </w:r>
    </w:p>
    <w:p w14:paraId="253B0C6C" w14:textId="4B067DAB" w:rsidR="00A97A0C" w:rsidRDefault="003F7950" w:rsidP="00A97A0C">
      <w:pPr>
        <w:rPr>
          <w:ins w:id="14613" w:author="Summer 2023 updates" w:date="2024-07-31T13:42:00Z"/>
        </w:rPr>
      </w:pPr>
      <w:r w:rsidRPr="00FE6327">
        <w:rPr>
          <w:shd w:val="clear" w:color="auto" w:fill="FFFFFF"/>
          <w:rPrChange w:id="14614" w:author="Summer 2023 updates" w:date="2024-07-31T13:42:00Z">
            <w:rPr>
              <w:color w:val="000000"/>
              <w:shd w:val="clear" w:color="auto" w:fill="FFFFFF"/>
            </w:rPr>
          </w:rPrChange>
        </w:rPr>
        <w:t xml:space="preserve">Reviews the Standard Model, particle detection techniques, and the particle physics experiments. The nuclear weak, strong, and the electromagnetic interactions, Feynman diagrams, quark model, relativistic kinematics are also covered. </w:t>
      </w:r>
      <w:r w:rsidRPr="00FE6327">
        <w:rPr>
          <w:u w:val="single"/>
          <w:rPrChange w:id="14615" w:author="Summer 2023 updates" w:date="2024-07-31T13:42:00Z">
            <w:rPr>
              <w:color w:val="000000"/>
              <w:u w:val="single"/>
            </w:rPr>
          </w:rPrChange>
        </w:rPr>
        <w:t>Prerequisite</w:t>
      </w:r>
      <w:r w:rsidRPr="00FE6327">
        <w:rPr>
          <w:rPrChange w:id="14616" w:author="Summer 2023 updates" w:date="2024-07-31T13:42:00Z">
            <w:rPr>
              <w:color w:val="000000"/>
            </w:rPr>
          </w:rPrChange>
        </w:rPr>
        <w:t>: Modern Physics</w:t>
      </w:r>
      <w:r w:rsidR="00FE6327">
        <w:rPr>
          <w:rPrChange w:id="14617" w:author="Summer 2023 updates" w:date="2024-07-31T13:42:00Z">
            <w:rPr>
              <w:color w:val="000000"/>
            </w:rPr>
          </w:rPrChange>
        </w:rPr>
        <w:t xml:space="preserve"> and laboratory</w:t>
      </w:r>
      <w:r w:rsidRPr="00FE6327">
        <w:rPr>
          <w:rPrChange w:id="14618" w:author="Summer 2023 updates" w:date="2024-07-31T13:42:00Z">
            <w:rPr>
              <w:color w:val="000000"/>
            </w:rPr>
          </w:rPrChange>
        </w:rPr>
        <w:t xml:space="preserve"> PHY-235</w:t>
      </w:r>
      <w:r w:rsidR="00FE6327">
        <w:rPr>
          <w:rPrChange w:id="14619" w:author="Summer 2023 updates" w:date="2024-07-31T13:42:00Z">
            <w:rPr>
              <w:color w:val="000000"/>
            </w:rPr>
          </w:rPrChange>
        </w:rPr>
        <w:t>/-235L</w:t>
      </w:r>
      <w:r w:rsidRPr="00FE6327">
        <w:rPr>
          <w:rPrChange w:id="14620" w:author="Summer 2023 updates" w:date="2024-07-31T13:42:00Z">
            <w:rPr>
              <w:color w:val="000000"/>
            </w:rPr>
          </w:rPrChange>
        </w:rPr>
        <w:t>, or consent of instructor.</w:t>
      </w:r>
      <w:del w:id="14621" w:author="Summer 2023 updates" w:date="2024-07-31T13:42:00Z">
        <w:r w:rsidRPr="003F7950">
          <w:rPr>
            <w:rFonts w:ascii="Times New Roman" w:eastAsia="Times New Roman" w:hAnsi="Times New Roman" w:cs="Times New Roman"/>
            <w:color w:val="000000"/>
            <w:sz w:val="20"/>
            <w:szCs w:val="20"/>
          </w:rPr>
          <w:br/>
        </w:r>
      </w:del>
    </w:p>
    <w:p w14:paraId="12DF9A9D" w14:textId="59CB1CD5" w:rsidR="006A749A" w:rsidRPr="00424939" w:rsidRDefault="006A749A" w:rsidP="00A97A0C">
      <w:pPr>
        <w:spacing w:before="40" w:after="0"/>
        <w:rPr>
          <w:b/>
          <w:color w:val="000000" w:themeColor="text1"/>
        </w:rPr>
        <w:pPrChange w:id="14622" w:author="Summer 2023 updates" w:date="2024-07-31T13:42:00Z">
          <w:pPr>
            <w:spacing w:after="0"/>
          </w:pPr>
        </w:pPrChange>
      </w:pPr>
      <w:r w:rsidRPr="00424939">
        <w:rPr>
          <w:b/>
          <w:color w:val="000000" w:themeColor="text1"/>
        </w:rPr>
        <w:t>PHY-454 Summer Research</w:t>
      </w:r>
      <w:r w:rsidR="00070881" w:rsidRPr="00424939">
        <w:rPr>
          <w:b/>
          <w:color w:val="000000" w:themeColor="text1"/>
        </w:rPr>
        <w:t xml:space="preserve"> (WE)</w:t>
      </w:r>
    </w:p>
    <w:p w14:paraId="273B2432" w14:textId="77777777" w:rsidR="006A749A" w:rsidRPr="00424939" w:rsidRDefault="006A749A" w:rsidP="00A97A0C">
      <w:pPr>
        <w:rPr>
          <w:rPrChange w:id="14623" w:author="Summer 2023 updates" w:date="2024-07-31T13:42:00Z">
            <w:rPr>
              <w:color w:val="000000" w:themeColor="text1"/>
            </w:rPr>
          </w:rPrChange>
        </w:rPr>
      </w:pPr>
      <w:r w:rsidRPr="00424939">
        <w:rPr>
          <w:rPrChange w:id="14624" w:author="Summer 2023 updates" w:date="2024-07-31T13:42:00Z">
            <w:rPr>
              <w:color w:val="000000" w:themeColor="text1"/>
            </w:rPr>
          </w:rPrChange>
        </w:rPr>
        <w:t xml:space="preserve">May be taken more than once for credit for a maximum of 2.0 credits. </w:t>
      </w:r>
      <w:r w:rsidRPr="00424939">
        <w:rPr>
          <w:u w:val="single"/>
          <w:rPrChange w:id="14625" w:author="Summer 2023 updates" w:date="2024-07-31T13:42:00Z">
            <w:rPr>
              <w:color w:val="000000" w:themeColor="text1"/>
              <w:u w:val="single"/>
            </w:rPr>
          </w:rPrChange>
        </w:rPr>
        <w:t>Prerequisite</w:t>
      </w:r>
      <w:r w:rsidRPr="00424939">
        <w:rPr>
          <w:rPrChange w:id="14626" w:author="Summer 2023 updates" w:date="2024-07-31T13:42:00Z">
            <w:rPr>
              <w:color w:val="000000" w:themeColor="text1"/>
            </w:rPr>
          </w:rPrChange>
        </w:rPr>
        <w:t xml:space="preserve">: consent of instructor. </w:t>
      </w:r>
    </w:p>
    <w:p w14:paraId="4DC1AAA2" w14:textId="0FD99A39" w:rsidR="005475A9" w:rsidRPr="00424939" w:rsidRDefault="005475A9" w:rsidP="00A97A0C">
      <w:pPr>
        <w:spacing w:before="40" w:after="0"/>
        <w:rPr>
          <w:rFonts w:cs="Times New Roman"/>
          <w:b/>
          <w:color w:val="000000" w:themeColor="text1"/>
        </w:rPr>
        <w:pPrChange w:id="14627" w:author="Summer 2023 updates" w:date="2024-07-31T13:42:00Z">
          <w:pPr>
            <w:spacing w:after="0"/>
          </w:pPr>
        </w:pPrChange>
      </w:pPr>
      <w:r w:rsidRPr="00424939">
        <w:rPr>
          <w:rFonts w:cs="Times New Roman"/>
          <w:b/>
          <w:color w:val="000000" w:themeColor="text1"/>
        </w:rPr>
        <w:t>PHY-</w:t>
      </w:r>
      <w:r w:rsidR="009B2D5D" w:rsidRPr="00424939">
        <w:rPr>
          <w:rFonts w:cs="Times New Roman"/>
          <w:b/>
          <w:color w:val="000000" w:themeColor="text1"/>
        </w:rPr>
        <w:t>464</w:t>
      </w:r>
      <w:r w:rsidR="008868F6">
        <w:rPr>
          <w:rFonts w:cs="Times New Roman"/>
          <w:b/>
          <w:color w:val="000000" w:themeColor="text1"/>
        </w:rPr>
        <w:t>/</w:t>
      </w:r>
      <w:r w:rsidR="00B02FE4" w:rsidRPr="00424939">
        <w:rPr>
          <w:rFonts w:cs="Times New Roman"/>
          <w:b/>
          <w:color w:val="000000" w:themeColor="text1"/>
        </w:rPr>
        <w:t>-</w:t>
      </w:r>
      <w:r w:rsidR="009B2D5D" w:rsidRPr="00424939">
        <w:rPr>
          <w:rFonts w:cs="Times New Roman"/>
          <w:b/>
          <w:color w:val="000000" w:themeColor="text1"/>
        </w:rPr>
        <w:t>474</w:t>
      </w:r>
      <w:r w:rsidRPr="00424939">
        <w:rPr>
          <w:rFonts w:cs="Times New Roman"/>
          <w:b/>
          <w:color w:val="000000" w:themeColor="text1"/>
        </w:rPr>
        <w:t xml:space="preserve"> Junior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Junior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 I and II </w:t>
      </w:r>
    </w:p>
    <w:p w14:paraId="19BBEF95" w14:textId="3641A043" w:rsidR="005475A9" w:rsidRPr="00424939" w:rsidRDefault="00BB75D6" w:rsidP="00A97A0C">
      <w:pPr>
        <w:rPr>
          <w:rPrChange w:id="14628" w:author="Summer 2023 updates" w:date="2024-07-31T13:42:00Z">
            <w:rPr>
              <w:color w:val="000000" w:themeColor="text1"/>
            </w:rPr>
          </w:rPrChange>
        </w:rPr>
      </w:pPr>
      <w:r w:rsidRPr="00424939">
        <w:rPr>
          <w:rPrChange w:id="14629" w:author="Summer 2023 updates" w:date="2024-07-31T13:42:00Z">
            <w:rPr>
              <w:color w:val="000000" w:themeColor="text1"/>
            </w:rPr>
          </w:rPrChange>
        </w:rPr>
        <w:t xml:space="preserve">Presentations and discussions of advanced topics unavailable through the regular catalog offerings, and appropriate to students enrolled. </w:t>
      </w:r>
      <w:r w:rsidRPr="00424939">
        <w:rPr>
          <w:u w:val="single"/>
          <w:rPrChange w:id="14630" w:author="Summer 2023 updates" w:date="2024-07-31T13:42:00Z">
            <w:rPr>
              <w:color w:val="000000" w:themeColor="text1"/>
              <w:u w:val="single"/>
            </w:rPr>
          </w:rPrChange>
        </w:rPr>
        <w:t>Prerequisite</w:t>
      </w:r>
      <w:r w:rsidRPr="00424939">
        <w:rPr>
          <w:rPrChange w:id="14631" w:author="Summer 2023 updates" w:date="2024-07-31T13:42:00Z">
            <w:rPr>
              <w:color w:val="000000" w:themeColor="text1"/>
            </w:rPr>
          </w:rPrChange>
        </w:rPr>
        <w:t>: Modern Physics (PHY-235) or consent of instructor.</w:t>
      </w:r>
      <w:r w:rsidR="005475A9" w:rsidRPr="00424939">
        <w:rPr>
          <w:rPrChange w:id="14632" w:author="Summer 2023 updates" w:date="2024-07-31T13:42:00Z">
            <w:rPr>
              <w:color w:val="000000" w:themeColor="text1"/>
            </w:rPr>
          </w:rPrChange>
        </w:rPr>
        <w:t xml:space="preserve"> </w:t>
      </w:r>
    </w:p>
    <w:p w14:paraId="1077A904" w14:textId="77777777" w:rsidR="00BB75D6" w:rsidRPr="00424939" w:rsidRDefault="00BB75D6" w:rsidP="00BB75D6">
      <w:pPr>
        <w:spacing w:after="0"/>
        <w:rPr>
          <w:rFonts w:cs="Times New Roman"/>
          <w:b/>
          <w:color w:val="000000" w:themeColor="text1"/>
        </w:rPr>
      </w:pPr>
      <w:r w:rsidRPr="00424939">
        <w:rPr>
          <w:rFonts w:cs="Times New Roman"/>
          <w:b/>
          <w:bCs/>
          <w:color w:val="000000" w:themeColor="text1"/>
        </w:rPr>
        <w:t xml:space="preserve">PHY-484 Advanced Topics in Physics </w:t>
      </w:r>
    </w:p>
    <w:p w14:paraId="599BB5F9" w14:textId="704AA8BB" w:rsidR="00BB75D6" w:rsidRPr="00424939" w:rsidRDefault="00BB75D6" w:rsidP="00A97A0C">
      <w:pPr>
        <w:rPr>
          <w:b/>
          <w:u w:val="single"/>
          <w:rPrChange w:id="14633" w:author="Summer 2023 updates" w:date="2024-07-31T13:42:00Z">
            <w:rPr>
              <w:rFonts w:ascii="Garamond" w:hAnsi="Garamond"/>
              <w:b/>
              <w:color w:val="000000" w:themeColor="text1"/>
              <w:sz w:val="22"/>
              <w:u w:val="single"/>
            </w:rPr>
          </w:rPrChange>
        </w:rPr>
        <w:pPrChange w:id="14634" w:author="Summer 2023 updates" w:date="2024-07-31T13:42:00Z">
          <w:pPr>
            <w:pStyle w:val="NormalWeb"/>
            <w:spacing w:before="0" w:beforeAutospacing="0" w:after="0" w:afterAutospacing="0" w:line="240" w:lineRule="auto"/>
          </w:pPr>
        </w:pPrChange>
      </w:pPr>
      <w:r w:rsidRPr="00424939">
        <w:rPr>
          <w:shd w:val="clear" w:color="auto" w:fill="FFFFFF"/>
          <w:rPrChange w:id="14635" w:author="Summer 2023 updates" w:date="2024-07-31T13:42:00Z">
            <w:rPr>
              <w:rFonts w:ascii="Garamond" w:hAnsi="Garamond"/>
              <w:color w:val="000000" w:themeColor="text1"/>
              <w:sz w:val="22"/>
              <w:shd w:val="clear" w:color="auto" w:fill="FFFFFF"/>
            </w:rPr>
          </w:rPrChange>
        </w:rPr>
        <w:t>Covers several instructional modules. The content corresponds to material usually covered in the </w:t>
      </w:r>
      <w:r w:rsidRPr="00424939">
        <w:rPr>
          <w:rPrChange w:id="14636" w:author="Summer 2023 updates" w:date="2024-07-31T13:42:00Z">
            <w:rPr>
              <w:rFonts w:ascii="Garamond" w:hAnsi="Garamond"/>
              <w:color w:val="000000" w:themeColor="text1"/>
              <w:sz w:val="22"/>
            </w:rPr>
          </w:rPrChange>
        </w:rPr>
        <w:t>second-semester</w:t>
      </w:r>
      <w:r w:rsidRPr="00424939">
        <w:rPr>
          <w:shd w:val="clear" w:color="auto" w:fill="FFFFFF"/>
          <w:rPrChange w:id="14637" w:author="Summer 2023 updates" w:date="2024-07-31T13:42:00Z">
            <w:rPr>
              <w:rFonts w:ascii="Garamond" w:hAnsi="Garamond"/>
              <w:color w:val="000000" w:themeColor="text1"/>
              <w:sz w:val="22"/>
              <w:shd w:val="clear" w:color="auto" w:fill="FFFFFF"/>
            </w:rPr>
          </w:rPrChange>
        </w:rPr>
        <w:t> of an advanced, year-long course. Core modules include quantum mechanics (e.g., Bell’s theorem) and electromagnetism (e.g., stress tensor). The four remaining modules are chosen from topics that include optics, fluid dynamics, experimental techniques, nuclear physics, geophysics, advanced classical mechanics, waves, statistical mechanics, and atomic physics.</w:t>
      </w:r>
      <w:r w:rsidRPr="00424939">
        <w:rPr>
          <w:rPrChange w:id="14638" w:author="Summer 2023 updates" w:date="2024-07-31T13:42:00Z">
            <w:rPr>
              <w:rFonts w:ascii="Garamond" w:hAnsi="Garamond"/>
              <w:color w:val="000000" w:themeColor="text1"/>
              <w:sz w:val="22"/>
            </w:rPr>
          </w:rPrChange>
        </w:rPr>
        <w:t xml:space="preserve"> </w:t>
      </w:r>
      <w:r w:rsidRPr="00424939">
        <w:rPr>
          <w:u w:val="single"/>
          <w:shd w:val="clear" w:color="auto" w:fill="FFFFFF"/>
          <w:rPrChange w:id="14639" w:author="Summer 2023 updates" w:date="2024-07-31T13:42:00Z">
            <w:rPr>
              <w:rFonts w:ascii="Garamond" w:hAnsi="Garamond"/>
              <w:color w:val="000000" w:themeColor="text1"/>
              <w:sz w:val="22"/>
              <w:u w:val="single"/>
              <w:shd w:val="clear" w:color="auto" w:fill="FFFFFF"/>
            </w:rPr>
          </w:rPrChange>
        </w:rPr>
        <w:t>Prerequisite</w:t>
      </w:r>
      <w:r w:rsidRPr="00424939">
        <w:rPr>
          <w:shd w:val="clear" w:color="auto" w:fill="FFFFFF"/>
          <w:rPrChange w:id="14640" w:author="Summer 2023 updates" w:date="2024-07-31T13:42:00Z">
            <w:rPr>
              <w:rFonts w:ascii="Garamond" w:hAnsi="Garamond"/>
              <w:color w:val="000000" w:themeColor="text1"/>
              <w:sz w:val="22"/>
              <w:shd w:val="clear" w:color="auto" w:fill="FFFFFF"/>
            </w:rPr>
          </w:rPrChange>
        </w:rPr>
        <w:t>: Quantum Mechanics (PHY-335) and Electromagnetism (PHY-265), or consent of instructor.</w:t>
      </w:r>
    </w:p>
    <w:p w14:paraId="54C9C2DA" w14:textId="37814D9D" w:rsidR="005475A9" w:rsidRPr="00424939" w:rsidRDefault="005475A9" w:rsidP="00DB5E9E">
      <w:pPr>
        <w:spacing w:after="0"/>
        <w:rPr>
          <w:rFonts w:cs="Times New Roman"/>
          <w:b/>
          <w:color w:val="000000" w:themeColor="text1"/>
        </w:rPr>
      </w:pPr>
      <w:r w:rsidRPr="00424939">
        <w:rPr>
          <w:rFonts w:cs="Times New Roman"/>
          <w:b/>
          <w:color w:val="000000" w:themeColor="text1"/>
        </w:rPr>
        <w:t>PHY-</w:t>
      </w:r>
      <w:r w:rsidR="009B2D5D" w:rsidRPr="00424939">
        <w:rPr>
          <w:rFonts w:cs="Times New Roman"/>
          <w:b/>
          <w:color w:val="000000" w:themeColor="text1"/>
        </w:rPr>
        <w:t>494</w:t>
      </w:r>
      <w:r w:rsidRPr="00424939">
        <w:rPr>
          <w:rFonts w:cs="Times New Roman"/>
          <w:b/>
          <w:color w:val="000000" w:themeColor="text1"/>
        </w:rPr>
        <w:t xml:space="preserve"> Internship in Physics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Physics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4A074CA0" w14:textId="561FC543" w:rsidR="00BB75D6" w:rsidRPr="00424939" w:rsidRDefault="00BB75D6" w:rsidP="00456F38">
      <w:pPr>
        <w:rPr>
          <w:rPrChange w:id="14641" w:author="Summer 2023 updates" w:date="2024-07-31T13:42:00Z">
            <w:rPr>
              <w:color w:val="000000" w:themeColor="text1"/>
            </w:rPr>
          </w:rPrChange>
        </w:rPr>
        <w:pPrChange w:id="14642" w:author="Summer 2023 updates" w:date="2024-07-31T13:42:00Z">
          <w:pPr>
            <w:spacing w:after="0"/>
          </w:pPr>
        </w:pPrChange>
      </w:pPr>
      <w:r w:rsidRPr="00424939">
        <w:rPr>
          <w:rPrChange w:id="14643" w:author="Summer 2023 updates" w:date="2024-07-31T13:42:00Z">
            <w:rPr>
              <w:color w:val="000000" w:themeColor="text1"/>
            </w:rPr>
          </w:rPrChange>
        </w:rPr>
        <w:t xml:space="preserve">Investigation of an area of interest through field placement supervised by a faculty member of the department. A minimum of 140 hours on-site experience is required. </w:t>
      </w:r>
      <w:r w:rsidR="00A7479E" w:rsidRPr="00424939">
        <w:rPr>
          <w:rPrChange w:id="14644" w:author="Summer 2023 updates" w:date="2024-07-31T13:42:00Z">
            <w:rPr>
              <w:color w:val="000000" w:themeColor="text1"/>
            </w:rPr>
          </w:rPrChange>
        </w:rPr>
        <w:t>P/NP</w:t>
      </w:r>
      <w:r w:rsidRPr="00424939">
        <w:rPr>
          <w:rPrChange w:id="14645" w:author="Summer 2023 updates" w:date="2024-07-31T13:42:00Z">
            <w:rPr>
              <w:color w:val="000000" w:themeColor="text1"/>
            </w:rPr>
          </w:rPrChange>
        </w:rPr>
        <w:t xml:space="preserve"> basis only. This course does not satisfy any of the requirements for a major in physics. </w:t>
      </w:r>
      <w:r w:rsidRPr="000779FB">
        <w:rPr>
          <w:u w:val="single"/>
          <w:rPrChange w:id="14646" w:author="Summer 2023 updates" w:date="2024-07-31T13:42:00Z">
            <w:rPr>
              <w:color w:val="000000" w:themeColor="text1"/>
              <w:u w:val="single"/>
            </w:rPr>
          </w:rPrChange>
        </w:rPr>
        <w:t>Prerequisites</w:t>
      </w:r>
      <w:r w:rsidRPr="00424939">
        <w:rPr>
          <w:rPrChange w:id="14647" w:author="Summer 2023 updates" w:date="2024-07-31T13:42:00Z">
            <w:rPr>
              <w:color w:val="000000" w:themeColor="text1"/>
            </w:rPr>
          </w:rPrChange>
        </w:rPr>
        <w:t>: completion of a physics minor or junior standing and consent of department chair.</w:t>
      </w:r>
    </w:p>
    <w:p w14:paraId="7167FC2E" w14:textId="309DBAFA" w:rsidR="00456F38" w:rsidRDefault="00456F38" w:rsidP="00D75B3E">
      <w:pPr>
        <w:rPr>
          <w:rPrChange w:id="14648" w:author="Summer 2023 updates" w:date="2024-07-31T13:42:00Z">
            <w:rPr>
              <w:color w:val="000000" w:themeColor="text1"/>
            </w:rPr>
          </w:rPrChange>
        </w:rPr>
        <w:pPrChange w:id="14649" w:author="Summer 2023 updates" w:date="2024-07-31T13:42:00Z">
          <w:pPr>
            <w:spacing w:after="0"/>
          </w:pPr>
        </w:pPrChange>
      </w:pPr>
    </w:p>
    <w:p w14:paraId="530FEC40" w14:textId="77777777" w:rsidR="005475A9" w:rsidRPr="00424939" w:rsidRDefault="00441C7B" w:rsidP="00DB5E9E">
      <w:pPr>
        <w:spacing w:after="0"/>
        <w:rPr>
          <w:del w:id="14650" w:author="Summer 2023 updates" w:date="2024-07-31T13:42:00Z"/>
          <w:rFonts w:cs="Times New Roman"/>
          <w:b/>
          <w:color w:val="000000" w:themeColor="text1"/>
        </w:rPr>
      </w:pPr>
      <w:del w:id="14651" w:author="Summer 2023 updates" w:date="2024-07-31T13:42:00Z">
        <w:r w:rsidRPr="00424939">
          <w:rPr>
            <w:rFonts w:cs="Times New Roman"/>
            <w:b/>
            <w:color w:val="000000" w:themeColor="text1"/>
          </w:rPr>
          <w:delText xml:space="preserve">OCC-365 </w:delText>
        </w:r>
        <w:r w:rsidR="005475A9" w:rsidRPr="00424939">
          <w:rPr>
            <w:rFonts w:cs="Times New Roman"/>
            <w:b/>
            <w:color w:val="000000" w:themeColor="text1"/>
          </w:rPr>
          <w:delText>Study and Research at Oak Ridge Laboratory</w:delText>
        </w:r>
      </w:del>
    </w:p>
    <w:p w14:paraId="2E1AE0B6" w14:textId="24E73901" w:rsidR="00D75B3E" w:rsidRPr="00424939" w:rsidRDefault="005475A9" w:rsidP="00D75B3E">
      <w:pPr>
        <w:rPr>
          <w:rPrChange w:id="14652" w:author="Summer 2023 updates" w:date="2024-07-31T13:42:00Z">
            <w:rPr>
              <w:color w:val="000000" w:themeColor="text1"/>
            </w:rPr>
          </w:rPrChange>
        </w:rPr>
        <w:pPrChange w:id="14653" w:author="Summer 2023 updates" w:date="2024-07-31T13:42:00Z">
          <w:pPr>
            <w:spacing w:after="0"/>
          </w:pPr>
        </w:pPrChange>
      </w:pPr>
      <w:del w:id="14654" w:author="Summer 2023 updates" w:date="2024-07-31T13:42:00Z">
        <w:r w:rsidRPr="00424939">
          <w:rPr>
            <w:rFonts w:cs="Times New Roman"/>
            <w:color w:val="000000" w:themeColor="text1"/>
          </w:rPr>
          <w:delText xml:space="preserve">See description, </w:delText>
        </w:r>
        <w:r w:rsidR="009F6A44" w:rsidRPr="00424939">
          <w:rPr>
            <w:rFonts w:cs="Times New Roman"/>
            <w:color w:val="000000" w:themeColor="text1"/>
          </w:rPr>
          <w:delText xml:space="preserve">p. </w:delText>
        </w:r>
        <w:r w:rsidR="00535833" w:rsidRPr="00424939">
          <w:rPr>
            <w:rFonts w:cs="Times New Roman"/>
            <w:color w:val="000000" w:themeColor="text1"/>
          </w:rPr>
          <w:fldChar w:fldCharType="begin"/>
        </w:r>
        <w:r w:rsidR="00535833" w:rsidRPr="00424939">
          <w:rPr>
            <w:rFonts w:cs="Times New Roman"/>
            <w:color w:val="000000" w:themeColor="text1"/>
          </w:rPr>
          <w:delInstrText xml:space="preserve"> PAGEREF OCC365 \h </w:delInstrText>
        </w:r>
        <w:r w:rsidR="00535833" w:rsidRPr="00424939">
          <w:rPr>
            <w:rFonts w:cs="Times New Roman"/>
            <w:color w:val="000000" w:themeColor="text1"/>
          </w:rPr>
        </w:r>
        <w:r w:rsidR="00535833" w:rsidRPr="00424939">
          <w:rPr>
            <w:rFonts w:cs="Times New Roman"/>
            <w:color w:val="000000" w:themeColor="text1"/>
          </w:rPr>
          <w:fldChar w:fldCharType="separate"/>
        </w:r>
        <w:r w:rsidR="00890698">
          <w:rPr>
            <w:rFonts w:cs="Times New Roman"/>
            <w:noProof/>
            <w:color w:val="000000" w:themeColor="text1"/>
          </w:rPr>
          <w:delText>30</w:delText>
        </w:r>
        <w:r w:rsidR="00535833" w:rsidRPr="00424939">
          <w:rPr>
            <w:rFonts w:cs="Times New Roman"/>
            <w:color w:val="000000" w:themeColor="text1"/>
          </w:rPr>
          <w:fldChar w:fldCharType="end"/>
        </w:r>
      </w:del>
    </w:p>
    <w:p w14:paraId="26FBB975" w14:textId="1EC635F6" w:rsidR="005475A9" w:rsidRPr="00424939" w:rsidRDefault="009D17C7" w:rsidP="00456F38">
      <w:pPr>
        <w:pStyle w:val="Heading4"/>
        <w:spacing w:before="120"/>
        <w:rPr>
          <w:rFonts w:ascii="Garamond" w:hAnsi="Garamond"/>
          <w:color w:val="000000" w:themeColor="text1"/>
        </w:rPr>
        <w:pPrChange w:id="14655" w:author="Summer 2023 updates" w:date="2024-07-31T13:42:00Z">
          <w:pPr>
            <w:pStyle w:val="Heading4"/>
          </w:pPr>
        </w:pPrChange>
      </w:pPr>
      <w:bookmarkStart w:id="14656" w:name="_Toc141355784"/>
      <w:bookmarkStart w:id="14657" w:name="_Toc110005265"/>
      <w:r w:rsidRPr="00424939">
        <w:rPr>
          <w:rFonts w:ascii="Garamond" w:hAnsi="Garamond"/>
          <w:color w:val="000000" w:themeColor="text1"/>
        </w:rPr>
        <w:t>—Political Science</w:t>
      </w:r>
      <w:bookmarkEnd w:id="14656"/>
      <w:bookmarkEnd w:id="1465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Political Science</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2067DCB" w14:textId="3847B723" w:rsidR="005475A9" w:rsidRPr="00424939" w:rsidRDefault="005475A9" w:rsidP="00456F38">
      <w:pPr>
        <w:rPr>
          <w:rPrChange w:id="14658" w:author="Summer 2023 updates" w:date="2024-07-31T13:42:00Z">
            <w:rPr>
              <w:color w:val="000000" w:themeColor="text1"/>
            </w:rPr>
          </w:rPrChange>
        </w:rPr>
        <w:pPrChange w:id="14659" w:author="Summer 2023 updates" w:date="2024-07-31T13:42:00Z">
          <w:pPr>
            <w:spacing w:after="0"/>
          </w:pPr>
        </w:pPrChange>
      </w:pPr>
      <w:r w:rsidRPr="00424939">
        <w:rPr>
          <w:rPrChange w:id="14660" w:author="Summer 2023 updates" w:date="2024-07-31T13:42:00Z">
            <w:rPr>
              <w:color w:val="000000" w:themeColor="text1"/>
            </w:rPr>
          </w:rPrChange>
        </w:rPr>
        <w:t xml:space="preserve">Barrow, </w:t>
      </w:r>
      <w:r w:rsidR="00BF182A" w:rsidRPr="00424939">
        <w:rPr>
          <w:rPrChange w:id="14661" w:author="Summer 2023 updates" w:date="2024-07-31T13:42:00Z">
            <w:rPr>
              <w:color w:val="000000" w:themeColor="text1"/>
            </w:rPr>
          </w:rPrChange>
        </w:rPr>
        <w:t>Lanegran</w:t>
      </w:r>
      <w:r w:rsidR="00AB25C4">
        <w:rPr>
          <w:rPrChange w:id="14662" w:author="Summer 2023 updates" w:date="2024-07-31T13:42:00Z">
            <w:rPr>
              <w:color w:val="000000" w:themeColor="text1"/>
            </w:rPr>
          </w:rPrChange>
        </w:rPr>
        <w:t xml:space="preserve"> (Chair)</w:t>
      </w:r>
      <w:r w:rsidR="00BF182A" w:rsidRPr="00424939">
        <w:rPr>
          <w:rPrChange w:id="14663" w:author="Summer 2023 updates" w:date="2024-07-31T13:42:00Z">
            <w:rPr>
              <w:color w:val="000000" w:themeColor="text1"/>
            </w:rPr>
          </w:rPrChange>
        </w:rPr>
        <w:t xml:space="preserve">, </w:t>
      </w:r>
      <w:r w:rsidR="0035310A" w:rsidRPr="00424939">
        <w:rPr>
          <w:rPrChange w:id="14664" w:author="Summer 2023 updates" w:date="2024-07-31T13:42:00Z">
            <w:rPr>
              <w:color w:val="000000" w:themeColor="text1"/>
            </w:rPr>
          </w:rPrChange>
        </w:rPr>
        <w:t>B. Nesmith</w:t>
      </w:r>
      <w:r w:rsidR="00BF182A" w:rsidRPr="00424939">
        <w:rPr>
          <w:rPrChange w:id="14665" w:author="Summer 2023 updates" w:date="2024-07-31T13:42:00Z">
            <w:rPr>
              <w:color w:val="000000" w:themeColor="text1"/>
            </w:rPr>
          </w:rPrChange>
        </w:rPr>
        <w:t>.</w:t>
      </w:r>
    </w:p>
    <w:p w14:paraId="2AF0AA34" w14:textId="6CD15D78" w:rsidR="00401940" w:rsidRPr="00424939" w:rsidRDefault="00401940" w:rsidP="00456F38">
      <w:pPr>
        <w:rPr>
          <w:rPrChange w:id="14666" w:author="Summer 2023 updates" w:date="2024-07-31T13:42:00Z">
            <w:rPr>
              <w:color w:val="000000" w:themeColor="text1"/>
            </w:rPr>
          </w:rPrChange>
        </w:rPr>
      </w:pPr>
      <w:r w:rsidRPr="00424939">
        <w:rPr>
          <w:rPrChange w:id="14667" w:author="Summer 2023 updates" w:date="2024-07-31T13:42:00Z">
            <w:rPr>
              <w:color w:val="000000" w:themeColor="text1"/>
            </w:rPr>
          </w:rPrChange>
        </w:rPr>
        <w:t>The department of political science emphasizes the breadth of political science and present</w:t>
      </w:r>
      <w:r w:rsidR="00C832E6" w:rsidRPr="00424939">
        <w:rPr>
          <w:rPrChange w:id="14668" w:author="Summer 2023 updates" w:date="2024-07-31T13:42:00Z">
            <w:rPr>
              <w:color w:val="000000" w:themeColor="text1"/>
            </w:rPr>
          </w:rPrChange>
        </w:rPr>
        <w:t>s</w:t>
      </w:r>
      <w:r w:rsidRPr="00424939">
        <w:rPr>
          <w:rPrChange w:id="14669" w:author="Summer 2023 updates" w:date="2024-07-31T13:42:00Z">
            <w:rPr>
              <w:color w:val="000000" w:themeColor="text1"/>
            </w:rPr>
          </w:rPrChange>
        </w:rPr>
        <w:t xml:space="preserve"> politics as a worldwide phenomenon. The department nurtures active and responsible habits of citizenship, encouraging service learning and the development of political values, while offering students a variety of opportunities to study politics outside the classroom.</w:t>
      </w:r>
    </w:p>
    <w:p w14:paraId="6E14A8BD" w14:textId="43ED4AA1" w:rsidR="005475A9" w:rsidRPr="00424939" w:rsidRDefault="005475A9" w:rsidP="00456F38">
      <w:pPr>
        <w:spacing w:before="120" w:after="0"/>
        <w:rPr>
          <w:rFonts w:cs="Times New Roman"/>
          <w:b/>
          <w:color w:val="000000" w:themeColor="text1"/>
        </w:rPr>
        <w:pPrChange w:id="14670" w:author="Summer 2023 updates" w:date="2024-07-31T13:42:00Z">
          <w:pPr>
            <w:spacing w:after="0"/>
          </w:pPr>
        </w:pPrChange>
      </w:pPr>
      <w:r w:rsidRPr="00424939">
        <w:rPr>
          <w:rFonts w:cs="Times New Roman"/>
          <w:b/>
          <w:color w:val="000000" w:themeColor="text1"/>
        </w:rPr>
        <w:t>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46A6E470" w14:textId="39FC164A" w:rsidR="000E340F" w:rsidRPr="00424939" w:rsidRDefault="000E340F" w:rsidP="00456F38">
      <w:pPr>
        <w:rPr>
          <w:rPrChange w:id="14671" w:author="Summer 2023 updates" w:date="2024-07-31T13:42:00Z">
            <w:rPr>
              <w:color w:val="000000" w:themeColor="text1"/>
            </w:rPr>
          </w:rPrChange>
        </w:rPr>
        <w:pPrChange w:id="14672" w:author="Summer 2023 updates" w:date="2024-07-31T13:42:00Z">
          <w:pPr>
            <w:spacing w:after="40"/>
          </w:pPr>
        </w:pPrChange>
      </w:pPr>
      <w:r w:rsidRPr="00424939">
        <w:rPr>
          <w:rPrChange w:id="14673" w:author="Summer 2023 updates" w:date="2024-07-31T13:42:00Z">
            <w:rPr>
              <w:color w:val="000000" w:themeColor="text1"/>
            </w:rPr>
          </w:rPrChange>
        </w:rPr>
        <w:t>A major in political science requires a cumulative 2.0 GPA</w:t>
      </w:r>
      <w:r w:rsidRPr="00424939">
        <w:rPr>
          <w:rPrChange w:id="14674" w:author="Summer 2023 updates" w:date="2024-07-31T13:42:00Z">
            <w:rPr>
              <w:color w:val="000000" w:themeColor="text1"/>
            </w:rPr>
          </w:rPrChange>
        </w:rPr>
        <w:fldChar w:fldCharType="begin"/>
      </w:r>
      <w:r w:rsidRPr="00424939">
        <w:rPr>
          <w:rPrChange w:id="14675" w:author="Summer 2023 updates" w:date="2024-07-31T13:42:00Z">
            <w:rPr>
              <w:color w:val="000000" w:themeColor="text1"/>
            </w:rPr>
          </w:rPrChange>
        </w:rPr>
        <w:instrText xml:space="preserve"> XE "</w:instrText>
      </w:r>
      <w:r w:rsidRPr="00424939">
        <w:rPr>
          <w:b/>
          <w:rPrChange w:id="14676" w:author="Summer 2023 updates" w:date="2024-07-31T13:42:00Z">
            <w:rPr>
              <w:b/>
              <w:color w:val="000000" w:themeColor="text1"/>
            </w:rPr>
          </w:rPrChange>
        </w:rPr>
        <w:instrText>GPA</w:instrText>
      </w:r>
      <w:r w:rsidRPr="00424939">
        <w:rPr>
          <w:rPrChange w:id="14677" w:author="Summer 2023 updates" w:date="2024-07-31T13:42:00Z">
            <w:rPr>
              <w:color w:val="000000" w:themeColor="text1"/>
            </w:rPr>
          </w:rPrChange>
        </w:rPr>
        <w:instrText xml:space="preserve">" </w:instrText>
      </w:r>
      <w:r w:rsidRPr="00424939">
        <w:rPr>
          <w:rPrChange w:id="14678" w:author="Summer 2023 updates" w:date="2024-07-31T13:42:00Z">
            <w:rPr>
              <w:color w:val="000000" w:themeColor="text1"/>
            </w:rPr>
          </w:rPrChange>
        </w:rPr>
        <w:fldChar w:fldCharType="end"/>
      </w:r>
      <w:r w:rsidRPr="00424939">
        <w:rPr>
          <w:rPrChange w:id="14679" w:author="Summer 2023 updates" w:date="2024-07-31T13:42:00Z">
            <w:rPr>
              <w:color w:val="000000" w:themeColor="text1"/>
            </w:rPr>
          </w:rPrChange>
        </w:rPr>
        <w:t xml:space="preserve"> in all courses counted toward the major.</w:t>
      </w:r>
    </w:p>
    <w:p w14:paraId="299A4C41" w14:textId="77777777" w:rsidR="005475A9" w:rsidRPr="00424939" w:rsidRDefault="005475A9" w:rsidP="00456F38">
      <w:pPr>
        <w:rPr>
          <w:rPrChange w:id="14680" w:author="Summer 2023 updates" w:date="2024-07-31T13:42:00Z">
            <w:rPr>
              <w:color w:val="000000" w:themeColor="text1"/>
            </w:rPr>
          </w:rPrChange>
        </w:rPr>
        <w:pPrChange w:id="14681" w:author="Summer 2023 updates" w:date="2024-07-31T13:42:00Z">
          <w:pPr>
            <w:spacing w:after="0"/>
          </w:pPr>
        </w:pPrChange>
      </w:pPr>
      <w:r w:rsidRPr="00424939">
        <w:rPr>
          <w:rPrChange w:id="14682" w:author="Summer 2023 updates" w:date="2024-07-31T13:42:00Z">
            <w:rPr>
              <w:color w:val="000000" w:themeColor="text1"/>
            </w:rPr>
          </w:rPrChange>
        </w:rPr>
        <w:t xml:space="preserve">A major in political science requires </w:t>
      </w:r>
      <w:r w:rsidR="00D90915" w:rsidRPr="00424939">
        <w:rPr>
          <w:rPrChange w:id="14683" w:author="Summer 2023 updates" w:date="2024-07-31T13:42:00Z">
            <w:rPr>
              <w:color w:val="000000" w:themeColor="text1"/>
            </w:rPr>
          </w:rPrChange>
        </w:rPr>
        <w:t>ten</w:t>
      </w:r>
      <w:r w:rsidRPr="00424939">
        <w:rPr>
          <w:rPrChange w:id="14684" w:author="Summer 2023 updates" w:date="2024-07-31T13:42:00Z">
            <w:rPr>
              <w:color w:val="000000" w:themeColor="text1"/>
            </w:rPr>
          </w:rPrChange>
        </w:rPr>
        <w:t xml:space="preserve"> courses, including at least three 300- or 400-level courses. </w:t>
      </w:r>
    </w:p>
    <w:p w14:paraId="1F6C1B2E" w14:textId="77777777" w:rsidR="005475A9" w:rsidRPr="00424939" w:rsidRDefault="005475A9" w:rsidP="00E500FB">
      <w:pPr>
        <w:widowControl w:val="0"/>
        <w:numPr>
          <w:ilvl w:val="0"/>
          <w:numId w:val="3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POL-108 Introduction to Politics </w:t>
      </w:r>
    </w:p>
    <w:p w14:paraId="115B64B8" w14:textId="77777777" w:rsidR="005475A9" w:rsidRPr="00424939" w:rsidRDefault="005475A9" w:rsidP="00E500FB">
      <w:pPr>
        <w:widowControl w:val="0"/>
        <w:numPr>
          <w:ilvl w:val="0"/>
          <w:numId w:val="3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rPr>
        <w:t xml:space="preserve">POL-115 American National Government and Politics </w:t>
      </w:r>
    </w:p>
    <w:p w14:paraId="7A339260" w14:textId="77777777" w:rsidR="005475A9" w:rsidRPr="00424939" w:rsidRDefault="005475A9" w:rsidP="00E500FB">
      <w:pPr>
        <w:widowControl w:val="0"/>
        <w:numPr>
          <w:ilvl w:val="0"/>
          <w:numId w:val="3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political theory course: </w:t>
      </w:r>
    </w:p>
    <w:p w14:paraId="27835B2C" w14:textId="06D6B11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POL-405 Contemporary Political Theory</w:t>
      </w:r>
      <w:r w:rsidR="001D1BCD">
        <w:rPr>
          <w:rFonts w:cs="Times New Roman"/>
          <w:color w:val="000000" w:themeColor="text1"/>
        </w:rPr>
        <w:t xml:space="preserve"> (WE)</w:t>
      </w:r>
    </w:p>
    <w:p w14:paraId="754D68D8" w14:textId="4B63576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POL-435 Ancient and Medieval Political Theory </w:t>
      </w:r>
      <w:r w:rsidR="001D1BCD">
        <w:rPr>
          <w:rFonts w:cs="Times New Roman"/>
          <w:color w:val="000000" w:themeColor="text1"/>
        </w:rPr>
        <w:t>(WE)</w:t>
      </w:r>
    </w:p>
    <w:p w14:paraId="35BC19B6" w14:textId="290295C4"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POL-445 Modern Political Theory </w:t>
      </w:r>
      <w:r w:rsidR="001D1BCD">
        <w:rPr>
          <w:rFonts w:cs="Times New Roman"/>
          <w:color w:val="000000" w:themeColor="text1"/>
        </w:rPr>
        <w:t>(WE)</w:t>
      </w:r>
    </w:p>
    <w:p w14:paraId="0C331CAF" w14:textId="77777777" w:rsidR="005475A9" w:rsidRPr="00424939" w:rsidRDefault="005475A9" w:rsidP="00E500FB">
      <w:pPr>
        <w:widowControl w:val="0"/>
        <w:numPr>
          <w:ilvl w:val="0"/>
          <w:numId w:val="3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American government course: </w:t>
      </w:r>
    </w:p>
    <w:p w14:paraId="1FE01694" w14:textId="38309C8E"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POL-207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Politics </w:t>
      </w:r>
      <w:r w:rsidR="00D53961">
        <w:rPr>
          <w:rFonts w:cs="Times New Roman"/>
          <w:color w:val="000000" w:themeColor="text1"/>
        </w:rPr>
        <w:t>(WE)</w:t>
      </w:r>
    </w:p>
    <w:p w14:paraId="72CEFDA9" w14:textId="7777777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POL-245 Political Parties and Elections </w:t>
      </w:r>
    </w:p>
    <w:p w14:paraId="09E62AB1" w14:textId="7DDE8F7B"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POL-277 Women and Politics in the United States </w:t>
      </w:r>
      <w:r w:rsidR="00D53961">
        <w:rPr>
          <w:rFonts w:cs="Times New Roman"/>
          <w:color w:val="000000" w:themeColor="text1"/>
        </w:rPr>
        <w:t>(WE)</w:t>
      </w:r>
    </w:p>
    <w:p w14:paraId="5E008A29" w14:textId="4CDB75C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POL-325 The American Congress </w:t>
      </w:r>
      <w:r w:rsidR="00D53961">
        <w:rPr>
          <w:rFonts w:cs="Times New Roman"/>
          <w:color w:val="000000" w:themeColor="text1"/>
        </w:rPr>
        <w:t>(WE)</w:t>
      </w:r>
    </w:p>
    <w:p w14:paraId="55C13A22" w14:textId="453F581F"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POL-345 The American Presidency </w:t>
      </w:r>
      <w:r w:rsidR="00D53961">
        <w:rPr>
          <w:rFonts w:cs="Times New Roman"/>
          <w:color w:val="000000" w:themeColor="text1"/>
        </w:rPr>
        <w:t>(WE)</w:t>
      </w:r>
    </w:p>
    <w:p w14:paraId="70E01220" w14:textId="4D62C844" w:rsidR="00533ACA"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POL-350 US Social Policy Process </w:t>
      </w:r>
      <w:r w:rsidR="00D53961">
        <w:rPr>
          <w:rFonts w:cs="Times New Roman"/>
          <w:color w:val="000000" w:themeColor="text1"/>
        </w:rPr>
        <w:t>(WE)</w:t>
      </w:r>
    </w:p>
    <w:p w14:paraId="5F24456B" w14:textId="77777777" w:rsidR="005475A9" w:rsidRPr="00424939" w:rsidRDefault="005475A9" w:rsidP="00E500FB">
      <w:pPr>
        <w:widowControl w:val="0"/>
        <w:numPr>
          <w:ilvl w:val="0"/>
          <w:numId w:val="32"/>
        </w:numPr>
        <w:tabs>
          <w:tab w:val="clear" w:pos="720"/>
          <w:tab w:val="left" w:pos="360"/>
        </w:tabs>
        <w:adjustRightInd w:val="0"/>
        <w:spacing w:after="0"/>
        <w:ind w:left="0" w:firstLine="0"/>
        <w:textAlignment w:val="baseline"/>
        <w:rPr>
          <w:rFonts w:cs="Times New Roman"/>
          <w:color w:val="000000" w:themeColor="text1"/>
        </w:rPr>
      </w:pPr>
      <w:r w:rsidRPr="00424939">
        <w:rPr>
          <w:rFonts w:cs="Times New Roman"/>
          <w:color w:val="000000" w:themeColor="text1"/>
          <w:u w:val="single"/>
        </w:rPr>
        <w:t>Two</w:t>
      </w:r>
      <w:r w:rsidRPr="00424939">
        <w:rPr>
          <w:rFonts w:cs="Times New Roman"/>
          <w:color w:val="000000" w:themeColor="text1"/>
        </w:rPr>
        <w:t xml:space="preserve"> comparative or international politics courses: </w:t>
      </w:r>
    </w:p>
    <w:p w14:paraId="0D87F403" w14:textId="7B2CE82F" w:rsidR="00D90915"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r>
      <w:r w:rsidR="00D90915" w:rsidRPr="00424939">
        <w:rPr>
          <w:rFonts w:cs="Times New Roman"/>
          <w:color w:val="000000" w:themeColor="text1"/>
        </w:rPr>
        <w:t xml:space="preserve">POL-248 </w:t>
      </w:r>
      <w:r w:rsidR="001A1502" w:rsidRPr="00424939">
        <w:rPr>
          <w:rFonts w:cs="Times New Roman"/>
          <w:color w:val="000000" w:themeColor="text1"/>
        </w:rPr>
        <w:t>Political V</w:t>
      </w:r>
      <w:r w:rsidR="00D90915" w:rsidRPr="00424939">
        <w:rPr>
          <w:rFonts w:cs="Times New Roman"/>
          <w:color w:val="000000" w:themeColor="text1"/>
        </w:rPr>
        <w:t xml:space="preserve">iolence and the Violent </w:t>
      </w:r>
    </w:p>
    <w:p w14:paraId="33A8DE46" w14:textId="6C19B8DF" w:rsidR="005475A9" w:rsidRPr="00424939" w:rsidRDefault="00D90915" w:rsidP="003D0E90">
      <w:pPr>
        <w:tabs>
          <w:tab w:val="left" w:pos="360"/>
        </w:tabs>
        <w:spacing w:after="0"/>
        <w:rPr>
          <w:rFonts w:cs="Times New Roman"/>
          <w:color w:val="000000" w:themeColor="text1"/>
        </w:rPr>
      </w:pPr>
      <w:r w:rsidRPr="00424939">
        <w:rPr>
          <w:rFonts w:cs="Times New Roman"/>
          <w:color w:val="000000" w:themeColor="text1"/>
        </w:rPr>
        <w:tab/>
      </w:r>
      <w:r w:rsidR="005475A9" w:rsidRPr="00424939">
        <w:rPr>
          <w:rFonts w:cs="Times New Roman"/>
          <w:color w:val="000000" w:themeColor="text1"/>
        </w:rPr>
        <w:t xml:space="preserve">POL-258 World Politics </w:t>
      </w:r>
      <w:r w:rsidR="00D53961">
        <w:rPr>
          <w:rFonts w:cs="Times New Roman"/>
          <w:color w:val="000000" w:themeColor="text1"/>
        </w:rPr>
        <w:t>(WE)</w:t>
      </w:r>
    </w:p>
    <w:p w14:paraId="7063EC55" w14:textId="5E14ACEF"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POL-266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Pr="00424939">
        <w:rPr>
          <w:rFonts w:cs="Times New Roman"/>
          <w:color w:val="000000" w:themeColor="text1"/>
        </w:rPr>
        <w:t xml:space="preserve"> American Politics </w:t>
      </w:r>
      <w:r w:rsidR="00D53961">
        <w:rPr>
          <w:rFonts w:cs="Times New Roman"/>
          <w:color w:val="000000" w:themeColor="text1"/>
        </w:rPr>
        <w:t>(WE)</w:t>
      </w:r>
    </w:p>
    <w:p w14:paraId="446E6EF7" w14:textId="6C5C8581"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POL-276 African Politics </w:t>
      </w:r>
      <w:r w:rsidR="00D53961">
        <w:rPr>
          <w:rFonts w:cs="Times New Roman"/>
          <w:color w:val="000000" w:themeColor="text1"/>
        </w:rPr>
        <w:t>(WE)</w:t>
      </w:r>
    </w:p>
    <w:p w14:paraId="5BA3DDC2" w14:textId="12B4C30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POL-286 Asian Politics </w:t>
      </w:r>
      <w:r w:rsidR="00D53961">
        <w:rPr>
          <w:rFonts w:cs="Times New Roman"/>
          <w:color w:val="000000" w:themeColor="text1"/>
        </w:rPr>
        <w:t>(WE)</w:t>
      </w:r>
    </w:p>
    <w:p w14:paraId="387F4820" w14:textId="0EF01AE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POL-298 European Politics </w:t>
      </w:r>
      <w:r w:rsidR="00D53961">
        <w:rPr>
          <w:rFonts w:cs="Times New Roman"/>
          <w:color w:val="000000" w:themeColor="text1"/>
        </w:rPr>
        <w:t>(WE)</w:t>
      </w:r>
    </w:p>
    <w:p w14:paraId="05FEB5A4" w14:textId="5289619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POL-305 Terrorism</w:t>
      </w:r>
      <w:r w:rsidR="00D53961">
        <w:rPr>
          <w:rFonts w:cs="Times New Roman"/>
          <w:color w:val="000000" w:themeColor="text1"/>
        </w:rPr>
        <w:t xml:space="preserve"> (WE)</w:t>
      </w:r>
    </w:p>
    <w:p w14:paraId="178B0908" w14:textId="5C58CCCA"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POL-310 International Organizations</w:t>
      </w:r>
      <w:r w:rsidR="00D53961">
        <w:rPr>
          <w:rFonts w:cs="Times New Roman"/>
          <w:color w:val="000000" w:themeColor="text1"/>
        </w:rPr>
        <w:t xml:space="preserve"> (WE)</w:t>
      </w:r>
    </w:p>
    <w:p w14:paraId="4BE63113" w14:textId="0992D84C"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POL-365 American Foreign Policy </w:t>
      </w:r>
      <w:r w:rsidR="00D53961">
        <w:rPr>
          <w:rFonts w:cs="Times New Roman"/>
          <w:color w:val="000000" w:themeColor="text1"/>
        </w:rPr>
        <w:t>(WE)</w:t>
      </w:r>
    </w:p>
    <w:p w14:paraId="58F59672" w14:textId="48A76CA7"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 xml:space="preserve">POL-386 International Development </w:t>
      </w:r>
      <w:r w:rsidR="00D53961">
        <w:rPr>
          <w:rFonts w:cs="Times New Roman"/>
          <w:color w:val="000000" w:themeColor="text1"/>
        </w:rPr>
        <w:t>(WE)</w:t>
      </w:r>
    </w:p>
    <w:p w14:paraId="60996682" w14:textId="0EAB6610" w:rsidR="005475A9" w:rsidRPr="00424939" w:rsidRDefault="005475A9" w:rsidP="003D0E90">
      <w:pPr>
        <w:tabs>
          <w:tab w:val="left" w:pos="360"/>
        </w:tabs>
        <w:spacing w:after="0"/>
        <w:rPr>
          <w:rFonts w:cs="Times New Roman"/>
          <w:color w:val="000000" w:themeColor="text1"/>
        </w:rPr>
      </w:pPr>
      <w:r w:rsidRPr="00424939">
        <w:rPr>
          <w:rFonts w:cs="Times New Roman"/>
          <w:color w:val="000000" w:themeColor="text1"/>
        </w:rPr>
        <w:tab/>
        <w:t>POL-398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World Politics </w:t>
      </w:r>
      <w:r w:rsidR="00172E40">
        <w:rPr>
          <w:rFonts w:cs="Times New Roman"/>
          <w:color w:val="000000" w:themeColor="text1"/>
        </w:rPr>
        <w:t>(WE)</w:t>
      </w:r>
    </w:p>
    <w:p w14:paraId="77FE73EC" w14:textId="77777777" w:rsidR="005475A9" w:rsidRPr="00424939" w:rsidRDefault="00D90915" w:rsidP="00E500FB">
      <w:pPr>
        <w:widowControl w:val="0"/>
        <w:numPr>
          <w:ilvl w:val="0"/>
          <w:numId w:val="32"/>
        </w:numPr>
        <w:tabs>
          <w:tab w:val="clear" w:pos="720"/>
          <w:tab w:val="left" w:pos="360"/>
        </w:tabs>
        <w:adjustRightInd w:val="0"/>
        <w:ind w:left="0" w:firstLine="0"/>
        <w:textAlignment w:val="baseline"/>
        <w:rPr>
          <w:rFonts w:cs="Times New Roman"/>
          <w:color w:val="000000" w:themeColor="text1"/>
        </w:rPr>
      </w:pPr>
      <w:r w:rsidRPr="00424939">
        <w:rPr>
          <w:rFonts w:cs="Times New Roman"/>
          <w:color w:val="000000" w:themeColor="text1"/>
          <w:u w:val="single"/>
        </w:rPr>
        <w:t>Four</w:t>
      </w:r>
      <w:r w:rsidR="005475A9" w:rsidRPr="00424939">
        <w:rPr>
          <w:rFonts w:cs="Times New Roman"/>
          <w:color w:val="000000" w:themeColor="text1"/>
        </w:rPr>
        <w:t xml:space="preserve"> additional political science courses</w:t>
      </w:r>
    </w:p>
    <w:p w14:paraId="77B217BF" w14:textId="4A2B2CB4" w:rsidR="005475A9" w:rsidRPr="00424939" w:rsidRDefault="005475A9" w:rsidP="00456F38">
      <w:pPr>
        <w:rPr>
          <w:rPrChange w:id="14685" w:author="Summer 2023 updates" w:date="2024-07-31T13:42:00Z">
            <w:rPr>
              <w:color w:val="000000" w:themeColor="text1"/>
            </w:rPr>
          </w:rPrChange>
        </w:rPr>
        <w:pPrChange w:id="14686" w:author="Summer 2023 updates" w:date="2024-07-31T13:42:00Z">
          <w:pPr>
            <w:spacing w:after="120"/>
          </w:pPr>
        </w:pPrChange>
      </w:pPr>
      <w:r w:rsidRPr="00424939">
        <w:rPr>
          <w:rPrChange w:id="14687" w:author="Summer 2023 updates" w:date="2024-07-31T13:42:00Z">
            <w:rPr>
              <w:color w:val="000000" w:themeColor="text1"/>
            </w:rPr>
          </w:rPrChange>
        </w:rPr>
        <w:t>Satisfactory work in Topics in Political Science</w:t>
      </w:r>
      <w:r w:rsidR="00B8454E" w:rsidRPr="00424939">
        <w:rPr>
          <w:rPrChange w:id="14688" w:author="Summer 2023 updates" w:date="2024-07-31T13:42:00Z">
            <w:rPr>
              <w:color w:val="000000" w:themeColor="text1"/>
            </w:rPr>
          </w:rPrChange>
        </w:rPr>
        <w:fldChar w:fldCharType="begin"/>
      </w:r>
      <w:r w:rsidR="00B8454E" w:rsidRPr="00424939">
        <w:rPr>
          <w:rPrChange w:id="14689" w:author="Summer 2023 updates" w:date="2024-07-31T13:42:00Z">
            <w:rPr>
              <w:color w:val="000000" w:themeColor="text1"/>
            </w:rPr>
          </w:rPrChange>
        </w:rPr>
        <w:instrText xml:space="preserve"> XE "Political Science" </w:instrText>
      </w:r>
      <w:r w:rsidR="00B8454E" w:rsidRPr="00424939">
        <w:rPr>
          <w:rPrChange w:id="14690" w:author="Summer 2023 updates" w:date="2024-07-31T13:42:00Z">
            <w:rPr>
              <w:color w:val="000000" w:themeColor="text1"/>
            </w:rPr>
          </w:rPrChange>
        </w:rPr>
        <w:fldChar w:fldCharType="end"/>
      </w:r>
      <w:r w:rsidRPr="00424939">
        <w:rPr>
          <w:rPrChange w:id="14691" w:author="Summer 2023 updates" w:date="2024-07-31T13:42:00Z">
            <w:rPr>
              <w:color w:val="000000" w:themeColor="text1"/>
            </w:rPr>
          </w:rPrChange>
        </w:rPr>
        <w:t xml:space="preserve"> (POL-</w:t>
      </w:r>
      <w:r w:rsidR="00450E22" w:rsidRPr="00424939">
        <w:rPr>
          <w:rPrChange w:id="14692" w:author="Summer 2023 updates" w:date="2024-07-31T13:42:00Z">
            <w:rPr>
              <w:color w:val="000000" w:themeColor="text1"/>
            </w:rPr>
          </w:rPrChange>
        </w:rPr>
        <w:t>284</w:t>
      </w:r>
      <w:r w:rsidR="00B02FE4" w:rsidRPr="00424939">
        <w:rPr>
          <w:rPrChange w:id="14693" w:author="Summer 2023 updates" w:date="2024-07-31T13:42:00Z">
            <w:rPr>
              <w:color w:val="000000" w:themeColor="text1"/>
            </w:rPr>
          </w:rPrChange>
        </w:rPr>
        <w:t>/-</w:t>
      </w:r>
      <w:r w:rsidR="00450E22" w:rsidRPr="00424939">
        <w:rPr>
          <w:rPrChange w:id="14694" w:author="Summer 2023 updates" w:date="2024-07-31T13:42:00Z">
            <w:rPr>
              <w:color w:val="000000" w:themeColor="text1"/>
            </w:rPr>
          </w:rPrChange>
        </w:rPr>
        <w:t>2</w:t>
      </w:r>
      <w:r w:rsidRPr="00424939">
        <w:rPr>
          <w:rPrChange w:id="14695" w:author="Summer 2023 updates" w:date="2024-07-31T13:42:00Z">
            <w:rPr>
              <w:color w:val="000000" w:themeColor="text1"/>
            </w:rPr>
          </w:rPrChange>
        </w:rPr>
        <w:t xml:space="preserve">96) may be used, with consent of department chair, to satisfy any departmental requirement. </w:t>
      </w:r>
    </w:p>
    <w:p w14:paraId="0645F3B3" w14:textId="5DB8E892" w:rsidR="005475A9" w:rsidRPr="00424939" w:rsidRDefault="005475A9" w:rsidP="00456F38">
      <w:pPr>
        <w:spacing w:before="120" w:after="0"/>
        <w:rPr>
          <w:rFonts w:cs="Times New Roman"/>
          <w:b/>
          <w:color w:val="000000" w:themeColor="text1"/>
        </w:rPr>
        <w:pPrChange w:id="14696" w:author="Summer 2023 updates" w:date="2024-07-31T13:42:00Z">
          <w:pPr>
            <w:spacing w:after="0"/>
          </w:pPr>
        </w:pPrChange>
      </w:pPr>
      <w:r w:rsidRPr="00424939">
        <w:rPr>
          <w:rFonts w:cs="Times New Roman"/>
          <w:b/>
          <w:color w:val="000000" w:themeColor="text1"/>
        </w:rPr>
        <w:t>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4A2D080" w14:textId="5582A877" w:rsidR="005475A9" w:rsidRPr="00424939" w:rsidRDefault="005475A9" w:rsidP="00456F38">
      <w:pPr>
        <w:rPr>
          <w:b/>
          <w:rPrChange w:id="14697" w:author="Summer 2023 updates" w:date="2024-07-31T13:42:00Z">
            <w:rPr>
              <w:b/>
              <w:color w:val="000000" w:themeColor="text1"/>
            </w:rPr>
          </w:rPrChange>
        </w:rPr>
        <w:pPrChange w:id="14698" w:author="Summer 2023 updates" w:date="2024-07-31T13:42:00Z">
          <w:pPr>
            <w:spacing w:after="0"/>
          </w:pPr>
        </w:pPrChange>
      </w:pPr>
      <w:r w:rsidRPr="00424939">
        <w:rPr>
          <w:rPrChange w:id="14699" w:author="Summer 2023 updates" w:date="2024-07-31T13:42:00Z">
            <w:rPr>
              <w:color w:val="000000" w:themeColor="text1"/>
            </w:rPr>
          </w:rPrChange>
        </w:rPr>
        <w:t>A minor</w:t>
      </w:r>
      <w:r w:rsidR="00B8454E" w:rsidRPr="00424939">
        <w:rPr>
          <w:rPrChange w:id="14700" w:author="Summer 2023 updates" w:date="2024-07-31T13:42:00Z">
            <w:rPr>
              <w:color w:val="000000" w:themeColor="text1"/>
            </w:rPr>
          </w:rPrChange>
        </w:rPr>
        <w:fldChar w:fldCharType="begin"/>
      </w:r>
      <w:r w:rsidR="00B8454E" w:rsidRPr="00424939">
        <w:rPr>
          <w:rPrChange w:id="14701" w:author="Summer 2023 updates" w:date="2024-07-31T13:42:00Z">
            <w:rPr>
              <w:color w:val="000000" w:themeColor="text1"/>
            </w:rPr>
          </w:rPrChange>
        </w:rPr>
        <w:instrText xml:space="preserve"> XE "</w:instrText>
      </w:r>
      <w:del w:id="14702" w:author="Summer 2023 updates" w:date="2024-07-31T13:42:00Z">
        <w:r w:rsidR="00B8454E" w:rsidRPr="00424939">
          <w:rPr>
            <w:rStyle w:val="Strong"/>
            <w:rFonts w:ascii="Garamond" w:hAnsi="Garamond"/>
            <w:color w:val="000000" w:themeColor="text1"/>
          </w:rPr>
          <w:delInstrText>minor</w:delInstrText>
        </w:r>
      </w:del>
      <w:ins w:id="14703"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4704" w:author="Summer 2023 updates" w:date="2024-07-31T13:42:00Z">
            <w:rPr>
              <w:color w:val="000000" w:themeColor="text1"/>
            </w:rPr>
          </w:rPrChange>
        </w:rPr>
        <w:instrText xml:space="preserve">" </w:instrText>
      </w:r>
      <w:r w:rsidR="00B8454E" w:rsidRPr="00424939">
        <w:rPr>
          <w:rPrChange w:id="14705" w:author="Summer 2023 updates" w:date="2024-07-31T13:42:00Z">
            <w:rPr>
              <w:color w:val="000000" w:themeColor="text1"/>
            </w:rPr>
          </w:rPrChange>
        </w:rPr>
        <w:fldChar w:fldCharType="end"/>
      </w:r>
      <w:r w:rsidRPr="00424939">
        <w:rPr>
          <w:rPrChange w:id="14706" w:author="Summer 2023 updates" w:date="2024-07-31T13:42:00Z">
            <w:rPr>
              <w:color w:val="000000" w:themeColor="text1"/>
            </w:rPr>
          </w:rPrChange>
        </w:rPr>
        <w:t xml:space="preserve"> in political science requires six courses, including at least </w:t>
      </w:r>
      <w:r w:rsidRPr="00424939">
        <w:rPr>
          <w:u w:val="single"/>
          <w:rPrChange w:id="14707" w:author="Summer 2023 updates" w:date="2024-07-31T13:42:00Z">
            <w:rPr>
              <w:color w:val="000000" w:themeColor="text1"/>
              <w:u w:val="single"/>
            </w:rPr>
          </w:rPrChange>
        </w:rPr>
        <w:t>two</w:t>
      </w:r>
      <w:r w:rsidRPr="00424939">
        <w:rPr>
          <w:rPrChange w:id="14708" w:author="Summer 2023 updates" w:date="2024-07-31T13:42:00Z">
            <w:rPr>
              <w:color w:val="000000" w:themeColor="text1"/>
            </w:rPr>
          </w:rPrChange>
        </w:rPr>
        <w:t xml:space="preserve"> 300- or 400-level courses. </w:t>
      </w:r>
    </w:p>
    <w:p w14:paraId="35259A5D" w14:textId="77777777" w:rsidR="005475A9" w:rsidRPr="00424939" w:rsidRDefault="005475A9" w:rsidP="00E500FB">
      <w:pPr>
        <w:widowControl w:val="0"/>
        <w:numPr>
          <w:ilvl w:val="0"/>
          <w:numId w:val="33"/>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POL-108 Introduction to Politics </w:t>
      </w:r>
    </w:p>
    <w:p w14:paraId="7E9FAFC8" w14:textId="77777777" w:rsidR="005475A9" w:rsidRPr="00424939" w:rsidRDefault="005475A9" w:rsidP="00E500FB">
      <w:pPr>
        <w:widowControl w:val="0"/>
        <w:numPr>
          <w:ilvl w:val="0"/>
          <w:numId w:val="33"/>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POL-115 American National Government and Politics </w:t>
      </w:r>
    </w:p>
    <w:p w14:paraId="4F278F3B" w14:textId="77777777" w:rsidR="005475A9" w:rsidRPr="00424939" w:rsidRDefault="005475A9" w:rsidP="00E500FB">
      <w:pPr>
        <w:widowControl w:val="0"/>
        <w:numPr>
          <w:ilvl w:val="0"/>
          <w:numId w:val="33"/>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political theory course: </w:t>
      </w:r>
    </w:p>
    <w:p w14:paraId="3BAEA2C6" w14:textId="04D3EF18"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POL-405 Contemporary Political Theory </w:t>
      </w:r>
      <w:r w:rsidR="001D1BCD">
        <w:rPr>
          <w:rFonts w:cs="Times New Roman"/>
          <w:color w:val="000000" w:themeColor="text1"/>
        </w:rPr>
        <w:t>(WE)</w:t>
      </w:r>
    </w:p>
    <w:p w14:paraId="35A765B0" w14:textId="59DEC35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POL-435 Ancient and Medieval Political Theory </w:t>
      </w:r>
      <w:r w:rsidR="001D1BCD">
        <w:rPr>
          <w:rFonts w:cs="Times New Roman"/>
          <w:color w:val="000000" w:themeColor="text1"/>
        </w:rPr>
        <w:t>(WE)</w:t>
      </w:r>
    </w:p>
    <w:p w14:paraId="71F4F005" w14:textId="07EF641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POL-445 Modern Political Theory </w:t>
      </w:r>
      <w:r w:rsidR="001D1BCD">
        <w:rPr>
          <w:rFonts w:cs="Times New Roman"/>
          <w:color w:val="000000" w:themeColor="text1"/>
        </w:rPr>
        <w:t>(WE)</w:t>
      </w:r>
    </w:p>
    <w:p w14:paraId="5CA8DCE9" w14:textId="77777777" w:rsidR="005475A9" w:rsidRPr="00424939" w:rsidRDefault="005475A9" w:rsidP="00E500FB">
      <w:pPr>
        <w:widowControl w:val="0"/>
        <w:numPr>
          <w:ilvl w:val="0"/>
          <w:numId w:val="33"/>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American government course: </w:t>
      </w:r>
    </w:p>
    <w:p w14:paraId="552FC277" w14:textId="4807E4C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POL-207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American Politics </w:t>
      </w:r>
      <w:r w:rsidR="00172E40">
        <w:rPr>
          <w:rFonts w:cs="Times New Roman"/>
          <w:color w:val="000000" w:themeColor="text1"/>
        </w:rPr>
        <w:t>(WE)</w:t>
      </w:r>
    </w:p>
    <w:p w14:paraId="244437AF" w14:textId="7777777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POL-245 Political Parties and Elections </w:t>
      </w:r>
    </w:p>
    <w:p w14:paraId="6818EFFE" w14:textId="4915567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POL-277 Women and Politics in the United States </w:t>
      </w:r>
      <w:r w:rsidR="00172E40">
        <w:rPr>
          <w:rFonts w:cs="Times New Roman"/>
          <w:color w:val="000000" w:themeColor="text1"/>
        </w:rPr>
        <w:t>(WE)</w:t>
      </w:r>
    </w:p>
    <w:p w14:paraId="1FBBBEB0" w14:textId="0E984CC5"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POL-325 The American Congress </w:t>
      </w:r>
      <w:r w:rsidR="00172E40">
        <w:rPr>
          <w:rFonts w:cs="Times New Roman"/>
          <w:color w:val="000000" w:themeColor="text1"/>
        </w:rPr>
        <w:t>(WE)</w:t>
      </w:r>
    </w:p>
    <w:p w14:paraId="008F307F" w14:textId="77ED41E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POL-345 The American Presidency </w:t>
      </w:r>
      <w:r w:rsidR="00172E40">
        <w:rPr>
          <w:rFonts w:cs="Times New Roman"/>
          <w:color w:val="000000" w:themeColor="text1"/>
        </w:rPr>
        <w:t>(WE)</w:t>
      </w:r>
    </w:p>
    <w:p w14:paraId="1F94145C" w14:textId="5CED6F8F" w:rsidR="00FA3DD5"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POL-350 U.S. Social Policy Process</w:t>
      </w:r>
      <w:r w:rsidR="00172E40">
        <w:rPr>
          <w:rFonts w:cs="Times New Roman"/>
          <w:color w:val="000000" w:themeColor="text1"/>
        </w:rPr>
        <w:t xml:space="preserve"> (WE)</w:t>
      </w:r>
    </w:p>
    <w:p w14:paraId="070214A1" w14:textId="77777777" w:rsidR="005475A9" w:rsidRPr="00424939" w:rsidRDefault="005475A9" w:rsidP="00E500FB">
      <w:pPr>
        <w:keepNext/>
        <w:widowControl w:val="0"/>
        <w:numPr>
          <w:ilvl w:val="0"/>
          <w:numId w:val="33"/>
        </w:numPr>
        <w:tabs>
          <w:tab w:val="clear" w:pos="720"/>
          <w:tab w:val="num" w:pos="360"/>
        </w:tabs>
        <w:adjustRightInd w:val="0"/>
        <w:spacing w:after="0"/>
        <w:ind w:left="360"/>
        <w:textAlignment w:val="baseline"/>
        <w:rPr>
          <w:rFonts w:cs="Times New Roman"/>
          <w:color w:val="000000" w:themeColor="text1"/>
          <w:u w:val="single"/>
        </w:rPr>
      </w:pPr>
      <w:r w:rsidRPr="00424939">
        <w:rPr>
          <w:rFonts w:cs="Times New Roman"/>
          <w:color w:val="000000" w:themeColor="text1"/>
          <w:u w:val="single"/>
        </w:rPr>
        <w:t>One</w:t>
      </w:r>
      <w:r w:rsidRPr="00424939">
        <w:rPr>
          <w:rFonts w:cs="Times New Roman"/>
          <w:color w:val="000000" w:themeColor="text1"/>
        </w:rPr>
        <w:t xml:space="preserve"> comparative or international politics course:</w:t>
      </w:r>
      <w:r w:rsidRPr="00424939">
        <w:rPr>
          <w:rFonts w:cs="Times New Roman"/>
          <w:color w:val="000000" w:themeColor="text1"/>
          <w:u w:val="single"/>
        </w:rPr>
        <w:t xml:space="preserve"> </w:t>
      </w:r>
    </w:p>
    <w:p w14:paraId="75DE0E08" w14:textId="4D6AFA0A" w:rsidR="00D90915" w:rsidRPr="00424939" w:rsidRDefault="005475A9" w:rsidP="00E64B3B">
      <w:pPr>
        <w:keepNext/>
        <w:tabs>
          <w:tab w:val="num" w:pos="360"/>
        </w:tabs>
        <w:spacing w:after="0"/>
        <w:ind w:left="360" w:hanging="360"/>
        <w:rPr>
          <w:rFonts w:cs="Times New Roman"/>
          <w:color w:val="000000" w:themeColor="text1"/>
        </w:rPr>
      </w:pPr>
      <w:r w:rsidRPr="00424939">
        <w:rPr>
          <w:rFonts w:cs="Times New Roman"/>
          <w:color w:val="000000" w:themeColor="text1"/>
        </w:rPr>
        <w:tab/>
      </w:r>
      <w:r w:rsidR="00D90915" w:rsidRPr="00424939">
        <w:rPr>
          <w:rFonts w:cs="Times New Roman"/>
          <w:color w:val="000000" w:themeColor="text1"/>
        </w:rPr>
        <w:t xml:space="preserve">POL-248 </w:t>
      </w:r>
      <w:r w:rsidR="001A1502" w:rsidRPr="00424939">
        <w:rPr>
          <w:rFonts w:cs="Times New Roman"/>
          <w:color w:val="000000" w:themeColor="text1"/>
        </w:rPr>
        <w:t>Political V</w:t>
      </w:r>
      <w:r w:rsidR="00D90915" w:rsidRPr="00424939">
        <w:rPr>
          <w:rFonts w:cs="Times New Roman"/>
          <w:color w:val="000000" w:themeColor="text1"/>
        </w:rPr>
        <w:t xml:space="preserve">iolence and the Violent </w:t>
      </w:r>
    </w:p>
    <w:p w14:paraId="62CD5189" w14:textId="38DDB61A" w:rsidR="005475A9" w:rsidRPr="00424939" w:rsidRDefault="00D90915" w:rsidP="00E64B3B">
      <w:pPr>
        <w:keepNext/>
        <w:tabs>
          <w:tab w:val="num" w:pos="360"/>
        </w:tabs>
        <w:spacing w:after="0"/>
        <w:ind w:left="360" w:hanging="360"/>
        <w:rPr>
          <w:rFonts w:cs="Times New Roman"/>
          <w:color w:val="000000" w:themeColor="text1"/>
        </w:rPr>
      </w:pPr>
      <w:r w:rsidRPr="00424939">
        <w:rPr>
          <w:rFonts w:cs="Times New Roman"/>
          <w:color w:val="000000" w:themeColor="text1"/>
        </w:rPr>
        <w:tab/>
      </w:r>
      <w:r w:rsidR="005475A9" w:rsidRPr="00424939">
        <w:rPr>
          <w:rFonts w:cs="Times New Roman"/>
          <w:color w:val="000000" w:themeColor="text1"/>
        </w:rPr>
        <w:t xml:space="preserve">POL-258 World Politics </w:t>
      </w:r>
      <w:r w:rsidR="00172E40">
        <w:rPr>
          <w:rFonts w:cs="Times New Roman"/>
          <w:color w:val="000000" w:themeColor="text1"/>
        </w:rPr>
        <w:t>(WE)</w:t>
      </w:r>
    </w:p>
    <w:p w14:paraId="79BDEA54" w14:textId="275FB30B"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POL-266 Latin</w:t>
      </w:r>
      <w:r w:rsidR="009F4511" w:rsidRPr="00424939">
        <w:rPr>
          <w:rFonts w:cs="Times New Roman"/>
          <w:color w:val="000000" w:themeColor="text1"/>
        </w:rPr>
        <w:fldChar w:fldCharType="begin"/>
      </w:r>
      <w:r w:rsidR="009F4511" w:rsidRPr="00424939">
        <w:rPr>
          <w:color w:val="000000" w:themeColor="text1"/>
        </w:rPr>
        <w:instrText xml:space="preserve"> XE "Latin" </w:instrText>
      </w:r>
      <w:r w:rsidR="009F4511" w:rsidRPr="00424939">
        <w:rPr>
          <w:rFonts w:cs="Times New Roman"/>
          <w:color w:val="000000" w:themeColor="text1"/>
        </w:rPr>
        <w:fldChar w:fldCharType="end"/>
      </w:r>
      <w:r w:rsidR="00172E40">
        <w:rPr>
          <w:rFonts w:cs="Times New Roman"/>
          <w:color w:val="000000" w:themeColor="text1"/>
        </w:rPr>
        <w:t xml:space="preserve"> American Politics (WE)</w:t>
      </w:r>
    </w:p>
    <w:p w14:paraId="05D3987F" w14:textId="0DB7CCC6"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POL-276 African Politics </w:t>
      </w:r>
      <w:r w:rsidR="00172E40">
        <w:rPr>
          <w:rFonts w:cs="Times New Roman"/>
          <w:color w:val="000000" w:themeColor="text1"/>
        </w:rPr>
        <w:t>(WE)</w:t>
      </w:r>
    </w:p>
    <w:p w14:paraId="218DFCE8" w14:textId="7A61F52F"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POL-286 Asian Politics </w:t>
      </w:r>
      <w:r w:rsidR="00172E40">
        <w:rPr>
          <w:rFonts w:cs="Times New Roman"/>
          <w:color w:val="000000" w:themeColor="text1"/>
        </w:rPr>
        <w:t>(WE)</w:t>
      </w:r>
    </w:p>
    <w:p w14:paraId="5F2C0FAB" w14:textId="670253A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POL-298 European Politics </w:t>
      </w:r>
      <w:r w:rsidR="00172E40">
        <w:rPr>
          <w:rFonts w:cs="Times New Roman"/>
          <w:color w:val="000000" w:themeColor="text1"/>
        </w:rPr>
        <w:t>(WE)</w:t>
      </w:r>
    </w:p>
    <w:p w14:paraId="38620696" w14:textId="76D9DADD"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POL-305 Terrorism</w:t>
      </w:r>
      <w:r w:rsidR="00172E40">
        <w:rPr>
          <w:rFonts w:cs="Times New Roman"/>
          <w:color w:val="000000" w:themeColor="text1"/>
        </w:rPr>
        <w:t xml:space="preserve"> (WE)</w:t>
      </w:r>
    </w:p>
    <w:p w14:paraId="23A37ED0" w14:textId="1FD68812"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POL-310 International Organizations</w:t>
      </w:r>
      <w:r w:rsidR="00172E40">
        <w:rPr>
          <w:rFonts w:cs="Times New Roman"/>
          <w:color w:val="000000" w:themeColor="text1"/>
        </w:rPr>
        <w:t xml:space="preserve"> (WE)</w:t>
      </w:r>
    </w:p>
    <w:p w14:paraId="5244AEA1" w14:textId="7EE08E8E"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POL-365 American Foreign Policy </w:t>
      </w:r>
      <w:r w:rsidR="00172E40">
        <w:rPr>
          <w:rFonts w:cs="Times New Roman"/>
          <w:color w:val="000000" w:themeColor="text1"/>
        </w:rPr>
        <w:t>(WE)</w:t>
      </w:r>
    </w:p>
    <w:p w14:paraId="2FEC31C1" w14:textId="47179CAC"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 xml:space="preserve">POL-386 International Development </w:t>
      </w:r>
      <w:r w:rsidR="00172E40">
        <w:rPr>
          <w:rFonts w:cs="Times New Roman"/>
          <w:color w:val="000000" w:themeColor="text1"/>
        </w:rPr>
        <w:t>(WE)</w:t>
      </w:r>
    </w:p>
    <w:p w14:paraId="133D75BC" w14:textId="4E4816F2"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POL-398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World Politics</w:t>
      </w:r>
      <w:r w:rsidR="00172E40">
        <w:rPr>
          <w:rFonts w:cs="Times New Roman"/>
          <w:color w:val="000000" w:themeColor="text1"/>
        </w:rPr>
        <w:t xml:space="preserve"> (WE)</w:t>
      </w:r>
    </w:p>
    <w:p w14:paraId="37DA5EC0" w14:textId="77777777" w:rsidR="005475A9" w:rsidRPr="00424939" w:rsidRDefault="005475A9" w:rsidP="00E500FB">
      <w:pPr>
        <w:widowControl w:val="0"/>
        <w:numPr>
          <w:ilvl w:val="0"/>
          <w:numId w:val="33"/>
        </w:numPr>
        <w:tabs>
          <w:tab w:val="clear" w:pos="720"/>
          <w:tab w:val="num" w:pos="360"/>
        </w:tabs>
        <w:adjustRightInd w:val="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political science course</w:t>
      </w:r>
    </w:p>
    <w:p w14:paraId="4F71C118" w14:textId="75309671" w:rsidR="005475A9" w:rsidRPr="00424939" w:rsidRDefault="005475A9" w:rsidP="00456F38">
      <w:pPr>
        <w:rPr>
          <w:rPrChange w:id="14709" w:author="Summer 2023 updates" w:date="2024-07-31T13:42:00Z">
            <w:rPr>
              <w:color w:val="000000" w:themeColor="text1"/>
            </w:rPr>
          </w:rPrChange>
        </w:rPr>
        <w:pPrChange w:id="14710" w:author="Summer 2023 updates" w:date="2024-07-31T13:42:00Z">
          <w:pPr>
            <w:spacing w:after="120"/>
          </w:pPr>
        </w:pPrChange>
      </w:pPr>
      <w:r w:rsidRPr="00424939">
        <w:rPr>
          <w:rPrChange w:id="14711" w:author="Summer 2023 updates" w:date="2024-07-31T13:42:00Z">
            <w:rPr>
              <w:color w:val="000000" w:themeColor="text1"/>
            </w:rPr>
          </w:rPrChange>
        </w:rPr>
        <w:t>Satisfactory work in Topics in Political Science</w:t>
      </w:r>
      <w:r w:rsidR="00B8454E" w:rsidRPr="00424939">
        <w:rPr>
          <w:rPrChange w:id="14712" w:author="Summer 2023 updates" w:date="2024-07-31T13:42:00Z">
            <w:rPr>
              <w:color w:val="000000" w:themeColor="text1"/>
            </w:rPr>
          </w:rPrChange>
        </w:rPr>
        <w:fldChar w:fldCharType="begin"/>
      </w:r>
      <w:r w:rsidR="00B8454E" w:rsidRPr="00424939">
        <w:rPr>
          <w:rPrChange w:id="14713" w:author="Summer 2023 updates" w:date="2024-07-31T13:42:00Z">
            <w:rPr>
              <w:color w:val="000000" w:themeColor="text1"/>
            </w:rPr>
          </w:rPrChange>
        </w:rPr>
        <w:instrText xml:space="preserve"> XE "Political Science" </w:instrText>
      </w:r>
      <w:r w:rsidR="00B8454E" w:rsidRPr="00424939">
        <w:rPr>
          <w:rPrChange w:id="14714" w:author="Summer 2023 updates" w:date="2024-07-31T13:42:00Z">
            <w:rPr>
              <w:color w:val="000000" w:themeColor="text1"/>
            </w:rPr>
          </w:rPrChange>
        </w:rPr>
        <w:fldChar w:fldCharType="end"/>
      </w:r>
      <w:r w:rsidRPr="00424939">
        <w:rPr>
          <w:rPrChange w:id="14715" w:author="Summer 2023 updates" w:date="2024-07-31T13:42:00Z">
            <w:rPr>
              <w:color w:val="000000" w:themeColor="text1"/>
            </w:rPr>
          </w:rPrChange>
        </w:rPr>
        <w:t xml:space="preserve"> (POL-</w:t>
      </w:r>
      <w:r w:rsidR="00172E40">
        <w:rPr>
          <w:rPrChange w:id="14716" w:author="Summer 2023 updates" w:date="2024-07-31T13:42:00Z">
            <w:rPr>
              <w:color w:val="000000" w:themeColor="text1"/>
            </w:rPr>
          </w:rPrChange>
        </w:rPr>
        <w:t>284</w:t>
      </w:r>
      <w:r w:rsidR="00B02FE4" w:rsidRPr="00424939">
        <w:rPr>
          <w:rPrChange w:id="14717" w:author="Summer 2023 updates" w:date="2024-07-31T13:42:00Z">
            <w:rPr>
              <w:color w:val="000000" w:themeColor="text1"/>
            </w:rPr>
          </w:rPrChange>
        </w:rPr>
        <w:t>/-</w:t>
      </w:r>
      <w:r w:rsidR="00172E40">
        <w:rPr>
          <w:rPrChange w:id="14718" w:author="Summer 2023 updates" w:date="2024-07-31T13:42:00Z">
            <w:rPr>
              <w:color w:val="000000" w:themeColor="text1"/>
            </w:rPr>
          </w:rPrChange>
        </w:rPr>
        <w:t>2</w:t>
      </w:r>
      <w:r w:rsidRPr="00424939">
        <w:rPr>
          <w:rPrChange w:id="14719" w:author="Summer 2023 updates" w:date="2024-07-31T13:42:00Z">
            <w:rPr>
              <w:color w:val="000000" w:themeColor="text1"/>
            </w:rPr>
          </w:rPrChange>
        </w:rPr>
        <w:t xml:space="preserve">96) may be used, with consent of department chair, to satisfy any departmental requirement. </w:t>
      </w:r>
    </w:p>
    <w:p w14:paraId="5A098B49" w14:textId="77777777" w:rsidR="005475A9" w:rsidRPr="00424939" w:rsidRDefault="005475A9" w:rsidP="00434AA4">
      <w:pPr>
        <w:spacing w:before="120" w:after="0"/>
        <w:rPr>
          <w:rFonts w:cs="Times New Roman"/>
          <w:b/>
          <w:smallCaps/>
          <w:color w:val="000000" w:themeColor="text1"/>
        </w:rPr>
        <w:pPrChange w:id="14720" w:author="Summer 2023 updates" w:date="2024-07-31T13:42:00Z">
          <w:pPr>
            <w:spacing w:after="0"/>
          </w:pPr>
        </w:pPrChange>
      </w:pPr>
      <w:r w:rsidRPr="00424939">
        <w:rPr>
          <w:rFonts w:cs="Times New Roman"/>
          <w:b/>
          <w:smallCaps/>
          <w:color w:val="000000" w:themeColor="text1"/>
        </w:rPr>
        <w:t xml:space="preserve">courses in political science </w:t>
      </w:r>
    </w:p>
    <w:p w14:paraId="1C969446" w14:textId="212E67D0" w:rsidR="002C672C" w:rsidRPr="00424939" w:rsidRDefault="002C672C" w:rsidP="00434AA4">
      <w:pPr>
        <w:spacing w:before="40" w:after="0"/>
        <w:rPr>
          <w:ins w:id="14721" w:author="Summer 2023 updates" w:date="2024-07-31T13:42:00Z"/>
          <w:rFonts w:cs="Times New Roman"/>
          <w:b/>
          <w:color w:val="000000" w:themeColor="text1"/>
        </w:rPr>
      </w:pPr>
      <w:ins w:id="14722" w:author="Summer 2023 updates" w:date="2024-07-31T13:42:00Z">
        <w:r w:rsidRPr="00424939">
          <w:rPr>
            <w:rFonts w:cs="Times New Roman"/>
            <w:b/>
            <w:color w:val="000000" w:themeColor="text1"/>
          </w:rPr>
          <w:t>POL-10</w:t>
        </w:r>
        <w:r>
          <w:rPr>
            <w:rFonts w:cs="Times New Roman"/>
            <w:b/>
            <w:color w:val="000000" w:themeColor="text1"/>
          </w:rPr>
          <w:t>7</w:t>
        </w:r>
        <w:r w:rsidRPr="00424939">
          <w:rPr>
            <w:rFonts w:cs="Times New Roman"/>
            <w:b/>
            <w:color w:val="000000" w:themeColor="text1"/>
          </w:rPr>
          <w:t xml:space="preserve"> </w:t>
        </w:r>
        <w:r>
          <w:rPr>
            <w:rFonts w:cs="Times New Roman"/>
            <w:b/>
            <w:color w:val="000000" w:themeColor="text1"/>
          </w:rPr>
          <w:t>Environmental Justice</w:t>
        </w:r>
      </w:ins>
    </w:p>
    <w:p w14:paraId="57C30EE8" w14:textId="15183DA8" w:rsidR="002C672C" w:rsidRPr="00424939" w:rsidRDefault="002C672C" w:rsidP="00434AA4">
      <w:pPr>
        <w:rPr>
          <w:ins w:id="14723" w:author="Summer 2023 updates" w:date="2024-07-31T13:42:00Z"/>
        </w:rPr>
      </w:pPr>
      <w:ins w:id="14724" w:author="Summer 2023 updates" w:date="2024-07-31T13:42:00Z">
        <w:r w:rsidRPr="002C672C">
          <w:t>Investigates issues of environmental ethics, Ojibwe culture and the nature of wilderness in the wilderness region known by the Ojibwe as the Arrowhead, the Boundary Waters Canoe Area Wilderness and Quetico Provincial Park. The course raises questions about the history of environmental preservation, environmental law-making at the grassroots, race relations, different models of economic development, environmental and social justice, and the role of Ojibwe communities and government in wilderness preservation. Offered summers at the Wilderness Field Sta</w:t>
        </w:r>
        <w:r>
          <w:t>tion</w:t>
        </w:r>
        <w:r w:rsidRPr="00424939">
          <w:t xml:space="preserve">. </w:t>
        </w:r>
      </w:ins>
    </w:p>
    <w:p w14:paraId="3B3159FE" w14:textId="77777777" w:rsidR="005475A9" w:rsidRPr="00424939" w:rsidRDefault="005475A9" w:rsidP="00434AA4">
      <w:pPr>
        <w:spacing w:before="40" w:after="0"/>
        <w:rPr>
          <w:rFonts w:cs="Times New Roman"/>
          <w:b/>
          <w:color w:val="000000" w:themeColor="text1"/>
        </w:rPr>
        <w:pPrChange w:id="14725" w:author="Summer 2023 updates" w:date="2024-07-31T13:42:00Z">
          <w:pPr>
            <w:spacing w:after="0"/>
          </w:pPr>
        </w:pPrChange>
      </w:pPr>
      <w:r w:rsidRPr="00424939">
        <w:rPr>
          <w:rFonts w:cs="Times New Roman"/>
          <w:b/>
          <w:color w:val="000000" w:themeColor="text1"/>
        </w:rPr>
        <w:t xml:space="preserve">POL-108 Introduction to Politics </w:t>
      </w:r>
    </w:p>
    <w:p w14:paraId="6F564361" w14:textId="3F9D7712" w:rsidR="005475A9" w:rsidRPr="00424939" w:rsidRDefault="005475A9" w:rsidP="00434AA4">
      <w:pPr>
        <w:rPr>
          <w:rPrChange w:id="14726" w:author="Summer 2023 updates" w:date="2024-07-31T13:42:00Z">
            <w:rPr>
              <w:color w:val="000000" w:themeColor="text1"/>
            </w:rPr>
          </w:rPrChange>
        </w:rPr>
        <w:pPrChange w:id="14727" w:author="Summer 2023 updates" w:date="2024-07-31T13:42:00Z">
          <w:pPr>
            <w:spacing w:after="40"/>
          </w:pPr>
        </w:pPrChange>
      </w:pPr>
      <w:r w:rsidRPr="00424939">
        <w:rPr>
          <w:rPrChange w:id="14728" w:author="Summer 2023 updates" w:date="2024-07-31T13:42:00Z">
            <w:rPr>
              <w:color w:val="000000" w:themeColor="text1"/>
            </w:rPr>
          </w:rPrChange>
        </w:rPr>
        <w:t xml:space="preserve">Compares societies and states across regions, cultures, and time spans, in an attempt to understand what governments have in common, how they differ, and why. Includes such specific topics as democracy and </w:t>
      </w:r>
      <w:r w:rsidR="005E6A2A" w:rsidRPr="00424939">
        <w:rPr>
          <w:rPrChange w:id="14729" w:author="Summer 2023 updates" w:date="2024-07-31T13:42:00Z">
            <w:rPr>
              <w:color w:val="000000" w:themeColor="text1"/>
            </w:rPr>
          </w:rPrChange>
        </w:rPr>
        <w:t>authoritarianism</w:t>
      </w:r>
      <w:r w:rsidRPr="00424939">
        <w:rPr>
          <w:rPrChange w:id="14730" w:author="Summer 2023 updates" w:date="2024-07-31T13:42:00Z">
            <w:rPr>
              <w:color w:val="000000" w:themeColor="text1"/>
            </w:rPr>
          </w:rPrChange>
        </w:rPr>
        <w:t xml:space="preserve">, nationalism, human rights, </w:t>
      </w:r>
      <w:r w:rsidR="005E6A2A" w:rsidRPr="00424939">
        <w:rPr>
          <w:rPrChange w:id="14731" w:author="Summer 2023 updates" w:date="2024-07-31T13:42:00Z">
            <w:rPr>
              <w:color w:val="000000" w:themeColor="text1"/>
            </w:rPr>
          </w:rPrChange>
        </w:rPr>
        <w:t xml:space="preserve">communism, </w:t>
      </w:r>
      <w:r w:rsidRPr="00424939">
        <w:rPr>
          <w:rPrChange w:id="14732" w:author="Summer 2023 updates" w:date="2024-07-31T13:42:00Z">
            <w:rPr>
              <w:color w:val="000000" w:themeColor="text1"/>
            </w:rPr>
          </w:rPrChange>
        </w:rPr>
        <w:t xml:space="preserve">post-communist states, and post-cold war international politics. Challenges students to look beyond the day’s headlines, learn from other peoples’ politics, and develop political self-awareness. </w:t>
      </w:r>
    </w:p>
    <w:p w14:paraId="5B63E5D6" w14:textId="390A60E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POL-115 American National Government and Politics </w:t>
      </w:r>
    </w:p>
    <w:p w14:paraId="2275177D" w14:textId="77777777" w:rsidR="005475A9" w:rsidRPr="00424939" w:rsidRDefault="005475A9" w:rsidP="00434AA4">
      <w:pPr>
        <w:rPr>
          <w:rPrChange w:id="14733" w:author="Summer 2023 updates" w:date="2024-07-31T13:42:00Z">
            <w:rPr>
              <w:color w:val="000000" w:themeColor="text1"/>
            </w:rPr>
          </w:rPrChange>
        </w:rPr>
        <w:pPrChange w:id="14734" w:author="Summer 2023 updates" w:date="2024-07-31T13:42:00Z">
          <w:pPr>
            <w:spacing w:after="40"/>
          </w:pPr>
        </w:pPrChange>
      </w:pPr>
      <w:r w:rsidRPr="00424939">
        <w:rPr>
          <w:rPrChange w:id="14735" w:author="Summer 2023 updates" w:date="2024-07-31T13:42:00Z">
            <w:rPr>
              <w:color w:val="000000" w:themeColor="text1"/>
            </w:rPr>
          </w:rPrChange>
        </w:rPr>
        <w:t xml:space="preserve">Constitutional, institutional, and political dimensions, and principal contemporary problems of the government of the United States. </w:t>
      </w:r>
    </w:p>
    <w:p w14:paraId="4D98DD85" w14:textId="57453950" w:rsidR="005475A9" w:rsidRPr="00424939" w:rsidRDefault="005475A9" w:rsidP="00DB5E9E">
      <w:pPr>
        <w:spacing w:after="0"/>
        <w:rPr>
          <w:rFonts w:cs="Times New Roman"/>
          <w:b/>
          <w:color w:val="000000" w:themeColor="text1"/>
        </w:rPr>
      </w:pPr>
      <w:r w:rsidRPr="00424939">
        <w:rPr>
          <w:rFonts w:cs="Times New Roman"/>
          <w:b/>
          <w:color w:val="000000" w:themeColor="text1"/>
        </w:rPr>
        <w:t>POL-207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805CC8">
        <w:rPr>
          <w:rFonts w:cs="Times New Roman"/>
          <w:b/>
          <w:color w:val="000000" w:themeColor="text1"/>
        </w:rPr>
        <w:t xml:space="preserve"> and American Politics</w:t>
      </w:r>
      <w:r w:rsidR="00070881" w:rsidRPr="00424939">
        <w:rPr>
          <w:rFonts w:cs="Times New Roman"/>
          <w:b/>
          <w:color w:val="000000" w:themeColor="text1"/>
        </w:rPr>
        <w:t xml:space="preserve"> (WE)</w:t>
      </w:r>
    </w:p>
    <w:p w14:paraId="7C7721A3" w14:textId="77777777" w:rsidR="005475A9" w:rsidRPr="00424939" w:rsidRDefault="005475A9" w:rsidP="00434AA4">
      <w:pPr>
        <w:rPr>
          <w:rPrChange w:id="14736" w:author="Summer 2023 updates" w:date="2024-07-31T13:42:00Z">
            <w:rPr>
              <w:color w:val="000000" w:themeColor="text1"/>
            </w:rPr>
          </w:rPrChange>
        </w:rPr>
        <w:pPrChange w:id="14737" w:author="Summer 2023 updates" w:date="2024-07-31T13:42:00Z">
          <w:pPr>
            <w:spacing w:after="40"/>
          </w:pPr>
        </w:pPrChange>
      </w:pPr>
      <w:r w:rsidRPr="00424939">
        <w:rPr>
          <w:rPrChange w:id="14738" w:author="Summer 2023 updates" w:date="2024-07-31T13:42:00Z">
            <w:rPr>
              <w:color w:val="000000" w:themeColor="text1"/>
            </w:rPr>
          </w:rPrChange>
        </w:rPr>
        <w:t xml:space="preserve">Examines several points of tension at the intersection of the religious and political spheres. Explores the connections between religious movements and political beliefs in American history, evolving understandings of the Constitution’s religious freedom clauses, and the complicating effects on politics of America’s increasing religious and cultural diversity. </w:t>
      </w:r>
    </w:p>
    <w:p w14:paraId="060B2722" w14:textId="15008F32" w:rsidR="0048376B" w:rsidRPr="00424939" w:rsidRDefault="0048376B" w:rsidP="0048376B">
      <w:pPr>
        <w:spacing w:after="0"/>
        <w:rPr>
          <w:rFonts w:cs="Times New Roman"/>
          <w:b/>
          <w:color w:val="000000" w:themeColor="text1"/>
        </w:rPr>
      </w:pPr>
      <w:r w:rsidRPr="00424939">
        <w:rPr>
          <w:rFonts w:cs="Times New Roman"/>
          <w:b/>
          <w:color w:val="000000" w:themeColor="text1"/>
        </w:rPr>
        <w:t>POL-2</w:t>
      </w:r>
      <w:r>
        <w:rPr>
          <w:rFonts w:cs="Times New Roman"/>
          <w:b/>
          <w:color w:val="000000" w:themeColor="text1"/>
        </w:rPr>
        <w:t>10</w:t>
      </w:r>
      <w:r w:rsidRPr="00424939">
        <w:rPr>
          <w:rFonts w:cs="Times New Roman"/>
          <w:b/>
          <w:color w:val="000000" w:themeColor="text1"/>
        </w:rPr>
        <w:t xml:space="preserv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Pr>
          <w:rFonts w:cs="Times New Roman"/>
          <w:b/>
          <w:color w:val="000000" w:themeColor="text1"/>
        </w:rPr>
        <w:t>Environmental Politics</w:t>
      </w:r>
      <w:r w:rsidRPr="00424939">
        <w:rPr>
          <w:rFonts w:cs="Times New Roman"/>
          <w:b/>
          <w:color w:val="000000" w:themeColor="text1"/>
        </w:rPr>
        <w:t xml:space="preserve"> (WE)</w:t>
      </w:r>
    </w:p>
    <w:p w14:paraId="5E71653B" w14:textId="77777777" w:rsidR="0048376B" w:rsidRDefault="0048376B" w:rsidP="00434AA4">
      <w:pPr>
        <w:rPr>
          <w:b/>
          <w:rPrChange w:id="14739" w:author="Summer 2023 updates" w:date="2024-07-31T13:42:00Z">
            <w:rPr>
              <w:b/>
              <w:color w:val="000000" w:themeColor="text1"/>
            </w:rPr>
          </w:rPrChange>
        </w:rPr>
        <w:pPrChange w:id="14740" w:author="Summer 2023 updates" w:date="2024-07-31T13:42:00Z">
          <w:pPr>
            <w:spacing w:after="0"/>
          </w:pPr>
        </w:pPrChange>
      </w:pPr>
      <w:r w:rsidRPr="0048376B">
        <w:rPr>
          <w:rPrChange w:id="14741" w:author="Summer 2023 updates" w:date="2024-07-31T13:42:00Z">
            <w:rPr>
              <w:color w:val="000000" w:themeColor="text1"/>
            </w:rPr>
          </w:rPrChange>
        </w:rPr>
        <w:t>Brings multiple perspectives to bear and provides a solid foundation for understanding</w:t>
      </w:r>
      <w:r>
        <w:rPr>
          <w:rPrChange w:id="14742" w:author="Summer 2023 updates" w:date="2024-07-31T13:42:00Z">
            <w:rPr>
              <w:color w:val="000000" w:themeColor="text1"/>
            </w:rPr>
          </w:rPrChange>
        </w:rPr>
        <w:t xml:space="preserve"> </w:t>
      </w:r>
      <w:r w:rsidRPr="0048376B">
        <w:rPr>
          <w:rPrChange w:id="14743" w:author="Summer 2023 updates" w:date="2024-07-31T13:42:00Z">
            <w:rPr>
              <w:color w:val="000000" w:themeColor="text1"/>
            </w:rPr>
          </w:rPrChange>
        </w:rPr>
        <w:t>the politics and complexities of environmental issues. Examines actors and issues in</w:t>
      </w:r>
      <w:r>
        <w:rPr>
          <w:rPrChange w:id="14744" w:author="Summer 2023 updates" w:date="2024-07-31T13:42:00Z">
            <w:rPr>
              <w:color w:val="000000" w:themeColor="text1"/>
            </w:rPr>
          </w:rPrChange>
        </w:rPr>
        <w:t xml:space="preserve"> </w:t>
      </w:r>
      <w:r w:rsidRPr="0048376B">
        <w:rPr>
          <w:rPrChange w:id="14745" w:author="Summer 2023 updates" w:date="2024-07-31T13:42:00Z">
            <w:rPr>
              <w:color w:val="000000" w:themeColor="text1"/>
            </w:rPr>
          </w:rPrChange>
        </w:rPr>
        <w:t>environmental policy-making at various levels of government, from the local to the</w:t>
      </w:r>
      <w:r>
        <w:rPr>
          <w:rPrChange w:id="14746" w:author="Summer 2023 updates" w:date="2024-07-31T13:42:00Z">
            <w:rPr>
              <w:color w:val="000000" w:themeColor="text1"/>
            </w:rPr>
          </w:rPrChange>
        </w:rPr>
        <w:t xml:space="preserve"> </w:t>
      </w:r>
      <w:r w:rsidRPr="0048376B">
        <w:rPr>
          <w:rPrChange w:id="14747" w:author="Summer 2023 updates" w:date="2024-07-31T13:42:00Z">
            <w:rPr>
              <w:color w:val="000000" w:themeColor="text1"/>
            </w:rPr>
          </w:rPrChange>
        </w:rPr>
        <w:t>national to the global. Analyzes the reasons for and hindrances to collective action.</w:t>
      </w:r>
      <w:r>
        <w:rPr>
          <w:rPrChange w:id="14748" w:author="Summer 2023 updates" w:date="2024-07-31T13:42:00Z">
            <w:rPr>
              <w:color w:val="000000" w:themeColor="text1"/>
            </w:rPr>
          </w:rPrChange>
        </w:rPr>
        <w:t xml:space="preserve"> </w:t>
      </w:r>
      <w:r w:rsidRPr="0048376B">
        <w:rPr>
          <w:rPrChange w:id="14749" w:author="Summer 2023 updates" w:date="2024-07-31T13:42:00Z">
            <w:rPr>
              <w:color w:val="000000" w:themeColor="text1"/>
            </w:rPr>
          </w:rPrChange>
        </w:rPr>
        <w:t>Students will acquire some tools of “practical politics,” including political</w:t>
      </w:r>
      <w:r>
        <w:rPr>
          <w:rPrChange w:id="14750" w:author="Summer 2023 updates" w:date="2024-07-31T13:42:00Z">
            <w:rPr>
              <w:color w:val="000000" w:themeColor="text1"/>
            </w:rPr>
          </w:rPrChange>
        </w:rPr>
        <w:t xml:space="preserve"> </w:t>
      </w:r>
      <w:r w:rsidRPr="0048376B">
        <w:rPr>
          <w:rPrChange w:id="14751" w:author="Summer 2023 updates" w:date="2024-07-31T13:42:00Z">
            <w:rPr>
              <w:color w:val="000000" w:themeColor="text1"/>
            </w:rPr>
          </w:rPrChange>
        </w:rPr>
        <w:t>communications. No prerequisites, but Introduction to Politics (POL-108) is</w:t>
      </w:r>
      <w:r>
        <w:rPr>
          <w:rPrChange w:id="14752" w:author="Summer 2023 updates" w:date="2024-07-31T13:42:00Z">
            <w:rPr>
              <w:color w:val="000000" w:themeColor="text1"/>
            </w:rPr>
          </w:rPrChange>
        </w:rPr>
        <w:t xml:space="preserve"> </w:t>
      </w:r>
      <w:r w:rsidRPr="0048376B">
        <w:rPr>
          <w:rPrChange w:id="14753" w:author="Summer 2023 updates" w:date="2024-07-31T13:42:00Z">
            <w:rPr>
              <w:color w:val="000000" w:themeColor="text1"/>
            </w:rPr>
          </w:rPrChange>
        </w:rPr>
        <w:t>recommended.</w:t>
      </w:r>
      <w:r w:rsidRPr="0048376B">
        <w:rPr>
          <w:b/>
          <w:rPrChange w:id="14754" w:author="Summer 2023 updates" w:date="2024-07-31T13:42:00Z">
            <w:rPr>
              <w:b/>
              <w:color w:val="000000" w:themeColor="text1"/>
            </w:rPr>
          </w:rPrChange>
        </w:rPr>
        <w:t xml:space="preserve"> </w:t>
      </w:r>
    </w:p>
    <w:p w14:paraId="015260C1" w14:textId="210BD830" w:rsidR="005475A9" w:rsidRPr="00424939" w:rsidRDefault="005475A9" w:rsidP="0048376B">
      <w:pPr>
        <w:spacing w:after="0"/>
        <w:rPr>
          <w:rFonts w:cs="Times New Roman"/>
          <w:b/>
          <w:color w:val="000000" w:themeColor="text1"/>
        </w:rPr>
      </w:pPr>
      <w:r w:rsidRPr="00424939">
        <w:rPr>
          <w:rFonts w:cs="Times New Roman"/>
          <w:b/>
          <w:color w:val="000000" w:themeColor="text1"/>
        </w:rPr>
        <w:t xml:space="preserve">POL-245 Political Parties and Elections </w:t>
      </w:r>
    </w:p>
    <w:p w14:paraId="50568D60" w14:textId="2396FE0D" w:rsidR="005475A9" w:rsidRPr="00424939" w:rsidRDefault="005475A9" w:rsidP="00434AA4">
      <w:pPr>
        <w:rPr>
          <w:rPrChange w:id="14755" w:author="Summer 2023 updates" w:date="2024-07-31T13:42:00Z">
            <w:rPr>
              <w:color w:val="000000" w:themeColor="text1"/>
            </w:rPr>
          </w:rPrChange>
        </w:rPr>
        <w:pPrChange w:id="14756" w:author="Summer 2023 updates" w:date="2024-07-31T13:42:00Z">
          <w:pPr>
            <w:spacing w:after="40"/>
          </w:pPr>
        </w:pPrChange>
      </w:pPr>
      <w:r w:rsidRPr="00424939">
        <w:rPr>
          <w:rPrChange w:id="14757" w:author="Summer 2023 updates" w:date="2024-07-31T13:42:00Z">
            <w:rPr>
              <w:color w:val="000000" w:themeColor="text1"/>
            </w:rPr>
          </w:rPrChange>
        </w:rPr>
        <w:t xml:space="preserve">The development and nature of political parties; state, local, and national party organizations; parties in government; voting behavior; campaigns and nominations. The course includes an introduction to election data sets and original research using quantitative research methods. </w:t>
      </w:r>
      <w:r w:rsidR="00B87BB2" w:rsidRPr="00424939">
        <w:rPr>
          <w:u w:val="single"/>
          <w:rPrChange w:id="14758" w:author="Summer 2023 updates" w:date="2024-07-31T13:42:00Z">
            <w:rPr>
              <w:color w:val="000000" w:themeColor="text1"/>
              <w:u w:val="single"/>
            </w:rPr>
          </w:rPrChange>
        </w:rPr>
        <w:t>Prerequisite</w:t>
      </w:r>
      <w:r w:rsidR="00897BA1" w:rsidRPr="00424939">
        <w:rPr>
          <w:rPrChange w:id="14759" w:author="Summer 2023 updates" w:date="2024-07-31T13:42:00Z">
            <w:rPr>
              <w:color w:val="000000" w:themeColor="text1"/>
            </w:rPr>
          </w:rPrChange>
        </w:rPr>
        <w:t>:</w:t>
      </w:r>
      <w:r w:rsidRPr="00424939">
        <w:rPr>
          <w:rPrChange w:id="14760" w:author="Summer 2023 updates" w:date="2024-07-31T13:42:00Z">
            <w:rPr>
              <w:color w:val="000000" w:themeColor="text1"/>
            </w:rPr>
          </w:rPrChange>
        </w:rPr>
        <w:t xml:space="preserve"> American National Government and Politics (POL-115) or consent of instructor. (Offered alternate years) </w:t>
      </w:r>
    </w:p>
    <w:p w14:paraId="237A7DBC" w14:textId="77777777" w:rsidR="003C00A7" w:rsidRPr="00424939" w:rsidRDefault="003C00A7" w:rsidP="00DB5E9E">
      <w:pPr>
        <w:spacing w:after="0"/>
        <w:rPr>
          <w:rFonts w:cs="Times New Roman"/>
          <w:b/>
          <w:color w:val="000000" w:themeColor="text1"/>
        </w:rPr>
      </w:pPr>
      <w:r w:rsidRPr="00424939">
        <w:rPr>
          <w:rFonts w:cs="Times New Roman"/>
          <w:b/>
          <w:color w:val="000000" w:themeColor="text1"/>
        </w:rPr>
        <w:t xml:space="preserve">POL-248 Political Violence and the Violent </w:t>
      </w:r>
    </w:p>
    <w:p w14:paraId="2D365CC8" w14:textId="09B68B59" w:rsidR="003C00A7" w:rsidRPr="00424939" w:rsidRDefault="003C00A7" w:rsidP="00434AA4">
      <w:pPr>
        <w:rPr>
          <w:rPrChange w:id="14761" w:author="Summer 2023 updates" w:date="2024-07-31T13:42:00Z">
            <w:rPr>
              <w:color w:val="000000" w:themeColor="text1"/>
            </w:rPr>
          </w:rPrChange>
        </w:rPr>
        <w:pPrChange w:id="14762" w:author="Summer 2023 updates" w:date="2024-07-31T13:42:00Z">
          <w:pPr>
            <w:spacing w:after="40"/>
          </w:pPr>
        </w:pPrChange>
      </w:pPr>
      <w:r w:rsidRPr="00424939">
        <w:rPr>
          <w:rPrChange w:id="14763" w:author="Summer 2023 updates" w:date="2024-07-31T13:42:00Z">
            <w:rPr>
              <w:color w:val="000000" w:themeColor="text1"/>
            </w:rPr>
          </w:rPrChange>
        </w:rPr>
        <w:t xml:space="preserve">Focuses on politically motivated violence by and against states, groups, and individuals, with attention to theories that explain the persistence of such violence.  Examines such phenomena as traditional warfare, guerrilla warfare, coups d’état, rebellions, torture, and terrorism and the people, politics, ideals, and ideologies behind them.  </w:t>
      </w:r>
      <w:r w:rsidR="00B87BB2" w:rsidRPr="00424939">
        <w:rPr>
          <w:u w:val="single"/>
          <w:rPrChange w:id="14764" w:author="Summer 2023 updates" w:date="2024-07-31T13:42:00Z">
            <w:rPr>
              <w:color w:val="000000" w:themeColor="text1"/>
              <w:u w:val="single"/>
            </w:rPr>
          </w:rPrChange>
        </w:rPr>
        <w:t>Prerequisite</w:t>
      </w:r>
      <w:r w:rsidR="00897BA1" w:rsidRPr="00424939">
        <w:rPr>
          <w:rPrChange w:id="14765" w:author="Summer 2023 updates" w:date="2024-07-31T13:42:00Z">
            <w:rPr>
              <w:color w:val="000000" w:themeColor="text1"/>
            </w:rPr>
          </w:rPrChange>
        </w:rPr>
        <w:t>:</w:t>
      </w:r>
      <w:r w:rsidRPr="00424939">
        <w:rPr>
          <w:rPrChange w:id="14766" w:author="Summer 2023 updates" w:date="2024-07-31T13:42:00Z">
            <w:rPr>
              <w:color w:val="000000" w:themeColor="text1"/>
            </w:rPr>
          </w:rPrChange>
        </w:rPr>
        <w:t xml:space="preserve">  Introduction to Politics (POL-108) or consent of the instructor. (Offered alternate years) </w:t>
      </w:r>
    </w:p>
    <w:p w14:paraId="16584F25" w14:textId="08626FEC" w:rsidR="005475A9" w:rsidRPr="00424939" w:rsidRDefault="005475A9" w:rsidP="00DB5E9E">
      <w:pPr>
        <w:spacing w:after="0"/>
        <w:rPr>
          <w:rFonts w:cs="Times New Roman"/>
          <w:b/>
          <w:color w:val="000000" w:themeColor="text1"/>
        </w:rPr>
      </w:pPr>
      <w:r w:rsidRPr="00424939">
        <w:rPr>
          <w:rFonts w:cs="Times New Roman"/>
          <w:b/>
          <w:color w:val="000000" w:themeColor="text1"/>
        </w:rPr>
        <w:t>POL-258 World Politics</w:t>
      </w:r>
      <w:r w:rsidR="00070881" w:rsidRPr="00424939">
        <w:rPr>
          <w:rFonts w:cs="Times New Roman"/>
          <w:b/>
          <w:color w:val="000000" w:themeColor="text1"/>
        </w:rPr>
        <w:t xml:space="preserve"> (WE)</w:t>
      </w:r>
    </w:p>
    <w:p w14:paraId="54E0FD9B" w14:textId="16EDC176" w:rsidR="005475A9" w:rsidRPr="00424939" w:rsidRDefault="005475A9" w:rsidP="00434AA4">
      <w:pPr>
        <w:rPr>
          <w:rPrChange w:id="14767" w:author="Summer 2023 updates" w:date="2024-07-31T13:42:00Z">
            <w:rPr>
              <w:color w:val="000000" w:themeColor="text1"/>
            </w:rPr>
          </w:rPrChange>
        </w:rPr>
        <w:pPrChange w:id="14768" w:author="Summer 2023 updates" w:date="2024-07-31T13:42:00Z">
          <w:pPr>
            <w:spacing w:after="40"/>
          </w:pPr>
        </w:pPrChange>
      </w:pPr>
      <w:r w:rsidRPr="00424939">
        <w:rPr>
          <w:rPrChange w:id="14769" w:author="Summer 2023 updates" w:date="2024-07-31T13:42:00Z">
            <w:rPr>
              <w:color w:val="000000" w:themeColor="text1"/>
            </w:rPr>
          </w:rPrChange>
        </w:rPr>
        <w:t xml:space="preserve">Survey of the basic factors of international politics, including the character of the state system and international economic relations, </w:t>
      </w:r>
      <w:r w:rsidR="005E6A2A" w:rsidRPr="00424939">
        <w:rPr>
          <w:rPrChange w:id="14770" w:author="Summer 2023 updates" w:date="2024-07-31T13:42:00Z">
            <w:rPr>
              <w:color w:val="000000" w:themeColor="text1"/>
            </w:rPr>
          </w:rPrChange>
        </w:rPr>
        <w:t xml:space="preserve">the rise of non-state actors, </w:t>
      </w:r>
      <w:r w:rsidRPr="00424939">
        <w:rPr>
          <w:rPrChange w:id="14771" w:author="Summer 2023 updates" w:date="2024-07-31T13:42:00Z">
            <w:rPr>
              <w:color w:val="000000" w:themeColor="text1"/>
            </w:rPr>
          </w:rPrChange>
        </w:rPr>
        <w:t xml:space="preserve">the role of force, the role of diplomacy and negotiation, and an examination of the formulation of foreign policy within domestic political systems. </w:t>
      </w:r>
    </w:p>
    <w:p w14:paraId="566E01DE" w14:textId="163D7453" w:rsidR="005475A9" w:rsidRPr="00424939" w:rsidRDefault="005475A9" w:rsidP="00DB5E9E">
      <w:pPr>
        <w:spacing w:after="0"/>
        <w:rPr>
          <w:rFonts w:cs="Times New Roman"/>
          <w:b/>
          <w:color w:val="000000" w:themeColor="text1"/>
        </w:rPr>
      </w:pPr>
      <w:r w:rsidRPr="00424939">
        <w:rPr>
          <w:rFonts w:cs="Times New Roman"/>
          <w:b/>
          <w:color w:val="000000" w:themeColor="text1"/>
        </w:rPr>
        <w:t>POL-266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00805CC8">
        <w:rPr>
          <w:rFonts w:cs="Times New Roman"/>
          <w:b/>
          <w:color w:val="000000" w:themeColor="text1"/>
        </w:rPr>
        <w:t xml:space="preserve"> American Politics</w:t>
      </w:r>
      <w:r w:rsidR="00070881" w:rsidRPr="00424939">
        <w:rPr>
          <w:rFonts w:cs="Times New Roman"/>
          <w:b/>
          <w:color w:val="000000" w:themeColor="text1"/>
        </w:rPr>
        <w:t xml:space="preserve"> (WE)</w:t>
      </w:r>
    </w:p>
    <w:p w14:paraId="554A8454" w14:textId="4DF3010D" w:rsidR="005475A9" w:rsidRPr="00424939" w:rsidRDefault="005475A9" w:rsidP="00434AA4">
      <w:pPr>
        <w:rPr>
          <w:rPrChange w:id="14772" w:author="Summer 2023 updates" w:date="2024-07-31T13:42:00Z">
            <w:rPr>
              <w:color w:val="000000" w:themeColor="text1"/>
            </w:rPr>
          </w:rPrChange>
        </w:rPr>
        <w:pPrChange w:id="14773" w:author="Summer 2023 updates" w:date="2024-07-31T13:42:00Z">
          <w:pPr>
            <w:spacing w:after="40"/>
          </w:pPr>
        </w:pPrChange>
      </w:pPr>
      <w:r w:rsidRPr="00424939">
        <w:rPr>
          <w:rPrChange w:id="14774" w:author="Summer 2023 updates" w:date="2024-07-31T13:42:00Z">
            <w:rPr>
              <w:color w:val="000000" w:themeColor="text1"/>
            </w:rPr>
          </w:rPrChange>
        </w:rPr>
        <w:t>Focuses on two of the most exciting and dynamic features of contemporary Latin</w:t>
      </w:r>
      <w:r w:rsidR="009F4511" w:rsidRPr="00424939">
        <w:rPr>
          <w:rPrChange w:id="14775" w:author="Summer 2023 updates" w:date="2024-07-31T13:42:00Z">
            <w:rPr>
              <w:color w:val="000000" w:themeColor="text1"/>
            </w:rPr>
          </w:rPrChange>
        </w:rPr>
        <w:fldChar w:fldCharType="begin"/>
      </w:r>
      <w:r w:rsidR="009F4511" w:rsidRPr="00424939">
        <w:rPr>
          <w:rPrChange w:id="14776" w:author="Summer 2023 updates" w:date="2024-07-31T13:42:00Z">
            <w:rPr>
              <w:color w:val="000000" w:themeColor="text1"/>
            </w:rPr>
          </w:rPrChange>
        </w:rPr>
        <w:instrText xml:space="preserve"> XE "Latin" </w:instrText>
      </w:r>
      <w:r w:rsidR="009F4511" w:rsidRPr="00424939">
        <w:rPr>
          <w:rPrChange w:id="14777" w:author="Summer 2023 updates" w:date="2024-07-31T13:42:00Z">
            <w:rPr>
              <w:color w:val="000000" w:themeColor="text1"/>
            </w:rPr>
          </w:rPrChange>
        </w:rPr>
        <w:fldChar w:fldCharType="end"/>
      </w:r>
      <w:r w:rsidRPr="00424939">
        <w:rPr>
          <w:rPrChange w:id="14778" w:author="Summer 2023 updates" w:date="2024-07-31T13:42:00Z">
            <w:rPr>
              <w:color w:val="000000" w:themeColor="text1"/>
            </w:rPr>
          </w:rPrChange>
        </w:rPr>
        <w:t xml:space="preserve"> American politics: the “wave” of democratization that is washing over the region </w:t>
      </w:r>
      <w:r w:rsidR="005E6A2A" w:rsidRPr="00424939">
        <w:rPr>
          <w:rPrChange w:id="14779" w:author="Summer 2023 updates" w:date="2024-07-31T13:42:00Z">
            <w:rPr>
              <w:color w:val="000000" w:themeColor="text1"/>
            </w:rPr>
          </w:rPrChange>
        </w:rPr>
        <w:t xml:space="preserve">and the ongoing challenges of development. </w:t>
      </w:r>
      <w:r w:rsidRPr="00424939">
        <w:rPr>
          <w:rPrChange w:id="14780" w:author="Summer 2023 updates" w:date="2024-07-31T13:42:00Z">
            <w:rPr>
              <w:color w:val="000000" w:themeColor="text1"/>
            </w:rPr>
          </w:rPrChange>
        </w:rPr>
        <w:t xml:space="preserve">Topics include political culture, political economy, political violence, the impact of U.S. policies, </w:t>
      </w:r>
      <w:r w:rsidR="005E6A2A" w:rsidRPr="00424939">
        <w:rPr>
          <w:rPrChange w:id="14781" w:author="Summer 2023 updates" w:date="2024-07-31T13:42:00Z">
            <w:rPr>
              <w:color w:val="000000" w:themeColor="text1"/>
            </w:rPr>
          </w:rPrChange>
        </w:rPr>
        <w:t>and the changing relationship between religion and politics.</w:t>
      </w:r>
      <w:r w:rsidRPr="00424939">
        <w:rPr>
          <w:rPrChange w:id="14782" w:author="Summer 2023 updates" w:date="2024-07-31T13:42:00Z">
            <w:rPr>
              <w:color w:val="000000" w:themeColor="text1"/>
            </w:rPr>
          </w:rPrChange>
        </w:rPr>
        <w:t xml:space="preserve"> </w:t>
      </w:r>
      <w:r w:rsidR="00B87BB2" w:rsidRPr="00424939">
        <w:rPr>
          <w:u w:val="single"/>
          <w:rPrChange w:id="14783" w:author="Summer 2023 updates" w:date="2024-07-31T13:42:00Z">
            <w:rPr>
              <w:color w:val="000000" w:themeColor="text1"/>
              <w:u w:val="single"/>
            </w:rPr>
          </w:rPrChange>
        </w:rPr>
        <w:t>Prerequisite</w:t>
      </w:r>
      <w:r w:rsidR="00897BA1" w:rsidRPr="00424939">
        <w:rPr>
          <w:rPrChange w:id="14784" w:author="Summer 2023 updates" w:date="2024-07-31T13:42:00Z">
            <w:rPr>
              <w:color w:val="000000" w:themeColor="text1"/>
            </w:rPr>
          </w:rPrChange>
        </w:rPr>
        <w:t>:</w:t>
      </w:r>
      <w:r w:rsidRPr="00424939">
        <w:rPr>
          <w:rPrChange w:id="14785" w:author="Summer 2023 updates" w:date="2024-07-31T13:42:00Z">
            <w:rPr>
              <w:color w:val="000000" w:themeColor="text1"/>
            </w:rPr>
          </w:rPrChange>
        </w:rPr>
        <w:t xml:space="preserve"> Introduction to Politics (POL-108) or consent of instructor. (Offered alternate years) </w:t>
      </w:r>
    </w:p>
    <w:p w14:paraId="26C36CD3" w14:textId="40CEFD5E" w:rsidR="005475A9" w:rsidRPr="00424939" w:rsidRDefault="005475A9" w:rsidP="00DB5E9E">
      <w:pPr>
        <w:spacing w:after="0"/>
        <w:rPr>
          <w:rFonts w:cs="Times New Roman"/>
          <w:b/>
          <w:color w:val="000000" w:themeColor="text1"/>
        </w:rPr>
      </w:pPr>
      <w:r w:rsidRPr="00424939">
        <w:rPr>
          <w:rFonts w:cs="Times New Roman"/>
          <w:b/>
          <w:color w:val="000000" w:themeColor="text1"/>
        </w:rPr>
        <w:t>POL-276 African Politics</w:t>
      </w:r>
      <w:r w:rsidR="00070881" w:rsidRPr="00424939">
        <w:rPr>
          <w:rFonts w:cs="Times New Roman"/>
          <w:b/>
          <w:color w:val="000000" w:themeColor="text1"/>
        </w:rPr>
        <w:t xml:space="preserve"> (WE)</w:t>
      </w:r>
    </w:p>
    <w:p w14:paraId="32329A1E" w14:textId="79C0E80D" w:rsidR="005475A9" w:rsidRPr="00424939" w:rsidRDefault="005475A9" w:rsidP="00434AA4">
      <w:pPr>
        <w:rPr>
          <w:rPrChange w:id="14786" w:author="Summer 2023 updates" w:date="2024-07-31T13:42:00Z">
            <w:rPr>
              <w:color w:val="000000" w:themeColor="text1"/>
            </w:rPr>
          </w:rPrChange>
        </w:rPr>
        <w:pPrChange w:id="14787" w:author="Summer 2023 updates" w:date="2024-07-31T13:42:00Z">
          <w:pPr>
            <w:spacing w:after="40"/>
          </w:pPr>
        </w:pPrChange>
      </w:pPr>
      <w:r w:rsidRPr="00424939">
        <w:rPr>
          <w:rPrChange w:id="14788" w:author="Summer 2023 updates" w:date="2024-07-31T13:42:00Z">
            <w:rPr>
              <w:color w:val="000000" w:themeColor="text1"/>
            </w:rPr>
          </w:rPrChange>
        </w:rPr>
        <w:t xml:space="preserve">An introductory survey of post-independence political patterns and processes in Africa. Similarities and differences across the continent are highlighted while a small number of select countries are studied </w:t>
      </w:r>
      <w:r w:rsidR="00760DCD" w:rsidRPr="00424939">
        <w:rPr>
          <w:rPrChange w:id="14789" w:author="Summer 2023 updates" w:date="2024-07-31T13:42:00Z">
            <w:rPr>
              <w:color w:val="000000" w:themeColor="text1"/>
            </w:rPr>
          </w:rPrChange>
        </w:rPr>
        <w:t>in-depth</w:t>
      </w:r>
      <w:r w:rsidRPr="00424939">
        <w:rPr>
          <w:rPrChange w:id="14790" w:author="Summer 2023 updates" w:date="2024-07-31T13:42:00Z">
            <w:rPr>
              <w:color w:val="000000" w:themeColor="text1"/>
            </w:rPr>
          </w:rPrChange>
        </w:rPr>
        <w:t xml:space="preserve">. Attention is given to the legacy of the colonial period, democratization, the challenges of violence and illegitimate governance, and the impact of the modern global economy on life in Africa. </w:t>
      </w:r>
      <w:r w:rsidR="00B87BB2" w:rsidRPr="00424939">
        <w:rPr>
          <w:u w:val="single"/>
          <w:rPrChange w:id="14791" w:author="Summer 2023 updates" w:date="2024-07-31T13:42:00Z">
            <w:rPr>
              <w:color w:val="000000" w:themeColor="text1"/>
              <w:u w:val="single"/>
            </w:rPr>
          </w:rPrChange>
        </w:rPr>
        <w:t>Prerequisite</w:t>
      </w:r>
      <w:r w:rsidR="00897BA1" w:rsidRPr="00424939">
        <w:rPr>
          <w:rPrChange w:id="14792" w:author="Summer 2023 updates" w:date="2024-07-31T13:42:00Z">
            <w:rPr>
              <w:color w:val="000000" w:themeColor="text1"/>
            </w:rPr>
          </w:rPrChange>
        </w:rPr>
        <w:t>:</w:t>
      </w:r>
      <w:r w:rsidRPr="00424939">
        <w:rPr>
          <w:rPrChange w:id="14793" w:author="Summer 2023 updates" w:date="2024-07-31T13:42:00Z">
            <w:rPr>
              <w:color w:val="000000" w:themeColor="text1"/>
            </w:rPr>
          </w:rPrChange>
        </w:rPr>
        <w:t xml:space="preserve"> Introduction to Politics (POL-108) or consent of instructor. (Offered alternate years) </w:t>
      </w:r>
    </w:p>
    <w:p w14:paraId="5A4F44F7" w14:textId="6047145E" w:rsidR="005475A9" w:rsidRPr="00424939" w:rsidRDefault="005475A9" w:rsidP="00DB5E9E">
      <w:pPr>
        <w:spacing w:after="0"/>
        <w:rPr>
          <w:rFonts w:cs="Times New Roman"/>
          <w:b/>
          <w:color w:val="000000" w:themeColor="text1"/>
        </w:rPr>
      </w:pPr>
      <w:r w:rsidRPr="00424939">
        <w:rPr>
          <w:rFonts w:cs="Times New Roman"/>
          <w:b/>
          <w:color w:val="000000" w:themeColor="text1"/>
        </w:rPr>
        <w:t>POL-277 Women and Politics in the United States</w:t>
      </w:r>
      <w:r w:rsidR="00070881" w:rsidRPr="00424939">
        <w:rPr>
          <w:rFonts w:cs="Times New Roman"/>
          <w:b/>
          <w:color w:val="000000" w:themeColor="text1"/>
        </w:rPr>
        <w:t xml:space="preserve"> (WE)</w:t>
      </w:r>
    </w:p>
    <w:p w14:paraId="2E15B04B" w14:textId="331EC450" w:rsidR="005475A9" w:rsidRPr="00424939" w:rsidRDefault="005475A9" w:rsidP="00434AA4">
      <w:pPr>
        <w:rPr>
          <w:rPrChange w:id="14794" w:author="Summer 2023 updates" w:date="2024-07-31T13:42:00Z">
            <w:rPr>
              <w:color w:val="000000" w:themeColor="text1"/>
            </w:rPr>
          </w:rPrChange>
        </w:rPr>
        <w:pPrChange w:id="14795" w:author="Summer 2023 updates" w:date="2024-07-31T13:42:00Z">
          <w:pPr>
            <w:spacing w:after="40"/>
          </w:pPr>
        </w:pPrChange>
      </w:pPr>
      <w:r w:rsidRPr="00424939">
        <w:rPr>
          <w:rPrChange w:id="14796" w:author="Summer 2023 updates" w:date="2024-07-31T13:42:00Z">
            <w:rPr>
              <w:color w:val="000000" w:themeColor="text1"/>
            </w:rPr>
          </w:rPrChange>
        </w:rPr>
        <w:t xml:space="preserve">Examines three aspects of the dynamic between women and the US political process: women as political leaders, women as voters and activists, and the impact of policies on women and their everyday lives. The course addresses general theories of elections, feminist politics, and political behavior and discusses a number of specific policy issues such as reproductive health and international affairs. </w:t>
      </w:r>
      <w:r w:rsidR="00B87BB2" w:rsidRPr="00424939">
        <w:rPr>
          <w:u w:val="single"/>
          <w:rPrChange w:id="14797" w:author="Summer 2023 updates" w:date="2024-07-31T13:42:00Z">
            <w:rPr>
              <w:color w:val="000000" w:themeColor="text1"/>
              <w:u w:val="single"/>
            </w:rPr>
          </w:rPrChange>
        </w:rPr>
        <w:t>Prerequisite</w:t>
      </w:r>
      <w:r w:rsidR="00897BA1" w:rsidRPr="00424939">
        <w:rPr>
          <w:rPrChange w:id="14798" w:author="Summer 2023 updates" w:date="2024-07-31T13:42:00Z">
            <w:rPr>
              <w:color w:val="000000" w:themeColor="text1"/>
            </w:rPr>
          </w:rPrChange>
        </w:rPr>
        <w:t>:</w:t>
      </w:r>
      <w:r w:rsidRPr="00424939">
        <w:rPr>
          <w:rPrChange w:id="14799" w:author="Summer 2023 updates" w:date="2024-07-31T13:42:00Z">
            <w:rPr>
              <w:color w:val="000000" w:themeColor="text1"/>
            </w:rPr>
          </w:rPrChange>
        </w:rPr>
        <w:t xml:space="preserve"> American National Government and Politics (POL-115) or consent of instructor. (Offered alternate years) </w:t>
      </w:r>
    </w:p>
    <w:p w14:paraId="147B6D4B" w14:textId="566E36D0" w:rsidR="006A749A" w:rsidRPr="00424939" w:rsidRDefault="006A749A" w:rsidP="006A749A">
      <w:pPr>
        <w:spacing w:after="0"/>
        <w:rPr>
          <w:rFonts w:cs="Times New Roman"/>
          <w:b/>
          <w:color w:val="000000" w:themeColor="text1"/>
        </w:rPr>
      </w:pPr>
      <w:r w:rsidRPr="00424939">
        <w:rPr>
          <w:rFonts w:cs="Times New Roman"/>
          <w:b/>
          <w:color w:val="000000" w:themeColor="text1"/>
        </w:rPr>
        <w:t>POL-284 Topics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E1C8C0B" w14:textId="7445E549" w:rsidR="006A749A" w:rsidRPr="00424939" w:rsidRDefault="006A749A" w:rsidP="00434AA4">
      <w:pPr>
        <w:rPr>
          <w:rPrChange w:id="14800" w:author="Summer 2023 updates" w:date="2024-07-31T13:42:00Z">
            <w:rPr>
              <w:color w:val="000000" w:themeColor="text1"/>
            </w:rPr>
          </w:rPrChange>
        </w:rPr>
      </w:pPr>
      <w:r w:rsidRPr="00424939">
        <w:rPr>
          <w:rPrChange w:id="14801" w:author="Summer 2023 updates" w:date="2024-07-31T13:42:00Z">
            <w:rPr>
              <w:color w:val="000000" w:themeColor="text1"/>
            </w:rPr>
          </w:rPrChange>
        </w:rPr>
        <w:t xml:space="preserve">Intensive reading, study, writing, and discussion dealing with various political science subjects. Examples of recent </w:t>
      </w:r>
      <w:del w:id="14802" w:author="Summer 2023 updates" w:date="2024-07-31T13:42:00Z">
        <w:r w:rsidRPr="00424939">
          <w:rPr>
            <w:rFonts w:cs="Times New Roman"/>
            <w:color w:val="000000" w:themeColor="text1"/>
          </w:rPr>
          <w:delText xml:space="preserve">and proposed </w:delText>
        </w:r>
      </w:del>
      <w:r w:rsidRPr="00424939">
        <w:rPr>
          <w:rPrChange w:id="14803" w:author="Summer 2023 updates" w:date="2024-07-31T13:42:00Z">
            <w:rPr>
              <w:color w:val="000000" w:themeColor="text1"/>
            </w:rPr>
          </w:rPrChange>
        </w:rPr>
        <w:t xml:space="preserve">topics include political violence, environmental politics, </w:t>
      </w:r>
      <w:ins w:id="14804" w:author="Summer 2023 updates" w:date="2024-07-31T13:42:00Z">
        <w:r w:rsidR="006B6359">
          <w:t xml:space="preserve">and </w:t>
        </w:r>
      </w:ins>
      <w:r w:rsidRPr="00424939">
        <w:rPr>
          <w:rPrChange w:id="14805" w:author="Summer 2023 updates" w:date="2024-07-31T13:42:00Z">
            <w:rPr>
              <w:color w:val="000000" w:themeColor="text1"/>
            </w:rPr>
          </w:rPrChange>
        </w:rPr>
        <w:t>Mexican politics</w:t>
      </w:r>
      <w:del w:id="14806" w:author="Summer 2023 updates" w:date="2024-07-31T13:42:00Z">
        <w:r w:rsidRPr="00424939">
          <w:rPr>
            <w:rFonts w:cs="Times New Roman"/>
            <w:color w:val="000000" w:themeColor="text1"/>
          </w:rPr>
          <w:delText>, totalitarianism, revolution, and the politics of United Nations diplomacy</w:delText>
        </w:r>
      </w:del>
      <w:r w:rsidRPr="00424939">
        <w:rPr>
          <w:rPrChange w:id="14807" w:author="Summer 2023 updates" w:date="2024-07-31T13:42:00Z">
            <w:rPr>
              <w:color w:val="000000" w:themeColor="text1"/>
            </w:rPr>
          </w:rPrChange>
        </w:rPr>
        <w:t xml:space="preserve">. This course may count toward a political science major, depending on course content, as either an American government course or as a comparative or international politics course. </w:t>
      </w:r>
      <w:ins w:id="14808" w:author="Summer 2023 updates" w:date="2024-07-31T13:42:00Z">
        <w:r w:rsidR="006B6359">
          <w:t>May be taken more than once for credit, provided the topics are substantially different.</w:t>
        </w:r>
      </w:ins>
    </w:p>
    <w:p w14:paraId="1118EAB1" w14:textId="4C365C9F" w:rsidR="005475A9" w:rsidRPr="00424939" w:rsidRDefault="005475A9" w:rsidP="00DB5E9E">
      <w:pPr>
        <w:spacing w:after="0"/>
        <w:rPr>
          <w:rFonts w:cs="Times New Roman"/>
          <w:b/>
          <w:color w:val="000000" w:themeColor="text1"/>
        </w:rPr>
      </w:pPr>
      <w:r w:rsidRPr="00424939">
        <w:rPr>
          <w:rFonts w:cs="Times New Roman"/>
          <w:b/>
          <w:color w:val="000000" w:themeColor="text1"/>
        </w:rPr>
        <w:t>POL-286 Asian Politics</w:t>
      </w:r>
      <w:r w:rsidR="00070881" w:rsidRPr="00424939">
        <w:rPr>
          <w:rFonts w:cs="Times New Roman"/>
          <w:b/>
          <w:color w:val="000000" w:themeColor="text1"/>
        </w:rPr>
        <w:t xml:space="preserve"> (WE)</w:t>
      </w:r>
    </w:p>
    <w:p w14:paraId="03F039AF" w14:textId="44569BB0" w:rsidR="005475A9" w:rsidRPr="00424939" w:rsidRDefault="005475A9" w:rsidP="00434AA4">
      <w:pPr>
        <w:rPr>
          <w:rPrChange w:id="14809" w:author="Summer 2023 updates" w:date="2024-07-31T13:42:00Z">
            <w:rPr>
              <w:color w:val="000000" w:themeColor="text1"/>
            </w:rPr>
          </w:rPrChange>
        </w:rPr>
        <w:pPrChange w:id="14810" w:author="Summer 2023 updates" w:date="2024-07-31T13:42:00Z">
          <w:pPr>
            <w:spacing w:after="40"/>
          </w:pPr>
        </w:pPrChange>
      </w:pPr>
      <w:r w:rsidRPr="00424939">
        <w:rPr>
          <w:rPrChange w:id="14811" w:author="Summer 2023 updates" w:date="2024-07-31T13:42:00Z">
            <w:rPr>
              <w:color w:val="000000" w:themeColor="text1"/>
            </w:rPr>
          </w:rPrChange>
        </w:rPr>
        <w:t xml:space="preserve">Examines the broad variety of Asian political systems through case studies of selected countries that are authoritarian, communist, transitioning, or established democracies. Issues confronted include: </w:t>
      </w:r>
      <w:r w:rsidR="00760DCD" w:rsidRPr="00424939">
        <w:rPr>
          <w:rPrChange w:id="14812" w:author="Summer 2023 updates" w:date="2024-07-31T13:42:00Z">
            <w:rPr>
              <w:color w:val="000000" w:themeColor="text1"/>
            </w:rPr>
          </w:rPrChange>
        </w:rPr>
        <w:t>The</w:t>
      </w:r>
      <w:r w:rsidRPr="00424939">
        <w:rPr>
          <w:rPrChange w:id="14813" w:author="Summer 2023 updates" w:date="2024-07-31T13:42:00Z">
            <w:rPr>
              <w:color w:val="000000" w:themeColor="text1"/>
            </w:rPr>
          </w:rPrChange>
        </w:rPr>
        <w:t xml:space="preserve"> East Asian economic miracle, the character of Asian democracies, and the role of ethnicity and religion in politics. The tension in the region between economic growth and political control receives particular attention. </w:t>
      </w:r>
      <w:r w:rsidR="00B87BB2" w:rsidRPr="00424939">
        <w:rPr>
          <w:u w:val="single"/>
          <w:rPrChange w:id="14814" w:author="Summer 2023 updates" w:date="2024-07-31T13:42:00Z">
            <w:rPr>
              <w:color w:val="000000" w:themeColor="text1"/>
              <w:u w:val="single"/>
            </w:rPr>
          </w:rPrChange>
        </w:rPr>
        <w:t>Prerequisite</w:t>
      </w:r>
      <w:r w:rsidR="00897BA1" w:rsidRPr="00424939">
        <w:rPr>
          <w:rPrChange w:id="14815" w:author="Summer 2023 updates" w:date="2024-07-31T13:42:00Z">
            <w:rPr>
              <w:color w:val="000000" w:themeColor="text1"/>
            </w:rPr>
          </w:rPrChange>
        </w:rPr>
        <w:t>:</w:t>
      </w:r>
      <w:r w:rsidRPr="00424939">
        <w:rPr>
          <w:rPrChange w:id="14816" w:author="Summer 2023 updates" w:date="2024-07-31T13:42:00Z">
            <w:rPr>
              <w:color w:val="000000" w:themeColor="text1"/>
            </w:rPr>
          </w:rPrChange>
        </w:rPr>
        <w:t xml:space="preserve"> Introduction to Politics (POL-108) or consent of instructor. (Offered alternate years) </w:t>
      </w:r>
    </w:p>
    <w:p w14:paraId="7B020BD7" w14:textId="6C480A64" w:rsidR="006A749A" w:rsidRPr="00424939" w:rsidRDefault="006A749A" w:rsidP="006A749A">
      <w:pPr>
        <w:spacing w:after="0"/>
        <w:rPr>
          <w:rFonts w:cs="Times New Roman"/>
          <w:b/>
          <w:color w:val="000000" w:themeColor="text1"/>
        </w:rPr>
      </w:pPr>
      <w:r w:rsidRPr="00424939">
        <w:rPr>
          <w:rFonts w:cs="Times New Roman"/>
          <w:b/>
          <w:color w:val="000000" w:themeColor="text1"/>
        </w:rPr>
        <w:t>POL-296 Topics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188D3450" w14:textId="1E5CFEBB" w:rsidR="006A749A" w:rsidRPr="00424939" w:rsidRDefault="006A749A" w:rsidP="00434AA4">
      <w:pPr>
        <w:rPr>
          <w:rPrChange w:id="14817" w:author="Summer 2023 updates" w:date="2024-07-31T13:42:00Z">
            <w:rPr>
              <w:color w:val="000000" w:themeColor="text1"/>
            </w:rPr>
          </w:rPrChange>
        </w:rPr>
        <w:pPrChange w:id="14818" w:author="Summer 2023 updates" w:date="2024-07-31T13:42:00Z">
          <w:pPr>
            <w:spacing w:after="40"/>
          </w:pPr>
        </w:pPrChange>
      </w:pPr>
      <w:r w:rsidRPr="00424939">
        <w:rPr>
          <w:rPrChange w:id="14819" w:author="Summer 2023 updates" w:date="2024-07-31T13:42:00Z">
            <w:rPr>
              <w:color w:val="000000" w:themeColor="text1"/>
            </w:rPr>
          </w:rPrChange>
        </w:rPr>
        <w:t>Same as Topi</w:t>
      </w:r>
      <w:r w:rsidR="002E1265" w:rsidRPr="00424939">
        <w:rPr>
          <w:rPrChange w:id="14820" w:author="Summer 2023 updates" w:date="2024-07-31T13:42:00Z">
            <w:rPr>
              <w:color w:val="000000" w:themeColor="text1"/>
            </w:rPr>
          </w:rPrChange>
        </w:rPr>
        <w:t>cs in Political Science</w:t>
      </w:r>
      <w:r w:rsidR="00B8454E" w:rsidRPr="00424939">
        <w:rPr>
          <w:rPrChange w:id="14821" w:author="Summer 2023 updates" w:date="2024-07-31T13:42:00Z">
            <w:rPr>
              <w:color w:val="000000" w:themeColor="text1"/>
            </w:rPr>
          </w:rPrChange>
        </w:rPr>
        <w:fldChar w:fldCharType="begin"/>
      </w:r>
      <w:r w:rsidR="00B8454E" w:rsidRPr="00424939">
        <w:rPr>
          <w:rPrChange w:id="14822" w:author="Summer 2023 updates" w:date="2024-07-31T13:42:00Z">
            <w:rPr>
              <w:color w:val="000000" w:themeColor="text1"/>
            </w:rPr>
          </w:rPrChange>
        </w:rPr>
        <w:instrText xml:space="preserve"> XE "Political Science" </w:instrText>
      </w:r>
      <w:r w:rsidR="00B8454E" w:rsidRPr="00424939">
        <w:rPr>
          <w:rPrChange w:id="14823" w:author="Summer 2023 updates" w:date="2024-07-31T13:42:00Z">
            <w:rPr>
              <w:color w:val="000000" w:themeColor="text1"/>
            </w:rPr>
          </w:rPrChange>
        </w:rPr>
        <w:fldChar w:fldCharType="end"/>
      </w:r>
      <w:r w:rsidR="002E1265" w:rsidRPr="00424939">
        <w:rPr>
          <w:rPrChange w:id="14824" w:author="Summer 2023 updates" w:date="2024-07-31T13:42:00Z">
            <w:rPr>
              <w:color w:val="000000" w:themeColor="text1"/>
            </w:rPr>
          </w:rPrChange>
        </w:rPr>
        <w:t xml:space="preserve"> (POL-284</w:t>
      </w:r>
      <w:r w:rsidRPr="00424939">
        <w:rPr>
          <w:rPrChange w:id="14825" w:author="Summer 2023 updates" w:date="2024-07-31T13:42:00Z">
            <w:rPr>
              <w:color w:val="000000" w:themeColor="text1"/>
            </w:rPr>
          </w:rPrChange>
        </w:rPr>
        <w:t xml:space="preserve">) except the course focuses on topics related to non-Western cultures. </w:t>
      </w:r>
      <w:ins w:id="14826" w:author="Summer 2023 updates" w:date="2024-07-31T13:42:00Z">
        <w:r w:rsidR="006B6359">
          <w:t>May be taken more than once for credit, provided the topics are substantially different.</w:t>
        </w:r>
      </w:ins>
    </w:p>
    <w:p w14:paraId="31E19696" w14:textId="024DEE0B" w:rsidR="005475A9" w:rsidRPr="00424939" w:rsidRDefault="005475A9" w:rsidP="00DB5E9E">
      <w:pPr>
        <w:spacing w:after="0"/>
        <w:rPr>
          <w:rFonts w:cs="Times New Roman"/>
          <w:b/>
          <w:color w:val="000000" w:themeColor="text1"/>
        </w:rPr>
      </w:pPr>
      <w:r w:rsidRPr="00424939">
        <w:rPr>
          <w:rFonts w:cs="Times New Roman"/>
          <w:b/>
          <w:color w:val="000000" w:themeColor="text1"/>
        </w:rPr>
        <w:t>POL-298 European Politics</w:t>
      </w:r>
      <w:r w:rsidR="00070881" w:rsidRPr="00424939">
        <w:rPr>
          <w:rFonts w:cs="Times New Roman"/>
          <w:b/>
          <w:color w:val="000000" w:themeColor="text1"/>
        </w:rPr>
        <w:t xml:space="preserve"> (WE)</w:t>
      </w:r>
    </w:p>
    <w:p w14:paraId="365AD22F" w14:textId="4D33322B" w:rsidR="005475A9" w:rsidRPr="00424939" w:rsidRDefault="005475A9" w:rsidP="00434AA4">
      <w:pPr>
        <w:rPr>
          <w:rPrChange w:id="14827" w:author="Summer 2023 updates" w:date="2024-07-31T13:42:00Z">
            <w:rPr>
              <w:color w:val="000000" w:themeColor="text1"/>
            </w:rPr>
          </w:rPrChange>
        </w:rPr>
        <w:pPrChange w:id="14828" w:author="Summer 2023 updates" w:date="2024-07-31T13:42:00Z">
          <w:pPr>
            <w:spacing w:after="40"/>
          </w:pPr>
        </w:pPrChange>
      </w:pPr>
      <w:r w:rsidRPr="00424939">
        <w:rPr>
          <w:rPrChange w:id="14829" w:author="Summer 2023 updates" w:date="2024-07-31T13:42:00Z">
            <w:rPr>
              <w:color w:val="000000" w:themeColor="text1"/>
            </w:rPr>
          </w:rPrChange>
        </w:rPr>
        <w:t xml:space="preserve">Addresses political and economic continuities, changes, and challenges in modern Europe. The course examines the political structures and policy challenges of select states in the region </w:t>
      </w:r>
      <w:r w:rsidR="005E6A2A" w:rsidRPr="00424939">
        <w:rPr>
          <w:rPrChange w:id="14830" w:author="Summer 2023 updates" w:date="2024-07-31T13:42:00Z">
            <w:rPr>
              <w:color w:val="000000" w:themeColor="text1"/>
            </w:rPr>
          </w:rPrChange>
        </w:rPr>
        <w:t>such as</w:t>
      </w:r>
      <w:r w:rsidRPr="00424939">
        <w:rPr>
          <w:rPrChange w:id="14831" w:author="Summer 2023 updates" w:date="2024-07-31T13:42:00Z">
            <w:rPr>
              <w:color w:val="000000" w:themeColor="text1"/>
            </w:rPr>
          </w:rPrChange>
        </w:rPr>
        <w:t xml:space="preserve"> Great Britain, Germany and France. Other topics are the political dynamics of the expanding European Union as well as transitions to democracy and capitalism in Central and Eastern European states. </w:t>
      </w:r>
      <w:r w:rsidR="00B87BB2" w:rsidRPr="00424939">
        <w:rPr>
          <w:u w:val="single"/>
          <w:rPrChange w:id="14832" w:author="Summer 2023 updates" w:date="2024-07-31T13:42:00Z">
            <w:rPr>
              <w:color w:val="000000" w:themeColor="text1"/>
              <w:u w:val="single"/>
            </w:rPr>
          </w:rPrChange>
        </w:rPr>
        <w:t>Prerequisite</w:t>
      </w:r>
      <w:r w:rsidR="00897BA1" w:rsidRPr="00424939">
        <w:rPr>
          <w:rPrChange w:id="14833" w:author="Summer 2023 updates" w:date="2024-07-31T13:42:00Z">
            <w:rPr>
              <w:color w:val="000000" w:themeColor="text1"/>
            </w:rPr>
          </w:rPrChange>
        </w:rPr>
        <w:t>:</w:t>
      </w:r>
      <w:r w:rsidRPr="00424939">
        <w:rPr>
          <w:rPrChange w:id="14834" w:author="Summer 2023 updates" w:date="2024-07-31T13:42:00Z">
            <w:rPr>
              <w:color w:val="000000" w:themeColor="text1"/>
            </w:rPr>
          </w:rPrChange>
        </w:rPr>
        <w:t xml:space="preserve"> Introduction to Politics (POL-108) or consent of instructor. (Offered alternate years) </w:t>
      </w:r>
    </w:p>
    <w:p w14:paraId="553E18CF" w14:textId="4AC70CB7" w:rsidR="005475A9" w:rsidRPr="00424939" w:rsidRDefault="005475A9" w:rsidP="00DB5E9E">
      <w:pPr>
        <w:spacing w:after="0"/>
        <w:rPr>
          <w:rFonts w:cs="Times New Roman"/>
          <w:b/>
          <w:color w:val="000000" w:themeColor="text1"/>
        </w:rPr>
      </w:pPr>
      <w:r w:rsidRPr="00424939">
        <w:rPr>
          <w:rFonts w:cs="Times New Roman"/>
          <w:b/>
          <w:color w:val="000000" w:themeColor="text1"/>
        </w:rPr>
        <w:t>POL-305 Terrorism</w:t>
      </w:r>
      <w:r w:rsidR="00070881" w:rsidRPr="00424939">
        <w:rPr>
          <w:rFonts w:cs="Times New Roman"/>
          <w:b/>
          <w:color w:val="000000" w:themeColor="text1"/>
        </w:rPr>
        <w:t xml:space="preserve"> (WE)</w:t>
      </w:r>
    </w:p>
    <w:p w14:paraId="4A4A9ED5" w14:textId="03BE344C" w:rsidR="005475A9" w:rsidRPr="00424939" w:rsidRDefault="005475A9" w:rsidP="00434AA4">
      <w:pPr>
        <w:rPr>
          <w:rPrChange w:id="14835" w:author="Summer 2023 updates" w:date="2024-07-31T13:42:00Z">
            <w:rPr>
              <w:color w:val="000000" w:themeColor="text1"/>
            </w:rPr>
          </w:rPrChange>
        </w:rPr>
        <w:pPrChange w:id="14836" w:author="Summer 2023 updates" w:date="2024-07-31T13:42:00Z">
          <w:pPr>
            <w:spacing w:after="40"/>
          </w:pPr>
        </w:pPrChange>
      </w:pPr>
      <w:r w:rsidRPr="00424939">
        <w:rPr>
          <w:rPrChange w:id="14837" w:author="Summer 2023 updates" w:date="2024-07-31T13:42:00Z">
            <w:rPr>
              <w:color w:val="000000" w:themeColor="text1"/>
            </w:rPr>
          </w:rPrChange>
        </w:rPr>
        <w:t xml:space="preserve">An advanced-level examination of terrorism and global responses to it.  Topics include the history of terrorism, a variety of domestic and international terrorist groups, and how terrorism is changing in the post-Cold War era.  </w:t>
      </w:r>
      <w:r w:rsidR="00B87BB2" w:rsidRPr="00424939">
        <w:rPr>
          <w:u w:val="single"/>
          <w:rPrChange w:id="14838" w:author="Summer 2023 updates" w:date="2024-07-31T13:42:00Z">
            <w:rPr>
              <w:color w:val="000000" w:themeColor="text1"/>
              <w:u w:val="single"/>
            </w:rPr>
          </w:rPrChange>
        </w:rPr>
        <w:t>Prerequisite</w:t>
      </w:r>
      <w:r w:rsidR="00897BA1" w:rsidRPr="00424939">
        <w:rPr>
          <w:rPrChange w:id="14839" w:author="Summer 2023 updates" w:date="2024-07-31T13:42:00Z">
            <w:rPr>
              <w:color w:val="000000" w:themeColor="text1"/>
            </w:rPr>
          </w:rPrChange>
        </w:rPr>
        <w:t>:</w:t>
      </w:r>
      <w:r w:rsidRPr="00424939">
        <w:rPr>
          <w:rPrChange w:id="14840" w:author="Summer 2023 updates" w:date="2024-07-31T13:42:00Z">
            <w:rPr>
              <w:color w:val="000000" w:themeColor="text1"/>
            </w:rPr>
          </w:rPrChange>
        </w:rPr>
        <w:t xml:space="preserve"> Introduction to Politics (POL-108) or consent of instructor. (Offered alternate years)  </w:t>
      </w:r>
    </w:p>
    <w:p w14:paraId="2BBC1EDB" w14:textId="1B6B9BFD" w:rsidR="005475A9" w:rsidRPr="00424939" w:rsidRDefault="005475A9" w:rsidP="00DB5E9E">
      <w:pPr>
        <w:spacing w:after="0"/>
        <w:rPr>
          <w:rFonts w:cs="Times New Roman"/>
          <w:b/>
          <w:color w:val="000000" w:themeColor="text1"/>
        </w:rPr>
      </w:pPr>
      <w:r w:rsidRPr="00424939">
        <w:rPr>
          <w:rFonts w:cs="Times New Roman"/>
          <w:b/>
          <w:color w:val="000000" w:themeColor="text1"/>
        </w:rPr>
        <w:t>POL-310 International Organizations</w:t>
      </w:r>
      <w:r w:rsidR="00070881" w:rsidRPr="00424939">
        <w:rPr>
          <w:rFonts w:cs="Times New Roman"/>
          <w:b/>
          <w:color w:val="000000" w:themeColor="text1"/>
        </w:rPr>
        <w:t xml:space="preserve"> (WE)</w:t>
      </w:r>
    </w:p>
    <w:p w14:paraId="6AF88A5A" w14:textId="2C744981" w:rsidR="005475A9" w:rsidRPr="00424939" w:rsidRDefault="005475A9" w:rsidP="00434AA4">
      <w:pPr>
        <w:rPr>
          <w:rPrChange w:id="14841" w:author="Summer 2023 updates" w:date="2024-07-31T13:42:00Z">
            <w:rPr>
              <w:color w:val="000000" w:themeColor="text1"/>
            </w:rPr>
          </w:rPrChange>
        </w:rPr>
      </w:pPr>
      <w:r w:rsidRPr="00424939">
        <w:rPr>
          <w:rPrChange w:id="14842" w:author="Summer 2023 updates" w:date="2024-07-31T13:42:00Z">
            <w:rPr>
              <w:color w:val="000000" w:themeColor="text1"/>
            </w:rPr>
          </w:rPrChange>
        </w:rPr>
        <w:t xml:space="preserve">Examines the role of international organizations in international relations. The central question is whether organizations like the United Nations and the European Union are tools of their member states or actors that rival the power of nation-states in international relations. Students participate in simulations of international organizations.  </w:t>
      </w:r>
      <w:r w:rsidR="00B87BB2" w:rsidRPr="00424939">
        <w:rPr>
          <w:u w:val="single"/>
          <w:rPrChange w:id="14843" w:author="Summer 2023 updates" w:date="2024-07-31T13:42:00Z">
            <w:rPr>
              <w:color w:val="000000" w:themeColor="text1"/>
              <w:u w:val="single"/>
            </w:rPr>
          </w:rPrChange>
        </w:rPr>
        <w:t>Prerequisite</w:t>
      </w:r>
      <w:r w:rsidR="00897BA1" w:rsidRPr="00424939">
        <w:rPr>
          <w:rPrChange w:id="14844" w:author="Summer 2023 updates" w:date="2024-07-31T13:42:00Z">
            <w:rPr>
              <w:color w:val="000000" w:themeColor="text1"/>
            </w:rPr>
          </w:rPrChange>
        </w:rPr>
        <w:t>:</w:t>
      </w:r>
      <w:r w:rsidRPr="00424939">
        <w:rPr>
          <w:rPrChange w:id="14845" w:author="Summer 2023 updates" w:date="2024-07-31T13:42:00Z">
            <w:rPr>
              <w:color w:val="000000" w:themeColor="text1"/>
            </w:rPr>
          </w:rPrChange>
        </w:rPr>
        <w:t xml:space="preserve"> Introduction to Politics (POL-108) or consent of instructor. </w:t>
      </w:r>
    </w:p>
    <w:p w14:paraId="5BE093E2" w14:textId="3A6806C0" w:rsidR="005475A9" w:rsidRPr="00424939" w:rsidRDefault="005475A9" w:rsidP="00DB5E9E">
      <w:pPr>
        <w:spacing w:after="0"/>
        <w:rPr>
          <w:rFonts w:cs="Times New Roman"/>
          <w:b/>
          <w:color w:val="000000" w:themeColor="text1"/>
        </w:rPr>
      </w:pPr>
      <w:r w:rsidRPr="00424939">
        <w:rPr>
          <w:rFonts w:cs="Times New Roman"/>
          <w:b/>
          <w:color w:val="000000" w:themeColor="text1"/>
        </w:rPr>
        <w:t>POL-325 The American Congress</w:t>
      </w:r>
      <w:r w:rsidR="00070881" w:rsidRPr="00424939">
        <w:rPr>
          <w:rFonts w:cs="Times New Roman"/>
          <w:b/>
          <w:color w:val="000000" w:themeColor="text1"/>
        </w:rPr>
        <w:t xml:space="preserve"> (WE)</w:t>
      </w:r>
    </w:p>
    <w:p w14:paraId="5196223D" w14:textId="748B75CF" w:rsidR="005475A9" w:rsidRPr="00424939" w:rsidRDefault="005475A9" w:rsidP="00434AA4">
      <w:pPr>
        <w:rPr>
          <w:rPrChange w:id="14846" w:author="Summer 2023 updates" w:date="2024-07-31T13:42:00Z">
            <w:rPr>
              <w:color w:val="000000" w:themeColor="text1"/>
            </w:rPr>
          </w:rPrChange>
        </w:rPr>
        <w:pPrChange w:id="14847" w:author="Summer 2023 updates" w:date="2024-07-31T13:42:00Z">
          <w:pPr>
            <w:spacing w:after="40"/>
          </w:pPr>
        </w:pPrChange>
      </w:pPr>
      <w:r w:rsidRPr="00424939">
        <w:rPr>
          <w:rPrChange w:id="14848" w:author="Summer 2023 updates" w:date="2024-07-31T13:42:00Z">
            <w:rPr>
              <w:color w:val="000000" w:themeColor="text1"/>
            </w:rPr>
          </w:rPrChange>
        </w:rPr>
        <w:t xml:space="preserve">Examines the American legislative process at the national level, with special attention to the constitutional origins of Congress, consideration of legislation by Congress, and the relationship of Congress to other political actors, as well as current policy issues. </w:t>
      </w:r>
      <w:r w:rsidR="00B87BB2" w:rsidRPr="00424939">
        <w:rPr>
          <w:u w:val="single"/>
          <w:rPrChange w:id="14849" w:author="Summer 2023 updates" w:date="2024-07-31T13:42:00Z">
            <w:rPr>
              <w:color w:val="000000" w:themeColor="text1"/>
              <w:u w:val="single"/>
            </w:rPr>
          </w:rPrChange>
        </w:rPr>
        <w:t>Prerequisite</w:t>
      </w:r>
      <w:r w:rsidR="00897BA1" w:rsidRPr="00424939">
        <w:rPr>
          <w:rPrChange w:id="14850" w:author="Summer 2023 updates" w:date="2024-07-31T13:42:00Z">
            <w:rPr>
              <w:color w:val="000000" w:themeColor="text1"/>
            </w:rPr>
          </w:rPrChange>
        </w:rPr>
        <w:t>:</w:t>
      </w:r>
      <w:r w:rsidRPr="00424939">
        <w:rPr>
          <w:rPrChange w:id="14851" w:author="Summer 2023 updates" w:date="2024-07-31T13:42:00Z">
            <w:rPr>
              <w:color w:val="000000" w:themeColor="text1"/>
            </w:rPr>
          </w:rPrChange>
        </w:rPr>
        <w:t xml:space="preserve"> American National Government and Politics (POL-115) or consent of instructor. </w:t>
      </w:r>
    </w:p>
    <w:p w14:paraId="7873F848" w14:textId="6CD14C2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POL-335 The Constitution and the Roles of Government </w:t>
      </w:r>
    </w:p>
    <w:p w14:paraId="1408E73B" w14:textId="08BC470E" w:rsidR="005475A9" w:rsidRPr="00424939" w:rsidRDefault="005E6A2A" w:rsidP="00434AA4">
      <w:pPr>
        <w:rPr>
          <w:rPrChange w:id="14852" w:author="Summer 2023 updates" w:date="2024-07-31T13:42:00Z">
            <w:rPr>
              <w:color w:val="000000" w:themeColor="text1"/>
            </w:rPr>
          </w:rPrChange>
        </w:rPr>
        <w:pPrChange w:id="14853" w:author="Summer 2023 updates" w:date="2024-07-31T13:42:00Z">
          <w:pPr>
            <w:spacing w:after="40"/>
          </w:pPr>
        </w:pPrChange>
      </w:pPr>
      <w:r w:rsidRPr="00424939">
        <w:rPr>
          <w:rPrChange w:id="14854" w:author="Summer 2023 updates" w:date="2024-07-31T13:42:00Z">
            <w:rPr>
              <w:color w:val="000000" w:themeColor="text1"/>
            </w:rPr>
          </w:rPrChange>
        </w:rPr>
        <w:t>Examination of</w:t>
      </w:r>
      <w:r w:rsidR="005475A9" w:rsidRPr="00424939">
        <w:rPr>
          <w:rPrChange w:id="14855" w:author="Summer 2023 updates" w:date="2024-07-31T13:42:00Z">
            <w:rPr>
              <w:color w:val="000000" w:themeColor="text1"/>
            </w:rPr>
          </w:rPrChange>
        </w:rPr>
        <w:t xml:space="preserve"> original court opinions and political writings focusing on the nature and sources of Supreme Court authority; the structure of government; judicial review; commerce, taxing, spending, and war powers; with special emphasis upon separation of powers: </w:t>
      </w:r>
      <w:r w:rsidR="00760DCD" w:rsidRPr="00424939">
        <w:rPr>
          <w:rPrChange w:id="14856" w:author="Summer 2023 updates" w:date="2024-07-31T13:42:00Z">
            <w:rPr>
              <w:color w:val="000000" w:themeColor="text1"/>
            </w:rPr>
          </w:rPrChange>
        </w:rPr>
        <w:t>The</w:t>
      </w:r>
      <w:r w:rsidR="005475A9" w:rsidRPr="00424939">
        <w:rPr>
          <w:rPrChange w:id="14857" w:author="Summer 2023 updates" w:date="2024-07-31T13:42:00Z">
            <w:rPr>
              <w:color w:val="000000" w:themeColor="text1"/>
            </w:rPr>
          </w:rPrChange>
        </w:rPr>
        <w:t xml:space="preserve"> President, Congress, and the Court. </w:t>
      </w:r>
      <w:r w:rsidR="00B87BB2" w:rsidRPr="00424939">
        <w:rPr>
          <w:u w:val="single"/>
          <w:rPrChange w:id="14858" w:author="Summer 2023 updates" w:date="2024-07-31T13:42:00Z">
            <w:rPr>
              <w:color w:val="000000" w:themeColor="text1"/>
              <w:u w:val="single"/>
            </w:rPr>
          </w:rPrChange>
        </w:rPr>
        <w:t>Prerequisite</w:t>
      </w:r>
      <w:r w:rsidR="00897BA1" w:rsidRPr="00424939">
        <w:rPr>
          <w:rPrChange w:id="14859" w:author="Summer 2023 updates" w:date="2024-07-31T13:42:00Z">
            <w:rPr>
              <w:color w:val="000000" w:themeColor="text1"/>
            </w:rPr>
          </w:rPrChange>
        </w:rPr>
        <w:t>:</w:t>
      </w:r>
      <w:r w:rsidR="005475A9" w:rsidRPr="00424939">
        <w:rPr>
          <w:rPrChange w:id="14860" w:author="Summer 2023 updates" w:date="2024-07-31T13:42:00Z">
            <w:rPr>
              <w:color w:val="000000" w:themeColor="text1"/>
            </w:rPr>
          </w:rPrChange>
        </w:rPr>
        <w:t xml:space="preserve"> junior standing or consent of instructor. (Offered alternate years) </w:t>
      </w:r>
    </w:p>
    <w:p w14:paraId="349B8CB0" w14:textId="6E821120" w:rsidR="005475A9" w:rsidRPr="00424939" w:rsidRDefault="005475A9" w:rsidP="00DB5E9E">
      <w:pPr>
        <w:spacing w:after="0"/>
        <w:rPr>
          <w:rFonts w:cs="Times New Roman"/>
          <w:b/>
          <w:color w:val="000000" w:themeColor="text1"/>
        </w:rPr>
      </w:pPr>
      <w:r w:rsidRPr="00424939">
        <w:rPr>
          <w:rFonts w:cs="Times New Roman"/>
          <w:b/>
          <w:color w:val="000000" w:themeColor="text1"/>
        </w:rPr>
        <w:t>POL-345 The American Presidency</w:t>
      </w:r>
      <w:r w:rsidR="00070881" w:rsidRPr="00424939">
        <w:rPr>
          <w:rFonts w:cs="Times New Roman"/>
          <w:b/>
          <w:color w:val="000000" w:themeColor="text1"/>
        </w:rPr>
        <w:t xml:space="preserve"> (WE)</w:t>
      </w:r>
    </w:p>
    <w:p w14:paraId="4E711600" w14:textId="1AE0EE5C" w:rsidR="005475A9" w:rsidRPr="00424939" w:rsidRDefault="005475A9" w:rsidP="00434AA4">
      <w:pPr>
        <w:rPr>
          <w:rPrChange w:id="14861" w:author="Summer 2023 updates" w:date="2024-07-31T13:42:00Z">
            <w:rPr>
              <w:color w:val="000000" w:themeColor="text1"/>
            </w:rPr>
          </w:rPrChange>
        </w:rPr>
      </w:pPr>
      <w:r w:rsidRPr="00424939">
        <w:rPr>
          <w:rPrChange w:id="14862" w:author="Summer 2023 updates" w:date="2024-07-31T13:42:00Z">
            <w:rPr>
              <w:color w:val="000000" w:themeColor="text1"/>
            </w:rPr>
          </w:rPrChange>
        </w:rPr>
        <w:t>The President as chief executive, commander-in</w:t>
      </w:r>
      <w:r w:rsidR="00A719D8" w:rsidRPr="00424939">
        <w:rPr>
          <w:rPrChange w:id="14863" w:author="Summer 2023 updates" w:date="2024-07-31T13:42:00Z">
            <w:rPr>
              <w:color w:val="000000" w:themeColor="text1"/>
            </w:rPr>
          </w:rPrChange>
        </w:rPr>
        <w:t>-</w:t>
      </w:r>
      <w:r w:rsidRPr="00424939">
        <w:rPr>
          <w:rPrChange w:id="14864" w:author="Summer 2023 updates" w:date="2024-07-31T13:42:00Z">
            <w:rPr>
              <w:color w:val="000000" w:themeColor="text1"/>
            </w:rPr>
          </w:rPrChange>
        </w:rPr>
        <w:t xml:space="preserve">chief, chief diplomat, chief legislator, party leader, head of state; the institutionalized presidency. The course includes doing original research using historical case studies. </w:t>
      </w:r>
      <w:r w:rsidR="00B87BB2" w:rsidRPr="00424939">
        <w:rPr>
          <w:u w:val="single"/>
          <w:rPrChange w:id="14865" w:author="Summer 2023 updates" w:date="2024-07-31T13:42:00Z">
            <w:rPr>
              <w:color w:val="000000" w:themeColor="text1"/>
              <w:u w:val="single"/>
            </w:rPr>
          </w:rPrChange>
        </w:rPr>
        <w:t>Prerequisite</w:t>
      </w:r>
      <w:r w:rsidR="00897BA1" w:rsidRPr="00424939">
        <w:rPr>
          <w:rPrChange w:id="14866" w:author="Summer 2023 updates" w:date="2024-07-31T13:42:00Z">
            <w:rPr>
              <w:color w:val="000000" w:themeColor="text1"/>
            </w:rPr>
          </w:rPrChange>
        </w:rPr>
        <w:t>:</w:t>
      </w:r>
      <w:r w:rsidRPr="00424939">
        <w:rPr>
          <w:rPrChange w:id="14867" w:author="Summer 2023 updates" w:date="2024-07-31T13:42:00Z">
            <w:rPr>
              <w:color w:val="000000" w:themeColor="text1"/>
            </w:rPr>
          </w:rPrChange>
        </w:rPr>
        <w:t xml:space="preserve"> American National Government and Politics (POL-115) or consent of instructor. </w:t>
      </w:r>
    </w:p>
    <w:p w14:paraId="6365E493" w14:textId="007F3681" w:rsidR="005475A9" w:rsidRPr="00424939" w:rsidRDefault="005475A9" w:rsidP="00434AA4">
      <w:pPr>
        <w:spacing w:after="0"/>
        <w:rPr>
          <w:rFonts w:cs="Times New Roman"/>
          <w:b/>
          <w:color w:val="000000" w:themeColor="text1"/>
        </w:rPr>
        <w:pPrChange w:id="14868" w:author="Summer 2023 updates" w:date="2024-07-31T13:42:00Z">
          <w:pPr>
            <w:pageBreakBefore/>
            <w:spacing w:after="0"/>
          </w:pPr>
        </w:pPrChange>
      </w:pPr>
      <w:r w:rsidRPr="00424939">
        <w:rPr>
          <w:rFonts w:cs="Times New Roman"/>
          <w:b/>
          <w:color w:val="000000" w:themeColor="text1"/>
        </w:rPr>
        <w:t>POL-350 U.S. Social Policy Process</w:t>
      </w:r>
      <w:r w:rsidR="00070881" w:rsidRPr="00424939">
        <w:rPr>
          <w:rFonts w:cs="Times New Roman"/>
          <w:b/>
          <w:color w:val="000000" w:themeColor="text1"/>
        </w:rPr>
        <w:t xml:space="preserve"> (WE)</w:t>
      </w:r>
    </w:p>
    <w:p w14:paraId="56FECECA" w14:textId="22F0E067" w:rsidR="005475A9" w:rsidRPr="00424939" w:rsidRDefault="005475A9" w:rsidP="00434AA4">
      <w:pPr>
        <w:rPr>
          <w:rPrChange w:id="14869" w:author="Summer 2023 updates" w:date="2024-07-31T13:42:00Z">
            <w:rPr>
              <w:color w:val="000000" w:themeColor="text1"/>
            </w:rPr>
          </w:rPrChange>
        </w:rPr>
      </w:pPr>
      <w:r w:rsidRPr="00424939">
        <w:rPr>
          <w:rPrChange w:id="14870" w:author="Summer 2023 updates" w:date="2024-07-31T13:42:00Z">
            <w:rPr>
              <w:color w:val="000000" w:themeColor="text1"/>
            </w:rPr>
          </w:rPrChange>
        </w:rPr>
        <w:t xml:space="preserve">Familiarizes students with the bureaucratic process through which national-level public policy is formulated in the United States, and gives students expertise in the challenges, history, successes, and shortcomings of select social policies. Policies examined may include education, public health, social security and welfare. Students participate in primary research examining the implementation of national policies in Iowa. </w:t>
      </w:r>
      <w:r w:rsidR="00B87BB2" w:rsidRPr="00424939">
        <w:rPr>
          <w:u w:val="single"/>
          <w:rPrChange w:id="14871" w:author="Summer 2023 updates" w:date="2024-07-31T13:42:00Z">
            <w:rPr>
              <w:color w:val="000000" w:themeColor="text1"/>
              <w:u w:val="single"/>
            </w:rPr>
          </w:rPrChange>
        </w:rPr>
        <w:t>Prerequisite</w:t>
      </w:r>
      <w:r w:rsidR="00897BA1" w:rsidRPr="00424939">
        <w:rPr>
          <w:rPrChange w:id="14872" w:author="Summer 2023 updates" w:date="2024-07-31T13:42:00Z">
            <w:rPr>
              <w:color w:val="000000" w:themeColor="text1"/>
            </w:rPr>
          </w:rPrChange>
        </w:rPr>
        <w:t>:</w:t>
      </w:r>
      <w:r w:rsidRPr="00424939">
        <w:rPr>
          <w:rPrChange w:id="14873" w:author="Summer 2023 updates" w:date="2024-07-31T13:42:00Z">
            <w:rPr>
              <w:color w:val="000000" w:themeColor="text1"/>
            </w:rPr>
          </w:rPrChange>
        </w:rPr>
        <w:t xml:space="preserve"> American National Government and Politics (POL-115) or consent of instructor. (Offered alternate years) </w:t>
      </w:r>
    </w:p>
    <w:p w14:paraId="08501119" w14:textId="7CC19D39" w:rsidR="005475A9" w:rsidRPr="00424939" w:rsidRDefault="005475A9" w:rsidP="00DB5E9E">
      <w:pPr>
        <w:spacing w:after="0"/>
        <w:rPr>
          <w:rFonts w:cs="Times New Roman"/>
          <w:b/>
          <w:color w:val="000000" w:themeColor="text1"/>
        </w:rPr>
      </w:pPr>
      <w:r w:rsidRPr="00424939">
        <w:rPr>
          <w:rFonts w:cs="Times New Roman"/>
          <w:b/>
          <w:color w:val="000000" w:themeColor="text1"/>
        </w:rPr>
        <w:t>POL-365 American Foreign Policy</w:t>
      </w:r>
      <w:r w:rsidR="00070881" w:rsidRPr="00424939">
        <w:rPr>
          <w:rFonts w:cs="Times New Roman"/>
          <w:b/>
          <w:color w:val="000000" w:themeColor="text1"/>
        </w:rPr>
        <w:t xml:space="preserve"> (WE)</w:t>
      </w:r>
    </w:p>
    <w:p w14:paraId="02ACAD46" w14:textId="0A62C9C8" w:rsidR="005475A9" w:rsidRPr="00424939" w:rsidRDefault="005E6A2A" w:rsidP="0085795F">
      <w:pPr>
        <w:rPr>
          <w:rPrChange w:id="14874" w:author="Summer 2023 updates" w:date="2024-07-31T13:42:00Z">
            <w:rPr>
              <w:color w:val="000000" w:themeColor="text1"/>
            </w:rPr>
          </w:rPrChange>
        </w:rPr>
      </w:pPr>
      <w:r w:rsidRPr="00424939">
        <w:rPr>
          <w:rPrChange w:id="14875" w:author="Summer 2023 updates" w:date="2024-07-31T13:42:00Z">
            <w:rPr>
              <w:color w:val="000000" w:themeColor="text1"/>
            </w:rPr>
          </w:rPrChange>
        </w:rPr>
        <w:t>Examines</w:t>
      </w:r>
      <w:r w:rsidR="005475A9" w:rsidRPr="00424939">
        <w:rPr>
          <w:rPrChange w:id="14876" w:author="Summer 2023 updates" w:date="2024-07-31T13:42:00Z">
            <w:rPr>
              <w:color w:val="000000" w:themeColor="text1"/>
            </w:rPr>
          </w:rPrChange>
        </w:rPr>
        <w:t xml:space="preserve"> the institutional setting in which foreign policy is formulated, the political dynamics of policy formulation, and case studies of American foreign policy since World War II. </w:t>
      </w:r>
      <w:r w:rsidR="00B87BB2" w:rsidRPr="00424939">
        <w:rPr>
          <w:u w:val="single"/>
          <w:rPrChange w:id="14877" w:author="Summer 2023 updates" w:date="2024-07-31T13:42:00Z">
            <w:rPr>
              <w:color w:val="000000" w:themeColor="text1"/>
              <w:u w:val="single"/>
            </w:rPr>
          </w:rPrChange>
        </w:rPr>
        <w:t>Prerequisite</w:t>
      </w:r>
      <w:r w:rsidR="00897BA1" w:rsidRPr="00424939">
        <w:rPr>
          <w:rPrChange w:id="14878" w:author="Summer 2023 updates" w:date="2024-07-31T13:42:00Z">
            <w:rPr>
              <w:color w:val="000000" w:themeColor="text1"/>
            </w:rPr>
          </w:rPrChange>
        </w:rPr>
        <w:t>:</w:t>
      </w:r>
      <w:r w:rsidR="005475A9" w:rsidRPr="00424939">
        <w:rPr>
          <w:rPrChange w:id="14879" w:author="Summer 2023 updates" w:date="2024-07-31T13:42:00Z">
            <w:rPr>
              <w:color w:val="000000" w:themeColor="text1"/>
            </w:rPr>
          </w:rPrChange>
        </w:rPr>
        <w:t xml:space="preserve"> Introduction to Politics (POL-108) or consent of instructor. (Offered alternate years) </w:t>
      </w:r>
    </w:p>
    <w:p w14:paraId="60E6A08F" w14:textId="77777777" w:rsidR="0099609A" w:rsidRDefault="0099609A">
      <w:pPr>
        <w:spacing w:after="200" w:line="276" w:lineRule="auto"/>
        <w:rPr>
          <w:ins w:id="14880" w:author="Summer 2023 updates" w:date="2024-07-31T13:42:00Z"/>
          <w:rFonts w:cs="Times New Roman"/>
          <w:b/>
          <w:color w:val="000000" w:themeColor="text1"/>
        </w:rPr>
      </w:pPr>
      <w:ins w:id="14881" w:author="Summer 2023 updates" w:date="2024-07-31T13:42:00Z">
        <w:r>
          <w:rPr>
            <w:rFonts w:cs="Times New Roman"/>
            <w:b/>
            <w:color w:val="000000" w:themeColor="text1"/>
          </w:rPr>
          <w:br w:type="page"/>
        </w:r>
      </w:ins>
    </w:p>
    <w:p w14:paraId="35800AF5" w14:textId="06575F10"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POL-375 The Constitution and Individual Liberties </w:t>
      </w:r>
    </w:p>
    <w:p w14:paraId="0C311926" w14:textId="5F42722A" w:rsidR="005475A9" w:rsidRPr="00424939" w:rsidRDefault="005475A9" w:rsidP="00434AA4">
      <w:pPr>
        <w:rPr>
          <w:rPrChange w:id="14882" w:author="Summer 2023 updates" w:date="2024-07-31T13:42:00Z">
            <w:rPr>
              <w:color w:val="000000" w:themeColor="text1"/>
            </w:rPr>
          </w:rPrChange>
        </w:rPr>
      </w:pPr>
      <w:r w:rsidRPr="00424939">
        <w:rPr>
          <w:rPrChange w:id="14883" w:author="Summer 2023 updates" w:date="2024-07-31T13:42:00Z">
            <w:rPr>
              <w:color w:val="000000" w:themeColor="text1"/>
            </w:rPr>
          </w:rPrChange>
        </w:rPr>
        <w:t xml:space="preserve">Examination of original court opinions and political writings focusing upon the procedural contents of due process, equal protection under the law, post-Civil War amendments, and civil rights legislation, with special emphasis upon freedoms of religion and expression. </w:t>
      </w:r>
      <w:r w:rsidR="00B87BB2" w:rsidRPr="00424939">
        <w:rPr>
          <w:u w:val="single"/>
          <w:rPrChange w:id="14884" w:author="Summer 2023 updates" w:date="2024-07-31T13:42:00Z">
            <w:rPr>
              <w:color w:val="000000" w:themeColor="text1"/>
              <w:u w:val="single"/>
            </w:rPr>
          </w:rPrChange>
        </w:rPr>
        <w:t>Prerequisite</w:t>
      </w:r>
      <w:r w:rsidR="00897BA1" w:rsidRPr="00424939">
        <w:rPr>
          <w:rPrChange w:id="14885" w:author="Summer 2023 updates" w:date="2024-07-31T13:42:00Z">
            <w:rPr>
              <w:color w:val="000000" w:themeColor="text1"/>
            </w:rPr>
          </w:rPrChange>
        </w:rPr>
        <w:t>:</w:t>
      </w:r>
      <w:r w:rsidRPr="00424939">
        <w:rPr>
          <w:rPrChange w:id="14886" w:author="Summer 2023 updates" w:date="2024-07-31T13:42:00Z">
            <w:rPr>
              <w:color w:val="000000" w:themeColor="text1"/>
            </w:rPr>
          </w:rPrChange>
        </w:rPr>
        <w:t xml:space="preserve"> junior standing or consent of instructor.  (Offered alternate years) </w:t>
      </w:r>
    </w:p>
    <w:p w14:paraId="529E7D80" w14:textId="0677ACF1" w:rsidR="005475A9" w:rsidRPr="00424939" w:rsidRDefault="005475A9" w:rsidP="00DB5E9E">
      <w:pPr>
        <w:spacing w:after="0"/>
        <w:rPr>
          <w:rFonts w:cs="Times New Roman"/>
          <w:b/>
          <w:color w:val="000000" w:themeColor="text1"/>
        </w:rPr>
      </w:pPr>
      <w:r w:rsidRPr="00424939">
        <w:rPr>
          <w:rFonts w:cs="Times New Roman"/>
          <w:b/>
          <w:color w:val="000000" w:themeColor="text1"/>
        </w:rPr>
        <w:t>POL-386 International Development</w:t>
      </w:r>
      <w:r w:rsidR="00070881" w:rsidRPr="00424939">
        <w:rPr>
          <w:rFonts w:cs="Times New Roman"/>
          <w:b/>
          <w:color w:val="000000" w:themeColor="text1"/>
        </w:rPr>
        <w:t xml:space="preserve"> (WE)</w:t>
      </w:r>
    </w:p>
    <w:p w14:paraId="25418845" w14:textId="387A2325" w:rsidR="005475A9" w:rsidRPr="00424939" w:rsidRDefault="005475A9" w:rsidP="0085795F">
      <w:pPr>
        <w:rPr>
          <w:rPrChange w:id="14887" w:author="Summer 2023 updates" w:date="2024-07-31T13:42:00Z">
            <w:rPr>
              <w:color w:val="000000" w:themeColor="text1"/>
            </w:rPr>
          </w:rPrChange>
        </w:rPr>
      </w:pPr>
      <w:r w:rsidRPr="00424939">
        <w:rPr>
          <w:rPrChange w:id="14888" w:author="Summer 2023 updates" w:date="2024-07-31T13:42:00Z">
            <w:rPr>
              <w:color w:val="000000" w:themeColor="text1"/>
            </w:rPr>
          </w:rPrChange>
        </w:rPr>
        <w:t>Addresses controversies in international development, such as what is to be developed, for whom, and whether development means Westernization. Topics include how we measure development; foreign aid</w:t>
      </w:r>
      <w:r w:rsidR="00B76E1A" w:rsidRPr="00424939">
        <w:rPr>
          <w:rPrChange w:id="14889" w:author="Summer 2023 updates" w:date="2024-07-31T13:42:00Z">
            <w:rPr>
              <w:color w:val="000000" w:themeColor="text1"/>
            </w:rPr>
          </w:rPrChange>
        </w:rPr>
        <w:fldChar w:fldCharType="begin"/>
      </w:r>
      <w:r w:rsidR="00B76E1A" w:rsidRPr="00424939">
        <w:rPr>
          <w:rPrChange w:id="14890" w:author="Summer 2023 updates" w:date="2024-07-31T13:42:00Z">
            <w:rPr>
              <w:color w:val="000000" w:themeColor="text1"/>
            </w:rPr>
          </w:rPrChange>
        </w:rPr>
        <w:instrText xml:space="preserve"> XE "</w:instrText>
      </w:r>
      <w:del w:id="14891" w:author="Summer 2023 updates" w:date="2024-07-31T13:42:00Z">
        <w:r w:rsidR="00B76E1A" w:rsidRPr="00424939">
          <w:rPr>
            <w:rStyle w:val="Strong"/>
            <w:rFonts w:ascii="Garamond" w:hAnsi="Garamond"/>
            <w:color w:val="000000" w:themeColor="text1"/>
          </w:rPr>
          <w:delInstrText>aid</w:delInstrText>
        </w:r>
      </w:del>
      <w:ins w:id="14892"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4893" w:author="Summer 2023 updates" w:date="2024-07-31T13:42:00Z">
            <w:rPr>
              <w:color w:val="000000" w:themeColor="text1"/>
            </w:rPr>
          </w:rPrChange>
        </w:rPr>
        <w:instrText xml:space="preserve">" </w:instrText>
      </w:r>
      <w:r w:rsidR="00B76E1A" w:rsidRPr="00424939">
        <w:rPr>
          <w:rPrChange w:id="14894" w:author="Summer 2023 updates" w:date="2024-07-31T13:42:00Z">
            <w:rPr>
              <w:color w:val="000000" w:themeColor="text1"/>
            </w:rPr>
          </w:rPrChange>
        </w:rPr>
        <w:fldChar w:fldCharType="end"/>
      </w:r>
      <w:r w:rsidRPr="00424939">
        <w:rPr>
          <w:rPrChange w:id="14895" w:author="Summer 2023 updates" w:date="2024-07-31T13:42:00Z">
            <w:rPr>
              <w:color w:val="000000" w:themeColor="text1"/>
            </w:rPr>
          </w:rPrChange>
        </w:rPr>
        <w:t xml:space="preserve"> and debt; </w:t>
      </w:r>
      <w:r w:rsidR="005E6A2A" w:rsidRPr="00424939">
        <w:rPr>
          <w:rPrChange w:id="14896" w:author="Summer 2023 updates" w:date="2024-07-31T13:42:00Z">
            <w:rPr>
              <w:color w:val="000000" w:themeColor="text1"/>
            </w:rPr>
          </w:rPrChange>
        </w:rPr>
        <w:t xml:space="preserve">sustainable development; </w:t>
      </w:r>
      <w:r w:rsidRPr="00424939">
        <w:rPr>
          <w:rPrChange w:id="14897" w:author="Summer 2023 updates" w:date="2024-07-31T13:42:00Z">
            <w:rPr>
              <w:color w:val="000000" w:themeColor="text1"/>
            </w:rPr>
          </w:rPrChange>
        </w:rPr>
        <w:t>the roles of the World Bank</w:t>
      </w:r>
      <w:r w:rsidR="005E6A2A" w:rsidRPr="00424939">
        <w:rPr>
          <w:rPrChange w:id="14898" w:author="Summer 2023 updates" w:date="2024-07-31T13:42:00Z">
            <w:rPr>
              <w:color w:val="000000" w:themeColor="text1"/>
            </w:rPr>
          </w:rPrChange>
        </w:rPr>
        <w:t xml:space="preserve"> and</w:t>
      </w:r>
      <w:r w:rsidRPr="00424939">
        <w:rPr>
          <w:rPrChange w:id="14899" w:author="Summer 2023 updates" w:date="2024-07-31T13:42:00Z">
            <w:rPr>
              <w:color w:val="000000" w:themeColor="text1"/>
            </w:rPr>
          </w:rPrChange>
        </w:rPr>
        <w:t xml:space="preserve"> International Monetary Fund, as well as non-governmental organizations; and conflicting theories of development. Readings and discussions also touch on </w:t>
      </w:r>
      <w:r w:rsidR="005E6A2A" w:rsidRPr="00424939">
        <w:rPr>
          <w:rPrChange w:id="14900" w:author="Summer 2023 updates" w:date="2024-07-31T13:42:00Z">
            <w:rPr>
              <w:color w:val="000000" w:themeColor="text1"/>
            </w:rPr>
          </w:rPrChange>
        </w:rPr>
        <w:t>the question of</w:t>
      </w:r>
      <w:r w:rsidRPr="00424939">
        <w:rPr>
          <w:rPrChange w:id="14901" w:author="Summer 2023 updates" w:date="2024-07-31T13:42:00Z">
            <w:rPr>
              <w:color w:val="000000" w:themeColor="text1"/>
            </w:rPr>
          </w:rPrChange>
        </w:rPr>
        <w:t xml:space="preserve"> whether citizens have any moral responsibility to people who live beyond the nation’s borders. </w:t>
      </w:r>
      <w:r w:rsidR="00B87BB2" w:rsidRPr="00424939">
        <w:rPr>
          <w:u w:val="single"/>
          <w:rPrChange w:id="14902" w:author="Summer 2023 updates" w:date="2024-07-31T13:42:00Z">
            <w:rPr>
              <w:color w:val="000000" w:themeColor="text1"/>
              <w:u w:val="single"/>
            </w:rPr>
          </w:rPrChange>
        </w:rPr>
        <w:t>Prerequisite</w:t>
      </w:r>
      <w:r w:rsidR="00897BA1" w:rsidRPr="00424939">
        <w:rPr>
          <w:rPrChange w:id="14903" w:author="Summer 2023 updates" w:date="2024-07-31T13:42:00Z">
            <w:rPr>
              <w:color w:val="000000" w:themeColor="text1"/>
            </w:rPr>
          </w:rPrChange>
        </w:rPr>
        <w:t>:</w:t>
      </w:r>
      <w:r w:rsidRPr="00424939">
        <w:rPr>
          <w:rPrChange w:id="14904" w:author="Summer 2023 updates" w:date="2024-07-31T13:42:00Z">
            <w:rPr>
              <w:color w:val="000000" w:themeColor="text1"/>
            </w:rPr>
          </w:rPrChange>
        </w:rPr>
        <w:t xml:space="preserve"> Introduction to Politics (POL-108) or consent of instructor. (Offered alternate years) </w:t>
      </w:r>
    </w:p>
    <w:p w14:paraId="5E1580B4" w14:textId="7AEA7A10" w:rsidR="005475A9" w:rsidRPr="00424939" w:rsidRDefault="005475A9" w:rsidP="00DB5E9E">
      <w:pPr>
        <w:spacing w:after="0"/>
        <w:rPr>
          <w:rFonts w:cs="Times New Roman"/>
          <w:b/>
          <w:color w:val="000000" w:themeColor="text1"/>
        </w:rPr>
      </w:pPr>
      <w:r w:rsidRPr="00424939">
        <w:rPr>
          <w:rFonts w:cs="Times New Roman"/>
          <w:b/>
          <w:color w:val="000000" w:themeColor="text1"/>
        </w:rPr>
        <w:t>POL-398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World Politics</w:t>
      </w:r>
      <w:r w:rsidR="00070881" w:rsidRPr="00424939">
        <w:rPr>
          <w:rFonts w:cs="Times New Roman"/>
          <w:b/>
          <w:color w:val="000000" w:themeColor="text1"/>
        </w:rPr>
        <w:t xml:space="preserve"> (WE)</w:t>
      </w:r>
    </w:p>
    <w:p w14:paraId="79F757B9" w14:textId="493065D1" w:rsidR="005475A9" w:rsidRPr="00424939" w:rsidRDefault="005475A9" w:rsidP="008543CB">
      <w:pPr>
        <w:rPr>
          <w:rFonts w:cs="Times New Roman"/>
          <w:color w:val="000000" w:themeColor="text1"/>
        </w:rPr>
      </w:pPr>
      <w:r w:rsidRPr="00424939">
        <w:rPr>
          <w:rFonts w:cs="Times New Roman"/>
          <w:color w:val="000000" w:themeColor="text1"/>
        </w:rPr>
        <w:t>Seminar addressing such issues as the ways in which religion enters world politics (and vice versa), when and where religion has been a force for peacemaking or for conflict, and why religion is so often ignored or misunderstood by Western foreign policy theorists and practitioners. Includes student research projects.</w:t>
      </w:r>
      <w:r w:rsidR="003C00A7"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003C00A7" w:rsidRPr="00424939">
        <w:rPr>
          <w:rFonts w:cs="Times New Roman"/>
          <w:color w:val="000000" w:themeColor="text1"/>
        </w:rPr>
        <w:t xml:space="preserve"> Introduction to Politics (POL-108) or consent of instructor. </w:t>
      </w:r>
      <w:r w:rsidRPr="00424939">
        <w:rPr>
          <w:rFonts w:cs="Times New Roman"/>
          <w:color w:val="000000" w:themeColor="text1"/>
        </w:rPr>
        <w:t xml:space="preserve"> (Offered alternate years) </w:t>
      </w:r>
    </w:p>
    <w:p w14:paraId="20ED4859" w14:textId="35D13125" w:rsidR="005475A9" w:rsidRPr="00424939" w:rsidRDefault="005475A9" w:rsidP="00973A28">
      <w:pPr>
        <w:spacing w:after="0"/>
        <w:rPr>
          <w:rFonts w:cs="Times New Roman"/>
          <w:b/>
          <w:color w:val="000000" w:themeColor="text1"/>
        </w:rPr>
      </w:pPr>
      <w:r w:rsidRPr="00424939">
        <w:rPr>
          <w:rFonts w:cs="Times New Roman"/>
          <w:b/>
          <w:color w:val="000000" w:themeColor="text1"/>
        </w:rPr>
        <w:t>POL-405 Contemporary Political Theory</w:t>
      </w:r>
      <w:r w:rsidR="00070881" w:rsidRPr="00424939">
        <w:rPr>
          <w:rFonts w:cs="Times New Roman"/>
          <w:b/>
          <w:color w:val="000000" w:themeColor="text1"/>
        </w:rPr>
        <w:t xml:space="preserve"> (WE)</w:t>
      </w:r>
    </w:p>
    <w:p w14:paraId="49FD46CA" w14:textId="15BAB648" w:rsidR="005475A9" w:rsidRPr="00424939" w:rsidRDefault="005475A9" w:rsidP="008543CB">
      <w:pPr>
        <w:rPr>
          <w:rFonts w:cs="Times New Roman"/>
          <w:color w:val="000000" w:themeColor="text1"/>
        </w:rPr>
      </w:pPr>
      <w:r w:rsidRPr="00424939">
        <w:rPr>
          <w:rFonts w:cs="Times New Roman"/>
          <w:color w:val="000000" w:themeColor="text1"/>
        </w:rPr>
        <w:t xml:space="preserve">Survey and argumentative analysis of the ideas of major political thinkers since 1900. Selections are made from such authors as Hannah Arendt, John Dewey, Sigmund Freud, Martin Luther King Jr., Robert Nozick, John Rawls, and Jean-Paul Sartre.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Introduction to Politics (POL-108) and </w:t>
      </w:r>
      <w:r w:rsidR="00454B4E" w:rsidRPr="00424939">
        <w:rPr>
          <w:rFonts w:cs="Times New Roman"/>
          <w:color w:val="000000" w:themeColor="text1"/>
        </w:rPr>
        <w:t>junior</w:t>
      </w:r>
      <w:r w:rsidRPr="00424939">
        <w:rPr>
          <w:rFonts w:cs="Times New Roman"/>
          <w:color w:val="000000" w:themeColor="text1"/>
        </w:rPr>
        <w:t xml:space="preserve"> standing, or consent of instructor. </w:t>
      </w:r>
    </w:p>
    <w:p w14:paraId="14917FAA" w14:textId="5CDF7A5D" w:rsidR="005475A9" w:rsidRPr="00424939" w:rsidRDefault="005475A9" w:rsidP="00DB5E9E">
      <w:pPr>
        <w:spacing w:after="0"/>
        <w:rPr>
          <w:rFonts w:cs="Times New Roman"/>
          <w:b/>
          <w:color w:val="000000" w:themeColor="text1"/>
        </w:rPr>
      </w:pPr>
      <w:r w:rsidRPr="00424939">
        <w:rPr>
          <w:rFonts w:cs="Times New Roman"/>
          <w:b/>
          <w:color w:val="000000" w:themeColor="text1"/>
        </w:rPr>
        <w:t>POL-435 Ancient and Medieval Political Theory</w:t>
      </w:r>
      <w:r w:rsidR="00070881" w:rsidRPr="00424939">
        <w:rPr>
          <w:rFonts w:cs="Times New Roman"/>
          <w:b/>
          <w:color w:val="000000" w:themeColor="text1"/>
        </w:rPr>
        <w:t xml:space="preserve"> (WE)</w:t>
      </w:r>
    </w:p>
    <w:p w14:paraId="2CDB4CCA" w14:textId="2420A5C5" w:rsidR="005475A9" w:rsidRPr="00424939" w:rsidRDefault="005475A9" w:rsidP="008543CB">
      <w:pPr>
        <w:rPr>
          <w:rFonts w:cs="Times New Roman"/>
          <w:color w:val="000000" w:themeColor="text1"/>
        </w:rPr>
      </w:pPr>
      <w:r w:rsidRPr="00424939">
        <w:rPr>
          <w:rFonts w:cs="Times New Roman"/>
          <w:color w:val="000000" w:themeColor="text1"/>
        </w:rPr>
        <w:t>Historical survey and argumentative analysis of the ideas of great political thinkers from the 5</w:t>
      </w:r>
      <w:r w:rsidRPr="00424939">
        <w:rPr>
          <w:rFonts w:cs="Times New Roman"/>
          <w:color w:val="000000" w:themeColor="text1"/>
          <w:vertAlign w:val="superscript"/>
        </w:rPr>
        <w:t>th</w:t>
      </w:r>
      <w:r w:rsidRPr="00424939">
        <w:rPr>
          <w:rFonts w:cs="Times New Roman"/>
          <w:color w:val="000000" w:themeColor="text1"/>
        </w:rPr>
        <w:t>-century B.C.E. to the 15</w:t>
      </w:r>
      <w:r w:rsidRPr="00424939">
        <w:rPr>
          <w:rFonts w:cs="Times New Roman"/>
          <w:color w:val="000000" w:themeColor="text1"/>
          <w:vertAlign w:val="superscript"/>
        </w:rPr>
        <w:t>th</w:t>
      </w:r>
      <w:r w:rsidRPr="00424939">
        <w:rPr>
          <w:rFonts w:cs="Times New Roman"/>
          <w:color w:val="000000" w:themeColor="text1"/>
        </w:rPr>
        <w:t xml:space="preserve">-century C.E. Selections are made from such authors as Plato, Aristotle, Confucius, the Biblical writers, Augustine, and Thomas Aquinas.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Introduction to Politics (POL-108) and </w:t>
      </w:r>
      <w:r w:rsidR="00454B4E" w:rsidRPr="00424939">
        <w:rPr>
          <w:rFonts w:cs="Times New Roman"/>
          <w:color w:val="000000" w:themeColor="text1"/>
        </w:rPr>
        <w:t>junior</w:t>
      </w:r>
      <w:r w:rsidRPr="00424939">
        <w:rPr>
          <w:rFonts w:cs="Times New Roman"/>
          <w:color w:val="000000" w:themeColor="text1"/>
        </w:rPr>
        <w:t xml:space="preserve"> standing, or consent of instructor. </w:t>
      </w:r>
    </w:p>
    <w:p w14:paraId="31D5AAE6" w14:textId="683762EA" w:rsidR="006A749A" w:rsidRPr="00424939" w:rsidRDefault="006A749A" w:rsidP="006A749A">
      <w:pPr>
        <w:spacing w:after="0"/>
        <w:rPr>
          <w:rFonts w:cs="Times New Roman"/>
          <w:b/>
          <w:color w:val="000000" w:themeColor="text1"/>
        </w:rPr>
      </w:pPr>
      <w:r w:rsidRPr="00424939">
        <w:rPr>
          <w:rFonts w:cs="Times New Roman"/>
          <w:b/>
          <w:color w:val="000000" w:themeColor="text1"/>
        </w:rPr>
        <w:t>POL-444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D09FEF0" w14:textId="77777777" w:rsidR="006A749A" w:rsidRPr="00424939" w:rsidRDefault="006A749A" w:rsidP="006A749A">
      <w:pPr>
        <w:rPr>
          <w:rFonts w:cs="Times New Roman"/>
          <w:color w:val="000000" w:themeColor="text1"/>
        </w:rPr>
      </w:pPr>
      <w:r w:rsidRPr="00424939">
        <w:rPr>
          <w:rFonts w:cs="Times New Roman"/>
          <w:color w:val="000000" w:themeColor="text1"/>
        </w:rPr>
        <w:t xml:space="preserve">Independent study and research, under the direction of a faculty member of the department, in some area of political science. May be taken for an X status grade with consent of instructor prior to registration.  </w:t>
      </w:r>
      <w:r w:rsidRPr="00424939">
        <w:rPr>
          <w:rFonts w:cs="Times New Roman"/>
          <w:color w:val="000000" w:themeColor="text1"/>
          <w:u w:val="single"/>
        </w:rPr>
        <w:t>Prerequisites</w:t>
      </w:r>
      <w:r w:rsidRPr="00424939">
        <w:rPr>
          <w:rFonts w:cs="Times New Roman"/>
          <w:color w:val="000000" w:themeColor="text1"/>
        </w:rPr>
        <w:t xml:space="preserve">: two completed courses in the relevant area at the 300- or 400-level and consent of department chair. </w:t>
      </w:r>
    </w:p>
    <w:p w14:paraId="741DA56A" w14:textId="17C224B7" w:rsidR="005475A9" w:rsidRPr="00424939" w:rsidRDefault="005475A9" w:rsidP="00DB5E9E">
      <w:pPr>
        <w:spacing w:after="0"/>
        <w:rPr>
          <w:rFonts w:cs="Times New Roman"/>
          <w:b/>
          <w:color w:val="000000" w:themeColor="text1"/>
        </w:rPr>
      </w:pPr>
      <w:r w:rsidRPr="00424939">
        <w:rPr>
          <w:rFonts w:cs="Times New Roman"/>
          <w:b/>
          <w:color w:val="000000" w:themeColor="text1"/>
        </w:rPr>
        <w:t>POL-445 Modern Political Theory</w:t>
      </w:r>
      <w:r w:rsidR="00070881" w:rsidRPr="00424939">
        <w:rPr>
          <w:rFonts w:cs="Times New Roman"/>
          <w:b/>
          <w:color w:val="000000" w:themeColor="text1"/>
        </w:rPr>
        <w:t xml:space="preserve"> (WE)</w:t>
      </w:r>
    </w:p>
    <w:p w14:paraId="305FD104" w14:textId="55C59AAF" w:rsidR="005475A9" w:rsidRPr="00424939" w:rsidRDefault="005475A9" w:rsidP="0085795F">
      <w:pPr>
        <w:rPr>
          <w:rPrChange w:id="14905" w:author="Summer 2023 updates" w:date="2024-07-31T13:42:00Z">
            <w:rPr>
              <w:color w:val="000000" w:themeColor="text1"/>
            </w:rPr>
          </w:rPrChange>
        </w:rPr>
      </w:pPr>
      <w:r w:rsidRPr="00424939">
        <w:rPr>
          <w:rPrChange w:id="14906" w:author="Summer 2023 updates" w:date="2024-07-31T13:42:00Z">
            <w:rPr>
              <w:color w:val="000000" w:themeColor="text1"/>
            </w:rPr>
          </w:rPrChange>
        </w:rPr>
        <w:t>Historical survey and argumentative analysis of the ideas of the most important political thinkers from the 16</w:t>
      </w:r>
      <w:r w:rsidRPr="00424939">
        <w:rPr>
          <w:vertAlign w:val="superscript"/>
          <w:rPrChange w:id="14907" w:author="Summer 2023 updates" w:date="2024-07-31T13:42:00Z">
            <w:rPr>
              <w:color w:val="000000" w:themeColor="text1"/>
              <w:vertAlign w:val="superscript"/>
            </w:rPr>
          </w:rPrChange>
        </w:rPr>
        <w:t>th</w:t>
      </w:r>
      <w:r w:rsidRPr="00424939">
        <w:rPr>
          <w:rPrChange w:id="14908" w:author="Summer 2023 updates" w:date="2024-07-31T13:42:00Z">
            <w:rPr>
              <w:color w:val="000000" w:themeColor="text1"/>
            </w:rPr>
          </w:rPrChange>
        </w:rPr>
        <w:t xml:space="preserve"> to the 19</w:t>
      </w:r>
      <w:r w:rsidRPr="00424939">
        <w:rPr>
          <w:vertAlign w:val="superscript"/>
          <w:rPrChange w:id="14909" w:author="Summer 2023 updates" w:date="2024-07-31T13:42:00Z">
            <w:rPr>
              <w:color w:val="000000" w:themeColor="text1"/>
              <w:vertAlign w:val="superscript"/>
            </w:rPr>
          </w:rPrChange>
        </w:rPr>
        <w:t>th</w:t>
      </w:r>
      <w:r w:rsidRPr="00424939">
        <w:rPr>
          <w:rPrChange w:id="14910" w:author="Summer 2023 updates" w:date="2024-07-31T13:42:00Z">
            <w:rPr>
              <w:color w:val="000000" w:themeColor="text1"/>
            </w:rPr>
          </w:rPrChange>
        </w:rPr>
        <w:t xml:space="preserve"> centuries. Selections are made from such authors as Machiavelli, Hobbes, Locke, Rousseau, Marx, and Mill. </w:t>
      </w:r>
      <w:r w:rsidR="00B87BB2" w:rsidRPr="00424939">
        <w:rPr>
          <w:u w:val="single"/>
          <w:rPrChange w:id="14911" w:author="Summer 2023 updates" w:date="2024-07-31T13:42:00Z">
            <w:rPr>
              <w:color w:val="000000" w:themeColor="text1"/>
              <w:u w:val="single"/>
            </w:rPr>
          </w:rPrChange>
        </w:rPr>
        <w:t>Prerequisites</w:t>
      </w:r>
      <w:r w:rsidR="00897BA1" w:rsidRPr="00424939">
        <w:rPr>
          <w:rPrChange w:id="14912" w:author="Summer 2023 updates" w:date="2024-07-31T13:42:00Z">
            <w:rPr>
              <w:color w:val="000000" w:themeColor="text1"/>
            </w:rPr>
          </w:rPrChange>
        </w:rPr>
        <w:t>:</w:t>
      </w:r>
      <w:r w:rsidRPr="00424939">
        <w:rPr>
          <w:rPrChange w:id="14913" w:author="Summer 2023 updates" w:date="2024-07-31T13:42:00Z">
            <w:rPr>
              <w:color w:val="000000" w:themeColor="text1"/>
            </w:rPr>
          </w:rPrChange>
        </w:rPr>
        <w:t xml:space="preserve"> Introduc</w:t>
      </w:r>
      <w:r w:rsidR="00454B4E" w:rsidRPr="00424939">
        <w:rPr>
          <w:rPrChange w:id="14914" w:author="Summer 2023 updates" w:date="2024-07-31T13:42:00Z">
            <w:rPr>
              <w:color w:val="000000" w:themeColor="text1"/>
            </w:rPr>
          </w:rPrChange>
        </w:rPr>
        <w:t>tion to Politics (POL-108) and junior</w:t>
      </w:r>
      <w:r w:rsidRPr="00424939">
        <w:rPr>
          <w:rPrChange w:id="14915" w:author="Summer 2023 updates" w:date="2024-07-31T13:42:00Z">
            <w:rPr>
              <w:color w:val="000000" w:themeColor="text1"/>
            </w:rPr>
          </w:rPrChange>
        </w:rPr>
        <w:t xml:space="preserve"> standing, or consent of instructor. </w:t>
      </w:r>
    </w:p>
    <w:p w14:paraId="23FFB0BF" w14:textId="5DE9C2EE" w:rsidR="005475A9" w:rsidRPr="00424939" w:rsidRDefault="005475A9" w:rsidP="00DB5E9E">
      <w:pPr>
        <w:spacing w:after="0"/>
        <w:rPr>
          <w:rFonts w:cs="Times New Roman"/>
          <w:b/>
          <w:color w:val="000000" w:themeColor="text1"/>
        </w:rPr>
      </w:pPr>
      <w:r w:rsidRPr="00424939">
        <w:rPr>
          <w:rFonts w:cs="Times New Roman"/>
          <w:b/>
          <w:color w:val="000000" w:themeColor="text1"/>
        </w:rPr>
        <w:t>POL-</w:t>
      </w:r>
      <w:r w:rsidR="00450E22" w:rsidRPr="00424939">
        <w:rPr>
          <w:rFonts w:cs="Times New Roman"/>
          <w:b/>
          <w:color w:val="000000" w:themeColor="text1"/>
        </w:rPr>
        <w:t>494</w:t>
      </w:r>
      <w:r w:rsidRPr="00424939">
        <w:rPr>
          <w:rFonts w:cs="Times New Roman"/>
          <w:b/>
          <w:color w:val="000000" w:themeColor="text1"/>
        </w:rPr>
        <w:t xml:space="preserve"> Internship in Political Science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Political Science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32C6734" w14:textId="682BE589" w:rsidR="005475A9" w:rsidRPr="00424939" w:rsidRDefault="005475A9" w:rsidP="008543CB">
      <w:pPr>
        <w:rPr>
          <w:rFonts w:cs="Times New Roman"/>
          <w:color w:val="000000" w:themeColor="text1"/>
        </w:rPr>
      </w:pPr>
      <w:r w:rsidRPr="00424939">
        <w:rPr>
          <w:rFonts w:cs="Times New Roman"/>
          <w:color w:val="000000" w:themeColor="text1"/>
        </w:rPr>
        <w:t xml:space="preserve">Substantial work or participation in an office, organization, or activity concerned with government and politics, such as a congressional, federal, state, or local government office, a political campaign, or an active interest group. A minimum of 140 hours on-site experience is required. </w:t>
      </w:r>
      <w:r w:rsidR="00A7479E" w:rsidRPr="00424939">
        <w:rPr>
          <w:rFonts w:cs="Times New Roman"/>
          <w:color w:val="000000" w:themeColor="text1"/>
        </w:rPr>
        <w:t>P/NP</w:t>
      </w:r>
      <w:r w:rsidRPr="00424939">
        <w:rPr>
          <w:rFonts w:cs="Times New Roman"/>
          <w:color w:val="000000" w:themeColor="text1"/>
        </w:rPr>
        <w:t xml:space="preserve"> basis only. One course credit toward </w:t>
      </w:r>
      <w:r w:rsidR="00C832E6" w:rsidRPr="00424939">
        <w:rPr>
          <w:rFonts w:cs="Times New Roman"/>
          <w:color w:val="000000" w:themeColor="text1"/>
        </w:rPr>
        <w:t xml:space="preserve">a </w:t>
      </w:r>
      <w:r w:rsidRPr="00424939">
        <w:rPr>
          <w:rFonts w:cs="Times New Roman"/>
          <w:color w:val="000000" w:themeColor="text1"/>
        </w:rPr>
        <w:t>political science major for successful completion, unless The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Experience (WSH-</w:t>
      </w:r>
      <w:r w:rsidR="00EC77A1" w:rsidRPr="00424939">
        <w:rPr>
          <w:rFonts w:cs="Times New Roman"/>
          <w:color w:val="000000" w:themeColor="text1"/>
        </w:rPr>
        <w:t>494</w:t>
      </w:r>
      <w:r w:rsidRPr="00424939">
        <w:rPr>
          <w:rFonts w:cs="Times New Roman"/>
          <w:color w:val="000000" w:themeColor="text1"/>
        </w:rPr>
        <w:t xml:space="preserve">) is completed for credit toward </w:t>
      </w:r>
      <w:r w:rsidR="004A2AD9" w:rsidRPr="00424939">
        <w:rPr>
          <w:rFonts w:cs="Times New Roman"/>
          <w:color w:val="000000" w:themeColor="text1"/>
        </w:rPr>
        <w:t xml:space="preserve">a </w:t>
      </w:r>
      <w:r w:rsidRPr="00424939">
        <w:rPr>
          <w:rFonts w:cs="Times New Roman"/>
          <w:color w:val="000000" w:themeColor="text1"/>
        </w:rPr>
        <w:t xml:space="preserve">major.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department </w:t>
      </w:r>
      <w:r w:rsidR="00FC64B7" w:rsidRPr="00424939">
        <w:rPr>
          <w:rFonts w:cs="Times New Roman"/>
          <w:color w:val="000000" w:themeColor="text1"/>
        </w:rPr>
        <w:t>c</w:t>
      </w:r>
      <w:r w:rsidRPr="00424939">
        <w:rPr>
          <w:rFonts w:cs="Times New Roman"/>
          <w:color w:val="000000" w:themeColor="text1"/>
        </w:rPr>
        <w:t>hair.</w:t>
      </w:r>
    </w:p>
    <w:p w14:paraId="1E0BEF4C" w14:textId="77777777" w:rsidR="00E64B3B" w:rsidRDefault="00E64B3B" w:rsidP="0085795F">
      <w:pPr>
        <w:rPr>
          <w:rPrChange w:id="14916" w:author="Summer 2023 updates" w:date="2024-07-31T13:42:00Z">
            <w:rPr>
              <w:b/>
              <w:color w:val="000000" w:themeColor="text1"/>
            </w:rPr>
          </w:rPrChange>
        </w:rPr>
        <w:pPrChange w:id="14917" w:author="Summer 2023 updates" w:date="2024-07-31T13:42:00Z">
          <w:pPr>
            <w:spacing w:after="0"/>
          </w:pPr>
        </w:pPrChange>
      </w:pPr>
    </w:p>
    <w:p w14:paraId="06D5DD98" w14:textId="41776FE1"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284 Topics</w:t>
      </w:r>
      <w:r w:rsidRPr="00424939">
        <w:rPr>
          <w:rFonts w:cs="Times New Roman"/>
          <w:b/>
          <w:color w:val="000000" w:themeColor="text1"/>
        </w:rPr>
        <w:t xml:space="preserve"> in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D.C.</w:t>
      </w:r>
    </w:p>
    <w:p w14:paraId="55A2C80A" w14:textId="7A33B6C5"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WSH284 \h </w:instrText>
      </w:r>
      <w:r w:rsidR="00535833" w:rsidRPr="00424939">
        <w:rPr>
          <w:rFonts w:cs="Times New Roman"/>
          <w:color w:val="000000" w:themeColor="text1"/>
        </w:rPr>
      </w:r>
      <w:r w:rsidR="00535833" w:rsidRPr="00424939">
        <w:rPr>
          <w:rFonts w:cs="Times New Roman"/>
          <w:color w:val="000000" w:themeColor="text1"/>
        </w:rPr>
        <w:fldChar w:fldCharType="separate"/>
      </w:r>
      <w:r w:rsidR="00A74DA0">
        <w:rPr>
          <w:rFonts w:cs="Times New Roman"/>
          <w:noProof/>
          <w:color w:val="000000" w:themeColor="text1"/>
        </w:rPr>
        <w:t>66</w:t>
      </w:r>
      <w:r w:rsidR="00535833" w:rsidRPr="00424939">
        <w:rPr>
          <w:rFonts w:cs="Times New Roman"/>
          <w:color w:val="000000" w:themeColor="text1"/>
        </w:rPr>
        <w:fldChar w:fldCharType="end"/>
      </w:r>
    </w:p>
    <w:p w14:paraId="60E10DD5" w14:textId="38B0CF2B"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286 Topics</w:t>
      </w:r>
      <w:r w:rsidRPr="00424939">
        <w:rPr>
          <w:rFonts w:cs="Times New Roman"/>
          <w:b/>
          <w:color w:val="000000" w:themeColor="text1"/>
        </w:rPr>
        <w:t xml:space="preserve"> in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D.C.: Non-Western Perspectives</w:t>
      </w:r>
    </w:p>
    <w:p w14:paraId="34DC9B4B" w14:textId="31A098D8"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535833" w:rsidRPr="00424939">
        <w:rPr>
          <w:rFonts w:cs="Times New Roman"/>
          <w:color w:val="000000" w:themeColor="text1"/>
        </w:rPr>
        <w:fldChar w:fldCharType="begin"/>
      </w:r>
      <w:r w:rsidR="00535833" w:rsidRPr="00424939">
        <w:rPr>
          <w:rFonts w:cs="Times New Roman"/>
          <w:color w:val="000000" w:themeColor="text1"/>
        </w:rPr>
        <w:instrText xml:space="preserve"> PAGEREF WSH286 \h </w:instrText>
      </w:r>
      <w:r w:rsidR="00535833" w:rsidRPr="00424939">
        <w:rPr>
          <w:rFonts w:cs="Times New Roman"/>
          <w:color w:val="000000" w:themeColor="text1"/>
        </w:rPr>
      </w:r>
      <w:r w:rsidR="00535833" w:rsidRPr="00424939">
        <w:rPr>
          <w:rFonts w:cs="Times New Roman"/>
          <w:color w:val="000000" w:themeColor="text1"/>
        </w:rPr>
        <w:fldChar w:fldCharType="separate"/>
      </w:r>
      <w:r w:rsidR="00A74DA0">
        <w:rPr>
          <w:rFonts w:cs="Times New Roman"/>
          <w:noProof/>
          <w:color w:val="000000" w:themeColor="text1"/>
        </w:rPr>
        <w:t>66</w:t>
      </w:r>
      <w:r w:rsidR="00535833" w:rsidRPr="00424939">
        <w:rPr>
          <w:rFonts w:cs="Times New Roman"/>
          <w:color w:val="000000" w:themeColor="text1"/>
        </w:rPr>
        <w:fldChar w:fldCharType="end"/>
      </w:r>
    </w:p>
    <w:p w14:paraId="0E3E49D7" w14:textId="243DDE1E"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464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Term Internship Seminar</w:t>
      </w:r>
    </w:p>
    <w:p w14:paraId="06A37C6C" w14:textId="21086E28" w:rsidR="00853AB2" w:rsidRPr="00424939" w:rsidRDefault="00853AB2" w:rsidP="00853AB2">
      <w:pPr>
        <w:spacing w:after="120"/>
        <w:rPr>
          <w:rFonts w:cs="Times New Roman"/>
          <w:color w:val="000000" w:themeColor="text1"/>
        </w:rPr>
      </w:pPr>
      <w:r w:rsidRPr="00424939">
        <w:rPr>
          <w:rFonts w:cs="Times New Roman"/>
          <w:color w:val="000000" w:themeColor="text1"/>
        </w:rPr>
        <w:t xml:space="preserve">See description, p. </w:t>
      </w:r>
      <w:r w:rsidR="003C32B3" w:rsidRPr="00424939">
        <w:rPr>
          <w:rFonts w:cs="Times New Roman"/>
          <w:color w:val="000000" w:themeColor="text1"/>
        </w:rPr>
        <w:fldChar w:fldCharType="begin"/>
      </w:r>
      <w:r w:rsidR="003C32B3" w:rsidRPr="00424939">
        <w:rPr>
          <w:rFonts w:cs="Times New Roman"/>
          <w:color w:val="000000" w:themeColor="text1"/>
        </w:rPr>
        <w:instrText xml:space="preserve"> PAGEREF WSH464 \h </w:instrText>
      </w:r>
      <w:r w:rsidR="003C32B3" w:rsidRPr="00424939">
        <w:rPr>
          <w:rFonts w:cs="Times New Roman"/>
          <w:color w:val="000000" w:themeColor="text1"/>
        </w:rPr>
      </w:r>
      <w:r w:rsidR="003C32B3" w:rsidRPr="00424939">
        <w:rPr>
          <w:rFonts w:cs="Times New Roman"/>
          <w:color w:val="000000" w:themeColor="text1"/>
        </w:rPr>
        <w:fldChar w:fldCharType="separate"/>
      </w:r>
      <w:r w:rsidR="00A74DA0">
        <w:rPr>
          <w:rFonts w:cs="Times New Roman"/>
          <w:noProof/>
          <w:color w:val="000000" w:themeColor="text1"/>
        </w:rPr>
        <w:t>66</w:t>
      </w:r>
      <w:r w:rsidR="003C32B3" w:rsidRPr="00424939">
        <w:rPr>
          <w:rFonts w:cs="Times New Roman"/>
          <w:color w:val="000000" w:themeColor="text1"/>
        </w:rPr>
        <w:fldChar w:fldCharType="end"/>
      </w:r>
    </w:p>
    <w:p w14:paraId="48E9015E" w14:textId="639FA993" w:rsidR="00853AB2" w:rsidRPr="00424939" w:rsidRDefault="00853AB2" w:rsidP="00853AB2">
      <w:pPr>
        <w:spacing w:after="0"/>
        <w:rPr>
          <w:rFonts w:cs="Times New Roman"/>
          <w:b/>
          <w:color w:val="000000" w:themeColor="text1"/>
        </w:rPr>
      </w:pPr>
      <w:r w:rsidRPr="00424939">
        <w:rPr>
          <w:rFonts w:cs="Times New Roman"/>
          <w:b/>
          <w:color w:val="000000" w:themeColor="text1"/>
        </w:rPr>
        <w:t>WSH-</w:t>
      </w:r>
      <w:r w:rsidR="00760DCD" w:rsidRPr="00424939">
        <w:rPr>
          <w:rFonts w:cs="Times New Roman"/>
          <w:b/>
          <w:color w:val="000000" w:themeColor="text1"/>
        </w:rPr>
        <w:t>494 The</w:t>
      </w:r>
      <w:r w:rsidRPr="00424939">
        <w:rPr>
          <w:rFonts w:cs="Times New Roman"/>
          <w:b/>
          <w:color w:val="000000" w:themeColor="text1"/>
        </w:rPr>
        <w:t xml:space="preserve"> Washington</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Experience </w:t>
      </w:r>
    </w:p>
    <w:p w14:paraId="0AB4DA6D" w14:textId="74FDC508" w:rsidR="00533ACA" w:rsidRDefault="00853AB2" w:rsidP="00E61999">
      <w:pPr>
        <w:spacing w:after="0"/>
        <w:rPr>
          <w:rFonts w:cs="Times New Roman"/>
          <w:color w:val="000000" w:themeColor="text1"/>
        </w:rPr>
      </w:pPr>
      <w:r w:rsidRPr="00424939">
        <w:rPr>
          <w:rFonts w:cs="Times New Roman"/>
          <w:color w:val="000000" w:themeColor="text1"/>
        </w:rPr>
        <w:t xml:space="preserve">See description, p. </w:t>
      </w:r>
      <w:r w:rsidR="003C32B3" w:rsidRPr="00424939">
        <w:rPr>
          <w:rFonts w:cs="Times New Roman"/>
          <w:color w:val="000000" w:themeColor="text1"/>
        </w:rPr>
        <w:fldChar w:fldCharType="begin"/>
      </w:r>
      <w:r w:rsidR="003C32B3" w:rsidRPr="00424939">
        <w:rPr>
          <w:rFonts w:cs="Times New Roman"/>
          <w:color w:val="000000" w:themeColor="text1"/>
        </w:rPr>
        <w:instrText xml:space="preserve"> PAGEREF WSH494 \h </w:instrText>
      </w:r>
      <w:r w:rsidR="003C32B3" w:rsidRPr="00424939">
        <w:rPr>
          <w:rFonts w:cs="Times New Roman"/>
          <w:color w:val="000000" w:themeColor="text1"/>
        </w:rPr>
      </w:r>
      <w:r w:rsidR="003C32B3" w:rsidRPr="00424939">
        <w:rPr>
          <w:rFonts w:cs="Times New Roman"/>
          <w:color w:val="000000" w:themeColor="text1"/>
        </w:rPr>
        <w:fldChar w:fldCharType="separate"/>
      </w:r>
      <w:r w:rsidR="00A74DA0">
        <w:rPr>
          <w:rFonts w:cs="Times New Roman"/>
          <w:noProof/>
          <w:color w:val="000000" w:themeColor="text1"/>
        </w:rPr>
        <w:t>66</w:t>
      </w:r>
      <w:r w:rsidR="003C32B3" w:rsidRPr="00424939">
        <w:rPr>
          <w:rFonts w:cs="Times New Roman"/>
          <w:color w:val="000000" w:themeColor="text1"/>
        </w:rPr>
        <w:fldChar w:fldCharType="end"/>
      </w:r>
    </w:p>
    <w:p w14:paraId="68A23762" w14:textId="77777777" w:rsidR="00E61999" w:rsidRDefault="00E61999" w:rsidP="00E61999">
      <w:pPr>
        <w:spacing w:after="0"/>
        <w:rPr>
          <w:rFonts w:cs="Times New Roman"/>
          <w:color w:val="000000" w:themeColor="text1"/>
        </w:rPr>
      </w:pPr>
    </w:p>
    <w:p w14:paraId="44020137" w14:textId="77777777" w:rsidR="00973A28" w:rsidRPr="00424939" w:rsidRDefault="00973A28" w:rsidP="00E61999">
      <w:pPr>
        <w:spacing w:after="0"/>
        <w:rPr>
          <w:rFonts w:cs="Times New Roman"/>
          <w:color w:val="000000" w:themeColor="text1"/>
        </w:rPr>
      </w:pPr>
    </w:p>
    <w:p w14:paraId="4241159E" w14:textId="216D8E37" w:rsidR="005475A9" w:rsidRPr="00424939" w:rsidRDefault="009D17C7" w:rsidP="0085795F">
      <w:pPr>
        <w:pStyle w:val="Heading4"/>
        <w:spacing w:before="120"/>
        <w:rPr>
          <w:rFonts w:ascii="Garamond" w:hAnsi="Garamond"/>
          <w:color w:val="000000" w:themeColor="text1"/>
        </w:rPr>
        <w:pPrChange w:id="14918" w:author="Summer 2023 updates" w:date="2024-07-31T13:42:00Z">
          <w:pPr>
            <w:pStyle w:val="Heading4"/>
          </w:pPr>
        </w:pPrChange>
      </w:pPr>
      <w:bookmarkStart w:id="14919" w:name="_Toc141355785"/>
      <w:bookmarkStart w:id="14920" w:name="_Toc110005266"/>
      <w:r w:rsidRPr="00424939">
        <w:rPr>
          <w:rFonts w:ascii="Garamond" w:hAnsi="Garamond"/>
          <w:color w:val="000000" w:themeColor="text1"/>
        </w:rPr>
        <w:t>—Psychology</w:t>
      </w:r>
      <w:bookmarkEnd w:id="14919"/>
      <w:bookmarkEnd w:id="14920"/>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Psychology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55E7380C" w14:textId="40A32592" w:rsidR="005475A9" w:rsidRPr="00424939" w:rsidRDefault="005475A9" w:rsidP="00DB5E9E">
      <w:pPr>
        <w:spacing w:after="0"/>
        <w:rPr>
          <w:rFonts w:cs="Times New Roman"/>
          <w:b/>
          <w:color w:val="000000" w:themeColor="text1"/>
        </w:rPr>
      </w:pPr>
      <w:r w:rsidRPr="00424939">
        <w:rPr>
          <w:rFonts w:cs="Times New Roman"/>
          <w:color w:val="000000" w:themeColor="text1"/>
        </w:rPr>
        <w:t xml:space="preserve">Baker, </w:t>
      </w:r>
      <w:r w:rsidR="00004018" w:rsidRPr="00424939">
        <w:rPr>
          <w:rFonts w:cs="Times New Roman"/>
          <w:color w:val="000000" w:themeColor="text1"/>
        </w:rPr>
        <w:t xml:space="preserve">Brown, </w:t>
      </w:r>
      <w:r w:rsidR="00D55DA2">
        <w:rPr>
          <w:rFonts w:cs="Times New Roman"/>
          <w:color w:val="000000" w:themeColor="text1"/>
        </w:rPr>
        <w:t xml:space="preserve">Castillo, </w:t>
      </w:r>
      <w:r w:rsidR="00915C24" w:rsidRPr="00424939">
        <w:rPr>
          <w:rFonts w:cs="Times New Roman"/>
          <w:color w:val="000000" w:themeColor="text1"/>
        </w:rPr>
        <w:t>Chihak</w:t>
      </w:r>
      <w:r w:rsidRPr="00424939">
        <w:rPr>
          <w:rFonts w:cs="Times New Roman"/>
          <w:color w:val="000000" w:themeColor="text1"/>
        </w:rPr>
        <w:t>, Farrell</w:t>
      </w:r>
      <w:r w:rsidR="00535FC0" w:rsidRPr="00424939">
        <w:rPr>
          <w:rFonts w:cs="Times New Roman"/>
          <w:color w:val="000000" w:themeColor="text1"/>
        </w:rPr>
        <w:t xml:space="preserve"> (Chair</w:t>
      </w:r>
      <w:r w:rsidR="008954E7">
        <w:rPr>
          <w:rFonts w:cs="Times New Roman"/>
          <w:color w:val="000000" w:themeColor="text1"/>
        </w:rPr>
        <w:t>, Fall</w:t>
      </w:r>
      <w:r w:rsidR="00535FC0" w:rsidRPr="00424939">
        <w:rPr>
          <w:rFonts w:cs="Times New Roman"/>
          <w:color w:val="000000" w:themeColor="text1"/>
        </w:rPr>
        <w:t>)</w:t>
      </w:r>
      <w:r w:rsidRPr="00424939">
        <w:rPr>
          <w:rFonts w:cs="Times New Roman"/>
          <w:color w:val="000000" w:themeColor="text1"/>
        </w:rPr>
        <w:t>,</w:t>
      </w:r>
      <w:r w:rsidR="001845AA" w:rsidRPr="00424939">
        <w:rPr>
          <w:rFonts w:cs="Times New Roman"/>
          <w:color w:val="000000" w:themeColor="text1"/>
        </w:rPr>
        <w:t xml:space="preserve"> </w:t>
      </w:r>
      <w:r w:rsidR="00915C24" w:rsidRPr="00424939">
        <w:rPr>
          <w:rFonts w:cs="Times New Roman"/>
          <w:color w:val="000000" w:themeColor="text1"/>
        </w:rPr>
        <w:t>Kelly</w:t>
      </w:r>
      <w:r w:rsidR="008954E7">
        <w:rPr>
          <w:rFonts w:cs="Times New Roman"/>
          <w:color w:val="000000" w:themeColor="text1"/>
        </w:rPr>
        <w:t xml:space="preserve"> (Chair, Spring)</w:t>
      </w:r>
      <w:r w:rsidR="00915C24" w:rsidRPr="00424939">
        <w:rPr>
          <w:rFonts w:cs="Times New Roman"/>
          <w:color w:val="000000" w:themeColor="text1"/>
        </w:rPr>
        <w:t xml:space="preserve">, </w:t>
      </w:r>
      <w:r w:rsidR="00D55DA2">
        <w:rPr>
          <w:rFonts w:cs="Times New Roman"/>
          <w:color w:val="000000" w:themeColor="text1"/>
        </w:rPr>
        <w:t xml:space="preserve">Lee, </w:t>
      </w:r>
      <w:r w:rsidR="00634041" w:rsidRPr="00424939">
        <w:rPr>
          <w:rFonts w:cs="Times New Roman"/>
          <w:color w:val="000000" w:themeColor="text1"/>
        </w:rPr>
        <w:t>Recker</w:t>
      </w:r>
      <w:del w:id="14921" w:author="Summer 2023 updates" w:date="2024-07-31T13:42:00Z">
        <w:r w:rsidR="008954E7">
          <w:rPr>
            <w:rFonts w:cs="Times New Roman"/>
            <w:color w:val="000000" w:themeColor="text1"/>
          </w:rPr>
          <w:delText>, Stephenson</w:delText>
        </w:r>
      </w:del>
      <w:ins w:id="14922" w:author="Summer 2023 updates" w:date="2024-07-31T13:42:00Z">
        <w:r w:rsidR="00D87B7E">
          <w:rPr>
            <w:rFonts w:cs="Times New Roman"/>
            <w:color w:val="000000" w:themeColor="text1"/>
          </w:rPr>
          <w:t>.</w:t>
        </w:r>
      </w:ins>
    </w:p>
    <w:p w14:paraId="225E028C" w14:textId="42CE59BC" w:rsidR="005475A9" w:rsidRPr="00424939" w:rsidRDefault="005475A9" w:rsidP="002354F0">
      <w:pPr>
        <w:rPr>
          <w:rFonts w:cs="Times New Roman"/>
          <w:color w:val="000000" w:themeColor="text1"/>
        </w:rPr>
      </w:pPr>
      <w:r w:rsidRPr="00424939">
        <w:rPr>
          <w:rFonts w:cs="Times New Roman"/>
          <w:color w:val="000000" w:themeColor="text1"/>
        </w:rPr>
        <w:t>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 the scientific study of behavior and mental processes—the basis for both a field of scientific knowledge and of professional application. Both required and elective courses in </w:t>
      </w:r>
      <w:r w:rsidR="00761536" w:rsidRPr="00424939">
        <w:rPr>
          <w:rFonts w:cs="Times New Roman"/>
          <w:color w:val="000000" w:themeColor="text1"/>
        </w:rPr>
        <w:t>p</w:t>
      </w:r>
      <w:r w:rsidRPr="00424939">
        <w:rPr>
          <w:rFonts w:cs="Times New Roman"/>
          <w:color w:val="000000" w:themeColor="text1"/>
        </w:rPr>
        <w:t>sychology are grounded in the scientific approach.</w:t>
      </w:r>
      <w:r w:rsidR="00EA0B6C" w:rsidRPr="00424939">
        <w:rPr>
          <w:rFonts w:cs="Times New Roman"/>
          <w:color w:val="000000" w:themeColor="text1"/>
        </w:rPr>
        <w:t xml:space="preserve"> </w:t>
      </w:r>
      <w:r w:rsidRPr="00424939">
        <w:rPr>
          <w:rFonts w:cs="Times New Roman"/>
          <w:color w:val="000000" w:themeColor="text1"/>
        </w:rPr>
        <w:t xml:space="preserve">As an important tool for the understanding of both theory and data, the study of basic statistical and methodological concepts is included among courses required of all </w:t>
      </w:r>
      <w:r w:rsidR="00CE1445" w:rsidRPr="00424939">
        <w:rPr>
          <w:rFonts w:cs="Times New Roman"/>
          <w:color w:val="000000" w:themeColor="text1"/>
        </w:rPr>
        <w:t xml:space="preserve">students </w:t>
      </w:r>
      <w:r w:rsidRPr="00424939">
        <w:rPr>
          <w:rFonts w:cs="Times New Roman"/>
          <w:color w:val="000000" w:themeColor="text1"/>
        </w:rPr>
        <w:t xml:space="preserve">majoring in </w:t>
      </w:r>
      <w:r w:rsidR="00761536" w:rsidRPr="00424939">
        <w:rPr>
          <w:rFonts w:cs="Times New Roman"/>
          <w:color w:val="000000" w:themeColor="text1"/>
        </w:rPr>
        <w:t>p</w:t>
      </w:r>
      <w:r w:rsidRPr="00424939">
        <w:rPr>
          <w:rFonts w:cs="Times New Roman"/>
          <w:color w:val="000000" w:themeColor="text1"/>
        </w:rPr>
        <w:t xml:space="preserve">sychology.  </w:t>
      </w:r>
    </w:p>
    <w:p w14:paraId="7330524D" w14:textId="4DE537CB" w:rsidR="00ED3B13" w:rsidRPr="00424939" w:rsidRDefault="00ED3B13" w:rsidP="0085795F">
      <w:pPr>
        <w:spacing w:before="120" w:after="0"/>
        <w:rPr>
          <w:rFonts w:cs="Times New Roman"/>
          <w:color w:val="000000" w:themeColor="text1"/>
        </w:rPr>
        <w:pPrChange w:id="14923" w:author="Summer 2023 updates" w:date="2024-07-31T13:42:00Z">
          <w:pPr>
            <w:spacing w:after="0"/>
          </w:pPr>
        </w:pPrChange>
      </w:pPr>
      <w:r w:rsidRPr="00424939">
        <w:rPr>
          <w:rFonts w:cs="Times New Roman"/>
          <w:color w:val="000000" w:themeColor="text1"/>
        </w:rPr>
        <w:t xml:space="preserve">In addition to a major in </w:t>
      </w:r>
      <w:r w:rsidRPr="00424939">
        <w:rPr>
          <w:rStyle w:val="Strong"/>
          <w:rFonts w:ascii="Garamond" w:hAnsi="Garamond"/>
          <w:color w:val="000000" w:themeColor="text1"/>
        </w:rPr>
        <w:t>psychology</w:t>
      </w:r>
      <w:r w:rsidRPr="00424939">
        <w:rPr>
          <w:rFonts w:cs="Times New Roman"/>
          <w:color w:val="000000" w:themeColor="text1"/>
        </w:rPr>
        <w:t xml:space="preserve">, the </w:t>
      </w:r>
      <w:r w:rsidR="005F4AB6" w:rsidRPr="00424939">
        <w:rPr>
          <w:rFonts w:cs="Times New Roman"/>
          <w:color w:val="000000" w:themeColor="text1"/>
        </w:rPr>
        <w:t xml:space="preserve">College also offers </w:t>
      </w:r>
      <w:r w:rsidRPr="00424939">
        <w:rPr>
          <w:rFonts w:cs="Times New Roman"/>
          <w:color w:val="000000" w:themeColor="text1"/>
        </w:rPr>
        <w:t>collateral majors</w:t>
      </w:r>
      <w:r w:rsidR="00B8454E" w:rsidRPr="00424939">
        <w:rPr>
          <w:rFonts w:cs="Times New Roman"/>
          <w:color w:val="000000" w:themeColor="text1"/>
        </w:rPr>
        <w:fldChar w:fldCharType="begin"/>
      </w:r>
      <w:r w:rsidR="00B8454E" w:rsidRPr="00424939">
        <w:rPr>
          <w:color w:val="000000" w:themeColor="text1"/>
        </w:rPr>
        <w:instrText xml:space="preserve"> XE "</w:instrText>
      </w:r>
      <w:del w:id="14924" w:author="Summer 2023 updates" w:date="2024-07-31T13:42:00Z">
        <w:r w:rsidR="00B8454E" w:rsidRPr="00424939">
          <w:rPr>
            <w:rStyle w:val="Strong"/>
            <w:rFonts w:ascii="Garamond" w:hAnsi="Garamond"/>
            <w:color w:val="000000" w:themeColor="text1"/>
          </w:rPr>
          <w:delInstrText>collateral majors</w:delInstrText>
        </w:r>
      </w:del>
      <w:ins w:id="14925" w:author="Summer 2023 updates" w:date="2024-07-31T13:42:00Z">
        <w:r w:rsidR="00314707">
          <w:rPr>
            <w:rStyle w:val="Strong"/>
            <w:rFonts w:ascii="Garamond" w:hAnsi="Garamond"/>
            <w:color w:val="000000" w:themeColor="text1"/>
          </w:rPr>
          <w:instrText>C</w:instrText>
        </w:r>
        <w:r w:rsidR="00B8454E" w:rsidRPr="00424939">
          <w:rPr>
            <w:rStyle w:val="Strong"/>
            <w:rFonts w:ascii="Garamond" w:hAnsi="Garamond"/>
            <w:color w:val="000000" w:themeColor="text1"/>
          </w:rPr>
          <w:instrText xml:space="preserve">ollateral </w:instrText>
        </w:r>
        <w:r w:rsidR="00314707">
          <w:rPr>
            <w:rStyle w:val="Strong"/>
            <w:rFonts w:ascii="Garamond" w:hAnsi="Garamond"/>
            <w:color w:val="000000" w:themeColor="text1"/>
          </w:rPr>
          <w:instrText>M</w:instrText>
        </w:r>
        <w:r w:rsidR="00B8454E" w:rsidRPr="00424939">
          <w:rPr>
            <w:rStyle w:val="Strong"/>
            <w:rFonts w:ascii="Garamond" w:hAnsi="Garamond"/>
            <w:color w:val="000000" w:themeColor="text1"/>
          </w:rPr>
          <w:instrText>ajor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w:t>
      </w:r>
      <w:r w:rsidRPr="00424939">
        <w:rPr>
          <w:rStyle w:val="Strong"/>
          <w:rFonts w:ascii="Garamond" w:hAnsi="Garamond"/>
          <w:color w:val="000000" w:themeColor="text1"/>
        </w:rPr>
        <w:t>neuroscience</w:t>
      </w:r>
      <w:r w:rsidRPr="00424939">
        <w:rPr>
          <w:rFonts w:cs="Times New Roman"/>
          <w:color w:val="000000" w:themeColor="text1"/>
        </w:rPr>
        <w:t xml:space="preserve"> (</w:t>
      </w:r>
      <w:r w:rsidR="001F54CB" w:rsidRPr="00424939">
        <w:rPr>
          <w:rFonts w:cs="Times New Roman"/>
          <w:color w:val="000000" w:themeColor="text1"/>
        </w:rPr>
        <w:t>see p.</w:t>
      </w:r>
      <w:r w:rsidRPr="00424939">
        <w:rPr>
          <w:rFonts w:cs="Times New Roman"/>
          <w:color w:val="000000" w:themeColor="text1"/>
        </w:rPr>
        <w:t xml:space="preserve"> </w:t>
      </w:r>
      <w:r w:rsidR="00997F0C" w:rsidRPr="00424939">
        <w:rPr>
          <w:rFonts w:cs="Times New Roman"/>
          <w:color w:val="000000" w:themeColor="text1"/>
        </w:rPr>
        <w:fldChar w:fldCharType="begin"/>
      </w:r>
      <w:r w:rsidR="00997F0C" w:rsidRPr="00424939">
        <w:rPr>
          <w:rFonts w:cs="Times New Roman"/>
          <w:color w:val="000000" w:themeColor="text1"/>
        </w:rPr>
        <w:instrText xml:space="preserve"> PAGEREF _Ref14178732 \h </w:instrText>
      </w:r>
      <w:r w:rsidR="00997F0C" w:rsidRPr="00424939">
        <w:rPr>
          <w:rFonts w:cs="Times New Roman"/>
          <w:color w:val="000000" w:themeColor="text1"/>
        </w:rPr>
      </w:r>
      <w:r w:rsidR="00997F0C" w:rsidRPr="00424939">
        <w:rPr>
          <w:rFonts w:cs="Times New Roman"/>
          <w:color w:val="000000" w:themeColor="text1"/>
        </w:rPr>
        <w:fldChar w:fldCharType="separate"/>
      </w:r>
      <w:r w:rsidR="00A74DA0">
        <w:rPr>
          <w:rFonts w:cs="Times New Roman"/>
          <w:noProof/>
          <w:color w:val="000000" w:themeColor="text1"/>
        </w:rPr>
        <w:t>175</w:t>
      </w:r>
      <w:r w:rsidR="00997F0C" w:rsidRPr="00424939">
        <w:rPr>
          <w:rFonts w:cs="Times New Roman"/>
          <w:color w:val="000000" w:themeColor="text1"/>
        </w:rPr>
        <w:fldChar w:fldCharType="end"/>
      </w:r>
      <w:r w:rsidRPr="00424939">
        <w:rPr>
          <w:rFonts w:cs="Times New Roman"/>
          <w:color w:val="000000" w:themeColor="text1"/>
        </w:rPr>
        <w:t xml:space="preserve">) and </w:t>
      </w:r>
      <w:r w:rsidRPr="00424939">
        <w:rPr>
          <w:rStyle w:val="Strong"/>
          <w:rFonts w:ascii="Garamond" w:hAnsi="Garamond"/>
          <w:color w:val="000000" w:themeColor="text1"/>
        </w:rPr>
        <w:t>organizational science</w:t>
      </w:r>
      <w:r w:rsidRPr="00424939">
        <w:rPr>
          <w:rFonts w:cs="Times New Roman"/>
          <w:color w:val="000000" w:themeColor="text1"/>
        </w:rPr>
        <w:t xml:space="preserve"> (</w:t>
      </w:r>
      <w:r w:rsidR="001F54CB" w:rsidRPr="00424939">
        <w:rPr>
          <w:rFonts w:cs="Times New Roman"/>
          <w:color w:val="000000" w:themeColor="text1"/>
        </w:rPr>
        <w:t>see p.</w:t>
      </w:r>
      <w:r w:rsidR="001369E5" w:rsidRPr="00424939">
        <w:rPr>
          <w:rFonts w:cs="Times New Roman"/>
          <w:color w:val="000000" w:themeColor="text1"/>
        </w:rPr>
        <w:t xml:space="preserve"> </w:t>
      </w:r>
      <w:r w:rsidR="00997F0C" w:rsidRPr="00424939">
        <w:rPr>
          <w:rFonts w:cs="Times New Roman"/>
          <w:color w:val="000000" w:themeColor="text1"/>
        </w:rPr>
        <w:fldChar w:fldCharType="begin"/>
      </w:r>
      <w:r w:rsidR="00997F0C" w:rsidRPr="00424939">
        <w:rPr>
          <w:rFonts w:cs="Times New Roman"/>
          <w:color w:val="000000" w:themeColor="text1"/>
        </w:rPr>
        <w:instrText xml:space="preserve"> PAGEREF _Ref14178750 \h </w:instrText>
      </w:r>
      <w:r w:rsidR="00997F0C" w:rsidRPr="00424939">
        <w:rPr>
          <w:rFonts w:cs="Times New Roman"/>
          <w:color w:val="000000" w:themeColor="text1"/>
        </w:rPr>
      </w:r>
      <w:r w:rsidR="00997F0C" w:rsidRPr="00424939">
        <w:rPr>
          <w:rFonts w:cs="Times New Roman"/>
          <w:color w:val="000000" w:themeColor="text1"/>
        </w:rPr>
        <w:fldChar w:fldCharType="separate"/>
      </w:r>
      <w:r w:rsidR="00A74DA0">
        <w:rPr>
          <w:rFonts w:cs="Times New Roman"/>
          <w:noProof/>
          <w:color w:val="000000" w:themeColor="text1"/>
        </w:rPr>
        <w:t>181</w:t>
      </w:r>
      <w:r w:rsidR="00997F0C" w:rsidRPr="00424939">
        <w:rPr>
          <w:rFonts w:cs="Times New Roman"/>
          <w:color w:val="000000" w:themeColor="text1"/>
        </w:rPr>
        <w:fldChar w:fldCharType="end"/>
      </w:r>
      <w:r w:rsidRPr="00424939">
        <w:rPr>
          <w:rFonts w:cs="Times New Roman"/>
          <w:color w:val="000000" w:themeColor="text1"/>
        </w:rPr>
        <w:t xml:space="preserve">). </w:t>
      </w:r>
    </w:p>
    <w:p w14:paraId="6D8900BF" w14:textId="4784265E" w:rsidR="007F6198" w:rsidRPr="00424939" w:rsidRDefault="007F6198" w:rsidP="0085795F">
      <w:pPr>
        <w:spacing w:before="120" w:after="0"/>
        <w:rPr>
          <w:rFonts w:cs="Times New Roman"/>
          <w:b/>
          <w:color w:val="000000" w:themeColor="text1"/>
        </w:rPr>
        <w:pPrChange w:id="14926" w:author="Summer 2023 updates" w:date="2024-07-31T13:42:00Z">
          <w:pPr>
            <w:spacing w:before="60" w:after="0"/>
          </w:pPr>
        </w:pPrChange>
      </w:pPr>
      <w:r w:rsidRPr="00424939">
        <w:rPr>
          <w:rFonts w:cs="Times New Roman"/>
          <w:b/>
          <w:color w:val="000000" w:themeColor="text1"/>
        </w:rPr>
        <w:t>Secondary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Certification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BEE9D1E" w14:textId="76A267B2" w:rsidR="007F6198" w:rsidRDefault="007F6198" w:rsidP="002354F0">
      <w:pPr>
        <w:spacing w:after="40"/>
        <w:rPr>
          <w:rFonts w:cs="Times New Roman"/>
          <w:color w:val="000000" w:themeColor="text1"/>
        </w:rPr>
      </w:pPr>
      <w:r w:rsidRPr="00424939">
        <w:rPr>
          <w:rFonts w:cs="Times New Roman"/>
          <w:color w:val="000000" w:themeColor="text1"/>
        </w:rPr>
        <w:t xml:space="preserve">Students seeking certification to teach psychology at the secondary level are </w:t>
      </w:r>
      <w:r w:rsidR="00B32796" w:rsidRPr="00424939">
        <w:rPr>
          <w:rFonts w:cs="Times New Roman"/>
          <w:color w:val="000000" w:themeColor="text1"/>
        </w:rPr>
        <w:t xml:space="preserve">strongly </w:t>
      </w:r>
      <w:r w:rsidRPr="00424939">
        <w:rPr>
          <w:rFonts w:cs="Times New Roman"/>
          <w:color w:val="000000" w:themeColor="text1"/>
        </w:rPr>
        <w:t xml:space="preserve">encouraged to </w:t>
      </w:r>
      <w:r w:rsidR="00B32796" w:rsidRPr="00424939">
        <w:rPr>
          <w:rFonts w:cs="Times New Roman"/>
          <w:color w:val="000000" w:themeColor="text1"/>
        </w:rPr>
        <w:t>speak with an advisor in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B32796" w:rsidRPr="00424939">
        <w:rPr>
          <w:rFonts w:cs="Times New Roman"/>
          <w:color w:val="000000" w:themeColor="text1"/>
        </w:rPr>
        <w:t xml:space="preserve"> as early as possible in their program of studies.</w:t>
      </w:r>
      <w:r w:rsidRPr="00424939">
        <w:rPr>
          <w:rFonts w:cs="Times New Roman"/>
          <w:color w:val="000000" w:themeColor="text1"/>
        </w:rPr>
        <w:t xml:space="preserve"> </w:t>
      </w:r>
    </w:p>
    <w:p w14:paraId="4F710728" w14:textId="77777777" w:rsidR="00031B46" w:rsidRPr="00424939" w:rsidRDefault="00031B46" w:rsidP="002354F0">
      <w:pPr>
        <w:spacing w:after="40"/>
        <w:rPr>
          <w:rFonts w:cs="Times New Roman"/>
          <w:color w:val="000000" w:themeColor="text1"/>
        </w:rPr>
      </w:pPr>
    </w:p>
    <w:p w14:paraId="0B9474B4" w14:textId="38E63918" w:rsidR="005475A9" w:rsidRPr="00424939" w:rsidRDefault="005475A9" w:rsidP="0085795F">
      <w:pPr>
        <w:spacing w:before="120" w:after="0"/>
        <w:rPr>
          <w:rFonts w:cs="Times New Roman"/>
          <w:b/>
          <w:color w:val="000000" w:themeColor="text1"/>
        </w:rPr>
        <w:pPrChange w:id="14927" w:author="Summer 2023 updates" w:date="2024-07-31T13:42:00Z">
          <w:pPr>
            <w:spacing w:after="0"/>
          </w:pPr>
        </w:pPrChange>
      </w:pPr>
      <w:r w:rsidRPr="00424939">
        <w:rPr>
          <w:rFonts w:cs="Times New Roman"/>
          <w:b/>
          <w:color w:val="000000" w:themeColor="text1"/>
        </w:rPr>
        <w:t>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5F911133" w14:textId="77777777" w:rsidR="000E340F" w:rsidRPr="00424939" w:rsidRDefault="000E340F" w:rsidP="000E340F">
      <w:pPr>
        <w:spacing w:after="40"/>
        <w:rPr>
          <w:rFonts w:cs="Times New Roman"/>
          <w:color w:val="000000" w:themeColor="text1"/>
        </w:rPr>
      </w:pPr>
      <w:r w:rsidRPr="00424939">
        <w:rPr>
          <w:rFonts w:cs="Times New Roman"/>
          <w:color w:val="000000" w:themeColor="text1"/>
        </w:rPr>
        <w:t>A major in Psychology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594DC793" w14:textId="378FA330" w:rsidR="005C1B33" w:rsidRPr="00424939" w:rsidRDefault="005475A9"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FF2015" w:rsidRPr="00424939">
        <w:rPr>
          <w:rFonts w:cs="Times New Roman"/>
          <w:color w:val="000000" w:themeColor="text1"/>
        </w:rPr>
        <w:t>100</w:t>
      </w:r>
      <w:r w:rsidRPr="00424939">
        <w:rPr>
          <w:rFonts w:cs="Times New Roman"/>
          <w:color w:val="000000" w:themeColor="text1"/>
        </w:rPr>
        <w:t xml:space="preserve">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7EE365C" w14:textId="29B80367" w:rsidR="005475A9" w:rsidRPr="00424939" w:rsidRDefault="005475A9"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5C1B33" w:rsidRPr="00424939">
        <w:rPr>
          <w:rFonts w:cs="Times New Roman"/>
          <w:color w:val="000000" w:themeColor="text1"/>
        </w:rPr>
        <w:t>200</w:t>
      </w:r>
      <w:r w:rsidRPr="00424939">
        <w:rPr>
          <w:rFonts w:cs="Times New Roman"/>
          <w:color w:val="000000" w:themeColor="text1"/>
        </w:rPr>
        <w:t xml:space="preserve"> </w:t>
      </w:r>
      <w:r w:rsidR="005C1B33" w:rsidRPr="00424939">
        <w:rPr>
          <w:rFonts w:cs="Times New Roman"/>
          <w:color w:val="000000" w:themeColor="text1"/>
        </w:rPr>
        <w:t>Research</w:t>
      </w:r>
      <w:r w:rsidRPr="00424939">
        <w:rPr>
          <w:rFonts w:cs="Times New Roman"/>
          <w:color w:val="000000" w:themeColor="text1"/>
        </w:rPr>
        <w:t xml:space="preserve"> Methods </w:t>
      </w:r>
      <w:r w:rsidR="0054795E">
        <w:rPr>
          <w:rFonts w:cs="Times New Roman"/>
          <w:color w:val="000000" w:themeColor="text1"/>
        </w:rPr>
        <w:t>(WE)</w:t>
      </w:r>
    </w:p>
    <w:p w14:paraId="63FC72DB" w14:textId="6CA3DF36" w:rsidR="00BF1230"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Pr>
          <w:rFonts w:cs="Times New Roman"/>
          <w:color w:val="000000" w:themeColor="text1"/>
        </w:rPr>
        <w:t>PSY-215 Topics in Diversity and Inclusion (7 weeks) (0.5 credits)</w:t>
      </w:r>
    </w:p>
    <w:p w14:paraId="65B7169F" w14:textId="184631ED" w:rsidR="00BF1230"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Pr>
          <w:rFonts w:cs="Times New Roman"/>
          <w:color w:val="000000" w:themeColor="text1"/>
        </w:rPr>
        <w:t>PSY-295 Applied Contemporary Psychology (WE)</w:t>
      </w:r>
    </w:p>
    <w:p w14:paraId="55E2E6CB" w14:textId="5A156904" w:rsidR="005475A9" w:rsidRPr="00424939" w:rsidRDefault="005C1B33"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PSY-30</w:t>
      </w:r>
      <w:r w:rsidR="00A93A90" w:rsidRPr="00424939">
        <w:rPr>
          <w:rFonts w:cs="Times New Roman"/>
          <w:color w:val="000000" w:themeColor="text1"/>
        </w:rPr>
        <w:t>0</w:t>
      </w:r>
      <w:r w:rsidRPr="00424939">
        <w:rPr>
          <w:rFonts w:cs="Times New Roman"/>
          <w:color w:val="000000" w:themeColor="text1"/>
        </w:rPr>
        <w:t xml:space="preserve"> Statistical Methods and Data Analysis </w:t>
      </w:r>
      <w:r w:rsidR="005475A9" w:rsidRPr="00424939">
        <w:rPr>
          <w:rFonts w:cs="Times New Roman"/>
          <w:color w:val="000000" w:themeColor="text1"/>
        </w:rPr>
        <w:t xml:space="preserve"> </w:t>
      </w:r>
    </w:p>
    <w:p w14:paraId="7CBCD42E" w14:textId="2EFCE48B" w:rsidR="005475A9" w:rsidRPr="00424939" w:rsidRDefault="005475A9"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PSY-</w:t>
      </w:r>
      <w:r w:rsidR="00BF1230">
        <w:rPr>
          <w:rFonts w:cs="Times New Roman"/>
          <w:color w:val="000000" w:themeColor="text1"/>
        </w:rPr>
        <w:t>464 Seminar in Psychology (WE)</w:t>
      </w:r>
    </w:p>
    <w:p w14:paraId="7324F220" w14:textId="77777777" w:rsidR="005475A9" w:rsidRPr="00424939" w:rsidRDefault="005475A9"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6B69BAEC" w14:textId="1813EBC7" w:rsidR="005475A9" w:rsidRPr="00424939" w:rsidRDefault="005475A9" w:rsidP="00E27154">
      <w:pPr>
        <w:tabs>
          <w:tab w:val="num" w:pos="360"/>
        </w:tabs>
        <w:spacing w:after="0"/>
        <w:ind w:left="360" w:hanging="360"/>
        <w:rPr>
          <w:rFonts w:cs="Times New Roman"/>
          <w:color w:val="000000" w:themeColor="text1"/>
        </w:rPr>
      </w:pPr>
      <w:r w:rsidRPr="00424939">
        <w:rPr>
          <w:rFonts w:cs="Times New Roman"/>
          <w:color w:val="000000" w:themeColor="text1"/>
        </w:rPr>
        <w:tab/>
        <w:t>PSY-</w:t>
      </w:r>
      <w:r w:rsidR="00A93A90" w:rsidRPr="00424939">
        <w:rPr>
          <w:rFonts w:cs="Times New Roman"/>
          <w:color w:val="000000" w:themeColor="text1"/>
        </w:rPr>
        <w:t>455</w:t>
      </w:r>
      <w:r w:rsidRPr="00424939">
        <w:rPr>
          <w:rFonts w:cs="Times New Roman"/>
          <w:color w:val="000000" w:themeColor="text1"/>
        </w:rPr>
        <w:t xml:space="preserve"> Advanced Experimental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481349B" w14:textId="5334C8D6" w:rsidR="00454B4E" w:rsidRPr="00424939" w:rsidRDefault="005475A9" w:rsidP="00454B4E">
      <w:pPr>
        <w:tabs>
          <w:tab w:val="num" w:pos="360"/>
        </w:tabs>
        <w:spacing w:after="0"/>
        <w:ind w:left="360" w:hanging="360"/>
        <w:rPr>
          <w:rFonts w:cs="Times New Roman"/>
          <w:color w:val="000000" w:themeColor="text1"/>
        </w:rPr>
      </w:pPr>
      <w:r w:rsidRPr="00424939">
        <w:rPr>
          <w:rFonts w:cs="Times New Roman"/>
          <w:color w:val="000000" w:themeColor="text1"/>
        </w:rPr>
        <w:tab/>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454B4E" w:rsidRPr="00424939">
        <w:rPr>
          <w:rFonts w:cs="Times New Roman"/>
          <w:color w:val="000000" w:themeColor="text1"/>
        </w:rPr>
        <w:t>PSY-</w:t>
      </w:r>
      <w:r w:rsidR="00EC77A1" w:rsidRPr="00424939">
        <w:rPr>
          <w:rFonts w:cs="Times New Roman"/>
          <w:color w:val="000000" w:themeColor="text1"/>
        </w:rPr>
        <w:t>494</w:t>
      </w:r>
      <w:r w:rsidR="00454B4E" w:rsidRPr="00424939">
        <w:rPr>
          <w:rFonts w:cs="Times New Roman"/>
          <w:color w:val="000000" w:themeColor="text1"/>
        </w:rPr>
        <w:t xml:space="preserve"> Internship in Psychology</w:t>
      </w:r>
    </w:p>
    <w:p w14:paraId="53A2D79A" w14:textId="77777777" w:rsidR="00BF1230" w:rsidRPr="00424939"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29361466" w14:textId="76FD921A" w:rsidR="00BF1230" w:rsidRPr="00424939"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205 Developmental Psy</w:t>
      </w:r>
      <w:r w:rsidRPr="00424939">
        <w:rPr>
          <w:rFonts w:cs="Times New Roman"/>
          <w:color w:val="000000" w:themeColor="text1"/>
        </w:rPr>
        <w:t>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w:t>
      </w:r>
    </w:p>
    <w:p w14:paraId="63B455C7" w14:textId="5AE6912B"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PSY-235 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76A129F" w14:textId="5DB2550B" w:rsidR="00BF1230" w:rsidRPr="00424939"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184B90A8" w14:textId="168880EE" w:rsidR="003C3015" w:rsidRPr="00424939"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245 Organizational Psychology</w:t>
      </w:r>
    </w:p>
    <w:p w14:paraId="25F93CF2" w14:textId="7BBAAF4C" w:rsidR="003C3015"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PSY-255 Social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DE5A410" w14:textId="77777777" w:rsidR="00BF1230" w:rsidRPr="00424939"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43E3ED5F" w14:textId="46906564" w:rsidR="00BF1230" w:rsidRDefault="00BF1230" w:rsidP="00BF1230">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250 Biopsychology</w:t>
      </w:r>
    </w:p>
    <w:p w14:paraId="2C8E81A0" w14:textId="4472CE5D" w:rsidR="00BF1230" w:rsidRDefault="00BF1230" w:rsidP="00BF1230">
      <w:pPr>
        <w:tabs>
          <w:tab w:val="num" w:pos="360"/>
        </w:tabs>
        <w:spacing w:after="0"/>
        <w:ind w:left="360" w:hanging="360"/>
        <w:rPr>
          <w:rFonts w:cs="Times New Roman"/>
          <w:color w:val="000000" w:themeColor="text1"/>
        </w:rPr>
      </w:pPr>
      <w:r>
        <w:rPr>
          <w:rFonts w:cs="Times New Roman"/>
          <w:color w:val="000000" w:themeColor="text1"/>
        </w:rPr>
        <w:tab/>
        <w:t>PSY-260 Cognitive Psychology</w:t>
      </w:r>
    </w:p>
    <w:p w14:paraId="16B1F14B" w14:textId="77777777" w:rsidR="00BF1230" w:rsidRPr="00424939" w:rsidRDefault="00BF1230"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36412CD6" w14:textId="6D9A33D8" w:rsidR="00724DA5" w:rsidRDefault="00BF1230" w:rsidP="00724DA5">
      <w:pPr>
        <w:tabs>
          <w:tab w:val="num" w:pos="360"/>
        </w:tabs>
        <w:spacing w:after="0"/>
        <w:ind w:left="360" w:hanging="360"/>
        <w:rPr>
          <w:rFonts w:cs="Times New Roman"/>
          <w:color w:val="000000" w:themeColor="text1"/>
        </w:rPr>
      </w:pPr>
      <w:r w:rsidRPr="00424939">
        <w:rPr>
          <w:rFonts w:cs="Times New Roman"/>
          <w:color w:val="000000" w:themeColor="text1"/>
        </w:rPr>
        <w:tab/>
      </w:r>
      <w:r w:rsidR="003C3015" w:rsidRPr="00424939">
        <w:rPr>
          <w:rFonts w:cs="Times New Roman"/>
          <w:color w:val="000000" w:themeColor="text1"/>
        </w:rPr>
        <w:t>PSY-325</w:t>
      </w:r>
      <w:del w:id="14928" w:author="Summer 2023 updates" w:date="2024-07-31T13:42:00Z">
        <w:r w:rsidR="00724DA5">
          <w:rPr>
            <w:rFonts w:cs="Times New Roman"/>
            <w:color w:val="000000" w:themeColor="text1"/>
          </w:rPr>
          <w:delText>/ -</w:delText>
        </w:r>
      </w:del>
      <w:ins w:id="14929" w:author="Summer 2023 updates" w:date="2024-07-31T13:42:00Z">
        <w:r w:rsidR="00724DA5">
          <w:rPr>
            <w:rFonts w:cs="Times New Roman"/>
            <w:color w:val="000000" w:themeColor="text1"/>
          </w:rPr>
          <w:t>/-</w:t>
        </w:r>
      </w:ins>
      <w:r w:rsidR="00724DA5">
        <w:rPr>
          <w:rFonts w:cs="Times New Roman"/>
          <w:color w:val="000000" w:themeColor="text1"/>
        </w:rPr>
        <w:t>325L</w:t>
      </w:r>
      <w:r w:rsidR="003C3015" w:rsidRPr="00424939">
        <w:rPr>
          <w:rFonts w:cs="Times New Roman"/>
          <w:color w:val="000000" w:themeColor="text1"/>
        </w:rPr>
        <w:t xml:space="preserve"> Health Psychology</w:t>
      </w:r>
      <w:r w:rsidR="00724DA5">
        <w:rPr>
          <w:rFonts w:cs="Times New Roman"/>
          <w:color w:val="000000" w:themeColor="text1"/>
        </w:rPr>
        <w:t xml:space="preserve"> and Laboratory</w:t>
      </w:r>
      <w:r w:rsidR="008954E7">
        <w:rPr>
          <w:rFonts w:cs="Times New Roman"/>
          <w:color w:val="000000" w:themeColor="text1"/>
        </w:rPr>
        <w:t xml:space="preserve"> (WE)</w:t>
      </w:r>
    </w:p>
    <w:p w14:paraId="7892BFCC" w14:textId="4FC3E226" w:rsidR="003C3015" w:rsidRPr="00424939" w:rsidRDefault="00724DA5" w:rsidP="00724DA5">
      <w:pPr>
        <w:tabs>
          <w:tab w:val="num" w:pos="360"/>
        </w:tabs>
        <w:spacing w:after="0"/>
        <w:ind w:left="360" w:hanging="360"/>
        <w:rPr>
          <w:rFonts w:cs="Times New Roman"/>
          <w:color w:val="000000" w:themeColor="text1"/>
        </w:rPr>
      </w:pPr>
      <w:r>
        <w:rPr>
          <w:rFonts w:cs="Times New Roman"/>
          <w:color w:val="000000" w:themeColor="text1"/>
        </w:rPr>
        <w:tab/>
        <w:t>PSY-335</w:t>
      </w:r>
      <w:del w:id="14930" w:author="Summer 2023 updates" w:date="2024-07-31T13:42:00Z">
        <w:r>
          <w:rPr>
            <w:rFonts w:cs="Times New Roman"/>
            <w:color w:val="000000" w:themeColor="text1"/>
          </w:rPr>
          <w:delText>/ -</w:delText>
        </w:r>
      </w:del>
      <w:ins w:id="14931" w:author="Summer 2023 updates" w:date="2024-07-31T13:42:00Z">
        <w:r>
          <w:rPr>
            <w:rFonts w:cs="Times New Roman"/>
            <w:color w:val="000000" w:themeColor="text1"/>
          </w:rPr>
          <w:t>/-</w:t>
        </w:r>
      </w:ins>
      <w:r>
        <w:rPr>
          <w:rFonts w:cs="Times New Roman"/>
          <w:color w:val="000000" w:themeColor="text1"/>
        </w:rPr>
        <w:t>335L Sensation and Perception and Laboratory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3C3015" w:rsidRPr="00424939">
        <w:rPr>
          <w:rFonts w:cs="Times New Roman"/>
          <w:color w:val="000000" w:themeColor="text1"/>
        </w:rPr>
        <w:t xml:space="preserve"> </w:t>
      </w:r>
      <w:r w:rsidR="008954E7">
        <w:rPr>
          <w:rFonts w:cs="Times New Roman"/>
          <w:color w:val="000000" w:themeColor="text1"/>
        </w:rPr>
        <w:t>(WE)</w:t>
      </w:r>
    </w:p>
    <w:p w14:paraId="1FF33CE5" w14:textId="28C7AF3C" w:rsidR="00724DA5"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PSY-355</w:t>
      </w:r>
      <w:del w:id="14932" w:author="Summer 2023 updates" w:date="2024-07-31T13:42:00Z">
        <w:r w:rsidR="00724DA5">
          <w:rPr>
            <w:rFonts w:cs="Times New Roman"/>
            <w:color w:val="000000" w:themeColor="text1"/>
          </w:rPr>
          <w:delText>/ -</w:delText>
        </w:r>
      </w:del>
      <w:ins w:id="14933" w:author="Summer 2023 updates" w:date="2024-07-31T13:42:00Z">
        <w:r w:rsidR="00724DA5">
          <w:rPr>
            <w:rFonts w:cs="Times New Roman"/>
            <w:color w:val="000000" w:themeColor="text1"/>
          </w:rPr>
          <w:t>/-</w:t>
        </w:r>
      </w:ins>
      <w:r w:rsidR="00724DA5">
        <w:rPr>
          <w:rFonts w:cs="Times New Roman"/>
          <w:color w:val="000000" w:themeColor="text1"/>
        </w:rPr>
        <w:t xml:space="preserve">355L </w:t>
      </w:r>
      <w:r w:rsidRPr="00424939">
        <w:rPr>
          <w:rFonts w:cs="Times New Roman"/>
          <w:color w:val="000000" w:themeColor="text1"/>
        </w:rPr>
        <w:t>Personality</w:t>
      </w:r>
      <w:r w:rsidR="00724DA5">
        <w:rPr>
          <w:rFonts w:cs="Times New Roman"/>
          <w:color w:val="000000" w:themeColor="text1"/>
        </w:rPr>
        <w:t xml:space="preserve"> and Laboratory</w:t>
      </w:r>
      <w:r w:rsidR="008954E7">
        <w:rPr>
          <w:rFonts w:cs="Times New Roman"/>
          <w:color w:val="000000" w:themeColor="text1"/>
        </w:rPr>
        <w:t xml:space="preserve"> (WE)</w:t>
      </w:r>
    </w:p>
    <w:p w14:paraId="6208A416" w14:textId="77777777" w:rsidR="00724DA5" w:rsidRPr="00424939" w:rsidRDefault="00724DA5" w:rsidP="00E500FB">
      <w:pPr>
        <w:widowControl w:val="0"/>
        <w:numPr>
          <w:ilvl w:val="0"/>
          <w:numId w:val="34"/>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008BC30D" w14:textId="62D4C822" w:rsidR="00724DA5" w:rsidRPr="00424939" w:rsidRDefault="00724DA5" w:rsidP="00724DA5">
      <w:pPr>
        <w:tabs>
          <w:tab w:val="num" w:pos="360"/>
        </w:tabs>
        <w:spacing w:after="0"/>
        <w:ind w:left="360" w:hanging="360"/>
        <w:rPr>
          <w:rFonts w:cs="Times New Roman"/>
          <w:color w:val="000000" w:themeColor="text1"/>
        </w:rPr>
      </w:pPr>
      <w:r w:rsidRPr="00424939">
        <w:rPr>
          <w:rFonts w:cs="Times New Roman"/>
          <w:color w:val="000000" w:themeColor="text1"/>
        </w:rPr>
        <w:tab/>
        <w:t>PSY-</w:t>
      </w:r>
      <w:r>
        <w:rPr>
          <w:rFonts w:cs="Times New Roman"/>
          <w:color w:val="000000" w:themeColor="text1"/>
        </w:rPr>
        <w:t>31</w:t>
      </w:r>
      <w:r w:rsidRPr="00424939">
        <w:rPr>
          <w:rFonts w:cs="Times New Roman"/>
          <w:color w:val="000000" w:themeColor="text1"/>
        </w:rPr>
        <w:t xml:space="preserve">5 </w:t>
      </w:r>
      <w:r>
        <w:rPr>
          <w:rFonts w:cs="Times New Roman"/>
          <w:color w:val="000000" w:themeColor="text1"/>
        </w:rPr>
        <w:t>Learning and Behavior</w:t>
      </w:r>
    </w:p>
    <w:p w14:paraId="30D4DE16" w14:textId="704F58AB" w:rsidR="003C3015" w:rsidRPr="00424939" w:rsidRDefault="00724DA5" w:rsidP="00724DA5">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PSY-</w:t>
      </w:r>
      <w:r>
        <w:rPr>
          <w:rFonts w:cs="Times New Roman"/>
          <w:color w:val="000000" w:themeColor="text1"/>
        </w:rPr>
        <w:t>350 Drugs and Behavior</w:t>
      </w:r>
    </w:p>
    <w:p w14:paraId="7158B7E6" w14:textId="2DE945FE"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PSY-415 Counseling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7393DE73" w14:textId="300282C4" w:rsidR="003C3015" w:rsidRPr="00424939" w:rsidRDefault="003C3015" w:rsidP="00533ACA">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PSY-450 Behavioral Neuroscience</w:t>
      </w:r>
      <w:r w:rsidR="009F4511" w:rsidRPr="00424939">
        <w:rPr>
          <w:rFonts w:cs="Times New Roman"/>
          <w:color w:val="000000" w:themeColor="text1"/>
        </w:rPr>
        <w:fldChar w:fldCharType="begin"/>
      </w:r>
      <w:r w:rsidR="009F4511" w:rsidRPr="00424939">
        <w:rPr>
          <w:color w:val="000000" w:themeColor="text1"/>
        </w:rPr>
        <w:instrText xml:space="preserve"> XE "Neuroscience" </w:instrText>
      </w:r>
      <w:r w:rsidR="009F4511" w:rsidRPr="00424939">
        <w:rPr>
          <w:rFonts w:cs="Times New Roman"/>
          <w:color w:val="000000" w:themeColor="text1"/>
        </w:rPr>
        <w:fldChar w:fldCharType="end"/>
      </w:r>
      <w:r w:rsidRPr="00424939">
        <w:rPr>
          <w:rFonts w:cs="Times New Roman"/>
          <w:color w:val="000000" w:themeColor="text1"/>
        </w:rPr>
        <w:t xml:space="preserve"> </w:t>
      </w:r>
    </w:p>
    <w:p w14:paraId="7B6B48E5" w14:textId="0F9A6C10" w:rsidR="003C3015" w:rsidRPr="00424939" w:rsidRDefault="003C3015" w:rsidP="002C67B8">
      <w:pPr>
        <w:tabs>
          <w:tab w:val="num" w:pos="360"/>
        </w:tabs>
        <w:spacing w:after="0" w:line="228" w:lineRule="auto"/>
        <w:ind w:left="360" w:hanging="360"/>
        <w:rPr>
          <w:rFonts w:cs="Times New Roman"/>
          <w:color w:val="000000" w:themeColor="text1"/>
        </w:rPr>
      </w:pPr>
      <w:r w:rsidRPr="00424939">
        <w:rPr>
          <w:rFonts w:cs="Times New Roman"/>
          <w:color w:val="000000" w:themeColor="text1"/>
        </w:rPr>
        <w:tab/>
        <w:t>PSY-465 Industrial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del w:id="14934" w:author="Summer 2023 updates" w:date="2024-07-31T13:42:00Z">
        <w:r w:rsidRPr="00424939">
          <w:rPr>
            <w:rFonts w:cs="Times New Roman"/>
            <w:color w:val="000000" w:themeColor="text1"/>
          </w:rPr>
          <w:delText xml:space="preserve"> </w:delText>
        </w:r>
      </w:del>
    </w:p>
    <w:p w14:paraId="32305E6E" w14:textId="77777777" w:rsidR="003C3015" w:rsidRPr="00424939" w:rsidRDefault="003C3015" w:rsidP="00533ACA">
      <w:pPr>
        <w:tabs>
          <w:tab w:val="num" w:pos="360"/>
        </w:tabs>
        <w:spacing w:after="0" w:line="228" w:lineRule="auto"/>
        <w:ind w:left="360" w:hanging="360"/>
        <w:rPr>
          <w:del w:id="14935" w:author="Summer 2023 updates" w:date="2024-07-31T13:42:00Z"/>
          <w:rFonts w:cs="Times New Roman"/>
          <w:color w:val="000000" w:themeColor="text1"/>
        </w:rPr>
      </w:pPr>
      <w:del w:id="14936" w:author="Summer 2023 updates" w:date="2024-07-31T13:42:00Z">
        <w:r w:rsidRPr="00424939">
          <w:rPr>
            <w:rFonts w:cs="Times New Roman"/>
            <w:color w:val="000000" w:themeColor="text1"/>
          </w:rPr>
          <w:tab/>
          <w:delText xml:space="preserve">PSY-475 Testing and Measurement </w:delText>
        </w:r>
      </w:del>
    </w:p>
    <w:p w14:paraId="04A379C8" w14:textId="77777777" w:rsidR="00F60166" w:rsidRDefault="00F60166" w:rsidP="002354F0">
      <w:pPr>
        <w:tabs>
          <w:tab w:val="num" w:pos="360"/>
        </w:tabs>
        <w:spacing w:before="60" w:after="40"/>
        <w:ind w:left="360" w:hanging="360"/>
        <w:rPr>
          <w:del w:id="14937" w:author="Summer 2023 updates" w:date="2024-07-31T13:42:00Z"/>
          <w:rFonts w:cs="Times New Roman"/>
          <w:b/>
          <w:smallCaps/>
          <w:color w:val="000000" w:themeColor="text1"/>
        </w:rPr>
      </w:pPr>
    </w:p>
    <w:p w14:paraId="1813A368" w14:textId="0E839CA4" w:rsidR="00F60166" w:rsidRDefault="00F60166" w:rsidP="0085795F">
      <w:pPr>
        <w:rPr>
          <w:rPrChange w:id="14938" w:author="Summer 2023 updates" w:date="2024-07-31T13:42:00Z">
            <w:rPr>
              <w:b/>
              <w:smallCaps/>
              <w:color w:val="000000" w:themeColor="text1"/>
            </w:rPr>
          </w:rPrChange>
        </w:rPr>
        <w:pPrChange w:id="14939" w:author="Summer 2023 updates" w:date="2024-07-31T13:42:00Z">
          <w:pPr>
            <w:spacing w:after="200" w:line="276" w:lineRule="auto"/>
          </w:pPr>
        </w:pPrChange>
      </w:pPr>
      <w:del w:id="14940" w:author="Summer 2023 updates" w:date="2024-07-31T13:42:00Z">
        <w:r>
          <w:rPr>
            <w:rFonts w:cs="Times New Roman"/>
            <w:b/>
            <w:smallCaps/>
            <w:color w:val="000000" w:themeColor="text1"/>
          </w:rPr>
          <w:br w:type="page"/>
        </w:r>
      </w:del>
    </w:p>
    <w:p w14:paraId="3EB28641" w14:textId="44708C19" w:rsidR="005475A9" w:rsidRPr="00424939" w:rsidRDefault="005475A9" w:rsidP="0085795F">
      <w:pPr>
        <w:spacing w:before="120" w:after="0"/>
        <w:rPr>
          <w:rFonts w:cs="Times New Roman"/>
          <w:b/>
          <w:smallCaps/>
          <w:color w:val="000000" w:themeColor="text1"/>
        </w:rPr>
        <w:pPrChange w:id="14941" w:author="Summer 2023 updates" w:date="2024-07-31T13:42:00Z">
          <w:pPr>
            <w:tabs>
              <w:tab w:val="num" w:pos="360"/>
            </w:tabs>
            <w:spacing w:before="60" w:after="40"/>
            <w:ind w:left="360" w:hanging="360"/>
          </w:pPr>
        </w:pPrChange>
      </w:pPr>
      <w:r w:rsidRPr="00424939">
        <w:rPr>
          <w:rFonts w:cs="Times New Roman"/>
          <w:b/>
          <w:smallCaps/>
          <w:color w:val="000000" w:themeColor="text1"/>
        </w:rPr>
        <w:t xml:space="preserve">courses in psychology </w:t>
      </w:r>
    </w:p>
    <w:p w14:paraId="61D54813" w14:textId="7DBED9A6" w:rsidR="005475A9" w:rsidRPr="00424939" w:rsidRDefault="005475A9" w:rsidP="00DB5E9E">
      <w:pPr>
        <w:spacing w:after="0"/>
        <w:rPr>
          <w:rFonts w:cs="Times New Roman"/>
          <w:b/>
          <w:color w:val="000000" w:themeColor="text1"/>
        </w:rPr>
      </w:pPr>
      <w:r w:rsidRPr="00424939">
        <w:rPr>
          <w:rFonts w:cs="Times New Roman"/>
          <w:b/>
          <w:color w:val="000000" w:themeColor="text1"/>
        </w:rPr>
        <w:t>PSY-1</w:t>
      </w:r>
      <w:r w:rsidR="00A93A90" w:rsidRPr="00424939">
        <w:rPr>
          <w:rFonts w:cs="Times New Roman"/>
          <w:b/>
          <w:color w:val="000000" w:themeColor="text1"/>
        </w:rPr>
        <w:t>00</w:t>
      </w:r>
      <w:r w:rsidRPr="00424939">
        <w:rPr>
          <w:rFonts w:cs="Times New Roman"/>
          <w:b/>
          <w:color w:val="000000" w:themeColor="text1"/>
        </w:rPr>
        <w:t xml:space="preserve"> Introductory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E3AE049" w14:textId="5575EAF8" w:rsidR="005475A9" w:rsidRPr="00424939" w:rsidRDefault="007D248C" w:rsidP="0085795F">
      <w:r>
        <w:t>Introduces students to the b</w:t>
      </w:r>
      <w:r w:rsidR="005475A9" w:rsidRPr="00424939">
        <w:t xml:space="preserve">asic concepts, theories, and methods in the study of behavior and mental processes. Provides a basic understanding of psychology for interested students, who may take this as their only course in psychology, as well as for future majors. </w:t>
      </w:r>
    </w:p>
    <w:p w14:paraId="70AAFB47" w14:textId="77777777" w:rsidR="003C3015" w:rsidRPr="00424939" w:rsidRDefault="003C3015" w:rsidP="003C3015">
      <w:pPr>
        <w:spacing w:after="0"/>
        <w:rPr>
          <w:rFonts w:cs="Times New Roman"/>
          <w:b/>
          <w:color w:val="000000" w:themeColor="text1"/>
        </w:rPr>
      </w:pPr>
      <w:bookmarkStart w:id="14942" w:name="PSY137"/>
      <w:r w:rsidRPr="00424939">
        <w:rPr>
          <w:rFonts w:cs="Times New Roman"/>
          <w:b/>
          <w:color w:val="000000" w:themeColor="text1"/>
        </w:rPr>
        <w:t>PSY-137</w:t>
      </w:r>
      <w:bookmarkEnd w:id="14942"/>
      <w:r w:rsidRPr="00424939">
        <w:rPr>
          <w:rFonts w:cs="Times New Roman"/>
          <w:b/>
          <w:color w:val="000000" w:themeColor="text1"/>
        </w:rPr>
        <w:t xml:space="preserve"> Human Sexuality </w:t>
      </w:r>
    </w:p>
    <w:p w14:paraId="6A76D8D6" w14:textId="77F1B119" w:rsidR="003C3015" w:rsidRPr="00424939" w:rsidRDefault="003C3015" w:rsidP="003C3015">
      <w:pPr>
        <w:spacing w:after="0"/>
        <w:rPr>
          <w:rFonts w:cs="Times New Roman"/>
          <w:color w:val="000000" w:themeColor="text1"/>
        </w:rPr>
      </w:pPr>
      <w:r w:rsidRPr="00424939">
        <w:rPr>
          <w:rFonts w:cs="Times New Roman"/>
          <w:color w:val="000000" w:themeColor="text1"/>
        </w:rPr>
        <w:t>See also Nursing</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Nursing</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(NUR-137), p. </w:t>
      </w:r>
      <w:r w:rsidR="000E201B" w:rsidRPr="00424939">
        <w:rPr>
          <w:rFonts w:cs="Times New Roman"/>
          <w:color w:val="000000" w:themeColor="text1"/>
        </w:rPr>
        <w:fldChar w:fldCharType="begin"/>
      </w:r>
      <w:r w:rsidR="000E201B" w:rsidRPr="00424939">
        <w:rPr>
          <w:rFonts w:cs="Times New Roman"/>
          <w:color w:val="000000" w:themeColor="text1"/>
        </w:rPr>
        <w:instrText xml:space="preserve"> PAGEREF NUR137 \h </w:instrText>
      </w:r>
      <w:r w:rsidR="000E201B" w:rsidRPr="00424939">
        <w:rPr>
          <w:rFonts w:cs="Times New Roman"/>
          <w:color w:val="000000" w:themeColor="text1"/>
        </w:rPr>
      </w:r>
      <w:r w:rsidR="000E201B" w:rsidRPr="00424939">
        <w:rPr>
          <w:rFonts w:cs="Times New Roman"/>
          <w:color w:val="000000" w:themeColor="text1"/>
        </w:rPr>
        <w:fldChar w:fldCharType="separate"/>
      </w:r>
      <w:r w:rsidR="00A74DA0">
        <w:rPr>
          <w:rFonts w:cs="Times New Roman"/>
          <w:noProof/>
          <w:color w:val="000000" w:themeColor="text1"/>
        </w:rPr>
        <w:t>178</w:t>
      </w:r>
      <w:r w:rsidR="000E201B" w:rsidRPr="00424939">
        <w:rPr>
          <w:rFonts w:cs="Times New Roman"/>
          <w:color w:val="000000" w:themeColor="text1"/>
        </w:rPr>
        <w:fldChar w:fldCharType="end"/>
      </w:r>
    </w:p>
    <w:p w14:paraId="6C69884B" w14:textId="77777777" w:rsidR="003C3015" w:rsidRPr="00424939" w:rsidRDefault="003C3015" w:rsidP="002C7FDD">
      <w:r w:rsidRPr="00424939">
        <w:t>This course does not satisfy any of the requirements for a major in psychology.</w:t>
      </w:r>
    </w:p>
    <w:p w14:paraId="43BB3320" w14:textId="47BDDC28" w:rsidR="005475A9" w:rsidRPr="00424939" w:rsidRDefault="005475A9" w:rsidP="00973A28">
      <w:pPr>
        <w:keepNext/>
        <w:spacing w:after="0"/>
        <w:rPr>
          <w:rFonts w:cs="Times New Roman"/>
          <w:b/>
          <w:color w:val="000000" w:themeColor="text1"/>
        </w:rPr>
      </w:pPr>
      <w:r w:rsidRPr="00424939">
        <w:rPr>
          <w:rFonts w:cs="Times New Roman"/>
          <w:b/>
          <w:color w:val="000000" w:themeColor="text1"/>
        </w:rPr>
        <w:t>PSY-200 Research Methods</w:t>
      </w:r>
      <w:r w:rsidR="00070881" w:rsidRPr="00424939">
        <w:rPr>
          <w:rFonts w:cs="Times New Roman"/>
          <w:b/>
          <w:color w:val="000000" w:themeColor="text1"/>
        </w:rPr>
        <w:t xml:space="preserve"> (WE)</w:t>
      </w:r>
    </w:p>
    <w:p w14:paraId="7FA52DF6" w14:textId="5C5F5EE6" w:rsidR="005475A9" w:rsidRPr="00424939" w:rsidRDefault="005475A9" w:rsidP="002C7FDD">
      <w:r w:rsidRPr="00424939">
        <w:t xml:space="preserve">Discussion of and experience in designing research studies, collecting and analyzing data, and preparing research reports in psychology. Coverage includes descriptive, correlational, quasi-experimental, and experimental methods, and basic statistical analysis using SPSS. </w:t>
      </w:r>
      <w:r w:rsidR="00B87BB2" w:rsidRPr="00424939">
        <w:rPr>
          <w:u w:val="single"/>
        </w:rPr>
        <w:t>Prerequisite</w:t>
      </w:r>
      <w:r w:rsidR="00897BA1" w:rsidRPr="00424939">
        <w:t>:</w:t>
      </w:r>
      <w:r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w:t>
      </w:r>
      <w:r w:rsidR="00E2734F" w:rsidRPr="00424939">
        <w:t>00</w:t>
      </w:r>
      <w:r w:rsidRPr="00424939">
        <w:t xml:space="preserve">). </w:t>
      </w:r>
    </w:p>
    <w:p w14:paraId="671F48C4" w14:textId="57F4AEFB" w:rsidR="003C3015" w:rsidRPr="00424939" w:rsidRDefault="003C3015" w:rsidP="00E64B3B">
      <w:pPr>
        <w:keepNext/>
        <w:spacing w:after="0"/>
        <w:rPr>
          <w:rFonts w:cs="Times New Roman"/>
          <w:b/>
          <w:color w:val="000000" w:themeColor="text1"/>
        </w:rPr>
      </w:pPr>
      <w:r w:rsidRPr="00424939">
        <w:rPr>
          <w:rFonts w:cs="Times New Roman"/>
          <w:b/>
          <w:color w:val="000000" w:themeColor="text1"/>
        </w:rPr>
        <w:t>PSY-205 Developmental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FFABB71" w14:textId="77777777" w:rsidR="00070881" w:rsidRPr="00424939" w:rsidRDefault="003C3015" w:rsidP="002C7FDD">
      <w:r w:rsidRPr="00424939">
        <w:t xml:space="preserve">Consideration of the major principles of maturation from conception to death. Critical evaluation of contemporary theories in physical, sensory, cognitive, emotional, and social development. Special attention to empirical, experimental, and theoretical literature related to the developmental process. </w:t>
      </w:r>
      <w:r w:rsidRPr="00424939">
        <w:rPr>
          <w:u w:val="single"/>
        </w:rPr>
        <w:t>Prerequisite</w:t>
      </w:r>
      <w:r w:rsidRPr="00424939">
        <w:t>: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(PSY-100). </w:t>
      </w:r>
    </w:p>
    <w:p w14:paraId="62E1D45C" w14:textId="7F7754BC" w:rsidR="000D03F4" w:rsidRPr="00424939" w:rsidRDefault="005475A9" w:rsidP="00070881">
      <w:pPr>
        <w:rPr>
          <w:rFonts w:cs="Times New Roman"/>
          <w:b/>
          <w:color w:val="000000" w:themeColor="text1"/>
        </w:rPr>
      </w:pPr>
      <w:r w:rsidRPr="00424939">
        <w:rPr>
          <w:rFonts w:cs="Times New Roman"/>
          <w:b/>
          <w:color w:val="000000" w:themeColor="text1"/>
        </w:rPr>
        <w:t>PSY-208 Gender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0D03F4" w:rsidRPr="00424939">
        <w:rPr>
          <w:rFonts w:cs="Times New Roman"/>
          <w:b/>
          <w:color w:val="000000" w:themeColor="text1"/>
        </w:rPr>
        <w:t xml:space="preserve"> </w:t>
      </w:r>
    </w:p>
    <w:p w14:paraId="1DA19746" w14:textId="48724585" w:rsidR="005475A9" w:rsidRPr="00424939" w:rsidRDefault="005475A9" w:rsidP="002C7FDD">
      <w:pPr>
        <w:rPr>
          <w:b/>
        </w:rPr>
      </w:pPr>
      <w:r w:rsidRPr="00424939">
        <w:t xml:space="preserve">Psychological perspectives on the differences and similarities between females and males. Examination of theory and research includes topics such as: hormones and brain structure, intelligence, education, social roles, stereotypes, emotion, health, employment, and relationships. </w:t>
      </w:r>
      <w:r w:rsidR="00B87BB2" w:rsidRPr="00424939">
        <w:rPr>
          <w:u w:val="single"/>
        </w:rPr>
        <w:t>Prerequisite</w:t>
      </w:r>
      <w:r w:rsidR="00897BA1" w:rsidRPr="00424939">
        <w:t>:</w:t>
      </w:r>
      <w:r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Pr="00424939">
        <w:t xml:space="preserve"> (PSY-1</w:t>
      </w:r>
      <w:r w:rsidR="00E2734F" w:rsidRPr="00424939">
        <w:t>00</w:t>
      </w:r>
      <w:r w:rsidRPr="00424939">
        <w:t xml:space="preserve">). (Offered on an occasional basis) </w:t>
      </w:r>
    </w:p>
    <w:p w14:paraId="2548D3D7" w14:textId="310E70E0" w:rsidR="007D248C" w:rsidRPr="00424939" w:rsidRDefault="007D248C" w:rsidP="007D248C">
      <w:pPr>
        <w:spacing w:after="0"/>
        <w:rPr>
          <w:rFonts w:cs="Times New Roman"/>
          <w:b/>
          <w:color w:val="000000" w:themeColor="text1"/>
        </w:rPr>
      </w:pPr>
      <w:r w:rsidRPr="00424939">
        <w:rPr>
          <w:rFonts w:cs="Times New Roman"/>
          <w:b/>
          <w:color w:val="000000" w:themeColor="text1"/>
        </w:rPr>
        <w:t>PSY-2</w:t>
      </w:r>
      <w:r>
        <w:rPr>
          <w:rFonts w:cs="Times New Roman"/>
          <w:b/>
          <w:color w:val="000000" w:themeColor="text1"/>
        </w:rPr>
        <w:t>1</w:t>
      </w:r>
      <w:r w:rsidRPr="00424939">
        <w:rPr>
          <w:rFonts w:cs="Times New Roman"/>
          <w:b/>
          <w:color w:val="000000" w:themeColor="text1"/>
        </w:rPr>
        <w:t xml:space="preserve">5 </w:t>
      </w:r>
      <w:r>
        <w:rPr>
          <w:rFonts w:cs="Times New Roman"/>
          <w:b/>
          <w:color w:val="000000" w:themeColor="text1"/>
        </w:rPr>
        <w:t>Topics in Diversity and Inclusion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743C87F3" w14:textId="49C94965" w:rsidR="007D248C" w:rsidRDefault="007D248C" w:rsidP="0085795F">
      <w:r w:rsidRPr="007D248C">
        <w:t>Introduces the critical role of socio-cultural context in the understanding of human behavior, emotion, and thought processes. Addresses issues related to diversity and inclusion within a particular subfield of psychology. Topics may include sexuality, health, power &amp; prejudice, discrimination, and cultural development. May only be taken once for credit.</w:t>
      </w:r>
      <w:ins w:id="14943" w:author="Summer 2023 updates" w:date="2024-07-31T13:42:00Z">
        <w:r w:rsidR="00785D93">
          <w:t xml:space="preserve"> </w:t>
        </w:r>
        <w:r w:rsidR="00F26C13" w:rsidRPr="00424939">
          <w:rPr>
            <w:u w:val="single"/>
          </w:rPr>
          <w:t>Prerequisite</w:t>
        </w:r>
        <w:r w:rsidR="00F26C13" w:rsidRPr="00424939">
          <w:t>: Introductory Psychology</w:t>
        </w:r>
        <w:r w:rsidR="00F26C13" w:rsidRPr="00424939">
          <w:fldChar w:fldCharType="begin"/>
        </w:r>
        <w:r w:rsidR="00F26C13" w:rsidRPr="00424939">
          <w:instrText xml:space="preserve"> XE "Psychology" </w:instrText>
        </w:r>
        <w:r w:rsidR="00F26C13" w:rsidRPr="00424939">
          <w:fldChar w:fldCharType="end"/>
        </w:r>
        <w:r w:rsidR="00F26C13" w:rsidRPr="00424939">
          <w:t xml:space="preserve"> (PSY-100).</w:t>
        </w:r>
        <w:r w:rsidR="00F26C13">
          <w:t xml:space="preserve"> </w:t>
        </w:r>
        <w:r w:rsidR="00785D93">
          <w:t>(0.5 course credit)</w:t>
        </w:r>
      </w:ins>
    </w:p>
    <w:p w14:paraId="3BF90F4D" w14:textId="3326D816" w:rsidR="003C3015" w:rsidRPr="00424939" w:rsidRDefault="003C3015" w:rsidP="000D03F4">
      <w:pPr>
        <w:spacing w:after="0"/>
        <w:rPr>
          <w:rFonts w:cs="Times New Roman"/>
          <w:b/>
          <w:color w:val="000000" w:themeColor="text1"/>
        </w:rPr>
      </w:pPr>
      <w:r w:rsidRPr="00424939">
        <w:rPr>
          <w:rFonts w:cs="Times New Roman"/>
          <w:b/>
          <w:color w:val="000000" w:themeColor="text1"/>
        </w:rPr>
        <w:t>PSY-235 Abnormal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5CCCDD07" w14:textId="34B3C12A" w:rsidR="003C3015" w:rsidRPr="00424939" w:rsidRDefault="00403102" w:rsidP="002C7FDD">
      <w:r>
        <w:t>Examines</w:t>
      </w:r>
      <w:r w:rsidR="003C3015" w:rsidRPr="00424939">
        <w:t xml:space="preserve"> the diagnosis, etiology, explanation, and treatment of major mental disorders. Focus is on understanding the interplay of biological and psychological forces in the development and treatment of disorders, with emphasis on research findings. </w:t>
      </w:r>
      <w:r w:rsidR="003C3015" w:rsidRPr="00424939">
        <w:rPr>
          <w:u w:val="single"/>
        </w:rPr>
        <w:t>Prerequisite</w:t>
      </w:r>
      <w:r w:rsidR="003C3015" w:rsidRPr="00424939">
        <w:t>: Introductory Psychology</w:t>
      </w:r>
      <w:r w:rsidR="00B8454E" w:rsidRPr="00424939">
        <w:fldChar w:fldCharType="begin"/>
      </w:r>
      <w:r w:rsidR="00B8454E" w:rsidRPr="00424939">
        <w:instrText xml:space="preserve"> XE "Psychology" </w:instrText>
      </w:r>
      <w:r w:rsidR="00B8454E" w:rsidRPr="00424939">
        <w:fldChar w:fldCharType="end"/>
      </w:r>
      <w:r w:rsidR="003C3015" w:rsidRPr="00424939">
        <w:t xml:space="preserve"> (PSY-100). </w:t>
      </w:r>
    </w:p>
    <w:p w14:paraId="7E9B6C00" w14:textId="14A4AA91" w:rsidR="003C3015" w:rsidRPr="00424939" w:rsidRDefault="003C3015" w:rsidP="003C3015">
      <w:pPr>
        <w:spacing w:after="0"/>
        <w:rPr>
          <w:rFonts w:cs="Times New Roman"/>
          <w:b/>
          <w:color w:val="000000" w:themeColor="text1"/>
        </w:rPr>
      </w:pPr>
      <w:r w:rsidRPr="00424939">
        <w:rPr>
          <w:rFonts w:cs="Times New Roman"/>
          <w:b/>
          <w:color w:val="000000" w:themeColor="text1"/>
        </w:rPr>
        <w:t>PSY-245 Organizational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2B8B3144" w14:textId="08BEBDA6" w:rsidR="003C3015" w:rsidRPr="00424939" w:rsidRDefault="00403102" w:rsidP="0085795F">
      <w:r>
        <w:t xml:space="preserve">Examines the ways in which </w:t>
      </w:r>
      <w:r w:rsidR="003C3015" w:rsidRPr="00424939">
        <w:t xml:space="preserve">human attitudes and behavior are affected by organizational characteristics. Involves the application of psychological research and theories in organizational settings.  Major topics include motivation, leadership, team performance, job attitudes, organizational justice, and organizational culture. </w:t>
      </w:r>
      <w:r w:rsidR="003C3015" w:rsidRPr="00424939">
        <w:rPr>
          <w:u w:val="single"/>
        </w:rPr>
        <w:t>Prerequisite</w:t>
      </w:r>
      <w:r w:rsidR="003C3015" w:rsidRPr="00424939">
        <w:t>:  Introductory Psychology</w:t>
      </w:r>
      <w:r w:rsidR="00B8454E" w:rsidRPr="00424939">
        <w:fldChar w:fldCharType="begin"/>
      </w:r>
      <w:r w:rsidR="00B8454E" w:rsidRPr="00424939">
        <w:instrText xml:space="preserve"> XE "Psychology" </w:instrText>
      </w:r>
      <w:r w:rsidR="00B8454E" w:rsidRPr="00424939">
        <w:fldChar w:fldCharType="end"/>
      </w:r>
      <w:r w:rsidR="003C3015" w:rsidRPr="00424939">
        <w:t xml:space="preserve"> (PSY-100).</w:t>
      </w:r>
    </w:p>
    <w:p w14:paraId="5B3515CB" w14:textId="2BB1BAB2" w:rsidR="005475A9" w:rsidRPr="00424939" w:rsidRDefault="005475A9" w:rsidP="00DB5E9E">
      <w:pPr>
        <w:spacing w:after="0"/>
        <w:rPr>
          <w:rFonts w:cs="Times New Roman"/>
          <w:b/>
          <w:color w:val="000000" w:themeColor="text1"/>
        </w:rPr>
      </w:pPr>
      <w:r w:rsidRPr="00424939">
        <w:rPr>
          <w:rFonts w:cs="Times New Roman"/>
          <w:b/>
          <w:color w:val="000000" w:themeColor="text1"/>
        </w:rPr>
        <w:t>PSY-2</w:t>
      </w:r>
      <w:r w:rsidR="00A93A90" w:rsidRPr="00424939">
        <w:rPr>
          <w:rFonts w:cs="Times New Roman"/>
          <w:b/>
          <w:color w:val="000000" w:themeColor="text1"/>
        </w:rPr>
        <w:t>50</w:t>
      </w:r>
      <w:r w:rsidRPr="00424939">
        <w:rPr>
          <w:rFonts w:cs="Times New Roman"/>
          <w:b/>
          <w:color w:val="000000" w:themeColor="text1"/>
        </w:rPr>
        <w:t xml:space="preserve"> Biopsychology </w:t>
      </w:r>
    </w:p>
    <w:p w14:paraId="1E9203E2" w14:textId="4F435CD9" w:rsidR="00473CDB" w:rsidRPr="00424939" w:rsidRDefault="00403102" w:rsidP="00EB6749">
      <w:r>
        <w:t>Introduces students</w:t>
      </w:r>
      <w:r w:rsidR="00473CDB" w:rsidRPr="00424939">
        <w:t xml:space="preserve"> to the biological bases of behavior and mental processes. This course emphasizes the cell biology of neurons, neural communication, and the organization of the nervous system. The neurological basis of psychological processes such as sensation, learning, memory, and cognition are discussed. </w:t>
      </w:r>
      <w:r w:rsidR="00B87BB2" w:rsidRPr="00424939">
        <w:rPr>
          <w:u w:val="single"/>
        </w:rPr>
        <w:t>Prerequisite</w:t>
      </w:r>
      <w:r w:rsidR="00897BA1" w:rsidRPr="00424939">
        <w:t>:</w:t>
      </w:r>
      <w:r w:rsidR="00473CDB" w:rsidRPr="00424939">
        <w:t xml:space="preserve"> Introductory Psychology</w:t>
      </w:r>
      <w:r w:rsidR="00B8454E" w:rsidRPr="00424939">
        <w:fldChar w:fldCharType="begin"/>
      </w:r>
      <w:r w:rsidR="00B8454E" w:rsidRPr="00424939">
        <w:instrText xml:space="preserve"> XE "Psychology" </w:instrText>
      </w:r>
      <w:r w:rsidR="00B8454E" w:rsidRPr="00424939">
        <w:fldChar w:fldCharType="end"/>
      </w:r>
      <w:r w:rsidR="00473CDB" w:rsidRPr="00424939">
        <w:t xml:space="preserve"> (PSY-1</w:t>
      </w:r>
      <w:r w:rsidR="00E2734F" w:rsidRPr="00424939">
        <w:t>00</w:t>
      </w:r>
      <w:r w:rsidR="00473CDB" w:rsidRPr="00424939">
        <w:t>).</w:t>
      </w:r>
    </w:p>
    <w:p w14:paraId="60FD5313" w14:textId="0D0C2ED4" w:rsidR="003C3015" w:rsidRPr="00424939" w:rsidRDefault="003C3015" w:rsidP="003C3015">
      <w:pPr>
        <w:spacing w:after="0"/>
        <w:rPr>
          <w:rFonts w:cs="Times New Roman"/>
          <w:b/>
          <w:color w:val="000000" w:themeColor="text1"/>
        </w:rPr>
      </w:pPr>
      <w:r w:rsidRPr="00424939">
        <w:rPr>
          <w:rFonts w:cs="Times New Roman"/>
          <w:b/>
          <w:color w:val="000000" w:themeColor="text1"/>
        </w:rPr>
        <w:t>PSY-255 Social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168D83D" w14:textId="730F4B92" w:rsidR="003C3015" w:rsidRPr="00424939" w:rsidRDefault="00403102" w:rsidP="00EB6749">
      <w:r>
        <w:t xml:space="preserve">Examines </w:t>
      </w:r>
      <w:r w:rsidR="003C3015" w:rsidRPr="00424939">
        <w:t xml:space="preserve">individual human behavior as it is influenced by social variables. Topics covered include person perception, conformity, attitudes, prejudice, persuasion, helping, aggression, and group processes. Experimental research methods and findings are given emphasis. </w:t>
      </w:r>
      <w:r w:rsidRPr="00424939">
        <w:rPr>
          <w:u w:val="single"/>
        </w:rPr>
        <w:t>Prerequisite</w:t>
      </w:r>
      <w:r w:rsidRPr="00424939">
        <w:t>: Introductory Psychology</w:t>
      </w:r>
      <w:r w:rsidRPr="00424939">
        <w:fldChar w:fldCharType="begin"/>
      </w:r>
      <w:r w:rsidRPr="00424939">
        <w:instrText xml:space="preserve"> XE "Psychology" </w:instrText>
      </w:r>
      <w:r w:rsidRPr="00424939">
        <w:fldChar w:fldCharType="end"/>
      </w:r>
      <w:r w:rsidRPr="00424939">
        <w:t xml:space="preserve"> (PSY-100</w:t>
      </w:r>
      <w:r>
        <w:t>).</w:t>
      </w:r>
    </w:p>
    <w:p w14:paraId="212EC88F" w14:textId="1CE06B90" w:rsidR="003374E2" w:rsidRPr="00424939" w:rsidRDefault="003374E2" w:rsidP="003374E2">
      <w:pPr>
        <w:spacing w:after="0"/>
        <w:rPr>
          <w:rFonts w:cs="Times New Roman"/>
          <w:b/>
          <w:color w:val="000000" w:themeColor="text1"/>
        </w:rPr>
      </w:pPr>
      <w:r w:rsidRPr="00424939">
        <w:rPr>
          <w:rFonts w:cs="Times New Roman"/>
          <w:b/>
          <w:color w:val="000000" w:themeColor="text1"/>
        </w:rPr>
        <w:t>PSY-</w:t>
      </w:r>
      <w:r>
        <w:rPr>
          <w:rFonts w:cs="Times New Roman"/>
          <w:b/>
          <w:color w:val="000000" w:themeColor="text1"/>
        </w:rPr>
        <w:t>260 Cognitive Psychology</w:t>
      </w:r>
      <w:r w:rsidRPr="00424939">
        <w:rPr>
          <w:rFonts w:cs="Times New Roman"/>
          <w:b/>
          <w:color w:val="000000" w:themeColor="text1"/>
        </w:rPr>
        <w:t xml:space="preserve"> </w:t>
      </w:r>
    </w:p>
    <w:p w14:paraId="4D523409" w14:textId="77777777" w:rsidR="00F9318F" w:rsidRDefault="00F9318F" w:rsidP="00EB6749">
      <w:r w:rsidRPr="00F9318F">
        <w:t xml:space="preserve">Explores </w:t>
      </w:r>
      <w:r>
        <w:t xml:space="preserve">current </w:t>
      </w:r>
      <w:r w:rsidRPr="00F9318F">
        <w:t>theories, research findings,</w:t>
      </w:r>
      <w:r>
        <w:t xml:space="preserve"> and </w:t>
      </w:r>
      <w:r w:rsidRPr="00F9318F">
        <w:t>a</w:t>
      </w:r>
      <w:r>
        <w:t xml:space="preserve">pplications in the areas of </w:t>
      </w:r>
      <w:r w:rsidRPr="00F9318F">
        <w:t>attention, perception, consciousness, knowledge</w:t>
      </w:r>
      <w:r>
        <w:t xml:space="preserve"> representation, </w:t>
      </w:r>
      <w:r w:rsidRPr="00F9318F">
        <w:t xml:space="preserve">memory </w:t>
      </w:r>
      <w:r>
        <w:t xml:space="preserve">processes, language comprehension and </w:t>
      </w:r>
      <w:r w:rsidRPr="00F9318F">
        <w:t>production,</w:t>
      </w:r>
      <w:r>
        <w:t xml:space="preserve"> </w:t>
      </w:r>
      <w:r w:rsidRPr="00F9318F">
        <w:t>inductive</w:t>
      </w:r>
      <w:r>
        <w:t xml:space="preserve"> and deductive reasoning, </w:t>
      </w:r>
      <w:r w:rsidRPr="00F9318F">
        <w:t>evaluation</w:t>
      </w:r>
      <w:r>
        <w:t xml:space="preserve"> and decision </w:t>
      </w:r>
      <w:r w:rsidRPr="00F9318F">
        <w:t>making,</w:t>
      </w:r>
      <w:r>
        <w:t xml:space="preserve"> human and artificial intelligence, problem solving and </w:t>
      </w:r>
      <w:r w:rsidRPr="00F9318F">
        <w:t>creativity, and cross-cultural</w:t>
      </w:r>
      <w:r>
        <w:t xml:space="preserve"> cognition. </w:t>
      </w:r>
      <w:r w:rsidRPr="0034207F">
        <w:rPr>
          <w:u w:val="single"/>
          <w:rPrChange w:id="14944" w:author="Summer 2023 updates" w:date="2024-07-31T13:42:00Z">
            <w:rPr/>
          </w:rPrChange>
        </w:rPr>
        <w:t>Prerequisite</w:t>
      </w:r>
      <w:r w:rsidRPr="00F9318F">
        <w:t>: Introductory Psychology (PSY-100).</w:t>
      </w:r>
    </w:p>
    <w:p w14:paraId="7C0F16B3" w14:textId="14BDB840" w:rsidR="008937AB" w:rsidRPr="00424939" w:rsidRDefault="008937AB" w:rsidP="003374E2">
      <w:pPr>
        <w:spacing w:after="40"/>
        <w:rPr>
          <w:rFonts w:cs="Times New Roman"/>
          <w:b/>
          <w:color w:val="000000" w:themeColor="text1"/>
        </w:rPr>
      </w:pPr>
      <w:r w:rsidRPr="00424939">
        <w:rPr>
          <w:rFonts w:cs="Times New Roman"/>
          <w:b/>
          <w:color w:val="000000" w:themeColor="text1"/>
        </w:rPr>
        <w:t>PSY-295 Applied Contemporary Psychology</w:t>
      </w:r>
      <w:r w:rsidR="00070881"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06CF928" w14:textId="00381944" w:rsidR="008937AB" w:rsidRPr="00424939" w:rsidRDefault="008937AB" w:rsidP="002C7FDD">
      <w:r w:rsidRPr="00424939">
        <w:t>Addresses complex interpersonal, cultural, ethical, and legal issues that may arise in psychology-related professional settings, using established theoretical and practical frameworks.</w:t>
      </w:r>
      <w:r w:rsidR="00F84132" w:rsidRPr="00424939">
        <w:t xml:space="preserve"> </w:t>
      </w:r>
      <w:r w:rsidRPr="00424939">
        <w:t>Taken prior to Internship in Psychology</w:t>
      </w:r>
      <w:r w:rsidR="00B8454E" w:rsidRPr="00424939">
        <w:fldChar w:fldCharType="begin"/>
      </w:r>
      <w:r w:rsidR="00B8454E" w:rsidRPr="00424939">
        <w:instrText xml:space="preserve"> XE "Psychology" </w:instrText>
      </w:r>
      <w:r w:rsidR="00B8454E" w:rsidRPr="00424939">
        <w:fldChar w:fldCharType="end"/>
      </w:r>
      <w:r w:rsidRPr="00424939">
        <w:t xml:space="preserve"> (PSY-</w:t>
      </w:r>
      <w:r w:rsidR="004C1EBE" w:rsidRPr="00424939">
        <w:t>494</w:t>
      </w:r>
      <w:r w:rsidRPr="00424939">
        <w:t xml:space="preserve">), this course allows students to explore various psychology-related careers and develop some of the applied knowledge necessary for entry into such careers. </w:t>
      </w:r>
      <w:r w:rsidRPr="00424939">
        <w:rPr>
          <w:u w:val="single"/>
        </w:rPr>
        <w:t>Prerequisites</w:t>
      </w:r>
      <w:r w:rsidRPr="00424939">
        <w:t>: Introductory Psychology (PSY-1</w:t>
      </w:r>
      <w:r w:rsidR="00E2734F" w:rsidRPr="00424939">
        <w:t>00</w:t>
      </w:r>
      <w:r w:rsidRPr="00424939">
        <w:t>), a declared major in psychology, or consent of instructor.</w:t>
      </w:r>
    </w:p>
    <w:p w14:paraId="68556B40" w14:textId="77777777" w:rsidR="0099609A" w:rsidRDefault="0099609A">
      <w:pPr>
        <w:spacing w:after="200" w:line="276" w:lineRule="auto"/>
        <w:rPr>
          <w:ins w:id="14945" w:author="Summer 2023 updates" w:date="2024-07-31T13:42:00Z"/>
          <w:rFonts w:cs="Times New Roman"/>
          <w:b/>
          <w:color w:val="000000" w:themeColor="text1"/>
        </w:rPr>
      </w:pPr>
      <w:ins w:id="14946" w:author="Summer 2023 updates" w:date="2024-07-31T13:42:00Z">
        <w:r>
          <w:rPr>
            <w:rFonts w:cs="Times New Roman"/>
            <w:b/>
            <w:color w:val="000000" w:themeColor="text1"/>
          </w:rPr>
          <w:br w:type="page"/>
        </w:r>
      </w:ins>
    </w:p>
    <w:p w14:paraId="53052B14" w14:textId="0A513470" w:rsidR="005475A9" w:rsidRPr="00424939" w:rsidRDefault="005475A9" w:rsidP="00DB5E9E">
      <w:pPr>
        <w:spacing w:after="0"/>
        <w:rPr>
          <w:rFonts w:cs="Times New Roman"/>
          <w:b/>
          <w:color w:val="000000" w:themeColor="text1"/>
        </w:rPr>
      </w:pPr>
      <w:r w:rsidRPr="00424939">
        <w:rPr>
          <w:rFonts w:cs="Times New Roman"/>
          <w:b/>
          <w:color w:val="000000" w:themeColor="text1"/>
        </w:rPr>
        <w:t>PSY-30</w:t>
      </w:r>
      <w:r w:rsidR="00A93A90" w:rsidRPr="00424939">
        <w:rPr>
          <w:rFonts w:cs="Times New Roman"/>
          <w:b/>
          <w:color w:val="000000" w:themeColor="text1"/>
        </w:rPr>
        <w:t>0</w:t>
      </w:r>
      <w:r w:rsidRPr="00424939">
        <w:rPr>
          <w:rFonts w:cs="Times New Roman"/>
          <w:b/>
          <w:color w:val="000000" w:themeColor="text1"/>
        </w:rPr>
        <w:t xml:space="preserve"> Statistical Methods</w:t>
      </w:r>
      <w:r w:rsidR="005C1B33" w:rsidRPr="00424939">
        <w:rPr>
          <w:rFonts w:cs="Times New Roman"/>
          <w:b/>
          <w:color w:val="000000" w:themeColor="text1"/>
        </w:rPr>
        <w:t xml:space="preserve"> and Data Analysis</w:t>
      </w:r>
      <w:r w:rsidRPr="00424939">
        <w:rPr>
          <w:rFonts w:cs="Times New Roman"/>
          <w:b/>
          <w:color w:val="000000" w:themeColor="text1"/>
        </w:rPr>
        <w:t xml:space="preserve"> </w:t>
      </w:r>
    </w:p>
    <w:p w14:paraId="0EA237CE" w14:textId="6812CCED" w:rsidR="002C7FDD" w:rsidRPr="00F60166" w:rsidRDefault="00403102" w:rsidP="0085795F">
      <w:r>
        <w:t xml:space="preserve">Introduces students to core topics including </w:t>
      </w:r>
      <w:r w:rsidR="005475A9" w:rsidRPr="00424939">
        <w:t xml:space="preserve">the theoretical foundations of estimation, variability, and inferential statistics critical for statistical literacy.  Focus is on the development of proficiency in data analysis using SPSS, interpretation of analyses, graphical representation of data, and written communication of results.  </w:t>
      </w:r>
      <w:r w:rsidR="00B87BB2" w:rsidRPr="00424939">
        <w:rPr>
          <w:u w:val="single"/>
        </w:rPr>
        <w:t>Prerequisite</w:t>
      </w:r>
      <w:r w:rsidR="00897BA1" w:rsidRPr="00424939">
        <w:t>:</w:t>
      </w:r>
      <w:r w:rsidR="005475A9" w:rsidRPr="00424939">
        <w:t xml:space="preserve"> </w:t>
      </w:r>
      <w:r w:rsidR="007214D8" w:rsidRPr="00424939">
        <w:t>Research Methods</w:t>
      </w:r>
      <w:r w:rsidR="005475A9" w:rsidRPr="00424939">
        <w:rPr>
          <w:rStyle w:val="Strong"/>
          <w:rFonts w:ascii="Garamond" w:hAnsi="Garamond"/>
          <w:b w:val="0"/>
          <w:color w:val="000000" w:themeColor="text1"/>
        </w:rPr>
        <w:t xml:space="preserve"> (PSY-200).</w:t>
      </w:r>
    </w:p>
    <w:p w14:paraId="116DAD57" w14:textId="22075706" w:rsidR="003C3015" w:rsidRPr="00424939" w:rsidRDefault="003C3015" w:rsidP="003C3015">
      <w:pPr>
        <w:spacing w:after="0"/>
        <w:rPr>
          <w:rFonts w:cs="Times New Roman"/>
          <w:b/>
          <w:color w:val="000000" w:themeColor="text1"/>
        </w:rPr>
      </w:pPr>
      <w:r w:rsidRPr="00424939">
        <w:rPr>
          <w:rFonts w:cs="Times New Roman"/>
          <w:b/>
          <w:color w:val="000000" w:themeColor="text1"/>
        </w:rPr>
        <w:t xml:space="preserve">PSY-315 Learning and Behavior </w:t>
      </w:r>
    </w:p>
    <w:p w14:paraId="379FA6F1" w14:textId="15C5251A" w:rsidR="003C3015" w:rsidRPr="00424939" w:rsidRDefault="00403102" w:rsidP="0085795F">
      <w:r>
        <w:t>Examines the ways in which</w:t>
      </w:r>
      <w:r w:rsidR="003C3015" w:rsidRPr="00424939">
        <w:t xml:space="preserve"> behavior changes as a result of our experiences. The course focuses on roles of respondent and operant learning in the development and expression of adaptive and maladaptive behaviors and emotional responses. Students are provided opportunities to discover how learning principles are applied in contemporary behavior modification and behavior therapy. The role of learning is discussed in contexts such as health-related behaviors, sex and love, self-control, drug addiction, and psychological disorders. </w:t>
      </w:r>
      <w:r w:rsidR="0034207F" w:rsidRPr="0034207F">
        <w:rPr>
          <w:u w:val="single"/>
        </w:rPr>
        <w:t>Prerequisite</w:t>
      </w:r>
      <w:r w:rsidR="0034207F">
        <w:t xml:space="preserve">: </w:t>
      </w:r>
      <w:del w:id="14947" w:author="Summer 2023 updates" w:date="2024-07-31T13:42:00Z">
        <w:r w:rsidR="00943216" w:rsidRPr="00943216">
          <w:delText>Statistical</w:delText>
        </w:r>
      </w:del>
      <w:ins w:id="14948" w:author="Summer 2023 updates" w:date="2024-07-31T13:42:00Z">
        <w:r w:rsidR="00E923C9">
          <w:t>Research</w:t>
        </w:r>
      </w:ins>
      <w:r w:rsidR="00E923C9">
        <w:t xml:space="preserve"> Methods</w:t>
      </w:r>
      <w:r w:rsidR="005343FA">
        <w:t xml:space="preserve"> </w:t>
      </w:r>
      <w:del w:id="14949" w:author="Summer 2023 updates" w:date="2024-07-31T13:42:00Z">
        <w:r w:rsidR="00943216" w:rsidRPr="00943216">
          <w:delText xml:space="preserve">and Data Analysis </w:delText>
        </w:r>
      </w:del>
      <w:r w:rsidR="0034207F">
        <w:t>(PSY-</w:t>
      </w:r>
      <w:del w:id="14950" w:author="Summer 2023 updates" w:date="2024-07-31T13:42:00Z">
        <w:r w:rsidR="00943216" w:rsidRPr="00943216">
          <w:delText>300).</w:delText>
        </w:r>
        <w:r w:rsidR="003C3015" w:rsidRPr="00424939">
          <w:delText xml:space="preserve"> </w:delText>
        </w:r>
      </w:del>
      <w:ins w:id="14951" w:author="Summer 2023 updates" w:date="2024-07-31T13:42:00Z">
        <w:r w:rsidR="00E923C9">
          <w:t>2</w:t>
        </w:r>
        <w:r w:rsidR="0034207F">
          <w:t>00).</w:t>
        </w:r>
      </w:ins>
    </w:p>
    <w:p w14:paraId="5F021E42" w14:textId="472D0F51" w:rsidR="003C3015" w:rsidRPr="00424939" w:rsidRDefault="003C3015" w:rsidP="00973A28">
      <w:pPr>
        <w:keepNext/>
        <w:spacing w:after="0"/>
        <w:rPr>
          <w:rFonts w:cs="Times New Roman"/>
          <w:b/>
          <w:color w:val="000000" w:themeColor="text1"/>
        </w:rPr>
      </w:pPr>
      <w:r w:rsidRPr="00424939">
        <w:rPr>
          <w:rFonts w:cs="Times New Roman"/>
          <w:b/>
          <w:color w:val="000000" w:themeColor="text1"/>
        </w:rPr>
        <w:t>PSY-325</w:t>
      </w:r>
      <w:del w:id="14952" w:author="Summer 2023 updates" w:date="2024-07-31T13:42:00Z">
        <w:r w:rsidR="00403102">
          <w:rPr>
            <w:rFonts w:cs="Times New Roman"/>
            <w:b/>
            <w:color w:val="000000" w:themeColor="text1"/>
          </w:rPr>
          <w:delText>/ -</w:delText>
        </w:r>
      </w:del>
      <w:ins w:id="14953" w:author="Summer 2023 updates" w:date="2024-07-31T13:42:00Z">
        <w:r w:rsidR="00403102">
          <w:rPr>
            <w:rFonts w:cs="Times New Roman"/>
            <w:b/>
            <w:color w:val="000000" w:themeColor="text1"/>
          </w:rPr>
          <w:t>/-</w:t>
        </w:r>
      </w:ins>
      <w:r w:rsidR="00403102">
        <w:rPr>
          <w:rFonts w:cs="Times New Roman"/>
          <w:b/>
          <w:color w:val="000000" w:themeColor="text1"/>
        </w:rPr>
        <w:t>325L</w:t>
      </w:r>
      <w:r w:rsidRPr="00424939">
        <w:rPr>
          <w:rFonts w:cs="Times New Roman"/>
          <w:b/>
          <w:color w:val="000000" w:themeColor="text1"/>
        </w:rPr>
        <w:t xml:space="preserve"> Health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943216">
        <w:rPr>
          <w:rFonts w:cs="Times New Roman"/>
          <w:b/>
          <w:color w:val="000000" w:themeColor="text1"/>
        </w:rPr>
        <w:t>&amp; Laboratory</w:t>
      </w:r>
      <w:r w:rsidR="00B53D92">
        <w:rPr>
          <w:rFonts w:cs="Times New Roman"/>
          <w:b/>
          <w:color w:val="000000" w:themeColor="text1"/>
        </w:rPr>
        <w:t xml:space="preserve"> (WE)</w:t>
      </w:r>
    </w:p>
    <w:p w14:paraId="6F4FBD83" w14:textId="3F5968B8" w:rsidR="003C3015" w:rsidRPr="00424939" w:rsidRDefault="00943216" w:rsidP="0085795F">
      <w:r w:rsidRPr="00943216">
        <w:t>Explores current theories, research findings, and laboratory applications related to the bidirectional relationship between psychological processes (thoughts, emotions, and behaviors) and physical health. Topics include health promotion and health behaviors, disease prevention, stress and coping, compliance with medical advice, pain, chronic illness, and psychological mechanisms of health disparities. Three hours of lecture and three hours of laboratory per week.</w:t>
      </w:r>
      <w:r w:rsidR="003C3015" w:rsidRPr="00424939">
        <w:t xml:space="preserve"> </w:t>
      </w:r>
      <w:r w:rsidR="003C3015" w:rsidRPr="00424939">
        <w:rPr>
          <w:u w:val="single"/>
        </w:rPr>
        <w:t>Prerequisites</w:t>
      </w:r>
      <w:r w:rsidR="003C3015" w:rsidRPr="00424939">
        <w:t xml:space="preserve">: </w:t>
      </w:r>
      <w:r w:rsidRPr="00943216">
        <w:t>Statistical Methods and Data Analysis (PSY-300).</w:t>
      </w:r>
      <w:r w:rsidR="003C3015" w:rsidRPr="00424939">
        <w:t xml:space="preserve">  </w:t>
      </w:r>
    </w:p>
    <w:p w14:paraId="294A7E17" w14:textId="26B16B19" w:rsidR="00943216" w:rsidRPr="00424939" w:rsidRDefault="00943216" w:rsidP="00943216">
      <w:pPr>
        <w:keepNext/>
        <w:spacing w:after="0"/>
        <w:rPr>
          <w:rFonts w:cs="Times New Roman"/>
          <w:b/>
          <w:color w:val="000000" w:themeColor="text1"/>
        </w:rPr>
      </w:pPr>
      <w:r w:rsidRPr="00424939">
        <w:rPr>
          <w:rFonts w:cs="Times New Roman"/>
          <w:b/>
          <w:color w:val="000000" w:themeColor="text1"/>
        </w:rPr>
        <w:t>PSY-3</w:t>
      </w:r>
      <w:r>
        <w:rPr>
          <w:rFonts w:cs="Times New Roman"/>
          <w:b/>
          <w:color w:val="000000" w:themeColor="text1"/>
        </w:rPr>
        <w:t>3</w:t>
      </w:r>
      <w:r w:rsidRPr="00424939">
        <w:rPr>
          <w:rFonts w:cs="Times New Roman"/>
          <w:b/>
          <w:color w:val="000000" w:themeColor="text1"/>
        </w:rPr>
        <w:t>5</w:t>
      </w:r>
      <w:del w:id="14954" w:author="Summer 2023 updates" w:date="2024-07-31T13:42:00Z">
        <w:r>
          <w:rPr>
            <w:rFonts w:cs="Times New Roman"/>
            <w:b/>
            <w:color w:val="000000" w:themeColor="text1"/>
          </w:rPr>
          <w:delText>/ -</w:delText>
        </w:r>
      </w:del>
      <w:ins w:id="14955" w:author="Summer 2023 updates" w:date="2024-07-31T13:42:00Z">
        <w:r>
          <w:rPr>
            <w:rFonts w:cs="Times New Roman"/>
            <w:b/>
            <w:color w:val="000000" w:themeColor="text1"/>
          </w:rPr>
          <w:t>/-</w:t>
        </w:r>
      </w:ins>
      <w:r>
        <w:rPr>
          <w:rFonts w:cs="Times New Roman"/>
          <w:b/>
          <w:color w:val="000000" w:themeColor="text1"/>
        </w:rPr>
        <w:t>335L</w:t>
      </w:r>
      <w:r w:rsidRPr="00424939">
        <w:rPr>
          <w:rFonts w:cs="Times New Roman"/>
          <w:b/>
          <w:color w:val="000000" w:themeColor="text1"/>
        </w:rPr>
        <w:t xml:space="preserve"> </w:t>
      </w:r>
      <w:r>
        <w:rPr>
          <w:rFonts w:cs="Times New Roman"/>
          <w:b/>
          <w:color w:val="000000" w:themeColor="text1"/>
        </w:rPr>
        <w:t>Sensation and Perception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r>
        <w:rPr>
          <w:rFonts w:cs="Times New Roman"/>
          <w:b/>
          <w:color w:val="000000" w:themeColor="text1"/>
        </w:rPr>
        <w:t>&amp; Laboratory</w:t>
      </w:r>
      <w:r w:rsidR="00B53D92">
        <w:rPr>
          <w:rFonts w:cs="Times New Roman"/>
          <w:b/>
          <w:color w:val="000000" w:themeColor="text1"/>
        </w:rPr>
        <w:t xml:space="preserve"> (WE)</w:t>
      </w:r>
    </w:p>
    <w:p w14:paraId="29D40156" w14:textId="5E0A5B4E" w:rsidR="00943216" w:rsidRPr="00424939" w:rsidRDefault="00943216" w:rsidP="0085795F">
      <w:r w:rsidRPr="00943216">
        <w:t>Explores current theories, research findings, and laboratory applications related to how individuals detect and perceive sensory information in the environment. An overarching theme is how organisms appear to generate accurate percepts despite the limited and ambiguous nature of incoming sensory information. While the primary focus is on human vision, the most extensively studied of the senses, other systems are discussed. Course material covers basic biological structures (e.g. photoreceptors) that detect and transduce environmental energy into electrical impulses transmitted throughout the nervous system. Three hours of lecture and three hours of laboratory per week.</w:t>
      </w:r>
      <w:r w:rsidRPr="00424939">
        <w:t xml:space="preserve"> </w:t>
      </w:r>
      <w:r w:rsidRPr="00424939">
        <w:rPr>
          <w:u w:val="single"/>
        </w:rPr>
        <w:t>Prerequisites</w:t>
      </w:r>
      <w:r w:rsidRPr="00424939">
        <w:t xml:space="preserve">: </w:t>
      </w:r>
      <w:r w:rsidRPr="00943216">
        <w:t>Statistical Methods and Data Analysis (PSY-300).</w:t>
      </w:r>
      <w:r w:rsidRPr="00424939">
        <w:t xml:space="preserve"> </w:t>
      </w:r>
    </w:p>
    <w:p w14:paraId="208B9B95" w14:textId="3D1C225F" w:rsidR="003C3015" w:rsidRPr="00424939" w:rsidRDefault="003C3015" w:rsidP="00E64B3B">
      <w:pPr>
        <w:keepNext/>
        <w:spacing w:after="0"/>
        <w:rPr>
          <w:rFonts w:cs="Times New Roman"/>
          <w:b/>
          <w:color w:val="000000" w:themeColor="text1"/>
        </w:rPr>
      </w:pPr>
      <w:r w:rsidRPr="00424939">
        <w:rPr>
          <w:rFonts w:cs="Times New Roman"/>
          <w:b/>
          <w:color w:val="000000" w:themeColor="text1"/>
        </w:rPr>
        <w:t xml:space="preserve">PSY-350 Drugs and Behavior </w:t>
      </w:r>
    </w:p>
    <w:p w14:paraId="26DC7687" w14:textId="7124FFBF" w:rsidR="003C3015" w:rsidRPr="00424939" w:rsidRDefault="003C3015" w:rsidP="0085795F">
      <w:r w:rsidRPr="00424939">
        <w:t xml:space="preserve">Explores how psychoactive drugs affect the nervous system.  Concepts particularly relevant to a wide variety of psychological, sociological, and health-related careers in which clients are commonly taking drugs, therapeutically or recreationally.  Course focuses on factors that influence the variability of drug effects, including neural, pharmacological, and psychological mechanisms. Major topics include the problem and implications of categorizing drugs, basic neural function, principles of pharmacology, and physiological and psychological aspects of addiction. Selected psychotherapeutic drugs and legal and illegal drugs of abuse are surveyed. </w:t>
      </w:r>
      <w:r w:rsidRPr="00424939">
        <w:rPr>
          <w:u w:val="single"/>
        </w:rPr>
        <w:t>Prerequisite</w:t>
      </w:r>
      <w:r w:rsidRPr="00424939">
        <w:t xml:space="preserve">:  Biopsychology (PSY-250) or Integrated Human Physiology (BIO-375). </w:t>
      </w:r>
    </w:p>
    <w:p w14:paraId="1EC81D5C" w14:textId="205D847A" w:rsidR="005475A9" w:rsidRPr="00424939" w:rsidRDefault="005475A9" w:rsidP="00DB5E9E">
      <w:pPr>
        <w:spacing w:after="0"/>
        <w:rPr>
          <w:rFonts w:cs="Times New Roman"/>
          <w:b/>
          <w:color w:val="000000" w:themeColor="text1"/>
        </w:rPr>
      </w:pPr>
      <w:r w:rsidRPr="00424939">
        <w:rPr>
          <w:rFonts w:cs="Times New Roman"/>
          <w:b/>
          <w:color w:val="000000" w:themeColor="text1"/>
        </w:rPr>
        <w:t>PSY-3</w:t>
      </w:r>
      <w:r w:rsidR="00E2734F" w:rsidRPr="00424939">
        <w:rPr>
          <w:rFonts w:cs="Times New Roman"/>
          <w:b/>
          <w:color w:val="000000" w:themeColor="text1"/>
        </w:rPr>
        <w:t>54</w:t>
      </w:r>
      <w:r w:rsidRPr="00424939">
        <w:rPr>
          <w:rFonts w:cs="Times New Roman"/>
          <w:b/>
          <w:color w:val="000000" w:themeColor="text1"/>
        </w:rPr>
        <w:t xml:space="preserve"> Research Participation </w:t>
      </w:r>
    </w:p>
    <w:p w14:paraId="7E1B1E78" w14:textId="7923B17A" w:rsidR="003C00A7" w:rsidRPr="00424939" w:rsidRDefault="003C00A7" w:rsidP="00EB6749">
      <w:r w:rsidRPr="00424939">
        <w:rPr>
          <w:bCs/>
        </w:rPr>
        <w:t>Research and investigation of an area of interest supervised by</w:t>
      </w:r>
      <w:r w:rsidRPr="00424939">
        <w:rPr>
          <w:b/>
          <w:bCs/>
        </w:rPr>
        <w:t xml:space="preserve"> </w:t>
      </w:r>
      <w:r w:rsidRPr="00424939">
        <w:t xml:space="preserve">a faculty member of the department. The student must obtain approval of a specific plan and complete the necessary arrangements prior to the term of registration for the course. </w:t>
      </w:r>
      <w:r w:rsidR="00A7479E" w:rsidRPr="00424939">
        <w:rPr>
          <w:bCs/>
        </w:rPr>
        <w:t>P/NP</w:t>
      </w:r>
      <w:r w:rsidRPr="00424939">
        <w:rPr>
          <w:bCs/>
        </w:rPr>
        <w:t xml:space="preserve"> basis only. </w:t>
      </w:r>
      <w:r w:rsidR="00B87BB2" w:rsidRPr="00424939">
        <w:rPr>
          <w:u w:val="single"/>
        </w:rPr>
        <w:t>Prerequisites</w:t>
      </w:r>
      <w:r w:rsidR="00897BA1" w:rsidRPr="00424939">
        <w:t>:</w:t>
      </w:r>
      <w:r w:rsidRPr="00424939">
        <w:t xml:space="preserve"> </w:t>
      </w:r>
      <w:r w:rsidRPr="00424939">
        <w:rPr>
          <w:bCs/>
        </w:rPr>
        <w:t xml:space="preserve">Research Methods (PSY-200) and consent of instructor.  </w:t>
      </w:r>
    </w:p>
    <w:p w14:paraId="5BE90B2C" w14:textId="7F665B4B" w:rsidR="003C3015" w:rsidRPr="00424939" w:rsidRDefault="003C3015" w:rsidP="003C3015">
      <w:pPr>
        <w:spacing w:after="0"/>
        <w:rPr>
          <w:rFonts w:cs="Times New Roman"/>
          <w:b/>
          <w:color w:val="000000" w:themeColor="text1"/>
        </w:rPr>
      </w:pPr>
      <w:r w:rsidRPr="00424939">
        <w:rPr>
          <w:rFonts w:cs="Times New Roman"/>
          <w:b/>
          <w:color w:val="000000" w:themeColor="text1"/>
        </w:rPr>
        <w:t>PSY-355</w:t>
      </w:r>
      <w:del w:id="14956" w:author="Summer 2023 updates" w:date="2024-07-31T13:42:00Z">
        <w:r w:rsidR="00943216">
          <w:rPr>
            <w:rFonts w:cs="Times New Roman"/>
            <w:b/>
            <w:color w:val="000000" w:themeColor="text1"/>
          </w:rPr>
          <w:delText>/ -</w:delText>
        </w:r>
      </w:del>
      <w:ins w:id="14957" w:author="Summer 2023 updates" w:date="2024-07-31T13:42:00Z">
        <w:r w:rsidR="00943216">
          <w:rPr>
            <w:rFonts w:cs="Times New Roman"/>
            <w:b/>
            <w:color w:val="000000" w:themeColor="text1"/>
          </w:rPr>
          <w:t>/-</w:t>
        </w:r>
      </w:ins>
      <w:r w:rsidR="00943216">
        <w:rPr>
          <w:rFonts w:cs="Times New Roman"/>
          <w:b/>
          <w:color w:val="000000" w:themeColor="text1"/>
        </w:rPr>
        <w:t>355L</w:t>
      </w:r>
      <w:r w:rsidRPr="00424939">
        <w:rPr>
          <w:rFonts w:cs="Times New Roman"/>
          <w:b/>
          <w:color w:val="000000" w:themeColor="text1"/>
        </w:rPr>
        <w:t xml:space="preserve"> Personality </w:t>
      </w:r>
      <w:r w:rsidR="00943216">
        <w:rPr>
          <w:rFonts w:cs="Times New Roman"/>
          <w:b/>
          <w:color w:val="000000" w:themeColor="text1"/>
        </w:rPr>
        <w:t>&amp; Laboratory</w:t>
      </w:r>
      <w:r w:rsidR="00B53D92">
        <w:rPr>
          <w:rFonts w:cs="Times New Roman"/>
          <w:b/>
          <w:color w:val="000000" w:themeColor="text1"/>
        </w:rPr>
        <w:t xml:space="preserve"> (WE)</w:t>
      </w:r>
    </w:p>
    <w:p w14:paraId="165E7732" w14:textId="7CEE9134" w:rsidR="003C3015" w:rsidRPr="00424939" w:rsidRDefault="00E81CC2" w:rsidP="002C7FDD">
      <w:r w:rsidRPr="00E81CC2">
        <w:t xml:space="preserve">Explores current theories, research findings, and laboratory applications related to the structure, development, and dynamic processes underlying the differences in how people act, think, and feel. Includes methods of constructing and evaluating personality assessment techniques. Three hours of lecture and three hours of laboratory per week. </w:t>
      </w:r>
      <w:r w:rsidRPr="00E81CC2">
        <w:rPr>
          <w:u w:val="single"/>
        </w:rPr>
        <w:t>Prerequisite</w:t>
      </w:r>
      <w:r w:rsidRPr="00E81CC2">
        <w:t>: Statistical Methods and Data Analysis (PSY-300).</w:t>
      </w:r>
      <w:r w:rsidR="003C3015" w:rsidRPr="00424939">
        <w:t xml:space="preserve"> </w:t>
      </w:r>
    </w:p>
    <w:p w14:paraId="18C8DF70" w14:textId="2F8A2ECA" w:rsidR="005475A9" w:rsidRPr="00424939" w:rsidRDefault="00E2734F" w:rsidP="00DB5E9E">
      <w:pPr>
        <w:spacing w:after="0"/>
        <w:rPr>
          <w:rFonts w:cs="Times New Roman"/>
          <w:b/>
          <w:color w:val="000000" w:themeColor="text1"/>
        </w:rPr>
      </w:pPr>
      <w:r w:rsidRPr="00424939">
        <w:rPr>
          <w:rFonts w:cs="Times New Roman"/>
          <w:b/>
          <w:color w:val="000000" w:themeColor="text1"/>
        </w:rPr>
        <w:t>PSY-415</w:t>
      </w:r>
      <w:r w:rsidR="005475A9" w:rsidRPr="00424939">
        <w:rPr>
          <w:rFonts w:cs="Times New Roman"/>
          <w:b/>
          <w:color w:val="000000" w:themeColor="text1"/>
        </w:rPr>
        <w:t xml:space="preserve"> Counseling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5475A9" w:rsidRPr="00424939">
        <w:rPr>
          <w:rFonts w:cs="Times New Roman"/>
          <w:b/>
          <w:color w:val="000000" w:themeColor="text1"/>
        </w:rPr>
        <w:t xml:space="preserve"> </w:t>
      </w:r>
    </w:p>
    <w:p w14:paraId="6D309258" w14:textId="14C95BD0" w:rsidR="005475A9" w:rsidRPr="00424939" w:rsidRDefault="00E81CC2" w:rsidP="00EB6749">
      <w:r>
        <w:t xml:space="preserve">Introduces students </w:t>
      </w:r>
      <w:r w:rsidR="005475A9" w:rsidRPr="00424939">
        <w:t>to the field of counseling. Topics include ethical principles of the counseling profession, legal issues and licensing, counseling in a diverse and multicultural society, and effectiveness of various forms of therapy. Major theoretical approaches including psychoanalytic, humanistic, existential, cognitive-behavioral, couples and family systems are covered.</w:t>
      </w:r>
      <w:r w:rsidR="005475A9" w:rsidRPr="00424939">
        <w:rPr>
          <w:b/>
        </w:rPr>
        <w:t xml:space="preserve"> </w:t>
      </w:r>
      <w:del w:id="14958" w:author="Summer 2023 updates" w:date="2024-07-31T13:42:00Z">
        <w:r w:rsidR="00B87BB2" w:rsidRPr="00424939">
          <w:rPr>
            <w:u w:val="single"/>
          </w:rPr>
          <w:delText>Prerequisite</w:delText>
        </w:r>
        <w:r w:rsidR="00897BA1" w:rsidRPr="00424939">
          <w:delText>:</w:delText>
        </w:r>
      </w:del>
      <w:ins w:id="14959" w:author="Summer 2023 updates" w:date="2024-07-31T13:42:00Z">
        <w:r w:rsidR="00B87BB2" w:rsidRPr="00424939">
          <w:rPr>
            <w:u w:val="single"/>
          </w:rPr>
          <w:t>Prerequisite</w:t>
        </w:r>
        <w:r w:rsidR="0034207F">
          <w:rPr>
            <w:u w:val="single"/>
          </w:rPr>
          <w:t>s</w:t>
        </w:r>
        <w:r w:rsidR="00897BA1" w:rsidRPr="00424939">
          <w:t>:</w:t>
        </w:r>
        <w:r w:rsidR="000947B7" w:rsidRPr="00424939">
          <w:t xml:space="preserve"> </w:t>
        </w:r>
        <w:r w:rsidR="0034207F">
          <w:t>Research Methods (PSY-200) and</w:t>
        </w:r>
      </w:ins>
      <w:r w:rsidR="0034207F">
        <w:t xml:space="preserve"> </w:t>
      </w:r>
      <w:r w:rsidR="005475A9" w:rsidRPr="00424939">
        <w:t>Abnormal Psychology</w:t>
      </w:r>
      <w:r w:rsidR="00B8454E" w:rsidRPr="00424939">
        <w:fldChar w:fldCharType="begin"/>
      </w:r>
      <w:r w:rsidR="00B8454E" w:rsidRPr="00424939">
        <w:instrText xml:space="preserve"> XE "Psychology" </w:instrText>
      </w:r>
      <w:r w:rsidR="00B8454E" w:rsidRPr="00424939">
        <w:fldChar w:fldCharType="end"/>
      </w:r>
      <w:r w:rsidR="005475A9" w:rsidRPr="00424939">
        <w:t xml:space="preserve"> (PSY-235). </w:t>
      </w:r>
    </w:p>
    <w:p w14:paraId="3296863F" w14:textId="77777777" w:rsidR="0099609A" w:rsidRDefault="0099609A">
      <w:pPr>
        <w:spacing w:after="200" w:line="276" w:lineRule="auto"/>
        <w:rPr>
          <w:rFonts w:cs="Times New Roman"/>
          <w:b/>
          <w:color w:val="000000" w:themeColor="text1"/>
        </w:rPr>
      </w:pPr>
      <w:r>
        <w:rPr>
          <w:rFonts w:cs="Times New Roman"/>
          <w:b/>
          <w:color w:val="000000" w:themeColor="text1"/>
        </w:rPr>
        <w:br w:type="page"/>
      </w:r>
    </w:p>
    <w:p w14:paraId="746CAAD2" w14:textId="0C9105C1" w:rsidR="003C3015" w:rsidRPr="00424939" w:rsidRDefault="003C3015" w:rsidP="003C3015">
      <w:pPr>
        <w:spacing w:after="0"/>
        <w:rPr>
          <w:rFonts w:cs="Times New Roman"/>
          <w:b/>
          <w:color w:val="000000" w:themeColor="text1"/>
        </w:rPr>
      </w:pPr>
      <w:r w:rsidRPr="00424939">
        <w:rPr>
          <w:rFonts w:cs="Times New Roman"/>
          <w:b/>
          <w:color w:val="000000" w:themeColor="text1"/>
        </w:rPr>
        <w:t>PSY-444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7E23759" w14:textId="70AEC9DC" w:rsidR="003C3015" w:rsidRPr="00424939" w:rsidRDefault="003C3015" w:rsidP="00EB6749">
      <w:r w:rsidRPr="00424939">
        <w:t xml:space="preserve">Independent reading and the preparation of a proposal, with consent of psychology department faculty required prior to the term of registration. May be taken for an X status grade with consent of instructor prior to registration.   </w:t>
      </w:r>
      <w:r w:rsidRPr="00424939">
        <w:rPr>
          <w:u w:val="single"/>
        </w:rPr>
        <w:t>Prerequisites</w:t>
      </w:r>
      <w:r w:rsidRPr="00424939">
        <w:t>: Research Methods (PSY-200), a declared major in psychology</w:t>
      </w:r>
      <w:r w:rsidR="003A0791">
        <w:t>,</w:t>
      </w:r>
      <w:r w:rsidRPr="00424939">
        <w:t xml:space="preserve"> and consent of instructor. </w:t>
      </w:r>
    </w:p>
    <w:p w14:paraId="2F695211" w14:textId="7977B67B" w:rsidR="003C3015" w:rsidRPr="00424939" w:rsidRDefault="003C3015" w:rsidP="003C3015">
      <w:pPr>
        <w:spacing w:after="0"/>
        <w:rPr>
          <w:rFonts w:cs="Times New Roman"/>
          <w:b/>
          <w:color w:val="000000" w:themeColor="text1"/>
        </w:rPr>
      </w:pPr>
      <w:r w:rsidRPr="00424939">
        <w:rPr>
          <w:rFonts w:cs="Times New Roman"/>
          <w:b/>
          <w:color w:val="000000" w:themeColor="text1"/>
        </w:rPr>
        <w:t>PSY-450 Behavioral Neuroscience</w:t>
      </w:r>
      <w:r w:rsidR="009F4511" w:rsidRPr="00424939">
        <w:rPr>
          <w:rFonts w:cs="Times New Roman"/>
          <w:b/>
          <w:color w:val="000000" w:themeColor="text1"/>
        </w:rPr>
        <w:fldChar w:fldCharType="begin"/>
      </w:r>
      <w:r w:rsidR="009F4511" w:rsidRPr="00424939">
        <w:rPr>
          <w:color w:val="000000" w:themeColor="text1"/>
        </w:rPr>
        <w:instrText xml:space="preserve"> XE "Neuroscience" </w:instrText>
      </w:r>
      <w:r w:rsidR="009F4511" w:rsidRPr="00424939">
        <w:rPr>
          <w:rFonts w:cs="Times New Roman"/>
          <w:b/>
          <w:color w:val="000000" w:themeColor="text1"/>
        </w:rPr>
        <w:fldChar w:fldCharType="end"/>
      </w:r>
      <w:r w:rsidRPr="00424939">
        <w:rPr>
          <w:rFonts w:cs="Times New Roman"/>
          <w:b/>
          <w:color w:val="000000" w:themeColor="text1"/>
        </w:rPr>
        <w:t xml:space="preserve"> </w:t>
      </w:r>
    </w:p>
    <w:p w14:paraId="795779CD" w14:textId="741DC718" w:rsidR="0012564E" w:rsidRPr="00F60166" w:rsidRDefault="003C3015" w:rsidP="00D16055">
      <w:r w:rsidRPr="00424939">
        <w:t xml:space="preserve">Further explores relationship between the nervous system and behavior begun in Introduction to Biopsychology (PSY-225). The course provides a more in-depth study of neural function and explores many new areas.  Focuses on development of the nervous system, neural communication, neuroanatomy, hierarchical and parallel organization, neural plasticity, sensorimotor function, and neurohormonal influences on sexual development and behavior. </w:t>
      </w:r>
      <w:r w:rsidRPr="00424939">
        <w:rPr>
          <w:u w:val="single"/>
        </w:rPr>
        <w:t>Prerequisites</w:t>
      </w:r>
      <w:r w:rsidRPr="00424939">
        <w:t>: junior standing and either Biopsychology (PSY-250) or Integrated Human Physiology (BIO-375).</w:t>
      </w:r>
    </w:p>
    <w:p w14:paraId="613024B2" w14:textId="29AD530A" w:rsidR="003C3015" w:rsidRPr="00424939" w:rsidRDefault="003C3015" w:rsidP="00533ACA">
      <w:pPr>
        <w:spacing w:after="0"/>
        <w:rPr>
          <w:rFonts w:cs="Times New Roman"/>
          <w:b/>
          <w:color w:val="000000" w:themeColor="text1"/>
        </w:rPr>
      </w:pPr>
      <w:r w:rsidRPr="00424939">
        <w:rPr>
          <w:rFonts w:cs="Times New Roman"/>
          <w:b/>
          <w:color w:val="000000" w:themeColor="text1"/>
        </w:rPr>
        <w:t>PSY-455 Advanced Experimental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EFC981C" w14:textId="5C8245C0" w:rsidR="003C3015" w:rsidRPr="00424939" w:rsidRDefault="003C3015" w:rsidP="002C7FDD">
      <w:r w:rsidRPr="00424939">
        <w:t xml:space="preserve">A capstone course for students interested in conducting psychological research. Topics include legal and ethical responsibilities in psychological research, conducting literature reviews, research design, use of statistical software (e.g., SPSS and SAS), interpretation of statistical results, and clear communication and presentation of scientific information. Students also present their research findings in a public forum. </w:t>
      </w:r>
      <w:r w:rsidR="00A7479E" w:rsidRPr="00424939">
        <w:t>P/NP</w:t>
      </w:r>
      <w:r w:rsidRPr="00424939">
        <w:t xml:space="preserve"> basis only. May be taken more than once for credit.  A maximum of one course credit may be counted toward a major in psychology. </w:t>
      </w:r>
      <w:del w:id="14960" w:author="Summer 2023 updates" w:date="2024-07-31T13:42:00Z">
        <w:r w:rsidRPr="00424939">
          <w:delText xml:space="preserve">  </w:delText>
        </w:r>
      </w:del>
      <w:r w:rsidRPr="00424939">
        <w:rPr>
          <w:u w:val="single"/>
        </w:rPr>
        <w:t>Prerequisites</w:t>
      </w:r>
      <w:r w:rsidRPr="00424939">
        <w:t xml:space="preserve">: Research Methods (PSY-200) and </w:t>
      </w:r>
      <w:del w:id="14961" w:author="Summer 2023 updates" w:date="2024-07-31T13:42:00Z">
        <w:r w:rsidRPr="00424939">
          <w:delText>a declared major in psychology</w:delText>
        </w:r>
      </w:del>
      <w:ins w:id="14962" w:author="Summer 2023 updates" w:date="2024-07-31T13:42:00Z">
        <w:r w:rsidR="0034207F">
          <w:t>consent of instructor</w:t>
        </w:r>
      </w:ins>
      <w:r w:rsidRPr="00424939">
        <w:t xml:space="preserve">. </w:t>
      </w:r>
    </w:p>
    <w:p w14:paraId="0B641CAD" w14:textId="0CBACB6B" w:rsidR="003C3015" w:rsidRPr="00424939" w:rsidRDefault="003C3015" w:rsidP="003C3015">
      <w:pPr>
        <w:spacing w:after="0"/>
        <w:rPr>
          <w:rFonts w:cs="Times New Roman"/>
          <w:b/>
          <w:color w:val="000000" w:themeColor="text1"/>
        </w:rPr>
      </w:pPr>
      <w:r w:rsidRPr="00424939">
        <w:rPr>
          <w:rFonts w:cs="Times New Roman"/>
          <w:b/>
          <w:color w:val="000000" w:themeColor="text1"/>
        </w:rPr>
        <w:t>PSY-464 Seminar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del w:id="14963" w:author="Summer 2023 updates" w:date="2024-07-31T13:42:00Z">
        <w:r w:rsidR="00070881" w:rsidRPr="00424939">
          <w:rPr>
            <w:rFonts w:cs="Times New Roman"/>
            <w:b/>
            <w:color w:val="000000" w:themeColor="text1"/>
          </w:rPr>
          <w:delText xml:space="preserve"> </w:delText>
        </w:r>
      </w:del>
      <w:r w:rsidR="00070881" w:rsidRPr="00424939">
        <w:rPr>
          <w:rFonts w:cs="Times New Roman"/>
          <w:b/>
          <w:color w:val="000000" w:themeColor="text1"/>
        </w:rPr>
        <w:t>(WE)</w:t>
      </w:r>
    </w:p>
    <w:p w14:paraId="1AACDCA9" w14:textId="77777777" w:rsidR="003C3015" w:rsidRPr="00424939" w:rsidRDefault="003C3015" w:rsidP="00D54BCD">
      <w:r w:rsidRPr="00424939">
        <w:t xml:space="preserve">Intensive study of a topic selected by the instructor. May be taken more than once for credit, provided the topics are substantially different.  </w:t>
      </w:r>
      <w:r w:rsidRPr="00424939">
        <w:rPr>
          <w:u w:val="single"/>
        </w:rPr>
        <w:t>Prerequisites</w:t>
      </w:r>
      <w:r w:rsidRPr="00424939">
        <w:t xml:space="preserve">: Statistical Methods and Data Analysis (PSY-300) or consent of instructor. </w:t>
      </w:r>
    </w:p>
    <w:p w14:paraId="7B6B1ED2" w14:textId="73E74388" w:rsidR="005475A9" w:rsidRPr="00424939" w:rsidRDefault="005475A9" w:rsidP="00E64B3B">
      <w:pPr>
        <w:spacing w:after="0"/>
        <w:rPr>
          <w:rFonts w:cs="Times New Roman"/>
          <w:b/>
          <w:color w:val="000000" w:themeColor="text1"/>
        </w:rPr>
      </w:pPr>
      <w:r w:rsidRPr="00424939">
        <w:rPr>
          <w:rFonts w:cs="Times New Roman"/>
          <w:b/>
          <w:color w:val="000000" w:themeColor="text1"/>
        </w:rPr>
        <w:t>PSY-465 Industrial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22C78643" w14:textId="6D1B48F2" w:rsidR="00BA38AA" w:rsidRPr="00424939" w:rsidRDefault="00E81CC2" w:rsidP="00D54BCD">
      <w:r>
        <w:t>Focuses on the</w:t>
      </w:r>
      <w:r w:rsidR="00BA38AA" w:rsidRPr="00424939">
        <w:t xml:space="preserve"> scientific study of making decisions about and developing people within organizations.  Examines, from a psychological perspective, procedures aimed at improving productivity, and fairness in work settings. Students in the course complete multiple applied projects.  Major topics include job analysis, employee selection, performance evaluation, and employee training and development. </w:t>
      </w:r>
      <w:r w:rsidR="00BA38AA" w:rsidRPr="00424939">
        <w:rPr>
          <w:u w:val="single"/>
        </w:rPr>
        <w:t>Prerequisites</w:t>
      </w:r>
      <w:r w:rsidR="00BA38AA" w:rsidRPr="00424939">
        <w:t xml:space="preserve">: </w:t>
      </w:r>
      <w:del w:id="14964" w:author="Summer 2023 updates" w:date="2024-07-31T13:42:00Z">
        <w:r w:rsidR="00BA38AA" w:rsidRPr="00424939">
          <w:delText>junior standing and Research</w:delText>
        </w:r>
      </w:del>
      <w:ins w:id="14965" w:author="Summer 2023 updates" w:date="2024-07-31T13:42:00Z">
        <w:r w:rsidR="0048756A">
          <w:t>Statistical</w:t>
        </w:r>
      </w:ins>
      <w:r w:rsidR="0048756A">
        <w:t xml:space="preserve"> Methods </w:t>
      </w:r>
      <w:ins w:id="14966" w:author="Summer 2023 updates" w:date="2024-07-31T13:42:00Z">
        <w:r w:rsidR="0048756A">
          <w:t xml:space="preserve">and Data Analysis </w:t>
        </w:r>
      </w:ins>
      <w:r w:rsidR="0048756A">
        <w:t>(PSY-</w:t>
      </w:r>
      <w:del w:id="14967" w:author="Summer 2023 updates" w:date="2024-07-31T13:42:00Z">
        <w:r w:rsidR="00BA38AA" w:rsidRPr="00424939">
          <w:delText>200),</w:delText>
        </w:r>
      </w:del>
      <w:ins w:id="14968" w:author="Summer 2023 updates" w:date="2024-07-31T13:42:00Z">
        <w:r w:rsidR="0048756A">
          <w:t>300)</w:t>
        </w:r>
      </w:ins>
      <w:r w:rsidR="0048756A">
        <w:t xml:space="preserve"> or </w:t>
      </w:r>
      <w:del w:id="14969" w:author="Summer 2023 updates" w:date="2024-07-31T13:42:00Z">
        <w:r w:rsidR="00BA38AA" w:rsidRPr="00424939">
          <w:delText>one term</w:delText>
        </w:r>
      </w:del>
      <w:ins w:id="14970" w:author="Summer 2023 updates" w:date="2024-07-31T13:42:00Z">
        <w:r w:rsidR="0048756A">
          <w:t>consent</w:t>
        </w:r>
      </w:ins>
      <w:r w:rsidR="0048756A">
        <w:t xml:space="preserve"> of </w:t>
      </w:r>
      <w:del w:id="14971" w:author="Summer 2023 updates" w:date="2024-07-31T13:42:00Z">
        <w:r w:rsidR="00BA38AA" w:rsidRPr="00424939">
          <w:delText>college-level statistics</w:delText>
        </w:r>
      </w:del>
      <w:ins w:id="14972" w:author="Summer 2023 updates" w:date="2024-07-31T13:42:00Z">
        <w:r w:rsidR="0048756A">
          <w:t>instructor</w:t>
        </w:r>
      </w:ins>
      <w:r w:rsidR="00BA38AA" w:rsidRPr="00424939">
        <w:t>.</w:t>
      </w:r>
    </w:p>
    <w:p w14:paraId="4ACA4F32" w14:textId="77777777" w:rsidR="005475A9" w:rsidRPr="00424939" w:rsidRDefault="005475A9" w:rsidP="00DB5E9E">
      <w:pPr>
        <w:spacing w:after="0"/>
        <w:rPr>
          <w:del w:id="14973" w:author="Summer 2023 updates" w:date="2024-07-31T13:42:00Z"/>
          <w:rFonts w:cs="Times New Roman"/>
          <w:b/>
          <w:color w:val="000000" w:themeColor="text1"/>
        </w:rPr>
      </w:pPr>
      <w:del w:id="14974" w:author="Summer 2023 updates" w:date="2024-07-31T13:42:00Z">
        <w:r w:rsidRPr="00424939">
          <w:rPr>
            <w:rFonts w:cs="Times New Roman"/>
            <w:b/>
            <w:color w:val="000000" w:themeColor="text1"/>
          </w:rPr>
          <w:delText xml:space="preserve">PSY-475 Testing and Measurement </w:delText>
        </w:r>
      </w:del>
    </w:p>
    <w:p w14:paraId="4E4CFE90" w14:textId="77777777" w:rsidR="003A189C" w:rsidRPr="00424939" w:rsidRDefault="003374E2" w:rsidP="00D54BCD">
      <w:pPr>
        <w:rPr>
          <w:del w:id="14975" w:author="Summer 2023 updates" w:date="2024-07-31T13:42:00Z"/>
        </w:rPr>
      </w:pPr>
      <w:del w:id="14976" w:author="Summer 2023 updates" w:date="2024-07-31T13:42:00Z">
        <w:r>
          <w:delText xml:space="preserve">Examines </w:delText>
        </w:r>
        <w:r w:rsidR="005475A9" w:rsidRPr="00424939">
          <w:delText xml:space="preserve">classical measurement theory, focusing on issues of reliability, validity, and item characteristics, and of some of the most commonly used tests in educational, industrial, and clinical settings. Covers appropriate methods of constructing and evaluating classroom measurement instruments and explores ethical, legal, and financial issues in testing. </w:delText>
        </w:r>
        <w:r w:rsidR="00B87BB2" w:rsidRPr="00424939">
          <w:rPr>
            <w:u w:val="single"/>
          </w:rPr>
          <w:delText>Prerequisite</w:delText>
        </w:r>
        <w:r w:rsidR="00897BA1" w:rsidRPr="00424939">
          <w:delText>:</w:delText>
        </w:r>
        <w:r w:rsidR="005475A9" w:rsidRPr="00424939">
          <w:delText xml:space="preserve"> </w:delText>
        </w:r>
        <w:r w:rsidR="003A189C" w:rsidRPr="00424939">
          <w:delText xml:space="preserve">Research Methods (PSY-200) or one term of college-level statistics. </w:delText>
        </w:r>
      </w:del>
    </w:p>
    <w:p w14:paraId="7EFAE865" w14:textId="1DDF563A" w:rsidR="005475A9" w:rsidRPr="00424939" w:rsidRDefault="005475A9" w:rsidP="00DB5E9E">
      <w:pPr>
        <w:spacing w:after="0"/>
        <w:rPr>
          <w:rFonts w:cs="Times New Roman"/>
          <w:b/>
          <w:color w:val="000000" w:themeColor="text1"/>
        </w:rPr>
      </w:pPr>
      <w:r w:rsidRPr="00424939">
        <w:rPr>
          <w:rFonts w:cs="Times New Roman"/>
          <w:b/>
          <w:color w:val="000000" w:themeColor="text1"/>
        </w:rPr>
        <w:t>PSY-</w:t>
      </w:r>
      <w:r w:rsidR="00E2734F" w:rsidRPr="00424939">
        <w:rPr>
          <w:rFonts w:cs="Times New Roman"/>
          <w:b/>
          <w:color w:val="000000" w:themeColor="text1"/>
        </w:rPr>
        <w:t>494</w:t>
      </w:r>
      <w:r w:rsidRPr="00424939">
        <w:rPr>
          <w:rFonts w:cs="Times New Roman"/>
          <w:b/>
          <w:color w:val="000000" w:themeColor="text1"/>
        </w:rPr>
        <w:t xml:space="preserve"> Internship in Psychology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7AB26D96" w14:textId="6E40337E" w:rsidR="005475A9" w:rsidRDefault="005475A9" w:rsidP="00D54BCD">
      <w:r w:rsidRPr="00424939">
        <w:t xml:space="preserve">On-site work experience in psychology under the direction of the on-site supervisor and a faculty member of the department. A minimum of 140 hours on-site experience is required. </w:t>
      </w:r>
      <w:r w:rsidR="00A7479E" w:rsidRPr="00424939">
        <w:t>P/NP</w:t>
      </w:r>
      <w:r w:rsidRPr="00424939">
        <w:t xml:space="preserve"> basis only.  One course credit of Internship in Psychology</w:t>
      </w:r>
      <w:r w:rsidR="00B8454E" w:rsidRPr="00424939">
        <w:fldChar w:fldCharType="begin"/>
      </w:r>
      <w:r w:rsidR="00B8454E" w:rsidRPr="00424939">
        <w:instrText xml:space="preserve"> XE "Psychology" </w:instrText>
      </w:r>
      <w:r w:rsidR="00B8454E" w:rsidRPr="00424939">
        <w:fldChar w:fldCharType="end"/>
      </w:r>
      <w:r w:rsidRPr="00424939">
        <w:t xml:space="preserve"> may be counted toward </w:t>
      </w:r>
      <w:r w:rsidR="00064B8E" w:rsidRPr="00424939">
        <w:t xml:space="preserve">a </w:t>
      </w:r>
      <w:r w:rsidRPr="00424939">
        <w:t>major</w:t>
      </w:r>
      <w:r w:rsidR="00064B8E" w:rsidRPr="00424939">
        <w:t xml:space="preserve"> in psychology</w:t>
      </w:r>
      <w:r w:rsidRPr="00424939">
        <w:t xml:space="preserve">. </w:t>
      </w:r>
      <w:r w:rsidR="00B87BB2" w:rsidRPr="00424939">
        <w:rPr>
          <w:u w:val="single"/>
        </w:rPr>
        <w:t>Prerequisites</w:t>
      </w:r>
      <w:r w:rsidR="00897BA1" w:rsidRPr="00424939">
        <w:t>:</w:t>
      </w:r>
      <w:r w:rsidRPr="00424939">
        <w:t xml:space="preserve"> </w:t>
      </w:r>
      <w:r w:rsidR="00451E70" w:rsidRPr="00424939">
        <w:t xml:space="preserve">Applied Contemporary Psychology </w:t>
      </w:r>
      <w:r w:rsidR="003A0791">
        <w:t xml:space="preserve">(WE) </w:t>
      </w:r>
      <w:r w:rsidR="00451E70" w:rsidRPr="00424939">
        <w:t>(PSY-295),</w:t>
      </w:r>
      <w:r w:rsidRPr="00424939">
        <w:t xml:space="preserve"> a declared major in psychology, and consent of instructor.  </w:t>
      </w:r>
    </w:p>
    <w:p w14:paraId="5BFF3E53" w14:textId="77777777" w:rsidR="00E61999" w:rsidRPr="00424939" w:rsidRDefault="00E61999" w:rsidP="00EB6749">
      <w:pPr>
        <w:rPr>
          <w:rPrChange w:id="14977" w:author="Summer 2023 updates" w:date="2024-07-31T13:42:00Z">
            <w:rPr>
              <w:color w:val="000000" w:themeColor="text1"/>
            </w:rPr>
          </w:rPrChange>
        </w:rPr>
        <w:pPrChange w:id="14978" w:author="Summer 2023 updates" w:date="2024-07-31T13:42:00Z">
          <w:pPr>
            <w:spacing w:after="0"/>
          </w:pPr>
        </w:pPrChange>
      </w:pPr>
    </w:p>
    <w:p w14:paraId="7ACECC80" w14:textId="77777777" w:rsidR="00E61999" w:rsidRPr="00424939" w:rsidRDefault="00E61999" w:rsidP="00F60166">
      <w:pPr>
        <w:spacing w:after="0"/>
        <w:rPr>
          <w:del w:id="14979" w:author="Summer 2023 updates" w:date="2024-07-31T13:42:00Z"/>
          <w:rFonts w:cs="Times New Roman"/>
          <w:color w:val="000000" w:themeColor="text1"/>
        </w:rPr>
      </w:pPr>
    </w:p>
    <w:p w14:paraId="52DED4D0" w14:textId="54361D5A" w:rsidR="00A84A30" w:rsidRPr="00CA61A3" w:rsidRDefault="009D17C7" w:rsidP="00EB6749">
      <w:pPr>
        <w:pStyle w:val="Heading4"/>
        <w:spacing w:before="120"/>
        <w:rPr>
          <w:rFonts w:ascii="Garamond" w:hAnsi="Garamond"/>
          <w:color w:val="000000" w:themeColor="text1"/>
          <w:rPrChange w:id="14980" w:author="Summer 2023 updates" w:date="2024-07-31T13:42:00Z">
            <w:rPr>
              <w:rFonts w:ascii="Garamond" w:hAnsi="Garamond"/>
              <w:smallCaps w:val="0"/>
              <w:color w:val="000000" w:themeColor="text1"/>
            </w:rPr>
          </w:rPrChange>
        </w:rPr>
        <w:pPrChange w:id="14981" w:author="Summer 2023 updates" w:date="2024-07-31T13:42:00Z">
          <w:pPr>
            <w:pStyle w:val="Heading4"/>
          </w:pPr>
        </w:pPrChange>
      </w:pPr>
      <w:bookmarkStart w:id="14982" w:name="_Toc141355786"/>
      <w:bookmarkStart w:id="14983" w:name="_Toc110005267"/>
      <w:r w:rsidRPr="00CA61A3">
        <w:rPr>
          <w:rFonts w:ascii="Garamond" w:hAnsi="Garamond"/>
          <w:color w:val="000000" w:themeColor="text1"/>
          <w:rPrChange w:id="14984" w:author="Summer 2023 updates" w:date="2024-07-31T13:42:00Z">
            <w:rPr>
              <w:rFonts w:ascii="Garamond" w:hAnsi="Garamond"/>
              <w:smallCaps w:val="0"/>
              <w:color w:val="000000" w:themeColor="text1"/>
            </w:rPr>
          </w:rPrChange>
        </w:rPr>
        <w:t>—Public Relations (Collateral Major)</w:t>
      </w:r>
      <w:bookmarkEnd w:id="14982"/>
      <w:bookmarkEnd w:id="14983"/>
    </w:p>
    <w:p w14:paraId="47686488" w14:textId="60BEDB1A" w:rsidR="005F15B9" w:rsidRPr="00424939" w:rsidRDefault="005F15B9" w:rsidP="00EB6749">
      <w:pPr>
        <w:rPr>
          <w:b/>
          <w:rPrChange w:id="14985" w:author="Summer 2023 updates" w:date="2024-07-31T13:42:00Z">
            <w:rPr>
              <w:b/>
              <w:color w:val="000000" w:themeColor="text1"/>
            </w:rPr>
          </w:rPrChange>
        </w:rPr>
        <w:pPrChange w:id="14986" w:author="Summer 2023 updates" w:date="2024-07-31T13:42:00Z">
          <w:pPr>
            <w:spacing w:after="0"/>
          </w:pPr>
        </w:pPrChange>
      </w:pPr>
      <w:r w:rsidRPr="00424939">
        <w:rPr>
          <w:rPrChange w:id="14987" w:author="Summer 2023 updates" w:date="2024-07-31T13:42:00Z">
            <w:rPr>
              <w:color w:val="000000" w:themeColor="text1"/>
            </w:rPr>
          </w:rPrChange>
        </w:rPr>
        <w:t>Carstens (Administrative Coordinator</w:t>
      </w:r>
      <w:r w:rsidR="000F3EE9" w:rsidRPr="00424939">
        <w:rPr>
          <w:rPrChange w:id="14988" w:author="Summer 2023 updates" w:date="2024-07-31T13:42:00Z">
            <w:rPr>
              <w:color w:val="000000" w:themeColor="text1"/>
            </w:rPr>
          </w:rPrChange>
        </w:rPr>
        <w:t>)</w:t>
      </w:r>
      <w:r w:rsidRPr="00424939">
        <w:rPr>
          <w:rPrChange w:id="14989" w:author="Summer 2023 updates" w:date="2024-07-31T13:42:00Z">
            <w:rPr>
              <w:color w:val="000000" w:themeColor="text1"/>
            </w:rPr>
          </w:rPrChange>
        </w:rPr>
        <w:t>.</w:t>
      </w:r>
      <w:r w:rsidRPr="00424939">
        <w:rPr>
          <w:b/>
          <w:rPrChange w:id="14990" w:author="Summer 2023 updates" w:date="2024-07-31T13:42:00Z">
            <w:rPr>
              <w:b/>
              <w:color w:val="000000" w:themeColor="text1"/>
            </w:rPr>
          </w:rPrChange>
        </w:rPr>
        <w:t xml:space="preserve"> </w:t>
      </w:r>
    </w:p>
    <w:p w14:paraId="0AE59E3C" w14:textId="77777777" w:rsidR="005F15B9" w:rsidRPr="00424939" w:rsidRDefault="005F15B9" w:rsidP="00D54BCD">
      <w:r w:rsidRPr="00424939">
        <w:t xml:space="preserve">The Public Relations major prepares students for a career in public relations and related communication fields. The major integrates course work in business administration, professional writing, graphic arts, and other disciplines relevant to public relations. The curriculum encourages the development of skills and perspectives desirable for learning to manage the successful communication between an organization and its publics. </w:t>
      </w:r>
    </w:p>
    <w:p w14:paraId="25F41BB2" w14:textId="6BFB830F" w:rsidR="005F15B9" w:rsidRPr="00424939" w:rsidRDefault="005F15B9" w:rsidP="00F60166">
      <w:pPr>
        <w:spacing w:after="0"/>
      </w:pPr>
      <w:r w:rsidRPr="00424939">
        <w:t xml:space="preserve">Students wishing to complete this major must consult with the Public Relations administrative coordinator no later than the first term of their junior year. Students wishing to register for any of the art courses that count toward this major should consult with the art and art history department prior to course registration. </w:t>
      </w:r>
    </w:p>
    <w:p w14:paraId="67E2C597" w14:textId="77777777" w:rsidR="00F60166" w:rsidRDefault="00F60166" w:rsidP="00EB6749">
      <w:pPr>
        <w:rPr>
          <w:rPrChange w:id="14991" w:author="Summer 2023 updates" w:date="2024-07-31T13:42:00Z">
            <w:rPr>
              <w:b/>
              <w:color w:val="000000" w:themeColor="text1"/>
            </w:rPr>
          </w:rPrChange>
        </w:rPr>
        <w:pPrChange w:id="14992" w:author="Summer 2023 updates" w:date="2024-07-31T13:42:00Z">
          <w:pPr>
            <w:spacing w:after="0"/>
          </w:pPr>
        </w:pPrChange>
      </w:pPr>
    </w:p>
    <w:p w14:paraId="20D74279" w14:textId="09CF1199" w:rsidR="005F15B9" w:rsidRPr="00424939" w:rsidRDefault="005F15B9" w:rsidP="00EB6749">
      <w:pPr>
        <w:spacing w:before="120" w:after="0"/>
        <w:rPr>
          <w:rFonts w:cs="Times New Roman"/>
          <w:b/>
          <w:color w:val="000000" w:themeColor="text1"/>
        </w:rPr>
        <w:pPrChange w:id="14993" w:author="Summer 2023 updates" w:date="2024-07-31T13:42:00Z">
          <w:pPr>
            <w:spacing w:after="0"/>
          </w:pPr>
        </w:pPrChange>
      </w:pPr>
      <w:r w:rsidRPr="00424939">
        <w:rPr>
          <w:rFonts w:cs="Times New Roman"/>
          <w:b/>
          <w:color w:val="000000" w:themeColor="text1"/>
        </w:rPr>
        <w:t>Collateral Major in Public Relations</w:t>
      </w:r>
    </w:p>
    <w:p w14:paraId="0AB33ACA" w14:textId="6E591024" w:rsidR="00131397" w:rsidRPr="00424939" w:rsidRDefault="00131397" w:rsidP="00EB6749">
      <w:r w:rsidRPr="00424939">
        <w:t>A major in Public Relations requires a cumulative 2.0 GPA</w:t>
      </w:r>
      <w:r w:rsidRPr="00424939">
        <w:fldChar w:fldCharType="begin"/>
      </w:r>
      <w:r w:rsidRPr="00424939">
        <w:instrText xml:space="preserve"> XE "</w:instrText>
      </w:r>
      <w:r w:rsidRPr="00424939">
        <w:rPr>
          <w:b/>
        </w:rPr>
        <w:instrText>GPA</w:instrText>
      </w:r>
      <w:r w:rsidRPr="00424939">
        <w:instrText xml:space="preserve">" </w:instrText>
      </w:r>
      <w:r w:rsidRPr="00424939">
        <w:fldChar w:fldCharType="end"/>
      </w:r>
      <w:r w:rsidRPr="00424939">
        <w:t xml:space="preserve"> in all courses counted toward the major.</w:t>
      </w:r>
    </w:p>
    <w:p w14:paraId="5709D519" w14:textId="6A8843CE" w:rsidR="0037428C" w:rsidRPr="00424939" w:rsidRDefault="0037428C" w:rsidP="00EB6749">
      <w:r w:rsidRPr="00424939">
        <w:t xml:space="preserve">Concurrent completion of any of the majors listed </w:t>
      </w:r>
      <w:r w:rsidRPr="000D0890">
        <w:t xml:space="preserve">on p. </w:t>
      </w:r>
      <w:del w:id="14994" w:author="Summer 2023 updates" w:date="2024-07-31T13:42:00Z">
        <w:r w:rsidR="004E610E" w:rsidRPr="000D0890">
          <w:fldChar w:fldCharType="begin"/>
        </w:r>
        <w:r w:rsidR="004E610E" w:rsidRPr="000D0890">
          <w:delInstrText xml:space="preserve"> PAGEREF _Ref14178877 \h </w:delInstrText>
        </w:r>
        <w:r w:rsidR="004E610E" w:rsidRPr="000D0890">
          <w:fldChar w:fldCharType="separate"/>
        </w:r>
        <w:r w:rsidR="00890698">
          <w:rPr>
            <w:noProof/>
          </w:rPr>
          <w:delText>15</w:delText>
        </w:r>
        <w:r w:rsidR="004E610E" w:rsidRPr="000D0890">
          <w:fldChar w:fldCharType="end"/>
        </w:r>
      </w:del>
      <w:ins w:id="14995" w:author="Summer 2023 updates" w:date="2024-07-31T13:42:00Z">
        <w:r w:rsidR="00D75B3E">
          <w:fldChar w:fldCharType="begin"/>
        </w:r>
        <w:r w:rsidR="00D75B3E">
          <w:instrText xml:space="preserve"> PAGEREF _Ref140228501 \h </w:instrText>
        </w:r>
        <w:r w:rsidR="00D75B3E">
          <w:fldChar w:fldCharType="separate"/>
        </w:r>
        <w:r w:rsidR="00A74DA0">
          <w:rPr>
            <w:noProof/>
          </w:rPr>
          <w:t>19</w:t>
        </w:r>
        <w:r w:rsidR="00D75B3E">
          <w:fldChar w:fldCharType="end"/>
        </w:r>
      </w:ins>
      <w:r w:rsidR="00D75B3E">
        <w:t xml:space="preserve"> </w:t>
      </w:r>
      <w:r w:rsidRPr="000D0890">
        <w:t>of</w:t>
      </w:r>
      <w:r w:rsidRPr="00424939">
        <w:t xml:space="preserve"> the Catalog is required.  </w:t>
      </w:r>
    </w:p>
    <w:p w14:paraId="7F68DBED" w14:textId="77777777"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74CA1BB0" w14:textId="26571F26" w:rsidR="005F15B9" w:rsidRPr="00424939" w:rsidRDefault="006511CA" w:rsidP="006511CA">
      <w:pPr>
        <w:spacing w:after="0" w:line="228" w:lineRule="auto"/>
        <w:ind w:left="360"/>
        <w:rPr>
          <w:rFonts w:cs="Times New Roman"/>
          <w:color w:val="000000" w:themeColor="text1"/>
        </w:rPr>
      </w:pPr>
      <w:r w:rsidRPr="00424939">
        <w:rPr>
          <w:rFonts w:cs="Times New Roman"/>
          <w:color w:val="000000" w:themeColor="text1"/>
        </w:rPr>
        <w:t>A</w:t>
      </w:r>
      <w:r w:rsidR="00984EE4" w:rsidRPr="00424939">
        <w:rPr>
          <w:rFonts w:cs="Times New Roman"/>
          <w:color w:val="000000" w:themeColor="text1"/>
        </w:rPr>
        <w:t>RT</w:t>
      </w:r>
      <w:r w:rsidRPr="00424939">
        <w:rPr>
          <w:rFonts w:cs="Times New Roman"/>
          <w:color w:val="000000" w:themeColor="text1"/>
        </w:rPr>
        <w:t>-101</w:t>
      </w:r>
      <w:r w:rsidR="005F15B9" w:rsidRPr="00424939">
        <w:rPr>
          <w:rFonts w:cs="Times New Roman"/>
          <w:color w:val="000000" w:themeColor="text1"/>
        </w:rPr>
        <w:t xml:space="preserve"> </w:t>
      </w:r>
      <w:r w:rsidR="002A1CDB" w:rsidRPr="00424939">
        <w:rPr>
          <w:rFonts w:cs="Times New Roman"/>
          <w:color w:val="000000" w:themeColor="text1"/>
        </w:rPr>
        <w:t xml:space="preserve">Works on Paper: </w:t>
      </w:r>
      <w:r w:rsidR="005F15B9" w:rsidRPr="00424939">
        <w:rPr>
          <w:rFonts w:cs="Times New Roman"/>
          <w:color w:val="000000" w:themeColor="text1"/>
        </w:rPr>
        <w:t xml:space="preserve">Two-Dimensional </w:t>
      </w:r>
      <w:r w:rsidR="002A1CDB" w:rsidRPr="00424939">
        <w:rPr>
          <w:rFonts w:cs="Times New Roman"/>
          <w:color w:val="000000" w:themeColor="text1"/>
        </w:rPr>
        <w:t>Design</w:t>
      </w:r>
    </w:p>
    <w:p w14:paraId="0895343D" w14:textId="4830FBCC" w:rsidR="005F15B9" w:rsidRPr="00424939" w:rsidRDefault="005F15B9" w:rsidP="00EF634E">
      <w:pPr>
        <w:spacing w:after="0" w:line="228" w:lineRule="auto"/>
        <w:ind w:left="720" w:hanging="360"/>
        <w:rPr>
          <w:rFonts w:cs="Times New Roman"/>
          <w:color w:val="000000" w:themeColor="text1"/>
        </w:rPr>
      </w:pPr>
      <w:r w:rsidRPr="00424939">
        <w:rPr>
          <w:rFonts w:cs="Times New Roman"/>
          <w:color w:val="000000" w:themeColor="text1"/>
        </w:rPr>
        <w:t xml:space="preserve">ART-145 </w:t>
      </w:r>
      <w:r w:rsidR="000B451C">
        <w:rPr>
          <w:rFonts w:cs="Times New Roman"/>
          <w:color w:val="000000" w:themeColor="text1"/>
        </w:rPr>
        <w:t xml:space="preserve">Digital </w:t>
      </w:r>
      <w:r w:rsidR="00430B43">
        <w:rPr>
          <w:rFonts w:cs="Times New Roman"/>
          <w:color w:val="000000" w:themeColor="text1"/>
        </w:rPr>
        <w:t>Studio</w:t>
      </w:r>
    </w:p>
    <w:p w14:paraId="5F01C107" w14:textId="37ACB192"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 xml:space="preserve">ART-155 </w:t>
      </w:r>
      <w:r w:rsidR="00B11A5C" w:rsidRPr="00424939">
        <w:rPr>
          <w:rFonts w:cs="Times New Roman"/>
          <w:color w:val="000000" w:themeColor="text1"/>
        </w:rPr>
        <w:t>Photography: Light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61572493" w14:textId="4621F24D"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ART-</w:t>
      </w:r>
      <w:r w:rsidR="006E5ED3">
        <w:rPr>
          <w:rFonts w:cs="Times New Roman"/>
          <w:color w:val="000000" w:themeColor="text1"/>
        </w:rPr>
        <w:t>3</w:t>
      </w:r>
      <w:r w:rsidR="00FF7690" w:rsidRPr="00424939">
        <w:rPr>
          <w:rFonts w:cs="Times New Roman"/>
          <w:color w:val="000000" w:themeColor="text1"/>
        </w:rPr>
        <w:t>63</w:t>
      </w:r>
      <w:r w:rsidRPr="00424939">
        <w:rPr>
          <w:rFonts w:cs="Times New Roman"/>
          <w:color w:val="000000" w:themeColor="text1"/>
        </w:rPr>
        <w:t xml:space="preserve"> Graphic Design</w:t>
      </w:r>
      <w:r w:rsidR="002757A7" w:rsidRPr="00424939">
        <w:rPr>
          <w:rFonts w:cs="Times New Roman"/>
          <w:color w:val="000000" w:themeColor="text1"/>
        </w:rPr>
        <w:t xml:space="preserve"> Studio</w:t>
      </w:r>
    </w:p>
    <w:p w14:paraId="6722FEFB" w14:textId="1E173318" w:rsidR="005F15B9" w:rsidRPr="00424939" w:rsidRDefault="00977E97"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PR-</w:t>
      </w:r>
      <w:r w:rsidR="002E1265" w:rsidRPr="00424939">
        <w:rPr>
          <w:rFonts w:cs="Times New Roman"/>
          <w:color w:val="000000" w:themeColor="text1"/>
        </w:rPr>
        <w:t>205</w:t>
      </w:r>
      <w:r w:rsidR="005F15B9" w:rsidRPr="00424939">
        <w:rPr>
          <w:rFonts w:cs="Times New Roman"/>
          <w:color w:val="000000" w:themeColor="text1"/>
        </w:rPr>
        <w:t xml:space="preserve"> Public Relations</w:t>
      </w:r>
      <w:r w:rsidR="0054795E">
        <w:rPr>
          <w:rFonts w:cs="Times New Roman"/>
          <w:color w:val="000000" w:themeColor="text1"/>
        </w:rPr>
        <w:t xml:space="preserve"> (WE)</w:t>
      </w:r>
    </w:p>
    <w:p w14:paraId="449CCC62" w14:textId="54CD360F"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BUS-3</w:t>
      </w:r>
      <w:r w:rsidR="00977E97" w:rsidRPr="00424939">
        <w:rPr>
          <w:rFonts w:cs="Times New Roman"/>
          <w:color w:val="000000" w:themeColor="text1"/>
        </w:rPr>
        <w:t>30</w:t>
      </w:r>
      <w:r w:rsidRPr="00424939">
        <w:rPr>
          <w:rFonts w:cs="Times New Roman"/>
          <w:color w:val="000000" w:themeColor="text1"/>
        </w:rPr>
        <w:t xml:space="preserve"> Principles of Marketing </w:t>
      </w:r>
      <w:r w:rsidR="009917FF">
        <w:rPr>
          <w:rFonts w:cs="Times New Roman"/>
          <w:color w:val="000000" w:themeColor="text1"/>
        </w:rPr>
        <w:t>(WE)</w:t>
      </w:r>
    </w:p>
    <w:p w14:paraId="4E59A657" w14:textId="72F2329D"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rPr>
        <w:t xml:space="preserve">BUS-460 Advertising </w:t>
      </w:r>
      <w:r w:rsidR="00AE074A">
        <w:rPr>
          <w:rFonts w:cs="Times New Roman"/>
          <w:color w:val="000000" w:themeColor="text1"/>
        </w:rPr>
        <w:t>(WE)</w:t>
      </w:r>
    </w:p>
    <w:p w14:paraId="604F302B" w14:textId="77777777"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58F7D649" w14:textId="238DC161" w:rsidR="005F15B9" w:rsidRPr="00424939" w:rsidRDefault="005F15B9" w:rsidP="005F15B9">
      <w:pPr>
        <w:spacing w:after="0"/>
        <w:ind w:left="360" w:hanging="360"/>
        <w:rPr>
          <w:rFonts w:cs="Times New Roman"/>
          <w:color w:val="000000" w:themeColor="text1"/>
        </w:rPr>
      </w:pPr>
      <w:r w:rsidRPr="00424939">
        <w:rPr>
          <w:rFonts w:cs="Times New Roman"/>
          <w:color w:val="000000" w:themeColor="text1"/>
        </w:rPr>
        <w:tab/>
      </w:r>
      <w:r w:rsidR="00EA1793" w:rsidRPr="00424939">
        <w:rPr>
          <w:rFonts w:cs="Times New Roman"/>
          <w:color w:val="000000" w:themeColor="text1"/>
        </w:rPr>
        <w:t>COM</w:t>
      </w:r>
      <w:r w:rsidRPr="00424939">
        <w:rPr>
          <w:rFonts w:cs="Times New Roman"/>
          <w:color w:val="000000" w:themeColor="text1"/>
        </w:rPr>
        <w:t>-2</w:t>
      </w:r>
      <w:r w:rsidR="00F21D47" w:rsidRPr="00424939">
        <w:rPr>
          <w:rFonts w:cs="Times New Roman"/>
          <w:color w:val="000000" w:themeColor="text1"/>
        </w:rPr>
        <w:t>41</w:t>
      </w:r>
      <w:r w:rsidRPr="00424939">
        <w:rPr>
          <w:rFonts w:cs="Times New Roman"/>
          <w:color w:val="000000" w:themeColor="text1"/>
        </w:rPr>
        <w:t xml:space="preserve"> Introduction to </w:t>
      </w:r>
      <w:r w:rsidR="00EA1793" w:rsidRPr="00424939">
        <w:rPr>
          <w:rFonts w:cs="Times New Roman"/>
          <w:color w:val="000000" w:themeColor="text1"/>
        </w:rPr>
        <w:t xml:space="preserve">Multimedia </w:t>
      </w:r>
      <w:r w:rsidRPr="00424939">
        <w:rPr>
          <w:rFonts w:cs="Times New Roman"/>
          <w:color w:val="000000" w:themeColor="text1"/>
        </w:rPr>
        <w:t>Journalism</w:t>
      </w:r>
      <w:r w:rsidR="00BA3F5E">
        <w:rPr>
          <w:rFonts w:cs="Times New Roman"/>
          <w:color w:val="000000" w:themeColor="text1"/>
        </w:rPr>
        <w:t xml:space="preserve"> (WE)</w:t>
      </w:r>
    </w:p>
    <w:p w14:paraId="36E4813E" w14:textId="082FFF48" w:rsidR="005F15B9" w:rsidRPr="00424939" w:rsidRDefault="005F15B9" w:rsidP="005F15B9">
      <w:pPr>
        <w:spacing w:after="0"/>
        <w:ind w:left="360" w:hanging="360"/>
        <w:rPr>
          <w:rFonts w:cs="Times New Roman"/>
          <w:color w:val="000000" w:themeColor="text1"/>
        </w:rPr>
      </w:pPr>
      <w:r w:rsidRPr="00424939">
        <w:rPr>
          <w:rFonts w:cs="Times New Roman"/>
          <w:color w:val="000000" w:themeColor="text1"/>
        </w:rPr>
        <w:tab/>
        <w:t>RHE-</w:t>
      </w:r>
      <w:r w:rsidR="00EE41B1" w:rsidRPr="00424939">
        <w:rPr>
          <w:rFonts w:cs="Times New Roman"/>
          <w:color w:val="000000" w:themeColor="text1"/>
        </w:rPr>
        <w:t>225</w:t>
      </w:r>
      <w:r w:rsidRPr="00424939">
        <w:rPr>
          <w:rFonts w:cs="Times New Roman"/>
          <w:color w:val="000000" w:themeColor="text1"/>
        </w:rPr>
        <w:t xml:space="preserve">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p>
    <w:p w14:paraId="773EEF60" w14:textId="77777777"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(producing a portfolio of writings related to the field of public relations): </w:t>
      </w:r>
    </w:p>
    <w:p w14:paraId="6110439C" w14:textId="3FC8206B" w:rsidR="003C3015" w:rsidRPr="00424939" w:rsidRDefault="003C3015" w:rsidP="005F15B9">
      <w:pPr>
        <w:spacing w:after="0"/>
        <w:ind w:left="360" w:hanging="360"/>
        <w:rPr>
          <w:rFonts w:cs="Times New Roman"/>
          <w:color w:val="000000" w:themeColor="text1"/>
        </w:rPr>
      </w:pPr>
      <w:r w:rsidRPr="00424939">
        <w:rPr>
          <w:rFonts w:cs="Times New Roman"/>
          <w:color w:val="000000" w:themeColor="text1"/>
        </w:rPr>
        <w:tab/>
        <w:t>BUS-461 Marketing Decision-Making &amp; Strategy</w:t>
      </w:r>
      <w:r w:rsidR="00AE074A">
        <w:rPr>
          <w:rFonts w:cs="Times New Roman"/>
          <w:color w:val="000000" w:themeColor="text1"/>
        </w:rPr>
        <w:t xml:space="preserve"> (WE)</w:t>
      </w:r>
    </w:p>
    <w:p w14:paraId="47FEA55E" w14:textId="089E390A" w:rsidR="003C3015" w:rsidRPr="00424939" w:rsidRDefault="003C3015" w:rsidP="005F15B9">
      <w:pPr>
        <w:spacing w:after="0"/>
        <w:ind w:left="360" w:hanging="360"/>
        <w:rPr>
          <w:rFonts w:cs="Times New Roman"/>
          <w:color w:val="000000" w:themeColor="text1"/>
        </w:rPr>
      </w:pPr>
      <w:r w:rsidRPr="00424939">
        <w:rPr>
          <w:rFonts w:cs="Times New Roman"/>
          <w:color w:val="000000" w:themeColor="text1"/>
        </w:rPr>
        <w:tab/>
        <w:t xml:space="preserve">RHE-415 </w:t>
      </w:r>
      <w:del w:id="14996" w:author="Summer 2023 updates" w:date="2024-07-31T13:42:00Z">
        <w:r w:rsidRPr="00424939">
          <w:rPr>
            <w:rFonts w:cs="Times New Roman"/>
            <w:color w:val="000000" w:themeColor="text1"/>
          </w:rPr>
          <w:delText>Advanced Writing</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smallCaps/>
            <w:color w:val="000000" w:themeColor="text1"/>
          </w:rPr>
          <w:delInstrText>Writing</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Workshop</w:delText>
        </w:r>
      </w:del>
      <w:ins w:id="14997" w:author="Summer 2023 updates" w:date="2024-07-31T13:42:00Z">
        <w:r w:rsidR="00D55DBC">
          <w:rPr>
            <w:rFonts w:cs="Times New Roman"/>
            <w:color w:val="000000" w:themeColor="text1"/>
          </w:rPr>
          <w:t>How Writers Write</w:t>
        </w:r>
      </w:ins>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C46882">
        <w:rPr>
          <w:rFonts w:cs="Times New Roman"/>
          <w:color w:val="000000" w:themeColor="text1"/>
        </w:rPr>
        <w:t>(WE)</w:t>
      </w:r>
    </w:p>
    <w:p w14:paraId="479A797E" w14:textId="77777777" w:rsidR="005F15B9" w:rsidRPr="00424939" w:rsidRDefault="005F15B9" w:rsidP="00E500FB">
      <w:pPr>
        <w:widowControl w:val="0"/>
        <w:numPr>
          <w:ilvl w:val="0"/>
          <w:numId w:val="48"/>
        </w:numPr>
        <w:tabs>
          <w:tab w:val="clear" w:pos="36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C33C200" w14:textId="310297E5"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BUS-</w:t>
      </w:r>
      <w:r w:rsidR="00977E97" w:rsidRPr="00424939">
        <w:rPr>
          <w:rFonts w:cs="Times New Roman"/>
          <w:color w:val="000000" w:themeColor="text1"/>
        </w:rPr>
        <w:t>494</w:t>
      </w:r>
      <w:r w:rsidRPr="00424939">
        <w:rPr>
          <w:rFonts w:cs="Times New Roman"/>
          <w:color w:val="000000" w:themeColor="text1"/>
        </w:rPr>
        <w:t xml:space="preserve"> Internship in Business (with public relations or advertising as a major component) </w:t>
      </w:r>
    </w:p>
    <w:p w14:paraId="38A62AB4" w14:textId="763F5233" w:rsidR="005F15B9"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INT-</w:t>
      </w:r>
      <w:r w:rsidR="00977E97" w:rsidRPr="00424939">
        <w:rPr>
          <w:rFonts w:cs="Times New Roman"/>
          <w:color w:val="000000" w:themeColor="text1"/>
        </w:rPr>
        <w:t>49</w:t>
      </w:r>
      <w:r w:rsidR="00EA1129">
        <w:rPr>
          <w:rFonts w:cs="Times New Roman"/>
          <w:color w:val="000000" w:themeColor="text1"/>
        </w:rPr>
        <w:t>9</w:t>
      </w:r>
      <w:r w:rsidRPr="00424939">
        <w:rPr>
          <w:rFonts w:cs="Times New Roman"/>
          <w:color w:val="000000" w:themeColor="text1"/>
        </w:rPr>
        <w:t xml:space="preserve"> Summer Internship (0.0 credit) (with public relations as a major component)</w:t>
      </w:r>
    </w:p>
    <w:p w14:paraId="59C117C7" w14:textId="584D31FD" w:rsidR="00F03BAD" w:rsidRPr="00424939" w:rsidRDefault="005F15B9" w:rsidP="00EF634E">
      <w:pPr>
        <w:spacing w:after="0" w:line="228" w:lineRule="auto"/>
        <w:ind w:left="360" w:hanging="360"/>
        <w:rPr>
          <w:rFonts w:cs="Times New Roman"/>
          <w:color w:val="000000" w:themeColor="text1"/>
        </w:rPr>
      </w:pPr>
      <w:r w:rsidRPr="00424939">
        <w:rPr>
          <w:rFonts w:cs="Times New Roman"/>
          <w:color w:val="000000" w:themeColor="text1"/>
        </w:rPr>
        <w:tab/>
        <w:t>PR-</w:t>
      </w:r>
      <w:r w:rsidR="00977E97" w:rsidRPr="00424939">
        <w:rPr>
          <w:rFonts w:cs="Times New Roman"/>
          <w:color w:val="000000" w:themeColor="text1"/>
        </w:rPr>
        <w:t>494</w:t>
      </w:r>
      <w:r w:rsidRPr="00424939">
        <w:rPr>
          <w:rFonts w:cs="Times New Roman"/>
          <w:color w:val="000000" w:themeColor="text1"/>
        </w:rPr>
        <w:t xml:space="preserve"> Internship in Public Relations </w:t>
      </w:r>
    </w:p>
    <w:p w14:paraId="5FBA05B5" w14:textId="1B02CF00" w:rsidR="005F15B9" w:rsidRPr="00424939" w:rsidRDefault="005F15B9" w:rsidP="00E500FB">
      <w:pPr>
        <w:widowControl w:val="0"/>
        <w:numPr>
          <w:ilvl w:val="0"/>
          <w:numId w:val="48"/>
        </w:numPr>
        <w:tabs>
          <w:tab w:val="clear" w:pos="360"/>
          <w:tab w:val="left" w:pos="1260"/>
          <w:tab w:val="left" w:pos="1980"/>
        </w:tabs>
        <w:adjustRightInd w:val="0"/>
        <w:spacing w:after="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No more than two courses may be selected from within any one department. (Students majoring in Business Administration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Business Administration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may select no more than one course with </w:t>
      </w:r>
      <w:r w:rsidR="00492A3F">
        <w:rPr>
          <w:rFonts w:cs="Times New Roman"/>
          <w:color w:val="000000" w:themeColor="text1"/>
        </w:rPr>
        <w:t xml:space="preserve">either </w:t>
      </w:r>
      <w:r w:rsidRPr="00424939">
        <w:rPr>
          <w:rFonts w:cs="Times New Roman"/>
          <w:color w:val="000000" w:themeColor="text1"/>
        </w:rPr>
        <w:t>a BUS</w:t>
      </w:r>
      <w:r w:rsidR="00492A3F">
        <w:rPr>
          <w:rFonts w:cs="Times New Roman"/>
          <w:color w:val="000000" w:themeColor="text1"/>
        </w:rPr>
        <w:t xml:space="preserve"> or an ACC</w:t>
      </w:r>
      <w:r w:rsidRPr="00424939">
        <w:rPr>
          <w:rFonts w:cs="Times New Roman"/>
          <w:color w:val="000000" w:themeColor="text1"/>
        </w:rPr>
        <w:t xml:space="preserve"> prefix. Students majoring in Communication Studies</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Communication Studies</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in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may select no more than one course with </w:t>
      </w:r>
      <w:r w:rsidR="00315F94" w:rsidRPr="00424939">
        <w:rPr>
          <w:rFonts w:cs="Times New Roman"/>
          <w:color w:val="000000" w:themeColor="text1"/>
        </w:rPr>
        <w:t xml:space="preserve">either a COM or </w:t>
      </w:r>
      <w:r w:rsidRPr="00424939">
        <w:rPr>
          <w:rFonts w:cs="Times New Roman"/>
          <w:color w:val="000000" w:themeColor="text1"/>
        </w:rPr>
        <w:t>an RHE prefix.)</w:t>
      </w:r>
    </w:p>
    <w:p w14:paraId="02D38118" w14:textId="77777777" w:rsidR="003C3015" w:rsidRPr="00424939" w:rsidRDefault="003C3015" w:rsidP="00EF634E">
      <w:pPr>
        <w:spacing w:after="0" w:line="228" w:lineRule="auto"/>
        <w:ind w:left="360" w:hanging="360"/>
        <w:rPr>
          <w:rFonts w:cs="Times New Roman"/>
          <w:color w:val="000000" w:themeColor="text1"/>
        </w:rPr>
      </w:pPr>
      <w:r w:rsidRPr="00424939">
        <w:rPr>
          <w:rFonts w:cs="Times New Roman"/>
          <w:color w:val="000000" w:themeColor="text1"/>
        </w:rPr>
        <w:tab/>
        <w:t>ACC-171 Principles of Accounting I</w:t>
      </w:r>
    </w:p>
    <w:p w14:paraId="070C2D05" w14:textId="77777777" w:rsidR="003C3015" w:rsidRPr="00424939" w:rsidRDefault="003C3015" w:rsidP="00EF634E">
      <w:pPr>
        <w:tabs>
          <w:tab w:val="left" w:pos="360"/>
        </w:tabs>
        <w:spacing w:after="0" w:line="228" w:lineRule="auto"/>
        <w:ind w:left="360" w:hanging="360"/>
        <w:rPr>
          <w:rFonts w:cs="Times New Roman"/>
          <w:color w:val="000000" w:themeColor="text1"/>
        </w:rPr>
      </w:pPr>
      <w:r w:rsidRPr="00424939">
        <w:rPr>
          <w:rFonts w:cs="Times New Roman"/>
          <w:color w:val="000000" w:themeColor="text1"/>
        </w:rPr>
        <w:tab/>
        <w:t>ART-101 Works on Paper: Two-Dimensional Design (if not used to satisfy #1)</w:t>
      </w:r>
    </w:p>
    <w:p w14:paraId="7927CE3D" w14:textId="26BC7C66" w:rsidR="003C3015" w:rsidRPr="00424939" w:rsidRDefault="003C3015" w:rsidP="00EF634E">
      <w:pPr>
        <w:spacing w:after="0" w:line="228" w:lineRule="auto"/>
        <w:ind w:left="360" w:hanging="360"/>
        <w:rPr>
          <w:rFonts w:cs="Times New Roman"/>
          <w:color w:val="000000" w:themeColor="text1"/>
        </w:rPr>
      </w:pPr>
      <w:r w:rsidRPr="00424939">
        <w:rPr>
          <w:rFonts w:cs="Times New Roman"/>
          <w:color w:val="000000" w:themeColor="text1"/>
        </w:rPr>
        <w:tab/>
        <w:t xml:space="preserve">ART-145 </w:t>
      </w:r>
      <w:r w:rsidR="000B451C">
        <w:rPr>
          <w:rFonts w:cs="Times New Roman"/>
          <w:color w:val="000000" w:themeColor="text1"/>
        </w:rPr>
        <w:t xml:space="preserve">Digital </w:t>
      </w:r>
      <w:r w:rsidR="00430B43">
        <w:rPr>
          <w:rFonts w:cs="Times New Roman"/>
          <w:color w:val="000000" w:themeColor="text1"/>
        </w:rPr>
        <w:t>Studio</w:t>
      </w:r>
      <w:r w:rsidRPr="00424939">
        <w:rPr>
          <w:rFonts w:cs="Times New Roman"/>
          <w:color w:val="000000" w:themeColor="text1"/>
        </w:rPr>
        <w:t xml:space="preserve"> (if not used to satisfy #1) </w:t>
      </w:r>
    </w:p>
    <w:p w14:paraId="37C9F174" w14:textId="1BCDA1F7" w:rsidR="003C3015" w:rsidRPr="00424939" w:rsidRDefault="003C3015" w:rsidP="00E3715C">
      <w:pPr>
        <w:spacing w:after="0" w:line="228" w:lineRule="auto"/>
        <w:ind w:left="360" w:hanging="360"/>
        <w:rPr>
          <w:rFonts w:cs="Times New Roman"/>
          <w:color w:val="000000" w:themeColor="text1"/>
        </w:rPr>
      </w:pPr>
      <w:r w:rsidRPr="00424939">
        <w:rPr>
          <w:rFonts w:cs="Times New Roman"/>
          <w:color w:val="000000" w:themeColor="text1"/>
        </w:rPr>
        <w:tab/>
        <w:t>ART-155 Photography: Light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(if not used to satisfy #1)  </w:t>
      </w:r>
    </w:p>
    <w:p w14:paraId="5940CB14" w14:textId="4D5A4BAF" w:rsidR="003C3015" w:rsidRPr="00424939" w:rsidRDefault="003C3015" w:rsidP="00EF634E">
      <w:pPr>
        <w:tabs>
          <w:tab w:val="left" w:pos="360"/>
        </w:tabs>
        <w:spacing w:after="0" w:line="228" w:lineRule="auto"/>
        <w:ind w:left="360" w:hanging="360"/>
        <w:rPr>
          <w:rFonts w:cs="Times New Roman"/>
          <w:color w:val="000000" w:themeColor="text1"/>
        </w:rPr>
      </w:pPr>
      <w:r w:rsidRPr="00424939">
        <w:rPr>
          <w:rFonts w:cs="Times New Roman"/>
          <w:color w:val="000000" w:themeColor="text1"/>
        </w:rPr>
        <w:tab/>
        <w:t>ART-</w:t>
      </w:r>
      <w:r w:rsidR="006E5ED3">
        <w:rPr>
          <w:rFonts w:cs="Times New Roman"/>
          <w:color w:val="000000" w:themeColor="text1"/>
        </w:rPr>
        <w:t>3</w:t>
      </w:r>
      <w:r w:rsidRPr="00424939">
        <w:rPr>
          <w:rFonts w:cs="Times New Roman"/>
          <w:color w:val="000000" w:themeColor="text1"/>
        </w:rPr>
        <w:t>63 Graphic Design Studio (if not used to satisfy #1)</w:t>
      </w:r>
    </w:p>
    <w:p w14:paraId="25BB933C" w14:textId="77777777" w:rsidR="003C3015" w:rsidRPr="00424939" w:rsidRDefault="003C3015" w:rsidP="00EF634E">
      <w:pPr>
        <w:spacing w:after="0" w:line="228" w:lineRule="auto"/>
        <w:ind w:left="360"/>
        <w:rPr>
          <w:rFonts w:cs="Times New Roman"/>
          <w:color w:val="000000" w:themeColor="text1"/>
        </w:rPr>
      </w:pPr>
      <w:r w:rsidRPr="00424939">
        <w:rPr>
          <w:rFonts w:cs="Times New Roman"/>
          <w:color w:val="000000" w:themeColor="text1"/>
        </w:rPr>
        <w:t xml:space="preserve">BUS-250 Principles of Management </w:t>
      </w:r>
    </w:p>
    <w:p w14:paraId="280C3DE3" w14:textId="072BC317" w:rsidR="003C3015" w:rsidRPr="00424939" w:rsidRDefault="003C3015" w:rsidP="00EF634E">
      <w:pPr>
        <w:spacing w:after="0" w:line="228" w:lineRule="auto"/>
        <w:ind w:left="360"/>
        <w:rPr>
          <w:rFonts w:cs="Times New Roman"/>
          <w:color w:val="000000" w:themeColor="text1"/>
        </w:rPr>
      </w:pPr>
      <w:r w:rsidRPr="00424939">
        <w:rPr>
          <w:rFonts w:cs="Times New Roman"/>
          <w:color w:val="000000" w:themeColor="text1"/>
        </w:rPr>
        <w:t xml:space="preserve">BUS-375 Business Ethics </w:t>
      </w:r>
      <w:r w:rsidR="009917FF">
        <w:rPr>
          <w:rFonts w:cs="Times New Roman"/>
          <w:color w:val="000000" w:themeColor="text1"/>
        </w:rPr>
        <w:t>(WE)</w:t>
      </w:r>
    </w:p>
    <w:p w14:paraId="78AF062D" w14:textId="669F9291"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BUS-461 Marketing Decision-Making &amp; Strategy</w:t>
      </w:r>
      <w:r w:rsidR="00AE074A">
        <w:rPr>
          <w:rFonts w:cs="Times New Roman"/>
          <w:color w:val="000000" w:themeColor="text1"/>
        </w:rPr>
        <w:t xml:space="preserve"> (WE)</w:t>
      </w:r>
      <w:r w:rsidRPr="00424939">
        <w:rPr>
          <w:rFonts w:cs="Times New Roman"/>
          <w:color w:val="000000" w:themeColor="text1"/>
        </w:rPr>
        <w:t xml:space="preserve"> (if not used to satisfy #6)</w:t>
      </w:r>
    </w:p>
    <w:p w14:paraId="6D8CEEF2" w14:textId="36617222" w:rsidR="003C3015" w:rsidRPr="00424939" w:rsidRDefault="003C3015" w:rsidP="00EF634E">
      <w:pPr>
        <w:tabs>
          <w:tab w:val="left" w:pos="360"/>
        </w:tabs>
        <w:spacing w:after="0" w:line="19" w:lineRule="atLeast"/>
        <w:ind w:left="360" w:hanging="360"/>
        <w:rPr>
          <w:rFonts w:cs="Times New Roman"/>
          <w:color w:val="000000" w:themeColor="text1"/>
        </w:rPr>
      </w:pPr>
      <w:r w:rsidRPr="00424939">
        <w:rPr>
          <w:rFonts w:cs="Times New Roman"/>
          <w:color w:val="000000" w:themeColor="text1"/>
        </w:rPr>
        <w:tab/>
        <w:t>BUS-464 Seminar in Management</w:t>
      </w:r>
      <w:r w:rsidR="00AE074A">
        <w:rPr>
          <w:rFonts w:cs="Times New Roman"/>
          <w:color w:val="000000" w:themeColor="text1"/>
        </w:rPr>
        <w:t xml:space="preserve"> (WE)</w:t>
      </w:r>
      <w:r w:rsidRPr="00424939">
        <w:rPr>
          <w:rFonts w:cs="Times New Roman"/>
          <w:color w:val="000000" w:themeColor="text1"/>
        </w:rPr>
        <w:t>, subject to topic approval by PR administrative coordinator</w:t>
      </w:r>
    </w:p>
    <w:p w14:paraId="52B7AAD5" w14:textId="77777777" w:rsidR="003C3015" w:rsidRPr="00424939" w:rsidRDefault="003C3015" w:rsidP="00EF634E">
      <w:pPr>
        <w:spacing w:after="0" w:line="19" w:lineRule="atLeast"/>
        <w:ind w:left="360" w:hanging="360"/>
        <w:rPr>
          <w:rFonts w:cs="Times New Roman"/>
          <w:color w:val="000000" w:themeColor="text1"/>
        </w:rPr>
      </w:pPr>
      <w:r w:rsidRPr="00424939">
        <w:rPr>
          <w:rFonts w:cs="Times New Roman"/>
          <w:color w:val="000000" w:themeColor="text1"/>
        </w:rPr>
        <w:tab/>
        <w:t>BUS-465 Advanced Topics in Marketing, subject to topic approval by PR administrative coordinator</w:t>
      </w:r>
    </w:p>
    <w:p w14:paraId="6B217D06" w14:textId="77777777"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COM-125 Fundamentals of Public Speaking</w:t>
      </w:r>
    </w:p>
    <w:p w14:paraId="7EC6529A" w14:textId="1A71DC88" w:rsidR="003C3015" w:rsidRPr="00424939" w:rsidRDefault="003C3015" w:rsidP="00EF634E">
      <w:pPr>
        <w:spacing w:after="0" w:line="19" w:lineRule="atLeast"/>
        <w:ind w:left="360"/>
        <w:rPr>
          <w:rFonts w:cs="Times New Roman"/>
          <w:color w:val="000000" w:themeColor="text1"/>
        </w:rPr>
      </w:pPr>
      <w:r w:rsidRPr="00424939">
        <w:rPr>
          <w:rFonts w:cs="Times New Roman"/>
          <w:color w:val="000000" w:themeColor="text1"/>
        </w:rPr>
        <w:t>COM-157 Introduction to Media Analysis</w:t>
      </w:r>
      <w:r w:rsidR="00BA3F5E">
        <w:rPr>
          <w:rFonts w:cs="Times New Roman"/>
          <w:color w:val="000000" w:themeColor="text1"/>
        </w:rPr>
        <w:t xml:space="preserve"> (WE)</w:t>
      </w:r>
    </w:p>
    <w:p w14:paraId="195BCEDD" w14:textId="77777777"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COM-337 Persuasion</w:t>
      </w:r>
    </w:p>
    <w:p w14:paraId="721BC3EE" w14:textId="60EAF541"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COM-341 Digital Storytelling</w:t>
      </w:r>
      <w:r w:rsidR="00D74B71">
        <w:rPr>
          <w:rFonts w:cs="Times New Roman"/>
          <w:color w:val="000000" w:themeColor="text1"/>
        </w:rPr>
        <w:t xml:space="preserve"> (WE)</w:t>
      </w:r>
    </w:p>
    <w:p w14:paraId="2E3884E3" w14:textId="23FE2C6E"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RHE-225 Journalism and 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xml:space="preserve"> </w:t>
      </w:r>
      <w:r w:rsidR="00F63503">
        <w:rPr>
          <w:rFonts w:cs="Times New Roman"/>
          <w:color w:val="000000" w:themeColor="text1"/>
        </w:rPr>
        <w:t>(WE)</w:t>
      </w:r>
      <w:r w:rsidR="00F63503" w:rsidRPr="00424939">
        <w:rPr>
          <w:rFonts w:cs="Times New Roman"/>
          <w:color w:val="000000" w:themeColor="text1"/>
        </w:rPr>
        <w:t xml:space="preserve"> </w:t>
      </w:r>
      <w:r w:rsidRPr="00424939">
        <w:rPr>
          <w:rFonts w:cs="Times New Roman"/>
          <w:color w:val="000000" w:themeColor="text1"/>
        </w:rPr>
        <w:t xml:space="preserve">(if not used to satisfy #5) </w:t>
      </w:r>
    </w:p>
    <w:p w14:paraId="494EC305" w14:textId="4D70F339" w:rsidR="003C3015" w:rsidRPr="00424939" w:rsidRDefault="003C3015" w:rsidP="00EF634E">
      <w:pPr>
        <w:tabs>
          <w:tab w:val="left" w:pos="1080"/>
        </w:tabs>
        <w:spacing w:after="0" w:line="19" w:lineRule="atLeast"/>
        <w:ind w:left="360" w:hanging="360"/>
        <w:rPr>
          <w:rFonts w:cs="Times New Roman"/>
          <w:color w:val="000000" w:themeColor="text1"/>
        </w:rPr>
      </w:pPr>
      <w:r w:rsidRPr="00424939">
        <w:rPr>
          <w:rFonts w:cs="Times New Roman"/>
          <w:color w:val="000000" w:themeColor="text1"/>
        </w:rPr>
        <w:tab/>
        <w:t>RHE-265 Professional Writing</w:t>
      </w:r>
      <w:r w:rsidR="00F63503">
        <w:rPr>
          <w:rFonts w:cs="Times New Roman"/>
          <w:color w:val="000000" w:themeColor="text1"/>
        </w:rPr>
        <w:t xml:space="preserve"> (WE)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p>
    <w:p w14:paraId="6D9C6663" w14:textId="38FEEA22" w:rsidR="003C3015" w:rsidRDefault="003C3015" w:rsidP="00F60166">
      <w:pPr>
        <w:tabs>
          <w:tab w:val="left" w:pos="360"/>
          <w:tab w:val="left" w:pos="1080"/>
        </w:tabs>
        <w:spacing w:after="0" w:line="19" w:lineRule="atLeast"/>
        <w:ind w:left="360" w:hanging="360"/>
        <w:rPr>
          <w:rFonts w:cs="Times New Roman"/>
          <w:color w:val="000000" w:themeColor="text1"/>
        </w:rPr>
      </w:pPr>
      <w:r w:rsidRPr="00424939">
        <w:rPr>
          <w:rFonts w:cs="Times New Roman"/>
          <w:color w:val="000000" w:themeColor="text1"/>
        </w:rPr>
        <w:tab/>
        <w:t xml:space="preserve">RHE-415 </w:t>
      </w:r>
      <w:del w:id="14998" w:author="Summer 2023 updates" w:date="2024-07-31T13:42:00Z">
        <w:r w:rsidRPr="00424939">
          <w:rPr>
            <w:rFonts w:cs="Times New Roman"/>
            <w:color w:val="000000" w:themeColor="text1"/>
          </w:rPr>
          <w:delText>Advanced Writing</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smallCaps/>
            <w:color w:val="000000" w:themeColor="text1"/>
          </w:rPr>
          <w:delInstrText>Writing</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Workshop</w:delText>
        </w:r>
        <w:r w:rsidR="009F4511" w:rsidRPr="00424939">
          <w:rPr>
            <w:rFonts w:cs="Times New Roman"/>
            <w:color w:val="000000" w:themeColor="text1"/>
          </w:rPr>
          <w:fldChar w:fldCharType="begin"/>
        </w:r>
        <w:r w:rsidR="009F4511" w:rsidRPr="00424939">
          <w:rPr>
            <w:color w:val="000000" w:themeColor="text1"/>
          </w:rPr>
          <w:delInstrText xml:space="preserve"> XE "</w:delInstrText>
        </w:r>
        <w:r w:rsidR="009F4511" w:rsidRPr="00424939">
          <w:rPr>
            <w:rFonts w:cs="Times New Roman"/>
            <w:b/>
            <w:color w:val="000000" w:themeColor="text1"/>
          </w:rPr>
          <w:delInstrText>Workshop</w:delInstrText>
        </w:r>
        <w:r w:rsidR="009F4511" w:rsidRPr="00424939">
          <w:rPr>
            <w:color w:val="000000" w:themeColor="text1"/>
          </w:rPr>
          <w:delInstrText xml:space="preserve">" </w:delInstrText>
        </w:r>
        <w:r w:rsidR="009F4511" w:rsidRPr="00424939">
          <w:rPr>
            <w:rFonts w:cs="Times New Roman"/>
            <w:color w:val="000000" w:themeColor="text1"/>
          </w:rPr>
          <w:fldChar w:fldCharType="end"/>
        </w:r>
      </w:del>
      <w:ins w:id="14999" w:author="Summer 2023 updates" w:date="2024-07-31T13:42:00Z">
        <w:r w:rsidR="00D55DBC">
          <w:rPr>
            <w:rFonts w:cs="Times New Roman"/>
            <w:color w:val="000000" w:themeColor="text1"/>
          </w:rPr>
          <w:t>How Writers Write</w:t>
        </w:r>
      </w:ins>
      <w:r w:rsidR="00D55DBC">
        <w:rPr>
          <w:rFonts w:cs="Times New Roman"/>
          <w:color w:val="000000" w:themeColor="text1"/>
        </w:rPr>
        <w:t xml:space="preserve"> </w:t>
      </w:r>
      <w:r w:rsidR="00C46882">
        <w:rPr>
          <w:rFonts w:cs="Times New Roman"/>
          <w:color w:val="000000" w:themeColor="text1"/>
        </w:rPr>
        <w:t>(WE)</w:t>
      </w:r>
      <w:r w:rsidR="00C46882" w:rsidRPr="00424939">
        <w:rPr>
          <w:rFonts w:cs="Times New Roman"/>
          <w:color w:val="000000" w:themeColor="text1"/>
        </w:rPr>
        <w:t xml:space="preserve"> </w:t>
      </w:r>
      <w:r w:rsidRPr="00424939">
        <w:rPr>
          <w:rFonts w:cs="Times New Roman"/>
          <w:color w:val="000000" w:themeColor="text1"/>
        </w:rPr>
        <w:t>(if not used to satisfy #6)</w:t>
      </w:r>
    </w:p>
    <w:p w14:paraId="61F92A5D" w14:textId="77777777" w:rsidR="00E64B3B" w:rsidRPr="00424939" w:rsidRDefault="00E64B3B" w:rsidP="00F60166">
      <w:pPr>
        <w:tabs>
          <w:tab w:val="left" w:pos="360"/>
          <w:tab w:val="left" w:pos="1080"/>
        </w:tabs>
        <w:spacing w:after="0" w:line="19" w:lineRule="atLeast"/>
        <w:ind w:left="360" w:hanging="360"/>
        <w:rPr>
          <w:rFonts w:cs="Times New Roman"/>
          <w:color w:val="000000" w:themeColor="text1"/>
        </w:rPr>
      </w:pPr>
    </w:p>
    <w:p w14:paraId="151709EA" w14:textId="08ADD968" w:rsidR="005F15B9" w:rsidRPr="00424939" w:rsidRDefault="005F15B9" w:rsidP="00EB6749">
      <w:pPr>
        <w:pStyle w:val="Noparagraphstyle"/>
        <w:spacing w:before="120" w:line="240" w:lineRule="auto"/>
        <w:jc w:val="left"/>
        <w:rPr>
          <w:rFonts w:ascii="Garamond" w:hAnsi="Garamond" w:cs="Times New Roman"/>
          <w:b/>
          <w:smallCaps/>
          <w:color w:val="000000" w:themeColor="text1"/>
          <w:sz w:val="22"/>
          <w:szCs w:val="22"/>
        </w:rPr>
        <w:pPrChange w:id="15000"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 xml:space="preserve">courses in public relations </w:t>
      </w:r>
    </w:p>
    <w:p w14:paraId="2FE42489" w14:textId="11D7D184" w:rsidR="005F15B9" w:rsidRPr="00424939" w:rsidRDefault="002E1265" w:rsidP="005F15B9">
      <w:pPr>
        <w:spacing w:after="0"/>
        <w:rPr>
          <w:rFonts w:cs="Times New Roman"/>
          <w:b/>
          <w:color w:val="000000" w:themeColor="text1"/>
        </w:rPr>
      </w:pPr>
      <w:r w:rsidRPr="00424939">
        <w:rPr>
          <w:rFonts w:cs="Times New Roman"/>
          <w:b/>
          <w:color w:val="000000" w:themeColor="text1"/>
        </w:rPr>
        <w:t>PR-2</w:t>
      </w:r>
      <w:r w:rsidR="005F15B9" w:rsidRPr="00424939">
        <w:rPr>
          <w:rFonts w:cs="Times New Roman"/>
          <w:b/>
          <w:color w:val="000000" w:themeColor="text1"/>
        </w:rPr>
        <w:t>05 Public Relations</w:t>
      </w:r>
      <w:r w:rsidR="0007631F" w:rsidRPr="00424939">
        <w:rPr>
          <w:rFonts w:cs="Times New Roman"/>
          <w:b/>
          <w:color w:val="000000" w:themeColor="text1"/>
        </w:rPr>
        <w:t xml:space="preserve"> (WE)</w:t>
      </w:r>
    </w:p>
    <w:p w14:paraId="5E5A5D08" w14:textId="386D8320" w:rsidR="005F15B9" w:rsidRPr="00424939" w:rsidRDefault="005F15B9" w:rsidP="00EB6749">
      <w:pPr>
        <w:rPr>
          <w:rPrChange w:id="15001" w:author="Summer 2023 updates" w:date="2024-07-31T13:42:00Z">
            <w:rPr>
              <w:color w:val="000000" w:themeColor="text1"/>
            </w:rPr>
          </w:rPrChange>
        </w:rPr>
        <w:pPrChange w:id="15002" w:author="Summer 2023 updates" w:date="2024-07-31T13:42:00Z">
          <w:pPr>
            <w:spacing w:after="40"/>
          </w:pPr>
        </w:pPrChange>
      </w:pPr>
      <w:r w:rsidRPr="00424939">
        <w:rPr>
          <w:rPrChange w:id="15003" w:author="Summer 2023 updates" w:date="2024-07-31T13:42:00Z">
            <w:rPr>
              <w:color w:val="000000" w:themeColor="text1"/>
            </w:rPr>
          </w:rPrChange>
        </w:rPr>
        <w:t xml:space="preserve">A study of the key concepts and processes of public relations used in corporate, not-for-profit, and government organizations. Topics include planning, research, communication/media channels, campaigns, crisis communication, and public relations ethics. The historical development of public relations, current trends in public relations, and international issues in public relations are also covered. This course does not satisfy any of the requirements for a major in business administration.  </w:t>
      </w:r>
      <w:r w:rsidRPr="00424939">
        <w:rPr>
          <w:u w:val="single"/>
          <w:rPrChange w:id="15004" w:author="Summer 2023 updates" w:date="2024-07-31T13:42:00Z">
            <w:rPr>
              <w:color w:val="000000" w:themeColor="text1"/>
              <w:u w:val="single"/>
            </w:rPr>
          </w:rPrChange>
        </w:rPr>
        <w:t>Prerequisite</w:t>
      </w:r>
      <w:r w:rsidR="00897BA1" w:rsidRPr="00424939">
        <w:rPr>
          <w:rPrChange w:id="15005" w:author="Summer 2023 updates" w:date="2024-07-31T13:42:00Z">
            <w:rPr>
              <w:color w:val="000000" w:themeColor="text1"/>
            </w:rPr>
          </w:rPrChange>
        </w:rPr>
        <w:t>:</w:t>
      </w:r>
      <w:r w:rsidRPr="00424939">
        <w:rPr>
          <w:rPrChange w:id="15006" w:author="Summer 2023 updates" w:date="2024-07-31T13:42:00Z">
            <w:rPr>
              <w:color w:val="000000" w:themeColor="text1"/>
            </w:rPr>
          </w:rPrChange>
        </w:rPr>
        <w:t xml:space="preserve"> sophomore standing.</w:t>
      </w:r>
    </w:p>
    <w:p w14:paraId="4BAFDDC3" w14:textId="505AF735" w:rsidR="005F15B9" w:rsidRPr="00424939" w:rsidRDefault="005F15B9" w:rsidP="005F15B9">
      <w:pPr>
        <w:spacing w:after="0"/>
        <w:rPr>
          <w:rFonts w:cs="Times New Roman"/>
          <w:b/>
          <w:color w:val="000000" w:themeColor="text1"/>
        </w:rPr>
      </w:pPr>
      <w:r w:rsidRPr="00424939">
        <w:rPr>
          <w:rFonts w:cs="Times New Roman"/>
          <w:b/>
          <w:color w:val="000000" w:themeColor="text1"/>
        </w:rPr>
        <w:t>PR-</w:t>
      </w:r>
      <w:r w:rsidR="008B21C7" w:rsidRPr="00424939">
        <w:rPr>
          <w:rFonts w:cs="Times New Roman"/>
          <w:b/>
          <w:color w:val="000000" w:themeColor="text1"/>
        </w:rPr>
        <w:t>494</w:t>
      </w:r>
      <w:r w:rsidRPr="00424939">
        <w:rPr>
          <w:rFonts w:cs="Times New Roman"/>
          <w:b/>
          <w:color w:val="000000" w:themeColor="text1"/>
        </w:rPr>
        <w:t xml:space="preserve"> Internship in Public Relations</w:t>
      </w:r>
    </w:p>
    <w:p w14:paraId="38E7477F" w14:textId="7BFC2E71" w:rsidR="00E64B3B" w:rsidRDefault="005F15B9" w:rsidP="0053363C">
      <w:pPr>
        <w:spacing w:after="120"/>
        <w:rPr>
          <w:color w:val="000000" w:themeColor="text1"/>
        </w:rPr>
      </w:pPr>
      <w:r w:rsidRPr="00424939">
        <w:rPr>
          <w:color w:val="000000" w:themeColor="text1"/>
        </w:rPr>
        <w:t xml:space="preserve">An internship with a focus on public relations supervised by the Public Relations administrative coordinator or by faculty teaching in the public relations major. A minimum of 140 hours on-site experience is required. </w:t>
      </w:r>
      <w:r w:rsidR="00A7479E" w:rsidRPr="00424939">
        <w:rPr>
          <w:color w:val="000000" w:themeColor="text1"/>
        </w:rPr>
        <w:t>P/NP</w:t>
      </w:r>
      <w:r w:rsidRPr="00424939">
        <w:rPr>
          <w:color w:val="000000" w:themeColor="text1"/>
        </w:rPr>
        <w:t xml:space="preserve"> basis only.  One credit may be counted toward a major in public relations with consent of the Public Relations administrative coordinator. </w:t>
      </w:r>
      <w:r w:rsidRPr="00424939">
        <w:rPr>
          <w:color w:val="000000" w:themeColor="text1"/>
          <w:u w:val="single"/>
        </w:rPr>
        <w:t>Prerequisite</w:t>
      </w:r>
      <w:r w:rsidR="00897BA1" w:rsidRPr="00424939">
        <w:rPr>
          <w:color w:val="000000" w:themeColor="text1"/>
        </w:rPr>
        <w:t>:</w:t>
      </w:r>
      <w:r w:rsidRPr="00424939">
        <w:rPr>
          <w:color w:val="000000" w:themeColor="text1"/>
        </w:rPr>
        <w:t xml:space="preserve"> junior standing and consent of the public relations administrative coordinator.</w:t>
      </w:r>
    </w:p>
    <w:p w14:paraId="148EA3FB" w14:textId="2668E85B" w:rsidR="00EB6749" w:rsidRDefault="002E112B" w:rsidP="0053363C">
      <w:pPr>
        <w:spacing w:after="120"/>
        <w:rPr>
          <w:color w:val="000000" w:themeColor="text1"/>
        </w:rPr>
        <w:pPrChange w:id="15007" w:author="Summer 2023 updates" w:date="2024-07-31T13:42:00Z">
          <w:pPr>
            <w:spacing w:after="200" w:line="276" w:lineRule="auto"/>
          </w:pPr>
        </w:pPrChange>
      </w:pPr>
      <w:del w:id="15008" w:author="Summer 2023 updates" w:date="2024-07-31T13:42:00Z">
        <w:r>
          <w:rPr>
            <w:color w:val="000000" w:themeColor="text1"/>
          </w:rPr>
          <w:br w:type="page"/>
        </w:r>
      </w:del>
    </w:p>
    <w:p w14:paraId="4C566262" w14:textId="6E04AAF6" w:rsidR="0087666A" w:rsidRPr="00424939" w:rsidRDefault="009D17C7" w:rsidP="00EB6749">
      <w:pPr>
        <w:pStyle w:val="Heading4"/>
        <w:spacing w:before="120"/>
        <w:rPr>
          <w:rFonts w:ascii="Garamond" w:hAnsi="Garamond"/>
          <w:color w:val="000000" w:themeColor="text1"/>
        </w:rPr>
        <w:pPrChange w:id="15009" w:author="Summer 2023 updates" w:date="2024-07-31T13:42:00Z">
          <w:pPr>
            <w:pStyle w:val="Heading4"/>
            <w:spacing w:before="0"/>
          </w:pPr>
        </w:pPrChange>
      </w:pPr>
      <w:bookmarkStart w:id="15010" w:name="_Toc141355787"/>
      <w:bookmarkStart w:id="15011" w:name="_Toc110005268"/>
      <w:r w:rsidRPr="00424939">
        <w:rPr>
          <w:rFonts w:ascii="Garamond" w:hAnsi="Garamond"/>
          <w:color w:val="000000" w:themeColor="text1"/>
        </w:rPr>
        <w:t>—Religion</w:t>
      </w:r>
      <w:bookmarkEnd w:id="15010"/>
      <w:bookmarkEnd w:id="15011"/>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Religion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29093726" w14:textId="44276A64" w:rsidR="0087666A" w:rsidRPr="00424939" w:rsidRDefault="00F84132" w:rsidP="009D17C7">
      <w:pPr>
        <w:keepNext/>
        <w:keepLines/>
        <w:spacing w:after="120"/>
        <w:rPr>
          <w:rFonts w:cs="Times New Roman"/>
          <w:color w:val="000000" w:themeColor="text1"/>
        </w:rPr>
      </w:pPr>
      <w:r w:rsidRPr="00424939">
        <w:rPr>
          <w:rFonts w:cs="Times New Roman"/>
          <w:color w:val="000000" w:themeColor="text1"/>
        </w:rPr>
        <w:t xml:space="preserve">Chaplin, </w:t>
      </w:r>
      <w:r w:rsidR="0087666A" w:rsidRPr="00424939">
        <w:rPr>
          <w:rFonts w:cs="Times New Roman"/>
          <w:color w:val="000000" w:themeColor="text1"/>
        </w:rPr>
        <w:t>Hatchell</w:t>
      </w:r>
      <w:r w:rsidR="009F25D8" w:rsidRPr="00424939">
        <w:rPr>
          <w:rFonts w:cs="Times New Roman"/>
          <w:color w:val="000000" w:themeColor="text1"/>
        </w:rPr>
        <w:t xml:space="preserve"> (Chair),</w:t>
      </w:r>
      <w:r w:rsidR="0087666A" w:rsidRPr="00424939">
        <w:rPr>
          <w:rFonts w:cs="Times New Roman"/>
          <w:color w:val="000000" w:themeColor="text1"/>
        </w:rPr>
        <w:t xml:space="preserve"> Kensky</w:t>
      </w:r>
      <w:r w:rsidR="009F25D8" w:rsidRPr="00424939">
        <w:rPr>
          <w:rFonts w:cs="Times New Roman"/>
          <w:color w:val="000000" w:themeColor="text1"/>
        </w:rPr>
        <w:t>.</w:t>
      </w:r>
      <w:r w:rsidR="0087666A" w:rsidRPr="00424939">
        <w:rPr>
          <w:rFonts w:cs="Times New Roman"/>
          <w:color w:val="000000" w:themeColor="text1"/>
        </w:rPr>
        <w:t xml:space="preserve"> </w:t>
      </w:r>
    </w:p>
    <w:p w14:paraId="3DD196D7" w14:textId="27AC1CE8" w:rsidR="0087666A" w:rsidRPr="00424939" w:rsidRDefault="0087666A" w:rsidP="00D54BCD">
      <w:r w:rsidRPr="00424939">
        <w:t xml:space="preserve">The philosophy and religion department </w:t>
      </w:r>
      <w:r w:rsidR="00031108" w:rsidRPr="00424939">
        <w:t>offer</w:t>
      </w:r>
      <w:r w:rsidRPr="00424939">
        <w:t xml:space="preserve"> courses designed to lead students to reflect on their views concerning fundamental issues in life and thought. Since both the philosophical and religious traditions have had a central place in and an enormous influence upon the development of human culture, any student seeking a liberal education, whatever the major discipline, will profit from the departmental offerings. </w:t>
      </w:r>
    </w:p>
    <w:p w14:paraId="2C949A23" w14:textId="72D54511" w:rsidR="0087666A" w:rsidRPr="00424939" w:rsidRDefault="0087666A" w:rsidP="00EB6749">
      <w:pPr>
        <w:keepNext/>
        <w:keepLines/>
        <w:spacing w:before="120" w:after="0"/>
        <w:rPr>
          <w:rFonts w:cs="Times New Roman"/>
          <w:b/>
          <w:color w:val="000000" w:themeColor="text1"/>
        </w:rPr>
        <w:pPrChange w:id="15012" w:author="Summer 2023 updates" w:date="2024-07-31T13:42:00Z">
          <w:pPr>
            <w:keepNext/>
            <w:keepLines/>
            <w:spacing w:after="0"/>
          </w:pPr>
        </w:pPrChange>
      </w:pPr>
      <w:r w:rsidRPr="00424939">
        <w:rPr>
          <w:rFonts w:cs="Times New Roman"/>
          <w:b/>
          <w:color w:val="000000" w:themeColor="text1"/>
        </w:rPr>
        <w:t>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5BE9F6FF" w14:textId="77777777" w:rsidR="0087666A" w:rsidRPr="00424939" w:rsidRDefault="0087666A" w:rsidP="00D54BCD">
      <w:r w:rsidRPr="00424939">
        <w:t xml:space="preserve">A grade of “C” (2.0) or higher must be earned in all courses counted toward a major in religion. </w:t>
      </w:r>
    </w:p>
    <w:p w14:paraId="39B57D03" w14:textId="77777777" w:rsidR="0087666A" w:rsidRPr="00424939" w:rsidRDefault="0087666A" w:rsidP="00E500FB">
      <w:pPr>
        <w:widowControl w:val="0"/>
        <w:numPr>
          <w:ilvl w:val="0"/>
          <w:numId w:val="2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289B6E8" w14:textId="1A1FC690"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101</w:t>
      </w:r>
      <w:r w:rsidRPr="00424939">
        <w:rPr>
          <w:rFonts w:cs="Times New Roman"/>
          <w:color w:val="000000" w:themeColor="text1"/>
        </w:rPr>
        <w:t xml:space="preserve"> Introduction to Religion</w:t>
      </w:r>
      <w:r w:rsidR="00C964BC">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783A9B73" w14:textId="494837CF"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103</w:t>
      </w:r>
      <w:r w:rsidRPr="00424939">
        <w:rPr>
          <w:rFonts w:cs="Times New Roman"/>
          <w:color w:val="000000" w:themeColor="text1"/>
        </w:rPr>
        <w:t xml:space="preserve"> Belief and Unbelief </w:t>
      </w:r>
      <w:r w:rsidR="00C964BC">
        <w:rPr>
          <w:rFonts w:cs="Times New Roman"/>
          <w:color w:val="000000" w:themeColor="text1"/>
        </w:rPr>
        <w:t>(WE)</w:t>
      </w:r>
    </w:p>
    <w:p w14:paraId="7B6A7B52" w14:textId="4CA3459E" w:rsidR="0087666A" w:rsidRPr="00424939" w:rsidRDefault="0087666A" w:rsidP="00E500FB">
      <w:pPr>
        <w:widowControl w:val="0"/>
        <w:numPr>
          <w:ilvl w:val="0"/>
          <w:numId w:val="2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106</w:t>
      </w:r>
      <w:r w:rsidRPr="00424939">
        <w:rPr>
          <w:rFonts w:cs="Times New Roman"/>
          <w:color w:val="000000" w:themeColor="text1"/>
        </w:rPr>
        <w:t xml:space="preserve"> Eastern Religions </w:t>
      </w:r>
    </w:p>
    <w:p w14:paraId="3F09E2F6" w14:textId="53091143" w:rsidR="0087666A" w:rsidRPr="00424939" w:rsidRDefault="0087666A" w:rsidP="00E500FB">
      <w:pPr>
        <w:widowControl w:val="0"/>
        <w:numPr>
          <w:ilvl w:val="0"/>
          <w:numId w:val="2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REL-</w:t>
      </w:r>
      <w:r w:rsidR="008B21C7" w:rsidRPr="00424939">
        <w:rPr>
          <w:rFonts w:cs="Times New Roman"/>
          <w:color w:val="000000" w:themeColor="text1"/>
        </w:rPr>
        <w:t>108</w:t>
      </w:r>
      <w:r w:rsidRPr="00424939">
        <w:rPr>
          <w:rFonts w:cs="Times New Roman"/>
          <w:color w:val="000000" w:themeColor="text1"/>
        </w:rPr>
        <w:t xml:space="preserve"> Western Religions </w:t>
      </w:r>
      <w:r w:rsidR="00C964BC">
        <w:rPr>
          <w:rFonts w:cs="Times New Roman"/>
          <w:color w:val="000000" w:themeColor="text1"/>
        </w:rPr>
        <w:t>(WE)</w:t>
      </w:r>
    </w:p>
    <w:p w14:paraId="7954E00A" w14:textId="77777777" w:rsidR="0087666A" w:rsidRPr="00424939" w:rsidRDefault="0087666A" w:rsidP="00E500FB">
      <w:pPr>
        <w:widowControl w:val="0"/>
        <w:numPr>
          <w:ilvl w:val="0"/>
          <w:numId w:val="2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4823D652" w14:textId="47368C2D"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REL-105 Introduction to Hebrew Bible</w:t>
      </w:r>
      <w:r w:rsidR="00D96316">
        <w:rPr>
          <w:rFonts w:cs="Times New Roman"/>
          <w:color w:val="000000" w:themeColor="text1"/>
        </w:rPr>
        <w:t xml:space="preserve"> (WE)</w:t>
      </w:r>
    </w:p>
    <w:p w14:paraId="21E1D6D7" w14:textId="4111F0A6"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REL-115 Introduction to New Testament</w:t>
      </w:r>
      <w:r w:rsidR="00D96316">
        <w:rPr>
          <w:rFonts w:cs="Times New Roman"/>
          <w:color w:val="000000" w:themeColor="text1"/>
        </w:rPr>
        <w:t xml:space="preserve"> (WE)</w:t>
      </w:r>
    </w:p>
    <w:p w14:paraId="6FFBC1C8" w14:textId="77777777" w:rsidR="0087666A" w:rsidRPr="00424939" w:rsidRDefault="0087666A" w:rsidP="00E500FB">
      <w:pPr>
        <w:keepNext/>
        <w:widowControl w:val="0"/>
        <w:numPr>
          <w:ilvl w:val="0"/>
          <w:numId w:val="27"/>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28460108" w14:textId="77777777"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REL-116 Buddhism</w:t>
      </w:r>
    </w:p>
    <w:p w14:paraId="04A8621E" w14:textId="1991F491" w:rsidR="00674E1D" w:rsidRPr="00424939" w:rsidRDefault="00674E1D" w:rsidP="00674E1D">
      <w:pPr>
        <w:tabs>
          <w:tab w:val="num" w:pos="360"/>
        </w:tabs>
        <w:spacing w:after="0"/>
        <w:ind w:left="720" w:hanging="360"/>
        <w:rPr>
          <w:rFonts w:cs="Times New Roman"/>
          <w:color w:val="000000" w:themeColor="text1"/>
        </w:rPr>
      </w:pPr>
      <w:r w:rsidRPr="00424939">
        <w:rPr>
          <w:rFonts w:cs="Times New Roman"/>
          <w:color w:val="000000" w:themeColor="text1"/>
        </w:rPr>
        <w:t>REL-136 Religions of China</w:t>
      </w:r>
      <w:r w:rsidR="00C964BC">
        <w:rPr>
          <w:rFonts w:cs="Times New Roman"/>
          <w:color w:val="000000" w:themeColor="text1"/>
        </w:rPr>
        <w:t xml:space="preserve"> (WE)</w:t>
      </w:r>
    </w:p>
    <w:p w14:paraId="20A24EA0" w14:textId="77777777" w:rsidR="0087666A" w:rsidRPr="00424939" w:rsidRDefault="0087666A" w:rsidP="0087666A">
      <w:pPr>
        <w:tabs>
          <w:tab w:val="num" w:pos="360"/>
        </w:tabs>
        <w:spacing w:after="0"/>
        <w:ind w:left="720" w:hanging="360"/>
        <w:rPr>
          <w:rFonts w:cs="Times New Roman"/>
          <w:color w:val="000000" w:themeColor="text1"/>
        </w:rPr>
      </w:pPr>
      <w:r w:rsidRPr="00424939">
        <w:rPr>
          <w:rFonts w:cs="Times New Roman"/>
          <w:color w:val="000000" w:themeColor="text1"/>
        </w:rPr>
        <w:t>REL-196 Hinduism</w:t>
      </w:r>
    </w:p>
    <w:p w14:paraId="0E5ADA6C" w14:textId="77777777" w:rsidR="0087666A" w:rsidRPr="00424939" w:rsidRDefault="0087666A" w:rsidP="00E500FB">
      <w:pPr>
        <w:widowControl w:val="0"/>
        <w:numPr>
          <w:ilvl w:val="0"/>
          <w:numId w:val="27"/>
        </w:numPr>
        <w:tabs>
          <w:tab w:val="clear" w:pos="720"/>
          <w:tab w:val="num" w:pos="360"/>
        </w:tabs>
        <w:adjustRightInd w:val="0"/>
        <w:spacing w:after="120"/>
        <w:ind w:left="360"/>
        <w:textAlignment w:val="baseline"/>
        <w:rPr>
          <w:rFonts w:cs="Times New Roman"/>
          <w:color w:val="000000" w:themeColor="text1"/>
        </w:rPr>
      </w:pPr>
      <w:r w:rsidRPr="00424939">
        <w:rPr>
          <w:rFonts w:cs="Times New Roman"/>
          <w:color w:val="000000" w:themeColor="text1"/>
          <w:u w:val="single"/>
        </w:rPr>
        <w:t>Five</w:t>
      </w:r>
      <w:r w:rsidRPr="00424939">
        <w:rPr>
          <w:rFonts w:cs="Times New Roman"/>
          <w:color w:val="000000" w:themeColor="text1"/>
        </w:rPr>
        <w:t xml:space="preserve"> additional religion courses, at least three of which are numbered 300 or above </w:t>
      </w:r>
    </w:p>
    <w:p w14:paraId="3D67F10E" w14:textId="3B5C5BBD" w:rsidR="0087666A" w:rsidRPr="00424939" w:rsidRDefault="0087666A" w:rsidP="009500C9">
      <w:pPr>
        <w:spacing w:before="120" w:after="0"/>
        <w:rPr>
          <w:rFonts w:cs="Times New Roman"/>
          <w:b/>
          <w:color w:val="000000" w:themeColor="text1"/>
        </w:rPr>
        <w:pPrChange w:id="15013" w:author="Summer 2023 updates" w:date="2024-07-31T13:42:00Z">
          <w:pPr>
            <w:spacing w:after="0"/>
          </w:pPr>
        </w:pPrChange>
      </w:pPr>
      <w:r w:rsidRPr="00424939">
        <w:rPr>
          <w:rFonts w:cs="Times New Roman"/>
          <w:b/>
          <w:color w:val="000000" w:themeColor="text1"/>
        </w:rPr>
        <w:t>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579782B2" w14:textId="77777777" w:rsidR="0087666A" w:rsidRPr="00424939" w:rsidRDefault="0087666A" w:rsidP="00E500FB">
      <w:pPr>
        <w:widowControl w:val="0"/>
        <w:numPr>
          <w:ilvl w:val="0"/>
          <w:numId w:val="28"/>
        </w:numPr>
        <w:tabs>
          <w:tab w:val="clear" w:pos="360"/>
          <w:tab w:val="num" w:pos="720"/>
        </w:tabs>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6A7DD3FB" w14:textId="66871CF5" w:rsidR="0087666A" w:rsidRPr="00424939" w:rsidRDefault="0087666A" w:rsidP="0087666A">
      <w:pPr>
        <w:tabs>
          <w:tab w:val="num" w:pos="720"/>
        </w:tabs>
        <w:spacing w:after="0"/>
        <w:ind w:left="360" w:hanging="360"/>
        <w:rPr>
          <w:rFonts w:cs="Times New Roman"/>
          <w:color w:val="000000" w:themeColor="text1"/>
        </w:rPr>
      </w:pPr>
      <w:r w:rsidRPr="00424939">
        <w:rPr>
          <w:rFonts w:cs="Times New Roman"/>
          <w:color w:val="000000" w:themeColor="text1"/>
        </w:rPr>
        <w:tab/>
        <w:t>REL-</w:t>
      </w:r>
      <w:r w:rsidR="008B21C7" w:rsidRPr="00424939">
        <w:rPr>
          <w:rFonts w:cs="Times New Roman"/>
          <w:color w:val="000000" w:themeColor="text1"/>
        </w:rPr>
        <w:t>106</w:t>
      </w:r>
      <w:r w:rsidRPr="00424939">
        <w:rPr>
          <w:rFonts w:cs="Times New Roman"/>
          <w:color w:val="000000" w:themeColor="text1"/>
        </w:rPr>
        <w:t xml:space="preserve"> Eastern Religions </w:t>
      </w:r>
    </w:p>
    <w:p w14:paraId="783A44E8" w14:textId="24287A54" w:rsidR="0087666A" w:rsidRPr="00424939" w:rsidRDefault="0087666A" w:rsidP="0087666A">
      <w:pPr>
        <w:tabs>
          <w:tab w:val="num" w:pos="720"/>
        </w:tabs>
        <w:spacing w:after="0"/>
        <w:ind w:left="360" w:hanging="360"/>
        <w:rPr>
          <w:rFonts w:cs="Times New Roman"/>
          <w:color w:val="000000" w:themeColor="text1"/>
        </w:rPr>
      </w:pPr>
      <w:r w:rsidRPr="00424939">
        <w:rPr>
          <w:rFonts w:cs="Times New Roman"/>
          <w:color w:val="000000" w:themeColor="text1"/>
        </w:rPr>
        <w:tab/>
        <w:t>REL-</w:t>
      </w:r>
      <w:r w:rsidR="008B21C7" w:rsidRPr="00424939">
        <w:rPr>
          <w:rFonts w:cs="Times New Roman"/>
          <w:color w:val="000000" w:themeColor="text1"/>
        </w:rPr>
        <w:t>108</w:t>
      </w:r>
      <w:r w:rsidRPr="00424939">
        <w:rPr>
          <w:rFonts w:cs="Times New Roman"/>
          <w:color w:val="000000" w:themeColor="text1"/>
        </w:rPr>
        <w:t xml:space="preserve"> Western Religions </w:t>
      </w:r>
      <w:r w:rsidR="00C964BC">
        <w:rPr>
          <w:rFonts w:cs="Times New Roman"/>
          <w:color w:val="000000" w:themeColor="text1"/>
        </w:rPr>
        <w:t>(WE)</w:t>
      </w:r>
    </w:p>
    <w:p w14:paraId="6E727ABB" w14:textId="77777777" w:rsidR="0087666A" w:rsidRPr="00424939" w:rsidRDefault="0087666A" w:rsidP="00E500FB">
      <w:pPr>
        <w:widowControl w:val="0"/>
        <w:numPr>
          <w:ilvl w:val="0"/>
          <w:numId w:val="28"/>
        </w:numPr>
        <w:tabs>
          <w:tab w:val="clear" w:pos="360"/>
          <w:tab w:val="num" w:pos="720"/>
        </w:tabs>
        <w:adjustRightInd w:val="0"/>
        <w:spacing w:after="120"/>
        <w:textAlignment w:val="baseline"/>
        <w:rPr>
          <w:rFonts w:cs="Times New Roman"/>
          <w:color w:val="000000" w:themeColor="text1"/>
        </w:rPr>
      </w:pPr>
      <w:r w:rsidRPr="00424939">
        <w:rPr>
          <w:rFonts w:cs="Times New Roman"/>
          <w:color w:val="000000" w:themeColor="text1"/>
          <w:u w:val="single"/>
        </w:rPr>
        <w:t>Four</w:t>
      </w:r>
      <w:r w:rsidRPr="00424939">
        <w:rPr>
          <w:rFonts w:cs="Times New Roman"/>
          <w:color w:val="000000" w:themeColor="text1"/>
        </w:rPr>
        <w:t xml:space="preserve"> additional religion courses </w:t>
      </w:r>
    </w:p>
    <w:p w14:paraId="23C8996B" w14:textId="77777777" w:rsidR="00DE2B9C" w:rsidRDefault="00DE2B9C" w:rsidP="0087666A">
      <w:pPr>
        <w:spacing w:after="0"/>
        <w:rPr>
          <w:rFonts w:cs="Times New Roman"/>
          <w:color w:val="000000" w:themeColor="text1"/>
        </w:rPr>
      </w:pPr>
    </w:p>
    <w:p w14:paraId="07F38970" w14:textId="77777777" w:rsidR="00DE2B9C" w:rsidRPr="00DE2B9C" w:rsidRDefault="00DE2B9C" w:rsidP="009500C9">
      <w:pPr>
        <w:keepNext/>
        <w:spacing w:before="120" w:after="0"/>
        <w:rPr>
          <w:rFonts w:cs="Times New Roman"/>
          <w:b/>
          <w:i/>
          <w:smallCaps/>
          <w:color w:val="000000" w:themeColor="text1"/>
        </w:rPr>
        <w:pPrChange w:id="15014" w:author="Summer 2023 updates" w:date="2024-07-31T13:42:00Z">
          <w:pPr>
            <w:keepNext/>
            <w:spacing w:after="0"/>
          </w:pPr>
        </w:pPrChange>
      </w:pPr>
      <w:r w:rsidRPr="00DE2B9C">
        <w:rPr>
          <w:rFonts w:cs="Times New Roman"/>
          <w:b/>
          <w:i/>
          <w:smallCaps/>
          <w:color w:val="000000" w:themeColor="text1"/>
        </w:rPr>
        <w:t>Courses in Religion By Content Area</w:t>
      </w:r>
    </w:p>
    <w:p w14:paraId="002E871A" w14:textId="33D5952C" w:rsidR="0087666A" w:rsidRPr="00424939" w:rsidRDefault="0087666A" w:rsidP="0087666A">
      <w:pPr>
        <w:spacing w:after="0"/>
        <w:rPr>
          <w:rFonts w:cs="Times New Roman"/>
          <w:b/>
          <w:color w:val="000000" w:themeColor="text1"/>
        </w:rPr>
      </w:pPr>
      <w:r w:rsidRPr="00424939">
        <w:rPr>
          <w:rFonts w:cs="Times New Roman"/>
          <w:color w:val="000000" w:themeColor="text1"/>
        </w:rPr>
        <w:t xml:space="preserve">Special attention should be given to the numerical ordering of the courses listed below: </w:t>
      </w:r>
    </w:p>
    <w:p w14:paraId="1AC72B45" w14:textId="040CB21E" w:rsidR="0087666A" w:rsidRPr="00424939" w:rsidRDefault="0087666A" w:rsidP="00E500FB">
      <w:pPr>
        <w:widowControl w:val="0"/>
        <w:numPr>
          <w:ilvl w:val="0"/>
          <w:numId w:val="29"/>
        </w:numPr>
        <w:tabs>
          <w:tab w:val="clear" w:pos="144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Courses numbered </w:t>
      </w:r>
      <w:r w:rsidR="00EE41B1" w:rsidRPr="00424939">
        <w:rPr>
          <w:rFonts w:cs="Times New Roman"/>
          <w:color w:val="000000" w:themeColor="text1"/>
        </w:rPr>
        <w:t>between 100 and 199 include general introductions to religion (Introduction to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EE41B1" w:rsidRPr="00424939">
        <w:rPr>
          <w:rFonts w:cs="Times New Roman"/>
          <w:color w:val="000000" w:themeColor="text1"/>
        </w:rPr>
        <w:t xml:space="preserve"> </w:t>
      </w:r>
      <w:r w:rsidR="003A0791">
        <w:rPr>
          <w:rFonts w:cs="Times New Roman"/>
          <w:color w:val="000000" w:themeColor="text1"/>
        </w:rPr>
        <w:t>(WE) (</w:t>
      </w:r>
      <w:r w:rsidR="00EE41B1" w:rsidRPr="00424939">
        <w:rPr>
          <w:rFonts w:cs="Times New Roman"/>
          <w:color w:val="000000" w:themeColor="text1"/>
        </w:rPr>
        <w:t>REL-</w:t>
      </w:r>
      <w:r w:rsidR="00192ADA" w:rsidRPr="00424939">
        <w:rPr>
          <w:rFonts w:cs="Times New Roman"/>
          <w:color w:val="000000" w:themeColor="text1"/>
        </w:rPr>
        <w:t>101</w:t>
      </w:r>
      <w:r w:rsidR="003A0791">
        <w:rPr>
          <w:rFonts w:cs="Times New Roman"/>
          <w:color w:val="000000" w:themeColor="text1"/>
        </w:rPr>
        <w:t>)</w:t>
      </w:r>
      <w:r w:rsidR="00EE41B1" w:rsidRPr="00424939">
        <w:rPr>
          <w:rFonts w:cs="Times New Roman"/>
          <w:color w:val="000000" w:themeColor="text1"/>
        </w:rPr>
        <w:t>, Belief and Unbelief</w:t>
      </w:r>
      <w:r w:rsidR="003A0791">
        <w:rPr>
          <w:rFonts w:cs="Times New Roman"/>
          <w:color w:val="000000" w:themeColor="text1"/>
        </w:rPr>
        <w:t xml:space="preserve"> (WE)</w:t>
      </w:r>
      <w:r w:rsidR="00EE41B1" w:rsidRPr="00424939">
        <w:rPr>
          <w:rFonts w:cs="Times New Roman"/>
          <w:color w:val="000000" w:themeColor="text1"/>
        </w:rPr>
        <w:t xml:space="preserve"> </w:t>
      </w:r>
      <w:r w:rsidR="003A0791">
        <w:rPr>
          <w:rFonts w:cs="Times New Roman"/>
          <w:color w:val="000000" w:themeColor="text1"/>
        </w:rPr>
        <w:t>(</w:t>
      </w:r>
      <w:r w:rsidR="00EE41B1" w:rsidRPr="00424939">
        <w:rPr>
          <w:rFonts w:cs="Times New Roman"/>
          <w:color w:val="000000" w:themeColor="text1"/>
        </w:rPr>
        <w:t>REL-</w:t>
      </w:r>
      <w:r w:rsidR="00192ADA" w:rsidRPr="00424939">
        <w:rPr>
          <w:rFonts w:cs="Times New Roman"/>
          <w:color w:val="000000" w:themeColor="text1"/>
        </w:rPr>
        <w:t>103</w:t>
      </w:r>
      <w:r w:rsidR="003A0791">
        <w:rPr>
          <w:rFonts w:cs="Times New Roman"/>
          <w:color w:val="000000" w:themeColor="text1"/>
        </w:rPr>
        <w:t>)</w:t>
      </w:r>
      <w:r w:rsidR="00EE41B1" w:rsidRPr="00424939">
        <w:rPr>
          <w:rFonts w:cs="Times New Roman"/>
          <w:color w:val="000000" w:themeColor="text1"/>
        </w:rPr>
        <w:t xml:space="preserve">, Eastern Religions </w:t>
      </w:r>
      <w:r w:rsidR="003A0791">
        <w:rPr>
          <w:rFonts w:cs="Times New Roman"/>
          <w:color w:val="000000" w:themeColor="text1"/>
        </w:rPr>
        <w:t>(</w:t>
      </w:r>
      <w:r w:rsidR="00EE41B1" w:rsidRPr="00424939">
        <w:rPr>
          <w:rFonts w:cs="Times New Roman"/>
          <w:color w:val="000000" w:themeColor="text1"/>
        </w:rPr>
        <w:t>REL-</w:t>
      </w:r>
      <w:r w:rsidR="00192ADA" w:rsidRPr="00424939">
        <w:rPr>
          <w:rFonts w:cs="Times New Roman"/>
          <w:color w:val="000000" w:themeColor="text1"/>
        </w:rPr>
        <w:t>106</w:t>
      </w:r>
      <w:r w:rsidR="003A0791">
        <w:rPr>
          <w:rFonts w:cs="Times New Roman"/>
          <w:color w:val="000000" w:themeColor="text1"/>
        </w:rPr>
        <w:t>)</w:t>
      </w:r>
      <w:r w:rsidR="00EE41B1" w:rsidRPr="00424939">
        <w:rPr>
          <w:rFonts w:cs="Times New Roman"/>
          <w:color w:val="000000" w:themeColor="text1"/>
        </w:rPr>
        <w:t xml:space="preserve">, and Western Religions </w:t>
      </w:r>
      <w:r w:rsidR="003A0791">
        <w:rPr>
          <w:rFonts w:cs="Times New Roman"/>
          <w:color w:val="000000" w:themeColor="text1"/>
        </w:rPr>
        <w:t>(WE) (</w:t>
      </w:r>
      <w:r w:rsidR="00EE41B1" w:rsidRPr="00424939">
        <w:rPr>
          <w:rFonts w:cs="Times New Roman"/>
          <w:color w:val="000000" w:themeColor="text1"/>
        </w:rPr>
        <w:t>REL-</w:t>
      </w:r>
      <w:r w:rsidR="00192ADA" w:rsidRPr="00424939">
        <w:rPr>
          <w:rFonts w:cs="Times New Roman"/>
          <w:color w:val="000000" w:themeColor="text1"/>
        </w:rPr>
        <w:t>108</w:t>
      </w:r>
      <w:r w:rsidR="00EE41B1" w:rsidRPr="00424939">
        <w:rPr>
          <w:rFonts w:cs="Times New Roman"/>
          <w:color w:val="000000" w:themeColor="text1"/>
        </w:rPr>
        <w:t>) as well as introductor</w:t>
      </w:r>
      <w:r w:rsidR="00AF4C41" w:rsidRPr="00424939">
        <w:rPr>
          <w:rFonts w:cs="Times New Roman"/>
          <w:color w:val="000000" w:themeColor="text1"/>
        </w:rPr>
        <w:t>y courses focused on specific</w:t>
      </w:r>
      <w:r w:rsidR="002E1265" w:rsidRPr="00424939">
        <w:rPr>
          <w:rFonts w:cs="Times New Roman"/>
          <w:color w:val="000000" w:themeColor="text1"/>
        </w:rPr>
        <w:t xml:space="preserve"> traditions</w:t>
      </w:r>
      <w:r w:rsidR="00AF4C41" w:rsidRPr="00424939">
        <w:rPr>
          <w:rFonts w:cs="Times New Roman"/>
          <w:color w:val="000000" w:themeColor="text1"/>
        </w:rPr>
        <w:t>.</w:t>
      </w:r>
    </w:p>
    <w:p w14:paraId="65D3A8B2" w14:textId="77777777" w:rsidR="0087666A" w:rsidRPr="00424939" w:rsidRDefault="0087666A" w:rsidP="00E500FB">
      <w:pPr>
        <w:widowControl w:val="0"/>
        <w:numPr>
          <w:ilvl w:val="0"/>
          <w:numId w:val="29"/>
        </w:numPr>
        <w:tabs>
          <w:tab w:val="clear" w:pos="144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Courses numbered 200-299 are topical courses especially suitable for sophomore level and above.</w:t>
      </w:r>
    </w:p>
    <w:p w14:paraId="03FBB4A5" w14:textId="77777777" w:rsidR="0087666A" w:rsidRPr="00424939" w:rsidRDefault="0087666A" w:rsidP="00E500FB">
      <w:pPr>
        <w:widowControl w:val="0"/>
        <w:numPr>
          <w:ilvl w:val="0"/>
          <w:numId w:val="29"/>
        </w:numPr>
        <w:tabs>
          <w:tab w:val="clear" w:pos="1440"/>
          <w:tab w:val="num" w:pos="360"/>
        </w:tabs>
        <w:adjustRightInd w:val="0"/>
        <w:ind w:left="360"/>
        <w:textAlignment w:val="baseline"/>
        <w:rPr>
          <w:rFonts w:cs="Times New Roman"/>
          <w:color w:val="000000" w:themeColor="text1"/>
        </w:rPr>
      </w:pPr>
      <w:r w:rsidRPr="00424939">
        <w:rPr>
          <w:rFonts w:cs="Times New Roman"/>
          <w:color w:val="000000" w:themeColor="text1"/>
        </w:rPr>
        <w:t xml:space="preserve">Courses numbered 300-399 are advanced courses with prerequisites. </w:t>
      </w:r>
    </w:p>
    <w:p w14:paraId="6A4DDAB5" w14:textId="177FCF99" w:rsidR="0087666A" w:rsidRPr="00424939" w:rsidRDefault="0087666A" w:rsidP="007F6198">
      <w:pPr>
        <w:spacing w:after="240"/>
        <w:rPr>
          <w:rFonts w:cs="Times New Roman"/>
          <w:color w:val="000000" w:themeColor="text1"/>
        </w:rPr>
      </w:pPr>
      <w:r w:rsidRPr="00424939">
        <w:rPr>
          <w:rFonts w:cs="Times New Roman"/>
          <w:color w:val="000000" w:themeColor="text1"/>
        </w:rPr>
        <w:t>Recommended beginning courses for those contemplating a major in religion are: Introduction to 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3A0791">
        <w:rPr>
          <w:rFonts w:cs="Times New Roman"/>
          <w:color w:val="000000" w:themeColor="text1"/>
        </w:rPr>
        <w:t xml:space="preserve">(WE) </w:t>
      </w:r>
      <w:r w:rsidRPr="00424939">
        <w:rPr>
          <w:rFonts w:cs="Times New Roman"/>
          <w:color w:val="000000" w:themeColor="text1"/>
        </w:rPr>
        <w:t>(REL-</w:t>
      </w:r>
      <w:r w:rsidR="00205CC3" w:rsidRPr="00424939">
        <w:rPr>
          <w:rFonts w:cs="Times New Roman"/>
          <w:color w:val="000000" w:themeColor="text1"/>
        </w:rPr>
        <w:t>101</w:t>
      </w:r>
      <w:r w:rsidRPr="00424939">
        <w:rPr>
          <w:rFonts w:cs="Times New Roman"/>
          <w:color w:val="000000" w:themeColor="text1"/>
        </w:rPr>
        <w:t xml:space="preserve">), Belief and Unbelief </w:t>
      </w:r>
      <w:r w:rsidR="003A0791">
        <w:rPr>
          <w:rFonts w:cs="Times New Roman"/>
          <w:color w:val="000000" w:themeColor="text1"/>
        </w:rPr>
        <w:t xml:space="preserve">(WE) </w:t>
      </w:r>
      <w:r w:rsidRPr="00424939">
        <w:rPr>
          <w:rFonts w:cs="Times New Roman"/>
          <w:color w:val="000000" w:themeColor="text1"/>
        </w:rPr>
        <w:t>(REL-</w:t>
      </w:r>
      <w:r w:rsidR="00205CC3" w:rsidRPr="00424939">
        <w:rPr>
          <w:rFonts w:cs="Times New Roman"/>
          <w:color w:val="000000" w:themeColor="text1"/>
        </w:rPr>
        <w:t>103</w:t>
      </w:r>
      <w:r w:rsidRPr="00424939">
        <w:rPr>
          <w:rFonts w:cs="Times New Roman"/>
          <w:color w:val="000000" w:themeColor="text1"/>
        </w:rPr>
        <w:t>), Eastern Religions (REL-</w:t>
      </w:r>
      <w:r w:rsidR="00205CC3" w:rsidRPr="00424939">
        <w:rPr>
          <w:rFonts w:cs="Times New Roman"/>
          <w:color w:val="000000" w:themeColor="text1"/>
        </w:rPr>
        <w:t>106</w:t>
      </w:r>
      <w:r w:rsidRPr="00424939">
        <w:rPr>
          <w:rFonts w:cs="Times New Roman"/>
          <w:color w:val="000000" w:themeColor="text1"/>
        </w:rPr>
        <w:t>), or Western Religions (REL-</w:t>
      </w:r>
      <w:r w:rsidR="00205CC3" w:rsidRPr="00424939">
        <w:rPr>
          <w:rFonts w:cs="Times New Roman"/>
          <w:color w:val="000000" w:themeColor="text1"/>
        </w:rPr>
        <w:t>108</w:t>
      </w:r>
      <w:r w:rsidRPr="00424939">
        <w:rPr>
          <w:rFonts w:cs="Times New Roman"/>
          <w:color w:val="000000" w:themeColor="text1"/>
        </w:rPr>
        <w:t>). However, other courses numbered below 200 are also suitable introductory courses.</w:t>
      </w:r>
    </w:p>
    <w:p w14:paraId="75D9F8D9" w14:textId="77777777" w:rsidR="00DE2B9C" w:rsidRPr="00DE2B9C" w:rsidRDefault="00DE2B9C" w:rsidP="00DE2B9C">
      <w:pPr>
        <w:spacing w:after="0"/>
        <w:rPr>
          <w:rFonts w:cs="Times New Roman"/>
          <w:b/>
          <w:i/>
          <w:smallCaps/>
          <w:color w:val="000000" w:themeColor="text1"/>
        </w:rPr>
        <w:sectPr w:rsidR="00DE2B9C" w:rsidRPr="00DE2B9C" w:rsidSect="00884DF4">
          <w:type w:val="continuous"/>
          <w:pgSz w:w="12240" w:h="15840"/>
          <w:pgMar w:top="1440" w:right="1080" w:bottom="1080" w:left="1080" w:header="720" w:footer="720" w:gutter="0"/>
          <w:cols w:space="720"/>
          <w:docGrid w:linePitch="360"/>
          <w:sectPrChange w:id="15015" w:author="Summer 2023 updates" w:date="2024-07-31T13:42:00Z">
            <w:sectPr w:rsidR="00DE2B9C" w:rsidRPr="00DE2B9C" w:rsidSect="00884DF4">
              <w:pgMar w:top="720" w:right="720" w:bottom="990" w:left="1440" w:header="720" w:footer="720" w:gutter="0"/>
            </w:sectPr>
          </w:sectPrChange>
        </w:sectPr>
      </w:pPr>
    </w:p>
    <w:p w14:paraId="007A4355" w14:textId="21A6A1E9" w:rsidR="0087666A" w:rsidRDefault="0087666A" w:rsidP="0087666A">
      <w:pPr>
        <w:spacing w:after="0"/>
        <w:rPr>
          <w:rFonts w:cs="Times New Roman"/>
          <w:b/>
          <w:i/>
          <w:smallCaps/>
          <w:color w:val="000000" w:themeColor="text1"/>
        </w:rPr>
      </w:pPr>
      <w:del w:id="15016" w:author="Summer 2023 updates" w:date="2024-07-31T13:42:00Z">
        <w:r w:rsidRPr="00424939">
          <w:rPr>
            <w:rFonts w:cs="Times New Roman"/>
            <w:b/>
            <w:i/>
            <w:smallCaps/>
            <w:color w:val="000000" w:themeColor="text1"/>
          </w:rPr>
          <w:delText>survey courses</w:delText>
        </w:r>
      </w:del>
      <w:ins w:id="15017" w:author="Summer 2023 updates" w:date="2024-07-31T13:42:00Z">
        <w:r w:rsidR="00EB6749">
          <w:rPr>
            <w:rFonts w:cs="Times New Roman"/>
            <w:b/>
            <w:i/>
            <w:smallCaps/>
            <w:color w:val="000000" w:themeColor="text1"/>
          </w:rPr>
          <w:t>S</w:t>
        </w:r>
        <w:r w:rsidRPr="00424939">
          <w:rPr>
            <w:rFonts w:cs="Times New Roman"/>
            <w:b/>
            <w:i/>
            <w:smallCaps/>
            <w:color w:val="000000" w:themeColor="text1"/>
          </w:rPr>
          <w:t xml:space="preserve">urvey </w:t>
        </w:r>
        <w:r w:rsidR="00EB6749">
          <w:rPr>
            <w:rFonts w:cs="Times New Roman"/>
            <w:b/>
            <w:i/>
            <w:smallCaps/>
            <w:color w:val="000000" w:themeColor="text1"/>
          </w:rPr>
          <w:t>C</w:t>
        </w:r>
        <w:r w:rsidRPr="00424939">
          <w:rPr>
            <w:rFonts w:cs="Times New Roman"/>
            <w:b/>
            <w:i/>
            <w:smallCaps/>
            <w:color w:val="000000" w:themeColor="text1"/>
          </w:rPr>
          <w:t>ourses</w:t>
        </w:r>
      </w:ins>
      <w:r w:rsidRPr="00424939">
        <w:rPr>
          <w:rFonts w:cs="Times New Roman"/>
          <w:b/>
          <w:i/>
          <w:smallCaps/>
          <w:color w:val="000000" w:themeColor="text1"/>
        </w:rPr>
        <w:t xml:space="preserve"> </w:t>
      </w:r>
    </w:p>
    <w:p w14:paraId="2AF42B0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REL-101 Introduction to Religion (WE)</w:t>
      </w:r>
    </w:p>
    <w:p w14:paraId="697F1512"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REL-103 Belief and Unbelief (WE)</w:t>
      </w:r>
    </w:p>
    <w:p w14:paraId="356B551C"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REL-106 Eastern Religions </w:t>
      </w:r>
    </w:p>
    <w:p w14:paraId="54E770B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REL-108 Western Religions (WE)</w:t>
      </w:r>
    </w:p>
    <w:p w14:paraId="0E19BAC6" w14:textId="77777777" w:rsidR="00DE2B9C" w:rsidRDefault="00DE2B9C" w:rsidP="00DE2B9C">
      <w:pPr>
        <w:spacing w:after="0"/>
        <w:rPr>
          <w:rFonts w:cs="Times New Roman"/>
          <w:b/>
          <w:i/>
          <w:smallCaps/>
          <w:color w:val="000000" w:themeColor="text1"/>
        </w:rPr>
      </w:pPr>
    </w:p>
    <w:p w14:paraId="6B87B86F" w14:textId="109E19A0" w:rsidR="00DE2B9C" w:rsidRPr="00424939" w:rsidRDefault="00DE2B9C" w:rsidP="00DE2B9C">
      <w:pPr>
        <w:spacing w:after="0"/>
        <w:rPr>
          <w:rFonts w:cs="Times New Roman"/>
          <w:b/>
          <w:i/>
          <w:smallCaps/>
          <w:color w:val="000000" w:themeColor="text1"/>
        </w:rPr>
      </w:pPr>
      <w:del w:id="15018" w:author="Summer 2023 updates" w:date="2024-07-31T13:42:00Z">
        <w:r w:rsidRPr="00424939">
          <w:rPr>
            <w:rFonts w:cs="Times New Roman"/>
            <w:b/>
            <w:i/>
            <w:smallCaps/>
            <w:color w:val="000000" w:themeColor="text1"/>
          </w:rPr>
          <w:delText>individual traditions</w:delText>
        </w:r>
      </w:del>
      <w:ins w:id="15019" w:author="Summer 2023 updates" w:date="2024-07-31T13:42:00Z">
        <w:r w:rsidR="00EB6749">
          <w:rPr>
            <w:rFonts w:cs="Times New Roman"/>
            <w:b/>
            <w:i/>
            <w:smallCaps/>
            <w:color w:val="000000" w:themeColor="text1"/>
          </w:rPr>
          <w:t>I</w:t>
        </w:r>
        <w:r w:rsidRPr="00424939">
          <w:rPr>
            <w:rFonts w:cs="Times New Roman"/>
            <w:b/>
            <w:i/>
            <w:smallCaps/>
            <w:color w:val="000000" w:themeColor="text1"/>
          </w:rPr>
          <w:t xml:space="preserve">ndividual </w:t>
        </w:r>
        <w:r w:rsidR="00EB6749">
          <w:rPr>
            <w:rFonts w:cs="Times New Roman"/>
            <w:b/>
            <w:i/>
            <w:smallCaps/>
            <w:color w:val="000000" w:themeColor="text1"/>
          </w:rPr>
          <w:t>T</w:t>
        </w:r>
        <w:r w:rsidRPr="00424939">
          <w:rPr>
            <w:rFonts w:cs="Times New Roman"/>
            <w:b/>
            <w:i/>
            <w:smallCaps/>
            <w:color w:val="000000" w:themeColor="text1"/>
          </w:rPr>
          <w:t>raditions</w:t>
        </w:r>
      </w:ins>
      <w:r w:rsidRPr="00424939">
        <w:rPr>
          <w:rFonts w:cs="Times New Roman"/>
          <w:b/>
          <w:i/>
          <w:smallCaps/>
          <w:color w:val="000000" w:themeColor="text1"/>
        </w:rPr>
        <w:t xml:space="preserve"> </w:t>
      </w:r>
    </w:p>
    <w:p w14:paraId="50BB6DF0"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REL-116 Buddhism</w:t>
      </w:r>
    </w:p>
    <w:p w14:paraId="77F4904E"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REL-128 Judaism (WE)</w:t>
      </w:r>
    </w:p>
    <w:p w14:paraId="76265DC0"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REL-136 Religions of China (WE)</w:t>
      </w:r>
    </w:p>
    <w:p w14:paraId="45DE558F" w14:textId="689B53D7"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REL-138 Modern Judaism </w:t>
      </w:r>
      <w:r w:rsidR="00D96316">
        <w:rPr>
          <w:rFonts w:cs="Times New Roman"/>
          <w:color w:val="000000" w:themeColor="text1"/>
        </w:rPr>
        <w:t>(WE)</w:t>
      </w:r>
    </w:p>
    <w:p w14:paraId="69B8682E" w14:textId="10AABFBF" w:rsidR="00DE2B9C" w:rsidRPr="001B39DC" w:rsidRDefault="00DE2B9C" w:rsidP="00DE2B9C">
      <w:pPr>
        <w:spacing w:after="0"/>
        <w:rPr>
          <w:rFonts w:cs="Times New Roman"/>
          <w:color w:val="000000" w:themeColor="text1"/>
        </w:rPr>
      </w:pPr>
      <w:r w:rsidRPr="001B39DC">
        <w:rPr>
          <w:rFonts w:cs="Times New Roman"/>
          <w:color w:val="000000" w:themeColor="text1"/>
        </w:rPr>
        <w:t xml:space="preserve">REL-148 Islam </w:t>
      </w:r>
      <w:r w:rsidR="00513F93">
        <w:rPr>
          <w:rFonts w:cs="Times New Roman"/>
          <w:color w:val="000000" w:themeColor="text1"/>
        </w:rPr>
        <w:t>(WE)</w:t>
      </w:r>
    </w:p>
    <w:p w14:paraId="18471127"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REL-178 Christianity</w:t>
      </w:r>
    </w:p>
    <w:p w14:paraId="5A349BC3" w14:textId="77777777" w:rsidR="00DE2B9C" w:rsidRPr="001B39DC" w:rsidRDefault="00DE2B9C" w:rsidP="00DE2B9C">
      <w:pPr>
        <w:spacing w:after="0"/>
        <w:rPr>
          <w:rFonts w:cs="Times New Roman"/>
          <w:color w:val="000000" w:themeColor="text1"/>
        </w:rPr>
      </w:pPr>
      <w:r w:rsidRPr="001B39DC">
        <w:rPr>
          <w:rFonts w:cs="Times New Roman"/>
          <w:color w:val="000000" w:themeColor="text1"/>
        </w:rPr>
        <w:t>REL-196 Hinduism</w:t>
      </w:r>
    </w:p>
    <w:p w14:paraId="672CA302" w14:textId="6A4CA9A9" w:rsidR="00DE2B9C" w:rsidRPr="001B39DC" w:rsidRDefault="00DE2B9C" w:rsidP="00DE2B9C">
      <w:pPr>
        <w:spacing w:after="0"/>
        <w:rPr>
          <w:rFonts w:cs="Times New Roman"/>
          <w:color w:val="000000" w:themeColor="text1"/>
        </w:rPr>
      </w:pPr>
      <w:r w:rsidRPr="001B39DC">
        <w:rPr>
          <w:rFonts w:cs="Times New Roman"/>
          <w:color w:val="000000" w:themeColor="text1"/>
        </w:rPr>
        <w:t>REL-206 Buddhist Thought (WE)</w:t>
      </w:r>
    </w:p>
    <w:p w14:paraId="24121C8A"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REL-215 The Rise of Christianity (WE)</w:t>
      </w:r>
    </w:p>
    <w:p w14:paraId="2D6BE993"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REL-226 Religions of China: Daoism (WE)</w:t>
      </w:r>
    </w:p>
    <w:p w14:paraId="55452779" w14:textId="77777777" w:rsidR="001B39DC" w:rsidRPr="001B39DC" w:rsidRDefault="001B39DC" w:rsidP="001B39DC">
      <w:pPr>
        <w:spacing w:after="0"/>
        <w:rPr>
          <w:rFonts w:cs="Times New Roman"/>
          <w:color w:val="000000" w:themeColor="text1"/>
        </w:rPr>
      </w:pPr>
      <w:r w:rsidRPr="001B39DC">
        <w:rPr>
          <w:rFonts w:cs="Times New Roman"/>
          <w:color w:val="000000" w:themeColor="text1"/>
        </w:rPr>
        <w:t>REL-236 Zen Buddhism (WE)</w:t>
      </w:r>
    </w:p>
    <w:p w14:paraId="73248BC5" w14:textId="3AC3C70E" w:rsidR="001B39DC" w:rsidRPr="001B39DC" w:rsidRDefault="001B39DC" w:rsidP="001B39DC">
      <w:pPr>
        <w:spacing w:after="0"/>
        <w:rPr>
          <w:rFonts w:cs="Times New Roman"/>
          <w:color w:val="000000" w:themeColor="text1"/>
        </w:rPr>
      </w:pPr>
      <w:r w:rsidRPr="001B39DC">
        <w:rPr>
          <w:rFonts w:cs="Times New Roman"/>
          <w:color w:val="000000" w:themeColor="text1"/>
        </w:rPr>
        <w:t>REL-336 Tibetan Buddhist Culture</w:t>
      </w:r>
      <w:r w:rsidR="00D96316">
        <w:rPr>
          <w:rFonts w:cs="Times New Roman"/>
          <w:color w:val="000000" w:themeColor="text1"/>
        </w:rPr>
        <w:t xml:space="preserve"> (WE)</w:t>
      </w:r>
    </w:p>
    <w:p w14:paraId="1A15A678" w14:textId="77777777" w:rsidR="001B39DC" w:rsidRDefault="001B39DC" w:rsidP="00DE2B9C">
      <w:pPr>
        <w:spacing w:after="0"/>
        <w:rPr>
          <w:rFonts w:cs="Times New Roman"/>
          <w:b/>
          <w:color w:val="000000" w:themeColor="text1"/>
        </w:rPr>
      </w:pPr>
    </w:p>
    <w:p w14:paraId="1A5383D2" w14:textId="1C49C886" w:rsidR="001B39DC" w:rsidRPr="00424939" w:rsidRDefault="001B39DC" w:rsidP="001B39DC">
      <w:pPr>
        <w:spacing w:after="0"/>
        <w:rPr>
          <w:rFonts w:cs="Times New Roman"/>
          <w:b/>
          <w:i/>
          <w:smallCaps/>
          <w:color w:val="000000" w:themeColor="text1"/>
        </w:rPr>
      </w:pPr>
      <w:r w:rsidRPr="00424939">
        <w:rPr>
          <w:rFonts w:cs="Times New Roman"/>
          <w:b/>
          <w:i/>
          <w:smallCaps/>
          <w:color w:val="000000" w:themeColor="text1"/>
        </w:rPr>
        <w:t xml:space="preserve">Judeo-Christian </w:t>
      </w:r>
      <w:del w:id="15020" w:author="Summer 2023 updates" w:date="2024-07-31T13:42:00Z">
        <w:r w:rsidRPr="00424939">
          <w:rPr>
            <w:rFonts w:cs="Times New Roman"/>
            <w:b/>
            <w:i/>
            <w:smallCaps/>
            <w:color w:val="000000" w:themeColor="text1"/>
          </w:rPr>
          <w:delText>scriptures</w:delText>
        </w:r>
      </w:del>
      <w:ins w:id="15021" w:author="Summer 2023 updates" w:date="2024-07-31T13:42:00Z">
        <w:r w:rsidR="00EB6749">
          <w:rPr>
            <w:rFonts w:cs="Times New Roman"/>
            <w:b/>
            <w:i/>
            <w:smallCaps/>
            <w:color w:val="000000" w:themeColor="text1"/>
          </w:rPr>
          <w:t>S</w:t>
        </w:r>
        <w:r w:rsidRPr="00424939">
          <w:rPr>
            <w:rFonts w:cs="Times New Roman"/>
            <w:b/>
            <w:i/>
            <w:smallCaps/>
            <w:color w:val="000000" w:themeColor="text1"/>
          </w:rPr>
          <w:t>criptures</w:t>
        </w:r>
      </w:ins>
    </w:p>
    <w:p w14:paraId="0A348141" w14:textId="36A5DDE2" w:rsidR="001B39DC" w:rsidRPr="001B39DC" w:rsidRDefault="001B39DC" w:rsidP="001B39DC">
      <w:pPr>
        <w:spacing w:after="0"/>
        <w:rPr>
          <w:rFonts w:cs="Times New Roman"/>
          <w:color w:val="000000" w:themeColor="text1"/>
        </w:rPr>
      </w:pPr>
      <w:r w:rsidRPr="001B39DC">
        <w:rPr>
          <w:rFonts w:cs="Times New Roman"/>
          <w:color w:val="000000" w:themeColor="text1"/>
        </w:rPr>
        <w:t xml:space="preserve">REL-105 Introduction to Hebrew Bible </w:t>
      </w:r>
      <w:r w:rsidR="00D96316">
        <w:rPr>
          <w:rFonts w:cs="Times New Roman"/>
          <w:color w:val="000000" w:themeColor="text1"/>
        </w:rPr>
        <w:t>(WE)</w:t>
      </w:r>
    </w:p>
    <w:p w14:paraId="559E7566" w14:textId="77777777" w:rsidR="00C761A9" w:rsidRPr="00F006DC" w:rsidRDefault="00C761A9" w:rsidP="00C761A9">
      <w:pPr>
        <w:spacing w:after="0"/>
        <w:ind w:left="180" w:hanging="180"/>
        <w:rPr>
          <w:moveFrom w:id="15022" w:author="Summer 2023 updates" w:date="2024-07-31T13:42:00Z"/>
          <w:rPrChange w:id="15023" w:author="Summer 2023 updates" w:date="2024-07-31T13:42:00Z">
            <w:rPr>
              <w:moveFrom w:id="15024" w:author="Summer 2023 updates" w:date="2024-07-31T13:42:00Z"/>
              <w:color w:val="000000" w:themeColor="text1"/>
            </w:rPr>
          </w:rPrChange>
        </w:rPr>
        <w:pPrChange w:id="15025" w:author="Summer 2023 updates" w:date="2024-07-31T13:42:00Z">
          <w:pPr>
            <w:spacing w:after="0"/>
          </w:pPr>
        </w:pPrChange>
      </w:pPr>
      <w:moveFromRangeStart w:id="15026" w:author="Summer 2023 updates" w:date="2024-07-31T13:42:00Z" w:name="move173325776"/>
      <w:moveFrom w:id="15027" w:author="Summer 2023 updates" w:date="2024-07-31T13:42:00Z">
        <w:r w:rsidRPr="00F006DC">
          <w:rPr>
            <w:rPrChange w:id="15028" w:author="Summer 2023 updates" w:date="2024-07-31T13:42:00Z">
              <w:rPr>
                <w:color w:val="000000" w:themeColor="text1"/>
              </w:rPr>
            </w:rPrChange>
          </w:rPr>
          <w:t>REL-115 Introduction to New Testament (WE)</w:t>
        </w:r>
      </w:moveFrom>
    </w:p>
    <w:p w14:paraId="3B0AB727" w14:textId="77777777" w:rsidR="00C761A9" w:rsidRPr="00F006DC" w:rsidRDefault="00C761A9" w:rsidP="00C761A9">
      <w:pPr>
        <w:spacing w:after="0"/>
        <w:ind w:left="180" w:hanging="180"/>
        <w:rPr>
          <w:moveFrom w:id="15029" w:author="Summer 2023 updates" w:date="2024-07-31T13:42:00Z"/>
          <w:rPrChange w:id="15030" w:author="Summer 2023 updates" w:date="2024-07-31T13:42:00Z">
            <w:rPr>
              <w:moveFrom w:id="15031" w:author="Summer 2023 updates" w:date="2024-07-31T13:42:00Z"/>
              <w:color w:val="000000" w:themeColor="text1"/>
            </w:rPr>
          </w:rPrChange>
        </w:rPr>
        <w:pPrChange w:id="15032" w:author="Summer 2023 updates" w:date="2024-07-31T13:42:00Z">
          <w:pPr>
            <w:spacing w:after="0"/>
          </w:pPr>
        </w:pPrChange>
      </w:pPr>
      <w:moveFromRangeStart w:id="15033" w:author="Summer 2023 updates" w:date="2024-07-31T13:42:00Z" w:name="move173325777"/>
      <w:moveFromRangeEnd w:id="15026"/>
      <w:moveFrom w:id="15034" w:author="Summer 2023 updates" w:date="2024-07-31T13:42:00Z">
        <w:r w:rsidRPr="00F006DC">
          <w:rPr>
            <w:rPrChange w:id="15035" w:author="Summer 2023 updates" w:date="2024-07-31T13:42:00Z">
              <w:rPr>
                <w:color w:val="000000" w:themeColor="text1"/>
              </w:rPr>
            </w:rPrChange>
          </w:rPr>
          <w:t>REL-310 Early Christian Gospels (WE)</w:t>
        </w:r>
      </w:moveFrom>
    </w:p>
    <w:moveFromRangeEnd w:id="15033"/>
    <w:p w14:paraId="60A0FCDD" w14:textId="703ACBAF" w:rsidR="001B39DC" w:rsidRPr="001B39DC" w:rsidRDefault="001B39DC" w:rsidP="001B39DC">
      <w:pPr>
        <w:spacing w:after="0"/>
        <w:rPr>
          <w:ins w:id="15036" w:author="Summer 2023 updates" w:date="2024-07-31T13:42:00Z"/>
          <w:rFonts w:cs="Times New Roman"/>
          <w:color w:val="000000" w:themeColor="text1"/>
        </w:rPr>
      </w:pPr>
      <w:ins w:id="15037" w:author="Summer 2023 updates" w:date="2024-07-31T13:42:00Z">
        <w:r w:rsidRPr="001B39DC">
          <w:rPr>
            <w:rFonts w:cs="Times New Roman"/>
            <w:color w:val="000000" w:themeColor="text1"/>
          </w:rPr>
          <w:t xml:space="preserve">REL-115 Introduction to New Testament </w:t>
        </w:r>
        <w:r w:rsidR="009A10A0">
          <w:rPr>
            <w:rFonts w:cs="Times New Roman"/>
            <w:color w:val="000000" w:themeColor="text1"/>
          </w:rPr>
          <w:t>(WE)</w:t>
        </w:r>
      </w:ins>
    </w:p>
    <w:p w14:paraId="0C1D393F" w14:textId="4837F1CE" w:rsidR="001B39DC" w:rsidRPr="001B39DC" w:rsidRDefault="001B39DC" w:rsidP="001B39DC">
      <w:pPr>
        <w:spacing w:after="0"/>
        <w:rPr>
          <w:ins w:id="15038" w:author="Summer 2023 updates" w:date="2024-07-31T13:42:00Z"/>
          <w:rFonts w:cs="Times New Roman"/>
          <w:color w:val="000000" w:themeColor="text1"/>
        </w:rPr>
      </w:pPr>
      <w:ins w:id="15039" w:author="Summer 2023 updates" w:date="2024-07-31T13:42:00Z">
        <w:r w:rsidRPr="001B39DC">
          <w:rPr>
            <w:rFonts w:cs="Times New Roman"/>
            <w:color w:val="000000" w:themeColor="text1"/>
          </w:rPr>
          <w:t>REL-310 Early Christian Gospels</w:t>
        </w:r>
        <w:r w:rsidR="009A10A0">
          <w:rPr>
            <w:rFonts w:cs="Times New Roman"/>
            <w:color w:val="000000" w:themeColor="text1"/>
          </w:rPr>
          <w:t xml:space="preserve"> (WE)</w:t>
        </w:r>
      </w:ins>
    </w:p>
    <w:p w14:paraId="589015F0" w14:textId="7E01E2A8" w:rsidR="001B39DC" w:rsidRPr="001B39DC" w:rsidRDefault="001B39DC" w:rsidP="001B39DC">
      <w:pPr>
        <w:spacing w:after="0"/>
        <w:rPr>
          <w:rFonts w:cs="Times New Roman"/>
          <w:color w:val="000000" w:themeColor="text1"/>
        </w:rPr>
      </w:pPr>
      <w:r w:rsidRPr="001B39DC">
        <w:rPr>
          <w:rFonts w:cs="Times New Roman"/>
          <w:color w:val="000000" w:themeColor="text1"/>
        </w:rPr>
        <w:t>REL-330 Topics in Hebrew Bible</w:t>
      </w:r>
      <w:r w:rsidR="009A10A0">
        <w:rPr>
          <w:rFonts w:cs="Times New Roman"/>
          <w:color w:val="000000" w:themeColor="text1"/>
        </w:rPr>
        <w:t xml:space="preserve"> (WE)</w:t>
      </w:r>
    </w:p>
    <w:p w14:paraId="51A7633A" w14:textId="6675CCA9" w:rsidR="001B39DC" w:rsidRDefault="001B39DC" w:rsidP="001B39DC">
      <w:pPr>
        <w:spacing w:after="0"/>
        <w:rPr>
          <w:rFonts w:cs="Times New Roman"/>
          <w:color w:val="000000" w:themeColor="text1"/>
        </w:rPr>
      </w:pPr>
      <w:r w:rsidRPr="001B39DC">
        <w:rPr>
          <w:rFonts w:cs="Times New Roman"/>
          <w:color w:val="000000" w:themeColor="text1"/>
        </w:rPr>
        <w:t>REL-365 The Letters of Paul</w:t>
      </w:r>
      <w:r w:rsidR="009A10A0">
        <w:rPr>
          <w:rFonts w:cs="Times New Roman"/>
          <w:color w:val="000000" w:themeColor="text1"/>
        </w:rPr>
        <w:t xml:space="preserve"> (WE)</w:t>
      </w:r>
    </w:p>
    <w:p w14:paraId="50395E23" w14:textId="77777777" w:rsidR="00EB6749" w:rsidRPr="001B39DC" w:rsidRDefault="00EB6749" w:rsidP="001B39DC">
      <w:pPr>
        <w:spacing w:after="0"/>
        <w:rPr>
          <w:color w:val="000000" w:themeColor="text1"/>
          <w:rPrChange w:id="15040" w:author="Summer 2023 updates" w:date="2024-07-31T13:42:00Z">
            <w:rPr>
              <w:b/>
              <w:color w:val="000000" w:themeColor="text1"/>
            </w:rPr>
          </w:rPrChange>
        </w:rPr>
      </w:pPr>
    </w:p>
    <w:p w14:paraId="252118A1" w14:textId="77777777" w:rsidR="001B39DC" w:rsidRPr="00424939" w:rsidRDefault="001B39DC" w:rsidP="001B39DC">
      <w:pPr>
        <w:spacing w:after="0"/>
        <w:rPr>
          <w:del w:id="15041" w:author="Summer 2023 updates" w:date="2024-07-31T13:42:00Z"/>
          <w:rFonts w:cs="Times New Roman"/>
          <w:b/>
          <w:i/>
          <w:smallCaps/>
          <w:color w:val="000000" w:themeColor="text1"/>
        </w:rPr>
      </w:pPr>
      <w:del w:id="15042" w:author="Summer 2023 updates" w:date="2024-07-31T13:42:00Z">
        <w:r w:rsidRPr="00424939">
          <w:rPr>
            <w:rFonts w:cs="Times New Roman"/>
            <w:b/>
            <w:i/>
            <w:smallCaps/>
            <w:color w:val="000000" w:themeColor="text1"/>
          </w:rPr>
          <w:delText>topical courses</w:delText>
        </w:r>
      </w:del>
    </w:p>
    <w:p w14:paraId="31CA40D6" w14:textId="6576C7EB" w:rsidR="001B39DC" w:rsidRPr="00424939" w:rsidRDefault="00EB6749" w:rsidP="006E1986">
      <w:pPr>
        <w:spacing w:after="0"/>
        <w:ind w:left="360" w:hanging="360"/>
        <w:rPr>
          <w:ins w:id="15043" w:author="Summer 2023 updates" w:date="2024-07-31T13:42:00Z"/>
          <w:rFonts w:cs="Times New Roman"/>
          <w:b/>
          <w:i/>
          <w:smallCaps/>
          <w:color w:val="000000" w:themeColor="text1"/>
        </w:rPr>
      </w:pPr>
      <w:ins w:id="15044" w:author="Summer 2023 updates" w:date="2024-07-31T13:42:00Z">
        <w:r>
          <w:rPr>
            <w:rFonts w:cs="Times New Roman"/>
            <w:b/>
            <w:i/>
            <w:smallCaps/>
            <w:color w:val="000000" w:themeColor="text1"/>
          </w:rPr>
          <w:t>T</w:t>
        </w:r>
        <w:r w:rsidR="001B39DC" w:rsidRPr="00424939">
          <w:rPr>
            <w:rFonts w:cs="Times New Roman"/>
            <w:b/>
            <w:i/>
            <w:smallCaps/>
            <w:color w:val="000000" w:themeColor="text1"/>
          </w:rPr>
          <w:t xml:space="preserve">opical </w:t>
        </w:r>
        <w:r>
          <w:rPr>
            <w:rFonts w:cs="Times New Roman"/>
            <w:b/>
            <w:i/>
            <w:smallCaps/>
            <w:color w:val="000000" w:themeColor="text1"/>
          </w:rPr>
          <w:t>C</w:t>
        </w:r>
        <w:r w:rsidR="001B39DC" w:rsidRPr="00424939">
          <w:rPr>
            <w:rFonts w:cs="Times New Roman"/>
            <w:b/>
            <w:i/>
            <w:smallCaps/>
            <w:color w:val="000000" w:themeColor="text1"/>
          </w:rPr>
          <w:t>ourses</w:t>
        </w:r>
      </w:ins>
    </w:p>
    <w:p w14:paraId="372622E5" w14:textId="77777777" w:rsidR="001B39DC" w:rsidRPr="001B39DC" w:rsidRDefault="001B39DC" w:rsidP="006E1986">
      <w:pPr>
        <w:spacing w:after="0"/>
        <w:ind w:left="360" w:hanging="360"/>
        <w:rPr>
          <w:rFonts w:cs="Times New Roman"/>
          <w:color w:val="000000" w:themeColor="text1"/>
        </w:rPr>
        <w:pPrChange w:id="15045" w:author="Summer 2023 updates" w:date="2024-07-31T13:42:00Z">
          <w:pPr>
            <w:spacing w:after="0"/>
          </w:pPr>
        </w:pPrChange>
      </w:pPr>
      <w:r w:rsidRPr="001B39DC">
        <w:rPr>
          <w:rFonts w:cs="Times New Roman"/>
          <w:color w:val="000000" w:themeColor="text1"/>
        </w:rPr>
        <w:t>REL-217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in America (WE)</w:t>
      </w:r>
    </w:p>
    <w:p w14:paraId="4B2AD494" w14:textId="77777777" w:rsidR="001B39DC" w:rsidRPr="001B39DC" w:rsidRDefault="001B39DC" w:rsidP="006E1986">
      <w:pPr>
        <w:spacing w:after="0"/>
        <w:ind w:left="360" w:hanging="360"/>
        <w:rPr>
          <w:rFonts w:cs="Times New Roman"/>
          <w:color w:val="000000" w:themeColor="text1"/>
        </w:rPr>
        <w:pPrChange w:id="15046" w:author="Summer 2023 updates" w:date="2024-07-31T13:42:00Z">
          <w:pPr>
            <w:spacing w:after="0"/>
          </w:pPr>
        </w:pPrChange>
      </w:pPr>
      <w:r w:rsidRPr="001B39DC">
        <w:rPr>
          <w:rFonts w:cs="Times New Roman"/>
          <w:color w:val="000000" w:themeColor="text1"/>
        </w:rPr>
        <w:t>REL-295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p>
    <w:p w14:paraId="01BA9A94" w14:textId="77777777" w:rsidR="009A10A0" w:rsidRDefault="001B39DC" w:rsidP="001B39DC">
      <w:pPr>
        <w:spacing w:after="0"/>
        <w:rPr>
          <w:del w:id="15047" w:author="Summer 2023 updates" w:date="2024-07-31T13:42:00Z"/>
          <w:rFonts w:cs="Times New Roman"/>
          <w:color w:val="000000" w:themeColor="text1"/>
        </w:rPr>
      </w:pPr>
      <w:r w:rsidRPr="001B39DC">
        <w:rPr>
          <w:rFonts w:cs="Times New Roman"/>
          <w:color w:val="000000" w:themeColor="text1"/>
        </w:rPr>
        <w:t>REL-296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Non-Western </w:t>
      </w:r>
    </w:p>
    <w:p w14:paraId="7A455CE1" w14:textId="18E06FFE" w:rsidR="001B39DC" w:rsidRPr="001B39DC" w:rsidRDefault="001B39DC" w:rsidP="006E1986">
      <w:pPr>
        <w:spacing w:after="0"/>
        <w:ind w:left="360" w:hanging="360"/>
        <w:rPr>
          <w:rFonts w:cs="Times New Roman"/>
          <w:color w:val="000000" w:themeColor="text1"/>
        </w:rPr>
        <w:pPrChange w:id="15048" w:author="Summer 2023 updates" w:date="2024-07-31T13:42:00Z">
          <w:pPr>
            <w:spacing w:after="0"/>
            <w:ind w:firstLine="720"/>
          </w:pPr>
        </w:pPrChange>
      </w:pPr>
      <w:r w:rsidRPr="001B39DC">
        <w:rPr>
          <w:rFonts w:cs="Times New Roman"/>
          <w:color w:val="000000" w:themeColor="text1"/>
        </w:rPr>
        <w:t>Perspectives</w:t>
      </w:r>
    </w:p>
    <w:p w14:paraId="51CDEABA" w14:textId="75353325" w:rsidR="006E1986" w:rsidRPr="001B39DC" w:rsidRDefault="001B39DC" w:rsidP="006E1986">
      <w:pPr>
        <w:spacing w:after="0"/>
        <w:ind w:left="360" w:hanging="360"/>
        <w:rPr>
          <w:rFonts w:cs="Times New Roman"/>
          <w:color w:val="000000" w:themeColor="text1"/>
        </w:rPr>
        <w:pPrChange w:id="15049" w:author="Summer 2023 updates" w:date="2024-07-31T13:42:00Z">
          <w:pPr>
            <w:spacing w:after="0"/>
          </w:pPr>
        </w:pPrChange>
      </w:pPr>
      <w:r w:rsidRPr="001B39DC">
        <w:rPr>
          <w:rFonts w:cs="Times New Roman"/>
          <w:color w:val="000000" w:themeColor="text1"/>
        </w:rPr>
        <w:t>REL-338 Modern Religious Thought (WE)</w:t>
      </w:r>
    </w:p>
    <w:p w14:paraId="343FD816" w14:textId="6EC8DB2E" w:rsidR="001B39DC" w:rsidRPr="001B39DC" w:rsidRDefault="001B39DC" w:rsidP="006E1986">
      <w:pPr>
        <w:spacing w:after="0"/>
        <w:ind w:left="360" w:hanging="360"/>
        <w:rPr>
          <w:rFonts w:cs="Times New Roman"/>
          <w:color w:val="000000" w:themeColor="text1"/>
        </w:rPr>
        <w:pPrChange w:id="15050" w:author="Summer 2023 updates" w:date="2024-07-31T13:42:00Z">
          <w:pPr>
            <w:spacing w:after="0"/>
          </w:pPr>
        </w:pPrChange>
      </w:pPr>
      <w:r w:rsidRPr="001B39DC">
        <w:rPr>
          <w:rFonts w:cs="Times New Roman"/>
          <w:color w:val="000000" w:themeColor="text1"/>
        </w:rPr>
        <w:t>REL-385 Advanced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t>
      </w:r>
      <w:del w:id="15051" w:author="Summer 2023 updates" w:date="2024-07-31T13:42:00Z">
        <w:r w:rsidRPr="001B39DC">
          <w:rPr>
            <w:rFonts w:cs="Times New Roman"/>
            <w:color w:val="000000" w:themeColor="text1"/>
          </w:rPr>
          <w:delText xml:space="preserve"> </w:delText>
        </w:r>
      </w:del>
      <w:r w:rsidRPr="001B39DC">
        <w:rPr>
          <w:rFonts w:cs="Times New Roman"/>
          <w:color w:val="000000" w:themeColor="text1"/>
        </w:rPr>
        <w:t>(WE)</w:t>
      </w:r>
    </w:p>
    <w:p w14:paraId="0FE11E0C" w14:textId="77777777" w:rsidR="009A10A0" w:rsidRDefault="001B39DC" w:rsidP="001B39DC">
      <w:pPr>
        <w:spacing w:after="0"/>
        <w:rPr>
          <w:del w:id="15052" w:author="Summer 2023 updates" w:date="2024-07-31T13:42:00Z"/>
          <w:rFonts w:cs="Times New Roman"/>
          <w:color w:val="000000" w:themeColor="text1"/>
        </w:rPr>
      </w:pPr>
      <w:r w:rsidRPr="001B39DC">
        <w:rPr>
          <w:rFonts w:cs="Times New Roman"/>
          <w:color w:val="000000" w:themeColor="text1"/>
        </w:rPr>
        <w:t>REL-</w:t>
      </w:r>
      <w:del w:id="15053" w:author="Summer 2023 updates" w:date="2024-07-31T13:42:00Z">
        <w:r w:rsidRPr="001B39DC">
          <w:rPr>
            <w:rFonts w:cs="Times New Roman"/>
            <w:color w:val="000000" w:themeColor="text1"/>
          </w:rPr>
          <w:delText>386</w:delText>
        </w:r>
      </w:del>
      <w:ins w:id="15054" w:author="Summer 2023 updates" w:date="2024-07-31T13:42:00Z">
        <w:r w:rsidR="002342CB" w:rsidRPr="001B39DC">
          <w:rPr>
            <w:rFonts w:cs="Times New Roman"/>
            <w:color w:val="000000" w:themeColor="text1"/>
          </w:rPr>
          <w:t>3</w:t>
        </w:r>
        <w:r w:rsidR="002342CB">
          <w:rPr>
            <w:rFonts w:cs="Times New Roman"/>
            <w:color w:val="000000" w:themeColor="text1"/>
          </w:rPr>
          <w:t>9</w:t>
        </w:r>
        <w:r w:rsidR="002342CB" w:rsidRPr="001B39DC">
          <w:rPr>
            <w:rFonts w:cs="Times New Roman"/>
            <w:color w:val="000000" w:themeColor="text1"/>
          </w:rPr>
          <w:t>6</w:t>
        </w:r>
      </w:ins>
      <w:r w:rsidR="002342CB" w:rsidRPr="001B39DC">
        <w:rPr>
          <w:rFonts w:cs="Times New Roman"/>
          <w:color w:val="000000" w:themeColor="text1"/>
        </w:rPr>
        <w:t xml:space="preserve"> </w:t>
      </w:r>
      <w:r w:rsidRPr="001B39DC">
        <w:rPr>
          <w:rFonts w:cs="Times New Roman"/>
          <w:color w:val="000000" w:themeColor="text1"/>
        </w:rPr>
        <w:t>Advanced Topics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Non-Western </w:t>
      </w:r>
    </w:p>
    <w:p w14:paraId="2366457B" w14:textId="2A8D757E" w:rsidR="001B39DC" w:rsidRPr="001B39DC" w:rsidRDefault="001B39DC" w:rsidP="006E1986">
      <w:pPr>
        <w:spacing w:after="0"/>
        <w:ind w:left="360" w:hanging="360"/>
        <w:rPr>
          <w:rFonts w:cs="Times New Roman"/>
          <w:color w:val="000000" w:themeColor="text1"/>
        </w:rPr>
        <w:pPrChange w:id="15055" w:author="Summer 2023 updates" w:date="2024-07-31T13:42:00Z">
          <w:pPr>
            <w:spacing w:after="0"/>
            <w:ind w:firstLine="720"/>
          </w:pPr>
        </w:pPrChange>
      </w:pPr>
      <w:r w:rsidRPr="001B39DC">
        <w:rPr>
          <w:rFonts w:cs="Times New Roman"/>
          <w:color w:val="000000" w:themeColor="text1"/>
        </w:rPr>
        <w:t>Perspectives (WE)</w:t>
      </w:r>
    </w:p>
    <w:p w14:paraId="5C32977D" w14:textId="215749C1" w:rsidR="001B39DC" w:rsidRPr="001B39DC" w:rsidRDefault="001B39DC" w:rsidP="006E1986">
      <w:pPr>
        <w:spacing w:after="0"/>
        <w:ind w:left="360" w:hanging="360"/>
        <w:rPr>
          <w:rFonts w:cs="Times New Roman"/>
          <w:color w:val="000000" w:themeColor="text1"/>
        </w:rPr>
        <w:pPrChange w:id="15056" w:author="Summer 2023 updates" w:date="2024-07-31T13:42:00Z">
          <w:pPr>
            <w:spacing w:after="0"/>
          </w:pPr>
        </w:pPrChange>
      </w:pPr>
      <w:r w:rsidRPr="001B39DC">
        <w:rPr>
          <w:rFonts w:cs="Times New Roman"/>
          <w:color w:val="000000" w:themeColor="text1"/>
        </w:rPr>
        <w:t xml:space="preserve">REL-394 Directed </w:t>
      </w:r>
      <w:del w:id="15057" w:author="Summer 2023 updates" w:date="2024-07-31T13:42:00Z">
        <w:r w:rsidRPr="001B39DC">
          <w:rPr>
            <w:rFonts w:cs="Times New Roman"/>
            <w:color w:val="000000" w:themeColor="text1"/>
          </w:rPr>
          <w:delText>Readings</w:delText>
        </w:r>
      </w:del>
      <w:ins w:id="15058" w:author="Summer 2023 updates" w:date="2024-07-31T13:42:00Z">
        <w:r w:rsidR="00054B9B">
          <w:rPr>
            <w:rFonts w:cs="Times New Roman"/>
            <w:color w:val="000000" w:themeColor="text1"/>
          </w:rPr>
          <w:t>Learning</w:t>
        </w:r>
      </w:ins>
      <w:r w:rsidR="00054B9B" w:rsidRPr="001B39DC">
        <w:rPr>
          <w:rFonts w:cs="Times New Roman"/>
          <w:color w:val="000000" w:themeColor="text1"/>
        </w:rPr>
        <w:t xml:space="preserve"> </w:t>
      </w:r>
      <w:r w:rsidRPr="001B39DC">
        <w:rPr>
          <w:rFonts w:cs="Times New Roman"/>
          <w:color w:val="000000" w:themeColor="text1"/>
        </w:rPr>
        <w:t>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t>
      </w:r>
      <w:del w:id="15059" w:author="Summer 2023 updates" w:date="2024-07-31T13:42:00Z">
        <w:r w:rsidRPr="001B39DC">
          <w:rPr>
            <w:rFonts w:cs="Times New Roman"/>
            <w:color w:val="000000" w:themeColor="text1"/>
          </w:rPr>
          <w:delText xml:space="preserve"> </w:delText>
        </w:r>
      </w:del>
      <w:r w:rsidRPr="001B39DC">
        <w:rPr>
          <w:rFonts w:cs="Times New Roman"/>
          <w:color w:val="000000" w:themeColor="text1"/>
        </w:rPr>
        <w:t>(WE)</w:t>
      </w:r>
    </w:p>
    <w:p w14:paraId="0B87FCEF" w14:textId="2CB53FF0" w:rsidR="001B39DC" w:rsidRPr="001B39DC" w:rsidRDefault="001B39DC" w:rsidP="006E1986">
      <w:pPr>
        <w:spacing w:after="0"/>
        <w:ind w:left="360" w:hanging="360"/>
        <w:rPr>
          <w:rFonts w:cs="Times New Roman"/>
          <w:color w:val="000000" w:themeColor="text1"/>
        </w:rPr>
        <w:pPrChange w:id="15060" w:author="Summer 2023 updates" w:date="2024-07-31T13:42:00Z">
          <w:pPr>
            <w:spacing w:after="0"/>
          </w:pPr>
        </w:pPrChange>
      </w:pPr>
      <w:r w:rsidRPr="001B39DC">
        <w:rPr>
          <w:rFonts w:cs="Times New Roman"/>
          <w:color w:val="000000" w:themeColor="text1"/>
        </w:rPr>
        <w:t>REL-444 Independent Study</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Independent Study</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t>
      </w:r>
      <w:del w:id="15061" w:author="Summer 2023 updates" w:date="2024-07-31T13:42:00Z">
        <w:r w:rsidRPr="001B39DC">
          <w:rPr>
            <w:rFonts w:cs="Times New Roman"/>
            <w:color w:val="000000" w:themeColor="text1"/>
          </w:rPr>
          <w:delText xml:space="preserve"> </w:delText>
        </w:r>
      </w:del>
      <w:r w:rsidRPr="001B39DC">
        <w:rPr>
          <w:rFonts w:cs="Times New Roman"/>
          <w:color w:val="000000" w:themeColor="text1"/>
        </w:rPr>
        <w:t>(WE)</w:t>
      </w:r>
    </w:p>
    <w:p w14:paraId="30E024F7" w14:textId="4062B753" w:rsidR="001B39DC" w:rsidRPr="00865F10" w:rsidRDefault="001B39DC" w:rsidP="006E1986">
      <w:pPr>
        <w:spacing w:after="0"/>
        <w:ind w:left="360" w:hanging="360"/>
        <w:rPr>
          <w:rFonts w:cs="Times New Roman"/>
          <w:color w:val="000000" w:themeColor="text1"/>
        </w:rPr>
        <w:sectPr w:rsidR="001B39DC" w:rsidRPr="00865F10" w:rsidSect="00884DF4">
          <w:type w:val="continuous"/>
          <w:pgSz w:w="12240" w:h="15840"/>
          <w:pgMar w:top="1440" w:right="1080" w:bottom="1080" w:left="1080" w:header="720" w:footer="720" w:gutter="0"/>
          <w:cols w:num="2" w:space="720"/>
          <w:docGrid w:linePitch="360"/>
          <w:sectPrChange w:id="15062" w:author="Summer 2023 updates" w:date="2024-07-31T13:42:00Z">
            <w:sectPr w:rsidR="001B39DC" w:rsidRPr="00865F10" w:rsidSect="00884DF4">
              <w:pgMar w:top="720" w:right="720" w:bottom="1080" w:left="1440" w:header="720" w:footer="720" w:gutter="0"/>
            </w:sectPr>
          </w:sectPrChange>
        </w:sectPr>
        <w:pPrChange w:id="15063" w:author="Summer 2023 updates" w:date="2024-07-31T13:42:00Z">
          <w:pPr>
            <w:spacing w:after="0"/>
          </w:pPr>
        </w:pPrChange>
      </w:pPr>
      <w:r w:rsidRPr="001B39DC">
        <w:rPr>
          <w:rFonts w:cs="Times New Roman"/>
          <w:color w:val="000000" w:themeColor="text1"/>
        </w:rPr>
        <w:t>REL-494 Internship in Religion</w:t>
      </w:r>
      <w:r w:rsidRPr="001B39DC">
        <w:rPr>
          <w:rFonts w:cs="Times New Roman"/>
          <w:color w:val="000000" w:themeColor="text1"/>
        </w:rPr>
        <w:fldChar w:fldCharType="begin"/>
      </w:r>
      <w:r w:rsidRPr="001B39DC">
        <w:rPr>
          <w:color w:val="000000" w:themeColor="text1"/>
        </w:rPr>
        <w:instrText xml:space="preserve"> XE "</w:instrText>
      </w:r>
      <w:r w:rsidRPr="001B39DC">
        <w:rPr>
          <w:rFonts w:cs="Times New Roman"/>
          <w:color w:val="000000" w:themeColor="text1"/>
        </w:rPr>
        <w:instrText>Religion</w:instrText>
      </w:r>
      <w:r w:rsidRPr="001B39DC">
        <w:rPr>
          <w:color w:val="000000" w:themeColor="text1"/>
        </w:rPr>
        <w:instrText xml:space="preserve">" </w:instrText>
      </w:r>
      <w:r w:rsidRPr="001B39DC">
        <w:rPr>
          <w:rFonts w:cs="Times New Roman"/>
          <w:color w:val="000000" w:themeColor="text1"/>
        </w:rPr>
        <w:fldChar w:fldCharType="end"/>
      </w:r>
      <w:r w:rsidRPr="001B39DC">
        <w:rPr>
          <w:rFonts w:cs="Times New Roman"/>
          <w:color w:val="000000" w:themeColor="text1"/>
        </w:rPr>
        <w:t xml:space="preserve"> </w:t>
      </w:r>
      <w:del w:id="15064" w:author="Summer 2023 updates" w:date="2024-07-31T13:42:00Z">
        <w:r w:rsidRPr="001B39DC">
          <w:rPr>
            <w:rFonts w:cs="Times New Roman"/>
            <w:color w:val="000000" w:themeColor="text1"/>
          </w:rPr>
          <w:delText xml:space="preserve"> </w:delText>
        </w:r>
      </w:del>
      <w:r w:rsidRPr="001B39DC">
        <w:rPr>
          <w:rFonts w:cs="Times New Roman"/>
          <w:color w:val="000000" w:themeColor="text1"/>
        </w:rPr>
        <w:t>(WE)</w:t>
      </w:r>
    </w:p>
    <w:p w14:paraId="6F7646D5" w14:textId="5F4D3B13" w:rsidR="001B39DC" w:rsidRPr="00424939" w:rsidRDefault="001B39DC" w:rsidP="001B39DC">
      <w:pPr>
        <w:spacing w:after="0"/>
        <w:rPr>
          <w:rFonts w:cs="Times New Roman"/>
          <w:b/>
          <w:color w:val="000000" w:themeColor="text1"/>
        </w:rPr>
      </w:pPr>
    </w:p>
    <w:p w14:paraId="5C5DFDAC" w14:textId="5A2B0514" w:rsidR="00DE2B9C" w:rsidRPr="00424939" w:rsidRDefault="00DE2B9C" w:rsidP="009500C9">
      <w:pPr>
        <w:spacing w:before="120" w:after="0"/>
        <w:rPr>
          <w:rFonts w:cs="Times New Roman"/>
          <w:b/>
          <w:smallCaps/>
          <w:color w:val="000000" w:themeColor="text1"/>
        </w:rPr>
        <w:pPrChange w:id="15065" w:author="Summer 2023 updates" w:date="2024-07-31T13:42:00Z">
          <w:pPr>
            <w:spacing w:after="0"/>
          </w:pPr>
        </w:pPrChange>
      </w:pPr>
      <w:r w:rsidRPr="00424939">
        <w:rPr>
          <w:rFonts w:cs="Times New Roman"/>
          <w:b/>
          <w:smallCaps/>
          <w:color w:val="000000" w:themeColor="text1"/>
        </w:rPr>
        <w:t xml:space="preserve">courses in religion </w:t>
      </w:r>
    </w:p>
    <w:p w14:paraId="6D75C3D5" w14:textId="624D953A"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760DCD" w:rsidRPr="00424939">
        <w:rPr>
          <w:rFonts w:cs="Times New Roman"/>
          <w:b/>
          <w:color w:val="000000" w:themeColor="text1"/>
        </w:rPr>
        <w:t>101 Introduction</w:t>
      </w:r>
      <w:r w:rsidRPr="00424939">
        <w:rPr>
          <w:rFonts w:cs="Times New Roman"/>
          <w:b/>
          <w:color w:val="000000" w:themeColor="text1"/>
        </w:rPr>
        <w:t xml:space="preserve"> to Religion</w:t>
      </w:r>
      <w:r w:rsidR="0007631F"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59E6A5CF" w14:textId="77777777" w:rsidR="0087666A" w:rsidRPr="00424939" w:rsidRDefault="0087666A" w:rsidP="00D54BCD">
      <w:r w:rsidRPr="00424939">
        <w:t>Introduces students to thinking about religion as a category of human experience, both in terms of foundational beliefs and how those beliefs are situated in practice. The course examines methods of studying religion as well as essential questions regarding the nature of religion.</w:t>
      </w:r>
    </w:p>
    <w:p w14:paraId="0073DD14" w14:textId="61A2D7FF"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103</w:t>
      </w:r>
      <w:r w:rsidRPr="00424939">
        <w:rPr>
          <w:rFonts w:cs="Times New Roman"/>
          <w:b/>
          <w:color w:val="000000" w:themeColor="text1"/>
        </w:rPr>
        <w:t xml:space="preserve"> Belief and Unbelief </w:t>
      </w:r>
      <w:r w:rsidR="0007631F" w:rsidRPr="00424939">
        <w:rPr>
          <w:rFonts w:cs="Times New Roman"/>
          <w:b/>
          <w:color w:val="000000" w:themeColor="text1"/>
        </w:rPr>
        <w:t>(WE)</w:t>
      </w:r>
    </w:p>
    <w:p w14:paraId="77F50ACD" w14:textId="77777777" w:rsidR="0087666A" w:rsidRPr="00424939" w:rsidRDefault="0087666A" w:rsidP="00D54BCD">
      <w:r w:rsidRPr="00424939">
        <w:t xml:space="preserve">Discussion oriented course focusing on the dynamics of faith and of atheism. Special attention to traditional proofs for God’s existence, the problems of evil and the afterlife, and the nature of religious experience. </w:t>
      </w:r>
    </w:p>
    <w:p w14:paraId="57997F3B" w14:textId="3DECC4FE" w:rsidR="001B39DC" w:rsidRPr="00424939" w:rsidRDefault="001B39DC" w:rsidP="00CA1603">
      <w:pPr>
        <w:keepNext/>
        <w:spacing w:after="0"/>
        <w:rPr>
          <w:rFonts w:cs="Times New Roman"/>
          <w:b/>
          <w:color w:val="000000" w:themeColor="text1"/>
        </w:rPr>
      </w:pPr>
      <w:r w:rsidRPr="00424939">
        <w:rPr>
          <w:rFonts w:cs="Times New Roman"/>
          <w:b/>
          <w:color w:val="000000" w:themeColor="text1"/>
        </w:rPr>
        <w:t xml:space="preserve">REL-105 Introduction to Hebrew Bible </w:t>
      </w:r>
      <w:r w:rsidR="00D96316">
        <w:rPr>
          <w:rFonts w:cs="Times New Roman"/>
          <w:b/>
          <w:color w:val="000000" w:themeColor="text1"/>
        </w:rPr>
        <w:t>(WE)</w:t>
      </w:r>
    </w:p>
    <w:p w14:paraId="36B2D2A0" w14:textId="77777777" w:rsidR="001B39DC" w:rsidRPr="00424939" w:rsidRDefault="001B39DC" w:rsidP="00D54BCD">
      <w:r w:rsidRPr="00424939">
        <w:t xml:space="preserve">A literary and theological overview of the first five books of the Hebrew Bible (the Pentateuch or Torah) in the context of their historical development and their formative impact on the rest of Israelite scripture (the Prophets and Writings). It is recommended that this course be taken prior to other Biblical studies courses. </w:t>
      </w:r>
    </w:p>
    <w:p w14:paraId="0EAC3FB5" w14:textId="33E38F55"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106</w:t>
      </w:r>
      <w:r w:rsidRPr="00424939">
        <w:rPr>
          <w:rFonts w:cs="Times New Roman"/>
          <w:b/>
          <w:color w:val="000000" w:themeColor="text1"/>
        </w:rPr>
        <w:t xml:space="preserve"> Eastern Religions </w:t>
      </w:r>
    </w:p>
    <w:p w14:paraId="0114AAB2" w14:textId="77777777" w:rsidR="0087666A" w:rsidRPr="00424939" w:rsidRDefault="0087666A" w:rsidP="00D54BCD">
      <w:r w:rsidRPr="00424939">
        <w:t xml:space="preserve">An introductory survey of some of the major religions of the Indian subcontinent and the Far East. Religions to be discussed include Hinduism, Buddhism, Confucianism and Taoism. </w:t>
      </w:r>
    </w:p>
    <w:p w14:paraId="10E51B06" w14:textId="01F514F7"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205CC3" w:rsidRPr="00424939">
        <w:rPr>
          <w:rFonts w:cs="Times New Roman"/>
          <w:b/>
          <w:color w:val="000000" w:themeColor="text1"/>
        </w:rPr>
        <w:t>108</w:t>
      </w:r>
      <w:r w:rsidRPr="00424939">
        <w:rPr>
          <w:rFonts w:cs="Times New Roman"/>
          <w:b/>
          <w:color w:val="000000" w:themeColor="text1"/>
        </w:rPr>
        <w:t xml:space="preserve"> Western Religions </w:t>
      </w:r>
      <w:r w:rsidR="0007631F" w:rsidRPr="00424939">
        <w:rPr>
          <w:rFonts w:cs="Times New Roman"/>
          <w:b/>
          <w:color w:val="000000" w:themeColor="text1"/>
        </w:rPr>
        <w:t>(WE)</w:t>
      </w:r>
    </w:p>
    <w:p w14:paraId="404A7D0A" w14:textId="77777777" w:rsidR="0087666A" w:rsidRPr="00424939" w:rsidRDefault="0087666A" w:rsidP="00D54BCD">
      <w:r w:rsidRPr="00424939">
        <w:t>An introductory survey of the three major Abrahamic religions (Judaism, Christianity and Islam), both in their historical development and their contemporary expressions.</w:t>
      </w:r>
    </w:p>
    <w:p w14:paraId="45506AD1" w14:textId="7A7EAE98" w:rsidR="001B39DC" w:rsidRPr="00424939" w:rsidRDefault="001B39DC" w:rsidP="001B39DC">
      <w:pPr>
        <w:spacing w:after="0"/>
        <w:rPr>
          <w:rFonts w:cs="Times New Roman"/>
          <w:b/>
          <w:color w:val="000000" w:themeColor="text1"/>
        </w:rPr>
      </w:pPr>
      <w:r w:rsidRPr="00424939">
        <w:rPr>
          <w:rFonts w:cs="Times New Roman"/>
          <w:b/>
          <w:color w:val="000000" w:themeColor="text1"/>
        </w:rPr>
        <w:t xml:space="preserve">REL-115 Introduction to New Testament </w:t>
      </w:r>
      <w:r w:rsidR="009A10A0">
        <w:rPr>
          <w:rFonts w:cs="Times New Roman"/>
          <w:b/>
          <w:color w:val="000000" w:themeColor="text1"/>
        </w:rPr>
        <w:t>(WE)</w:t>
      </w:r>
    </w:p>
    <w:p w14:paraId="391E9C9B" w14:textId="77777777" w:rsidR="001B39DC" w:rsidRPr="00424939" w:rsidRDefault="001B39DC" w:rsidP="00D54BCD">
      <w:r w:rsidRPr="00424939">
        <w:t xml:space="preserve">A literary and theological overview of the Christian scriptures (the Gospels and Acts, the Pauline, Johannine and catholic epistles, and the Apocalypse of John) in the context of the origins and early historical development of Christianity. </w:t>
      </w:r>
    </w:p>
    <w:p w14:paraId="49667F27" w14:textId="6BBB6C86" w:rsidR="0087666A" w:rsidRPr="00424939" w:rsidRDefault="0087666A" w:rsidP="00927A00">
      <w:pPr>
        <w:keepNext/>
        <w:spacing w:after="0"/>
        <w:rPr>
          <w:rFonts w:cs="Times New Roman"/>
          <w:b/>
          <w:color w:val="000000" w:themeColor="text1"/>
        </w:rPr>
      </w:pPr>
      <w:r w:rsidRPr="00424939">
        <w:rPr>
          <w:rFonts w:cs="Times New Roman"/>
          <w:b/>
          <w:color w:val="000000" w:themeColor="text1"/>
        </w:rPr>
        <w:t>REL-116 Buddhism</w:t>
      </w:r>
    </w:p>
    <w:p w14:paraId="7C28CC50" w14:textId="77777777" w:rsidR="0087666A" w:rsidRPr="00424939" w:rsidRDefault="0087666A" w:rsidP="00D54BCD">
      <w:r w:rsidRPr="00424939">
        <w:t>An introduction to the Buddhist religion, including its history, philosophy, ritual, meditation, and popular practice. Course materials include Buddhist histories and religious texts, as well as contemporary anthropological materials and film.</w:t>
      </w:r>
    </w:p>
    <w:p w14:paraId="44330E66" w14:textId="496918A4" w:rsidR="0087666A" w:rsidRPr="00424939" w:rsidRDefault="0087666A" w:rsidP="0087666A">
      <w:pPr>
        <w:spacing w:after="0"/>
        <w:rPr>
          <w:rFonts w:cs="Times New Roman"/>
          <w:b/>
          <w:color w:val="000000" w:themeColor="text1"/>
        </w:rPr>
      </w:pPr>
      <w:r w:rsidRPr="00424939">
        <w:rPr>
          <w:rFonts w:cs="Times New Roman"/>
          <w:b/>
          <w:color w:val="000000" w:themeColor="text1"/>
        </w:rPr>
        <w:t>REL-128 Judaism</w:t>
      </w:r>
      <w:r w:rsidR="0007631F" w:rsidRPr="00424939">
        <w:rPr>
          <w:rFonts w:cs="Times New Roman"/>
          <w:b/>
          <w:color w:val="000000" w:themeColor="text1"/>
        </w:rPr>
        <w:t xml:space="preserve"> (WE)</w:t>
      </w:r>
    </w:p>
    <w:p w14:paraId="75BC4A46" w14:textId="77777777" w:rsidR="0087666A" w:rsidRPr="00424939" w:rsidRDefault="0087666A" w:rsidP="00D54BCD">
      <w:r w:rsidRPr="00424939">
        <w:t xml:space="preserve">The basic beliefs and practices of Judaism, from the prophetic period to the present. This course and the Modern Judaism course form a program in Jewish Studies which is supported by The Sinaiko Endowment. </w:t>
      </w:r>
    </w:p>
    <w:p w14:paraId="4D7911A3" w14:textId="267EB411" w:rsidR="00674E1D" w:rsidRPr="00424939" w:rsidRDefault="00674E1D" w:rsidP="00674E1D">
      <w:pPr>
        <w:spacing w:after="0"/>
        <w:rPr>
          <w:rFonts w:cs="Times New Roman"/>
          <w:b/>
          <w:color w:val="000000" w:themeColor="text1"/>
        </w:rPr>
      </w:pPr>
      <w:r w:rsidRPr="00424939">
        <w:rPr>
          <w:rFonts w:cs="Times New Roman"/>
          <w:b/>
          <w:color w:val="000000" w:themeColor="text1"/>
        </w:rPr>
        <w:t>REL-136 Religions of China</w:t>
      </w:r>
      <w:r w:rsidR="0007631F" w:rsidRPr="00424939">
        <w:rPr>
          <w:rFonts w:cs="Times New Roman"/>
          <w:b/>
          <w:color w:val="000000" w:themeColor="text1"/>
        </w:rPr>
        <w:t xml:space="preserve"> (WE)</w:t>
      </w:r>
    </w:p>
    <w:p w14:paraId="38A68331" w14:textId="77777777" w:rsidR="00674E1D" w:rsidRPr="00424939" w:rsidRDefault="00674E1D" w:rsidP="00D54BCD">
      <w:r w:rsidRPr="00424939">
        <w:t>An introduction to religion in China, with particular focus on the three major traditions of Confucianism, Taoism, and Buddhism. Course materials include readings from major texts of each tradition, as well as histories, anthropological studies, literature, and film.</w:t>
      </w:r>
    </w:p>
    <w:p w14:paraId="537A5CDC" w14:textId="71DF0D5B" w:rsidR="0087666A" w:rsidRPr="00424939" w:rsidRDefault="0087666A" w:rsidP="0087666A">
      <w:pPr>
        <w:spacing w:after="0"/>
        <w:rPr>
          <w:rFonts w:cs="Times New Roman"/>
          <w:b/>
          <w:color w:val="000000" w:themeColor="text1"/>
        </w:rPr>
      </w:pPr>
      <w:r w:rsidRPr="00424939">
        <w:rPr>
          <w:rFonts w:cs="Times New Roman"/>
          <w:b/>
          <w:color w:val="000000" w:themeColor="text1"/>
        </w:rPr>
        <w:t xml:space="preserve">REL-138 Modern Judaism </w:t>
      </w:r>
      <w:r w:rsidR="00D96316">
        <w:rPr>
          <w:rFonts w:cs="Times New Roman"/>
          <w:b/>
          <w:color w:val="000000" w:themeColor="text1"/>
        </w:rPr>
        <w:t>(WE)</w:t>
      </w:r>
    </w:p>
    <w:p w14:paraId="18494076" w14:textId="77777777" w:rsidR="0087666A" w:rsidRPr="00424939" w:rsidRDefault="0087666A" w:rsidP="00D54BCD">
      <w:r w:rsidRPr="00424939">
        <w:t xml:space="preserve">A study of selected issues in Enlightenment or post Enlightenment Judaism as reflected, for example, in the history of the Jewish people, rabbinic teachings and Jewish theological scholarship, or Jewish literature. This course and the Judaism course form a program in Jewish Studies which is supported by The Sinaiko Endowment. </w:t>
      </w:r>
    </w:p>
    <w:p w14:paraId="4D3AAEDB" w14:textId="36D7E029" w:rsidR="0087666A" w:rsidRPr="00424939" w:rsidRDefault="0087666A" w:rsidP="0087666A">
      <w:pPr>
        <w:spacing w:after="0"/>
        <w:rPr>
          <w:rFonts w:cs="Times New Roman"/>
          <w:b/>
          <w:color w:val="000000" w:themeColor="text1"/>
        </w:rPr>
      </w:pPr>
      <w:r w:rsidRPr="00424939">
        <w:rPr>
          <w:rFonts w:cs="Times New Roman"/>
          <w:b/>
          <w:color w:val="000000" w:themeColor="text1"/>
        </w:rPr>
        <w:t xml:space="preserve">REL-148 Islam </w:t>
      </w:r>
      <w:r w:rsidR="00513F93">
        <w:rPr>
          <w:rFonts w:cs="Times New Roman"/>
          <w:b/>
          <w:color w:val="000000" w:themeColor="text1"/>
        </w:rPr>
        <w:t>(WE)</w:t>
      </w:r>
    </w:p>
    <w:p w14:paraId="5F52E60B" w14:textId="77777777" w:rsidR="0087666A" w:rsidRPr="00424939" w:rsidRDefault="0087666A" w:rsidP="00D54BCD">
      <w:r w:rsidRPr="00424939">
        <w:t xml:space="preserve">An introductory overview of Islam as an Abrahamic faith, a global civilization, and an integral facet of the American religious experience. </w:t>
      </w:r>
    </w:p>
    <w:p w14:paraId="18D31FC1" w14:textId="77777777" w:rsidR="00731B39" w:rsidRDefault="00731B39">
      <w:pPr>
        <w:spacing w:after="200" w:line="276" w:lineRule="auto"/>
        <w:rPr>
          <w:ins w:id="15066" w:author="Summer 2023 updates" w:date="2024-07-31T13:42:00Z"/>
          <w:rFonts w:cs="Times New Roman"/>
          <w:b/>
          <w:color w:val="000000" w:themeColor="text1"/>
        </w:rPr>
      </w:pPr>
      <w:ins w:id="15067" w:author="Summer 2023 updates" w:date="2024-07-31T13:42:00Z">
        <w:r>
          <w:rPr>
            <w:rFonts w:cs="Times New Roman"/>
            <w:b/>
            <w:color w:val="000000" w:themeColor="text1"/>
          </w:rPr>
          <w:br w:type="page"/>
        </w:r>
      </w:ins>
    </w:p>
    <w:p w14:paraId="65D9B8D5" w14:textId="666DAEAD" w:rsidR="00674E1D" w:rsidRPr="00424939" w:rsidRDefault="00674E1D" w:rsidP="00674E1D">
      <w:pPr>
        <w:spacing w:after="0"/>
        <w:rPr>
          <w:rFonts w:cs="Times New Roman"/>
          <w:b/>
          <w:color w:val="000000" w:themeColor="text1"/>
        </w:rPr>
      </w:pPr>
      <w:r w:rsidRPr="00424939">
        <w:rPr>
          <w:rFonts w:cs="Times New Roman"/>
          <w:b/>
          <w:color w:val="000000" w:themeColor="text1"/>
        </w:rPr>
        <w:t>REL-178 Christianity</w:t>
      </w:r>
    </w:p>
    <w:p w14:paraId="6C94A0AA" w14:textId="77777777" w:rsidR="00674E1D" w:rsidRPr="00424939" w:rsidRDefault="00674E1D" w:rsidP="00D54BCD">
      <w:r w:rsidRPr="00424939">
        <w:t>A study of the beliefs and practices of Christianity from its earliest formulations to the modern world. Special attention is paid to essential tenets of Christian faith, elements of Christian practice, and divergences between Catholic, Protestant, and Orthodox Christianities.</w:t>
      </w:r>
    </w:p>
    <w:p w14:paraId="0A500FB6" w14:textId="1CE47912" w:rsidR="0087666A" w:rsidRPr="00424939" w:rsidRDefault="0087666A" w:rsidP="0087666A">
      <w:pPr>
        <w:spacing w:after="0"/>
        <w:rPr>
          <w:rFonts w:cs="Times New Roman"/>
          <w:b/>
          <w:color w:val="000000" w:themeColor="text1"/>
        </w:rPr>
      </w:pPr>
      <w:r w:rsidRPr="00424939">
        <w:rPr>
          <w:rFonts w:cs="Times New Roman"/>
          <w:b/>
          <w:color w:val="000000" w:themeColor="text1"/>
        </w:rPr>
        <w:t>REL-196 Hinduism</w:t>
      </w:r>
    </w:p>
    <w:p w14:paraId="3C77792E" w14:textId="77777777" w:rsidR="0087666A" w:rsidRPr="00424939" w:rsidRDefault="0087666A" w:rsidP="00D54BCD">
      <w:r w:rsidRPr="00424939">
        <w:t>An introduction to the Hindu religion, including its history, philosophy, ritual, meditation, and popular practice. Course materials include Hindu histories and religious texts, as well as contemporary anthropological materials, literature, and film.</w:t>
      </w:r>
    </w:p>
    <w:p w14:paraId="6C4E3D0A" w14:textId="7AB76EE5" w:rsidR="0087666A" w:rsidRPr="00424939" w:rsidRDefault="0087666A" w:rsidP="0087666A">
      <w:pPr>
        <w:spacing w:after="0"/>
        <w:rPr>
          <w:rFonts w:cs="Times New Roman"/>
          <w:b/>
          <w:color w:val="000000" w:themeColor="text1"/>
        </w:rPr>
      </w:pPr>
      <w:bookmarkStart w:id="15068" w:name="REL206"/>
      <w:r w:rsidRPr="00424939">
        <w:rPr>
          <w:rFonts w:cs="Times New Roman"/>
          <w:b/>
          <w:color w:val="000000" w:themeColor="text1"/>
        </w:rPr>
        <w:t>REL-206</w:t>
      </w:r>
      <w:bookmarkEnd w:id="15068"/>
      <w:r w:rsidRPr="00424939">
        <w:rPr>
          <w:rFonts w:cs="Times New Roman"/>
          <w:b/>
          <w:color w:val="000000" w:themeColor="text1"/>
        </w:rPr>
        <w:t xml:space="preserve"> Buddhist Thought</w:t>
      </w:r>
      <w:r w:rsidR="0007631F" w:rsidRPr="00424939">
        <w:rPr>
          <w:rFonts w:cs="Times New Roman"/>
          <w:b/>
          <w:color w:val="000000" w:themeColor="text1"/>
        </w:rPr>
        <w:t xml:space="preserve"> (WE)</w:t>
      </w:r>
    </w:p>
    <w:p w14:paraId="10888FF6" w14:textId="5A393563" w:rsidR="0087666A" w:rsidRPr="00424939" w:rsidRDefault="0087666A" w:rsidP="0087666A">
      <w:pPr>
        <w:spacing w:after="40"/>
        <w:rPr>
          <w:rFonts w:cs="Times New Roman"/>
          <w:color w:val="000000" w:themeColor="text1"/>
        </w:rPr>
      </w:pPr>
      <w:r w:rsidRPr="00424939">
        <w:rPr>
          <w:rFonts w:cs="Times New Roman"/>
          <w:color w:val="000000" w:themeColor="text1"/>
        </w:rPr>
        <w:t>See also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(PHL-206), p. </w:t>
      </w:r>
      <w:r w:rsidR="004E610E" w:rsidRPr="00424939">
        <w:rPr>
          <w:rFonts w:cs="Times New Roman"/>
          <w:color w:val="000000" w:themeColor="text1"/>
        </w:rPr>
        <w:fldChar w:fldCharType="begin"/>
      </w:r>
      <w:r w:rsidR="004E610E" w:rsidRPr="00424939">
        <w:rPr>
          <w:rFonts w:cs="Times New Roman"/>
          <w:color w:val="000000" w:themeColor="text1"/>
        </w:rPr>
        <w:instrText xml:space="preserve"> PAGEREF PHL206 \h </w:instrText>
      </w:r>
      <w:r w:rsidR="004E610E" w:rsidRPr="00424939">
        <w:rPr>
          <w:rFonts w:cs="Times New Roman"/>
          <w:color w:val="000000" w:themeColor="text1"/>
        </w:rPr>
      </w:r>
      <w:r w:rsidR="004E610E" w:rsidRPr="00424939">
        <w:rPr>
          <w:rFonts w:cs="Times New Roman"/>
          <w:color w:val="000000" w:themeColor="text1"/>
        </w:rPr>
        <w:fldChar w:fldCharType="separate"/>
      </w:r>
      <w:r w:rsidR="00A74DA0">
        <w:rPr>
          <w:rFonts w:cs="Times New Roman"/>
          <w:noProof/>
          <w:color w:val="000000" w:themeColor="text1"/>
        </w:rPr>
        <w:t>183</w:t>
      </w:r>
      <w:r w:rsidR="004E610E" w:rsidRPr="00424939">
        <w:rPr>
          <w:rFonts w:cs="Times New Roman"/>
          <w:color w:val="000000" w:themeColor="text1"/>
        </w:rPr>
        <w:fldChar w:fldCharType="end"/>
      </w:r>
    </w:p>
    <w:p w14:paraId="6207966C" w14:textId="040915D8" w:rsidR="0087666A" w:rsidRPr="00424939" w:rsidRDefault="0087666A" w:rsidP="00D54BCD">
      <w:r w:rsidRPr="00424939">
        <w:t xml:space="preserve">A survey of major issues in Buddhist philosophy, including ethics, emptiness, idealism, the nature of mind, and the nature of reality. The course focuses on Indian Buddhist philosophical schools and also explores distinctive philosophical ideas from Buddhist traditions in China, Japan, and Tibet.  </w:t>
      </w:r>
      <w:r w:rsidRPr="00424939">
        <w:rPr>
          <w:u w:val="single"/>
        </w:rPr>
        <w:t>Prerequisite</w:t>
      </w:r>
      <w:r w:rsidRPr="00424939">
        <w:t>: Eastern Religions (REL-</w:t>
      </w:r>
      <w:r w:rsidR="00B44398" w:rsidRPr="00424939">
        <w:t>106</w:t>
      </w:r>
      <w:r w:rsidRPr="00424939">
        <w:t>), or Buddhism (REL-116), or consent of instructor.</w:t>
      </w:r>
    </w:p>
    <w:p w14:paraId="5822A711" w14:textId="4FECF8C1" w:rsidR="0087666A" w:rsidRPr="00424939" w:rsidRDefault="0087666A" w:rsidP="0087666A">
      <w:pPr>
        <w:spacing w:after="0"/>
        <w:rPr>
          <w:rFonts w:cs="Times New Roman"/>
          <w:b/>
          <w:color w:val="000000" w:themeColor="text1"/>
        </w:rPr>
      </w:pPr>
      <w:r w:rsidRPr="00424939">
        <w:rPr>
          <w:rFonts w:cs="Times New Roman"/>
          <w:b/>
          <w:color w:val="000000" w:themeColor="text1"/>
        </w:rPr>
        <w:t>REL-215 The Rise of Christianity</w:t>
      </w:r>
      <w:r w:rsidR="0007631F" w:rsidRPr="00424939">
        <w:rPr>
          <w:rFonts w:cs="Times New Roman"/>
          <w:b/>
          <w:color w:val="000000" w:themeColor="text1"/>
        </w:rPr>
        <w:t xml:space="preserve"> (WE)</w:t>
      </w:r>
    </w:p>
    <w:p w14:paraId="44701E5A" w14:textId="17BA6445" w:rsidR="0087666A" w:rsidRPr="00424939" w:rsidRDefault="0087666A" w:rsidP="00D54BCD">
      <w:r w:rsidRPr="00424939">
        <w:t xml:space="preserve">An examination of how Christianity grew from a small band of Jewish followers of Jesus to the dominant religion in the Roman Empire. </w:t>
      </w:r>
      <w:r w:rsidR="00760DCD" w:rsidRPr="00424939">
        <w:t>Attention is</w:t>
      </w:r>
      <w:r w:rsidRPr="00424939">
        <w:t xml:space="preserve"> paid to crucial figures such as Paul of Tarsus, Irenaeus of Lyons, and Augustine of Hippo, among others. </w:t>
      </w:r>
    </w:p>
    <w:p w14:paraId="2E87A591" w14:textId="77777777" w:rsidR="00EF1FE1" w:rsidRPr="00424939" w:rsidRDefault="00EF1FE1" w:rsidP="000556E7">
      <w:pPr>
        <w:keepNext/>
        <w:spacing w:after="0"/>
        <w:rPr>
          <w:rFonts w:cs="Times New Roman"/>
          <w:b/>
          <w:color w:val="000000" w:themeColor="text1"/>
        </w:rPr>
      </w:pPr>
      <w:r w:rsidRPr="00424939">
        <w:rPr>
          <w:rFonts w:cs="Times New Roman"/>
          <w:b/>
          <w:color w:val="000000" w:themeColor="text1"/>
        </w:rPr>
        <w:t>REL-217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in America (WE)</w:t>
      </w:r>
    </w:p>
    <w:p w14:paraId="24E777BB" w14:textId="77777777" w:rsidR="00EF1FE1" w:rsidRPr="00424939" w:rsidRDefault="00EF1FE1" w:rsidP="00D54BCD">
      <w:r w:rsidRPr="00424939">
        <w:t>Examines the varieties of American religious experience, from the religion of the Puritans to the 21</w:t>
      </w:r>
      <w:r w:rsidRPr="00424939">
        <w:rPr>
          <w:vertAlign w:val="superscript"/>
        </w:rPr>
        <w:t>st</w:t>
      </w:r>
      <w:r w:rsidRPr="00424939">
        <w:t xml:space="preserve"> century. Attention is paid both to normative and minority traditions, with a look at the growing Evangelical and Muslim communities in America today. </w:t>
      </w:r>
    </w:p>
    <w:p w14:paraId="1C49411C" w14:textId="56246D6B" w:rsidR="0087666A" w:rsidRPr="00424939" w:rsidRDefault="0087666A" w:rsidP="0087666A">
      <w:pPr>
        <w:spacing w:after="0"/>
        <w:rPr>
          <w:rFonts w:cs="Times New Roman"/>
          <w:b/>
          <w:color w:val="000000" w:themeColor="text1"/>
        </w:rPr>
      </w:pPr>
      <w:r w:rsidRPr="00424939">
        <w:rPr>
          <w:rFonts w:cs="Times New Roman"/>
          <w:b/>
          <w:color w:val="000000" w:themeColor="text1"/>
        </w:rPr>
        <w:t>REL-226 Religions of China: Daoism</w:t>
      </w:r>
      <w:r w:rsidR="0007631F" w:rsidRPr="00424939">
        <w:rPr>
          <w:rFonts w:cs="Times New Roman"/>
          <w:b/>
          <w:color w:val="000000" w:themeColor="text1"/>
        </w:rPr>
        <w:t xml:space="preserve"> (WE)</w:t>
      </w:r>
    </w:p>
    <w:p w14:paraId="41537D8E" w14:textId="77777777" w:rsidR="0087666A" w:rsidRPr="00424939" w:rsidRDefault="0087666A" w:rsidP="00D54BCD">
      <w:r w:rsidRPr="00424939">
        <w:t>An introduction to China’s Daoist tradition, beginning with its early literature like the Dao-de-jing and the Zhuang-zi and examining several later Daoist movements in China. The course also examines other Chinese religious and intellectual traditions that have influenced Daoism, including Confucianism and Buddhism. Course materials include histories, translations of Daoist literature, accounts of contemporary Daoists, and film.</w:t>
      </w:r>
    </w:p>
    <w:p w14:paraId="3B0474C5" w14:textId="0C0ECECF" w:rsidR="0087666A" w:rsidRPr="00424939" w:rsidRDefault="0087666A" w:rsidP="00D96316">
      <w:pPr>
        <w:keepNext/>
        <w:spacing w:after="0"/>
        <w:rPr>
          <w:rFonts w:cs="Times New Roman"/>
          <w:b/>
          <w:color w:val="000000" w:themeColor="text1"/>
        </w:rPr>
      </w:pPr>
      <w:r w:rsidRPr="00424939">
        <w:rPr>
          <w:rFonts w:cs="Times New Roman"/>
          <w:b/>
          <w:color w:val="000000" w:themeColor="text1"/>
        </w:rPr>
        <w:t>REL-236 Zen Buddhism</w:t>
      </w:r>
      <w:r w:rsidR="0007631F" w:rsidRPr="00424939">
        <w:rPr>
          <w:rFonts w:cs="Times New Roman"/>
          <w:b/>
          <w:color w:val="000000" w:themeColor="text1"/>
        </w:rPr>
        <w:t xml:space="preserve"> (WE)</w:t>
      </w:r>
    </w:p>
    <w:p w14:paraId="35008EA5" w14:textId="77777777" w:rsidR="0087666A" w:rsidRPr="00424939" w:rsidRDefault="0087666A" w:rsidP="00D54BCD">
      <w:r w:rsidRPr="00424939">
        <w:t>An introduction to the Zen tradition of Buddhism beginning with its origins in China and also examining its traditions in Japan. The course examines other Chinese religious and intellectual traditions that helped shape the Zen tradition, with particular influence on Daoism. Course materials include histories, translations of Zen literature, autobiography, and film.</w:t>
      </w:r>
    </w:p>
    <w:p w14:paraId="290F7A83" w14:textId="77777777" w:rsidR="00EF1FE1" w:rsidRPr="00424939" w:rsidRDefault="00EF1FE1" w:rsidP="00EF1FE1">
      <w:pPr>
        <w:spacing w:after="0"/>
        <w:rPr>
          <w:rFonts w:cs="Times New Roman"/>
          <w:b/>
          <w:color w:val="000000" w:themeColor="text1"/>
        </w:rPr>
      </w:pPr>
      <w:r w:rsidRPr="00424939">
        <w:rPr>
          <w:rFonts w:cs="Times New Roman"/>
          <w:b/>
          <w:color w:val="000000" w:themeColor="text1"/>
        </w:rPr>
        <w:t>REL-295 Topics in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p>
    <w:p w14:paraId="51DBB035" w14:textId="77777777" w:rsidR="00EF1FE1" w:rsidRPr="00424939" w:rsidRDefault="00EF1FE1" w:rsidP="00D54BCD">
      <w:r w:rsidRPr="00424939">
        <w:t xml:space="preserve">An examination of a selected topic in religious studies. Content varies from year to year. May be taken more than once for credit. </w:t>
      </w:r>
    </w:p>
    <w:p w14:paraId="7403B911" w14:textId="77777777" w:rsidR="00EF1FE1" w:rsidRPr="00424939" w:rsidRDefault="00EF1FE1" w:rsidP="00927A00">
      <w:pPr>
        <w:keepNext/>
        <w:spacing w:after="0"/>
        <w:rPr>
          <w:rFonts w:cs="Times New Roman"/>
          <w:b/>
          <w:color w:val="000000" w:themeColor="text1"/>
        </w:rPr>
      </w:pPr>
      <w:r w:rsidRPr="00424939">
        <w:rPr>
          <w:rFonts w:cs="Times New Roman"/>
          <w:b/>
          <w:color w:val="000000" w:themeColor="text1"/>
        </w:rPr>
        <w:t>REL-296 Topics in Religion</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Religion</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Non-Western Perspectives</w:t>
      </w:r>
    </w:p>
    <w:p w14:paraId="4DDFBCE2" w14:textId="77777777" w:rsidR="00EF1FE1" w:rsidRPr="00424939" w:rsidRDefault="00EF1FE1" w:rsidP="00D54BCD">
      <w:r w:rsidRPr="00424939">
        <w:t>Same as Topics in Religion</w:t>
      </w:r>
      <w:r w:rsidRPr="00424939">
        <w:fldChar w:fldCharType="begin"/>
      </w:r>
      <w:r w:rsidRPr="00424939">
        <w:instrText xml:space="preserve"> XE "Religion" </w:instrText>
      </w:r>
      <w:r w:rsidRPr="00424939">
        <w:fldChar w:fldCharType="end"/>
      </w:r>
      <w:r w:rsidRPr="00424939">
        <w:t xml:space="preserve"> (REL-295) except the course focuses on topics related to non-Western cultures.  Content varies from year to year.  May be taken more than once for credit.  </w:t>
      </w:r>
    </w:p>
    <w:p w14:paraId="7CDA9D38" w14:textId="31D6C65E" w:rsidR="00EF1FE1" w:rsidRPr="00424939" w:rsidRDefault="00EF1FE1" w:rsidP="00EF1FE1">
      <w:pPr>
        <w:spacing w:after="0"/>
        <w:rPr>
          <w:rFonts w:cs="Times New Roman"/>
          <w:b/>
          <w:color w:val="000000" w:themeColor="text1"/>
        </w:rPr>
      </w:pPr>
      <w:r w:rsidRPr="00424939">
        <w:rPr>
          <w:rFonts w:cs="Times New Roman"/>
          <w:b/>
          <w:color w:val="000000" w:themeColor="text1"/>
        </w:rPr>
        <w:t>REL-310 Early Christian Gospels</w:t>
      </w:r>
      <w:r w:rsidR="009A10A0">
        <w:rPr>
          <w:rFonts w:cs="Times New Roman"/>
          <w:b/>
          <w:color w:val="000000" w:themeColor="text1"/>
        </w:rPr>
        <w:t xml:space="preserve"> (WE)</w:t>
      </w:r>
    </w:p>
    <w:p w14:paraId="69CE63A7" w14:textId="016E0970" w:rsidR="00EF1FE1" w:rsidRPr="00424939" w:rsidRDefault="00EF1FE1" w:rsidP="00D54BCD">
      <w:r w:rsidRPr="00424939">
        <w:t xml:space="preserve">An examination of the literary genre in early Christianity, focusing on both canonical (Mark, Matthew, Luke, John) and non-canonical Gospels, including the Gospel of Truth and the Gospel of Thomas.   Why did early Christians utilize this genre to communicate traditions about Jesus of Nazareth?  </w:t>
      </w:r>
      <w:r w:rsidRPr="00424939">
        <w:rPr>
          <w:u w:val="single"/>
        </w:rPr>
        <w:t>Prerequisite</w:t>
      </w:r>
      <w:r w:rsidRPr="00424939">
        <w:t xml:space="preserve">: Introduction to Hebrew Bible </w:t>
      </w:r>
      <w:r w:rsidR="0022658C">
        <w:t xml:space="preserve">(WE) </w:t>
      </w:r>
      <w:r w:rsidRPr="00424939">
        <w:t>(REL-105) or Introduction to New Testament</w:t>
      </w:r>
      <w:r w:rsidR="0022658C">
        <w:t xml:space="preserve"> (WE)</w:t>
      </w:r>
      <w:r w:rsidRPr="00424939">
        <w:t xml:space="preserve"> (REL-115) or consent of instructor.</w:t>
      </w:r>
    </w:p>
    <w:p w14:paraId="4CF906CD" w14:textId="32260961" w:rsidR="00EF1FE1" w:rsidRPr="00424939" w:rsidRDefault="00EF1FE1" w:rsidP="00EF1FE1">
      <w:pPr>
        <w:spacing w:after="0"/>
        <w:rPr>
          <w:rFonts w:cs="Times New Roman"/>
          <w:color w:val="000000" w:themeColor="text1"/>
        </w:rPr>
      </w:pPr>
      <w:r w:rsidRPr="00424939">
        <w:rPr>
          <w:rFonts w:cs="Times New Roman"/>
          <w:b/>
          <w:color w:val="000000" w:themeColor="text1"/>
        </w:rPr>
        <w:t>REL-330 Topics in Hebrew Bible</w:t>
      </w:r>
      <w:r w:rsidR="009A10A0">
        <w:rPr>
          <w:rFonts w:cs="Times New Roman"/>
          <w:b/>
          <w:color w:val="000000" w:themeColor="text1"/>
        </w:rPr>
        <w:t xml:space="preserve"> (WE)</w:t>
      </w:r>
    </w:p>
    <w:p w14:paraId="0886BF1E" w14:textId="79985E13" w:rsidR="00EF1FE1" w:rsidRPr="00424939" w:rsidRDefault="00EF1FE1" w:rsidP="00D54BCD">
      <w:r w:rsidRPr="00424939">
        <w:t>An advanced course in an aspect of critical study of the Hebrew Bible. Potential topics include Prophecy, Wisdom Literature</w:t>
      </w:r>
      <w:r w:rsidRPr="00424939">
        <w:fldChar w:fldCharType="begin"/>
      </w:r>
      <w:r w:rsidRPr="00424939">
        <w:instrText xml:space="preserve"> XE "Literature" </w:instrText>
      </w:r>
      <w:r w:rsidRPr="00424939">
        <w:fldChar w:fldCharType="end"/>
      </w:r>
      <w:r w:rsidRPr="00424939">
        <w:t xml:space="preserve">, and Women in the Bible. </w:t>
      </w:r>
      <w:r w:rsidRPr="00424939">
        <w:rPr>
          <w:u w:val="single"/>
        </w:rPr>
        <w:t>Prerequisite</w:t>
      </w:r>
      <w:r w:rsidRPr="00424939">
        <w:t xml:space="preserve">: Introduction to Hebrew Bible </w:t>
      </w:r>
      <w:r w:rsidR="0022658C">
        <w:t xml:space="preserve">(WE) </w:t>
      </w:r>
      <w:r w:rsidRPr="00424939">
        <w:t>(REL-105) or consent of instructor.</w:t>
      </w:r>
    </w:p>
    <w:p w14:paraId="716D2B0D" w14:textId="7BB9F1DB" w:rsidR="0087666A" w:rsidRPr="00424939" w:rsidRDefault="0087666A" w:rsidP="0087666A">
      <w:pPr>
        <w:spacing w:after="0"/>
        <w:rPr>
          <w:rFonts w:cs="Times New Roman"/>
          <w:b/>
          <w:color w:val="000000" w:themeColor="text1"/>
        </w:rPr>
      </w:pPr>
      <w:r w:rsidRPr="00424939">
        <w:rPr>
          <w:rFonts w:cs="Times New Roman"/>
          <w:b/>
          <w:color w:val="000000" w:themeColor="text1"/>
        </w:rPr>
        <w:t>REL-336 Tibetan Buddhist Culture</w:t>
      </w:r>
      <w:r w:rsidR="00D96316">
        <w:rPr>
          <w:rFonts w:cs="Times New Roman"/>
          <w:b/>
          <w:color w:val="000000" w:themeColor="text1"/>
        </w:rPr>
        <w:t xml:space="preserve"> (WE)</w:t>
      </w:r>
    </w:p>
    <w:p w14:paraId="04198D22" w14:textId="77777777" w:rsidR="0087666A" w:rsidRPr="00424939" w:rsidRDefault="0087666A" w:rsidP="00D54BCD">
      <w:r w:rsidRPr="00424939">
        <w:t>Introduces students to the lived experience of Buddhists on the Tibetan plateau and in Nepal. The course discusses the history of religion in Tibet, as well as the major doctrines of Tibetan Buddhism. Particular attention is also paid to Tibetan religious culture and popular religious practices. Course materials include Tibetan literature, histories, biographies, and film, as well as anthropological studies of Tibetan societies.</w:t>
      </w:r>
    </w:p>
    <w:p w14:paraId="6CFAA61E" w14:textId="2270A6E8" w:rsidR="00EF1FE1" w:rsidRPr="00424939" w:rsidRDefault="00EF1FE1" w:rsidP="00EF1FE1">
      <w:pPr>
        <w:spacing w:after="0"/>
        <w:rPr>
          <w:rFonts w:cs="Times New Roman"/>
          <w:b/>
          <w:color w:val="000000" w:themeColor="text1"/>
        </w:rPr>
      </w:pPr>
      <w:r w:rsidRPr="00424939">
        <w:rPr>
          <w:rFonts w:cs="Times New Roman"/>
          <w:b/>
          <w:color w:val="000000" w:themeColor="text1"/>
        </w:rPr>
        <w:t>REL-3</w:t>
      </w:r>
      <w:r w:rsidR="00D96316">
        <w:rPr>
          <w:rFonts w:cs="Times New Roman"/>
          <w:b/>
          <w:color w:val="000000" w:themeColor="text1"/>
        </w:rPr>
        <w:t>38 Modern Religious Thought (WE)</w:t>
      </w:r>
    </w:p>
    <w:p w14:paraId="66C3BD4A" w14:textId="77777777" w:rsidR="00EF1FE1" w:rsidRPr="00424939" w:rsidRDefault="00EF1FE1" w:rsidP="00D54BCD">
      <w:r w:rsidRPr="00424939">
        <w:t>A survey of the religious thinkers and themes of the 20</w:t>
      </w:r>
      <w:r w:rsidRPr="00424939">
        <w:rPr>
          <w:vertAlign w:val="superscript"/>
        </w:rPr>
        <w:t xml:space="preserve">th </w:t>
      </w:r>
      <w:r w:rsidRPr="00424939">
        <w:t xml:space="preserve">century. Various religious outlooks, ranging from conservative to radical, are explored, as are alternative conceptions of God, religion, and salvation. </w:t>
      </w:r>
      <w:r w:rsidRPr="00424939">
        <w:rPr>
          <w:u w:val="single"/>
        </w:rPr>
        <w:t>Prerequisite</w:t>
      </w:r>
      <w:r w:rsidRPr="00424939">
        <w:t>: one course in religion or consent of instructor.</w:t>
      </w:r>
    </w:p>
    <w:p w14:paraId="3761A820" w14:textId="5FE0E03A" w:rsidR="0087666A" w:rsidRPr="00424939" w:rsidRDefault="0087666A" w:rsidP="0087666A">
      <w:pPr>
        <w:spacing w:after="0"/>
        <w:rPr>
          <w:rFonts w:cs="Times New Roman"/>
          <w:b/>
          <w:color w:val="000000" w:themeColor="text1"/>
        </w:rPr>
      </w:pPr>
      <w:r w:rsidRPr="00424939">
        <w:rPr>
          <w:rFonts w:cs="Times New Roman"/>
          <w:b/>
          <w:color w:val="000000" w:themeColor="text1"/>
        </w:rPr>
        <w:t>REL-365 The Letters of Paul</w:t>
      </w:r>
      <w:r w:rsidR="009A10A0">
        <w:rPr>
          <w:rFonts w:cs="Times New Roman"/>
          <w:b/>
          <w:color w:val="000000" w:themeColor="text1"/>
        </w:rPr>
        <w:t xml:space="preserve"> (WE)</w:t>
      </w:r>
    </w:p>
    <w:p w14:paraId="387BB675" w14:textId="54185ABC" w:rsidR="0087666A" w:rsidRPr="00424939" w:rsidRDefault="0087666A" w:rsidP="00D54BCD">
      <w:r w:rsidRPr="00424939">
        <w:t xml:space="preserve">An examination of the 13 letters attributed to Paul of Tarsus in the New Testament as well as biblical and extra-biblical sources for the life of this crucial figure who spread Christianity around the Roman Empire.  </w:t>
      </w:r>
      <w:r w:rsidRPr="00424939">
        <w:rPr>
          <w:u w:val="single"/>
        </w:rPr>
        <w:t>Prerequisite</w:t>
      </w:r>
      <w:r w:rsidR="00897BA1" w:rsidRPr="00424939">
        <w:t>:</w:t>
      </w:r>
      <w:r w:rsidRPr="00424939">
        <w:t xml:space="preserve"> Introduction to Hebrew Bible </w:t>
      </w:r>
      <w:r w:rsidR="0022658C">
        <w:t xml:space="preserve">(WE) </w:t>
      </w:r>
      <w:r w:rsidRPr="00424939">
        <w:t xml:space="preserve">(REL-105) or Introduction to New Testament </w:t>
      </w:r>
      <w:r w:rsidR="0022658C">
        <w:t xml:space="preserve">(WE) </w:t>
      </w:r>
      <w:r w:rsidRPr="00424939">
        <w:t>(REL-115) or consent of instructor.</w:t>
      </w:r>
    </w:p>
    <w:p w14:paraId="6B0AD40A" w14:textId="3BA2AA41" w:rsidR="002E1265" w:rsidRPr="00424939" w:rsidRDefault="002E1265" w:rsidP="002E1265">
      <w:pPr>
        <w:spacing w:after="0"/>
        <w:rPr>
          <w:rFonts w:cs="Times New Roman"/>
          <w:b/>
          <w:color w:val="000000" w:themeColor="text1"/>
        </w:rPr>
      </w:pPr>
      <w:r w:rsidRPr="00424939">
        <w:rPr>
          <w:rFonts w:cs="Times New Roman"/>
          <w:b/>
          <w:color w:val="000000" w:themeColor="text1"/>
        </w:rPr>
        <w:t>REL-385 Advanced Topics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(WE)</w:t>
      </w:r>
    </w:p>
    <w:p w14:paraId="19757A2C" w14:textId="77777777" w:rsidR="002E1265" w:rsidRPr="00424939" w:rsidRDefault="002E1265" w:rsidP="00D54BCD">
      <w:r w:rsidRPr="00424939">
        <w:t xml:space="preserve">Seminar examining a selected topic in religious studies. Content varies from year to year. May be taken more than once for credit.  </w:t>
      </w:r>
      <w:r w:rsidRPr="00424939">
        <w:rPr>
          <w:u w:val="single"/>
        </w:rPr>
        <w:t>Prerequisite</w:t>
      </w:r>
      <w:r w:rsidRPr="00424939">
        <w:t xml:space="preserve">: one course in religion or consent of instructor. </w:t>
      </w:r>
    </w:p>
    <w:p w14:paraId="4ADCAB3F" w14:textId="261FBC87" w:rsidR="002E1265" w:rsidRPr="00424939" w:rsidRDefault="002E1265" w:rsidP="002E1265">
      <w:pPr>
        <w:spacing w:after="0"/>
        <w:rPr>
          <w:rFonts w:cs="Times New Roman"/>
          <w:b/>
          <w:color w:val="000000" w:themeColor="text1"/>
        </w:rPr>
      </w:pPr>
      <w:r w:rsidRPr="00424939">
        <w:rPr>
          <w:rFonts w:cs="Times New Roman"/>
          <w:b/>
          <w:color w:val="000000" w:themeColor="text1"/>
        </w:rPr>
        <w:t>REL-</w:t>
      </w:r>
      <w:del w:id="15069" w:author="Summer 2023 updates" w:date="2024-07-31T13:42:00Z">
        <w:r w:rsidRPr="00424939">
          <w:rPr>
            <w:rFonts w:cs="Times New Roman"/>
            <w:b/>
            <w:color w:val="000000" w:themeColor="text1"/>
          </w:rPr>
          <w:delText>386</w:delText>
        </w:r>
      </w:del>
      <w:ins w:id="15070" w:author="Summer 2023 updates" w:date="2024-07-31T13:42:00Z">
        <w:r w:rsidR="002342CB" w:rsidRPr="00424939">
          <w:rPr>
            <w:rFonts w:cs="Times New Roman"/>
            <w:b/>
            <w:color w:val="000000" w:themeColor="text1"/>
          </w:rPr>
          <w:t>3</w:t>
        </w:r>
        <w:r w:rsidR="002342CB">
          <w:rPr>
            <w:rFonts w:cs="Times New Roman"/>
            <w:b/>
            <w:color w:val="000000" w:themeColor="text1"/>
          </w:rPr>
          <w:t>9</w:t>
        </w:r>
        <w:r w:rsidR="002342CB" w:rsidRPr="00424939">
          <w:rPr>
            <w:rFonts w:cs="Times New Roman"/>
            <w:b/>
            <w:color w:val="000000" w:themeColor="text1"/>
          </w:rPr>
          <w:t>6</w:t>
        </w:r>
      </w:ins>
      <w:r w:rsidR="002342CB" w:rsidRPr="00424939">
        <w:rPr>
          <w:rFonts w:cs="Times New Roman"/>
          <w:b/>
          <w:color w:val="000000" w:themeColor="text1"/>
        </w:rPr>
        <w:t xml:space="preserve"> </w:t>
      </w:r>
      <w:r w:rsidRPr="00424939">
        <w:rPr>
          <w:rFonts w:cs="Times New Roman"/>
          <w:b/>
          <w:color w:val="000000" w:themeColor="text1"/>
        </w:rPr>
        <w:t>Advanced Topics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Non-Western Perspectives</w:t>
      </w:r>
      <w:r w:rsidR="0007631F" w:rsidRPr="00424939">
        <w:rPr>
          <w:rFonts w:cs="Times New Roman"/>
          <w:b/>
          <w:color w:val="000000" w:themeColor="text1"/>
        </w:rPr>
        <w:t xml:space="preserve"> (WE)</w:t>
      </w:r>
    </w:p>
    <w:p w14:paraId="0EA271BF" w14:textId="6514C413" w:rsidR="002E1265" w:rsidRPr="00424939" w:rsidRDefault="002E1265" w:rsidP="00D54BCD">
      <w:r w:rsidRPr="00424939">
        <w:t>Same as Advanced Topics in Religion</w:t>
      </w:r>
      <w:r w:rsidR="00B8454E" w:rsidRPr="00424939">
        <w:fldChar w:fldCharType="begin"/>
      </w:r>
      <w:r w:rsidR="00B8454E" w:rsidRPr="00424939">
        <w:instrText xml:space="preserve"> XE "Religion" </w:instrText>
      </w:r>
      <w:r w:rsidR="00B8454E" w:rsidRPr="00424939">
        <w:fldChar w:fldCharType="end"/>
      </w:r>
      <w:r w:rsidRPr="00424939">
        <w:t xml:space="preserve"> (REL-385) except the course focuses on topics related to non-Western cultures. Content varies from year to year.  May be taken more than once for credit.  </w:t>
      </w:r>
      <w:r w:rsidRPr="00424939">
        <w:rPr>
          <w:u w:val="single"/>
        </w:rPr>
        <w:t>Prerequisite</w:t>
      </w:r>
      <w:r w:rsidRPr="00424939">
        <w:t xml:space="preserve">: one course in religion or consent of instructor. </w:t>
      </w:r>
    </w:p>
    <w:p w14:paraId="391282B5" w14:textId="7BA300A8" w:rsidR="003C3015" w:rsidRPr="00424939" w:rsidRDefault="003C3015" w:rsidP="003C3015">
      <w:pPr>
        <w:spacing w:after="0"/>
        <w:rPr>
          <w:rFonts w:cs="Times New Roman"/>
          <w:b/>
          <w:color w:val="000000" w:themeColor="text1"/>
        </w:rPr>
      </w:pPr>
      <w:r w:rsidRPr="00424939">
        <w:rPr>
          <w:rFonts w:cs="Times New Roman"/>
          <w:b/>
          <w:color w:val="000000" w:themeColor="text1"/>
        </w:rPr>
        <w:t xml:space="preserve">REL-394 Directed </w:t>
      </w:r>
      <w:del w:id="15071" w:author="Summer 2023 updates" w:date="2024-07-31T13:42:00Z">
        <w:r w:rsidRPr="00424939">
          <w:rPr>
            <w:rFonts w:cs="Times New Roman"/>
            <w:b/>
            <w:color w:val="000000" w:themeColor="text1"/>
          </w:rPr>
          <w:delText>Readings</w:delText>
        </w:r>
      </w:del>
      <w:ins w:id="15072" w:author="Summer 2023 updates" w:date="2024-07-31T13:42:00Z">
        <w:r w:rsidR="00054B9B">
          <w:rPr>
            <w:rFonts w:cs="Times New Roman"/>
            <w:b/>
            <w:color w:val="000000" w:themeColor="text1"/>
          </w:rPr>
          <w:t>Learning</w:t>
        </w:r>
      </w:ins>
      <w:r w:rsidR="00054B9B" w:rsidRPr="00424939">
        <w:rPr>
          <w:rFonts w:cs="Times New Roman"/>
          <w:b/>
          <w:color w:val="000000" w:themeColor="text1"/>
        </w:rPr>
        <w:t xml:space="preserve"> </w:t>
      </w:r>
      <w:r w:rsidRPr="00424939">
        <w:rPr>
          <w:rFonts w:cs="Times New Roman"/>
          <w:b/>
          <w:color w:val="000000" w:themeColor="text1"/>
        </w:rPr>
        <w:t>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del w:id="15073"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162D27FB" w14:textId="375D1DA6" w:rsidR="003C3015" w:rsidRPr="00424939" w:rsidRDefault="003C3015" w:rsidP="00D54BCD">
      <w:r w:rsidRPr="00424939">
        <w:t xml:space="preserve">A course of directed </w:t>
      </w:r>
      <w:del w:id="15074" w:author="Summer 2023 updates" w:date="2024-07-31T13:42:00Z">
        <w:r w:rsidRPr="00424939">
          <w:delText>readings</w:delText>
        </w:r>
      </w:del>
      <w:ins w:id="15075" w:author="Summer 2023 updates" w:date="2024-07-31T13:42:00Z">
        <w:r w:rsidR="00926E5A">
          <w:t>learning</w:t>
        </w:r>
      </w:ins>
      <w:r w:rsidR="00926E5A" w:rsidRPr="00424939">
        <w:t xml:space="preserve"> </w:t>
      </w:r>
      <w:r w:rsidRPr="00424939">
        <w:t xml:space="preserve">designed by the student and instructor to fit the individual student’s particular interests and educational needs. </w:t>
      </w:r>
      <w:r w:rsidRPr="00424939">
        <w:rPr>
          <w:u w:val="single"/>
        </w:rPr>
        <w:t>Prerequisite</w:t>
      </w:r>
      <w:r w:rsidRPr="00424939">
        <w:t>: consent of instructor.</w:t>
      </w:r>
    </w:p>
    <w:p w14:paraId="3553263C" w14:textId="0A474372" w:rsidR="003C3015" w:rsidRPr="00424939" w:rsidRDefault="003C3015" w:rsidP="000556E7">
      <w:pPr>
        <w:keepNext/>
        <w:spacing w:after="0"/>
        <w:rPr>
          <w:rFonts w:cs="Times New Roman"/>
          <w:b/>
          <w:color w:val="000000" w:themeColor="text1"/>
        </w:rPr>
      </w:pPr>
      <w:r w:rsidRPr="00424939">
        <w:rPr>
          <w:rFonts w:cs="Times New Roman"/>
          <w:b/>
          <w:color w:val="000000" w:themeColor="text1"/>
        </w:rPr>
        <w:t>REL-444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del w:id="15076"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51EEAA0E" w14:textId="77777777" w:rsidR="003C3015" w:rsidRPr="00424939" w:rsidRDefault="003C3015" w:rsidP="00D54BCD">
      <w:r w:rsidRPr="00424939">
        <w:t xml:space="preserve">Independent study under the direction of a faculty member of the department in an area selected by the student. May be taken for an X status grade with consent of instructor prior to registration.  </w:t>
      </w:r>
      <w:r w:rsidRPr="00424939">
        <w:rPr>
          <w:u w:val="single"/>
        </w:rPr>
        <w:t>Prerequisite</w:t>
      </w:r>
      <w:r w:rsidRPr="00424939">
        <w:t xml:space="preserve">: consent of instructor. </w:t>
      </w:r>
    </w:p>
    <w:p w14:paraId="7DA361B5" w14:textId="6AF33398" w:rsidR="0087666A" w:rsidRPr="00424939" w:rsidRDefault="0087666A" w:rsidP="0087666A">
      <w:pPr>
        <w:spacing w:after="0"/>
        <w:rPr>
          <w:rFonts w:cs="Times New Roman"/>
          <w:b/>
          <w:color w:val="000000" w:themeColor="text1"/>
        </w:rPr>
      </w:pPr>
      <w:r w:rsidRPr="00424939">
        <w:rPr>
          <w:rFonts w:cs="Times New Roman"/>
          <w:b/>
          <w:color w:val="000000" w:themeColor="text1"/>
        </w:rPr>
        <w:t>REL-</w:t>
      </w:r>
      <w:r w:rsidR="00C322AD" w:rsidRPr="00424939">
        <w:rPr>
          <w:rFonts w:cs="Times New Roman"/>
          <w:b/>
          <w:color w:val="000000" w:themeColor="text1"/>
        </w:rPr>
        <w:t>494</w:t>
      </w:r>
      <w:r w:rsidRPr="00424939">
        <w:rPr>
          <w:rFonts w:cs="Times New Roman"/>
          <w:b/>
          <w:color w:val="000000" w:themeColor="text1"/>
        </w:rPr>
        <w:t xml:space="preserve"> Internship in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del w:id="15077"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160C72C4" w14:textId="7D150C58" w:rsidR="00B01564" w:rsidRDefault="0087666A" w:rsidP="00031B46">
      <w:pPr>
        <w:spacing w:after="0"/>
      </w:pPr>
      <w:r w:rsidRPr="00424939">
        <w:t>Exploration of a career area related to the student’s interest in religion supervised by a Religion</w:t>
      </w:r>
      <w:r w:rsidR="00B8454E" w:rsidRPr="00424939">
        <w:fldChar w:fldCharType="begin"/>
      </w:r>
      <w:r w:rsidR="00B8454E" w:rsidRPr="00424939">
        <w:instrText xml:space="preserve"> XE "Religion" </w:instrText>
      </w:r>
      <w:r w:rsidR="00B8454E" w:rsidRPr="00424939">
        <w:fldChar w:fldCharType="end"/>
      </w:r>
      <w:r w:rsidRPr="00424939">
        <w:t xml:space="preserve"> faculty member in cooperation with the </w:t>
      </w:r>
      <w:r w:rsidR="00A437F3" w:rsidRPr="00424939">
        <w:t>Internship Specialist</w:t>
      </w:r>
      <w:r w:rsidRPr="00424939">
        <w:t xml:space="preserve">. A minimum of 140 hours on-site experience is required. </w:t>
      </w:r>
      <w:r w:rsidR="00A7479E" w:rsidRPr="00424939">
        <w:t>P/NP</w:t>
      </w:r>
      <w:r w:rsidRPr="00424939">
        <w:t xml:space="preserve"> basis only. This course does not satisfy any of the requirements for a major in Religion. </w:t>
      </w:r>
      <w:r w:rsidRPr="00424939">
        <w:rPr>
          <w:u w:val="single"/>
        </w:rPr>
        <w:t>Prerequisites</w:t>
      </w:r>
      <w:r w:rsidRPr="00424939">
        <w:t>: declared major in Religion, junior standing, and consent of department chair.</w:t>
      </w:r>
    </w:p>
    <w:p w14:paraId="2B877B17" w14:textId="5EEFE2B5" w:rsidR="00865F10" w:rsidRDefault="00865F10" w:rsidP="00031B46">
      <w:pPr>
        <w:spacing w:after="0"/>
      </w:pPr>
    </w:p>
    <w:p w14:paraId="33D933E3" w14:textId="77777777" w:rsidR="00031B46" w:rsidRPr="00865F10" w:rsidRDefault="00031B46" w:rsidP="00031B46">
      <w:pPr>
        <w:spacing w:after="0"/>
      </w:pPr>
    </w:p>
    <w:p w14:paraId="198A0286" w14:textId="1ECE5F40" w:rsidR="004D1235" w:rsidRPr="00424939" w:rsidRDefault="009975A4" w:rsidP="009500C9">
      <w:pPr>
        <w:pStyle w:val="Heading4"/>
        <w:spacing w:before="120"/>
        <w:rPr>
          <w:rFonts w:ascii="Garamond" w:hAnsi="Garamond"/>
          <w:color w:val="000000" w:themeColor="text1"/>
        </w:rPr>
        <w:pPrChange w:id="15078" w:author="Summer 2023 updates" w:date="2024-07-31T13:42:00Z">
          <w:pPr>
            <w:pStyle w:val="Heading4"/>
          </w:pPr>
        </w:pPrChange>
      </w:pPr>
      <w:bookmarkStart w:id="15079" w:name="_Ref13838195"/>
      <w:bookmarkStart w:id="15080" w:name="_Ref14175912"/>
      <w:bookmarkStart w:id="15081" w:name="_Ref14179291"/>
      <w:bookmarkStart w:id="15082" w:name="_Toc141355788"/>
      <w:bookmarkStart w:id="15083" w:name="_Toc110005269"/>
      <w:r w:rsidRPr="00424939">
        <w:rPr>
          <w:rFonts w:ascii="Garamond" w:hAnsi="Garamond"/>
          <w:color w:val="000000" w:themeColor="text1"/>
        </w:rPr>
        <w:t>—Rhetoric</w:t>
      </w:r>
      <w:bookmarkEnd w:id="15079"/>
      <w:bookmarkEnd w:id="15080"/>
      <w:bookmarkEnd w:id="15081"/>
      <w:bookmarkEnd w:id="15082"/>
      <w:bookmarkEnd w:id="15083"/>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Rhetoric</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56B6B435" w14:textId="77777777" w:rsidR="00691FB9" w:rsidRDefault="00691FB9" w:rsidP="004B040F">
      <w:pPr>
        <w:pStyle w:val="Noparagraphstyle"/>
        <w:spacing w:after="60" w:line="240" w:lineRule="auto"/>
        <w:jc w:val="left"/>
        <w:rPr>
          <w:del w:id="15084" w:author="Summer 2023 updates" w:date="2024-07-31T13:42:00Z"/>
          <w:rFonts w:ascii="Garamond" w:hAnsi="Garamond" w:cs="Times New Roman"/>
          <w:color w:val="000000" w:themeColor="text1"/>
          <w:sz w:val="22"/>
          <w:szCs w:val="22"/>
        </w:rPr>
      </w:pPr>
      <w:r w:rsidRPr="00424939">
        <w:rPr>
          <w:rPrChange w:id="15085" w:author="Summer 2023 updates" w:date="2024-07-31T13:42:00Z">
            <w:rPr>
              <w:rFonts w:ascii="Garamond" w:hAnsi="Garamond"/>
              <w:color w:val="000000" w:themeColor="text1"/>
              <w:sz w:val="22"/>
            </w:rPr>
          </w:rPrChange>
        </w:rPr>
        <w:t>Carr</w:t>
      </w:r>
      <w:r>
        <w:rPr>
          <w:rPrChange w:id="15086" w:author="Summer 2023 updates" w:date="2024-07-31T13:42:00Z">
            <w:rPr>
              <w:rFonts w:ascii="Garamond" w:hAnsi="Garamond"/>
              <w:color w:val="000000" w:themeColor="text1"/>
              <w:sz w:val="22"/>
            </w:rPr>
          </w:rPrChange>
        </w:rPr>
        <w:t xml:space="preserve"> (Chair)</w:t>
      </w:r>
      <w:r w:rsidRPr="00424939">
        <w:rPr>
          <w:rPrChange w:id="15087" w:author="Summer 2023 updates" w:date="2024-07-31T13:42:00Z">
            <w:rPr>
              <w:rFonts w:ascii="Garamond" w:hAnsi="Garamond"/>
              <w:color w:val="000000" w:themeColor="text1"/>
              <w:sz w:val="22"/>
            </w:rPr>
          </w:rPrChange>
        </w:rPr>
        <w:t xml:space="preserve">, </w:t>
      </w:r>
      <w:del w:id="15088" w:author="Summer 2023 updates" w:date="2024-07-31T13:42:00Z">
        <w:r w:rsidRPr="00424939">
          <w:rPr>
            <w:rFonts w:ascii="Garamond" w:hAnsi="Garamond" w:cs="Times New Roman"/>
            <w:color w:val="000000" w:themeColor="text1"/>
            <w:sz w:val="22"/>
            <w:szCs w:val="22"/>
          </w:rPr>
          <w:delText>Donofrio,</w:delText>
        </w:r>
        <w:r>
          <w:rPr>
            <w:rFonts w:ascii="Garamond" w:hAnsi="Garamond" w:cs="Times New Roman"/>
            <w:color w:val="000000" w:themeColor="text1"/>
            <w:sz w:val="22"/>
            <w:szCs w:val="22"/>
          </w:rPr>
          <w:delText xml:space="preserve"> </w:delText>
        </w:r>
      </w:del>
      <w:r>
        <w:rPr>
          <w:rPrChange w:id="15089" w:author="Summer 2023 updates" w:date="2024-07-31T13:42:00Z">
            <w:rPr>
              <w:rFonts w:ascii="Garamond" w:hAnsi="Garamond"/>
              <w:color w:val="000000" w:themeColor="text1"/>
              <w:sz w:val="22"/>
            </w:rPr>
          </w:rPrChange>
        </w:rPr>
        <w:t xml:space="preserve">Harmsen, </w:t>
      </w:r>
      <w:r w:rsidRPr="00424939">
        <w:rPr>
          <w:rPrChange w:id="15090" w:author="Summer 2023 updates" w:date="2024-07-31T13:42:00Z">
            <w:rPr>
              <w:rFonts w:ascii="Garamond" w:hAnsi="Garamond"/>
              <w:color w:val="000000" w:themeColor="text1"/>
              <w:sz w:val="22"/>
            </w:rPr>
          </w:rPrChange>
        </w:rPr>
        <w:t>J. Nesmith</w:t>
      </w:r>
      <w:r>
        <w:rPr>
          <w:rPrChange w:id="15091" w:author="Summer 2023 updates" w:date="2024-07-31T13:42:00Z">
            <w:rPr>
              <w:rFonts w:ascii="Garamond" w:hAnsi="Garamond"/>
              <w:color w:val="000000" w:themeColor="text1"/>
              <w:sz w:val="22"/>
            </w:rPr>
          </w:rPrChange>
        </w:rPr>
        <w:t>, Opayemi, Spikes</w:t>
      </w:r>
      <w:del w:id="15092" w:author="Summer 2023 updates" w:date="2024-07-31T13:42:00Z">
        <w:r w:rsidRPr="00424939" w:rsidDel="00691FB9">
          <w:rPr>
            <w:rFonts w:ascii="Garamond" w:hAnsi="Garamond" w:cs="Times New Roman"/>
            <w:color w:val="000000" w:themeColor="text1"/>
            <w:sz w:val="22"/>
            <w:szCs w:val="22"/>
          </w:rPr>
          <w:delText xml:space="preserve"> </w:delText>
        </w:r>
        <w:r w:rsidR="006030C7">
          <w:rPr>
            <w:rFonts w:ascii="Garamond" w:hAnsi="Garamond" w:cs="Times New Roman"/>
            <w:color w:val="000000" w:themeColor="text1"/>
            <w:sz w:val="22"/>
            <w:szCs w:val="22"/>
          </w:rPr>
          <w:br/>
        </w:r>
      </w:del>
    </w:p>
    <w:p w14:paraId="433BE1CC" w14:textId="3A2C4041" w:rsidR="004D1235" w:rsidRDefault="00C85EDE" w:rsidP="009500C9">
      <w:pPr>
        <w:rPr>
          <w:rPrChange w:id="15093" w:author="Summer 2023 updates" w:date="2024-07-31T13:42:00Z">
            <w:rPr>
              <w:rFonts w:ascii="Garamond" w:hAnsi="Garamond"/>
              <w:color w:val="000000" w:themeColor="text1"/>
              <w:sz w:val="22"/>
            </w:rPr>
          </w:rPrChange>
        </w:rPr>
        <w:pPrChange w:id="15094" w:author="Summer 2023 updates" w:date="2024-07-31T13:42:00Z">
          <w:pPr>
            <w:pStyle w:val="Noparagraphstyle"/>
            <w:spacing w:after="60" w:line="240" w:lineRule="auto"/>
            <w:jc w:val="left"/>
          </w:pPr>
        </w:pPrChange>
      </w:pPr>
      <w:ins w:id="15095" w:author="Summer 2023 updates" w:date="2024-07-31T13:42:00Z">
        <w:r>
          <w:t>.</w:t>
        </w:r>
        <w:r w:rsidR="006030C7">
          <w:br/>
        </w:r>
      </w:ins>
      <w:r w:rsidR="00ED3B13" w:rsidRPr="00424939">
        <w:rPr>
          <w:rPrChange w:id="15096" w:author="Summer 2023 updates" w:date="2024-07-31T13:42:00Z">
            <w:rPr>
              <w:rFonts w:ascii="Garamond" w:hAnsi="Garamond"/>
              <w:color w:val="000000" w:themeColor="text1"/>
              <w:sz w:val="22"/>
            </w:rPr>
          </w:rPrChange>
        </w:rPr>
        <w:t>The Rhetoric</w:t>
      </w:r>
      <w:r w:rsidR="00B8454E" w:rsidRPr="00424939">
        <w:rPr>
          <w:rPrChange w:id="15097" w:author="Summer 2023 updates" w:date="2024-07-31T13:42:00Z">
            <w:rPr>
              <w:rFonts w:ascii="Garamond" w:hAnsi="Garamond"/>
              <w:color w:val="000000" w:themeColor="text1"/>
              <w:sz w:val="22"/>
            </w:rPr>
          </w:rPrChange>
        </w:rPr>
        <w:fldChar w:fldCharType="begin"/>
      </w:r>
      <w:r w:rsidR="00B8454E" w:rsidRPr="00424939">
        <w:rPr>
          <w:rPrChange w:id="15098" w:author="Summer 2023 updates" w:date="2024-07-31T13:42:00Z">
            <w:rPr>
              <w:rFonts w:ascii="Garamond" w:hAnsi="Garamond"/>
              <w:color w:val="000000" w:themeColor="text1"/>
            </w:rPr>
          </w:rPrChange>
        </w:rPr>
        <w:instrText xml:space="preserve"> XE "Rhetoric" </w:instrText>
      </w:r>
      <w:r w:rsidR="00B8454E" w:rsidRPr="00424939">
        <w:rPr>
          <w:rPrChange w:id="15099" w:author="Summer 2023 updates" w:date="2024-07-31T13:42:00Z">
            <w:rPr>
              <w:rFonts w:ascii="Garamond" w:hAnsi="Garamond"/>
              <w:color w:val="000000" w:themeColor="text1"/>
              <w:sz w:val="22"/>
            </w:rPr>
          </w:rPrChange>
        </w:rPr>
        <w:fldChar w:fldCharType="end"/>
      </w:r>
      <w:r w:rsidR="00ED3B13" w:rsidRPr="00424939">
        <w:rPr>
          <w:rPrChange w:id="15100" w:author="Summer 2023 updates" w:date="2024-07-31T13:42:00Z">
            <w:rPr>
              <w:rFonts w:ascii="Garamond" w:hAnsi="Garamond"/>
              <w:color w:val="000000" w:themeColor="text1"/>
              <w:sz w:val="22"/>
            </w:rPr>
          </w:rPrChange>
        </w:rPr>
        <w:t xml:space="preserve"> Department offers a major and a minor</w:t>
      </w:r>
      <w:r w:rsidR="00B8454E" w:rsidRPr="00424939">
        <w:rPr>
          <w:rPrChange w:id="15101" w:author="Summer 2023 updates" w:date="2024-07-31T13:42:00Z">
            <w:rPr>
              <w:rFonts w:ascii="Garamond" w:hAnsi="Garamond"/>
              <w:color w:val="000000" w:themeColor="text1"/>
              <w:sz w:val="22"/>
            </w:rPr>
          </w:rPrChange>
        </w:rPr>
        <w:fldChar w:fldCharType="begin"/>
      </w:r>
      <w:r w:rsidR="00B8454E" w:rsidRPr="00424939">
        <w:rPr>
          <w:rPrChange w:id="15102" w:author="Summer 2023 updates" w:date="2024-07-31T13:42:00Z">
            <w:rPr>
              <w:rFonts w:ascii="Garamond" w:hAnsi="Garamond"/>
              <w:color w:val="000000" w:themeColor="text1"/>
            </w:rPr>
          </w:rPrChange>
        </w:rPr>
        <w:instrText xml:space="preserve"> XE "</w:instrText>
      </w:r>
      <w:del w:id="15103" w:author="Summer 2023 updates" w:date="2024-07-31T13:42:00Z">
        <w:r w:rsidR="00B8454E" w:rsidRPr="00424939">
          <w:rPr>
            <w:rStyle w:val="Strong"/>
            <w:rFonts w:ascii="Garamond" w:hAnsi="Garamond"/>
            <w:color w:val="000000" w:themeColor="text1"/>
          </w:rPr>
          <w:delInstrText>minor</w:delInstrText>
        </w:r>
      </w:del>
      <w:ins w:id="15104"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5105" w:author="Summer 2023 updates" w:date="2024-07-31T13:42:00Z">
            <w:rPr>
              <w:rFonts w:ascii="Garamond" w:hAnsi="Garamond"/>
              <w:color w:val="000000" w:themeColor="text1"/>
            </w:rPr>
          </w:rPrChange>
        </w:rPr>
        <w:instrText xml:space="preserve">" </w:instrText>
      </w:r>
      <w:r w:rsidR="00B8454E" w:rsidRPr="00424939">
        <w:rPr>
          <w:rPrChange w:id="15106" w:author="Summer 2023 updates" w:date="2024-07-31T13:42:00Z">
            <w:rPr>
              <w:rFonts w:ascii="Garamond" w:hAnsi="Garamond"/>
              <w:color w:val="000000" w:themeColor="text1"/>
              <w:sz w:val="22"/>
            </w:rPr>
          </w:rPrChange>
        </w:rPr>
        <w:fldChar w:fldCharType="end"/>
      </w:r>
      <w:r w:rsidR="00ED3B13" w:rsidRPr="00424939">
        <w:rPr>
          <w:rPrChange w:id="15107" w:author="Summer 2023 updates" w:date="2024-07-31T13:42:00Z">
            <w:rPr>
              <w:rFonts w:ascii="Garamond" w:hAnsi="Garamond"/>
              <w:color w:val="000000" w:themeColor="text1"/>
              <w:sz w:val="22"/>
            </w:rPr>
          </w:rPrChange>
        </w:rPr>
        <w:t xml:space="preserve"> in both </w:t>
      </w:r>
      <w:r w:rsidR="00ED3B13" w:rsidRPr="003B4409">
        <w:rPr>
          <w:rStyle w:val="Strong"/>
          <w:rFonts w:ascii="Garamond" w:hAnsi="Garamond"/>
          <w:color w:val="000000" w:themeColor="text1"/>
        </w:rPr>
        <w:t>communication studies</w:t>
      </w:r>
      <w:r w:rsidR="00ED3B13" w:rsidRPr="00424939">
        <w:rPr>
          <w:rPrChange w:id="15108" w:author="Summer 2023 updates" w:date="2024-07-31T13:42:00Z">
            <w:rPr>
              <w:rFonts w:ascii="Garamond" w:hAnsi="Garamond"/>
              <w:color w:val="000000" w:themeColor="text1"/>
              <w:sz w:val="22"/>
            </w:rPr>
          </w:rPrChange>
        </w:rPr>
        <w:t xml:space="preserve"> (</w:t>
      </w:r>
      <w:r w:rsidR="00DD3CE3" w:rsidRPr="00424939">
        <w:rPr>
          <w:rPrChange w:id="15109" w:author="Summer 2023 updates" w:date="2024-07-31T13:42:00Z">
            <w:rPr>
              <w:rFonts w:ascii="Garamond" w:hAnsi="Garamond"/>
              <w:color w:val="000000" w:themeColor="text1"/>
              <w:sz w:val="22"/>
            </w:rPr>
          </w:rPrChange>
        </w:rPr>
        <w:t>s</w:t>
      </w:r>
      <w:r w:rsidR="001F54CB" w:rsidRPr="00424939">
        <w:rPr>
          <w:rPrChange w:id="15110" w:author="Summer 2023 updates" w:date="2024-07-31T13:42:00Z">
            <w:rPr>
              <w:rFonts w:ascii="Garamond" w:hAnsi="Garamond"/>
              <w:color w:val="000000" w:themeColor="text1"/>
              <w:sz w:val="22"/>
            </w:rPr>
          </w:rPrChange>
        </w:rPr>
        <w:t>ee p.</w:t>
      </w:r>
      <w:r w:rsidR="00ED3B13" w:rsidRPr="00424939">
        <w:rPr>
          <w:rPrChange w:id="15111" w:author="Summer 2023 updates" w:date="2024-07-31T13:42:00Z">
            <w:rPr>
              <w:rFonts w:ascii="Garamond" w:hAnsi="Garamond"/>
              <w:color w:val="000000" w:themeColor="text1"/>
              <w:sz w:val="22"/>
            </w:rPr>
          </w:rPrChange>
        </w:rPr>
        <w:t xml:space="preserve"> </w:t>
      </w:r>
      <w:r w:rsidR="00D949F1" w:rsidRPr="00424939">
        <w:rPr>
          <w:rPrChange w:id="15112" w:author="Summer 2023 updates" w:date="2024-07-31T13:42:00Z">
            <w:rPr>
              <w:rFonts w:ascii="Garamond" w:hAnsi="Garamond"/>
              <w:color w:val="000000" w:themeColor="text1"/>
              <w:sz w:val="22"/>
            </w:rPr>
          </w:rPrChange>
        </w:rPr>
        <w:fldChar w:fldCharType="begin"/>
      </w:r>
      <w:r w:rsidR="00D949F1" w:rsidRPr="00424939">
        <w:instrText xml:space="preserve"> PAGEREF _Ref14178957 \h </w:instrText>
      </w:r>
      <w:r w:rsidR="00D949F1" w:rsidRPr="00424939">
        <w:rPr>
          <w:rPrChange w:id="15113" w:author="Summer 2023 updates" w:date="2024-07-31T13:42:00Z">
            <w:rPr>
              <w:rFonts w:ascii="Garamond" w:hAnsi="Garamond"/>
              <w:color w:val="000000" w:themeColor="text1"/>
              <w:sz w:val="22"/>
            </w:rPr>
          </w:rPrChange>
        </w:rPr>
        <w:fldChar w:fldCharType="separate"/>
      </w:r>
      <w:r w:rsidR="00A74DA0">
        <w:rPr>
          <w:noProof/>
        </w:rPr>
        <w:t>105</w:t>
      </w:r>
      <w:r w:rsidR="00D949F1" w:rsidRPr="00424939">
        <w:rPr>
          <w:rPrChange w:id="15114" w:author="Summer 2023 updates" w:date="2024-07-31T13:42:00Z">
            <w:rPr>
              <w:rFonts w:ascii="Garamond" w:hAnsi="Garamond"/>
              <w:color w:val="000000" w:themeColor="text1"/>
              <w:sz w:val="22"/>
            </w:rPr>
          </w:rPrChange>
        </w:rPr>
        <w:fldChar w:fldCharType="end"/>
      </w:r>
      <w:r w:rsidR="00ED3B13" w:rsidRPr="00424939">
        <w:rPr>
          <w:rPrChange w:id="15115" w:author="Summer 2023 updates" w:date="2024-07-31T13:42:00Z">
            <w:rPr>
              <w:rFonts w:ascii="Garamond" w:hAnsi="Garamond"/>
              <w:color w:val="000000" w:themeColor="text1"/>
              <w:sz w:val="22"/>
            </w:rPr>
          </w:rPrChange>
        </w:rPr>
        <w:t xml:space="preserve">) and </w:t>
      </w:r>
      <w:r w:rsidR="00ED3B13" w:rsidRPr="003B4409">
        <w:rPr>
          <w:rStyle w:val="Strong"/>
          <w:rFonts w:ascii="Garamond" w:hAnsi="Garamond"/>
          <w:color w:val="000000" w:themeColor="text1"/>
        </w:rPr>
        <w:t>writing</w:t>
      </w:r>
      <w:r w:rsidR="00ED3B13" w:rsidRPr="00424939">
        <w:rPr>
          <w:rPrChange w:id="15116" w:author="Summer 2023 updates" w:date="2024-07-31T13:42:00Z">
            <w:rPr>
              <w:rFonts w:ascii="Garamond" w:hAnsi="Garamond"/>
              <w:color w:val="000000" w:themeColor="text1"/>
              <w:sz w:val="22"/>
            </w:rPr>
          </w:rPrChange>
        </w:rPr>
        <w:t xml:space="preserve"> (</w:t>
      </w:r>
      <w:r w:rsidR="00DD3CE3" w:rsidRPr="00424939">
        <w:rPr>
          <w:rPrChange w:id="15117" w:author="Summer 2023 updates" w:date="2024-07-31T13:42:00Z">
            <w:rPr>
              <w:rFonts w:ascii="Garamond" w:hAnsi="Garamond"/>
              <w:color w:val="000000" w:themeColor="text1"/>
              <w:sz w:val="22"/>
            </w:rPr>
          </w:rPrChange>
        </w:rPr>
        <w:t>s</w:t>
      </w:r>
      <w:r w:rsidR="001F54CB" w:rsidRPr="00424939">
        <w:rPr>
          <w:rPrChange w:id="15118" w:author="Summer 2023 updates" w:date="2024-07-31T13:42:00Z">
            <w:rPr>
              <w:rFonts w:ascii="Garamond" w:hAnsi="Garamond"/>
              <w:color w:val="000000" w:themeColor="text1"/>
              <w:sz w:val="22"/>
            </w:rPr>
          </w:rPrChange>
        </w:rPr>
        <w:t>ee p.</w:t>
      </w:r>
      <w:r w:rsidR="00ED3B13" w:rsidRPr="00424939">
        <w:rPr>
          <w:rPrChange w:id="15119" w:author="Summer 2023 updates" w:date="2024-07-31T13:42:00Z">
            <w:rPr>
              <w:rFonts w:ascii="Garamond" w:hAnsi="Garamond"/>
              <w:color w:val="000000" w:themeColor="text1"/>
              <w:sz w:val="22"/>
            </w:rPr>
          </w:rPrChange>
        </w:rPr>
        <w:t xml:space="preserve"> </w:t>
      </w:r>
      <w:r w:rsidR="00D949F1" w:rsidRPr="00424939">
        <w:rPr>
          <w:rPrChange w:id="15120" w:author="Summer 2023 updates" w:date="2024-07-31T13:42:00Z">
            <w:rPr>
              <w:rFonts w:ascii="Garamond" w:hAnsi="Garamond"/>
              <w:color w:val="000000" w:themeColor="text1"/>
              <w:sz w:val="22"/>
            </w:rPr>
          </w:rPrChange>
        </w:rPr>
        <w:fldChar w:fldCharType="begin"/>
      </w:r>
      <w:r w:rsidR="00D949F1" w:rsidRPr="00424939">
        <w:instrText xml:space="preserve"> PAGEREF _Ref14178970 \h </w:instrText>
      </w:r>
      <w:r w:rsidR="00D949F1" w:rsidRPr="00424939">
        <w:rPr>
          <w:rPrChange w:id="15121" w:author="Summer 2023 updates" w:date="2024-07-31T13:42:00Z">
            <w:rPr>
              <w:rFonts w:ascii="Garamond" w:hAnsi="Garamond"/>
              <w:color w:val="000000" w:themeColor="text1"/>
              <w:sz w:val="22"/>
            </w:rPr>
          </w:rPrChange>
        </w:rPr>
        <w:fldChar w:fldCharType="separate"/>
      </w:r>
      <w:r w:rsidR="00A74DA0">
        <w:rPr>
          <w:noProof/>
        </w:rPr>
        <w:t>224</w:t>
      </w:r>
      <w:r w:rsidR="00D949F1" w:rsidRPr="00424939">
        <w:rPr>
          <w:rPrChange w:id="15122" w:author="Summer 2023 updates" w:date="2024-07-31T13:42:00Z">
            <w:rPr>
              <w:rFonts w:ascii="Garamond" w:hAnsi="Garamond"/>
              <w:color w:val="000000" w:themeColor="text1"/>
              <w:sz w:val="22"/>
            </w:rPr>
          </w:rPrChange>
        </w:rPr>
        <w:fldChar w:fldCharType="end"/>
      </w:r>
      <w:r w:rsidR="00ED3B13" w:rsidRPr="00424939">
        <w:rPr>
          <w:rPrChange w:id="15123" w:author="Summer 2023 updates" w:date="2024-07-31T13:42:00Z">
            <w:rPr>
              <w:rFonts w:ascii="Garamond" w:hAnsi="Garamond"/>
              <w:color w:val="000000" w:themeColor="text1"/>
              <w:sz w:val="22"/>
            </w:rPr>
          </w:rPrChange>
        </w:rPr>
        <w:t>) and</w:t>
      </w:r>
      <w:r w:rsidR="004D1235" w:rsidRPr="00424939">
        <w:rPr>
          <w:rPrChange w:id="15124" w:author="Summer 2023 updates" w:date="2024-07-31T13:42:00Z">
            <w:rPr>
              <w:rFonts w:ascii="Garamond" w:hAnsi="Garamond"/>
              <w:color w:val="000000" w:themeColor="text1"/>
              <w:sz w:val="22"/>
            </w:rPr>
          </w:rPrChange>
        </w:rPr>
        <w:t xml:space="preserve"> is responsible for offering courses in the study and practice of academic prose, non-fiction writing, journalism, and communication studies.  </w:t>
      </w:r>
    </w:p>
    <w:p w14:paraId="23BC258F" w14:textId="77777777" w:rsidR="00E61999" w:rsidRPr="00424939" w:rsidRDefault="00E61999" w:rsidP="004B040F">
      <w:pPr>
        <w:pStyle w:val="Noparagraphstyle"/>
        <w:spacing w:after="60" w:line="240" w:lineRule="auto"/>
        <w:jc w:val="left"/>
        <w:rPr>
          <w:rFonts w:ascii="Garamond" w:hAnsi="Garamond" w:cs="Times New Roman"/>
          <w:color w:val="000000" w:themeColor="text1"/>
          <w:sz w:val="22"/>
          <w:szCs w:val="22"/>
        </w:rPr>
      </w:pPr>
    </w:p>
    <w:p w14:paraId="16271792" w14:textId="23FD4869" w:rsidR="004D1235" w:rsidRPr="00424939" w:rsidRDefault="009975A4" w:rsidP="009500C9">
      <w:pPr>
        <w:pStyle w:val="Heading4"/>
        <w:spacing w:before="120"/>
        <w:rPr>
          <w:rFonts w:ascii="Garamond" w:hAnsi="Garamond" w:cs="Times New Roman"/>
          <w:color w:val="000000" w:themeColor="text1"/>
        </w:rPr>
        <w:pPrChange w:id="15125" w:author="Summer 2023 updates" w:date="2024-07-31T13:42:00Z">
          <w:pPr>
            <w:pStyle w:val="Heading4"/>
          </w:pPr>
        </w:pPrChange>
      </w:pPr>
      <w:bookmarkStart w:id="15126" w:name="_Toc141355789"/>
      <w:bookmarkStart w:id="15127" w:name="_Toc110005270"/>
      <w:r w:rsidRPr="00424939">
        <w:rPr>
          <w:rFonts w:ascii="Garamond" w:hAnsi="Garamond" w:cs="Times New Roman"/>
          <w:color w:val="000000" w:themeColor="text1"/>
        </w:rPr>
        <w:t>—Writing</w:t>
      </w:r>
      <w:bookmarkEnd w:id="15126"/>
      <w:bookmarkEnd w:id="15127"/>
      <w:r w:rsidR="00B76E1A" w:rsidRPr="00424939">
        <w:rPr>
          <w:rFonts w:ascii="Garamond" w:hAnsi="Garamond" w:cs="Times New Roman"/>
          <w:color w:val="000000" w:themeColor="text1"/>
        </w:rPr>
        <w:fldChar w:fldCharType="begin"/>
      </w:r>
      <w:r w:rsidR="00B76E1A" w:rsidRPr="00424939">
        <w:rPr>
          <w:rFonts w:ascii="Garamond" w:hAnsi="Garamond" w:cs="Times New Roman"/>
          <w:color w:val="000000" w:themeColor="text1"/>
        </w:rPr>
        <w:instrText xml:space="preserve"> XE "</w:instrText>
      </w:r>
      <w:r w:rsidR="00B76E1A" w:rsidRPr="00424939">
        <w:rPr>
          <w:rFonts w:ascii="Garamond" w:hAnsi="Garamond" w:cs="Times New Roman"/>
          <w:b w:val="0"/>
          <w:smallCaps w:val="0"/>
          <w:color w:val="000000" w:themeColor="text1"/>
        </w:rPr>
        <w:instrText>Writing</w:instrText>
      </w:r>
      <w:r w:rsidR="00B76E1A" w:rsidRPr="00424939">
        <w:rPr>
          <w:rFonts w:ascii="Garamond" w:hAnsi="Garamond" w:cs="Times New Roman"/>
          <w:color w:val="000000" w:themeColor="text1"/>
        </w:rPr>
        <w:instrText xml:space="preserve">" </w:instrText>
      </w:r>
      <w:r w:rsidR="00B76E1A" w:rsidRPr="00424939">
        <w:rPr>
          <w:rFonts w:ascii="Garamond" w:hAnsi="Garamond" w:cs="Times New Roman"/>
          <w:color w:val="000000" w:themeColor="text1"/>
        </w:rPr>
        <w:fldChar w:fldCharType="end"/>
      </w:r>
    </w:p>
    <w:p w14:paraId="1C2E6D8E" w14:textId="51176BFA" w:rsidR="00442B73" w:rsidRDefault="00442B73" w:rsidP="00810954">
      <w:pPr>
        <w:pStyle w:val="Noparagraphstyle"/>
        <w:spacing w:after="6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writing major (within the Rhetoric</w:t>
      </w:r>
      <w:r w:rsidR="00B8454E" w:rsidRPr="00424939">
        <w:rPr>
          <w:rFonts w:ascii="Garamond" w:hAnsi="Garamond" w:cs="Times New Roman"/>
          <w:color w:val="000000" w:themeColor="text1"/>
          <w:sz w:val="22"/>
          <w:szCs w:val="22"/>
        </w:rPr>
        <w:fldChar w:fldCharType="begin"/>
      </w:r>
      <w:r w:rsidR="00B8454E" w:rsidRPr="00424939">
        <w:rPr>
          <w:rFonts w:ascii="Garamond" w:hAnsi="Garamond" w:cs="Times New Roman"/>
          <w:color w:val="000000" w:themeColor="text1"/>
          <w:sz w:val="22"/>
          <w:szCs w:val="22"/>
        </w:rPr>
        <w:instrText xml:space="preserve"> XE "Rhetoric"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department) is designed to help students become skilled, reflective writers capable of composing texts in a variety of genres, responding effectively to diverse rhetorical situations. </w:t>
      </w:r>
    </w:p>
    <w:p w14:paraId="0A962506" w14:textId="77777777" w:rsidR="00E61999" w:rsidRPr="00424939" w:rsidRDefault="00E61999" w:rsidP="00810954">
      <w:pPr>
        <w:pStyle w:val="Noparagraphstyle"/>
        <w:spacing w:after="60" w:line="240" w:lineRule="auto"/>
        <w:jc w:val="left"/>
        <w:rPr>
          <w:rFonts w:ascii="Garamond" w:hAnsi="Garamond" w:cs="Times New Roman"/>
          <w:color w:val="000000" w:themeColor="text1"/>
          <w:sz w:val="22"/>
          <w:szCs w:val="22"/>
        </w:rPr>
      </w:pPr>
    </w:p>
    <w:p w14:paraId="74C00085" w14:textId="29D2A4D0" w:rsidR="004D1235" w:rsidRPr="00424939" w:rsidRDefault="004D1235" w:rsidP="009500C9">
      <w:pPr>
        <w:spacing w:before="120" w:after="0"/>
        <w:rPr>
          <w:rFonts w:cs="Times New Roman"/>
          <w:b/>
          <w:color w:val="000000" w:themeColor="text1"/>
        </w:rPr>
        <w:pPrChange w:id="15128" w:author="Summer 2023 updates" w:date="2024-07-31T13:42:00Z">
          <w:pPr>
            <w:spacing w:after="0"/>
          </w:pPr>
        </w:pPrChange>
      </w:pPr>
      <w:r w:rsidRPr="00424939">
        <w:rPr>
          <w:rFonts w:cs="Times New Roman"/>
          <w:b/>
          <w:color w:val="000000" w:themeColor="text1"/>
        </w:rPr>
        <w:t>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Major</w:t>
      </w:r>
    </w:p>
    <w:p w14:paraId="4447F4C5" w14:textId="64C73568" w:rsidR="004D1235" w:rsidRDefault="00AE581C" w:rsidP="00AE581C">
      <w:pPr>
        <w:spacing w:after="40"/>
        <w:rPr>
          <w:rFonts w:cs="Times New Roman"/>
          <w:color w:val="000000" w:themeColor="text1"/>
        </w:rPr>
      </w:pPr>
      <w:r w:rsidRPr="00424939">
        <w:rPr>
          <w:rFonts w:cs="Times New Roman"/>
          <w:color w:val="000000" w:themeColor="text1"/>
        </w:rPr>
        <w:t>A major in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requires a cumulative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in all courses counted toward the major</w:t>
      </w:r>
      <w:r w:rsidR="004D1235" w:rsidRPr="00424939">
        <w:rPr>
          <w:rFonts w:cs="Times New Roman"/>
          <w:color w:val="000000" w:themeColor="text1"/>
        </w:rPr>
        <w:t>.</w:t>
      </w:r>
    </w:p>
    <w:p w14:paraId="4958B33E" w14:textId="77777777" w:rsidR="00F8372A" w:rsidRPr="00424939" w:rsidRDefault="00F8372A" w:rsidP="00AE581C">
      <w:pPr>
        <w:spacing w:after="40"/>
        <w:rPr>
          <w:rFonts w:cs="Times New Roman"/>
          <w:color w:val="000000" w:themeColor="text1"/>
        </w:rPr>
      </w:pPr>
    </w:p>
    <w:p w14:paraId="1B7572F8" w14:textId="77777777" w:rsidR="003175B6" w:rsidRPr="00424939" w:rsidRDefault="003175B6" w:rsidP="00E500FB">
      <w:pPr>
        <w:widowControl w:val="0"/>
        <w:numPr>
          <w:ilvl w:val="0"/>
          <w:numId w:val="35"/>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rPr>
      </w:pPr>
      <w:r w:rsidRPr="00424939">
        <w:rPr>
          <w:rFonts w:cs="Times New Roman"/>
          <w:color w:val="000000" w:themeColor="text1"/>
        </w:rPr>
        <w:t>RHE-200 Rhetorical Theory &amp; Practice</w:t>
      </w:r>
    </w:p>
    <w:p w14:paraId="03C85EBA" w14:textId="77777777" w:rsidR="003175B6" w:rsidRPr="00424939" w:rsidRDefault="003175B6" w:rsidP="00E500FB">
      <w:pPr>
        <w:widowControl w:val="0"/>
        <w:numPr>
          <w:ilvl w:val="0"/>
          <w:numId w:val="35"/>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w:t>
      </w:r>
    </w:p>
    <w:p w14:paraId="38B8CBC4" w14:textId="77777777" w:rsidR="00A263BA" w:rsidRDefault="003175B6"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rFonts w:cs="Times New Roman"/>
          <w:color w:val="000000" w:themeColor="text1"/>
        </w:rPr>
      </w:pPr>
      <w:r w:rsidRPr="00424939">
        <w:rPr>
          <w:rFonts w:cs="Times New Roman"/>
          <w:color w:val="000000" w:themeColor="text1"/>
        </w:rPr>
        <w:t>RHE-</w:t>
      </w:r>
      <w:r w:rsidR="007C5047" w:rsidRPr="00424939">
        <w:rPr>
          <w:rFonts w:cs="Times New Roman"/>
          <w:color w:val="000000" w:themeColor="text1"/>
        </w:rPr>
        <w:t>225</w:t>
      </w:r>
      <w:r w:rsidRPr="00424939">
        <w:rPr>
          <w:rFonts w:cs="Times New Roman"/>
          <w:color w:val="000000" w:themeColor="text1"/>
        </w:rPr>
        <w:t xml:space="preserve"> </w:t>
      </w:r>
      <w:r w:rsidR="006A110C" w:rsidRPr="00424939">
        <w:rPr>
          <w:rFonts w:cs="Times New Roman"/>
          <w:color w:val="000000" w:themeColor="text1"/>
        </w:rPr>
        <w:t xml:space="preserve">Journalism and </w:t>
      </w:r>
      <w:r w:rsidRPr="00424939">
        <w:rPr>
          <w:rFonts w:cs="Times New Roman"/>
          <w:color w:val="000000" w:themeColor="text1"/>
        </w:rPr>
        <w:t>Media 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Workshop</w:t>
      </w:r>
      <w:r w:rsidR="00F63503">
        <w:rPr>
          <w:rFonts w:cs="Times New Roman"/>
          <w:color w:val="000000" w:themeColor="text1"/>
        </w:rPr>
        <w:t xml:space="preserve"> (WE)</w:t>
      </w:r>
    </w:p>
    <w:p w14:paraId="05D758BA" w14:textId="4C64EC6E" w:rsidR="003175B6" w:rsidRPr="00424939" w:rsidRDefault="00A263BA" w:rsidP="00A263BA">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0"/>
        <w:rPr>
          <w:rFonts w:cs="Times New Roman"/>
          <w:color w:val="000000" w:themeColor="text1"/>
        </w:rPr>
      </w:pPr>
      <w:r>
        <w:rPr>
          <w:rFonts w:cs="Times New Roman"/>
          <w:color w:val="000000" w:themeColor="text1"/>
        </w:rPr>
        <w:t>RHE-255 The Essay</w:t>
      </w:r>
      <w:r w:rsidR="001C4908">
        <w:rPr>
          <w:rFonts w:cs="Times New Roman"/>
          <w:color w:val="000000" w:themeColor="text1"/>
        </w:rPr>
        <w:t xml:space="preserve"> (WE)</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p>
    <w:p w14:paraId="3173801C" w14:textId="77777777" w:rsidR="003175B6" w:rsidRPr="00424939" w:rsidRDefault="003175B6" w:rsidP="00E500FB">
      <w:pPr>
        <w:widowControl w:val="0"/>
        <w:numPr>
          <w:ilvl w:val="0"/>
          <w:numId w:val="35"/>
        </w:numPr>
        <w:tabs>
          <w:tab w:val="left" w:pos="-120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rPr>
          <w:rFonts w:cs="Times New Roman"/>
          <w:color w:val="000000" w:themeColor="text1"/>
          <w:u w:val="single"/>
        </w:rPr>
      </w:pPr>
      <w:r w:rsidRPr="00424939">
        <w:rPr>
          <w:rFonts w:cs="Times New Roman"/>
          <w:color w:val="000000" w:themeColor="text1"/>
          <w:u w:val="single"/>
        </w:rPr>
        <w:t xml:space="preserve">One </w:t>
      </w:r>
      <w:r w:rsidRPr="00424939">
        <w:rPr>
          <w:rFonts w:cs="Times New Roman"/>
          <w:color w:val="000000" w:themeColor="text1"/>
        </w:rPr>
        <w:t>of the following:</w:t>
      </w:r>
    </w:p>
    <w:p w14:paraId="0D003143" w14:textId="0138BC41" w:rsidR="003175B6" w:rsidRDefault="003175B6"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424939">
        <w:rPr>
          <w:rFonts w:cs="Times New Roman"/>
          <w:color w:val="000000" w:themeColor="text1"/>
        </w:rPr>
        <w:t>RHE-</w:t>
      </w:r>
      <w:r w:rsidR="007C5047" w:rsidRPr="00424939">
        <w:rPr>
          <w:rFonts w:cs="Times New Roman"/>
          <w:color w:val="000000" w:themeColor="text1"/>
        </w:rPr>
        <w:t>377</w:t>
      </w:r>
      <w:r w:rsidRPr="00424939">
        <w:rPr>
          <w:rFonts w:cs="Times New Roman"/>
          <w:color w:val="000000" w:themeColor="text1"/>
        </w:rPr>
        <w:t xml:space="preserve"> Cultural Studies</w:t>
      </w:r>
      <w:r w:rsidR="00C46882">
        <w:rPr>
          <w:rFonts w:cs="Times New Roman"/>
          <w:color w:val="000000" w:themeColor="text1"/>
        </w:rPr>
        <w:t xml:space="preserve"> (WE)</w:t>
      </w:r>
    </w:p>
    <w:p w14:paraId="789ABCDC" w14:textId="3AC6148E" w:rsidR="00E2766D" w:rsidRPr="00E2766D" w:rsidRDefault="00E2766D" w:rsidP="00E437A5">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E2766D">
        <w:rPr>
          <w:rFonts w:cs="Arial-BoldMT"/>
          <w:bCs/>
        </w:rPr>
        <w:t>COM-382/RHE-382 Research Methods: Rhetorical/Critical (WE)</w:t>
      </w:r>
    </w:p>
    <w:p w14:paraId="0A726A6E" w14:textId="4D0D4906" w:rsidR="00E2766D" w:rsidRPr="00E16779" w:rsidRDefault="003175B6" w:rsidP="00E500FB">
      <w:pPr>
        <w:pStyle w:val="Noparagraphstyle"/>
        <w:numPr>
          <w:ilvl w:val="0"/>
          <w:numId w:val="35"/>
        </w:numPr>
        <w:tabs>
          <w:tab w:val="num" w:pos="1440"/>
        </w:tabs>
        <w:spacing w:line="240" w:lineRule="auto"/>
        <w:jc w:val="left"/>
        <w:rPr>
          <w:rFonts w:ascii="Garamond" w:hAnsi="Garamond" w:cs="Times New Roman"/>
          <w:color w:val="000000" w:themeColor="text1"/>
          <w:sz w:val="22"/>
          <w:szCs w:val="22"/>
        </w:rPr>
      </w:pPr>
      <w:r w:rsidRPr="00E2766D">
        <w:rPr>
          <w:rFonts w:ascii="Garamond" w:hAnsi="Garamond" w:cs="Times New Roman"/>
          <w:color w:val="000000" w:themeColor="text1"/>
          <w:sz w:val="22"/>
          <w:szCs w:val="22"/>
          <w:u w:val="single"/>
        </w:rPr>
        <w:t>Six</w:t>
      </w:r>
      <w:r w:rsidRPr="00E2766D">
        <w:rPr>
          <w:rFonts w:ascii="Garamond" w:hAnsi="Garamond" w:cs="Times New Roman"/>
          <w:color w:val="000000" w:themeColor="text1"/>
          <w:sz w:val="22"/>
          <w:szCs w:val="22"/>
        </w:rPr>
        <w:t xml:space="preserve"> c</w:t>
      </w:r>
      <w:r w:rsidR="00E2766D" w:rsidRPr="00E2766D">
        <w:rPr>
          <w:rFonts w:ascii="Garamond" w:hAnsi="Garamond" w:cs="Times New Roman"/>
          <w:color w:val="000000" w:themeColor="text1"/>
          <w:sz w:val="22"/>
          <w:szCs w:val="22"/>
        </w:rPr>
        <w:t>redits</w:t>
      </w:r>
      <w:r w:rsidRPr="00E2766D">
        <w:rPr>
          <w:rFonts w:ascii="Garamond" w:hAnsi="Garamond" w:cs="Times New Roman"/>
          <w:color w:val="000000" w:themeColor="text1"/>
          <w:sz w:val="22"/>
          <w:szCs w:val="22"/>
        </w:rPr>
        <w:t>,</w:t>
      </w:r>
      <w:r w:rsidR="00E2766D" w:rsidRPr="00E2766D">
        <w:rPr>
          <w:rFonts w:ascii="Garamond" w:hAnsi="Garamond" w:cs="Times New Roman"/>
          <w:color w:val="000000" w:themeColor="text1"/>
          <w:sz w:val="22"/>
          <w:szCs w:val="22"/>
        </w:rPr>
        <w:t xml:space="preserve"> including any course with an RHE prefix not already </w:t>
      </w:r>
      <w:r w:rsidR="00E2766D">
        <w:rPr>
          <w:rFonts w:ascii="Garamond" w:hAnsi="Garamond" w:cs="Times New Roman"/>
          <w:color w:val="000000" w:themeColor="text1"/>
          <w:sz w:val="22"/>
          <w:szCs w:val="22"/>
        </w:rPr>
        <w:t xml:space="preserve">fulfilling </w:t>
      </w:r>
      <w:r w:rsidR="00E2766D" w:rsidRPr="00E2766D">
        <w:rPr>
          <w:rFonts w:ascii="Garamond" w:hAnsi="Garamond" w:cs="Times New Roman"/>
          <w:color w:val="000000" w:themeColor="text1"/>
          <w:sz w:val="22"/>
          <w:szCs w:val="22"/>
        </w:rPr>
        <w:t>another requirement, or any of the courses from the list below</w:t>
      </w:r>
      <w:r w:rsidR="00E2766D" w:rsidRPr="00E16779">
        <w:rPr>
          <w:rFonts w:ascii="Garamond" w:hAnsi="Garamond" w:cs="Times New Roman"/>
          <w:color w:val="000000" w:themeColor="text1"/>
          <w:sz w:val="22"/>
          <w:szCs w:val="22"/>
        </w:rPr>
        <w:t xml:space="preserve">. No more than two courses with </w:t>
      </w:r>
      <w:r w:rsidR="00F967B4" w:rsidRPr="00E16779">
        <w:rPr>
          <w:rFonts w:ascii="Garamond" w:hAnsi="Garamond" w:cs="Times New Roman"/>
          <w:color w:val="000000" w:themeColor="text1"/>
          <w:sz w:val="22"/>
          <w:szCs w:val="22"/>
        </w:rPr>
        <w:t xml:space="preserve">the </w:t>
      </w:r>
      <w:r w:rsidR="00E2766D" w:rsidRPr="00E16779">
        <w:rPr>
          <w:rFonts w:ascii="Garamond" w:hAnsi="Garamond" w:cs="Times New Roman"/>
          <w:color w:val="000000" w:themeColor="text1"/>
          <w:sz w:val="22"/>
          <w:szCs w:val="22"/>
        </w:rPr>
        <w:t>CRW or CO</w:t>
      </w:r>
      <w:r w:rsidR="00BC380B" w:rsidRPr="00E16779">
        <w:rPr>
          <w:rFonts w:ascii="Garamond" w:hAnsi="Garamond" w:cs="Times New Roman"/>
          <w:color w:val="000000" w:themeColor="text1"/>
          <w:sz w:val="22"/>
          <w:szCs w:val="22"/>
        </w:rPr>
        <w:t>M</w:t>
      </w:r>
      <w:r w:rsidR="00E2766D" w:rsidRPr="00E16779">
        <w:rPr>
          <w:rFonts w:ascii="Garamond" w:hAnsi="Garamond" w:cs="Times New Roman"/>
          <w:color w:val="000000" w:themeColor="text1"/>
          <w:sz w:val="22"/>
          <w:szCs w:val="22"/>
        </w:rPr>
        <w:t xml:space="preserve"> prefix may count toward the major.</w:t>
      </w:r>
    </w:p>
    <w:p w14:paraId="16726420" w14:textId="69813158" w:rsidR="002E1265" w:rsidRPr="00E2766D" w:rsidRDefault="002E1265" w:rsidP="00E2766D">
      <w:pPr>
        <w:pStyle w:val="Noparagraphstyle"/>
        <w:spacing w:line="240" w:lineRule="auto"/>
        <w:ind w:left="360"/>
        <w:jc w:val="left"/>
        <w:rPr>
          <w:rFonts w:ascii="Garamond" w:hAnsi="Garamond" w:cs="Times New Roman"/>
          <w:color w:val="000000" w:themeColor="text1"/>
          <w:sz w:val="22"/>
          <w:szCs w:val="22"/>
        </w:rPr>
      </w:pPr>
      <w:r w:rsidRPr="00E2766D">
        <w:rPr>
          <w:rFonts w:ascii="Garamond" w:hAnsi="Garamond" w:cs="Times New Roman"/>
          <w:color w:val="000000" w:themeColor="text1"/>
          <w:sz w:val="22"/>
          <w:szCs w:val="22"/>
        </w:rPr>
        <w:t xml:space="preserve">COM-241 Introduction to Multimedia Journalism </w:t>
      </w:r>
      <w:r w:rsidR="00BA3F5E" w:rsidRPr="00E2766D">
        <w:rPr>
          <w:rFonts w:ascii="Garamond" w:hAnsi="Garamond" w:cs="Times New Roman"/>
          <w:color w:val="000000" w:themeColor="text1"/>
          <w:sz w:val="22"/>
          <w:szCs w:val="22"/>
        </w:rPr>
        <w:t xml:space="preserve">(WE) </w:t>
      </w:r>
    </w:p>
    <w:p w14:paraId="23A75D77" w14:textId="77777777" w:rsidR="003E1054"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COM-341 Digital Storytelling</w:t>
      </w:r>
      <w:r w:rsidR="00D74B71">
        <w:rPr>
          <w:rFonts w:ascii="Garamond" w:hAnsi="Garamond" w:cs="Times New Roman"/>
          <w:color w:val="000000" w:themeColor="text1"/>
          <w:sz w:val="22"/>
          <w:szCs w:val="22"/>
        </w:rPr>
        <w:t xml:space="preserve"> (WE)</w:t>
      </w:r>
    </w:p>
    <w:p w14:paraId="2CBDD4B2" w14:textId="64DED88F" w:rsidR="003E1054" w:rsidRPr="003E1054" w:rsidRDefault="003E1054" w:rsidP="003E1054">
      <w:pPr>
        <w:autoSpaceDE w:val="0"/>
        <w:autoSpaceDN w:val="0"/>
        <w:adjustRightInd w:val="0"/>
        <w:spacing w:after="0"/>
        <w:ind w:firstLine="360"/>
        <w:rPr>
          <w:rFonts w:cs="Arial-BoldMT"/>
          <w:bCs/>
        </w:rPr>
      </w:pPr>
      <w:r w:rsidRPr="003E1054">
        <w:rPr>
          <w:rFonts w:cs="Arial-BoldMT"/>
          <w:bCs/>
        </w:rPr>
        <w:t xml:space="preserve">COM-361 Communication and Social Change </w:t>
      </w:r>
    </w:p>
    <w:p w14:paraId="09957647" w14:textId="77777777" w:rsidR="003E1054" w:rsidRPr="003E1054" w:rsidRDefault="003E1054" w:rsidP="003E1054">
      <w:pPr>
        <w:autoSpaceDE w:val="0"/>
        <w:autoSpaceDN w:val="0"/>
        <w:adjustRightInd w:val="0"/>
        <w:spacing w:after="0"/>
        <w:ind w:firstLine="360"/>
        <w:rPr>
          <w:rFonts w:cs="Arial-BoldMT"/>
          <w:bCs/>
        </w:rPr>
      </w:pPr>
      <w:r w:rsidRPr="003E1054">
        <w:rPr>
          <w:rFonts w:cs="Arial-BoldMT"/>
          <w:bCs/>
        </w:rPr>
        <w:t>COM-362 U.S. Public Address (WE)</w:t>
      </w:r>
    </w:p>
    <w:p w14:paraId="6FF5F46B" w14:textId="44D22C41" w:rsidR="00F967B4" w:rsidRPr="00E2766D" w:rsidRDefault="00F967B4" w:rsidP="00F967B4">
      <w:pPr>
        <w:tabs>
          <w:tab w:val="left" w:pos="-1200"/>
          <w:tab w:val="left" w:pos="-720"/>
          <w:tab w:val="left" w:pos="360"/>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ind w:left="365"/>
        <w:rPr>
          <w:rFonts w:cs="Times New Roman"/>
          <w:color w:val="000000" w:themeColor="text1"/>
        </w:rPr>
      </w:pPr>
      <w:r w:rsidRPr="00E2766D">
        <w:rPr>
          <w:rFonts w:cs="Arial-BoldMT"/>
          <w:bCs/>
        </w:rPr>
        <w:t>COM-382/RHE-382 Research Methods: Rhetorical/Critical (WE)</w:t>
      </w:r>
      <w:r>
        <w:rPr>
          <w:rFonts w:cs="Arial-BoldMT"/>
          <w:bCs/>
        </w:rPr>
        <w:t xml:space="preserve"> (if not used to fulfill requirement #3)</w:t>
      </w:r>
    </w:p>
    <w:p w14:paraId="3F6CE78E" w14:textId="612EF7AE" w:rsidR="002E1265" w:rsidRPr="00424939" w:rsidRDefault="003E1054" w:rsidP="003E1054">
      <w:pPr>
        <w:pStyle w:val="Noparagraphstyle"/>
        <w:spacing w:line="240" w:lineRule="auto"/>
        <w:ind w:left="360"/>
        <w:jc w:val="left"/>
        <w:rPr>
          <w:rFonts w:ascii="Garamond" w:hAnsi="Garamond" w:cs="Times New Roman"/>
          <w:color w:val="000000" w:themeColor="text1"/>
          <w:sz w:val="22"/>
          <w:szCs w:val="22"/>
        </w:rPr>
      </w:pPr>
      <w:r w:rsidRPr="003E1054">
        <w:rPr>
          <w:rFonts w:ascii="Garamond" w:hAnsi="Garamond" w:cs="Arial-BoldMT"/>
          <w:bCs/>
          <w:sz w:val="22"/>
          <w:szCs w:val="22"/>
        </w:rPr>
        <w:t>COM-</w:t>
      </w:r>
      <w:del w:id="15129" w:author="Summer 2023 updates" w:date="2024-07-31T13:42:00Z">
        <w:r w:rsidRPr="003E1054">
          <w:rPr>
            <w:rFonts w:ascii="Garamond" w:hAnsi="Garamond" w:cs="Arial-BoldMT"/>
            <w:bCs/>
            <w:sz w:val="22"/>
            <w:szCs w:val="22"/>
          </w:rPr>
          <w:delText>462 Seminar</w:delText>
        </w:r>
      </w:del>
      <w:ins w:id="15130" w:author="Summer 2023 updates" w:date="2024-07-31T13:42:00Z">
        <w:r w:rsidR="00F25D5A">
          <w:rPr>
            <w:rFonts w:ascii="Garamond" w:hAnsi="Garamond" w:cs="Arial-BoldMT"/>
            <w:bCs/>
            <w:sz w:val="22"/>
            <w:szCs w:val="22"/>
          </w:rPr>
          <w:t>465/-467 Special Topics</w:t>
        </w:r>
      </w:ins>
      <w:r w:rsidR="00F25D5A">
        <w:rPr>
          <w:rFonts w:ascii="Garamond" w:hAnsi="Garamond" w:cs="Arial-BoldMT"/>
          <w:bCs/>
          <w:sz w:val="22"/>
          <w:szCs w:val="22"/>
        </w:rPr>
        <w:t xml:space="preserve"> in Public Discourse</w:t>
      </w:r>
      <w:del w:id="15131" w:author="Summer 2023 updates" w:date="2024-07-31T13:42:00Z">
        <w:r w:rsidRPr="003E1054">
          <w:rPr>
            <w:rFonts w:ascii="Garamond" w:hAnsi="Garamond" w:cs="Arial-BoldMT"/>
            <w:bCs/>
            <w:sz w:val="22"/>
            <w:szCs w:val="22"/>
          </w:rPr>
          <w:delText xml:space="preserve"> (WE)</w:delText>
        </w:r>
      </w:del>
    </w:p>
    <w:p w14:paraId="7A886105" w14:textId="793B6934"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CRW-115 </w:t>
      </w:r>
      <w:r w:rsidR="00F41F94" w:rsidRPr="00424939">
        <w:rPr>
          <w:rFonts w:ascii="Garamond" w:hAnsi="Garamond" w:cs="Times New Roman"/>
          <w:color w:val="000000" w:themeColor="text1"/>
        </w:rPr>
        <w:t>Exploring</w:t>
      </w:r>
      <w:r w:rsidR="00F41F9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Creative Writing</w:t>
      </w:r>
      <w:r w:rsidR="004F60A5">
        <w:rPr>
          <w:rFonts w:ascii="Garamond" w:hAnsi="Garamond" w:cs="Times New Roman"/>
          <w:color w:val="000000" w:themeColor="text1"/>
          <w:sz w:val="22"/>
          <w:szCs w:val="22"/>
        </w:rPr>
        <w:t xml:space="preserve"> (WE)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s="Times New Roman"/>
          <w:color w:val="000000" w:themeColor="text1"/>
          <w:sz w:val="22"/>
          <w:szCs w:val="22"/>
        </w:rPr>
        <w:fldChar w:fldCharType="end"/>
      </w:r>
    </w:p>
    <w:p w14:paraId="5CFEFC7E" w14:textId="1A6BB99C"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4F60A5">
        <w:rPr>
          <w:rFonts w:ascii="Garamond" w:hAnsi="Garamond" w:cs="Times New Roman"/>
          <w:color w:val="000000" w:themeColor="text1"/>
          <w:sz w:val="22"/>
          <w:szCs w:val="22"/>
        </w:rPr>
        <w:t xml:space="preserve"> (WE)</w:t>
      </w:r>
    </w:p>
    <w:p w14:paraId="6439CD89" w14:textId="21B2D4B9"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188EEE2B" w14:textId="15F2685C"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3E53A297" w14:textId="0517ED0B"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299152D3" w14:textId="6C0CE923"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47232592" w14:textId="019A3B64" w:rsidR="002E1265" w:rsidRPr="00424939" w:rsidRDefault="002E1265" w:rsidP="00E437A5">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1F7CCDA0" w14:textId="7CBFE014" w:rsidR="00E437A5" w:rsidRDefault="00E437A5" w:rsidP="00E500FB">
      <w:pPr>
        <w:pStyle w:val="Noparagraphstyle"/>
        <w:numPr>
          <w:ilvl w:val="0"/>
          <w:numId w:val="35"/>
        </w:numPr>
        <w:tabs>
          <w:tab w:val="num" w:pos="1440"/>
          <w:tab w:val="num" w:pos="4680"/>
        </w:tabs>
        <w:spacing w:line="228"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r w:rsidRPr="00424939">
        <w:rPr>
          <w:rFonts w:ascii="Garamond" w:hAnsi="Garamond" w:cs="Times New Roman"/>
          <w:color w:val="000000" w:themeColor="text1"/>
          <w:sz w:val="22"/>
          <w:szCs w:val="22"/>
          <w:u w:val="single"/>
        </w:rPr>
        <w:t>:</w:t>
      </w:r>
    </w:p>
    <w:p w14:paraId="3B8D4DFB" w14:textId="45F91FBE" w:rsidR="003E1054" w:rsidRPr="003E1054" w:rsidRDefault="003E1054" w:rsidP="003E1054">
      <w:pPr>
        <w:autoSpaceDE w:val="0"/>
        <w:autoSpaceDN w:val="0"/>
        <w:adjustRightInd w:val="0"/>
        <w:spacing w:after="0"/>
        <w:ind w:firstLine="360"/>
        <w:rPr>
          <w:rFonts w:cs="Arial-BoldMT"/>
          <w:bCs/>
        </w:rPr>
      </w:pPr>
      <w:r w:rsidRPr="003E1054">
        <w:rPr>
          <w:rFonts w:cs="ArialMT"/>
        </w:rPr>
        <w:t>RH</w:t>
      </w:r>
      <w:r>
        <w:rPr>
          <w:rFonts w:cs="ArialMT"/>
        </w:rPr>
        <w:t xml:space="preserve">E-415 </w:t>
      </w:r>
      <w:r w:rsidRPr="003E1054">
        <w:rPr>
          <w:rFonts w:cs="Arial-BoldMT"/>
          <w:bCs/>
        </w:rPr>
        <w:t xml:space="preserve">How Writers Write </w:t>
      </w:r>
      <w:r w:rsidRPr="003E1054">
        <w:rPr>
          <w:rFonts w:cs="ArialMT"/>
        </w:rPr>
        <w:t xml:space="preserve">(WE) </w:t>
      </w:r>
      <w:r w:rsidRPr="003E1054">
        <w:rPr>
          <w:rFonts w:cs="Arial-BoldMT"/>
          <w:bCs/>
        </w:rPr>
        <w:t>(If not used to satisfy</w:t>
      </w:r>
      <w:r w:rsidR="004E49F5">
        <w:rPr>
          <w:rFonts w:cs="Arial-BoldMT"/>
          <w:bCs/>
        </w:rPr>
        <w:t xml:space="preserve"> requirement #4</w:t>
      </w:r>
      <w:r w:rsidRPr="003E1054">
        <w:rPr>
          <w:rFonts w:cs="Arial-BoldMT"/>
          <w:bCs/>
        </w:rPr>
        <w:t>)</w:t>
      </w:r>
    </w:p>
    <w:p w14:paraId="7E424598" w14:textId="2858A453" w:rsidR="003E1054" w:rsidRPr="003E1054" w:rsidRDefault="003E1054" w:rsidP="003E1054">
      <w:pPr>
        <w:autoSpaceDE w:val="0"/>
        <w:autoSpaceDN w:val="0"/>
        <w:adjustRightInd w:val="0"/>
        <w:spacing w:after="0"/>
        <w:ind w:firstLine="360"/>
        <w:rPr>
          <w:rFonts w:cs="Arial-BoldMT"/>
          <w:bCs/>
        </w:rPr>
      </w:pPr>
      <w:r w:rsidRPr="003E1054">
        <w:rPr>
          <w:rFonts w:cs="Arial-BoldMT"/>
          <w:bCs/>
        </w:rPr>
        <w:t>RHE-425 Advanced Topics in Writing and Rhetoric (WE) (if not used to satisfy</w:t>
      </w:r>
      <w:r w:rsidR="00E16779">
        <w:rPr>
          <w:rFonts w:cs="Arial-BoldMT"/>
          <w:bCs/>
        </w:rPr>
        <w:t xml:space="preserve"> requirement #4</w:t>
      </w:r>
      <w:r w:rsidRPr="003E1054">
        <w:rPr>
          <w:rFonts w:cs="Arial-BoldMT"/>
          <w:bCs/>
        </w:rPr>
        <w:t>)</w:t>
      </w:r>
    </w:p>
    <w:p w14:paraId="4F74CCBB" w14:textId="77777777" w:rsidR="003E1054" w:rsidRPr="003E1054" w:rsidRDefault="003E1054" w:rsidP="003E1054">
      <w:pPr>
        <w:autoSpaceDE w:val="0"/>
        <w:autoSpaceDN w:val="0"/>
        <w:adjustRightInd w:val="0"/>
        <w:spacing w:after="0"/>
        <w:ind w:firstLine="360"/>
        <w:rPr>
          <w:rFonts w:cs="ArialMT"/>
        </w:rPr>
      </w:pPr>
      <w:r w:rsidRPr="003E1054">
        <w:rPr>
          <w:rFonts w:cs="ArialMT"/>
        </w:rPr>
        <w:t xml:space="preserve">RHE-444 Independent Study in Writing </w:t>
      </w:r>
      <w:r w:rsidRPr="003E1054">
        <w:rPr>
          <w:rFonts w:cs="Arial-BoldMT"/>
          <w:bCs/>
        </w:rPr>
        <w:t xml:space="preserve">and Rhetoric </w:t>
      </w:r>
      <w:r w:rsidRPr="003E1054">
        <w:rPr>
          <w:rFonts w:cs="ArialMT"/>
        </w:rPr>
        <w:t>(WE)</w:t>
      </w:r>
    </w:p>
    <w:p w14:paraId="1D011651" w14:textId="77777777" w:rsidR="004E49F5" w:rsidRDefault="003E1054" w:rsidP="004E49F5">
      <w:pPr>
        <w:autoSpaceDE w:val="0"/>
        <w:autoSpaceDN w:val="0"/>
        <w:adjustRightInd w:val="0"/>
        <w:spacing w:after="0"/>
        <w:ind w:firstLine="360"/>
        <w:rPr>
          <w:rFonts w:cs="ArialMT"/>
        </w:rPr>
      </w:pPr>
      <w:r w:rsidRPr="003E1054">
        <w:rPr>
          <w:rFonts w:cs="ArialMT"/>
        </w:rPr>
        <w:t>An Honors Thesis</w:t>
      </w:r>
      <w:r w:rsidR="002C01FE">
        <w:rPr>
          <w:rFonts w:cs="ArialMT"/>
        </w:rPr>
        <w:t xml:space="preserve"> </w:t>
      </w:r>
    </w:p>
    <w:p w14:paraId="4121A4CF" w14:textId="21D04A71" w:rsidR="003E1054" w:rsidRPr="004E49F5" w:rsidRDefault="003E1054" w:rsidP="00E500FB">
      <w:pPr>
        <w:pStyle w:val="ListParagraph"/>
        <w:numPr>
          <w:ilvl w:val="0"/>
          <w:numId w:val="35"/>
        </w:numPr>
        <w:autoSpaceDE w:val="0"/>
        <w:autoSpaceDN w:val="0"/>
        <w:adjustRightInd w:val="0"/>
        <w:spacing w:after="0"/>
        <w:rPr>
          <w:rFonts w:cs="Arial-BoldMT"/>
          <w:bCs/>
        </w:rPr>
      </w:pPr>
      <w:r w:rsidRPr="004E49F5">
        <w:rPr>
          <w:rFonts w:cs="Arial-BoldMT"/>
          <w:bCs/>
        </w:rPr>
        <w:t>A portfolio of works completed in the major (minimum 3, maximum 4), preceded</w:t>
      </w:r>
      <w:r w:rsidR="004E49F5" w:rsidRPr="004E49F5">
        <w:rPr>
          <w:rFonts w:cs="Arial-BoldMT"/>
          <w:bCs/>
        </w:rPr>
        <w:t xml:space="preserve"> </w:t>
      </w:r>
      <w:r w:rsidRPr="004E49F5">
        <w:rPr>
          <w:rFonts w:cs="Arial-BoldMT"/>
          <w:bCs/>
        </w:rPr>
        <w:t>by a preface that synthesizes major threads/themes of learning, and reflects on</w:t>
      </w:r>
      <w:r w:rsidR="004E49F5" w:rsidRPr="004E49F5">
        <w:rPr>
          <w:rFonts w:cs="Arial-BoldMT"/>
          <w:bCs/>
        </w:rPr>
        <w:t xml:space="preserve"> </w:t>
      </w:r>
      <w:r w:rsidRPr="004E49F5">
        <w:rPr>
          <w:rFonts w:cs="Arial-BoldMT"/>
          <w:bCs/>
        </w:rPr>
        <w:t>programmatic learning outcomes and on what takeaways from the major the student</w:t>
      </w:r>
      <w:r w:rsidR="004E49F5" w:rsidRPr="004E49F5">
        <w:rPr>
          <w:rFonts w:cs="Arial-BoldMT"/>
          <w:bCs/>
        </w:rPr>
        <w:t xml:space="preserve"> </w:t>
      </w:r>
      <w:r w:rsidRPr="004E49F5">
        <w:rPr>
          <w:rFonts w:cs="Arial-BoldMT"/>
          <w:bCs/>
        </w:rPr>
        <w:t>anticipates being most important as they prepare for their post-baccalaureate life. The</w:t>
      </w:r>
      <w:r w:rsidR="004E49F5" w:rsidRPr="004E49F5">
        <w:rPr>
          <w:rFonts w:cs="Arial-BoldMT"/>
          <w:bCs/>
        </w:rPr>
        <w:t xml:space="preserve"> </w:t>
      </w:r>
      <w:r w:rsidRPr="004E49F5">
        <w:rPr>
          <w:rFonts w:cs="Arial-BoldMT"/>
          <w:bCs/>
        </w:rPr>
        <w:t>portfolio should be submitted by the end of the term prior to the student’s intended</w:t>
      </w:r>
      <w:r w:rsidR="004E49F5" w:rsidRPr="004E49F5">
        <w:rPr>
          <w:rFonts w:cs="Arial-BoldMT"/>
          <w:bCs/>
        </w:rPr>
        <w:t xml:space="preserve"> </w:t>
      </w:r>
      <w:r w:rsidRPr="004E49F5">
        <w:rPr>
          <w:rFonts w:cs="Arial-BoldMT"/>
          <w:bCs/>
        </w:rPr>
        <w:t>graduation date, unless circumstances suggest it should be submitted later (confer with</w:t>
      </w:r>
      <w:r w:rsidR="004E49F5" w:rsidRPr="004E49F5">
        <w:rPr>
          <w:rFonts w:cs="Arial-BoldMT"/>
          <w:bCs/>
        </w:rPr>
        <w:t xml:space="preserve"> </w:t>
      </w:r>
      <w:r w:rsidRPr="004E49F5">
        <w:rPr>
          <w:rFonts w:cs="Arial-BoldMT"/>
          <w:bCs/>
        </w:rPr>
        <w:t>advisor and department chair).</w:t>
      </w:r>
    </w:p>
    <w:p w14:paraId="5ECB46F5" w14:textId="77777777" w:rsidR="00B454E8" w:rsidRPr="003E1054" w:rsidRDefault="00B454E8" w:rsidP="003E1054">
      <w:pPr>
        <w:autoSpaceDE w:val="0"/>
        <w:autoSpaceDN w:val="0"/>
        <w:adjustRightInd w:val="0"/>
        <w:spacing w:after="0"/>
        <w:rPr>
          <w:rFonts w:cs="Arial-BoldMT"/>
          <w:bCs/>
        </w:rPr>
      </w:pPr>
    </w:p>
    <w:p w14:paraId="6D0DC3EE" w14:textId="5BBE89BB" w:rsidR="003A0E29" w:rsidRPr="00424939" w:rsidRDefault="003A0E29" w:rsidP="009500C9">
      <w:pPr>
        <w:keepNext/>
        <w:spacing w:before="120" w:after="0"/>
        <w:rPr>
          <w:rFonts w:cs="Times New Roman"/>
          <w:b/>
          <w:color w:val="000000" w:themeColor="text1"/>
        </w:rPr>
        <w:pPrChange w:id="15132" w:author="Summer 2023 updates" w:date="2024-07-31T13:42:00Z">
          <w:pPr>
            <w:keepNext/>
            <w:spacing w:after="0"/>
          </w:pPr>
        </w:pPrChange>
      </w:pPr>
      <w:r w:rsidRPr="00424939">
        <w:rPr>
          <w:rFonts w:cs="Times New Roman"/>
          <w:b/>
          <w:color w:val="000000" w:themeColor="text1"/>
        </w:rPr>
        <w:t>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Minor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42265B7" w14:textId="0899B4B7" w:rsidR="003A0E29" w:rsidRPr="00424939" w:rsidRDefault="00B454E8" w:rsidP="009500C9">
      <w:pPr>
        <w:rPr>
          <w:rFonts w:cs="Times New Roman"/>
          <w:color w:val="000000" w:themeColor="text1"/>
        </w:rPr>
      </w:pPr>
      <w:r w:rsidRPr="00B454E8">
        <w:t>A minor in Writing requires five credits, including RHE-200 Rhetorical Theory and</w:t>
      </w:r>
      <w:r w:rsidR="00E16779">
        <w:t xml:space="preserve"> </w:t>
      </w:r>
      <w:r w:rsidRPr="00B454E8">
        <w:t>Practice and one RHE course numbered 300 or above. Any course with an RHE prefix or</w:t>
      </w:r>
      <w:r w:rsidR="00E16779">
        <w:t xml:space="preserve"> </w:t>
      </w:r>
      <w:r w:rsidRPr="00B454E8">
        <w:t>chosen from the list below may count toward the five credits; no more than two courses</w:t>
      </w:r>
      <w:r w:rsidR="00E16779">
        <w:t xml:space="preserve"> </w:t>
      </w:r>
      <w:r w:rsidRPr="00B454E8">
        <w:t>with CRW or COM prefix may count toward the minor.</w:t>
      </w:r>
      <w:r>
        <w:t xml:space="preserve"> </w:t>
      </w:r>
      <w:r w:rsidR="003A0E29" w:rsidRPr="00424939">
        <w:rPr>
          <w:rFonts w:cs="Times New Roman"/>
          <w:color w:val="000000" w:themeColor="text1"/>
        </w:rPr>
        <w:t>A</w:t>
      </w:r>
      <w:r>
        <w:rPr>
          <w:rFonts w:cs="Times New Roman"/>
          <w:color w:val="000000" w:themeColor="text1"/>
        </w:rPr>
        <w:t xml:space="preserve"> cu</w:t>
      </w:r>
      <w:r w:rsidR="003A0E29" w:rsidRPr="00424939">
        <w:rPr>
          <w:rFonts w:cs="Times New Roman"/>
          <w:color w:val="000000" w:themeColor="text1"/>
        </w:rPr>
        <w:t>mulative 2.0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003A0E29" w:rsidRPr="00424939">
        <w:rPr>
          <w:rFonts w:cs="Times New Roman"/>
          <w:color w:val="000000" w:themeColor="text1"/>
        </w:rPr>
        <w:t xml:space="preserve"> </w:t>
      </w:r>
      <w:r>
        <w:rPr>
          <w:rFonts w:cs="Times New Roman"/>
          <w:color w:val="000000" w:themeColor="text1"/>
        </w:rPr>
        <w:t xml:space="preserve">is required </w:t>
      </w:r>
      <w:r w:rsidR="003A0E29" w:rsidRPr="00424939">
        <w:rPr>
          <w:rFonts w:cs="Times New Roman"/>
          <w:color w:val="000000" w:themeColor="text1"/>
        </w:rPr>
        <w:t>in all courses counted toward the minor.</w:t>
      </w:r>
    </w:p>
    <w:p w14:paraId="0D191555" w14:textId="215C10C2"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COM-241 Introduction to Multimedia Journalism </w:t>
      </w:r>
      <w:r w:rsidR="00BA3F5E">
        <w:rPr>
          <w:rFonts w:ascii="Garamond" w:hAnsi="Garamond" w:cs="Times New Roman"/>
          <w:color w:val="000000" w:themeColor="text1"/>
          <w:sz w:val="22"/>
          <w:szCs w:val="22"/>
        </w:rPr>
        <w:t>(WE)</w:t>
      </w:r>
    </w:p>
    <w:p w14:paraId="2E0B325E" w14:textId="77777777" w:rsidR="00B454E8"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COM-341 Digital Storytelling</w:t>
      </w:r>
      <w:r w:rsidR="00D74B71">
        <w:rPr>
          <w:rFonts w:ascii="Garamond" w:hAnsi="Garamond" w:cs="Times New Roman"/>
          <w:color w:val="000000" w:themeColor="text1"/>
          <w:sz w:val="22"/>
          <w:szCs w:val="22"/>
        </w:rPr>
        <w:t xml:space="preserve"> (WE)</w:t>
      </w:r>
    </w:p>
    <w:p w14:paraId="7AD125A4" w14:textId="5426C867" w:rsidR="00B454E8" w:rsidRPr="00B454E8" w:rsidRDefault="00B454E8" w:rsidP="00B454E8">
      <w:pPr>
        <w:autoSpaceDE w:val="0"/>
        <w:autoSpaceDN w:val="0"/>
        <w:adjustRightInd w:val="0"/>
        <w:spacing w:after="0"/>
        <w:ind w:firstLine="360"/>
        <w:rPr>
          <w:rFonts w:cs="Arial-BoldMT"/>
          <w:bCs/>
        </w:rPr>
      </w:pPr>
      <w:r w:rsidRPr="00B454E8">
        <w:rPr>
          <w:rFonts w:cs="Arial-BoldMT"/>
          <w:bCs/>
        </w:rPr>
        <w:t xml:space="preserve">COM-361 Communication and Social Change </w:t>
      </w:r>
    </w:p>
    <w:p w14:paraId="449E0FDF" w14:textId="77777777" w:rsidR="00B454E8" w:rsidRPr="00B454E8" w:rsidRDefault="00B454E8" w:rsidP="00B454E8">
      <w:pPr>
        <w:autoSpaceDE w:val="0"/>
        <w:autoSpaceDN w:val="0"/>
        <w:adjustRightInd w:val="0"/>
        <w:spacing w:after="0"/>
        <w:ind w:firstLine="360"/>
        <w:rPr>
          <w:rFonts w:cs="Arial-BoldMT"/>
          <w:bCs/>
        </w:rPr>
      </w:pPr>
      <w:r w:rsidRPr="00B454E8">
        <w:rPr>
          <w:rFonts w:cs="Arial-BoldMT"/>
          <w:bCs/>
        </w:rPr>
        <w:t>COM-362 U.S. Public Address (WE)</w:t>
      </w:r>
    </w:p>
    <w:p w14:paraId="7ED3AB42" w14:textId="77777777" w:rsidR="00B454E8" w:rsidRPr="00B454E8" w:rsidRDefault="00B454E8" w:rsidP="00B454E8">
      <w:pPr>
        <w:autoSpaceDE w:val="0"/>
        <w:autoSpaceDN w:val="0"/>
        <w:adjustRightInd w:val="0"/>
        <w:spacing w:after="0"/>
        <w:ind w:firstLine="360"/>
        <w:rPr>
          <w:rFonts w:cs="Arial-BoldMT"/>
          <w:bCs/>
        </w:rPr>
      </w:pPr>
      <w:r w:rsidRPr="00B454E8">
        <w:rPr>
          <w:rFonts w:cs="Arial-BoldMT"/>
          <w:bCs/>
        </w:rPr>
        <w:t>COM-382/RHE-382 Research Methods: Rhetorical/Critical (WE)</w:t>
      </w:r>
    </w:p>
    <w:p w14:paraId="195E0D99" w14:textId="023A10CC" w:rsidR="00B454E8" w:rsidRPr="00B454E8" w:rsidRDefault="00B454E8" w:rsidP="00B454E8">
      <w:pPr>
        <w:autoSpaceDE w:val="0"/>
        <w:autoSpaceDN w:val="0"/>
        <w:adjustRightInd w:val="0"/>
        <w:spacing w:after="0"/>
        <w:ind w:firstLine="360"/>
        <w:rPr>
          <w:rFonts w:cs="Arial-BoldMT"/>
          <w:bCs/>
        </w:rPr>
      </w:pPr>
      <w:r w:rsidRPr="00B454E8">
        <w:rPr>
          <w:rFonts w:cs="Arial-BoldMT"/>
          <w:bCs/>
        </w:rPr>
        <w:t>COM-</w:t>
      </w:r>
      <w:del w:id="15133" w:author="Summer 2023 updates" w:date="2024-07-31T13:42:00Z">
        <w:r w:rsidRPr="00B454E8">
          <w:rPr>
            <w:rFonts w:cs="Arial-BoldMT"/>
            <w:bCs/>
          </w:rPr>
          <w:delText>462 Seminar</w:delText>
        </w:r>
      </w:del>
      <w:ins w:id="15134" w:author="Summer 2023 updates" w:date="2024-07-31T13:42:00Z">
        <w:r w:rsidRPr="00B454E8">
          <w:rPr>
            <w:rFonts w:cs="Arial-BoldMT"/>
            <w:bCs/>
          </w:rPr>
          <w:t>46</w:t>
        </w:r>
        <w:r w:rsidR="00F25D5A">
          <w:rPr>
            <w:rFonts w:cs="Arial-BoldMT"/>
            <w:bCs/>
          </w:rPr>
          <w:t>5/-467 Special Topics</w:t>
        </w:r>
      </w:ins>
      <w:r w:rsidR="00F25D5A">
        <w:rPr>
          <w:rFonts w:cs="Arial-BoldMT"/>
          <w:bCs/>
        </w:rPr>
        <w:t xml:space="preserve"> in Public Discourse</w:t>
      </w:r>
      <w:del w:id="15135" w:author="Summer 2023 updates" w:date="2024-07-31T13:42:00Z">
        <w:r w:rsidRPr="00B454E8">
          <w:rPr>
            <w:rFonts w:cs="Arial-BoldMT"/>
            <w:bCs/>
          </w:rPr>
          <w:delText xml:space="preserve"> (WE)</w:delText>
        </w:r>
      </w:del>
    </w:p>
    <w:p w14:paraId="12081D65" w14:textId="1B0D4F24"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CRW-115 </w:t>
      </w:r>
      <w:r w:rsidR="00F41F94" w:rsidRPr="00424939">
        <w:rPr>
          <w:rFonts w:ascii="Garamond" w:hAnsi="Garamond" w:cs="Times New Roman"/>
          <w:color w:val="000000" w:themeColor="text1"/>
        </w:rPr>
        <w:t>Exploring</w:t>
      </w:r>
      <w:r w:rsidR="00F41F94"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Creative Writing</w:t>
      </w:r>
      <w:r w:rsidR="004F60A5">
        <w:rPr>
          <w:rFonts w:ascii="Garamond" w:hAnsi="Garamond" w:cs="Times New Roman"/>
          <w:color w:val="000000" w:themeColor="text1"/>
          <w:sz w:val="22"/>
          <w:szCs w:val="22"/>
        </w:rPr>
        <w:t xml:space="preserve"> (WE)</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"Creative Writing" </w:instrText>
      </w:r>
      <w:r w:rsidR="009F4511" w:rsidRPr="00424939">
        <w:rPr>
          <w:rFonts w:ascii="Garamond" w:hAnsi="Garamond" w:cs="Times New Roman"/>
          <w:color w:val="000000" w:themeColor="text1"/>
          <w:sz w:val="22"/>
          <w:szCs w:val="22"/>
        </w:rPr>
        <w:fldChar w:fldCharType="end"/>
      </w:r>
    </w:p>
    <w:p w14:paraId="5C5C5CB1" w14:textId="77990A07"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4F60A5">
        <w:rPr>
          <w:rFonts w:ascii="Garamond" w:hAnsi="Garamond" w:cs="Times New Roman"/>
          <w:color w:val="000000" w:themeColor="text1"/>
          <w:sz w:val="22"/>
          <w:szCs w:val="22"/>
        </w:rPr>
        <w:t xml:space="preserve"> (WE)</w:t>
      </w:r>
    </w:p>
    <w:p w14:paraId="5E5CEA8F" w14:textId="03245C91"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2D9F5E3F" w14:textId="01E26990"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CRW-290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1</w:t>
      </w:r>
      <w:r w:rsidR="00884AB4">
        <w:rPr>
          <w:rFonts w:ascii="Garamond" w:hAnsi="Garamond" w:cs="Times New Roman"/>
          <w:color w:val="000000" w:themeColor="text1"/>
          <w:sz w:val="22"/>
          <w:szCs w:val="22"/>
        </w:rPr>
        <w:t xml:space="preserve"> (WE)</w:t>
      </w:r>
    </w:p>
    <w:p w14:paraId="55EF58BF" w14:textId="1FBF335C"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CRW-355 Playwriting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5A2C8AA0" w14:textId="37F8C4D3"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CRW-380 Poetry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79CF03E6" w14:textId="2523A3DC" w:rsidR="00B065A5" w:rsidRPr="00424939" w:rsidRDefault="00B065A5" w:rsidP="003A0E29">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CRW-390 Fiction Workshop</w:t>
      </w:r>
      <w:r w:rsidR="009F4511" w:rsidRPr="00424939">
        <w:rPr>
          <w:rFonts w:ascii="Garamond" w:hAnsi="Garamond" w:cs="Times New Roman"/>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rPr>
        <w:instrText>Workshop</w:instrText>
      </w:r>
      <w:r w:rsidR="009F4511" w:rsidRPr="00424939">
        <w:rPr>
          <w:rFonts w:ascii="Garamond" w:hAnsi="Garamond"/>
          <w:color w:val="000000" w:themeColor="text1"/>
        </w:rPr>
        <w:instrText xml:space="preserve">" </w:instrText>
      </w:r>
      <w:r w:rsidR="009F4511"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2</w:t>
      </w:r>
      <w:r w:rsidR="00884AB4">
        <w:rPr>
          <w:rFonts w:ascii="Garamond" w:hAnsi="Garamond" w:cs="Times New Roman"/>
          <w:color w:val="000000" w:themeColor="text1"/>
          <w:sz w:val="22"/>
          <w:szCs w:val="22"/>
        </w:rPr>
        <w:t xml:space="preserve"> (WE)</w:t>
      </w:r>
    </w:p>
    <w:p w14:paraId="50ECB9FE" w14:textId="520C03B6" w:rsidR="00E753C8" w:rsidRPr="00424939" w:rsidRDefault="0035515B" w:rsidP="00B454E8">
      <w:pPr>
        <w:pStyle w:val="Noparagraphstyle"/>
        <w:tabs>
          <w:tab w:val="left" w:pos="810"/>
        </w:tabs>
        <w:spacing w:line="18" w:lineRule="atLeast"/>
        <w:ind w:left="361" w:hangingChars="164" w:hanging="361"/>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ab/>
      </w:r>
      <w:r w:rsidR="00B76E1A" w:rsidRPr="00424939">
        <w:rPr>
          <w:rFonts w:ascii="Garamond" w:hAnsi="Garamond" w:cs="Times New Roman"/>
          <w:color w:val="000000" w:themeColor="text1"/>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smallCaps/>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s="Times New Roman"/>
          <w:color w:val="000000" w:themeColor="text1"/>
        </w:rPr>
        <w:fldChar w:fldCharType="end"/>
      </w:r>
    </w:p>
    <w:p w14:paraId="6385E723" w14:textId="6CFD4C8F" w:rsidR="005475A9" w:rsidRPr="00424939" w:rsidRDefault="005475A9" w:rsidP="00927A00">
      <w:pPr>
        <w:keepNext/>
        <w:spacing w:before="160" w:after="0"/>
        <w:rPr>
          <w:rFonts w:cs="Times New Roman"/>
          <w:b/>
          <w:smallCaps/>
          <w:color w:val="000000" w:themeColor="text1"/>
        </w:rPr>
      </w:pPr>
      <w:r w:rsidRPr="00424939">
        <w:rPr>
          <w:rFonts w:cs="Times New Roman"/>
          <w:b/>
          <w:smallCaps/>
          <w:color w:val="000000" w:themeColor="text1"/>
        </w:rPr>
        <w:t xml:space="preserve">courses in rhetoric </w:t>
      </w:r>
    </w:p>
    <w:p w14:paraId="23010428" w14:textId="0627410A" w:rsidR="005475A9" w:rsidRPr="00424939" w:rsidRDefault="005475A9" w:rsidP="00927A00">
      <w:pPr>
        <w:keepNext/>
        <w:spacing w:after="0"/>
        <w:rPr>
          <w:rFonts w:cs="Times New Roman"/>
          <w:b/>
          <w:color w:val="000000" w:themeColor="text1"/>
        </w:rPr>
      </w:pPr>
      <w:r w:rsidRPr="00424939">
        <w:rPr>
          <w:rFonts w:cs="Times New Roman"/>
          <w:b/>
          <w:color w:val="000000" w:themeColor="text1"/>
        </w:rPr>
        <w:t>RHE-</w:t>
      </w:r>
      <w:r w:rsidR="00B0098D" w:rsidRPr="00424939">
        <w:rPr>
          <w:rFonts w:cs="Times New Roman"/>
          <w:b/>
          <w:color w:val="000000" w:themeColor="text1"/>
        </w:rPr>
        <w:t>100</w:t>
      </w:r>
      <w:r w:rsidRPr="00424939">
        <w:rPr>
          <w:rFonts w:cs="Times New Roman"/>
          <w:b/>
          <w:color w:val="000000" w:themeColor="text1"/>
        </w:rPr>
        <w:t xml:space="preserve"> Directed Summer Reading</w:t>
      </w:r>
      <w:r w:rsidR="0007631F" w:rsidRPr="00424939">
        <w:rPr>
          <w:rFonts w:cs="Times New Roman"/>
          <w:b/>
          <w:color w:val="000000" w:themeColor="text1"/>
        </w:rPr>
        <w:t xml:space="preserve"> (WE)</w:t>
      </w:r>
    </w:p>
    <w:p w14:paraId="79092F38" w14:textId="0BA4208C" w:rsidR="005475A9" w:rsidRPr="00424939" w:rsidRDefault="005475A9" w:rsidP="00056304">
      <w:pPr>
        <w:spacing w:after="40"/>
        <w:rPr>
          <w:rFonts w:cs="Times New Roman"/>
          <w:color w:val="000000" w:themeColor="text1"/>
        </w:rPr>
      </w:pPr>
      <w:r w:rsidRPr="00424939">
        <w:rPr>
          <w:rFonts w:cs="Times New Roman"/>
          <w:color w:val="000000" w:themeColor="text1"/>
        </w:rPr>
        <w:t xml:space="preserve">Provides incoming students an opportunity to practice the academic reading and writing skills necessary for successful college work. Students read three books, prepare written responses to each book, and discuss the assignments with a faculty member during a conference in the first four weeks of the Fall Term. </w:t>
      </w:r>
      <w:r w:rsidR="00A7479E" w:rsidRPr="00424939">
        <w:rPr>
          <w:rFonts w:cs="Times New Roman"/>
          <w:color w:val="000000" w:themeColor="text1"/>
        </w:rPr>
        <w:t>P/NP</w:t>
      </w:r>
      <w:r w:rsidRPr="00424939">
        <w:rPr>
          <w:rFonts w:cs="Times New Roman"/>
          <w:color w:val="000000" w:themeColor="text1"/>
        </w:rPr>
        <w:t xml:space="preserve"> basis only. (0.3 course credit) </w:t>
      </w:r>
    </w:p>
    <w:p w14:paraId="24C66770" w14:textId="6078BD1C" w:rsidR="00220A14" w:rsidRPr="00220A14" w:rsidRDefault="00220A14" w:rsidP="00220A14">
      <w:pPr>
        <w:autoSpaceDE w:val="0"/>
        <w:autoSpaceDN w:val="0"/>
        <w:adjustRightInd w:val="0"/>
        <w:spacing w:after="0"/>
        <w:rPr>
          <w:rFonts w:cs="ArialMT"/>
          <w:b/>
        </w:rPr>
      </w:pPr>
      <w:r w:rsidRPr="00220A14">
        <w:rPr>
          <w:rFonts w:cs="ArialMT"/>
          <w:b/>
        </w:rPr>
        <w:t>RHE-112 Introduction to Writing Center Theory &amp; Practice (WE)</w:t>
      </w:r>
    </w:p>
    <w:p w14:paraId="0104D63B" w14:textId="4FB0EE62" w:rsidR="00220A14" w:rsidRPr="00220A14" w:rsidRDefault="00220A14" w:rsidP="00220A14">
      <w:pPr>
        <w:autoSpaceDE w:val="0"/>
        <w:autoSpaceDN w:val="0"/>
        <w:adjustRightInd w:val="0"/>
        <w:spacing w:after="0"/>
        <w:rPr>
          <w:rFonts w:cs="ArialMT"/>
        </w:rPr>
      </w:pPr>
      <w:r w:rsidRPr="00220A14">
        <w:rPr>
          <w:rFonts w:cs="ArialMT"/>
        </w:rPr>
        <w:t>Introduces foundations of writing center theory and pedago</w:t>
      </w:r>
      <w:r>
        <w:rPr>
          <w:rFonts w:cs="ArialMT"/>
        </w:rPr>
        <w:t xml:space="preserve">gy. Designed for Writing Center </w:t>
      </w:r>
      <w:r w:rsidRPr="00220A14">
        <w:rPr>
          <w:rFonts w:cs="ArialMT"/>
        </w:rPr>
        <w:t>consultants who are concurrently beginning work at the writing cen</w:t>
      </w:r>
      <w:r>
        <w:rPr>
          <w:rFonts w:cs="ArialMT"/>
        </w:rPr>
        <w:t xml:space="preserve">ter. Instruction takes place in </w:t>
      </w:r>
      <w:r w:rsidRPr="00220A14">
        <w:rPr>
          <w:rFonts w:cs="ArialMT"/>
        </w:rPr>
        <w:t>weekly group meetings and individual conferences. Offered fall semes</w:t>
      </w:r>
      <w:r>
        <w:rPr>
          <w:rFonts w:cs="ArialMT"/>
        </w:rPr>
        <w:t xml:space="preserve">ters only. (0.3 course </w:t>
      </w:r>
      <w:r w:rsidRPr="00220A14">
        <w:rPr>
          <w:rFonts w:cs="ArialMT"/>
        </w:rPr>
        <w:t>credit)</w:t>
      </w:r>
    </w:p>
    <w:p w14:paraId="5966CB84" w14:textId="31794633" w:rsidR="0035515B" w:rsidRPr="00424939" w:rsidRDefault="0035515B" w:rsidP="0035515B">
      <w:pPr>
        <w:spacing w:after="0"/>
        <w:rPr>
          <w:rFonts w:cs="Times New Roman"/>
          <w:b/>
          <w:color w:val="000000" w:themeColor="text1"/>
        </w:rPr>
      </w:pPr>
      <w:r w:rsidRPr="00424939">
        <w:rPr>
          <w:rFonts w:cs="Times New Roman"/>
          <w:b/>
          <w:color w:val="000000" w:themeColor="text1"/>
        </w:rPr>
        <w:t>RHE-135 Writers Colony</w:t>
      </w:r>
      <w:r w:rsidR="0007631F" w:rsidRPr="00424939">
        <w:rPr>
          <w:rFonts w:cs="Times New Roman"/>
          <w:b/>
          <w:color w:val="000000" w:themeColor="text1"/>
        </w:rPr>
        <w:t xml:space="preserve"> (WE)</w:t>
      </w:r>
    </w:p>
    <w:p w14:paraId="579A697C" w14:textId="24B6EDC9" w:rsidR="0035515B" w:rsidRPr="00424939" w:rsidRDefault="0035515B" w:rsidP="0035515B">
      <w:pPr>
        <w:spacing w:after="40"/>
        <w:rPr>
          <w:rFonts w:cs="Times New Roman"/>
          <w:color w:val="000000" w:themeColor="text1"/>
        </w:rPr>
      </w:pPr>
      <w:r w:rsidRPr="00424939">
        <w:rPr>
          <w:rFonts w:cs="Times New Roman"/>
          <w:color w:val="000000" w:themeColor="text1"/>
        </w:rPr>
        <w:t>An intensive writing workshop taught off campus; students engage in individual and collaborative writing projects.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 </w:t>
      </w:r>
    </w:p>
    <w:p w14:paraId="2AE8EEE2" w14:textId="0DCBB89D"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RHE-137 </w:t>
      </w:r>
      <w:r w:rsidR="002D7F3A" w:rsidRPr="00424939">
        <w:rPr>
          <w:rFonts w:cs="Times New Roman"/>
          <w:b/>
          <w:color w:val="000000" w:themeColor="text1"/>
        </w:rPr>
        <w:t>Creative Nonfiction</w:t>
      </w:r>
      <w:r w:rsidR="00120C87">
        <w:rPr>
          <w:rFonts w:cs="Times New Roman"/>
          <w:b/>
          <w:color w:val="000000" w:themeColor="text1"/>
        </w:rPr>
        <w:t>:</w:t>
      </w:r>
      <w:r w:rsidR="00B454E8">
        <w:rPr>
          <w:rFonts w:cs="Times New Roman"/>
          <w:b/>
          <w:color w:val="000000" w:themeColor="text1"/>
        </w:rPr>
        <w:t xml:space="preserve"> U.S. Pluralism </w:t>
      </w:r>
      <w:r w:rsidR="0007631F" w:rsidRPr="00424939">
        <w:rPr>
          <w:rFonts w:cs="Times New Roman"/>
          <w:b/>
          <w:color w:val="000000" w:themeColor="text1"/>
        </w:rPr>
        <w:t>(WE)</w:t>
      </w:r>
      <w:r w:rsidRPr="00424939">
        <w:rPr>
          <w:rFonts w:cs="Times New Roman"/>
          <w:b/>
          <w:color w:val="000000" w:themeColor="text1"/>
        </w:rPr>
        <w:t xml:space="preserve"> </w:t>
      </w:r>
    </w:p>
    <w:p w14:paraId="755FA816" w14:textId="24342888" w:rsidR="002D7F3A" w:rsidRPr="00424939" w:rsidRDefault="002D7F3A" w:rsidP="00056304">
      <w:pPr>
        <w:spacing w:after="40"/>
        <w:rPr>
          <w:rFonts w:cs="Times New Roman"/>
          <w:color w:val="000000" w:themeColor="text1"/>
        </w:rPr>
      </w:pPr>
      <w:r w:rsidRPr="00424939">
        <w:rPr>
          <w:rFonts w:cs="Times New Roman"/>
          <w:color w:val="000000" w:themeColor="text1"/>
        </w:rPr>
        <w:t>Introduces the field of creative nonfiction and examines how</w:t>
      </w:r>
      <w:r w:rsidR="00B454E8">
        <w:rPr>
          <w:rFonts w:cs="Times New Roman"/>
          <w:color w:val="000000" w:themeColor="text1"/>
        </w:rPr>
        <w:t xml:space="preserve"> </w:t>
      </w:r>
      <w:r w:rsidRPr="00424939">
        <w:rPr>
          <w:rFonts w:cs="Times New Roman"/>
          <w:color w:val="000000" w:themeColor="text1"/>
        </w:rPr>
        <w:t xml:space="preserve">authors have portrayed and interpreted </w:t>
      </w:r>
      <w:r w:rsidR="00CB05CD">
        <w:rPr>
          <w:rFonts w:cs="Times New Roman"/>
          <w:color w:val="000000" w:themeColor="text1"/>
        </w:rPr>
        <w:t xml:space="preserve">U.S.-based </w:t>
      </w:r>
      <w:r w:rsidRPr="00424939">
        <w:rPr>
          <w:rFonts w:cs="Times New Roman"/>
          <w:color w:val="000000" w:themeColor="text1"/>
        </w:rPr>
        <w:t>economic, ethnic, racial, social, political, and cultural tensions through a diverse blend of</w:t>
      </w:r>
      <w:r w:rsidR="00CB05CD">
        <w:rPr>
          <w:rFonts w:cs="Times New Roman"/>
          <w:color w:val="000000" w:themeColor="text1"/>
        </w:rPr>
        <w:t xml:space="preserve"> nonfiction</w:t>
      </w:r>
      <w:r w:rsidRPr="00424939">
        <w:rPr>
          <w:rFonts w:cs="Times New Roman"/>
          <w:color w:val="000000" w:themeColor="text1"/>
        </w:rPr>
        <w:t xml:space="preserve"> genres. </w:t>
      </w:r>
      <w:r w:rsidR="00CB05CD">
        <w:rPr>
          <w:rFonts w:cs="Times New Roman"/>
          <w:color w:val="000000" w:themeColor="text1"/>
        </w:rPr>
        <w:t>S</w:t>
      </w:r>
      <w:r w:rsidRPr="00424939">
        <w:rPr>
          <w:rFonts w:cs="Times New Roman"/>
          <w:color w:val="000000" w:themeColor="text1"/>
        </w:rPr>
        <w:t>tudents compose their own texts in creative nonfiction genres such as journals, essays, short memoirs, literary journalism, and personal narratives.</w:t>
      </w:r>
    </w:p>
    <w:p w14:paraId="23B8CD11" w14:textId="437E9662"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RHE-146 </w:t>
      </w:r>
      <w:r w:rsidR="007E3B36">
        <w:rPr>
          <w:rFonts w:cs="Times New Roman"/>
          <w:b/>
          <w:color w:val="000000" w:themeColor="text1"/>
        </w:rPr>
        <w:t xml:space="preserve">Creative Nonfiction: Global Perspectives </w:t>
      </w:r>
      <w:r w:rsidR="0007631F" w:rsidRPr="00424939">
        <w:rPr>
          <w:rFonts w:cs="Times New Roman"/>
          <w:b/>
          <w:color w:val="000000" w:themeColor="text1"/>
        </w:rPr>
        <w:t>(WE)</w:t>
      </w:r>
    </w:p>
    <w:p w14:paraId="039FC219" w14:textId="74F4104E" w:rsidR="005475A9" w:rsidRPr="00424939" w:rsidRDefault="002D7F3A" w:rsidP="00056304">
      <w:pPr>
        <w:spacing w:after="40"/>
        <w:rPr>
          <w:rFonts w:cs="Times New Roman"/>
          <w:color w:val="000000" w:themeColor="text1"/>
        </w:rPr>
      </w:pPr>
      <w:r w:rsidRPr="00424939">
        <w:rPr>
          <w:rFonts w:cs="Times New Roman"/>
          <w:color w:val="000000" w:themeColor="text1"/>
        </w:rPr>
        <w:t>Introduces students to the</w:t>
      </w:r>
      <w:r w:rsidR="007E3B36">
        <w:rPr>
          <w:rFonts w:cs="Times New Roman"/>
          <w:color w:val="000000" w:themeColor="text1"/>
        </w:rPr>
        <w:t xml:space="preserve"> field of creative nonfiction </w:t>
      </w:r>
      <w:r w:rsidRPr="00424939">
        <w:rPr>
          <w:rFonts w:cs="Times New Roman"/>
          <w:color w:val="000000" w:themeColor="text1"/>
        </w:rPr>
        <w:t xml:space="preserve">and the use of personal narrative to explore </w:t>
      </w:r>
      <w:r w:rsidR="007E3B36">
        <w:rPr>
          <w:rFonts w:cs="Times New Roman"/>
          <w:color w:val="000000" w:themeColor="text1"/>
        </w:rPr>
        <w:t xml:space="preserve">and represent </w:t>
      </w:r>
      <w:r w:rsidRPr="00424939">
        <w:rPr>
          <w:rFonts w:cs="Times New Roman"/>
          <w:color w:val="000000" w:themeColor="text1"/>
        </w:rPr>
        <w:t xml:space="preserve">social and cultural issues. </w:t>
      </w:r>
      <w:r w:rsidR="007E3B36">
        <w:rPr>
          <w:rFonts w:cs="Times New Roman"/>
          <w:color w:val="000000" w:themeColor="text1"/>
        </w:rPr>
        <w:t xml:space="preserve">Course readings center international writers. </w:t>
      </w:r>
      <w:r w:rsidRPr="00424939">
        <w:rPr>
          <w:rFonts w:cs="Times New Roman"/>
          <w:color w:val="000000" w:themeColor="text1"/>
        </w:rPr>
        <w:t>Writing</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assignments encourage students to examine their own personal and cultural experiences</w:t>
      </w:r>
      <w:r w:rsidR="00391F21" w:rsidRPr="00424939">
        <w:rPr>
          <w:rFonts w:cs="Times New Roman"/>
          <w:color w:val="000000" w:themeColor="text1"/>
        </w:rPr>
        <w:t>.</w:t>
      </w:r>
    </w:p>
    <w:p w14:paraId="55C2C869" w14:textId="7E21A04E" w:rsidR="005475A9" w:rsidRPr="00424939" w:rsidRDefault="005475A9" w:rsidP="00DB5E9E">
      <w:pPr>
        <w:spacing w:after="0"/>
        <w:rPr>
          <w:rFonts w:cs="Times New Roman"/>
          <w:b/>
          <w:color w:val="000000" w:themeColor="text1"/>
        </w:rPr>
      </w:pPr>
      <w:r w:rsidRPr="00424939">
        <w:rPr>
          <w:rFonts w:cs="Times New Roman"/>
          <w:b/>
          <w:color w:val="000000" w:themeColor="text1"/>
        </w:rPr>
        <w:t>RHE-175 Writers Studio</w:t>
      </w:r>
      <w:r w:rsidR="0007631F" w:rsidRPr="00424939">
        <w:rPr>
          <w:rFonts w:cs="Times New Roman"/>
          <w:b/>
          <w:color w:val="000000" w:themeColor="text1"/>
        </w:rPr>
        <w:t xml:space="preserve"> (WE)</w:t>
      </w:r>
    </w:p>
    <w:p w14:paraId="2C8F4088" w14:textId="14700ADC" w:rsidR="005475A9" w:rsidRDefault="005475A9" w:rsidP="00056304">
      <w:pPr>
        <w:spacing w:after="40"/>
        <w:rPr>
          <w:rFonts w:cs="Times New Roman"/>
          <w:color w:val="000000" w:themeColor="text1"/>
        </w:rPr>
      </w:pPr>
      <w:r w:rsidRPr="00424939">
        <w:rPr>
          <w:rFonts w:cs="Times New Roman"/>
          <w:color w:val="000000" w:themeColor="text1"/>
        </w:rPr>
        <w:t xml:space="preserve">A small-group workshop to help students develop basic writing, revising, and editing skills. May be taken </w:t>
      </w:r>
      <w:r w:rsidR="00D81353" w:rsidRPr="00424939">
        <w:rPr>
          <w:rFonts w:cs="Times New Roman"/>
          <w:color w:val="000000" w:themeColor="text1"/>
        </w:rPr>
        <w:t xml:space="preserve">more than once </w:t>
      </w:r>
      <w:r w:rsidRPr="00424939">
        <w:rPr>
          <w:rFonts w:cs="Times New Roman"/>
          <w:color w:val="000000" w:themeColor="text1"/>
        </w:rPr>
        <w:t xml:space="preserve">for credit </w:t>
      </w:r>
      <w:r w:rsidR="00D81353" w:rsidRPr="00424939">
        <w:rPr>
          <w:rFonts w:cs="Times New Roman"/>
          <w:color w:val="000000" w:themeColor="text1"/>
        </w:rPr>
        <w:t>for a maximum of 1.0 credit</w:t>
      </w:r>
      <w:r w:rsidRPr="00424939">
        <w:rPr>
          <w:rFonts w:cs="Times New Roman"/>
          <w:color w:val="000000" w:themeColor="text1"/>
        </w:rPr>
        <w:t xml:space="preserve">. </w:t>
      </w:r>
      <w:r w:rsidR="0074016E" w:rsidRPr="00424939">
        <w:rPr>
          <w:rFonts w:cs="Times New Roman"/>
          <w:b/>
          <w:color w:val="000000" w:themeColor="text1"/>
          <w:sz w:val="20"/>
          <w:szCs w:val="20"/>
        </w:rPr>
        <w:t>NOTE:</w:t>
      </w:r>
      <w:r w:rsidRPr="00424939">
        <w:rPr>
          <w:rFonts w:cs="Times New Roman"/>
          <w:color w:val="000000" w:themeColor="text1"/>
        </w:rPr>
        <w:t xml:space="preserve"> </w:t>
      </w:r>
      <w:r w:rsidRPr="00424939">
        <w:rPr>
          <w:rFonts w:cs="Times New Roman"/>
          <w:i/>
          <w:color w:val="000000" w:themeColor="text1"/>
        </w:rPr>
        <w:t>No more than 1.0 credit may be earned by enrolling in RHE-175 and RHE-</w:t>
      </w:r>
      <w:r w:rsidR="002F75C4" w:rsidRPr="00424939">
        <w:rPr>
          <w:rFonts w:cs="Times New Roman"/>
          <w:i/>
          <w:color w:val="000000" w:themeColor="text1"/>
        </w:rPr>
        <w:t>275</w:t>
      </w:r>
      <w:r w:rsidRPr="00424939">
        <w:rPr>
          <w:rFonts w:cs="Times New Roman"/>
          <w:color w:val="000000" w:themeColor="text1"/>
        </w:rPr>
        <w:t xml:space="preserve">. (0.5 course credit) </w:t>
      </w:r>
    </w:p>
    <w:p w14:paraId="0EAB79D3"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RHE-200 Rhetorical Theory and Practice </w:t>
      </w:r>
    </w:p>
    <w:p w14:paraId="636D5404" w14:textId="0A84021D" w:rsidR="005475A9" w:rsidRPr="00424939" w:rsidRDefault="005475A9" w:rsidP="00056304">
      <w:pPr>
        <w:spacing w:after="40"/>
        <w:rPr>
          <w:rFonts w:cs="Times New Roman"/>
          <w:color w:val="000000" w:themeColor="text1"/>
        </w:rPr>
      </w:pPr>
      <w:r w:rsidRPr="00424939">
        <w:rPr>
          <w:rFonts w:cs="Times New Roman"/>
          <w:color w:val="000000" w:themeColor="text1"/>
        </w:rPr>
        <w:t xml:space="preserve">Explores the forms and functions of written and spoken language, including the study of classical rhetoric (Plato, Aristotle, Quintilian) and recent </w:t>
      </w:r>
      <w:r w:rsidR="001322A1">
        <w:rPr>
          <w:rFonts w:cs="Times New Roman"/>
          <w:color w:val="000000" w:themeColor="text1"/>
        </w:rPr>
        <w:t>developments in rhetorical theory.</w:t>
      </w:r>
    </w:p>
    <w:p w14:paraId="0A5A4A33" w14:textId="34CE574B"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RHE-210 Journalism Practicum </w:t>
      </w:r>
    </w:p>
    <w:p w14:paraId="44DD3AFA" w14:textId="716F04F6" w:rsidR="005475A9" w:rsidRPr="00424939" w:rsidRDefault="005475A9" w:rsidP="009500C9">
      <w:r w:rsidRPr="00424939">
        <w:t xml:space="preserve">For Cosmos staff members. Introduction to college newspaper production, with discussions on professionalism, news gathering, ethics, advertising, layout, and computer skills. May be </w:t>
      </w:r>
      <w:r w:rsidR="00B30792" w:rsidRPr="00424939">
        <w:t>taken</w:t>
      </w:r>
      <w:r w:rsidRPr="00424939">
        <w:t xml:space="preserve"> each term a student serves on the Cosmos staff. Advanced students assist with instructing beginners. To receive credit, students complete a term of service to the Cosmos and participate in the workshops</w:t>
      </w:r>
      <w:r w:rsidR="009F4511" w:rsidRPr="00424939">
        <w:fldChar w:fldCharType="begin"/>
      </w:r>
      <w:r w:rsidR="009F4511" w:rsidRPr="00424939">
        <w:instrText xml:space="preserve"> XE "</w:instrText>
      </w:r>
      <w:del w:id="15136" w:author="Summer 2023 updates" w:date="2024-07-31T13:42:00Z">
        <w:r w:rsidR="009F4511" w:rsidRPr="00424939">
          <w:rPr>
            <w:b/>
            <w:bCs/>
            <w:smallCaps/>
          </w:rPr>
          <w:delInstrText>workshops</w:delInstrText>
        </w:r>
      </w:del>
      <w:ins w:id="15137" w:author="Summer 2023 updates" w:date="2024-07-31T13:42:00Z">
        <w:r w:rsidR="00257B21">
          <w:rPr>
            <w:b/>
            <w:bCs/>
            <w:smallCaps/>
          </w:rPr>
          <w:instrText>W</w:instrText>
        </w:r>
        <w:r w:rsidR="009F4511" w:rsidRPr="00424939">
          <w:rPr>
            <w:b/>
            <w:bCs/>
            <w:smallCaps/>
          </w:rPr>
          <w:instrText>orkshop</w:instrText>
        </w:r>
      </w:ins>
      <w:r w:rsidR="009F4511" w:rsidRPr="00424939">
        <w:instrText xml:space="preserve">" </w:instrText>
      </w:r>
      <w:r w:rsidR="009F4511" w:rsidRPr="00424939">
        <w:fldChar w:fldCharType="end"/>
      </w:r>
      <w:r w:rsidRPr="00424939">
        <w:t xml:space="preserve"> at the level agreed upon among the instructor, the editor-in-chief, and the staff member. </w:t>
      </w:r>
      <w:r w:rsidR="00A7479E" w:rsidRPr="00424939">
        <w:t>P/NP</w:t>
      </w:r>
      <w:r w:rsidRPr="00424939">
        <w:t xml:space="preserve"> basis only. A maximum of one </w:t>
      </w:r>
      <w:r w:rsidR="000E246E" w:rsidRPr="00424939">
        <w:t xml:space="preserve">course </w:t>
      </w:r>
      <w:r w:rsidRPr="00424939">
        <w:t xml:space="preserve">credit may </w:t>
      </w:r>
      <w:r w:rsidR="000E246E" w:rsidRPr="00424939">
        <w:t>count to</w:t>
      </w:r>
      <w:r w:rsidR="00274337" w:rsidRPr="00424939">
        <w:t>w</w:t>
      </w:r>
      <w:r w:rsidR="000E246E" w:rsidRPr="00424939">
        <w:t>ard</w:t>
      </w:r>
      <w:r w:rsidRPr="00424939">
        <w:t xml:space="preserve"> a writing minor</w:t>
      </w:r>
      <w:r w:rsidR="00B8454E" w:rsidRPr="00424939">
        <w:fldChar w:fldCharType="begin"/>
      </w:r>
      <w:r w:rsidR="00B8454E" w:rsidRPr="00424939">
        <w:instrText xml:space="preserve"> XE "</w:instrText>
      </w:r>
      <w:del w:id="15138" w:author="Summer 2023 updates" w:date="2024-07-31T13:42:00Z">
        <w:r w:rsidR="00B8454E" w:rsidRPr="00424939">
          <w:rPr>
            <w:rStyle w:val="Strong"/>
            <w:rFonts w:ascii="Garamond" w:hAnsi="Garamond"/>
            <w:color w:val="000000" w:themeColor="text1"/>
          </w:rPr>
          <w:delInstrText>minor</w:delInstrText>
        </w:r>
      </w:del>
      <w:ins w:id="15139"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and no more than one </w:t>
      </w:r>
      <w:r w:rsidR="000E246E" w:rsidRPr="00424939">
        <w:t xml:space="preserve">course </w:t>
      </w:r>
      <w:r w:rsidRPr="00424939">
        <w:t>credit may count toward graduation. Credit for Journalism Practicum is regarded as internship credit. (0.2 course credit)</w:t>
      </w:r>
    </w:p>
    <w:p w14:paraId="0A17C00E" w14:textId="4B1E38C2" w:rsidR="005475A9" w:rsidRPr="00424939" w:rsidRDefault="005475A9" w:rsidP="00CA5146">
      <w:pPr>
        <w:keepNext/>
        <w:spacing w:after="0"/>
        <w:rPr>
          <w:rFonts w:cs="Times New Roman"/>
          <w:b/>
          <w:color w:val="000000" w:themeColor="text1"/>
        </w:rPr>
      </w:pPr>
      <w:r w:rsidRPr="00424939">
        <w:rPr>
          <w:rFonts w:cs="Times New Roman"/>
          <w:b/>
          <w:color w:val="000000" w:themeColor="text1"/>
        </w:rPr>
        <w:t>RHE-</w:t>
      </w:r>
      <w:r w:rsidR="002F75C4" w:rsidRPr="00424939">
        <w:rPr>
          <w:rFonts w:cs="Times New Roman"/>
          <w:b/>
          <w:color w:val="000000" w:themeColor="text1"/>
        </w:rPr>
        <w:t>225</w:t>
      </w:r>
      <w:r w:rsidRPr="00424939">
        <w:rPr>
          <w:rFonts w:cs="Times New Roman"/>
          <w:b/>
          <w:color w:val="000000" w:themeColor="text1"/>
        </w:rPr>
        <w:t xml:space="preserve"> Journalism and Media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t>
      </w:r>
      <w:del w:id="15140"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4C2F9D7F" w14:textId="77777777" w:rsidR="005475A9" w:rsidRPr="00424939" w:rsidRDefault="005475A9" w:rsidP="00041149">
      <w:r w:rsidRPr="00424939">
        <w:t>Introduces and analyzes several forms of writing for media in a digital age.  In addition to print format, students create and analyze interactive and web-based texts while acquiring a systematic approach to compositions in a variety of media.</w:t>
      </w:r>
    </w:p>
    <w:p w14:paraId="6922FDE7" w14:textId="337DBF05" w:rsidR="00E7043D" w:rsidRPr="00424939" w:rsidRDefault="00E7043D" w:rsidP="00CC410A">
      <w:pPr>
        <w:keepNext/>
        <w:keepLines/>
        <w:spacing w:after="0"/>
        <w:rPr>
          <w:rFonts w:cs="Times New Roman"/>
          <w:b/>
          <w:color w:val="000000" w:themeColor="text1"/>
        </w:rPr>
      </w:pPr>
      <w:r w:rsidRPr="00424939">
        <w:rPr>
          <w:rFonts w:cs="Times New Roman"/>
          <w:b/>
          <w:color w:val="000000" w:themeColor="text1"/>
        </w:rPr>
        <w:t>RHE-230 Grammar and Style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7E737F19" w14:textId="77777777" w:rsidR="00E7043D" w:rsidRPr="00424939" w:rsidRDefault="00E7043D" w:rsidP="00041149">
      <w:r w:rsidRPr="00424939">
        <w:t>Examines various grammatical principles that provide structure to language and explores the stylistic choices available to writers. Focuses on the rhetorical use of grammar and style to affect meaning, express power relations, and persuade readers. Analysis of published writers and extensive practice in writing helps students develop stylistic versatility and effectiveness.</w:t>
      </w:r>
    </w:p>
    <w:p w14:paraId="54C1E73F" w14:textId="38E6841E" w:rsidR="005475A9" w:rsidRPr="00424939" w:rsidRDefault="005475A9" w:rsidP="00DB5E9E">
      <w:pPr>
        <w:spacing w:after="0"/>
        <w:rPr>
          <w:rFonts w:cs="Times New Roman"/>
          <w:b/>
          <w:color w:val="000000" w:themeColor="text1"/>
        </w:rPr>
      </w:pPr>
      <w:r w:rsidRPr="00424939">
        <w:rPr>
          <w:rFonts w:cs="Times New Roman"/>
          <w:b/>
          <w:color w:val="000000" w:themeColor="text1"/>
        </w:rPr>
        <w:t>RHE-255 The Essay</w:t>
      </w:r>
      <w:r w:rsidR="0007631F" w:rsidRPr="00424939">
        <w:rPr>
          <w:rFonts w:cs="Times New Roman"/>
          <w:b/>
          <w:color w:val="000000" w:themeColor="text1"/>
        </w:rPr>
        <w:t xml:space="preserve"> (WE)</w:t>
      </w:r>
    </w:p>
    <w:p w14:paraId="2DD14516" w14:textId="7892673E" w:rsidR="005475A9" w:rsidRPr="00424939" w:rsidRDefault="005475A9" w:rsidP="00041149">
      <w:r w:rsidRPr="00424939">
        <w:t xml:space="preserve">Practice in writing a variety of essay forms in nonfiction prose. Students read and discuss essayists chosen to represent a range of prose styles and subjects. </w:t>
      </w:r>
      <w:r w:rsidR="00DE33FD">
        <w:t>Students also practice writing, workshopping, and revising nonfiction essays.</w:t>
      </w:r>
    </w:p>
    <w:p w14:paraId="50498281" w14:textId="1DEB5C43" w:rsidR="0035515B" w:rsidRPr="00424939" w:rsidRDefault="0035515B" w:rsidP="003B7D70">
      <w:pPr>
        <w:keepNext/>
        <w:spacing w:after="0"/>
        <w:rPr>
          <w:rFonts w:cs="Times New Roman"/>
          <w:b/>
          <w:color w:val="000000" w:themeColor="text1"/>
        </w:rPr>
      </w:pPr>
      <w:r w:rsidRPr="00424939">
        <w:rPr>
          <w:rFonts w:cs="Times New Roman"/>
          <w:b/>
          <w:color w:val="000000" w:themeColor="text1"/>
        </w:rPr>
        <w:t>RHE-257 Environmental Rhetoric</w:t>
      </w:r>
      <w:r w:rsidR="0007631F"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rFonts w:cs="Times New Roman"/>
          <w:color w:val="000000" w:themeColor="text1"/>
        </w:rPr>
        <w:instrText xml:space="preserve"> XE "Rhetoric" </w:instrText>
      </w:r>
      <w:r w:rsidR="00B8454E" w:rsidRPr="00424939">
        <w:rPr>
          <w:rFonts w:cs="Times New Roman"/>
          <w:b/>
          <w:color w:val="000000" w:themeColor="text1"/>
        </w:rPr>
        <w:fldChar w:fldCharType="end"/>
      </w:r>
    </w:p>
    <w:p w14:paraId="397729E3" w14:textId="77777777" w:rsidR="00E405E1" w:rsidRPr="00424939" w:rsidRDefault="00E405E1" w:rsidP="00041149">
      <w:r w:rsidRPr="00424939">
        <w:t xml:space="preserve">Examines how authors and organizations have attempted to define and influence the political, economic, social, and ethical debates on key environmental issues with particular attention to the birth and progress of global environmental movements. Students engage in close reading and analysis of a range of arguments and messaging pertaining to such movements. </w:t>
      </w:r>
    </w:p>
    <w:p w14:paraId="505437BB" w14:textId="61744EA7" w:rsidR="005475A9" w:rsidRPr="00424939" w:rsidRDefault="005475A9" w:rsidP="00927A00">
      <w:pPr>
        <w:keepNext/>
        <w:spacing w:after="0"/>
        <w:rPr>
          <w:rFonts w:cs="Times New Roman"/>
          <w:b/>
          <w:color w:val="000000" w:themeColor="text1"/>
        </w:rPr>
      </w:pPr>
      <w:r w:rsidRPr="00424939">
        <w:rPr>
          <w:rFonts w:cs="Times New Roman"/>
          <w:b/>
          <w:color w:val="000000" w:themeColor="text1"/>
        </w:rPr>
        <w:t>RHE-265 Professional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del w:id="15141"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49EAD980" w14:textId="5B54D712" w:rsidR="005475A9" w:rsidRPr="00424939" w:rsidRDefault="005475A9" w:rsidP="00041149">
      <w:r w:rsidRPr="00424939">
        <w:t>Planning, drafting, revising, and presenting documents for business and professional audiences; focus on effective writing and document design. Students compose a variety of texts—</w:t>
      </w:r>
      <w:r w:rsidR="00836F52" w:rsidRPr="00424939">
        <w:t>resumes</w:t>
      </w:r>
      <w:r w:rsidRPr="00424939">
        <w:t xml:space="preserve">, memos, letters, manuals, public relations materials, and/or reports—working both independently and collaboratively; students also give at least one oral presentation, based on a major writing assignment. </w:t>
      </w:r>
    </w:p>
    <w:p w14:paraId="69C899A1" w14:textId="6563084D"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RHE-275 Advanced Writers Studio </w:t>
      </w:r>
      <w:r w:rsidR="0007631F" w:rsidRPr="00424939">
        <w:rPr>
          <w:rFonts w:cs="Times New Roman"/>
          <w:b/>
          <w:color w:val="000000" w:themeColor="text1"/>
        </w:rPr>
        <w:t>(WE)</w:t>
      </w:r>
    </w:p>
    <w:p w14:paraId="4FBA9638" w14:textId="77777777" w:rsidR="0035515B" w:rsidRPr="00076684" w:rsidRDefault="0035515B" w:rsidP="00041149">
      <w:r w:rsidRPr="00424939">
        <w:t xml:space="preserve">A small group, multi-genre workshop for experienced writers. May be taken more than once for credit for a maximum of 1.0 credit.  </w:t>
      </w:r>
      <w:r w:rsidRPr="00424939">
        <w:rPr>
          <w:i/>
        </w:rPr>
        <w:t>No more than 1.0 credit may be earned by enrolling in RHE-175 and RHE-275.</w:t>
      </w:r>
      <w:r w:rsidRPr="00076684">
        <w:t xml:space="preserve"> (0.5 course credit)</w:t>
      </w:r>
    </w:p>
    <w:p w14:paraId="08DAD3A7" w14:textId="782DDD3F" w:rsidR="004641A9" w:rsidRPr="00424939" w:rsidRDefault="004641A9" w:rsidP="004641A9">
      <w:pPr>
        <w:keepNext/>
        <w:spacing w:after="0"/>
        <w:rPr>
          <w:rFonts w:cs="Times New Roman"/>
          <w:b/>
          <w:color w:val="000000" w:themeColor="text1"/>
        </w:rPr>
      </w:pPr>
      <w:r w:rsidRPr="00424939">
        <w:rPr>
          <w:rFonts w:cs="Times New Roman"/>
          <w:b/>
          <w:color w:val="000000" w:themeColor="text1"/>
        </w:rPr>
        <w:t>RHE-2</w:t>
      </w:r>
      <w:r>
        <w:rPr>
          <w:rFonts w:cs="Times New Roman"/>
          <w:b/>
          <w:color w:val="000000" w:themeColor="text1"/>
        </w:rPr>
        <w:t>84</w:t>
      </w:r>
      <w:r w:rsidRPr="00424939">
        <w:rPr>
          <w:rFonts w:cs="Times New Roman"/>
          <w:b/>
          <w:color w:val="000000" w:themeColor="text1"/>
        </w:rPr>
        <w:t xml:space="preserve"> </w:t>
      </w:r>
      <w:r>
        <w:rPr>
          <w:rFonts w:cs="Times New Roman"/>
          <w:b/>
          <w:color w:val="000000" w:themeColor="text1"/>
        </w:rPr>
        <w:t>Topics in Writing and Rhetoric</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smallCaps/>
          <w:color w:val="000000" w:themeColor="text1"/>
        </w:rPr>
        <w:instrText>Writing</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DF66B55" w14:textId="7F09CB68" w:rsidR="004641A9" w:rsidRPr="00424939" w:rsidRDefault="004641A9" w:rsidP="00041149">
      <w:r w:rsidRPr="004641A9">
        <w:t>Offers selected topics on specific concerns, problems, or trends in writing and rhetoric. Content</w:t>
      </w:r>
      <w:r>
        <w:t xml:space="preserve"> </w:t>
      </w:r>
      <w:r w:rsidRPr="004641A9">
        <w:t>varies as determined by instructor. May be taken more than once for credit, provided topics are</w:t>
      </w:r>
      <w:r>
        <w:t xml:space="preserve"> </w:t>
      </w:r>
      <w:r w:rsidRPr="004641A9">
        <w:t>distinct.</w:t>
      </w:r>
      <w:r w:rsidRPr="00424939">
        <w:t xml:space="preserve"> </w:t>
      </w:r>
    </w:p>
    <w:p w14:paraId="331584E0" w14:textId="6C71B674" w:rsidR="0035515B" w:rsidRPr="00424939" w:rsidRDefault="0035515B" w:rsidP="0035515B">
      <w:pPr>
        <w:spacing w:after="0"/>
        <w:rPr>
          <w:rFonts w:cs="Times New Roman"/>
          <w:b/>
          <w:color w:val="000000" w:themeColor="text1"/>
        </w:rPr>
      </w:pPr>
      <w:r w:rsidRPr="00424939">
        <w:rPr>
          <w:rFonts w:cs="Times New Roman"/>
          <w:b/>
          <w:color w:val="000000" w:themeColor="text1"/>
        </w:rPr>
        <w:t>RHE-285 Technical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and Information Design</w:t>
      </w:r>
      <w:r w:rsidR="0007631F" w:rsidRPr="00424939">
        <w:rPr>
          <w:rFonts w:cs="Times New Roman"/>
          <w:b/>
          <w:color w:val="000000" w:themeColor="text1"/>
        </w:rPr>
        <w:t xml:space="preserve"> (WE)</w:t>
      </w:r>
    </w:p>
    <w:p w14:paraId="5B97540C" w14:textId="77777777" w:rsidR="0035515B" w:rsidRPr="00424939" w:rsidRDefault="0035515B" w:rsidP="00041149">
      <w:r w:rsidRPr="00424939">
        <w:t>Introduction to the effective communication of scientific and technical information for both specialist and non-expert audiences. Instruction in audience analysis, writing processes, research strategies, integration of graphics and visual information, and the designing, composing, revising, editing, and assessment of technical documents.</w:t>
      </w:r>
    </w:p>
    <w:p w14:paraId="578045EC" w14:textId="05C12E6F"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RHE-312 </w:t>
      </w:r>
      <w:r w:rsidR="00DE33FD">
        <w:rPr>
          <w:rFonts w:cs="Times New Roman"/>
          <w:b/>
          <w:color w:val="000000" w:themeColor="text1"/>
        </w:rPr>
        <w:t xml:space="preserve">Wring Center Theory &amp; Practice </w:t>
      </w:r>
      <w:r w:rsidR="0007631F" w:rsidRPr="00424939">
        <w:rPr>
          <w:rFonts w:cs="Times New Roman"/>
          <w:b/>
          <w:color w:val="000000" w:themeColor="text1"/>
        </w:rPr>
        <w:t>(WE)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380D9ADE" w14:textId="71104D6F" w:rsidR="00DE33FD" w:rsidRDefault="00DE33FD" w:rsidP="00041149">
      <w:pPr>
        <w:rPr>
          <w:rFonts w:cs="ArialMT"/>
        </w:rPr>
      </w:pPr>
      <w:r w:rsidRPr="00DE33FD">
        <w:t>Explores current topics in writing center research. Stude</w:t>
      </w:r>
      <w:r>
        <w:t xml:space="preserve">nts plan and complete a project </w:t>
      </w:r>
      <w:r w:rsidRPr="00DE33FD">
        <w:t>informed by research and share with writing center peers. Of</w:t>
      </w:r>
      <w:r>
        <w:t xml:space="preserve">fered fall and spring terms. </w:t>
      </w:r>
      <w:r w:rsidRPr="00DE33FD">
        <w:rPr>
          <w:rFonts w:cs="ArialMT"/>
        </w:rPr>
        <w:t xml:space="preserve">May be taken more than once </w:t>
      </w:r>
      <w:r>
        <w:rPr>
          <w:rFonts w:cs="ArialMT"/>
        </w:rPr>
        <w:t xml:space="preserve">for credit for a maximum of </w:t>
      </w:r>
      <w:r w:rsidRPr="00DE33FD">
        <w:rPr>
          <w:rFonts w:cs="ArialMT"/>
        </w:rPr>
        <w:t xml:space="preserve">0.9 credits. </w:t>
      </w:r>
      <w:r w:rsidRPr="002117DA">
        <w:rPr>
          <w:u w:val="single"/>
        </w:rPr>
        <w:t>Prerequisite</w:t>
      </w:r>
      <w:r>
        <w:t xml:space="preserve">: </w:t>
      </w:r>
      <w:r w:rsidRPr="00DE33FD">
        <w:t xml:space="preserve">Introduction to Writing Center Theory &amp; Practice </w:t>
      </w:r>
      <w:r w:rsidR="001C4908">
        <w:t xml:space="preserve">(WE) </w:t>
      </w:r>
      <w:r w:rsidRPr="00DE33FD">
        <w:t xml:space="preserve">(RHE-112) </w:t>
      </w:r>
      <w:r w:rsidRPr="00DE33FD">
        <w:rPr>
          <w:rFonts w:cs="ArialMT"/>
        </w:rPr>
        <w:t>(0.3 course credit)</w:t>
      </w:r>
    </w:p>
    <w:p w14:paraId="45FA5740" w14:textId="77777777" w:rsidR="00E61999" w:rsidRDefault="00E61999">
      <w:pPr>
        <w:spacing w:after="200" w:line="276" w:lineRule="auto"/>
        <w:rPr>
          <w:del w:id="15142" w:author="Summer 2023 updates" w:date="2024-07-31T13:42:00Z"/>
          <w:rFonts w:cs="Times New Roman"/>
          <w:b/>
          <w:color w:val="000000" w:themeColor="text1"/>
        </w:rPr>
      </w:pPr>
      <w:del w:id="15143" w:author="Summer 2023 updates" w:date="2024-07-31T13:42:00Z">
        <w:r>
          <w:rPr>
            <w:rFonts w:cs="Times New Roman"/>
            <w:b/>
            <w:color w:val="000000" w:themeColor="text1"/>
          </w:rPr>
          <w:br w:type="page"/>
        </w:r>
      </w:del>
    </w:p>
    <w:p w14:paraId="50C9CD1F" w14:textId="2FF21262" w:rsidR="0035515B" w:rsidRDefault="0035515B" w:rsidP="0035515B">
      <w:pPr>
        <w:spacing w:after="0"/>
        <w:rPr>
          <w:rFonts w:cs="Times New Roman"/>
          <w:b/>
          <w:color w:val="000000" w:themeColor="text1"/>
        </w:rPr>
      </w:pPr>
      <w:r w:rsidRPr="00424939">
        <w:rPr>
          <w:rFonts w:cs="Times New Roman"/>
          <w:b/>
          <w:color w:val="000000" w:themeColor="text1"/>
        </w:rPr>
        <w:t>RHE-345 Writing</w:t>
      </w:r>
      <w:r w:rsidR="00DC0047">
        <w:rPr>
          <w:rFonts w:cs="Times New Roman"/>
          <w:b/>
          <w:color w:val="000000" w:themeColor="text1"/>
        </w:rPr>
        <w:t xml:space="preserve"> Wilderness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del w:id="15144" w:author="Summer 2023 updates" w:date="2024-07-31T13:42:00Z">
        <w:r w:rsidR="0007631F" w:rsidRPr="00424939">
          <w:rPr>
            <w:rFonts w:cs="Times New Roman"/>
            <w:b/>
            <w:color w:val="000000" w:themeColor="text1"/>
          </w:rPr>
          <w:delText xml:space="preserve"> </w:delText>
        </w:r>
      </w:del>
      <w:r w:rsidR="0007631F" w:rsidRPr="00424939">
        <w:rPr>
          <w:rFonts w:cs="Times New Roman"/>
          <w:b/>
          <w:color w:val="000000" w:themeColor="text1"/>
        </w:rPr>
        <w:t>(WE)</w:t>
      </w:r>
    </w:p>
    <w:p w14:paraId="7C1AF211" w14:textId="5A136E28" w:rsidR="00DC0047" w:rsidRDefault="00DC0047" w:rsidP="007F25AA">
      <w:r>
        <w:t xml:space="preserve">An immersive </w:t>
      </w:r>
      <w:r w:rsidRPr="00DC0047">
        <w:t>writing workshop in which students write about their w</w:t>
      </w:r>
      <w:r>
        <w:t xml:space="preserve">ilderness travel experiences in </w:t>
      </w:r>
      <w:r w:rsidRPr="00DC0047">
        <w:t>original prose and poetry. The focus of the student work w</w:t>
      </w:r>
      <w:r>
        <w:t xml:space="preserve">ill be the intersection of self </w:t>
      </w:r>
      <w:r w:rsidRPr="00DC0047">
        <w:t xml:space="preserve">and place. The class considers the idea of wilderness—as </w:t>
      </w:r>
      <w:r>
        <w:t xml:space="preserve">a concept, a place, a political </w:t>
      </w:r>
      <w:r w:rsidRPr="00DC0047">
        <w:t>designation, and a state of mind—through the lens of</w:t>
      </w:r>
      <w:r>
        <w:t xml:space="preserve"> diverse environmental writers, </w:t>
      </w:r>
      <w:r w:rsidRPr="00DC0047">
        <w:t>theorists and poets across generations. Representativ</w:t>
      </w:r>
      <w:r>
        <w:t xml:space="preserve">e authors include Sigurd Olson, </w:t>
      </w:r>
      <w:r w:rsidRPr="00DC0047">
        <w:t>Annie Dillard, Terry Tempest Williams, Lorine Niede</w:t>
      </w:r>
      <w:r>
        <w:t xml:space="preserve">cker, Kimberly Blaeser, William </w:t>
      </w:r>
      <w:r w:rsidRPr="00DC0047">
        <w:t>Cronon, Robin Wall Kimmerer and Drew Lanham. Student</w:t>
      </w:r>
      <w:r>
        <w:t xml:space="preserve">s in the class gain experience, </w:t>
      </w:r>
      <w:r w:rsidRPr="00DC0047">
        <w:t>confidence, and proficiency in wilderness travel and ethics.</w:t>
      </w:r>
    </w:p>
    <w:p w14:paraId="3675EB98" w14:textId="6F696F2B" w:rsidR="008D7EE8" w:rsidRPr="00DC0047" w:rsidRDefault="008D7EE8" w:rsidP="00DC0047">
      <w:pPr>
        <w:autoSpaceDE w:val="0"/>
        <w:autoSpaceDN w:val="0"/>
        <w:adjustRightInd w:val="0"/>
        <w:spacing w:after="0"/>
        <w:rPr>
          <w:rFonts w:cs="Arial-BoldMT"/>
          <w:bCs/>
        </w:rPr>
      </w:pPr>
      <w:r>
        <w:rPr>
          <w:rFonts w:cs="Arial-BoldMT"/>
          <w:bCs/>
        </w:rPr>
        <w:t>(Offered summers at the Wilderness Field Station)</w:t>
      </w:r>
    </w:p>
    <w:p w14:paraId="51A6D1CD" w14:textId="6CEFFA36" w:rsidR="005475A9" w:rsidRPr="00424939" w:rsidRDefault="005475A9" w:rsidP="00DB5E9E">
      <w:pPr>
        <w:spacing w:after="0"/>
        <w:rPr>
          <w:rFonts w:cs="Times New Roman"/>
          <w:b/>
          <w:color w:val="000000" w:themeColor="text1"/>
        </w:rPr>
      </w:pPr>
      <w:r w:rsidRPr="00424939">
        <w:rPr>
          <w:rFonts w:cs="Times New Roman"/>
          <w:b/>
          <w:color w:val="000000" w:themeColor="text1"/>
        </w:rPr>
        <w:t>RHE-</w:t>
      </w:r>
      <w:r w:rsidR="002F75C4" w:rsidRPr="00424939">
        <w:rPr>
          <w:rFonts w:cs="Times New Roman"/>
          <w:b/>
          <w:color w:val="000000" w:themeColor="text1"/>
        </w:rPr>
        <w:t>377</w:t>
      </w:r>
      <w:r w:rsidRPr="00424939">
        <w:rPr>
          <w:rFonts w:cs="Times New Roman"/>
          <w:b/>
          <w:color w:val="000000" w:themeColor="text1"/>
        </w:rPr>
        <w:t xml:space="preserve"> Cultural Studies</w:t>
      </w:r>
      <w:r w:rsidR="0007631F" w:rsidRPr="00424939">
        <w:rPr>
          <w:rFonts w:cs="Times New Roman"/>
          <w:b/>
          <w:color w:val="000000" w:themeColor="text1"/>
        </w:rPr>
        <w:t xml:space="preserve"> (WE)</w:t>
      </w:r>
    </w:p>
    <w:p w14:paraId="648AC343" w14:textId="5E3F7348" w:rsidR="006030C7" w:rsidRDefault="00E405E1" w:rsidP="007F25AA">
      <w:r w:rsidRPr="00424939">
        <w:t xml:space="preserve">A survey of advanced theory in Cultural Studies, aiming to familiarize students with the range of questions, artifacts, conditions, and problems scholars of Cultural Studies strive to understand. Anchoring itself in linguistic and rhetorical theories about discourse and meaning, this course is specifically centered on questions of power: how is it constituted, acquired, distributed, and wielded to influence our shared culture of economics, politics, media, identity, and interpersonal relations. </w:t>
      </w:r>
    </w:p>
    <w:p w14:paraId="320DA59C" w14:textId="058AE5AA" w:rsidR="002E518E" w:rsidRPr="00D763AD" w:rsidRDefault="00D763AD" w:rsidP="00D763AD">
      <w:pPr>
        <w:autoSpaceDE w:val="0"/>
        <w:autoSpaceDN w:val="0"/>
        <w:adjustRightInd w:val="0"/>
        <w:spacing w:after="0"/>
        <w:rPr>
          <w:rFonts w:cs="ArialMT"/>
          <w:b/>
        </w:rPr>
      </w:pPr>
      <w:bookmarkStart w:id="15145" w:name="RHE382"/>
      <w:r w:rsidRPr="00D763AD">
        <w:rPr>
          <w:rFonts w:cs="ArialMT"/>
          <w:b/>
        </w:rPr>
        <w:t>RHE-382 Research Methods: Rhetorical/Critical</w:t>
      </w:r>
      <w:bookmarkEnd w:id="15145"/>
      <w:r w:rsidR="00D46C91">
        <w:rPr>
          <w:rFonts w:cs="ArialMT"/>
          <w:b/>
        </w:rPr>
        <w:t xml:space="preserve"> (WE)</w:t>
      </w:r>
    </w:p>
    <w:p w14:paraId="26F1136E" w14:textId="61FEF784" w:rsidR="00580603" w:rsidRPr="008C51D0" w:rsidRDefault="00D763AD" w:rsidP="00580603">
      <w:pPr>
        <w:spacing w:after="40"/>
        <w:rPr>
          <w:rFonts w:cs="Arial-BoldMT"/>
          <w:bCs/>
        </w:rPr>
      </w:pPr>
      <w:r w:rsidRPr="008C51D0">
        <w:rPr>
          <w:rFonts w:cs="Arial-BoldMT"/>
          <w:bCs/>
        </w:rPr>
        <w:t xml:space="preserve">See also </w:t>
      </w:r>
      <w:r w:rsidR="008C51D0" w:rsidRPr="008C51D0">
        <w:rPr>
          <w:rFonts w:cs="Arial-BoldMT"/>
          <w:bCs/>
        </w:rPr>
        <w:t>Communication Studies (COM-</w:t>
      </w:r>
      <w:r w:rsidR="008C51D0" w:rsidRPr="00DB4A7A">
        <w:rPr>
          <w:rFonts w:cs="Arial-BoldMT"/>
          <w:bCs/>
        </w:rPr>
        <w:t xml:space="preserve">382), </w:t>
      </w:r>
      <w:r w:rsidR="00F966EB" w:rsidRPr="00424939">
        <w:rPr>
          <w:rFonts w:cs="Times New Roman"/>
          <w:color w:val="000000" w:themeColor="text1"/>
        </w:rPr>
        <w:t xml:space="preserve">p. </w:t>
      </w:r>
      <w:r w:rsidR="00F966EB">
        <w:rPr>
          <w:rFonts w:cs="Times New Roman"/>
          <w:color w:val="000000" w:themeColor="text1"/>
        </w:rPr>
        <w:fldChar w:fldCharType="begin"/>
      </w:r>
      <w:r w:rsidR="00F966EB">
        <w:rPr>
          <w:rFonts w:cs="Times New Roman"/>
          <w:color w:val="000000" w:themeColor="text1"/>
        </w:rPr>
        <w:instrText xml:space="preserve"> PAGEREF  COM382 \h </w:instrText>
      </w:r>
      <w:r w:rsidR="00F966EB">
        <w:rPr>
          <w:rFonts w:cs="Times New Roman"/>
          <w:color w:val="000000" w:themeColor="text1"/>
        </w:rPr>
      </w:r>
      <w:r w:rsidR="00F966EB">
        <w:rPr>
          <w:rFonts w:cs="Times New Roman"/>
          <w:color w:val="000000" w:themeColor="text1"/>
        </w:rPr>
        <w:fldChar w:fldCharType="separate"/>
      </w:r>
      <w:r w:rsidR="00A74DA0">
        <w:rPr>
          <w:rFonts w:cs="Times New Roman"/>
          <w:noProof/>
          <w:color w:val="000000" w:themeColor="text1"/>
        </w:rPr>
        <w:t>107</w:t>
      </w:r>
      <w:r w:rsidR="00F966EB">
        <w:rPr>
          <w:rFonts w:cs="Times New Roman"/>
          <w:color w:val="000000" w:themeColor="text1"/>
        </w:rPr>
        <w:fldChar w:fldCharType="end"/>
      </w:r>
    </w:p>
    <w:p w14:paraId="71BD3082" w14:textId="1C526256" w:rsidR="00580603" w:rsidRPr="00580603" w:rsidRDefault="00580603" w:rsidP="00041149">
      <w:pPr>
        <w:rPr>
          <w:rFonts w:cs="ArialMT"/>
        </w:rPr>
      </w:pPr>
      <w:r w:rsidRPr="00580603">
        <w:t>Exploration of rhetorical/critical research methodologies. Students gain experience</w:t>
      </w:r>
      <w:r>
        <w:rPr>
          <w:rFonts w:cs="ArialMT"/>
        </w:rPr>
        <w:t xml:space="preserve"> </w:t>
      </w:r>
      <w:r w:rsidRPr="00580603">
        <w:t>conducting research in the discipline, honing their analytical skills, and improving their</w:t>
      </w:r>
      <w:r>
        <w:rPr>
          <w:rFonts w:cs="ArialMT"/>
        </w:rPr>
        <w:t xml:space="preserve"> </w:t>
      </w:r>
      <w:r w:rsidRPr="00580603">
        <w:t xml:space="preserve">writing/communication competencies. </w:t>
      </w:r>
      <w:r w:rsidRPr="002117DA">
        <w:rPr>
          <w:u w:val="single"/>
        </w:rPr>
        <w:t>Prerequisite</w:t>
      </w:r>
      <w:r w:rsidRPr="00580603">
        <w:t>: Rhetorical Theory &amp; Practice</w:t>
      </w:r>
      <w:r>
        <w:rPr>
          <w:rFonts w:cs="ArialMT"/>
        </w:rPr>
        <w:t xml:space="preserve"> </w:t>
      </w:r>
      <w:r w:rsidRPr="00580603">
        <w:t>(RHE-200).</w:t>
      </w:r>
    </w:p>
    <w:p w14:paraId="31191E27" w14:textId="74B81529"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RHE-394 Directed </w:t>
      </w:r>
      <w:del w:id="15146" w:author="Summer 2023 updates" w:date="2024-07-31T13:42:00Z">
        <w:r w:rsidR="00156737">
          <w:rPr>
            <w:rFonts w:cs="Times New Roman"/>
            <w:b/>
            <w:color w:val="000000" w:themeColor="text1"/>
          </w:rPr>
          <w:delText>Readings</w:delText>
        </w:r>
      </w:del>
      <w:ins w:id="15147" w:author="Summer 2023 updates" w:date="2024-07-31T13:42:00Z">
        <w:r w:rsidR="00926E5A">
          <w:rPr>
            <w:rFonts w:cs="Times New Roman"/>
            <w:b/>
            <w:color w:val="000000" w:themeColor="text1"/>
          </w:rPr>
          <w:t>Learning</w:t>
        </w:r>
      </w:ins>
      <w:r w:rsidR="00926E5A" w:rsidRPr="00424939">
        <w:rPr>
          <w:rFonts w:cs="Times New Roman"/>
          <w:b/>
          <w:color w:val="000000" w:themeColor="text1"/>
        </w:rPr>
        <w:t xml:space="preserve"> </w:t>
      </w:r>
      <w:r w:rsidRPr="00424939">
        <w:rPr>
          <w:rFonts w:cs="Times New Roman"/>
          <w:b/>
          <w:color w:val="000000" w:themeColor="text1"/>
        </w:rPr>
        <w:t>in Writing</w:t>
      </w:r>
      <w:r w:rsidR="00156737">
        <w:rPr>
          <w:rFonts w:cs="Times New Roman"/>
          <w:b/>
          <w:color w:val="000000" w:themeColor="text1"/>
        </w:rPr>
        <w:t xml:space="preserve"> and Rhetoric</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07631F" w:rsidRPr="00424939">
        <w:rPr>
          <w:rFonts w:cs="Times New Roman"/>
          <w:b/>
          <w:color w:val="000000" w:themeColor="text1"/>
        </w:rPr>
        <w:t>(WE)</w:t>
      </w:r>
    </w:p>
    <w:p w14:paraId="2BA67DDC" w14:textId="1730D5E8" w:rsidR="0035515B" w:rsidRPr="00580603" w:rsidRDefault="0035515B" w:rsidP="00041149">
      <w:r w:rsidRPr="00424939">
        <w:t xml:space="preserve">Completion of </w:t>
      </w:r>
      <w:r w:rsidR="00580603">
        <w:t xml:space="preserve">specialized study </w:t>
      </w:r>
      <w:r w:rsidRPr="00424939">
        <w:t xml:space="preserve">under the direction of a faculty member. Registration by consent of instructor and after submission of a written project proposal to the rhetoric department. May be taken more than once for credit with consent of department chair. </w:t>
      </w:r>
      <w:r w:rsidRPr="00424939">
        <w:rPr>
          <w:u w:val="single"/>
        </w:rPr>
        <w:t>Prerequisite</w:t>
      </w:r>
      <w:r w:rsidRPr="00424939">
        <w:t xml:space="preserve">: </w:t>
      </w:r>
      <w:r w:rsidR="00580603" w:rsidRPr="00580603">
        <w:rPr>
          <w:rFonts w:cs="Arial-BoldMT"/>
          <w:bCs/>
        </w:rPr>
        <w:t>Rhetorical Theory and Practice</w:t>
      </w:r>
      <w:r w:rsidR="00374A6C">
        <w:rPr>
          <w:rFonts w:cs="Arial-BoldMT"/>
          <w:bCs/>
        </w:rPr>
        <w:t xml:space="preserve"> (</w:t>
      </w:r>
      <w:r w:rsidR="00374A6C" w:rsidRPr="00580603">
        <w:rPr>
          <w:rFonts w:cs="Arial-BoldMT"/>
          <w:bCs/>
        </w:rPr>
        <w:t>RHE-200</w:t>
      </w:r>
      <w:r w:rsidR="00374A6C">
        <w:rPr>
          <w:rFonts w:cs="Arial-BoldMT"/>
          <w:bCs/>
        </w:rPr>
        <w:t>) or</w:t>
      </w:r>
      <w:r w:rsidR="00374A6C" w:rsidRPr="00580603">
        <w:rPr>
          <w:rFonts w:cs="ArialMT"/>
        </w:rPr>
        <w:t xml:space="preserve"> </w:t>
      </w:r>
      <w:r w:rsidR="00580603" w:rsidRPr="00580603">
        <w:rPr>
          <w:rFonts w:cs="ArialMT"/>
        </w:rPr>
        <w:t>consent of instructor.</w:t>
      </w:r>
    </w:p>
    <w:p w14:paraId="2DB55A63" w14:textId="77777777" w:rsidR="00226DF1" w:rsidRDefault="005475A9" w:rsidP="00EE5418">
      <w:pPr>
        <w:spacing w:after="0"/>
        <w:rPr>
          <w:rFonts w:cs="Times New Roman"/>
          <w:b/>
          <w:color w:val="000000" w:themeColor="text1"/>
        </w:rPr>
      </w:pPr>
      <w:r w:rsidRPr="00424939">
        <w:rPr>
          <w:rFonts w:cs="Times New Roman"/>
          <w:b/>
          <w:color w:val="000000" w:themeColor="text1"/>
        </w:rPr>
        <w:t xml:space="preserve">RHE-415 </w:t>
      </w:r>
      <w:r w:rsidR="0056387D">
        <w:rPr>
          <w:rFonts w:cs="Times New Roman"/>
          <w:b/>
          <w:color w:val="000000" w:themeColor="text1"/>
        </w:rPr>
        <w:t>How Writers Write</w:t>
      </w:r>
      <w:r w:rsidR="00B14C82" w:rsidRPr="00424939">
        <w:rPr>
          <w:rFonts w:cs="Times New Roman"/>
          <w:b/>
          <w:color w:val="000000" w:themeColor="text1"/>
        </w:rPr>
        <w:t xml:space="preserve"> (WE)</w:t>
      </w:r>
    </w:p>
    <w:p w14:paraId="1D68B7A1" w14:textId="45B434BC" w:rsidR="0056387D" w:rsidRPr="003300F1" w:rsidRDefault="0056387D" w:rsidP="00041149">
      <w:r w:rsidRPr="003300F1">
        <w:t>Focuses on established and emergent theories about writing from the disciplines of rhetoric and writing studies.  Students will apply</w:t>
      </w:r>
      <w:r w:rsidR="003300F1">
        <w:t xml:space="preserve"> relevant theory and</w:t>
      </w:r>
      <w:r w:rsidR="003300F1" w:rsidRPr="003300F1">
        <w:t>/or</w:t>
      </w:r>
      <w:r w:rsidRPr="003300F1">
        <w:t xml:space="preserve"> research in a self-study.  Students will also undertake and independent </w:t>
      </w:r>
      <w:r w:rsidR="003300F1">
        <w:t>writ</w:t>
      </w:r>
      <w:r w:rsidRPr="003300F1">
        <w:t xml:space="preserve">ing project of their own design, to be included with the self-study and other documents in a portfolio of polished work. </w:t>
      </w:r>
      <w:r w:rsidR="003300F1" w:rsidRPr="002117DA">
        <w:rPr>
          <w:u w:val="single"/>
        </w:rPr>
        <w:t>Prerequisite</w:t>
      </w:r>
      <w:r w:rsidR="003300F1">
        <w:t>s: Rhetorical Theory &amp; Practice</w:t>
      </w:r>
      <w:r w:rsidR="00374A6C">
        <w:t xml:space="preserve"> (RHE-200)</w:t>
      </w:r>
      <w:r w:rsidR="003300F1">
        <w:t>, and either Cultural Studies</w:t>
      </w:r>
      <w:r w:rsidR="00374A6C">
        <w:t xml:space="preserve"> (WE) RHE-377)</w:t>
      </w:r>
      <w:r w:rsidR="003300F1">
        <w:t xml:space="preserve"> or Research Methods: Rhetorical/Critical</w:t>
      </w:r>
      <w:r w:rsidR="00374A6C">
        <w:t xml:space="preserve"> (COM-382/RHE-382).</w:t>
      </w:r>
    </w:p>
    <w:p w14:paraId="168A6073" w14:textId="2DDBFD18" w:rsidR="00EE5418" w:rsidRPr="00424939" w:rsidRDefault="00EE5418" w:rsidP="00EE5418">
      <w:pPr>
        <w:spacing w:after="0"/>
        <w:rPr>
          <w:rFonts w:cs="Times New Roman"/>
          <w:b/>
          <w:color w:val="000000" w:themeColor="text1"/>
        </w:rPr>
      </w:pPr>
      <w:r w:rsidRPr="00424939">
        <w:rPr>
          <w:rFonts w:cs="Times New Roman"/>
          <w:b/>
          <w:color w:val="000000" w:themeColor="text1"/>
        </w:rPr>
        <w:t>RHE-4</w:t>
      </w:r>
      <w:r w:rsidR="00834B7F" w:rsidRPr="00424939">
        <w:rPr>
          <w:rFonts w:cs="Times New Roman"/>
          <w:b/>
          <w:color w:val="000000" w:themeColor="text1"/>
        </w:rPr>
        <w:t>2</w:t>
      </w:r>
      <w:r w:rsidRPr="00424939">
        <w:rPr>
          <w:rFonts w:cs="Times New Roman"/>
          <w:b/>
          <w:color w:val="000000" w:themeColor="text1"/>
        </w:rPr>
        <w:t xml:space="preserve">5 </w:t>
      </w:r>
      <w:r w:rsidR="00317338">
        <w:rPr>
          <w:rFonts w:cs="Times New Roman"/>
          <w:b/>
          <w:color w:val="000000" w:themeColor="text1"/>
        </w:rPr>
        <w:t>Advanced</w:t>
      </w:r>
      <w:r w:rsidR="00E56EF4">
        <w:rPr>
          <w:rFonts w:cs="Times New Roman"/>
          <w:b/>
          <w:color w:val="000000" w:themeColor="text1"/>
        </w:rPr>
        <w:t xml:space="preserve"> </w:t>
      </w:r>
      <w:r w:rsidRPr="00424939">
        <w:rPr>
          <w:rFonts w:cs="Times New Roman"/>
          <w:b/>
          <w:color w:val="000000" w:themeColor="text1"/>
        </w:rPr>
        <w:t>Topics in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886436">
        <w:rPr>
          <w:rFonts w:cs="Times New Roman"/>
          <w:b/>
          <w:color w:val="000000" w:themeColor="text1"/>
        </w:rPr>
        <w:t xml:space="preserve">and Rhetoric </w:t>
      </w:r>
      <w:r w:rsidR="00B14C82" w:rsidRPr="00424939">
        <w:rPr>
          <w:rFonts w:cs="Times New Roman"/>
          <w:b/>
          <w:color w:val="000000" w:themeColor="text1"/>
        </w:rPr>
        <w:t>(WE)</w:t>
      </w:r>
    </w:p>
    <w:p w14:paraId="55A2D95E" w14:textId="1C639F39" w:rsidR="00EE5418" w:rsidRPr="00886436" w:rsidRDefault="00EE5418" w:rsidP="00041149">
      <w:pPr>
        <w:rPr>
          <w:rFonts w:cs="Arial-BoldMT"/>
          <w:bCs/>
        </w:rPr>
      </w:pPr>
      <w:r w:rsidRPr="00424939">
        <w:t>Exploration of a topic in writing and rhetorical studies. May be taken more than once for credit with consent of department chair</w:t>
      </w:r>
      <w:r w:rsidRPr="00886436">
        <w:t>.</w:t>
      </w:r>
      <w:r w:rsidR="00886436" w:rsidRPr="00886436">
        <w:rPr>
          <w:rFonts w:cs="ArialMT"/>
        </w:rPr>
        <w:t xml:space="preserve"> </w:t>
      </w:r>
      <w:r w:rsidR="00886436" w:rsidRPr="00886436">
        <w:rPr>
          <w:rFonts w:cs="Arial-BoldMT"/>
          <w:bCs/>
          <w:u w:val="single"/>
        </w:rPr>
        <w:t>Prerequisites:</w:t>
      </w:r>
      <w:r w:rsidR="00886436" w:rsidRPr="00886436">
        <w:rPr>
          <w:rFonts w:cs="Arial-BoldMT"/>
          <w:bCs/>
        </w:rPr>
        <w:t xml:space="preserve"> R</w:t>
      </w:r>
      <w:r w:rsidR="00886436">
        <w:rPr>
          <w:rFonts w:cs="Arial-BoldMT"/>
          <w:bCs/>
        </w:rPr>
        <w:t>hetorical Theory &amp; Practice</w:t>
      </w:r>
      <w:r w:rsidR="002E6100">
        <w:rPr>
          <w:rFonts w:cs="Arial-BoldMT"/>
          <w:bCs/>
        </w:rPr>
        <w:t xml:space="preserve"> (</w:t>
      </w:r>
      <w:r w:rsidR="002E6100" w:rsidRPr="00886436">
        <w:rPr>
          <w:rFonts w:cs="Arial-BoldMT"/>
          <w:bCs/>
        </w:rPr>
        <w:t>RHE-200</w:t>
      </w:r>
      <w:r w:rsidR="002E6100">
        <w:rPr>
          <w:rFonts w:cs="Arial-BoldMT"/>
          <w:bCs/>
        </w:rPr>
        <w:t>)</w:t>
      </w:r>
      <w:r w:rsidR="00886436">
        <w:rPr>
          <w:rFonts w:cs="Arial-BoldMT"/>
          <w:bCs/>
        </w:rPr>
        <w:t xml:space="preserve"> and </w:t>
      </w:r>
      <w:r w:rsidR="00886436" w:rsidRPr="00886436">
        <w:rPr>
          <w:rFonts w:cs="Arial-BoldMT"/>
          <w:bCs/>
        </w:rPr>
        <w:t xml:space="preserve">either Cultural Studies </w:t>
      </w:r>
      <w:r w:rsidR="002E6100">
        <w:rPr>
          <w:rFonts w:cs="Arial-BoldMT"/>
          <w:bCs/>
        </w:rPr>
        <w:t>(WE) (</w:t>
      </w:r>
      <w:r w:rsidR="002E6100" w:rsidRPr="00886436">
        <w:rPr>
          <w:rFonts w:cs="Arial-BoldMT"/>
          <w:bCs/>
        </w:rPr>
        <w:t>RHE-377</w:t>
      </w:r>
      <w:r w:rsidR="002E6100">
        <w:rPr>
          <w:rFonts w:cs="Arial-BoldMT"/>
          <w:bCs/>
        </w:rPr>
        <w:t>)</w:t>
      </w:r>
      <w:ins w:id="15148" w:author="Summer 2023 updates" w:date="2024-07-31T13:42:00Z">
        <w:r w:rsidR="007F25AA">
          <w:rPr>
            <w:rFonts w:cs="Arial-BoldMT"/>
            <w:bCs/>
          </w:rPr>
          <w:t xml:space="preserve"> </w:t>
        </w:r>
      </w:ins>
      <w:r w:rsidR="00886436" w:rsidRPr="00886436">
        <w:rPr>
          <w:rFonts w:cs="Arial-BoldMT"/>
          <w:bCs/>
        </w:rPr>
        <w:t xml:space="preserve">or </w:t>
      </w:r>
      <w:r w:rsidR="00886436">
        <w:rPr>
          <w:rFonts w:cs="Arial-BoldMT"/>
          <w:bCs/>
        </w:rPr>
        <w:t xml:space="preserve">Research Methods: </w:t>
      </w:r>
      <w:r w:rsidR="00886436" w:rsidRPr="00886436">
        <w:rPr>
          <w:rFonts w:cs="Arial-BoldMT"/>
          <w:bCs/>
        </w:rPr>
        <w:t>Rhetorical/Critical</w:t>
      </w:r>
      <w:r w:rsidR="005D353C">
        <w:rPr>
          <w:rFonts w:cs="Arial-BoldMT"/>
          <w:bCs/>
        </w:rPr>
        <w:t xml:space="preserve"> (WE)</w:t>
      </w:r>
      <w:r w:rsidR="002E6100">
        <w:rPr>
          <w:rFonts w:cs="Arial-BoldMT"/>
          <w:bCs/>
        </w:rPr>
        <w:t xml:space="preserve"> (</w:t>
      </w:r>
      <w:r w:rsidR="002E6100" w:rsidRPr="00886436">
        <w:rPr>
          <w:rFonts w:cs="Arial-BoldMT"/>
          <w:bCs/>
        </w:rPr>
        <w:t>CO</w:t>
      </w:r>
      <w:r w:rsidR="002E6100">
        <w:rPr>
          <w:rFonts w:cs="Arial-BoldMT"/>
          <w:bCs/>
        </w:rPr>
        <w:t>M-382/RHE-382).</w:t>
      </w:r>
    </w:p>
    <w:p w14:paraId="7D928502" w14:textId="1548944F" w:rsidR="00DC27D2" w:rsidRPr="00424939" w:rsidRDefault="00DC27D2" w:rsidP="00DC27D2">
      <w:pPr>
        <w:spacing w:after="0"/>
        <w:rPr>
          <w:rFonts w:cs="Times New Roman"/>
          <w:b/>
          <w:color w:val="000000" w:themeColor="text1"/>
        </w:rPr>
      </w:pPr>
      <w:r w:rsidRPr="00424939">
        <w:rPr>
          <w:rFonts w:cs="Times New Roman"/>
          <w:b/>
          <w:color w:val="000000" w:themeColor="text1"/>
        </w:rPr>
        <w:t>RHE-4</w:t>
      </w:r>
      <w:r w:rsidR="00D0265E" w:rsidRPr="00424939">
        <w:rPr>
          <w:rFonts w:cs="Times New Roman"/>
          <w:b/>
          <w:color w:val="000000" w:themeColor="text1"/>
        </w:rPr>
        <w:t>44</w:t>
      </w:r>
      <w:r w:rsidRPr="00424939">
        <w:rPr>
          <w:rFonts w:cs="Times New Roman"/>
          <w:b/>
          <w:color w:val="000000" w:themeColor="text1"/>
        </w:rPr>
        <w:t xml:space="preserve">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Writing</w:t>
      </w:r>
      <w:r w:rsidR="00B14C82" w:rsidRPr="00424939">
        <w:rPr>
          <w:rFonts w:cs="Times New Roman"/>
          <w:b/>
          <w:color w:val="000000" w:themeColor="text1"/>
        </w:rPr>
        <w:t xml:space="preserve"> (WE)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790588A5" w14:textId="5510C4BF" w:rsidR="00DC27D2" w:rsidRPr="00424939" w:rsidRDefault="00DC27D2" w:rsidP="00041149">
      <w:pPr>
        <w:rPr>
          <w:rFonts w:cs="Times New Roman"/>
          <w:color w:val="000000" w:themeColor="text1"/>
        </w:rPr>
      </w:pPr>
      <w:r w:rsidRPr="00424939">
        <w:t>Independent projects in writing and rhetoric, culminating in a substantial artifact such as a thesis or a work/collection of works suitable for publication. May be taken more than once for credit for a maximum of 2.0 credits. A maximum of one course credit may count toward a writing major or minor</w:t>
      </w:r>
      <w:r w:rsidR="00B8454E" w:rsidRPr="00424939">
        <w:fldChar w:fldCharType="begin"/>
      </w:r>
      <w:r w:rsidR="00B8454E" w:rsidRPr="00424939">
        <w:instrText xml:space="preserve"> XE "</w:instrText>
      </w:r>
      <w:del w:id="15149" w:author="Summer 2023 updates" w:date="2024-07-31T13:42:00Z">
        <w:r w:rsidR="00B8454E" w:rsidRPr="00424939">
          <w:rPr>
            <w:rStyle w:val="Strong"/>
            <w:rFonts w:ascii="Garamond" w:hAnsi="Garamond"/>
            <w:color w:val="000000" w:themeColor="text1"/>
          </w:rPr>
          <w:delInstrText>minor</w:delInstrText>
        </w:r>
      </w:del>
      <w:ins w:id="15150"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w:t>
      </w:r>
      <w:r w:rsidR="00A7479E" w:rsidRPr="00424939">
        <w:t>P/NP</w:t>
      </w:r>
      <w:r w:rsidRPr="00424939">
        <w:t xml:space="preserve"> basis only.  May be taken for an X status grade with consent of instructor prior to registration.  </w:t>
      </w:r>
      <w:r w:rsidRPr="00424939">
        <w:rPr>
          <w:u w:val="single"/>
        </w:rPr>
        <w:t>Prerequisites</w:t>
      </w:r>
      <w:r w:rsidRPr="00424939">
        <w:t xml:space="preserve">: </w:t>
      </w:r>
      <w:r w:rsidR="00886436" w:rsidRPr="00886436">
        <w:rPr>
          <w:rFonts w:cs="Arial-BoldMT"/>
          <w:bCs/>
        </w:rPr>
        <w:t>Rhetorical Theory and</w:t>
      </w:r>
      <w:r w:rsidR="00041149">
        <w:rPr>
          <w:rFonts w:cs="Arial-BoldMT"/>
          <w:bCs/>
        </w:rPr>
        <w:t xml:space="preserve"> </w:t>
      </w:r>
      <w:r w:rsidR="00AA4DD4">
        <w:rPr>
          <w:rFonts w:cs="Arial-BoldMT"/>
          <w:bCs/>
        </w:rPr>
        <w:t>Practice</w:t>
      </w:r>
      <w:r w:rsidR="002E6100">
        <w:rPr>
          <w:rFonts w:cs="Arial-BoldMT"/>
          <w:bCs/>
        </w:rPr>
        <w:t xml:space="preserve"> (</w:t>
      </w:r>
      <w:r w:rsidR="002E6100" w:rsidRPr="00886436">
        <w:rPr>
          <w:rFonts w:cs="Arial-BoldMT"/>
          <w:bCs/>
        </w:rPr>
        <w:t>RHE-200</w:t>
      </w:r>
      <w:r w:rsidR="002E6100">
        <w:rPr>
          <w:rFonts w:cs="Arial-BoldMT"/>
          <w:bCs/>
        </w:rPr>
        <w:t>)</w:t>
      </w:r>
      <w:r w:rsidR="00AA4DD4">
        <w:rPr>
          <w:rFonts w:cs="Arial-BoldMT"/>
          <w:bCs/>
        </w:rPr>
        <w:t xml:space="preserve">, either </w:t>
      </w:r>
      <w:r w:rsidR="00A06EA4">
        <w:rPr>
          <w:rFonts w:cs="Arial-BoldMT"/>
          <w:bCs/>
        </w:rPr>
        <w:t>Cultural Studies (WE) (</w:t>
      </w:r>
      <w:r w:rsidR="00AA4DD4">
        <w:rPr>
          <w:rFonts w:cs="Arial-BoldMT"/>
          <w:bCs/>
        </w:rPr>
        <w:t>RHE-377</w:t>
      </w:r>
      <w:r w:rsidR="00A06EA4">
        <w:rPr>
          <w:rFonts w:cs="Arial-BoldMT"/>
          <w:bCs/>
        </w:rPr>
        <w:t>)</w:t>
      </w:r>
      <w:r w:rsidR="00AA4DD4">
        <w:rPr>
          <w:rFonts w:cs="Arial-BoldMT"/>
          <w:bCs/>
        </w:rPr>
        <w:t xml:space="preserve"> </w:t>
      </w:r>
      <w:r w:rsidR="00886436" w:rsidRPr="00886436">
        <w:rPr>
          <w:rFonts w:cs="Arial-BoldMT"/>
          <w:bCs/>
        </w:rPr>
        <w:t>or</w:t>
      </w:r>
      <w:r w:rsidR="00A06EA4">
        <w:rPr>
          <w:rFonts w:cs="Arial-BoldMT"/>
          <w:bCs/>
        </w:rPr>
        <w:t xml:space="preserve"> Research Methods: Rhetorical/Critical (WE)</w:t>
      </w:r>
      <w:r w:rsidR="00886436" w:rsidRPr="00886436">
        <w:rPr>
          <w:rFonts w:cs="Arial-BoldMT"/>
          <w:bCs/>
        </w:rPr>
        <w:t xml:space="preserve"> </w:t>
      </w:r>
      <w:r w:rsidR="005D353C">
        <w:rPr>
          <w:rFonts w:cs="Arial-BoldMT"/>
          <w:bCs/>
        </w:rPr>
        <w:t>(</w:t>
      </w:r>
      <w:r w:rsidR="00886436" w:rsidRPr="00886436">
        <w:rPr>
          <w:rFonts w:cs="Arial-BoldMT"/>
          <w:bCs/>
        </w:rPr>
        <w:t>RHE-382</w:t>
      </w:r>
      <w:r w:rsidR="005D353C">
        <w:rPr>
          <w:rFonts w:cs="Arial-BoldMT"/>
          <w:bCs/>
        </w:rPr>
        <w:t>)</w:t>
      </w:r>
      <w:r w:rsidR="00886436">
        <w:rPr>
          <w:rFonts w:cs="Arial-BoldMT"/>
          <w:bCs/>
        </w:rPr>
        <w:t xml:space="preserve"> </w:t>
      </w:r>
      <w:r w:rsidRPr="00424939">
        <w:rPr>
          <w:rFonts w:cs="Times New Roman"/>
          <w:color w:val="000000" w:themeColor="text1"/>
        </w:rPr>
        <w:t>senior standing,</w:t>
      </w:r>
      <w:r w:rsidR="005D353C">
        <w:rPr>
          <w:rFonts w:cs="Times New Roman"/>
          <w:color w:val="000000" w:themeColor="text1"/>
        </w:rPr>
        <w:t xml:space="preserve"> or</w:t>
      </w:r>
      <w:r w:rsidRPr="00424939">
        <w:rPr>
          <w:rFonts w:cs="Times New Roman"/>
          <w:color w:val="000000" w:themeColor="text1"/>
        </w:rPr>
        <w:t xml:space="preserve"> written consent of instructor and departmental petition form. (0.5 or 1.0 course credit)</w:t>
      </w:r>
    </w:p>
    <w:p w14:paraId="7509D136" w14:textId="64A5C9B2" w:rsidR="00C968BA" w:rsidRPr="00424939" w:rsidRDefault="00C968BA" w:rsidP="00927A00">
      <w:pPr>
        <w:keepNext/>
        <w:keepLines/>
        <w:spacing w:after="0"/>
        <w:rPr>
          <w:rFonts w:cs="Times New Roman"/>
          <w:b/>
          <w:color w:val="000000" w:themeColor="text1"/>
        </w:rPr>
      </w:pPr>
      <w:r w:rsidRPr="00424939">
        <w:rPr>
          <w:rFonts w:cs="Times New Roman"/>
          <w:b/>
          <w:color w:val="000000" w:themeColor="text1"/>
        </w:rPr>
        <w:t>RHE-</w:t>
      </w:r>
      <w:r w:rsidR="00DC334E" w:rsidRPr="00424939">
        <w:rPr>
          <w:rFonts w:cs="Times New Roman"/>
          <w:b/>
          <w:color w:val="000000" w:themeColor="text1"/>
        </w:rPr>
        <w:t>490</w:t>
      </w:r>
      <w:r w:rsidRPr="00424939">
        <w:rPr>
          <w:rFonts w:cs="Times New Roman"/>
          <w:b/>
          <w:color w:val="000000" w:themeColor="text1"/>
        </w:rPr>
        <w:t xml:space="preserve"> Publications Practicum </w:t>
      </w:r>
    </w:p>
    <w:p w14:paraId="14AC0220" w14:textId="7F58C127" w:rsidR="00C968BA" w:rsidRPr="00424939" w:rsidRDefault="00C968BA" w:rsidP="00041149">
      <w:r w:rsidRPr="00424939">
        <w:t xml:space="preserve">A student may receive practicum credit while holding the position and performing the duties of the main editor of: </w:t>
      </w:r>
      <w:r w:rsidRPr="00424939">
        <w:rPr>
          <w:i/>
        </w:rPr>
        <w:t xml:space="preserve">The Cosmos, The Acorn, Colere, </w:t>
      </w:r>
      <w:r w:rsidRPr="00424939">
        <w:t>or</w:t>
      </w:r>
      <w:r w:rsidRPr="00424939">
        <w:rPr>
          <w:i/>
        </w:rPr>
        <w:t xml:space="preserve"> The Pearl</w:t>
      </w:r>
      <w:r w:rsidRPr="00424939">
        <w:t xml:space="preserve">, or a comparable publication sponsored by the rhetoric department. Students must arrange with a supervising faculty member the amount of credit and a practicum agreement specifying skill development goals and the projects to be undertaken for the development of those skills. </w:t>
      </w:r>
      <w:r w:rsidR="00A7479E" w:rsidRPr="00424939">
        <w:t>P/NP</w:t>
      </w:r>
      <w:r w:rsidR="001C2359" w:rsidRPr="00424939">
        <w:t xml:space="preserve"> basis only. </w:t>
      </w:r>
      <w:r w:rsidRPr="00424939">
        <w:t xml:space="preserve">No more than 2.0 course credits may be applied to graduation requirements. </w:t>
      </w:r>
      <w:r w:rsidR="00CE209A" w:rsidRPr="00424939">
        <w:t>A maximum of o</w:t>
      </w:r>
      <w:r w:rsidRPr="00424939">
        <w:t>ne co</w:t>
      </w:r>
      <w:r w:rsidR="006929F3" w:rsidRPr="00424939">
        <w:t xml:space="preserve">urse credit may be applied to a </w:t>
      </w:r>
      <w:r w:rsidR="00CE209A" w:rsidRPr="00424939">
        <w:t xml:space="preserve">writing </w:t>
      </w:r>
      <w:r w:rsidR="00D0265E" w:rsidRPr="00424939">
        <w:t>major or minor</w:t>
      </w:r>
      <w:r w:rsidR="00B8454E" w:rsidRPr="00424939">
        <w:fldChar w:fldCharType="begin"/>
      </w:r>
      <w:r w:rsidR="00B8454E" w:rsidRPr="00424939">
        <w:instrText xml:space="preserve"> XE "</w:instrText>
      </w:r>
      <w:del w:id="15151" w:author="Summer 2023 updates" w:date="2024-07-31T13:42:00Z">
        <w:r w:rsidR="00B8454E" w:rsidRPr="00424939">
          <w:rPr>
            <w:rStyle w:val="Strong"/>
            <w:rFonts w:ascii="Garamond" w:hAnsi="Garamond"/>
            <w:color w:val="000000" w:themeColor="text1"/>
          </w:rPr>
          <w:delInstrText>minor</w:delInstrText>
        </w:r>
      </w:del>
      <w:ins w:id="15152"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(0.5 or 1.0 course credit per term)</w:t>
      </w:r>
      <w:r w:rsidR="00D0265E" w:rsidRPr="00424939">
        <w:t>.</w:t>
      </w:r>
    </w:p>
    <w:p w14:paraId="0B78FF4D" w14:textId="589D501B" w:rsidR="00D0265E" w:rsidRPr="00424939" w:rsidRDefault="00D0265E" w:rsidP="00D0265E">
      <w:pPr>
        <w:spacing w:after="0"/>
        <w:rPr>
          <w:rFonts w:cs="Times New Roman"/>
          <w:b/>
          <w:color w:val="000000" w:themeColor="text1"/>
        </w:rPr>
      </w:pPr>
      <w:r w:rsidRPr="00424939">
        <w:rPr>
          <w:rFonts w:cs="Times New Roman"/>
          <w:b/>
          <w:color w:val="000000" w:themeColor="text1"/>
        </w:rPr>
        <w:t>RHE-494 Internship in Writing</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smallCaps/>
          <w:color w:val="000000" w:themeColor="text1"/>
        </w:rPr>
        <w:instrText>Writing</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52A7E132" w14:textId="0AF6F958" w:rsidR="000556E7" w:rsidRPr="00865F10" w:rsidRDefault="00D0265E" w:rsidP="00865F10">
      <w:r w:rsidRPr="00424939">
        <w:t xml:space="preserve">An internship with a focus on writing supervised by a faculty member of the department. A minimum of 140 hours on-site experience is required. </w:t>
      </w:r>
      <w:r w:rsidR="00A7479E" w:rsidRPr="00424939">
        <w:t>P/NP</w:t>
      </w:r>
      <w:r w:rsidRPr="00424939">
        <w:t xml:space="preserve"> basis only. A maximum of one credit may count toward a major or minor</w:t>
      </w:r>
      <w:r w:rsidR="00B8454E" w:rsidRPr="00424939">
        <w:fldChar w:fldCharType="begin"/>
      </w:r>
      <w:r w:rsidR="00B8454E" w:rsidRPr="00424939">
        <w:instrText xml:space="preserve"> XE "</w:instrText>
      </w:r>
      <w:del w:id="15153" w:author="Summer 2023 updates" w:date="2024-07-31T13:42:00Z">
        <w:r w:rsidR="00B8454E" w:rsidRPr="00424939">
          <w:rPr>
            <w:rStyle w:val="Strong"/>
            <w:rFonts w:ascii="Garamond" w:hAnsi="Garamond"/>
            <w:color w:val="000000" w:themeColor="text1"/>
          </w:rPr>
          <w:delInstrText>minor</w:delInstrText>
        </w:r>
      </w:del>
      <w:ins w:id="15154"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writing with consent of department chair. </w:t>
      </w:r>
      <w:r w:rsidRPr="00424939">
        <w:rPr>
          <w:u w:val="single"/>
        </w:rPr>
        <w:t>Prerequisites</w:t>
      </w:r>
      <w:r w:rsidRPr="00424939">
        <w:t>: junior standing and consent of department chair.</w:t>
      </w:r>
    </w:p>
    <w:p w14:paraId="379756F1" w14:textId="1A8B13C0" w:rsidR="00D0265E" w:rsidRDefault="00D0265E" w:rsidP="00CA61A3">
      <w:pPr>
        <w:rPr>
          <w:rPrChange w:id="15155" w:author="Summer 2023 updates" w:date="2024-07-31T13:42:00Z">
            <w:rPr>
              <w:color w:val="000000" w:themeColor="text1"/>
            </w:rPr>
          </w:rPrChange>
        </w:rPr>
        <w:pPrChange w:id="15156" w:author="Summer 2023 updates" w:date="2024-07-31T13:42:00Z">
          <w:pPr>
            <w:spacing w:after="40"/>
          </w:pPr>
        </w:pPrChange>
      </w:pPr>
    </w:p>
    <w:p w14:paraId="648169D1" w14:textId="77777777" w:rsidR="00E61999" w:rsidRPr="00424939" w:rsidRDefault="00E61999" w:rsidP="00CA61A3">
      <w:pPr>
        <w:rPr>
          <w:rPrChange w:id="15157" w:author="Summer 2023 updates" w:date="2024-07-31T13:42:00Z">
            <w:rPr>
              <w:color w:val="000000" w:themeColor="text1"/>
            </w:rPr>
          </w:rPrChange>
        </w:rPr>
        <w:pPrChange w:id="15158" w:author="Summer 2023 updates" w:date="2024-07-31T13:42:00Z">
          <w:pPr>
            <w:spacing w:after="40"/>
          </w:pPr>
        </w:pPrChange>
      </w:pPr>
    </w:p>
    <w:p w14:paraId="31FF9092" w14:textId="1ADDB154" w:rsidR="00AD19EB" w:rsidRPr="00424939" w:rsidRDefault="009975A4" w:rsidP="007F25AA">
      <w:pPr>
        <w:pStyle w:val="Heading4"/>
        <w:spacing w:before="120"/>
        <w:rPr>
          <w:rFonts w:ascii="Garamond" w:hAnsi="Garamond"/>
          <w:color w:val="000000" w:themeColor="text1"/>
        </w:rPr>
        <w:pPrChange w:id="15159" w:author="Summer 2023 updates" w:date="2024-07-31T13:42:00Z">
          <w:pPr>
            <w:pStyle w:val="Heading4"/>
          </w:pPr>
        </w:pPrChange>
      </w:pPr>
      <w:bookmarkStart w:id="15160" w:name="_Toc141355790"/>
      <w:bookmarkStart w:id="15161" w:name="_Toc110005271"/>
      <w:r w:rsidRPr="00424939">
        <w:rPr>
          <w:rFonts w:ascii="Garamond" w:hAnsi="Garamond"/>
          <w:color w:val="000000" w:themeColor="text1"/>
        </w:rPr>
        <w:t>—Secondary Education</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Education</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Pr="00424939">
        <w:rPr>
          <w:rFonts w:ascii="Garamond" w:hAnsi="Garamond"/>
          <w:color w:val="000000" w:themeColor="text1"/>
        </w:rPr>
        <w:t xml:space="preserve"> (Minor</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color w:val="000000" w:themeColor="text1"/>
        </w:rPr>
        <w:instrText>Minor</w:instrText>
      </w:r>
      <w:r w:rsidR="009F4511" w:rsidRPr="00424939">
        <w:rPr>
          <w:rFonts w:ascii="Garamond" w:hAnsi="Garamond"/>
          <w:color w:val="000000" w:themeColor="text1"/>
        </w:rPr>
        <w:instrText xml:space="preserv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Only)</w:t>
      </w:r>
      <w:bookmarkEnd w:id="15160"/>
      <w:bookmarkEnd w:id="15161"/>
    </w:p>
    <w:p w14:paraId="23EB158F" w14:textId="3FC86854" w:rsidR="000556E7" w:rsidRDefault="00AD19EB" w:rsidP="007F25AA">
      <w:pPr>
        <w:rPr>
          <w:rPrChange w:id="15162" w:author="Summer 2023 updates" w:date="2024-07-31T13:42:00Z">
            <w:rPr>
              <w:color w:val="000000" w:themeColor="text1"/>
            </w:rPr>
          </w:rPrChange>
        </w:rPr>
        <w:pPrChange w:id="15163" w:author="Summer 2023 updates" w:date="2024-07-31T13:42:00Z">
          <w:pPr>
            <w:spacing w:after="0"/>
          </w:pPr>
        </w:pPrChange>
      </w:pPr>
      <w:del w:id="15164" w:author="Summer 2023 updates" w:date="2024-07-31T13:42:00Z">
        <w:r w:rsidRPr="00424939">
          <w:rPr>
            <w:rFonts w:cs="Times New Roman"/>
            <w:color w:val="000000" w:themeColor="text1"/>
          </w:rPr>
          <w:delText>See</w:delText>
        </w:r>
        <w:r w:rsidR="001D1BCD">
          <w:rPr>
            <w:rFonts w:cs="Times New Roman"/>
            <w:color w:val="000000" w:themeColor="text1"/>
          </w:rPr>
          <w:fldChar w:fldCharType="begin"/>
        </w:r>
        <w:r w:rsidR="001D1BCD">
          <w:rPr>
            <w:rFonts w:cs="Times New Roman"/>
            <w:color w:val="000000" w:themeColor="text1"/>
          </w:rPr>
          <w:delInstrText xml:space="preserve"> REF _Ref14178992 \h </w:delInstrText>
        </w:r>
        <w:r w:rsidR="001D1BCD">
          <w:rPr>
            <w:rFonts w:cs="Times New Roman"/>
            <w:color w:val="000000" w:themeColor="text1"/>
          </w:rPr>
        </w:r>
        <w:r w:rsidR="001D1BCD">
          <w:rPr>
            <w:rFonts w:cs="Times New Roman"/>
            <w:color w:val="000000" w:themeColor="text1"/>
          </w:rPr>
          <w:fldChar w:fldCharType="separate"/>
        </w:r>
        <w:r w:rsidR="00890698" w:rsidRPr="00424939">
          <w:rPr>
            <w:color w:val="000000" w:themeColor="text1"/>
          </w:rPr>
          <w:delText>—Education</w:delText>
        </w:r>
        <w:r w:rsidR="001D1BCD">
          <w:rPr>
            <w:rFonts w:cs="Times New Roman"/>
            <w:color w:val="000000" w:themeColor="text1"/>
          </w:rPr>
          <w:fldChar w:fldCharType="end"/>
        </w:r>
        <w:r w:rsidR="001D1BCD">
          <w:rPr>
            <w:rFonts w:cs="Times New Roman"/>
            <w:color w:val="000000" w:themeColor="text1"/>
          </w:rPr>
          <w:delText xml:space="preserve"> p. </w:delText>
        </w:r>
        <w:r w:rsidR="001D1BCD">
          <w:rPr>
            <w:rFonts w:cs="Times New Roman"/>
            <w:color w:val="000000" w:themeColor="text1"/>
          </w:rPr>
          <w:fldChar w:fldCharType="begin"/>
        </w:r>
        <w:r w:rsidR="001D1BCD">
          <w:rPr>
            <w:rFonts w:cs="Times New Roman"/>
            <w:color w:val="000000" w:themeColor="text1"/>
          </w:rPr>
          <w:delInstrText xml:space="preserve"> PAGEREF _Ref14178992 \h </w:delInstrText>
        </w:r>
        <w:r w:rsidR="001D1BCD">
          <w:rPr>
            <w:rFonts w:cs="Times New Roman"/>
            <w:color w:val="000000" w:themeColor="text1"/>
          </w:rPr>
        </w:r>
        <w:r w:rsidR="001D1BCD">
          <w:rPr>
            <w:rFonts w:cs="Times New Roman"/>
            <w:color w:val="000000" w:themeColor="text1"/>
          </w:rPr>
          <w:fldChar w:fldCharType="separate"/>
        </w:r>
        <w:r w:rsidR="00890698">
          <w:rPr>
            <w:rFonts w:cs="Times New Roman"/>
            <w:noProof/>
            <w:color w:val="000000" w:themeColor="text1"/>
          </w:rPr>
          <w:delText>101</w:delText>
        </w:r>
        <w:r w:rsidR="001D1BCD">
          <w:rPr>
            <w:rFonts w:cs="Times New Roman"/>
            <w:color w:val="000000" w:themeColor="text1"/>
          </w:rPr>
          <w:fldChar w:fldCharType="end"/>
        </w:r>
      </w:del>
      <w:ins w:id="15165" w:author="Summer 2023 updates" w:date="2024-07-31T13:42:00Z">
        <w:r w:rsidRPr="00424939">
          <w:t>See</w:t>
        </w:r>
        <w:r w:rsidR="007F25AA">
          <w:t xml:space="preserve"> Education,</w:t>
        </w:r>
        <w:r w:rsidR="001D1BCD">
          <w:t xml:space="preserve"> p. </w:t>
        </w:r>
        <w:r w:rsidR="001D1BCD">
          <w:fldChar w:fldCharType="begin"/>
        </w:r>
        <w:r w:rsidR="001D1BCD">
          <w:instrText xml:space="preserve"> PAGEREF _Ref14178992 \h </w:instrText>
        </w:r>
        <w:r w:rsidR="001D1BCD">
          <w:fldChar w:fldCharType="separate"/>
        </w:r>
        <w:r w:rsidR="00A74DA0">
          <w:rPr>
            <w:noProof/>
          </w:rPr>
          <w:t>117</w:t>
        </w:r>
        <w:r w:rsidR="001D1BCD">
          <w:fldChar w:fldCharType="end"/>
        </w:r>
      </w:ins>
      <w:r w:rsidRPr="00424939">
        <w:rPr>
          <w:rPrChange w:id="15166" w:author="Summer 2023 updates" w:date="2024-07-31T13:42:00Z">
            <w:rPr>
              <w:color w:val="000000" w:themeColor="text1"/>
            </w:rPr>
          </w:rPrChange>
        </w:rPr>
        <w:t xml:space="preserve"> </w:t>
      </w:r>
    </w:p>
    <w:p w14:paraId="53EEDE6B" w14:textId="77777777" w:rsidR="00E61999" w:rsidRDefault="00E61999" w:rsidP="00CA61A3">
      <w:pPr>
        <w:rPr>
          <w:rPrChange w:id="15167" w:author="Summer 2023 updates" w:date="2024-07-31T13:42:00Z">
            <w:rPr>
              <w:color w:val="000000" w:themeColor="text1"/>
            </w:rPr>
          </w:rPrChange>
        </w:rPr>
        <w:pPrChange w:id="15168" w:author="Summer 2023 updates" w:date="2024-07-31T13:42:00Z">
          <w:pPr>
            <w:spacing w:after="0"/>
          </w:pPr>
        </w:pPrChange>
      </w:pPr>
    </w:p>
    <w:p w14:paraId="7434406C" w14:textId="77777777" w:rsidR="007D7CFF" w:rsidRPr="00424939" w:rsidRDefault="007D7CFF" w:rsidP="00CA61A3">
      <w:pPr>
        <w:rPr>
          <w:rPrChange w:id="15169" w:author="Summer 2023 updates" w:date="2024-07-31T13:42:00Z">
            <w:rPr>
              <w:color w:val="000000" w:themeColor="text1"/>
            </w:rPr>
          </w:rPrChange>
        </w:rPr>
        <w:pPrChange w:id="15170" w:author="Summer 2023 updates" w:date="2024-07-31T13:42:00Z">
          <w:pPr>
            <w:spacing w:after="0"/>
          </w:pPr>
        </w:pPrChange>
      </w:pPr>
    </w:p>
    <w:p w14:paraId="1696D4EB" w14:textId="5D33D5E0" w:rsidR="00D51424" w:rsidRPr="00927A00" w:rsidRDefault="009975A4" w:rsidP="007F25AA">
      <w:pPr>
        <w:pStyle w:val="Heading4"/>
        <w:spacing w:before="120"/>
        <w:rPr>
          <w:rFonts w:ascii="Garamond" w:hAnsi="Garamond"/>
          <w:smallCaps w:val="0"/>
          <w:color w:val="000000" w:themeColor="text1"/>
        </w:rPr>
        <w:pPrChange w:id="15171" w:author="Summer 2023 updates" w:date="2024-07-31T13:42:00Z">
          <w:pPr>
            <w:pStyle w:val="Heading4"/>
          </w:pPr>
        </w:pPrChange>
      </w:pPr>
      <w:bookmarkStart w:id="15172" w:name="_Toc141355791"/>
      <w:bookmarkStart w:id="15173" w:name="_Toc110005272"/>
      <w:r w:rsidRPr="00927A00">
        <w:rPr>
          <w:rFonts w:ascii="Garamond" w:hAnsi="Garamond"/>
          <w:smallCaps w:val="0"/>
          <w:color w:val="000000" w:themeColor="text1"/>
        </w:rPr>
        <w:t>—Social &amp; Criminal Justice</w:t>
      </w:r>
      <w:bookmarkEnd w:id="15172"/>
      <w:bookmarkEnd w:id="15173"/>
      <w:r w:rsidR="00B8454E" w:rsidRPr="00927A00">
        <w:rPr>
          <w:rFonts w:ascii="Garamond" w:hAnsi="Garamond"/>
          <w:smallCaps w:val="0"/>
          <w:color w:val="000000" w:themeColor="text1"/>
        </w:rPr>
        <w:fldChar w:fldCharType="begin"/>
      </w:r>
      <w:r w:rsidR="00B8454E" w:rsidRPr="00927A00">
        <w:rPr>
          <w:rFonts w:ascii="Garamond" w:hAnsi="Garamond"/>
          <w:smallCaps w:val="0"/>
          <w:color w:val="000000" w:themeColor="text1"/>
        </w:rPr>
        <w:instrText xml:space="preserve"> XE "</w:instrText>
      </w:r>
      <w:r w:rsidR="00B8454E" w:rsidRPr="00927A00">
        <w:rPr>
          <w:rFonts w:ascii="Garamond" w:hAnsi="Garamond" w:cs="Times New Roman"/>
          <w:smallCaps w:val="0"/>
          <w:color w:val="000000" w:themeColor="text1"/>
        </w:rPr>
        <w:instrText>Social &amp; Criminal Justice</w:instrText>
      </w:r>
      <w:r w:rsidR="00B8454E" w:rsidRPr="00927A00">
        <w:rPr>
          <w:rFonts w:ascii="Garamond" w:hAnsi="Garamond"/>
          <w:smallCaps w:val="0"/>
          <w:color w:val="000000" w:themeColor="text1"/>
        </w:rPr>
        <w:instrText xml:space="preserve">" </w:instrText>
      </w:r>
      <w:r w:rsidR="00B8454E" w:rsidRPr="00927A00">
        <w:rPr>
          <w:rFonts w:ascii="Garamond" w:hAnsi="Garamond"/>
          <w:smallCaps w:val="0"/>
          <w:color w:val="000000" w:themeColor="text1"/>
        </w:rPr>
        <w:fldChar w:fldCharType="end"/>
      </w:r>
    </w:p>
    <w:p w14:paraId="6FC94551" w14:textId="2463D092" w:rsidR="00D51424" w:rsidRPr="00424939" w:rsidRDefault="00C901DC" w:rsidP="007E5CD5">
      <w:pPr>
        <w:spacing w:after="40"/>
        <w:rPr>
          <w:rFonts w:cs="Times New Roman"/>
          <w:color w:val="000000" w:themeColor="text1"/>
        </w:rPr>
      </w:pPr>
      <w:r w:rsidRPr="00424939">
        <w:rPr>
          <w:rFonts w:cs="Times New Roman"/>
          <w:color w:val="000000" w:themeColor="text1"/>
        </w:rPr>
        <w:t xml:space="preserve">L. Barnett, </w:t>
      </w:r>
      <w:r w:rsidR="00762567" w:rsidRPr="00424939">
        <w:rPr>
          <w:rFonts w:cs="Times New Roman"/>
          <w:color w:val="000000" w:themeColor="text1"/>
        </w:rPr>
        <w:t xml:space="preserve">J. Christensen, </w:t>
      </w:r>
      <w:r w:rsidR="00776F80">
        <w:rPr>
          <w:rFonts w:cs="Times New Roman"/>
          <w:color w:val="000000" w:themeColor="text1"/>
        </w:rPr>
        <w:t xml:space="preserve">Lemos, </w:t>
      </w:r>
      <w:r w:rsidR="00762567" w:rsidRPr="00424939">
        <w:rPr>
          <w:rFonts w:cs="Times New Roman"/>
          <w:color w:val="000000" w:themeColor="text1"/>
        </w:rPr>
        <w:t>McNabb</w:t>
      </w:r>
      <w:r w:rsidR="00505950" w:rsidRPr="00424939">
        <w:rPr>
          <w:rFonts w:cs="Times New Roman"/>
          <w:color w:val="000000" w:themeColor="text1"/>
        </w:rPr>
        <w:t xml:space="preserve"> </w:t>
      </w:r>
      <w:r w:rsidR="009F25D8" w:rsidRPr="00424939">
        <w:rPr>
          <w:rFonts w:cs="Times New Roman"/>
          <w:color w:val="000000" w:themeColor="text1"/>
        </w:rPr>
        <w:t>(Administrative Coordinator)</w:t>
      </w:r>
      <w:r w:rsidR="00762567" w:rsidRPr="00424939">
        <w:rPr>
          <w:rFonts w:cs="Times New Roman"/>
          <w:color w:val="000000" w:themeColor="text1"/>
        </w:rPr>
        <w:t>.</w:t>
      </w:r>
    </w:p>
    <w:p w14:paraId="17751F0D" w14:textId="5CCBD933" w:rsidR="00D51424" w:rsidRPr="00424939" w:rsidRDefault="00D51424" w:rsidP="007F25AA">
      <w:r w:rsidRPr="00424939">
        <w:t xml:space="preserve">The Social </w:t>
      </w:r>
      <w:r w:rsidR="00EE4ED2" w:rsidRPr="00424939">
        <w:t>&amp;</w:t>
      </w:r>
      <w:r w:rsidRPr="00424939">
        <w:t xml:space="preserve"> Criminal Justice</w:t>
      </w:r>
      <w:r w:rsidR="00B8454E" w:rsidRPr="00424939">
        <w:fldChar w:fldCharType="begin"/>
      </w:r>
      <w:r w:rsidR="00B8454E" w:rsidRPr="00424939">
        <w:instrText xml:space="preserve"> XE "Social &amp; Criminal Justice" </w:instrText>
      </w:r>
      <w:r w:rsidR="00B8454E" w:rsidRPr="00424939">
        <w:fldChar w:fldCharType="end"/>
      </w:r>
      <w:r w:rsidRPr="00424939">
        <w:t xml:space="preserve"> Program offers students an opportunity to immerse themselves in an interdisciplinary major that draws from Coe’s rich tradition in the liberal arts, as well as the pre-professional opportunities at the college. Core courses in the major address multifaceted questions surrounding restorative, retributive, procedural, and distributive justice. While many programs addressing such issues are housed in the field of criminal justice studies, the SCJ faculty teach topics within the major from varying perspectives and disciplines, introducing students to the ways in which matters of justice are at work in</w:t>
      </w:r>
      <w:del w:id="15174" w:author="Summer 2023 updates" w:date="2024-07-31T13:42:00Z">
        <w:r w:rsidRPr="00424939">
          <w:delText xml:space="preserve"> </w:delText>
        </w:r>
        <w:r w:rsidR="003A351C" w:rsidRPr="00424939">
          <w:delText>—</w:delText>
        </w:r>
        <w:r w:rsidRPr="00424939">
          <w:delText xml:space="preserve"> </w:delText>
        </w:r>
      </w:del>
      <w:ins w:id="15175" w:author="Summer 2023 updates" w:date="2024-07-31T13:42:00Z">
        <w:r w:rsidR="003A351C" w:rsidRPr="00424939">
          <w:t>—</w:t>
        </w:r>
      </w:ins>
      <w:r w:rsidRPr="00424939">
        <w:t>and essential to</w:t>
      </w:r>
      <w:del w:id="15176" w:author="Summer 2023 updates" w:date="2024-07-31T13:42:00Z">
        <w:r w:rsidRPr="00424939">
          <w:delText xml:space="preserve"> </w:delText>
        </w:r>
        <w:r w:rsidR="003A351C" w:rsidRPr="00424939">
          <w:delText>—</w:delText>
        </w:r>
        <w:r w:rsidRPr="00424939">
          <w:delText xml:space="preserve"> </w:delText>
        </w:r>
      </w:del>
      <w:ins w:id="15177" w:author="Summer 2023 updates" w:date="2024-07-31T13:42:00Z">
        <w:r w:rsidR="003A351C" w:rsidRPr="00424939">
          <w:t>—</w:t>
        </w:r>
      </w:ins>
      <w:r w:rsidRPr="00424939">
        <w:t>many areas of study.</w:t>
      </w:r>
    </w:p>
    <w:p w14:paraId="0334FB7C" w14:textId="4DB7EE80" w:rsidR="00D51424" w:rsidRPr="00424939" w:rsidRDefault="00D51424" w:rsidP="007F25AA">
      <w:r w:rsidRPr="00424939">
        <w:t>The major is both local and global in nature, exhibiting the possibilities and limitations of social and criminal justice initiatives in the Cedar Rapids community, while also navigating matters of human rights and comparative justice systems that reveal our connections to the broader world.</w:t>
      </w:r>
    </w:p>
    <w:p w14:paraId="22A07BA5" w14:textId="3850FDED" w:rsidR="00D51424" w:rsidRDefault="00D51424" w:rsidP="007F25AA">
      <w:r w:rsidRPr="00424939">
        <w:t>Through interdisciplinary engagement and a required practicum, the SCJ program demonstrates for students how a multiplicity of voices and viewpoints can help to shape new ideas about the impact of social justice initiatives upon the criminal justice system, and the foundations of individual and collective community engagement.</w:t>
      </w:r>
    </w:p>
    <w:p w14:paraId="162A315C" w14:textId="77777777" w:rsidR="00E61999" w:rsidRPr="00424939" w:rsidRDefault="00E61999" w:rsidP="00CA61A3"/>
    <w:p w14:paraId="01B43A3F" w14:textId="4EBD3432" w:rsidR="00D51424" w:rsidRPr="00424939" w:rsidRDefault="00D51424" w:rsidP="007F25AA">
      <w:pPr>
        <w:spacing w:before="120" w:after="0"/>
        <w:rPr>
          <w:rFonts w:cs="Times New Roman"/>
          <w:b/>
          <w:color w:val="000000" w:themeColor="text1"/>
        </w:rPr>
        <w:pPrChange w:id="15178" w:author="Summer 2023 updates" w:date="2024-07-31T13:42:00Z">
          <w:pPr>
            <w:spacing w:after="0"/>
          </w:pPr>
        </w:pPrChange>
      </w:pPr>
      <w:r w:rsidRPr="00424939">
        <w:rPr>
          <w:rFonts w:cs="Times New Roman"/>
          <w:b/>
          <w:color w:val="000000" w:themeColor="text1"/>
        </w:rPr>
        <w:t>Social &amp; Criminal Justice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p>
    <w:p w14:paraId="3F139C3A" w14:textId="66FF3326" w:rsidR="000D03F4" w:rsidRPr="00424939" w:rsidRDefault="000D03F4" w:rsidP="000D03F4">
      <w:pPr>
        <w:spacing w:after="40"/>
        <w:rPr>
          <w:rFonts w:cs="Times New Roman"/>
          <w:color w:val="000000" w:themeColor="text1"/>
        </w:rPr>
      </w:pPr>
      <w:r w:rsidRPr="00424939">
        <w:rPr>
          <w:rFonts w:cs="Times New Roman"/>
          <w:color w:val="000000" w:themeColor="text1"/>
        </w:rPr>
        <w:t>A major in Social &amp; Criminal Justice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7A2B2A12" w14:textId="7B0186BF"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SCJ-1</w:t>
      </w:r>
      <w:r w:rsidR="00A4222C" w:rsidRPr="00424939">
        <w:rPr>
          <w:rFonts w:ascii="Garamond" w:hAnsi="Garamond" w:cs="Times New Roman"/>
          <w:color w:val="000000" w:themeColor="text1"/>
          <w:sz w:val="22"/>
          <w:szCs w:val="22"/>
        </w:rPr>
        <w:t>01</w:t>
      </w:r>
      <w:r w:rsidRPr="00424939">
        <w:rPr>
          <w:rFonts w:ascii="Garamond" w:hAnsi="Garamond" w:cs="Times New Roman"/>
          <w:color w:val="000000" w:themeColor="text1"/>
          <w:sz w:val="22"/>
          <w:szCs w:val="22"/>
        </w:rPr>
        <w:t xml:space="preserve"> Introduction to Social and Criminal Justice</w:t>
      </w:r>
    </w:p>
    <w:p w14:paraId="64F9F4AB" w14:textId="05B6272D"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SCJ-2</w:t>
      </w:r>
      <w:r w:rsidR="0063256F" w:rsidRPr="00424939">
        <w:rPr>
          <w:rFonts w:ascii="Garamond" w:hAnsi="Garamond" w:cs="Times New Roman"/>
          <w:color w:val="000000" w:themeColor="text1"/>
          <w:sz w:val="22"/>
          <w:szCs w:val="22"/>
        </w:rPr>
        <w:t>01</w:t>
      </w:r>
      <w:r w:rsidRPr="00424939">
        <w:rPr>
          <w:rFonts w:ascii="Garamond" w:hAnsi="Garamond" w:cs="Times New Roman"/>
          <w:color w:val="000000" w:themeColor="text1"/>
          <w:sz w:val="22"/>
          <w:szCs w:val="22"/>
        </w:rPr>
        <w:t xml:space="preserve"> Law Enforcement and Corrections</w:t>
      </w:r>
    </w:p>
    <w:p w14:paraId="642C25E7" w14:textId="02CDAA27"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Sociological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0CB6EA55" w14:textId="7C5C1706"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PHL-285 Law, Morality, and Punishment</w:t>
      </w:r>
      <w:r w:rsidR="0055372C">
        <w:rPr>
          <w:rFonts w:ascii="Garamond" w:hAnsi="Garamond" w:cs="Times New Roman"/>
          <w:color w:val="000000" w:themeColor="text1"/>
          <w:sz w:val="22"/>
          <w:szCs w:val="22"/>
        </w:rPr>
        <w:t xml:space="preserve"> </w:t>
      </w:r>
      <w:r w:rsidR="0055372C">
        <w:rPr>
          <w:rFonts w:ascii="Garamond" w:hAnsi="Garamond"/>
          <w:color w:val="000000" w:themeColor="text1"/>
          <w:sz w:val="22"/>
          <w:szCs w:val="22"/>
        </w:rPr>
        <w:t>(WE)</w:t>
      </w:r>
    </w:p>
    <w:p w14:paraId="2359F8D3" w14:textId="77777777" w:rsidR="0063256F" w:rsidRPr="00424939" w:rsidRDefault="0063256F"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SCJ-350 Human Rights and Comparative Justice Systems</w:t>
      </w:r>
    </w:p>
    <w:p w14:paraId="6048896E" w14:textId="68D882E1"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SOC-3</w:t>
      </w:r>
      <w:r w:rsidR="0063256F" w:rsidRPr="00424939">
        <w:rPr>
          <w:rFonts w:ascii="Garamond" w:hAnsi="Garamond" w:cs="Times New Roman"/>
          <w:color w:val="000000" w:themeColor="text1"/>
          <w:sz w:val="22"/>
          <w:szCs w:val="22"/>
        </w:rPr>
        <w:t>51</w:t>
      </w:r>
      <w:r w:rsidRPr="00424939">
        <w:rPr>
          <w:rFonts w:ascii="Garamond" w:hAnsi="Garamond" w:cs="Times New Roman"/>
          <w:color w:val="000000" w:themeColor="text1"/>
          <w:sz w:val="22"/>
          <w:szCs w:val="22"/>
        </w:rPr>
        <w:t xml:space="preserve"> Criminology</w:t>
      </w:r>
    </w:p>
    <w:p w14:paraId="30BFEBA6" w14:textId="77777777" w:rsidR="00D51424" w:rsidRPr="00424939" w:rsidRDefault="00D51424" w:rsidP="00E500FB">
      <w:pPr>
        <w:pStyle w:val="Noparagraphstyle"/>
        <w:keepNext/>
        <w:widowControl/>
        <w:numPr>
          <w:ilvl w:val="0"/>
          <w:numId w:val="36"/>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4DC00DD4" w14:textId="3BB8548A" w:rsidR="00D51424" w:rsidRPr="00424939" w:rsidRDefault="00125C60" w:rsidP="007E5CD5">
      <w:pPr>
        <w:spacing w:after="0"/>
        <w:ind w:left="360" w:right="135"/>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and</w:t>
      </w:r>
      <w:r w:rsidRPr="00424939">
        <w:rPr>
          <w:rFonts w:cs="Times New Roman"/>
          <w:color w:val="000000" w:themeColor="text1"/>
        </w:rPr>
        <w:t xml:space="preserve"> STA-110 Inferential Statistics</w:t>
      </w:r>
      <w:r w:rsidR="00B76E1A" w:rsidRPr="00424939">
        <w:rPr>
          <w:rFonts w:cs="Times New Roman"/>
          <w:color w:val="000000" w:themeColor="text1"/>
        </w:rPr>
        <w:fldChar w:fldCharType="begin"/>
      </w:r>
      <w:r w:rsidR="00B76E1A" w:rsidRPr="00424939">
        <w:rPr>
          <w:color w:val="000000" w:themeColor="text1"/>
        </w:rPr>
        <w:instrText xml:space="preserve"> XE "Statistics" </w:instrText>
      </w:r>
      <w:r w:rsidR="00B76E1A" w:rsidRPr="00424939">
        <w:rPr>
          <w:rFonts w:cs="Times New Roman"/>
          <w:color w:val="000000" w:themeColor="text1"/>
        </w:rPr>
        <w:fldChar w:fldCharType="end"/>
      </w:r>
      <w:r w:rsidRPr="00424939">
        <w:rPr>
          <w:rFonts w:cs="Times New Roman"/>
          <w:color w:val="000000" w:themeColor="text1"/>
        </w:rPr>
        <w:t xml:space="preserve"> (7 weeks)</w:t>
      </w:r>
    </w:p>
    <w:p w14:paraId="5BDF65A4" w14:textId="70A05E7B" w:rsidR="00D51424" w:rsidRPr="00424939" w:rsidRDefault="00AF7921" w:rsidP="007E5CD5">
      <w:pPr>
        <w:spacing w:after="0"/>
        <w:ind w:left="360" w:right="135"/>
        <w:rPr>
          <w:rFonts w:cs="Times New Roman"/>
          <w:color w:val="000000" w:themeColor="text1"/>
        </w:rPr>
      </w:pPr>
      <w:r w:rsidRPr="00424939">
        <w:rPr>
          <w:rFonts w:cs="Times New Roman"/>
          <w:color w:val="000000" w:themeColor="text1"/>
        </w:rPr>
        <w:t xml:space="preserve">STA-100 Statistical Foundations (7 weeks) </w:t>
      </w:r>
      <w:r w:rsidRPr="00424939">
        <w:rPr>
          <w:rFonts w:cs="Times New Roman"/>
          <w:b/>
          <w:color w:val="000000" w:themeColor="text1"/>
        </w:rPr>
        <w:t xml:space="preserve">and </w:t>
      </w:r>
      <w:r w:rsidRPr="00424939">
        <w:rPr>
          <w:rFonts w:cs="Times New Roman"/>
          <w:color w:val="000000" w:themeColor="text1"/>
        </w:rPr>
        <w:t>STA-130 Experimental Design (7 weeks)</w:t>
      </w:r>
    </w:p>
    <w:p w14:paraId="244B2670" w14:textId="2BCC537A" w:rsidR="00D51424" w:rsidRPr="00424939" w:rsidRDefault="00D51424" w:rsidP="007E5CD5">
      <w:pPr>
        <w:spacing w:after="0"/>
        <w:ind w:left="360" w:right="135"/>
        <w:rPr>
          <w:rFonts w:cs="Times New Roman"/>
          <w:color w:val="000000" w:themeColor="text1"/>
        </w:rPr>
      </w:pPr>
      <w:r w:rsidRPr="00424939">
        <w:rPr>
          <w:rFonts w:cs="Times New Roman"/>
          <w:color w:val="000000" w:themeColor="text1"/>
        </w:rPr>
        <w:t>BUS-</w:t>
      </w:r>
      <w:r w:rsidR="00DC334E" w:rsidRPr="00424939">
        <w:rPr>
          <w:rFonts w:cs="Times New Roman"/>
          <w:color w:val="000000" w:themeColor="text1"/>
        </w:rPr>
        <w:t>190</w:t>
      </w:r>
      <w:r w:rsidRPr="00424939">
        <w:rPr>
          <w:rFonts w:cs="Times New Roman"/>
          <w:color w:val="000000" w:themeColor="text1"/>
        </w:rPr>
        <w:t xml:space="preserve"> Statistical Analysis</w:t>
      </w:r>
      <w:r w:rsidR="009917FF">
        <w:rPr>
          <w:rFonts w:cs="Times New Roman"/>
          <w:color w:val="000000" w:themeColor="text1"/>
        </w:rPr>
        <w:t xml:space="preserve"> (WE)</w:t>
      </w:r>
    </w:p>
    <w:p w14:paraId="720E52B4" w14:textId="0F91AA5F" w:rsidR="00D51424" w:rsidRPr="00424939" w:rsidRDefault="00D51424" w:rsidP="007E5CD5">
      <w:pPr>
        <w:spacing w:after="0"/>
        <w:ind w:left="360" w:right="135"/>
        <w:rPr>
          <w:rFonts w:cs="Times New Roman"/>
          <w:color w:val="000000" w:themeColor="text1"/>
        </w:rPr>
      </w:pPr>
      <w:r w:rsidRPr="00424939">
        <w:rPr>
          <w:rFonts w:cs="Times New Roman"/>
          <w:color w:val="000000" w:themeColor="text1"/>
        </w:rPr>
        <w:t>PSY-30</w:t>
      </w:r>
      <w:r w:rsidR="00DC334E" w:rsidRPr="00424939">
        <w:rPr>
          <w:rFonts w:cs="Times New Roman"/>
          <w:color w:val="000000" w:themeColor="text1"/>
        </w:rPr>
        <w:t>0</w:t>
      </w:r>
      <w:r w:rsidRPr="00424939">
        <w:rPr>
          <w:rFonts w:cs="Times New Roman"/>
          <w:color w:val="000000" w:themeColor="text1"/>
        </w:rPr>
        <w:t xml:space="preserve"> Statistical Methods and Data Analysis</w:t>
      </w:r>
    </w:p>
    <w:p w14:paraId="2A87B030" w14:textId="089774D1" w:rsidR="00D51424" w:rsidRPr="00424939" w:rsidRDefault="00D51424" w:rsidP="00E500FB">
      <w:pPr>
        <w:pStyle w:val="Noparagraphstyle"/>
        <w:numPr>
          <w:ilvl w:val="0"/>
          <w:numId w:val="36"/>
        </w:numPr>
        <w:tabs>
          <w:tab w:val="clear" w:pos="360"/>
          <w:tab w:val="num" w:pos="1530"/>
        </w:tabs>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courses, chosen from the following, in consultation with the student’s advisor and/or the Social &amp; Criminal Justice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Social &amp; Criminal Justice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administrative coordinator. No more than two courses may be selected from the same prefix.</w:t>
      </w:r>
    </w:p>
    <w:p w14:paraId="6DF06854" w14:textId="726ADD11"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ACC-313 Fraud Examination</w:t>
      </w:r>
      <w:r w:rsidR="00952C62">
        <w:rPr>
          <w:rFonts w:cs="Times New Roman"/>
          <w:color w:val="000000" w:themeColor="text1"/>
        </w:rPr>
        <w:t xml:space="preserve"> (WE)</w:t>
      </w:r>
    </w:p>
    <w:p w14:paraId="3ADF629D" w14:textId="77777777"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ARH-107 Gender and Art </w:t>
      </w:r>
    </w:p>
    <w:p w14:paraId="3BB5A90E" w14:textId="77533C1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COM-237 Interpersonal Communication </w:t>
      </w:r>
      <w:r w:rsidR="00BA3F5E">
        <w:rPr>
          <w:rFonts w:cs="Times New Roman"/>
          <w:color w:val="000000" w:themeColor="text1"/>
        </w:rPr>
        <w:t>(WE)</w:t>
      </w:r>
    </w:p>
    <w:p w14:paraId="43234139" w14:textId="05F89FF3"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COM-357 Sex, Race, and Gender in the Media </w:t>
      </w:r>
      <w:r w:rsidR="00D74B71">
        <w:rPr>
          <w:rFonts w:cs="Times New Roman"/>
          <w:color w:val="000000" w:themeColor="text1"/>
        </w:rPr>
        <w:t>(WE)</w:t>
      </w:r>
    </w:p>
    <w:p w14:paraId="3A89F7F5" w14:textId="7777777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COM-361 Communication and Social Change </w:t>
      </w:r>
    </w:p>
    <w:p w14:paraId="59FA3A15" w14:textId="3ABA436E"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COM-362 U.S. Public Address</w:t>
      </w:r>
      <w:r w:rsidR="00D74B71">
        <w:rPr>
          <w:rFonts w:cs="Times New Roman"/>
          <w:color w:val="000000" w:themeColor="text1"/>
        </w:rPr>
        <w:t xml:space="preserve"> (WE)</w:t>
      </w:r>
    </w:p>
    <w:p w14:paraId="6F932DCA" w14:textId="23258B3D"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ECO-115 Intro</w:t>
      </w:r>
      <w:r w:rsidR="002F75C4" w:rsidRPr="00424939">
        <w:rPr>
          <w:rFonts w:cs="Times New Roman"/>
          <w:color w:val="000000" w:themeColor="text1"/>
        </w:rPr>
        <w:t>duction</w:t>
      </w:r>
      <w:r w:rsidRPr="00424939">
        <w:rPr>
          <w:rFonts w:cs="Times New Roman"/>
          <w:color w:val="000000" w:themeColor="text1"/>
        </w:rPr>
        <w:t xml:space="preserve"> to Political Economy </w:t>
      </w:r>
    </w:p>
    <w:p w14:paraId="7C508961" w14:textId="52F228A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EDU-</w:t>
      </w:r>
      <w:r w:rsidR="00DC334E" w:rsidRPr="00424939">
        <w:rPr>
          <w:rFonts w:cs="Times New Roman"/>
          <w:color w:val="000000" w:themeColor="text1"/>
        </w:rPr>
        <w:t>1</w:t>
      </w:r>
      <w:r w:rsidRPr="00424939">
        <w:rPr>
          <w:rFonts w:cs="Times New Roman"/>
          <w:color w:val="000000" w:themeColor="text1"/>
        </w:rPr>
        <w:t>87 Human Relations</w:t>
      </w:r>
      <w:r w:rsidR="00B92F9C">
        <w:rPr>
          <w:rFonts w:cs="Times New Roman"/>
          <w:color w:val="000000" w:themeColor="text1"/>
        </w:rPr>
        <w:t xml:space="preserve"> (WE)</w:t>
      </w:r>
    </w:p>
    <w:p w14:paraId="38B336C4" w14:textId="135266FA" w:rsidR="00D51424" w:rsidRPr="00424939" w:rsidRDefault="001B194B" w:rsidP="00AF4C41">
      <w:pPr>
        <w:tabs>
          <w:tab w:val="left" w:pos="1440"/>
        </w:tabs>
        <w:spacing w:after="0"/>
        <w:ind w:left="360" w:right="130"/>
        <w:rPr>
          <w:rFonts w:cs="Times New Roman"/>
          <w:color w:val="000000" w:themeColor="text1"/>
        </w:rPr>
      </w:pPr>
      <w:r>
        <w:rPr>
          <w:rFonts w:cs="Times New Roman"/>
          <w:color w:val="000000" w:themeColor="text1"/>
        </w:rPr>
        <w:t>ENG-127</w:t>
      </w:r>
      <w:r w:rsidR="00D51424" w:rsidRPr="00424939">
        <w:rPr>
          <w:rFonts w:cs="Times New Roman"/>
          <w:color w:val="000000" w:themeColor="text1"/>
        </w:rPr>
        <w:t xml:space="preserve"> </w:t>
      </w:r>
      <w:r w:rsidR="00931FA0">
        <w:rPr>
          <w:rFonts w:cs="Times New Roman"/>
          <w:color w:val="000000" w:themeColor="text1"/>
        </w:rPr>
        <w:t>Social Justice and Literature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1424" w:rsidRPr="00424939">
        <w:rPr>
          <w:rFonts w:cs="Times New Roman"/>
          <w:color w:val="000000" w:themeColor="text1"/>
        </w:rPr>
        <w:t xml:space="preserve"> </w:t>
      </w:r>
      <w:r w:rsidR="00DC12CB">
        <w:rPr>
          <w:rFonts w:cs="Times New Roman"/>
          <w:color w:val="000000" w:themeColor="text1"/>
        </w:rPr>
        <w:t>(WE)</w:t>
      </w:r>
    </w:p>
    <w:p w14:paraId="4E48BFAA" w14:textId="49F191CE"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ENG-</w:t>
      </w:r>
      <w:r w:rsidR="00DC334E" w:rsidRPr="00424939">
        <w:rPr>
          <w:rFonts w:cs="Times New Roman"/>
          <w:color w:val="000000" w:themeColor="text1"/>
        </w:rPr>
        <w:t>146</w:t>
      </w:r>
      <w:r w:rsidRPr="00424939">
        <w:rPr>
          <w:rFonts w:cs="Times New Roman"/>
          <w:color w:val="000000" w:themeColor="text1"/>
        </w:rPr>
        <w:t xml:space="preserve"> </w:t>
      </w:r>
      <w:r w:rsidR="002F75C4" w:rsidRPr="00424939">
        <w:rPr>
          <w:rFonts w:cs="Times New Roman"/>
          <w:color w:val="000000" w:themeColor="text1"/>
        </w:rPr>
        <w:t xml:space="preserve">Introduction to </w:t>
      </w:r>
      <w:r w:rsidRPr="00424939">
        <w:rPr>
          <w:rFonts w:cs="Times New Roman"/>
          <w:color w:val="000000" w:themeColor="text1"/>
        </w:rPr>
        <w:t>Postcolonial Literature</w:t>
      </w:r>
      <w:r w:rsidR="00DC12CB">
        <w:rPr>
          <w:rFonts w:cs="Times New Roman"/>
          <w:color w:val="000000" w:themeColor="text1"/>
        </w:rPr>
        <w:t xml:space="preserve"> (WE)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57EDBB04" w14:textId="3B542CFC"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GS-107 Intro</w:t>
      </w:r>
      <w:r w:rsidR="002F75C4" w:rsidRPr="00424939">
        <w:rPr>
          <w:rFonts w:cs="Times New Roman"/>
          <w:color w:val="000000" w:themeColor="text1"/>
        </w:rPr>
        <w:t>duction</w:t>
      </w:r>
      <w:r w:rsidRPr="00424939">
        <w:rPr>
          <w:rFonts w:cs="Times New Roman"/>
          <w:color w:val="000000" w:themeColor="text1"/>
        </w:rPr>
        <w:t xml:space="preserve"> to Gender and Sexuality Studies </w:t>
      </w:r>
      <w:r w:rsidR="009D67C2">
        <w:rPr>
          <w:color w:val="000000" w:themeColor="text1"/>
        </w:rPr>
        <w:t>(WE)</w:t>
      </w:r>
    </w:p>
    <w:p w14:paraId="562C759F" w14:textId="478A5B4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HIS-145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w:t>
      </w:r>
      <w:r w:rsidR="002F75C4" w:rsidRPr="00424939">
        <w:rPr>
          <w:rFonts w:cs="Times New Roman"/>
          <w:color w:val="000000" w:themeColor="text1"/>
        </w:rPr>
        <w:t>United States</w:t>
      </w:r>
      <w:r w:rsidRPr="00424939">
        <w:rPr>
          <w:rFonts w:cs="Times New Roman"/>
          <w:color w:val="000000" w:themeColor="text1"/>
        </w:rPr>
        <w:t xml:space="preserve"> to 1865</w:t>
      </w:r>
    </w:p>
    <w:p w14:paraId="02A9478E" w14:textId="4AB6637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HIS-155 </w:t>
      </w:r>
      <w:r w:rsidR="002F75C4"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2F75C4" w:rsidRPr="00424939">
        <w:rPr>
          <w:rFonts w:cs="Times New Roman"/>
          <w:color w:val="000000" w:themeColor="text1"/>
        </w:rPr>
        <w:t xml:space="preserve"> of the United States</w:t>
      </w:r>
      <w:r w:rsidRPr="00424939">
        <w:rPr>
          <w:rFonts w:cs="Times New Roman"/>
          <w:color w:val="000000" w:themeColor="text1"/>
        </w:rPr>
        <w:t xml:space="preserve"> </w:t>
      </w:r>
      <w:r w:rsidR="002F75C4" w:rsidRPr="00424939">
        <w:rPr>
          <w:rFonts w:cs="Times New Roman"/>
          <w:color w:val="000000" w:themeColor="text1"/>
        </w:rPr>
        <w:t>S</w:t>
      </w:r>
      <w:r w:rsidRPr="00424939">
        <w:rPr>
          <w:rFonts w:cs="Times New Roman"/>
          <w:color w:val="000000" w:themeColor="text1"/>
        </w:rPr>
        <w:t xml:space="preserve">ince 1865 </w:t>
      </w:r>
    </w:p>
    <w:p w14:paraId="332AD08E" w14:textId="641067B6" w:rsidR="00D51424" w:rsidRPr="00424939" w:rsidRDefault="00057C2A" w:rsidP="00AF4C41">
      <w:pPr>
        <w:tabs>
          <w:tab w:val="left" w:pos="1440"/>
        </w:tabs>
        <w:spacing w:after="0"/>
        <w:ind w:left="360" w:right="130"/>
        <w:rPr>
          <w:rFonts w:cs="Times New Roman"/>
          <w:color w:val="000000" w:themeColor="text1"/>
        </w:rPr>
      </w:pPr>
      <w:r>
        <w:rPr>
          <w:rFonts w:cs="Times New Roman"/>
          <w:color w:val="000000" w:themeColor="text1"/>
        </w:rPr>
        <w:t>HIS-347</w:t>
      </w:r>
      <w:r w:rsidR="00D51424" w:rsidRPr="00424939">
        <w:rPr>
          <w:rFonts w:cs="Times New Roman"/>
          <w:color w:val="000000" w:themeColor="text1"/>
        </w:rPr>
        <w:t xml:space="preserve"> African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D51424" w:rsidRPr="00424939">
        <w:rPr>
          <w:rFonts w:cs="Times New Roman"/>
          <w:color w:val="000000" w:themeColor="text1"/>
        </w:rPr>
        <w:t xml:space="preserve"> </w:t>
      </w:r>
      <w:r w:rsidR="000B3B90">
        <w:rPr>
          <w:color w:val="000000" w:themeColor="text1"/>
        </w:rPr>
        <w:t>(WE)</w:t>
      </w:r>
    </w:p>
    <w:p w14:paraId="0C8F9362" w14:textId="77AA101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DC334E" w:rsidRPr="00424939">
        <w:rPr>
          <w:rFonts w:cs="Times New Roman"/>
          <w:color w:val="000000" w:themeColor="text1"/>
        </w:rPr>
        <w:t>257</w:t>
      </w:r>
      <w:r w:rsidRPr="00424939">
        <w:rPr>
          <w:rFonts w:cs="Times New Roman"/>
          <w:color w:val="000000" w:themeColor="text1"/>
        </w:rPr>
        <w:t xml:space="preserve"> Native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0B3B90">
        <w:rPr>
          <w:rFonts w:cs="Times New Roman"/>
          <w:color w:val="000000" w:themeColor="text1"/>
        </w:rPr>
        <w:t xml:space="preserve"> </w:t>
      </w:r>
      <w:r w:rsidR="000B3B90">
        <w:rPr>
          <w:color w:val="000000" w:themeColor="text1"/>
        </w:rPr>
        <w:t>(WE)</w:t>
      </w:r>
    </w:p>
    <w:p w14:paraId="7B15DF21" w14:textId="672573B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DC334E" w:rsidRPr="00424939">
        <w:rPr>
          <w:rFonts w:cs="Times New Roman"/>
          <w:color w:val="000000" w:themeColor="text1"/>
        </w:rPr>
        <w:t>297</w:t>
      </w:r>
      <w:r w:rsidR="00B62EF8">
        <w:rPr>
          <w:rFonts w:cs="Times New Roman"/>
          <w:color w:val="000000" w:themeColor="text1"/>
        </w:rPr>
        <w:t xml:space="preserve"> </w:t>
      </w:r>
      <w:r w:rsidRPr="00424939">
        <w:rPr>
          <w:rFonts w:cs="Times New Roman"/>
          <w:color w:val="000000" w:themeColor="text1"/>
        </w:rPr>
        <w:t>Women in America</w:t>
      </w:r>
      <w:r w:rsidR="000B3B90">
        <w:rPr>
          <w:rFonts w:cs="Times New Roman"/>
          <w:color w:val="000000" w:themeColor="text1"/>
        </w:rPr>
        <w:t xml:space="preserve"> </w:t>
      </w:r>
      <w:r w:rsidR="000B3B90">
        <w:rPr>
          <w:color w:val="000000" w:themeColor="text1"/>
        </w:rPr>
        <w:t>(WE)</w:t>
      </w:r>
    </w:p>
    <w:p w14:paraId="111DEE9A" w14:textId="135870D1"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HIS-</w:t>
      </w:r>
      <w:r w:rsidR="002A345B" w:rsidRPr="00424939">
        <w:rPr>
          <w:rFonts w:cs="Times New Roman"/>
          <w:color w:val="000000" w:themeColor="text1"/>
        </w:rPr>
        <w:t>325</w:t>
      </w:r>
      <w:r w:rsidRPr="00424939">
        <w:rPr>
          <w:rFonts w:cs="Times New Roman"/>
          <w:color w:val="000000" w:themeColor="text1"/>
        </w:rPr>
        <w:t xml:space="preserve"> </w:t>
      </w:r>
      <w:del w:id="15179" w:author="Summer 2023 updates" w:date="2024-07-31T13:42:00Z">
        <w:r w:rsidR="00AF4C41" w:rsidRPr="00424939">
          <w:rPr>
            <w:rFonts w:cs="Times New Roman"/>
            <w:color w:val="000000" w:themeColor="text1"/>
          </w:rPr>
          <w:tab/>
        </w:r>
      </w:del>
      <w:r w:rsidRPr="00424939">
        <w:rPr>
          <w:rFonts w:cs="Times New Roman"/>
          <w:color w:val="000000" w:themeColor="text1"/>
        </w:rPr>
        <w:t>Recent American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w:t>
      </w:r>
      <w:r w:rsidR="000B3B90">
        <w:rPr>
          <w:rFonts w:cs="Times New Roman"/>
          <w:color w:val="000000" w:themeColor="text1"/>
        </w:rPr>
        <w:t xml:space="preserve"> </w:t>
      </w:r>
      <w:r w:rsidR="000B3B90">
        <w:rPr>
          <w:color w:val="000000" w:themeColor="text1"/>
        </w:rPr>
        <w:t>(WE)</w:t>
      </w:r>
    </w:p>
    <w:p w14:paraId="445735EE" w14:textId="42ECBBFF"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IS-126 </w:t>
      </w:r>
      <w:del w:id="15180" w:author="Summer 2023 updates" w:date="2024-07-31T13:42:00Z">
        <w:r w:rsidR="00AF4C41" w:rsidRPr="00424939">
          <w:rPr>
            <w:rFonts w:cs="Times New Roman"/>
            <w:color w:val="000000" w:themeColor="text1"/>
          </w:rPr>
          <w:tab/>
        </w:r>
      </w:del>
      <w:r w:rsidRPr="00424939">
        <w:rPr>
          <w:rFonts w:cs="Times New Roman"/>
          <w:color w:val="000000" w:themeColor="text1"/>
        </w:rPr>
        <w:t xml:space="preserve">Human Rights Work with Burmese Immigrants in Thailand </w:t>
      </w:r>
    </w:p>
    <w:p w14:paraId="60BCB6D6" w14:textId="0EF4F6B6"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PHL-128 </w:t>
      </w:r>
      <w:del w:id="15181" w:author="Summer 2023 updates" w:date="2024-07-31T13:42:00Z">
        <w:r w:rsidR="00AF4C41" w:rsidRPr="00424939">
          <w:rPr>
            <w:rFonts w:cs="Times New Roman"/>
            <w:color w:val="000000" w:themeColor="text1"/>
          </w:rPr>
          <w:tab/>
        </w:r>
      </w:del>
      <w:r w:rsidRPr="00424939">
        <w:rPr>
          <w:rFonts w:cs="Times New Roman"/>
          <w:color w:val="000000" w:themeColor="text1"/>
        </w:rPr>
        <w:t>Morality and Moral Controversies</w:t>
      </w:r>
      <w:r w:rsidR="00973B65">
        <w:rPr>
          <w:rFonts w:cs="Times New Roman"/>
          <w:color w:val="000000" w:themeColor="text1"/>
        </w:rPr>
        <w:t xml:space="preserve"> </w:t>
      </w:r>
      <w:r w:rsidR="00973B65">
        <w:rPr>
          <w:color w:val="000000" w:themeColor="text1"/>
        </w:rPr>
        <w:t>(WE)</w:t>
      </w:r>
    </w:p>
    <w:p w14:paraId="3A127A6F" w14:textId="66A96C1F"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PHL-205 </w:t>
      </w:r>
      <w:del w:id="15182" w:author="Summer 2023 updates" w:date="2024-07-31T13:42:00Z">
        <w:r w:rsidR="00AF4C41" w:rsidRPr="00424939">
          <w:rPr>
            <w:rFonts w:cs="Times New Roman"/>
            <w:color w:val="000000" w:themeColor="text1"/>
          </w:rPr>
          <w:tab/>
        </w:r>
      </w:del>
      <w:r w:rsidRPr="00424939">
        <w:rPr>
          <w:rFonts w:cs="Times New Roman"/>
          <w:color w:val="000000" w:themeColor="text1"/>
        </w:rPr>
        <w:t xml:space="preserve">Environmental Ethics </w:t>
      </w:r>
      <w:r w:rsidR="00973B65">
        <w:rPr>
          <w:color w:val="000000" w:themeColor="text1"/>
        </w:rPr>
        <w:t>(WE)</w:t>
      </w:r>
    </w:p>
    <w:p w14:paraId="71EFC6F8" w14:textId="0CA5D07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PHL-265</w:t>
      </w:r>
      <w:del w:id="15183" w:author="Summer 2023 updates" w:date="2024-07-31T13:42:00Z">
        <w:r w:rsidR="00AF4C41" w:rsidRPr="00424939">
          <w:rPr>
            <w:rFonts w:cs="Times New Roman"/>
            <w:color w:val="000000" w:themeColor="text1"/>
          </w:rPr>
          <w:tab/>
        </w:r>
      </w:del>
      <w:ins w:id="15184" w:author="Summer 2023 updates" w:date="2024-07-31T13:42:00Z">
        <w:r w:rsidR="00B62EF8">
          <w:rPr>
            <w:rFonts w:cs="Times New Roman"/>
            <w:color w:val="000000" w:themeColor="text1"/>
          </w:rPr>
          <w:t xml:space="preserve"> </w:t>
        </w:r>
      </w:ins>
      <w:r w:rsidRPr="00424939">
        <w:rPr>
          <w:rFonts w:cs="Times New Roman"/>
          <w:color w:val="000000" w:themeColor="text1"/>
        </w:rPr>
        <w:t>Political Philosophy</w:t>
      </w:r>
      <w:r w:rsidR="00973B65">
        <w:rPr>
          <w:rFonts w:cs="Times New Roman"/>
          <w:color w:val="000000" w:themeColor="text1"/>
        </w:rPr>
        <w:t xml:space="preserve"> </w:t>
      </w:r>
      <w:r w:rsidR="00973B65">
        <w:rPr>
          <w:color w:val="000000" w:themeColor="text1"/>
        </w:rPr>
        <w:t>(WE)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6B0FF59" w14:textId="503AE142"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PHL-270 </w:t>
      </w:r>
      <w:del w:id="15185" w:author="Summer 2023 updates" w:date="2024-07-31T13:42:00Z">
        <w:r w:rsidR="00AF4C41" w:rsidRPr="00424939">
          <w:rPr>
            <w:rFonts w:cs="Times New Roman"/>
            <w:color w:val="000000" w:themeColor="text1"/>
          </w:rPr>
          <w:tab/>
        </w:r>
      </w:del>
      <w:r w:rsidRPr="00424939">
        <w:rPr>
          <w:rFonts w:cs="Times New Roman"/>
          <w:color w:val="000000" w:themeColor="text1"/>
        </w:rPr>
        <w:t>Ethical Theory</w:t>
      </w:r>
      <w:r w:rsidR="00973B65">
        <w:rPr>
          <w:rFonts w:cs="Times New Roman"/>
          <w:color w:val="000000" w:themeColor="text1"/>
        </w:rPr>
        <w:t xml:space="preserve"> </w:t>
      </w:r>
      <w:r w:rsidR="00973B65">
        <w:rPr>
          <w:color w:val="000000" w:themeColor="text1"/>
        </w:rPr>
        <w:t>(WE)</w:t>
      </w:r>
    </w:p>
    <w:p w14:paraId="1F40B880" w14:textId="7DE08920"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PHL-277 </w:t>
      </w:r>
      <w:del w:id="15186" w:author="Summer 2023 updates" w:date="2024-07-31T13:42:00Z">
        <w:r w:rsidR="00AF4C41" w:rsidRPr="00424939">
          <w:rPr>
            <w:rFonts w:cs="Times New Roman"/>
            <w:color w:val="000000" w:themeColor="text1"/>
          </w:rPr>
          <w:tab/>
        </w:r>
      </w:del>
      <w:r w:rsidRPr="00424939">
        <w:rPr>
          <w:rFonts w:cs="Times New Roman"/>
          <w:color w:val="000000" w:themeColor="text1"/>
        </w:rPr>
        <w:t>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Gender and Race</w:t>
      </w:r>
      <w:r w:rsidR="00973B65">
        <w:rPr>
          <w:rFonts w:cs="Times New Roman"/>
          <w:color w:val="000000" w:themeColor="text1"/>
        </w:rPr>
        <w:t xml:space="preserve"> </w:t>
      </w:r>
      <w:r w:rsidR="00973B65">
        <w:rPr>
          <w:color w:val="000000" w:themeColor="text1"/>
        </w:rPr>
        <w:t>(WE)</w:t>
      </w:r>
    </w:p>
    <w:p w14:paraId="10F2BEB3" w14:textId="29F97CE6"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POL-305 </w:t>
      </w:r>
      <w:del w:id="15187" w:author="Summer 2023 updates" w:date="2024-07-31T13:42:00Z">
        <w:r w:rsidR="00AF4C41" w:rsidRPr="00424939">
          <w:rPr>
            <w:rFonts w:cs="Times New Roman"/>
            <w:color w:val="000000" w:themeColor="text1"/>
          </w:rPr>
          <w:tab/>
        </w:r>
      </w:del>
      <w:r w:rsidRPr="00424939">
        <w:rPr>
          <w:rFonts w:cs="Times New Roman"/>
          <w:color w:val="000000" w:themeColor="text1"/>
        </w:rPr>
        <w:t>Terrorism</w:t>
      </w:r>
      <w:r w:rsidR="007D7CFF">
        <w:rPr>
          <w:rFonts w:cs="Times New Roman"/>
          <w:color w:val="000000" w:themeColor="text1"/>
        </w:rPr>
        <w:t xml:space="preserve"> (WE)</w:t>
      </w:r>
    </w:p>
    <w:p w14:paraId="4B8A9558" w14:textId="63394929"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POL-350 </w:t>
      </w:r>
      <w:del w:id="15188" w:author="Summer 2023 updates" w:date="2024-07-31T13:42:00Z">
        <w:r w:rsidR="00AF4C41" w:rsidRPr="00424939">
          <w:rPr>
            <w:rFonts w:cs="Times New Roman"/>
            <w:color w:val="000000" w:themeColor="text1"/>
          </w:rPr>
          <w:tab/>
        </w:r>
      </w:del>
      <w:r w:rsidR="00B954AA" w:rsidRPr="00424939">
        <w:rPr>
          <w:rFonts w:cs="Times New Roman"/>
          <w:color w:val="000000" w:themeColor="text1"/>
        </w:rPr>
        <w:t xml:space="preserve">U.S. </w:t>
      </w:r>
      <w:r w:rsidRPr="00424939">
        <w:rPr>
          <w:rFonts w:cs="Times New Roman"/>
          <w:color w:val="000000" w:themeColor="text1"/>
        </w:rPr>
        <w:t>Social Policy Process</w:t>
      </w:r>
      <w:r w:rsidR="007D7CFF">
        <w:rPr>
          <w:rFonts w:cs="Times New Roman"/>
          <w:color w:val="000000" w:themeColor="text1"/>
        </w:rPr>
        <w:t xml:space="preserve"> (WE)</w:t>
      </w:r>
    </w:p>
    <w:p w14:paraId="1E903347" w14:textId="27B8A048"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POL-375 </w:t>
      </w:r>
      <w:del w:id="15189" w:author="Summer 2023 updates" w:date="2024-07-31T13:42:00Z">
        <w:r w:rsidR="00AF4C41" w:rsidRPr="00424939">
          <w:rPr>
            <w:rFonts w:cs="Times New Roman"/>
            <w:color w:val="000000" w:themeColor="text1"/>
          </w:rPr>
          <w:tab/>
        </w:r>
      </w:del>
      <w:r w:rsidRPr="00424939">
        <w:rPr>
          <w:rFonts w:cs="Times New Roman"/>
          <w:color w:val="000000" w:themeColor="text1"/>
        </w:rPr>
        <w:t xml:space="preserve">The Constitution and Individual Liberties </w:t>
      </w:r>
    </w:p>
    <w:p w14:paraId="60053936" w14:textId="70E9C3B1"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PSY-235 </w:t>
      </w:r>
      <w:del w:id="15190" w:author="Summer 2023 updates" w:date="2024-07-31T13:42:00Z">
        <w:r w:rsidRPr="00424939">
          <w:rPr>
            <w:rFonts w:cs="Times New Roman"/>
            <w:color w:val="000000" w:themeColor="text1"/>
          </w:rPr>
          <w:tab/>
        </w:r>
      </w:del>
      <w:r w:rsidRPr="00424939">
        <w:rPr>
          <w:rFonts w:cs="Times New Roman"/>
          <w:color w:val="000000" w:themeColor="text1"/>
        </w:rPr>
        <w:t>Abnormal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4370C1E1" w14:textId="53055FD3"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PSY-245 </w:t>
      </w:r>
      <w:del w:id="15191" w:author="Summer 2023 updates" w:date="2024-07-31T13:42:00Z">
        <w:r w:rsidRPr="00424939">
          <w:rPr>
            <w:rFonts w:cs="Times New Roman"/>
            <w:color w:val="000000" w:themeColor="text1"/>
          </w:rPr>
          <w:tab/>
        </w:r>
      </w:del>
      <w:r w:rsidRPr="00424939">
        <w:rPr>
          <w:rFonts w:cs="Times New Roman"/>
          <w:color w:val="000000" w:themeColor="text1"/>
        </w:rPr>
        <w:t>Organizational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7CAB8D7" w14:textId="103A0BAE"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PSY-255 </w:t>
      </w:r>
      <w:del w:id="15192" w:author="Summer 2023 updates" w:date="2024-07-31T13:42:00Z">
        <w:r w:rsidRPr="00424939">
          <w:rPr>
            <w:rFonts w:cs="Times New Roman"/>
            <w:color w:val="000000" w:themeColor="text1"/>
          </w:rPr>
          <w:tab/>
        </w:r>
      </w:del>
      <w:r w:rsidRPr="00424939">
        <w:rPr>
          <w:rFonts w:cs="Times New Roman"/>
          <w:color w:val="000000" w:themeColor="text1"/>
        </w:rPr>
        <w:t>Social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p>
    <w:p w14:paraId="172203B9" w14:textId="1DDEC683"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PSY-315 </w:t>
      </w:r>
      <w:del w:id="15193" w:author="Summer 2023 updates" w:date="2024-07-31T13:42:00Z">
        <w:r w:rsidRPr="00424939">
          <w:rPr>
            <w:rFonts w:cs="Times New Roman"/>
            <w:color w:val="000000" w:themeColor="text1"/>
          </w:rPr>
          <w:tab/>
        </w:r>
      </w:del>
      <w:r w:rsidRPr="00424939">
        <w:rPr>
          <w:rFonts w:cs="Times New Roman"/>
          <w:color w:val="000000" w:themeColor="text1"/>
        </w:rPr>
        <w:t xml:space="preserve">Learning and Behavior </w:t>
      </w:r>
    </w:p>
    <w:p w14:paraId="0EF58E1A" w14:textId="06726131"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PSY-350 </w:t>
      </w:r>
      <w:del w:id="15194" w:author="Summer 2023 updates" w:date="2024-07-31T13:42:00Z">
        <w:r w:rsidRPr="00424939">
          <w:rPr>
            <w:rFonts w:cs="Times New Roman"/>
            <w:color w:val="000000" w:themeColor="text1"/>
          </w:rPr>
          <w:tab/>
        </w:r>
      </w:del>
      <w:r w:rsidRPr="00424939">
        <w:rPr>
          <w:rFonts w:cs="Times New Roman"/>
          <w:color w:val="000000" w:themeColor="text1"/>
        </w:rPr>
        <w:t xml:space="preserve">Drugs and Behavior </w:t>
      </w:r>
    </w:p>
    <w:p w14:paraId="7D593044" w14:textId="6D0740DB" w:rsidR="0035515B" w:rsidRPr="00424939" w:rsidRDefault="0035515B"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PSY-415 </w:t>
      </w:r>
      <w:del w:id="15195" w:author="Summer 2023 updates" w:date="2024-07-31T13:42:00Z">
        <w:r w:rsidRPr="00424939">
          <w:rPr>
            <w:rFonts w:cs="Times New Roman"/>
            <w:color w:val="000000" w:themeColor="text1"/>
          </w:rPr>
          <w:tab/>
        </w:r>
      </w:del>
      <w:r w:rsidRPr="00424939">
        <w:rPr>
          <w:rFonts w:cs="Times New Roman"/>
          <w:color w:val="000000" w:themeColor="text1"/>
        </w:rPr>
        <w:t>Counseling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023AE33" w14:textId="4A500A45"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REL-217 </w:t>
      </w:r>
      <w:del w:id="15196" w:author="Summer 2023 updates" w:date="2024-07-31T13:42:00Z">
        <w:r w:rsidR="00AF4C41" w:rsidRPr="00424939">
          <w:rPr>
            <w:rFonts w:cs="Times New Roman"/>
            <w:color w:val="000000" w:themeColor="text1"/>
          </w:rPr>
          <w:tab/>
        </w:r>
      </w:del>
      <w:r w:rsidRPr="00424939">
        <w:rPr>
          <w:rFonts w:cs="Times New Roman"/>
          <w:color w:val="000000" w:themeColor="text1"/>
        </w:rPr>
        <w:t>Religion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America</w:t>
      </w:r>
      <w:r w:rsidR="009A10A0">
        <w:rPr>
          <w:rFonts w:cs="Times New Roman"/>
          <w:color w:val="000000" w:themeColor="text1"/>
        </w:rPr>
        <w:t xml:space="preserve"> (WE)</w:t>
      </w:r>
    </w:p>
    <w:p w14:paraId="43DE9B91" w14:textId="7BA6C484"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SCJ-1</w:t>
      </w:r>
      <w:r w:rsidR="0027743A" w:rsidRPr="00424939">
        <w:rPr>
          <w:rFonts w:cs="Times New Roman"/>
          <w:color w:val="000000" w:themeColor="text1"/>
        </w:rPr>
        <w:t>90</w:t>
      </w:r>
      <w:r w:rsidRPr="00424939">
        <w:rPr>
          <w:rFonts w:cs="Times New Roman"/>
          <w:color w:val="000000" w:themeColor="text1"/>
        </w:rPr>
        <w:t xml:space="preserve"> </w:t>
      </w:r>
      <w:del w:id="15197" w:author="Summer 2023 updates" w:date="2024-07-31T13:42:00Z">
        <w:r w:rsidR="00AF4C41" w:rsidRPr="00424939">
          <w:rPr>
            <w:rFonts w:cs="Times New Roman"/>
            <w:color w:val="000000" w:themeColor="text1"/>
          </w:rPr>
          <w:tab/>
        </w:r>
      </w:del>
      <w:r w:rsidRPr="00424939">
        <w:rPr>
          <w:rFonts w:cs="Times New Roman"/>
          <w:color w:val="000000" w:themeColor="text1"/>
        </w:rPr>
        <w:t>Topics in Social and Criminal Justice</w:t>
      </w:r>
    </w:p>
    <w:p w14:paraId="4E02D6A0" w14:textId="47CDF8C9"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SCJ-2</w:t>
      </w:r>
      <w:r w:rsidR="0063256F" w:rsidRPr="00424939">
        <w:rPr>
          <w:rFonts w:cs="Times New Roman"/>
          <w:color w:val="000000" w:themeColor="text1"/>
        </w:rPr>
        <w:t>20</w:t>
      </w:r>
      <w:r w:rsidRPr="00424939">
        <w:rPr>
          <w:rFonts w:cs="Times New Roman"/>
          <w:color w:val="000000" w:themeColor="text1"/>
        </w:rPr>
        <w:t xml:space="preserve"> </w:t>
      </w:r>
      <w:del w:id="15198" w:author="Summer 2023 updates" w:date="2024-07-31T13:42:00Z">
        <w:r w:rsidR="00AF4C41" w:rsidRPr="00424939">
          <w:rPr>
            <w:rFonts w:cs="Times New Roman"/>
            <w:color w:val="000000" w:themeColor="text1"/>
          </w:rPr>
          <w:tab/>
        </w:r>
      </w:del>
      <w:r w:rsidRPr="00424939">
        <w:rPr>
          <w:rFonts w:cs="Times New Roman"/>
          <w:color w:val="000000" w:themeColor="text1"/>
        </w:rPr>
        <w:t>Juvenile Delinquency and the Justice System</w:t>
      </w:r>
    </w:p>
    <w:p w14:paraId="5DF0A6DE" w14:textId="43CE022C"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SCJ-3</w:t>
      </w:r>
      <w:r w:rsidR="0063256F" w:rsidRPr="00424939">
        <w:rPr>
          <w:rFonts w:cs="Times New Roman"/>
          <w:color w:val="000000" w:themeColor="text1"/>
        </w:rPr>
        <w:t>01</w:t>
      </w:r>
      <w:r w:rsidRPr="00424939">
        <w:rPr>
          <w:rFonts w:cs="Times New Roman"/>
          <w:color w:val="000000" w:themeColor="text1"/>
        </w:rPr>
        <w:t xml:space="preserve"> </w:t>
      </w:r>
      <w:del w:id="15199" w:author="Summer 2023 updates" w:date="2024-07-31T13:42:00Z">
        <w:r w:rsidR="00AF4C41" w:rsidRPr="00424939">
          <w:rPr>
            <w:rFonts w:cs="Times New Roman"/>
            <w:color w:val="000000" w:themeColor="text1"/>
          </w:rPr>
          <w:tab/>
        </w:r>
      </w:del>
      <w:r w:rsidRPr="00424939">
        <w:rPr>
          <w:rFonts w:cs="Times New Roman"/>
          <w:color w:val="000000" w:themeColor="text1"/>
        </w:rPr>
        <w:t xml:space="preserve">Criminal Law and the Fourth, Fifth, and Sixth Amendments </w:t>
      </w:r>
    </w:p>
    <w:p w14:paraId="743E7E51" w14:textId="513632F1"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SCJ-3</w:t>
      </w:r>
      <w:r w:rsidR="0063256F" w:rsidRPr="00424939">
        <w:rPr>
          <w:rFonts w:cs="Times New Roman"/>
          <w:color w:val="000000" w:themeColor="text1"/>
        </w:rPr>
        <w:t>90</w:t>
      </w:r>
      <w:r w:rsidRPr="00424939">
        <w:rPr>
          <w:rFonts w:cs="Times New Roman"/>
          <w:color w:val="000000" w:themeColor="text1"/>
        </w:rPr>
        <w:t xml:space="preserve"> </w:t>
      </w:r>
      <w:del w:id="15200" w:author="Summer 2023 updates" w:date="2024-07-31T13:42:00Z">
        <w:r w:rsidR="00AF4C41" w:rsidRPr="00424939">
          <w:rPr>
            <w:rFonts w:cs="Times New Roman"/>
            <w:color w:val="000000" w:themeColor="text1"/>
          </w:rPr>
          <w:tab/>
        </w:r>
      </w:del>
      <w:r w:rsidRPr="00424939">
        <w:rPr>
          <w:rFonts w:cs="Times New Roman"/>
          <w:color w:val="000000" w:themeColor="text1"/>
        </w:rPr>
        <w:t>Advanced Topics in Social and Criminal Justice</w:t>
      </w:r>
    </w:p>
    <w:p w14:paraId="1C80EA4E" w14:textId="274D230A"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SOC-207</w:t>
      </w:r>
      <w:r w:rsidR="00B62EF8">
        <w:rPr>
          <w:rFonts w:cs="Times New Roman"/>
          <w:color w:val="000000" w:themeColor="text1"/>
        </w:rPr>
        <w:t xml:space="preserve"> </w:t>
      </w:r>
      <w:del w:id="15201" w:author="Summer 2023 updates" w:date="2024-07-31T13:42:00Z">
        <w:r w:rsidR="00AF4C41" w:rsidRPr="00424939">
          <w:rPr>
            <w:rFonts w:cs="Times New Roman"/>
            <w:color w:val="000000" w:themeColor="text1"/>
          </w:rPr>
          <w:tab/>
        </w:r>
      </w:del>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 Family </w:t>
      </w:r>
    </w:p>
    <w:p w14:paraId="18A97600" w14:textId="55460827"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SOC-247 </w:t>
      </w:r>
      <w:del w:id="15202" w:author="Summer 2023 updates" w:date="2024-07-31T13:42:00Z">
        <w:r w:rsidR="00AF4C41" w:rsidRPr="00424939">
          <w:rPr>
            <w:rFonts w:cs="Times New Roman"/>
            <w:color w:val="000000" w:themeColor="text1"/>
          </w:rPr>
          <w:tab/>
        </w:r>
      </w:del>
      <w:r w:rsidRPr="00424939">
        <w:rPr>
          <w:rFonts w:cs="Times New Roman"/>
          <w:color w:val="000000" w:themeColor="text1"/>
        </w:rPr>
        <w:t>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Race</w:t>
      </w:r>
    </w:p>
    <w:p w14:paraId="3820924D" w14:textId="7AB3B1FB"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SOC-328 </w:t>
      </w:r>
      <w:del w:id="15203" w:author="Summer 2023 updates" w:date="2024-07-31T13:42:00Z">
        <w:r w:rsidR="00AF4C41" w:rsidRPr="00424939">
          <w:rPr>
            <w:rFonts w:cs="Times New Roman"/>
            <w:color w:val="000000" w:themeColor="text1"/>
          </w:rPr>
          <w:tab/>
        </w:r>
      </w:del>
      <w:r w:rsidRPr="00424939">
        <w:rPr>
          <w:rFonts w:cs="Times New Roman"/>
          <w:color w:val="000000" w:themeColor="text1"/>
        </w:rPr>
        <w:t>Urban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54996592" w14:textId="5ABFE703"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SOC-338 </w:t>
      </w:r>
      <w:del w:id="15204" w:author="Summer 2023 updates" w:date="2024-07-31T13:42:00Z">
        <w:r w:rsidR="00AF4C41" w:rsidRPr="00424939">
          <w:rPr>
            <w:rFonts w:cs="Times New Roman"/>
            <w:color w:val="000000" w:themeColor="text1"/>
          </w:rPr>
          <w:tab/>
        </w:r>
      </w:del>
      <w:r w:rsidRPr="00424939">
        <w:rPr>
          <w:rFonts w:cs="Times New Roman"/>
          <w:color w:val="000000" w:themeColor="text1"/>
        </w:rPr>
        <w:t>Political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1BDA6476" w14:textId="0F0E4F9C" w:rsidR="00D51424" w:rsidRPr="00424939" w:rsidRDefault="00D51424"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SOC-355 </w:t>
      </w:r>
      <w:del w:id="15205" w:author="Summer 2023 updates" w:date="2024-07-31T13:42:00Z">
        <w:r w:rsidR="00AF4C41" w:rsidRPr="00424939">
          <w:rPr>
            <w:rFonts w:cs="Times New Roman"/>
            <w:color w:val="000000" w:themeColor="text1"/>
          </w:rPr>
          <w:tab/>
        </w:r>
      </w:del>
      <w:r w:rsidRPr="00424939">
        <w:rPr>
          <w:rFonts w:cs="Times New Roman"/>
          <w:color w:val="000000" w:themeColor="text1"/>
        </w:rPr>
        <w:t xml:space="preserve">Deviant Behavior </w:t>
      </w:r>
    </w:p>
    <w:p w14:paraId="244CD537" w14:textId="3310CE44" w:rsidR="00D51424" w:rsidRPr="00424939" w:rsidRDefault="0078058E" w:rsidP="00AF4C41">
      <w:pPr>
        <w:tabs>
          <w:tab w:val="left" w:pos="1440"/>
        </w:tabs>
        <w:spacing w:after="0"/>
        <w:ind w:left="360" w:right="130"/>
        <w:rPr>
          <w:rFonts w:cs="Times New Roman"/>
          <w:color w:val="000000" w:themeColor="text1"/>
        </w:rPr>
      </w:pPr>
      <w:r w:rsidRPr="00424939">
        <w:rPr>
          <w:rFonts w:cs="Times New Roman"/>
          <w:color w:val="000000" w:themeColor="text1"/>
        </w:rPr>
        <w:t xml:space="preserve">SOC-425 </w:t>
      </w:r>
      <w:del w:id="15206" w:author="Summer 2023 updates" w:date="2024-07-31T13:42:00Z">
        <w:r w:rsidR="00AF4C41" w:rsidRPr="00424939">
          <w:rPr>
            <w:rFonts w:cs="Times New Roman"/>
            <w:color w:val="000000" w:themeColor="text1"/>
          </w:rPr>
          <w:tab/>
        </w:r>
      </w:del>
      <w:r w:rsidR="00D51424" w:rsidRPr="00424939">
        <w:rPr>
          <w:rFonts w:cs="Times New Roman"/>
          <w:color w:val="000000" w:themeColor="text1"/>
        </w:rPr>
        <w:t>Social Change</w:t>
      </w:r>
    </w:p>
    <w:p w14:paraId="329C6A5C" w14:textId="4CC3A016" w:rsidR="00D51424" w:rsidRPr="00424939" w:rsidRDefault="00D51424" w:rsidP="0078058E">
      <w:pPr>
        <w:ind w:left="360" w:right="130"/>
        <w:rPr>
          <w:rFonts w:cs="Times New Roman"/>
          <w:color w:val="000000" w:themeColor="text1"/>
        </w:rPr>
      </w:pPr>
      <w:r w:rsidRPr="00424939">
        <w:rPr>
          <w:rFonts w:cs="Times New Roman"/>
          <w:color w:val="000000" w:themeColor="text1"/>
        </w:rPr>
        <w:t>A course approved by the Social &amp; Criminal Justice</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administrative coordinator</w:t>
      </w:r>
    </w:p>
    <w:p w14:paraId="35A91AEC" w14:textId="149E4F6A" w:rsidR="00D51424" w:rsidRPr="00424939" w:rsidRDefault="00D51424" w:rsidP="00E500FB">
      <w:pPr>
        <w:pStyle w:val="Noparagraphstyle"/>
        <w:numPr>
          <w:ilvl w:val="0"/>
          <w:numId w:val="36"/>
        </w:numPr>
        <w:spacing w:line="240" w:lineRule="auto"/>
        <w:jc w:val="left"/>
        <w:rPr>
          <w:rFonts w:ascii="Garamond" w:hAnsi="Garamond" w:cs="Times New Roman"/>
          <w:color w:val="000000" w:themeColor="text1"/>
          <w:sz w:val="22"/>
          <w:szCs w:val="22"/>
          <w:u w:val="single"/>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 capstone projects:</w:t>
      </w:r>
    </w:p>
    <w:p w14:paraId="621FD33D" w14:textId="26DFDFDB" w:rsidR="00EE4ED2" w:rsidRPr="00424939" w:rsidRDefault="00D51424" w:rsidP="00A766F4">
      <w:pPr>
        <w:pStyle w:val="BodyText"/>
        <w:spacing w:after="0" w:line="240" w:lineRule="auto"/>
        <w:ind w:left="360" w:right="3808"/>
        <w:rPr>
          <w:rFonts w:ascii="Garamond" w:hAnsi="Garamond"/>
          <w:color w:val="000000" w:themeColor="text1"/>
          <w:sz w:val="22"/>
          <w:szCs w:val="22"/>
        </w:rPr>
      </w:pPr>
      <w:r w:rsidRPr="00424939">
        <w:rPr>
          <w:rFonts w:ascii="Garamond" w:hAnsi="Garamond"/>
          <w:color w:val="000000" w:themeColor="text1"/>
          <w:sz w:val="22"/>
          <w:szCs w:val="22"/>
        </w:rPr>
        <w:t>SCJ-</w:t>
      </w:r>
      <w:r w:rsidR="002A345B" w:rsidRPr="00424939">
        <w:rPr>
          <w:rFonts w:ascii="Garamond" w:hAnsi="Garamond"/>
          <w:color w:val="000000" w:themeColor="text1"/>
          <w:sz w:val="22"/>
          <w:szCs w:val="22"/>
        </w:rPr>
        <w:t>444</w:t>
      </w:r>
      <w:r w:rsidRPr="00424939">
        <w:rPr>
          <w:rFonts w:ascii="Garamond" w:hAnsi="Garamond"/>
          <w:color w:val="000000" w:themeColor="text1"/>
          <w:sz w:val="22"/>
          <w:szCs w:val="22"/>
        </w:rPr>
        <w:t xml:space="preserve"> Independent Study</w:t>
      </w:r>
      <w:r w:rsidR="008C196D" w:rsidRPr="00424939">
        <w:rPr>
          <w:rFonts w:ascii="Garamond" w:hAnsi="Garamond"/>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t xml:space="preserve"> in Social and Criminal Justice </w:t>
      </w:r>
    </w:p>
    <w:p w14:paraId="337A9EDC" w14:textId="194CDAA5" w:rsidR="00D51424" w:rsidRPr="00424939" w:rsidRDefault="00D51424" w:rsidP="00A766F4">
      <w:pPr>
        <w:pStyle w:val="BodyText"/>
        <w:spacing w:after="0" w:line="240" w:lineRule="auto"/>
        <w:ind w:left="360" w:right="3808"/>
        <w:rPr>
          <w:rFonts w:ascii="Garamond" w:hAnsi="Garamond"/>
          <w:b/>
          <w:color w:val="000000" w:themeColor="text1"/>
          <w:sz w:val="22"/>
          <w:szCs w:val="22"/>
        </w:rPr>
      </w:pPr>
      <w:r w:rsidRPr="00424939">
        <w:rPr>
          <w:rFonts w:ascii="Garamond" w:hAnsi="Garamond"/>
          <w:color w:val="000000" w:themeColor="text1"/>
          <w:sz w:val="22"/>
          <w:szCs w:val="22"/>
        </w:rPr>
        <w:t>SCJ-</w:t>
      </w:r>
      <w:r w:rsidR="002A345B" w:rsidRPr="00424939">
        <w:rPr>
          <w:rFonts w:ascii="Garamond" w:hAnsi="Garamond"/>
          <w:color w:val="000000" w:themeColor="text1"/>
          <w:sz w:val="22"/>
          <w:szCs w:val="22"/>
        </w:rPr>
        <w:t>494</w:t>
      </w:r>
      <w:r w:rsidRPr="00424939">
        <w:rPr>
          <w:rFonts w:ascii="Garamond" w:hAnsi="Garamond"/>
          <w:color w:val="000000" w:themeColor="text1"/>
          <w:sz w:val="22"/>
          <w:szCs w:val="22"/>
        </w:rPr>
        <w:t xml:space="preserve"> Internship in Social and Criminal Justice</w:t>
      </w:r>
    </w:p>
    <w:p w14:paraId="025D4BD6" w14:textId="77777777" w:rsidR="00EE4ED2" w:rsidRPr="00424939" w:rsidRDefault="00EE4ED2" w:rsidP="00EE4ED2">
      <w:pPr>
        <w:pStyle w:val="BodyText"/>
        <w:spacing w:before="3" w:after="0" w:line="240" w:lineRule="auto"/>
        <w:ind w:left="360" w:right="140"/>
        <w:rPr>
          <w:rFonts w:ascii="Garamond" w:hAnsi="Garamond"/>
          <w:color w:val="000000" w:themeColor="text1"/>
          <w:sz w:val="22"/>
          <w:szCs w:val="22"/>
        </w:rPr>
      </w:pPr>
      <w:r w:rsidRPr="00424939">
        <w:rPr>
          <w:rFonts w:ascii="Garamond" w:hAnsi="Garamond"/>
          <w:color w:val="000000" w:themeColor="text1"/>
          <w:sz w:val="22"/>
          <w:szCs w:val="22"/>
        </w:rPr>
        <w:t>OCC-323 Chicago Program (if internship/independent study has SCJ focus)</w:t>
      </w:r>
    </w:p>
    <w:p w14:paraId="022D3092" w14:textId="673FDFCB" w:rsidR="00D51424" w:rsidRPr="00424939" w:rsidRDefault="00D51424" w:rsidP="00EE4ED2">
      <w:pPr>
        <w:ind w:left="360" w:right="130"/>
        <w:rPr>
          <w:rFonts w:cs="Times New Roman"/>
          <w:color w:val="000000" w:themeColor="text1"/>
        </w:rPr>
      </w:pPr>
      <w:r w:rsidRPr="00424939">
        <w:rPr>
          <w:rFonts w:cs="Times New Roman"/>
          <w:color w:val="000000" w:themeColor="text1"/>
        </w:rPr>
        <w:t>WSH-</w:t>
      </w:r>
      <w:r w:rsidR="002A345B" w:rsidRPr="00424939">
        <w:rPr>
          <w:rFonts w:cs="Times New Roman"/>
          <w:color w:val="000000" w:themeColor="text1"/>
        </w:rPr>
        <w:t>464</w:t>
      </w:r>
      <w:r w:rsidRPr="00424939">
        <w:rPr>
          <w:rFonts w:cs="Times New Roman"/>
          <w:color w:val="000000" w:themeColor="text1"/>
        </w:rPr>
        <w:t xml:space="preserve"> Washington</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Washington</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Term </w:t>
      </w:r>
      <w:r w:rsidR="002A345B" w:rsidRPr="00424939">
        <w:rPr>
          <w:rFonts w:cs="Times New Roman"/>
          <w:color w:val="000000" w:themeColor="text1"/>
        </w:rPr>
        <w:t>Internship Seminar (</w:t>
      </w:r>
      <w:r w:rsidRPr="00424939">
        <w:rPr>
          <w:rFonts w:cs="Times New Roman"/>
          <w:color w:val="000000" w:themeColor="text1"/>
        </w:rPr>
        <w:t>if internship has SCJ focus)</w:t>
      </w:r>
    </w:p>
    <w:p w14:paraId="7C959679" w14:textId="75F74343" w:rsidR="00D51424" w:rsidRPr="00424939" w:rsidRDefault="00D51424" w:rsidP="00B62EF8">
      <w:pPr>
        <w:pStyle w:val="BodyText"/>
        <w:spacing w:after="60" w:line="240" w:lineRule="auto"/>
        <w:ind w:left="360" w:right="144"/>
        <w:rPr>
          <w:rFonts w:ascii="Garamond" w:hAnsi="Garamond"/>
          <w:color w:val="000000" w:themeColor="text1"/>
          <w:sz w:val="22"/>
          <w:szCs w:val="22"/>
        </w:rPr>
        <w:pPrChange w:id="15207" w:author="Summer 2023 updates" w:date="2024-07-31T13:42:00Z">
          <w:pPr>
            <w:pStyle w:val="BodyText"/>
            <w:spacing w:before="3" w:line="240" w:lineRule="auto"/>
            <w:ind w:left="360" w:right="140"/>
          </w:pPr>
        </w:pPrChange>
      </w:pPr>
      <w:r w:rsidRPr="00424939">
        <w:rPr>
          <w:rFonts w:ascii="Garamond" w:hAnsi="Garamond"/>
          <w:color w:val="000000" w:themeColor="text1"/>
          <w:sz w:val="22"/>
          <w:szCs w:val="22"/>
        </w:rPr>
        <w:t xml:space="preserve">As a capstone experience, it is expected that students will carry out the project during the junior or senior year, after completing the majority of the required coursework. Students are expected to consult with the SCJ </w:t>
      </w:r>
      <w:r w:rsidR="00BA5A0A" w:rsidRPr="00424939">
        <w:rPr>
          <w:rFonts w:ascii="Garamond" w:hAnsi="Garamond"/>
          <w:color w:val="000000" w:themeColor="text1"/>
          <w:sz w:val="22"/>
          <w:szCs w:val="22"/>
        </w:rPr>
        <w:t xml:space="preserve">administrative </w:t>
      </w:r>
      <w:r w:rsidRPr="00424939">
        <w:rPr>
          <w:rFonts w:ascii="Garamond" w:hAnsi="Garamond"/>
          <w:color w:val="000000" w:themeColor="text1"/>
          <w:sz w:val="22"/>
          <w:szCs w:val="22"/>
        </w:rPr>
        <w:t xml:space="preserve">coordinator prior to beginning their projects. </w:t>
      </w:r>
    </w:p>
    <w:p w14:paraId="11BAADF3" w14:textId="7FF972C3" w:rsidR="00D51424" w:rsidRPr="00424939" w:rsidRDefault="00D51424" w:rsidP="00E500FB">
      <w:pPr>
        <w:pStyle w:val="Noparagraphstyle"/>
        <w:numPr>
          <w:ilvl w:val="0"/>
          <w:numId w:val="36"/>
        </w:numPr>
        <w:spacing w:after="24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SCJ-</w:t>
      </w:r>
      <w:r w:rsidR="009D5993" w:rsidRPr="00424939">
        <w:rPr>
          <w:rFonts w:ascii="Garamond" w:hAnsi="Garamond" w:cs="Times New Roman"/>
          <w:color w:val="000000" w:themeColor="text1"/>
          <w:sz w:val="22"/>
          <w:szCs w:val="22"/>
        </w:rPr>
        <w:t>490</w:t>
      </w:r>
      <w:r w:rsidRPr="00424939">
        <w:rPr>
          <w:rFonts w:ascii="Garamond" w:hAnsi="Garamond" w:cs="Times New Roman"/>
          <w:color w:val="000000" w:themeColor="text1"/>
          <w:sz w:val="22"/>
          <w:szCs w:val="22"/>
        </w:rPr>
        <w:t xml:space="preserve"> Social &amp; Criminal Justice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Social &amp; Criminal Justice</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Colloquium -- Non-Credit Bearing</w:t>
      </w:r>
    </w:p>
    <w:p w14:paraId="00FEBE00" w14:textId="176FEE1F" w:rsidR="00A766F4" w:rsidRPr="00424939" w:rsidRDefault="00A766F4" w:rsidP="007F25AA">
      <w:pPr>
        <w:pStyle w:val="Noparagraphstyle"/>
        <w:spacing w:before="120" w:line="240" w:lineRule="auto"/>
        <w:jc w:val="left"/>
        <w:rPr>
          <w:rFonts w:ascii="Garamond" w:hAnsi="Garamond" w:cs="Times New Roman"/>
          <w:b/>
          <w:smallCaps/>
          <w:color w:val="000000" w:themeColor="text1"/>
          <w:sz w:val="22"/>
          <w:szCs w:val="22"/>
        </w:rPr>
        <w:pPrChange w:id="15208"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courses in social &amp; criminal justice</w:t>
      </w:r>
    </w:p>
    <w:p w14:paraId="322A0FD6" w14:textId="2009BA92" w:rsidR="00A766F4" w:rsidRPr="00424939" w:rsidRDefault="00A766F4" w:rsidP="00A766F4">
      <w:pPr>
        <w:spacing w:after="0"/>
        <w:rPr>
          <w:rFonts w:cs="Times New Roman"/>
          <w:b/>
          <w:color w:val="000000" w:themeColor="text1"/>
        </w:rPr>
      </w:pPr>
      <w:r w:rsidRPr="00424939">
        <w:rPr>
          <w:rFonts w:cs="Times New Roman"/>
          <w:b/>
          <w:color w:val="000000" w:themeColor="text1"/>
        </w:rPr>
        <w:t>SCJ-1</w:t>
      </w:r>
      <w:r w:rsidR="00A4222C" w:rsidRPr="00424939">
        <w:rPr>
          <w:rFonts w:cs="Times New Roman"/>
          <w:b/>
          <w:color w:val="000000" w:themeColor="text1"/>
        </w:rPr>
        <w:t>01</w:t>
      </w:r>
      <w:r w:rsidRPr="00424939">
        <w:rPr>
          <w:rFonts w:cs="Times New Roman"/>
          <w:b/>
          <w:color w:val="000000" w:themeColor="text1"/>
        </w:rPr>
        <w:t xml:space="preserve"> Introduction to Social </w:t>
      </w:r>
      <w:r w:rsidR="00EE4ED2" w:rsidRPr="00424939">
        <w:rPr>
          <w:rFonts w:cs="Times New Roman"/>
          <w:b/>
          <w:color w:val="000000" w:themeColor="text1"/>
        </w:rPr>
        <w:t>and</w:t>
      </w:r>
      <w:r w:rsidRPr="00424939">
        <w:rPr>
          <w:rFonts w:cs="Times New Roman"/>
          <w:b/>
          <w:color w:val="000000" w:themeColor="text1"/>
        </w:rPr>
        <w:t xml:space="preserve"> Criminal Justice</w:t>
      </w:r>
    </w:p>
    <w:p w14:paraId="12AE4ED9" w14:textId="77777777" w:rsidR="00A766F4" w:rsidRPr="00424939" w:rsidRDefault="00A766F4" w:rsidP="00C85EDE">
      <w:pPr>
        <w:rPr>
          <w:b/>
          <w:rPrChange w:id="15209" w:author="Summer 2023 updates" w:date="2024-07-31T13:42:00Z">
            <w:rPr>
              <w:rFonts w:ascii="Garamond" w:hAnsi="Garamond"/>
              <w:b/>
              <w:color w:val="000000" w:themeColor="text1"/>
              <w:sz w:val="22"/>
            </w:rPr>
          </w:rPrChange>
        </w:rPr>
        <w:pPrChange w:id="15210" w:author="Summer 2023 updates" w:date="2024-07-31T13:42:00Z">
          <w:pPr>
            <w:pStyle w:val="BodyText"/>
            <w:spacing w:line="240" w:lineRule="auto"/>
            <w:ind w:right="156"/>
          </w:pPr>
        </w:pPrChange>
      </w:pPr>
      <w:r w:rsidRPr="00424939">
        <w:rPr>
          <w:rPrChange w:id="15211" w:author="Summer 2023 updates" w:date="2024-07-31T13:42:00Z">
            <w:rPr>
              <w:rFonts w:ascii="Garamond" w:hAnsi="Garamond"/>
              <w:color w:val="000000" w:themeColor="text1"/>
              <w:sz w:val="22"/>
            </w:rPr>
          </w:rPrChange>
        </w:rPr>
        <w:t>Explores components of justice. Focus is on understanding the nature and goals of social and criminal justice issues and policies, including an analysis of globalization, consumer culture, and social privilege. Considers the history, structure, functions, and philosophy of justice. This course includes a required civic engagement component.</w:t>
      </w:r>
    </w:p>
    <w:p w14:paraId="40F8F3D3" w14:textId="706ACF36" w:rsidR="00A766F4" w:rsidRPr="00424939" w:rsidRDefault="00A766F4" w:rsidP="00A766F4">
      <w:pPr>
        <w:spacing w:after="0"/>
        <w:rPr>
          <w:rFonts w:cs="Times New Roman"/>
          <w:b/>
          <w:color w:val="000000" w:themeColor="text1"/>
        </w:rPr>
      </w:pPr>
      <w:r w:rsidRPr="00424939">
        <w:rPr>
          <w:rFonts w:cs="Times New Roman"/>
          <w:b/>
          <w:color w:val="000000" w:themeColor="text1"/>
        </w:rPr>
        <w:t>SCJ-1</w:t>
      </w:r>
      <w:r w:rsidR="0027743A" w:rsidRPr="00424939">
        <w:rPr>
          <w:rFonts w:cs="Times New Roman"/>
          <w:b/>
          <w:color w:val="000000" w:themeColor="text1"/>
        </w:rPr>
        <w:t>90</w:t>
      </w:r>
      <w:r w:rsidRPr="00424939">
        <w:rPr>
          <w:rFonts w:cs="Times New Roman"/>
          <w:b/>
          <w:color w:val="000000" w:themeColor="text1"/>
        </w:rPr>
        <w:t xml:space="preserve"> Topics in Social </w:t>
      </w:r>
      <w:r w:rsidR="00EE4ED2" w:rsidRPr="00424939">
        <w:rPr>
          <w:rFonts w:cs="Times New Roman"/>
          <w:b/>
          <w:color w:val="000000" w:themeColor="text1"/>
        </w:rPr>
        <w:t>and</w:t>
      </w:r>
      <w:r w:rsidRPr="00424939">
        <w:rPr>
          <w:rFonts w:cs="Times New Roman"/>
          <w:b/>
          <w:color w:val="000000" w:themeColor="text1"/>
        </w:rPr>
        <w:t xml:space="preserve"> Criminal Justice</w:t>
      </w:r>
    </w:p>
    <w:p w14:paraId="29AEB1EE" w14:textId="79EEC2BA" w:rsidR="00A766F4" w:rsidRPr="00424939" w:rsidRDefault="00A766F4" w:rsidP="00C85EDE">
      <w:pPr>
        <w:rPr>
          <w:b/>
          <w:rPrChange w:id="15212" w:author="Summer 2023 updates" w:date="2024-07-31T13:42:00Z">
            <w:rPr>
              <w:rFonts w:ascii="Garamond" w:hAnsi="Garamond"/>
              <w:b/>
              <w:color w:val="000000" w:themeColor="text1"/>
              <w:sz w:val="22"/>
            </w:rPr>
          </w:rPrChange>
        </w:rPr>
        <w:pPrChange w:id="15213" w:author="Summer 2023 updates" w:date="2024-07-31T13:42:00Z">
          <w:pPr>
            <w:pStyle w:val="BodyText"/>
            <w:spacing w:line="240" w:lineRule="auto"/>
          </w:pPr>
        </w:pPrChange>
      </w:pPr>
      <w:r w:rsidRPr="00424939">
        <w:rPr>
          <w:rPrChange w:id="15214" w:author="Summer 2023 updates" w:date="2024-07-31T13:42:00Z">
            <w:rPr>
              <w:rFonts w:ascii="Garamond" w:hAnsi="Garamond"/>
              <w:color w:val="000000" w:themeColor="text1"/>
              <w:sz w:val="22"/>
            </w:rPr>
          </w:rPrChange>
        </w:rPr>
        <w:t>A focused examination of an issue, problem, theory, or methodology related to social and criminal justice. Content varies and is determined by the instructor. May be taken more than once for credit, provided the topics are substantially different. (</w:t>
      </w:r>
      <w:r w:rsidR="00242042" w:rsidRPr="00424939">
        <w:rPr>
          <w:rPrChange w:id="15215" w:author="Summer 2023 updates" w:date="2024-07-31T13:42:00Z">
            <w:rPr>
              <w:rFonts w:ascii="Garamond" w:hAnsi="Garamond"/>
              <w:color w:val="000000" w:themeColor="text1"/>
            </w:rPr>
          </w:rPrChange>
        </w:rPr>
        <w:t>0.5 or 1.0 course credit</w:t>
      </w:r>
      <w:r w:rsidRPr="00424939">
        <w:rPr>
          <w:rPrChange w:id="15216" w:author="Summer 2023 updates" w:date="2024-07-31T13:42:00Z">
            <w:rPr>
              <w:rFonts w:ascii="Garamond" w:hAnsi="Garamond"/>
              <w:color w:val="000000" w:themeColor="text1"/>
              <w:sz w:val="22"/>
            </w:rPr>
          </w:rPrChange>
        </w:rPr>
        <w:t>)</w:t>
      </w:r>
    </w:p>
    <w:p w14:paraId="70A20E97" w14:textId="723788BF" w:rsidR="00A766F4" w:rsidRPr="00424939" w:rsidRDefault="00A766F4" w:rsidP="00A766F4">
      <w:pPr>
        <w:spacing w:after="0"/>
        <w:rPr>
          <w:rFonts w:cs="Times New Roman"/>
          <w:b/>
          <w:color w:val="000000" w:themeColor="text1"/>
        </w:rPr>
      </w:pPr>
      <w:r w:rsidRPr="00424939">
        <w:rPr>
          <w:rFonts w:cs="Times New Roman"/>
          <w:b/>
          <w:color w:val="000000" w:themeColor="text1"/>
        </w:rPr>
        <w:t>SCJ-2</w:t>
      </w:r>
      <w:r w:rsidR="0027743A" w:rsidRPr="00424939">
        <w:rPr>
          <w:rFonts w:cs="Times New Roman"/>
          <w:b/>
          <w:color w:val="000000" w:themeColor="text1"/>
        </w:rPr>
        <w:t>01</w:t>
      </w:r>
      <w:r w:rsidRPr="00424939">
        <w:rPr>
          <w:rFonts w:cs="Times New Roman"/>
          <w:b/>
          <w:color w:val="000000" w:themeColor="text1"/>
        </w:rPr>
        <w:t xml:space="preserve"> Law Enforcement </w:t>
      </w:r>
      <w:r w:rsidR="00EE4ED2" w:rsidRPr="00424939">
        <w:rPr>
          <w:rFonts w:cs="Times New Roman"/>
          <w:b/>
          <w:color w:val="000000" w:themeColor="text1"/>
        </w:rPr>
        <w:t>and</w:t>
      </w:r>
      <w:r w:rsidRPr="00424939">
        <w:rPr>
          <w:rFonts w:cs="Times New Roman"/>
          <w:b/>
          <w:color w:val="000000" w:themeColor="text1"/>
        </w:rPr>
        <w:t xml:space="preserve"> Corrections</w:t>
      </w:r>
    </w:p>
    <w:p w14:paraId="461210DA" w14:textId="1272BDBE" w:rsidR="00A766F4" w:rsidRPr="00424939" w:rsidRDefault="00A766F4" w:rsidP="00C85EDE">
      <w:pPr>
        <w:rPr>
          <w:b/>
          <w:rPrChange w:id="15217" w:author="Summer 2023 updates" w:date="2024-07-31T13:42:00Z">
            <w:rPr>
              <w:rFonts w:ascii="Garamond" w:hAnsi="Garamond"/>
              <w:b/>
              <w:color w:val="000000" w:themeColor="text1"/>
              <w:sz w:val="22"/>
            </w:rPr>
          </w:rPrChange>
        </w:rPr>
        <w:pPrChange w:id="15218" w:author="Summer 2023 updates" w:date="2024-07-31T13:42:00Z">
          <w:pPr>
            <w:pStyle w:val="BodyText"/>
            <w:spacing w:line="240" w:lineRule="auto"/>
          </w:pPr>
        </w:pPrChange>
      </w:pPr>
      <w:r w:rsidRPr="00424939">
        <w:rPr>
          <w:rPrChange w:id="15219" w:author="Summer 2023 updates" w:date="2024-07-31T13:42:00Z">
            <w:rPr>
              <w:rFonts w:ascii="Garamond" w:hAnsi="Garamond"/>
              <w:color w:val="000000" w:themeColor="text1"/>
              <w:sz w:val="22"/>
            </w:rPr>
          </w:rPrChange>
        </w:rPr>
        <w:t>Examines the structure and function of law enforcement policies and techniques along with practices, policies, and agencies involved in corrections systems. Reviews the historical development of law enforcement and corrections, including challenges facing correctional populations. Explores the principles and practices of treatment accorded to suspects and offenders in various settings.</w:t>
      </w:r>
      <w:r w:rsidR="00B954AA" w:rsidRPr="00424939">
        <w:rPr>
          <w:rPrChange w:id="15220" w:author="Summer 2023 updates" w:date="2024-07-31T13:42:00Z">
            <w:rPr>
              <w:rFonts w:ascii="Garamond" w:hAnsi="Garamond"/>
              <w:color w:val="000000" w:themeColor="text1"/>
              <w:sz w:val="22"/>
            </w:rPr>
          </w:rPrChange>
        </w:rPr>
        <w:t xml:space="preserve">  </w:t>
      </w:r>
      <w:r w:rsidRPr="00424939">
        <w:rPr>
          <w:u w:val="single"/>
          <w:rPrChange w:id="15221" w:author="Summer 2023 updates" w:date="2024-07-31T13:42:00Z">
            <w:rPr>
              <w:rFonts w:ascii="Garamond" w:hAnsi="Garamond"/>
              <w:color w:val="000000" w:themeColor="text1"/>
              <w:sz w:val="22"/>
              <w:u w:val="single"/>
            </w:rPr>
          </w:rPrChange>
        </w:rPr>
        <w:t>Prerequisite</w:t>
      </w:r>
      <w:r w:rsidRPr="00424939">
        <w:rPr>
          <w:rPrChange w:id="15222" w:author="Summer 2023 updates" w:date="2024-07-31T13:42:00Z">
            <w:rPr>
              <w:rFonts w:ascii="Garamond" w:hAnsi="Garamond"/>
              <w:color w:val="000000" w:themeColor="text1"/>
              <w:sz w:val="22"/>
            </w:rPr>
          </w:rPrChange>
        </w:rPr>
        <w:t xml:space="preserve">: Introduction to Social </w:t>
      </w:r>
      <w:r w:rsidR="0068732E" w:rsidRPr="00424939">
        <w:rPr>
          <w:rPrChange w:id="15223" w:author="Summer 2023 updates" w:date="2024-07-31T13:42:00Z">
            <w:rPr>
              <w:rFonts w:ascii="Garamond" w:hAnsi="Garamond"/>
              <w:color w:val="000000" w:themeColor="text1"/>
              <w:sz w:val="22"/>
            </w:rPr>
          </w:rPrChange>
        </w:rPr>
        <w:t>and</w:t>
      </w:r>
      <w:r w:rsidRPr="00424939">
        <w:rPr>
          <w:rPrChange w:id="15224" w:author="Summer 2023 updates" w:date="2024-07-31T13:42:00Z">
            <w:rPr>
              <w:rFonts w:ascii="Garamond" w:hAnsi="Garamond"/>
              <w:color w:val="000000" w:themeColor="text1"/>
              <w:sz w:val="22"/>
            </w:rPr>
          </w:rPrChange>
        </w:rPr>
        <w:t xml:space="preserve"> Criminal Justice (SCJ-1</w:t>
      </w:r>
      <w:r w:rsidR="00A4222C" w:rsidRPr="00424939">
        <w:rPr>
          <w:rPrChange w:id="15225" w:author="Summer 2023 updates" w:date="2024-07-31T13:42:00Z">
            <w:rPr>
              <w:rFonts w:ascii="Garamond" w:hAnsi="Garamond"/>
              <w:color w:val="000000" w:themeColor="text1"/>
              <w:sz w:val="22"/>
            </w:rPr>
          </w:rPrChange>
        </w:rPr>
        <w:t>01</w:t>
      </w:r>
      <w:r w:rsidRPr="00424939">
        <w:rPr>
          <w:rPrChange w:id="15226" w:author="Summer 2023 updates" w:date="2024-07-31T13:42:00Z">
            <w:rPr>
              <w:rFonts w:ascii="Garamond" w:hAnsi="Garamond"/>
              <w:color w:val="000000" w:themeColor="text1"/>
              <w:sz w:val="22"/>
            </w:rPr>
          </w:rPrChange>
        </w:rPr>
        <w:t>).</w:t>
      </w:r>
    </w:p>
    <w:p w14:paraId="068AA97D" w14:textId="2D715540" w:rsidR="00A766F4" w:rsidRPr="00424939" w:rsidRDefault="00A766F4" w:rsidP="00A766F4">
      <w:pPr>
        <w:spacing w:after="0"/>
        <w:rPr>
          <w:rFonts w:cs="Times New Roman"/>
          <w:b/>
          <w:color w:val="000000" w:themeColor="text1"/>
        </w:rPr>
      </w:pPr>
      <w:r w:rsidRPr="00424939">
        <w:rPr>
          <w:rFonts w:cs="Times New Roman"/>
          <w:b/>
          <w:color w:val="000000" w:themeColor="text1"/>
        </w:rPr>
        <w:t>SCJ-2</w:t>
      </w:r>
      <w:r w:rsidR="0027743A" w:rsidRPr="00424939">
        <w:rPr>
          <w:rFonts w:cs="Times New Roman"/>
          <w:b/>
          <w:color w:val="000000" w:themeColor="text1"/>
        </w:rPr>
        <w:t>20</w:t>
      </w:r>
      <w:r w:rsidRPr="00424939">
        <w:rPr>
          <w:rFonts w:cs="Times New Roman"/>
          <w:b/>
          <w:color w:val="000000" w:themeColor="text1"/>
        </w:rPr>
        <w:t xml:space="preserve"> Juvenile Delinquency and the Justice System</w:t>
      </w:r>
    </w:p>
    <w:p w14:paraId="1094D1DE" w14:textId="0E3E5768" w:rsidR="00A766F4" w:rsidRPr="00424939" w:rsidRDefault="00A766F4" w:rsidP="00C85EDE">
      <w:pPr>
        <w:rPr>
          <w:b/>
          <w:rPrChange w:id="15227" w:author="Summer 2023 updates" w:date="2024-07-31T13:42:00Z">
            <w:rPr>
              <w:rFonts w:ascii="Garamond" w:hAnsi="Garamond"/>
              <w:b/>
              <w:color w:val="000000" w:themeColor="text1"/>
              <w:sz w:val="22"/>
            </w:rPr>
          </w:rPrChange>
        </w:rPr>
        <w:pPrChange w:id="15228" w:author="Summer 2023 updates" w:date="2024-07-31T13:42:00Z">
          <w:pPr>
            <w:pStyle w:val="BodyText"/>
            <w:spacing w:line="240" w:lineRule="auto"/>
            <w:ind w:right="68"/>
          </w:pPr>
        </w:pPrChange>
      </w:pPr>
      <w:r w:rsidRPr="00424939">
        <w:rPr>
          <w:rPrChange w:id="15229" w:author="Summer 2023 updates" w:date="2024-07-31T13:42:00Z">
            <w:rPr>
              <w:rFonts w:ascii="Garamond" w:hAnsi="Garamond"/>
              <w:color w:val="000000" w:themeColor="text1"/>
              <w:sz w:val="22"/>
            </w:rPr>
          </w:rPrChange>
        </w:rPr>
        <w:t xml:space="preserve">Overview of delinquent behavior and juvenile justice system responses to delinquency. Addresses historical precedents and philosophical reasons for treating juveniles differently from adults. Also considers methodological problems and theoretical controversies in delinquency research, and the goals and effectiveness of juvenile justice systems. </w:t>
      </w:r>
      <w:r w:rsidRPr="00424939">
        <w:rPr>
          <w:u w:val="single"/>
          <w:rPrChange w:id="15230" w:author="Summer 2023 updates" w:date="2024-07-31T13:42:00Z">
            <w:rPr>
              <w:rFonts w:ascii="Garamond" w:hAnsi="Garamond"/>
              <w:color w:val="000000" w:themeColor="text1"/>
              <w:sz w:val="22"/>
              <w:u w:val="single"/>
            </w:rPr>
          </w:rPrChange>
        </w:rPr>
        <w:t>Prerequisite</w:t>
      </w:r>
      <w:r w:rsidRPr="00424939">
        <w:rPr>
          <w:rPrChange w:id="15231" w:author="Summer 2023 updates" w:date="2024-07-31T13:42:00Z">
            <w:rPr>
              <w:rFonts w:ascii="Garamond" w:hAnsi="Garamond"/>
              <w:color w:val="000000" w:themeColor="text1"/>
              <w:sz w:val="22"/>
            </w:rPr>
          </w:rPrChange>
        </w:rPr>
        <w:t xml:space="preserve">: Introduction to Social </w:t>
      </w:r>
      <w:r w:rsidR="00EE4ED2" w:rsidRPr="00424939">
        <w:rPr>
          <w:rPrChange w:id="15232" w:author="Summer 2023 updates" w:date="2024-07-31T13:42:00Z">
            <w:rPr>
              <w:rFonts w:ascii="Garamond" w:hAnsi="Garamond"/>
              <w:color w:val="000000" w:themeColor="text1"/>
              <w:sz w:val="22"/>
            </w:rPr>
          </w:rPrChange>
        </w:rPr>
        <w:t>and</w:t>
      </w:r>
      <w:r w:rsidRPr="00424939">
        <w:rPr>
          <w:rPrChange w:id="15233" w:author="Summer 2023 updates" w:date="2024-07-31T13:42:00Z">
            <w:rPr>
              <w:rFonts w:ascii="Garamond" w:hAnsi="Garamond"/>
              <w:color w:val="000000" w:themeColor="text1"/>
              <w:sz w:val="22"/>
            </w:rPr>
          </w:rPrChange>
        </w:rPr>
        <w:t xml:space="preserve"> Criminal Justice (SCJ-1</w:t>
      </w:r>
      <w:r w:rsidR="0027743A" w:rsidRPr="00424939">
        <w:rPr>
          <w:rPrChange w:id="15234" w:author="Summer 2023 updates" w:date="2024-07-31T13:42:00Z">
            <w:rPr>
              <w:rFonts w:ascii="Garamond" w:hAnsi="Garamond"/>
              <w:color w:val="000000" w:themeColor="text1"/>
              <w:sz w:val="22"/>
            </w:rPr>
          </w:rPrChange>
        </w:rPr>
        <w:t>01</w:t>
      </w:r>
      <w:r w:rsidRPr="00424939">
        <w:rPr>
          <w:rPrChange w:id="15235" w:author="Summer 2023 updates" w:date="2024-07-31T13:42:00Z">
            <w:rPr>
              <w:rFonts w:ascii="Garamond" w:hAnsi="Garamond"/>
              <w:color w:val="000000" w:themeColor="text1"/>
              <w:sz w:val="22"/>
            </w:rPr>
          </w:rPrChange>
        </w:rPr>
        <w:t>).</w:t>
      </w:r>
    </w:p>
    <w:p w14:paraId="3442E53F" w14:textId="32D5B814" w:rsidR="00A766F4" w:rsidRPr="00424939" w:rsidRDefault="00A766F4" w:rsidP="00A766F4">
      <w:pPr>
        <w:spacing w:after="0"/>
        <w:rPr>
          <w:rFonts w:cs="Times New Roman"/>
          <w:b/>
          <w:color w:val="000000" w:themeColor="text1"/>
        </w:rPr>
      </w:pPr>
      <w:r w:rsidRPr="00424939">
        <w:rPr>
          <w:rFonts w:cs="Times New Roman"/>
          <w:b/>
          <w:color w:val="000000" w:themeColor="text1"/>
        </w:rPr>
        <w:t>SCJ-3</w:t>
      </w:r>
      <w:r w:rsidR="0063256F" w:rsidRPr="00424939">
        <w:rPr>
          <w:rFonts w:cs="Times New Roman"/>
          <w:b/>
          <w:color w:val="000000" w:themeColor="text1"/>
        </w:rPr>
        <w:t>01</w:t>
      </w:r>
      <w:r w:rsidRPr="00424939">
        <w:rPr>
          <w:rFonts w:cs="Times New Roman"/>
          <w:b/>
          <w:color w:val="000000" w:themeColor="text1"/>
        </w:rPr>
        <w:t xml:space="preserve"> Criminal Law and the Fourth, Fifth, and Sixth Amendments</w:t>
      </w:r>
    </w:p>
    <w:p w14:paraId="1C00CFCD" w14:textId="1C735E3D" w:rsidR="002E112B" w:rsidRPr="00E61999" w:rsidRDefault="00A766F4" w:rsidP="00C85EDE">
      <w:pPr>
        <w:rPr>
          <w:rPrChange w:id="15236" w:author="Summer 2023 updates" w:date="2024-07-31T13:42:00Z">
            <w:rPr>
              <w:rFonts w:ascii="Garamond" w:hAnsi="Garamond"/>
              <w:color w:val="000000" w:themeColor="text1"/>
              <w:sz w:val="22"/>
            </w:rPr>
          </w:rPrChange>
        </w:rPr>
        <w:pPrChange w:id="15237" w:author="Summer 2023 updates" w:date="2024-07-31T13:42:00Z">
          <w:pPr>
            <w:pStyle w:val="BodyText"/>
            <w:spacing w:line="240" w:lineRule="auto"/>
            <w:ind w:right="156"/>
          </w:pPr>
        </w:pPrChange>
      </w:pPr>
      <w:r w:rsidRPr="00424939">
        <w:rPr>
          <w:rPrChange w:id="15238" w:author="Summer 2023 updates" w:date="2024-07-31T13:42:00Z">
            <w:rPr>
              <w:rFonts w:ascii="Garamond" w:hAnsi="Garamond"/>
              <w:color w:val="000000" w:themeColor="text1"/>
              <w:sz w:val="22"/>
            </w:rPr>
          </w:rPrChange>
        </w:rPr>
        <w:t xml:space="preserve">Study of criminal law including the general elements of crime, the specific criminal offenses, legal justification defenses, and conspiracy. Additionally, the course offers a general understanding of an accused’s rights under the Fourth, Fifth, Sixth Amendment of the U.S. Constitution. </w:t>
      </w:r>
      <w:r w:rsidR="00BA5A0A" w:rsidRPr="00424939">
        <w:rPr>
          <w:u w:val="single"/>
          <w:rPrChange w:id="15239" w:author="Summer 2023 updates" w:date="2024-07-31T13:42:00Z">
            <w:rPr>
              <w:rFonts w:ascii="Garamond" w:hAnsi="Garamond"/>
              <w:color w:val="000000" w:themeColor="text1"/>
              <w:sz w:val="22"/>
              <w:u w:val="single"/>
            </w:rPr>
          </w:rPrChange>
        </w:rPr>
        <w:t>Prerequisite</w:t>
      </w:r>
      <w:r w:rsidRPr="00424939">
        <w:rPr>
          <w:rPrChange w:id="15240" w:author="Summer 2023 updates" w:date="2024-07-31T13:42:00Z">
            <w:rPr>
              <w:rFonts w:ascii="Garamond" w:hAnsi="Garamond"/>
              <w:color w:val="000000" w:themeColor="text1"/>
              <w:sz w:val="22"/>
            </w:rPr>
          </w:rPrChange>
        </w:rPr>
        <w:t>: junior standing or consent of instructor.</w:t>
      </w:r>
    </w:p>
    <w:p w14:paraId="6C6B01AD" w14:textId="0D510C41" w:rsidR="00A766F4" w:rsidRPr="00424939" w:rsidRDefault="00A766F4" w:rsidP="00A766F4">
      <w:pPr>
        <w:spacing w:after="0"/>
        <w:rPr>
          <w:rFonts w:cs="Times New Roman"/>
          <w:b/>
          <w:color w:val="000000" w:themeColor="text1"/>
        </w:rPr>
      </w:pPr>
      <w:r w:rsidRPr="00424939">
        <w:rPr>
          <w:rFonts w:cs="Times New Roman"/>
          <w:b/>
          <w:color w:val="000000" w:themeColor="text1"/>
        </w:rPr>
        <w:t>SCJ-3</w:t>
      </w:r>
      <w:r w:rsidR="0063256F" w:rsidRPr="00424939">
        <w:rPr>
          <w:rFonts w:cs="Times New Roman"/>
          <w:b/>
          <w:color w:val="000000" w:themeColor="text1"/>
        </w:rPr>
        <w:t>50</w:t>
      </w:r>
      <w:r w:rsidRPr="00424939">
        <w:rPr>
          <w:rFonts w:cs="Times New Roman"/>
          <w:b/>
          <w:color w:val="000000" w:themeColor="text1"/>
        </w:rPr>
        <w:t xml:space="preserve"> Human Rights and Comparative Justice Systems</w:t>
      </w:r>
    </w:p>
    <w:p w14:paraId="602C48C6" w14:textId="77777777" w:rsidR="00A766F4" w:rsidRPr="00424939" w:rsidRDefault="00A766F4" w:rsidP="00C85EDE">
      <w:pPr>
        <w:rPr>
          <w:rPrChange w:id="15241" w:author="Summer 2023 updates" w:date="2024-07-31T13:42:00Z">
            <w:rPr>
              <w:rFonts w:ascii="Garamond" w:hAnsi="Garamond"/>
              <w:color w:val="000000" w:themeColor="text1"/>
              <w:sz w:val="22"/>
            </w:rPr>
          </w:rPrChange>
        </w:rPr>
        <w:pPrChange w:id="15242" w:author="Summer 2023 updates" w:date="2024-07-31T13:42:00Z">
          <w:pPr>
            <w:pStyle w:val="BodyText"/>
            <w:spacing w:line="240" w:lineRule="auto"/>
            <w:ind w:right="156"/>
          </w:pPr>
        </w:pPrChange>
      </w:pPr>
      <w:r w:rsidRPr="00424939">
        <w:rPr>
          <w:rPrChange w:id="15243" w:author="Summer 2023 updates" w:date="2024-07-31T13:42:00Z">
            <w:rPr>
              <w:rFonts w:ascii="Garamond" w:hAnsi="Garamond"/>
              <w:color w:val="000000" w:themeColor="text1"/>
              <w:sz w:val="22"/>
            </w:rPr>
          </w:rPrChange>
        </w:rPr>
        <w:t>Introduces philosophical and legal questions surrounding “human rights,” analyzing the ways that the language of human rights permeates questions of civil rights and social justice in both international and domestic settings.</w:t>
      </w:r>
    </w:p>
    <w:p w14:paraId="6ADAF423" w14:textId="77777777" w:rsidR="0063256F" w:rsidRPr="00424939" w:rsidRDefault="0063256F" w:rsidP="0063256F">
      <w:pPr>
        <w:spacing w:after="0"/>
        <w:rPr>
          <w:rFonts w:cs="Times New Roman"/>
          <w:b/>
          <w:color w:val="000000" w:themeColor="text1"/>
        </w:rPr>
      </w:pPr>
      <w:r w:rsidRPr="00424939">
        <w:rPr>
          <w:rFonts w:cs="Times New Roman"/>
          <w:b/>
          <w:color w:val="000000" w:themeColor="text1"/>
        </w:rPr>
        <w:t>SCJ-390 Advanced Topics in Social and Criminal Justice</w:t>
      </w:r>
    </w:p>
    <w:p w14:paraId="6CD4DB6C" w14:textId="7AF1612D" w:rsidR="0063256F" w:rsidRPr="00424939" w:rsidRDefault="0063256F" w:rsidP="00C85EDE">
      <w:pPr>
        <w:rPr>
          <w:b/>
          <w:rPrChange w:id="15244" w:author="Summer 2023 updates" w:date="2024-07-31T13:42:00Z">
            <w:rPr>
              <w:rFonts w:ascii="Garamond" w:hAnsi="Garamond"/>
              <w:b/>
              <w:color w:val="000000" w:themeColor="text1"/>
              <w:sz w:val="22"/>
            </w:rPr>
          </w:rPrChange>
        </w:rPr>
        <w:pPrChange w:id="15245" w:author="Summer 2023 updates" w:date="2024-07-31T13:42:00Z">
          <w:pPr>
            <w:pStyle w:val="BodyText"/>
            <w:spacing w:line="240" w:lineRule="auto"/>
            <w:ind w:right="156"/>
          </w:pPr>
        </w:pPrChange>
      </w:pPr>
      <w:r w:rsidRPr="00424939">
        <w:rPr>
          <w:rPrChange w:id="15246" w:author="Summer 2023 updates" w:date="2024-07-31T13:42:00Z">
            <w:rPr>
              <w:rFonts w:ascii="Garamond" w:hAnsi="Garamond"/>
              <w:color w:val="000000" w:themeColor="text1"/>
              <w:sz w:val="22"/>
            </w:rPr>
          </w:rPrChange>
        </w:rPr>
        <w:t xml:space="preserve">Advanced study of an issue, problem, theory, or methodology related to social and criminal justice. Contents varies and is determined by the instructor. May be taken more than once for credit, provided the topics are substantially different. </w:t>
      </w:r>
      <w:r w:rsidRPr="00424939">
        <w:rPr>
          <w:u w:val="single"/>
          <w:rPrChange w:id="15247" w:author="Summer 2023 updates" w:date="2024-07-31T13:42:00Z">
            <w:rPr>
              <w:rFonts w:ascii="Garamond" w:hAnsi="Garamond"/>
              <w:color w:val="000000" w:themeColor="text1"/>
              <w:sz w:val="22"/>
              <w:u w:val="single"/>
            </w:rPr>
          </w:rPrChange>
        </w:rPr>
        <w:t>Prerequisites</w:t>
      </w:r>
      <w:r w:rsidRPr="00424939">
        <w:rPr>
          <w:rPrChange w:id="15248" w:author="Summer 2023 updates" w:date="2024-07-31T13:42:00Z">
            <w:rPr>
              <w:rFonts w:ascii="Garamond" w:hAnsi="Garamond"/>
              <w:color w:val="000000" w:themeColor="text1"/>
              <w:sz w:val="22"/>
            </w:rPr>
          </w:rPrChange>
        </w:rPr>
        <w:t xml:space="preserve">: Introduction to Social and Criminal Justice (SCJ-101) and Methods of Sociological Research </w:t>
      </w:r>
      <w:r w:rsidR="00CC6BA0">
        <w:rPr>
          <w:rPrChange w:id="15249" w:author="Summer 2023 updates" w:date="2024-07-31T13:42:00Z">
            <w:rPr>
              <w:rFonts w:ascii="Garamond" w:hAnsi="Garamond"/>
              <w:color w:val="000000" w:themeColor="text1"/>
              <w:sz w:val="22"/>
            </w:rPr>
          </w:rPrChange>
        </w:rPr>
        <w:t xml:space="preserve">(WE) </w:t>
      </w:r>
      <w:r w:rsidRPr="00424939">
        <w:rPr>
          <w:rPrChange w:id="15250" w:author="Summer 2023 updates" w:date="2024-07-31T13:42:00Z">
            <w:rPr>
              <w:rFonts w:ascii="Garamond" w:hAnsi="Garamond"/>
              <w:color w:val="000000" w:themeColor="text1"/>
              <w:sz w:val="22"/>
            </w:rPr>
          </w:rPrChange>
        </w:rPr>
        <w:t>(SOC-235). (</w:t>
      </w:r>
      <w:r w:rsidR="00242042" w:rsidRPr="00424939">
        <w:rPr>
          <w:rPrChange w:id="15251" w:author="Summer 2023 updates" w:date="2024-07-31T13:42:00Z">
            <w:rPr>
              <w:rFonts w:ascii="Garamond" w:hAnsi="Garamond"/>
              <w:color w:val="000000" w:themeColor="text1"/>
            </w:rPr>
          </w:rPrChange>
        </w:rPr>
        <w:t>0.5 or 1.0 course credit</w:t>
      </w:r>
      <w:r w:rsidRPr="00424939">
        <w:rPr>
          <w:rPrChange w:id="15252" w:author="Summer 2023 updates" w:date="2024-07-31T13:42:00Z">
            <w:rPr>
              <w:rFonts w:ascii="Garamond" w:hAnsi="Garamond"/>
              <w:color w:val="000000" w:themeColor="text1"/>
              <w:sz w:val="22"/>
            </w:rPr>
          </w:rPrChange>
        </w:rPr>
        <w:t>)</w:t>
      </w:r>
    </w:p>
    <w:p w14:paraId="4D0B4C5E" w14:textId="5C1B496A" w:rsidR="00A766F4" w:rsidRPr="00424939" w:rsidRDefault="00A766F4" w:rsidP="00A766F4">
      <w:pPr>
        <w:spacing w:after="0"/>
        <w:rPr>
          <w:rFonts w:cs="Times New Roman"/>
          <w:b/>
          <w:color w:val="000000" w:themeColor="text1"/>
        </w:rPr>
      </w:pPr>
      <w:r w:rsidRPr="00424939">
        <w:rPr>
          <w:rFonts w:cs="Times New Roman"/>
          <w:b/>
          <w:color w:val="000000" w:themeColor="text1"/>
        </w:rPr>
        <w:t>SCJ-</w:t>
      </w:r>
      <w:r w:rsidR="009D5993" w:rsidRPr="00424939">
        <w:rPr>
          <w:rFonts w:cs="Times New Roman"/>
          <w:b/>
          <w:color w:val="000000" w:themeColor="text1"/>
        </w:rPr>
        <w:t xml:space="preserve">444 </w:t>
      </w:r>
      <w:r w:rsidRPr="00424939">
        <w:rPr>
          <w:rFonts w:cs="Times New Roman"/>
          <w:b/>
          <w:color w:val="000000" w:themeColor="text1"/>
        </w:rPr>
        <w:t>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Social and Criminal Justice</w:t>
      </w:r>
    </w:p>
    <w:p w14:paraId="457D96B4" w14:textId="367E1E34" w:rsidR="00A766F4" w:rsidRPr="00424939" w:rsidRDefault="00A766F4" w:rsidP="00C85EDE">
      <w:pPr>
        <w:rPr>
          <w:b/>
          <w:rPrChange w:id="15253" w:author="Summer 2023 updates" w:date="2024-07-31T13:42:00Z">
            <w:rPr>
              <w:rFonts w:ascii="Garamond" w:hAnsi="Garamond"/>
              <w:b/>
              <w:color w:val="000000" w:themeColor="text1"/>
              <w:sz w:val="22"/>
            </w:rPr>
          </w:rPrChange>
        </w:rPr>
        <w:pPrChange w:id="15254" w:author="Summer 2023 updates" w:date="2024-07-31T13:42:00Z">
          <w:pPr>
            <w:pStyle w:val="BodyText"/>
            <w:spacing w:line="240" w:lineRule="auto"/>
            <w:ind w:left="3" w:right="158"/>
          </w:pPr>
        </w:pPrChange>
      </w:pPr>
      <w:r w:rsidRPr="00424939">
        <w:rPr>
          <w:rPrChange w:id="15255" w:author="Summer 2023 updates" w:date="2024-07-31T13:42:00Z">
            <w:rPr>
              <w:rFonts w:ascii="Garamond" w:hAnsi="Garamond"/>
              <w:color w:val="000000" w:themeColor="text1"/>
              <w:sz w:val="22"/>
            </w:rPr>
          </w:rPrChange>
        </w:rPr>
        <w:t xml:space="preserve">Independent study under faculty guidance of a research problem chosen by the student. May be taken for an X status grade with consent of instructor prior to registration. </w:t>
      </w:r>
      <w:r w:rsidRPr="00424939">
        <w:rPr>
          <w:u w:val="single"/>
          <w:rPrChange w:id="15256" w:author="Summer 2023 updates" w:date="2024-07-31T13:42:00Z">
            <w:rPr>
              <w:rFonts w:ascii="Garamond" w:hAnsi="Garamond"/>
              <w:color w:val="000000" w:themeColor="text1"/>
              <w:sz w:val="22"/>
              <w:u w:val="single"/>
            </w:rPr>
          </w:rPrChange>
        </w:rPr>
        <w:t>Prerequisites</w:t>
      </w:r>
      <w:r w:rsidRPr="00424939">
        <w:rPr>
          <w:rPrChange w:id="15257" w:author="Summer 2023 updates" w:date="2024-07-31T13:42:00Z">
            <w:rPr>
              <w:rFonts w:ascii="Garamond" w:hAnsi="Garamond"/>
              <w:color w:val="000000" w:themeColor="text1"/>
              <w:sz w:val="22"/>
            </w:rPr>
          </w:rPrChange>
        </w:rPr>
        <w:t xml:space="preserve">: Methods of Sociological Research </w:t>
      </w:r>
      <w:r w:rsidR="00CC6BA0">
        <w:rPr>
          <w:rPrChange w:id="15258" w:author="Summer 2023 updates" w:date="2024-07-31T13:42:00Z">
            <w:rPr>
              <w:rFonts w:ascii="Garamond" w:hAnsi="Garamond"/>
              <w:color w:val="000000" w:themeColor="text1"/>
              <w:sz w:val="22"/>
            </w:rPr>
          </w:rPrChange>
        </w:rPr>
        <w:t xml:space="preserve">(WE) </w:t>
      </w:r>
      <w:r w:rsidRPr="00424939">
        <w:rPr>
          <w:rPrChange w:id="15259" w:author="Summer 2023 updates" w:date="2024-07-31T13:42:00Z">
            <w:rPr>
              <w:rFonts w:ascii="Garamond" w:hAnsi="Garamond"/>
              <w:color w:val="000000" w:themeColor="text1"/>
              <w:sz w:val="22"/>
            </w:rPr>
          </w:rPrChange>
        </w:rPr>
        <w:t>(SOC-235), junior standing</w:t>
      </w:r>
      <w:r w:rsidR="00BA5A0A" w:rsidRPr="00424939">
        <w:rPr>
          <w:rPrChange w:id="15260" w:author="Summer 2023 updates" w:date="2024-07-31T13:42:00Z">
            <w:rPr>
              <w:rFonts w:ascii="Garamond" w:hAnsi="Garamond"/>
              <w:color w:val="000000" w:themeColor="text1"/>
              <w:sz w:val="22"/>
            </w:rPr>
          </w:rPrChange>
        </w:rPr>
        <w:t>, and declared major in Social &amp;</w:t>
      </w:r>
      <w:r w:rsidRPr="00424939">
        <w:rPr>
          <w:rPrChange w:id="15261" w:author="Summer 2023 updates" w:date="2024-07-31T13:42:00Z">
            <w:rPr>
              <w:rFonts w:ascii="Garamond" w:hAnsi="Garamond"/>
              <w:color w:val="000000" w:themeColor="text1"/>
              <w:sz w:val="22"/>
            </w:rPr>
          </w:rPrChange>
        </w:rPr>
        <w:t xml:space="preserve"> Criminal Justice</w:t>
      </w:r>
      <w:r w:rsidR="00B8454E" w:rsidRPr="00424939">
        <w:rPr>
          <w:rPrChange w:id="15262" w:author="Summer 2023 updates" w:date="2024-07-31T13:42:00Z">
            <w:rPr>
              <w:rFonts w:ascii="Garamond" w:hAnsi="Garamond"/>
              <w:color w:val="000000" w:themeColor="text1"/>
              <w:sz w:val="22"/>
            </w:rPr>
          </w:rPrChange>
        </w:rPr>
        <w:fldChar w:fldCharType="begin"/>
      </w:r>
      <w:r w:rsidR="00B8454E" w:rsidRPr="00424939">
        <w:rPr>
          <w:rPrChange w:id="15263" w:author="Summer 2023 updates" w:date="2024-07-31T13:42:00Z">
            <w:rPr>
              <w:rFonts w:ascii="Garamond" w:hAnsi="Garamond"/>
              <w:color w:val="000000" w:themeColor="text1"/>
            </w:rPr>
          </w:rPrChange>
        </w:rPr>
        <w:instrText xml:space="preserve"> XE "Social &amp; Criminal Justice" </w:instrText>
      </w:r>
      <w:r w:rsidR="00B8454E" w:rsidRPr="00424939">
        <w:rPr>
          <w:rPrChange w:id="15264" w:author="Summer 2023 updates" w:date="2024-07-31T13:42:00Z">
            <w:rPr>
              <w:rFonts w:ascii="Garamond" w:hAnsi="Garamond"/>
              <w:color w:val="000000" w:themeColor="text1"/>
              <w:sz w:val="22"/>
            </w:rPr>
          </w:rPrChange>
        </w:rPr>
        <w:fldChar w:fldCharType="end"/>
      </w:r>
      <w:r w:rsidRPr="00424939">
        <w:rPr>
          <w:rPrChange w:id="15265" w:author="Summer 2023 updates" w:date="2024-07-31T13:42:00Z">
            <w:rPr>
              <w:rFonts w:ascii="Garamond" w:hAnsi="Garamond"/>
              <w:color w:val="000000" w:themeColor="text1"/>
              <w:sz w:val="22"/>
            </w:rPr>
          </w:rPrChange>
        </w:rPr>
        <w:t>.</w:t>
      </w:r>
    </w:p>
    <w:p w14:paraId="23BF3189" w14:textId="50DB8E2C" w:rsidR="0035515B" w:rsidRPr="00424939" w:rsidRDefault="0035515B" w:rsidP="0035515B">
      <w:pPr>
        <w:spacing w:after="0"/>
        <w:rPr>
          <w:rFonts w:cs="Times New Roman"/>
          <w:b/>
          <w:color w:val="000000" w:themeColor="text1"/>
        </w:rPr>
      </w:pPr>
      <w:r w:rsidRPr="00424939">
        <w:rPr>
          <w:rFonts w:cs="Times New Roman"/>
          <w:b/>
          <w:color w:val="000000" w:themeColor="text1"/>
        </w:rPr>
        <w:t>SCJ-490 Social &amp; Criminal Justice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Social &amp; Criminal Justice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Colloquium — Non-Credit Bearing</w:t>
      </w:r>
    </w:p>
    <w:p w14:paraId="78DC0984" w14:textId="32BB1F32" w:rsidR="0035515B" w:rsidRPr="00424939" w:rsidRDefault="0035515B" w:rsidP="00C85EDE">
      <w:pPr>
        <w:rPr>
          <w:b/>
          <w:rPrChange w:id="15266" w:author="Summer 2023 updates" w:date="2024-07-31T13:42:00Z">
            <w:rPr>
              <w:rFonts w:ascii="Garamond" w:hAnsi="Garamond"/>
              <w:b/>
              <w:color w:val="000000" w:themeColor="text1"/>
              <w:sz w:val="22"/>
            </w:rPr>
          </w:rPrChange>
        </w:rPr>
        <w:pPrChange w:id="15267" w:author="Summer 2023 updates" w:date="2024-07-31T13:42:00Z">
          <w:pPr>
            <w:pStyle w:val="BodyText"/>
            <w:spacing w:line="240" w:lineRule="auto"/>
            <w:ind w:right="171"/>
          </w:pPr>
        </w:pPrChange>
      </w:pPr>
      <w:r w:rsidRPr="00424939">
        <w:rPr>
          <w:rPrChange w:id="15268" w:author="Summer 2023 updates" w:date="2024-07-31T13:42:00Z">
            <w:rPr>
              <w:rFonts w:ascii="Garamond" w:hAnsi="Garamond"/>
              <w:color w:val="000000" w:themeColor="text1"/>
              <w:sz w:val="22"/>
            </w:rPr>
          </w:rPrChange>
        </w:rPr>
        <w:t>Majors discuss and present their work that is a requirement of their capstone projects. It is expected that Colloquium is taken during or following the completing of the capstone internship/independent study. Satisfactory completion of the Colloquium is required for graduation with a major in Social &amp; Criminal Justice</w:t>
      </w:r>
      <w:r w:rsidR="00B8454E" w:rsidRPr="00424939">
        <w:rPr>
          <w:rPrChange w:id="15269" w:author="Summer 2023 updates" w:date="2024-07-31T13:42:00Z">
            <w:rPr>
              <w:rFonts w:ascii="Garamond" w:hAnsi="Garamond"/>
              <w:color w:val="000000" w:themeColor="text1"/>
              <w:sz w:val="22"/>
            </w:rPr>
          </w:rPrChange>
        </w:rPr>
        <w:fldChar w:fldCharType="begin"/>
      </w:r>
      <w:r w:rsidR="00B8454E" w:rsidRPr="00424939">
        <w:rPr>
          <w:rPrChange w:id="15270" w:author="Summer 2023 updates" w:date="2024-07-31T13:42:00Z">
            <w:rPr>
              <w:rFonts w:ascii="Garamond" w:hAnsi="Garamond"/>
              <w:color w:val="000000" w:themeColor="text1"/>
            </w:rPr>
          </w:rPrChange>
        </w:rPr>
        <w:instrText xml:space="preserve"> XE "Social &amp; Criminal Justice" </w:instrText>
      </w:r>
      <w:r w:rsidR="00B8454E" w:rsidRPr="00424939">
        <w:rPr>
          <w:rPrChange w:id="15271" w:author="Summer 2023 updates" w:date="2024-07-31T13:42:00Z">
            <w:rPr>
              <w:rFonts w:ascii="Garamond" w:hAnsi="Garamond"/>
              <w:color w:val="000000" w:themeColor="text1"/>
              <w:sz w:val="22"/>
            </w:rPr>
          </w:rPrChange>
        </w:rPr>
        <w:fldChar w:fldCharType="end"/>
      </w:r>
      <w:r w:rsidRPr="00424939">
        <w:rPr>
          <w:rPrChange w:id="15272" w:author="Summer 2023 updates" w:date="2024-07-31T13:42:00Z">
            <w:rPr>
              <w:rFonts w:ascii="Garamond" w:hAnsi="Garamond"/>
              <w:color w:val="000000" w:themeColor="text1"/>
              <w:sz w:val="22"/>
            </w:rPr>
          </w:rPrChange>
        </w:rPr>
        <w:t xml:space="preserve">.  </w:t>
      </w:r>
      <w:r w:rsidR="00A7479E" w:rsidRPr="00424939">
        <w:rPr>
          <w:rPrChange w:id="15273" w:author="Summer 2023 updates" w:date="2024-07-31T13:42:00Z">
            <w:rPr>
              <w:rFonts w:ascii="Garamond" w:hAnsi="Garamond"/>
              <w:color w:val="000000" w:themeColor="text1"/>
              <w:sz w:val="22"/>
            </w:rPr>
          </w:rPrChange>
        </w:rPr>
        <w:t>P/NP</w:t>
      </w:r>
      <w:r w:rsidRPr="00424939">
        <w:rPr>
          <w:rPrChange w:id="15274" w:author="Summer 2023 updates" w:date="2024-07-31T13:42:00Z">
            <w:rPr>
              <w:rFonts w:ascii="Garamond" w:hAnsi="Garamond"/>
              <w:color w:val="000000" w:themeColor="text1"/>
              <w:sz w:val="22"/>
            </w:rPr>
          </w:rPrChange>
        </w:rPr>
        <w:t xml:space="preserve"> basis only.  (0.0 course credit)</w:t>
      </w:r>
    </w:p>
    <w:p w14:paraId="2E60EDF5" w14:textId="77777777" w:rsidR="00731B39" w:rsidRDefault="00731B39">
      <w:pPr>
        <w:spacing w:after="200" w:line="276" w:lineRule="auto"/>
        <w:rPr>
          <w:ins w:id="15275" w:author="Summer 2023 updates" w:date="2024-07-31T13:42:00Z"/>
          <w:rFonts w:cs="Times New Roman"/>
          <w:b/>
          <w:color w:val="000000" w:themeColor="text1"/>
        </w:rPr>
      </w:pPr>
      <w:ins w:id="15276" w:author="Summer 2023 updates" w:date="2024-07-31T13:42:00Z">
        <w:r>
          <w:rPr>
            <w:rFonts w:cs="Times New Roman"/>
            <w:b/>
            <w:color w:val="000000" w:themeColor="text1"/>
          </w:rPr>
          <w:br w:type="page"/>
        </w:r>
      </w:ins>
    </w:p>
    <w:p w14:paraId="7E0B4816" w14:textId="2D04DB61" w:rsidR="00A766F4" w:rsidRPr="00424939" w:rsidRDefault="00A766F4" w:rsidP="00A766F4">
      <w:pPr>
        <w:spacing w:after="0"/>
        <w:rPr>
          <w:rFonts w:cs="Times New Roman"/>
          <w:b/>
          <w:color w:val="000000" w:themeColor="text1"/>
        </w:rPr>
      </w:pPr>
      <w:r w:rsidRPr="00424939">
        <w:rPr>
          <w:rFonts w:cs="Times New Roman"/>
          <w:b/>
          <w:color w:val="000000" w:themeColor="text1"/>
        </w:rPr>
        <w:t>SCJ-</w:t>
      </w:r>
      <w:r w:rsidR="009D5993" w:rsidRPr="00424939">
        <w:rPr>
          <w:rFonts w:cs="Times New Roman"/>
          <w:b/>
          <w:color w:val="000000" w:themeColor="text1"/>
        </w:rPr>
        <w:t>494</w:t>
      </w:r>
      <w:r w:rsidRPr="00424939">
        <w:rPr>
          <w:rFonts w:cs="Times New Roman"/>
          <w:b/>
          <w:color w:val="000000" w:themeColor="text1"/>
        </w:rPr>
        <w:t xml:space="preserve"> Internship in Social and Criminal Justice</w:t>
      </w:r>
    </w:p>
    <w:p w14:paraId="3C0EE871" w14:textId="05432E4F" w:rsidR="00A766F4" w:rsidRDefault="00A766F4" w:rsidP="00C85EDE">
      <w:pPr>
        <w:rPr>
          <w:rPrChange w:id="15277" w:author="Summer 2023 updates" w:date="2024-07-31T13:42:00Z">
            <w:rPr>
              <w:rFonts w:ascii="Garamond" w:hAnsi="Garamond"/>
              <w:color w:val="000000" w:themeColor="text1"/>
              <w:sz w:val="22"/>
            </w:rPr>
          </w:rPrChange>
        </w:rPr>
        <w:pPrChange w:id="15278" w:author="Summer 2023 updates" w:date="2024-07-31T13:42:00Z">
          <w:pPr>
            <w:pStyle w:val="Noparagraphstyle"/>
            <w:spacing w:line="240" w:lineRule="auto"/>
            <w:jc w:val="left"/>
          </w:pPr>
        </w:pPrChange>
      </w:pPr>
      <w:r w:rsidRPr="00424939">
        <w:rPr>
          <w:rPrChange w:id="15279" w:author="Summer 2023 updates" w:date="2024-07-31T13:42:00Z">
            <w:rPr>
              <w:rFonts w:ascii="Garamond" w:hAnsi="Garamond"/>
              <w:color w:val="000000" w:themeColor="text1"/>
              <w:sz w:val="22"/>
            </w:rPr>
          </w:rPrChange>
        </w:rPr>
        <w:t xml:space="preserve">Investigation of a career area related to the student’s interest in social and criminal justice supervised by a faculty member in cooperation with the Center for Creativity and Careers. A minimum 140 hours of on-site experience is required. </w:t>
      </w:r>
      <w:r w:rsidR="00A7479E" w:rsidRPr="00424939">
        <w:rPr>
          <w:rPrChange w:id="15280" w:author="Summer 2023 updates" w:date="2024-07-31T13:42:00Z">
            <w:rPr>
              <w:rFonts w:ascii="Garamond" w:hAnsi="Garamond"/>
              <w:color w:val="000000" w:themeColor="text1"/>
              <w:sz w:val="22"/>
            </w:rPr>
          </w:rPrChange>
        </w:rPr>
        <w:t>P/NP</w:t>
      </w:r>
      <w:r w:rsidRPr="00424939">
        <w:rPr>
          <w:rPrChange w:id="15281" w:author="Summer 2023 updates" w:date="2024-07-31T13:42:00Z">
            <w:rPr>
              <w:rFonts w:ascii="Garamond" w:hAnsi="Garamond"/>
              <w:color w:val="000000" w:themeColor="text1"/>
              <w:sz w:val="22"/>
            </w:rPr>
          </w:rPrChange>
        </w:rPr>
        <w:t xml:space="preserve"> basis only. </w:t>
      </w:r>
      <w:r w:rsidRPr="00424939">
        <w:rPr>
          <w:u w:val="single"/>
          <w:rPrChange w:id="15282" w:author="Summer 2023 updates" w:date="2024-07-31T13:42:00Z">
            <w:rPr>
              <w:rFonts w:ascii="Garamond" w:hAnsi="Garamond"/>
              <w:color w:val="000000" w:themeColor="text1"/>
              <w:sz w:val="22"/>
              <w:u w:val="single"/>
            </w:rPr>
          </w:rPrChange>
        </w:rPr>
        <w:t>Prerequisites</w:t>
      </w:r>
      <w:r w:rsidRPr="00424939">
        <w:rPr>
          <w:rPrChange w:id="15283" w:author="Summer 2023 updates" w:date="2024-07-31T13:42:00Z">
            <w:rPr>
              <w:rFonts w:ascii="Garamond" w:hAnsi="Garamond"/>
              <w:color w:val="000000" w:themeColor="text1"/>
              <w:sz w:val="22"/>
            </w:rPr>
          </w:rPrChange>
        </w:rPr>
        <w:t xml:space="preserve">: junior standing, declared major in Social </w:t>
      </w:r>
      <w:r w:rsidR="00BA5A0A" w:rsidRPr="00424939">
        <w:rPr>
          <w:rPrChange w:id="15284" w:author="Summer 2023 updates" w:date="2024-07-31T13:42:00Z">
            <w:rPr>
              <w:rFonts w:ascii="Garamond" w:hAnsi="Garamond"/>
              <w:color w:val="000000" w:themeColor="text1"/>
              <w:sz w:val="22"/>
            </w:rPr>
          </w:rPrChange>
        </w:rPr>
        <w:t xml:space="preserve">&amp; </w:t>
      </w:r>
      <w:r w:rsidRPr="00424939">
        <w:rPr>
          <w:rPrChange w:id="15285" w:author="Summer 2023 updates" w:date="2024-07-31T13:42:00Z">
            <w:rPr>
              <w:rFonts w:ascii="Garamond" w:hAnsi="Garamond"/>
              <w:color w:val="000000" w:themeColor="text1"/>
              <w:sz w:val="22"/>
            </w:rPr>
          </w:rPrChange>
        </w:rPr>
        <w:t>Criminal Justice</w:t>
      </w:r>
      <w:r w:rsidR="00B8454E" w:rsidRPr="00424939">
        <w:rPr>
          <w:rPrChange w:id="15286" w:author="Summer 2023 updates" w:date="2024-07-31T13:42:00Z">
            <w:rPr>
              <w:rFonts w:ascii="Garamond" w:hAnsi="Garamond"/>
              <w:color w:val="000000" w:themeColor="text1"/>
              <w:sz w:val="22"/>
            </w:rPr>
          </w:rPrChange>
        </w:rPr>
        <w:fldChar w:fldCharType="begin"/>
      </w:r>
      <w:r w:rsidR="00B8454E" w:rsidRPr="00424939">
        <w:rPr>
          <w:rPrChange w:id="15287" w:author="Summer 2023 updates" w:date="2024-07-31T13:42:00Z">
            <w:rPr>
              <w:rFonts w:ascii="Garamond" w:hAnsi="Garamond"/>
              <w:color w:val="000000" w:themeColor="text1"/>
            </w:rPr>
          </w:rPrChange>
        </w:rPr>
        <w:instrText xml:space="preserve"> XE "Social &amp; Criminal Justice" </w:instrText>
      </w:r>
      <w:r w:rsidR="00B8454E" w:rsidRPr="00424939">
        <w:rPr>
          <w:rPrChange w:id="15288" w:author="Summer 2023 updates" w:date="2024-07-31T13:42:00Z">
            <w:rPr>
              <w:rFonts w:ascii="Garamond" w:hAnsi="Garamond"/>
              <w:color w:val="000000" w:themeColor="text1"/>
              <w:sz w:val="22"/>
            </w:rPr>
          </w:rPrChange>
        </w:rPr>
        <w:fldChar w:fldCharType="end"/>
      </w:r>
      <w:r w:rsidRPr="00424939">
        <w:rPr>
          <w:rPrChange w:id="15289" w:author="Summer 2023 updates" w:date="2024-07-31T13:42:00Z">
            <w:rPr>
              <w:rFonts w:ascii="Garamond" w:hAnsi="Garamond"/>
              <w:color w:val="000000" w:themeColor="text1"/>
              <w:sz w:val="22"/>
            </w:rPr>
          </w:rPrChange>
        </w:rPr>
        <w:t xml:space="preserve">, and consent of Social </w:t>
      </w:r>
      <w:r w:rsidR="00BA5A0A" w:rsidRPr="00424939">
        <w:rPr>
          <w:rPrChange w:id="15290" w:author="Summer 2023 updates" w:date="2024-07-31T13:42:00Z">
            <w:rPr>
              <w:rFonts w:ascii="Garamond" w:hAnsi="Garamond"/>
              <w:color w:val="000000" w:themeColor="text1"/>
              <w:sz w:val="22"/>
            </w:rPr>
          </w:rPrChange>
        </w:rPr>
        <w:t xml:space="preserve">&amp; </w:t>
      </w:r>
      <w:r w:rsidRPr="00424939">
        <w:rPr>
          <w:rPrChange w:id="15291" w:author="Summer 2023 updates" w:date="2024-07-31T13:42:00Z">
            <w:rPr>
              <w:rFonts w:ascii="Garamond" w:hAnsi="Garamond"/>
              <w:color w:val="000000" w:themeColor="text1"/>
              <w:sz w:val="22"/>
            </w:rPr>
          </w:rPrChange>
        </w:rPr>
        <w:t xml:space="preserve">Criminal Justice </w:t>
      </w:r>
      <w:r w:rsidR="00BA5A0A" w:rsidRPr="00424939">
        <w:rPr>
          <w:rPrChange w:id="15292" w:author="Summer 2023 updates" w:date="2024-07-31T13:42:00Z">
            <w:rPr>
              <w:rFonts w:ascii="Garamond" w:hAnsi="Garamond"/>
              <w:color w:val="000000" w:themeColor="text1"/>
              <w:sz w:val="22"/>
            </w:rPr>
          </w:rPrChange>
        </w:rPr>
        <w:t>administrative</w:t>
      </w:r>
      <w:r w:rsidRPr="00424939">
        <w:rPr>
          <w:rPrChange w:id="15293" w:author="Summer 2023 updates" w:date="2024-07-31T13:42:00Z">
            <w:rPr>
              <w:rFonts w:ascii="Garamond" w:hAnsi="Garamond"/>
              <w:color w:val="000000" w:themeColor="text1"/>
              <w:sz w:val="22"/>
            </w:rPr>
          </w:rPrChange>
        </w:rPr>
        <w:t xml:space="preserve"> coordinator.</w:t>
      </w:r>
    </w:p>
    <w:p w14:paraId="5F4035FD" w14:textId="2A4305E8" w:rsidR="003273CE" w:rsidRDefault="003273CE" w:rsidP="00C85EDE">
      <w:pPr>
        <w:rPr>
          <w:rPrChange w:id="15294" w:author="Summer 2023 updates" w:date="2024-07-31T13:42:00Z">
            <w:rPr>
              <w:b/>
              <w:smallCaps/>
              <w:color w:val="000000" w:themeColor="text1"/>
            </w:rPr>
          </w:rPrChange>
        </w:rPr>
      </w:pPr>
    </w:p>
    <w:p w14:paraId="68465F15" w14:textId="77777777" w:rsidR="00CA61A3" w:rsidRDefault="00CA61A3" w:rsidP="00C85EDE">
      <w:pPr>
        <w:rPr>
          <w:ins w:id="15295" w:author="Summer 2023 updates" w:date="2024-07-31T13:42:00Z"/>
        </w:rPr>
      </w:pPr>
    </w:p>
    <w:p w14:paraId="45221228" w14:textId="5CB9CED2" w:rsidR="005475A9" w:rsidRPr="00424939" w:rsidRDefault="00026A50" w:rsidP="003B2502">
      <w:pPr>
        <w:pStyle w:val="Heading4"/>
        <w:spacing w:before="120"/>
        <w:rPr>
          <w:rFonts w:ascii="Garamond" w:hAnsi="Garamond"/>
          <w:color w:val="000000" w:themeColor="text1"/>
        </w:rPr>
        <w:pPrChange w:id="15296" w:author="Summer 2023 updates" w:date="2024-07-31T13:42:00Z">
          <w:pPr>
            <w:pStyle w:val="Heading4"/>
          </w:pPr>
        </w:pPrChange>
      </w:pPr>
      <w:bookmarkStart w:id="15297" w:name="_Toc141355792"/>
      <w:bookmarkStart w:id="15298" w:name="_Toc110005273"/>
      <w:r w:rsidRPr="00424939">
        <w:rPr>
          <w:rFonts w:ascii="Garamond" w:hAnsi="Garamond"/>
          <w:color w:val="000000" w:themeColor="text1"/>
        </w:rPr>
        <w:t>—Sociology</w:t>
      </w:r>
      <w:bookmarkEnd w:id="15297"/>
      <w:bookmarkEnd w:id="15298"/>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471F5E2D" w14:textId="10834353" w:rsidR="005475A9" w:rsidRPr="00424939" w:rsidRDefault="00505950" w:rsidP="007F25AA">
      <w:pPr>
        <w:rPr>
          <w:b/>
          <w:rPrChange w:id="15299" w:author="Summer 2023 updates" w:date="2024-07-31T13:42:00Z">
            <w:rPr>
              <w:rFonts w:ascii="Garamond" w:hAnsi="Garamond"/>
              <w:b/>
              <w:color w:val="000000" w:themeColor="text1"/>
              <w:sz w:val="22"/>
            </w:rPr>
          </w:rPrChange>
        </w:rPr>
        <w:pPrChange w:id="15300" w:author="Summer 2023 updates" w:date="2024-07-31T13:42:00Z">
          <w:pPr>
            <w:pStyle w:val="Noparagraphstyle"/>
            <w:spacing w:line="276" w:lineRule="auto"/>
            <w:jc w:val="left"/>
          </w:pPr>
        </w:pPrChange>
      </w:pPr>
      <w:r w:rsidRPr="00424939">
        <w:rPr>
          <w:rPrChange w:id="15301" w:author="Summer 2023 updates" w:date="2024-07-31T13:42:00Z">
            <w:rPr>
              <w:rFonts w:ascii="Garamond" w:hAnsi="Garamond"/>
              <w:color w:val="000000" w:themeColor="text1"/>
              <w:sz w:val="22"/>
            </w:rPr>
          </w:rPrChange>
        </w:rPr>
        <w:t>L. Barnett</w:t>
      </w:r>
      <w:r w:rsidR="00E46296" w:rsidRPr="00424939">
        <w:rPr>
          <w:rPrChange w:id="15302" w:author="Summer 2023 updates" w:date="2024-07-31T13:42:00Z">
            <w:rPr>
              <w:rFonts w:ascii="Garamond" w:hAnsi="Garamond"/>
              <w:color w:val="000000" w:themeColor="text1"/>
              <w:sz w:val="22"/>
            </w:rPr>
          </w:rPrChange>
        </w:rPr>
        <w:t xml:space="preserve">, </w:t>
      </w:r>
      <w:r w:rsidR="00873662">
        <w:rPr>
          <w:rPrChange w:id="15303" w:author="Summer 2023 updates" w:date="2024-07-31T13:42:00Z">
            <w:rPr>
              <w:rFonts w:ascii="Garamond" w:hAnsi="Garamond"/>
              <w:color w:val="000000" w:themeColor="text1"/>
              <w:sz w:val="22"/>
            </w:rPr>
          </w:rPrChange>
        </w:rPr>
        <w:t xml:space="preserve">Boguslaw, </w:t>
      </w:r>
      <w:r w:rsidR="00C802DD">
        <w:rPr>
          <w:rPrChange w:id="15304" w:author="Summer 2023 updates" w:date="2024-07-31T13:42:00Z">
            <w:rPr>
              <w:rFonts w:ascii="Garamond" w:hAnsi="Garamond"/>
              <w:color w:val="000000" w:themeColor="text1"/>
              <w:sz w:val="22"/>
            </w:rPr>
          </w:rPrChange>
        </w:rPr>
        <w:t>Fairbanks</w:t>
      </w:r>
      <w:del w:id="15305" w:author="Summer 2023 updates" w:date="2024-07-31T13:42:00Z">
        <w:r w:rsidRPr="00424939">
          <w:rPr>
            <w:rFonts w:cs="Times New Roman"/>
            <w:color w:val="000000" w:themeColor="text1"/>
          </w:rPr>
          <w:delText xml:space="preserve"> (Chair</w:delText>
        </w:r>
        <w:r w:rsidR="00CC6BA0">
          <w:rPr>
            <w:rFonts w:cs="Times New Roman"/>
            <w:color w:val="000000" w:themeColor="text1"/>
          </w:rPr>
          <w:delText>, Fall</w:delText>
        </w:r>
        <w:r w:rsidRPr="00424939">
          <w:rPr>
            <w:rFonts w:cs="Times New Roman"/>
            <w:color w:val="000000" w:themeColor="text1"/>
          </w:rPr>
          <w:delText>),</w:delText>
        </w:r>
      </w:del>
      <w:ins w:id="15306" w:author="Summer 2023 updates" w:date="2024-07-31T13:42:00Z">
        <w:r w:rsidR="00C802DD">
          <w:t>,</w:t>
        </w:r>
      </w:ins>
      <w:r w:rsidR="00C802DD">
        <w:rPr>
          <w:rPrChange w:id="15307" w:author="Summer 2023 updates" w:date="2024-07-31T13:42:00Z">
            <w:rPr>
              <w:rFonts w:ascii="Garamond" w:hAnsi="Garamond"/>
              <w:color w:val="000000" w:themeColor="text1"/>
              <w:sz w:val="22"/>
            </w:rPr>
          </w:rPrChange>
        </w:rPr>
        <w:t xml:space="preserve"> </w:t>
      </w:r>
      <w:r w:rsidR="00E7535A" w:rsidRPr="00424939">
        <w:rPr>
          <w:rPrChange w:id="15308" w:author="Summer 2023 updates" w:date="2024-07-31T13:42:00Z">
            <w:rPr>
              <w:rFonts w:ascii="Garamond" w:hAnsi="Garamond"/>
              <w:color w:val="000000" w:themeColor="text1"/>
              <w:sz w:val="22"/>
            </w:rPr>
          </w:rPrChange>
        </w:rPr>
        <w:t xml:space="preserve">K. </w:t>
      </w:r>
      <w:r w:rsidR="00E46296" w:rsidRPr="00424939">
        <w:rPr>
          <w:rPrChange w:id="15309" w:author="Summer 2023 updates" w:date="2024-07-31T13:42:00Z">
            <w:rPr>
              <w:rFonts w:ascii="Garamond" w:hAnsi="Garamond"/>
              <w:color w:val="000000" w:themeColor="text1"/>
              <w:sz w:val="22"/>
            </w:rPr>
          </w:rPrChange>
        </w:rPr>
        <w:t>Rodgers</w:t>
      </w:r>
      <w:r w:rsidR="00CC6BA0">
        <w:rPr>
          <w:rPrChange w:id="15310" w:author="Summer 2023 updates" w:date="2024-07-31T13:42:00Z">
            <w:rPr>
              <w:rFonts w:ascii="Garamond" w:hAnsi="Garamond"/>
              <w:color w:val="000000" w:themeColor="text1"/>
              <w:sz w:val="22"/>
            </w:rPr>
          </w:rPrChange>
        </w:rPr>
        <w:t xml:space="preserve"> (Chair</w:t>
      </w:r>
      <w:del w:id="15311" w:author="Summer 2023 updates" w:date="2024-07-31T13:42:00Z">
        <w:r w:rsidR="00CC6BA0">
          <w:rPr>
            <w:rFonts w:cs="Times New Roman"/>
            <w:color w:val="000000" w:themeColor="text1"/>
          </w:rPr>
          <w:delText>, Spring</w:delText>
        </w:r>
      </w:del>
      <w:r w:rsidR="00CC6BA0">
        <w:rPr>
          <w:rPrChange w:id="15312" w:author="Summer 2023 updates" w:date="2024-07-31T13:42:00Z">
            <w:rPr>
              <w:rFonts w:ascii="Garamond" w:hAnsi="Garamond"/>
              <w:color w:val="000000" w:themeColor="text1"/>
              <w:sz w:val="22"/>
            </w:rPr>
          </w:rPrChange>
        </w:rPr>
        <w:t>)</w:t>
      </w:r>
      <w:r w:rsidR="005475A9" w:rsidRPr="00424939">
        <w:rPr>
          <w:rPrChange w:id="15313" w:author="Summer 2023 updates" w:date="2024-07-31T13:42:00Z">
            <w:rPr>
              <w:rFonts w:ascii="Garamond" w:hAnsi="Garamond"/>
              <w:color w:val="000000" w:themeColor="text1"/>
              <w:sz w:val="22"/>
            </w:rPr>
          </w:rPrChange>
        </w:rPr>
        <w:t>.</w:t>
      </w:r>
    </w:p>
    <w:p w14:paraId="4A291F7F" w14:textId="55EB0F4C" w:rsidR="00761536" w:rsidRPr="00424939" w:rsidRDefault="00761536" w:rsidP="00C85EDE">
      <w:pPr>
        <w:rPr>
          <w:rPrChange w:id="15314" w:author="Summer 2023 updates" w:date="2024-07-31T13:42:00Z">
            <w:rPr>
              <w:color w:val="000000" w:themeColor="text1"/>
            </w:rPr>
          </w:rPrChange>
        </w:rPr>
        <w:pPrChange w:id="15315" w:author="Summer 2023 updates" w:date="2024-07-31T13:42:00Z">
          <w:pPr>
            <w:spacing w:after="40"/>
          </w:pPr>
        </w:pPrChange>
      </w:pPr>
      <w:r w:rsidRPr="00424939">
        <w:rPr>
          <w:rPrChange w:id="15316" w:author="Summer 2023 updates" w:date="2024-07-31T13:42:00Z">
            <w:rPr>
              <w:color w:val="000000" w:themeColor="text1"/>
            </w:rPr>
          </w:rPrChange>
        </w:rPr>
        <w:t>The sociology department, which also offers a minor</w:t>
      </w:r>
      <w:r w:rsidR="00B8454E" w:rsidRPr="00424939">
        <w:rPr>
          <w:rPrChange w:id="15317" w:author="Summer 2023 updates" w:date="2024-07-31T13:42:00Z">
            <w:rPr>
              <w:color w:val="000000" w:themeColor="text1"/>
            </w:rPr>
          </w:rPrChange>
        </w:rPr>
        <w:fldChar w:fldCharType="begin"/>
      </w:r>
      <w:r w:rsidR="00B8454E" w:rsidRPr="00424939">
        <w:rPr>
          <w:rPrChange w:id="15318" w:author="Summer 2023 updates" w:date="2024-07-31T13:42:00Z">
            <w:rPr>
              <w:color w:val="000000" w:themeColor="text1"/>
            </w:rPr>
          </w:rPrChange>
        </w:rPr>
        <w:instrText xml:space="preserve"> XE "</w:instrText>
      </w:r>
      <w:del w:id="15319" w:author="Summer 2023 updates" w:date="2024-07-31T13:42:00Z">
        <w:r w:rsidR="00B8454E" w:rsidRPr="00424939">
          <w:rPr>
            <w:rStyle w:val="Strong"/>
            <w:rFonts w:ascii="Garamond" w:hAnsi="Garamond"/>
            <w:color w:val="000000" w:themeColor="text1"/>
          </w:rPr>
          <w:delInstrText>minor</w:delInstrText>
        </w:r>
      </w:del>
      <w:ins w:id="15320"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5321" w:author="Summer 2023 updates" w:date="2024-07-31T13:42:00Z">
            <w:rPr>
              <w:color w:val="000000" w:themeColor="text1"/>
            </w:rPr>
          </w:rPrChange>
        </w:rPr>
        <w:instrText xml:space="preserve">" </w:instrText>
      </w:r>
      <w:r w:rsidR="00B8454E" w:rsidRPr="00424939">
        <w:rPr>
          <w:rPrChange w:id="15322" w:author="Summer 2023 updates" w:date="2024-07-31T13:42:00Z">
            <w:rPr>
              <w:color w:val="000000" w:themeColor="text1"/>
            </w:rPr>
          </w:rPrChange>
        </w:rPr>
        <w:fldChar w:fldCharType="end"/>
      </w:r>
      <w:r w:rsidRPr="00424939">
        <w:rPr>
          <w:rPrChange w:id="15323" w:author="Summer 2023 updates" w:date="2024-07-31T13:42:00Z">
            <w:rPr>
              <w:color w:val="000000" w:themeColor="text1"/>
            </w:rPr>
          </w:rPrChange>
        </w:rPr>
        <w:t xml:space="preserve"> in anthropology</w:t>
      </w:r>
      <w:r w:rsidR="008C196D" w:rsidRPr="00424939">
        <w:rPr>
          <w:rPrChange w:id="15324" w:author="Summer 2023 updates" w:date="2024-07-31T13:42:00Z">
            <w:rPr>
              <w:color w:val="000000" w:themeColor="text1"/>
            </w:rPr>
          </w:rPrChange>
        </w:rPr>
        <w:fldChar w:fldCharType="begin"/>
      </w:r>
      <w:r w:rsidR="008C196D" w:rsidRPr="00424939">
        <w:rPr>
          <w:rPrChange w:id="15325" w:author="Summer 2023 updates" w:date="2024-07-31T13:42:00Z">
            <w:rPr>
              <w:color w:val="000000" w:themeColor="text1"/>
            </w:rPr>
          </w:rPrChange>
        </w:rPr>
        <w:instrText xml:space="preserve"> XE "</w:instrText>
      </w:r>
      <w:del w:id="15326" w:author="Summer 2023 updates" w:date="2024-07-31T13:42:00Z">
        <w:r w:rsidR="008C196D" w:rsidRPr="00424939">
          <w:rPr>
            <w:rFonts w:cs="Times New Roman"/>
            <w:b/>
            <w:smallCaps/>
            <w:color w:val="000000" w:themeColor="text1"/>
          </w:rPr>
          <w:delInstrText>anthropology</w:delInstrText>
        </w:r>
      </w:del>
      <w:ins w:id="15327" w:author="Summer 2023 updates" w:date="2024-07-31T13:42:00Z">
        <w:r w:rsidR="004A580F">
          <w:rPr>
            <w:b/>
            <w:smallCaps/>
          </w:rPr>
          <w:instrText>A</w:instrText>
        </w:r>
        <w:r w:rsidR="008C196D" w:rsidRPr="00424939">
          <w:rPr>
            <w:b/>
            <w:smallCaps/>
          </w:rPr>
          <w:instrText>nthropology</w:instrText>
        </w:r>
      </w:ins>
      <w:r w:rsidR="008C196D" w:rsidRPr="00424939">
        <w:rPr>
          <w:rPrChange w:id="15328" w:author="Summer 2023 updates" w:date="2024-07-31T13:42:00Z">
            <w:rPr>
              <w:color w:val="000000" w:themeColor="text1"/>
            </w:rPr>
          </w:rPrChange>
        </w:rPr>
        <w:instrText xml:space="preserve">" </w:instrText>
      </w:r>
      <w:r w:rsidR="008C196D" w:rsidRPr="00424939">
        <w:rPr>
          <w:rPrChange w:id="15329" w:author="Summer 2023 updates" w:date="2024-07-31T13:42:00Z">
            <w:rPr>
              <w:color w:val="000000" w:themeColor="text1"/>
            </w:rPr>
          </w:rPrChange>
        </w:rPr>
        <w:fldChar w:fldCharType="end"/>
      </w:r>
      <w:r w:rsidRPr="00424939">
        <w:rPr>
          <w:rPrChange w:id="15330" w:author="Summer 2023 updates" w:date="2024-07-31T13:42:00Z">
            <w:rPr>
              <w:color w:val="000000" w:themeColor="text1"/>
            </w:rPr>
          </w:rPrChange>
        </w:rPr>
        <w:t xml:space="preserve">, offers a rigorous curriculum in support of Coe’s mission of providing students with a </w:t>
      </w:r>
      <w:r w:rsidR="00760DCD" w:rsidRPr="00424939">
        <w:rPr>
          <w:rPrChange w:id="15331" w:author="Summer 2023 updates" w:date="2024-07-31T13:42:00Z">
            <w:rPr>
              <w:color w:val="000000" w:themeColor="text1"/>
            </w:rPr>
          </w:rPrChange>
        </w:rPr>
        <w:t>high-quality</w:t>
      </w:r>
      <w:r w:rsidRPr="00424939">
        <w:rPr>
          <w:rPrChange w:id="15332" w:author="Summer 2023 updates" w:date="2024-07-31T13:42:00Z">
            <w:rPr>
              <w:color w:val="000000" w:themeColor="text1"/>
            </w:rPr>
          </w:rPrChange>
        </w:rPr>
        <w:t xml:space="preserve"> liberal arts education and preparing students intellectually, professionally, and socially to lead productive and satisfying lives in the global society of the 21</w:t>
      </w:r>
      <w:r w:rsidRPr="00424939">
        <w:rPr>
          <w:vertAlign w:val="superscript"/>
          <w:rPrChange w:id="15333" w:author="Summer 2023 updates" w:date="2024-07-31T13:42:00Z">
            <w:rPr>
              <w:color w:val="000000" w:themeColor="text1"/>
              <w:vertAlign w:val="superscript"/>
            </w:rPr>
          </w:rPrChange>
        </w:rPr>
        <w:t>st</w:t>
      </w:r>
      <w:r w:rsidRPr="00424939">
        <w:rPr>
          <w:rPrChange w:id="15334" w:author="Summer 2023 updates" w:date="2024-07-31T13:42:00Z">
            <w:rPr>
              <w:color w:val="000000" w:themeColor="text1"/>
            </w:rPr>
          </w:rPrChange>
        </w:rPr>
        <w:t xml:space="preserve"> century. The department serves this mission through an integrated series of courses designed to promote students’ awareness and understanding 21</w:t>
      </w:r>
      <w:r w:rsidRPr="00424939">
        <w:rPr>
          <w:vertAlign w:val="superscript"/>
          <w:rPrChange w:id="15335" w:author="Summer 2023 updates" w:date="2024-07-31T13:42:00Z">
            <w:rPr>
              <w:color w:val="000000" w:themeColor="text1"/>
              <w:vertAlign w:val="superscript"/>
            </w:rPr>
          </w:rPrChange>
        </w:rPr>
        <w:t>st</w:t>
      </w:r>
      <w:r w:rsidRPr="00424939">
        <w:rPr>
          <w:rPrChange w:id="15336" w:author="Summer 2023 updates" w:date="2024-07-31T13:42:00Z">
            <w:rPr>
              <w:color w:val="000000" w:themeColor="text1"/>
            </w:rPr>
          </w:rPrChange>
        </w:rPr>
        <w:t>-</w:t>
      </w:r>
      <w:del w:id="15337" w:author="Summer 2023 updates" w:date="2024-07-31T13:42:00Z">
        <w:r w:rsidRPr="00424939">
          <w:rPr>
            <w:rFonts w:cs="Times New Roman"/>
            <w:color w:val="000000" w:themeColor="text1"/>
          </w:rPr>
          <w:delText xml:space="preserve"> </w:delText>
        </w:r>
      </w:del>
      <w:r w:rsidRPr="00424939">
        <w:rPr>
          <w:rPrChange w:id="15338" w:author="Summer 2023 updates" w:date="2024-07-31T13:42:00Z">
            <w:rPr>
              <w:color w:val="000000" w:themeColor="text1"/>
            </w:rPr>
          </w:rPrChange>
        </w:rPr>
        <w:t>century social problems, including the enduring presence of social inequality.</w:t>
      </w:r>
    </w:p>
    <w:p w14:paraId="196CAF6E" w14:textId="0FE054FA" w:rsidR="005475A9" w:rsidRPr="00424939" w:rsidRDefault="005475A9" w:rsidP="00C56B8F">
      <w:pPr>
        <w:pStyle w:val="Noparagraphstyle"/>
        <w:spacing w:before="120" w:line="240" w:lineRule="auto"/>
        <w:jc w:val="left"/>
        <w:rPr>
          <w:rFonts w:ascii="Garamond" w:hAnsi="Garamond" w:cs="Times New Roman"/>
          <w:b/>
          <w:color w:val="000000" w:themeColor="text1"/>
          <w:sz w:val="22"/>
          <w:szCs w:val="22"/>
        </w:rPr>
        <w:pPrChange w:id="15339"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Sociology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Major</w:t>
      </w:r>
    </w:p>
    <w:p w14:paraId="07B5B2C2" w14:textId="176B6A90" w:rsidR="000D03F4" w:rsidRPr="00424939" w:rsidRDefault="000D03F4" w:rsidP="000D03F4">
      <w:pPr>
        <w:spacing w:after="40"/>
        <w:rPr>
          <w:rFonts w:cs="Times New Roman"/>
          <w:color w:val="000000" w:themeColor="text1"/>
        </w:rPr>
      </w:pPr>
      <w:r w:rsidRPr="00424939">
        <w:rPr>
          <w:rFonts w:cs="Times New Roman"/>
          <w:color w:val="000000" w:themeColor="text1"/>
        </w:rPr>
        <w:t>A major in Sociology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7992C295" w14:textId="7D462E61"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SOC-107 Introductory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E3FD41B" w14:textId="7F0D57E7"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w:t>
      </w:r>
      <w:r w:rsidR="001B03B9" w:rsidRPr="00424939">
        <w:rPr>
          <w:rFonts w:ascii="Garamond" w:hAnsi="Garamond" w:cs="Times New Roman"/>
          <w:color w:val="000000" w:themeColor="text1"/>
          <w:sz w:val="22"/>
          <w:szCs w:val="22"/>
        </w:rPr>
        <w:t>ological</w:t>
      </w:r>
      <w:r w:rsidRPr="00424939">
        <w:rPr>
          <w:rFonts w:ascii="Garamond" w:hAnsi="Garamond" w:cs="Times New Roman"/>
          <w:color w:val="000000" w:themeColor="text1"/>
          <w:sz w:val="22"/>
          <w:szCs w:val="22"/>
        </w:rPr>
        <w:t xml:space="preserve">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41B8BA98" w14:textId="3BED748F"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636D7F" w:rsidRPr="00424939">
        <w:rPr>
          <w:rFonts w:ascii="Garamond" w:hAnsi="Garamond" w:cs="Times New Roman"/>
          <w:color w:val="000000" w:themeColor="text1"/>
          <w:sz w:val="22"/>
          <w:szCs w:val="22"/>
        </w:rPr>
        <w:t>450</w:t>
      </w:r>
      <w:r w:rsidRPr="00424939">
        <w:rPr>
          <w:rFonts w:ascii="Garamond" w:hAnsi="Garamond" w:cs="Times New Roman"/>
          <w:color w:val="000000" w:themeColor="text1"/>
          <w:sz w:val="22"/>
          <w:szCs w:val="22"/>
        </w:rPr>
        <w:t xml:space="preserve"> Sociological Theory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p>
    <w:p w14:paraId="66DB2831" w14:textId="316A6118"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464</w:t>
      </w:r>
      <w:r w:rsidRPr="00424939">
        <w:rPr>
          <w:rFonts w:ascii="Garamond" w:hAnsi="Garamond" w:cs="Times New Roman"/>
          <w:color w:val="000000" w:themeColor="text1"/>
          <w:sz w:val="22"/>
          <w:szCs w:val="22"/>
        </w:rPr>
        <w:t xml:space="preserve"> </w:t>
      </w:r>
      <w:r w:rsidR="001B03B9" w:rsidRPr="00424939">
        <w:rPr>
          <w:rFonts w:ascii="Garamond" w:hAnsi="Garamond" w:cs="Times New Roman"/>
          <w:color w:val="000000" w:themeColor="text1"/>
          <w:sz w:val="22"/>
          <w:szCs w:val="22"/>
        </w:rPr>
        <w:t xml:space="preserve">Capstone </w:t>
      </w:r>
      <w:r w:rsidRPr="00424939">
        <w:rPr>
          <w:rFonts w:ascii="Garamond" w:hAnsi="Garamond" w:cs="Times New Roman"/>
          <w:color w:val="000000" w:themeColor="text1"/>
          <w:sz w:val="22"/>
          <w:szCs w:val="22"/>
        </w:rPr>
        <w:t>Seminar in Sociology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00A1CAE1" w14:textId="27CA51F0"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Five</w:t>
      </w:r>
      <w:r w:rsidRPr="00424939">
        <w:rPr>
          <w:rFonts w:ascii="Garamond" w:hAnsi="Garamond" w:cs="Times New Roman"/>
          <w:color w:val="000000" w:themeColor="text1"/>
          <w:sz w:val="22"/>
          <w:szCs w:val="22"/>
        </w:rPr>
        <w:t xml:space="preserve"> additional sociology courses, including at least one course numbered 400</w:t>
      </w:r>
      <w:r w:rsidR="00916644" w:rsidRPr="00916644">
        <w:rPr>
          <w:rFonts w:ascii="Garamond" w:hAnsi="Garamond" w:cs="Times New Roman"/>
          <w:color w:val="000000" w:themeColor="text1"/>
          <w:sz w:val="22"/>
          <w:szCs w:val="22"/>
        </w:rPr>
        <w:t>–</w:t>
      </w:r>
      <w:r w:rsidR="00B62AA0" w:rsidRPr="00424939">
        <w:rPr>
          <w:rFonts w:ascii="Garamond" w:hAnsi="Garamond" w:cs="Times New Roman"/>
          <w:color w:val="000000" w:themeColor="text1"/>
          <w:sz w:val="22"/>
          <w:szCs w:val="22"/>
        </w:rPr>
        <w:t>449 (not including SOC-444 Independent Study, which does not count towards the major)</w:t>
      </w:r>
    </w:p>
    <w:p w14:paraId="59F0BC81" w14:textId="77777777" w:rsidR="005475A9" w:rsidRPr="00424939" w:rsidRDefault="005475A9" w:rsidP="00E500FB">
      <w:pPr>
        <w:pStyle w:val="Noparagraphstyle"/>
        <w:numPr>
          <w:ilvl w:val="0"/>
          <w:numId w:val="114"/>
        </w:numPr>
        <w:spacing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One</w:t>
      </w:r>
      <w:r w:rsidRPr="00424939">
        <w:rPr>
          <w:rFonts w:ascii="Garamond" w:hAnsi="Garamond" w:cs="Times New Roman"/>
          <w:color w:val="000000" w:themeColor="text1"/>
          <w:sz w:val="22"/>
          <w:szCs w:val="22"/>
        </w:rPr>
        <w:t xml:space="preserve"> of the following:</w:t>
      </w:r>
    </w:p>
    <w:p w14:paraId="037C857F" w14:textId="29404D9A" w:rsidR="005475A9" w:rsidRPr="00424939" w:rsidRDefault="00125C60" w:rsidP="009820CF">
      <w:pPr>
        <w:pStyle w:val="Noparagraphstyle"/>
        <w:tabs>
          <w:tab w:val="num" w:pos="360"/>
        </w:tabs>
        <w:spacing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(7 weeks) </w:t>
      </w:r>
      <w:r w:rsidRPr="00424939">
        <w:rPr>
          <w:rFonts w:ascii="Garamond" w:hAnsi="Garamond" w:cs="Times New Roman"/>
          <w:b/>
          <w:color w:val="000000" w:themeColor="text1"/>
          <w:sz w:val="22"/>
          <w:szCs w:val="22"/>
        </w:rPr>
        <w:t>and</w:t>
      </w:r>
      <w:r w:rsidRPr="00424939">
        <w:rPr>
          <w:rFonts w:ascii="Garamond" w:hAnsi="Garamond" w:cs="Times New Roman"/>
          <w:color w:val="000000" w:themeColor="text1"/>
          <w:sz w:val="22"/>
          <w:szCs w:val="22"/>
        </w:rPr>
        <w:t xml:space="preserve"> STA-110 Inferential Statistics</w:t>
      </w:r>
      <w:r w:rsidR="00B76E1A" w:rsidRPr="00424939">
        <w:rPr>
          <w:rFonts w:ascii="Garamond" w:hAnsi="Garamond" w:cs="Times New Roman"/>
          <w:color w:val="000000" w:themeColor="text1"/>
          <w:sz w:val="22"/>
          <w:szCs w:val="22"/>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(7 weeks)</w:t>
      </w:r>
    </w:p>
    <w:p w14:paraId="5B1A15E7" w14:textId="4BE043F0" w:rsidR="005475A9" w:rsidRPr="00424939" w:rsidRDefault="005475A9" w:rsidP="009123D8">
      <w:pPr>
        <w:pStyle w:val="Noparagraphstyle"/>
        <w:tabs>
          <w:tab w:val="num" w:pos="360"/>
        </w:tabs>
        <w:spacing w:after="40" w:line="240" w:lineRule="auto"/>
        <w:ind w:left="72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 xml:space="preserve">STA-100 Statistical Foundations </w:t>
      </w:r>
      <w:r w:rsidR="00125C60" w:rsidRPr="00424939">
        <w:rPr>
          <w:rFonts w:ascii="Garamond" w:hAnsi="Garamond" w:cs="Times New Roman"/>
          <w:color w:val="000000" w:themeColor="text1"/>
          <w:sz w:val="22"/>
          <w:szCs w:val="22"/>
        </w:rPr>
        <w:t xml:space="preserve">(7 weeks) </w:t>
      </w:r>
      <w:r w:rsidRPr="00424939">
        <w:rPr>
          <w:rFonts w:ascii="Garamond" w:hAnsi="Garamond" w:cs="Times New Roman"/>
          <w:b/>
          <w:color w:val="000000" w:themeColor="text1"/>
          <w:sz w:val="22"/>
          <w:szCs w:val="22"/>
        </w:rPr>
        <w:t xml:space="preserve">and </w:t>
      </w:r>
      <w:r w:rsidRPr="00424939">
        <w:rPr>
          <w:rFonts w:ascii="Garamond" w:hAnsi="Garamond" w:cs="Times New Roman"/>
          <w:color w:val="000000" w:themeColor="text1"/>
          <w:sz w:val="22"/>
          <w:szCs w:val="22"/>
        </w:rPr>
        <w:t>STA-130 Experimental Design</w:t>
      </w:r>
      <w:r w:rsidR="00125C60" w:rsidRPr="00424939">
        <w:rPr>
          <w:rFonts w:ascii="Garamond" w:hAnsi="Garamond" w:cs="Times New Roman"/>
          <w:color w:val="000000" w:themeColor="text1"/>
          <w:sz w:val="22"/>
          <w:szCs w:val="22"/>
        </w:rPr>
        <w:t xml:space="preserve"> (7 weeks)</w:t>
      </w:r>
    </w:p>
    <w:p w14:paraId="12C724AC" w14:textId="5BE19397" w:rsidR="005475A9" w:rsidRPr="00424939" w:rsidRDefault="005475A9" w:rsidP="00C56B8F">
      <w:pPr>
        <w:pStyle w:val="Noparagraphstyle"/>
        <w:spacing w:before="120" w:line="240" w:lineRule="auto"/>
        <w:jc w:val="left"/>
        <w:rPr>
          <w:rFonts w:ascii="Garamond" w:hAnsi="Garamond" w:cs="Times New Roman"/>
          <w:color w:val="000000" w:themeColor="text1"/>
          <w:sz w:val="22"/>
          <w:szCs w:val="22"/>
        </w:rPr>
        <w:pPrChange w:id="15340" w:author="Summer 2023 updates" w:date="2024-07-31T13:42:00Z">
          <w:pPr>
            <w:pStyle w:val="Noparagraphstyle"/>
            <w:spacing w:line="240" w:lineRule="auto"/>
            <w:jc w:val="left"/>
          </w:pPr>
        </w:pPrChange>
      </w:pPr>
      <w:r w:rsidRPr="00424939">
        <w:rPr>
          <w:rFonts w:ascii="Garamond" w:hAnsi="Garamond" w:cs="Times New Roman"/>
          <w:b/>
          <w:color w:val="000000" w:themeColor="text1"/>
          <w:sz w:val="22"/>
          <w:szCs w:val="22"/>
        </w:rPr>
        <w:t>Sociology</w:t>
      </w:r>
      <w:r w:rsidR="00B8454E" w:rsidRPr="00424939">
        <w:rPr>
          <w:rFonts w:ascii="Garamond" w:hAnsi="Garamond" w:cs="Times New Roman"/>
          <w:b/>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b/>
          <w:color w:val="000000" w:themeColor="text1"/>
          <w:sz w:val="22"/>
          <w:szCs w:val="22"/>
        </w:rPr>
        <w:fldChar w:fldCharType="end"/>
      </w:r>
      <w:r w:rsidRPr="00424939">
        <w:rPr>
          <w:rFonts w:ascii="Garamond" w:hAnsi="Garamond" w:cs="Times New Roman"/>
          <w:b/>
          <w:color w:val="000000" w:themeColor="text1"/>
          <w:sz w:val="22"/>
          <w:szCs w:val="22"/>
        </w:rPr>
        <w:t xml:space="preserve"> Minor</w:t>
      </w:r>
      <w:r w:rsidR="009F4511" w:rsidRPr="00424939">
        <w:rPr>
          <w:rFonts w:ascii="Garamond" w:hAnsi="Garamond" w:cs="Times New Roman"/>
          <w:b/>
          <w:color w:val="000000" w:themeColor="text1"/>
          <w:sz w:val="22"/>
          <w:szCs w:val="22"/>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color w:val="000000" w:themeColor="text1"/>
          <w:sz w:val="22"/>
          <w:szCs w:val="22"/>
        </w:rPr>
        <w:instrText>Minor</w:instrText>
      </w:r>
      <w:r w:rsidR="009F4511" w:rsidRPr="00424939">
        <w:rPr>
          <w:rFonts w:ascii="Garamond" w:hAnsi="Garamond"/>
          <w:color w:val="000000" w:themeColor="text1"/>
        </w:rPr>
        <w:instrText xml:space="preserve">" </w:instrText>
      </w:r>
      <w:r w:rsidR="009F4511" w:rsidRPr="00424939">
        <w:rPr>
          <w:rFonts w:ascii="Garamond" w:hAnsi="Garamond" w:cs="Times New Roman"/>
          <w:b/>
          <w:color w:val="000000" w:themeColor="text1"/>
          <w:sz w:val="22"/>
          <w:szCs w:val="22"/>
        </w:rPr>
        <w:fldChar w:fldCharType="end"/>
      </w:r>
    </w:p>
    <w:p w14:paraId="7CD6A795" w14:textId="35075741" w:rsidR="005475A9" w:rsidRPr="00424939" w:rsidRDefault="005475A9" w:rsidP="00E500FB">
      <w:pPr>
        <w:pStyle w:val="Noparagraphstyle"/>
        <w:numPr>
          <w:ilvl w:val="0"/>
          <w:numId w:val="37"/>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SOC-107 Introductory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51E7FBCF" w14:textId="448880A9" w:rsidR="005475A9" w:rsidRPr="00424939" w:rsidRDefault="005475A9" w:rsidP="00E500FB">
      <w:pPr>
        <w:pStyle w:val="Noparagraphstyle"/>
        <w:numPr>
          <w:ilvl w:val="0"/>
          <w:numId w:val="37"/>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SOC-235 Methods of Soci</w:t>
      </w:r>
      <w:r w:rsidR="001B03B9" w:rsidRPr="00424939">
        <w:rPr>
          <w:rFonts w:ascii="Garamond" w:hAnsi="Garamond" w:cs="Times New Roman"/>
          <w:color w:val="000000" w:themeColor="text1"/>
          <w:sz w:val="22"/>
          <w:szCs w:val="22"/>
        </w:rPr>
        <w:t>ological</w:t>
      </w:r>
      <w:r w:rsidRPr="00424939">
        <w:rPr>
          <w:rFonts w:ascii="Garamond" w:hAnsi="Garamond" w:cs="Times New Roman"/>
          <w:color w:val="000000" w:themeColor="text1"/>
          <w:sz w:val="22"/>
          <w:szCs w:val="22"/>
        </w:rPr>
        <w:t xml:space="preserve"> Research</w:t>
      </w:r>
      <w:r w:rsidR="00CA6D85">
        <w:rPr>
          <w:rFonts w:ascii="Garamond" w:hAnsi="Garamond" w:cs="Times New Roman"/>
          <w:color w:val="000000" w:themeColor="text1"/>
          <w:sz w:val="22"/>
          <w:szCs w:val="22"/>
        </w:rPr>
        <w:t xml:space="preserve"> </w:t>
      </w:r>
      <w:r w:rsidR="00CA6D85">
        <w:rPr>
          <w:rFonts w:ascii="Garamond" w:hAnsi="Garamond" w:cs="Times New Roman"/>
          <w:color w:val="000000" w:themeColor="text1"/>
        </w:rPr>
        <w:t>(WE)</w:t>
      </w:r>
    </w:p>
    <w:p w14:paraId="04199DE1" w14:textId="3F87EAFB" w:rsidR="00B62AA0" w:rsidRPr="00424939" w:rsidRDefault="005475A9" w:rsidP="00E500FB">
      <w:pPr>
        <w:pStyle w:val="Noparagraphstyle"/>
        <w:numPr>
          <w:ilvl w:val="0"/>
          <w:numId w:val="37"/>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4</w:t>
      </w:r>
      <w:r w:rsidR="00636D7F" w:rsidRPr="00424939">
        <w:rPr>
          <w:rFonts w:ascii="Garamond" w:hAnsi="Garamond" w:cs="Times New Roman"/>
          <w:color w:val="000000" w:themeColor="text1"/>
          <w:sz w:val="22"/>
          <w:szCs w:val="22"/>
        </w:rPr>
        <w:t>50</w:t>
      </w:r>
      <w:r w:rsidRPr="00424939">
        <w:rPr>
          <w:rFonts w:ascii="Garamond" w:hAnsi="Garamond" w:cs="Times New Roman"/>
          <w:color w:val="000000" w:themeColor="text1"/>
          <w:sz w:val="22"/>
          <w:szCs w:val="22"/>
        </w:rPr>
        <w:t xml:space="preserve"> Sociological Theory</w:t>
      </w:r>
      <w:r w:rsidR="00EE626E">
        <w:rPr>
          <w:rFonts w:ascii="Garamond" w:hAnsi="Garamond" w:cs="Times New Roman"/>
          <w:color w:val="000000" w:themeColor="text1"/>
          <w:sz w:val="22"/>
          <w:szCs w:val="22"/>
        </w:rPr>
        <w:t xml:space="preserve"> </w:t>
      </w:r>
      <w:r w:rsidR="00EE626E">
        <w:rPr>
          <w:rFonts w:ascii="Garamond" w:hAnsi="Garamond" w:cs="Times New Roman"/>
          <w:color w:val="000000" w:themeColor="text1"/>
        </w:rPr>
        <w:t>(WE)</w:t>
      </w:r>
    </w:p>
    <w:p w14:paraId="56FB56C0" w14:textId="47375544" w:rsidR="005475A9" w:rsidRPr="00424939" w:rsidRDefault="005475A9" w:rsidP="00E500FB">
      <w:pPr>
        <w:pStyle w:val="Noparagraphstyle"/>
        <w:numPr>
          <w:ilvl w:val="0"/>
          <w:numId w:val="37"/>
        </w:numPr>
        <w:tabs>
          <w:tab w:val="clear" w:pos="720"/>
          <w:tab w:val="num" w:pos="360"/>
        </w:tabs>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u w:val="single"/>
        </w:rPr>
        <w:t>Three</w:t>
      </w:r>
      <w:r w:rsidRPr="00424939">
        <w:rPr>
          <w:rFonts w:ascii="Garamond" w:hAnsi="Garamond" w:cs="Times New Roman"/>
          <w:color w:val="000000" w:themeColor="text1"/>
          <w:sz w:val="22"/>
          <w:szCs w:val="22"/>
        </w:rPr>
        <w:t xml:space="preserve"> additional sociology courses, including at least one course numbered </w:t>
      </w:r>
      <w:r w:rsidR="00B62AA0" w:rsidRPr="00424939">
        <w:rPr>
          <w:rFonts w:ascii="Garamond" w:hAnsi="Garamond" w:cs="Times New Roman"/>
          <w:color w:val="000000" w:themeColor="text1"/>
          <w:sz w:val="22"/>
          <w:szCs w:val="22"/>
        </w:rPr>
        <w:t>400</w:t>
      </w:r>
      <w:r w:rsidR="00916644" w:rsidRPr="00916644">
        <w:rPr>
          <w:rFonts w:ascii="Garamond" w:hAnsi="Garamond" w:cs="Times New Roman"/>
          <w:color w:val="000000" w:themeColor="text1"/>
          <w:sz w:val="22"/>
          <w:szCs w:val="22"/>
        </w:rPr>
        <w:t>–</w:t>
      </w:r>
      <w:r w:rsidR="00B62AA0" w:rsidRPr="00424939">
        <w:rPr>
          <w:rFonts w:ascii="Garamond" w:hAnsi="Garamond" w:cs="Times New Roman"/>
          <w:color w:val="000000" w:themeColor="text1"/>
          <w:sz w:val="22"/>
          <w:szCs w:val="22"/>
        </w:rPr>
        <w:t>449 (not including SOC-444 Independent Study, which does not count towards the major)</w:t>
      </w:r>
    </w:p>
    <w:p w14:paraId="033BE6BC" w14:textId="35B6A9A2" w:rsidR="005475A9" w:rsidRPr="00424939" w:rsidRDefault="005475A9" w:rsidP="00480E05">
      <w:pPr>
        <w:pStyle w:val="Noparagraphstyle"/>
        <w:tabs>
          <w:tab w:val="num" w:pos="360"/>
        </w:tabs>
        <w:spacing w:line="240" w:lineRule="auto"/>
        <w:ind w:left="360" w:hanging="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The following courses do not satisfy any of the requirements for a major or minor</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del w:id="15341" w:author="Summer 2023 updates" w:date="2024-07-31T13:42:00Z">
        <w:r w:rsidR="00B8454E" w:rsidRPr="00424939">
          <w:rPr>
            <w:rStyle w:val="Strong"/>
            <w:rFonts w:ascii="Garamond" w:hAnsi="Garamond"/>
            <w:color w:val="000000" w:themeColor="text1"/>
          </w:rPr>
          <w:delInstrText>minor</w:delInstrText>
        </w:r>
      </w:del>
      <w:ins w:id="15342"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t xml:space="preserve"> in sociology:</w:t>
      </w:r>
    </w:p>
    <w:p w14:paraId="2C0F6BC0" w14:textId="3B966938"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SOC-275</w:t>
      </w:r>
      <w:r w:rsidR="00FF3950" w:rsidRPr="00424939">
        <w:rPr>
          <w:rFonts w:ascii="Garamond" w:hAnsi="Garamond" w:cs="Times New Roman"/>
          <w:color w:val="000000" w:themeColor="text1"/>
          <w:sz w:val="22"/>
          <w:szCs w:val="22"/>
        </w:rPr>
        <w:t xml:space="preserve"> </w:t>
      </w:r>
      <w:r w:rsidRPr="00424939">
        <w:rPr>
          <w:rFonts w:ascii="Garamond" w:hAnsi="Garamond" w:cs="Times New Roman"/>
          <w:color w:val="000000" w:themeColor="text1"/>
          <w:sz w:val="22"/>
          <w:szCs w:val="22"/>
        </w:rPr>
        <w:t xml:space="preserve">Directed </w:t>
      </w:r>
      <w:del w:id="15343" w:author="Summer 2023 updates" w:date="2024-07-31T13:42:00Z">
        <w:r w:rsidRPr="00424939">
          <w:rPr>
            <w:rFonts w:ascii="Garamond" w:hAnsi="Garamond" w:cs="Times New Roman"/>
            <w:color w:val="000000" w:themeColor="text1"/>
            <w:sz w:val="22"/>
            <w:szCs w:val="22"/>
          </w:rPr>
          <w:delText>Reading</w:delText>
        </w:r>
      </w:del>
      <w:ins w:id="15344" w:author="Summer 2023 updates" w:date="2024-07-31T13:42:00Z">
        <w:r w:rsidR="00020613">
          <w:rPr>
            <w:rFonts w:ascii="Garamond" w:hAnsi="Garamond" w:cs="Times New Roman"/>
            <w:color w:val="000000" w:themeColor="text1"/>
            <w:sz w:val="22"/>
            <w:szCs w:val="22"/>
          </w:rPr>
          <w:t>Learning</w:t>
        </w:r>
      </w:ins>
    </w:p>
    <w:p w14:paraId="66A57A18" w14:textId="144F5A1F"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SOC-365</w:t>
      </w:r>
      <w:del w:id="15345" w:author="Summer 2023 updates" w:date="2024-07-31T13:42:00Z">
        <w:r w:rsidR="00B02FE4" w:rsidRPr="00424939">
          <w:rPr>
            <w:rFonts w:ascii="Garamond" w:hAnsi="Garamond" w:cs="Times New Roman"/>
            <w:color w:val="000000" w:themeColor="text1"/>
            <w:sz w:val="22"/>
            <w:szCs w:val="22"/>
          </w:rPr>
          <w:delText>/ -</w:delText>
        </w:r>
      </w:del>
      <w:ins w:id="15346" w:author="Summer 2023 updates" w:date="2024-07-31T13:42:00Z">
        <w:r w:rsidR="00B02FE4" w:rsidRPr="00424939">
          <w:rPr>
            <w:rFonts w:ascii="Garamond" w:hAnsi="Garamond" w:cs="Times New Roman"/>
            <w:color w:val="000000" w:themeColor="text1"/>
            <w:sz w:val="22"/>
            <w:szCs w:val="22"/>
          </w:rPr>
          <w:t>/-</w:t>
        </w:r>
      </w:ins>
      <w:r w:rsidRPr="00424939">
        <w:rPr>
          <w:rFonts w:ascii="Garamond" w:hAnsi="Garamond" w:cs="Times New Roman"/>
          <w:color w:val="000000" w:themeColor="text1"/>
          <w:sz w:val="22"/>
          <w:szCs w:val="22"/>
        </w:rPr>
        <w:t>375 Research Participation I</w:t>
      </w:r>
      <w:r w:rsidR="00E648E6" w:rsidRPr="00424939">
        <w:rPr>
          <w:rFonts w:ascii="Garamond" w:hAnsi="Garamond" w:cs="Times New Roman"/>
          <w:color w:val="000000" w:themeColor="text1"/>
          <w:sz w:val="22"/>
          <w:szCs w:val="22"/>
        </w:rPr>
        <w:t>, Research Participation II</w:t>
      </w:r>
    </w:p>
    <w:p w14:paraId="7549D749" w14:textId="39461352" w:rsidR="005475A9" w:rsidRPr="00424939" w:rsidRDefault="005475A9"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w:t>
      </w:r>
      <w:r w:rsidR="009D5993" w:rsidRPr="00424939">
        <w:rPr>
          <w:rFonts w:ascii="Garamond" w:hAnsi="Garamond" w:cs="Times New Roman"/>
          <w:color w:val="000000" w:themeColor="text1"/>
          <w:sz w:val="22"/>
          <w:szCs w:val="22"/>
        </w:rPr>
        <w:t xml:space="preserve">444 </w:t>
      </w:r>
      <w:r w:rsidRPr="00424939">
        <w:rPr>
          <w:rFonts w:ascii="Garamond" w:hAnsi="Garamond" w:cs="Times New Roman"/>
          <w:color w:val="000000" w:themeColor="text1"/>
          <w:sz w:val="22"/>
          <w:szCs w:val="22"/>
        </w:rPr>
        <w:t>Independent Study</w:t>
      </w:r>
      <w:r w:rsidR="008C196D" w:rsidRPr="00424939">
        <w:rPr>
          <w:rFonts w:ascii="Garamond" w:hAnsi="Garamond" w:cs="Times New Roman"/>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cs="Times New Roman"/>
          <w:b/>
          <w:color w:val="000000" w:themeColor="text1"/>
          <w:sz w:val="22"/>
          <w:szCs w:val="22"/>
        </w:rPr>
        <w:instrText>Independent Study</w:instrText>
      </w:r>
      <w:r w:rsidR="008C196D" w:rsidRPr="00424939">
        <w:rPr>
          <w:rFonts w:ascii="Garamond" w:hAnsi="Garamond"/>
          <w:color w:val="000000" w:themeColor="text1"/>
        </w:rPr>
        <w:instrText xml:space="preserve">" </w:instrText>
      </w:r>
      <w:r w:rsidR="008C196D" w:rsidRPr="00424939">
        <w:rPr>
          <w:rFonts w:ascii="Garamond" w:hAnsi="Garamond" w:cs="Times New Roman"/>
          <w:color w:val="000000" w:themeColor="text1"/>
          <w:sz w:val="22"/>
          <w:szCs w:val="22"/>
        </w:rPr>
        <w:fldChar w:fldCharType="end"/>
      </w:r>
    </w:p>
    <w:p w14:paraId="007A5CC1" w14:textId="15FAA671" w:rsidR="0035515B" w:rsidRPr="00424939" w:rsidRDefault="0035515B" w:rsidP="00B62AA0">
      <w:pPr>
        <w:pStyle w:val="Noparagraphstyle"/>
        <w:spacing w:line="240"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SOC-494 Internship in Sociology</w: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Sociology</w:instrText>
      </w:r>
      <w:r w:rsidR="00B8454E" w:rsidRPr="00424939">
        <w:rPr>
          <w:rFonts w:ascii="Garamond" w:hAnsi="Garamond"/>
          <w:color w:val="000000" w:themeColor="text1"/>
        </w:rPr>
        <w:instrText xml:space="preserve">" </w:instrText>
      </w:r>
      <w:r w:rsidR="00B8454E" w:rsidRPr="00424939">
        <w:rPr>
          <w:rFonts w:ascii="Garamond" w:hAnsi="Garamond" w:cs="Times New Roman"/>
          <w:color w:val="000000" w:themeColor="text1"/>
          <w:sz w:val="22"/>
          <w:szCs w:val="22"/>
        </w:rPr>
        <w:fldChar w:fldCharType="end"/>
      </w:r>
    </w:p>
    <w:p w14:paraId="7144FCE7" w14:textId="45DFAF8E" w:rsidR="0035515B" w:rsidRPr="00424939" w:rsidRDefault="0035515B" w:rsidP="009123D8">
      <w:pPr>
        <w:pStyle w:val="Noparagraphstyle"/>
        <w:spacing w:line="228" w:lineRule="auto"/>
        <w:ind w:left="360"/>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SOC-499 Career-Related Independent Investigation</w:t>
      </w:r>
    </w:p>
    <w:p w14:paraId="315EB2C7" w14:textId="77777777" w:rsidR="00762567" w:rsidRPr="00424939" w:rsidRDefault="00762567" w:rsidP="009123D8">
      <w:pPr>
        <w:pStyle w:val="Noparagraphstyle"/>
        <w:spacing w:line="228" w:lineRule="auto"/>
        <w:ind w:left="360"/>
        <w:jc w:val="left"/>
        <w:rPr>
          <w:rFonts w:ascii="Garamond" w:hAnsi="Garamond" w:cs="Times New Roman"/>
          <w:color w:val="000000" w:themeColor="text1"/>
          <w:sz w:val="22"/>
          <w:szCs w:val="22"/>
        </w:rPr>
      </w:pPr>
    </w:p>
    <w:p w14:paraId="30911D16" w14:textId="7253956D" w:rsidR="005475A9" w:rsidRPr="00424939" w:rsidRDefault="005475A9" w:rsidP="003B2502">
      <w:pPr>
        <w:pStyle w:val="Noparagraphstyle"/>
        <w:spacing w:before="120" w:line="240" w:lineRule="auto"/>
        <w:jc w:val="left"/>
        <w:rPr>
          <w:rFonts w:ascii="Garamond" w:hAnsi="Garamond" w:cs="Times New Roman"/>
          <w:b/>
          <w:smallCaps/>
          <w:color w:val="000000" w:themeColor="text1"/>
          <w:sz w:val="22"/>
          <w:szCs w:val="22"/>
        </w:rPr>
        <w:pPrChange w:id="15347" w:author="Summer 2023 updates" w:date="2024-07-31T13:42:00Z">
          <w:pPr>
            <w:pStyle w:val="Noparagraphstyle"/>
            <w:spacing w:line="276" w:lineRule="auto"/>
            <w:jc w:val="left"/>
          </w:pPr>
        </w:pPrChange>
      </w:pPr>
      <w:r w:rsidRPr="00424939">
        <w:rPr>
          <w:rFonts w:ascii="Garamond" w:hAnsi="Garamond" w:cs="Times New Roman"/>
          <w:b/>
          <w:smallCaps/>
          <w:color w:val="000000" w:themeColor="text1"/>
          <w:sz w:val="22"/>
          <w:szCs w:val="22"/>
        </w:rPr>
        <w:t>courses in sociology</w:t>
      </w:r>
    </w:p>
    <w:p w14:paraId="4A15A2B1" w14:textId="02B11215" w:rsidR="005475A9" w:rsidRPr="00424939" w:rsidRDefault="005475A9" w:rsidP="00DB5E9E">
      <w:pPr>
        <w:spacing w:after="0"/>
        <w:rPr>
          <w:rFonts w:cs="Times New Roman"/>
          <w:b/>
          <w:color w:val="000000" w:themeColor="text1"/>
        </w:rPr>
      </w:pPr>
      <w:r w:rsidRPr="00424939">
        <w:rPr>
          <w:rFonts w:cs="Times New Roman"/>
          <w:b/>
          <w:color w:val="000000" w:themeColor="text1"/>
        </w:rPr>
        <w:t>SOC-107 Introductory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4691AA8B" w14:textId="77777777" w:rsidR="000556E7" w:rsidRDefault="008A065E" w:rsidP="000556E7">
      <w:pPr>
        <w:rPr>
          <w:rFonts w:cs="Times New Roman"/>
          <w:color w:val="000000" w:themeColor="text1"/>
        </w:rPr>
      </w:pPr>
      <w:r w:rsidRPr="00424939">
        <w:rPr>
          <w:rFonts w:cs="Times New Roman"/>
          <w:color w:val="000000" w:themeColor="text1"/>
        </w:rPr>
        <w:t xml:space="preserve">An introduction to sociology, the scientific study of human social behavior. The course explores the place of the discipline in the social sciences and the interplay of theory and empirical evidence in building an understanding of society, and it provides exposure to a wide range of research topics and results from different areas of study in the field. </w:t>
      </w:r>
    </w:p>
    <w:p w14:paraId="33859206" w14:textId="37655C46" w:rsidR="005475A9" w:rsidRPr="00424939" w:rsidRDefault="005475A9" w:rsidP="00020613">
      <w:pPr>
        <w:spacing w:before="40" w:after="0"/>
        <w:rPr>
          <w:rFonts w:cs="Times New Roman"/>
          <w:b/>
          <w:color w:val="000000" w:themeColor="text1"/>
        </w:rPr>
        <w:pPrChange w:id="15348" w:author="Summer 2023 updates" w:date="2024-07-31T13:42:00Z">
          <w:pPr/>
        </w:pPrChange>
      </w:pPr>
      <w:r w:rsidRPr="00424939">
        <w:rPr>
          <w:rFonts w:cs="Times New Roman"/>
          <w:b/>
          <w:color w:val="000000" w:themeColor="text1"/>
        </w:rPr>
        <w:t>SOC-207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 Family </w:t>
      </w:r>
    </w:p>
    <w:p w14:paraId="263FD26A" w14:textId="0E213523" w:rsidR="005475A9" w:rsidRPr="00424939" w:rsidRDefault="005475A9" w:rsidP="00020613">
      <w:pPr>
        <w:rPr>
          <w:rPrChange w:id="15349" w:author="Summer 2023 updates" w:date="2024-07-31T13:42:00Z">
            <w:rPr>
              <w:color w:val="000000" w:themeColor="text1"/>
            </w:rPr>
          </w:rPrChange>
        </w:rPr>
      </w:pPr>
      <w:r w:rsidRPr="00424939">
        <w:rPr>
          <w:rPrChange w:id="15350" w:author="Summer 2023 updates" w:date="2024-07-31T13:42:00Z">
            <w:rPr>
              <w:color w:val="000000" w:themeColor="text1"/>
            </w:rPr>
          </w:rPrChange>
        </w:rPr>
        <w:t xml:space="preserve">Sociological description and analysis of the family as a major social institution. Topics covered may include, but are not limited to: the various ways in which “families” are defined, and the different forms that families take; the relationship of family life to social processes such as socialization, stratification, and modernization, and the role of families in the interdependent network of social institutions. </w:t>
      </w:r>
      <w:r w:rsidR="00B87BB2" w:rsidRPr="00424939">
        <w:rPr>
          <w:u w:val="single"/>
          <w:rPrChange w:id="15351" w:author="Summer 2023 updates" w:date="2024-07-31T13:42:00Z">
            <w:rPr>
              <w:color w:val="000000" w:themeColor="text1"/>
              <w:u w:val="single"/>
            </w:rPr>
          </w:rPrChange>
        </w:rPr>
        <w:t>Prerequisite</w:t>
      </w:r>
      <w:r w:rsidR="00897BA1" w:rsidRPr="00424939">
        <w:rPr>
          <w:rPrChange w:id="15352" w:author="Summer 2023 updates" w:date="2024-07-31T13:42:00Z">
            <w:rPr>
              <w:color w:val="000000" w:themeColor="text1"/>
            </w:rPr>
          </w:rPrChange>
        </w:rPr>
        <w:t>:</w:t>
      </w:r>
      <w:r w:rsidRPr="00424939">
        <w:rPr>
          <w:rPrChange w:id="15353" w:author="Summer 2023 updates" w:date="2024-07-31T13:42:00Z">
            <w:rPr>
              <w:color w:val="000000" w:themeColor="text1"/>
            </w:rPr>
          </w:rPrChange>
        </w:rPr>
        <w:t xml:space="preserve"> Introductory Sociology</w:t>
      </w:r>
      <w:r w:rsidR="00B8454E" w:rsidRPr="00424939">
        <w:rPr>
          <w:rPrChange w:id="15354" w:author="Summer 2023 updates" w:date="2024-07-31T13:42:00Z">
            <w:rPr>
              <w:color w:val="000000" w:themeColor="text1"/>
            </w:rPr>
          </w:rPrChange>
        </w:rPr>
        <w:fldChar w:fldCharType="begin"/>
      </w:r>
      <w:r w:rsidR="00B8454E" w:rsidRPr="00424939">
        <w:rPr>
          <w:rPrChange w:id="15355" w:author="Summer 2023 updates" w:date="2024-07-31T13:42:00Z">
            <w:rPr>
              <w:color w:val="000000" w:themeColor="text1"/>
            </w:rPr>
          </w:rPrChange>
        </w:rPr>
        <w:instrText xml:space="preserve"> XE "Sociology" </w:instrText>
      </w:r>
      <w:r w:rsidR="00B8454E" w:rsidRPr="00424939">
        <w:rPr>
          <w:rPrChange w:id="15356" w:author="Summer 2023 updates" w:date="2024-07-31T13:42:00Z">
            <w:rPr>
              <w:color w:val="000000" w:themeColor="text1"/>
            </w:rPr>
          </w:rPrChange>
        </w:rPr>
        <w:fldChar w:fldCharType="end"/>
      </w:r>
      <w:r w:rsidRPr="00424939">
        <w:rPr>
          <w:rPrChange w:id="15357" w:author="Summer 2023 updates" w:date="2024-07-31T13:42:00Z">
            <w:rPr>
              <w:color w:val="000000" w:themeColor="text1"/>
            </w:rPr>
          </w:rPrChange>
        </w:rPr>
        <w:t xml:space="preserve"> (SOC-107) or consent of instructor. </w:t>
      </w:r>
    </w:p>
    <w:p w14:paraId="7977E500" w14:textId="0553D13D" w:rsidR="005475A9" w:rsidRPr="00424939" w:rsidRDefault="005475A9" w:rsidP="003273CE">
      <w:pPr>
        <w:spacing w:after="0"/>
        <w:rPr>
          <w:rFonts w:cs="Times New Roman"/>
          <w:b/>
          <w:color w:val="000000" w:themeColor="text1"/>
        </w:rPr>
      </w:pPr>
      <w:r w:rsidRPr="00424939">
        <w:rPr>
          <w:rFonts w:cs="Times New Roman"/>
          <w:b/>
          <w:color w:val="000000" w:themeColor="text1"/>
        </w:rPr>
        <w:t>SOC-217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Religion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Religion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07992F8F" w14:textId="41324803" w:rsidR="005475A9" w:rsidRPr="00424939" w:rsidRDefault="005475A9" w:rsidP="00F55E09">
      <w:pPr>
        <w:rPr>
          <w:rFonts w:cs="Times New Roman"/>
          <w:color w:val="000000" w:themeColor="text1"/>
        </w:rPr>
      </w:pPr>
      <w:r w:rsidRPr="00424939">
        <w:rPr>
          <w:rFonts w:cs="Times New Roman"/>
          <w:color w:val="000000" w:themeColor="text1"/>
        </w:rPr>
        <w:t xml:space="preserve">Examines the ways in which religion affects—and is affected by—the social context in which it occurs. Although the primary emphasis is on religion in the contemporary United States, considerable cross-cultural and historical material is included as well. The concept of secularization (that both the public and private impact of religion decline as societies modernize) is examined in light of empirical evidence.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w:t>
      </w:r>
      <w:r w:rsidR="001B03B9" w:rsidRPr="00424939">
        <w:rPr>
          <w:rFonts w:cs="Times New Roman"/>
          <w:color w:val="000000" w:themeColor="text1"/>
        </w:rPr>
        <w:t>on an occasional basis</w:t>
      </w:r>
      <w:r w:rsidRPr="00424939">
        <w:rPr>
          <w:rFonts w:cs="Times New Roman"/>
          <w:color w:val="000000" w:themeColor="text1"/>
        </w:rPr>
        <w:t xml:space="preserve">) </w:t>
      </w:r>
    </w:p>
    <w:p w14:paraId="726DA9E3" w14:textId="776E8289" w:rsidR="004E3BA8" w:rsidRPr="00424939" w:rsidRDefault="004E3BA8" w:rsidP="00D26BB0">
      <w:pPr>
        <w:spacing w:after="0"/>
        <w:rPr>
          <w:rFonts w:cs="Times New Roman"/>
          <w:b/>
          <w:color w:val="000000" w:themeColor="text1"/>
        </w:rPr>
      </w:pPr>
      <w:r w:rsidRPr="00424939">
        <w:rPr>
          <w:rFonts w:cs="Times New Roman"/>
          <w:b/>
          <w:color w:val="000000" w:themeColor="text1"/>
        </w:rPr>
        <w:t>SOC-226 Gender and Globalization</w:t>
      </w:r>
    </w:p>
    <w:p w14:paraId="5DA7C68A" w14:textId="32F7E6E4" w:rsidR="004E3BA8" w:rsidRPr="00424939" w:rsidRDefault="004E3BA8" w:rsidP="004E3BA8">
      <w:pPr>
        <w:spacing w:after="0"/>
        <w:rPr>
          <w:rFonts w:cs="Times New Roman"/>
          <w:color w:val="000000" w:themeColor="text1"/>
        </w:rPr>
      </w:pPr>
      <w:r w:rsidRPr="00424939">
        <w:rPr>
          <w:rFonts w:cs="Times New Roman"/>
          <w:color w:val="000000" w:themeColor="text1"/>
        </w:rPr>
        <w:t>Examines processes of globalization through a gendered lens. Focus on the ways global issues such as labor, intimacy, poverty, pop culture, and environmental degradation affect people of different genders in various ways.</w:t>
      </w:r>
    </w:p>
    <w:p w14:paraId="7BB907A7" w14:textId="1191745A" w:rsidR="004E3BA8" w:rsidRPr="00424939" w:rsidRDefault="004E3BA8" w:rsidP="004E3BA8">
      <w:pPr>
        <w:spacing w:after="0"/>
        <w:rPr>
          <w:rFonts w:cs="Times New Roman"/>
          <w:color w:val="000000" w:themeColor="text1"/>
        </w:rPr>
      </w:pPr>
      <w:r w:rsidRPr="00424939">
        <w:rPr>
          <w:rFonts w:cs="Times New Roman"/>
          <w:color w:val="000000" w:themeColor="text1"/>
        </w:rPr>
        <w:t xml:space="preserve">Also notes how people respond to the forces of globalization and addresses the effects of globalization on the lives of people in the non-Western world. </w:t>
      </w:r>
      <w:r w:rsidRPr="00424939">
        <w:rPr>
          <w:rFonts w:cs="Times New Roman"/>
          <w:color w:val="000000" w:themeColor="text1"/>
          <w:u w:val="single"/>
        </w:rPr>
        <w:t>Prerequisite</w:t>
      </w:r>
      <w:r w:rsidRPr="00424939">
        <w:rPr>
          <w:rFonts w:cs="Times New Roman"/>
          <w:color w:val="000000" w:themeColor="text1"/>
        </w:rPr>
        <w:t>: Introductory Sociology (SOC-107) or consent of instructor.</w:t>
      </w:r>
    </w:p>
    <w:p w14:paraId="4E2F570C" w14:textId="5FB0A59E" w:rsidR="005475A9" w:rsidRPr="00424939" w:rsidRDefault="005475A9" w:rsidP="00800784">
      <w:pPr>
        <w:spacing w:after="0"/>
        <w:rPr>
          <w:rFonts w:cs="Times New Roman"/>
          <w:b/>
          <w:color w:val="000000" w:themeColor="text1"/>
        </w:rPr>
      </w:pPr>
      <w:r w:rsidRPr="00424939">
        <w:rPr>
          <w:rFonts w:cs="Times New Roman"/>
          <w:b/>
          <w:color w:val="000000" w:themeColor="text1"/>
        </w:rPr>
        <w:t>SOC-235 Methods of Soci</w:t>
      </w:r>
      <w:r w:rsidR="001B03B9" w:rsidRPr="00424939">
        <w:rPr>
          <w:rFonts w:cs="Times New Roman"/>
          <w:b/>
          <w:color w:val="000000" w:themeColor="text1"/>
        </w:rPr>
        <w:t>ological</w:t>
      </w:r>
      <w:r w:rsidRPr="00424939">
        <w:rPr>
          <w:rFonts w:cs="Times New Roman"/>
          <w:b/>
          <w:color w:val="000000" w:themeColor="text1"/>
        </w:rPr>
        <w:t xml:space="preserve"> Research </w:t>
      </w:r>
      <w:r w:rsidR="00B14C82" w:rsidRPr="00424939">
        <w:rPr>
          <w:rFonts w:cs="Times New Roman"/>
          <w:b/>
          <w:color w:val="000000" w:themeColor="text1"/>
        </w:rPr>
        <w:t>(WE)</w:t>
      </w:r>
    </w:p>
    <w:p w14:paraId="092B343D" w14:textId="42F56F2A" w:rsidR="005475A9" w:rsidRPr="00424939" w:rsidRDefault="00B62AA0" w:rsidP="00F55E09">
      <w:pPr>
        <w:rPr>
          <w:rFonts w:cs="Times New Roman"/>
          <w:color w:val="000000" w:themeColor="text1"/>
        </w:rPr>
      </w:pPr>
      <w:r w:rsidRPr="00424939">
        <w:rPr>
          <w:rFonts w:cs="Times New Roman"/>
          <w:color w:val="000000" w:themeColor="text1"/>
        </w:rPr>
        <w:t>Explores</w:t>
      </w:r>
      <w:r w:rsidR="005475A9" w:rsidRPr="00424939">
        <w:rPr>
          <w:rFonts w:cs="Times New Roman"/>
          <w:color w:val="000000" w:themeColor="text1"/>
        </w:rPr>
        <w:t xml:space="preserve"> various strategies social researchers employ to gather information and test hypotheses about the social world. Topics include data collection, sampling, conceptualization and measurement, and both qualitative and quantitative methods of analysis. </w:t>
      </w:r>
      <w:r w:rsidR="00B87BB2" w:rsidRPr="00424939">
        <w:rPr>
          <w:rFonts w:cs="Times New Roman"/>
          <w:color w:val="000000" w:themeColor="text1"/>
          <w:u w:val="single"/>
        </w:rPr>
        <w:t>Prerequisite</w:t>
      </w:r>
      <w:r w:rsidR="00897BA1" w:rsidRPr="00424939">
        <w:rPr>
          <w:rFonts w:cs="Times New Roman"/>
          <w:color w:val="000000" w:themeColor="text1"/>
        </w:rPr>
        <w:t>:</w:t>
      </w:r>
      <w:r w:rsidR="005475A9"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475A9" w:rsidRPr="00424939">
        <w:rPr>
          <w:rFonts w:cs="Times New Roman"/>
          <w:color w:val="000000" w:themeColor="text1"/>
        </w:rPr>
        <w:t xml:space="preserve"> (SOC-107) or consent of instructor. </w:t>
      </w:r>
    </w:p>
    <w:p w14:paraId="5FF22F3C" w14:textId="69317D6E" w:rsidR="00344A26" w:rsidRPr="00424939" w:rsidRDefault="00344A26" w:rsidP="00344A26">
      <w:pPr>
        <w:spacing w:after="0"/>
        <w:rPr>
          <w:rFonts w:cs="Times New Roman"/>
          <w:b/>
          <w:color w:val="000000" w:themeColor="text1"/>
        </w:rPr>
      </w:pPr>
      <w:r w:rsidRPr="00424939">
        <w:rPr>
          <w:rFonts w:cs="Times New Roman"/>
          <w:b/>
          <w:color w:val="000000" w:themeColor="text1"/>
        </w:rPr>
        <w:t>SOC-236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Non-Western Perspectives </w:t>
      </w:r>
    </w:p>
    <w:p w14:paraId="56AE9866" w14:textId="40A16D93" w:rsidR="00636D7F" w:rsidRPr="00424939" w:rsidRDefault="00636D7F" w:rsidP="00636D7F">
      <w:pPr>
        <w:rPr>
          <w:rFonts w:cs="Times New Roman"/>
          <w:color w:val="000000" w:themeColor="text1"/>
        </w:rPr>
      </w:pPr>
      <w:r w:rsidRPr="00424939">
        <w:rPr>
          <w:rFonts w:cs="Times New Roman"/>
          <w:color w:val="000000" w:themeColor="text1"/>
        </w:rPr>
        <w:t xml:space="preserve">A course of selected focus that centers on a particular sociological issue, problem, theory, or methodology related to non-Western cultures. Content varies and is determined by the instructor. May be taken more than once for credit, provided the topics are substantially different.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on an occasional basis) </w:t>
      </w:r>
    </w:p>
    <w:p w14:paraId="3CF65C47" w14:textId="48A94FA6" w:rsidR="00E648E6" w:rsidRPr="00424939" w:rsidRDefault="00E648E6" w:rsidP="00E648E6">
      <w:pPr>
        <w:spacing w:after="0"/>
        <w:rPr>
          <w:rFonts w:cs="Times New Roman"/>
          <w:b/>
          <w:color w:val="000000" w:themeColor="text1"/>
        </w:rPr>
      </w:pPr>
      <w:r w:rsidRPr="00424939">
        <w:rPr>
          <w:rFonts w:cs="Times New Roman"/>
          <w:b/>
          <w:color w:val="000000" w:themeColor="text1"/>
        </w:rPr>
        <w:t>SOC-237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United States Pluralism </w:t>
      </w:r>
    </w:p>
    <w:p w14:paraId="523EE848" w14:textId="7DC13FEE" w:rsidR="00E648E6" w:rsidRPr="00424939" w:rsidRDefault="00E648E6" w:rsidP="00F55E09">
      <w:pPr>
        <w:rPr>
          <w:rFonts w:cs="Times New Roman"/>
          <w:color w:val="000000" w:themeColor="text1"/>
        </w:rPr>
      </w:pPr>
      <w:r w:rsidRPr="00424939">
        <w:rPr>
          <w:rFonts w:cs="Times New Roman"/>
          <w:color w:val="000000" w:themeColor="text1"/>
        </w:rPr>
        <w:t xml:space="preserve">A course of selected focus that centers on a particular sociological issue, problem, theory, or methodology related to United States Pluralism. Content varies and is determined by the instructor. May be </w:t>
      </w:r>
      <w:r w:rsidR="005E7EE6" w:rsidRPr="00424939">
        <w:rPr>
          <w:rFonts w:cs="Times New Roman"/>
          <w:color w:val="000000" w:themeColor="text1"/>
        </w:rPr>
        <w:t>taken more than once</w:t>
      </w:r>
      <w:r w:rsidRPr="00424939">
        <w:rPr>
          <w:rFonts w:cs="Times New Roman"/>
          <w:color w:val="000000" w:themeColor="text1"/>
        </w:rPr>
        <w:t xml:space="preserve"> for credit, provided the topics are substantially different.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 (Offered on an occasional basis) </w:t>
      </w:r>
    </w:p>
    <w:p w14:paraId="5261FFDA" w14:textId="54507C9A" w:rsidR="00E648E6" w:rsidRPr="00424939" w:rsidRDefault="00E648E6" w:rsidP="00E648E6">
      <w:pPr>
        <w:spacing w:after="0"/>
        <w:rPr>
          <w:rFonts w:cs="Times New Roman"/>
          <w:b/>
          <w:color w:val="000000" w:themeColor="text1"/>
        </w:rPr>
      </w:pPr>
      <w:r w:rsidRPr="00424939">
        <w:rPr>
          <w:rFonts w:cs="Times New Roman"/>
          <w:b/>
          <w:color w:val="000000" w:themeColor="text1"/>
        </w:rPr>
        <w:t>SOC-238 Topics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Diverse Western Perspectives</w:t>
      </w:r>
    </w:p>
    <w:p w14:paraId="14A1250A" w14:textId="0842F05E" w:rsidR="00E648E6" w:rsidRPr="00424939" w:rsidRDefault="00E648E6" w:rsidP="00F55E09">
      <w:pPr>
        <w:rPr>
          <w:rFonts w:cs="Times New Roman"/>
          <w:color w:val="000000" w:themeColor="text1"/>
        </w:rPr>
      </w:pPr>
      <w:r w:rsidRPr="00424939">
        <w:rPr>
          <w:rFonts w:cs="Times New Roman"/>
          <w:color w:val="000000" w:themeColor="text1"/>
        </w:rPr>
        <w:t>Same as Topics in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(SOC-237) except topic(s) relate to diverse Western cultures. </w:t>
      </w:r>
      <w:r w:rsidR="001D6853" w:rsidRPr="00424939">
        <w:rPr>
          <w:rFonts w:cs="Times New Roman"/>
          <w:color w:val="000000" w:themeColor="text1"/>
          <w:u w:val="single"/>
        </w:rPr>
        <w:t>Prerequisite</w:t>
      </w:r>
      <w:r w:rsidR="00897BA1" w:rsidRPr="00424939">
        <w:rPr>
          <w:rFonts w:cs="Times New Roman"/>
          <w:color w:val="000000" w:themeColor="text1"/>
        </w:rPr>
        <w:t>:</w:t>
      </w:r>
      <w:r w:rsidR="001D6853" w:rsidRPr="00424939">
        <w:rPr>
          <w:rFonts w:cs="Times New Roman"/>
          <w:color w:val="000000" w:themeColor="text1"/>
        </w:rPr>
        <w:t xml:space="preserve"> Introductory Sociology (SOC-107) or consent of instructor.</w:t>
      </w:r>
    </w:p>
    <w:p w14:paraId="1906CA08" w14:textId="488F6C1C" w:rsidR="00FF5830" w:rsidRPr="00424939" w:rsidRDefault="00FF5830" w:rsidP="00FF5830">
      <w:pPr>
        <w:spacing w:after="0"/>
        <w:rPr>
          <w:rFonts w:cs="Times New Roman"/>
          <w:b/>
          <w:color w:val="000000" w:themeColor="text1"/>
        </w:rPr>
      </w:pPr>
      <w:r w:rsidRPr="00424939">
        <w:rPr>
          <w:rFonts w:cs="Times New Roman"/>
          <w:b/>
          <w:color w:val="000000" w:themeColor="text1"/>
        </w:rPr>
        <w:t>SOC-247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Race</w:t>
      </w:r>
    </w:p>
    <w:p w14:paraId="34815B44" w14:textId="10C983D6" w:rsidR="00FF5830" w:rsidRPr="00424939" w:rsidRDefault="00FF5830" w:rsidP="00FF5830">
      <w:pPr>
        <w:rPr>
          <w:rFonts w:cs="Times New Roman"/>
          <w:color w:val="000000" w:themeColor="text1"/>
        </w:rPr>
      </w:pPr>
      <w:r w:rsidRPr="00424939">
        <w:rPr>
          <w:rFonts w:cs="Times New Roman"/>
          <w:color w:val="000000" w:themeColor="text1"/>
        </w:rPr>
        <w:t xml:space="preserve">An analysis of the social, political, and economic contexts that shape how people experience race in the United States. Topics are not limited to, but may include: the historical emergence of race, contemporary and historical definitions of racial categories, harmonious and discordant interracial interactions, stereotyping, discrimination, racism, race and crime, economic inequality, and changing racial demographics.  Efforts are made throughout the course to make the material relevant to current social and political events.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w:t>
      </w:r>
    </w:p>
    <w:p w14:paraId="43410365" w14:textId="77777777" w:rsidR="00E61999" w:rsidRDefault="00E61999">
      <w:pPr>
        <w:spacing w:after="200" w:line="276" w:lineRule="auto"/>
        <w:rPr>
          <w:del w:id="15358" w:author="Summer 2023 updates" w:date="2024-07-31T13:42:00Z"/>
          <w:rFonts w:cs="Times New Roman"/>
          <w:b/>
          <w:color w:val="000000" w:themeColor="text1"/>
        </w:rPr>
      </w:pPr>
      <w:del w:id="15359" w:author="Summer 2023 updates" w:date="2024-07-31T13:42:00Z">
        <w:r>
          <w:rPr>
            <w:rFonts w:cs="Times New Roman"/>
            <w:b/>
            <w:color w:val="000000" w:themeColor="text1"/>
          </w:rPr>
          <w:br w:type="page"/>
        </w:r>
      </w:del>
    </w:p>
    <w:p w14:paraId="597FC992" w14:textId="302C1302" w:rsidR="005475A9" w:rsidRPr="00424939" w:rsidRDefault="005475A9" w:rsidP="00DB5E9E">
      <w:pPr>
        <w:spacing w:after="0"/>
        <w:rPr>
          <w:rFonts w:cs="Times New Roman"/>
          <w:b/>
          <w:color w:val="000000" w:themeColor="text1"/>
        </w:rPr>
      </w:pPr>
      <w:r w:rsidRPr="00424939">
        <w:rPr>
          <w:rFonts w:cs="Times New Roman"/>
          <w:b/>
          <w:color w:val="000000" w:themeColor="text1"/>
        </w:rPr>
        <w:t>SOC-275</w:t>
      </w:r>
      <w:r w:rsidR="00636D7F" w:rsidRPr="00424939">
        <w:rPr>
          <w:rFonts w:cs="Times New Roman"/>
          <w:b/>
          <w:color w:val="000000" w:themeColor="text1"/>
        </w:rPr>
        <w:t xml:space="preserve"> </w:t>
      </w:r>
      <w:r w:rsidRPr="00424939">
        <w:rPr>
          <w:rFonts w:cs="Times New Roman"/>
          <w:b/>
          <w:color w:val="000000" w:themeColor="text1"/>
        </w:rPr>
        <w:t xml:space="preserve">Directed </w:t>
      </w:r>
      <w:del w:id="15360" w:author="Summer 2023 updates" w:date="2024-07-31T13:42:00Z">
        <w:r w:rsidRPr="00424939">
          <w:rPr>
            <w:rFonts w:cs="Times New Roman"/>
            <w:b/>
            <w:color w:val="000000" w:themeColor="text1"/>
          </w:rPr>
          <w:delText>Reading</w:delText>
        </w:r>
      </w:del>
      <w:ins w:id="15361" w:author="Summer 2023 updates" w:date="2024-07-31T13:42:00Z">
        <w:r w:rsidR="009C11EC">
          <w:rPr>
            <w:rFonts w:cs="Times New Roman"/>
            <w:b/>
            <w:color w:val="000000" w:themeColor="text1"/>
          </w:rPr>
          <w:t>Learning</w:t>
        </w:r>
      </w:ins>
    </w:p>
    <w:p w14:paraId="1664D5D6" w14:textId="25E1FAFC" w:rsidR="005475A9" w:rsidRPr="00424939" w:rsidRDefault="005475A9" w:rsidP="00F55E09">
      <w:pPr>
        <w:rPr>
          <w:rFonts w:cs="Times New Roman"/>
          <w:color w:val="000000" w:themeColor="text1"/>
        </w:rPr>
      </w:pPr>
      <w:r w:rsidRPr="00424939">
        <w:rPr>
          <w:rFonts w:cs="Times New Roman"/>
          <w:color w:val="000000" w:themeColor="text1"/>
        </w:rPr>
        <w:t>Study of major literature on a selected topic in sociology directed by a sociology department faculty member.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362" w:author="Summer 2023 updates" w:date="2024-07-31T13:42:00Z">
        <w:r w:rsidR="00B8454E" w:rsidRPr="00424939">
          <w:rPr>
            <w:rStyle w:val="Strong"/>
            <w:rFonts w:ascii="Garamond" w:hAnsi="Garamond"/>
            <w:color w:val="000000" w:themeColor="text1"/>
          </w:rPr>
          <w:delInstrText>minor</w:delInstrText>
        </w:r>
      </w:del>
      <w:ins w:id="15363"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636D7F" w:rsidRPr="00424939">
        <w:rPr>
          <w:rFonts w:cs="Times New Roman"/>
          <w:color w:val="000000" w:themeColor="text1"/>
        </w:rPr>
        <w:t xml:space="preserve">May be taken more than once for credit, provided the topics are substantially different.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declared sociology major</w:t>
      </w:r>
      <w:r w:rsidR="00E205AF" w:rsidRPr="00424939">
        <w:rPr>
          <w:rFonts w:cs="Times New Roman"/>
          <w:color w:val="000000" w:themeColor="text1"/>
        </w:rPr>
        <w:t xml:space="preserve"> or </w:t>
      </w:r>
      <w:r w:rsidRPr="00424939">
        <w:rPr>
          <w:rFonts w:cs="Times New Roman"/>
          <w:color w:val="000000" w:themeColor="text1"/>
        </w:rPr>
        <w:t>mi</w:t>
      </w:r>
      <w:r w:rsidR="00E205AF" w:rsidRPr="00424939">
        <w:rPr>
          <w:rFonts w:cs="Times New Roman"/>
          <w:color w:val="000000" w:themeColor="text1"/>
        </w:rPr>
        <w:t>nor</w:t>
      </w:r>
      <w:r w:rsidRPr="00424939">
        <w:rPr>
          <w:rFonts w:cs="Times New Roman"/>
          <w:color w:val="000000" w:themeColor="text1"/>
        </w:rPr>
        <w:t>, sophomore standing, or consent of department chair.</w:t>
      </w:r>
    </w:p>
    <w:p w14:paraId="356C2685" w14:textId="7AA9891D" w:rsidR="005475A9" w:rsidRPr="00424939" w:rsidRDefault="005475A9" w:rsidP="00DB5E9E">
      <w:pPr>
        <w:spacing w:after="0"/>
        <w:rPr>
          <w:rFonts w:cs="Times New Roman"/>
          <w:b/>
          <w:color w:val="000000" w:themeColor="text1"/>
        </w:rPr>
      </w:pPr>
      <w:r w:rsidRPr="00424939">
        <w:rPr>
          <w:rFonts w:cs="Times New Roman"/>
          <w:b/>
          <w:color w:val="000000" w:themeColor="text1"/>
        </w:rPr>
        <w:t>SOC-328 Urban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110E8380" w14:textId="0CD43063" w:rsidR="005475A9" w:rsidRPr="00424939" w:rsidRDefault="005475A9" w:rsidP="00F55E09">
      <w:pPr>
        <w:rPr>
          <w:rFonts w:cs="Times New Roman"/>
          <w:color w:val="000000" w:themeColor="text1"/>
        </w:rPr>
      </w:pPr>
      <w:r w:rsidRPr="00424939">
        <w:rPr>
          <w:rFonts w:cs="Times New Roman"/>
          <w:color w:val="000000" w:themeColor="text1"/>
        </w:rPr>
        <w:t xml:space="preserve">Analysis of cities as they affect social behavior, and the study of the urban form as it is produced and modified by wider changes in the world economy. Emphasis is theoretical, historical, and comparative. Problems addressed include restructuring, poverty, and underdevelopment. </w:t>
      </w:r>
      <w:r w:rsidR="001B03B9"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w:t>
      </w:r>
      <w:r w:rsidR="001B03B9" w:rsidRPr="00424939">
        <w:rPr>
          <w:rFonts w:cs="Times New Roman"/>
          <w:color w:val="000000" w:themeColor="text1"/>
        </w:rPr>
        <w:t>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1B03B9" w:rsidRPr="00424939">
        <w:rPr>
          <w:rFonts w:cs="Times New Roman"/>
          <w:color w:val="000000" w:themeColor="text1"/>
        </w:rPr>
        <w:t xml:space="preserve"> (SOC-107) </w:t>
      </w:r>
      <w:r w:rsidRPr="00424939">
        <w:rPr>
          <w:rFonts w:cs="Times New Roman"/>
          <w:color w:val="000000" w:themeColor="text1"/>
        </w:rPr>
        <w:t xml:space="preserve">or consent of instructor. </w:t>
      </w:r>
    </w:p>
    <w:p w14:paraId="277FE0B3" w14:textId="7C0739D6" w:rsidR="009E0E41" w:rsidRPr="00424939" w:rsidRDefault="009E0E41" w:rsidP="000C592A">
      <w:pPr>
        <w:keepNext/>
        <w:spacing w:after="0"/>
        <w:rPr>
          <w:rFonts w:cs="Times New Roman"/>
          <w:b/>
          <w:color w:val="000000" w:themeColor="text1"/>
        </w:rPr>
      </w:pPr>
      <w:r w:rsidRPr="00424939">
        <w:rPr>
          <w:rFonts w:cs="Times New Roman"/>
          <w:b/>
          <w:color w:val="000000" w:themeColor="text1"/>
        </w:rPr>
        <w:t>SOC-338 Political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FDC02AC" w14:textId="37559101" w:rsidR="009E0E41" w:rsidRPr="00424939" w:rsidRDefault="009E0E41" w:rsidP="009E0E41">
      <w:pPr>
        <w:rPr>
          <w:rFonts w:cs="Times New Roman"/>
          <w:color w:val="000000" w:themeColor="text1"/>
        </w:rPr>
      </w:pPr>
      <w:r w:rsidRPr="00424939">
        <w:rPr>
          <w:rFonts w:cs="Times New Roman"/>
          <w:color w:val="000000" w:themeColor="text1"/>
        </w:rPr>
        <w:t xml:space="preserve">Examines the interconnections between politics and society.  Emphasis is on the relationship between the state and social structures of capitalist societies. Theoretical, historical, and comparative materials are considered. Topics may include political power, the politics of the welfare state, policy-making, and political participation.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or consent of instructor.</w:t>
      </w:r>
    </w:p>
    <w:p w14:paraId="354039A7" w14:textId="77777777" w:rsidR="00731B39" w:rsidRDefault="00731B39">
      <w:pPr>
        <w:spacing w:after="200" w:line="276" w:lineRule="auto"/>
        <w:rPr>
          <w:ins w:id="15364" w:author="Summer 2023 updates" w:date="2024-07-31T13:42:00Z"/>
          <w:rFonts w:cs="Times New Roman"/>
          <w:b/>
          <w:color w:val="000000" w:themeColor="text1"/>
        </w:rPr>
      </w:pPr>
      <w:ins w:id="15365" w:author="Summer 2023 updates" w:date="2024-07-31T13:42:00Z">
        <w:r>
          <w:rPr>
            <w:rFonts w:cs="Times New Roman"/>
            <w:b/>
            <w:color w:val="000000" w:themeColor="text1"/>
          </w:rPr>
          <w:br w:type="page"/>
        </w:r>
      </w:ins>
    </w:p>
    <w:p w14:paraId="2DEAC8A3" w14:textId="57AA2452" w:rsidR="0063256F" w:rsidRPr="00424939" w:rsidRDefault="0063256F" w:rsidP="003273CE">
      <w:pPr>
        <w:spacing w:after="0"/>
        <w:rPr>
          <w:rFonts w:cs="Times New Roman"/>
          <w:b/>
          <w:color w:val="000000" w:themeColor="text1"/>
        </w:rPr>
      </w:pPr>
      <w:r w:rsidRPr="00424939">
        <w:rPr>
          <w:rFonts w:cs="Times New Roman"/>
          <w:b/>
          <w:color w:val="000000" w:themeColor="text1"/>
        </w:rPr>
        <w:t>SOC-351 Criminology</w:t>
      </w:r>
    </w:p>
    <w:p w14:paraId="231FE278" w14:textId="783199A8" w:rsidR="0063256F" w:rsidRPr="00424939" w:rsidRDefault="0063256F" w:rsidP="0063256F">
      <w:pPr>
        <w:rPr>
          <w:color w:val="000000" w:themeColor="text1"/>
          <w:sz w:val="23"/>
          <w:szCs w:val="23"/>
        </w:rPr>
      </w:pPr>
      <w:r w:rsidRPr="00424939">
        <w:rPr>
          <w:rFonts w:cs="Times New Roman"/>
          <w:color w:val="000000" w:themeColor="text1"/>
        </w:rPr>
        <w:t xml:space="preserve">Examines the social meaning of criminal behavior. Looks at the relationship between crime and society—in particular, how the production and distribution of economic, political, and cultural resources shape the construction of “law” and “crime”. Includes a comparison of different types of crime, criminals, and victims, as well as at efforts to understand and control them.  </w:t>
      </w:r>
      <w:r w:rsidRPr="00424939">
        <w:rPr>
          <w:rFonts w:cs="Times New Roman"/>
          <w:color w:val="000000" w:themeColor="text1"/>
          <w:u w:val="single"/>
        </w:rPr>
        <w:t>Prerequisite</w:t>
      </w:r>
      <w:r w:rsidRPr="00424939">
        <w:rPr>
          <w:rFonts w:cs="Times New Roman"/>
          <w:color w:val="000000" w:themeColor="text1"/>
        </w:rPr>
        <w:t>: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w:t>
      </w:r>
      <w:r w:rsidR="00B62AA0" w:rsidRPr="00424939">
        <w:rPr>
          <w:rFonts w:cs="Times New Roman"/>
          <w:color w:val="000000" w:themeColor="text1"/>
        </w:rPr>
        <w:t xml:space="preserve"> or Introduction to Social and Criminal Justice (SCJ-101).</w:t>
      </w:r>
    </w:p>
    <w:p w14:paraId="74D78E67"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SOC-355 Deviant Behavior </w:t>
      </w:r>
    </w:p>
    <w:p w14:paraId="0C7EFB82" w14:textId="37582E1F" w:rsidR="005475A9" w:rsidRPr="00424939" w:rsidRDefault="005475A9" w:rsidP="00F55E09">
      <w:pPr>
        <w:rPr>
          <w:rFonts w:cs="Times New Roman"/>
          <w:color w:val="000000" w:themeColor="text1"/>
        </w:rPr>
      </w:pPr>
      <w:r w:rsidRPr="00424939">
        <w:rPr>
          <w:rFonts w:cs="Times New Roman"/>
          <w:color w:val="000000" w:themeColor="text1"/>
        </w:rPr>
        <w:t xml:space="preserve">Emphasis on theories and research in understanding deviant behaviors and deviant careers. Approaches include learning, strain, conflict, and labeling theories.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w:t>
      </w:r>
      <w:r w:rsidR="001B03B9" w:rsidRPr="00424939">
        <w:rPr>
          <w:rFonts w:cs="Times New Roman"/>
          <w:color w:val="000000" w:themeColor="text1"/>
        </w:rPr>
        <w:t>)</w:t>
      </w:r>
      <w:r w:rsidRPr="00424939">
        <w:rPr>
          <w:rFonts w:cs="Times New Roman"/>
          <w:color w:val="000000" w:themeColor="text1"/>
        </w:rPr>
        <w:t xml:space="preserve"> or consent of instructor. </w:t>
      </w:r>
    </w:p>
    <w:p w14:paraId="7E8367E4" w14:textId="24FD8B3B"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SOC-365 Research Participation I </w:t>
      </w:r>
    </w:p>
    <w:p w14:paraId="1235827A" w14:textId="6966656B" w:rsidR="005475A9" w:rsidRPr="00424939" w:rsidRDefault="005475A9" w:rsidP="00F55E09">
      <w:pPr>
        <w:rPr>
          <w:rFonts w:cs="Times New Roman"/>
          <w:color w:val="000000" w:themeColor="text1"/>
        </w:rPr>
      </w:pPr>
      <w:r w:rsidRPr="00424939">
        <w:rPr>
          <w:rFonts w:cs="Times New Roman"/>
          <w:color w:val="000000" w:themeColor="text1"/>
        </w:rPr>
        <w:t>Individual or group investigation with a sociology department faculty member on a research topic or topics of mutual interest. The student must obtain approval for a specific project and make necessary arrangements prior to the term of registration for the course.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366" w:author="Summer 2023 updates" w:date="2024-07-31T13:42:00Z">
        <w:r w:rsidR="00B8454E" w:rsidRPr="00424939">
          <w:rPr>
            <w:rStyle w:val="Strong"/>
            <w:rFonts w:ascii="Garamond" w:hAnsi="Garamond"/>
            <w:color w:val="000000" w:themeColor="text1"/>
          </w:rPr>
          <w:delInstrText>minor</w:delInstrText>
        </w:r>
      </w:del>
      <w:ins w:id="15367"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Introductory Sociology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(SOC-107) and consent of instructor. (Offered by arrangement) </w:t>
      </w:r>
    </w:p>
    <w:p w14:paraId="29DB447C" w14:textId="53E6DB25"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SOC-375 Research Participation II </w:t>
      </w:r>
    </w:p>
    <w:p w14:paraId="5BDF0B6F" w14:textId="184DABD7" w:rsidR="005475A9" w:rsidRPr="00424939" w:rsidRDefault="005475A9" w:rsidP="00DC1168">
      <w:pPr>
        <w:tabs>
          <w:tab w:val="left" w:pos="360"/>
        </w:tabs>
        <w:rPr>
          <w:rFonts w:cs="Times New Roman"/>
          <w:color w:val="000000" w:themeColor="text1"/>
        </w:rPr>
      </w:pPr>
      <w:r w:rsidRPr="00424939">
        <w:rPr>
          <w:rFonts w:cs="Times New Roman"/>
          <w:color w:val="000000" w:themeColor="text1"/>
        </w:rPr>
        <w:t>A continuation of Research Participation I. The student must obtain approval for a specific project and make necessary arrangements prior to the term of registration for the course.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368" w:author="Summer 2023 updates" w:date="2024-07-31T13:42:00Z">
        <w:r w:rsidR="00B8454E" w:rsidRPr="00424939">
          <w:rPr>
            <w:rStyle w:val="Strong"/>
            <w:rFonts w:ascii="Garamond" w:hAnsi="Garamond"/>
            <w:color w:val="000000" w:themeColor="text1"/>
          </w:rPr>
          <w:delInstrText>minor</w:delInstrText>
        </w:r>
      </w:del>
      <w:ins w:id="15369"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Research Participation I (SOC-365) and consent of instructor. (Offered by arrangement) </w:t>
      </w:r>
    </w:p>
    <w:p w14:paraId="6B248223" w14:textId="7C01E060" w:rsidR="00A1174C" w:rsidRPr="00424939" w:rsidRDefault="00A1174C" w:rsidP="00A1174C">
      <w:pPr>
        <w:spacing w:after="0"/>
        <w:rPr>
          <w:rFonts w:cs="Times New Roman"/>
          <w:b/>
          <w:color w:val="000000" w:themeColor="text1"/>
        </w:rPr>
      </w:pPr>
      <w:r w:rsidRPr="00424939">
        <w:rPr>
          <w:rFonts w:cs="Times New Roman"/>
          <w:b/>
          <w:color w:val="000000" w:themeColor="text1"/>
        </w:rPr>
        <w:t>SOC-417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Sex &amp; Sexuality</w:t>
      </w:r>
    </w:p>
    <w:p w14:paraId="72A1589F" w14:textId="084C8680" w:rsidR="00A1174C" w:rsidRPr="00424939" w:rsidRDefault="00A1174C" w:rsidP="00A1174C">
      <w:pPr>
        <w:rPr>
          <w:rFonts w:cs="Times New Roman"/>
          <w:color w:val="000000" w:themeColor="text1"/>
        </w:rPr>
      </w:pPr>
      <w:r w:rsidRPr="00424939">
        <w:rPr>
          <w:rFonts w:cs="Times New Roman"/>
          <w:color w:val="000000" w:themeColor="text1"/>
        </w:rPr>
        <w:t xml:space="preserve">Examines how social contexts in the United States shape sexuality.  Gender is a significant theme throughout the course, with a focus on topics such as past and current research about sexual behavior and identities; the social construction of sexual orientations; connections among ethnicity, race, and sexuality; domestic and international sex work; sexual violence.  </w:t>
      </w:r>
      <w:r w:rsidRPr="00424939">
        <w:rPr>
          <w:rFonts w:cs="Times New Roman"/>
          <w:color w:val="000000" w:themeColor="text1"/>
          <w:u w:val="single"/>
        </w:rPr>
        <w:t>Prerequisite</w:t>
      </w:r>
      <w:r w:rsidRPr="00424939">
        <w:rPr>
          <w:rFonts w:cs="Times New Roman"/>
          <w:color w:val="000000" w:themeColor="text1"/>
        </w:rPr>
        <w:t xml:space="preserve">: Methods of Sociological Research </w:t>
      </w:r>
      <w:r w:rsidR="002B1312">
        <w:rPr>
          <w:rFonts w:cs="Times New Roman"/>
          <w:color w:val="000000" w:themeColor="text1"/>
        </w:rPr>
        <w:t xml:space="preserve">(WE) </w:t>
      </w:r>
      <w:r w:rsidRPr="00424939">
        <w:rPr>
          <w:rFonts w:cs="Times New Roman"/>
          <w:color w:val="000000" w:themeColor="text1"/>
        </w:rPr>
        <w:t>(SOC-235) or consent of instructor.</w:t>
      </w:r>
    </w:p>
    <w:p w14:paraId="51953291" w14:textId="56DDA0A2" w:rsidR="005475A9" w:rsidRPr="00424939" w:rsidRDefault="005475A9" w:rsidP="003273CE">
      <w:pPr>
        <w:keepNext/>
        <w:keepLines/>
        <w:spacing w:after="0"/>
        <w:rPr>
          <w:rFonts w:cs="Times New Roman"/>
          <w:b/>
          <w:color w:val="000000" w:themeColor="text1"/>
        </w:rPr>
      </w:pPr>
      <w:r w:rsidRPr="00424939">
        <w:rPr>
          <w:rFonts w:cs="Times New Roman"/>
          <w:b/>
          <w:color w:val="000000" w:themeColor="text1"/>
        </w:rPr>
        <w:t xml:space="preserve">SOC-425 Social Change </w:t>
      </w:r>
    </w:p>
    <w:p w14:paraId="63C1CC86" w14:textId="06D423AC" w:rsidR="005475A9" w:rsidRPr="00424939" w:rsidRDefault="005475A9" w:rsidP="003273CE">
      <w:pPr>
        <w:keepLines/>
        <w:rPr>
          <w:rFonts w:cs="Times New Roman"/>
          <w:color w:val="000000" w:themeColor="text1"/>
        </w:rPr>
      </w:pPr>
      <w:r w:rsidRPr="00424939">
        <w:rPr>
          <w:rFonts w:cs="Times New Roman"/>
          <w:color w:val="000000" w:themeColor="text1"/>
        </w:rPr>
        <w:t xml:space="preserve">Theories of change applied to substantive areas (for example, modernization, economic development or restructuring, social values, and social definitions), selected by the instructor. The course addresses the differential experiences of the consequences of change among various social groups.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Methods of Soci</w:t>
      </w:r>
      <w:r w:rsidR="001B03B9" w:rsidRPr="00424939">
        <w:rPr>
          <w:rFonts w:cs="Times New Roman"/>
          <w:color w:val="000000" w:themeColor="text1"/>
        </w:rPr>
        <w:t>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 xml:space="preserve">(SOC-235) or consent of instructor. (Offered alternate years) </w:t>
      </w:r>
    </w:p>
    <w:p w14:paraId="675B00F0" w14:textId="0A723B53" w:rsidR="00B62AA0" w:rsidRPr="00424939" w:rsidRDefault="00B62AA0" w:rsidP="00B62AA0">
      <w:pPr>
        <w:spacing w:after="0"/>
        <w:rPr>
          <w:rFonts w:cs="Times New Roman"/>
          <w:b/>
          <w:color w:val="000000" w:themeColor="text1"/>
        </w:rPr>
      </w:pPr>
      <w:r w:rsidRPr="00424939">
        <w:rPr>
          <w:rFonts w:cs="Times New Roman"/>
          <w:b/>
          <w:color w:val="000000" w:themeColor="text1"/>
        </w:rPr>
        <w:t xml:space="preserve">SOC-435 Advanced Topics in Sociology </w:t>
      </w:r>
    </w:p>
    <w:p w14:paraId="2A165CF4" w14:textId="314FD3EE" w:rsidR="004074AB" w:rsidRPr="00424939" w:rsidRDefault="004074AB" w:rsidP="0035515B">
      <w:pPr>
        <w:spacing w:after="0"/>
        <w:rPr>
          <w:rFonts w:cs="Times New Roman"/>
          <w:color w:val="000000" w:themeColor="text1"/>
        </w:rPr>
      </w:pPr>
      <w:r w:rsidRPr="00424939">
        <w:rPr>
          <w:rFonts w:cs="Times New Roman"/>
          <w:color w:val="000000" w:themeColor="text1"/>
        </w:rPr>
        <w:t xml:space="preserve">Examines </w:t>
      </w:r>
      <w:r w:rsidR="00B62AA0" w:rsidRPr="00424939">
        <w:rPr>
          <w:rFonts w:cs="Times New Roman"/>
          <w:color w:val="000000" w:themeColor="text1"/>
        </w:rPr>
        <w:t>a particular sociological issue, pr</w:t>
      </w:r>
      <w:r w:rsidRPr="00424939">
        <w:rPr>
          <w:rFonts w:cs="Times New Roman"/>
          <w:color w:val="000000" w:themeColor="text1"/>
        </w:rPr>
        <w:t>oblem, theory, or methodology. C</w:t>
      </w:r>
      <w:r w:rsidR="00B62AA0" w:rsidRPr="00424939">
        <w:rPr>
          <w:rFonts w:cs="Times New Roman"/>
          <w:color w:val="000000" w:themeColor="text1"/>
        </w:rPr>
        <w:t xml:space="preserve">ontent varies and is determined by the instructor. May be taken more than once for credit, provided the topics are substantially different. </w:t>
      </w:r>
      <w:r w:rsidR="00B62AA0" w:rsidRPr="00424939">
        <w:rPr>
          <w:rFonts w:cs="Times New Roman"/>
          <w:color w:val="000000" w:themeColor="text1"/>
          <w:u w:val="single"/>
        </w:rPr>
        <w:t>Prerequisite</w:t>
      </w:r>
      <w:r w:rsidR="00B62AA0" w:rsidRPr="00424939">
        <w:rPr>
          <w:rFonts w:cs="Times New Roman"/>
          <w:color w:val="000000" w:themeColor="text1"/>
        </w:rPr>
        <w:t xml:space="preserve">: Methods of Sociological Research </w:t>
      </w:r>
      <w:r w:rsidR="002B1312">
        <w:rPr>
          <w:rFonts w:cs="Times New Roman"/>
          <w:color w:val="000000" w:themeColor="text1"/>
        </w:rPr>
        <w:t xml:space="preserve">(WE) </w:t>
      </w:r>
      <w:r w:rsidR="00B62AA0" w:rsidRPr="00424939">
        <w:rPr>
          <w:rFonts w:cs="Times New Roman"/>
          <w:color w:val="000000" w:themeColor="text1"/>
        </w:rPr>
        <w:t xml:space="preserve">(SOC-235) or consent of instructor. </w:t>
      </w:r>
    </w:p>
    <w:p w14:paraId="71C76887" w14:textId="0DCC2922" w:rsidR="0035515B" w:rsidRPr="00424939" w:rsidRDefault="0035515B" w:rsidP="0035515B">
      <w:pPr>
        <w:spacing w:after="0"/>
        <w:rPr>
          <w:rFonts w:cs="Times New Roman"/>
          <w:b/>
          <w:color w:val="000000" w:themeColor="text1"/>
        </w:rPr>
      </w:pPr>
      <w:r w:rsidRPr="00424939">
        <w:rPr>
          <w:rFonts w:cs="Times New Roman"/>
          <w:b/>
          <w:color w:val="000000" w:themeColor="text1"/>
        </w:rPr>
        <w:t>SOC-444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A01E474" w14:textId="76C61525" w:rsidR="0035515B" w:rsidRPr="00424939" w:rsidRDefault="0035515B" w:rsidP="0035515B">
      <w:pPr>
        <w:rPr>
          <w:rFonts w:cs="Times New Roman"/>
          <w:color w:val="000000" w:themeColor="text1"/>
        </w:rPr>
      </w:pPr>
      <w:r w:rsidRPr="00424939">
        <w:rPr>
          <w:rFonts w:cs="Times New Roman"/>
          <w:color w:val="000000" w:themeColor="text1"/>
        </w:rPr>
        <w:t>Independent study under faculty guidance of a research problem chosen by the student. May be taken for an X status grade with consent of instructor prior to registration.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370" w:author="Summer 2023 updates" w:date="2024-07-31T13:42:00Z">
        <w:r w:rsidR="00B8454E" w:rsidRPr="00424939">
          <w:rPr>
            <w:rStyle w:val="Strong"/>
            <w:rFonts w:ascii="Garamond" w:hAnsi="Garamond"/>
            <w:color w:val="000000" w:themeColor="text1"/>
          </w:rPr>
          <w:delInstrText>minor</w:delInstrText>
        </w:r>
      </w:del>
      <w:ins w:id="15371"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Pr="00424939">
        <w:rPr>
          <w:rFonts w:cs="Times New Roman"/>
          <w:color w:val="000000" w:themeColor="text1"/>
          <w:u w:val="single"/>
        </w:rPr>
        <w:t>Prerequisite</w:t>
      </w:r>
      <w:r w:rsidRPr="00424939">
        <w:rPr>
          <w:rFonts w:cs="Times New Roman"/>
          <w:color w:val="000000" w:themeColor="text1"/>
        </w:rPr>
        <w:t xml:space="preserve">: Previous or concurrent enrollment in Sociological Theory </w:t>
      </w:r>
      <w:r w:rsidR="002B1312">
        <w:rPr>
          <w:rFonts w:cs="Times New Roman"/>
          <w:color w:val="000000" w:themeColor="text1"/>
        </w:rPr>
        <w:t xml:space="preserve">(WE) </w:t>
      </w:r>
      <w:r w:rsidRPr="00424939">
        <w:rPr>
          <w:rFonts w:cs="Times New Roman"/>
          <w:color w:val="000000" w:themeColor="text1"/>
        </w:rPr>
        <w:t xml:space="preserve">(SOC-450) or consent of department chair. </w:t>
      </w:r>
    </w:p>
    <w:p w14:paraId="1CD02772"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SOC-445 Small Groups </w:t>
      </w:r>
    </w:p>
    <w:p w14:paraId="7885F011" w14:textId="33725E3A" w:rsidR="005475A9" w:rsidRPr="00424939" w:rsidRDefault="005475A9" w:rsidP="00F55E09">
      <w:pPr>
        <w:rPr>
          <w:rFonts w:cs="Times New Roman"/>
          <w:color w:val="000000" w:themeColor="text1"/>
        </w:rPr>
      </w:pPr>
      <w:r w:rsidRPr="00424939">
        <w:rPr>
          <w:rFonts w:cs="Times New Roman"/>
          <w:color w:val="000000" w:themeColor="text1"/>
        </w:rPr>
        <w:t xml:space="preserve">Theory and research on the processes of social interaction and social psychology with special application to studies of groups.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Methods of Soci</w:t>
      </w:r>
      <w:r w:rsidR="001B03B9" w:rsidRPr="00424939">
        <w:rPr>
          <w:rFonts w:cs="Times New Roman"/>
          <w:color w:val="000000" w:themeColor="text1"/>
        </w:rPr>
        <w:t>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 xml:space="preserve">(SOC-235) or consent of instructor. </w:t>
      </w:r>
    </w:p>
    <w:p w14:paraId="4557AA18" w14:textId="025A2C0F" w:rsidR="005475A9" w:rsidRPr="00424939" w:rsidRDefault="005475A9" w:rsidP="00DB5E9E">
      <w:pPr>
        <w:spacing w:after="0"/>
        <w:rPr>
          <w:rFonts w:cs="Times New Roman"/>
          <w:color w:val="000000" w:themeColor="text1"/>
        </w:rPr>
      </w:pPr>
      <w:r w:rsidRPr="00424939">
        <w:rPr>
          <w:rFonts w:cs="Times New Roman"/>
          <w:b/>
          <w:color w:val="000000" w:themeColor="text1"/>
        </w:rPr>
        <w:t>SOC-</w:t>
      </w:r>
      <w:r w:rsidR="006B2BD6" w:rsidRPr="00424939">
        <w:rPr>
          <w:rFonts w:cs="Times New Roman"/>
          <w:b/>
          <w:color w:val="000000" w:themeColor="text1"/>
        </w:rPr>
        <w:t>450</w:t>
      </w:r>
      <w:r w:rsidRPr="00424939">
        <w:rPr>
          <w:rFonts w:cs="Times New Roman"/>
          <w:b/>
          <w:color w:val="000000" w:themeColor="text1"/>
        </w:rPr>
        <w:t xml:space="preserve"> Sociological Theory </w:t>
      </w:r>
      <w:r w:rsidR="00B14C82" w:rsidRPr="00424939">
        <w:rPr>
          <w:rFonts w:cs="Times New Roman"/>
          <w:b/>
          <w:color w:val="000000" w:themeColor="text1"/>
        </w:rPr>
        <w:t>(WE)</w:t>
      </w:r>
    </w:p>
    <w:p w14:paraId="4F25468A" w14:textId="5BD2C5CE" w:rsidR="005475A9" w:rsidRPr="00424939" w:rsidRDefault="005475A9" w:rsidP="009021F9">
      <w:pPr>
        <w:rPr>
          <w:rFonts w:cs="Times New Roman"/>
          <w:color w:val="000000" w:themeColor="text1"/>
        </w:rPr>
      </w:pPr>
      <w:r w:rsidRPr="00424939">
        <w:rPr>
          <w:rFonts w:cs="Times New Roman"/>
          <w:color w:val="000000" w:themeColor="text1"/>
        </w:rPr>
        <w:t xml:space="preserve">Examines the major paradigms and theories in contemporary sociology. The course places particular emphasis on the ways in which those paradigms and theories affect—and are affected by—the process of empirical research. </w:t>
      </w:r>
      <w:r w:rsidR="00B87BB2" w:rsidRPr="00424939">
        <w:rPr>
          <w:rFonts w:cs="Times New Roman"/>
          <w:color w:val="000000" w:themeColor="text1"/>
          <w:u w:val="single"/>
        </w:rPr>
        <w:t>Prerequisites</w:t>
      </w:r>
      <w:r w:rsidR="00897BA1" w:rsidRPr="00424939">
        <w:rPr>
          <w:rFonts w:cs="Times New Roman"/>
          <w:color w:val="000000" w:themeColor="text1"/>
        </w:rPr>
        <w:t>:</w:t>
      </w:r>
      <w:r w:rsidR="001B03B9" w:rsidRPr="00424939">
        <w:rPr>
          <w:rFonts w:cs="Times New Roman"/>
          <w:color w:val="000000" w:themeColor="text1"/>
        </w:rPr>
        <w:t xml:space="preserve"> Methods of Sociological</w:t>
      </w:r>
      <w:r w:rsidRPr="00424939">
        <w:rPr>
          <w:rFonts w:cs="Times New Roman"/>
          <w:color w:val="000000" w:themeColor="text1"/>
        </w:rPr>
        <w:t xml:space="preserve"> Research </w:t>
      </w:r>
      <w:r w:rsidR="002B1312">
        <w:rPr>
          <w:rFonts w:cs="Times New Roman"/>
          <w:color w:val="000000" w:themeColor="text1"/>
        </w:rPr>
        <w:t xml:space="preserve">(WE) </w:t>
      </w:r>
      <w:r w:rsidRPr="00424939">
        <w:rPr>
          <w:rFonts w:cs="Times New Roman"/>
          <w:color w:val="000000" w:themeColor="text1"/>
        </w:rPr>
        <w:t>(SOC-235)</w:t>
      </w:r>
      <w:r w:rsidR="001B03B9" w:rsidRPr="00424939">
        <w:rPr>
          <w:rFonts w:cs="Times New Roman"/>
          <w:color w:val="000000" w:themeColor="text1"/>
        </w:rPr>
        <w:t xml:space="preserve"> and</w:t>
      </w:r>
      <w:r w:rsidRPr="00424939">
        <w:rPr>
          <w:rFonts w:cs="Times New Roman"/>
          <w:color w:val="000000" w:themeColor="text1"/>
        </w:rPr>
        <w:t xml:space="preserve"> three other sociology courses above the introductory level or consent of instructor. </w:t>
      </w:r>
    </w:p>
    <w:p w14:paraId="64100495" w14:textId="489FD91E" w:rsidR="005475A9" w:rsidRPr="00424939" w:rsidRDefault="005475A9" w:rsidP="000C592A">
      <w:pPr>
        <w:keepNext/>
        <w:spacing w:after="0"/>
        <w:rPr>
          <w:rFonts w:cs="Times New Roman"/>
          <w:b/>
          <w:color w:val="000000" w:themeColor="text1"/>
        </w:rPr>
      </w:pPr>
      <w:r w:rsidRPr="00424939">
        <w:rPr>
          <w:rFonts w:cs="Times New Roman"/>
          <w:b/>
          <w:color w:val="000000" w:themeColor="text1"/>
        </w:rPr>
        <w:t>SOC-</w:t>
      </w:r>
      <w:r w:rsidR="009D5993" w:rsidRPr="00424939">
        <w:rPr>
          <w:rFonts w:cs="Times New Roman"/>
          <w:b/>
          <w:color w:val="000000" w:themeColor="text1"/>
        </w:rPr>
        <w:t>464</w:t>
      </w:r>
      <w:r w:rsidRPr="00424939">
        <w:rPr>
          <w:rFonts w:cs="Times New Roman"/>
          <w:b/>
          <w:color w:val="000000" w:themeColor="text1"/>
        </w:rPr>
        <w:t xml:space="preserve"> </w:t>
      </w:r>
      <w:r w:rsidR="001B03B9" w:rsidRPr="00424939">
        <w:rPr>
          <w:rFonts w:cs="Times New Roman"/>
          <w:b/>
          <w:color w:val="000000" w:themeColor="text1"/>
        </w:rPr>
        <w:t xml:space="preserve">Capstone </w:t>
      </w:r>
      <w:r w:rsidRPr="00424939">
        <w:rPr>
          <w:rFonts w:cs="Times New Roman"/>
          <w:b/>
          <w:color w:val="000000" w:themeColor="text1"/>
        </w:rPr>
        <w:t>Seminar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B14C82" w:rsidRPr="00424939">
        <w:rPr>
          <w:rFonts w:cs="Times New Roman"/>
          <w:b/>
          <w:color w:val="000000" w:themeColor="text1"/>
        </w:rPr>
        <w:t xml:space="preserve"> (WE)</w:t>
      </w:r>
    </w:p>
    <w:p w14:paraId="0EE6C096" w14:textId="02AE0D82" w:rsidR="001B03B9" w:rsidRPr="00424939" w:rsidRDefault="001B03B9" w:rsidP="00F55E09">
      <w:pPr>
        <w:rPr>
          <w:rFonts w:cs="Times New Roman"/>
          <w:color w:val="000000" w:themeColor="text1"/>
        </w:rPr>
      </w:pPr>
      <w:r w:rsidRPr="00424939">
        <w:rPr>
          <w:rFonts w:cs="Times New Roman"/>
          <w:color w:val="000000" w:themeColor="text1"/>
        </w:rPr>
        <w:t xml:space="preserve">Concepts, theories, and methodologies learned in previous sociology courses </w:t>
      </w:r>
      <w:r w:rsidR="00E21C2B" w:rsidRPr="00424939">
        <w:rPr>
          <w:rFonts w:cs="Times New Roman"/>
          <w:color w:val="000000" w:themeColor="text1"/>
        </w:rPr>
        <w:t>are</w:t>
      </w:r>
      <w:r w:rsidRPr="00424939">
        <w:rPr>
          <w:rFonts w:cs="Times New Roman"/>
          <w:color w:val="000000" w:themeColor="text1"/>
        </w:rPr>
        <w:t xml:space="preserve"> applied to the intensive study of a topic selected by the instructor. </w:t>
      </w:r>
      <w:r w:rsidRPr="00424939">
        <w:rPr>
          <w:rFonts w:cs="Times New Roman"/>
          <w:color w:val="000000" w:themeColor="text1"/>
          <w:u w:val="single"/>
        </w:rPr>
        <w:t>Prerequisite</w:t>
      </w:r>
      <w:r w:rsidRPr="00424939">
        <w:rPr>
          <w:rFonts w:cs="Times New Roman"/>
          <w:color w:val="000000" w:themeColor="text1"/>
        </w:rPr>
        <w:t xml:space="preserve">: Sociological Theory </w:t>
      </w:r>
      <w:r w:rsidR="002B1312">
        <w:rPr>
          <w:rFonts w:cs="Times New Roman"/>
          <w:color w:val="000000" w:themeColor="text1"/>
        </w:rPr>
        <w:t xml:space="preserve">(WE) </w:t>
      </w:r>
      <w:r w:rsidRPr="00424939">
        <w:rPr>
          <w:rFonts w:cs="Times New Roman"/>
          <w:color w:val="000000" w:themeColor="text1"/>
        </w:rPr>
        <w:t>(SOC-</w:t>
      </w:r>
      <w:r w:rsidR="00784D42" w:rsidRPr="00424939">
        <w:rPr>
          <w:rFonts w:cs="Times New Roman"/>
          <w:color w:val="000000" w:themeColor="text1"/>
        </w:rPr>
        <w:t>4</w:t>
      </w:r>
      <w:r w:rsidR="00606F10" w:rsidRPr="00424939">
        <w:rPr>
          <w:rFonts w:cs="Times New Roman"/>
          <w:color w:val="000000" w:themeColor="text1"/>
        </w:rPr>
        <w:t>50</w:t>
      </w:r>
      <w:r w:rsidRPr="00424939">
        <w:rPr>
          <w:rFonts w:cs="Times New Roman"/>
          <w:color w:val="000000" w:themeColor="text1"/>
        </w:rPr>
        <w:t xml:space="preserve">), and senior standing, or consent of department chair. </w:t>
      </w:r>
    </w:p>
    <w:p w14:paraId="6067BBAE" w14:textId="5AF297B4" w:rsidR="005475A9" w:rsidRPr="00424939" w:rsidRDefault="005475A9" w:rsidP="000556E7">
      <w:pPr>
        <w:keepNext/>
        <w:spacing w:after="0"/>
        <w:rPr>
          <w:rFonts w:cs="Times New Roman"/>
          <w:b/>
          <w:color w:val="000000" w:themeColor="text1"/>
        </w:rPr>
      </w:pPr>
      <w:r w:rsidRPr="00424939">
        <w:rPr>
          <w:rFonts w:cs="Times New Roman"/>
          <w:b/>
          <w:color w:val="000000" w:themeColor="text1"/>
        </w:rPr>
        <w:t>SOC-</w:t>
      </w:r>
      <w:r w:rsidR="009D5993" w:rsidRPr="00424939">
        <w:rPr>
          <w:rFonts w:cs="Times New Roman"/>
          <w:b/>
          <w:color w:val="000000" w:themeColor="text1"/>
        </w:rPr>
        <w:t>494</w:t>
      </w:r>
      <w:r w:rsidRPr="00424939">
        <w:rPr>
          <w:rFonts w:cs="Times New Roman"/>
          <w:b/>
          <w:color w:val="000000" w:themeColor="text1"/>
        </w:rPr>
        <w:t xml:space="preserve"> Internship in Sociology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Sociology</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697E9D7" w14:textId="28261591" w:rsidR="005475A9" w:rsidRDefault="005475A9" w:rsidP="002E112B">
      <w:pPr>
        <w:spacing w:after="0"/>
        <w:rPr>
          <w:rFonts w:cs="Times New Roman"/>
          <w:color w:val="000000" w:themeColor="text1"/>
        </w:rPr>
      </w:pPr>
      <w:r w:rsidRPr="00424939">
        <w:rPr>
          <w:rFonts w:cs="Times New Roman"/>
          <w:color w:val="000000" w:themeColor="text1"/>
        </w:rPr>
        <w:t xml:space="preserve">A field placement with a career-related organization. A minimum of 140 hours on-site experience is required. </w:t>
      </w:r>
      <w:r w:rsidR="00A7479E" w:rsidRPr="00424939">
        <w:rPr>
          <w:rFonts w:cs="Times New Roman"/>
          <w:color w:val="000000" w:themeColor="text1"/>
        </w:rPr>
        <w:t>P/NP</w:t>
      </w:r>
      <w:r w:rsidR="00642714" w:rsidRPr="00424939">
        <w:rPr>
          <w:rFonts w:cs="Times New Roman"/>
          <w:color w:val="000000" w:themeColor="text1"/>
        </w:rPr>
        <w:t xml:space="preserve"> basis only. </w:t>
      </w:r>
      <w:r w:rsidRPr="00424939">
        <w:rPr>
          <w:rFonts w:cs="Times New Roman"/>
          <w:color w:val="000000" w:themeColor="text1"/>
        </w:rPr>
        <w:t>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372" w:author="Summer 2023 updates" w:date="2024-07-31T13:42:00Z">
        <w:r w:rsidR="00B8454E" w:rsidRPr="00424939">
          <w:rPr>
            <w:rStyle w:val="Strong"/>
            <w:rFonts w:ascii="Garamond" w:hAnsi="Garamond"/>
            <w:color w:val="000000" w:themeColor="text1"/>
          </w:rPr>
          <w:delInstrText>minor</w:delInstrText>
        </w:r>
      </w:del>
      <w:ins w:id="15373"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sociology.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declared major in sociology, junior standing, or consent of department chair.  </w:t>
      </w:r>
    </w:p>
    <w:p w14:paraId="733A0DD3" w14:textId="77777777" w:rsidR="00031B46" w:rsidRDefault="00031B46" w:rsidP="002E112B">
      <w:pPr>
        <w:spacing w:after="0"/>
        <w:rPr>
          <w:rFonts w:cs="Times New Roman"/>
          <w:color w:val="000000" w:themeColor="text1"/>
        </w:rPr>
      </w:pPr>
    </w:p>
    <w:p w14:paraId="1A45919F" w14:textId="0CEFC0D5" w:rsidR="003273CE" w:rsidRDefault="003273CE" w:rsidP="002E112B">
      <w:pPr>
        <w:spacing w:after="0"/>
        <w:rPr>
          <w:rFonts w:eastAsiaTheme="majorEastAsia" w:cstheme="majorBidi"/>
          <w:b/>
          <w:iCs/>
          <w:smallCaps/>
          <w:color w:val="000000" w:themeColor="text1"/>
        </w:rPr>
      </w:pPr>
    </w:p>
    <w:p w14:paraId="08636FC2" w14:textId="3F938AEE" w:rsidR="00AA7CB3" w:rsidRPr="00424939" w:rsidRDefault="00026A50" w:rsidP="00FC25ED">
      <w:pPr>
        <w:pStyle w:val="Heading4"/>
        <w:spacing w:before="120"/>
        <w:rPr>
          <w:rFonts w:ascii="Garamond" w:hAnsi="Garamond"/>
          <w:color w:val="000000" w:themeColor="text1"/>
        </w:rPr>
        <w:pPrChange w:id="15374" w:author="Summer 2023 updates" w:date="2024-07-31T13:42:00Z">
          <w:pPr>
            <w:pStyle w:val="Heading4"/>
            <w:spacing w:before="0"/>
          </w:pPr>
        </w:pPrChange>
      </w:pPr>
      <w:bookmarkStart w:id="15375" w:name="_Toc141355793"/>
      <w:bookmarkStart w:id="15376" w:name="_Toc110005274"/>
      <w:r w:rsidRPr="00424939">
        <w:rPr>
          <w:rFonts w:ascii="Garamond" w:hAnsi="Garamond"/>
          <w:color w:val="000000" w:themeColor="text1"/>
        </w:rPr>
        <w:t>—</w:t>
      </w:r>
      <w:r w:rsidR="00760DCD" w:rsidRPr="00424939">
        <w:rPr>
          <w:rFonts w:ascii="Garamond" w:hAnsi="Garamond"/>
          <w:color w:val="000000" w:themeColor="text1"/>
        </w:rPr>
        <w:t>Spanish</w:t>
      </w:r>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Spanish</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r w:rsidR="001419FD" w:rsidRPr="00424939">
        <w:rPr>
          <w:rFonts w:ascii="Garamond" w:hAnsi="Garamond"/>
          <w:color w:val="000000" w:themeColor="text1"/>
        </w:rPr>
        <w:t xml:space="preserve"> </w:t>
      </w:r>
      <w:r w:rsidRPr="00424939">
        <w:rPr>
          <w:rFonts w:ascii="Garamond" w:hAnsi="Garamond"/>
          <w:color w:val="000000" w:themeColor="text1"/>
        </w:rPr>
        <w:t xml:space="preserve">/ </w:t>
      </w:r>
      <w:r w:rsidR="00760DCD" w:rsidRPr="00424939">
        <w:rPr>
          <w:rFonts w:ascii="Garamond" w:hAnsi="Garamond"/>
          <w:color w:val="000000" w:themeColor="text1"/>
        </w:rPr>
        <w:t>Spanish</w:t>
      </w:r>
      <w:r w:rsidR="001419FD" w:rsidRPr="00424939">
        <w:rPr>
          <w:rFonts w:ascii="Garamond" w:hAnsi="Garamond"/>
          <w:color w:val="000000" w:themeColor="text1"/>
        </w:rPr>
        <w:t xml:space="preserve"> </w:t>
      </w:r>
      <w:r w:rsidRPr="00424939">
        <w:rPr>
          <w:rFonts w:ascii="Garamond" w:hAnsi="Garamond"/>
          <w:color w:val="000000" w:themeColor="text1"/>
        </w:rPr>
        <w:t>Studies</w:t>
      </w:r>
      <w:bookmarkEnd w:id="15375"/>
      <w:bookmarkEnd w:id="15376"/>
    </w:p>
    <w:p w14:paraId="5BC8E312" w14:textId="32B83F6A" w:rsidR="008247FF" w:rsidRPr="00424939" w:rsidRDefault="00967C31" w:rsidP="008247FF">
      <w:pPr>
        <w:spacing w:after="120"/>
        <w:rPr>
          <w:rFonts w:cs="Times New Roman"/>
          <w:b/>
          <w:color w:val="000000" w:themeColor="text1"/>
        </w:rPr>
      </w:pPr>
      <w:r>
        <w:rPr>
          <w:rFonts w:cs="Times New Roman"/>
          <w:color w:val="000000" w:themeColor="text1"/>
        </w:rPr>
        <w:t>Peach, Muñoz Pé</w:t>
      </w:r>
      <w:r w:rsidR="00DE7C6E">
        <w:rPr>
          <w:rFonts w:cs="Times New Roman"/>
          <w:color w:val="000000" w:themeColor="text1"/>
        </w:rPr>
        <w:t xml:space="preserve">rez, </w:t>
      </w:r>
      <w:r w:rsidR="00762567" w:rsidRPr="00424939">
        <w:rPr>
          <w:rFonts w:cs="Times New Roman"/>
          <w:color w:val="000000" w:themeColor="text1"/>
        </w:rPr>
        <w:t>Rodr</w:t>
      </w:r>
      <w:r w:rsidR="009C0A6E">
        <w:rPr>
          <w:rFonts w:cs="Times New Roman"/>
          <w:color w:val="000000" w:themeColor="text1"/>
        </w:rPr>
        <w:t>í</w:t>
      </w:r>
      <w:r w:rsidR="00762567" w:rsidRPr="00424939">
        <w:rPr>
          <w:rFonts w:cs="Times New Roman"/>
          <w:color w:val="000000" w:themeColor="text1"/>
        </w:rPr>
        <w:t>guez Moreno</w:t>
      </w:r>
      <w:r w:rsidR="00DE7C6E">
        <w:rPr>
          <w:rFonts w:cs="Times New Roman"/>
          <w:color w:val="000000" w:themeColor="text1"/>
        </w:rPr>
        <w:t xml:space="preserve"> (Program</w:t>
      </w:r>
      <w:r w:rsidR="00F24032">
        <w:rPr>
          <w:rFonts w:cs="Times New Roman"/>
          <w:color w:val="000000" w:themeColor="text1"/>
        </w:rPr>
        <w:t xml:space="preserve"> Coordinator</w:t>
      </w:r>
      <w:r w:rsidR="003D622B">
        <w:rPr>
          <w:rFonts w:cs="Times New Roman"/>
          <w:color w:val="000000" w:themeColor="text1"/>
        </w:rPr>
        <w:t>)</w:t>
      </w:r>
      <w:r w:rsidR="00AF1E17">
        <w:rPr>
          <w:rFonts w:cs="Times New Roman"/>
          <w:color w:val="000000" w:themeColor="text1"/>
        </w:rPr>
        <w:t>.</w:t>
      </w:r>
    </w:p>
    <w:p w14:paraId="0B8B65D8" w14:textId="043DC6D8" w:rsidR="00B1421E" w:rsidRPr="00424939" w:rsidRDefault="00B1421E" w:rsidP="00FC25ED">
      <w:pPr>
        <w:spacing w:before="120" w:after="0"/>
        <w:rPr>
          <w:rFonts w:cs="Times New Roman"/>
          <w:b/>
          <w:color w:val="000000" w:themeColor="text1"/>
        </w:rPr>
        <w:pPrChange w:id="15377" w:author="Summer 2023 updates" w:date="2024-07-31T13:42:00Z">
          <w:pPr>
            <w:spacing w:after="0"/>
          </w:pPr>
        </w:pPrChange>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w:t>
      </w:r>
      <w:r w:rsidRPr="00424939">
        <w:rPr>
          <w:rFonts w:cs="Times New Roman"/>
          <w:color w:val="000000" w:themeColor="text1"/>
        </w:rPr>
        <w:t xml:space="preserve"> </w:t>
      </w:r>
    </w:p>
    <w:p w14:paraId="7DCED752" w14:textId="6BA8EA6F" w:rsidR="00B1421E" w:rsidRPr="00424939" w:rsidRDefault="00B1421E" w:rsidP="00041149">
      <w:pPr>
        <w:rPr>
          <w:b/>
        </w:rPr>
      </w:pPr>
      <w:r w:rsidRPr="00424939">
        <w:t>A grade of “C” (2.0) or higher must be earned in all courses counted toward a major in Spanish</w:t>
      </w:r>
      <w:r w:rsidR="00B8454E" w:rsidRPr="00424939">
        <w:fldChar w:fldCharType="begin"/>
      </w:r>
      <w:r w:rsidR="00B8454E" w:rsidRPr="00424939">
        <w:instrText xml:space="preserve"> XE "Spanish" </w:instrText>
      </w:r>
      <w:r w:rsidR="00B8454E" w:rsidRPr="00424939">
        <w:fldChar w:fldCharType="end"/>
      </w:r>
      <w:r w:rsidRPr="00424939">
        <w:t xml:space="preserve">. </w:t>
      </w:r>
    </w:p>
    <w:p w14:paraId="03276C6A" w14:textId="0FFBC00B" w:rsidR="00B1421E" w:rsidRPr="00424939" w:rsidRDefault="00B1421E" w:rsidP="00FC25ED">
      <w:r w:rsidRPr="00424939">
        <w:t>Students who major in Spanish</w:t>
      </w:r>
      <w:r w:rsidR="00B8454E" w:rsidRPr="00424939">
        <w:fldChar w:fldCharType="begin"/>
      </w:r>
      <w:r w:rsidR="00B8454E" w:rsidRPr="00424939">
        <w:instrText xml:space="preserve"> XE "Spanish" </w:instrText>
      </w:r>
      <w:r w:rsidR="00B8454E" w:rsidRPr="00424939">
        <w:fldChar w:fldCharType="end"/>
      </w:r>
      <w:r w:rsidRPr="00424939">
        <w:t xml:space="preserve"> complete a minimum of eight courses in Spanish beyond Intermediate Spanish II (SPA-225), though Spanish Literature</w:t>
      </w:r>
      <w:r w:rsidR="00B8454E" w:rsidRPr="00424939">
        <w:fldChar w:fldCharType="begin"/>
      </w:r>
      <w:r w:rsidR="00B8454E" w:rsidRPr="00424939">
        <w:instrText xml:space="preserve"> XE "Literature" </w:instrText>
      </w:r>
      <w:r w:rsidR="00B8454E" w:rsidRPr="00424939">
        <w:fldChar w:fldCharType="end"/>
      </w:r>
      <w:r w:rsidRPr="00424939">
        <w:t xml:space="preserve"> in Translation (SPA-148) may be taken as one of the eight. Elementary </w:t>
      </w:r>
      <w:r w:rsidR="006F312A" w:rsidRPr="00424939">
        <w:t>Spanish (</w:t>
      </w:r>
      <w:r w:rsidRPr="00424939">
        <w:t>SPA-115</w:t>
      </w:r>
      <w:r w:rsidR="003C664D">
        <w:t>/125</w:t>
      </w:r>
      <w:r w:rsidRPr="00424939">
        <w:t>), Spanish Review and Preparation (SPA-135)</w:t>
      </w:r>
      <w:r w:rsidR="003C664D">
        <w:t>, and Intermediate Spanish (SPA-215</w:t>
      </w:r>
      <w:r w:rsidR="006F312A">
        <w:t>/225</w:t>
      </w:r>
      <w:r w:rsidR="003C664D">
        <w:t>)</w:t>
      </w:r>
      <w:r w:rsidRPr="00424939">
        <w:t xml:space="preserve"> are </w:t>
      </w:r>
      <w:r w:rsidR="003C664D">
        <w:t xml:space="preserve">regarded as skill-building courses, and do not count toward the major in Spanish. </w:t>
      </w:r>
      <w:r w:rsidRPr="00424939">
        <w:t>Spanish students are urged to substitute study abroad in a program approved by the College and th</w:t>
      </w:r>
      <w:r w:rsidR="003C664D">
        <w:t xml:space="preserve">e department for up to three </w:t>
      </w:r>
      <w:r w:rsidRPr="00424939">
        <w:t>courses</w:t>
      </w:r>
      <w:r w:rsidR="003C664D">
        <w:t xml:space="preserve"> for the major</w:t>
      </w:r>
      <w:r w:rsidRPr="00424939">
        <w:t xml:space="preserve">. One Hispanic literature course (SPA-336 or above) must be taken in the senior year. </w:t>
      </w:r>
    </w:p>
    <w:p w14:paraId="1A76C94B" w14:textId="55E2C819" w:rsidR="00B1421E" w:rsidRPr="00424939" w:rsidRDefault="006E1CD9" w:rsidP="00FC25ED">
      <w:r>
        <w:t>SPA-464</w:t>
      </w:r>
      <w:r w:rsidR="003C664D">
        <w:t xml:space="preserve"> Capstone in Spanish is required during the final spring term before graduation. </w:t>
      </w:r>
      <w:r w:rsidR="00B1421E" w:rsidRPr="00424939">
        <w:t>Students selecting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as a second teaching field should complete a minimum of four Spanish courses numbered 315 or above. Any advanced courses taken for the second teaching field should include Spanish Composition</w:t>
      </w:r>
      <w:r w:rsidR="00B8454E" w:rsidRPr="00424939">
        <w:fldChar w:fldCharType="begin"/>
      </w:r>
      <w:r w:rsidR="00B8454E" w:rsidRPr="00424939">
        <w:instrText xml:space="preserve"> XE "Composition" </w:instrText>
      </w:r>
      <w:r w:rsidR="00B8454E" w:rsidRPr="00424939">
        <w:fldChar w:fldCharType="end"/>
      </w:r>
      <w:r w:rsidR="00B1421E" w:rsidRPr="00424939">
        <w:t xml:space="preserve"> and Conversation </w:t>
      </w:r>
      <w:r w:rsidR="006030C7">
        <w:t>(WE)</w:t>
      </w:r>
      <w:r w:rsidR="00C62E96">
        <w:t xml:space="preserve"> (SPA-315)</w:t>
      </w:r>
      <w:r w:rsidR="00B1421E" w:rsidRPr="00424939">
        <w:t xml:space="preserve">. </w:t>
      </w:r>
    </w:p>
    <w:p w14:paraId="5A151139" w14:textId="4B0E2C73" w:rsidR="00B1421E" w:rsidRPr="00424939" w:rsidRDefault="00B1421E" w:rsidP="00FC25ED">
      <w:pPr>
        <w:spacing w:before="120" w:after="0"/>
        <w:rPr>
          <w:rFonts w:cs="Times New Roman"/>
          <w:b/>
          <w:color w:val="000000" w:themeColor="text1"/>
        </w:rPr>
        <w:pPrChange w:id="15378" w:author="Summer 2023 updates" w:date="2024-07-31T13:42:00Z">
          <w:pPr>
            <w:spacing w:after="0"/>
          </w:pPr>
        </w:pPrChange>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Minor</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29023B">
        <w:rPr>
          <w:rFonts w:cs="Times New Roman"/>
          <w:b/>
          <w:color w:val="000000" w:themeColor="text1"/>
        </w:rPr>
        <w:instrText>M</w:instrText>
      </w:r>
      <w:r w:rsidR="009F4511" w:rsidRPr="00424939">
        <w:rPr>
          <w:rFonts w:cs="Times New Roman"/>
          <w:b/>
          <w:color w:val="000000" w:themeColor="text1"/>
        </w:rPr>
        <w:instrText>inor</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7542936B" w14:textId="58162F85" w:rsidR="00B1421E" w:rsidRPr="00424939" w:rsidRDefault="00B1421E" w:rsidP="00FC25ED">
      <w:r w:rsidRPr="00424939">
        <w:t>A grade of “C” (2.0) or higher must be earned in all courses counted toward a minor</w:t>
      </w:r>
      <w:r w:rsidR="00B8454E" w:rsidRPr="00424939">
        <w:fldChar w:fldCharType="begin"/>
      </w:r>
      <w:r w:rsidR="00B8454E" w:rsidRPr="00424939">
        <w:instrText xml:space="preserve"> XE "</w:instrText>
      </w:r>
      <w:del w:id="15379" w:author="Summer 2023 updates" w:date="2024-07-31T13:42:00Z">
        <w:r w:rsidR="00B8454E" w:rsidRPr="00424939">
          <w:rPr>
            <w:rStyle w:val="Strong"/>
            <w:rFonts w:ascii="Garamond" w:hAnsi="Garamond"/>
            <w:color w:val="000000" w:themeColor="text1"/>
          </w:rPr>
          <w:delInstrText>minor</w:delInstrText>
        </w:r>
      </w:del>
      <w:ins w:id="15380"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Spanish</w:t>
      </w:r>
      <w:r w:rsidR="00B8454E" w:rsidRPr="00424939">
        <w:fldChar w:fldCharType="begin"/>
      </w:r>
      <w:r w:rsidR="00B8454E" w:rsidRPr="00424939">
        <w:instrText xml:space="preserve"> XE "Spanish" </w:instrText>
      </w:r>
      <w:r w:rsidR="00B8454E" w:rsidRPr="00424939">
        <w:fldChar w:fldCharType="end"/>
      </w:r>
      <w:r w:rsidRPr="00424939">
        <w:t xml:space="preserve">. </w:t>
      </w:r>
    </w:p>
    <w:p w14:paraId="161E564D" w14:textId="6629E4F8" w:rsidR="00B1421E" w:rsidRPr="00424939" w:rsidRDefault="00B1421E" w:rsidP="00FC25ED">
      <w:r w:rsidRPr="00424939">
        <w:t>The minor</w:t>
      </w:r>
      <w:r w:rsidR="00B8454E" w:rsidRPr="00424939">
        <w:fldChar w:fldCharType="begin"/>
      </w:r>
      <w:r w:rsidR="00B8454E" w:rsidRPr="00424939">
        <w:instrText xml:space="preserve"> XE "</w:instrText>
      </w:r>
      <w:del w:id="15381" w:author="Summer 2023 updates" w:date="2024-07-31T13:42:00Z">
        <w:r w:rsidR="00B8454E" w:rsidRPr="00424939">
          <w:rPr>
            <w:rStyle w:val="Strong"/>
            <w:rFonts w:ascii="Garamond" w:hAnsi="Garamond"/>
            <w:color w:val="000000" w:themeColor="text1"/>
          </w:rPr>
          <w:delInstrText>minor</w:delInstrText>
        </w:r>
      </w:del>
      <w:ins w:id="15382"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Pr="00424939">
        <w:t xml:space="preserve"> in Spanish</w:t>
      </w:r>
      <w:r w:rsidR="00B8454E" w:rsidRPr="00424939">
        <w:fldChar w:fldCharType="begin"/>
      </w:r>
      <w:r w:rsidR="00B8454E" w:rsidRPr="00424939">
        <w:instrText xml:space="preserve"> XE "Spanish" </w:instrText>
      </w:r>
      <w:r w:rsidR="00B8454E" w:rsidRPr="00424939">
        <w:fldChar w:fldCharType="end"/>
      </w:r>
      <w:r w:rsidRPr="00424939">
        <w:t xml:space="preserve"> requires the completion of four courses beyond Intermediate Spanish II (SPA-225), though with the consent of department chair, Spanish Literature</w:t>
      </w:r>
      <w:r w:rsidR="00B8454E" w:rsidRPr="00424939">
        <w:fldChar w:fldCharType="begin"/>
      </w:r>
      <w:r w:rsidR="00B8454E" w:rsidRPr="00424939">
        <w:instrText xml:space="preserve"> XE "Literature" </w:instrText>
      </w:r>
      <w:r w:rsidR="00B8454E" w:rsidRPr="00424939">
        <w:fldChar w:fldCharType="end"/>
      </w:r>
      <w:r w:rsidRPr="00424939">
        <w:t xml:space="preserve"> in Translation (SPA-148) may be taken as one of the four. </w:t>
      </w:r>
      <w:r w:rsidR="006F312A" w:rsidRPr="006F312A">
        <w:t xml:space="preserve">Elementary Spanish (SPA-115/125), Spanish Review and Preparation (SPA-135), and Intermediate Spanish (SPA-215/225) are regarded as skill-building courses, and do not count toward the </w:t>
      </w:r>
      <w:r w:rsidRPr="00424939">
        <w:t xml:space="preserve">minor in Spanish. </w:t>
      </w:r>
    </w:p>
    <w:p w14:paraId="24E18724" w14:textId="3226E0DD" w:rsidR="00B1421E" w:rsidRPr="00424939" w:rsidRDefault="00B1421E" w:rsidP="00FC25ED">
      <w:pPr>
        <w:keepNext/>
        <w:spacing w:before="120" w:after="0"/>
        <w:rPr>
          <w:rFonts w:cs="Times New Roman"/>
          <w:b/>
          <w:color w:val="000000" w:themeColor="text1"/>
        </w:rPr>
        <w:pPrChange w:id="15383" w:author="Summer 2023 updates" w:date="2024-07-31T13:42:00Z">
          <w:pPr>
            <w:keepNext/>
            <w:spacing w:after="0"/>
          </w:pPr>
        </w:pPrChange>
      </w:pPr>
      <w:r w:rsidRPr="00424939">
        <w:rPr>
          <w:rFonts w:cs="Times New Roman"/>
          <w:b/>
          <w:color w:val="000000" w:themeColor="text1"/>
        </w:rPr>
        <w:t>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Studies Major </w:t>
      </w:r>
    </w:p>
    <w:p w14:paraId="7B0A2845" w14:textId="3C66DF7B" w:rsidR="00B1421E" w:rsidRPr="00424939" w:rsidRDefault="00B1421E" w:rsidP="00FC25ED">
      <w:r w:rsidRPr="00424939">
        <w:t>A grade of “C” (2.0) or higher must be earned in all courses counted toward a major in Spanish</w:t>
      </w:r>
      <w:r w:rsidR="00B8454E" w:rsidRPr="00424939">
        <w:fldChar w:fldCharType="begin"/>
      </w:r>
      <w:r w:rsidR="00B8454E" w:rsidRPr="00424939">
        <w:instrText xml:space="preserve"> XE "Spanish" </w:instrText>
      </w:r>
      <w:r w:rsidR="00B8454E" w:rsidRPr="00424939">
        <w:fldChar w:fldCharType="end"/>
      </w:r>
      <w:r w:rsidRPr="00424939">
        <w:t xml:space="preserve"> Studies. </w:t>
      </w:r>
    </w:p>
    <w:p w14:paraId="4FB7E81C" w14:textId="1E938FA7" w:rsidR="00B1421E" w:rsidRDefault="00B1421E" w:rsidP="00FC25ED">
      <w:r w:rsidRPr="00424939">
        <w:t>The Spanish</w:t>
      </w:r>
      <w:r w:rsidR="00B8454E" w:rsidRPr="00424939">
        <w:fldChar w:fldCharType="begin"/>
      </w:r>
      <w:r w:rsidR="00B8454E" w:rsidRPr="00424939">
        <w:instrText xml:space="preserve"> XE "Spanish" </w:instrText>
      </w:r>
      <w:r w:rsidR="00B8454E" w:rsidRPr="00424939">
        <w:fldChar w:fldCharType="end"/>
      </w:r>
      <w:r w:rsidRPr="00424939">
        <w:t xml:space="preserve"> Studies major requires: 1) successful completion of four courses beyond Intermediate Spanish II (SPA-225), with Hispanic Life and Culture (SPA-336</w:t>
      </w:r>
      <w:r w:rsidR="00B02FE4" w:rsidRPr="00424939">
        <w:t>/ -</w:t>
      </w:r>
      <w:r w:rsidRPr="00424939">
        <w:t xml:space="preserve">338) recommended as one of the four; and 2) successful completion of a departmentally approved list of five courses proposed by the student which exhibits both internal coherence and relevance to the course work in Spanish. Typically, application to the department for the approval of the interdisciplinary elected courses is to be made no later than the Spring Term of the junior year. </w:t>
      </w:r>
      <w:r w:rsidR="006F312A" w:rsidRPr="00424939">
        <w:t>Elementary Spanish (SPA-115</w:t>
      </w:r>
      <w:r w:rsidR="006F312A">
        <w:t>/125</w:t>
      </w:r>
      <w:r w:rsidR="006F312A" w:rsidRPr="00424939">
        <w:t>), Spanish Review and Preparation (SPA-135)</w:t>
      </w:r>
      <w:r w:rsidR="006F312A">
        <w:t>, and Intermediate Spanish (SPA-215/225)</w:t>
      </w:r>
      <w:r w:rsidR="006F312A" w:rsidRPr="00424939">
        <w:t xml:space="preserve"> are </w:t>
      </w:r>
      <w:r w:rsidR="006F312A">
        <w:t>regarded as skill-building courses, and do not count toward the major in Spanish Studies.</w:t>
      </w:r>
    </w:p>
    <w:p w14:paraId="1DFACA71" w14:textId="77777777" w:rsidR="002E112B" w:rsidRPr="00424939" w:rsidRDefault="002E112B" w:rsidP="00041149"/>
    <w:p w14:paraId="6EFB7A04" w14:textId="42612D10" w:rsidR="00B1421E" w:rsidRPr="00424939" w:rsidRDefault="00B1421E" w:rsidP="00FC25ED">
      <w:pPr>
        <w:spacing w:before="120" w:after="0"/>
        <w:rPr>
          <w:rFonts w:cs="Times New Roman"/>
          <w:b/>
          <w:smallCaps/>
          <w:color w:val="000000" w:themeColor="text1"/>
        </w:rPr>
        <w:pPrChange w:id="15384" w:author="Summer 2023 updates" w:date="2024-07-31T13:42:00Z">
          <w:pPr>
            <w:spacing w:after="0"/>
          </w:pPr>
        </w:pPrChange>
      </w:pPr>
      <w:r w:rsidRPr="00424939">
        <w:rPr>
          <w:rFonts w:cs="Times New Roman"/>
          <w:b/>
          <w:smallCaps/>
          <w:color w:val="000000" w:themeColor="text1"/>
        </w:rPr>
        <w:t xml:space="preserve">courses in </w:t>
      </w:r>
      <w:r w:rsidR="00760DCD" w:rsidRPr="00424939">
        <w:rPr>
          <w:rFonts w:cs="Times New Roman"/>
          <w:b/>
          <w:smallCaps/>
          <w:color w:val="000000" w:themeColor="text1"/>
        </w:rPr>
        <w:t>Spanish</w:t>
      </w:r>
      <w:r w:rsidR="00B8454E" w:rsidRPr="00424939">
        <w:rPr>
          <w:rFonts w:cs="Times New Roman"/>
          <w:b/>
          <w:smallCaps/>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smallCaps/>
          <w:color w:val="000000" w:themeColor="text1"/>
        </w:rPr>
        <w:fldChar w:fldCharType="end"/>
      </w:r>
      <w:r w:rsidRPr="00424939">
        <w:rPr>
          <w:rFonts w:cs="Times New Roman"/>
          <w:b/>
          <w:smallCaps/>
          <w:color w:val="000000" w:themeColor="text1"/>
        </w:rPr>
        <w:t xml:space="preserve"> </w:t>
      </w:r>
    </w:p>
    <w:p w14:paraId="5E38E215" w14:textId="0DF22E75" w:rsidR="00B1421E" w:rsidRPr="00424939" w:rsidRDefault="00B1421E" w:rsidP="00B1421E">
      <w:pPr>
        <w:spacing w:after="0"/>
        <w:rPr>
          <w:rFonts w:cs="Times New Roman"/>
          <w:b/>
          <w:color w:val="000000" w:themeColor="text1"/>
        </w:rPr>
      </w:pPr>
      <w:r w:rsidRPr="00424939">
        <w:rPr>
          <w:rFonts w:cs="Times New Roman"/>
          <w:b/>
          <w:color w:val="000000" w:themeColor="text1"/>
        </w:rPr>
        <w:t>SPA-115</w:t>
      </w:r>
      <w:r w:rsidR="00B02FE4" w:rsidRPr="00424939">
        <w:rPr>
          <w:rFonts w:cs="Times New Roman"/>
          <w:b/>
          <w:color w:val="000000" w:themeColor="text1"/>
        </w:rPr>
        <w:t>/ -</w:t>
      </w:r>
      <w:r w:rsidRPr="00424939">
        <w:rPr>
          <w:rFonts w:cs="Times New Roman"/>
          <w:b/>
          <w:color w:val="000000" w:themeColor="text1"/>
        </w:rPr>
        <w:t>125 Elementary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II </w:t>
      </w:r>
    </w:p>
    <w:p w14:paraId="47462502" w14:textId="2E8FA1D2" w:rsidR="00B1421E" w:rsidRPr="00424939" w:rsidRDefault="00C9519F" w:rsidP="00FC25ED">
      <w:r w:rsidRPr="00C9519F">
        <w:t>Develops basic proficiencies in oral and written communication for students with no previous knowledge of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w:t>
      </w:r>
      <w:r>
        <w:t>The first term emphasizes</w:t>
      </w:r>
      <w:r w:rsidR="00B1421E" w:rsidRPr="00424939">
        <w:t xml:space="preserve"> oral practice </w:t>
      </w:r>
      <w:r>
        <w:t xml:space="preserve">in the context of Hispanic Cultures. The second term builds upon acquired skills and includes </w:t>
      </w:r>
      <w:r w:rsidRPr="00C9519F">
        <w:t>class discussion, short reading, and writing activities.</w:t>
      </w:r>
      <w:r w:rsidR="00B1421E" w:rsidRPr="00424939">
        <w:t xml:space="preserve">  </w:t>
      </w:r>
      <w:r w:rsidR="00B1421E" w:rsidRPr="00424939">
        <w:rPr>
          <w:u w:val="single"/>
        </w:rPr>
        <w:t>Prerequisite</w:t>
      </w:r>
      <w:r w:rsidR="00897BA1" w:rsidRPr="00424939">
        <w:t>:</w:t>
      </w:r>
      <w:r w:rsidR="00B1421E" w:rsidRPr="00424939">
        <w:t xml:space="preserve"> appropriate Spanish Placement exam results or consent of instructor.</w:t>
      </w:r>
    </w:p>
    <w:p w14:paraId="6789E048" w14:textId="67E043B4" w:rsidR="00C9519F" w:rsidRDefault="00C9519F" w:rsidP="00C9519F">
      <w:pPr>
        <w:spacing w:after="0"/>
        <w:rPr>
          <w:rFonts w:cs="Times New Roman"/>
          <w:b/>
          <w:color w:val="000000" w:themeColor="text1"/>
        </w:rPr>
      </w:pPr>
      <w:r>
        <w:rPr>
          <w:rFonts w:cs="Times New Roman"/>
          <w:b/>
          <w:color w:val="000000" w:themeColor="text1"/>
        </w:rPr>
        <w:t>SPA-129</w:t>
      </w:r>
      <w:r w:rsidRPr="00C9519F">
        <w:rPr>
          <w:rFonts w:cs="Times New Roman"/>
          <w:b/>
          <w:color w:val="000000" w:themeColor="text1"/>
        </w:rPr>
        <w:t xml:space="preserve"> Intensive Elementary Spanish I-II</w:t>
      </w:r>
    </w:p>
    <w:p w14:paraId="46A18B2C" w14:textId="1C6B8D85" w:rsidR="002E112B" w:rsidRPr="00E61999" w:rsidRDefault="009957F6" w:rsidP="00E61999">
      <w:r w:rsidRPr="009957F6">
        <w:t>Offers student</w:t>
      </w:r>
      <w:r w:rsidR="00041149">
        <w:t>s with no prior training a year’</w:t>
      </w:r>
      <w:r w:rsidRPr="009957F6">
        <w:t xml:space="preserve">s worth of basic communicative skills in Spanish in a single term. Students will be introduced </w:t>
      </w:r>
      <w:r>
        <w:t xml:space="preserve">to beginning grammar based on a </w:t>
      </w:r>
      <w:r w:rsidRPr="009957F6">
        <w:t>communicative and task-supported curriculum that helps them to develop skills in reading, listening, speaking, and writing in Spanish to engage in interpretive, interpersonal, and presentational modes of communication. (Offered in the summer)</w:t>
      </w:r>
    </w:p>
    <w:p w14:paraId="69068E59" w14:textId="3935238C" w:rsidR="00B1421E" w:rsidRPr="00424939" w:rsidRDefault="00B1421E" w:rsidP="009957F6">
      <w:pPr>
        <w:spacing w:after="0"/>
        <w:rPr>
          <w:rFonts w:cs="Times New Roman"/>
          <w:b/>
          <w:color w:val="000000" w:themeColor="text1"/>
        </w:rPr>
      </w:pPr>
      <w:r w:rsidRPr="00424939">
        <w:rPr>
          <w:rFonts w:cs="Times New Roman"/>
          <w:b/>
          <w:color w:val="000000" w:themeColor="text1"/>
        </w:rPr>
        <w:t>SPA-135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Review and Preparation </w:t>
      </w:r>
    </w:p>
    <w:p w14:paraId="3B8FD741" w14:textId="6E196297" w:rsidR="00B1421E" w:rsidRPr="00424939" w:rsidRDefault="009957F6" w:rsidP="00041149">
      <w:r w:rsidRPr="009957F6">
        <w:t>Prepares students who have had some limited experience in Spanish to enter Intermediate Spanish SPA-215 the following term. It provides a complete review of college level elementary Spanish vocabulary, grammar, and oral and written communication. This course is appropriate for students with</w:t>
      </w:r>
      <w:r w:rsidR="00B1421E" w:rsidRPr="00424939">
        <w:t xml:space="preserve"> one </w:t>
      </w:r>
      <w:r>
        <w:t xml:space="preserve">recent </w:t>
      </w:r>
      <w:r w:rsidR="00B1421E" w:rsidRPr="00424939">
        <w:t>year of secondary school Spanish</w:t>
      </w:r>
      <w:r>
        <w:t xml:space="preserve"> </w:t>
      </w:r>
      <w:r w:rsidRPr="009957F6">
        <w:t>or two years if there are significant gaps in learning or if some</w:t>
      </w:r>
      <w:r w:rsidR="00B1421E" w:rsidRPr="00424939">
        <w:t xml:space="preserve"> time has elapsed since </w:t>
      </w:r>
      <w:r>
        <w:t xml:space="preserve">their earlier study of Spanish. </w:t>
      </w:r>
      <w:r w:rsidR="00B1421E" w:rsidRPr="00424939">
        <w:rPr>
          <w:u w:val="single"/>
        </w:rPr>
        <w:t>Prerequisite</w:t>
      </w:r>
      <w:r w:rsidR="00897BA1" w:rsidRPr="00424939">
        <w:t>:</w:t>
      </w:r>
      <w:r w:rsidR="00B1421E" w:rsidRPr="00424939">
        <w:t xml:space="preserve"> appropriate Spanish Placement exam results or consent of instructor.</w:t>
      </w:r>
    </w:p>
    <w:p w14:paraId="1841BA2C" w14:textId="77C43C80" w:rsidR="00B1421E" w:rsidRPr="00424939" w:rsidRDefault="00B1421E" w:rsidP="00CA5146">
      <w:pPr>
        <w:keepNext/>
        <w:spacing w:after="0"/>
        <w:ind w:right="-101"/>
        <w:rPr>
          <w:rFonts w:cs="Times New Roman"/>
          <w:b/>
          <w:color w:val="000000" w:themeColor="text1"/>
        </w:rPr>
      </w:pPr>
      <w:r w:rsidRPr="00424939">
        <w:rPr>
          <w:rFonts w:cs="Times New Roman"/>
          <w:b/>
          <w:color w:val="000000" w:themeColor="text1"/>
        </w:rPr>
        <w:t>SPA-148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in Translation </w:t>
      </w:r>
    </w:p>
    <w:p w14:paraId="2C8FF07E" w14:textId="7041EE42" w:rsidR="00B1421E" w:rsidRPr="00424939" w:rsidRDefault="009957F6" w:rsidP="00041149">
      <w:r w:rsidRPr="009957F6">
        <w:t>Focuses on reading and analysis of selected works by major Hispanic authors, centering on a theme, author, time period, or genre. The content varies from term to term.</w:t>
      </w:r>
      <w:r w:rsidR="00B1421E" w:rsidRPr="00424939">
        <w:t xml:space="preserve"> Students </w:t>
      </w:r>
      <w:r w:rsidR="007D6623">
        <w:t>pursuing</w:t>
      </w:r>
      <w:r w:rsidR="00B1421E" w:rsidRPr="00424939">
        <w:t xml:space="preserve"> a </w:t>
      </w:r>
      <w:r w:rsidR="00B8454E" w:rsidRPr="00424939">
        <w:fldChar w:fldCharType="begin"/>
      </w:r>
      <w:r w:rsidR="00B8454E" w:rsidRPr="00424939">
        <w:instrText xml:space="preserve"> XE "Spanish" </w:instrText>
      </w:r>
      <w:r w:rsidR="00B8454E" w:rsidRPr="00424939">
        <w:fldChar w:fldCharType="end"/>
      </w:r>
      <w:r w:rsidR="00B1421E" w:rsidRPr="00424939">
        <w:t>major or minor</w:t>
      </w:r>
      <w:r w:rsidR="007D6623">
        <w:t xml:space="preserve"> in Spanish</w:t>
      </w:r>
      <w:r w:rsidR="00B8454E" w:rsidRPr="00424939">
        <w:fldChar w:fldCharType="begin"/>
      </w:r>
      <w:r w:rsidR="00B8454E" w:rsidRPr="00424939">
        <w:instrText xml:space="preserve"> XE "</w:instrText>
      </w:r>
      <w:del w:id="15385" w:author="Summer 2023 updates" w:date="2024-07-31T13:42:00Z">
        <w:r w:rsidR="00B8454E" w:rsidRPr="00424939">
          <w:rPr>
            <w:rStyle w:val="Strong"/>
            <w:rFonts w:ascii="Garamond" w:hAnsi="Garamond"/>
            <w:color w:val="000000" w:themeColor="text1"/>
          </w:rPr>
          <w:delInstrText>minor</w:delInstrText>
        </w:r>
      </w:del>
      <w:ins w:id="15386"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00B1421E" w:rsidRPr="00424939">
        <w:t xml:space="preserve"> must write a paper in Spanish. Taught in English</w:t>
      </w:r>
      <w:r w:rsidR="00B8454E" w:rsidRPr="00424939">
        <w:fldChar w:fldCharType="begin"/>
      </w:r>
      <w:r w:rsidR="00B8454E" w:rsidRPr="00424939">
        <w:instrText xml:space="preserve"> XE "English" </w:instrText>
      </w:r>
      <w:r w:rsidR="00B8454E" w:rsidRPr="00424939">
        <w:fldChar w:fldCharType="end"/>
      </w:r>
      <w:r w:rsidR="00041149">
        <w:t>.</w:t>
      </w:r>
    </w:p>
    <w:p w14:paraId="2909E8B1" w14:textId="6F296CF3" w:rsidR="00B1421E" w:rsidRPr="00424939" w:rsidRDefault="00B1421E" w:rsidP="00B1421E">
      <w:pPr>
        <w:spacing w:after="0"/>
        <w:ind w:right="-96"/>
        <w:rPr>
          <w:rFonts w:cs="Times New Roman"/>
          <w:b/>
          <w:color w:val="000000" w:themeColor="text1"/>
        </w:rPr>
      </w:pPr>
      <w:r w:rsidRPr="00424939">
        <w:rPr>
          <w:rFonts w:cs="Times New Roman"/>
          <w:b/>
          <w:color w:val="000000" w:themeColor="text1"/>
        </w:rPr>
        <w:t>SPA-215</w:t>
      </w:r>
      <w:r w:rsidR="00041149">
        <w:rPr>
          <w:rFonts w:cs="Times New Roman"/>
          <w:b/>
          <w:color w:val="000000" w:themeColor="text1"/>
        </w:rPr>
        <w:t>/</w:t>
      </w:r>
      <w:r w:rsidR="00B02FE4" w:rsidRPr="00424939">
        <w:rPr>
          <w:rFonts w:cs="Times New Roman"/>
          <w:b/>
          <w:color w:val="000000" w:themeColor="text1"/>
        </w:rPr>
        <w:t>-</w:t>
      </w:r>
      <w:r w:rsidRPr="00424939">
        <w:rPr>
          <w:rFonts w:cs="Times New Roman"/>
          <w:b/>
          <w:color w:val="000000" w:themeColor="text1"/>
        </w:rPr>
        <w:t>225 Intermediate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I and II </w:t>
      </w:r>
    </w:p>
    <w:p w14:paraId="7C309CBF" w14:textId="2B86BEC8" w:rsidR="00B1421E" w:rsidRPr="00424939" w:rsidRDefault="007D6623" w:rsidP="00041149">
      <w:r w:rsidRPr="007D6623">
        <w:t>Follows and builds upon the skills and proficiencies acquired in Continuation of Elementary Spanish, with particular</w:t>
      </w:r>
      <w:r>
        <w:t xml:space="preserve"> </w:t>
      </w:r>
      <w:r w:rsidR="00B1421E" w:rsidRPr="00424939">
        <w:t xml:space="preserve">emphasis on oral practice and a review of grammatical structures. </w:t>
      </w:r>
      <w:r w:rsidR="00B1421E" w:rsidRPr="00424939">
        <w:rPr>
          <w:u w:val="single"/>
        </w:rPr>
        <w:t>Prerequisite</w:t>
      </w:r>
      <w:r w:rsidR="00897BA1" w:rsidRPr="00424939">
        <w:t>:</w:t>
      </w:r>
      <w:r w:rsidR="00B1421E" w:rsidRPr="00424939">
        <w:t xml:space="preserve"> Elementary Spanish II (SPA-125), Spanish Review and Preparation (SPA-135), appropriate Spanish Placement exam results or consent of instructor. </w:t>
      </w:r>
    </w:p>
    <w:p w14:paraId="6FFA5268" w14:textId="4B4A7D47" w:rsidR="00B1421E" w:rsidRPr="00424939" w:rsidRDefault="00B1421E" w:rsidP="00BA32BC">
      <w:pPr>
        <w:keepNext/>
        <w:spacing w:after="0"/>
        <w:ind w:right="-101"/>
        <w:rPr>
          <w:rFonts w:cs="Times New Roman"/>
          <w:b/>
          <w:color w:val="000000" w:themeColor="text1"/>
        </w:rPr>
      </w:pPr>
      <w:r w:rsidRPr="00424939">
        <w:rPr>
          <w:rFonts w:cs="Times New Roman"/>
          <w:b/>
          <w:color w:val="000000" w:themeColor="text1"/>
        </w:rPr>
        <w:t>SPA-</w:t>
      </w:r>
      <w:r w:rsidR="003D2621" w:rsidRPr="00424939">
        <w:rPr>
          <w:rFonts w:cs="Times New Roman"/>
          <w:b/>
          <w:color w:val="000000" w:themeColor="text1"/>
        </w:rPr>
        <w:t>258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3D2621" w:rsidRPr="00424939">
        <w:rPr>
          <w:rFonts w:cs="Times New Roman"/>
          <w:b/>
          <w:color w:val="000000" w:themeColor="text1"/>
        </w:rPr>
        <w:t xml:space="preserve"> Language Learning</w:t>
      </w:r>
      <w:r w:rsidR="00BA32BC">
        <w:rPr>
          <w:rFonts w:cs="Times New Roman"/>
          <w:b/>
          <w:color w:val="000000" w:themeColor="text1"/>
        </w:rPr>
        <w:t xml:space="preserve"> Abroad</w:t>
      </w:r>
    </w:p>
    <w:p w14:paraId="713845E8" w14:textId="2C806EDA" w:rsidR="00B1421E" w:rsidRPr="00424939" w:rsidRDefault="007D6623" w:rsidP="00041149">
      <w:r w:rsidRPr="007D6623">
        <w:t>Features immersive leaning of Spanish in the context of a study abroad course</w:t>
      </w:r>
      <w:r>
        <w:t xml:space="preserve"> </w:t>
      </w:r>
      <w:r w:rsidR="00B1421E" w:rsidRPr="00424939">
        <w:t xml:space="preserve">supervised by a Coe faculty member.  </w:t>
      </w:r>
      <w:r>
        <w:t>It</w:t>
      </w:r>
      <w:r w:rsidR="00B1421E" w:rsidRPr="00424939">
        <w:t xml:space="preserve"> includes three hours of </w:t>
      </w:r>
      <w:r>
        <w:t xml:space="preserve">daily instruction in </w:t>
      </w:r>
      <w:r w:rsidR="00B1421E" w:rsidRPr="00424939">
        <w:t xml:space="preserve">Spanish </w:t>
      </w:r>
      <w:r>
        <w:t>with</w:t>
      </w:r>
      <w:r w:rsidR="00B1421E" w:rsidRPr="00424939">
        <w:t xml:space="preserve"> an additional hour studying the culture and traditions of </w:t>
      </w:r>
      <w:r>
        <w:t>the country</w:t>
      </w:r>
      <w:r w:rsidR="00B1421E" w:rsidRPr="00424939">
        <w:t xml:space="preserve">.  </w:t>
      </w:r>
      <w:r w:rsidR="00B1421E" w:rsidRPr="00424939">
        <w:rPr>
          <w:u w:val="single"/>
        </w:rPr>
        <w:t>Prerequisite</w:t>
      </w:r>
      <w:r w:rsidR="00897BA1" w:rsidRPr="00424939">
        <w:t>:</w:t>
      </w:r>
      <w:r w:rsidR="00B1421E" w:rsidRPr="00424939">
        <w:t xml:space="preserve"> consent of instructor.  (Offered May Term</w:t>
      </w:r>
      <w:r w:rsidR="008C196D" w:rsidRPr="00424939">
        <w:fldChar w:fldCharType="begin"/>
      </w:r>
      <w:r w:rsidR="008C196D" w:rsidRPr="00424939">
        <w:instrText xml:space="preserve"> XE "May Term" </w:instrText>
      </w:r>
      <w:r w:rsidR="008C196D" w:rsidRPr="00424939">
        <w:fldChar w:fldCharType="end"/>
      </w:r>
      <w:r w:rsidR="00B1421E" w:rsidRPr="00424939">
        <w:t xml:space="preserve"> only)</w:t>
      </w:r>
    </w:p>
    <w:p w14:paraId="16DEC54D" w14:textId="14D45546" w:rsidR="00B1421E" w:rsidRPr="00424939" w:rsidRDefault="00B1421E" w:rsidP="00B1421E">
      <w:pPr>
        <w:spacing w:after="0"/>
        <w:rPr>
          <w:rFonts w:cs="Times New Roman"/>
          <w:b/>
          <w:color w:val="000000" w:themeColor="text1"/>
        </w:rPr>
      </w:pPr>
      <w:r w:rsidRPr="00424939">
        <w:rPr>
          <w:rFonts w:cs="Times New Roman"/>
          <w:b/>
          <w:color w:val="000000" w:themeColor="text1"/>
        </w:rPr>
        <w:t>SPA-315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Composition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Composition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Conversation </w:t>
      </w:r>
      <w:r w:rsidR="00812249" w:rsidRPr="00424939">
        <w:rPr>
          <w:rFonts w:cs="Times New Roman"/>
          <w:b/>
          <w:color w:val="000000" w:themeColor="text1"/>
        </w:rPr>
        <w:t>(WE)</w:t>
      </w:r>
    </w:p>
    <w:p w14:paraId="7B43E3BA" w14:textId="232CA570" w:rsidR="00B1421E" w:rsidRPr="00424939" w:rsidRDefault="00BA32BC" w:rsidP="00041149">
      <w:r w:rsidRPr="00BA32BC">
        <w:t>Focuses on further development of oral and written communication skills in appropriate cultural contexts, and includes a review of</w:t>
      </w:r>
      <w:r>
        <w:t xml:space="preserve"> </w:t>
      </w:r>
      <w:r w:rsidR="00B1421E" w:rsidRPr="00424939">
        <w:t>key problematic structures of the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language. Students write frequent compositions</w:t>
      </w:r>
      <w:r>
        <w:t xml:space="preserve"> </w:t>
      </w:r>
      <w:r w:rsidRPr="00BA32BC">
        <w:t>using a variety of structures of the Spanish language,</w:t>
      </w:r>
      <w:r w:rsidR="00B1421E" w:rsidRPr="00424939">
        <w:t xml:space="preserve"> and class time concentrates on conversational activities. </w:t>
      </w:r>
      <w:r w:rsidR="00B1421E" w:rsidRPr="00424939">
        <w:rPr>
          <w:u w:val="single"/>
        </w:rPr>
        <w:t>Prerequisite</w:t>
      </w:r>
      <w:r w:rsidR="00B1421E" w:rsidRPr="00424939">
        <w:t xml:space="preserve">: Intermediate Spanish II (SPA-225), </w:t>
      </w:r>
      <w:r w:rsidR="00B1421E" w:rsidRPr="00424939">
        <w:rPr>
          <w:sz w:val="23"/>
          <w:szCs w:val="23"/>
        </w:rPr>
        <w:t>appropriate Spanish Placement exam results or consent of instructor</w:t>
      </w:r>
      <w:r w:rsidR="00B1421E" w:rsidRPr="00424939">
        <w:t>.</w:t>
      </w:r>
    </w:p>
    <w:p w14:paraId="76843EB8" w14:textId="3D0208CE" w:rsidR="00B1421E" w:rsidRPr="00424939" w:rsidRDefault="00B1421E" w:rsidP="00B1421E">
      <w:pPr>
        <w:spacing w:after="0"/>
        <w:rPr>
          <w:rFonts w:cs="Times New Roman"/>
          <w:b/>
          <w:color w:val="000000" w:themeColor="text1"/>
        </w:rPr>
      </w:pPr>
      <w:r w:rsidRPr="00424939">
        <w:rPr>
          <w:rFonts w:cs="Times New Roman"/>
          <w:b/>
          <w:color w:val="000000" w:themeColor="text1"/>
        </w:rPr>
        <w:t>SPA-325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Language and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812249" w:rsidRPr="00424939">
        <w:rPr>
          <w:rFonts w:cs="Times New Roman"/>
          <w:b/>
          <w:color w:val="000000" w:themeColor="text1"/>
        </w:rPr>
        <w:t>(WE)</w:t>
      </w:r>
    </w:p>
    <w:p w14:paraId="4A670544" w14:textId="5E32FB7B" w:rsidR="00B1421E" w:rsidRDefault="00B1421E" w:rsidP="00041149">
      <w:r w:rsidRPr="00424939">
        <w:t>Continu</w:t>
      </w:r>
      <w:r w:rsidR="00BA32BC">
        <w:t>es</w:t>
      </w:r>
      <w:r w:rsidRPr="00424939">
        <w:t xml:space="preserve"> Spanish</w:t>
      </w:r>
      <w:r w:rsidR="00B8454E" w:rsidRPr="00424939">
        <w:fldChar w:fldCharType="begin"/>
      </w:r>
      <w:r w:rsidR="00B8454E" w:rsidRPr="00424939">
        <w:instrText xml:space="preserve"> XE "Spanish" </w:instrText>
      </w:r>
      <w:r w:rsidR="00B8454E" w:rsidRPr="00424939">
        <w:fldChar w:fldCharType="end"/>
      </w:r>
      <w:r w:rsidRPr="00424939">
        <w:t xml:space="preserve"> Composition</w:t>
      </w:r>
      <w:r w:rsidR="00B8454E" w:rsidRPr="00424939">
        <w:fldChar w:fldCharType="begin"/>
      </w:r>
      <w:r w:rsidR="00B8454E" w:rsidRPr="00424939">
        <w:instrText xml:space="preserve"> XE "Composition" </w:instrText>
      </w:r>
      <w:r w:rsidR="00B8454E" w:rsidRPr="00424939">
        <w:fldChar w:fldCharType="end"/>
      </w:r>
      <w:r w:rsidRPr="00424939">
        <w:t xml:space="preserve"> and Conversation, with an emphasis on speaking and writing. A wide range of short literary texts is also studied. </w:t>
      </w:r>
      <w:r w:rsidRPr="00424939">
        <w:rPr>
          <w:u w:val="single"/>
        </w:rPr>
        <w:t>Prerequisite</w:t>
      </w:r>
      <w:r w:rsidR="00897BA1" w:rsidRPr="00424939">
        <w:t>:</w:t>
      </w:r>
      <w:r w:rsidRPr="00424939">
        <w:t xml:space="preserve"> </w:t>
      </w:r>
      <w:r w:rsidR="00BA32BC" w:rsidRPr="00BA32BC">
        <w:t>Intermediate Spanish II (SPA-225), appropriate Spanish placement exam, or consent of instructor.</w:t>
      </w:r>
    </w:p>
    <w:p w14:paraId="625B8D41" w14:textId="5F78A2E7" w:rsidR="00BA32BC" w:rsidRPr="00424939" w:rsidRDefault="00940642" w:rsidP="00BA32BC">
      <w:pPr>
        <w:spacing w:after="0"/>
        <w:rPr>
          <w:rFonts w:cs="Times New Roman"/>
          <w:b/>
          <w:color w:val="000000" w:themeColor="text1"/>
        </w:rPr>
      </w:pPr>
      <w:r w:rsidRPr="00940642">
        <w:rPr>
          <w:rFonts w:cs="Times New Roman"/>
          <w:b/>
          <w:color w:val="000000" w:themeColor="text1"/>
        </w:rPr>
        <w:t>SPA-3</w:t>
      </w:r>
      <w:r>
        <w:rPr>
          <w:rFonts w:cs="Times New Roman"/>
          <w:b/>
          <w:color w:val="000000" w:themeColor="text1"/>
        </w:rPr>
        <w:t>30</w:t>
      </w:r>
      <w:r w:rsidR="00BA32BC">
        <w:rPr>
          <w:rFonts w:cs="Times New Roman"/>
          <w:b/>
          <w:color w:val="000000" w:themeColor="text1"/>
        </w:rPr>
        <w:t xml:space="preserve"> </w:t>
      </w:r>
      <w:r w:rsidR="00BA32BC" w:rsidRPr="00BA32BC">
        <w:rPr>
          <w:rFonts w:cs="Times New Roman"/>
          <w:b/>
          <w:color w:val="000000" w:themeColor="text1"/>
        </w:rPr>
        <w:t>Spanish for Heritage Speakers (WE)</w:t>
      </w:r>
    </w:p>
    <w:p w14:paraId="55F65079" w14:textId="77777777" w:rsidR="00BA32BC" w:rsidRDefault="00BA32BC" w:rsidP="00041149">
      <w:r w:rsidRPr="00BA32BC">
        <w:t xml:space="preserve">Focuses on the specific linguistic and communicative needs of heritage speakers of Spanish in the context of exploring issues of identity, immigration and community in contemporary Latino communities in the U.S. Assessments based on an exit interview and a portfolio of formal writing. </w:t>
      </w:r>
      <w:r w:rsidRPr="00BA32BC">
        <w:rPr>
          <w:u w:val="single"/>
        </w:rPr>
        <w:t>Prerequisite</w:t>
      </w:r>
      <w:r w:rsidRPr="00BA32BC">
        <w:t>: Spanish placement test or approval of the instructor.</w:t>
      </w:r>
    </w:p>
    <w:p w14:paraId="6D41D53F" w14:textId="232823E8" w:rsidR="00B1421E" w:rsidRPr="00424939" w:rsidRDefault="00B1421E" w:rsidP="00B1421E">
      <w:pPr>
        <w:spacing w:after="0"/>
        <w:rPr>
          <w:rFonts w:cs="Times New Roman"/>
          <w:b/>
          <w:color w:val="000000" w:themeColor="text1"/>
        </w:rPr>
      </w:pPr>
      <w:r w:rsidRPr="00424939">
        <w:rPr>
          <w:rFonts w:cs="Times New Roman"/>
          <w:b/>
          <w:color w:val="000000" w:themeColor="text1"/>
        </w:rPr>
        <w:t>SPA-336 Hispanic Life and Culture: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 xml:space="preserve"> America </w:t>
      </w:r>
    </w:p>
    <w:p w14:paraId="344CDB66" w14:textId="7EF3C792" w:rsidR="00BA32BC" w:rsidRDefault="00E33377" w:rsidP="00041149">
      <w:r w:rsidRPr="00E33377">
        <w:t xml:space="preserve">Offers an </w:t>
      </w:r>
      <w:r w:rsidR="00B1421E" w:rsidRPr="00424939">
        <w:t xml:space="preserve">interdisciplinary overview of the culture and </w:t>
      </w:r>
      <w:r>
        <w:t xml:space="preserve">history </w:t>
      </w:r>
      <w:r w:rsidR="00B1421E" w:rsidRPr="00424939">
        <w:t>of Latin</w:t>
      </w:r>
      <w:r w:rsidR="009F4511" w:rsidRPr="00424939">
        <w:fldChar w:fldCharType="begin"/>
      </w:r>
      <w:r w:rsidR="009F4511" w:rsidRPr="00424939">
        <w:instrText xml:space="preserve"> XE "Latin" </w:instrText>
      </w:r>
      <w:r w:rsidR="009F4511" w:rsidRPr="00424939">
        <w:fldChar w:fldCharType="end"/>
      </w:r>
      <w:r w:rsidR="00B1421E" w:rsidRPr="00424939">
        <w:t xml:space="preserve"> America as portrayed in literature, art, architecture, and film. Particular attention is given to the way the past has created and shaped contemporary Hispanic culture in Latin America. </w:t>
      </w:r>
      <w:r w:rsidR="00B1421E" w:rsidRPr="00424939">
        <w:rPr>
          <w:u w:val="single"/>
        </w:rPr>
        <w:t>Prerequisite</w:t>
      </w:r>
      <w:r w:rsidR="00B1421E" w:rsidRPr="00424939">
        <w:t xml:space="preserve">: </w:t>
      </w:r>
      <w:r w:rsidR="00BA32BC" w:rsidRPr="00BA32BC">
        <w:t xml:space="preserve">Spanish Composition and Conversation </w:t>
      </w:r>
      <w:r w:rsidR="00C62E96">
        <w:t>(WE) (SPA-315)</w:t>
      </w:r>
      <w:r w:rsidR="00BA32BC" w:rsidRPr="00BA32BC">
        <w:t xml:space="preserve">, Spanish for Heritage Speakers (SPA-304), or Spanish Language and Literature </w:t>
      </w:r>
      <w:r w:rsidR="00C62E96">
        <w:t>(WE) (SPA-325)</w:t>
      </w:r>
      <w:r w:rsidR="00BA32BC" w:rsidRPr="00BA32BC">
        <w:t>. (Offered alternate years)</w:t>
      </w:r>
    </w:p>
    <w:p w14:paraId="1239CD59" w14:textId="1AB8882D" w:rsidR="00B1421E" w:rsidRPr="00424939" w:rsidRDefault="00B1421E" w:rsidP="00BA32BC">
      <w:pPr>
        <w:spacing w:after="40"/>
        <w:rPr>
          <w:rFonts w:cs="Times New Roman"/>
          <w:b/>
          <w:color w:val="000000" w:themeColor="text1"/>
        </w:rPr>
      </w:pPr>
      <w:r w:rsidRPr="00424939">
        <w:rPr>
          <w:rFonts w:cs="Times New Roman"/>
          <w:b/>
          <w:color w:val="000000" w:themeColor="text1"/>
        </w:rPr>
        <w:t xml:space="preserve">SPA-338 Hispanic Life and Culture: Europe </w:t>
      </w:r>
    </w:p>
    <w:p w14:paraId="4E878C06" w14:textId="43F01E7A" w:rsidR="00B1421E" w:rsidRPr="00424939" w:rsidRDefault="00147C89" w:rsidP="00041149">
      <w:r w:rsidRPr="00147C89">
        <w:t>Offers an interdisciplinary overview of the culture and history of Spanish in Europe as portrayed in literature, art, architecture, and film, with particular emphasis on how Spanish cultural history shapes the present.</w:t>
      </w:r>
      <w:r w:rsidR="00B1421E" w:rsidRPr="00424939">
        <w:t xml:space="preserve"> Particular attention is given to the way the past has created and shaped Hispanic culture in Spain. </w:t>
      </w:r>
      <w:r w:rsidRPr="00147C89">
        <w:rPr>
          <w:u w:val="single"/>
        </w:rPr>
        <w:t>Prerequisite</w:t>
      </w:r>
      <w:r w:rsidRPr="00147C89">
        <w:t xml:space="preserve">: Spanish Composition and Conversation </w:t>
      </w:r>
      <w:r w:rsidR="00C62E96">
        <w:t>(WE) (SPA-315)</w:t>
      </w:r>
      <w:r w:rsidRPr="00147C89">
        <w:t xml:space="preserve">, Spanish for Heritage Speakers (SPA-304), or Spanish Language and Literature </w:t>
      </w:r>
      <w:r w:rsidR="00C62E96">
        <w:t>(WE) (SPA-325)</w:t>
      </w:r>
      <w:r w:rsidRPr="00147C89">
        <w:t>. (Offered alternate years)</w:t>
      </w:r>
    </w:p>
    <w:p w14:paraId="4DD1C0A0" w14:textId="44827A0A" w:rsidR="006632B1" w:rsidRPr="00424939" w:rsidRDefault="006632B1" w:rsidP="006632B1">
      <w:pPr>
        <w:spacing w:after="0"/>
        <w:ind w:right="-96"/>
        <w:rPr>
          <w:rFonts w:cs="Times New Roman"/>
          <w:b/>
          <w:color w:val="000000" w:themeColor="text1"/>
        </w:rPr>
      </w:pPr>
      <w:r w:rsidRPr="00424939">
        <w:rPr>
          <w:rFonts w:cs="Times New Roman"/>
          <w:b/>
          <w:color w:val="000000" w:themeColor="text1"/>
        </w:rPr>
        <w:t>SPA-339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for Health Care</w:t>
      </w:r>
    </w:p>
    <w:p w14:paraId="02D7A19B" w14:textId="1CC0BC71" w:rsidR="006632B1" w:rsidRPr="00424939" w:rsidRDefault="006632B1" w:rsidP="00041149">
      <w:r w:rsidRPr="00424939">
        <w:t>Focuses on providing Spanish</w:t>
      </w:r>
      <w:r w:rsidR="00B8454E" w:rsidRPr="00424939">
        <w:fldChar w:fldCharType="begin"/>
      </w:r>
      <w:r w:rsidR="00B8454E" w:rsidRPr="00424939">
        <w:instrText xml:space="preserve"> XE "Spanish" </w:instrText>
      </w:r>
      <w:r w:rsidR="00B8454E" w:rsidRPr="00424939">
        <w:fldChar w:fldCharType="end"/>
      </w:r>
      <w:r w:rsidRPr="00424939">
        <w:t xml:space="preserve"> language proficiency for students planning careers in the area of healthcare. Emphasis is placed on the healthcare vocabulary and the culture of the Latino population living in the United States. Local outreach is a required component of this course.  Students visit local health clinics, where they are able to volunteer, using their knowledge of Spanish and working as translators.  </w:t>
      </w:r>
      <w:r w:rsidRPr="00424939">
        <w:rPr>
          <w:u w:val="single"/>
        </w:rPr>
        <w:t>Prerequisite</w:t>
      </w:r>
      <w:r w:rsidRPr="00424939">
        <w:t xml:space="preserve">: Intermediate Spanish </w:t>
      </w:r>
      <w:r w:rsidR="00760DCD" w:rsidRPr="00424939">
        <w:t>II (</w:t>
      </w:r>
      <w:r w:rsidRPr="00424939">
        <w:t>SPA-225) or consent of instructor.</w:t>
      </w:r>
    </w:p>
    <w:p w14:paraId="4113A0F7" w14:textId="30D472C1" w:rsidR="00B1421E" w:rsidRPr="00424939" w:rsidRDefault="00B1421E" w:rsidP="00B1421E">
      <w:pPr>
        <w:spacing w:after="0"/>
        <w:rPr>
          <w:rFonts w:cs="Times New Roman"/>
          <w:b/>
          <w:color w:val="000000" w:themeColor="text1"/>
        </w:rPr>
      </w:pPr>
      <w:r w:rsidRPr="00424939">
        <w:rPr>
          <w:rFonts w:cs="Times New Roman"/>
          <w:b/>
          <w:color w:val="000000" w:themeColor="text1"/>
        </w:rPr>
        <w:t>SPA-345 Introduction to Hispanic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812249" w:rsidRPr="00424939">
        <w:rPr>
          <w:rFonts w:cs="Times New Roman"/>
          <w:b/>
          <w:color w:val="000000" w:themeColor="text1"/>
        </w:rPr>
        <w:t>(WE)</w:t>
      </w:r>
    </w:p>
    <w:p w14:paraId="2912F4F4" w14:textId="15FBE8F9" w:rsidR="00B1421E" w:rsidRPr="00424939" w:rsidRDefault="00147C89" w:rsidP="00041149">
      <w:r>
        <w:t xml:space="preserve">Introduces </w:t>
      </w:r>
      <w:r w:rsidR="00B1421E" w:rsidRPr="00424939">
        <w:t>Peninsular and 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-American literary works, with an emphasis on basic critical concepts, terminology, and methods. A wide range of texts is studied, beginning with poems and short narratives, and ending with longer works. </w:t>
      </w:r>
      <w:r w:rsidR="00B1421E" w:rsidRPr="00424939">
        <w:rPr>
          <w:u w:val="single"/>
        </w:rPr>
        <w:t>Prerequisite</w:t>
      </w:r>
      <w:r w:rsidR="00897BA1" w:rsidRPr="00424939">
        <w:t>:</w:t>
      </w:r>
      <w:r w:rsidR="00B1421E" w:rsidRPr="00424939">
        <w:t xml:space="preserve"> Spanish Composition</w:t>
      </w:r>
      <w:r w:rsidR="00B8454E" w:rsidRPr="00424939">
        <w:fldChar w:fldCharType="begin"/>
      </w:r>
      <w:r w:rsidR="00B8454E" w:rsidRPr="00424939">
        <w:instrText xml:space="preserve"> XE "Composition" </w:instrText>
      </w:r>
      <w:r w:rsidR="00B8454E" w:rsidRPr="00424939">
        <w:fldChar w:fldCharType="end"/>
      </w:r>
      <w:r w:rsidR="00B1421E" w:rsidRPr="00424939">
        <w:t xml:space="preserve"> and Conversation </w:t>
      </w:r>
      <w:r w:rsidR="00C62E96">
        <w:t>(WE) (SPA-315)</w:t>
      </w:r>
      <w:r w:rsidR="00B1421E" w:rsidRPr="00424939">
        <w:t xml:space="preserve"> or Spanish Language and Literature</w:t>
      </w:r>
      <w:r w:rsidR="00B8454E" w:rsidRPr="00424939">
        <w:fldChar w:fldCharType="begin"/>
      </w:r>
      <w:r w:rsidR="00B8454E" w:rsidRPr="00424939">
        <w:instrText xml:space="preserve"> XE "Literature" </w:instrText>
      </w:r>
      <w:r w:rsidR="00B8454E" w:rsidRPr="00424939">
        <w:fldChar w:fldCharType="end"/>
      </w:r>
      <w:r w:rsidR="00B1421E" w:rsidRPr="00424939">
        <w:t xml:space="preserve"> </w:t>
      </w:r>
      <w:r w:rsidR="00C62E96">
        <w:t>(WE) (SPA-325)</w:t>
      </w:r>
      <w:r>
        <w:t xml:space="preserve">, </w:t>
      </w:r>
      <w:r w:rsidRPr="00147C89">
        <w:t>or Spanish for Heritage Speakers (SPA-304).</w:t>
      </w:r>
    </w:p>
    <w:p w14:paraId="469BB04A" w14:textId="0F60196D" w:rsidR="006632B1" w:rsidRPr="00424939" w:rsidRDefault="006632B1" w:rsidP="00CA5146">
      <w:pPr>
        <w:keepNext/>
        <w:spacing w:after="0"/>
        <w:ind w:right="-101"/>
        <w:rPr>
          <w:rFonts w:cs="Times New Roman"/>
          <w:b/>
          <w:color w:val="000000" w:themeColor="text1"/>
        </w:rPr>
      </w:pPr>
      <w:r w:rsidRPr="00424939">
        <w:rPr>
          <w:rFonts w:cs="Times New Roman"/>
          <w:b/>
          <w:color w:val="000000" w:themeColor="text1"/>
        </w:rPr>
        <w:t>SPA-349 Business Spanish</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Spanish</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645D7866" w14:textId="65BC0FA6" w:rsidR="00B177A8" w:rsidRPr="002E112B" w:rsidRDefault="006632B1" w:rsidP="002E112B">
      <w:r w:rsidRPr="00424939">
        <w:t>Focuses on providing Spanish</w:t>
      </w:r>
      <w:r w:rsidR="00B8454E" w:rsidRPr="00424939">
        <w:fldChar w:fldCharType="begin"/>
      </w:r>
      <w:r w:rsidR="00B8454E" w:rsidRPr="00424939">
        <w:instrText xml:space="preserve"> XE "Spanish" </w:instrText>
      </w:r>
      <w:r w:rsidR="00B8454E" w:rsidRPr="00424939">
        <w:fldChar w:fldCharType="end"/>
      </w:r>
      <w:r w:rsidRPr="00424939">
        <w:t xml:space="preserve"> language proficiency for students planning careers in business</w:t>
      </w:r>
      <w:r w:rsidR="00147C89" w:rsidRPr="00147C89">
        <w:t xml:space="preserve"> with emphasis on the variety of Spanish-speaking cultures in the business world and requires local outreach and on-site learning.</w:t>
      </w:r>
      <w:r w:rsidR="00147C89">
        <w:t xml:space="preserve"> </w:t>
      </w:r>
      <w:r w:rsidRPr="00424939">
        <w:rPr>
          <w:u w:val="single"/>
        </w:rPr>
        <w:t>Prerequisite</w:t>
      </w:r>
      <w:r w:rsidRPr="00424939">
        <w:t>: Intermediate Spanish II (SPA-225) or consent of instructor.</w:t>
      </w:r>
    </w:p>
    <w:p w14:paraId="091AE383" w14:textId="2C5E56F5"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SPA-394 Directed </w:t>
      </w:r>
      <w:del w:id="15387" w:author="Summer 2023 updates" w:date="2024-07-31T13:42:00Z">
        <w:r w:rsidRPr="00424939">
          <w:rPr>
            <w:rFonts w:cs="Times New Roman"/>
            <w:b/>
            <w:color w:val="000000" w:themeColor="text1"/>
          </w:rPr>
          <w:delText>Reading</w:delText>
        </w:r>
      </w:del>
      <w:ins w:id="15388" w:author="Summer 2023 updates" w:date="2024-07-31T13:42:00Z">
        <w:r w:rsidR="00717C77">
          <w:rPr>
            <w:rFonts w:cs="Times New Roman"/>
            <w:b/>
            <w:color w:val="000000" w:themeColor="text1"/>
          </w:rPr>
          <w:t>Learning</w:t>
        </w:r>
      </w:ins>
      <w:r w:rsidR="00717C77" w:rsidRPr="00424939">
        <w:rPr>
          <w:rFonts w:cs="Times New Roman"/>
          <w:b/>
          <w:color w:val="000000" w:themeColor="text1"/>
        </w:rPr>
        <w:t xml:space="preserve"> </w:t>
      </w:r>
      <w:r w:rsidR="001A1866" w:rsidRPr="00424939">
        <w:rPr>
          <w:rFonts w:cs="Times New Roman"/>
          <w:b/>
          <w:color w:val="000000" w:themeColor="text1"/>
        </w:rPr>
        <w:t>(WE)</w:t>
      </w:r>
    </w:p>
    <w:p w14:paraId="6796CD56" w14:textId="3E299E22" w:rsidR="0035515B" w:rsidRPr="00424939" w:rsidRDefault="007747C1" w:rsidP="00041149">
      <w:r>
        <w:t>Allows</w:t>
      </w:r>
      <w:r w:rsidR="0035515B" w:rsidRPr="00424939">
        <w:t xml:space="preserve"> students to investigate a particular aspect of </w:t>
      </w:r>
      <w:r w:rsidR="00B8454E" w:rsidRPr="00424939">
        <w:fldChar w:fldCharType="begin"/>
      </w:r>
      <w:r w:rsidR="00B8454E" w:rsidRPr="00424939">
        <w:instrText xml:space="preserve"> XE "Spanish" </w:instrText>
      </w:r>
      <w:r w:rsidR="00B8454E" w:rsidRPr="00424939">
        <w:fldChar w:fldCharType="end"/>
      </w:r>
      <w:r w:rsidR="0035515B" w:rsidRPr="00424939">
        <w:t xml:space="preserve">literature </w:t>
      </w:r>
      <w:r>
        <w:t xml:space="preserve">in Spanish </w:t>
      </w:r>
      <w:r w:rsidR="0035515B" w:rsidRPr="00424939">
        <w:t xml:space="preserve">unavailable through the regular sequence of courses offered. Periodic conferences and papers are required. May be taken more than once for credit. </w:t>
      </w:r>
      <w:r w:rsidR="0035515B" w:rsidRPr="00424939">
        <w:rPr>
          <w:u w:val="single"/>
        </w:rPr>
        <w:t>Prerequisite</w:t>
      </w:r>
      <w:r w:rsidR="0035515B" w:rsidRPr="00424939">
        <w:t>: Spanish Composition</w:t>
      </w:r>
      <w:r w:rsidR="00B8454E" w:rsidRPr="00424939">
        <w:fldChar w:fldCharType="begin"/>
      </w:r>
      <w:r w:rsidR="00B8454E" w:rsidRPr="00424939">
        <w:instrText xml:space="preserve"> XE "Composition" </w:instrText>
      </w:r>
      <w:r w:rsidR="00B8454E" w:rsidRPr="00424939">
        <w:fldChar w:fldCharType="end"/>
      </w:r>
      <w:r w:rsidR="0035515B" w:rsidRPr="00424939">
        <w:t xml:space="preserve"> and Conversation </w:t>
      </w:r>
      <w:r w:rsidR="00C62E96">
        <w:t>(WE) (SPA-315)</w:t>
      </w:r>
      <w:r w:rsidR="0035515B" w:rsidRPr="00424939">
        <w:t xml:space="preserve"> or Spanish Language and Literature</w:t>
      </w:r>
      <w:r w:rsidR="00B8454E" w:rsidRPr="00424939">
        <w:fldChar w:fldCharType="begin"/>
      </w:r>
      <w:r w:rsidR="00B8454E" w:rsidRPr="00424939">
        <w:instrText xml:space="preserve"> XE "Literature" </w:instrText>
      </w:r>
      <w:r w:rsidR="00B8454E" w:rsidRPr="00424939">
        <w:fldChar w:fldCharType="end"/>
      </w:r>
      <w:r w:rsidR="0035515B" w:rsidRPr="00424939">
        <w:t xml:space="preserve"> </w:t>
      </w:r>
      <w:r w:rsidR="00C62E96">
        <w:t>(WE) (SPA-325)</w:t>
      </w:r>
      <w:r w:rsidR="0035515B" w:rsidRPr="00424939">
        <w:t>.</w:t>
      </w:r>
    </w:p>
    <w:p w14:paraId="5B90B5BC" w14:textId="593CA404" w:rsidR="005B60BF" w:rsidRPr="00424939" w:rsidRDefault="005B60BF" w:rsidP="005B60BF">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Pr>
          <w:rFonts w:cs="Times New Roman"/>
          <w:b/>
          <w:color w:val="000000" w:themeColor="text1"/>
        </w:rPr>
        <w:t>12</w:t>
      </w:r>
      <w:r w:rsidRPr="000575DA">
        <w:rPr>
          <w:rFonts w:cs="Times New Roman"/>
          <w:b/>
          <w:color w:val="000000" w:themeColor="text1"/>
        </w:rPr>
        <w:t xml:space="preserve"> Ecologies: Latin American Environmental Literature and Cultural Works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636997E3" w14:textId="5DA45FAF" w:rsidR="005B60BF" w:rsidRDefault="005B60BF" w:rsidP="00041149">
      <w:r w:rsidRPr="000575DA">
        <w:t xml:space="preserve">Examines Latin American writers and artists who have long focused on nature as a means to address pressing political, social, and ethical issues through literature, ethnographic texts, film and the visual arts. Readings in this class will trace connections between environmental thought and the region's long and multi-layered history of colonialism. </w:t>
      </w:r>
      <w:r w:rsidRPr="002117DA">
        <w:rPr>
          <w:u w:val="single"/>
        </w:rPr>
        <w:t>Prerequisite</w:t>
      </w:r>
      <w:r w:rsidRPr="000575DA">
        <w:t xml:space="preserve">: Introduction to Hispanic Literature </w:t>
      </w:r>
      <w:r w:rsidR="00C62E96">
        <w:t>(WE) (SPA-345)</w:t>
      </w:r>
      <w:r w:rsidRPr="000575DA">
        <w:t xml:space="preserve"> or Hispanic Life and Culture (SPA-336 / SPA-338).</w:t>
      </w:r>
    </w:p>
    <w:p w14:paraId="73DEC4E6" w14:textId="7C4AB431" w:rsidR="00707924" w:rsidRPr="00424939" w:rsidRDefault="00707924" w:rsidP="00810A5B">
      <w:pPr>
        <w:spacing w:after="4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18</w:t>
      </w:r>
      <w:r w:rsidRPr="00B91AE5">
        <w:rPr>
          <w:rFonts w:cs="Times New Roman"/>
          <w:b/>
          <w:color w:val="000000" w:themeColor="text1"/>
        </w:rPr>
        <w:t xml:space="preserve"> Gender and Sexuality in the Hispanic World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7850888" w14:textId="05F7948B" w:rsidR="00707924" w:rsidRDefault="00707924" w:rsidP="00041149">
      <w:r w:rsidRPr="00B91AE5">
        <w:t>Examines constructions and representations of gender, sexuality, and power in Latin American and/or Spanish literature and cultures with particular emphasis on intersections with race/ethnic positioning, sexual identity, and social class. The course adopts an interdisciplinary approach to explore the role and contributions of artists, as well as the reception of their work, with regard to issues surrounding cultural representations of race and ethnicity, masculinity and femininity, gender and sexual</w:t>
      </w:r>
      <w:r w:rsidRPr="000575DA">
        <w:t xml:space="preserve"> identities and LGTBQ+ communities, nationalism and citizenship, and social movements. </w:t>
      </w:r>
      <w:r w:rsidRPr="000575DA">
        <w:rPr>
          <w:u w:val="single"/>
        </w:rPr>
        <w:t>Prerequisite</w:t>
      </w:r>
      <w:r w:rsidRPr="000575DA">
        <w:t xml:space="preserve">: Introduction to Hispanic Literature </w:t>
      </w:r>
      <w:r w:rsidR="00C62E96">
        <w:t>(WE) (SPA-345)</w:t>
      </w:r>
      <w:r w:rsidRPr="000575DA">
        <w:t xml:space="preserve"> or Hispanic Life and Culture (SPA-336 / SPA-338).</w:t>
      </w:r>
    </w:p>
    <w:p w14:paraId="57C0BB74" w14:textId="080CB12E" w:rsidR="00B91AE5" w:rsidRPr="00424939" w:rsidRDefault="00B54587" w:rsidP="00707924">
      <w:pPr>
        <w:spacing w:after="0"/>
        <w:rPr>
          <w:rFonts w:cs="Times New Roman"/>
          <w:b/>
          <w:color w:val="000000" w:themeColor="text1"/>
        </w:rPr>
      </w:pPr>
      <w:r>
        <w:rPr>
          <w:rFonts w:cs="Times New Roman"/>
          <w:b/>
          <w:color w:val="000000" w:themeColor="text1"/>
        </w:rPr>
        <w:t>SPA</w:t>
      </w:r>
      <w:r w:rsidR="009C4E8C">
        <w:rPr>
          <w:rFonts w:cs="Times New Roman"/>
          <w:b/>
          <w:color w:val="000000" w:themeColor="text1"/>
        </w:rPr>
        <w:t>-</w:t>
      </w:r>
      <w:r>
        <w:rPr>
          <w:rFonts w:cs="Times New Roman"/>
          <w:b/>
          <w:color w:val="000000" w:themeColor="text1"/>
        </w:rPr>
        <w:t>421</w:t>
      </w:r>
      <w:r w:rsidR="00B91AE5" w:rsidRPr="00B91AE5">
        <w:rPr>
          <w:rFonts w:cs="Times New Roman"/>
          <w:b/>
          <w:color w:val="000000" w:themeColor="text1"/>
        </w:rPr>
        <w:t xml:space="preserve"> Nation, History and Literature (WE)</w:t>
      </w:r>
      <w:r w:rsidR="00B91AE5" w:rsidRPr="00424939">
        <w:rPr>
          <w:rFonts w:cs="Times New Roman"/>
          <w:b/>
          <w:color w:val="000000" w:themeColor="text1"/>
        </w:rPr>
        <w:fldChar w:fldCharType="begin"/>
      </w:r>
      <w:r w:rsidR="00B91AE5" w:rsidRPr="00424939">
        <w:rPr>
          <w:color w:val="000000" w:themeColor="text1"/>
        </w:rPr>
        <w:instrText xml:space="preserve"> XE "</w:instrText>
      </w:r>
      <w:r w:rsidR="00B91AE5" w:rsidRPr="00424939">
        <w:rPr>
          <w:rFonts w:cs="Times New Roman"/>
          <w:b/>
          <w:color w:val="000000" w:themeColor="text1"/>
        </w:rPr>
        <w:instrText>Independent Study</w:instrText>
      </w:r>
      <w:r w:rsidR="00B91AE5" w:rsidRPr="00424939">
        <w:rPr>
          <w:color w:val="000000" w:themeColor="text1"/>
        </w:rPr>
        <w:instrText xml:space="preserve">" </w:instrText>
      </w:r>
      <w:r w:rsidR="00B91AE5" w:rsidRPr="00424939">
        <w:rPr>
          <w:rFonts w:cs="Times New Roman"/>
          <w:b/>
          <w:color w:val="000000" w:themeColor="text1"/>
        </w:rPr>
        <w:fldChar w:fldCharType="end"/>
      </w:r>
      <w:r w:rsidR="00B91AE5" w:rsidRPr="00424939">
        <w:rPr>
          <w:rFonts w:cs="Times New Roman"/>
          <w:b/>
          <w:color w:val="000000" w:themeColor="text1"/>
        </w:rPr>
        <w:t xml:space="preserve"> </w:t>
      </w:r>
    </w:p>
    <w:p w14:paraId="17E4401D" w14:textId="060A556B" w:rsidR="00B91AE5" w:rsidRPr="00424939" w:rsidRDefault="00B91AE5" w:rsidP="00041149">
      <w:r w:rsidRPr="00B91AE5">
        <w:t xml:space="preserve">Focuses on the literature and culture of one nation in the Hispanic world, highlighting their relationship to the specific national history of the country. This class will study a variety of genres: short stories, poetry, and theater. </w:t>
      </w:r>
      <w:r w:rsidRPr="00B91AE5">
        <w:rPr>
          <w:u w:val="single"/>
        </w:rPr>
        <w:t>Prerequisite</w:t>
      </w:r>
      <w:r w:rsidRPr="00B91AE5">
        <w:t>:</w:t>
      </w:r>
      <w:r>
        <w:t xml:space="preserve"> </w:t>
      </w:r>
      <w:r w:rsidRPr="00B91AE5">
        <w:t xml:space="preserve">Introduction to Hispanic Literature </w:t>
      </w:r>
      <w:r w:rsidR="00C62E96">
        <w:t>(WE) (SPA-345)</w:t>
      </w:r>
      <w:r w:rsidRPr="00B91AE5">
        <w:t xml:space="preserve"> or Hispanic Life and Culture (SPA-336 / SPA-338).</w:t>
      </w:r>
      <w:r w:rsidRPr="00424939">
        <w:t xml:space="preserve"> </w:t>
      </w:r>
    </w:p>
    <w:p w14:paraId="6A94FE89" w14:textId="69F5DF57" w:rsidR="006A34C2" w:rsidRPr="00424939" w:rsidRDefault="006A34C2" w:rsidP="006A34C2">
      <w:pPr>
        <w:spacing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28</w:t>
      </w:r>
      <w:r w:rsidRPr="007747C1">
        <w:rPr>
          <w:rFonts w:cs="Times New Roman"/>
          <w:b/>
          <w:color w:val="000000" w:themeColor="text1"/>
        </w:rPr>
        <w:t xml:space="preserve"> Indigeneity, Blackness, and Ethnic Literatures in the Hispanic World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70F5CD12" w14:textId="557B90D5" w:rsidR="006A34C2" w:rsidRDefault="006A34C2" w:rsidP="00041149">
      <w:pPr>
        <w:rPr>
          <w:b/>
        </w:rPr>
      </w:pPr>
      <w:r w:rsidRPr="007747C1">
        <w:t xml:space="preserve">Examines voices of ethnic cultures that have creatively responded to their social and political contexts through literary analysis as well as visual, musical, and other symbolic and representational literacies. </w:t>
      </w:r>
      <w:r w:rsidRPr="00B91AE5">
        <w:rPr>
          <w:u w:val="single"/>
        </w:rPr>
        <w:t>Prerequisite</w:t>
      </w:r>
      <w:r w:rsidRPr="007747C1">
        <w:t xml:space="preserve">: Introduction to Hispanic Literature </w:t>
      </w:r>
      <w:r w:rsidR="00C62E96">
        <w:t>(WE) (SPA-345)</w:t>
      </w:r>
      <w:r w:rsidRPr="007747C1">
        <w:t xml:space="preserve"> or Hispanic Life and Culture (SPA-336 / SPA-338).</w:t>
      </w:r>
    </w:p>
    <w:p w14:paraId="640252B8" w14:textId="42D8CE21" w:rsidR="00707924" w:rsidRDefault="00707924" w:rsidP="006A34C2">
      <w:pPr>
        <w:spacing w:before="40" w:after="0"/>
        <w:rPr>
          <w:rFonts w:cs="Times New Roman"/>
          <w:b/>
          <w:color w:val="000000" w:themeColor="text1"/>
        </w:rPr>
      </w:pPr>
      <w:r w:rsidRPr="007747C1">
        <w:rPr>
          <w:rFonts w:cs="Times New Roman"/>
          <w:b/>
          <w:color w:val="000000" w:themeColor="text1"/>
        </w:rPr>
        <w:t>SPA-4</w:t>
      </w:r>
      <w:r>
        <w:rPr>
          <w:rFonts w:cs="Times New Roman"/>
          <w:b/>
          <w:color w:val="000000" w:themeColor="text1"/>
        </w:rPr>
        <w:t>31</w:t>
      </w:r>
      <w:r w:rsidRPr="007747C1">
        <w:rPr>
          <w:rFonts w:cs="Times New Roman"/>
          <w:b/>
          <w:color w:val="000000" w:themeColor="text1"/>
        </w:rPr>
        <w:t xml:space="preserve"> Hispanic Graphic Novel: Theory and Practice (WE)</w:t>
      </w:r>
    </w:p>
    <w:p w14:paraId="482C4E0F" w14:textId="0070269B" w:rsidR="00707924" w:rsidRDefault="00707924" w:rsidP="00041149">
      <w:r w:rsidRPr="007747C1">
        <w:t xml:space="preserve">Focuses on providing students with the knowledge to understand cartoons and graphic novels produced in Spanish as a particular medium in relation to a historical context. The class will study theory of comics, the tradition of Hispanic comics, and will hold a workshop where the students learn techniques to develop their own story in a comic format. </w:t>
      </w:r>
      <w:r w:rsidRPr="007747C1">
        <w:rPr>
          <w:u w:val="single"/>
        </w:rPr>
        <w:t>Prerequisite</w:t>
      </w:r>
      <w:r w:rsidRPr="007747C1">
        <w:t xml:space="preserve">: Introduction to Hispanic Literature </w:t>
      </w:r>
      <w:r w:rsidR="00C62E96">
        <w:t>(WE) (SPA-345)</w:t>
      </w:r>
      <w:r w:rsidRPr="007747C1">
        <w:t xml:space="preserve"> or Hispanic Life and Culture (SPA-336 / SPA-338)</w:t>
      </w:r>
    </w:p>
    <w:p w14:paraId="424CBD2A" w14:textId="356B58A5" w:rsidR="00707924" w:rsidRPr="00424939" w:rsidRDefault="00707924" w:rsidP="00707924">
      <w:pPr>
        <w:spacing w:before="60"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32</w:t>
      </w:r>
      <w:r w:rsidRPr="007747C1">
        <w:rPr>
          <w:rFonts w:cs="Times New Roman"/>
          <w:b/>
          <w:color w:val="000000" w:themeColor="text1"/>
        </w:rPr>
        <w:t xml:space="preserve"> Representations of Violence in Hispanic Cultural Productions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1501C449" w14:textId="6985B903" w:rsidR="00707924" w:rsidRPr="00424939" w:rsidRDefault="00707924" w:rsidP="00041149">
      <w:r w:rsidRPr="007747C1">
        <w:t xml:space="preserve">Explores the relationships between a variety of cultural productions (film, literature, poetry, painting, theater, performance, TV productions, etc.) and specific accounts of personal and collective violence in socio-political conflicts in the Hispanic world. Concepts such as memory, trauma, mourning, and pain will be a central part of this course. </w:t>
      </w:r>
      <w:r w:rsidRPr="00B91AE5">
        <w:rPr>
          <w:u w:val="single"/>
        </w:rPr>
        <w:t>Prerequisite</w:t>
      </w:r>
      <w:r w:rsidRPr="007747C1">
        <w:t xml:space="preserve">: Introduction to Hispanic Literature </w:t>
      </w:r>
      <w:r w:rsidR="00C62E96">
        <w:t>(WE) (SPA-345)</w:t>
      </w:r>
      <w:r w:rsidRPr="007747C1">
        <w:t xml:space="preserve"> or Hispanic Life and Culture (SPA-336 / SPA-338).</w:t>
      </w:r>
      <w:r w:rsidRPr="00424939">
        <w:t xml:space="preserve"> </w:t>
      </w:r>
    </w:p>
    <w:p w14:paraId="52847A7B" w14:textId="723477FF" w:rsidR="000575DA" w:rsidRPr="00424939" w:rsidRDefault="000575DA" w:rsidP="000575DA">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sidR="00101869">
        <w:rPr>
          <w:rFonts w:cs="Times New Roman"/>
          <w:b/>
          <w:color w:val="000000" w:themeColor="text1"/>
        </w:rPr>
        <w:t>4</w:t>
      </w:r>
      <w:r w:rsidR="00707924">
        <w:rPr>
          <w:rFonts w:cs="Times New Roman"/>
          <w:b/>
          <w:color w:val="000000" w:themeColor="text1"/>
        </w:rPr>
        <w:t>2</w:t>
      </w:r>
      <w:r w:rsidRPr="000575DA">
        <w:rPr>
          <w:rFonts w:cs="Times New Roman"/>
          <w:b/>
          <w:color w:val="000000" w:themeColor="text1"/>
        </w:rPr>
        <w:t xml:space="preserve"> Popular Culture, Media, and Cultural Studies (WE) </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3F5B98E0" w14:textId="4A17847A" w:rsidR="000575DA" w:rsidRPr="00424939" w:rsidRDefault="000575DA" w:rsidP="00FC25ED">
      <w:r w:rsidRPr="000575DA">
        <w:t>Focuses on popular culture with an emphasis on the role of visual and material culture in the Hispanic world as contested territory between power structures and resistance movements. A variety of cultural productions may be included: film, lite</w:t>
      </w:r>
      <w:r>
        <w:t>rature, music, internet blogs, Y</w:t>
      </w:r>
      <w:r w:rsidRPr="000575DA">
        <w:t>ou</w:t>
      </w:r>
      <w:r w:rsidR="00810A5B">
        <w:t>T</w:t>
      </w:r>
      <w:r w:rsidRPr="000575DA">
        <w:t xml:space="preserve">ube videos, publicity, folklore, dance, TV productions, comic strips, etc. This class will focus on a selected time period and/or geographical region of the Spanish-speaking world. May be taken more than once for credit, if focused on a different region or period. </w:t>
      </w:r>
      <w:r w:rsidRPr="002117DA">
        <w:rPr>
          <w:u w:val="single"/>
        </w:rPr>
        <w:t>Prerequisite</w:t>
      </w:r>
      <w:r w:rsidRPr="000575DA">
        <w:t xml:space="preserve">: Introduction to Hispanic Literature </w:t>
      </w:r>
      <w:r w:rsidR="00C62E96">
        <w:t>(WE) (SPA-345)</w:t>
      </w:r>
      <w:r w:rsidRPr="000575DA">
        <w:t xml:space="preserve"> or Hispanic Life and Culture (SPA-336 / SPA-338).</w:t>
      </w:r>
      <w:r w:rsidRPr="00424939">
        <w:t xml:space="preserve"> </w:t>
      </w:r>
    </w:p>
    <w:p w14:paraId="3A3ACDF2" w14:textId="77777777" w:rsidR="00E61999" w:rsidRDefault="00E61999">
      <w:pPr>
        <w:spacing w:after="200" w:line="276" w:lineRule="auto"/>
        <w:rPr>
          <w:del w:id="15389" w:author="Summer 2023 updates" w:date="2024-07-31T13:42:00Z"/>
          <w:rFonts w:cs="Times New Roman"/>
          <w:b/>
          <w:color w:val="000000" w:themeColor="text1"/>
        </w:rPr>
      </w:pPr>
      <w:del w:id="15390" w:author="Summer 2023 updates" w:date="2024-07-31T13:42:00Z">
        <w:r>
          <w:rPr>
            <w:rFonts w:cs="Times New Roman"/>
            <w:b/>
            <w:color w:val="000000" w:themeColor="text1"/>
          </w:rPr>
          <w:br w:type="page"/>
        </w:r>
      </w:del>
    </w:p>
    <w:p w14:paraId="3ECBD8E6" w14:textId="6520E68E" w:rsidR="006A34C2" w:rsidRPr="00424939" w:rsidRDefault="006A34C2" w:rsidP="006A34C2">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43</w:t>
      </w:r>
      <w:r w:rsidRPr="00B91AE5">
        <w:rPr>
          <w:rFonts w:cs="Times New Roman"/>
          <w:b/>
          <w:color w:val="000000" w:themeColor="text1"/>
        </w:rPr>
        <w:t xml:space="preserve"> Cinema and the Politics of Representation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46E7E2F" w14:textId="59DE4966" w:rsidR="002E112B" w:rsidRPr="00E61999" w:rsidRDefault="006A34C2" w:rsidP="00FC25ED">
      <w:pPr>
        <w:rPr>
          <w:b/>
        </w:rPr>
      </w:pPr>
      <w:r w:rsidRPr="00B91AE5">
        <w:t>Provides a historical and thematic overview of cinema in a selected time period and/or geographical region of the Spanish-speaking world to deepen understanding of and engagement with important and complex cultural issues in relation to both aesthetics and politics, and offers both offers tools and guidance for discussing and writing about film.</w:t>
      </w:r>
      <w:r>
        <w:t xml:space="preserve"> </w:t>
      </w:r>
      <w:r w:rsidRPr="00B91AE5">
        <w:t xml:space="preserve">May be taken more than once for credit, if focused on a different region or period. </w:t>
      </w:r>
      <w:r w:rsidRPr="000575DA">
        <w:rPr>
          <w:u w:val="single"/>
        </w:rPr>
        <w:t>Prerequisite</w:t>
      </w:r>
      <w:r w:rsidRPr="00B91AE5">
        <w:t xml:space="preserve">: Introduction to Hispanic Literature </w:t>
      </w:r>
      <w:r w:rsidR="00C62E96">
        <w:t>(WE) (SPA-345)</w:t>
      </w:r>
      <w:r w:rsidRPr="00B91AE5">
        <w:t xml:space="preserve"> or Hispanic Life and Culture (SPA-336 / SPA-338).</w:t>
      </w:r>
    </w:p>
    <w:p w14:paraId="74B6369E" w14:textId="3E65049B" w:rsidR="0035515B" w:rsidRPr="00424939" w:rsidRDefault="0035515B" w:rsidP="0035515B">
      <w:pPr>
        <w:spacing w:after="0"/>
        <w:rPr>
          <w:rFonts w:cs="Times New Roman"/>
          <w:b/>
          <w:color w:val="000000" w:themeColor="text1"/>
        </w:rPr>
      </w:pPr>
      <w:r w:rsidRPr="00424939">
        <w:rPr>
          <w:rFonts w:cs="Times New Roman"/>
          <w:b/>
          <w:color w:val="000000" w:themeColor="text1"/>
        </w:rPr>
        <w:t>SPA-444 Independent Study</w:t>
      </w:r>
      <w:r w:rsidR="001A1866" w:rsidRPr="00424939">
        <w:rPr>
          <w:rFonts w:cs="Times New Roman"/>
          <w:b/>
          <w:color w:val="000000" w:themeColor="text1"/>
        </w:rPr>
        <w:t xml:space="preserve"> (WE)</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p>
    <w:p w14:paraId="0C494FFE" w14:textId="7AB13A54" w:rsidR="00B177A8" w:rsidRPr="002E112B" w:rsidRDefault="00F91E1C" w:rsidP="002E112B">
      <w:r w:rsidRPr="00F91E1C">
        <w:t>Allows students to design and undertake</w:t>
      </w:r>
      <w:r w:rsidR="0035515B" w:rsidRPr="00424939">
        <w:t xml:space="preserve"> a selected project in Spanish</w:t>
      </w:r>
      <w:r w:rsidR="00B8454E" w:rsidRPr="00424939">
        <w:fldChar w:fldCharType="begin"/>
      </w:r>
      <w:r w:rsidR="00B8454E" w:rsidRPr="00424939">
        <w:instrText xml:space="preserve"> XE "Spanish" </w:instrText>
      </w:r>
      <w:r w:rsidR="00B8454E" w:rsidRPr="00424939">
        <w:fldChar w:fldCharType="end"/>
      </w:r>
      <w:r w:rsidR="0035515B" w:rsidRPr="00424939">
        <w:t xml:space="preserve"> under the direction of a faculty member of the department. May be taken for an X status grade with consent of instructor prior to registration.  </w:t>
      </w:r>
      <w:r w:rsidR="0035515B" w:rsidRPr="00424939">
        <w:rPr>
          <w:u w:val="single"/>
        </w:rPr>
        <w:t>Prerequisite</w:t>
      </w:r>
      <w:r w:rsidR="0035515B" w:rsidRPr="00424939">
        <w:t xml:space="preserve">: consent of department chair. </w:t>
      </w:r>
    </w:p>
    <w:p w14:paraId="44C63BC5" w14:textId="19E549B4" w:rsidR="00707924" w:rsidRPr="00424939" w:rsidRDefault="00707924" w:rsidP="00707924">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B91AE5">
        <w:rPr>
          <w:rFonts w:cs="Times New Roman"/>
          <w:b/>
          <w:color w:val="000000" w:themeColor="text1"/>
        </w:rPr>
        <w:t>4</w:t>
      </w:r>
      <w:r>
        <w:rPr>
          <w:rFonts w:cs="Times New Roman"/>
          <w:b/>
          <w:color w:val="000000" w:themeColor="text1"/>
        </w:rPr>
        <w:t>46</w:t>
      </w:r>
      <w:r w:rsidRPr="00B91AE5">
        <w:rPr>
          <w:rFonts w:cs="Times New Roman"/>
          <w:b/>
          <w:color w:val="000000" w:themeColor="text1"/>
        </w:rPr>
        <w:t xml:space="preserve"> Latin American and Spanish Short Stories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03EFBF6C" w14:textId="1ADA233D" w:rsidR="00707924" w:rsidRPr="00424939" w:rsidRDefault="00707924" w:rsidP="00041149">
      <w:r w:rsidRPr="00B91AE5">
        <w:t xml:space="preserve">Focuses on the rich and varied literary production of the short story in Latin America and/or Spain. Readings may include a wide range of short narratives with an emphasis on those of the 20th and 21st century. </w:t>
      </w:r>
      <w:r w:rsidRPr="00B91AE5">
        <w:rPr>
          <w:u w:val="single"/>
        </w:rPr>
        <w:t>Prerequisite</w:t>
      </w:r>
      <w:r w:rsidRPr="00B91AE5">
        <w:t xml:space="preserve">: Introduction to Hispanic Literature </w:t>
      </w:r>
      <w:r w:rsidR="00C62E96">
        <w:t>(WE) (SPA-345)</w:t>
      </w:r>
      <w:r w:rsidRPr="00B91AE5">
        <w:t xml:space="preserve"> or Hispanic Life and Culture (SPA-336 / SPA-338).</w:t>
      </w:r>
      <w:r w:rsidRPr="00424939">
        <w:t xml:space="preserve"> </w:t>
      </w:r>
    </w:p>
    <w:p w14:paraId="3902F4DF" w14:textId="202474F2" w:rsidR="00707924" w:rsidRPr="00424939" w:rsidRDefault="00707924" w:rsidP="00707924">
      <w:pPr>
        <w:spacing w:after="0"/>
        <w:rPr>
          <w:rFonts w:cs="Times New Roman"/>
          <w:b/>
          <w:color w:val="000000" w:themeColor="text1"/>
        </w:rPr>
      </w:pPr>
      <w:r w:rsidRPr="000575DA">
        <w:rPr>
          <w:rFonts w:cs="Times New Roman"/>
          <w:b/>
          <w:color w:val="000000" w:themeColor="text1"/>
        </w:rPr>
        <w:t>SPA</w:t>
      </w:r>
      <w:r w:rsidR="009C4E8C">
        <w:rPr>
          <w:rFonts w:cs="Times New Roman"/>
          <w:b/>
          <w:color w:val="000000" w:themeColor="text1"/>
        </w:rPr>
        <w:t>-</w:t>
      </w:r>
      <w:r w:rsidRPr="000575DA">
        <w:rPr>
          <w:rFonts w:cs="Times New Roman"/>
          <w:b/>
          <w:color w:val="000000" w:themeColor="text1"/>
        </w:rPr>
        <w:t>4</w:t>
      </w:r>
      <w:r>
        <w:rPr>
          <w:rFonts w:cs="Times New Roman"/>
          <w:b/>
          <w:color w:val="000000" w:themeColor="text1"/>
        </w:rPr>
        <w:t>51</w:t>
      </w:r>
      <w:r w:rsidRPr="000575DA">
        <w:rPr>
          <w:rFonts w:cs="Times New Roman"/>
          <w:b/>
          <w:color w:val="000000" w:themeColor="text1"/>
        </w:rPr>
        <w:t xml:space="preserve"> Hispanic Cross-Over Literature: Theory and Practice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4178DE49" w14:textId="3D86A56B" w:rsidR="00707924" w:rsidRDefault="00707924" w:rsidP="00041149">
      <w:r w:rsidRPr="000575DA">
        <w:t xml:space="preserve">Focuses on literature that is designed for children or for both adults and children. Texts for this class will intersect with notions of memory, education, censorship, and the dialogue between image and written text. The class will emphasize the picture-book (álbum ilustrado), and it will hold a workshop where the students learn techniques to develop their own. </w:t>
      </w:r>
      <w:r w:rsidRPr="002117DA">
        <w:rPr>
          <w:u w:val="single"/>
        </w:rPr>
        <w:t>Prerequisite</w:t>
      </w:r>
      <w:r w:rsidRPr="000575DA">
        <w:t xml:space="preserve">: Introduction to Hispanic Literature </w:t>
      </w:r>
      <w:r w:rsidR="00C62E96">
        <w:t>(WE) (SPA-345)</w:t>
      </w:r>
      <w:r w:rsidRPr="000575DA">
        <w:t xml:space="preserve"> or Hispanic Life and Culture (SPA-336 / SPA-338).</w:t>
      </w:r>
    </w:p>
    <w:p w14:paraId="34942AF3" w14:textId="7557F1DA" w:rsidR="00B1421E" w:rsidRPr="00424939" w:rsidRDefault="00B1421E" w:rsidP="00F72D8E">
      <w:pPr>
        <w:keepNext/>
        <w:keepLines/>
        <w:spacing w:after="0"/>
        <w:rPr>
          <w:rFonts w:cs="Times New Roman"/>
          <w:b/>
          <w:color w:val="000000" w:themeColor="text1"/>
        </w:rPr>
      </w:pPr>
      <w:r w:rsidRPr="00424939">
        <w:rPr>
          <w:rFonts w:cs="Times New Roman"/>
          <w:b/>
          <w:color w:val="000000" w:themeColor="text1"/>
        </w:rPr>
        <w:t xml:space="preserve">SPA-455 Hispanic Drama </w:t>
      </w:r>
      <w:r w:rsidR="00311E74">
        <w:rPr>
          <w:rFonts w:cs="Times New Roman"/>
          <w:b/>
          <w:color w:val="000000" w:themeColor="text1"/>
        </w:rPr>
        <w:t>and Performance: Theory and Practice (WE)</w:t>
      </w:r>
    </w:p>
    <w:p w14:paraId="51C85935" w14:textId="7184C492" w:rsidR="00F91E1C" w:rsidRDefault="00F91E1C" w:rsidP="00041149">
      <w:r w:rsidRPr="00F91E1C">
        <w:t>Focuses on providing students with the elements to appreciate and analyze</w:t>
      </w:r>
      <w:r>
        <w:t xml:space="preserve"> </w:t>
      </w:r>
      <w:r w:rsidR="00B1421E" w:rsidRPr="00424939">
        <w:t>Spanish</w:t>
      </w:r>
      <w:r w:rsidR="00B8454E" w:rsidRPr="00424939">
        <w:fldChar w:fldCharType="begin"/>
      </w:r>
      <w:r w:rsidR="00B8454E" w:rsidRPr="00424939">
        <w:instrText xml:space="preserve"> XE "Spanish" </w:instrText>
      </w:r>
      <w:r w:rsidR="00B8454E" w:rsidRPr="00424939">
        <w:fldChar w:fldCharType="end"/>
      </w:r>
      <w:r w:rsidR="00B1421E" w:rsidRPr="00424939">
        <w:t xml:space="preserve"> </w:t>
      </w:r>
      <w:r>
        <w:t xml:space="preserve">and US Latinx </w:t>
      </w:r>
      <w:r w:rsidR="00B1421E" w:rsidRPr="00424939">
        <w:t xml:space="preserve">theatre and </w:t>
      </w:r>
      <w:r w:rsidRPr="00F91E1C">
        <w:t>performance art. This class will introduce students to</w:t>
      </w:r>
      <w:r>
        <w:t xml:space="preserve"> </w:t>
      </w:r>
      <w:r w:rsidR="00B1421E" w:rsidRPr="00424939">
        <w:t>the various techniques, themes, and images used to express, criticize, or romanticize Hispanic society and life</w:t>
      </w:r>
      <w:r>
        <w:t>,</w:t>
      </w:r>
      <w:r w:rsidRPr="00F91E1C">
        <w:t xml:space="preserve"> and may include the staging of a play.</w:t>
      </w:r>
      <w:r w:rsidR="00B1421E" w:rsidRPr="00424939">
        <w:t xml:space="preserve"> </w:t>
      </w:r>
      <w:r w:rsidR="00B1421E" w:rsidRPr="00424939">
        <w:rPr>
          <w:u w:val="single"/>
        </w:rPr>
        <w:t>Prerequisite</w:t>
      </w:r>
      <w:r w:rsidR="00897BA1" w:rsidRPr="00424939">
        <w:t>:</w:t>
      </w:r>
      <w:r w:rsidR="00B1421E" w:rsidRPr="00424939">
        <w:t xml:space="preserve"> </w:t>
      </w:r>
      <w:r>
        <w:t>I</w:t>
      </w:r>
      <w:r w:rsidRPr="00F91E1C">
        <w:t xml:space="preserve">ntroduction to Hispanic Literature </w:t>
      </w:r>
      <w:r w:rsidR="00C62E96">
        <w:t>(WE) (SPA-345)</w:t>
      </w:r>
      <w:r w:rsidRPr="00F91E1C">
        <w:t xml:space="preserve"> or Hispanic Life and Culture (SPA-336/ SPA-338).</w:t>
      </w:r>
    </w:p>
    <w:p w14:paraId="621CD335" w14:textId="6BB654C8" w:rsidR="00707924" w:rsidRPr="00424939" w:rsidRDefault="00707924" w:rsidP="00707924">
      <w:pPr>
        <w:spacing w:after="0"/>
        <w:rPr>
          <w:rFonts w:cs="Times New Roman"/>
          <w:b/>
          <w:color w:val="000000" w:themeColor="text1"/>
        </w:rPr>
      </w:pPr>
      <w:r>
        <w:rPr>
          <w:rFonts w:cs="Times New Roman"/>
          <w:b/>
          <w:color w:val="000000" w:themeColor="text1"/>
        </w:rPr>
        <w:t>SPA</w:t>
      </w:r>
      <w:r w:rsidR="009C4E8C">
        <w:rPr>
          <w:rFonts w:cs="Times New Roman"/>
          <w:b/>
          <w:color w:val="000000" w:themeColor="text1"/>
        </w:rPr>
        <w:t>-</w:t>
      </w:r>
      <w:r>
        <w:rPr>
          <w:rFonts w:cs="Times New Roman"/>
          <w:b/>
          <w:color w:val="000000" w:themeColor="text1"/>
        </w:rPr>
        <w:t>457</w:t>
      </w:r>
      <w:r w:rsidRPr="00B91AE5">
        <w:rPr>
          <w:rFonts w:cs="Times New Roman"/>
          <w:b/>
          <w:color w:val="000000" w:themeColor="text1"/>
        </w:rPr>
        <w:t xml:space="preserve"> US Latin</w:t>
      </w:r>
      <w:r w:rsidR="00555953">
        <w:rPr>
          <w:rFonts w:cs="Times New Roman"/>
          <w:b/>
          <w:color w:val="000000" w:themeColor="text1"/>
        </w:rPr>
        <w:t>x</w:t>
      </w:r>
      <w:r w:rsidRPr="00B91AE5">
        <w:rPr>
          <w:rFonts w:cs="Times New Roman"/>
          <w:b/>
          <w:color w:val="000000" w:themeColor="text1"/>
        </w:rPr>
        <w:t xml:space="preserve">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06DF82F5" w14:textId="0D7618EB" w:rsidR="00707924" w:rsidRPr="00424939" w:rsidRDefault="00707924" w:rsidP="00041149">
      <w:r w:rsidRPr="00B91AE5">
        <w:t>Focuses on the major trends of Latin</w:t>
      </w:r>
      <w:r w:rsidR="00555953">
        <w:t>x</w:t>
      </w:r>
      <w:r w:rsidRPr="00B91AE5">
        <w:t xml:space="preserve"> literature that highlight the experiences of Latin</w:t>
      </w:r>
      <w:r w:rsidR="00555953">
        <w:t>x</w:t>
      </w:r>
      <w:r w:rsidRPr="00B91AE5">
        <w:t xml:space="preserve"> people within the US. Topics will include bilingualism, code-switching, identity, borders, immigration, and exile in Latin</w:t>
      </w:r>
      <w:r w:rsidR="00555953">
        <w:t>x</w:t>
      </w:r>
      <w:r w:rsidRPr="00B91AE5">
        <w:t xml:space="preserve"> groups such as Chicano/a, Nuyorican, Boricuas, Dominicans, etc. Their cultural productions will be analyzed within their social and political context and texts assigned will be in English, Spanish or mixed. </w:t>
      </w:r>
      <w:r w:rsidRPr="002117DA">
        <w:rPr>
          <w:u w:val="single"/>
        </w:rPr>
        <w:t>Prerequisite</w:t>
      </w:r>
      <w:r w:rsidRPr="00B91AE5">
        <w:t xml:space="preserve">: Introduction to Hispanic Literature </w:t>
      </w:r>
      <w:r w:rsidR="00C62E96">
        <w:t>(WE) (SPA-345)</w:t>
      </w:r>
      <w:r w:rsidRPr="00B91AE5">
        <w:t xml:space="preserve"> or Hispanic Life and Culture (SPA-336 / SPA-338).</w:t>
      </w:r>
      <w:r w:rsidRPr="00424939">
        <w:t xml:space="preserve"> </w:t>
      </w:r>
    </w:p>
    <w:p w14:paraId="47AF974B" w14:textId="32EED6F8" w:rsidR="00707924" w:rsidRPr="00424939" w:rsidRDefault="00707924" w:rsidP="00707924">
      <w:pPr>
        <w:spacing w:after="0"/>
        <w:rPr>
          <w:rFonts w:cs="Times New Roman"/>
          <w:b/>
          <w:color w:val="000000" w:themeColor="text1"/>
        </w:rPr>
      </w:pPr>
      <w:r w:rsidRPr="007747C1">
        <w:rPr>
          <w:rFonts w:cs="Times New Roman"/>
          <w:b/>
          <w:color w:val="000000" w:themeColor="text1"/>
        </w:rPr>
        <w:t>SPA</w:t>
      </w:r>
      <w:r w:rsidR="009C4E8C">
        <w:rPr>
          <w:rFonts w:cs="Times New Roman"/>
          <w:b/>
          <w:color w:val="000000" w:themeColor="text1"/>
        </w:rPr>
        <w:t>-</w:t>
      </w:r>
      <w:r w:rsidRPr="007747C1">
        <w:rPr>
          <w:rFonts w:cs="Times New Roman"/>
          <w:b/>
          <w:color w:val="000000" w:themeColor="text1"/>
        </w:rPr>
        <w:t>4</w:t>
      </w:r>
      <w:r>
        <w:rPr>
          <w:rFonts w:cs="Times New Roman"/>
          <w:b/>
          <w:color w:val="000000" w:themeColor="text1"/>
        </w:rPr>
        <w:t>58</w:t>
      </w:r>
      <w:r w:rsidRPr="007747C1">
        <w:rPr>
          <w:rFonts w:cs="Times New Roman"/>
          <w:b/>
          <w:color w:val="000000" w:themeColor="text1"/>
        </w:rPr>
        <w:t xml:space="preserve"> Travel Writing and Transatlantic Literature (WE)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Independent Study</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w:t>
      </w:r>
    </w:p>
    <w:p w14:paraId="2B50DFE1" w14:textId="06A696DD" w:rsidR="00707924" w:rsidRDefault="00707924" w:rsidP="00FC25ED">
      <w:r w:rsidRPr="007747C1">
        <w:t>Explores the varying perceptions of life, history, culture, traditions, and customs in Spain and Latin America across time and space through the accounts of trave</w:t>
      </w:r>
      <w:r>
        <w:t>l</w:t>
      </w:r>
      <w:r w:rsidRPr="007747C1">
        <w:t xml:space="preserve"> narratives through interdisciplinary perspectives. </w:t>
      </w:r>
      <w:r w:rsidRPr="00B91AE5">
        <w:rPr>
          <w:u w:val="single"/>
        </w:rPr>
        <w:t>Prerequisite</w:t>
      </w:r>
      <w:r w:rsidRPr="007747C1">
        <w:t>:</w:t>
      </w:r>
      <w:r>
        <w:t xml:space="preserve"> </w:t>
      </w:r>
      <w:r w:rsidRPr="007747C1">
        <w:t xml:space="preserve">Introduction to Hispanic Literature </w:t>
      </w:r>
      <w:r w:rsidR="00C62E96">
        <w:t>(WE) (SPA-345)</w:t>
      </w:r>
      <w:r w:rsidRPr="007747C1">
        <w:t xml:space="preserve"> or Hispanic Life and Culture (SPA-336 / SPA-338).</w:t>
      </w:r>
    </w:p>
    <w:p w14:paraId="63E1B5D5" w14:textId="7CFB87B0" w:rsidR="00B1421E" w:rsidRPr="00424939" w:rsidRDefault="00B1421E" w:rsidP="00707924">
      <w:pPr>
        <w:spacing w:after="0"/>
        <w:rPr>
          <w:rFonts w:cs="Times New Roman"/>
          <w:b/>
          <w:color w:val="000000" w:themeColor="text1"/>
        </w:rPr>
      </w:pPr>
      <w:r w:rsidRPr="00424939">
        <w:rPr>
          <w:rFonts w:cs="Times New Roman"/>
          <w:b/>
          <w:color w:val="000000" w:themeColor="text1"/>
        </w:rPr>
        <w:t>SPA-475</w:t>
      </w:r>
      <w:del w:id="15391" w:author="Summer 2023 updates" w:date="2024-07-31T13:42:00Z">
        <w:r w:rsidR="00B02FE4" w:rsidRPr="00424939">
          <w:rPr>
            <w:rFonts w:cs="Times New Roman"/>
            <w:b/>
            <w:color w:val="000000" w:themeColor="text1"/>
          </w:rPr>
          <w:delText>/ -</w:delText>
        </w:r>
      </w:del>
      <w:ins w:id="15392" w:author="Summer 2023 updates" w:date="2024-07-31T13:42:00Z">
        <w:r w:rsidR="00B02FE4" w:rsidRPr="00424939">
          <w:rPr>
            <w:rFonts w:cs="Times New Roman"/>
            <w:b/>
            <w:color w:val="000000" w:themeColor="text1"/>
          </w:rPr>
          <w:t>/-</w:t>
        </w:r>
      </w:ins>
      <w:r w:rsidRPr="00424939">
        <w:rPr>
          <w:rFonts w:cs="Times New Roman"/>
          <w:b/>
          <w:color w:val="000000" w:themeColor="text1"/>
        </w:rPr>
        <w:t>485 Topics in Hispanic Literature</w:t>
      </w:r>
      <w:r w:rsidR="001A1866" w:rsidRPr="00424939">
        <w:rPr>
          <w:rFonts w:cs="Times New Roman"/>
          <w:b/>
          <w:color w:val="000000" w:themeColor="text1"/>
        </w:rPr>
        <w:t xml:space="preserve"> (WE)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p>
    <w:p w14:paraId="6509A35D" w14:textId="3FF64532" w:rsidR="00B1421E" w:rsidRPr="00424939" w:rsidRDefault="00F91E1C" w:rsidP="00041149">
      <w:r w:rsidRPr="00F91E1C">
        <w:t>Centers on a particular theme, author, region, time period, or genre of Hispanic literature. Approach and content vary</w:t>
      </w:r>
      <w:r w:rsidR="00B1421E" w:rsidRPr="00424939">
        <w:t xml:space="preserve"> from term to term as determined by the instructor. May be taken more than once, provided the topics are substantially different.  </w:t>
      </w:r>
      <w:r w:rsidR="00B1421E" w:rsidRPr="00424939">
        <w:rPr>
          <w:u w:val="single"/>
        </w:rPr>
        <w:t>Prerequisite</w:t>
      </w:r>
      <w:r w:rsidR="00897BA1" w:rsidRPr="00424939">
        <w:t>:</w:t>
      </w:r>
      <w:r w:rsidR="00B1421E" w:rsidRPr="00424939">
        <w:t xml:space="preserve"> </w:t>
      </w:r>
      <w:r w:rsidRPr="00F91E1C">
        <w:t xml:space="preserve">Introduction to Hispanic Literature </w:t>
      </w:r>
      <w:r w:rsidR="00C62E96">
        <w:t>(WE) (SPA-345)</w:t>
      </w:r>
      <w:r w:rsidRPr="00F91E1C">
        <w:t xml:space="preserve"> or Hispanic Life and Culture (SPA-336/ SPA-338)</w:t>
      </w:r>
      <w:r w:rsidR="00B1421E" w:rsidRPr="00424939">
        <w:t xml:space="preserve">. </w:t>
      </w:r>
    </w:p>
    <w:p w14:paraId="3DCD11B5" w14:textId="55CA4335" w:rsidR="00B1421E" w:rsidRPr="00424939" w:rsidRDefault="00B1421E" w:rsidP="00B1421E">
      <w:pPr>
        <w:spacing w:after="0"/>
        <w:rPr>
          <w:rFonts w:cs="Times New Roman"/>
          <w:b/>
          <w:color w:val="000000" w:themeColor="text1"/>
        </w:rPr>
      </w:pPr>
      <w:r w:rsidRPr="00424939">
        <w:rPr>
          <w:rFonts w:cs="Times New Roman"/>
          <w:b/>
          <w:color w:val="000000" w:themeColor="text1"/>
        </w:rPr>
        <w:t>SPA-476</w:t>
      </w:r>
      <w:r w:rsidR="009C4E8C">
        <w:rPr>
          <w:rFonts w:cs="Times New Roman"/>
          <w:b/>
          <w:color w:val="000000" w:themeColor="text1"/>
        </w:rPr>
        <w:t>/</w:t>
      </w:r>
      <w:r w:rsidR="00B02FE4" w:rsidRPr="00424939">
        <w:rPr>
          <w:rFonts w:cs="Times New Roman"/>
          <w:b/>
          <w:color w:val="000000" w:themeColor="text1"/>
        </w:rPr>
        <w:t>-</w:t>
      </w:r>
      <w:r w:rsidRPr="00424939">
        <w:rPr>
          <w:rFonts w:cs="Times New Roman"/>
          <w:b/>
          <w:color w:val="000000" w:themeColor="text1"/>
        </w:rPr>
        <w:t>486 Topics in Hispanic Literature</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Literature</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Latin</w:t>
      </w:r>
      <w:r w:rsidR="009F4511" w:rsidRPr="00424939">
        <w:rPr>
          <w:rFonts w:cs="Times New Roman"/>
          <w:b/>
          <w:color w:val="000000" w:themeColor="text1"/>
        </w:rPr>
        <w:fldChar w:fldCharType="begin"/>
      </w:r>
      <w:r w:rsidR="009F4511" w:rsidRPr="00424939">
        <w:rPr>
          <w:color w:val="000000" w:themeColor="text1"/>
        </w:rPr>
        <w:instrText xml:space="preserve"> XE "Latin" </w:instrText>
      </w:r>
      <w:r w:rsidR="009F4511" w:rsidRPr="00424939">
        <w:rPr>
          <w:rFonts w:cs="Times New Roman"/>
          <w:b/>
          <w:color w:val="000000" w:themeColor="text1"/>
        </w:rPr>
        <w:fldChar w:fldCharType="end"/>
      </w:r>
      <w:r w:rsidRPr="00424939">
        <w:rPr>
          <w:rFonts w:cs="Times New Roman"/>
          <w:b/>
          <w:color w:val="000000" w:themeColor="text1"/>
        </w:rPr>
        <w:t xml:space="preserve"> America</w:t>
      </w:r>
      <w:r w:rsidR="001A1866" w:rsidRPr="00424939">
        <w:rPr>
          <w:rFonts w:cs="Times New Roman"/>
          <w:b/>
          <w:color w:val="000000" w:themeColor="text1"/>
        </w:rPr>
        <w:t xml:space="preserve"> (WE)</w:t>
      </w:r>
      <w:r w:rsidRPr="00424939">
        <w:rPr>
          <w:rFonts w:cs="Times New Roman"/>
          <w:b/>
          <w:color w:val="000000" w:themeColor="text1"/>
        </w:rPr>
        <w:t xml:space="preserve"> </w:t>
      </w:r>
    </w:p>
    <w:p w14:paraId="7F2D2E4F" w14:textId="65C96FBF" w:rsidR="00B1421E" w:rsidRDefault="00AD70BA" w:rsidP="00041149">
      <w:r w:rsidRPr="00AD70BA">
        <w:t>Centers on a particular theme, author, region, time period, or genre of Hispanic literature, with a focus on</w:t>
      </w:r>
      <w:r w:rsidR="00B1421E" w:rsidRPr="00424939">
        <w:t xml:space="preserve"> Latin</w:t>
      </w:r>
      <w:r w:rsidR="009F4511" w:rsidRPr="00424939">
        <w:fldChar w:fldCharType="begin"/>
      </w:r>
      <w:r w:rsidR="009F4511" w:rsidRPr="00424939">
        <w:instrText xml:space="preserve"> XE "Latin" </w:instrText>
      </w:r>
      <w:r w:rsidR="009F4511" w:rsidRPr="00424939">
        <w:fldChar w:fldCharType="end"/>
      </w:r>
      <w:r w:rsidR="00B1421E" w:rsidRPr="00424939">
        <w:t xml:space="preserve"> American culture. </w:t>
      </w:r>
      <w:r w:rsidR="0014560F">
        <w:t xml:space="preserve">May be taken more than once, provided the topics are substantially different. </w:t>
      </w:r>
      <w:r w:rsidR="00B1421E" w:rsidRPr="00424939">
        <w:rPr>
          <w:u w:val="single"/>
        </w:rPr>
        <w:t>Prerequisite</w:t>
      </w:r>
      <w:r w:rsidR="00897BA1" w:rsidRPr="00424939">
        <w:t>:</w:t>
      </w:r>
      <w:r w:rsidR="00B1421E" w:rsidRPr="00424939">
        <w:t xml:space="preserve"> </w:t>
      </w:r>
      <w:r w:rsidRPr="00AD70BA">
        <w:t xml:space="preserve">Introduction to Hispanic Literature </w:t>
      </w:r>
      <w:r w:rsidR="00C62E96">
        <w:t>(WE) (SPA-345)</w:t>
      </w:r>
      <w:r w:rsidRPr="00AD70BA">
        <w:t xml:space="preserve"> or Hispanic Life and Culture (SPA-336/ SPA-338).</w:t>
      </w:r>
    </w:p>
    <w:p w14:paraId="0D854A76" w14:textId="47C33CA9" w:rsidR="00AD70BA" w:rsidRDefault="006E1CD9" w:rsidP="00AD70BA">
      <w:pPr>
        <w:spacing w:after="40"/>
        <w:rPr>
          <w:rFonts w:cs="Times New Roman"/>
          <w:b/>
          <w:color w:val="000000" w:themeColor="text1"/>
        </w:rPr>
      </w:pPr>
      <w:r>
        <w:rPr>
          <w:rFonts w:cs="Times New Roman"/>
          <w:b/>
          <w:color w:val="000000" w:themeColor="text1"/>
        </w:rPr>
        <w:t>SPA-464</w:t>
      </w:r>
      <w:r w:rsidR="00AD70BA" w:rsidRPr="00AD70BA">
        <w:rPr>
          <w:rFonts w:cs="Times New Roman"/>
          <w:b/>
          <w:color w:val="000000" w:themeColor="text1"/>
        </w:rPr>
        <w:t xml:space="preserve"> Capstone in Spanish</w:t>
      </w:r>
    </w:p>
    <w:p w14:paraId="46AE784A" w14:textId="37535438" w:rsidR="00AD70BA" w:rsidRDefault="00AD70BA" w:rsidP="00041149">
      <w:r w:rsidRPr="00AD70BA">
        <w:t>Serves as the final requirement designed for Spanish majors who are graduating seniors. Students will polish a research paper written for any of the advanced classes in a previous semester. They will demonstrate the skills acquired throughout the major, such as: critical reading and writing, textual analysis, and original thinking regarding a historical and cultural topic related to Latin America and/or Spain. At the end of the course, students should present their research work on a conference-like panel open to the public. (Offered every</w:t>
      </w:r>
      <w:r w:rsidR="00311E74">
        <w:t xml:space="preserve"> s</w:t>
      </w:r>
      <w:r w:rsidRPr="00AD70BA">
        <w:t>pring)</w:t>
      </w:r>
    </w:p>
    <w:p w14:paraId="3A418B4A" w14:textId="5C95C978" w:rsidR="00B1421E" w:rsidRPr="00424939" w:rsidRDefault="00B1421E" w:rsidP="00FC25ED">
      <w:pPr>
        <w:spacing w:after="40"/>
        <w:rPr>
          <w:rFonts w:cs="Times New Roman"/>
          <w:b/>
          <w:color w:val="000000" w:themeColor="text1"/>
        </w:rPr>
        <w:pPrChange w:id="15393" w:author="Summer 2023 updates" w:date="2024-07-31T13:42:00Z">
          <w:pPr>
            <w:keepNext/>
            <w:spacing w:after="0"/>
          </w:pPr>
        </w:pPrChange>
      </w:pPr>
      <w:r w:rsidRPr="00424939">
        <w:rPr>
          <w:rFonts w:cs="Times New Roman"/>
          <w:b/>
          <w:color w:val="000000" w:themeColor="text1"/>
        </w:rPr>
        <w:t>SPA-</w:t>
      </w:r>
      <w:r w:rsidR="00784D42" w:rsidRPr="00424939">
        <w:rPr>
          <w:rFonts w:cs="Times New Roman"/>
          <w:b/>
          <w:color w:val="000000" w:themeColor="text1"/>
        </w:rPr>
        <w:t>494</w:t>
      </w:r>
      <w:r w:rsidRPr="00424939">
        <w:rPr>
          <w:rFonts w:cs="Times New Roman"/>
          <w:b/>
          <w:color w:val="000000" w:themeColor="text1"/>
        </w:rPr>
        <w:t xml:space="preserve"> Internship in Spanish</w:t>
      </w:r>
      <w:r w:rsidR="00B8454E" w:rsidRPr="00424939">
        <w:rPr>
          <w:rFonts w:cs="Times New Roman"/>
          <w:b/>
          <w:color w:val="000000" w:themeColor="text1"/>
        </w:rPr>
        <w:fldChar w:fldCharType="begin"/>
      </w:r>
      <w:r w:rsidR="00B8454E" w:rsidRPr="00FC25ED">
        <w:rPr>
          <w:b/>
          <w:color w:val="000000" w:themeColor="text1"/>
          <w:rPrChange w:id="15394" w:author="Summer 2023 updates" w:date="2024-07-31T13:42:00Z">
            <w:rPr>
              <w:color w:val="000000" w:themeColor="text1"/>
            </w:rPr>
          </w:rPrChange>
        </w:rPr>
        <w:instrText xml:space="preserve"> XE "Spanish" </w:instrText>
      </w:r>
      <w:r w:rsidR="00B8454E" w:rsidRPr="00424939">
        <w:rPr>
          <w:rFonts w:cs="Times New Roman"/>
          <w:b/>
          <w:color w:val="000000" w:themeColor="text1"/>
        </w:rPr>
        <w:fldChar w:fldCharType="end"/>
      </w:r>
    </w:p>
    <w:p w14:paraId="7F89745D" w14:textId="589175C7" w:rsidR="00B1421E" w:rsidRDefault="00311E74" w:rsidP="00FC25ED">
      <w:r>
        <w:t xml:space="preserve">Allows students to explore </w:t>
      </w:r>
      <w:r w:rsidR="00B1421E" w:rsidRPr="00424939">
        <w:t>a career area related to Spanish</w:t>
      </w:r>
      <w:r w:rsidR="00B8454E" w:rsidRPr="00424939">
        <w:fldChar w:fldCharType="begin"/>
      </w:r>
      <w:r w:rsidR="00B8454E" w:rsidRPr="00424939">
        <w:instrText xml:space="preserve"> XE "Spanish" </w:instrText>
      </w:r>
      <w:r w:rsidR="00B8454E" w:rsidRPr="00424939">
        <w:fldChar w:fldCharType="end"/>
      </w:r>
      <w:r w:rsidR="00B1421E" w:rsidRPr="00424939">
        <w:t>. Application</w:t>
      </w:r>
      <w:r w:rsidR="00B76E1A" w:rsidRPr="00424939">
        <w:fldChar w:fldCharType="begin"/>
      </w:r>
      <w:r w:rsidR="00B76E1A" w:rsidRPr="00424939">
        <w:instrText xml:space="preserve"> XE "</w:instrText>
      </w:r>
      <w:r w:rsidR="00B76E1A" w:rsidRPr="00424939">
        <w:rPr>
          <w:b/>
        </w:rPr>
        <w:instrText>Application</w:instrText>
      </w:r>
      <w:r w:rsidR="00B76E1A" w:rsidRPr="00424939">
        <w:instrText xml:space="preserve">" </w:instrText>
      </w:r>
      <w:r w:rsidR="00B76E1A" w:rsidRPr="00424939">
        <w:fldChar w:fldCharType="end"/>
      </w:r>
      <w:r w:rsidR="00B1421E" w:rsidRPr="00424939">
        <w:t xml:space="preserve"> and supervision through the </w:t>
      </w:r>
      <w:r w:rsidR="00A437F3" w:rsidRPr="00424939">
        <w:t>Internship Specialist</w:t>
      </w:r>
      <w:r w:rsidR="00B1421E" w:rsidRPr="00424939">
        <w:t xml:space="preserve">. A minimum of 140 hours on-site experience is required. </w:t>
      </w:r>
      <w:r w:rsidR="00A7479E" w:rsidRPr="00424939">
        <w:t>P/NP</w:t>
      </w:r>
      <w:r w:rsidR="00B1421E" w:rsidRPr="00424939">
        <w:t xml:space="preserve"> basis only. This course does not satisfy any of the requirements for a major or minor</w:t>
      </w:r>
      <w:r w:rsidR="00B8454E" w:rsidRPr="00424939">
        <w:fldChar w:fldCharType="begin"/>
      </w:r>
      <w:r w:rsidR="00B8454E" w:rsidRPr="00424939">
        <w:instrText xml:space="preserve"> XE "</w:instrText>
      </w:r>
      <w:del w:id="15395" w:author="Summer 2023 updates" w:date="2024-07-31T13:42:00Z">
        <w:r w:rsidR="00B8454E" w:rsidRPr="00424939">
          <w:rPr>
            <w:rStyle w:val="Strong"/>
            <w:rFonts w:ascii="Garamond" w:hAnsi="Garamond"/>
            <w:color w:val="000000" w:themeColor="text1"/>
          </w:rPr>
          <w:delInstrText>minor</w:delInstrText>
        </w:r>
      </w:del>
      <w:ins w:id="15396"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instrText xml:space="preserve">" </w:instrText>
      </w:r>
      <w:r w:rsidR="00B8454E" w:rsidRPr="00424939">
        <w:fldChar w:fldCharType="end"/>
      </w:r>
      <w:r w:rsidR="00B1421E" w:rsidRPr="00424939">
        <w:t xml:space="preserve"> in Spanish. </w:t>
      </w:r>
      <w:r w:rsidR="00B1421E" w:rsidRPr="00424939">
        <w:rPr>
          <w:u w:val="single"/>
        </w:rPr>
        <w:t>Prerequisites</w:t>
      </w:r>
      <w:r w:rsidR="00897BA1" w:rsidRPr="00424939">
        <w:t>:</w:t>
      </w:r>
      <w:r w:rsidR="00B1421E" w:rsidRPr="00424939">
        <w:t xml:space="preserve"> junior standing and consent of department chair.</w:t>
      </w:r>
      <w:r w:rsidR="00AD70BA">
        <w:t xml:space="preserve"> </w:t>
      </w:r>
    </w:p>
    <w:p w14:paraId="63A4619D" w14:textId="51EB6101" w:rsidR="00FD278D" w:rsidRPr="00424939" w:rsidRDefault="00476873" w:rsidP="00CA5146">
      <w:pPr>
        <w:pStyle w:val="Heading4"/>
        <w:pageBreakBefore/>
        <w:rPr>
          <w:rFonts w:ascii="Garamond" w:hAnsi="Garamond"/>
          <w:color w:val="000000" w:themeColor="text1"/>
        </w:rPr>
      </w:pPr>
      <w:bookmarkStart w:id="15397" w:name="_Toc141355794"/>
      <w:bookmarkStart w:id="15398" w:name="_Toc110005275"/>
      <w:r w:rsidRPr="00424939">
        <w:rPr>
          <w:rFonts w:ascii="Garamond" w:hAnsi="Garamond"/>
          <w:color w:val="000000" w:themeColor="text1"/>
        </w:rPr>
        <w:t>—Sports Management</w:t>
      </w:r>
      <w:r w:rsidR="009F4511" w:rsidRPr="00424939">
        <w:rPr>
          <w:rFonts w:ascii="Garamond" w:hAnsi="Garamond"/>
          <w:color w:val="000000" w:themeColor="text1"/>
        </w:rPr>
        <w:fldChar w:fldCharType="begin"/>
      </w:r>
      <w:r w:rsidR="009F4511" w:rsidRPr="00424939">
        <w:rPr>
          <w:rFonts w:ascii="Garamond" w:hAnsi="Garamond"/>
          <w:color w:val="000000" w:themeColor="text1"/>
        </w:rPr>
        <w:instrText xml:space="preserve"> XE "</w:instrText>
      </w:r>
      <w:r w:rsidR="009F4511" w:rsidRPr="00424939">
        <w:rPr>
          <w:rFonts w:ascii="Garamond" w:hAnsi="Garamond" w:cs="Times New Roman"/>
          <w:b w:val="0"/>
          <w:bCs/>
          <w:color w:val="000000" w:themeColor="text1"/>
        </w:rPr>
        <w:instrText>Sports Management</w:instrText>
      </w:r>
      <w:r w:rsidR="009F4511" w:rsidRPr="00424939">
        <w:rPr>
          <w:rFonts w:ascii="Garamond" w:hAnsi="Garamond"/>
          <w:color w:val="000000" w:themeColor="text1"/>
        </w:rPr>
        <w:instrText xml:space="preserve">" </w:instrText>
      </w:r>
      <w:r w:rsidR="009F4511" w:rsidRPr="00424939">
        <w:rPr>
          <w:rFonts w:ascii="Garamond" w:hAnsi="Garamond"/>
          <w:color w:val="000000" w:themeColor="text1"/>
        </w:rPr>
        <w:fldChar w:fldCharType="end"/>
      </w:r>
      <w:r w:rsidRPr="00424939">
        <w:rPr>
          <w:rFonts w:ascii="Garamond" w:hAnsi="Garamond"/>
          <w:color w:val="000000" w:themeColor="text1"/>
        </w:rPr>
        <w:t xml:space="preserve"> </w:t>
      </w:r>
      <w:r w:rsidRPr="00424939">
        <w:rPr>
          <w:rFonts w:ascii="Garamond" w:eastAsiaTheme="minorHAnsi" w:hAnsi="Garamond"/>
          <w:bCs/>
          <w:color w:val="000000" w:themeColor="text1"/>
        </w:rPr>
        <w:t>(</w:t>
      </w:r>
      <w:r w:rsidR="004221EF">
        <w:rPr>
          <w:rFonts w:ascii="Garamond" w:eastAsiaTheme="minorHAnsi" w:hAnsi="Garamond"/>
          <w:bCs/>
          <w:color w:val="000000" w:themeColor="text1"/>
        </w:rPr>
        <w:t>C</w:t>
      </w:r>
      <w:r w:rsidRPr="00424939">
        <w:rPr>
          <w:rFonts w:ascii="Garamond" w:eastAsiaTheme="minorHAnsi" w:hAnsi="Garamond"/>
          <w:bCs/>
          <w:color w:val="000000" w:themeColor="text1"/>
        </w:rPr>
        <w:t xml:space="preserve">ourses </w:t>
      </w:r>
      <w:r w:rsidR="004221EF">
        <w:rPr>
          <w:rFonts w:ascii="Garamond" w:eastAsiaTheme="minorHAnsi" w:hAnsi="Garamond"/>
          <w:bCs/>
          <w:color w:val="000000" w:themeColor="text1"/>
        </w:rPr>
        <w:t>O</w:t>
      </w:r>
      <w:r w:rsidRPr="00424939">
        <w:rPr>
          <w:rFonts w:ascii="Garamond" w:eastAsiaTheme="minorHAnsi" w:hAnsi="Garamond"/>
          <w:bCs/>
          <w:color w:val="000000" w:themeColor="text1"/>
        </w:rPr>
        <w:t>nly)</w:t>
      </w:r>
      <w:bookmarkEnd w:id="15397"/>
      <w:bookmarkEnd w:id="15398"/>
    </w:p>
    <w:p w14:paraId="64DE9EF6" w14:textId="38E9B3C9" w:rsidR="00026A50" w:rsidRPr="00424939" w:rsidRDefault="00026A50" w:rsidP="00FC25ED">
      <w:pPr>
        <w:rPr>
          <w:rPrChange w:id="15399" w:author="Summer 2023 updates" w:date="2024-07-31T13:42:00Z">
            <w:rPr>
              <w:color w:val="000000" w:themeColor="text1"/>
            </w:rPr>
          </w:rPrChange>
        </w:rPr>
        <w:pPrChange w:id="15400" w:author="Summer 2023 updates" w:date="2024-07-31T13:42:00Z">
          <w:pPr>
            <w:spacing w:after="120"/>
          </w:pPr>
        </w:pPrChange>
      </w:pPr>
      <w:r w:rsidRPr="00424939">
        <w:rPr>
          <w:rPrChange w:id="15401" w:author="Summer 2023 updates" w:date="2024-07-31T13:42:00Z">
            <w:rPr>
              <w:color w:val="000000" w:themeColor="text1"/>
            </w:rPr>
          </w:rPrChange>
        </w:rPr>
        <w:t>See Sports Management</w:t>
      </w:r>
      <w:r w:rsidR="009F4511" w:rsidRPr="00424939">
        <w:rPr>
          <w:rPrChange w:id="15402" w:author="Summer 2023 updates" w:date="2024-07-31T13:42:00Z">
            <w:rPr>
              <w:color w:val="000000" w:themeColor="text1"/>
            </w:rPr>
          </w:rPrChange>
        </w:rPr>
        <w:fldChar w:fldCharType="begin"/>
      </w:r>
      <w:r w:rsidR="009F4511" w:rsidRPr="00424939">
        <w:rPr>
          <w:rPrChange w:id="15403" w:author="Summer 2023 updates" w:date="2024-07-31T13:42:00Z">
            <w:rPr>
              <w:color w:val="000000" w:themeColor="text1"/>
            </w:rPr>
          </w:rPrChange>
        </w:rPr>
        <w:instrText xml:space="preserve"> XE "</w:instrText>
      </w:r>
      <w:r w:rsidR="009F4511" w:rsidRPr="00424939">
        <w:rPr>
          <w:b/>
          <w:rPrChange w:id="15404" w:author="Summer 2023 updates" w:date="2024-07-31T13:42:00Z">
            <w:rPr>
              <w:b/>
              <w:color w:val="000000" w:themeColor="text1"/>
            </w:rPr>
          </w:rPrChange>
        </w:rPr>
        <w:instrText>Sports Management</w:instrText>
      </w:r>
      <w:r w:rsidR="009F4511" w:rsidRPr="00424939">
        <w:rPr>
          <w:rPrChange w:id="15405" w:author="Summer 2023 updates" w:date="2024-07-31T13:42:00Z">
            <w:rPr>
              <w:color w:val="000000" w:themeColor="text1"/>
            </w:rPr>
          </w:rPrChange>
        </w:rPr>
        <w:instrText xml:space="preserve">" </w:instrText>
      </w:r>
      <w:r w:rsidR="009F4511" w:rsidRPr="00424939">
        <w:rPr>
          <w:rPrChange w:id="15406" w:author="Summer 2023 updates" w:date="2024-07-31T13:42:00Z">
            <w:rPr>
              <w:color w:val="000000" w:themeColor="text1"/>
            </w:rPr>
          </w:rPrChange>
        </w:rPr>
        <w:fldChar w:fldCharType="end"/>
      </w:r>
      <w:r w:rsidRPr="00424939">
        <w:rPr>
          <w:rPrChange w:id="15407" w:author="Summer 2023 updates" w:date="2024-07-31T13:42:00Z">
            <w:rPr>
              <w:color w:val="000000" w:themeColor="text1"/>
            </w:rPr>
          </w:rPrChange>
        </w:rPr>
        <w:t xml:space="preserve"> Concentration in Business, p. </w:t>
      </w:r>
      <w:r w:rsidR="00FB1F52" w:rsidRPr="00424939">
        <w:rPr>
          <w:rPrChange w:id="15408" w:author="Summer 2023 updates" w:date="2024-07-31T13:42:00Z">
            <w:rPr>
              <w:color w:val="000000" w:themeColor="text1"/>
            </w:rPr>
          </w:rPrChange>
        </w:rPr>
        <w:fldChar w:fldCharType="begin"/>
      </w:r>
      <w:r w:rsidR="00FB1F52" w:rsidRPr="00424939">
        <w:rPr>
          <w:rPrChange w:id="15409" w:author="Summer 2023 updates" w:date="2024-07-31T13:42:00Z">
            <w:rPr>
              <w:color w:val="000000" w:themeColor="text1"/>
            </w:rPr>
          </w:rPrChange>
        </w:rPr>
        <w:instrText xml:space="preserve"> PAGEREF SportsMgmtConc \h </w:instrText>
      </w:r>
      <w:r w:rsidR="00FB1F52" w:rsidRPr="00424939">
        <w:rPr>
          <w:rPrChange w:id="15410" w:author="Summer 2023 updates" w:date="2024-07-31T13:42:00Z">
            <w:rPr>
              <w:color w:val="000000" w:themeColor="text1"/>
            </w:rPr>
          </w:rPrChange>
        </w:rPr>
      </w:r>
      <w:r w:rsidR="00FB1F52" w:rsidRPr="00424939">
        <w:rPr>
          <w:rPrChange w:id="15411" w:author="Summer 2023 updates" w:date="2024-07-31T13:42:00Z">
            <w:rPr>
              <w:color w:val="000000" w:themeColor="text1"/>
            </w:rPr>
          </w:rPrChange>
        </w:rPr>
        <w:fldChar w:fldCharType="separate"/>
      </w:r>
      <w:r w:rsidR="00A74DA0">
        <w:rPr>
          <w:noProof/>
        </w:rPr>
        <w:t>88</w:t>
      </w:r>
      <w:r w:rsidR="00FB1F52" w:rsidRPr="00424939">
        <w:rPr>
          <w:rPrChange w:id="15412" w:author="Summer 2023 updates" w:date="2024-07-31T13:42:00Z">
            <w:rPr>
              <w:color w:val="000000" w:themeColor="text1"/>
            </w:rPr>
          </w:rPrChange>
        </w:rPr>
        <w:fldChar w:fldCharType="end"/>
      </w:r>
    </w:p>
    <w:p w14:paraId="110D71C1" w14:textId="40B944DC" w:rsidR="00FD278D" w:rsidRPr="002E112B" w:rsidRDefault="002E112B" w:rsidP="00FC25ED">
      <w:pPr>
        <w:spacing w:before="120" w:after="0"/>
        <w:rPr>
          <w:rFonts w:cs="Times New Roman"/>
          <w:b/>
          <w:smallCaps/>
          <w:color w:val="000000" w:themeColor="text1"/>
        </w:rPr>
        <w:pPrChange w:id="15413" w:author="Summer 2023 updates" w:date="2024-07-31T13:42:00Z">
          <w:pPr>
            <w:spacing w:after="0"/>
          </w:pPr>
        </w:pPrChange>
      </w:pPr>
      <w:r w:rsidRPr="002E112B">
        <w:rPr>
          <w:rFonts w:cs="Times New Roman"/>
          <w:b/>
          <w:smallCaps/>
          <w:color w:val="000000" w:themeColor="text1"/>
        </w:rPr>
        <w:t xml:space="preserve">courses in sports management </w:t>
      </w:r>
      <w:r w:rsidR="009F4511" w:rsidRPr="002E112B">
        <w:rPr>
          <w:rFonts w:cs="Times New Roman"/>
          <w:b/>
          <w:smallCaps/>
          <w:color w:val="000000" w:themeColor="text1"/>
        </w:rPr>
        <w:fldChar w:fldCharType="begin"/>
      </w:r>
      <w:r w:rsidR="009F4511" w:rsidRPr="002E112B">
        <w:rPr>
          <w:rFonts w:cs="Times New Roman"/>
          <w:b/>
          <w:smallCaps/>
          <w:color w:val="000000" w:themeColor="text1"/>
        </w:rPr>
        <w:instrText xml:space="preserve"> XE "Sports Management" </w:instrText>
      </w:r>
      <w:r w:rsidR="009F4511" w:rsidRPr="002E112B">
        <w:rPr>
          <w:rFonts w:cs="Times New Roman"/>
          <w:b/>
          <w:smallCaps/>
          <w:color w:val="000000" w:themeColor="text1"/>
        </w:rPr>
        <w:fldChar w:fldCharType="end"/>
      </w:r>
      <w:r w:rsidRPr="002E112B">
        <w:rPr>
          <w:rFonts w:cs="Times New Roman"/>
          <w:b/>
          <w:smallCaps/>
          <w:color w:val="000000" w:themeColor="text1"/>
        </w:rPr>
        <w:t xml:space="preserve"> </w:t>
      </w:r>
    </w:p>
    <w:p w14:paraId="6A36AEC6" w14:textId="09A67F3F" w:rsidR="00FD278D" w:rsidRPr="00424939" w:rsidRDefault="00FD278D" w:rsidP="00FC25ED">
      <w:pPr>
        <w:spacing w:before="40" w:after="0"/>
        <w:rPr>
          <w:rFonts w:cs="Times New Roman"/>
          <w:b/>
          <w:color w:val="000000" w:themeColor="text1"/>
        </w:rPr>
        <w:pPrChange w:id="15414" w:author="Summer 2023 updates" w:date="2024-07-31T13:42:00Z">
          <w:pPr>
            <w:spacing w:after="0"/>
          </w:pPr>
        </w:pPrChange>
      </w:pPr>
      <w:r w:rsidRPr="00424939">
        <w:rPr>
          <w:rFonts w:cs="Times New Roman"/>
          <w:b/>
          <w:color w:val="000000" w:themeColor="text1"/>
        </w:rPr>
        <w:t>SMT-1</w:t>
      </w:r>
      <w:r w:rsidR="007C40A6" w:rsidRPr="00424939">
        <w:rPr>
          <w:rFonts w:cs="Times New Roman"/>
          <w:b/>
          <w:color w:val="000000" w:themeColor="text1"/>
        </w:rPr>
        <w:t>00</w:t>
      </w:r>
      <w:r w:rsidRPr="00424939">
        <w:rPr>
          <w:rFonts w:cs="Times New Roman"/>
          <w:b/>
          <w:color w:val="000000" w:themeColor="text1"/>
        </w:rPr>
        <w:t xml:space="preserve"> Introduction to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EDBE2CE" w14:textId="1C4299D1" w:rsidR="00FD278D" w:rsidRPr="00424939" w:rsidRDefault="00FD278D" w:rsidP="00FC25ED">
      <w:r w:rsidRPr="00424939">
        <w:t>An introductory course in sports management.  This course provides an overview of the historical, legal, economic, political, and social-cultural issues that shape the field of sports management.  The skills needed for managing sports organizations, from recreational to collegiate and professional, are also introduced. The course looks at the key functional areas of sport management such as marketing, communication, finance and economics and facility and event management.</w:t>
      </w:r>
    </w:p>
    <w:p w14:paraId="0C46720C" w14:textId="279E9713" w:rsidR="00FD278D" w:rsidRPr="00424939" w:rsidRDefault="00FD278D" w:rsidP="00C741F0">
      <w:pPr>
        <w:spacing w:after="0"/>
        <w:rPr>
          <w:rFonts w:cs="Times New Roman"/>
          <w:b/>
          <w:color w:val="000000" w:themeColor="text1"/>
        </w:rPr>
      </w:pPr>
      <w:r w:rsidRPr="00424939">
        <w:rPr>
          <w:rFonts w:cs="Times New Roman"/>
          <w:b/>
          <w:color w:val="000000" w:themeColor="text1"/>
        </w:rPr>
        <w:t>SMT-3</w:t>
      </w:r>
      <w:r w:rsidR="007C40A6" w:rsidRPr="00424939">
        <w:rPr>
          <w:rFonts w:cs="Times New Roman"/>
          <w:b/>
          <w:color w:val="000000" w:themeColor="text1"/>
        </w:rPr>
        <w:t>00</w:t>
      </w:r>
      <w:r w:rsidRPr="00424939">
        <w:rPr>
          <w:rFonts w:cs="Times New Roman"/>
          <w:b/>
          <w:color w:val="000000" w:themeColor="text1"/>
        </w:rPr>
        <w:t xml:space="preserve"> Sport/Recreation Event Management</w:t>
      </w:r>
    </w:p>
    <w:p w14:paraId="0591E14C" w14:textId="1FD83481" w:rsidR="00FD278D" w:rsidRPr="00424939" w:rsidRDefault="00FD278D" w:rsidP="0082050C">
      <w:r w:rsidRPr="00424939">
        <w:t xml:space="preserve">An introduction to the principles and procedures for preparing, planning, operating, managing, and evaluating events and venues in sports settings.  Students gain a greater understanding of event and venue management and the total operation of sports organizations.  </w:t>
      </w:r>
      <w:r w:rsidRPr="00424939">
        <w:rPr>
          <w:u w:val="single"/>
        </w:rPr>
        <w:t>Prerequisite:</w:t>
      </w:r>
      <w:r w:rsidRPr="00424939">
        <w:t xml:space="preserve"> Introduction to Sports Management</w:t>
      </w:r>
      <w:r w:rsidR="009F4511" w:rsidRPr="00424939">
        <w:fldChar w:fldCharType="begin"/>
      </w:r>
      <w:r w:rsidR="009F4511" w:rsidRPr="00424939">
        <w:instrText xml:space="preserve"> XE "</w:instrText>
      </w:r>
      <w:r w:rsidR="009F4511" w:rsidRPr="00424939">
        <w:rPr>
          <w:b/>
          <w:bCs/>
        </w:rPr>
        <w:instrText>Sports Management</w:instrText>
      </w:r>
      <w:r w:rsidR="009F4511" w:rsidRPr="00424939">
        <w:instrText xml:space="preserve">" </w:instrText>
      </w:r>
      <w:r w:rsidR="009F4511" w:rsidRPr="00424939">
        <w:fldChar w:fldCharType="end"/>
      </w:r>
      <w:r w:rsidRPr="00424939">
        <w:t xml:space="preserve"> (</w:t>
      </w:r>
      <w:r w:rsidR="007C40A6" w:rsidRPr="00424939">
        <w:t>SMT-100</w:t>
      </w:r>
      <w:r w:rsidRPr="00424939">
        <w:t>).</w:t>
      </w:r>
    </w:p>
    <w:p w14:paraId="221FF36E" w14:textId="1C3862AD" w:rsidR="00C741F0" w:rsidRPr="00424939" w:rsidRDefault="007C40A6" w:rsidP="00C741F0">
      <w:pPr>
        <w:spacing w:after="0"/>
        <w:rPr>
          <w:rFonts w:cs="Times New Roman"/>
          <w:b/>
          <w:color w:val="000000" w:themeColor="text1"/>
        </w:rPr>
      </w:pPr>
      <w:r w:rsidRPr="00424939">
        <w:rPr>
          <w:rFonts w:cs="Times New Roman"/>
          <w:b/>
          <w:color w:val="000000" w:themeColor="text1"/>
        </w:rPr>
        <w:t>SM</w:t>
      </w:r>
      <w:r w:rsidR="00B45286" w:rsidRPr="00424939">
        <w:rPr>
          <w:rFonts w:cs="Times New Roman"/>
          <w:b/>
          <w:color w:val="000000" w:themeColor="text1"/>
        </w:rPr>
        <w:t xml:space="preserve">T-454 </w:t>
      </w:r>
      <w:r w:rsidR="00C741F0" w:rsidRPr="00424939">
        <w:rPr>
          <w:rFonts w:cs="Times New Roman"/>
          <w:b/>
          <w:color w:val="000000" w:themeColor="text1"/>
        </w:rPr>
        <w:t>Seminar in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3ECA88CC" w14:textId="0A930A76" w:rsidR="00C741F0" w:rsidRPr="00424939" w:rsidRDefault="00C741F0" w:rsidP="0082050C">
      <w:r w:rsidRPr="00424939">
        <w:t xml:space="preserve">A lecture/discussion-based course in which relevant and current research and industry trends are thoroughly reviewed and analyzed.  Students are encouraged to take this course near the end of their careers as undergraduate students in the sports management concentration.  </w:t>
      </w:r>
      <w:r w:rsidRPr="00424939">
        <w:rPr>
          <w:u w:val="single"/>
        </w:rPr>
        <w:t>Prerequisite</w:t>
      </w:r>
      <w:r w:rsidRPr="00424939">
        <w:t>: Introduction to Sports Management</w:t>
      </w:r>
      <w:r w:rsidR="009F4511" w:rsidRPr="00424939">
        <w:fldChar w:fldCharType="begin"/>
      </w:r>
      <w:r w:rsidR="009F4511" w:rsidRPr="00424939">
        <w:instrText xml:space="preserve"> XE "</w:instrText>
      </w:r>
      <w:r w:rsidR="009F4511" w:rsidRPr="00424939">
        <w:rPr>
          <w:b/>
          <w:bCs/>
        </w:rPr>
        <w:instrText>Sports Management</w:instrText>
      </w:r>
      <w:r w:rsidR="009F4511" w:rsidRPr="00424939">
        <w:instrText xml:space="preserve">" </w:instrText>
      </w:r>
      <w:r w:rsidR="009F4511" w:rsidRPr="00424939">
        <w:fldChar w:fldCharType="end"/>
      </w:r>
      <w:r w:rsidRPr="00424939">
        <w:t xml:space="preserve"> (</w:t>
      </w:r>
      <w:r w:rsidR="007C40A6" w:rsidRPr="00424939">
        <w:t>SMT-100</w:t>
      </w:r>
      <w:r w:rsidRPr="00424939">
        <w:t>).</w:t>
      </w:r>
    </w:p>
    <w:p w14:paraId="6424F7D2" w14:textId="40EAA276" w:rsidR="00C741F0" w:rsidRPr="00424939" w:rsidRDefault="007C40A6" w:rsidP="00C741F0">
      <w:pPr>
        <w:spacing w:after="0"/>
        <w:rPr>
          <w:rFonts w:cs="Times New Roman"/>
          <w:b/>
          <w:color w:val="000000" w:themeColor="text1"/>
        </w:rPr>
      </w:pPr>
      <w:r w:rsidRPr="00424939">
        <w:rPr>
          <w:rFonts w:cs="Times New Roman"/>
          <w:b/>
          <w:color w:val="000000" w:themeColor="text1"/>
        </w:rPr>
        <w:t>SM</w:t>
      </w:r>
      <w:r w:rsidR="00B45286" w:rsidRPr="00424939">
        <w:rPr>
          <w:rFonts w:cs="Times New Roman"/>
          <w:b/>
          <w:color w:val="000000" w:themeColor="text1"/>
        </w:rPr>
        <w:t xml:space="preserve">T-494 </w:t>
      </w:r>
      <w:r w:rsidR="00C741F0" w:rsidRPr="00424939">
        <w:rPr>
          <w:rFonts w:cs="Times New Roman"/>
          <w:b/>
          <w:color w:val="000000" w:themeColor="text1"/>
        </w:rPr>
        <w:t>Internship in Sports Management</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bCs/>
          <w:color w:val="000000" w:themeColor="text1"/>
        </w:rPr>
        <w:instrText>Sports Management</w:instrText>
      </w:r>
      <w:r w:rsidR="009F4511" w:rsidRPr="00424939">
        <w:rPr>
          <w:color w:val="000000" w:themeColor="text1"/>
        </w:rPr>
        <w:instrText xml:space="preserve">" </w:instrText>
      </w:r>
      <w:r w:rsidR="009F4511" w:rsidRPr="00424939">
        <w:rPr>
          <w:rFonts w:cs="Times New Roman"/>
          <w:b/>
          <w:color w:val="000000" w:themeColor="text1"/>
        </w:rPr>
        <w:fldChar w:fldCharType="end"/>
      </w:r>
    </w:p>
    <w:p w14:paraId="405E5651" w14:textId="55D83BD2" w:rsidR="003273CE" w:rsidRPr="00865F10" w:rsidRDefault="00C741F0" w:rsidP="00FC25ED">
      <w:pPr>
        <w:pPrChange w:id="15415" w:author="Summer 2023 updates" w:date="2024-07-31T13:42:00Z">
          <w:pPr>
            <w:spacing w:after="0"/>
          </w:pPr>
        </w:pPrChange>
      </w:pPr>
      <w:r w:rsidRPr="00424939">
        <w:t xml:space="preserve">An internship with a focus on sports management supervised by a faculty member teaching within the sports management concentration. A minimum of 140 hours on-site experience is required. Students must document and analyze the experience through a journal and final report or through other written work as assigned by the faculty supervisor. </w:t>
      </w:r>
      <w:r w:rsidR="00A7479E" w:rsidRPr="00424939">
        <w:t>P/NP</w:t>
      </w:r>
      <w:r w:rsidRPr="00424939">
        <w:t xml:space="preserve"> basis only. A maximum of one credit may count toward the concentration with the approval of the administrative coordinator(s) of the concentration. </w:t>
      </w:r>
      <w:r w:rsidRPr="00424939">
        <w:rPr>
          <w:u w:val="single"/>
        </w:rPr>
        <w:t>Prerequisites</w:t>
      </w:r>
      <w:r w:rsidRPr="00424939">
        <w:t>: junior standing and consent of administrative coordinator(s).</w:t>
      </w:r>
    </w:p>
    <w:p w14:paraId="01B82D1B" w14:textId="5A335AF8" w:rsidR="00476873" w:rsidRDefault="00476873" w:rsidP="00031B46">
      <w:pPr>
        <w:spacing w:after="0"/>
        <w:rPr>
          <w:rFonts w:cs="Times New Roman"/>
          <w:color w:val="000000" w:themeColor="text1"/>
        </w:rPr>
      </w:pPr>
    </w:p>
    <w:p w14:paraId="7F35B3D5" w14:textId="77777777" w:rsidR="00031B46" w:rsidRPr="00424939" w:rsidRDefault="00031B46" w:rsidP="00031B46">
      <w:pPr>
        <w:spacing w:after="0"/>
        <w:rPr>
          <w:rFonts w:cs="Times New Roman"/>
          <w:color w:val="000000" w:themeColor="text1"/>
        </w:rPr>
      </w:pPr>
    </w:p>
    <w:p w14:paraId="2B1CADC2" w14:textId="6507D585" w:rsidR="00115CCC" w:rsidRPr="00424939" w:rsidRDefault="00BE603D" w:rsidP="00FC25ED">
      <w:pPr>
        <w:pStyle w:val="Heading4"/>
        <w:spacing w:before="120"/>
        <w:rPr>
          <w:rFonts w:ascii="Garamond" w:hAnsi="Garamond"/>
          <w:color w:val="000000" w:themeColor="text1"/>
        </w:rPr>
        <w:pPrChange w:id="15416" w:author="Summer 2023 updates" w:date="2024-07-31T13:42:00Z">
          <w:pPr>
            <w:pStyle w:val="Heading4"/>
          </w:pPr>
        </w:pPrChange>
      </w:pPr>
      <w:bookmarkStart w:id="15417" w:name="_Ref14101641"/>
      <w:bookmarkStart w:id="15418" w:name="_Toc141355795"/>
      <w:bookmarkStart w:id="15419" w:name="_Toc110005276"/>
      <w:r w:rsidRPr="00424939">
        <w:rPr>
          <w:rFonts w:ascii="Garamond" w:hAnsi="Garamond"/>
          <w:color w:val="000000" w:themeColor="text1"/>
        </w:rPr>
        <w:t>—Statistics</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"Statistics"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15417"/>
      <w:bookmarkEnd w:id="15418"/>
      <w:bookmarkEnd w:id="15419"/>
    </w:p>
    <w:p w14:paraId="456A6D53" w14:textId="4C711123" w:rsidR="0057687C" w:rsidRPr="00424939" w:rsidRDefault="00836F52" w:rsidP="00FC25ED">
      <w:pPr>
        <w:rPr>
          <w:b/>
          <w:rPrChange w:id="15420" w:author="Summer 2023 updates" w:date="2024-07-31T13:42:00Z">
            <w:rPr>
              <w:b/>
              <w:color w:val="000000" w:themeColor="text1"/>
            </w:rPr>
          </w:rPrChange>
        </w:rPr>
      </w:pPr>
      <w:r w:rsidRPr="00424939">
        <w:rPr>
          <w:rPrChange w:id="15421" w:author="Summer 2023 updates" w:date="2024-07-31T13:42:00Z">
            <w:rPr>
              <w:color w:val="000000" w:themeColor="text1"/>
            </w:rPr>
          </w:rPrChange>
        </w:rPr>
        <w:t>Cross</w:t>
      </w:r>
      <w:r w:rsidR="00505950" w:rsidRPr="00424939">
        <w:rPr>
          <w:rPrChange w:id="15422" w:author="Summer 2023 updates" w:date="2024-07-31T13:42:00Z">
            <w:rPr>
              <w:color w:val="000000" w:themeColor="text1"/>
            </w:rPr>
          </w:rPrChange>
        </w:rPr>
        <w:t>.</w:t>
      </w:r>
      <w:r w:rsidR="0057687C" w:rsidRPr="00424939">
        <w:rPr>
          <w:rPrChange w:id="15423" w:author="Summer 2023 updates" w:date="2024-07-31T13:42:00Z">
            <w:rPr>
              <w:color w:val="000000" w:themeColor="text1"/>
            </w:rPr>
          </w:rPrChange>
        </w:rPr>
        <w:t xml:space="preserve"> </w:t>
      </w:r>
    </w:p>
    <w:p w14:paraId="1E6E6275" w14:textId="77777777" w:rsidR="0046117A" w:rsidRPr="00424939" w:rsidRDefault="0046117A" w:rsidP="00FC25ED">
      <w:pPr>
        <w:spacing w:before="120" w:after="0"/>
        <w:rPr>
          <w:rFonts w:cs="Times New Roman"/>
          <w:b/>
          <w:smallCaps/>
          <w:color w:val="000000" w:themeColor="text1"/>
        </w:rPr>
        <w:pPrChange w:id="15424" w:author="Summer 2023 updates" w:date="2024-07-31T13:42:00Z">
          <w:pPr>
            <w:spacing w:after="0"/>
          </w:pPr>
        </w:pPrChange>
      </w:pPr>
      <w:r w:rsidRPr="00424939">
        <w:rPr>
          <w:rFonts w:cs="Times New Roman"/>
          <w:b/>
          <w:smallCaps/>
          <w:color w:val="000000" w:themeColor="text1"/>
        </w:rPr>
        <w:t xml:space="preserve">courses in statistics </w:t>
      </w:r>
    </w:p>
    <w:p w14:paraId="0BC3D695" w14:textId="77777777" w:rsidR="0046117A" w:rsidRPr="00424939" w:rsidRDefault="0046117A" w:rsidP="00FC25ED">
      <w:pPr>
        <w:spacing w:before="40" w:after="0"/>
        <w:rPr>
          <w:rFonts w:cs="Times New Roman"/>
          <w:b/>
          <w:color w:val="000000" w:themeColor="text1"/>
        </w:rPr>
        <w:pPrChange w:id="15425" w:author="Summer 2023 updates" w:date="2024-07-31T13:42:00Z">
          <w:pPr>
            <w:spacing w:after="0"/>
          </w:pPr>
        </w:pPrChange>
      </w:pPr>
      <w:r w:rsidRPr="00424939">
        <w:rPr>
          <w:rFonts w:cs="Times New Roman"/>
          <w:b/>
          <w:color w:val="000000" w:themeColor="text1"/>
        </w:rPr>
        <w:t xml:space="preserve">STA-100 Statistical Reasoning I—Statistical Foundations </w:t>
      </w:r>
    </w:p>
    <w:p w14:paraId="730BCED1" w14:textId="77777777" w:rsidR="0046117A" w:rsidRPr="00424939" w:rsidRDefault="0046117A" w:rsidP="00F03BAD">
      <w:pPr>
        <w:spacing w:after="40"/>
        <w:rPr>
          <w:rFonts w:cs="Times New Roman"/>
          <w:color w:val="000000" w:themeColor="text1"/>
        </w:rPr>
      </w:pPr>
      <w:r w:rsidRPr="00424939">
        <w:rPr>
          <w:rFonts w:cs="Times New Roman"/>
          <w:color w:val="000000" w:themeColor="text1"/>
        </w:rPr>
        <w:t>A hands-on introduction to the use of statistical techniques. Provides a foundation for statistical analysis and introduces the basic concepts involved in data collection and presentation. (0.5 course credit) (Offered first seven weeks of Term)</w:t>
      </w:r>
    </w:p>
    <w:p w14:paraId="270A2D13" w14:textId="77777777" w:rsidR="0046117A" w:rsidRPr="00424939" w:rsidRDefault="0046117A" w:rsidP="0046117A">
      <w:pPr>
        <w:spacing w:after="0"/>
        <w:rPr>
          <w:rFonts w:cs="Times New Roman"/>
          <w:b/>
          <w:color w:val="000000" w:themeColor="text1"/>
        </w:rPr>
      </w:pPr>
      <w:r w:rsidRPr="00424939">
        <w:rPr>
          <w:rFonts w:cs="Times New Roman"/>
          <w:b/>
          <w:color w:val="000000" w:themeColor="text1"/>
        </w:rPr>
        <w:t xml:space="preserve">STA-105 Probability: A World of Chance </w:t>
      </w:r>
    </w:p>
    <w:p w14:paraId="4C700333" w14:textId="5F604376" w:rsidR="0046117A" w:rsidRPr="00424939" w:rsidRDefault="0046117A" w:rsidP="009123D8">
      <w:pPr>
        <w:spacing w:after="40"/>
        <w:rPr>
          <w:rFonts w:cs="Times New Roman"/>
          <w:color w:val="000000" w:themeColor="text1"/>
        </w:rPr>
      </w:pPr>
      <w:r w:rsidRPr="00424939">
        <w:rPr>
          <w:rFonts w:cs="Times New Roman"/>
          <w:color w:val="000000" w:themeColor="text1"/>
        </w:rPr>
        <w:t>An introduction to probability and its applications in our world. This hands-on course examines how probability techniques can be used to understand topics in science, government, recreation, and communication. Bizarre events in everyday life are also discussed. This course is appropriate for a varied audience. Some ability in arithmetic and elementary algebra is assumed. This course does not satisfy any of the requirements for a major or 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5426" w:author="Summer 2023 updates" w:date="2024-07-31T13:42:00Z">
        <w:r w:rsidR="00B8454E" w:rsidRPr="00424939">
          <w:rPr>
            <w:rStyle w:val="Strong"/>
            <w:rFonts w:ascii="Garamond" w:hAnsi="Garamond"/>
            <w:color w:val="000000" w:themeColor="text1"/>
          </w:rPr>
          <w:delInstrText>minor</w:delInstrText>
        </w:r>
      </w:del>
      <w:ins w:id="15427"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in the mathematical sciences. </w:t>
      </w:r>
    </w:p>
    <w:p w14:paraId="00379871" w14:textId="2F8EBC2F" w:rsidR="0046117A" w:rsidRPr="00424939" w:rsidRDefault="0046117A" w:rsidP="0046117A">
      <w:pPr>
        <w:spacing w:after="0"/>
        <w:rPr>
          <w:rFonts w:cs="Times New Roman"/>
          <w:b/>
          <w:color w:val="000000" w:themeColor="text1"/>
        </w:rPr>
      </w:pPr>
      <w:r w:rsidRPr="00424939">
        <w:rPr>
          <w:rFonts w:cs="Times New Roman"/>
          <w:b/>
          <w:color w:val="000000" w:themeColor="text1"/>
        </w:rPr>
        <w:t>STA-110 Statistical Reasoning IIA- Inferential Statistics</w:t>
      </w:r>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p>
    <w:p w14:paraId="6FDFE384" w14:textId="191933C2" w:rsidR="0046117A" w:rsidRPr="00424939" w:rsidRDefault="0046117A" w:rsidP="009123D8">
      <w:pPr>
        <w:spacing w:after="40"/>
        <w:rPr>
          <w:rFonts w:cs="Times New Roman"/>
          <w:color w:val="000000" w:themeColor="text1"/>
        </w:rPr>
      </w:pPr>
      <w:r w:rsidRPr="00424939">
        <w:rPr>
          <w:rFonts w:cs="Times New Roman"/>
          <w:color w:val="000000" w:themeColor="text1"/>
        </w:rPr>
        <w:t xml:space="preserve">A continuation of Statistical Reasoning I (STA-100), presenting a broad range of data analysis techniques. Topics covered include hypothesis testing, confidence intervals, Chi-square tests, and regression. Emphasis is on a project-based approach to analyzing data.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Statistical Reasoning I (STA-100) or consent of instructor. (0.5 course credit) (Offered second seven weeks of Term)</w:t>
      </w:r>
    </w:p>
    <w:p w14:paraId="7B282F32" w14:textId="77777777" w:rsidR="0046117A" w:rsidRPr="00424939" w:rsidRDefault="0046117A" w:rsidP="00CA5146">
      <w:pPr>
        <w:spacing w:after="0"/>
        <w:rPr>
          <w:rFonts w:cs="Times New Roman"/>
          <w:b/>
          <w:color w:val="000000" w:themeColor="text1"/>
        </w:rPr>
      </w:pPr>
      <w:r w:rsidRPr="00424939">
        <w:rPr>
          <w:rFonts w:cs="Times New Roman"/>
          <w:b/>
          <w:color w:val="000000" w:themeColor="text1"/>
        </w:rPr>
        <w:t>STA-130 Statistical Reasoning IIB- Experimental Design</w:t>
      </w:r>
    </w:p>
    <w:p w14:paraId="4FA77D23" w14:textId="0856F1F7" w:rsidR="0046117A" w:rsidRPr="00424939" w:rsidRDefault="0046117A" w:rsidP="009123D8">
      <w:pPr>
        <w:spacing w:after="40"/>
        <w:rPr>
          <w:rFonts w:cs="Times New Roman"/>
          <w:color w:val="000000" w:themeColor="text1"/>
        </w:rPr>
      </w:pPr>
      <w:r w:rsidRPr="00424939">
        <w:rPr>
          <w:rFonts w:cs="Times New Roman"/>
          <w:color w:val="000000" w:themeColor="text1"/>
        </w:rPr>
        <w:t xml:space="preserve">A continuation of Statistical Reasoning I (STA-100), with an emphasis on Analysis of Variance designs. Topics covered include factorial, nested, and hierarchical models. Course work uses a project-based approach to analyzing data. </w:t>
      </w:r>
      <w:r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Statistical Reasoning I (STA-100) or consent of instructor. (0.5 course credit) (Offered second seven weeks of Term)</w:t>
      </w:r>
    </w:p>
    <w:p w14:paraId="677877D0" w14:textId="6DFF59FC" w:rsidR="0046117A" w:rsidRPr="00424939" w:rsidRDefault="0046117A" w:rsidP="00CA5146">
      <w:pPr>
        <w:pageBreakBefore/>
        <w:spacing w:after="0"/>
        <w:rPr>
          <w:rFonts w:cs="Times New Roman"/>
          <w:b/>
          <w:color w:val="000000" w:themeColor="text1"/>
        </w:rPr>
      </w:pPr>
      <w:r w:rsidRPr="00424939">
        <w:rPr>
          <w:rFonts w:cs="Times New Roman"/>
          <w:b/>
          <w:color w:val="000000" w:themeColor="text1"/>
        </w:rPr>
        <w:t xml:space="preserve">STA-315 </w:t>
      </w:r>
      <w:ins w:id="15428" w:author="Summer 2023 updates" w:date="2024-07-31T13:42:00Z">
        <w:r w:rsidR="006B4B6F">
          <w:rPr>
            <w:rFonts w:cs="Times New Roman"/>
            <w:b/>
            <w:color w:val="000000" w:themeColor="text1"/>
          </w:rPr>
          <w:t xml:space="preserve">Mathematical </w:t>
        </w:r>
      </w:ins>
      <w:r w:rsidRPr="00424939">
        <w:rPr>
          <w:rFonts w:cs="Times New Roman"/>
          <w:b/>
          <w:color w:val="000000" w:themeColor="text1"/>
        </w:rPr>
        <w:t>Probability</w:t>
      </w:r>
      <w:del w:id="15429" w:author="Summer 2023 updates" w:date="2024-07-31T13:42:00Z">
        <w:r w:rsidRPr="00424939">
          <w:rPr>
            <w:rFonts w:cs="Times New Roman"/>
            <w:b/>
            <w:color w:val="000000" w:themeColor="text1"/>
          </w:rPr>
          <w:delText xml:space="preserve"> and Statistics</w:delText>
        </w:r>
      </w:del>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del w:id="15430" w:author="Summer 2023 updates" w:date="2024-07-31T13:42:00Z">
        <w:r w:rsidRPr="00424939">
          <w:rPr>
            <w:rFonts w:cs="Times New Roman"/>
            <w:b/>
            <w:color w:val="000000" w:themeColor="text1"/>
          </w:rPr>
          <w:delText xml:space="preserve"> I </w:delText>
        </w:r>
      </w:del>
    </w:p>
    <w:p w14:paraId="13994713" w14:textId="4E44723F" w:rsidR="0046117A" w:rsidRPr="00424939" w:rsidRDefault="0046117A" w:rsidP="009123D8">
      <w:pPr>
        <w:spacing w:after="40"/>
        <w:rPr>
          <w:rFonts w:cs="Times New Roman"/>
          <w:color w:val="000000" w:themeColor="text1"/>
        </w:rPr>
      </w:pPr>
      <w:r w:rsidRPr="00424939">
        <w:rPr>
          <w:rFonts w:cs="Times New Roman"/>
          <w:color w:val="000000" w:themeColor="text1"/>
        </w:rPr>
        <w:t>A calculus-based introduction to the mathematical theory of probability</w:t>
      </w:r>
      <w:del w:id="15431" w:author="Summer 2023 updates" w:date="2024-07-31T13:42:00Z">
        <w:r w:rsidRPr="00424939">
          <w:rPr>
            <w:rFonts w:cs="Times New Roman"/>
            <w:color w:val="000000" w:themeColor="text1"/>
          </w:rPr>
          <w:delText xml:space="preserve"> and statistics</w:delText>
        </w:r>
      </w:del>
      <w:r w:rsidRPr="00424939">
        <w:rPr>
          <w:rFonts w:cs="Times New Roman"/>
          <w:color w:val="000000" w:themeColor="text1"/>
        </w:rPr>
        <w:t xml:space="preserve">. Topics include enumeration techniques, Bayes’ theorem, random variables, discrete and continuous distributions, expectation, moment-generating functions, </w:t>
      </w:r>
      <w:del w:id="15432" w:author="Summer 2023 updates" w:date="2024-07-31T13:42:00Z">
        <w:r w:rsidRPr="00424939">
          <w:rPr>
            <w:rFonts w:cs="Times New Roman"/>
            <w:color w:val="000000" w:themeColor="text1"/>
          </w:rPr>
          <w:delText xml:space="preserve">and </w:delText>
        </w:r>
      </w:del>
      <w:r w:rsidRPr="00424939">
        <w:rPr>
          <w:rFonts w:cs="Times New Roman"/>
          <w:color w:val="000000" w:themeColor="text1"/>
        </w:rPr>
        <w:t>sampling distribution theory</w:t>
      </w:r>
      <w:del w:id="15433" w:author="Summer 2023 updates" w:date="2024-07-31T13:42:00Z">
        <w:r w:rsidRPr="00424939">
          <w:rPr>
            <w:rFonts w:cs="Times New Roman"/>
            <w:color w:val="000000" w:themeColor="text1"/>
          </w:rPr>
          <w:delText>.</w:delText>
        </w:r>
      </w:del>
      <w:ins w:id="15434" w:author="Summer 2023 updates" w:date="2024-07-31T13:42:00Z">
        <w:r w:rsidR="007325EB">
          <w:rPr>
            <w:rFonts w:cs="Times New Roman"/>
            <w:color w:val="000000" w:themeColor="text1"/>
          </w:rPr>
          <w:t>, and simulation techniques</w:t>
        </w:r>
        <w:r w:rsidRPr="00424939">
          <w:rPr>
            <w:rFonts w:cs="Times New Roman"/>
            <w:color w:val="000000" w:themeColor="text1"/>
          </w:rPr>
          <w:t>.</w:t>
        </w:r>
      </w:ins>
      <w:r w:rsidRPr="00424939">
        <w:rPr>
          <w:rFonts w:cs="Times New Roman"/>
          <w:color w:val="000000" w:themeColor="text1"/>
        </w:rPr>
        <w:t xml:space="preserve"> </w:t>
      </w:r>
      <w:r w:rsidRPr="00424939">
        <w:rPr>
          <w:rFonts w:cs="Times New Roman"/>
          <w:color w:val="000000" w:themeColor="text1"/>
          <w:u w:val="single"/>
        </w:rPr>
        <w:t>Prerequisites</w:t>
      </w:r>
      <w:r w:rsidR="00897BA1" w:rsidRPr="00424939">
        <w:rPr>
          <w:rFonts w:cs="Times New Roman"/>
          <w:color w:val="000000" w:themeColor="text1"/>
        </w:rPr>
        <w:t>:</w:t>
      </w:r>
      <w:r w:rsidRPr="00424939">
        <w:rPr>
          <w:rFonts w:cs="Times New Roman"/>
          <w:color w:val="000000" w:themeColor="text1"/>
        </w:rPr>
        <w:t xml:space="preserve"> </w:t>
      </w:r>
      <w:ins w:id="15435" w:author="Summer 2023 updates" w:date="2024-07-31T13:42:00Z">
        <w:r w:rsidR="007325EB">
          <w:rPr>
            <w:rFonts w:cs="Times New Roman"/>
            <w:color w:val="000000" w:themeColor="text1"/>
          </w:rPr>
          <w:t xml:space="preserve">Computational Linear Algebra (MTH-165) and </w:t>
        </w:r>
      </w:ins>
      <w:r w:rsidRPr="00424939">
        <w:rPr>
          <w:rFonts w:cs="Times New Roman"/>
          <w:color w:val="000000" w:themeColor="text1"/>
        </w:rPr>
        <w:t>Calculus II (MTH-145</w:t>
      </w:r>
      <w:del w:id="15436" w:author="Summer 2023 updates" w:date="2024-07-31T13:42:00Z">
        <w:r w:rsidRPr="00424939">
          <w:rPr>
            <w:rFonts w:cs="Times New Roman"/>
            <w:color w:val="000000" w:themeColor="text1"/>
          </w:rPr>
          <w:delText>) and Foundations of Advanced Mathematics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Mathematics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w:delText>
        </w:r>
        <w:r w:rsidR="00C62E96">
          <w:rPr>
            <w:rFonts w:cs="Times New Roman"/>
            <w:color w:val="000000" w:themeColor="text1"/>
          </w:rPr>
          <w:delText>(WE) (MTH-215)</w:delText>
        </w:r>
      </w:del>
      <w:ins w:id="15437" w:author="Summer 2023 updates" w:date="2024-07-31T13:42:00Z">
        <w:r w:rsidRPr="00424939">
          <w:rPr>
            <w:rFonts w:cs="Times New Roman"/>
            <w:color w:val="000000" w:themeColor="text1"/>
          </w:rPr>
          <w:t>)</w:t>
        </w:r>
        <w:r w:rsidR="007325EB">
          <w:rPr>
            <w:rFonts w:cs="Times New Roman"/>
            <w:color w:val="000000" w:themeColor="text1"/>
          </w:rPr>
          <w:t>,</w:t>
        </w:r>
      </w:ins>
      <w:r w:rsidRPr="00424939">
        <w:rPr>
          <w:rFonts w:cs="Times New Roman"/>
          <w:color w:val="000000" w:themeColor="text1"/>
        </w:rPr>
        <w:t xml:space="preserve"> or consent of instructor. </w:t>
      </w:r>
    </w:p>
    <w:p w14:paraId="7A485594" w14:textId="4B1F5580" w:rsidR="0046117A" w:rsidRPr="00424939" w:rsidRDefault="0046117A" w:rsidP="0046117A">
      <w:pPr>
        <w:spacing w:after="0"/>
        <w:rPr>
          <w:rFonts w:cs="Times New Roman"/>
          <w:b/>
          <w:color w:val="000000" w:themeColor="text1"/>
        </w:rPr>
      </w:pPr>
      <w:r w:rsidRPr="00424939">
        <w:rPr>
          <w:rFonts w:cs="Times New Roman"/>
          <w:b/>
          <w:color w:val="000000" w:themeColor="text1"/>
        </w:rPr>
        <w:t xml:space="preserve">STA-325 </w:t>
      </w:r>
      <w:del w:id="15438" w:author="Summer 2023 updates" w:date="2024-07-31T13:42:00Z">
        <w:r w:rsidRPr="00424939">
          <w:rPr>
            <w:rFonts w:cs="Times New Roman"/>
            <w:b/>
            <w:color w:val="000000" w:themeColor="text1"/>
          </w:rPr>
          <w:delText>Probability and</w:delText>
        </w:r>
      </w:del>
      <w:ins w:id="15439" w:author="Summer 2023 updates" w:date="2024-07-31T13:42:00Z">
        <w:r w:rsidR="006B4B6F">
          <w:rPr>
            <w:rFonts w:cs="Times New Roman"/>
            <w:b/>
            <w:color w:val="000000" w:themeColor="text1"/>
          </w:rPr>
          <w:t>Mathematical</w:t>
        </w:r>
      </w:ins>
      <w:r w:rsidRPr="00424939">
        <w:rPr>
          <w:rFonts w:cs="Times New Roman"/>
          <w:b/>
          <w:color w:val="000000" w:themeColor="text1"/>
        </w:rPr>
        <w:t xml:space="preserve"> Statistics</w:t>
      </w:r>
      <w:r w:rsidR="00B76E1A" w:rsidRPr="00424939">
        <w:rPr>
          <w:rFonts w:cs="Times New Roman"/>
          <w:b/>
          <w:color w:val="000000" w:themeColor="text1"/>
        </w:rPr>
        <w:fldChar w:fldCharType="begin"/>
      </w:r>
      <w:r w:rsidR="00B76E1A" w:rsidRPr="00424939">
        <w:rPr>
          <w:color w:val="000000" w:themeColor="text1"/>
        </w:rPr>
        <w:instrText xml:space="preserve"> XE "Statistics" </w:instrText>
      </w:r>
      <w:r w:rsidR="00B76E1A" w:rsidRPr="00424939">
        <w:rPr>
          <w:rFonts w:cs="Times New Roman"/>
          <w:b/>
          <w:color w:val="000000" w:themeColor="text1"/>
        </w:rPr>
        <w:fldChar w:fldCharType="end"/>
      </w:r>
      <w:del w:id="15440" w:author="Summer 2023 updates" w:date="2024-07-31T13:42:00Z">
        <w:r w:rsidRPr="00424939">
          <w:rPr>
            <w:rFonts w:cs="Times New Roman"/>
            <w:b/>
            <w:color w:val="000000" w:themeColor="text1"/>
          </w:rPr>
          <w:delText xml:space="preserve"> II </w:delText>
        </w:r>
      </w:del>
    </w:p>
    <w:p w14:paraId="1CFA694B" w14:textId="0CFB4E1B" w:rsidR="000556E7" w:rsidRDefault="007325EB" w:rsidP="00031B46">
      <w:pPr>
        <w:spacing w:after="0"/>
        <w:rPr>
          <w:rFonts w:cs="Times New Roman"/>
          <w:color w:val="000000" w:themeColor="text1"/>
        </w:rPr>
      </w:pPr>
      <w:r>
        <w:rPr>
          <w:rFonts w:cs="Times New Roman"/>
          <w:color w:val="000000" w:themeColor="text1"/>
        </w:rPr>
        <w:t xml:space="preserve">A </w:t>
      </w:r>
      <w:del w:id="15441" w:author="Summer 2023 updates" w:date="2024-07-31T13:42:00Z">
        <w:r w:rsidR="0046117A" w:rsidRPr="00424939">
          <w:rPr>
            <w:rFonts w:cs="Times New Roman"/>
            <w:color w:val="000000" w:themeColor="text1"/>
          </w:rPr>
          <w:delText>continuation of Probability and Statistics</w:delText>
        </w:r>
        <w:r w:rsidR="00B76E1A" w:rsidRPr="00424939">
          <w:rPr>
            <w:rFonts w:cs="Times New Roman"/>
            <w:color w:val="000000" w:themeColor="text1"/>
          </w:rPr>
          <w:fldChar w:fldCharType="begin"/>
        </w:r>
        <w:r w:rsidR="00B76E1A" w:rsidRPr="00424939">
          <w:rPr>
            <w:color w:val="000000" w:themeColor="text1"/>
          </w:rPr>
          <w:delInstrText xml:space="preserve"> XE "Statistics" </w:delInstrText>
        </w:r>
        <w:r w:rsidR="00B76E1A" w:rsidRPr="00424939">
          <w:rPr>
            <w:rFonts w:cs="Times New Roman"/>
            <w:color w:val="000000" w:themeColor="text1"/>
          </w:rPr>
          <w:fldChar w:fldCharType="end"/>
        </w:r>
        <w:r w:rsidR="0046117A" w:rsidRPr="00424939">
          <w:rPr>
            <w:rFonts w:cs="Times New Roman"/>
            <w:color w:val="000000" w:themeColor="text1"/>
          </w:rPr>
          <w:delText xml:space="preserve"> I (STA-315), presenting</w:delText>
        </w:r>
      </w:del>
      <w:ins w:id="15442" w:author="Summer 2023 updates" w:date="2024-07-31T13:42:00Z">
        <w:r>
          <w:rPr>
            <w:rFonts w:cs="Times New Roman"/>
            <w:color w:val="000000" w:themeColor="text1"/>
          </w:rPr>
          <w:t>calculus-based introduction to</w:t>
        </w:r>
      </w:ins>
      <w:r>
        <w:rPr>
          <w:rFonts w:cs="Times New Roman"/>
          <w:color w:val="000000" w:themeColor="text1"/>
        </w:rPr>
        <w:t xml:space="preserve"> the </w:t>
      </w:r>
      <w:ins w:id="15443" w:author="Summer 2023 updates" w:date="2024-07-31T13:42:00Z">
        <w:r>
          <w:rPr>
            <w:rFonts w:cs="Times New Roman"/>
            <w:color w:val="000000" w:themeColor="text1"/>
          </w:rPr>
          <w:t xml:space="preserve">mathematical </w:t>
        </w:r>
      </w:ins>
      <w:r>
        <w:rPr>
          <w:rFonts w:cs="Times New Roman"/>
          <w:color w:val="000000" w:themeColor="text1"/>
        </w:rPr>
        <w:t xml:space="preserve">theory </w:t>
      </w:r>
      <w:del w:id="15444" w:author="Summer 2023 updates" w:date="2024-07-31T13:42:00Z">
        <w:r w:rsidR="0046117A" w:rsidRPr="00424939">
          <w:rPr>
            <w:rFonts w:cs="Times New Roman"/>
            <w:color w:val="000000" w:themeColor="text1"/>
          </w:rPr>
          <w:delText xml:space="preserve">behind inferential </w:delText>
        </w:r>
      </w:del>
      <w:ins w:id="15445" w:author="Summer 2023 updates" w:date="2024-07-31T13:42:00Z">
        <w:r>
          <w:rPr>
            <w:rFonts w:cs="Times New Roman"/>
            <w:color w:val="000000" w:themeColor="text1"/>
          </w:rPr>
          <w:t xml:space="preserve">of </w:t>
        </w:r>
      </w:ins>
      <w:r>
        <w:rPr>
          <w:rFonts w:cs="Times New Roman"/>
          <w:color w:val="000000" w:themeColor="text1"/>
        </w:rPr>
        <w:t>statistics</w:t>
      </w:r>
      <w:r w:rsidR="0046117A" w:rsidRPr="00424939">
        <w:rPr>
          <w:rFonts w:cs="Times New Roman"/>
          <w:color w:val="000000" w:themeColor="text1"/>
        </w:rPr>
        <w:t xml:space="preserve">. Topics include point and interval estimation, hypothesis tests, regression, analysis of variance, </w:t>
      </w:r>
      <w:del w:id="15446" w:author="Summer 2023 updates" w:date="2024-07-31T13:42:00Z">
        <w:r w:rsidR="0046117A" w:rsidRPr="00424939">
          <w:rPr>
            <w:rFonts w:cs="Times New Roman"/>
            <w:color w:val="000000" w:themeColor="text1"/>
          </w:rPr>
          <w:delText xml:space="preserve">and </w:delText>
        </w:r>
      </w:del>
      <w:r w:rsidR="0046117A" w:rsidRPr="00424939">
        <w:rPr>
          <w:rFonts w:cs="Times New Roman"/>
          <w:color w:val="000000" w:themeColor="text1"/>
        </w:rPr>
        <w:t>nonparametric methods</w:t>
      </w:r>
      <w:del w:id="15447" w:author="Summer 2023 updates" w:date="2024-07-31T13:42:00Z">
        <w:r w:rsidR="0046117A" w:rsidRPr="00424939">
          <w:rPr>
            <w:rFonts w:cs="Times New Roman"/>
            <w:color w:val="000000" w:themeColor="text1"/>
          </w:rPr>
          <w:delText xml:space="preserve">. </w:delText>
        </w:r>
        <w:r w:rsidR="0046117A" w:rsidRPr="00424939">
          <w:rPr>
            <w:rFonts w:cs="Times New Roman"/>
            <w:color w:val="000000" w:themeColor="text1"/>
            <w:u w:val="single"/>
          </w:rPr>
          <w:delText>Prerequisite</w:delText>
        </w:r>
        <w:r w:rsidR="00897BA1" w:rsidRPr="00424939">
          <w:rPr>
            <w:rFonts w:cs="Times New Roman"/>
            <w:color w:val="000000" w:themeColor="text1"/>
          </w:rPr>
          <w:delText>:</w:delText>
        </w:r>
        <w:r w:rsidR="0046117A" w:rsidRPr="00424939">
          <w:rPr>
            <w:rFonts w:cs="Times New Roman"/>
            <w:color w:val="000000" w:themeColor="text1"/>
          </w:rPr>
          <w:delText xml:space="preserve"> Probability</w:delText>
        </w:r>
      </w:del>
      <w:ins w:id="15448" w:author="Summer 2023 updates" w:date="2024-07-31T13:42:00Z">
        <w:r>
          <w:rPr>
            <w:rFonts w:cs="Times New Roman"/>
            <w:color w:val="000000" w:themeColor="text1"/>
          </w:rPr>
          <w:t>, and Bayesian methods</w:t>
        </w:r>
        <w:r w:rsidR="0046117A" w:rsidRPr="00424939">
          <w:rPr>
            <w:rFonts w:cs="Times New Roman"/>
            <w:color w:val="000000" w:themeColor="text1"/>
          </w:rPr>
          <w:t xml:space="preserve">. </w:t>
        </w:r>
        <w:r w:rsidR="0046117A" w:rsidRPr="00424939">
          <w:rPr>
            <w:rFonts w:cs="Times New Roman"/>
            <w:color w:val="000000" w:themeColor="text1"/>
            <w:u w:val="single"/>
          </w:rPr>
          <w:t>Prerequisite</w:t>
        </w:r>
        <w:r>
          <w:rPr>
            <w:rFonts w:cs="Times New Roman"/>
            <w:color w:val="000000" w:themeColor="text1"/>
            <w:u w:val="single"/>
          </w:rPr>
          <w:t>s</w:t>
        </w:r>
        <w:r w:rsidR="00897BA1" w:rsidRPr="00424939">
          <w:rPr>
            <w:rFonts w:cs="Times New Roman"/>
            <w:color w:val="000000" w:themeColor="text1"/>
          </w:rPr>
          <w:t>:</w:t>
        </w:r>
        <w:r w:rsidR="0046117A" w:rsidRPr="00424939">
          <w:rPr>
            <w:rFonts w:cs="Times New Roman"/>
            <w:color w:val="000000" w:themeColor="text1"/>
          </w:rPr>
          <w:t xml:space="preserve"> </w:t>
        </w:r>
        <w:r>
          <w:rPr>
            <w:rFonts w:cs="Times New Roman"/>
            <w:color w:val="000000" w:themeColor="text1"/>
          </w:rPr>
          <w:t>Computational Linear Algebra (MTH-165)</w:t>
        </w:r>
      </w:ins>
      <w:r>
        <w:rPr>
          <w:rFonts w:cs="Times New Roman"/>
          <w:color w:val="000000" w:themeColor="text1"/>
        </w:rPr>
        <w:t xml:space="preserve"> and </w:t>
      </w:r>
      <w:del w:id="15449" w:author="Summer 2023 updates" w:date="2024-07-31T13:42:00Z">
        <w:r w:rsidR="0046117A" w:rsidRPr="00424939">
          <w:rPr>
            <w:rFonts w:cs="Times New Roman"/>
            <w:color w:val="000000" w:themeColor="text1"/>
          </w:rPr>
          <w:delText>Statistics I (STA-315)</w:delText>
        </w:r>
      </w:del>
      <w:ins w:id="15450" w:author="Summer 2023 updates" w:date="2024-07-31T13:42:00Z">
        <w:r>
          <w:rPr>
            <w:rFonts w:cs="Times New Roman"/>
            <w:color w:val="000000" w:themeColor="text1"/>
          </w:rPr>
          <w:t>Calculus II (MTH-145),</w:t>
        </w:r>
      </w:ins>
      <w:r w:rsidR="0046117A" w:rsidRPr="00424939">
        <w:rPr>
          <w:rFonts w:cs="Times New Roman"/>
          <w:color w:val="000000" w:themeColor="text1"/>
        </w:rPr>
        <w:t xml:space="preserve"> or consent of instructor. </w:t>
      </w:r>
    </w:p>
    <w:p w14:paraId="58B4A66F" w14:textId="761276F9" w:rsidR="00865F10" w:rsidRDefault="00865F10" w:rsidP="00FC25ED">
      <w:pPr>
        <w:rPr>
          <w:rPrChange w:id="15451" w:author="Summer 2023 updates" w:date="2024-07-31T13:42:00Z">
            <w:rPr>
              <w:color w:val="000000" w:themeColor="text1"/>
            </w:rPr>
          </w:rPrChange>
        </w:rPr>
        <w:pPrChange w:id="15452" w:author="Summer 2023 updates" w:date="2024-07-31T13:42:00Z">
          <w:pPr>
            <w:spacing w:after="0"/>
          </w:pPr>
        </w:pPrChange>
      </w:pPr>
    </w:p>
    <w:p w14:paraId="3D6B35B4" w14:textId="77777777" w:rsidR="00031B46" w:rsidRPr="00424939" w:rsidRDefault="00031B46" w:rsidP="00FC25ED">
      <w:pPr>
        <w:rPr>
          <w:rPrChange w:id="15453" w:author="Summer 2023 updates" w:date="2024-07-31T13:42:00Z">
            <w:rPr>
              <w:color w:val="000000" w:themeColor="text1"/>
            </w:rPr>
          </w:rPrChange>
        </w:rPr>
        <w:pPrChange w:id="15454" w:author="Summer 2023 updates" w:date="2024-07-31T13:42:00Z">
          <w:pPr>
            <w:spacing w:after="0"/>
          </w:pPr>
        </w:pPrChange>
      </w:pPr>
    </w:p>
    <w:p w14:paraId="3501C800" w14:textId="6CAC26EC" w:rsidR="005475A9" w:rsidRPr="00424939" w:rsidRDefault="00476873" w:rsidP="00FC25ED">
      <w:pPr>
        <w:pStyle w:val="Heading4"/>
        <w:spacing w:before="120"/>
        <w:rPr>
          <w:rFonts w:ascii="Garamond" w:hAnsi="Garamond"/>
          <w:color w:val="000000" w:themeColor="text1"/>
        </w:rPr>
        <w:pPrChange w:id="15455" w:author="Summer 2023 updates" w:date="2024-07-31T13:42:00Z">
          <w:pPr>
            <w:pStyle w:val="Heading4"/>
          </w:pPr>
        </w:pPrChange>
      </w:pPr>
      <w:bookmarkStart w:id="15456" w:name="_Toc141355796"/>
      <w:bookmarkStart w:id="15457" w:name="_Toc110005277"/>
      <w:r w:rsidRPr="00424939">
        <w:rPr>
          <w:rFonts w:ascii="Garamond" w:hAnsi="Garamond"/>
          <w:color w:val="000000" w:themeColor="text1"/>
        </w:rPr>
        <w:t>—Theatre Arts</w:t>
      </w:r>
      <w:bookmarkEnd w:id="15456"/>
      <w:bookmarkEnd w:id="15457"/>
      <w:r w:rsidR="00B8454E" w:rsidRPr="00424939">
        <w:rPr>
          <w:rFonts w:ascii="Garamond" w:hAnsi="Garamond"/>
          <w:color w:val="000000" w:themeColor="text1"/>
        </w:rPr>
        <w:fldChar w:fldCharType="begin"/>
      </w:r>
      <w:r w:rsidR="00B8454E" w:rsidRPr="00424939">
        <w:rPr>
          <w:rFonts w:ascii="Garamond" w:hAnsi="Garamond"/>
          <w:color w:val="000000" w:themeColor="text1"/>
        </w:rPr>
        <w:instrText xml:space="preserve"> XE "</w:instrText>
      </w:r>
      <w:r w:rsidR="00B8454E" w:rsidRPr="00424939">
        <w:rPr>
          <w:rFonts w:ascii="Garamond" w:hAnsi="Garamond" w:cs="Times New Roman"/>
          <w:color w:val="000000" w:themeColor="text1"/>
        </w:rPr>
        <w:instrText>Theatre Arts</w:instrText>
      </w:r>
      <w:r w:rsidR="00B8454E" w:rsidRPr="00424939">
        <w:rPr>
          <w:rFonts w:ascii="Garamond" w:hAnsi="Garamond"/>
          <w:color w:val="000000" w:themeColor="text1"/>
        </w:rPr>
        <w:instrText xml:space="preserve">" </w:instrText>
      </w:r>
      <w:r w:rsidR="00B8454E" w:rsidRPr="00424939">
        <w:rPr>
          <w:rFonts w:ascii="Garamond" w:hAnsi="Garamond"/>
          <w:color w:val="000000" w:themeColor="text1"/>
        </w:rPr>
        <w:fldChar w:fldCharType="end"/>
      </w:r>
    </w:p>
    <w:p w14:paraId="745DB8C8" w14:textId="08DF66FC" w:rsidR="00AC2672" w:rsidRPr="00424939" w:rsidRDefault="00AC2672" w:rsidP="00FC25ED">
      <w:pPr>
        <w:rPr>
          <w:rPrChange w:id="15458" w:author="Summer 2023 updates" w:date="2024-07-31T13:42:00Z">
            <w:rPr>
              <w:color w:val="000000" w:themeColor="text1"/>
            </w:rPr>
          </w:rPrChange>
        </w:rPr>
        <w:pPrChange w:id="15459" w:author="Summer 2023 updates" w:date="2024-07-31T13:42:00Z">
          <w:pPr>
            <w:spacing w:after="0"/>
          </w:pPr>
        </w:pPrChange>
      </w:pPr>
      <w:r w:rsidRPr="00424939">
        <w:rPr>
          <w:rPrChange w:id="15460" w:author="Summer 2023 updates" w:date="2024-07-31T13:42:00Z">
            <w:rPr>
              <w:color w:val="000000" w:themeColor="text1"/>
            </w:rPr>
          </w:rPrChange>
        </w:rPr>
        <w:t>D. Barnett,</w:t>
      </w:r>
      <w:r w:rsidR="00C11BD8">
        <w:rPr>
          <w:rPrChange w:id="15461" w:author="Summer 2023 updates" w:date="2024-07-31T13:42:00Z">
            <w:rPr>
              <w:color w:val="000000" w:themeColor="text1"/>
            </w:rPr>
          </w:rPrChange>
        </w:rPr>
        <w:t xml:space="preserve"> </w:t>
      </w:r>
      <w:del w:id="15462" w:author="Summer 2023 updates" w:date="2024-07-31T13:42:00Z">
        <w:r w:rsidR="00C11BD8">
          <w:rPr>
            <w:rFonts w:cs="Times New Roman"/>
            <w:color w:val="000000" w:themeColor="text1"/>
          </w:rPr>
          <w:delText xml:space="preserve">Charipar, </w:delText>
        </w:r>
      </w:del>
      <w:r w:rsidR="00881CCF" w:rsidRPr="00424939">
        <w:rPr>
          <w:rPrChange w:id="15463" w:author="Summer 2023 updates" w:date="2024-07-31T13:42:00Z">
            <w:rPr>
              <w:color w:val="000000" w:themeColor="text1"/>
            </w:rPr>
          </w:rPrChange>
        </w:rPr>
        <w:t>Ganfield,</w:t>
      </w:r>
      <w:r w:rsidR="00C11BD8">
        <w:rPr>
          <w:rPrChange w:id="15464" w:author="Summer 2023 updates" w:date="2024-07-31T13:42:00Z">
            <w:rPr>
              <w:color w:val="000000" w:themeColor="text1"/>
            </w:rPr>
          </w:rPrChange>
        </w:rPr>
        <w:t xml:space="preserve"> </w:t>
      </w:r>
      <w:del w:id="15465" w:author="Summer 2023 updates" w:date="2024-07-31T13:42:00Z">
        <w:r w:rsidR="00C11BD8">
          <w:rPr>
            <w:rFonts w:cs="Times New Roman"/>
            <w:color w:val="000000" w:themeColor="text1"/>
          </w:rPr>
          <w:delText xml:space="preserve">Hahn, </w:delText>
        </w:r>
      </w:del>
      <w:r w:rsidR="00582FAE">
        <w:rPr>
          <w:rPrChange w:id="15466" w:author="Summer 2023 updates" w:date="2024-07-31T13:42:00Z">
            <w:rPr>
              <w:color w:val="000000" w:themeColor="text1"/>
            </w:rPr>
          </w:rPrChange>
        </w:rPr>
        <w:t xml:space="preserve">Rezabek, </w:t>
      </w:r>
      <w:r w:rsidRPr="00424939">
        <w:rPr>
          <w:rPrChange w:id="15467" w:author="Summer 2023 updates" w:date="2024-07-31T13:42:00Z">
            <w:rPr>
              <w:color w:val="000000" w:themeColor="text1"/>
            </w:rPr>
          </w:rPrChange>
        </w:rPr>
        <w:t>Schmidt</w:t>
      </w:r>
      <w:del w:id="15468" w:author="Summer 2023 updates" w:date="2024-07-31T13:42:00Z">
        <w:r w:rsidRPr="008D7CFC">
          <w:rPr>
            <w:rFonts w:cs="Times New Roman"/>
            <w:color w:val="000000" w:themeColor="text1"/>
          </w:rPr>
          <w:delText xml:space="preserve">, </w:delText>
        </w:r>
        <w:r w:rsidR="00582FAE" w:rsidRPr="008D7CFC">
          <w:rPr>
            <w:rFonts w:cs="Times New Roman"/>
            <w:color w:val="000000" w:themeColor="text1"/>
          </w:rPr>
          <w:delText>Steffens</w:delText>
        </w:r>
      </w:del>
      <w:r w:rsidRPr="008D7CFC">
        <w:rPr>
          <w:rPrChange w:id="15469" w:author="Summer 2023 updates" w:date="2024-07-31T13:42:00Z">
            <w:rPr>
              <w:color w:val="000000" w:themeColor="text1"/>
            </w:rPr>
          </w:rPrChange>
        </w:rPr>
        <w:t xml:space="preserve">, </w:t>
      </w:r>
      <w:r w:rsidR="00836F52" w:rsidRPr="00424939">
        <w:rPr>
          <w:rPrChange w:id="15470" w:author="Summer 2023 updates" w:date="2024-07-31T13:42:00Z">
            <w:rPr>
              <w:color w:val="000000" w:themeColor="text1"/>
            </w:rPr>
          </w:rPrChange>
        </w:rPr>
        <w:t>Wolverton (Chair)</w:t>
      </w:r>
    </w:p>
    <w:p w14:paraId="7CDFB500" w14:textId="5D945C36" w:rsidR="005475A9" w:rsidRPr="00424939" w:rsidRDefault="005475A9" w:rsidP="00FC25ED">
      <w:r w:rsidRPr="00424939">
        <w:t>The Theatre Arts</w:t>
      </w:r>
      <w:r w:rsidR="00B8454E" w:rsidRPr="00424939">
        <w:fldChar w:fldCharType="begin"/>
      </w:r>
      <w:r w:rsidR="00B8454E" w:rsidRPr="00424939">
        <w:instrText xml:space="preserve"> XE "Theatre Arts" </w:instrText>
      </w:r>
      <w:r w:rsidR="00B8454E" w:rsidRPr="00424939">
        <w:fldChar w:fldCharType="end"/>
      </w:r>
      <w:r w:rsidRPr="00424939">
        <w:t xml:space="preserve"> program is designed to provide a balance between academic and experiential learning for all interested students. The goal is to offer opportunities for student participation in all aspects of theatre, on stage and in the classroom, and to enrich the cultural and academic life of the College. </w:t>
      </w:r>
    </w:p>
    <w:p w14:paraId="2D2FB9B6" w14:textId="77777777" w:rsidR="005475A9" w:rsidRPr="00424939" w:rsidRDefault="005475A9" w:rsidP="00FC25ED">
      <w:r w:rsidRPr="00424939">
        <w:t xml:space="preserve">The program accommodates both majors and minors through courses focused on theatrical history, theory and literature, as well as through training in acting, directing, design, and theatrical production. This foundation prepares students for graduate study and for any field that values high-level communication skills, as well as for careers in theatre as teachers, artists, technicians, or managers. </w:t>
      </w:r>
    </w:p>
    <w:p w14:paraId="1AF44693" w14:textId="77777777" w:rsidR="005475A9" w:rsidRPr="00424939" w:rsidRDefault="005475A9" w:rsidP="00FC25ED">
      <w:r w:rsidRPr="00424939">
        <w:t xml:space="preserve">As a means of helping students prepare for graduate study and/or a professional career, all majors are required to present an audition piece or a portfolio for annual review beginning in their second year. The senior seminar provides a capstone experience, giving students an opportunity to reflect on their development as theatre artists, and to examine theatre as a collaborative art form. </w:t>
      </w:r>
    </w:p>
    <w:p w14:paraId="28442582" w14:textId="77777777" w:rsidR="005475A9" w:rsidRPr="00424939" w:rsidRDefault="005475A9" w:rsidP="00FC25ED">
      <w:r w:rsidRPr="00424939">
        <w:t xml:space="preserve">For the campus community at large, as audience members or as occasional participants, the program offers a wide range of drama selected both to educate and to entertain. </w:t>
      </w:r>
    </w:p>
    <w:p w14:paraId="595FB73B" w14:textId="1E98ABBF" w:rsidR="005475A9" w:rsidRPr="00424939" w:rsidRDefault="005475A9" w:rsidP="00FC25ED">
      <w:pPr>
        <w:spacing w:before="120" w:after="0"/>
        <w:rPr>
          <w:rFonts w:cs="Times New Roman"/>
          <w:b/>
          <w:color w:val="000000" w:themeColor="text1"/>
        </w:rPr>
        <w:pPrChange w:id="15471" w:author="Summer 2023 updates" w:date="2024-07-31T13:42:00Z">
          <w:pPr>
            <w:spacing w:after="0"/>
          </w:pPr>
        </w:pPrChange>
      </w:pPr>
      <w:r w:rsidRPr="00424939">
        <w:rPr>
          <w:rFonts w:cs="Times New Roman"/>
          <w:b/>
          <w:color w:val="000000" w:themeColor="text1"/>
        </w:rPr>
        <w:t>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Major </w:t>
      </w:r>
    </w:p>
    <w:p w14:paraId="243CAC46" w14:textId="4A55FDF1" w:rsidR="000D03F4" w:rsidRPr="00424939" w:rsidRDefault="000D03F4" w:rsidP="000D03F4">
      <w:pPr>
        <w:spacing w:after="40"/>
        <w:rPr>
          <w:rFonts w:cs="Times New Roman"/>
          <w:color w:val="000000" w:themeColor="text1"/>
        </w:rPr>
      </w:pPr>
      <w:r w:rsidRPr="00424939">
        <w:rPr>
          <w:rFonts w:cs="Times New Roman"/>
          <w:color w:val="000000" w:themeColor="text1"/>
        </w:rPr>
        <w:t>A major in Theatre</w:t>
      </w:r>
      <w:r w:rsidR="00A30271">
        <w:rPr>
          <w:rFonts w:cs="Times New Roman"/>
          <w:color w:val="000000" w:themeColor="text1"/>
        </w:rPr>
        <w:t xml:space="preserve"> Arts</w:t>
      </w:r>
      <w:r w:rsidRPr="00424939">
        <w:rPr>
          <w:rFonts w:cs="Times New Roman"/>
          <w:color w:val="000000" w:themeColor="text1"/>
        </w:rPr>
        <w:t xml:space="preserve"> requires a cumulative 2.0 GPA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GPA</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all courses counted toward the major.</w:t>
      </w:r>
    </w:p>
    <w:p w14:paraId="48052574" w14:textId="626817A9" w:rsidR="005475A9" w:rsidRPr="00424939" w:rsidRDefault="00F371BB" w:rsidP="00FC25ED">
      <w:pPr>
        <w:spacing w:before="120" w:after="0"/>
        <w:rPr>
          <w:rFonts w:cs="Times New Roman"/>
          <w:color w:val="000000" w:themeColor="text1"/>
        </w:rPr>
        <w:pPrChange w:id="15472" w:author="Summer 2023 updates" w:date="2024-07-31T13:42:00Z">
          <w:pPr>
            <w:spacing w:after="0"/>
          </w:pPr>
        </w:pPrChange>
      </w:pPr>
      <w:r w:rsidRPr="00424939">
        <w:rPr>
          <w:rFonts w:cs="Times New Roman"/>
          <w:b/>
          <w:color w:val="000000" w:themeColor="text1"/>
        </w:rPr>
        <w:t>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007041C0" w:rsidRPr="00424939">
        <w:rPr>
          <w:rFonts w:cs="Times New Roman"/>
          <w:b/>
          <w:color w:val="000000" w:themeColor="text1"/>
        </w:rPr>
        <w:t xml:space="preserve"> </w:t>
      </w:r>
      <w:r w:rsidR="005475A9" w:rsidRPr="00424939">
        <w:rPr>
          <w:rFonts w:cs="Times New Roman"/>
          <w:b/>
          <w:color w:val="000000" w:themeColor="text1"/>
        </w:rPr>
        <w:t>Core Courses</w:t>
      </w:r>
      <w:r w:rsidR="0052747B" w:rsidRPr="00424939">
        <w:rPr>
          <w:rFonts w:cs="Times New Roman"/>
          <w:color w:val="000000" w:themeColor="text1"/>
        </w:rPr>
        <w:t xml:space="preserve"> (required of all </w:t>
      </w:r>
      <w:r w:rsidR="00CE1445" w:rsidRPr="00424939">
        <w:rPr>
          <w:rFonts w:cs="Times New Roman"/>
          <w:color w:val="000000" w:themeColor="text1"/>
        </w:rPr>
        <w:t>students majoring in theatre arts</w:t>
      </w:r>
      <w:r w:rsidR="0052747B" w:rsidRPr="00424939">
        <w:rPr>
          <w:rFonts w:cs="Times New Roman"/>
          <w:color w:val="000000" w:themeColor="text1"/>
        </w:rPr>
        <w:t>):</w:t>
      </w:r>
    </w:p>
    <w:p w14:paraId="087AB6E0" w14:textId="15DC1F1B"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102</w:t>
      </w:r>
      <w:r w:rsidRPr="00424939">
        <w:rPr>
          <w:rFonts w:cs="Times New Roman"/>
          <w:color w:val="000000" w:themeColor="text1"/>
        </w:rPr>
        <w:t xml:space="preserve"> Theatre Production Lab </w:t>
      </w:r>
    </w:p>
    <w:p w14:paraId="66C659C8" w14:textId="77777777"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THE-130 Technical Production I </w:t>
      </w:r>
    </w:p>
    <w:p w14:paraId="626F4684" w14:textId="77777777"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THE-140 Design for the Stage</w:t>
      </w:r>
    </w:p>
    <w:p w14:paraId="61F10F44" w14:textId="77777777"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THE-150 Acting I </w:t>
      </w:r>
    </w:p>
    <w:p w14:paraId="77E39152" w14:textId="0810A939"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228</w:t>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Theatre and Drama I </w:t>
      </w:r>
      <w:r w:rsidR="00615A78">
        <w:rPr>
          <w:color w:val="000000" w:themeColor="text1"/>
        </w:rPr>
        <w:t>(WE)</w:t>
      </w:r>
    </w:p>
    <w:p w14:paraId="704AED06" w14:textId="7D9357B9"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238</w:t>
      </w:r>
      <w:r w:rsidRPr="00424939">
        <w:rPr>
          <w:rFonts w:cs="Times New Roman"/>
          <w:color w:val="000000" w:themeColor="text1"/>
        </w:rPr>
        <w:t xml:space="preserve">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Theatre and Drama II </w:t>
      </w:r>
      <w:r w:rsidR="00615A78">
        <w:rPr>
          <w:color w:val="000000" w:themeColor="text1"/>
        </w:rPr>
        <w:t>(WE)</w:t>
      </w:r>
    </w:p>
    <w:p w14:paraId="0573F14D" w14:textId="5898A754" w:rsidR="005475A9" w:rsidRPr="00424939" w:rsidRDefault="005475A9" w:rsidP="00E500FB">
      <w:pPr>
        <w:widowControl w:val="0"/>
        <w:numPr>
          <w:ilvl w:val="0"/>
          <w:numId w:val="39"/>
        </w:numPr>
        <w:adjustRightInd w:val="0"/>
        <w:spacing w:after="0" w:line="228" w:lineRule="auto"/>
        <w:textAlignment w:val="baseline"/>
        <w:rPr>
          <w:rFonts w:cs="Times New Roman"/>
          <w:color w:val="000000" w:themeColor="text1"/>
        </w:rPr>
      </w:pPr>
      <w:r w:rsidRPr="00424939">
        <w:rPr>
          <w:rFonts w:cs="Times New Roman"/>
          <w:color w:val="000000" w:themeColor="text1"/>
        </w:rPr>
        <w:t xml:space="preserve">THE-290 Directing I </w:t>
      </w:r>
      <w:r w:rsidR="00615A78">
        <w:rPr>
          <w:color w:val="000000" w:themeColor="text1"/>
        </w:rPr>
        <w:t>(WE)</w:t>
      </w:r>
    </w:p>
    <w:p w14:paraId="4BFCBCA9" w14:textId="54B47C69" w:rsidR="005475A9" w:rsidRPr="00424939" w:rsidRDefault="005475A9" w:rsidP="00E500FB">
      <w:pPr>
        <w:widowControl w:val="0"/>
        <w:numPr>
          <w:ilvl w:val="0"/>
          <w:numId w:val="39"/>
        </w:numPr>
        <w:adjustRightInd w:val="0"/>
        <w:spacing w:after="120" w:line="228" w:lineRule="auto"/>
        <w:textAlignment w:val="baseline"/>
        <w:rPr>
          <w:rFonts w:cs="Times New Roman"/>
          <w:color w:val="000000" w:themeColor="text1"/>
        </w:rPr>
      </w:pPr>
      <w:r w:rsidRPr="00424939">
        <w:rPr>
          <w:rFonts w:cs="Times New Roman"/>
          <w:color w:val="000000" w:themeColor="text1"/>
        </w:rPr>
        <w:t>THE-</w:t>
      </w:r>
      <w:r w:rsidR="004A5028" w:rsidRPr="00424939">
        <w:rPr>
          <w:rFonts w:cs="Times New Roman"/>
          <w:color w:val="000000" w:themeColor="text1"/>
        </w:rPr>
        <w:t>464</w:t>
      </w:r>
      <w:r w:rsidRPr="00424939">
        <w:rPr>
          <w:rFonts w:cs="Times New Roman"/>
          <w:color w:val="000000" w:themeColor="text1"/>
        </w:rPr>
        <w:t xml:space="preserve"> Senior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Seminar </w:t>
      </w:r>
    </w:p>
    <w:p w14:paraId="7D7E755C" w14:textId="77777777" w:rsidR="008F2F73" w:rsidRPr="00424939" w:rsidRDefault="00060639" w:rsidP="008F2F73">
      <w:pPr>
        <w:spacing w:after="0"/>
        <w:rPr>
          <w:del w:id="15473" w:author="Summer 2023 updates" w:date="2024-07-31T13:42:00Z"/>
          <w:rFonts w:cs="Times New Roman"/>
          <w:b/>
          <w:color w:val="000000" w:themeColor="text1"/>
        </w:rPr>
      </w:pPr>
      <w:ins w:id="15474" w:author="Summer 2023 updates" w:date="2024-07-31T13:42:00Z">
        <w:r>
          <w:rPr>
            <w:rFonts w:cs="Times New Roman"/>
            <w:color w:val="000000" w:themeColor="text1"/>
          </w:rPr>
          <w:t xml:space="preserve">Students majoring in </w:t>
        </w:r>
      </w:ins>
      <w:r>
        <w:rPr>
          <w:color w:val="000000" w:themeColor="text1"/>
          <w:rPrChange w:id="15475" w:author="Summer 2023 updates" w:date="2024-07-31T13:42:00Z">
            <w:rPr>
              <w:b/>
              <w:color w:val="000000" w:themeColor="text1"/>
            </w:rPr>
          </w:rPrChange>
        </w:rPr>
        <w:t>T</w:t>
      </w:r>
      <w:r w:rsidR="00E62CB7" w:rsidRPr="00424939">
        <w:rPr>
          <w:color w:val="000000" w:themeColor="text1"/>
          <w:rPrChange w:id="15476" w:author="Summer 2023 updates" w:date="2024-07-31T13:42:00Z">
            <w:rPr>
              <w:b/>
              <w:color w:val="000000" w:themeColor="text1"/>
            </w:rPr>
          </w:rPrChange>
        </w:rPr>
        <w:t>heatre Arts</w:t>
      </w:r>
      <w:r w:rsidR="00B8454E" w:rsidRPr="00424939">
        <w:rPr>
          <w:color w:val="000000" w:themeColor="text1"/>
          <w:rPrChange w:id="15477" w:author="Summer 2023 updates" w:date="2024-07-31T13:42:00Z">
            <w:rPr>
              <w:b/>
              <w:color w:val="000000" w:themeColor="text1"/>
            </w:rPr>
          </w:rPrChange>
        </w:rPr>
        <w:fldChar w:fldCharType="begin"/>
      </w:r>
      <w:r w:rsidR="00B8454E" w:rsidRPr="003B4409">
        <w:rPr>
          <w:color w:val="000000" w:themeColor="text1"/>
        </w:rPr>
        <w:instrText xml:space="preserve"> XE "Theatre Arts" </w:instrText>
      </w:r>
      <w:r w:rsidR="00B8454E" w:rsidRPr="00424939">
        <w:rPr>
          <w:color w:val="000000" w:themeColor="text1"/>
          <w:rPrChange w:id="15478" w:author="Summer 2023 updates" w:date="2024-07-31T13:42:00Z">
            <w:rPr>
              <w:b/>
              <w:color w:val="000000" w:themeColor="text1"/>
            </w:rPr>
          </w:rPrChange>
        </w:rPr>
        <w:fldChar w:fldCharType="end"/>
      </w:r>
      <w:r w:rsidR="00E62CB7" w:rsidRPr="00424939">
        <w:rPr>
          <w:color w:val="000000" w:themeColor="text1"/>
          <w:rPrChange w:id="15479" w:author="Summer 2023 updates" w:date="2024-07-31T13:42:00Z">
            <w:rPr>
              <w:b/>
              <w:color w:val="000000" w:themeColor="text1"/>
            </w:rPr>
          </w:rPrChange>
        </w:rPr>
        <w:t xml:space="preserve"> </w:t>
      </w:r>
      <w:del w:id="15480" w:author="Summer 2023 updates" w:date="2024-07-31T13:42:00Z">
        <w:r w:rsidR="008F2F73" w:rsidRPr="00424939">
          <w:rPr>
            <w:rFonts w:cs="Times New Roman"/>
            <w:b/>
            <w:color w:val="000000" w:themeColor="text1"/>
          </w:rPr>
          <w:delText>Minor</w:delText>
        </w:r>
        <w:r w:rsidR="009F4511" w:rsidRPr="00424939">
          <w:rPr>
            <w:rFonts w:cs="Times New Roman"/>
            <w:b/>
            <w:color w:val="000000" w:themeColor="text1"/>
          </w:rPr>
          <w:fldChar w:fldCharType="begin"/>
        </w:r>
        <w:r w:rsidR="009F4511" w:rsidRPr="00424939">
          <w:rPr>
            <w:color w:val="000000" w:themeColor="text1"/>
          </w:rPr>
          <w:delInstrText xml:space="preserve"> XE "</w:delInstrText>
        </w:r>
        <w:r w:rsidR="009F4511" w:rsidRPr="00424939">
          <w:rPr>
            <w:rFonts w:cs="Times New Roman"/>
            <w:b/>
            <w:color w:val="000000" w:themeColor="text1"/>
          </w:rPr>
          <w:delInstrText>Minor</w:delInstrText>
        </w:r>
        <w:r w:rsidR="009F4511" w:rsidRPr="00424939">
          <w:rPr>
            <w:color w:val="000000" w:themeColor="text1"/>
          </w:rPr>
          <w:delInstrText xml:space="preserve">" </w:delInstrText>
        </w:r>
        <w:r w:rsidR="009F4511" w:rsidRPr="00424939">
          <w:rPr>
            <w:rFonts w:cs="Times New Roman"/>
            <w:b/>
            <w:color w:val="000000" w:themeColor="text1"/>
          </w:rPr>
          <w:fldChar w:fldCharType="end"/>
        </w:r>
      </w:del>
    </w:p>
    <w:p w14:paraId="776943E1" w14:textId="77777777" w:rsidR="008F2F73" w:rsidRPr="00424939" w:rsidRDefault="008F2F73" w:rsidP="00F03BAD">
      <w:pPr>
        <w:rPr>
          <w:del w:id="15481" w:author="Summer 2023 updates" w:date="2024-07-31T13:42:00Z"/>
          <w:rFonts w:cs="Times New Roman"/>
          <w:color w:val="000000" w:themeColor="text1"/>
        </w:rPr>
      </w:pPr>
      <w:del w:id="15482" w:author="Summer 2023 updates" w:date="2024-07-31T13:42:00Z">
        <w:r w:rsidRPr="00424939">
          <w:rPr>
            <w:rFonts w:cs="Times New Roman"/>
            <w:color w:val="000000" w:themeColor="text1"/>
          </w:rPr>
          <w:delText>The minor</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Style w:val="Strong"/>
            <w:rFonts w:ascii="Garamond" w:hAnsi="Garamond"/>
            <w:color w:val="000000" w:themeColor="text1"/>
          </w:rPr>
          <w:delInstrText>minor</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in </w:delText>
        </w:r>
        <w:r w:rsidR="00A30271">
          <w:rPr>
            <w:rFonts w:cs="Times New Roman"/>
            <w:color w:val="000000" w:themeColor="text1"/>
          </w:rPr>
          <w:delText>T</w:delText>
        </w:r>
        <w:r w:rsidRPr="00424939">
          <w:rPr>
            <w:rFonts w:cs="Times New Roman"/>
            <w:color w:val="000000" w:themeColor="text1"/>
          </w:rPr>
          <w:delText xml:space="preserve">heatre </w:delText>
        </w:r>
        <w:r w:rsidR="00A30271">
          <w:rPr>
            <w:rFonts w:cs="Times New Roman"/>
            <w:color w:val="000000" w:themeColor="text1"/>
          </w:rPr>
          <w:delText>A</w:delText>
        </w:r>
        <w:r w:rsidRPr="00424939">
          <w:rPr>
            <w:rFonts w:cs="Times New Roman"/>
            <w:color w:val="000000" w:themeColor="text1"/>
          </w:rPr>
          <w:delText>rts consists of six</w:delText>
        </w:r>
        <w:r w:rsidR="00606F10" w:rsidRPr="00424939">
          <w:rPr>
            <w:rFonts w:cs="Times New Roman"/>
            <w:color w:val="000000" w:themeColor="text1"/>
          </w:rPr>
          <w:delText xml:space="preserve"> course credits of</w:delText>
        </w:r>
        <w:r w:rsidRPr="00424939">
          <w:rPr>
            <w:rFonts w:cs="Times New Roman"/>
            <w:color w:val="000000" w:themeColor="text1"/>
          </w:rPr>
          <w:delText xml:space="preserve"> </w:delText>
        </w:r>
        <w:r w:rsidR="000A7A2A">
          <w:rPr>
            <w:rFonts w:cs="Times New Roman"/>
            <w:color w:val="000000" w:themeColor="text1"/>
          </w:rPr>
          <w:delText>Th</w:delText>
        </w:r>
        <w:r w:rsidRPr="00424939">
          <w:rPr>
            <w:rFonts w:cs="Times New Roman"/>
            <w:color w:val="000000" w:themeColor="text1"/>
          </w:rPr>
          <w:delText xml:space="preserve">eatre </w:delText>
        </w:r>
        <w:r w:rsidR="000A7A2A">
          <w:rPr>
            <w:rFonts w:cs="Times New Roman"/>
            <w:color w:val="000000" w:themeColor="text1"/>
          </w:rPr>
          <w:delText>A</w:delText>
        </w:r>
        <w:r w:rsidRPr="00424939">
          <w:rPr>
            <w:rFonts w:cs="Times New Roman"/>
            <w:color w:val="000000" w:themeColor="text1"/>
          </w:rPr>
          <w:delText xml:space="preserve">rts. </w:delText>
        </w:r>
      </w:del>
    </w:p>
    <w:p w14:paraId="39DE873F" w14:textId="1C5DF983" w:rsidR="007041C0" w:rsidRPr="00424939" w:rsidRDefault="00E62CB7" w:rsidP="00170C43">
      <w:pPr>
        <w:pStyle w:val="Noparagraphstyle"/>
        <w:spacing w:after="40" w:line="240" w:lineRule="auto"/>
        <w:jc w:val="left"/>
        <w:rPr>
          <w:rFonts w:ascii="Garamond" w:hAnsi="Garamond" w:cs="Times New Roman"/>
          <w:color w:val="000000" w:themeColor="text1"/>
          <w:sz w:val="22"/>
          <w:szCs w:val="22"/>
        </w:rPr>
      </w:pPr>
      <w:del w:id="15483" w:author="Summer 2023 updates" w:date="2024-07-31T13:42:00Z">
        <w:r w:rsidRPr="00424939">
          <w:rPr>
            <w:rFonts w:ascii="Garamond" w:hAnsi="Garamond" w:cs="Times New Roman"/>
            <w:color w:val="000000" w:themeColor="text1"/>
            <w:sz w:val="22"/>
            <w:szCs w:val="22"/>
          </w:rPr>
          <w:delText>Theatre Arts</w:delText>
        </w:r>
        <w:r w:rsidR="00B8454E" w:rsidRPr="00424939">
          <w:rPr>
            <w:rFonts w:ascii="Garamond" w:hAnsi="Garamond" w:cs="Times New Roman"/>
            <w:color w:val="000000" w:themeColor="text1"/>
            <w:sz w:val="22"/>
            <w:szCs w:val="22"/>
          </w:rPr>
          <w:fldChar w:fldCharType="begin"/>
        </w:r>
        <w:r w:rsidR="00B8454E" w:rsidRPr="00424939">
          <w:rPr>
            <w:rFonts w:ascii="Garamond" w:hAnsi="Garamond"/>
            <w:color w:val="000000" w:themeColor="text1"/>
          </w:rPr>
          <w:delInstrText xml:space="preserve"> XE "</w:delInstrText>
        </w:r>
        <w:r w:rsidR="00B8454E" w:rsidRPr="00424939">
          <w:rPr>
            <w:rFonts w:ascii="Garamond" w:hAnsi="Garamond" w:cs="Times New Roman"/>
            <w:color w:val="000000" w:themeColor="text1"/>
          </w:rPr>
          <w:delInstrText>Theatre Arts</w:delInstrText>
        </w:r>
        <w:r w:rsidR="00B8454E" w:rsidRPr="00424939">
          <w:rPr>
            <w:rFonts w:ascii="Garamond" w:hAnsi="Garamond"/>
            <w:color w:val="000000" w:themeColor="text1"/>
          </w:rPr>
          <w:delInstrText xml:space="preserve">" </w:delInstrText>
        </w:r>
        <w:r w:rsidR="00B8454E" w:rsidRPr="00424939">
          <w:rPr>
            <w:rFonts w:ascii="Garamond" w:hAnsi="Garamond" w:cs="Times New Roman"/>
            <w:color w:val="000000" w:themeColor="text1"/>
            <w:sz w:val="22"/>
            <w:szCs w:val="22"/>
          </w:rPr>
          <w:fldChar w:fldCharType="end"/>
        </w:r>
        <w:r w:rsidRPr="00424939">
          <w:rPr>
            <w:rFonts w:ascii="Garamond" w:hAnsi="Garamond" w:cs="Times New Roman"/>
            <w:color w:val="000000" w:themeColor="text1"/>
            <w:sz w:val="22"/>
            <w:szCs w:val="22"/>
          </w:rPr>
          <w:delText xml:space="preserve"> students</w:delText>
        </w:r>
      </w:del>
      <w:ins w:id="15484" w:author="Summer 2023 updates" w:date="2024-07-31T13:42:00Z">
        <w:r w:rsidR="00060639">
          <w:rPr>
            <w:rFonts w:ascii="Garamond" w:hAnsi="Garamond" w:cs="Times New Roman"/>
            <w:color w:val="000000" w:themeColor="text1"/>
            <w:sz w:val="22"/>
            <w:szCs w:val="22"/>
          </w:rPr>
          <w:t>must</w:t>
        </w:r>
      </w:ins>
      <w:r w:rsidR="007041C0" w:rsidRPr="00424939">
        <w:rPr>
          <w:rFonts w:ascii="Garamond" w:hAnsi="Garamond" w:cs="Times New Roman"/>
          <w:color w:val="000000" w:themeColor="text1"/>
          <w:sz w:val="22"/>
          <w:szCs w:val="22"/>
        </w:rPr>
        <w:t xml:space="preserve"> </w:t>
      </w:r>
      <w:r w:rsidR="00295807" w:rsidRPr="00424939">
        <w:rPr>
          <w:rFonts w:ascii="Garamond" w:hAnsi="Garamond" w:cs="Times New Roman"/>
          <w:color w:val="000000" w:themeColor="text1"/>
          <w:sz w:val="22"/>
          <w:szCs w:val="22"/>
        </w:rPr>
        <w:t>select</w:t>
      </w:r>
      <w:r w:rsidR="007041C0" w:rsidRPr="00424939">
        <w:rPr>
          <w:rFonts w:ascii="Garamond" w:hAnsi="Garamond" w:cs="Times New Roman"/>
          <w:color w:val="000000" w:themeColor="text1"/>
          <w:sz w:val="22"/>
          <w:szCs w:val="22"/>
        </w:rPr>
        <w:t xml:space="preserve"> one of the following </w:t>
      </w:r>
      <w:r w:rsidR="00E677AD" w:rsidRPr="00424939">
        <w:rPr>
          <w:rFonts w:ascii="Garamond" w:hAnsi="Garamond" w:cs="Times New Roman"/>
          <w:b/>
          <w:color w:val="000000" w:themeColor="text1"/>
          <w:sz w:val="22"/>
          <w:szCs w:val="22"/>
          <w:u w:val="single"/>
        </w:rPr>
        <w:t>emphases</w:t>
      </w:r>
      <w:r w:rsidR="007041C0" w:rsidRPr="00424939">
        <w:rPr>
          <w:rFonts w:ascii="Garamond" w:hAnsi="Garamond" w:cs="Times New Roman"/>
          <w:color w:val="000000" w:themeColor="text1"/>
          <w:sz w:val="22"/>
          <w:szCs w:val="22"/>
        </w:rPr>
        <w:t xml:space="preserve">: general, acting, directing, </w:t>
      </w:r>
      <w:r w:rsidR="00E677AD" w:rsidRPr="00424939">
        <w:rPr>
          <w:rFonts w:ascii="Garamond" w:hAnsi="Garamond" w:cs="Times New Roman"/>
          <w:color w:val="000000" w:themeColor="text1"/>
          <w:sz w:val="22"/>
          <w:szCs w:val="22"/>
        </w:rPr>
        <w:t xml:space="preserve">musical theatre, </w:t>
      </w:r>
      <w:r w:rsidR="007041C0" w:rsidRPr="00424939">
        <w:rPr>
          <w:rFonts w:ascii="Garamond" w:hAnsi="Garamond" w:cs="Times New Roman"/>
          <w:color w:val="000000" w:themeColor="text1"/>
          <w:sz w:val="22"/>
          <w:szCs w:val="22"/>
        </w:rPr>
        <w:t>and technical theatre/design.</w:t>
      </w:r>
    </w:p>
    <w:p w14:paraId="4E232F9D" w14:textId="77777777" w:rsidR="00AB1AF0" w:rsidRPr="00424939" w:rsidRDefault="00AB1AF0" w:rsidP="00FC25ED">
      <w:pPr>
        <w:spacing w:before="120" w:after="0"/>
        <w:rPr>
          <w:rFonts w:cs="Times New Roman"/>
          <w:color w:val="000000" w:themeColor="text1"/>
          <w:u w:val="single"/>
        </w:rPr>
        <w:pPrChange w:id="15485" w:author="Summer 2023 updates" w:date="2024-07-31T13:42:00Z">
          <w:pPr>
            <w:spacing w:after="0"/>
          </w:pPr>
        </w:pPrChange>
      </w:pPr>
      <w:r w:rsidRPr="00424939">
        <w:rPr>
          <w:rFonts w:cs="Times New Roman"/>
          <w:b/>
          <w:color w:val="000000" w:themeColor="text1"/>
          <w:u w:val="single"/>
        </w:rPr>
        <w:t>General</w:t>
      </w:r>
    </w:p>
    <w:p w14:paraId="36E66603" w14:textId="21E7D975" w:rsidR="00AB1AF0" w:rsidRPr="00424939" w:rsidRDefault="00AB1AF0" w:rsidP="00E500FB">
      <w:pPr>
        <w:widowControl w:val="0"/>
        <w:numPr>
          <w:ilvl w:val="0"/>
          <w:numId w:val="124"/>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A74DA0">
        <w:rPr>
          <w:rFonts w:cs="Times New Roman"/>
          <w:noProof/>
          <w:color w:val="000000" w:themeColor="text1"/>
        </w:rPr>
        <w:t>219</w:t>
      </w:r>
      <w:r w:rsidR="00DA5015" w:rsidRPr="00424939">
        <w:rPr>
          <w:rFonts w:cs="Times New Roman"/>
          <w:color w:val="000000" w:themeColor="text1"/>
        </w:rPr>
        <w:fldChar w:fldCharType="end"/>
      </w:r>
      <w:r w:rsidRPr="00424939">
        <w:rPr>
          <w:rFonts w:cs="Times New Roman"/>
          <w:color w:val="000000" w:themeColor="text1"/>
        </w:rPr>
        <w:t>)</w:t>
      </w:r>
    </w:p>
    <w:p w14:paraId="3FE461F9" w14:textId="6B605541" w:rsidR="00AB1AF0" w:rsidRPr="00424939" w:rsidRDefault="00AB1AF0" w:rsidP="00E500FB">
      <w:pPr>
        <w:widowControl w:val="0"/>
        <w:numPr>
          <w:ilvl w:val="0"/>
          <w:numId w:val="124"/>
        </w:numPr>
        <w:adjustRightInd w:val="0"/>
        <w:textAlignment w:val="baseline"/>
        <w:rPr>
          <w:rFonts w:cs="Times New Roman"/>
          <w:color w:val="000000" w:themeColor="text1"/>
        </w:rPr>
      </w:pPr>
      <w:r w:rsidRPr="00424939">
        <w:rPr>
          <w:rFonts w:cs="Times New Roman"/>
          <w:color w:val="000000" w:themeColor="text1"/>
          <w:u w:val="single"/>
        </w:rPr>
        <w:t>Three</w:t>
      </w:r>
      <w:r w:rsidR="000A7A2A">
        <w:rPr>
          <w:rFonts w:cs="Times New Roman"/>
          <w:color w:val="000000" w:themeColor="text1"/>
        </w:rPr>
        <w:t xml:space="preserve"> additional course credits of T</w:t>
      </w:r>
      <w:r w:rsidRPr="00424939">
        <w:rPr>
          <w:rFonts w:cs="Times New Roman"/>
          <w:color w:val="000000" w:themeColor="text1"/>
        </w:rPr>
        <w:t xml:space="preserve">heatre </w:t>
      </w:r>
      <w:r w:rsidR="000A7A2A">
        <w:rPr>
          <w:rFonts w:cs="Times New Roman"/>
          <w:color w:val="000000" w:themeColor="text1"/>
        </w:rPr>
        <w:t>A</w:t>
      </w:r>
      <w:r w:rsidRPr="00424939">
        <w:rPr>
          <w:rFonts w:cs="Times New Roman"/>
          <w:color w:val="000000" w:themeColor="text1"/>
        </w:rPr>
        <w:t xml:space="preserve">rts, chosen with departmental approval. </w:t>
      </w:r>
    </w:p>
    <w:p w14:paraId="5C39EA49" w14:textId="77777777" w:rsidR="002E112B" w:rsidRDefault="002E112B" w:rsidP="002E112B">
      <w:pPr>
        <w:spacing w:after="0"/>
        <w:rPr>
          <w:del w:id="15486" w:author="Summer 2023 updates" w:date="2024-07-31T13:42:00Z"/>
          <w:rFonts w:cs="Times New Roman"/>
          <w:b/>
          <w:color w:val="000000" w:themeColor="text1"/>
          <w:u w:val="single"/>
        </w:rPr>
      </w:pPr>
    </w:p>
    <w:p w14:paraId="378F61FA" w14:textId="765F25A0" w:rsidR="00AB1AF0" w:rsidRPr="00424939" w:rsidRDefault="00AB1AF0" w:rsidP="00FC25ED">
      <w:pPr>
        <w:spacing w:before="120" w:after="0"/>
        <w:rPr>
          <w:rFonts w:cs="Times New Roman"/>
          <w:b/>
          <w:color w:val="000000" w:themeColor="text1"/>
          <w:u w:val="single"/>
        </w:rPr>
        <w:pPrChange w:id="15487" w:author="Summer 2023 updates" w:date="2024-07-31T13:42:00Z">
          <w:pPr>
            <w:spacing w:after="0"/>
          </w:pPr>
        </w:pPrChange>
      </w:pPr>
      <w:r w:rsidRPr="00424939">
        <w:rPr>
          <w:rFonts w:cs="Times New Roman"/>
          <w:b/>
          <w:color w:val="000000" w:themeColor="text1"/>
          <w:u w:val="single"/>
        </w:rPr>
        <w:t>Acting</w:t>
      </w:r>
    </w:p>
    <w:p w14:paraId="12AE8977" w14:textId="23B838A6" w:rsidR="00AB1AF0" w:rsidRPr="00424939" w:rsidRDefault="00AB1AF0" w:rsidP="00E500FB">
      <w:pPr>
        <w:widowControl w:val="0"/>
        <w:numPr>
          <w:ilvl w:val="0"/>
          <w:numId w:val="5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A74DA0">
        <w:rPr>
          <w:rFonts w:cs="Times New Roman"/>
          <w:noProof/>
          <w:color w:val="000000" w:themeColor="text1"/>
        </w:rPr>
        <w:t>219</w:t>
      </w:r>
      <w:r w:rsidR="00DA5015" w:rsidRPr="00424939">
        <w:rPr>
          <w:rFonts w:cs="Times New Roman"/>
          <w:color w:val="000000" w:themeColor="text1"/>
        </w:rPr>
        <w:fldChar w:fldCharType="end"/>
      </w:r>
      <w:r w:rsidRPr="00424939">
        <w:rPr>
          <w:rFonts w:cs="Times New Roman"/>
          <w:color w:val="000000" w:themeColor="text1"/>
        </w:rPr>
        <w:t>)</w:t>
      </w:r>
    </w:p>
    <w:p w14:paraId="4CDC654F" w14:textId="77777777" w:rsidR="00AB1AF0" w:rsidRPr="00424939" w:rsidRDefault="00AB1AF0" w:rsidP="00E500FB">
      <w:pPr>
        <w:widowControl w:val="0"/>
        <w:numPr>
          <w:ilvl w:val="0"/>
          <w:numId w:val="5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THE-170 Voice and Diction </w:t>
      </w:r>
    </w:p>
    <w:p w14:paraId="3E2761B0" w14:textId="77777777" w:rsidR="00AB1AF0" w:rsidRPr="00424939" w:rsidRDefault="00AB1AF0" w:rsidP="00E500FB">
      <w:pPr>
        <w:widowControl w:val="0"/>
        <w:numPr>
          <w:ilvl w:val="0"/>
          <w:numId w:val="5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rPr>
        <w:t xml:space="preserve">THE-250 Acting II </w:t>
      </w:r>
    </w:p>
    <w:p w14:paraId="07DB7C8D" w14:textId="77777777" w:rsidR="00AB1AF0" w:rsidRPr="00424939" w:rsidRDefault="00AB1AF0" w:rsidP="00E500FB">
      <w:pPr>
        <w:widowControl w:val="0"/>
        <w:numPr>
          <w:ilvl w:val="0"/>
          <w:numId w:val="52"/>
        </w:numPr>
        <w:tabs>
          <w:tab w:val="clear" w:pos="720"/>
          <w:tab w:val="num" w:pos="360"/>
        </w:tabs>
        <w:adjustRightInd w:val="0"/>
        <w:spacing w:after="0"/>
        <w:ind w:left="36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of the following: </w:t>
      </w:r>
    </w:p>
    <w:p w14:paraId="0A45D803"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THE-160 Movement for the Stage </w:t>
      </w:r>
    </w:p>
    <w:p w14:paraId="347C93B4"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THE-260 Acting for the Camera </w:t>
      </w:r>
    </w:p>
    <w:p w14:paraId="2A3B251A"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THE-270 Musical Theatre Acting </w:t>
      </w:r>
    </w:p>
    <w:p w14:paraId="3A0B1F93"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THE-350 Advanced Acting: Shakespeare </w:t>
      </w:r>
    </w:p>
    <w:p w14:paraId="0F641D93" w14:textId="77777777" w:rsidR="00AB1AF0" w:rsidRPr="00424939" w:rsidRDefault="00AB1AF0" w:rsidP="00AB1AF0">
      <w:pPr>
        <w:tabs>
          <w:tab w:val="num" w:pos="360"/>
        </w:tabs>
        <w:spacing w:after="0" w:line="19" w:lineRule="atLeast"/>
        <w:ind w:left="360" w:hanging="360"/>
        <w:rPr>
          <w:rFonts w:cs="Times New Roman"/>
          <w:i/>
          <w:color w:val="000000" w:themeColor="text1"/>
        </w:rPr>
      </w:pPr>
      <w:r w:rsidRPr="00424939">
        <w:rPr>
          <w:rFonts w:cs="Times New Roman"/>
          <w:i/>
          <w:color w:val="000000" w:themeColor="text1"/>
        </w:rPr>
        <w:t xml:space="preserve">Strongly recommended: </w:t>
      </w:r>
    </w:p>
    <w:p w14:paraId="0ECF57D0"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Any dance course (DAN-101 through DAN-152)</w:t>
      </w:r>
    </w:p>
    <w:p w14:paraId="43687E02"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THE-162 Stage Make-Up </w:t>
      </w:r>
    </w:p>
    <w:p w14:paraId="1AB6FC74" w14:textId="77777777"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 xml:space="preserve">THE-452 Advanced Projects in Acting </w:t>
      </w:r>
    </w:p>
    <w:p w14:paraId="78FFACED" w14:textId="417E317C" w:rsidR="00AB1AF0" w:rsidRPr="00424939" w:rsidRDefault="00AB1AF0" w:rsidP="00AB1AF0">
      <w:pPr>
        <w:tabs>
          <w:tab w:val="num" w:pos="360"/>
        </w:tabs>
        <w:spacing w:after="0" w:line="19" w:lineRule="atLeast"/>
        <w:ind w:left="720" w:hanging="360"/>
        <w:rPr>
          <w:rFonts w:cs="Times New Roman"/>
          <w:color w:val="000000" w:themeColor="text1"/>
        </w:rPr>
      </w:pPr>
      <w:r w:rsidRPr="00424939">
        <w:rPr>
          <w:rFonts w:cs="Times New Roman"/>
          <w:color w:val="000000" w:themeColor="text1"/>
        </w:rPr>
        <w:t>PHL-105 Introduction to Philosophy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Philosophy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r w:rsidR="00973B65">
        <w:rPr>
          <w:color w:val="000000" w:themeColor="text1"/>
        </w:rPr>
        <w:t>(WE)</w:t>
      </w:r>
    </w:p>
    <w:p w14:paraId="039A088C" w14:textId="669532AB" w:rsidR="00AB1AF0" w:rsidRPr="00424939" w:rsidRDefault="00AB1AF0" w:rsidP="00AB1AF0">
      <w:pPr>
        <w:tabs>
          <w:tab w:val="num" w:pos="360"/>
        </w:tabs>
        <w:spacing w:line="19" w:lineRule="atLeast"/>
        <w:ind w:left="720" w:hanging="360"/>
        <w:rPr>
          <w:rFonts w:cs="Times New Roman"/>
          <w:color w:val="000000" w:themeColor="text1"/>
        </w:rPr>
      </w:pPr>
      <w:r w:rsidRPr="00424939">
        <w:rPr>
          <w:rFonts w:cs="Times New Roman"/>
          <w:color w:val="000000" w:themeColor="text1"/>
        </w:rPr>
        <w:t>PSY-100 Introductory Psychology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Psychology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w:t>
      </w:r>
    </w:p>
    <w:p w14:paraId="47468D7E" w14:textId="77777777" w:rsidR="00AB1AF0" w:rsidRPr="00424939" w:rsidRDefault="00AB1AF0" w:rsidP="00FC25ED">
      <w:pPr>
        <w:spacing w:before="120" w:after="0"/>
        <w:rPr>
          <w:rFonts w:cs="Times New Roman"/>
          <w:b/>
          <w:color w:val="000000" w:themeColor="text1"/>
          <w:u w:val="single"/>
        </w:rPr>
        <w:pPrChange w:id="15488" w:author="Summer 2023 updates" w:date="2024-07-31T13:42:00Z">
          <w:pPr>
            <w:spacing w:after="0"/>
          </w:pPr>
        </w:pPrChange>
      </w:pPr>
      <w:r w:rsidRPr="00424939">
        <w:rPr>
          <w:rFonts w:cs="Times New Roman"/>
          <w:b/>
          <w:color w:val="000000" w:themeColor="text1"/>
          <w:u w:val="single"/>
        </w:rPr>
        <w:t>Directing</w:t>
      </w:r>
    </w:p>
    <w:p w14:paraId="78AF022C" w14:textId="6567B23C" w:rsidR="00AB1AF0" w:rsidRPr="00424939" w:rsidRDefault="00AB1AF0" w:rsidP="00E500FB">
      <w:pPr>
        <w:widowControl w:val="0"/>
        <w:numPr>
          <w:ilvl w:val="0"/>
          <w:numId w:val="41"/>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A74DA0">
        <w:rPr>
          <w:rFonts w:cs="Times New Roman"/>
          <w:noProof/>
          <w:color w:val="000000" w:themeColor="text1"/>
        </w:rPr>
        <w:t>219</w:t>
      </w:r>
      <w:r w:rsidR="00DA5015" w:rsidRPr="00424939">
        <w:rPr>
          <w:rFonts w:cs="Times New Roman"/>
          <w:color w:val="000000" w:themeColor="text1"/>
        </w:rPr>
        <w:fldChar w:fldCharType="end"/>
      </w:r>
      <w:r w:rsidRPr="00424939">
        <w:rPr>
          <w:rFonts w:cs="Times New Roman"/>
          <w:color w:val="000000" w:themeColor="text1"/>
        </w:rPr>
        <w:t>)</w:t>
      </w:r>
    </w:p>
    <w:p w14:paraId="6CF3454C" w14:textId="77777777" w:rsidR="00AB1AF0" w:rsidRPr="00424939" w:rsidRDefault="00AB1AF0" w:rsidP="00E500FB">
      <w:pPr>
        <w:widowControl w:val="0"/>
        <w:numPr>
          <w:ilvl w:val="0"/>
          <w:numId w:val="41"/>
        </w:numPr>
        <w:adjustRightInd w:val="0"/>
        <w:spacing w:after="0"/>
        <w:textAlignment w:val="baseline"/>
        <w:rPr>
          <w:rFonts w:cs="Times New Roman"/>
          <w:color w:val="000000" w:themeColor="text1"/>
        </w:rPr>
      </w:pPr>
      <w:r w:rsidRPr="00424939">
        <w:rPr>
          <w:rFonts w:cs="Times New Roman"/>
          <w:color w:val="000000" w:themeColor="text1"/>
        </w:rPr>
        <w:t>THE-250 Acting II</w:t>
      </w:r>
    </w:p>
    <w:p w14:paraId="4BB6636E" w14:textId="47C07A61" w:rsidR="00AB1AF0" w:rsidRPr="00424939" w:rsidRDefault="00AB1AF0" w:rsidP="00E500FB">
      <w:pPr>
        <w:widowControl w:val="0"/>
        <w:numPr>
          <w:ilvl w:val="0"/>
          <w:numId w:val="41"/>
        </w:numPr>
        <w:adjustRightInd w:val="0"/>
        <w:spacing w:after="0"/>
        <w:textAlignment w:val="baseline"/>
        <w:rPr>
          <w:rFonts w:cs="Times New Roman"/>
          <w:color w:val="000000" w:themeColor="text1"/>
        </w:rPr>
      </w:pPr>
      <w:r w:rsidRPr="00424939">
        <w:rPr>
          <w:rFonts w:cs="Times New Roman"/>
          <w:color w:val="000000" w:themeColor="text1"/>
        </w:rPr>
        <w:t xml:space="preserve">THE-390 Directing II </w:t>
      </w:r>
      <w:r w:rsidR="00615A78">
        <w:rPr>
          <w:color w:val="000000" w:themeColor="text1"/>
        </w:rPr>
        <w:t>(WE)</w:t>
      </w:r>
    </w:p>
    <w:p w14:paraId="2F113F50" w14:textId="77777777" w:rsidR="00AB1AF0" w:rsidRPr="00424939" w:rsidRDefault="00AB1AF0" w:rsidP="00E500FB">
      <w:pPr>
        <w:widowControl w:val="0"/>
        <w:numPr>
          <w:ilvl w:val="0"/>
          <w:numId w:val="41"/>
        </w:numPr>
        <w:adjustRightInd w:val="0"/>
        <w:spacing w:after="0"/>
        <w:textAlignment w:val="baseline"/>
        <w:rPr>
          <w:rFonts w:cs="Times New Roman"/>
          <w:color w:val="000000" w:themeColor="text1"/>
        </w:rPr>
      </w:pPr>
      <w:r w:rsidRPr="00424939">
        <w:rPr>
          <w:rFonts w:cs="Times New Roman"/>
          <w:color w:val="000000" w:themeColor="text1"/>
          <w:u w:val="single"/>
        </w:rPr>
        <w:t>One</w:t>
      </w:r>
      <w:r w:rsidRPr="00424939">
        <w:rPr>
          <w:rFonts w:cs="Times New Roman"/>
          <w:color w:val="000000" w:themeColor="text1"/>
        </w:rPr>
        <w:t xml:space="preserve"> additional course in acting or design</w:t>
      </w:r>
    </w:p>
    <w:p w14:paraId="43B6BD6C" w14:textId="77777777" w:rsidR="00AB1AF0" w:rsidRPr="00424939" w:rsidRDefault="00AB1AF0" w:rsidP="00AB1AF0">
      <w:pPr>
        <w:tabs>
          <w:tab w:val="num" w:pos="360"/>
        </w:tabs>
        <w:spacing w:after="0"/>
        <w:ind w:left="360" w:hanging="360"/>
        <w:rPr>
          <w:rFonts w:cs="Times New Roman"/>
          <w:i/>
          <w:color w:val="000000" w:themeColor="text1"/>
        </w:rPr>
      </w:pPr>
      <w:r w:rsidRPr="00424939">
        <w:rPr>
          <w:rFonts w:cs="Times New Roman"/>
          <w:i/>
          <w:color w:val="000000" w:themeColor="text1"/>
        </w:rPr>
        <w:t xml:space="preserve">Strongly recommended: </w:t>
      </w:r>
    </w:p>
    <w:p w14:paraId="548DBE83" w14:textId="693D3453"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ARH-118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Western Architecture</w:t>
      </w:r>
    </w:p>
    <w:p w14:paraId="5CD27F1B" w14:textId="4337D2BA"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COM-237 Interpersonal Communication </w:t>
      </w:r>
      <w:r w:rsidR="00BA3F5E">
        <w:rPr>
          <w:rFonts w:cs="Times New Roman"/>
          <w:color w:val="000000" w:themeColor="text1"/>
        </w:rPr>
        <w:t>(WE)</w:t>
      </w:r>
    </w:p>
    <w:p w14:paraId="12630EA5"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THE-220 Lighting Design </w:t>
      </w:r>
    </w:p>
    <w:p w14:paraId="7D358FA1"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THE-242 Scene Design </w:t>
      </w:r>
    </w:p>
    <w:p w14:paraId="0AD3FC77"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THE-280 Costume Design </w:t>
      </w:r>
    </w:p>
    <w:p w14:paraId="01892725"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THE-350 Advanced Acting: Shakespeare </w:t>
      </w:r>
    </w:p>
    <w:p w14:paraId="05AF559E"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THE-462 Advanced Projects in Directing </w:t>
      </w:r>
    </w:p>
    <w:p w14:paraId="32743118" w14:textId="77777777" w:rsidR="00AB1AF0" w:rsidRPr="00424939" w:rsidRDefault="00AB1AF0" w:rsidP="00AB1AF0">
      <w:pPr>
        <w:tabs>
          <w:tab w:val="num" w:pos="360"/>
        </w:tabs>
        <w:ind w:left="720" w:hanging="360"/>
        <w:rPr>
          <w:rFonts w:cs="Times New Roman"/>
          <w:color w:val="000000" w:themeColor="text1"/>
        </w:rPr>
      </w:pPr>
      <w:r w:rsidRPr="00424939">
        <w:rPr>
          <w:rFonts w:cs="Times New Roman"/>
          <w:color w:val="000000" w:themeColor="text1"/>
        </w:rPr>
        <w:t xml:space="preserve">Any other art history course </w:t>
      </w:r>
    </w:p>
    <w:p w14:paraId="34DDC83D" w14:textId="77777777" w:rsidR="00AB1AF0" w:rsidRPr="00424939" w:rsidRDefault="00AB1AF0" w:rsidP="00AB1AF0">
      <w:pPr>
        <w:spacing w:after="0"/>
        <w:rPr>
          <w:del w:id="15489" w:author="Summer 2023 updates" w:date="2024-07-31T13:42:00Z"/>
          <w:rFonts w:cs="Times New Roman"/>
          <w:b/>
          <w:color w:val="000000" w:themeColor="text1"/>
          <w:u w:val="single"/>
        </w:rPr>
      </w:pPr>
      <w:del w:id="15490" w:author="Summer 2023 updates" w:date="2024-07-31T13:42:00Z">
        <w:r w:rsidRPr="00424939">
          <w:rPr>
            <w:rFonts w:cs="Times New Roman"/>
            <w:b/>
            <w:color w:val="000000" w:themeColor="text1"/>
            <w:u w:val="single"/>
          </w:rPr>
          <w:delText>Musical Theatre</w:delText>
        </w:r>
      </w:del>
    </w:p>
    <w:p w14:paraId="3B579E35" w14:textId="77777777" w:rsidR="00AB1AF0" w:rsidRPr="00424939" w:rsidRDefault="00AB1AF0" w:rsidP="000F1A77">
      <w:pPr>
        <w:widowControl w:val="0"/>
        <w:numPr>
          <w:ilvl w:val="0"/>
          <w:numId w:val="106"/>
        </w:numPr>
        <w:adjustRightInd w:val="0"/>
        <w:spacing w:after="0"/>
        <w:textAlignment w:val="baseline"/>
        <w:rPr>
          <w:del w:id="15491" w:author="Summer 2023 updates" w:date="2024-07-31T13:42:00Z"/>
          <w:rFonts w:cs="Times New Roman"/>
          <w:color w:val="000000" w:themeColor="text1"/>
        </w:rPr>
      </w:pPr>
      <w:del w:id="15492" w:author="Summer 2023 updates" w:date="2024-07-31T13:42:00Z">
        <w:r w:rsidRPr="00424939">
          <w:rPr>
            <w:rFonts w:cs="Times New Roman"/>
            <w:color w:val="000000" w:themeColor="text1"/>
            <w:u w:val="single"/>
          </w:rPr>
          <w:delText xml:space="preserve">Eight </w:delText>
        </w:r>
        <w:r w:rsidRPr="00424939">
          <w:rPr>
            <w:rFonts w:cs="Times New Roman"/>
            <w:color w:val="000000" w:themeColor="text1"/>
          </w:rPr>
          <w:delText xml:space="preserve">core courses (See p. </w:delText>
        </w:r>
        <w:r w:rsidR="00DA5015" w:rsidRPr="00424939">
          <w:rPr>
            <w:rFonts w:cs="Times New Roman"/>
            <w:color w:val="000000" w:themeColor="text1"/>
          </w:rPr>
          <w:fldChar w:fldCharType="begin"/>
        </w:r>
        <w:r w:rsidR="00DA5015" w:rsidRPr="00424939">
          <w:rPr>
            <w:rFonts w:cs="Times New Roman"/>
            <w:color w:val="000000" w:themeColor="text1"/>
          </w:rPr>
          <w:delInstrText xml:space="preserve"> PAGEREF TheatreCourses \h </w:delInstrText>
        </w:r>
        <w:r w:rsidR="00DA5015" w:rsidRPr="00424939">
          <w:rPr>
            <w:rFonts w:cs="Times New Roman"/>
            <w:color w:val="000000" w:themeColor="text1"/>
          </w:rPr>
        </w:r>
        <w:r w:rsidR="00DA5015" w:rsidRPr="00424939">
          <w:rPr>
            <w:rFonts w:cs="Times New Roman"/>
            <w:color w:val="000000" w:themeColor="text1"/>
          </w:rPr>
          <w:fldChar w:fldCharType="separate"/>
        </w:r>
        <w:r w:rsidR="00890698">
          <w:rPr>
            <w:rFonts w:cs="Times New Roman"/>
            <w:noProof/>
            <w:color w:val="000000" w:themeColor="text1"/>
          </w:rPr>
          <w:delText>197</w:delText>
        </w:r>
        <w:r w:rsidR="00DA5015" w:rsidRPr="00424939">
          <w:rPr>
            <w:rFonts w:cs="Times New Roman"/>
            <w:color w:val="000000" w:themeColor="text1"/>
          </w:rPr>
          <w:fldChar w:fldCharType="end"/>
        </w:r>
        <w:r w:rsidRPr="00424939">
          <w:rPr>
            <w:rFonts w:cs="Times New Roman"/>
            <w:color w:val="000000" w:themeColor="text1"/>
          </w:rPr>
          <w:delText>)</w:delText>
        </w:r>
      </w:del>
    </w:p>
    <w:p w14:paraId="2B5D2D20" w14:textId="77777777" w:rsidR="00AB1AF0" w:rsidRPr="00424939" w:rsidRDefault="00AB1AF0" w:rsidP="000F1A77">
      <w:pPr>
        <w:widowControl w:val="0"/>
        <w:numPr>
          <w:ilvl w:val="0"/>
          <w:numId w:val="106"/>
        </w:numPr>
        <w:adjustRightInd w:val="0"/>
        <w:spacing w:after="0"/>
        <w:textAlignment w:val="baseline"/>
        <w:rPr>
          <w:del w:id="15493" w:author="Summer 2023 updates" w:date="2024-07-31T13:42:00Z"/>
          <w:rFonts w:cs="Times New Roman"/>
          <w:color w:val="000000" w:themeColor="text1"/>
        </w:rPr>
      </w:pPr>
      <w:del w:id="15494" w:author="Summer 2023 updates" w:date="2024-07-31T13:42:00Z">
        <w:r w:rsidRPr="00424939">
          <w:rPr>
            <w:rFonts w:cs="Times New Roman"/>
            <w:color w:val="000000" w:themeColor="text1"/>
          </w:rPr>
          <w:delText>MU-109 Theory of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I</w:delText>
        </w:r>
      </w:del>
    </w:p>
    <w:p w14:paraId="3098DE3F" w14:textId="77777777" w:rsidR="00C761A9" w:rsidRPr="007833D4" w:rsidRDefault="00C761A9" w:rsidP="00C761A9">
      <w:pPr>
        <w:spacing w:after="0"/>
        <w:ind w:left="180" w:hanging="180"/>
        <w:rPr>
          <w:moveFrom w:id="15495" w:author="Summer 2023 updates" w:date="2024-07-31T13:42:00Z"/>
          <w:rPrChange w:id="15496" w:author="Summer 2023 updates" w:date="2024-07-31T13:42:00Z">
            <w:rPr>
              <w:moveFrom w:id="15497" w:author="Summer 2023 updates" w:date="2024-07-31T13:42:00Z"/>
              <w:color w:val="000000" w:themeColor="text1"/>
            </w:rPr>
          </w:rPrChange>
        </w:rPr>
        <w:pPrChange w:id="15498" w:author="Summer 2023 updates" w:date="2024-07-31T13:42:00Z">
          <w:pPr>
            <w:widowControl w:val="0"/>
            <w:numPr>
              <w:numId w:val="106"/>
            </w:numPr>
            <w:tabs>
              <w:tab w:val="num" w:pos="360"/>
            </w:tabs>
            <w:adjustRightInd w:val="0"/>
            <w:spacing w:after="0"/>
            <w:ind w:left="360" w:hanging="360"/>
            <w:textAlignment w:val="baseline"/>
          </w:pPr>
        </w:pPrChange>
      </w:pPr>
      <w:moveFromRangeStart w:id="15499" w:author="Summer 2023 updates" w:date="2024-07-31T13:42:00Z" w:name="move173325787"/>
      <w:moveFrom w:id="15500" w:author="Summer 2023 updates" w:date="2024-07-31T13:42:00Z">
        <w:r w:rsidRPr="007833D4">
          <w:rPr>
            <w:rPrChange w:id="15501" w:author="Summer 2023 updates" w:date="2024-07-31T13:42:00Z">
              <w:rPr>
                <w:color w:val="000000" w:themeColor="text1"/>
              </w:rPr>
            </w:rPrChange>
          </w:rPr>
          <w:t>THE-170 Voice and Diction</w:t>
        </w:r>
      </w:moveFrom>
    </w:p>
    <w:moveFromRangeEnd w:id="15499"/>
    <w:p w14:paraId="7392E482" w14:textId="77777777" w:rsidR="00AB1AF0" w:rsidRPr="00424939" w:rsidRDefault="00AB1AF0" w:rsidP="000F1A77">
      <w:pPr>
        <w:widowControl w:val="0"/>
        <w:numPr>
          <w:ilvl w:val="0"/>
          <w:numId w:val="106"/>
        </w:numPr>
        <w:adjustRightInd w:val="0"/>
        <w:spacing w:after="0"/>
        <w:textAlignment w:val="baseline"/>
        <w:rPr>
          <w:del w:id="15502" w:author="Summer 2023 updates" w:date="2024-07-31T13:42:00Z"/>
          <w:rFonts w:cs="Times New Roman"/>
          <w:color w:val="000000" w:themeColor="text1"/>
        </w:rPr>
      </w:pPr>
      <w:del w:id="15503" w:author="Summer 2023 updates" w:date="2024-07-31T13:42:00Z">
        <w:r w:rsidRPr="00424939">
          <w:rPr>
            <w:rFonts w:cs="Times New Roman"/>
            <w:color w:val="000000" w:themeColor="text1"/>
          </w:rPr>
          <w:delText>THE-270 Musical Theatre Acting</w:delText>
        </w:r>
      </w:del>
    </w:p>
    <w:p w14:paraId="65555652" w14:textId="77777777" w:rsidR="00AB1AF0" w:rsidRPr="00424939" w:rsidRDefault="00AB1AF0" w:rsidP="000F1A77">
      <w:pPr>
        <w:widowControl w:val="0"/>
        <w:numPr>
          <w:ilvl w:val="0"/>
          <w:numId w:val="106"/>
        </w:numPr>
        <w:adjustRightInd w:val="0"/>
        <w:spacing w:after="0"/>
        <w:textAlignment w:val="baseline"/>
        <w:rPr>
          <w:del w:id="15504" w:author="Summer 2023 updates" w:date="2024-07-31T13:42:00Z"/>
          <w:rFonts w:cs="Times New Roman"/>
          <w:color w:val="000000" w:themeColor="text1"/>
        </w:rPr>
      </w:pPr>
      <w:del w:id="15505" w:author="Summer 2023 updates" w:date="2024-07-31T13:42:00Z">
        <w:r w:rsidRPr="00424939">
          <w:rPr>
            <w:rFonts w:cs="Times New Roman"/>
            <w:color w:val="000000" w:themeColor="text1"/>
            <w:u w:val="single"/>
          </w:rPr>
          <w:delText>Four</w:delText>
        </w:r>
        <w:r w:rsidRPr="00424939">
          <w:rPr>
            <w:rFonts w:cs="Times New Roman"/>
            <w:color w:val="000000" w:themeColor="text1"/>
          </w:rPr>
          <w:delText xml:space="preserve"> terms of MUA-202V Voice Lessons (0.6 cc) </w:delText>
        </w:r>
      </w:del>
    </w:p>
    <w:p w14:paraId="15DD74D0" w14:textId="77777777" w:rsidR="00AB1AF0" w:rsidRPr="00424939" w:rsidRDefault="00AB1AF0" w:rsidP="000F1A77">
      <w:pPr>
        <w:widowControl w:val="0"/>
        <w:numPr>
          <w:ilvl w:val="0"/>
          <w:numId w:val="106"/>
        </w:numPr>
        <w:adjustRightInd w:val="0"/>
        <w:spacing w:after="0"/>
        <w:textAlignment w:val="baseline"/>
        <w:rPr>
          <w:del w:id="15506" w:author="Summer 2023 updates" w:date="2024-07-31T13:42:00Z"/>
          <w:color w:val="000000" w:themeColor="text1"/>
        </w:rPr>
      </w:pPr>
      <w:del w:id="15507" w:author="Summer 2023 updates" w:date="2024-07-31T13:42:00Z">
        <w:r w:rsidRPr="00424939">
          <w:rPr>
            <w:rFonts w:cs="Times New Roman"/>
            <w:color w:val="000000" w:themeColor="text1"/>
            <w:u w:val="single"/>
          </w:rPr>
          <w:delText>One</w:delText>
        </w:r>
        <w:r w:rsidRPr="00424939">
          <w:rPr>
            <w:color w:val="000000" w:themeColor="text1"/>
          </w:rPr>
          <w:delText xml:space="preserve"> additional course credit in practical musical theatre chosen from a combination of the following:</w:delText>
        </w:r>
      </w:del>
    </w:p>
    <w:p w14:paraId="3442F54B" w14:textId="77777777" w:rsidR="00AB1AF0" w:rsidRPr="00424939" w:rsidRDefault="00C761A9" w:rsidP="00AB1AF0">
      <w:pPr>
        <w:tabs>
          <w:tab w:val="num" w:pos="360"/>
        </w:tabs>
        <w:spacing w:after="0"/>
        <w:ind w:left="720" w:hanging="360"/>
        <w:rPr>
          <w:del w:id="15508" w:author="Summer 2023 updates" w:date="2024-07-31T13:42:00Z"/>
          <w:rFonts w:cs="Times New Roman"/>
          <w:color w:val="000000" w:themeColor="text1"/>
        </w:rPr>
      </w:pPr>
      <w:moveFromRangeStart w:id="15509" w:author="Summer 2023 updates" w:date="2024-07-31T13:42:00Z" w:name="move173325785"/>
      <w:moveFrom w:id="15510" w:author="Summer 2023 updates" w:date="2024-07-31T13:42:00Z">
        <w:r w:rsidRPr="003A2937">
          <w:rPr>
            <w:rPrChange w:id="15511" w:author="Summer 2023 updates" w:date="2024-07-31T13:42:00Z">
              <w:rPr>
                <w:color w:val="000000" w:themeColor="text1"/>
              </w:rPr>
            </w:rPrChange>
          </w:rPr>
          <w:t>MUA-130V Musical Theatre Production Experience</w:t>
        </w:r>
      </w:moveFrom>
      <w:moveFromRangeEnd w:id="15509"/>
      <w:del w:id="15512" w:author="Summer 2023 updates" w:date="2024-07-31T13:42:00Z">
        <w:r w:rsidR="00AB1AF0" w:rsidRPr="00424939">
          <w:rPr>
            <w:rFonts w:cs="Times New Roman"/>
            <w:color w:val="000000" w:themeColor="text1"/>
          </w:rPr>
          <w:delText xml:space="preserve"> (0.5 cc)</w:delText>
        </w:r>
      </w:del>
    </w:p>
    <w:p w14:paraId="07C91FBB" w14:textId="77777777" w:rsidR="00AB1AF0" w:rsidRPr="00424939" w:rsidRDefault="00AB1AF0" w:rsidP="00AB1AF0">
      <w:pPr>
        <w:tabs>
          <w:tab w:val="num" w:pos="360"/>
        </w:tabs>
        <w:spacing w:after="0"/>
        <w:ind w:left="720" w:hanging="360"/>
        <w:rPr>
          <w:del w:id="15513" w:author="Summer 2023 updates" w:date="2024-07-31T13:42:00Z"/>
          <w:rFonts w:cs="Times New Roman"/>
          <w:color w:val="000000" w:themeColor="text1"/>
        </w:rPr>
      </w:pPr>
      <w:del w:id="15514" w:author="Summer 2023 updates" w:date="2024-07-31T13:42:00Z">
        <w:r w:rsidRPr="00424939">
          <w:rPr>
            <w:rFonts w:cs="Times New Roman"/>
            <w:color w:val="000000" w:themeColor="text1"/>
          </w:rPr>
          <w:delText xml:space="preserve">MUA-131V </w:delText>
        </w:r>
        <w:r w:rsidR="00952E82">
          <w:rPr>
            <w:rFonts w:cs="Times New Roman"/>
            <w:color w:val="000000" w:themeColor="text1"/>
          </w:rPr>
          <w:delText>Song Interpretation</w:delText>
        </w:r>
        <w:r w:rsidRPr="00424939">
          <w:rPr>
            <w:rFonts w:cs="Times New Roman"/>
            <w:color w:val="000000" w:themeColor="text1"/>
          </w:rPr>
          <w:delText xml:space="preserve"> Workshop</w:delText>
        </w:r>
        <w:r w:rsidR="009F4511" w:rsidRPr="00424939">
          <w:rPr>
            <w:rFonts w:cs="Times New Roman"/>
            <w:color w:val="000000" w:themeColor="text1"/>
          </w:rPr>
          <w:fldChar w:fldCharType="begin"/>
        </w:r>
        <w:r w:rsidR="009F4511" w:rsidRPr="00424939">
          <w:rPr>
            <w:color w:val="000000" w:themeColor="text1"/>
          </w:rPr>
          <w:delInstrText xml:space="preserve"> XE "</w:delInstrText>
        </w:r>
        <w:r w:rsidR="009F4511" w:rsidRPr="00424939">
          <w:rPr>
            <w:rFonts w:cs="Times New Roman"/>
            <w:b/>
            <w:color w:val="000000" w:themeColor="text1"/>
          </w:rPr>
          <w:delInstrText>Workshop</w:delInstrText>
        </w:r>
        <w:r w:rsidR="009F4511" w:rsidRPr="00424939">
          <w:rPr>
            <w:color w:val="000000" w:themeColor="text1"/>
          </w:rPr>
          <w:delInstrText xml:space="preserve">" </w:delInstrText>
        </w:r>
        <w:r w:rsidR="009F4511" w:rsidRPr="00424939">
          <w:rPr>
            <w:rFonts w:cs="Times New Roman"/>
            <w:color w:val="000000" w:themeColor="text1"/>
          </w:rPr>
          <w:fldChar w:fldCharType="end"/>
        </w:r>
        <w:r w:rsidRPr="00424939">
          <w:rPr>
            <w:rFonts w:cs="Times New Roman"/>
            <w:color w:val="000000" w:themeColor="text1"/>
          </w:rPr>
          <w:delText xml:space="preserve"> (0.2 cc)</w:delText>
        </w:r>
      </w:del>
    </w:p>
    <w:p w14:paraId="49D30879" w14:textId="77777777" w:rsidR="00AB1AF0" w:rsidRPr="00424939" w:rsidRDefault="00AB1AF0" w:rsidP="00AB1AF0">
      <w:pPr>
        <w:tabs>
          <w:tab w:val="num" w:pos="360"/>
        </w:tabs>
        <w:spacing w:after="0"/>
        <w:ind w:left="720" w:hanging="360"/>
        <w:rPr>
          <w:del w:id="15515" w:author="Summer 2023 updates" w:date="2024-07-31T13:42:00Z"/>
          <w:rFonts w:cs="Times New Roman"/>
          <w:color w:val="000000" w:themeColor="text1"/>
        </w:rPr>
      </w:pPr>
      <w:del w:id="15516" w:author="Summer 2023 updates" w:date="2024-07-31T13:42:00Z">
        <w:r w:rsidRPr="00424939">
          <w:rPr>
            <w:rFonts w:cs="Times New Roman"/>
            <w:color w:val="000000" w:themeColor="text1"/>
          </w:rPr>
          <w:delText xml:space="preserve">A musical theatre internship approved by the </w:delText>
        </w:r>
        <w:r w:rsidR="000A7A2A">
          <w:rPr>
            <w:rFonts w:cs="Times New Roman"/>
            <w:color w:val="000000" w:themeColor="text1"/>
          </w:rPr>
          <w:delText>M</w:delText>
        </w:r>
        <w:r w:rsidRPr="00424939">
          <w:rPr>
            <w:rFonts w:cs="Times New Roman"/>
            <w:color w:val="000000" w:themeColor="text1"/>
          </w:rPr>
          <w:delText xml:space="preserve">usic or </w:delText>
        </w:r>
        <w:r w:rsidR="000A7A2A">
          <w:rPr>
            <w:rFonts w:cs="Times New Roman"/>
            <w:color w:val="000000" w:themeColor="text1"/>
          </w:rPr>
          <w:delText>T</w:delText>
        </w:r>
        <w:r w:rsidRPr="00424939">
          <w:rPr>
            <w:rFonts w:cs="Times New Roman"/>
            <w:color w:val="000000" w:themeColor="text1"/>
          </w:rPr>
          <w:delText xml:space="preserve">heatre </w:delText>
        </w:r>
        <w:r w:rsidR="000A7A2A">
          <w:rPr>
            <w:rFonts w:cs="Times New Roman"/>
            <w:color w:val="000000" w:themeColor="text1"/>
          </w:rPr>
          <w:delText>A</w:delText>
        </w:r>
        <w:r w:rsidRPr="00424939">
          <w:rPr>
            <w:rFonts w:cs="Times New Roman"/>
            <w:color w:val="000000" w:themeColor="text1"/>
          </w:rPr>
          <w:delText>rts department</w:delText>
        </w:r>
      </w:del>
    </w:p>
    <w:p w14:paraId="3FF8E4FF" w14:textId="77777777" w:rsidR="00AB1AF0" w:rsidRPr="00424939" w:rsidRDefault="00AB1AF0" w:rsidP="000F1A77">
      <w:pPr>
        <w:pStyle w:val="ListParagraph"/>
        <w:numPr>
          <w:ilvl w:val="0"/>
          <w:numId w:val="103"/>
        </w:numPr>
        <w:spacing w:after="120"/>
        <w:ind w:left="360"/>
        <w:rPr>
          <w:del w:id="15517" w:author="Summer 2023 updates" w:date="2024-07-31T13:42:00Z"/>
          <w:color w:val="000000" w:themeColor="text1"/>
        </w:rPr>
      </w:pPr>
      <w:del w:id="15518" w:author="Summer 2023 updates" w:date="2024-07-31T13:42:00Z">
        <w:r w:rsidRPr="00424939">
          <w:rPr>
            <w:color w:val="000000" w:themeColor="text1"/>
            <w:u w:val="single"/>
          </w:rPr>
          <w:delText>Six</w:delText>
        </w:r>
        <w:r w:rsidRPr="00424939">
          <w:rPr>
            <w:color w:val="000000" w:themeColor="text1"/>
          </w:rPr>
          <w:delText xml:space="preserve"> seven-week dance courses (DAN-101 through DAN-142) (0.2 cc)</w:delText>
        </w:r>
      </w:del>
    </w:p>
    <w:p w14:paraId="2E2BC48C" w14:textId="6BD70E0D" w:rsidR="00AB1AF0" w:rsidRPr="00424939" w:rsidRDefault="00AB1AF0" w:rsidP="00FC25ED">
      <w:pPr>
        <w:spacing w:before="120" w:after="0"/>
        <w:rPr>
          <w:rFonts w:cs="Times New Roman"/>
          <w:b/>
          <w:color w:val="000000" w:themeColor="text1"/>
          <w:u w:val="single"/>
        </w:rPr>
        <w:pPrChange w:id="15519" w:author="Summer 2023 updates" w:date="2024-07-31T13:42:00Z">
          <w:pPr>
            <w:spacing w:after="0"/>
          </w:pPr>
        </w:pPrChange>
      </w:pPr>
      <w:r w:rsidRPr="00424939">
        <w:rPr>
          <w:rFonts w:cs="Times New Roman"/>
          <w:b/>
          <w:color w:val="000000" w:themeColor="text1"/>
          <w:u w:val="single"/>
        </w:rPr>
        <w:t xml:space="preserve">Technical Theatre/Design </w:t>
      </w:r>
    </w:p>
    <w:p w14:paraId="601FE8DA" w14:textId="2C208CE3" w:rsidR="00AB1AF0" w:rsidRPr="00424939" w:rsidRDefault="00AB1AF0" w:rsidP="00E500FB">
      <w:pPr>
        <w:widowControl w:val="0"/>
        <w:numPr>
          <w:ilvl w:val="0"/>
          <w:numId w:val="42"/>
        </w:numPr>
        <w:adjustRightInd w:val="0"/>
        <w:spacing w:after="0"/>
        <w:textAlignment w:val="baseline"/>
        <w:rPr>
          <w:rFonts w:cs="Times New Roman"/>
          <w:color w:val="000000" w:themeColor="text1"/>
        </w:rPr>
      </w:pPr>
      <w:r w:rsidRPr="00424939">
        <w:rPr>
          <w:rFonts w:cs="Times New Roman"/>
          <w:color w:val="000000" w:themeColor="text1"/>
          <w:u w:val="single"/>
        </w:rPr>
        <w:t>Eight</w:t>
      </w:r>
      <w:r w:rsidRPr="00424939">
        <w:rPr>
          <w:rFonts w:cs="Times New Roman"/>
          <w:color w:val="000000" w:themeColor="text1"/>
        </w:rPr>
        <w:t xml:space="preserve"> core courses (see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TheatreCourses \h </w:instrText>
      </w:r>
      <w:r w:rsidR="00DA5015" w:rsidRPr="00424939">
        <w:rPr>
          <w:rFonts w:cs="Times New Roman"/>
          <w:color w:val="000000" w:themeColor="text1"/>
        </w:rPr>
      </w:r>
      <w:r w:rsidR="00DA5015" w:rsidRPr="00424939">
        <w:rPr>
          <w:rFonts w:cs="Times New Roman"/>
          <w:color w:val="000000" w:themeColor="text1"/>
        </w:rPr>
        <w:fldChar w:fldCharType="separate"/>
      </w:r>
      <w:r w:rsidR="00A74DA0">
        <w:rPr>
          <w:rFonts w:cs="Times New Roman"/>
          <w:noProof/>
          <w:color w:val="000000" w:themeColor="text1"/>
        </w:rPr>
        <w:t>219</w:t>
      </w:r>
      <w:r w:rsidR="00DA5015" w:rsidRPr="00424939">
        <w:rPr>
          <w:rFonts w:cs="Times New Roman"/>
          <w:color w:val="000000" w:themeColor="text1"/>
        </w:rPr>
        <w:fldChar w:fldCharType="end"/>
      </w:r>
      <w:r w:rsidRPr="00424939">
        <w:rPr>
          <w:rFonts w:cs="Times New Roman"/>
          <w:color w:val="000000" w:themeColor="text1"/>
        </w:rPr>
        <w:t>)</w:t>
      </w:r>
    </w:p>
    <w:p w14:paraId="4334E3AA" w14:textId="77777777" w:rsidR="00AB1AF0" w:rsidRPr="00424939" w:rsidRDefault="00AB1AF0" w:rsidP="00E500FB">
      <w:pPr>
        <w:widowControl w:val="0"/>
        <w:numPr>
          <w:ilvl w:val="0"/>
          <w:numId w:val="42"/>
        </w:numPr>
        <w:adjustRightInd w:val="0"/>
        <w:spacing w:after="0"/>
        <w:textAlignment w:val="baseline"/>
        <w:rPr>
          <w:rFonts w:cs="Times New Roman"/>
          <w:color w:val="000000" w:themeColor="text1"/>
        </w:rPr>
      </w:pPr>
      <w:r w:rsidRPr="00424939">
        <w:rPr>
          <w:rFonts w:cs="Times New Roman"/>
          <w:color w:val="000000" w:themeColor="text1"/>
          <w:u w:val="single"/>
        </w:rPr>
        <w:t>Three</w:t>
      </w:r>
      <w:r w:rsidRPr="00424939">
        <w:rPr>
          <w:rFonts w:cs="Times New Roman"/>
          <w:color w:val="000000" w:themeColor="text1"/>
        </w:rPr>
        <w:t xml:space="preserve"> of the following: </w:t>
      </w:r>
    </w:p>
    <w:p w14:paraId="5F0EBCE2"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THE-220 Lighting Design </w:t>
      </w:r>
    </w:p>
    <w:p w14:paraId="4A75D8B6" w14:textId="77777777" w:rsidR="00AB1AF0" w:rsidRPr="00424939" w:rsidRDefault="00AB1AF0" w:rsidP="00AB1AF0">
      <w:pPr>
        <w:tabs>
          <w:tab w:val="num" w:pos="360"/>
        </w:tabs>
        <w:spacing w:after="0" w:line="228" w:lineRule="auto"/>
        <w:ind w:left="720" w:hanging="360"/>
        <w:rPr>
          <w:del w:id="15520" w:author="Summer 2023 updates" w:date="2024-07-31T13:42:00Z"/>
          <w:rFonts w:cs="Times New Roman"/>
          <w:color w:val="000000" w:themeColor="text1"/>
        </w:rPr>
      </w:pPr>
      <w:del w:id="15521" w:author="Summer 2023 updates" w:date="2024-07-31T13:42:00Z">
        <w:r w:rsidRPr="00424939">
          <w:rPr>
            <w:rFonts w:cs="Times New Roman"/>
            <w:color w:val="000000" w:themeColor="text1"/>
          </w:rPr>
          <w:delText xml:space="preserve">THE-230 Technical Production II </w:delText>
        </w:r>
      </w:del>
    </w:p>
    <w:p w14:paraId="34D5E203"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THE-232 Computer-Aided Drafting and Design </w:t>
      </w:r>
    </w:p>
    <w:p w14:paraId="0C4C637C" w14:textId="77777777"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 xml:space="preserve">THE-242 Scene Design </w:t>
      </w:r>
    </w:p>
    <w:p w14:paraId="69915014" w14:textId="77777777" w:rsidR="00AB1AF0" w:rsidRPr="00424939" w:rsidRDefault="00AB1AF0" w:rsidP="00AB1AF0">
      <w:pPr>
        <w:tabs>
          <w:tab w:val="num" w:pos="360"/>
        </w:tabs>
        <w:spacing w:after="0"/>
        <w:ind w:left="720" w:hanging="360"/>
        <w:rPr>
          <w:rFonts w:cs="Times New Roman"/>
          <w:color w:val="000000" w:themeColor="text1"/>
        </w:rPr>
      </w:pPr>
      <w:r w:rsidRPr="00424939">
        <w:rPr>
          <w:rFonts w:cs="Times New Roman"/>
          <w:color w:val="000000" w:themeColor="text1"/>
        </w:rPr>
        <w:t xml:space="preserve">THE-280 Costume Design </w:t>
      </w:r>
    </w:p>
    <w:p w14:paraId="06BA0CC6" w14:textId="0B21430A" w:rsidR="00AB1AF0" w:rsidRPr="00424939" w:rsidRDefault="00AB1AF0" w:rsidP="00AB1AF0">
      <w:pPr>
        <w:tabs>
          <w:tab w:val="num" w:pos="360"/>
        </w:tabs>
        <w:spacing w:after="0" w:line="228" w:lineRule="auto"/>
        <w:ind w:left="720" w:hanging="360"/>
        <w:rPr>
          <w:rFonts w:cs="Times New Roman"/>
          <w:color w:val="000000" w:themeColor="text1"/>
        </w:rPr>
      </w:pPr>
      <w:r w:rsidRPr="00424939">
        <w:rPr>
          <w:rFonts w:cs="Times New Roman"/>
          <w:color w:val="000000" w:themeColor="text1"/>
        </w:rPr>
        <w:t>THE-288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Dress </w:t>
      </w:r>
      <w:r w:rsidR="00615A78">
        <w:rPr>
          <w:color w:val="000000" w:themeColor="text1"/>
        </w:rPr>
        <w:t>(WE)</w:t>
      </w:r>
    </w:p>
    <w:p w14:paraId="7D867924" w14:textId="77777777" w:rsidR="002E112B" w:rsidRDefault="002E112B" w:rsidP="002E112B">
      <w:pPr>
        <w:spacing w:after="0"/>
        <w:ind w:left="360" w:hanging="360"/>
        <w:rPr>
          <w:rFonts w:cs="Times New Roman"/>
          <w:i/>
          <w:color w:val="000000" w:themeColor="text1"/>
        </w:rPr>
      </w:pPr>
    </w:p>
    <w:p w14:paraId="2A88C4EC" w14:textId="3E5C7F25" w:rsidR="00AB1AF0" w:rsidRPr="00424939" w:rsidRDefault="00AB1AF0" w:rsidP="002E112B">
      <w:pPr>
        <w:spacing w:after="0"/>
        <w:ind w:left="360" w:hanging="360"/>
        <w:rPr>
          <w:rFonts w:cs="Times New Roman"/>
          <w:b/>
          <w:i/>
          <w:color w:val="000000" w:themeColor="text1"/>
        </w:rPr>
      </w:pPr>
      <w:r w:rsidRPr="00424939">
        <w:rPr>
          <w:rFonts w:cs="Times New Roman"/>
          <w:i/>
          <w:color w:val="000000" w:themeColor="text1"/>
        </w:rPr>
        <w:t xml:space="preserve">Strongly recommended: </w:t>
      </w:r>
    </w:p>
    <w:p w14:paraId="5BF76607" w14:textId="28B15AA3"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ARH-118 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of Western Architecture</w:t>
      </w:r>
    </w:p>
    <w:p w14:paraId="3D1201A5" w14:textId="2B301E03"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Any other </w:t>
      </w:r>
      <w:r w:rsidR="00A30271">
        <w:rPr>
          <w:rFonts w:cs="Times New Roman"/>
          <w:color w:val="000000" w:themeColor="text1"/>
        </w:rPr>
        <w:t>A</w:t>
      </w:r>
      <w:r w:rsidRPr="00424939">
        <w:rPr>
          <w:rFonts w:cs="Times New Roman"/>
          <w:color w:val="000000" w:themeColor="text1"/>
        </w:rPr>
        <w:t xml:space="preserve">rt </w:t>
      </w:r>
      <w:r w:rsidR="00A30271">
        <w:rPr>
          <w:rFonts w:cs="Times New Roman"/>
          <w:color w:val="000000" w:themeColor="text1"/>
        </w:rPr>
        <w:t>H</w:t>
      </w:r>
      <w:r w:rsidRPr="00424939">
        <w:rPr>
          <w:rFonts w:cs="Times New Roman"/>
          <w:color w:val="000000" w:themeColor="text1"/>
        </w:rPr>
        <w:t xml:space="preserve">istory course </w:t>
      </w:r>
    </w:p>
    <w:p w14:paraId="76D5EE61" w14:textId="77777777"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ART-115 Drawing: Observation and Interpretation </w:t>
      </w:r>
    </w:p>
    <w:p w14:paraId="0826FE78" w14:textId="6EE42546"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 xml:space="preserve">ART-145 </w:t>
      </w:r>
      <w:r w:rsidR="000B451C">
        <w:rPr>
          <w:rFonts w:cs="Times New Roman"/>
          <w:color w:val="000000" w:themeColor="text1"/>
        </w:rPr>
        <w:t xml:space="preserve">Digital </w:t>
      </w:r>
      <w:r w:rsidR="00430B43">
        <w:rPr>
          <w:rFonts w:cs="Times New Roman"/>
          <w:color w:val="000000" w:themeColor="text1"/>
        </w:rPr>
        <w:t>Studio</w:t>
      </w:r>
      <w:r w:rsidRPr="00424939">
        <w:rPr>
          <w:rFonts w:cs="Times New Roman"/>
          <w:color w:val="000000" w:themeColor="text1"/>
        </w:rPr>
        <w:t xml:space="preserve"> </w:t>
      </w:r>
    </w:p>
    <w:p w14:paraId="5AFD058D" w14:textId="7C033AA0"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ART-</w:t>
      </w:r>
      <w:r w:rsidR="006E5ED3">
        <w:rPr>
          <w:rFonts w:cs="Times New Roman"/>
          <w:color w:val="000000" w:themeColor="text1"/>
        </w:rPr>
        <w:t>3</w:t>
      </w:r>
      <w:r w:rsidRPr="00424939">
        <w:rPr>
          <w:rFonts w:cs="Times New Roman"/>
          <w:color w:val="000000" w:themeColor="text1"/>
        </w:rPr>
        <w:t xml:space="preserve">64 The Human Form </w:t>
      </w:r>
    </w:p>
    <w:p w14:paraId="37CAE8C3" w14:textId="77777777" w:rsidR="00AB1AF0" w:rsidRPr="00424939" w:rsidRDefault="00AB1AF0" w:rsidP="00AB1AF0">
      <w:pPr>
        <w:spacing w:after="0"/>
        <w:ind w:left="720" w:hanging="360"/>
        <w:rPr>
          <w:rFonts w:cs="Times New Roman"/>
          <w:color w:val="000000" w:themeColor="text1"/>
        </w:rPr>
      </w:pPr>
      <w:r w:rsidRPr="00424939">
        <w:rPr>
          <w:rFonts w:cs="Times New Roman"/>
          <w:color w:val="000000" w:themeColor="text1"/>
        </w:rPr>
        <w:t>PHY-155/-155L Electronics &amp; Laboratory</w:t>
      </w:r>
    </w:p>
    <w:p w14:paraId="7E5041F3" w14:textId="77777777" w:rsidR="00AB1AF0" w:rsidRPr="00424939" w:rsidRDefault="00AB1AF0" w:rsidP="00AB1AF0">
      <w:pPr>
        <w:spacing w:after="0" w:line="216" w:lineRule="auto"/>
        <w:ind w:left="720" w:hanging="360"/>
        <w:rPr>
          <w:rFonts w:cs="Times New Roman"/>
          <w:color w:val="000000" w:themeColor="text1"/>
        </w:rPr>
      </w:pPr>
      <w:r w:rsidRPr="00424939">
        <w:rPr>
          <w:rFonts w:cs="Times New Roman"/>
          <w:color w:val="000000" w:themeColor="text1"/>
        </w:rPr>
        <w:t>THE-442 Advanced Projects in Design and Technical Production</w:t>
      </w:r>
    </w:p>
    <w:p w14:paraId="6984262F" w14:textId="77777777" w:rsidR="00FF3950" w:rsidRPr="00424939" w:rsidRDefault="00FF3950" w:rsidP="00170C43">
      <w:pPr>
        <w:spacing w:after="0" w:line="216" w:lineRule="auto"/>
        <w:ind w:left="720" w:hanging="360"/>
        <w:rPr>
          <w:rFonts w:cs="Times New Roman"/>
          <w:color w:val="000000" w:themeColor="text1"/>
        </w:rPr>
      </w:pPr>
    </w:p>
    <w:p w14:paraId="17F12385" w14:textId="77777777" w:rsidR="00060639" w:rsidRPr="00424939" w:rsidRDefault="00060639" w:rsidP="00FC25ED">
      <w:pPr>
        <w:spacing w:before="120" w:after="0"/>
        <w:rPr>
          <w:ins w:id="15522" w:author="Summer 2023 updates" w:date="2024-07-31T13:42:00Z"/>
          <w:rFonts w:cs="Times New Roman"/>
          <w:b/>
          <w:color w:val="000000" w:themeColor="text1"/>
        </w:rPr>
      </w:pPr>
      <w:bookmarkStart w:id="15523" w:name="TheatreCourses"/>
      <w:ins w:id="15524" w:author="Summer 2023 updates" w:date="2024-07-31T13:42:00Z">
        <w:r w:rsidRPr="00424939">
          <w:rPr>
            <w:rFonts w:cs="Times New Roman"/>
            <w:b/>
            <w:color w:val="000000" w:themeColor="text1"/>
          </w:rPr>
          <w:t>Theatre Arts</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b/>
            <w:color w:val="000000" w:themeColor="text1"/>
          </w:rPr>
          <w:fldChar w:fldCharType="end"/>
        </w:r>
        <w:r w:rsidRPr="00424939">
          <w:rPr>
            <w:rFonts w:cs="Times New Roman"/>
            <w:b/>
            <w:color w:val="000000" w:themeColor="text1"/>
          </w:rPr>
          <w:t xml:space="preserve"> Minor</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Minor</w:instrText>
        </w:r>
        <w:r w:rsidRPr="00424939">
          <w:rPr>
            <w:color w:val="000000" w:themeColor="text1"/>
          </w:rPr>
          <w:instrText xml:space="preserve">" </w:instrText>
        </w:r>
        <w:r w:rsidRPr="00424939">
          <w:rPr>
            <w:rFonts w:cs="Times New Roman"/>
            <w:b/>
            <w:color w:val="000000" w:themeColor="text1"/>
          </w:rPr>
          <w:fldChar w:fldCharType="end"/>
        </w:r>
      </w:ins>
    </w:p>
    <w:p w14:paraId="18EC641C" w14:textId="0E63ADC4" w:rsidR="00060639" w:rsidRDefault="00060639" w:rsidP="00060639">
      <w:pPr>
        <w:rPr>
          <w:ins w:id="15525" w:author="Summer 2023 updates" w:date="2024-07-31T13:42:00Z"/>
          <w:rFonts w:cs="Times New Roman"/>
          <w:color w:val="000000" w:themeColor="text1"/>
        </w:rPr>
      </w:pPr>
      <w:ins w:id="15526" w:author="Summer 2023 updates" w:date="2024-07-31T13:42:00Z">
        <w:r w:rsidRPr="00424939">
          <w:rPr>
            <w:rFonts w:cs="Times New Roman"/>
            <w:color w:val="000000" w:themeColor="text1"/>
          </w:rPr>
          <w:t>The minor</w:t>
        </w:r>
        <w:r w:rsidRPr="00424939">
          <w:rPr>
            <w:rFonts w:cs="Times New Roman"/>
            <w:color w:val="000000" w:themeColor="text1"/>
          </w:rPr>
          <w:fldChar w:fldCharType="begin"/>
        </w:r>
        <w:r w:rsidRPr="00424939">
          <w:rPr>
            <w:color w:val="000000" w:themeColor="text1"/>
          </w:rPr>
          <w:instrText xml:space="preserve"> XE "</w:instrText>
        </w:r>
        <w:r w:rsidR="0029023B">
          <w:rPr>
            <w:rStyle w:val="Strong"/>
            <w:rFonts w:ascii="Garamond" w:hAnsi="Garamond"/>
            <w:color w:val="000000" w:themeColor="text1"/>
          </w:rPr>
          <w:instrText>M</w:instrText>
        </w:r>
        <w:r w:rsidRPr="00424939">
          <w:rPr>
            <w:rStyle w:val="Strong"/>
            <w:rFonts w:ascii="Garamond" w:hAnsi="Garamond"/>
            <w:color w:val="000000" w:themeColor="text1"/>
          </w:rPr>
          <w:instrText>inor</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in </w:t>
        </w:r>
        <w:r>
          <w:rPr>
            <w:rFonts w:cs="Times New Roman"/>
            <w:color w:val="000000" w:themeColor="text1"/>
          </w:rPr>
          <w:t>T</w:t>
        </w:r>
        <w:r w:rsidRPr="00424939">
          <w:rPr>
            <w:rFonts w:cs="Times New Roman"/>
            <w:color w:val="000000" w:themeColor="text1"/>
          </w:rPr>
          <w:t xml:space="preserve">heatre </w:t>
        </w:r>
        <w:r>
          <w:rPr>
            <w:rFonts w:cs="Times New Roman"/>
            <w:color w:val="000000" w:themeColor="text1"/>
          </w:rPr>
          <w:t>A</w:t>
        </w:r>
        <w:r w:rsidRPr="00424939">
          <w:rPr>
            <w:rFonts w:cs="Times New Roman"/>
            <w:color w:val="000000" w:themeColor="text1"/>
          </w:rPr>
          <w:t xml:space="preserve">rts consists of six course credits of </w:t>
        </w:r>
        <w:r>
          <w:rPr>
            <w:rFonts w:cs="Times New Roman"/>
            <w:color w:val="000000" w:themeColor="text1"/>
          </w:rPr>
          <w:t>Th</w:t>
        </w:r>
        <w:r w:rsidRPr="00424939">
          <w:rPr>
            <w:rFonts w:cs="Times New Roman"/>
            <w:color w:val="000000" w:themeColor="text1"/>
          </w:rPr>
          <w:t xml:space="preserve">eatre </w:t>
        </w:r>
        <w:r>
          <w:rPr>
            <w:rFonts w:cs="Times New Roman"/>
            <w:color w:val="000000" w:themeColor="text1"/>
          </w:rPr>
          <w:t>A</w:t>
        </w:r>
        <w:r w:rsidRPr="00424939">
          <w:rPr>
            <w:rFonts w:cs="Times New Roman"/>
            <w:color w:val="000000" w:themeColor="text1"/>
          </w:rPr>
          <w:t xml:space="preserve">rts. </w:t>
        </w:r>
      </w:ins>
    </w:p>
    <w:p w14:paraId="2ACC6056" w14:textId="77777777" w:rsidR="00060639" w:rsidRPr="00424939" w:rsidRDefault="00060639" w:rsidP="00060639">
      <w:pPr>
        <w:rPr>
          <w:ins w:id="15527" w:author="Summer 2023 updates" w:date="2024-07-31T13:42:00Z"/>
          <w:rFonts w:cs="Times New Roman"/>
          <w:color w:val="000000" w:themeColor="text1"/>
        </w:rPr>
      </w:pPr>
    </w:p>
    <w:p w14:paraId="25ED3E6C" w14:textId="3FB2B05C" w:rsidR="005475A9" w:rsidRDefault="005475A9" w:rsidP="00FC25ED">
      <w:pPr>
        <w:spacing w:before="120" w:after="0"/>
        <w:rPr>
          <w:rFonts w:cs="Times New Roman"/>
          <w:b/>
          <w:smallCaps/>
          <w:color w:val="000000" w:themeColor="text1"/>
        </w:rPr>
        <w:pPrChange w:id="15528" w:author="Summer 2023 updates" w:date="2024-07-31T13:42:00Z">
          <w:pPr>
            <w:spacing w:after="0"/>
          </w:pPr>
        </w:pPrChange>
      </w:pPr>
      <w:r w:rsidRPr="00424939">
        <w:rPr>
          <w:rFonts w:cs="Times New Roman"/>
          <w:b/>
          <w:smallCaps/>
          <w:color w:val="000000" w:themeColor="text1"/>
        </w:rPr>
        <w:t>courses in theatre arts</w:t>
      </w:r>
      <w:bookmarkEnd w:id="15523"/>
    </w:p>
    <w:p w14:paraId="2607A24C" w14:textId="77777777" w:rsidR="00E61999" w:rsidRPr="00424939" w:rsidRDefault="00E61999" w:rsidP="00DB5E9E">
      <w:pPr>
        <w:spacing w:after="0"/>
        <w:rPr>
          <w:del w:id="15529" w:author="Summer 2023 updates" w:date="2024-07-31T13:42:00Z"/>
          <w:rFonts w:cs="Times New Roman"/>
          <w:b/>
          <w:smallCaps/>
          <w:color w:val="000000" w:themeColor="text1"/>
        </w:rPr>
      </w:pPr>
    </w:p>
    <w:p w14:paraId="3E1AA846" w14:textId="77777777" w:rsidR="0035515B" w:rsidRPr="00424939" w:rsidRDefault="0035515B" w:rsidP="00FC25ED">
      <w:pPr>
        <w:spacing w:before="40" w:after="0"/>
        <w:rPr>
          <w:rFonts w:cs="Times New Roman"/>
          <w:b/>
          <w:color w:val="000000" w:themeColor="text1"/>
        </w:rPr>
        <w:pPrChange w:id="15530" w:author="Summer 2023 updates" w:date="2024-07-31T13:42:00Z">
          <w:pPr>
            <w:spacing w:after="0"/>
          </w:pPr>
        </w:pPrChange>
      </w:pPr>
      <w:r w:rsidRPr="00424939">
        <w:rPr>
          <w:rFonts w:cs="Times New Roman"/>
          <w:b/>
          <w:color w:val="000000" w:themeColor="text1"/>
        </w:rPr>
        <w:t xml:space="preserve">THE-100 Introduction to Theatre </w:t>
      </w:r>
    </w:p>
    <w:p w14:paraId="1FB648DE" w14:textId="6F39AF27" w:rsidR="0035515B" w:rsidRPr="00424939" w:rsidRDefault="0035515B" w:rsidP="0035515B">
      <w:pPr>
        <w:rPr>
          <w:rFonts w:cs="Times New Roman"/>
          <w:color w:val="000000" w:themeColor="text1"/>
        </w:rPr>
      </w:pPr>
      <w:r w:rsidRPr="00424939">
        <w:rPr>
          <w:rFonts w:cs="Times New Roman"/>
          <w:color w:val="000000" w:themeColor="text1"/>
        </w:rPr>
        <w:t xml:space="preserve">A study of the art of theatre, emphasizing theatre’s place among the humanities; its relationship to the other arts; and its cultural and social influences in our society. Students derive a foundation for discriminating </w:t>
      </w:r>
      <w:r w:rsidR="00760DCD" w:rsidRPr="00424939">
        <w:rPr>
          <w:rFonts w:cs="Times New Roman"/>
          <w:color w:val="000000" w:themeColor="text1"/>
        </w:rPr>
        <w:t>theatergoing</w:t>
      </w:r>
      <w:r w:rsidRPr="00424939">
        <w:rPr>
          <w:rFonts w:cs="Times New Roman"/>
          <w:color w:val="000000" w:themeColor="text1"/>
        </w:rPr>
        <w:t xml:space="preserve"> through analysis of dramatic form and of selected playtexts; consideration of the methods and techniques employed by theatre artists and crafts persons; and a brief survey of theatre and drama, both in their historical context and as they have been manifested through related media. As part of the study, students are required to attend some evening events. This course does not satisfy any of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w:t>
      </w:r>
    </w:p>
    <w:p w14:paraId="6AF42F69" w14:textId="77777777" w:rsidR="00731B39" w:rsidRDefault="00731B39">
      <w:pPr>
        <w:spacing w:after="200" w:line="276" w:lineRule="auto"/>
        <w:rPr>
          <w:ins w:id="15531" w:author="Summer 2023 updates" w:date="2024-07-31T13:42:00Z"/>
          <w:rFonts w:cs="Times New Roman"/>
          <w:b/>
          <w:color w:val="000000" w:themeColor="text1"/>
        </w:rPr>
      </w:pPr>
      <w:ins w:id="15532" w:author="Summer 2023 updates" w:date="2024-07-31T13:42:00Z">
        <w:r>
          <w:rPr>
            <w:rFonts w:cs="Times New Roman"/>
            <w:b/>
            <w:color w:val="000000" w:themeColor="text1"/>
          </w:rPr>
          <w:br w:type="page"/>
        </w:r>
      </w:ins>
    </w:p>
    <w:p w14:paraId="19808B1B" w14:textId="4BBE9F5A"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102</w:t>
      </w:r>
      <w:r w:rsidRPr="00424939">
        <w:rPr>
          <w:rFonts w:cs="Times New Roman"/>
          <w:b/>
          <w:color w:val="000000" w:themeColor="text1"/>
        </w:rPr>
        <w:t xml:space="preserve"> Theatre Production Lab </w:t>
      </w:r>
    </w:p>
    <w:p w14:paraId="7365446D" w14:textId="78E1005B" w:rsidR="005475A9" w:rsidRPr="00424939" w:rsidRDefault="005475A9" w:rsidP="00B11A89">
      <w:pPr>
        <w:rPr>
          <w:rFonts w:cs="Times New Roman"/>
          <w:color w:val="000000" w:themeColor="text1"/>
        </w:rPr>
      </w:pPr>
      <w:r w:rsidRPr="00424939">
        <w:rPr>
          <w:rFonts w:cs="Times New Roman"/>
          <w:color w:val="000000" w:themeColor="text1"/>
        </w:rPr>
        <w:t xml:space="preserve">Applied skills in one of the theatre production crews. Students assist with set construction, costuming, lighting, painting, publicity, sound, or run-crew positions for productions during a term. No previous experience is required. Lab meets four hours per week. Theatre arts majors are required to take four labs. (0.25 course credit) </w:t>
      </w:r>
    </w:p>
    <w:p w14:paraId="0EFEFD97" w14:textId="5E28511E"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112</w:t>
      </w:r>
      <w:r w:rsidRPr="00424939">
        <w:rPr>
          <w:rFonts w:cs="Times New Roman"/>
          <w:b/>
          <w:color w:val="000000" w:themeColor="text1"/>
        </w:rPr>
        <w:t xml:space="preserve"> </w:t>
      </w:r>
      <w:r w:rsidR="003C0B69">
        <w:rPr>
          <w:rFonts w:cs="Times New Roman"/>
          <w:b/>
          <w:color w:val="000000" w:themeColor="text1"/>
        </w:rPr>
        <w:t>Production Experience</w:t>
      </w:r>
      <w:r w:rsidRPr="00424939">
        <w:rPr>
          <w:rFonts w:cs="Times New Roman"/>
          <w:b/>
          <w:color w:val="000000" w:themeColor="text1"/>
        </w:rPr>
        <w:t xml:space="preserve"> </w:t>
      </w:r>
    </w:p>
    <w:p w14:paraId="67534439" w14:textId="0E03D757" w:rsidR="005475A9" w:rsidRPr="00424939" w:rsidRDefault="005475A9" w:rsidP="00E52583">
      <w:pPr>
        <w:rPr>
          <w:rFonts w:cs="Times New Roman"/>
          <w:color w:val="000000" w:themeColor="text1"/>
        </w:rPr>
      </w:pPr>
      <w:r w:rsidRPr="00424939">
        <w:rPr>
          <w:rFonts w:cs="Times New Roman"/>
          <w:color w:val="000000" w:themeColor="text1"/>
        </w:rPr>
        <w:t xml:space="preserve">Practical involvement in a mainstage production as an actor (in a leading or secondary role), stage manager, assistant director, dramaturge, technical crew head (property master, master electrician, wardrobe master, etc.), or in another capacity as approved by the faculty (excluding run-crew positions). May be </w:t>
      </w:r>
      <w:r w:rsidR="005E7EE6" w:rsidRPr="00424939">
        <w:rPr>
          <w:rFonts w:cs="Times New Roman"/>
          <w:color w:val="000000" w:themeColor="text1"/>
        </w:rPr>
        <w:t>taken more than once</w:t>
      </w:r>
      <w:r w:rsidRPr="00424939">
        <w:rPr>
          <w:rFonts w:cs="Times New Roman"/>
          <w:color w:val="000000" w:themeColor="text1"/>
        </w:rPr>
        <w:t xml:space="preserve">. </w:t>
      </w:r>
      <w:r w:rsidR="00B87BB2" w:rsidRPr="00424939">
        <w:rPr>
          <w:rFonts w:cs="Times New Roman"/>
          <w:color w:val="000000" w:themeColor="text1"/>
          <w:u w:val="single"/>
        </w:rPr>
        <w:t>Prerequisite</w:t>
      </w:r>
      <w:r w:rsidR="00897BA1" w:rsidRPr="00424939">
        <w:rPr>
          <w:rFonts w:cs="Times New Roman"/>
          <w:color w:val="000000" w:themeColor="text1"/>
        </w:rPr>
        <w:t>:</w:t>
      </w:r>
      <w:r w:rsidRPr="00424939">
        <w:rPr>
          <w:rFonts w:cs="Times New Roman"/>
          <w:color w:val="000000" w:themeColor="text1"/>
        </w:rPr>
        <w:t xml:space="preserve"> consent of </w:t>
      </w:r>
      <w:r w:rsidR="008C5636" w:rsidRPr="00424939">
        <w:rPr>
          <w:rFonts w:cs="Times New Roman"/>
          <w:color w:val="000000" w:themeColor="text1"/>
        </w:rPr>
        <w:t>d</w:t>
      </w:r>
      <w:r w:rsidRPr="00424939">
        <w:rPr>
          <w:rFonts w:cs="Times New Roman"/>
          <w:color w:val="000000" w:themeColor="text1"/>
        </w:rPr>
        <w:t xml:space="preserve">epartment </w:t>
      </w:r>
      <w:r w:rsidR="008C5636" w:rsidRPr="00424939">
        <w:rPr>
          <w:rFonts w:cs="Times New Roman"/>
          <w:color w:val="000000" w:themeColor="text1"/>
        </w:rPr>
        <w:t>c</w:t>
      </w:r>
      <w:r w:rsidRPr="00424939">
        <w:rPr>
          <w:rFonts w:cs="Times New Roman"/>
          <w:color w:val="000000" w:themeColor="text1"/>
        </w:rPr>
        <w:t xml:space="preserve">hair. (0.5 course credit) </w:t>
      </w:r>
    </w:p>
    <w:p w14:paraId="4B666013" w14:textId="7525DCCD" w:rsidR="001E3876" w:rsidRPr="00424939" w:rsidRDefault="001E3876" w:rsidP="001E3876">
      <w:pPr>
        <w:spacing w:after="0"/>
        <w:rPr>
          <w:rFonts w:cs="Times New Roman"/>
          <w:b/>
          <w:color w:val="000000" w:themeColor="text1"/>
        </w:rPr>
      </w:pPr>
      <w:r w:rsidRPr="00424939">
        <w:rPr>
          <w:rFonts w:cs="Times New Roman"/>
          <w:b/>
          <w:color w:val="000000" w:themeColor="text1"/>
        </w:rPr>
        <w:t>THE-118 The Arts,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and Culture of Serbia </w:t>
      </w:r>
    </w:p>
    <w:p w14:paraId="318091B2" w14:textId="6D1EA0E7" w:rsidR="001E3876" w:rsidRPr="00424939" w:rsidRDefault="001E3876" w:rsidP="001E3876">
      <w:pPr>
        <w:rPr>
          <w:rFonts w:cs="Times New Roman"/>
          <w:color w:val="000000" w:themeColor="text1"/>
        </w:rPr>
      </w:pPr>
      <w:r w:rsidRPr="00424939">
        <w:rPr>
          <w:rFonts w:cs="Times New Roman"/>
          <w:color w:val="000000" w:themeColor="text1"/>
        </w:rPr>
        <w:t xml:space="preserve">Explores the recent history and political realities of Belgrade, Serbia, through the lens of Theatre and other art forms, as well as visits to multiple cultural formations: museums, churches, monuments and schools. </w:t>
      </w:r>
      <w:r w:rsidRPr="00424939">
        <w:rPr>
          <w:rFonts w:cs="Times New Roman"/>
          <w:color w:val="000000" w:themeColor="text1"/>
          <w:u w:val="single"/>
        </w:rPr>
        <w:t>Prerequisite</w:t>
      </w:r>
      <w:r w:rsidRPr="00424939">
        <w:rPr>
          <w:rFonts w:cs="Times New Roman"/>
          <w:color w:val="000000" w:themeColor="text1"/>
        </w:rPr>
        <w:t>: consent of instructor. (Offered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only)</w:t>
      </w:r>
    </w:p>
    <w:p w14:paraId="1B33A8EB" w14:textId="1A33A748"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THE-130 Technical Production I </w:t>
      </w:r>
    </w:p>
    <w:p w14:paraId="27E40595" w14:textId="12589947" w:rsidR="005475A9" w:rsidRPr="00424939" w:rsidRDefault="005475A9" w:rsidP="00E52583">
      <w:pPr>
        <w:rPr>
          <w:rFonts w:cs="Times New Roman"/>
          <w:color w:val="000000" w:themeColor="text1"/>
        </w:rPr>
      </w:pPr>
      <w:r w:rsidRPr="00424939">
        <w:rPr>
          <w:rFonts w:cs="Times New Roman"/>
          <w:color w:val="000000" w:themeColor="text1"/>
        </w:rPr>
        <w:t xml:space="preserve">An introduction to the technical aspects of theatre production. Topics covered include safety, mechanical drawing, stage carpentry, craft techniques, stage lighting and electricity, costume construction, scene painting, and production organization. Class includes lecture-demonstration and practical application. Additional time outside of class is necessary to complete projects. (Offered Fall Term) </w:t>
      </w:r>
    </w:p>
    <w:p w14:paraId="71B6E02B" w14:textId="77777777"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THE-140 Design for the Stage </w:t>
      </w:r>
    </w:p>
    <w:p w14:paraId="0FC2D6EC" w14:textId="60ECC5A4" w:rsidR="005475A9" w:rsidRPr="00424939" w:rsidRDefault="005475A9" w:rsidP="00E52583">
      <w:pPr>
        <w:rPr>
          <w:rFonts w:cs="Times New Roman"/>
          <w:color w:val="000000" w:themeColor="text1"/>
        </w:rPr>
      </w:pPr>
      <w:r w:rsidRPr="00424939">
        <w:rPr>
          <w:rFonts w:cs="Times New Roman"/>
          <w:color w:val="000000" w:themeColor="text1"/>
        </w:rPr>
        <w:t xml:space="preserve">Examines the design process for all aspects of theatre design (costume, scenery, and lighting). Specific topics include the design elements, script analysis, research, basic drawing, basic drafting, and presentation techniques. A series of projects and readings introduce students to the basic language of visual story telling. Additional time outside of class is necessary to complete projects. (Offered Spring Term) </w:t>
      </w:r>
    </w:p>
    <w:p w14:paraId="0DEA11D5" w14:textId="77777777" w:rsidR="005C1B33" w:rsidRPr="00424939" w:rsidRDefault="005C1B33" w:rsidP="00DB5E9E">
      <w:pPr>
        <w:spacing w:after="0"/>
        <w:rPr>
          <w:del w:id="15533" w:author="Summer 2023 updates" w:date="2024-07-31T13:42:00Z"/>
          <w:rFonts w:cs="Times New Roman"/>
          <w:b/>
          <w:color w:val="000000" w:themeColor="text1"/>
        </w:rPr>
      </w:pPr>
      <w:del w:id="15534" w:author="Summer 2023 updates" w:date="2024-07-31T13:42:00Z">
        <w:r w:rsidRPr="00424939">
          <w:rPr>
            <w:rFonts w:cs="Times New Roman"/>
            <w:b/>
            <w:color w:val="000000" w:themeColor="text1"/>
          </w:rPr>
          <w:delText>THE-145 Viewpoints Ensemble Work</w:delText>
        </w:r>
      </w:del>
    </w:p>
    <w:p w14:paraId="67BAD226" w14:textId="77777777" w:rsidR="005C1B33" w:rsidRPr="00424939" w:rsidRDefault="005C1B33" w:rsidP="00E52583">
      <w:pPr>
        <w:rPr>
          <w:del w:id="15535" w:author="Summer 2023 updates" w:date="2024-07-31T13:42:00Z"/>
          <w:rFonts w:cs="Times New Roman"/>
          <w:color w:val="000000" w:themeColor="text1"/>
        </w:rPr>
      </w:pPr>
      <w:del w:id="15536" w:author="Summer 2023 updates" w:date="2024-07-31T13:42:00Z">
        <w:r w:rsidRPr="00424939">
          <w:rPr>
            <w:rFonts w:cs="Times New Roman"/>
            <w:color w:val="000000" w:themeColor="text1"/>
          </w:rPr>
          <w:delText>A course designed to provide students with a comprehensive understanding of Viewpoints</w:delText>
        </w:r>
        <w:r w:rsidRPr="00424939">
          <w:rPr>
            <w:rFonts w:cs="Times New Roman"/>
            <w:i/>
            <w:color w:val="000000" w:themeColor="text1"/>
          </w:rPr>
          <w:delText xml:space="preserve"> </w:delText>
        </w:r>
        <w:r w:rsidRPr="00424939">
          <w:rPr>
            <w:rFonts w:cs="Times New Roman"/>
            <w:color w:val="000000" w:themeColor="text1"/>
          </w:rPr>
          <w:delText xml:space="preserve">Technique for actors.  Viewpoints is a </w:delText>
        </w:r>
        <w:r w:rsidR="00A30271">
          <w:rPr>
            <w:rFonts w:cs="Times New Roman"/>
            <w:color w:val="000000" w:themeColor="text1"/>
          </w:rPr>
          <w:delText>“</w:delText>
        </w:r>
        <w:r w:rsidRPr="00424939">
          <w:rPr>
            <w:rFonts w:cs="Times New Roman"/>
            <w:color w:val="000000" w:themeColor="text1"/>
          </w:rPr>
          <w:delText>philosophy translated into a technique for training performers, building ensemble and creating movement for the stage.</w:delText>
        </w:r>
        <w:r w:rsidR="00A30271">
          <w:rPr>
            <w:rFonts w:cs="Times New Roman"/>
            <w:color w:val="000000" w:themeColor="text1"/>
          </w:rPr>
          <w:delText>”</w:delText>
        </w:r>
        <w:r w:rsidRPr="00424939">
          <w:rPr>
            <w:rFonts w:cs="Times New Roman"/>
            <w:color w:val="000000" w:themeColor="text1"/>
          </w:rPr>
          <w:delText xml:space="preserve">  Students working within a group dynamic learn to access acutely their centers of awareness and intensify their ability to work in the </w:delText>
        </w:r>
        <w:r w:rsidR="00A30271">
          <w:rPr>
            <w:rFonts w:cs="Times New Roman"/>
            <w:color w:val="000000" w:themeColor="text1"/>
          </w:rPr>
          <w:delText>“</w:delText>
        </w:r>
        <w:r w:rsidRPr="00424939">
          <w:rPr>
            <w:rFonts w:cs="Times New Roman"/>
            <w:color w:val="000000" w:themeColor="text1"/>
          </w:rPr>
          <w:delText>here and now.</w:delText>
        </w:r>
        <w:r w:rsidR="00A30271">
          <w:rPr>
            <w:rFonts w:cs="Times New Roman"/>
            <w:color w:val="000000" w:themeColor="text1"/>
          </w:rPr>
          <w:delText>”</w:delText>
        </w:r>
        <w:r w:rsidRPr="00424939">
          <w:rPr>
            <w:rFonts w:cs="Times New Roman"/>
            <w:color w:val="000000" w:themeColor="text1"/>
          </w:rPr>
          <w:delText xml:space="preserve">  Hands-on training is supplemented by readings, quizzes and journal writing. (Offered Fall Term, alternate years)</w:delText>
        </w:r>
      </w:del>
    </w:p>
    <w:p w14:paraId="7C5CE466" w14:textId="736FB419" w:rsidR="005475A9" w:rsidRPr="00424939" w:rsidRDefault="005475A9" w:rsidP="00DB5E9E">
      <w:pPr>
        <w:spacing w:after="0"/>
        <w:rPr>
          <w:rFonts w:cs="Times New Roman"/>
          <w:b/>
          <w:color w:val="000000" w:themeColor="text1"/>
        </w:rPr>
      </w:pPr>
      <w:r w:rsidRPr="00424939">
        <w:rPr>
          <w:rFonts w:cs="Times New Roman"/>
          <w:b/>
          <w:color w:val="000000" w:themeColor="text1"/>
        </w:rPr>
        <w:t>THE-150 Acting I</w:t>
      </w:r>
    </w:p>
    <w:p w14:paraId="12B30642" w14:textId="76671AE3" w:rsidR="005475A9" w:rsidRPr="00424939" w:rsidRDefault="005475A9" w:rsidP="00E52583">
      <w:pPr>
        <w:rPr>
          <w:rFonts w:cs="Times New Roman"/>
          <w:color w:val="000000" w:themeColor="text1"/>
        </w:rPr>
      </w:pPr>
      <w:r w:rsidRPr="00424939">
        <w:rPr>
          <w:rFonts w:cs="Times New Roman"/>
          <w:color w:val="000000" w:themeColor="text1"/>
        </w:rPr>
        <w:t xml:space="preserve">Stanislavsky-based, comprehensive introduction to the elements of acting for the stage. Through theatre games, improvisations, exercises, and partnered work on scenes grounded in realism, students learn to identify and personalize a character’s “objectives” and the “obstacles” that stand in the way of attaining them, and to engage themselves (via voice, body, mind, and spirit) in specific “actions” undertaken in pursuit of those identified goals. Emphasis is placed on “interactive” skills and on character-specific listening. Additional rehearsal time outside of class is required. </w:t>
      </w:r>
    </w:p>
    <w:p w14:paraId="7903D1E3" w14:textId="77777777" w:rsidR="005475A9" w:rsidRPr="00424939" w:rsidRDefault="005475A9" w:rsidP="003273CE">
      <w:pPr>
        <w:keepNext/>
        <w:spacing w:after="0"/>
        <w:rPr>
          <w:rFonts w:cs="Times New Roman"/>
          <w:b/>
          <w:color w:val="000000" w:themeColor="text1"/>
        </w:rPr>
      </w:pPr>
      <w:r w:rsidRPr="00424939">
        <w:rPr>
          <w:rFonts w:cs="Times New Roman"/>
          <w:b/>
          <w:color w:val="000000" w:themeColor="text1"/>
        </w:rPr>
        <w:t xml:space="preserve">THE-160 Movement for the Stage </w:t>
      </w:r>
    </w:p>
    <w:p w14:paraId="2297EF59" w14:textId="6C7F6F66" w:rsidR="005475A9" w:rsidRPr="00424939" w:rsidRDefault="005475A9" w:rsidP="00E52583">
      <w:pPr>
        <w:rPr>
          <w:rFonts w:cs="Times New Roman"/>
          <w:color w:val="000000" w:themeColor="text1"/>
        </w:rPr>
      </w:pPr>
      <w:r w:rsidRPr="00424939">
        <w:rPr>
          <w:rFonts w:cs="Times New Roman"/>
          <w:color w:val="000000" w:themeColor="text1"/>
        </w:rPr>
        <w:t xml:space="preserve">Designed to help students learn the effective use of the body as a component of the acting process. Physical expression in movement and gesture is developed by way of in-class exercises and improvisations, leading to the solo and collaborative creation of movement pieces for performance. Skills of concentration, breath control, partner awareness, and physical characterization are also fostered in this work. </w:t>
      </w:r>
    </w:p>
    <w:p w14:paraId="73E56CA6"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THE-162 Stage Make-Up </w:t>
      </w:r>
    </w:p>
    <w:p w14:paraId="43862220"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The theory and practice of designing and creating make-up for the stage actor. Lecture/demonstration plus laboratory experience. </w:t>
      </w:r>
    </w:p>
    <w:p w14:paraId="39C5E2CE" w14:textId="2CEA3FFF"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THE-170 Voice and Diction </w:t>
      </w:r>
    </w:p>
    <w:p w14:paraId="779AB886" w14:textId="6FE17C56" w:rsidR="005475A9" w:rsidRPr="00424939" w:rsidRDefault="005475A9" w:rsidP="00E52583">
      <w:pPr>
        <w:rPr>
          <w:rFonts w:cs="Times New Roman"/>
          <w:color w:val="000000" w:themeColor="text1"/>
        </w:rPr>
      </w:pPr>
      <w:r w:rsidRPr="00424939">
        <w:rPr>
          <w:rFonts w:cs="Times New Roman"/>
          <w:color w:val="000000" w:themeColor="text1"/>
        </w:rPr>
        <w:t xml:space="preserve">Designed to help students learn how to use the voice as a component of the acting process. The mechanics of vocal production and of speech are examined, along with various approaches for their improvement. A number of performance projects supplement a wide range of vocal exercises and drills. Students are introduced to the International Phonetic Alphabet (IPA) as the basis for determining correct pronunciation, both in standard speech and in preparing dialects and accents. Additional rehearsal time outside of class is required. </w:t>
      </w:r>
    </w:p>
    <w:p w14:paraId="051CD75F" w14:textId="77777777" w:rsidR="002E112B" w:rsidRDefault="002E112B">
      <w:pPr>
        <w:spacing w:after="200" w:line="276" w:lineRule="auto"/>
        <w:rPr>
          <w:del w:id="15537" w:author="Summer 2023 updates" w:date="2024-07-31T13:42:00Z"/>
          <w:rFonts w:cs="Times New Roman"/>
          <w:b/>
          <w:color w:val="000000" w:themeColor="text1"/>
        </w:rPr>
      </w:pPr>
      <w:del w:id="15538" w:author="Summer 2023 updates" w:date="2024-07-31T13:42:00Z">
        <w:r>
          <w:rPr>
            <w:rFonts w:cs="Times New Roman"/>
            <w:b/>
            <w:color w:val="000000" w:themeColor="text1"/>
          </w:rPr>
          <w:br w:type="page"/>
        </w:r>
      </w:del>
    </w:p>
    <w:p w14:paraId="05A5D5A8" w14:textId="2AE25DF4" w:rsidR="005475A9" w:rsidRPr="00424939" w:rsidRDefault="005475A9" w:rsidP="00DB5E9E">
      <w:pPr>
        <w:spacing w:after="0"/>
        <w:rPr>
          <w:rFonts w:cs="Times New Roman"/>
          <w:b/>
          <w:color w:val="000000" w:themeColor="text1"/>
        </w:rPr>
      </w:pPr>
      <w:r w:rsidRPr="00424939">
        <w:rPr>
          <w:rFonts w:cs="Times New Roman"/>
          <w:b/>
          <w:color w:val="000000" w:themeColor="text1"/>
        </w:rPr>
        <w:t xml:space="preserve">THE-185 Production and Performance </w:t>
      </w:r>
    </w:p>
    <w:p w14:paraId="460253F0" w14:textId="3E7F09A4" w:rsidR="005475A9" w:rsidRPr="00424939" w:rsidRDefault="005475A9" w:rsidP="00FC25ED">
      <w:pPr>
        <w:rPr>
          <w:rPrChange w:id="15539" w:author="Summer 2023 updates" w:date="2024-07-31T13:42:00Z">
            <w:rPr>
              <w:color w:val="000000" w:themeColor="text1"/>
            </w:rPr>
          </w:rPrChange>
        </w:rPr>
      </w:pPr>
      <w:r w:rsidRPr="00424939">
        <w:rPr>
          <w:rPrChange w:id="15540" w:author="Summer 2023 updates" w:date="2024-07-31T13:42:00Z">
            <w:rPr>
              <w:color w:val="000000" w:themeColor="text1"/>
            </w:rPr>
          </w:rPrChange>
        </w:rPr>
        <w:t xml:space="preserve">A “theatre company” consisting of actors, designers, a stage manager, costume, set, and lighting crew (plus an accompanist and choreographer, if needed). The company has as its goal the mounting of the chosen production in a fully-collaborative atmosphere. In addition to fulfilling their various creative functions, company members may be asked to take on, under the supervision of a faculty member of the department, dramaturgical assignments designed to provide research and study on selected aspects of the play or musical. This material is presented to the Coe community in the form of public displays throughout the campus. Company members need to audition prior to spring registration. The basis for student evaluation is completion of assigned duties and quality of work. May be </w:t>
      </w:r>
      <w:r w:rsidR="005E7EE6" w:rsidRPr="00424939">
        <w:rPr>
          <w:rPrChange w:id="15541" w:author="Summer 2023 updates" w:date="2024-07-31T13:42:00Z">
            <w:rPr>
              <w:color w:val="000000" w:themeColor="text1"/>
            </w:rPr>
          </w:rPrChange>
        </w:rPr>
        <w:t xml:space="preserve">taken more than once </w:t>
      </w:r>
      <w:r w:rsidRPr="00424939">
        <w:rPr>
          <w:rPrChange w:id="15542" w:author="Summer 2023 updates" w:date="2024-07-31T13:42:00Z">
            <w:rPr>
              <w:color w:val="000000" w:themeColor="text1"/>
            </w:rPr>
          </w:rPrChange>
        </w:rPr>
        <w:t xml:space="preserve">for credit. </w:t>
      </w:r>
      <w:r w:rsidR="00E52583" w:rsidRPr="00424939">
        <w:rPr>
          <w:rPrChange w:id="15543" w:author="Summer 2023 updates" w:date="2024-07-31T13:42:00Z">
            <w:rPr>
              <w:color w:val="000000" w:themeColor="text1"/>
            </w:rPr>
          </w:rPrChange>
        </w:rPr>
        <w:t xml:space="preserve"> </w:t>
      </w:r>
      <w:r w:rsidR="0073277A" w:rsidRPr="00424939">
        <w:rPr>
          <w:rPrChange w:id="15544" w:author="Summer 2023 updates" w:date="2024-07-31T13:42:00Z">
            <w:rPr>
              <w:color w:val="000000" w:themeColor="text1"/>
            </w:rPr>
          </w:rPrChange>
        </w:rPr>
        <w:t>A maximum of</w:t>
      </w:r>
      <w:r w:rsidR="00E52583" w:rsidRPr="00424939">
        <w:rPr>
          <w:rPrChange w:id="15545" w:author="Summer 2023 updates" w:date="2024-07-31T13:42:00Z">
            <w:rPr>
              <w:color w:val="000000" w:themeColor="text1"/>
            </w:rPr>
          </w:rPrChange>
        </w:rPr>
        <w:t xml:space="preserve"> </w:t>
      </w:r>
      <w:r w:rsidR="00763B8C" w:rsidRPr="00424939">
        <w:rPr>
          <w:rPrChange w:id="15546" w:author="Summer 2023 updates" w:date="2024-07-31T13:42:00Z">
            <w:rPr>
              <w:color w:val="000000" w:themeColor="text1"/>
            </w:rPr>
          </w:rPrChange>
        </w:rPr>
        <w:t>two</w:t>
      </w:r>
      <w:r w:rsidR="00E52583" w:rsidRPr="00424939">
        <w:rPr>
          <w:rPrChange w:id="15547" w:author="Summer 2023 updates" w:date="2024-07-31T13:42:00Z">
            <w:rPr>
              <w:color w:val="000000" w:themeColor="text1"/>
            </w:rPr>
          </w:rPrChange>
        </w:rPr>
        <w:t xml:space="preserve"> course credits may be </w:t>
      </w:r>
      <w:r w:rsidR="0073277A" w:rsidRPr="00424939">
        <w:rPr>
          <w:rPrChange w:id="15548" w:author="Summer 2023 updates" w:date="2024-07-31T13:42:00Z">
            <w:rPr>
              <w:color w:val="000000" w:themeColor="text1"/>
            </w:rPr>
          </w:rPrChange>
        </w:rPr>
        <w:t>counted toward</w:t>
      </w:r>
      <w:r w:rsidR="00E52583" w:rsidRPr="00424939">
        <w:rPr>
          <w:rPrChange w:id="15549" w:author="Summer 2023 updates" w:date="2024-07-31T13:42:00Z">
            <w:rPr>
              <w:color w:val="000000" w:themeColor="text1"/>
            </w:rPr>
          </w:rPrChange>
        </w:rPr>
        <w:t xml:space="preserve"> a major or minor</w:t>
      </w:r>
      <w:r w:rsidR="00B8454E" w:rsidRPr="00424939">
        <w:rPr>
          <w:rPrChange w:id="15550" w:author="Summer 2023 updates" w:date="2024-07-31T13:42:00Z">
            <w:rPr>
              <w:color w:val="000000" w:themeColor="text1"/>
            </w:rPr>
          </w:rPrChange>
        </w:rPr>
        <w:fldChar w:fldCharType="begin"/>
      </w:r>
      <w:r w:rsidR="00B8454E" w:rsidRPr="00424939">
        <w:rPr>
          <w:rPrChange w:id="15551" w:author="Summer 2023 updates" w:date="2024-07-31T13:42:00Z">
            <w:rPr>
              <w:color w:val="000000" w:themeColor="text1"/>
            </w:rPr>
          </w:rPrChange>
        </w:rPr>
        <w:instrText xml:space="preserve"> XE "</w:instrText>
      </w:r>
      <w:del w:id="15552" w:author="Summer 2023 updates" w:date="2024-07-31T13:42:00Z">
        <w:r w:rsidR="00B8454E" w:rsidRPr="00424939">
          <w:rPr>
            <w:rStyle w:val="Strong"/>
            <w:rFonts w:ascii="Garamond" w:hAnsi="Garamond"/>
            <w:color w:val="000000" w:themeColor="text1"/>
          </w:rPr>
          <w:delInstrText>minor</w:delInstrText>
        </w:r>
      </w:del>
      <w:ins w:id="15553"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rPrChange w:id="15554" w:author="Summer 2023 updates" w:date="2024-07-31T13:42:00Z">
            <w:rPr>
              <w:color w:val="000000" w:themeColor="text1"/>
            </w:rPr>
          </w:rPrChange>
        </w:rPr>
        <w:instrText xml:space="preserve">" </w:instrText>
      </w:r>
      <w:r w:rsidR="00B8454E" w:rsidRPr="00424939">
        <w:rPr>
          <w:rPrChange w:id="15555" w:author="Summer 2023 updates" w:date="2024-07-31T13:42:00Z">
            <w:rPr>
              <w:color w:val="000000" w:themeColor="text1"/>
            </w:rPr>
          </w:rPrChange>
        </w:rPr>
        <w:fldChar w:fldCharType="end"/>
      </w:r>
      <w:r w:rsidR="002C7559" w:rsidRPr="00424939">
        <w:rPr>
          <w:rPrChange w:id="15556" w:author="Summer 2023 updates" w:date="2024-07-31T13:42:00Z">
            <w:rPr>
              <w:color w:val="000000" w:themeColor="text1"/>
            </w:rPr>
          </w:rPrChange>
        </w:rPr>
        <w:t xml:space="preserve"> in theatre arts</w:t>
      </w:r>
      <w:r w:rsidR="00E52583" w:rsidRPr="00424939">
        <w:rPr>
          <w:rPrChange w:id="15557" w:author="Summer 2023 updates" w:date="2024-07-31T13:42:00Z">
            <w:rPr>
              <w:color w:val="000000" w:themeColor="text1"/>
            </w:rPr>
          </w:rPrChange>
        </w:rPr>
        <w:t xml:space="preserve">. </w:t>
      </w:r>
      <w:r w:rsidRPr="00424939">
        <w:rPr>
          <w:rPrChange w:id="15558" w:author="Summer 2023 updates" w:date="2024-07-31T13:42:00Z">
            <w:rPr>
              <w:color w:val="000000" w:themeColor="text1"/>
            </w:rPr>
          </w:rPrChange>
        </w:rPr>
        <w:t xml:space="preserve">(Offered Spring Term) </w:t>
      </w:r>
    </w:p>
    <w:p w14:paraId="7A25636A"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THE-220 Lighting Design </w:t>
      </w:r>
    </w:p>
    <w:p w14:paraId="0763D5BE" w14:textId="77777777" w:rsidR="0035515B" w:rsidRPr="00424939" w:rsidRDefault="0035515B" w:rsidP="00FC25ED">
      <w:pPr>
        <w:rPr>
          <w:rPrChange w:id="15559" w:author="Summer 2023 updates" w:date="2024-07-31T13:42:00Z">
            <w:rPr>
              <w:color w:val="000000" w:themeColor="text1"/>
            </w:rPr>
          </w:rPrChange>
        </w:rPr>
        <w:pPrChange w:id="15560" w:author="Summer 2023 updates" w:date="2024-07-31T13:42:00Z">
          <w:pPr>
            <w:spacing w:after="120"/>
          </w:pPr>
        </w:pPrChange>
      </w:pPr>
      <w:r w:rsidRPr="00424939">
        <w:rPr>
          <w:rPrChange w:id="15561" w:author="Summer 2023 updates" w:date="2024-07-31T13:42:00Z">
            <w:rPr>
              <w:color w:val="000000" w:themeColor="text1"/>
            </w:rPr>
          </w:rPrChange>
        </w:rPr>
        <w:t xml:space="preserve">A study of the equipment, mechanics, and theories used by lighting designers to produce lighting for theatre, dance, concerts, and architecture. Specific topics include design research and conceptualization, color, angle, cueing, and methods of presentation (sketches, storyboards, light plots, and associated paperwork). Class includes lecture/demonstration and practical application. Additional time outside of class is necessary to complete projects. </w:t>
      </w:r>
      <w:r w:rsidRPr="00424939">
        <w:rPr>
          <w:u w:val="single"/>
          <w:rPrChange w:id="15562" w:author="Summer 2023 updates" w:date="2024-07-31T13:42:00Z">
            <w:rPr>
              <w:color w:val="000000" w:themeColor="text1"/>
              <w:u w:val="single"/>
            </w:rPr>
          </w:rPrChange>
        </w:rPr>
        <w:t>Prerequisites</w:t>
      </w:r>
      <w:r w:rsidRPr="00424939">
        <w:rPr>
          <w:rPrChange w:id="15563" w:author="Summer 2023 updates" w:date="2024-07-31T13:42:00Z">
            <w:rPr>
              <w:color w:val="000000" w:themeColor="text1"/>
            </w:rPr>
          </w:rPrChange>
        </w:rPr>
        <w:t xml:space="preserve">: Design for the Stage (THE-140) and Technical Production I (THE-130) or consent of instructor. (Offered Spring Term, alternate years) </w:t>
      </w:r>
    </w:p>
    <w:p w14:paraId="599EB70C" w14:textId="324DD791"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24DFD" w:rsidRPr="00424939">
        <w:rPr>
          <w:rFonts w:cs="Times New Roman"/>
          <w:b/>
          <w:color w:val="000000" w:themeColor="text1"/>
        </w:rPr>
        <w:t>228</w:t>
      </w:r>
      <w:r w:rsidRPr="00424939">
        <w:rPr>
          <w:rFonts w:cs="Times New Roman"/>
          <w:b/>
          <w:color w:val="000000" w:themeColor="text1"/>
        </w:rPr>
        <w:t xml:space="preserve">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Theatre and Drama I</w:t>
      </w:r>
      <w:r w:rsidR="001A1866" w:rsidRPr="00424939">
        <w:rPr>
          <w:rFonts w:cs="Times New Roman"/>
          <w:b/>
          <w:color w:val="000000" w:themeColor="text1"/>
        </w:rPr>
        <w:t xml:space="preserve"> (WE)</w:t>
      </w:r>
    </w:p>
    <w:p w14:paraId="38E12505" w14:textId="03D6D68E" w:rsidR="005475A9" w:rsidRPr="00424939" w:rsidRDefault="005475A9" w:rsidP="00E52583">
      <w:pPr>
        <w:rPr>
          <w:rFonts w:cs="Times New Roman"/>
          <w:color w:val="000000" w:themeColor="text1"/>
        </w:rPr>
      </w:pPr>
      <w:r w:rsidRPr="00424939">
        <w:rPr>
          <w:rFonts w:cs="Times New Roman"/>
          <w:color w:val="000000" w:themeColor="text1"/>
        </w:rPr>
        <w:t>A writing intensive course that provides students with an overview of World Theatre and Drama from cultures where oral traditions were the dominant forms of communication through and including those wherein the written word presented a new paradigm. The course provides a practical investigation of current critical discourses that examine dramatic literature and performance traditions from around the world. (Offered</w:t>
      </w:r>
      <w:r w:rsidR="0032181F" w:rsidRPr="00424939">
        <w:rPr>
          <w:rFonts w:cs="Times New Roman"/>
          <w:color w:val="000000" w:themeColor="text1"/>
        </w:rPr>
        <w:t xml:space="preserve"> Fall Term in rotation with </w:t>
      </w:r>
      <w:r w:rsidR="00526E1D" w:rsidRPr="00424939">
        <w:rPr>
          <w:rFonts w:cs="Times New Roman"/>
          <w:color w:val="000000" w:themeColor="text1"/>
        </w:rPr>
        <w:t>History</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00526E1D" w:rsidRPr="00424939">
        <w:rPr>
          <w:rFonts w:cs="Times New Roman"/>
          <w:color w:val="000000" w:themeColor="text1"/>
        </w:rPr>
        <w:t xml:space="preserve"> of Theatre and Drama II </w:t>
      </w:r>
      <w:r w:rsidR="00C62E96">
        <w:rPr>
          <w:rFonts w:cs="Times New Roman"/>
          <w:color w:val="000000" w:themeColor="text1"/>
        </w:rPr>
        <w:t>(WE) (THE-238)</w:t>
      </w:r>
      <w:r w:rsidR="00526E1D" w:rsidRPr="00424939">
        <w:rPr>
          <w:rFonts w:cs="Times New Roman"/>
          <w:color w:val="000000" w:themeColor="text1"/>
        </w:rPr>
        <w:t>)</w:t>
      </w:r>
    </w:p>
    <w:p w14:paraId="2AA19FE9" w14:textId="77777777" w:rsidR="0035515B" w:rsidRPr="00424939" w:rsidRDefault="0035515B" w:rsidP="0035515B">
      <w:pPr>
        <w:spacing w:after="0"/>
        <w:rPr>
          <w:del w:id="15564" w:author="Summer 2023 updates" w:date="2024-07-31T13:42:00Z"/>
          <w:rFonts w:cs="Times New Roman"/>
          <w:b/>
          <w:color w:val="000000" w:themeColor="text1"/>
        </w:rPr>
      </w:pPr>
      <w:del w:id="15565" w:author="Summer 2023 updates" w:date="2024-07-31T13:42:00Z">
        <w:r w:rsidRPr="00424939">
          <w:rPr>
            <w:rFonts w:cs="Times New Roman"/>
            <w:b/>
            <w:color w:val="000000" w:themeColor="text1"/>
          </w:rPr>
          <w:delText xml:space="preserve">THE-230 Technical Production II </w:delText>
        </w:r>
      </w:del>
    </w:p>
    <w:p w14:paraId="1580847D" w14:textId="77777777" w:rsidR="0035515B" w:rsidRPr="00424939" w:rsidRDefault="0035515B" w:rsidP="0035515B">
      <w:pPr>
        <w:rPr>
          <w:del w:id="15566" w:author="Summer 2023 updates" w:date="2024-07-31T13:42:00Z"/>
          <w:rFonts w:cs="Times New Roman"/>
          <w:color w:val="000000" w:themeColor="text1"/>
        </w:rPr>
      </w:pPr>
      <w:del w:id="15567" w:author="Summer 2023 updates" w:date="2024-07-31T13:42:00Z">
        <w:r w:rsidRPr="00424939">
          <w:rPr>
            <w:rFonts w:cs="Times New Roman"/>
            <w:color w:val="000000" w:themeColor="text1"/>
          </w:rPr>
          <w:delText xml:space="preserve">A full-term study of the techniques and practical applications in a specific area of technical theatre. Possible course topics include stage management, drafting, sketching and rendering, scene painting, millinery, costume crafts, or fabric design. </w:delText>
        </w:r>
        <w:r w:rsidRPr="00424939">
          <w:rPr>
            <w:rFonts w:cs="Times New Roman"/>
            <w:color w:val="000000" w:themeColor="text1"/>
            <w:u w:val="single"/>
          </w:rPr>
          <w:delText>Prerequisite</w:delText>
        </w:r>
        <w:r w:rsidRPr="00424939">
          <w:rPr>
            <w:rFonts w:cs="Times New Roman"/>
            <w:color w:val="000000" w:themeColor="text1"/>
          </w:rPr>
          <w:delText xml:space="preserve">: Technical Production I (THE-130) or consent of instructor. (Offered by arrangement) </w:delText>
        </w:r>
      </w:del>
    </w:p>
    <w:p w14:paraId="1C198C30"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THE-232 Computer Aided Drafting and Design (C.A.D.D.) </w:t>
      </w:r>
    </w:p>
    <w:p w14:paraId="1B23CF4D" w14:textId="77777777" w:rsidR="0035515B" w:rsidRPr="00424939" w:rsidRDefault="0035515B" w:rsidP="00FC25ED">
      <w:pPr>
        <w:rPr>
          <w:rPrChange w:id="15568" w:author="Summer 2023 updates" w:date="2024-07-31T13:42:00Z">
            <w:rPr>
              <w:color w:val="000000" w:themeColor="text1"/>
            </w:rPr>
          </w:rPrChange>
        </w:rPr>
      </w:pPr>
      <w:r w:rsidRPr="00424939">
        <w:rPr>
          <w:rPrChange w:id="15569" w:author="Summer 2023 updates" w:date="2024-07-31T13:42:00Z">
            <w:rPr>
              <w:color w:val="000000" w:themeColor="text1"/>
            </w:rPr>
          </w:rPrChange>
        </w:rPr>
        <w:t xml:space="preserve">An introduction to the use of the computer as a drafting and design tool. Using theatre-related examples and projects, students create two- and three-dimensional drawings. Further work involves 3-D modeling and creating perspective images of virtual stage settings. Class includes lecture/demonstration and laboratory. Additional time outside of class is necessary to complete projects. (Offered Spring Term, alternate years) </w:t>
      </w:r>
    </w:p>
    <w:p w14:paraId="30560C9B" w14:textId="259E9315"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238</w:t>
      </w:r>
      <w:r w:rsidRPr="00424939">
        <w:rPr>
          <w:rFonts w:cs="Times New Roman"/>
          <w:b/>
          <w:color w:val="000000" w:themeColor="text1"/>
        </w:rPr>
        <w:t xml:space="preserve">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Theatre and Drama II </w:t>
      </w:r>
      <w:r w:rsidR="001A1866" w:rsidRPr="00424939">
        <w:rPr>
          <w:rFonts w:cs="Times New Roman"/>
          <w:b/>
          <w:color w:val="000000" w:themeColor="text1"/>
        </w:rPr>
        <w:t>(WE)</w:t>
      </w:r>
    </w:p>
    <w:p w14:paraId="702E5D57" w14:textId="7E6CCC88" w:rsidR="005475A9" w:rsidRPr="00424939" w:rsidRDefault="005475A9" w:rsidP="00FC25ED">
      <w:pPr>
        <w:rPr>
          <w:rPrChange w:id="15570" w:author="Summer 2023 updates" w:date="2024-07-31T13:42:00Z">
            <w:rPr>
              <w:color w:val="000000" w:themeColor="text1"/>
            </w:rPr>
          </w:rPrChange>
        </w:rPr>
      </w:pPr>
      <w:r w:rsidRPr="00424939">
        <w:rPr>
          <w:rPrChange w:id="15571" w:author="Summer 2023 updates" w:date="2024-07-31T13:42:00Z">
            <w:rPr>
              <w:color w:val="000000" w:themeColor="text1"/>
            </w:rPr>
          </w:rPrChange>
        </w:rPr>
        <w:t xml:space="preserve">A writing intensive course that provides students with an overview of World Theatre and Drama, focusing primarily on cultures and periods wherein new forms of technology, from the camera to the computer, have become determining factors in systems of communication. The course provides a practical investigation of current critical discourses that examine dramatic literature from around the world. (Offered Fall Term in rotation with </w:t>
      </w:r>
      <w:r w:rsidR="00526E1D" w:rsidRPr="00424939">
        <w:rPr>
          <w:rPrChange w:id="15572" w:author="Summer 2023 updates" w:date="2024-07-31T13:42:00Z">
            <w:rPr>
              <w:color w:val="000000" w:themeColor="text1"/>
            </w:rPr>
          </w:rPrChange>
        </w:rPr>
        <w:t>History</w:t>
      </w:r>
      <w:r w:rsidR="00B8454E" w:rsidRPr="00424939">
        <w:rPr>
          <w:rPrChange w:id="15573" w:author="Summer 2023 updates" w:date="2024-07-31T13:42:00Z">
            <w:rPr>
              <w:color w:val="000000" w:themeColor="text1"/>
            </w:rPr>
          </w:rPrChange>
        </w:rPr>
        <w:fldChar w:fldCharType="begin"/>
      </w:r>
      <w:r w:rsidR="00B8454E" w:rsidRPr="00424939">
        <w:rPr>
          <w:rPrChange w:id="15574" w:author="Summer 2023 updates" w:date="2024-07-31T13:42:00Z">
            <w:rPr>
              <w:color w:val="000000" w:themeColor="text1"/>
            </w:rPr>
          </w:rPrChange>
        </w:rPr>
        <w:instrText xml:space="preserve"> XE "History" </w:instrText>
      </w:r>
      <w:r w:rsidR="00B8454E" w:rsidRPr="00424939">
        <w:rPr>
          <w:rPrChange w:id="15575" w:author="Summer 2023 updates" w:date="2024-07-31T13:42:00Z">
            <w:rPr>
              <w:color w:val="000000" w:themeColor="text1"/>
            </w:rPr>
          </w:rPrChange>
        </w:rPr>
        <w:fldChar w:fldCharType="end"/>
      </w:r>
      <w:r w:rsidR="00526E1D" w:rsidRPr="00424939">
        <w:rPr>
          <w:rPrChange w:id="15576" w:author="Summer 2023 updates" w:date="2024-07-31T13:42:00Z">
            <w:rPr>
              <w:color w:val="000000" w:themeColor="text1"/>
            </w:rPr>
          </w:rPrChange>
        </w:rPr>
        <w:t xml:space="preserve"> of Theatre and Drama I </w:t>
      </w:r>
      <w:r w:rsidR="00C62E96">
        <w:rPr>
          <w:rPrChange w:id="15577" w:author="Summer 2023 updates" w:date="2024-07-31T13:42:00Z">
            <w:rPr>
              <w:color w:val="000000" w:themeColor="text1"/>
            </w:rPr>
          </w:rPrChange>
        </w:rPr>
        <w:t>(WE) (THE-228)</w:t>
      </w:r>
      <w:r w:rsidR="00526E1D" w:rsidRPr="00424939">
        <w:rPr>
          <w:rPrChange w:id="15578" w:author="Summer 2023 updates" w:date="2024-07-31T13:42:00Z">
            <w:rPr>
              <w:color w:val="000000" w:themeColor="text1"/>
            </w:rPr>
          </w:rPrChange>
        </w:rPr>
        <w:t>)</w:t>
      </w:r>
    </w:p>
    <w:p w14:paraId="475CDB45" w14:textId="77777777" w:rsidR="0035515B" w:rsidRPr="00424939" w:rsidRDefault="0035515B" w:rsidP="000556E7">
      <w:pPr>
        <w:keepNext/>
        <w:spacing w:after="0"/>
        <w:rPr>
          <w:rFonts w:cs="Times New Roman"/>
          <w:b/>
          <w:color w:val="000000" w:themeColor="text1"/>
        </w:rPr>
      </w:pPr>
      <w:r w:rsidRPr="00424939">
        <w:rPr>
          <w:rFonts w:cs="Times New Roman"/>
          <w:b/>
          <w:color w:val="000000" w:themeColor="text1"/>
        </w:rPr>
        <w:t xml:space="preserve">THE-242 Scene Design </w:t>
      </w:r>
    </w:p>
    <w:p w14:paraId="5054B617" w14:textId="7496296F" w:rsidR="0035515B" w:rsidRPr="00424939" w:rsidRDefault="0035515B" w:rsidP="00FC25ED">
      <w:pPr>
        <w:rPr>
          <w:rPrChange w:id="15579" w:author="Summer 2023 updates" w:date="2024-07-31T13:42:00Z">
            <w:rPr>
              <w:color w:val="000000" w:themeColor="text1"/>
            </w:rPr>
          </w:rPrChange>
        </w:rPr>
      </w:pPr>
      <w:r w:rsidRPr="00424939">
        <w:rPr>
          <w:rPrChange w:id="15580" w:author="Summer 2023 updates" w:date="2024-07-31T13:42:00Z">
            <w:rPr>
              <w:color w:val="000000" w:themeColor="text1"/>
            </w:rPr>
          </w:rPrChange>
        </w:rPr>
        <w:t xml:space="preserve">A study of the aesthetic, historical, and technical aspects of stage design. Projects emphasize research, drawing, drafting, problem solving, model building, and rendering. Class includes lecture/demonstration and practical application. Additional time outside of class is necessary to complete projects. </w:t>
      </w:r>
      <w:r w:rsidRPr="00424939">
        <w:rPr>
          <w:u w:val="single"/>
          <w:rPrChange w:id="15581" w:author="Summer 2023 updates" w:date="2024-07-31T13:42:00Z">
            <w:rPr>
              <w:color w:val="000000" w:themeColor="text1"/>
              <w:u w:val="single"/>
            </w:rPr>
          </w:rPrChange>
        </w:rPr>
        <w:t>Prerequisites</w:t>
      </w:r>
      <w:r w:rsidRPr="00424939">
        <w:rPr>
          <w:rPrChange w:id="15582" w:author="Summer 2023 updates" w:date="2024-07-31T13:42:00Z">
            <w:rPr>
              <w:color w:val="000000" w:themeColor="text1"/>
            </w:rPr>
          </w:rPrChange>
        </w:rPr>
        <w:t xml:space="preserve">: </w:t>
      </w:r>
      <w:r w:rsidR="00FF3950" w:rsidRPr="00424939">
        <w:rPr>
          <w:rPrChange w:id="15583" w:author="Summer 2023 updates" w:date="2024-07-31T13:42:00Z">
            <w:rPr>
              <w:color w:val="000000" w:themeColor="text1"/>
            </w:rPr>
          </w:rPrChange>
        </w:rPr>
        <w:t xml:space="preserve">Technical Production I (THE-130) and </w:t>
      </w:r>
      <w:r w:rsidRPr="00424939">
        <w:rPr>
          <w:rPrChange w:id="15584" w:author="Summer 2023 updates" w:date="2024-07-31T13:42:00Z">
            <w:rPr>
              <w:color w:val="000000" w:themeColor="text1"/>
            </w:rPr>
          </w:rPrChange>
        </w:rPr>
        <w:t xml:space="preserve">Design for the Stage (THE-140) or consent of instructor. </w:t>
      </w:r>
    </w:p>
    <w:p w14:paraId="0D219752" w14:textId="1920F185"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THE-250 Acting II </w:t>
      </w:r>
    </w:p>
    <w:p w14:paraId="5CB6D1F8" w14:textId="77777777" w:rsidR="0035515B" w:rsidRPr="00424939" w:rsidRDefault="0035515B" w:rsidP="0035515B">
      <w:pPr>
        <w:rPr>
          <w:rFonts w:cs="Times New Roman"/>
          <w:color w:val="000000" w:themeColor="text1"/>
        </w:rPr>
      </w:pPr>
      <w:r w:rsidRPr="00424939">
        <w:rPr>
          <w:rFonts w:cs="Times New Roman"/>
          <w:color w:val="000000" w:themeColor="text1"/>
        </w:rPr>
        <w:t xml:space="preserve">A performance-based studio course designed to expand upon the work begun in Acting I by assisting students in the development of intermediate-level acting skills. Scenes and monologues progress beyond realism with an introduction to a number of other styles. Significant emphasis is placed on character development and on detailed analysis of dramatic action. Additional rehearsal time outside of class is required. </w:t>
      </w:r>
      <w:r w:rsidRPr="00424939">
        <w:rPr>
          <w:rFonts w:cs="Times New Roman"/>
          <w:color w:val="000000" w:themeColor="text1"/>
          <w:u w:val="single"/>
        </w:rPr>
        <w:t>Prerequisite</w:t>
      </w:r>
      <w:r w:rsidRPr="00424939">
        <w:rPr>
          <w:rFonts w:cs="Times New Roman"/>
          <w:color w:val="000000" w:themeColor="text1"/>
        </w:rPr>
        <w:t xml:space="preserve">: Acting I (THE-150). (Offered Spring Term) </w:t>
      </w:r>
    </w:p>
    <w:p w14:paraId="3544412E" w14:textId="0BDFD399" w:rsidR="00AB1AF0" w:rsidRPr="00424939" w:rsidRDefault="00AB1AF0" w:rsidP="00AB1AF0">
      <w:pPr>
        <w:spacing w:after="0"/>
        <w:rPr>
          <w:rFonts w:cs="Times New Roman"/>
          <w:b/>
          <w:color w:val="000000" w:themeColor="text1"/>
        </w:rPr>
      </w:pPr>
      <w:bookmarkStart w:id="15585" w:name="THE255"/>
      <w:r w:rsidRPr="00424939">
        <w:rPr>
          <w:rFonts w:cs="Times New Roman"/>
          <w:b/>
          <w:color w:val="000000" w:themeColor="text1"/>
        </w:rPr>
        <w:t>THE-255</w:t>
      </w:r>
      <w:bookmarkEnd w:id="15585"/>
      <w:r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1 </w:t>
      </w:r>
    </w:p>
    <w:p w14:paraId="1685496C" w14:textId="0E45734F" w:rsidR="00AB1AF0" w:rsidRPr="00424939" w:rsidRDefault="00AB1AF0" w:rsidP="00AB1AF0">
      <w:pPr>
        <w:rPr>
          <w:rFonts w:cs="Times New Roman"/>
          <w:color w:val="000000" w:themeColor="text1"/>
        </w:rPr>
      </w:pPr>
      <w:r w:rsidRPr="00424939">
        <w:rPr>
          <w:rFonts w:cs="Times New Roman"/>
          <w:color w:val="000000" w:themeColor="text1"/>
        </w:rPr>
        <w:t>See also Creative Writing</w:t>
      </w:r>
      <w:r w:rsidR="009F4511" w:rsidRPr="00424939">
        <w:rPr>
          <w:rFonts w:cs="Times New Roman"/>
          <w:color w:val="000000" w:themeColor="text1"/>
        </w:rPr>
        <w:fldChar w:fldCharType="begin"/>
      </w:r>
      <w:r w:rsidR="009F4511" w:rsidRPr="00424939">
        <w:rPr>
          <w:color w:val="000000" w:themeColor="text1"/>
        </w:rPr>
        <w:instrText xml:space="preserve"> XE "Creative Writing" </w:instrText>
      </w:r>
      <w:r w:rsidR="009F4511" w:rsidRPr="00424939">
        <w:rPr>
          <w:rFonts w:cs="Times New Roman"/>
          <w:color w:val="000000" w:themeColor="text1"/>
        </w:rPr>
        <w:fldChar w:fldCharType="end"/>
      </w:r>
      <w:r w:rsidRPr="00424939">
        <w:rPr>
          <w:rFonts w:cs="Times New Roman"/>
          <w:color w:val="000000" w:themeColor="text1"/>
        </w:rPr>
        <w:t xml:space="preserve"> (CRW-255), </w:t>
      </w:r>
      <w:r w:rsidR="004B0E68" w:rsidRPr="00424939">
        <w:rPr>
          <w:rFonts w:cs="Times New Roman"/>
          <w:color w:val="000000" w:themeColor="text1"/>
        </w:rPr>
        <w:t xml:space="preserve">p. </w:t>
      </w:r>
      <w:r w:rsidR="004B0E68">
        <w:rPr>
          <w:rFonts w:cs="Times New Roman"/>
          <w:color w:val="000000" w:themeColor="text1"/>
        </w:rPr>
        <w:fldChar w:fldCharType="begin"/>
      </w:r>
      <w:r w:rsidR="004B0E68">
        <w:rPr>
          <w:rFonts w:cs="Times New Roman"/>
          <w:color w:val="000000" w:themeColor="text1"/>
        </w:rPr>
        <w:instrText xml:space="preserve"> PAGEREF  CRW255 \h </w:instrText>
      </w:r>
      <w:r w:rsidR="004B0E68">
        <w:rPr>
          <w:rFonts w:cs="Times New Roman"/>
          <w:color w:val="000000" w:themeColor="text1"/>
        </w:rPr>
      </w:r>
      <w:r w:rsidR="004B0E68">
        <w:rPr>
          <w:rFonts w:cs="Times New Roman"/>
          <w:color w:val="000000" w:themeColor="text1"/>
        </w:rPr>
        <w:fldChar w:fldCharType="separate"/>
      </w:r>
      <w:r w:rsidR="00A74DA0">
        <w:rPr>
          <w:rFonts w:cs="Times New Roman"/>
          <w:noProof/>
          <w:color w:val="000000" w:themeColor="text1"/>
        </w:rPr>
        <w:t>112</w:t>
      </w:r>
      <w:r w:rsidR="004B0E68">
        <w:rPr>
          <w:rFonts w:cs="Times New Roman"/>
          <w:color w:val="000000" w:themeColor="text1"/>
        </w:rPr>
        <w:fldChar w:fldCharType="end"/>
      </w:r>
    </w:p>
    <w:p w14:paraId="125E6132" w14:textId="77777777" w:rsidR="00AB1AF0" w:rsidRPr="00424939" w:rsidRDefault="00AB1AF0" w:rsidP="00AB1AF0">
      <w:pPr>
        <w:rPr>
          <w:rFonts w:cs="Times New Roman"/>
          <w:color w:val="000000" w:themeColor="text1"/>
        </w:rPr>
      </w:pPr>
      <w:r w:rsidRPr="00424939">
        <w:rPr>
          <w:rFonts w:cs="Times New Roman"/>
          <w:color w:val="000000" w:themeColor="text1"/>
        </w:rPr>
        <w:t xml:space="preserve">Explores the basics of playwriting through the study of dramatic structure, creative exercises, and reading and analysis of existing play scripts, with emphasis on the one-act play. Students complete a one-act play script of their own creation. </w:t>
      </w:r>
    </w:p>
    <w:p w14:paraId="49C36E0A" w14:textId="77777777" w:rsidR="00AB1AF0" w:rsidRPr="00424939" w:rsidRDefault="00AB1AF0" w:rsidP="00AB1AF0">
      <w:pPr>
        <w:spacing w:after="0"/>
        <w:rPr>
          <w:rFonts w:cs="Times New Roman"/>
          <w:b/>
          <w:color w:val="000000" w:themeColor="text1"/>
        </w:rPr>
      </w:pPr>
      <w:r w:rsidRPr="00424939">
        <w:rPr>
          <w:rFonts w:cs="Times New Roman"/>
          <w:b/>
          <w:color w:val="000000" w:themeColor="text1"/>
        </w:rPr>
        <w:t xml:space="preserve">THE-260 Acting for the Camera </w:t>
      </w:r>
    </w:p>
    <w:p w14:paraId="69615C48" w14:textId="77777777" w:rsidR="00AB1AF0" w:rsidRPr="00424939" w:rsidRDefault="00AB1AF0" w:rsidP="00AB1AF0">
      <w:pPr>
        <w:rPr>
          <w:rFonts w:cs="Times New Roman"/>
          <w:color w:val="000000" w:themeColor="text1"/>
        </w:rPr>
      </w:pPr>
      <w:r w:rsidRPr="00424939">
        <w:rPr>
          <w:rFonts w:cs="Times New Roman"/>
          <w:color w:val="000000" w:themeColor="text1"/>
        </w:rPr>
        <w:t xml:space="preserve">Development of basic acting techniques essential for work in film and television. The course is designed to help students become comfortable in front of the camera by way of breaking down their physical and internal inhibitions. The instructor helps the student find the most effective personal resources for the creation of truthful characters, given the unique pressures of a film or television shoot. The course also focuses on audition techniques and culminates in the shooting of a scripted scene. Additional rehearsal time outside of class is required. </w:t>
      </w:r>
      <w:r w:rsidRPr="00424939">
        <w:rPr>
          <w:rFonts w:cs="Times New Roman"/>
          <w:color w:val="000000" w:themeColor="text1"/>
          <w:u w:val="single"/>
        </w:rPr>
        <w:t>Prerequisite</w:t>
      </w:r>
      <w:r w:rsidRPr="00424939">
        <w:rPr>
          <w:rFonts w:cs="Times New Roman"/>
          <w:color w:val="000000" w:themeColor="text1"/>
        </w:rPr>
        <w:t xml:space="preserve">: Acting I (THE-150). </w:t>
      </w:r>
    </w:p>
    <w:p w14:paraId="40468A1E" w14:textId="77777777" w:rsidR="00FC25ED" w:rsidRDefault="00FC25ED">
      <w:pPr>
        <w:spacing w:after="200" w:line="276" w:lineRule="auto"/>
        <w:rPr>
          <w:ins w:id="15586" w:author="Summer 2023 updates" w:date="2024-07-31T13:42:00Z"/>
          <w:rFonts w:cs="Times New Roman"/>
          <w:b/>
          <w:color w:val="000000" w:themeColor="text1"/>
        </w:rPr>
      </w:pPr>
      <w:bookmarkStart w:id="15587" w:name="THE270"/>
      <w:ins w:id="15588" w:author="Summer 2023 updates" w:date="2024-07-31T13:42:00Z">
        <w:r>
          <w:rPr>
            <w:rFonts w:cs="Times New Roman"/>
            <w:b/>
            <w:color w:val="000000" w:themeColor="text1"/>
          </w:rPr>
          <w:br w:type="page"/>
        </w:r>
      </w:ins>
    </w:p>
    <w:p w14:paraId="571E3083" w14:textId="2CA13A4E" w:rsidR="00AB1AF0" w:rsidRPr="00424939" w:rsidRDefault="00AB1AF0" w:rsidP="00AB1AF0">
      <w:pPr>
        <w:spacing w:after="0"/>
        <w:rPr>
          <w:rFonts w:cs="Times New Roman"/>
          <w:b/>
          <w:color w:val="000000" w:themeColor="text1"/>
        </w:rPr>
      </w:pPr>
      <w:r w:rsidRPr="00424939">
        <w:rPr>
          <w:rFonts w:cs="Times New Roman"/>
          <w:b/>
          <w:color w:val="000000" w:themeColor="text1"/>
        </w:rPr>
        <w:t>THE-270</w:t>
      </w:r>
      <w:bookmarkEnd w:id="15587"/>
      <w:r w:rsidRPr="00424939">
        <w:rPr>
          <w:rFonts w:cs="Times New Roman"/>
          <w:b/>
          <w:color w:val="000000" w:themeColor="text1"/>
        </w:rPr>
        <w:t xml:space="preserve"> Musical Theatre Acting </w:t>
      </w:r>
    </w:p>
    <w:p w14:paraId="3C38032F" w14:textId="5ED0FE0D" w:rsidR="00AB1AF0" w:rsidRPr="00424939" w:rsidRDefault="00AB1AF0" w:rsidP="00AB1AF0">
      <w:pPr>
        <w:autoSpaceDE w:val="0"/>
        <w:autoSpaceDN w:val="0"/>
        <w:adjustRightInd w:val="0"/>
        <w:spacing w:after="0"/>
        <w:rPr>
          <w:rFonts w:cs="Times New Roman"/>
          <w:color w:val="000000" w:themeColor="text1"/>
        </w:rPr>
      </w:pPr>
      <w:r w:rsidRPr="00424939">
        <w:rPr>
          <w:rFonts w:cs="Times New Roman"/>
          <w:color w:val="000000" w:themeColor="text1"/>
        </w:rPr>
        <w:t>See also Music</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Music</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(MU-270), p. </w:t>
      </w:r>
      <w:r w:rsidR="00DA5015" w:rsidRPr="00424939">
        <w:rPr>
          <w:rFonts w:cs="Times New Roman"/>
          <w:color w:val="000000" w:themeColor="text1"/>
        </w:rPr>
        <w:fldChar w:fldCharType="begin"/>
      </w:r>
      <w:r w:rsidR="00DA5015" w:rsidRPr="00424939">
        <w:rPr>
          <w:rFonts w:cs="Times New Roman"/>
          <w:color w:val="000000" w:themeColor="text1"/>
        </w:rPr>
        <w:instrText xml:space="preserve"> PAGEREF MU270 \h </w:instrText>
      </w:r>
      <w:r w:rsidR="00DA5015" w:rsidRPr="00424939">
        <w:rPr>
          <w:rFonts w:cs="Times New Roman"/>
          <w:color w:val="000000" w:themeColor="text1"/>
        </w:rPr>
      </w:r>
      <w:r w:rsidR="00DA5015" w:rsidRPr="00424939">
        <w:rPr>
          <w:rFonts w:cs="Times New Roman"/>
          <w:color w:val="000000" w:themeColor="text1"/>
        </w:rPr>
        <w:fldChar w:fldCharType="separate"/>
      </w:r>
      <w:r w:rsidR="00A74DA0">
        <w:rPr>
          <w:rFonts w:cs="Times New Roman"/>
          <w:noProof/>
          <w:color w:val="000000" w:themeColor="text1"/>
        </w:rPr>
        <w:t>172</w:t>
      </w:r>
      <w:r w:rsidR="00DA5015" w:rsidRPr="00424939">
        <w:rPr>
          <w:rFonts w:cs="Times New Roman"/>
          <w:color w:val="000000" w:themeColor="text1"/>
        </w:rPr>
        <w:fldChar w:fldCharType="end"/>
      </w:r>
    </w:p>
    <w:p w14:paraId="20CF748C" w14:textId="4BDEE3A3" w:rsidR="005475A9" w:rsidRPr="00424939" w:rsidRDefault="00AB1AF0" w:rsidP="00AB1AF0">
      <w:pPr>
        <w:rPr>
          <w:rFonts w:cs="Times New Roman"/>
          <w:color w:val="000000" w:themeColor="text1"/>
        </w:rPr>
      </w:pPr>
      <w:r w:rsidRPr="00424939">
        <w:rPr>
          <w:rFonts w:cs="Times New Roman"/>
          <w:color w:val="000000" w:themeColor="text1"/>
        </w:rPr>
        <w:t>A performance-based studio course focusing on the development of basic skills necessary for musical theatre performance. Students become familiar with the specialized requirements necessary for the merging of singing with dramatic action. Periodic performance projects (solos, duets, and ensemble numbers—some including dialogue) are supplemented by student research projects. The course is also designed to introduce students to a wide-ranging repertoire of available audition material. Additional rehearsal time outside of class is required</w:t>
      </w:r>
      <w:r w:rsidR="005475A9" w:rsidRPr="00424939">
        <w:rPr>
          <w:rFonts w:cs="Times New Roman"/>
          <w:color w:val="000000" w:themeColor="text1"/>
        </w:rPr>
        <w:t xml:space="preserve">. </w:t>
      </w:r>
    </w:p>
    <w:p w14:paraId="344927E9"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THE-280 Costume Design </w:t>
      </w:r>
    </w:p>
    <w:p w14:paraId="758CD6E7" w14:textId="77777777" w:rsidR="00A76490" w:rsidRPr="00424939" w:rsidRDefault="00A76490" w:rsidP="00FC25ED">
      <w:pPr>
        <w:rPr>
          <w:rPrChange w:id="15589" w:author="Summer 2023 updates" w:date="2024-07-31T13:42:00Z">
            <w:rPr>
              <w:color w:val="000000" w:themeColor="text1"/>
            </w:rPr>
          </w:rPrChange>
        </w:rPr>
      </w:pPr>
      <w:r w:rsidRPr="00424939">
        <w:rPr>
          <w:rPrChange w:id="15590" w:author="Summer 2023 updates" w:date="2024-07-31T13:42:00Z">
            <w:rPr>
              <w:color w:val="000000" w:themeColor="text1"/>
            </w:rPr>
          </w:rPrChange>
        </w:rPr>
        <w:t xml:space="preserve">A study of the aesthetic, historical, and technical aspects of costume design. Projects emphasize research, character analysis, figure drawing, textile selection, and rendering. Class includes lecture-demonstration and practical application. Additional time outside of class is necessary to complete projects. </w:t>
      </w:r>
      <w:r w:rsidRPr="00424939">
        <w:rPr>
          <w:u w:val="single"/>
          <w:rPrChange w:id="15591" w:author="Summer 2023 updates" w:date="2024-07-31T13:42:00Z">
            <w:rPr>
              <w:color w:val="000000" w:themeColor="text1"/>
              <w:u w:val="single"/>
            </w:rPr>
          </w:rPrChange>
        </w:rPr>
        <w:t>Prerequisites</w:t>
      </w:r>
      <w:r w:rsidRPr="00424939">
        <w:rPr>
          <w:rPrChange w:id="15592" w:author="Summer 2023 updates" w:date="2024-07-31T13:42:00Z">
            <w:rPr>
              <w:color w:val="000000" w:themeColor="text1"/>
            </w:rPr>
          </w:rPrChange>
        </w:rPr>
        <w:t xml:space="preserve">: Technical Production I (THE-130) and Design for the Stage (THE-140) or consent of instructor. </w:t>
      </w:r>
    </w:p>
    <w:p w14:paraId="51B6E61E" w14:textId="17AC90C0" w:rsidR="005475A9" w:rsidRPr="00424939" w:rsidRDefault="005475A9" w:rsidP="00DB5E9E">
      <w:pPr>
        <w:spacing w:after="0"/>
        <w:rPr>
          <w:rFonts w:cs="Times New Roman"/>
          <w:b/>
          <w:color w:val="000000" w:themeColor="text1"/>
        </w:rPr>
      </w:pPr>
      <w:r w:rsidRPr="00424939">
        <w:rPr>
          <w:rFonts w:cs="Times New Roman"/>
          <w:b/>
          <w:color w:val="000000" w:themeColor="text1"/>
        </w:rPr>
        <w:t>THE-288 History</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History</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of Dress </w:t>
      </w:r>
      <w:r w:rsidR="00615A78">
        <w:rPr>
          <w:rFonts w:cs="Times New Roman"/>
          <w:b/>
          <w:color w:val="000000" w:themeColor="text1"/>
        </w:rPr>
        <w:t>(WE)</w:t>
      </w:r>
    </w:p>
    <w:p w14:paraId="70A6DCC5" w14:textId="008FC57C" w:rsidR="005475A9" w:rsidRPr="00424939" w:rsidRDefault="005475A9" w:rsidP="00E52583">
      <w:pPr>
        <w:rPr>
          <w:rFonts w:cs="Times New Roman"/>
          <w:color w:val="000000" w:themeColor="text1"/>
        </w:rPr>
      </w:pPr>
      <w:r w:rsidRPr="00424939">
        <w:rPr>
          <w:rFonts w:cs="Times New Roman"/>
          <w:color w:val="000000" w:themeColor="text1"/>
        </w:rPr>
        <w:t xml:space="preserve">Traces the history of dress from ancient to modern times, with a special emphasis on dress as it relates to gender roles, social issues, cultural practices and beliefs, politics, and economic patterns within an historical context. </w:t>
      </w:r>
    </w:p>
    <w:p w14:paraId="0EA73CE3" w14:textId="75AD009D" w:rsidR="005475A9" w:rsidRPr="00424939" w:rsidRDefault="005475A9" w:rsidP="00DB5E9E">
      <w:pPr>
        <w:spacing w:after="0"/>
        <w:rPr>
          <w:rFonts w:cs="Times New Roman"/>
          <w:b/>
          <w:color w:val="000000" w:themeColor="text1"/>
        </w:rPr>
      </w:pPr>
      <w:r w:rsidRPr="00424939">
        <w:rPr>
          <w:rFonts w:cs="Times New Roman"/>
          <w:b/>
          <w:color w:val="000000" w:themeColor="text1"/>
        </w:rPr>
        <w:t>THE-290 Directing I</w:t>
      </w:r>
      <w:r w:rsidR="001A1866" w:rsidRPr="00424939">
        <w:rPr>
          <w:rFonts w:cs="Times New Roman"/>
          <w:b/>
          <w:color w:val="000000" w:themeColor="text1"/>
        </w:rPr>
        <w:t xml:space="preserve"> (WE)</w:t>
      </w:r>
    </w:p>
    <w:p w14:paraId="40D79A32" w14:textId="114A5BF9" w:rsidR="005475A9" w:rsidRPr="00424939" w:rsidRDefault="005475A9" w:rsidP="00FC25ED">
      <w:pPr>
        <w:rPr>
          <w:rPrChange w:id="15593" w:author="Summer 2023 updates" w:date="2024-07-31T13:42:00Z">
            <w:rPr>
              <w:color w:val="000000" w:themeColor="text1"/>
            </w:rPr>
          </w:rPrChange>
        </w:rPr>
      </w:pPr>
      <w:r w:rsidRPr="00424939">
        <w:rPr>
          <w:rPrChange w:id="15594" w:author="Summer 2023 updates" w:date="2024-07-31T13:42:00Z">
            <w:rPr>
              <w:color w:val="000000" w:themeColor="text1"/>
            </w:rPr>
          </w:rPrChange>
        </w:rPr>
        <w:t xml:space="preserve">Offers students an introduction to the fundamental tools of directing plays for the stage. Analysis of playtexts is undertaken to demonstrate how a director develops the vision of a play that serves as an interpretive guide throughout the production process. In-class exercises, improvisations, and staged “image” pieces focus on the acquisition of skills for communicating effectively with actors. Scene projects are rehearsed outside of class for in-class presentation, and comprehensive promptbooks are prepared in conjunction with each. Additional rehearsal time outside of class is required. </w:t>
      </w:r>
      <w:r w:rsidR="00B87BB2" w:rsidRPr="00424939">
        <w:rPr>
          <w:u w:val="single"/>
          <w:rPrChange w:id="15595" w:author="Summer 2023 updates" w:date="2024-07-31T13:42:00Z">
            <w:rPr>
              <w:color w:val="000000" w:themeColor="text1"/>
              <w:u w:val="single"/>
            </w:rPr>
          </w:rPrChange>
        </w:rPr>
        <w:t>Prerequisite</w:t>
      </w:r>
      <w:r w:rsidR="00897BA1" w:rsidRPr="00424939">
        <w:rPr>
          <w:rPrChange w:id="15596" w:author="Summer 2023 updates" w:date="2024-07-31T13:42:00Z">
            <w:rPr>
              <w:color w:val="000000" w:themeColor="text1"/>
            </w:rPr>
          </w:rPrChange>
        </w:rPr>
        <w:t>:</w:t>
      </w:r>
      <w:r w:rsidRPr="00424939">
        <w:rPr>
          <w:rPrChange w:id="15597" w:author="Summer 2023 updates" w:date="2024-07-31T13:42:00Z">
            <w:rPr>
              <w:color w:val="000000" w:themeColor="text1"/>
            </w:rPr>
          </w:rPrChange>
        </w:rPr>
        <w:t xml:space="preserve"> Acting I (THE-150). (Offered Spring Term) </w:t>
      </w:r>
    </w:p>
    <w:p w14:paraId="5F26AD24" w14:textId="77777777" w:rsidR="0035515B" w:rsidRPr="00424939" w:rsidRDefault="0035515B" w:rsidP="0035515B">
      <w:pPr>
        <w:spacing w:after="0"/>
        <w:rPr>
          <w:rFonts w:cs="Times New Roman"/>
          <w:b/>
          <w:color w:val="000000" w:themeColor="text1"/>
        </w:rPr>
      </w:pPr>
      <w:r w:rsidRPr="00424939">
        <w:rPr>
          <w:rFonts w:cs="Times New Roman"/>
          <w:b/>
          <w:color w:val="000000" w:themeColor="text1"/>
        </w:rPr>
        <w:t xml:space="preserve">THE-350 Advanced Acting: Shakespeare </w:t>
      </w:r>
    </w:p>
    <w:p w14:paraId="69CD2CE5" w14:textId="77777777" w:rsidR="0035515B" w:rsidRPr="00424939" w:rsidRDefault="0035515B" w:rsidP="00FC25ED">
      <w:pPr>
        <w:rPr>
          <w:rPrChange w:id="15598" w:author="Summer 2023 updates" w:date="2024-07-31T13:42:00Z">
            <w:rPr>
              <w:color w:val="000000" w:themeColor="text1"/>
            </w:rPr>
          </w:rPrChange>
        </w:rPr>
      </w:pPr>
      <w:r w:rsidRPr="00424939">
        <w:rPr>
          <w:rPrChange w:id="15599" w:author="Summer 2023 updates" w:date="2024-07-31T13:42:00Z">
            <w:rPr>
              <w:color w:val="000000" w:themeColor="text1"/>
            </w:rPr>
          </w:rPrChange>
        </w:rPr>
        <w:t xml:space="preserve">A performance-based studio course aimed at the development of advanced-level acting skills specifically related to performing the playtexts of William Shakespeare. An eclectic approach to this complex material is offered, with emphasis divided between its verbal, physical, and psychological demands. Students prepare and perform several scenes and monologues throughout the term. Exercises and improvisations related to characterization and written character analyses are also components of this course. Additional rehearsal time outside of class is required. </w:t>
      </w:r>
      <w:r w:rsidRPr="00424939">
        <w:rPr>
          <w:u w:val="single"/>
          <w:rPrChange w:id="15600" w:author="Summer 2023 updates" w:date="2024-07-31T13:42:00Z">
            <w:rPr>
              <w:color w:val="000000" w:themeColor="text1"/>
              <w:u w:val="single"/>
            </w:rPr>
          </w:rPrChange>
        </w:rPr>
        <w:t>Prerequisite</w:t>
      </w:r>
      <w:r w:rsidRPr="00424939">
        <w:rPr>
          <w:rPrChange w:id="15601" w:author="Summer 2023 updates" w:date="2024-07-31T13:42:00Z">
            <w:rPr>
              <w:color w:val="000000" w:themeColor="text1"/>
            </w:rPr>
          </w:rPrChange>
        </w:rPr>
        <w:t xml:space="preserve">: Acting I (THE-150). </w:t>
      </w:r>
    </w:p>
    <w:p w14:paraId="2A433FD1" w14:textId="7A237F21" w:rsidR="005475A9" w:rsidRPr="00424939" w:rsidRDefault="005475A9" w:rsidP="003273CE">
      <w:pPr>
        <w:keepNext/>
        <w:spacing w:after="0"/>
        <w:rPr>
          <w:rFonts w:cs="Times New Roman"/>
          <w:b/>
          <w:color w:val="000000" w:themeColor="text1"/>
        </w:rPr>
      </w:pPr>
      <w:bookmarkStart w:id="15602" w:name="THE355"/>
      <w:r w:rsidRPr="00424939">
        <w:rPr>
          <w:rFonts w:cs="Times New Roman"/>
          <w:b/>
          <w:color w:val="000000" w:themeColor="text1"/>
        </w:rPr>
        <w:t>THE-</w:t>
      </w:r>
      <w:r w:rsidR="00CA49C9" w:rsidRPr="00424939">
        <w:rPr>
          <w:rFonts w:cs="Times New Roman"/>
          <w:b/>
          <w:color w:val="000000" w:themeColor="text1"/>
        </w:rPr>
        <w:t>355</w:t>
      </w:r>
      <w:bookmarkEnd w:id="15602"/>
      <w:r w:rsidR="00CA49C9"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00CA49C9" w:rsidRPr="00424939">
        <w:rPr>
          <w:rFonts w:cs="Times New Roman"/>
          <w:b/>
          <w:color w:val="000000" w:themeColor="text1"/>
        </w:rPr>
        <w:t xml:space="preserve"> 2</w:t>
      </w:r>
    </w:p>
    <w:p w14:paraId="70F3EB9F" w14:textId="664777DB" w:rsidR="005475A9" w:rsidRPr="00424939" w:rsidRDefault="005475A9" w:rsidP="00FC25ED">
      <w:pPr>
        <w:rPr>
          <w:rPrChange w:id="15603" w:author="Summer 2023 updates" w:date="2024-07-31T13:42:00Z">
            <w:rPr>
              <w:color w:val="000000" w:themeColor="text1"/>
            </w:rPr>
          </w:rPrChange>
        </w:rPr>
        <w:pPrChange w:id="15604" w:author="Summer 2023 updates" w:date="2024-07-31T13:42:00Z">
          <w:pPr>
            <w:keepNext/>
          </w:pPr>
        </w:pPrChange>
      </w:pPr>
      <w:r w:rsidRPr="00424939">
        <w:rPr>
          <w:rPrChange w:id="15605" w:author="Summer 2023 updates" w:date="2024-07-31T13:42:00Z">
            <w:rPr>
              <w:color w:val="000000" w:themeColor="text1"/>
            </w:rPr>
          </w:rPrChange>
        </w:rPr>
        <w:t>See also Creative Writing</w:t>
      </w:r>
      <w:r w:rsidR="009F4511" w:rsidRPr="00424939">
        <w:rPr>
          <w:rPrChange w:id="15606" w:author="Summer 2023 updates" w:date="2024-07-31T13:42:00Z">
            <w:rPr>
              <w:color w:val="000000" w:themeColor="text1"/>
            </w:rPr>
          </w:rPrChange>
        </w:rPr>
        <w:fldChar w:fldCharType="begin"/>
      </w:r>
      <w:r w:rsidR="009F4511" w:rsidRPr="00424939">
        <w:rPr>
          <w:rPrChange w:id="15607" w:author="Summer 2023 updates" w:date="2024-07-31T13:42:00Z">
            <w:rPr>
              <w:color w:val="000000" w:themeColor="text1"/>
            </w:rPr>
          </w:rPrChange>
        </w:rPr>
        <w:instrText xml:space="preserve"> XE "Creative Writing" </w:instrText>
      </w:r>
      <w:r w:rsidR="009F4511" w:rsidRPr="00424939">
        <w:rPr>
          <w:rPrChange w:id="15608" w:author="Summer 2023 updates" w:date="2024-07-31T13:42:00Z">
            <w:rPr>
              <w:color w:val="000000" w:themeColor="text1"/>
            </w:rPr>
          </w:rPrChange>
        </w:rPr>
        <w:fldChar w:fldCharType="end"/>
      </w:r>
      <w:r w:rsidRPr="00424939">
        <w:rPr>
          <w:rPrChange w:id="15609" w:author="Summer 2023 updates" w:date="2024-07-31T13:42:00Z">
            <w:rPr>
              <w:color w:val="000000" w:themeColor="text1"/>
            </w:rPr>
          </w:rPrChange>
        </w:rPr>
        <w:t xml:space="preserve"> (CRW-</w:t>
      </w:r>
      <w:r w:rsidR="00CA49C9" w:rsidRPr="00424939">
        <w:rPr>
          <w:rPrChange w:id="15610" w:author="Summer 2023 updates" w:date="2024-07-31T13:42:00Z">
            <w:rPr>
              <w:color w:val="000000" w:themeColor="text1"/>
            </w:rPr>
          </w:rPrChange>
        </w:rPr>
        <w:t>355</w:t>
      </w:r>
      <w:r w:rsidRPr="00424939">
        <w:rPr>
          <w:rPrChange w:id="15611" w:author="Summer 2023 updates" w:date="2024-07-31T13:42:00Z">
            <w:rPr>
              <w:color w:val="000000" w:themeColor="text1"/>
            </w:rPr>
          </w:rPrChange>
        </w:rPr>
        <w:t xml:space="preserve">), </w:t>
      </w:r>
      <w:r w:rsidR="004B0E68" w:rsidRPr="00424939">
        <w:rPr>
          <w:rPrChange w:id="15612" w:author="Summer 2023 updates" w:date="2024-07-31T13:42:00Z">
            <w:rPr>
              <w:color w:val="000000" w:themeColor="text1"/>
            </w:rPr>
          </w:rPrChange>
        </w:rPr>
        <w:t xml:space="preserve">p. </w:t>
      </w:r>
      <w:r w:rsidR="004B0E68">
        <w:rPr>
          <w:rPrChange w:id="15613" w:author="Summer 2023 updates" w:date="2024-07-31T13:42:00Z">
            <w:rPr>
              <w:color w:val="000000" w:themeColor="text1"/>
            </w:rPr>
          </w:rPrChange>
        </w:rPr>
        <w:fldChar w:fldCharType="begin"/>
      </w:r>
      <w:r w:rsidR="004B0E68">
        <w:rPr>
          <w:rPrChange w:id="15614" w:author="Summer 2023 updates" w:date="2024-07-31T13:42:00Z">
            <w:rPr>
              <w:color w:val="000000" w:themeColor="text1"/>
            </w:rPr>
          </w:rPrChange>
        </w:rPr>
        <w:instrText xml:space="preserve"> PAGEREF  CRW355 \h </w:instrText>
      </w:r>
      <w:r w:rsidR="004B0E68">
        <w:rPr>
          <w:rPrChange w:id="15615" w:author="Summer 2023 updates" w:date="2024-07-31T13:42:00Z">
            <w:rPr>
              <w:color w:val="000000" w:themeColor="text1"/>
            </w:rPr>
          </w:rPrChange>
        </w:rPr>
      </w:r>
      <w:r w:rsidR="004B0E68">
        <w:rPr>
          <w:rPrChange w:id="15616" w:author="Summer 2023 updates" w:date="2024-07-31T13:42:00Z">
            <w:rPr>
              <w:color w:val="000000" w:themeColor="text1"/>
            </w:rPr>
          </w:rPrChange>
        </w:rPr>
        <w:fldChar w:fldCharType="separate"/>
      </w:r>
      <w:r w:rsidR="00A74DA0">
        <w:rPr>
          <w:noProof/>
        </w:rPr>
        <w:t>113</w:t>
      </w:r>
      <w:r w:rsidR="004B0E68">
        <w:rPr>
          <w:rPrChange w:id="15617" w:author="Summer 2023 updates" w:date="2024-07-31T13:42:00Z">
            <w:rPr>
              <w:color w:val="000000" w:themeColor="text1"/>
            </w:rPr>
          </w:rPrChange>
        </w:rPr>
        <w:fldChar w:fldCharType="end"/>
      </w:r>
    </w:p>
    <w:p w14:paraId="58A32387" w14:textId="10ACD0A3" w:rsidR="005475A9" w:rsidRPr="00424939" w:rsidRDefault="005475A9" w:rsidP="00FC25ED">
      <w:pPr>
        <w:rPr>
          <w:rPrChange w:id="15618" w:author="Summer 2023 updates" w:date="2024-07-31T13:42:00Z">
            <w:rPr>
              <w:color w:val="000000" w:themeColor="text1"/>
            </w:rPr>
          </w:rPrChange>
        </w:rPr>
      </w:pPr>
      <w:r w:rsidRPr="00424939">
        <w:rPr>
          <w:rPrChange w:id="15619" w:author="Summer 2023 updates" w:date="2024-07-31T13:42:00Z">
            <w:rPr>
              <w:color w:val="000000" w:themeColor="text1"/>
            </w:rPr>
          </w:rPrChange>
        </w:rPr>
        <w:t xml:space="preserve">Focuses on the analysis and creation of play scripts of two acts or more. Emphasis is placed on the writing and marketing of the student’s own creative work, culminating in the completion and public reading of a full-length script. </w:t>
      </w:r>
      <w:r w:rsidR="00B87BB2" w:rsidRPr="00424939">
        <w:rPr>
          <w:u w:val="single"/>
          <w:rPrChange w:id="15620" w:author="Summer 2023 updates" w:date="2024-07-31T13:42:00Z">
            <w:rPr>
              <w:color w:val="000000" w:themeColor="text1"/>
              <w:u w:val="single"/>
            </w:rPr>
          </w:rPrChange>
        </w:rPr>
        <w:t>Prerequisite</w:t>
      </w:r>
      <w:r w:rsidR="00897BA1" w:rsidRPr="00424939">
        <w:rPr>
          <w:rPrChange w:id="15621" w:author="Summer 2023 updates" w:date="2024-07-31T13:42:00Z">
            <w:rPr>
              <w:color w:val="000000" w:themeColor="text1"/>
            </w:rPr>
          </w:rPrChange>
        </w:rPr>
        <w:t>:</w:t>
      </w:r>
      <w:r w:rsidRPr="00424939">
        <w:rPr>
          <w:rPrChange w:id="15622" w:author="Summer 2023 updates" w:date="2024-07-31T13:42:00Z">
            <w:rPr>
              <w:color w:val="000000" w:themeColor="text1"/>
            </w:rPr>
          </w:rPrChange>
        </w:rPr>
        <w:t xml:space="preserve"> Playwriting </w:t>
      </w:r>
      <w:r w:rsidR="00E417E0" w:rsidRPr="00424939">
        <w:rPr>
          <w:rPrChange w:id="15623" w:author="Summer 2023 updates" w:date="2024-07-31T13:42:00Z">
            <w:rPr>
              <w:color w:val="000000" w:themeColor="text1"/>
            </w:rPr>
          </w:rPrChange>
        </w:rPr>
        <w:t>Workshop</w:t>
      </w:r>
      <w:r w:rsidR="009F4511" w:rsidRPr="00424939">
        <w:rPr>
          <w:rPrChange w:id="15624" w:author="Summer 2023 updates" w:date="2024-07-31T13:42:00Z">
            <w:rPr>
              <w:color w:val="000000" w:themeColor="text1"/>
            </w:rPr>
          </w:rPrChange>
        </w:rPr>
        <w:fldChar w:fldCharType="begin"/>
      </w:r>
      <w:r w:rsidR="009F4511" w:rsidRPr="00424939">
        <w:rPr>
          <w:rPrChange w:id="15625" w:author="Summer 2023 updates" w:date="2024-07-31T13:42:00Z">
            <w:rPr>
              <w:color w:val="000000" w:themeColor="text1"/>
            </w:rPr>
          </w:rPrChange>
        </w:rPr>
        <w:instrText xml:space="preserve"> XE "</w:instrText>
      </w:r>
      <w:r w:rsidR="009F4511" w:rsidRPr="00424939">
        <w:rPr>
          <w:b/>
          <w:rPrChange w:id="15626" w:author="Summer 2023 updates" w:date="2024-07-31T13:42:00Z">
            <w:rPr>
              <w:b/>
              <w:color w:val="000000" w:themeColor="text1"/>
            </w:rPr>
          </w:rPrChange>
        </w:rPr>
        <w:instrText>Workshop</w:instrText>
      </w:r>
      <w:r w:rsidR="009F4511" w:rsidRPr="00424939">
        <w:rPr>
          <w:rPrChange w:id="15627" w:author="Summer 2023 updates" w:date="2024-07-31T13:42:00Z">
            <w:rPr>
              <w:color w:val="000000" w:themeColor="text1"/>
            </w:rPr>
          </w:rPrChange>
        </w:rPr>
        <w:instrText xml:space="preserve">" </w:instrText>
      </w:r>
      <w:r w:rsidR="009F4511" w:rsidRPr="00424939">
        <w:rPr>
          <w:rPrChange w:id="15628" w:author="Summer 2023 updates" w:date="2024-07-31T13:42:00Z">
            <w:rPr>
              <w:color w:val="000000" w:themeColor="text1"/>
            </w:rPr>
          </w:rPrChange>
        </w:rPr>
        <w:fldChar w:fldCharType="end"/>
      </w:r>
      <w:r w:rsidR="00E417E0" w:rsidRPr="00424939">
        <w:rPr>
          <w:rPrChange w:id="15629" w:author="Summer 2023 updates" w:date="2024-07-31T13:42:00Z">
            <w:rPr>
              <w:color w:val="000000" w:themeColor="text1"/>
            </w:rPr>
          </w:rPrChange>
        </w:rPr>
        <w:t xml:space="preserve"> I </w:t>
      </w:r>
      <w:r w:rsidRPr="00424939">
        <w:rPr>
          <w:rPrChange w:id="15630" w:author="Summer 2023 updates" w:date="2024-07-31T13:42:00Z">
            <w:rPr>
              <w:color w:val="000000" w:themeColor="text1"/>
            </w:rPr>
          </w:rPrChange>
        </w:rPr>
        <w:t>(CRW/THE-</w:t>
      </w:r>
      <w:r w:rsidR="00FF3950" w:rsidRPr="00424939">
        <w:rPr>
          <w:rPrChange w:id="15631" w:author="Summer 2023 updates" w:date="2024-07-31T13:42:00Z">
            <w:rPr>
              <w:color w:val="000000" w:themeColor="text1"/>
            </w:rPr>
          </w:rPrChange>
        </w:rPr>
        <w:t>255</w:t>
      </w:r>
      <w:r w:rsidRPr="00424939">
        <w:rPr>
          <w:rPrChange w:id="15632" w:author="Summer 2023 updates" w:date="2024-07-31T13:42:00Z">
            <w:rPr>
              <w:color w:val="000000" w:themeColor="text1"/>
            </w:rPr>
          </w:rPrChange>
        </w:rPr>
        <w:t>).</w:t>
      </w:r>
    </w:p>
    <w:p w14:paraId="7F2D78B5" w14:textId="05DBCED6" w:rsidR="00FF3950" w:rsidRPr="00424939" w:rsidRDefault="00FF3950" w:rsidP="00FF3950">
      <w:pPr>
        <w:spacing w:after="0"/>
        <w:rPr>
          <w:rFonts w:cs="Times New Roman"/>
          <w:b/>
          <w:color w:val="000000" w:themeColor="text1"/>
        </w:rPr>
      </w:pPr>
      <w:r w:rsidRPr="00424939">
        <w:rPr>
          <w:rFonts w:cs="Times New Roman"/>
          <w:b/>
          <w:color w:val="000000" w:themeColor="text1"/>
        </w:rPr>
        <w:t xml:space="preserve">THE-390 Directing II </w:t>
      </w:r>
      <w:r w:rsidR="001A1866" w:rsidRPr="00424939">
        <w:rPr>
          <w:rFonts w:cs="Times New Roman"/>
          <w:b/>
          <w:color w:val="000000" w:themeColor="text1"/>
        </w:rPr>
        <w:t>(WE)</w:t>
      </w:r>
    </w:p>
    <w:p w14:paraId="0E7CAD2B" w14:textId="2EEF8028" w:rsidR="00FF3950" w:rsidRPr="00424939" w:rsidRDefault="00FF3950" w:rsidP="00F64AB7">
      <w:pPr>
        <w:rPr>
          <w:rPrChange w:id="15633" w:author="Summer 2023 updates" w:date="2024-07-31T13:42:00Z">
            <w:rPr>
              <w:color w:val="000000" w:themeColor="text1"/>
            </w:rPr>
          </w:rPrChange>
        </w:rPr>
      </w:pPr>
      <w:r w:rsidRPr="00424939">
        <w:rPr>
          <w:rPrChange w:id="15634" w:author="Summer 2023 updates" w:date="2024-07-31T13:42:00Z">
            <w:rPr>
              <w:color w:val="000000" w:themeColor="text1"/>
            </w:rPr>
          </w:rPrChange>
        </w:rPr>
        <w:t>An intermediate-level course or independent study expanding upon the work begun in Directing I by developing more complex analytical tools and deepening the work of conceptualization for production. Assigned readings guide the directing student to knowledge and understanding of a wide variety of 20</w:t>
      </w:r>
      <w:r w:rsidRPr="00424939">
        <w:rPr>
          <w:vertAlign w:val="superscript"/>
          <w:rPrChange w:id="15635" w:author="Summer 2023 updates" w:date="2024-07-31T13:42:00Z">
            <w:rPr>
              <w:color w:val="000000" w:themeColor="text1"/>
              <w:vertAlign w:val="superscript"/>
            </w:rPr>
          </w:rPrChange>
        </w:rPr>
        <w:t>th</w:t>
      </w:r>
      <w:r w:rsidRPr="00424939">
        <w:rPr>
          <w:rPrChange w:id="15636" w:author="Summer 2023 updates" w:date="2024-07-31T13:42:00Z">
            <w:rPr>
              <w:color w:val="000000" w:themeColor="text1"/>
            </w:rPr>
          </w:rPrChange>
        </w:rPr>
        <w:t xml:space="preserve">-century and contemporary directing theories and methodologies. The course culminates in the analysis and preparation with actors of a short one-act play or an extended scene from a full-length play that allows the student director to work in a non-realist style. </w:t>
      </w:r>
      <w:r w:rsidRPr="00424939">
        <w:rPr>
          <w:u w:val="single"/>
          <w:rPrChange w:id="15637" w:author="Summer 2023 updates" w:date="2024-07-31T13:42:00Z">
            <w:rPr>
              <w:color w:val="000000" w:themeColor="text1"/>
              <w:u w:val="single"/>
            </w:rPr>
          </w:rPrChange>
        </w:rPr>
        <w:t>Prerequisite</w:t>
      </w:r>
      <w:r w:rsidRPr="00424939">
        <w:rPr>
          <w:rPrChange w:id="15638" w:author="Summer 2023 updates" w:date="2024-07-31T13:42:00Z">
            <w:rPr>
              <w:color w:val="000000" w:themeColor="text1"/>
            </w:rPr>
          </w:rPrChange>
        </w:rPr>
        <w:t xml:space="preserve">: Directing I </w:t>
      </w:r>
      <w:r w:rsidR="00C62E96">
        <w:rPr>
          <w:rPrChange w:id="15639" w:author="Summer 2023 updates" w:date="2024-07-31T13:42:00Z">
            <w:rPr>
              <w:color w:val="000000" w:themeColor="text1"/>
            </w:rPr>
          </w:rPrChange>
        </w:rPr>
        <w:t>(WE) (THE-290)</w:t>
      </w:r>
      <w:r w:rsidRPr="00424939">
        <w:rPr>
          <w:rPrChange w:id="15640" w:author="Summer 2023 updates" w:date="2024-07-31T13:42:00Z">
            <w:rPr>
              <w:color w:val="000000" w:themeColor="text1"/>
            </w:rPr>
          </w:rPrChange>
        </w:rPr>
        <w:t xml:space="preserve">. (Offered by arrangement) </w:t>
      </w:r>
    </w:p>
    <w:p w14:paraId="67D597A7"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THE-442 Advanced Projects in Design and Technical Production </w:t>
      </w:r>
    </w:p>
    <w:p w14:paraId="0827D549"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Individual work in a specific aspect of theatrical production: lighting design, costume design, scene design, sound design, technical direction, or stage management. A written proposal, conceptual statement, documentation of process, and self-evaluation are components of this upper-level course. May involve actual work for a departmental production. May be taken more than once, provided the emphasis varies. </w:t>
      </w:r>
      <w:r w:rsidRPr="00424939">
        <w:rPr>
          <w:rFonts w:cs="Times New Roman"/>
          <w:color w:val="000000" w:themeColor="text1"/>
          <w:u w:val="single"/>
        </w:rPr>
        <w:t>Prerequisite</w:t>
      </w:r>
      <w:r w:rsidRPr="00424939">
        <w:rPr>
          <w:rFonts w:cs="Times New Roman"/>
          <w:color w:val="000000" w:themeColor="text1"/>
        </w:rPr>
        <w:t xml:space="preserve">: consent of department chair. (Offered by arrangement) </w:t>
      </w:r>
    </w:p>
    <w:p w14:paraId="179D5DE7" w14:textId="39A55D25" w:rsidR="00A76490" w:rsidRPr="00424939" w:rsidRDefault="00A76490" w:rsidP="00A76490">
      <w:pPr>
        <w:spacing w:after="0"/>
        <w:rPr>
          <w:rFonts w:cs="Times New Roman"/>
          <w:b/>
          <w:color w:val="000000" w:themeColor="text1"/>
        </w:rPr>
      </w:pPr>
      <w:r w:rsidRPr="00424939">
        <w:rPr>
          <w:rFonts w:cs="Times New Roman"/>
          <w:b/>
          <w:color w:val="000000" w:themeColor="text1"/>
        </w:rPr>
        <w:t>THE-444 Independent Study</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Independent Study</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in 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p>
    <w:p w14:paraId="0B281BF9"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Independent study under the direction of a faculty member of the department. May be taken for an X status grade with consent of instructor prior to registration.  </w:t>
      </w:r>
      <w:r w:rsidRPr="00424939">
        <w:rPr>
          <w:rFonts w:cs="Times New Roman"/>
          <w:color w:val="000000" w:themeColor="text1"/>
          <w:u w:val="single"/>
        </w:rPr>
        <w:t>Prerequisite</w:t>
      </w:r>
      <w:r w:rsidRPr="00424939">
        <w:rPr>
          <w:rFonts w:cs="Times New Roman"/>
          <w:color w:val="000000" w:themeColor="text1"/>
        </w:rPr>
        <w:t xml:space="preserve">: consent of instructor. </w:t>
      </w:r>
    </w:p>
    <w:p w14:paraId="646E96B3" w14:textId="77777777" w:rsidR="00F64AB7" w:rsidRDefault="00F64AB7">
      <w:pPr>
        <w:spacing w:after="200" w:line="276" w:lineRule="auto"/>
        <w:rPr>
          <w:ins w:id="15641" w:author="Summer 2023 updates" w:date="2024-07-31T13:42:00Z"/>
          <w:rFonts w:cs="Times New Roman"/>
          <w:b/>
          <w:color w:val="000000" w:themeColor="text1"/>
        </w:rPr>
      </w:pPr>
      <w:ins w:id="15642" w:author="Summer 2023 updates" w:date="2024-07-31T13:42:00Z">
        <w:r>
          <w:rPr>
            <w:rFonts w:cs="Times New Roman"/>
            <w:b/>
            <w:color w:val="000000" w:themeColor="text1"/>
          </w:rPr>
          <w:br w:type="page"/>
        </w:r>
      </w:ins>
    </w:p>
    <w:p w14:paraId="7B2E0F68" w14:textId="2259A729"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THE-452 Advanced Projects in Acting </w:t>
      </w:r>
    </w:p>
    <w:p w14:paraId="31120A55" w14:textId="77777777" w:rsidR="00A76490" w:rsidRPr="00424939" w:rsidRDefault="00A76490" w:rsidP="00A76490">
      <w:pPr>
        <w:rPr>
          <w:rFonts w:cs="Times New Roman"/>
          <w:color w:val="000000" w:themeColor="text1"/>
        </w:rPr>
      </w:pPr>
      <w:r w:rsidRPr="00424939">
        <w:rPr>
          <w:rFonts w:cs="Times New Roman"/>
          <w:color w:val="000000" w:themeColor="text1"/>
        </w:rPr>
        <w:t xml:space="preserve">A senior acting recital designed to demonstrate the proficiency level of majors with an acting emphasis. The recital may take the form of a one-person performance or a selection of scenes, monologues, and /or musical numbers demonstrating the student’s range and versatility. The project requires conceptualization, organization and selection of performance material, and adherence to a pre-arranged rehearsal process. Written components include a detailed proposal, a comprehensive statement of concept, thorough documentation of process, and analytical self-evaluation. </w:t>
      </w:r>
      <w:r w:rsidRPr="00424939">
        <w:rPr>
          <w:rFonts w:cs="Times New Roman"/>
          <w:color w:val="000000" w:themeColor="text1"/>
          <w:u w:val="single"/>
        </w:rPr>
        <w:t>Prerequisites</w:t>
      </w:r>
      <w:r w:rsidRPr="00424939">
        <w:rPr>
          <w:rFonts w:cs="Times New Roman"/>
          <w:color w:val="000000" w:themeColor="text1"/>
        </w:rPr>
        <w:t xml:space="preserve">: senior standing and consent of department chair. (Offered by arrangement) </w:t>
      </w:r>
    </w:p>
    <w:p w14:paraId="517B0C2C" w14:textId="0ECF8294" w:rsidR="00917BD6" w:rsidRPr="00424939" w:rsidRDefault="00917BD6" w:rsidP="00917BD6">
      <w:pPr>
        <w:spacing w:after="0"/>
        <w:rPr>
          <w:rFonts w:cs="Times New Roman"/>
          <w:b/>
          <w:color w:val="000000" w:themeColor="text1"/>
        </w:rPr>
      </w:pPr>
      <w:bookmarkStart w:id="15643" w:name="THE455"/>
      <w:r w:rsidRPr="00424939">
        <w:rPr>
          <w:rFonts w:cs="Times New Roman"/>
          <w:b/>
          <w:color w:val="000000" w:themeColor="text1"/>
        </w:rPr>
        <w:t>THE-455</w:t>
      </w:r>
      <w:bookmarkEnd w:id="15643"/>
      <w:r w:rsidRPr="00424939">
        <w:rPr>
          <w:rFonts w:cs="Times New Roman"/>
          <w:b/>
          <w:color w:val="000000" w:themeColor="text1"/>
        </w:rPr>
        <w:t xml:space="preserve"> Playwriting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3</w:t>
      </w:r>
    </w:p>
    <w:p w14:paraId="788ED11E" w14:textId="1E29106A" w:rsidR="00917BD6" w:rsidRPr="00424939" w:rsidRDefault="00917BD6" w:rsidP="00F64AB7">
      <w:pPr>
        <w:rPr>
          <w:rPrChange w:id="15644" w:author="Summer 2023 updates" w:date="2024-07-31T13:42:00Z">
            <w:rPr>
              <w:color w:val="000000" w:themeColor="text1"/>
            </w:rPr>
          </w:rPrChange>
        </w:rPr>
      </w:pPr>
      <w:r w:rsidRPr="00424939">
        <w:rPr>
          <w:rPrChange w:id="15645" w:author="Summer 2023 updates" w:date="2024-07-31T13:42:00Z">
            <w:rPr>
              <w:color w:val="000000" w:themeColor="text1"/>
            </w:rPr>
          </w:rPrChange>
        </w:rPr>
        <w:t>See also Creative Writing</w:t>
      </w:r>
      <w:r w:rsidR="009F4511" w:rsidRPr="00424939">
        <w:rPr>
          <w:rPrChange w:id="15646" w:author="Summer 2023 updates" w:date="2024-07-31T13:42:00Z">
            <w:rPr>
              <w:color w:val="000000" w:themeColor="text1"/>
            </w:rPr>
          </w:rPrChange>
        </w:rPr>
        <w:fldChar w:fldCharType="begin"/>
      </w:r>
      <w:r w:rsidR="009F4511" w:rsidRPr="00424939">
        <w:rPr>
          <w:rPrChange w:id="15647" w:author="Summer 2023 updates" w:date="2024-07-31T13:42:00Z">
            <w:rPr>
              <w:color w:val="000000" w:themeColor="text1"/>
            </w:rPr>
          </w:rPrChange>
        </w:rPr>
        <w:instrText xml:space="preserve"> XE "Creative Writing" </w:instrText>
      </w:r>
      <w:r w:rsidR="009F4511" w:rsidRPr="00424939">
        <w:rPr>
          <w:rPrChange w:id="15648" w:author="Summer 2023 updates" w:date="2024-07-31T13:42:00Z">
            <w:rPr>
              <w:color w:val="000000" w:themeColor="text1"/>
            </w:rPr>
          </w:rPrChange>
        </w:rPr>
        <w:fldChar w:fldCharType="end"/>
      </w:r>
      <w:r w:rsidRPr="00424939">
        <w:rPr>
          <w:rPrChange w:id="15649" w:author="Summer 2023 updates" w:date="2024-07-31T13:42:00Z">
            <w:rPr>
              <w:color w:val="000000" w:themeColor="text1"/>
            </w:rPr>
          </w:rPrChange>
        </w:rPr>
        <w:t xml:space="preserve"> (CRW-4</w:t>
      </w:r>
      <w:r w:rsidR="00AB1AF0" w:rsidRPr="00424939">
        <w:rPr>
          <w:rPrChange w:id="15650" w:author="Summer 2023 updates" w:date="2024-07-31T13:42:00Z">
            <w:rPr>
              <w:color w:val="000000" w:themeColor="text1"/>
            </w:rPr>
          </w:rPrChange>
        </w:rPr>
        <w:t xml:space="preserve">55), </w:t>
      </w:r>
      <w:r w:rsidR="004B0E68" w:rsidRPr="00424939">
        <w:rPr>
          <w:rPrChange w:id="15651" w:author="Summer 2023 updates" w:date="2024-07-31T13:42:00Z">
            <w:rPr>
              <w:color w:val="000000" w:themeColor="text1"/>
            </w:rPr>
          </w:rPrChange>
        </w:rPr>
        <w:t xml:space="preserve">p. </w:t>
      </w:r>
      <w:r w:rsidR="004B0E68">
        <w:rPr>
          <w:rPrChange w:id="15652" w:author="Summer 2023 updates" w:date="2024-07-31T13:42:00Z">
            <w:rPr>
              <w:color w:val="000000" w:themeColor="text1"/>
            </w:rPr>
          </w:rPrChange>
        </w:rPr>
        <w:fldChar w:fldCharType="begin"/>
      </w:r>
      <w:r w:rsidR="004B0E68">
        <w:rPr>
          <w:rPrChange w:id="15653" w:author="Summer 2023 updates" w:date="2024-07-31T13:42:00Z">
            <w:rPr>
              <w:color w:val="000000" w:themeColor="text1"/>
            </w:rPr>
          </w:rPrChange>
        </w:rPr>
        <w:instrText xml:space="preserve"> PAGEREF  CRW455 \h </w:instrText>
      </w:r>
      <w:r w:rsidR="004B0E68">
        <w:rPr>
          <w:rPrChange w:id="15654" w:author="Summer 2023 updates" w:date="2024-07-31T13:42:00Z">
            <w:rPr>
              <w:color w:val="000000" w:themeColor="text1"/>
            </w:rPr>
          </w:rPrChange>
        </w:rPr>
      </w:r>
      <w:r w:rsidR="004B0E68">
        <w:rPr>
          <w:rPrChange w:id="15655" w:author="Summer 2023 updates" w:date="2024-07-31T13:42:00Z">
            <w:rPr>
              <w:color w:val="000000" w:themeColor="text1"/>
            </w:rPr>
          </w:rPrChange>
        </w:rPr>
        <w:fldChar w:fldCharType="separate"/>
      </w:r>
      <w:r w:rsidR="00A74DA0">
        <w:rPr>
          <w:noProof/>
        </w:rPr>
        <w:t>113</w:t>
      </w:r>
      <w:r w:rsidR="004B0E68">
        <w:rPr>
          <w:rPrChange w:id="15656" w:author="Summer 2023 updates" w:date="2024-07-31T13:42:00Z">
            <w:rPr>
              <w:color w:val="000000" w:themeColor="text1"/>
            </w:rPr>
          </w:rPrChange>
        </w:rPr>
        <w:fldChar w:fldCharType="end"/>
      </w:r>
    </w:p>
    <w:p w14:paraId="43C5D8F1" w14:textId="75DCC8C0" w:rsidR="00917BD6" w:rsidRPr="00424939" w:rsidRDefault="00917BD6" w:rsidP="00F64AB7">
      <w:r w:rsidRPr="00424939">
        <w:t xml:space="preserve">Continued advanced writing, with an emphasis on producing finished plays. </w:t>
      </w:r>
      <w:r w:rsidRPr="00424939">
        <w:rPr>
          <w:u w:val="single"/>
        </w:rPr>
        <w:t>Prerequisite</w:t>
      </w:r>
      <w:r w:rsidRPr="00424939">
        <w:t>: Playwriting Workshop</w:t>
      </w:r>
      <w:r w:rsidR="009F4511" w:rsidRPr="00424939">
        <w:fldChar w:fldCharType="begin"/>
      </w:r>
      <w:r w:rsidR="009F4511" w:rsidRPr="00424939">
        <w:instrText xml:space="preserve"> XE "</w:instrText>
      </w:r>
      <w:r w:rsidR="009F4511" w:rsidRPr="00424939">
        <w:rPr>
          <w:b/>
        </w:rPr>
        <w:instrText>Workshop</w:instrText>
      </w:r>
      <w:r w:rsidR="009F4511" w:rsidRPr="00424939">
        <w:instrText xml:space="preserve">" </w:instrText>
      </w:r>
      <w:r w:rsidR="009F4511" w:rsidRPr="00424939">
        <w:fldChar w:fldCharType="end"/>
      </w:r>
      <w:r w:rsidRPr="00424939">
        <w:t xml:space="preserve"> 2 (CRW/THE-355).</w:t>
      </w:r>
    </w:p>
    <w:p w14:paraId="1C233AF8" w14:textId="77777777" w:rsidR="00A76490" w:rsidRPr="00424939" w:rsidRDefault="00A76490" w:rsidP="00A76490">
      <w:pPr>
        <w:spacing w:after="0"/>
        <w:rPr>
          <w:rFonts w:cs="Times New Roman"/>
          <w:b/>
          <w:color w:val="000000" w:themeColor="text1"/>
        </w:rPr>
      </w:pPr>
      <w:r w:rsidRPr="00424939">
        <w:rPr>
          <w:rFonts w:cs="Times New Roman"/>
          <w:b/>
          <w:color w:val="000000" w:themeColor="text1"/>
        </w:rPr>
        <w:t xml:space="preserve">THE-462 Advanced Projects in Directing </w:t>
      </w:r>
    </w:p>
    <w:p w14:paraId="0E99F8A4" w14:textId="685B4882" w:rsidR="00A76490" w:rsidRPr="00424939" w:rsidRDefault="00A76490" w:rsidP="00A76490">
      <w:pPr>
        <w:rPr>
          <w:rFonts w:cs="Times New Roman"/>
          <w:color w:val="000000" w:themeColor="text1"/>
        </w:rPr>
      </w:pPr>
      <w:r w:rsidRPr="00424939">
        <w:rPr>
          <w:rFonts w:cs="Times New Roman"/>
          <w:color w:val="000000" w:themeColor="text1"/>
        </w:rPr>
        <w:t xml:space="preserve">The faculty-supervised staging of an extended one-act or a full-length play as an advanced project. The production is staged in the Mills Experimental Theatre and may receive modest technical and design support, when appropriate. Comprehensive playtext analysis and documentation of process are components of this course. </w:t>
      </w:r>
      <w:r w:rsidRPr="00424939">
        <w:rPr>
          <w:rFonts w:cs="Times New Roman"/>
          <w:color w:val="000000" w:themeColor="text1"/>
          <w:u w:val="single"/>
        </w:rPr>
        <w:t>Prerequisite</w:t>
      </w:r>
      <w:r w:rsidRPr="00424939">
        <w:rPr>
          <w:rFonts w:cs="Times New Roman"/>
          <w:color w:val="000000" w:themeColor="text1"/>
        </w:rPr>
        <w:t xml:space="preserve">: Design for the Stage (THE-140), </w:t>
      </w:r>
      <w:r w:rsidR="00FF3950" w:rsidRPr="00424939">
        <w:rPr>
          <w:rFonts w:cs="Times New Roman"/>
          <w:color w:val="000000" w:themeColor="text1"/>
        </w:rPr>
        <w:t xml:space="preserve">Directing II </w:t>
      </w:r>
      <w:r w:rsidR="00C62E96">
        <w:rPr>
          <w:rFonts w:cs="Times New Roman"/>
          <w:color w:val="000000" w:themeColor="text1"/>
        </w:rPr>
        <w:t>(WE) (THE-390)</w:t>
      </w:r>
      <w:r w:rsidRPr="00424939">
        <w:rPr>
          <w:rFonts w:cs="Times New Roman"/>
          <w:color w:val="000000" w:themeColor="text1"/>
        </w:rPr>
        <w:t xml:space="preserve">, or consent of department chair. (Offered by arrangement) </w:t>
      </w:r>
    </w:p>
    <w:p w14:paraId="541FEC4B" w14:textId="33D84017" w:rsidR="00A76490" w:rsidRPr="00424939" w:rsidRDefault="00A76490" w:rsidP="00A76490">
      <w:pPr>
        <w:spacing w:after="0"/>
        <w:rPr>
          <w:rFonts w:cs="Times New Roman"/>
          <w:b/>
          <w:color w:val="000000" w:themeColor="text1"/>
        </w:rPr>
      </w:pPr>
      <w:r w:rsidRPr="00424939">
        <w:rPr>
          <w:rFonts w:cs="Times New Roman"/>
          <w:b/>
          <w:color w:val="000000" w:themeColor="text1"/>
        </w:rPr>
        <w:t>THE-464 Senior</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Senior</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Seminar</w:t>
      </w:r>
      <w:r w:rsidR="001A1866" w:rsidRPr="00424939">
        <w:rPr>
          <w:rFonts w:cs="Times New Roman"/>
          <w:b/>
          <w:color w:val="000000" w:themeColor="text1"/>
        </w:rPr>
        <w:t xml:space="preserve"> (WE)</w:t>
      </w:r>
    </w:p>
    <w:p w14:paraId="67B8EC8F" w14:textId="07751C77" w:rsidR="00A76490" w:rsidRPr="00424939" w:rsidRDefault="00A76490" w:rsidP="00A76490">
      <w:pPr>
        <w:rPr>
          <w:rFonts w:cs="Times New Roman"/>
          <w:color w:val="000000" w:themeColor="text1"/>
        </w:rPr>
      </w:pPr>
      <w:r w:rsidRPr="00424939">
        <w:rPr>
          <w:rFonts w:cs="Times New Roman"/>
          <w:color w:val="000000" w:themeColor="text1"/>
        </w:rPr>
        <w:t xml:space="preserve">Capstone course for theatre arts majors that requires students to synthesize their study of dramatic theory and literature and their experiences in theatre performance and production. Assignments center on dramaturgy, dramatic theory and criticism, and on the current state of the art. Required of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majors in their senior year. (Offered Fall Term) </w:t>
      </w:r>
    </w:p>
    <w:p w14:paraId="65188876" w14:textId="7FB22359" w:rsidR="005475A9" w:rsidRPr="00424939" w:rsidRDefault="005475A9" w:rsidP="00DB5E9E">
      <w:pPr>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486</w:t>
      </w:r>
      <w:r w:rsidRPr="00424939">
        <w:rPr>
          <w:rFonts w:cs="Times New Roman"/>
          <w:b/>
          <w:color w:val="000000" w:themeColor="text1"/>
        </w:rPr>
        <w:t xml:space="preserve"> Special Topics in Theatre or Film: Non-Western Perspectives </w:t>
      </w:r>
    </w:p>
    <w:p w14:paraId="79381531" w14:textId="28127844" w:rsidR="005475A9" w:rsidRPr="00424939" w:rsidRDefault="005475A9" w:rsidP="00E52583">
      <w:pPr>
        <w:rPr>
          <w:rFonts w:cs="Times New Roman"/>
          <w:color w:val="000000" w:themeColor="text1"/>
        </w:rPr>
      </w:pPr>
      <w:r w:rsidRPr="00424939">
        <w:rPr>
          <w:rFonts w:cs="Times New Roman"/>
          <w:color w:val="000000" w:themeColor="text1"/>
        </w:rPr>
        <w:t xml:space="preserve">Focuses on specific aspects of theatre or film. Possible topics include: Asian Theatre in Perspective and Cinema of Japan. May be </w:t>
      </w:r>
      <w:r w:rsidR="005E7EE6" w:rsidRPr="00424939">
        <w:rPr>
          <w:rFonts w:cs="Times New Roman"/>
          <w:color w:val="000000" w:themeColor="text1"/>
        </w:rPr>
        <w:t>taken more than once</w:t>
      </w:r>
      <w:r w:rsidRPr="00424939">
        <w:rPr>
          <w:rFonts w:cs="Times New Roman"/>
          <w:color w:val="000000" w:themeColor="text1"/>
        </w:rPr>
        <w:t xml:space="preserve">, provided the topics are substantially different.  With departmental approval, this course may be used to satisfy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rts</w:t>
      </w:r>
      <w:r w:rsidR="000C0E87" w:rsidRPr="00424939">
        <w:rPr>
          <w:rFonts w:cs="Times New Roman"/>
          <w:color w:val="000000" w:themeColor="text1"/>
        </w:rPr>
        <w:t>.</w:t>
      </w:r>
    </w:p>
    <w:p w14:paraId="77920271" w14:textId="68E675DB" w:rsidR="005475A9" w:rsidRPr="00424939" w:rsidRDefault="009B0A25" w:rsidP="00DB5E9E">
      <w:pPr>
        <w:spacing w:after="0"/>
        <w:rPr>
          <w:rFonts w:cs="Times New Roman"/>
          <w:b/>
          <w:color w:val="000000" w:themeColor="text1"/>
        </w:rPr>
      </w:pPr>
      <w:r w:rsidRPr="00424939">
        <w:rPr>
          <w:rFonts w:cs="Times New Roman"/>
          <w:b/>
          <w:color w:val="000000" w:themeColor="text1"/>
        </w:rPr>
        <w:t>THE-48</w:t>
      </w:r>
      <w:r w:rsidR="005475A9" w:rsidRPr="00424939">
        <w:rPr>
          <w:rFonts w:cs="Times New Roman"/>
          <w:b/>
          <w:color w:val="000000" w:themeColor="text1"/>
        </w:rPr>
        <w:t xml:space="preserve">8 Special Topics in Theatre or Film: Diverse Western Perspectives </w:t>
      </w:r>
    </w:p>
    <w:p w14:paraId="37749CD1" w14:textId="0FFD850A" w:rsidR="005475A9" w:rsidRPr="00424939" w:rsidRDefault="005475A9" w:rsidP="00E52583">
      <w:pPr>
        <w:rPr>
          <w:rFonts w:cs="Times New Roman"/>
          <w:color w:val="000000" w:themeColor="text1"/>
        </w:rPr>
      </w:pPr>
      <w:r w:rsidRPr="00424939">
        <w:rPr>
          <w:rFonts w:cs="Times New Roman"/>
          <w:color w:val="000000" w:themeColor="text1"/>
        </w:rPr>
        <w:t>Focuses on specific aspects of theatre or film. Possible topics include: Eastern European Theatre, Post-War Eastern European Cinema, Queer Ci</w:t>
      </w:r>
      <w:r w:rsidR="005E7EE6" w:rsidRPr="00424939">
        <w:rPr>
          <w:rFonts w:cs="Times New Roman"/>
          <w:color w:val="000000" w:themeColor="text1"/>
        </w:rPr>
        <w:t>nema, Feminist Theatre. May be taken more than once</w:t>
      </w:r>
      <w:r w:rsidRPr="00424939">
        <w:rPr>
          <w:rFonts w:cs="Times New Roman"/>
          <w:color w:val="000000" w:themeColor="text1"/>
        </w:rPr>
        <w:t xml:space="preserve">, provided the topics are substantially different. With departmental approval, this course may be used to satisfy the requirements for a major in </w:t>
      </w:r>
      <w:r w:rsidR="00A30271">
        <w:rPr>
          <w:rFonts w:cs="Times New Roman"/>
          <w:color w:val="000000" w:themeColor="text1"/>
        </w:rPr>
        <w:t>T</w:t>
      </w:r>
      <w:r w:rsidRPr="00424939">
        <w:rPr>
          <w:rFonts w:cs="Times New Roman"/>
          <w:color w:val="000000" w:themeColor="text1"/>
        </w:rPr>
        <w:t xml:space="preserve">heatre </w:t>
      </w:r>
      <w:r w:rsidR="00A30271">
        <w:rPr>
          <w:rFonts w:cs="Times New Roman"/>
          <w:color w:val="000000" w:themeColor="text1"/>
        </w:rPr>
        <w:t>A</w:t>
      </w:r>
      <w:r w:rsidRPr="00424939">
        <w:rPr>
          <w:rFonts w:cs="Times New Roman"/>
          <w:color w:val="000000" w:themeColor="text1"/>
        </w:rPr>
        <w:t xml:space="preserve">rts. </w:t>
      </w:r>
    </w:p>
    <w:p w14:paraId="02F58E29" w14:textId="033A761F" w:rsidR="005475A9" w:rsidRPr="00424939" w:rsidRDefault="005475A9" w:rsidP="00615A78">
      <w:pPr>
        <w:keepNext/>
        <w:spacing w:after="0"/>
        <w:rPr>
          <w:rFonts w:cs="Times New Roman"/>
          <w:b/>
          <w:color w:val="000000" w:themeColor="text1"/>
        </w:rPr>
      </w:pPr>
      <w:r w:rsidRPr="00424939">
        <w:rPr>
          <w:rFonts w:cs="Times New Roman"/>
          <w:b/>
          <w:color w:val="000000" w:themeColor="text1"/>
        </w:rPr>
        <w:t>THE-</w:t>
      </w:r>
      <w:r w:rsidR="009B0A25" w:rsidRPr="00424939">
        <w:rPr>
          <w:rFonts w:cs="Times New Roman"/>
          <w:b/>
          <w:color w:val="000000" w:themeColor="text1"/>
        </w:rPr>
        <w:t>494</w:t>
      </w:r>
      <w:r w:rsidRPr="00424939">
        <w:rPr>
          <w:rFonts w:cs="Times New Roman"/>
          <w:b/>
          <w:color w:val="000000" w:themeColor="text1"/>
        </w:rPr>
        <w:t xml:space="preserve"> Internship</w:t>
      </w:r>
      <w:r w:rsidR="000135C5" w:rsidRPr="00424939">
        <w:rPr>
          <w:rFonts w:cs="Times New Roman"/>
          <w:b/>
          <w:color w:val="000000" w:themeColor="text1"/>
        </w:rPr>
        <w:t xml:space="preserve"> </w:t>
      </w:r>
      <w:r w:rsidRPr="00424939">
        <w:rPr>
          <w:rFonts w:cs="Times New Roman"/>
          <w:b/>
          <w:color w:val="000000" w:themeColor="text1"/>
        </w:rPr>
        <w:t>in Theatre Arts</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Theatre Arts</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w:t>
      </w:r>
      <w:r w:rsidR="00615A78">
        <w:rPr>
          <w:rFonts w:cs="Times New Roman"/>
          <w:b/>
          <w:color w:val="000000" w:themeColor="text1"/>
        </w:rPr>
        <w:t>(WE)</w:t>
      </w:r>
    </w:p>
    <w:p w14:paraId="215B7C4F" w14:textId="074F2C34" w:rsidR="005475A9" w:rsidRDefault="005475A9" w:rsidP="00F64AB7">
      <w:r w:rsidRPr="00424939">
        <w:t xml:space="preserve">An experience in professional or community theatre under the direction of an on-site supervisor in cooperation with a faculty member of the department and the </w:t>
      </w:r>
      <w:r w:rsidR="00A437F3" w:rsidRPr="00424939">
        <w:t>Internship Specialist</w:t>
      </w:r>
      <w:r w:rsidRPr="00424939">
        <w:t xml:space="preserve">. A minimum of 140 hours on-site experience is required. </w:t>
      </w:r>
      <w:r w:rsidR="00A7479E" w:rsidRPr="00424939">
        <w:t>P/NP</w:t>
      </w:r>
      <w:r w:rsidRPr="00424939">
        <w:t xml:space="preserve"> basis only. One internship credit may be used to satisfy the requirements for a major in theatre arts. </w:t>
      </w:r>
      <w:r w:rsidR="00B87BB2" w:rsidRPr="00424939">
        <w:rPr>
          <w:u w:val="single"/>
        </w:rPr>
        <w:t>Prerequisites</w:t>
      </w:r>
      <w:r w:rsidR="00897BA1" w:rsidRPr="00424939">
        <w:t>:</w:t>
      </w:r>
      <w:r w:rsidRPr="00424939">
        <w:t xml:space="preserve"> junior standing, declared major in </w:t>
      </w:r>
      <w:r w:rsidR="00A30271">
        <w:t>T</w:t>
      </w:r>
      <w:r w:rsidRPr="00424939">
        <w:t xml:space="preserve">heatre </w:t>
      </w:r>
      <w:r w:rsidR="00A30271">
        <w:t>A</w:t>
      </w:r>
      <w:r w:rsidRPr="00424939">
        <w:t>rts, and consent of department</w:t>
      </w:r>
      <w:r w:rsidR="008C5636" w:rsidRPr="00424939">
        <w:t xml:space="preserve"> chair</w:t>
      </w:r>
      <w:r w:rsidRPr="00424939">
        <w:t>.</w:t>
      </w:r>
    </w:p>
    <w:p w14:paraId="600A9B15" w14:textId="77777777" w:rsidR="000556E7" w:rsidRPr="00424939" w:rsidRDefault="000556E7" w:rsidP="00865F10">
      <w:pPr>
        <w:spacing w:after="120"/>
        <w:rPr>
          <w:rFonts w:cs="Times New Roman"/>
          <w:color w:val="000000" w:themeColor="text1"/>
        </w:rPr>
      </w:pPr>
    </w:p>
    <w:p w14:paraId="3BC32B3B" w14:textId="7E6776E3" w:rsidR="00C67B78" w:rsidRPr="00424939" w:rsidRDefault="00476873" w:rsidP="00951812">
      <w:pPr>
        <w:pStyle w:val="Heading4"/>
        <w:spacing w:before="120"/>
        <w:rPr>
          <w:rFonts w:ascii="Garamond" w:hAnsi="Garamond"/>
          <w:color w:val="000000" w:themeColor="text1"/>
        </w:rPr>
        <w:pPrChange w:id="15657" w:author="Summer 2023 updates" w:date="2024-07-31T13:42:00Z">
          <w:pPr>
            <w:pStyle w:val="Heading4"/>
            <w:spacing w:before="0"/>
          </w:pPr>
        </w:pPrChange>
      </w:pPr>
      <w:bookmarkStart w:id="15658" w:name="_Ref14098775"/>
      <w:bookmarkStart w:id="15659" w:name="_Toc141355797"/>
      <w:bookmarkStart w:id="15660" w:name="_Toc110005278"/>
      <w:r w:rsidRPr="00424939">
        <w:rPr>
          <w:rFonts w:ascii="Garamond" w:hAnsi="Garamond"/>
          <w:color w:val="000000" w:themeColor="text1"/>
        </w:rPr>
        <w:t>—Workshops</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instrText>
      </w:r>
      <w:del w:id="15661" w:author="Summer 2023 updates" w:date="2024-07-31T13:42:00Z">
        <w:r w:rsidR="00B76E1A" w:rsidRPr="00424939">
          <w:rPr>
            <w:rFonts w:ascii="Garamond" w:hAnsi="Garamond"/>
            <w:color w:val="000000" w:themeColor="text1"/>
          </w:rPr>
          <w:delInstrText>Workshops</w:delInstrText>
        </w:r>
      </w:del>
      <w:ins w:id="15662" w:author="Summer 2023 updates" w:date="2024-07-31T13:42:00Z">
        <w:r w:rsidR="00B76E1A" w:rsidRPr="00424939">
          <w:rPr>
            <w:rFonts w:ascii="Garamond" w:hAnsi="Garamond"/>
            <w:color w:val="000000" w:themeColor="text1"/>
          </w:rPr>
          <w:instrText>Workshop</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(Courses Only)</w:t>
      </w:r>
      <w:bookmarkEnd w:id="15658"/>
      <w:bookmarkEnd w:id="15659"/>
      <w:bookmarkEnd w:id="15660"/>
    </w:p>
    <w:p w14:paraId="54869A36" w14:textId="1978487E" w:rsidR="00762567" w:rsidRPr="00424939" w:rsidRDefault="00762567" w:rsidP="00951812">
      <w:pPr>
        <w:rPr>
          <w:rPrChange w:id="15663" w:author="Summer 2023 updates" w:date="2024-07-31T13:42:00Z">
            <w:rPr>
              <w:color w:val="000000" w:themeColor="text1"/>
            </w:rPr>
          </w:rPrChange>
        </w:rPr>
        <w:pPrChange w:id="15664" w:author="Summer 2023 updates" w:date="2024-07-31T13:42:00Z">
          <w:pPr>
            <w:spacing w:after="120"/>
          </w:pPr>
        </w:pPrChange>
      </w:pPr>
      <w:r w:rsidRPr="00424939">
        <w:rPr>
          <w:rPrChange w:id="15665" w:author="Summer 2023 updates" w:date="2024-07-31T13:42:00Z">
            <w:rPr>
              <w:color w:val="000000" w:themeColor="text1"/>
            </w:rPr>
          </w:rPrChange>
        </w:rPr>
        <w:t xml:space="preserve">Hughes, Rogers. </w:t>
      </w:r>
    </w:p>
    <w:p w14:paraId="2BA84DF2" w14:textId="4A770EFB" w:rsidR="00C67B78" w:rsidRPr="00424939" w:rsidRDefault="00C67B78" w:rsidP="00951812">
      <w:pPr>
        <w:rPr>
          <w:b/>
          <w:rPrChange w:id="15666" w:author="Summer 2023 updates" w:date="2024-07-31T13:42:00Z">
            <w:rPr>
              <w:b/>
              <w:color w:val="000000" w:themeColor="text1"/>
            </w:rPr>
          </w:rPrChange>
        </w:rPr>
        <w:pPrChange w:id="15667" w:author="Summer 2023 updates" w:date="2024-07-31T13:42:00Z">
          <w:pPr>
            <w:spacing w:after="120"/>
          </w:pPr>
        </w:pPrChange>
      </w:pPr>
      <w:r w:rsidRPr="00424939">
        <w:rPr>
          <w:rPrChange w:id="15668" w:author="Summer 2023 updates" w:date="2024-07-31T13:42:00Z">
            <w:rPr>
              <w:color w:val="000000" w:themeColor="text1"/>
            </w:rPr>
          </w:rPrChange>
        </w:rPr>
        <w:t>Workshops</w:t>
      </w:r>
      <w:r w:rsidRPr="005617AB">
        <w:rPr>
          <w:rPrChange w:id="15669" w:author="Summer 2023 updates" w:date="2024-07-31T13:42:00Z">
            <w:rPr>
              <w:color w:val="000000" w:themeColor="text1"/>
            </w:rPr>
          </w:rPrChange>
        </w:rPr>
        <w:t xml:space="preserve"> (</w:t>
      </w:r>
      <w:r w:rsidRPr="00424939">
        <w:rPr>
          <w:rPrChange w:id="15670" w:author="Summer 2023 updates" w:date="2024-07-31T13:42:00Z">
            <w:rPr>
              <w:color w:val="000000" w:themeColor="text1"/>
            </w:rPr>
          </w:rPrChange>
        </w:rPr>
        <w:t>0.25 and 0.5 course credit)</w:t>
      </w:r>
      <w:r w:rsidRPr="00424939">
        <w:rPr>
          <w:b/>
          <w:rPrChange w:id="15671" w:author="Summer 2023 updates" w:date="2024-07-31T13:42:00Z">
            <w:rPr>
              <w:b/>
              <w:color w:val="000000" w:themeColor="text1"/>
            </w:rPr>
          </w:rPrChange>
        </w:rPr>
        <w:t xml:space="preserve"> </w:t>
      </w:r>
      <w:r w:rsidRPr="00424939">
        <w:rPr>
          <w:rPrChange w:id="15672" w:author="Summer 2023 updates" w:date="2024-07-31T13:42:00Z">
            <w:rPr>
              <w:color w:val="000000" w:themeColor="text1"/>
            </w:rPr>
          </w:rPrChange>
        </w:rPr>
        <w:t>are designed to allow hands-on, experiential learning in a practice-based context.  WKS courses can be interdisciplinary explorations, or offer opportunities to learn, refine, or apply a skill set within a specific discipline.</w:t>
      </w:r>
      <w:r w:rsidRPr="00424939">
        <w:rPr>
          <w:b/>
          <w:rPrChange w:id="15673" w:author="Summer 2023 updates" w:date="2024-07-31T13:42:00Z">
            <w:rPr>
              <w:b/>
              <w:color w:val="000000" w:themeColor="text1"/>
            </w:rPr>
          </w:rPrChange>
        </w:rPr>
        <w:t xml:space="preserve"> </w:t>
      </w:r>
    </w:p>
    <w:p w14:paraId="72C3151A" w14:textId="57C4CACE" w:rsidR="00C67B78" w:rsidRPr="00424939" w:rsidRDefault="00C67B78" w:rsidP="00C67B78">
      <w:pPr>
        <w:spacing w:after="0"/>
        <w:rPr>
          <w:rFonts w:cs="Times New Roman"/>
          <w:b/>
          <w:color w:val="000000" w:themeColor="text1"/>
        </w:rPr>
      </w:pPr>
      <w:r w:rsidRPr="00424939">
        <w:rPr>
          <w:rFonts w:cs="Times New Roman"/>
          <w:b/>
          <w:color w:val="000000" w:themeColor="text1"/>
        </w:rPr>
        <w:t>WKS-201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Studio Lighting/The Portrait </w:t>
      </w:r>
    </w:p>
    <w:p w14:paraId="410D7EA1"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studio lighting for photography. Following a review of the history of the photographic portrait, students learn the basics of studio lighting for expressive portraits. (0.5 course credit)</w:t>
      </w:r>
    </w:p>
    <w:p w14:paraId="3DBFCDD1" w14:textId="40E0F5C4" w:rsidR="00C67B78" w:rsidRPr="00424939" w:rsidRDefault="00C67B78" w:rsidP="00C67B78">
      <w:pPr>
        <w:spacing w:after="0"/>
        <w:rPr>
          <w:rFonts w:cs="Times New Roman"/>
          <w:b/>
          <w:color w:val="000000" w:themeColor="text1"/>
        </w:rPr>
      </w:pPr>
      <w:r w:rsidRPr="00424939">
        <w:rPr>
          <w:rFonts w:cs="Times New Roman"/>
          <w:b/>
          <w:color w:val="000000" w:themeColor="text1"/>
        </w:rPr>
        <w:t>WKS-202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Encaustic Painting</w:t>
      </w:r>
    </w:p>
    <w:p w14:paraId="024790EA"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encaustic painting. Encaustic, one of the oldest painting mediums, is pigment suspended in wax. Projects help students learn the technical process and explore the expressive potential of the medium. (0.5 course credit)</w:t>
      </w:r>
    </w:p>
    <w:p w14:paraId="6ABEC2A0" w14:textId="77777777" w:rsidR="00E52505" w:rsidRDefault="00E52505">
      <w:pPr>
        <w:spacing w:after="200" w:line="276" w:lineRule="auto"/>
        <w:rPr>
          <w:rFonts w:cs="Times New Roman"/>
          <w:b/>
          <w:color w:val="000000" w:themeColor="text1"/>
        </w:rPr>
      </w:pPr>
      <w:r>
        <w:rPr>
          <w:rFonts w:cs="Times New Roman"/>
          <w:b/>
          <w:color w:val="000000" w:themeColor="text1"/>
        </w:rPr>
        <w:br w:type="page"/>
      </w:r>
    </w:p>
    <w:p w14:paraId="0E8F0726" w14:textId="67776731" w:rsidR="00C67B78" w:rsidRPr="00424939" w:rsidRDefault="00C67B78" w:rsidP="00C67B78">
      <w:pPr>
        <w:spacing w:after="0"/>
        <w:rPr>
          <w:rFonts w:cs="Times New Roman"/>
          <w:b/>
          <w:color w:val="000000" w:themeColor="text1"/>
        </w:rPr>
      </w:pPr>
      <w:r w:rsidRPr="00424939">
        <w:rPr>
          <w:rFonts w:cs="Times New Roman"/>
          <w:b/>
          <w:color w:val="000000" w:themeColor="text1"/>
        </w:rPr>
        <w:t>WKS-203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Egg Tempera Painting</w:t>
      </w:r>
    </w:p>
    <w:p w14:paraId="201201BE"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egg tempera painting. Egg tempera was the most common painting medium before the introduction of oil paint. Projects help students learn the technical process and explore the expressive potential of the medium. (0.5 course credit)</w:t>
      </w:r>
    </w:p>
    <w:p w14:paraId="6DD9A4B2" w14:textId="58E7D0DA" w:rsidR="00C67B78" w:rsidRPr="00424939" w:rsidRDefault="00C67B78" w:rsidP="00C67B78">
      <w:pPr>
        <w:spacing w:after="0"/>
        <w:rPr>
          <w:rFonts w:cs="Times New Roman"/>
          <w:b/>
          <w:color w:val="000000" w:themeColor="text1"/>
        </w:rPr>
      </w:pPr>
      <w:r w:rsidRPr="00424939">
        <w:rPr>
          <w:rFonts w:cs="Times New Roman"/>
          <w:b/>
          <w:color w:val="000000" w:themeColor="text1"/>
        </w:rPr>
        <w:t>WKS-204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Digital Toolbox </w:t>
      </w:r>
    </w:p>
    <w:p w14:paraId="5190363A"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Adobe Photoshop as an art-making tool through a series of self-directed creative projects (not tutorials). Students learn through hands on experience, guided with interactive demonstrations and assignments. (0.5 course credit)</w:t>
      </w:r>
    </w:p>
    <w:p w14:paraId="247D28C3" w14:textId="4FBCC6EC" w:rsidR="00C67B78" w:rsidRPr="00424939" w:rsidRDefault="00C67B78" w:rsidP="00C67B78">
      <w:pPr>
        <w:spacing w:after="0"/>
        <w:rPr>
          <w:rFonts w:cs="Times New Roman"/>
          <w:b/>
          <w:color w:val="000000" w:themeColor="text1"/>
        </w:rPr>
      </w:pPr>
      <w:r w:rsidRPr="00424939">
        <w:rPr>
          <w:rFonts w:cs="Times New Roman"/>
          <w:b/>
          <w:color w:val="000000" w:themeColor="text1"/>
        </w:rPr>
        <w:t>WKS-211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Design Thinking Project</w:t>
      </w:r>
    </w:p>
    <w:p w14:paraId="70918493" w14:textId="77777777" w:rsidR="00C67B78" w:rsidRPr="00424939" w:rsidRDefault="00C67B78" w:rsidP="00C67B78">
      <w:pPr>
        <w:rPr>
          <w:rFonts w:cs="Times New Roman"/>
          <w:color w:val="000000" w:themeColor="text1"/>
        </w:rPr>
      </w:pPr>
      <w:r w:rsidRPr="00424939">
        <w:rPr>
          <w:rFonts w:cs="Times New Roman"/>
          <w:color w:val="000000" w:themeColor="text1"/>
        </w:rPr>
        <w:t>Learn to solve real world problems using design thinking processes. (0.5 course credit)</w:t>
      </w:r>
    </w:p>
    <w:p w14:paraId="1997DD09" w14:textId="4FA5239A" w:rsidR="00C67B78" w:rsidRPr="00424939" w:rsidRDefault="00C67B78" w:rsidP="00C67B78">
      <w:pPr>
        <w:spacing w:after="0"/>
        <w:rPr>
          <w:rFonts w:cs="Times New Roman"/>
          <w:b/>
          <w:color w:val="000000" w:themeColor="text1"/>
        </w:rPr>
      </w:pPr>
      <w:r w:rsidRPr="00424939">
        <w:rPr>
          <w:rFonts w:cs="Times New Roman"/>
          <w:b/>
          <w:color w:val="000000" w:themeColor="text1"/>
        </w:rPr>
        <w:t>WKS-212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3D Modeling and Output </w:t>
      </w:r>
    </w:p>
    <w:p w14:paraId="72076FD1"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3D modeling software. Course culminates in outputting the final project by means of a 3D printer or other means appropriate to the project. (0.5 course credit)</w:t>
      </w:r>
    </w:p>
    <w:p w14:paraId="2259A50E" w14:textId="148D24E9" w:rsidR="00C67B78" w:rsidRPr="00424939" w:rsidRDefault="00C67B78" w:rsidP="00C67B78">
      <w:pPr>
        <w:spacing w:after="0"/>
        <w:rPr>
          <w:rFonts w:cs="Times New Roman"/>
          <w:b/>
          <w:color w:val="000000" w:themeColor="text1"/>
        </w:rPr>
      </w:pPr>
      <w:r w:rsidRPr="00424939">
        <w:rPr>
          <w:rFonts w:cs="Times New Roman"/>
          <w:b/>
          <w:color w:val="000000" w:themeColor="text1"/>
        </w:rPr>
        <w:t>WKS-213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Vector Graphics</w:t>
      </w:r>
    </w:p>
    <w:p w14:paraId="641DD4F0"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vector graphics programs such as Adobe Illustrator as art-making tools through a series of self-directed creative projects (not tutorials). Students learn through hands on experience, guided with interactive demonstrations and assignments. (0.5 course credit)</w:t>
      </w:r>
    </w:p>
    <w:p w14:paraId="677EE6A2" w14:textId="306240CD" w:rsidR="00C67B78" w:rsidRPr="00424939" w:rsidRDefault="00C67B78" w:rsidP="00C67B78">
      <w:pPr>
        <w:spacing w:after="0"/>
        <w:rPr>
          <w:rFonts w:cs="Times New Roman"/>
          <w:b/>
          <w:color w:val="000000" w:themeColor="text1"/>
        </w:rPr>
      </w:pPr>
      <w:r w:rsidRPr="00424939">
        <w:rPr>
          <w:rFonts w:cs="Times New Roman"/>
          <w:b/>
          <w:color w:val="000000" w:themeColor="text1"/>
        </w:rPr>
        <w:t>WKS-214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Stop Motion </w:t>
      </w:r>
    </w:p>
    <w:p w14:paraId="0A62C0D4" w14:textId="77777777" w:rsidR="00C67B78" w:rsidRPr="00424939" w:rsidRDefault="00C67B78" w:rsidP="00C67B78">
      <w:pPr>
        <w:rPr>
          <w:rFonts w:cs="Times New Roman"/>
          <w:color w:val="000000" w:themeColor="text1"/>
        </w:rPr>
      </w:pPr>
      <w:r w:rsidRPr="00424939">
        <w:rPr>
          <w:rFonts w:cs="Times New Roman"/>
          <w:color w:val="000000" w:themeColor="text1"/>
        </w:rPr>
        <w:t>An introduction to stop-motion animation as an art-making tool, through a series of self-directed creative projects (not tutorials). Students learn through hands on experience, guided with interactive demonstrations and assignments. (0.5 course credit)</w:t>
      </w:r>
    </w:p>
    <w:p w14:paraId="098C2EAE" w14:textId="3A841299" w:rsidR="00C67B78" w:rsidRPr="00424939" w:rsidRDefault="00C67B78" w:rsidP="00C67B78">
      <w:pPr>
        <w:spacing w:after="0"/>
        <w:rPr>
          <w:rFonts w:cs="Times New Roman"/>
          <w:b/>
          <w:color w:val="000000" w:themeColor="text1"/>
        </w:rPr>
      </w:pPr>
      <w:r w:rsidRPr="00424939">
        <w:rPr>
          <w:rFonts w:cs="Times New Roman"/>
          <w:b/>
          <w:color w:val="000000" w:themeColor="text1"/>
        </w:rPr>
        <w:t>WKS-221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Woodshop </w:t>
      </w:r>
    </w:p>
    <w:p w14:paraId="61E77C63" w14:textId="77777777" w:rsidR="00C67B78" w:rsidRPr="00424939" w:rsidRDefault="00C67B78" w:rsidP="00C67B78">
      <w:pPr>
        <w:rPr>
          <w:rFonts w:cs="Times New Roman"/>
          <w:color w:val="000000" w:themeColor="text1"/>
        </w:rPr>
      </w:pPr>
      <w:r w:rsidRPr="00424939">
        <w:rPr>
          <w:rFonts w:cs="Times New Roman"/>
          <w:color w:val="000000" w:themeColor="text1"/>
        </w:rPr>
        <w:t>An overview of proper and safe use of all woodshop tools. Basic maintenance and care of equipment and tools are also addressed. (0.25 course credit)</w:t>
      </w:r>
    </w:p>
    <w:p w14:paraId="089BBE21" w14:textId="5198492B" w:rsidR="00C67B78" w:rsidRPr="00424939" w:rsidRDefault="00C67B78" w:rsidP="000556E7">
      <w:pPr>
        <w:keepNext/>
        <w:spacing w:after="0"/>
        <w:rPr>
          <w:rFonts w:cs="Times New Roman"/>
          <w:b/>
          <w:color w:val="000000" w:themeColor="text1"/>
        </w:rPr>
      </w:pPr>
      <w:r w:rsidRPr="00424939">
        <w:rPr>
          <w:rFonts w:cs="Times New Roman"/>
          <w:b/>
          <w:color w:val="000000" w:themeColor="text1"/>
        </w:rPr>
        <w:t>WKS-241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xml:space="preserve">: Topics </w:t>
      </w:r>
    </w:p>
    <w:p w14:paraId="59D9BB7F" w14:textId="77777777" w:rsidR="00C67B78" w:rsidRPr="00424939" w:rsidRDefault="00C67B78" w:rsidP="00C67B78">
      <w:pPr>
        <w:rPr>
          <w:rFonts w:cs="Times New Roman"/>
          <w:color w:val="000000" w:themeColor="text1"/>
        </w:rPr>
      </w:pPr>
      <w:r w:rsidRPr="00424939">
        <w:rPr>
          <w:rFonts w:cs="Times New Roman"/>
          <w:color w:val="000000" w:themeColor="text1"/>
        </w:rPr>
        <w:t>Investigates specific topics and/or tools in art-making. (0.5 course credit)</w:t>
      </w:r>
    </w:p>
    <w:p w14:paraId="10FAEA3B" w14:textId="20587E0E" w:rsidR="00C67B78" w:rsidRPr="00424939" w:rsidRDefault="00C67B78" w:rsidP="00C67B78">
      <w:pPr>
        <w:spacing w:after="0"/>
        <w:rPr>
          <w:rFonts w:cs="Times New Roman"/>
          <w:b/>
          <w:color w:val="000000" w:themeColor="text1"/>
        </w:rPr>
      </w:pPr>
      <w:r w:rsidRPr="00424939">
        <w:rPr>
          <w:rFonts w:cs="Times New Roman"/>
          <w:b/>
          <w:color w:val="000000" w:themeColor="text1"/>
        </w:rPr>
        <w:t>WKS-251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Sound</w:t>
      </w:r>
    </w:p>
    <w:p w14:paraId="04F88CEA" w14:textId="4AE45DC0" w:rsidR="00C67B78" w:rsidRPr="00143A61" w:rsidRDefault="00C67B78" w:rsidP="00C67B78">
      <w:pPr>
        <w:rPr>
          <w:rFonts w:cs="Times New Roman"/>
          <w:color w:val="000000" w:themeColor="text1"/>
        </w:rPr>
      </w:pPr>
      <w:r w:rsidRPr="00424939">
        <w:rPr>
          <w:rFonts w:cs="Times New Roman"/>
          <w:color w:val="000000" w:themeColor="text1"/>
        </w:rPr>
        <w:t xml:space="preserve">An introduction to sound as an art medium, using recording devices, software and installation, through a series of self-directed creative projects (not tutorials). Students learn through hands on experience, guided with interactive demonstrations and assignments. </w:t>
      </w:r>
      <w:r w:rsidRPr="00424939">
        <w:rPr>
          <w:rFonts w:cs="Times New Roman"/>
          <w:color w:val="000000" w:themeColor="text1"/>
          <w:u w:val="single"/>
        </w:rPr>
        <w:t>Prerequisite</w:t>
      </w:r>
      <w:r w:rsidRPr="00424939">
        <w:rPr>
          <w:rFonts w:cs="Times New Roman"/>
          <w:color w:val="000000" w:themeColor="text1"/>
        </w:rPr>
        <w:t xml:space="preserve">:  </w:t>
      </w:r>
      <w:r w:rsidR="000B451C">
        <w:rPr>
          <w:rFonts w:cs="Times New Roman"/>
          <w:color w:val="000000" w:themeColor="text1"/>
        </w:rPr>
        <w:t>Digital Art</w:t>
      </w:r>
      <w:r w:rsidRPr="00424939">
        <w:rPr>
          <w:rFonts w:cs="Times New Roman"/>
          <w:color w:val="000000" w:themeColor="text1"/>
        </w:rPr>
        <w:t xml:space="preserve"> (</w:t>
      </w:r>
      <w:r w:rsidRPr="00143A61">
        <w:rPr>
          <w:rFonts w:cs="Times New Roman"/>
          <w:color w:val="000000" w:themeColor="text1"/>
        </w:rPr>
        <w:t xml:space="preserve">ART-145), or </w:t>
      </w:r>
      <w:r w:rsidR="00143A61" w:rsidRPr="00143A61">
        <w:rPr>
          <w:rFonts w:cs="Times New Roman"/>
          <w:color w:val="000000" w:themeColor="text1"/>
        </w:rPr>
        <w:t>Time-Based Media (ART-150)</w:t>
      </w:r>
      <w:r w:rsidR="00292292" w:rsidRPr="00143A61">
        <w:rPr>
          <w:rFonts w:cs="Times New Roman"/>
          <w:color w:val="000000" w:themeColor="text1"/>
        </w:rPr>
        <w:t xml:space="preserve">. </w:t>
      </w:r>
      <w:r w:rsidRPr="00143A61">
        <w:rPr>
          <w:rFonts w:cs="Times New Roman"/>
          <w:color w:val="000000" w:themeColor="text1"/>
        </w:rPr>
        <w:t>(0.5 course credit)</w:t>
      </w:r>
    </w:p>
    <w:p w14:paraId="4E429851" w14:textId="5FB5AEAE" w:rsidR="00C67B78" w:rsidRPr="00143A61" w:rsidRDefault="00C67B78" w:rsidP="003273CE">
      <w:pPr>
        <w:keepNext/>
        <w:spacing w:after="0"/>
        <w:rPr>
          <w:rFonts w:cs="Times New Roman"/>
          <w:b/>
          <w:color w:val="000000" w:themeColor="text1"/>
        </w:rPr>
      </w:pPr>
      <w:r w:rsidRPr="00143A61">
        <w:rPr>
          <w:rFonts w:cs="Times New Roman"/>
          <w:b/>
          <w:color w:val="000000" w:themeColor="text1"/>
        </w:rPr>
        <w:t>WKS-252 Workshop</w:t>
      </w:r>
      <w:r w:rsidR="009F4511" w:rsidRPr="00143A61">
        <w:rPr>
          <w:rFonts w:cs="Times New Roman"/>
          <w:b/>
          <w:color w:val="000000" w:themeColor="text1"/>
        </w:rPr>
        <w:fldChar w:fldCharType="begin"/>
      </w:r>
      <w:r w:rsidR="009F4511" w:rsidRPr="00143A61">
        <w:rPr>
          <w:color w:val="000000" w:themeColor="text1"/>
        </w:rPr>
        <w:instrText xml:space="preserve"> XE "</w:instrText>
      </w:r>
      <w:r w:rsidR="009F4511" w:rsidRPr="00143A61">
        <w:rPr>
          <w:rFonts w:cs="Times New Roman"/>
          <w:b/>
          <w:color w:val="000000" w:themeColor="text1"/>
        </w:rPr>
        <w:instrText>Workshop</w:instrText>
      </w:r>
      <w:r w:rsidR="009F4511" w:rsidRPr="00143A61">
        <w:rPr>
          <w:color w:val="000000" w:themeColor="text1"/>
        </w:rPr>
        <w:instrText xml:space="preserve">" </w:instrText>
      </w:r>
      <w:r w:rsidR="009F4511" w:rsidRPr="00143A61">
        <w:rPr>
          <w:rFonts w:cs="Times New Roman"/>
          <w:b/>
          <w:color w:val="000000" w:themeColor="text1"/>
        </w:rPr>
        <w:fldChar w:fldCharType="end"/>
      </w:r>
      <w:r w:rsidRPr="00143A61">
        <w:rPr>
          <w:rFonts w:cs="Times New Roman"/>
          <w:b/>
          <w:color w:val="000000" w:themeColor="text1"/>
        </w:rPr>
        <w:t>: Motion Graphics</w:t>
      </w:r>
    </w:p>
    <w:p w14:paraId="6BDA34D0" w14:textId="01D1E34A" w:rsidR="00C67B78" w:rsidRPr="00424939" w:rsidRDefault="00C67B78" w:rsidP="00C67B78">
      <w:pPr>
        <w:rPr>
          <w:rFonts w:cs="Times New Roman"/>
          <w:color w:val="000000" w:themeColor="text1"/>
        </w:rPr>
      </w:pPr>
      <w:r w:rsidRPr="00143A61">
        <w:rPr>
          <w:rFonts w:cs="Times New Roman"/>
          <w:color w:val="000000" w:themeColor="text1"/>
        </w:rPr>
        <w:t xml:space="preserve">An introduction to digital kinetic graphics programs, specifically Adobe AfterEffects among others, as art-making tools, through a series of self-directed creative projects (not tutorials). Students learn through hands on experience, guided with interactive demonstrations and assignments. </w:t>
      </w:r>
      <w:r w:rsidRPr="00143A61">
        <w:rPr>
          <w:rFonts w:cs="Times New Roman"/>
          <w:color w:val="000000" w:themeColor="text1"/>
          <w:u w:val="single"/>
        </w:rPr>
        <w:t>Prerequisite:</w:t>
      </w:r>
      <w:r w:rsidRPr="00143A61">
        <w:rPr>
          <w:rFonts w:cs="Times New Roman"/>
          <w:color w:val="000000" w:themeColor="text1"/>
        </w:rPr>
        <w:t xml:space="preserve"> </w:t>
      </w:r>
      <w:r w:rsidR="000B451C" w:rsidRPr="00143A61">
        <w:rPr>
          <w:rFonts w:cs="Times New Roman"/>
          <w:color w:val="000000" w:themeColor="text1"/>
        </w:rPr>
        <w:t>Digital Art</w:t>
      </w:r>
      <w:r w:rsidRPr="00143A61">
        <w:rPr>
          <w:rFonts w:cs="Times New Roman"/>
          <w:color w:val="000000" w:themeColor="text1"/>
        </w:rPr>
        <w:t xml:space="preserve"> (ART-145), or </w:t>
      </w:r>
      <w:r w:rsidR="00143A61" w:rsidRPr="00143A61">
        <w:rPr>
          <w:rFonts w:cs="Times New Roman"/>
          <w:color w:val="000000" w:themeColor="text1"/>
        </w:rPr>
        <w:t>Time-Based Media (ART-150)</w:t>
      </w:r>
      <w:r w:rsidRPr="00424939">
        <w:rPr>
          <w:rFonts w:cs="Times New Roman"/>
          <w:color w:val="000000" w:themeColor="text1"/>
        </w:rPr>
        <w:t>, or Workshop</w:t>
      </w:r>
      <w:r w:rsidR="009F4511" w:rsidRPr="00424939">
        <w:rPr>
          <w:rFonts w:cs="Times New Roman"/>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color w:val="000000" w:themeColor="text1"/>
        </w:rPr>
        <w:fldChar w:fldCharType="end"/>
      </w:r>
      <w:r w:rsidRPr="00424939">
        <w:rPr>
          <w:rFonts w:cs="Times New Roman"/>
          <w:color w:val="000000" w:themeColor="text1"/>
        </w:rPr>
        <w:t>: Vector Graphics (WKS-213). (0.5 course credit)</w:t>
      </w:r>
    </w:p>
    <w:p w14:paraId="2D290427" w14:textId="01D1F4D5" w:rsidR="00C67B78" w:rsidRPr="00424939" w:rsidRDefault="00C67B78" w:rsidP="00C67B78">
      <w:pPr>
        <w:spacing w:after="0"/>
        <w:rPr>
          <w:rFonts w:cs="Times New Roman"/>
          <w:b/>
          <w:color w:val="000000" w:themeColor="text1"/>
        </w:rPr>
      </w:pPr>
      <w:r w:rsidRPr="00424939">
        <w:rPr>
          <w:rFonts w:cs="Times New Roman"/>
          <w:b/>
          <w:color w:val="000000" w:themeColor="text1"/>
        </w:rPr>
        <w:t>WKS-253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Competitions</w:t>
      </w:r>
    </w:p>
    <w:p w14:paraId="199117EC" w14:textId="77777777" w:rsidR="00C67B78" w:rsidRPr="00424939" w:rsidRDefault="00C67B78" w:rsidP="00C67B78">
      <w:pPr>
        <w:rPr>
          <w:rFonts w:cs="Times New Roman"/>
          <w:color w:val="000000" w:themeColor="text1"/>
        </w:rPr>
      </w:pPr>
      <w:r w:rsidRPr="00424939">
        <w:rPr>
          <w:rFonts w:cs="Times New Roman"/>
          <w:color w:val="000000" w:themeColor="text1"/>
        </w:rPr>
        <w:t xml:space="preserve">This 7-week workshop is designed to prepare artists for submissions, be that galleries, grants, festivals or graduate schools. Learn about what makes submissions attractive and improve your submission materials, including artist resumes, proposals, statements, etc. To be most successful, students should have a project in mind or already near completion. </w:t>
      </w:r>
      <w:r w:rsidRPr="00424939">
        <w:rPr>
          <w:rFonts w:cs="Times New Roman"/>
          <w:color w:val="000000" w:themeColor="text1"/>
          <w:u w:val="single"/>
        </w:rPr>
        <w:t>Prerequisite:</w:t>
      </w:r>
      <w:r w:rsidRPr="00424939">
        <w:rPr>
          <w:rFonts w:cs="Times New Roman"/>
          <w:color w:val="000000" w:themeColor="text1"/>
        </w:rPr>
        <w:t xml:space="preserve"> at least two ART- courses or consent of instructor. (0.5 course credit)</w:t>
      </w:r>
    </w:p>
    <w:p w14:paraId="6E4F84B6" w14:textId="1C3E18A4" w:rsidR="00C67B78" w:rsidRPr="00424939" w:rsidRDefault="00C67B78" w:rsidP="00C67B78">
      <w:pPr>
        <w:spacing w:after="0"/>
        <w:rPr>
          <w:rFonts w:cs="Times New Roman"/>
          <w:b/>
          <w:color w:val="000000" w:themeColor="text1"/>
        </w:rPr>
      </w:pPr>
      <w:r w:rsidRPr="00424939">
        <w:rPr>
          <w:rFonts w:cs="Times New Roman"/>
          <w:b/>
          <w:color w:val="000000" w:themeColor="text1"/>
        </w:rPr>
        <w:t>WKS-291 Workshop</w:t>
      </w:r>
      <w:r w:rsidR="009F4511" w:rsidRPr="00424939">
        <w:rPr>
          <w:rFonts w:cs="Times New Roman"/>
          <w:b/>
          <w:color w:val="000000" w:themeColor="text1"/>
        </w:rPr>
        <w:fldChar w:fldCharType="begin"/>
      </w:r>
      <w:r w:rsidR="009F4511" w:rsidRPr="00424939">
        <w:rPr>
          <w:color w:val="000000" w:themeColor="text1"/>
        </w:rPr>
        <w:instrText xml:space="preserve"> XE "</w:instrText>
      </w:r>
      <w:r w:rsidR="009F4511" w:rsidRPr="00424939">
        <w:rPr>
          <w:rFonts w:cs="Times New Roman"/>
          <w:b/>
          <w:color w:val="000000" w:themeColor="text1"/>
        </w:rPr>
        <w:instrText>Workshop</w:instrText>
      </w:r>
      <w:r w:rsidR="009F4511" w:rsidRPr="00424939">
        <w:rPr>
          <w:color w:val="000000" w:themeColor="text1"/>
        </w:rPr>
        <w:instrText xml:space="preserve">" </w:instrText>
      </w:r>
      <w:r w:rsidR="009F4511" w:rsidRPr="00424939">
        <w:rPr>
          <w:rFonts w:cs="Times New Roman"/>
          <w:b/>
          <w:color w:val="000000" w:themeColor="text1"/>
        </w:rPr>
        <w:fldChar w:fldCharType="end"/>
      </w:r>
      <w:r w:rsidRPr="00424939">
        <w:rPr>
          <w:rFonts w:cs="Times New Roman"/>
          <w:b/>
          <w:color w:val="000000" w:themeColor="text1"/>
        </w:rPr>
        <w:t>: Advanced Topics</w:t>
      </w:r>
    </w:p>
    <w:p w14:paraId="4ED53021" w14:textId="69FD2A71" w:rsidR="003273CE" w:rsidRDefault="00C67B78" w:rsidP="00865F10">
      <w:pPr>
        <w:spacing w:after="120"/>
        <w:rPr>
          <w:rFonts w:cs="Times New Roman"/>
          <w:color w:val="000000" w:themeColor="text1"/>
        </w:rPr>
      </w:pPr>
      <w:r w:rsidRPr="00424939">
        <w:rPr>
          <w:rFonts w:cs="Times New Roman"/>
          <w:color w:val="000000" w:themeColor="text1"/>
        </w:rPr>
        <w:t xml:space="preserve">This course will investigate specific topics and/or tools in art-making. </w:t>
      </w:r>
      <w:r w:rsidRPr="00424939">
        <w:rPr>
          <w:rFonts w:cs="Times New Roman"/>
          <w:color w:val="000000" w:themeColor="text1"/>
          <w:u w:val="single"/>
        </w:rPr>
        <w:t>Prerequisite:</w:t>
      </w:r>
      <w:r w:rsidRPr="00424939">
        <w:rPr>
          <w:rFonts w:cs="Times New Roman"/>
          <w:color w:val="000000" w:themeColor="text1"/>
        </w:rPr>
        <w:t xml:space="preserve"> at least two ART- courses or consent of instructor. (0.5 course credit)</w:t>
      </w:r>
    </w:p>
    <w:p w14:paraId="1BB23D5C" w14:textId="77777777" w:rsidR="00147C7B" w:rsidRPr="00424939" w:rsidRDefault="00147C7B" w:rsidP="00865F10">
      <w:pPr>
        <w:spacing w:after="120"/>
        <w:rPr>
          <w:rFonts w:cs="Times New Roman"/>
          <w:color w:val="000000" w:themeColor="text1"/>
        </w:rPr>
      </w:pPr>
    </w:p>
    <w:p w14:paraId="0DC740F8" w14:textId="759C590D" w:rsidR="001419FD" w:rsidRPr="00424939" w:rsidRDefault="00BE603D" w:rsidP="00951812">
      <w:pPr>
        <w:pStyle w:val="Heading4"/>
        <w:spacing w:before="120"/>
        <w:rPr>
          <w:rFonts w:ascii="Garamond" w:hAnsi="Garamond"/>
          <w:color w:val="000000" w:themeColor="text1"/>
        </w:rPr>
        <w:pPrChange w:id="15674" w:author="Summer 2023 updates" w:date="2024-07-31T13:42:00Z">
          <w:pPr>
            <w:pStyle w:val="Heading4"/>
          </w:pPr>
        </w:pPrChange>
      </w:pPr>
      <w:bookmarkStart w:id="15675" w:name="_Ref14178970"/>
      <w:bookmarkStart w:id="15676" w:name="_Toc141355798"/>
      <w:bookmarkStart w:id="15677" w:name="_Toc110005279"/>
      <w:r w:rsidRPr="00424939">
        <w:rPr>
          <w:rFonts w:ascii="Garamond" w:hAnsi="Garamond" w:cs="Times New Roman"/>
          <w:color w:val="000000" w:themeColor="text1"/>
        </w:rPr>
        <w:t>—</w:t>
      </w:r>
      <w:r w:rsidRPr="00424939">
        <w:rPr>
          <w:rFonts w:ascii="Garamond" w:hAnsi="Garamond"/>
          <w:color w:val="000000" w:themeColor="text1"/>
        </w:rPr>
        <w:t>Writing</w:t>
      </w:r>
      <w:bookmarkEnd w:id="15675"/>
      <w:bookmarkEnd w:id="15676"/>
      <w:bookmarkEnd w:id="15677"/>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instrText>
      </w:r>
      <w:r w:rsidR="00B76E1A" w:rsidRPr="00424939">
        <w:rPr>
          <w:rFonts w:ascii="Garamond" w:hAnsi="Garamond" w:cs="Times New Roman"/>
          <w:b w:val="0"/>
          <w:smallCaps w:val="0"/>
          <w:color w:val="000000" w:themeColor="text1"/>
        </w:rPr>
        <w:instrText>Writing</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rPr>
        <w:fldChar w:fldCharType="end"/>
      </w:r>
    </w:p>
    <w:p w14:paraId="4DD0A7B1" w14:textId="264F51B7" w:rsidR="000556E7" w:rsidRDefault="001419FD" w:rsidP="00951812">
      <w:pPr>
        <w:rPr>
          <w:rPrChange w:id="15678" w:author="Summer 2023 updates" w:date="2024-07-31T13:42:00Z">
            <w:rPr>
              <w:color w:val="000000" w:themeColor="text1"/>
            </w:rPr>
          </w:rPrChange>
        </w:rPr>
        <w:pPrChange w:id="15679" w:author="Summer 2023 updates" w:date="2024-07-31T13:42:00Z">
          <w:pPr>
            <w:spacing w:after="120"/>
          </w:pPr>
        </w:pPrChange>
      </w:pPr>
      <w:r w:rsidRPr="00424939">
        <w:rPr>
          <w:rPrChange w:id="15680" w:author="Summer 2023 updates" w:date="2024-07-31T13:42:00Z">
            <w:rPr>
              <w:color w:val="000000" w:themeColor="text1"/>
            </w:rPr>
          </w:rPrChange>
        </w:rPr>
        <w:t>See Rhetoric</w:t>
      </w:r>
      <w:r w:rsidR="00B8454E" w:rsidRPr="00424939">
        <w:rPr>
          <w:rPrChange w:id="15681" w:author="Summer 2023 updates" w:date="2024-07-31T13:42:00Z">
            <w:rPr>
              <w:color w:val="000000" w:themeColor="text1"/>
            </w:rPr>
          </w:rPrChange>
        </w:rPr>
        <w:fldChar w:fldCharType="begin"/>
      </w:r>
      <w:r w:rsidR="00B8454E" w:rsidRPr="00424939">
        <w:rPr>
          <w:rPrChange w:id="15682" w:author="Summer 2023 updates" w:date="2024-07-31T13:42:00Z">
            <w:rPr>
              <w:color w:val="000000" w:themeColor="text1"/>
            </w:rPr>
          </w:rPrChange>
        </w:rPr>
        <w:instrText xml:space="preserve"> XE "Rhetoric" </w:instrText>
      </w:r>
      <w:r w:rsidR="00B8454E" w:rsidRPr="00424939">
        <w:rPr>
          <w:rPrChange w:id="15683" w:author="Summer 2023 updates" w:date="2024-07-31T13:42:00Z">
            <w:rPr>
              <w:color w:val="000000" w:themeColor="text1"/>
            </w:rPr>
          </w:rPrChange>
        </w:rPr>
        <w:fldChar w:fldCharType="end"/>
      </w:r>
      <w:r w:rsidRPr="00424939">
        <w:rPr>
          <w:rPrChange w:id="15684" w:author="Summer 2023 updates" w:date="2024-07-31T13:42:00Z">
            <w:rPr>
              <w:color w:val="000000" w:themeColor="text1"/>
            </w:rPr>
          </w:rPrChange>
        </w:rPr>
        <w:t>, p.</w:t>
      </w:r>
      <w:r w:rsidR="00284F34" w:rsidRPr="00424939">
        <w:rPr>
          <w:rPrChange w:id="15685" w:author="Summer 2023 updates" w:date="2024-07-31T13:42:00Z">
            <w:rPr>
              <w:color w:val="000000" w:themeColor="text1"/>
            </w:rPr>
          </w:rPrChange>
        </w:rPr>
        <w:t xml:space="preserve"> </w:t>
      </w:r>
      <w:r w:rsidR="00DA5015" w:rsidRPr="00424939">
        <w:rPr>
          <w:rPrChange w:id="15686" w:author="Summer 2023 updates" w:date="2024-07-31T13:42:00Z">
            <w:rPr>
              <w:color w:val="000000" w:themeColor="text1"/>
            </w:rPr>
          </w:rPrChange>
        </w:rPr>
        <w:fldChar w:fldCharType="begin"/>
      </w:r>
      <w:r w:rsidR="00DA5015" w:rsidRPr="00424939">
        <w:rPr>
          <w:rPrChange w:id="15687" w:author="Summer 2023 updates" w:date="2024-07-31T13:42:00Z">
            <w:rPr>
              <w:color w:val="000000" w:themeColor="text1"/>
            </w:rPr>
          </w:rPrChange>
        </w:rPr>
        <w:instrText xml:space="preserve"> PAGEREF _Ref14179291 \h </w:instrText>
      </w:r>
      <w:r w:rsidR="00DA5015" w:rsidRPr="00424939">
        <w:rPr>
          <w:rPrChange w:id="15688" w:author="Summer 2023 updates" w:date="2024-07-31T13:42:00Z">
            <w:rPr>
              <w:color w:val="000000" w:themeColor="text1"/>
            </w:rPr>
          </w:rPrChange>
        </w:rPr>
      </w:r>
      <w:r w:rsidR="00DA5015" w:rsidRPr="00424939">
        <w:rPr>
          <w:rPrChange w:id="15689" w:author="Summer 2023 updates" w:date="2024-07-31T13:42:00Z">
            <w:rPr>
              <w:color w:val="000000" w:themeColor="text1"/>
            </w:rPr>
          </w:rPrChange>
        </w:rPr>
        <w:fldChar w:fldCharType="separate"/>
      </w:r>
      <w:r w:rsidR="00A74DA0">
        <w:rPr>
          <w:noProof/>
        </w:rPr>
        <w:t>203</w:t>
      </w:r>
      <w:r w:rsidR="00DA5015" w:rsidRPr="00424939">
        <w:rPr>
          <w:rPrChange w:id="15690" w:author="Summer 2023 updates" w:date="2024-07-31T13:42:00Z">
            <w:rPr>
              <w:color w:val="000000" w:themeColor="text1"/>
            </w:rPr>
          </w:rPrChange>
        </w:rPr>
        <w:fldChar w:fldCharType="end"/>
      </w:r>
    </w:p>
    <w:p w14:paraId="204D72FC" w14:textId="7D66DC0B" w:rsidR="002E112B" w:rsidRDefault="002E112B">
      <w:pPr>
        <w:spacing w:after="200" w:line="276" w:lineRule="auto"/>
        <w:rPr>
          <w:rFonts w:cs="Times New Roman"/>
          <w:color w:val="000000" w:themeColor="text1"/>
        </w:rPr>
      </w:pPr>
      <w:r>
        <w:rPr>
          <w:rFonts w:cs="Times New Roman"/>
          <w:color w:val="000000" w:themeColor="text1"/>
        </w:rPr>
        <w:br w:type="page"/>
      </w:r>
    </w:p>
    <w:p w14:paraId="6E1498F1" w14:textId="77777777" w:rsidR="00865F10" w:rsidRPr="00865F10" w:rsidRDefault="00865F10" w:rsidP="00865F10">
      <w:pPr>
        <w:spacing w:after="120"/>
        <w:rPr>
          <w:rFonts w:cs="Times New Roman"/>
          <w:color w:val="000000" w:themeColor="text1"/>
        </w:rPr>
      </w:pPr>
    </w:p>
    <w:p w14:paraId="1D998B34" w14:textId="6248ED9B" w:rsidR="005475A9" w:rsidRPr="00424939" w:rsidRDefault="005475A9" w:rsidP="00713AB3">
      <w:pPr>
        <w:pStyle w:val="Heading3"/>
      </w:pPr>
      <w:bookmarkStart w:id="15691" w:name="_Toc141355799"/>
      <w:bookmarkStart w:id="15692" w:name="_Toc110005280"/>
      <w:r w:rsidRPr="00424939">
        <w:t>RESERVE OFFICER TRAINING CORPS</w:t>
      </w:r>
      <w:bookmarkEnd w:id="15691"/>
      <w:bookmarkEnd w:id="15692"/>
      <w:del w:id="15693" w:author="Summer 2023 updates" w:date="2024-07-31T13:42:00Z">
        <w:r w:rsidR="00B76E1A" w:rsidRPr="00424939">
          <w:fldChar w:fldCharType="begin"/>
        </w:r>
        <w:r w:rsidR="00B76E1A" w:rsidRPr="00424939">
          <w:delInstrText xml:space="preserve"> XE "RESERVE OFFICER TRAINING CORPS" </w:delInstrText>
        </w:r>
        <w:r w:rsidR="00B76E1A" w:rsidRPr="00424939">
          <w:fldChar w:fldCharType="end"/>
        </w:r>
      </w:del>
      <w:ins w:id="15694" w:author="Summer 2023 updates" w:date="2024-07-31T13:42:00Z">
        <w:r w:rsidR="00B76E1A" w:rsidRPr="00424939">
          <w:fldChar w:fldCharType="begin"/>
        </w:r>
        <w:r w:rsidR="00B76E1A" w:rsidRPr="00424939">
          <w:instrText xml:space="preserve"> XE "R</w:instrText>
        </w:r>
        <w:r w:rsidR="001978C8">
          <w:instrText xml:space="preserve">eserve </w:instrText>
        </w:r>
        <w:r w:rsidR="00B76E1A" w:rsidRPr="00424939">
          <w:instrText>O</w:instrText>
        </w:r>
        <w:r w:rsidR="001978C8">
          <w:instrText>fficer</w:instrText>
        </w:r>
        <w:r w:rsidR="00B76E1A" w:rsidRPr="00424939">
          <w:instrText xml:space="preserve"> T</w:instrText>
        </w:r>
        <w:r w:rsidR="001978C8">
          <w:instrText>raining</w:instrText>
        </w:r>
        <w:r w:rsidR="00B76E1A" w:rsidRPr="00424939">
          <w:instrText xml:space="preserve"> C</w:instrText>
        </w:r>
        <w:r w:rsidR="001978C8">
          <w:instrText>orps</w:instrText>
        </w:r>
        <w:r w:rsidR="00B76E1A" w:rsidRPr="00424939">
          <w:instrText xml:space="preserve">" </w:instrText>
        </w:r>
        <w:r w:rsidR="00B76E1A" w:rsidRPr="00424939">
          <w:fldChar w:fldCharType="end"/>
        </w:r>
      </w:ins>
      <w:r w:rsidRPr="00424939">
        <w:t xml:space="preserve"> </w:t>
      </w:r>
    </w:p>
    <w:p w14:paraId="7A002779" w14:textId="22D038FD" w:rsidR="00077D22" w:rsidRPr="00424939" w:rsidRDefault="00077D22" w:rsidP="00951812">
      <w:pPr>
        <w:pStyle w:val="Heading4"/>
        <w:spacing w:before="120"/>
        <w:rPr>
          <w:rFonts w:ascii="Garamond" w:hAnsi="Garamond"/>
          <w:color w:val="000000" w:themeColor="text1"/>
        </w:rPr>
        <w:pPrChange w:id="15695" w:author="Summer 2023 updates" w:date="2024-07-31T13:42:00Z">
          <w:pPr>
            <w:pStyle w:val="Heading4"/>
          </w:pPr>
        </w:pPrChange>
      </w:pPr>
      <w:bookmarkStart w:id="15696" w:name="_Toc141355800"/>
      <w:bookmarkStart w:id="15697" w:name="_Toc110005281"/>
      <w:r w:rsidRPr="00424939">
        <w:rPr>
          <w:rFonts w:ascii="Garamond" w:hAnsi="Garamond"/>
          <w:color w:val="000000" w:themeColor="text1"/>
        </w:rPr>
        <w:t>—</w:t>
      </w:r>
      <w:r w:rsidR="005A41A0">
        <w:rPr>
          <w:rFonts w:ascii="Garamond" w:hAnsi="Garamond"/>
          <w:color w:val="000000" w:themeColor="text1"/>
        </w:rPr>
        <w:t>A</w:t>
      </w:r>
      <w:r w:rsidRPr="00424939">
        <w:rPr>
          <w:rFonts w:ascii="Garamond" w:hAnsi="Garamond"/>
          <w:color w:val="000000" w:themeColor="text1"/>
        </w:rPr>
        <w:t xml:space="preserve">erospace </w:t>
      </w:r>
      <w:r w:rsidR="005A41A0">
        <w:rPr>
          <w:rFonts w:ascii="Garamond" w:hAnsi="Garamond"/>
          <w:color w:val="000000" w:themeColor="text1"/>
        </w:rPr>
        <w:t>S</w:t>
      </w:r>
      <w:r w:rsidRPr="00424939">
        <w:rPr>
          <w:rFonts w:ascii="Garamond" w:hAnsi="Garamond"/>
          <w:color w:val="000000" w:themeColor="text1"/>
        </w:rPr>
        <w:t>tudies</w:t>
      </w:r>
      <w:bookmarkEnd w:id="15696"/>
      <w:bookmarkEnd w:id="15697"/>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instrText>
      </w:r>
      <w:del w:id="15698" w:author="Summer 2023 updates" w:date="2024-07-31T13:42:00Z">
        <w:r w:rsidR="00B76E1A" w:rsidRPr="00424939">
          <w:rPr>
            <w:rFonts w:ascii="Garamond" w:hAnsi="Garamond"/>
            <w:color w:val="000000" w:themeColor="text1"/>
          </w:rPr>
          <w:delInstrText>aerospace</w:delInstrText>
        </w:r>
      </w:del>
      <w:ins w:id="15699" w:author="Summer 2023 updates" w:date="2024-07-31T13:42:00Z">
        <w:r w:rsidR="002233AB">
          <w:rPr>
            <w:rFonts w:ascii="Garamond" w:hAnsi="Garamond"/>
            <w:color w:val="000000" w:themeColor="text1"/>
          </w:rPr>
          <w:instrText>A</w:instrText>
        </w:r>
        <w:r w:rsidR="00B76E1A" w:rsidRPr="00424939">
          <w:rPr>
            <w:rFonts w:ascii="Garamond" w:hAnsi="Garamond"/>
            <w:color w:val="000000" w:themeColor="text1"/>
          </w:rPr>
          <w:instrText>erospace</w:instrText>
        </w:r>
      </w:ins>
      <w:r w:rsidR="00B76E1A" w:rsidRPr="00424939">
        <w:rPr>
          <w:rFonts w:ascii="Garamond" w:hAnsi="Garamond"/>
          <w:color w:val="000000" w:themeColor="text1"/>
        </w:rPr>
        <w:instrText xml:space="preserve"> studies"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w:t>
      </w:r>
    </w:p>
    <w:p w14:paraId="72F753C0" w14:textId="77777777" w:rsidR="00077D22" w:rsidRPr="00424939" w:rsidRDefault="00077D22" w:rsidP="00951812">
      <w:pPr>
        <w:rPr>
          <w:rPrChange w:id="15700" w:author="Summer 2023 updates" w:date="2024-07-31T13:42:00Z">
            <w:rPr>
              <w:color w:val="000000" w:themeColor="text1"/>
            </w:rPr>
          </w:rPrChange>
        </w:rPr>
        <w:pPrChange w:id="15701" w:author="Summer 2023 updates" w:date="2024-07-31T13:42:00Z">
          <w:pPr>
            <w:spacing w:after="120"/>
          </w:pPr>
        </w:pPrChange>
      </w:pPr>
      <w:r w:rsidRPr="00424939">
        <w:rPr>
          <w:rPrChange w:id="15702" w:author="Summer 2023 updates" w:date="2024-07-31T13:42:00Z">
            <w:rPr>
              <w:color w:val="000000" w:themeColor="text1"/>
            </w:rPr>
          </w:rPrChange>
        </w:rPr>
        <w:t>Clark, Spyker.</w:t>
      </w:r>
    </w:p>
    <w:p w14:paraId="1554E443" w14:textId="1966F479" w:rsidR="00077D22" w:rsidRPr="00424939" w:rsidRDefault="00077D22" w:rsidP="00951812">
      <w:pPr>
        <w:spacing w:before="120" w:after="0"/>
        <w:rPr>
          <w:rFonts w:eastAsia="Times New Roman" w:cs="Times New Roman"/>
          <w:b/>
          <w:color w:val="000000" w:themeColor="text1"/>
        </w:rPr>
        <w:pPrChange w:id="15703" w:author="Summer 2023 updates" w:date="2024-07-31T13:42:00Z">
          <w:pPr>
            <w:spacing w:after="0"/>
          </w:pPr>
        </w:pPrChange>
      </w:pPr>
      <w:r w:rsidRPr="00424939">
        <w:rPr>
          <w:rFonts w:eastAsia="Times New Roman" w:cs="Times New Roman"/>
          <w:b/>
          <w:color w:val="000000" w:themeColor="text1"/>
        </w:rPr>
        <w:t>Air Force ROTC</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Courses</w:t>
      </w:r>
    </w:p>
    <w:p w14:paraId="74C5AD63" w14:textId="16147272" w:rsidR="00077D22" w:rsidRPr="00424939" w:rsidRDefault="00077D22" w:rsidP="00951812">
      <w:r w:rsidRPr="00424939">
        <w:t>The Air Force Reserve Officers’ Training Corps (AFROTC) program at Coe College is administered through a cross-enrollment agreement with the Department of Aerospace Studies at the University of Iowa in Iowa City. Classes are held at the University of Iowa or at Coe College. Information on the Air Force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program is available by contacting the Department of Aerospace Studies at 319-335-9222.</w:t>
      </w:r>
    </w:p>
    <w:p w14:paraId="5E99A101" w14:textId="0933CFC3" w:rsidR="00077D22" w:rsidRPr="00424939" w:rsidRDefault="00077D22" w:rsidP="00951812">
      <w:r w:rsidRPr="00424939">
        <w:t>Air Force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is typically a four-year program divided between the General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Course (first two years), field training, and the Professional Officer Course (last two years). Enrollment in the General Military Course is open to all students and carries no service obligation. Students can join the program any time during their first or </w:t>
      </w:r>
      <w:r w:rsidR="00FD1F19" w:rsidRPr="00424939">
        <w:t>freshman</w:t>
      </w:r>
      <w:r w:rsidRPr="00424939">
        <w:t xml:space="preserve"> year. Students who complete the General Military Course attend a paid </w:t>
      </w:r>
      <w:r w:rsidR="00FD1F19" w:rsidRPr="00424939">
        <w:t>two</w:t>
      </w:r>
      <w:r w:rsidRPr="00424939">
        <w:t>-week field training course</w:t>
      </w:r>
      <w:r w:rsidR="00FD1F19" w:rsidRPr="00424939">
        <w:t xml:space="preserve">. </w:t>
      </w:r>
      <w:r w:rsidRPr="00424939">
        <w:t xml:space="preserve">Normally, students attend the camp between the sophomore and junior years of college. Successful completion of field training and the Professional Officer Course culminates in the student receiving a commission as an officer in the United States Air Force. Opportunities are available in approximately 100 career fields. </w:t>
      </w:r>
    </w:p>
    <w:p w14:paraId="46C28EE3" w14:textId="13EEFA62" w:rsidR="00077D22" w:rsidRPr="00424939" w:rsidRDefault="00077D22" w:rsidP="00951812">
      <w:r w:rsidRPr="00424939">
        <w:t xml:space="preserve">Students are supplied all AFROTC books, uniforms, and necessary materials free of charge. All students in the Professional Officer Course receive a monthly stipend of </w:t>
      </w:r>
      <w:r w:rsidR="00FD1F19" w:rsidRPr="00424939">
        <w:t xml:space="preserve">either </w:t>
      </w:r>
      <w:r w:rsidRPr="00424939">
        <w:t>$</w:t>
      </w:r>
      <w:r w:rsidR="00FD1F19" w:rsidRPr="00424939">
        <w:t>4</w:t>
      </w:r>
      <w:r w:rsidRPr="00424939">
        <w:t>50</w:t>
      </w:r>
      <w:r w:rsidR="00FD1F19" w:rsidRPr="00424939">
        <w:t xml:space="preserve"> or </w:t>
      </w:r>
      <w:r w:rsidRPr="00424939">
        <w:t>$500</w:t>
      </w:r>
      <w:r w:rsidR="00FD1F19" w:rsidRPr="00424939">
        <w:t>.</w:t>
      </w:r>
      <w:r w:rsidRPr="00424939">
        <w:t xml:space="preserve"> Veterans continue to draw both the AFROTC stipend plus any GI Bill benefits to which they are entitled. </w:t>
      </w:r>
      <w:r w:rsidR="00FD1F19" w:rsidRPr="00424939">
        <w:t xml:space="preserve">General Military Course </w:t>
      </w:r>
      <w:r w:rsidRPr="00424939">
        <w:t xml:space="preserve">Students are eligible to apply for AFROTC two- and three-year scholarships which provide tuition, books, fees, and </w:t>
      </w:r>
      <w:r w:rsidR="00FD1F19" w:rsidRPr="00424939">
        <w:t>between $30</w:t>
      </w:r>
      <w:r w:rsidRPr="00424939">
        <w:t>0-$</w:t>
      </w:r>
      <w:r w:rsidR="00FD1F19" w:rsidRPr="00424939">
        <w:t>5</w:t>
      </w:r>
      <w:r w:rsidRPr="00424939">
        <w:t xml:space="preserve">00 tax-free monthly stipend. </w:t>
      </w:r>
    </w:p>
    <w:p w14:paraId="30F0670B" w14:textId="4F3E88F2"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MSA-110 Air Force </w:t>
      </w:r>
      <w:r w:rsidR="00DA1416" w:rsidRPr="00424939">
        <w:rPr>
          <w:rFonts w:eastAsia="Times New Roman" w:cs="Times New Roman"/>
          <w:b/>
          <w:color w:val="000000" w:themeColor="text1"/>
        </w:rPr>
        <w:t xml:space="preserve">Heritage and Values </w:t>
      </w:r>
      <w:r w:rsidRPr="00424939">
        <w:rPr>
          <w:rFonts w:eastAsia="Times New Roman" w:cs="Times New Roman"/>
          <w:b/>
          <w:color w:val="000000" w:themeColor="text1"/>
        </w:rPr>
        <w:t xml:space="preserve">I </w:t>
      </w:r>
    </w:p>
    <w:p w14:paraId="11ADDCE7" w14:textId="18D25F4D" w:rsidR="00077D22" w:rsidRPr="00424939" w:rsidRDefault="00FD1F19" w:rsidP="00951812">
      <w:pPr>
        <w:rPr>
          <w:rPrChange w:id="15704" w:author="Summer 2023 updates" w:date="2024-07-31T13:42:00Z">
            <w:rPr>
              <w:color w:val="000000" w:themeColor="text1"/>
            </w:rPr>
          </w:rPrChange>
        </w:rPr>
      </w:pPr>
      <w:r w:rsidRPr="00424939">
        <w:rPr>
          <w:rPrChange w:id="15705" w:author="Summer 2023 updates" w:date="2024-07-31T13:42:00Z">
            <w:rPr>
              <w:color w:val="000000" w:themeColor="text1"/>
            </w:rPr>
          </w:rPrChange>
        </w:rPr>
        <w:t xml:space="preserve">A survey course designed to introduce students to the United States Air Force and provides an overview of the basic characteristics, missions, and organization of the Air Force.  Featured topics include: Air Force Core Values, dress and appearance standards, customs and courtesies, career opportunities, benefits, leadership, and communication skills. </w:t>
      </w:r>
      <w:r w:rsidR="00DA1416" w:rsidRPr="00424939">
        <w:rPr>
          <w:rPrChange w:id="15706" w:author="Summer 2023 updates" w:date="2024-07-31T13:42:00Z">
            <w:rPr>
              <w:color w:val="000000" w:themeColor="text1"/>
            </w:rPr>
          </w:rPrChange>
        </w:rPr>
        <w:t xml:space="preserve"> </w:t>
      </w:r>
      <w:r w:rsidR="00077D22" w:rsidRPr="00424939">
        <w:rPr>
          <w:u w:val="single"/>
          <w:rPrChange w:id="15707" w:author="Summer 2023 updates" w:date="2024-07-31T13:42:00Z">
            <w:rPr>
              <w:color w:val="000000" w:themeColor="text1"/>
              <w:u w:val="single"/>
            </w:rPr>
          </w:rPrChange>
        </w:rPr>
        <w:t>Prerequisite</w:t>
      </w:r>
      <w:r w:rsidR="00077D22" w:rsidRPr="00424939">
        <w:rPr>
          <w:rPrChange w:id="15708" w:author="Summer 2023 updates" w:date="2024-07-31T13:42:00Z">
            <w:rPr>
              <w:color w:val="000000" w:themeColor="text1"/>
            </w:rPr>
          </w:rPrChange>
        </w:rPr>
        <w:t xml:space="preserve">: first-year or sophomore standing. (0.25 course credit) </w:t>
      </w:r>
    </w:p>
    <w:p w14:paraId="56003D78"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MSA-110L AFROTC Leadership Laboratory </w:t>
      </w:r>
    </w:p>
    <w:p w14:paraId="6242FD3B" w14:textId="77777777"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A progression of experiences designed to develop leadership ability; includes military customs and courtesies, drill and ceremonies, military professional development, and the life and work of a junior officer; leadership skills in a practical, supervised military lab setting.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Foundations of the U.S. Air Force I (MSA-110); </w:t>
      </w:r>
      <w:r w:rsidRPr="00424939">
        <w:rPr>
          <w:rFonts w:eastAsia="Times New Roman" w:cs="Times New Roman"/>
          <w:color w:val="000000" w:themeColor="text1"/>
          <w:u w:val="single"/>
        </w:rPr>
        <w:t>Prerequisite</w:t>
      </w:r>
      <w:r w:rsidRPr="00424939">
        <w:rPr>
          <w:rFonts w:eastAsia="Times New Roman" w:cs="Times New Roman"/>
          <w:color w:val="000000" w:themeColor="text1"/>
        </w:rPr>
        <w:t xml:space="preserve">: first-year or sophomore standing. (0.25 course credit) </w:t>
      </w:r>
    </w:p>
    <w:p w14:paraId="3EF9BC11" w14:textId="1C8F1641" w:rsidR="00077D22" w:rsidRPr="00424939" w:rsidRDefault="00077D22" w:rsidP="003273CE">
      <w:pPr>
        <w:keepNext/>
        <w:spacing w:after="0"/>
        <w:rPr>
          <w:rFonts w:eastAsia="Times New Roman" w:cs="Times New Roman"/>
          <w:b/>
          <w:color w:val="000000" w:themeColor="text1"/>
        </w:rPr>
      </w:pPr>
      <w:r w:rsidRPr="00424939">
        <w:rPr>
          <w:rFonts w:eastAsia="Times New Roman" w:cs="Times New Roman"/>
          <w:b/>
          <w:color w:val="000000" w:themeColor="text1"/>
        </w:rPr>
        <w:t xml:space="preserve">MSA-120 </w:t>
      </w:r>
      <w:r w:rsidR="00DA1416" w:rsidRPr="00424939">
        <w:rPr>
          <w:rFonts w:eastAsia="Times New Roman" w:cs="Times New Roman"/>
          <w:b/>
          <w:color w:val="000000" w:themeColor="text1"/>
        </w:rPr>
        <w:t>Air Force Heritage and Values I</w:t>
      </w:r>
      <w:r w:rsidR="005A2AF8" w:rsidRPr="00424939">
        <w:rPr>
          <w:rFonts w:eastAsia="Times New Roman" w:cs="Times New Roman"/>
          <w:b/>
          <w:color w:val="000000" w:themeColor="text1"/>
        </w:rPr>
        <w:t>I</w:t>
      </w:r>
      <w:r w:rsidRPr="00424939">
        <w:rPr>
          <w:rFonts w:eastAsia="Times New Roman" w:cs="Times New Roman"/>
          <w:b/>
          <w:color w:val="000000" w:themeColor="text1"/>
        </w:rPr>
        <w:t xml:space="preserve"> </w:t>
      </w:r>
    </w:p>
    <w:p w14:paraId="10C7A129" w14:textId="273C34A3" w:rsidR="00865F10" w:rsidRPr="00424939" w:rsidRDefault="00DA1416" w:rsidP="00C054EA">
      <w:pPr>
        <w:rPr>
          <w:rFonts w:eastAsia="Times New Roman"/>
        </w:rPr>
      </w:pPr>
      <w:r w:rsidRPr="00424939">
        <w:t>A survey course designed to introduce students to the United States Air Force (USAF) and Air Force Reserve Officer Training Corps (AFROTC).  Spring semester featured topics include: Evolution of the U.S. Air Force/Air Force history, Principles of War/Tenets of Air Power, What the Air Force Brings to the Joint Fight and a look at the Department of the Air Force and Air Force Major Commands. It will also introduce several leadership concepts, to include ethical decision-making, communication, and professional speaking opportunities.</w:t>
      </w:r>
      <w:r w:rsidR="00077D22" w:rsidRPr="00424939">
        <w:rPr>
          <w:rFonts w:eastAsia="Times New Roman"/>
        </w:rPr>
        <w:t xml:space="preserve">  </w:t>
      </w:r>
      <w:r w:rsidR="00077D22" w:rsidRPr="00424939">
        <w:rPr>
          <w:rFonts w:eastAsia="Times New Roman"/>
          <w:u w:val="single"/>
        </w:rPr>
        <w:t>Prerequisite</w:t>
      </w:r>
      <w:r w:rsidR="00077D22" w:rsidRPr="00424939">
        <w:rPr>
          <w:rFonts w:eastAsia="Times New Roman"/>
        </w:rPr>
        <w:t xml:space="preserve">: first-year or sophomore standing.  (0.25 course credit) </w:t>
      </w:r>
    </w:p>
    <w:p w14:paraId="4CFAE886"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MSA-120L AFROTC Leadership Laboratory </w:t>
      </w:r>
    </w:p>
    <w:p w14:paraId="50B73A6A" w14:textId="27C4489E"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5A2AF8" w:rsidRPr="00424939">
        <w:rPr>
          <w:rFonts w:eastAsia="Times New Roman" w:cs="Times New Roman"/>
          <w:color w:val="000000" w:themeColor="text1"/>
        </w:rPr>
        <w:t>Air Force Heritage and Values</w:t>
      </w:r>
      <w:r w:rsidRPr="00424939">
        <w:rPr>
          <w:rFonts w:eastAsia="Times New Roman" w:cs="Times New Roman"/>
          <w:color w:val="000000" w:themeColor="text1"/>
        </w:rPr>
        <w:t xml:space="preserve"> II (MSA-120) (0.25 course credit) </w:t>
      </w:r>
    </w:p>
    <w:p w14:paraId="2048D744" w14:textId="24CC9EB8" w:rsidR="00077D22" w:rsidRPr="00424939" w:rsidRDefault="00077D22" w:rsidP="009B1509">
      <w:pPr>
        <w:spacing w:after="0"/>
        <w:rPr>
          <w:rFonts w:eastAsia="Times New Roman" w:cs="Times New Roman"/>
          <w:b/>
          <w:color w:val="000000" w:themeColor="text1"/>
        </w:rPr>
      </w:pPr>
      <w:r w:rsidRPr="00424939">
        <w:rPr>
          <w:rFonts w:eastAsia="Times New Roman" w:cs="Times New Roman"/>
          <w:b/>
          <w:color w:val="000000" w:themeColor="text1"/>
        </w:rPr>
        <w:t xml:space="preserve">MSA-210 </w:t>
      </w:r>
      <w:r w:rsidR="009B1509" w:rsidRPr="00424939">
        <w:rPr>
          <w:rFonts w:eastAsia="Times New Roman" w:cs="Times New Roman"/>
          <w:b/>
          <w:color w:val="000000" w:themeColor="text1"/>
        </w:rPr>
        <w:t>Team and Leadership Fundamentals</w:t>
      </w:r>
      <w:r w:rsidRPr="00424939">
        <w:rPr>
          <w:rFonts w:eastAsia="Times New Roman" w:cs="Times New Roman"/>
          <w:b/>
          <w:color w:val="000000" w:themeColor="text1"/>
        </w:rPr>
        <w:t xml:space="preserve"> I </w:t>
      </w:r>
    </w:p>
    <w:p w14:paraId="25770E9E" w14:textId="6A194AA4" w:rsidR="00077D22" w:rsidRPr="00424939" w:rsidRDefault="009B1509" w:rsidP="009B1509">
      <w:pPr>
        <w:pStyle w:val="BodyText3"/>
        <w:spacing w:after="0"/>
        <w:ind w:right="-360"/>
        <w:rPr>
          <w:rFonts w:eastAsia="Times New Roman" w:cs="Times New Roman"/>
          <w:color w:val="000000" w:themeColor="text1"/>
          <w:sz w:val="22"/>
          <w:szCs w:val="22"/>
        </w:rPr>
      </w:pPr>
      <w:r w:rsidRPr="00424939">
        <w:rPr>
          <w:color w:val="000000" w:themeColor="text1"/>
          <w:sz w:val="22"/>
          <w:szCs w:val="22"/>
        </w:rPr>
        <w:t xml:space="preserve">Provide the foundation for both leadership and team building.  The concepts will be applied in team building activities and class discussion to include demonstration of basic verbal and written communication.  Featured topics include: listening, followership, and problem solving efficiently. </w:t>
      </w:r>
      <w:r w:rsidR="00077D22" w:rsidRPr="00424939">
        <w:rPr>
          <w:rFonts w:eastAsia="Times New Roman" w:cs="Times New Roman"/>
          <w:color w:val="000000" w:themeColor="text1"/>
          <w:sz w:val="22"/>
          <w:szCs w:val="22"/>
        </w:rPr>
        <w:t xml:space="preserve"> (0.25 course credit) </w:t>
      </w:r>
    </w:p>
    <w:p w14:paraId="63787EBD" w14:textId="77777777" w:rsidR="00077D22" w:rsidRPr="00424939" w:rsidRDefault="00077D22" w:rsidP="009B1509">
      <w:pPr>
        <w:spacing w:before="60" w:after="0"/>
        <w:rPr>
          <w:rFonts w:eastAsia="Times New Roman" w:cs="Times New Roman"/>
          <w:b/>
          <w:color w:val="000000" w:themeColor="text1"/>
        </w:rPr>
      </w:pPr>
      <w:r w:rsidRPr="00424939">
        <w:rPr>
          <w:rFonts w:eastAsia="Times New Roman" w:cs="Times New Roman"/>
          <w:b/>
          <w:color w:val="000000" w:themeColor="text1"/>
        </w:rPr>
        <w:t xml:space="preserve">MSA-210L AFROTC Leadership Laboratory </w:t>
      </w:r>
    </w:p>
    <w:p w14:paraId="20A31378" w14:textId="5CDEDB7C"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 xml:space="preserve">Team and Leadership Fundamentals </w:t>
      </w:r>
      <w:r w:rsidRPr="00424939">
        <w:rPr>
          <w:rFonts w:eastAsia="Times New Roman" w:cs="Times New Roman"/>
          <w:color w:val="000000" w:themeColor="text1"/>
        </w:rPr>
        <w:t xml:space="preserve">I (MSA-210). (0.25 course credit) </w:t>
      </w:r>
    </w:p>
    <w:p w14:paraId="2B2EB145" w14:textId="1ED3265E"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MSA-220 </w:t>
      </w:r>
      <w:r w:rsidR="00DD2794" w:rsidRPr="00424939">
        <w:rPr>
          <w:rFonts w:eastAsia="Times New Roman" w:cs="Times New Roman"/>
          <w:b/>
          <w:color w:val="000000" w:themeColor="text1"/>
        </w:rPr>
        <w:t xml:space="preserve">Team and Leadership Fundamentals </w:t>
      </w:r>
      <w:r w:rsidRPr="00424939">
        <w:rPr>
          <w:rFonts w:eastAsia="Times New Roman" w:cs="Times New Roman"/>
          <w:b/>
          <w:color w:val="000000" w:themeColor="text1"/>
        </w:rPr>
        <w:t xml:space="preserve">II </w:t>
      </w:r>
    </w:p>
    <w:p w14:paraId="39537344" w14:textId="78A0E802" w:rsidR="00077D22" w:rsidRPr="00424939" w:rsidRDefault="00DD2794" w:rsidP="00077D22">
      <w:pPr>
        <w:rPr>
          <w:rFonts w:eastAsia="Times New Roman" w:cs="Times New Roman"/>
          <w:color w:val="000000" w:themeColor="text1"/>
        </w:rPr>
      </w:pPr>
      <w:r w:rsidRPr="00424939">
        <w:rPr>
          <w:rFonts w:cs="Times New Roman"/>
          <w:color w:val="000000" w:themeColor="text1"/>
        </w:rPr>
        <w:t>Provide the foundation for both leadership and team building.  The concepts will be applied in team building activities and class discussion to include demonstration of basic verbal and written communication.  Featured topics include: Conflict Management, Comprehensive Airman Fitness, and a Leadership Capstone.</w:t>
      </w:r>
      <w:r w:rsidR="00077D22" w:rsidRPr="00424939">
        <w:rPr>
          <w:rFonts w:eastAsia="Times New Roman" w:cs="Times New Roman"/>
          <w:color w:val="000000" w:themeColor="text1"/>
        </w:rPr>
        <w:t xml:space="preserve"> (0.25 course credit) </w:t>
      </w:r>
    </w:p>
    <w:p w14:paraId="2927080B" w14:textId="77777777" w:rsidR="002E112B" w:rsidRDefault="002E112B">
      <w:pPr>
        <w:spacing w:after="200" w:line="276" w:lineRule="auto"/>
        <w:rPr>
          <w:del w:id="15709" w:author="Summer 2023 updates" w:date="2024-07-31T13:42:00Z"/>
          <w:rFonts w:eastAsia="Times New Roman" w:cs="Times New Roman"/>
          <w:b/>
          <w:color w:val="000000" w:themeColor="text1"/>
        </w:rPr>
      </w:pPr>
      <w:del w:id="15710" w:author="Summer 2023 updates" w:date="2024-07-31T13:42:00Z">
        <w:r>
          <w:rPr>
            <w:rFonts w:eastAsia="Times New Roman" w:cs="Times New Roman"/>
            <w:b/>
            <w:color w:val="000000" w:themeColor="text1"/>
          </w:rPr>
          <w:br w:type="page"/>
        </w:r>
      </w:del>
    </w:p>
    <w:p w14:paraId="5179D151" w14:textId="4BBC1806"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MSA-220L AFROTC Leadership Laboratory </w:t>
      </w:r>
    </w:p>
    <w:p w14:paraId="495FF38E" w14:textId="0FFBF9B9"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 xml:space="preserve">Team and Leadership Fundamentals </w:t>
      </w:r>
      <w:r w:rsidRPr="00424939">
        <w:rPr>
          <w:rFonts w:eastAsia="Times New Roman" w:cs="Times New Roman"/>
          <w:color w:val="000000" w:themeColor="text1"/>
        </w:rPr>
        <w:t xml:space="preserve">II (MSA-220) (0.25 course credit) </w:t>
      </w:r>
    </w:p>
    <w:p w14:paraId="010F7458" w14:textId="115103B5"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MSA-310 Leadership Studies</w:t>
      </w:r>
      <w:r w:rsidR="00DD2794" w:rsidRPr="00424939">
        <w:rPr>
          <w:rFonts w:eastAsia="Times New Roman" w:cs="Times New Roman"/>
          <w:b/>
          <w:color w:val="000000" w:themeColor="text1"/>
        </w:rPr>
        <w:t>: Leading People and Effective Communication</w:t>
      </w:r>
      <w:r w:rsidRPr="00424939">
        <w:rPr>
          <w:rFonts w:eastAsia="Times New Roman" w:cs="Times New Roman"/>
          <w:b/>
          <w:color w:val="000000" w:themeColor="text1"/>
        </w:rPr>
        <w:t xml:space="preserve"> I </w:t>
      </w:r>
    </w:p>
    <w:p w14:paraId="48EEFAB5" w14:textId="1EE2F345" w:rsidR="00077D22" w:rsidRPr="00424939" w:rsidRDefault="00DD2794" w:rsidP="00077D22">
      <w:pPr>
        <w:rPr>
          <w:rFonts w:eastAsia="Times New Roman" w:cs="Times New Roman"/>
          <w:b/>
          <w:color w:val="000000" w:themeColor="text1"/>
        </w:rPr>
      </w:pPr>
      <w:r w:rsidRPr="00424939">
        <w:rPr>
          <w:rFonts w:cs="Times New Roman"/>
          <w:color w:val="000000" w:themeColor="text1"/>
        </w:rPr>
        <w:t>Course is designed to build on the leadership fundamentals taught in AERO 2100 and AERO 2200.  The class studies leadership and leadership skills to use in your future Air Force environment.  You will study the profession of arms, communications skills, and ethics.  Case studies will be used to examine Air Force leadership situations, and to demonstrate and exercise practical application of the concepts you study.</w:t>
      </w:r>
      <w:r w:rsidR="00077D22" w:rsidRPr="00424939">
        <w:rPr>
          <w:rFonts w:eastAsia="Times New Roman" w:cs="Times New Roman"/>
          <w:color w:val="000000" w:themeColor="text1"/>
        </w:rPr>
        <w:t xml:space="preserve"> (0.75 course credit) </w:t>
      </w:r>
    </w:p>
    <w:p w14:paraId="1314C813" w14:textId="4B16FCCF"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MSA-310L AFROTC Leadership Laboratory</w:t>
      </w:r>
    </w:p>
    <w:p w14:paraId="1F4C496F" w14:textId="25143404"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Leadership Studies: Leading People and Effective Communication</w:t>
      </w:r>
      <w:r w:rsidR="00DA6E57" w:rsidRPr="00424939">
        <w:rPr>
          <w:rFonts w:eastAsia="Times New Roman" w:cs="Times New Roman"/>
          <w:b/>
          <w:color w:val="000000" w:themeColor="text1"/>
        </w:rPr>
        <w:t xml:space="preserve"> </w:t>
      </w:r>
      <w:r w:rsidRPr="00424939">
        <w:rPr>
          <w:rFonts w:eastAsia="Times New Roman" w:cs="Times New Roman"/>
          <w:color w:val="000000" w:themeColor="text1"/>
        </w:rPr>
        <w:t xml:space="preserve">I (MSA-310). (0.25 course credit) </w:t>
      </w:r>
    </w:p>
    <w:p w14:paraId="4CA9FA92" w14:textId="20AA4E98"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MSA-320 </w:t>
      </w:r>
      <w:r w:rsidR="00DD2794" w:rsidRPr="00424939">
        <w:rPr>
          <w:rFonts w:eastAsia="Times New Roman" w:cs="Times New Roman"/>
          <w:b/>
          <w:color w:val="000000" w:themeColor="text1"/>
        </w:rPr>
        <w:t>Leadership Studies: Leading People and Effective Communication II</w:t>
      </w:r>
      <w:r w:rsidRPr="00424939">
        <w:rPr>
          <w:rFonts w:eastAsia="Times New Roman" w:cs="Times New Roman"/>
          <w:b/>
          <w:color w:val="000000" w:themeColor="text1"/>
        </w:rPr>
        <w:t xml:space="preserve"> </w:t>
      </w:r>
    </w:p>
    <w:p w14:paraId="2FFE8550" w14:textId="71B0C350" w:rsidR="00077D22" w:rsidRPr="00424939" w:rsidRDefault="00DD2794" w:rsidP="00C054EA">
      <w:pPr>
        <w:rPr>
          <w:rFonts w:eastAsia="Times New Roman"/>
        </w:rPr>
      </w:pPr>
      <w:r w:rsidRPr="00424939">
        <w:rPr>
          <w:shd w:val="clear" w:color="auto" w:fill="FFFFFF"/>
        </w:rPr>
        <w:t>Class studies leadership and leadership skills used in your future Air Force environment.  You will continue to study the profession of arms, communications skills, and ethics taught in AERO 3100, in addition to learning more about creating a vision, mentoring, and other leadership fundamentals.  Additionally, you will continue to hone your reading, writing, and speaking skills via several communication studies applications. Case studies will be used to examine Air Force leadership situations, and to demonstrate and exercise practical application of the concepts you study. The goal is to instill a more in-depth understanding of how to effectively lead people and organizations.</w:t>
      </w:r>
      <w:r w:rsidR="00077D22" w:rsidRPr="00424939">
        <w:rPr>
          <w:rFonts w:eastAsia="Times New Roman"/>
        </w:rPr>
        <w:t xml:space="preserve"> (0.75 course credit)</w:t>
      </w:r>
    </w:p>
    <w:p w14:paraId="524D1279"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MSA-320L AFROTC Leadership Laboratory</w:t>
      </w:r>
    </w:p>
    <w:p w14:paraId="71CA7F93" w14:textId="657F8A84"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DA6E57" w:rsidRPr="00424939">
        <w:rPr>
          <w:rFonts w:eastAsia="Times New Roman" w:cs="Times New Roman"/>
          <w:color w:val="000000" w:themeColor="text1"/>
        </w:rPr>
        <w:t>Leadership Studies: Leading People and Effective Communication II</w:t>
      </w:r>
      <w:r w:rsidRPr="00424939">
        <w:rPr>
          <w:rFonts w:eastAsia="Times New Roman" w:cs="Times New Roman"/>
          <w:color w:val="000000" w:themeColor="text1"/>
        </w:rPr>
        <w:t xml:space="preserve"> (MSA-320). (0.25 course credit) </w:t>
      </w:r>
    </w:p>
    <w:p w14:paraId="008D1F85" w14:textId="655EFB6D" w:rsidR="00077D22" w:rsidRPr="00424939" w:rsidRDefault="0076773E" w:rsidP="003273CE">
      <w:pPr>
        <w:keepNext/>
        <w:spacing w:after="0"/>
        <w:rPr>
          <w:rFonts w:eastAsia="Times New Roman" w:cs="Times New Roman"/>
          <w:b/>
          <w:color w:val="000000" w:themeColor="text1"/>
        </w:rPr>
      </w:pPr>
      <w:r w:rsidRPr="00424939">
        <w:rPr>
          <w:rFonts w:eastAsia="Times New Roman" w:cs="Times New Roman"/>
          <w:b/>
          <w:color w:val="000000" w:themeColor="text1"/>
        </w:rPr>
        <w:t>MSA-41</w:t>
      </w:r>
      <w:r w:rsidR="00077D22" w:rsidRPr="00424939">
        <w:rPr>
          <w:rFonts w:eastAsia="Times New Roman" w:cs="Times New Roman"/>
          <w:b/>
          <w:color w:val="000000" w:themeColor="text1"/>
        </w:rPr>
        <w:t>0 National Security</w:t>
      </w:r>
      <w:r w:rsidR="00DD2794" w:rsidRPr="00424939">
        <w:rPr>
          <w:rFonts w:eastAsia="Times New Roman" w:cs="Times New Roman"/>
          <w:b/>
          <w:color w:val="000000" w:themeColor="text1"/>
        </w:rPr>
        <w:t xml:space="preserve"> / Leadership Responsibilities and Commissioning Preparation</w:t>
      </w:r>
      <w:r w:rsidR="00077D22" w:rsidRPr="00424939">
        <w:rPr>
          <w:rFonts w:eastAsia="Times New Roman" w:cs="Times New Roman"/>
          <w:b/>
          <w:color w:val="000000" w:themeColor="text1"/>
        </w:rPr>
        <w:t xml:space="preserve"> I</w:t>
      </w:r>
    </w:p>
    <w:p w14:paraId="15AAA27F" w14:textId="77777777" w:rsidR="00D437B1" w:rsidRPr="00424939" w:rsidRDefault="00D437B1" w:rsidP="00D437B1">
      <w:pPr>
        <w:rPr>
          <w:rFonts w:eastAsia="Times New Roman" w:cs="Times New Roman"/>
          <w:color w:val="000000" w:themeColor="text1"/>
        </w:rPr>
      </w:pPr>
      <w:r w:rsidRPr="00424939">
        <w:rPr>
          <w:rFonts w:cs="Times New Roman"/>
          <w:color w:val="000000" w:themeColor="text1"/>
        </w:rPr>
        <w:t>Class</w:t>
      </w:r>
      <w:r w:rsidRPr="00424939">
        <w:rPr>
          <w:rFonts w:eastAsiaTheme="minorHAnsi" w:cs="TimesNewRomanPSMT"/>
          <w:color w:val="000000" w:themeColor="text1"/>
        </w:rPr>
        <w:t xml:space="preserve"> is designed for college seniors and gives them the foundation to understand their role as military officers and how they are directly tied to our National Security Strategy. It is an overview of the complex social and political issues facing the military profession.</w:t>
      </w:r>
      <w:r w:rsidRPr="00424939">
        <w:rPr>
          <w:rFonts w:cs="Times New Roman"/>
          <w:color w:val="000000" w:themeColor="text1"/>
        </w:rPr>
        <w:t xml:space="preserve">  Additionally, you will improve your oral and written communication skills and delve into military professionalism and ethics.</w:t>
      </w:r>
      <w:r w:rsidRPr="00424939">
        <w:rPr>
          <w:rFonts w:eastAsia="Times New Roman" w:cs="Times New Roman"/>
          <w:color w:val="000000" w:themeColor="text1"/>
        </w:rPr>
        <w:t xml:space="preserve"> (0.75 course credit) </w:t>
      </w:r>
    </w:p>
    <w:p w14:paraId="0D1217A1" w14:textId="314BF134"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MSA-41</w:t>
      </w:r>
      <w:r w:rsidR="00077D22" w:rsidRPr="00424939">
        <w:rPr>
          <w:rFonts w:eastAsia="Times New Roman" w:cs="Times New Roman"/>
          <w:b/>
          <w:color w:val="000000" w:themeColor="text1"/>
        </w:rPr>
        <w:t xml:space="preserve">0L AFROTC Leadership Laboratory </w:t>
      </w:r>
    </w:p>
    <w:p w14:paraId="0A213FFA" w14:textId="6C16AF2E"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76773E" w:rsidRPr="00424939">
        <w:rPr>
          <w:rFonts w:cs="Times New Roman"/>
          <w:color w:val="000000" w:themeColor="text1"/>
          <w:shd w:val="clear" w:color="auto" w:fill="FFFFFF"/>
        </w:rPr>
        <w:t>National Security / Leadership Responsibilities and Commissioning Preparation I (MSA-4</w:t>
      </w:r>
      <w:r w:rsidR="00DA6E57" w:rsidRPr="00424939">
        <w:rPr>
          <w:rFonts w:cs="Times New Roman"/>
          <w:color w:val="000000" w:themeColor="text1"/>
          <w:shd w:val="clear" w:color="auto" w:fill="FFFFFF"/>
        </w:rPr>
        <w:t>1</w:t>
      </w:r>
      <w:r w:rsidR="0076773E" w:rsidRPr="00424939">
        <w:rPr>
          <w:rFonts w:cs="Times New Roman"/>
          <w:color w:val="000000" w:themeColor="text1"/>
          <w:shd w:val="clear" w:color="auto" w:fill="FFFFFF"/>
        </w:rPr>
        <w:t>0)</w:t>
      </w:r>
      <w:r w:rsidRPr="00424939">
        <w:rPr>
          <w:rFonts w:eastAsia="Times New Roman" w:cs="Times New Roman"/>
          <w:color w:val="000000" w:themeColor="text1"/>
        </w:rPr>
        <w:t xml:space="preserve">. (0.25 course credit) </w:t>
      </w:r>
    </w:p>
    <w:p w14:paraId="38A00E0C" w14:textId="02928E63"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MSA-420</w:t>
      </w:r>
      <w:r w:rsidR="00077D22" w:rsidRPr="00424939">
        <w:rPr>
          <w:rFonts w:eastAsia="Times New Roman" w:cs="Times New Roman"/>
          <w:b/>
          <w:color w:val="000000" w:themeColor="text1"/>
        </w:rPr>
        <w:t xml:space="preserve"> </w:t>
      </w:r>
      <w:r w:rsidR="00DD2794" w:rsidRPr="00424939">
        <w:rPr>
          <w:rFonts w:eastAsia="Times New Roman" w:cs="Times New Roman"/>
          <w:b/>
          <w:color w:val="000000" w:themeColor="text1"/>
        </w:rPr>
        <w:t>National Security / Leadership Responsibilities and Commissioning Preparation</w:t>
      </w:r>
      <w:r w:rsidR="00077D22" w:rsidRPr="00424939">
        <w:rPr>
          <w:rFonts w:eastAsia="Times New Roman" w:cs="Times New Roman"/>
          <w:b/>
          <w:color w:val="000000" w:themeColor="text1"/>
        </w:rPr>
        <w:t xml:space="preserve"> II </w:t>
      </w:r>
    </w:p>
    <w:p w14:paraId="6F47ACFC" w14:textId="682F669B" w:rsidR="00077D22" w:rsidRPr="00424939" w:rsidRDefault="00D917AC" w:rsidP="00077D22">
      <w:pPr>
        <w:rPr>
          <w:rFonts w:eastAsia="Times New Roman" w:cs="Times New Roman"/>
          <w:color w:val="000000" w:themeColor="text1"/>
        </w:rPr>
      </w:pPr>
      <w:r w:rsidRPr="00424939">
        <w:rPr>
          <w:rFonts w:cs="Times New Roman"/>
          <w:color w:val="000000" w:themeColor="text1"/>
          <w:shd w:val="clear" w:color="auto" w:fill="FFFFFF"/>
        </w:rPr>
        <w:t>National Security / Leadership Responsibilities and Commissioning Preparation I (MSA-340) i</w:t>
      </w:r>
      <w:r w:rsidR="00DD2794" w:rsidRPr="00424939">
        <w:rPr>
          <w:rFonts w:cs="Times New Roman"/>
          <w:color w:val="000000" w:themeColor="text1"/>
          <w:shd w:val="clear" w:color="auto" w:fill="FFFFFF"/>
        </w:rPr>
        <w:t xml:space="preserve">ntroduced the national security process, regional studies, advanced leadership ethics, and Air Force doctrine.  This class will expand your knowledge to comprehend the responsibility, authority, and functions of an Air Force </w:t>
      </w:r>
      <w:r w:rsidR="00D437B1" w:rsidRPr="00424939">
        <w:rPr>
          <w:rFonts w:cs="Times New Roman"/>
          <w:color w:val="000000" w:themeColor="text1"/>
          <w:shd w:val="clear" w:color="auto" w:fill="FFFFFF"/>
        </w:rPr>
        <w:t>officer</w:t>
      </w:r>
      <w:r w:rsidR="00DD2794" w:rsidRPr="00424939">
        <w:rPr>
          <w:rFonts w:cs="Times New Roman"/>
          <w:color w:val="000000" w:themeColor="text1"/>
          <w:shd w:val="clear" w:color="auto" w:fill="FFFFFF"/>
        </w:rPr>
        <w:t xml:space="preserve"> and selected provisions of the military justice system. It is designed to prepare cadets for life as a second lieutenant.  Additionally, you will continue to improve your oral and written communication skills</w:t>
      </w:r>
      <w:r w:rsidR="00077D22" w:rsidRPr="00424939">
        <w:rPr>
          <w:rFonts w:eastAsia="Times New Roman" w:cs="Times New Roman"/>
          <w:color w:val="000000" w:themeColor="text1"/>
        </w:rPr>
        <w:t xml:space="preserve">. (0.75 course credit) </w:t>
      </w:r>
    </w:p>
    <w:p w14:paraId="2BC43C74" w14:textId="03FDF557" w:rsidR="00077D22" w:rsidRPr="00424939" w:rsidRDefault="0076773E" w:rsidP="00077D22">
      <w:pPr>
        <w:spacing w:after="0"/>
        <w:rPr>
          <w:rFonts w:eastAsia="Times New Roman" w:cs="Times New Roman"/>
          <w:b/>
          <w:color w:val="000000" w:themeColor="text1"/>
        </w:rPr>
      </w:pPr>
      <w:r w:rsidRPr="00424939">
        <w:rPr>
          <w:rFonts w:eastAsia="Times New Roman" w:cs="Times New Roman"/>
          <w:b/>
          <w:color w:val="000000" w:themeColor="text1"/>
        </w:rPr>
        <w:t>MSA-420</w:t>
      </w:r>
      <w:r w:rsidR="00077D22" w:rsidRPr="00424939">
        <w:rPr>
          <w:rFonts w:eastAsia="Times New Roman" w:cs="Times New Roman"/>
          <w:b/>
          <w:color w:val="000000" w:themeColor="text1"/>
        </w:rPr>
        <w:t xml:space="preserve">L AFROTC Leadership Laboratory </w:t>
      </w:r>
    </w:p>
    <w:p w14:paraId="22500030" w14:textId="28284A53"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 xml:space="preserve">See MSA-110L. </w:t>
      </w:r>
      <w:r w:rsidRPr="00424939">
        <w:rPr>
          <w:rFonts w:eastAsia="Times New Roman" w:cs="Times New Roman"/>
          <w:color w:val="000000" w:themeColor="text1"/>
          <w:u w:val="single"/>
        </w:rPr>
        <w:t>Corequisite</w:t>
      </w:r>
      <w:r w:rsidRPr="00424939">
        <w:rPr>
          <w:rFonts w:eastAsia="Times New Roman" w:cs="Times New Roman"/>
          <w:color w:val="000000" w:themeColor="text1"/>
        </w:rPr>
        <w:t xml:space="preserve">: </w:t>
      </w:r>
      <w:r w:rsidR="0076773E" w:rsidRPr="00424939">
        <w:rPr>
          <w:rFonts w:cs="Times New Roman"/>
          <w:color w:val="000000" w:themeColor="text1"/>
          <w:shd w:val="clear" w:color="auto" w:fill="FFFFFF"/>
        </w:rPr>
        <w:t>National Security / Leadership Responsibilities and Commissioning Preparation II (MSA-420)</w:t>
      </w:r>
      <w:r w:rsidRPr="00424939">
        <w:rPr>
          <w:rFonts w:eastAsia="Times New Roman" w:cs="Times New Roman"/>
          <w:color w:val="000000" w:themeColor="text1"/>
        </w:rPr>
        <w:t xml:space="preserve">. (0.25 course credit) </w:t>
      </w:r>
    </w:p>
    <w:p w14:paraId="596C686F" w14:textId="77777777" w:rsidR="00501BA3" w:rsidRDefault="00501BA3">
      <w:pPr>
        <w:spacing w:after="200" w:line="276" w:lineRule="auto"/>
        <w:rPr>
          <w:del w:id="15711" w:author="Summer 2023 updates" w:date="2024-07-31T13:42:00Z"/>
          <w:rFonts w:eastAsia="Times New Roman" w:cs="Times New Roman"/>
          <w:b/>
          <w:smallCaps/>
          <w:color w:val="000000" w:themeColor="text1"/>
        </w:rPr>
      </w:pPr>
      <w:del w:id="15712" w:author="Summer 2023 updates" w:date="2024-07-31T13:42:00Z">
        <w:r>
          <w:rPr>
            <w:rFonts w:eastAsia="Times New Roman" w:cs="Times New Roman"/>
            <w:b/>
            <w:smallCaps/>
            <w:color w:val="000000" w:themeColor="text1"/>
          </w:rPr>
          <w:br w:type="page"/>
        </w:r>
      </w:del>
    </w:p>
    <w:p w14:paraId="2EEF4D61" w14:textId="77777777" w:rsidR="00CA6D35" w:rsidRPr="00424939" w:rsidRDefault="00CA6D35">
      <w:pPr>
        <w:rPr>
          <w:del w:id="15713" w:author="Summer 2023 updates" w:date="2024-07-31T13:42:00Z"/>
          <w:rFonts w:eastAsia="Times New Roman" w:cs="Times New Roman"/>
          <w:b/>
          <w:smallCaps/>
          <w:color w:val="000000" w:themeColor="text1"/>
        </w:rPr>
      </w:pPr>
    </w:p>
    <w:p w14:paraId="7EDE0E32" w14:textId="2D786106" w:rsidR="00CA6D35" w:rsidRPr="00424939" w:rsidRDefault="00077D22">
      <w:pPr>
        <w:rPr>
          <w:ins w:id="15714" w:author="Summer 2023 updates" w:date="2024-07-31T13:42:00Z"/>
          <w:rFonts w:eastAsia="Times New Roman" w:cs="Times New Roman"/>
          <w:b/>
          <w:smallCaps/>
          <w:color w:val="000000" w:themeColor="text1"/>
        </w:rPr>
      </w:pPr>
      <w:bookmarkStart w:id="15715" w:name="_Toc110005282"/>
      <w:del w:id="15716" w:author="Summer 2023 updates" w:date="2024-07-31T13:42:00Z">
        <w:r w:rsidRPr="00424939">
          <w:rPr>
            <w:color w:val="000000" w:themeColor="text1"/>
          </w:rPr>
          <w:delText>—military science</w:delText>
        </w:r>
      </w:del>
      <w:bookmarkEnd w:id="15715"/>
    </w:p>
    <w:p w14:paraId="08D9E67E" w14:textId="7E2EF466" w:rsidR="00077D22" w:rsidRPr="00424939" w:rsidRDefault="00077D22" w:rsidP="00951812">
      <w:pPr>
        <w:pStyle w:val="Heading4"/>
        <w:spacing w:before="120"/>
        <w:rPr>
          <w:rFonts w:ascii="Garamond" w:hAnsi="Garamond"/>
          <w:color w:val="000000" w:themeColor="text1"/>
        </w:rPr>
        <w:pPrChange w:id="15717" w:author="Summer 2023 updates" w:date="2024-07-31T13:42:00Z">
          <w:pPr>
            <w:pStyle w:val="Heading4"/>
          </w:pPr>
        </w:pPrChange>
      </w:pPr>
      <w:bookmarkStart w:id="15718" w:name="_Toc141355801"/>
      <w:ins w:id="15719" w:author="Summer 2023 updates" w:date="2024-07-31T13:42:00Z">
        <w:r w:rsidRPr="00424939">
          <w:rPr>
            <w:rFonts w:ascii="Garamond" w:hAnsi="Garamond"/>
            <w:color w:val="000000" w:themeColor="text1"/>
          </w:rPr>
          <w:t>—</w:t>
        </w:r>
        <w:r w:rsidR="00F213C1">
          <w:rPr>
            <w:rFonts w:ascii="Garamond" w:hAnsi="Garamond"/>
            <w:color w:val="000000" w:themeColor="text1"/>
          </w:rPr>
          <w:t>M</w:t>
        </w:r>
        <w:r w:rsidRPr="00424939">
          <w:rPr>
            <w:rFonts w:ascii="Garamond" w:hAnsi="Garamond"/>
            <w:color w:val="000000" w:themeColor="text1"/>
          </w:rPr>
          <w:t xml:space="preserve">ilitary </w:t>
        </w:r>
        <w:r w:rsidR="00F213C1">
          <w:rPr>
            <w:rFonts w:ascii="Garamond" w:hAnsi="Garamond"/>
            <w:color w:val="000000" w:themeColor="text1"/>
          </w:rPr>
          <w:t>S</w:t>
        </w:r>
        <w:r w:rsidRPr="00424939">
          <w:rPr>
            <w:rFonts w:ascii="Garamond" w:hAnsi="Garamond"/>
            <w:color w:val="000000" w:themeColor="text1"/>
          </w:rPr>
          <w:t>cience</w:t>
        </w:r>
      </w:ins>
      <w:bookmarkEnd w:id="15718"/>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w:instrText>
      </w:r>
      <w:del w:id="15720" w:author="Summer 2023 updates" w:date="2024-07-31T13:42:00Z">
        <w:r w:rsidR="00B76E1A" w:rsidRPr="00424939">
          <w:rPr>
            <w:rFonts w:ascii="Garamond" w:hAnsi="Garamond"/>
            <w:color w:val="000000" w:themeColor="text1"/>
          </w:rPr>
          <w:delInstrText>military science</w:delInstrText>
        </w:r>
      </w:del>
      <w:ins w:id="15721" w:author="Summer 2023 updates" w:date="2024-07-31T13:42:00Z">
        <w:r w:rsidR="00963879">
          <w:rPr>
            <w:rFonts w:ascii="Garamond" w:hAnsi="Garamond"/>
            <w:color w:val="000000" w:themeColor="text1"/>
          </w:rPr>
          <w:instrText>M</w:instrText>
        </w:r>
        <w:r w:rsidR="00B76E1A" w:rsidRPr="00424939">
          <w:rPr>
            <w:rFonts w:ascii="Garamond" w:hAnsi="Garamond"/>
            <w:color w:val="000000" w:themeColor="text1"/>
          </w:rPr>
          <w:instrText xml:space="preserve">ilitary </w:instrText>
        </w:r>
        <w:r w:rsidR="00963879">
          <w:rPr>
            <w:rFonts w:ascii="Garamond" w:hAnsi="Garamond"/>
            <w:color w:val="000000" w:themeColor="text1"/>
          </w:rPr>
          <w:instrText>S</w:instrText>
        </w:r>
        <w:r w:rsidR="00B76E1A" w:rsidRPr="00424939">
          <w:rPr>
            <w:rFonts w:ascii="Garamond" w:hAnsi="Garamond"/>
            <w:color w:val="000000" w:themeColor="text1"/>
          </w:rPr>
          <w:instrText>cience</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w:t>
      </w:r>
    </w:p>
    <w:p w14:paraId="2A6C3130" w14:textId="77777777" w:rsidR="00077D22" w:rsidRPr="00424939" w:rsidRDefault="00077D22" w:rsidP="00951812">
      <w:pPr>
        <w:rPr>
          <w:b/>
          <w:rPrChange w:id="15722" w:author="Summer 2023 updates" w:date="2024-07-31T13:42:00Z">
            <w:rPr>
              <w:b/>
              <w:color w:val="000000" w:themeColor="text1"/>
            </w:rPr>
          </w:rPrChange>
        </w:rPr>
        <w:pPrChange w:id="15723" w:author="Summer 2023 updates" w:date="2024-07-31T13:42:00Z">
          <w:pPr>
            <w:spacing w:after="120"/>
          </w:pPr>
        </w:pPrChange>
      </w:pPr>
      <w:r w:rsidRPr="00424939">
        <w:rPr>
          <w:rPrChange w:id="15724" w:author="Summer 2023 updates" w:date="2024-07-31T13:42:00Z">
            <w:rPr>
              <w:color w:val="000000" w:themeColor="text1"/>
            </w:rPr>
          </w:rPrChange>
        </w:rPr>
        <w:t>Guderski.</w:t>
      </w:r>
    </w:p>
    <w:p w14:paraId="13A7C7DF" w14:textId="0E8CCA65" w:rsidR="00077D22" w:rsidRPr="00424939" w:rsidRDefault="00077D22" w:rsidP="00951812">
      <w:pPr>
        <w:spacing w:before="120" w:after="0"/>
        <w:rPr>
          <w:rFonts w:eastAsia="Times New Roman" w:cs="Times New Roman"/>
          <w:b/>
          <w:color w:val="000000" w:themeColor="text1"/>
        </w:rPr>
        <w:pPrChange w:id="15725" w:author="Summer 2023 updates" w:date="2024-07-31T13:42:00Z">
          <w:pPr>
            <w:spacing w:after="0"/>
          </w:pPr>
        </w:pPrChange>
      </w:pPr>
      <w:r w:rsidRPr="00424939">
        <w:rPr>
          <w:rFonts w:eastAsia="Times New Roman" w:cs="Times New Roman"/>
          <w:b/>
          <w:color w:val="000000" w:themeColor="text1"/>
        </w:rPr>
        <w:t>Army ROTC</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Courses</w:t>
      </w:r>
    </w:p>
    <w:p w14:paraId="26AB69CA" w14:textId="7774F6CC" w:rsidR="00077D22" w:rsidRPr="00424939" w:rsidRDefault="00077D22" w:rsidP="00C054EA">
      <w:r w:rsidRPr="00424939">
        <w:t>The Army Reserve Officers’ Training Corps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program at Coe College is administered through a cross-enrollment agreement with the Department of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Science at The University of Iowa in Iowa City. Classes are held either at The University of Iowa or at Coe College, depending upon the size of class enrollment. Information on the Army ROTC program is available by contacting the Department of Military Science at (319) 399-8297 or the website</w:t>
      </w:r>
      <w:r w:rsidRPr="004D2701">
        <w:t xml:space="preserve"> at </w:t>
      </w:r>
      <w:r w:rsidR="003B4409">
        <w:fldChar w:fldCharType="begin"/>
      </w:r>
      <w:r w:rsidR="003B4409">
        <w:instrText xml:space="preserve"> HYPERLINK "http://armyrotc.com/edu/univia/index.htm" </w:instrText>
      </w:r>
      <w:r w:rsidR="003B4409">
        <w:fldChar w:fldCharType="separate"/>
      </w:r>
      <w:r w:rsidRPr="004D2701">
        <w:rPr>
          <w:rStyle w:val="Hyperlink"/>
          <w:rFonts w:eastAsia="Times New Roman" w:cs="Times New Roman"/>
          <w:color w:val="auto"/>
        </w:rPr>
        <w:t>http://armyrotc.com/edu/univia/index.htm</w:t>
      </w:r>
      <w:r w:rsidR="003B4409">
        <w:rPr>
          <w:rStyle w:val="Hyperlink"/>
          <w:rFonts w:eastAsia="Times New Roman" w:cs="Times New Roman"/>
          <w:color w:val="auto"/>
        </w:rPr>
        <w:fldChar w:fldCharType="end"/>
      </w:r>
    </w:p>
    <w:p w14:paraId="19063191" w14:textId="3719EC00" w:rsidR="00077D22" w:rsidRPr="00424939" w:rsidRDefault="00077D22" w:rsidP="00C054EA">
      <w:r w:rsidRPr="00424939">
        <w:t>All students are eligible to apply for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two-, three-, and four-year scholarships which cover tuition and fees, books and supplies, and a tax-free monthly stipend during the academic year. The Army National Guard and Army Reserve also provide financial assistance through membership with a respective unit. </w:t>
      </w:r>
    </w:p>
    <w:p w14:paraId="1DA85095" w14:textId="77777777" w:rsidR="00077D22" w:rsidRPr="00424939" w:rsidRDefault="00077D22" w:rsidP="00951812">
      <w:pPr>
        <w:spacing w:before="120" w:after="0"/>
        <w:rPr>
          <w:rFonts w:eastAsia="Times New Roman" w:cs="Times New Roman"/>
          <w:b/>
          <w:smallCaps/>
          <w:color w:val="000000" w:themeColor="text1"/>
        </w:rPr>
        <w:pPrChange w:id="15726" w:author="Summer 2023 updates" w:date="2024-07-31T13:42:00Z">
          <w:pPr>
            <w:spacing w:after="0"/>
          </w:pPr>
        </w:pPrChange>
      </w:pPr>
      <w:r w:rsidRPr="00424939">
        <w:rPr>
          <w:rFonts w:eastAsia="Times New Roman" w:cs="Times New Roman"/>
          <w:b/>
          <w:smallCaps/>
          <w:color w:val="000000" w:themeColor="text1"/>
        </w:rPr>
        <w:t>basic course</w:t>
      </w:r>
    </w:p>
    <w:p w14:paraId="5D2833DA" w14:textId="33CE2E1D" w:rsidR="00077D22" w:rsidRPr="00424939" w:rsidRDefault="00077D22" w:rsidP="00951812">
      <w:r w:rsidRPr="00424939">
        <w:t>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Basic Course is primarily for first- and second-year students. It provides the fundamentals of leadership and management and introduces the roles of the military as influenced by national and foreign policy. Enrollment in the Basic Course is open to all students and carries no service obligation. Students with prior military training normally are exempt from the Basic Course requirements. </w:t>
      </w:r>
    </w:p>
    <w:p w14:paraId="6A5A1639" w14:textId="77777777" w:rsidR="00077D22" w:rsidRPr="00424939" w:rsidRDefault="00077D22" w:rsidP="00951812">
      <w:r w:rsidRPr="00424939">
        <w:t xml:space="preserve">Students may complete the Basic Course requirements over a one- or two-year period, or during a four-week fully-paid summer training session, the Leader’s Training Course (LTC), held at Fort Knox, Kentucky. Students normally attend the camp between the sophomore and junior years of college. </w:t>
      </w:r>
    </w:p>
    <w:p w14:paraId="1D13755B"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MIL-101 Leadership and Personal Development </w:t>
      </w:r>
    </w:p>
    <w:p w14:paraId="0E89E613" w14:textId="7B5F042D" w:rsidR="00077D22" w:rsidRPr="00424939" w:rsidRDefault="00077D22" w:rsidP="00EC5EB6">
      <w:r w:rsidRPr="00424939">
        <w:t>Introduces students to the personal challenges and competencies that are critical for effective leadership. Students learn how the personal development of life skills such as critical thinking, goal setting, time management, physical fitness, and stress management relate to leadership, officership, and the army as a profession. The focus is on the dimensions of army leadership; understanding of 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program, its purpose in the army, and its advantages for students. (0.25 course credit) (Offered Fall Term; Spring Term by arrangement)</w:t>
      </w:r>
    </w:p>
    <w:p w14:paraId="5B4C1B5A" w14:textId="7A89B05C"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MIL-102 Introduction to Tactical Leadership</w:t>
      </w:r>
    </w:p>
    <w:p w14:paraId="11C22B3B" w14:textId="77777777" w:rsidR="00077D22" w:rsidRPr="00424939" w:rsidRDefault="00077D22" w:rsidP="00077D22">
      <w:pPr>
        <w:rPr>
          <w:rFonts w:eastAsia="Times New Roman" w:cs="Times New Roman"/>
          <w:color w:val="000000" w:themeColor="text1"/>
        </w:rPr>
      </w:pPr>
      <w:r w:rsidRPr="00424939">
        <w:rPr>
          <w:rFonts w:eastAsia="Times New Roman" w:cs="Times New Roman"/>
          <w:color w:val="000000" w:themeColor="text1"/>
        </w:rPr>
        <w:t>Overviews leadership fundamentals such as setting direction, problem-solving, listening, presenting briefs, providing feedback, and using effective writing skills. Students explore dimensions of leadership values, attributes, skills, and actions through, hands-on, interactive exercises; cadre role models, development of strong relationships among students through common experience, practical interaction. (0.25 course credit) (Offered Spring Term; Fall Term by arrangement)</w:t>
      </w:r>
    </w:p>
    <w:p w14:paraId="6101409C" w14:textId="0E4A064C" w:rsidR="00077D22" w:rsidRPr="00424939" w:rsidRDefault="00077D22" w:rsidP="000C592A">
      <w:pPr>
        <w:keepNext/>
        <w:spacing w:after="0"/>
        <w:rPr>
          <w:rFonts w:eastAsia="Times New Roman" w:cs="Times New Roman"/>
          <w:b/>
          <w:color w:val="000000" w:themeColor="text1"/>
        </w:rPr>
      </w:pPr>
      <w:r w:rsidRPr="00424939">
        <w:rPr>
          <w:rFonts w:eastAsia="Times New Roman" w:cs="Times New Roman"/>
          <w:b/>
          <w:color w:val="000000" w:themeColor="text1"/>
        </w:rPr>
        <w:t xml:space="preserve">MIL-103 Innovative Team Leadership </w:t>
      </w:r>
    </w:p>
    <w:p w14:paraId="08189A22" w14:textId="77777777" w:rsidR="00077D22" w:rsidRPr="00424939" w:rsidRDefault="00077D22" w:rsidP="00EC5EB6">
      <w:r w:rsidRPr="00424939">
        <w:t>Explores the dimensions of creative and innovative tactical leadership strategies and styles by examining team dynamics and historical leadership theories central to the Army leadership framework; personal motivation and team building through planning, executing, and assessing team exercises and participating in leadership labs; continued development of leadership values and attributes through understanding of army rank, structure, duties, basic aspects of land navigation and squad tactics. Case studies provide tangible context for learning the soldier’s creed and warrior ethos as they apply in the contemporary operating environment (COE). (0.5 course credit) (Offered Fall Term; Spring Term by arrangement)</w:t>
      </w:r>
    </w:p>
    <w:p w14:paraId="32DDCEB0"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MIL-104 Foundations of Tactical Leadership </w:t>
      </w:r>
    </w:p>
    <w:p w14:paraId="024F0298" w14:textId="77777777" w:rsidR="00077D22" w:rsidRPr="00424939" w:rsidRDefault="00077D22" w:rsidP="00EC5EB6">
      <w:r w:rsidRPr="00424939">
        <w:t>Examines the challenges of leading tactical teams in the complex contemporary operating environment (COE). The course highlights dimensions of terrain analysis, patrolling, and operation orders. Further study of the theoretical basis of the Army leadership framework explores the dynamics of adaptive leadership in the context of military operations. Students develop greater self-awareness as they assess their own cadet leadership styles and practice communication and team building skills. Case studies give insight into the importance and practice of teamwork and tactics in real-world scenarios.  (0.5 course credit) (Offered Spring Term; Fall Term by arrangement)</w:t>
      </w:r>
    </w:p>
    <w:p w14:paraId="624D90FF" w14:textId="77777777" w:rsidR="001B02E4" w:rsidRPr="00424939" w:rsidRDefault="001B02E4" w:rsidP="00077D22">
      <w:pPr>
        <w:spacing w:after="0"/>
        <w:rPr>
          <w:rFonts w:eastAsia="Times New Roman" w:cs="Times New Roman"/>
          <w:b/>
          <w:smallCaps/>
          <w:color w:val="000000" w:themeColor="text1"/>
        </w:rPr>
      </w:pPr>
    </w:p>
    <w:p w14:paraId="3699F5CE" w14:textId="301EF493" w:rsidR="00077D22" w:rsidRPr="00424939" w:rsidRDefault="004221EF" w:rsidP="00750404">
      <w:pPr>
        <w:keepNext/>
        <w:spacing w:before="120" w:after="0"/>
        <w:rPr>
          <w:rFonts w:eastAsia="Times New Roman" w:cs="Times New Roman"/>
          <w:b/>
          <w:smallCaps/>
          <w:color w:val="000000" w:themeColor="text1"/>
        </w:rPr>
        <w:pPrChange w:id="15727" w:author="Summer 2023 updates" w:date="2024-07-31T13:42:00Z">
          <w:pPr>
            <w:keepNext/>
            <w:spacing w:after="0"/>
          </w:pPr>
        </w:pPrChange>
      </w:pPr>
      <w:r>
        <w:rPr>
          <w:rFonts w:eastAsia="Times New Roman" w:cs="Times New Roman"/>
          <w:b/>
          <w:smallCaps/>
          <w:color w:val="000000" w:themeColor="text1"/>
        </w:rPr>
        <w:t>Advanced C</w:t>
      </w:r>
      <w:r w:rsidR="00077D22" w:rsidRPr="00424939">
        <w:rPr>
          <w:rFonts w:eastAsia="Times New Roman" w:cs="Times New Roman"/>
          <w:b/>
          <w:smallCaps/>
          <w:color w:val="000000" w:themeColor="text1"/>
        </w:rPr>
        <w:t>ourse</w:t>
      </w:r>
    </w:p>
    <w:p w14:paraId="4B77A884" w14:textId="77F533B9" w:rsidR="00077D22" w:rsidRPr="00424939" w:rsidRDefault="00077D22" w:rsidP="00750404">
      <w:pPr>
        <w:rPr>
          <w:rPrChange w:id="15728" w:author="Summer 2023 updates" w:date="2024-07-31T13:42:00Z">
            <w:rPr>
              <w:color w:val="000000" w:themeColor="text1"/>
            </w:rPr>
          </w:rPrChange>
        </w:rPr>
      </w:pPr>
      <w:r w:rsidRPr="00424939">
        <w:rPr>
          <w:rPrChange w:id="15729" w:author="Summer 2023 updates" w:date="2024-07-31T13:42:00Z">
            <w:rPr>
              <w:color w:val="000000" w:themeColor="text1"/>
            </w:rPr>
          </w:rPrChange>
        </w:rPr>
        <w:t>The ROTC</w:t>
      </w:r>
      <w:r w:rsidR="00B76E1A" w:rsidRPr="00424939">
        <w:rPr>
          <w:rPrChange w:id="15730" w:author="Summer 2023 updates" w:date="2024-07-31T13:42:00Z">
            <w:rPr>
              <w:color w:val="000000" w:themeColor="text1"/>
            </w:rPr>
          </w:rPrChange>
        </w:rPr>
        <w:fldChar w:fldCharType="begin"/>
      </w:r>
      <w:r w:rsidR="00B76E1A" w:rsidRPr="00424939">
        <w:rPr>
          <w:rPrChange w:id="15731" w:author="Summer 2023 updates" w:date="2024-07-31T13:42:00Z">
            <w:rPr>
              <w:color w:val="000000" w:themeColor="text1"/>
            </w:rPr>
          </w:rPrChange>
        </w:rPr>
        <w:instrText xml:space="preserve"> XE "</w:instrText>
      </w:r>
      <w:r w:rsidR="00B76E1A" w:rsidRPr="00424939">
        <w:rPr>
          <w:b/>
          <w:rPrChange w:id="15732" w:author="Summer 2023 updates" w:date="2024-07-31T13:42:00Z">
            <w:rPr>
              <w:b/>
              <w:color w:val="000000" w:themeColor="text1"/>
            </w:rPr>
          </w:rPrChange>
        </w:rPr>
        <w:instrText>ROTC</w:instrText>
      </w:r>
      <w:r w:rsidR="00B76E1A" w:rsidRPr="00424939">
        <w:rPr>
          <w:rPrChange w:id="15733" w:author="Summer 2023 updates" w:date="2024-07-31T13:42:00Z">
            <w:rPr>
              <w:color w:val="000000" w:themeColor="text1"/>
            </w:rPr>
          </w:rPrChange>
        </w:rPr>
        <w:instrText xml:space="preserve">" </w:instrText>
      </w:r>
      <w:r w:rsidR="00B76E1A" w:rsidRPr="00424939">
        <w:rPr>
          <w:rPrChange w:id="15734" w:author="Summer 2023 updates" w:date="2024-07-31T13:42:00Z">
            <w:rPr>
              <w:color w:val="000000" w:themeColor="text1"/>
            </w:rPr>
          </w:rPrChange>
        </w:rPr>
        <w:fldChar w:fldCharType="end"/>
      </w:r>
      <w:r w:rsidRPr="00424939">
        <w:rPr>
          <w:rPrChange w:id="15735" w:author="Summer 2023 updates" w:date="2024-07-31T13:42:00Z">
            <w:rPr>
              <w:color w:val="000000" w:themeColor="text1"/>
            </w:rPr>
          </w:rPrChange>
        </w:rPr>
        <w:t xml:space="preserve"> Advanced Course is open to any student who meets the prerequisites. Its design is primarily for students who wish to pursue a commission as a lieutenant in the U.S. Army upon graduation. Most students in the advanced course incur an obligation to the military via the Active Army, Army National Guard, or Army Reserve. Students agreeing to serve in the armed forces, through a contractual obligation with the ROTC program, receive a tax-free monthly stipend. </w:t>
      </w:r>
    </w:p>
    <w:p w14:paraId="4888B123" w14:textId="6A62E95C" w:rsidR="00077D22" w:rsidRPr="00424939" w:rsidRDefault="00077D22" w:rsidP="00750404">
      <w:r w:rsidRPr="00424939">
        <w:t>To enter the Advanced Course, students must fulfill the requirements of the Basic Course, attain junior status, and earn a minimum cumulative GPA</w:t>
      </w:r>
      <w:r w:rsidR="008C196D" w:rsidRPr="00424939">
        <w:fldChar w:fldCharType="begin"/>
      </w:r>
      <w:r w:rsidR="008C196D" w:rsidRPr="00424939">
        <w:instrText xml:space="preserve"> XE "</w:instrText>
      </w:r>
      <w:r w:rsidR="008C196D" w:rsidRPr="00424939">
        <w:rPr>
          <w:b/>
        </w:rPr>
        <w:instrText>GPA</w:instrText>
      </w:r>
      <w:r w:rsidR="008C196D" w:rsidRPr="00424939">
        <w:instrText xml:space="preserve">" </w:instrText>
      </w:r>
      <w:r w:rsidR="008C196D" w:rsidRPr="00424939">
        <w:fldChar w:fldCharType="end"/>
      </w:r>
      <w:r w:rsidRPr="00424939">
        <w:t xml:space="preserve"> of 2.00. Students must complete the Leadership Development and Assessment Course (LDAC), a six-week course held at Fort Lewis, WA, usually during the summer between the third and fourth years of instruction. The course may be delayed until the summer following the final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class with permission of the professor of military science</w:t>
      </w:r>
      <w:r w:rsidR="00B76E1A" w:rsidRPr="00424939">
        <w:fldChar w:fldCharType="begin"/>
      </w:r>
      <w:r w:rsidR="00B76E1A" w:rsidRPr="00424939">
        <w:instrText xml:space="preserve"> XE "</w:instrText>
      </w:r>
      <w:del w:id="15736" w:author="Summer 2023 updates" w:date="2024-07-31T13:42:00Z">
        <w:r w:rsidR="00B76E1A" w:rsidRPr="00424939">
          <w:delInstrText>military science</w:delInstrText>
        </w:r>
      </w:del>
      <w:ins w:id="15737" w:author="Summer 2023 updates" w:date="2024-07-31T13:42:00Z">
        <w:r w:rsidR="00C03B5D">
          <w:instrText>M</w:instrText>
        </w:r>
        <w:r w:rsidR="00B76E1A" w:rsidRPr="00424939">
          <w:instrText xml:space="preserve">ilitary </w:instrText>
        </w:r>
        <w:r w:rsidR="00C03B5D">
          <w:instrText>S</w:instrText>
        </w:r>
        <w:r w:rsidR="00B76E1A" w:rsidRPr="00424939">
          <w:instrText>cience</w:instrText>
        </w:r>
      </w:ins>
      <w:r w:rsidR="00B76E1A" w:rsidRPr="00424939">
        <w:instrText xml:space="preserve">" </w:instrText>
      </w:r>
      <w:r w:rsidR="00B76E1A" w:rsidRPr="00424939">
        <w:fldChar w:fldCharType="end"/>
      </w:r>
      <w:r w:rsidRPr="00424939">
        <w:t xml:space="preserve">. </w:t>
      </w:r>
    </w:p>
    <w:p w14:paraId="3F0055BF" w14:textId="6F9F5572" w:rsidR="00077D22" w:rsidRPr="00424939" w:rsidRDefault="00077D22" w:rsidP="00750404">
      <w:r w:rsidRPr="00424939">
        <w:t>Students in the Advanced Course complete the following list of courses: Leadership Laboratory MIL-209, Adaptive Tactical Leadership MIL-220, Leadership in Changing Environs MIL-305, Developing Adaptive Leaders MIL-350, and Leadership in a Complex World MIL-360. In addition, students choose one course in history from the following list: History</w:t>
      </w:r>
      <w:r w:rsidR="00B8454E" w:rsidRPr="00424939">
        <w:fldChar w:fldCharType="begin"/>
      </w:r>
      <w:r w:rsidR="00B8454E" w:rsidRPr="00424939">
        <w:instrText xml:space="preserve"> XE "History" </w:instrText>
      </w:r>
      <w:r w:rsidR="00B8454E" w:rsidRPr="00424939">
        <w:fldChar w:fldCharType="end"/>
      </w:r>
      <w:r w:rsidRPr="00424939">
        <w:t xml:space="preserve"> of the United States to 1865 HIS-145, History of the United States Since 1865 HIS-155, The American War in Vietnam HIS-217, The American Civil War HIS-227, or American Colonial History HIS-387.  Students earning a degree in nursing normally are exempt from this requirement, and students may, with the approval of the professor of military science</w:t>
      </w:r>
      <w:r w:rsidR="00B76E1A" w:rsidRPr="00424939">
        <w:fldChar w:fldCharType="begin"/>
      </w:r>
      <w:r w:rsidR="00B76E1A" w:rsidRPr="00424939">
        <w:instrText xml:space="preserve"> XE "</w:instrText>
      </w:r>
      <w:del w:id="15738" w:author="Summer 2023 updates" w:date="2024-07-31T13:42:00Z">
        <w:r w:rsidR="00B76E1A" w:rsidRPr="00424939">
          <w:delInstrText>military science</w:delInstrText>
        </w:r>
      </w:del>
      <w:ins w:id="15739" w:author="Summer 2023 updates" w:date="2024-07-31T13:42:00Z">
        <w:r w:rsidR="00C03B5D">
          <w:instrText>M</w:instrText>
        </w:r>
        <w:r w:rsidR="00B76E1A" w:rsidRPr="00424939">
          <w:instrText xml:space="preserve">ilitary </w:instrText>
        </w:r>
        <w:r w:rsidR="00C03B5D">
          <w:instrText>S</w:instrText>
        </w:r>
        <w:r w:rsidR="00B76E1A" w:rsidRPr="00424939">
          <w:instrText>cience</w:instrText>
        </w:r>
      </w:ins>
      <w:r w:rsidR="00B76E1A" w:rsidRPr="00424939">
        <w:instrText xml:space="preserve">" </w:instrText>
      </w:r>
      <w:r w:rsidR="00B76E1A" w:rsidRPr="00424939">
        <w:fldChar w:fldCharType="end"/>
      </w:r>
      <w:r w:rsidRPr="00424939">
        <w:t xml:space="preserve">, use other courses to meet the requirement. </w:t>
      </w:r>
    </w:p>
    <w:p w14:paraId="0AE6458D"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MIL-209 Leadership Laboratory </w:t>
      </w:r>
    </w:p>
    <w:p w14:paraId="3F06D870" w14:textId="4E9DED40" w:rsidR="00077D22" w:rsidRPr="00424939" w:rsidRDefault="00077D22" w:rsidP="00750404">
      <w:pPr>
        <w:rPr>
          <w:rPrChange w:id="15740" w:author="Summer 2023 updates" w:date="2024-07-31T13:42:00Z">
            <w:rPr>
              <w:color w:val="000000" w:themeColor="text1"/>
            </w:rPr>
          </w:rPrChange>
        </w:rPr>
      </w:pPr>
      <w:r w:rsidRPr="00424939">
        <w:rPr>
          <w:rPrChange w:id="15741" w:author="Summer 2023 updates" w:date="2024-07-31T13:42:00Z">
            <w:rPr>
              <w:color w:val="000000" w:themeColor="text1"/>
            </w:rPr>
          </w:rPrChange>
        </w:rPr>
        <w:t>Hands-on training of basic soldier skills, such as customs and courtesies, drill and ceremony, first aid</w:t>
      </w:r>
      <w:r w:rsidR="00B76E1A" w:rsidRPr="00424939">
        <w:rPr>
          <w:rPrChange w:id="15742" w:author="Summer 2023 updates" w:date="2024-07-31T13:42:00Z">
            <w:rPr>
              <w:color w:val="000000" w:themeColor="text1"/>
            </w:rPr>
          </w:rPrChange>
        </w:rPr>
        <w:fldChar w:fldCharType="begin"/>
      </w:r>
      <w:r w:rsidR="00B76E1A" w:rsidRPr="00424939">
        <w:rPr>
          <w:rPrChange w:id="15743" w:author="Summer 2023 updates" w:date="2024-07-31T13:42:00Z">
            <w:rPr>
              <w:color w:val="000000" w:themeColor="text1"/>
            </w:rPr>
          </w:rPrChange>
        </w:rPr>
        <w:instrText xml:space="preserve"> XE "</w:instrText>
      </w:r>
      <w:del w:id="15744" w:author="Summer 2023 updates" w:date="2024-07-31T13:42:00Z">
        <w:r w:rsidR="00B76E1A" w:rsidRPr="00424939">
          <w:rPr>
            <w:rStyle w:val="Strong"/>
            <w:rFonts w:ascii="Garamond" w:hAnsi="Garamond"/>
            <w:color w:val="000000" w:themeColor="text1"/>
          </w:rPr>
          <w:delInstrText>aid</w:delInstrText>
        </w:r>
      </w:del>
      <w:ins w:id="15745"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5746" w:author="Summer 2023 updates" w:date="2024-07-31T13:42:00Z">
            <w:rPr>
              <w:color w:val="000000" w:themeColor="text1"/>
            </w:rPr>
          </w:rPrChange>
        </w:rPr>
        <w:instrText xml:space="preserve">" </w:instrText>
      </w:r>
      <w:r w:rsidR="00B76E1A" w:rsidRPr="00424939">
        <w:rPr>
          <w:rPrChange w:id="15747" w:author="Summer 2023 updates" w:date="2024-07-31T13:42:00Z">
            <w:rPr>
              <w:color w:val="000000" w:themeColor="text1"/>
            </w:rPr>
          </w:rPrChange>
        </w:rPr>
        <w:fldChar w:fldCharType="end"/>
      </w:r>
      <w:r w:rsidRPr="00424939">
        <w:rPr>
          <w:rPrChange w:id="15748" w:author="Summer 2023 updates" w:date="2024-07-31T13:42:00Z">
            <w:rPr>
              <w:color w:val="000000" w:themeColor="text1"/>
            </w:rPr>
          </w:rPrChange>
        </w:rPr>
        <w:t xml:space="preserve">, weapons employment, and troop movement techniques. In addition, students explore leadership training for the U.S. Army officership. (0.0 course credit). </w:t>
      </w:r>
    </w:p>
    <w:p w14:paraId="04AA0C98" w14:textId="465734BE"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MIL-215 Advanced Military</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Fitness Training</w:t>
      </w:r>
    </w:p>
    <w:p w14:paraId="0AB1D6C6" w14:textId="06564300" w:rsidR="00077D22" w:rsidRPr="00424939" w:rsidRDefault="00077D22" w:rsidP="00750404">
      <w:pPr>
        <w:rPr>
          <w:rPrChange w:id="15749" w:author="Summer 2023 updates" w:date="2024-07-31T13:42:00Z">
            <w:rPr>
              <w:color w:val="000000" w:themeColor="text1"/>
            </w:rPr>
          </w:rPrChange>
        </w:rPr>
      </w:pPr>
      <w:r w:rsidRPr="00424939">
        <w:rPr>
          <w:rPrChange w:id="15750" w:author="Summer 2023 updates" w:date="2024-07-31T13:42:00Z">
            <w:rPr>
              <w:color w:val="000000" w:themeColor="text1"/>
            </w:rPr>
          </w:rPrChange>
        </w:rPr>
        <w:t xml:space="preserve">Developed around the army physical fitness training program. This course covers aerobics and running, muscular strength and endurance, flexibility, and nutrition. Students also learn how to evaluate and measure fitness improvement. This course is developed around the Army physical fitness training program. Lab fee required. Course may be repeated up to three times. (0.5 course credit) </w:t>
      </w:r>
    </w:p>
    <w:p w14:paraId="63891C34" w14:textId="4CD003AB" w:rsidR="00077D22" w:rsidRPr="00424939" w:rsidRDefault="00077D22" w:rsidP="000C592A">
      <w:pPr>
        <w:keepNext/>
        <w:keepLines/>
        <w:spacing w:after="0"/>
        <w:rPr>
          <w:rFonts w:eastAsia="Times New Roman" w:cs="Times New Roman"/>
          <w:b/>
          <w:color w:val="000000" w:themeColor="text1"/>
        </w:rPr>
      </w:pPr>
      <w:r w:rsidRPr="00424939">
        <w:rPr>
          <w:rFonts w:eastAsia="Times New Roman" w:cs="Times New Roman"/>
          <w:b/>
          <w:color w:val="000000" w:themeColor="text1"/>
        </w:rPr>
        <w:t>MIL-220 Adaptive Tactical Leadership</w:t>
      </w:r>
    </w:p>
    <w:p w14:paraId="1E0BF286" w14:textId="71B3038E" w:rsidR="00077D22" w:rsidRPr="00424939" w:rsidRDefault="00077D22" w:rsidP="00750404">
      <w:r w:rsidRPr="00424939">
        <w:t>Challenges students to study, practice, and evaluate adaptive leadership skills as they are presented with challenging scenarios related to squad tactical operations. Students receive systematic and specific feedback on their leadership attributes and actions. Based on such feedback, as well as their own self-evaluations, students continue to develop their leadership and critical thinking abilities. Students’ tactical leadership abilities are developed to enable them to succeed at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’s Leadership Development and Assessment Course (LDAC). </w:t>
      </w:r>
      <w:r w:rsidRPr="00424939">
        <w:rPr>
          <w:u w:val="single"/>
        </w:rPr>
        <w:t>Corequisite</w:t>
      </w:r>
      <w:r w:rsidRPr="00424939">
        <w:t>: Leadership Laboratory (MIL-209) and Advanced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Fitness Training (MIL-215).  </w:t>
      </w:r>
      <w:r w:rsidRPr="00424939">
        <w:rPr>
          <w:u w:val="single"/>
        </w:rPr>
        <w:t>Prerequisites</w:t>
      </w:r>
      <w:r w:rsidRPr="00424939">
        <w:t>: Leadership and Personal Development (MIL-101), Introduction to Tactical Leadership (MIL-102), Innovative Team Leadership (MIL-103) and Foundations of Tactical Leadership (MIL-104) or completion of Army Basic Training or the Leaders Training Course. (0.75 course credit) (Offered Fall Term; Spring Term by arrangement)</w:t>
      </w:r>
    </w:p>
    <w:p w14:paraId="4B63CD47" w14:textId="77777777"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MIL-305 Leadership in Changing Environments </w:t>
      </w:r>
    </w:p>
    <w:p w14:paraId="4EC70B63" w14:textId="277FCA74" w:rsidR="00077D22" w:rsidRPr="00424939" w:rsidRDefault="00077D22" w:rsidP="00750404">
      <w:r w:rsidRPr="00424939">
        <w:t>Uses increasingly intense situational leadership challenges to build student awareness and skills in leading tactical operations up to platoon level. Students review aspects of combat, stability, and support operations Military</w:t>
      </w:r>
      <w:r w:rsidR="00B76E1A" w:rsidRPr="00424939">
        <w:fldChar w:fldCharType="begin"/>
      </w:r>
      <w:r w:rsidR="00B76E1A" w:rsidRPr="00424939">
        <w:instrText xml:space="preserve"> XE "</w:instrText>
      </w:r>
      <w:r w:rsidR="00B76E1A" w:rsidRPr="00424939">
        <w:rPr>
          <w:b/>
        </w:rPr>
        <w:instrText>Military</w:instrText>
      </w:r>
      <w:r w:rsidR="00B76E1A" w:rsidRPr="00424939">
        <w:instrText xml:space="preserve">" </w:instrText>
      </w:r>
      <w:r w:rsidR="00B76E1A" w:rsidRPr="00424939">
        <w:fldChar w:fldCharType="end"/>
      </w:r>
      <w:r w:rsidRPr="00424939">
        <w:t xml:space="preserve"> briefings are conducted and proficiency is developed in garrison operation orders. The focus is on exploring, evaluating, and developing skills in decision-making, persuasion, and motivation of team members in the contemporary operating environment (COE) as students prepare for the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Leader Development Assessment Course (LDAC). </w:t>
      </w:r>
      <w:r w:rsidRPr="00424939">
        <w:rPr>
          <w:u w:val="single"/>
        </w:rPr>
        <w:t>Corequisite</w:t>
      </w:r>
      <w:r w:rsidRPr="00424939">
        <w:t xml:space="preserve">: Leadership Laboratory (MIL-209) and Advanced Military Fitness Training (MIL-215).  </w:t>
      </w:r>
      <w:r w:rsidRPr="00424939">
        <w:rPr>
          <w:u w:val="single"/>
        </w:rPr>
        <w:t>Prerequisites</w:t>
      </w:r>
      <w:r w:rsidRPr="00424939">
        <w:t>: Leadership and Personal Development MIL-101, Introduction to Tactical Leadership MIL-102, Innovative Team Leadership (MIL-103), and Foundations of Tactical Leadership (MIL-104), or completion of Army Basic Training or the Leaders Training Course (LTC) and Adaptive Tactical Leadership (MIL-220). (0.75 course credit) (Offered Spring Term; Fall Term by arrangement.)</w:t>
      </w:r>
    </w:p>
    <w:p w14:paraId="450CB2B3" w14:textId="2F0A997F"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MIL-350 Developing Adaptive Leaders</w:t>
      </w:r>
    </w:p>
    <w:p w14:paraId="13305FC9" w14:textId="11A5AF68" w:rsidR="00077D22" w:rsidRPr="00424939" w:rsidRDefault="00077D22" w:rsidP="00750404">
      <w:r w:rsidRPr="00424939">
        <w:t>Develops student proficiency in planning, executing, and assessing complex operations, functioning as a member of a staff, and providing performance feedback to subordinates. Students assess risk, make ethical decisions, and lead fellow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cadets. Lessons on military justice and personnel processes prepare students to make the transition to Army officers. Students in this course analyze, evaluate, and instruct students at lower levels. Both the classroom and battalion leadership experiences are designed to prepare students for their first unit of assignment. Responsibilities of key staff are identified, staff roles are coordinated, and situational opportunities are used to teach, train, and develop subordinates. </w:t>
      </w:r>
      <w:r w:rsidRPr="00424939">
        <w:rPr>
          <w:u w:val="single"/>
        </w:rPr>
        <w:t>Corequisite</w:t>
      </w:r>
      <w:r w:rsidRPr="00424939">
        <w:t xml:space="preserve">: Leadership Laboratory (MIL-209). </w:t>
      </w:r>
      <w:r w:rsidRPr="00424939">
        <w:rPr>
          <w:u w:val="single"/>
        </w:rPr>
        <w:t>Prerequisites</w:t>
      </w:r>
      <w:r w:rsidRPr="00424939">
        <w:t xml:space="preserve">: Adaptive Tactical Leadership (MIL-220) and Leadership in Changing Environs (MIL-305). (0.75 course credit) (Offered Fall Term; Spring Term by arrangement) </w:t>
      </w:r>
    </w:p>
    <w:p w14:paraId="1BA38D63" w14:textId="77777777" w:rsidR="002E112B" w:rsidRDefault="002E112B">
      <w:pPr>
        <w:spacing w:after="200" w:line="276" w:lineRule="auto"/>
        <w:rPr>
          <w:del w:id="15751" w:author="Summer 2023 updates" w:date="2024-07-31T13:42:00Z"/>
          <w:rFonts w:eastAsia="Times New Roman" w:cs="Times New Roman"/>
          <w:b/>
          <w:color w:val="000000" w:themeColor="text1"/>
        </w:rPr>
      </w:pPr>
      <w:del w:id="15752" w:author="Summer 2023 updates" w:date="2024-07-31T13:42:00Z">
        <w:r>
          <w:rPr>
            <w:rFonts w:eastAsia="Times New Roman" w:cs="Times New Roman"/>
            <w:b/>
            <w:color w:val="000000" w:themeColor="text1"/>
          </w:rPr>
          <w:br w:type="page"/>
        </w:r>
      </w:del>
    </w:p>
    <w:p w14:paraId="41D764EE" w14:textId="33F0A0A3"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 xml:space="preserve">MIL-360 Leadership in a Complex World </w:t>
      </w:r>
    </w:p>
    <w:p w14:paraId="7F47E02A" w14:textId="5E89403A" w:rsidR="00077D22" w:rsidRPr="00424939" w:rsidRDefault="00077D22" w:rsidP="00750404">
      <w:pPr>
        <w:rPr>
          <w:rPrChange w:id="15753" w:author="Summer 2023 updates" w:date="2024-07-31T13:42:00Z">
            <w:rPr>
              <w:color w:val="000000" w:themeColor="text1"/>
            </w:rPr>
          </w:rPrChange>
        </w:rPr>
      </w:pPr>
      <w:r w:rsidRPr="00424939">
        <w:rPr>
          <w:rPrChange w:id="15754" w:author="Summer 2023 updates" w:date="2024-07-31T13:42:00Z">
            <w:rPr>
              <w:color w:val="000000" w:themeColor="text1"/>
            </w:rPr>
          </w:rPrChange>
        </w:rPr>
        <w:t xml:space="preserve">Explores the dynamics of leading in the complex situations of current military operations in the contemporary operating environment (COE). Students examine differences in customs and courtesies, military law, principles of war, and rules of engagement in the face of international terrorism. Aspects of interacting with non-government organizations, civilians on the battlefield, and host nation support are also explored. Significant emphasis is placed on preparing students for their first unit of assignment. Case studies, scenarios, and “What now, Lieutenant?” exercises are used to prepare students to face the complex ethical and practical demands of leading as commissioned officers in the United States Army. </w:t>
      </w:r>
      <w:r w:rsidRPr="00424939">
        <w:rPr>
          <w:u w:val="single"/>
          <w:rPrChange w:id="15755" w:author="Summer 2023 updates" w:date="2024-07-31T13:42:00Z">
            <w:rPr>
              <w:color w:val="000000" w:themeColor="text1"/>
              <w:u w:val="single"/>
            </w:rPr>
          </w:rPrChange>
        </w:rPr>
        <w:t>Corequisite</w:t>
      </w:r>
      <w:r w:rsidRPr="00424939">
        <w:rPr>
          <w:rPrChange w:id="15756" w:author="Summer 2023 updates" w:date="2024-07-31T13:42:00Z">
            <w:rPr>
              <w:color w:val="000000" w:themeColor="text1"/>
            </w:rPr>
          </w:rPrChange>
        </w:rPr>
        <w:t xml:space="preserve">: Leadership Laboratory (MIL-209). </w:t>
      </w:r>
      <w:r w:rsidRPr="00424939">
        <w:rPr>
          <w:u w:val="single"/>
          <w:rPrChange w:id="15757" w:author="Summer 2023 updates" w:date="2024-07-31T13:42:00Z">
            <w:rPr>
              <w:color w:val="000000" w:themeColor="text1"/>
              <w:u w:val="single"/>
            </w:rPr>
          </w:rPrChange>
        </w:rPr>
        <w:t>Prerequisites</w:t>
      </w:r>
      <w:r w:rsidRPr="00424939">
        <w:rPr>
          <w:rPrChange w:id="15758" w:author="Summer 2023 updates" w:date="2024-07-31T13:42:00Z">
            <w:rPr>
              <w:color w:val="000000" w:themeColor="text1"/>
            </w:rPr>
          </w:rPrChange>
        </w:rPr>
        <w:t>: Adaptive Tactical Leadership (MIL-220), Leadership in Changing Environs (MIL-305), Developing Adaptive Leaders (MIL-350). (0.75 course credit) (Offered Spring Term; Fall Term by arrangement)</w:t>
      </w:r>
    </w:p>
    <w:p w14:paraId="036FA612" w14:textId="6930352B" w:rsidR="00077D22" w:rsidRPr="00424939" w:rsidRDefault="00077D22" w:rsidP="00077D22">
      <w:pPr>
        <w:spacing w:after="0"/>
        <w:rPr>
          <w:rFonts w:eastAsia="Times New Roman" w:cs="Times New Roman"/>
          <w:b/>
          <w:color w:val="000000" w:themeColor="text1"/>
        </w:rPr>
      </w:pPr>
      <w:r w:rsidRPr="00424939">
        <w:rPr>
          <w:rFonts w:eastAsia="Times New Roman" w:cs="Times New Roman"/>
          <w:b/>
          <w:color w:val="000000" w:themeColor="text1"/>
        </w:rPr>
        <w:t>MIL-380 Readings in Contemporary Military</w:t>
      </w:r>
      <w:r w:rsidR="00B76E1A" w:rsidRPr="00424939">
        <w:rPr>
          <w:rFonts w:eastAsia="Times New Roman"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eastAsia="Times New Roman" w:cs="Times New Roman"/>
          <w:b/>
          <w:color w:val="000000" w:themeColor="text1"/>
        </w:rPr>
        <w:fldChar w:fldCharType="end"/>
      </w:r>
      <w:r w:rsidRPr="00424939">
        <w:rPr>
          <w:rFonts w:eastAsia="Times New Roman" w:cs="Times New Roman"/>
          <w:b/>
          <w:color w:val="000000" w:themeColor="text1"/>
        </w:rPr>
        <w:t xml:space="preserve"> Issues </w:t>
      </w:r>
    </w:p>
    <w:p w14:paraId="6D42A8EC" w14:textId="6C73E056" w:rsidR="00077D22" w:rsidRPr="00424939" w:rsidRDefault="00077D22" w:rsidP="00750404">
      <w:r w:rsidRPr="00424939">
        <w:t>Designed for cadets with an interest and experience in military science</w:t>
      </w:r>
      <w:r w:rsidR="00B76E1A" w:rsidRPr="00424939">
        <w:fldChar w:fldCharType="begin"/>
      </w:r>
      <w:r w:rsidR="00B76E1A" w:rsidRPr="00424939">
        <w:instrText xml:space="preserve"> XE "</w:instrText>
      </w:r>
      <w:del w:id="15759" w:author="Summer 2023 updates" w:date="2024-07-31T13:42:00Z">
        <w:r w:rsidR="00B76E1A" w:rsidRPr="00424939">
          <w:delInstrText>military science</w:delInstrText>
        </w:r>
      </w:del>
      <w:ins w:id="15760" w:author="Summer 2023 updates" w:date="2024-07-31T13:42:00Z">
        <w:r w:rsidR="00C03B5D">
          <w:instrText>M</w:instrText>
        </w:r>
        <w:r w:rsidR="00B76E1A" w:rsidRPr="00424939">
          <w:instrText xml:space="preserve">ilitary </w:instrText>
        </w:r>
        <w:r w:rsidR="00C03B5D">
          <w:instrText>S</w:instrText>
        </w:r>
        <w:r w:rsidR="00B76E1A" w:rsidRPr="00424939">
          <w:instrText>cience</w:instrText>
        </w:r>
      </w:ins>
      <w:r w:rsidR="00B76E1A" w:rsidRPr="00424939">
        <w:instrText xml:space="preserve">" </w:instrText>
      </w:r>
      <w:r w:rsidR="00B76E1A" w:rsidRPr="00424939">
        <w:fldChar w:fldCharType="end"/>
      </w:r>
      <w:r w:rsidRPr="00424939">
        <w:t xml:space="preserve"> and to generate interest in the participating students’ knowledge of current military and worldwide events. Students prepare novel reviews from a reading list provided by the instructor. The list contains topics ranging from historical battles and campaigns to the global impact of US political policies. Students may opt to write an operations order (OPORD) as it relates to an ROTC</w:t>
      </w:r>
      <w:r w:rsidR="00B76E1A" w:rsidRPr="00424939">
        <w:fldChar w:fldCharType="begin"/>
      </w:r>
      <w:r w:rsidR="00B76E1A" w:rsidRPr="00424939">
        <w:instrText xml:space="preserve"> XE "</w:instrText>
      </w:r>
      <w:r w:rsidR="00B76E1A" w:rsidRPr="00424939">
        <w:rPr>
          <w:b/>
        </w:rPr>
        <w:instrText>ROTC</w:instrText>
      </w:r>
      <w:r w:rsidR="00B76E1A" w:rsidRPr="00424939">
        <w:instrText xml:space="preserve">" </w:instrText>
      </w:r>
      <w:r w:rsidR="00B76E1A" w:rsidRPr="00424939">
        <w:fldChar w:fldCharType="end"/>
      </w:r>
      <w:r w:rsidRPr="00424939">
        <w:t xml:space="preserve"> event or similar project as it relates to the historical significance of the ROTC Department (the student must work in conjunction with instructor). This course can be taken for 0.25 to 0.75 credit hours based upon the number of reviews completed or the length and value of the final project. </w:t>
      </w:r>
      <w:r w:rsidRPr="00424939">
        <w:rPr>
          <w:u w:val="single"/>
        </w:rPr>
        <w:t>Prerequisites</w:t>
      </w:r>
      <w:r w:rsidRPr="00424939">
        <w:t xml:space="preserve">: Leadership and Personal Development (MIL-101), Introduction to Tactical Leadership (MIL-102), Innovative Team Leadership (MIL-103), and Foundations of Tactical Leadership (MIL-104), or completion of Army Basic Training or the Leader’s Training Course. (0.25 to 0.75 course credit)  </w:t>
      </w:r>
    </w:p>
    <w:p w14:paraId="31576244" w14:textId="511A0C6C" w:rsidR="00CA6D35" w:rsidRPr="00424939" w:rsidRDefault="00CA6D35">
      <w:pPr>
        <w:rPr>
          <w:rFonts w:eastAsia="Times New Roman" w:cs="Times New Roman"/>
          <w:b/>
          <w:color w:val="000000" w:themeColor="text1"/>
        </w:rPr>
      </w:pPr>
      <w:r w:rsidRPr="00424939">
        <w:rPr>
          <w:rFonts w:eastAsia="Times New Roman" w:cs="Times New Roman"/>
          <w:b/>
          <w:color w:val="000000" w:themeColor="text1"/>
        </w:rPr>
        <w:br w:type="page"/>
      </w:r>
    </w:p>
    <w:p w14:paraId="33B88C36" w14:textId="3472271F" w:rsidR="00A23F50" w:rsidRPr="00424939" w:rsidRDefault="00A23F50" w:rsidP="002B623E">
      <w:pPr>
        <w:pStyle w:val="Heading1"/>
      </w:pPr>
      <w:bookmarkStart w:id="15761" w:name="_Toc141355802"/>
      <w:bookmarkStart w:id="15762" w:name="_Toc110005283"/>
      <w:r w:rsidRPr="00424939">
        <w:t>ADMISSION</w:t>
      </w:r>
      <w:bookmarkEnd w:id="15761"/>
      <w:bookmarkEnd w:id="15762"/>
      <w:r w:rsidR="00B76E1A" w:rsidRPr="00424939">
        <w:fldChar w:fldCharType="begin"/>
      </w:r>
      <w:r w:rsidR="00B76E1A" w:rsidRPr="00424939">
        <w:instrText xml:space="preserve"> XE "</w:instrText>
      </w:r>
      <w:del w:id="15763" w:author="Summer 2023 updates" w:date="2024-07-31T13:42:00Z">
        <w:r w:rsidR="00B76E1A" w:rsidRPr="00424939">
          <w:delInstrText>ADMISSION</w:delInstrText>
        </w:r>
      </w:del>
      <w:ins w:id="15764" w:author="Summer 2023 updates" w:date="2024-07-31T13:42:00Z">
        <w:r w:rsidR="00B76E1A" w:rsidRPr="00424939">
          <w:instrText>A</w:instrText>
        </w:r>
        <w:r w:rsidR="001978C8">
          <w:instrText>dmission</w:instrText>
        </w:r>
      </w:ins>
      <w:r w:rsidR="00B76E1A" w:rsidRPr="00424939">
        <w:instrText xml:space="preserve">" </w:instrText>
      </w:r>
      <w:r w:rsidR="00B76E1A" w:rsidRPr="00424939">
        <w:fldChar w:fldCharType="end"/>
      </w:r>
    </w:p>
    <w:p w14:paraId="49E7D5D9" w14:textId="10F9A06F" w:rsidR="00A23F50" w:rsidRPr="00424939" w:rsidRDefault="00A23F50" w:rsidP="001B07EF">
      <w:r w:rsidRPr="00424939">
        <w:t xml:space="preserve">Coe College students are motivated individuals who come from widely diverse geographic regions, economic backgrounds, and religious faiths, and who possess a variety of academic and extracurricular talents, abilities, and interests. When considering students for admission, Coe seeks to admit students who will contribute to, and benefit from, the academic and </w:t>
      </w:r>
      <w:r w:rsidR="00C62E96">
        <w:t>extra</w:t>
      </w:r>
      <w:r w:rsidRPr="00424939">
        <w:t>-curricular program. Applicants</w:t>
      </w:r>
      <w:r w:rsidR="00B76E1A" w:rsidRPr="00424939">
        <w:fldChar w:fldCharType="begin"/>
      </w:r>
      <w:r w:rsidR="00B76E1A" w:rsidRPr="00424939">
        <w:instrText xml:space="preserve"> XE "Applicants" </w:instrText>
      </w:r>
      <w:r w:rsidR="00B76E1A" w:rsidRPr="00424939">
        <w:fldChar w:fldCharType="end"/>
      </w:r>
      <w:r w:rsidRPr="00424939">
        <w:t xml:space="preserve"> who have demonstrated strong academic achievement, intellectual curiosity, extracurricular participation, and community involvement are selected for admission. </w:t>
      </w:r>
    </w:p>
    <w:p w14:paraId="5E03C4B1" w14:textId="1FA79A13" w:rsidR="00B556B9" w:rsidRPr="00424939" w:rsidRDefault="00BE603D" w:rsidP="001B07EF">
      <w:pPr>
        <w:pStyle w:val="Heading4"/>
        <w:spacing w:before="120"/>
        <w:rPr>
          <w:rFonts w:ascii="Garamond" w:hAnsi="Garamond"/>
          <w:color w:val="000000" w:themeColor="text1"/>
        </w:rPr>
        <w:pPrChange w:id="15765" w:author="Summer 2023 updates" w:date="2024-07-31T13:42:00Z">
          <w:pPr>
            <w:pStyle w:val="Heading4"/>
          </w:pPr>
        </w:pPrChange>
      </w:pPr>
      <w:bookmarkStart w:id="15766" w:name="_Toc141355803"/>
      <w:bookmarkStart w:id="15767" w:name="_Toc110005284"/>
      <w:r w:rsidRPr="00424939">
        <w:rPr>
          <w:rFonts w:ascii="Garamond" w:hAnsi="Garamond"/>
          <w:color w:val="000000" w:themeColor="text1"/>
        </w:rPr>
        <w:t xml:space="preserve">Interviews </w:t>
      </w:r>
      <w:del w:id="15768" w:author="Summer 2023 updates" w:date="2024-07-31T13:42:00Z">
        <w:r w:rsidRPr="00424939">
          <w:rPr>
            <w:rFonts w:ascii="Garamond" w:hAnsi="Garamond"/>
            <w:color w:val="000000" w:themeColor="text1"/>
          </w:rPr>
          <w:delText>And</w:delText>
        </w:r>
      </w:del>
      <w:ins w:id="15769" w:author="Summer 2023 updates" w:date="2024-07-31T13:42:00Z">
        <w:r w:rsidR="009C0133">
          <w:rPr>
            <w:rFonts w:ascii="Garamond" w:hAnsi="Garamond"/>
            <w:color w:val="000000" w:themeColor="text1"/>
          </w:rPr>
          <w:t>a</w:t>
        </w:r>
        <w:r w:rsidRPr="00424939">
          <w:rPr>
            <w:rFonts w:ascii="Garamond" w:hAnsi="Garamond"/>
            <w:color w:val="000000" w:themeColor="text1"/>
          </w:rPr>
          <w:t>nd</w:t>
        </w:r>
      </w:ins>
      <w:r w:rsidRPr="00424939">
        <w:rPr>
          <w:rFonts w:ascii="Garamond" w:hAnsi="Garamond"/>
          <w:color w:val="000000" w:themeColor="text1"/>
        </w:rPr>
        <w:t xml:space="preserve"> Visiting </w:t>
      </w:r>
      <w:del w:id="15770" w:author="Summer 2023 updates" w:date="2024-07-31T13:42:00Z">
        <w:r w:rsidRPr="00424939">
          <w:rPr>
            <w:rFonts w:ascii="Garamond" w:hAnsi="Garamond"/>
            <w:color w:val="000000" w:themeColor="text1"/>
          </w:rPr>
          <w:delText>The</w:delText>
        </w:r>
      </w:del>
      <w:ins w:id="15771" w:author="Summer 2023 updates" w:date="2024-07-31T13:42:00Z">
        <w:r w:rsidR="009C0133">
          <w:rPr>
            <w:rFonts w:ascii="Garamond" w:hAnsi="Garamond"/>
            <w:color w:val="000000" w:themeColor="text1"/>
          </w:rPr>
          <w:t>t</w:t>
        </w:r>
        <w:r w:rsidRPr="00424939">
          <w:rPr>
            <w:rFonts w:ascii="Garamond" w:hAnsi="Garamond"/>
            <w:color w:val="000000" w:themeColor="text1"/>
          </w:rPr>
          <w:t>he</w:t>
        </w:r>
      </w:ins>
      <w:r w:rsidRPr="00424939">
        <w:rPr>
          <w:rFonts w:ascii="Garamond" w:hAnsi="Garamond"/>
          <w:color w:val="000000" w:themeColor="text1"/>
        </w:rPr>
        <w:t xml:space="preserve"> Campus</w:t>
      </w:r>
      <w:bookmarkEnd w:id="15766"/>
      <w:bookmarkEnd w:id="15767"/>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"Visiting </w:instrText>
      </w:r>
      <w:del w:id="15772" w:author="Summer 2023 updates" w:date="2024-07-31T13:42:00Z">
        <w:r w:rsidR="00B76E1A" w:rsidRPr="00424939">
          <w:rPr>
            <w:rFonts w:ascii="Garamond" w:hAnsi="Garamond"/>
            <w:color w:val="000000" w:themeColor="text1"/>
          </w:rPr>
          <w:delInstrText>The</w:delInstrText>
        </w:r>
      </w:del>
      <w:ins w:id="15773" w:author="Summer 2023 updates" w:date="2024-07-31T13:42:00Z">
        <w:r w:rsidR="00963879">
          <w:rPr>
            <w:rFonts w:ascii="Garamond" w:hAnsi="Garamond"/>
            <w:color w:val="000000" w:themeColor="text1"/>
          </w:rPr>
          <w:instrText>t</w:instrText>
        </w:r>
        <w:r w:rsidR="00B76E1A" w:rsidRPr="00424939">
          <w:rPr>
            <w:rFonts w:ascii="Garamond" w:hAnsi="Garamond"/>
            <w:color w:val="000000" w:themeColor="text1"/>
          </w:rPr>
          <w:instrText>he</w:instrText>
        </w:r>
      </w:ins>
      <w:r w:rsidR="00B76E1A" w:rsidRPr="00424939">
        <w:rPr>
          <w:rFonts w:ascii="Garamond" w:hAnsi="Garamond"/>
          <w:color w:val="000000" w:themeColor="text1"/>
        </w:rPr>
        <w:instrText xml:space="preserve"> Campus" </w:instrText>
      </w:r>
      <w:r w:rsidR="00B76E1A" w:rsidRPr="00424939">
        <w:rPr>
          <w:rFonts w:ascii="Garamond" w:hAnsi="Garamond"/>
          <w:color w:val="000000" w:themeColor="text1"/>
        </w:rPr>
        <w:fldChar w:fldCharType="end"/>
      </w:r>
    </w:p>
    <w:p w14:paraId="519D927E" w14:textId="7651DCD4" w:rsidR="00B556B9" w:rsidRPr="00424939" w:rsidRDefault="00B556B9" w:rsidP="001B07EF">
      <w:r w:rsidRPr="00424939">
        <w:t xml:space="preserve">Prospective students and their parents are always welcome at Coe. A campus interview is highly recommended, although not required, to support a student’s application for admission. A campus visit gives students an opportunity to determine if Coe is the best college for their particular needs, goals, and interests. Students desiring an interview at the Office of Admission should </w:t>
      </w:r>
      <w:r w:rsidR="00D437A1" w:rsidRPr="00424939">
        <w:t>call (1.877.CALL.</w:t>
      </w:r>
      <w:r w:rsidR="00180F87" w:rsidRPr="00424939">
        <w:t>COE)</w:t>
      </w:r>
      <w:r w:rsidRPr="00424939">
        <w:t xml:space="preserve"> or e-mail (admission@coe.edu) at least one week in advance requesting a specific hour for an appointment. Appointments are scheduled between 8 a.m. and 4 p.m., Monday through Friday, throughout the year</w:t>
      </w:r>
      <w:r w:rsidR="00180F87" w:rsidRPr="00424939">
        <w:t>,</w:t>
      </w:r>
      <w:r w:rsidRPr="00424939">
        <w:t xml:space="preserve"> and between 9 a.m. and 12 noon on </w:t>
      </w:r>
      <w:r w:rsidR="0002725F" w:rsidRPr="00424939">
        <w:t xml:space="preserve">select </w:t>
      </w:r>
      <w:r w:rsidRPr="00424939">
        <w:t xml:space="preserve">Saturdays September through April.  </w:t>
      </w:r>
    </w:p>
    <w:p w14:paraId="2509BD99" w14:textId="4F101B98" w:rsidR="00A23F50" w:rsidRPr="00424939" w:rsidRDefault="00BE603D" w:rsidP="001B07EF">
      <w:pPr>
        <w:pStyle w:val="Heading4"/>
        <w:spacing w:before="120"/>
        <w:rPr>
          <w:rFonts w:ascii="Garamond" w:hAnsi="Garamond"/>
          <w:color w:val="000000" w:themeColor="text1"/>
        </w:rPr>
        <w:pPrChange w:id="15774" w:author="Summer 2023 updates" w:date="2024-07-31T13:42:00Z">
          <w:pPr>
            <w:pStyle w:val="Heading4"/>
          </w:pPr>
        </w:pPrChange>
      </w:pPr>
      <w:bookmarkStart w:id="15775" w:name="_Toc141355804"/>
      <w:bookmarkStart w:id="15776" w:name="_Toc110005285"/>
      <w:r w:rsidRPr="00424939">
        <w:rPr>
          <w:rFonts w:ascii="Garamond" w:hAnsi="Garamond"/>
          <w:color w:val="000000" w:themeColor="text1"/>
        </w:rPr>
        <w:t>First-Year Applicants</w:t>
      </w:r>
      <w:bookmarkEnd w:id="15775"/>
      <w:bookmarkEnd w:id="15776"/>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01BB578D" w14:textId="166A807D" w:rsidR="00A23F50" w:rsidRPr="00424939" w:rsidRDefault="00A23F50" w:rsidP="001B07EF">
      <w:pPr>
        <w:spacing w:before="120" w:after="0"/>
        <w:rPr>
          <w:rFonts w:cs="Times New Roman"/>
          <w:b/>
          <w:color w:val="000000" w:themeColor="text1"/>
        </w:rPr>
        <w:pPrChange w:id="15777" w:author="Summer 2023 updates" w:date="2024-07-31T13:42:00Z">
          <w:pPr>
            <w:spacing w:after="0"/>
          </w:pPr>
        </w:pPrChange>
      </w:pPr>
      <w:r w:rsidRPr="00424939">
        <w:rPr>
          <w:rFonts w:cs="Times New Roman"/>
          <w:b/>
          <w:color w:val="000000" w:themeColor="text1"/>
        </w:rPr>
        <w:t>Academic Record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Academic Record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0B1A5BD9" w14:textId="39ECAFEA" w:rsidR="00A23F50" w:rsidRPr="00424939" w:rsidRDefault="00A23F50" w:rsidP="001B07EF">
      <w:pPr>
        <w:rPr>
          <w:rPrChange w:id="15778" w:author="Summer 2023 updates" w:date="2024-07-31T13:42:00Z">
            <w:rPr>
              <w:color w:val="000000" w:themeColor="text1"/>
            </w:rPr>
          </w:rPrChange>
        </w:rPr>
        <w:pPrChange w:id="15779" w:author="Summer 2023 updates" w:date="2024-07-31T13:42:00Z">
          <w:pPr>
            <w:spacing w:after="80" w:line="228" w:lineRule="auto"/>
          </w:pPr>
        </w:pPrChange>
      </w:pPr>
      <w:r w:rsidRPr="00424939">
        <w:rPr>
          <w:rPrChange w:id="15780" w:author="Summer 2023 updates" w:date="2024-07-31T13:42:00Z">
            <w:rPr>
              <w:color w:val="000000" w:themeColor="text1"/>
            </w:rPr>
          </w:rPrChange>
        </w:rPr>
        <w:t>Coe is a selective, private, nationally</w:t>
      </w:r>
      <w:r w:rsidR="0002725F" w:rsidRPr="00424939">
        <w:rPr>
          <w:rPrChange w:id="15781" w:author="Summer 2023 updates" w:date="2024-07-31T13:42:00Z">
            <w:rPr>
              <w:color w:val="000000" w:themeColor="text1"/>
            </w:rPr>
          </w:rPrChange>
        </w:rPr>
        <w:t>-</w:t>
      </w:r>
      <w:r w:rsidRPr="00424939">
        <w:rPr>
          <w:rPrChange w:id="15782" w:author="Summer 2023 updates" w:date="2024-07-31T13:42:00Z">
            <w:rPr>
              <w:color w:val="000000" w:themeColor="text1"/>
            </w:rPr>
          </w:rPrChange>
        </w:rPr>
        <w:t>recognized liberal arts college whose applicants are evaluated through a competitive admission process. The Office of Admission looks at a number of factors including high</w:t>
      </w:r>
      <w:r w:rsidR="0002725F" w:rsidRPr="00424939">
        <w:rPr>
          <w:rPrChange w:id="15783" w:author="Summer 2023 updates" w:date="2024-07-31T13:42:00Z">
            <w:rPr>
              <w:color w:val="000000" w:themeColor="text1"/>
            </w:rPr>
          </w:rPrChange>
        </w:rPr>
        <w:t xml:space="preserve"> </w:t>
      </w:r>
      <w:r w:rsidRPr="00424939">
        <w:rPr>
          <w:rPrChange w:id="15784" w:author="Summer 2023 updates" w:date="2024-07-31T13:42:00Z">
            <w:rPr>
              <w:color w:val="000000" w:themeColor="text1"/>
            </w:rPr>
          </w:rPrChange>
        </w:rPr>
        <w:t>school academic record, class rank, standardized test scores, and involvement in high</w:t>
      </w:r>
      <w:r w:rsidR="0002725F" w:rsidRPr="00424939">
        <w:rPr>
          <w:rPrChange w:id="15785" w:author="Summer 2023 updates" w:date="2024-07-31T13:42:00Z">
            <w:rPr>
              <w:color w:val="000000" w:themeColor="text1"/>
            </w:rPr>
          </w:rPrChange>
        </w:rPr>
        <w:t xml:space="preserve"> </w:t>
      </w:r>
      <w:r w:rsidRPr="00424939">
        <w:rPr>
          <w:rPrChange w:id="15786" w:author="Summer 2023 updates" w:date="2024-07-31T13:42:00Z">
            <w:rPr>
              <w:color w:val="000000" w:themeColor="text1"/>
            </w:rPr>
          </w:rPrChange>
        </w:rPr>
        <w:t xml:space="preserve">school or community activities. </w:t>
      </w:r>
    </w:p>
    <w:p w14:paraId="0D4239FA" w14:textId="79297436" w:rsidR="00A23F50" w:rsidRPr="00424939" w:rsidRDefault="00A23F50" w:rsidP="006208B1">
      <w:pPr>
        <w:spacing w:after="80" w:line="228" w:lineRule="auto"/>
        <w:rPr>
          <w:rFonts w:cs="Times New Roman"/>
          <w:color w:val="000000" w:themeColor="text1"/>
        </w:rPr>
      </w:pPr>
      <w:r w:rsidRPr="00424939">
        <w:rPr>
          <w:rFonts w:cs="Times New Roman"/>
          <w:color w:val="000000" w:themeColor="text1"/>
        </w:rPr>
        <w:t>For regular admission, a student’s minimum academic profile is expected to be at or above a 3.0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t>
      </w:r>
      <w:r w:rsidR="00075FB9" w:rsidRPr="00424939">
        <w:rPr>
          <w:rFonts w:cs="Times New Roman"/>
          <w:color w:val="000000" w:themeColor="text1"/>
        </w:rPr>
        <w:t>4-point</w:t>
      </w:r>
      <w:r w:rsidRPr="00424939">
        <w:rPr>
          <w:rFonts w:cs="Times New Roman"/>
          <w:color w:val="000000" w:themeColor="text1"/>
        </w:rPr>
        <w:t xml:space="preserve"> scale), </w:t>
      </w:r>
      <w:ins w:id="15787" w:author="Summer 2023 updates" w:date="2024-07-31T13:42:00Z">
        <w:r w:rsidR="009B401E">
          <w:rPr>
            <w:rFonts w:cs="Times New Roman"/>
            <w:color w:val="000000" w:themeColor="text1"/>
          </w:rPr>
          <w:t xml:space="preserve">and/or </w:t>
        </w:r>
      </w:ins>
      <w:r w:rsidRPr="00424939">
        <w:rPr>
          <w:rFonts w:cs="Times New Roman"/>
          <w:color w:val="000000" w:themeColor="text1"/>
        </w:rPr>
        <w:t>20 ACT (10</w:t>
      </w:r>
      <w:r w:rsidR="00000687" w:rsidRPr="00424939">
        <w:rPr>
          <w:rFonts w:cs="Times New Roman"/>
          <w:color w:val="000000" w:themeColor="text1"/>
        </w:rPr>
        <w:t>2</w:t>
      </w:r>
      <w:r w:rsidRPr="00424939">
        <w:rPr>
          <w:rFonts w:cs="Times New Roman"/>
          <w:color w:val="000000" w:themeColor="text1"/>
        </w:rPr>
        <w:t>0 combined SAT), and within the top 40% of his or her graduating class. A student’s academic transcript should reflect a college preparatory curriculum with sufficient breadth to enable the student’s adjustment to a rigorous college liberal arts program. Four years of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three years of mathematics, science, and history; and two years of </w:t>
      </w:r>
      <w:r w:rsidR="009E1872">
        <w:rPr>
          <w:rFonts w:cs="Times New Roman"/>
          <w:color w:val="000000" w:themeColor="text1"/>
        </w:rPr>
        <w:t>world language</w:t>
      </w:r>
      <w:r w:rsidRPr="00424939">
        <w:rPr>
          <w:rFonts w:cs="Times New Roman"/>
          <w:color w:val="000000" w:themeColor="text1"/>
        </w:rPr>
        <w:t xml:space="preserve"> are recommended for all students. </w:t>
      </w:r>
    </w:p>
    <w:p w14:paraId="40B6E163" w14:textId="34931729" w:rsidR="00A23F50" w:rsidRDefault="00A23F50" w:rsidP="001B07EF">
      <w:pPr>
        <w:rPr>
          <w:rPrChange w:id="15788" w:author="Summer 2023 updates" w:date="2024-07-31T13:42:00Z">
            <w:rPr>
              <w:color w:val="000000" w:themeColor="text1"/>
            </w:rPr>
          </w:rPrChange>
        </w:rPr>
        <w:pPrChange w:id="15789" w:author="Summer 2023 updates" w:date="2024-07-31T13:42:00Z">
          <w:pPr>
            <w:spacing w:after="80" w:line="228" w:lineRule="auto"/>
          </w:pPr>
        </w:pPrChange>
      </w:pPr>
      <w:r w:rsidRPr="00424939">
        <w:rPr>
          <w:rPrChange w:id="15790" w:author="Summer 2023 updates" w:date="2024-07-31T13:42:00Z">
            <w:rPr>
              <w:color w:val="000000" w:themeColor="text1"/>
            </w:rPr>
          </w:rPrChange>
        </w:rPr>
        <w:t>This academic profile is a general guideline, and students who have a lower GPA</w:t>
      </w:r>
      <w:r w:rsidR="008C196D" w:rsidRPr="00424939">
        <w:rPr>
          <w:rPrChange w:id="15791" w:author="Summer 2023 updates" w:date="2024-07-31T13:42:00Z">
            <w:rPr>
              <w:color w:val="000000" w:themeColor="text1"/>
            </w:rPr>
          </w:rPrChange>
        </w:rPr>
        <w:fldChar w:fldCharType="begin"/>
      </w:r>
      <w:r w:rsidR="008C196D" w:rsidRPr="00424939">
        <w:rPr>
          <w:rPrChange w:id="15792" w:author="Summer 2023 updates" w:date="2024-07-31T13:42:00Z">
            <w:rPr>
              <w:color w:val="000000" w:themeColor="text1"/>
            </w:rPr>
          </w:rPrChange>
        </w:rPr>
        <w:instrText xml:space="preserve"> XE "</w:instrText>
      </w:r>
      <w:r w:rsidR="008C196D" w:rsidRPr="00424939">
        <w:rPr>
          <w:b/>
          <w:rPrChange w:id="15793" w:author="Summer 2023 updates" w:date="2024-07-31T13:42:00Z">
            <w:rPr>
              <w:b/>
              <w:color w:val="000000" w:themeColor="text1"/>
            </w:rPr>
          </w:rPrChange>
        </w:rPr>
        <w:instrText>GPA</w:instrText>
      </w:r>
      <w:r w:rsidR="008C196D" w:rsidRPr="00424939">
        <w:rPr>
          <w:rPrChange w:id="15794" w:author="Summer 2023 updates" w:date="2024-07-31T13:42:00Z">
            <w:rPr>
              <w:color w:val="000000" w:themeColor="text1"/>
            </w:rPr>
          </w:rPrChange>
        </w:rPr>
        <w:instrText xml:space="preserve">" </w:instrText>
      </w:r>
      <w:r w:rsidR="008C196D" w:rsidRPr="00424939">
        <w:rPr>
          <w:rPrChange w:id="15795" w:author="Summer 2023 updates" w:date="2024-07-31T13:42:00Z">
            <w:rPr>
              <w:color w:val="000000" w:themeColor="text1"/>
            </w:rPr>
          </w:rPrChange>
        </w:rPr>
        <w:fldChar w:fldCharType="end"/>
      </w:r>
      <w:r w:rsidRPr="00424939">
        <w:rPr>
          <w:rPrChange w:id="15796" w:author="Summer 2023 updates" w:date="2024-07-31T13:42:00Z">
            <w:rPr>
              <w:color w:val="000000" w:themeColor="text1"/>
            </w:rPr>
          </w:rPrChange>
        </w:rPr>
        <w:t xml:space="preserve">, standardized test score, or class rank may be requested to provide additional information (seventh term grades, personal statement, personal interview, etc.) for the evaluation process. Coe recognizes that many factors or circumstances may have affected a student’s high school performance and students who do not meet our regular admission standards are evaluated more thoroughly by the </w:t>
      </w:r>
      <w:r w:rsidR="001C14BE">
        <w:rPr>
          <w:rPrChange w:id="15797" w:author="Summer 2023 updates" w:date="2024-07-31T13:42:00Z">
            <w:rPr>
              <w:color w:val="000000" w:themeColor="text1"/>
            </w:rPr>
          </w:rPrChange>
        </w:rPr>
        <w:t>Office of Admission</w:t>
      </w:r>
      <w:r w:rsidRPr="00424939">
        <w:rPr>
          <w:rPrChange w:id="15798" w:author="Summer 2023 updates" w:date="2024-07-31T13:42:00Z">
            <w:rPr>
              <w:color w:val="000000" w:themeColor="text1"/>
            </w:rPr>
          </w:rPrChange>
        </w:rPr>
        <w:t xml:space="preserve">. Supporting recommendations may be provided by high school guidance counselors, teachers, and administrators. Some students may be accepted on </w:t>
      </w:r>
      <w:r w:rsidR="002C25EC" w:rsidRPr="00424939">
        <w:rPr>
          <w:rPrChange w:id="15799" w:author="Summer 2023 updates" w:date="2024-07-31T13:42:00Z">
            <w:rPr>
              <w:color w:val="000000" w:themeColor="text1"/>
            </w:rPr>
          </w:rPrChange>
        </w:rPr>
        <w:t xml:space="preserve">a </w:t>
      </w:r>
      <w:r w:rsidR="001C14BE">
        <w:rPr>
          <w:rPrChange w:id="15800" w:author="Summer 2023 updates" w:date="2024-07-31T13:42:00Z">
            <w:rPr>
              <w:color w:val="000000" w:themeColor="text1"/>
            </w:rPr>
          </w:rPrChange>
        </w:rPr>
        <w:t>provisional</w:t>
      </w:r>
      <w:r w:rsidR="002C25EC" w:rsidRPr="00424939">
        <w:rPr>
          <w:rPrChange w:id="15801" w:author="Summer 2023 updates" w:date="2024-07-31T13:42:00Z">
            <w:rPr>
              <w:color w:val="000000" w:themeColor="text1"/>
            </w:rPr>
          </w:rPrChange>
        </w:rPr>
        <w:t xml:space="preserve"> status</w:t>
      </w:r>
      <w:r w:rsidRPr="00424939">
        <w:rPr>
          <w:rPrChange w:id="15802" w:author="Summer 2023 updates" w:date="2024-07-31T13:42:00Z">
            <w:rPr>
              <w:color w:val="000000" w:themeColor="text1"/>
            </w:rPr>
          </w:rPrChange>
        </w:rPr>
        <w:t xml:space="preserve"> upon enrolling at the College. </w:t>
      </w:r>
    </w:p>
    <w:p w14:paraId="7FE931AF" w14:textId="77777777" w:rsidR="00484DE2" w:rsidRDefault="006208B1" w:rsidP="00484DE2">
      <w:pPr>
        <w:spacing w:after="0"/>
        <w:ind w:right="72"/>
        <w:rPr>
          <w:rFonts w:eastAsia="Times New Roman" w:cs="Times New Roman"/>
          <w:color w:val="000000"/>
        </w:rPr>
      </w:pPr>
      <w:r w:rsidRPr="006208B1">
        <w:rPr>
          <w:rFonts w:eastAsia="Times New Roman" w:cs="Times New Roman"/>
          <w:color w:val="000000"/>
        </w:rPr>
        <w:t xml:space="preserve">Students accepted with provisional status must register for one of the following during their first semester at Coe: </w:t>
      </w:r>
    </w:p>
    <w:p w14:paraId="3580958F" w14:textId="77777777" w:rsidR="00E65E22" w:rsidRDefault="00E65E22" w:rsidP="00484DE2">
      <w:pPr>
        <w:spacing w:after="0"/>
        <w:ind w:right="72"/>
        <w:rPr>
          <w:rFonts w:eastAsia="Times New Roman" w:cs="Times New Roman"/>
          <w:color w:val="000000"/>
        </w:rPr>
      </w:pPr>
    </w:p>
    <w:p w14:paraId="7BF7E45B" w14:textId="38627DCB" w:rsidR="006208B1" w:rsidRPr="006208B1" w:rsidRDefault="006208B1" w:rsidP="001B07EF">
      <w:pPr>
        <w:pPrChange w:id="15803" w:author="Summer 2023 updates" w:date="2024-07-31T13:42:00Z">
          <w:pPr>
            <w:spacing w:after="0"/>
            <w:ind w:right="72"/>
          </w:pPr>
        </w:pPrChange>
      </w:pPr>
      <w:r w:rsidRPr="006208B1">
        <w:rPr>
          <w:rPrChange w:id="15804" w:author="Summer 2023 updates" w:date="2024-07-31T13:42:00Z">
            <w:rPr>
              <w:color w:val="000000"/>
            </w:rPr>
          </w:rPrChange>
        </w:rPr>
        <w:t>SKD-115 Summer Bridge (0.3 credit) is a one-week course that takes place the week prior to Orientation. Students participate in two mini-classes taught by college faculty. Each mini-class is followed by small group discussions regarding course content, learning strategies, college expectations, etc. Additional workshops are held throughout Summer Bridge on topics such as: financial literacy, campus resources, goal setting and academic planning. Summer Bridge also offers opportunities to make social connections through a variety of informal and planned activities. </w:t>
      </w:r>
    </w:p>
    <w:p w14:paraId="54A79134" w14:textId="77777777" w:rsidR="00E65E22" w:rsidRDefault="00E65E22" w:rsidP="00E65E22">
      <w:pPr>
        <w:spacing w:after="0"/>
        <w:ind w:right="331"/>
        <w:rPr>
          <w:rFonts w:eastAsia="Times New Roman" w:cs="Times New Roman"/>
          <w:color w:val="000000"/>
        </w:rPr>
      </w:pPr>
    </w:p>
    <w:p w14:paraId="30A3DCFE" w14:textId="68F6870B" w:rsidR="00E65E22" w:rsidRPr="006208B1" w:rsidRDefault="00E65E22" w:rsidP="001B07EF">
      <w:pPr>
        <w:pPrChange w:id="15805" w:author="Summer 2023 updates" w:date="2024-07-31T13:42:00Z">
          <w:pPr>
            <w:spacing w:after="0"/>
            <w:ind w:right="331"/>
          </w:pPr>
        </w:pPrChange>
      </w:pPr>
      <w:r w:rsidRPr="006208B1">
        <w:rPr>
          <w:rPrChange w:id="15806" w:author="Summer 2023 updates" w:date="2024-07-31T13:42:00Z">
            <w:rPr>
              <w:color w:val="000000"/>
            </w:rPr>
          </w:rPrChange>
        </w:rPr>
        <w:t>SKD-1</w:t>
      </w:r>
      <w:r>
        <w:rPr>
          <w:rPrChange w:id="15807" w:author="Summer 2023 updates" w:date="2024-07-31T13:42:00Z">
            <w:rPr>
              <w:color w:val="000000"/>
            </w:rPr>
          </w:rPrChange>
        </w:rPr>
        <w:t>20</w:t>
      </w:r>
      <w:r w:rsidRPr="006208B1">
        <w:rPr>
          <w:rPrChange w:id="15808" w:author="Summer 2023 updates" w:date="2024-07-31T13:42:00Z">
            <w:rPr>
              <w:color w:val="000000"/>
            </w:rPr>
          </w:rPrChange>
        </w:rPr>
        <w:t xml:space="preserve"> Concepts of Individualized Learning (0 credit) provides weekly engagement with an academic coach to identify interests and explore strengths, applying this knowledge to the development of a personal academic plan, study skills and time management techniques, professional and personal growth goal setting, campus engagement and self-reflection. </w:t>
      </w:r>
    </w:p>
    <w:p w14:paraId="1CE4C574" w14:textId="77777777" w:rsidR="00E65E22" w:rsidRDefault="00E65E22" w:rsidP="00484DE2">
      <w:pPr>
        <w:spacing w:after="0"/>
        <w:ind w:right="110"/>
        <w:rPr>
          <w:rFonts w:eastAsia="Times New Roman" w:cs="Times New Roman"/>
          <w:color w:val="000000"/>
        </w:rPr>
      </w:pPr>
    </w:p>
    <w:p w14:paraId="7BCE8B7D" w14:textId="77777777" w:rsidR="006208B1" w:rsidRPr="006208B1" w:rsidRDefault="006208B1" w:rsidP="00484DE2">
      <w:pPr>
        <w:spacing w:after="0"/>
        <w:ind w:right="110"/>
        <w:rPr>
          <w:del w:id="15809" w:author="Summer 2023 updates" w:date="2024-07-31T13:42:00Z"/>
          <w:rFonts w:eastAsia="Times New Roman" w:cs="Times New Roman"/>
        </w:rPr>
      </w:pPr>
      <w:del w:id="15810" w:author="Summer 2023 updates" w:date="2024-07-31T13:42:00Z">
        <w:r w:rsidRPr="006208B1">
          <w:rPr>
            <w:rFonts w:eastAsia="Times New Roman" w:cs="Times New Roman"/>
            <w:color w:val="000000"/>
          </w:rPr>
          <w:delText>SKD-125 College Foundations (0.3 credit) familiarizes students with the skills and methods of study that lead to competence in college coursework. Course activities include self-assessment and reflection to determine strategies that increase satisfaction and success in the college environment. </w:delText>
        </w:r>
      </w:del>
    </w:p>
    <w:p w14:paraId="3329E9A2" w14:textId="1D0492AD" w:rsidR="00350029" w:rsidRPr="00424939" w:rsidRDefault="00350029" w:rsidP="001B07EF">
      <w:pPr>
        <w:rPr>
          <w:ins w:id="15811" w:author="Summer 2023 updates" w:date="2024-07-31T13:42:00Z"/>
        </w:rPr>
      </w:pPr>
      <w:ins w:id="15812" w:author="Summer 2023 updates" w:date="2024-07-31T13:42:00Z">
        <w:r w:rsidRPr="00350029">
          <w:t>SKD</w:t>
        </w:r>
        <w:r w:rsidRPr="00350029">
          <w:fldChar w:fldCharType="begin"/>
        </w:r>
        <w:r w:rsidRPr="00350029">
          <w:instrText xml:space="preserve"> XE "</w:instrText>
        </w:r>
        <w:r w:rsidRPr="00350029">
          <w:rPr>
            <w:rFonts w:cstheme="minorHAnsi"/>
          </w:rPr>
          <w:instrText>Skills Development</w:instrText>
        </w:r>
        <w:r w:rsidRPr="00350029">
          <w:instrText xml:space="preserve">" </w:instrText>
        </w:r>
        <w:r w:rsidRPr="00350029">
          <w:fldChar w:fldCharType="end"/>
        </w:r>
        <w:r w:rsidRPr="00350029">
          <w:t xml:space="preserve">-125 Learning Lab </w:t>
        </w:r>
        <w:r>
          <w:t xml:space="preserve">(0.5 credit) </w:t>
        </w:r>
        <w:r w:rsidRPr="00350029">
          <w:t>f</w:t>
        </w:r>
        <w:r>
          <w:t>ocuses on developing constructive learning habits and techniques to achieve academic pursuits and foster lifelong learning. Units highlight a variety of study strategies, which students experiment with and apply to other courses in which they are concurrently enrolled. Results are presented through written, oral, or graphic reports that encourage collaboration and participation in educational communities. Designed for all levels of learners but may be particularly beneficial for first-year students and sophomores</w:t>
        </w:r>
        <w:r w:rsidRPr="00424939">
          <w:t>.</w:t>
        </w:r>
      </w:ins>
    </w:p>
    <w:p w14:paraId="2714EBBD" w14:textId="77777777" w:rsidR="00E65E22" w:rsidRDefault="00E65E22" w:rsidP="00484DE2">
      <w:pPr>
        <w:spacing w:after="0"/>
        <w:ind w:right="259"/>
        <w:rPr>
          <w:rFonts w:eastAsia="Times New Roman" w:cs="Times New Roman"/>
          <w:color w:val="000000"/>
        </w:rPr>
      </w:pPr>
    </w:p>
    <w:p w14:paraId="4CFF9D20" w14:textId="3DCA2A47" w:rsidR="006208B1" w:rsidRPr="006208B1" w:rsidRDefault="006208B1" w:rsidP="001B07EF">
      <w:pPr>
        <w:pPrChange w:id="15813" w:author="Summer 2023 updates" w:date="2024-07-31T13:42:00Z">
          <w:pPr>
            <w:spacing w:after="0"/>
            <w:ind w:right="259"/>
          </w:pPr>
        </w:pPrChange>
      </w:pPr>
      <w:r w:rsidRPr="006208B1">
        <w:rPr>
          <w:rPrChange w:id="15814" w:author="Summer 2023 updates" w:date="2024-07-31T13:42:00Z">
            <w:rPr>
              <w:color w:val="000000"/>
            </w:rPr>
          </w:rPrChange>
        </w:rPr>
        <w:t xml:space="preserve">A provisionally admitted student must successfully complete one of these three choices, and maintain a GPA above the </w:t>
      </w:r>
      <w:r w:rsidR="00C66EEA">
        <w:rPr>
          <w:rPrChange w:id="15815" w:author="Summer 2023 updates" w:date="2024-07-31T13:42:00Z">
            <w:rPr>
              <w:color w:val="000000"/>
            </w:rPr>
          </w:rPrChange>
        </w:rPr>
        <w:t>C</w:t>
      </w:r>
      <w:r w:rsidR="00C66EEA" w:rsidRPr="006208B1">
        <w:rPr>
          <w:rPrChange w:id="15816" w:author="Summer 2023 updates" w:date="2024-07-31T13:42:00Z">
            <w:rPr>
              <w:color w:val="000000"/>
            </w:rPr>
          </w:rPrChange>
        </w:rPr>
        <w:t xml:space="preserve">ollege’s </w:t>
      </w:r>
      <w:r w:rsidRPr="006208B1">
        <w:rPr>
          <w:rPrChange w:id="15817" w:author="Summer 2023 updates" w:date="2024-07-31T13:42:00Z">
            <w:rPr>
              <w:color w:val="000000"/>
            </w:rPr>
          </w:rPrChange>
        </w:rPr>
        <w:t>Minimum GPA Levels (</w:t>
      </w:r>
      <w:r w:rsidR="0011232D" w:rsidRPr="006208B1">
        <w:rPr>
          <w:rPrChange w:id="15818" w:author="Summer 2023 updates" w:date="2024-07-31T13:42:00Z">
            <w:rPr>
              <w:color w:val="000000"/>
            </w:rPr>
          </w:rPrChange>
        </w:rPr>
        <w:t>p</w:t>
      </w:r>
      <w:r w:rsidR="0011232D">
        <w:rPr>
          <w:rPrChange w:id="15819" w:author="Summer 2023 updates" w:date="2024-07-31T13:42:00Z">
            <w:rPr>
              <w:color w:val="000000"/>
            </w:rPr>
          </w:rPrChange>
        </w:rPr>
        <w:t>.</w:t>
      </w:r>
      <w:r w:rsidR="0011232D" w:rsidRPr="006208B1">
        <w:rPr>
          <w:rPrChange w:id="15820" w:author="Summer 2023 updates" w:date="2024-07-31T13:42:00Z">
            <w:rPr>
              <w:color w:val="000000"/>
            </w:rPr>
          </w:rPrChange>
        </w:rPr>
        <w:t xml:space="preserve"> </w:t>
      </w:r>
      <w:del w:id="15821" w:author="Summer 2023 updates" w:date="2024-07-31T13:42:00Z">
        <w:r w:rsidRPr="006208B1">
          <w:rPr>
            <w:rFonts w:eastAsia="Times New Roman" w:cs="Times New Roman"/>
            <w:color w:val="000000"/>
          </w:rPr>
          <w:delText>4</w:delText>
        </w:r>
        <w:r w:rsidR="00D90611">
          <w:rPr>
            <w:rFonts w:eastAsia="Times New Roman" w:cs="Times New Roman"/>
            <w:color w:val="000000"/>
          </w:rPr>
          <w:delText>3</w:delText>
        </w:r>
        <w:r w:rsidRPr="006208B1">
          <w:rPr>
            <w:rFonts w:eastAsia="Times New Roman" w:cs="Times New Roman"/>
            <w:color w:val="000000"/>
          </w:rPr>
          <w:delText>),</w:delText>
        </w:r>
      </w:del>
      <w:ins w:id="15822" w:author="Summer 2023 updates" w:date="2024-07-31T13:42:00Z">
        <w:r w:rsidR="004E3640">
          <w:fldChar w:fldCharType="begin"/>
        </w:r>
        <w:r w:rsidR="004E3640">
          <w:instrText xml:space="preserve"> PAGEREF AcademicStanding \h </w:instrText>
        </w:r>
        <w:r w:rsidR="004E3640">
          <w:fldChar w:fldCharType="separate"/>
        </w:r>
        <w:r w:rsidR="00A74DA0">
          <w:rPr>
            <w:noProof/>
          </w:rPr>
          <w:t>57</w:t>
        </w:r>
        <w:r w:rsidR="004E3640">
          <w:fldChar w:fldCharType="end"/>
        </w:r>
        <w:r w:rsidRPr="006208B1">
          <w:t>),</w:t>
        </w:r>
      </w:ins>
      <w:r w:rsidRPr="006208B1">
        <w:rPr>
          <w:rPrChange w:id="15823" w:author="Summer 2023 updates" w:date="2024-07-31T13:42:00Z">
            <w:rPr>
              <w:color w:val="000000"/>
            </w:rPr>
          </w:rPrChange>
        </w:rPr>
        <w:t xml:space="preserve"> to have their provisional status removed. Failure to do so in the first semester of enrollment will subject students to academic probation for the second semester. </w:t>
      </w:r>
    </w:p>
    <w:p w14:paraId="09EC4A14" w14:textId="77777777" w:rsidR="006208B1" w:rsidRPr="00424939" w:rsidRDefault="006208B1" w:rsidP="00484DE2">
      <w:pPr>
        <w:spacing w:after="0"/>
        <w:rPr>
          <w:rFonts w:cs="Times New Roman"/>
          <w:color w:val="000000" w:themeColor="text1"/>
        </w:rPr>
      </w:pPr>
    </w:p>
    <w:p w14:paraId="42F158AD" w14:textId="52BDDCF9" w:rsidR="00A23F50" w:rsidRPr="00424939" w:rsidRDefault="00A23F50" w:rsidP="0054557A">
      <w:pPr>
        <w:spacing w:after="0"/>
        <w:rPr>
          <w:rFonts w:cs="Times New Roman"/>
          <w:b/>
          <w:color w:val="000000" w:themeColor="text1"/>
        </w:rPr>
      </w:pPr>
      <w:r w:rsidRPr="00424939">
        <w:rPr>
          <w:rFonts w:cs="Times New Roman"/>
          <w:b/>
          <w:color w:val="000000" w:themeColor="text1"/>
        </w:rPr>
        <w:t>Standardized Test Scores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Test Scores</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6BB577DE" w14:textId="28783DA3" w:rsidR="009B401E" w:rsidRPr="009B401E" w:rsidRDefault="009B401E" w:rsidP="00B556B9">
      <w:pPr>
        <w:spacing w:after="120"/>
        <w:rPr>
          <w:b/>
          <w:color w:val="000000" w:themeColor="text1"/>
          <w:rPrChange w:id="15824" w:author="Summer 2023 updates" w:date="2024-07-31T13:42:00Z">
            <w:rPr>
              <w:color w:val="000000" w:themeColor="text1"/>
            </w:rPr>
          </w:rPrChange>
        </w:rPr>
      </w:pPr>
      <w:ins w:id="15825" w:author="Summer 2023 updates" w:date="2024-07-31T13:42:00Z">
        <w:r w:rsidRPr="009B401E">
          <w:rPr>
            <w:rFonts w:cs="Times New Roman"/>
            <w:b/>
            <w:color w:val="000000" w:themeColor="text1"/>
          </w:rPr>
          <w:t>Test-Optional Policy:</w:t>
        </w:r>
        <w:r w:rsidRPr="009B401E">
          <w:rPr>
            <w:rFonts w:cs="Times New Roman"/>
            <w:color w:val="000000" w:themeColor="text1"/>
          </w:rPr>
          <w:t xml:space="preserve"> Under Coe’s test-optional policy, ACT/SAT scores are not required for students</w:t>
        </w:r>
        <w:r>
          <w:rPr>
            <w:rFonts w:cs="Times New Roman"/>
            <w:color w:val="000000" w:themeColor="text1"/>
          </w:rPr>
          <w:t xml:space="preserve"> applying for admission. </w:t>
        </w:r>
      </w:ins>
      <w:r>
        <w:rPr>
          <w:rFonts w:cs="Times New Roman"/>
          <w:color w:val="000000" w:themeColor="text1"/>
        </w:rPr>
        <w:t xml:space="preserve">The </w:t>
      </w:r>
      <w:del w:id="15826" w:author="Summer 2023 updates" w:date="2024-07-31T13:42:00Z">
        <w:r w:rsidR="00A23F50" w:rsidRPr="00424939">
          <w:rPr>
            <w:rFonts w:cs="Times New Roman"/>
            <w:color w:val="000000" w:themeColor="text1"/>
          </w:rPr>
          <w:delText xml:space="preserve">results of entrance examinations are </w:delText>
        </w:r>
      </w:del>
      <w:ins w:id="15827" w:author="Summer 2023 updates" w:date="2024-07-31T13:42:00Z">
        <w:r>
          <w:rPr>
            <w:rFonts w:cs="Times New Roman"/>
            <w:color w:val="000000" w:themeColor="text1"/>
          </w:rPr>
          <w:t xml:space="preserve">test-optional policy gives select students the option to decide whether their standardized test scores (ACT/SAT) will be </w:t>
        </w:r>
      </w:ins>
      <w:r>
        <w:rPr>
          <w:rFonts w:cs="Times New Roman"/>
          <w:color w:val="000000" w:themeColor="text1"/>
        </w:rPr>
        <w:t xml:space="preserve">considered </w:t>
      </w:r>
      <w:ins w:id="15828" w:author="Summer 2023 updates" w:date="2024-07-31T13:42:00Z">
        <w:r>
          <w:rPr>
            <w:rFonts w:cs="Times New Roman"/>
            <w:color w:val="000000" w:themeColor="text1"/>
          </w:rPr>
          <w:t xml:space="preserve">in the application review process. Students applying under the test-optional policy will still be considered for a Trustee Scholarship. Only students applying </w:t>
        </w:r>
      </w:ins>
      <w:r>
        <w:rPr>
          <w:rFonts w:cs="Times New Roman"/>
          <w:color w:val="000000" w:themeColor="text1"/>
        </w:rPr>
        <w:t xml:space="preserve">as </w:t>
      </w:r>
      <w:del w:id="15829" w:author="Summer 2023 updates" w:date="2024-07-31T13:42:00Z">
        <w:r w:rsidR="00A23F50" w:rsidRPr="00424939">
          <w:rPr>
            <w:rFonts w:cs="Times New Roman"/>
            <w:color w:val="000000" w:themeColor="text1"/>
          </w:rPr>
          <w:delText>part of the student’s overall achievement record.</w:delText>
        </w:r>
      </w:del>
      <w:ins w:id="15830" w:author="Summer 2023 updates" w:date="2024-07-31T13:42:00Z">
        <w:r>
          <w:rPr>
            <w:rFonts w:cs="Times New Roman"/>
            <w:color w:val="000000" w:themeColor="text1"/>
          </w:rPr>
          <w:t>first-year applicants with a 3.0 GPA or higher may choose to exclude their test score from the application process.</w:t>
        </w:r>
      </w:ins>
      <w:r>
        <w:rPr>
          <w:rFonts w:cs="Times New Roman"/>
          <w:color w:val="000000" w:themeColor="text1"/>
        </w:rPr>
        <w:t xml:space="preserve"> Median SAT scores at Coe are in the mid</w:t>
      </w:r>
      <w:ins w:id="15831" w:author="Summer 2023 updates" w:date="2024-07-31T13:42:00Z">
        <w:r>
          <w:rPr>
            <w:rFonts w:cs="Times New Roman"/>
            <w:color w:val="000000" w:themeColor="text1"/>
          </w:rPr>
          <w:t>-</w:t>
        </w:r>
      </w:ins>
      <w:r>
        <w:rPr>
          <w:rFonts w:cs="Times New Roman"/>
          <w:color w:val="000000" w:themeColor="text1"/>
        </w:rPr>
        <w:t xml:space="preserve"> to high 500s for both the verbal and mathematical sections. </w:t>
      </w:r>
      <w:del w:id="15832" w:author="Summer 2023 updates" w:date="2024-07-31T13:42:00Z">
        <w:r w:rsidR="00A23F50" w:rsidRPr="00424939">
          <w:rPr>
            <w:rFonts w:cs="Times New Roman"/>
            <w:color w:val="000000" w:themeColor="text1"/>
          </w:rPr>
          <w:delText>Similarly</w:delText>
        </w:r>
      </w:del>
      <w:ins w:id="15833" w:author="Summer 2023 updates" w:date="2024-07-31T13:42:00Z">
        <w:r>
          <w:rPr>
            <w:rFonts w:cs="Times New Roman"/>
            <w:color w:val="000000" w:themeColor="text1"/>
          </w:rPr>
          <w:t>For students’ submitted scores</w:t>
        </w:r>
      </w:ins>
      <w:r>
        <w:rPr>
          <w:rFonts w:cs="Times New Roman"/>
          <w:color w:val="000000" w:themeColor="text1"/>
        </w:rPr>
        <w:t xml:space="preserve">, the median ACT composite score is </w:t>
      </w:r>
      <w:del w:id="15834" w:author="Summer 2023 updates" w:date="2024-07-31T13:42:00Z">
        <w:r w:rsidR="00A23F50" w:rsidRPr="00424939">
          <w:rPr>
            <w:rFonts w:cs="Times New Roman"/>
            <w:color w:val="000000" w:themeColor="text1"/>
          </w:rPr>
          <w:delText>2</w:delText>
        </w:r>
        <w:r w:rsidR="0002725F" w:rsidRPr="00424939">
          <w:rPr>
            <w:rFonts w:cs="Times New Roman"/>
            <w:color w:val="000000" w:themeColor="text1"/>
          </w:rPr>
          <w:delText>6</w:delText>
        </w:r>
        <w:r w:rsidR="00A23F50" w:rsidRPr="00424939">
          <w:rPr>
            <w:rFonts w:cs="Times New Roman"/>
            <w:color w:val="000000" w:themeColor="text1"/>
          </w:rPr>
          <w:delText xml:space="preserve">. </w:delText>
        </w:r>
      </w:del>
      <w:ins w:id="15835" w:author="Summer 2023 updates" w:date="2024-07-31T13:42:00Z">
        <w:r>
          <w:rPr>
            <w:rFonts w:cs="Times New Roman"/>
            <w:color w:val="000000" w:themeColor="text1"/>
          </w:rPr>
          <w:t>25.</w:t>
        </w:r>
      </w:ins>
    </w:p>
    <w:p w14:paraId="1FC68FB9" w14:textId="75891A39" w:rsidR="00B556B9" w:rsidRPr="00424939" w:rsidRDefault="00B556B9" w:rsidP="00E65E22">
      <w:pPr>
        <w:keepNext/>
        <w:spacing w:after="0"/>
        <w:rPr>
          <w:rFonts w:cs="Times New Roman"/>
          <w:b/>
          <w:color w:val="000000" w:themeColor="text1"/>
        </w:rPr>
      </w:pPr>
      <w:r w:rsidRPr="00424939">
        <w:rPr>
          <w:rFonts w:cs="Times New Roman"/>
          <w:b/>
          <w:color w:val="000000" w:themeColor="text1"/>
        </w:rPr>
        <w:t>Methods of Application</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1F847065" w14:textId="5E5D21E7" w:rsidR="00A23F50" w:rsidRPr="00424939" w:rsidRDefault="00A23F50" w:rsidP="0054557A">
      <w:pPr>
        <w:spacing w:after="0"/>
        <w:rPr>
          <w:rFonts w:cs="Times New Roman"/>
          <w:color w:val="000000" w:themeColor="text1"/>
        </w:rPr>
      </w:pPr>
      <w:r w:rsidRPr="00424939">
        <w:rPr>
          <w:rFonts w:cs="Times New Roman"/>
          <w:color w:val="000000" w:themeColor="text1"/>
        </w:rPr>
        <w:t xml:space="preserve">Coe provides students with </w:t>
      </w:r>
      <w:r w:rsidR="001D1404" w:rsidRPr="00424939">
        <w:rPr>
          <w:rFonts w:cs="Times New Roman"/>
          <w:color w:val="000000" w:themeColor="text1"/>
        </w:rPr>
        <w:t>three</w:t>
      </w:r>
      <w:r w:rsidRPr="00424939">
        <w:rPr>
          <w:rFonts w:cs="Times New Roman"/>
          <w:color w:val="000000" w:themeColor="text1"/>
        </w:rPr>
        <w:t xml:space="preserve"> application options and deadlines: </w:t>
      </w:r>
    </w:p>
    <w:p w14:paraId="2EC32A25" w14:textId="5E8DE931" w:rsidR="001D1404" w:rsidRPr="00424939" w:rsidRDefault="001D1404"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have the opportunity to apply for admission using a binding </w:t>
      </w:r>
      <w:r w:rsidRPr="00424939">
        <w:rPr>
          <w:rFonts w:cs="Times New Roman"/>
          <w:b/>
          <w:color w:val="000000" w:themeColor="text1"/>
        </w:rPr>
        <w:t>Early Decision Plan</w:t>
      </w:r>
      <w:r w:rsidRPr="00424939">
        <w:rPr>
          <w:rFonts w:cs="Times New Roman"/>
          <w:color w:val="000000" w:themeColor="text1"/>
        </w:rPr>
        <w:t>.  It is understood that students will apply under one early decision plan.  A completed application must be postmarked or electronically submitted no later than November 15 to be considered for Early Decision.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by December 15 or as soon as possible after their files are complete.  Three decisions can be given: admit, deny or defer to regular decision.  If an applicant is admitted under early decision, they are expected to submit a $</w:t>
      </w:r>
      <w:r w:rsidR="00D437A1" w:rsidRPr="00424939">
        <w:rPr>
          <w:rFonts w:cs="Times New Roman"/>
          <w:color w:val="000000" w:themeColor="text1"/>
        </w:rPr>
        <w:t>30</w:t>
      </w:r>
      <w:r w:rsidRPr="00424939">
        <w:rPr>
          <w:rFonts w:cs="Times New Roman"/>
          <w:color w:val="000000" w:themeColor="text1"/>
        </w:rPr>
        <w:t xml:space="preserve">0 non-refundable enrollment fee.  </w:t>
      </w:r>
    </w:p>
    <w:p w14:paraId="36D89168" w14:textId="76F3A0B4" w:rsidR="00CA6D35" w:rsidRPr="00424939" w:rsidRDefault="00A23F50"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who wish to learn of an admission decision before the regular admission deadline may apply under the non-binding </w:t>
      </w:r>
      <w:r w:rsidRPr="00424939">
        <w:rPr>
          <w:rFonts w:cs="Times New Roman"/>
          <w:b/>
          <w:color w:val="000000" w:themeColor="text1"/>
        </w:rPr>
        <w:t>Early Action Plan</w:t>
      </w:r>
      <w:r w:rsidRPr="00424939">
        <w:rPr>
          <w:rFonts w:cs="Times New Roman"/>
          <w:color w:val="000000" w:themeColor="text1"/>
        </w:rPr>
        <w:t xml:space="preserve">. Students may apply at any time during the first term of their senior year. A completed application must be postmarked </w:t>
      </w:r>
      <w:r w:rsidR="0002725F" w:rsidRPr="00424939">
        <w:rPr>
          <w:rFonts w:cs="Times New Roman"/>
          <w:color w:val="000000" w:themeColor="text1"/>
        </w:rPr>
        <w:t xml:space="preserve">or electronically submitted </w:t>
      </w:r>
      <w:r w:rsidRPr="00424939">
        <w:rPr>
          <w:rFonts w:cs="Times New Roman"/>
          <w:color w:val="000000" w:themeColor="text1"/>
        </w:rPr>
        <w:t>no later than December 10 to be considered for Early Action.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by January 20 or as soon as possible after their files are complete. All accepted applicants </w:t>
      </w:r>
      <w:r w:rsidR="00180F87" w:rsidRPr="00424939">
        <w:rPr>
          <w:rFonts w:cs="Times New Roman"/>
          <w:color w:val="000000" w:themeColor="text1"/>
        </w:rPr>
        <w:t xml:space="preserve">who intend to enroll at Coe </w:t>
      </w:r>
      <w:r w:rsidRPr="00424939">
        <w:rPr>
          <w:rFonts w:cs="Times New Roman"/>
          <w:color w:val="000000" w:themeColor="text1"/>
        </w:rPr>
        <w:t>must submit a $</w:t>
      </w:r>
      <w:r w:rsidR="00D437A1" w:rsidRPr="00424939">
        <w:rPr>
          <w:rFonts w:cs="Times New Roman"/>
          <w:color w:val="000000" w:themeColor="text1"/>
        </w:rPr>
        <w:t>30</w:t>
      </w:r>
      <w:r w:rsidRPr="00424939">
        <w:rPr>
          <w:rFonts w:cs="Times New Roman"/>
          <w:color w:val="000000" w:themeColor="text1"/>
        </w:rPr>
        <w:t xml:space="preserve">0 non-refundable enrollment </w:t>
      </w:r>
      <w:r w:rsidR="001D1404" w:rsidRPr="00424939">
        <w:rPr>
          <w:rFonts w:cs="Times New Roman"/>
          <w:color w:val="000000" w:themeColor="text1"/>
        </w:rPr>
        <w:t>fee</w:t>
      </w:r>
      <w:r w:rsidRPr="00424939">
        <w:rPr>
          <w:rFonts w:cs="Times New Roman"/>
          <w:color w:val="000000" w:themeColor="text1"/>
        </w:rPr>
        <w:t xml:space="preserve"> by May 1 to reserve a place in the fall class. </w:t>
      </w:r>
    </w:p>
    <w:p w14:paraId="4F3AAF3C" w14:textId="3073FB71" w:rsidR="00BD7259" w:rsidRPr="00424939" w:rsidRDefault="00A23F50" w:rsidP="00BF50A6">
      <w:pPr>
        <w:widowControl w:val="0"/>
        <w:numPr>
          <w:ilvl w:val="0"/>
          <w:numId w:val="1"/>
        </w:numPr>
        <w:adjustRightInd w:val="0"/>
        <w:spacing w:after="0"/>
        <w:ind w:left="720"/>
        <w:textAlignment w:val="baseline"/>
        <w:rPr>
          <w:rFonts w:cs="Times New Roman"/>
          <w:color w:val="000000" w:themeColor="text1"/>
        </w:rPr>
      </w:pPr>
      <w:r w:rsidRPr="00424939">
        <w:rPr>
          <w:rFonts w:cs="Times New Roman"/>
          <w:color w:val="000000" w:themeColor="text1"/>
        </w:rPr>
        <w:t xml:space="preserve">Students applying under the </w:t>
      </w:r>
      <w:r w:rsidRPr="00424939">
        <w:rPr>
          <w:rFonts w:cs="Times New Roman"/>
          <w:b/>
          <w:color w:val="000000" w:themeColor="text1"/>
        </w:rPr>
        <w:t>Regular Decision Plan</w:t>
      </w:r>
      <w:r w:rsidRPr="00424939">
        <w:rPr>
          <w:rFonts w:cs="Times New Roman"/>
          <w:color w:val="000000" w:themeColor="text1"/>
        </w:rPr>
        <w:t xml:space="preserve"> should have a completed application postmarked </w:t>
      </w:r>
      <w:r w:rsidR="0002725F" w:rsidRPr="00424939">
        <w:rPr>
          <w:rFonts w:cs="Times New Roman"/>
          <w:color w:val="000000" w:themeColor="text1"/>
        </w:rPr>
        <w:t xml:space="preserve">or electronically submitted </w:t>
      </w:r>
      <w:r w:rsidRPr="00424939">
        <w:rPr>
          <w:rFonts w:cs="Times New Roman"/>
          <w:color w:val="000000" w:themeColor="text1"/>
        </w:rPr>
        <w:t>by March 1.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notified on or before March 15 or as soon as possible after their files are complete. All accepted applicants </w:t>
      </w:r>
      <w:r w:rsidR="00180F87" w:rsidRPr="00424939">
        <w:rPr>
          <w:rFonts w:cs="Times New Roman"/>
          <w:color w:val="000000" w:themeColor="text1"/>
        </w:rPr>
        <w:t xml:space="preserve">who intend to enroll at Coe </w:t>
      </w:r>
      <w:r w:rsidRPr="00424939">
        <w:rPr>
          <w:rFonts w:cs="Times New Roman"/>
          <w:color w:val="000000" w:themeColor="text1"/>
        </w:rPr>
        <w:t>must submit a non-refundable $</w:t>
      </w:r>
      <w:r w:rsidR="00D437A1" w:rsidRPr="00424939">
        <w:rPr>
          <w:rFonts w:cs="Times New Roman"/>
          <w:color w:val="000000" w:themeColor="text1"/>
        </w:rPr>
        <w:t>30</w:t>
      </w:r>
      <w:r w:rsidRPr="00424939">
        <w:rPr>
          <w:rFonts w:cs="Times New Roman"/>
          <w:color w:val="000000" w:themeColor="text1"/>
        </w:rPr>
        <w:t xml:space="preserve">0 enrollment </w:t>
      </w:r>
      <w:r w:rsidR="001D1404" w:rsidRPr="00424939">
        <w:rPr>
          <w:rFonts w:cs="Times New Roman"/>
          <w:color w:val="000000" w:themeColor="text1"/>
        </w:rPr>
        <w:t>fee</w:t>
      </w:r>
      <w:r w:rsidRPr="00424939">
        <w:rPr>
          <w:rFonts w:cs="Times New Roman"/>
          <w:color w:val="000000" w:themeColor="text1"/>
        </w:rPr>
        <w:t xml:space="preserve"> by May 1 to reserve a place in the fall class. </w:t>
      </w:r>
    </w:p>
    <w:p w14:paraId="196170DC" w14:textId="110DE9D9" w:rsidR="00A23F50" w:rsidRPr="00424939" w:rsidRDefault="00A23F50" w:rsidP="0054557A">
      <w:pPr>
        <w:spacing w:after="0"/>
        <w:rPr>
          <w:rFonts w:cs="Times New Roman"/>
          <w:color w:val="000000" w:themeColor="text1"/>
        </w:rPr>
      </w:pPr>
      <w:r w:rsidRPr="00424939">
        <w:rPr>
          <w:rFonts w:cs="Times New Roman"/>
          <w:color w:val="000000" w:themeColor="text1"/>
        </w:rPr>
        <w:t xml:space="preserve">Before an admission decision can be made, the Office of Admission must have received </w:t>
      </w:r>
      <w:ins w:id="15836" w:author="Summer 2023 updates" w:date="2024-07-31T13:42:00Z">
        <w:r w:rsidR="001140AE">
          <w:rPr>
            <w:rFonts w:cs="Times New Roman"/>
            <w:color w:val="000000" w:themeColor="text1"/>
          </w:rPr>
          <w:t xml:space="preserve">the following </w:t>
        </w:r>
      </w:ins>
      <w:r w:rsidRPr="00424939">
        <w:rPr>
          <w:rFonts w:cs="Times New Roman"/>
          <w:color w:val="000000" w:themeColor="text1"/>
        </w:rPr>
        <w:t xml:space="preserve">from each candidate: </w:t>
      </w:r>
    </w:p>
    <w:p w14:paraId="4A335627" w14:textId="0A7AA00E" w:rsidR="00A23F50" w:rsidRPr="00424939" w:rsidRDefault="00A23F50" w:rsidP="00E670CA">
      <w:pPr>
        <w:widowControl w:val="0"/>
        <w:numPr>
          <w:ilvl w:val="0"/>
          <w:numId w:val="2"/>
        </w:numPr>
        <w:adjustRightInd w:val="0"/>
        <w:spacing w:after="0"/>
        <w:textAlignment w:val="baseline"/>
        <w:rPr>
          <w:rFonts w:cs="Times New Roman"/>
          <w:color w:val="000000" w:themeColor="text1"/>
        </w:rPr>
      </w:pPr>
      <w:r w:rsidRPr="00424939">
        <w:rPr>
          <w:rFonts w:cs="Times New Roman"/>
          <w:color w:val="000000" w:themeColor="text1"/>
        </w:rPr>
        <w:t>a completed application for admission</w:t>
      </w:r>
      <w:ins w:id="15837" w:author="Summer 2023 updates" w:date="2024-07-31T13:42:00Z">
        <w:r w:rsidR="00A330B9">
          <w:rPr>
            <w:rFonts w:cs="Times New Roman"/>
            <w:color w:val="000000" w:themeColor="text1"/>
          </w:rPr>
          <w:t>,</w:t>
        </w:r>
      </w:ins>
    </w:p>
    <w:p w14:paraId="4E49AF85" w14:textId="06E58F47" w:rsidR="009D151E" w:rsidRDefault="009D151E" w:rsidP="00E670CA">
      <w:pPr>
        <w:widowControl w:val="0"/>
        <w:numPr>
          <w:ilvl w:val="0"/>
          <w:numId w:val="2"/>
        </w:numPr>
        <w:adjustRightInd w:val="0"/>
        <w:spacing w:after="0"/>
        <w:textAlignment w:val="baseline"/>
        <w:rPr>
          <w:ins w:id="15838" w:author="Summer 2023 updates" w:date="2024-07-31T13:42:00Z"/>
          <w:rFonts w:cs="Times New Roman"/>
          <w:color w:val="000000" w:themeColor="text1"/>
        </w:rPr>
      </w:pPr>
      <w:ins w:id="15839" w:author="Summer 2023 updates" w:date="2024-07-31T13:42:00Z">
        <w:r>
          <w:rPr>
            <w:rFonts w:cs="Times New Roman"/>
            <w:color w:val="000000" w:themeColor="text1"/>
          </w:rPr>
          <w:t>official high school transcripts or self-reported cumulative GPA</w:t>
        </w:r>
        <w:r w:rsidR="00A330B9">
          <w:rPr>
            <w:rFonts w:cs="Times New Roman"/>
            <w:color w:val="000000" w:themeColor="text1"/>
          </w:rPr>
          <w:t>, and</w:t>
        </w:r>
      </w:ins>
    </w:p>
    <w:p w14:paraId="2E7CF2C8" w14:textId="53009F92" w:rsidR="00A23F50" w:rsidRPr="00424939" w:rsidRDefault="0002725F" w:rsidP="00E670CA">
      <w:pPr>
        <w:widowControl w:val="0"/>
        <w:numPr>
          <w:ilvl w:val="0"/>
          <w:numId w:val="2"/>
        </w:numPr>
        <w:adjustRightInd w:val="0"/>
        <w:spacing w:after="0"/>
        <w:textAlignment w:val="baseline"/>
        <w:rPr>
          <w:rFonts w:cs="Times New Roman"/>
          <w:color w:val="000000" w:themeColor="text1"/>
        </w:rPr>
      </w:pPr>
      <w:r w:rsidRPr="00424939">
        <w:rPr>
          <w:rFonts w:cs="Times New Roman"/>
          <w:color w:val="000000" w:themeColor="text1"/>
        </w:rPr>
        <w:t>official</w:t>
      </w:r>
      <w:r w:rsidR="00A23F50" w:rsidRPr="00424939">
        <w:rPr>
          <w:rFonts w:cs="Times New Roman"/>
          <w:color w:val="000000" w:themeColor="text1"/>
        </w:rPr>
        <w:t xml:space="preserve"> results of either the SAT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SAT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23F50" w:rsidRPr="00424939">
        <w:rPr>
          <w:rFonts w:cs="Times New Roman"/>
          <w:color w:val="000000" w:themeColor="text1"/>
        </w:rPr>
        <w:t xml:space="preserve"> or ACT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ACT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A23F50" w:rsidRPr="00424939">
        <w:rPr>
          <w:rFonts w:cs="Times New Roman"/>
          <w:color w:val="000000" w:themeColor="text1"/>
        </w:rPr>
        <w:t xml:space="preserve"> examination</w:t>
      </w:r>
      <w:ins w:id="15840" w:author="Summer 2023 updates" w:date="2024-07-31T13:42:00Z">
        <w:r w:rsidR="009D151E">
          <w:rPr>
            <w:rFonts w:cs="Times New Roman"/>
            <w:color w:val="000000" w:themeColor="text1"/>
          </w:rPr>
          <w:t xml:space="preserve"> </w:t>
        </w:r>
        <w:r w:rsidR="005A3887" w:rsidRPr="005A3887">
          <w:rPr>
            <w:rFonts w:cs="Times New Roman"/>
            <w:b/>
            <w:color w:val="000000" w:themeColor="text1"/>
            <w:u w:val="single"/>
          </w:rPr>
          <w:t>or</w:t>
        </w:r>
        <w:r w:rsidR="009D151E">
          <w:rPr>
            <w:rFonts w:cs="Times New Roman"/>
            <w:color w:val="000000" w:themeColor="text1"/>
          </w:rPr>
          <w:t xml:space="preserve"> self-reported results of either the SAT or ACT examination if not applying for test-optional admission.</w:t>
        </w:r>
      </w:ins>
    </w:p>
    <w:p w14:paraId="27E1621E" w14:textId="77777777" w:rsidR="00A23F50" w:rsidRPr="00424939" w:rsidRDefault="00A23F50" w:rsidP="00E670CA">
      <w:pPr>
        <w:widowControl w:val="0"/>
        <w:numPr>
          <w:ilvl w:val="0"/>
          <w:numId w:val="2"/>
        </w:numPr>
        <w:adjustRightInd w:val="0"/>
        <w:spacing w:after="0"/>
        <w:textAlignment w:val="baseline"/>
        <w:rPr>
          <w:del w:id="15841" w:author="Summer 2023 updates" w:date="2024-07-31T13:42:00Z"/>
          <w:rFonts w:cs="Times New Roman"/>
          <w:color w:val="000000" w:themeColor="text1"/>
        </w:rPr>
      </w:pPr>
      <w:del w:id="15842" w:author="Summer 2023 updates" w:date="2024-07-31T13:42:00Z">
        <w:r w:rsidRPr="00424939">
          <w:rPr>
            <w:rFonts w:cs="Times New Roman"/>
            <w:color w:val="000000" w:themeColor="text1"/>
          </w:rPr>
          <w:delText>a</w:delText>
        </w:r>
        <w:r w:rsidR="0002725F" w:rsidRPr="00424939">
          <w:rPr>
            <w:rFonts w:cs="Times New Roman"/>
            <w:color w:val="000000" w:themeColor="text1"/>
          </w:rPr>
          <w:delText>n official</w:delText>
        </w:r>
        <w:r w:rsidRPr="00424939">
          <w:rPr>
            <w:rFonts w:cs="Times New Roman"/>
            <w:color w:val="000000" w:themeColor="text1"/>
          </w:rPr>
          <w:delText xml:space="preserve"> high school transcript</w:delText>
        </w:r>
      </w:del>
    </w:p>
    <w:p w14:paraId="7F642EFB" w14:textId="0C7DF2D1" w:rsidR="00A23F50" w:rsidRPr="00424939" w:rsidRDefault="00A23F50" w:rsidP="00CA6D35">
      <w:pPr>
        <w:spacing w:after="40"/>
        <w:rPr>
          <w:rFonts w:cs="Times New Roman"/>
          <w:color w:val="000000" w:themeColor="text1"/>
        </w:rPr>
      </w:pPr>
      <w:r w:rsidRPr="00424939">
        <w:rPr>
          <w:rFonts w:cs="Times New Roman"/>
          <w:color w:val="000000" w:themeColor="text1"/>
        </w:rPr>
        <w:t>First-year</w:t>
      </w:r>
      <w:r w:rsidR="008C196D" w:rsidRPr="00424939">
        <w:rPr>
          <w:rFonts w:cs="Times New Roman"/>
          <w:color w:val="000000" w:themeColor="text1"/>
        </w:rPr>
        <w:fldChar w:fldCharType="begin"/>
      </w:r>
      <w:r w:rsidR="008C196D" w:rsidRPr="00424939">
        <w:rPr>
          <w:color w:val="000000" w:themeColor="text1"/>
        </w:rPr>
        <w:instrText xml:space="preserve"> XE "</w:instrText>
      </w:r>
      <w:r w:rsidR="00D538A4">
        <w:rPr>
          <w:rFonts w:cs="Times New Roman"/>
          <w:color w:val="000000" w:themeColor="text1"/>
        </w:rPr>
        <w:instrText>First-</w:instrText>
      </w:r>
      <w:del w:id="15843" w:author="Summer 2023 updates" w:date="2024-07-31T13:42:00Z">
        <w:r w:rsidR="008C196D" w:rsidRPr="00424939">
          <w:rPr>
            <w:rFonts w:cs="Times New Roman"/>
            <w:color w:val="000000" w:themeColor="text1"/>
          </w:rPr>
          <w:delInstrText>year</w:delInstrText>
        </w:r>
      </w:del>
      <w:ins w:id="15844" w:author="Summer 2023 updates" w:date="2024-07-31T13:42:00Z">
        <w:r w:rsidR="00D538A4">
          <w:rPr>
            <w:rFonts w:cs="Times New Roman"/>
            <w:color w:val="000000" w:themeColor="text1"/>
          </w:rPr>
          <w:instrText>Y</w:instrText>
        </w:r>
        <w:r w:rsidR="008C196D" w:rsidRPr="00424939">
          <w:rPr>
            <w:rFonts w:cs="Times New Roman"/>
            <w:color w:val="000000" w:themeColor="text1"/>
          </w:rPr>
          <w:instrText>ear</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candidates for admission may select either Coe’s application or the Common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All application forms, as well as instructions, ma</w:t>
      </w:r>
      <w:r w:rsidRPr="004D2701">
        <w:rPr>
          <w:rFonts w:cs="Times New Roman"/>
        </w:rPr>
        <w:t xml:space="preserve">y be obtained online at </w:t>
      </w:r>
      <w:r w:rsidR="003B4409">
        <w:fldChar w:fldCharType="begin"/>
      </w:r>
      <w:r w:rsidR="003B4409">
        <w:instrText xml:space="preserve"> HYPERLINK "http://www.coe.edu/apply" </w:instrText>
      </w:r>
      <w:r w:rsidR="003B4409">
        <w:fldChar w:fldCharType="separate"/>
      </w:r>
      <w:r w:rsidR="00000687" w:rsidRPr="004D2701">
        <w:rPr>
          <w:rStyle w:val="Hyperlink"/>
          <w:rFonts w:cs="Times New Roman"/>
          <w:color w:val="auto"/>
        </w:rPr>
        <w:t>www.coe.edu/apply</w:t>
      </w:r>
      <w:r w:rsidR="003B4409">
        <w:rPr>
          <w:rStyle w:val="Hyperlink"/>
          <w:rFonts w:cs="Times New Roman"/>
          <w:color w:val="auto"/>
        </w:rPr>
        <w:fldChar w:fldCharType="end"/>
      </w:r>
      <w:r w:rsidRPr="004D2701">
        <w:rPr>
          <w:rFonts w:cs="Times New Roman"/>
        </w:rPr>
        <w:t xml:space="preserve">. </w:t>
      </w:r>
    </w:p>
    <w:p w14:paraId="416B4A65" w14:textId="781A9C90" w:rsidR="00A23F50" w:rsidRPr="00424939" w:rsidRDefault="00A23F50" w:rsidP="00CA6D35">
      <w:pPr>
        <w:spacing w:after="40"/>
        <w:rPr>
          <w:rFonts w:cs="Times New Roman"/>
          <w:color w:val="000000" w:themeColor="text1"/>
        </w:rPr>
      </w:pPr>
      <w:r w:rsidRPr="00424939">
        <w:rPr>
          <w:rFonts w:cs="Times New Roman"/>
          <w:color w:val="000000" w:themeColor="text1"/>
        </w:rPr>
        <w:t>Admission of high school seniors is contingent upon their maintaining a satisfactory record and completing high school graduation requirements. Final high school transcripts must be submitted to Coe College upon completion of the requirements for a high school diploma. The College reserves the right to withdraw its offer of admission, and refund the $</w:t>
      </w:r>
      <w:r w:rsidR="00D437A1" w:rsidRPr="00424939">
        <w:rPr>
          <w:rFonts w:cs="Times New Roman"/>
          <w:color w:val="000000" w:themeColor="text1"/>
        </w:rPr>
        <w:t>30</w:t>
      </w:r>
      <w:r w:rsidRPr="00424939">
        <w:rPr>
          <w:rFonts w:cs="Times New Roman"/>
          <w:color w:val="000000" w:themeColor="text1"/>
        </w:rPr>
        <w:t xml:space="preserve">0 enrollment </w:t>
      </w:r>
      <w:r w:rsidR="00FA7436" w:rsidRPr="00424939">
        <w:rPr>
          <w:rFonts w:cs="Times New Roman"/>
          <w:color w:val="000000" w:themeColor="text1"/>
        </w:rPr>
        <w:t>fee</w:t>
      </w:r>
      <w:r w:rsidRPr="00424939">
        <w:rPr>
          <w:rFonts w:cs="Times New Roman"/>
          <w:color w:val="000000" w:themeColor="text1"/>
        </w:rPr>
        <w:t xml:space="preserve"> when information received after the admission decision indicates the student will not benefit from or contribute to the Coe community. </w:t>
      </w:r>
    </w:p>
    <w:p w14:paraId="4C11DE3B" w14:textId="77777777"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Following admission, but prior to enrollment, students are required to receive a physical examination from a health professional and to file a health report. The appropriate form is furnished by the College. </w:t>
      </w:r>
    </w:p>
    <w:p w14:paraId="64875998" w14:textId="31403E76" w:rsidR="00A23F50" w:rsidRPr="00424939" w:rsidRDefault="002C574C" w:rsidP="004E3640">
      <w:pPr>
        <w:pStyle w:val="Heading4"/>
        <w:spacing w:before="120"/>
        <w:rPr>
          <w:rFonts w:ascii="Garamond" w:hAnsi="Garamond"/>
          <w:color w:val="000000" w:themeColor="text1"/>
        </w:rPr>
        <w:pPrChange w:id="15845" w:author="Summer 2023 updates" w:date="2024-07-31T13:42:00Z">
          <w:pPr>
            <w:pStyle w:val="Heading4"/>
          </w:pPr>
        </w:pPrChange>
      </w:pPr>
      <w:bookmarkStart w:id="15846" w:name="_Toc141355805"/>
      <w:bookmarkStart w:id="15847" w:name="_Toc110005286"/>
      <w:r w:rsidRPr="00424939">
        <w:rPr>
          <w:rFonts w:ascii="Garamond" w:hAnsi="Garamond"/>
          <w:color w:val="000000" w:themeColor="text1"/>
        </w:rPr>
        <w:t>Transfer</w:t>
      </w:r>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"Transfer" </w:instrText>
      </w:r>
      <w:r w:rsidR="00B76E1A" w:rsidRPr="00424939">
        <w:rPr>
          <w:rFonts w:ascii="Garamond" w:hAnsi="Garamond"/>
          <w:color w:val="000000" w:themeColor="text1"/>
        </w:rPr>
        <w:fldChar w:fldCharType="end"/>
      </w:r>
      <w:r w:rsidRPr="00424939">
        <w:rPr>
          <w:rFonts w:ascii="Garamond" w:hAnsi="Garamond"/>
          <w:color w:val="000000" w:themeColor="text1"/>
        </w:rPr>
        <w:t xml:space="preserve"> Applicants</w:t>
      </w:r>
      <w:bookmarkEnd w:id="15846"/>
      <w:bookmarkEnd w:id="15847"/>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37850618" w14:textId="53708B51" w:rsidR="00A23F50" w:rsidRPr="00424939" w:rsidRDefault="00A23F50" w:rsidP="00CA6D35">
      <w:pPr>
        <w:spacing w:after="30"/>
        <w:rPr>
          <w:rFonts w:cs="Times New Roman"/>
          <w:color w:val="000000" w:themeColor="text1"/>
        </w:rPr>
      </w:pPr>
      <w:r w:rsidRPr="00424939">
        <w:rPr>
          <w:rFonts w:cs="Times New Roman"/>
          <w:color w:val="000000" w:themeColor="text1"/>
        </w:rPr>
        <w:t>Each year Coe welcomes a significant number of transfer and non-traditional students to the College. Successful candidates for admission will be those students who have been or are in satisfactory academic standing at their former college or university. Students who transfer to Coe from another institution, should see p</w:t>
      </w:r>
      <w:r w:rsidR="00CA6D35" w:rsidRPr="00424939">
        <w:rPr>
          <w:rFonts w:cs="Times New Roman"/>
          <w:color w:val="000000" w:themeColor="text1"/>
        </w:rPr>
        <w:t>.</w:t>
      </w:r>
      <w:r w:rsidRPr="00424939">
        <w:rPr>
          <w:rFonts w:cs="Times New Roman"/>
          <w:color w:val="000000" w:themeColor="text1"/>
        </w:rPr>
        <w:t xml:space="preserve"> </w:t>
      </w:r>
      <w:r w:rsidR="006E425C" w:rsidRPr="00424939">
        <w:rPr>
          <w:rFonts w:cs="Times New Roman"/>
          <w:color w:val="000000" w:themeColor="text1"/>
        </w:rPr>
        <w:fldChar w:fldCharType="begin"/>
      </w:r>
      <w:r w:rsidR="006E425C" w:rsidRPr="00424939">
        <w:rPr>
          <w:rFonts w:cs="Times New Roman"/>
          <w:color w:val="000000" w:themeColor="text1"/>
        </w:rPr>
        <w:instrText xml:space="preserve"> PAGEREF _Ref14179337 \h </w:instrText>
      </w:r>
      <w:r w:rsidR="006E425C" w:rsidRPr="00424939">
        <w:rPr>
          <w:rFonts w:cs="Times New Roman"/>
          <w:color w:val="000000" w:themeColor="text1"/>
        </w:rPr>
      </w:r>
      <w:r w:rsidR="006E425C" w:rsidRPr="00424939">
        <w:rPr>
          <w:rFonts w:cs="Times New Roman"/>
          <w:color w:val="000000" w:themeColor="text1"/>
        </w:rPr>
        <w:fldChar w:fldCharType="separate"/>
      </w:r>
      <w:r w:rsidR="00A74DA0">
        <w:rPr>
          <w:rFonts w:cs="Times New Roman"/>
          <w:noProof/>
          <w:color w:val="000000" w:themeColor="text1"/>
        </w:rPr>
        <w:t>20</w:t>
      </w:r>
      <w:r w:rsidR="006E425C" w:rsidRPr="00424939">
        <w:rPr>
          <w:rFonts w:cs="Times New Roman"/>
          <w:color w:val="000000" w:themeColor="text1"/>
        </w:rPr>
        <w:fldChar w:fldCharType="end"/>
      </w:r>
      <w:r w:rsidRPr="00424939">
        <w:rPr>
          <w:rFonts w:cs="Times New Roman"/>
          <w:color w:val="000000" w:themeColor="text1"/>
        </w:rPr>
        <w:t xml:space="preserve"> for further information.</w:t>
      </w:r>
    </w:p>
    <w:p w14:paraId="05479373" w14:textId="7979CA0A" w:rsidR="00A23F50" w:rsidRPr="00424939" w:rsidRDefault="00A23F50" w:rsidP="00CA6D35">
      <w:pPr>
        <w:spacing w:after="30"/>
        <w:rPr>
          <w:rFonts w:cs="Times New Roman"/>
          <w:color w:val="000000" w:themeColor="text1"/>
        </w:rPr>
      </w:pPr>
      <w:r w:rsidRPr="00424939">
        <w:rPr>
          <w:rFonts w:cs="Times New Roman"/>
          <w:color w:val="000000" w:themeColor="text1"/>
        </w:rPr>
        <w:t>Admission notification is on a rolling basis. Once Coe receives a completed application for admission, including official transcripts from their high school and all college</w:t>
      </w:r>
      <w:r w:rsidR="00EF5338" w:rsidRPr="00424939">
        <w:rPr>
          <w:rFonts w:cs="Times New Roman"/>
          <w:color w:val="000000" w:themeColor="text1"/>
        </w:rPr>
        <w:t>s/ un</w:t>
      </w:r>
      <w:r w:rsidRPr="00424939">
        <w:rPr>
          <w:rFonts w:cs="Times New Roman"/>
          <w:color w:val="000000" w:themeColor="text1"/>
        </w:rPr>
        <w:t>iversities previously attended, students are not</w:t>
      </w:r>
      <w:r w:rsidR="007E1956" w:rsidRPr="00424939">
        <w:rPr>
          <w:rFonts w:cs="Times New Roman"/>
          <w:color w:val="000000" w:themeColor="text1"/>
        </w:rPr>
        <w:t>ified of their admission status</w:t>
      </w:r>
      <w:r w:rsidRPr="00424939">
        <w:rPr>
          <w:rFonts w:cs="Times New Roman"/>
          <w:color w:val="000000" w:themeColor="text1"/>
        </w:rPr>
        <w:t xml:space="preserve"> (</w:t>
      </w:r>
      <w:r w:rsidR="007E1956" w:rsidRPr="00424939">
        <w:rPr>
          <w:rFonts w:cs="Times New Roman"/>
          <w:color w:val="000000" w:themeColor="text1"/>
        </w:rPr>
        <w:t>s</w:t>
      </w:r>
      <w:r w:rsidRPr="00424939">
        <w:rPr>
          <w:rFonts w:cs="Times New Roman"/>
          <w:color w:val="000000" w:themeColor="text1"/>
        </w:rPr>
        <w:t>ee Evaluation of Credits in Transfer</w:t>
      </w:r>
      <w:r w:rsidR="00B76E1A" w:rsidRPr="00424939">
        <w:rPr>
          <w:rFonts w:cs="Times New Roman"/>
          <w:color w:val="000000" w:themeColor="text1"/>
        </w:rPr>
        <w:fldChar w:fldCharType="begin"/>
      </w:r>
      <w:r w:rsidR="00B76E1A" w:rsidRPr="00424939">
        <w:rPr>
          <w:color w:val="000000" w:themeColor="text1"/>
        </w:rPr>
        <w:instrText xml:space="preserve"> XE "Transfer" </w:instrText>
      </w:r>
      <w:r w:rsidR="00B76E1A" w:rsidRPr="00424939">
        <w:rPr>
          <w:rFonts w:cs="Times New Roman"/>
          <w:color w:val="000000" w:themeColor="text1"/>
        </w:rPr>
        <w:fldChar w:fldCharType="end"/>
      </w:r>
      <w:r w:rsidRPr="00424939">
        <w:rPr>
          <w:rFonts w:cs="Times New Roman"/>
          <w:color w:val="000000" w:themeColor="text1"/>
        </w:rPr>
        <w:t xml:space="preserve">, p. </w:t>
      </w:r>
      <w:r w:rsidR="006E425C" w:rsidRPr="00424939">
        <w:rPr>
          <w:rFonts w:cs="Times New Roman"/>
          <w:color w:val="000000" w:themeColor="text1"/>
        </w:rPr>
        <w:fldChar w:fldCharType="begin"/>
      </w:r>
      <w:r w:rsidR="006E425C" w:rsidRPr="00424939">
        <w:rPr>
          <w:rFonts w:cs="Times New Roman"/>
          <w:color w:val="000000" w:themeColor="text1"/>
        </w:rPr>
        <w:instrText xml:space="preserve"> PAGEREF _Ref14179366 \h </w:instrText>
      </w:r>
      <w:r w:rsidR="006E425C" w:rsidRPr="00424939">
        <w:rPr>
          <w:rFonts w:cs="Times New Roman"/>
          <w:color w:val="000000" w:themeColor="text1"/>
        </w:rPr>
      </w:r>
      <w:r w:rsidR="006E425C" w:rsidRPr="00424939">
        <w:rPr>
          <w:rFonts w:cs="Times New Roman"/>
          <w:color w:val="000000" w:themeColor="text1"/>
        </w:rPr>
        <w:fldChar w:fldCharType="separate"/>
      </w:r>
      <w:r w:rsidR="00A74DA0">
        <w:rPr>
          <w:rFonts w:cs="Times New Roman"/>
          <w:noProof/>
          <w:color w:val="000000" w:themeColor="text1"/>
        </w:rPr>
        <w:t>60</w:t>
      </w:r>
      <w:r w:rsidR="006E425C" w:rsidRPr="00424939">
        <w:rPr>
          <w:rFonts w:cs="Times New Roman"/>
          <w:color w:val="000000" w:themeColor="text1"/>
        </w:rPr>
        <w:fldChar w:fldCharType="end"/>
      </w:r>
      <w:r w:rsidRPr="00424939">
        <w:rPr>
          <w:rFonts w:cs="Times New Roman"/>
          <w:color w:val="000000" w:themeColor="text1"/>
        </w:rPr>
        <w:t>)</w:t>
      </w:r>
      <w:r w:rsidR="007E1956" w:rsidRPr="00424939">
        <w:rPr>
          <w:rFonts w:cs="Times New Roman"/>
          <w:color w:val="000000" w:themeColor="text1"/>
        </w:rPr>
        <w:t>.</w:t>
      </w:r>
      <w:r w:rsidRPr="00424939">
        <w:rPr>
          <w:rFonts w:cs="Times New Roman"/>
          <w:color w:val="000000" w:themeColor="text1"/>
        </w:rPr>
        <w:t xml:space="preserve"> </w:t>
      </w:r>
    </w:p>
    <w:p w14:paraId="25F05641" w14:textId="56D8EE34"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New students may enroll at the College at the beginning of the Fall Term or Spring Term. (Students should consult the </w:t>
      </w:r>
      <w:r w:rsidR="0054502F" w:rsidRPr="00424939">
        <w:rPr>
          <w:rFonts w:cs="Times New Roman"/>
          <w:color w:val="000000" w:themeColor="text1"/>
        </w:rPr>
        <w:t>a</w:t>
      </w:r>
      <w:r w:rsidRPr="00424939">
        <w:rPr>
          <w:rFonts w:cs="Times New Roman"/>
          <w:color w:val="000000" w:themeColor="text1"/>
        </w:rPr>
        <w:t xml:space="preserve">cademic </w:t>
      </w:r>
      <w:r w:rsidR="0054502F" w:rsidRPr="00424939">
        <w:rPr>
          <w:rFonts w:cs="Times New Roman"/>
          <w:color w:val="000000" w:themeColor="text1"/>
        </w:rPr>
        <w:t>c</w:t>
      </w:r>
      <w:r w:rsidR="00423A54" w:rsidRPr="00424939">
        <w:rPr>
          <w:rFonts w:cs="Times New Roman"/>
          <w:color w:val="000000" w:themeColor="text1"/>
        </w:rPr>
        <w:t>alendar</w:t>
      </w:r>
      <w:r w:rsidR="007E1956" w:rsidRPr="00424939">
        <w:rPr>
          <w:rFonts w:cs="Times New Roman"/>
          <w:color w:val="000000" w:themeColor="text1"/>
        </w:rPr>
        <w:t xml:space="preserve"> (</w:t>
      </w:r>
      <w:r w:rsidR="00B17779" w:rsidRPr="00424939">
        <w:rPr>
          <w:rFonts w:cs="Times New Roman"/>
          <w:color w:val="000000" w:themeColor="text1"/>
        </w:rPr>
        <w:t>p.</w:t>
      </w:r>
      <w:r w:rsidR="00D75B3E">
        <w:rPr>
          <w:rFonts w:cs="Times New Roman"/>
          <w:color w:val="000000" w:themeColor="text1"/>
        </w:rPr>
        <w:t xml:space="preserve"> </w:t>
      </w:r>
      <w:del w:id="15848" w:author="Summer 2023 updates" w:date="2024-07-31T13:42:00Z">
        <w:r w:rsidR="00B41EC3" w:rsidRPr="00424939">
          <w:rPr>
            <w:rFonts w:cs="Times New Roman"/>
            <w:color w:val="000000" w:themeColor="text1"/>
          </w:rPr>
          <w:fldChar w:fldCharType="begin"/>
        </w:r>
        <w:r w:rsidR="00B41EC3" w:rsidRPr="00424939">
          <w:rPr>
            <w:rFonts w:cs="Times New Roman"/>
            <w:color w:val="000000" w:themeColor="text1"/>
          </w:rPr>
          <w:delInstrText xml:space="preserve"> PAGEREF _Ref14093547 \h </w:delInstrText>
        </w:r>
        <w:r w:rsidR="00B41EC3" w:rsidRPr="00424939">
          <w:rPr>
            <w:rFonts w:cs="Times New Roman"/>
            <w:color w:val="000000" w:themeColor="text1"/>
          </w:rPr>
        </w:r>
        <w:r w:rsidR="00B41EC3" w:rsidRPr="00424939">
          <w:rPr>
            <w:rFonts w:cs="Times New Roman"/>
            <w:color w:val="000000" w:themeColor="text1"/>
          </w:rPr>
          <w:fldChar w:fldCharType="separate"/>
        </w:r>
        <w:r w:rsidR="00890698">
          <w:rPr>
            <w:rFonts w:cs="Times New Roman"/>
            <w:noProof/>
            <w:color w:val="000000" w:themeColor="text1"/>
          </w:rPr>
          <w:delText>12</w:delText>
        </w:r>
        <w:r w:rsidR="00B41EC3" w:rsidRPr="00424939">
          <w:rPr>
            <w:rFonts w:cs="Times New Roman"/>
            <w:color w:val="000000" w:themeColor="text1"/>
          </w:rPr>
          <w:fldChar w:fldCharType="end"/>
        </w:r>
      </w:del>
      <w:ins w:id="15849" w:author="Summer 2023 updates" w:date="2024-07-31T13:42:00Z">
        <w:r w:rsidR="00D75B3E">
          <w:rPr>
            <w:rFonts w:cs="Times New Roman"/>
            <w:color w:val="000000" w:themeColor="text1"/>
          </w:rPr>
          <w:fldChar w:fldCharType="begin"/>
        </w:r>
        <w:r w:rsidR="00D75B3E">
          <w:rPr>
            <w:rFonts w:cs="Times New Roman"/>
            <w:color w:val="000000" w:themeColor="text1"/>
          </w:rPr>
          <w:instrText xml:space="preserve"> PAGEREF _Ref140140725 \h </w:instrText>
        </w:r>
        <w:r w:rsidR="00D75B3E">
          <w:rPr>
            <w:rFonts w:cs="Times New Roman"/>
            <w:color w:val="000000" w:themeColor="text1"/>
          </w:rPr>
        </w:r>
        <w:r w:rsidR="00D75B3E">
          <w:rPr>
            <w:rFonts w:cs="Times New Roman"/>
            <w:color w:val="000000" w:themeColor="text1"/>
          </w:rPr>
          <w:fldChar w:fldCharType="separate"/>
        </w:r>
        <w:r w:rsidR="00A74DA0">
          <w:rPr>
            <w:rFonts w:cs="Times New Roman"/>
            <w:noProof/>
            <w:color w:val="000000" w:themeColor="text1"/>
          </w:rPr>
          <w:t>11</w:t>
        </w:r>
        <w:r w:rsidR="00D75B3E">
          <w:rPr>
            <w:rFonts w:cs="Times New Roman"/>
            <w:color w:val="000000" w:themeColor="text1"/>
          </w:rPr>
          <w:fldChar w:fldCharType="end"/>
        </w:r>
      </w:ins>
      <w:r w:rsidR="00B17779" w:rsidRPr="00424939">
        <w:rPr>
          <w:rFonts w:cs="Times New Roman"/>
          <w:color w:val="000000" w:themeColor="text1"/>
        </w:rPr>
        <w:t>)</w:t>
      </w:r>
      <w:r w:rsidRPr="00424939">
        <w:rPr>
          <w:rFonts w:cs="Times New Roman"/>
          <w:color w:val="000000" w:themeColor="text1"/>
        </w:rPr>
        <w:t xml:space="preserve"> to determine which term is most appropriate for their educational plans.) </w:t>
      </w:r>
    </w:p>
    <w:p w14:paraId="1029CD4A" w14:textId="06660214" w:rsidR="00A23F50" w:rsidRPr="00424939" w:rsidRDefault="002C574C" w:rsidP="004E3640">
      <w:pPr>
        <w:pStyle w:val="Heading4"/>
        <w:spacing w:before="120"/>
        <w:rPr>
          <w:rFonts w:ascii="Garamond" w:hAnsi="Garamond"/>
          <w:color w:val="000000" w:themeColor="text1"/>
        </w:rPr>
        <w:pPrChange w:id="15850" w:author="Summer 2023 updates" w:date="2024-07-31T13:42:00Z">
          <w:pPr>
            <w:pStyle w:val="Heading4"/>
          </w:pPr>
        </w:pPrChange>
      </w:pPr>
      <w:bookmarkStart w:id="15851" w:name="_Toc141355806"/>
      <w:bookmarkStart w:id="15852" w:name="_Toc110005287"/>
      <w:r w:rsidRPr="00424939">
        <w:rPr>
          <w:rFonts w:ascii="Garamond" w:hAnsi="Garamond"/>
          <w:color w:val="000000" w:themeColor="text1"/>
        </w:rPr>
        <w:t>International Applicants</w:t>
      </w:r>
      <w:bookmarkEnd w:id="15851"/>
      <w:bookmarkEnd w:id="15852"/>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"Applicants" </w:instrText>
      </w:r>
      <w:r w:rsidR="00B76E1A" w:rsidRPr="00424939">
        <w:rPr>
          <w:rFonts w:ascii="Garamond" w:hAnsi="Garamond"/>
          <w:color w:val="000000" w:themeColor="text1"/>
        </w:rPr>
        <w:fldChar w:fldCharType="end"/>
      </w:r>
    </w:p>
    <w:p w14:paraId="2EB542E9" w14:textId="77777777" w:rsidR="00A23F50" w:rsidRPr="00424939" w:rsidRDefault="00A23F50" w:rsidP="0054557A">
      <w:pPr>
        <w:spacing w:after="0"/>
        <w:rPr>
          <w:rFonts w:cs="Times New Roman"/>
          <w:color w:val="000000" w:themeColor="text1"/>
        </w:rPr>
      </w:pPr>
      <w:r w:rsidRPr="00424939">
        <w:rPr>
          <w:rFonts w:cs="Times New Roman"/>
          <w:color w:val="000000" w:themeColor="text1"/>
        </w:rPr>
        <w:t>Students from other countries are encouraged to apply to Coe College. Applications should include the following information:</w:t>
      </w:r>
    </w:p>
    <w:p w14:paraId="7AD4B2DE" w14:textId="31EF6EBE" w:rsidR="00A23F50" w:rsidRPr="00424939" w:rsidRDefault="00000687"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completed application for admission</w:t>
      </w:r>
    </w:p>
    <w:p w14:paraId="4CDEE0C4" w14:textId="29A80BAC"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official certified translated copy of all secondary school work</w:t>
      </w:r>
      <w:r w:rsidR="00180F87" w:rsidRPr="00424939">
        <w:rPr>
          <w:rFonts w:cs="Times New Roman"/>
          <w:color w:val="000000" w:themeColor="text1"/>
        </w:rPr>
        <w:t xml:space="preserve"> and college (if applicable)</w:t>
      </w:r>
    </w:p>
    <w:p w14:paraId="1D618B42" w14:textId="2ED49A74"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certified copy of all national exam results</w:t>
      </w:r>
      <w:r w:rsidR="000A7FF0" w:rsidRPr="00424939">
        <w:rPr>
          <w:rFonts w:cs="Times New Roman"/>
          <w:color w:val="000000" w:themeColor="text1"/>
        </w:rPr>
        <w:t xml:space="preserve"> (</w:t>
      </w:r>
      <w:r w:rsidR="00D254A0" w:rsidRPr="00424939">
        <w:rPr>
          <w:rFonts w:cs="Times New Roman"/>
          <w:color w:val="000000" w:themeColor="text1"/>
        </w:rPr>
        <w:t xml:space="preserve">‘O’ levels, ‘A’ levels, GCE, SLC, </w:t>
      </w:r>
      <w:r w:rsidR="00180F87" w:rsidRPr="00424939">
        <w:rPr>
          <w:rFonts w:cs="Times New Roman"/>
          <w:color w:val="000000" w:themeColor="text1"/>
        </w:rPr>
        <w:t xml:space="preserve">WAEC, </w:t>
      </w:r>
      <w:r w:rsidR="00D254A0" w:rsidRPr="00424939">
        <w:rPr>
          <w:rFonts w:cs="Times New Roman"/>
          <w:color w:val="000000" w:themeColor="text1"/>
        </w:rPr>
        <w:t>etc.)</w:t>
      </w:r>
    </w:p>
    <w:p w14:paraId="42282477" w14:textId="3242C447" w:rsidR="00A23F50" w:rsidRPr="00424939" w:rsidRDefault="00A23F50" w:rsidP="00E670CA">
      <w:pPr>
        <w:widowControl w:val="0"/>
        <w:numPr>
          <w:ilvl w:val="0"/>
          <w:numId w:val="3"/>
        </w:numPr>
        <w:adjustRightInd w:val="0"/>
        <w:spacing w:after="0"/>
        <w:textAlignment w:val="baseline"/>
        <w:rPr>
          <w:rFonts w:cs="Times New Roman"/>
          <w:color w:val="000000" w:themeColor="text1"/>
        </w:rPr>
      </w:pPr>
      <w:r w:rsidRPr="00424939">
        <w:rPr>
          <w:rFonts w:cs="Times New Roman"/>
          <w:color w:val="000000" w:themeColor="text1"/>
        </w:rPr>
        <w:t xml:space="preserve">results from </w:t>
      </w:r>
      <w:r w:rsidR="000A7FF0" w:rsidRPr="00424939">
        <w:rPr>
          <w:rFonts w:cs="Times New Roman"/>
          <w:color w:val="000000" w:themeColor="text1"/>
        </w:rPr>
        <w:t xml:space="preserve">IELTS, </w:t>
      </w:r>
      <w:r w:rsidRPr="00424939">
        <w:rPr>
          <w:rFonts w:cs="Times New Roman"/>
          <w:color w:val="000000" w:themeColor="text1"/>
        </w:rPr>
        <w:t>TOEFL</w:t>
      </w:r>
      <w:r w:rsidR="000A7FF0" w:rsidRPr="00424939">
        <w:rPr>
          <w:rFonts w:cs="Times New Roman"/>
          <w:color w:val="000000" w:themeColor="text1"/>
        </w:rPr>
        <w:t>, etc.</w:t>
      </w:r>
      <w:r w:rsidRPr="00424939">
        <w:rPr>
          <w:rFonts w:cs="Times New Roman"/>
          <w:color w:val="000000" w:themeColor="text1"/>
        </w:rPr>
        <w:t xml:space="preserve"> (if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is not first language) and SAT</w:t>
      </w:r>
      <w:r w:rsidR="000A7FF0" w:rsidRPr="00424939">
        <w:rPr>
          <w:rFonts w:cs="Times New Roman"/>
          <w:color w:val="000000" w:themeColor="text1"/>
        </w:rPr>
        <w:t>/ACT</w:t>
      </w:r>
      <w:r w:rsidRPr="00424939">
        <w:rPr>
          <w:rFonts w:cs="Times New Roman"/>
          <w:color w:val="000000" w:themeColor="text1"/>
        </w:rPr>
        <w:t xml:space="preserve"> exams</w:t>
      </w:r>
      <w:r w:rsidR="00D437A1" w:rsidRPr="00424939">
        <w:rPr>
          <w:rFonts w:cs="Times New Roman"/>
          <w:color w:val="000000" w:themeColor="text1"/>
        </w:rPr>
        <w:t>, GTEC CBT</w:t>
      </w:r>
    </w:p>
    <w:p w14:paraId="71DD2B81" w14:textId="48CA45A8" w:rsidR="00A23F50" w:rsidRPr="00424939" w:rsidRDefault="00A23F50" w:rsidP="00E670CA">
      <w:pPr>
        <w:widowControl w:val="0"/>
        <w:numPr>
          <w:ilvl w:val="0"/>
          <w:numId w:val="3"/>
        </w:numPr>
        <w:adjustRightInd w:val="0"/>
        <w:textAlignment w:val="baseline"/>
        <w:rPr>
          <w:rFonts w:cs="Times New Roman"/>
          <w:color w:val="000000" w:themeColor="text1"/>
        </w:rPr>
      </w:pPr>
      <w:r w:rsidRPr="00424939">
        <w:rPr>
          <w:rFonts w:cs="Times New Roman"/>
          <w:color w:val="000000" w:themeColor="text1"/>
        </w:rPr>
        <w:t>completed financial documents (</w:t>
      </w:r>
      <w:r w:rsidR="00D254A0" w:rsidRPr="00424939">
        <w:rPr>
          <w:rFonts w:cs="Times New Roman"/>
          <w:color w:val="000000" w:themeColor="text1"/>
        </w:rPr>
        <w:t xml:space="preserve">International Student </w:t>
      </w:r>
      <w:r w:rsidR="0002725F" w:rsidRPr="00424939">
        <w:rPr>
          <w:rFonts w:cs="Times New Roman"/>
          <w:color w:val="000000" w:themeColor="text1"/>
        </w:rPr>
        <w:t>Certification of Finances</w:t>
      </w:r>
      <w:r w:rsidRPr="00424939">
        <w:rPr>
          <w:rFonts w:cs="Times New Roman"/>
          <w:color w:val="000000" w:themeColor="text1"/>
        </w:rPr>
        <w:t xml:space="preserve"> and certified bank statement). </w:t>
      </w:r>
    </w:p>
    <w:p w14:paraId="5A96CA09" w14:textId="6B59F17E" w:rsidR="001D1404" w:rsidRPr="00424939" w:rsidRDefault="001D1404" w:rsidP="00CA6D35">
      <w:pPr>
        <w:spacing w:after="30"/>
        <w:rPr>
          <w:rFonts w:cs="Times New Roman"/>
          <w:color w:val="000000" w:themeColor="text1"/>
        </w:rPr>
      </w:pPr>
      <w:r w:rsidRPr="00424939">
        <w:rPr>
          <w:rFonts w:cs="Times New Roman"/>
          <w:color w:val="000000" w:themeColor="text1"/>
        </w:rPr>
        <w:t>An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Language Academic Bridge Program exists for students with</w:t>
      </w:r>
      <w:r w:rsidR="00000687" w:rsidRPr="00424939">
        <w:rPr>
          <w:rFonts w:cs="Times New Roman"/>
          <w:color w:val="000000" w:themeColor="text1"/>
        </w:rPr>
        <w:t xml:space="preserve"> a TOEFL score between 500</w:t>
      </w:r>
      <w:del w:id="15853" w:author="Summer 2023 updates" w:date="2024-07-31T13:42:00Z">
        <w:r w:rsidR="00000687" w:rsidRPr="00424939">
          <w:rPr>
            <w:rFonts w:cs="Times New Roman"/>
            <w:color w:val="000000" w:themeColor="text1"/>
          </w:rPr>
          <w:delText>-</w:delText>
        </w:r>
      </w:del>
      <w:ins w:id="15854" w:author="Summer 2023 updates" w:date="2024-07-31T13:42:00Z">
        <w:r w:rsidR="00D75B3E">
          <w:rPr>
            <w:rFonts w:cs="Times New Roman"/>
            <w:color w:val="000000" w:themeColor="text1"/>
          </w:rPr>
          <w:t>–</w:t>
        </w:r>
      </w:ins>
      <w:r w:rsidR="00000687" w:rsidRPr="00424939">
        <w:rPr>
          <w:rFonts w:cs="Times New Roman"/>
          <w:color w:val="000000" w:themeColor="text1"/>
        </w:rPr>
        <w:t>520 pBT or 61</w:t>
      </w:r>
      <w:del w:id="15855" w:author="Summer 2023 updates" w:date="2024-07-31T13:42:00Z">
        <w:r w:rsidR="00000687" w:rsidRPr="00424939">
          <w:rPr>
            <w:rFonts w:cs="Times New Roman"/>
            <w:color w:val="000000" w:themeColor="text1"/>
          </w:rPr>
          <w:delText>-</w:delText>
        </w:r>
      </w:del>
      <w:ins w:id="15856" w:author="Summer 2023 updates" w:date="2024-07-31T13:42:00Z">
        <w:r w:rsidR="00D75B3E">
          <w:rPr>
            <w:rFonts w:cs="Times New Roman"/>
            <w:color w:val="000000" w:themeColor="text1"/>
          </w:rPr>
          <w:t>–</w:t>
        </w:r>
      </w:ins>
      <w:r w:rsidR="00000687" w:rsidRPr="00424939">
        <w:rPr>
          <w:rFonts w:cs="Times New Roman"/>
          <w:color w:val="000000" w:themeColor="text1"/>
        </w:rPr>
        <w:t>67 iBT</w:t>
      </w:r>
      <w:r w:rsidRPr="00424939">
        <w:rPr>
          <w:rFonts w:cs="Times New Roman"/>
          <w:color w:val="000000" w:themeColor="text1"/>
        </w:rPr>
        <w:t xml:space="preserve">.  A combination of English courses and degree-seeking courses will be provided for the first academic term.  </w:t>
      </w:r>
    </w:p>
    <w:p w14:paraId="74925D5D" w14:textId="77777777" w:rsidR="003B0CAF" w:rsidRDefault="003B0CAF" w:rsidP="00D83695">
      <w:pPr>
        <w:spacing w:after="120"/>
        <w:rPr>
          <w:del w:id="15857" w:author="Summer 2023 updates" w:date="2024-07-31T13:42:00Z"/>
          <w:rFonts w:cs="Times New Roman"/>
          <w:color w:val="000000" w:themeColor="text1"/>
        </w:rPr>
      </w:pPr>
    </w:p>
    <w:p w14:paraId="2E14BCE3" w14:textId="77777777" w:rsidR="003B0CAF" w:rsidRDefault="003B0CAF" w:rsidP="00D83695">
      <w:pPr>
        <w:spacing w:after="120"/>
        <w:rPr>
          <w:del w:id="15858" w:author="Summer 2023 updates" w:date="2024-07-31T13:42:00Z"/>
          <w:rFonts w:cs="Times New Roman"/>
          <w:color w:val="000000" w:themeColor="text1"/>
        </w:rPr>
      </w:pPr>
    </w:p>
    <w:p w14:paraId="4CDAE1C8" w14:textId="05E75A94" w:rsidR="00A23F50" w:rsidRPr="00424939" w:rsidRDefault="00A23F50" w:rsidP="00D83695">
      <w:pPr>
        <w:spacing w:after="120"/>
        <w:rPr>
          <w:rFonts w:cs="Times New Roman"/>
          <w:color w:val="000000" w:themeColor="text1"/>
        </w:rPr>
      </w:pPr>
      <w:r w:rsidRPr="00424939">
        <w:rPr>
          <w:rFonts w:cs="Times New Roman"/>
          <w:color w:val="000000" w:themeColor="text1"/>
        </w:rPr>
        <w:t>An intensive English</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English</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as a Second Language Program is available for secondary school graduates with TOEFL scores </w:t>
      </w:r>
      <w:r w:rsidR="00180F87" w:rsidRPr="00424939">
        <w:rPr>
          <w:rFonts w:cs="Times New Roman"/>
          <w:color w:val="000000" w:themeColor="text1"/>
        </w:rPr>
        <w:t xml:space="preserve">below </w:t>
      </w:r>
      <w:r w:rsidRPr="00424939">
        <w:rPr>
          <w:rFonts w:cs="Times New Roman"/>
          <w:color w:val="000000" w:themeColor="text1"/>
        </w:rPr>
        <w:t>5</w:t>
      </w:r>
      <w:r w:rsidR="00D254A0" w:rsidRPr="00424939">
        <w:rPr>
          <w:rFonts w:cs="Times New Roman"/>
          <w:color w:val="000000" w:themeColor="text1"/>
        </w:rPr>
        <w:t>2</w:t>
      </w:r>
      <w:r w:rsidRPr="00424939">
        <w:rPr>
          <w:rFonts w:cs="Times New Roman"/>
          <w:color w:val="000000" w:themeColor="text1"/>
        </w:rPr>
        <w:t>0</w:t>
      </w:r>
      <w:r w:rsidR="00000687" w:rsidRPr="00424939">
        <w:rPr>
          <w:rFonts w:cs="Times New Roman"/>
          <w:color w:val="000000" w:themeColor="text1"/>
        </w:rPr>
        <w:t xml:space="preserve"> pBT or 61 </w:t>
      </w:r>
      <w:r w:rsidR="00D254A0" w:rsidRPr="00424939">
        <w:rPr>
          <w:rFonts w:cs="Times New Roman"/>
          <w:color w:val="000000" w:themeColor="text1"/>
        </w:rPr>
        <w:t>iBT</w:t>
      </w:r>
      <w:r w:rsidRPr="00424939">
        <w:rPr>
          <w:rFonts w:cs="Times New Roman"/>
          <w:color w:val="000000" w:themeColor="text1"/>
        </w:rPr>
        <w:t xml:space="preserve">. Coe has </w:t>
      </w:r>
      <w:r w:rsidR="00147EA3" w:rsidRPr="00424939">
        <w:rPr>
          <w:rFonts w:cs="Times New Roman"/>
          <w:color w:val="000000" w:themeColor="text1"/>
        </w:rPr>
        <w:t xml:space="preserve">two </w:t>
      </w:r>
      <w:r w:rsidRPr="00424939">
        <w:rPr>
          <w:rFonts w:cs="Times New Roman"/>
          <w:color w:val="000000" w:themeColor="text1"/>
        </w:rPr>
        <w:t>International Student Advisor</w:t>
      </w:r>
      <w:r w:rsidR="00147EA3" w:rsidRPr="00424939">
        <w:rPr>
          <w:rFonts w:cs="Times New Roman"/>
          <w:color w:val="000000" w:themeColor="text1"/>
        </w:rPr>
        <w:t>s</w:t>
      </w:r>
      <w:r w:rsidRPr="00424939">
        <w:rPr>
          <w:rFonts w:cs="Times New Roman"/>
          <w:color w:val="000000" w:themeColor="text1"/>
        </w:rPr>
        <w:t xml:space="preserve">, and the </w:t>
      </w:r>
      <w:r w:rsidR="00180F87" w:rsidRPr="00424939">
        <w:rPr>
          <w:rFonts w:cs="Times New Roman"/>
          <w:color w:val="000000" w:themeColor="text1"/>
        </w:rPr>
        <w:t>Office of Diversity and Inclusion</w:t>
      </w:r>
      <w:r w:rsidRPr="00424939">
        <w:rPr>
          <w:rFonts w:cs="Times New Roman"/>
          <w:color w:val="000000" w:themeColor="text1"/>
        </w:rPr>
        <w:t xml:space="preserve"> provides special orientation sessions for new students as well as ongoing assistance with U.S. immigration rules and regulations. </w:t>
      </w:r>
    </w:p>
    <w:p w14:paraId="0414A17B" w14:textId="2D8EEA26" w:rsidR="00A23F50" w:rsidRPr="00424939" w:rsidRDefault="002C574C" w:rsidP="004E3640">
      <w:pPr>
        <w:pStyle w:val="Heading4"/>
        <w:spacing w:before="120"/>
        <w:rPr>
          <w:rFonts w:ascii="Garamond" w:hAnsi="Garamond"/>
          <w:color w:val="000000" w:themeColor="text1"/>
        </w:rPr>
        <w:pPrChange w:id="15859" w:author="Summer 2023 updates" w:date="2024-07-31T13:42:00Z">
          <w:pPr>
            <w:pStyle w:val="Heading4"/>
          </w:pPr>
        </w:pPrChange>
      </w:pPr>
      <w:bookmarkStart w:id="15860" w:name="_Toc141355807"/>
      <w:bookmarkStart w:id="15861" w:name="_Toc110005288"/>
      <w:r w:rsidRPr="00424939">
        <w:rPr>
          <w:rFonts w:ascii="Garamond" w:hAnsi="Garamond"/>
          <w:color w:val="000000" w:themeColor="text1"/>
        </w:rPr>
        <w:t>Post-Secondary Enrollment</w:t>
      </w:r>
      <w:bookmarkEnd w:id="15860"/>
      <w:bookmarkEnd w:id="15861"/>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"Post-Secondary Enrollment" </w:instrText>
      </w:r>
      <w:r w:rsidR="00B76E1A" w:rsidRPr="00424939">
        <w:rPr>
          <w:rFonts w:ascii="Garamond" w:hAnsi="Garamond"/>
          <w:color w:val="000000" w:themeColor="text1"/>
        </w:rPr>
        <w:fldChar w:fldCharType="end"/>
      </w:r>
    </w:p>
    <w:p w14:paraId="2683ADC6" w14:textId="1E0E31DE" w:rsidR="00A23F50" w:rsidRPr="00424939" w:rsidRDefault="00A23F50" w:rsidP="00D83695">
      <w:pPr>
        <w:spacing w:after="120"/>
        <w:rPr>
          <w:rFonts w:cs="Times New Roman"/>
          <w:color w:val="000000" w:themeColor="text1"/>
        </w:rPr>
      </w:pPr>
      <w:r w:rsidRPr="00424939">
        <w:rPr>
          <w:rFonts w:cs="Times New Roman"/>
          <w:color w:val="000000" w:themeColor="text1"/>
        </w:rPr>
        <w:t xml:space="preserve">Early admission procedures are available for mature, high-ability students wishing to enroll at Coe before completion of a normal secondary school course of study. These students should follow the regular application process and have strong recommendations from both the secondary school principal and counselor. </w:t>
      </w:r>
    </w:p>
    <w:p w14:paraId="24AE405A" w14:textId="60413742" w:rsidR="00A23F50" w:rsidRPr="00424939" w:rsidRDefault="002C574C" w:rsidP="004E3640">
      <w:pPr>
        <w:pStyle w:val="Heading4"/>
        <w:spacing w:before="120"/>
        <w:rPr>
          <w:rFonts w:ascii="Garamond" w:hAnsi="Garamond"/>
          <w:color w:val="000000" w:themeColor="text1"/>
        </w:rPr>
        <w:pPrChange w:id="15862" w:author="Summer 2023 updates" w:date="2024-07-31T13:42:00Z">
          <w:pPr>
            <w:pStyle w:val="Heading4"/>
          </w:pPr>
        </w:pPrChange>
      </w:pPr>
      <w:bookmarkStart w:id="15863" w:name="_Toc141355808"/>
      <w:bookmarkStart w:id="15864" w:name="_Toc110005289"/>
      <w:r w:rsidRPr="00424939">
        <w:rPr>
          <w:rFonts w:ascii="Garamond" w:hAnsi="Garamond"/>
          <w:color w:val="000000" w:themeColor="text1"/>
        </w:rPr>
        <w:t>Deferred Admission</w:t>
      </w:r>
      <w:bookmarkEnd w:id="15863"/>
      <w:bookmarkEnd w:id="15864"/>
      <w:r w:rsidR="00B76E1A" w:rsidRPr="00424939">
        <w:rPr>
          <w:rFonts w:ascii="Garamond" w:hAnsi="Garamond"/>
          <w:color w:val="000000" w:themeColor="text1"/>
        </w:rPr>
        <w:fldChar w:fldCharType="begin"/>
      </w:r>
      <w:r w:rsidR="00B76E1A" w:rsidRPr="00424939">
        <w:rPr>
          <w:rFonts w:ascii="Garamond" w:hAnsi="Garamond"/>
          <w:color w:val="000000" w:themeColor="text1"/>
        </w:rPr>
        <w:instrText xml:space="preserve"> XE "Deferred Admission" </w:instrText>
      </w:r>
      <w:r w:rsidR="00B76E1A" w:rsidRPr="00424939">
        <w:rPr>
          <w:rFonts w:ascii="Garamond" w:hAnsi="Garamond"/>
          <w:color w:val="000000" w:themeColor="text1"/>
        </w:rPr>
        <w:fldChar w:fldCharType="end"/>
      </w:r>
    </w:p>
    <w:p w14:paraId="4BE771BF" w14:textId="77777777" w:rsidR="00A23F50" w:rsidRPr="00424939" w:rsidRDefault="00A23F50" w:rsidP="00CA6D35">
      <w:pPr>
        <w:spacing w:after="30"/>
        <w:rPr>
          <w:rFonts w:cs="Times New Roman"/>
          <w:color w:val="000000" w:themeColor="text1"/>
        </w:rPr>
      </w:pPr>
      <w:r w:rsidRPr="00424939">
        <w:rPr>
          <w:rFonts w:cs="Times New Roman"/>
          <w:color w:val="000000" w:themeColor="text1"/>
        </w:rPr>
        <w:t xml:space="preserve">The deferred admission procedure is available for students wishing to defer their date of enrollment after being formally accepted to Coe College. These students should follow the regular application process indicating the month and date in which they wish to enroll. </w:t>
      </w:r>
    </w:p>
    <w:p w14:paraId="090376F2" w14:textId="77777777" w:rsidR="00A23F50" w:rsidRPr="00424939" w:rsidRDefault="00A23F50" w:rsidP="00A66924">
      <w:pPr>
        <w:spacing w:after="120"/>
        <w:rPr>
          <w:rFonts w:cs="Times New Roman"/>
          <w:color w:val="000000" w:themeColor="text1"/>
        </w:rPr>
      </w:pPr>
      <w:r w:rsidRPr="00424939">
        <w:rPr>
          <w:rFonts w:cs="Times New Roman"/>
          <w:b/>
          <w:color w:val="000000" w:themeColor="text1"/>
          <w:sz w:val="20"/>
          <w:szCs w:val="20"/>
        </w:rPr>
        <w:t>NOTE</w:t>
      </w:r>
      <w:r w:rsidRPr="00424939">
        <w:rPr>
          <w:rFonts w:cs="Times New Roman"/>
          <w:b/>
          <w:color w:val="000000" w:themeColor="text1"/>
        </w:rPr>
        <w:t>:</w:t>
      </w:r>
      <w:r w:rsidRPr="00424939">
        <w:rPr>
          <w:rFonts w:cs="Times New Roman"/>
          <w:i/>
          <w:color w:val="000000" w:themeColor="text1"/>
        </w:rPr>
        <w:t xml:space="preserve"> The College reserves the right to change admission procedures for any given year. All changes will be communicated directly to prospective students, parents, and counselors for that specific year</w:t>
      </w:r>
      <w:r w:rsidRPr="00424939">
        <w:rPr>
          <w:rFonts w:cs="Times New Roman"/>
          <w:color w:val="000000" w:themeColor="text1"/>
        </w:rPr>
        <w:t xml:space="preserve">. </w:t>
      </w:r>
    </w:p>
    <w:p w14:paraId="30761800" w14:textId="77777777" w:rsidR="00BF50A6" w:rsidRPr="00424939" w:rsidRDefault="00BF50A6">
      <w:pPr>
        <w:rPr>
          <w:rFonts w:cs="Times New Roman"/>
          <w:b/>
          <w:color w:val="000000" w:themeColor="text1"/>
          <w:sz w:val="24"/>
          <w:szCs w:val="24"/>
        </w:rPr>
      </w:pPr>
      <w:r w:rsidRPr="00424939">
        <w:rPr>
          <w:rFonts w:cs="Times New Roman"/>
          <w:b/>
          <w:color w:val="000000" w:themeColor="text1"/>
          <w:sz w:val="24"/>
          <w:szCs w:val="24"/>
        </w:rPr>
        <w:br w:type="page"/>
      </w:r>
    </w:p>
    <w:p w14:paraId="64F6CB1F" w14:textId="6C9F0CEE" w:rsidR="00F5595B" w:rsidRPr="00424939" w:rsidRDefault="00F5595B" w:rsidP="002B623E">
      <w:pPr>
        <w:pStyle w:val="Heading1"/>
      </w:pPr>
      <w:bookmarkStart w:id="15865" w:name="FinancialInformation"/>
      <w:bookmarkStart w:id="15866" w:name="_Toc141355809"/>
      <w:bookmarkStart w:id="15867" w:name="_Toc110005290"/>
      <w:bookmarkEnd w:id="15865"/>
      <w:r w:rsidRPr="00424939">
        <w:t>FINANCIAL INFORMATION</w:t>
      </w:r>
      <w:bookmarkEnd w:id="15866"/>
      <w:bookmarkEnd w:id="15867"/>
      <w:r w:rsidR="00B76E1A" w:rsidRPr="00424939">
        <w:fldChar w:fldCharType="begin"/>
      </w:r>
      <w:r w:rsidR="00B76E1A" w:rsidRPr="00424939">
        <w:instrText xml:space="preserve"> XE "</w:instrText>
      </w:r>
      <w:del w:id="15868" w:author="Summer 2023 updates" w:date="2024-07-31T13:42:00Z">
        <w:r w:rsidR="00B76E1A" w:rsidRPr="00424939">
          <w:delInstrText>FINANCIAL INFORMATION</w:delInstrText>
        </w:r>
      </w:del>
      <w:ins w:id="15869" w:author="Summer 2023 updates" w:date="2024-07-31T13:42:00Z">
        <w:r w:rsidR="00B76E1A" w:rsidRPr="00424939">
          <w:instrText>F</w:instrText>
        </w:r>
        <w:r w:rsidR="00D538A4">
          <w:instrText>inancial</w:instrText>
        </w:r>
        <w:r w:rsidR="00B76E1A" w:rsidRPr="00424939">
          <w:instrText xml:space="preserve"> I</w:instrText>
        </w:r>
        <w:r w:rsidR="00D538A4">
          <w:instrText>nformation</w:instrText>
        </w:r>
      </w:ins>
      <w:r w:rsidR="00B76E1A" w:rsidRPr="00424939">
        <w:instrText xml:space="preserve">" </w:instrText>
      </w:r>
      <w:r w:rsidR="00B76E1A" w:rsidRPr="00424939">
        <w:fldChar w:fldCharType="end"/>
      </w:r>
    </w:p>
    <w:p w14:paraId="6ADB60B7" w14:textId="5B683520" w:rsidR="00F5595B" w:rsidRPr="00424939" w:rsidRDefault="002C574C" w:rsidP="00C0268D">
      <w:pPr>
        <w:pStyle w:val="Heading4"/>
      </w:pPr>
      <w:bookmarkStart w:id="15870" w:name="_Toc141355810"/>
      <w:bookmarkStart w:id="15871" w:name="_Toc110005291"/>
      <w:del w:id="15872" w:author="Summer 2023 updates" w:date="2024-07-31T13:42:00Z">
        <w:r w:rsidRPr="00424939">
          <w:delText>FEES</w:delText>
        </w:r>
      </w:del>
      <w:bookmarkEnd w:id="15871"/>
      <w:ins w:id="15873" w:author="Summer 2023 updates" w:date="2024-07-31T13:42:00Z">
        <w:r w:rsidRPr="00424939">
          <w:t>F</w:t>
        </w:r>
        <w:r w:rsidR="009C0133">
          <w:t>ees</w:t>
        </w:r>
      </w:ins>
      <w:bookmarkEnd w:id="15870"/>
      <w:r w:rsidR="00B76E1A" w:rsidRPr="00424939">
        <w:fldChar w:fldCharType="begin"/>
      </w:r>
      <w:r w:rsidR="00B76E1A" w:rsidRPr="00424939">
        <w:instrText xml:space="preserve"> XE "</w:instrText>
      </w:r>
      <w:del w:id="15874" w:author="Summer 2023 updates" w:date="2024-07-31T13:42:00Z">
        <w:r w:rsidR="00B76E1A" w:rsidRPr="00424939">
          <w:delInstrText>FEES</w:delInstrText>
        </w:r>
      </w:del>
      <w:ins w:id="15875" w:author="Summer 2023 updates" w:date="2024-07-31T13:42:00Z">
        <w:r w:rsidR="00B76E1A" w:rsidRPr="00424939">
          <w:instrText>F</w:instrText>
        </w:r>
        <w:r w:rsidR="00BE13BC">
          <w:instrText>ees</w:instrText>
        </w:r>
      </w:ins>
      <w:r w:rsidR="00B76E1A" w:rsidRPr="00424939">
        <w:instrText xml:space="preserve">" </w:instrText>
      </w:r>
      <w:r w:rsidR="00B76E1A" w:rsidRPr="00424939">
        <w:fldChar w:fldCharType="end"/>
      </w:r>
    </w:p>
    <w:p w14:paraId="7D1A415D" w14:textId="77777777" w:rsidR="00F5595B" w:rsidRPr="00424939" w:rsidRDefault="00F5595B" w:rsidP="00A66924">
      <w:pPr>
        <w:spacing w:after="120"/>
        <w:rPr>
          <w:rFonts w:cs="Times New Roman"/>
          <w:color w:val="000000" w:themeColor="text1"/>
        </w:rPr>
      </w:pPr>
      <w:r w:rsidRPr="00424939">
        <w:rPr>
          <w:rFonts w:cs="Times New Roman"/>
          <w:color w:val="000000" w:themeColor="text1"/>
        </w:rPr>
        <w:t>Rates subject to change.</w:t>
      </w:r>
    </w:p>
    <w:p w14:paraId="043BC9D8" w14:textId="0CFAF480" w:rsidR="002313B1" w:rsidRPr="00424939" w:rsidRDefault="002313B1" w:rsidP="00A66924">
      <w:pPr>
        <w:spacing w:after="120"/>
        <w:rPr>
          <w:rFonts w:cs="Times New Roman"/>
          <w:color w:val="000000" w:themeColor="text1"/>
        </w:rPr>
      </w:pPr>
      <w:r w:rsidRPr="00424939">
        <w:rPr>
          <w:rFonts w:cs="Times New Roman"/>
          <w:color w:val="000000" w:themeColor="text1"/>
        </w:rPr>
        <w:t xml:space="preserve">The Coe College annual fees and student accounts policies can be found in the </w:t>
      </w:r>
      <w:r w:rsidRPr="00424939">
        <w:rPr>
          <w:rFonts w:cs="Times New Roman"/>
          <w:i/>
          <w:color w:val="000000" w:themeColor="text1"/>
        </w:rPr>
        <w:t>Coe Student Accounts Handbook</w:t>
      </w:r>
      <w:r w:rsidRPr="00424939">
        <w:rPr>
          <w:rFonts w:cs="Times New Roman"/>
          <w:color w:val="000000" w:themeColor="text1"/>
        </w:rPr>
        <w:t xml:space="preserve"> located at</w:t>
      </w:r>
      <w:r w:rsidR="00937658" w:rsidRPr="00424939">
        <w:rPr>
          <w:rFonts w:cs="Times New Roman"/>
          <w:color w:val="000000" w:themeColor="text1"/>
        </w:rPr>
        <w:t xml:space="preserve"> </w:t>
      </w:r>
      <w:r w:rsidR="003B4409">
        <w:fldChar w:fldCharType="begin"/>
      </w:r>
      <w:r w:rsidR="003B4409">
        <w:instrText xml:space="preserve"> HYPERLINK "https://www.coe.edu/student-life/student-life-resources/business-office/student-accounts-handbook" </w:instrText>
      </w:r>
      <w:r w:rsidR="003B4409">
        <w:fldChar w:fldCharType="separate"/>
      </w:r>
      <w:r w:rsidR="00937658" w:rsidRPr="00424939">
        <w:rPr>
          <w:rStyle w:val="Hyperlink"/>
          <w:rFonts w:cs="Times New Roman"/>
          <w:color w:val="000000" w:themeColor="text1"/>
        </w:rPr>
        <w:t>https://www.coe.edu/student-life/student-life-resources/business-office/student-accounts-handbook</w:t>
      </w:r>
      <w:r w:rsidR="003B4409">
        <w:rPr>
          <w:rStyle w:val="Hyperlink"/>
          <w:rFonts w:cs="Times New Roman"/>
          <w:color w:val="000000" w:themeColor="text1"/>
        </w:rPr>
        <w:fldChar w:fldCharType="end"/>
      </w:r>
      <w:r w:rsidRPr="00424939">
        <w:rPr>
          <w:rFonts w:cs="Times New Roman"/>
          <w:color w:val="000000" w:themeColor="text1"/>
        </w:rPr>
        <w:t>.</w:t>
      </w:r>
    </w:p>
    <w:p w14:paraId="734A9AC5" w14:textId="3687835F" w:rsidR="008F72A8" w:rsidRPr="00424939" w:rsidRDefault="008F72A8" w:rsidP="00AD6E66">
      <w:pPr>
        <w:spacing w:after="0"/>
        <w:rPr>
          <w:rFonts w:cs="Times New Roman"/>
          <w:b/>
          <w:color w:val="000000" w:themeColor="text1"/>
        </w:rPr>
      </w:pPr>
      <w:bookmarkStart w:id="15876" w:name="FullTimePartTime"/>
      <w:r w:rsidRPr="00424939">
        <w:rPr>
          <w:rFonts w:cs="Times New Roman"/>
          <w:b/>
          <w:color w:val="000000" w:themeColor="text1"/>
        </w:rPr>
        <w:t>Full-Time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Full-Time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and Part-Time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Students</w:t>
      </w:r>
      <w:bookmarkEnd w:id="15876"/>
      <w:r w:rsidRPr="00424939">
        <w:rPr>
          <w:rFonts w:cs="Times New Roman"/>
          <w:b/>
          <w:color w:val="000000" w:themeColor="text1"/>
        </w:rPr>
        <w:t xml:space="preserve"> </w:t>
      </w:r>
    </w:p>
    <w:p w14:paraId="10207FDD" w14:textId="77777777" w:rsidR="008F72A8" w:rsidRPr="00424939" w:rsidRDefault="008F72A8" w:rsidP="00CA6D35">
      <w:pPr>
        <w:spacing w:after="40"/>
        <w:rPr>
          <w:rFonts w:cs="Times New Roman"/>
          <w:color w:val="000000" w:themeColor="text1"/>
        </w:rPr>
      </w:pPr>
      <w:r w:rsidRPr="00424939">
        <w:rPr>
          <w:rFonts w:cs="Times New Roman"/>
          <w:color w:val="000000" w:themeColor="text1"/>
        </w:rPr>
        <w:t>A student is full-time in the Fall or Spring Terms if registered for three or more course credits per term. Students who are taking fewer than three credits are considered part-time.</w:t>
      </w:r>
    </w:p>
    <w:p w14:paraId="49D60459" w14:textId="4A93FDF8" w:rsidR="008F72A8" w:rsidRPr="00424939" w:rsidRDefault="008F72A8" w:rsidP="0059020F">
      <w:pPr>
        <w:rPr>
          <w:rFonts w:cs="Times New Roman"/>
          <w:color w:val="000000" w:themeColor="text1"/>
        </w:rPr>
      </w:pPr>
      <w:r w:rsidRPr="00424939">
        <w:rPr>
          <w:rFonts w:cs="Times New Roman"/>
          <w:color w:val="000000" w:themeColor="text1"/>
        </w:rPr>
        <w:t>Part-time students may not participate in the complete program of College activities unless they pay the activity fee.  A part-time student cannot be an on-campus resident student, unless special written permission has been granted by the Office of Residence Life.</w:t>
      </w:r>
    </w:p>
    <w:p w14:paraId="4A38BA3D" w14:textId="47CAEF61" w:rsidR="00F5595B" w:rsidRPr="00424939" w:rsidRDefault="0002725F" w:rsidP="00AD6E66">
      <w:pPr>
        <w:spacing w:after="0"/>
        <w:rPr>
          <w:rFonts w:cs="Times New Roman"/>
          <w:b/>
          <w:color w:val="000000" w:themeColor="text1"/>
        </w:rPr>
      </w:pPr>
      <w:r w:rsidRPr="00424939">
        <w:rPr>
          <w:rFonts w:cs="Times New Roman"/>
          <w:b/>
          <w:color w:val="000000" w:themeColor="text1"/>
        </w:rPr>
        <w:t>Enrollment</w:t>
      </w:r>
      <w:r w:rsidR="00F5595B" w:rsidRPr="00424939">
        <w:rPr>
          <w:rFonts w:cs="Times New Roman"/>
          <w:b/>
          <w:color w:val="000000" w:themeColor="text1"/>
        </w:rPr>
        <w:t xml:space="preserve"> </w:t>
      </w:r>
      <w:r w:rsidR="002313B1" w:rsidRPr="00424939">
        <w:rPr>
          <w:rFonts w:cs="Times New Roman"/>
          <w:b/>
          <w:color w:val="000000" w:themeColor="text1"/>
        </w:rPr>
        <w:t>Fee</w:t>
      </w:r>
      <w:r w:rsidR="00B76E1A" w:rsidRPr="00424939">
        <w:rPr>
          <w:rFonts w:cs="Times New Roman"/>
          <w:b/>
          <w:color w:val="000000" w:themeColor="text1"/>
        </w:rPr>
        <w:fldChar w:fldCharType="begin"/>
      </w:r>
      <w:r w:rsidR="00B76E1A" w:rsidRPr="00424939">
        <w:rPr>
          <w:color w:val="000000" w:themeColor="text1"/>
        </w:rPr>
        <w:instrText xml:space="preserve"> XE "</w:instrText>
      </w:r>
      <w:del w:id="15877" w:author="Summer 2023 updates" w:date="2024-07-31T13:42:00Z">
        <w:r w:rsidR="00B76E1A" w:rsidRPr="00424939">
          <w:rPr>
            <w:rFonts w:cs="Times New Roman"/>
            <w:b/>
            <w:color w:val="000000" w:themeColor="text1"/>
          </w:rPr>
          <w:delInstrText>Fee</w:delInstrText>
        </w:r>
      </w:del>
      <w:ins w:id="15878" w:author="Summer 2023 updates" w:date="2024-07-31T13:42:00Z">
        <w:r w:rsidR="00B76E1A" w:rsidRPr="00424939">
          <w:rPr>
            <w:rFonts w:cs="Times New Roman"/>
            <w:b/>
            <w:color w:val="000000" w:themeColor="text1"/>
          </w:rPr>
          <w:instrText>Fee</w:instrText>
        </w:r>
        <w:r w:rsidR="00BE13BC">
          <w:rPr>
            <w:rFonts w:cs="Times New Roman"/>
            <w:b/>
            <w:color w:val="000000" w:themeColor="text1"/>
          </w:rPr>
          <w:instrText>s</w:instrText>
        </w:r>
      </w:ins>
      <w:r w:rsidR="00B76E1A" w:rsidRPr="00424939">
        <w:rPr>
          <w:color w:val="000000" w:themeColor="text1"/>
        </w:rPr>
        <w:instrText xml:space="preserve">" </w:instrText>
      </w:r>
      <w:r w:rsidR="00B76E1A" w:rsidRPr="00424939">
        <w:rPr>
          <w:rFonts w:cs="Times New Roman"/>
          <w:b/>
          <w:color w:val="000000" w:themeColor="text1"/>
        </w:rPr>
        <w:fldChar w:fldCharType="end"/>
      </w:r>
    </w:p>
    <w:p w14:paraId="7D4D8595" w14:textId="0D5646B1" w:rsidR="00F5595B" w:rsidRPr="00424939" w:rsidRDefault="00F5595B" w:rsidP="00E12259">
      <w:pPr>
        <w:rPr>
          <w:rFonts w:cs="Times New Roman"/>
          <w:color w:val="000000" w:themeColor="text1"/>
        </w:rPr>
      </w:pPr>
      <w:r w:rsidRPr="00424939">
        <w:rPr>
          <w:rFonts w:cs="Times New Roman"/>
          <w:color w:val="000000" w:themeColor="text1"/>
        </w:rPr>
        <w:t>A $</w:t>
      </w:r>
      <w:r w:rsidR="00DB6745" w:rsidRPr="00424939">
        <w:rPr>
          <w:rFonts w:cs="Times New Roman"/>
          <w:color w:val="000000" w:themeColor="text1"/>
        </w:rPr>
        <w:t>30</w:t>
      </w:r>
      <w:r w:rsidRPr="00424939">
        <w:rPr>
          <w:rFonts w:cs="Times New Roman"/>
          <w:color w:val="000000" w:themeColor="text1"/>
        </w:rPr>
        <w:t xml:space="preserve">0 non-refundable </w:t>
      </w:r>
      <w:r w:rsidR="002313B1" w:rsidRPr="00424939">
        <w:rPr>
          <w:rFonts w:cs="Times New Roman"/>
          <w:color w:val="000000" w:themeColor="text1"/>
        </w:rPr>
        <w:t>enrollment fee</w:t>
      </w:r>
      <w:r w:rsidRPr="00424939">
        <w:rPr>
          <w:rFonts w:cs="Times New Roman"/>
          <w:color w:val="000000" w:themeColor="text1"/>
        </w:rPr>
        <w:t xml:space="preserve"> is paid to the Col</w:t>
      </w:r>
      <w:r w:rsidR="002313B1" w:rsidRPr="00424939">
        <w:rPr>
          <w:rFonts w:cs="Times New Roman"/>
          <w:color w:val="000000" w:themeColor="text1"/>
        </w:rPr>
        <w:t>lege by the accepted candidate.</w:t>
      </w:r>
    </w:p>
    <w:p w14:paraId="4F4E4583" w14:textId="77777777" w:rsidR="002B2539" w:rsidRPr="00424939" w:rsidRDefault="002B2539" w:rsidP="00AD6E66">
      <w:pPr>
        <w:spacing w:after="0"/>
        <w:rPr>
          <w:del w:id="15879" w:author="Summer 2023 updates" w:date="2024-07-31T13:42:00Z"/>
          <w:rFonts w:cs="Times New Roman"/>
          <w:b/>
          <w:color w:val="000000" w:themeColor="text1"/>
        </w:rPr>
      </w:pPr>
      <w:del w:id="15880" w:author="Summer 2023 updates" w:date="2024-07-31T13:42:00Z">
        <w:r w:rsidRPr="00424939">
          <w:rPr>
            <w:rFonts w:cs="Times New Roman"/>
            <w:b/>
            <w:color w:val="000000" w:themeColor="text1"/>
          </w:rPr>
          <w:delText>Comprehensive Fee</w:delText>
        </w:r>
        <w:r w:rsidR="00B76E1A" w:rsidRPr="00424939">
          <w:rPr>
            <w:rFonts w:cs="Times New Roman"/>
            <w:b/>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Fee</w:delInstrText>
        </w:r>
        <w:r w:rsidR="00B76E1A" w:rsidRPr="00424939">
          <w:rPr>
            <w:color w:val="000000" w:themeColor="text1"/>
          </w:rPr>
          <w:delInstrText xml:space="preserve">" </w:delInstrText>
        </w:r>
        <w:r w:rsidR="00B76E1A" w:rsidRPr="00424939">
          <w:rPr>
            <w:rFonts w:cs="Times New Roman"/>
            <w:b/>
            <w:color w:val="000000" w:themeColor="text1"/>
          </w:rPr>
          <w:fldChar w:fldCharType="end"/>
        </w:r>
      </w:del>
    </w:p>
    <w:p w14:paraId="220A93A6" w14:textId="128296B0" w:rsidR="002B2539" w:rsidRPr="00F30829" w:rsidRDefault="003B4409" w:rsidP="00AD6E66">
      <w:pPr>
        <w:spacing w:after="0"/>
        <w:rPr>
          <w:ins w:id="15881" w:author="Summer 2023 updates" w:date="2024-07-31T13:42:00Z"/>
          <w:rFonts w:cs="Times New Roman"/>
          <w:b/>
        </w:rPr>
      </w:pPr>
      <w:ins w:id="15882" w:author="Summer 2023 updates" w:date="2024-07-31T13:42:00Z">
        <w:r>
          <w:fldChar w:fldCharType="begin"/>
        </w:r>
        <w:r>
          <w:instrText xml:space="preserve"> HYPERLINK "https://www.coe.edu/admission/financial-aid-scholarships/financial-aid-handbook/educational-costs" </w:instrText>
        </w:r>
        <w:r>
          <w:fldChar w:fldCharType="separate"/>
        </w:r>
        <w:r w:rsidR="002B2539" w:rsidRPr="00F30829">
          <w:rPr>
            <w:rStyle w:val="Hyperlink"/>
            <w:rFonts w:cs="Times New Roman"/>
            <w:b/>
            <w:color w:val="auto"/>
          </w:rPr>
          <w:t>Comprehensive Fee</w:t>
        </w:r>
        <w:r>
          <w:rPr>
            <w:rStyle w:val="Hyperlink"/>
            <w:rFonts w:cs="Times New Roman"/>
            <w:b/>
            <w:color w:val="auto"/>
          </w:rPr>
          <w:fldChar w:fldCharType="end"/>
        </w:r>
        <w:r w:rsidR="00B76E1A" w:rsidRPr="00F30829">
          <w:rPr>
            <w:rFonts w:cs="Times New Roman"/>
            <w:b/>
          </w:rPr>
          <w:fldChar w:fldCharType="begin"/>
        </w:r>
        <w:r w:rsidR="00B76E1A" w:rsidRPr="00F30829">
          <w:instrText xml:space="preserve"> XE "</w:instrText>
        </w:r>
        <w:r w:rsidR="00B76E1A" w:rsidRPr="00F30829">
          <w:rPr>
            <w:rFonts w:cs="Times New Roman"/>
            <w:b/>
          </w:rPr>
          <w:instrText>Fee</w:instrText>
        </w:r>
        <w:r w:rsidR="00BE13BC" w:rsidRPr="00F30829">
          <w:rPr>
            <w:rFonts w:cs="Times New Roman"/>
            <w:b/>
          </w:rPr>
          <w:instrText>s</w:instrText>
        </w:r>
        <w:r w:rsidR="00B76E1A" w:rsidRPr="00F30829">
          <w:instrText xml:space="preserve">" </w:instrText>
        </w:r>
        <w:r w:rsidR="00B76E1A" w:rsidRPr="00F30829">
          <w:rPr>
            <w:rFonts w:cs="Times New Roman"/>
            <w:b/>
          </w:rPr>
          <w:fldChar w:fldCharType="end"/>
        </w:r>
      </w:ins>
    </w:p>
    <w:p w14:paraId="0ACF1E26" w14:textId="36DB9CA7" w:rsidR="00F5595B" w:rsidRPr="00424939" w:rsidRDefault="00F5595B" w:rsidP="000961CF">
      <w:pPr>
        <w:spacing w:after="0"/>
        <w:rPr>
          <w:rFonts w:cs="Times New Roman"/>
          <w:color w:val="000000" w:themeColor="text1"/>
        </w:rPr>
      </w:pPr>
      <w:r w:rsidRPr="00424939">
        <w:rPr>
          <w:rFonts w:cs="Times New Roman"/>
          <w:color w:val="000000" w:themeColor="text1"/>
        </w:rPr>
        <w:t xml:space="preserve">Coe College charges </w:t>
      </w:r>
      <w:r w:rsidR="000E6CD9">
        <w:rPr>
          <w:rFonts w:cs="Times New Roman"/>
          <w:color w:val="000000" w:themeColor="text1"/>
        </w:rPr>
        <w:t>t</w:t>
      </w:r>
      <w:r w:rsidRPr="00424939">
        <w:rPr>
          <w:rFonts w:cs="Times New Roman"/>
          <w:color w:val="000000" w:themeColor="text1"/>
        </w:rPr>
        <w:t>uition, room, board, and student fees. The student fees include Health Services and an Activity Fee which is allocated to the Student Senate</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Student Senate</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for apportionment among various student activities such as the </w:t>
      </w:r>
      <w:r w:rsidR="00B934BF" w:rsidRPr="00424939">
        <w:rPr>
          <w:rFonts w:cs="Times New Roman"/>
          <w:color w:val="000000" w:themeColor="text1"/>
        </w:rPr>
        <w:t xml:space="preserve">student </w:t>
      </w:r>
      <w:r w:rsidRPr="00424939">
        <w:rPr>
          <w:rFonts w:cs="Times New Roman"/>
          <w:color w:val="000000" w:themeColor="text1"/>
        </w:rPr>
        <w:t xml:space="preserve">newspaper, literary magazine, and social events. Expenses not covered by the Comprehensive Fee include some music lessons, books, linen service, personal expenses, certain specific campus events, and health and accident insurance. </w:t>
      </w:r>
      <w:ins w:id="15883" w:author="Summer 2023 updates" w:date="2024-07-31T13:42:00Z">
        <w:r w:rsidR="00011854">
          <w:rPr>
            <w:rFonts w:cs="Times New Roman"/>
            <w:color w:val="000000" w:themeColor="text1"/>
          </w:rPr>
          <w:t xml:space="preserve">Current cost information is published </w:t>
        </w:r>
        <w:r w:rsidR="00011854" w:rsidRPr="00011854">
          <w:rPr>
            <w:rFonts w:cs="Times New Roman"/>
          </w:rPr>
          <w:t xml:space="preserve">in the </w:t>
        </w:r>
        <w:r w:rsidR="003B4409">
          <w:fldChar w:fldCharType="begin"/>
        </w:r>
        <w:r w:rsidR="003B4409">
          <w:instrText xml:space="preserve"> HYPERL</w:instrText>
        </w:r>
        <w:r w:rsidR="003B4409">
          <w:instrText xml:space="preserve">INK "https://www.coe.edu/admission/financial-aid-scholarships/financial-aid-handbook" </w:instrText>
        </w:r>
        <w:r w:rsidR="003B4409">
          <w:fldChar w:fldCharType="separate"/>
        </w:r>
        <w:r w:rsidR="00011854" w:rsidRPr="00011854">
          <w:rPr>
            <w:rStyle w:val="Hyperlink"/>
            <w:rFonts w:cs="Times New Roman"/>
            <w:color w:val="auto"/>
          </w:rPr>
          <w:t>Financial Aid Handbook</w:t>
        </w:r>
        <w:r w:rsidR="003B4409">
          <w:rPr>
            <w:rStyle w:val="Hyperlink"/>
            <w:rFonts w:cs="Times New Roman"/>
            <w:color w:val="auto"/>
          </w:rPr>
          <w:fldChar w:fldCharType="end"/>
        </w:r>
        <w:r w:rsidR="00011854" w:rsidRPr="00011854">
          <w:rPr>
            <w:rFonts w:cs="Times New Roman"/>
          </w:rPr>
          <w:t xml:space="preserve"> on Coe’s </w:t>
        </w:r>
        <w:r w:rsidR="00011854">
          <w:rPr>
            <w:rFonts w:cs="Times New Roman"/>
            <w:color w:val="000000" w:themeColor="text1"/>
          </w:rPr>
          <w:t>website.</w:t>
        </w:r>
      </w:ins>
    </w:p>
    <w:tbl>
      <w:tblPr>
        <w:tblpPr w:leftFromText="180" w:rightFromText="180" w:vertAnchor="text" w:horzAnchor="page" w:tblpX="2456"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0"/>
        <w:gridCol w:w="1315"/>
      </w:tblGrid>
      <w:tr w:rsidR="00424939" w:rsidRPr="00424939" w14:paraId="51BEFC0E" w14:textId="77777777" w:rsidTr="002B2539">
        <w:trPr>
          <w:del w:id="15884" w:author="Summer 2023 updates" w:date="2024-07-31T13:42:00Z"/>
        </w:trPr>
        <w:tc>
          <w:tcPr>
            <w:tcW w:w="5625" w:type="dxa"/>
            <w:gridSpan w:val="2"/>
          </w:tcPr>
          <w:p w14:paraId="08CD944D" w14:textId="77777777" w:rsidR="002B2539" w:rsidRPr="00424939" w:rsidRDefault="002B2539" w:rsidP="007D7153">
            <w:pPr>
              <w:spacing w:after="0"/>
              <w:jc w:val="center"/>
              <w:rPr>
                <w:del w:id="15885" w:author="Summer 2023 updates" w:date="2024-07-31T13:42:00Z"/>
                <w:rFonts w:cs="Times New Roman"/>
                <w:b/>
                <w:color w:val="000000" w:themeColor="text1"/>
              </w:rPr>
            </w:pPr>
            <w:del w:id="15886" w:author="Summer 2023 updates" w:date="2024-07-31T13:42:00Z">
              <w:r w:rsidRPr="00424939">
                <w:rPr>
                  <w:rFonts w:cs="Times New Roman"/>
                  <w:b/>
                  <w:color w:val="000000" w:themeColor="text1"/>
                </w:rPr>
                <w:delText>Comprehensive Fee</w:delText>
              </w:r>
              <w:r w:rsidR="00B76E1A" w:rsidRPr="00424939">
                <w:rPr>
                  <w:rFonts w:cs="Times New Roman"/>
                  <w:b/>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Fee</w:delInstrText>
              </w:r>
              <w:r w:rsidR="00B76E1A" w:rsidRPr="00424939">
                <w:rPr>
                  <w:color w:val="000000" w:themeColor="text1"/>
                </w:rPr>
                <w:delInstrText xml:space="preserve">" </w:delInstrText>
              </w:r>
              <w:r w:rsidR="00B76E1A" w:rsidRPr="00424939">
                <w:rPr>
                  <w:rFonts w:cs="Times New Roman"/>
                  <w:b/>
                  <w:color w:val="000000" w:themeColor="text1"/>
                </w:rPr>
                <w:fldChar w:fldCharType="end"/>
              </w:r>
              <w:r w:rsidRPr="00424939">
                <w:rPr>
                  <w:rFonts w:cs="Times New Roman"/>
                  <w:b/>
                  <w:color w:val="000000" w:themeColor="text1"/>
                </w:rPr>
                <w:delText xml:space="preserve"> </w:delText>
              </w:r>
              <w:r w:rsidR="007D7153">
                <w:rPr>
                  <w:rFonts w:cs="Times New Roman"/>
                  <w:b/>
                  <w:color w:val="000000" w:themeColor="text1"/>
                </w:rPr>
                <w:delText>202</w:delText>
              </w:r>
              <w:r w:rsidR="000E6CD9">
                <w:rPr>
                  <w:rFonts w:cs="Times New Roman"/>
                  <w:b/>
                  <w:color w:val="000000" w:themeColor="text1"/>
                </w:rPr>
                <w:delText>2-23</w:delText>
              </w:r>
              <w:r w:rsidRPr="00424939">
                <w:rPr>
                  <w:rFonts w:cs="Times New Roman"/>
                  <w:b/>
                  <w:color w:val="000000" w:themeColor="text1"/>
                </w:rPr>
                <w:delText xml:space="preserve"> (For Full-Time</w:delText>
              </w:r>
              <w:r w:rsidR="00B76E1A" w:rsidRPr="00424939">
                <w:rPr>
                  <w:rFonts w:cs="Times New Roman"/>
                  <w:b/>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Full-Time</w:delInstrText>
              </w:r>
              <w:r w:rsidR="00B76E1A" w:rsidRPr="00424939">
                <w:rPr>
                  <w:color w:val="000000" w:themeColor="text1"/>
                </w:rPr>
                <w:delInstrText xml:space="preserve">" </w:delInstrText>
              </w:r>
              <w:r w:rsidR="00B76E1A" w:rsidRPr="00424939">
                <w:rPr>
                  <w:rFonts w:cs="Times New Roman"/>
                  <w:b/>
                  <w:color w:val="000000" w:themeColor="text1"/>
                </w:rPr>
                <w:fldChar w:fldCharType="end"/>
              </w:r>
              <w:r w:rsidRPr="00424939">
                <w:rPr>
                  <w:rFonts w:cs="Times New Roman"/>
                  <w:b/>
                  <w:color w:val="000000" w:themeColor="text1"/>
                </w:rPr>
                <w:delText xml:space="preserve"> Students)</w:delText>
              </w:r>
            </w:del>
          </w:p>
        </w:tc>
      </w:tr>
      <w:tr w:rsidR="00424939" w:rsidRPr="00424939" w14:paraId="505C8C3F" w14:textId="77777777" w:rsidTr="002B2539">
        <w:trPr>
          <w:del w:id="15887" w:author="Summer 2023 updates" w:date="2024-07-31T13:42:00Z"/>
        </w:trPr>
        <w:tc>
          <w:tcPr>
            <w:tcW w:w="0" w:type="auto"/>
          </w:tcPr>
          <w:p w14:paraId="26D873C3" w14:textId="77777777" w:rsidR="002B2539" w:rsidRPr="00424939" w:rsidRDefault="002B2539" w:rsidP="002B2539">
            <w:pPr>
              <w:tabs>
                <w:tab w:val="right" w:leader="dot" w:pos="9360"/>
              </w:tabs>
              <w:spacing w:after="0"/>
              <w:rPr>
                <w:del w:id="15888" w:author="Summer 2023 updates" w:date="2024-07-31T13:42:00Z"/>
                <w:rFonts w:cs="Times New Roman"/>
                <w:color w:val="000000" w:themeColor="text1"/>
              </w:rPr>
            </w:pPr>
            <w:del w:id="15889" w:author="Summer 2023 updates" w:date="2024-07-31T13:42:00Z">
              <w:r w:rsidRPr="00424939">
                <w:rPr>
                  <w:rFonts w:cs="Times New Roman"/>
                  <w:color w:val="000000" w:themeColor="text1"/>
                </w:rPr>
                <w:delText xml:space="preserve">Tuition </w:delText>
              </w:r>
            </w:del>
          </w:p>
        </w:tc>
        <w:tc>
          <w:tcPr>
            <w:tcW w:w="1254" w:type="dxa"/>
            <w:vAlign w:val="center"/>
          </w:tcPr>
          <w:p w14:paraId="58DDCF0A" w14:textId="77777777" w:rsidR="002B2539" w:rsidRPr="00424939" w:rsidRDefault="002B2539" w:rsidP="007D7153">
            <w:pPr>
              <w:tabs>
                <w:tab w:val="right" w:leader="dot" w:pos="9360"/>
              </w:tabs>
              <w:spacing w:after="0"/>
              <w:jc w:val="right"/>
              <w:rPr>
                <w:del w:id="15890" w:author="Summer 2023 updates" w:date="2024-07-31T13:42:00Z"/>
                <w:rFonts w:cs="Times New Roman"/>
                <w:color w:val="000000" w:themeColor="text1"/>
              </w:rPr>
            </w:pPr>
            <w:del w:id="15891" w:author="Summer 2023 updates" w:date="2024-07-31T13:42:00Z">
              <w:r w:rsidRPr="00424939">
                <w:rPr>
                  <w:rFonts w:cs="Times New Roman"/>
                  <w:color w:val="000000" w:themeColor="text1"/>
                </w:rPr>
                <w:delText>$</w:delText>
              </w:r>
              <w:r w:rsidR="000E6CD9">
                <w:rPr>
                  <w:rFonts w:cs="Times New Roman"/>
                  <w:color w:val="000000" w:themeColor="text1"/>
                </w:rPr>
                <w:delText>50,314</w:delText>
              </w:r>
            </w:del>
          </w:p>
        </w:tc>
      </w:tr>
      <w:tr w:rsidR="00424939" w:rsidRPr="00424939" w14:paraId="1F90915C" w14:textId="77777777" w:rsidTr="002B2539">
        <w:trPr>
          <w:del w:id="15892" w:author="Summer 2023 updates" w:date="2024-07-31T13:42:00Z"/>
        </w:trPr>
        <w:tc>
          <w:tcPr>
            <w:tcW w:w="0" w:type="auto"/>
          </w:tcPr>
          <w:p w14:paraId="097D3005" w14:textId="77777777" w:rsidR="002B2539" w:rsidRPr="00424939" w:rsidRDefault="002B2539" w:rsidP="002B2539">
            <w:pPr>
              <w:tabs>
                <w:tab w:val="right" w:leader="dot" w:pos="9360"/>
              </w:tabs>
              <w:spacing w:after="0"/>
              <w:rPr>
                <w:del w:id="15893" w:author="Summer 2023 updates" w:date="2024-07-31T13:42:00Z"/>
                <w:rFonts w:cs="Times New Roman"/>
                <w:color w:val="000000" w:themeColor="text1"/>
              </w:rPr>
            </w:pPr>
            <w:del w:id="15894" w:author="Summer 2023 updates" w:date="2024-07-31T13:42:00Z">
              <w:r w:rsidRPr="00424939">
                <w:rPr>
                  <w:rFonts w:cs="Times New Roman"/>
                  <w:color w:val="000000" w:themeColor="text1"/>
                </w:rPr>
                <w:delText xml:space="preserve">Board </w:delText>
              </w:r>
            </w:del>
          </w:p>
        </w:tc>
        <w:tc>
          <w:tcPr>
            <w:tcW w:w="1254" w:type="dxa"/>
            <w:vAlign w:val="center"/>
          </w:tcPr>
          <w:p w14:paraId="22A7EF35" w14:textId="77777777" w:rsidR="002B2539" w:rsidRPr="00424939" w:rsidRDefault="002B2539" w:rsidP="007D7153">
            <w:pPr>
              <w:tabs>
                <w:tab w:val="right" w:leader="dot" w:pos="9360"/>
              </w:tabs>
              <w:spacing w:after="0"/>
              <w:jc w:val="right"/>
              <w:rPr>
                <w:del w:id="15895" w:author="Summer 2023 updates" w:date="2024-07-31T13:42:00Z"/>
                <w:rFonts w:cs="Times New Roman"/>
                <w:color w:val="000000" w:themeColor="text1"/>
              </w:rPr>
            </w:pPr>
            <w:del w:id="15896" w:author="Summer 2023 updates" w:date="2024-07-31T13:42:00Z">
              <w:r w:rsidRPr="00424939">
                <w:rPr>
                  <w:rFonts w:cs="Times New Roman"/>
                  <w:color w:val="000000" w:themeColor="text1"/>
                </w:rPr>
                <w:delText>$</w:delText>
              </w:r>
              <w:r w:rsidR="007D7153">
                <w:rPr>
                  <w:rFonts w:cs="Times New Roman"/>
                  <w:color w:val="000000" w:themeColor="text1"/>
                </w:rPr>
                <w:delText>5,</w:delText>
              </w:r>
              <w:r w:rsidR="000E6CD9">
                <w:rPr>
                  <w:rFonts w:cs="Times New Roman"/>
                  <w:color w:val="000000" w:themeColor="text1"/>
                </w:rPr>
                <w:delText>726</w:delText>
              </w:r>
            </w:del>
          </w:p>
        </w:tc>
      </w:tr>
      <w:tr w:rsidR="00424939" w:rsidRPr="00424939" w14:paraId="2C9DCF9A" w14:textId="77777777" w:rsidTr="002B2539">
        <w:trPr>
          <w:del w:id="15897" w:author="Summer 2023 updates" w:date="2024-07-31T13:42:00Z"/>
        </w:trPr>
        <w:tc>
          <w:tcPr>
            <w:tcW w:w="0" w:type="auto"/>
          </w:tcPr>
          <w:p w14:paraId="08252661" w14:textId="77777777" w:rsidR="002B2539" w:rsidRPr="00424939" w:rsidRDefault="002B2539" w:rsidP="002B2539">
            <w:pPr>
              <w:tabs>
                <w:tab w:val="right" w:leader="dot" w:pos="9360"/>
              </w:tabs>
              <w:spacing w:after="0"/>
              <w:rPr>
                <w:del w:id="15898" w:author="Summer 2023 updates" w:date="2024-07-31T13:42:00Z"/>
                <w:rFonts w:cs="Times New Roman"/>
                <w:color w:val="000000" w:themeColor="text1"/>
              </w:rPr>
            </w:pPr>
            <w:del w:id="15899" w:author="Summer 2023 updates" w:date="2024-07-31T13:42:00Z">
              <w:r w:rsidRPr="00424939">
                <w:rPr>
                  <w:rFonts w:cs="Times New Roman"/>
                  <w:color w:val="000000" w:themeColor="text1"/>
                </w:rPr>
                <w:delText xml:space="preserve">Room </w:delText>
              </w:r>
            </w:del>
          </w:p>
        </w:tc>
        <w:tc>
          <w:tcPr>
            <w:tcW w:w="1254" w:type="dxa"/>
            <w:vAlign w:val="center"/>
          </w:tcPr>
          <w:p w14:paraId="143E144F" w14:textId="77777777" w:rsidR="002B2539" w:rsidRPr="00424939" w:rsidRDefault="002B2539" w:rsidP="007D7153">
            <w:pPr>
              <w:tabs>
                <w:tab w:val="right" w:leader="dot" w:pos="9360"/>
              </w:tabs>
              <w:spacing w:after="0"/>
              <w:jc w:val="right"/>
              <w:rPr>
                <w:del w:id="15900" w:author="Summer 2023 updates" w:date="2024-07-31T13:42:00Z"/>
                <w:rFonts w:cs="Times New Roman"/>
                <w:color w:val="000000" w:themeColor="text1"/>
              </w:rPr>
            </w:pPr>
            <w:del w:id="15901" w:author="Summer 2023 updates" w:date="2024-07-31T13:42:00Z">
              <w:r w:rsidRPr="00424939">
                <w:rPr>
                  <w:rFonts w:cs="Times New Roman"/>
                  <w:color w:val="000000" w:themeColor="text1"/>
                </w:rPr>
                <w:delText>$</w:delText>
              </w:r>
              <w:r w:rsidR="007D7153">
                <w:rPr>
                  <w:rFonts w:cs="Times New Roman"/>
                  <w:color w:val="000000" w:themeColor="text1"/>
                </w:rPr>
                <w:delText>5</w:delText>
              </w:r>
              <w:r w:rsidR="000E6CD9">
                <w:rPr>
                  <w:rFonts w:cs="Times New Roman"/>
                  <w:color w:val="000000" w:themeColor="text1"/>
                </w:rPr>
                <w:delText>,194</w:delText>
              </w:r>
            </w:del>
          </w:p>
        </w:tc>
      </w:tr>
      <w:tr w:rsidR="00424939" w:rsidRPr="00424939" w14:paraId="48165E55" w14:textId="77777777" w:rsidTr="002B2539">
        <w:trPr>
          <w:del w:id="15902" w:author="Summer 2023 updates" w:date="2024-07-31T13:42:00Z"/>
        </w:trPr>
        <w:tc>
          <w:tcPr>
            <w:tcW w:w="0" w:type="auto"/>
          </w:tcPr>
          <w:p w14:paraId="3D320390" w14:textId="77777777" w:rsidR="002B2539" w:rsidRPr="00424939" w:rsidRDefault="002B2539" w:rsidP="002B2539">
            <w:pPr>
              <w:tabs>
                <w:tab w:val="right" w:leader="dot" w:pos="9360"/>
              </w:tabs>
              <w:spacing w:after="0"/>
              <w:rPr>
                <w:del w:id="15903" w:author="Summer 2023 updates" w:date="2024-07-31T13:42:00Z"/>
                <w:rFonts w:cs="Times New Roman"/>
                <w:color w:val="000000" w:themeColor="text1"/>
              </w:rPr>
            </w:pPr>
            <w:del w:id="15904" w:author="Summer 2023 updates" w:date="2024-07-31T13:42:00Z">
              <w:r w:rsidRPr="00424939">
                <w:rPr>
                  <w:rFonts w:cs="Times New Roman"/>
                  <w:color w:val="000000" w:themeColor="text1"/>
                </w:rPr>
                <w:delText>Student Fees (Health Services &amp; Activity Fee</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Fee</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w:delText>
              </w:r>
            </w:del>
          </w:p>
        </w:tc>
        <w:tc>
          <w:tcPr>
            <w:tcW w:w="1254" w:type="dxa"/>
            <w:vAlign w:val="center"/>
          </w:tcPr>
          <w:p w14:paraId="42BF8321" w14:textId="77777777" w:rsidR="002B2539" w:rsidRPr="00424939" w:rsidRDefault="002B2539" w:rsidP="00AF600E">
            <w:pPr>
              <w:tabs>
                <w:tab w:val="right" w:leader="dot" w:pos="9360"/>
              </w:tabs>
              <w:spacing w:after="0"/>
              <w:jc w:val="right"/>
              <w:rPr>
                <w:del w:id="15905" w:author="Summer 2023 updates" w:date="2024-07-31T13:42:00Z"/>
                <w:rFonts w:cs="Times New Roman"/>
                <w:color w:val="000000" w:themeColor="text1"/>
              </w:rPr>
            </w:pPr>
            <w:del w:id="15906" w:author="Summer 2023 updates" w:date="2024-07-31T13:42:00Z">
              <w:r w:rsidRPr="00424939">
                <w:rPr>
                  <w:rFonts w:cs="Times New Roman"/>
                  <w:color w:val="000000" w:themeColor="text1"/>
                </w:rPr>
                <w:delText>$3</w:delText>
              </w:r>
              <w:r w:rsidR="00AF600E" w:rsidRPr="00424939">
                <w:rPr>
                  <w:rFonts w:cs="Times New Roman"/>
                  <w:color w:val="000000" w:themeColor="text1"/>
                </w:rPr>
                <w:delText>5</w:delText>
              </w:r>
              <w:r w:rsidRPr="00424939">
                <w:rPr>
                  <w:rFonts w:cs="Times New Roman"/>
                  <w:color w:val="000000" w:themeColor="text1"/>
                </w:rPr>
                <w:delText>0</w:delText>
              </w:r>
            </w:del>
          </w:p>
        </w:tc>
      </w:tr>
      <w:tr w:rsidR="00424939" w:rsidRPr="00424939" w14:paraId="5AABFD93" w14:textId="77777777" w:rsidTr="00AF600E">
        <w:trPr>
          <w:trHeight w:val="110"/>
          <w:del w:id="15907" w:author="Summer 2023 updates" w:date="2024-07-31T13:42:00Z"/>
        </w:trPr>
        <w:tc>
          <w:tcPr>
            <w:tcW w:w="0" w:type="auto"/>
          </w:tcPr>
          <w:p w14:paraId="1D2DB873" w14:textId="77777777" w:rsidR="002B2539" w:rsidRPr="00424939" w:rsidRDefault="002B2539" w:rsidP="002B2539">
            <w:pPr>
              <w:tabs>
                <w:tab w:val="right" w:leader="dot" w:pos="9360"/>
              </w:tabs>
              <w:spacing w:after="0"/>
              <w:rPr>
                <w:del w:id="15908" w:author="Summer 2023 updates" w:date="2024-07-31T13:42:00Z"/>
                <w:rFonts w:cs="Times New Roman"/>
                <w:color w:val="000000" w:themeColor="text1"/>
              </w:rPr>
            </w:pPr>
            <w:del w:id="15909" w:author="Summer 2023 updates" w:date="2024-07-31T13:42:00Z">
              <w:r w:rsidRPr="00424939">
                <w:rPr>
                  <w:rFonts w:cs="Times New Roman"/>
                  <w:color w:val="000000" w:themeColor="text1"/>
                </w:rPr>
                <w:delText xml:space="preserve">Total On-Campus Resident </w:delText>
              </w:r>
            </w:del>
          </w:p>
        </w:tc>
        <w:tc>
          <w:tcPr>
            <w:tcW w:w="1254" w:type="dxa"/>
            <w:vAlign w:val="center"/>
          </w:tcPr>
          <w:p w14:paraId="7E09D7E2" w14:textId="77777777" w:rsidR="002B2539" w:rsidRPr="00424939" w:rsidRDefault="002B2539" w:rsidP="007D7153">
            <w:pPr>
              <w:tabs>
                <w:tab w:val="right" w:leader="dot" w:pos="9360"/>
              </w:tabs>
              <w:spacing w:after="0"/>
              <w:jc w:val="right"/>
              <w:rPr>
                <w:del w:id="15910" w:author="Summer 2023 updates" w:date="2024-07-31T13:42:00Z"/>
                <w:rFonts w:cs="Times New Roman"/>
                <w:color w:val="000000" w:themeColor="text1"/>
              </w:rPr>
            </w:pPr>
            <w:del w:id="15911" w:author="Summer 2023 updates" w:date="2024-07-31T13:42:00Z">
              <w:r w:rsidRPr="00424939">
                <w:rPr>
                  <w:rFonts w:cs="Times New Roman"/>
                  <w:color w:val="000000" w:themeColor="text1"/>
                </w:rPr>
                <w:delText>$</w:delText>
              </w:r>
              <w:r w:rsidR="007D7153">
                <w:rPr>
                  <w:rFonts w:cs="Times New Roman"/>
                  <w:color w:val="000000" w:themeColor="text1"/>
                </w:rPr>
                <w:delText xml:space="preserve"> </w:delText>
              </w:r>
              <w:r w:rsidR="000E6CD9">
                <w:rPr>
                  <w:rFonts w:cs="Times New Roman"/>
                  <w:color w:val="000000" w:themeColor="text1"/>
                </w:rPr>
                <w:delText>61,584</w:delText>
              </w:r>
            </w:del>
          </w:p>
        </w:tc>
      </w:tr>
    </w:tbl>
    <w:p w14:paraId="132BCFA4" w14:textId="77777777" w:rsidR="002B2539" w:rsidRPr="00424939" w:rsidRDefault="002B2539" w:rsidP="0054557A">
      <w:pPr>
        <w:spacing w:after="0"/>
        <w:rPr>
          <w:del w:id="15912" w:author="Summer 2023 updates" w:date="2024-07-31T13:42:00Z"/>
          <w:rFonts w:cs="Times New Roman"/>
          <w:b/>
          <w:color w:val="000000" w:themeColor="text1"/>
        </w:rPr>
      </w:pPr>
    </w:p>
    <w:p w14:paraId="12C974E3" w14:textId="77777777" w:rsidR="002B2539" w:rsidRPr="00424939" w:rsidRDefault="002B2539" w:rsidP="0054557A">
      <w:pPr>
        <w:spacing w:after="0"/>
        <w:rPr>
          <w:del w:id="15913" w:author="Summer 2023 updates" w:date="2024-07-31T13:42:00Z"/>
          <w:rFonts w:cs="Times New Roman"/>
          <w:b/>
          <w:color w:val="000000" w:themeColor="text1"/>
        </w:rPr>
      </w:pPr>
    </w:p>
    <w:p w14:paraId="5595E5AE" w14:textId="77777777" w:rsidR="002B2539" w:rsidRPr="00424939" w:rsidRDefault="002B2539" w:rsidP="0054557A">
      <w:pPr>
        <w:spacing w:after="0"/>
        <w:rPr>
          <w:del w:id="15914" w:author="Summer 2023 updates" w:date="2024-07-31T13:42:00Z"/>
          <w:rFonts w:cs="Times New Roman"/>
          <w:b/>
          <w:color w:val="000000" w:themeColor="text1"/>
        </w:rPr>
      </w:pPr>
    </w:p>
    <w:p w14:paraId="72992D68" w14:textId="77777777" w:rsidR="00C46872" w:rsidRPr="00424939" w:rsidRDefault="00C46872" w:rsidP="0054557A">
      <w:pPr>
        <w:spacing w:after="0"/>
        <w:rPr>
          <w:del w:id="15915" w:author="Summer 2023 updates" w:date="2024-07-31T13:42:00Z"/>
          <w:rFonts w:cs="Times New Roman"/>
          <w:b/>
          <w:color w:val="000000" w:themeColor="text1"/>
        </w:rPr>
      </w:pPr>
    </w:p>
    <w:p w14:paraId="796FEFE1" w14:textId="77777777" w:rsidR="00C46872" w:rsidRPr="00424939" w:rsidRDefault="00C46872" w:rsidP="0054557A">
      <w:pPr>
        <w:spacing w:after="0"/>
        <w:rPr>
          <w:del w:id="15916" w:author="Summer 2023 updates" w:date="2024-07-31T13:42:00Z"/>
          <w:rFonts w:cs="Times New Roman"/>
          <w:b/>
          <w:color w:val="000000" w:themeColor="text1"/>
        </w:rPr>
      </w:pPr>
    </w:p>
    <w:p w14:paraId="565289BE" w14:textId="77777777" w:rsidR="00C46872" w:rsidRPr="00424939" w:rsidRDefault="00C46872" w:rsidP="0054557A">
      <w:pPr>
        <w:spacing w:after="0"/>
        <w:rPr>
          <w:del w:id="15917" w:author="Summer 2023 updates" w:date="2024-07-31T13:42:00Z"/>
          <w:rFonts w:cs="Times New Roman"/>
          <w:b/>
          <w:color w:val="000000" w:themeColor="text1"/>
        </w:rPr>
      </w:pPr>
    </w:p>
    <w:p w14:paraId="377B135E" w14:textId="77777777" w:rsidR="00C46872" w:rsidRPr="00424939" w:rsidRDefault="00C46872" w:rsidP="0054557A">
      <w:pPr>
        <w:spacing w:after="0"/>
        <w:rPr>
          <w:del w:id="15918" w:author="Summer 2023 updates" w:date="2024-07-31T13:42:00Z"/>
          <w:rFonts w:cs="Times New Roman"/>
          <w:b/>
          <w:color w:val="000000" w:themeColor="text1"/>
        </w:rPr>
      </w:pPr>
    </w:p>
    <w:p w14:paraId="07A2D2B8" w14:textId="77777777" w:rsidR="00DF6D7C" w:rsidRPr="00424939" w:rsidRDefault="00DF6D7C" w:rsidP="0054557A">
      <w:pPr>
        <w:spacing w:after="0"/>
        <w:rPr>
          <w:del w:id="15919" w:author="Summer 2023 updates" w:date="2024-07-31T13:42:00Z"/>
          <w:rFonts w:cs="Times New Roman"/>
          <w:b/>
          <w:color w:val="000000" w:themeColor="text1"/>
        </w:rPr>
      </w:pPr>
    </w:p>
    <w:p w14:paraId="0C7AA0F5" w14:textId="77777777" w:rsidR="00BC612D" w:rsidRDefault="00BC612D" w:rsidP="00B07F3D">
      <w:pPr>
        <w:spacing w:before="60" w:after="0"/>
        <w:rPr>
          <w:del w:id="15920" w:author="Summer 2023 updates" w:date="2024-07-31T13:42:00Z"/>
          <w:rFonts w:cs="Times New Roman"/>
          <w:b/>
          <w:color w:val="000000" w:themeColor="text1"/>
        </w:rPr>
      </w:pPr>
    </w:p>
    <w:p w14:paraId="61DF80A9" w14:textId="0B01328E" w:rsidR="00B07F3D" w:rsidRPr="00424939" w:rsidRDefault="00B07F3D" w:rsidP="00B07F3D">
      <w:pPr>
        <w:spacing w:before="60" w:after="0"/>
        <w:rPr>
          <w:rFonts w:cs="Times New Roman"/>
          <w:b/>
          <w:color w:val="000000" w:themeColor="text1"/>
        </w:rPr>
      </w:pPr>
      <w:bookmarkStart w:id="15921" w:name="OnCampusOffCampusResidentStudents"/>
      <w:r w:rsidRPr="00424939">
        <w:rPr>
          <w:rFonts w:cs="Times New Roman"/>
          <w:b/>
          <w:color w:val="000000" w:themeColor="text1"/>
        </w:rPr>
        <w:t>On-Campus and Off-Campus Resident Students</w:t>
      </w:r>
      <w:bookmarkEnd w:id="15921"/>
      <w:r w:rsidRPr="00424939">
        <w:rPr>
          <w:rFonts w:cs="Times New Roman"/>
          <w:b/>
          <w:color w:val="000000" w:themeColor="text1"/>
        </w:rPr>
        <w:t xml:space="preserve"> </w:t>
      </w:r>
    </w:p>
    <w:p w14:paraId="5657BE9E" w14:textId="77777777" w:rsidR="00B07F3D" w:rsidRPr="00424939" w:rsidRDefault="00B07F3D" w:rsidP="00B07F3D">
      <w:pPr>
        <w:rPr>
          <w:rFonts w:cs="Times New Roman"/>
          <w:color w:val="000000" w:themeColor="text1"/>
        </w:rPr>
      </w:pPr>
      <w:bookmarkStart w:id="15922" w:name="ResidenceRequirement"/>
      <w:bookmarkEnd w:id="15922"/>
      <w:r w:rsidRPr="00424939">
        <w:rPr>
          <w:rFonts w:cs="Times New Roman"/>
          <w:color w:val="000000" w:themeColor="text1"/>
        </w:rPr>
        <w:t>As a residential, liberal arts college, we seek to provide an environment where learning by all members of the community occurs in and out of the classroom and where curricular and co-curricular activities reinforce our commitment to the life of the mind. Such experiences occur best when students are living and learning full-time on campus. The residential life program is an integral part of the education program and support services at Coe College. Residence halls and hall staff provide a structure by which the experience of the classroom is joined with the out-of-class learning experience of the student.</w:t>
      </w:r>
    </w:p>
    <w:p w14:paraId="7F388A76" w14:textId="77777777" w:rsidR="00B07F3D" w:rsidRPr="00424939" w:rsidRDefault="00B07F3D" w:rsidP="00B07F3D">
      <w:pPr>
        <w:rPr>
          <w:rFonts w:cs="Times New Roman"/>
          <w:color w:val="000000" w:themeColor="text1"/>
        </w:rPr>
      </w:pPr>
      <w:r w:rsidRPr="00424939">
        <w:rPr>
          <w:rFonts w:cs="Times New Roman"/>
          <w:color w:val="000000" w:themeColor="text1"/>
        </w:rPr>
        <w:t xml:space="preserve">Full-time students are required to live in residence and take meals in the college dining hall and, thereby, are charged for room and board unless exempt for one or more of the following reasons: </w:t>
      </w:r>
    </w:p>
    <w:p w14:paraId="672A97D8" w14:textId="43BB62E2" w:rsidR="000E6CD9" w:rsidRDefault="00AD3034" w:rsidP="00E500FB">
      <w:pPr>
        <w:pStyle w:val="Noparagraphstyle"/>
        <w:numPr>
          <w:ilvl w:val="0"/>
          <w:numId w:val="71"/>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M</w:t>
      </w:r>
      <w:r w:rsidR="00B07F3D" w:rsidRPr="00424939">
        <w:rPr>
          <w:rFonts w:ascii="Garamond" w:hAnsi="Garamond" w:cs="Times New Roman"/>
          <w:color w:val="000000" w:themeColor="text1"/>
          <w:sz w:val="22"/>
          <w:szCs w:val="22"/>
        </w:rPr>
        <w:t>arried students</w:t>
      </w:r>
      <w:r w:rsidR="000E6CD9">
        <w:rPr>
          <w:rFonts w:ascii="Garamond" w:hAnsi="Garamond" w:cs="Times New Roman"/>
          <w:color w:val="000000" w:themeColor="text1"/>
          <w:sz w:val="22"/>
          <w:szCs w:val="22"/>
        </w:rPr>
        <w:t xml:space="preserve"> – must provide copy of signed marriage license</w:t>
      </w:r>
    </w:p>
    <w:p w14:paraId="0B94EE1C" w14:textId="57E2AC8F" w:rsidR="000E6CD9" w:rsidRDefault="00CD013C" w:rsidP="00E500FB">
      <w:pPr>
        <w:pStyle w:val="Noparagraphstyle"/>
        <w:numPr>
          <w:ilvl w:val="0"/>
          <w:numId w:val="71"/>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Live with parent(s)/guardian</w:t>
      </w:r>
      <w:r w:rsidR="005C15B7">
        <w:rPr>
          <w:rFonts w:ascii="Garamond" w:hAnsi="Garamond" w:cs="Times New Roman"/>
          <w:color w:val="000000" w:themeColor="text1"/>
          <w:sz w:val="22"/>
          <w:szCs w:val="22"/>
        </w:rPr>
        <w:t xml:space="preserve">(s) within 25 </w:t>
      </w:r>
      <w:r w:rsidR="000E6CD9">
        <w:rPr>
          <w:rFonts w:ascii="Garamond" w:hAnsi="Garamond" w:cs="Times New Roman"/>
          <w:color w:val="000000" w:themeColor="text1"/>
          <w:sz w:val="22"/>
          <w:szCs w:val="22"/>
        </w:rPr>
        <w:t>miles of campus (address on file with College is verified)</w:t>
      </w:r>
    </w:p>
    <w:p w14:paraId="13F1A548" w14:textId="77777777" w:rsidR="00CD013C" w:rsidRDefault="000E6CD9" w:rsidP="00E500FB">
      <w:pPr>
        <w:pStyle w:val="Noparagraphstyle"/>
        <w:numPr>
          <w:ilvl w:val="0"/>
          <w:numId w:val="71"/>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Dependent child (person must provide copy of child’s birth </w:t>
      </w:r>
      <w:r w:rsidR="00CD013C">
        <w:rPr>
          <w:rFonts w:ascii="Garamond" w:hAnsi="Garamond" w:cs="Times New Roman"/>
          <w:color w:val="000000" w:themeColor="text1"/>
          <w:sz w:val="22"/>
          <w:szCs w:val="22"/>
        </w:rPr>
        <w:t>certificate)</w:t>
      </w:r>
    </w:p>
    <w:p w14:paraId="3724D39E" w14:textId="2F21CA09" w:rsidR="00B07F3D" w:rsidRPr="00424939" w:rsidRDefault="005C15B7" w:rsidP="00E500FB">
      <w:pPr>
        <w:pStyle w:val="Noparagraphstyle"/>
        <w:numPr>
          <w:ilvl w:val="0"/>
          <w:numId w:val="71"/>
        </w:numPr>
        <w:spacing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 xml:space="preserve">Completed 8 </w:t>
      </w:r>
      <w:r w:rsidR="00CD013C">
        <w:rPr>
          <w:rFonts w:ascii="Garamond" w:hAnsi="Garamond" w:cs="Times New Roman"/>
          <w:color w:val="000000" w:themeColor="text1"/>
          <w:sz w:val="22"/>
          <w:szCs w:val="22"/>
        </w:rPr>
        <w:t>semesters living on campus</w:t>
      </w:r>
    </w:p>
    <w:p w14:paraId="4BE1EE29" w14:textId="0E295816" w:rsidR="00B07F3D" w:rsidRPr="00424939" w:rsidRDefault="00AD3034" w:rsidP="00E500FB">
      <w:pPr>
        <w:pStyle w:val="Noparagraphstyle"/>
        <w:numPr>
          <w:ilvl w:val="0"/>
          <w:numId w:val="71"/>
        </w:numPr>
        <w:spacing w:after="60" w:line="240" w:lineRule="auto"/>
        <w:jc w:val="left"/>
        <w:rPr>
          <w:rFonts w:ascii="Garamond" w:hAnsi="Garamond" w:cs="Times New Roman"/>
          <w:color w:val="000000" w:themeColor="text1"/>
          <w:sz w:val="22"/>
          <w:szCs w:val="22"/>
        </w:rPr>
      </w:pPr>
      <w:r>
        <w:rPr>
          <w:rFonts w:ascii="Garamond" w:hAnsi="Garamond" w:cs="Times New Roman"/>
          <w:color w:val="000000" w:themeColor="text1"/>
          <w:sz w:val="22"/>
          <w:szCs w:val="22"/>
        </w:rPr>
        <w:t>S</w:t>
      </w:r>
      <w:r w:rsidR="00B07F3D" w:rsidRPr="00424939">
        <w:rPr>
          <w:rFonts w:ascii="Garamond" w:hAnsi="Garamond" w:cs="Times New Roman"/>
          <w:color w:val="000000" w:themeColor="text1"/>
          <w:sz w:val="22"/>
          <w:szCs w:val="22"/>
        </w:rPr>
        <w:t xml:space="preserve">tudents who are 25 years or older. </w:t>
      </w:r>
    </w:p>
    <w:p w14:paraId="357A71BD" w14:textId="190A7451" w:rsidR="00B07F3D" w:rsidRPr="00424939" w:rsidRDefault="00B07F3D" w:rsidP="00B07F3D">
      <w:pPr>
        <w:pStyle w:val="Noparagraphstyle"/>
        <w:spacing w:after="120" w:line="240" w:lineRule="auto"/>
        <w:jc w:val="left"/>
        <w:rPr>
          <w:rFonts w:ascii="Garamond" w:hAnsi="Garamond" w:cs="Times New Roman"/>
          <w:color w:val="000000" w:themeColor="text1"/>
          <w:sz w:val="22"/>
          <w:szCs w:val="22"/>
        </w:rPr>
      </w:pPr>
      <w:r w:rsidRPr="00424939">
        <w:rPr>
          <w:rFonts w:ascii="Garamond" w:hAnsi="Garamond" w:cs="Times New Roman"/>
          <w:color w:val="000000" w:themeColor="text1"/>
          <w:sz w:val="22"/>
          <w:szCs w:val="22"/>
        </w:rPr>
        <w:t>Other exceptions to the residence requirement must be applied for in writing to the Dean of Student</w:t>
      </w:r>
      <w:r w:rsidR="0049052B">
        <w:rPr>
          <w:rFonts w:ascii="Garamond" w:hAnsi="Garamond" w:cs="Times New Roman"/>
          <w:color w:val="000000" w:themeColor="text1"/>
          <w:sz w:val="22"/>
          <w:szCs w:val="22"/>
        </w:rPr>
        <w:t>s</w:t>
      </w:r>
      <w:r w:rsidRPr="00424939">
        <w:rPr>
          <w:rFonts w:ascii="Garamond" w:hAnsi="Garamond" w:cs="Times New Roman"/>
          <w:color w:val="000000" w:themeColor="text1"/>
          <w:sz w:val="22"/>
          <w:szCs w:val="22"/>
        </w:rPr>
        <w:t xml:space="preserve">. Approval or denial is determined on a case-by-case basis following evaluation of the extenuating circumstances provided for review. Students are notified in writing of the decision. Permission to live off campus must be on file in the Residence Life Office and must be renewed each year. Students who violate the residence requirement are charged full room and board costs for the entire year. </w:t>
      </w:r>
      <w:r w:rsidR="007D7153">
        <w:rPr>
          <w:rFonts w:ascii="Garamond" w:hAnsi="Garamond" w:cs="Times New Roman"/>
          <w:color w:val="000000" w:themeColor="text1"/>
          <w:sz w:val="22"/>
          <w:szCs w:val="22"/>
        </w:rPr>
        <w:t>Coe</w:t>
      </w:r>
      <w:r w:rsidR="00993903">
        <w:rPr>
          <w:rFonts w:ascii="Garamond" w:hAnsi="Garamond" w:cs="Times New Roman"/>
          <w:color w:val="000000" w:themeColor="text1"/>
          <w:sz w:val="22"/>
          <w:szCs w:val="22"/>
        </w:rPr>
        <w:t xml:space="preserve"> funded scholarships and grants</w:t>
      </w:r>
      <w:r w:rsidR="007D7153">
        <w:rPr>
          <w:rFonts w:ascii="Garamond" w:hAnsi="Garamond" w:cs="Times New Roman"/>
          <w:color w:val="000000" w:themeColor="text1"/>
          <w:sz w:val="22"/>
          <w:szCs w:val="22"/>
        </w:rPr>
        <w:t xml:space="preserve"> will </w:t>
      </w:r>
      <w:r w:rsidR="00993903">
        <w:rPr>
          <w:rFonts w:ascii="Garamond" w:hAnsi="Garamond" w:cs="Times New Roman"/>
          <w:color w:val="000000" w:themeColor="text1"/>
          <w:sz w:val="22"/>
          <w:szCs w:val="22"/>
        </w:rPr>
        <w:t xml:space="preserve">typically </w:t>
      </w:r>
      <w:r w:rsidR="007D7153">
        <w:rPr>
          <w:rFonts w:ascii="Garamond" w:hAnsi="Garamond" w:cs="Times New Roman"/>
          <w:color w:val="000000" w:themeColor="text1"/>
          <w:sz w:val="22"/>
          <w:szCs w:val="22"/>
        </w:rPr>
        <w:t xml:space="preserve">be reduced by </w:t>
      </w:r>
      <w:r w:rsidR="00993903">
        <w:rPr>
          <w:rFonts w:ascii="Garamond" w:hAnsi="Garamond" w:cs="Times New Roman"/>
          <w:color w:val="000000" w:themeColor="text1"/>
          <w:sz w:val="22"/>
          <w:szCs w:val="22"/>
        </w:rPr>
        <w:t xml:space="preserve">approximately </w:t>
      </w:r>
      <w:r w:rsidR="007D7153">
        <w:rPr>
          <w:rFonts w:ascii="Garamond" w:hAnsi="Garamond" w:cs="Times New Roman"/>
          <w:color w:val="000000" w:themeColor="text1"/>
          <w:sz w:val="22"/>
          <w:szCs w:val="22"/>
        </w:rPr>
        <w:t>10 percent when a student moves off campus.</w:t>
      </w:r>
    </w:p>
    <w:p w14:paraId="577D8EC0" w14:textId="77777777" w:rsidR="00B07F3D" w:rsidRPr="00424939" w:rsidRDefault="00B07F3D" w:rsidP="00B07F3D">
      <w:pPr>
        <w:rPr>
          <w:del w:id="15923" w:author="Summer 2023 updates" w:date="2024-07-31T13:42:00Z"/>
          <w:rFonts w:cs="Times New Roman"/>
          <w:b/>
          <w:color w:val="000000" w:themeColor="text1"/>
        </w:rPr>
      </w:pPr>
      <w:del w:id="15924" w:author="Summer 2023 updates" w:date="2024-07-31T13:42:00Z">
        <w:r w:rsidRPr="00424939">
          <w:rPr>
            <w:rFonts w:cs="Times New Roman"/>
            <w:b/>
            <w:color w:val="000000" w:themeColor="text1"/>
          </w:rPr>
          <w:br w:type="page"/>
        </w:r>
      </w:del>
    </w:p>
    <w:p w14:paraId="446C74DB" w14:textId="06DA3AFD" w:rsidR="00B07F3D" w:rsidRPr="00424939" w:rsidRDefault="00B06DF3" w:rsidP="00B07F3D">
      <w:pPr>
        <w:spacing w:after="0"/>
        <w:rPr>
          <w:rFonts w:cs="Times New Roman"/>
          <w:b/>
          <w:color w:val="000000" w:themeColor="text1"/>
        </w:rPr>
      </w:pPr>
      <w:del w:id="15925" w:author="Summer 2023 updates" w:date="2024-07-31T13:42:00Z">
        <w:r>
          <w:rPr>
            <w:rFonts w:cs="Times New Roman"/>
            <w:b/>
            <w:color w:val="000000" w:themeColor="text1"/>
          </w:rPr>
          <w:delText xml:space="preserve">ACM and </w:delText>
        </w:r>
      </w:del>
      <w:r>
        <w:rPr>
          <w:rFonts w:cs="Times New Roman"/>
          <w:b/>
          <w:color w:val="000000" w:themeColor="text1"/>
        </w:rPr>
        <w:t xml:space="preserve">Other </w:t>
      </w:r>
      <w:ins w:id="15926" w:author="Summer 2023 updates" w:date="2024-07-31T13:42:00Z">
        <w:r w:rsidR="00781193">
          <w:rPr>
            <w:rFonts w:cs="Times New Roman"/>
            <w:b/>
            <w:color w:val="000000" w:themeColor="text1"/>
          </w:rPr>
          <w:t xml:space="preserve">Providers’ </w:t>
        </w:r>
      </w:ins>
      <w:r w:rsidR="00CD013C">
        <w:rPr>
          <w:rFonts w:cs="Times New Roman"/>
          <w:b/>
          <w:color w:val="000000" w:themeColor="text1"/>
        </w:rPr>
        <w:t>O</w:t>
      </w:r>
      <w:r w:rsidR="00B07F3D" w:rsidRPr="00424939">
        <w:rPr>
          <w:rFonts w:cs="Times New Roman"/>
          <w:b/>
          <w:color w:val="000000" w:themeColor="text1"/>
        </w:rPr>
        <w:t>ff-Campus Study</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00B07F3D" w:rsidRPr="00424939">
        <w:rPr>
          <w:rFonts w:cs="Times New Roman"/>
          <w:b/>
          <w:color w:val="000000" w:themeColor="text1"/>
        </w:rPr>
        <w:t xml:space="preserve"> Programs </w:t>
      </w:r>
    </w:p>
    <w:p w14:paraId="0FCBDB2A" w14:textId="07A9426B" w:rsidR="00B07F3D" w:rsidRDefault="00B07F3D" w:rsidP="00B07F3D">
      <w:pPr>
        <w:spacing w:after="120"/>
        <w:rPr>
          <w:rFonts w:cs="Times New Roman"/>
          <w:color w:val="000000" w:themeColor="text1"/>
        </w:rPr>
      </w:pPr>
      <w:r w:rsidRPr="00424939">
        <w:rPr>
          <w:rFonts w:cs="Times New Roman"/>
          <w:color w:val="000000" w:themeColor="text1"/>
        </w:rPr>
        <w:t>Students desiring to study off-campus must first obtain approval from the Director of Off-Campus</w:t>
      </w:r>
      <w:r w:rsidR="00B06DF3">
        <w:rPr>
          <w:rFonts w:cs="Times New Roman"/>
          <w:color w:val="000000" w:themeColor="text1"/>
        </w:rPr>
        <w:t xml:space="preserve"> </w:t>
      </w:r>
      <w:del w:id="15927" w:author="Summer 2023 updates" w:date="2024-07-31T13:42:00Z">
        <w:r w:rsidR="00B06DF3">
          <w:rPr>
            <w:rFonts w:cs="Times New Roman"/>
            <w:color w:val="000000" w:themeColor="text1"/>
          </w:rPr>
          <w:delText>study</w:delText>
        </w:r>
      </w:del>
      <w:ins w:id="15928" w:author="Summer 2023 updates" w:date="2024-07-31T13:42:00Z">
        <w:r w:rsidR="00B3351B">
          <w:rPr>
            <w:rFonts w:cs="Times New Roman"/>
            <w:color w:val="000000" w:themeColor="text1"/>
          </w:rPr>
          <w:t>S</w:t>
        </w:r>
        <w:r w:rsidR="00B06DF3">
          <w:rPr>
            <w:rFonts w:cs="Times New Roman"/>
            <w:color w:val="000000" w:themeColor="text1"/>
          </w:rPr>
          <w:t>tud</w:t>
        </w:r>
        <w:r w:rsidR="00781193">
          <w:rPr>
            <w:rFonts w:cs="Times New Roman"/>
            <w:color w:val="000000" w:themeColor="text1"/>
          </w:rPr>
          <w:t>y</w:t>
        </w:r>
      </w:ins>
      <w:r w:rsidRPr="00424939">
        <w:rPr>
          <w:rFonts w:cs="Times New Roman"/>
          <w:color w:val="000000" w:themeColor="text1"/>
        </w:rPr>
        <w:t xml:space="preserve">. In every case, students are responsible for their own transportation and living expenses. Each student is advised to check with the program’s director as to the cost (and other details) of each program. This charge could vary significantly from the cost of remaining on campus. The tuition charged for Fall or Spring Term off-campus programs will be Coe’s tuition or the tuition for the off-campus program if greater than Coe’s tuition. In addition to tuition, Coe will charge the </w:t>
      </w:r>
      <w:r w:rsidR="00075FB9" w:rsidRPr="00424939">
        <w:rPr>
          <w:rFonts w:cs="Times New Roman"/>
          <w:color w:val="000000" w:themeColor="text1"/>
        </w:rPr>
        <w:t>off-campus</w:t>
      </w:r>
      <w:r w:rsidRPr="00424939">
        <w:rPr>
          <w:rFonts w:cs="Times New Roman"/>
          <w:color w:val="000000" w:themeColor="text1"/>
        </w:rPr>
        <w:t xml:space="preserve"> program fee as billed by the </w:t>
      </w:r>
      <w:r w:rsidR="00075FB9" w:rsidRPr="00424939">
        <w:rPr>
          <w:rFonts w:cs="Times New Roman"/>
          <w:color w:val="000000" w:themeColor="text1"/>
        </w:rPr>
        <w:t>off-campus</w:t>
      </w:r>
      <w:r w:rsidRPr="00424939">
        <w:rPr>
          <w:rFonts w:cs="Times New Roman"/>
          <w:color w:val="000000" w:themeColor="text1"/>
        </w:rPr>
        <w:t xml:space="preserve"> program. </w:t>
      </w:r>
      <w:r w:rsidR="00993903">
        <w:rPr>
          <w:rFonts w:cs="Times New Roman"/>
          <w:color w:val="000000" w:themeColor="text1"/>
        </w:rPr>
        <w:t xml:space="preserve">Students maintain their eligibility for federal and state financial aid; however, </w:t>
      </w:r>
      <w:r w:rsidRPr="00424939">
        <w:rPr>
          <w:rFonts w:cs="Times New Roman"/>
          <w:color w:val="000000" w:themeColor="text1"/>
        </w:rPr>
        <w:t>Coe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5929" w:author="Summer 2023 updates" w:date="2024-07-31T13:42:00Z">
        <w:r w:rsidR="00B76E1A" w:rsidRPr="00424939">
          <w:rPr>
            <w:rStyle w:val="Strong"/>
            <w:rFonts w:ascii="Garamond" w:hAnsi="Garamond"/>
            <w:color w:val="000000" w:themeColor="text1"/>
          </w:rPr>
          <w:delInstrText>aid</w:delInstrText>
        </w:r>
      </w:del>
      <w:ins w:id="15930"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availability is subject to approval by the </w:t>
      </w:r>
      <w:del w:id="15931" w:author="Summer 2023 updates" w:date="2024-07-31T13:42:00Z">
        <w:r w:rsidR="00CD013C">
          <w:rPr>
            <w:rFonts w:cs="Times New Roman"/>
            <w:color w:val="000000" w:themeColor="text1"/>
          </w:rPr>
          <w:delText>Committee on Internationalization</w:delText>
        </w:r>
      </w:del>
      <w:ins w:id="15932" w:author="Summer 2023 updates" w:date="2024-07-31T13:42:00Z">
        <w:r w:rsidR="00652AC5">
          <w:rPr>
            <w:rFonts w:cs="Times New Roman"/>
            <w:color w:val="000000" w:themeColor="text1"/>
          </w:rPr>
          <w:t>Director of Off-Campus Study</w:t>
        </w:r>
      </w:ins>
      <w:r w:rsidRPr="00424939">
        <w:rPr>
          <w:rFonts w:cs="Times New Roman"/>
          <w:color w:val="000000" w:themeColor="text1"/>
        </w:rPr>
        <w:t>. Students registered for the optional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who desire to study off-campus (except Coe-sponsored programs) are billed a surcharge fee for tuition and/or program costs which are greater </w:t>
      </w:r>
      <w:r w:rsidRPr="00C61849">
        <w:rPr>
          <w:rFonts w:cs="Times New Roman"/>
          <w:color w:val="000000" w:themeColor="text1"/>
        </w:rPr>
        <w:t>than 10% of Coe’s annual tuition. Tuition and fees for</w:t>
      </w:r>
      <w:del w:id="15933" w:author="Summer 2023 updates" w:date="2024-07-31T13:42:00Z">
        <w:r w:rsidRPr="00C61849">
          <w:rPr>
            <w:rFonts w:cs="Times New Roman"/>
            <w:color w:val="000000" w:themeColor="text1"/>
          </w:rPr>
          <w:delText xml:space="preserve"> ACM</w:delText>
        </w:r>
        <w:r w:rsidR="00B76E1A" w:rsidRPr="00C61849">
          <w:rPr>
            <w:rFonts w:cs="Times New Roman"/>
            <w:color w:val="000000" w:themeColor="text1"/>
          </w:rPr>
          <w:fldChar w:fldCharType="begin"/>
        </w:r>
        <w:r w:rsidR="00B76E1A" w:rsidRPr="00C61849">
          <w:rPr>
            <w:color w:val="000000" w:themeColor="text1"/>
          </w:rPr>
          <w:delInstrText xml:space="preserve"> XE "</w:delInstrText>
        </w:r>
        <w:r w:rsidR="00B76E1A" w:rsidRPr="00C61849">
          <w:rPr>
            <w:rFonts w:cs="Times New Roman"/>
            <w:color w:val="000000" w:themeColor="text1"/>
          </w:rPr>
          <w:delInstrText>ACM</w:delInstrText>
        </w:r>
        <w:r w:rsidR="00B76E1A" w:rsidRPr="00C61849">
          <w:rPr>
            <w:color w:val="000000" w:themeColor="text1"/>
          </w:rPr>
          <w:delInstrText xml:space="preserve">" </w:delInstrText>
        </w:r>
        <w:r w:rsidR="00B76E1A" w:rsidRPr="00C61849">
          <w:rPr>
            <w:rFonts w:cs="Times New Roman"/>
            <w:color w:val="000000" w:themeColor="text1"/>
          </w:rPr>
          <w:fldChar w:fldCharType="end"/>
        </w:r>
      </w:del>
      <w:r w:rsidRPr="00C61849">
        <w:rPr>
          <w:rFonts w:cs="Times New Roman"/>
          <w:color w:val="000000" w:themeColor="text1"/>
        </w:rPr>
        <w:t xml:space="preserve"> off-campus study programs or study programs sponsored by other colleges must be paid in full prior to attending the </w:t>
      </w:r>
      <w:r w:rsidR="00075FB9" w:rsidRPr="00C61849">
        <w:rPr>
          <w:rFonts w:cs="Times New Roman"/>
          <w:color w:val="000000" w:themeColor="text1"/>
        </w:rPr>
        <w:t>off-campus</w:t>
      </w:r>
      <w:r w:rsidRPr="00C61849">
        <w:rPr>
          <w:rFonts w:cs="Times New Roman"/>
          <w:color w:val="000000" w:themeColor="text1"/>
        </w:rPr>
        <w:t xml:space="preserve"> program.</w:t>
      </w:r>
      <w:r w:rsidRPr="00424939">
        <w:rPr>
          <w:rFonts w:cs="Times New Roman"/>
          <w:color w:val="000000" w:themeColor="text1"/>
        </w:rPr>
        <w:t xml:space="preserve"> </w:t>
      </w:r>
    </w:p>
    <w:p w14:paraId="2232DC57" w14:textId="0365B0F5" w:rsidR="00B06DF3" w:rsidRPr="00424939" w:rsidRDefault="00581478" w:rsidP="00C61849">
      <w:pPr>
        <w:spacing w:after="0"/>
        <w:rPr>
          <w:rFonts w:cs="Times New Roman"/>
          <w:color w:val="000000" w:themeColor="text1"/>
        </w:rPr>
      </w:pPr>
      <w:r w:rsidRPr="00424939">
        <w:rPr>
          <w:rFonts w:cs="Times New Roman"/>
          <w:b/>
          <w:smallCaps/>
          <w:color w:val="000000" w:themeColor="text1"/>
          <w:szCs w:val="20"/>
        </w:rPr>
        <w:t>note</w:t>
      </w:r>
      <w:r w:rsidRPr="00424939">
        <w:rPr>
          <w:rFonts w:cs="Times New Roman"/>
          <w:b/>
          <w:smallCaps/>
          <w:color w:val="000000" w:themeColor="text1"/>
        </w:rPr>
        <w:t>:</w:t>
      </w:r>
      <w:r>
        <w:rPr>
          <w:rFonts w:cs="Times New Roman"/>
          <w:b/>
          <w:smallCaps/>
          <w:color w:val="000000" w:themeColor="text1"/>
        </w:rPr>
        <w:t xml:space="preserve">  </w:t>
      </w:r>
      <w:r w:rsidR="00B06DF3" w:rsidRPr="00581478">
        <w:rPr>
          <w:rFonts w:cs="Times New Roman"/>
          <w:i/>
          <w:color w:val="000000" w:themeColor="text1"/>
        </w:rPr>
        <w:t xml:space="preserve">Students on regular-term Coe-administered programs including exchanges are able to use their Coe College gift aid to pay tuition that term.  Domestic </w:t>
      </w:r>
      <w:r w:rsidR="00C61849" w:rsidRPr="00581478">
        <w:rPr>
          <w:rFonts w:cs="Times New Roman"/>
          <w:i/>
          <w:color w:val="000000" w:themeColor="text1"/>
        </w:rPr>
        <w:t xml:space="preserve">students on other providers’ programs may be able to utilize a portion of their Coe gift aid.  International students may be able to utilize a portion of their Coe gift aid toward tuition for </w:t>
      </w:r>
      <w:del w:id="15934" w:author="Summer 2023 updates" w:date="2024-07-31T13:42:00Z">
        <w:r w:rsidR="00C61849" w:rsidRPr="00581478">
          <w:rPr>
            <w:rFonts w:cs="Times New Roman"/>
            <w:i/>
            <w:color w:val="000000" w:themeColor="text1"/>
          </w:rPr>
          <w:delText xml:space="preserve">ACM or </w:delText>
        </w:r>
      </w:del>
      <w:r w:rsidR="00C61849" w:rsidRPr="00581478">
        <w:rPr>
          <w:rFonts w:cs="Times New Roman"/>
          <w:i/>
          <w:color w:val="000000" w:themeColor="text1"/>
        </w:rPr>
        <w:t>other providers’ domestic but not international programs.  In all cases, students in an off-campus program are not charged the student-activity or health fee.</w:t>
      </w:r>
    </w:p>
    <w:p w14:paraId="0F407897" w14:textId="77777777" w:rsidR="00BC612D" w:rsidRDefault="00BC612D" w:rsidP="00B07F3D">
      <w:pPr>
        <w:spacing w:after="0"/>
        <w:rPr>
          <w:rStyle w:val="Strong"/>
          <w:rFonts w:ascii="Garamond" w:hAnsi="Garamond"/>
          <w:color w:val="000000" w:themeColor="text1"/>
        </w:rPr>
      </w:pPr>
    </w:p>
    <w:p w14:paraId="1AA3996D" w14:textId="6F424F50"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general financial regulations</w:t>
      </w:r>
      <w:r w:rsidR="00164B33">
        <w:rPr>
          <w:rStyle w:val="Strong"/>
          <w:rFonts w:ascii="Garamond" w:hAnsi="Garamond"/>
          <w:color w:val="000000" w:themeColor="text1"/>
        </w:rPr>
        <w:t xml:space="preserve"> </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5935" w:author="Summer 2023 updates" w:date="2024-07-31T13:42:00Z">
        <w:r w:rsidR="00B76E1A" w:rsidRPr="00424939">
          <w:rPr>
            <w:rStyle w:val="Strong"/>
            <w:rFonts w:ascii="Garamond" w:hAnsi="Garamond"/>
            <w:color w:val="000000" w:themeColor="text1"/>
          </w:rPr>
          <w:delInstrText>financial regulations</w:delInstrText>
        </w:r>
      </w:del>
      <w:ins w:id="15936" w:author="Summer 2023 updates" w:date="2024-07-31T13:42:00Z">
        <w:r w:rsidR="002233AB">
          <w:rPr>
            <w:color w:val="000000" w:themeColor="text1"/>
          </w:rPr>
          <w:instrText>F</w:instrText>
        </w:r>
        <w:r w:rsidR="00B76E1A" w:rsidRPr="00424939">
          <w:rPr>
            <w:rStyle w:val="Strong"/>
            <w:rFonts w:ascii="Garamond" w:hAnsi="Garamond"/>
            <w:color w:val="000000" w:themeColor="text1"/>
          </w:rPr>
          <w:instrText xml:space="preserve">inancial </w:instrText>
        </w:r>
        <w:r w:rsidR="002233AB">
          <w:rPr>
            <w:rStyle w:val="Strong"/>
            <w:rFonts w:ascii="Garamond" w:hAnsi="Garamond"/>
            <w:color w:val="000000" w:themeColor="text1"/>
          </w:rPr>
          <w:instrText>R</w:instrText>
        </w:r>
        <w:r w:rsidR="00B76E1A" w:rsidRPr="00424939">
          <w:rPr>
            <w:rStyle w:val="Strong"/>
            <w:rFonts w:ascii="Garamond" w:hAnsi="Garamond"/>
            <w:color w:val="000000" w:themeColor="text1"/>
          </w:rPr>
          <w:instrText>egulations</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5DE9A5A0" w14:textId="77777777" w:rsidR="00B07F3D" w:rsidRPr="00424939" w:rsidRDefault="00B07F3D" w:rsidP="000F1A77">
      <w:pPr>
        <w:numPr>
          <w:ilvl w:val="0"/>
          <w:numId w:val="56"/>
        </w:numPr>
        <w:spacing w:after="0"/>
        <w:rPr>
          <w:del w:id="15937" w:author="Summer 2023 updates" w:date="2024-07-31T13:42:00Z"/>
          <w:rFonts w:cs="Times New Roman"/>
          <w:color w:val="000000" w:themeColor="text1"/>
        </w:rPr>
      </w:pPr>
      <w:del w:id="15938" w:author="Summer 2023 updates" w:date="2024-07-31T13:42:00Z">
        <w:r w:rsidRPr="00424939">
          <w:rPr>
            <w:rFonts w:cs="Times New Roman"/>
            <w:color w:val="000000" w:themeColor="text1"/>
          </w:rPr>
          <w:delText>Registration is not completed and a student is not enrolled in classes until College charges are paid in full or satisfactory arrangements are made in writing with the Business Office.</w:delText>
        </w:r>
      </w:del>
    </w:p>
    <w:p w14:paraId="1E0F286E" w14:textId="77777777" w:rsidR="00B07F3D" w:rsidRPr="00424939" w:rsidRDefault="00B07F3D" w:rsidP="00E500FB">
      <w:pPr>
        <w:numPr>
          <w:ilvl w:val="0"/>
          <w:numId w:val="56"/>
        </w:numPr>
        <w:spacing w:after="0"/>
        <w:rPr>
          <w:rFonts w:cs="Times New Roman"/>
          <w:color w:val="000000" w:themeColor="text1"/>
        </w:rPr>
      </w:pPr>
      <w:r w:rsidRPr="00424939">
        <w:rPr>
          <w:rFonts w:cs="Times New Roman"/>
          <w:color w:val="000000" w:themeColor="text1"/>
        </w:rPr>
        <w:t xml:space="preserve">At the discretion of the College administration, a student may be suspended for non-payment of indebtedness to the College. If the account is later paid, the student may seek reinstatement. </w:t>
      </w:r>
    </w:p>
    <w:p w14:paraId="468EBFE7" w14:textId="6C0D4BFE" w:rsidR="00B07F3D" w:rsidRPr="00424939" w:rsidRDefault="00B07F3D" w:rsidP="00E500FB">
      <w:pPr>
        <w:numPr>
          <w:ilvl w:val="0"/>
          <w:numId w:val="56"/>
        </w:numPr>
        <w:spacing w:after="0"/>
        <w:rPr>
          <w:rFonts w:cs="Times New Roman"/>
          <w:color w:val="000000" w:themeColor="text1"/>
        </w:rPr>
      </w:pPr>
      <w:r w:rsidRPr="00424939">
        <w:rPr>
          <w:rFonts w:cs="Times New Roman"/>
          <w:color w:val="000000" w:themeColor="text1"/>
        </w:rPr>
        <w:t xml:space="preserve">No diploma, certificate, official transcript, letter of honorable dismissal, </w:t>
      </w:r>
      <w:r w:rsidR="00C42F72">
        <w:rPr>
          <w:rFonts w:cs="Times New Roman"/>
          <w:color w:val="000000" w:themeColor="text1"/>
        </w:rPr>
        <w:t>is</w:t>
      </w:r>
      <w:r w:rsidR="007A5F8D">
        <w:rPr>
          <w:rFonts w:cs="Times New Roman"/>
          <w:color w:val="000000" w:themeColor="text1"/>
        </w:rPr>
        <w:t xml:space="preserve"> </w:t>
      </w:r>
      <w:r w:rsidRPr="00424939">
        <w:rPr>
          <w:rFonts w:cs="Times New Roman"/>
          <w:color w:val="000000" w:themeColor="text1"/>
        </w:rPr>
        <w:t xml:space="preserve">granted to any student failing to make a satisfactory settlement of any indebtedness to the College. </w:t>
      </w:r>
    </w:p>
    <w:p w14:paraId="6D64E6BE" w14:textId="3AD64EF5" w:rsidR="00B07F3D" w:rsidRPr="00424939" w:rsidRDefault="00B07F3D" w:rsidP="00E500FB">
      <w:pPr>
        <w:numPr>
          <w:ilvl w:val="0"/>
          <w:numId w:val="56"/>
        </w:numPr>
        <w:spacing w:after="0"/>
        <w:rPr>
          <w:rFonts w:cs="Times New Roman"/>
          <w:color w:val="000000" w:themeColor="text1"/>
        </w:rPr>
      </w:pPr>
      <w:r w:rsidRPr="00424939">
        <w:rPr>
          <w:rFonts w:cs="Times New Roman"/>
          <w:color w:val="000000" w:themeColor="text1"/>
        </w:rPr>
        <w:t xml:space="preserve">Residence halls are not open for student occupancy during winter and spring breaks. Students living some distance from the campus may make housing arrangements through the Office of Student </w:t>
      </w:r>
      <w:r w:rsidR="00653552">
        <w:rPr>
          <w:rFonts w:cs="Times New Roman"/>
          <w:color w:val="000000" w:themeColor="text1"/>
        </w:rPr>
        <w:t>Life</w:t>
      </w:r>
      <w:r w:rsidRPr="00424939">
        <w:rPr>
          <w:rFonts w:cs="Times New Roman"/>
          <w:color w:val="000000" w:themeColor="text1"/>
        </w:rPr>
        <w:t xml:space="preserve">. The residence halls are open during the fall break and Thanksgiving recess. Meals are served during the fall break but not during Thanksgiving recess. </w:t>
      </w:r>
    </w:p>
    <w:p w14:paraId="52F50175" w14:textId="0496A0A5" w:rsidR="00B07F3D" w:rsidRPr="00424939" w:rsidRDefault="00B07F3D" w:rsidP="00E500FB">
      <w:pPr>
        <w:numPr>
          <w:ilvl w:val="0"/>
          <w:numId w:val="56"/>
        </w:numPr>
        <w:spacing w:after="0"/>
        <w:rPr>
          <w:rFonts w:cs="Times New Roman"/>
          <w:color w:val="000000" w:themeColor="text1"/>
        </w:rPr>
      </w:pPr>
      <w:r w:rsidRPr="00424939">
        <w:rPr>
          <w:rFonts w:cs="Times New Roman"/>
          <w:color w:val="000000" w:themeColor="text1"/>
        </w:rPr>
        <w:t xml:space="preserve">The College does not carry insurance on personal property of students and is not responsible for the loss of or damage to such property. Information regarding student health and accident insurance is available through the Office of Student </w:t>
      </w:r>
      <w:r w:rsidR="00653552">
        <w:rPr>
          <w:rFonts w:cs="Times New Roman"/>
          <w:color w:val="000000" w:themeColor="text1"/>
        </w:rPr>
        <w:t>Life</w:t>
      </w:r>
      <w:r w:rsidRPr="00424939">
        <w:rPr>
          <w:rFonts w:cs="Times New Roman"/>
          <w:color w:val="000000" w:themeColor="text1"/>
        </w:rPr>
        <w:t xml:space="preserve">. </w:t>
      </w:r>
    </w:p>
    <w:p w14:paraId="1C45B7DA" w14:textId="77777777" w:rsidR="00B07F3D" w:rsidRPr="00424939" w:rsidRDefault="00B07F3D" w:rsidP="00E500FB">
      <w:pPr>
        <w:numPr>
          <w:ilvl w:val="0"/>
          <w:numId w:val="56"/>
        </w:numPr>
        <w:spacing w:after="0"/>
        <w:rPr>
          <w:rFonts w:cs="Times New Roman"/>
          <w:color w:val="000000" w:themeColor="text1"/>
        </w:rPr>
      </w:pPr>
      <w:r w:rsidRPr="00424939">
        <w:rPr>
          <w:rFonts w:cs="Times New Roman"/>
          <w:color w:val="000000" w:themeColor="text1"/>
        </w:rPr>
        <w:t>The College reserves the right to revise charges as conditions may warrant.</w:t>
      </w:r>
    </w:p>
    <w:p w14:paraId="39AAF193" w14:textId="77777777" w:rsidR="00B07F3D" w:rsidRPr="00424939" w:rsidRDefault="00B07F3D" w:rsidP="00B07F3D">
      <w:pPr>
        <w:spacing w:after="0"/>
        <w:ind w:left="720"/>
        <w:rPr>
          <w:rFonts w:cs="Times New Roman"/>
          <w:color w:val="000000" w:themeColor="text1"/>
        </w:rPr>
      </w:pPr>
    </w:p>
    <w:p w14:paraId="6E0263E6" w14:textId="6783C4D0"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payment policy</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5939" w:author="Summer 2023 updates" w:date="2024-07-31T13:42:00Z">
        <w:r w:rsidR="00B76E1A" w:rsidRPr="00424939">
          <w:rPr>
            <w:rStyle w:val="Strong"/>
            <w:rFonts w:ascii="Garamond" w:hAnsi="Garamond"/>
            <w:color w:val="000000" w:themeColor="text1"/>
          </w:rPr>
          <w:delInstrText>payment policy</w:delInstrText>
        </w:r>
      </w:del>
      <w:ins w:id="15940" w:author="Summer 2023 updates" w:date="2024-07-31T13:42:00Z">
        <w:r w:rsidR="001978C8">
          <w:rPr>
            <w:color w:val="000000" w:themeColor="text1"/>
          </w:rPr>
          <w:instrText>P</w:instrText>
        </w:r>
        <w:r w:rsidR="00B76E1A" w:rsidRPr="00424939">
          <w:rPr>
            <w:rStyle w:val="Strong"/>
            <w:rFonts w:ascii="Garamond" w:hAnsi="Garamond"/>
            <w:color w:val="000000" w:themeColor="text1"/>
          </w:rPr>
          <w:instrText xml:space="preserve">ayment </w:instrText>
        </w:r>
        <w:r w:rsidR="001978C8">
          <w:rPr>
            <w:rStyle w:val="Strong"/>
            <w:rFonts w:ascii="Garamond" w:hAnsi="Garamond"/>
            <w:color w:val="000000" w:themeColor="text1"/>
          </w:rPr>
          <w:instrText>P</w:instrText>
        </w:r>
        <w:r w:rsidR="00B76E1A" w:rsidRPr="00424939">
          <w:rPr>
            <w:rStyle w:val="Strong"/>
            <w:rFonts w:ascii="Garamond" w:hAnsi="Garamond"/>
            <w:color w:val="000000" w:themeColor="text1"/>
          </w:rPr>
          <w:instrText>olicy</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6CBF640A" w14:textId="4F70BA07" w:rsidR="00B07F3D" w:rsidRPr="00424939" w:rsidRDefault="00B07F3D" w:rsidP="00B07F3D">
      <w:pPr>
        <w:spacing w:after="120"/>
        <w:rPr>
          <w:rFonts w:cs="Times New Roman"/>
          <w:color w:val="000000" w:themeColor="text1"/>
        </w:rPr>
      </w:pPr>
      <w:r w:rsidRPr="00424939">
        <w:rPr>
          <w:rFonts w:cs="Times New Roman"/>
          <w:color w:val="000000" w:themeColor="text1"/>
        </w:rPr>
        <w:t>The Net Comprehensive Fee</w:t>
      </w:r>
      <w:r w:rsidR="00B76E1A" w:rsidRPr="00424939">
        <w:rPr>
          <w:rFonts w:cs="Times New Roman"/>
          <w:color w:val="000000" w:themeColor="text1"/>
        </w:rPr>
        <w:fldChar w:fldCharType="begin"/>
      </w:r>
      <w:r w:rsidR="00B76E1A" w:rsidRPr="00424939">
        <w:rPr>
          <w:color w:val="000000" w:themeColor="text1"/>
        </w:rPr>
        <w:instrText xml:space="preserve"> XE "</w:instrText>
      </w:r>
      <w:del w:id="15941" w:author="Summer 2023 updates" w:date="2024-07-31T13:42:00Z">
        <w:r w:rsidR="00B76E1A" w:rsidRPr="00424939">
          <w:rPr>
            <w:rFonts w:cs="Times New Roman"/>
            <w:b/>
            <w:color w:val="000000" w:themeColor="text1"/>
          </w:rPr>
          <w:delInstrText>Fee</w:delInstrText>
        </w:r>
      </w:del>
      <w:ins w:id="15942" w:author="Summer 2023 updates" w:date="2024-07-31T13:42:00Z">
        <w:r w:rsidR="00B76E1A" w:rsidRPr="00424939">
          <w:rPr>
            <w:rFonts w:cs="Times New Roman"/>
            <w:b/>
            <w:color w:val="000000" w:themeColor="text1"/>
          </w:rPr>
          <w:instrText>Fee</w:instrText>
        </w:r>
        <w:r w:rsidR="00BE13BC">
          <w:rPr>
            <w:rFonts w:cs="Times New Roman"/>
            <w:b/>
            <w:color w:val="000000" w:themeColor="text1"/>
          </w:rPr>
          <w:instrText>s</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the Comprehensive Fee less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5943" w:author="Summer 2023 updates" w:date="2024-07-31T13:42:00Z">
        <w:r w:rsidR="00B76E1A" w:rsidRPr="00424939">
          <w:rPr>
            <w:rStyle w:val="Strong"/>
            <w:rFonts w:ascii="Garamond" w:hAnsi="Garamond"/>
            <w:color w:val="000000" w:themeColor="text1"/>
          </w:rPr>
          <w:delInstrText>aid</w:delInstrText>
        </w:r>
      </w:del>
      <w:ins w:id="15944"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the exception of the work study) is due and payable by August 1</w:t>
      </w:r>
      <w:r w:rsidRPr="00424939">
        <w:rPr>
          <w:rFonts w:cs="Times New Roman"/>
          <w:color w:val="000000" w:themeColor="text1"/>
          <w:vertAlign w:val="superscript"/>
        </w:rPr>
        <w:t>st</w:t>
      </w:r>
      <w:r w:rsidRPr="00424939">
        <w:rPr>
          <w:rFonts w:cs="Times New Roman"/>
          <w:color w:val="000000" w:themeColor="text1"/>
        </w:rPr>
        <w:t xml:space="preserve"> for the Fall Term and January 10</w:t>
      </w:r>
      <w:r w:rsidRPr="00424939">
        <w:rPr>
          <w:rFonts w:cs="Times New Roman"/>
          <w:color w:val="000000" w:themeColor="text1"/>
          <w:vertAlign w:val="superscript"/>
        </w:rPr>
        <w:t>th</w:t>
      </w:r>
      <w:r w:rsidRPr="00424939">
        <w:rPr>
          <w:rFonts w:cs="Times New Roman"/>
          <w:color w:val="000000" w:themeColor="text1"/>
        </w:rPr>
        <w:t xml:space="preserve"> for the Spring Term.</w:t>
      </w:r>
    </w:p>
    <w:p w14:paraId="056DCCA5" w14:textId="6CFAD705" w:rsidR="00B07F3D" w:rsidRPr="00424939" w:rsidRDefault="00B07F3D" w:rsidP="00B07F3D">
      <w:pPr>
        <w:spacing w:after="0"/>
        <w:rPr>
          <w:rFonts w:cs="Times New Roman"/>
          <w:b/>
          <w:color w:val="000000" w:themeColor="text1"/>
        </w:rPr>
      </w:pPr>
      <w:r w:rsidRPr="00424939">
        <w:rPr>
          <w:rFonts w:cs="Times New Roman"/>
          <w:b/>
          <w:color w:val="000000" w:themeColor="text1"/>
        </w:rPr>
        <w:t>Monthly Payment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Payment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Plan </w:t>
      </w:r>
    </w:p>
    <w:p w14:paraId="605096E7" w14:textId="22158DC8" w:rsidR="00B07F3D" w:rsidRPr="00424939" w:rsidRDefault="00B07F3D" w:rsidP="00B07F3D">
      <w:pPr>
        <w:spacing w:after="40"/>
        <w:rPr>
          <w:rFonts w:cs="Times New Roman"/>
          <w:color w:val="000000" w:themeColor="text1"/>
        </w:rPr>
      </w:pPr>
      <w:r w:rsidRPr="00424939">
        <w:rPr>
          <w:rFonts w:cs="Times New Roman"/>
          <w:color w:val="000000" w:themeColor="text1"/>
        </w:rPr>
        <w:t>The College offers a monthly payment plan for those parents/students who desire to budget the costs of tuition, room, and board in 5 monthly payments per term. Under this plan, the first payment for the Fall Term is due August 1</w:t>
      </w:r>
      <w:r w:rsidRPr="00424939">
        <w:rPr>
          <w:rFonts w:cs="Times New Roman"/>
          <w:color w:val="000000" w:themeColor="text1"/>
          <w:vertAlign w:val="superscript"/>
        </w:rPr>
        <w:t>st</w:t>
      </w:r>
      <w:r w:rsidRPr="00424939">
        <w:rPr>
          <w:rFonts w:cs="Times New Roman"/>
          <w:color w:val="000000" w:themeColor="text1"/>
        </w:rPr>
        <w:t>, and the final payment is due December 10</w:t>
      </w:r>
      <w:r w:rsidRPr="00424939">
        <w:rPr>
          <w:rFonts w:cs="Times New Roman"/>
          <w:color w:val="000000" w:themeColor="text1"/>
          <w:vertAlign w:val="superscript"/>
        </w:rPr>
        <w:t>th</w:t>
      </w:r>
      <w:r w:rsidRPr="00424939">
        <w:rPr>
          <w:rFonts w:cs="Times New Roman"/>
          <w:color w:val="000000" w:themeColor="text1"/>
        </w:rPr>
        <w:t>. The payment plan for the Spring Term begins January 10</w:t>
      </w:r>
      <w:r w:rsidRPr="00424939">
        <w:rPr>
          <w:rFonts w:cs="Times New Roman"/>
          <w:color w:val="000000" w:themeColor="text1"/>
          <w:vertAlign w:val="superscript"/>
        </w:rPr>
        <w:t>th</w:t>
      </w:r>
      <w:r w:rsidRPr="00424939">
        <w:rPr>
          <w:rFonts w:cs="Times New Roman"/>
          <w:color w:val="000000" w:themeColor="text1"/>
        </w:rPr>
        <w:t xml:space="preserve"> and the final payment is due May 10</w:t>
      </w:r>
      <w:r w:rsidRPr="00424939">
        <w:rPr>
          <w:rFonts w:cs="Times New Roman"/>
          <w:color w:val="000000" w:themeColor="text1"/>
          <w:vertAlign w:val="superscript"/>
        </w:rPr>
        <w:t>th</w:t>
      </w:r>
      <w:r w:rsidRPr="00424939">
        <w:rPr>
          <w:rFonts w:cs="Times New Roman"/>
          <w:color w:val="000000" w:themeColor="text1"/>
        </w:rPr>
        <w:t xml:space="preserve"> (graduating seniors’ final payment is due</w:t>
      </w:r>
      <w:r w:rsidR="00CD013C">
        <w:rPr>
          <w:rFonts w:cs="Times New Roman"/>
          <w:color w:val="000000" w:themeColor="text1"/>
          <w:vertAlign w:val="superscript"/>
        </w:rPr>
        <w:t xml:space="preserve"> </w:t>
      </w:r>
      <w:r w:rsidR="00CD013C">
        <w:rPr>
          <w:rFonts w:cs="Times New Roman"/>
          <w:color w:val="000000" w:themeColor="text1"/>
        </w:rPr>
        <w:t>the last Friday in April</w:t>
      </w:r>
      <w:r w:rsidRPr="00424939">
        <w:rPr>
          <w:rFonts w:cs="Times New Roman"/>
          <w:color w:val="000000" w:themeColor="text1"/>
        </w:rPr>
        <w:t xml:space="preserve">). There is a $50 non-refundable enrollment fee per term to be on the monthly payment plan. Students enroll in the monthly payment plan through CASHNet via their </w:t>
      </w:r>
      <w:r w:rsidR="003B4409">
        <w:fldChar w:fldCharType="begin"/>
      </w:r>
      <w:r w:rsidR="003B4409">
        <w:instrText xml:space="preserve"> HYPERLINK "http://my.coe.edu" \t "_blank" </w:instrText>
      </w:r>
      <w:r w:rsidR="003B4409">
        <w:fldChar w:fldCharType="separate"/>
      </w:r>
      <w:r w:rsidRPr="00424939">
        <w:rPr>
          <w:rFonts w:cs="Times New Roman"/>
          <w:color w:val="000000" w:themeColor="text1"/>
        </w:rPr>
        <w:t>my.coe.edu</w:t>
      </w:r>
      <w:r w:rsidR="003B4409">
        <w:rPr>
          <w:rFonts w:cs="Times New Roman"/>
          <w:color w:val="000000" w:themeColor="text1"/>
        </w:rPr>
        <w:fldChar w:fldCharType="end"/>
      </w:r>
      <w:r w:rsidRPr="00424939">
        <w:rPr>
          <w:rFonts w:cs="Times New Roman"/>
          <w:color w:val="000000" w:themeColor="text1"/>
        </w:rPr>
        <w:t xml:space="preserve"> account.</w:t>
      </w:r>
    </w:p>
    <w:p w14:paraId="0EBA0845" w14:textId="329D6C05" w:rsidR="00B07F3D" w:rsidRPr="00424939" w:rsidRDefault="00B07F3D" w:rsidP="00B07F3D">
      <w:pPr>
        <w:spacing w:after="40"/>
        <w:rPr>
          <w:rFonts w:cs="Times New Roman"/>
          <w:color w:val="000000" w:themeColor="text1"/>
        </w:rPr>
      </w:pPr>
      <w:r w:rsidRPr="00424939">
        <w:rPr>
          <w:rFonts w:cs="Times New Roman"/>
          <w:color w:val="000000" w:themeColor="text1"/>
        </w:rPr>
        <w:t>If, after enrolling in the monthly payment plan, the student’s charges or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5945" w:author="Summer 2023 updates" w:date="2024-07-31T13:42:00Z">
        <w:r w:rsidR="00B76E1A" w:rsidRPr="00424939">
          <w:rPr>
            <w:rStyle w:val="Strong"/>
            <w:rFonts w:ascii="Garamond" w:hAnsi="Garamond"/>
            <w:color w:val="000000" w:themeColor="text1"/>
          </w:rPr>
          <w:delInstrText>aid</w:delInstrText>
        </w:r>
      </w:del>
      <w:ins w:id="15946"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changes, the student account and monthly payments are adjusted accordingly. All refunds are made in accordance with the refund policy as stated in the </w:t>
      </w:r>
      <w:r w:rsidR="003B4409">
        <w:fldChar w:fldCharType="begin"/>
      </w:r>
      <w:r w:rsidR="003B4409">
        <w:instrText xml:space="preserve"> HYPERLINK "http://www.coe.edu/campuslife/studentservices/businessoffice" </w:instrText>
      </w:r>
      <w:r w:rsidR="003B4409">
        <w:fldChar w:fldCharType="separate"/>
      </w:r>
      <w:r w:rsidRPr="00424939">
        <w:rPr>
          <w:rStyle w:val="Hyperlink"/>
          <w:rFonts w:cs="Times New Roman"/>
          <w:i/>
          <w:color w:val="000000" w:themeColor="text1"/>
        </w:rPr>
        <w:t>Coe Student Accounts Handbook</w:t>
      </w:r>
      <w:r w:rsidR="003B4409">
        <w:rPr>
          <w:rStyle w:val="Hyperlink"/>
          <w:rFonts w:cs="Times New Roman"/>
          <w:i/>
          <w:color w:val="000000" w:themeColor="text1"/>
        </w:rPr>
        <w:fldChar w:fldCharType="end"/>
      </w:r>
      <w:r w:rsidRPr="00424939">
        <w:rPr>
          <w:rFonts w:cs="Times New Roman"/>
          <w:color w:val="000000" w:themeColor="text1"/>
        </w:rPr>
        <w:t xml:space="preserve">. If a student on the monthly payment plan withdraws from Coe, charges and excess payments will be refunded in accordance with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 xml:space="preserve">refund policy. The $50 enrollment fee will not be refunded. Information on this plan is available on </w:t>
      </w:r>
      <w:r w:rsidR="003B4409">
        <w:fldChar w:fldCharType="begin"/>
      </w:r>
      <w:r w:rsidR="003B4409">
        <w:instrText xml:space="preserve"> HYPERLINK</w:instrText>
      </w:r>
      <w:r w:rsidR="003B4409">
        <w:instrText xml:space="preserve"> "http://my.coe.edu" \t "_blank" </w:instrText>
      </w:r>
      <w:r w:rsidR="003B4409">
        <w:fldChar w:fldCharType="separate"/>
      </w:r>
      <w:r w:rsidRPr="00424939">
        <w:rPr>
          <w:rFonts w:cs="Times New Roman"/>
          <w:color w:val="000000" w:themeColor="text1"/>
        </w:rPr>
        <w:t>my.coe.edu</w:t>
      </w:r>
      <w:r w:rsidR="003B4409">
        <w:rPr>
          <w:rFonts w:cs="Times New Roman"/>
          <w:color w:val="000000" w:themeColor="text1"/>
        </w:rPr>
        <w:fldChar w:fldCharType="end"/>
      </w:r>
      <w:r w:rsidRPr="00424939">
        <w:rPr>
          <w:rFonts w:cs="Times New Roman"/>
          <w:color w:val="000000" w:themeColor="text1"/>
        </w:rPr>
        <w:t xml:space="preserve">. </w:t>
      </w:r>
    </w:p>
    <w:p w14:paraId="11DBE535" w14:textId="79C68B3E" w:rsidR="00B07F3D" w:rsidRDefault="00B07F3D" w:rsidP="00B07F3D">
      <w:pPr>
        <w:spacing w:after="120"/>
        <w:rPr>
          <w:rFonts w:cs="Times New Roman"/>
          <w:color w:val="000000" w:themeColor="text1"/>
        </w:rPr>
      </w:pPr>
      <w:r w:rsidRPr="00424939">
        <w:rPr>
          <w:rFonts w:cs="Times New Roman"/>
          <w:color w:val="000000" w:themeColor="text1"/>
        </w:rPr>
        <w:t xml:space="preserve">To give parents/students as much time as possible to make arrangements for their financial obligation or to take advantage of Coe’s monthly payment plan, the Business Office generates an online billing statement in mid-July. Any special fees, such as music lessons, are billed after the start of classes and are payable by the tenth of the following month. </w:t>
      </w:r>
    </w:p>
    <w:p w14:paraId="5C45CE9C" w14:textId="77777777" w:rsidR="00786A73" w:rsidRPr="00424939" w:rsidRDefault="00786A73" w:rsidP="00B07F3D">
      <w:pPr>
        <w:spacing w:after="120"/>
        <w:rPr>
          <w:del w:id="15947" w:author="Summer 2023 updates" w:date="2024-07-31T13:42:00Z"/>
          <w:rFonts w:cs="Times New Roman"/>
          <w:color w:val="000000" w:themeColor="text1"/>
        </w:rPr>
      </w:pPr>
    </w:p>
    <w:p w14:paraId="7D142BDB" w14:textId="77777777" w:rsidR="002E112B" w:rsidRDefault="002E112B">
      <w:pPr>
        <w:spacing w:after="200" w:line="276" w:lineRule="auto"/>
        <w:rPr>
          <w:del w:id="15948" w:author="Summer 2023 updates" w:date="2024-07-31T13:42:00Z"/>
          <w:rFonts w:cs="Times New Roman"/>
          <w:b/>
          <w:color w:val="000000" w:themeColor="text1"/>
        </w:rPr>
      </w:pPr>
      <w:del w:id="15949" w:author="Summer 2023 updates" w:date="2024-07-31T13:42:00Z">
        <w:r>
          <w:rPr>
            <w:rFonts w:cs="Times New Roman"/>
            <w:b/>
            <w:color w:val="000000" w:themeColor="text1"/>
          </w:rPr>
          <w:br w:type="page"/>
        </w:r>
      </w:del>
    </w:p>
    <w:p w14:paraId="3BF4E730" w14:textId="4F706767" w:rsidR="00B07F3D" w:rsidRPr="00424939" w:rsidRDefault="00B07F3D" w:rsidP="00B07F3D">
      <w:pPr>
        <w:spacing w:after="0"/>
        <w:rPr>
          <w:rFonts w:cs="Times New Roman"/>
          <w:b/>
          <w:color w:val="000000" w:themeColor="text1"/>
        </w:rPr>
      </w:pPr>
      <w:r w:rsidRPr="00424939">
        <w:rPr>
          <w:rFonts w:cs="Times New Roman"/>
          <w:b/>
          <w:color w:val="000000" w:themeColor="text1"/>
        </w:rPr>
        <w:t>Late Payments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Late Payments</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p>
    <w:p w14:paraId="3D55FA79" w14:textId="26780510" w:rsidR="00B07F3D" w:rsidRPr="00424939" w:rsidRDefault="00B07F3D" w:rsidP="00B07F3D">
      <w:pPr>
        <w:spacing w:after="120"/>
        <w:rPr>
          <w:rStyle w:val="Strong"/>
          <w:rFonts w:ascii="Garamond" w:hAnsi="Garamond"/>
          <w:color w:val="000000" w:themeColor="text1"/>
        </w:rPr>
      </w:pPr>
      <w:r w:rsidRPr="00424939">
        <w:rPr>
          <w:rFonts w:cs="Times New Roman"/>
          <w:color w:val="000000" w:themeColor="text1"/>
        </w:rPr>
        <w:t>If a student chooses to pay his/her college charges on the semester payment schedule (payment in full is due August 1st and January 10th) late payments are subject to a late fee/finance charge of 1.25% per month (or fraction thereof) on the full amount that is past due. This is equivalent to an annual rate of 15%.</w:t>
      </w:r>
      <w:r w:rsidRPr="00424939">
        <w:rPr>
          <w:color w:val="000000" w:themeColor="text1"/>
        </w:rPr>
        <w:t xml:space="preserve"> </w:t>
      </w:r>
    </w:p>
    <w:p w14:paraId="2676CC39" w14:textId="75E834E5"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financial impact of withdrawing</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5950" w:author="Summer 2023 updates" w:date="2024-07-31T13:42:00Z">
        <w:r w:rsidR="00B76E1A" w:rsidRPr="00424939">
          <w:rPr>
            <w:rStyle w:val="Strong"/>
            <w:rFonts w:ascii="Garamond" w:hAnsi="Garamond"/>
            <w:color w:val="000000" w:themeColor="text1"/>
          </w:rPr>
          <w:delInstrText>withdrawing</w:delInstrText>
        </w:r>
      </w:del>
      <w:ins w:id="15951" w:author="Summer 2023 updates" w:date="2024-07-31T13:42:00Z">
        <w:r w:rsidR="00257B21">
          <w:rPr>
            <w:rStyle w:val="Strong"/>
            <w:rFonts w:ascii="Garamond" w:hAnsi="Garamond"/>
            <w:color w:val="000000" w:themeColor="text1"/>
          </w:rPr>
          <w:instrText>W</w:instrText>
        </w:r>
        <w:r w:rsidR="00B76E1A" w:rsidRPr="00424939">
          <w:rPr>
            <w:rStyle w:val="Strong"/>
            <w:rFonts w:ascii="Garamond" w:hAnsi="Garamond"/>
            <w:color w:val="000000" w:themeColor="text1"/>
          </w:rPr>
          <w:instrText>ithdraw</w:instrText>
        </w:r>
        <w:r w:rsidR="00257B21">
          <w:rPr>
            <w:rStyle w:val="Strong"/>
            <w:rFonts w:ascii="Garamond" w:hAnsi="Garamond"/>
            <w:color w:val="000000" w:themeColor="text1"/>
          </w:rPr>
          <w:instrText>al</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or ceasing attendance</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5952" w:author="Summer 2023 updates" w:date="2024-07-31T13:42:00Z">
        <w:r w:rsidR="00B76E1A" w:rsidRPr="00424939">
          <w:rPr>
            <w:rStyle w:val="Strong"/>
            <w:rFonts w:ascii="Garamond" w:hAnsi="Garamond"/>
            <w:color w:val="000000" w:themeColor="text1"/>
          </w:rPr>
          <w:delInstrText>attendance</w:delInstrText>
        </w:r>
      </w:del>
      <w:ins w:id="15953"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in all courses</w:t>
      </w:r>
    </w:p>
    <w:p w14:paraId="36857F7F" w14:textId="042D2750" w:rsidR="00B07F3D" w:rsidRPr="00424939" w:rsidRDefault="00B07F3D" w:rsidP="00B07F3D">
      <w:pPr>
        <w:spacing w:after="0"/>
        <w:rPr>
          <w:rFonts w:cs="Times New Roman"/>
          <w:b/>
          <w:color w:val="000000" w:themeColor="text1"/>
        </w:rPr>
      </w:pPr>
      <w:r w:rsidRPr="00424939">
        <w:rPr>
          <w:rFonts w:cs="Times New Roman"/>
          <w:b/>
          <w:color w:val="000000" w:themeColor="text1"/>
        </w:rPr>
        <w:t>Official Withdrawal</w:t>
      </w:r>
      <w:r w:rsidR="008C196D" w:rsidRPr="00424939">
        <w:rPr>
          <w:rFonts w:cs="Times New Roman"/>
          <w:b/>
          <w:color w:val="000000" w:themeColor="text1"/>
        </w:rPr>
        <w:fldChar w:fldCharType="begin"/>
      </w:r>
      <w:r w:rsidR="008C196D" w:rsidRPr="00424939">
        <w:rPr>
          <w:color w:val="000000" w:themeColor="text1"/>
        </w:rPr>
        <w:instrText xml:space="preserve"> XE "Withdrawal" </w:instrText>
      </w:r>
      <w:r w:rsidR="008C196D" w:rsidRPr="00424939">
        <w:rPr>
          <w:rFonts w:cs="Times New Roman"/>
          <w:b/>
          <w:color w:val="000000" w:themeColor="text1"/>
        </w:rPr>
        <w:fldChar w:fldCharType="end"/>
      </w:r>
      <w:r w:rsidRPr="00424939">
        <w:rPr>
          <w:rFonts w:cs="Times New Roman"/>
          <w:b/>
          <w:color w:val="000000" w:themeColor="text1"/>
        </w:rPr>
        <w:t xml:space="preserve"> from all Courses</w:t>
      </w:r>
    </w:p>
    <w:p w14:paraId="3A790E58" w14:textId="68422009" w:rsidR="00B07F3D" w:rsidRPr="00424939" w:rsidRDefault="00B07F3D" w:rsidP="00B07F3D">
      <w:pPr>
        <w:pStyle w:val="BodyText"/>
        <w:spacing w:after="0" w:line="240" w:lineRule="auto"/>
        <w:ind w:right="30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Students who withdraw from or cease </w:t>
      </w:r>
      <w:r w:rsidRPr="00424939">
        <w:rPr>
          <w:rFonts w:ascii="Garamond" w:hAnsi="Garamond"/>
          <w:noProof/>
          <w:color w:val="000000" w:themeColor="text1"/>
          <w:w w:val="105"/>
          <w:sz w:val="22"/>
          <w:szCs w:val="22"/>
        </w:rPr>
        <w:t>attendance</w:t>
      </w:r>
      <w:r w:rsidR="00B76E1A" w:rsidRPr="00424939">
        <w:rPr>
          <w:rFonts w:ascii="Garamond" w:hAnsi="Garamond"/>
          <w:noProof/>
          <w:color w:val="000000" w:themeColor="text1"/>
          <w:w w:val="105"/>
          <w:sz w:val="22"/>
          <w:szCs w:val="22"/>
        </w:rPr>
        <w:fldChar w:fldCharType="begin"/>
      </w:r>
      <w:r w:rsidR="00B76E1A" w:rsidRPr="00424939">
        <w:rPr>
          <w:rFonts w:ascii="Garamond" w:hAnsi="Garamond"/>
          <w:color w:val="000000" w:themeColor="text1"/>
        </w:rPr>
        <w:instrText xml:space="preserve"> XE "</w:instrText>
      </w:r>
      <w:del w:id="15954" w:author="Summer 2023 updates" w:date="2024-07-31T13:42:00Z">
        <w:r w:rsidR="00B76E1A" w:rsidRPr="00424939">
          <w:rPr>
            <w:rStyle w:val="Strong"/>
            <w:rFonts w:ascii="Garamond" w:hAnsi="Garamond"/>
            <w:color w:val="000000" w:themeColor="text1"/>
          </w:rPr>
          <w:delInstrText>attendance</w:delInstrText>
        </w:r>
      </w:del>
      <w:ins w:id="15955"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Fonts w:ascii="Garamond" w:hAnsi="Garamond"/>
          <w:color w:val="000000" w:themeColor="text1"/>
        </w:rPr>
        <w:instrText xml:space="preserve">" </w:instrText>
      </w:r>
      <w:r w:rsidR="00B76E1A" w:rsidRPr="00424939">
        <w:rPr>
          <w:rFonts w:ascii="Garamond" w:hAnsi="Garamond"/>
          <w:noProof/>
          <w:color w:val="000000" w:themeColor="text1"/>
          <w:w w:val="105"/>
          <w:sz w:val="22"/>
          <w:szCs w:val="22"/>
        </w:rPr>
        <w:fldChar w:fldCharType="end"/>
      </w:r>
      <w:r w:rsidRPr="00424939">
        <w:rPr>
          <w:rFonts w:ascii="Garamond" w:hAnsi="Garamond"/>
          <w:color w:val="000000" w:themeColor="text1"/>
          <w:w w:val="105"/>
          <w:sz w:val="22"/>
          <w:szCs w:val="22"/>
        </w:rPr>
        <w:t xml:space="preserve"> in all of their courses have the responsibility of initiating the official withdrawal process (see p. </w:t>
      </w:r>
      <w:r w:rsidR="0035547D" w:rsidRPr="00424939">
        <w:rPr>
          <w:rFonts w:ascii="Garamond" w:hAnsi="Garamond"/>
          <w:color w:val="000000" w:themeColor="text1"/>
          <w:w w:val="105"/>
          <w:sz w:val="22"/>
          <w:szCs w:val="22"/>
        </w:rPr>
        <w:fldChar w:fldCharType="begin"/>
      </w:r>
      <w:r w:rsidR="0035547D" w:rsidRPr="00424939">
        <w:rPr>
          <w:rFonts w:ascii="Garamond" w:hAnsi="Garamond"/>
          <w:color w:val="000000" w:themeColor="text1"/>
          <w:w w:val="105"/>
          <w:sz w:val="22"/>
          <w:szCs w:val="22"/>
        </w:rPr>
        <w:instrText xml:space="preserve"> PAGEREF _Ref14179459 \h </w:instrText>
      </w:r>
      <w:r w:rsidR="0035547D" w:rsidRPr="00424939">
        <w:rPr>
          <w:rFonts w:ascii="Garamond" w:hAnsi="Garamond"/>
          <w:color w:val="000000" w:themeColor="text1"/>
          <w:w w:val="105"/>
          <w:sz w:val="22"/>
          <w:szCs w:val="22"/>
        </w:rPr>
      </w:r>
      <w:r w:rsidR="0035547D" w:rsidRPr="00424939">
        <w:rPr>
          <w:rFonts w:ascii="Garamond" w:hAnsi="Garamond"/>
          <w:color w:val="000000" w:themeColor="text1"/>
          <w:w w:val="105"/>
          <w:sz w:val="22"/>
          <w:szCs w:val="22"/>
        </w:rPr>
        <w:fldChar w:fldCharType="separate"/>
      </w:r>
      <w:r w:rsidR="00A74DA0">
        <w:rPr>
          <w:rFonts w:ascii="Garamond" w:hAnsi="Garamond"/>
          <w:noProof/>
          <w:color w:val="000000" w:themeColor="text1"/>
          <w:w w:val="105"/>
          <w:sz w:val="22"/>
          <w:szCs w:val="22"/>
        </w:rPr>
        <w:t>59</w:t>
      </w:r>
      <w:r w:rsidR="0035547D"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w:t>
      </w:r>
    </w:p>
    <w:p w14:paraId="51280C53" w14:textId="01A78D06" w:rsidR="00B07F3D" w:rsidRPr="00424939" w:rsidRDefault="00B07F3D" w:rsidP="00B07F3D">
      <w:pPr>
        <w:pStyle w:val="BodyText"/>
        <w:spacing w:after="0" w:line="240" w:lineRule="auto"/>
        <w:ind w:right="30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If a student is unable to complete the official withdrawal process, the intent to withdraw can be communicated to one of the following offices: Registrar, </w:t>
      </w:r>
      <w:r w:rsidR="00164B33">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Student </w:t>
      </w:r>
      <w:r w:rsidR="00653552">
        <w:rPr>
          <w:rFonts w:ascii="Garamond" w:hAnsi="Garamond"/>
          <w:color w:val="000000" w:themeColor="text1"/>
          <w:w w:val="105"/>
          <w:sz w:val="22"/>
          <w:szCs w:val="22"/>
        </w:rPr>
        <w:t>Life</w:t>
      </w:r>
      <w:r w:rsidR="00CD013C">
        <w:rPr>
          <w:rFonts w:ascii="Garamond" w:hAnsi="Garamond"/>
          <w:color w:val="000000" w:themeColor="text1"/>
          <w:w w:val="105"/>
          <w:sz w:val="22"/>
          <w:szCs w:val="22"/>
        </w:rPr>
        <w:t>, Student Success and Persistence.</w:t>
      </w:r>
    </w:p>
    <w:p w14:paraId="086DBB80" w14:textId="487E58BE" w:rsidR="00B07F3D" w:rsidRPr="00424939" w:rsidRDefault="00B07F3D" w:rsidP="009A42E2">
      <w:pPr>
        <w:rPr>
          <w:rPrChange w:id="15956" w:author="Summer 2023 updates" w:date="2024-07-31T13:42:00Z">
            <w:rPr>
              <w:rFonts w:ascii="Garamond" w:hAnsi="Garamond"/>
              <w:color w:val="000000" w:themeColor="text1"/>
              <w:sz w:val="22"/>
            </w:rPr>
          </w:rPrChange>
        </w:rPr>
        <w:pPrChange w:id="15957" w:author="Summer 2023 updates" w:date="2024-07-31T13:42:00Z">
          <w:pPr>
            <w:pStyle w:val="BodyText"/>
            <w:spacing w:after="40" w:line="240" w:lineRule="auto"/>
            <w:ind w:right="302"/>
            <w:jc w:val="left"/>
          </w:pPr>
        </w:pPrChange>
      </w:pPr>
      <w:r w:rsidRPr="00424939">
        <w:rPr>
          <w:w w:val="105"/>
          <w:rPrChange w:id="15958" w:author="Summer 2023 updates" w:date="2024-07-31T13:42:00Z">
            <w:rPr>
              <w:rFonts w:ascii="Garamond" w:hAnsi="Garamond"/>
              <w:color w:val="000000" w:themeColor="text1"/>
              <w:w w:val="105"/>
              <w:sz w:val="22"/>
            </w:rPr>
          </w:rPrChange>
        </w:rPr>
        <w:t>Special consideration is given to students who withdrew due to a call to active duty. Coe’s “Military</w:t>
      </w:r>
      <w:r w:rsidR="00B76E1A" w:rsidRPr="00424939">
        <w:rPr>
          <w:w w:val="105"/>
          <w:rPrChange w:id="15959" w:author="Summer 2023 updates" w:date="2024-07-31T13:42:00Z">
            <w:rPr>
              <w:rFonts w:ascii="Garamond" w:hAnsi="Garamond"/>
              <w:color w:val="000000" w:themeColor="text1"/>
              <w:w w:val="105"/>
              <w:sz w:val="22"/>
            </w:rPr>
          </w:rPrChange>
        </w:rPr>
        <w:fldChar w:fldCharType="begin"/>
      </w:r>
      <w:r w:rsidR="00B76E1A" w:rsidRPr="00424939">
        <w:rPr>
          <w:rPrChange w:id="15960" w:author="Summer 2023 updates" w:date="2024-07-31T13:42:00Z">
            <w:rPr>
              <w:rFonts w:ascii="Garamond" w:hAnsi="Garamond"/>
              <w:color w:val="000000" w:themeColor="text1"/>
            </w:rPr>
          </w:rPrChange>
        </w:rPr>
        <w:instrText xml:space="preserve"> XE "</w:instrText>
      </w:r>
      <w:r w:rsidR="00B76E1A" w:rsidRPr="00424939">
        <w:rPr>
          <w:b/>
          <w:rPrChange w:id="15961" w:author="Summer 2023 updates" w:date="2024-07-31T13:42:00Z">
            <w:rPr>
              <w:rFonts w:ascii="Garamond" w:hAnsi="Garamond"/>
              <w:b/>
              <w:color w:val="000000" w:themeColor="text1"/>
            </w:rPr>
          </w:rPrChange>
        </w:rPr>
        <w:instrText>Military</w:instrText>
      </w:r>
      <w:r w:rsidR="00B76E1A" w:rsidRPr="00424939">
        <w:rPr>
          <w:rPrChange w:id="15962" w:author="Summer 2023 updates" w:date="2024-07-31T13:42:00Z">
            <w:rPr>
              <w:rFonts w:ascii="Garamond" w:hAnsi="Garamond"/>
              <w:color w:val="000000" w:themeColor="text1"/>
            </w:rPr>
          </w:rPrChange>
        </w:rPr>
        <w:instrText xml:space="preserve">" </w:instrText>
      </w:r>
      <w:r w:rsidR="00B76E1A" w:rsidRPr="00424939">
        <w:rPr>
          <w:w w:val="105"/>
          <w:rPrChange w:id="15963" w:author="Summer 2023 updates" w:date="2024-07-31T13:42:00Z">
            <w:rPr>
              <w:rFonts w:ascii="Garamond" w:hAnsi="Garamond"/>
              <w:color w:val="000000" w:themeColor="text1"/>
              <w:w w:val="105"/>
              <w:sz w:val="22"/>
            </w:rPr>
          </w:rPrChange>
        </w:rPr>
        <w:fldChar w:fldCharType="end"/>
      </w:r>
      <w:r w:rsidRPr="00424939">
        <w:rPr>
          <w:w w:val="105"/>
          <w:rPrChange w:id="15964" w:author="Summer 2023 updates" w:date="2024-07-31T13:42:00Z">
            <w:rPr>
              <w:rFonts w:ascii="Garamond" w:hAnsi="Garamond"/>
              <w:color w:val="000000" w:themeColor="text1"/>
              <w:w w:val="105"/>
              <w:sz w:val="22"/>
            </w:rPr>
          </w:rPrChange>
        </w:rPr>
        <w:t xml:space="preserve"> Call Up/Refund</w:t>
      </w:r>
      <w:r w:rsidR="00B76E1A" w:rsidRPr="00424939">
        <w:rPr>
          <w:w w:val="105"/>
          <w:rPrChange w:id="15965" w:author="Summer 2023 updates" w:date="2024-07-31T13:42:00Z">
            <w:rPr>
              <w:rFonts w:ascii="Garamond" w:hAnsi="Garamond"/>
              <w:color w:val="000000" w:themeColor="text1"/>
              <w:w w:val="105"/>
              <w:sz w:val="22"/>
            </w:rPr>
          </w:rPrChange>
        </w:rPr>
        <w:fldChar w:fldCharType="begin"/>
      </w:r>
      <w:r w:rsidR="00B76E1A" w:rsidRPr="00424939">
        <w:rPr>
          <w:rPrChange w:id="15966" w:author="Summer 2023 updates" w:date="2024-07-31T13:42:00Z">
            <w:rPr>
              <w:rFonts w:ascii="Garamond" w:hAnsi="Garamond"/>
              <w:color w:val="000000" w:themeColor="text1"/>
            </w:rPr>
          </w:rPrChange>
        </w:rPr>
        <w:instrText xml:space="preserve"> XE "</w:instrText>
      </w:r>
      <w:r w:rsidR="00B76E1A" w:rsidRPr="00424939">
        <w:rPr>
          <w:b/>
          <w:rPrChange w:id="15967" w:author="Summer 2023 updates" w:date="2024-07-31T13:42:00Z">
            <w:rPr>
              <w:rFonts w:ascii="Garamond" w:hAnsi="Garamond"/>
              <w:b/>
              <w:color w:val="000000" w:themeColor="text1"/>
            </w:rPr>
          </w:rPrChange>
        </w:rPr>
        <w:instrText>Refund</w:instrText>
      </w:r>
      <w:r w:rsidR="00B76E1A" w:rsidRPr="00424939">
        <w:rPr>
          <w:rPrChange w:id="15968" w:author="Summer 2023 updates" w:date="2024-07-31T13:42:00Z">
            <w:rPr>
              <w:rFonts w:ascii="Garamond" w:hAnsi="Garamond"/>
              <w:color w:val="000000" w:themeColor="text1"/>
            </w:rPr>
          </w:rPrChange>
        </w:rPr>
        <w:instrText xml:space="preserve">" </w:instrText>
      </w:r>
      <w:r w:rsidR="00B76E1A" w:rsidRPr="00424939">
        <w:rPr>
          <w:w w:val="105"/>
          <w:rPrChange w:id="15969" w:author="Summer 2023 updates" w:date="2024-07-31T13:42:00Z">
            <w:rPr>
              <w:rFonts w:ascii="Garamond" w:hAnsi="Garamond"/>
              <w:color w:val="000000" w:themeColor="text1"/>
              <w:w w:val="105"/>
              <w:sz w:val="22"/>
            </w:rPr>
          </w:rPrChange>
        </w:rPr>
        <w:fldChar w:fldCharType="end"/>
      </w:r>
      <w:r w:rsidRPr="00424939">
        <w:rPr>
          <w:w w:val="105"/>
          <w:rPrChange w:id="15970" w:author="Summer 2023 updates" w:date="2024-07-31T13:42:00Z">
            <w:rPr>
              <w:rFonts w:ascii="Garamond" w:hAnsi="Garamond"/>
              <w:color w:val="000000" w:themeColor="text1"/>
              <w:w w:val="105"/>
              <w:sz w:val="22"/>
            </w:rPr>
          </w:rPrChange>
        </w:rPr>
        <w:t>” and “Readmission</w:t>
      </w:r>
      <w:r w:rsidR="008C196D" w:rsidRPr="00424939">
        <w:rPr>
          <w:w w:val="105"/>
          <w:rPrChange w:id="15971" w:author="Summer 2023 updates" w:date="2024-07-31T13:42:00Z">
            <w:rPr>
              <w:rFonts w:ascii="Garamond" w:hAnsi="Garamond"/>
              <w:color w:val="000000" w:themeColor="text1"/>
              <w:w w:val="105"/>
              <w:sz w:val="22"/>
            </w:rPr>
          </w:rPrChange>
        </w:rPr>
        <w:fldChar w:fldCharType="begin"/>
      </w:r>
      <w:r w:rsidR="008C196D" w:rsidRPr="00424939">
        <w:rPr>
          <w:rPrChange w:id="15972" w:author="Summer 2023 updates" w:date="2024-07-31T13:42:00Z">
            <w:rPr>
              <w:rFonts w:ascii="Garamond" w:hAnsi="Garamond"/>
              <w:color w:val="000000" w:themeColor="text1"/>
            </w:rPr>
          </w:rPrChange>
        </w:rPr>
        <w:instrText xml:space="preserve"> XE "Readmission" </w:instrText>
      </w:r>
      <w:r w:rsidR="008C196D" w:rsidRPr="00424939">
        <w:rPr>
          <w:w w:val="105"/>
          <w:rPrChange w:id="15973" w:author="Summer 2023 updates" w:date="2024-07-31T13:42:00Z">
            <w:rPr>
              <w:rFonts w:ascii="Garamond" w:hAnsi="Garamond"/>
              <w:color w:val="000000" w:themeColor="text1"/>
              <w:w w:val="105"/>
              <w:sz w:val="22"/>
            </w:rPr>
          </w:rPrChange>
        </w:rPr>
        <w:fldChar w:fldCharType="end"/>
      </w:r>
      <w:r w:rsidRPr="00424939">
        <w:rPr>
          <w:w w:val="105"/>
          <w:rPrChange w:id="15974" w:author="Summer 2023 updates" w:date="2024-07-31T13:42:00Z">
            <w:rPr>
              <w:rFonts w:ascii="Garamond" w:hAnsi="Garamond"/>
              <w:color w:val="000000" w:themeColor="text1"/>
              <w:w w:val="105"/>
              <w:sz w:val="22"/>
            </w:rPr>
          </w:rPrChange>
        </w:rPr>
        <w:t xml:space="preserve"> of Service Member” policies are published on the Admission/Financial Aid</w:t>
      </w:r>
      <w:r w:rsidR="00B76E1A" w:rsidRPr="00424939">
        <w:rPr>
          <w:w w:val="105"/>
          <w:rPrChange w:id="15975" w:author="Summer 2023 updates" w:date="2024-07-31T13:42:00Z">
            <w:rPr>
              <w:rFonts w:ascii="Garamond" w:hAnsi="Garamond"/>
              <w:color w:val="000000" w:themeColor="text1"/>
              <w:w w:val="105"/>
              <w:sz w:val="22"/>
            </w:rPr>
          </w:rPrChange>
        </w:rPr>
        <w:fldChar w:fldCharType="begin"/>
      </w:r>
      <w:r w:rsidR="00B76E1A" w:rsidRPr="00424939">
        <w:rPr>
          <w:rPrChange w:id="15976" w:author="Summer 2023 updates" w:date="2024-07-31T13:42:00Z">
            <w:rPr>
              <w:rFonts w:ascii="Garamond" w:hAnsi="Garamond"/>
              <w:color w:val="000000" w:themeColor="text1"/>
            </w:rPr>
          </w:rPrChange>
        </w:rPr>
        <w:instrText xml:space="preserve"> XE "</w:instrText>
      </w:r>
      <w:r w:rsidR="00B76E1A" w:rsidRPr="00424939">
        <w:rPr>
          <w:b/>
          <w:rPrChange w:id="15977" w:author="Summer 2023 updates" w:date="2024-07-31T13:42:00Z">
            <w:rPr>
              <w:rFonts w:ascii="Garamond" w:hAnsi="Garamond"/>
              <w:b/>
              <w:color w:val="000000" w:themeColor="text1"/>
            </w:rPr>
          </w:rPrChange>
        </w:rPr>
        <w:instrText>Financial Aid</w:instrText>
      </w:r>
      <w:r w:rsidR="00B76E1A" w:rsidRPr="00424939">
        <w:rPr>
          <w:rPrChange w:id="15978" w:author="Summer 2023 updates" w:date="2024-07-31T13:42:00Z">
            <w:rPr>
              <w:rFonts w:ascii="Garamond" w:hAnsi="Garamond"/>
              <w:color w:val="000000" w:themeColor="text1"/>
            </w:rPr>
          </w:rPrChange>
        </w:rPr>
        <w:instrText xml:space="preserve">" </w:instrText>
      </w:r>
      <w:r w:rsidR="00B76E1A" w:rsidRPr="00424939">
        <w:rPr>
          <w:w w:val="105"/>
          <w:rPrChange w:id="15979" w:author="Summer 2023 updates" w:date="2024-07-31T13:42:00Z">
            <w:rPr>
              <w:rFonts w:ascii="Garamond" w:hAnsi="Garamond"/>
              <w:color w:val="000000" w:themeColor="text1"/>
              <w:w w:val="105"/>
              <w:sz w:val="22"/>
            </w:rPr>
          </w:rPrChange>
        </w:rPr>
        <w:fldChar w:fldCharType="end"/>
      </w:r>
      <w:r w:rsidRPr="00424939">
        <w:rPr>
          <w:w w:val="105"/>
          <w:rPrChange w:id="15980" w:author="Summer 2023 updates" w:date="2024-07-31T13:42:00Z">
            <w:rPr>
              <w:rFonts w:ascii="Garamond" w:hAnsi="Garamond"/>
              <w:color w:val="000000" w:themeColor="text1"/>
              <w:w w:val="105"/>
              <w:sz w:val="22"/>
            </w:rPr>
          </w:rPrChange>
        </w:rPr>
        <w:t xml:space="preserve"> webpage. Copies of these policies can be requested from </w:t>
      </w:r>
      <w:r w:rsidR="00CD013C" w:rsidRPr="00424939">
        <w:rPr>
          <w:w w:val="105"/>
          <w:rPrChange w:id="15981" w:author="Summer 2023 updates" w:date="2024-07-31T13:42:00Z">
            <w:rPr>
              <w:rFonts w:ascii="Garamond" w:hAnsi="Garamond"/>
              <w:color w:val="000000" w:themeColor="text1"/>
              <w:w w:val="105"/>
              <w:sz w:val="22"/>
            </w:rPr>
          </w:rPrChange>
        </w:rPr>
        <w:t xml:space="preserve">the </w:t>
      </w:r>
      <w:r w:rsidR="00CD013C">
        <w:rPr>
          <w:w w:val="105"/>
          <w:rPrChange w:id="15982" w:author="Summer 2023 updates" w:date="2024-07-31T13:42:00Z">
            <w:rPr>
              <w:rFonts w:ascii="Garamond" w:hAnsi="Garamond"/>
              <w:color w:val="000000" w:themeColor="text1"/>
              <w:w w:val="105"/>
              <w:sz w:val="22"/>
            </w:rPr>
          </w:rPrChange>
        </w:rPr>
        <w:t>Student</w:t>
      </w:r>
      <w:r w:rsidR="00164B33">
        <w:rPr>
          <w:w w:val="105"/>
          <w:rPrChange w:id="15983" w:author="Summer 2023 updates" w:date="2024-07-31T13:42:00Z">
            <w:rPr>
              <w:rFonts w:ascii="Garamond" w:hAnsi="Garamond"/>
              <w:color w:val="000000" w:themeColor="text1"/>
              <w:w w:val="105"/>
              <w:sz w:val="22"/>
            </w:rPr>
          </w:rPrChange>
        </w:rPr>
        <w:t xml:space="preserve"> Financial Services Office.</w:t>
      </w:r>
    </w:p>
    <w:p w14:paraId="74BECDD3" w14:textId="4BD3FA5F" w:rsidR="00B07F3D" w:rsidRPr="00424939" w:rsidRDefault="00B07F3D" w:rsidP="00B07F3D">
      <w:pPr>
        <w:spacing w:after="0"/>
        <w:rPr>
          <w:rFonts w:cs="Times New Roman"/>
          <w:b/>
          <w:color w:val="000000" w:themeColor="text1"/>
        </w:rPr>
      </w:pPr>
      <w:r w:rsidRPr="00424939">
        <w:rPr>
          <w:rFonts w:cs="Times New Roman"/>
          <w:b/>
          <w:color w:val="000000" w:themeColor="text1"/>
        </w:rPr>
        <w:t>Unofficial Withdrawal</w:t>
      </w:r>
      <w:r w:rsidR="008C196D" w:rsidRPr="00424939">
        <w:rPr>
          <w:rFonts w:cs="Times New Roman"/>
          <w:b/>
          <w:color w:val="000000" w:themeColor="text1"/>
        </w:rPr>
        <w:fldChar w:fldCharType="begin"/>
      </w:r>
      <w:r w:rsidR="008C196D" w:rsidRPr="00424939">
        <w:rPr>
          <w:color w:val="000000" w:themeColor="text1"/>
        </w:rPr>
        <w:instrText xml:space="preserve"> XE "Withdrawal" </w:instrText>
      </w:r>
      <w:r w:rsidR="008C196D" w:rsidRPr="00424939">
        <w:rPr>
          <w:rFonts w:cs="Times New Roman"/>
          <w:b/>
          <w:color w:val="000000" w:themeColor="text1"/>
        </w:rPr>
        <w:fldChar w:fldCharType="end"/>
      </w:r>
      <w:r w:rsidRPr="00424939">
        <w:rPr>
          <w:rFonts w:cs="Times New Roman"/>
          <w:b/>
          <w:color w:val="000000" w:themeColor="text1"/>
        </w:rPr>
        <w:t xml:space="preserve"> from </w:t>
      </w:r>
      <w:del w:id="15984" w:author="Summer 2023 updates" w:date="2024-07-31T13:42:00Z">
        <w:r w:rsidRPr="00424939">
          <w:rPr>
            <w:rFonts w:cs="Times New Roman"/>
            <w:b/>
            <w:color w:val="000000" w:themeColor="text1"/>
          </w:rPr>
          <w:delText>all</w:delText>
        </w:r>
      </w:del>
      <w:ins w:id="15985" w:author="Summer 2023 updates" w:date="2024-07-31T13:42:00Z">
        <w:r w:rsidR="007D0703">
          <w:rPr>
            <w:rFonts w:cs="Times New Roman"/>
            <w:b/>
            <w:color w:val="000000" w:themeColor="text1"/>
          </w:rPr>
          <w:t>A</w:t>
        </w:r>
        <w:r w:rsidRPr="00424939">
          <w:rPr>
            <w:rFonts w:cs="Times New Roman"/>
            <w:b/>
            <w:color w:val="000000" w:themeColor="text1"/>
          </w:rPr>
          <w:t>ll</w:t>
        </w:r>
      </w:ins>
      <w:r w:rsidRPr="00424939">
        <w:rPr>
          <w:rFonts w:cs="Times New Roman"/>
          <w:b/>
          <w:color w:val="000000" w:themeColor="text1"/>
        </w:rPr>
        <w:t xml:space="preserve"> Courses</w:t>
      </w:r>
    </w:p>
    <w:p w14:paraId="56EB1DEC" w14:textId="0805B892" w:rsidR="00B07F3D" w:rsidRPr="00424939" w:rsidRDefault="00B07F3D" w:rsidP="009A42E2">
      <w:pPr>
        <w:rPr>
          <w:rPrChange w:id="15986" w:author="Summer 2023 updates" w:date="2024-07-31T13:42:00Z">
            <w:rPr>
              <w:rFonts w:ascii="Garamond" w:hAnsi="Garamond"/>
              <w:color w:val="000000" w:themeColor="text1"/>
              <w:sz w:val="22"/>
            </w:rPr>
          </w:rPrChange>
        </w:rPr>
        <w:pPrChange w:id="15987" w:author="Summer 2023 updates" w:date="2024-07-31T13:42:00Z">
          <w:pPr>
            <w:pStyle w:val="BodyText"/>
            <w:spacing w:after="60" w:line="240" w:lineRule="auto"/>
            <w:ind w:right="144"/>
            <w:jc w:val="left"/>
          </w:pPr>
        </w:pPrChange>
      </w:pPr>
      <w:r w:rsidRPr="00424939">
        <w:rPr>
          <w:w w:val="105"/>
          <w:rPrChange w:id="15988" w:author="Summer 2023 updates" w:date="2024-07-31T13:42:00Z">
            <w:rPr>
              <w:rFonts w:ascii="Garamond" w:hAnsi="Garamond"/>
              <w:color w:val="000000" w:themeColor="text1"/>
              <w:w w:val="105"/>
              <w:sz w:val="22"/>
            </w:rPr>
          </w:rPrChange>
        </w:rPr>
        <w:t>Students who did not earn credit for any of the courses they were registered for in a given term and did not officially withdraw or otherwise provide notice of their intent to withdraw, must be considered “unofficially withdrawn</w:t>
      </w:r>
      <w:del w:id="15989" w:author="Summer 2023 updates" w:date="2024-07-31T13:42:00Z">
        <w:r w:rsidRPr="00424939">
          <w:rPr>
            <w:noProof/>
            <w:color w:val="000000" w:themeColor="text1"/>
            <w:w w:val="105"/>
          </w:rPr>
          <w:delText>”.</w:delText>
        </w:r>
      </w:del>
      <w:ins w:id="15990" w:author="Summer 2023 updates" w:date="2024-07-31T13:42:00Z">
        <w:r w:rsidR="009A42E2">
          <w:rPr>
            <w:w w:val="105"/>
          </w:rPr>
          <w:t>.</w:t>
        </w:r>
        <w:r w:rsidRPr="00424939">
          <w:rPr>
            <w:noProof/>
            <w:w w:val="105"/>
          </w:rPr>
          <w:t>”</w:t>
        </w:r>
      </w:ins>
      <w:r w:rsidRPr="00424939">
        <w:rPr>
          <w:w w:val="105"/>
          <w:rPrChange w:id="15991" w:author="Summer 2023 updates" w:date="2024-07-31T13:42:00Z">
            <w:rPr>
              <w:rFonts w:ascii="Garamond" w:hAnsi="Garamond"/>
              <w:color w:val="000000" w:themeColor="text1"/>
              <w:w w:val="105"/>
              <w:sz w:val="22"/>
            </w:rPr>
          </w:rPrChange>
        </w:rPr>
        <w:t xml:space="preserve"> Federal regulations mandate that, a federal Title IV refund calculation, using the withdrawal date of either the midpoint of the term or the last date of attendance</w:t>
      </w:r>
      <w:r w:rsidR="00B76E1A" w:rsidRPr="00424939">
        <w:rPr>
          <w:w w:val="105"/>
          <w:rPrChange w:id="15992" w:author="Summer 2023 updates" w:date="2024-07-31T13:42:00Z">
            <w:rPr>
              <w:rFonts w:ascii="Garamond" w:hAnsi="Garamond"/>
              <w:color w:val="000000" w:themeColor="text1"/>
              <w:w w:val="105"/>
              <w:sz w:val="22"/>
            </w:rPr>
          </w:rPrChange>
        </w:rPr>
        <w:fldChar w:fldCharType="begin"/>
      </w:r>
      <w:r w:rsidR="00B76E1A" w:rsidRPr="00424939">
        <w:rPr>
          <w:rPrChange w:id="15993" w:author="Summer 2023 updates" w:date="2024-07-31T13:42:00Z">
            <w:rPr>
              <w:rFonts w:ascii="Garamond" w:hAnsi="Garamond"/>
              <w:color w:val="000000" w:themeColor="text1"/>
            </w:rPr>
          </w:rPrChange>
        </w:rPr>
        <w:instrText xml:space="preserve"> XE "</w:instrText>
      </w:r>
      <w:del w:id="15994" w:author="Summer 2023 updates" w:date="2024-07-31T13:42:00Z">
        <w:r w:rsidR="00B76E1A" w:rsidRPr="00424939">
          <w:rPr>
            <w:rStyle w:val="Strong"/>
            <w:rFonts w:ascii="Garamond" w:hAnsi="Garamond"/>
            <w:color w:val="000000" w:themeColor="text1"/>
          </w:rPr>
          <w:delInstrText>attendance</w:delInstrText>
        </w:r>
      </w:del>
      <w:ins w:id="15995"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PrChange w:id="15996" w:author="Summer 2023 updates" w:date="2024-07-31T13:42:00Z">
            <w:rPr>
              <w:rFonts w:ascii="Garamond" w:hAnsi="Garamond"/>
              <w:color w:val="000000" w:themeColor="text1"/>
            </w:rPr>
          </w:rPrChange>
        </w:rPr>
        <w:instrText xml:space="preserve">" </w:instrText>
      </w:r>
      <w:r w:rsidR="00B76E1A" w:rsidRPr="00424939">
        <w:rPr>
          <w:w w:val="105"/>
          <w:rPrChange w:id="15997" w:author="Summer 2023 updates" w:date="2024-07-31T13:42:00Z">
            <w:rPr>
              <w:rFonts w:ascii="Garamond" w:hAnsi="Garamond"/>
              <w:color w:val="000000" w:themeColor="text1"/>
              <w:w w:val="105"/>
              <w:sz w:val="22"/>
            </w:rPr>
          </w:rPrChange>
        </w:rPr>
        <w:fldChar w:fldCharType="end"/>
      </w:r>
      <w:r w:rsidRPr="00424939">
        <w:rPr>
          <w:w w:val="105"/>
          <w:rPrChange w:id="15998" w:author="Summer 2023 updates" w:date="2024-07-31T13:42:00Z">
            <w:rPr>
              <w:rFonts w:ascii="Garamond" w:hAnsi="Garamond"/>
              <w:color w:val="000000" w:themeColor="text1"/>
              <w:w w:val="105"/>
              <w:sz w:val="22"/>
            </w:rPr>
          </w:rPrChange>
        </w:rPr>
        <w:t xml:space="preserve"> at a documented academically related activity, must be performed.</w:t>
      </w:r>
    </w:p>
    <w:p w14:paraId="14E7D3C2"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A student’s withdrawal date is:</w:t>
      </w:r>
    </w:p>
    <w:p w14:paraId="1CB377F8" w14:textId="0730358A" w:rsidR="00B07F3D" w:rsidRPr="00424939" w:rsidRDefault="00B07F3D" w:rsidP="009A42E2">
      <w:pPr>
        <w:rPr>
          <w:w w:val="105"/>
          <w:rPrChange w:id="15999" w:author="Summer 2023 updates" w:date="2024-07-31T13:42:00Z">
            <w:rPr>
              <w:rFonts w:ascii="Garamond" w:hAnsi="Garamond"/>
              <w:color w:val="000000" w:themeColor="text1"/>
              <w:w w:val="105"/>
              <w:sz w:val="22"/>
            </w:rPr>
          </w:rPrChange>
        </w:rPr>
        <w:pPrChange w:id="16000" w:author="Summer 2023 updates" w:date="2024-07-31T13:42:00Z">
          <w:pPr>
            <w:pStyle w:val="BodyText"/>
            <w:spacing w:after="0" w:line="240" w:lineRule="auto"/>
          </w:pPr>
        </w:pPrChange>
      </w:pPr>
      <w:r w:rsidRPr="00424939">
        <w:rPr>
          <w:w w:val="105"/>
          <w:rPrChange w:id="16001" w:author="Summer 2023 updates" w:date="2024-07-31T13:42:00Z">
            <w:rPr>
              <w:rFonts w:ascii="Garamond" w:hAnsi="Garamond"/>
              <w:color w:val="000000" w:themeColor="text1"/>
              <w:w w:val="105"/>
              <w:sz w:val="22"/>
            </w:rPr>
          </w:rPrChange>
        </w:rPr>
        <w:t>The earlier of the date that the student began the official withdrawal process or</w:t>
      </w:r>
      <w:r w:rsidRPr="00424939">
        <w:rPr>
          <w:spacing w:val="-4"/>
          <w:w w:val="105"/>
          <w:rPrChange w:id="16002" w:author="Summer 2023 updates" w:date="2024-07-31T13:42:00Z">
            <w:rPr>
              <w:rFonts w:ascii="Garamond" w:hAnsi="Garamond"/>
              <w:color w:val="000000" w:themeColor="text1"/>
              <w:spacing w:val="-4"/>
              <w:w w:val="105"/>
              <w:sz w:val="22"/>
            </w:rPr>
          </w:rPrChange>
        </w:rPr>
        <w:t xml:space="preserve"> </w:t>
      </w:r>
      <w:r w:rsidRPr="00424939">
        <w:rPr>
          <w:w w:val="105"/>
          <w:rPrChange w:id="16003" w:author="Summer 2023 updates" w:date="2024-07-31T13:42:00Z">
            <w:rPr>
              <w:rFonts w:ascii="Garamond" w:hAnsi="Garamond"/>
              <w:color w:val="000000" w:themeColor="text1"/>
              <w:w w:val="105"/>
              <w:sz w:val="22"/>
            </w:rPr>
          </w:rPrChange>
        </w:rPr>
        <w:t>otherwise</w:t>
      </w:r>
      <w:r w:rsidRPr="00424939">
        <w:rPr>
          <w:spacing w:val="-3"/>
          <w:w w:val="105"/>
          <w:rPrChange w:id="16004" w:author="Summer 2023 updates" w:date="2024-07-31T13:42:00Z">
            <w:rPr>
              <w:rFonts w:ascii="Garamond" w:hAnsi="Garamond"/>
              <w:color w:val="000000" w:themeColor="text1"/>
              <w:spacing w:val="-3"/>
              <w:w w:val="105"/>
              <w:sz w:val="22"/>
            </w:rPr>
          </w:rPrChange>
        </w:rPr>
        <w:t xml:space="preserve"> </w:t>
      </w:r>
      <w:r w:rsidRPr="00424939">
        <w:rPr>
          <w:w w:val="105"/>
          <w:rPrChange w:id="16005" w:author="Summer 2023 updates" w:date="2024-07-31T13:42:00Z">
            <w:rPr>
              <w:rFonts w:ascii="Garamond" w:hAnsi="Garamond"/>
              <w:color w:val="000000" w:themeColor="text1"/>
              <w:w w:val="105"/>
              <w:sz w:val="22"/>
            </w:rPr>
          </w:rPrChange>
        </w:rPr>
        <w:t>provided</w:t>
      </w:r>
      <w:r w:rsidRPr="00424939">
        <w:rPr>
          <w:spacing w:val="-3"/>
          <w:w w:val="105"/>
          <w:rPrChange w:id="16006" w:author="Summer 2023 updates" w:date="2024-07-31T13:42:00Z">
            <w:rPr>
              <w:rFonts w:ascii="Garamond" w:hAnsi="Garamond"/>
              <w:color w:val="000000" w:themeColor="text1"/>
              <w:spacing w:val="-3"/>
              <w:w w:val="105"/>
              <w:sz w:val="22"/>
            </w:rPr>
          </w:rPrChange>
        </w:rPr>
        <w:t xml:space="preserve"> </w:t>
      </w:r>
      <w:r w:rsidRPr="00424939">
        <w:rPr>
          <w:w w:val="105"/>
          <w:rPrChange w:id="16007" w:author="Summer 2023 updates" w:date="2024-07-31T13:42:00Z">
            <w:rPr>
              <w:rFonts w:ascii="Garamond" w:hAnsi="Garamond"/>
              <w:color w:val="000000" w:themeColor="text1"/>
              <w:w w:val="105"/>
              <w:sz w:val="22"/>
            </w:rPr>
          </w:rPrChange>
        </w:rPr>
        <w:t>official</w:t>
      </w:r>
      <w:r w:rsidRPr="00424939">
        <w:rPr>
          <w:spacing w:val="-4"/>
          <w:w w:val="105"/>
          <w:rPrChange w:id="16008" w:author="Summer 2023 updates" w:date="2024-07-31T13:42:00Z">
            <w:rPr>
              <w:rFonts w:ascii="Garamond" w:hAnsi="Garamond"/>
              <w:color w:val="000000" w:themeColor="text1"/>
              <w:spacing w:val="-4"/>
              <w:w w:val="105"/>
              <w:sz w:val="22"/>
            </w:rPr>
          </w:rPrChange>
        </w:rPr>
        <w:t xml:space="preserve"> </w:t>
      </w:r>
      <w:r w:rsidRPr="00424939">
        <w:rPr>
          <w:w w:val="105"/>
          <w:rPrChange w:id="16009" w:author="Summer 2023 updates" w:date="2024-07-31T13:42:00Z">
            <w:rPr>
              <w:rFonts w:ascii="Garamond" w:hAnsi="Garamond"/>
              <w:color w:val="000000" w:themeColor="text1"/>
              <w:w w:val="105"/>
              <w:sz w:val="22"/>
            </w:rPr>
          </w:rPrChange>
        </w:rPr>
        <w:t>notification</w:t>
      </w:r>
      <w:r w:rsidRPr="00424939">
        <w:rPr>
          <w:spacing w:val="-3"/>
          <w:w w:val="105"/>
          <w:rPrChange w:id="16010" w:author="Summer 2023 updates" w:date="2024-07-31T13:42:00Z">
            <w:rPr>
              <w:rFonts w:ascii="Garamond" w:hAnsi="Garamond"/>
              <w:color w:val="000000" w:themeColor="text1"/>
              <w:spacing w:val="-3"/>
              <w:w w:val="105"/>
              <w:sz w:val="22"/>
            </w:rPr>
          </w:rPrChange>
        </w:rPr>
        <w:t xml:space="preserve"> </w:t>
      </w:r>
      <w:r w:rsidRPr="00424939">
        <w:rPr>
          <w:w w:val="105"/>
          <w:rPrChange w:id="16011" w:author="Summer 2023 updates" w:date="2024-07-31T13:42:00Z">
            <w:rPr>
              <w:rFonts w:ascii="Garamond" w:hAnsi="Garamond"/>
              <w:color w:val="000000" w:themeColor="text1"/>
              <w:w w:val="105"/>
              <w:sz w:val="22"/>
            </w:rPr>
          </w:rPrChange>
        </w:rPr>
        <w:t>to</w:t>
      </w:r>
      <w:r w:rsidRPr="00424939">
        <w:rPr>
          <w:spacing w:val="-3"/>
          <w:w w:val="105"/>
          <w:rPrChange w:id="16012" w:author="Summer 2023 updates" w:date="2024-07-31T13:42:00Z">
            <w:rPr>
              <w:rFonts w:ascii="Garamond" w:hAnsi="Garamond"/>
              <w:color w:val="000000" w:themeColor="text1"/>
              <w:spacing w:val="-3"/>
              <w:w w:val="105"/>
              <w:sz w:val="22"/>
            </w:rPr>
          </w:rPrChange>
        </w:rPr>
        <w:t xml:space="preserve"> </w:t>
      </w:r>
      <w:r w:rsidRPr="00424939">
        <w:rPr>
          <w:w w:val="105"/>
          <w:rPrChange w:id="16013" w:author="Summer 2023 updates" w:date="2024-07-31T13:42:00Z">
            <w:rPr>
              <w:rFonts w:ascii="Garamond" w:hAnsi="Garamond"/>
              <w:color w:val="000000" w:themeColor="text1"/>
              <w:w w:val="105"/>
              <w:sz w:val="22"/>
            </w:rPr>
          </w:rPrChange>
        </w:rPr>
        <w:t>a</w:t>
      </w:r>
      <w:r w:rsidRPr="00424939">
        <w:rPr>
          <w:w w:val="102"/>
          <w:rPrChange w:id="16014" w:author="Summer 2023 updates" w:date="2024-07-31T13:42:00Z">
            <w:rPr>
              <w:rFonts w:ascii="Garamond" w:hAnsi="Garamond"/>
              <w:color w:val="000000" w:themeColor="text1"/>
              <w:w w:val="102"/>
              <w:sz w:val="22"/>
            </w:rPr>
          </w:rPrChange>
        </w:rPr>
        <w:t xml:space="preserve"> </w:t>
      </w:r>
      <w:r w:rsidRPr="00424939">
        <w:rPr>
          <w:w w:val="105"/>
          <w:rPrChange w:id="16015" w:author="Summer 2023 updates" w:date="2024-07-31T13:42:00Z">
            <w:rPr>
              <w:rFonts w:ascii="Garamond" w:hAnsi="Garamond"/>
              <w:color w:val="000000" w:themeColor="text1"/>
              <w:w w:val="105"/>
              <w:sz w:val="22"/>
            </w:rPr>
          </w:rPrChange>
        </w:rPr>
        <w:t xml:space="preserve">designated office of </w:t>
      </w:r>
      <w:r w:rsidR="006862C7">
        <w:rPr>
          <w:w w:val="105"/>
          <w:rPrChange w:id="16016" w:author="Summer 2023 updates" w:date="2024-07-31T13:42:00Z">
            <w:rPr>
              <w:rFonts w:ascii="Garamond" w:hAnsi="Garamond"/>
              <w:color w:val="000000" w:themeColor="text1"/>
              <w:w w:val="105"/>
              <w:sz w:val="22"/>
            </w:rPr>
          </w:rPrChange>
        </w:rPr>
        <w:t>their</w:t>
      </w:r>
      <w:r w:rsidRPr="00424939">
        <w:rPr>
          <w:w w:val="105"/>
          <w:rPrChange w:id="16017" w:author="Summer 2023 updates" w:date="2024-07-31T13:42:00Z">
            <w:rPr>
              <w:rFonts w:ascii="Garamond" w:hAnsi="Garamond"/>
              <w:color w:val="000000" w:themeColor="text1"/>
              <w:w w:val="105"/>
              <w:sz w:val="22"/>
            </w:rPr>
          </w:rPrChange>
        </w:rPr>
        <w:t xml:space="preserve"> intent to</w:t>
      </w:r>
      <w:r w:rsidRPr="00424939">
        <w:rPr>
          <w:spacing w:val="-33"/>
          <w:w w:val="105"/>
          <w:rPrChange w:id="16018" w:author="Summer 2023 updates" w:date="2024-07-31T13:42:00Z">
            <w:rPr>
              <w:rFonts w:ascii="Garamond" w:hAnsi="Garamond"/>
              <w:color w:val="000000" w:themeColor="text1"/>
              <w:spacing w:val="-33"/>
              <w:w w:val="105"/>
              <w:sz w:val="22"/>
            </w:rPr>
          </w:rPrChange>
        </w:rPr>
        <w:t xml:space="preserve"> </w:t>
      </w:r>
      <w:r w:rsidRPr="00424939">
        <w:rPr>
          <w:w w:val="105"/>
          <w:rPrChange w:id="16019" w:author="Summer 2023 updates" w:date="2024-07-31T13:42:00Z">
            <w:rPr>
              <w:rFonts w:ascii="Garamond" w:hAnsi="Garamond"/>
              <w:color w:val="000000" w:themeColor="text1"/>
              <w:w w:val="105"/>
              <w:sz w:val="22"/>
            </w:rPr>
          </w:rPrChange>
        </w:rPr>
        <w:t>withdraw;</w:t>
      </w:r>
    </w:p>
    <w:p w14:paraId="2C0E2B4E" w14:textId="5E866565" w:rsidR="00B07F3D" w:rsidRPr="00424939" w:rsidRDefault="00B07F3D" w:rsidP="00B07F3D">
      <w:pPr>
        <w:pStyle w:val="BodyText"/>
        <w:spacing w:after="0" w:line="240" w:lineRule="auto"/>
        <w:ind w:left="810" w:hanging="360"/>
        <w:rPr>
          <w:rFonts w:ascii="Garamond" w:hAnsi="Garamond"/>
          <w:color w:val="000000" w:themeColor="text1"/>
          <w:sz w:val="22"/>
          <w:szCs w:val="22"/>
        </w:rPr>
      </w:pPr>
      <w:r w:rsidRPr="00424939">
        <w:rPr>
          <w:rFonts w:ascii="Garamond" w:hAnsi="Garamond"/>
          <w:color w:val="000000" w:themeColor="text1"/>
          <w:w w:val="105"/>
          <w:sz w:val="22"/>
          <w:szCs w:val="22"/>
        </w:rPr>
        <w:t>OR If official notification could not be provided because of circ</w:t>
      </w:r>
      <w:r w:rsidR="005A5BAC">
        <w:rPr>
          <w:rFonts w:ascii="Garamond" w:hAnsi="Garamond"/>
          <w:color w:val="000000" w:themeColor="text1"/>
          <w:w w:val="105"/>
          <w:sz w:val="22"/>
          <w:szCs w:val="22"/>
        </w:rPr>
        <w:t xml:space="preserve">umstances beyond the </w:t>
      </w:r>
      <w:del w:id="16020" w:author="Summer 2023 updates" w:date="2024-07-31T13:42:00Z">
        <w:r w:rsidR="00B41FAB">
          <w:rPr>
            <w:rFonts w:ascii="Garamond" w:hAnsi="Garamond"/>
            <w:color w:val="000000" w:themeColor="text1"/>
            <w:w w:val="105"/>
            <w:sz w:val="22"/>
            <w:szCs w:val="22"/>
          </w:rPr>
          <w:delText>student's</w:delText>
        </w:r>
      </w:del>
      <w:ins w:id="16021" w:author="Summer 2023 updates" w:date="2024-07-31T13:42:00Z">
        <w:r w:rsidR="005A5BAC">
          <w:rPr>
            <w:rFonts w:ascii="Garamond" w:hAnsi="Garamond"/>
            <w:color w:val="000000" w:themeColor="text1"/>
            <w:w w:val="105"/>
            <w:sz w:val="22"/>
            <w:szCs w:val="22"/>
          </w:rPr>
          <w:t>student’</w:t>
        </w:r>
        <w:r w:rsidR="00B41FAB">
          <w:rPr>
            <w:rFonts w:ascii="Garamond" w:hAnsi="Garamond"/>
            <w:color w:val="000000" w:themeColor="text1"/>
            <w:w w:val="105"/>
            <w:sz w:val="22"/>
            <w:szCs w:val="22"/>
          </w:rPr>
          <w:t>s</w:t>
        </w:r>
      </w:ins>
      <w:r w:rsidR="00B41FAB">
        <w:rPr>
          <w:rFonts w:ascii="Garamond" w:hAnsi="Garamond"/>
          <w:color w:val="000000" w:themeColor="text1"/>
          <w:w w:val="105"/>
          <w:sz w:val="22"/>
          <w:szCs w:val="22"/>
        </w:rPr>
        <w:t xml:space="preserve"> </w:t>
      </w:r>
      <w:r w:rsidRPr="00424939">
        <w:rPr>
          <w:rFonts w:ascii="Garamond" w:hAnsi="Garamond"/>
          <w:color w:val="000000" w:themeColor="text1"/>
          <w:w w:val="105"/>
          <w:sz w:val="22"/>
          <w:szCs w:val="22"/>
        </w:rPr>
        <w:t xml:space="preserve">control, the date the college determines is related to the particular circumstance.    </w:t>
      </w:r>
    </w:p>
    <w:p w14:paraId="36A00A61" w14:textId="64ECC1E9" w:rsidR="00B07F3D" w:rsidRPr="00424939" w:rsidRDefault="00B07F3D" w:rsidP="00B07F3D">
      <w:pPr>
        <w:pStyle w:val="BodyText"/>
        <w:tabs>
          <w:tab w:val="left" w:pos="839"/>
        </w:tabs>
        <w:spacing w:after="0" w:line="240" w:lineRule="auto"/>
        <w:ind w:left="810" w:right="878" w:hanging="360"/>
        <w:jc w:val="left"/>
        <w:rPr>
          <w:rFonts w:ascii="Garamond" w:hAnsi="Garamond"/>
          <w:color w:val="000000" w:themeColor="text1"/>
          <w:w w:val="102"/>
          <w:sz w:val="22"/>
          <w:szCs w:val="22"/>
        </w:rPr>
      </w:pPr>
      <w:r w:rsidRPr="00424939">
        <w:rPr>
          <w:rFonts w:ascii="Garamond" w:hAnsi="Garamond"/>
          <w:color w:val="000000" w:themeColor="text1"/>
          <w:w w:val="105"/>
          <w:sz w:val="22"/>
          <w:szCs w:val="22"/>
        </w:rPr>
        <w:t>OR</w:t>
      </w:r>
      <w:r w:rsidRPr="00424939">
        <w:rPr>
          <w:rFonts w:ascii="Garamond" w:hAnsi="Garamond"/>
          <w:color w:val="000000" w:themeColor="text1"/>
          <w:w w:val="105"/>
          <w:sz w:val="22"/>
          <w:szCs w:val="22"/>
        </w:rPr>
        <w:tab/>
        <w:t>If the student ceased attendance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22" w:author="Summer 2023 updates" w:date="2024-07-31T13:42:00Z">
        <w:r w:rsidR="00B76E1A" w:rsidRPr="00424939">
          <w:rPr>
            <w:rStyle w:val="Strong"/>
            <w:rFonts w:ascii="Garamond" w:hAnsi="Garamond"/>
            <w:color w:val="000000" w:themeColor="text1"/>
          </w:rPr>
          <w:delInstrText>attendance</w:delInstrText>
        </w:r>
      </w:del>
      <w:ins w:id="16023"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without providing</w:t>
      </w:r>
      <w:r w:rsidR="006862C7">
        <w:rPr>
          <w:rFonts w:ascii="Garamond" w:hAnsi="Garamond"/>
          <w:color w:val="000000" w:themeColor="text1"/>
          <w:w w:val="105"/>
          <w:sz w:val="22"/>
          <w:szCs w:val="22"/>
        </w:rPr>
        <w:t xml:space="preserve"> official notification, the mid</w:t>
      </w:r>
      <w:r w:rsidRPr="00424939">
        <w:rPr>
          <w:rFonts w:ascii="Garamond" w:hAnsi="Garamond"/>
          <w:color w:val="000000" w:themeColor="text1"/>
          <w:w w:val="105"/>
          <w:sz w:val="22"/>
          <w:szCs w:val="22"/>
        </w:rPr>
        <w:t xml:space="preserve">point of the term; </w:t>
      </w:r>
    </w:p>
    <w:p w14:paraId="34BB0A2C" w14:textId="69D7E8E6" w:rsidR="00B07F3D" w:rsidRPr="00424939" w:rsidRDefault="00B07F3D" w:rsidP="00B07F3D">
      <w:pPr>
        <w:pStyle w:val="BodyText"/>
        <w:tabs>
          <w:tab w:val="left" w:pos="839"/>
        </w:tabs>
        <w:spacing w:before="30" w:after="60" w:line="290" w:lineRule="auto"/>
        <w:ind w:left="806" w:right="878" w:hanging="360"/>
        <w:jc w:val="left"/>
        <w:rPr>
          <w:rFonts w:ascii="Garamond" w:hAnsi="Garamond"/>
          <w:color w:val="000000" w:themeColor="text1"/>
          <w:sz w:val="22"/>
          <w:szCs w:val="22"/>
        </w:rPr>
      </w:pPr>
      <w:r w:rsidRPr="00424939">
        <w:rPr>
          <w:rFonts w:ascii="Garamond" w:hAnsi="Garamond"/>
          <w:color w:val="000000" w:themeColor="text1"/>
          <w:w w:val="105"/>
          <w:sz w:val="22"/>
          <w:szCs w:val="22"/>
        </w:rPr>
        <w:t>OR The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student’s</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last</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date</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of</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attendance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24" w:author="Summer 2023 updates" w:date="2024-07-31T13:42:00Z">
        <w:r w:rsidR="00B76E1A" w:rsidRPr="00424939">
          <w:rPr>
            <w:rStyle w:val="Strong"/>
            <w:rFonts w:ascii="Garamond" w:hAnsi="Garamond"/>
            <w:color w:val="000000" w:themeColor="text1"/>
          </w:rPr>
          <w:delInstrText>attendance</w:delInstrText>
        </w:r>
      </w:del>
      <w:ins w:id="16025"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at</w:t>
      </w:r>
      <w:r w:rsidRPr="00424939">
        <w:rPr>
          <w:rFonts w:ascii="Garamond" w:hAnsi="Garamond"/>
          <w:color w:val="000000" w:themeColor="text1"/>
          <w:spacing w:val="-5"/>
          <w:w w:val="105"/>
          <w:sz w:val="22"/>
          <w:szCs w:val="22"/>
        </w:rPr>
        <w:t xml:space="preserve"> </w:t>
      </w:r>
      <w:r w:rsidRPr="00424939">
        <w:rPr>
          <w:rFonts w:ascii="Garamond" w:hAnsi="Garamond"/>
          <w:color w:val="000000" w:themeColor="text1"/>
          <w:w w:val="105"/>
          <w:sz w:val="22"/>
          <w:szCs w:val="22"/>
        </w:rPr>
        <w:t>a</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documented</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academically</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related</w:t>
      </w:r>
      <w:r w:rsidRPr="00424939">
        <w:rPr>
          <w:rFonts w:ascii="Garamond" w:hAnsi="Garamond"/>
          <w:color w:val="000000" w:themeColor="text1"/>
          <w:spacing w:val="-4"/>
          <w:w w:val="105"/>
          <w:sz w:val="22"/>
          <w:szCs w:val="22"/>
        </w:rPr>
        <w:t xml:space="preserve"> </w:t>
      </w:r>
      <w:r w:rsidRPr="00424939">
        <w:rPr>
          <w:rFonts w:ascii="Garamond" w:hAnsi="Garamond"/>
          <w:color w:val="000000" w:themeColor="text1"/>
          <w:w w:val="105"/>
          <w:sz w:val="22"/>
          <w:szCs w:val="22"/>
        </w:rPr>
        <w:t>activity.</w:t>
      </w:r>
    </w:p>
    <w:p w14:paraId="06821926" w14:textId="2B7DDFE8" w:rsidR="00B07F3D" w:rsidRPr="00424939" w:rsidRDefault="00B07F3D" w:rsidP="00B07F3D">
      <w:pPr>
        <w:spacing w:after="0"/>
        <w:rPr>
          <w:rFonts w:cs="Times New Roman"/>
          <w:b/>
          <w:color w:val="000000" w:themeColor="text1"/>
        </w:rPr>
      </w:pPr>
      <w:r w:rsidRPr="00424939">
        <w:rPr>
          <w:rFonts w:cs="Times New Roman"/>
          <w:b/>
          <w:color w:val="000000" w:themeColor="text1"/>
        </w:rPr>
        <w:t>Federal Title IV</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Federal Title IV</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Refund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Calculation / Policy</w:t>
      </w:r>
    </w:p>
    <w:p w14:paraId="480B6E24" w14:textId="1E8C1669" w:rsidR="00B07F3D" w:rsidRPr="00424939" w:rsidRDefault="00B07F3D" w:rsidP="009A42E2">
      <w:pPr>
        <w:rPr>
          <w:w w:val="105"/>
          <w:rPrChange w:id="16026" w:author="Summer 2023 updates" w:date="2024-07-31T13:42:00Z">
            <w:rPr>
              <w:rFonts w:ascii="Garamond" w:hAnsi="Garamond"/>
              <w:color w:val="000000" w:themeColor="text1"/>
              <w:w w:val="105"/>
              <w:sz w:val="22"/>
            </w:rPr>
          </w:rPrChange>
        </w:rPr>
        <w:pPrChange w:id="16027" w:author="Summer 2023 updates" w:date="2024-07-31T13:42:00Z">
          <w:pPr>
            <w:pStyle w:val="BodyText"/>
            <w:spacing w:after="60" w:line="240" w:lineRule="auto"/>
            <w:ind w:right="144"/>
            <w:jc w:val="left"/>
          </w:pPr>
        </w:pPrChange>
      </w:pPr>
      <w:r w:rsidRPr="00424939">
        <w:rPr>
          <w:w w:val="105"/>
          <w:rPrChange w:id="16028" w:author="Summer 2023 updates" w:date="2024-07-31T13:42:00Z">
            <w:rPr>
              <w:rFonts w:ascii="Garamond" w:hAnsi="Garamond"/>
              <w:color w:val="000000" w:themeColor="text1"/>
              <w:w w:val="105"/>
              <w:sz w:val="22"/>
            </w:rPr>
          </w:rPrChange>
        </w:rPr>
        <w:t>In accordance with federal regulations, a Title IV refund calculation must be performed for students that are recipients of Federal Student Aid (FSA) who cease attendance</w:t>
      </w:r>
      <w:r w:rsidR="00B76E1A" w:rsidRPr="00424939">
        <w:rPr>
          <w:w w:val="105"/>
          <w:rPrChange w:id="16029" w:author="Summer 2023 updates" w:date="2024-07-31T13:42:00Z">
            <w:rPr>
              <w:rFonts w:ascii="Garamond" w:hAnsi="Garamond"/>
              <w:color w:val="000000" w:themeColor="text1"/>
              <w:w w:val="105"/>
              <w:sz w:val="22"/>
            </w:rPr>
          </w:rPrChange>
        </w:rPr>
        <w:fldChar w:fldCharType="begin"/>
      </w:r>
      <w:r w:rsidR="00B76E1A" w:rsidRPr="00424939">
        <w:rPr>
          <w:rPrChange w:id="16030" w:author="Summer 2023 updates" w:date="2024-07-31T13:42:00Z">
            <w:rPr>
              <w:rFonts w:ascii="Garamond" w:hAnsi="Garamond"/>
              <w:color w:val="000000" w:themeColor="text1"/>
            </w:rPr>
          </w:rPrChange>
        </w:rPr>
        <w:instrText xml:space="preserve"> XE "</w:instrText>
      </w:r>
      <w:del w:id="16031" w:author="Summer 2023 updates" w:date="2024-07-31T13:42:00Z">
        <w:r w:rsidR="00B76E1A" w:rsidRPr="00424939">
          <w:rPr>
            <w:rStyle w:val="Strong"/>
            <w:rFonts w:ascii="Garamond" w:hAnsi="Garamond"/>
            <w:color w:val="000000" w:themeColor="text1"/>
          </w:rPr>
          <w:delInstrText>attendance</w:delInstrText>
        </w:r>
      </w:del>
      <w:ins w:id="16032"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PrChange w:id="16033" w:author="Summer 2023 updates" w:date="2024-07-31T13:42:00Z">
            <w:rPr>
              <w:rFonts w:ascii="Garamond" w:hAnsi="Garamond"/>
              <w:color w:val="000000" w:themeColor="text1"/>
            </w:rPr>
          </w:rPrChange>
        </w:rPr>
        <w:instrText xml:space="preserve">" </w:instrText>
      </w:r>
      <w:r w:rsidR="00B76E1A" w:rsidRPr="00424939">
        <w:rPr>
          <w:w w:val="105"/>
          <w:rPrChange w:id="16034" w:author="Summer 2023 updates" w:date="2024-07-31T13:42:00Z">
            <w:rPr>
              <w:rFonts w:ascii="Garamond" w:hAnsi="Garamond"/>
              <w:color w:val="000000" w:themeColor="text1"/>
              <w:w w:val="105"/>
              <w:sz w:val="22"/>
            </w:rPr>
          </w:rPrChange>
        </w:rPr>
        <w:fldChar w:fldCharType="end"/>
      </w:r>
      <w:r w:rsidRPr="00424939">
        <w:rPr>
          <w:w w:val="105"/>
          <w:rPrChange w:id="16035" w:author="Summer 2023 updates" w:date="2024-07-31T13:42:00Z">
            <w:rPr>
              <w:rFonts w:ascii="Garamond" w:hAnsi="Garamond"/>
              <w:color w:val="000000" w:themeColor="text1"/>
              <w:w w:val="105"/>
              <w:sz w:val="22"/>
            </w:rPr>
          </w:rPrChange>
        </w:rPr>
        <w:t xml:space="preserve"> in all courses, including students who are expelled, or are granted a leave of absence. The FSA programs that are covered by this law are: Federal Pell Grants, TEACH Grants, Stafford Loans, PLUS Loans, Federal Supplemental Educational Opportunity Grants (FSEOG), Iraq Afghanistan Service Grant</w:t>
      </w:r>
      <w:r w:rsidR="00B76E1A" w:rsidRPr="00424939">
        <w:rPr>
          <w:w w:val="105"/>
          <w:rPrChange w:id="16036" w:author="Summer 2023 updates" w:date="2024-07-31T13:42:00Z">
            <w:rPr>
              <w:rFonts w:ascii="Garamond" w:hAnsi="Garamond"/>
              <w:color w:val="000000" w:themeColor="text1"/>
              <w:w w:val="105"/>
              <w:sz w:val="22"/>
            </w:rPr>
          </w:rPrChange>
        </w:rPr>
        <w:fldChar w:fldCharType="begin"/>
      </w:r>
      <w:r w:rsidR="00B76E1A" w:rsidRPr="00424939">
        <w:rPr>
          <w:rPrChange w:id="16037" w:author="Summer 2023 updates" w:date="2024-07-31T13:42:00Z">
            <w:rPr>
              <w:rFonts w:ascii="Garamond" w:hAnsi="Garamond"/>
              <w:color w:val="000000" w:themeColor="text1"/>
            </w:rPr>
          </w:rPrChange>
        </w:rPr>
        <w:instrText xml:space="preserve"> XE "</w:instrText>
      </w:r>
      <w:r w:rsidR="00B76E1A" w:rsidRPr="00424939">
        <w:rPr>
          <w:b/>
          <w:rPrChange w:id="16038" w:author="Summer 2023 updates" w:date="2024-07-31T13:42:00Z">
            <w:rPr>
              <w:rFonts w:ascii="Garamond" w:hAnsi="Garamond"/>
              <w:b/>
              <w:color w:val="000000" w:themeColor="text1"/>
            </w:rPr>
          </w:rPrChange>
        </w:rPr>
        <w:instrText>Grant</w:instrText>
      </w:r>
      <w:r w:rsidR="00B76E1A" w:rsidRPr="00424939">
        <w:rPr>
          <w:rPrChange w:id="16039" w:author="Summer 2023 updates" w:date="2024-07-31T13:42:00Z">
            <w:rPr>
              <w:rFonts w:ascii="Garamond" w:hAnsi="Garamond"/>
              <w:color w:val="000000" w:themeColor="text1"/>
            </w:rPr>
          </w:rPrChange>
        </w:rPr>
        <w:instrText xml:space="preserve">" </w:instrText>
      </w:r>
      <w:r w:rsidR="00B76E1A" w:rsidRPr="00424939">
        <w:rPr>
          <w:w w:val="105"/>
          <w:rPrChange w:id="16040" w:author="Summer 2023 updates" w:date="2024-07-31T13:42:00Z">
            <w:rPr>
              <w:rFonts w:ascii="Garamond" w:hAnsi="Garamond"/>
              <w:color w:val="000000" w:themeColor="text1"/>
              <w:w w:val="105"/>
              <w:sz w:val="22"/>
            </w:rPr>
          </w:rPrChange>
        </w:rPr>
        <w:fldChar w:fldCharType="end"/>
      </w:r>
      <w:r w:rsidRPr="00424939">
        <w:rPr>
          <w:w w:val="105"/>
          <w:rPrChange w:id="16041" w:author="Summer 2023 updates" w:date="2024-07-31T13:42:00Z">
            <w:rPr>
              <w:rFonts w:ascii="Garamond" w:hAnsi="Garamond"/>
              <w:color w:val="000000" w:themeColor="text1"/>
              <w:w w:val="105"/>
              <w:sz w:val="22"/>
            </w:rPr>
          </w:rPrChange>
        </w:rPr>
        <w:t xml:space="preserve">, and other Title IV Programs. The Coe College </w:t>
      </w:r>
      <w:r w:rsidR="0048092E">
        <w:rPr>
          <w:w w:val="105"/>
          <w:rPrChange w:id="16042" w:author="Summer 2023 updates" w:date="2024-07-31T13:42:00Z">
            <w:rPr>
              <w:rFonts w:ascii="Garamond" w:hAnsi="Garamond"/>
              <w:color w:val="000000" w:themeColor="text1"/>
              <w:w w:val="105"/>
              <w:sz w:val="22"/>
            </w:rPr>
          </w:rPrChange>
        </w:rPr>
        <w:t>Student Financial Services Office</w:t>
      </w:r>
      <w:r w:rsidR="00B76E1A" w:rsidRPr="00424939">
        <w:rPr>
          <w:w w:val="105"/>
          <w:rPrChange w:id="16043" w:author="Summer 2023 updates" w:date="2024-07-31T13:42:00Z">
            <w:rPr>
              <w:rFonts w:ascii="Garamond" w:hAnsi="Garamond"/>
              <w:color w:val="000000" w:themeColor="text1"/>
              <w:w w:val="105"/>
              <w:sz w:val="22"/>
            </w:rPr>
          </w:rPrChange>
        </w:rPr>
        <w:fldChar w:fldCharType="begin"/>
      </w:r>
      <w:r w:rsidR="00B76E1A" w:rsidRPr="00424939">
        <w:rPr>
          <w:rPrChange w:id="16044" w:author="Summer 2023 updates" w:date="2024-07-31T13:42:00Z">
            <w:rPr>
              <w:rFonts w:ascii="Garamond" w:hAnsi="Garamond"/>
              <w:color w:val="000000" w:themeColor="text1"/>
            </w:rPr>
          </w:rPrChange>
        </w:rPr>
        <w:instrText xml:space="preserve"> XE "</w:instrText>
      </w:r>
      <w:r w:rsidR="00B76E1A" w:rsidRPr="00424939">
        <w:rPr>
          <w:b/>
          <w:rPrChange w:id="16045" w:author="Summer 2023 updates" w:date="2024-07-31T13:42:00Z">
            <w:rPr>
              <w:rFonts w:ascii="Garamond" w:hAnsi="Garamond"/>
              <w:b/>
              <w:color w:val="000000" w:themeColor="text1"/>
            </w:rPr>
          </w:rPrChange>
        </w:rPr>
        <w:instrText>Financial Aid</w:instrText>
      </w:r>
      <w:r w:rsidR="00B76E1A" w:rsidRPr="00424939">
        <w:rPr>
          <w:rPrChange w:id="16046" w:author="Summer 2023 updates" w:date="2024-07-31T13:42:00Z">
            <w:rPr>
              <w:rFonts w:ascii="Garamond" w:hAnsi="Garamond"/>
              <w:color w:val="000000" w:themeColor="text1"/>
            </w:rPr>
          </w:rPrChange>
        </w:rPr>
        <w:instrText xml:space="preserve">" </w:instrText>
      </w:r>
      <w:r w:rsidR="00B76E1A" w:rsidRPr="00424939">
        <w:rPr>
          <w:w w:val="105"/>
          <w:rPrChange w:id="16047" w:author="Summer 2023 updates" w:date="2024-07-31T13:42:00Z">
            <w:rPr>
              <w:rFonts w:ascii="Garamond" w:hAnsi="Garamond"/>
              <w:color w:val="000000" w:themeColor="text1"/>
              <w:w w:val="105"/>
              <w:sz w:val="22"/>
            </w:rPr>
          </w:rPrChange>
        </w:rPr>
        <w:fldChar w:fldCharType="end"/>
      </w:r>
      <w:r w:rsidRPr="00424939">
        <w:rPr>
          <w:w w:val="105"/>
          <w:rPrChange w:id="16048" w:author="Summer 2023 updates" w:date="2024-07-31T13:42:00Z">
            <w:rPr>
              <w:rFonts w:ascii="Garamond" w:hAnsi="Garamond"/>
              <w:color w:val="000000" w:themeColor="text1"/>
              <w:w w:val="105"/>
              <w:sz w:val="22"/>
            </w:rPr>
          </w:rPrChange>
        </w:rPr>
        <w:t xml:space="preserve"> determines, based on the *federally mandated formula, the amount of FSA assistance students have earned based on the date in the term a student is considered to be withdrawn. An example of the refund calculation is published online in the </w:t>
      </w:r>
      <w:r w:rsidR="003B4409">
        <w:fldChar w:fldCharType="begin"/>
      </w:r>
      <w:r w:rsidR="003B4409">
        <w:instrText xml:space="preserve"> HYPE</w:instrText>
      </w:r>
      <w:r w:rsidR="003B4409">
        <w:instrText xml:space="preserve">RLINK "https://www.coe.edu/admission/financial-aid-scholarships/financial-aid-handbook" </w:instrText>
      </w:r>
      <w:r w:rsidR="003B4409">
        <w:fldChar w:fldCharType="separate"/>
      </w:r>
      <w:r w:rsidRPr="003B4409">
        <w:rPr>
          <w:rStyle w:val="Hyperlink"/>
          <w:color w:val="000000" w:themeColor="text1"/>
          <w:w w:val="105"/>
        </w:rPr>
        <w:t>Financial Aid Handbook</w:t>
      </w:r>
      <w:r w:rsidR="003B4409" w:rsidRPr="003B4409">
        <w:rPr>
          <w:rStyle w:val="Hyperlink"/>
          <w:color w:val="000000" w:themeColor="text1"/>
          <w:w w:val="105"/>
        </w:rPr>
        <w:fldChar w:fldCharType="end"/>
      </w:r>
      <w:del w:id="16049" w:author="Summer 2023 updates" w:date="2024-07-31T13:42:00Z">
        <w:r w:rsidRPr="00424939">
          <w:rPr>
            <w:color w:val="000000" w:themeColor="text1"/>
            <w:w w:val="105"/>
          </w:rPr>
          <w:delText xml:space="preserve"> </w:delText>
        </w:r>
        <w:r w:rsidRPr="00424939">
          <w:rPr>
            <w:color w:val="000000" w:themeColor="text1"/>
            <w:w w:val="105"/>
            <w:sz w:val="20"/>
          </w:rPr>
          <w:delText>(</w:delText>
        </w:r>
        <w:r w:rsidR="003B4409">
          <w:fldChar w:fldCharType="begin"/>
        </w:r>
        <w:r w:rsidR="003B4409">
          <w:delInstrText xml:space="preserve"> HYPERLINK "https://www.coe.edu/admission/financial-aid-scholarships/financial-aid-handbook" </w:delInstrText>
        </w:r>
        <w:r w:rsidR="003B4409">
          <w:fldChar w:fldCharType="separate"/>
        </w:r>
        <w:r w:rsidR="00937658" w:rsidRPr="00424939">
          <w:rPr>
            <w:rStyle w:val="Hyperlink"/>
            <w:color w:val="000000" w:themeColor="text1"/>
          </w:rPr>
          <w:delText>https://www.coe.edu/admission/financial-aid-scholarships/financial-aid-handbook</w:delText>
        </w:r>
        <w:r w:rsidRPr="00424939">
          <w:rPr>
            <w:rStyle w:val="Hyperlink"/>
            <w:color w:val="000000" w:themeColor="text1"/>
            <w:w w:val="105"/>
            <w:sz w:val="20"/>
          </w:rPr>
          <w:delText>)</w:delText>
        </w:r>
        <w:r w:rsidR="003B4409">
          <w:rPr>
            <w:rStyle w:val="Hyperlink"/>
            <w:color w:val="000000" w:themeColor="text1"/>
            <w:w w:val="105"/>
            <w:sz w:val="20"/>
          </w:rPr>
          <w:fldChar w:fldCharType="end"/>
        </w:r>
      </w:del>
      <w:ins w:id="16050" w:author="Summer 2023 updates" w:date="2024-07-31T13:42:00Z">
        <w:r w:rsidR="00711318">
          <w:rPr>
            <w:w w:val="105"/>
          </w:rPr>
          <w:t>,</w:t>
        </w:r>
      </w:ins>
      <w:r w:rsidR="00711318">
        <w:rPr>
          <w:w w:val="105"/>
          <w:rPrChange w:id="16051" w:author="Summer 2023 updates" w:date="2024-07-31T13:42:00Z">
            <w:rPr>
              <w:rFonts w:ascii="Garamond" w:hAnsi="Garamond"/>
              <w:color w:val="000000" w:themeColor="text1"/>
              <w:w w:val="105"/>
              <w:sz w:val="22"/>
            </w:rPr>
          </w:rPrChange>
        </w:rPr>
        <w:t xml:space="preserve"> </w:t>
      </w:r>
      <w:r w:rsidRPr="00424939">
        <w:rPr>
          <w:w w:val="105"/>
          <w:rPrChange w:id="16052" w:author="Summer 2023 updates" w:date="2024-07-31T13:42:00Z">
            <w:rPr>
              <w:rFonts w:ascii="Garamond" w:hAnsi="Garamond"/>
              <w:color w:val="000000" w:themeColor="text1"/>
              <w:w w:val="105"/>
              <w:sz w:val="22"/>
            </w:rPr>
          </w:rPrChange>
        </w:rPr>
        <w:t xml:space="preserve">and a handout may be obtained from the </w:t>
      </w:r>
      <w:r w:rsidR="0048092E">
        <w:rPr>
          <w:w w:val="105"/>
          <w:rPrChange w:id="16053" w:author="Summer 2023 updates" w:date="2024-07-31T13:42:00Z">
            <w:rPr>
              <w:rFonts w:ascii="Garamond" w:hAnsi="Garamond"/>
              <w:color w:val="000000" w:themeColor="text1"/>
              <w:w w:val="105"/>
              <w:sz w:val="22"/>
            </w:rPr>
          </w:rPrChange>
        </w:rPr>
        <w:t>Student Financial Services Office</w:t>
      </w:r>
      <w:r w:rsidRPr="00424939">
        <w:rPr>
          <w:w w:val="105"/>
          <w:rPrChange w:id="16054" w:author="Summer 2023 updates" w:date="2024-07-31T13:42:00Z">
            <w:rPr>
              <w:rFonts w:ascii="Garamond" w:hAnsi="Garamond"/>
              <w:color w:val="000000" w:themeColor="text1"/>
              <w:w w:val="105"/>
              <w:sz w:val="22"/>
            </w:rPr>
          </w:rPrChange>
        </w:rPr>
        <w:t>.</w:t>
      </w:r>
    </w:p>
    <w:p w14:paraId="798D42C7" w14:textId="391829A7" w:rsidR="00B07F3D" w:rsidRPr="00424939" w:rsidRDefault="00B07F3D" w:rsidP="00B07F3D">
      <w:pPr>
        <w:spacing w:after="0"/>
        <w:rPr>
          <w:rFonts w:cs="Times New Roman"/>
          <w:b/>
          <w:color w:val="000000" w:themeColor="text1"/>
        </w:rPr>
      </w:pPr>
      <w:r w:rsidRPr="00424939">
        <w:rPr>
          <w:rFonts w:cs="Times New Roman"/>
          <w:b/>
          <w:color w:val="000000" w:themeColor="text1"/>
        </w:rPr>
        <w:t>Return of Financial Aid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Funds Policy Steps</w:t>
      </w:r>
    </w:p>
    <w:p w14:paraId="3B47B51E" w14:textId="7F448718" w:rsidR="00B07F3D" w:rsidRPr="00424939" w:rsidRDefault="00B07F3D" w:rsidP="00E500FB">
      <w:pPr>
        <w:pStyle w:val="ListParagraph"/>
        <w:numPr>
          <w:ilvl w:val="0"/>
          <w:numId w:val="119"/>
        </w:numPr>
        <w:tabs>
          <w:tab w:val="left" w:pos="1080"/>
        </w:tabs>
        <w:spacing w:after="0" w:line="228" w:lineRule="auto"/>
        <w:ind w:right="274"/>
        <w:contextualSpacing w:val="0"/>
        <w:rPr>
          <w:rFonts w:cs="Times New Roman"/>
          <w:color w:val="000000" w:themeColor="text1"/>
        </w:rPr>
      </w:pPr>
      <w:r w:rsidRPr="00424939">
        <w:rPr>
          <w:rFonts w:cs="Times New Roman"/>
          <w:color w:val="000000" w:themeColor="text1"/>
          <w:w w:val="105"/>
        </w:rPr>
        <w:t>Step</w:t>
      </w:r>
      <w:r w:rsidRPr="00424939">
        <w:rPr>
          <w:rFonts w:cs="Times New Roman"/>
          <w:color w:val="000000" w:themeColor="text1"/>
          <w:spacing w:val="-1"/>
          <w:w w:val="105"/>
        </w:rPr>
        <w:t xml:space="preserve"> </w:t>
      </w:r>
      <w:r w:rsidRPr="00424939">
        <w:rPr>
          <w:rFonts w:cs="Times New Roman"/>
          <w:color w:val="000000" w:themeColor="text1"/>
          <w:w w:val="105"/>
        </w:rPr>
        <w:t>1:</w:t>
      </w:r>
      <w:r w:rsidRPr="00424939">
        <w:rPr>
          <w:rFonts w:cs="Times New Roman"/>
          <w:color w:val="000000" w:themeColor="text1"/>
          <w:w w:val="105"/>
        </w:rPr>
        <w:tab/>
        <w:t>Determine the percentage of enrollment period completed by the student.</w:t>
      </w:r>
      <w:r w:rsidRPr="00424939">
        <w:rPr>
          <w:rFonts w:cs="Times New Roman"/>
          <w:b/>
          <w:color w:val="000000" w:themeColor="text1"/>
          <w:w w:val="105"/>
        </w:rPr>
        <w:t xml:space="preserve"> </w:t>
      </w:r>
      <w:r w:rsidRPr="00424939">
        <w:rPr>
          <w:rFonts w:cs="Times New Roman"/>
          <w:color w:val="000000" w:themeColor="text1"/>
          <w:w w:val="105"/>
        </w:rPr>
        <w:t>If</w:t>
      </w:r>
      <w:r w:rsidRPr="00424939">
        <w:rPr>
          <w:rFonts w:cs="Times New Roman"/>
          <w:color w:val="000000" w:themeColor="text1"/>
          <w:spacing w:val="1"/>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calculated</w:t>
      </w:r>
      <w:r w:rsidRPr="00424939">
        <w:rPr>
          <w:rFonts w:cs="Times New Roman"/>
          <w:color w:val="000000" w:themeColor="text1"/>
          <w:w w:val="102"/>
        </w:rPr>
        <w:t xml:space="preserve"> </w:t>
      </w:r>
      <w:r w:rsidRPr="00424939">
        <w:rPr>
          <w:rFonts w:cs="Times New Roman"/>
          <w:color w:val="000000" w:themeColor="text1"/>
          <w:w w:val="105"/>
        </w:rPr>
        <w:t>percentage</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equal</w:t>
      </w:r>
      <w:r w:rsidRPr="00424939">
        <w:rPr>
          <w:rFonts w:cs="Times New Roman"/>
          <w:color w:val="000000" w:themeColor="text1"/>
          <w:spacing w:val="-4"/>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or</w:t>
      </w:r>
      <w:r w:rsidRPr="00424939">
        <w:rPr>
          <w:rFonts w:cs="Times New Roman"/>
          <w:color w:val="000000" w:themeColor="text1"/>
          <w:spacing w:val="-4"/>
          <w:w w:val="105"/>
        </w:rPr>
        <w:t xml:space="preserve"> </w:t>
      </w:r>
      <w:r w:rsidRPr="00424939">
        <w:rPr>
          <w:rFonts w:cs="Times New Roman"/>
          <w:color w:val="000000" w:themeColor="text1"/>
          <w:w w:val="105"/>
        </w:rPr>
        <w:t>greater</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60%,</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student</w:t>
      </w:r>
      <w:r w:rsidRPr="00424939">
        <w:rPr>
          <w:rFonts w:cs="Times New Roman"/>
          <w:color w:val="000000" w:themeColor="text1"/>
          <w:spacing w:val="-4"/>
          <w:w w:val="105"/>
        </w:rPr>
        <w:t xml:space="preserve"> </w:t>
      </w:r>
      <w:r w:rsidRPr="00424939">
        <w:rPr>
          <w:rFonts w:cs="Times New Roman"/>
          <w:color w:val="000000" w:themeColor="text1"/>
          <w:w w:val="105"/>
        </w:rPr>
        <w:t>has</w:t>
      </w:r>
      <w:r w:rsidRPr="00424939">
        <w:rPr>
          <w:rFonts w:cs="Times New Roman"/>
          <w:color w:val="000000" w:themeColor="text1"/>
          <w:spacing w:val="-4"/>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all</w:t>
      </w:r>
      <w:r w:rsidRPr="00424939">
        <w:rPr>
          <w:rFonts w:cs="Times New Roman"/>
          <w:color w:val="000000" w:themeColor="text1"/>
          <w:spacing w:val="-4"/>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del w:id="16055" w:author="Summer 2023 updates" w:date="2024-07-31T13:42:00Z">
        <w:r w:rsidR="00B76E1A" w:rsidRPr="00424939">
          <w:rPr>
            <w:rStyle w:val="Strong"/>
            <w:rFonts w:ascii="Garamond" w:hAnsi="Garamond"/>
            <w:color w:val="000000" w:themeColor="text1"/>
          </w:rPr>
          <w:delInstrText>aid</w:delInstrText>
        </w:r>
      </w:del>
      <w:ins w:id="16056"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for</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enrollment</w:t>
      </w:r>
      <w:r w:rsidRPr="00424939">
        <w:rPr>
          <w:rFonts w:cs="Times New Roman"/>
          <w:color w:val="000000" w:themeColor="text1"/>
          <w:spacing w:val="-4"/>
          <w:w w:val="105"/>
        </w:rPr>
        <w:t xml:space="preserve"> </w:t>
      </w:r>
      <w:r w:rsidRPr="00424939">
        <w:rPr>
          <w:rFonts w:cs="Times New Roman"/>
          <w:color w:val="000000" w:themeColor="text1"/>
          <w:w w:val="105"/>
        </w:rPr>
        <w:t>period and no adjustment in financial aid</w:t>
      </w:r>
      <w:r w:rsidRPr="00424939">
        <w:rPr>
          <w:rFonts w:cs="Times New Roman"/>
          <w:color w:val="000000" w:themeColor="text1"/>
          <w:spacing w:val="-32"/>
          <w:w w:val="105"/>
        </w:rPr>
        <w:t xml:space="preserve"> </w:t>
      </w:r>
      <w:r w:rsidRPr="00424939">
        <w:rPr>
          <w:rFonts w:cs="Times New Roman"/>
          <w:color w:val="000000" w:themeColor="text1"/>
          <w:w w:val="105"/>
        </w:rPr>
        <w:t>occurs.</w:t>
      </w:r>
    </w:p>
    <w:p w14:paraId="48FC1E3C" w14:textId="77777777" w:rsidR="00B07F3D" w:rsidRPr="00424939" w:rsidRDefault="00B07F3D" w:rsidP="00FC2CB8">
      <w:pPr>
        <w:pStyle w:val="BodyText"/>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Days Attended ÷ Days in Enrollment Period = Percentage Completed</w:t>
      </w:r>
    </w:p>
    <w:p w14:paraId="0B20B193" w14:textId="02FF9278" w:rsidR="00B07F3D" w:rsidRPr="00424939" w:rsidRDefault="00B07F3D" w:rsidP="00E500FB">
      <w:pPr>
        <w:pStyle w:val="ListParagraph"/>
        <w:numPr>
          <w:ilvl w:val="0"/>
          <w:numId w:val="119"/>
        </w:numPr>
        <w:tabs>
          <w:tab w:val="left" w:pos="1080"/>
        </w:tabs>
        <w:spacing w:after="0"/>
        <w:ind w:right="274"/>
        <w:rPr>
          <w:rFonts w:cs="Times New Roman"/>
          <w:i/>
          <w:iCs/>
          <w:color w:val="000000" w:themeColor="text1"/>
          <w:w w:val="105"/>
        </w:rPr>
      </w:pPr>
      <w:r w:rsidRPr="00424939">
        <w:rPr>
          <w:rFonts w:cs="Times New Roman"/>
          <w:color w:val="000000" w:themeColor="text1"/>
          <w:w w:val="105"/>
        </w:rPr>
        <w:t>Step</w:t>
      </w:r>
      <w:r w:rsidRPr="00424939">
        <w:rPr>
          <w:rFonts w:cs="Times New Roman"/>
          <w:iCs/>
          <w:color w:val="000000" w:themeColor="text1"/>
          <w:w w:val="105"/>
        </w:rPr>
        <w:t xml:space="preserve"> 2: </w:t>
      </w:r>
      <w:r w:rsidRPr="00424939">
        <w:rPr>
          <w:rFonts w:cs="Times New Roman"/>
          <w:iCs/>
          <w:color w:val="000000" w:themeColor="text1"/>
          <w:w w:val="105"/>
        </w:rPr>
        <w:tab/>
        <w:t>Apply the percentage completed to the Title IV aid</w:t>
      </w:r>
      <w:r w:rsidR="00B76E1A" w:rsidRPr="00424939">
        <w:rPr>
          <w:rFonts w:cs="Times New Roman"/>
          <w:iCs/>
          <w:color w:val="000000" w:themeColor="text1"/>
          <w:w w:val="105"/>
        </w:rPr>
        <w:fldChar w:fldCharType="begin"/>
      </w:r>
      <w:r w:rsidR="00B76E1A" w:rsidRPr="00424939">
        <w:rPr>
          <w:color w:val="000000" w:themeColor="text1"/>
        </w:rPr>
        <w:instrText xml:space="preserve"> XE "</w:instrText>
      </w:r>
      <w:del w:id="16057" w:author="Summer 2023 updates" w:date="2024-07-31T13:42:00Z">
        <w:r w:rsidR="00B76E1A" w:rsidRPr="00424939">
          <w:rPr>
            <w:rStyle w:val="Strong"/>
            <w:rFonts w:ascii="Garamond" w:hAnsi="Garamond"/>
            <w:color w:val="000000" w:themeColor="text1"/>
          </w:rPr>
          <w:delInstrText>aid</w:delInstrText>
        </w:r>
      </w:del>
      <w:ins w:id="16058"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iCs/>
          <w:color w:val="000000" w:themeColor="text1"/>
          <w:w w:val="105"/>
        </w:rPr>
        <w:fldChar w:fldCharType="end"/>
      </w:r>
      <w:r w:rsidRPr="00424939">
        <w:rPr>
          <w:rFonts w:cs="Times New Roman"/>
          <w:iCs/>
          <w:color w:val="000000" w:themeColor="text1"/>
          <w:w w:val="105"/>
        </w:rPr>
        <w:t xml:space="preserve"> award to determine the student’s eligibility for financial aid prior to the withdrawal.</w:t>
      </w:r>
    </w:p>
    <w:p w14:paraId="00491CB6" w14:textId="77777777" w:rsidR="00B07F3D" w:rsidRPr="00424939" w:rsidRDefault="00B07F3D" w:rsidP="00B07F3D">
      <w:pPr>
        <w:pStyle w:val="BodyText"/>
        <w:spacing w:after="0" w:line="240" w:lineRule="auto"/>
        <w:ind w:left="1170" w:hanging="450"/>
        <w:jc w:val="left"/>
        <w:rPr>
          <w:rFonts w:ascii="Garamond" w:hAnsi="Garamond"/>
          <w:color w:val="000000" w:themeColor="text1"/>
          <w:sz w:val="22"/>
          <w:szCs w:val="22"/>
        </w:rPr>
      </w:pPr>
      <w:r w:rsidRPr="00424939">
        <w:rPr>
          <w:rFonts w:ascii="Garamond" w:hAnsi="Garamond"/>
          <w:color w:val="000000" w:themeColor="text1"/>
          <w:w w:val="105"/>
          <w:sz w:val="22"/>
          <w:szCs w:val="22"/>
        </w:rPr>
        <w:t>(Total Aid Disbursed + Aid that could have been disbursed) x Percentage Completed = Earned Aid</w:t>
      </w:r>
    </w:p>
    <w:p w14:paraId="0FDF3076" w14:textId="21A2A4B1" w:rsidR="00B07F3D" w:rsidRPr="00424939" w:rsidRDefault="00B07F3D" w:rsidP="00E500FB">
      <w:pPr>
        <w:pStyle w:val="ListParagraph"/>
        <w:numPr>
          <w:ilvl w:val="0"/>
          <w:numId w:val="119"/>
        </w:numPr>
        <w:tabs>
          <w:tab w:val="left" w:pos="1080"/>
        </w:tabs>
        <w:spacing w:after="0"/>
        <w:ind w:right="274"/>
        <w:rPr>
          <w:rFonts w:cs="Times New Roman"/>
          <w:i/>
          <w:iCs/>
          <w:color w:val="000000" w:themeColor="text1"/>
          <w:w w:val="105"/>
        </w:rPr>
      </w:pPr>
      <w:r w:rsidRPr="00424939">
        <w:rPr>
          <w:rFonts w:cs="Times New Roman"/>
          <w:iCs/>
          <w:color w:val="000000" w:themeColor="text1"/>
          <w:w w:val="105"/>
        </w:rPr>
        <w:t xml:space="preserve">Step 3: </w:t>
      </w:r>
      <w:r w:rsidRPr="00424939">
        <w:rPr>
          <w:rFonts w:cs="Times New Roman"/>
          <w:iCs/>
          <w:color w:val="000000" w:themeColor="text1"/>
          <w:w w:val="105"/>
        </w:rPr>
        <w:tab/>
        <w:t>Determine the amount of unearned financial aid</w:t>
      </w:r>
      <w:r w:rsidR="00B76E1A" w:rsidRPr="00424939">
        <w:rPr>
          <w:rFonts w:cs="Times New Roman"/>
          <w:iCs/>
          <w:color w:val="000000" w:themeColor="text1"/>
          <w:w w:val="105"/>
        </w:rPr>
        <w:fldChar w:fldCharType="begin"/>
      </w:r>
      <w:r w:rsidR="00B76E1A" w:rsidRPr="00424939">
        <w:rPr>
          <w:color w:val="000000" w:themeColor="text1"/>
        </w:rPr>
        <w:instrText xml:space="preserve"> XE "</w:instrText>
      </w:r>
      <w:del w:id="16059" w:author="Summer 2023 updates" w:date="2024-07-31T13:42:00Z">
        <w:r w:rsidR="00B76E1A" w:rsidRPr="00424939">
          <w:rPr>
            <w:rStyle w:val="Strong"/>
            <w:rFonts w:ascii="Garamond" w:hAnsi="Garamond"/>
            <w:color w:val="000000" w:themeColor="text1"/>
          </w:rPr>
          <w:delInstrText>aid</w:delInstrText>
        </w:r>
      </w:del>
      <w:ins w:id="16060"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iCs/>
          <w:color w:val="000000" w:themeColor="text1"/>
          <w:w w:val="105"/>
        </w:rPr>
        <w:fldChar w:fldCharType="end"/>
      </w:r>
      <w:r w:rsidRPr="00424939">
        <w:rPr>
          <w:rFonts w:cs="Times New Roman"/>
          <w:iCs/>
          <w:color w:val="000000" w:themeColor="text1"/>
          <w:w w:val="105"/>
        </w:rPr>
        <w:t xml:space="preserve"> to be returned to the appropriate Title IV financial aid program.</w:t>
      </w:r>
    </w:p>
    <w:p w14:paraId="0052D725" w14:textId="098AB9C6" w:rsidR="00B07F3D" w:rsidRPr="00424939" w:rsidRDefault="00B07F3D" w:rsidP="00FC2CB8">
      <w:pPr>
        <w:pStyle w:val="BodyText"/>
        <w:spacing w:after="2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Total Disbursed Aid </w:t>
      </w:r>
      <w:r w:rsidR="00357DCE" w:rsidRPr="00916644">
        <w:rPr>
          <w:rFonts w:ascii="Garamond" w:hAnsi="Garamond"/>
          <w:color w:val="000000" w:themeColor="text1"/>
          <w:sz w:val="22"/>
          <w:szCs w:val="22"/>
        </w:rPr>
        <w:t>–</w:t>
      </w:r>
      <w:r w:rsidRPr="00424939">
        <w:rPr>
          <w:rFonts w:ascii="Garamond" w:hAnsi="Garamond"/>
          <w:color w:val="000000" w:themeColor="text1"/>
          <w:w w:val="105"/>
          <w:sz w:val="22"/>
          <w:szCs w:val="22"/>
        </w:rPr>
        <w:t xml:space="preserve"> Earned Aid = Unearned Aid to be Returned</w:t>
      </w:r>
    </w:p>
    <w:p w14:paraId="051451BC" w14:textId="7794DC63" w:rsidR="00B07F3D" w:rsidRPr="00424939" w:rsidRDefault="00B07F3D" w:rsidP="00E500FB">
      <w:pPr>
        <w:pStyle w:val="ListParagraph"/>
        <w:widowControl w:val="0"/>
        <w:numPr>
          <w:ilvl w:val="0"/>
          <w:numId w:val="125"/>
        </w:numPr>
        <w:tabs>
          <w:tab w:val="left" w:pos="1199"/>
          <w:tab w:val="left" w:pos="1200"/>
        </w:tabs>
        <w:spacing w:after="0"/>
        <w:ind w:left="630" w:hanging="330"/>
        <w:contextualSpacing w:val="0"/>
        <w:rPr>
          <w:rFonts w:cs="Times New Roman"/>
          <w:color w:val="000000" w:themeColor="text1"/>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del w:id="16061" w:author="Summer 2023 updates" w:date="2024-07-31T13:42:00Z">
        <w:r w:rsidR="00B76E1A" w:rsidRPr="00424939">
          <w:rPr>
            <w:rStyle w:val="Strong"/>
            <w:rFonts w:ascii="Garamond" w:hAnsi="Garamond"/>
            <w:color w:val="000000" w:themeColor="text1"/>
          </w:rPr>
          <w:delInstrText>aid</w:delInstrText>
        </w:r>
      </w:del>
      <w:ins w:id="16062"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equals</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no</w:t>
      </w:r>
      <w:r w:rsidRPr="00424939">
        <w:rPr>
          <w:rFonts w:cs="Times New Roman"/>
          <w:color w:val="000000" w:themeColor="text1"/>
          <w:spacing w:val="-3"/>
          <w:w w:val="105"/>
        </w:rPr>
        <w:t xml:space="preserve"> </w:t>
      </w:r>
      <w:r w:rsidRPr="00424939">
        <w:rPr>
          <w:rFonts w:cs="Times New Roman"/>
          <w:color w:val="000000" w:themeColor="text1"/>
          <w:w w:val="105"/>
        </w:rPr>
        <w:t>further</w:t>
      </w:r>
      <w:r w:rsidRPr="00424939">
        <w:rPr>
          <w:rFonts w:cs="Times New Roman"/>
          <w:color w:val="000000" w:themeColor="text1"/>
          <w:spacing w:val="-4"/>
          <w:w w:val="105"/>
        </w:rPr>
        <w:t xml:space="preserve"> </w:t>
      </w:r>
      <w:r w:rsidRPr="00424939">
        <w:rPr>
          <w:rFonts w:cs="Times New Roman"/>
          <w:color w:val="000000" w:themeColor="text1"/>
          <w:w w:val="105"/>
        </w:rPr>
        <w:t>action</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required.</w:t>
      </w:r>
    </w:p>
    <w:p w14:paraId="7790542C" w14:textId="24D7BAC0" w:rsidR="00B07F3D" w:rsidRPr="00424939" w:rsidRDefault="00B07F3D" w:rsidP="00E500FB">
      <w:pPr>
        <w:pStyle w:val="ListParagraph"/>
        <w:widowControl w:val="0"/>
        <w:numPr>
          <w:ilvl w:val="0"/>
          <w:numId w:val="125"/>
        </w:numPr>
        <w:tabs>
          <w:tab w:val="left" w:pos="1199"/>
          <w:tab w:val="left" w:pos="1200"/>
        </w:tabs>
        <w:spacing w:before="11" w:after="0"/>
        <w:ind w:left="630" w:right="703" w:hanging="330"/>
        <w:contextualSpacing w:val="0"/>
        <w:rPr>
          <w:rFonts w:cs="Times New Roman"/>
          <w:color w:val="000000" w:themeColor="text1"/>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del w:id="16063" w:author="Summer 2023 updates" w:date="2024-07-31T13:42:00Z">
        <w:r w:rsidR="00B76E1A" w:rsidRPr="00424939">
          <w:rPr>
            <w:rStyle w:val="Strong"/>
            <w:rFonts w:ascii="Garamond" w:hAnsi="Garamond"/>
            <w:color w:val="000000" w:themeColor="text1"/>
          </w:rPr>
          <w:delInstrText>aid</w:delInstrText>
        </w:r>
      </w:del>
      <w:ins w:id="16064"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greater</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difference</w:t>
      </w:r>
      <w:r w:rsidRPr="00424939">
        <w:rPr>
          <w:rFonts w:cs="Times New Roman"/>
          <w:color w:val="000000" w:themeColor="text1"/>
          <w:spacing w:val="-3"/>
          <w:w w:val="105"/>
        </w:rPr>
        <w:t xml:space="preserve"> </w:t>
      </w:r>
      <w:r w:rsidRPr="00424939">
        <w:rPr>
          <w:rFonts w:cs="Times New Roman"/>
          <w:color w:val="000000" w:themeColor="text1"/>
          <w:w w:val="105"/>
        </w:rPr>
        <w:t>must</w:t>
      </w:r>
      <w:r w:rsidRPr="00424939">
        <w:rPr>
          <w:rFonts w:cs="Times New Roman"/>
          <w:color w:val="000000" w:themeColor="text1"/>
          <w:spacing w:val="-4"/>
          <w:w w:val="105"/>
        </w:rPr>
        <w:t xml:space="preserve"> </w:t>
      </w:r>
      <w:r w:rsidRPr="00424939">
        <w:rPr>
          <w:rFonts w:cs="Times New Roman"/>
          <w:color w:val="000000" w:themeColor="text1"/>
          <w:w w:val="105"/>
        </w:rPr>
        <w:t>be</w:t>
      </w:r>
      <w:r w:rsidRPr="00424939">
        <w:rPr>
          <w:rFonts w:cs="Times New Roman"/>
          <w:color w:val="000000" w:themeColor="text1"/>
          <w:spacing w:val="-3"/>
          <w:w w:val="105"/>
        </w:rPr>
        <w:t xml:space="preserve"> </w:t>
      </w:r>
      <w:r w:rsidRPr="00424939">
        <w:rPr>
          <w:rFonts w:cs="Times New Roman"/>
          <w:color w:val="000000" w:themeColor="text1"/>
          <w:w w:val="105"/>
        </w:rPr>
        <w:t>returned</w:t>
      </w:r>
      <w:r w:rsidRPr="00424939">
        <w:rPr>
          <w:rFonts w:cs="Times New Roman"/>
          <w:color w:val="000000" w:themeColor="text1"/>
          <w:spacing w:val="-3"/>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the appropriate Title IV aid</w:t>
      </w:r>
      <w:r w:rsidRPr="00424939">
        <w:rPr>
          <w:rFonts w:cs="Times New Roman"/>
          <w:color w:val="000000" w:themeColor="text1"/>
          <w:spacing w:val="-23"/>
          <w:w w:val="105"/>
        </w:rPr>
        <w:t xml:space="preserve"> </w:t>
      </w:r>
      <w:r w:rsidRPr="00424939">
        <w:rPr>
          <w:rFonts w:cs="Times New Roman"/>
          <w:color w:val="000000" w:themeColor="text1"/>
          <w:w w:val="105"/>
        </w:rPr>
        <w:t>program.</w:t>
      </w:r>
    </w:p>
    <w:p w14:paraId="76FA0333" w14:textId="03242A1A" w:rsidR="00B07F3D" w:rsidRPr="00424939" w:rsidRDefault="00B07F3D" w:rsidP="00E500FB">
      <w:pPr>
        <w:pStyle w:val="ListParagraph"/>
        <w:widowControl w:val="0"/>
        <w:numPr>
          <w:ilvl w:val="0"/>
          <w:numId w:val="125"/>
        </w:numPr>
        <w:tabs>
          <w:tab w:val="left" w:pos="1199"/>
          <w:tab w:val="left" w:pos="1200"/>
        </w:tabs>
        <w:spacing w:after="0"/>
        <w:ind w:left="630" w:hanging="330"/>
        <w:contextualSpacing w:val="0"/>
        <w:rPr>
          <w:rFonts w:cs="Times New Roman"/>
          <w:color w:val="000000" w:themeColor="text1"/>
          <w:w w:val="105"/>
        </w:rPr>
      </w:pPr>
      <w:r w:rsidRPr="00424939">
        <w:rPr>
          <w:rFonts w:cs="Times New Roman"/>
          <w:color w:val="000000" w:themeColor="text1"/>
          <w:w w:val="105"/>
        </w:rPr>
        <w:t>If</w:t>
      </w:r>
      <w:r w:rsidRPr="00424939">
        <w:rPr>
          <w:rFonts w:cs="Times New Roman"/>
          <w:color w:val="000000" w:themeColor="text1"/>
          <w:spacing w:val="-4"/>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aid</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del w:id="16065" w:author="Summer 2023 updates" w:date="2024-07-31T13:42:00Z">
        <w:r w:rsidR="00B76E1A" w:rsidRPr="00424939">
          <w:rPr>
            <w:rStyle w:val="Strong"/>
            <w:rFonts w:ascii="Garamond" w:hAnsi="Garamond"/>
            <w:color w:val="000000" w:themeColor="text1"/>
          </w:rPr>
          <w:delInstrText>aid</w:delInstrText>
        </w:r>
      </w:del>
      <w:ins w:id="16066"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w w:val="105"/>
        </w:rPr>
        <w:fldChar w:fldCharType="end"/>
      </w:r>
      <w:r w:rsidRPr="00424939">
        <w:rPr>
          <w:rFonts w:cs="Times New Roman"/>
          <w:color w:val="000000" w:themeColor="text1"/>
          <w:spacing w:val="-3"/>
          <w:w w:val="105"/>
        </w:rPr>
        <w:t xml:space="preserve"> </w:t>
      </w:r>
      <w:r w:rsidRPr="00424939">
        <w:rPr>
          <w:rFonts w:cs="Times New Roman"/>
          <w:color w:val="000000" w:themeColor="text1"/>
          <w:w w:val="105"/>
        </w:rPr>
        <w:t>already</w:t>
      </w:r>
      <w:r w:rsidRPr="00424939">
        <w:rPr>
          <w:rFonts w:cs="Times New Roman"/>
          <w:color w:val="000000" w:themeColor="text1"/>
          <w:spacing w:val="-3"/>
          <w:w w:val="105"/>
        </w:rPr>
        <w:t xml:space="preserve"> </w:t>
      </w:r>
      <w:r w:rsidRPr="00424939">
        <w:rPr>
          <w:rFonts w:cs="Times New Roman"/>
          <w:color w:val="000000" w:themeColor="text1"/>
          <w:w w:val="105"/>
        </w:rPr>
        <w:t>disbursed</w:t>
      </w:r>
      <w:r w:rsidRPr="00424939">
        <w:rPr>
          <w:rFonts w:cs="Times New Roman"/>
          <w:color w:val="000000" w:themeColor="text1"/>
          <w:spacing w:val="-3"/>
          <w:w w:val="105"/>
        </w:rPr>
        <w:t xml:space="preserve"> </w:t>
      </w:r>
      <w:r w:rsidRPr="00424939">
        <w:rPr>
          <w:rFonts w:cs="Times New Roman"/>
          <w:color w:val="000000" w:themeColor="text1"/>
          <w:w w:val="105"/>
        </w:rPr>
        <w:t>is</w:t>
      </w:r>
      <w:r w:rsidRPr="00424939">
        <w:rPr>
          <w:rFonts w:cs="Times New Roman"/>
          <w:color w:val="000000" w:themeColor="text1"/>
          <w:spacing w:val="-4"/>
          <w:w w:val="105"/>
        </w:rPr>
        <w:t xml:space="preserve"> </w:t>
      </w:r>
      <w:r w:rsidRPr="00424939">
        <w:rPr>
          <w:rFonts w:cs="Times New Roman"/>
          <w:color w:val="000000" w:themeColor="text1"/>
          <w:w w:val="105"/>
        </w:rPr>
        <w:t>less</w:t>
      </w:r>
      <w:r w:rsidRPr="00424939">
        <w:rPr>
          <w:rFonts w:cs="Times New Roman"/>
          <w:color w:val="000000" w:themeColor="text1"/>
          <w:spacing w:val="-4"/>
          <w:w w:val="105"/>
        </w:rPr>
        <w:t xml:space="preserve"> </w:t>
      </w:r>
      <w:r w:rsidRPr="00424939">
        <w:rPr>
          <w:rFonts w:cs="Times New Roman"/>
          <w:color w:val="000000" w:themeColor="text1"/>
          <w:w w:val="105"/>
        </w:rPr>
        <w:t>than</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earned</w:t>
      </w:r>
      <w:r w:rsidRPr="00424939">
        <w:rPr>
          <w:rFonts w:cs="Times New Roman"/>
          <w:color w:val="000000" w:themeColor="text1"/>
          <w:spacing w:val="-3"/>
          <w:w w:val="105"/>
        </w:rPr>
        <w:t xml:space="preserve"> </w:t>
      </w:r>
      <w:r w:rsidRPr="00424939">
        <w:rPr>
          <w:rFonts w:cs="Times New Roman"/>
          <w:color w:val="000000" w:themeColor="text1"/>
          <w:w w:val="105"/>
        </w:rPr>
        <w:t>aid,</w:t>
      </w:r>
      <w:r w:rsidRPr="00424939">
        <w:rPr>
          <w:rFonts w:cs="Times New Roman"/>
          <w:color w:val="000000" w:themeColor="text1"/>
          <w:spacing w:val="-4"/>
          <w:w w:val="105"/>
        </w:rPr>
        <w:t xml:space="preserve"> </w:t>
      </w:r>
      <w:r w:rsidRPr="00424939">
        <w:rPr>
          <w:rFonts w:cs="Times New Roman"/>
          <w:color w:val="000000" w:themeColor="text1"/>
          <w:w w:val="105"/>
        </w:rPr>
        <w:t>a</w:t>
      </w:r>
      <w:r w:rsidRPr="00424939">
        <w:rPr>
          <w:rFonts w:cs="Times New Roman"/>
          <w:color w:val="000000" w:themeColor="text1"/>
          <w:spacing w:val="-3"/>
          <w:w w:val="105"/>
        </w:rPr>
        <w:t xml:space="preserve"> </w:t>
      </w:r>
      <w:r w:rsidRPr="00424939">
        <w:rPr>
          <w:rFonts w:cs="Times New Roman"/>
          <w:color w:val="000000" w:themeColor="text1"/>
          <w:w w:val="105"/>
        </w:rPr>
        <w:t>late</w:t>
      </w:r>
      <w:r w:rsidRPr="00424939">
        <w:rPr>
          <w:rFonts w:cs="Times New Roman"/>
          <w:color w:val="000000" w:themeColor="text1"/>
          <w:spacing w:val="-3"/>
          <w:w w:val="105"/>
        </w:rPr>
        <w:t xml:space="preserve"> </w:t>
      </w:r>
      <w:r w:rsidRPr="00424939">
        <w:rPr>
          <w:rFonts w:cs="Times New Roman"/>
          <w:color w:val="000000" w:themeColor="text1"/>
          <w:w w:val="105"/>
        </w:rPr>
        <w:t>disbursement</w:t>
      </w:r>
      <w:r w:rsidRPr="00424939">
        <w:rPr>
          <w:rFonts w:cs="Times New Roman"/>
          <w:color w:val="000000" w:themeColor="text1"/>
          <w:spacing w:val="-3"/>
          <w:w w:val="105"/>
        </w:rPr>
        <w:t xml:space="preserve"> </w:t>
      </w:r>
      <w:r w:rsidRPr="00424939">
        <w:rPr>
          <w:rFonts w:cs="Times New Roman"/>
          <w:color w:val="000000" w:themeColor="text1"/>
          <w:w w:val="105"/>
        </w:rPr>
        <w:t>may</w:t>
      </w:r>
      <w:r w:rsidRPr="00424939">
        <w:rPr>
          <w:rFonts w:cs="Times New Roman"/>
          <w:color w:val="000000" w:themeColor="text1"/>
          <w:spacing w:val="-3"/>
          <w:w w:val="105"/>
        </w:rPr>
        <w:t xml:space="preserve"> </w:t>
      </w:r>
      <w:r w:rsidRPr="00424939">
        <w:rPr>
          <w:rFonts w:cs="Times New Roman"/>
          <w:color w:val="000000" w:themeColor="text1"/>
          <w:w w:val="105"/>
        </w:rPr>
        <w:t>be</w:t>
      </w:r>
      <w:r w:rsidRPr="00424939">
        <w:rPr>
          <w:rFonts w:cs="Times New Roman"/>
          <w:color w:val="000000" w:themeColor="text1"/>
          <w:spacing w:val="-3"/>
          <w:w w:val="105"/>
        </w:rPr>
        <w:t xml:space="preserve"> </w:t>
      </w:r>
      <w:r w:rsidRPr="00424939">
        <w:rPr>
          <w:rFonts w:cs="Times New Roman"/>
          <w:color w:val="000000" w:themeColor="text1"/>
          <w:w w:val="105"/>
        </w:rPr>
        <w:t>made</w:t>
      </w:r>
      <w:r w:rsidRPr="00424939">
        <w:rPr>
          <w:rFonts w:cs="Times New Roman"/>
          <w:color w:val="000000" w:themeColor="text1"/>
          <w:spacing w:val="-3"/>
          <w:w w:val="105"/>
        </w:rPr>
        <w:t xml:space="preserve"> </w:t>
      </w:r>
      <w:r w:rsidRPr="00424939">
        <w:rPr>
          <w:rFonts w:cs="Times New Roman"/>
          <w:color w:val="000000" w:themeColor="text1"/>
          <w:w w:val="105"/>
        </w:rPr>
        <w:t>to</w:t>
      </w:r>
      <w:r w:rsidRPr="00424939">
        <w:rPr>
          <w:rFonts w:cs="Times New Roman"/>
          <w:color w:val="000000" w:themeColor="text1"/>
          <w:spacing w:val="-3"/>
          <w:w w:val="105"/>
        </w:rPr>
        <w:t xml:space="preserve"> </w:t>
      </w:r>
      <w:r w:rsidRPr="00424939">
        <w:rPr>
          <w:rFonts w:cs="Times New Roman"/>
          <w:color w:val="000000" w:themeColor="text1"/>
          <w:w w:val="105"/>
        </w:rPr>
        <w:t>the</w:t>
      </w:r>
      <w:r w:rsidRPr="00424939">
        <w:rPr>
          <w:rFonts w:cs="Times New Roman"/>
          <w:color w:val="000000" w:themeColor="text1"/>
          <w:spacing w:val="-3"/>
          <w:w w:val="105"/>
        </w:rPr>
        <w:t xml:space="preserve"> </w:t>
      </w:r>
      <w:r w:rsidRPr="00424939">
        <w:rPr>
          <w:rFonts w:cs="Times New Roman"/>
          <w:color w:val="000000" w:themeColor="text1"/>
          <w:w w:val="105"/>
        </w:rPr>
        <w:t>student.</w:t>
      </w:r>
    </w:p>
    <w:p w14:paraId="7059B848" w14:textId="77777777" w:rsidR="00B07F3D" w:rsidRPr="00424939" w:rsidRDefault="00B07F3D" w:rsidP="00E500FB">
      <w:pPr>
        <w:pStyle w:val="ListParagraph"/>
        <w:keepNext/>
        <w:keepLines/>
        <w:numPr>
          <w:ilvl w:val="0"/>
          <w:numId w:val="119"/>
        </w:numPr>
        <w:tabs>
          <w:tab w:val="left" w:pos="1199"/>
        </w:tabs>
        <w:spacing w:after="0"/>
        <w:ind w:right="274"/>
        <w:rPr>
          <w:rFonts w:cs="Times New Roman"/>
          <w:i/>
          <w:color w:val="000000" w:themeColor="text1"/>
        </w:rPr>
      </w:pPr>
      <w:r w:rsidRPr="00424939">
        <w:rPr>
          <w:rFonts w:cs="Times New Roman"/>
          <w:color w:val="000000" w:themeColor="text1"/>
          <w:w w:val="105"/>
        </w:rPr>
        <w:t>Step</w:t>
      </w:r>
      <w:r w:rsidRPr="00424939">
        <w:rPr>
          <w:rFonts w:cs="Times New Roman"/>
          <w:color w:val="000000" w:themeColor="text1"/>
          <w:spacing w:val="-1"/>
          <w:w w:val="105"/>
        </w:rPr>
        <w:t xml:space="preserve"> </w:t>
      </w:r>
      <w:r w:rsidRPr="00424939">
        <w:rPr>
          <w:rFonts w:cs="Times New Roman"/>
          <w:color w:val="000000" w:themeColor="text1"/>
          <w:w w:val="105"/>
        </w:rPr>
        <w:t>4: Determine</w:t>
      </w:r>
      <w:r w:rsidRPr="00424939">
        <w:rPr>
          <w:rFonts w:cs="Times New Roman"/>
          <w:color w:val="000000" w:themeColor="text1"/>
          <w:spacing w:val="-5"/>
          <w:w w:val="105"/>
        </w:rPr>
        <w:t xml:space="preserve"> </w:t>
      </w:r>
      <w:r w:rsidRPr="00424939">
        <w:rPr>
          <w:rFonts w:cs="Times New Roman"/>
          <w:color w:val="000000" w:themeColor="text1"/>
          <w:w w:val="105"/>
        </w:rPr>
        <w:t>if</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institution</w:t>
      </w:r>
      <w:r w:rsidRPr="00424939">
        <w:rPr>
          <w:rFonts w:cs="Times New Roman"/>
          <w:color w:val="000000" w:themeColor="text1"/>
          <w:spacing w:val="-5"/>
          <w:w w:val="105"/>
        </w:rPr>
        <w:t xml:space="preserve"> </w:t>
      </w:r>
      <w:r w:rsidRPr="00424939">
        <w:rPr>
          <w:rFonts w:cs="Times New Roman"/>
          <w:color w:val="000000" w:themeColor="text1"/>
          <w:w w:val="105"/>
        </w:rPr>
        <w:t>and/or</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student</w:t>
      </w:r>
      <w:r w:rsidRPr="00424939">
        <w:rPr>
          <w:rFonts w:cs="Times New Roman"/>
          <w:color w:val="000000" w:themeColor="text1"/>
          <w:spacing w:val="-6"/>
          <w:w w:val="105"/>
        </w:rPr>
        <w:t xml:space="preserve"> </w:t>
      </w:r>
      <w:r w:rsidRPr="00424939">
        <w:rPr>
          <w:rFonts w:cs="Times New Roman"/>
          <w:color w:val="000000" w:themeColor="text1"/>
          <w:w w:val="105"/>
        </w:rPr>
        <w:t>must</w:t>
      </w:r>
      <w:r w:rsidRPr="00424939">
        <w:rPr>
          <w:rFonts w:cs="Times New Roman"/>
          <w:color w:val="000000" w:themeColor="text1"/>
          <w:spacing w:val="-5"/>
          <w:w w:val="105"/>
        </w:rPr>
        <w:t xml:space="preserve"> </w:t>
      </w:r>
      <w:r w:rsidRPr="00424939">
        <w:rPr>
          <w:rFonts w:cs="Times New Roman"/>
          <w:color w:val="000000" w:themeColor="text1"/>
          <w:w w:val="105"/>
        </w:rPr>
        <w:t>return</w:t>
      </w:r>
      <w:r w:rsidRPr="00424939">
        <w:rPr>
          <w:rFonts w:cs="Times New Roman"/>
          <w:color w:val="000000" w:themeColor="text1"/>
          <w:spacing w:val="-5"/>
          <w:w w:val="105"/>
        </w:rPr>
        <w:t xml:space="preserve"> </w:t>
      </w:r>
      <w:r w:rsidRPr="00424939">
        <w:rPr>
          <w:rFonts w:cs="Times New Roman"/>
          <w:color w:val="000000" w:themeColor="text1"/>
          <w:w w:val="105"/>
        </w:rPr>
        <w:t>the</w:t>
      </w:r>
      <w:r w:rsidRPr="00424939">
        <w:rPr>
          <w:rFonts w:cs="Times New Roman"/>
          <w:color w:val="000000" w:themeColor="text1"/>
          <w:spacing w:val="-5"/>
          <w:w w:val="105"/>
        </w:rPr>
        <w:t xml:space="preserve"> </w:t>
      </w:r>
      <w:r w:rsidRPr="00424939">
        <w:rPr>
          <w:rFonts w:cs="Times New Roman"/>
          <w:color w:val="000000" w:themeColor="text1"/>
          <w:w w:val="105"/>
        </w:rPr>
        <w:t>unearned</w:t>
      </w:r>
      <w:r w:rsidRPr="00424939">
        <w:rPr>
          <w:rFonts w:cs="Times New Roman"/>
          <w:color w:val="000000" w:themeColor="text1"/>
          <w:spacing w:val="-5"/>
          <w:w w:val="105"/>
        </w:rPr>
        <w:t xml:space="preserve"> </w:t>
      </w:r>
      <w:r w:rsidRPr="00424939">
        <w:rPr>
          <w:rFonts w:cs="Times New Roman"/>
          <w:color w:val="000000" w:themeColor="text1"/>
          <w:w w:val="105"/>
        </w:rPr>
        <w:t>funds.</w:t>
      </w:r>
    </w:p>
    <w:p w14:paraId="3CFF8CA1" w14:textId="1D6FCC76" w:rsidR="00B07F3D" w:rsidRPr="00424939" w:rsidRDefault="00B07F3D" w:rsidP="003273CE">
      <w:pPr>
        <w:pStyle w:val="BodyText"/>
        <w:keepNext/>
        <w:keepLines/>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Total Aid – Earned Aid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67" w:author="Summer 2023 updates" w:date="2024-07-31T13:42:00Z">
        <w:r w:rsidR="00B76E1A" w:rsidRPr="00424939">
          <w:rPr>
            <w:rStyle w:val="Strong"/>
            <w:rFonts w:ascii="Garamond" w:hAnsi="Garamond"/>
            <w:color w:val="000000" w:themeColor="text1"/>
          </w:rPr>
          <w:delInstrText>aid</w:delInstrText>
        </w:r>
      </w:del>
      <w:ins w:id="16068"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must be returned </w:t>
      </w:r>
    </w:p>
    <w:p w14:paraId="32C2DAAD" w14:textId="65039A5E" w:rsidR="00B07F3D" w:rsidRPr="00424939" w:rsidRDefault="00B07F3D" w:rsidP="003273CE">
      <w:pPr>
        <w:pStyle w:val="BodyText"/>
        <w:keepNext/>
        <w:keepLines/>
        <w:spacing w:after="0" w:line="240" w:lineRule="auto"/>
        <w:ind w:left="1080"/>
        <w:jc w:val="left"/>
        <w:rPr>
          <w:rFonts w:ascii="Garamond" w:hAnsi="Garamond"/>
          <w:color w:val="000000" w:themeColor="text1"/>
          <w:w w:val="105"/>
          <w:sz w:val="22"/>
          <w:szCs w:val="22"/>
        </w:rPr>
      </w:pPr>
      <w:r w:rsidRPr="00424939">
        <w:rPr>
          <w:rFonts w:ascii="Garamond" w:hAnsi="Garamond"/>
          <w:color w:val="000000" w:themeColor="text1"/>
          <w:w w:val="105"/>
          <w:sz w:val="22"/>
          <w:szCs w:val="22"/>
        </w:rPr>
        <w:t>Unearned Aid &gt; assessed charges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69" w:author="Summer 2023 updates" w:date="2024-07-31T13:42:00Z">
        <w:r w:rsidR="00B76E1A" w:rsidRPr="00424939">
          <w:rPr>
            <w:rStyle w:val="Strong"/>
            <w:rFonts w:ascii="Garamond" w:hAnsi="Garamond"/>
            <w:color w:val="000000" w:themeColor="text1"/>
          </w:rPr>
          <w:delInstrText>aid</w:delInstrText>
        </w:r>
      </w:del>
      <w:ins w:id="16070"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must be returned by the student</w:t>
      </w:r>
    </w:p>
    <w:p w14:paraId="784BDEAF" w14:textId="5645EE46" w:rsidR="00B07F3D" w:rsidRPr="00424939" w:rsidRDefault="00B07F3D" w:rsidP="003273CE">
      <w:pPr>
        <w:pStyle w:val="BodyText"/>
        <w:keepNext/>
        <w:keepLines/>
        <w:spacing w:after="0" w:line="240" w:lineRule="auto"/>
        <w:ind w:left="108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Unearned Aid </w:t>
      </w:r>
      <w:r w:rsidR="00357DCE">
        <w:rPr>
          <w:rFonts w:ascii="Garamond" w:hAnsi="Garamond"/>
          <w:color w:val="000000" w:themeColor="text1"/>
          <w:w w:val="105"/>
          <w:sz w:val="22"/>
          <w:szCs w:val="22"/>
        </w:rPr>
        <w:t>≤</w:t>
      </w:r>
      <w:r w:rsidRPr="00357DCE">
        <w:rPr>
          <w:rFonts w:ascii="Garamond" w:hAnsi="Garamond"/>
          <w:color w:val="000000" w:themeColor="text1"/>
          <w:w w:val="105"/>
          <w:sz w:val="22"/>
          <w:szCs w:val="22"/>
        </w:rPr>
        <w:t xml:space="preserve"> </w:t>
      </w:r>
      <w:r w:rsidRPr="00424939">
        <w:rPr>
          <w:rFonts w:ascii="Garamond" w:hAnsi="Garamond"/>
          <w:color w:val="000000" w:themeColor="text1"/>
          <w:w w:val="105"/>
          <w:sz w:val="22"/>
          <w:szCs w:val="22"/>
        </w:rPr>
        <w:t>assessed charges = Unearned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71" w:author="Summer 2023 updates" w:date="2024-07-31T13:42:00Z">
        <w:r w:rsidR="00B76E1A" w:rsidRPr="00424939">
          <w:rPr>
            <w:rStyle w:val="Strong"/>
            <w:rFonts w:ascii="Garamond" w:hAnsi="Garamond"/>
            <w:color w:val="000000" w:themeColor="text1"/>
          </w:rPr>
          <w:delInstrText>aid</w:delInstrText>
        </w:r>
      </w:del>
      <w:ins w:id="16072"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to be returned by the College</w:t>
      </w:r>
    </w:p>
    <w:p w14:paraId="11AAD67D" w14:textId="4588268F" w:rsidR="00B07F3D" w:rsidRPr="00424939" w:rsidRDefault="00B07F3D" w:rsidP="003273CE">
      <w:pPr>
        <w:pStyle w:val="BodyText"/>
        <w:keepNext/>
        <w:keepLines/>
        <w:spacing w:after="0" w:line="240" w:lineRule="auto"/>
        <w:ind w:left="360"/>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The Coe College </w:t>
      </w:r>
      <w:r w:rsidR="0048092E">
        <w:rPr>
          <w:rFonts w:ascii="Garamond" w:hAnsi="Garamond"/>
          <w:color w:val="000000" w:themeColor="text1"/>
          <w:w w:val="105"/>
          <w:sz w:val="22"/>
          <w:szCs w:val="22"/>
        </w:rPr>
        <w:t>Student Financial Service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is required to return any unearned FSA funds that were applied towards institutional charges within 45 days in the following order:</w:t>
      </w:r>
    </w:p>
    <w:p w14:paraId="61F33713" w14:textId="77777777" w:rsidR="00B07F3D" w:rsidRPr="00424939" w:rsidRDefault="00B07F3D" w:rsidP="00E500FB">
      <w:pPr>
        <w:pStyle w:val="ListParagraph"/>
        <w:keepNext/>
        <w:keepLines/>
        <w:widowControl w:val="0"/>
        <w:numPr>
          <w:ilvl w:val="0"/>
          <w:numId w:val="110"/>
        </w:numPr>
        <w:tabs>
          <w:tab w:val="left" w:pos="973"/>
        </w:tabs>
        <w:spacing w:before="30" w:after="0" w:line="228" w:lineRule="auto"/>
        <w:ind w:left="1886" w:hanging="446"/>
        <w:contextualSpacing w:val="0"/>
        <w:rPr>
          <w:rFonts w:cs="Times New Roman"/>
          <w:color w:val="000000" w:themeColor="text1"/>
        </w:rPr>
      </w:pPr>
      <w:r w:rsidRPr="00424939">
        <w:rPr>
          <w:rFonts w:cs="Times New Roman"/>
          <w:color w:val="000000" w:themeColor="text1"/>
          <w:w w:val="105"/>
        </w:rPr>
        <w:t>Direct Unsubsidized Stafford</w:t>
      </w:r>
      <w:r w:rsidRPr="00424939">
        <w:rPr>
          <w:rFonts w:cs="Times New Roman"/>
          <w:color w:val="000000" w:themeColor="text1"/>
          <w:spacing w:val="-21"/>
          <w:w w:val="105"/>
        </w:rPr>
        <w:t xml:space="preserve"> </w:t>
      </w:r>
      <w:r w:rsidRPr="00424939">
        <w:rPr>
          <w:rFonts w:cs="Times New Roman"/>
          <w:color w:val="000000" w:themeColor="text1"/>
          <w:w w:val="105"/>
        </w:rPr>
        <w:t>Loan</w:t>
      </w:r>
    </w:p>
    <w:p w14:paraId="4A94C08C" w14:textId="77777777" w:rsidR="00B07F3D" w:rsidRPr="00424939" w:rsidRDefault="00B07F3D" w:rsidP="00E500FB">
      <w:pPr>
        <w:pStyle w:val="ListParagraph"/>
        <w:keepNext/>
        <w:keepLines/>
        <w:widowControl w:val="0"/>
        <w:numPr>
          <w:ilvl w:val="0"/>
          <w:numId w:val="110"/>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Direct (Subsidized) Stafford</w:t>
      </w:r>
      <w:r w:rsidRPr="00424939">
        <w:rPr>
          <w:rFonts w:cs="Times New Roman"/>
          <w:color w:val="000000" w:themeColor="text1"/>
          <w:spacing w:val="-21"/>
          <w:w w:val="105"/>
        </w:rPr>
        <w:t xml:space="preserve"> </w:t>
      </w:r>
      <w:r w:rsidRPr="00424939">
        <w:rPr>
          <w:rFonts w:cs="Times New Roman"/>
          <w:color w:val="000000" w:themeColor="text1"/>
          <w:w w:val="105"/>
        </w:rPr>
        <w:t>Loan</w:t>
      </w:r>
    </w:p>
    <w:p w14:paraId="47ABA33C" w14:textId="77777777" w:rsidR="00B07F3D" w:rsidRPr="00424939" w:rsidRDefault="00B07F3D" w:rsidP="00E500FB">
      <w:pPr>
        <w:pStyle w:val="ListParagraph"/>
        <w:keepNext/>
        <w:keepLines/>
        <w:widowControl w:val="0"/>
        <w:numPr>
          <w:ilvl w:val="0"/>
          <w:numId w:val="110"/>
        </w:numPr>
        <w:tabs>
          <w:tab w:val="left" w:pos="973"/>
        </w:tabs>
        <w:spacing w:before="8" w:after="0" w:line="228" w:lineRule="auto"/>
        <w:ind w:left="1886" w:hanging="446"/>
        <w:contextualSpacing w:val="0"/>
        <w:rPr>
          <w:rFonts w:cs="Times New Roman"/>
          <w:color w:val="000000" w:themeColor="text1"/>
        </w:rPr>
      </w:pPr>
      <w:r w:rsidRPr="00424939">
        <w:rPr>
          <w:rFonts w:cs="Times New Roman"/>
          <w:color w:val="000000" w:themeColor="text1"/>
          <w:w w:val="105"/>
        </w:rPr>
        <w:t>Direct Graduate PLUS Loan (for graduate</w:t>
      </w:r>
      <w:r w:rsidRPr="00424939">
        <w:rPr>
          <w:rFonts w:cs="Times New Roman"/>
          <w:color w:val="000000" w:themeColor="text1"/>
          <w:spacing w:val="-29"/>
          <w:w w:val="105"/>
        </w:rPr>
        <w:t xml:space="preserve"> </w:t>
      </w:r>
      <w:r w:rsidRPr="00424939">
        <w:rPr>
          <w:rFonts w:cs="Times New Roman"/>
          <w:color w:val="000000" w:themeColor="text1"/>
          <w:w w:val="105"/>
        </w:rPr>
        <w:t>students)</w:t>
      </w:r>
    </w:p>
    <w:p w14:paraId="1EA20F9D" w14:textId="77777777" w:rsidR="00B07F3D" w:rsidRPr="00424939" w:rsidRDefault="00B07F3D" w:rsidP="00E500FB">
      <w:pPr>
        <w:pStyle w:val="ListParagraph"/>
        <w:keepNext/>
        <w:keepLines/>
        <w:widowControl w:val="0"/>
        <w:numPr>
          <w:ilvl w:val="0"/>
          <w:numId w:val="110"/>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Direct PLUS Loan (for parents of undergraduate</w:t>
      </w:r>
      <w:r w:rsidRPr="00424939">
        <w:rPr>
          <w:rFonts w:cs="Times New Roman"/>
          <w:color w:val="000000" w:themeColor="text1"/>
          <w:spacing w:val="-31"/>
          <w:w w:val="105"/>
        </w:rPr>
        <w:t xml:space="preserve"> </w:t>
      </w:r>
      <w:r w:rsidRPr="00424939">
        <w:rPr>
          <w:rFonts w:cs="Times New Roman"/>
          <w:color w:val="000000" w:themeColor="text1"/>
          <w:w w:val="105"/>
        </w:rPr>
        <w:t>students)</w:t>
      </w:r>
    </w:p>
    <w:p w14:paraId="4A3DB335" w14:textId="1660A762" w:rsidR="00B07F3D" w:rsidRPr="00424939" w:rsidRDefault="00B07F3D" w:rsidP="00E500FB">
      <w:pPr>
        <w:pStyle w:val="ListParagraph"/>
        <w:keepNext/>
        <w:keepLines/>
        <w:widowControl w:val="0"/>
        <w:numPr>
          <w:ilvl w:val="0"/>
          <w:numId w:val="110"/>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Pell</w:t>
      </w:r>
      <w:r w:rsidRPr="00424939">
        <w:rPr>
          <w:rFonts w:cs="Times New Roman"/>
          <w:color w:val="000000" w:themeColor="text1"/>
          <w:spacing w:val="-7"/>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3C10C26F" w14:textId="77777777" w:rsidR="00B07F3D" w:rsidRPr="00424939" w:rsidRDefault="00B07F3D" w:rsidP="00E500FB">
      <w:pPr>
        <w:pStyle w:val="ListParagraph"/>
        <w:keepNext/>
        <w:keepLines/>
        <w:widowControl w:val="0"/>
        <w:numPr>
          <w:ilvl w:val="0"/>
          <w:numId w:val="110"/>
        </w:numPr>
        <w:tabs>
          <w:tab w:val="left" w:pos="973"/>
        </w:tabs>
        <w:spacing w:before="8" w:after="0" w:line="228" w:lineRule="auto"/>
        <w:ind w:left="1886" w:hanging="446"/>
        <w:contextualSpacing w:val="0"/>
        <w:rPr>
          <w:rFonts w:cs="Times New Roman"/>
          <w:color w:val="000000" w:themeColor="text1"/>
        </w:rPr>
      </w:pPr>
      <w:r w:rsidRPr="00424939">
        <w:rPr>
          <w:rFonts w:cs="Times New Roman"/>
          <w:color w:val="000000" w:themeColor="text1"/>
          <w:w w:val="105"/>
        </w:rPr>
        <w:t>SEOG</w:t>
      </w:r>
    </w:p>
    <w:p w14:paraId="69FFEF6B" w14:textId="3F0FA3AA" w:rsidR="00B07F3D" w:rsidRPr="00424939" w:rsidRDefault="00B07F3D" w:rsidP="00E500FB">
      <w:pPr>
        <w:pStyle w:val="ListParagraph"/>
        <w:keepNext/>
        <w:keepLines/>
        <w:widowControl w:val="0"/>
        <w:numPr>
          <w:ilvl w:val="0"/>
          <w:numId w:val="110"/>
        </w:numPr>
        <w:tabs>
          <w:tab w:val="left" w:pos="973"/>
        </w:tabs>
        <w:spacing w:before="13" w:after="0" w:line="228" w:lineRule="auto"/>
        <w:ind w:left="1886" w:hanging="446"/>
        <w:contextualSpacing w:val="0"/>
        <w:rPr>
          <w:rFonts w:cs="Times New Roman"/>
          <w:color w:val="000000" w:themeColor="text1"/>
        </w:rPr>
      </w:pPr>
      <w:r w:rsidRPr="00424939">
        <w:rPr>
          <w:rFonts w:cs="Times New Roman"/>
          <w:color w:val="000000" w:themeColor="text1"/>
          <w:w w:val="105"/>
        </w:rPr>
        <w:t>TEACH</w:t>
      </w:r>
      <w:r w:rsidRPr="00424939">
        <w:rPr>
          <w:rFonts w:cs="Times New Roman"/>
          <w:color w:val="000000" w:themeColor="text1"/>
          <w:spacing w:val="-9"/>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1A90C692" w14:textId="50E26D3C" w:rsidR="00B07F3D" w:rsidRPr="00424939" w:rsidRDefault="00B07F3D" w:rsidP="00E500FB">
      <w:pPr>
        <w:pStyle w:val="ListParagraph"/>
        <w:keepNext/>
        <w:keepLines/>
        <w:widowControl w:val="0"/>
        <w:numPr>
          <w:ilvl w:val="0"/>
          <w:numId w:val="110"/>
        </w:numPr>
        <w:tabs>
          <w:tab w:val="left" w:pos="973"/>
        </w:tabs>
        <w:spacing w:before="13" w:after="20" w:line="228" w:lineRule="auto"/>
        <w:ind w:left="1886" w:hanging="446"/>
        <w:contextualSpacing w:val="0"/>
        <w:rPr>
          <w:rFonts w:cs="Times New Roman"/>
          <w:color w:val="000000" w:themeColor="text1"/>
        </w:rPr>
      </w:pPr>
      <w:r w:rsidRPr="00424939">
        <w:rPr>
          <w:rFonts w:cs="Times New Roman"/>
          <w:color w:val="000000" w:themeColor="text1"/>
          <w:w w:val="105"/>
        </w:rPr>
        <w:t>Iraq Afghanistan Service</w:t>
      </w:r>
      <w:r w:rsidRPr="00424939">
        <w:rPr>
          <w:rFonts w:cs="Times New Roman"/>
          <w:color w:val="000000" w:themeColor="text1"/>
          <w:spacing w:val="-19"/>
          <w:w w:val="105"/>
        </w:rPr>
        <w:t xml:space="preserve"> </w:t>
      </w:r>
      <w:r w:rsidRPr="00424939">
        <w:rPr>
          <w:rFonts w:cs="Times New Roman"/>
          <w:color w:val="000000" w:themeColor="text1"/>
          <w:w w:val="105"/>
        </w:rPr>
        <w:t>Grant</w:t>
      </w:r>
      <w:r w:rsidR="00B76E1A" w:rsidRPr="00424939">
        <w:rPr>
          <w:rFonts w:cs="Times New Roman"/>
          <w:color w:val="000000" w:themeColor="text1"/>
          <w:w w:val="105"/>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w w:val="105"/>
        </w:rPr>
        <w:fldChar w:fldCharType="end"/>
      </w:r>
    </w:p>
    <w:p w14:paraId="3F1E9BB1" w14:textId="53D2E35F" w:rsidR="00B07F3D" w:rsidRPr="00424939" w:rsidRDefault="00B07F3D" w:rsidP="00B07F3D">
      <w:pPr>
        <w:pStyle w:val="BodyText"/>
        <w:spacing w:after="40" w:line="228" w:lineRule="auto"/>
        <w:ind w:left="360" w:right="662"/>
        <w:jc w:val="left"/>
        <w:rPr>
          <w:rFonts w:ascii="Garamond" w:hAnsi="Garamond"/>
          <w:color w:val="000000" w:themeColor="text1"/>
          <w:w w:val="105"/>
          <w:sz w:val="22"/>
          <w:szCs w:val="22"/>
        </w:rPr>
      </w:pPr>
      <w:r w:rsidRPr="00424939">
        <w:rPr>
          <w:rFonts w:ascii="Garamond" w:hAnsi="Garamond"/>
          <w:color w:val="000000" w:themeColor="text1"/>
          <w:w w:val="105"/>
          <w:sz w:val="22"/>
          <w:szCs w:val="22"/>
        </w:rPr>
        <w:t xml:space="preserve">The student will be informed by the </w:t>
      </w:r>
      <w:r w:rsidR="00164B33">
        <w:rPr>
          <w:rFonts w:ascii="Garamond" w:hAnsi="Garamond"/>
          <w:color w:val="000000" w:themeColor="text1"/>
          <w:w w:val="105"/>
          <w:sz w:val="22"/>
          <w:szCs w:val="22"/>
        </w:rPr>
        <w:t>Student Financial Services Office</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the type and amount of FSA program funds that are being returned on </w:t>
      </w:r>
      <w:r w:rsidR="00357DCE">
        <w:rPr>
          <w:rFonts w:ascii="Garamond" w:hAnsi="Garamond"/>
          <w:color w:val="000000" w:themeColor="text1"/>
          <w:w w:val="105"/>
          <w:sz w:val="22"/>
          <w:szCs w:val="22"/>
        </w:rPr>
        <w:t>their</w:t>
      </w:r>
      <w:r w:rsidRPr="00424939">
        <w:rPr>
          <w:rFonts w:ascii="Garamond" w:hAnsi="Garamond"/>
          <w:color w:val="000000" w:themeColor="text1"/>
          <w:w w:val="105"/>
          <w:sz w:val="22"/>
          <w:szCs w:val="22"/>
        </w:rPr>
        <w:t xml:space="preserve"> behalf</w:t>
      </w:r>
      <w:r w:rsidRPr="00424939">
        <w:rPr>
          <w:rFonts w:ascii="Garamond" w:hAnsi="Garamond" w:cs="Arial"/>
          <w:color w:val="000000" w:themeColor="text1"/>
          <w:shd w:val="clear" w:color="auto" w:fill="FFFFFF"/>
        </w:rPr>
        <w:t xml:space="preserve"> </w:t>
      </w:r>
      <w:r w:rsidRPr="00424939">
        <w:rPr>
          <w:rFonts w:ascii="Garamond" w:hAnsi="Garamond"/>
          <w:color w:val="000000" w:themeColor="text1"/>
          <w:w w:val="105"/>
          <w:sz w:val="22"/>
          <w:szCs w:val="22"/>
        </w:rPr>
        <w:t>and of the amount the student must return. If the student’s portion of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73" w:author="Summer 2023 updates" w:date="2024-07-31T13:42:00Z">
        <w:r w:rsidR="00B76E1A" w:rsidRPr="00424939">
          <w:rPr>
            <w:rStyle w:val="Strong"/>
            <w:rFonts w:ascii="Garamond" w:hAnsi="Garamond"/>
            <w:color w:val="000000" w:themeColor="text1"/>
          </w:rPr>
          <w:delInstrText>aid</w:delInstrText>
        </w:r>
      </w:del>
      <w:ins w:id="16074"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to be returned is a loan, the terms of the original loan repayment agreement will apply. The amount of unearned grant funds a student must repay is limited to the amount by which unearned grant funds disbursed exceed half of the original grant award by $50 or more. In general, the </w:t>
      </w:r>
      <w:r w:rsidR="00164B33">
        <w:rPr>
          <w:rFonts w:ascii="Garamond" w:hAnsi="Garamond"/>
          <w:color w:val="000000" w:themeColor="text1"/>
          <w:w w:val="105"/>
          <w:sz w:val="22"/>
          <w:szCs w:val="22"/>
        </w:rPr>
        <w:t>Student Financial Services Office</w:t>
      </w:r>
      <w:r w:rsidRPr="00424939">
        <w:rPr>
          <w:rFonts w:ascii="Garamond" w:hAnsi="Garamond"/>
          <w:color w:val="000000" w:themeColor="text1"/>
          <w:w w:val="105"/>
          <w:sz w:val="22"/>
          <w:szCs w:val="22"/>
        </w:rPr>
        <w:t xml:space="preserve"> will return the grant funds to the appropriate federal program and charge the student’s Coe account, which will result in debt to the college.</w:t>
      </w:r>
    </w:p>
    <w:p w14:paraId="1447A82D" w14:textId="77777777" w:rsidR="00B07F3D" w:rsidRPr="00424939" w:rsidRDefault="00B07F3D" w:rsidP="00E500FB">
      <w:pPr>
        <w:pStyle w:val="ListParagraph"/>
        <w:numPr>
          <w:ilvl w:val="0"/>
          <w:numId w:val="119"/>
        </w:numPr>
        <w:tabs>
          <w:tab w:val="left" w:pos="1199"/>
        </w:tabs>
        <w:spacing w:after="0"/>
        <w:ind w:right="274"/>
        <w:rPr>
          <w:rFonts w:cs="Times New Roman"/>
          <w:i/>
          <w:color w:val="000000" w:themeColor="text1"/>
        </w:rPr>
      </w:pPr>
      <w:r w:rsidRPr="00424939">
        <w:rPr>
          <w:rFonts w:cs="Times New Roman"/>
          <w:color w:val="000000" w:themeColor="text1"/>
          <w:w w:val="105"/>
        </w:rPr>
        <w:t>Step 5:</w:t>
      </w:r>
      <w:r w:rsidRPr="00424939">
        <w:rPr>
          <w:rFonts w:cs="Times New Roman"/>
          <w:color w:val="000000" w:themeColor="text1"/>
          <w:w w:val="105"/>
        </w:rPr>
        <w:tab/>
        <w:t>Determine earned FSA assistance that has not been disbursed.</w:t>
      </w:r>
    </w:p>
    <w:p w14:paraId="1C0B75C8" w14:textId="5C699B96" w:rsidR="00B07F3D" w:rsidRPr="00424939" w:rsidRDefault="00B07F3D" w:rsidP="00B07F3D">
      <w:pPr>
        <w:pStyle w:val="BodyText"/>
        <w:spacing w:after="40" w:line="240" w:lineRule="auto"/>
        <w:ind w:left="1200" w:right="667"/>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Total Aid Earned – Total Aid Disbursed = Earned Aid </w:t>
      </w:r>
      <w:del w:id="16075" w:author="Summer 2023 updates" w:date="2024-07-31T13:42:00Z">
        <w:r w:rsidRPr="00424939">
          <w:rPr>
            <w:rFonts w:ascii="Garamond" w:hAnsi="Garamond"/>
            <w:color w:val="000000" w:themeColor="text1"/>
            <w:w w:val="105"/>
            <w:sz w:val="22"/>
            <w:szCs w:val="22"/>
          </w:rPr>
          <w:delText>not</w:delText>
        </w:r>
      </w:del>
      <w:ins w:id="16076" w:author="Summer 2023 updates" w:date="2024-07-31T13:42:00Z">
        <w:r w:rsidR="00A270CF">
          <w:rPr>
            <w:rFonts w:ascii="Garamond" w:hAnsi="Garamond"/>
            <w:color w:val="000000" w:themeColor="text1"/>
            <w:w w:val="105"/>
            <w:sz w:val="22"/>
            <w:szCs w:val="22"/>
          </w:rPr>
          <w:t>N</w:t>
        </w:r>
        <w:r w:rsidRPr="00424939">
          <w:rPr>
            <w:rFonts w:ascii="Garamond" w:hAnsi="Garamond"/>
            <w:color w:val="000000" w:themeColor="text1"/>
            <w:w w:val="105"/>
            <w:sz w:val="22"/>
            <w:szCs w:val="22"/>
          </w:rPr>
          <w:t>ot</w:t>
        </w:r>
      </w:ins>
      <w:r w:rsidRPr="00424939">
        <w:rPr>
          <w:rFonts w:ascii="Garamond" w:hAnsi="Garamond"/>
          <w:color w:val="000000" w:themeColor="text1"/>
          <w:w w:val="105"/>
          <w:sz w:val="22"/>
          <w:szCs w:val="22"/>
        </w:rPr>
        <w:t xml:space="preserve"> Disbursed</w:t>
      </w:r>
    </w:p>
    <w:p w14:paraId="7EB22C4E" w14:textId="5A82AECB" w:rsidR="00B07F3D" w:rsidRPr="00424939" w:rsidRDefault="00B07F3D" w:rsidP="00B07F3D">
      <w:pPr>
        <w:pStyle w:val="BodyText"/>
        <w:spacing w:after="40" w:line="228" w:lineRule="auto"/>
        <w:ind w:left="360" w:right="662"/>
        <w:jc w:val="left"/>
        <w:rPr>
          <w:rFonts w:ascii="Garamond" w:hAnsi="Garamond"/>
          <w:color w:val="000000" w:themeColor="text1"/>
          <w:w w:val="105"/>
          <w:sz w:val="22"/>
          <w:szCs w:val="22"/>
        </w:rPr>
      </w:pPr>
      <w:r w:rsidRPr="00424939">
        <w:rPr>
          <w:rFonts w:ascii="Garamond" w:hAnsi="Garamond"/>
          <w:color w:val="000000" w:themeColor="text1"/>
          <w:w w:val="105"/>
          <w:sz w:val="22"/>
          <w:szCs w:val="22"/>
        </w:rPr>
        <w:t>Grant</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Grant</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aid</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del w:id="16077" w:author="Summer 2023 updates" w:date="2024-07-31T13:42:00Z">
        <w:r w:rsidR="00B76E1A" w:rsidRPr="00424939">
          <w:rPr>
            <w:rStyle w:val="Strong"/>
            <w:rFonts w:ascii="Garamond" w:hAnsi="Garamond"/>
            <w:color w:val="000000" w:themeColor="text1"/>
          </w:rPr>
          <w:delInstrText>aid</w:delInstrText>
        </w:r>
      </w:del>
      <w:ins w:id="16078"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that was earned, but had not been applied before the student withdrew, will be applied to the students account within 45 days. Loan proceeds that could be disbursed after the student withdrew will only be disbursed if the student requests a disbursement within 14 days of receiving notice from the </w:t>
      </w:r>
      <w:r w:rsidR="0048092E">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of </w:t>
      </w:r>
      <w:r w:rsidR="00357DCE">
        <w:rPr>
          <w:rFonts w:ascii="Garamond" w:hAnsi="Garamond"/>
          <w:color w:val="000000" w:themeColor="text1"/>
          <w:w w:val="105"/>
          <w:sz w:val="22"/>
          <w:szCs w:val="22"/>
        </w:rPr>
        <w:t>their</w:t>
      </w:r>
      <w:r w:rsidRPr="00424939">
        <w:rPr>
          <w:rFonts w:ascii="Garamond" w:hAnsi="Garamond"/>
          <w:color w:val="000000" w:themeColor="text1"/>
          <w:w w:val="105"/>
          <w:sz w:val="22"/>
          <w:szCs w:val="22"/>
        </w:rPr>
        <w:t xml:space="preserve"> eligibility of a post-withdrawal loan disbursement.</w:t>
      </w:r>
    </w:p>
    <w:p w14:paraId="145AA473" w14:textId="7FE3CAD7" w:rsidR="00B07F3D" w:rsidRPr="00424939" w:rsidRDefault="00B07F3D" w:rsidP="00B07F3D">
      <w:pPr>
        <w:pStyle w:val="BodyText"/>
        <w:spacing w:after="60" w:line="240" w:lineRule="auto"/>
        <w:ind w:left="720" w:right="662"/>
        <w:jc w:val="left"/>
        <w:rPr>
          <w:rFonts w:ascii="Garamond" w:hAnsi="Garamond"/>
          <w:color w:val="000000" w:themeColor="text1"/>
          <w:sz w:val="22"/>
          <w:szCs w:val="22"/>
        </w:rPr>
      </w:pPr>
      <w:r w:rsidRPr="00424939">
        <w:rPr>
          <w:rFonts w:ascii="Garamond" w:hAnsi="Garamond"/>
          <w:color w:val="000000" w:themeColor="text1"/>
          <w:w w:val="105"/>
          <w:sz w:val="22"/>
          <w:szCs w:val="22"/>
        </w:rPr>
        <w:t xml:space="preserve">* the federal work-sheet used to calculate the amount of FSA assistance earned is available from the </w:t>
      </w:r>
      <w:r w:rsidR="0048092E">
        <w:rPr>
          <w:rFonts w:ascii="Garamond" w:hAnsi="Garamond"/>
          <w:color w:val="000000" w:themeColor="text1"/>
          <w:w w:val="105"/>
          <w:sz w:val="22"/>
          <w:szCs w:val="22"/>
        </w:rPr>
        <w:t>Student Financial Services</w:t>
      </w:r>
      <w:r w:rsidR="00B76E1A" w:rsidRPr="00424939">
        <w:rPr>
          <w:rFonts w:ascii="Garamond" w:hAnsi="Garamond"/>
          <w:color w:val="000000" w:themeColor="text1"/>
          <w:w w:val="105"/>
          <w:sz w:val="22"/>
          <w:szCs w:val="22"/>
        </w:rPr>
        <w:fldChar w:fldCharType="begin"/>
      </w:r>
      <w:r w:rsidR="00B76E1A" w:rsidRPr="00424939">
        <w:rPr>
          <w:rFonts w:ascii="Garamond" w:hAnsi="Garamond"/>
          <w:color w:val="000000" w:themeColor="text1"/>
        </w:rPr>
        <w:instrText xml:space="preserve"> XE "</w:instrText>
      </w:r>
      <w:r w:rsidR="00B76E1A" w:rsidRPr="00424939">
        <w:rPr>
          <w:rFonts w:ascii="Garamond" w:hAnsi="Garamond"/>
          <w:b/>
          <w:color w:val="000000" w:themeColor="text1"/>
        </w:rPr>
        <w:instrText>Financial Aid</w:instrText>
      </w:r>
      <w:r w:rsidR="00B76E1A" w:rsidRPr="00424939">
        <w:rPr>
          <w:rFonts w:ascii="Garamond" w:hAnsi="Garamond"/>
          <w:color w:val="000000" w:themeColor="text1"/>
        </w:rPr>
        <w:instrText xml:space="preserve">" </w:instrText>
      </w:r>
      <w:r w:rsidR="00B76E1A" w:rsidRPr="00424939">
        <w:rPr>
          <w:rFonts w:ascii="Garamond" w:hAnsi="Garamond"/>
          <w:color w:val="000000" w:themeColor="text1"/>
          <w:w w:val="105"/>
          <w:sz w:val="22"/>
          <w:szCs w:val="22"/>
        </w:rPr>
        <w:fldChar w:fldCharType="end"/>
      </w:r>
      <w:r w:rsidRPr="00424939">
        <w:rPr>
          <w:rFonts w:ascii="Garamond" w:hAnsi="Garamond"/>
          <w:color w:val="000000" w:themeColor="text1"/>
          <w:w w:val="105"/>
          <w:sz w:val="22"/>
          <w:szCs w:val="22"/>
        </w:rPr>
        <w:t xml:space="preserve"> upon request.</w:t>
      </w:r>
    </w:p>
    <w:p w14:paraId="746389D8" w14:textId="7D6DC9B9" w:rsidR="00B07F3D" w:rsidRPr="00424939" w:rsidRDefault="00B07F3D" w:rsidP="00B07F3D">
      <w:pPr>
        <w:spacing w:after="40"/>
        <w:rPr>
          <w:rFonts w:cs="Times New Roman"/>
          <w:b/>
          <w:color w:val="000000" w:themeColor="text1"/>
        </w:rPr>
      </w:pPr>
      <w:bookmarkStart w:id="16079" w:name="InstitutionalRefund"/>
      <w:r w:rsidRPr="00424939">
        <w:rPr>
          <w:rFonts w:cs="Times New Roman"/>
          <w:b/>
          <w:color w:val="000000" w:themeColor="text1"/>
        </w:rPr>
        <w:t>Institutional Refund</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Calculation/Policy</w:t>
      </w:r>
      <w:bookmarkEnd w:id="16079"/>
    </w:p>
    <w:p w14:paraId="29AC1AE8" w14:textId="0222A0CC" w:rsidR="00B07F3D" w:rsidRPr="00424939" w:rsidRDefault="00B07F3D" w:rsidP="00B07F3D">
      <w:pPr>
        <w:spacing w:after="0"/>
        <w:rPr>
          <w:rFonts w:cs="Times New Roman"/>
          <w:color w:val="000000" w:themeColor="text1"/>
        </w:rPr>
      </w:pPr>
      <w:r w:rsidRPr="00424939">
        <w:rPr>
          <w:rFonts w:cs="Times New Roman"/>
          <w:color w:val="000000" w:themeColor="text1"/>
        </w:rPr>
        <w:t xml:space="preserve">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will follow the federal Title IV Refund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Calculation/ Policy in determining the amount of earned and unearned Coe scholarships and grants and state assistance.</w:t>
      </w:r>
    </w:p>
    <w:p w14:paraId="4A90FE70" w14:textId="46022391"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Tuition, Board and Student Fees will be charged pro-rata based on the percentage of the enrollment period completed up to the </w:t>
      </w:r>
      <w:r w:rsidR="00066316" w:rsidRPr="00424939">
        <w:rPr>
          <w:rFonts w:cs="Times New Roman"/>
          <w:color w:val="000000" w:themeColor="text1"/>
        </w:rPr>
        <w:t>60-percentage</w:t>
      </w:r>
      <w:r w:rsidRPr="00424939">
        <w:rPr>
          <w:rFonts w:cs="Times New Roman"/>
          <w:color w:val="000000" w:themeColor="text1"/>
        </w:rPr>
        <w:t xml:space="preserve"> point in time of the term. Room charge will not be refunded after Date of Record for the term. Please see the </w:t>
      </w:r>
      <w:r w:rsidR="003B4409">
        <w:fldChar w:fldCharType="begin"/>
      </w:r>
      <w:r w:rsidR="003B4409">
        <w:instrText xml:space="preserve"> HYPERLINK "http://www.coe.edu/campuslife/studentservices/businessoffice" </w:instrText>
      </w:r>
      <w:r w:rsidR="003B4409">
        <w:fldChar w:fldCharType="separate"/>
      </w:r>
      <w:r w:rsidRPr="00424939">
        <w:rPr>
          <w:rStyle w:val="Hyperlink"/>
          <w:rFonts w:cs="Times New Roman"/>
          <w:i/>
          <w:color w:val="000000" w:themeColor="text1"/>
        </w:rPr>
        <w:t>Coe Student Accounts Handbook</w:t>
      </w:r>
      <w:r w:rsidR="003B4409">
        <w:rPr>
          <w:rStyle w:val="Hyperlink"/>
          <w:rFonts w:cs="Times New Roman"/>
          <w:i/>
          <w:color w:val="000000" w:themeColor="text1"/>
        </w:rPr>
        <w:fldChar w:fldCharType="end"/>
      </w:r>
      <w:r w:rsidRPr="00424939">
        <w:rPr>
          <w:rFonts w:cs="Times New Roman"/>
          <w:color w:val="000000" w:themeColor="text1"/>
        </w:rPr>
        <w:t xml:space="preserve"> to review the institutional refund policy for tuition, fees, room and board.</w:t>
      </w:r>
    </w:p>
    <w:p w14:paraId="377DE575" w14:textId="58A0A125" w:rsidR="00B07F3D" w:rsidRPr="00424939" w:rsidRDefault="00B07F3D" w:rsidP="00B07F3D">
      <w:pPr>
        <w:spacing w:after="0"/>
        <w:rPr>
          <w:rFonts w:cs="Times New Roman"/>
          <w:bCs/>
          <w:color w:val="000000" w:themeColor="text1"/>
        </w:rPr>
      </w:pPr>
      <w:r w:rsidRPr="00424939">
        <w:rPr>
          <w:rFonts w:cs="Times New Roman"/>
          <w:b/>
          <w:color w:val="000000" w:themeColor="text1"/>
        </w:rPr>
        <w:t>May Term</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w:t>
      </w:r>
      <w:r w:rsidRPr="00424939">
        <w:rPr>
          <w:rFonts w:cs="Times New Roman"/>
          <w:bCs/>
          <w:color w:val="000000" w:themeColor="text1"/>
        </w:rPr>
        <w:t>(optional)</w:t>
      </w:r>
    </w:p>
    <w:p w14:paraId="73D87A04" w14:textId="627891C3" w:rsidR="00B07F3D" w:rsidRPr="00424939" w:rsidRDefault="00B07F3D" w:rsidP="00B07F3D">
      <w:pPr>
        <w:rPr>
          <w:rFonts w:cs="Times New Roman"/>
          <w:color w:val="000000" w:themeColor="text1"/>
        </w:rPr>
      </w:pPr>
      <w:r w:rsidRPr="00424939">
        <w:rPr>
          <w:rFonts w:cs="Times New Roman"/>
          <w:color w:val="000000" w:themeColor="text1"/>
        </w:rPr>
        <w:t>The first May Term</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color w:val="000000" w:themeColor="text1"/>
        </w:rPr>
        <w:instrText>May Term</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 taken by a student is a non-tuition charge term for all Coe full-time degree-seeking students enrolled in the Spring Term, therefore, no institutional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080" w:author="Summer 2023 updates" w:date="2024-07-31T13:42:00Z">
        <w:r w:rsidR="00B76E1A" w:rsidRPr="00424939">
          <w:rPr>
            <w:rStyle w:val="Strong"/>
            <w:rFonts w:ascii="Garamond" w:hAnsi="Garamond"/>
            <w:color w:val="000000" w:themeColor="text1"/>
          </w:rPr>
          <w:delInstrText>aid</w:delInstrText>
        </w:r>
      </w:del>
      <w:ins w:id="16081"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awarded to students. A $</w:t>
      </w:r>
      <w:r w:rsidR="00CD5A13">
        <w:rPr>
          <w:rFonts w:cs="Times New Roman"/>
          <w:color w:val="000000" w:themeColor="text1"/>
        </w:rPr>
        <w:t>1000</w:t>
      </w:r>
      <w:r w:rsidRPr="00424939">
        <w:rPr>
          <w:rFonts w:cs="Times New Roman"/>
          <w:color w:val="000000" w:themeColor="text1"/>
        </w:rPr>
        <w:t xml:space="preserve"> fee per May Term course will be assessed for subsequent May Term courses taken by a student. Please see the </w:t>
      </w:r>
      <w:r w:rsidR="003B4409">
        <w:fldChar w:fldCharType="begin"/>
      </w:r>
      <w:r w:rsidR="003B4409">
        <w:instrText xml:space="preserve"> HYPERLINK "http://www.coe.edu/campuslife/studentservices/businessoffice" </w:instrText>
      </w:r>
      <w:r w:rsidR="003B4409">
        <w:fldChar w:fldCharType="separate"/>
      </w:r>
      <w:r w:rsidRPr="00424939">
        <w:rPr>
          <w:rStyle w:val="Hyperlink"/>
          <w:rFonts w:cs="Times New Roman"/>
          <w:i/>
          <w:color w:val="000000" w:themeColor="text1"/>
        </w:rPr>
        <w:t>Coe Student Accounts Handbook</w:t>
      </w:r>
      <w:r w:rsidR="003B4409">
        <w:rPr>
          <w:rStyle w:val="Hyperlink"/>
          <w:rFonts w:cs="Times New Roman"/>
          <w:i/>
          <w:color w:val="000000" w:themeColor="text1"/>
        </w:rPr>
        <w:fldChar w:fldCharType="end"/>
      </w:r>
      <w:r w:rsidRPr="00424939">
        <w:rPr>
          <w:rFonts w:cs="Times New Roman"/>
          <w:color w:val="000000" w:themeColor="text1"/>
        </w:rPr>
        <w:t xml:space="preserve"> for more information about May Term.</w:t>
      </w:r>
    </w:p>
    <w:p w14:paraId="52CDD45A" w14:textId="1DF6BF6A" w:rsidR="00B07F3D" w:rsidRPr="00424939" w:rsidRDefault="00B07F3D" w:rsidP="00B07F3D">
      <w:pPr>
        <w:spacing w:after="0"/>
        <w:rPr>
          <w:rFonts w:cs="Times New Roman"/>
          <w:b/>
          <w:color w:val="000000" w:themeColor="text1"/>
        </w:rPr>
      </w:pPr>
      <w:r w:rsidRPr="00424939">
        <w:rPr>
          <w:rFonts w:cs="Times New Roman"/>
          <w:b/>
          <w:color w:val="000000" w:themeColor="text1"/>
        </w:rPr>
        <w:t>Enrollment Status Changes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Enrollment Status Changes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3D5865ED" w14:textId="467CD4E2" w:rsidR="00B07F3D" w:rsidRPr="00424939" w:rsidRDefault="00B07F3D" w:rsidP="00B07F3D">
      <w:pPr>
        <w:spacing w:after="40"/>
        <w:rPr>
          <w:rFonts w:cs="Times New Roman"/>
          <w:color w:val="000000" w:themeColor="text1"/>
        </w:rPr>
      </w:pPr>
      <w:r w:rsidRPr="00424939">
        <w:rPr>
          <w:rFonts w:cs="Times New Roman"/>
          <w:color w:val="000000" w:themeColor="text1"/>
        </w:rPr>
        <w:t>Changes in enrollment status from full-time to part-time may affect a student’s financial assistance. In general, the amount of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082" w:author="Summer 2023 updates" w:date="2024-07-31T13:42:00Z">
        <w:r w:rsidR="00B76E1A" w:rsidRPr="00424939">
          <w:rPr>
            <w:rStyle w:val="Strong"/>
            <w:rFonts w:ascii="Garamond" w:hAnsi="Garamond"/>
            <w:color w:val="000000" w:themeColor="text1"/>
          </w:rPr>
          <w:delInstrText>aid</w:delInstrText>
        </w:r>
      </w:del>
      <w:ins w:id="16083"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 student is eligible to receive is based on the enrollment status as of the </w:t>
      </w:r>
      <w:r w:rsidR="00C66EEA">
        <w:rPr>
          <w:rFonts w:cs="Times New Roman"/>
          <w:color w:val="000000" w:themeColor="text1"/>
        </w:rPr>
        <w:t>C</w:t>
      </w:r>
      <w:r w:rsidR="00C66EEA" w:rsidRPr="00424939">
        <w:rPr>
          <w:rFonts w:cs="Times New Roman"/>
          <w:color w:val="000000" w:themeColor="text1"/>
        </w:rPr>
        <w:t xml:space="preserve">ollege’s </w:t>
      </w:r>
      <w:r w:rsidRPr="00424939">
        <w:rPr>
          <w:rFonts w:cs="Times New Roman"/>
          <w:color w:val="000000" w:themeColor="text1"/>
        </w:rPr>
        <w:t xml:space="preserve">official date of record.  Federal direct loans will no longer be in an in-school deferment status for a student who drops below half-time at any time during the term Students should consult with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discuss how enrollment changes will affect their financial aid eligibility and loan deferment status.</w:t>
      </w:r>
    </w:p>
    <w:p w14:paraId="034AF7CA" w14:textId="12FBAB3C" w:rsidR="00B07F3D" w:rsidRPr="00424939" w:rsidRDefault="00B07F3D" w:rsidP="00B07F3D">
      <w:pPr>
        <w:spacing w:after="0"/>
        <w:rPr>
          <w:rFonts w:cs="Times New Roman"/>
          <w:b/>
          <w:color w:val="000000" w:themeColor="text1"/>
        </w:rPr>
      </w:pPr>
      <w:r w:rsidRPr="00424939">
        <w:rPr>
          <w:rFonts w:cs="Times New Roman"/>
          <w:b/>
          <w:color w:val="000000" w:themeColor="text1"/>
        </w:rPr>
        <w:t>Part-Time</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Students</w:t>
      </w:r>
    </w:p>
    <w:p w14:paraId="6E10A6D2" w14:textId="3DFFC349" w:rsidR="00B07F3D" w:rsidRPr="00424939" w:rsidRDefault="00B07F3D" w:rsidP="00B07F3D">
      <w:pPr>
        <w:spacing w:after="40"/>
        <w:rPr>
          <w:rFonts w:cs="Times New Roman"/>
          <w:i/>
          <w:color w:val="000000" w:themeColor="text1"/>
        </w:rPr>
      </w:pPr>
      <w:r w:rsidRPr="00424939">
        <w:rPr>
          <w:rFonts w:cs="Times New Roman"/>
          <w:color w:val="000000" w:themeColor="text1"/>
        </w:rPr>
        <w:t>A part-time student withdrawing</w:t>
      </w:r>
      <w:r w:rsidR="00B76E1A" w:rsidRPr="00424939">
        <w:rPr>
          <w:rFonts w:cs="Times New Roman"/>
          <w:color w:val="000000" w:themeColor="text1"/>
        </w:rPr>
        <w:fldChar w:fldCharType="begin"/>
      </w:r>
      <w:r w:rsidR="00B76E1A" w:rsidRPr="00424939">
        <w:rPr>
          <w:color w:val="000000" w:themeColor="text1"/>
        </w:rPr>
        <w:instrText xml:space="preserve"> XE "</w:instrText>
      </w:r>
      <w:del w:id="16084" w:author="Summer 2023 updates" w:date="2024-07-31T13:42:00Z">
        <w:r w:rsidR="00B76E1A" w:rsidRPr="00424939">
          <w:rPr>
            <w:rStyle w:val="Strong"/>
            <w:rFonts w:ascii="Garamond" w:hAnsi="Garamond"/>
            <w:color w:val="000000" w:themeColor="text1"/>
          </w:rPr>
          <w:delInstrText>withdrawing</w:delInstrText>
        </w:r>
      </w:del>
      <w:ins w:id="16085" w:author="Summer 2023 updates" w:date="2024-07-31T13:42:00Z">
        <w:r w:rsidR="00257B21">
          <w:rPr>
            <w:rStyle w:val="Strong"/>
            <w:rFonts w:ascii="Garamond" w:hAnsi="Garamond"/>
            <w:color w:val="000000" w:themeColor="text1"/>
          </w:rPr>
          <w:instrText>W</w:instrText>
        </w:r>
        <w:r w:rsidR="00B76E1A" w:rsidRPr="00424939">
          <w:rPr>
            <w:rStyle w:val="Strong"/>
            <w:rFonts w:ascii="Garamond" w:hAnsi="Garamond"/>
            <w:color w:val="000000" w:themeColor="text1"/>
          </w:rPr>
          <w:instrText>ithdraw</w:instrText>
        </w:r>
        <w:r w:rsidR="00257B21">
          <w:rPr>
            <w:rStyle w:val="Strong"/>
            <w:rFonts w:ascii="Garamond" w:hAnsi="Garamond"/>
            <w:color w:val="000000" w:themeColor="text1"/>
          </w:rPr>
          <w:instrText>al</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from all courses in the Fall </w:t>
      </w:r>
      <w:r w:rsidR="00CD5A13">
        <w:rPr>
          <w:rFonts w:cs="Times New Roman"/>
          <w:color w:val="000000" w:themeColor="text1"/>
        </w:rPr>
        <w:t>or</w:t>
      </w:r>
      <w:r w:rsidRPr="00424939">
        <w:rPr>
          <w:rFonts w:cs="Times New Roman"/>
          <w:color w:val="000000" w:themeColor="text1"/>
        </w:rPr>
        <w:t xml:space="preserve"> Spring Terms shall be subject to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color w:val="000000" w:themeColor="text1"/>
        </w:rPr>
        <w:t xml:space="preserve"> </w:t>
      </w:r>
      <w:r w:rsidRPr="00424939">
        <w:rPr>
          <w:rFonts w:cs="Times New Roman"/>
          <w:i/>
          <w:color w:val="000000" w:themeColor="text1"/>
        </w:rPr>
        <w:t xml:space="preserve">Policy. </w:t>
      </w:r>
    </w:p>
    <w:p w14:paraId="0FF3D3D0" w14:textId="77777777" w:rsidR="00731B39" w:rsidRDefault="00731B39">
      <w:pPr>
        <w:spacing w:after="200" w:line="276" w:lineRule="auto"/>
        <w:rPr>
          <w:ins w:id="16086" w:author="Summer 2023 updates" w:date="2024-07-31T13:42:00Z"/>
          <w:rFonts w:cs="Times New Roman"/>
          <w:b/>
          <w:color w:val="000000" w:themeColor="text1"/>
        </w:rPr>
      </w:pPr>
      <w:ins w:id="16087" w:author="Summer 2023 updates" w:date="2024-07-31T13:42:00Z">
        <w:r>
          <w:rPr>
            <w:rFonts w:cs="Times New Roman"/>
            <w:b/>
            <w:color w:val="000000" w:themeColor="text1"/>
          </w:rPr>
          <w:br w:type="page"/>
        </w:r>
      </w:ins>
    </w:p>
    <w:p w14:paraId="0FDCA71A" w14:textId="3E48F535" w:rsidR="00B07F3D" w:rsidRPr="00424939" w:rsidRDefault="00B07F3D" w:rsidP="00B07F3D">
      <w:pPr>
        <w:spacing w:after="0"/>
        <w:rPr>
          <w:rFonts w:cs="Times New Roman"/>
          <w:b/>
          <w:color w:val="000000" w:themeColor="text1"/>
        </w:rPr>
      </w:pPr>
      <w:r w:rsidRPr="00424939">
        <w:rPr>
          <w:rFonts w:cs="Times New Roman"/>
          <w:b/>
          <w:color w:val="000000" w:themeColor="text1"/>
        </w:rPr>
        <w:t>Summer Students</w:t>
      </w:r>
    </w:p>
    <w:p w14:paraId="1F034EB7" w14:textId="76239361" w:rsidR="00B07F3D" w:rsidRPr="00424939" w:rsidRDefault="00B07F3D" w:rsidP="00B07F3D">
      <w:pPr>
        <w:rPr>
          <w:rFonts w:cs="Times New Roman"/>
          <w:color w:val="000000" w:themeColor="text1"/>
        </w:rPr>
      </w:pPr>
      <w:r w:rsidRPr="00424939">
        <w:rPr>
          <w:rFonts w:cs="Times New Roman"/>
          <w:color w:val="000000" w:themeColor="text1"/>
        </w:rPr>
        <w:t>A summer student withdrawing</w:t>
      </w:r>
      <w:r w:rsidR="00B76E1A" w:rsidRPr="00424939">
        <w:rPr>
          <w:rFonts w:cs="Times New Roman"/>
          <w:color w:val="000000" w:themeColor="text1"/>
        </w:rPr>
        <w:fldChar w:fldCharType="begin"/>
      </w:r>
      <w:r w:rsidR="00B76E1A" w:rsidRPr="00424939">
        <w:rPr>
          <w:color w:val="000000" w:themeColor="text1"/>
        </w:rPr>
        <w:instrText xml:space="preserve"> XE "</w:instrText>
      </w:r>
      <w:del w:id="16088" w:author="Summer 2023 updates" w:date="2024-07-31T13:42:00Z">
        <w:r w:rsidR="00B76E1A" w:rsidRPr="00424939">
          <w:rPr>
            <w:rStyle w:val="Strong"/>
            <w:rFonts w:ascii="Garamond" w:hAnsi="Garamond"/>
            <w:color w:val="000000" w:themeColor="text1"/>
          </w:rPr>
          <w:delInstrText>withdrawing</w:delInstrText>
        </w:r>
      </w:del>
      <w:ins w:id="16089" w:author="Summer 2023 updates" w:date="2024-07-31T13:42:00Z">
        <w:r w:rsidR="00257B21">
          <w:rPr>
            <w:rStyle w:val="Strong"/>
            <w:rFonts w:ascii="Garamond" w:hAnsi="Garamond"/>
            <w:color w:val="000000" w:themeColor="text1"/>
          </w:rPr>
          <w:instrText>W</w:instrText>
        </w:r>
        <w:r w:rsidR="00B76E1A" w:rsidRPr="00424939">
          <w:rPr>
            <w:rStyle w:val="Strong"/>
            <w:rFonts w:ascii="Garamond" w:hAnsi="Garamond"/>
            <w:color w:val="000000" w:themeColor="text1"/>
          </w:rPr>
          <w:instrText>ithdraw</w:instrText>
        </w:r>
        <w:r w:rsidR="00257B21">
          <w:rPr>
            <w:rStyle w:val="Strong"/>
            <w:rFonts w:ascii="Garamond" w:hAnsi="Garamond"/>
            <w:color w:val="000000" w:themeColor="text1"/>
          </w:rPr>
          <w:instrText>al</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from class will be subject to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i/>
          <w:color w:val="000000" w:themeColor="text1"/>
        </w:rPr>
        <w:t xml:space="preserve"> Policy</w:t>
      </w:r>
      <w:r w:rsidRPr="00424939">
        <w:rPr>
          <w:rFonts w:cs="Times New Roman"/>
          <w:color w:val="000000" w:themeColor="text1"/>
        </w:rPr>
        <w:t xml:space="preserve"> (see p. </w:t>
      </w:r>
      <w:r w:rsidR="00F602C1" w:rsidRPr="00424939">
        <w:rPr>
          <w:rFonts w:cs="Times New Roman"/>
          <w:color w:val="000000" w:themeColor="text1"/>
        </w:rPr>
        <w:fldChar w:fldCharType="begin"/>
      </w:r>
      <w:r w:rsidR="00F602C1" w:rsidRPr="00424939">
        <w:rPr>
          <w:rFonts w:cs="Times New Roman"/>
          <w:color w:val="000000" w:themeColor="text1"/>
        </w:rPr>
        <w:instrText xml:space="preserve"> PAGEREF InstitutionalRefund \h </w:instrText>
      </w:r>
      <w:r w:rsidR="00F602C1" w:rsidRPr="00424939">
        <w:rPr>
          <w:rFonts w:cs="Times New Roman"/>
          <w:color w:val="000000" w:themeColor="text1"/>
        </w:rPr>
      </w:r>
      <w:r w:rsidR="00F602C1" w:rsidRPr="00424939">
        <w:rPr>
          <w:rFonts w:cs="Times New Roman"/>
          <w:color w:val="000000" w:themeColor="text1"/>
        </w:rPr>
        <w:fldChar w:fldCharType="separate"/>
      </w:r>
      <w:r w:rsidR="00A74DA0">
        <w:rPr>
          <w:rFonts w:cs="Times New Roman"/>
          <w:noProof/>
          <w:color w:val="000000" w:themeColor="text1"/>
        </w:rPr>
        <w:t>236</w:t>
      </w:r>
      <w:r w:rsidR="00F602C1" w:rsidRPr="00424939">
        <w:rPr>
          <w:rFonts w:cs="Times New Roman"/>
          <w:color w:val="000000" w:themeColor="text1"/>
        </w:rPr>
        <w:fldChar w:fldCharType="end"/>
      </w:r>
      <w:r w:rsidRPr="00424939">
        <w:rPr>
          <w:rFonts w:cs="Times New Roman"/>
          <w:color w:val="000000" w:themeColor="text1"/>
        </w:rPr>
        <w:t>) which credits earned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090" w:author="Summer 2023 updates" w:date="2024-07-31T13:42:00Z">
        <w:r w:rsidR="00B76E1A" w:rsidRPr="00424939">
          <w:rPr>
            <w:rStyle w:val="Strong"/>
            <w:rFonts w:ascii="Garamond" w:hAnsi="Garamond"/>
            <w:color w:val="000000" w:themeColor="text1"/>
          </w:rPr>
          <w:delInstrText>aid</w:delInstrText>
        </w:r>
      </w:del>
      <w:ins w:id="16091"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assessed charges on a prorated basis predicated on the term/session enrolled.</w:t>
      </w:r>
    </w:p>
    <w:p w14:paraId="5CEF73C8" w14:textId="4DD9E32E" w:rsidR="00B07F3D" w:rsidRPr="00424939" w:rsidRDefault="00B07F3D" w:rsidP="002B623E">
      <w:pPr>
        <w:pStyle w:val="Heading1"/>
      </w:pPr>
      <w:bookmarkStart w:id="16092" w:name="_Toc141355811"/>
      <w:bookmarkStart w:id="16093" w:name="_Toc110005292"/>
      <w:r w:rsidRPr="00424939">
        <w:t>FINANCIAL AID AND SCHOLARSHIPS</w:t>
      </w:r>
      <w:bookmarkEnd w:id="16092"/>
      <w:bookmarkEnd w:id="16093"/>
      <w:r w:rsidR="00B76E1A" w:rsidRPr="00424939">
        <w:fldChar w:fldCharType="begin"/>
      </w:r>
      <w:r w:rsidR="00B76E1A" w:rsidRPr="00424939">
        <w:instrText xml:space="preserve"> XE "</w:instrText>
      </w:r>
      <w:del w:id="16094" w:author="Summer 2023 updates" w:date="2024-07-31T13:42:00Z">
        <w:r w:rsidR="00B76E1A" w:rsidRPr="00424939">
          <w:delInstrText>SCHOLARSHIPS</w:delInstrText>
        </w:r>
      </w:del>
      <w:ins w:id="16095" w:author="Summer 2023 updates" w:date="2024-07-31T13:42:00Z">
        <w:r w:rsidR="00B76E1A" w:rsidRPr="00424939">
          <w:instrText>S</w:instrText>
        </w:r>
        <w:r w:rsidR="00963879">
          <w:instrText>cholarships</w:instrText>
        </w:r>
      </w:ins>
      <w:r w:rsidR="00B76E1A" w:rsidRPr="00424939">
        <w:instrText xml:space="preserve">" </w:instrText>
      </w:r>
      <w:r w:rsidR="00B76E1A" w:rsidRPr="00424939">
        <w:fldChar w:fldCharType="end"/>
      </w:r>
    </w:p>
    <w:p w14:paraId="4BE9CE32" w14:textId="3AED27C4" w:rsidR="00BC612D" w:rsidRPr="00865F10" w:rsidRDefault="00B07F3D" w:rsidP="00706A34">
      <w:pPr>
        <w:rPr>
          <w:rPrChange w:id="16096" w:author="Summer 2023 updates" w:date="2024-07-31T13:42:00Z">
            <w:rPr>
              <w:color w:val="000000" w:themeColor="text1"/>
            </w:rPr>
          </w:rPrChange>
        </w:rPr>
        <w:pPrChange w:id="16097" w:author="Summer 2023 updates" w:date="2024-07-31T13:42:00Z">
          <w:pPr>
            <w:spacing w:after="120"/>
          </w:pPr>
        </w:pPrChange>
      </w:pPr>
      <w:r w:rsidRPr="00424939">
        <w:rPr>
          <w:rPrChange w:id="16098" w:author="Summer 2023 updates" w:date="2024-07-31T13:42:00Z">
            <w:rPr>
              <w:color w:val="000000" w:themeColor="text1"/>
            </w:rPr>
          </w:rPrChange>
        </w:rPr>
        <w:t>Coe College provides comprehensive need-based</w:t>
      </w:r>
      <w:r w:rsidR="00B76E1A" w:rsidRPr="00424939">
        <w:rPr>
          <w:rPrChange w:id="16099" w:author="Summer 2023 updates" w:date="2024-07-31T13:42:00Z">
            <w:rPr>
              <w:color w:val="000000" w:themeColor="text1"/>
            </w:rPr>
          </w:rPrChange>
        </w:rPr>
        <w:fldChar w:fldCharType="begin"/>
      </w:r>
      <w:r w:rsidR="00B76E1A" w:rsidRPr="00424939">
        <w:rPr>
          <w:rPrChange w:id="16100" w:author="Summer 2023 updates" w:date="2024-07-31T13:42:00Z">
            <w:rPr>
              <w:color w:val="000000" w:themeColor="text1"/>
            </w:rPr>
          </w:rPrChange>
        </w:rPr>
        <w:instrText xml:space="preserve"> XE "</w:instrText>
      </w:r>
      <w:r w:rsidR="00B76E1A" w:rsidRPr="00424939">
        <w:rPr>
          <w:rStyle w:val="Strong"/>
          <w:rFonts w:ascii="Garamond" w:hAnsi="Garamond"/>
          <w:color w:val="000000" w:themeColor="text1"/>
        </w:rPr>
        <w:instrText>need-based</w:instrText>
      </w:r>
      <w:r w:rsidR="00B76E1A" w:rsidRPr="00424939">
        <w:rPr>
          <w:rPrChange w:id="16101" w:author="Summer 2023 updates" w:date="2024-07-31T13:42:00Z">
            <w:rPr>
              <w:color w:val="000000" w:themeColor="text1"/>
            </w:rPr>
          </w:rPrChange>
        </w:rPr>
        <w:instrText xml:space="preserve">" </w:instrText>
      </w:r>
      <w:r w:rsidR="00B76E1A" w:rsidRPr="00424939">
        <w:rPr>
          <w:rPrChange w:id="16102" w:author="Summer 2023 updates" w:date="2024-07-31T13:42:00Z">
            <w:rPr>
              <w:color w:val="000000" w:themeColor="text1"/>
            </w:rPr>
          </w:rPrChange>
        </w:rPr>
        <w:fldChar w:fldCharType="end"/>
      </w:r>
      <w:r w:rsidRPr="00424939">
        <w:rPr>
          <w:rPrChange w:id="16103" w:author="Summer 2023 updates" w:date="2024-07-31T13:42:00Z">
            <w:rPr>
              <w:color w:val="000000" w:themeColor="text1"/>
            </w:rPr>
          </w:rPrChange>
        </w:rPr>
        <w:t xml:space="preserve"> and merit-based financial aid</w:t>
      </w:r>
      <w:r w:rsidR="00B76E1A" w:rsidRPr="00424939">
        <w:rPr>
          <w:rPrChange w:id="16104" w:author="Summer 2023 updates" w:date="2024-07-31T13:42:00Z">
            <w:rPr>
              <w:color w:val="000000" w:themeColor="text1"/>
            </w:rPr>
          </w:rPrChange>
        </w:rPr>
        <w:fldChar w:fldCharType="begin"/>
      </w:r>
      <w:r w:rsidR="00B76E1A" w:rsidRPr="00424939">
        <w:rPr>
          <w:rPrChange w:id="16105" w:author="Summer 2023 updates" w:date="2024-07-31T13:42:00Z">
            <w:rPr>
              <w:color w:val="000000" w:themeColor="text1"/>
            </w:rPr>
          </w:rPrChange>
        </w:rPr>
        <w:instrText xml:space="preserve"> XE "</w:instrText>
      </w:r>
      <w:del w:id="16106" w:author="Summer 2023 updates" w:date="2024-07-31T13:42:00Z">
        <w:r w:rsidR="00B76E1A" w:rsidRPr="00424939">
          <w:rPr>
            <w:rStyle w:val="Strong"/>
            <w:rFonts w:ascii="Garamond" w:hAnsi="Garamond"/>
            <w:color w:val="000000" w:themeColor="text1"/>
          </w:rPr>
          <w:delInstrText>aid</w:delInstrText>
        </w:r>
      </w:del>
      <w:ins w:id="16107"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108" w:author="Summer 2023 updates" w:date="2024-07-31T13:42:00Z">
            <w:rPr>
              <w:color w:val="000000" w:themeColor="text1"/>
            </w:rPr>
          </w:rPrChange>
        </w:rPr>
        <w:instrText xml:space="preserve">" </w:instrText>
      </w:r>
      <w:r w:rsidR="00B76E1A" w:rsidRPr="00424939">
        <w:rPr>
          <w:rPrChange w:id="16109" w:author="Summer 2023 updates" w:date="2024-07-31T13:42:00Z">
            <w:rPr>
              <w:color w:val="000000" w:themeColor="text1"/>
            </w:rPr>
          </w:rPrChange>
        </w:rPr>
        <w:fldChar w:fldCharType="end"/>
      </w:r>
      <w:r w:rsidRPr="00424939">
        <w:rPr>
          <w:rPrChange w:id="16110" w:author="Summer 2023 updates" w:date="2024-07-31T13:42:00Z">
            <w:rPr>
              <w:color w:val="000000" w:themeColor="text1"/>
            </w:rPr>
          </w:rPrChange>
        </w:rPr>
        <w:t xml:space="preserve"> programs designed to help qualified students attend Coe regardless of their family financial situation. Detailed information about financial aid programs and financial aid policies and guidelines are published in </w:t>
      </w:r>
      <w:r w:rsidR="003B4409">
        <w:fldChar w:fldCharType="begin"/>
      </w:r>
      <w:r w:rsidR="003B4409">
        <w:instrText xml:space="preserve"> HYPERLINK "http://www.coe.edu/admission/financialaid/fahandbook" </w:instrText>
      </w:r>
      <w:r w:rsidR="003B4409">
        <w:fldChar w:fldCharType="separate"/>
      </w:r>
      <w:r w:rsidRPr="00424939">
        <w:rPr>
          <w:rPrChange w:id="16111" w:author="Summer 2023 updates" w:date="2024-07-31T13:42:00Z">
            <w:rPr>
              <w:color w:val="000000" w:themeColor="text1"/>
            </w:rPr>
          </w:rPrChange>
        </w:rPr>
        <w:t>the Coe College Financial Aid</w:t>
      </w:r>
      <w:r w:rsidR="00B76E1A" w:rsidRPr="00424939">
        <w:rPr>
          <w:rPrChange w:id="16112" w:author="Summer 2023 updates" w:date="2024-07-31T13:42:00Z">
            <w:rPr>
              <w:color w:val="000000" w:themeColor="text1"/>
            </w:rPr>
          </w:rPrChange>
        </w:rPr>
        <w:fldChar w:fldCharType="begin"/>
      </w:r>
      <w:r w:rsidR="00B76E1A" w:rsidRPr="00424939">
        <w:rPr>
          <w:rPrChange w:id="16113" w:author="Summer 2023 updates" w:date="2024-07-31T13:42:00Z">
            <w:rPr>
              <w:color w:val="000000" w:themeColor="text1"/>
            </w:rPr>
          </w:rPrChange>
        </w:rPr>
        <w:instrText xml:space="preserve"> XE "</w:instrText>
      </w:r>
      <w:r w:rsidR="00B76E1A" w:rsidRPr="00424939">
        <w:rPr>
          <w:b/>
          <w:rPrChange w:id="16114" w:author="Summer 2023 updates" w:date="2024-07-31T13:42:00Z">
            <w:rPr>
              <w:b/>
              <w:color w:val="000000" w:themeColor="text1"/>
            </w:rPr>
          </w:rPrChange>
        </w:rPr>
        <w:instrText>Financial Aid</w:instrText>
      </w:r>
      <w:r w:rsidR="00B76E1A" w:rsidRPr="00424939">
        <w:rPr>
          <w:rPrChange w:id="16115" w:author="Summer 2023 updates" w:date="2024-07-31T13:42:00Z">
            <w:rPr>
              <w:color w:val="000000" w:themeColor="text1"/>
            </w:rPr>
          </w:rPrChange>
        </w:rPr>
        <w:instrText xml:space="preserve">" </w:instrText>
      </w:r>
      <w:r w:rsidR="00B76E1A" w:rsidRPr="00424939">
        <w:rPr>
          <w:rPrChange w:id="16116" w:author="Summer 2023 updates" w:date="2024-07-31T13:42:00Z">
            <w:rPr>
              <w:color w:val="000000" w:themeColor="text1"/>
            </w:rPr>
          </w:rPrChange>
        </w:rPr>
        <w:fldChar w:fldCharType="end"/>
      </w:r>
      <w:r w:rsidRPr="00424939">
        <w:rPr>
          <w:rPrChange w:id="16117" w:author="Summer 2023 updates" w:date="2024-07-31T13:42:00Z">
            <w:rPr>
              <w:color w:val="000000" w:themeColor="text1"/>
            </w:rPr>
          </w:rPrChange>
        </w:rPr>
        <w:t xml:space="preserve"> Handbook</w:t>
      </w:r>
      <w:r w:rsidR="003B4409">
        <w:rPr>
          <w:rPrChange w:id="16118" w:author="Summer 2023 updates" w:date="2024-07-31T13:42:00Z">
            <w:rPr>
              <w:color w:val="000000" w:themeColor="text1"/>
            </w:rPr>
          </w:rPrChange>
        </w:rPr>
        <w:fldChar w:fldCharType="end"/>
      </w:r>
      <w:r w:rsidRPr="00424939">
        <w:rPr>
          <w:rPrChange w:id="16119" w:author="Summer 2023 updates" w:date="2024-07-31T13:42:00Z">
            <w:rPr>
              <w:color w:val="000000" w:themeColor="text1"/>
            </w:rPr>
          </w:rPrChange>
        </w:rPr>
        <w:t xml:space="preserve">.  New students must accept their financial aid award by submitting a $300 enrollment fee by May 1 for the Fall Term. Extensions may be requested by contacting the </w:t>
      </w:r>
      <w:r w:rsidR="0048092E">
        <w:rPr>
          <w:w w:val="105"/>
          <w:rPrChange w:id="16120" w:author="Summer 2023 updates" w:date="2024-07-31T13:42:00Z">
            <w:rPr>
              <w:color w:val="000000" w:themeColor="text1"/>
              <w:w w:val="105"/>
            </w:rPr>
          </w:rPrChange>
        </w:rPr>
        <w:t>Student Financial Services</w:t>
      </w:r>
      <w:r w:rsidRPr="00424939">
        <w:rPr>
          <w:rPrChange w:id="16121" w:author="Summer 2023 updates" w:date="2024-07-31T13:42:00Z">
            <w:rPr>
              <w:color w:val="000000" w:themeColor="text1"/>
            </w:rPr>
          </w:rPrChange>
        </w:rPr>
        <w:t>.  If a student does not respond by the stated deadline, Coe College cannot guarantee the availability of any funds offered in the financial aid award.</w:t>
      </w:r>
    </w:p>
    <w:p w14:paraId="64BF0C68" w14:textId="34DAE0AB" w:rsidR="00B07F3D" w:rsidRPr="00F904AC" w:rsidRDefault="00B07F3D" w:rsidP="00706A34">
      <w:pPr>
        <w:spacing w:before="120" w:after="0"/>
        <w:rPr>
          <w:rFonts w:cs="Times New Roman"/>
          <w:smallCaps/>
          <w:color w:val="000000" w:themeColor="text1"/>
        </w:rPr>
        <w:pPrChange w:id="16122" w:author="Summer 2023 updates" w:date="2024-07-31T13:42:00Z">
          <w:pPr>
            <w:spacing w:after="0"/>
          </w:pPr>
        </w:pPrChange>
      </w:pPr>
      <w:r w:rsidRPr="00F904AC">
        <w:rPr>
          <w:rFonts w:cs="Times New Roman"/>
          <w:b/>
          <w:smallCaps/>
          <w:color w:val="000000" w:themeColor="text1"/>
        </w:rPr>
        <w:t>Academic Scholarships and Awards</w:t>
      </w:r>
    </w:p>
    <w:p w14:paraId="1411B6D0" w14:textId="77777777" w:rsidR="00706A34" w:rsidRDefault="00706A34" w:rsidP="00706A34">
      <w:pPr>
        <w:rPr>
          <w:rPrChange w:id="16123" w:author="Summer 2023 updates" w:date="2024-07-31T13:42:00Z">
            <w:rPr>
              <w:color w:val="000000" w:themeColor="text1"/>
            </w:rPr>
          </w:rPrChange>
        </w:rPr>
        <w:pPrChange w:id="16124" w:author="Summer 2023 updates" w:date="2024-07-31T13:42:00Z">
          <w:pPr>
            <w:spacing w:after="80"/>
          </w:pPr>
        </w:pPrChange>
      </w:pPr>
      <w:r>
        <w:rPr>
          <w:rPrChange w:id="16125" w:author="Summer 2023 updates" w:date="2024-07-31T13:42:00Z">
            <w:rPr>
              <w:color w:val="000000" w:themeColor="text1"/>
            </w:rPr>
          </w:rPrChange>
        </w:rPr>
        <w:t xml:space="preserve">Coe College offers academic and competitive scholarships to recognize the talents and achievements of students applying for admission. Academic scholarships require no separate application. </w:t>
      </w:r>
    </w:p>
    <w:p w14:paraId="069F10D3" w14:textId="77777777" w:rsidR="00706A34" w:rsidRDefault="00706A34" w:rsidP="00706A34">
      <w:pPr>
        <w:spacing w:before="40" w:after="0"/>
        <w:rPr>
          <w:b/>
          <w:color w:val="000000"/>
          <w:rPrChange w:id="16126" w:author="Summer 2023 updates" w:date="2024-07-31T13:42:00Z">
            <w:rPr>
              <w:b/>
              <w:color w:val="000000" w:themeColor="text1"/>
            </w:rPr>
          </w:rPrChange>
        </w:rPr>
        <w:pPrChange w:id="16127" w:author="Summer 2023 updates" w:date="2024-07-31T13:42:00Z">
          <w:pPr>
            <w:spacing w:after="0"/>
          </w:pPr>
        </w:pPrChange>
      </w:pPr>
      <w:r>
        <w:rPr>
          <w:b/>
          <w:color w:val="000000"/>
          <w:rPrChange w:id="16128" w:author="Summer 2023 updates" w:date="2024-07-31T13:42:00Z">
            <w:rPr>
              <w:b/>
              <w:color w:val="000000" w:themeColor="text1"/>
            </w:rPr>
          </w:rPrChange>
        </w:rPr>
        <w:t>Trustee Scholarships and Heritage Awards</w:t>
      </w:r>
    </w:p>
    <w:p w14:paraId="1F55182A" w14:textId="371B4BB1" w:rsidR="00706A34" w:rsidRDefault="00706A34" w:rsidP="00706A34">
      <w:pPr>
        <w:rPr>
          <w:rPrChange w:id="16129" w:author="Summer 2023 updates" w:date="2024-07-31T13:42:00Z">
            <w:rPr>
              <w:color w:val="000000" w:themeColor="text1"/>
            </w:rPr>
          </w:rPrChange>
        </w:rPr>
        <w:pPrChange w:id="16130" w:author="Summer 2023 updates" w:date="2024-07-31T13:42:00Z">
          <w:pPr>
            <w:spacing w:after="80"/>
          </w:pPr>
        </w:pPrChange>
      </w:pPr>
      <w:r>
        <w:rPr>
          <w:rPrChange w:id="16131" w:author="Summer 2023 updates" w:date="2024-07-31T13:42:00Z">
            <w:rPr>
              <w:color w:val="000000" w:themeColor="text1"/>
            </w:rPr>
          </w:rPrChange>
        </w:rPr>
        <w:t>Academic scholarships and awards are based on high school academic record and test scores (ACT or SAT</w:t>
      </w:r>
      <w:del w:id="16132" w:author="Summer 2023 updates" w:date="2024-07-31T13:42:00Z">
        <w:r w:rsidR="00B07F3D" w:rsidRPr="00424939">
          <w:rPr>
            <w:rFonts w:cs="Times New Roman"/>
            <w:color w:val="000000" w:themeColor="text1"/>
          </w:rPr>
          <w:delText>).</w:delText>
        </w:r>
      </w:del>
      <w:ins w:id="16133" w:author="Summer 2023 updates" w:date="2024-07-31T13:42:00Z">
        <w:r>
          <w:t>), if desired by the student.</w:t>
        </w:r>
      </w:ins>
      <w:r>
        <w:rPr>
          <w:rPrChange w:id="16134" w:author="Summer 2023 updates" w:date="2024-07-31T13:42:00Z">
            <w:rPr>
              <w:color w:val="000000" w:themeColor="text1"/>
            </w:rPr>
          </w:rPrChange>
        </w:rPr>
        <w:t xml:space="preserve">  Consideration may be given to leadership abilities, letters of recommendation, and/or community involvement, as well. Additional information can be obtained from the Office of Admission.</w:t>
      </w:r>
    </w:p>
    <w:p w14:paraId="1E8CCEDD" w14:textId="77777777" w:rsidR="00706A34" w:rsidRDefault="00706A34" w:rsidP="00706A34">
      <w:pPr>
        <w:spacing w:before="40" w:after="0"/>
        <w:rPr>
          <w:b/>
          <w:color w:val="000000"/>
          <w:rPrChange w:id="16135" w:author="Summer 2023 updates" w:date="2024-07-31T13:42:00Z">
            <w:rPr>
              <w:b/>
              <w:color w:val="000000" w:themeColor="text1"/>
            </w:rPr>
          </w:rPrChange>
        </w:rPr>
        <w:pPrChange w:id="16136" w:author="Summer 2023 updates" w:date="2024-07-31T13:42:00Z">
          <w:pPr>
            <w:spacing w:after="0"/>
          </w:pPr>
        </w:pPrChange>
      </w:pPr>
      <w:r>
        <w:rPr>
          <w:b/>
          <w:color w:val="000000"/>
          <w:rPrChange w:id="16137" w:author="Summer 2023 updates" w:date="2024-07-31T13:42:00Z">
            <w:rPr>
              <w:b/>
              <w:color w:val="000000" w:themeColor="text1"/>
            </w:rPr>
          </w:rPrChange>
        </w:rPr>
        <w:t>Legacy Award</w:t>
      </w:r>
    </w:p>
    <w:p w14:paraId="1AE8B254" w14:textId="77777777" w:rsidR="00706A34" w:rsidRDefault="00706A34" w:rsidP="00706A34">
      <w:pPr>
        <w:spacing w:after="80"/>
        <w:rPr>
          <w:color w:val="000000"/>
          <w:rPrChange w:id="16138" w:author="Summer 2023 updates" w:date="2024-07-31T13:42:00Z">
            <w:rPr>
              <w:color w:val="000000" w:themeColor="text1"/>
            </w:rPr>
          </w:rPrChange>
        </w:rPr>
      </w:pPr>
      <w:r>
        <w:rPr>
          <w:color w:val="000000"/>
          <w:rPrChange w:id="16139" w:author="Summer 2023 updates" w:date="2024-07-31T13:42:00Z">
            <w:rPr>
              <w:color w:val="000000" w:themeColor="text1"/>
            </w:rPr>
          </w:rPrChange>
        </w:rPr>
        <w:t>Awards are available to children or grandchildren of Coe alumni.</w:t>
      </w:r>
    </w:p>
    <w:p w14:paraId="6C0E0346" w14:textId="77777777" w:rsidR="00706A34" w:rsidRDefault="00706A34" w:rsidP="00706A34">
      <w:pPr>
        <w:spacing w:before="40" w:after="0"/>
        <w:rPr>
          <w:b/>
          <w:color w:val="000000"/>
          <w:rPrChange w:id="16140" w:author="Summer 2023 updates" w:date="2024-07-31T13:42:00Z">
            <w:rPr>
              <w:b/>
              <w:color w:val="000000" w:themeColor="text1"/>
            </w:rPr>
          </w:rPrChange>
        </w:rPr>
        <w:pPrChange w:id="16141" w:author="Summer 2023 updates" w:date="2024-07-31T13:42:00Z">
          <w:pPr>
            <w:spacing w:after="0"/>
          </w:pPr>
        </w:pPrChange>
      </w:pPr>
      <w:r>
        <w:rPr>
          <w:b/>
          <w:color w:val="000000"/>
          <w:rPrChange w:id="16142" w:author="Summer 2023 updates" w:date="2024-07-31T13:42:00Z">
            <w:rPr>
              <w:b/>
              <w:color w:val="000000" w:themeColor="text1"/>
            </w:rPr>
          </w:rPrChange>
        </w:rPr>
        <w:t>Sibling Award</w:t>
      </w:r>
    </w:p>
    <w:p w14:paraId="70A08E8F" w14:textId="77777777" w:rsidR="00706A34" w:rsidRDefault="00706A34" w:rsidP="00706A34">
      <w:pPr>
        <w:spacing w:after="80"/>
        <w:rPr>
          <w:color w:val="000000"/>
          <w:rPrChange w:id="16143" w:author="Summer 2023 updates" w:date="2024-07-31T13:42:00Z">
            <w:rPr>
              <w:color w:val="000000" w:themeColor="text1"/>
            </w:rPr>
          </w:rPrChange>
        </w:rPr>
      </w:pPr>
      <w:r>
        <w:rPr>
          <w:color w:val="000000"/>
          <w:rPrChange w:id="16144" w:author="Summer 2023 updates" w:date="2024-07-31T13:42:00Z">
            <w:rPr>
              <w:color w:val="000000" w:themeColor="text1"/>
            </w:rPr>
          </w:rPrChange>
        </w:rPr>
        <w:t>Awards are available to siblings of current students or siblings of Coe alumni.</w:t>
      </w:r>
    </w:p>
    <w:p w14:paraId="5A8A0726" w14:textId="2D3395B3" w:rsidR="00706A34" w:rsidRDefault="00B07F3D" w:rsidP="00706A34">
      <w:pPr>
        <w:spacing w:before="40" w:after="0"/>
        <w:rPr>
          <w:b/>
          <w:color w:val="000000"/>
          <w:rPrChange w:id="16145" w:author="Summer 2023 updates" w:date="2024-07-31T13:42:00Z">
            <w:rPr>
              <w:color w:val="000000" w:themeColor="text1"/>
            </w:rPr>
          </w:rPrChange>
        </w:rPr>
        <w:pPrChange w:id="16146" w:author="Summer 2023 updates" w:date="2024-07-31T13:42:00Z">
          <w:pPr>
            <w:spacing w:after="0"/>
          </w:pPr>
        </w:pPrChange>
      </w:pPr>
      <w:del w:id="16147" w:author="Summer 2023 updates" w:date="2024-07-31T13:42:00Z">
        <w:r w:rsidRPr="00424939">
          <w:rPr>
            <w:rFonts w:cs="Times New Roman"/>
            <w:b/>
            <w:color w:val="000000" w:themeColor="text1"/>
          </w:rPr>
          <w:delText>International</w:delText>
        </w:r>
      </w:del>
      <w:ins w:id="16148" w:author="Summer 2023 updates" w:date="2024-07-31T13:42:00Z">
        <w:r w:rsidR="00706A34">
          <w:rPr>
            <w:b/>
            <w:color w:val="000000"/>
          </w:rPr>
          <w:t>Transfer</w:t>
        </w:r>
      </w:ins>
      <w:r w:rsidR="00706A34">
        <w:rPr>
          <w:b/>
          <w:color w:val="000000"/>
          <w:rPrChange w:id="16149" w:author="Summer 2023 updates" w:date="2024-07-31T13:42:00Z">
            <w:rPr>
              <w:b/>
              <w:color w:val="000000" w:themeColor="text1"/>
            </w:rPr>
          </w:rPrChange>
        </w:rPr>
        <w:t xml:space="preserve"> Scholarships</w:t>
      </w:r>
    </w:p>
    <w:p w14:paraId="2F02CA0C" w14:textId="77777777" w:rsidR="00B07F3D" w:rsidRPr="00424939" w:rsidRDefault="00B07F3D" w:rsidP="00B07F3D">
      <w:pPr>
        <w:spacing w:after="80"/>
        <w:rPr>
          <w:del w:id="16150" w:author="Summer 2023 updates" w:date="2024-07-31T13:42:00Z"/>
          <w:rFonts w:cs="Times New Roman"/>
          <w:color w:val="000000" w:themeColor="text1"/>
        </w:rPr>
      </w:pPr>
      <w:del w:id="16151" w:author="Summer 2023 updates" w:date="2024-07-31T13:42:00Z">
        <w:r w:rsidRPr="00424939">
          <w:rPr>
            <w:rFonts w:cs="Times New Roman"/>
            <w:color w:val="000000" w:themeColor="text1"/>
          </w:rPr>
          <w:delText>International students may qualify for academic or visual and performing arts scholarships.</w:delText>
        </w:r>
      </w:del>
    </w:p>
    <w:p w14:paraId="190DF5EB" w14:textId="77777777" w:rsidR="00B07F3D" w:rsidRPr="00424939" w:rsidRDefault="00B07F3D" w:rsidP="00B07F3D">
      <w:pPr>
        <w:spacing w:after="0"/>
        <w:rPr>
          <w:del w:id="16152" w:author="Summer 2023 updates" w:date="2024-07-31T13:42:00Z"/>
          <w:rFonts w:cs="Times New Roman"/>
          <w:b/>
          <w:color w:val="000000" w:themeColor="text1"/>
        </w:rPr>
      </w:pPr>
      <w:del w:id="16153" w:author="Summer 2023 updates" w:date="2024-07-31T13:42:00Z">
        <w:r w:rsidRPr="00424939">
          <w:rPr>
            <w:rFonts w:cs="Times New Roman"/>
            <w:b/>
            <w:color w:val="000000" w:themeColor="text1"/>
          </w:rPr>
          <w:delText>Transfer</w:delText>
        </w:r>
        <w:r w:rsidR="00B76E1A" w:rsidRPr="00424939">
          <w:rPr>
            <w:rFonts w:cs="Times New Roman"/>
            <w:b/>
            <w:color w:val="000000" w:themeColor="text1"/>
          </w:rPr>
          <w:fldChar w:fldCharType="begin"/>
        </w:r>
        <w:r w:rsidR="00B76E1A" w:rsidRPr="00424939">
          <w:rPr>
            <w:color w:val="000000" w:themeColor="text1"/>
          </w:rPr>
          <w:delInstrText xml:space="preserve"> XE "Transfer" </w:delInstrText>
        </w:r>
        <w:r w:rsidR="00B76E1A" w:rsidRPr="00424939">
          <w:rPr>
            <w:rFonts w:cs="Times New Roman"/>
            <w:b/>
            <w:color w:val="000000" w:themeColor="text1"/>
          </w:rPr>
          <w:fldChar w:fldCharType="end"/>
        </w:r>
        <w:r w:rsidRPr="00424939">
          <w:rPr>
            <w:rFonts w:cs="Times New Roman"/>
            <w:b/>
            <w:color w:val="000000" w:themeColor="text1"/>
          </w:rPr>
          <w:delText xml:space="preserve"> Scholarships</w:delText>
        </w:r>
      </w:del>
    </w:p>
    <w:p w14:paraId="7C4118BD" w14:textId="5FD6B698" w:rsidR="00706A34" w:rsidRDefault="00B07F3D" w:rsidP="00706A34">
      <w:pPr>
        <w:spacing w:after="80"/>
        <w:rPr>
          <w:color w:val="000000"/>
          <w:rPrChange w:id="16154" w:author="Summer 2023 updates" w:date="2024-07-31T13:42:00Z">
            <w:rPr>
              <w:color w:val="000000" w:themeColor="text1"/>
            </w:rPr>
          </w:rPrChange>
        </w:rPr>
      </w:pPr>
      <w:del w:id="16155" w:author="Summer 2023 updates" w:date="2024-07-31T13:42:00Z">
        <w:r w:rsidRPr="00424939">
          <w:rPr>
            <w:rFonts w:cs="Times New Roman"/>
            <w:color w:val="000000" w:themeColor="text1"/>
          </w:rPr>
          <w:delText>Transfer</w:delText>
        </w:r>
        <w:r w:rsidR="00B76E1A" w:rsidRPr="00424939">
          <w:rPr>
            <w:rFonts w:cs="Times New Roman"/>
            <w:color w:val="000000" w:themeColor="text1"/>
          </w:rPr>
          <w:fldChar w:fldCharType="begin"/>
        </w:r>
        <w:r w:rsidR="00B76E1A" w:rsidRPr="00424939">
          <w:rPr>
            <w:color w:val="000000" w:themeColor="text1"/>
          </w:rPr>
          <w:delInstrText xml:space="preserve"> XE "Transfer" </w:delInstrText>
        </w:r>
        <w:r w:rsidR="00B76E1A" w:rsidRPr="00424939">
          <w:rPr>
            <w:rFonts w:cs="Times New Roman"/>
            <w:color w:val="000000" w:themeColor="text1"/>
          </w:rPr>
          <w:fldChar w:fldCharType="end"/>
        </w:r>
      </w:del>
      <w:ins w:id="16156" w:author="Summer 2023 updates" w:date="2024-07-31T13:42:00Z">
        <w:r w:rsidR="00706A34">
          <w:rPr>
            <w:color w:val="000000"/>
          </w:rPr>
          <w:t>Transfer</w:t>
        </w:r>
      </w:ins>
      <w:r w:rsidR="00706A34">
        <w:rPr>
          <w:color w:val="000000"/>
          <w:rPrChange w:id="16157" w:author="Summer 2023 updates" w:date="2024-07-31T13:42:00Z">
            <w:rPr>
              <w:color w:val="000000" w:themeColor="text1"/>
            </w:rPr>
          </w:rPrChange>
        </w:rPr>
        <w:t xml:space="preserve"> students who have at least a 3.0 GPA</w:t>
      </w:r>
      <w:del w:id="16158" w:author="Summer 2023 updates" w:date="2024-07-31T13:42:00Z">
        <w:r w:rsidR="008C196D" w:rsidRPr="00424939">
          <w:rPr>
            <w:rFonts w:cs="Times New Roman"/>
            <w:color w:val="000000" w:themeColor="text1"/>
          </w:rPr>
          <w:fldChar w:fldCharType="begin"/>
        </w:r>
        <w:r w:rsidR="008C196D" w:rsidRPr="00424939">
          <w:rPr>
            <w:color w:val="000000" w:themeColor="text1"/>
          </w:rPr>
          <w:delInstrText xml:space="preserve"> XE "</w:delInstrText>
        </w:r>
        <w:r w:rsidR="008C196D" w:rsidRPr="00424939">
          <w:rPr>
            <w:rFonts w:cs="Times New Roman"/>
            <w:b/>
            <w:color w:val="000000" w:themeColor="text1"/>
          </w:rPr>
          <w:delInstrText>GPA</w:delInstrText>
        </w:r>
        <w:r w:rsidR="008C196D" w:rsidRPr="00424939">
          <w:rPr>
            <w:color w:val="000000" w:themeColor="text1"/>
          </w:rPr>
          <w:delInstrText xml:space="preserve">" </w:delInstrText>
        </w:r>
        <w:r w:rsidR="008C196D" w:rsidRPr="00424939">
          <w:rPr>
            <w:rFonts w:cs="Times New Roman"/>
            <w:color w:val="000000" w:themeColor="text1"/>
          </w:rPr>
          <w:fldChar w:fldCharType="end"/>
        </w:r>
      </w:del>
      <w:r w:rsidR="00706A34">
        <w:rPr>
          <w:color w:val="000000"/>
          <w:rPrChange w:id="16159" w:author="Summer 2023 updates" w:date="2024-07-31T13:42:00Z">
            <w:rPr>
              <w:color w:val="000000" w:themeColor="text1"/>
            </w:rPr>
          </w:rPrChange>
        </w:rPr>
        <w:t xml:space="preserve"> may qualify for academic and talent-based scholarships. Students may be eligible to compete for full and partial scholarships.</w:t>
      </w:r>
    </w:p>
    <w:p w14:paraId="685F05FD" w14:textId="77777777" w:rsidR="00706A34" w:rsidRDefault="00706A34" w:rsidP="00706A34">
      <w:pPr>
        <w:spacing w:before="40" w:after="0"/>
        <w:rPr>
          <w:b/>
          <w:color w:val="000000"/>
          <w:rPrChange w:id="16160" w:author="Summer 2023 updates" w:date="2024-07-31T13:42:00Z">
            <w:rPr>
              <w:b/>
              <w:color w:val="000000" w:themeColor="text1"/>
            </w:rPr>
          </w:rPrChange>
        </w:rPr>
        <w:pPrChange w:id="16161" w:author="Summer 2023 updates" w:date="2024-07-31T13:42:00Z">
          <w:pPr>
            <w:spacing w:after="0"/>
          </w:pPr>
        </w:pPrChange>
      </w:pPr>
      <w:r>
        <w:rPr>
          <w:b/>
          <w:color w:val="000000"/>
          <w:rPrChange w:id="16162" w:author="Summer 2023 updates" w:date="2024-07-31T13:42:00Z">
            <w:rPr>
              <w:b/>
              <w:color w:val="000000" w:themeColor="text1"/>
            </w:rPr>
          </w:rPrChange>
        </w:rPr>
        <w:t>Visual and Performing Arts Scholarships</w:t>
      </w:r>
    </w:p>
    <w:p w14:paraId="2075BA84" w14:textId="4B27CB1F" w:rsidR="00706A34" w:rsidRDefault="00706A34" w:rsidP="00706A34">
      <w:pPr>
        <w:spacing w:after="80"/>
        <w:rPr>
          <w:rPrChange w:id="16163" w:author="Summer 2023 updates" w:date="2024-07-31T13:42:00Z">
            <w:rPr>
              <w:color w:val="000000" w:themeColor="text1"/>
            </w:rPr>
          </w:rPrChange>
        </w:rPr>
      </w:pPr>
      <w:r>
        <w:rPr>
          <w:color w:val="000000"/>
          <w:rPrChange w:id="16164" w:author="Summer 2023 updates" w:date="2024-07-31T13:42:00Z">
            <w:rPr>
              <w:color w:val="000000" w:themeColor="text1"/>
            </w:rPr>
          </w:rPrChange>
        </w:rPr>
        <w:t xml:space="preserve">Students with outstanding ability in art, music or theatre may compete for a scholarship. These scholarships are available to </w:t>
      </w:r>
      <w:del w:id="16165" w:author="Summer 2023 updates" w:date="2024-07-31T13:42:00Z">
        <w:r w:rsidR="00B07F3D" w:rsidRPr="00424939">
          <w:rPr>
            <w:rFonts w:cs="Times New Roman"/>
            <w:color w:val="000000" w:themeColor="text1"/>
          </w:rPr>
          <w:delText>majors and non-majors. Additional scholarship opportunities for those majoring in music include the Marshall Full-Tuition scholarship, the Basler Vocal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B07F3D" w:rsidRPr="00424939">
          <w:rPr>
            <w:rFonts w:cs="Times New Roman"/>
            <w:color w:val="000000" w:themeColor="text1"/>
          </w:rPr>
          <w:delText xml:space="preserve"> Scholarship, and the Schauwecker Scholarship.</w:delText>
        </w:r>
      </w:del>
      <w:ins w:id="16166" w:author="Summer 2023 updates" w:date="2024-07-31T13:42:00Z">
        <w:r>
          <w:t xml:space="preserve">participating students. </w:t>
        </w:r>
      </w:ins>
    </w:p>
    <w:p w14:paraId="5F811A3D" w14:textId="61913B0C" w:rsidR="00706A34" w:rsidRDefault="00B07F3D" w:rsidP="00706A34">
      <w:pPr>
        <w:spacing w:before="40" w:after="0"/>
        <w:rPr>
          <w:b/>
          <w:rPrChange w:id="16167" w:author="Summer 2023 updates" w:date="2024-07-31T13:42:00Z">
            <w:rPr>
              <w:b/>
              <w:color w:val="000000" w:themeColor="text1"/>
            </w:rPr>
          </w:rPrChange>
        </w:rPr>
        <w:pPrChange w:id="16168" w:author="Summer 2023 updates" w:date="2024-07-31T13:42:00Z">
          <w:pPr>
            <w:spacing w:after="0"/>
          </w:pPr>
        </w:pPrChange>
      </w:pPr>
      <w:del w:id="16169" w:author="Summer 2023 updates" w:date="2024-07-31T13:42:00Z">
        <w:r w:rsidRPr="00424939">
          <w:rPr>
            <w:rFonts w:cs="Times New Roman"/>
            <w:b/>
            <w:color w:val="000000" w:themeColor="text1"/>
          </w:rPr>
          <w:delText xml:space="preserve">National </w:delText>
        </w:r>
      </w:del>
      <w:r w:rsidR="00706A34">
        <w:rPr>
          <w:b/>
          <w:rPrChange w:id="16170" w:author="Summer 2023 updates" w:date="2024-07-31T13:42:00Z">
            <w:rPr>
              <w:b/>
              <w:color w:val="000000" w:themeColor="text1"/>
            </w:rPr>
          </w:rPrChange>
        </w:rPr>
        <w:t xml:space="preserve">Merit </w:t>
      </w:r>
      <w:del w:id="16171" w:author="Summer 2023 updates" w:date="2024-07-31T13:42:00Z">
        <w:r w:rsidRPr="00424939">
          <w:rPr>
            <w:rFonts w:cs="Times New Roman"/>
            <w:b/>
            <w:color w:val="000000" w:themeColor="text1"/>
          </w:rPr>
          <w:delText>Finalists</w:delText>
        </w:r>
      </w:del>
      <w:ins w:id="16172" w:author="Summer 2023 updates" w:date="2024-07-31T13:42:00Z">
        <w:r w:rsidR="00706A34">
          <w:rPr>
            <w:b/>
          </w:rPr>
          <w:t>Recognition Award</w:t>
        </w:r>
      </w:ins>
      <w:r w:rsidR="00706A34">
        <w:rPr>
          <w:b/>
          <w:rPrChange w:id="16173" w:author="Summer 2023 updates" w:date="2024-07-31T13:42:00Z">
            <w:rPr>
              <w:b/>
              <w:color w:val="000000" w:themeColor="text1"/>
            </w:rPr>
          </w:rPrChange>
        </w:rPr>
        <w:t xml:space="preserve"> </w:t>
      </w:r>
    </w:p>
    <w:p w14:paraId="6B871B20" w14:textId="77777777" w:rsidR="00B07F3D" w:rsidRPr="00424939" w:rsidRDefault="00706A34" w:rsidP="00B07F3D">
      <w:pPr>
        <w:spacing w:after="80"/>
        <w:rPr>
          <w:del w:id="16174" w:author="Summer 2023 updates" w:date="2024-07-31T13:42:00Z"/>
          <w:rFonts w:cs="Times New Roman"/>
          <w:color w:val="000000" w:themeColor="text1"/>
        </w:rPr>
      </w:pPr>
      <w:r>
        <w:rPr>
          <w:highlight w:val="white"/>
          <w:rPrChange w:id="16175" w:author="Summer 2023 updates" w:date="2024-07-31T13:42:00Z">
            <w:rPr>
              <w:color w:val="000000" w:themeColor="text1"/>
            </w:rPr>
          </w:rPrChange>
        </w:rPr>
        <w:t xml:space="preserve">Full-tuition </w:t>
      </w:r>
      <w:del w:id="16176" w:author="Summer 2023 updates" w:date="2024-07-31T13:42:00Z">
        <w:r w:rsidR="00B07F3D" w:rsidRPr="00424939">
          <w:rPr>
            <w:rFonts w:cs="Times New Roman"/>
            <w:color w:val="000000" w:themeColor="text1"/>
          </w:rPr>
          <w:delText>scholarships</w:delText>
        </w:r>
      </w:del>
      <w:ins w:id="16177" w:author="Summer 2023 updates" w:date="2024-07-31T13:42:00Z">
        <w:r>
          <w:rPr>
            <w:highlight w:val="white"/>
          </w:rPr>
          <w:t>Merit Recognition Awards</w:t>
        </w:r>
      </w:ins>
      <w:r>
        <w:rPr>
          <w:highlight w:val="white"/>
          <w:rPrChange w:id="16178" w:author="Summer 2023 updates" w:date="2024-07-31T13:42:00Z">
            <w:rPr>
              <w:color w:val="000000" w:themeColor="text1"/>
            </w:rPr>
          </w:rPrChange>
        </w:rPr>
        <w:t xml:space="preserve"> are </w:t>
      </w:r>
      <w:del w:id="16179" w:author="Summer 2023 updates" w:date="2024-07-31T13:42:00Z">
        <w:r w:rsidR="00B07F3D" w:rsidRPr="00424939">
          <w:rPr>
            <w:rFonts w:cs="Times New Roman"/>
            <w:color w:val="000000" w:themeColor="text1"/>
          </w:rPr>
          <w:delText>awarded</w:delText>
        </w:r>
      </w:del>
      <w:ins w:id="16180" w:author="Summer 2023 updates" w:date="2024-07-31T13:42:00Z">
        <w:r>
          <w:rPr>
            <w:highlight w:val="white"/>
          </w:rPr>
          <w:t>designated</w:t>
        </w:r>
      </w:ins>
      <w:r>
        <w:rPr>
          <w:highlight w:val="white"/>
          <w:rPrChange w:id="16181" w:author="Summer 2023 updates" w:date="2024-07-31T13:42:00Z">
            <w:rPr>
              <w:color w:val="000000" w:themeColor="text1"/>
            </w:rPr>
          </w:rPrChange>
        </w:rPr>
        <w:t xml:space="preserve"> for </w:t>
      </w:r>
      <w:del w:id="16182" w:author="Summer 2023 updates" w:date="2024-07-31T13:42:00Z">
        <w:r w:rsidR="00B07F3D" w:rsidRPr="00424939">
          <w:rPr>
            <w:rFonts w:cs="Times New Roman"/>
            <w:color w:val="000000" w:themeColor="text1"/>
          </w:rPr>
          <w:delText>National Merit Finalists if Coe is listed as first choice of schools</w:delText>
        </w:r>
      </w:del>
      <w:ins w:id="16183" w:author="Summer 2023 updates" w:date="2024-07-31T13:42:00Z">
        <w:r>
          <w:rPr>
            <w:highlight w:val="white"/>
          </w:rPr>
          <w:t>students who hold finalist standing</w:t>
        </w:r>
      </w:ins>
      <w:r>
        <w:rPr>
          <w:highlight w:val="white"/>
          <w:rPrChange w:id="16184" w:author="Summer 2023 updates" w:date="2024-07-31T13:42:00Z">
            <w:rPr>
              <w:color w:val="000000" w:themeColor="text1"/>
            </w:rPr>
          </w:rPrChange>
        </w:rPr>
        <w:t xml:space="preserve"> with the National Merit Scholarship Corporation </w:t>
      </w:r>
      <w:del w:id="16185" w:author="Summer 2023 updates" w:date="2024-07-31T13:42:00Z">
        <w:r w:rsidR="00B07F3D" w:rsidRPr="00424939">
          <w:rPr>
            <w:rFonts w:cs="Times New Roman"/>
            <w:color w:val="000000" w:themeColor="text1"/>
          </w:rPr>
          <w:delText>on May 1 of</w:delText>
        </w:r>
      </w:del>
      <w:ins w:id="16186" w:author="Summer 2023 updates" w:date="2024-07-31T13:42:00Z">
        <w:r>
          <w:rPr>
            <w:highlight w:val="white"/>
          </w:rPr>
          <w:t>in</w:t>
        </w:r>
      </w:ins>
      <w:r>
        <w:rPr>
          <w:highlight w:val="white"/>
          <w:rPrChange w:id="16187" w:author="Summer 2023 updates" w:date="2024-07-31T13:42:00Z">
            <w:rPr>
              <w:color w:val="000000" w:themeColor="text1"/>
            </w:rPr>
          </w:rPrChange>
        </w:rPr>
        <w:t xml:space="preserve"> the </w:t>
      </w:r>
      <w:del w:id="16188" w:author="Summer 2023 updates" w:date="2024-07-31T13:42:00Z">
        <w:r w:rsidR="00B07F3D" w:rsidRPr="00424939">
          <w:rPr>
            <w:rFonts w:cs="Times New Roman"/>
            <w:color w:val="000000" w:themeColor="text1"/>
          </w:rPr>
          <w:delText>student’s senior year.  National Merit awards are equal to the full-time tuition of the recipient’s entry year and renew yearly at the same rate.</w:delText>
        </w:r>
      </w:del>
    </w:p>
    <w:p w14:paraId="76D89084" w14:textId="39288459" w:rsidR="00706A34" w:rsidRDefault="00B07F3D" w:rsidP="00706A34">
      <w:pPr>
        <w:rPr>
          <w:color w:val="000000"/>
          <w:rPrChange w:id="16189" w:author="Summer 2023 updates" w:date="2024-07-31T13:42:00Z">
            <w:rPr>
              <w:color w:val="000000" w:themeColor="text1"/>
            </w:rPr>
          </w:rPrChange>
        </w:rPr>
        <w:pPrChange w:id="16190" w:author="Summer 2023 updates" w:date="2024-07-31T13:42:00Z">
          <w:pPr>
            <w:spacing w:after="0"/>
          </w:pPr>
        </w:pPrChange>
      </w:pPr>
      <w:del w:id="16191" w:author="Summer 2023 updates" w:date="2024-07-31T13:42:00Z">
        <w:r w:rsidRPr="00424939">
          <w:rPr>
            <w:rFonts w:cs="Times New Roman"/>
            <w:b/>
            <w:color w:val="000000" w:themeColor="text1"/>
          </w:rPr>
          <w:delText xml:space="preserve">International Full-Tuition </w:delText>
        </w:r>
      </w:del>
      <w:ins w:id="16192" w:author="Summer 2023 updates" w:date="2024-07-31T13:42:00Z">
        <w:r w:rsidR="00706A34">
          <w:rPr>
            <w:highlight w:val="white"/>
          </w:rPr>
          <w:t xml:space="preserve">National Merit </w:t>
        </w:r>
      </w:ins>
      <w:r w:rsidR="00706A34">
        <w:rPr>
          <w:highlight w:val="white"/>
          <w:rPrChange w:id="16193" w:author="Summer 2023 updates" w:date="2024-07-31T13:42:00Z">
            <w:rPr>
              <w:b/>
              <w:color w:val="000000" w:themeColor="text1"/>
            </w:rPr>
          </w:rPrChange>
        </w:rPr>
        <w:t>Scholarship</w:t>
      </w:r>
      <w:ins w:id="16194" w:author="Summer 2023 updates" w:date="2024-07-31T13:42:00Z">
        <w:r w:rsidR="00706A34">
          <w:rPr>
            <w:highlight w:val="white"/>
          </w:rPr>
          <w:t xml:space="preserve"> Program. </w:t>
        </w:r>
      </w:ins>
    </w:p>
    <w:p w14:paraId="6D2D098B" w14:textId="77777777" w:rsidR="00706A34" w:rsidRDefault="00706A34" w:rsidP="00706A34">
      <w:pPr>
        <w:spacing w:before="40" w:after="0"/>
        <w:rPr>
          <w:ins w:id="16195" w:author="Summer 2023 updates" w:date="2024-07-31T13:42:00Z"/>
          <w:color w:val="000000"/>
        </w:rPr>
      </w:pPr>
      <w:ins w:id="16196" w:author="Summer 2023 updates" w:date="2024-07-31T13:42:00Z">
        <w:r>
          <w:rPr>
            <w:b/>
          </w:rPr>
          <w:t>Global Leadership</w:t>
        </w:r>
        <w:r>
          <w:rPr>
            <w:b/>
            <w:color w:val="000000"/>
          </w:rPr>
          <w:t xml:space="preserve"> Scholarship</w:t>
        </w:r>
      </w:ins>
    </w:p>
    <w:p w14:paraId="73D4016B" w14:textId="626A2F8F" w:rsidR="00706A34" w:rsidRDefault="00706A34" w:rsidP="00706A34">
      <w:pPr>
        <w:rPr>
          <w:rPrChange w:id="16197" w:author="Summer 2023 updates" w:date="2024-07-31T13:42:00Z">
            <w:rPr>
              <w:color w:val="000000" w:themeColor="text1"/>
            </w:rPr>
          </w:rPrChange>
        </w:rPr>
        <w:pPrChange w:id="16198" w:author="Summer 2023 updates" w:date="2024-07-31T13:42:00Z">
          <w:pPr>
            <w:spacing w:after="0"/>
          </w:pPr>
        </w:pPrChange>
      </w:pPr>
      <w:r>
        <w:rPr>
          <w:rPrChange w:id="16199" w:author="Summer 2023 updates" w:date="2024-07-31T13:42:00Z">
            <w:rPr>
              <w:color w:val="000000" w:themeColor="text1"/>
            </w:rPr>
          </w:rPrChange>
        </w:rPr>
        <w:t xml:space="preserve">The </w:t>
      </w:r>
      <w:del w:id="16200" w:author="Summer 2023 updates" w:date="2024-07-31T13:42:00Z">
        <w:r w:rsidR="00B07F3D" w:rsidRPr="00424939">
          <w:rPr>
            <w:rFonts w:cs="Times New Roman"/>
            <w:color w:val="000000" w:themeColor="text1"/>
          </w:rPr>
          <w:delText>International Full-Tuition</w:delText>
        </w:r>
      </w:del>
      <w:ins w:id="16201" w:author="Summer 2023 updates" w:date="2024-07-31T13:42:00Z">
        <w:r>
          <w:t>Global Leadership</w:t>
        </w:r>
      </w:ins>
      <w:r>
        <w:rPr>
          <w:rPrChange w:id="16202" w:author="Summer 2023 updates" w:date="2024-07-31T13:42:00Z">
            <w:rPr>
              <w:color w:val="000000" w:themeColor="text1"/>
            </w:rPr>
          </w:rPrChange>
        </w:rPr>
        <w:t xml:space="preserve"> Scholarship will be given to one student who demonstrates high academic achievement and financial need. This award is equal to the full-time tuition of the recipient’s entry year and renewed yearly at the same rate.</w:t>
      </w:r>
    </w:p>
    <w:p w14:paraId="1EAF6A00" w14:textId="77777777" w:rsidR="00E52505" w:rsidRDefault="00E52505" w:rsidP="00E52505">
      <w:pPr>
        <w:spacing w:after="0"/>
        <w:rPr>
          <w:del w:id="16203" w:author="Summer 2023 updates" w:date="2024-07-31T13:42:00Z"/>
          <w:rFonts w:cs="Times New Roman"/>
          <w:b/>
          <w:smallCaps/>
          <w:color w:val="000000" w:themeColor="text1"/>
        </w:rPr>
      </w:pPr>
    </w:p>
    <w:p w14:paraId="4A824ECD" w14:textId="77777777" w:rsidR="00865F10" w:rsidRDefault="00865F10" w:rsidP="00E52505">
      <w:pPr>
        <w:spacing w:after="0"/>
        <w:rPr>
          <w:del w:id="16204" w:author="Summer 2023 updates" w:date="2024-07-31T13:42:00Z"/>
          <w:rFonts w:cs="Times New Roman"/>
          <w:b/>
          <w:smallCaps/>
          <w:color w:val="000000" w:themeColor="text1"/>
        </w:rPr>
      </w:pPr>
    </w:p>
    <w:p w14:paraId="6DEDF5D9" w14:textId="02FF327C" w:rsidR="00B07F3D" w:rsidRPr="00F904AC" w:rsidRDefault="00B07F3D" w:rsidP="00706A34">
      <w:pPr>
        <w:spacing w:before="120" w:after="0"/>
        <w:rPr>
          <w:rFonts w:cs="Times New Roman"/>
          <w:b/>
          <w:smallCaps/>
          <w:color w:val="000000" w:themeColor="text1"/>
        </w:rPr>
        <w:pPrChange w:id="16205" w:author="Summer 2023 updates" w:date="2024-07-31T13:42:00Z">
          <w:pPr>
            <w:spacing w:after="0"/>
          </w:pPr>
        </w:pPrChange>
      </w:pPr>
      <w:r w:rsidRPr="00F904AC">
        <w:rPr>
          <w:rFonts w:cs="Times New Roman"/>
          <w:b/>
          <w:smallCaps/>
          <w:color w:val="000000" w:themeColor="text1"/>
        </w:rPr>
        <w:t xml:space="preserve">Williston Jones Full-Tuition Scholarships </w:t>
      </w:r>
    </w:p>
    <w:p w14:paraId="5F035D15" w14:textId="77777777" w:rsidR="00706A34" w:rsidRDefault="00706A34" w:rsidP="00706A34">
      <w:pPr>
        <w:spacing w:after="120"/>
        <w:rPr>
          <w:color w:val="000000"/>
          <w:rPrChange w:id="16206" w:author="Summer 2023 updates" w:date="2024-07-31T13:42:00Z">
            <w:rPr>
              <w:color w:val="000000" w:themeColor="text1"/>
            </w:rPr>
          </w:rPrChange>
        </w:rPr>
      </w:pPr>
      <w:r>
        <w:rPr>
          <w:color w:val="000000"/>
          <w:rPrChange w:id="16207" w:author="Summer 2023 updates" w:date="2024-07-31T13:42:00Z">
            <w:rPr>
              <w:color w:val="000000" w:themeColor="text1"/>
            </w:rPr>
          </w:rPrChange>
        </w:rPr>
        <w:t>Several full-and partial-tuition scholarships will be awarded. Finalists are invited to interview or audition on campus.</w:t>
      </w:r>
    </w:p>
    <w:p w14:paraId="0415EF49" w14:textId="77777777" w:rsidR="00B07F3D" w:rsidRPr="00424939" w:rsidRDefault="00B07F3D" w:rsidP="00B07F3D">
      <w:pPr>
        <w:spacing w:after="0"/>
        <w:rPr>
          <w:del w:id="16208" w:author="Summer 2023 updates" w:date="2024-07-31T13:42:00Z"/>
          <w:rFonts w:cs="Times New Roman"/>
          <w:color w:val="000000" w:themeColor="text1"/>
        </w:rPr>
      </w:pPr>
      <w:del w:id="16209" w:author="Summer 2023 updates" w:date="2024-07-31T13:42:00Z">
        <w:r w:rsidRPr="00424939">
          <w:rPr>
            <w:rFonts w:cs="Times New Roman"/>
            <w:b/>
            <w:color w:val="000000" w:themeColor="text1"/>
          </w:rPr>
          <w:delText>The Distinguished Trustee Scholarship</w:delText>
        </w:r>
      </w:del>
    </w:p>
    <w:p w14:paraId="58896AB5" w14:textId="77777777" w:rsidR="00B07F3D" w:rsidRPr="00424939" w:rsidRDefault="00B07F3D" w:rsidP="00B07F3D">
      <w:pPr>
        <w:spacing w:after="80"/>
        <w:rPr>
          <w:del w:id="16210" w:author="Summer 2023 updates" w:date="2024-07-31T13:42:00Z"/>
          <w:rFonts w:cs="Times New Roman"/>
          <w:color w:val="000000" w:themeColor="text1"/>
        </w:rPr>
      </w:pPr>
      <w:del w:id="16211" w:author="Summer 2023 updates" w:date="2024-07-31T13:42:00Z">
        <w:r w:rsidRPr="00424939">
          <w:rPr>
            <w:rFonts w:cs="Times New Roman"/>
            <w:color w:val="000000" w:themeColor="text1"/>
          </w:rPr>
          <w:delText>This scholarship is awarded to high academic students with the potential to positively impact our campus.</w:delText>
        </w:r>
      </w:del>
    </w:p>
    <w:p w14:paraId="2ACF7B85" w14:textId="77777777" w:rsidR="00B07F3D" w:rsidRPr="00424939" w:rsidRDefault="00B07F3D" w:rsidP="00B07F3D">
      <w:pPr>
        <w:spacing w:after="0"/>
        <w:rPr>
          <w:del w:id="16212" w:author="Summer 2023 updates" w:date="2024-07-31T13:42:00Z"/>
          <w:rFonts w:cs="Times New Roman"/>
          <w:color w:val="000000" w:themeColor="text1"/>
        </w:rPr>
      </w:pPr>
      <w:del w:id="16213" w:author="Summer 2023 updates" w:date="2024-07-31T13:42:00Z">
        <w:r w:rsidRPr="00424939">
          <w:rPr>
            <w:rFonts w:cs="Times New Roman"/>
            <w:b/>
            <w:color w:val="000000" w:themeColor="text1"/>
          </w:rPr>
          <w:delText>The Diversity Leadership Scholarship</w:delText>
        </w:r>
      </w:del>
    </w:p>
    <w:p w14:paraId="74C26804" w14:textId="77777777" w:rsidR="00B07F3D" w:rsidRPr="00424939" w:rsidRDefault="00B07F3D" w:rsidP="00B07F3D">
      <w:pPr>
        <w:spacing w:after="80"/>
        <w:rPr>
          <w:del w:id="16214" w:author="Summer 2023 updates" w:date="2024-07-31T13:42:00Z"/>
          <w:rFonts w:cs="Times New Roman"/>
          <w:color w:val="000000" w:themeColor="text1"/>
        </w:rPr>
      </w:pPr>
      <w:del w:id="16215" w:author="Summer 2023 updates" w:date="2024-07-31T13:42:00Z">
        <w:r w:rsidRPr="00424939">
          <w:rPr>
            <w:rFonts w:cs="Times New Roman"/>
            <w:color w:val="000000" w:themeColor="text1"/>
          </w:rPr>
          <w:delText>Coe believes educational experience is strengthened by the inclusion of strong voices from diverse backgrounds. This scholarship is awarded to students from historically underrepresented populations.</w:delText>
        </w:r>
      </w:del>
    </w:p>
    <w:p w14:paraId="611D6553" w14:textId="77777777" w:rsidR="00B07F3D" w:rsidRPr="00424939" w:rsidRDefault="00B07F3D" w:rsidP="00B07F3D">
      <w:pPr>
        <w:spacing w:after="0"/>
        <w:rPr>
          <w:del w:id="16216" w:author="Summer 2023 updates" w:date="2024-07-31T13:42:00Z"/>
          <w:rFonts w:cs="Times New Roman"/>
          <w:color w:val="000000" w:themeColor="text1"/>
        </w:rPr>
      </w:pPr>
      <w:del w:id="16217" w:author="Summer 2023 updates" w:date="2024-07-31T13:42:00Z">
        <w:r w:rsidRPr="00424939">
          <w:rPr>
            <w:rFonts w:cs="Times New Roman"/>
            <w:b/>
            <w:color w:val="000000" w:themeColor="text1"/>
          </w:rPr>
          <w:delText>The Marshall Music</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Music</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Scholarship</w:delText>
        </w:r>
      </w:del>
    </w:p>
    <w:p w14:paraId="3FC5155E" w14:textId="77777777" w:rsidR="00B07F3D" w:rsidRPr="00424939" w:rsidRDefault="00B07F3D" w:rsidP="00B07F3D">
      <w:pPr>
        <w:spacing w:after="80"/>
        <w:rPr>
          <w:del w:id="16218" w:author="Summer 2023 updates" w:date="2024-07-31T13:42:00Z"/>
          <w:rFonts w:cs="Times New Roman"/>
          <w:color w:val="000000" w:themeColor="text1"/>
        </w:rPr>
      </w:pPr>
      <w:del w:id="16219" w:author="Summer 2023 updates" w:date="2024-07-31T13:42:00Z">
        <w:r w:rsidRPr="00424939">
          <w:rPr>
            <w:rFonts w:cs="Times New Roman"/>
            <w:color w:val="000000" w:themeColor="text1"/>
          </w:rPr>
          <w:delText>Open to prospective students who have the motivation and background necessary to pursue the Bachelor of Music</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Bachelor of Music</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degree.</w:delText>
        </w:r>
      </w:del>
    </w:p>
    <w:p w14:paraId="06D1866D" w14:textId="77777777" w:rsidR="00B07F3D" w:rsidRPr="00424939" w:rsidRDefault="00B07F3D" w:rsidP="00B07F3D">
      <w:pPr>
        <w:spacing w:after="0"/>
        <w:rPr>
          <w:del w:id="16220" w:author="Summer 2023 updates" w:date="2024-07-31T13:42:00Z"/>
          <w:rFonts w:cs="Times New Roman"/>
          <w:color w:val="000000" w:themeColor="text1"/>
        </w:rPr>
      </w:pPr>
      <w:del w:id="16221" w:author="Summer 2023 updates" w:date="2024-07-31T13:42:00Z">
        <w:r w:rsidRPr="00424939">
          <w:rPr>
            <w:rFonts w:cs="Times New Roman"/>
            <w:b/>
            <w:color w:val="000000" w:themeColor="text1"/>
          </w:rPr>
          <w:delText>The Sustainability Scholarship</w:delText>
        </w:r>
      </w:del>
    </w:p>
    <w:p w14:paraId="2F1EBDD1" w14:textId="77777777" w:rsidR="00B07F3D" w:rsidRPr="00424939" w:rsidRDefault="00B07F3D" w:rsidP="00B07F3D">
      <w:pPr>
        <w:spacing w:after="80"/>
        <w:rPr>
          <w:del w:id="16222" w:author="Summer 2023 updates" w:date="2024-07-31T13:42:00Z"/>
          <w:rFonts w:cs="Times New Roman"/>
          <w:color w:val="000000" w:themeColor="text1"/>
        </w:rPr>
      </w:pPr>
      <w:del w:id="16223" w:author="Summer 2023 updates" w:date="2024-07-31T13:42:00Z">
        <w:r w:rsidRPr="00424939">
          <w:rPr>
            <w:rFonts w:cs="Times New Roman"/>
            <w:color w:val="000000" w:themeColor="text1"/>
          </w:rPr>
          <w:delText>This scholarship is awarded to students who show passion and concern for our environment.</w:delText>
        </w:r>
      </w:del>
    </w:p>
    <w:p w14:paraId="1F16DDE6" w14:textId="77777777" w:rsidR="00706A34" w:rsidRDefault="00706A34" w:rsidP="00706A34">
      <w:pPr>
        <w:keepNext/>
        <w:spacing w:after="0"/>
        <w:rPr>
          <w:b/>
          <w:color w:val="000000"/>
          <w:rPrChange w:id="16224" w:author="Summer 2023 updates" w:date="2024-07-31T13:42:00Z">
            <w:rPr>
              <w:b/>
              <w:color w:val="000000" w:themeColor="text1"/>
            </w:rPr>
          </w:rPrChange>
        </w:rPr>
      </w:pPr>
      <w:r>
        <w:rPr>
          <w:b/>
          <w:color w:val="000000"/>
          <w:rPrChange w:id="16225" w:author="Summer 2023 updates" w:date="2024-07-31T13:42:00Z">
            <w:rPr>
              <w:b/>
              <w:color w:val="000000" w:themeColor="text1"/>
            </w:rPr>
          </w:rPrChange>
        </w:rPr>
        <w:t>The Impact Award</w:t>
      </w:r>
    </w:p>
    <w:p w14:paraId="4B4B9047" w14:textId="77777777" w:rsidR="00706A34" w:rsidRDefault="00706A34" w:rsidP="00706A34">
      <w:pPr>
        <w:rPr>
          <w:rPrChange w:id="16226" w:author="Summer 2023 updates" w:date="2024-07-31T13:42:00Z">
            <w:rPr>
              <w:color w:val="000000" w:themeColor="text1"/>
            </w:rPr>
          </w:rPrChange>
        </w:rPr>
        <w:pPrChange w:id="16227" w:author="Summer 2023 updates" w:date="2024-07-31T13:42:00Z">
          <w:pPr>
            <w:spacing w:after="80"/>
          </w:pPr>
        </w:pPrChange>
      </w:pPr>
      <w:r>
        <w:rPr>
          <w:rPrChange w:id="16228" w:author="Summer 2023 updates" w:date="2024-07-31T13:42:00Z">
            <w:rPr>
              <w:color w:val="000000" w:themeColor="text1"/>
            </w:rPr>
          </w:rPrChange>
        </w:rPr>
        <w:t>The Coe College community values the ability each student has to make an impact on campus.  This award recognizes this relationship the student has with the campus community. Eligible students are notified of the requirements to receive this award upon admission to the College.</w:t>
      </w:r>
    </w:p>
    <w:p w14:paraId="497ACC6D"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Renewal Criteria</w:t>
      </w:r>
    </w:p>
    <w:p w14:paraId="07014718" w14:textId="77777777" w:rsidR="00B07F3D" w:rsidRPr="00424939" w:rsidRDefault="00B07F3D" w:rsidP="00706A34">
      <w:pPr>
        <w:rPr>
          <w:rPrChange w:id="16229" w:author="Summer 2023 updates" w:date="2024-07-31T13:42:00Z">
            <w:rPr>
              <w:color w:val="000000" w:themeColor="text1"/>
            </w:rPr>
          </w:rPrChange>
        </w:rPr>
        <w:pPrChange w:id="16230" w:author="Summer 2023 updates" w:date="2024-07-31T13:42:00Z">
          <w:pPr>
            <w:spacing w:after="0"/>
          </w:pPr>
        </w:pPrChange>
      </w:pPr>
      <w:r w:rsidRPr="00424939">
        <w:rPr>
          <w:rPrChange w:id="16231" w:author="Summer 2023 updates" w:date="2024-07-31T13:42:00Z">
            <w:rPr>
              <w:color w:val="000000" w:themeColor="text1"/>
            </w:rPr>
          </w:rPrChange>
        </w:rPr>
        <w:t xml:space="preserve">All scholarships are renewable on an annual basis. Renewal is contingent on full-time study and will not exceed eight terms of full-time study. </w:t>
      </w:r>
    </w:p>
    <w:p w14:paraId="571120DC" w14:textId="26DDC8FB" w:rsidR="00B07F3D" w:rsidRPr="00424939" w:rsidRDefault="00B07F3D" w:rsidP="00706A34">
      <w:pPr>
        <w:rPr>
          <w:rPrChange w:id="16232" w:author="Summer 2023 updates" w:date="2024-07-31T13:42:00Z">
            <w:rPr>
              <w:color w:val="000000" w:themeColor="text1"/>
            </w:rPr>
          </w:rPrChange>
        </w:rPr>
        <w:pPrChange w:id="16233" w:author="Summer 2023 updates" w:date="2024-07-31T13:42:00Z">
          <w:pPr>
            <w:spacing w:after="0"/>
          </w:pPr>
        </w:pPrChange>
      </w:pPr>
      <w:r w:rsidRPr="00424939">
        <w:rPr>
          <w:rPrChange w:id="16234" w:author="Summer 2023 updates" w:date="2024-07-31T13:42:00Z">
            <w:rPr>
              <w:color w:val="000000" w:themeColor="text1"/>
            </w:rPr>
          </w:rPrChange>
        </w:rPr>
        <w:t xml:space="preserve">The renewal for the Williston Jones, Trustee, and Visual and Performing Arts scholarships will be based on Satisfactory Academic Progress (SAP). See p. </w:t>
      </w:r>
      <w:r w:rsidR="00F602C1" w:rsidRPr="00424939">
        <w:rPr>
          <w:rPrChange w:id="16235" w:author="Summer 2023 updates" w:date="2024-07-31T13:42:00Z">
            <w:rPr>
              <w:color w:val="000000" w:themeColor="text1"/>
            </w:rPr>
          </w:rPrChange>
        </w:rPr>
        <w:fldChar w:fldCharType="begin"/>
      </w:r>
      <w:r w:rsidR="00F602C1" w:rsidRPr="00424939">
        <w:instrText xml:space="preserve"> PAGEREF SatisfactoryAcademicProgress \h </w:instrText>
      </w:r>
      <w:r w:rsidR="00F602C1" w:rsidRPr="00424939">
        <w:rPr>
          <w:rPrChange w:id="16236" w:author="Summer 2023 updates" w:date="2024-07-31T13:42:00Z">
            <w:rPr>
              <w:color w:val="000000" w:themeColor="text1"/>
            </w:rPr>
          </w:rPrChange>
        </w:rPr>
        <w:fldChar w:fldCharType="separate"/>
      </w:r>
      <w:r w:rsidR="00A74DA0">
        <w:rPr>
          <w:noProof/>
        </w:rPr>
        <w:t>241</w:t>
      </w:r>
      <w:r w:rsidR="00F602C1" w:rsidRPr="00424939">
        <w:rPr>
          <w:rPrChange w:id="16237" w:author="Summer 2023 updates" w:date="2024-07-31T13:42:00Z">
            <w:rPr>
              <w:color w:val="000000" w:themeColor="text1"/>
            </w:rPr>
          </w:rPrChange>
        </w:rPr>
        <w:fldChar w:fldCharType="end"/>
      </w:r>
      <w:r w:rsidRPr="00424939">
        <w:rPr>
          <w:rPrChange w:id="16238" w:author="Summer 2023 updates" w:date="2024-07-31T13:42:00Z">
            <w:rPr>
              <w:color w:val="000000" w:themeColor="text1"/>
            </w:rPr>
          </w:rPrChange>
        </w:rPr>
        <w:t xml:space="preserve"> for SAP GPA</w:t>
      </w:r>
      <w:r w:rsidR="008C196D" w:rsidRPr="00424939">
        <w:rPr>
          <w:rPrChange w:id="16239" w:author="Summer 2023 updates" w:date="2024-07-31T13:42:00Z">
            <w:rPr>
              <w:color w:val="000000" w:themeColor="text1"/>
            </w:rPr>
          </w:rPrChange>
        </w:rPr>
        <w:fldChar w:fldCharType="begin"/>
      </w:r>
      <w:r w:rsidR="008C196D" w:rsidRPr="00424939">
        <w:rPr>
          <w:rPrChange w:id="16240" w:author="Summer 2023 updates" w:date="2024-07-31T13:42:00Z">
            <w:rPr>
              <w:color w:val="000000" w:themeColor="text1"/>
            </w:rPr>
          </w:rPrChange>
        </w:rPr>
        <w:instrText xml:space="preserve"> XE "</w:instrText>
      </w:r>
      <w:r w:rsidR="008C196D" w:rsidRPr="00424939">
        <w:rPr>
          <w:b/>
          <w:rPrChange w:id="16241" w:author="Summer 2023 updates" w:date="2024-07-31T13:42:00Z">
            <w:rPr>
              <w:b/>
              <w:color w:val="000000" w:themeColor="text1"/>
            </w:rPr>
          </w:rPrChange>
        </w:rPr>
        <w:instrText>GPA</w:instrText>
      </w:r>
      <w:r w:rsidR="008C196D" w:rsidRPr="00424939">
        <w:rPr>
          <w:rPrChange w:id="16242" w:author="Summer 2023 updates" w:date="2024-07-31T13:42:00Z">
            <w:rPr>
              <w:color w:val="000000" w:themeColor="text1"/>
            </w:rPr>
          </w:rPrChange>
        </w:rPr>
        <w:instrText xml:space="preserve">" </w:instrText>
      </w:r>
      <w:r w:rsidR="008C196D" w:rsidRPr="00424939">
        <w:rPr>
          <w:rPrChange w:id="16243" w:author="Summer 2023 updates" w:date="2024-07-31T13:42:00Z">
            <w:rPr>
              <w:color w:val="000000" w:themeColor="text1"/>
            </w:rPr>
          </w:rPrChange>
        </w:rPr>
        <w:fldChar w:fldCharType="end"/>
      </w:r>
      <w:r w:rsidRPr="00424939">
        <w:rPr>
          <w:rPrChange w:id="16244" w:author="Summer 2023 updates" w:date="2024-07-31T13:42:00Z">
            <w:rPr>
              <w:color w:val="000000" w:themeColor="text1"/>
            </w:rPr>
          </w:rPrChange>
        </w:rPr>
        <w:t xml:space="preserve"> and pace standards. Winners of music and theatre scholarships must meet participation criteria as specified in their award letter. Full criteria for renewal of all scholarships are outlined in scholarship notification letters.</w:t>
      </w:r>
    </w:p>
    <w:p w14:paraId="47267A27" w14:textId="489A941E" w:rsidR="00B07F3D" w:rsidRPr="00424939" w:rsidRDefault="00B07F3D" w:rsidP="00706A34">
      <w:pPr>
        <w:rPr>
          <w:rPrChange w:id="16245" w:author="Summer 2023 updates" w:date="2024-07-31T13:42:00Z">
            <w:rPr>
              <w:color w:val="000000" w:themeColor="text1"/>
            </w:rPr>
          </w:rPrChange>
        </w:rPr>
        <w:pPrChange w:id="16246" w:author="Summer 2023 updates" w:date="2024-07-31T13:42:00Z">
          <w:pPr>
            <w:spacing w:after="0"/>
          </w:pPr>
        </w:pPrChange>
      </w:pPr>
      <w:r w:rsidRPr="00424939">
        <w:rPr>
          <w:rPrChange w:id="16247" w:author="Summer 2023 updates" w:date="2024-07-31T13:42:00Z">
            <w:rPr>
              <w:color w:val="000000" w:themeColor="text1"/>
            </w:rPr>
          </w:rPrChange>
        </w:rPr>
        <w:t>Students who fall below the required academic scholarship criteria or determine that they no longer desire to continue meeting requirements for a competitive scholarship should contact the</w:t>
      </w:r>
      <w:r w:rsidR="0048092E">
        <w:rPr>
          <w:rPrChange w:id="16248" w:author="Summer 2023 updates" w:date="2024-07-31T13:42:00Z">
            <w:rPr>
              <w:color w:val="000000" w:themeColor="text1"/>
            </w:rPr>
          </w:rPrChange>
        </w:rPr>
        <w:t xml:space="preserve"> </w:t>
      </w:r>
      <w:r w:rsidR="0048092E">
        <w:rPr>
          <w:w w:val="105"/>
          <w:rPrChange w:id="16249" w:author="Summer 2023 updates" w:date="2024-07-31T13:42:00Z">
            <w:rPr>
              <w:color w:val="000000" w:themeColor="text1"/>
              <w:w w:val="105"/>
            </w:rPr>
          </w:rPrChange>
        </w:rPr>
        <w:t>Student Financial Services</w:t>
      </w:r>
      <w:r w:rsidRPr="00424939">
        <w:rPr>
          <w:rPrChange w:id="16250" w:author="Summer 2023 updates" w:date="2024-07-31T13:42:00Z">
            <w:rPr>
              <w:color w:val="000000" w:themeColor="text1"/>
            </w:rPr>
          </w:rPrChange>
        </w:rPr>
        <w:t xml:space="preserve"> </w:t>
      </w:r>
      <w:r w:rsidR="00B76E1A" w:rsidRPr="00424939">
        <w:rPr>
          <w:rPrChange w:id="16251" w:author="Summer 2023 updates" w:date="2024-07-31T13:42:00Z">
            <w:rPr>
              <w:color w:val="000000" w:themeColor="text1"/>
            </w:rPr>
          </w:rPrChange>
        </w:rPr>
        <w:fldChar w:fldCharType="begin"/>
      </w:r>
      <w:r w:rsidR="00B76E1A" w:rsidRPr="00424939">
        <w:rPr>
          <w:rPrChange w:id="16252" w:author="Summer 2023 updates" w:date="2024-07-31T13:42:00Z">
            <w:rPr>
              <w:color w:val="000000" w:themeColor="text1"/>
            </w:rPr>
          </w:rPrChange>
        </w:rPr>
        <w:instrText xml:space="preserve"> XE "</w:instrText>
      </w:r>
      <w:r w:rsidR="00B76E1A" w:rsidRPr="00424939">
        <w:rPr>
          <w:b/>
          <w:rPrChange w:id="16253" w:author="Summer 2023 updates" w:date="2024-07-31T13:42:00Z">
            <w:rPr>
              <w:b/>
              <w:color w:val="000000" w:themeColor="text1"/>
            </w:rPr>
          </w:rPrChange>
        </w:rPr>
        <w:instrText>Financial Aid</w:instrText>
      </w:r>
      <w:r w:rsidR="00B76E1A" w:rsidRPr="00424939">
        <w:rPr>
          <w:rPrChange w:id="16254" w:author="Summer 2023 updates" w:date="2024-07-31T13:42:00Z">
            <w:rPr>
              <w:color w:val="000000" w:themeColor="text1"/>
            </w:rPr>
          </w:rPrChange>
        </w:rPr>
        <w:instrText xml:space="preserve">" </w:instrText>
      </w:r>
      <w:r w:rsidR="00B76E1A" w:rsidRPr="00424939">
        <w:rPr>
          <w:rPrChange w:id="16255" w:author="Summer 2023 updates" w:date="2024-07-31T13:42:00Z">
            <w:rPr>
              <w:color w:val="000000" w:themeColor="text1"/>
            </w:rPr>
          </w:rPrChange>
        </w:rPr>
        <w:fldChar w:fldCharType="end"/>
      </w:r>
      <w:r w:rsidRPr="00424939">
        <w:rPr>
          <w:rPrChange w:id="16256" w:author="Summer 2023 updates" w:date="2024-07-31T13:42:00Z">
            <w:rPr>
              <w:color w:val="000000" w:themeColor="text1"/>
            </w:rPr>
          </w:rPrChange>
        </w:rPr>
        <w:t xml:space="preserve"> to determine if they are eligible for an extension to meet the GPA</w:t>
      </w:r>
      <w:r w:rsidR="008C196D" w:rsidRPr="00424939">
        <w:rPr>
          <w:rPrChange w:id="16257" w:author="Summer 2023 updates" w:date="2024-07-31T13:42:00Z">
            <w:rPr>
              <w:color w:val="000000" w:themeColor="text1"/>
            </w:rPr>
          </w:rPrChange>
        </w:rPr>
        <w:fldChar w:fldCharType="begin"/>
      </w:r>
      <w:r w:rsidR="008C196D" w:rsidRPr="00424939">
        <w:rPr>
          <w:rPrChange w:id="16258" w:author="Summer 2023 updates" w:date="2024-07-31T13:42:00Z">
            <w:rPr>
              <w:color w:val="000000" w:themeColor="text1"/>
            </w:rPr>
          </w:rPrChange>
        </w:rPr>
        <w:instrText xml:space="preserve"> XE "</w:instrText>
      </w:r>
      <w:r w:rsidR="008C196D" w:rsidRPr="00424939">
        <w:rPr>
          <w:b/>
          <w:rPrChange w:id="16259" w:author="Summer 2023 updates" w:date="2024-07-31T13:42:00Z">
            <w:rPr>
              <w:b/>
              <w:color w:val="000000" w:themeColor="text1"/>
            </w:rPr>
          </w:rPrChange>
        </w:rPr>
        <w:instrText>GPA</w:instrText>
      </w:r>
      <w:r w:rsidR="008C196D" w:rsidRPr="00424939">
        <w:rPr>
          <w:rPrChange w:id="16260" w:author="Summer 2023 updates" w:date="2024-07-31T13:42:00Z">
            <w:rPr>
              <w:color w:val="000000" w:themeColor="text1"/>
            </w:rPr>
          </w:rPrChange>
        </w:rPr>
        <w:instrText xml:space="preserve">" </w:instrText>
      </w:r>
      <w:r w:rsidR="008C196D" w:rsidRPr="00424939">
        <w:rPr>
          <w:rPrChange w:id="16261" w:author="Summer 2023 updates" w:date="2024-07-31T13:42:00Z">
            <w:rPr>
              <w:color w:val="000000" w:themeColor="text1"/>
            </w:rPr>
          </w:rPrChange>
        </w:rPr>
        <w:fldChar w:fldCharType="end"/>
      </w:r>
      <w:r w:rsidRPr="00424939">
        <w:rPr>
          <w:rPrChange w:id="16262" w:author="Summer 2023 updates" w:date="2024-07-31T13:42:00Z">
            <w:rPr>
              <w:color w:val="000000" w:themeColor="text1"/>
            </w:rPr>
          </w:rPrChange>
        </w:rPr>
        <w:t xml:space="preserve"> requirements or if other funds may be available to assist with offsetting the loss of a scholarship.</w:t>
      </w:r>
    </w:p>
    <w:p w14:paraId="2A290907" w14:textId="77777777" w:rsidR="00B07F3D" w:rsidRPr="00424939" w:rsidRDefault="00B07F3D" w:rsidP="00706A34">
      <w:pPr>
        <w:rPr>
          <w:rPrChange w:id="16263" w:author="Summer 2023 updates" w:date="2024-07-31T13:42:00Z">
            <w:rPr>
              <w:color w:val="000000" w:themeColor="text1"/>
            </w:rPr>
          </w:rPrChange>
        </w:rPr>
        <w:pPrChange w:id="16264" w:author="Summer 2023 updates" w:date="2024-07-31T13:42:00Z">
          <w:pPr>
            <w:spacing w:after="0"/>
          </w:pPr>
        </w:pPrChange>
      </w:pPr>
      <w:r w:rsidRPr="00424939">
        <w:rPr>
          <w:rPrChange w:id="16265" w:author="Summer 2023 updates" w:date="2024-07-31T13:42:00Z">
            <w:rPr>
              <w:color w:val="000000" w:themeColor="text1"/>
            </w:rPr>
          </w:rPrChange>
        </w:rPr>
        <w:t xml:space="preserve">Because these scholarships are awarded on merit, students do not have to demonstrate financial need to qualify. </w:t>
      </w:r>
    </w:p>
    <w:p w14:paraId="034C29BD" w14:textId="77777777" w:rsidR="00B07F3D" w:rsidRPr="00424939" w:rsidRDefault="00B07F3D" w:rsidP="00706A34">
      <w:pPr>
        <w:rPr>
          <w:rPrChange w:id="16266" w:author="Summer 2023 updates" w:date="2024-07-31T13:42:00Z">
            <w:rPr>
              <w:color w:val="000000" w:themeColor="text1"/>
            </w:rPr>
          </w:rPrChange>
        </w:rPr>
        <w:pPrChange w:id="16267" w:author="Summer 2023 updates" w:date="2024-07-31T13:42:00Z">
          <w:pPr>
            <w:spacing w:after="0"/>
          </w:pPr>
        </w:pPrChange>
      </w:pPr>
      <w:r w:rsidRPr="00424939">
        <w:rPr>
          <w:rPrChange w:id="16268" w:author="Summer 2023 updates" w:date="2024-07-31T13:42:00Z">
            <w:rPr>
              <w:color w:val="000000" w:themeColor="text1"/>
            </w:rPr>
          </w:rPrChange>
        </w:rPr>
        <w:t>Coe College reserves the right to make any adjustments deemed necessary to the selection criteria, eligibility requirements, or award amounts of these scholarships. Questions regarding Coe scholarships should be directed to the Office of Admission.</w:t>
      </w:r>
    </w:p>
    <w:p w14:paraId="1BE9E31F" w14:textId="324AD939" w:rsidR="00B07F3D" w:rsidRPr="00424939" w:rsidRDefault="00B07F3D" w:rsidP="00B07F3D">
      <w:pPr>
        <w:spacing w:before="240" w:after="0"/>
        <w:rPr>
          <w:rStyle w:val="Strong"/>
          <w:rFonts w:ascii="Garamond" w:hAnsi="Garamond"/>
          <w:color w:val="000000" w:themeColor="text1"/>
        </w:rPr>
      </w:pPr>
      <w:del w:id="16269" w:author="Summer 2023 updates" w:date="2024-07-31T13:42:00Z">
        <w:r w:rsidRPr="00424939">
          <w:rPr>
            <w:rStyle w:val="Strong"/>
            <w:rFonts w:ascii="Garamond" w:hAnsi="Garamond"/>
            <w:color w:val="000000" w:themeColor="text1"/>
          </w:rPr>
          <w:delText>need-based</w:delText>
        </w:r>
      </w:del>
      <w:ins w:id="16270" w:author="Summer 2023 updates" w:date="2024-07-31T13:42:00Z">
        <w:r w:rsidR="00011854">
          <w:rPr>
            <w:rStyle w:val="Strong"/>
            <w:rFonts w:ascii="Garamond" w:hAnsi="Garamond"/>
            <w:color w:val="000000" w:themeColor="text1"/>
          </w:rPr>
          <w:t>N</w:t>
        </w:r>
        <w:r w:rsidRPr="00424939">
          <w:rPr>
            <w:rStyle w:val="Strong"/>
            <w:rFonts w:ascii="Garamond" w:hAnsi="Garamond"/>
            <w:color w:val="000000" w:themeColor="text1"/>
          </w:rPr>
          <w:t>eed-</w:t>
        </w:r>
        <w:r w:rsidR="00011854">
          <w:rPr>
            <w:rStyle w:val="Strong"/>
            <w:rFonts w:ascii="Garamond" w:hAnsi="Garamond"/>
            <w:color w:val="000000" w:themeColor="text1"/>
          </w:rPr>
          <w:t>B</w:t>
        </w:r>
        <w:r w:rsidRPr="00424939">
          <w:rPr>
            <w:rStyle w:val="Strong"/>
            <w:rFonts w:ascii="Garamond" w:hAnsi="Garamond"/>
            <w:color w:val="000000" w:themeColor="text1"/>
          </w:rPr>
          <w:t>ased</w:t>
        </w:r>
      </w:ins>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w:t>
      </w:r>
      <w:del w:id="16271" w:author="Summer 2023 updates" w:date="2024-07-31T13:42:00Z">
        <w:r w:rsidRPr="00424939">
          <w:rPr>
            <w:rStyle w:val="Strong"/>
            <w:rFonts w:ascii="Garamond" w:hAnsi="Garamond"/>
            <w:color w:val="000000" w:themeColor="text1"/>
          </w:rPr>
          <w:delText>financial aid</w:delText>
        </w:r>
      </w:del>
      <w:ins w:id="16272" w:author="Summer 2023 updates" w:date="2024-07-31T13:42:00Z">
        <w:r w:rsidR="00011854">
          <w:rPr>
            <w:rStyle w:val="Strong"/>
            <w:rFonts w:ascii="Garamond" w:hAnsi="Garamond"/>
            <w:color w:val="000000" w:themeColor="text1"/>
          </w:rPr>
          <w:t>F</w:t>
        </w:r>
        <w:r w:rsidRPr="00424939">
          <w:rPr>
            <w:rStyle w:val="Strong"/>
            <w:rFonts w:ascii="Garamond" w:hAnsi="Garamond"/>
            <w:color w:val="000000" w:themeColor="text1"/>
          </w:rPr>
          <w:t xml:space="preserve">inancial </w:t>
        </w:r>
        <w:r w:rsidR="00011854">
          <w:rPr>
            <w:rStyle w:val="Strong"/>
            <w:rFonts w:ascii="Garamond" w:hAnsi="Garamond"/>
            <w:color w:val="000000" w:themeColor="text1"/>
          </w:rPr>
          <w:t>A</w:t>
        </w:r>
        <w:r w:rsidRPr="00424939">
          <w:rPr>
            <w:rStyle w:val="Strong"/>
            <w:rFonts w:ascii="Garamond" w:hAnsi="Garamond"/>
            <w:color w:val="000000" w:themeColor="text1"/>
          </w:rPr>
          <w:t>id</w:t>
        </w:r>
      </w:ins>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6273" w:author="Summer 2023 updates" w:date="2024-07-31T13:42:00Z">
        <w:r w:rsidR="00B76E1A" w:rsidRPr="00424939">
          <w:rPr>
            <w:rStyle w:val="Strong"/>
            <w:rFonts w:ascii="Garamond" w:hAnsi="Garamond"/>
            <w:color w:val="000000" w:themeColor="text1"/>
          </w:rPr>
          <w:delInstrText>aid</w:delInstrText>
        </w:r>
      </w:del>
      <w:ins w:id="16274"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76BADD39" w14:textId="7C7C216A" w:rsidR="00B07F3D" w:rsidRPr="00424939" w:rsidRDefault="00B07F3D" w:rsidP="00011854">
      <w:pPr>
        <w:rPr>
          <w:rPrChange w:id="16275" w:author="Summer 2023 updates" w:date="2024-07-31T13:42:00Z">
            <w:rPr>
              <w:color w:val="000000" w:themeColor="text1"/>
            </w:rPr>
          </w:rPrChange>
        </w:rPr>
        <w:pPrChange w:id="16276" w:author="Summer 2023 updates" w:date="2024-07-31T13:42:00Z">
          <w:pPr>
            <w:spacing w:after="20"/>
          </w:pPr>
        </w:pPrChange>
      </w:pPr>
      <w:r w:rsidRPr="00424939">
        <w:rPr>
          <w:rPrChange w:id="16277" w:author="Summer 2023 updates" w:date="2024-07-31T13:42:00Z">
            <w:rPr>
              <w:color w:val="000000" w:themeColor="text1"/>
            </w:rPr>
          </w:rPrChange>
        </w:rPr>
        <w:t>Need-based financial aid</w:t>
      </w:r>
      <w:r w:rsidR="00B76E1A" w:rsidRPr="00424939">
        <w:rPr>
          <w:rPrChange w:id="16278" w:author="Summer 2023 updates" w:date="2024-07-31T13:42:00Z">
            <w:rPr>
              <w:color w:val="000000" w:themeColor="text1"/>
            </w:rPr>
          </w:rPrChange>
        </w:rPr>
        <w:fldChar w:fldCharType="begin"/>
      </w:r>
      <w:r w:rsidR="00B76E1A" w:rsidRPr="00424939">
        <w:rPr>
          <w:rPrChange w:id="16279" w:author="Summer 2023 updates" w:date="2024-07-31T13:42:00Z">
            <w:rPr>
              <w:color w:val="000000" w:themeColor="text1"/>
            </w:rPr>
          </w:rPrChange>
        </w:rPr>
        <w:instrText xml:space="preserve"> XE "</w:instrText>
      </w:r>
      <w:del w:id="16280" w:author="Summer 2023 updates" w:date="2024-07-31T13:42:00Z">
        <w:r w:rsidR="00B76E1A" w:rsidRPr="00424939">
          <w:rPr>
            <w:rStyle w:val="Strong"/>
            <w:rFonts w:ascii="Garamond" w:hAnsi="Garamond"/>
            <w:color w:val="000000" w:themeColor="text1"/>
          </w:rPr>
          <w:delInstrText>aid</w:delInstrText>
        </w:r>
      </w:del>
      <w:ins w:id="16281"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282" w:author="Summer 2023 updates" w:date="2024-07-31T13:42:00Z">
            <w:rPr>
              <w:color w:val="000000" w:themeColor="text1"/>
            </w:rPr>
          </w:rPrChange>
        </w:rPr>
        <w:instrText xml:space="preserve">" </w:instrText>
      </w:r>
      <w:r w:rsidR="00B76E1A" w:rsidRPr="00424939">
        <w:rPr>
          <w:rPrChange w:id="16283" w:author="Summer 2023 updates" w:date="2024-07-31T13:42:00Z">
            <w:rPr>
              <w:color w:val="000000" w:themeColor="text1"/>
            </w:rPr>
          </w:rPrChange>
        </w:rPr>
        <w:fldChar w:fldCharType="end"/>
      </w:r>
      <w:r w:rsidRPr="00424939">
        <w:rPr>
          <w:rPrChange w:id="16284" w:author="Summer 2023 updates" w:date="2024-07-31T13:42:00Z">
            <w:rPr>
              <w:color w:val="000000" w:themeColor="text1"/>
            </w:rPr>
          </w:rPrChange>
        </w:rPr>
        <w:t xml:space="preserve"> is available to students who are admitted to Coe College and file the Free Application</w:t>
      </w:r>
      <w:r w:rsidR="00B76E1A" w:rsidRPr="00424939">
        <w:rPr>
          <w:rPrChange w:id="16285" w:author="Summer 2023 updates" w:date="2024-07-31T13:42:00Z">
            <w:rPr>
              <w:color w:val="000000" w:themeColor="text1"/>
            </w:rPr>
          </w:rPrChange>
        </w:rPr>
        <w:fldChar w:fldCharType="begin"/>
      </w:r>
      <w:r w:rsidR="00B76E1A" w:rsidRPr="00424939">
        <w:rPr>
          <w:rPrChange w:id="16286" w:author="Summer 2023 updates" w:date="2024-07-31T13:42:00Z">
            <w:rPr>
              <w:color w:val="000000" w:themeColor="text1"/>
            </w:rPr>
          </w:rPrChange>
        </w:rPr>
        <w:instrText xml:space="preserve"> XE "</w:instrText>
      </w:r>
      <w:r w:rsidR="00B76E1A" w:rsidRPr="00424939">
        <w:rPr>
          <w:b/>
          <w:rPrChange w:id="16287" w:author="Summer 2023 updates" w:date="2024-07-31T13:42:00Z">
            <w:rPr>
              <w:b/>
              <w:color w:val="000000" w:themeColor="text1"/>
            </w:rPr>
          </w:rPrChange>
        </w:rPr>
        <w:instrText>Application</w:instrText>
      </w:r>
      <w:r w:rsidR="00B76E1A" w:rsidRPr="00424939">
        <w:rPr>
          <w:rPrChange w:id="16288" w:author="Summer 2023 updates" w:date="2024-07-31T13:42:00Z">
            <w:rPr>
              <w:color w:val="000000" w:themeColor="text1"/>
            </w:rPr>
          </w:rPrChange>
        </w:rPr>
        <w:instrText xml:space="preserve">" </w:instrText>
      </w:r>
      <w:r w:rsidR="00B76E1A" w:rsidRPr="00424939">
        <w:rPr>
          <w:rPrChange w:id="16289" w:author="Summer 2023 updates" w:date="2024-07-31T13:42:00Z">
            <w:rPr>
              <w:color w:val="000000" w:themeColor="text1"/>
            </w:rPr>
          </w:rPrChange>
        </w:rPr>
        <w:fldChar w:fldCharType="end"/>
      </w:r>
      <w:r w:rsidRPr="00424939">
        <w:rPr>
          <w:rPrChange w:id="16290" w:author="Summer 2023 updates" w:date="2024-07-31T13:42:00Z">
            <w:rPr>
              <w:color w:val="000000" w:themeColor="text1"/>
            </w:rPr>
          </w:rPrChange>
        </w:rPr>
        <w:t xml:space="preserve"> for Federal Student Aid (FAFSA</w:t>
      </w:r>
      <w:r w:rsidR="00B76E1A" w:rsidRPr="00424939">
        <w:rPr>
          <w:rPrChange w:id="16291" w:author="Summer 2023 updates" w:date="2024-07-31T13:42:00Z">
            <w:rPr>
              <w:color w:val="000000" w:themeColor="text1"/>
            </w:rPr>
          </w:rPrChange>
        </w:rPr>
        <w:fldChar w:fldCharType="begin"/>
      </w:r>
      <w:r w:rsidR="00B76E1A" w:rsidRPr="00424939">
        <w:rPr>
          <w:rPrChange w:id="16292" w:author="Summer 2023 updates" w:date="2024-07-31T13:42:00Z">
            <w:rPr>
              <w:color w:val="000000" w:themeColor="text1"/>
            </w:rPr>
          </w:rPrChange>
        </w:rPr>
        <w:instrText xml:space="preserve"> XE "FAFSA" </w:instrText>
      </w:r>
      <w:r w:rsidR="00B76E1A" w:rsidRPr="00424939">
        <w:rPr>
          <w:rPrChange w:id="16293" w:author="Summer 2023 updates" w:date="2024-07-31T13:42:00Z">
            <w:rPr>
              <w:color w:val="000000" w:themeColor="text1"/>
            </w:rPr>
          </w:rPrChange>
        </w:rPr>
        <w:fldChar w:fldCharType="end"/>
      </w:r>
      <w:r w:rsidRPr="00424939">
        <w:rPr>
          <w:rPrChange w:id="16294" w:author="Summer 2023 updates" w:date="2024-07-31T13:42:00Z">
            <w:rPr>
              <w:color w:val="000000" w:themeColor="text1"/>
            </w:rPr>
          </w:rPrChange>
        </w:rPr>
        <w:t xml:space="preserve">).  These assistance programs are based on the premise that students and parents should pay for college to the extent that they are able. Need-based financial aid is used to help make up the difference between the cost of college and what a family can afford. </w:t>
      </w:r>
    </w:p>
    <w:p w14:paraId="79C5D70E" w14:textId="29F6DA0C" w:rsidR="00B07F3D" w:rsidRPr="00424939" w:rsidRDefault="00B07F3D" w:rsidP="00011854">
      <w:pPr>
        <w:rPr>
          <w:rPrChange w:id="16295" w:author="Summer 2023 updates" w:date="2024-07-31T13:42:00Z">
            <w:rPr>
              <w:color w:val="000000" w:themeColor="text1"/>
            </w:rPr>
          </w:rPrChange>
        </w:rPr>
        <w:pPrChange w:id="16296" w:author="Summer 2023 updates" w:date="2024-07-31T13:42:00Z">
          <w:pPr>
            <w:spacing w:after="20"/>
          </w:pPr>
        </w:pPrChange>
      </w:pPr>
      <w:r w:rsidRPr="00424939">
        <w:rPr>
          <w:rPrChange w:id="16297" w:author="Summer 2023 updates" w:date="2024-07-31T13:42:00Z">
            <w:rPr>
              <w:color w:val="000000" w:themeColor="text1"/>
            </w:rPr>
          </w:rPrChange>
        </w:rPr>
        <w:t>When a FAFSA</w:t>
      </w:r>
      <w:r w:rsidR="00B76E1A" w:rsidRPr="00424939">
        <w:rPr>
          <w:rPrChange w:id="16298" w:author="Summer 2023 updates" w:date="2024-07-31T13:42:00Z">
            <w:rPr>
              <w:color w:val="000000" w:themeColor="text1"/>
            </w:rPr>
          </w:rPrChange>
        </w:rPr>
        <w:fldChar w:fldCharType="begin"/>
      </w:r>
      <w:r w:rsidR="00B76E1A" w:rsidRPr="00424939">
        <w:rPr>
          <w:rPrChange w:id="16299" w:author="Summer 2023 updates" w:date="2024-07-31T13:42:00Z">
            <w:rPr>
              <w:color w:val="000000" w:themeColor="text1"/>
            </w:rPr>
          </w:rPrChange>
        </w:rPr>
        <w:instrText xml:space="preserve"> XE "FAFSA" </w:instrText>
      </w:r>
      <w:r w:rsidR="00B76E1A" w:rsidRPr="00424939">
        <w:rPr>
          <w:rPrChange w:id="16300" w:author="Summer 2023 updates" w:date="2024-07-31T13:42:00Z">
            <w:rPr>
              <w:color w:val="000000" w:themeColor="text1"/>
            </w:rPr>
          </w:rPrChange>
        </w:rPr>
        <w:fldChar w:fldCharType="end"/>
      </w:r>
      <w:r w:rsidRPr="00424939">
        <w:rPr>
          <w:rPrChange w:id="16301" w:author="Summer 2023 updates" w:date="2024-07-31T13:42:00Z">
            <w:rPr>
              <w:color w:val="000000" w:themeColor="text1"/>
            </w:rPr>
          </w:rPrChange>
        </w:rPr>
        <w:t xml:space="preserve"> is filed, a standard formula is used to calculate the expected family contribution – the amount that the student and his or her family are expected to pay.  The</w:t>
      </w:r>
      <w:r w:rsidR="00826291">
        <w:rPr>
          <w:rPrChange w:id="16302" w:author="Summer 2023 updates" w:date="2024-07-31T13:42:00Z">
            <w:rPr>
              <w:color w:val="000000" w:themeColor="text1"/>
            </w:rPr>
          </w:rPrChange>
        </w:rPr>
        <w:t xml:space="preserve"> </w:t>
      </w:r>
      <w:r w:rsidR="002A0E23">
        <w:rPr>
          <w:rPrChange w:id="16303" w:author="Summer 2023 updates" w:date="2024-07-31T13:42:00Z">
            <w:rPr>
              <w:color w:val="000000" w:themeColor="text1"/>
            </w:rPr>
          </w:rPrChange>
        </w:rPr>
        <w:t>Student Financial Services Office</w:t>
      </w:r>
      <w:r w:rsidR="00B76E1A" w:rsidRPr="00424939">
        <w:rPr>
          <w:rPrChange w:id="16304" w:author="Summer 2023 updates" w:date="2024-07-31T13:42:00Z">
            <w:rPr>
              <w:color w:val="000000" w:themeColor="text1"/>
            </w:rPr>
          </w:rPrChange>
        </w:rPr>
        <w:fldChar w:fldCharType="begin"/>
      </w:r>
      <w:r w:rsidR="00B76E1A" w:rsidRPr="00424939">
        <w:rPr>
          <w:rPrChange w:id="16305" w:author="Summer 2023 updates" w:date="2024-07-31T13:42:00Z">
            <w:rPr>
              <w:color w:val="000000" w:themeColor="text1"/>
            </w:rPr>
          </w:rPrChange>
        </w:rPr>
        <w:instrText xml:space="preserve"> XE "</w:instrText>
      </w:r>
      <w:r w:rsidR="00B76E1A" w:rsidRPr="00424939">
        <w:rPr>
          <w:b/>
          <w:rPrChange w:id="16306" w:author="Summer 2023 updates" w:date="2024-07-31T13:42:00Z">
            <w:rPr>
              <w:b/>
              <w:color w:val="000000" w:themeColor="text1"/>
            </w:rPr>
          </w:rPrChange>
        </w:rPr>
        <w:instrText>Financial Aid</w:instrText>
      </w:r>
      <w:r w:rsidR="00B76E1A" w:rsidRPr="00424939">
        <w:rPr>
          <w:rPrChange w:id="16307" w:author="Summer 2023 updates" w:date="2024-07-31T13:42:00Z">
            <w:rPr>
              <w:color w:val="000000" w:themeColor="text1"/>
            </w:rPr>
          </w:rPrChange>
        </w:rPr>
        <w:instrText xml:space="preserve">" </w:instrText>
      </w:r>
      <w:r w:rsidR="00B76E1A" w:rsidRPr="00424939">
        <w:rPr>
          <w:rPrChange w:id="16308" w:author="Summer 2023 updates" w:date="2024-07-31T13:42:00Z">
            <w:rPr>
              <w:color w:val="000000" w:themeColor="text1"/>
            </w:rPr>
          </w:rPrChange>
        </w:rPr>
        <w:fldChar w:fldCharType="end"/>
      </w:r>
      <w:r w:rsidRPr="00424939">
        <w:rPr>
          <w:rPrChange w:id="16309" w:author="Summer 2023 updates" w:date="2024-07-31T13:42:00Z">
            <w:rPr>
              <w:color w:val="000000" w:themeColor="text1"/>
            </w:rPr>
          </w:rPrChange>
        </w:rPr>
        <w:t xml:space="preserve"> compares the expected family contribution (EFC) to estimated cost of attendance</w:t>
      </w:r>
      <w:r w:rsidR="00B76E1A" w:rsidRPr="00424939">
        <w:rPr>
          <w:rPrChange w:id="16310" w:author="Summer 2023 updates" w:date="2024-07-31T13:42:00Z">
            <w:rPr>
              <w:color w:val="000000" w:themeColor="text1"/>
            </w:rPr>
          </w:rPrChange>
        </w:rPr>
        <w:fldChar w:fldCharType="begin"/>
      </w:r>
      <w:r w:rsidR="00B76E1A" w:rsidRPr="00424939">
        <w:rPr>
          <w:rPrChange w:id="16311" w:author="Summer 2023 updates" w:date="2024-07-31T13:42:00Z">
            <w:rPr>
              <w:color w:val="000000" w:themeColor="text1"/>
            </w:rPr>
          </w:rPrChange>
        </w:rPr>
        <w:instrText xml:space="preserve"> XE "</w:instrText>
      </w:r>
      <w:del w:id="16312" w:author="Summer 2023 updates" w:date="2024-07-31T13:42:00Z">
        <w:r w:rsidR="00B76E1A" w:rsidRPr="00424939">
          <w:rPr>
            <w:rStyle w:val="Strong"/>
            <w:rFonts w:ascii="Garamond" w:hAnsi="Garamond"/>
            <w:color w:val="000000" w:themeColor="text1"/>
          </w:rPr>
          <w:delInstrText>attendance</w:delInstrText>
        </w:r>
      </w:del>
      <w:ins w:id="16313" w:author="Summer 2023 updates" w:date="2024-07-31T13:42:00Z">
        <w:r w:rsidR="00D30C98">
          <w:rPr>
            <w:rStyle w:val="Strong"/>
            <w:rFonts w:ascii="Garamond" w:hAnsi="Garamond"/>
            <w:color w:val="000000" w:themeColor="text1"/>
          </w:rPr>
          <w:instrText>A</w:instrText>
        </w:r>
        <w:r w:rsidR="00B76E1A" w:rsidRPr="00424939">
          <w:rPr>
            <w:rStyle w:val="Strong"/>
            <w:rFonts w:ascii="Garamond" w:hAnsi="Garamond"/>
            <w:color w:val="000000" w:themeColor="text1"/>
          </w:rPr>
          <w:instrText>ttendance</w:instrText>
        </w:r>
      </w:ins>
      <w:r w:rsidR="00B76E1A" w:rsidRPr="00424939">
        <w:rPr>
          <w:rPrChange w:id="16314" w:author="Summer 2023 updates" w:date="2024-07-31T13:42:00Z">
            <w:rPr>
              <w:color w:val="000000" w:themeColor="text1"/>
            </w:rPr>
          </w:rPrChange>
        </w:rPr>
        <w:instrText xml:space="preserve">" </w:instrText>
      </w:r>
      <w:r w:rsidR="00B76E1A" w:rsidRPr="00424939">
        <w:rPr>
          <w:rPrChange w:id="16315" w:author="Summer 2023 updates" w:date="2024-07-31T13:42:00Z">
            <w:rPr>
              <w:color w:val="000000" w:themeColor="text1"/>
            </w:rPr>
          </w:rPrChange>
        </w:rPr>
        <w:fldChar w:fldCharType="end"/>
      </w:r>
      <w:r w:rsidRPr="00424939">
        <w:rPr>
          <w:rPrChange w:id="16316" w:author="Summer 2023 updates" w:date="2024-07-31T13:42:00Z">
            <w:rPr>
              <w:color w:val="000000" w:themeColor="text1"/>
            </w:rPr>
          </w:rPrChange>
        </w:rPr>
        <w:t>.  If the costs exceed the amount of the EFC, the student is eligible for need-based</w:t>
      </w:r>
      <w:r w:rsidR="00B76E1A" w:rsidRPr="00424939">
        <w:rPr>
          <w:rPrChange w:id="16317" w:author="Summer 2023 updates" w:date="2024-07-31T13:42:00Z">
            <w:rPr>
              <w:color w:val="000000" w:themeColor="text1"/>
            </w:rPr>
          </w:rPrChange>
        </w:rPr>
        <w:fldChar w:fldCharType="begin"/>
      </w:r>
      <w:r w:rsidR="00B76E1A" w:rsidRPr="00424939">
        <w:rPr>
          <w:rPrChange w:id="16318" w:author="Summer 2023 updates" w:date="2024-07-31T13:42:00Z">
            <w:rPr>
              <w:color w:val="000000" w:themeColor="text1"/>
            </w:rPr>
          </w:rPrChange>
        </w:rPr>
        <w:instrText xml:space="preserve"> XE "</w:instrText>
      </w:r>
      <w:del w:id="16319" w:author="Summer 2023 updates" w:date="2024-07-31T13:42:00Z">
        <w:r w:rsidR="00B76E1A" w:rsidRPr="00424939">
          <w:rPr>
            <w:rStyle w:val="Strong"/>
            <w:rFonts w:ascii="Garamond" w:hAnsi="Garamond"/>
            <w:color w:val="000000" w:themeColor="text1"/>
          </w:rPr>
          <w:delInstrText>need-based</w:delInstrText>
        </w:r>
      </w:del>
      <w:ins w:id="16320" w:author="Summer 2023 updates" w:date="2024-07-31T13:42:00Z">
        <w:r w:rsidR="00A364BA">
          <w:rPr>
            <w:rStyle w:val="Strong"/>
            <w:rFonts w:ascii="Garamond" w:hAnsi="Garamond"/>
            <w:color w:val="000000" w:themeColor="text1"/>
          </w:rPr>
          <w:instrText>N</w:instrText>
        </w:r>
        <w:r w:rsidR="00B76E1A" w:rsidRPr="00424939">
          <w:rPr>
            <w:rStyle w:val="Strong"/>
            <w:rFonts w:ascii="Garamond" w:hAnsi="Garamond"/>
            <w:color w:val="000000" w:themeColor="text1"/>
          </w:rPr>
          <w:instrText>eed-</w:instrText>
        </w:r>
        <w:r w:rsidR="00A364BA">
          <w:rPr>
            <w:rStyle w:val="Strong"/>
            <w:rFonts w:ascii="Garamond" w:hAnsi="Garamond"/>
            <w:color w:val="000000" w:themeColor="text1"/>
          </w:rPr>
          <w:instrText>B</w:instrText>
        </w:r>
        <w:r w:rsidR="00B76E1A" w:rsidRPr="00424939">
          <w:rPr>
            <w:rStyle w:val="Strong"/>
            <w:rFonts w:ascii="Garamond" w:hAnsi="Garamond"/>
            <w:color w:val="000000" w:themeColor="text1"/>
          </w:rPr>
          <w:instrText>ased</w:instrText>
        </w:r>
      </w:ins>
      <w:r w:rsidR="00B76E1A" w:rsidRPr="00424939">
        <w:rPr>
          <w:rPrChange w:id="16321" w:author="Summer 2023 updates" w:date="2024-07-31T13:42:00Z">
            <w:rPr>
              <w:color w:val="000000" w:themeColor="text1"/>
            </w:rPr>
          </w:rPrChange>
        </w:rPr>
        <w:instrText xml:space="preserve">" </w:instrText>
      </w:r>
      <w:r w:rsidR="00B76E1A" w:rsidRPr="00424939">
        <w:rPr>
          <w:rPrChange w:id="16322" w:author="Summer 2023 updates" w:date="2024-07-31T13:42:00Z">
            <w:rPr>
              <w:color w:val="000000" w:themeColor="text1"/>
            </w:rPr>
          </w:rPrChange>
        </w:rPr>
        <w:fldChar w:fldCharType="end"/>
      </w:r>
      <w:r w:rsidRPr="00424939">
        <w:rPr>
          <w:rPrChange w:id="16323" w:author="Summer 2023 updates" w:date="2024-07-31T13:42:00Z">
            <w:rPr>
              <w:color w:val="000000" w:themeColor="text1"/>
            </w:rPr>
          </w:rPrChange>
        </w:rPr>
        <w:t xml:space="preserve"> financial aid</w:t>
      </w:r>
      <w:r w:rsidR="00B76E1A" w:rsidRPr="00424939">
        <w:rPr>
          <w:rPrChange w:id="16324" w:author="Summer 2023 updates" w:date="2024-07-31T13:42:00Z">
            <w:rPr>
              <w:color w:val="000000" w:themeColor="text1"/>
            </w:rPr>
          </w:rPrChange>
        </w:rPr>
        <w:fldChar w:fldCharType="begin"/>
      </w:r>
      <w:r w:rsidR="00B76E1A" w:rsidRPr="00424939">
        <w:rPr>
          <w:rPrChange w:id="16325" w:author="Summer 2023 updates" w:date="2024-07-31T13:42:00Z">
            <w:rPr>
              <w:color w:val="000000" w:themeColor="text1"/>
            </w:rPr>
          </w:rPrChange>
        </w:rPr>
        <w:instrText xml:space="preserve"> XE "</w:instrText>
      </w:r>
      <w:del w:id="16326" w:author="Summer 2023 updates" w:date="2024-07-31T13:42:00Z">
        <w:r w:rsidR="00B76E1A" w:rsidRPr="00424939">
          <w:rPr>
            <w:rStyle w:val="Strong"/>
            <w:rFonts w:ascii="Garamond" w:hAnsi="Garamond"/>
            <w:color w:val="000000" w:themeColor="text1"/>
          </w:rPr>
          <w:delInstrText>aid</w:delInstrText>
        </w:r>
      </w:del>
      <w:ins w:id="16327" w:author="Summer 2023 updates" w:date="2024-07-31T13:42:00Z">
        <w:r w:rsidR="0012083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328" w:author="Summer 2023 updates" w:date="2024-07-31T13:42:00Z">
            <w:rPr>
              <w:color w:val="000000" w:themeColor="text1"/>
            </w:rPr>
          </w:rPrChange>
        </w:rPr>
        <w:instrText xml:space="preserve">" </w:instrText>
      </w:r>
      <w:r w:rsidR="00B76E1A" w:rsidRPr="00424939">
        <w:rPr>
          <w:rPrChange w:id="16329" w:author="Summer 2023 updates" w:date="2024-07-31T13:42:00Z">
            <w:rPr>
              <w:color w:val="000000" w:themeColor="text1"/>
            </w:rPr>
          </w:rPrChange>
        </w:rPr>
        <w:fldChar w:fldCharType="end"/>
      </w:r>
      <w:r w:rsidRPr="00424939">
        <w:rPr>
          <w:rPrChange w:id="16330" w:author="Summer 2023 updates" w:date="2024-07-31T13:42:00Z">
            <w:rPr>
              <w:color w:val="000000" w:themeColor="text1"/>
            </w:rPr>
          </w:rPrChange>
        </w:rPr>
        <w:t xml:space="preserve">.  A typical financial aid package will contain a combination of gift aid (scholarships and grants) and self-help aid (low-interest educational loans and employment). Information released to Coe College through the FAFSA application is kept confidential. </w:t>
      </w:r>
    </w:p>
    <w:p w14:paraId="35D81DF6" w14:textId="6F27E3BD" w:rsidR="00B07F3D" w:rsidRPr="00424939" w:rsidRDefault="00B07F3D" w:rsidP="00011854">
      <w:pPr>
        <w:rPr>
          <w:rPrChange w:id="16331" w:author="Summer 2023 updates" w:date="2024-07-31T13:42:00Z">
            <w:rPr>
              <w:color w:val="000000" w:themeColor="text1"/>
            </w:rPr>
          </w:rPrChange>
        </w:rPr>
        <w:pPrChange w:id="16332" w:author="Summer 2023 updates" w:date="2024-07-31T13:42:00Z">
          <w:pPr>
            <w:spacing w:after="20"/>
          </w:pPr>
        </w:pPrChange>
      </w:pPr>
      <w:r w:rsidRPr="00424939">
        <w:rPr>
          <w:rPrChange w:id="16333" w:author="Summer 2023 updates" w:date="2024-07-31T13:42:00Z">
            <w:rPr>
              <w:color w:val="000000" w:themeColor="text1"/>
            </w:rPr>
          </w:rPrChange>
        </w:rPr>
        <w:t>Application</w:t>
      </w:r>
      <w:r w:rsidR="00B76E1A" w:rsidRPr="00424939">
        <w:rPr>
          <w:rPrChange w:id="16334" w:author="Summer 2023 updates" w:date="2024-07-31T13:42:00Z">
            <w:rPr>
              <w:color w:val="000000" w:themeColor="text1"/>
            </w:rPr>
          </w:rPrChange>
        </w:rPr>
        <w:fldChar w:fldCharType="begin"/>
      </w:r>
      <w:r w:rsidR="00B76E1A" w:rsidRPr="00424939">
        <w:rPr>
          <w:rPrChange w:id="16335" w:author="Summer 2023 updates" w:date="2024-07-31T13:42:00Z">
            <w:rPr>
              <w:color w:val="000000" w:themeColor="text1"/>
            </w:rPr>
          </w:rPrChange>
        </w:rPr>
        <w:instrText xml:space="preserve"> XE "</w:instrText>
      </w:r>
      <w:r w:rsidR="00B76E1A" w:rsidRPr="00424939">
        <w:rPr>
          <w:b/>
          <w:rPrChange w:id="16336" w:author="Summer 2023 updates" w:date="2024-07-31T13:42:00Z">
            <w:rPr>
              <w:b/>
              <w:color w:val="000000" w:themeColor="text1"/>
            </w:rPr>
          </w:rPrChange>
        </w:rPr>
        <w:instrText>Application</w:instrText>
      </w:r>
      <w:r w:rsidR="00B76E1A" w:rsidRPr="00424939">
        <w:rPr>
          <w:rPrChange w:id="16337" w:author="Summer 2023 updates" w:date="2024-07-31T13:42:00Z">
            <w:rPr>
              <w:color w:val="000000" w:themeColor="text1"/>
            </w:rPr>
          </w:rPrChange>
        </w:rPr>
        <w:instrText xml:space="preserve">" </w:instrText>
      </w:r>
      <w:r w:rsidR="00B76E1A" w:rsidRPr="00424939">
        <w:rPr>
          <w:rPrChange w:id="16338" w:author="Summer 2023 updates" w:date="2024-07-31T13:42:00Z">
            <w:rPr>
              <w:color w:val="000000" w:themeColor="text1"/>
            </w:rPr>
          </w:rPrChange>
        </w:rPr>
        <w:fldChar w:fldCharType="end"/>
      </w:r>
      <w:r w:rsidRPr="00424939">
        <w:rPr>
          <w:rPrChange w:id="16339" w:author="Summer 2023 updates" w:date="2024-07-31T13:42:00Z">
            <w:rPr>
              <w:color w:val="000000" w:themeColor="text1"/>
            </w:rPr>
          </w:rPrChange>
        </w:rPr>
        <w:t xml:space="preserve"> for all need-based</w:t>
      </w:r>
      <w:r w:rsidR="00B76E1A" w:rsidRPr="00424939">
        <w:rPr>
          <w:rPrChange w:id="16340" w:author="Summer 2023 updates" w:date="2024-07-31T13:42:00Z">
            <w:rPr>
              <w:color w:val="000000" w:themeColor="text1"/>
            </w:rPr>
          </w:rPrChange>
        </w:rPr>
        <w:fldChar w:fldCharType="begin"/>
      </w:r>
      <w:r w:rsidR="00B76E1A" w:rsidRPr="00424939">
        <w:rPr>
          <w:rPrChange w:id="16341" w:author="Summer 2023 updates" w:date="2024-07-31T13:42:00Z">
            <w:rPr>
              <w:color w:val="000000" w:themeColor="text1"/>
            </w:rPr>
          </w:rPrChange>
        </w:rPr>
        <w:instrText xml:space="preserve"> XE "</w:instrText>
      </w:r>
      <w:del w:id="16342" w:author="Summer 2023 updates" w:date="2024-07-31T13:42:00Z">
        <w:r w:rsidR="00B76E1A" w:rsidRPr="00424939">
          <w:rPr>
            <w:rStyle w:val="Strong"/>
            <w:rFonts w:ascii="Garamond" w:hAnsi="Garamond"/>
            <w:color w:val="000000" w:themeColor="text1"/>
          </w:rPr>
          <w:delInstrText>need-based</w:delInstrText>
        </w:r>
      </w:del>
      <w:ins w:id="16343" w:author="Summer 2023 updates" w:date="2024-07-31T13:42:00Z">
        <w:r w:rsidR="00A364BA">
          <w:rPr>
            <w:rStyle w:val="Strong"/>
            <w:rFonts w:ascii="Garamond" w:hAnsi="Garamond"/>
            <w:color w:val="000000" w:themeColor="text1"/>
          </w:rPr>
          <w:instrText>N</w:instrText>
        </w:r>
        <w:r w:rsidR="00B76E1A" w:rsidRPr="00424939">
          <w:rPr>
            <w:rStyle w:val="Strong"/>
            <w:rFonts w:ascii="Garamond" w:hAnsi="Garamond"/>
            <w:color w:val="000000" w:themeColor="text1"/>
          </w:rPr>
          <w:instrText>eed-</w:instrText>
        </w:r>
        <w:r w:rsidR="00A364BA">
          <w:rPr>
            <w:rStyle w:val="Strong"/>
            <w:rFonts w:ascii="Garamond" w:hAnsi="Garamond"/>
            <w:color w:val="000000" w:themeColor="text1"/>
          </w:rPr>
          <w:instrText>B</w:instrText>
        </w:r>
        <w:r w:rsidR="00B76E1A" w:rsidRPr="00424939">
          <w:rPr>
            <w:rStyle w:val="Strong"/>
            <w:rFonts w:ascii="Garamond" w:hAnsi="Garamond"/>
            <w:color w:val="000000" w:themeColor="text1"/>
          </w:rPr>
          <w:instrText>ased</w:instrText>
        </w:r>
      </w:ins>
      <w:r w:rsidR="00B76E1A" w:rsidRPr="00424939">
        <w:rPr>
          <w:rPrChange w:id="16344" w:author="Summer 2023 updates" w:date="2024-07-31T13:42:00Z">
            <w:rPr>
              <w:color w:val="000000" w:themeColor="text1"/>
            </w:rPr>
          </w:rPrChange>
        </w:rPr>
        <w:instrText xml:space="preserve">" </w:instrText>
      </w:r>
      <w:r w:rsidR="00B76E1A" w:rsidRPr="00424939">
        <w:rPr>
          <w:rPrChange w:id="16345" w:author="Summer 2023 updates" w:date="2024-07-31T13:42:00Z">
            <w:rPr>
              <w:color w:val="000000" w:themeColor="text1"/>
            </w:rPr>
          </w:rPrChange>
        </w:rPr>
        <w:fldChar w:fldCharType="end"/>
      </w:r>
      <w:r w:rsidRPr="00424939">
        <w:rPr>
          <w:rPrChange w:id="16346" w:author="Summer 2023 updates" w:date="2024-07-31T13:42:00Z">
            <w:rPr>
              <w:color w:val="000000" w:themeColor="text1"/>
            </w:rPr>
          </w:rPrChange>
        </w:rPr>
        <w:t xml:space="preserve"> financial aid</w:t>
      </w:r>
      <w:r w:rsidR="00B76E1A" w:rsidRPr="00424939">
        <w:rPr>
          <w:rPrChange w:id="16347" w:author="Summer 2023 updates" w:date="2024-07-31T13:42:00Z">
            <w:rPr>
              <w:color w:val="000000" w:themeColor="text1"/>
            </w:rPr>
          </w:rPrChange>
        </w:rPr>
        <w:fldChar w:fldCharType="begin"/>
      </w:r>
      <w:r w:rsidR="00B76E1A" w:rsidRPr="00424939">
        <w:rPr>
          <w:rPrChange w:id="16348" w:author="Summer 2023 updates" w:date="2024-07-31T13:42:00Z">
            <w:rPr>
              <w:color w:val="000000" w:themeColor="text1"/>
            </w:rPr>
          </w:rPrChange>
        </w:rPr>
        <w:instrText xml:space="preserve"> XE "</w:instrText>
      </w:r>
      <w:del w:id="16349" w:author="Summer 2023 updates" w:date="2024-07-31T13:42:00Z">
        <w:r w:rsidR="00B76E1A" w:rsidRPr="00424939">
          <w:rPr>
            <w:rStyle w:val="Strong"/>
            <w:rFonts w:ascii="Garamond" w:hAnsi="Garamond"/>
            <w:color w:val="000000" w:themeColor="text1"/>
          </w:rPr>
          <w:delInstrText>aid</w:delInstrText>
        </w:r>
      </w:del>
      <w:ins w:id="16350"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351" w:author="Summer 2023 updates" w:date="2024-07-31T13:42:00Z">
            <w:rPr>
              <w:color w:val="000000" w:themeColor="text1"/>
            </w:rPr>
          </w:rPrChange>
        </w:rPr>
        <w:instrText xml:space="preserve">" </w:instrText>
      </w:r>
      <w:r w:rsidR="00B76E1A" w:rsidRPr="00424939">
        <w:rPr>
          <w:rPrChange w:id="16352" w:author="Summer 2023 updates" w:date="2024-07-31T13:42:00Z">
            <w:rPr>
              <w:color w:val="000000" w:themeColor="text1"/>
            </w:rPr>
          </w:rPrChange>
        </w:rPr>
        <w:fldChar w:fldCharType="end"/>
      </w:r>
      <w:r w:rsidRPr="00424939">
        <w:rPr>
          <w:rPrChange w:id="16353" w:author="Summer 2023 updates" w:date="2024-07-31T13:42:00Z">
            <w:rPr>
              <w:color w:val="000000" w:themeColor="text1"/>
            </w:rPr>
          </w:rPrChange>
        </w:rPr>
        <w:t xml:space="preserve"> programs must be made for each year the student is enrolled.  The FAFSA</w:t>
      </w:r>
      <w:r w:rsidR="00B76E1A" w:rsidRPr="00424939">
        <w:rPr>
          <w:rPrChange w:id="16354" w:author="Summer 2023 updates" w:date="2024-07-31T13:42:00Z">
            <w:rPr>
              <w:color w:val="000000" w:themeColor="text1"/>
            </w:rPr>
          </w:rPrChange>
        </w:rPr>
        <w:fldChar w:fldCharType="begin"/>
      </w:r>
      <w:r w:rsidR="00B76E1A" w:rsidRPr="00424939">
        <w:rPr>
          <w:rPrChange w:id="16355" w:author="Summer 2023 updates" w:date="2024-07-31T13:42:00Z">
            <w:rPr>
              <w:color w:val="000000" w:themeColor="text1"/>
            </w:rPr>
          </w:rPrChange>
        </w:rPr>
        <w:instrText xml:space="preserve"> XE "FAFSA" </w:instrText>
      </w:r>
      <w:r w:rsidR="00B76E1A" w:rsidRPr="00424939">
        <w:rPr>
          <w:rPrChange w:id="16356" w:author="Summer 2023 updates" w:date="2024-07-31T13:42:00Z">
            <w:rPr>
              <w:color w:val="000000" w:themeColor="text1"/>
            </w:rPr>
          </w:rPrChange>
        </w:rPr>
        <w:fldChar w:fldCharType="end"/>
      </w:r>
      <w:r w:rsidRPr="00424939">
        <w:rPr>
          <w:rPrChange w:id="16357" w:author="Summer 2023 updates" w:date="2024-07-31T13:42:00Z">
            <w:rPr>
              <w:color w:val="000000" w:themeColor="text1"/>
            </w:rPr>
          </w:rPrChange>
        </w:rPr>
        <w:t xml:space="preserve"> is available online at www.fafsa.gov.</w:t>
      </w:r>
    </w:p>
    <w:p w14:paraId="3F02332B" w14:textId="77777777" w:rsidR="00B07F3D" w:rsidRPr="00424939" w:rsidRDefault="00B07F3D" w:rsidP="00011854">
      <w:pPr>
        <w:spacing w:before="120" w:after="0"/>
        <w:rPr>
          <w:rFonts w:cs="Times New Roman"/>
          <w:b/>
          <w:color w:val="000000" w:themeColor="text1"/>
        </w:rPr>
        <w:pPrChange w:id="16358" w:author="Summer 2023 updates" w:date="2024-07-31T13:42:00Z">
          <w:pPr>
            <w:spacing w:after="0"/>
          </w:pPr>
        </w:pPrChange>
      </w:pPr>
      <w:r w:rsidRPr="00424939">
        <w:rPr>
          <w:rFonts w:cs="Times New Roman"/>
          <w:b/>
          <w:color w:val="000000" w:themeColor="text1"/>
        </w:rPr>
        <w:t>Verification Process</w:t>
      </w:r>
    </w:p>
    <w:p w14:paraId="5271D96D" w14:textId="6858B52E" w:rsidR="00B07F3D" w:rsidRPr="00424939" w:rsidRDefault="00B07F3D" w:rsidP="00E52505">
      <w:pPr>
        <w:spacing w:after="0"/>
        <w:rPr>
          <w:rFonts w:cs="Times New Roman"/>
          <w:color w:val="000000" w:themeColor="text1"/>
        </w:rPr>
      </w:pPr>
      <w:r w:rsidRPr="00424939">
        <w:rPr>
          <w:rFonts w:cs="Times New Roman"/>
          <w:color w:val="000000" w:themeColor="text1"/>
        </w:rPr>
        <w:t xml:space="preserve">Federal regulations require that </w:t>
      </w:r>
      <w:r w:rsidR="008E2F71">
        <w:rPr>
          <w:rFonts w:cs="Times New Roman"/>
          <w:color w:val="000000" w:themeColor="text1"/>
        </w:rPr>
        <w:t xml:space="preserve">some </w:t>
      </w:r>
      <w:r w:rsidRPr="00424939">
        <w:rPr>
          <w:rFonts w:cs="Times New Roman"/>
          <w:color w:val="000000" w:themeColor="text1"/>
        </w:rPr>
        <w:t xml:space="preserve">applicants </w:t>
      </w:r>
      <w:r w:rsidR="008E2F71">
        <w:rPr>
          <w:rFonts w:cs="Times New Roman"/>
          <w:color w:val="000000" w:themeColor="text1"/>
        </w:rPr>
        <w:t xml:space="preserve">who are eligible </w:t>
      </w:r>
      <w:r w:rsidRPr="00424939">
        <w:rPr>
          <w:rFonts w:cs="Times New Roman"/>
          <w:color w:val="000000" w:themeColor="text1"/>
        </w:rPr>
        <w:t>for need-based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359" w:author="Summer 2023 updates" w:date="2024-07-31T13:42:00Z">
        <w:r w:rsidR="00B76E1A" w:rsidRPr="00424939">
          <w:rPr>
            <w:rStyle w:val="Strong"/>
            <w:rFonts w:ascii="Garamond" w:hAnsi="Garamond"/>
            <w:color w:val="000000" w:themeColor="text1"/>
          </w:rPr>
          <w:delInstrText>aid</w:delInstrText>
        </w:r>
      </w:del>
      <w:ins w:id="16360"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complete the verification process. Students may be chosen for verification by the U.S. Department of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by Coe College.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selected for verification are required to submit supporting documentation to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These supporting documents may include, but are not limited to, copies of student and parent IRS tax transcripts from a prior tax year, verification of untaxed income received, family size and the number of family members attending college during the next academic year. Returning students selected for verification will not receive a financial aid award </w:t>
      </w:r>
      <w:r w:rsidR="008E2F71">
        <w:rPr>
          <w:rFonts w:cs="Times New Roman"/>
          <w:color w:val="000000" w:themeColor="text1"/>
        </w:rPr>
        <w:t xml:space="preserve">offer </w:t>
      </w:r>
      <w:r w:rsidRPr="00424939">
        <w:rPr>
          <w:rFonts w:cs="Times New Roman"/>
          <w:color w:val="000000" w:themeColor="text1"/>
        </w:rPr>
        <w:t xml:space="preserve">until all requested documents are received and reviewed by the </w:t>
      </w:r>
      <w:r w:rsidR="002A0E23">
        <w:rPr>
          <w:rFonts w:cs="Times New Roman"/>
          <w:color w:val="000000" w:themeColor="text1"/>
        </w:rPr>
        <w:t>Student Financial Services Office</w:t>
      </w:r>
      <w:r w:rsidRPr="00424939">
        <w:rPr>
          <w:rFonts w:cs="Times New Roman"/>
          <w:color w:val="000000" w:themeColor="text1"/>
        </w:rPr>
        <w:t xml:space="preserve">. Prospective students will receive a preliminary financial aid award </w:t>
      </w:r>
      <w:r w:rsidR="008E2F71">
        <w:rPr>
          <w:rFonts w:cs="Times New Roman"/>
          <w:color w:val="000000" w:themeColor="text1"/>
        </w:rPr>
        <w:t>offer</w:t>
      </w:r>
      <w:r w:rsidRPr="00424939">
        <w:rPr>
          <w:rFonts w:cs="Times New Roman"/>
          <w:color w:val="000000" w:themeColor="text1"/>
        </w:rPr>
        <w:t xml:space="preserve"> prior to completion of verification. In order to finalize the awards offered, all requested documents should be received by the </w:t>
      </w:r>
      <w:r w:rsidR="002A0E23">
        <w:rPr>
          <w:rFonts w:cs="Times New Roman"/>
          <w:color w:val="000000" w:themeColor="text1"/>
        </w:rPr>
        <w:t>Student Financial Services Office</w:t>
      </w:r>
      <w:r w:rsidRPr="00424939">
        <w:rPr>
          <w:rFonts w:cs="Times New Roman"/>
          <w:color w:val="000000" w:themeColor="text1"/>
        </w:rPr>
        <w:t xml:space="preserve"> at least one month prior to the end of the award period. A financial aid award is subject to change if verification results in a change to the Expected Family Contribution (EFC). During the verification process the</w:t>
      </w:r>
      <w:r w:rsidR="002A0E23">
        <w:rPr>
          <w:rFonts w:cs="Times New Roman"/>
          <w:color w:val="000000" w:themeColor="text1"/>
        </w:rPr>
        <w:t xml:space="preserve"> Student Financial Services Office</w:t>
      </w:r>
      <w:r w:rsidRPr="00424939">
        <w:rPr>
          <w:rFonts w:cs="Times New Roman"/>
          <w:color w:val="000000" w:themeColor="text1"/>
        </w:rPr>
        <w:t xml:space="preserve"> will contact students if clarification is needed on any of the information reported on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or if it is necessary to make corrections to the FAFSA data. </w:t>
      </w:r>
    </w:p>
    <w:p w14:paraId="506EB41C" w14:textId="77777777" w:rsidR="00BC612D" w:rsidRDefault="00BC612D" w:rsidP="00E52505">
      <w:pPr>
        <w:spacing w:after="0"/>
        <w:rPr>
          <w:rStyle w:val="Strong"/>
          <w:rFonts w:ascii="Garamond" w:hAnsi="Garamond"/>
          <w:color w:val="000000" w:themeColor="text1"/>
        </w:rPr>
      </w:pPr>
    </w:p>
    <w:p w14:paraId="7D32615A" w14:textId="5AC4C6D8" w:rsidR="00B07F3D" w:rsidRPr="00424939" w:rsidRDefault="00B07F3D" w:rsidP="00B07F3D">
      <w:pPr>
        <w:spacing w:after="0"/>
        <w:rPr>
          <w:rStyle w:val="Strong"/>
          <w:rFonts w:ascii="Garamond" w:hAnsi="Garamond"/>
          <w:color w:val="000000" w:themeColor="text1"/>
        </w:rPr>
      </w:pPr>
      <w:del w:id="16361" w:author="Summer 2023 updates" w:date="2024-07-31T13:42:00Z">
        <w:r w:rsidRPr="00424939">
          <w:rPr>
            <w:rStyle w:val="Strong"/>
            <w:rFonts w:ascii="Garamond" w:hAnsi="Garamond"/>
            <w:color w:val="000000" w:themeColor="text1"/>
          </w:rPr>
          <w:delText>need-based</w:delText>
        </w:r>
      </w:del>
      <w:ins w:id="16362" w:author="Summer 2023 updates" w:date="2024-07-31T13:42:00Z">
        <w:r w:rsidR="00ED5442">
          <w:rPr>
            <w:rStyle w:val="Strong"/>
            <w:rFonts w:ascii="Garamond" w:hAnsi="Garamond"/>
            <w:color w:val="000000" w:themeColor="text1"/>
          </w:rPr>
          <w:t>N</w:t>
        </w:r>
        <w:r w:rsidRPr="00424939">
          <w:rPr>
            <w:rStyle w:val="Strong"/>
            <w:rFonts w:ascii="Garamond" w:hAnsi="Garamond"/>
            <w:color w:val="000000" w:themeColor="text1"/>
          </w:rPr>
          <w:t>eed-</w:t>
        </w:r>
        <w:r w:rsidR="00ED5442">
          <w:rPr>
            <w:rStyle w:val="Strong"/>
            <w:rFonts w:ascii="Garamond" w:hAnsi="Garamond"/>
            <w:color w:val="000000" w:themeColor="text1"/>
          </w:rPr>
          <w:t>B</w:t>
        </w:r>
        <w:r w:rsidRPr="00424939">
          <w:rPr>
            <w:rStyle w:val="Strong"/>
            <w:rFonts w:ascii="Garamond" w:hAnsi="Garamond"/>
            <w:color w:val="000000" w:themeColor="text1"/>
          </w:rPr>
          <w:t>ased</w:t>
        </w:r>
      </w:ins>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need-based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w:t>
      </w:r>
      <w:del w:id="16363" w:author="Summer 2023 updates" w:date="2024-07-31T13:42:00Z">
        <w:r w:rsidRPr="00424939">
          <w:rPr>
            <w:rStyle w:val="Strong"/>
            <w:rFonts w:ascii="Garamond" w:hAnsi="Garamond"/>
            <w:color w:val="000000" w:themeColor="text1"/>
          </w:rPr>
          <w:delText>gift aid</w:delText>
        </w:r>
      </w:del>
      <w:ins w:id="16364" w:author="Summer 2023 updates" w:date="2024-07-31T13:42:00Z">
        <w:r w:rsidR="00ED5442">
          <w:rPr>
            <w:rStyle w:val="Strong"/>
            <w:rFonts w:ascii="Garamond" w:hAnsi="Garamond"/>
            <w:color w:val="000000" w:themeColor="text1"/>
          </w:rPr>
          <w:t>G</w:t>
        </w:r>
        <w:r w:rsidRPr="00424939">
          <w:rPr>
            <w:rStyle w:val="Strong"/>
            <w:rFonts w:ascii="Garamond" w:hAnsi="Garamond"/>
            <w:color w:val="000000" w:themeColor="text1"/>
          </w:rPr>
          <w:t xml:space="preserve">ift </w:t>
        </w:r>
        <w:r w:rsidR="00ED5442">
          <w:rPr>
            <w:rStyle w:val="Strong"/>
            <w:rFonts w:ascii="Garamond" w:hAnsi="Garamond"/>
            <w:color w:val="000000" w:themeColor="text1"/>
          </w:rPr>
          <w:t>A</w:t>
        </w:r>
        <w:r w:rsidRPr="00424939">
          <w:rPr>
            <w:rStyle w:val="Strong"/>
            <w:rFonts w:ascii="Garamond" w:hAnsi="Garamond"/>
            <w:color w:val="000000" w:themeColor="text1"/>
          </w:rPr>
          <w:t>id</w:t>
        </w:r>
      </w:ins>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6365" w:author="Summer 2023 updates" w:date="2024-07-31T13:42:00Z">
        <w:r w:rsidR="00B76E1A" w:rsidRPr="00424939">
          <w:rPr>
            <w:rStyle w:val="Strong"/>
            <w:rFonts w:ascii="Garamond" w:hAnsi="Garamond"/>
            <w:color w:val="000000" w:themeColor="text1"/>
          </w:rPr>
          <w:delInstrText>aid</w:delInstrText>
        </w:r>
      </w:del>
      <w:ins w:id="16366"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10CDAAEA" w14:textId="4A0D257C" w:rsidR="00B07F3D" w:rsidRPr="00424939" w:rsidRDefault="00B07F3D" w:rsidP="00ED5442">
      <w:pPr>
        <w:rPr>
          <w:rPrChange w:id="16367" w:author="Summer 2023 updates" w:date="2024-07-31T13:42:00Z">
            <w:rPr>
              <w:color w:val="000000" w:themeColor="text1"/>
            </w:rPr>
          </w:rPrChange>
        </w:rPr>
        <w:pPrChange w:id="16368" w:author="Summer 2023 updates" w:date="2024-07-31T13:42:00Z">
          <w:pPr>
            <w:spacing w:after="20"/>
          </w:pPr>
        </w:pPrChange>
      </w:pPr>
      <w:r w:rsidRPr="00424939">
        <w:rPr>
          <w:rPrChange w:id="16369" w:author="Summer 2023 updates" w:date="2024-07-31T13:42:00Z">
            <w:rPr>
              <w:color w:val="000000" w:themeColor="text1"/>
            </w:rPr>
          </w:rPrChange>
        </w:rPr>
        <w:t>Gift aid</w:t>
      </w:r>
      <w:r w:rsidR="00B76E1A" w:rsidRPr="00424939">
        <w:rPr>
          <w:rPrChange w:id="16370" w:author="Summer 2023 updates" w:date="2024-07-31T13:42:00Z">
            <w:rPr>
              <w:color w:val="000000" w:themeColor="text1"/>
            </w:rPr>
          </w:rPrChange>
        </w:rPr>
        <w:fldChar w:fldCharType="begin"/>
      </w:r>
      <w:r w:rsidR="00B76E1A" w:rsidRPr="00424939">
        <w:rPr>
          <w:rPrChange w:id="16371" w:author="Summer 2023 updates" w:date="2024-07-31T13:42:00Z">
            <w:rPr>
              <w:color w:val="000000" w:themeColor="text1"/>
            </w:rPr>
          </w:rPrChange>
        </w:rPr>
        <w:instrText xml:space="preserve"> XE "</w:instrText>
      </w:r>
      <w:del w:id="16372" w:author="Summer 2023 updates" w:date="2024-07-31T13:42:00Z">
        <w:r w:rsidR="00B76E1A" w:rsidRPr="00424939">
          <w:rPr>
            <w:rStyle w:val="Strong"/>
            <w:rFonts w:ascii="Garamond" w:hAnsi="Garamond"/>
            <w:color w:val="000000" w:themeColor="text1"/>
          </w:rPr>
          <w:delInstrText>aid</w:delInstrText>
        </w:r>
      </w:del>
      <w:ins w:id="16373"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374" w:author="Summer 2023 updates" w:date="2024-07-31T13:42:00Z">
            <w:rPr>
              <w:color w:val="000000" w:themeColor="text1"/>
            </w:rPr>
          </w:rPrChange>
        </w:rPr>
        <w:instrText xml:space="preserve">" </w:instrText>
      </w:r>
      <w:r w:rsidR="00B76E1A" w:rsidRPr="00424939">
        <w:rPr>
          <w:rPrChange w:id="16375" w:author="Summer 2023 updates" w:date="2024-07-31T13:42:00Z">
            <w:rPr>
              <w:color w:val="000000" w:themeColor="text1"/>
            </w:rPr>
          </w:rPrChange>
        </w:rPr>
        <w:fldChar w:fldCharType="end"/>
      </w:r>
      <w:r w:rsidRPr="00424939">
        <w:rPr>
          <w:rPrChange w:id="16376" w:author="Summer 2023 updates" w:date="2024-07-31T13:42:00Z">
            <w:rPr>
              <w:color w:val="000000" w:themeColor="text1"/>
            </w:rPr>
          </w:rPrChange>
        </w:rPr>
        <w:t xml:space="preserve"> does not have to be repaid by the student. Need-based gift aid is available through federal, state, institutional and outside sources.</w:t>
      </w:r>
    </w:p>
    <w:p w14:paraId="3D22982B" w14:textId="4946CA4F" w:rsidR="00B07F3D" w:rsidRPr="00424939" w:rsidRDefault="00B07F3D" w:rsidP="00ED5442">
      <w:pPr>
        <w:rPr>
          <w:rPrChange w:id="16377" w:author="Summer 2023 updates" w:date="2024-07-31T13:42:00Z">
            <w:rPr>
              <w:color w:val="000000" w:themeColor="text1"/>
            </w:rPr>
          </w:rPrChange>
        </w:rPr>
        <w:pPrChange w:id="16378" w:author="Summer 2023 updates" w:date="2024-07-31T13:42:00Z">
          <w:pPr>
            <w:spacing w:after="40"/>
          </w:pPr>
        </w:pPrChange>
      </w:pPr>
      <w:r w:rsidRPr="00424939">
        <w:rPr>
          <w:rPrChange w:id="16379" w:author="Summer 2023 updates" w:date="2024-07-31T13:42:00Z">
            <w:rPr>
              <w:color w:val="000000" w:themeColor="text1"/>
            </w:rPr>
          </w:rPrChange>
        </w:rPr>
        <w:t xml:space="preserve">The value of a </w:t>
      </w:r>
      <w:r w:rsidRPr="00424939">
        <w:rPr>
          <w:b/>
          <w:rPrChange w:id="16380" w:author="Summer 2023 updates" w:date="2024-07-31T13:42:00Z">
            <w:rPr>
              <w:b/>
              <w:color w:val="000000" w:themeColor="text1"/>
            </w:rPr>
          </w:rPrChange>
        </w:rPr>
        <w:t>Coe Grant</w:t>
      </w:r>
      <w:r w:rsidR="00B76E1A" w:rsidRPr="00424939">
        <w:rPr>
          <w:b/>
          <w:rPrChange w:id="16381" w:author="Summer 2023 updates" w:date="2024-07-31T13:42:00Z">
            <w:rPr>
              <w:b/>
              <w:color w:val="000000" w:themeColor="text1"/>
            </w:rPr>
          </w:rPrChange>
        </w:rPr>
        <w:fldChar w:fldCharType="begin"/>
      </w:r>
      <w:r w:rsidR="00B76E1A" w:rsidRPr="00424939">
        <w:rPr>
          <w:rPrChange w:id="16382" w:author="Summer 2023 updates" w:date="2024-07-31T13:42:00Z">
            <w:rPr>
              <w:color w:val="000000" w:themeColor="text1"/>
            </w:rPr>
          </w:rPrChange>
        </w:rPr>
        <w:instrText xml:space="preserve"> XE "</w:instrText>
      </w:r>
      <w:r w:rsidR="00B76E1A" w:rsidRPr="00424939">
        <w:rPr>
          <w:b/>
          <w:rPrChange w:id="16383" w:author="Summer 2023 updates" w:date="2024-07-31T13:42:00Z">
            <w:rPr>
              <w:b/>
              <w:color w:val="000000" w:themeColor="text1"/>
            </w:rPr>
          </w:rPrChange>
        </w:rPr>
        <w:instrText>Grant</w:instrText>
      </w:r>
      <w:r w:rsidR="00B76E1A" w:rsidRPr="00424939">
        <w:rPr>
          <w:rPrChange w:id="16384" w:author="Summer 2023 updates" w:date="2024-07-31T13:42:00Z">
            <w:rPr>
              <w:color w:val="000000" w:themeColor="text1"/>
            </w:rPr>
          </w:rPrChange>
        </w:rPr>
        <w:instrText xml:space="preserve">" </w:instrText>
      </w:r>
      <w:r w:rsidR="00B76E1A" w:rsidRPr="00424939">
        <w:rPr>
          <w:b/>
          <w:rPrChange w:id="16385" w:author="Summer 2023 updates" w:date="2024-07-31T13:42:00Z">
            <w:rPr>
              <w:b/>
              <w:color w:val="000000" w:themeColor="text1"/>
            </w:rPr>
          </w:rPrChange>
        </w:rPr>
        <w:fldChar w:fldCharType="end"/>
      </w:r>
      <w:r w:rsidRPr="00424939">
        <w:rPr>
          <w:rPrChange w:id="16386" w:author="Summer 2023 updates" w:date="2024-07-31T13:42:00Z">
            <w:rPr>
              <w:color w:val="000000" w:themeColor="text1"/>
            </w:rPr>
          </w:rPrChange>
        </w:rPr>
        <w:t xml:space="preserve"> is influenced by a student’s financial need. The amount of the Coe Grant can vary from year to year, depending on changes in family income, room and board charges, and the availability of funding.</w:t>
      </w:r>
    </w:p>
    <w:p w14:paraId="73347632" w14:textId="125A671B" w:rsidR="00B07F3D" w:rsidRPr="00424939" w:rsidRDefault="00B07F3D" w:rsidP="00ED5442">
      <w:pPr>
        <w:rPr>
          <w:rPrChange w:id="16387" w:author="Summer 2023 updates" w:date="2024-07-31T13:42:00Z">
            <w:rPr>
              <w:color w:val="000000" w:themeColor="text1"/>
            </w:rPr>
          </w:rPrChange>
        </w:rPr>
        <w:pPrChange w:id="16388" w:author="Summer 2023 updates" w:date="2024-07-31T13:42:00Z">
          <w:pPr>
            <w:spacing w:after="120" w:line="228" w:lineRule="auto"/>
          </w:pPr>
        </w:pPrChange>
      </w:pPr>
      <w:r w:rsidRPr="00424939">
        <w:rPr>
          <w:rPrChange w:id="16389" w:author="Summer 2023 updates" w:date="2024-07-31T13:42:00Z">
            <w:rPr>
              <w:color w:val="000000" w:themeColor="text1"/>
            </w:rPr>
          </w:rPrChange>
        </w:rPr>
        <w:t xml:space="preserve">Coe has many endowed scholarships that have been established by generous alumni and friends of the </w:t>
      </w:r>
      <w:r w:rsidR="00B03420">
        <w:rPr>
          <w:rPrChange w:id="16390" w:author="Summer 2023 updates" w:date="2024-07-31T13:42:00Z">
            <w:rPr>
              <w:color w:val="000000" w:themeColor="text1"/>
            </w:rPr>
          </w:rPrChange>
        </w:rPr>
        <w:t>C</w:t>
      </w:r>
      <w:r w:rsidR="00B03420" w:rsidRPr="00424939">
        <w:rPr>
          <w:rPrChange w:id="16391" w:author="Summer 2023 updates" w:date="2024-07-31T13:42:00Z">
            <w:rPr>
              <w:color w:val="000000" w:themeColor="text1"/>
            </w:rPr>
          </w:rPrChange>
        </w:rPr>
        <w:t>ollege</w:t>
      </w:r>
      <w:r w:rsidRPr="00424939">
        <w:rPr>
          <w:rPrChange w:id="16392" w:author="Summer 2023 updates" w:date="2024-07-31T13:42:00Z">
            <w:rPr>
              <w:color w:val="000000" w:themeColor="text1"/>
            </w:rPr>
          </w:rPrChange>
        </w:rPr>
        <w:t>. Income from these scholarships is used primarily to support Coe funded merit- and need-based</w:t>
      </w:r>
      <w:r w:rsidR="00B76E1A" w:rsidRPr="00424939">
        <w:rPr>
          <w:rPrChange w:id="16393" w:author="Summer 2023 updates" w:date="2024-07-31T13:42:00Z">
            <w:rPr>
              <w:color w:val="000000" w:themeColor="text1"/>
            </w:rPr>
          </w:rPrChange>
        </w:rPr>
        <w:fldChar w:fldCharType="begin"/>
      </w:r>
      <w:r w:rsidR="00B76E1A" w:rsidRPr="00424939">
        <w:rPr>
          <w:rPrChange w:id="16394" w:author="Summer 2023 updates" w:date="2024-07-31T13:42:00Z">
            <w:rPr>
              <w:color w:val="000000" w:themeColor="text1"/>
            </w:rPr>
          </w:rPrChange>
        </w:rPr>
        <w:instrText xml:space="preserve"> XE "</w:instrText>
      </w:r>
      <w:del w:id="16395" w:author="Summer 2023 updates" w:date="2024-07-31T13:42:00Z">
        <w:r w:rsidR="00B76E1A" w:rsidRPr="00424939">
          <w:rPr>
            <w:rStyle w:val="Strong"/>
            <w:rFonts w:ascii="Garamond" w:hAnsi="Garamond"/>
            <w:color w:val="000000" w:themeColor="text1"/>
          </w:rPr>
          <w:delInstrText>need-based</w:delInstrText>
        </w:r>
      </w:del>
      <w:ins w:id="16396" w:author="Summer 2023 updates" w:date="2024-07-31T13:42:00Z">
        <w:r w:rsidR="00A364BA">
          <w:rPr>
            <w:rStyle w:val="Strong"/>
            <w:rFonts w:ascii="Garamond" w:hAnsi="Garamond"/>
            <w:color w:val="000000" w:themeColor="text1"/>
          </w:rPr>
          <w:instrText>N</w:instrText>
        </w:r>
        <w:r w:rsidR="00B76E1A" w:rsidRPr="00424939">
          <w:rPr>
            <w:rStyle w:val="Strong"/>
            <w:rFonts w:ascii="Garamond" w:hAnsi="Garamond"/>
            <w:color w:val="000000" w:themeColor="text1"/>
          </w:rPr>
          <w:instrText>eed-</w:instrText>
        </w:r>
        <w:r w:rsidR="00A364BA">
          <w:rPr>
            <w:rStyle w:val="Strong"/>
            <w:rFonts w:ascii="Garamond" w:hAnsi="Garamond"/>
            <w:color w:val="000000" w:themeColor="text1"/>
          </w:rPr>
          <w:instrText>B</w:instrText>
        </w:r>
        <w:r w:rsidR="00B76E1A" w:rsidRPr="00424939">
          <w:rPr>
            <w:rStyle w:val="Strong"/>
            <w:rFonts w:ascii="Garamond" w:hAnsi="Garamond"/>
            <w:color w:val="000000" w:themeColor="text1"/>
          </w:rPr>
          <w:instrText>ased</w:instrText>
        </w:r>
      </w:ins>
      <w:r w:rsidR="00B76E1A" w:rsidRPr="00424939">
        <w:rPr>
          <w:rPrChange w:id="16397" w:author="Summer 2023 updates" w:date="2024-07-31T13:42:00Z">
            <w:rPr>
              <w:color w:val="000000" w:themeColor="text1"/>
            </w:rPr>
          </w:rPrChange>
        </w:rPr>
        <w:instrText xml:space="preserve">" </w:instrText>
      </w:r>
      <w:r w:rsidR="00B76E1A" w:rsidRPr="00424939">
        <w:rPr>
          <w:rPrChange w:id="16398" w:author="Summer 2023 updates" w:date="2024-07-31T13:42:00Z">
            <w:rPr>
              <w:color w:val="000000" w:themeColor="text1"/>
            </w:rPr>
          </w:rPrChange>
        </w:rPr>
        <w:fldChar w:fldCharType="end"/>
      </w:r>
      <w:r w:rsidRPr="00424939">
        <w:rPr>
          <w:rPrChange w:id="16399" w:author="Summer 2023 updates" w:date="2024-07-31T13:42:00Z">
            <w:rPr>
              <w:color w:val="000000" w:themeColor="text1"/>
            </w:rPr>
          </w:rPrChange>
        </w:rPr>
        <w:t xml:space="preserve"> aid</w:t>
      </w:r>
      <w:r w:rsidR="00B76E1A" w:rsidRPr="00424939">
        <w:rPr>
          <w:rPrChange w:id="16400" w:author="Summer 2023 updates" w:date="2024-07-31T13:42:00Z">
            <w:rPr>
              <w:color w:val="000000" w:themeColor="text1"/>
            </w:rPr>
          </w:rPrChange>
        </w:rPr>
        <w:fldChar w:fldCharType="begin"/>
      </w:r>
      <w:r w:rsidR="00B76E1A" w:rsidRPr="00424939">
        <w:rPr>
          <w:rPrChange w:id="16401" w:author="Summer 2023 updates" w:date="2024-07-31T13:42:00Z">
            <w:rPr>
              <w:color w:val="000000" w:themeColor="text1"/>
            </w:rPr>
          </w:rPrChange>
        </w:rPr>
        <w:instrText xml:space="preserve"> XE "</w:instrText>
      </w:r>
      <w:del w:id="16402" w:author="Summer 2023 updates" w:date="2024-07-31T13:42:00Z">
        <w:r w:rsidR="00B76E1A" w:rsidRPr="00424939">
          <w:rPr>
            <w:rStyle w:val="Strong"/>
            <w:rFonts w:ascii="Garamond" w:hAnsi="Garamond"/>
            <w:color w:val="000000" w:themeColor="text1"/>
          </w:rPr>
          <w:delInstrText>aid</w:delInstrText>
        </w:r>
      </w:del>
      <w:ins w:id="16403"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404" w:author="Summer 2023 updates" w:date="2024-07-31T13:42:00Z">
            <w:rPr>
              <w:color w:val="000000" w:themeColor="text1"/>
            </w:rPr>
          </w:rPrChange>
        </w:rPr>
        <w:instrText xml:space="preserve">" </w:instrText>
      </w:r>
      <w:r w:rsidR="00B76E1A" w:rsidRPr="00424939">
        <w:rPr>
          <w:rPrChange w:id="16405" w:author="Summer 2023 updates" w:date="2024-07-31T13:42:00Z">
            <w:rPr>
              <w:color w:val="000000" w:themeColor="text1"/>
            </w:rPr>
          </w:rPrChange>
        </w:rPr>
        <w:fldChar w:fldCharType="end"/>
      </w:r>
      <w:r w:rsidRPr="00424939">
        <w:rPr>
          <w:rPrChange w:id="16406" w:author="Summer 2023 updates" w:date="2024-07-31T13:42:00Z">
            <w:rPr>
              <w:color w:val="000000" w:themeColor="text1"/>
            </w:rPr>
          </w:rPrChange>
        </w:rPr>
        <w:t>. Students awarded Coe aid may be asked to complete an ‘Endowed Scholarship Application</w:t>
      </w:r>
      <w:r w:rsidR="00B76E1A" w:rsidRPr="00424939">
        <w:rPr>
          <w:rPrChange w:id="16407" w:author="Summer 2023 updates" w:date="2024-07-31T13:42:00Z">
            <w:rPr>
              <w:color w:val="000000" w:themeColor="text1"/>
            </w:rPr>
          </w:rPrChange>
        </w:rPr>
        <w:fldChar w:fldCharType="begin"/>
      </w:r>
      <w:r w:rsidR="00B76E1A" w:rsidRPr="00424939">
        <w:rPr>
          <w:rPrChange w:id="16408" w:author="Summer 2023 updates" w:date="2024-07-31T13:42:00Z">
            <w:rPr>
              <w:color w:val="000000" w:themeColor="text1"/>
            </w:rPr>
          </w:rPrChange>
        </w:rPr>
        <w:instrText xml:space="preserve"> XE "</w:instrText>
      </w:r>
      <w:r w:rsidR="00B76E1A" w:rsidRPr="00424939">
        <w:rPr>
          <w:b/>
          <w:rPrChange w:id="16409" w:author="Summer 2023 updates" w:date="2024-07-31T13:42:00Z">
            <w:rPr>
              <w:b/>
              <w:color w:val="000000" w:themeColor="text1"/>
            </w:rPr>
          </w:rPrChange>
        </w:rPr>
        <w:instrText>Application</w:instrText>
      </w:r>
      <w:r w:rsidR="00B76E1A" w:rsidRPr="00424939">
        <w:rPr>
          <w:rPrChange w:id="16410" w:author="Summer 2023 updates" w:date="2024-07-31T13:42:00Z">
            <w:rPr>
              <w:color w:val="000000" w:themeColor="text1"/>
            </w:rPr>
          </w:rPrChange>
        </w:rPr>
        <w:instrText xml:space="preserve">" </w:instrText>
      </w:r>
      <w:r w:rsidR="00B76E1A" w:rsidRPr="00424939">
        <w:rPr>
          <w:rPrChange w:id="16411" w:author="Summer 2023 updates" w:date="2024-07-31T13:42:00Z">
            <w:rPr>
              <w:color w:val="000000" w:themeColor="text1"/>
            </w:rPr>
          </w:rPrChange>
        </w:rPr>
        <w:fldChar w:fldCharType="end"/>
      </w:r>
      <w:r w:rsidRPr="00424939">
        <w:rPr>
          <w:rPrChange w:id="16412" w:author="Summer 2023 updates" w:date="2024-07-31T13:42:00Z">
            <w:rPr>
              <w:color w:val="000000" w:themeColor="text1"/>
            </w:rPr>
          </w:rPrChange>
        </w:rPr>
        <w:t>.’ The Financial Aid</w:t>
      </w:r>
      <w:r w:rsidR="00B76E1A" w:rsidRPr="00424939">
        <w:rPr>
          <w:rPrChange w:id="16413" w:author="Summer 2023 updates" w:date="2024-07-31T13:42:00Z">
            <w:rPr>
              <w:color w:val="000000" w:themeColor="text1"/>
            </w:rPr>
          </w:rPrChange>
        </w:rPr>
        <w:fldChar w:fldCharType="begin"/>
      </w:r>
      <w:r w:rsidR="00B76E1A" w:rsidRPr="00424939">
        <w:rPr>
          <w:rPrChange w:id="16414" w:author="Summer 2023 updates" w:date="2024-07-31T13:42:00Z">
            <w:rPr>
              <w:color w:val="000000" w:themeColor="text1"/>
            </w:rPr>
          </w:rPrChange>
        </w:rPr>
        <w:instrText xml:space="preserve"> XE "</w:instrText>
      </w:r>
      <w:r w:rsidR="00B76E1A" w:rsidRPr="00424939">
        <w:rPr>
          <w:b/>
          <w:rPrChange w:id="16415" w:author="Summer 2023 updates" w:date="2024-07-31T13:42:00Z">
            <w:rPr>
              <w:b/>
              <w:color w:val="000000" w:themeColor="text1"/>
            </w:rPr>
          </w:rPrChange>
        </w:rPr>
        <w:instrText>Financial Aid</w:instrText>
      </w:r>
      <w:r w:rsidR="00B76E1A" w:rsidRPr="00424939">
        <w:rPr>
          <w:rPrChange w:id="16416" w:author="Summer 2023 updates" w:date="2024-07-31T13:42:00Z">
            <w:rPr>
              <w:color w:val="000000" w:themeColor="text1"/>
            </w:rPr>
          </w:rPrChange>
        </w:rPr>
        <w:instrText xml:space="preserve">" </w:instrText>
      </w:r>
      <w:r w:rsidR="00B76E1A" w:rsidRPr="00424939">
        <w:rPr>
          <w:rPrChange w:id="16417" w:author="Summer 2023 updates" w:date="2024-07-31T13:42:00Z">
            <w:rPr>
              <w:color w:val="000000" w:themeColor="text1"/>
            </w:rPr>
          </w:rPrChange>
        </w:rPr>
        <w:fldChar w:fldCharType="end"/>
      </w:r>
      <w:r w:rsidRPr="00424939">
        <w:rPr>
          <w:rPrChange w:id="16418" w:author="Summer 2023 updates" w:date="2024-07-31T13:42:00Z">
            <w:rPr>
              <w:color w:val="000000" w:themeColor="text1"/>
            </w:rPr>
          </w:rPrChange>
        </w:rPr>
        <w:t xml:space="preserve"> Office will use information from this application to match students with endowed scholarships. Students designated to have their Coe aid funded by an endowed scholarship may be contacted by the Coe College Advancement Office with information about their donor. (</w:t>
      </w:r>
      <w:r w:rsidRPr="00424939">
        <w:rPr>
          <w:b/>
          <w:rPrChange w:id="16419" w:author="Summer 2023 updates" w:date="2024-07-31T13:42:00Z">
            <w:rPr>
              <w:b/>
              <w:color w:val="000000" w:themeColor="text1"/>
            </w:rPr>
          </w:rPrChange>
        </w:rPr>
        <w:t>Note</w:t>
      </w:r>
      <w:r w:rsidRPr="00424939">
        <w:rPr>
          <w:rPrChange w:id="16420" w:author="Summer 2023 updates" w:date="2024-07-31T13:42:00Z">
            <w:rPr>
              <w:color w:val="000000" w:themeColor="text1"/>
            </w:rPr>
          </w:rPrChange>
        </w:rPr>
        <w:t xml:space="preserve">: Endowed scholarships funds support Coe funded aid already granted to the student. Under no circumstances will the student receive additional funding beyond what has already been listed on the financial aid award letter.) Endowed scholarship funds are vital sources of assistance for many of our students.  It will be requested that each student receiving funds from an endowed scholarship write a letter of thanks to the donor or the designated official. Donor information and letter suggestions will be provided by the Office of Advancement.  </w:t>
      </w:r>
    </w:p>
    <w:p w14:paraId="3EA74E6E" w14:textId="31324110" w:rsidR="00B07F3D" w:rsidRPr="00424939" w:rsidRDefault="00B07F3D" w:rsidP="00ED5442">
      <w:pPr>
        <w:rPr>
          <w:rPrChange w:id="16421" w:author="Summer 2023 updates" w:date="2024-07-31T13:42:00Z">
            <w:rPr>
              <w:color w:val="000000" w:themeColor="text1"/>
            </w:rPr>
          </w:rPrChange>
        </w:rPr>
        <w:pPrChange w:id="16422" w:author="Summer 2023 updates" w:date="2024-07-31T13:42:00Z">
          <w:pPr>
            <w:spacing w:after="20" w:line="228" w:lineRule="auto"/>
          </w:pPr>
        </w:pPrChange>
      </w:pPr>
      <w:del w:id="16423" w:author="Summer 2023 updates" w:date="2024-07-31T13:42:00Z">
        <w:r w:rsidRPr="00424939">
          <w:rPr>
            <w:rFonts w:cs="Times New Roman"/>
            <w:color w:val="000000" w:themeColor="text1"/>
          </w:rPr>
          <w:delText xml:space="preserve">The </w:delText>
        </w:r>
        <w:r w:rsidRPr="00424939">
          <w:rPr>
            <w:rFonts w:cs="Times New Roman"/>
            <w:b/>
            <w:color w:val="000000" w:themeColor="text1"/>
          </w:rPr>
          <w:delText>Federal Pell Grant</w:delText>
        </w:r>
        <w:r w:rsidR="00B76E1A" w:rsidRPr="00424939">
          <w:rPr>
            <w:rFonts w:cs="Times New Roman"/>
            <w:b/>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Grant</w:delInstrText>
        </w:r>
        <w:r w:rsidR="00B76E1A" w:rsidRPr="00424939">
          <w:rPr>
            <w:color w:val="000000" w:themeColor="text1"/>
          </w:rPr>
          <w:delInstrText xml:space="preserve">" </w:delInstrText>
        </w:r>
        <w:r w:rsidR="00B76E1A" w:rsidRPr="00424939">
          <w:rPr>
            <w:rFonts w:cs="Times New Roman"/>
            <w:b/>
            <w:color w:val="000000" w:themeColor="text1"/>
          </w:rPr>
          <w:fldChar w:fldCharType="end"/>
        </w:r>
      </w:del>
      <w:ins w:id="16424" w:author="Summer 2023 updates" w:date="2024-07-31T13:42:00Z">
        <w:r w:rsidRPr="00ED5442">
          <w:t xml:space="preserve">The </w:t>
        </w:r>
        <w:r w:rsidR="003B4409">
          <w:fldChar w:fldCharType="begin"/>
        </w:r>
        <w:r w:rsidR="003B4409">
          <w:instrText xml:space="preserve"> HYPERLINK "https://studentaid.gov/understand-aid/types/grants/pell" </w:instrText>
        </w:r>
        <w:r w:rsidR="003B4409">
          <w:fldChar w:fldCharType="separate"/>
        </w:r>
        <w:r w:rsidRPr="00ED5442">
          <w:rPr>
            <w:rStyle w:val="Hyperlink"/>
            <w:rFonts w:cs="Times New Roman"/>
            <w:b/>
            <w:color w:val="auto"/>
          </w:rPr>
          <w:t>Federal Pell Grant</w:t>
        </w:r>
        <w:r w:rsidR="003B4409">
          <w:rPr>
            <w:rStyle w:val="Hyperlink"/>
            <w:rFonts w:cs="Times New Roman"/>
            <w:b/>
            <w:color w:val="auto"/>
          </w:rPr>
          <w:fldChar w:fldCharType="end"/>
        </w:r>
        <w:r w:rsidR="00B76E1A" w:rsidRPr="00424939">
          <w:rPr>
            <w:b/>
          </w:rPr>
          <w:fldChar w:fldCharType="begin"/>
        </w:r>
        <w:r w:rsidR="00B76E1A" w:rsidRPr="00424939">
          <w:instrText xml:space="preserve"> XE "</w:instrText>
        </w:r>
        <w:r w:rsidR="00B76E1A" w:rsidRPr="00424939">
          <w:rPr>
            <w:b/>
          </w:rPr>
          <w:instrText>Grant</w:instrText>
        </w:r>
        <w:r w:rsidR="00B76E1A" w:rsidRPr="00424939">
          <w:instrText xml:space="preserve">" </w:instrText>
        </w:r>
        <w:r w:rsidR="00B76E1A" w:rsidRPr="00424939">
          <w:rPr>
            <w:b/>
          </w:rPr>
          <w:fldChar w:fldCharType="end"/>
        </w:r>
      </w:ins>
      <w:r w:rsidRPr="00424939">
        <w:rPr>
          <w:rPrChange w:id="16425" w:author="Summer 2023 updates" w:date="2024-07-31T13:42:00Z">
            <w:rPr>
              <w:color w:val="000000" w:themeColor="text1"/>
            </w:rPr>
          </w:rPrChange>
        </w:rPr>
        <w:t xml:space="preserve"> program is designed to provide financial assistance to eligible undergraduates. Application</w:t>
      </w:r>
      <w:r w:rsidR="00B76E1A" w:rsidRPr="00424939">
        <w:rPr>
          <w:rPrChange w:id="16426" w:author="Summer 2023 updates" w:date="2024-07-31T13:42:00Z">
            <w:rPr>
              <w:color w:val="000000" w:themeColor="text1"/>
            </w:rPr>
          </w:rPrChange>
        </w:rPr>
        <w:fldChar w:fldCharType="begin"/>
      </w:r>
      <w:r w:rsidR="00B76E1A" w:rsidRPr="00424939">
        <w:rPr>
          <w:rPrChange w:id="16427" w:author="Summer 2023 updates" w:date="2024-07-31T13:42:00Z">
            <w:rPr>
              <w:color w:val="000000" w:themeColor="text1"/>
            </w:rPr>
          </w:rPrChange>
        </w:rPr>
        <w:instrText xml:space="preserve"> XE "</w:instrText>
      </w:r>
      <w:r w:rsidR="00B76E1A" w:rsidRPr="00424939">
        <w:rPr>
          <w:b/>
          <w:rPrChange w:id="16428" w:author="Summer 2023 updates" w:date="2024-07-31T13:42:00Z">
            <w:rPr>
              <w:b/>
              <w:color w:val="000000" w:themeColor="text1"/>
            </w:rPr>
          </w:rPrChange>
        </w:rPr>
        <w:instrText>Application</w:instrText>
      </w:r>
      <w:r w:rsidR="00B76E1A" w:rsidRPr="00424939">
        <w:rPr>
          <w:rPrChange w:id="16429" w:author="Summer 2023 updates" w:date="2024-07-31T13:42:00Z">
            <w:rPr>
              <w:color w:val="000000" w:themeColor="text1"/>
            </w:rPr>
          </w:rPrChange>
        </w:rPr>
        <w:instrText xml:space="preserve">" </w:instrText>
      </w:r>
      <w:r w:rsidR="00B76E1A" w:rsidRPr="00424939">
        <w:rPr>
          <w:rPrChange w:id="16430" w:author="Summer 2023 updates" w:date="2024-07-31T13:42:00Z">
            <w:rPr>
              <w:color w:val="000000" w:themeColor="text1"/>
            </w:rPr>
          </w:rPrChange>
        </w:rPr>
        <w:fldChar w:fldCharType="end"/>
      </w:r>
      <w:r w:rsidRPr="00424939">
        <w:rPr>
          <w:rPrChange w:id="16431" w:author="Summer 2023 updates" w:date="2024-07-31T13:42:00Z">
            <w:rPr>
              <w:color w:val="000000" w:themeColor="text1"/>
            </w:rPr>
          </w:rPrChange>
        </w:rPr>
        <w:t xml:space="preserve"> is made by filing a Free Application for Federal Student Aid (FAFSA</w:t>
      </w:r>
      <w:r w:rsidR="00B76E1A" w:rsidRPr="00424939">
        <w:rPr>
          <w:rPrChange w:id="16432" w:author="Summer 2023 updates" w:date="2024-07-31T13:42:00Z">
            <w:rPr>
              <w:color w:val="000000" w:themeColor="text1"/>
            </w:rPr>
          </w:rPrChange>
        </w:rPr>
        <w:fldChar w:fldCharType="begin"/>
      </w:r>
      <w:r w:rsidR="00B76E1A" w:rsidRPr="00424939">
        <w:rPr>
          <w:rPrChange w:id="16433" w:author="Summer 2023 updates" w:date="2024-07-31T13:42:00Z">
            <w:rPr>
              <w:color w:val="000000" w:themeColor="text1"/>
            </w:rPr>
          </w:rPrChange>
        </w:rPr>
        <w:instrText xml:space="preserve"> XE "FAFSA" </w:instrText>
      </w:r>
      <w:r w:rsidR="00B76E1A" w:rsidRPr="00424939">
        <w:rPr>
          <w:rPrChange w:id="16434" w:author="Summer 2023 updates" w:date="2024-07-31T13:42:00Z">
            <w:rPr>
              <w:color w:val="000000" w:themeColor="text1"/>
            </w:rPr>
          </w:rPrChange>
        </w:rPr>
        <w:fldChar w:fldCharType="end"/>
      </w:r>
      <w:r w:rsidRPr="00424939">
        <w:rPr>
          <w:rPrChange w:id="16435" w:author="Summer 2023 updates" w:date="2024-07-31T13:42:00Z">
            <w:rPr>
              <w:color w:val="000000" w:themeColor="text1"/>
            </w:rPr>
          </w:rPrChange>
        </w:rPr>
        <w:t>).</w:t>
      </w:r>
    </w:p>
    <w:p w14:paraId="3378ABF3" w14:textId="6FF6DCE0" w:rsidR="00B07F3D" w:rsidRPr="00424939" w:rsidRDefault="00B07F3D" w:rsidP="00ED5442">
      <w:pPr>
        <w:rPr>
          <w:rPrChange w:id="16436" w:author="Summer 2023 updates" w:date="2024-07-31T13:42:00Z">
            <w:rPr>
              <w:color w:val="000000" w:themeColor="text1"/>
            </w:rPr>
          </w:rPrChange>
        </w:rPr>
        <w:pPrChange w:id="16437" w:author="Summer 2023 updates" w:date="2024-07-31T13:42:00Z">
          <w:pPr>
            <w:spacing w:after="120" w:line="228" w:lineRule="auto"/>
          </w:pPr>
        </w:pPrChange>
      </w:pPr>
      <w:r w:rsidRPr="00424939">
        <w:rPr>
          <w:rPrChange w:id="16438" w:author="Summer 2023 updates" w:date="2024-07-31T13:42:00Z">
            <w:rPr>
              <w:color w:val="000000" w:themeColor="text1"/>
            </w:rPr>
          </w:rPrChange>
        </w:rPr>
        <w:t>The Federal Pell Grant</w:t>
      </w:r>
      <w:r w:rsidR="00B76E1A" w:rsidRPr="00424939">
        <w:rPr>
          <w:rPrChange w:id="16439" w:author="Summer 2023 updates" w:date="2024-07-31T13:42:00Z">
            <w:rPr>
              <w:color w:val="000000" w:themeColor="text1"/>
            </w:rPr>
          </w:rPrChange>
        </w:rPr>
        <w:fldChar w:fldCharType="begin"/>
      </w:r>
      <w:r w:rsidR="00B76E1A" w:rsidRPr="00424939">
        <w:rPr>
          <w:rPrChange w:id="16440" w:author="Summer 2023 updates" w:date="2024-07-31T13:42:00Z">
            <w:rPr>
              <w:color w:val="000000" w:themeColor="text1"/>
            </w:rPr>
          </w:rPrChange>
        </w:rPr>
        <w:instrText xml:space="preserve"> XE "</w:instrText>
      </w:r>
      <w:r w:rsidR="00B76E1A" w:rsidRPr="00424939">
        <w:rPr>
          <w:b/>
          <w:rPrChange w:id="16441" w:author="Summer 2023 updates" w:date="2024-07-31T13:42:00Z">
            <w:rPr>
              <w:b/>
              <w:color w:val="000000" w:themeColor="text1"/>
            </w:rPr>
          </w:rPrChange>
        </w:rPr>
        <w:instrText>Grant</w:instrText>
      </w:r>
      <w:r w:rsidR="00B76E1A" w:rsidRPr="00424939">
        <w:rPr>
          <w:rPrChange w:id="16442" w:author="Summer 2023 updates" w:date="2024-07-31T13:42:00Z">
            <w:rPr>
              <w:color w:val="000000" w:themeColor="text1"/>
            </w:rPr>
          </w:rPrChange>
        </w:rPr>
        <w:instrText xml:space="preserve">" </w:instrText>
      </w:r>
      <w:r w:rsidR="00B76E1A" w:rsidRPr="00424939">
        <w:rPr>
          <w:rPrChange w:id="16443" w:author="Summer 2023 updates" w:date="2024-07-31T13:42:00Z">
            <w:rPr>
              <w:color w:val="000000" w:themeColor="text1"/>
            </w:rPr>
          </w:rPrChange>
        </w:rPr>
        <w:fldChar w:fldCharType="end"/>
      </w:r>
      <w:r w:rsidRPr="00424939">
        <w:rPr>
          <w:rPrChange w:id="16444" w:author="Summer 2023 updates" w:date="2024-07-31T13:42:00Z">
            <w:rPr>
              <w:color w:val="000000" w:themeColor="text1"/>
            </w:rPr>
          </w:rPrChange>
        </w:rPr>
        <w:t xml:space="preserve"> program provides grants to full- and part-time students and may be used at any eligible college or university that the student attends as an undergraduate or until the student receive a first baccalaureate degree. The award amount may vary according to the cost of the institution and the number of hours for which a student is enrolled. A student may receive no more than the equivalent of 12 full-time term awards. Students must be enrolled for three or more course credits per </w:t>
      </w:r>
      <w:r w:rsidR="00485E95">
        <w:rPr>
          <w:rPrChange w:id="16445" w:author="Summer 2023 updates" w:date="2024-07-31T13:42:00Z">
            <w:rPr>
              <w:color w:val="000000" w:themeColor="text1"/>
            </w:rPr>
          </w:rPrChange>
        </w:rPr>
        <w:t>term to receive the full award.</w:t>
      </w:r>
      <w:del w:id="16446" w:author="Summer 2023 updates" w:date="2024-07-31T13:42:00Z">
        <w:r w:rsidRPr="00424939">
          <w:rPr>
            <w:rFonts w:cs="Times New Roman"/>
            <w:color w:val="000000" w:themeColor="text1"/>
          </w:rPr>
          <w:delText xml:space="preserve"> At press time, the current </w:delText>
        </w:r>
        <w:r w:rsidR="002A0E23">
          <w:rPr>
            <w:rFonts w:cs="Times New Roman"/>
            <w:color w:val="000000" w:themeColor="text1"/>
          </w:rPr>
          <w:delText>202</w:delText>
        </w:r>
        <w:r w:rsidR="00306A60">
          <w:rPr>
            <w:rFonts w:cs="Times New Roman"/>
            <w:color w:val="000000" w:themeColor="text1"/>
          </w:rPr>
          <w:delText>2</w:delText>
        </w:r>
        <w:r w:rsidR="006E5EB2">
          <w:rPr>
            <w:rFonts w:cs="Times New Roman"/>
            <w:color w:val="000000" w:themeColor="text1"/>
          </w:rPr>
          <w:delText>–</w:delText>
        </w:r>
        <w:r w:rsidR="00306A60">
          <w:rPr>
            <w:rFonts w:cs="Times New Roman"/>
            <w:color w:val="000000" w:themeColor="text1"/>
          </w:rPr>
          <w:delText>2023</w:delText>
        </w:r>
        <w:r w:rsidR="002A0E23">
          <w:rPr>
            <w:rFonts w:cs="Times New Roman"/>
            <w:color w:val="000000" w:themeColor="text1"/>
          </w:rPr>
          <w:delText xml:space="preserve"> </w:delText>
        </w:r>
        <w:r w:rsidRPr="00424939">
          <w:rPr>
            <w:rFonts w:cs="Times New Roman"/>
            <w:color w:val="000000" w:themeColor="text1"/>
          </w:rPr>
          <w:delText>Federal Pell grants awards range from $</w:delText>
        </w:r>
        <w:r w:rsidR="008E2F71">
          <w:rPr>
            <w:rFonts w:cs="Times New Roman"/>
            <w:color w:val="000000" w:themeColor="text1"/>
          </w:rPr>
          <w:delText>750</w:delText>
        </w:r>
        <w:r w:rsidRPr="00424939">
          <w:rPr>
            <w:rFonts w:cs="Times New Roman"/>
            <w:color w:val="000000" w:themeColor="text1"/>
          </w:rPr>
          <w:delText xml:space="preserve"> up </w:delText>
        </w:r>
        <w:r w:rsidRPr="004B67C0">
          <w:rPr>
            <w:rFonts w:cs="Times New Roman"/>
            <w:color w:val="000000" w:themeColor="text1"/>
          </w:rPr>
          <w:delText>to $</w:delText>
        </w:r>
        <w:r w:rsidR="002A0E23" w:rsidRPr="004B67C0">
          <w:rPr>
            <w:rFonts w:cs="Times New Roman"/>
            <w:color w:val="000000" w:themeColor="text1"/>
          </w:rPr>
          <w:delText>6,</w:delText>
        </w:r>
        <w:r w:rsidR="004B67C0" w:rsidRPr="004B67C0">
          <w:rPr>
            <w:rFonts w:cs="Times New Roman"/>
            <w:color w:val="000000" w:themeColor="text1"/>
          </w:rPr>
          <w:delText>845</w:delText>
        </w:r>
        <w:r w:rsidRPr="004B67C0">
          <w:rPr>
            <w:rFonts w:cs="Times New Roman"/>
            <w:color w:val="000000" w:themeColor="text1"/>
          </w:rPr>
          <w:delText>.</w:delText>
        </w:r>
        <w:r w:rsidRPr="00424939">
          <w:rPr>
            <w:rFonts w:cs="Times New Roman"/>
            <w:color w:val="000000" w:themeColor="text1"/>
          </w:rPr>
          <w:delText xml:space="preserve"> However, final Pell Grant amounts are subject to the federal budget process and could very well be reduced. These grants are generally available to families with modest incomes. </w:delText>
        </w:r>
      </w:del>
    </w:p>
    <w:p w14:paraId="376968E3" w14:textId="6C8463F3" w:rsidR="00B07F3D" w:rsidRDefault="00B07F3D" w:rsidP="00ED5442">
      <w:pPr>
        <w:rPr>
          <w:rPrChange w:id="16447" w:author="Summer 2023 updates" w:date="2024-07-31T13:42:00Z">
            <w:rPr>
              <w:color w:val="000000" w:themeColor="text1"/>
            </w:rPr>
          </w:rPrChange>
        </w:rPr>
        <w:pPrChange w:id="16448" w:author="Summer 2023 updates" w:date="2024-07-31T13:42:00Z">
          <w:pPr>
            <w:spacing w:after="120"/>
          </w:pPr>
        </w:pPrChange>
      </w:pPr>
      <w:r w:rsidRPr="00424939">
        <w:rPr>
          <w:rPrChange w:id="16449" w:author="Summer 2023 updates" w:date="2024-07-31T13:42:00Z">
            <w:rPr>
              <w:color w:val="000000" w:themeColor="text1"/>
            </w:rPr>
          </w:rPrChange>
        </w:rPr>
        <w:t xml:space="preserve">The </w:t>
      </w:r>
      <w:r w:rsidRPr="00424939">
        <w:rPr>
          <w:b/>
          <w:rPrChange w:id="16450" w:author="Summer 2023 updates" w:date="2024-07-31T13:42:00Z">
            <w:rPr>
              <w:b/>
              <w:color w:val="000000" w:themeColor="text1"/>
            </w:rPr>
          </w:rPrChange>
        </w:rPr>
        <w:t>Federal Supplemental Educational Opportunity Grant</w:t>
      </w:r>
      <w:r w:rsidR="00B76E1A" w:rsidRPr="00424939">
        <w:rPr>
          <w:b/>
          <w:rPrChange w:id="16451" w:author="Summer 2023 updates" w:date="2024-07-31T13:42:00Z">
            <w:rPr>
              <w:b/>
              <w:color w:val="000000" w:themeColor="text1"/>
            </w:rPr>
          </w:rPrChange>
        </w:rPr>
        <w:fldChar w:fldCharType="begin"/>
      </w:r>
      <w:r w:rsidR="00B76E1A" w:rsidRPr="00424939">
        <w:rPr>
          <w:rPrChange w:id="16452" w:author="Summer 2023 updates" w:date="2024-07-31T13:42:00Z">
            <w:rPr>
              <w:color w:val="000000" w:themeColor="text1"/>
            </w:rPr>
          </w:rPrChange>
        </w:rPr>
        <w:instrText xml:space="preserve"> XE "</w:instrText>
      </w:r>
      <w:r w:rsidR="00B76E1A" w:rsidRPr="00424939">
        <w:rPr>
          <w:b/>
          <w:rPrChange w:id="16453" w:author="Summer 2023 updates" w:date="2024-07-31T13:42:00Z">
            <w:rPr>
              <w:b/>
              <w:color w:val="000000" w:themeColor="text1"/>
            </w:rPr>
          </w:rPrChange>
        </w:rPr>
        <w:instrText>Grant</w:instrText>
      </w:r>
      <w:r w:rsidR="00B76E1A" w:rsidRPr="00424939">
        <w:rPr>
          <w:rPrChange w:id="16454" w:author="Summer 2023 updates" w:date="2024-07-31T13:42:00Z">
            <w:rPr>
              <w:color w:val="000000" w:themeColor="text1"/>
            </w:rPr>
          </w:rPrChange>
        </w:rPr>
        <w:instrText xml:space="preserve">" </w:instrText>
      </w:r>
      <w:r w:rsidR="00B76E1A" w:rsidRPr="00424939">
        <w:rPr>
          <w:b/>
          <w:rPrChange w:id="16455" w:author="Summer 2023 updates" w:date="2024-07-31T13:42:00Z">
            <w:rPr>
              <w:b/>
              <w:color w:val="000000" w:themeColor="text1"/>
            </w:rPr>
          </w:rPrChange>
        </w:rPr>
        <w:fldChar w:fldCharType="end"/>
      </w:r>
      <w:r w:rsidRPr="00424939">
        <w:rPr>
          <w:b/>
          <w:rPrChange w:id="16456" w:author="Summer 2023 updates" w:date="2024-07-31T13:42:00Z">
            <w:rPr>
              <w:b/>
              <w:color w:val="000000" w:themeColor="text1"/>
            </w:rPr>
          </w:rPrChange>
        </w:rPr>
        <w:t xml:space="preserve"> (SEOG)</w:t>
      </w:r>
      <w:r w:rsidRPr="00424939">
        <w:rPr>
          <w:rPrChange w:id="16457" w:author="Summer 2023 updates" w:date="2024-07-31T13:42:00Z">
            <w:rPr>
              <w:color w:val="000000" w:themeColor="text1"/>
            </w:rPr>
          </w:rPrChange>
        </w:rPr>
        <w:t xml:space="preserve"> program provides financial grant assistance to Pell Grant eligible undergraduates with exceptional financial need which, for the purposes of this program, is defined as those with the lowest EFC. The grants are made from funds provided by the federal government to Coe College. The College, in turn, selects needy students who have applied for financial aid</w:t>
      </w:r>
      <w:r w:rsidR="00B76E1A" w:rsidRPr="00424939">
        <w:rPr>
          <w:rPrChange w:id="16458" w:author="Summer 2023 updates" w:date="2024-07-31T13:42:00Z">
            <w:rPr>
              <w:color w:val="000000" w:themeColor="text1"/>
            </w:rPr>
          </w:rPrChange>
        </w:rPr>
        <w:fldChar w:fldCharType="begin"/>
      </w:r>
      <w:r w:rsidR="00B76E1A" w:rsidRPr="00424939">
        <w:rPr>
          <w:rPrChange w:id="16459" w:author="Summer 2023 updates" w:date="2024-07-31T13:42:00Z">
            <w:rPr>
              <w:color w:val="000000" w:themeColor="text1"/>
            </w:rPr>
          </w:rPrChange>
        </w:rPr>
        <w:instrText xml:space="preserve"> XE "</w:instrText>
      </w:r>
      <w:del w:id="16460" w:author="Summer 2023 updates" w:date="2024-07-31T13:42:00Z">
        <w:r w:rsidR="00B76E1A" w:rsidRPr="00424939">
          <w:rPr>
            <w:rStyle w:val="Strong"/>
            <w:rFonts w:ascii="Garamond" w:hAnsi="Garamond"/>
            <w:color w:val="000000" w:themeColor="text1"/>
          </w:rPr>
          <w:delInstrText>aid</w:delInstrText>
        </w:r>
      </w:del>
      <w:ins w:id="16461"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rPrChange w:id="16462" w:author="Summer 2023 updates" w:date="2024-07-31T13:42:00Z">
            <w:rPr>
              <w:color w:val="000000" w:themeColor="text1"/>
            </w:rPr>
          </w:rPrChange>
        </w:rPr>
        <w:instrText xml:space="preserve">" </w:instrText>
      </w:r>
      <w:r w:rsidR="00B76E1A" w:rsidRPr="00424939">
        <w:rPr>
          <w:rPrChange w:id="16463" w:author="Summer 2023 updates" w:date="2024-07-31T13:42:00Z">
            <w:rPr>
              <w:color w:val="000000" w:themeColor="text1"/>
            </w:rPr>
          </w:rPrChange>
        </w:rPr>
        <w:fldChar w:fldCharType="end"/>
      </w:r>
      <w:r w:rsidRPr="00424939">
        <w:rPr>
          <w:rPrChange w:id="16464" w:author="Summer 2023 updates" w:date="2024-07-31T13:42:00Z">
            <w:rPr>
              <w:color w:val="000000" w:themeColor="text1"/>
            </w:rPr>
          </w:rPrChange>
        </w:rPr>
        <w:t xml:space="preserve"> and meet awarding criteria established by the federal government.  SEOG awards at Coe are based on the availability of funding and can range from $100 up to $1,000 per academic year. These funds are limited and not all students who qualify can be assured that they will receive a SEOG grant.  </w:t>
      </w:r>
    </w:p>
    <w:p w14:paraId="09F72908" w14:textId="2DFB54BE" w:rsidR="009A0606" w:rsidRPr="009A0606" w:rsidRDefault="00B07F3D" w:rsidP="009A0606">
      <w:pPr>
        <w:spacing w:before="120" w:after="0"/>
        <w:rPr>
          <w:ins w:id="16465" w:author="Summer 2023 updates" w:date="2024-07-31T13:42:00Z"/>
          <w:b/>
        </w:rPr>
      </w:pPr>
      <w:del w:id="16466" w:author="Summer 2023 updates" w:date="2024-07-31T13:42:00Z">
        <w:r w:rsidRPr="00424939">
          <w:rPr>
            <w:rFonts w:cs="Times New Roman"/>
            <w:color w:val="000000" w:themeColor="text1"/>
          </w:rPr>
          <w:delText xml:space="preserve">The </w:delText>
        </w:r>
        <w:r w:rsidRPr="00424939">
          <w:rPr>
            <w:rFonts w:cs="Times New Roman"/>
            <w:b/>
            <w:color w:val="000000" w:themeColor="text1"/>
          </w:rPr>
          <w:delText>Iowa Tuition Grant</w:delText>
        </w:r>
        <w:r w:rsidR="00B76E1A" w:rsidRPr="00424939">
          <w:rPr>
            <w:rFonts w:cs="Times New Roman"/>
            <w:b/>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Grant</w:delInstrText>
        </w:r>
        <w:r w:rsidR="00B76E1A" w:rsidRPr="00424939">
          <w:rPr>
            <w:color w:val="000000" w:themeColor="text1"/>
          </w:rPr>
          <w:delInstrText xml:space="preserve">" </w:delInstrText>
        </w:r>
        <w:r w:rsidR="00B76E1A" w:rsidRPr="00424939">
          <w:rPr>
            <w:rFonts w:cs="Times New Roman"/>
            <w:b/>
            <w:color w:val="000000" w:themeColor="text1"/>
          </w:rPr>
          <w:fldChar w:fldCharType="end"/>
        </w:r>
        <w:r w:rsidRPr="00424939">
          <w:rPr>
            <w:rFonts w:cs="Times New Roman"/>
            <w:b/>
            <w:color w:val="000000" w:themeColor="text1"/>
          </w:rPr>
          <w:delText xml:space="preserve"> (ITG)</w:delText>
        </w:r>
        <w:r w:rsidRPr="00424939">
          <w:rPr>
            <w:rFonts w:cs="Times New Roman"/>
            <w:color w:val="000000" w:themeColor="text1"/>
          </w:rPr>
          <w:delText xml:space="preserve"> is available to qualified, undergraduate Iowa residents who are enrolled at least one quarter time (one course credit) at a private college in Iowa. A student may receive the ITG for no more than eight full-time terms. The ITG is based on financial need and a FAFSA</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color w:val="000000" w:themeColor="text1"/>
          </w:rPr>
          <w:delInstrText>FAFSA</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filing deadline of July 1.  Application</w:delText>
        </w:r>
        <w:r w:rsidR="00B76E1A" w:rsidRPr="00424939">
          <w:rPr>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Application</w:delInstrText>
        </w:r>
        <w:r w:rsidR="00B76E1A" w:rsidRPr="00424939">
          <w:rPr>
            <w:color w:val="000000" w:themeColor="text1"/>
          </w:rPr>
          <w:delInstrText xml:space="preserve">" </w:delInstrText>
        </w:r>
        <w:r w:rsidR="00B76E1A" w:rsidRPr="00424939">
          <w:rPr>
            <w:rFonts w:cs="Times New Roman"/>
            <w:color w:val="000000" w:themeColor="text1"/>
          </w:rPr>
          <w:fldChar w:fldCharType="end"/>
        </w:r>
        <w:r w:rsidRPr="00424939">
          <w:rPr>
            <w:rFonts w:cs="Times New Roman"/>
            <w:color w:val="000000" w:themeColor="text1"/>
          </w:rPr>
          <w:delText xml:space="preserve"> to receive the ITG at Coe can be made by listing Coe College on the FAFSA. </w:delText>
        </w:r>
        <w:r w:rsidRPr="004B67C0">
          <w:rPr>
            <w:rFonts w:cs="Times New Roman"/>
            <w:color w:val="000000" w:themeColor="text1"/>
          </w:rPr>
          <w:delText xml:space="preserve">For the </w:delText>
        </w:r>
        <w:r w:rsidR="002A0E23" w:rsidRPr="004B67C0">
          <w:rPr>
            <w:rFonts w:cs="Times New Roman"/>
            <w:color w:val="000000" w:themeColor="text1"/>
          </w:rPr>
          <w:delText>2021-22</w:delText>
        </w:r>
        <w:r w:rsidRPr="004B67C0">
          <w:rPr>
            <w:rFonts w:cs="Times New Roman"/>
            <w:color w:val="000000" w:themeColor="text1"/>
          </w:rPr>
          <w:delText xml:space="preserve"> academic</w:delText>
        </w:r>
        <w:r w:rsidRPr="00424939">
          <w:rPr>
            <w:rFonts w:cs="Times New Roman"/>
            <w:color w:val="000000" w:themeColor="text1"/>
          </w:rPr>
          <w:delText xml:space="preserve"> year, students whose Expected Family Contribution (EFC) is no greater than $</w:delText>
        </w:r>
        <w:r w:rsidR="00277E72">
          <w:rPr>
            <w:rFonts w:cs="Times New Roman"/>
            <w:color w:val="000000" w:themeColor="text1"/>
          </w:rPr>
          <w:delText>15,000</w:delText>
        </w:r>
        <w:r w:rsidRPr="00424939">
          <w:rPr>
            <w:rFonts w:cs="Times New Roman"/>
            <w:color w:val="000000" w:themeColor="text1"/>
          </w:rPr>
          <w:delText xml:space="preserve"> may qualify for a maximum full-time award of $</w:delText>
        </w:r>
        <w:r w:rsidR="00277E72">
          <w:rPr>
            <w:rFonts w:cs="Times New Roman"/>
            <w:color w:val="000000" w:themeColor="text1"/>
          </w:rPr>
          <w:delText>6,</w:delText>
        </w:r>
        <w:r w:rsidR="00306A60">
          <w:rPr>
            <w:rFonts w:cs="Times New Roman"/>
            <w:color w:val="000000" w:themeColor="text1"/>
          </w:rPr>
          <w:delText>8</w:delText>
        </w:r>
        <w:r w:rsidR="00277E72">
          <w:rPr>
            <w:rFonts w:cs="Times New Roman"/>
            <w:color w:val="000000" w:themeColor="text1"/>
          </w:rPr>
          <w:delText>00</w:delText>
        </w:r>
        <w:r w:rsidRPr="00424939">
          <w:rPr>
            <w:rFonts w:cs="Times New Roman"/>
            <w:color w:val="000000" w:themeColor="text1"/>
          </w:rPr>
          <w:delText>.</w:delText>
        </w:r>
      </w:del>
      <w:ins w:id="16467" w:author="Summer 2023 updates" w:date="2024-07-31T13:42:00Z">
        <w:r w:rsidR="009A0606" w:rsidRPr="009A0606">
          <w:rPr>
            <w:b/>
          </w:rPr>
          <w:t>State-Funded Grants and Scholarships</w:t>
        </w:r>
      </w:ins>
    </w:p>
    <w:p w14:paraId="61E99D9C" w14:textId="71515EED" w:rsidR="00B07F3D" w:rsidRDefault="003B4409" w:rsidP="00ED5442">
      <w:pPr>
        <w:rPr>
          <w:ins w:id="16468" w:author="Summer 2023 updates" w:date="2024-07-31T13:42:00Z"/>
          <w:b/>
        </w:rPr>
      </w:pPr>
      <w:ins w:id="16469" w:author="Summer 2023 updates" w:date="2024-07-31T13:42:00Z">
        <w:r>
          <w:fldChar w:fldCharType="begin"/>
        </w:r>
        <w:r>
          <w:instrText xml:space="preserve"> HYPERLINK "https://iowacollegeaid.gov/IowaTuitionGrant" </w:instrText>
        </w:r>
        <w:r>
          <w:fldChar w:fldCharType="separate"/>
        </w:r>
        <w:r w:rsidR="00B07F3D" w:rsidRPr="00D0378D">
          <w:rPr>
            <w:rStyle w:val="Hyperlink"/>
            <w:b/>
            <w:color w:val="auto"/>
          </w:rPr>
          <w:t>Iowa Tuition Grant</w:t>
        </w:r>
        <w:r w:rsidR="00B76E1A" w:rsidRPr="00D0378D">
          <w:rPr>
            <w:rStyle w:val="Hyperlink"/>
            <w:b/>
            <w:color w:val="auto"/>
          </w:rPr>
          <w:fldChar w:fldCharType="begin"/>
        </w:r>
        <w:r w:rsidR="00B76E1A" w:rsidRPr="00D0378D">
          <w:rPr>
            <w:rStyle w:val="Hyperlink"/>
            <w:color w:val="auto"/>
          </w:rPr>
          <w:instrText xml:space="preserve"> XE "</w:instrText>
        </w:r>
        <w:r w:rsidR="00B76E1A" w:rsidRPr="00D0378D">
          <w:rPr>
            <w:rStyle w:val="Hyperlink"/>
            <w:b/>
            <w:color w:val="auto"/>
          </w:rPr>
          <w:instrText>Grant</w:instrText>
        </w:r>
        <w:r w:rsidR="00B76E1A" w:rsidRPr="00D0378D">
          <w:rPr>
            <w:rStyle w:val="Hyperlink"/>
            <w:color w:val="auto"/>
          </w:rPr>
          <w:instrText xml:space="preserve">" </w:instrText>
        </w:r>
        <w:r w:rsidR="00B76E1A" w:rsidRPr="00D0378D">
          <w:rPr>
            <w:rStyle w:val="Hyperlink"/>
            <w:b/>
            <w:color w:val="auto"/>
          </w:rPr>
          <w:fldChar w:fldCharType="end"/>
        </w:r>
        <w:r w:rsidR="00B07F3D" w:rsidRPr="00D0378D">
          <w:rPr>
            <w:rStyle w:val="Hyperlink"/>
            <w:b/>
            <w:color w:val="auto"/>
          </w:rPr>
          <w:t xml:space="preserve"> (ITG)</w:t>
        </w:r>
        <w:r>
          <w:rPr>
            <w:rStyle w:val="Hyperlink"/>
            <w:b/>
            <w:color w:val="auto"/>
          </w:rPr>
          <w:fldChar w:fldCharType="end"/>
        </w:r>
      </w:ins>
    </w:p>
    <w:p w14:paraId="65A562ED" w14:textId="59B39060" w:rsidR="00D0378D" w:rsidRPr="00D0378D" w:rsidRDefault="003B4409" w:rsidP="00D0378D">
      <w:pPr>
        <w:rPr>
          <w:ins w:id="16470" w:author="Summer 2023 updates" w:date="2024-07-31T13:42:00Z"/>
        </w:rPr>
      </w:pPr>
      <w:ins w:id="16471" w:author="Summer 2023 updates" w:date="2024-07-31T13:42:00Z">
        <w:r>
          <w:fldChar w:fldCharType="begin"/>
        </w:r>
        <w:r>
          <w:instrText xml:space="preserve"> HYPERLINK "https://iowacollegeaid.gov/AllIowaOpportunityScholarship" </w:instrText>
        </w:r>
        <w:r>
          <w:fldChar w:fldCharType="separate"/>
        </w:r>
        <w:r w:rsidR="00D0378D" w:rsidRPr="00D0378D">
          <w:rPr>
            <w:rStyle w:val="Hyperlink"/>
            <w:b/>
            <w:bCs/>
            <w:color w:val="auto"/>
          </w:rPr>
          <w:t>All Iowa Opportunity Grant</w:t>
        </w:r>
        <w:r>
          <w:rPr>
            <w:rStyle w:val="Hyperlink"/>
            <w:b/>
            <w:bCs/>
            <w:color w:val="auto"/>
          </w:rPr>
          <w:fldChar w:fldCharType="end"/>
        </w:r>
      </w:ins>
    </w:p>
    <w:p w14:paraId="14D0F983" w14:textId="58B68A77" w:rsidR="00D0378D" w:rsidRPr="00D0378D" w:rsidRDefault="003B4409" w:rsidP="00D0378D">
      <w:pPr>
        <w:rPr>
          <w:ins w:id="16472" w:author="Summer 2023 updates" w:date="2024-07-31T13:42:00Z"/>
        </w:rPr>
      </w:pPr>
      <w:ins w:id="16473" w:author="Summer 2023 updates" w:date="2024-07-31T13:42:00Z">
        <w:r>
          <w:fldChar w:fldCharType="begin"/>
        </w:r>
        <w:r>
          <w:instrText xml:space="preserve"> HYPERLINK "https://iowacollegeaid.gov/ETV" </w:instrText>
        </w:r>
        <w:r>
          <w:fldChar w:fldCharType="separate"/>
        </w:r>
        <w:r w:rsidR="00D0378D" w:rsidRPr="00D0378D">
          <w:rPr>
            <w:rStyle w:val="Hyperlink"/>
            <w:b/>
            <w:bCs/>
            <w:color w:val="auto"/>
          </w:rPr>
          <w:t>Education and Training Vouchers (ETV)</w:t>
        </w:r>
        <w:r>
          <w:rPr>
            <w:rStyle w:val="Hyperlink"/>
            <w:b/>
            <w:bCs/>
            <w:color w:val="auto"/>
          </w:rPr>
          <w:fldChar w:fldCharType="end"/>
        </w:r>
      </w:ins>
    </w:p>
    <w:p w14:paraId="089EB6C6" w14:textId="77777777" w:rsidR="00D0378D" w:rsidRPr="00D0378D" w:rsidRDefault="00D0378D" w:rsidP="00ED5442">
      <w:pPr>
        <w:rPr>
          <w:rPrChange w:id="16474" w:author="Summer 2023 updates" w:date="2024-07-31T13:42:00Z">
            <w:rPr>
              <w:color w:val="000000" w:themeColor="text1"/>
            </w:rPr>
          </w:rPrChange>
        </w:rPr>
        <w:pPrChange w:id="16475" w:author="Summer 2023 updates" w:date="2024-07-31T13:42:00Z">
          <w:pPr>
            <w:spacing w:after="80"/>
          </w:pPr>
        </w:pPrChange>
      </w:pPr>
    </w:p>
    <w:p w14:paraId="5A505F02" w14:textId="7B53B913" w:rsidR="00B07F3D" w:rsidRPr="00424939" w:rsidRDefault="00B07F3D" w:rsidP="00ED5442">
      <w:pPr>
        <w:rPr>
          <w:rPrChange w:id="16476" w:author="Summer 2023 updates" w:date="2024-07-31T13:42:00Z">
            <w:rPr>
              <w:color w:val="000000" w:themeColor="text1"/>
            </w:rPr>
          </w:rPrChange>
        </w:rPr>
        <w:pPrChange w:id="16477" w:author="Summer 2023 updates" w:date="2024-07-31T13:42:00Z">
          <w:pPr>
            <w:spacing w:after="0"/>
          </w:pPr>
        </w:pPrChange>
      </w:pPr>
      <w:r w:rsidRPr="00424939">
        <w:rPr>
          <w:b/>
          <w:rPrChange w:id="16478" w:author="Summer 2023 updates" w:date="2024-07-31T13:42:00Z">
            <w:rPr>
              <w:b/>
              <w:color w:val="000000" w:themeColor="text1"/>
            </w:rPr>
          </w:rPrChange>
        </w:rPr>
        <w:t xml:space="preserve">National Presbyterian Scholarships </w:t>
      </w:r>
      <w:r w:rsidRPr="00424939">
        <w:rPr>
          <w:rPrChange w:id="16479" w:author="Summer 2023 updates" w:date="2024-07-31T13:42:00Z">
            <w:rPr>
              <w:color w:val="000000" w:themeColor="text1"/>
            </w:rPr>
          </w:rPrChange>
        </w:rPr>
        <w:t>are offered to members of the Presbyterian Church (U.S.A.) who plan to attend one of the participating Presbyterian colleges, including Coe College. Students must file a separate application to the Presbyterian Church (U.S.A.) by December 1. Only incoming first-year students may apply for these need-based</w:t>
      </w:r>
      <w:r w:rsidR="00B76E1A" w:rsidRPr="00424939">
        <w:rPr>
          <w:rPrChange w:id="16480" w:author="Summer 2023 updates" w:date="2024-07-31T13:42:00Z">
            <w:rPr>
              <w:color w:val="000000" w:themeColor="text1"/>
            </w:rPr>
          </w:rPrChange>
        </w:rPr>
        <w:fldChar w:fldCharType="begin"/>
      </w:r>
      <w:r w:rsidR="00B76E1A" w:rsidRPr="00424939">
        <w:rPr>
          <w:rPrChange w:id="16481" w:author="Summer 2023 updates" w:date="2024-07-31T13:42:00Z">
            <w:rPr>
              <w:color w:val="000000" w:themeColor="text1"/>
            </w:rPr>
          </w:rPrChange>
        </w:rPr>
        <w:instrText xml:space="preserve"> XE "</w:instrText>
      </w:r>
      <w:r w:rsidR="00B76E1A" w:rsidRPr="00424939">
        <w:rPr>
          <w:rStyle w:val="Strong"/>
          <w:rFonts w:ascii="Garamond" w:hAnsi="Garamond"/>
          <w:color w:val="000000" w:themeColor="text1"/>
        </w:rPr>
        <w:instrText>need-based</w:instrText>
      </w:r>
      <w:r w:rsidR="00B76E1A" w:rsidRPr="00424939">
        <w:rPr>
          <w:rPrChange w:id="16482" w:author="Summer 2023 updates" w:date="2024-07-31T13:42:00Z">
            <w:rPr>
              <w:color w:val="000000" w:themeColor="text1"/>
            </w:rPr>
          </w:rPrChange>
        </w:rPr>
        <w:instrText xml:space="preserve">" </w:instrText>
      </w:r>
      <w:r w:rsidR="00B76E1A" w:rsidRPr="00424939">
        <w:rPr>
          <w:rPrChange w:id="16483" w:author="Summer 2023 updates" w:date="2024-07-31T13:42:00Z">
            <w:rPr>
              <w:color w:val="000000" w:themeColor="text1"/>
            </w:rPr>
          </w:rPrChange>
        </w:rPr>
        <w:fldChar w:fldCharType="end"/>
      </w:r>
      <w:r w:rsidRPr="00424939">
        <w:rPr>
          <w:rPrChange w:id="16484" w:author="Summer 2023 updates" w:date="2024-07-31T13:42:00Z">
            <w:rPr>
              <w:color w:val="000000" w:themeColor="text1"/>
            </w:rPr>
          </w:rPrChange>
        </w:rPr>
        <w:t xml:space="preserve"> renewable scholarships. (Applicants</w:t>
      </w:r>
      <w:r w:rsidR="00B76E1A" w:rsidRPr="00424939">
        <w:rPr>
          <w:rPrChange w:id="16485" w:author="Summer 2023 updates" w:date="2024-07-31T13:42:00Z">
            <w:rPr>
              <w:color w:val="000000" w:themeColor="text1"/>
            </w:rPr>
          </w:rPrChange>
        </w:rPr>
        <w:fldChar w:fldCharType="begin"/>
      </w:r>
      <w:r w:rsidR="00B76E1A" w:rsidRPr="00424939">
        <w:rPr>
          <w:rPrChange w:id="16486" w:author="Summer 2023 updates" w:date="2024-07-31T13:42:00Z">
            <w:rPr>
              <w:color w:val="000000" w:themeColor="text1"/>
            </w:rPr>
          </w:rPrChange>
        </w:rPr>
        <w:instrText xml:space="preserve"> XE "Applicants" </w:instrText>
      </w:r>
      <w:r w:rsidR="00B76E1A" w:rsidRPr="00424939">
        <w:rPr>
          <w:rPrChange w:id="16487" w:author="Summer 2023 updates" w:date="2024-07-31T13:42:00Z">
            <w:rPr>
              <w:color w:val="000000" w:themeColor="text1"/>
            </w:rPr>
          </w:rPrChange>
        </w:rPr>
        <w:fldChar w:fldCharType="end"/>
      </w:r>
      <w:r w:rsidRPr="00424939">
        <w:rPr>
          <w:rPrChange w:id="16488" w:author="Summer 2023 updates" w:date="2024-07-31T13:42:00Z">
            <w:rPr>
              <w:color w:val="000000" w:themeColor="text1"/>
            </w:rPr>
          </w:rPrChange>
        </w:rPr>
        <w:t xml:space="preserve"> must complete the FAFSA</w:t>
      </w:r>
      <w:r w:rsidR="00B76E1A" w:rsidRPr="00424939">
        <w:rPr>
          <w:rPrChange w:id="16489" w:author="Summer 2023 updates" w:date="2024-07-31T13:42:00Z">
            <w:rPr>
              <w:color w:val="000000" w:themeColor="text1"/>
            </w:rPr>
          </w:rPrChange>
        </w:rPr>
        <w:fldChar w:fldCharType="begin"/>
      </w:r>
      <w:r w:rsidR="00B76E1A" w:rsidRPr="00424939">
        <w:rPr>
          <w:rPrChange w:id="16490" w:author="Summer 2023 updates" w:date="2024-07-31T13:42:00Z">
            <w:rPr>
              <w:color w:val="000000" w:themeColor="text1"/>
            </w:rPr>
          </w:rPrChange>
        </w:rPr>
        <w:instrText xml:space="preserve"> XE "FAFSA" </w:instrText>
      </w:r>
      <w:r w:rsidR="00B76E1A" w:rsidRPr="00424939">
        <w:rPr>
          <w:rPrChange w:id="16491" w:author="Summer 2023 updates" w:date="2024-07-31T13:42:00Z">
            <w:rPr>
              <w:color w:val="000000" w:themeColor="text1"/>
            </w:rPr>
          </w:rPrChange>
        </w:rPr>
        <w:fldChar w:fldCharType="end"/>
      </w:r>
      <w:r w:rsidRPr="00424939">
        <w:rPr>
          <w:rPrChange w:id="16492" w:author="Summer 2023 updates" w:date="2024-07-31T13:42:00Z">
            <w:rPr>
              <w:color w:val="000000" w:themeColor="text1"/>
            </w:rPr>
          </w:rPrChange>
        </w:rPr>
        <w:t xml:space="preserve"> to renew the scholarship.)</w:t>
      </w:r>
    </w:p>
    <w:p w14:paraId="73B3CE8F" w14:textId="77777777" w:rsidR="00BC612D" w:rsidRDefault="00BC612D" w:rsidP="00E52505">
      <w:pPr>
        <w:spacing w:after="0"/>
        <w:rPr>
          <w:rStyle w:val="Strong"/>
          <w:rFonts w:ascii="Garamond" w:hAnsi="Garamond"/>
          <w:color w:val="000000" w:themeColor="text1"/>
        </w:rPr>
      </w:pPr>
    </w:p>
    <w:p w14:paraId="5859BACC" w14:textId="554FDBE5" w:rsidR="00B07F3D" w:rsidRPr="00424939" w:rsidRDefault="00B07F3D" w:rsidP="00B07F3D">
      <w:pPr>
        <w:spacing w:after="0"/>
        <w:rPr>
          <w:rStyle w:val="Strong"/>
          <w:rFonts w:ascii="Garamond" w:hAnsi="Garamond"/>
          <w:color w:val="000000" w:themeColor="text1"/>
        </w:rPr>
      </w:pPr>
      <w:r w:rsidRPr="00424939">
        <w:rPr>
          <w:rStyle w:val="Strong"/>
          <w:rFonts w:ascii="Garamond" w:hAnsi="Garamond"/>
          <w:color w:val="000000" w:themeColor="text1"/>
        </w:rPr>
        <w:t>Non-Need Based</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Style w:val="Strong"/>
          <w:rFonts w:ascii="Garamond" w:hAnsi="Garamond"/>
          <w:color w:val="000000" w:themeColor="text1"/>
        </w:rPr>
        <w:instrText>Non-Need Based</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Gift Aid</w:t>
      </w:r>
    </w:p>
    <w:p w14:paraId="0560139B" w14:textId="6E3173E7" w:rsidR="00B07F3D" w:rsidRPr="00424939" w:rsidRDefault="00B07F3D" w:rsidP="00ED5442">
      <w:pPr>
        <w:rPr>
          <w:rPrChange w:id="16493" w:author="Summer 2023 updates" w:date="2024-07-31T13:42:00Z">
            <w:rPr>
              <w:color w:val="000000" w:themeColor="text1"/>
            </w:rPr>
          </w:rPrChange>
        </w:rPr>
        <w:pPrChange w:id="16494" w:author="Summer 2023 updates" w:date="2024-07-31T13:42:00Z">
          <w:pPr>
            <w:spacing w:after="80"/>
          </w:pPr>
        </w:pPrChange>
      </w:pPr>
      <w:del w:id="16495" w:author="Summer 2023 updates" w:date="2024-07-31T13:42:00Z">
        <w:r w:rsidRPr="00424939">
          <w:rPr>
            <w:rFonts w:cs="Times New Roman"/>
            <w:color w:val="000000" w:themeColor="text1"/>
          </w:rPr>
          <w:delText xml:space="preserve">The </w:delText>
        </w:r>
        <w:r w:rsidRPr="00424939">
          <w:rPr>
            <w:rFonts w:cs="Times New Roman"/>
            <w:b/>
            <w:color w:val="000000" w:themeColor="text1"/>
          </w:rPr>
          <w:delText>Education</w:delText>
        </w:r>
        <w:r w:rsidR="00B8454E" w:rsidRPr="00424939">
          <w:rPr>
            <w:rFonts w:cs="Times New Roman"/>
            <w:b/>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Education</w:delInstrText>
        </w:r>
        <w:r w:rsidR="00B8454E" w:rsidRPr="00424939">
          <w:rPr>
            <w:color w:val="000000" w:themeColor="text1"/>
          </w:rPr>
          <w:delInstrText xml:space="preserve">" </w:delInstrText>
        </w:r>
        <w:r w:rsidR="00B8454E" w:rsidRPr="00424939">
          <w:rPr>
            <w:rFonts w:cs="Times New Roman"/>
            <w:b/>
            <w:color w:val="000000" w:themeColor="text1"/>
          </w:rPr>
          <w:fldChar w:fldCharType="end"/>
        </w:r>
        <w:r w:rsidRPr="00424939">
          <w:rPr>
            <w:rFonts w:cs="Times New Roman"/>
            <w:b/>
            <w:color w:val="000000" w:themeColor="text1"/>
          </w:rPr>
          <w:delText xml:space="preserve"> Assistance for College and Higher Education (TEACH)</w:delText>
        </w:r>
      </w:del>
      <w:ins w:id="16496" w:author="Summer 2023 updates" w:date="2024-07-31T13:42:00Z">
        <w:r w:rsidRPr="009A0606">
          <w:t xml:space="preserve">The </w:t>
        </w:r>
        <w:r w:rsidR="003B4409">
          <w:fldChar w:fldCharType="begin"/>
        </w:r>
        <w:r w:rsidR="003B4409">
          <w:instrText xml:space="preserve"> HYPERLINK "https://studentaid.gov/understand-aid/types/grants/teach" </w:instrText>
        </w:r>
        <w:r w:rsidR="003B4409">
          <w:fldChar w:fldCharType="separate"/>
        </w:r>
        <w:r w:rsidRPr="009A0606">
          <w:rPr>
            <w:rStyle w:val="Hyperlink"/>
            <w:b/>
            <w:color w:val="auto"/>
          </w:rPr>
          <w:t>Education</w:t>
        </w:r>
        <w:r w:rsidR="00B8454E" w:rsidRPr="009A0606">
          <w:rPr>
            <w:rStyle w:val="Hyperlink"/>
            <w:b/>
            <w:color w:val="auto"/>
          </w:rPr>
          <w:fldChar w:fldCharType="begin"/>
        </w:r>
        <w:r w:rsidR="00B8454E" w:rsidRPr="009A0606">
          <w:rPr>
            <w:rStyle w:val="Hyperlink"/>
            <w:color w:val="auto"/>
          </w:rPr>
          <w:instrText xml:space="preserve"> XE "Education" </w:instrText>
        </w:r>
        <w:r w:rsidR="00B8454E" w:rsidRPr="009A0606">
          <w:rPr>
            <w:rStyle w:val="Hyperlink"/>
            <w:b/>
            <w:color w:val="auto"/>
          </w:rPr>
          <w:fldChar w:fldCharType="end"/>
        </w:r>
        <w:r w:rsidRPr="009A0606">
          <w:rPr>
            <w:rStyle w:val="Hyperlink"/>
            <w:b/>
            <w:color w:val="auto"/>
          </w:rPr>
          <w:t xml:space="preserve"> Assistance for College and Higher Education (TEACH)</w:t>
        </w:r>
        <w:r w:rsidR="003B4409">
          <w:rPr>
            <w:rStyle w:val="Hyperlink"/>
            <w:b/>
            <w:color w:val="auto"/>
          </w:rPr>
          <w:fldChar w:fldCharType="end"/>
        </w:r>
      </w:ins>
      <w:r w:rsidRPr="009A0606">
        <w:rPr>
          <w:b/>
          <w:rPrChange w:id="16497" w:author="Summer 2023 updates" w:date="2024-07-31T13:42:00Z">
            <w:rPr>
              <w:b/>
              <w:color w:val="000000" w:themeColor="text1"/>
            </w:rPr>
          </w:rPrChange>
        </w:rPr>
        <w:t xml:space="preserve"> </w:t>
      </w:r>
      <w:r w:rsidRPr="009A0606">
        <w:rPr>
          <w:rPrChange w:id="16498" w:author="Summer 2023 updates" w:date="2024-07-31T13:42:00Z">
            <w:rPr>
              <w:color w:val="000000" w:themeColor="text1"/>
            </w:rPr>
          </w:rPrChange>
        </w:rPr>
        <w:t xml:space="preserve">program is designed to provide </w:t>
      </w:r>
      <w:r w:rsidRPr="00424939">
        <w:rPr>
          <w:rPrChange w:id="16499" w:author="Summer 2023 updates" w:date="2024-07-31T13:42:00Z">
            <w:rPr>
              <w:color w:val="000000" w:themeColor="text1"/>
            </w:rPr>
          </w:rPrChange>
        </w:rPr>
        <w:t>financial assistance of up to $4,000 per academic year to current and prospective teachers. To qualify for a TEACH Grant</w:t>
      </w:r>
      <w:r w:rsidR="00B76E1A" w:rsidRPr="00424939">
        <w:rPr>
          <w:rPrChange w:id="16500" w:author="Summer 2023 updates" w:date="2024-07-31T13:42:00Z">
            <w:rPr>
              <w:color w:val="000000" w:themeColor="text1"/>
            </w:rPr>
          </w:rPrChange>
        </w:rPr>
        <w:fldChar w:fldCharType="begin"/>
      </w:r>
      <w:r w:rsidR="00B76E1A" w:rsidRPr="00424939">
        <w:rPr>
          <w:rPrChange w:id="16501" w:author="Summer 2023 updates" w:date="2024-07-31T13:42:00Z">
            <w:rPr>
              <w:color w:val="000000" w:themeColor="text1"/>
            </w:rPr>
          </w:rPrChange>
        </w:rPr>
        <w:instrText xml:space="preserve"> XE "</w:instrText>
      </w:r>
      <w:r w:rsidR="00B76E1A" w:rsidRPr="00424939">
        <w:rPr>
          <w:b/>
          <w:rPrChange w:id="16502" w:author="Summer 2023 updates" w:date="2024-07-31T13:42:00Z">
            <w:rPr>
              <w:b/>
              <w:color w:val="000000" w:themeColor="text1"/>
            </w:rPr>
          </w:rPrChange>
        </w:rPr>
        <w:instrText>Grant</w:instrText>
      </w:r>
      <w:r w:rsidR="00B76E1A" w:rsidRPr="00424939">
        <w:rPr>
          <w:rPrChange w:id="16503" w:author="Summer 2023 updates" w:date="2024-07-31T13:42:00Z">
            <w:rPr>
              <w:color w:val="000000" w:themeColor="text1"/>
            </w:rPr>
          </w:rPrChange>
        </w:rPr>
        <w:instrText xml:space="preserve">" </w:instrText>
      </w:r>
      <w:r w:rsidR="00B76E1A" w:rsidRPr="00424939">
        <w:rPr>
          <w:rPrChange w:id="16504" w:author="Summer 2023 updates" w:date="2024-07-31T13:42:00Z">
            <w:rPr>
              <w:color w:val="000000" w:themeColor="text1"/>
            </w:rPr>
          </w:rPrChange>
        </w:rPr>
        <w:fldChar w:fldCharType="end"/>
      </w:r>
      <w:r w:rsidRPr="00424939">
        <w:rPr>
          <w:rPrChange w:id="16505" w:author="Summer 2023 updates" w:date="2024-07-31T13:42:00Z">
            <w:rPr>
              <w:color w:val="000000" w:themeColor="text1"/>
            </w:rPr>
          </w:rPrChange>
        </w:rPr>
        <w:t xml:space="preserve"> a student must have scored above the 75</w:t>
      </w:r>
      <w:r w:rsidRPr="00424939">
        <w:rPr>
          <w:vertAlign w:val="superscript"/>
          <w:rPrChange w:id="16506" w:author="Summer 2023 updates" w:date="2024-07-31T13:42:00Z">
            <w:rPr>
              <w:color w:val="000000" w:themeColor="text1"/>
              <w:vertAlign w:val="superscript"/>
            </w:rPr>
          </w:rPrChange>
        </w:rPr>
        <w:t>th</w:t>
      </w:r>
      <w:r w:rsidRPr="00424939">
        <w:rPr>
          <w:rPrChange w:id="16507" w:author="Summer 2023 updates" w:date="2024-07-31T13:42:00Z">
            <w:rPr>
              <w:color w:val="000000" w:themeColor="text1"/>
            </w:rPr>
          </w:rPrChange>
        </w:rPr>
        <w:t xml:space="preserve"> percentile on any portion of the ACT or SAT (including composite scores) or have a 3.25 cumulative grade point average. First-year</w:t>
      </w:r>
      <w:r w:rsidR="008C196D" w:rsidRPr="00424939">
        <w:rPr>
          <w:rPrChange w:id="16508" w:author="Summer 2023 updates" w:date="2024-07-31T13:42:00Z">
            <w:rPr>
              <w:color w:val="000000" w:themeColor="text1"/>
            </w:rPr>
          </w:rPrChange>
        </w:rPr>
        <w:fldChar w:fldCharType="begin"/>
      </w:r>
      <w:r w:rsidR="008C196D" w:rsidRPr="00424939">
        <w:rPr>
          <w:rPrChange w:id="16509" w:author="Summer 2023 updates" w:date="2024-07-31T13:42:00Z">
            <w:rPr>
              <w:color w:val="000000" w:themeColor="text1"/>
            </w:rPr>
          </w:rPrChange>
        </w:rPr>
        <w:instrText xml:space="preserve"> XE "First-</w:instrText>
      </w:r>
      <w:del w:id="16510" w:author="Summer 2023 updates" w:date="2024-07-31T13:42:00Z">
        <w:r w:rsidR="008C196D" w:rsidRPr="00424939">
          <w:rPr>
            <w:rFonts w:cs="Times New Roman"/>
            <w:color w:val="000000" w:themeColor="text1"/>
          </w:rPr>
          <w:delInstrText>year</w:delInstrText>
        </w:r>
      </w:del>
      <w:ins w:id="16511" w:author="Summer 2023 updates" w:date="2024-07-31T13:42:00Z">
        <w:r w:rsidR="00D538A4">
          <w:instrText>Y</w:instrText>
        </w:r>
        <w:r w:rsidR="008C196D" w:rsidRPr="00424939">
          <w:instrText>ear</w:instrText>
        </w:r>
      </w:ins>
      <w:r w:rsidR="008C196D" w:rsidRPr="00424939">
        <w:rPr>
          <w:rPrChange w:id="16512" w:author="Summer 2023 updates" w:date="2024-07-31T13:42:00Z">
            <w:rPr>
              <w:color w:val="000000" w:themeColor="text1"/>
            </w:rPr>
          </w:rPrChange>
        </w:rPr>
        <w:instrText xml:space="preserve">" </w:instrText>
      </w:r>
      <w:r w:rsidR="008C196D" w:rsidRPr="00424939">
        <w:rPr>
          <w:rPrChange w:id="16513" w:author="Summer 2023 updates" w:date="2024-07-31T13:42:00Z">
            <w:rPr>
              <w:color w:val="000000" w:themeColor="text1"/>
            </w:rPr>
          </w:rPrChange>
        </w:rPr>
        <w:fldChar w:fldCharType="end"/>
      </w:r>
      <w:r w:rsidRPr="00424939">
        <w:rPr>
          <w:rPrChange w:id="16514" w:author="Summer 2023 updates" w:date="2024-07-31T13:42:00Z">
            <w:rPr>
              <w:color w:val="000000" w:themeColor="text1"/>
            </w:rPr>
          </w:rPrChange>
        </w:rPr>
        <w:t xml:space="preserve"> students must have a final cumulative high school grade point average of at least a 3.25 and upperclassmen must maintain a minimum cumulative GPA</w:t>
      </w:r>
      <w:r w:rsidR="008C196D" w:rsidRPr="00424939">
        <w:rPr>
          <w:rPrChange w:id="16515" w:author="Summer 2023 updates" w:date="2024-07-31T13:42:00Z">
            <w:rPr>
              <w:color w:val="000000" w:themeColor="text1"/>
            </w:rPr>
          </w:rPrChange>
        </w:rPr>
        <w:fldChar w:fldCharType="begin"/>
      </w:r>
      <w:r w:rsidR="008C196D" w:rsidRPr="00424939">
        <w:rPr>
          <w:rPrChange w:id="16516" w:author="Summer 2023 updates" w:date="2024-07-31T13:42:00Z">
            <w:rPr>
              <w:color w:val="000000" w:themeColor="text1"/>
            </w:rPr>
          </w:rPrChange>
        </w:rPr>
        <w:instrText xml:space="preserve"> XE "</w:instrText>
      </w:r>
      <w:r w:rsidR="008C196D" w:rsidRPr="00424939">
        <w:rPr>
          <w:b/>
          <w:rPrChange w:id="16517" w:author="Summer 2023 updates" w:date="2024-07-31T13:42:00Z">
            <w:rPr>
              <w:b/>
              <w:color w:val="000000" w:themeColor="text1"/>
            </w:rPr>
          </w:rPrChange>
        </w:rPr>
        <w:instrText>GPA</w:instrText>
      </w:r>
      <w:r w:rsidR="008C196D" w:rsidRPr="00424939">
        <w:rPr>
          <w:rPrChange w:id="16518" w:author="Summer 2023 updates" w:date="2024-07-31T13:42:00Z">
            <w:rPr>
              <w:color w:val="000000" w:themeColor="text1"/>
            </w:rPr>
          </w:rPrChange>
        </w:rPr>
        <w:instrText xml:space="preserve">" </w:instrText>
      </w:r>
      <w:r w:rsidR="008C196D" w:rsidRPr="00424939">
        <w:rPr>
          <w:rPrChange w:id="16519" w:author="Summer 2023 updates" w:date="2024-07-31T13:42:00Z">
            <w:rPr>
              <w:color w:val="000000" w:themeColor="text1"/>
            </w:rPr>
          </w:rPrChange>
        </w:rPr>
        <w:fldChar w:fldCharType="end"/>
      </w:r>
      <w:r w:rsidRPr="00424939">
        <w:rPr>
          <w:rPrChange w:id="16520" w:author="Summer 2023 updates" w:date="2024-07-31T13:42:00Z">
            <w:rPr>
              <w:color w:val="000000" w:themeColor="text1"/>
            </w:rPr>
          </w:rPrChange>
        </w:rPr>
        <w:t xml:space="preserve"> of 3.25 each Term. In addition, a recipient must serve as a full-time teacher in a high-need field, in a school serving low-income students for at least four academic years within eight years. If a student does not complete the required teaching obligation, the grant must be repaid as a Direct Unsubsidized Federal Direct Stafford Loan with interest from the time the grant was disbursed.</w:t>
      </w:r>
    </w:p>
    <w:p w14:paraId="51DCDF93" w14:textId="0A018EC7" w:rsidR="00B07F3D" w:rsidRPr="00424939" w:rsidRDefault="00B07F3D" w:rsidP="00D17EF4">
      <w:pPr>
        <w:keepNext/>
        <w:spacing w:after="0"/>
        <w:rPr>
          <w:rFonts w:cs="Times New Roman"/>
          <w:b/>
          <w:color w:val="000000" w:themeColor="text1"/>
        </w:rPr>
      </w:pPr>
      <w:r w:rsidRPr="00424939">
        <w:rPr>
          <w:rFonts w:cs="Times New Roman"/>
          <w:b/>
          <w:color w:val="000000" w:themeColor="text1"/>
        </w:rPr>
        <w:t>Active Duty Military</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Military</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2179E212" w14:textId="4A34D2A2" w:rsidR="00B07F3D" w:rsidRPr="00424939" w:rsidRDefault="00B07F3D" w:rsidP="00B07F3D">
      <w:pPr>
        <w:spacing w:after="20"/>
        <w:rPr>
          <w:rFonts w:cs="Times New Roman"/>
          <w:color w:val="000000" w:themeColor="text1"/>
        </w:rPr>
      </w:pPr>
      <w:r w:rsidRPr="00424939">
        <w:rPr>
          <w:rFonts w:cs="Times New Roman"/>
          <w:color w:val="000000" w:themeColor="text1"/>
        </w:rPr>
        <w:t>An individual who is currently serving in the military or who is the spouse or dependent child of a service member who is currently serving on active duty, may be eligible for funding offered through the Department of Defense Tuition Assistance program. Applicants</w:t>
      </w:r>
      <w:r w:rsidR="00B76E1A" w:rsidRPr="00424939">
        <w:rPr>
          <w:rFonts w:cs="Times New Roman"/>
          <w:color w:val="000000" w:themeColor="text1"/>
        </w:rPr>
        <w:fldChar w:fldCharType="begin"/>
      </w:r>
      <w:r w:rsidR="00B76E1A" w:rsidRPr="00424939">
        <w:rPr>
          <w:color w:val="000000" w:themeColor="text1"/>
        </w:rPr>
        <w:instrText xml:space="preserve"> XE "Applicants" </w:instrText>
      </w:r>
      <w:r w:rsidR="00B76E1A" w:rsidRPr="00424939">
        <w:rPr>
          <w:rFonts w:cs="Times New Roman"/>
          <w:color w:val="000000" w:themeColor="text1"/>
        </w:rPr>
        <w:fldChar w:fldCharType="end"/>
      </w:r>
      <w:r w:rsidRPr="00424939">
        <w:rPr>
          <w:rFonts w:cs="Times New Roman"/>
          <w:color w:val="000000" w:themeColor="text1"/>
        </w:rPr>
        <w:t xml:space="preserve"> are encouraged to check their eligibility status and amount for which they qualify with their service prior to enrolling.</w:t>
      </w:r>
    </w:p>
    <w:p w14:paraId="5BE293F2" w14:textId="6654BAD6" w:rsidR="00B07F3D" w:rsidRPr="00424939" w:rsidRDefault="003B4409" w:rsidP="00B07F3D">
      <w:pPr>
        <w:spacing w:after="0"/>
        <w:rPr>
          <w:rFonts w:cs="Times New Roman"/>
          <w:b/>
          <w:color w:val="000000" w:themeColor="text1"/>
        </w:rPr>
      </w:pPr>
      <w:r>
        <w:fldChar w:fldCharType="begin"/>
      </w:r>
      <w:r>
        <w:instrText xml:space="preserve"> HYPERLINK "http://www.iowacollegeaid.gov/ScholarshipsGrants/iowanationalguard.html" </w:instrText>
      </w:r>
      <w:r>
        <w:fldChar w:fldCharType="separate"/>
      </w:r>
      <w:r w:rsidR="00B07F3D" w:rsidRPr="00424939">
        <w:rPr>
          <w:rFonts w:cs="Times New Roman"/>
          <w:b/>
          <w:color w:val="000000" w:themeColor="text1"/>
        </w:rPr>
        <w:t>Iowa National Guard Educational Assistance Grant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00B07F3D" w:rsidRPr="00424939">
        <w:rPr>
          <w:rFonts w:cs="Times New Roman"/>
          <w:b/>
          <w:color w:val="000000" w:themeColor="text1"/>
        </w:rPr>
        <w:t> </w:t>
      </w:r>
      <w:r>
        <w:rPr>
          <w:rFonts w:cs="Times New Roman"/>
          <w:b/>
          <w:color w:val="000000" w:themeColor="text1"/>
        </w:rPr>
        <w:fldChar w:fldCharType="end"/>
      </w:r>
    </w:p>
    <w:p w14:paraId="1E5288BA" w14:textId="7A38626B" w:rsidR="00B07F3D" w:rsidRDefault="00B07F3D" w:rsidP="00B07F3D">
      <w:pPr>
        <w:spacing w:after="20"/>
        <w:rPr>
          <w:rFonts w:cs="Times New Roman"/>
          <w:color w:val="000000" w:themeColor="text1"/>
        </w:rPr>
      </w:pPr>
      <w:r w:rsidRPr="00424939">
        <w:rPr>
          <w:rFonts w:cs="Times New Roman"/>
          <w:color w:val="000000" w:themeColor="text1"/>
        </w:rPr>
        <w:t>The Iowa National Guard Educational Assistance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(NGEAP) provides annual awards to Iowa National Guard members who attend eligible Iowa colleges and universities. Eligibility is determined by the Iowa Adjutant General. Maximum individual awards cannot exceed the current average resident tuition ra</w:t>
      </w:r>
      <w:r w:rsidR="00EC4853">
        <w:rPr>
          <w:rFonts w:cs="Times New Roman"/>
          <w:color w:val="000000" w:themeColor="text1"/>
        </w:rPr>
        <w:t>te at Iowa Regent Universities.</w:t>
      </w:r>
      <w:del w:id="16521" w:author="Summer 2023 updates" w:date="2024-07-31T13:42:00Z">
        <w:r w:rsidRPr="00424939">
          <w:rPr>
            <w:rFonts w:cs="Times New Roman"/>
            <w:color w:val="000000" w:themeColor="text1"/>
          </w:rPr>
          <w:delText xml:space="preserve"> The maximum award amount for the 20</w:delText>
        </w:r>
        <w:r w:rsidR="00277E72">
          <w:rPr>
            <w:rFonts w:cs="Times New Roman"/>
            <w:color w:val="000000" w:themeColor="text1"/>
          </w:rPr>
          <w:delText>21</w:delText>
        </w:r>
        <w:r w:rsidR="000D4260">
          <w:rPr>
            <w:rFonts w:cs="Times New Roman"/>
            <w:color w:val="000000" w:themeColor="text1"/>
          </w:rPr>
          <w:delText>–</w:delText>
        </w:r>
        <w:r w:rsidR="00277E72">
          <w:rPr>
            <w:rFonts w:cs="Times New Roman"/>
            <w:color w:val="000000" w:themeColor="text1"/>
          </w:rPr>
          <w:delText>22</w:delText>
        </w:r>
        <w:r w:rsidRPr="00424939">
          <w:rPr>
            <w:rFonts w:cs="Times New Roman"/>
            <w:color w:val="000000" w:themeColor="text1"/>
          </w:rPr>
          <w:delText xml:space="preserve"> academic year </w:delText>
        </w:r>
        <w:r w:rsidR="00306A60">
          <w:rPr>
            <w:rFonts w:cs="Times New Roman"/>
            <w:color w:val="000000" w:themeColor="text1"/>
          </w:rPr>
          <w:delText>was</w:delText>
        </w:r>
        <w:r w:rsidRPr="00424939">
          <w:rPr>
            <w:rFonts w:cs="Times New Roman"/>
            <w:color w:val="000000" w:themeColor="text1"/>
          </w:rPr>
          <w:delText xml:space="preserve"> $</w:delText>
        </w:r>
        <w:r w:rsidR="00277E72">
          <w:rPr>
            <w:rFonts w:cs="Times New Roman"/>
            <w:color w:val="000000" w:themeColor="text1"/>
          </w:rPr>
          <w:delText>9,660</w:delText>
        </w:r>
        <w:r w:rsidRPr="00424939">
          <w:rPr>
            <w:rFonts w:cs="Times New Roman"/>
            <w:color w:val="000000" w:themeColor="text1"/>
          </w:rPr>
          <w:delText xml:space="preserve">.  </w:delText>
        </w:r>
      </w:del>
    </w:p>
    <w:p w14:paraId="43A34C20" w14:textId="5B908D2A" w:rsidR="00EC4853" w:rsidRPr="00EC4853" w:rsidRDefault="003B4409" w:rsidP="00EC4853">
      <w:pPr>
        <w:spacing w:after="20"/>
        <w:rPr>
          <w:ins w:id="16522" w:author="Summer 2023 updates" w:date="2024-07-31T13:42:00Z"/>
          <w:rFonts w:cs="Times New Roman"/>
        </w:rPr>
      </w:pPr>
      <w:ins w:id="16523" w:author="Summer 2023 updates" w:date="2024-07-31T13:42:00Z">
        <w:r>
          <w:fldChar w:fldCharType="begin"/>
        </w:r>
        <w:r>
          <w:instrText xml:space="preserve"> HYPERLINK "https://iowacollegeaid.gov/ETV" </w:instrText>
        </w:r>
        <w:r>
          <w:fldChar w:fldCharType="separate"/>
        </w:r>
        <w:r w:rsidR="00EC4853" w:rsidRPr="00EC4853">
          <w:rPr>
            <w:rStyle w:val="Hyperlink"/>
            <w:rFonts w:cs="Times New Roman"/>
            <w:color w:val="auto"/>
          </w:rPr>
          <w:t>GEAR UP Iowa Scholarship</w:t>
        </w:r>
        <w:r>
          <w:rPr>
            <w:rStyle w:val="Hyperlink"/>
            <w:rFonts w:cs="Times New Roman"/>
            <w:color w:val="auto"/>
          </w:rPr>
          <w:fldChar w:fldCharType="end"/>
        </w:r>
      </w:ins>
    </w:p>
    <w:p w14:paraId="5F540AEE" w14:textId="6024ACAA" w:rsidR="00B07F3D" w:rsidRPr="00424939" w:rsidRDefault="00B07F3D" w:rsidP="00B07F3D">
      <w:pPr>
        <w:spacing w:after="20"/>
        <w:rPr>
          <w:rFonts w:cs="Times New Roman"/>
          <w:color w:val="000000" w:themeColor="text1"/>
        </w:rPr>
      </w:pPr>
      <w:r w:rsidRPr="00424939">
        <w:rPr>
          <w:rFonts w:cs="Times New Roman"/>
          <w:b/>
          <w:color w:val="000000" w:themeColor="text1"/>
        </w:rPr>
        <w:t>ROTC</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eastAsia="Times New Roman" w:cs="Times New Roman"/>
          <w:b/>
          <w:color w:val="000000" w:themeColor="text1"/>
        </w:rPr>
        <w:instrText>ROTC</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Scholarships and Grants a</w:t>
      </w:r>
      <w:r w:rsidRPr="00424939">
        <w:rPr>
          <w:rFonts w:cs="Times New Roman"/>
          <w:color w:val="000000" w:themeColor="text1"/>
        </w:rPr>
        <w:t xml:space="preserve">re available through Coe College. The College ROTC program provides on-campus leadership training in conjunction with a student’s current curriculum.  The scholarship provides payment of up to full tuition and fees for a given academic year and approximately $600 per term for books, and a subsistence allowance of up to $500 per month up to 10 months per academic year.  ROTC-eligible students should contact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determine the impact this scholarship will have on their total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24" w:author="Summer 2023 updates" w:date="2024-07-31T13:42:00Z">
        <w:r w:rsidR="00B76E1A" w:rsidRPr="00424939">
          <w:rPr>
            <w:rStyle w:val="Strong"/>
            <w:rFonts w:ascii="Garamond" w:hAnsi="Garamond"/>
            <w:color w:val="000000" w:themeColor="text1"/>
          </w:rPr>
          <w:delInstrText>aid</w:delInstrText>
        </w:r>
      </w:del>
      <w:ins w:id="16525"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package.</w:t>
      </w:r>
    </w:p>
    <w:p w14:paraId="3634319D" w14:textId="7A00D118" w:rsidR="00B07F3D" w:rsidRPr="00424939" w:rsidRDefault="00B07F3D" w:rsidP="00B07F3D">
      <w:pPr>
        <w:spacing w:after="0"/>
        <w:rPr>
          <w:rFonts w:cs="Times New Roman"/>
          <w:b/>
          <w:color w:val="000000" w:themeColor="text1"/>
        </w:rPr>
      </w:pPr>
      <w:r w:rsidRPr="00424939">
        <w:rPr>
          <w:rFonts w:cs="Times New Roman"/>
          <w:b/>
          <w:color w:val="000000" w:themeColor="text1"/>
        </w:rPr>
        <w:t>Veterans’</w:t>
      </w:r>
      <w:r w:rsidR="00B76E1A" w:rsidRPr="00424939">
        <w:rPr>
          <w:rFonts w:cs="Times New Roman"/>
          <w:b/>
          <w:color w:val="000000" w:themeColor="text1"/>
        </w:rPr>
        <w:fldChar w:fldCharType="begin"/>
      </w:r>
      <w:r w:rsidR="00B76E1A" w:rsidRPr="00424939">
        <w:rPr>
          <w:color w:val="000000" w:themeColor="text1"/>
        </w:rPr>
        <w:instrText xml:space="preserve"> XE "</w:instrText>
      </w:r>
      <w:del w:id="16526" w:author="Summer 2023 updates" w:date="2024-07-31T13:42:00Z">
        <w:r w:rsidR="00B76E1A" w:rsidRPr="00424939">
          <w:rPr>
            <w:rFonts w:cs="Times New Roman"/>
            <w:b/>
            <w:color w:val="000000" w:themeColor="text1"/>
          </w:rPr>
          <w:delInstrText>Veterans’</w:delInstrText>
        </w:r>
      </w:del>
      <w:ins w:id="16527" w:author="Summer 2023 updates" w:date="2024-07-31T13:42:00Z">
        <w:r w:rsidR="00B76E1A" w:rsidRPr="00424939">
          <w:rPr>
            <w:rFonts w:cs="Times New Roman"/>
            <w:b/>
            <w:color w:val="000000" w:themeColor="text1"/>
          </w:rPr>
          <w:instrText>Veterans</w:instrText>
        </w:r>
      </w:ins>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w:t>
      </w:r>
      <w:r w:rsidR="00F81BD9">
        <w:rPr>
          <w:rFonts w:cs="Times New Roman"/>
          <w:b/>
          <w:color w:val="000000" w:themeColor="text1"/>
        </w:rPr>
        <w:t xml:space="preserve">Educational </w:t>
      </w:r>
      <w:r w:rsidRPr="00424939">
        <w:rPr>
          <w:rFonts w:cs="Times New Roman"/>
          <w:b/>
          <w:color w:val="000000" w:themeColor="text1"/>
        </w:rPr>
        <w:t>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0B60361F" w14:textId="0C626FAC" w:rsidR="00B07F3D" w:rsidRPr="00EC4853" w:rsidRDefault="00B07F3D" w:rsidP="00B07F3D">
      <w:pPr>
        <w:spacing w:after="20"/>
        <w:rPr>
          <w:rPrChange w:id="16528" w:author="Summer 2023 updates" w:date="2024-07-31T13:42:00Z">
            <w:rPr>
              <w:color w:val="000000" w:themeColor="text1"/>
            </w:rPr>
          </w:rPrChange>
        </w:rPr>
      </w:pPr>
      <w:r w:rsidRPr="00424939">
        <w:rPr>
          <w:rFonts w:cs="Times New Roman"/>
          <w:color w:val="000000" w:themeColor="text1"/>
        </w:rPr>
        <w:t xml:space="preserve">The Veterans Administration administers programs for veterans and service people seeking assistance for education and training.  A veteran or dependent of a veteran who plans to receive educational benefits, as determined by the Department of Veteran Affairs, should contact the Registrar’s Office well in advance of enrollment to request certification.  Additional information about veterans’ benefits at Coe College, such as the application process for the various programs, available resources, as well as withdrawal and readmit policies for service members, can be found </w:t>
      </w:r>
      <w:r w:rsidRPr="00EC4853">
        <w:rPr>
          <w:rPrChange w:id="16529" w:author="Summer 2023 updates" w:date="2024-07-31T13:42:00Z">
            <w:rPr>
              <w:color w:val="000000" w:themeColor="text1"/>
            </w:rPr>
          </w:rPrChange>
        </w:rPr>
        <w:t xml:space="preserve">on the </w:t>
      </w:r>
      <w:del w:id="16530" w:author="Summer 2023 updates" w:date="2024-07-31T13:42:00Z">
        <w:r w:rsidR="003B4409">
          <w:fldChar w:fldCharType="begin"/>
        </w:r>
        <w:r w:rsidR="003B4409">
          <w:delInstrText xml:space="preserve"> HYPERLINK "http://www.coe.edu/uploads/pdfs/admission/fa/veteransb</w:delInstrText>
        </w:r>
        <w:r w:rsidR="003B4409">
          <w:delInstrText xml:space="preserve">enefits.pdf" </w:delInstrText>
        </w:r>
        <w:r w:rsidR="003B4409">
          <w:fldChar w:fldCharType="separate"/>
        </w:r>
        <w:r w:rsidRPr="00424939">
          <w:rPr>
            <w:rStyle w:val="Hyperlink"/>
            <w:rFonts w:cs="Times New Roman"/>
            <w:color w:val="000000" w:themeColor="text1"/>
          </w:rPr>
          <w:delText>Coe College Admission/Financial Aid</w:delText>
        </w:r>
        <w:r w:rsidR="00B76E1A" w:rsidRPr="00424939">
          <w:rPr>
            <w:rStyle w:val="Hyperlink"/>
            <w:rFonts w:cs="Times New Roman"/>
            <w:color w:val="000000" w:themeColor="text1"/>
          </w:rPr>
          <w:fldChar w:fldCharType="begin"/>
        </w:r>
        <w:r w:rsidR="00B76E1A" w:rsidRPr="00424939">
          <w:rPr>
            <w:color w:val="000000" w:themeColor="text1"/>
          </w:rPr>
          <w:delInstrText xml:space="preserve"> XE "</w:delInstrText>
        </w:r>
        <w:r w:rsidR="00B76E1A" w:rsidRPr="00424939">
          <w:rPr>
            <w:rFonts w:cs="Times New Roman"/>
            <w:b/>
            <w:color w:val="000000" w:themeColor="text1"/>
          </w:rPr>
          <w:delInstrText>Financial Aid</w:delInstrText>
        </w:r>
        <w:r w:rsidR="00B76E1A" w:rsidRPr="00424939">
          <w:rPr>
            <w:color w:val="000000" w:themeColor="text1"/>
          </w:rPr>
          <w:delInstrText xml:space="preserve">" </w:delInstrText>
        </w:r>
        <w:r w:rsidR="00B76E1A" w:rsidRPr="00424939">
          <w:rPr>
            <w:rStyle w:val="Hyperlink"/>
            <w:rFonts w:cs="Times New Roman"/>
            <w:color w:val="000000" w:themeColor="text1"/>
          </w:rPr>
          <w:fldChar w:fldCharType="end"/>
        </w:r>
        <w:r w:rsidRPr="00424939">
          <w:rPr>
            <w:rStyle w:val="Hyperlink"/>
            <w:rFonts w:cs="Times New Roman"/>
            <w:color w:val="000000" w:themeColor="text1"/>
          </w:rPr>
          <w:delText xml:space="preserve"> webpage</w:delText>
        </w:r>
        <w:r w:rsidR="003B4409">
          <w:rPr>
            <w:rStyle w:val="Hyperlink"/>
            <w:rFonts w:cs="Times New Roman"/>
            <w:color w:val="000000" w:themeColor="text1"/>
          </w:rPr>
          <w:fldChar w:fldCharType="end"/>
        </w:r>
      </w:del>
      <w:ins w:id="16531" w:author="Summer 2023 updates" w:date="2024-07-31T13:42:00Z">
        <w:r w:rsidR="003B4409">
          <w:fldChar w:fldCharType="begin"/>
        </w:r>
        <w:r w:rsidR="003B4409">
          <w:instrText xml:space="preserve"> HYPERLINK "https://www.coe.edu/admission/financial-aid-scholarships/resources/veterans-and-military-benefits" </w:instrText>
        </w:r>
        <w:r w:rsidR="003B4409">
          <w:fldChar w:fldCharType="separate"/>
        </w:r>
        <w:r w:rsidR="00EC4853" w:rsidRPr="00EC4853">
          <w:rPr>
            <w:rStyle w:val="Hyperlink"/>
            <w:rFonts w:cs="Times New Roman"/>
            <w:color w:val="auto"/>
          </w:rPr>
          <w:t>Veteran and Military Student webpage</w:t>
        </w:r>
        <w:r w:rsidR="003B4409">
          <w:rPr>
            <w:rStyle w:val="Hyperlink"/>
            <w:rFonts w:cs="Times New Roman"/>
            <w:color w:val="auto"/>
          </w:rPr>
          <w:fldChar w:fldCharType="end"/>
        </w:r>
      </w:ins>
      <w:r w:rsidRPr="00EC4853">
        <w:rPr>
          <w:rPrChange w:id="16532" w:author="Summer 2023 updates" w:date="2024-07-31T13:42:00Z">
            <w:rPr>
              <w:color w:val="000000" w:themeColor="text1"/>
            </w:rPr>
          </w:rPrChange>
        </w:rPr>
        <w:t>.</w:t>
      </w:r>
    </w:p>
    <w:p w14:paraId="0508EDD3" w14:textId="373D8D8B" w:rsidR="00B07F3D" w:rsidRPr="00424939" w:rsidRDefault="00B07F3D" w:rsidP="00B07F3D">
      <w:pPr>
        <w:spacing w:after="20"/>
        <w:rPr>
          <w:rFonts w:cs="Times New Roman"/>
          <w:color w:val="000000" w:themeColor="text1"/>
        </w:rPr>
      </w:pPr>
      <w:r w:rsidRPr="00424939">
        <w:rPr>
          <w:rFonts w:cs="Times New Roman"/>
          <w:color w:val="000000" w:themeColor="text1"/>
        </w:rPr>
        <w:t xml:space="preserve">The </w:t>
      </w:r>
      <w:r w:rsidRPr="00424939">
        <w:rPr>
          <w:rFonts w:cs="Times New Roman"/>
          <w:b/>
          <w:color w:val="000000" w:themeColor="text1"/>
        </w:rPr>
        <w:t>Yellow Ribbon</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Yellow Ribbon</w:instrText>
      </w:r>
      <w:r w:rsidR="00B76E1A" w:rsidRPr="00424939">
        <w:rPr>
          <w:color w:val="000000" w:themeColor="text1"/>
        </w:rPr>
        <w:instrText xml:space="preserve">" </w:instrText>
      </w:r>
      <w:r w:rsidR="00B76E1A" w:rsidRPr="00424939">
        <w:rPr>
          <w:rFonts w:cs="Times New Roman"/>
          <w:b/>
          <w:color w:val="000000" w:themeColor="text1"/>
        </w:rPr>
        <w:fldChar w:fldCharType="end"/>
      </w:r>
      <w:r w:rsidRPr="00424939">
        <w:rPr>
          <w:rFonts w:cs="Times New Roman"/>
          <w:b/>
          <w:color w:val="000000" w:themeColor="text1"/>
        </w:rPr>
        <w:t xml:space="preserve"> GI Educational Enhancement Program</w:t>
      </w:r>
      <w:r w:rsidRPr="00424939">
        <w:rPr>
          <w:rFonts w:cs="Times New Roman"/>
          <w:color w:val="000000" w:themeColor="text1"/>
        </w:rPr>
        <w:t xml:space="preserve"> is a provision of the Post-9/11 Veterans Educational Assistance Act of 2008. The program is designed to supplement the Post-9/11 tuition benefit, which is limited to the highest public in-state undergraduate tuition.  Under the Yellow Ribbon program, Coe College entered into an agreement with the Department of Veterans Affairs to jointly pay the portion of an eligible veteran’s net tuition and fees that exceed the maximum amount otherwise provid</w:t>
      </w:r>
      <w:r w:rsidR="00357DCE">
        <w:rPr>
          <w:rFonts w:cs="Times New Roman"/>
          <w:color w:val="000000" w:themeColor="text1"/>
        </w:rPr>
        <w:t>ed by the Post-</w:t>
      </w:r>
      <w:r w:rsidRPr="00424939">
        <w:rPr>
          <w:rFonts w:cs="Times New Roman"/>
          <w:color w:val="000000" w:themeColor="text1"/>
        </w:rPr>
        <w:t>9/11 GI Bill. Veterans are encouraged to visit the VA’s Yellow Ribbon webpage to determine their eligibility. While not required to file a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applicants are strongly encouraged to do so in order to potentially maximize federal and/or state benefits.</w:t>
      </w:r>
    </w:p>
    <w:p w14:paraId="429871B9" w14:textId="42787262" w:rsidR="00B07F3D" w:rsidRPr="00424939" w:rsidRDefault="00B07F3D" w:rsidP="00B07F3D">
      <w:pPr>
        <w:spacing w:after="0"/>
        <w:rPr>
          <w:rFonts w:cs="Times New Roman"/>
          <w:b/>
          <w:color w:val="000000" w:themeColor="text1"/>
        </w:rPr>
      </w:pPr>
      <w:r w:rsidRPr="00424939">
        <w:rPr>
          <w:rFonts w:cs="Times New Roman"/>
          <w:b/>
          <w:color w:val="000000" w:themeColor="text1"/>
        </w:rPr>
        <w:t>Vocational Rehabilitation Benefits</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Vocational Rehabilitation Benefits</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6D4F9747" w14:textId="5154723C" w:rsidR="00B07F3D" w:rsidRDefault="00B07F3D" w:rsidP="00F81BD9">
      <w:pPr>
        <w:spacing w:after="0"/>
        <w:rPr>
          <w:rFonts w:cs="Times New Roman"/>
          <w:color w:val="000000" w:themeColor="text1"/>
        </w:rPr>
      </w:pPr>
      <w:r w:rsidRPr="00424939">
        <w:rPr>
          <w:rFonts w:cs="Times New Roman"/>
          <w:color w:val="000000" w:themeColor="text1"/>
        </w:rPr>
        <w:t>The Division of Vocational and Rehabilitation of the Iowa Department of Public Instruction or a similar division in other states make assistance available to physically and mentally challenged students who are residents of the state.  More information is available from the Division of Vocational Rehabilitation, 801 Bankers Trust Building, Des Moines, IA 50309, or the student’s home state office.</w:t>
      </w:r>
    </w:p>
    <w:p w14:paraId="79896321" w14:textId="6943D23D" w:rsidR="00F81BD9" w:rsidRPr="00424939" w:rsidRDefault="00F81BD9" w:rsidP="00F81BD9">
      <w:pPr>
        <w:spacing w:before="60" w:after="0"/>
        <w:rPr>
          <w:rFonts w:cs="Times New Roman"/>
          <w:b/>
          <w:color w:val="000000" w:themeColor="text1"/>
        </w:rPr>
      </w:pPr>
      <w:r>
        <w:rPr>
          <w:rFonts w:cs="Times New Roman"/>
          <w:b/>
          <w:color w:val="000000" w:themeColor="text1"/>
        </w:rPr>
        <w:t>Veterans</w:t>
      </w:r>
      <w:ins w:id="16533" w:author="Summer 2023 updates" w:date="2024-07-31T13:42:00Z">
        <w:r w:rsidR="00461ABA">
          <w:rPr>
            <w:rFonts w:cs="Times New Roman"/>
            <w:b/>
            <w:color w:val="000000" w:themeColor="text1"/>
          </w:rPr>
          <w:fldChar w:fldCharType="begin"/>
        </w:r>
        <w:r w:rsidR="00461ABA">
          <w:instrText xml:space="preserve"> XE "</w:instrText>
        </w:r>
        <w:r w:rsidR="00461ABA" w:rsidRPr="00006BFC">
          <w:instrText>Veterans</w:instrText>
        </w:r>
        <w:r w:rsidR="00461ABA">
          <w:instrText xml:space="preserve">" </w:instrText>
        </w:r>
        <w:r w:rsidR="00461ABA">
          <w:rPr>
            <w:rFonts w:cs="Times New Roman"/>
            <w:b/>
            <w:color w:val="000000" w:themeColor="text1"/>
          </w:rPr>
          <w:fldChar w:fldCharType="end"/>
        </w:r>
      </w:ins>
      <w:r>
        <w:rPr>
          <w:rFonts w:cs="Times New Roman"/>
          <w:b/>
          <w:color w:val="000000" w:themeColor="text1"/>
        </w:rPr>
        <w:t xml:space="preserve"> Benefits and Transition Act of 2018 Compliance</w:t>
      </w:r>
      <w:r w:rsidRPr="00424939">
        <w:rPr>
          <w:rFonts w:cs="Times New Roman"/>
          <w:b/>
          <w:color w:val="000000" w:themeColor="text1"/>
        </w:rPr>
        <w:fldChar w:fldCharType="begin"/>
      </w:r>
      <w:r w:rsidRPr="00424939">
        <w:rPr>
          <w:color w:val="000000" w:themeColor="text1"/>
        </w:rPr>
        <w:instrText xml:space="preserve"> XE "</w:instrText>
      </w:r>
      <w:r w:rsidRPr="00424939">
        <w:rPr>
          <w:rFonts w:cs="Times New Roman"/>
          <w:b/>
          <w:color w:val="000000" w:themeColor="text1"/>
        </w:rPr>
        <w:instrText>Vocational Rehabilitation Benefits</w:instrText>
      </w:r>
      <w:r w:rsidRPr="00424939">
        <w:rPr>
          <w:color w:val="000000" w:themeColor="text1"/>
        </w:rPr>
        <w:instrText xml:space="preserve">" </w:instrText>
      </w:r>
      <w:r w:rsidRPr="00424939">
        <w:rPr>
          <w:rFonts w:cs="Times New Roman"/>
          <w:b/>
          <w:color w:val="000000" w:themeColor="text1"/>
        </w:rPr>
        <w:fldChar w:fldCharType="end"/>
      </w:r>
    </w:p>
    <w:p w14:paraId="1F806A95" w14:textId="46EF814E" w:rsidR="00F81BD9" w:rsidRPr="00F81BD9" w:rsidRDefault="00F81BD9" w:rsidP="00EC4853">
      <w:pPr>
        <w:pPrChange w:id="16534" w:author="Summer 2023 updates" w:date="2024-07-31T13:42:00Z">
          <w:pPr>
            <w:pStyle w:val="CATALOGLEVELII"/>
          </w:pPr>
        </w:pPrChange>
      </w:pPr>
      <w:r w:rsidRPr="00F81BD9">
        <w:t>Coe College a</w:t>
      </w:r>
      <w:r w:rsidR="001B3A9F">
        <w:t>b</w:t>
      </w:r>
      <w:r w:rsidRPr="00F81BD9">
        <w:t xml:space="preserve">ides by Section 103 of the Veterans Benefits and Transition Act of 2018. Our educational policy ensures that no penalty will be imposed including: 1) the assessment of late fees; 2) </w:t>
      </w:r>
      <w:r w:rsidR="001E47E3">
        <w:t>the denial of access to classes,</w:t>
      </w:r>
      <w:r w:rsidRPr="00F81BD9">
        <w:t xml:space="preserve"> libraries or other institutional facilities and /o</w:t>
      </w:r>
      <w:r w:rsidR="001E47E3">
        <w:t>r 3</w:t>
      </w:r>
      <w:r w:rsidRPr="00F81BD9">
        <w:t>) the requirements that a Chapter 31 or Chapter 33 recipient borrow additional funds to cover the individual’s inability to meet his or her financial obligations to the institution due to a delayed disbursement of payment by the U.S. Department of Veterans Affairs</w:t>
      </w:r>
      <w:r w:rsidR="00CA5784">
        <w:t xml:space="preserve"> provided we have a current Certificate of Eligibility (C.O.E.) on file.</w:t>
      </w:r>
    </w:p>
    <w:p w14:paraId="2FAF4E00" w14:textId="77777777" w:rsidR="00F81BD9" w:rsidRPr="00424939" w:rsidRDefault="00F81BD9" w:rsidP="00731B39">
      <w:pPr>
        <w:rPr>
          <w:rPrChange w:id="16535" w:author="Summer 2023 updates" w:date="2024-07-31T13:42:00Z">
            <w:rPr>
              <w:color w:val="000000" w:themeColor="text1"/>
            </w:rPr>
          </w:rPrChange>
        </w:rPr>
        <w:pPrChange w:id="16536" w:author="Summer 2023 updates" w:date="2024-07-31T13:42:00Z">
          <w:pPr>
            <w:spacing w:after="0"/>
          </w:pPr>
        </w:pPrChange>
      </w:pPr>
    </w:p>
    <w:p w14:paraId="216B6D2A" w14:textId="3762C6F7" w:rsidR="00B07F3D" w:rsidRDefault="00B07F3D" w:rsidP="00EC4853">
      <w:pPr>
        <w:spacing w:before="120" w:after="0"/>
        <w:rPr>
          <w:rStyle w:val="Strong"/>
          <w:rFonts w:ascii="Garamond" w:hAnsi="Garamond"/>
          <w:color w:val="000000" w:themeColor="text1"/>
        </w:rPr>
        <w:pPrChange w:id="16537" w:author="Summer 2023 updates" w:date="2024-07-31T13:42:00Z">
          <w:pPr>
            <w:spacing w:after="0"/>
          </w:pPr>
        </w:pPrChange>
      </w:pPr>
      <w:r w:rsidRPr="00424939">
        <w:rPr>
          <w:rStyle w:val="Strong"/>
          <w:rFonts w:ascii="Garamond" w:hAnsi="Garamond"/>
          <w:color w:val="000000" w:themeColor="text1"/>
        </w:rPr>
        <w:t>Tuition Discounts</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6538" w:author="Summer 2023 updates" w:date="2024-07-31T13:42:00Z">
        <w:r w:rsidR="00B76E1A" w:rsidRPr="00424939">
          <w:rPr>
            <w:rStyle w:val="Strong"/>
            <w:rFonts w:ascii="Garamond" w:hAnsi="Garamond"/>
            <w:color w:val="000000" w:themeColor="text1"/>
          </w:rPr>
          <w:delInstrText>Discounts</w:delInstrText>
        </w:r>
      </w:del>
      <w:ins w:id="16539" w:author="Summer 2023 updates" w:date="2024-07-31T13:42:00Z">
        <w:r w:rsidR="00B76E1A" w:rsidRPr="00424939">
          <w:rPr>
            <w:rStyle w:val="Strong"/>
            <w:rFonts w:ascii="Garamond" w:hAnsi="Garamond"/>
            <w:color w:val="000000" w:themeColor="text1"/>
          </w:rPr>
          <w:instrText>Discount</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28E47734" w14:textId="56D24D6D" w:rsidR="00EC4853" w:rsidRPr="00EC4853" w:rsidRDefault="00EC4853" w:rsidP="00EC4853">
      <w:pPr>
        <w:rPr>
          <w:ins w:id="16540" w:author="Summer 2023 updates" w:date="2024-07-31T13:42:00Z"/>
          <w:bCs/>
        </w:rPr>
      </w:pPr>
      <w:ins w:id="16541" w:author="Summer 2023 updates" w:date="2024-07-31T13:42:00Z">
        <w:r>
          <w:rPr>
            <w:bCs/>
          </w:rPr>
          <w:t>Tuition discounts cannot be combined with Coe scholarships and grants.</w:t>
        </w:r>
      </w:ins>
    </w:p>
    <w:p w14:paraId="3147AD2A" w14:textId="3506B5E8" w:rsidR="00B07F3D" w:rsidRPr="00424939" w:rsidRDefault="00B07F3D" w:rsidP="00EC4853">
      <w:pPr>
        <w:spacing w:before="120" w:after="0"/>
        <w:rPr>
          <w:rFonts w:cs="Times New Roman"/>
          <w:color w:val="000000" w:themeColor="text1"/>
        </w:rPr>
        <w:pPrChange w:id="16542" w:author="Summer 2023 updates" w:date="2024-07-31T13:42:00Z">
          <w:pPr>
            <w:spacing w:after="0"/>
          </w:pPr>
        </w:pPrChange>
      </w:pPr>
      <w:r w:rsidRPr="00424939">
        <w:rPr>
          <w:rFonts w:cs="Times New Roman"/>
          <w:b/>
          <w:color w:val="000000" w:themeColor="text1"/>
        </w:rPr>
        <w:t>Continuing Student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25CAF3FC" w14:textId="6D405A49" w:rsidR="00B07F3D" w:rsidRPr="00424939" w:rsidRDefault="00B07F3D" w:rsidP="00B07F3D">
      <w:pPr>
        <w:spacing w:after="80"/>
        <w:rPr>
          <w:rFonts w:cs="Times New Roman"/>
          <w:color w:val="000000" w:themeColor="text1"/>
        </w:rPr>
      </w:pPr>
      <w:r w:rsidRPr="00424939">
        <w:rPr>
          <w:rFonts w:cs="Times New Roman"/>
          <w:color w:val="000000" w:themeColor="text1"/>
        </w:rPr>
        <w:t xml:space="preserve">Undergraduate and Post-baccalaureate students who do not qualify for Coe scholarships and grants may contact the Office of </w:t>
      </w:r>
      <w:r w:rsidR="00277E72">
        <w:rPr>
          <w:rFonts w:cs="Times New Roman"/>
          <w:color w:val="000000" w:themeColor="text1"/>
        </w:rPr>
        <w:t>Student Financial Services</w:t>
      </w:r>
      <w:r w:rsidR="00306A60">
        <w:rPr>
          <w:rFonts w:cs="Times New Roman"/>
          <w:color w:val="000000" w:themeColor="text1"/>
        </w:rPr>
        <w:t xml:space="preserve"> to determine</w:t>
      </w:r>
      <w:r w:rsidR="000D4260">
        <w:rPr>
          <w:rFonts w:cs="Times New Roman"/>
          <w:color w:val="000000" w:themeColor="text1"/>
        </w:rPr>
        <w:t xml:space="preserve"> whether</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they qualify for a tuition discount.</w:t>
      </w:r>
    </w:p>
    <w:p w14:paraId="75FEC836" w14:textId="4400AE59" w:rsidR="00B07F3D" w:rsidRPr="00424939" w:rsidRDefault="00B07F3D" w:rsidP="00EC4853">
      <w:pPr>
        <w:spacing w:before="120" w:after="0"/>
        <w:rPr>
          <w:rFonts w:cs="Times New Roman"/>
          <w:b/>
          <w:color w:val="000000" w:themeColor="text1"/>
        </w:rPr>
        <w:pPrChange w:id="16543" w:author="Summer 2023 updates" w:date="2024-07-31T13:42:00Z">
          <w:pPr>
            <w:spacing w:after="0"/>
          </w:pPr>
        </w:pPrChange>
      </w:pPr>
      <w:r w:rsidRPr="00424939">
        <w:rPr>
          <w:rFonts w:cs="Times New Roman"/>
          <w:b/>
          <w:color w:val="000000" w:themeColor="text1"/>
        </w:rPr>
        <w:t>Teacher Education</w:t>
      </w:r>
      <w:r w:rsidR="00B8454E" w:rsidRPr="00424939">
        <w:rPr>
          <w:rFonts w:cs="Times New Roman"/>
          <w:b/>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b/>
          <w:color w:val="000000" w:themeColor="text1"/>
        </w:rPr>
        <w:fldChar w:fldCharType="end"/>
      </w:r>
      <w:r w:rsidRPr="00424939">
        <w:rPr>
          <w:rFonts w:cs="Times New Roman"/>
          <w:b/>
          <w:color w:val="000000" w:themeColor="text1"/>
        </w:rPr>
        <w:t xml:space="preserve">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4A53AC43" w14:textId="107384B1" w:rsidR="00B07F3D" w:rsidRPr="00424939" w:rsidRDefault="00B07F3D" w:rsidP="00B07F3D">
      <w:pPr>
        <w:spacing w:after="80"/>
        <w:rPr>
          <w:rFonts w:cs="Times New Roman"/>
          <w:color w:val="000000" w:themeColor="text1"/>
        </w:rPr>
      </w:pPr>
      <w:r w:rsidRPr="00424939">
        <w:rPr>
          <w:rFonts w:cs="Times New Roman"/>
          <w:color w:val="000000" w:themeColor="text1"/>
        </w:rPr>
        <w:t>Qualifying education students enrolled in Coe’s Ninth-Term/Fifth-Year programs may obtain an application from the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Department for a discount of up to 60% of regular full-time tuition charges. Students should contact the Education Department for detailed instructions and deadlines for applying (rates subject to change).</w:t>
      </w:r>
    </w:p>
    <w:p w14:paraId="07046EDE" w14:textId="480CC81A" w:rsidR="00B07F3D" w:rsidRPr="00424939" w:rsidRDefault="00B07F3D" w:rsidP="00EC4853">
      <w:pPr>
        <w:spacing w:before="120" w:after="0"/>
        <w:rPr>
          <w:rFonts w:cs="Times New Roman"/>
          <w:color w:val="000000" w:themeColor="text1"/>
        </w:rPr>
        <w:pPrChange w:id="16544" w:author="Summer 2023 updates" w:date="2024-07-31T13:42:00Z">
          <w:pPr/>
        </w:pPrChange>
      </w:pPr>
      <w:r w:rsidRPr="00424939">
        <w:rPr>
          <w:rFonts w:cs="Times New Roman"/>
          <w:b/>
          <w:color w:val="000000" w:themeColor="text1"/>
        </w:rPr>
        <w:t>Accounting Discount</w:t>
      </w:r>
      <w:r w:rsidR="00B76E1A" w:rsidRPr="00424939">
        <w:rPr>
          <w:rFonts w:cs="Times New Roman"/>
          <w:b/>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Discount</w:instrText>
      </w:r>
      <w:r w:rsidR="00B76E1A" w:rsidRPr="00424939">
        <w:rPr>
          <w:color w:val="000000" w:themeColor="text1"/>
        </w:rPr>
        <w:instrText xml:space="preserve">" </w:instrText>
      </w:r>
      <w:r w:rsidR="00B76E1A" w:rsidRPr="00424939">
        <w:rPr>
          <w:rFonts w:cs="Times New Roman"/>
          <w:b/>
          <w:color w:val="000000" w:themeColor="text1"/>
        </w:rPr>
        <w:fldChar w:fldCharType="end"/>
      </w:r>
    </w:p>
    <w:p w14:paraId="501DFD09" w14:textId="77777777" w:rsidR="00B07F3D" w:rsidRPr="00424939" w:rsidRDefault="00B07F3D" w:rsidP="002E112B">
      <w:pPr>
        <w:spacing w:after="0"/>
        <w:rPr>
          <w:rFonts w:cs="Times New Roman"/>
          <w:color w:val="000000" w:themeColor="text1"/>
        </w:rPr>
      </w:pPr>
      <w:r w:rsidRPr="00424939">
        <w:rPr>
          <w:rFonts w:cs="Times New Roman"/>
          <w:color w:val="000000" w:themeColor="text1"/>
        </w:rPr>
        <w:t>Full-time students who are pursuing a major in public accounting, have not completed their degree requirements in four years, and are in good academic standing receive a tuition discount of 60% of regular tuition charges in their fifth consecutive year of study (rates subject to change).</w:t>
      </w:r>
    </w:p>
    <w:p w14:paraId="0B89B321" w14:textId="77777777" w:rsidR="00A11260" w:rsidRDefault="00A11260" w:rsidP="00B07F3D">
      <w:pPr>
        <w:spacing w:after="0"/>
        <w:rPr>
          <w:rStyle w:val="Strong"/>
          <w:rFonts w:ascii="Garamond" w:hAnsi="Garamond"/>
          <w:color w:val="000000" w:themeColor="text1"/>
        </w:rPr>
      </w:pPr>
    </w:p>
    <w:p w14:paraId="58BE743D" w14:textId="074200C6" w:rsidR="00B07F3D" w:rsidRPr="00424939" w:rsidRDefault="00B07F3D" w:rsidP="00B07F3D">
      <w:pPr>
        <w:spacing w:after="0"/>
        <w:rPr>
          <w:rStyle w:val="Strong"/>
          <w:rFonts w:ascii="Garamond" w:hAnsi="Garamond"/>
          <w:color w:val="000000" w:themeColor="text1"/>
        </w:rPr>
      </w:pPr>
      <w:del w:id="16545" w:author="Summer 2023 updates" w:date="2024-07-31T13:42:00Z">
        <w:r w:rsidRPr="00424939">
          <w:rPr>
            <w:rStyle w:val="Strong"/>
            <w:rFonts w:ascii="Garamond" w:hAnsi="Garamond"/>
            <w:color w:val="000000" w:themeColor="text1"/>
          </w:rPr>
          <w:delText>federal self-help aid</w:delText>
        </w:r>
      </w:del>
      <w:ins w:id="16546" w:author="Summer 2023 updates" w:date="2024-07-31T13:42:00Z">
        <w:r w:rsidR="00EC4853">
          <w:rPr>
            <w:rStyle w:val="Strong"/>
            <w:rFonts w:ascii="Garamond" w:hAnsi="Garamond"/>
            <w:color w:val="000000" w:themeColor="text1"/>
          </w:rPr>
          <w:t>F</w:t>
        </w:r>
        <w:r w:rsidRPr="00424939">
          <w:rPr>
            <w:rStyle w:val="Strong"/>
            <w:rFonts w:ascii="Garamond" w:hAnsi="Garamond"/>
            <w:color w:val="000000" w:themeColor="text1"/>
          </w:rPr>
          <w:t xml:space="preserve">ederal </w:t>
        </w:r>
        <w:r w:rsidR="00EC4853">
          <w:rPr>
            <w:rStyle w:val="Strong"/>
            <w:rFonts w:ascii="Garamond" w:hAnsi="Garamond"/>
            <w:color w:val="000000" w:themeColor="text1"/>
          </w:rPr>
          <w:t>S</w:t>
        </w:r>
        <w:r w:rsidRPr="00424939">
          <w:rPr>
            <w:rStyle w:val="Strong"/>
            <w:rFonts w:ascii="Garamond" w:hAnsi="Garamond"/>
            <w:color w:val="000000" w:themeColor="text1"/>
          </w:rPr>
          <w:t>elf-</w:t>
        </w:r>
        <w:r w:rsidR="00EC4853">
          <w:rPr>
            <w:rStyle w:val="Strong"/>
            <w:rFonts w:ascii="Garamond" w:hAnsi="Garamond"/>
            <w:color w:val="000000" w:themeColor="text1"/>
          </w:rPr>
          <w:t>H</w:t>
        </w:r>
        <w:r w:rsidRPr="00424939">
          <w:rPr>
            <w:rStyle w:val="Strong"/>
            <w:rFonts w:ascii="Garamond" w:hAnsi="Garamond"/>
            <w:color w:val="000000" w:themeColor="text1"/>
          </w:rPr>
          <w:t xml:space="preserve">elp </w:t>
        </w:r>
        <w:r w:rsidR="00EC4853">
          <w:rPr>
            <w:rStyle w:val="Strong"/>
            <w:rFonts w:ascii="Garamond" w:hAnsi="Garamond"/>
            <w:color w:val="000000" w:themeColor="text1"/>
          </w:rPr>
          <w:t>A</w:t>
        </w:r>
        <w:r w:rsidRPr="00424939">
          <w:rPr>
            <w:rStyle w:val="Strong"/>
            <w:rFonts w:ascii="Garamond" w:hAnsi="Garamond"/>
            <w:color w:val="000000" w:themeColor="text1"/>
          </w:rPr>
          <w:t>id</w:t>
        </w:r>
      </w:ins>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del w:id="16547" w:author="Summer 2023 updates" w:date="2024-07-31T13:42:00Z">
        <w:r w:rsidR="00B76E1A" w:rsidRPr="00424939">
          <w:rPr>
            <w:rStyle w:val="Strong"/>
            <w:rFonts w:ascii="Garamond" w:hAnsi="Garamond"/>
            <w:color w:val="000000" w:themeColor="text1"/>
          </w:rPr>
          <w:delInstrText>aid</w:delInstrText>
        </w:r>
      </w:del>
      <w:ins w:id="16548"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p>
    <w:p w14:paraId="1D7E3A94" w14:textId="2FF15004" w:rsidR="00B07F3D" w:rsidRPr="00424939" w:rsidRDefault="00B07F3D" w:rsidP="00B07F3D">
      <w:pPr>
        <w:spacing w:after="120"/>
        <w:rPr>
          <w:rFonts w:cs="Times New Roman"/>
          <w:color w:val="000000" w:themeColor="text1"/>
        </w:rPr>
      </w:pPr>
      <w:r w:rsidRPr="00424939">
        <w:rPr>
          <w:rFonts w:cs="Times New Roman"/>
          <w:color w:val="000000" w:themeColor="text1"/>
        </w:rPr>
        <w:t>Self-help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49" w:author="Summer 2023 updates" w:date="2024-07-31T13:42:00Z">
        <w:r w:rsidR="00B76E1A" w:rsidRPr="00424939">
          <w:rPr>
            <w:rStyle w:val="Strong"/>
            <w:rFonts w:ascii="Garamond" w:hAnsi="Garamond"/>
            <w:color w:val="000000" w:themeColor="text1"/>
          </w:rPr>
          <w:delInstrText>aid</w:delInstrText>
        </w:r>
      </w:del>
      <w:ins w:id="16550"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may be need or non-need-based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51" w:author="Summer 2023 updates" w:date="2024-07-31T13:42:00Z">
        <w:r w:rsidR="00B76E1A" w:rsidRPr="00424939">
          <w:rPr>
            <w:rStyle w:val="Strong"/>
            <w:rFonts w:ascii="Garamond" w:hAnsi="Garamond"/>
            <w:color w:val="000000" w:themeColor="text1"/>
          </w:rPr>
          <w:delInstrText>need-based</w:delInstrText>
        </w:r>
      </w:del>
      <w:ins w:id="16552" w:author="Summer 2023 updates" w:date="2024-07-31T13:42:00Z">
        <w:r w:rsidR="00A364BA">
          <w:rPr>
            <w:rStyle w:val="Strong"/>
            <w:rFonts w:ascii="Garamond" w:hAnsi="Garamond"/>
            <w:color w:val="000000" w:themeColor="text1"/>
          </w:rPr>
          <w:instrText>N</w:instrText>
        </w:r>
        <w:r w:rsidR="00B76E1A" w:rsidRPr="00424939">
          <w:rPr>
            <w:rStyle w:val="Strong"/>
            <w:rFonts w:ascii="Garamond" w:hAnsi="Garamond"/>
            <w:color w:val="000000" w:themeColor="text1"/>
          </w:rPr>
          <w:instrText>eed-</w:instrText>
        </w:r>
        <w:r w:rsidR="00A364BA">
          <w:rPr>
            <w:rStyle w:val="Strong"/>
            <w:rFonts w:ascii="Garamond" w:hAnsi="Garamond"/>
            <w:color w:val="000000" w:themeColor="text1"/>
          </w:rPr>
          <w:instrText>B</w:instrText>
        </w:r>
        <w:r w:rsidR="00B76E1A" w:rsidRPr="00424939">
          <w:rPr>
            <w:rStyle w:val="Strong"/>
            <w:rFonts w:ascii="Garamond" w:hAnsi="Garamond"/>
            <w:color w:val="000000" w:themeColor="text1"/>
          </w:rPr>
          <w:instrText>ased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Students apply for these funds by completing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Once awarded, the </w:t>
      </w:r>
      <w:r w:rsidR="004412E9">
        <w:rPr>
          <w:rFonts w:cs="Times New Roman"/>
          <w:color w:val="000000" w:themeColor="text1"/>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will provide any additional paperwork that may be necessary. Self-help aid requires work for compensation or repayment of low-interest student loans. Eligibility for these programs is determined yearly and requires that the FAFSA be filed each year.</w:t>
      </w:r>
    </w:p>
    <w:p w14:paraId="0E9A0142" w14:textId="5797743B" w:rsidR="00B07F3D" w:rsidRPr="00424939" w:rsidRDefault="00B07F3D" w:rsidP="00B07F3D">
      <w:pPr>
        <w:spacing w:after="120"/>
        <w:rPr>
          <w:rFonts w:cs="Times New Roman"/>
          <w:color w:val="000000" w:themeColor="text1"/>
        </w:rPr>
      </w:pPr>
      <w:del w:id="16553" w:author="Summer 2023 updates" w:date="2024-07-31T13:42:00Z">
        <w:r w:rsidRPr="00424939">
          <w:rPr>
            <w:rFonts w:cs="Times New Roman"/>
            <w:b/>
            <w:color w:val="000000" w:themeColor="text1"/>
          </w:rPr>
          <w:delText>Work-Study Awards</w:delText>
        </w:r>
      </w:del>
      <w:ins w:id="16554" w:author="Summer 2023 updates" w:date="2024-07-31T13:42:00Z">
        <w:r w:rsidR="003B4409">
          <w:fldChar w:fldCharType="begin"/>
        </w:r>
        <w:r w:rsidR="003B4409">
          <w:instrText xml:space="preserve"> HY</w:instrText>
        </w:r>
        <w:r w:rsidR="003B4409">
          <w:instrText xml:space="preserve">PERLINK "https://studentaid.gov/understand-aid/types/work-study" </w:instrText>
        </w:r>
        <w:r w:rsidR="003B4409">
          <w:fldChar w:fldCharType="separate"/>
        </w:r>
        <w:r w:rsidRPr="001337DE">
          <w:rPr>
            <w:rStyle w:val="Hyperlink"/>
            <w:rFonts w:cs="Times New Roman"/>
            <w:b/>
            <w:color w:val="auto"/>
          </w:rPr>
          <w:t>Work-Study Awards</w:t>
        </w:r>
        <w:r w:rsidR="003B4409">
          <w:rPr>
            <w:rStyle w:val="Hyperlink"/>
            <w:rFonts w:cs="Times New Roman"/>
            <w:b/>
            <w:color w:val="auto"/>
          </w:rPr>
          <w:fldChar w:fldCharType="end"/>
        </w:r>
      </w:ins>
      <w:r w:rsidRPr="00424939">
        <w:rPr>
          <w:rFonts w:cs="Times New Roman"/>
          <w:b/>
          <w:color w:val="000000" w:themeColor="text1"/>
        </w:rPr>
        <w:t xml:space="preserve"> </w:t>
      </w:r>
      <w:r w:rsidRPr="00424939">
        <w:rPr>
          <w:rFonts w:cs="Times New Roman"/>
          <w:color w:val="000000" w:themeColor="text1"/>
        </w:rPr>
        <w:t xml:space="preserve">provide part-time employment on campus, at area non-profit agencies and in local schools. </w:t>
      </w:r>
    </w:p>
    <w:p w14:paraId="452EEB03" w14:textId="111B0C17" w:rsidR="00B07F3D" w:rsidRPr="00424939" w:rsidRDefault="00B07F3D" w:rsidP="003A57BE">
      <w:pPr>
        <w:keepNext/>
        <w:spacing w:after="80"/>
        <w:rPr>
          <w:rFonts w:cs="Times New Roman"/>
          <w:color w:val="000000" w:themeColor="text1"/>
        </w:rPr>
      </w:pPr>
      <w:r w:rsidRPr="00424939">
        <w:rPr>
          <w:rFonts w:cs="Times New Roman"/>
          <w:b/>
          <w:color w:val="000000" w:themeColor="text1"/>
        </w:rPr>
        <w:t>William D. Ford Federal Direct Stafford Loans</w:t>
      </w:r>
      <w:r w:rsidRPr="00424939">
        <w:rPr>
          <w:rFonts w:cs="Times New Roman"/>
          <w:b/>
          <w:bCs/>
          <w:color w:val="000000" w:themeColor="text1"/>
        </w:rPr>
        <w:t xml:space="preserve"> </w:t>
      </w:r>
      <w:r w:rsidRPr="00424939">
        <w:rPr>
          <w:rFonts w:cs="Times New Roman"/>
          <w:color w:val="000000" w:themeColor="text1"/>
        </w:rPr>
        <w:t xml:space="preserve">must be repaid by the student. The Federal Direct Stafford (FDS) loan program allows students to borrow low-interest loans directly from the federal government. To qualify for </w:t>
      </w:r>
      <w:r w:rsidR="00066316" w:rsidRPr="00424939">
        <w:rPr>
          <w:rFonts w:cs="Times New Roman"/>
          <w:color w:val="000000" w:themeColor="text1"/>
        </w:rPr>
        <w:t>an</w:t>
      </w:r>
      <w:r w:rsidRPr="00424939">
        <w:rPr>
          <w:rFonts w:cs="Times New Roman"/>
          <w:color w:val="000000" w:themeColor="text1"/>
        </w:rPr>
        <w:t xml:space="preserve"> FDS loan, a student must file the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be admitted to a degree or certificate program, and be enrolled at least half-time (2.0 course credits).</w:t>
      </w:r>
    </w:p>
    <w:p w14:paraId="33FAA81C" w14:textId="77777777" w:rsidR="00B07F3D" w:rsidRPr="00424939" w:rsidRDefault="00B07F3D" w:rsidP="00B07F3D">
      <w:pPr>
        <w:spacing w:after="0"/>
        <w:rPr>
          <w:rFonts w:cs="Times New Roman"/>
          <w:b/>
          <w:color w:val="000000" w:themeColor="text1"/>
        </w:rPr>
      </w:pPr>
      <w:r w:rsidRPr="00424939">
        <w:rPr>
          <w:rFonts w:cs="Times New Roman"/>
          <w:b/>
          <w:color w:val="000000" w:themeColor="text1"/>
        </w:rPr>
        <w:t>Loan Types</w:t>
      </w:r>
    </w:p>
    <w:p w14:paraId="6852DFE9" w14:textId="77777777" w:rsidR="00B07F3D" w:rsidRPr="00424939" w:rsidRDefault="00B07F3D" w:rsidP="00B07F3D">
      <w:pPr>
        <w:spacing w:after="40"/>
        <w:rPr>
          <w:del w:id="16555" w:author="Summer 2023 updates" w:date="2024-07-31T13:42:00Z"/>
          <w:rFonts w:cs="Times New Roman"/>
          <w:color w:val="000000" w:themeColor="text1"/>
        </w:rPr>
      </w:pPr>
      <w:del w:id="16556" w:author="Summer 2023 updates" w:date="2024-07-31T13:42:00Z">
        <w:r w:rsidRPr="00424939">
          <w:rPr>
            <w:rFonts w:cs="Times New Roman"/>
            <w:color w:val="000000" w:themeColor="text1"/>
          </w:rPr>
          <w:delText xml:space="preserve">There are two types of Federal Direct Stafford loans: subsidized and unsubsidized. The interest rate for loans processed during the </w:delText>
        </w:r>
        <w:r w:rsidR="004412E9">
          <w:rPr>
            <w:rFonts w:cs="Times New Roman"/>
            <w:color w:val="000000" w:themeColor="text1"/>
          </w:rPr>
          <w:delText>2021</w:delText>
        </w:r>
        <w:r w:rsidR="00357DCE" w:rsidRPr="00916644">
          <w:rPr>
            <w:rFonts w:cs="Times New Roman"/>
            <w:color w:val="000000" w:themeColor="text1"/>
          </w:rPr>
          <w:delText>–</w:delText>
        </w:r>
        <w:r w:rsidR="004412E9">
          <w:rPr>
            <w:rFonts w:cs="Times New Roman"/>
            <w:color w:val="000000" w:themeColor="text1"/>
          </w:rPr>
          <w:delText>22</w:delText>
        </w:r>
        <w:r w:rsidRPr="00424939">
          <w:rPr>
            <w:rFonts w:cs="Times New Roman"/>
            <w:color w:val="000000" w:themeColor="text1"/>
          </w:rPr>
          <w:delText xml:space="preserve"> academic year is fixed at </w:delText>
        </w:r>
        <w:r w:rsidR="004412E9">
          <w:rPr>
            <w:rFonts w:cs="Times New Roman"/>
            <w:color w:val="000000" w:themeColor="text1"/>
          </w:rPr>
          <w:delText>3.73</w:delText>
        </w:r>
        <w:r w:rsidRPr="00424939">
          <w:rPr>
            <w:rFonts w:cs="Times New Roman"/>
            <w:color w:val="000000" w:themeColor="text1"/>
          </w:rPr>
          <w:delText xml:space="preserve"> percent. A </w:delText>
        </w:r>
        <w:r w:rsidR="004412E9">
          <w:rPr>
            <w:rFonts w:cs="Times New Roman"/>
            <w:color w:val="000000" w:themeColor="text1"/>
          </w:rPr>
          <w:delText>1.057</w:delText>
        </w:r>
        <w:r w:rsidRPr="00424939">
          <w:rPr>
            <w:rFonts w:cs="Times New Roman"/>
            <w:color w:val="000000" w:themeColor="text1"/>
          </w:rPr>
          <w:delText>% origination fee is subtracted from the loan funds. Please note, interest rates, subsidies, and origination fees may change. Updated information will be published as it becomes available.</w:delText>
        </w:r>
      </w:del>
    </w:p>
    <w:p w14:paraId="321001BB" w14:textId="2DEC41B0" w:rsidR="00B07F3D" w:rsidRPr="00424939" w:rsidRDefault="00B07F3D" w:rsidP="00B07F3D">
      <w:pPr>
        <w:spacing w:after="40"/>
        <w:rPr>
          <w:ins w:id="16557" w:author="Summer 2023 updates" w:date="2024-07-31T13:42:00Z"/>
          <w:rFonts w:cs="Times New Roman"/>
          <w:color w:val="000000" w:themeColor="text1"/>
        </w:rPr>
      </w:pPr>
      <w:ins w:id="16558" w:author="Summer 2023 updates" w:date="2024-07-31T13:42:00Z">
        <w:r w:rsidRPr="00424939">
          <w:rPr>
            <w:rFonts w:cs="Times New Roman"/>
            <w:color w:val="000000" w:themeColor="text1"/>
          </w:rPr>
          <w:t xml:space="preserve">There are two </w:t>
        </w:r>
        <w:r w:rsidRPr="005C23CB">
          <w:rPr>
            <w:rFonts w:cs="Times New Roman"/>
          </w:rPr>
          <w:t xml:space="preserve">types of </w:t>
        </w:r>
        <w:r w:rsidR="003B4409">
          <w:fldChar w:fldCharType="begin"/>
        </w:r>
        <w:r w:rsidR="003B4409">
          <w:instrText xml:space="preserve"> HYPERLINK "https://studentaid.gov/understand-aid/types/loans/subsidized-unsubsidized" </w:instrText>
        </w:r>
        <w:r w:rsidR="003B4409">
          <w:fldChar w:fldCharType="separate"/>
        </w:r>
        <w:r w:rsidRPr="005C23CB">
          <w:rPr>
            <w:rStyle w:val="Hyperlink"/>
            <w:rFonts w:cs="Times New Roman"/>
            <w:color w:val="auto"/>
          </w:rPr>
          <w:t>Federal Direct Stafford loans</w:t>
        </w:r>
        <w:r w:rsidR="003B4409">
          <w:rPr>
            <w:rStyle w:val="Hyperlink"/>
            <w:rFonts w:cs="Times New Roman"/>
            <w:color w:val="auto"/>
          </w:rPr>
          <w:fldChar w:fldCharType="end"/>
        </w:r>
        <w:r w:rsidRPr="005C23CB">
          <w:rPr>
            <w:rFonts w:cs="Times New Roman"/>
          </w:rPr>
          <w:t xml:space="preserve">: </w:t>
        </w:r>
        <w:r w:rsidR="00583F4E">
          <w:rPr>
            <w:rFonts w:cs="Times New Roman"/>
            <w:color w:val="000000" w:themeColor="text1"/>
          </w:rPr>
          <w:t>subsidized and unsubsidized.</w:t>
        </w:r>
      </w:ins>
    </w:p>
    <w:p w14:paraId="2B1F2852" w14:textId="5EF89232" w:rsidR="00B07F3D" w:rsidRPr="00424939" w:rsidRDefault="00B07F3D" w:rsidP="00B07F3D">
      <w:pPr>
        <w:spacing w:after="40"/>
        <w:rPr>
          <w:rFonts w:cs="Times New Roman"/>
          <w:color w:val="000000" w:themeColor="text1"/>
        </w:rPr>
      </w:pPr>
      <w:r w:rsidRPr="00424939">
        <w:rPr>
          <w:rFonts w:cs="Times New Roman"/>
          <w:color w:val="000000" w:themeColor="text1"/>
        </w:rPr>
        <w:t>A student must have financial need to receive a subsidized loan. Financial need is not required to be eligible for an unsubsidized loan. During the time that a student is enrolled on at least a half-time basis (two course credits</w:t>
      </w:r>
      <w:r w:rsidR="00FC3F3B">
        <w:rPr>
          <w:rFonts w:cs="Times New Roman"/>
          <w:color w:val="000000" w:themeColor="text1"/>
        </w:rPr>
        <w:t xml:space="preserve"> per term) </w:t>
      </w:r>
      <w:r w:rsidRPr="00424939">
        <w:rPr>
          <w:rFonts w:cs="Times New Roman"/>
          <w:color w:val="000000" w:themeColor="text1"/>
        </w:rPr>
        <w:t>the federal government will pay the interest on a subsidized FDS loan. Interest will accrue during the in-school periods on an unsubsidized FDS loan. A student has the option of paying the interest during in-school periods or adding the interest to the principal of the loan. Principal payments begin after the six-month grace period.</w:t>
      </w:r>
    </w:p>
    <w:p w14:paraId="655A8CE8" w14:textId="73DE96B5" w:rsidR="00B07F3D" w:rsidRPr="00424939" w:rsidRDefault="00B07F3D" w:rsidP="00B07F3D">
      <w:pPr>
        <w:rPr>
          <w:rFonts w:cs="Times New Roman"/>
          <w:color w:val="000000" w:themeColor="text1"/>
        </w:rPr>
      </w:pPr>
      <w:r w:rsidRPr="00424939">
        <w:rPr>
          <w:rFonts w:cs="Times New Roman"/>
          <w:color w:val="000000" w:themeColor="text1"/>
        </w:rPr>
        <w:t xml:space="preserve">Once a student is no longer enrolled at least half-time, repayment begins after a </w:t>
      </w:r>
      <w:r w:rsidR="005C15B7">
        <w:rPr>
          <w:rFonts w:cs="Times New Roman"/>
          <w:color w:val="000000" w:themeColor="text1"/>
        </w:rPr>
        <w:t>six-</w:t>
      </w:r>
      <w:r w:rsidRPr="00424939">
        <w:rPr>
          <w:rFonts w:cs="Times New Roman"/>
          <w:color w:val="000000" w:themeColor="text1"/>
        </w:rPr>
        <w:t>month grace period. During the grace period, the student will receive repayment information from the loan servicer, including the first payment due date. Information on the servicer assigned to a student’s loans can be looked up on</w:t>
      </w:r>
      <w:r w:rsidR="00FC3F3B">
        <w:rPr>
          <w:rFonts w:cs="Times New Roman"/>
          <w:color w:val="000000" w:themeColor="text1"/>
        </w:rPr>
        <w:t xml:space="preserve"> </w:t>
      </w:r>
      <w:r w:rsidR="00FC3F3B" w:rsidRPr="00FC3F3B">
        <w:rPr>
          <w:rFonts w:cs="Times New Roman"/>
          <w:color w:val="000000" w:themeColor="text1"/>
          <w:u w:val="single"/>
        </w:rPr>
        <w:t>studentaid.gov.</w:t>
      </w:r>
    </w:p>
    <w:p w14:paraId="5DDC862F" w14:textId="7B7092C2" w:rsidR="00B07F3D" w:rsidRPr="00424939" w:rsidRDefault="00B07F3D" w:rsidP="00B07F3D">
      <w:pPr>
        <w:spacing w:after="80"/>
        <w:rPr>
          <w:rFonts w:cs="Times New Roman"/>
          <w:color w:val="000000" w:themeColor="text1"/>
        </w:rPr>
      </w:pPr>
      <w:del w:id="16559" w:author="Summer 2023 updates" w:date="2024-07-31T13:42:00Z">
        <w:r w:rsidRPr="00424939">
          <w:rPr>
            <w:rFonts w:cs="Times New Roman"/>
            <w:b/>
            <w:color w:val="000000" w:themeColor="text1"/>
          </w:rPr>
          <w:delText>Federal Direct Parent Loan for Undergraduate Student’s (PLUS)</w:delText>
        </w:r>
      </w:del>
      <w:ins w:id="16560" w:author="Summer 2023 updates" w:date="2024-07-31T13:42:00Z">
        <w:r w:rsidR="003B4409">
          <w:fldChar w:fldCharType="begin"/>
        </w:r>
        <w:r w:rsidR="003B4409">
          <w:instrText xml:space="preserve"> HYPERLINK "https://studentaid.gov/plus-app/parent/landing" </w:instrText>
        </w:r>
        <w:r w:rsidR="003B4409">
          <w:fldChar w:fldCharType="separate"/>
        </w:r>
        <w:r w:rsidRPr="00583F4E">
          <w:rPr>
            <w:rStyle w:val="Hyperlink"/>
            <w:rFonts w:cs="Times New Roman"/>
            <w:b/>
            <w:color w:val="auto"/>
          </w:rPr>
          <w:t>Federal Direct Parent</w:t>
        </w:r>
        <w:r w:rsidR="00583F4E" w:rsidRPr="00583F4E">
          <w:rPr>
            <w:rStyle w:val="Hyperlink"/>
            <w:rFonts w:cs="Times New Roman"/>
            <w:b/>
            <w:color w:val="auto"/>
          </w:rPr>
          <w:t xml:space="preserve"> Loan for Undergraduate Student</w:t>
        </w:r>
        <w:r w:rsidRPr="00583F4E">
          <w:rPr>
            <w:rStyle w:val="Hyperlink"/>
            <w:rFonts w:cs="Times New Roman"/>
            <w:b/>
            <w:color w:val="auto"/>
          </w:rPr>
          <w:t>s (PLUS)</w:t>
        </w:r>
        <w:r w:rsidR="003B4409">
          <w:rPr>
            <w:rStyle w:val="Hyperlink"/>
            <w:rFonts w:cs="Times New Roman"/>
            <w:b/>
            <w:color w:val="auto"/>
          </w:rPr>
          <w:fldChar w:fldCharType="end"/>
        </w:r>
      </w:ins>
      <w:r w:rsidRPr="00424939">
        <w:rPr>
          <w:rFonts w:cs="Times New Roman"/>
          <w:b/>
          <w:color w:val="000000" w:themeColor="text1"/>
        </w:rPr>
        <w:t xml:space="preserve"> Parents</w:t>
      </w:r>
      <w:r w:rsidRPr="00424939">
        <w:rPr>
          <w:rFonts w:cs="Times New Roman"/>
          <w:color w:val="000000" w:themeColor="text1"/>
        </w:rPr>
        <w:t xml:space="preserve"> who can demonstrate good credit may borrow the difference between the student’s costs of attendance</w:t>
      </w:r>
      <w:r w:rsidR="00B76E1A" w:rsidRPr="00424939">
        <w:rPr>
          <w:rFonts w:cs="Times New Roman"/>
          <w:color w:val="000000" w:themeColor="text1"/>
        </w:rPr>
        <w:fldChar w:fldCharType="begin"/>
      </w:r>
      <w:r w:rsidR="00B76E1A" w:rsidRPr="00D30C98">
        <w:rPr>
          <w:rFonts w:cs="Times New Roman"/>
          <w:color w:val="000000" w:themeColor="text1"/>
        </w:rPr>
        <w:instrText xml:space="preserve"> XE "</w:instrText>
      </w:r>
      <w:del w:id="16561" w:author="Summer 2023 updates" w:date="2024-07-31T13:42:00Z">
        <w:r w:rsidR="00B76E1A" w:rsidRPr="00424939">
          <w:rPr>
            <w:rStyle w:val="Strong"/>
            <w:rFonts w:ascii="Garamond" w:hAnsi="Garamond"/>
            <w:color w:val="000000" w:themeColor="text1"/>
          </w:rPr>
          <w:delInstrText>attendance</w:delInstrText>
        </w:r>
      </w:del>
      <w:ins w:id="16562" w:author="Summer 2023 updates" w:date="2024-07-31T13:42:00Z">
        <w:r w:rsidR="00D30C98" w:rsidRPr="00D30C98">
          <w:rPr>
            <w:rFonts w:cs="Times New Roman"/>
            <w:b/>
            <w:color w:val="000000" w:themeColor="text1"/>
          </w:rPr>
          <w:instrText>A</w:instrText>
        </w:r>
        <w:r w:rsidR="00B76E1A" w:rsidRPr="00D30C98">
          <w:rPr>
            <w:rFonts w:cs="Times New Roman"/>
            <w:b/>
            <w:color w:val="000000" w:themeColor="text1"/>
          </w:rPr>
          <w:instrText>ttendance</w:instrText>
        </w:r>
      </w:ins>
      <w:r w:rsidR="00B76E1A" w:rsidRPr="00D30C98">
        <w:rPr>
          <w:rFonts w:cs="Times New Roman"/>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less financial assistance. Both custodial and non-custodial</w:t>
      </w:r>
      <w:del w:id="16563" w:author="Summer 2023 updates" w:date="2024-07-31T13:42:00Z">
        <w:r w:rsidRPr="00424939">
          <w:rPr>
            <w:rFonts w:cs="Times New Roman"/>
            <w:color w:val="000000" w:themeColor="text1"/>
          </w:rPr>
          <w:delText xml:space="preserve"> parents can borrow through the PLUS loan program in order to meet their obligation to the student’s costs at Coe. The interest rate for loans processed during </w:delText>
        </w:r>
        <w:r w:rsidRPr="00FC3F3B">
          <w:rPr>
            <w:rFonts w:cs="Times New Roman"/>
            <w:color w:val="000000" w:themeColor="text1"/>
          </w:rPr>
          <w:delText xml:space="preserve">the </w:delText>
        </w:r>
        <w:r w:rsidR="004412E9" w:rsidRPr="00FC3F3B">
          <w:rPr>
            <w:rFonts w:cs="Times New Roman"/>
            <w:color w:val="000000" w:themeColor="text1"/>
          </w:rPr>
          <w:delText>2021</w:delText>
        </w:r>
        <w:r w:rsidR="001052E6" w:rsidRPr="00916644">
          <w:rPr>
            <w:rFonts w:cs="Times New Roman"/>
            <w:color w:val="000000" w:themeColor="text1"/>
          </w:rPr>
          <w:delText>–</w:delText>
        </w:r>
        <w:r w:rsidR="004412E9" w:rsidRPr="00FC3F3B">
          <w:rPr>
            <w:rFonts w:cs="Times New Roman"/>
            <w:color w:val="000000" w:themeColor="text1"/>
          </w:rPr>
          <w:delText xml:space="preserve">22 </w:delText>
        </w:r>
        <w:r w:rsidRPr="00FC3F3B">
          <w:rPr>
            <w:rFonts w:cs="Times New Roman"/>
            <w:color w:val="000000" w:themeColor="text1"/>
          </w:rPr>
          <w:delText>academic</w:delText>
        </w:r>
        <w:r w:rsidRPr="00424939">
          <w:rPr>
            <w:rFonts w:cs="Times New Roman"/>
            <w:color w:val="000000" w:themeColor="text1"/>
          </w:rPr>
          <w:delText xml:space="preserve"> year is fixed at </w:delText>
        </w:r>
        <w:r w:rsidR="008859FB">
          <w:rPr>
            <w:rFonts w:cs="Times New Roman"/>
            <w:color w:val="000000" w:themeColor="text1"/>
          </w:rPr>
          <w:delText>6.28</w:delText>
        </w:r>
        <w:r w:rsidR="00826291">
          <w:rPr>
            <w:rFonts w:cs="Times New Roman"/>
            <w:color w:val="000000" w:themeColor="text1"/>
          </w:rPr>
          <w:delText xml:space="preserve"> %.</w:delText>
        </w:r>
        <w:r w:rsidRPr="00424939">
          <w:rPr>
            <w:rFonts w:cs="Times New Roman"/>
            <w:color w:val="000000" w:themeColor="text1"/>
          </w:rPr>
          <w:delText xml:space="preserve">  A </w:delText>
        </w:r>
        <w:r w:rsidR="008859FB">
          <w:rPr>
            <w:rFonts w:cs="Times New Roman"/>
            <w:color w:val="000000" w:themeColor="text1"/>
          </w:rPr>
          <w:delText>4.228</w:delText>
        </w:r>
        <w:r w:rsidRPr="00424939">
          <w:rPr>
            <w:rFonts w:cs="Times New Roman"/>
            <w:color w:val="000000" w:themeColor="text1"/>
          </w:rPr>
          <w:delText>% origination fee is subtracted from the loan funds</w:delText>
        </w:r>
      </w:del>
      <w:r w:rsidRPr="00424939">
        <w:rPr>
          <w:rFonts w:cs="Times New Roman"/>
          <w:color w:val="000000" w:themeColor="text1"/>
        </w:rPr>
        <w:t>. Repayment begins 60 days after the loan is fully disbursed unless the borrower requests to defer payment while the student is enrolled.</w:t>
      </w:r>
    </w:p>
    <w:p w14:paraId="28BB0D3F" w14:textId="77777777" w:rsidR="00B07F3D" w:rsidRPr="00424939" w:rsidRDefault="00B07F3D" w:rsidP="00B07F3D">
      <w:pPr>
        <w:rPr>
          <w:del w:id="16564" w:author="Summer 2023 updates" w:date="2024-07-31T13:42:00Z"/>
          <w:rFonts w:cs="Times New Roman"/>
          <w:color w:val="000000" w:themeColor="text1"/>
        </w:rPr>
      </w:pPr>
      <w:del w:id="16565" w:author="Summer 2023 updates" w:date="2024-07-31T13:42:00Z">
        <w:r w:rsidRPr="00424939">
          <w:rPr>
            <w:rFonts w:cs="Times New Roman"/>
            <w:b/>
            <w:color w:val="000000" w:themeColor="text1"/>
          </w:rPr>
          <w:delText>Federal Direct PLUS Loan Program for Graduate Students</w:delText>
        </w:r>
        <w:r w:rsidRPr="00424939">
          <w:rPr>
            <w:rFonts w:cs="Times New Roman"/>
            <w:color w:val="000000" w:themeColor="text1"/>
          </w:rPr>
          <w:delText xml:space="preserve"> must be repaid by the student. The terms and conditions applicable to the Parent PLUS Loan (made to parents of dependent students) also apply to PLUS Loans made to graduate students.</w:delText>
        </w:r>
      </w:del>
    </w:p>
    <w:p w14:paraId="2AF7EB9A" w14:textId="77777777" w:rsidR="004D4F43" w:rsidRDefault="004D4F43" w:rsidP="00B07F3D">
      <w:pPr>
        <w:spacing w:after="0"/>
        <w:rPr>
          <w:del w:id="16566" w:author="Summer 2023 updates" w:date="2024-07-31T13:42:00Z"/>
          <w:rStyle w:val="Strong"/>
          <w:rFonts w:ascii="Garamond" w:hAnsi="Garamond"/>
          <w:color w:val="000000" w:themeColor="text1"/>
        </w:rPr>
      </w:pPr>
    </w:p>
    <w:p w14:paraId="041631E4" w14:textId="77777777" w:rsidR="00B07F3D" w:rsidRPr="00424939" w:rsidRDefault="00B07F3D" w:rsidP="00B07F3D">
      <w:pPr>
        <w:spacing w:after="0"/>
        <w:rPr>
          <w:del w:id="16567" w:author="Summer 2023 updates" w:date="2024-07-31T13:42:00Z"/>
          <w:rStyle w:val="Strong"/>
          <w:rFonts w:ascii="Garamond" w:hAnsi="Garamond"/>
          <w:color w:val="000000" w:themeColor="text1"/>
        </w:rPr>
      </w:pPr>
      <w:del w:id="16568" w:author="Summer 2023 updates" w:date="2024-07-31T13:42:00Z">
        <w:r w:rsidRPr="00FC3F3B">
          <w:rPr>
            <w:rStyle w:val="Strong"/>
            <w:rFonts w:ascii="Garamond" w:hAnsi="Garamond"/>
            <w:color w:val="000000" w:themeColor="text1"/>
          </w:rPr>
          <w:delText>general policies</w:delText>
        </w:r>
      </w:del>
    </w:p>
    <w:p w14:paraId="0DEC3412" w14:textId="77777777" w:rsidR="004D4F43" w:rsidRDefault="004D4F43" w:rsidP="00B07F3D">
      <w:pPr>
        <w:spacing w:after="0"/>
        <w:rPr>
          <w:ins w:id="16569" w:author="Summer 2023 updates" w:date="2024-07-31T13:42:00Z"/>
          <w:rStyle w:val="Strong"/>
          <w:rFonts w:ascii="Garamond" w:hAnsi="Garamond"/>
          <w:color w:val="000000" w:themeColor="text1"/>
        </w:rPr>
      </w:pPr>
    </w:p>
    <w:p w14:paraId="5D03AD28" w14:textId="7977B29C" w:rsidR="00B07F3D" w:rsidRPr="00424939" w:rsidRDefault="002C74BC" w:rsidP="00B07F3D">
      <w:pPr>
        <w:spacing w:after="0"/>
        <w:rPr>
          <w:ins w:id="16570" w:author="Summer 2023 updates" w:date="2024-07-31T13:42:00Z"/>
          <w:rStyle w:val="Strong"/>
          <w:rFonts w:ascii="Garamond" w:hAnsi="Garamond"/>
          <w:color w:val="000000" w:themeColor="text1"/>
        </w:rPr>
      </w:pPr>
      <w:ins w:id="16571" w:author="Summer 2023 updates" w:date="2024-07-31T13:42:00Z">
        <w:r>
          <w:rPr>
            <w:rStyle w:val="Strong"/>
            <w:rFonts w:ascii="Garamond" w:hAnsi="Garamond"/>
            <w:color w:val="000000" w:themeColor="text1"/>
          </w:rPr>
          <w:t>Private/Alternative Student Loans</w:t>
        </w:r>
      </w:ins>
    </w:p>
    <w:p w14:paraId="7116AF6B" w14:textId="62849B1E" w:rsidR="00B07F3D" w:rsidRPr="00424939" w:rsidRDefault="00B07F3D" w:rsidP="00B07F3D">
      <w:pPr>
        <w:spacing w:after="0"/>
        <w:rPr>
          <w:rFonts w:cs="Times New Roman"/>
          <w:b/>
          <w:bCs/>
          <w:color w:val="000000" w:themeColor="text1"/>
        </w:rPr>
      </w:pPr>
      <w:bookmarkStart w:id="16572" w:name="SatisfactoryAcademicProgress"/>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Satisfactory Academic Progress Policy</w:t>
      </w:r>
      <w:bookmarkEnd w:id="16572"/>
      <w:del w:id="16573" w:author="Summer 2023 updates" w:date="2024-07-31T13:42:00Z">
        <w:r w:rsidRPr="00424939">
          <w:rPr>
            <w:rFonts w:cs="Times New Roman"/>
            <w:b/>
            <w:bCs/>
            <w:color w:val="000000" w:themeColor="text1"/>
          </w:rPr>
          <w:delText xml:space="preserve"> — Academic Year</w:delText>
        </w:r>
        <w:r w:rsidR="002E2CCC" w:rsidRPr="00424939">
          <w:rPr>
            <w:rFonts w:cs="Times New Roman"/>
            <w:b/>
            <w:bCs/>
            <w:color w:val="000000" w:themeColor="text1"/>
          </w:rPr>
          <w:fldChar w:fldCharType="begin"/>
        </w:r>
        <w:r w:rsidR="002E2CCC" w:rsidRPr="00424939">
          <w:rPr>
            <w:color w:val="000000" w:themeColor="text1"/>
          </w:rPr>
          <w:delInstrText xml:space="preserve"> XE "</w:delInstrText>
        </w:r>
        <w:r w:rsidR="002E2CCC" w:rsidRPr="00424939">
          <w:rPr>
            <w:rFonts w:cs="Times New Roman"/>
            <w:b/>
            <w:bCs/>
            <w:color w:val="000000" w:themeColor="text1"/>
          </w:rPr>
          <w:delInstrText>Academic Year</w:delInstrText>
        </w:r>
        <w:r w:rsidR="002E2CCC" w:rsidRPr="00424939">
          <w:rPr>
            <w:color w:val="000000" w:themeColor="text1"/>
          </w:rPr>
          <w:delInstrText xml:space="preserve">" </w:delInstrText>
        </w:r>
        <w:r w:rsidR="002E2CCC" w:rsidRPr="00424939">
          <w:rPr>
            <w:rFonts w:cs="Times New Roman"/>
            <w:b/>
            <w:bCs/>
            <w:color w:val="000000" w:themeColor="text1"/>
          </w:rPr>
          <w:fldChar w:fldCharType="end"/>
        </w:r>
        <w:r w:rsidRPr="00424939">
          <w:rPr>
            <w:rFonts w:cs="Times New Roman"/>
            <w:b/>
            <w:bCs/>
            <w:color w:val="000000" w:themeColor="text1"/>
          </w:rPr>
          <w:delText xml:space="preserve"> </w:delText>
        </w:r>
        <w:r w:rsidR="00465D83">
          <w:rPr>
            <w:rFonts w:cs="Times New Roman"/>
            <w:b/>
            <w:bCs/>
            <w:color w:val="000000" w:themeColor="text1"/>
          </w:rPr>
          <w:delText>2</w:delText>
        </w:r>
        <w:r w:rsidR="006E104A">
          <w:rPr>
            <w:rFonts w:cs="Times New Roman"/>
            <w:b/>
            <w:bCs/>
            <w:color w:val="000000" w:themeColor="text1"/>
          </w:rPr>
          <w:delText>2</w:delText>
        </w:r>
        <w:r w:rsidR="001052E6" w:rsidRPr="00916644">
          <w:rPr>
            <w:rFonts w:cs="Times New Roman"/>
            <w:color w:val="000000" w:themeColor="text1"/>
          </w:rPr>
          <w:delText>–</w:delText>
        </w:r>
        <w:r w:rsidR="006E104A">
          <w:rPr>
            <w:rFonts w:cs="Times New Roman"/>
            <w:b/>
            <w:bCs/>
            <w:color w:val="000000" w:themeColor="text1"/>
          </w:rPr>
          <w:delText>23</w:delText>
        </w:r>
      </w:del>
    </w:p>
    <w:p w14:paraId="0E549E8D" w14:textId="143FBCF2" w:rsidR="00B07F3D" w:rsidRPr="00424939" w:rsidRDefault="00B07F3D" w:rsidP="00B07F3D">
      <w:pPr>
        <w:spacing w:after="40"/>
        <w:rPr>
          <w:rFonts w:cs="Times New Roman"/>
          <w:color w:val="000000" w:themeColor="text1"/>
        </w:rPr>
      </w:pPr>
      <w:r w:rsidRPr="00424939">
        <w:rPr>
          <w:rFonts w:cs="Times New Roman"/>
          <w:color w:val="000000" w:themeColor="text1"/>
        </w:rPr>
        <w:t xml:space="preserve">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required to monitor students who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74" w:author="Summer 2023 updates" w:date="2024-07-31T13:42:00Z">
        <w:r w:rsidR="00B76E1A" w:rsidRPr="00424939">
          <w:rPr>
            <w:rStyle w:val="Strong"/>
            <w:rFonts w:ascii="Garamond" w:hAnsi="Garamond"/>
            <w:color w:val="000000" w:themeColor="text1"/>
          </w:rPr>
          <w:delInstrText>aid</w:delInstrText>
        </w:r>
      </w:del>
      <w:ins w:id="16575"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to determine if they are making satisfactory academic progress (SAP) toward their degree program.</w:t>
      </w:r>
    </w:p>
    <w:p w14:paraId="5F53324E" w14:textId="6C404ABB" w:rsidR="00B07F3D" w:rsidRPr="00424939" w:rsidRDefault="00B07F3D" w:rsidP="00B07F3D">
      <w:pPr>
        <w:spacing w:after="40"/>
        <w:rPr>
          <w:rFonts w:cs="Times New Roman"/>
          <w:color w:val="000000" w:themeColor="text1"/>
        </w:rPr>
      </w:pPr>
      <w:r w:rsidRPr="00424939">
        <w:rPr>
          <w:rFonts w:cs="Times New Roman"/>
          <w:color w:val="000000" w:themeColor="text1"/>
        </w:rPr>
        <w:t>SAP standards apply to all students receiving federal, state, and institutional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76" w:author="Summer 2023 updates" w:date="2024-07-31T13:42:00Z">
        <w:r w:rsidR="00B76E1A" w:rsidRPr="00424939">
          <w:rPr>
            <w:rStyle w:val="Strong"/>
            <w:rFonts w:ascii="Garamond" w:hAnsi="Garamond"/>
            <w:color w:val="000000" w:themeColor="text1"/>
          </w:rPr>
          <w:delInstrText>aid</w:delInstrText>
        </w:r>
      </w:del>
      <w:ins w:id="16577"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These standards apply to a student’s entire degree program including terms for which financial aid was not applied or for which enrollment was less than full-time.  </w:t>
      </w:r>
    </w:p>
    <w:p w14:paraId="15BDC530" w14:textId="797FD853" w:rsidR="00B07F3D" w:rsidRPr="00424939" w:rsidRDefault="00B07F3D" w:rsidP="00B07F3D">
      <w:pPr>
        <w:spacing w:after="40"/>
        <w:rPr>
          <w:rFonts w:cs="Times New Roman"/>
          <w:color w:val="000000" w:themeColor="text1"/>
        </w:rPr>
      </w:pPr>
      <w:r w:rsidRPr="00424939">
        <w:rPr>
          <w:rFonts w:cs="Times New Roman"/>
          <w:color w:val="000000" w:themeColor="text1"/>
        </w:rPr>
        <w:t>SAP of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78" w:author="Summer 2023 updates" w:date="2024-07-31T13:42:00Z">
        <w:r w:rsidR="00B76E1A" w:rsidRPr="00424939">
          <w:rPr>
            <w:rStyle w:val="Strong"/>
            <w:rFonts w:ascii="Garamond" w:hAnsi="Garamond"/>
            <w:color w:val="000000" w:themeColor="text1"/>
          </w:rPr>
          <w:delInstrText>aid</w:delInstrText>
        </w:r>
      </w:del>
      <w:ins w:id="16579"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recipients is measured each term of the academic year* for which a student is enrolled. The specific criteria of SAP, and the consequences to the student if progress is not achieved, is outlined in the following SAP Policy. Students should contact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questions regarding the intent or the interpretation of these standards.</w:t>
      </w:r>
    </w:p>
    <w:p w14:paraId="2C4276AA" w14:textId="389AD3AD" w:rsidR="00B07F3D" w:rsidRPr="00424939" w:rsidRDefault="00B07F3D" w:rsidP="00B07F3D">
      <w:pPr>
        <w:rPr>
          <w:rFonts w:cs="Times New Roman"/>
          <w:color w:val="000000" w:themeColor="text1"/>
        </w:rPr>
      </w:pPr>
      <w:r w:rsidRPr="00424939">
        <w:rPr>
          <w:rFonts w:cs="Times New Roman"/>
          <w:color w:val="000000" w:themeColor="text1"/>
        </w:rPr>
        <w:t>SAP is measured in three components: Cumulative Grade</w:t>
      </w:r>
      <w:r w:rsidR="008C196D" w:rsidRPr="00424939">
        <w:rPr>
          <w:rFonts w:cs="Times New Roman"/>
          <w:color w:val="000000" w:themeColor="text1"/>
        </w:rPr>
        <w:fldChar w:fldCharType="begin"/>
      </w:r>
      <w:r w:rsidR="008C196D" w:rsidRPr="00424939">
        <w:rPr>
          <w:color w:val="000000" w:themeColor="text1"/>
        </w:rPr>
        <w:instrText xml:space="preserve"> XE "</w:instrText>
      </w:r>
      <w:del w:id="16580" w:author="Summer 2023 updates" w:date="2024-07-31T13:42:00Z">
        <w:r w:rsidR="008C196D" w:rsidRPr="00424939">
          <w:rPr>
            <w:rFonts w:cs="Times New Roman"/>
            <w:b/>
            <w:color w:val="000000" w:themeColor="text1"/>
          </w:rPr>
          <w:delInstrText>Grade</w:delInstrText>
        </w:r>
      </w:del>
      <w:ins w:id="16581" w:author="Summer 2023 updates" w:date="2024-07-31T13:42:00Z">
        <w:r w:rsidR="008C196D" w:rsidRPr="00424939">
          <w:rPr>
            <w:rFonts w:cs="Times New Roman"/>
            <w:b/>
            <w:color w:val="000000" w:themeColor="text1"/>
          </w:rPr>
          <w:instrText>Grade</w:instrText>
        </w:r>
        <w:r w:rsidR="00D30C98">
          <w:rPr>
            <w:rFonts w:cs="Times New Roman"/>
            <w:b/>
            <w:color w:val="000000" w:themeColor="text1"/>
          </w:rPr>
          <w:instrText>s</w:instrText>
        </w:r>
      </w:ins>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Point Average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Pace (Completion Rate); and Maximum Time Frame Limitation.</w:t>
      </w:r>
    </w:p>
    <w:p w14:paraId="0CCF2264" w14:textId="555DBFE6" w:rsidR="00B07F3D" w:rsidRPr="00424939" w:rsidRDefault="00B07F3D" w:rsidP="00E500FB">
      <w:pPr>
        <w:pStyle w:val="ListParagraph"/>
        <w:numPr>
          <w:ilvl w:val="0"/>
          <w:numId w:val="94"/>
        </w:numPr>
        <w:ind w:left="360" w:firstLine="0"/>
        <w:rPr>
          <w:rFonts w:cs="Times New Roman"/>
          <w:bCs/>
          <w:color w:val="000000" w:themeColor="text1"/>
        </w:rPr>
      </w:pPr>
      <w:r w:rsidRPr="00424939">
        <w:rPr>
          <w:rFonts w:cs="Times New Roman"/>
          <w:b/>
          <w:bCs/>
          <w:iCs/>
          <w:color w:val="000000" w:themeColor="text1"/>
        </w:rPr>
        <w:t>GPA</w:t>
      </w:r>
      <w:r w:rsidR="008C196D" w:rsidRPr="00424939">
        <w:rPr>
          <w:rFonts w:cs="Times New Roman"/>
          <w:b/>
          <w:bCs/>
          <w:iCs/>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
          <w:bCs/>
          <w:iCs/>
          <w:color w:val="000000" w:themeColor="text1"/>
        </w:rPr>
        <w:fldChar w:fldCharType="end"/>
      </w:r>
      <w:r w:rsidRPr="00424939">
        <w:rPr>
          <w:rFonts w:cs="Times New Roman"/>
          <w:b/>
          <w:bCs/>
          <w:iCs/>
          <w:color w:val="000000" w:themeColor="text1"/>
        </w:rPr>
        <w:t>:</w:t>
      </w:r>
      <w:r w:rsidRPr="00424939">
        <w:rPr>
          <w:rFonts w:cs="Times New Roman"/>
          <w:bCs/>
          <w:i/>
          <w:iCs/>
          <w:color w:val="000000" w:themeColor="text1"/>
        </w:rPr>
        <w:t xml:space="preserve"> </w:t>
      </w:r>
      <w:r w:rsidRPr="00424939">
        <w:rPr>
          <w:rFonts w:cs="Times New Roman"/>
          <w:bCs/>
          <w:color w:val="000000" w:themeColor="text1"/>
        </w:rPr>
        <w:t xml:space="preserve">A student in an undergraduate program must meet minimum GPA standards.  </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4140"/>
      </w:tblGrid>
      <w:tr w:rsidR="00424939" w:rsidRPr="00424939" w14:paraId="6490226D" w14:textId="77777777" w:rsidTr="004B10E8">
        <w:tc>
          <w:tcPr>
            <w:tcW w:w="3330" w:type="dxa"/>
            <w:vAlign w:val="center"/>
          </w:tcPr>
          <w:p w14:paraId="01670683" w14:textId="1E4FCC40" w:rsidR="00B07F3D" w:rsidRPr="00424939" w:rsidRDefault="00B07F3D" w:rsidP="004B10E8">
            <w:pPr>
              <w:spacing w:after="0"/>
              <w:jc w:val="center"/>
              <w:rPr>
                <w:rFonts w:cs="Times New Roman"/>
                <w:bCs/>
                <w:i/>
                <w:color w:val="000000" w:themeColor="text1"/>
              </w:rPr>
            </w:pPr>
            <w:r w:rsidRPr="00424939">
              <w:rPr>
                <w:rFonts w:cs="Times New Roman"/>
                <w:bCs/>
                <w:i/>
                <w:color w:val="000000" w:themeColor="text1"/>
              </w:rPr>
              <w:t>Total Course Credits Attempted</w:t>
            </w:r>
            <w:r w:rsidR="008C196D" w:rsidRPr="00424939">
              <w:rPr>
                <w:rFonts w:cs="Times New Roman"/>
                <w:bCs/>
                <w:i/>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Credits Attempted</w:instrText>
            </w:r>
            <w:r w:rsidR="008C196D" w:rsidRPr="00424939">
              <w:rPr>
                <w:color w:val="000000" w:themeColor="text1"/>
              </w:rPr>
              <w:instrText xml:space="preserve">" </w:instrText>
            </w:r>
            <w:r w:rsidR="008C196D" w:rsidRPr="00424939">
              <w:rPr>
                <w:rFonts w:cs="Times New Roman"/>
                <w:bCs/>
                <w:i/>
                <w:color w:val="000000" w:themeColor="text1"/>
              </w:rPr>
              <w:fldChar w:fldCharType="end"/>
            </w:r>
            <w:r w:rsidRPr="00424939">
              <w:rPr>
                <w:rFonts w:cs="Times New Roman"/>
                <w:bCs/>
                <w:i/>
                <w:color w:val="000000" w:themeColor="text1"/>
              </w:rPr>
              <w:t>**</w:t>
            </w:r>
          </w:p>
        </w:tc>
        <w:tc>
          <w:tcPr>
            <w:tcW w:w="4140" w:type="dxa"/>
            <w:vAlign w:val="center"/>
          </w:tcPr>
          <w:p w14:paraId="68717B32" w14:textId="0EDCEDB7" w:rsidR="00B07F3D" w:rsidRPr="00424939" w:rsidRDefault="00B07F3D" w:rsidP="004B10E8">
            <w:pPr>
              <w:spacing w:after="0"/>
              <w:jc w:val="center"/>
              <w:rPr>
                <w:rFonts w:cs="Times New Roman"/>
                <w:bCs/>
                <w:i/>
                <w:color w:val="000000" w:themeColor="text1"/>
              </w:rPr>
            </w:pPr>
            <w:r w:rsidRPr="00424939">
              <w:rPr>
                <w:rFonts w:cs="Times New Roman"/>
                <w:bCs/>
                <w:i/>
                <w:color w:val="000000" w:themeColor="text1"/>
              </w:rPr>
              <w:t>Cumulative Minimum GPA</w:t>
            </w:r>
            <w:r w:rsidR="008C196D" w:rsidRPr="00424939">
              <w:rPr>
                <w:rFonts w:cs="Times New Roman"/>
                <w:bCs/>
                <w:i/>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bCs/>
                <w:i/>
                <w:color w:val="000000" w:themeColor="text1"/>
              </w:rPr>
              <w:fldChar w:fldCharType="end"/>
            </w:r>
          </w:p>
        </w:tc>
      </w:tr>
      <w:tr w:rsidR="00424939" w:rsidRPr="00424939" w14:paraId="43791A1B" w14:textId="77777777" w:rsidTr="004B10E8">
        <w:trPr>
          <w:trHeight w:val="287"/>
        </w:trPr>
        <w:tc>
          <w:tcPr>
            <w:tcW w:w="3330" w:type="dxa"/>
            <w:vAlign w:val="center"/>
          </w:tcPr>
          <w:p w14:paraId="08859F2B" w14:textId="453C40F1"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 xml:space="preserve">0 </w:t>
            </w:r>
            <w:r w:rsidR="001052E6" w:rsidRPr="00916644">
              <w:rPr>
                <w:rFonts w:cs="Times New Roman"/>
                <w:color w:val="000000" w:themeColor="text1"/>
              </w:rPr>
              <w:t>–</w:t>
            </w:r>
            <w:r w:rsidRPr="00424939">
              <w:rPr>
                <w:rFonts w:cs="Times New Roman"/>
                <w:bCs/>
                <w:color w:val="000000" w:themeColor="text1"/>
              </w:rPr>
              <w:t xml:space="preserve"> 4.99</w:t>
            </w:r>
          </w:p>
        </w:tc>
        <w:tc>
          <w:tcPr>
            <w:tcW w:w="4140" w:type="dxa"/>
            <w:vAlign w:val="center"/>
          </w:tcPr>
          <w:p w14:paraId="0937F9DC"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1.5</w:t>
            </w:r>
          </w:p>
        </w:tc>
      </w:tr>
      <w:tr w:rsidR="00424939" w:rsidRPr="00424939" w14:paraId="2FE23C90" w14:textId="77777777" w:rsidTr="004B10E8">
        <w:tc>
          <w:tcPr>
            <w:tcW w:w="3330" w:type="dxa"/>
            <w:vAlign w:val="center"/>
          </w:tcPr>
          <w:p w14:paraId="17EB4598" w14:textId="51E9BD17" w:rsidR="00B07F3D" w:rsidRPr="00424939" w:rsidRDefault="004F0BB9" w:rsidP="004B10E8">
            <w:pPr>
              <w:spacing w:after="0"/>
              <w:jc w:val="center"/>
              <w:rPr>
                <w:rFonts w:cs="Times New Roman"/>
                <w:bCs/>
                <w:color w:val="000000" w:themeColor="text1"/>
              </w:rPr>
            </w:pPr>
            <w:r w:rsidRPr="00424939">
              <w:rPr>
                <w:rFonts w:cs="Times New Roman"/>
                <w:bCs/>
                <w:color w:val="000000" w:themeColor="text1"/>
              </w:rPr>
              <w:t>5</w:t>
            </w:r>
            <w:r w:rsidR="00FC3F3B">
              <w:rPr>
                <w:rFonts w:cs="Times New Roman"/>
                <w:bCs/>
                <w:color w:val="000000" w:themeColor="text1"/>
              </w:rPr>
              <w:t xml:space="preserve"> </w:t>
            </w:r>
            <w:r w:rsidR="001052E6" w:rsidRPr="00916644">
              <w:rPr>
                <w:rFonts w:cs="Times New Roman"/>
                <w:color w:val="000000" w:themeColor="text1"/>
              </w:rPr>
              <w:t>–</w:t>
            </w:r>
            <w:r w:rsidR="00B07F3D" w:rsidRPr="00424939">
              <w:rPr>
                <w:rFonts w:cs="Times New Roman"/>
                <w:bCs/>
                <w:color w:val="000000" w:themeColor="text1"/>
              </w:rPr>
              <w:t xml:space="preserve"> 7.9</w:t>
            </w:r>
            <w:r w:rsidR="00FC3F3B">
              <w:rPr>
                <w:rFonts w:cs="Times New Roman"/>
                <w:bCs/>
                <w:color w:val="000000" w:themeColor="text1"/>
              </w:rPr>
              <w:t>9</w:t>
            </w:r>
          </w:p>
        </w:tc>
        <w:tc>
          <w:tcPr>
            <w:tcW w:w="4140" w:type="dxa"/>
            <w:vAlign w:val="center"/>
          </w:tcPr>
          <w:p w14:paraId="37D98C25"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1.75</w:t>
            </w:r>
          </w:p>
        </w:tc>
      </w:tr>
      <w:tr w:rsidR="00424939" w:rsidRPr="00424939" w14:paraId="6729053B" w14:textId="77777777" w:rsidTr="004B10E8">
        <w:tc>
          <w:tcPr>
            <w:tcW w:w="3330" w:type="dxa"/>
            <w:vAlign w:val="center"/>
          </w:tcPr>
          <w:p w14:paraId="153A20FB" w14:textId="08E198A9"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8</w:t>
            </w:r>
            <w:r w:rsidR="00FC3F3B">
              <w:rPr>
                <w:rFonts w:cs="Times New Roman"/>
                <w:bCs/>
                <w:color w:val="000000" w:themeColor="text1"/>
              </w:rPr>
              <w:t xml:space="preserve"> </w:t>
            </w:r>
            <w:r w:rsidR="001052E6" w:rsidRPr="00916644">
              <w:rPr>
                <w:rFonts w:cs="Times New Roman"/>
                <w:color w:val="000000" w:themeColor="text1"/>
              </w:rPr>
              <w:t>–</w:t>
            </w:r>
            <w:r w:rsidRPr="00424939">
              <w:rPr>
                <w:rFonts w:cs="Times New Roman"/>
                <w:bCs/>
                <w:color w:val="000000" w:themeColor="text1"/>
              </w:rPr>
              <w:t xml:space="preserve"> 11.9</w:t>
            </w:r>
            <w:r w:rsidR="00FC3F3B">
              <w:rPr>
                <w:rFonts w:cs="Times New Roman"/>
                <w:bCs/>
                <w:color w:val="000000" w:themeColor="text1"/>
              </w:rPr>
              <w:t>9</w:t>
            </w:r>
          </w:p>
        </w:tc>
        <w:tc>
          <w:tcPr>
            <w:tcW w:w="4140" w:type="dxa"/>
            <w:vAlign w:val="center"/>
          </w:tcPr>
          <w:p w14:paraId="720FE74A"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1.8</w:t>
            </w:r>
          </w:p>
        </w:tc>
      </w:tr>
      <w:tr w:rsidR="00424939" w:rsidRPr="00424939" w14:paraId="1C890870" w14:textId="77777777" w:rsidTr="004B10E8">
        <w:tc>
          <w:tcPr>
            <w:tcW w:w="3330" w:type="dxa"/>
            <w:vAlign w:val="center"/>
          </w:tcPr>
          <w:p w14:paraId="2BBA924F" w14:textId="63883532"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 xml:space="preserve">12 </w:t>
            </w:r>
            <w:r w:rsidR="001052E6" w:rsidRPr="00916644">
              <w:rPr>
                <w:rFonts w:cs="Times New Roman"/>
                <w:color w:val="000000" w:themeColor="text1"/>
              </w:rPr>
              <w:t>–</w:t>
            </w:r>
            <w:r w:rsidRPr="00424939">
              <w:rPr>
                <w:rFonts w:cs="Times New Roman"/>
                <w:bCs/>
                <w:color w:val="000000" w:themeColor="text1"/>
              </w:rPr>
              <w:t xml:space="preserve"> 15.9</w:t>
            </w:r>
            <w:r w:rsidR="00FC3F3B">
              <w:rPr>
                <w:rFonts w:cs="Times New Roman"/>
                <w:bCs/>
                <w:color w:val="000000" w:themeColor="text1"/>
              </w:rPr>
              <w:t>9</w:t>
            </w:r>
          </w:p>
        </w:tc>
        <w:tc>
          <w:tcPr>
            <w:tcW w:w="4140" w:type="dxa"/>
            <w:vAlign w:val="center"/>
          </w:tcPr>
          <w:p w14:paraId="2F8BAD6D"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1.9</w:t>
            </w:r>
          </w:p>
        </w:tc>
      </w:tr>
      <w:tr w:rsidR="00424939" w:rsidRPr="00424939" w14:paraId="27C1E5CA" w14:textId="77777777" w:rsidTr="004B10E8">
        <w:tc>
          <w:tcPr>
            <w:tcW w:w="3330" w:type="dxa"/>
            <w:vAlign w:val="center"/>
          </w:tcPr>
          <w:p w14:paraId="5015825C"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16 and above</w:t>
            </w:r>
          </w:p>
        </w:tc>
        <w:tc>
          <w:tcPr>
            <w:tcW w:w="4140" w:type="dxa"/>
            <w:vAlign w:val="center"/>
          </w:tcPr>
          <w:p w14:paraId="6436DCCF" w14:textId="77777777" w:rsidR="00B07F3D" w:rsidRPr="00424939" w:rsidRDefault="00B07F3D" w:rsidP="004B10E8">
            <w:pPr>
              <w:spacing w:after="0"/>
              <w:jc w:val="center"/>
              <w:rPr>
                <w:rFonts w:cs="Times New Roman"/>
                <w:bCs/>
                <w:color w:val="000000" w:themeColor="text1"/>
              </w:rPr>
            </w:pPr>
            <w:r w:rsidRPr="00424939">
              <w:rPr>
                <w:rFonts w:cs="Times New Roman"/>
                <w:bCs/>
                <w:color w:val="000000" w:themeColor="text1"/>
              </w:rPr>
              <w:t>2.0</w:t>
            </w:r>
          </w:p>
        </w:tc>
      </w:tr>
    </w:tbl>
    <w:p w14:paraId="168B04B2" w14:textId="458E9EA7" w:rsidR="00B07F3D" w:rsidRPr="00E40691" w:rsidRDefault="00B07F3D" w:rsidP="00E500FB">
      <w:pPr>
        <w:pStyle w:val="ListParagraph"/>
        <w:numPr>
          <w:ilvl w:val="0"/>
          <w:numId w:val="94"/>
        </w:numPr>
        <w:ind w:left="360" w:firstLine="0"/>
      </w:pPr>
      <w:r w:rsidRPr="00D11B3F">
        <w:rPr>
          <w:b/>
          <w:iCs/>
        </w:rPr>
        <w:t>Pace:</w:t>
      </w:r>
      <w:r w:rsidRPr="00D11B3F">
        <w:rPr>
          <w:iCs/>
        </w:rPr>
        <w:t xml:space="preserve"> </w:t>
      </w:r>
      <w:r w:rsidRPr="00E40691">
        <w:t xml:space="preserve">A student must complete an incremental percentage of all cumulative credits attempted. </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4140"/>
      </w:tblGrid>
      <w:tr w:rsidR="00424939" w:rsidRPr="00424939" w14:paraId="7E4792DC" w14:textId="77777777" w:rsidTr="004B10E8">
        <w:tc>
          <w:tcPr>
            <w:tcW w:w="3330" w:type="dxa"/>
          </w:tcPr>
          <w:p w14:paraId="6E3FDB2E" w14:textId="4096025D" w:rsidR="00B07F3D" w:rsidRPr="00424939" w:rsidRDefault="00B07F3D" w:rsidP="004D4F43">
            <w:pPr>
              <w:pStyle w:val="Default"/>
              <w:keepNext/>
              <w:rPr>
                <w:rFonts w:ascii="Garamond" w:hAnsi="Garamond"/>
                <w:i/>
                <w:color w:val="000000" w:themeColor="text1"/>
                <w:sz w:val="22"/>
                <w:szCs w:val="22"/>
              </w:rPr>
            </w:pPr>
            <w:r w:rsidRPr="00424939">
              <w:rPr>
                <w:rFonts w:ascii="Garamond" w:hAnsi="Garamond"/>
                <w:i/>
                <w:color w:val="000000" w:themeColor="text1"/>
                <w:sz w:val="22"/>
                <w:szCs w:val="22"/>
              </w:rPr>
              <w:t>Total Course Credits Attempted</w:t>
            </w:r>
            <w:r w:rsidR="008C196D" w:rsidRPr="00424939">
              <w:rPr>
                <w:rFonts w:ascii="Garamond" w:hAnsi="Garamond"/>
                <w:i/>
                <w:color w:val="000000" w:themeColor="text1"/>
                <w:sz w:val="22"/>
                <w:szCs w:val="22"/>
              </w:rPr>
              <w:fldChar w:fldCharType="begin"/>
            </w:r>
            <w:r w:rsidR="008C196D" w:rsidRPr="00424939">
              <w:rPr>
                <w:rFonts w:ascii="Garamond" w:hAnsi="Garamond"/>
                <w:color w:val="000000" w:themeColor="text1"/>
              </w:rPr>
              <w:instrText xml:space="preserve"> XE "</w:instrText>
            </w:r>
            <w:r w:rsidR="008C196D" w:rsidRPr="00424939">
              <w:rPr>
                <w:rFonts w:ascii="Garamond" w:hAnsi="Garamond"/>
                <w:b/>
                <w:color w:val="000000" w:themeColor="text1"/>
              </w:rPr>
              <w:instrText>Credits Attempted</w:instrText>
            </w:r>
            <w:r w:rsidR="008C196D" w:rsidRPr="00424939">
              <w:rPr>
                <w:rFonts w:ascii="Garamond" w:hAnsi="Garamond"/>
                <w:color w:val="000000" w:themeColor="text1"/>
              </w:rPr>
              <w:instrText xml:space="preserve">" </w:instrText>
            </w:r>
            <w:r w:rsidR="008C196D" w:rsidRPr="00424939">
              <w:rPr>
                <w:rFonts w:ascii="Garamond" w:hAnsi="Garamond"/>
                <w:i/>
                <w:color w:val="000000" w:themeColor="text1"/>
                <w:sz w:val="22"/>
                <w:szCs w:val="22"/>
              </w:rPr>
              <w:fldChar w:fldCharType="end"/>
            </w:r>
            <w:r w:rsidRPr="00424939">
              <w:rPr>
                <w:rFonts w:ascii="Garamond" w:hAnsi="Garamond"/>
                <w:i/>
                <w:color w:val="000000" w:themeColor="text1"/>
                <w:sz w:val="22"/>
                <w:szCs w:val="22"/>
              </w:rPr>
              <w:t>**</w:t>
            </w:r>
          </w:p>
        </w:tc>
        <w:tc>
          <w:tcPr>
            <w:tcW w:w="4140" w:type="dxa"/>
          </w:tcPr>
          <w:p w14:paraId="22C86E98" w14:textId="77777777" w:rsidR="00B07F3D" w:rsidRPr="00424939" w:rsidRDefault="00B07F3D" w:rsidP="004D4F43">
            <w:pPr>
              <w:pStyle w:val="Default"/>
              <w:keepNext/>
              <w:rPr>
                <w:rFonts w:ascii="Garamond" w:hAnsi="Garamond"/>
                <w:i/>
                <w:color w:val="000000" w:themeColor="text1"/>
                <w:sz w:val="22"/>
                <w:szCs w:val="22"/>
              </w:rPr>
            </w:pPr>
            <w:r w:rsidRPr="00424939">
              <w:rPr>
                <w:rFonts w:ascii="Garamond" w:hAnsi="Garamond"/>
                <w:i/>
                <w:color w:val="000000" w:themeColor="text1"/>
                <w:sz w:val="22"/>
                <w:szCs w:val="22"/>
              </w:rPr>
              <w:t>Minimum Percentage of Attempted Course Credits Completed</w:t>
            </w:r>
          </w:p>
        </w:tc>
      </w:tr>
      <w:tr w:rsidR="00424939" w:rsidRPr="00424939" w14:paraId="38481B48" w14:textId="77777777" w:rsidTr="004B10E8">
        <w:tc>
          <w:tcPr>
            <w:tcW w:w="3330" w:type="dxa"/>
          </w:tcPr>
          <w:p w14:paraId="1AD9F35E" w14:textId="67A082EA" w:rsidR="00B07F3D" w:rsidRPr="00424939" w:rsidRDefault="00B07F3D" w:rsidP="004D4F43">
            <w:pPr>
              <w:pStyle w:val="Default"/>
              <w:keepNext/>
              <w:jc w:val="center"/>
              <w:rPr>
                <w:rFonts w:ascii="Garamond" w:hAnsi="Garamond"/>
                <w:color w:val="000000" w:themeColor="text1"/>
                <w:sz w:val="22"/>
                <w:szCs w:val="22"/>
              </w:rPr>
            </w:pPr>
            <w:r w:rsidRPr="00424939">
              <w:rPr>
                <w:rFonts w:ascii="Garamond" w:hAnsi="Garamond"/>
                <w:color w:val="000000" w:themeColor="text1"/>
                <w:sz w:val="22"/>
                <w:szCs w:val="22"/>
              </w:rPr>
              <w:t>0 – 7.9</w:t>
            </w:r>
            <w:r w:rsidR="00FC3F3B">
              <w:rPr>
                <w:rFonts w:ascii="Garamond" w:hAnsi="Garamond"/>
                <w:color w:val="000000" w:themeColor="text1"/>
                <w:sz w:val="22"/>
                <w:szCs w:val="22"/>
              </w:rPr>
              <w:t>9</w:t>
            </w:r>
          </w:p>
        </w:tc>
        <w:tc>
          <w:tcPr>
            <w:tcW w:w="4140" w:type="dxa"/>
          </w:tcPr>
          <w:p w14:paraId="365A10ED" w14:textId="77777777" w:rsidR="00B07F3D" w:rsidRPr="00424939" w:rsidRDefault="00B07F3D" w:rsidP="004D4F43">
            <w:pPr>
              <w:pStyle w:val="Default"/>
              <w:keepNext/>
              <w:jc w:val="center"/>
              <w:rPr>
                <w:rFonts w:ascii="Garamond" w:hAnsi="Garamond"/>
                <w:color w:val="000000" w:themeColor="text1"/>
                <w:sz w:val="22"/>
                <w:szCs w:val="22"/>
              </w:rPr>
            </w:pPr>
            <w:r w:rsidRPr="00424939">
              <w:rPr>
                <w:rFonts w:ascii="Garamond" w:hAnsi="Garamond"/>
                <w:color w:val="000000" w:themeColor="text1"/>
                <w:sz w:val="22"/>
                <w:szCs w:val="22"/>
              </w:rPr>
              <w:t>58%</w:t>
            </w:r>
          </w:p>
        </w:tc>
      </w:tr>
      <w:tr w:rsidR="00424939" w:rsidRPr="00424939" w14:paraId="3B0F9ECD" w14:textId="77777777" w:rsidTr="004B10E8">
        <w:tc>
          <w:tcPr>
            <w:tcW w:w="3330" w:type="dxa"/>
          </w:tcPr>
          <w:p w14:paraId="414B6210" w14:textId="2D69E212"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8 – 15.9</w:t>
            </w:r>
            <w:r w:rsidR="00FC3F3B">
              <w:rPr>
                <w:rFonts w:ascii="Garamond" w:hAnsi="Garamond"/>
                <w:color w:val="000000" w:themeColor="text1"/>
                <w:sz w:val="22"/>
                <w:szCs w:val="22"/>
              </w:rPr>
              <w:t>9</w:t>
            </w:r>
          </w:p>
        </w:tc>
        <w:tc>
          <w:tcPr>
            <w:tcW w:w="4140" w:type="dxa"/>
          </w:tcPr>
          <w:p w14:paraId="03FDCF8A"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64%</w:t>
            </w:r>
          </w:p>
        </w:tc>
      </w:tr>
      <w:tr w:rsidR="00424939" w:rsidRPr="00424939" w14:paraId="36B39E39" w14:textId="77777777" w:rsidTr="004B10E8">
        <w:tc>
          <w:tcPr>
            <w:tcW w:w="3330" w:type="dxa"/>
          </w:tcPr>
          <w:p w14:paraId="614BE4C1"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16 and above</w:t>
            </w:r>
          </w:p>
        </w:tc>
        <w:tc>
          <w:tcPr>
            <w:tcW w:w="4140" w:type="dxa"/>
          </w:tcPr>
          <w:p w14:paraId="3793A87D" w14:textId="77777777" w:rsidR="00B07F3D" w:rsidRPr="00424939" w:rsidRDefault="00B07F3D" w:rsidP="00FB5554">
            <w:pPr>
              <w:pStyle w:val="Default"/>
              <w:jc w:val="center"/>
              <w:rPr>
                <w:rFonts w:ascii="Garamond" w:hAnsi="Garamond"/>
                <w:color w:val="000000" w:themeColor="text1"/>
                <w:sz w:val="22"/>
                <w:szCs w:val="22"/>
              </w:rPr>
            </w:pPr>
            <w:r w:rsidRPr="00424939">
              <w:rPr>
                <w:rFonts w:ascii="Garamond" w:hAnsi="Garamond"/>
                <w:color w:val="000000" w:themeColor="text1"/>
                <w:sz w:val="22"/>
                <w:szCs w:val="22"/>
              </w:rPr>
              <w:t>70%</w:t>
            </w:r>
          </w:p>
        </w:tc>
      </w:tr>
    </w:tbl>
    <w:p w14:paraId="23C9D03E" w14:textId="42C758A3" w:rsidR="00B07F3D" w:rsidRPr="00424939" w:rsidRDefault="00B07F3D" w:rsidP="00FB5554">
      <w:pPr>
        <w:spacing w:after="0"/>
        <w:ind w:left="720"/>
        <w:rPr>
          <w:rFonts w:cs="Times New Roman"/>
          <w:b/>
          <w:bCs/>
          <w:color w:val="000000" w:themeColor="text1"/>
        </w:rPr>
      </w:pPr>
      <w:r w:rsidRPr="00424939">
        <w:rPr>
          <w:rFonts w:cs="Times New Roman"/>
          <w:b/>
          <w:bCs/>
          <w:color w:val="000000" w:themeColor="text1"/>
        </w:rPr>
        <w:t>*Academic Year</w:t>
      </w:r>
      <w:r w:rsidR="002E2CCC" w:rsidRPr="00424939">
        <w:rPr>
          <w:rFonts w:cs="Times New Roman"/>
          <w:b/>
          <w:bCs/>
          <w:color w:val="000000" w:themeColor="text1"/>
        </w:rPr>
        <w:fldChar w:fldCharType="begin"/>
      </w:r>
      <w:r w:rsidR="002E2CCC" w:rsidRPr="00424939">
        <w:rPr>
          <w:color w:val="000000" w:themeColor="text1"/>
        </w:rPr>
        <w:instrText xml:space="preserve"> XE "</w:instrText>
      </w:r>
      <w:r w:rsidR="002E2CCC" w:rsidRPr="00424939">
        <w:rPr>
          <w:rFonts w:cs="Times New Roman"/>
          <w:b/>
          <w:bCs/>
          <w:color w:val="000000" w:themeColor="text1"/>
        </w:rPr>
        <w:instrText>Academic Year</w:instrText>
      </w:r>
      <w:r w:rsidR="002E2CCC" w:rsidRPr="00424939">
        <w:rPr>
          <w:color w:val="000000" w:themeColor="text1"/>
        </w:rPr>
        <w:instrText xml:space="preserve">" </w:instrText>
      </w:r>
      <w:r w:rsidR="002E2CCC" w:rsidRPr="00424939">
        <w:rPr>
          <w:rFonts w:cs="Times New Roman"/>
          <w:b/>
          <w:bCs/>
          <w:color w:val="000000" w:themeColor="text1"/>
        </w:rPr>
        <w:fldChar w:fldCharType="end"/>
      </w:r>
      <w:r w:rsidRPr="00424939">
        <w:rPr>
          <w:rFonts w:cs="Times New Roman"/>
          <w:b/>
          <w:bCs/>
          <w:color w:val="000000" w:themeColor="text1"/>
        </w:rPr>
        <w:t xml:space="preserve"> Definition</w:t>
      </w:r>
    </w:p>
    <w:p w14:paraId="1046A4B5" w14:textId="26B76080" w:rsidR="00B07F3D" w:rsidRPr="00424939" w:rsidRDefault="00B07F3D" w:rsidP="00FB5554">
      <w:pPr>
        <w:spacing w:after="0"/>
        <w:ind w:left="1440"/>
        <w:rPr>
          <w:rFonts w:cs="Times New Roman"/>
          <w:color w:val="000000" w:themeColor="text1"/>
        </w:rPr>
      </w:pPr>
      <w:r w:rsidRPr="00424939">
        <w:rPr>
          <w:rFonts w:cs="Times New Roman"/>
          <w:color w:val="000000" w:themeColor="text1"/>
        </w:rPr>
        <w:t>An academic year for the purpose of administering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82" w:author="Summer 2023 updates" w:date="2024-07-31T13:42:00Z">
        <w:r w:rsidR="00B76E1A" w:rsidRPr="00424939">
          <w:rPr>
            <w:rStyle w:val="Strong"/>
            <w:rFonts w:ascii="Garamond" w:hAnsi="Garamond"/>
            <w:color w:val="000000" w:themeColor="text1"/>
          </w:rPr>
          <w:delInstrText>aid</w:delInstrText>
        </w:r>
      </w:del>
      <w:ins w:id="16583"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is defined as minimum two 15-week terms for a total 30 weeks during which the average undergraduate student is expected to complete a minimum of six (6.0) course credits.  Enrollment in a minimum of three (3.0) course credits per term is required in order to be considered a full-time student.  </w:t>
      </w:r>
    </w:p>
    <w:p w14:paraId="76E92965" w14:textId="77777777" w:rsidR="00FB5554" w:rsidRDefault="00B07F3D" w:rsidP="00FB5554">
      <w:pPr>
        <w:spacing w:after="0"/>
        <w:ind w:left="720"/>
        <w:rPr>
          <w:rFonts w:cs="Times New Roman"/>
          <w:color w:val="000000" w:themeColor="text1"/>
        </w:rPr>
      </w:pPr>
      <w:r w:rsidRPr="00424939">
        <w:rPr>
          <w:rFonts w:cs="Times New Roman"/>
          <w:b/>
          <w:bCs/>
          <w:color w:val="000000" w:themeColor="text1"/>
        </w:rPr>
        <w:t>**Course Credit conversion to Semester Hours</w:t>
      </w:r>
      <w:r w:rsidRPr="00424939">
        <w:rPr>
          <w:rFonts w:cs="Times New Roman"/>
          <w:color w:val="000000" w:themeColor="text1"/>
        </w:rPr>
        <w:t xml:space="preserve"> </w:t>
      </w:r>
    </w:p>
    <w:p w14:paraId="2B675FBF" w14:textId="5EC9986B" w:rsidR="00B07F3D" w:rsidRPr="00424939" w:rsidRDefault="00B07F3D" w:rsidP="00FB5554">
      <w:pPr>
        <w:spacing w:after="0"/>
        <w:ind w:left="720" w:firstLine="720"/>
        <w:rPr>
          <w:rFonts w:cs="Times New Roman"/>
          <w:color w:val="000000" w:themeColor="text1"/>
        </w:rPr>
      </w:pPr>
      <w:r w:rsidRPr="00424939">
        <w:rPr>
          <w:rFonts w:cs="Times New Roman"/>
          <w:color w:val="000000" w:themeColor="text1"/>
        </w:rPr>
        <w:t>One Course Credit = 4 semester hours</w:t>
      </w:r>
    </w:p>
    <w:p w14:paraId="37D0EF0A" w14:textId="1DBBCF4F" w:rsidR="00B07F3D" w:rsidRPr="00424939" w:rsidRDefault="00B07F3D" w:rsidP="00E500FB">
      <w:pPr>
        <w:pStyle w:val="ListParagraph"/>
        <w:numPr>
          <w:ilvl w:val="0"/>
          <w:numId w:val="94"/>
        </w:numPr>
        <w:spacing w:after="120"/>
        <w:ind w:left="806" w:hanging="446"/>
        <w:rPr>
          <w:rFonts w:cs="Times New Roman"/>
          <w:color w:val="000000" w:themeColor="text1"/>
        </w:rPr>
      </w:pPr>
      <w:r w:rsidRPr="00424939">
        <w:rPr>
          <w:rFonts w:cs="Times New Roman"/>
          <w:b/>
          <w:bCs/>
          <w:iCs/>
          <w:color w:val="000000" w:themeColor="text1"/>
        </w:rPr>
        <w:t xml:space="preserve">Maximum Time Frame:  </w:t>
      </w:r>
      <w:r w:rsidRPr="00424939">
        <w:rPr>
          <w:rFonts w:cs="Times New Roman"/>
          <w:color w:val="000000" w:themeColor="text1"/>
        </w:rPr>
        <w:t>A student must complete his or her educational program within 150% of the published length of the program measured in attempted course credits or credit hours. For example: the majority of undergraduate programs at Coe College require 32 course credits for graduation.  A student can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84" w:author="Summer 2023 updates" w:date="2024-07-31T13:42:00Z">
        <w:r w:rsidR="00B76E1A" w:rsidRPr="00424939">
          <w:rPr>
            <w:rStyle w:val="Strong"/>
            <w:rFonts w:ascii="Garamond" w:hAnsi="Garamond"/>
            <w:color w:val="000000" w:themeColor="text1"/>
          </w:rPr>
          <w:delInstrText>aid</w:delInstrText>
        </w:r>
      </w:del>
      <w:ins w:id="16585"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a maximum of 48 attempted cc (32cc x 1.5).  A student pursuing a double major/minor</w:t>
      </w:r>
      <w:r w:rsidR="00B8454E" w:rsidRPr="00424939">
        <w:rPr>
          <w:rFonts w:cs="Times New Roman"/>
          <w:color w:val="000000" w:themeColor="text1"/>
        </w:rPr>
        <w:fldChar w:fldCharType="begin"/>
      </w:r>
      <w:r w:rsidR="00B8454E" w:rsidRPr="00424939">
        <w:rPr>
          <w:color w:val="000000" w:themeColor="text1"/>
        </w:rPr>
        <w:instrText xml:space="preserve"> XE "</w:instrText>
      </w:r>
      <w:del w:id="16586" w:author="Summer 2023 updates" w:date="2024-07-31T13:42:00Z">
        <w:r w:rsidR="00B8454E" w:rsidRPr="00424939">
          <w:rPr>
            <w:rStyle w:val="Strong"/>
            <w:rFonts w:ascii="Garamond" w:hAnsi="Garamond"/>
            <w:color w:val="000000" w:themeColor="text1"/>
          </w:rPr>
          <w:delInstrText>minor</w:delInstrText>
        </w:r>
      </w:del>
      <w:ins w:id="16587" w:author="Summer 2023 updates" w:date="2024-07-31T13:42:00Z">
        <w:r w:rsidR="0029023B">
          <w:rPr>
            <w:rStyle w:val="Strong"/>
            <w:rFonts w:ascii="Garamond" w:hAnsi="Garamond"/>
            <w:color w:val="000000" w:themeColor="text1"/>
          </w:rPr>
          <w:instrText>M</w:instrText>
        </w:r>
        <w:r w:rsidR="00B8454E" w:rsidRPr="00424939">
          <w:rPr>
            <w:rStyle w:val="Strong"/>
            <w:rFonts w:ascii="Garamond" w:hAnsi="Garamond"/>
            <w:color w:val="000000" w:themeColor="text1"/>
          </w:rPr>
          <w:instrText>inor</w:instrText>
        </w:r>
      </w:ins>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or a student who changed majors will normally be expected to complete all degree requirements before reaching 150 percent of attempted cc required to complete a program.</w:t>
      </w:r>
    </w:p>
    <w:p w14:paraId="656F3101" w14:textId="34C260B1" w:rsidR="00B07F3D" w:rsidRPr="00424939" w:rsidRDefault="00B07F3D" w:rsidP="00BC612D">
      <w:pPr>
        <w:keepNext/>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Warning</w:t>
      </w:r>
    </w:p>
    <w:p w14:paraId="75B7D7C4" w14:textId="490CBC5A" w:rsidR="00B07F3D" w:rsidRPr="00424939" w:rsidRDefault="00B07F3D" w:rsidP="00B07F3D">
      <w:pPr>
        <w:rPr>
          <w:rFonts w:cs="Times New Roman"/>
          <w:color w:val="000000" w:themeColor="text1"/>
        </w:rPr>
      </w:pPr>
      <w:r w:rsidRPr="00424939">
        <w:rPr>
          <w:rFonts w:cs="Times New Roman"/>
          <w:color w:val="000000" w:themeColor="text1"/>
        </w:rPr>
        <w:t>A student who does not meet the minimum SAP standards for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and Pace will be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Warning for the subsequent term.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88" w:author="Summer 2023 updates" w:date="2024-07-31T13:42:00Z">
        <w:r w:rsidR="00B76E1A" w:rsidRPr="00424939">
          <w:rPr>
            <w:rStyle w:val="Strong"/>
            <w:rFonts w:ascii="Garamond" w:hAnsi="Garamond"/>
            <w:color w:val="000000" w:themeColor="text1"/>
          </w:rPr>
          <w:delInstrText>aid</w:delInstrText>
        </w:r>
      </w:del>
      <w:ins w:id="16589"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can be received during a Financial Aid Warning Term.  A Financial Aid Warning notice is sent to the student by the </w:t>
      </w:r>
      <w:r w:rsidR="00465D83">
        <w:rPr>
          <w:rFonts w:cs="Times New Roman"/>
          <w:color w:val="000000" w:themeColor="text1"/>
        </w:rPr>
        <w:t>Student Financial Services Office</w:t>
      </w:r>
      <w:r w:rsidRPr="00424939">
        <w:rPr>
          <w:rFonts w:cs="Times New Roman"/>
          <w:color w:val="000000" w:themeColor="text1"/>
        </w:rPr>
        <w:t xml:space="preserve"> at the beginning of the warning term.</w:t>
      </w:r>
    </w:p>
    <w:p w14:paraId="28DD6354" w14:textId="37295BB5"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Suspension</w:t>
      </w:r>
    </w:p>
    <w:p w14:paraId="5038615C" w14:textId="08A29A72" w:rsidR="00B07F3D" w:rsidRPr="00424939" w:rsidRDefault="00B07F3D" w:rsidP="00B07F3D">
      <w:pPr>
        <w:rPr>
          <w:rFonts w:cs="Times New Roman"/>
          <w:color w:val="000000" w:themeColor="text1"/>
        </w:rPr>
      </w:pPr>
      <w:r w:rsidRPr="00424939">
        <w:rPr>
          <w:rFonts w:cs="Times New Roman"/>
          <w:color w:val="000000" w:themeColor="text1"/>
        </w:rPr>
        <w:t>A student who fails to meet SAP during the warning term is no longer eligible to receive federal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90" w:author="Summer 2023 updates" w:date="2024-07-31T13:42:00Z">
        <w:r w:rsidR="00B76E1A" w:rsidRPr="00424939">
          <w:rPr>
            <w:rStyle w:val="Strong"/>
            <w:rFonts w:ascii="Garamond" w:hAnsi="Garamond"/>
            <w:color w:val="000000" w:themeColor="text1"/>
          </w:rPr>
          <w:delInstrText>aid</w:delInstrText>
        </w:r>
      </w:del>
      <w:ins w:id="16591"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and is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The </w:t>
      </w:r>
      <w:r w:rsidR="00556404">
        <w:rPr>
          <w:rFonts w:cs="Times New Roman"/>
          <w:color w:val="000000" w:themeColor="text1"/>
        </w:rPr>
        <w:t>Student Financial Services Office</w:t>
      </w:r>
      <w:r w:rsidRPr="00424939">
        <w:rPr>
          <w:rFonts w:cs="Times New Roman"/>
          <w:color w:val="000000" w:themeColor="text1"/>
        </w:rPr>
        <w:t xml:space="preserve"> will notify the student of his or her financial aid suspension; the notice will include information on the financial aid appeal process.</w:t>
      </w:r>
    </w:p>
    <w:p w14:paraId="1DFBEA14" w14:textId="5816A382"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Appeal</w:t>
      </w:r>
    </w:p>
    <w:p w14:paraId="644FCB11" w14:textId="610BC168" w:rsidR="00B07F3D" w:rsidRPr="00424939" w:rsidRDefault="00B07F3D" w:rsidP="00B07F3D">
      <w:pPr>
        <w:rPr>
          <w:rFonts w:cs="Times New Roman"/>
          <w:color w:val="000000" w:themeColor="text1"/>
        </w:rPr>
      </w:pPr>
      <w:r w:rsidRPr="00424939">
        <w:rPr>
          <w:rFonts w:cs="Times New Roman"/>
          <w:color w:val="000000" w:themeColor="text1"/>
        </w:rPr>
        <w:t>A student may appeal his or her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92" w:author="Summer 2023 updates" w:date="2024-07-31T13:42:00Z">
        <w:r w:rsidR="00B76E1A" w:rsidRPr="00424939">
          <w:rPr>
            <w:rStyle w:val="Strong"/>
            <w:rFonts w:ascii="Garamond" w:hAnsi="Garamond"/>
            <w:color w:val="000000" w:themeColor="text1"/>
          </w:rPr>
          <w:delInstrText>aid</w:delInstrText>
        </w:r>
      </w:del>
      <w:ins w:id="16593"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by completing the SAP Appeal Form. The appeal must be submitted to the</w:t>
      </w:r>
      <w:r w:rsidR="0083619E">
        <w:rPr>
          <w:rFonts w:cs="Times New Roman"/>
          <w:color w:val="000000" w:themeColor="text1"/>
        </w:rPr>
        <w:t xml:space="preserv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00FC3F3B">
        <w:rPr>
          <w:rFonts w:cs="Times New Roman"/>
          <w:color w:val="000000" w:themeColor="text1"/>
        </w:rPr>
        <w:t xml:space="preserve"> as soon as possible </w:t>
      </w:r>
      <w:r w:rsidRPr="00424939">
        <w:rPr>
          <w:rFonts w:cs="Times New Roman"/>
          <w:color w:val="000000" w:themeColor="text1"/>
        </w:rPr>
        <w:t xml:space="preserve">and must include an explanation of why the student failed to meet SAP and what has changed in the student’s situation that would allow him or her to meet SAP standards during the term. Circumstances are limited and cannot be based upon a student’s need for assistance or the lack of knowledge that financial aid assistance was in jeopardy. Examples of possible situations include documented serious illness, severe injury, death of a family member, or other circumstances that prevented the student from meeting SAP standards. The Financial Aid Appeal Committee will review the appeal and notify the student of the outcome within 14 days of the receipt of a completed Financial Aid Appeal Form. </w:t>
      </w:r>
      <w:r w:rsidR="00FC3F3B">
        <w:rPr>
          <w:rFonts w:cs="Times New Roman"/>
          <w:color w:val="000000" w:themeColor="text1"/>
        </w:rPr>
        <w:t xml:space="preserve"> A student whose appeal is denied will be granted a 100 percent refund of tuition charges if </w:t>
      </w:r>
      <w:r w:rsidR="00E40691">
        <w:rPr>
          <w:rFonts w:cs="Times New Roman"/>
          <w:color w:val="000000" w:themeColor="text1"/>
        </w:rPr>
        <w:t>they officially drop</w:t>
      </w:r>
      <w:r w:rsidR="00FC3F3B">
        <w:rPr>
          <w:rFonts w:cs="Times New Roman"/>
          <w:color w:val="000000" w:themeColor="text1"/>
        </w:rPr>
        <w:t xml:space="preserve"> all courses.</w:t>
      </w:r>
    </w:p>
    <w:p w14:paraId="642E4827" w14:textId="53AFE311"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Probation</w:t>
      </w:r>
    </w:p>
    <w:p w14:paraId="5E92FF78" w14:textId="1B07A340" w:rsidR="00B07F3D" w:rsidRPr="00424939" w:rsidRDefault="00B07F3D" w:rsidP="00B07F3D">
      <w:pPr>
        <w:rPr>
          <w:rFonts w:cs="Times New Roman"/>
          <w:color w:val="000000" w:themeColor="text1"/>
        </w:rPr>
      </w:pPr>
      <w:r w:rsidRPr="00424939">
        <w:rPr>
          <w:rFonts w:cs="Times New Roman"/>
          <w:color w:val="000000" w:themeColor="text1"/>
        </w:rPr>
        <w:t>A student who successfully appeals his or her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94" w:author="Summer 2023 updates" w:date="2024-07-31T13:42:00Z">
        <w:r w:rsidR="00B76E1A" w:rsidRPr="00424939">
          <w:rPr>
            <w:rStyle w:val="Strong"/>
            <w:rFonts w:ascii="Garamond" w:hAnsi="Garamond"/>
            <w:color w:val="000000" w:themeColor="text1"/>
          </w:rPr>
          <w:delInstrText>aid</w:delInstrText>
        </w:r>
      </w:del>
      <w:ins w:id="16595"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suspension is placed on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Probation.  Federal financial aid can be received for the term a student is on Financial Aid Probation.  </w:t>
      </w:r>
    </w:p>
    <w:p w14:paraId="485F8FBC" w14:textId="733780D2" w:rsidR="00B07F3D" w:rsidRDefault="00B07F3D" w:rsidP="00B07F3D">
      <w:pPr>
        <w:spacing w:after="0"/>
        <w:rPr>
          <w:rFonts w:cs="Times New Roman"/>
          <w:b/>
          <w:bCs/>
          <w:color w:val="000000" w:themeColor="text1"/>
        </w:rPr>
      </w:pPr>
      <w:r w:rsidRPr="00424939">
        <w:rPr>
          <w:rFonts w:cs="Times New Roman"/>
          <w:b/>
          <w:bCs/>
          <w:color w:val="000000" w:themeColor="text1"/>
        </w:rPr>
        <w:t>Academic Plan</w:t>
      </w:r>
    </w:p>
    <w:p w14:paraId="3355EAB5" w14:textId="161535D7" w:rsidR="00A13034" w:rsidRPr="00A13034" w:rsidRDefault="00A13034" w:rsidP="00B07F3D">
      <w:pPr>
        <w:spacing w:after="0"/>
        <w:rPr>
          <w:rFonts w:cs="Times New Roman"/>
          <w:bCs/>
          <w:color w:val="000000" w:themeColor="text1"/>
        </w:rPr>
      </w:pPr>
      <w:r w:rsidRPr="00A13034">
        <w:rPr>
          <w:rFonts w:cs="Times New Roman"/>
          <w:bCs/>
          <w:color w:val="000000" w:themeColor="text1"/>
        </w:rPr>
        <w:t>In most cases</w:t>
      </w:r>
      <w:r>
        <w:rPr>
          <w:rFonts w:cs="Times New Roman"/>
          <w:bCs/>
          <w:color w:val="000000" w:themeColor="text1"/>
        </w:rPr>
        <w:t xml:space="preserve"> a student mus</w:t>
      </w:r>
      <w:r w:rsidR="00E40691">
        <w:rPr>
          <w:rFonts w:cs="Times New Roman"/>
          <w:bCs/>
          <w:color w:val="000000" w:themeColor="text1"/>
        </w:rPr>
        <w:t>t</w:t>
      </w:r>
      <w:r>
        <w:rPr>
          <w:rFonts w:cs="Times New Roman"/>
          <w:bCs/>
          <w:color w:val="000000" w:themeColor="text1"/>
        </w:rPr>
        <w:t xml:space="preserve"> complete an academic plan.  An Academic Plan is generally developed based on a student’s individual needs and is completed with Learning Commons staff.  A student whose appeal has been granted based on an Academic Plan must continually meet the terms of the plan in order to receive federal financial aid.  If a student fails to meet the terms of the plan, the student loses financial aid eligibility and is placed on Financial Aid Suspension.</w:t>
      </w:r>
    </w:p>
    <w:p w14:paraId="4F53BCD4" w14:textId="24CA80FF" w:rsidR="00B07F3D" w:rsidRPr="00424939" w:rsidRDefault="00B07F3D" w:rsidP="00BC612D">
      <w:pPr>
        <w:spacing w:after="0"/>
        <w:rPr>
          <w:rFonts w:cs="Times New Roman"/>
          <w:b/>
          <w:bCs/>
          <w:color w:val="000000" w:themeColor="text1"/>
        </w:rPr>
      </w:pPr>
      <w:r w:rsidRPr="00424939">
        <w:rPr>
          <w:rFonts w:cs="Times New Roman"/>
          <w:b/>
          <w:bCs/>
          <w:color w:val="000000" w:themeColor="text1"/>
        </w:rPr>
        <w:t>Regaining Eligibility when a Financial Aid</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Appeal has not been granted</w:t>
      </w:r>
    </w:p>
    <w:p w14:paraId="5A7FEE13" w14:textId="0F0E9A61" w:rsidR="00B07F3D" w:rsidRPr="00424939" w:rsidRDefault="00B07F3D" w:rsidP="00B07F3D">
      <w:pPr>
        <w:spacing w:after="240"/>
        <w:rPr>
          <w:rFonts w:cs="Times New Roman"/>
          <w:color w:val="000000" w:themeColor="text1"/>
        </w:rPr>
      </w:pPr>
      <w:r w:rsidRPr="00424939">
        <w:rPr>
          <w:rFonts w:cs="Times New Roman"/>
          <w:color w:val="000000" w:themeColor="text1"/>
        </w:rPr>
        <w:t>If a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Probation Appeal is denied or an appeal was never submitted, the student may regain eligibility to receive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596" w:author="Summer 2023 updates" w:date="2024-07-31T13:42:00Z">
        <w:r w:rsidR="00B76E1A" w:rsidRPr="00424939">
          <w:rPr>
            <w:rStyle w:val="Strong"/>
            <w:rFonts w:ascii="Garamond" w:hAnsi="Garamond"/>
            <w:color w:val="000000" w:themeColor="text1"/>
          </w:rPr>
          <w:delInstrText>aid</w:delInstrText>
        </w:r>
      </w:del>
      <w:ins w:id="16597"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by completing a number of courses without receiving federal financial aid. It is the student’s responsibility to contact the </w:t>
      </w:r>
      <w:r w:rsidR="008859FB">
        <w:rPr>
          <w:rFonts w:cs="Times New Roman"/>
          <w:color w:val="000000" w:themeColor="text1"/>
        </w:rPr>
        <w:t>Student Financial Services Office</w:t>
      </w:r>
      <w:r w:rsidRPr="00424939">
        <w:rPr>
          <w:rFonts w:cs="Times New Roman"/>
          <w:color w:val="000000" w:themeColor="text1"/>
        </w:rPr>
        <w:t xml:space="preserve"> if he or she can demonstrate that SAP standards are being met or that an academic plan has been developed that, if followed, will ensure the student is able to meet SAP standards by a specific point in time.   </w:t>
      </w:r>
    </w:p>
    <w:p w14:paraId="128AF1F6" w14:textId="77777777" w:rsidR="00BC612D" w:rsidRDefault="00BC612D" w:rsidP="00B07F3D">
      <w:pPr>
        <w:rPr>
          <w:rStyle w:val="Strong"/>
          <w:rFonts w:ascii="Garamond" w:hAnsi="Garamond"/>
          <w:color w:val="000000" w:themeColor="text1"/>
          <w:sz w:val="20"/>
        </w:rPr>
      </w:pPr>
    </w:p>
    <w:p w14:paraId="48168247" w14:textId="74185DA1" w:rsidR="005B6E5E" w:rsidRDefault="005B6E5E">
      <w:pPr>
        <w:spacing w:after="200" w:line="276" w:lineRule="auto"/>
        <w:rPr>
          <w:rStyle w:val="Strong"/>
          <w:rFonts w:ascii="Garamond" w:hAnsi="Garamond"/>
          <w:color w:val="000000" w:themeColor="text1"/>
          <w:sz w:val="20"/>
        </w:rPr>
      </w:pPr>
      <w:r>
        <w:rPr>
          <w:rStyle w:val="Strong"/>
          <w:rFonts w:ascii="Garamond" w:hAnsi="Garamond"/>
          <w:color w:val="000000" w:themeColor="text1"/>
          <w:sz w:val="20"/>
        </w:rPr>
        <w:br w:type="page"/>
      </w:r>
    </w:p>
    <w:p w14:paraId="78DD3FAB" w14:textId="06355BFC" w:rsidR="00B07F3D" w:rsidRPr="00424939" w:rsidRDefault="00B07F3D" w:rsidP="00B07F3D">
      <w:pPr>
        <w:rPr>
          <w:rStyle w:val="Strong"/>
          <w:rFonts w:ascii="Garamond" w:hAnsi="Garamond"/>
          <w:bCs w:val="0"/>
          <w:color w:val="000000" w:themeColor="text1"/>
          <w:sz w:val="20"/>
        </w:rPr>
      </w:pPr>
      <w:r w:rsidRPr="00424939">
        <w:rPr>
          <w:rStyle w:val="Strong"/>
          <w:rFonts w:ascii="Garamond" w:hAnsi="Garamond"/>
          <w:color w:val="000000" w:themeColor="text1"/>
          <w:sz w:val="20"/>
        </w:rPr>
        <w:t>IMPACT ON SAP</w:t>
      </w:r>
      <w:r w:rsidR="002E2CCC" w:rsidRPr="00424939">
        <w:rPr>
          <w:rStyle w:val="Strong"/>
          <w:rFonts w:ascii="Garamond" w:hAnsi="Garamond"/>
          <w:color w:val="000000" w:themeColor="text1"/>
          <w:sz w:val="20"/>
        </w:rPr>
        <w:fldChar w:fldCharType="begin"/>
      </w:r>
      <w:r w:rsidR="002E2CCC" w:rsidRPr="00424939">
        <w:rPr>
          <w:color w:val="000000" w:themeColor="text1"/>
        </w:rPr>
        <w:instrText xml:space="preserve"> XE "</w:instrText>
      </w:r>
      <w:r w:rsidR="002E2CCC" w:rsidRPr="00424939">
        <w:rPr>
          <w:rStyle w:val="Strong"/>
          <w:rFonts w:ascii="Garamond" w:hAnsi="Garamond"/>
          <w:color w:val="000000" w:themeColor="text1"/>
          <w:sz w:val="20"/>
        </w:rPr>
        <w:instrText>SAP</w:instrText>
      </w:r>
      <w:r w:rsidR="002E2CCC" w:rsidRPr="00424939">
        <w:rPr>
          <w:color w:val="000000" w:themeColor="text1"/>
        </w:rPr>
        <w:instrText xml:space="preserve">" </w:instrText>
      </w:r>
      <w:r w:rsidR="002E2CCC" w:rsidRPr="00424939">
        <w:rPr>
          <w:rStyle w:val="Strong"/>
          <w:rFonts w:ascii="Garamond" w:hAnsi="Garamond"/>
          <w:color w:val="000000" w:themeColor="text1"/>
          <w:sz w:val="20"/>
        </w:rPr>
        <w:fldChar w:fldCharType="end"/>
      </w:r>
      <w:r w:rsidRPr="00424939">
        <w:rPr>
          <w:rStyle w:val="Strong"/>
          <w:rFonts w:ascii="Garamond" w:hAnsi="Garamond"/>
          <w:color w:val="000000" w:themeColor="text1"/>
          <w:sz w:val="20"/>
        </w:rPr>
        <w:t xml:space="preserve"> OF CERTAIN TYPES OF</w:t>
      </w:r>
      <w:r w:rsidR="00A13034">
        <w:rPr>
          <w:rStyle w:val="Strong"/>
          <w:rFonts w:ascii="Garamond" w:hAnsi="Garamond"/>
          <w:color w:val="000000" w:themeColor="text1"/>
          <w:sz w:val="20"/>
        </w:rPr>
        <w:t xml:space="preserve"> STATUS MARKS AND</w:t>
      </w:r>
      <w:r w:rsidRPr="00424939">
        <w:rPr>
          <w:rStyle w:val="Strong"/>
          <w:rFonts w:ascii="Garamond" w:hAnsi="Garamond"/>
          <w:color w:val="000000" w:themeColor="text1"/>
          <w:sz w:val="20"/>
        </w:rPr>
        <w:t xml:space="preserve"> CREDITS</w:t>
      </w:r>
    </w:p>
    <w:p w14:paraId="5AE06B1F" w14:textId="0B454124" w:rsidR="00B07F3D" w:rsidRPr="00424939" w:rsidRDefault="00B07F3D" w:rsidP="00B07F3D">
      <w:pPr>
        <w:rPr>
          <w:rFonts w:cs="Times New Roman"/>
          <w:color w:val="000000" w:themeColor="text1"/>
        </w:rPr>
      </w:pPr>
      <w:r w:rsidRPr="00424939">
        <w:rPr>
          <w:rFonts w:cs="Times New Roman"/>
          <w:b/>
          <w:color w:val="000000" w:themeColor="text1"/>
        </w:rPr>
        <w:t>Audited</w:t>
      </w:r>
      <w:r w:rsidR="008C196D" w:rsidRPr="00424939">
        <w:rPr>
          <w:rFonts w:cs="Times New Roman"/>
          <w:b/>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Audited</w:instrText>
      </w:r>
      <w:r w:rsidR="008C196D" w:rsidRPr="00424939">
        <w:rPr>
          <w:color w:val="000000" w:themeColor="text1"/>
        </w:rPr>
        <w:instrText xml:space="preserve">" </w:instrText>
      </w:r>
      <w:r w:rsidR="008C196D" w:rsidRPr="00424939">
        <w:rPr>
          <w:rFonts w:cs="Times New Roman"/>
          <w:b/>
          <w:color w:val="000000" w:themeColor="text1"/>
        </w:rPr>
        <w:fldChar w:fldCharType="end"/>
      </w:r>
      <w:r w:rsidRPr="00424939">
        <w:rPr>
          <w:rFonts w:cs="Times New Roman"/>
          <w:b/>
          <w:color w:val="000000" w:themeColor="text1"/>
        </w:rPr>
        <w:t xml:space="preserve"> Courses</w:t>
      </w:r>
    </w:p>
    <w:p w14:paraId="6E7A6298" w14:textId="6C5200DD" w:rsidR="00B07F3D" w:rsidRPr="00424939" w:rsidRDefault="00B07F3D" w:rsidP="00B07F3D">
      <w:pPr>
        <w:rPr>
          <w:rFonts w:cs="Times New Roman"/>
          <w:color w:val="000000" w:themeColor="text1"/>
        </w:rPr>
      </w:pPr>
      <w:r w:rsidRPr="00424939">
        <w:rPr>
          <w:rFonts w:cs="Times New Roman"/>
          <w:color w:val="000000" w:themeColor="text1"/>
        </w:rPr>
        <w:t>Audited</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Audited</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do not count towards degree requirements and do not impact SAP. </w:t>
      </w:r>
    </w:p>
    <w:p w14:paraId="6825555B" w14:textId="77777777" w:rsidR="00B07F3D" w:rsidRPr="00424939" w:rsidRDefault="00B07F3D" w:rsidP="00B07F3D">
      <w:pPr>
        <w:rPr>
          <w:rFonts w:cs="Times New Roman"/>
          <w:b/>
          <w:color w:val="000000" w:themeColor="text1"/>
        </w:rPr>
      </w:pPr>
      <w:r w:rsidRPr="00424939">
        <w:rPr>
          <w:rFonts w:cs="Times New Roman"/>
          <w:b/>
          <w:color w:val="000000" w:themeColor="text1"/>
        </w:rPr>
        <w:t>Status Mark of I</w:t>
      </w:r>
    </w:p>
    <w:p w14:paraId="7B4872E0" w14:textId="30315B4E" w:rsidR="00B07F3D" w:rsidRPr="00424939" w:rsidRDefault="00B07F3D" w:rsidP="00B07F3D">
      <w:pPr>
        <w:rPr>
          <w:rFonts w:cs="Times New Roman"/>
          <w:color w:val="000000" w:themeColor="text1"/>
        </w:rPr>
      </w:pPr>
      <w:r w:rsidRPr="00424939">
        <w:rPr>
          <w:rFonts w:cs="Times New Roman"/>
          <w:color w:val="000000" w:themeColor="text1"/>
        </w:rPr>
        <w:t>Courses for which a grade has not been reported at the time of the SAP evaluation will be counted as attempted credits.  Credit is not earned and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is not impacted.  It is the student’s responsibility to inform the </w:t>
      </w:r>
      <w:r w:rsidR="0048092E">
        <w:rPr>
          <w:color w:val="000000" w:themeColor="text1"/>
          <w:w w:val="105"/>
        </w:rPr>
        <w:t>Student Financial Services</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once a grade has been reported.</w:t>
      </w:r>
    </w:p>
    <w:p w14:paraId="256BEE04" w14:textId="3E4543B2" w:rsidR="00B07F3D" w:rsidRPr="00424939" w:rsidRDefault="00147EA3" w:rsidP="00FB5554">
      <w:pPr>
        <w:keepNext/>
        <w:rPr>
          <w:rFonts w:cs="Times New Roman"/>
          <w:color w:val="000000" w:themeColor="text1"/>
        </w:rPr>
      </w:pPr>
      <w:r w:rsidRPr="00424939">
        <w:rPr>
          <w:rFonts w:cs="Times New Roman"/>
          <w:b/>
          <w:color w:val="000000" w:themeColor="text1"/>
        </w:rPr>
        <w:t>Pass (P)</w:t>
      </w:r>
      <w:r w:rsidR="00B07F3D" w:rsidRPr="00424939">
        <w:rPr>
          <w:rFonts w:cs="Times New Roman"/>
          <w:b/>
          <w:color w:val="000000" w:themeColor="text1"/>
        </w:rPr>
        <w:t xml:space="preserve"> – </w:t>
      </w:r>
      <w:r w:rsidRPr="00424939">
        <w:rPr>
          <w:rFonts w:cs="Times New Roman"/>
          <w:b/>
          <w:color w:val="000000" w:themeColor="text1"/>
        </w:rPr>
        <w:t>No</w:t>
      </w:r>
      <w:r w:rsidR="00D55F62">
        <w:rPr>
          <w:rFonts w:cs="Times New Roman"/>
          <w:b/>
          <w:color w:val="000000" w:themeColor="text1"/>
        </w:rPr>
        <w:t>t</w:t>
      </w:r>
      <w:r w:rsidRPr="00424939">
        <w:rPr>
          <w:rFonts w:cs="Times New Roman"/>
          <w:b/>
          <w:color w:val="000000" w:themeColor="text1"/>
        </w:rPr>
        <w:t xml:space="preserve"> Pass (NP</w:t>
      </w:r>
      <w:del w:id="16598" w:author="Summer 2023 updates" w:date="2024-07-31T13:42:00Z">
        <w:r w:rsidRPr="00424939">
          <w:rPr>
            <w:rFonts w:cs="Times New Roman"/>
            <w:b/>
            <w:color w:val="000000" w:themeColor="text1"/>
          </w:rPr>
          <w:delText>)</w:delText>
        </w:r>
      </w:del>
      <w:ins w:id="16599" w:author="Summer 2023 updates" w:date="2024-07-31T13:42:00Z">
        <w:r w:rsidRPr="00424939">
          <w:rPr>
            <w:rFonts w:cs="Times New Roman"/>
            <w:b/>
            <w:color w:val="000000" w:themeColor="text1"/>
          </w:rPr>
          <w:t>)</w:t>
        </w:r>
        <w:r w:rsidR="009543C8">
          <w:rPr>
            <w:rFonts w:cs="Times New Roman"/>
            <w:b/>
            <w:color w:val="000000" w:themeColor="text1"/>
          </w:rPr>
          <w:fldChar w:fldCharType="begin"/>
        </w:r>
        <w:r w:rsidR="009543C8">
          <w:instrText xml:space="preserve"> XE "</w:instrText>
        </w:r>
        <w:r w:rsidR="009543C8" w:rsidRPr="00717FF3">
          <w:instrText>Pass/Not Pass</w:instrText>
        </w:r>
        <w:r w:rsidR="009543C8">
          <w:instrText xml:space="preserve">" </w:instrText>
        </w:r>
        <w:r w:rsidR="009543C8">
          <w:rPr>
            <w:rFonts w:cs="Times New Roman"/>
            <w:b/>
            <w:color w:val="000000" w:themeColor="text1"/>
          </w:rPr>
          <w:fldChar w:fldCharType="end"/>
        </w:r>
      </w:ins>
      <w:r w:rsidR="00B07F3D" w:rsidRPr="00424939">
        <w:rPr>
          <w:rFonts w:cs="Times New Roman"/>
          <w:b/>
          <w:color w:val="000000" w:themeColor="text1"/>
        </w:rPr>
        <w:t xml:space="preserve"> Graded Courses</w:t>
      </w:r>
    </w:p>
    <w:p w14:paraId="3896E5FF" w14:textId="08C5DE5A" w:rsidR="00B07F3D" w:rsidRPr="00424939" w:rsidRDefault="00B07F3D" w:rsidP="00B07F3D">
      <w:pPr>
        <w:rPr>
          <w:rFonts w:cs="Times New Roman"/>
          <w:color w:val="000000" w:themeColor="text1"/>
        </w:rPr>
      </w:pPr>
      <w:r w:rsidRPr="00424939">
        <w:rPr>
          <w:rFonts w:cs="Times New Roman"/>
          <w:color w:val="000000" w:themeColor="text1"/>
        </w:rPr>
        <w:t>Grades</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Grades</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of “</w:t>
      </w:r>
      <w:r w:rsidR="009A1FF2" w:rsidRPr="00424939">
        <w:rPr>
          <w:rFonts w:cs="Times New Roman"/>
          <w:color w:val="000000" w:themeColor="text1"/>
        </w:rPr>
        <w:t>P</w:t>
      </w:r>
      <w:r w:rsidRPr="00424939">
        <w:rPr>
          <w:rFonts w:cs="Times New Roman"/>
          <w:color w:val="000000" w:themeColor="text1"/>
        </w:rPr>
        <w:t>” count as attempted credits and credits earned.  Grades of “</w:t>
      </w:r>
      <w:r w:rsidR="009A1FF2" w:rsidRPr="00424939">
        <w:rPr>
          <w:rFonts w:cs="Times New Roman"/>
          <w:color w:val="000000" w:themeColor="text1"/>
        </w:rPr>
        <w:t>NP</w:t>
      </w:r>
      <w:r w:rsidRPr="00424939">
        <w:rPr>
          <w:rFonts w:cs="Times New Roman"/>
          <w:color w:val="000000" w:themeColor="text1"/>
        </w:rPr>
        <w:t>” count as attempted credits, but not credits earned.  Grades of “</w:t>
      </w:r>
      <w:r w:rsidR="009A1FF2" w:rsidRPr="00424939">
        <w:rPr>
          <w:rFonts w:cs="Times New Roman"/>
          <w:color w:val="000000" w:themeColor="text1"/>
        </w:rPr>
        <w:t>P</w:t>
      </w:r>
      <w:r w:rsidRPr="00424939">
        <w:rPr>
          <w:rFonts w:cs="Times New Roman"/>
          <w:color w:val="000000" w:themeColor="text1"/>
        </w:rPr>
        <w:t>” and “</w:t>
      </w:r>
      <w:r w:rsidR="009A1FF2" w:rsidRPr="00424939">
        <w:rPr>
          <w:rFonts w:cs="Times New Roman"/>
          <w:color w:val="000000" w:themeColor="text1"/>
        </w:rPr>
        <w:t>NP</w:t>
      </w:r>
      <w:r w:rsidRPr="00424939">
        <w:rPr>
          <w:rFonts w:cs="Times New Roman"/>
          <w:color w:val="000000" w:themeColor="text1"/>
        </w:rPr>
        <w:t>” do not impact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1002399D" w14:textId="5B69B4FA" w:rsidR="00B07F3D" w:rsidRPr="00424939" w:rsidRDefault="00B07F3D" w:rsidP="00B07F3D">
      <w:pPr>
        <w:spacing w:after="0"/>
        <w:rPr>
          <w:rFonts w:cs="Times New Roman"/>
          <w:b/>
          <w:bCs/>
          <w:color w:val="000000" w:themeColor="text1"/>
        </w:rPr>
      </w:pPr>
      <w:r w:rsidRPr="00424939">
        <w:rPr>
          <w:rFonts w:cs="Times New Roman"/>
          <w:b/>
          <w:bCs/>
          <w:color w:val="000000" w:themeColor="text1"/>
        </w:rPr>
        <w:t>Transfer</w:t>
      </w:r>
      <w:r w:rsidR="00B76E1A" w:rsidRPr="00424939">
        <w:rPr>
          <w:rFonts w:cs="Times New Roman"/>
          <w:b/>
          <w:bCs/>
          <w:color w:val="000000" w:themeColor="text1"/>
        </w:rPr>
        <w:fldChar w:fldCharType="begin"/>
      </w:r>
      <w:r w:rsidR="00B76E1A" w:rsidRPr="00424939">
        <w:rPr>
          <w:color w:val="000000" w:themeColor="text1"/>
        </w:rPr>
        <w:instrText xml:space="preserve"> XE "Transfer" </w:instrText>
      </w:r>
      <w:r w:rsidR="00B76E1A" w:rsidRPr="00424939">
        <w:rPr>
          <w:rFonts w:cs="Times New Roman"/>
          <w:b/>
          <w:bCs/>
          <w:color w:val="000000" w:themeColor="text1"/>
        </w:rPr>
        <w:fldChar w:fldCharType="end"/>
      </w:r>
      <w:r w:rsidRPr="00424939">
        <w:rPr>
          <w:rFonts w:cs="Times New Roman"/>
          <w:b/>
          <w:bCs/>
          <w:color w:val="000000" w:themeColor="text1"/>
        </w:rPr>
        <w:t xml:space="preserve"> Credits</w:t>
      </w:r>
    </w:p>
    <w:p w14:paraId="4068E492" w14:textId="71A8892B" w:rsidR="00B07F3D" w:rsidRPr="00424939" w:rsidRDefault="00B07F3D" w:rsidP="00B07F3D">
      <w:pPr>
        <w:rPr>
          <w:rFonts w:cs="Times New Roman"/>
          <w:color w:val="000000" w:themeColor="text1"/>
        </w:rPr>
      </w:pPr>
      <w:r w:rsidRPr="00424939">
        <w:rPr>
          <w:rFonts w:cs="Times New Roman"/>
          <w:color w:val="000000" w:themeColor="text1"/>
        </w:rPr>
        <w:t xml:space="preserve">Courses that are transferred from another institution and </w:t>
      </w:r>
      <w:r w:rsidRPr="00424939">
        <w:rPr>
          <w:rFonts w:cs="Times New Roman"/>
          <w:i/>
          <w:color w:val="000000" w:themeColor="text1"/>
        </w:rPr>
        <w:t>accepted</w:t>
      </w:r>
      <w:r w:rsidRPr="00424939">
        <w:rPr>
          <w:rFonts w:cs="Times New Roman"/>
          <w:b/>
          <w:i/>
          <w:color w:val="000000" w:themeColor="text1"/>
        </w:rPr>
        <w:t xml:space="preserve"> </w:t>
      </w:r>
      <w:r w:rsidRPr="00424939">
        <w:rPr>
          <w:rFonts w:cs="Times New Roman"/>
          <w:i/>
          <w:color w:val="000000" w:themeColor="text1"/>
        </w:rPr>
        <w:t>toward a degree program</w:t>
      </w:r>
      <w:r w:rsidRPr="00424939">
        <w:rPr>
          <w:rFonts w:cs="Times New Roman"/>
          <w:color w:val="000000" w:themeColor="text1"/>
        </w:rPr>
        <w:t xml:space="preserve"> count as attempted and earned credits, but do not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xml:space="preserve">.  Courses that are taken at another institution that are </w:t>
      </w:r>
      <w:r w:rsidRPr="00424939">
        <w:rPr>
          <w:rFonts w:cs="Times New Roman"/>
          <w:i/>
          <w:color w:val="000000" w:themeColor="text1"/>
        </w:rPr>
        <w:t>not accepted towards a degree program</w:t>
      </w:r>
      <w:r w:rsidRPr="00424939">
        <w:rPr>
          <w:rFonts w:cs="Times New Roman"/>
          <w:color w:val="000000" w:themeColor="text1"/>
        </w:rPr>
        <w:t xml:space="preserve"> do not impact SAP standards.</w:t>
      </w:r>
    </w:p>
    <w:p w14:paraId="13159925" w14:textId="77777777" w:rsidR="00B07F3D" w:rsidRPr="00424939" w:rsidRDefault="00B07F3D" w:rsidP="00BC612D">
      <w:pPr>
        <w:keepNext/>
        <w:spacing w:after="0"/>
        <w:rPr>
          <w:rFonts w:cs="Times New Roman"/>
          <w:b/>
          <w:bCs/>
          <w:color w:val="000000" w:themeColor="text1"/>
        </w:rPr>
      </w:pPr>
      <w:r w:rsidRPr="00424939">
        <w:rPr>
          <w:rFonts w:cs="Times New Roman"/>
          <w:b/>
          <w:bCs/>
          <w:color w:val="000000" w:themeColor="text1"/>
        </w:rPr>
        <w:t>Updating Coursework</w:t>
      </w:r>
    </w:p>
    <w:p w14:paraId="3EA0EDB1" w14:textId="0242CFF2" w:rsidR="00B07F3D" w:rsidRPr="00424939" w:rsidRDefault="00B07F3D" w:rsidP="00B07F3D">
      <w:pPr>
        <w:rPr>
          <w:rFonts w:cs="Times New Roman"/>
          <w:color w:val="000000" w:themeColor="text1"/>
        </w:rPr>
      </w:pPr>
      <w:r w:rsidRPr="00424939">
        <w:rPr>
          <w:rFonts w:cs="Times New Roman"/>
          <w:i/>
          <w:color w:val="000000" w:themeColor="text1"/>
        </w:rPr>
        <w:t>Successfully completed courses</w:t>
      </w:r>
      <w:r w:rsidRPr="00424939">
        <w:rPr>
          <w:rFonts w:cs="Times New Roman"/>
          <w:color w:val="000000" w:themeColor="text1"/>
        </w:rPr>
        <w:t xml:space="preserve"> that are repeated are counted as attempted credits but not credits earned. The grade earned in a repeated course will replace the previously earned grade and may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  A student must report any grade change</w:t>
      </w:r>
      <w:r w:rsidR="00386413" w:rsidRPr="00424939">
        <w:rPr>
          <w:rFonts w:cs="Times New Roman"/>
          <w:color w:val="000000" w:themeColor="text1"/>
        </w:rPr>
        <w:t>s</w:t>
      </w:r>
      <w:r w:rsidR="00A7479E" w:rsidRPr="00424939">
        <w:rPr>
          <w:rFonts w:cs="Times New Roman"/>
          <w:color w:val="000000" w:themeColor="text1"/>
        </w:rPr>
        <w:t>/</w:t>
      </w:r>
      <w:r w:rsidR="00386413" w:rsidRPr="00424939">
        <w:rPr>
          <w:rFonts w:cs="Times New Roman"/>
          <w:color w:val="000000" w:themeColor="text1"/>
        </w:rPr>
        <w:t>u</w:t>
      </w:r>
      <w:r w:rsidRPr="00424939">
        <w:rPr>
          <w:rFonts w:cs="Times New Roman"/>
          <w:color w:val="000000" w:themeColor="text1"/>
        </w:rPr>
        <w:t>pdates that affect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00" w:author="Summer 2023 updates" w:date="2024-07-31T13:42:00Z">
        <w:r w:rsidR="00B76E1A" w:rsidRPr="00424939">
          <w:rPr>
            <w:rStyle w:val="Strong"/>
            <w:rFonts w:ascii="Garamond" w:hAnsi="Garamond"/>
            <w:color w:val="000000" w:themeColor="text1"/>
          </w:rPr>
          <w:delInstrText>aid</w:delInstrText>
        </w:r>
      </w:del>
      <w:ins w:id="16601"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eligibility directly to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w:t>
      </w:r>
    </w:p>
    <w:p w14:paraId="3ECB838E" w14:textId="23BCB568" w:rsidR="00B07F3D" w:rsidRPr="00424939" w:rsidRDefault="00B07F3D" w:rsidP="00B07F3D">
      <w:pPr>
        <w:rPr>
          <w:rFonts w:cs="Times New Roman"/>
          <w:color w:val="000000" w:themeColor="text1"/>
        </w:rPr>
      </w:pPr>
      <w:r w:rsidRPr="00424939">
        <w:rPr>
          <w:rFonts w:cs="Times New Roman"/>
          <w:i/>
          <w:color w:val="000000" w:themeColor="text1"/>
        </w:rPr>
        <w:t>Failed courses</w:t>
      </w:r>
      <w:r w:rsidRPr="00424939">
        <w:rPr>
          <w:rFonts w:cs="Times New Roman"/>
          <w:color w:val="000000" w:themeColor="text1"/>
        </w:rPr>
        <w:t xml:space="preserve"> that are repeated are counted as attempted and earned hours and therefore impact the cumulative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r w:rsidRPr="00424939">
        <w:rPr>
          <w:rFonts w:cs="Times New Roman"/>
          <w:color w:val="000000" w:themeColor="text1"/>
        </w:rPr>
        <w:t>.</w:t>
      </w:r>
    </w:p>
    <w:p w14:paraId="2082B9C7"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 xml:space="preserve">Status Marks of W and WF </w:t>
      </w:r>
    </w:p>
    <w:p w14:paraId="521DBCF1" w14:textId="34D2A156"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Courses for which a grade of </w:t>
      </w:r>
      <w:r w:rsidR="00F602C1" w:rsidRPr="00424939">
        <w:rPr>
          <w:rFonts w:cs="Times New Roman"/>
          <w:color w:val="000000" w:themeColor="text1"/>
        </w:rPr>
        <w:t>“</w:t>
      </w:r>
      <w:r w:rsidRPr="00424939">
        <w:rPr>
          <w:rFonts w:cs="Times New Roman"/>
          <w:color w:val="000000" w:themeColor="text1"/>
        </w:rPr>
        <w:t>W</w:t>
      </w:r>
      <w:r w:rsidR="00F602C1" w:rsidRPr="00424939">
        <w:rPr>
          <w:rFonts w:cs="Times New Roman"/>
          <w:color w:val="000000" w:themeColor="text1"/>
        </w:rPr>
        <w:t>”</w:t>
      </w:r>
      <w:r w:rsidRPr="00424939">
        <w:rPr>
          <w:rFonts w:cs="Times New Roman"/>
          <w:color w:val="000000" w:themeColor="text1"/>
        </w:rPr>
        <w:t xml:space="preserve"> is recorded count as attempted credits. Courses for which a grade of </w:t>
      </w:r>
      <w:r w:rsidR="00F602C1" w:rsidRPr="00424939">
        <w:rPr>
          <w:rFonts w:cs="Times New Roman"/>
          <w:color w:val="000000" w:themeColor="text1"/>
        </w:rPr>
        <w:t>“</w:t>
      </w:r>
      <w:r w:rsidRPr="00424939">
        <w:rPr>
          <w:rFonts w:cs="Times New Roman"/>
          <w:color w:val="000000" w:themeColor="text1"/>
        </w:rPr>
        <w:t>WF</w:t>
      </w:r>
      <w:r w:rsidR="00F602C1" w:rsidRPr="00424939">
        <w:rPr>
          <w:rFonts w:cs="Times New Roman"/>
          <w:color w:val="000000" w:themeColor="text1"/>
        </w:rPr>
        <w:t>”</w:t>
      </w:r>
      <w:r w:rsidRPr="00424939">
        <w:rPr>
          <w:rFonts w:cs="Times New Roman"/>
          <w:color w:val="000000" w:themeColor="text1"/>
        </w:rPr>
        <w:t xml:space="preserve"> is recorded count as attempted credits and impact GPA</w:t>
      </w:r>
      <w:r w:rsidR="008C196D" w:rsidRPr="00424939">
        <w:rPr>
          <w:rFonts w:cs="Times New Roman"/>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GPA</w:instrText>
      </w:r>
      <w:r w:rsidR="008C196D" w:rsidRPr="00424939">
        <w:rPr>
          <w:color w:val="000000" w:themeColor="text1"/>
        </w:rPr>
        <w:instrText xml:space="preserve">" </w:instrText>
      </w:r>
      <w:r w:rsidR="008C196D" w:rsidRPr="00424939">
        <w:rPr>
          <w:rFonts w:cs="Times New Roman"/>
          <w:color w:val="000000" w:themeColor="text1"/>
        </w:rPr>
        <w:fldChar w:fldCharType="end"/>
      </w:r>
    </w:p>
    <w:p w14:paraId="7204A160" w14:textId="37E39DD2" w:rsidR="00B07F3D" w:rsidRPr="00424939" w:rsidRDefault="00B07F3D" w:rsidP="00B07F3D">
      <w:pPr>
        <w:spacing w:after="0"/>
        <w:rPr>
          <w:rFonts w:cs="Times New Roman"/>
          <w:b/>
          <w:bCs/>
          <w:color w:val="000000" w:themeColor="text1"/>
        </w:rPr>
      </w:pPr>
      <w:r w:rsidRPr="00424939">
        <w:rPr>
          <w:rFonts w:cs="Times New Roman"/>
          <w:b/>
          <w:bCs/>
          <w:color w:val="000000" w:themeColor="text1"/>
        </w:rPr>
        <w:t>Part-Time</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Part-Time</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r w:rsidRPr="00424939">
        <w:rPr>
          <w:rFonts w:cs="Times New Roman"/>
          <w:b/>
          <w:bCs/>
          <w:color w:val="000000" w:themeColor="text1"/>
        </w:rPr>
        <w:t xml:space="preserve"> Students</w:t>
      </w:r>
    </w:p>
    <w:p w14:paraId="36AFDF54" w14:textId="417ABB44"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Coe grants and scholarships are not available to students who are enrolled part-time (fewer than 3.0 course credits). Federal and state grants and loans are available to part-time students at pro-rated amounts. Students changing their enrollment status from full-time to part-time must contact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To be eligible for a federal Direct Stafford Student loan, a student must be enrolled for a minimum of two course credits. Students who are enrolled for fewer than two course credits do not qualify for an in-school deferment status on existing federal loans.</w:t>
      </w:r>
    </w:p>
    <w:p w14:paraId="1417724F"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Fifth Year of Study</w:t>
      </w:r>
    </w:p>
    <w:p w14:paraId="6288FD8A" w14:textId="583026F1" w:rsidR="00B07F3D" w:rsidRPr="00424939" w:rsidRDefault="00B07F3D" w:rsidP="00B07F3D">
      <w:pPr>
        <w:rPr>
          <w:rFonts w:cs="Times New Roman"/>
          <w:color w:val="000000" w:themeColor="text1"/>
        </w:rPr>
      </w:pPr>
      <w:r w:rsidRPr="00424939">
        <w:rPr>
          <w:rFonts w:cs="Times New Roman"/>
          <w:color w:val="000000" w:themeColor="text1"/>
        </w:rPr>
        <w:t>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02" w:author="Summer 2023 updates" w:date="2024-07-31T13:42:00Z">
        <w:r w:rsidR="00B76E1A" w:rsidRPr="00424939">
          <w:rPr>
            <w:rStyle w:val="Strong"/>
            <w:rFonts w:ascii="Garamond" w:hAnsi="Garamond"/>
            <w:color w:val="000000" w:themeColor="text1"/>
          </w:rPr>
          <w:delInstrText>aid</w:delInstrText>
        </w:r>
      </w:del>
      <w:ins w:id="16603"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beyond eight terms is generally limited to federal and </w:t>
      </w:r>
      <w:r w:rsidR="00A13034">
        <w:rPr>
          <w:rFonts w:cs="Times New Roman"/>
          <w:color w:val="000000" w:themeColor="text1"/>
        </w:rPr>
        <w:t xml:space="preserve">some </w:t>
      </w:r>
      <w:r w:rsidRPr="00424939">
        <w:rPr>
          <w:rFonts w:cs="Times New Roman"/>
          <w:color w:val="000000" w:themeColor="text1"/>
        </w:rPr>
        <w:t xml:space="preserve">state aid. Students are encouraged to file a </w:t>
      </w:r>
      <w:r w:rsidR="003B4409">
        <w:fldChar w:fldCharType="begin"/>
      </w:r>
      <w:r w:rsidR="003B4409">
        <w:instrText xml:space="preserve"> HYPERLINK "http://www.fafsa.ed.gov/" </w:instrText>
      </w:r>
      <w:r w:rsidR="003B4409">
        <w:fldChar w:fldCharType="separate"/>
      </w:r>
      <w:r w:rsidRPr="00424939">
        <w:rPr>
          <w:rFonts w:cs="Times New Roman"/>
          <w:color w:val="000000" w:themeColor="text1"/>
        </w:rPr>
        <w:t>Free Application</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Application</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Federal Student Aid (FAFSA</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color w:val="000000" w:themeColor="text1"/>
        </w:rPr>
        <w:instrText>FAFSA</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w:t>
      </w:r>
      <w:r w:rsidR="003B4409">
        <w:rPr>
          <w:rFonts w:cs="Times New Roman"/>
          <w:color w:val="000000" w:themeColor="text1"/>
        </w:rPr>
        <w:fldChar w:fldCharType="end"/>
      </w:r>
      <w:r w:rsidRPr="00424939">
        <w:rPr>
          <w:rFonts w:cs="Times New Roman"/>
          <w:color w:val="000000" w:themeColor="text1"/>
        </w:rPr>
        <w:t xml:space="preserve"> for federal and state financial aid, although both types of financial aid also have statutory limits. For students who received a federal Pell grant, the equivalent of 12 full-time terms is the maximum. For students receiving the Iowa Tuition Grant</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Grant</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eight full-time terms </w:t>
      </w:r>
      <w:r w:rsidR="00066316" w:rsidRPr="00424939">
        <w:rPr>
          <w:rFonts w:cs="Times New Roman"/>
          <w:color w:val="000000" w:themeColor="text1"/>
        </w:rPr>
        <w:t>are</w:t>
      </w:r>
      <w:r w:rsidRPr="00424939">
        <w:rPr>
          <w:rFonts w:cs="Times New Roman"/>
          <w:color w:val="000000" w:themeColor="text1"/>
        </w:rPr>
        <w:t xml:space="preserve"> the maximum. Federal and state financial aid eligibility ends once students have satisfied all requirements for their particular areas of study.  (See </w:t>
      </w:r>
      <w:r w:rsidRPr="00424939">
        <w:rPr>
          <w:rFonts w:cs="Times New Roman"/>
          <w:bCs/>
          <w:i/>
          <w:color w:val="000000" w:themeColor="text1"/>
        </w:rPr>
        <w:t>Financial Aid</w:t>
      </w:r>
      <w:r w:rsidR="00B76E1A" w:rsidRPr="00424939">
        <w:rPr>
          <w:rFonts w:cs="Times New Roman"/>
          <w:bCs/>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bCs/>
          <w:i/>
          <w:color w:val="000000" w:themeColor="text1"/>
        </w:rPr>
        <w:fldChar w:fldCharType="end"/>
      </w:r>
      <w:r w:rsidRPr="00424939">
        <w:rPr>
          <w:rFonts w:cs="Times New Roman"/>
          <w:bCs/>
          <w:i/>
          <w:color w:val="000000" w:themeColor="text1"/>
        </w:rPr>
        <w:t xml:space="preserve"> Satisfactory Academic Progress Policy</w:t>
      </w:r>
      <w:r w:rsidRPr="00424939">
        <w:rPr>
          <w:rFonts w:cs="Times New Roman"/>
          <w:i/>
          <w:color w:val="000000" w:themeColor="text1"/>
        </w:rPr>
        <w:t>,</w:t>
      </w:r>
      <w:r w:rsidRPr="00424939">
        <w:rPr>
          <w:rFonts w:cs="Times New Roman"/>
          <w:color w:val="000000" w:themeColor="text1"/>
        </w:rPr>
        <w:t xml:space="preserve"> p. </w:t>
      </w:r>
      <w:r w:rsidR="00A72974" w:rsidRPr="00424939">
        <w:rPr>
          <w:rFonts w:cs="Times New Roman"/>
          <w:color w:val="000000" w:themeColor="text1"/>
        </w:rPr>
        <w:fldChar w:fldCharType="begin"/>
      </w:r>
      <w:r w:rsidR="00A72974" w:rsidRPr="00424939">
        <w:rPr>
          <w:rFonts w:cs="Times New Roman"/>
          <w:color w:val="000000" w:themeColor="text1"/>
        </w:rPr>
        <w:instrText xml:space="preserve"> PAGEREF SatisfactoryAcademicProgress \h </w:instrText>
      </w:r>
      <w:r w:rsidR="00A72974" w:rsidRPr="00424939">
        <w:rPr>
          <w:rFonts w:cs="Times New Roman"/>
          <w:color w:val="000000" w:themeColor="text1"/>
        </w:rPr>
      </w:r>
      <w:r w:rsidR="00A72974" w:rsidRPr="00424939">
        <w:rPr>
          <w:rFonts w:cs="Times New Roman"/>
          <w:color w:val="000000" w:themeColor="text1"/>
        </w:rPr>
        <w:fldChar w:fldCharType="separate"/>
      </w:r>
      <w:r w:rsidR="00A74DA0">
        <w:rPr>
          <w:rFonts w:cs="Times New Roman"/>
          <w:noProof/>
          <w:color w:val="000000" w:themeColor="text1"/>
        </w:rPr>
        <w:t>241</w:t>
      </w:r>
      <w:r w:rsidR="00A72974" w:rsidRPr="00424939">
        <w:rPr>
          <w:rFonts w:cs="Times New Roman"/>
          <w:color w:val="000000" w:themeColor="text1"/>
        </w:rPr>
        <w:fldChar w:fldCharType="end"/>
      </w:r>
      <w:r w:rsidRPr="00424939">
        <w:rPr>
          <w:rFonts w:cs="Times New Roman"/>
          <w:color w:val="000000" w:themeColor="text1"/>
        </w:rPr>
        <w:t xml:space="preserve">, for additional restrictions.) </w:t>
      </w:r>
    </w:p>
    <w:p w14:paraId="3C7383DB" w14:textId="4A52D5F3" w:rsidR="00B07F3D" w:rsidRPr="00424939" w:rsidRDefault="00B07F3D" w:rsidP="00B07F3D">
      <w:pPr>
        <w:spacing w:after="120"/>
        <w:rPr>
          <w:rFonts w:cs="Times New Roman"/>
          <w:color w:val="000000" w:themeColor="text1"/>
        </w:rPr>
      </w:pPr>
      <w:r w:rsidRPr="00424939">
        <w:rPr>
          <w:rFonts w:cs="Times New Roman"/>
          <w:color w:val="000000" w:themeColor="text1"/>
        </w:rPr>
        <w:t>Students who received eight terms of Coe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04" w:author="Summer 2023 updates" w:date="2024-07-31T13:42:00Z">
        <w:r w:rsidR="00B76E1A" w:rsidRPr="00424939">
          <w:rPr>
            <w:rStyle w:val="Strong"/>
            <w:rFonts w:ascii="Garamond" w:hAnsi="Garamond"/>
            <w:color w:val="000000" w:themeColor="text1"/>
          </w:rPr>
          <w:delInstrText>aid</w:delInstrText>
        </w:r>
      </w:del>
      <w:ins w:id="16605"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are not eligible for Coe-gift funds. However, students pursuing a fifth year of study may be eligible for a continuing student discount. Students who wish to apply for the continuing student discount should contact the </w:t>
      </w:r>
      <w:r w:rsidR="0055640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Education</w:t>
      </w:r>
      <w:r w:rsidR="00B8454E" w:rsidRPr="00424939">
        <w:rPr>
          <w:rFonts w:cs="Times New Roman"/>
          <w:color w:val="000000" w:themeColor="text1"/>
        </w:rPr>
        <w:fldChar w:fldCharType="begin"/>
      </w:r>
      <w:r w:rsidR="00B8454E" w:rsidRPr="00424939">
        <w:rPr>
          <w:color w:val="000000" w:themeColor="text1"/>
        </w:rPr>
        <w:instrText xml:space="preserve"> XE "</w:instrText>
      </w:r>
      <w:r w:rsidR="00B8454E" w:rsidRPr="00424939">
        <w:rPr>
          <w:rFonts w:cs="Times New Roman"/>
          <w:color w:val="000000" w:themeColor="text1"/>
        </w:rPr>
        <w:instrText>Education</w:instrText>
      </w:r>
      <w:r w:rsidR="00B8454E" w:rsidRPr="00424939">
        <w:rPr>
          <w:color w:val="000000" w:themeColor="text1"/>
        </w:rPr>
        <w:instrText xml:space="preserve">" </w:instrText>
      </w:r>
      <w:r w:rsidR="00B8454E" w:rsidRPr="00424939">
        <w:rPr>
          <w:rFonts w:cs="Times New Roman"/>
          <w:color w:val="000000" w:themeColor="text1"/>
        </w:rPr>
        <w:fldChar w:fldCharType="end"/>
      </w:r>
      <w:r w:rsidRPr="00424939">
        <w:rPr>
          <w:rFonts w:cs="Times New Roman"/>
          <w:color w:val="000000" w:themeColor="text1"/>
        </w:rPr>
        <w:t xml:space="preserve"> and accounting majors who are in their fifth year of study may be eligible for a fifth-year tuition discount. Contact the respective academic departments and the </w:t>
      </w:r>
      <w:r w:rsidR="00556404">
        <w:rPr>
          <w:rFonts w:cs="Times New Roman"/>
          <w:color w:val="000000" w:themeColor="text1"/>
        </w:rPr>
        <w:t>Student Financial Services Office</w:t>
      </w:r>
      <w:r w:rsidRPr="00424939">
        <w:rPr>
          <w:rFonts w:cs="Times New Roman"/>
          <w:color w:val="000000" w:themeColor="text1"/>
        </w:rPr>
        <w:t xml:space="preserve"> for more information.</w:t>
      </w:r>
    </w:p>
    <w:p w14:paraId="3696318A" w14:textId="45CA0398" w:rsidR="00B07F3D" w:rsidRPr="00424939" w:rsidRDefault="00B07F3D" w:rsidP="00775E2C">
      <w:pPr>
        <w:keepNext/>
        <w:spacing w:after="0"/>
        <w:rPr>
          <w:rFonts w:cs="Times New Roman"/>
          <w:b/>
          <w:bCs/>
          <w:color w:val="000000" w:themeColor="text1"/>
        </w:rPr>
      </w:pPr>
      <w:r w:rsidRPr="00424939">
        <w:rPr>
          <w:rFonts w:cs="Times New Roman"/>
          <w:b/>
          <w:bCs/>
          <w:color w:val="000000" w:themeColor="text1"/>
        </w:rPr>
        <w:t>Withdrawal</w:t>
      </w:r>
      <w:r w:rsidR="008C196D" w:rsidRPr="00424939">
        <w:rPr>
          <w:rFonts w:cs="Times New Roman"/>
          <w:b/>
          <w:bCs/>
          <w:color w:val="000000" w:themeColor="text1"/>
        </w:rPr>
        <w:fldChar w:fldCharType="begin"/>
      </w:r>
      <w:r w:rsidR="008C196D" w:rsidRPr="00424939">
        <w:rPr>
          <w:color w:val="000000" w:themeColor="text1"/>
        </w:rPr>
        <w:instrText xml:space="preserve"> XE "Withdrawal" </w:instrText>
      </w:r>
      <w:r w:rsidR="008C196D" w:rsidRPr="00424939">
        <w:rPr>
          <w:rFonts w:cs="Times New Roman"/>
          <w:b/>
          <w:bCs/>
          <w:color w:val="000000" w:themeColor="text1"/>
        </w:rPr>
        <w:fldChar w:fldCharType="end"/>
      </w:r>
      <w:r w:rsidRPr="00424939">
        <w:rPr>
          <w:rFonts w:cs="Times New Roman"/>
          <w:b/>
          <w:bCs/>
          <w:color w:val="000000" w:themeColor="text1"/>
        </w:rPr>
        <w:t xml:space="preserve"> and Leave of Absence from the College</w:t>
      </w:r>
    </w:p>
    <w:p w14:paraId="3AF751D3" w14:textId="513C7643"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When a student withdraws or takes a leave of absence from all classes during a term, it is the responsibility of the college to calculate a return of Title IV funds according to federal policy. (See </w:t>
      </w:r>
      <w:r w:rsidRPr="00424939">
        <w:rPr>
          <w:rFonts w:cs="Times New Roman"/>
          <w:i/>
          <w:color w:val="000000" w:themeColor="text1"/>
        </w:rPr>
        <w:t>Return of Title IV Funds/Institutional Refund</w:t>
      </w:r>
      <w:r w:rsidR="00B76E1A" w:rsidRPr="00424939">
        <w:rPr>
          <w:rFonts w:cs="Times New Roman"/>
          <w:i/>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Refund</w:instrText>
      </w:r>
      <w:r w:rsidR="00B76E1A" w:rsidRPr="00424939">
        <w:rPr>
          <w:color w:val="000000" w:themeColor="text1"/>
        </w:rPr>
        <w:instrText xml:space="preserve">" </w:instrText>
      </w:r>
      <w:r w:rsidR="00B76E1A" w:rsidRPr="00424939">
        <w:rPr>
          <w:rFonts w:cs="Times New Roman"/>
          <w:i/>
          <w:color w:val="000000" w:themeColor="text1"/>
        </w:rPr>
        <w:fldChar w:fldCharType="end"/>
      </w:r>
      <w:r w:rsidRPr="00424939">
        <w:rPr>
          <w:rFonts w:cs="Times New Roman"/>
          <w:i/>
          <w:color w:val="000000" w:themeColor="text1"/>
        </w:rPr>
        <w:t xml:space="preserve"> Policy</w:t>
      </w:r>
      <w:r w:rsidRPr="00424939">
        <w:rPr>
          <w:rFonts w:cs="Times New Roman"/>
          <w:color w:val="000000" w:themeColor="text1"/>
        </w:rPr>
        <w:t xml:space="preserve">, p. </w:t>
      </w:r>
      <w:r w:rsidR="00F602C1" w:rsidRPr="00424939">
        <w:rPr>
          <w:rFonts w:cs="Times New Roman"/>
          <w:color w:val="000000" w:themeColor="text1"/>
        </w:rPr>
        <w:fldChar w:fldCharType="begin"/>
      </w:r>
      <w:r w:rsidR="00F602C1" w:rsidRPr="00424939">
        <w:rPr>
          <w:rFonts w:cs="Times New Roman"/>
          <w:color w:val="000000" w:themeColor="text1"/>
        </w:rPr>
        <w:instrText xml:space="preserve"> PAGEREF InstitutionalRefund \h </w:instrText>
      </w:r>
      <w:r w:rsidR="00F602C1" w:rsidRPr="00424939">
        <w:rPr>
          <w:rFonts w:cs="Times New Roman"/>
          <w:color w:val="000000" w:themeColor="text1"/>
        </w:rPr>
      </w:r>
      <w:r w:rsidR="00F602C1" w:rsidRPr="00424939">
        <w:rPr>
          <w:rFonts w:cs="Times New Roman"/>
          <w:color w:val="000000" w:themeColor="text1"/>
        </w:rPr>
        <w:fldChar w:fldCharType="separate"/>
      </w:r>
      <w:r w:rsidR="00A74DA0">
        <w:rPr>
          <w:rFonts w:cs="Times New Roman"/>
          <w:noProof/>
          <w:color w:val="000000" w:themeColor="text1"/>
        </w:rPr>
        <w:t>236</w:t>
      </w:r>
      <w:r w:rsidR="00F602C1" w:rsidRPr="00424939">
        <w:rPr>
          <w:rFonts w:cs="Times New Roman"/>
          <w:color w:val="000000" w:themeColor="text1"/>
        </w:rPr>
        <w:fldChar w:fldCharType="end"/>
      </w:r>
      <w:r w:rsidRPr="00424939">
        <w:rPr>
          <w:rFonts w:cs="Times New Roman"/>
          <w:color w:val="000000" w:themeColor="text1"/>
        </w:rPr>
        <w:t xml:space="preserve">) Students who are granted a leave of absence, and are not attending college elsewhere during the leave, generally are eligible to have their academic and </w:t>
      </w:r>
      <w:r w:rsidR="00764473" w:rsidRPr="00424939">
        <w:rPr>
          <w:rFonts w:cs="Times New Roman"/>
          <w:color w:val="000000" w:themeColor="text1"/>
        </w:rPr>
        <w:t>talent-based</w:t>
      </w:r>
      <w:r w:rsidRPr="00424939">
        <w:rPr>
          <w:rFonts w:cs="Times New Roman"/>
          <w:color w:val="000000" w:themeColor="text1"/>
        </w:rPr>
        <w:t xml:space="preserve"> scholarships renewed upon their return. Renewal of these scholarships is contingent upon meeting Satisfactory Academic Progress (p. </w:t>
      </w:r>
      <w:r w:rsidR="00E11365" w:rsidRPr="00424939">
        <w:rPr>
          <w:rFonts w:cs="Times New Roman"/>
          <w:color w:val="000000" w:themeColor="text1"/>
        </w:rPr>
        <w:fldChar w:fldCharType="begin"/>
      </w:r>
      <w:r w:rsidR="00E11365" w:rsidRPr="00424939">
        <w:rPr>
          <w:rFonts w:cs="Times New Roman"/>
          <w:color w:val="000000" w:themeColor="text1"/>
        </w:rPr>
        <w:instrText xml:space="preserve"> PAGEREF SatisfactoryAcademicProgress \h </w:instrText>
      </w:r>
      <w:r w:rsidR="00E11365" w:rsidRPr="00424939">
        <w:rPr>
          <w:rFonts w:cs="Times New Roman"/>
          <w:color w:val="000000" w:themeColor="text1"/>
        </w:rPr>
      </w:r>
      <w:r w:rsidR="00E11365" w:rsidRPr="00424939">
        <w:rPr>
          <w:rFonts w:cs="Times New Roman"/>
          <w:color w:val="000000" w:themeColor="text1"/>
        </w:rPr>
        <w:fldChar w:fldCharType="separate"/>
      </w:r>
      <w:r w:rsidR="00A74DA0">
        <w:rPr>
          <w:rFonts w:cs="Times New Roman"/>
          <w:noProof/>
          <w:color w:val="000000" w:themeColor="text1"/>
        </w:rPr>
        <w:t>241</w:t>
      </w:r>
      <w:r w:rsidR="00E11365" w:rsidRPr="00424939">
        <w:rPr>
          <w:rFonts w:cs="Times New Roman"/>
          <w:color w:val="000000" w:themeColor="text1"/>
        </w:rPr>
        <w:fldChar w:fldCharType="end"/>
      </w:r>
      <w:r w:rsidRPr="00424939">
        <w:rPr>
          <w:rFonts w:cs="Times New Roman"/>
          <w:color w:val="000000" w:themeColor="text1"/>
        </w:rPr>
        <w:t xml:space="preserve">). Students who are returning from a leave of absence and have attended college elsewhere </w:t>
      </w:r>
      <w:r w:rsidR="00A13034">
        <w:rPr>
          <w:rFonts w:cs="Times New Roman"/>
          <w:color w:val="000000" w:themeColor="text1"/>
        </w:rPr>
        <w:t xml:space="preserve">may </w:t>
      </w:r>
      <w:r w:rsidRPr="00424939">
        <w:rPr>
          <w:rFonts w:cs="Times New Roman"/>
          <w:color w:val="000000" w:themeColor="text1"/>
        </w:rPr>
        <w:t>have their scholarship eligibility reevaluated.</w:t>
      </w:r>
    </w:p>
    <w:p w14:paraId="51AAED0B" w14:textId="77777777" w:rsidR="002E112B" w:rsidRDefault="002E112B">
      <w:pPr>
        <w:spacing w:after="200" w:line="276" w:lineRule="auto"/>
        <w:rPr>
          <w:rFonts w:cs="Times New Roman"/>
          <w:b/>
          <w:bCs/>
          <w:color w:val="000000" w:themeColor="text1"/>
        </w:rPr>
      </w:pPr>
      <w:r>
        <w:rPr>
          <w:rFonts w:cs="Times New Roman"/>
          <w:b/>
          <w:bCs/>
          <w:color w:val="000000" w:themeColor="text1"/>
        </w:rPr>
        <w:br w:type="page"/>
      </w:r>
    </w:p>
    <w:p w14:paraId="3D0AEB90" w14:textId="5663E73D" w:rsidR="00B07F3D" w:rsidRPr="00424939" w:rsidRDefault="00B07F3D" w:rsidP="004D4F43">
      <w:pPr>
        <w:keepNext/>
        <w:spacing w:after="0"/>
        <w:rPr>
          <w:rFonts w:cs="Times New Roman"/>
          <w:b/>
          <w:bCs/>
          <w:color w:val="000000" w:themeColor="text1"/>
        </w:rPr>
      </w:pPr>
      <w:r w:rsidRPr="00424939">
        <w:rPr>
          <w:rFonts w:cs="Times New Roman"/>
          <w:b/>
          <w:bCs/>
          <w:color w:val="000000" w:themeColor="text1"/>
        </w:rPr>
        <w:t>Reporting Changes and Other Assistance</w:t>
      </w:r>
    </w:p>
    <w:p w14:paraId="66FBB9F8" w14:textId="39C884BC"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Any change in a student's enrollment status, financial circumstances, or residential status must be reported immediately to 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Such a change may have an effect on the calculation of financial need and the resulting assistance offered. It is in the best interest of students to contact the </w:t>
      </w:r>
      <w:r w:rsidR="008859FB">
        <w:rPr>
          <w:rFonts w:cs="Times New Roman"/>
          <w:color w:val="000000" w:themeColor="text1"/>
        </w:rPr>
        <w:t xml:space="preserve">Student </w:t>
      </w:r>
      <w:r w:rsidR="00A13034">
        <w:rPr>
          <w:rFonts w:cs="Times New Roman"/>
          <w:color w:val="000000" w:themeColor="text1"/>
        </w:rPr>
        <w:t>Financial</w:t>
      </w:r>
      <w:r w:rsidR="008859FB">
        <w:rPr>
          <w:rFonts w:cs="Times New Roman"/>
          <w:color w:val="000000" w:themeColor="text1"/>
        </w:rPr>
        <w:t xml:space="preserve"> Services Office</w:t>
      </w:r>
      <w:r w:rsidRPr="00424939">
        <w:rPr>
          <w:rFonts w:cs="Times New Roman"/>
          <w:color w:val="000000" w:themeColor="text1"/>
        </w:rPr>
        <w:t xml:space="preserve"> prior to an enrollment or residential status change.</w:t>
      </w:r>
    </w:p>
    <w:p w14:paraId="621A43F2" w14:textId="77777777" w:rsidR="00B07F3D" w:rsidRPr="00424939" w:rsidRDefault="00B07F3D" w:rsidP="00B07F3D">
      <w:pPr>
        <w:spacing w:after="0"/>
        <w:rPr>
          <w:rFonts w:cs="Times New Roman"/>
          <w:b/>
          <w:bCs/>
          <w:color w:val="000000" w:themeColor="text1"/>
        </w:rPr>
      </w:pPr>
      <w:r w:rsidRPr="00424939">
        <w:rPr>
          <w:rFonts w:cs="Times New Roman"/>
          <w:b/>
          <w:bCs/>
          <w:color w:val="000000" w:themeColor="text1"/>
        </w:rPr>
        <w:t>Outside Scholarships and Loans</w:t>
      </w:r>
    </w:p>
    <w:p w14:paraId="24AD877D" w14:textId="66E6B96B" w:rsidR="00B07F3D" w:rsidRPr="00424939" w:rsidRDefault="00B07F3D" w:rsidP="00B07F3D">
      <w:pPr>
        <w:spacing w:after="120"/>
        <w:rPr>
          <w:rFonts w:cs="Times New Roman"/>
          <w:color w:val="000000" w:themeColor="text1"/>
        </w:rPr>
      </w:pPr>
      <w:r w:rsidRPr="00424939">
        <w:rPr>
          <w:rFonts w:cs="Times New Roman"/>
          <w:color w:val="000000" w:themeColor="text1"/>
        </w:rPr>
        <w:t>All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06" w:author="Summer 2023 updates" w:date="2024-07-31T13:42:00Z">
        <w:r w:rsidR="00B76E1A" w:rsidRPr="00424939">
          <w:rPr>
            <w:rStyle w:val="Strong"/>
            <w:rFonts w:ascii="Garamond" w:hAnsi="Garamond"/>
            <w:color w:val="000000" w:themeColor="text1"/>
          </w:rPr>
          <w:delInstrText>aid</w:delInstrText>
        </w:r>
      </w:del>
      <w:ins w:id="16607"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received from sources outside of Coe College must be reported to the </w:t>
      </w:r>
      <w:r w:rsidR="008859FB">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Outside assistance may include, but is not limited to: scholarships, tuition reimbursement, private student loans, etc. These funds may cause a change in financial aid eligibility.</w:t>
      </w:r>
    </w:p>
    <w:p w14:paraId="30338174" w14:textId="57CD512A" w:rsidR="00B07F3D" w:rsidRPr="00424939" w:rsidRDefault="00B07F3D" w:rsidP="00B07F3D">
      <w:pPr>
        <w:spacing w:after="0"/>
        <w:rPr>
          <w:rFonts w:cs="Times New Roman"/>
          <w:b/>
          <w:bCs/>
          <w:color w:val="000000" w:themeColor="text1"/>
        </w:rPr>
      </w:pPr>
      <w:r w:rsidRPr="00424939">
        <w:rPr>
          <w:rFonts w:cs="Times New Roman"/>
          <w:b/>
          <w:bCs/>
          <w:color w:val="000000" w:themeColor="text1"/>
        </w:rPr>
        <w:t>Appeals</w:t>
      </w:r>
      <w:r w:rsidR="008C196D" w:rsidRPr="00424939">
        <w:rPr>
          <w:rFonts w:cs="Times New Roman"/>
          <w:b/>
          <w:bCs/>
          <w:color w:val="000000" w:themeColor="text1"/>
        </w:rPr>
        <w:fldChar w:fldCharType="begin"/>
      </w:r>
      <w:r w:rsidR="008C196D" w:rsidRPr="00424939">
        <w:rPr>
          <w:color w:val="000000" w:themeColor="text1"/>
        </w:rPr>
        <w:instrText xml:space="preserve"> XE "</w:instrText>
      </w:r>
      <w:r w:rsidR="008C196D" w:rsidRPr="00424939">
        <w:rPr>
          <w:rFonts w:cs="Times New Roman"/>
          <w:b/>
          <w:color w:val="000000" w:themeColor="text1"/>
        </w:rPr>
        <w:instrText>Appeals</w:instrText>
      </w:r>
      <w:r w:rsidR="008C196D" w:rsidRPr="00424939">
        <w:rPr>
          <w:color w:val="000000" w:themeColor="text1"/>
        </w:rPr>
        <w:instrText xml:space="preserve">" </w:instrText>
      </w:r>
      <w:r w:rsidR="008C196D" w:rsidRPr="00424939">
        <w:rPr>
          <w:rFonts w:cs="Times New Roman"/>
          <w:b/>
          <w:bCs/>
          <w:color w:val="000000" w:themeColor="text1"/>
        </w:rPr>
        <w:fldChar w:fldCharType="end"/>
      </w:r>
    </w:p>
    <w:p w14:paraId="42FA1E13" w14:textId="3C643E86" w:rsidR="00B07F3D" w:rsidRPr="00424939" w:rsidRDefault="00B07F3D" w:rsidP="00B07F3D">
      <w:pPr>
        <w:spacing w:after="120"/>
        <w:rPr>
          <w:rFonts w:cs="Times New Roman"/>
          <w:color w:val="000000" w:themeColor="text1"/>
        </w:rPr>
      </w:pPr>
      <w:r w:rsidRPr="00424939">
        <w:rPr>
          <w:rFonts w:cs="Times New Roman"/>
          <w:color w:val="000000" w:themeColor="text1"/>
        </w:rPr>
        <w:t>A student has the right to appeal any decision concerning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08" w:author="Summer 2023 updates" w:date="2024-07-31T13:42:00Z">
        <w:r w:rsidR="00B76E1A" w:rsidRPr="00424939">
          <w:rPr>
            <w:rStyle w:val="Strong"/>
            <w:rFonts w:ascii="Garamond" w:hAnsi="Garamond"/>
            <w:color w:val="000000" w:themeColor="text1"/>
          </w:rPr>
          <w:delInstrText>aid</w:delInstrText>
        </w:r>
      </w:del>
      <w:ins w:id="16609"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eligibility or award in writing to the Director of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To do so, contact the Director of Financial Aid.</w:t>
      </w:r>
    </w:p>
    <w:p w14:paraId="10609E11" w14:textId="194E1656" w:rsidR="00B07F3D" w:rsidRPr="00424939" w:rsidRDefault="00B07F3D" w:rsidP="00B07F3D">
      <w:pPr>
        <w:spacing w:after="0"/>
        <w:rPr>
          <w:rFonts w:cs="Times New Roman"/>
          <w:b/>
          <w:bCs/>
          <w:color w:val="000000" w:themeColor="text1"/>
        </w:rPr>
      </w:pPr>
      <w:r w:rsidRPr="00424939">
        <w:rPr>
          <w:rFonts w:cs="Times New Roman"/>
          <w:b/>
          <w:bCs/>
          <w:color w:val="000000" w:themeColor="text1"/>
        </w:rPr>
        <w:t>Off-Campus Study</w:t>
      </w:r>
      <w:r w:rsidR="00B76E1A" w:rsidRPr="00424939">
        <w:rPr>
          <w:rFonts w:cs="Times New Roman"/>
          <w:b/>
          <w:bCs/>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Off-Campus Study</w:instrText>
      </w:r>
      <w:r w:rsidR="00B76E1A" w:rsidRPr="00424939">
        <w:rPr>
          <w:color w:val="000000" w:themeColor="text1"/>
        </w:rPr>
        <w:instrText xml:space="preserve">" </w:instrText>
      </w:r>
      <w:r w:rsidR="00B76E1A" w:rsidRPr="00424939">
        <w:rPr>
          <w:rFonts w:cs="Times New Roman"/>
          <w:b/>
          <w:bCs/>
          <w:color w:val="000000" w:themeColor="text1"/>
        </w:rPr>
        <w:fldChar w:fldCharType="end"/>
      </w:r>
    </w:p>
    <w:p w14:paraId="659C9983" w14:textId="6CBF6FCC" w:rsidR="00B07F3D" w:rsidRPr="00424939" w:rsidRDefault="00B07F3D" w:rsidP="00B07F3D">
      <w:pPr>
        <w:rPr>
          <w:rFonts w:cs="Times New Roman"/>
          <w:color w:val="000000" w:themeColor="text1"/>
        </w:rPr>
      </w:pPr>
      <w:r w:rsidRPr="00424939">
        <w:rPr>
          <w:rFonts w:cs="Times New Roman"/>
          <w:color w:val="000000" w:themeColor="text1"/>
        </w:rPr>
        <w:t>Coe-administered financial aid</w:t>
      </w:r>
      <w:r w:rsidR="00B76E1A" w:rsidRPr="00424939">
        <w:rPr>
          <w:rFonts w:cs="Times New Roman"/>
          <w:color w:val="000000" w:themeColor="text1"/>
        </w:rPr>
        <w:fldChar w:fldCharType="begin"/>
      </w:r>
      <w:r w:rsidR="00B76E1A" w:rsidRPr="00424939">
        <w:rPr>
          <w:color w:val="000000" w:themeColor="text1"/>
        </w:rPr>
        <w:instrText xml:space="preserve"> XE "</w:instrText>
      </w:r>
      <w:del w:id="16610" w:author="Summer 2023 updates" w:date="2024-07-31T13:42:00Z">
        <w:r w:rsidR="00B76E1A" w:rsidRPr="00424939">
          <w:rPr>
            <w:rStyle w:val="Strong"/>
            <w:rFonts w:ascii="Garamond" w:hAnsi="Garamond"/>
            <w:color w:val="000000" w:themeColor="text1"/>
          </w:rPr>
          <w:delInstrText>aid</w:delInstrText>
        </w:r>
      </w:del>
      <w:ins w:id="16611" w:author="Summer 2023 updates" w:date="2024-07-31T13:42:00Z">
        <w:r w:rsidR="00A364BA">
          <w:rPr>
            <w:rStyle w:val="Strong"/>
            <w:rFonts w:ascii="Garamond" w:hAnsi="Garamond"/>
            <w:color w:val="000000" w:themeColor="text1"/>
          </w:rPr>
          <w:instrText>A</w:instrText>
        </w:r>
        <w:r w:rsidR="00B76E1A" w:rsidRPr="00424939">
          <w:rPr>
            <w:rStyle w:val="Strong"/>
            <w:rFonts w:ascii="Garamond" w:hAnsi="Garamond"/>
            <w:color w:val="000000" w:themeColor="text1"/>
          </w:rPr>
          <w:instrText>id</w:instrText>
        </w:r>
      </w:ins>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with the exception of </w:t>
      </w:r>
      <w:r w:rsidR="00A13034">
        <w:rPr>
          <w:rFonts w:cs="Times New Roman"/>
          <w:color w:val="000000" w:themeColor="text1"/>
        </w:rPr>
        <w:t>the National Tuition Exchange</w:t>
      </w:r>
      <w:r w:rsidR="004B6C0E">
        <w:rPr>
          <w:rFonts w:cs="Times New Roman"/>
          <w:color w:val="000000" w:themeColor="text1"/>
        </w:rPr>
        <w:t xml:space="preserve"> (NTE)</w:t>
      </w:r>
      <w:r w:rsidR="00A13034">
        <w:rPr>
          <w:rFonts w:cs="Times New Roman"/>
          <w:color w:val="000000" w:themeColor="text1"/>
        </w:rPr>
        <w:t xml:space="preserve"> Program benefits</w:t>
      </w:r>
      <w:r w:rsidRPr="00424939">
        <w:rPr>
          <w:rFonts w:cs="Times New Roman"/>
          <w:color w:val="000000" w:themeColor="text1"/>
        </w:rPr>
        <w:t xml:space="preserve">, may be used for off-campus study if approved by the </w:t>
      </w:r>
      <w:r w:rsidR="00A13034">
        <w:rPr>
          <w:rFonts w:cs="Times New Roman"/>
          <w:color w:val="000000" w:themeColor="text1"/>
        </w:rPr>
        <w:t>Committee on Internationalization</w:t>
      </w:r>
      <w:r w:rsidRPr="00424939">
        <w:rPr>
          <w:rFonts w:cs="Times New Roman"/>
          <w:color w:val="000000" w:themeColor="text1"/>
        </w:rPr>
        <w:t>. Students are responsible for any additional costs of the programs. Applications to use Coe aid should be filed with the Director of Off-Campus Studies.</w:t>
      </w:r>
    </w:p>
    <w:p w14:paraId="43BA1E4A" w14:textId="2A2DF823" w:rsidR="00B07F3D" w:rsidRPr="00424939" w:rsidRDefault="00B07F3D" w:rsidP="00B07F3D">
      <w:pPr>
        <w:spacing w:after="120"/>
        <w:rPr>
          <w:rFonts w:cs="Times New Roman"/>
          <w:color w:val="000000" w:themeColor="text1"/>
        </w:rPr>
      </w:pPr>
      <w:r w:rsidRPr="00424939">
        <w:rPr>
          <w:rFonts w:cs="Times New Roman"/>
          <w:color w:val="000000" w:themeColor="text1"/>
        </w:rPr>
        <w:t xml:space="preserve">Enrollment in an off-campus study program approved for credit by Coe qualifies the student to be considered for assistance from federal and state grant and loan programs. Contact the </w:t>
      </w:r>
      <w:r w:rsidR="000F4C94">
        <w:rPr>
          <w:rFonts w:cs="Times New Roman"/>
          <w:color w:val="000000" w:themeColor="text1"/>
        </w:rPr>
        <w:t>Student Financial Services Office</w:t>
      </w:r>
      <w:r w:rsidR="00B76E1A" w:rsidRPr="00424939">
        <w:rPr>
          <w:rFonts w:cs="Times New Roman"/>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Financial Aid</w:instrText>
      </w:r>
      <w:r w:rsidR="00B76E1A" w:rsidRPr="00424939">
        <w:rPr>
          <w:color w:val="000000" w:themeColor="text1"/>
        </w:rPr>
        <w:instrText xml:space="preserve">" </w:instrText>
      </w:r>
      <w:r w:rsidR="00B76E1A" w:rsidRPr="00424939">
        <w:rPr>
          <w:rFonts w:cs="Times New Roman"/>
          <w:color w:val="000000" w:themeColor="text1"/>
        </w:rPr>
        <w:fldChar w:fldCharType="end"/>
      </w:r>
      <w:r w:rsidRPr="00424939">
        <w:rPr>
          <w:rFonts w:cs="Times New Roman"/>
          <w:color w:val="000000" w:themeColor="text1"/>
        </w:rPr>
        <w:t xml:space="preserve"> for more information.</w:t>
      </w:r>
    </w:p>
    <w:p w14:paraId="5628E5B5" w14:textId="77777777" w:rsidR="00B07F3D" w:rsidRPr="00424939" w:rsidRDefault="00B07F3D" w:rsidP="00B07F3D">
      <w:pPr>
        <w:rPr>
          <w:rFonts w:cs="Times New Roman"/>
          <w:b/>
          <w:color w:val="000000" w:themeColor="text1"/>
          <w:sz w:val="24"/>
          <w:szCs w:val="24"/>
        </w:rPr>
      </w:pPr>
      <w:r w:rsidRPr="00424939">
        <w:rPr>
          <w:rFonts w:cs="Times New Roman"/>
          <w:b/>
          <w:color w:val="000000" w:themeColor="text1"/>
          <w:sz w:val="24"/>
          <w:szCs w:val="24"/>
        </w:rPr>
        <w:br w:type="page"/>
      </w:r>
    </w:p>
    <w:p w14:paraId="7A012F03" w14:textId="0730CC24" w:rsidR="00B07F3D" w:rsidRPr="00424939" w:rsidRDefault="00B07F3D" w:rsidP="002B623E">
      <w:pPr>
        <w:pStyle w:val="Heading1"/>
      </w:pPr>
      <w:bookmarkStart w:id="16612" w:name="_Toc141355812"/>
      <w:bookmarkStart w:id="16613" w:name="_Toc110005293"/>
      <w:r w:rsidRPr="00424939">
        <w:t>DIRECTORIES</w:t>
      </w:r>
      <w:bookmarkEnd w:id="16612"/>
      <w:bookmarkEnd w:id="16613"/>
      <w:r w:rsidR="002E2CCC" w:rsidRPr="00424939">
        <w:fldChar w:fldCharType="begin"/>
      </w:r>
      <w:r w:rsidR="002E2CCC" w:rsidRPr="00424939">
        <w:instrText xml:space="preserve"> XE "</w:instrText>
      </w:r>
      <w:del w:id="16614" w:author="Summer 2023 updates" w:date="2024-07-31T13:42:00Z">
        <w:r w:rsidR="002E2CCC" w:rsidRPr="00424939">
          <w:delInstrText>DIRECTORIES</w:delInstrText>
        </w:r>
      </w:del>
      <w:ins w:id="16615" w:author="Summer 2023 updates" w:date="2024-07-31T13:42:00Z">
        <w:r w:rsidR="001978C8">
          <w:instrText>Directories</w:instrText>
        </w:r>
      </w:ins>
      <w:r w:rsidR="002E2CCC" w:rsidRPr="00424939">
        <w:instrText xml:space="preserve">" </w:instrText>
      </w:r>
      <w:r w:rsidR="002E2CCC" w:rsidRPr="00424939">
        <w:fldChar w:fldCharType="end"/>
      </w:r>
    </w:p>
    <w:p w14:paraId="1A757343" w14:textId="66ADA7DF" w:rsidR="00B07F3D" w:rsidRPr="00424939" w:rsidRDefault="00571A06" w:rsidP="00571A06">
      <w:pPr>
        <w:pStyle w:val="Heading4"/>
        <w:rPr>
          <w:rFonts w:ascii="Garamond" w:hAnsi="Garamond"/>
          <w:color w:val="000000" w:themeColor="text1"/>
        </w:rPr>
      </w:pPr>
      <w:bookmarkStart w:id="16616" w:name="_Toc141355813"/>
      <w:bookmarkStart w:id="16617" w:name="_Toc110005294"/>
      <w:r w:rsidRPr="00424939">
        <w:rPr>
          <w:rFonts w:ascii="Garamond" w:hAnsi="Garamond"/>
          <w:color w:val="000000" w:themeColor="text1"/>
        </w:rPr>
        <w:t>The Faculty</w:t>
      </w:r>
      <w:bookmarkEnd w:id="16616"/>
      <w:bookmarkEnd w:id="16617"/>
      <w:r w:rsidR="002E2CCC" w:rsidRPr="00424939">
        <w:rPr>
          <w:rFonts w:ascii="Garamond" w:hAnsi="Garamond"/>
          <w:color w:val="000000" w:themeColor="text1"/>
        </w:rPr>
        <w:fldChar w:fldCharType="begin"/>
      </w:r>
      <w:r w:rsidR="002E2CCC" w:rsidRPr="00424939">
        <w:rPr>
          <w:rFonts w:ascii="Garamond" w:hAnsi="Garamond"/>
          <w:color w:val="000000" w:themeColor="text1"/>
        </w:rPr>
        <w:instrText xml:space="preserve"> XE "Faculty" </w:instrText>
      </w:r>
      <w:r w:rsidR="002E2CCC" w:rsidRPr="00424939">
        <w:rPr>
          <w:rFonts w:ascii="Garamond" w:hAnsi="Garamond"/>
          <w:color w:val="000000" w:themeColor="text1"/>
        </w:rPr>
        <w:fldChar w:fldCharType="end"/>
      </w:r>
    </w:p>
    <w:p w14:paraId="26D39DD8" w14:textId="780CC4F8" w:rsidR="00B07F3D" w:rsidRPr="00424939" w:rsidRDefault="00B07F3D" w:rsidP="00B07F3D">
      <w:pPr>
        <w:spacing w:after="0" w:line="360" w:lineRule="auto"/>
        <w:rPr>
          <w:rStyle w:val="Strong"/>
          <w:rFonts w:ascii="Garamond" w:hAnsi="Garamond"/>
          <w:color w:val="000000" w:themeColor="text1"/>
        </w:rPr>
      </w:pPr>
      <w:r w:rsidRPr="00424939">
        <w:rPr>
          <w:rStyle w:val="Strong"/>
          <w:rFonts w:ascii="Garamond" w:hAnsi="Garamond"/>
          <w:color w:val="000000" w:themeColor="text1"/>
        </w:rPr>
        <w:t>Full-Time</w:t>
      </w:r>
      <w:r w:rsidR="00B76E1A" w:rsidRPr="00424939">
        <w:rPr>
          <w:rStyle w:val="Strong"/>
          <w:rFonts w:ascii="Garamond" w:hAnsi="Garamond"/>
          <w:color w:val="000000" w:themeColor="text1"/>
        </w:rPr>
        <w:fldChar w:fldCharType="begin"/>
      </w:r>
      <w:r w:rsidR="00B76E1A" w:rsidRPr="00424939">
        <w:rPr>
          <w:color w:val="000000" w:themeColor="text1"/>
        </w:rPr>
        <w:instrText xml:space="preserve"> XE "</w:instrText>
      </w:r>
      <w:r w:rsidR="00B76E1A" w:rsidRPr="00424939">
        <w:rPr>
          <w:rFonts w:cs="Times New Roman"/>
          <w:b/>
          <w:color w:val="000000" w:themeColor="text1"/>
        </w:rPr>
        <w:instrText>Full-Time</w:instrText>
      </w:r>
      <w:r w:rsidR="00B76E1A" w:rsidRPr="00424939">
        <w:rPr>
          <w:color w:val="000000" w:themeColor="text1"/>
        </w:rPr>
        <w:instrText xml:space="preserve">" </w:instrText>
      </w:r>
      <w:r w:rsidR="00B76E1A" w:rsidRPr="00424939">
        <w:rPr>
          <w:rStyle w:val="Strong"/>
          <w:rFonts w:ascii="Garamond" w:hAnsi="Garamond"/>
          <w:color w:val="000000" w:themeColor="text1"/>
        </w:rPr>
        <w:fldChar w:fldCharType="end"/>
      </w:r>
      <w:r w:rsidRPr="00424939">
        <w:rPr>
          <w:rStyle w:val="Strong"/>
          <w:rFonts w:ascii="Garamond" w:hAnsi="Garamond"/>
          <w:color w:val="000000" w:themeColor="text1"/>
        </w:rPr>
        <w:t xml:space="preserve"> Faculty</w:t>
      </w:r>
      <w:r w:rsidR="002E2CCC" w:rsidRPr="00424939">
        <w:rPr>
          <w:rStyle w:val="Strong"/>
          <w:rFonts w:ascii="Garamond" w:hAnsi="Garamond"/>
          <w:color w:val="000000" w:themeColor="text1"/>
        </w:rPr>
        <w:fldChar w:fldCharType="begin"/>
      </w:r>
      <w:r w:rsidR="002E2CCC" w:rsidRPr="00424939">
        <w:rPr>
          <w:color w:val="000000" w:themeColor="text1"/>
        </w:rPr>
        <w:instrText xml:space="preserve"> XE "Faculty" </w:instrText>
      </w:r>
      <w:r w:rsidR="002E2CCC" w:rsidRPr="00424939">
        <w:rPr>
          <w:rStyle w:val="Strong"/>
          <w:rFonts w:ascii="Garamond" w:hAnsi="Garamond"/>
          <w:color w:val="000000" w:themeColor="text1"/>
        </w:rPr>
        <w:fldChar w:fldCharType="end"/>
      </w:r>
    </w:p>
    <w:p w14:paraId="7F883EB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MARIO AFFATIGATO</w:t>
      </w:r>
    </w:p>
    <w:p w14:paraId="28DAC5F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6BE8E29A"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M.S., Ph.D., Vanderbilt University.</w:t>
      </w:r>
    </w:p>
    <w:p w14:paraId="604A1A4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UGUR AKGUN</w:t>
      </w:r>
    </w:p>
    <w:p w14:paraId="15DF7BE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9A0F96D"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Middle East Technical University, Turkey; Ph.D., University of Iowa.</w:t>
      </w:r>
    </w:p>
    <w:p w14:paraId="6F8DA06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BRIE SWENSON ARNOLD</w:t>
      </w:r>
    </w:p>
    <w:p w14:paraId="274EF558" w14:textId="76142B43" w:rsidR="00D95BB1" w:rsidRPr="008A569C" w:rsidRDefault="00B07F3D" w:rsidP="00D95BB1">
      <w:pPr>
        <w:spacing w:after="0"/>
        <w:rPr>
          <w:rFonts w:cs="Times New Roman"/>
          <w:color w:val="000000" w:themeColor="text1"/>
        </w:rPr>
      </w:pPr>
      <w:del w:id="16618" w:author="Summer 2023 updates" w:date="2024-07-31T13:42:00Z">
        <w:r w:rsidRPr="008A569C">
          <w:rPr>
            <w:rFonts w:cs="Times New Roman"/>
            <w:color w:val="000000" w:themeColor="text1"/>
          </w:rPr>
          <w:delText xml:space="preserve">Associate </w:delText>
        </w:r>
      </w:del>
      <w:r w:rsidR="00D95BB1" w:rsidRPr="008A569C">
        <w:rPr>
          <w:rFonts w:cs="Times New Roman"/>
          <w:color w:val="000000" w:themeColor="text1"/>
        </w:rPr>
        <w:t>Professor of History</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History</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1B2702B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Concordia College; M.A., Ph.D., University of Minnesota.</w:t>
      </w:r>
    </w:p>
    <w:p w14:paraId="42A006D7" w14:textId="77777777" w:rsidR="00D95BB1" w:rsidRPr="008A569C" w:rsidRDefault="00D95BB1" w:rsidP="00D95BB1">
      <w:pPr>
        <w:spacing w:after="0"/>
        <w:rPr>
          <w:rFonts w:cs="Times New Roman"/>
          <w:bCs/>
          <w:color w:val="000000" w:themeColor="text1"/>
        </w:rPr>
      </w:pPr>
      <w:r w:rsidRPr="008A569C">
        <w:rPr>
          <w:rFonts w:cs="Times New Roman"/>
          <w:bCs/>
          <w:color w:val="000000" w:themeColor="text1"/>
        </w:rPr>
        <w:t>KATE ASPENGREN</w:t>
      </w:r>
    </w:p>
    <w:p w14:paraId="10333036" w14:textId="77777777" w:rsidR="00D95BB1" w:rsidRPr="008A569C" w:rsidRDefault="00D95BB1" w:rsidP="00D95BB1">
      <w:pPr>
        <w:spacing w:after="0"/>
        <w:rPr>
          <w:rFonts w:cs="Times New Roman"/>
          <w:bCs/>
          <w:color w:val="000000" w:themeColor="text1"/>
        </w:rPr>
      </w:pPr>
      <w:r w:rsidRPr="008A569C">
        <w:rPr>
          <w:rFonts w:cs="Times New Roman"/>
          <w:bCs/>
          <w:color w:val="000000" w:themeColor="text1"/>
        </w:rPr>
        <w:t>Assistant Professor of English</w:t>
      </w:r>
      <w:r w:rsidRPr="008A569C">
        <w:rPr>
          <w:rFonts w:cs="Times New Roman"/>
          <w:bCs/>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English</w:instrText>
      </w:r>
      <w:r w:rsidRPr="008A569C">
        <w:rPr>
          <w:color w:val="000000" w:themeColor="text1"/>
        </w:rPr>
        <w:instrText xml:space="preserve">" </w:instrText>
      </w:r>
      <w:r w:rsidRPr="008A569C">
        <w:rPr>
          <w:rFonts w:cs="Times New Roman"/>
          <w:bCs/>
          <w:color w:val="000000" w:themeColor="text1"/>
        </w:rPr>
        <w:fldChar w:fldCharType="end"/>
      </w:r>
      <w:r w:rsidRPr="008A569C">
        <w:rPr>
          <w:rFonts w:cs="Times New Roman"/>
          <w:bCs/>
          <w:color w:val="000000" w:themeColor="text1"/>
        </w:rPr>
        <w:t>.</w:t>
      </w:r>
    </w:p>
    <w:p w14:paraId="16CD53BF" w14:textId="77777777" w:rsidR="00D95BB1" w:rsidRPr="008A569C" w:rsidRDefault="00D95BB1" w:rsidP="00D95BB1">
      <w:pPr>
        <w:spacing w:after="120"/>
        <w:rPr>
          <w:rFonts w:cs="Times New Roman"/>
          <w:color w:val="000000" w:themeColor="text1"/>
        </w:rPr>
      </w:pPr>
      <w:r w:rsidRPr="008A569C">
        <w:rPr>
          <w:rFonts w:cs="Times New Roman"/>
          <w:bCs/>
          <w:color w:val="000000" w:themeColor="text1"/>
        </w:rPr>
        <w:t>B.A., M.F.A., University of Iowa.</w:t>
      </w:r>
    </w:p>
    <w:p w14:paraId="5E128ED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LARRY D. ATWATER</w:t>
      </w:r>
    </w:p>
    <w:p w14:paraId="08FEC0C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Kinesiology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Kinesiology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03535C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M.A., Northeast Missouri State University.</w:t>
      </w:r>
    </w:p>
    <w:p w14:paraId="045CFDB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MARIE BAEHR</w:t>
      </w:r>
    </w:p>
    <w:p w14:paraId="7E7D467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Special Assistant to the President; 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w:t>
      </w:r>
    </w:p>
    <w:p w14:paraId="2704406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Denison University; M.S., University of New Hampshire; Ph.D., The Ohio State University.</w:t>
      </w:r>
    </w:p>
    <w:p w14:paraId="6927AA3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MICHAEL BAKER</w:t>
      </w:r>
    </w:p>
    <w:p w14:paraId="31BA41B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Psychology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Psychology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1790B96"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M.S., Ph.D., Iowa State University.</w:t>
      </w:r>
    </w:p>
    <w:p w14:paraId="2BBE531C"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RYAN BARANOWSKI</w:t>
      </w:r>
    </w:p>
    <w:p w14:paraId="3F8715F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Stead Department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C617DF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M.A., Ph.D., University of California, Irvine.</w:t>
      </w:r>
    </w:p>
    <w:p w14:paraId="032953A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DENNIS BARNETT</w:t>
      </w:r>
    </w:p>
    <w:p w14:paraId="637B03FC"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Theatre Arts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Theatre Arts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154BDF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Indiana University; M.F.A., Florida State University; Ph.D., University of Washington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Washington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B09121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LISA A. BARNETT</w:t>
      </w:r>
    </w:p>
    <w:p w14:paraId="1607AFE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Sociology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Sociology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FF43B6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B.S.J., Northwestern University; M.A., Ph.D., Washington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Washington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State University.</w:t>
      </w:r>
    </w:p>
    <w:p w14:paraId="1798822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LYNDA BARROW</w:t>
      </w:r>
    </w:p>
    <w:p w14:paraId="50C5E12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Political Science</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Political Science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25B0D26"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Albion College; M.A., The Johns Hopkins University; M.T.S., Wesley Theological Seminary; Ph.D., Syracuse University.</w:t>
      </w:r>
    </w:p>
    <w:p w14:paraId="0A145A4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ALISSA BOGUSLAW</w:t>
      </w:r>
    </w:p>
    <w:p w14:paraId="49D8FA3D" w14:textId="7ECC8D4A" w:rsidR="00D95BB1" w:rsidRPr="008A569C" w:rsidRDefault="00D95BB1" w:rsidP="00D95BB1">
      <w:pPr>
        <w:spacing w:after="120"/>
        <w:rPr>
          <w:rFonts w:cs="Times New Roman"/>
          <w:color w:val="000000" w:themeColor="text1"/>
        </w:rPr>
      </w:pPr>
      <w:r w:rsidRPr="008A569C">
        <w:rPr>
          <w:rFonts w:cs="Times New Roman"/>
          <w:color w:val="000000" w:themeColor="text1"/>
        </w:rPr>
        <w:t>Assistant Professor of Sociology</w:t>
      </w:r>
      <w:del w:id="16619" w:author="Summer 2023 updates" w:date="2024-07-31T13:42:00Z">
        <w:r w:rsidR="00253165" w:rsidRPr="008A569C">
          <w:rPr>
            <w:rFonts w:cs="Times New Roman"/>
            <w:color w:val="000000" w:themeColor="text1"/>
          </w:rPr>
          <w:delText xml:space="preserve"> </w:delText>
        </w:r>
      </w:del>
      <w:ins w:id="16620" w:author="Summer 2023 updates" w:date="2024-07-31T13:42:00Z">
        <w:r>
          <w:rPr>
            <w:rFonts w:cs="Times New Roman"/>
            <w:color w:val="000000" w:themeColor="text1"/>
          </w:rPr>
          <w:t>.</w:t>
        </w:r>
      </w:ins>
      <w:r w:rsidRPr="008A569C">
        <w:rPr>
          <w:rFonts w:cs="Times New Roman"/>
          <w:color w:val="000000" w:themeColor="text1"/>
        </w:rPr>
        <w:br/>
        <w:t xml:space="preserve">B.A., 2007, University of Minnesota; M. A., M.Phil., The New School for Social Research. </w:t>
      </w:r>
    </w:p>
    <w:p w14:paraId="2404CDD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CAIO BARCA BRAGATTO</w:t>
      </w:r>
    </w:p>
    <w:p w14:paraId="6759056C" w14:textId="77777777" w:rsidR="00D95BB1" w:rsidRPr="008A569C" w:rsidRDefault="00D95BB1" w:rsidP="00D95BB1">
      <w:pPr>
        <w:keepNext/>
        <w:spacing w:after="0"/>
        <w:rPr>
          <w:rFonts w:cs="Times New Roman"/>
          <w:color w:val="000000" w:themeColor="text1"/>
        </w:rPr>
      </w:pPr>
      <w:r w:rsidRPr="008A569C">
        <w:rPr>
          <w:rFonts w:cs="Times New Roman"/>
          <w:color w:val="000000" w:themeColor="text1"/>
        </w:rPr>
        <w:t>Assistant 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D31DE0B"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Universidade de Sao Paulo; M.A., Ph.D., Universidade Federal de Sao Carlos.</w:t>
      </w:r>
    </w:p>
    <w:p w14:paraId="5D2035B8" w14:textId="77777777" w:rsidR="00D95BB1" w:rsidRPr="008A569C" w:rsidRDefault="00D95BB1" w:rsidP="00D95BB1">
      <w:pPr>
        <w:shd w:val="clear" w:color="auto" w:fill="FFFFFF"/>
        <w:spacing w:after="0"/>
        <w:rPr>
          <w:rFonts w:eastAsia="Times New Roman" w:cs="Tahoma"/>
          <w:color w:val="222222"/>
        </w:rPr>
      </w:pPr>
      <w:r w:rsidRPr="008A569C">
        <w:rPr>
          <w:rFonts w:eastAsia="Times New Roman" w:cs="Tahoma"/>
          <w:color w:val="222222"/>
        </w:rPr>
        <w:t>ABBIE BREWER</w:t>
      </w:r>
    </w:p>
    <w:p w14:paraId="37B9B8FF" w14:textId="77777777" w:rsidR="00D95BB1" w:rsidRPr="008A569C" w:rsidRDefault="00D95BB1" w:rsidP="00D95BB1">
      <w:pPr>
        <w:shd w:val="clear" w:color="auto" w:fill="FFFFFF"/>
        <w:spacing w:after="0"/>
        <w:rPr>
          <w:rFonts w:eastAsia="Times New Roman" w:cs="Tahoma"/>
          <w:color w:val="222222"/>
        </w:rPr>
      </w:pPr>
      <w:r w:rsidRPr="008A569C">
        <w:rPr>
          <w:rFonts w:eastAsia="Times New Roman" w:cs="Tahoma"/>
          <w:color w:val="222222"/>
        </w:rPr>
        <w:t>Assistant Professor of Music</w:t>
      </w:r>
      <w:ins w:id="16621" w:author="Summer 2023 updates" w:date="2024-07-31T13:42:00Z">
        <w:r>
          <w:rPr>
            <w:rFonts w:eastAsia="Times New Roman" w:cs="Tahoma"/>
            <w:color w:val="222222"/>
          </w:rPr>
          <w:t>.</w:t>
        </w:r>
      </w:ins>
    </w:p>
    <w:p w14:paraId="6AFAF0B7" w14:textId="77777777" w:rsidR="00D95BB1" w:rsidRPr="008A569C" w:rsidRDefault="00D95BB1" w:rsidP="00D95BB1">
      <w:pPr>
        <w:shd w:val="clear" w:color="auto" w:fill="FFFFFF"/>
        <w:spacing w:after="120"/>
        <w:rPr>
          <w:rFonts w:eastAsia="Times New Roman" w:cs="Tahoma"/>
          <w:color w:val="222222"/>
        </w:rPr>
      </w:pPr>
      <w:r w:rsidRPr="008A569C">
        <w:rPr>
          <w:rFonts w:eastAsia="Times New Roman" w:cs="Tahoma"/>
          <w:color w:val="222222"/>
        </w:rPr>
        <w:t>B.M., Wartburg College; M.M., Azusa Pacific University; D.M., University of Iowa</w:t>
      </w:r>
      <w:ins w:id="16622" w:author="Summer 2023 updates" w:date="2024-07-31T13:42:00Z">
        <w:r>
          <w:rPr>
            <w:rFonts w:eastAsia="Times New Roman" w:cs="Tahoma"/>
            <w:color w:val="222222"/>
          </w:rPr>
          <w:t>.</w:t>
        </w:r>
      </w:ins>
    </w:p>
    <w:p w14:paraId="37F193C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SAMANTHA BROWN</w:t>
      </w:r>
    </w:p>
    <w:p w14:paraId="49BEA6A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Psychology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Psychology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20B8C4A"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Creighton University; Ph.D., University of Iowa.</w:t>
      </w:r>
    </w:p>
    <w:p w14:paraId="0011BAE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DEREK N. BUCKALOO</w:t>
      </w:r>
    </w:p>
    <w:p w14:paraId="433B85A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History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History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D836D26"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Stanford University; M.A., Ph.D., Emory University.</w:t>
      </w:r>
    </w:p>
    <w:p w14:paraId="08555C14" w14:textId="77777777" w:rsidR="00B07F3D" w:rsidRPr="008A569C" w:rsidRDefault="00B07F3D" w:rsidP="007D1E38">
      <w:pPr>
        <w:pStyle w:val="Default"/>
        <w:spacing w:before="120"/>
        <w:rPr>
          <w:del w:id="16623" w:author="Summer 2023 updates" w:date="2024-07-31T13:42:00Z"/>
          <w:rFonts w:ascii="Garamond" w:hAnsi="Garamond"/>
          <w:color w:val="000000" w:themeColor="text1"/>
          <w:sz w:val="22"/>
          <w:szCs w:val="22"/>
        </w:rPr>
      </w:pPr>
      <w:del w:id="16624" w:author="Summer 2023 updates" w:date="2024-07-31T13:42:00Z">
        <w:r w:rsidRPr="008A569C">
          <w:rPr>
            <w:rFonts w:ascii="Garamond" w:hAnsi="Garamond"/>
            <w:color w:val="000000" w:themeColor="text1"/>
            <w:sz w:val="22"/>
            <w:szCs w:val="22"/>
          </w:rPr>
          <w:delText>HEIDE BURSCH</w:delText>
        </w:r>
      </w:del>
    </w:p>
    <w:p w14:paraId="4DBA190C" w14:textId="77777777" w:rsidR="00B07F3D" w:rsidRPr="008A569C" w:rsidRDefault="00B07F3D" w:rsidP="007D1E38">
      <w:pPr>
        <w:pStyle w:val="Default"/>
        <w:rPr>
          <w:del w:id="16625" w:author="Summer 2023 updates" w:date="2024-07-31T13:42:00Z"/>
          <w:rFonts w:ascii="Garamond" w:hAnsi="Garamond"/>
          <w:color w:val="000000" w:themeColor="text1"/>
          <w:sz w:val="22"/>
          <w:szCs w:val="22"/>
        </w:rPr>
      </w:pPr>
      <w:del w:id="16626" w:author="Summer 2023 updates" w:date="2024-07-31T13:42:00Z">
        <w:r w:rsidRPr="008A569C">
          <w:rPr>
            <w:rFonts w:ascii="Garamond" w:hAnsi="Garamond"/>
            <w:color w:val="000000" w:themeColor="text1"/>
            <w:sz w:val="22"/>
            <w:szCs w:val="22"/>
          </w:rPr>
          <w:delText>Ass</w:delText>
        </w:r>
        <w:r w:rsidR="004870F0" w:rsidRPr="008A569C">
          <w:rPr>
            <w:rFonts w:ascii="Garamond" w:hAnsi="Garamond"/>
            <w:color w:val="000000" w:themeColor="text1"/>
            <w:sz w:val="22"/>
            <w:szCs w:val="22"/>
          </w:rPr>
          <w:delText>ociate</w:delText>
        </w:r>
        <w:r w:rsidRPr="008A569C">
          <w:rPr>
            <w:rFonts w:ascii="Garamond" w:hAnsi="Garamond"/>
            <w:color w:val="000000" w:themeColor="text1"/>
            <w:sz w:val="22"/>
            <w:szCs w:val="22"/>
          </w:rPr>
          <w:delText xml:space="preserve"> Professor of Nursing</w:delText>
        </w:r>
        <w:r w:rsidR="00B8454E" w:rsidRPr="008A569C">
          <w:rPr>
            <w:rFonts w:ascii="Garamond" w:hAnsi="Garamond"/>
            <w:color w:val="000000" w:themeColor="text1"/>
            <w:sz w:val="22"/>
            <w:szCs w:val="22"/>
          </w:rPr>
          <w:fldChar w:fldCharType="begin"/>
        </w:r>
        <w:r w:rsidR="00B8454E" w:rsidRPr="008A569C">
          <w:rPr>
            <w:rFonts w:ascii="Garamond" w:hAnsi="Garamond"/>
            <w:color w:val="000000" w:themeColor="text1"/>
            <w:sz w:val="22"/>
            <w:szCs w:val="22"/>
          </w:rPr>
          <w:delInstrText xml:space="preserve"> XE "Nursing" </w:delInstrText>
        </w:r>
        <w:r w:rsidR="00B8454E" w:rsidRPr="008A569C">
          <w:rPr>
            <w:rFonts w:ascii="Garamond" w:hAnsi="Garamond"/>
            <w:color w:val="000000" w:themeColor="text1"/>
            <w:sz w:val="22"/>
            <w:szCs w:val="22"/>
          </w:rPr>
          <w:fldChar w:fldCharType="end"/>
        </w:r>
        <w:r w:rsidRPr="008A569C">
          <w:rPr>
            <w:rFonts w:ascii="Garamond" w:hAnsi="Garamond"/>
            <w:color w:val="000000" w:themeColor="text1"/>
            <w:sz w:val="22"/>
            <w:szCs w:val="22"/>
          </w:rPr>
          <w:delText>.</w:delText>
        </w:r>
      </w:del>
    </w:p>
    <w:p w14:paraId="775FBA85" w14:textId="77777777" w:rsidR="00B07F3D" w:rsidRPr="008A569C" w:rsidRDefault="00B07F3D" w:rsidP="00143629">
      <w:pPr>
        <w:pStyle w:val="Default"/>
        <w:spacing w:after="120"/>
        <w:rPr>
          <w:del w:id="16627" w:author="Summer 2023 updates" w:date="2024-07-31T13:42:00Z"/>
          <w:rFonts w:ascii="Garamond" w:hAnsi="Garamond"/>
          <w:color w:val="000000" w:themeColor="text1"/>
          <w:sz w:val="22"/>
          <w:szCs w:val="22"/>
        </w:rPr>
      </w:pPr>
      <w:del w:id="16628" w:author="Summer 2023 updates" w:date="2024-07-31T13:42:00Z">
        <w:r w:rsidRPr="008A569C">
          <w:rPr>
            <w:rFonts w:ascii="Garamond" w:hAnsi="Garamond"/>
            <w:color w:val="000000" w:themeColor="text1"/>
            <w:sz w:val="22"/>
            <w:szCs w:val="22"/>
          </w:rPr>
          <w:delText>B.S.N., M.S.N., Ph.D., University of Iowa.</w:delText>
        </w:r>
      </w:del>
    </w:p>
    <w:p w14:paraId="15FF409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ALLISON CARR</w:t>
      </w:r>
    </w:p>
    <w:p w14:paraId="7C5DCF5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Rhetoric</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Rhetoric</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5E96CA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M.A., Ph.D., University of Cincinnati.</w:t>
      </w:r>
    </w:p>
    <w:p w14:paraId="56F9B69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WILLIAM S. CARSON</w:t>
      </w:r>
    </w:p>
    <w:p w14:paraId="44DF28C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Music</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Music</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402C5DA4"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Macalester College; M.M., Southern Illinois University; D.M.A., Arizona State University.</w:t>
      </w:r>
    </w:p>
    <w:p w14:paraId="0111466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PAMELA J. CARSTENS</w:t>
      </w:r>
    </w:p>
    <w:p w14:paraId="0EC5BD0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World Affairs.</w:t>
      </w:r>
    </w:p>
    <w:p w14:paraId="52F06099"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M.B.A., Ph.D., University of Iowa.</w:t>
      </w:r>
    </w:p>
    <w:p w14:paraId="6AB6AA61" w14:textId="77777777" w:rsidR="00D95BB1" w:rsidRPr="008A569C" w:rsidRDefault="00D95BB1" w:rsidP="00D95BB1">
      <w:pPr>
        <w:spacing w:after="0"/>
        <w:rPr>
          <w:rFonts w:eastAsia="Times New Roman" w:cs="Times New Roman"/>
        </w:rPr>
      </w:pPr>
      <w:r w:rsidRPr="008A569C">
        <w:rPr>
          <w:rFonts w:eastAsia="Times New Roman" w:cs="Times New Roman"/>
          <w:color w:val="000000"/>
        </w:rPr>
        <w:t>VANESSA CASTILLO</w:t>
      </w:r>
    </w:p>
    <w:p w14:paraId="7CB336D5"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Psychology</w:t>
      </w:r>
      <w:r>
        <w:rPr>
          <w:rFonts w:eastAsia="Times New Roman" w:cs="Times New Roman"/>
          <w:color w:val="000000"/>
        </w:rPr>
        <w:t>.</w:t>
      </w:r>
    </w:p>
    <w:p w14:paraId="024B834B" w14:textId="2E83865D" w:rsidR="00D95BB1" w:rsidRPr="008A569C" w:rsidRDefault="00D95BB1" w:rsidP="00D95BB1">
      <w:pPr>
        <w:spacing w:after="120"/>
        <w:rPr>
          <w:rFonts w:eastAsia="Times New Roman" w:cs="Times New Roman"/>
        </w:rPr>
      </w:pPr>
      <w:r w:rsidRPr="008A569C">
        <w:rPr>
          <w:rFonts w:eastAsia="Times New Roman" w:cs="Times New Roman"/>
          <w:color w:val="000000"/>
        </w:rPr>
        <w:t xml:space="preserve">B.A., Concordia College; </w:t>
      </w:r>
      <w:del w:id="16629" w:author="Summer 2023 updates" w:date="2024-07-31T13:42:00Z">
        <w:r w:rsidR="004870F0" w:rsidRPr="008A569C">
          <w:rPr>
            <w:rFonts w:eastAsia="Times New Roman" w:cs="Times New Roman"/>
            <w:color w:val="000000"/>
          </w:rPr>
          <w:delText>B</w:delText>
        </w:r>
      </w:del>
      <w:ins w:id="16630" w:author="Summer 2023 updates" w:date="2024-07-31T13:42:00Z">
        <w:r>
          <w:rPr>
            <w:rFonts w:eastAsia="Times New Roman" w:cs="Times New Roman"/>
            <w:color w:val="000000"/>
          </w:rPr>
          <w:t>M</w:t>
        </w:r>
      </w:ins>
      <w:r w:rsidRPr="008A569C">
        <w:rPr>
          <w:rFonts w:eastAsia="Times New Roman" w:cs="Times New Roman"/>
          <w:color w:val="000000"/>
        </w:rPr>
        <w:t>.S., PhD. Iowa State University</w:t>
      </w:r>
      <w:r>
        <w:rPr>
          <w:rFonts w:eastAsia="Times New Roman" w:cs="Times New Roman"/>
          <w:color w:val="000000"/>
        </w:rPr>
        <w:t>.</w:t>
      </w:r>
    </w:p>
    <w:p w14:paraId="25F875B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JOHN BRADLEY CHAIMOV</w:t>
      </w:r>
    </w:p>
    <w:p w14:paraId="47C9B4E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w:t>
      </w:r>
      <w:ins w:id="16631" w:author="Summer 2023 updates" w:date="2024-07-31T13:42:00Z">
        <w:r>
          <w:rPr>
            <w:rFonts w:cs="Times New Roman"/>
            <w:color w:val="000000" w:themeColor="text1"/>
          </w:rPr>
          <w:t xml:space="preserve"> of World Languages</w:t>
        </w:r>
      </w:ins>
      <w:r w:rsidRPr="008A569C">
        <w:rPr>
          <w:rFonts w:cs="Times New Roman"/>
          <w:color w:val="000000" w:themeColor="text1"/>
        </w:rPr>
        <w:t>, Director of Off-Campus Study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b/>
          <w:color w:val="000000" w:themeColor="text1"/>
        </w:rPr>
        <w:instrText>Off-Campus Study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02E8360"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California, San Diego; M.A., Ph.D., University of Chicago.</w:t>
      </w:r>
    </w:p>
    <w:p w14:paraId="3372B1D9"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JOHN M. CHANDLER</w:t>
      </w:r>
      <w:r w:rsidRPr="008A569C">
        <w:rPr>
          <w:rFonts w:cs="Times New Roman"/>
          <w:color w:val="000000" w:themeColor="text1"/>
        </w:rPr>
        <w:br/>
        <w:t>Assistant Professor of Kinesiology</w:t>
      </w:r>
      <w:ins w:id="16632" w:author="Summer 2023 updates" w:date="2024-07-31T13:42:00Z">
        <w:r>
          <w:rPr>
            <w:rFonts w:cs="Times New Roman"/>
            <w:color w:val="000000" w:themeColor="text1"/>
          </w:rPr>
          <w:t>.</w:t>
        </w:r>
      </w:ins>
      <w:r w:rsidRPr="008A569C">
        <w:rPr>
          <w:rFonts w:cs="Times New Roman"/>
          <w:color w:val="000000" w:themeColor="text1"/>
        </w:rPr>
        <w:br/>
        <w:t>B.S., University of Wisconsin, Madison; M.A., University of Northern Iowa.</w:t>
      </w:r>
    </w:p>
    <w:p w14:paraId="521D9F9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JIA-YUH CHEN</w:t>
      </w:r>
    </w:p>
    <w:p w14:paraId="5580EBF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Stead Department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4DE9BA86"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National Taiwan University; M.B.A., University of California, Irvine; Ph.D., University of California, Santa Cruz.</w:t>
      </w:r>
    </w:p>
    <w:p w14:paraId="1AA5855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BENJAMIN CHIHAK</w:t>
      </w:r>
    </w:p>
    <w:p w14:paraId="5AF837B6" w14:textId="06C675FB" w:rsidR="00D95BB1" w:rsidRPr="008A569C" w:rsidRDefault="00B07F3D" w:rsidP="00D95BB1">
      <w:pPr>
        <w:spacing w:after="0"/>
        <w:rPr>
          <w:rFonts w:cs="Times New Roman"/>
          <w:color w:val="000000" w:themeColor="text1"/>
        </w:rPr>
      </w:pPr>
      <w:del w:id="16633" w:author="Summer 2023 updates" w:date="2024-07-31T13:42:00Z">
        <w:r w:rsidRPr="008A569C">
          <w:rPr>
            <w:rFonts w:cs="Times New Roman"/>
            <w:color w:val="000000" w:themeColor="text1"/>
          </w:rPr>
          <w:delText>Assistant</w:delText>
        </w:r>
      </w:del>
      <w:ins w:id="16634" w:author="Summer 2023 updates" w:date="2024-07-31T13:42:00Z">
        <w:r w:rsidR="00D95BB1">
          <w:rPr>
            <w:rFonts w:cs="Times New Roman"/>
            <w:color w:val="000000" w:themeColor="text1"/>
          </w:rPr>
          <w:t>Associate</w:t>
        </w:r>
      </w:ins>
      <w:r w:rsidR="00D95BB1" w:rsidRPr="008A569C">
        <w:rPr>
          <w:rFonts w:cs="Times New Roman"/>
          <w:color w:val="000000" w:themeColor="text1"/>
        </w:rPr>
        <w:t xml:space="preserve"> Professor of Psychology</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Psychology</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7F7E1F4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Macalester College; Ph.D., University of Minnesota.</w:t>
      </w:r>
    </w:p>
    <w:p w14:paraId="2483B32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JOSHUA CHRISTENSEN</w:t>
      </w:r>
    </w:p>
    <w:p w14:paraId="6B7D95E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Stead Department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4BEC562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Wartburg College; J.D., University of Iowa College of Law.</w:t>
      </w:r>
    </w:p>
    <w:p w14:paraId="44B1AF4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RANDOLPH N. CHRISTENSEN</w:t>
      </w:r>
    </w:p>
    <w:p w14:paraId="6F9DBE2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Biology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119416EA"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Brigham Young University; Ph.D., The Ohio State University.</w:t>
      </w:r>
    </w:p>
    <w:p w14:paraId="793FCC8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ZEN COHEN</w:t>
      </w:r>
    </w:p>
    <w:p w14:paraId="1F960F6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Art and Film Studies</w:t>
      </w:r>
      <w:ins w:id="16635" w:author="Summer 2023 updates" w:date="2024-07-31T13:42:00Z">
        <w:r>
          <w:rPr>
            <w:rFonts w:cs="Times New Roman"/>
            <w:color w:val="000000" w:themeColor="text1"/>
          </w:rPr>
          <w:t>.</w:t>
        </w:r>
      </w:ins>
    </w:p>
    <w:p w14:paraId="5AD9399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B.F.A., California College of the Arts; M.F.A., University of California at Davis</w:t>
      </w:r>
    </w:p>
    <w:p w14:paraId="5A82E33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CASSY COZINE</w:t>
      </w:r>
    </w:p>
    <w:p w14:paraId="6A52B56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Biology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205174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University of Southern Mississippi; Ph.D., University of Iowa Carver College of Medicine.</w:t>
      </w:r>
    </w:p>
    <w:p w14:paraId="5D63E946" w14:textId="77777777" w:rsidR="00D95BB1" w:rsidRPr="008A569C" w:rsidRDefault="00D95BB1" w:rsidP="00D95BB1">
      <w:pPr>
        <w:spacing w:before="120" w:after="0"/>
        <w:rPr>
          <w:rFonts w:cs="Times New Roman"/>
          <w:color w:val="000000" w:themeColor="text1"/>
        </w:rPr>
      </w:pPr>
      <w:r w:rsidRPr="008A569C">
        <w:rPr>
          <w:rFonts w:cs="Times New Roman"/>
          <w:color w:val="000000" w:themeColor="text1"/>
        </w:rPr>
        <w:t>GAVIN MORRISON CROSS</w:t>
      </w:r>
    </w:p>
    <w:p w14:paraId="5CF9145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Statistics</w:t>
      </w:r>
      <w:r w:rsidRPr="008A569C">
        <w:rPr>
          <w:rFonts w:cs="Times New Roman"/>
          <w:color w:val="000000" w:themeColor="text1"/>
        </w:rPr>
        <w:fldChar w:fldCharType="begin"/>
      </w:r>
      <w:r w:rsidRPr="008A569C">
        <w:rPr>
          <w:color w:val="000000" w:themeColor="text1"/>
        </w:rPr>
        <w:instrText xml:space="preserve"> XE "Statistics" </w:instrText>
      </w:r>
      <w:r w:rsidRPr="008A569C">
        <w:rPr>
          <w:rFonts w:cs="Times New Roman"/>
          <w:color w:val="000000" w:themeColor="text1"/>
        </w:rPr>
        <w:fldChar w:fldCharType="end"/>
      </w:r>
      <w:r w:rsidRPr="008A569C">
        <w:rPr>
          <w:rFonts w:cs="Times New Roman"/>
          <w:color w:val="000000" w:themeColor="text1"/>
        </w:rPr>
        <w:t>.</w:t>
      </w:r>
    </w:p>
    <w:p w14:paraId="5A8D6B39"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B.S., Miami University; M.S., University of Missouri-Rolla; M.S., Ph.D., University of Iowa.</w:t>
      </w:r>
    </w:p>
    <w:p w14:paraId="50E16C17" w14:textId="77777777" w:rsidR="00EC02FE" w:rsidRDefault="00EC02FE">
      <w:pPr>
        <w:spacing w:after="200" w:line="276" w:lineRule="auto"/>
        <w:rPr>
          <w:ins w:id="16636" w:author="Summer 2023 updates" w:date="2024-07-31T13:42:00Z"/>
          <w:rFonts w:cs="Times New Roman"/>
          <w:color w:val="000000" w:themeColor="text1"/>
        </w:rPr>
      </w:pPr>
      <w:ins w:id="16637" w:author="Summer 2023 updates" w:date="2024-07-31T13:42:00Z">
        <w:r>
          <w:rPr>
            <w:rFonts w:cs="Times New Roman"/>
            <w:color w:val="000000" w:themeColor="text1"/>
          </w:rPr>
          <w:br w:type="page"/>
        </w:r>
      </w:ins>
    </w:p>
    <w:p w14:paraId="0D42F1CD" w14:textId="6744AE59" w:rsidR="00D95BB1" w:rsidRPr="00424939" w:rsidRDefault="00D95BB1" w:rsidP="00D95BB1">
      <w:pPr>
        <w:spacing w:after="0"/>
        <w:rPr>
          <w:moveTo w:id="16638" w:author="Summer 2023 updates" w:date="2024-07-31T13:42:00Z"/>
          <w:color w:val="000000" w:themeColor="text1"/>
        </w:rPr>
      </w:pPr>
      <w:moveToRangeStart w:id="16639" w:author="Summer 2023 updates" w:date="2024-07-31T13:42:00Z" w:name="move173325826"/>
      <w:moveTo w:id="16640" w:author="Summer 2023 updates" w:date="2024-07-31T13:42:00Z">
        <w:r w:rsidRPr="00424939">
          <w:rPr>
            <w:rFonts w:cs="Times New Roman"/>
            <w:color w:val="000000" w:themeColor="text1"/>
          </w:rPr>
          <w:t>ANNA DREXLER</w:t>
        </w:r>
      </w:moveTo>
    </w:p>
    <w:moveToRangeEnd w:id="16639"/>
    <w:p w14:paraId="06A8C9A5" w14:textId="77777777" w:rsidR="004870F0" w:rsidRPr="008A569C" w:rsidRDefault="004870F0" w:rsidP="007D1E38">
      <w:pPr>
        <w:spacing w:after="0"/>
        <w:rPr>
          <w:del w:id="16641" w:author="Summer 2023 updates" w:date="2024-07-31T13:42:00Z"/>
          <w:rFonts w:eastAsia="Times New Roman" w:cs="Times New Roman"/>
        </w:rPr>
      </w:pPr>
      <w:del w:id="16642" w:author="Summer 2023 updates" w:date="2024-07-31T13:42:00Z">
        <w:r w:rsidRPr="008A569C">
          <w:rPr>
            <w:rFonts w:eastAsia="Times New Roman" w:cs="Times New Roman"/>
            <w:color w:val="000000"/>
          </w:rPr>
          <w:delText>HANNAH DEHNER</w:delText>
        </w:r>
      </w:del>
    </w:p>
    <w:p w14:paraId="5C42F653" w14:textId="144C7FE8" w:rsidR="00D95BB1" w:rsidRPr="00424939" w:rsidRDefault="00D95BB1" w:rsidP="00D95BB1">
      <w:pPr>
        <w:spacing w:after="0"/>
        <w:rPr>
          <w:color w:val="000000" w:themeColor="text1"/>
          <w:rPrChange w:id="16643" w:author="Summer 2023 updates" w:date="2024-07-31T13:42:00Z">
            <w:rPr/>
          </w:rPrChange>
        </w:rPr>
      </w:pPr>
      <w:r>
        <w:rPr>
          <w:color w:val="000000" w:themeColor="text1"/>
          <w:rPrChange w:id="16644" w:author="Summer 2023 updates" w:date="2024-07-31T13:42:00Z">
            <w:rPr>
              <w:color w:val="000000"/>
            </w:rPr>
          </w:rPrChange>
        </w:rPr>
        <w:t xml:space="preserve">Assistant Professor of </w:t>
      </w:r>
      <w:del w:id="16645" w:author="Summer 2023 updates" w:date="2024-07-31T13:42:00Z">
        <w:r w:rsidR="004870F0" w:rsidRPr="008A569C">
          <w:rPr>
            <w:rFonts w:eastAsia="Times New Roman" w:cs="Times New Roman"/>
            <w:color w:val="000000"/>
          </w:rPr>
          <w:delText>Nursing</w:delText>
        </w:r>
      </w:del>
      <w:ins w:id="16646" w:author="Summer 2023 updates" w:date="2024-07-31T13:42:00Z">
        <w:r>
          <w:rPr>
            <w:rFonts w:cs="Times New Roman"/>
            <w:color w:val="000000" w:themeColor="text1"/>
          </w:rPr>
          <w:t xml:space="preserve">World Languages </w:t>
        </w:r>
        <w:r w:rsidRPr="00424939">
          <w:rPr>
            <w:rFonts w:cs="Times New Roman"/>
            <w:color w:val="000000" w:themeColor="text1"/>
          </w:rPr>
          <w:t xml:space="preserve">and Director of </w:t>
        </w:r>
        <w:r>
          <w:rPr>
            <w:rFonts w:cs="Times New Roman"/>
            <w:color w:val="000000" w:themeColor="text1"/>
          </w:rPr>
          <w:t>International Student Affairs</w:t>
        </w:r>
      </w:ins>
      <w:r w:rsidRPr="00424939">
        <w:rPr>
          <w:color w:val="000000" w:themeColor="text1"/>
          <w:rPrChange w:id="16647" w:author="Summer 2023 updates" w:date="2024-07-31T13:42:00Z">
            <w:rPr>
              <w:color w:val="000000"/>
            </w:rPr>
          </w:rPrChange>
        </w:rPr>
        <w:t>.</w:t>
      </w:r>
    </w:p>
    <w:p w14:paraId="34AAD635" w14:textId="77777777" w:rsidR="00743C13" w:rsidRPr="008A569C" w:rsidRDefault="00D95BB1" w:rsidP="007D1E38">
      <w:pPr>
        <w:spacing w:after="120"/>
        <w:rPr>
          <w:del w:id="16648" w:author="Summer 2023 updates" w:date="2024-07-31T13:42:00Z"/>
          <w:rFonts w:cs="Times New Roman"/>
          <w:color w:val="000000" w:themeColor="text1"/>
        </w:rPr>
      </w:pPr>
      <w:moveToRangeStart w:id="16649" w:author="Summer 2023 updates" w:date="2024-07-31T13:42:00Z" w:name="move173325827"/>
      <w:moveTo w:id="16650" w:author="Summer 2023 updates" w:date="2024-07-31T13:42:00Z">
        <w:r w:rsidRPr="00424939">
          <w:rPr>
            <w:rFonts w:cs="Times New Roman"/>
            <w:color w:val="000000" w:themeColor="text1"/>
          </w:rPr>
          <w:t xml:space="preserve">B.A., Coe College; M.F.A., </w:t>
        </w:r>
      </w:moveTo>
      <w:moveToRangeEnd w:id="16649"/>
      <w:del w:id="16651" w:author="Summer 2023 updates" w:date="2024-07-31T13:42:00Z">
        <w:r w:rsidR="004870F0" w:rsidRPr="008A569C">
          <w:rPr>
            <w:rFonts w:eastAsia="Times New Roman" w:cs="Times New Roman"/>
            <w:color w:val="000000"/>
          </w:rPr>
          <w:delText xml:space="preserve">BSN, MSN, </w:delText>
        </w:r>
      </w:del>
      <w:r w:rsidRPr="00424939">
        <w:rPr>
          <w:color w:val="000000" w:themeColor="text1"/>
          <w:rPrChange w:id="16652" w:author="Summer 2023 updates" w:date="2024-07-31T13:42:00Z">
            <w:rPr>
              <w:color w:val="000000"/>
            </w:rPr>
          </w:rPrChange>
        </w:rPr>
        <w:t xml:space="preserve">University of </w:t>
      </w:r>
      <w:del w:id="16653" w:author="Summer 2023 updates" w:date="2024-07-31T13:42:00Z">
        <w:r w:rsidR="004870F0" w:rsidRPr="008A569C">
          <w:rPr>
            <w:rFonts w:eastAsia="Times New Roman" w:cs="Times New Roman"/>
            <w:color w:val="000000"/>
          </w:rPr>
          <w:delText>Iowa</w:delText>
        </w:r>
        <w:r w:rsidR="009621BA">
          <w:rPr>
            <w:rFonts w:eastAsia="Times New Roman" w:cs="Times New Roman"/>
            <w:color w:val="000000"/>
          </w:rPr>
          <w:delText>.</w:delText>
        </w:r>
      </w:del>
    </w:p>
    <w:p w14:paraId="18E87431" w14:textId="77777777" w:rsidR="00764473" w:rsidRPr="008A569C" w:rsidRDefault="00764473" w:rsidP="007D1E38">
      <w:pPr>
        <w:spacing w:after="0"/>
        <w:rPr>
          <w:del w:id="16654" w:author="Summer 2023 updates" w:date="2024-07-31T13:42:00Z"/>
          <w:rFonts w:cs="Times New Roman"/>
          <w:color w:val="000000" w:themeColor="text1"/>
        </w:rPr>
      </w:pPr>
    </w:p>
    <w:p w14:paraId="28BE3379" w14:textId="77777777" w:rsidR="00B07F3D" w:rsidRPr="008A569C" w:rsidRDefault="00B07F3D" w:rsidP="007D1E38">
      <w:pPr>
        <w:spacing w:after="0"/>
        <w:rPr>
          <w:del w:id="16655" w:author="Summer 2023 updates" w:date="2024-07-31T13:42:00Z"/>
          <w:rFonts w:cs="Times New Roman"/>
          <w:color w:val="000000" w:themeColor="text1"/>
        </w:rPr>
      </w:pPr>
      <w:del w:id="16656" w:author="Summer 2023 updates" w:date="2024-07-31T13:42:00Z">
        <w:r w:rsidRPr="008A569C">
          <w:rPr>
            <w:rFonts w:cs="Times New Roman"/>
            <w:color w:val="000000" w:themeColor="text1"/>
          </w:rPr>
          <w:delText>THERESA A. DONOFRIO</w:delText>
        </w:r>
      </w:del>
    </w:p>
    <w:p w14:paraId="23C98139" w14:textId="77777777" w:rsidR="00B07F3D" w:rsidRPr="008A569C" w:rsidRDefault="009D0231" w:rsidP="007D1E38">
      <w:pPr>
        <w:spacing w:after="0"/>
        <w:rPr>
          <w:del w:id="16657" w:author="Summer 2023 updates" w:date="2024-07-31T13:42:00Z"/>
          <w:rFonts w:cs="Times New Roman"/>
          <w:color w:val="000000" w:themeColor="text1"/>
        </w:rPr>
      </w:pPr>
      <w:del w:id="16658" w:author="Summer 2023 updates" w:date="2024-07-31T13:42:00Z">
        <w:r w:rsidRPr="008A569C">
          <w:rPr>
            <w:rFonts w:cs="Times New Roman"/>
            <w:color w:val="000000" w:themeColor="text1"/>
          </w:rPr>
          <w:delText>Associate</w:delText>
        </w:r>
        <w:r w:rsidR="00B07F3D" w:rsidRPr="008A569C">
          <w:rPr>
            <w:rFonts w:cs="Times New Roman"/>
            <w:color w:val="000000" w:themeColor="text1"/>
          </w:rPr>
          <w:delText xml:space="preserve"> Professor of Communication Studies</w:delText>
        </w:r>
        <w:r w:rsidR="00B8454E" w:rsidRPr="008A569C">
          <w:rPr>
            <w:rFonts w:cs="Times New Roman"/>
            <w:color w:val="000000" w:themeColor="text1"/>
          </w:rPr>
          <w:fldChar w:fldCharType="begin"/>
        </w:r>
        <w:r w:rsidR="00B8454E" w:rsidRPr="008A569C">
          <w:rPr>
            <w:color w:val="000000" w:themeColor="text1"/>
          </w:rPr>
          <w:delInstrText xml:space="preserve"> XE "</w:delInstrText>
        </w:r>
        <w:r w:rsidR="00B8454E" w:rsidRPr="008A569C">
          <w:rPr>
            <w:rFonts w:cs="Times New Roman"/>
            <w:color w:val="000000" w:themeColor="text1"/>
          </w:rPr>
          <w:delInstrText>Communication Studies</w:delInstrText>
        </w:r>
        <w:r w:rsidR="00B8454E" w:rsidRPr="008A569C">
          <w:rPr>
            <w:color w:val="000000" w:themeColor="text1"/>
          </w:rPr>
          <w:delInstrText xml:space="preserve">" </w:delInstrText>
        </w:r>
        <w:r w:rsidR="00B8454E" w:rsidRPr="008A569C">
          <w:rPr>
            <w:rFonts w:cs="Times New Roman"/>
            <w:color w:val="000000" w:themeColor="text1"/>
          </w:rPr>
          <w:fldChar w:fldCharType="end"/>
        </w:r>
        <w:r w:rsidR="00B07F3D" w:rsidRPr="008A569C">
          <w:rPr>
            <w:rFonts w:cs="Times New Roman"/>
            <w:color w:val="000000" w:themeColor="text1"/>
          </w:rPr>
          <w:delText>.</w:delText>
        </w:r>
      </w:del>
    </w:p>
    <w:p w14:paraId="0FF0B87B" w14:textId="046F4080" w:rsidR="00D95BB1" w:rsidRPr="00424939" w:rsidRDefault="00B07F3D" w:rsidP="00D95BB1">
      <w:pPr>
        <w:spacing w:after="120"/>
        <w:rPr>
          <w:rFonts w:cs="Times New Roman"/>
          <w:color w:val="000000" w:themeColor="text1"/>
        </w:rPr>
      </w:pPr>
      <w:del w:id="16659" w:author="Summer 2023 updates" w:date="2024-07-31T13:42:00Z">
        <w:r w:rsidRPr="008A569C">
          <w:rPr>
            <w:rFonts w:cs="Times New Roman"/>
            <w:color w:val="000000" w:themeColor="text1"/>
          </w:rPr>
          <w:delText>B.A., Miami University; M.A., Ph.D., University of Maryland</w:delText>
        </w:r>
      </w:del>
      <w:ins w:id="16660" w:author="Summer 2023 updates" w:date="2024-07-31T13:42:00Z">
        <w:r w:rsidR="00D95BB1" w:rsidRPr="00424939">
          <w:rPr>
            <w:rFonts w:cs="Times New Roman"/>
            <w:color w:val="000000" w:themeColor="text1"/>
          </w:rPr>
          <w:t>Oregon</w:t>
        </w:r>
      </w:ins>
      <w:r w:rsidR="00D95BB1" w:rsidRPr="00424939">
        <w:rPr>
          <w:rFonts w:cs="Times New Roman"/>
          <w:color w:val="000000" w:themeColor="text1"/>
        </w:rPr>
        <w:t>.</w:t>
      </w:r>
    </w:p>
    <w:p w14:paraId="20E1F07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FIRDEVS DURU</w:t>
      </w:r>
    </w:p>
    <w:p w14:paraId="16D3F94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D0DE02B"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Bosphorus University; M.S., Ph.D., University of Iowa.</w:t>
      </w:r>
    </w:p>
    <w:p w14:paraId="785DBC3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RICHARD G. EICHHORN</w:t>
      </w:r>
    </w:p>
    <w:p w14:paraId="3F0B829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Stead Department of Business Administration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First-Year Experience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79CF22E"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University of Tulsa; M.A., Ph.D., Colorado State University.</w:t>
      </w:r>
    </w:p>
    <w:p w14:paraId="1B03B21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JESSE ELLIS</w:t>
      </w:r>
    </w:p>
    <w:p w14:paraId="77D30A7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Biology</w:t>
      </w:r>
      <w:ins w:id="16661" w:author="Summer 2023 updates" w:date="2024-07-31T13:42:00Z">
        <w:r w:rsidRPr="00424939">
          <w:rPr>
            <w:rFonts w:cs="Times New Roman"/>
            <w:color w:val="000000" w:themeColor="text1"/>
          </w:rPr>
          <w:t xml:space="preserve"> and Director of the Coe Wilderness Field Station</w:t>
        </w:r>
      </w:ins>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64584B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Lewis &amp; Clark College; Ph.D., Cornell University.</w:t>
      </w:r>
    </w:p>
    <w:p w14:paraId="6400781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JULIE FAIRBANKS</w:t>
      </w:r>
    </w:p>
    <w:p w14:paraId="010C7CC1" w14:textId="77777777" w:rsidR="00D95BB1" w:rsidRPr="008A569C" w:rsidRDefault="00D95BB1" w:rsidP="00D95BB1">
      <w:pPr>
        <w:spacing w:after="0"/>
        <w:rPr>
          <w:rFonts w:cs="Times New Roman"/>
          <w:color w:val="000000" w:themeColor="text1"/>
        </w:rPr>
      </w:pPr>
      <w:r w:rsidRPr="008A569C">
        <w:rPr>
          <w:rFonts w:cs="Times New Roman"/>
          <w:noProof/>
          <w:color w:val="000000" w:themeColor="text1"/>
        </w:rPr>
        <w:t>Associate Professor of Anthropology.</w:t>
      </w:r>
    </w:p>
    <w:p w14:paraId="571A9C87" w14:textId="77777777" w:rsidR="00D95BB1" w:rsidRPr="008A569C" w:rsidRDefault="00D95BB1" w:rsidP="00D95BB1">
      <w:pPr>
        <w:spacing w:after="120"/>
        <w:rPr>
          <w:rFonts w:cs="Times New Roman"/>
          <w:color w:val="000000" w:themeColor="text1"/>
        </w:rPr>
      </w:pPr>
      <w:r w:rsidRPr="008A569C">
        <w:rPr>
          <w:rFonts w:cs="Times New Roman"/>
          <w:noProof/>
          <w:color w:val="000000" w:themeColor="text1"/>
        </w:rPr>
        <w:t>B.S., Georgetown University; M.A., Harvard University; Ph.D., Indiana University.</w:t>
      </w:r>
    </w:p>
    <w:p w14:paraId="32F3CB8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MARC FALK</w:t>
      </w:r>
    </w:p>
    <w:p w14:paraId="4DD3A8D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Music, Associate Dean for Faculty Development</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Music</w:instrText>
      </w:r>
      <w:r w:rsidRPr="008A569C">
        <w:rPr>
          <w:color w:val="000000" w:themeColor="text1"/>
        </w:rPr>
        <w:instrText xml:space="preserve">" </w:instrText>
      </w:r>
      <w:r w:rsidRPr="008A569C">
        <w:rPr>
          <w:rFonts w:cs="Times New Roman"/>
          <w:color w:val="000000" w:themeColor="text1"/>
        </w:rPr>
        <w:fldChar w:fldCharType="end"/>
      </w:r>
    </w:p>
    <w:p w14:paraId="4C026102"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Macalester College; M.M., University of Minnesota; D.M.A., University of Iowa.</w:t>
      </w:r>
    </w:p>
    <w:p w14:paraId="1250561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SARA K. FARRELL</w:t>
      </w:r>
    </w:p>
    <w:p w14:paraId="2F031AA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Psychology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Psychology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521526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Iowa; M.A., Minnesota State University, Mankato; Ph.D., Northern Illinois University.</w:t>
      </w:r>
    </w:p>
    <w:p w14:paraId="0A6310F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STEVEN FELLER</w:t>
      </w:r>
    </w:p>
    <w:p w14:paraId="158D80A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Physics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Physics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08D931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Clarkson College of Technology; Sc.M., Ph.D., Brown University.</w:t>
      </w:r>
    </w:p>
    <w:p w14:paraId="0250759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JENNY FERGUSON</w:t>
      </w:r>
      <w:r w:rsidRPr="008A569C">
        <w:rPr>
          <w:rFonts w:cs="Times New Roman"/>
          <w:color w:val="000000" w:themeColor="text1"/>
        </w:rPr>
        <w:br/>
        <w:t>Assistant Professor of Creative Writing</w:t>
      </w:r>
      <w:r>
        <w:rPr>
          <w:rFonts w:cs="Times New Roman"/>
          <w:color w:val="000000" w:themeColor="text1"/>
        </w:rPr>
        <w:t>.</w:t>
      </w:r>
      <w:r w:rsidRPr="008A569C">
        <w:rPr>
          <w:rFonts w:cs="Times New Roman"/>
          <w:color w:val="000000" w:themeColor="text1"/>
        </w:rPr>
        <w:br/>
        <w:t>B.A., York University; M.A., University of Windsor; Ph.D., University of South Dakota</w:t>
      </w:r>
      <w:r>
        <w:rPr>
          <w:rFonts w:cs="Times New Roman"/>
          <w:color w:val="000000" w:themeColor="text1"/>
        </w:rPr>
        <w:t>.</w:t>
      </w:r>
    </w:p>
    <w:p w14:paraId="3B0A2B58" w14:textId="77777777" w:rsidR="00B07F3D" w:rsidRPr="008A569C" w:rsidRDefault="00B07F3D" w:rsidP="007D1E38">
      <w:pPr>
        <w:spacing w:after="0"/>
        <w:rPr>
          <w:del w:id="16662" w:author="Summer 2023 updates" w:date="2024-07-31T13:42:00Z"/>
          <w:rFonts w:cs="Times New Roman"/>
          <w:color w:val="000000" w:themeColor="text1"/>
        </w:rPr>
      </w:pPr>
      <w:del w:id="16663" w:author="Summer 2023 updates" w:date="2024-07-31T13:42:00Z">
        <w:r w:rsidRPr="008A569C">
          <w:rPr>
            <w:rFonts w:cs="Times New Roman"/>
            <w:color w:val="000000" w:themeColor="text1"/>
          </w:rPr>
          <w:delText>LUCILLE GOODSON</w:delText>
        </w:r>
      </w:del>
    </w:p>
    <w:p w14:paraId="102D9554" w14:textId="77777777" w:rsidR="00B07F3D" w:rsidRPr="008A569C" w:rsidRDefault="00B07F3D" w:rsidP="007D1E38">
      <w:pPr>
        <w:spacing w:after="0"/>
        <w:rPr>
          <w:del w:id="16664" w:author="Summer 2023 updates" w:date="2024-07-31T13:42:00Z"/>
          <w:rFonts w:cs="Times New Roman"/>
          <w:color w:val="000000" w:themeColor="text1"/>
        </w:rPr>
      </w:pPr>
      <w:del w:id="16665" w:author="Summer 2023 updates" w:date="2024-07-31T13:42:00Z">
        <w:r w:rsidRPr="008A569C">
          <w:rPr>
            <w:rFonts w:cs="Times New Roman"/>
            <w:color w:val="000000" w:themeColor="text1"/>
          </w:rPr>
          <w:delText>Associate Professor of Art.</w:delText>
        </w:r>
      </w:del>
    </w:p>
    <w:p w14:paraId="3FC6807F" w14:textId="77777777" w:rsidR="004870F0" w:rsidRPr="008A569C" w:rsidRDefault="00B07F3D" w:rsidP="007D1E38">
      <w:pPr>
        <w:spacing w:after="120"/>
        <w:rPr>
          <w:del w:id="16666" w:author="Summer 2023 updates" w:date="2024-07-31T13:42:00Z"/>
          <w:rFonts w:cs="Times New Roman"/>
          <w:color w:val="000000" w:themeColor="text1"/>
        </w:rPr>
      </w:pPr>
      <w:del w:id="16667" w:author="Summer 2023 updates" w:date="2024-07-31T13:42:00Z">
        <w:r w:rsidRPr="008A569C">
          <w:rPr>
            <w:rFonts w:cs="Times New Roman"/>
            <w:color w:val="000000" w:themeColor="text1"/>
          </w:rPr>
          <w:delText>B.A., Black Hills State College; M.F.A., Indiana University.</w:delText>
        </w:r>
      </w:del>
    </w:p>
    <w:p w14:paraId="63BC8137" w14:textId="77777777" w:rsidR="00D95BB1" w:rsidRPr="008A569C" w:rsidRDefault="00D95BB1" w:rsidP="00D95BB1">
      <w:pPr>
        <w:spacing w:after="0"/>
        <w:rPr>
          <w:rFonts w:eastAsia="Times New Roman" w:cs="Times New Roman"/>
        </w:rPr>
      </w:pPr>
      <w:r w:rsidRPr="008A569C">
        <w:rPr>
          <w:rFonts w:eastAsia="Times New Roman" w:cs="Times New Roman"/>
          <w:color w:val="000000"/>
        </w:rPr>
        <w:t>SHARON GUTHRIE</w:t>
      </w:r>
    </w:p>
    <w:p w14:paraId="51B606E1"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Associate Professor of Nursing</w:t>
      </w:r>
      <w:r>
        <w:rPr>
          <w:rFonts w:eastAsia="Times New Roman" w:cs="Times New Roman"/>
          <w:color w:val="000000"/>
        </w:rPr>
        <w:t>.</w:t>
      </w:r>
    </w:p>
    <w:p w14:paraId="4F32C5CC"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A.A., A.S., Kirkwood Community College; BSN, MSN, Ph.D., University of Iowa</w:t>
      </w:r>
      <w:r>
        <w:rPr>
          <w:rFonts w:eastAsia="Times New Roman" w:cs="Times New Roman"/>
          <w:color w:val="000000"/>
        </w:rPr>
        <w:t>.</w:t>
      </w:r>
    </w:p>
    <w:p w14:paraId="69DAF7B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SHAWN P. HARMSEN</w:t>
      </w:r>
    </w:p>
    <w:p w14:paraId="105D910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Communication Studies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Communication Studies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0909A51" w14:textId="77777777" w:rsidR="00D95BB1" w:rsidRPr="008A569C" w:rsidRDefault="00D95BB1" w:rsidP="00D95BB1">
      <w:pPr>
        <w:spacing w:after="100"/>
        <w:rPr>
          <w:rFonts w:cs="Times New Roman"/>
          <w:bCs/>
          <w:color w:val="000000" w:themeColor="text1"/>
        </w:rPr>
      </w:pPr>
      <w:r w:rsidRPr="008A569C">
        <w:rPr>
          <w:rFonts w:cs="Times New Roman"/>
          <w:bCs/>
          <w:color w:val="000000" w:themeColor="text1"/>
        </w:rPr>
        <w:t>B.A., Wartburg College; M.A., University of Northern Iowa; Ph.D., University of Iowa.</w:t>
      </w:r>
    </w:p>
    <w:p w14:paraId="767D162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CHRISTOPHER HATCHELL</w:t>
      </w:r>
    </w:p>
    <w:p w14:paraId="37C7B26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Religion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Religion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3140A5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Columbia University; M.A., Ph.D., University of Virginia.</w:t>
      </w:r>
    </w:p>
    <w:p w14:paraId="700BAC0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GINA HAUSKNECHT</w:t>
      </w:r>
    </w:p>
    <w:p w14:paraId="0AD3215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Literature</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Literature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Creative Writing</w:t>
      </w:r>
      <w:r w:rsidRPr="008A569C">
        <w:rPr>
          <w:rFonts w:cs="Times New Roman"/>
          <w:color w:val="000000" w:themeColor="text1"/>
        </w:rPr>
        <w:fldChar w:fldCharType="begin"/>
      </w:r>
      <w:r w:rsidRPr="008A569C">
        <w:rPr>
          <w:color w:val="000000" w:themeColor="text1"/>
        </w:rPr>
        <w:instrText xml:space="preserve"> XE "Creative Writing" </w:instrText>
      </w:r>
      <w:r w:rsidRPr="008A569C">
        <w:rPr>
          <w:rFonts w:cs="Times New Roman"/>
          <w:color w:val="000000" w:themeColor="text1"/>
        </w:rPr>
        <w:fldChar w:fldCharType="end"/>
      </w:r>
      <w:r w:rsidRPr="008A569C">
        <w:rPr>
          <w:rFonts w:cs="Times New Roman"/>
          <w:color w:val="000000" w:themeColor="text1"/>
        </w:rPr>
        <w:t>.</w:t>
      </w:r>
    </w:p>
    <w:p w14:paraId="60B30B9A"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Oberlin College; M.A., Ph.D., University of Michigan.</w:t>
      </w:r>
    </w:p>
    <w:p w14:paraId="4FD0FC9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DAVID HAYES</w:t>
      </w:r>
    </w:p>
    <w:p w14:paraId="1F77316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President, Professor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AAF229F" w14:textId="3D3C5ED4" w:rsidR="00D95BB1" w:rsidRPr="008A569C" w:rsidRDefault="00D95BB1" w:rsidP="00D95BB1">
      <w:pPr>
        <w:spacing w:after="120"/>
        <w:rPr>
          <w:rFonts w:cs="Times New Roman"/>
          <w:color w:val="000000" w:themeColor="text1"/>
        </w:rPr>
      </w:pPr>
      <w:r w:rsidRPr="008A569C">
        <w:rPr>
          <w:rFonts w:cs="Times New Roman"/>
          <w:color w:val="000000" w:themeColor="text1"/>
        </w:rPr>
        <w:t xml:space="preserve">B.A., Coe College; J.D., University of Iowa; L.L.M., University of Iowa </w:t>
      </w:r>
      <w:ins w:id="16668" w:author="Summer 2023 updates" w:date="2024-07-31T13:42:00Z">
        <w:r>
          <w:rPr>
            <w:rFonts w:cs="Times New Roman"/>
            <w:color w:val="000000" w:themeColor="text1"/>
          </w:rPr>
          <w:t xml:space="preserve">College of </w:t>
        </w:r>
      </w:ins>
      <w:r>
        <w:rPr>
          <w:rFonts w:cs="Times New Roman"/>
          <w:color w:val="000000" w:themeColor="text1"/>
        </w:rPr>
        <w:t>Law</w:t>
      </w:r>
      <w:del w:id="16669" w:author="Summer 2023 updates" w:date="2024-07-31T13:42:00Z">
        <w:r w:rsidR="00B07F3D" w:rsidRPr="008A569C">
          <w:rPr>
            <w:rFonts w:cs="Times New Roman"/>
            <w:color w:val="000000" w:themeColor="text1"/>
          </w:rPr>
          <w:delText xml:space="preserve"> School</w:delText>
        </w:r>
      </w:del>
      <w:r>
        <w:rPr>
          <w:rFonts w:cs="Times New Roman"/>
          <w:color w:val="000000" w:themeColor="text1"/>
        </w:rPr>
        <w:t>.</w:t>
      </w:r>
    </w:p>
    <w:p w14:paraId="500ECAEC" w14:textId="77777777" w:rsidR="00B07F3D" w:rsidRPr="008A569C" w:rsidRDefault="00B07F3D" w:rsidP="007D1E38">
      <w:pPr>
        <w:spacing w:after="0"/>
        <w:rPr>
          <w:del w:id="16670" w:author="Summer 2023 updates" w:date="2024-07-31T13:42:00Z"/>
          <w:rFonts w:cs="Times New Roman"/>
          <w:color w:val="000000" w:themeColor="text1"/>
        </w:rPr>
      </w:pPr>
      <w:del w:id="16671" w:author="Summer 2023 updates" w:date="2024-07-31T13:42:00Z">
        <w:r w:rsidRPr="008A569C">
          <w:rPr>
            <w:rFonts w:cs="Times New Roman"/>
            <w:color w:val="000000" w:themeColor="text1"/>
          </w:rPr>
          <w:delText>NANCY HAYES</w:delText>
        </w:r>
      </w:del>
    </w:p>
    <w:p w14:paraId="628BACC1" w14:textId="77777777" w:rsidR="00B07F3D" w:rsidRPr="008A569C" w:rsidRDefault="00B07F3D" w:rsidP="007D1E38">
      <w:pPr>
        <w:spacing w:after="0"/>
        <w:rPr>
          <w:del w:id="16672" w:author="Summer 2023 updates" w:date="2024-07-31T13:42:00Z"/>
          <w:rFonts w:cs="Times New Roman"/>
          <w:color w:val="000000" w:themeColor="text1"/>
        </w:rPr>
      </w:pPr>
      <w:del w:id="16673" w:author="Summer 2023 updates" w:date="2024-07-31T13:42:00Z">
        <w:r w:rsidRPr="008A569C">
          <w:rPr>
            <w:rFonts w:cs="Times New Roman"/>
            <w:color w:val="000000" w:themeColor="text1"/>
          </w:rPr>
          <w:delText>Associate Professor of Education</w:delText>
        </w:r>
        <w:r w:rsidR="00B8454E" w:rsidRPr="008A569C">
          <w:rPr>
            <w:rFonts w:cs="Times New Roman"/>
            <w:color w:val="000000" w:themeColor="text1"/>
          </w:rPr>
          <w:fldChar w:fldCharType="begin"/>
        </w:r>
        <w:r w:rsidR="00B8454E" w:rsidRPr="008A569C">
          <w:rPr>
            <w:color w:val="000000" w:themeColor="text1"/>
          </w:rPr>
          <w:delInstrText xml:space="preserve"> XE "</w:delInstrText>
        </w:r>
        <w:r w:rsidR="00B8454E" w:rsidRPr="008A569C">
          <w:rPr>
            <w:rFonts w:cs="Times New Roman"/>
            <w:color w:val="000000" w:themeColor="text1"/>
          </w:rPr>
          <w:delInstrText>Education</w:delInstrText>
        </w:r>
        <w:r w:rsidR="00B8454E" w:rsidRPr="008A569C">
          <w:rPr>
            <w:color w:val="000000" w:themeColor="text1"/>
          </w:rPr>
          <w:delInstrText xml:space="preserve">" </w:delInstrText>
        </w:r>
        <w:r w:rsidR="00B8454E" w:rsidRPr="008A569C">
          <w:rPr>
            <w:rFonts w:cs="Times New Roman"/>
            <w:color w:val="000000" w:themeColor="text1"/>
          </w:rPr>
          <w:fldChar w:fldCharType="end"/>
        </w:r>
        <w:r w:rsidRPr="008A569C">
          <w:rPr>
            <w:rFonts w:cs="Times New Roman"/>
            <w:color w:val="000000" w:themeColor="text1"/>
          </w:rPr>
          <w:delText>.</w:delText>
        </w:r>
      </w:del>
    </w:p>
    <w:p w14:paraId="236F4CF8" w14:textId="77777777" w:rsidR="00B07F3D" w:rsidRPr="008A569C" w:rsidRDefault="00B07F3D" w:rsidP="00AD67E0">
      <w:pPr>
        <w:tabs>
          <w:tab w:val="right" w:pos="9270"/>
        </w:tabs>
        <w:spacing w:after="0"/>
        <w:rPr>
          <w:del w:id="16674" w:author="Summer 2023 updates" w:date="2024-07-31T13:42:00Z"/>
          <w:rFonts w:cs="Times New Roman"/>
          <w:color w:val="000000" w:themeColor="text1"/>
        </w:rPr>
      </w:pPr>
      <w:del w:id="16675" w:author="Summer 2023 updates" w:date="2024-07-31T13:42:00Z">
        <w:r w:rsidRPr="008A569C">
          <w:rPr>
            <w:rFonts w:cs="Times New Roman"/>
            <w:color w:val="000000" w:themeColor="text1"/>
          </w:rPr>
          <w:delText>B.A., University of Illinois, Urbana-Champaign; M.A., Pennsylvania State University;</w:delText>
        </w:r>
        <w:r w:rsidR="00AD67E0">
          <w:rPr>
            <w:rFonts w:cs="Times New Roman"/>
            <w:color w:val="000000" w:themeColor="text1"/>
          </w:rPr>
          <w:delText xml:space="preserve"> </w:delText>
        </w:r>
        <w:r w:rsidRPr="008A569C">
          <w:rPr>
            <w:rFonts w:cs="Times New Roman"/>
            <w:color w:val="000000" w:themeColor="text1"/>
          </w:rPr>
          <w:delText>Ph.D., University of Iowa.</w:delText>
        </w:r>
      </w:del>
    </w:p>
    <w:p w14:paraId="6BCFFE4F" w14:textId="5094A77C" w:rsidR="00D95BB1" w:rsidRPr="008A569C" w:rsidRDefault="00D95BB1" w:rsidP="00D95BB1">
      <w:pPr>
        <w:spacing w:after="0"/>
        <w:rPr>
          <w:rFonts w:eastAsia="Times New Roman" w:cs="Times New Roman"/>
        </w:rPr>
      </w:pPr>
      <w:r w:rsidRPr="008A569C">
        <w:rPr>
          <w:rFonts w:eastAsia="Times New Roman" w:cs="Times New Roman"/>
          <w:color w:val="000000"/>
        </w:rPr>
        <w:t>STACY HAYNES-MOORE</w:t>
      </w:r>
    </w:p>
    <w:p w14:paraId="255C00A8"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Education.</w:t>
      </w:r>
    </w:p>
    <w:p w14:paraId="5591EC7F" w14:textId="77777777" w:rsidR="00D95BB1" w:rsidRPr="008A569C" w:rsidRDefault="00D95BB1" w:rsidP="00D95BB1">
      <w:pPr>
        <w:spacing w:after="0"/>
        <w:rPr>
          <w:rFonts w:cs="Times New Roman"/>
          <w:color w:val="000000" w:themeColor="text1"/>
          <w:sz w:val="10"/>
          <w:szCs w:val="10"/>
        </w:rPr>
      </w:pPr>
      <w:r w:rsidRPr="008A569C">
        <w:rPr>
          <w:rFonts w:eastAsia="Times New Roman" w:cs="Times New Roman"/>
          <w:color w:val="000000"/>
        </w:rPr>
        <w:t>B.A., Truman State University; M.A.T, Ph.D., University of Iowa.</w:t>
      </w:r>
      <w:r>
        <w:rPr>
          <w:rFonts w:cs="Times New Roman"/>
          <w:color w:val="000000" w:themeColor="text1"/>
        </w:rPr>
        <w:br/>
      </w:r>
    </w:p>
    <w:p w14:paraId="472166BF" w14:textId="77777777" w:rsidR="00EC02FE" w:rsidRDefault="00EC02FE">
      <w:pPr>
        <w:spacing w:after="200" w:line="276" w:lineRule="auto"/>
        <w:rPr>
          <w:ins w:id="16676" w:author="Summer 2023 updates" w:date="2024-07-31T13:42:00Z"/>
          <w:rFonts w:cs="Times New Roman"/>
          <w:color w:val="000000" w:themeColor="text1"/>
        </w:rPr>
      </w:pPr>
      <w:ins w:id="16677" w:author="Summer 2023 updates" w:date="2024-07-31T13:42:00Z">
        <w:r>
          <w:rPr>
            <w:rFonts w:cs="Times New Roman"/>
            <w:color w:val="000000" w:themeColor="text1"/>
          </w:rPr>
          <w:br w:type="page"/>
        </w:r>
      </w:ins>
    </w:p>
    <w:p w14:paraId="5A2A9834" w14:textId="1A97A854" w:rsidR="00D95BB1" w:rsidRPr="008A569C" w:rsidRDefault="00D95BB1" w:rsidP="00D95BB1">
      <w:pPr>
        <w:spacing w:after="0"/>
        <w:rPr>
          <w:rFonts w:eastAsia="Times New Roman" w:cs="Times New Roman"/>
        </w:rPr>
      </w:pPr>
      <w:r w:rsidRPr="008A569C">
        <w:rPr>
          <w:rFonts w:cs="Times New Roman"/>
          <w:color w:val="000000" w:themeColor="text1"/>
        </w:rPr>
        <w:t>WILLIAM KENT HERRON</w:t>
      </w:r>
    </w:p>
    <w:p w14:paraId="2F1DFB7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Mathematics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Mathematics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C444E9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Dubuque; M.S., Ph.D., University of Iowa.</w:t>
      </w:r>
    </w:p>
    <w:p w14:paraId="538781D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JEFFREY L. HOOVER</w:t>
      </w:r>
    </w:p>
    <w:p w14:paraId="108E166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Philosophy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Philosophy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5FDADA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Eastern Mennonite College; M.A., Ph.D., University of Notre Dame.</w:t>
      </w:r>
    </w:p>
    <w:p w14:paraId="5FFBC9C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TERRY R. HOSTETLER</w:t>
      </w:r>
    </w:p>
    <w:p w14:paraId="597845D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Mathematics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Mathematics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Computer Science</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Computer Science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61BF03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A.B., Augustana College; M.S., University of Illinois; Ph.D., University of Iowa.</w:t>
      </w:r>
    </w:p>
    <w:p w14:paraId="28DB6724" w14:textId="77777777" w:rsidR="00D95BB1" w:rsidRPr="008A569C" w:rsidRDefault="00D95BB1" w:rsidP="00D95BB1">
      <w:pPr>
        <w:spacing w:after="0"/>
        <w:rPr>
          <w:rFonts w:eastAsia="Times New Roman" w:cs="Times New Roman"/>
        </w:rPr>
      </w:pPr>
      <w:r w:rsidRPr="008A569C">
        <w:rPr>
          <w:rFonts w:eastAsia="Times New Roman" w:cs="Times New Roman"/>
          <w:color w:val="000000"/>
        </w:rPr>
        <w:t>DANIEL F. HUGHES</w:t>
      </w:r>
    </w:p>
    <w:p w14:paraId="04109EFB"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Biology.</w:t>
      </w:r>
    </w:p>
    <w:p w14:paraId="0CAFC0EE"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B.S., Humboldt State University; M.S., Shippensburg University; Ph.D., University of Texas at El Paso.</w:t>
      </w:r>
    </w:p>
    <w:p w14:paraId="4D89115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STEPHEN B. HUGHES</w:t>
      </w:r>
    </w:p>
    <w:p w14:paraId="1E6B679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Computer Science</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Computer Science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1971C0AF"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Dickinson College; M.S., Indiana University; Ph.D., University of Pittsburgh.</w:t>
      </w:r>
    </w:p>
    <w:p w14:paraId="3BF9AF39" w14:textId="7FE88C4C" w:rsidR="00D95BB1" w:rsidRPr="008A569C" w:rsidRDefault="00D95BB1" w:rsidP="00D95BB1">
      <w:pPr>
        <w:spacing w:after="0"/>
        <w:rPr>
          <w:rFonts w:cs="Times New Roman"/>
          <w:color w:val="000000" w:themeColor="text1"/>
        </w:rPr>
      </w:pPr>
      <w:r w:rsidRPr="008A569C">
        <w:rPr>
          <w:rFonts w:cs="Times New Roman"/>
          <w:color w:val="000000" w:themeColor="text1"/>
        </w:rPr>
        <w:t>JOYCE M. JANCA</w:t>
      </w:r>
      <w:del w:id="16678" w:author="Summer 2023 updates" w:date="2024-07-31T13:42:00Z">
        <w:r w:rsidR="00B07F3D" w:rsidRPr="008A569C">
          <w:rPr>
            <w:rFonts w:cs="Times New Roman"/>
            <w:color w:val="000000" w:themeColor="text1"/>
          </w:rPr>
          <w:delText>-AJI</w:delText>
        </w:r>
      </w:del>
    </w:p>
    <w:p w14:paraId="74C3F9A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French.</w:t>
      </w:r>
    </w:p>
    <w:p w14:paraId="1D4D03EA" w14:textId="175B4762" w:rsidR="00D95BB1" w:rsidRPr="008A569C" w:rsidRDefault="00D95BB1" w:rsidP="00D95BB1">
      <w:pPr>
        <w:spacing w:after="120"/>
        <w:rPr>
          <w:rFonts w:cs="Times New Roman"/>
          <w:color w:val="000000" w:themeColor="text1"/>
        </w:rPr>
      </w:pPr>
      <w:r w:rsidRPr="008A569C">
        <w:rPr>
          <w:rFonts w:cs="Times New Roman"/>
          <w:color w:val="000000" w:themeColor="text1"/>
        </w:rPr>
        <w:t>B.A., Southern Illinois University</w:t>
      </w:r>
      <w:del w:id="16679" w:author="Summer 2023 updates" w:date="2024-07-31T13:42:00Z">
        <w:r w:rsidR="00B07F3D" w:rsidRPr="008A569C">
          <w:rPr>
            <w:rFonts w:cs="Times New Roman"/>
            <w:color w:val="000000" w:themeColor="text1"/>
          </w:rPr>
          <w:delText>-</w:delText>
        </w:r>
      </w:del>
      <w:ins w:id="16680" w:author="Summer 2023 updates" w:date="2024-07-31T13:42:00Z">
        <w:r>
          <w:rPr>
            <w:rFonts w:cs="Times New Roman"/>
            <w:color w:val="000000" w:themeColor="text1"/>
          </w:rPr>
          <w:t xml:space="preserve"> </w:t>
        </w:r>
      </w:ins>
      <w:r w:rsidRPr="008A569C">
        <w:rPr>
          <w:rFonts w:cs="Times New Roman"/>
          <w:color w:val="000000" w:themeColor="text1"/>
        </w:rPr>
        <w:t>Carbondale; M.A., Ph.D., Indiana University at Bloomington.</w:t>
      </w:r>
    </w:p>
    <w:p w14:paraId="2E9BDAE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CHRISTOPHER JOHNSON</w:t>
      </w:r>
    </w:p>
    <w:p w14:paraId="2C28F6C1" w14:textId="23CE332D" w:rsidR="00D95BB1" w:rsidRPr="008A569C" w:rsidRDefault="00B07F3D" w:rsidP="00D95BB1">
      <w:pPr>
        <w:spacing w:after="0"/>
        <w:rPr>
          <w:rFonts w:cs="Times New Roman"/>
          <w:color w:val="000000" w:themeColor="text1"/>
        </w:rPr>
      </w:pPr>
      <w:del w:id="16681" w:author="Summer 2023 updates" w:date="2024-07-31T13:42:00Z">
        <w:r w:rsidRPr="008A569C">
          <w:rPr>
            <w:rFonts w:cs="Times New Roman"/>
            <w:color w:val="000000" w:themeColor="text1"/>
          </w:rPr>
          <w:delText>Assistant</w:delText>
        </w:r>
      </w:del>
      <w:ins w:id="16682" w:author="Summer 2023 updates" w:date="2024-07-31T13:42:00Z">
        <w:r w:rsidR="00D95BB1">
          <w:rPr>
            <w:rFonts w:cs="Times New Roman"/>
            <w:color w:val="000000" w:themeColor="text1"/>
          </w:rPr>
          <w:t>Associate</w:t>
        </w:r>
      </w:ins>
      <w:r w:rsidR="00D95BB1" w:rsidRPr="008A569C">
        <w:rPr>
          <w:rFonts w:cs="Times New Roman"/>
          <w:color w:val="000000" w:themeColor="text1"/>
        </w:rPr>
        <w:t xml:space="preserve"> Professor of Education</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Education</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 xml:space="preserve"> and African-American Studies.</w:t>
      </w:r>
    </w:p>
    <w:p w14:paraId="3A8F1E1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Florida Agricultural &amp; Mechanical University; M.E., Ph.D., The University of Georgia.</w:t>
      </w:r>
    </w:p>
    <w:p w14:paraId="1F82E367" w14:textId="77777777" w:rsidR="00D95BB1" w:rsidRPr="008A569C" w:rsidRDefault="00D95BB1" w:rsidP="00D95BB1">
      <w:pPr>
        <w:spacing w:before="120" w:after="0"/>
        <w:rPr>
          <w:rFonts w:cs="Times New Roman"/>
          <w:color w:val="000000" w:themeColor="text1"/>
        </w:rPr>
      </w:pPr>
      <w:r w:rsidRPr="008A569C">
        <w:rPr>
          <w:rFonts w:cs="Times New Roman"/>
          <w:color w:val="000000" w:themeColor="text1"/>
        </w:rPr>
        <w:t>BETHANY A. KEENAN</w:t>
      </w:r>
    </w:p>
    <w:p w14:paraId="7B5AA7F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History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History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FEB1F8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Douglass College, Rutgers; M.A., The State University of New Jersey; M.A., Ph.D. University of North Carolina – Chapel Hill.</w:t>
      </w:r>
    </w:p>
    <w:p w14:paraId="5A26364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SCOUT KELLY</w:t>
      </w:r>
    </w:p>
    <w:p w14:paraId="06FCCAF0" w14:textId="388DFE25" w:rsidR="00D95BB1" w:rsidRPr="008A569C" w:rsidRDefault="00B07F3D" w:rsidP="00D95BB1">
      <w:pPr>
        <w:spacing w:after="0"/>
        <w:rPr>
          <w:rFonts w:cs="Times New Roman"/>
          <w:color w:val="000000" w:themeColor="text1"/>
        </w:rPr>
      </w:pPr>
      <w:del w:id="16683" w:author="Summer 2023 updates" w:date="2024-07-31T13:42:00Z">
        <w:r w:rsidRPr="008A569C">
          <w:rPr>
            <w:rFonts w:cs="Times New Roman"/>
            <w:color w:val="000000" w:themeColor="text1"/>
          </w:rPr>
          <w:delText>Assistant</w:delText>
        </w:r>
      </w:del>
      <w:ins w:id="16684" w:author="Summer 2023 updates" w:date="2024-07-31T13:42:00Z">
        <w:r w:rsidR="00D95BB1">
          <w:rPr>
            <w:rFonts w:cs="Times New Roman"/>
            <w:color w:val="000000" w:themeColor="text1"/>
          </w:rPr>
          <w:t>Associate</w:t>
        </w:r>
      </w:ins>
      <w:r w:rsidR="00D95BB1">
        <w:rPr>
          <w:rFonts w:cs="Times New Roman"/>
          <w:color w:val="000000" w:themeColor="text1"/>
        </w:rPr>
        <w:t xml:space="preserve"> </w:t>
      </w:r>
      <w:r w:rsidR="00D95BB1" w:rsidRPr="008A569C">
        <w:rPr>
          <w:rFonts w:cs="Times New Roman"/>
          <w:color w:val="000000" w:themeColor="text1"/>
        </w:rPr>
        <w:t>Professor of Psychology</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Psychology</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2B0212CF"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Puget Sound; M.A., Ph.D., Kent State University.</w:t>
      </w:r>
    </w:p>
    <w:p w14:paraId="09985CD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MEIRA Z. KENSKY</w:t>
      </w:r>
    </w:p>
    <w:p w14:paraId="352DEB63" w14:textId="77777777" w:rsidR="00D95BB1" w:rsidRPr="008A569C" w:rsidRDefault="00D95BB1" w:rsidP="00D95BB1">
      <w:pPr>
        <w:keepNext/>
        <w:spacing w:after="0"/>
        <w:rPr>
          <w:rFonts w:cs="Times New Roman"/>
          <w:color w:val="000000" w:themeColor="text1"/>
        </w:rPr>
      </w:pPr>
      <w:r w:rsidRPr="008A569C">
        <w:rPr>
          <w:rFonts w:cs="Times New Roman"/>
          <w:color w:val="000000" w:themeColor="text1"/>
        </w:rPr>
        <w:t>Professor of Religion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Religion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DABFB8C" w14:textId="77777777" w:rsidR="00D95BB1" w:rsidRPr="008A569C" w:rsidRDefault="00D95BB1" w:rsidP="00D95BB1">
      <w:pPr>
        <w:keepNext/>
        <w:spacing w:after="120"/>
        <w:rPr>
          <w:rFonts w:cs="Times New Roman"/>
          <w:color w:val="000000" w:themeColor="text1"/>
        </w:rPr>
      </w:pPr>
      <w:r w:rsidRPr="008A569C">
        <w:rPr>
          <w:rFonts w:cs="Times New Roman"/>
          <w:color w:val="000000" w:themeColor="text1"/>
        </w:rPr>
        <w:t>B.A., Sarah Lawrence College; M.A., Ph.D., University of Chicago Divinity School.</w:t>
      </w:r>
    </w:p>
    <w:p w14:paraId="09DE07C0"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ALEESA KITTRELL</w:t>
      </w:r>
    </w:p>
    <w:p w14:paraId="25DBF4B8"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Nursing</w:t>
      </w:r>
      <w:ins w:id="16685" w:author="Summer 2023 updates" w:date="2024-07-31T13:42:00Z">
        <w:r>
          <w:rPr>
            <w:rFonts w:eastAsia="Times New Roman" w:cs="Times New Roman"/>
            <w:color w:val="000000"/>
          </w:rPr>
          <w:t>.</w:t>
        </w:r>
      </w:ins>
    </w:p>
    <w:p w14:paraId="0247F184"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B.S.N. Mount Mercy University; M.S.N., Clarke University; D.N.P., Capella University.</w:t>
      </w:r>
    </w:p>
    <w:p w14:paraId="7FDFC6C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SARAH KRESS</w:t>
      </w:r>
    </w:p>
    <w:p w14:paraId="46D909AC" w14:textId="77777777" w:rsidR="00D95BB1" w:rsidRPr="008A569C" w:rsidRDefault="00D95BB1" w:rsidP="00D95BB1">
      <w:pPr>
        <w:keepLines/>
        <w:spacing w:after="0"/>
        <w:rPr>
          <w:rFonts w:cs="Times New Roman"/>
          <w:color w:val="000000" w:themeColor="text1"/>
        </w:rPr>
      </w:pPr>
      <w:r w:rsidRPr="008A569C">
        <w:rPr>
          <w:rFonts w:cs="Times New Roman"/>
          <w:color w:val="000000" w:themeColor="text1"/>
        </w:rPr>
        <w:t>Assistant Professor of Education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Education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F54D57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M.S., Drake University.</w:t>
      </w:r>
    </w:p>
    <w:p w14:paraId="448D0E3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ROBERT D. KUENNEN</w:t>
      </w:r>
    </w:p>
    <w:p w14:paraId="7268313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Stead Department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235233D"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Notre Dame; M.B.A., University of Iowa.</w:t>
      </w:r>
    </w:p>
    <w:p w14:paraId="6B95923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KIMBERLY RAE LANEGRAN</w:t>
      </w:r>
    </w:p>
    <w:p w14:paraId="6417CEA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Political Science</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Political Science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060BCC3"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Grinnell College; M.A., Ph.D., University of Florida.</w:t>
      </w:r>
    </w:p>
    <w:p w14:paraId="1A362643"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KAYTI LAUSCH</w:t>
      </w:r>
      <w:r w:rsidRPr="008A569C">
        <w:rPr>
          <w:rFonts w:cs="Times New Roman"/>
          <w:color w:val="000000" w:themeColor="text1"/>
        </w:rPr>
        <w:br/>
        <w:t>Visiting Assistant Professor of Film Studies.</w:t>
      </w:r>
      <w:r w:rsidRPr="008A569C">
        <w:rPr>
          <w:rFonts w:cs="Times New Roman"/>
          <w:color w:val="000000" w:themeColor="text1"/>
        </w:rPr>
        <w:br/>
        <w:t>B.A., Cornell University; M.A., University of Texas at Austin; Ph.D., University of Michigan.</w:t>
      </w:r>
    </w:p>
    <w:p w14:paraId="2A668C45" w14:textId="77777777" w:rsidR="00D95BB1" w:rsidRPr="008A569C" w:rsidRDefault="00D95BB1" w:rsidP="00D95BB1">
      <w:pPr>
        <w:spacing w:after="0"/>
        <w:rPr>
          <w:rFonts w:eastAsia="Times New Roman" w:cs="Times New Roman"/>
        </w:rPr>
      </w:pPr>
      <w:r w:rsidRPr="008A569C">
        <w:rPr>
          <w:rFonts w:eastAsia="Times New Roman" w:cs="Times New Roman"/>
          <w:color w:val="000000"/>
        </w:rPr>
        <w:t>ELLEN LEE</w:t>
      </w:r>
    </w:p>
    <w:p w14:paraId="3B1FF031"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Psychology.</w:t>
      </w:r>
    </w:p>
    <w:p w14:paraId="534E4B89" w14:textId="3A5B9F25" w:rsidR="00D95BB1" w:rsidRPr="008A569C" w:rsidRDefault="00D95BB1" w:rsidP="00D95BB1">
      <w:pPr>
        <w:spacing w:after="120"/>
        <w:rPr>
          <w:rFonts w:eastAsia="Times New Roman" w:cs="Times New Roman"/>
          <w:color w:val="000000"/>
        </w:rPr>
      </w:pPr>
      <w:r w:rsidRPr="008A569C">
        <w:rPr>
          <w:rFonts w:eastAsia="Times New Roman" w:cs="Times New Roman"/>
          <w:color w:val="000000"/>
        </w:rPr>
        <w:t>B.S., Loyola University</w:t>
      </w:r>
      <w:del w:id="16686" w:author="Summer 2023 updates" w:date="2024-07-31T13:42:00Z">
        <w:r w:rsidR="00BF0D2B" w:rsidRPr="008A569C">
          <w:rPr>
            <w:rFonts w:eastAsia="Times New Roman" w:cs="Times New Roman"/>
            <w:color w:val="000000"/>
          </w:rPr>
          <w:delText>,</w:delText>
        </w:r>
      </w:del>
      <w:r>
        <w:rPr>
          <w:rFonts w:eastAsia="Times New Roman" w:cs="Times New Roman"/>
          <w:color w:val="000000"/>
        </w:rPr>
        <w:t xml:space="preserve"> </w:t>
      </w:r>
      <w:r w:rsidRPr="008A569C">
        <w:rPr>
          <w:rFonts w:eastAsia="Times New Roman" w:cs="Times New Roman"/>
          <w:color w:val="000000"/>
        </w:rPr>
        <w:t>Chicago; M.A., Ph.D., Northern Illinois University.</w:t>
      </w:r>
    </w:p>
    <w:p w14:paraId="7DB4A866" w14:textId="67F50FC7" w:rsidR="00D95BB1" w:rsidRPr="008A569C" w:rsidRDefault="00D95BB1" w:rsidP="00D95BB1">
      <w:pPr>
        <w:spacing w:after="0"/>
        <w:rPr>
          <w:rFonts w:eastAsia="Times New Roman" w:cs="Times New Roman"/>
        </w:rPr>
      </w:pPr>
      <w:r w:rsidRPr="008A569C">
        <w:rPr>
          <w:rFonts w:eastAsia="Times New Roman" w:cs="Times New Roman"/>
          <w:color w:val="000000"/>
        </w:rPr>
        <w:t>MARGARET LEMAY</w:t>
      </w:r>
      <w:del w:id="16687" w:author="Summer 2023 updates" w:date="2024-07-31T13:42:00Z">
        <w:r w:rsidR="00541422" w:rsidRPr="008A569C">
          <w:rPr>
            <w:rFonts w:eastAsia="Times New Roman" w:cs="Times New Roman"/>
            <w:color w:val="000000"/>
          </w:rPr>
          <w:delText>-LEWIS</w:delText>
        </w:r>
      </w:del>
    </w:p>
    <w:p w14:paraId="16AD44E6"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English.</w:t>
      </w:r>
    </w:p>
    <w:p w14:paraId="1038D824"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B.A., Barnard College; M.F.A., University of Iowa Writers’ Workshop.</w:t>
      </w:r>
    </w:p>
    <w:p w14:paraId="6FC8937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JOHN PAUL LEMOS</w:t>
      </w:r>
    </w:p>
    <w:p w14:paraId="7CCE843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Philosophy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Philosophy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19B3042E"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the South; Ph.D., Duke University.</w:t>
      </w:r>
    </w:p>
    <w:p w14:paraId="03B4163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CHELSEA LENSING</w:t>
      </w:r>
    </w:p>
    <w:p w14:paraId="2EC58DC8"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Stead Department of Business Administration and Economics.</w:t>
      </w:r>
    </w:p>
    <w:p w14:paraId="6BDCFBE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Ph.D., University of Iowa.</w:t>
      </w:r>
    </w:p>
    <w:p w14:paraId="17B8F3B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MICHAEL R. LEONARDO</w:t>
      </w:r>
    </w:p>
    <w:p w14:paraId="2D6A4D7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Biology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622B42A5" w14:textId="3F6B2E1E" w:rsidR="00D95BB1" w:rsidRPr="008A569C" w:rsidRDefault="00D95BB1" w:rsidP="00D95BB1">
      <w:pPr>
        <w:spacing w:after="120"/>
        <w:rPr>
          <w:rFonts w:cs="Times New Roman"/>
          <w:color w:val="000000" w:themeColor="text1"/>
        </w:rPr>
      </w:pPr>
      <w:r w:rsidRPr="008A569C">
        <w:rPr>
          <w:rFonts w:cs="Times New Roman"/>
          <w:color w:val="000000" w:themeColor="text1"/>
        </w:rPr>
        <w:t>B.A., Knox College; M.A., Ph.D., Southern Illinois University</w:t>
      </w:r>
      <w:del w:id="16688" w:author="Summer 2023 updates" w:date="2024-07-31T13:42:00Z">
        <w:r w:rsidR="00B07F3D" w:rsidRPr="008A569C">
          <w:rPr>
            <w:rFonts w:cs="Times New Roman"/>
            <w:color w:val="000000" w:themeColor="text1"/>
          </w:rPr>
          <w:delText>,</w:delText>
        </w:r>
      </w:del>
      <w:r w:rsidRPr="008A569C">
        <w:rPr>
          <w:rFonts w:cs="Times New Roman"/>
          <w:color w:val="000000" w:themeColor="text1"/>
        </w:rPr>
        <w:t xml:space="preserve"> Carbondale.</w:t>
      </w:r>
    </w:p>
    <w:p w14:paraId="30A8A16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CHAD LIBBY</w:t>
      </w:r>
    </w:p>
    <w:p w14:paraId="50452172" w14:textId="0DD51329"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Kinesiology</w:t>
      </w:r>
      <w:del w:id="16689" w:author="Summer 2023 updates" w:date="2024-07-31T13:42:00Z">
        <w:r w:rsidR="00B07F3D" w:rsidRPr="008A569C">
          <w:rPr>
            <w:rFonts w:cs="Times New Roman"/>
            <w:color w:val="000000" w:themeColor="text1"/>
          </w:rPr>
          <w:delText>; Director of Athletic Training Education</w:delText>
        </w:r>
      </w:del>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Education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0720E643"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Morningside College; M.S., Louisiana State University.</w:t>
      </w:r>
    </w:p>
    <w:p w14:paraId="142E55A2" w14:textId="77777777" w:rsidR="00D95BB1" w:rsidRPr="008A569C" w:rsidRDefault="00D95BB1" w:rsidP="00D95BB1">
      <w:pPr>
        <w:spacing w:after="0"/>
        <w:rPr>
          <w:rFonts w:eastAsia="Times New Roman" w:cs="Times New Roman"/>
        </w:rPr>
      </w:pPr>
      <w:r w:rsidRPr="008A569C">
        <w:rPr>
          <w:rFonts w:eastAsia="Times New Roman" w:cs="Times New Roman"/>
          <w:color w:val="000000"/>
        </w:rPr>
        <w:t>LUKE LOVEGOOD</w:t>
      </w:r>
    </w:p>
    <w:p w14:paraId="5097F1A8" w14:textId="424CD2B4" w:rsidR="00D95BB1" w:rsidRPr="008A569C" w:rsidRDefault="00D95BB1" w:rsidP="00D95BB1">
      <w:pPr>
        <w:spacing w:after="0"/>
        <w:rPr>
          <w:rFonts w:eastAsia="Times New Roman" w:cs="Times New Roman"/>
        </w:rPr>
      </w:pPr>
      <w:r w:rsidRPr="008A569C">
        <w:rPr>
          <w:rFonts w:eastAsia="Times New Roman" w:cs="Times New Roman"/>
          <w:color w:val="000000"/>
        </w:rPr>
        <w:t xml:space="preserve">Assistant Professor of Music </w:t>
      </w:r>
      <w:del w:id="16690" w:author="Summer 2023 updates" w:date="2024-07-31T13:42:00Z">
        <w:r w:rsidR="00CE5ED2" w:rsidRPr="008A569C">
          <w:rPr>
            <w:rFonts w:eastAsia="Times New Roman" w:cs="Times New Roman"/>
            <w:color w:val="000000"/>
          </w:rPr>
          <w:delText>- Choral Music Education</w:delText>
        </w:r>
      </w:del>
    </w:p>
    <w:p w14:paraId="701E90A5"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B.M., Coe College; M.M.E., VanderCook College of Music</w:t>
      </w:r>
    </w:p>
    <w:p w14:paraId="5FA0093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RANELLE KNIGHT LUETH</w:t>
      </w:r>
    </w:p>
    <w:p w14:paraId="198F80B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Art History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Art History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w:t>
      </w:r>
    </w:p>
    <w:p w14:paraId="314ABE1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South Dakota State University; M.A., Ph.D., University of Iowa.</w:t>
      </w:r>
    </w:p>
    <w:p w14:paraId="1B6BFDC8" w14:textId="77777777" w:rsidR="00D95BB1" w:rsidRPr="008A569C" w:rsidRDefault="00D95BB1" w:rsidP="00D95BB1">
      <w:pPr>
        <w:autoSpaceDE w:val="0"/>
        <w:autoSpaceDN w:val="0"/>
        <w:spacing w:after="0"/>
        <w:rPr>
          <w:rFonts w:cs="Times New Roman"/>
          <w:color w:val="000000" w:themeColor="text1"/>
        </w:rPr>
      </w:pPr>
      <w:r w:rsidRPr="008A569C">
        <w:rPr>
          <w:rFonts w:cs="Times New Roman"/>
          <w:color w:val="000000" w:themeColor="text1"/>
        </w:rPr>
        <w:t>NEAL McNABB</w:t>
      </w:r>
    </w:p>
    <w:p w14:paraId="18F3B1AF" w14:textId="77777777" w:rsidR="00D95BB1" w:rsidRPr="008A569C" w:rsidRDefault="00D95BB1" w:rsidP="00D95BB1">
      <w:pPr>
        <w:autoSpaceDE w:val="0"/>
        <w:autoSpaceDN w:val="0"/>
        <w:spacing w:after="0"/>
        <w:rPr>
          <w:rFonts w:cs="Times New Roman"/>
          <w:color w:val="000000" w:themeColor="text1"/>
        </w:rPr>
      </w:pPr>
      <w:r w:rsidRPr="008A569C">
        <w:rPr>
          <w:rFonts w:cs="Times New Roman"/>
          <w:color w:val="000000" w:themeColor="text1"/>
        </w:rPr>
        <w:t>Assistant Professor of Social and Criminal Justice.</w:t>
      </w:r>
    </w:p>
    <w:p w14:paraId="57F439C0"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M.A., University of Central Oklahoma; Ph.D., University of Oklahoma.</w:t>
      </w:r>
    </w:p>
    <w:p w14:paraId="183C0FD2" w14:textId="77777777" w:rsidR="00B07F3D" w:rsidRPr="008A569C" w:rsidRDefault="00B07F3D" w:rsidP="007D1E38">
      <w:pPr>
        <w:autoSpaceDE w:val="0"/>
        <w:autoSpaceDN w:val="0"/>
        <w:spacing w:after="0"/>
        <w:rPr>
          <w:del w:id="16691" w:author="Summer 2023 updates" w:date="2024-07-31T13:42:00Z"/>
          <w:rFonts w:cs="Times New Roman"/>
          <w:color w:val="000000" w:themeColor="text1"/>
        </w:rPr>
      </w:pPr>
      <w:del w:id="16692" w:author="Summer 2023 updates" w:date="2024-07-31T13:42:00Z">
        <w:r w:rsidRPr="008A569C">
          <w:rPr>
            <w:rFonts w:cs="Times New Roman"/>
            <w:color w:val="000000" w:themeColor="text1"/>
          </w:rPr>
          <w:delText>LaTANYA McQUEEN</w:delText>
        </w:r>
      </w:del>
    </w:p>
    <w:p w14:paraId="5337A941" w14:textId="77777777" w:rsidR="00B07F3D" w:rsidRPr="008A569C" w:rsidRDefault="00B07F3D" w:rsidP="007D1E38">
      <w:pPr>
        <w:autoSpaceDE w:val="0"/>
        <w:autoSpaceDN w:val="0"/>
        <w:spacing w:after="0"/>
        <w:rPr>
          <w:del w:id="16693" w:author="Summer 2023 updates" w:date="2024-07-31T13:42:00Z"/>
          <w:rFonts w:cs="Times New Roman"/>
          <w:color w:val="000000" w:themeColor="text1"/>
        </w:rPr>
      </w:pPr>
      <w:del w:id="16694" w:author="Summer 2023 updates" w:date="2024-07-31T13:42:00Z">
        <w:r w:rsidRPr="008A569C">
          <w:rPr>
            <w:rFonts w:cs="Times New Roman"/>
            <w:color w:val="000000" w:themeColor="text1"/>
          </w:rPr>
          <w:delText>Assistant Professor of English</w:delText>
        </w:r>
        <w:r w:rsidR="00B8454E" w:rsidRPr="008A569C">
          <w:rPr>
            <w:rFonts w:cs="Times New Roman"/>
            <w:color w:val="000000" w:themeColor="text1"/>
          </w:rPr>
          <w:fldChar w:fldCharType="begin"/>
        </w:r>
        <w:r w:rsidR="00B8454E" w:rsidRPr="008A569C">
          <w:rPr>
            <w:color w:val="000000" w:themeColor="text1"/>
          </w:rPr>
          <w:delInstrText xml:space="preserve"> XE "</w:delInstrText>
        </w:r>
        <w:r w:rsidR="00B8454E" w:rsidRPr="008A569C">
          <w:rPr>
            <w:rFonts w:cs="Times New Roman"/>
            <w:color w:val="000000" w:themeColor="text1"/>
          </w:rPr>
          <w:delInstrText>English</w:delInstrText>
        </w:r>
        <w:r w:rsidR="00B8454E" w:rsidRPr="008A569C">
          <w:rPr>
            <w:color w:val="000000" w:themeColor="text1"/>
          </w:rPr>
          <w:delInstrText xml:space="preserve">" </w:delInstrText>
        </w:r>
        <w:r w:rsidR="00B8454E" w:rsidRPr="008A569C">
          <w:rPr>
            <w:rFonts w:cs="Times New Roman"/>
            <w:color w:val="000000" w:themeColor="text1"/>
          </w:rPr>
          <w:fldChar w:fldCharType="end"/>
        </w:r>
        <w:r w:rsidR="009D2F7B" w:rsidRPr="008A569C">
          <w:rPr>
            <w:rFonts w:cs="Times New Roman"/>
            <w:color w:val="000000" w:themeColor="text1"/>
          </w:rPr>
          <w:delText xml:space="preserve"> and Creative Writing.</w:delText>
        </w:r>
      </w:del>
    </w:p>
    <w:p w14:paraId="439451D1" w14:textId="77777777" w:rsidR="00B07F3D" w:rsidRPr="008A569C" w:rsidRDefault="00B07F3D" w:rsidP="007D1E38">
      <w:pPr>
        <w:spacing w:after="120"/>
        <w:rPr>
          <w:del w:id="16695" w:author="Summer 2023 updates" w:date="2024-07-31T13:42:00Z"/>
          <w:rFonts w:cs="Times New Roman"/>
          <w:color w:val="000000" w:themeColor="text1"/>
        </w:rPr>
      </w:pPr>
      <w:del w:id="16696" w:author="Summer 2023 updates" w:date="2024-07-31T13:42:00Z">
        <w:r w:rsidRPr="008A569C">
          <w:rPr>
            <w:rFonts w:cs="Times New Roman"/>
            <w:color w:val="000000" w:themeColor="text1"/>
          </w:rPr>
          <w:delText>B.F.A; M.F.A., Emerson College;</w:delText>
        </w:r>
      </w:del>
      <w:moveFromRangeStart w:id="16697" w:author="Summer 2023 updates" w:date="2024-07-31T13:42:00Z" w:name="move173325828"/>
      <w:moveFrom w:id="16698" w:author="Summer 2023 updates" w:date="2024-07-31T13:42:00Z">
        <w:r w:rsidR="00D95BB1">
          <w:rPr>
            <w:rFonts w:cs="Times New Roman"/>
            <w:color w:val="000000" w:themeColor="text1"/>
          </w:rPr>
          <w:t xml:space="preserve"> Ph.D., University of </w:t>
        </w:r>
      </w:moveFrom>
      <w:moveFromRangeEnd w:id="16697"/>
      <w:del w:id="16699" w:author="Summer 2023 updates" w:date="2024-07-31T13:42:00Z">
        <w:r w:rsidRPr="008A569C">
          <w:rPr>
            <w:rFonts w:cs="Times New Roman"/>
            <w:color w:val="000000" w:themeColor="text1"/>
          </w:rPr>
          <w:delText>Missouri.</w:delText>
        </w:r>
      </w:del>
    </w:p>
    <w:p w14:paraId="4F5856E9" w14:textId="5374D175" w:rsidR="00D95BB1" w:rsidRPr="008A569C" w:rsidRDefault="00D95BB1" w:rsidP="00D95BB1">
      <w:pPr>
        <w:spacing w:after="0"/>
        <w:rPr>
          <w:rFonts w:cs="Times New Roman"/>
          <w:color w:val="000000" w:themeColor="text1"/>
        </w:rPr>
      </w:pPr>
      <w:r w:rsidRPr="008A569C">
        <w:rPr>
          <w:rFonts w:cs="Times New Roman"/>
          <w:color w:val="000000" w:themeColor="text1"/>
        </w:rPr>
        <w:t>CARRIE MELCHER</w:t>
      </w:r>
    </w:p>
    <w:p w14:paraId="0B0B128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Stead Department of Business Administration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Business Administration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and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42D2450B"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 xml:space="preserve">B.S., </w:t>
      </w:r>
      <w:ins w:id="16700" w:author="Summer 2023 updates" w:date="2024-07-31T13:42:00Z">
        <w:r>
          <w:rPr>
            <w:rFonts w:cs="Times New Roman"/>
            <w:color w:val="000000" w:themeColor="text1"/>
          </w:rPr>
          <w:t xml:space="preserve">The </w:t>
        </w:r>
      </w:ins>
      <w:r w:rsidRPr="008A569C">
        <w:rPr>
          <w:rFonts w:cs="Times New Roman"/>
          <w:color w:val="000000" w:themeColor="text1"/>
        </w:rPr>
        <w:t>Ohio State University; M.P.H., Drake University.</w:t>
      </w:r>
    </w:p>
    <w:p w14:paraId="4554336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BRITTNEY MILLER</w:t>
      </w:r>
    </w:p>
    <w:p w14:paraId="4A4542E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Mathematics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Mathematics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E243FC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University of Southern California; Ph.D., Purdue University.</w:t>
      </w:r>
    </w:p>
    <w:p w14:paraId="2FAFA769" w14:textId="2C139060" w:rsidR="00D95BB1" w:rsidRDefault="00BF0D2B" w:rsidP="00D95BB1">
      <w:pPr>
        <w:spacing w:after="0"/>
        <w:rPr>
          <w:ins w:id="16701" w:author="Summer 2023 updates" w:date="2024-07-31T13:42:00Z"/>
          <w:rFonts w:cs="Times New Roman"/>
          <w:color w:val="000000" w:themeColor="text1"/>
        </w:rPr>
      </w:pPr>
      <w:del w:id="16702" w:author="Summer 2023 updates" w:date="2024-07-31T13:42:00Z">
        <w:r w:rsidRPr="008A569C">
          <w:rPr>
            <w:rFonts w:cs="Times New Roman"/>
            <w:color w:val="000000" w:themeColor="text1"/>
          </w:rPr>
          <w:delText>BRETT MOMMER</w:delText>
        </w:r>
        <w:r w:rsidRPr="008A569C">
          <w:rPr>
            <w:rFonts w:cs="Times New Roman"/>
            <w:color w:val="000000" w:themeColor="text1"/>
          </w:rPr>
          <w:br/>
          <w:delText xml:space="preserve">Visiting </w:delText>
        </w:r>
      </w:del>
      <w:ins w:id="16703" w:author="Summer 2023 updates" w:date="2024-07-31T13:42:00Z">
        <w:r w:rsidR="00D95BB1">
          <w:rPr>
            <w:rFonts w:cs="Times New Roman"/>
            <w:color w:val="000000" w:themeColor="text1"/>
          </w:rPr>
          <w:t>JONATHAN MITCHELL</w:t>
        </w:r>
      </w:ins>
    </w:p>
    <w:p w14:paraId="00B63320" w14:textId="786DDF02" w:rsidR="00D95BB1" w:rsidRDefault="00D95BB1" w:rsidP="00D95BB1">
      <w:pPr>
        <w:spacing w:after="0"/>
        <w:rPr>
          <w:ins w:id="16704" w:author="Summer 2023 updates" w:date="2024-07-31T13:42:00Z"/>
          <w:rFonts w:cs="Times New Roman"/>
          <w:color w:val="000000" w:themeColor="text1"/>
        </w:rPr>
      </w:pPr>
      <w:r>
        <w:rPr>
          <w:rFonts w:cs="Times New Roman"/>
          <w:color w:val="000000" w:themeColor="text1"/>
        </w:rPr>
        <w:t xml:space="preserve">Assistant Professor </w:t>
      </w:r>
      <w:del w:id="16705" w:author="Summer 2023 updates" w:date="2024-07-31T13:42:00Z">
        <w:r w:rsidR="00BF0D2B" w:rsidRPr="008A569C">
          <w:rPr>
            <w:rFonts w:cs="Times New Roman"/>
            <w:color w:val="000000" w:themeColor="text1"/>
          </w:rPr>
          <w:delText xml:space="preserve">of </w:delText>
        </w:r>
      </w:del>
      <w:r>
        <w:rPr>
          <w:rFonts w:cs="Times New Roman"/>
          <w:color w:val="000000" w:themeColor="text1"/>
        </w:rPr>
        <w:t>Biology</w:t>
      </w:r>
      <w:del w:id="16706" w:author="Summer 2023 updates" w:date="2024-07-31T13:42:00Z">
        <w:r w:rsidR="00BF0D2B" w:rsidRPr="008A569C">
          <w:rPr>
            <w:rFonts w:cs="Times New Roman"/>
            <w:color w:val="000000" w:themeColor="text1"/>
          </w:rPr>
          <w:br/>
        </w:r>
      </w:del>
    </w:p>
    <w:p w14:paraId="68D40D24" w14:textId="1A9C223D" w:rsidR="00D95BB1" w:rsidRDefault="00D95BB1" w:rsidP="00D95BB1">
      <w:pPr>
        <w:rPr>
          <w:rFonts w:cs="Times New Roman"/>
          <w:color w:val="000000" w:themeColor="text1"/>
        </w:rPr>
        <w:pPrChange w:id="16707" w:author="Summer 2023 updates" w:date="2024-07-31T13:42:00Z">
          <w:pPr>
            <w:spacing w:after="120"/>
          </w:pPr>
        </w:pPrChange>
      </w:pPr>
      <w:r>
        <w:rPr>
          <w:rFonts w:cs="Times New Roman"/>
          <w:color w:val="000000" w:themeColor="text1"/>
        </w:rPr>
        <w:t xml:space="preserve">B.S., </w:t>
      </w:r>
      <w:del w:id="16708" w:author="Summer 2023 updates" w:date="2024-07-31T13:42:00Z">
        <w:r w:rsidR="00BF0D2B" w:rsidRPr="008A569C">
          <w:rPr>
            <w:rFonts w:cs="Times New Roman"/>
            <w:color w:val="000000" w:themeColor="text1"/>
          </w:rPr>
          <w:delText>Iowa</w:delText>
        </w:r>
      </w:del>
      <w:ins w:id="16709" w:author="Summer 2023 updates" w:date="2024-07-31T13:42:00Z">
        <w:r>
          <w:rPr>
            <w:rFonts w:cs="Times New Roman"/>
            <w:color w:val="000000" w:themeColor="text1"/>
          </w:rPr>
          <w:t>Appalachian</w:t>
        </w:r>
      </w:ins>
      <w:r>
        <w:rPr>
          <w:rFonts w:cs="Times New Roman"/>
          <w:color w:val="000000" w:themeColor="text1"/>
        </w:rPr>
        <w:t xml:space="preserve"> State University; </w:t>
      </w:r>
      <w:del w:id="16710" w:author="Summer 2023 updates" w:date="2024-07-31T13:42:00Z">
        <w:r w:rsidR="00BF0D2B" w:rsidRPr="008A569C">
          <w:rPr>
            <w:rFonts w:cs="Times New Roman"/>
            <w:color w:val="000000" w:themeColor="text1"/>
          </w:rPr>
          <w:delText>M.S.</w:delText>
        </w:r>
        <w:r w:rsidR="00E61B0D" w:rsidRPr="008A569C">
          <w:rPr>
            <w:rFonts w:cs="Times New Roman"/>
            <w:color w:val="000000" w:themeColor="text1"/>
          </w:rPr>
          <w:delText xml:space="preserve">, </w:delText>
        </w:r>
      </w:del>
      <w:r>
        <w:rPr>
          <w:rFonts w:cs="Times New Roman"/>
          <w:color w:val="000000" w:themeColor="text1"/>
        </w:rPr>
        <w:t>Ph.D</w:t>
      </w:r>
      <w:del w:id="16711" w:author="Summer 2023 updates" w:date="2024-07-31T13:42:00Z">
        <w:r w:rsidR="00BF0D2B" w:rsidRPr="008A569C">
          <w:rPr>
            <w:rFonts w:cs="Times New Roman"/>
            <w:color w:val="000000" w:themeColor="text1"/>
          </w:rPr>
          <w:delText>.</w:delText>
        </w:r>
      </w:del>
      <w:ins w:id="16712" w:author="Summer 2023 updates" w:date="2024-07-31T13:42:00Z">
        <w:r>
          <w:rPr>
            <w:rFonts w:cs="Times New Roman"/>
            <w:color w:val="000000" w:themeColor="text1"/>
          </w:rPr>
          <w:t>.,</w:t>
        </w:r>
      </w:ins>
      <w:r>
        <w:rPr>
          <w:rFonts w:cs="Times New Roman"/>
          <w:color w:val="000000" w:themeColor="text1"/>
        </w:rPr>
        <w:t xml:space="preserve"> University of </w:t>
      </w:r>
      <w:del w:id="16713" w:author="Summer 2023 updates" w:date="2024-07-31T13:42:00Z">
        <w:r w:rsidR="00BF0D2B" w:rsidRPr="008A569C">
          <w:rPr>
            <w:rFonts w:cs="Times New Roman"/>
            <w:color w:val="000000" w:themeColor="text1"/>
          </w:rPr>
          <w:delText>Illinois, Champaign</w:delText>
        </w:r>
      </w:del>
      <w:ins w:id="16714" w:author="Summer 2023 updates" w:date="2024-07-31T13:42:00Z">
        <w:r>
          <w:rPr>
            <w:rFonts w:cs="Times New Roman"/>
            <w:color w:val="000000" w:themeColor="text1"/>
          </w:rPr>
          <w:t>Chicago</w:t>
        </w:r>
      </w:ins>
      <w:r>
        <w:rPr>
          <w:rFonts w:cs="Times New Roman"/>
          <w:color w:val="000000" w:themeColor="text1"/>
        </w:rPr>
        <w:t>.</w:t>
      </w:r>
    </w:p>
    <w:p w14:paraId="2A0918F7" w14:textId="77777777" w:rsidR="00D95BB1" w:rsidRPr="008A569C" w:rsidRDefault="00D95BB1" w:rsidP="00D95BB1">
      <w:pPr>
        <w:spacing w:before="240" w:after="0"/>
        <w:rPr>
          <w:rFonts w:cs="Times New Roman"/>
          <w:color w:val="000000" w:themeColor="text1"/>
        </w:rPr>
        <w:pPrChange w:id="16715" w:author="Summer 2023 updates" w:date="2024-07-31T13:42:00Z">
          <w:pPr>
            <w:spacing w:after="0"/>
          </w:pPr>
        </w:pPrChange>
      </w:pPr>
      <w:r w:rsidRPr="008A569C">
        <w:rPr>
          <w:rFonts w:cs="Times New Roman"/>
          <w:color w:val="000000" w:themeColor="text1"/>
        </w:rPr>
        <w:t>LAISSA RODRIGUEZ MORENO</w:t>
      </w:r>
    </w:p>
    <w:p w14:paraId="3A0F767A" w14:textId="72DA49E9" w:rsidR="00D95BB1" w:rsidRPr="008A569C" w:rsidRDefault="00B07F3D" w:rsidP="00D95BB1">
      <w:pPr>
        <w:spacing w:after="0"/>
        <w:rPr>
          <w:rFonts w:cs="Times New Roman"/>
          <w:color w:val="000000" w:themeColor="text1"/>
        </w:rPr>
      </w:pPr>
      <w:del w:id="16716" w:author="Summer 2023 updates" w:date="2024-07-31T13:42:00Z">
        <w:r w:rsidRPr="008A569C">
          <w:rPr>
            <w:rFonts w:cs="Times New Roman"/>
            <w:color w:val="000000" w:themeColor="text1"/>
          </w:rPr>
          <w:delText>Assistant</w:delText>
        </w:r>
      </w:del>
      <w:ins w:id="16717" w:author="Summer 2023 updates" w:date="2024-07-31T13:42:00Z">
        <w:r w:rsidR="00D95BB1">
          <w:rPr>
            <w:rFonts w:cs="Times New Roman"/>
            <w:color w:val="000000" w:themeColor="text1"/>
          </w:rPr>
          <w:t>Associate</w:t>
        </w:r>
      </w:ins>
      <w:r w:rsidR="00D95BB1" w:rsidRPr="008A569C">
        <w:rPr>
          <w:rFonts w:cs="Times New Roman"/>
          <w:color w:val="000000" w:themeColor="text1"/>
        </w:rPr>
        <w:t xml:space="preserve"> Professor of Spanish</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Spanish</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7E40E96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Universidad Nacional de Colombia; M.A., Ph.D., University of Wisconsin – Madison.</w:t>
      </w:r>
    </w:p>
    <w:p w14:paraId="1B461DE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BRUCE F. NESMITH</w:t>
      </w:r>
    </w:p>
    <w:p w14:paraId="6BF53373" w14:textId="3B5261FC" w:rsidR="00D95BB1" w:rsidRPr="008A569C" w:rsidRDefault="00D95BB1" w:rsidP="00D95BB1">
      <w:pPr>
        <w:spacing w:after="0"/>
        <w:rPr>
          <w:rFonts w:cs="Times New Roman"/>
          <w:color w:val="000000" w:themeColor="text1"/>
        </w:rPr>
      </w:pPr>
      <w:r w:rsidRPr="008A569C">
        <w:rPr>
          <w:rFonts w:cs="Times New Roman"/>
          <w:color w:val="000000" w:themeColor="text1"/>
        </w:rPr>
        <w:t>Professor of Political Science</w:t>
      </w:r>
      <w:del w:id="16718" w:author="Summer 2023 updates" w:date="2024-07-31T13:42:00Z">
        <w:r w:rsidR="00B8454E" w:rsidRPr="008A569C">
          <w:rPr>
            <w:rFonts w:cs="Times New Roman"/>
            <w:color w:val="000000" w:themeColor="text1"/>
          </w:rPr>
          <w:fldChar w:fldCharType="begin"/>
        </w:r>
        <w:r w:rsidR="00B8454E" w:rsidRPr="008A569C">
          <w:rPr>
            <w:color w:val="000000" w:themeColor="text1"/>
          </w:rPr>
          <w:delInstrText xml:space="preserve"> XE "</w:delInstrText>
        </w:r>
        <w:r w:rsidR="00B8454E" w:rsidRPr="008A569C">
          <w:rPr>
            <w:rFonts w:cs="Times New Roman"/>
            <w:color w:val="000000" w:themeColor="text1"/>
          </w:rPr>
          <w:delInstrText>Political Science</w:delInstrText>
        </w:r>
        <w:r w:rsidR="00B8454E" w:rsidRPr="008A569C">
          <w:rPr>
            <w:color w:val="000000" w:themeColor="text1"/>
          </w:rPr>
          <w:delInstrText xml:space="preserve">" </w:delInstrText>
        </w:r>
        <w:r w:rsidR="00B8454E" w:rsidRPr="008A569C">
          <w:rPr>
            <w:rFonts w:cs="Times New Roman"/>
            <w:color w:val="000000" w:themeColor="text1"/>
          </w:rPr>
          <w:fldChar w:fldCharType="end"/>
        </w:r>
        <w:r w:rsidR="00B07F3D" w:rsidRPr="008A569C">
          <w:rPr>
            <w:rFonts w:cs="Times New Roman"/>
            <w:color w:val="000000" w:themeColor="text1"/>
          </w:rPr>
          <w:delText xml:space="preserve"> and Director of Washington</w:delText>
        </w:r>
        <w:r w:rsidR="008C196D" w:rsidRPr="008A569C">
          <w:rPr>
            <w:rFonts w:cs="Times New Roman"/>
            <w:color w:val="000000" w:themeColor="text1"/>
          </w:rPr>
          <w:fldChar w:fldCharType="begin"/>
        </w:r>
        <w:r w:rsidR="008C196D" w:rsidRPr="008A569C">
          <w:rPr>
            <w:color w:val="000000" w:themeColor="text1"/>
          </w:rPr>
          <w:delInstrText xml:space="preserve"> XE "</w:delInstrText>
        </w:r>
        <w:r w:rsidR="008C196D" w:rsidRPr="008A569C">
          <w:rPr>
            <w:rFonts w:cs="Times New Roman"/>
            <w:color w:val="000000" w:themeColor="text1"/>
          </w:rPr>
          <w:delInstrText>Washington</w:delInstrText>
        </w:r>
        <w:r w:rsidR="008C196D" w:rsidRPr="008A569C">
          <w:rPr>
            <w:color w:val="000000" w:themeColor="text1"/>
          </w:rPr>
          <w:delInstrText xml:space="preserve">" </w:delInstrText>
        </w:r>
        <w:r w:rsidR="008C196D" w:rsidRPr="008A569C">
          <w:rPr>
            <w:rFonts w:cs="Times New Roman"/>
            <w:color w:val="000000" w:themeColor="text1"/>
          </w:rPr>
          <w:fldChar w:fldCharType="end"/>
        </w:r>
        <w:r w:rsidR="00B07F3D" w:rsidRPr="008A569C">
          <w:rPr>
            <w:rFonts w:cs="Times New Roman"/>
            <w:color w:val="000000" w:themeColor="text1"/>
          </w:rPr>
          <w:delText xml:space="preserve"> Term.</w:delText>
        </w:r>
      </w:del>
      <w:ins w:id="16719" w:author="Summer 2023 updates" w:date="2024-07-31T13:42:00Z">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Political Science</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ins>
    </w:p>
    <w:p w14:paraId="38C3C68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North Central College; M.A., Ph.D., University of Illinois.</w:t>
      </w:r>
    </w:p>
    <w:p w14:paraId="49A302ED" w14:textId="333EC9D5" w:rsidR="00D95BB1" w:rsidRPr="008A569C" w:rsidRDefault="00D95BB1" w:rsidP="00D95BB1">
      <w:pPr>
        <w:spacing w:after="0"/>
        <w:rPr>
          <w:rFonts w:cs="Times New Roman"/>
          <w:color w:val="000000" w:themeColor="text1"/>
        </w:rPr>
      </w:pPr>
      <w:r w:rsidRPr="008A569C">
        <w:rPr>
          <w:rFonts w:cs="Times New Roman"/>
          <w:color w:val="000000" w:themeColor="text1"/>
        </w:rPr>
        <w:t>JANE NESMITH</w:t>
      </w:r>
    </w:p>
    <w:p w14:paraId="0DB4238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Rhetoric</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Rhetoric</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Director of Writing Center.</w:t>
      </w:r>
    </w:p>
    <w:p w14:paraId="52C4AFD0" w14:textId="77777777" w:rsidR="00D95BB1" w:rsidRPr="008A569C" w:rsidRDefault="00D95BB1" w:rsidP="00D95BB1">
      <w:pPr>
        <w:spacing w:after="100"/>
        <w:rPr>
          <w:rFonts w:cs="Times New Roman"/>
          <w:color w:val="000000" w:themeColor="text1"/>
        </w:rPr>
      </w:pPr>
      <w:r w:rsidRPr="008A569C">
        <w:rPr>
          <w:rFonts w:cs="Times New Roman"/>
          <w:color w:val="000000" w:themeColor="text1"/>
        </w:rPr>
        <w:t>B.A., The College of Wooster; M.A., Indiana University; Ph.D., University of Iowa.</w:t>
      </w:r>
    </w:p>
    <w:p w14:paraId="49C5146C" w14:textId="77777777" w:rsidR="00EC02FE" w:rsidRDefault="00EC02FE">
      <w:pPr>
        <w:spacing w:after="200" w:line="276" w:lineRule="auto"/>
        <w:rPr>
          <w:rFonts w:cs="Times New Roman"/>
          <w:color w:val="000000" w:themeColor="text1"/>
        </w:rPr>
        <w:pPrChange w:id="16720" w:author="Summer 2023 updates" w:date="2024-07-31T13:42:00Z">
          <w:pPr>
            <w:spacing w:after="0"/>
          </w:pPr>
        </w:pPrChange>
      </w:pPr>
      <w:ins w:id="16721" w:author="Summer 2023 updates" w:date="2024-07-31T13:42:00Z">
        <w:r>
          <w:rPr>
            <w:rFonts w:cs="Times New Roman"/>
            <w:color w:val="000000" w:themeColor="text1"/>
          </w:rPr>
          <w:br w:type="page"/>
        </w:r>
      </w:ins>
    </w:p>
    <w:p w14:paraId="5E99A55D" w14:textId="7FE9DCB5" w:rsidR="00D95BB1" w:rsidRPr="008A569C" w:rsidRDefault="00D95BB1" w:rsidP="00D95BB1">
      <w:pPr>
        <w:spacing w:after="0"/>
        <w:rPr>
          <w:rFonts w:cs="Times New Roman"/>
          <w:color w:val="000000" w:themeColor="text1"/>
        </w:rPr>
      </w:pPr>
      <w:r w:rsidRPr="008A569C">
        <w:rPr>
          <w:rFonts w:cs="Times New Roman"/>
          <w:color w:val="000000" w:themeColor="text1"/>
        </w:rPr>
        <w:t>VINH Q. NGUYEN</w:t>
      </w:r>
    </w:p>
    <w:p w14:paraId="4769C2B7" w14:textId="6285E194" w:rsidR="00D95BB1" w:rsidRPr="008A569C" w:rsidRDefault="00B07F3D" w:rsidP="00D95BB1">
      <w:pPr>
        <w:spacing w:after="0"/>
        <w:rPr>
          <w:rFonts w:cs="Times New Roman"/>
          <w:color w:val="000000" w:themeColor="text1"/>
        </w:rPr>
      </w:pPr>
      <w:del w:id="16722" w:author="Summer 2023 updates" w:date="2024-07-31T13:42:00Z">
        <w:r w:rsidRPr="008A569C">
          <w:rPr>
            <w:rFonts w:cs="Times New Roman"/>
            <w:color w:val="000000" w:themeColor="text1"/>
          </w:rPr>
          <w:delText xml:space="preserve">Associate </w:delText>
        </w:r>
      </w:del>
      <w:r w:rsidR="00D95BB1" w:rsidRPr="008A569C">
        <w:rPr>
          <w:rFonts w:cs="Times New Roman"/>
          <w:color w:val="000000" w:themeColor="text1"/>
        </w:rPr>
        <w:t>Professor of Stead Department of Business Administration and Economics</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Business Administration</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3F5FCFD4"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National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University, Vietnam; M.B.A., Asian Institute of Technology, Thailand; Ph.D., Mississippi State University.</w:t>
      </w:r>
    </w:p>
    <w:p w14:paraId="59B4E0B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DAVID A. NORDMANN</w:t>
      </w:r>
    </w:p>
    <w:p w14:paraId="0B1CB6A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History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History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6796E72C" w14:textId="77777777" w:rsidR="00D95BB1" w:rsidRPr="0022786B" w:rsidRDefault="00D95BB1" w:rsidP="00D95BB1">
      <w:pPr>
        <w:spacing w:after="120"/>
        <w:rPr>
          <w:rFonts w:eastAsia="Times New Roman" w:cs="Times New Roman"/>
          <w:color w:val="000000"/>
        </w:rPr>
      </w:pPr>
      <w:r w:rsidRPr="008A569C">
        <w:rPr>
          <w:rFonts w:cs="Times New Roman"/>
          <w:color w:val="000000" w:themeColor="text1"/>
        </w:rPr>
        <w:t>B.A., Coe College; M.A., University of Kansas; Ph.D., Indiana University.</w:t>
      </w:r>
    </w:p>
    <w:p w14:paraId="232F7507" w14:textId="77777777" w:rsidR="00D95BB1" w:rsidRPr="008A569C" w:rsidRDefault="00D95BB1" w:rsidP="00D95BB1">
      <w:pPr>
        <w:spacing w:after="0"/>
        <w:rPr>
          <w:rFonts w:eastAsia="Times New Roman" w:cs="Times New Roman"/>
          <w:color w:val="000000"/>
        </w:rPr>
      </w:pPr>
      <w:r w:rsidRPr="008A569C">
        <w:rPr>
          <w:rFonts w:eastAsia="Times New Roman" w:cs="Times New Roman"/>
          <w:color w:val="000000"/>
        </w:rPr>
        <w:t>OLUWADAMILOLA OPAYEMI</w:t>
      </w:r>
    </w:p>
    <w:p w14:paraId="6EA9528D"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Communications Studies.</w:t>
      </w:r>
    </w:p>
    <w:p w14:paraId="70D0D039" w14:textId="77777777" w:rsidR="00D95BB1" w:rsidRPr="008A569C" w:rsidRDefault="00D95BB1" w:rsidP="00D95BB1">
      <w:pPr>
        <w:spacing w:after="120"/>
        <w:rPr>
          <w:rFonts w:eastAsia="Times New Roman" w:cs="Times New Roman"/>
          <w:color w:val="000000"/>
        </w:rPr>
      </w:pPr>
      <w:r w:rsidRPr="008A569C">
        <w:rPr>
          <w:rFonts w:eastAsia="Times New Roman" w:cs="Times New Roman"/>
          <w:color w:val="000000"/>
        </w:rPr>
        <w:t>M.S., Central Connecticut State University; Ph.D., University of Alabama.</w:t>
      </w:r>
    </w:p>
    <w:p w14:paraId="15D11538" w14:textId="77777777" w:rsidR="00D95BB1" w:rsidRPr="008A569C" w:rsidRDefault="00D95BB1" w:rsidP="00D95BB1">
      <w:pPr>
        <w:spacing w:after="0"/>
        <w:rPr>
          <w:rFonts w:eastAsia="Times New Roman" w:cs="Times New Roman"/>
        </w:rPr>
      </w:pPr>
      <w:r w:rsidRPr="008A569C">
        <w:rPr>
          <w:rFonts w:eastAsia="Times New Roman" w:cs="Times New Roman"/>
          <w:color w:val="000000"/>
        </w:rPr>
        <w:t>NIALL PEACH</w:t>
      </w:r>
    </w:p>
    <w:p w14:paraId="1127B839"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Spanish</w:t>
      </w:r>
      <w:r>
        <w:rPr>
          <w:rFonts w:eastAsia="Times New Roman" w:cs="Times New Roman"/>
          <w:color w:val="000000"/>
        </w:rPr>
        <w:t>.</w:t>
      </w:r>
    </w:p>
    <w:p w14:paraId="3BD322FF" w14:textId="452BCD39" w:rsidR="00D95BB1" w:rsidRPr="008A569C" w:rsidRDefault="00D95BB1" w:rsidP="00D95BB1">
      <w:pPr>
        <w:spacing w:after="120"/>
        <w:rPr>
          <w:rFonts w:eastAsia="Times New Roman" w:cs="Times New Roman"/>
        </w:rPr>
      </w:pPr>
      <w:r w:rsidRPr="008A569C">
        <w:rPr>
          <w:rFonts w:eastAsia="Times New Roman" w:cs="Times New Roman"/>
          <w:color w:val="000000"/>
        </w:rPr>
        <w:t xml:space="preserve">B.A., </w:t>
      </w:r>
      <w:ins w:id="16723" w:author="Summer 2023 updates" w:date="2024-07-31T13:42:00Z">
        <w:r>
          <w:rPr>
            <w:rFonts w:eastAsia="Times New Roman" w:cs="Times New Roman"/>
            <w:color w:val="000000"/>
          </w:rPr>
          <w:t>St. Aiden’s College—</w:t>
        </w:r>
      </w:ins>
      <w:r>
        <w:rPr>
          <w:rFonts w:eastAsia="Times New Roman" w:cs="Times New Roman"/>
          <w:color w:val="000000"/>
        </w:rPr>
        <w:t>Durham University</w:t>
      </w:r>
      <w:del w:id="16724" w:author="Summer 2023 updates" w:date="2024-07-31T13:42:00Z">
        <w:r w:rsidR="00E61B0D" w:rsidRPr="008A569C">
          <w:rPr>
            <w:rFonts w:eastAsia="Times New Roman" w:cs="Times New Roman"/>
            <w:color w:val="000000"/>
          </w:rPr>
          <w:delText xml:space="preserve">, </w:delText>
        </w:r>
        <w:r w:rsidR="00162FBF" w:rsidRPr="008A569C">
          <w:rPr>
            <w:rFonts w:eastAsia="Times New Roman" w:cs="Times New Roman"/>
            <w:color w:val="000000"/>
          </w:rPr>
          <w:delText>St. Aidan’s College</w:delText>
        </w:r>
      </w:del>
      <w:r w:rsidRPr="008A569C">
        <w:rPr>
          <w:rFonts w:eastAsia="Times New Roman" w:cs="Times New Roman"/>
          <w:color w:val="000000"/>
        </w:rPr>
        <w:t>; M.A., Ph.D., Purdue University</w:t>
      </w:r>
      <w:r>
        <w:rPr>
          <w:rFonts w:eastAsia="Times New Roman" w:cs="Times New Roman"/>
          <w:color w:val="000000"/>
        </w:rPr>
        <w:t>.</w:t>
      </w:r>
    </w:p>
    <w:p w14:paraId="2DF264A2"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AMY PERRY</w:t>
      </w:r>
    </w:p>
    <w:p w14:paraId="470B6614"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Stead Department of Business Administration and Economics.</w:t>
      </w:r>
    </w:p>
    <w:p w14:paraId="1B57F532" w14:textId="77777777" w:rsidR="00D95BB1" w:rsidRPr="008A569C" w:rsidRDefault="00D95BB1" w:rsidP="00D95BB1">
      <w:pPr>
        <w:spacing w:after="0"/>
        <w:rPr>
          <w:rFonts w:eastAsia="Times New Roman" w:cs="Times New Roman"/>
        </w:rPr>
      </w:pPr>
      <w:r w:rsidRPr="008A569C">
        <w:rPr>
          <w:rFonts w:eastAsia="Times New Roman" w:cs="Times New Roman"/>
          <w:color w:val="000000"/>
        </w:rPr>
        <w:t>B.B.A., M.A., University of Iowa.</w:t>
      </w:r>
    </w:p>
    <w:p w14:paraId="1866302B" w14:textId="77777777" w:rsidR="00D95BB1" w:rsidRPr="008A569C" w:rsidRDefault="00D95BB1" w:rsidP="00D95BB1">
      <w:pPr>
        <w:spacing w:before="120" w:after="0"/>
        <w:rPr>
          <w:rFonts w:cs="Times New Roman"/>
          <w:color w:val="000000" w:themeColor="text1"/>
        </w:rPr>
      </w:pPr>
      <w:r w:rsidRPr="008A569C">
        <w:rPr>
          <w:rFonts w:cs="Times New Roman"/>
          <w:color w:val="000000" w:themeColor="text1"/>
        </w:rPr>
        <w:t>KARA RECKER</w:t>
      </w:r>
    </w:p>
    <w:p w14:paraId="2352B38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Psychology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Psychology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6BDBD40" w14:textId="77777777" w:rsidR="00D95BB1" w:rsidRPr="008A569C" w:rsidRDefault="00D95BB1" w:rsidP="00D95BB1">
      <w:pPr>
        <w:spacing w:after="100"/>
        <w:rPr>
          <w:rFonts w:cs="Times New Roman"/>
          <w:color w:val="000000" w:themeColor="text1"/>
        </w:rPr>
      </w:pPr>
      <w:r w:rsidRPr="008A569C">
        <w:rPr>
          <w:rFonts w:cs="Times New Roman"/>
          <w:color w:val="000000" w:themeColor="text1"/>
        </w:rPr>
        <w:t>B.S., Arizona State University; Ph.D., University of Iowa.</w:t>
      </w:r>
    </w:p>
    <w:p w14:paraId="2812021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LAURA RISKEDAHL</w:t>
      </w:r>
    </w:p>
    <w:p w14:paraId="55E7DF69" w14:textId="3C6CD11C" w:rsidR="00D95BB1" w:rsidRPr="008A569C" w:rsidRDefault="00987A74" w:rsidP="00D95BB1">
      <w:pPr>
        <w:spacing w:after="0"/>
        <w:rPr>
          <w:rFonts w:cs="Times New Roman"/>
          <w:color w:val="000000" w:themeColor="text1"/>
        </w:rPr>
      </w:pPr>
      <w:del w:id="16725" w:author="Summer 2023 updates" w:date="2024-07-31T13:42:00Z">
        <w:r w:rsidRPr="008A569C">
          <w:rPr>
            <w:rFonts w:cs="Times New Roman"/>
            <w:color w:val="000000" w:themeColor="text1"/>
          </w:rPr>
          <w:delText xml:space="preserve">Interim </w:delText>
        </w:r>
      </w:del>
      <w:r w:rsidR="00D95BB1" w:rsidRPr="008A569C">
        <w:rPr>
          <w:rFonts w:cs="Times New Roman"/>
          <w:color w:val="000000" w:themeColor="text1"/>
        </w:rPr>
        <w:t>Director of Library Services.</w:t>
      </w:r>
    </w:p>
    <w:p w14:paraId="3B72A6E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Northern Iowa; M.A., University of Iowa.</w:t>
      </w:r>
    </w:p>
    <w:p w14:paraId="387A752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KATIE RODGERS</w:t>
      </w:r>
    </w:p>
    <w:p w14:paraId="4CEDA66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Sociology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Sociology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4155E3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M.A., Rutgers University; Ph.D., University of Oregon.</w:t>
      </w:r>
    </w:p>
    <w:p w14:paraId="52CD131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JENNIFER ROGERS</w:t>
      </w:r>
    </w:p>
    <w:p w14:paraId="206142E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Art.</w:t>
      </w:r>
    </w:p>
    <w:p w14:paraId="4E50559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M.F.A., University of Minnesota.</w:t>
      </w:r>
    </w:p>
    <w:p w14:paraId="7AF021C6"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AMY RUSSELL</w:t>
      </w:r>
    </w:p>
    <w:p w14:paraId="694C914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Education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Education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396F383A" w14:textId="77777777" w:rsidR="00D95BB1" w:rsidRPr="008A569C" w:rsidRDefault="00D95BB1" w:rsidP="00D95BB1">
      <w:pPr>
        <w:spacing w:after="100"/>
        <w:rPr>
          <w:rFonts w:cs="Times New Roman"/>
          <w:color w:val="000000" w:themeColor="text1"/>
        </w:rPr>
      </w:pPr>
      <w:r w:rsidRPr="008A569C">
        <w:rPr>
          <w:rFonts w:cs="Times New Roman"/>
          <w:color w:val="000000" w:themeColor="text1"/>
        </w:rPr>
        <w:t>B.S., Mount Mercy</w:t>
      </w:r>
      <w:r w:rsidRPr="008A569C">
        <w:rPr>
          <w:rFonts w:cs="Times New Roman"/>
          <w:color w:val="000000" w:themeColor="text1"/>
        </w:rPr>
        <w:fldChar w:fldCharType="begin"/>
      </w:r>
      <w:r w:rsidRPr="008A569C">
        <w:rPr>
          <w:color w:val="000000" w:themeColor="text1"/>
        </w:rPr>
        <w:instrText xml:space="preserve"> XE "Mount Mercy" </w:instrText>
      </w:r>
      <w:r w:rsidRPr="008A569C">
        <w:rPr>
          <w:rFonts w:cs="Times New Roman"/>
          <w:color w:val="000000" w:themeColor="text1"/>
        </w:rPr>
        <w:fldChar w:fldCharType="end"/>
      </w:r>
      <w:r w:rsidRPr="008A569C">
        <w:rPr>
          <w:rFonts w:cs="Times New Roman"/>
          <w:color w:val="000000" w:themeColor="text1"/>
        </w:rPr>
        <w:t xml:space="preserve"> College; M.A., University of Iowa.</w:t>
      </w:r>
    </w:p>
    <w:p w14:paraId="7ACCC935"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ELAINE CARR RYDZE</w:t>
      </w:r>
    </w:p>
    <w:p w14:paraId="1D4FE2A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Kinesiology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Kinesiology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1CB7DA6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Michigan State University; M.A., University of Iowa.</w:t>
      </w:r>
    </w:p>
    <w:p w14:paraId="2CAA31F2" w14:textId="77777777" w:rsidR="00B07F3D" w:rsidRPr="008A569C" w:rsidRDefault="00D95BB1" w:rsidP="007D1E38">
      <w:pPr>
        <w:spacing w:after="0"/>
        <w:rPr>
          <w:del w:id="16726" w:author="Summer 2023 updates" w:date="2024-07-31T13:42:00Z"/>
          <w:rFonts w:cs="Times New Roman"/>
          <w:color w:val="000000" w:themeColor="text1"/>
        </w:rPr>
      </w:pPr>
      <w:moveFromRangeStart w:id="16727" w:author="Summer 2023 updates" w:date="2024-07-31T13:42:00Z" w:name="move173325829"/>
      <w:moveFrom w:id="16728" w:author="Summer 2023 updates" w:date="2024-07-31T13:42:00Z">
        <w:r>
          <w:rPr>
            <w:rFonts w:cs="Times New Roman"/>
            <w:color w:val="000000" w:themeColor="text1"/>
          </w:rPr>
          <w:t xml:space="preserve">MARTIN ALAN ST. </w:t>
        </w:r>
      </w:moveFrom>
      <w:moveFromRangeEnd w:id="16727"/>
      <w:del w:id="16729" w:author="Summer 2023 updates" w:date="2024-07-31T13:42:00Z">
        <w:r w:rsidR="00B07F3D" w:rsidRPr="008A569C">
          <w:rPr>
            <w:rFonts w:cs="Times New Roman"/>
            <w:color w:val="000000" w:themeColor="text1"/>
          </w:rPr>
          <w:delText>CLAIR</w:delText>
        </w:r>
      </w:del>
    </w:p>
    <w:p w14:paraId="184AEDAE" w14:textId="77777777" w:rsidR="00B07F3D" w:rsidRPr="008A569C" w:rsidRDefault="00B07F3D" w:rsidP="007D1E38">
      <w:pPr>
        <w:spacing w:after="0"/>
        <w:rPr>
          <w:del w:id="16730" w:author="Summer 2023 updates" w:date="2024-07-31T13:42:00Z"/>
          <w:rFonts w:cs="Times New Roman"/>
          <w:color w:val="000000" w:themeColor="text1"/>
        </w:rPr>
      </w:pPr>
      <w:del w:id="16731" w:author="Summer 2023 updates" w:date="2024-07-31T13:42:00Z">
        <w:r w:rsidRPr="008A569C">
          <w:rPr>
            <w:rFonts w:cs="Times New Roman"/>
            <w:color w:val="000000" w:themeColor="text1"/>
          </w:rPr>
          <w:delText>Professor of Chemistry</w:delText>
        </w:r>
        <w:r w:rsidR="00B8454E" w:rsidRPr="008A569C">
          <w:rPr>
            <w:rFonts w:cs="Times New Roman"/>
            <w:color w:val="000000" w:themeColor="text1"/>
          </w:rPr>
          <w:fldChar w:fldCharType="begin"/>
        </w:r>
        <w:r w:rsidR="00B8454E" w:rsidRPr="008A569C">
          <w:rPr>
            <w:color w:val="000000" w:themeColor="text1"/>
          </w:rPr>
          <w:delInstrText xml:space="preserve"> XE "</w:delInstrText>
        </w:r>
        <w:r w:rsidR="00B8454E" w:rsidRPr="008A569C">
          <w:rPr>
            <w:rFonts w:cs="Times New Roman"/>
            <w:color w:val="000000" w:themeColor="text1"/>
          </w:rPr>
          <w:delInstrText>Chemistry</w:delInstrText>
        </w:r>
        <w:r w:rsidR="00B8454E" w:rsidRPr="008A569C">
          <w:rPr>
            <w:color w:val="000000" w:themeColor="text1"/>
          </w:rPr>
          <w:delInstrText xml:space="preserve">" </w:delInstrText>
        </w:r>
        <w:r w:rsidR="00B8454E" w:rsidRPr="008A569C">
          <w:rPr>
            <w:rFonts w:cs="Times New Roman"/>
            <w:color w:val="000000" w:themeColor="text1"/>
          </w:rPr>
          <w:fldChar w:fldCharType="end"/>
        </w:r>
        <w:r w:rsidR="002E2CCC" w:rsidRPr="008A569C">
          <w:rPr>
            <w:rFonts w:cs="Times New Roman"/>
            <w:color w:val="000000" w:themeColor="text1"/>
          </w:rPr>
          <w:fldChar w:fldCharType="begin"/>
        </w:r>
        <w:r w:rsidR="002E2CCC" w:rsidRPr="008A569C">
          <w:rPr>
            <w:color w:val="000000" w:themeColor="text1"/>
          </w:rPr>
          <w:delInstrText xml:space="preserve"> XE "Faculty" </w:delInstrText>
        </w:r>
        <w:r w:rsidR="002E2CCC" w:rsidRPr="008A569C">
          <w:rPr>
            <w:rFonts w:cs="Times New Roman"/>
            <w:color w:val="000000" w:themeColor="text1"/>
          </w:rPr>
          <w:fldChar w:fldCharType="end"/>
        </w:r>
        <w:r w:rsidRPr="008A569C">
          <w:rPr>
            <w:rFonts w:cs="Times New Roman"/>
            <w:color w:val="000000" w:themeColor="text1"/>
          </w:rPr>
          <w:delText>.</w:delText>
        </w:r>
      </w:del>
    </w:p>
    <w:p w14:paraId="0D8CDABF" w14:textId="77777777" w:rsidR="00B07F3D" w:rsidRPr="008A569C" w:rsidRDefault="00B07F3D" w:rsidP="007D1E38">
      <w:pPr>
        <w:spacing w:after="120"/>
        <w:rPr>
          <w:del w:id="16732" w:author="Summer 2023 updates" w:date="2024-07-31T13:42:00Z"/>
          <w:rFonts w:cs="Times New Roman"/>
          <w:color w:val="000000" w:themeColor="text1"/>
        </w:rPr>
      </w:pPr>
      <w:del w:id="16733" w:author="Summer 2023 updates" w:date="2024-07-31T13:42:00Z">
        <w:r w:rsidRPr="008A569C">
          <w:rPr>
            <w:rFonts w:cs="Times New Roman"/>
            <w:color w:val="000000" w:themeColor="text1"/>
          </w:rPr>
          <w:delText>B.S., Butler University; Ph.D., California Institute of Technology.</w:delText>
        </w:r>
      </w:del>
    </w:p>
    <w:p w14:paraId="54421C79" w14:textId="359EEB00" w:rsidR="00D95BB1" w:rsidRPr="008A569C" w:rsidRDefault="00D95BB1" w:rsidP="00D95BB1">
      <w:pPr>
        <w:keepNext/>
        <w:spacing w:after="0"/>
        <w:rPr>
          <w:rFonts w:cs="Times New Roman"/>
          <w:color w:val="000000" w:themeColor="text1"/>
        </w:rPr>
      </w:pPr>
      <w:r w:rsidRPr="008A569C">
        <w:rPr>
          <w:rFonts w:cs="Times New Roman"/>
          <w:color w:val="000000" w:themeColor="text1"/>
        </w:rPr>
        <w:t>PAULA J. SANCHINI</w:t>
      </w:r>
    </w:p>
    <w:p w14:paraId="074B2840" w14:textId="77777777" w:rsidR="00D95BB1" w:rsidRPr="008A569C" w:rsidRDefault="00D95BB1" w:rsidP="00D95BB1">
      <w:pPr>
        <w:keepNext/>
        <w:spacing w:after="0"/>
        <w:rPr>
          <w:rFonts w:cs="Times New Roman"/>
          <w:color w:val="000000" w:themeColor="text1"/>
        </w:rPr>
      </w:pPr>
      <w:r w:rsidRPr="008A569C">
        <w:rPr>
          <w:rFonts w:cs="Times New Roman"/>
          <w:color w:val="000000" w:themeColor="text1"/>
        </w:rPr>
        <w:t>Professor of Biology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6953CE01"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 xml:space="preserve">B.A., Hartwick College; Ph.D., University of Colorado </w:t>
      </w:r>
      <w:r w:rsidRPr="008A569C">
        <w:rPr>
          <w:rFonts w:cs="Times New Roman"/>
          <w:bCs/>
          <w:color w:val="000000" w:themeColor="text1"/>
        </w:rPr>
        <w:t xml:space="preserve">– </w:t>
      </w:r>
      <w:r w:rsidRPr="008A569C">
        <w:rPr>
          <w:rFonts w:cs="Times New Roman"/>
          <w:color w:val="000000" w:themeColor="text1"/>
        </w:rPr>
        <w:t>Boulder.</w:t>
      </w:r>
    </w:p>
    <w:p w14:paraId="4F12E364" w14:textId="77777777" w:rsidR="00D95BB1" w:rsidRPr="008A569C" w:rsidRDefault="00D95BB1" w:rsidP="00D95BB1">
      <w:pPr>
        <w:spacing w:after="0"/>
        <w:rPr>
          <w:color w:val="000000" w:themeColor="text1"/>
        </w:rPr>
      </w:pPr>
      <w:r w:rsidRPr="008A569C">
        <w:rPr>
          <w:rFonts w:cs="Times New Roman"/>
          <w:color w:val="000000" w:themeColor="text1"/>
        </w:rPr>
        <w:t>BENJAMIN SCHMIDT</w:t>
      </w:r>
    </w:p>
    <w:p w14:paraId="22AA43C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Instructor in Theatre Arts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Theatre Arts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8F7EC75"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Iowa.</w:t>
      </w:r>
    </w:p>
    <w:p w14:paraId="5A372E4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STEVEN SHANLEY</w:t>
      </w:r>
    </w:p>
    <w:p w14:paraId="11F82C19" w14:textId="6FB07D24" w:rsidR="00D95BB1" w:rsidRPr="008A569C" w:rsidRDefault="00B07F3D" w:rsidP="00D95BB1">
      <w:pPr>
        <w:spacing w:after="0"/>
        <w:rPr>
          <w:rFonts w:cs="Times New Roman"/>
          <w:color w:val="000000" w:themeColor="text1"/>
        </w:rPr>
      </w:pPr>
      <w:del w:id="16734" w:author="Summer 2023 updates" w:date="2024-07-31T13:42:00Z">
        <w:r w:rsidRPr="008A569C">
          <w:rPr>
            <w:rFonts w:cs="Times New Roman"/>
            <w:color w:val="000000" w:themeColor="text1"/>
          </w:rPr>
          <w:delText>Ass</w:delText>
        </w:r>
        <w:r w:rsidR="000335CE" w:rsidRPr="008A569C">
          <w:rPr>
            <w:rFonts w:cs="Times New Roman"/>
            <w:color w:val="000000" w:themeColor="text1"/>
          </w:rPr>
          <w:delText xml:space="preserve">ociate </w:delText>
        </w:r>
      </w:del>
      <w:r w:rsidR="00D95BB1" w:rsidRPr="008A569C">
        <w:rPr>
          <w:rFonts w:cs="Times New Roman"/>
          <w:color w:val="000000" w:themeColor="text1"/>
        </w:rPr>
        <w:t>Professor of Music</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Music</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78C072AD"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B.M., University of Northern Iowa; M.E., University of Minnesota; M.A., Ph.D., University of Iowa.</w:t>
      </w:r>
    </w:p>
    <w:p w14:paraId="09FC4E8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AMBER SHAW</w:t>
      </w:r>
    </w:p>
    <w:p w14:paraId="2F5CAE37"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English</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English</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1194376B"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Rhodes College; M.A., Ph.D., University of Georgia.</w:t>
      </w:r>
    </w:p>
    <w:p w14:paraId="7E1EC9A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KELLY SIEMS</w:t>
      </w:r>
    </w:p>
    <w:p w14:paraId="7E2A0372"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Nursing</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Nursing</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CD3243A"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B.S.N., Mount Mercy</w:t>
      </w:r>
      <w:r w:rsidRPr="008A569C">
        <w:rPr>
          <w:rFonts w:cs="Times New Roman"/>
          <w:color w:val="000000" w:themeColor="text1"/>
        </w:rPr>
        <w:fldChar w:fldCharType="begin"/>
      </w:r>
      <w:r w:rsidRPr="008A569C">
        <w:rPr>
          <w:color w:val="000000" w:themeColor="text1"/>
        </w:rPr>
        <w:instrText xml:space="preserve"> XE "Mount Mercy" </w:instrText>
      </w:r>
      <w:r w:rsidRPr="008A569C">
        <w:rPr>
          <w:rFonts w:cs="Times New Roman"/>
          <w:color w:val="000000" w:themeColor="text1"/>
        </w:rPr>
        <w:fldChar w:fldCharType="end"/>
      </w:r>
      <w:r w:rsidRPr="008A569C">
        <w:rPr>
          <w:rFonts w:cs="Times New Roman"/>
          <w:color w:val="000000" w:themeColor="text1"/>
        </w:rPr>
        <w:t xml:space="preserve"> College; M.S.N.-Ed, Regis University; D.N.P., Clarke University.</w:t>
      </w:r>
    </w:p>
    <w:p w14:paraId="3B2189A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STEVEN SINGLETON</w:t>
      </w:r>
    </w:p>
    <w:p w14:paraId="10A9C70C"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Chemistry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Chemistry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C45DDDE"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 Fort Lewis College; Ph.D., University of Denver.</w:t>
      </w:r>
    </w:p>
    <w:p w14:paraId="7F5D649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MELISSA SODEMAN</w:t>
      </w:r>
    </w:p>
    <w:p w14:paraId="3CE7DD2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English</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English</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261AF55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University of Washington</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Washington</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w:t>
      </w:r>
      <w:r w:rsidRPr="008A569C">
        <w:rPr>
          <w:rFonts w:cs="Times New Roman"/>
          <w:bCs/>
          <w:color w:val="000000" w:themeColor="text1"/>
        </w:rPr>
        <w:t>–</w:t>
      </w:r>
      <w:r w:rsidRPr="008A569C">
        <w:rPr>
          <w:rFonts w:cs="Times New Roman"/>
          <w:color w:val="000000" w:themeColor="text1"/>
        </w:rPr>
        <w:t xml:space="preserve"> Seattle; M.A., Ph.D., University of California </w:t>
      </w:r>
      <w:r w:rsidRPr="008A569C">
        <w:rPr>
          <w:rFonts w:cs="Times New Roman"/>
          <w:bCs/>
          <w:color w:val="000000" w:themeColor="text1"/>
        </w:rPr>
        <w:t>–</w:t>
      </w:r>
      <w:r w:rsidRPr="008A569C">
        <w:rPr>
          <w:rFonts w:cs="Times New Roman"/>
          <w:color w:val="000000" w:themeColor="text1"/>
        </w:rPr>
        <w:t xml:space="preserve"> Los Angeles.</w:t>
      </w:r>
    </w:p>
    <w:p w14:paraId="73439100"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ANTONIO SPIKES</w:t>
      </w:r>
    </w:p>
    <w:p w14:paraId="021EB141" w14:textId="77777777" w:rsidR="00D95BB1" w:rsidRPr="008A569C" w:rsidRDefault="00D95BB1" w:rsidP="00D95BB1">
      <w:pPr>
        <w:spacing w:after="0"/>
        <w:rPr>
          <w:rFonts w:eastAsia="Times New Roman" w:cs="Times New Roman"/>
        </w:rPr>
      </w:pPr>
      <w:r w:rsidRPr="008A569C">
        <w:rPr>
          <w:rFonts w:eastAsia="Times New Roman" w:cs="Times New Roman"/>
          <w:color w:val="000000"/>
        </w:rPr>
        <w:t>Assistant Professor of Rhetoric.</w:t>
      </w:r>
    </w:p>
    <w:p w14:paraId="6E82AEA7" w14:textId="77777777" w:rsidR="00D95BB1" w:rsidRPr="008A569C" w:rsidRDefault="00D95BB1" w:rsidP="00D95BB1">
      <w:pPr>
        <w:spacing w:after="120"/>
        <w:rPr>
          <w:rFonts w:eastAsia="Times New Roman" w:cs="Times New Roman"/>
        </w:rPr>
      </w:pPr>
      <w:r w:rsidRPr="008A569C">
        <w:rPr>
          <w:rFonts w:eastAsia="Times New Roman" w:cs="Times New Roman"/>
          <w:color w:val="000000"/>
        </w:rPr>
        <w:t>B.S., Georgia Southern University; M.A., Ph.D., Southern Illinois University.</w:t>
      </w:r>
    </w:p>
    <w:p w14:paraId="267324AC"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CHRISTOPHER STEAD</w:t>
      </w:r>
    </w:p>
    <w:p w14:paraId="2A52A989"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Assistant Professor of Chemistry</w:t>
      </w:r>
      <w:r>
        <w:rPr>
          <w:rFonts w:cs="Times New Roman"/>
          <w:color w:val="000000" w:themeColor="text1"/>
        </w:rPr>
        <w:t>.</w:t>
      </w:r>
    </w:p>
    <w:p w14:paraId="403EB87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M.S., University of Manchester Institute of Science and Technology; Ph.D., Medical College of Georgia.</w:t>
      </w:r>
    </w:p>
    <w:p w14:paraId="4136D8C9" w14:textId="77777777" w:rsidR="00D95BB1" w:rsidRPr="008A569C" w:rsidRDefault="00D95BB1" w:rsidP="00D95BB1">
      <w:pPr>
        <w:spacing w:before="120" w:after="0"/>
        <w:rPr>
          <w:rFonts w:cs="Times New Roman"/>
          <w:color w:val="000000" w:themeColor="text1"/>
        </w:rPr>
      </w:pPr>
      <w:r w:rsidRPr="008A569C">
        <w:rPr>
          <w:rFonts w:cs="Times New Roman"/>
          <w:color w:val="000000" w:themeColor="text1"/>
        </w:rPr>
        <w:t>MICHAEL STOBB</w:t>
      </w:r>
    </w:p>
    <w:p w14:paraId="70277C05" w14:textId="77777777" w:rsidR="00D95BB1" w:rsidRPr="008A569C" w:rsidRDefault="00D95BB1" w:rsidP="00D95BB1">
      <w:pPr>
        <w:spacing w:after="0"/>
        <w:contextualSpacing/>
        <w:rPr>
          <w:rFonts w:cs="Times New Roman"/>
          <w:color w:val="000000" w:themeColor="text1"/>
        </w:rPr>
      </w:pPr>
      <w:r w:rsidRPr="008A569C">
        <w:rPr>
          <w:rFonts w:cs="Times New Roman"/>
          <w:color w:val="000000" w:themeColor="text1"/>
        </w:rPr>
        <w:t>Assistant Professor of Mathematical Science.</w:t>
      </w:r>
    </w:p>
    <w:p w14:paraId="35CDC653" w14:textId="77777777" w:rsidR="00D95BB1" w:rsidRPr="008A569C" w:rsidRDefault="00D95BB1" w:rsidP="00D95BB1">
      <w:pPr>
        <w:spacing w:after="0"/>
        <w:contextualSpacing/>
        <w:rPr>
          <w:rFonts w:cs="Times New Roman"/>
          <w:color w:val="000000" w:themeColor="text1"/>
        </w:rPr>
      </w:pPr>
      <w:r w:rsidRPr="008A569C">
        <w:rPr>
          <w:rFonts w:cs="Times New Roman"/>
          <w:color w:val="000000" w:themeColor="text1"/>
        </w:rPr>
        <w:t xml:space="preserve">B.A., Humboldt State University; M.S., Humboldt State University; Ph.D., University of California. </w:t>
      </w:r>
    </w:p>
    <w:p w14:paraId="323E3765" w14:textId="77777777" w:rsidR="00D95BB1" w:rsidRPr="008A569C" w:rsidRDefault="00D95BB1" w:rsidP="00D95BB1">
      <w:pPr>
        <w:spacing w:before="120" w:after="0"/>
        <w:rPr>
          <w:rFonts w:cs="Times New Roman"/>
          <w:color w:val="000000" w:themeColor="text1"/>
        </w:rPr>
      </w:pPr>
      <w:r w:rsidRPr="008A569C">
        <w:rPr>
          <w:rFonts w:cs="Times New Roman"/>
          <w:color w:val="000000" w:themeColor="text1"/>
        </w:rPr>
        <w:t>PAUL STORER</w:t>
      </w:r>
    </w:p>
    <w:p w14:paraId="17DFDDFC" w14:textId="77777777" w:rsidR="00D95BB1" w:rsidRPr="008A569C" w:rsidRDefault="00D95BB1" w:rsidP="00D95BB1">
      <w:pPr>
        <w:tabs>
          <w:tab w:val="right" w:pos="9270"/>
        </w:tabs>
        <w:spacing w:after="0"/>
        <w:rPr>
          <w:rFonts w:cs="Times New Roman"/>
          <w:noProof/>
          <w:color w:val="000000" w:themeColor="text1"/>
        </w:rPr>
      </w:pPr>
      <w:r w:rsidRPr="008A569C">
        <w:rPr>
          <w:rFonts w:cs="Times New Roman"/>
          <w:noProof/>
          <w:color w:val="000000" w:themeColor="text1"/>
        </w:rPr>
        <w:t>Associate Professor of Biology</w:t>
      </w:r>
      <w:r w:rsidRPr="008A569C">
        <w:rPr>
          <w:rFonts w:cs="Times New Roman"/>
          <w:noProof/>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Biology</w:instrText>
      </w:r>
      <w:r w:rsidRPr="008A569C">
        <w:rPr>
          <w:color w:val="000000" w:themeColor="text1"/>
        </w:rPr>
        <w:instrText xml:space="preserve">" </w:instrText>
      </w:r>
      <w:r w:rsidRPr="008A569C">
        <w:rPr>
          <w:rFonts w:cs="Times New Roman"/>
          <w:noProof/>
          <w:color w:val="000000" w:themeColor="text1"/>
        </w:rPr>
        <w:fldChar w:fldCharType="end"/>
      </w:r>
      <w:r w:rsidRPr="008A569C">
        <w:rPr>
          <w:rFonts w:cs="Times New Roman"/>
          <w:noProof/>
          <w:color w:val="000000" w:themeColor="text1"/>
        </w:rPr>
        <w:t>.</w:t>
      </w:r>
    </w:p>
    <w:p w14:paraId="0253BA2F" w14:textId="77777777" w:rsidR="00D95BB1" w:rsidRPr="008A569C" w:rsidRDefault="00D95BB1" w:rsidP="00D95BB1">
      <w:pPr>
        <w:spacing w:after="120"/>
        <w:rPr>
          <w:rFonts w:cs="Times New Roman"/>
          <w:color w:val="000000" w:themeColor="text1"/>
        </w:rPr>
      </w:pPr>
      <w:r w:rsidRPr="008A569C">
        <w:rPr>
          <w:rFonts w:cs="Times New Roman"/>
          <w:noProof/>
          <w:color w:val="000000" w:themeColor="text1"/>
        </w:rPr>
        <w:t>B.S., Allegheny College</w:t>
      </w:r>
      <w:r w:rsidRPr="008A569C">
        <w:rPr>
          <w:rFonts w:cs="Times New Roman"/>
          <w:color w:val="000000" w:themeColor="text1"/>
        </w:rPr>
        <w:t xml:space="preserve">; </w:t>
      </w:r>
      <w:r w:rsidRPr="008A569C">
        <w:rPr>
          <w:rFonts w:cs="Times New Roman"/>
          <w:noProof/>
          <w:color w:val="000000" w:themeColor="text1"/>
        </w:rPr>
        <w:t>M.S., Duquesne University</w:t>
      </w:r>
      <w:r w:rsidRPr="008A569C">
        <w:rPr>
          <w:rFonts w:cs="Times New Roman"/>
          <w:color w:val="000000" w:themeColor="text1"/>
        </w:rPr>
        <w:t>; P</w:t>
      </w:r>
      <w:r w:rsidRPr="008A569C">
        <w:rPr>
          <w:rFonts w:cs="Times New Roman"/>
          <w:noProof/>
          <w:color w:val="000000" w:themeColor="text1"/>
        </w:rPr>
        <w:t>h.D.</w:t>
      </w:r>
      <w:r w:rsidRPr="008A569C">
        <w:rPr>
          <w:rFonts w:cs="Times New Roman"/>
          <w:color w:val="000000" w:themeColor="text1"/>
        </w:rPr>
        <w:t xml:space="preserve">, </w:t>
      </w:r>
      <w:r w:rsidRPr="008A569C">
        <w:rPr>
          <w:rFonts w:cs="Times New Roman"/>
          <w:noProof/>
          <w:color w:val="000000" w:themeColor="text1"/>
        </w:rPr>
        <w:t>Loyola University, Chicago.</w:t>
      </w:r>
    </w:p>
    <w:p w14:paraId="611A41F0"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SCOTT J. STOUDT</w:t>
      </w:r>
    </w:p>
    <w:p w14:paraId="47607C1E"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Chemistry</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Chemistry</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B8652E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Pennsylvania State University; Ph.D., Michigan State University.</w:t>
      </w:r>
    </w:p>
    <w:p w14:paraId="60BDD147" w14:textId="77777777" w:rsidR="00B07F3D" w:rsidRPr="008A569C" w:rsidRDefault="00B07F3D" w:rsidP="007D1E38">
      <w:pPr>
        <w:spacing w:after="0"/>
        <w:rPr>
          <w:del w:id="16735" w:author="Summer 2023 updates" w:date="2024-07-31T13:42:00Z"/>
          <w:rFonts w:cs="Times New Roman"/>
          <w:color w:val="000000" w:themeColor="text1"/>
        </w:rPr>
      </w:pPr>
      <w:del w:id="16736" w:author="Summer 2023 updates" w:date="2024-07-31T13:42:00Z">
        <w:r w:rsidRPr="008A569C">
          <w:rPr>
            <w:rFonts w:cs="Times New Roman"/>
            <w:color w:val="000000" w:themeColor="text1"/>
          </w:rPr>
          <w:delText>PETER JOHN THOMPSON</w:delText>
        </w:r>
      </w:del>
    </w:p>
    <w:p w14:paraId="6D126CBA" w14:textId="77777777" w:rsidR="00B07F3D" w:rsidRPr="008A569C" w:rsidRDefault="00B07F3D" w:rsidP="007D1E38">
      <w:pPr>
        <w:spacing w:after="0"/>
        <w:rPr>
          <w:del w:id="16737" w:author="Summer 2023 updates" w:date="2024-07-31T13:42:00Z"/>
          <w:rFonts w:cs="Times New Roman"/>
          <w:color w:val="000000" w:themeColor="text1"/>
        </w:rPr>
      </w:pPr>
      <w:del w:id="16738" w:author="Summer 2023 updates" w:date="2024-07-31T13:42:00Z">
        <w:r w:rsidRPr="008A569C">
          <w:rPr>
            <w:rFonts w:cs="Times New Roman"/>
            <w:color w:val="000000" w:themeColor="text1"/>
          </w:rPr>
          <w:delText>Professor of Art.</w:delText>
        </w:r>
      </w:del>
    </w:p>
    <w:p w14:paraId="76E216E6" w14:textId="77777777" w:rsidR="00B07F3D" w:rsidRPr="008A569C" w:rsidRDefault="00B07F3D" w:rsidP="007D1E38">
      <w:pPr>
        <w:spacing w:after="120"/>
        <w:rPr>
          <w:del w:id="16739" w:author="Summer 2023 updates" w:date="2024-07-31T13:42:00Z"/>
          <w:rFonts w:cs="Times New Roman"/>
          <w:color w:val="000000" w:themeColor="text1"/>
        </w:rPr>
      </w:pPr>
      <w:del w:id="16740" w:author="Summer 2023 updates" w:date="2024-07-31T13:42:00Z">
        <w:r w:rsidRPr="008A569C">
          <w:rPr>
            <w:rFonts w:cs="Times New Roman"/>
            <w:color w:val="000000" w:themeColor="text1"/>
          </w:rPr>
          <w:delText>B.A., M.A., M.F.A., University of Iowa.</w:delText>
        </w:r>
      </w:del>
    </w:p>
    <w:p w14:paraId="4B27571C" w14:textId="77777777" w:rsidR="00D95BB1" w:rsidRPr="008A569C" w:rsidRDefault="00D95BB1" w:rsidP="00D95BB1">
      <w:pPr>
        <w:keepNext/>
        <w:spacing w:after="0"/>
        <w:rPr>
          <w:rFonts w:cs="Times New Roman"/>
          <w:color w:val="000000" w:themeColor="text1"/>
        </w:rPr>
      </w:pPr>
      <w:r w:rsidRPr="008A569C">
        <w:rPr>
          <w:rFonts w:cs="Times New Roman"/>
          <w:color w:val="000000" w:themeColor="text1"/>
        </w:rPr>
        <w:t>MICHELLE UMBARGER-MACKEY</w:t>
      </w:r>
    </w:p>
    <w:p w14:paraId="3F45BC4A"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Nursing</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Nursing</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71554B08"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B.S.N., M.S.N., Ph.D., University of Iowa.</w:t>
      </w:r>
    </w:p>
    <w:p w14:paraId="5A957528" w14:textId="77777777" w:rsidR="000335CE" w:rsidRPr="008A569C" w:rsidRDefault="000335CE" w:rsidP="007D1E38">
      <w:pPr>
        <w:spacing w:after="0"/>
        <w:rPr>
          <w:del w:id="16741" w:author="Summer 2023 updates" w:date="2024-07-31T13:42:00Z"/>
          <w:rFonts w:eastAsia="Times New Roman" w:cs="Times New Roman"/>
        </w:rPr>
      </w:pPr>
      <w:del w:id="16742" w:author="Summer 2023 updates" w:date="2024-07-31T13:42:00Z">
        <w:r w:rsidRPr="008A569C">
          <w:rPr>
            <w:rFonts w:eastAsia="Times New Roman" w:cs="Times New Roman"/>
            <w:color w:val="000000"/>
          </w:rPr>
          <w:delText>PATRICIA VALDERRAMA</w:delText>
        </w:r>
      </w:del>
    </w:p>
    <w:p w14:paraId="32BC6642" w14:textId="77777777" w:rsidR="000335CE" w:rsidRPr="008A569C" w:rsidRDefault="000335CE" w:rsidP="007D1E38">
      <w:pPr>
        <w:spacing w:after="0"/>
        <w:rPr>
          <w:del w:id="16743" w:author="Summer 2023 updates" w:date="2024-07-31T13:42:00Z"/>
          <w:rFonts w:eastAsia="Times New Roman" w:cs="Times New Roman"/>
        </w:rPr>
      </w:pPr>
      <w:del w:id="16744" w:author="Summer 2023 updates" w:date="2024-07-31T13:42:00Z">
        <w:r w:rsidRPr="008A569C">
          <w:rPr>
            <w:rFonts w:eastAsia="Times New Roman" w:cs="Times New Roman"/>
            <w:color w:val="000000"/>
          </w:rPr>
          <w:delText>Assistant Professor of English</w:delText>
        </w:r>
        <w:r w:rsidR="007D1E38" w:rsidRPr="008A569C">
          <w:rPr>
            <w:rFonts w:eastAsia="Times New Roman" w:cs="Times New Roman"/>
            <w:color w:val="000000"/>
          </w:rPr>
          <w:delText>.</w:delText>
        </w:r>
      </w:del>
    </w:p>
    <w:p w14:paraId="00ABCCF2" w14:textId="77777777" w:rsidR="000335CE" w:rsidRPr="008A569C" w:rsidRDefault="000335CE" w:rsidP="007D1E38">
      <w:pPr>
        <w:spacing w:after="120"/>
        <w:rPr>
          <w:del w:id="16745" w:author="Summer 2023 updates" w:date="2024-07-31T13:42:00Z"/>
          <w:rFonts w:eastAsia="Times New Roman" w:cs="Times New Roman"/>
        </w:rPr>
      </w:pPr>
      <w:del w:id="16746" w:author="Summer 2023 updates" w:date="2024-07-31T13:42:00Z">
        <w:r w:rsidRPr="008A569C">
          <w:rPr>
            <w:rFonts w:eastAsia="Times New Roman" w:cs="Times New Roman"/>
            <w:color w:val="000000"/>
          </w:rPr>
          <w:delText>B.A., Princeton University; Ph.D., Stanford University</w:delText>
        </w:r>
        <w:r w:rsidR="007D1E38" w:rsidRPr="008A569C">
          <w:rPr>
            <w:rFonts w:eastAsia="Times New Roman" w:cs="Times New Roman"/>
            <w:color w:val="000000"/>
          </w:rPr>
          <w:delText>.</w:delText>
        </w:r>
      </w:del>
    </w:p>
    <w:p w14:paraId="702C5E2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DREW WESTBERG</w:t>
      </w:r>
    </w:p>
    <w:p w14:paraId="7125D051"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Associate Professor of Economics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Economics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52B5A9E3"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M.S., Ph.D., University of Missouri - Kansas City.</w:t>
      </w:r>
    </w:p>
    <w:p w14:paraId="1E434A0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JONATHAN J. WHITE</w:t>
      </w:r>
    </w:p>
    <w:p w14:paraId="167C8D5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Professor of Mathematics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Mathematics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w:t>
      </w:r>
    </w:p>
    <w:p w14:paraId="43483547"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Coe College; M.S., University of Iowa; Ph.D., University of Oklahoma.</w:t>
      </w:r>
    </w:p>
    <w:p w14:paraId="4430AE5F"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SUSAN WOLVERTON</w:t>
      </w:r>
    </w:p>
    <w:p w14:paraId="1A9E5A97" w14:textId="59E200A8" w:rsidR="00D95BB1" w:rsidRPr="008A569C" w:rsidRDefault="00D95BB1" w:rsidP="00D95BB1">
      <w:pPr>
        <w:spacing w:after="0"/>
        <w:rPr>
          <w:rFonts w:cs="Times New Roman"/>
          <w:color w:val="000000" w:themeColor="text1"/>
        </w:rPr>
      </w:pPr>
      <w:r w:rsidRPr="008A569C">
        <w:rPr>
          <w:rFonts w:cs="Times New Roman"/>
          <w:color w:val="000000" w:themeColor="text1"/>
        </w:rPr>
        <w:t>Professor of Theatre Arts</w:t>
      </w:r>
      <w:r w:rsidRPr="008A569C">
        <w:rPr>
          <w:rFonts w:cs="Times New Roman"/>
          <w:color w:val="000000" w:themeColor="text1"/>
        </w:rPr>
        <w:fldChar w:fldCharType="begin"/>
      </w:r>
      <w:r w:rsidRPr="008A569C">
        <w:rPr>
          <w:color w:val="000000" w:themeColor="text1"/>
        </w:rPr>
        <w:instrText xml:space="preserve"> XE "</w:instrText>
      </w:r>
      <w:r w:rsidRPr="008A569C">
        <w:rPr>
          <w:rFonts w:cs="Times New Roman"/>
          <w:color w:val="000000" w:themeColor="text1"/>
        </w:rPr>
        <w:instrText>Theatre Arts</w:instrText>
      </w:r>
      <w:r w:rsidRPr="008A569C">
        <w:rPr>
          <w:color w:val="000000" w:themeColor="text1"/>
        </w:rPr>
        <w:instrText xml:space="preserve">" </w:instrText>
      </w:r>
      <w:r w:rsidRPr="008A569C">
        <w:rPr>
          <w:rFonts w:cs="Times New Roman"/>
          <w:color w:val="000000" w:themeColor="text1"/>
        </w:rPr>
        <w:fldChar w:fldCharType="end"/>
      </w:r>
      <w:r w:rsidRPr="008A569C">
        <w:rPr>
          <w:rFonts w:cs="Times New Roman"/>
          <w:color w:val="000000" w:themeColor="text1"/>
        </w:rPr>
        <w:t xml:space="preserve">, </w:t>
      </w:r>
      <w:del w:id="16747" w:author="Summer 2023 updates" w:date="2024-07-31T13:42:00Z">
        <w:r w:rsidR="00AC1D66" w:rsidRPr="008A569C">
          <w:rPr>
            <w:rFonts w:cs="Times New Roman"/>
            <w:color w:val="000000" w:themeColor="text1"/>
          </w:rPr>
          <w:delText xml:space="preserve">Interim </w:delText>
        </w:r>
      </w:del>
      <w:r w:rsidRPr="008A569C">
        <w:rPr>
          <w:rFonts w:cs="Times New Roman"/>
          <w:color w:val="000000" w:themeColor="text1"/>
        </w:rPr>
        <w:t>Associate Dean for Student Academics</w:t>
      </w:r>
    </w:p>
    <w:p w14:paraId="480611CC" w14:textId="77777777" w:rsidR="00D95BB1" w:rsidRPr="008A569C" w:rsidRDefault="00D95BB1" w:rsidP="00D95BB1">
      <w:pPr>
        <w:spacing w:after="120"/>
        <w:rPr>
          <w:rFonts w:cs="Times New Roman"/>
          <w:color w:val="000000" w:themeColor="text1"/>
        </w:rPr>
      </w:pPr>
      <w:r w:rsidRPr="008A569C">
        <w:rPr>
          <w:rFonts w:cs="Times New Roman"/>
          <w:color w:val="000000" w:themeColor="text1"/>
        </w:rPr>
        <w:t>B.A., Carleton College; M.F.A., University of Iowa.</w:t>
      </w:r>
    </w:p>
    <w:p w14:paraId="2BE588C4"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HONGBO XIE</w:t>
      </w:r>
    </w:p>
    <w:p w14:paraId="1FBC8FE3"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Instructor and Head of Library Technical Services.</w:t>
      </w:r>
    </w:p>
    <w:p w14:paraId="1FE8B249" w14:textId="77777777" w:rsidR="00D95BB1" w:rsidRDefault="00D95BB1" w:rsidP="00D95BB1">
      <w:pPr>
        <w:spacing w:after="120"/>
        <w:rPr>
          <w:rFonts w:cs="Times New Roman"/>
          <w:color w:val="000000" w:themeColor="text1"/>
        </w:rPr>
      </w:pPr>
      <w:r w:rsidRPr="008A569C">
        <w:rPr>
          <w:rFonts w:cs="Times New Roman"/>
          <w:color w:val="000000" w:themeColor="text1"/>
        </w:rPr>
        <w:t>B.S., Nanjing Institute of Meteorology, Nanjing, China; M.A., University of Iowa.</w:t>
      </w:r>
    </w:p>
    <w:p w14:paraId="3D0C648D"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ANGELA ZISKOWSKI</w:t>
      </w:r>
    </w:p>
    <w:p w14:paraId="1F7A3A62" w14:textId="4E401555" w:rsidR="00D95BB1" w:rsidRPr="008A569C" w:rsidRDefault="00AC1D66" w:rsidP="00D95BB1">
      <w:pPr>
        <w:spacing w:after="0"/>
        <w:rPr>
          <w:rFonts w:cs="Times New Roman"/>
          <w:color w:val="000000" w:themeColor="text1"/>
        </w:rPr>
      </w:pPr>
      <w:del w:id="16748" w:author="Summer 2023 updates" w:date="2024-07-31T13:42:00Z">
        <w:r w:rsidRPr="008A569C">
          <w:rPr>
            <w:rFonts w:cs="Times New Roman"/>
            <w:color w:val="000000" w:themeColor="text1"/>
          </w:rPr>
          <w:delText xml:space="preserve">Interim </w:delText>
        </w:r>
      </w:del>
      <w:r w:rsidR="00D95BB1" w:rsidRPr="008A569C">
        <w:rPr>
          <w:rFonts w:cs="Times New Roman"/>
          <w:color w:val="000000" w:themeColor="text1"/>
        </w:rPr>
        <w:t>Provost and Dean of the Faculty; Associate Professor of History</w:t>
      </w:r>
      <w:r w:rsidR="00D95BB1" w:rsidRPr="008A569C">
        <w:rPr>
          <w:rFonts w:cs="Times New Roman"/>
          <w:color w:val="000000" w:themeColor="text1"/>
        </w:rPr>
        <w:fldChar w:fldCharType="begin"/>
      </w:r>
      <w:r w:rsidR="00D95BB1" w:rsidRPr="008A569C">
        <w:rPr>
          <w:color w:val="000000" w:themeColor="text1"/>
        </w:rPr>
        <w:instrText xml:space="preserve"> XE "</w:instrText>
      </w:r>
      <w:r w:rsidR="00D95BB1" w:rsidRPr="008A569C">
        <w:rPr>
          <w:rFonts w:cs="Times New Roman"/>
          <w:color w:val="000000" w:themeColor="text1"/>
        </w:rPr>
        <w:instrText>History</w:instrText>
      </w:r>
      <w:r w:rsidR="00D95BB1" w:rsidRPr="008A569C">
        <w:rPr>
          <w:color w:val="000000" w:themeColor="text1"/>
        </w:rPr>
        <w:instrText xml:space="preserve">" </w:instrText>
      </w:r>
      <w:r w:rsidR="00D95BB1" w:rsidRPr="008A569C">
        <w:rPr>
          <w:rFonts w:cs="Times New Roman"/>
          <w:color w:val="000000" w:themeColor="text1"/>
        </w:rPr>
        <w:fldChar w:fldCharType="end"/>
      </w:r>
      <w:r w:rsidR="00D95BB1" w:rsidRPr="008A569C">
        <w:rPr>
          <w:rFonts w:cs="Times New Roman"/>
          <w:color w:val="000000" w:themeColor="text1"/>
        </w:rPr>
        <w:t>.</w:t>
      </w:r>
    </w:p>
    <w:p w14:paraId="2F1E8E2E" w14:textId="77777777" w:rsidR="00D95BB1" w:rsidRPr="008A569C" w:rsidRDefault="00D95BB1" w:rsidP="00D95BB1">
      <w:pPr>
        <w:spacing w:after="120"/>
        <w:ind w:left="360" w:hanging="360"/>
        <w:rPr>
          <w:rStyle w:val="Strong"/>
          <w:rFonts w:ascii="Garamond" w:hAnsi="Garamond"/>
          <w:b w:val="0"/>
          <w:bCs w:val="0"/>
          <w:smallCaps w:val="0"/>
          <w:color w:val="000000" w:themeColor="text1"/>
        </w:rPr>
      </w:pPr>
      <w:r w:rsidRPr="008A569C">
        <w:rPr>
          <w:rFonts w:cs="Times New Roman"/>
          <w:color w:val="000000" w:themeColor="text1"/>
        </w:rPr>
        <w:t>B.A., University of Cincinnati; M.A., Ph.D., Bryn Mawr College.</w:t>
      </w:r>
      <w:r>
        <w:rPr>
          <w:rFonts w:cs="Times New Roman"/>
          <w:color w:val="000000" w:themeColor="text1"/>
        </w:rPr>
        <w:br/>
      </w:r>
    </w:p>
    <w:p w14:paraId="0C3A4ACD" w14:textId="77777777" w:rsidR="00EC02FE" w:rsidRDefault="00EC02FE">
      <w:pPr>
        <w:spacing w:after="200" w:line="276" w:lineRule="auto"/>
        <w:rPr>
          <w:ins w:id="16749" w:author="Summer 2023 updates" w:date="2024-07-31T13:42:00Z"/>
          <w:rStyle w:val="Strong"/>
          <w:rFonts w:ascii="Garamond" w:hAnsi="Garamond"/>
          <w:color w:val="000000" w:themeColor="text1"/>
        </w:rPr>
      </w:pPr>
      <w:ins w:id="16750" w:author="Summer 2023 updates" w:date="2024-07-31T13:42:00Z">
        <w:r>
          <w:rPr>
            <w:rStyle w:val="Strong"/>
            <w:rFonts w:ascii="Garamond" w:hAnsi="Garamond"/>
            <w:color w:val="000000" w:themeColor="text1"/>
          </w:rPr>
          <w:br w:type="page"/>
        </w:r>
      </w:ins>
    </w:p>
    <w:p w14:paraId="4241469D" w14:textId="140B2FED" w:rsidR="00D95BB1" w:rsidRPr="008A569C" w:rsidRDefault="00D95BB1" w:rsidP="00D95BB1">
      <w:pPr>
        <w:spacing w:before="120" w:after="0"/>
        <w:rPr>
          <w:rStyle w:val="Strong"/>
          <w:rFonts w:ascii="Garamond" w:hAnsi="Garamond"/>
          <w:color w:val="000000" w:themeColor="text1"/>
        </w:rPr>
      </w:pPr>
      <w:r w:rsidRPr="008A569C">
        <w:rPr>
          <w:rStyle w:val="Strong"/>
          <w:rFonts w:ascii="Garamond" w:hAnsi="Garamond"/>
          <w:color w:val="000000" w:themeColor="text1"/>
        </w:rPr>
        <w:t>Faculty</w:t>
      </w:r>
      <w:r w:rsidRPr="008A569C">
        <w:rPr>
          <w:rStyle w:val="Strong"/>
          <w:rFonts w:ascii="Garamond" w:hAnsi="Garamond"/>
          <w:color w:val="000000" w:themeColor="text1"/>
        </w:rPr>
        <w:fldChar w:fldCharType="begin"/>
      </w:r>
      <w:r w:rsidRPr="008A569C">
        <w:rPr>
          <w:color w:val="000000" w:themeColor="text1"/>
        </w:rPr>
        <w:instrText xml:space="preserve"> XE "Faculty" </w:instrText>
      </w:r>
      <w:r w:rsidRPr="008A569C">
        <w:rPr>
          <w:rStyle w:val="Strong"/>
          <w:rFonts w:ascii="Garamond" w:hAnsi="Garamond"/>
          <w:color w:val="000000" w:themeColor="text1"/>
        </w:rPr>
        <w:fldChar w:fldCharType="end"/>
      </w:r>
      <w:r w:rsidRPr="008A569C">
        <w:rPr>
          <w:rStyle w:val="Strong"/>
          <w:rFonts w:ascii="Garamond" w:hAnsi="Garamond"/>
          <w:color w:val="000000" w:themeColor="text1"/>
        </w:rPr>
        <w:t xml:space="preserve"> Emeriti</w:t>
      </w:r>
    </w:p>
    <w:p w14:paraId="5D3ECEF3" w14:textId="77777777" w:rsidR="00D95BB1" w:rsidRPr="008A569C" w:rsidRDefault="00D95BB1" w:rsidP="00D95BB1">
      <w:pPr>
        <w:spacing w:after="120"/>
        <w:rPr>
          <w:color w:val="000000" w:themeColor="text1"/>
        </w:rPr>
      </w:pPr>
      <w:r w:rsidRPr="008A569C">
        <w:rPr>
          <w:rFonts w:cs="Times New Roman"/>
          <w:color w:val="000000" w:themeColor="text1"/>
        </w:rPr>
        <w:t>(Dates in parentheses indicate years of active faculty service.)</w:t>
      </w:r>
    </w:p>
    <w:p w14:paraId="4D9618EB" w14:textId="77777777" w:rsidR="00D95BB1" w:rsidRPr="008A569C" w:rsidRDefault="00D95BB1" w:rsidP="00D95BB1">
      <w:pPr>
        <w:spacing w:after="0"/>
        <w:rPr>
          <w:rFonts w:cs="Times New Roman"/>
          <w:color w:val="000000" w:themeColor="text1"/>
        </w:rPr>
      </w:pPr>
      <w:r w:rsidRPr="008A569C">
        <w:rPr>
          <w:rFonts w:cs="Times New Roman"/>
          <w:color w:val="000000" w:themeColor="text1"/>
        </w:rPr>
        <w:t>CHARLES WILLIAM AUKEMA, M.F.A.</w:t>
      </w:r>
    </w:p>
    <w:p w14:paraId="1246C4A5"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(1971</w:t>
      </w:r>
      <w:r w:rsidRPr="00916644">
        <w:rPr>
          <w:rFonts w:cs="Times New Roman"/>
          <w:color w:val="000000" w:themeColor="text1"/>
        </w:rPr>
        <w:t>–</w:t>
      </w:r>
      <w:r w:rsidRPr="00424939">
        <w:rPr>
          <w:rFonts w:cs="Times New Roman"/>
          <w:color w:val="000000" w:themeColor="text1"/>
        </w:rPr>
        <w:t>2016).</w:t>
      </w:r>
    </w:p>
    <w:p w14:paraId="3FF2962E"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JOHN A. BECKELMAN, M.F.A.</w:t>
      </w:r>
    </w:p>
    <w:p w14:paraId="58782AF1" w14:textId="77777777" w:rsidR="00D95BB1" w:rsidRDefault="00D95BB1" w:rsidP="00D95BB1">
      <w:pPr>
        <w:spacing w:after="120"/>
        <w:rPr>
          <w:rFonts w:cs="Times New Roman"/>
          <w:color w:val="000000" w:themeColor="text1"/>
        </w:rPr>
      </w:pPr>
      <w:r w:rsidRPr="00424939">
        <w:rPr>
          <w:rFonts w:cs="Times New Roman"/>
          <w:color w:val="000000" w:themeColor="text1"/>
        </w:rPr>
        <w:t>Robert O. Daniel Professor of Art, Emeritus (1978</w:t>
      </w:r>
      <w:r w:rsidRPr="00916644">
        <w:rPr>
          <w:rFonts w:cs="Times New Roman"/>
          <w:color w:val="000000" w:themeColor="text1"/>
        </w:rPr>
        <w:t>–</w:t>
      </w:r>
      <w:r w:rsidRPr="00424939">
        <w:rPr>
          <w:rFonts w:cs="Times New Roman"/>
          <w:color w:val="000000" w:themeColor="text1"/>
        </w:rPr>
        <w:t>2015).</w:t>
      </w:r>
    </w:p>
    <w:p w14:paraId="15143D4A" w14:textId="0B7F3D31" w:rsidR="00D95BB1" w:rsidRPr="00424939" w:rsidRDefault="00D95BB1" w:rsidP="00D95BB1">
      <w:pPr>
        <w:spacing w:after="120"/>
        <w:rPr>
          <w:rFonts w:cs="Times New Roman"/>
          <w:color w:val="000000" w:themeColor="text1"/>
        </w:rPr>
      </w:pPr>
      <w:r>
        <w:rPr>
          <w:rFonts w:cs="Times New Roman"/>
          <w:color w:val="000000" w:themeColor="text1"/>
        </w:rPr>
        <w:t>JOHN E. BROWN</w:t>
      </w:r>
      <w:ins w:id="16751" w:author="Summer 2023 updates" w:date="2024-07-31T13:42:00Z">
        <w:r>
          <w:rPr>
            <w:rFonts w:cs="Times New Roman"/>
            <w:color w:val="000000" w:themeColor="text1"/>
          </w:rPr>
          <w:t>, Ph.D.</w:t>
        </w:r>
      </w:ins>
      <w:r>
        <w:rPr>
          <w:rFonts w:cs="Times New Roman"/>
          <w:color w:val="000000" w:themeColor="text1"/>
        </w:rPr>
        <w:br/>
        <w:t>President, Emeritus (1982-2001</w:t>
      </w:r>
      <w:del w:id="16752" w:author="Summer 2023 updates" w:date="2024-07-31T13:42:00Z">
        <w:r w:rsidR="00203BE4">
          <w:rPr>
            <w:rFonts w:cs="Times New Roman"/>
            <w:color w:val="000000" w:themeColor="text1"/>
          </w:rPr>
          <w:delText>)</w:delText>
        </w:r>
      </w:del>
      <w:ins w:id="16753" w:author="Summer 2023 updates" w:date="2024-07-31T13:42:00Z">
        <w:r>
          <w:rPr>
            <w:rFonts w:cs="Times New Roman"/>
            <w:color w:val="000000" w:themeColor="text1"/>
          </w:rPr>
          <w:t>).</w:t>
        </w:r>
      </w:ins>
    </w:p>
    <w:p w14:paraId="447FFC46"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EDMUND BURKE, Ph.D.</w:t>
      </w:r>
    </w:p>
    <w:p w14:paraId="7CFDF2B3" w14:textId="77777777" w:rsidR="00D95BB1" w:rsidRDefault="00D95BB1" w:rsidP="00D95BB1">
      <w:pPr>
        <w:spacing w:after="120"/>
        <w:rPr>
          <w:rFonts w:cs="Times New Roman"/>
          <w:color w:val="000000" w:themeColor="text1"/>
        </w:rPr>
      </w:pPr>
      <w:r w:rsidRPr="00424939">
        <w:rPr>
          <w:rFonts w:cs="Times New Roman"/>
          <w:color w:val="000000" w:themeColor="text1"/>
        </w:rPr>
        <w:t>Professor of Humanities, Emeritus (1974</w:t>
      </w:r>
      <w:r w:rsidRPr="00916644">
        <w:rPr>
          <w:rFonts w:cs="Times New Roman"/>
          <w:color w:val="000000" w:themeColor="text1"/>
        </w:rPr>
        <w:t>–</w:t>
      </w:r>
      <w:r w:rsidRPr="00424939">
        <w:rPr>
          <w:rFonts w:cs="Times New Roman"/>
          <w:color w:val="000000" w:themeColor="text1"/>
        </w:rPr>
        <w:t xml:space="preserve">2012). </w:t>
      </w:r>
    </w:p>
    <w:p w14:paraId="3554C519" w14:textId="77777777" w:rsidR="00D95BB1" w:rsidRDefault="00D95BB1" w:rsidP="00D95BB1">
      <w:pPr>
        <w:spacing w:after="0"/>
        <w:rPr>
          <w:ins w:id="16754" w:author="Summer 2023 updates" w:date="2024-07-31T13:42:00Z"/>
          <w:rFonts w:cs="Times New Roman"/>
          <w:color w:val="000000" w:themeColor="text1"/>
        </w:rPr>
      </w:pPr>
      <w:ins w:id="16755" w:author="Summer 2023 updates" w:date="2024-07-31T13:42:00Z">
        <w:r>
          <w:rPr>
            <w:rFonts w:cs="Times New Roman"/>
            <w:color w:val="000000" w:themeColor="text1"/>
          </w:rPr>
          <w:t>HEIDE BURSCH, Ph.D.</w:t>
        </w:r>
      </w:ins>
    </w:p>
    <w:p w14:paraId="101A2488" w14:textId="77777777" w:rsidR="00D95BB1" w:rsidRDefault="00D95BB1" w:rsidP="00D95BB1">
      <w:pPr>
        <w:rPr>
          <w:ins w:id="16756" w:author="Summer 2023 updates" w:date="2024-07-31T13:42:00Z"/>
          <w:rFonts w:cs="Times New Roman"/>
          <w:color w:val="000000" w:themeColor="text1"/>
        </w:rPr>
      </w:pPr>
      <w:ins w:id="16757" w:author="Summer 2023 updates" w:date="2024-07-31T13:42:00Z">
        <w:r>
          <w:rPr>
            <w:rFonts w:cs="Times New Roman"/>
            <w:color w:val="000000" w:themeColor="text1"/>
          </w:rPr>
          <w:t>Associate Professor of Nursing, Emerita (2014-2023).</w:t>
        </w:r>
      </w:ins>
    </w:p>
    <w:p w14:paraId="55F81DB7" w14:textId="77777777" w:rsidR="00D95BB1" w:rsidRPr="00424939" w:rsidRDefault="00D95BB1" w:rsidP="00D95BB1">
      <w:pPr>
        <w:spacing w:before="120" w:after="0"/>
        <w:rPr>
          <w:rFonts w:cs="Times New Roman"/>
          <w:color w:val="000000" w:themeColor="text1"/>
        </w:rPr>
        <w:pPrChange w:id="16758" w:author="Summer 2023 updates" w:date="2024-07-31T13:42:00Z">
          <w:pPr>
            <w:spacing w:after="0"/>
          </w:pPr>
        </w:pPrChange>
      </w:pPr>
      <w:r w:rsidRPr="00424939">
        <w:rPr>
          <w:rFonts w:cs="Times New Roman"/>
          <w:color w:val="000000" w:themeColor="text1"/>
        </w:rPr>
        <w:t>ROSEMARY F. CARROLL, Ph.D.</w:t>
      </w:r>
    </w:p>
    <w:p w14:paraId="2A98EB0B"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Henry and Margaret Haegg Distinguished Professor of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(1971</w:t>
      </w:r>
      <w:r w:rsidRPr="00916644">
        <w:rPr>
          <w:rFonts w:cs="Times New Roman"/>
          <w:color w:val="000000" w:themeColor="text1"/>
        </w:rPr>
        <w:t>–</w:t>
      </w:r>
      <w:r w:rsidRPr="00424939">
        <w:rPr>
          <w:rFonts w:cs="Times New Roman"/>
          <w:color w:val="000000" w:themeColor="text1"/>
        </w:rPr>
        <w:t>2001).</w:t>
      </w:r>
    </w:p>
    <w:p w14:paraId="477DDE9C"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JAMES P. COTTINGHAM, Ph.D.</w:t>
      </w:r>
    </w:p>
    <w:p w14:paraId="42D1E9CD"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Physics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Physics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(1989</w:t>
      </w:r>
      <w:r w:rsidRPr="00916644">
        <w:rPr>
          <w:rFonts w:cs="Times New Roman"/>
          <w:color w:val="000000" w:themeColor="text1"/>
        </w:rPr>
        <w:t>–</w:t>
      </w:r>
      <w:r w:rsidRPr="00424939">
        <w:rPr>
          <w:rFonts w:cs="Times New Roman"/>
          <w:color w:val="000000" w:themeColor="text1"/>
        </w:rPr>
        <w:t>2011).</w:t>
      </w:r>
    </w:p>
    <w:p w14:paraId="0A03433B" w14:textId="77777777" w:rsidR="00D95BB1" w:rsidRPr="00424939" w:rsidRDefault="00D95BB1" w:rsidP="00D95BB1">
      <w:pPr>
        <w:spacing w:after="0"/>
        <w:rPr>
          <w:ins w:id="16759" w:author="Summer 2023 updates" w:date="2024-07-31T13:42:00Z"/>
          <w:rFonts w:cs="Times New Roman"/>
          <w:color w:val="000000" w:themeColor="text1"/>
        </w:rPr>
      </w:pPr>
      <w:moveToRangeStart w:id="16760" w:author="Summer 2023 updates" w:date="2024-07-31T13:42:00Z" w:name="move173325830"/>
      <w:moveTo w:id="16761" w:author="Summer 2023 updates" w:date="2024-07-31T13:42:00Z">
        <w:r w:rsidRPr="00424939">
          <w:rPr>
            <w:rFonts w:cs="Times New Roman"/>
            <w:color w:val="000000" w:themeColor="text1"/>
          </w:rPr>
          <w:t xml:space="preserve">MARIA A. </w:t>
        </w:r>
      </w:moveTo>
      <w:moveToRangeEnd w:id="16760"/>
      <w:ins w:id="16762" w:author="Summer 2023 updates" w:date="2024-07-31T13:42:00Z">
        <w:r w:rsidRPr="00424939">
          <w:rPr>
            <w:rFonts w:cs="Times New Roman"/>
            <w:color w:val="000000" w:themeColor="text1"/>
          </w:rPr>
          <w:t>DEAN</w:t>
        </w:r>
        <w:r>
          <w:rPr>
            <w:rFonts w:cs="Times New Roman"/>
            <w:color w:val="000000" w:themeColor="text1"/>
          </w:rPr>
          <w:t>, Ph.D.</w:t>
        </w:r>
      </w:ins>
    </w:p>
    <w:p w14:paraId="3A36D52C" w14:textId="77777777" w:rsidR="00D95BB1" w:rsidRDefault="00D95BB1" w:rsidP="00D95BB1">
      <w:pPr>
        <w:spacing w:after="120"/>
        <w:rPr>
          <w:ins w:id="16763" w:author="Summer 2023 updates" w:date="2024-07-31T13:42:00Z"/>
          <w:rFonts w:cs="Times New Roman"/>
          <w:color w:val="000000" w:themeColor="text1"/>
        </w:rPr>
      </w:pPr>
      <w:ins w:id="16764" w:author="Summer 2023 updates" w:date="2024-07-31T13:42:00Z">
        <w:r w:rsidRPr="00424939">
          <w:rPr>
            <w:rFonts w:cs="Times New Roman"/>
            <w:color w:val="000000" w:themeColor="text1"/>
          </w:rPr>
          <w:t>Professor of Chemistry</w:t>
        </w:r>
        <w:r>
          <w:rPr>
            <w:rFonts w:cs="Times New Roman"/>
            <w:color w:val="000000" w:themeColor="text1"/>
          </w:rPr>
          <w:t>, Emerita</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(1984</w:t>
        </w:r>
        <w:r w:rsidRPr="00916644">
          <w:rPr>
            <w:rFonts w:cs="Times New Roman"/>
            <w:color w:val="000000" w:themeColor="text1"/>
          </w:rPr>
          <w:t>–</w:t>
        </w:r>
        <w:r>
          <w:rPr>
            <w:rFonts w:cs="Times New Roman"/>
            <w:color w:val="000000" w:themeColor="text1"/>
          </w:rPr>
          <w:t>2020).</w:t>
        </w:r>
      </w:ins>
    </w:p>
    <w:p w14:paraId="649CCF4D" w14:textId="77777777" w:rsidR="00D95BB1" w:rsidRPr="00424939" w:rsidRDefault="00D95BB1" w:rsidP="00D95BB1">
      <w:pPr>
        <w:spacing w:after="0"/>
        <w:rPr>
          <w:moveTo w:id="16765" w:author="Summer 2023 updates" w:date="2024-07-31T13:42:00Z"/>
          <w:rFonts w:cs="Times New Roman"/>
          <w:color w:val="000000" w:themeColor="text1"/>
        </w:rPr>
      </w:pPr>
      <w:moveToRangeStart w:id="16766" w:author="Summer 2023 updates" w:date="2024-07-31T13:42:00Z" w:name="move173325831"/>
      <w:moveTo w:id="16767" w:author="Summer 2023 updates" w:date="2024-07-31T13:42:00Z">
        <w:r w:rsidRPr="00424939">
          <w:rPr>
            <w:rFonts w:cs="Times New Roman"/>
            <w:color w:val="000000" w:themeColor="text1"/>
          </w:rPr>
          <w:t>RICHARD D. DOYLE, M.A.</w:t>
        </w:r>
      </w:moveTo>
    </w:p>
    <w:p w14:paraId="6EC9A066" w14:textId="77777777" w:rsidR="00D95BB1" w:rsidRDefault="00D95BB1" w:rsidP="00D95BB1">
      <w:pPr>
        <w:spacing w:after="120"/>
        <w:rPr>
          <w:moveTo w:id="16768" w:author="Summer 2023 updates" w:date="2024-07-31T13:42:00Z"/>
          <w:rFonts w:cs="Times New Roman"/>
          <w:color w:val="000000" w:themeColor="text1"/>
        </w:rPr>
      </w:pPr>
      <w:moveTo w:id="16769" w:author="Summer 2023 updates" w:date="2024-07-31T13:42:00Z">
        <w:r w:rsidRPr="00424939">
          <w:rPr>
            <w:rFonts w:cs="Times New Roman"/>
            <w:color w:val="000000" w:themeColor="text1"/>
          </w:rPr>
          <w:t>Professor, Emeritus; Director of Library Services and Director of Technology (1972</w:t>
        </w:r>
        <w:r w:rsidRPr="00916644">
          <w:rPr>
            <w:rFonts w:cs="Times New Roman"/>
            <w:color w:val="000000" w:themeColor="text1"/>
          </w:rPr>
          <w:t>–</w:t>
        </w:r>
        <w:r w:rsidRPr="00424939">
          <w:rPr>
            <w:rFonts w:cs="Times New Roman"/>
            <w:color w:val="000000" w:themeColor="text1"/>
          </w:rPr>
          <w:t>2010).</w:t>
        </w:r>
      </w:moveTo>
    </w:p>
    <w:moveToRangeEnd w:id="16766"/>
    <w:p w14:paraId="481B6AAE"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ROBERT DANIEL DREXLER, Ph.D.</w:t>
      </w:r>
    </w:p>
    <w:p w14:paraId="5ED87857"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William P. and Gayle S. Whipple Professor of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(1974</w:t>
      </w:r>
      <w:r w:rsidRPr="00916644">
        <w:rPr>
          <w:rFonts w:cs="Times New Roman"/>
          <w:color w:val="000000" w:themeColor="text1"/>
        </w:rPr>
        <w:t>–</w:t>
      </w:r>
      <w:r w:rsidRPr="00424939">
        <w:rPr>
          <w:rFonts w:cs="Times New Roman"/>
          <w:color w:val="000000" w:themeColor="text1"/>
        </w:rPr>
        <w:t>2016).</w:t>
      </w:r>
    </w:p>
    <w:p w14:paraId="2B5B3614" w14:textId="77777777" w:rsidR="00D95BB1" w:rsidRPr="00424939" w:rsidRDefault="00D95BB1" w:rsidP="00D95BB1">
      <w:pPr>
        <w:spacing w:after="0"/>
        <w:rPr>
          <w:moveFrom w:id="16770" w:author="Summer 2023 updates" w:date="2024-07-31T13:42:00Z"/>
          <w:rFonts w:cs="Times New Roman"/>
          <w:color w:val="000000" w:themeColor="text1"/>
        </w:rPr>
      </w:pPr>
      <w:moveFromRangeStart w:id="16771" w:author="Summer 2023 updates" w:date="2024-07-31T13:42:00Z" w:name="move173325831"/>
      <w:moveFrom w:id="16772" w:author="Summer 2023 updates" w:date="2024-07-31T13:42:00Z">
        <w:r w:rsidRPr="00424939">
          <w:rPr>
            <w:rFonts w:cs="Times New Roman"/>
            <w:color w:val="000000" w:themeColor="text1"/>
          </w:rPr>
          <w:t>RICHARD D. DOYLE, M.A.</w:t>
        </w:r>
      </w:moveFrom>
    </w:p>
    <w:p w14:paraId="6536565C" w14:textId="77777777" w:rsidR="00D95BB1" w:rsidRDefault="00D95BB1" w:rsidP="00D95BB1">
      <w:pPr>
        <w:spacing w:after="120"/>
        <w:rPr>
          <w:moveFrom w:id="16773" w:author="Summer 2023 updates" w:date="2024-07-31T13:42:00Z"/>
          <w:rFonts w:cs="Times New Roman"/>
          <w:color w:val="000000" w:themeColor="text1"/>
        </w:rPr>
      </w:pPr>
      <w:moveFrom w:id="16774" w:author="Summer 2023 updates" w:date="2024-07-31T13:42:00Z">
        <w:r w:rsidRPr="00424939">
          <w:rPr>
            <w:rFonts w:cs="Times New Roman"/>
            <w:color w:val="000000" w:themeColor="text1"/>
          </w:rPr>
          <w:t>Professor, Emeritus; Director of Library Services and Director of Technology (1972</w:t>
        </w:r>
        <w:r w:rsidRPr="00916644">
          <w:rPr>
            <w:rFonts w:cs="Times New Roman"/>
            <w:color w:val="000000" w:themeColor="text1"/>
          </w:rPr>
          <w:t>–</w:t>
        </w:r>
        <w:r w:rsidRPr="00424939">
          <w:rPr>
            <w:rFonts w:cs="Times New Roman"/>
            <w:color w:val="000000" w:themeColor="text1"/>
          </w:rPr>
          <w:t>2010).</w:t>
        </w:r>
      </w:moveFrom>
    </w:p>
    <w:p w14:paraId="29793DDB" w14:textId="77777777" w:rsidR="00552D2C" w:rsidRPr="00424939" w:rsidRDefault="00D95BB1" w:rsidP="007D1E38">
      <w:pPr>
        <w:spacing w:after="0"/>
        <w:rPr>
          <w:del w:id="16775" w:author="Summer 2023 updates" w:date="2024-07-31T13:42:00Z"/>
          <w:rFonts w:cs="Times New Roman"/>
          <w:color w:val="000000" w:themeColor="text1"/>
        </w:rPr>
      </w:pPr>
      <w:moveFromRangeStart w:id="16776" w:author="Summer 2023 updates" w:date="2024-07-31T13:42:00Z" w:name="move173325830"/>
      <w:moveFromRangeEnd w:id="16771"/>
      <w:moveFrom w:id="16777" w:author="Summer 2023 updates" w:date="2024-07-31T13:42:00Z">
        <w:r w:rsidRPr="00424939">
          <w:rPr>
            <w:rFonts w:cs="Times New Roman"/>
            <w:color w:val="000000" w:themeColor="text1"/>
          </w:rPr>
          <w:t xml:space="preserve">MARIA A. </w:t>
        </w:r>
      </w:moveFrom>
      <w:moveFromRangeEnd w:id="16776"/>
      <w:del w:id="16778" w:author="Summer 2023 updates" w:date="2024-07-31T13:42:00Z">
        <w:r w:rsidR="00552D2C" w:rsidRPr="00424939">
          <w:rPr>
            <w:rFonts w:cs="Times New Roman"/>
            <w:color w:val="000000" w:themeColor="text1"/>
          </w:rPr>
          <w:delText>DEAN</w:delText>
        </w:r>
      </w:del>
    </w:p>
    <w:p w14:paraId="2B46BE85" w14:textId="77777777" w:rsidR="00DC3F6F" w:rsidRDefault="00552D2C" w:rsidP="007D1E38">
      <w:pPr>
        <w:spacing w:after="120"/>
        <w:rPr>
          <w:del w:id="16779" w:author="Summer 2023 updates" w:date="2024-07-31T13:42:00Z"/>
          <w:rFonts w:cs="Times New Roman"/>
          <w:color w:val="000000" w:themeColor="text1"/>
        </w:rPr>
      </w:pPr>
      <w:del w:id="16780" w:author="Summer 2023 updates" w:date="2024-07-31T13:42:00Z">
        <w:r w:rsidRPr="00424939">
          <w:rPr>
            <w:rFonts w:cs="Times New Roman"/>
            <w:color w:val="000000" w:themeColor="text1"/>
          </w:rPr>
          <w:delText>Professor of Chemistry</w:delText>
        </w:r>
        <w:r>
          <w:rPr>
            <w:rFonts w:cs="Times New Roman"/>
            <w:color w:val="000000" w:themeColor="text1"/>
          </w:rPr>
          <w:delText>, Emeritus</w:delText>
        </w:r>
        <w:r w:rsidRPr="00424939">
          <w:rPr>
            <w:rFonts w:cs="Times New Roman"/>
            <w:color w:val="000000" w:themeColor="text1"/>
          </w:rPr>
          <w:fldChar w:fldCharType="begin"/>
        </w:r>
        <w:r w:rsidRPr="00424939">
          <w:rPr>
            <w:color w:val="000000" w:themeColor="text1"/>
          </w:rPr>
          <w:delInstrText xml:space="preserve"> XE "</w:delInstrText>
        </w:r>
        <w:r w:rsidRPr="00424939">
          <w:rPr>
            <w:rFonts w:cs="Times New Roman"/>
            <w:color w:val="000000" w:themeColor="text1"/>
          </w:rPr>
          <w:delInstrText>Chemistry</w:delInstrText>
        </w:r>
        <w:r w:rsidRPr="00424939">
          <w:rPr>
            <w:color w:val="000000" w:themeColor="text1"/>
          </w:rPr>
          <w:delInstrText xml:space="preserve">" </w:delInstrText>
        </w:r>
        <w:r w:rsidRPr="00424939">
          <w:rPr>
            <w:rFonts w:cs="Times New Roman"/>
            <w:color w:val="000000" w:themeColor="text1"/>
          </w:rPr>
          <w:fldChar w:fldCharType="end"/>
        </w:r>
        <w:r>
          <w:rPr>
            <w:rFonts w:cs="Times New Roman"/>
            <w:color w:val="000000" w:themeColor="text1"/>
          </w:rPr>
          <w:delText xml:space="preserve"> (1984</w:delText>
        </w:r>
        <w:r w:rsidR="00FA6461" w:rsidRPr="00916644">
          <w:rPr>
            <w:rFonts w:cs="Times New Roman"/>
            <w:color w:val="000000" w:themeColor="text1"/>
          </w:rPr>
          <w:delText>–</w:delText>
        </w:r>
        <w:r>
          <w:rPr>
            <w:rFonts w:cs="Times New Roman"/>
            <w:color w:val="000000" w:themeColor="text1"/>
          </w:rPr>
          <w:delText>2020).</w:delText>
        </w:r>
      </w:del>
    </w:p>
    <w:p w14:paraId="318D875C" w14:textId="709BF0FE" w:rsidR="00D95BB1" w:rsidRPr="00424939" w:rsidRDefault="00D95BB1" w:rsidP="00D95BB1">
      <w:pPr>
        <w:spacing w:after="0"/>
        <w:rPr>
          <w:rFonts w:cs="Times New Roman"/>
          <w:color w:val="000000" w:themeColor="text1"/>
        </w:rPr>
      </w:pPr>
      <w:r w:rsidRPr="00424939">
        <w:rPr>
          <w:rFonts w:cs="Times New Roman"/>
          <w:color w:val="000000" w:themeColor="text1"/>
        </w:rPr>
        <w:t>WENDY DUNN</w:t>
      </w:r>
      <w:ins w:id="16781" w:author="Summer 2023 updates" w:date="2024-07-31T13:42:00Z">
        <w:r>
          <w:rPr>
            <w:rFonts w:cs="Times New Roman"/>
            <w:color w:val="000000" w:themeColor="text1"/>
          </w:rPr>
          <w:t>, Ph.D.</w:t>
        </w:r>
      </w:ins>
    </w:p>
    <w:p w14:paraId="1D8EA187" w14:textId="5407C47D" w:rsidR="00D95BB1" w:rsidRPr="00424939" w:rsidRDefault="00D95BB1" w:rsidP="00D95BB1">
      <w:pPr>
        <w:spacing w:after="120"/>
        <w:rPr>
          <w:rFonts w:cs="Times New Roman"/>
          <w:color w:val="000000" w:themeColor="text1"/>
        </w:rPr>
      </w:pPr>
      <w:r w:rsidRPr="00424939">
        <w:rPr>
          <w:rFonts w:cs="Times New Roman"/>
          <w:color w:val="000000" w:themeColor="text1"/>
        </w:rPr>
        <w:t>Professor of Psychology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Pr>
          <w:rFonts w:cs="Times New Roman"/>
          <w:color w:val="000000" w:themeColor="text1"/>
        </w:rPr>
        <w:t xml:space="preserve"> , </w:t>
      </w:r>
      <w:del w:id="16782" w:author="Summer 2023 updates" w:date="2024-07-31T13:42:00Z">
        <w:r w:rsidR="00552D2C">
          <w:rPr>
            <w:rFonts w:cs="Times New Roman"/>
            <w:color w:val="000000" w:themeColor="text1"/>
          </w:rPr>
          <w:delText>Emeritus</w:delText>
        </w:r>
      </w:del>
      <w:ins w:id="16783" w:author="Summer 2023 updates" w:date="2024-07-31T13:42:00Z">
        <w:r>
          <w:rPr>
            <w:rFonts w:cs="Times New Roman"/>
            <w:color w:val="000000" w:themeColor="text1"/>
          </w:rPr>
          <w:t>Emerita</w:t>
        </w:r>
      </w:ins>
      <w:r>
        <w:rPr>
          <w:rFonts w:cs="Times New Roman"/>
          <w:color w:val="000000" w:themeColor="text1"/>
        </w:rPr>
        <w:t xml:space="preserve"> (1980</w:t>
      </w:r>
      <w:r w:rsidRPr="00916644">
        <w:rPr>
          <w:rFonts w:cs="Times New Roman"/>
          <w:color w:val="000000" w:themeColor="text1"/>
        </w:rPr>
        <w:t>–</w:t>
      </w:r>
      <w:r>
        <w:rPr>
          <w:rFonts w:cs="Times New Roman"/>
          <w:color w:val="000000" w:themeColor="text1"/>
        </w:rPr>
        <w:t>2020).</w:t>
      </w:r>
    </w:p>
    <w:p w14:paraId="03D76800" w14:textId="77777777" w:rsidR="00D95BB1" w:rsidRPr="00424939" w:rsidRDefault="00D95BB1" w:rsidP="00D95BB1">
      <w:pPr>
        <w:keepNext/>
        <w:spacing w:after="0"/>
        <w:rPr>
          <w:rFonts w:cs="Times New Roman"/>
          <w:color w:val="000000" w:themeColor="text1"/>
        </w:rPr>
      </w:pPr>
      <w:r w:rsidRPr="00424939">
        <w:rPr>
          <w:rFonts w:cs="Times New Roman"/>
          <w:color w:val="000000" w:themeColor="text1"/>
        </w:rPr>
        <w:t>ALLEN P. FISHER, Ph.D.</w:t>
      </w:r>
    </w:p>
    <w:p w14:paraId="79BD8510" w14:textId="77777777" w:rsidR="00D95BB1" w:rsidRDefault="00D95BB1" w:rsidP="00D95BB1">
      <w:pPr>
        <w:spacing w:after="120"/>
        <w:rPr>
          <w:rFonts w:cs="Times New Roman"/>
          <w:color w:val="000000" w:themeColor="text1"/>
        </w:rPr>
      </w:pPr>
      <w:r w:rsidRPr="00424939">
        <w:rPr>
          <w:rFonts w:cs="Times New Roman"/>
          <w:color w:val="000000" w:themeColor="text1"/>
        </w:rPr>
        <w:t>Stead Family Professor of Sociology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Sociology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(1978</w:t>
      </w:r>
      <w:r w:rsidRPr="00916644">
        <w:rPr>
          <w:rFonts w:cs="Times New Roman"/>
          <w:color w:val="000000" w:themeColor="text1"/>
        </w:rPr>
        <w:t>–</w:t>
      </w:r>
      <w:r w:rsidRPr="00424939">
        <w:rPr>
          <w:rFonts w:cs="Times New Roman"/>
          <w:color w:val="000000" w:themeColor="text1"/>
        </w:rPr>
        <w:t>2011).</w:t>
      </w:r>
    </w:p>
    <w:p w14:paraId="76A6B86F" w14:textId="77777777" w:rsidR="00D95BB1" w:rsidRDefault="00D95BB1" w:rsidP="00D95BB1">
      <w:pPr>
        <w:spacing w:after="0"/>
        <w:rPr>
          <w:ins w:id="16784" w:author="Summer 2023 updates" w:date="2024-07-31T13:42:00Z"/>
          <w:rFonts w:cs="Times New Roman"/>
          <w:color w:val="000000" w:themeColor="text1"/>
        </w:rPr>
      </w:pPr>
      <w:ins w:id="16785" w:author="Summer 2023 updates" w:date="2024-07-31T13:42:00Z">
        <w:r>
          <w:rPr>
            <w:rFonts w:cs="Times New Roman"/>
            <w:color w:val="000000" w:themeColor="text1"/>
          </w:rPr>
          <w:t>LUCILLE GOODSON, M.F.A.</w:t>
        </w:r>
      </w:ins>
    </w:p>
    <w:p w14:paraId="74FE83D1" w14:textId="47F3BBBF" w:rsidR="00D95BB1" w:rsidRDefault="00D95BB1" w:rsidP="00D95BB1">
      <w:pPr>
        <w:rPr>
          <w:ins w:id="16786" w:author="Summer 2023 updates" w:date="2024-07-31T13:42:00Z"/>
          <w:rFonts w:cs="Times New Roman"/>
          <w:color w:val="000000" w:themeColor="text1"/>
        </w:rPr>
      </w:pPr>
      <w:ins w:id="16787" w:author="Summer 2023 updates" w:date="2024-07-31T13:42:00Z">
        <w:r>
          <w:rPr>
            <w:rFonts w:cs="Times New Roman"/>
            <w:color w:val="000000" w:themeColor="text1"/>
          </w:rPr>
          <w:t>Associate Professor of Art, Emerita (1985</w:t>
        </w:r>
        <w:r w:rsidR="00045A86" w:rsidRPr="00916644">
          <w:rPr>
            <w:rFonts w:cs="Times New Roman"/>
            <w:color w:val="000000" w:themeColor="text1"/>
          </w:rPr>
          <w:t>–</w:t>
        </w:r>
        <w:r>
          <w:rPr>
            <w:rFonts w:cs="Times New Roman"/>
            <w:color w:val="000000" w:themeColor="text1"/>
          </w:rPr>
          <w:t>2023).</w:t>
        </w:r>
      </w:ins>
    </w:p>
    <w:p w14:paraId="6313CEC0"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HARLO HADOW</w:t>
      </w:r>
      <w:r>
        <w:rPr>
          <w:rFonts w:cs="Times New Roman"/>
          <w:color w:val="000000" w:themeColor="text1"/>
        </w:rPr>
        <w:t>, Ph.D.</w:t>
      </w:r>
    </w:p>
    <w:p w14:paraId="09EF9643" w14:textId="4909D6E3" w:rsidR="00D95BB1" w:rsidRPr="00424939" w:rsidRDefault="00D95BB1" w:rsidP="00D95BB1">
      <w:pPr>
        <w:spacing w:after="0"/>
        <w:rPr>
          <w:rFonts w:cs="Times New Roman"/>
          <w:color w:val="000000" w:themeColor="text1"/>
        </w:rPr>
      </w:pPr>
      <w:r w:rsidRPr="00424939">
        <w:rPr>
          <w:rFonts w:cs="Times New Roman"/>
          <w:color w:val="000000" w:themeColor="text1"/>
        </w:rPr>
        <w:t>Heins-Johnson Professor of Biology</w:t>
      </w:r>
      <w:del w:id="16788" w:author="Summer 2023 updates" w:date="2024-07-31T13:42:00Z">
        <w:r w:rsidR="00383A03" w:rsidRPr="00424939">
          <w:rPr>
            <w:rFonts w:cs="Times New Roman"/>
            <w:color w:val="000000" w:themeColor="text1"/>
          </w:rPr>
          <w:fldChar w:fldCharType="begin"/>
        </w:r>
        <w:r w:rsidR="00383A03" w:rsidRPr="00424939">
          <w:rPr>
            <w:color w:val="000000" w:themeColor="text1"/>
          </w:rPr>
          <w:delInstrText xml:space="preserve"> XE "</w:delInstrText>
        </w:r>
        <w:r w:rsidR="00383A03" w:rsidRPr="00424939">
          <w:rPr>
            <w:rFonts w:cs="Times New Roman"/>
            <w:color w:val="000000" w:themeColor="text1"/>
          </w:rPr>
          <w:delInstrText>Biology</w:delInstrText>
        </w:r>
        <w:r w:rsidR="00383A03" w:rsidRPr="00424939">
          <w:rPr>
            <w:color w:val="000000" w:themeColor="text1"/>
          </w:rPr>
          <w:delInstrText xml:space="preserve">" </w:delInstrText>
        </w:r>
        <w:r w:rsidR="00383A03" w:rsidRPr="00424939">
          <w:rPr>
            <w:rFonts w:cs="Times New Roman"/>
            <w:color w:val="000000" w:themeColor="text1"/>
          </w:rPr>
          <w:fldChar w:fldCharType="end"/>
        </w:r>
        <w:r w:rsidR="00383A03" w:rsidRPr="00424939">
          <w:rPr>
            <w:rFonts w:cs="Times New Roman"/>
            <w:color w:val="000000" w:themeColor="text1"/>
          </w:rPr>
          <w:delText xml:space="preserve"> and Director of the Coe Wilderness Field Station</w:delText>
        </w:r>
        <w:r w:rsidR="00894B0F" w:rsidRPr="00424939">
          <w:rPr>
            <w:rFonts w:cs="Times New Roman"/>
            <w:color w:val="000000" w:themeColor="text1"/>
          </w:rPr>
          <w:delText>,</w:delText>
        </w:r>
      </w:del>
      <w:ins w:id="16789" w:author="Summer 2023 updates" w:date="2024-07-31T13:42:00Z">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ins>
      <w:r w:rsidRPr="00424939">
        <w:rPr>
          <w:rFonts w:cs="Times New Roman"/>
          <w:color w:val="000000" w:themeColor="text1"/>
        </w:rPr>
        <w:t xml:space="preserve"> Emeritus (1977</w:t>
      </w:r>
      <w:r w:rsidRPr="00916644">
        <w:rPr>
          <w:rFonts w:cs="Times New Roman"/>
          <w:color w:val="000000" w:themeColor="text1"/>
        </w:rPr>
        <w:t>–</w:t>
      </w:r>
      <w:r w:rsidRPr="00424939">
        <w:rPr>
          <w:rFonts w:cs="Times New Roman"/>
          <w:color w:val="000000" w:themeColor="text1"/>
        </w:rPr>
        <w:t>2019)</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Wilderness Field Station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47643B24" w14:textId="77777777" w:rsidR="00D95BB1" w:rsidRPr="00424939" w:rsidRDefault="00D95BB1" w:rsidP="00D95BB1">
      <w:pPr>
        <w:spacing w:before="120" w:after="0"/>
        <w:rPr>
          <w:rFonts w:cs="Times New Roman"/>
          <w:color w:val="000000" w:themeColor="text1"/>
        </w:rPr>
      </w:pPr>
      <w:r w:rsidRPr="00424939">
        <w:rPr>
          <w:rFonts w:cs="Times New Roman"/>
          <w:color w:val="000000" w:themeColor="text1"/>
        </w:rPr>
        <w:t>JEANNINE HAMMOND, Ph.D.</w:t>
      </w:r>
    </w:p>
    <w:p w14:paraId="6B3DB3C2"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Joanne M. Pochobradsky Professor of French, Emerita (1973</w:t>
      </w:r>
      <w:r w:rsidRPr="00916644">
        <w:rPr>
          <w:rFonts w:cs="Times New Roman"/>
          <w:color w:val="000000" w:themeColor="text1"/>
        </w:rPr>
        <w:t>–</w:t>
      </w:r>
      <w:r w:rsidRPr="00424939">
        <w:rPr>
          <w:rFonts w:cs="Times New Roman"/>
          <w:color w:val="000000" w:themeColor="text1"/>
        </w:rPr>
        <w:t>2006).</w:t>
      </w:r>
    </w:p>
    <w:p w14:paraId="19859663" w14:textId="77777777" w:rsidR="00B07F3D" w:rsidRPr="00424939" w:rsidRDefault="00B07F3D" w:rsidP="007D1E38">
      <w:pPr>
        <w:spacing w:after="0"/>
        <w:rPr>
          <w:del w:id="16790" w:author="Summer 2023 updates" w:date="2024-07-31T13:42:00Z"/>
          <w:rFonts w:cs="Times New Roman"/>
          <w:color w:val="000000" w:themeColor="text1"/>
        </w:rPr>
      </w:pPr>
      <w:del w:id="16791" w:author="Summer 2023 updates" w:date="2024-07-31T13:42:00Z">
        <w:r w:rsidRPr="00424939">
          <w:rPr>
            <w:rFonts w:cs="Times New Roman"/>
            <w:color w:val="000000" w:themeColor="text1"/>
          </w:rPr>
          <w:delText>DWIGHT W. HANSEN, M.A.</w:delText>
        </w:r>
      </w:del>
    </w:p>
    <w:p w14:paraId="34E7183A" w14:textId="77777777" w:rsidR="00B07F3D" w:rsidRPr="00424939" w:rsidRDefault="00B07F3D" w:rsidP="007D1E38">
      <w:pPr>
        <w:spacing w:after="120"/>
        <w:rPr>
          <w:del w:id="16792" w:author="Summer 2023 updates" w:date="2024-07-31T13:42:00Z"/>
          <w:rFonts w:cs="Times New Roman"/>
          <w:color w:val="000000" w:themeColor="text1"/>
        </w:rPr>
      </w:pPr>
      <w:del w:id="16793" w:author="Summer 2023 updates" w:date="2024-07-31T13:42:00Z">
        <w:r w:rsidRPr="00424939">
          <w:rPr>
            <w:rFonts w:cs="Times New Roman"/>
            <w:color w:val="000000" w:themeColor="text1"/>
          </w:rPr>
          <w:delText>Associate Professor of Stead Department of Business Administration</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Business Administration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and Economics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Economics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Emeritus (1978</w:delText>
        </w:r>
        <w:r w:rsidR="00FA6461" w:rsidRPr="00916644">
          <w:rPr>
            <w:rFonts w:cs="Times New Roman"/>
            <w:color w:val="000000" w:themeColor="text1"/>
          </w:rPr>
          <w:delText>–</w:delText>
        </w:r>
        <w:r w:rsidRPr="00424939">
          <w:rPr>
            <w:rFonts w:cs="Times New Roman"/>
            <w:color w:val="000000" w:themeColor="text1"/>
          </w:rPr>
          <w:delText>2016).</w:delText>
        </w:r>
      </w:del>
    </w:p>
    <w:p w14:paraId="392617F5"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TERRY L. HELLER, Ph.D.</w:t>
      </w:r>
    </w:p>
    <w:p w14:paraId="0571DCDC"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Howard Hall Professor of English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English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(1975</w:t>
      </w:r>
      <w:r w:rsidRPr="00916644">
        <w:rPr>
          <w:rFonts w:cs="Times New Roman"/>
          <w:color w:val="000000" w:themeColor="text1"/>
        </w:rPr>
        <w:t>–</w:t>
      </w:r>
      <w:r w:rsidRPr="00424939">
        <w:rPr>
          <w:rFonts w:cs="Times New Roman"/>
          <w:color w:val="000000" w:themeColor="text1"/>
        </w:rPr>
        <w:t>2013).</w:t>
      </w:r>
    </w:p>
    <w:p w14:paraId="7C32A901"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GLENN ALFRED JANUS, Ph.D.</w:t>
      </w:r>
    </w:p>
    <w:p w14:paraId="3E8A7756"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Henrietta Arnold Professor of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(1971</w:t>
      </w:r>
      <w:r w:rsidRPr="00916644">
        <w:rPr>
          <w:rFonts w:cs="Times New Roman"/>
          <w:color w:val="000000" w:themeColor="text1"/>
        </w:rPr>
        <w:t>–</w:t>
      </w:r>
      <w:r w:rsidRPr="00424939">
        <w:rPr>
          <w:rFonts w:cs="Times New Roman"/>
          <w:color w:val="000000" w:themeColor="text1"/>
        </w:rPr>
        <w:t>2011).</w:t>
      </w:r>
    </w:p>
    <w:p w14:paraId="6110EE57"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ROGER P. JOHANSON, Ph.D.</w:t>
      </w:r>
    </w:p>
    <w:p w14:paraId="6194601D"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(1986</w:t>
      </w:r>
      <w:r w:rsidRPr="00916644">
        <w:rPr>
          <w:rFonts w:cs="Times New Roman"/>
          <w:color w:val="000000" w:themeColor="text1"/>
        </w:rPr>
        <w:t>–</w:t>
      </w:r>
      <w:r w:rsidRPr="00424939">
        <w:rPr>
          <w:rFonts w:cs="Times New Roman"/>
          <w:color w:val="000000" w:themeColor="text1"/>
        </w:rPr>
        <w:t>2015).</w:t>
      </w:r>
    </w:p>
    <w:p w14:paraId="14381094"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DEAN MEREDITH KARNS, M.A.</w:t>
      </w:r>
    </w:p>
    <w:p w14:paraId="45E0C1A7"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(1960</w:t>
      </w:r>
      <w:r w:rsidRPr="00916644">
        <w:rPr>
          <w:rFonts w:cs="Times New Roman"/>
          <w:color w:val="000000" w:themeColor="text1"/>
        </w:rPr>
        <w:t>–</w:t>
      </w:r>
      <w:r w:rsidRPr="00424939">
        <w:rPr>
          <w:rFonts w:cs="Times New Roman"/>
          <w:color w:val="000000" w:themeColor="text1"/>
        </w:rPr>
        <w:t>1999).</w:t>
      </w:r>
    </w:p>
    <w:p w14:paraId="5A71ECDF"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BARBARA LAREW, Ph.D.</w:t>
      </w:r>
    </w:p>
    <w:p w14:paraId="5F99129B"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Elnora H. and William B. Quarton Professor of Business Administration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(1981</w:t>
      </w:r>
      <w:r w:rsidRPr="00916644">
        <w:rPr>
          <w:rFonts w:cs="Times New Roman"/>
          <w:color w:val="000000" w:themeColor="text1"/>
        </w:rPr>
        <w:t>–</w:t>
      </w:r>
      <w:r w:rsidRPr="00424939">
        <w:rPr>
          <w:rFonts w:cs="Times New Roman"/>
          <w:color w:val="000000" w:themeColor="text1"/>
        </w:rPr>
        <w:t>2017).</w:t>
      </w:r>
    </w:p>
    <w:p w14:paraId="5531713C" w14:textId="77777777" w:rsidR="00785EAE" w:rsidRDefault="00785EAE">
      <w:pPr>
        <w:spacing w:after="200" w:line="276" w:lineRule="auto"/>
        <w:rPr>
          <w:ins w:id="16794" w:author="Summer 2023 updates" w:date="2024-07-31T13:42:00Z"/>
          <w:rFonts w:cs="Times New Roman"/>
          <w:color w:val="000000" w:themeColor="text1"/>
        </w:rPr>
      </w:pPr>
      <w:ins w:id="16795" w:author="Summer 2023 updates" w:date="2024-07-31T13:42:00Z">
        <w:r>
          <w:rPr>
            <w:rFonts w:cs="Times New Roman"/>
            <w:color w:val="000000" w:themeColor="text1"/>
          </w:rPr>
          <w:br w:type="page"/>
        </w:r>
      </w:ins>
    </w:p>
    <w:p w14:paraId="0E6BBE38" w14:textId="1C6120BB" w:rsidR="00D95BB1" w:rsidRPr="00424939" w:rsidRDefault="00D95BB1" w:rsidP="00D95BB1">
      <w:pPr>
        <w:spacing w:after="0"/>
        <w:rPr>
          <w:rFonts w:cs="Times New Roman"/>
          <w:color w:val="000000" w:themeColor="text1"/>
        </w:rPr>
      </w:pPr>
      <w:r w:rsidRPr="00424939">
        <w:rPr>
          <w:rFonts w:cs="Times New Roman"/>
          <w:color w:val="000000" w:themeColor="text1"/>
        </w:rPr>
        <w:t>JAMES BRIAN LARKIN, Ph.D.</w:t>
      </w:r>
    </w:p>
    <w:p w14:paraId="566D3220" w14:textId="77777777" w:rsidR="00D95BB1" w:rsidRDefault="00D95BB1" w:rsidP="00D95BB1">
      <w:pPr>
        <w:spacing w:after="120"/>
        <w:rPr>
          <w:rFonts w:cs="Times New Roman"/>
          <w:color w:val="000000" w:themeColor="text1"/>
        </w:rPr>
      </w:pPr>
      <w:r w:rsidRPr="00424939">
        <w:rPr>
          <w:rFonts w:cs="Times New Roman"/>
          <w:color w:val="000000" w:themeColor="text1"/>
        </w:rPr>
        <w:t>Professor of Spanish</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Spanish</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(1961</w:t>
      </w:r>
      <w:r w:rsidRPr="00916644">
        <w:rPr>
          <w:rFonts w:cs="Times New Roman"/>
          <w:color w:val="000000" w:themeColor="text1"/>
        </w:rPr>
        <w:t>–</w:t>
      </w:r>
      <w:r w:rsidRPr="00424939">
        <w:rPr>
          <w:rFonts w:cs="Times New Roman"/>
          <w:color w:val="000000" w:themeColor="text1"/>
        </w:rPr>
        <w:t>1990).</w:t>
      </w:r>
    </w:p>
    <w:p w14:paraId="3628CFEA"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DONALD JOHN LISIO, Ph.D.</w:t>
      </w:r>
    </w:p>
    <w:p w14:paraId="56BD1920"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Henrietta Arnold Professor of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(1964</w:t>
      </w:r>
      <w:r w:rsidRPr="00916644">
        <w:rPr>
          <w:rFonts w:cs="Times New Roman"/>
          <w:color w:val="000000" w:themeColor="text1"/>
        </w:rPr>
        <w:t>–</w:t>
      </w:r>
      <w:r w:rsidRPr="00424939">
        <w:rPr>
          <w:rFonts w:cs="Times New Roman"/>
          <w:color w:val="000000" w:themeColor="text1"/>
        </w:rPr>
        <w:t>2001).</w:t>
      </w:r>
    </w:p>
    <w:p w14:paraId="2F79C7A7"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MARGIE VATHAUER MARRS, M.A.</w:t>
      </w:r>
    </w:p>
    <w:p w14:paraId="6DED2223"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Pearl M. Taylor Professor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(1978</w:t>
      </w:r>
      <w:r w:rsidRPr="00916644">
        <w:rPr>
          <w:rFonts w:cs="Times New Roman"/>
          <w:color w:val="000000" w:themeColor="text1"/>
        </w:rPr>
        <w:t>–</w:t>
      </w:r>
      <w:r w:rsidRPr="00424939">
        <w:rPr>
          <w:rFonts w:cs="Times New Roman"/>
          <w:color w:val="000000" w:themeColor="text1"/>
        </w:rPr>
        <w:t>2014).</w:t>
      </w:r>
    </w:p>
    <w:p w14:paraId="3D439C11"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ROBERT L. MARRS, Ph.D.</w:t>
      </w:r>
    </w:p>
    <w:p w14:paraId="65C6FBAF"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The Esther and Robert Armstrong Professor of Rhetoric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Rhetoric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(1986</w:t>
      </w:r>
      <w:r w:rsidRPr="00916644">
        <w:rPr>
          <w:rFonts w:cs="Times New Roman"/>
          <w:color w:val="000000" w:themeColor="text1"/>
        </w:rPr>
        <w:t>–</w:t>
      </w:r>
      <w:r w:rsidRPr="00424939">
        <w:rPr>
          <w:rFonts w:cs="Times New Roman"/>
          <w:color w:val="000000" w:themeColor="text1"/>
        </w:rPr>
        <w:t>2014).</w:t>
      </w:r>
    </w:p>
    <w:p w14:paraId="20992EC2" w14:textId="77777777" w:rsidR="00B07F3D" w:rsidRPr="00424939" w:rsidRDefault="00B07F3D" w:rsidP="007D1E38">
      <w:pPr>
        <w:spacing w:after="0"/>
        <w:rPr>
          <w:del w:id="16796" w:author="Summer 2023 updates" w:date="2024-07-31T13:42:00Z"/>
          <w:rFonts w:cs="Times New Roman"/>
          <w:color w:val="000000" w:themeColor="text1"/>
        </w:rPr>
      </w:pPr>
      <w:del w:id="16797" w:author="Summer 2023 updates" w:date="2024-07-31T13:42:00Z">
        <w:r w:rsidRPr="00424939">
          <w:rPr>
            <w:rFonts w:cs="Times New Roman"/>
            <w:color w:val="000000" w:themeColor="text1"/>
          </w:rPr>
          <w:delText>PETER N. McCORMICK</w:delText>
        </w:r>
        <w:r w:rsidR="001B3A9F">
          <w:rPr>
            <w:rFonts w:cs="Times New Roman"/>
            <w:color w:val="000000" w:themeColor="text1"/>
          </w:rPr>
          <w:delText>, Ph.D.</w:delText>
        </w:r>
      </w:del>
    </w:p>
    <w:p w14:paraId="2FA3791B" w14:textId="77777777" w:rsidR="00B07F3D" w:rsidRPr="00424939" w:rsidRDefault="00B07F3D" w:rsidP="007D1E38">
      <w:pPr>
        <w:spacing w:after="120"/>
        <w:rPr>
          <w:del w:id="16798" w:author="Summer 2023 updates" w:date="2024-07-31T13:42:00Z"/>
          <w:rFonts w:cs="Times New Roman"/>
          <w:color w:val="000000" w:themeColor="text1"/>
        </w:rPr>
      </w:pPr>
      <w:del w:id="16799" w:author="Summer 2023 updates" w:date="2024-07-31T13:42:00Z">
        <w:r w:rsidRPr="00424939">
          <w:rPr>
            <w:rFonts w:cs="Times New Roman"/>
            <w:color w:val="000000" w:themeColor="text1"/>
          </w:rPr>
          <w:delText>Professor of Philosophy</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Philosophy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Emeritus (1974</w:delText>
        </w:r>
        <w:r w:rsidR="00FA6461" w:rsidRPr="00916644">
          <w:rPr>
            <w:rFonts w:cs="Times New Roman"/>
            <w:color w:val="000000" w:themeColor="text1"/>
          </w:rPr>
          <w:delText>–</w:delText>
        </w:r>
        <w:r w:rsidRPr="00424939">
          <w:rPr>
            <w:rFonts w:cs="Times New Roman"/>
            <w:color w:val="000000" w:themeColor="text1"/>
          </w:rPr>
          <w:delText xml:space="preserve">2018) </w:delText>
        </w:r>
      </w:del>
    </w:p>
    <w:p w14:paraId="1DB25BAB"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MICHAEL McDONALD, M.A.</w:t>
      </w:r>
    </w:p>
    <w:p w14:paraId="5E736298" w14:textId="77777777" w:rsidR="00D95BB1" w:rsidRDefault="00D95BB1" w:rsidP="00D95BB1">
      <w:pPr>
        <w:spacing w:after="120"/>
        <w:rPr>
          <w:rFonts w:cs="Times New Roman"/>
          <w:color w:val="000000" w:themeColor="text1"/>
        </w:rPr>
      </w:pPr>
      <w:r w:rsidRPr="00424939">
        <w:rPr>
          <w:rFonts w:cs="Times New Roman"/>
          <w:color w:val="000000" w:themeColor="text1"/>
        </w:rPr>
        <w:t>Professor of Business Administration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Economics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(1981</w:t>
      </w:r>
      <w:r w:rsidRPr="00916644">
        <w:rPr>
          <w:rFonts w:cs="Times New Roman"/>
          <w:color w:val="000000" w:themeColor="text1"/>
        </w:rPr>
        <w:t>–</w:t>
      </w:r>
      <w:r w:rsidRPr="00424939">
        <w:rPr>
          <w:rFonts w:cs="Times New Roman"/>
          <w:color w:val="000000" w:themeColor="text1"/>
        </w:rPr>
        <w:t>2005).</w:t>
      </w:r>
    </w:p>
    <w:p w14:paraId="0B9A5942" w14:textId="2D69D63A" w:rsidR="00D95BB1" w:rsidRPr="00424939" w:rsidRDefault="00D95BB1" w:rsidP="00D95BB1">
      <w:pPr>
        <w:spacing w:after="120"/>
        <w:rPr>
          <w:rFonts w:cs="Times New Roman"/>
          <w:color w:val="000000" w:themeColor="text1"/>
        </w:rPr>
      </w:pPr>
      <w:r>
        <w:rPr>
          <w:rFonts w:cs="Times New Roman"/>
          <w:color w:val="000000" w:themeColor="text1"/>
        </w:rPr>
        <w:t>DAVID W. McINALLY</w:t>
      </w:r>
      <w:ins w:id="16800" w:author="Summer 2023 updates" w:date="2024-07-31T13:42:00Z">
        <w:r>
          <w:rPr>
            <w:rFonts w:cs="Times New Roman"/>
            <w:color w:val="000000" w:themeColor="text1"/>
          </w:rPr>
          <w:t>, E.Ed.</w:t>
        </w:r>
      </w:ins>
      <w:r>
        <w:rPr>
          <w:rFonts w:cs="Times New Roman"/>
          <w:color w:val="000000" w:themeColor="text1"/>
        </w:rPr>
        <w:br/>
        <w:t>President, Emeritus (2013-2021</w:t>
      </w:r>
      <w:del w:id="16801" w:author="Summer 2023 updates" w:date="2024-07-31T13:42:00Z">
        <w:r w:rsidR="00C12C42">
          <w:rPr>
            <w:rFonts w:cs="Times New Roman"/>
            <w:color w:val="000000" w:themeColor="text1"/>
          </w:rPr>
          <w:delText>)</w:delText>
        </w:r>
      </w:del>
      <w:ins w:id="16802" w:author="Summer 2023 updates" w:date="2024-07-31T13:42:00Z">
        <w:r>
          <w:rPr>
            <w:rFonts w:cs="Times New Roman"/>
            <w:color w:val="000000" w:themeColor="text1"/>
          </w:rPr>
          <w:t>).</w:t>
        </w:r>
      </w:ins>
    </w:p>
    <w:p w14:paraId="3B5EEC01"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TERRY FUELLING McNABB, Ph.D.</w:t>
      </w:r>
    </w:p>
    <w:p w14:paraId="4390B097" w14:textId="19FD5FAA" w:rsidR="00D95BB1" w:rsidRPr="00424939" w:rsidRDefault="00D95BB1" w:rsidP="00D95BB1">
      <w:pPr>
        <w:spacing w:after="120"/>
        <w:rPr>
          <w:rFonts w:cs="Times New Roman"/>
          <w:color w:val="000000" w:themeColor="text1"/>
        </w:rPr>
      </w:pPr>
      <w:r w:rsidRPr="00424939">
        <w:rPr>
          <w:rFonts w:cs="Times New Roman"/>
          <w:color w:val="000000" w:themeColor="text1"/>
        </w:rPr>
        <w:t>Professor of Education</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Education</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(1995</w:t>
      </w:r>
      <w:del w:id="16803" w:author="Summer 2023 updates" w:date="2024-07-31T13:42:00Z">
        <w:r w:rsidR="00B07F3D" w:rsidRPr="00424939">
          <w:rPr>
            <w:rFonts w:cs="Times New Roman"/>
            <w:color w:val="000000" w:themeColor="text1"/>
          </w:rPr>
          <w:delText>-</w:delText>
        </w:r>
      </w:del>
      <w:ins w:id="16804" w:author="Summer 2023 updates" w:date="2024-07-31T13:42:00Z">
        <w:r w:rsidR="00731B39" w:rsidRPr="00916644">
          <w:rPr>
            <w:rFonts w:cs="Times New Roman"/>
            <w:color w:val="000000" w:themeColor="text1"/>
          </w:rPr>
          <w:t>–</w:t>
        </w:r>
      </w:ins>
      <w:r w:rsidRPr="00424939">
        <w:rPr>
          <w:rFonts w:cs="Times New Roman"/>
          <w:color w:val="000000" w:themeColor="text1"/>
        </w:rPr>
        <w:t>2016</w:t>
      </w:r>
      <w:del w:id="16805" w:author="Summer 2023 updates" w:date="2024-07-31T13:42:00Z">
        <w:r w:rsidR="00B07F3D" w:rsidRPr="00424939">
          <w:rPr>
            <w:rFonts w:cs="Times New Roman"/>
            <w:color w:val="000000" w:themeColor="text1"/>
          </w:rPr>
          <w:delText>); Associate Dean of the Faculty</w:delText>
        </w:r>
        <w:r w:rsidR="002E2CCC" w:rsidRPr="00424939">
          <w:rPr>
            <w:rFonts w:cs="Times New Roman"/>
            <w:color w:val="000000" w:themeColor="text1"/>
          </w:rPr>
          <w:fldChar w:fldCharType="begin"/>
        </w:r>
        <w:r w:rsidR="002E2CCC" w:rsidRPr="00424939">
          <w:rPr>
            <w:color w:val="000000" w:themeColor="text1"/>
          </w:rPr>
          <w:delInstrText xml:space="preserve"> XE "Faculty" </w:delInstrText>
        </w:r>
        <w:r w:rsidR="002E2CCC" w:rsidRPr="00424939">
          <w:rPr>
            <w:rFonts w:cs="Times New Roman"/>
            <w:color w:val="000000" w:themeColor="text1"/>
          </w:rPr>
          <w:fldChar w:fldCharType="end"/>
        </w:r>
        <w:r w:rsidR="00B07F3D" w:rsidRPr="00424939">
          <w:rPr>
            <w:rFonts w:cs="Times New Roman"/>
            <w:color w:val="000000" w:themeColor="text1"/>
          </w:rPr>
          <w:delText>, (2010</w:delText>
        </w:r>
        <w:r w:rsidR="00FA6461" w:rsidRPr="00916644">
          <w:rPr>
            <w:rFonts w:cs="Times New Roman"/>
            <w:color w:val="000000" w:themeColor="text1"/>
          </w:rPr>
          <w:delText>–</w:delText>
        </w:r>
        <w:r w:rsidR="00B07F3D" w:rsidRPr="00424939">
          <w:rPr>
            <w:rFonts w:cs="Times New Roman"/>
            <w:color w:val="000000" w:themeColor="text1"/>
          </w:rPr>
          <w:delText>2015</w:delText>
        </w:r>
      </w:del>
      <w:r>
        <w:rPr>
          <w:rFonts w:cs="Times New Roman"/>
          <w:color w:val="000000" w:themeColor="text1"/>
        </w:rPr>
        <w:t>).</w:t>
      </w:r>
    </w:p>
    <w:p w14:paraId="20D35C9C"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EVELYN J. MOORE, Ph.D.</w:t>
      </w:r>
    </w:p>
    <w:p w14:paraId="679498A6"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Nursing</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Nursing</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Emerita (1983</w:t>
      </w:r>
      <w:r w:rsidRPr="00916644">
        <w:rPr>
          <w:rFonts w:cs="Times New Roman"/>
          <w:color w:val="000000" w:themeColor="text1"/>
        </w:rPr>
        <w:t>–</w:t>
      </w:r>
      <w:r w:rsidRPr="00424939">
        <w:rPr>
          <w:rFonts w:cs="Times New Roman"/>
          <w:color w:val="000000" w:themeColor="text1"/>
        </w:rPr>
        <w:t>2014).</w:t>
      </w:r>
    </w:p>
    <w:p w14:paraId="4AB0F930"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THOMAS B. MOYE, Ph.D.</w:t>
      </w:r>
    </w:p>
    <w:p w14:paraId="02547AF6"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Psychology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(1989</w:t>
      </w:r>
      <w:r w:rsidRPr="00916644">
        <w:rPr>
          <w:rFonts w:cs="Times New Roman"/>
          <w:color w:val="000000" w:themeColor="text1"/>
        </w:rPr>
        <w:t>–</w:t>
      </w:r>
      <w:r w:rsidRPr="00424939">
        <w:rPr>
          <w:rFonts w:cs="Times New Roman"/>
          <w:color w:val="000000" w:themeColor="text1"/>
        </w:rPr>
        <w:t>2017).</w:t>
      </w:r>
    </w:p>
    <w:p w14:paraId="7DFDDEA5"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JERRY MICHAEL OWEN, Ph.D.</w:t>
      </w:r>
    </w:p>
    <w:p w14:paraId="0F535163"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Alma A. Turechek Professor of Music</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Music</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(1969</w:t>
      </w:r>
      <w:r w:rsidRPr="00916644">
        <w:rPr>
          <w:rFonts w:cs="Times New Roman"/>
          <w:color w:val="000000" w:themeColor="text1"/>
        </w:rPr>
        <w:t>–</w:t>
      </w:r>
      <w:r w:rsidRPr="00424939">
        <w:rPr>
          <w:rFonts w:cs="Times New Roman"/>
          <w:color w:val="000000" w:themeColor="text1"/>
        </w:rPr>
        <w:t>2006).</w:t>
      </w:r>
    </w:p>
    <w:p w14:paraId="0A660DAC"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JAMES R. PHIFER, Ph.D.</w:t>
      </w:r>
    </w:p>
    <w:p w14:paraId="082736A3"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President of the College, Emeritus, and Professor of History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History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(1985</w:t>
      </w:r>
      <w:r w:rsidRPr="00916644">
        <w:rPr>
          <w:rFonts w:cs="Times New Roman"/>
          <w:color w:val="000000" w:themeColor="text1"/>
        </w:rPr>
        <w:t>–</w:t>
      </w:r>
      <w:r w:rsidRPr="00424939">
        <w:rPr>
          <w:rFonts w:cs="Times New Roman"/>
          <w:color w:val="000000" w:themeColor="text1"/>
        </w:rPr>
        <w:t>2013).</w:t>
      </w:r>
    </w:p>
    <w:p w14:paraId="284BB4E2" w14:textId="77777777" w:rsidR="00B07F3D" w:rsidRPr="00424939" w:rsidRDefault="00B07F3D" w:rsidP="007D1E38">
      <w:pPr>
        <w:spacing w:after="0"/>
        <w:rPr>
          <w:del w:id="16806" w:author="Summer 2023 updates" w:date="2024-07-31T13:42:00Z"/>
          <w:rFonts w:cs="Times New Roman"/>
          <w:color w:val="000000" w:themeColor="text1"/>
        </w:rPr>
      </w:pPr>
      <w:del w:id="16807" w:author="Summer 2023 updates" w:date="2024-07-31T13:42:00Z">
        <w:r w:rsidRPr="00424939">
          <w:rPr>
            <w:rFonts w:cs="Times New Roman"/>
            <w:color w:val="000000" w:themeColor="text1"/>
          </w:rPr>
          <w:delText>MICHAEL E. PUFALL, Ph.D.</w:delText>
        </w:r>
      </w:del>
    </w:p>
    <w:p w14:paraId="7B66F772" w14:textId="77777777" w:rsidR="00B07F3D" w:rsidRPr="00424939" w:rsidRDefault="00B07F3D" w:rsidP="007D1E38">
      <w:pPr>
        <w:spacing w:after="120"/>
        <w:rPr>
          <w:del w:id="16808" w:author="Summer 2023 updates" w:date="2024-07-31T13:42:00Z"/>
          <w:rFonts w:cs="Times New Roman"/>
          <w:color w:val="000000" w:themeColor="text1"/>
        </w:rPr>
      </w:pPr>
      <w:del w:id="16809" w:author="Summer 2023 updates" w:date="2024-07-31T13:42:00Z">
        <w:r w:rsidRPr="00424939">
          <w:rPr>
            <w:rFonts w:cs="Times New Roman"/>
            <w:color w:val="000000" w:themeColor="text1"/>
          </w:rPr>
          <w:delText>Professor of Theatre Arts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Theatre Arts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Emeritus (1976</w:delText>
        </w:r>
        <w:r w:rsidR="00FA6461" w:rsidRPr="00916644">
          <w:rPr>
            <w:rFonts w:cs="Times New Roman"/>
            <w:color w:val="000000" w:themeColor="text1"/>
          </w:rPr>
          <w:delText>–</w:delText>
        </w:r>
        <w:r w:rsidRPr="00424939">
          <w:rPr>
            <w:rFonts w:cs="Times New Roman"/>
            <w:color w:val="000000" w:themeColor="text1"/>
          </w:rPr>
          <w:delText>2000).</w:delText>
        </w:r>
      </w:del>
    </w:p>
    <w:p w14:paraId="6367B2B3"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JAMES H. RANDALL, M.A.</w:t>
      </w:r>
    </w:p>
    <w:p w14:paraId="1C3F72AB" w14:textId="382FDD35" w:rsidR="00D95BB1" w:rsidRDefault="00D95BB1" w:rsidP="00D95BB1">
      <w:pPr>
        <w:spacing w:after="120"/>
        <w:rPr>
          <w:rFonts w:cs="Times New Roman"/>
          <w:color w:val="000000" w:themeColor="text1"/>
        </w:rPr>
      </w:pPr>
      <w:r w:rsidRPr="00424939">
        <w:rPr>
          <w:rFonts w:cs="Times New Roman"/>
          <w:color w:val="000000" w:themeColor="text1"/>
        </w:rPr>
        <w:t>Stead Professor of English</w:t>
      </w:r>
      <w:del w:id="16810" w:author="Summer 2023 updates" w:date="2024-07-31T13:42:00Z">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English</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B07F3D" w:rsidRPr="00424939">
          <w:rPr>
            <w:rFonts w:cs="Times New Roman"/>
            <w:color w:val="000000" w:themeColor="text1"/>
          </w:rPr>
          <w:delText>,</w:delText>
        </w:r>
      </w:del>
      <w:ins w:id="16811" w:author="Summer 2023 updates" w:date="2024-07-31T13:42:00Z">
        <w:r w:rsidRPr="00424939">
          <w:rPr>
            <w:rFonts w:cs="Times New Roman"/>
            <w:color w:val="000000" w:themeColor="text1"/>
          </w:rPr>
          <w:t>,</w:t>
        </w:r>
      </w:ins>
      <w:r w:rsidRPr="00424939">
        <w:rPr>
          <w:rFonts w:cs="Times New Roman"/>
          <w:color w:val="000000" w:themeColor="text1"/>
        </w:rPr>
        <w:t xml:space="preserve"> Emeritus (1969</w:t>
      </w:r>
      <w:r w:rsidRPr="00916644">
        <w:rPr>
          <w:rFonts w:cs="Times New Roman"/>
          <w:color w:val="000000" w:themeColor="text1"/>
        </w:rPr>
        <w:t>–</w:t>
      </w:r>
      <w:r w:rsidRPr="00424939">
        <w:rPr>
          <w:rFonts w:cs="Times New Roman"/>
          <w:color w:val="000000" w:themeColor="text1"/>
        </w:rPr>
        <w:t>70; 1971</w:t>
      </w:r>
      <w:r w:rsidRPr="00916644">
        <w:rPr>
          <w:rFonts w:cs="Times New Roman"/>
          <w:color w:val="000000" w:themeColor="text1"/>
        </w:rPr>
        <w:t>–</w:t>
      </w:r>
      <w:r w:rsidRPr="00424939">
        <w:rPr>
          <w:rFonts w:cs="Times New Roman"/>
          <w:color w:val="000000" w:themeColor="text1"/>
        </w:rPr>
        <w:t>2010).</w:t>
      </w:r>
    </w:p>
    <w:p w14:paraId="491EC457"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KURT E. REDBORG, Ph.D.</w:t>
      </w:r>
    </w:p>
    <w:p w14:paraId="3C5F1C9D" w14:textId="1F45F96C" w:rsidR="00D95BB1" w:rsidRDefault="00D95BB1" w:rsidP="00D95BB1">
      <w:pPr>
        <w:spacing w:after="120"/>
        <w:rPr>
          <w:rFonts w:cs="Times New Roman"/>
          <w:color w:val="000000" w:themeColor="text1"/>
        </w:rPr>
      </w:pPr>
      <w:r w:rsidRPr="00424939">
        <w:rPr>
          <w:rFonts w:cs="Times New Roman"/>
          <w:color w:val="000000" w:themeColor="text1"/>
        </w:rPr>
        <w:t>Professor of Biology</w:t>
      </w:r>
      <w:del w:id="16812" w:author="Summer 2023 updates" w:date="2024-07-31T13:42:00Z">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Biology</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B07F3D" w:rsidRPr="00424939">
          <w:rPr>
            <w:rFonts w:cs="Times New Roman"/>
            <w:color w:val="000000" w:themeColor="text1"/>
          </w:rPr>
          <w:delText>,</w:delText>
        </w:r>
      </w:del>
      <w:ins w:id="16813" w:author="Summer 2023 updates" w:date="2024-07-31T13:42:00Z">
        <w:r w:rsidRPr="00424939">
          <w:rPr>
            <w:rFonts w:cs="Times New Roman"/>
            <w:color w:val="000000" w:themeColor="text1"/>
          </w:rPr>
          <w:t>,</w:t>
        </w:r>
      </w:ins>
      <w:r w:rsidRPr="00424939">
        <w:rPr>
          <w:rFonts w:cs="Times New Roman"/>
          <w:color w:val="000000" w:themeColor="text1"/>
        </w:rPr>
        <w:t xml:space="preserve"> Emeritus (1988</w:t>
      </w:r>
      <w:r w:rsidRPr="00916644">
        <w:rPr>
          <w:rFonts w:cs="Times New Roman"/>
          <w:color w:val="000000" w:themeColor="text1"/>
        </w:rPr>
        <w:t>–</w:t>
      </w:r>
      <w:r w:rsidRPr="00424939">
        <w:rPr>
          <w:rFonts w:cs="Times New Roman"/>
          <w:color w:val="000000" w:themeColor="text1"/>
        </w:rPr>
        <w:t>2017).</w:t>
      </w:r>
    </w:p>
    <w:p w14:paraId="27D9992A" w14:textId="77777777" w:rsidR="00D95BB1" w:rsidRDefault="00D95BB1" w:rsidP="00D95BB1">
      <w:pPr>
        <w:spacing w:after="0"/>
        <w:rPr>
          <w:ins w:id="16814" w:author="Summer 2023 updates" w:date="2024-07-31T13:42:00Z"/>
          <w:rFonts w:cs="Times New Roman"/>
          <w:color w:val="000000" w:themeColor="text1"/>
        </w:rPr>
      </w:pPr>
      <w:moveToRangeStart w:id="16815" w:author="Summer 2023 updates" w:date="2024-07-31T13:42:00Z" w:name="move173325829"/>
      <w:moveTo w:id="16816" w:author="Summer 2023 updates" w:date="2024-07-31T13:42:00Z">
        <w:r>
          <w:rPr>
            <w:rFonts w:cs="Times New Roman"/>
            <w:color w:val="000000" w:themeColor="text1"/>
          </w:rPr>
          <w:t xml:space="preserve">MARTIN ALAN ST. </w:t>
        </w:r>
      </w:moveTo>
      <w:moveToRangeEnd w:id="16815"/>
      <w:ins w:id="16817" w:author="Summer 2023 updates" w:date="2024-07-31T13:42:00Z">
        <w:r>
          <w:rPr>
            <w:rFonts w:cs="Times New Roman"/>
            <w:color w:val="000000" w:themeColor="text1"/>
          </w:rPr>
          <w:t>CLAIR, Ph.D.</w:t>
        </w:r>
      </w:ins>
    </w:p>
    <w:p w14:paraId="61D5A9D6" w14:textId="1C36ED1A" w:rsidR="00D95BB1" w:rsidRDefault="00D95BB1" w:rsidP="00D95BB1">
      <w:pPr>
        <w:rPr>
          <w:ins w:id="16818" w:author="Summer 2023 updates" w:date="2024-07-31T13:42:00Z"/>
          <w:rFonts w:cs="Times New Roman"/>
          <w:color w:val="000000" w:themeColor="text1"/>
        </w:rPr>
      </w:pPr>
      <w:ins w:id="16819" w:author="Summer 2023 updates" w:date="2024-07-31T13:42:00Z">
        <w:r>
          <w:rPr>
            <w:rFonts w:cs="Times New Roman"/>
            <w:color w:val="000000" w:themeColor="text1"/>
          </w:rPr>
          <w:t>Professor of Chemistry, Emeritus (1993</w:t>
        </w:r>
        <w:r w:rsidR="00731B39" w:rsidRPr="00916644">
          <w:rPr>
            <w:rFonts w:cs="Times New Roman"/>
            <w:color w:val="000000" w:themeColor="text1"/>
          </w:rPr>
          <w:t>–</w:t>
        </w:r>
        <w:r>
          <w:rPr>
            <w:rFonts w:cs="Times New Roman"/>
            <w:color w:val="000000" w:themeColor="text1"/>
          </w:rPr>
          <w:t>2023).</w:t>
        </w:r>
      </w:ins>
    </w:p>
    <w:p w14:paraId="5CE15ED1"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MICHAEL L. SANDBERG, Ph.D.</w:t>
      </w:r>
    </w:p>
    <w:p w14:paraId="4CFF5D3A" w14:textId="5A7E5C6E" w:rsidR="00D95BB1" w:rsidRPr="00424939" w:rsidRDefault="00D95BB1" w:rsidP="00D95BB1">
      <w:pPr>
        <w:spacing w:after="120"/>
        <w:rPr>
          <w:rFonts w:cs="Times New Roman"/>
          <w:color w:val="000000" w:themeColor="text1"/>
        </w:rPr>
      </w:pPr>
      <w:r w:rsidRPr="00424939">
        <w:rPr>
          <w:rFonts w:cs="Times New Roman"/>
          <w:color w:val="000000" w:themeColor="text1"/>
        </w:rPr>
        <w:t>Louie J. And Ella Pochobradsky Professor of Business Administration</w:t>
      </w:r>
      <w:del w:id="16820" w:author="Summer 2023 updates" w:date="2024-07-31T13:42:00Z">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Business Administration</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B07F3D" w:rsidRPr="00424939">
          <w:rPr>
            <w:rFonts w:cs="Times New Roman"/>
            <w:color w:val="000000" w:themeColor="text1"/>
          </w:rPr>
          <w:delText>,</w:delText>
        </w:r>
      </w:del>
      <w:ins w:id="16821" w:author="Summer 2023 updates" w:date="2024-07-31T13:42:00Z">
        <w:r w:rsidRPr="00424939">
          <w:rPr>
            <w:rFonts w:cs="Times New Roman"/>
            <w:color w:val="000000" w:themeColor="text1"/>
          </w:rPr>
          <w:t>,</w:t>
        </w:r>
      </w:ins>
      <w:r w:rsidRPr="00424939">
        <w:rPr>
          <w:rFonts w:cs="Times New Roman"/>
          <w:color w:val="000000" w:themeColor="text1"/>
        </w:rPr>
        <w:t xml:space="preserve"> Emeritus (1976</w:t>
      </w:r>
      <w:r w:rsidRPr="00916644">
        <w:rPr>
          <w:rFonts w:cs="Times New Roman"/>
          <w:color w:val="000000" w:themeColor="text1"/>
        </w:rPr>
        <w:t>–</w:t>
      </w:r>
      <w:r w:rsidRPr="00424939">
        <w:rPr>
          <w:rFonts w:cs="Times New Roman"/>
          <w:color w:val="000000" w:themeColor="text1"/>
        </w:rPr>
        <w:t>2007).</w:t>
      </w:r>
    </w:p>
    <w:p w14:paraId="7BA86A16"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FLOYD SANDFORD, Ph.D.</w:t>
      </w:r>
    </w:p>
    <w:p w14:paraId="06FABD0A" w14:textId="77777777" w:rsidR="00D95BB1" w:rsidRDefault="00D95BB1" w:rsidP="00D95BB1">
      <w:pPr>
        <w:spacing w:after="120"/>
        <w:rPr>
          <w:rFonts w:cs="Times New Roman"/>
          <w:color w:val="000000" w:themeColor="text1"/>
        </w:rPr>
      </w:pPr>
      <w:r w:rsidRPr="00424939">
        <w:rPr>
          <w:rFonts w:cs="Times New Roman"/>
          <w:color w:val="000000" w:themeColor="text1"/>
        </w:rPr>
        <w:t>Professor of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(1971</w:t>
      </w:r>
      <w:r w:rsidRPr="00916644">
        <w:rPr>
          <w:rFonts w:cs="Times New Roman"/>
          <w:color w:val="000000" w:themeColor="text1"/>
        </w:rPr>
        <w:t>–</w:t>
      </w:r>
      <w:r w:rsidRPr="00424939">
        <w:rPr>
          <w:rFonts w:cs="Times New Roman"/>
          <w:color w:val="000000" w:themeColor="text1"/>
        </w:rPr>
        <w:t>2005).</w:t>
      </w:r>
    </w:p>
    <w:p w14:paraId="5C32E39A" w14:textId="77777777" w:rsidR="00D95BB1" w:rsidRDefault="00D95BB1" w:rsidP="00D95BB1">
      <w:pPr>
        <w:spacing w:after="0"/>
        <w:rPr>
          <w:ins w:id="16822" w:author="Summer 2023 updates" w:date="2024-07-31T13:42:00Z"/>
          <w:rFonts w:cs="Times New Roman"/>
          <w:color w:val="000000" w:themeColor="text1"/>
        </w:rPr>
      </w:pPr>
      <w:ins w:id="16823" w:author="Summer 2023 updates" w:date="2024-07-31T13:42:00Z">
        <w:r>
          <w:rPr>
            <w:rFonts w:cs="Times New Roman"/>
            <w:color w:val="000000" w:themeColor="text1"/>
          </w:rPr>
          <w:t>PETER JOHN THOMPSON, M.F.A.</w:t>
        </w:r>
      </w:ins>
    </w:p>
    <w:p w14:paraId="275262EA" w14:textId="51A4C82E" w:rsidR="00D95BB1" w:rsidRDefault="00D95BB1" w:rsidP="00D95BB1">
      <w:pPr>
        <w:rPr>
          <w:ins w:id="16824" w:author="Summer 2023 updates" w:date="2024-07-31T13:42:00Z"/>
          <w:rFonts w:cs="Times New Roman"/>
          <w:color w:val="000000" w:themeColor="text1"/>
        </w:rPr>
      </w:pPr>
      <w:ins w:id="16825" w:author="Summer 2023 updates" w:date="2024-07-31T13:42:00Z">
        <w:r>
          <w:rPr>
            <w:rFonts w:cs="Times New Roman"/>
            <w:color w:val="000000" w:themeColor="text1"/>
          </w:rPr>
          <w:t>Marvin D. Cone Professor of Art, Emeritus (1993</w:t>
        </w:r>
        <w:r w:rsidR="00045A86" w:rsidRPr="00916644">
          <w:rPr>
            <w:rFonts w:cs="Times New Roman"/>
            <w:color w:val="000000" w:themeColor="text1"/>
          </w:rPr>
          <w:t>–</w:t>
        </w:r>
        <w:r>
          <w:rPr>
            <w:rFonts w:cs="Times New Roman"/>
            <w:color w:val="000000" w:themeColor="text1"/>
          </w:rPr>
          <w:t>2023)</w:t>
        </w:r>
      </w:ins>
    </w:p>
    <w:p w14:paraId="1EA967ED"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CALVIN VAN NIEWAAL</w:t>
      </w:r>
      <w:r>
        <w:rPr>
          <w:rFonts w:cs="Times New Roman"/>
          <w:color w:val="000000" w:themeColor="text1"/>
        </w:rPr>
        <w:t>, M.S.</w:t>
      </w:r>
    </w:p>
    <w:p w14:paraId="6404BC6C"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Computer Science</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Computer Science</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xml:space="preserve"> and John F. Yothers Professor of Mathematics</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Mathematics</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(1981</w:t>
      </w:r>
      <w:r w:rsidRPr="00916644">
        <w:rPr>
          <w:rFonts w:cs="Times New Roman"/>
          <w:color w:val="000000" w:themeColor="text1"/>
        </w:rPr>
        <w:t>–</w:t>
      </w:r>
      <w:r w:rsidRPr="00424939">
        <w:rPr>
          <w:rFonts w:cs="Times New Roman"/>
          <w:color w:val="000000" w:themeColor="text1"/>
        </w:rPr>
        <w:t>2018).</w:t>
      </w:r>
    </w:p>
    <w:p w14:paraId="24BD6675"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STANLEY READ WATKINS, Ph.D.</w:t>
      </w:r>
    </w:p>
    <w:p w14:paraId="11106D93" w14:textId="77777777" w:rsidR="00D95BB1" w:rsidRPr="00424939" w:rsidRDefault="00D95BB1" w:rsidP="00D95BB1">
      <w:pPr>
        <w:spacing w:after="120"/>
        <w:rPr>
          <w:rFonts w:cs="Times New Roman"/>
          <w:color w:val="000000" w:themeColor="text1"/>
        </w:rPr>
      </w:pPr>
      <w:r w:rsidRPr="00424939">
        <w:rPr>
          <w:rFonts w:cs="Times New Roman"/>
          <w:color w:val="000000" w:themeColor="text1"/>
        </w:rPr>
        <w:t>Professor of 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(1958</w:t>
      </w:r>
      <w:r w:rsidRPr="00916644">
        <w:rPr>
          <w:rFonts w:cs="Times New Roman"/>
          <w:color w:val="000000" w:themeColor="text1"/>
        </w:rPr>
        <w:t>–</w:t>
      </w:r>
      <w:r w:rsidRPr="00424939">
        <w:rPr>
          <w:rFonts w:cs="Times New Roman"/>
          <w:color w:val="000000" w:themeColor="text1"/>
        </w:rPr>
        <w:t>1993).</w:t>
      </w:r>
    </w:p>
    <w:p w14:paraId="3E48566D"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PETER PETTINER WICKHAM, Ph.D.</w:t>
      </w:r>
    </w:p>
    <w:p w14:paraId="78286C03" w14:textId="77777777" w:rsidR="00D95BB1" w:rsidRDefault="00D95BB1" w:rsidP="00D95BB1">
      <w:pPr>
        <w:spacing w:after="120"/>
        <w:rPr>
          <w:rFonts w:cs="Times New Roman"/>
          <w:color w:val="000000" w:themeColor="text1"/>
        </w:rPr>
      </w:pPr>
      <w:r w:rsidRPr="00424939">
        <w:rPr>
          <w:rFonts w:cs="Times New Roman"/>
          <w:color w:val="000000" w:themeColor="text1"/>
        </w:rPr>
        <w:t>Henry and Margaret Haegg Distinguished Professor of Chemistry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Chemistry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 Emeritus (1969</w:t>
      </w:r>
      <w:r w:rsidRPr="00916644">
        <w:rPr>
          <w:rFonts w:cs="Times New Roman"/>
          <w:color w:val="000000" w:themeColor="text1"/>
        </w:rPr>
        <w:t>–</w:t>
      </w:r>
      <w:r w:rsidRPr="00424939">
        <w:rPr>
          <w:rFonts w:cs="Times New Roman"/>
          <w:color w:val="000000" w:themeColor="text1"/>
        </w:rPr>
        <w:t>2000).</w:t>
      </w:r>
    </w:p>
    <w:p w14:paraId="41C495D1" w14:textId="3CACCAA4" w:rsidR="00D95BB1" w:rsidRPr="00424939" w:rsidRDefault="00D95BB1" w:rsidP="00D95BB1">
      <w:pPr>
        <w:spacing w:after="120"/>
        <w:rPr>
          <w:rFonts w:cs="Times New Roman"/>
          <w:color w:val="000000" w:themeColor="text1"/>
        </w:rPr>
      </w:pPr>
      <w:r>
        <w:rPr>
          <w:rFonts w:cs="Times New Roman"/>
          <w:color w:val="000000" w:themeColor="text1"/>
        </w:rPr>
        <w:t>MICKEY TAI CHUIEN WU</w:t>
      </w:r>
      <w:ins w:id="16826" w:author="Summer 2023 updates" w:date="2024-07-31T13:42:00Z">
        <w:r>
          <w:rPr>
            <w:rFonts w:cs="Times New Roman"/>
            <w:color w:val="000000" w:themeColor="text1"/>
          </w:rPr>
          <w:t>, Ph.D.</w:t>
        </w:r>
      </w:ins>
      <w:r>
        <w:rPr>
          <w:rFonts w:cs="Times New Roman"/>
          <w:color w:val="000000" w:themeColor="text1"/>
        </w:rPr>
        <w:br/>
        <w:t>George R. Baker Professor of Business Administration and Economics (1979</w:t>
      </w:r>
      <w:del w:id="16827" w:author="Summer 2023 updates" w:date="2024-07-31T13:42:00Z">
        <w:r w:rsidR="00DC3F6F">
          <w:rPr>
            <w:rFonts w:cs="Times New Roman"/>
            <w:color w:val="000000" w:themeColor="text1"/>
          </w:rPr>
          <w:delText>-</w:delText>
        </w:r>
      </w:del>
      <w:ins w:id="16828" w:author="Summer 2023 updates" w:date="2024-07-31T13:42:00Z">
        <w:r w:rsidR="00045A86" w:rsidRPr="00916644">
          <w:rPr>
            <w:rFonts w:cs="Times New Roman"/>
            <w:color w:val="000000" w:themeColor="text1"/>
          </w:rPr>
          <w:t>–</w:t>
        </w:r>
      </w:ins>
      <w:r>
        <w:rPr>
          <w:rFonts w:cs="Times New Roman"/>
          <w:color w:val="000000" w:themeColor="text1"/>
        </w:rPr>
        <w:t>2019).</w:t>
      </w:r>
    </w:p>
    <w:p w14:paraId="2DB44DF7"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NŰKHET D. YARBROUGH</w:t>
      </w:r>
      <w:r>
        <w:rPr>
          <w:rFonts w:cs="Times New Roman"/>
          <w:color w:val="000000" w:themeColor="text1"/>
        </w:rPr>
        <w:t>, Ph.D.</w:t>
      </w:r>
    </w:p>
    <w:p w14:paraId="791FCACD" w14:textId="77777777" w:rsidR="00D95BB1" w:rsidRDefault="00D95BB1" w:rsidP="00D95BB1">
      <w:pPr>
        <w:spacing w:after="0"/>
        <w:rPr>
          <w:rStyle w:val="Strong"/>
          <w:rFonts w:ascii="Garamond" w:hAnsi="Garamond"/>
          <w:color w:val="000000" w:themeColor="text1"/>
          <w:sz w:val="24"/>
          <w:rPrChange w:id="16829" w:author="Summer 2023 updates" w:date="2024-07-31T13:42:00Z">
            <w:rPr>
              <w:color w:val="000000" w:themeColor="text1"/>
            </w:rPr>
          </w:rPrChange>
        </w:rPr>
      </w:pPr>
      <w:r w:rsidRPr="00424939">
        <w:rPr>
          <w:rFonts w:cs="Times New Roman"/>
          <w:color w:val="000000" w:themeColor="text1"/>
        </w:rPr>
        <w:t>Stead Family Professor of Psychology, Emerita (1985</w:t>
      </w:r>
      <w:r w:rsidRPr="00916644">
        <w:rPr>
          <w:rFonts w:cs="Times New Roman"/>
          <w:color w:val="000000" w:themeColor="text1"/>
        </w:rPr>
        <w:t>–</w:t>
      </w:r>
      <w:r w:rsidRPr="00424939">
        <w:rPr>
          <w:rFonts w:cs="Times New Roman"/>
          <w:color w:val="000000" w:themeColor="text1"/>
        </w:rPr>
        <w:t>2019)</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Psychology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4BE6D7E2" w14:textId="77777777" w:rsidR="00B07F3D" w:rsidRPr="00FE3FB7" w:rsidRDefault="00E52505" w:rsidP="006826A2">
      <w:pPr>
        <w:spacing w:after="200" w:line="276" w:lineRule="auto"/>
        <w:rPr>
          <w:del w:id="16830" w:author="Summer 2023 updates" w:date="2024-07-31T13:42:00Z"/>
          <w:rStyle w:val="Strong"/>
          <w:rFonts w:ascii="Garamond" w:hAnsi="Garamond"/>
          <w:color w:val="000000" w:themeColor="text1"/>
          <w:sz w:val="24"/>
          <w:szCs w:val="24"/>
        </w:rPr>
      </w:pPr>
      <w:del w:id="16831" w:author="Summer 2023 updates" w:date="2024-07-31T13:42:00Z">
        <w:r>
          <w:rPr>
            <w:rStyle w:val="Strong"/>
            <w:rFonts w:ascii="Garamond" w:hAnsi="Garamond"/>
            <w:color w:val="000000" w:themeColor="text1"/>
            <w:sz w:val="24"/>
            <w:szCs w:val="24"/>
          </w:rPr>
          <w:br w:type="page"/>
        </w:r>
      </w:del>
    </w:p>
    <w:p w14:paraId="40FCDEBF" w14:textId="77777777" w:rsidR="00D95BB1" w:rsidRDefault="00D95BB1" w:rsidP="00D95BB1">
      <w:pPr>
        <w:spacing w:after="0"/>
        <w:rPr>
          <w:rStyle w:val="Strong"/>
          <w:rFonts w:ascii="Garamond" w:hAnsi="Garamond"/>
          <w:color w:val="000000" w:themeColor="text1"/>
        </w:rPr>
      </w:pPr>
      <w:r w:rsidRPr="00424939">
        <w:rPr>
          <w:rStyle w:val="Strong"/>
          <w:rFonts w:ascii="Garamond" w:hAnsi="Garamond"/>
          <w:color w:val="000000" w:themeColor="text1"/>
        </w:rPr>
        <w:t>Adjunct Faculty</w:t>
      </w:r>
    </w:p>
    <w:p w14:paraId="3FFA2C7D" w14:textId="77777777" w:rsidR="00D95BB1" w:rsidRDefault="00D95BB1" w:rsidP="00D95BB1">
      <w:pPr>
        <w:spacing w:after="0"/>
        <w:rPr>
          <w:ins w:id="16832" w:author="Summer 2023 updates" w:date="2024-07-31T13:42:00Z"/>
          <w:rStyle w:val="Strong"/>
          <w:rFonts w:ascii="Garamond" w:hAnsi="Garamond"/>
          <w:color w:val="000000" w:themeColor="text1"/>
        </w:rPr>
      </w:pPr>
      <w:r w:rsidRPr="00424939">
        <w:rPr>
          <w:rStyle w:val="Strong"/>
          <w:rFonts w:ascii="Garamond" w:hAnsi="Garamond"/>
          <w:color w:val="000000" w:themeColor="text1"/>
        </w:rPr>
        <w:fldChar w:fldCharType="begin"/>
      </w:r>
      <w:r w:rsidRPr="00424939">
        <w:rPr>
          <w:color w:val="000000" w:themeColor="text1"/>
        </w:rPr>
        <w:instrText xml:space="preserve"> XE "Faculty" </w:instrText>
      </w:r>
      <w:r w:rsidRPr="00424939">
        <w:rPr>
          <w:rStyle w:val="Strong"/>
          <w:rFonts w:ascii="Garamond" w:hAnsi="Garamond"/>
          <w:color w:val="000000" w:themeColor="text1"/>
        </w:rPr>
        <w:fldChar w:fldCharType="end"/>
      </w:r>
    </w:p>
    <w:p w14:paraId="7B898ED9" w14:textId="77777777" w:rsidR="00D95BB1" w:rsidRDefault="00D95BB1" w:rsidP="00D95BB1">
      <w:pPr>
        <w:spacing w:after="0"/>
        <w:rPr>
          <w:ins w:id="16833" w:author="Summer 2023 updates" w:date="2024-07-31T13:42:00Z"/>
          <w:rFonts w:cs="Times New Roman"/>
          <w:bCs/>
          <w:color w:val="000000" w:themeColor="text1"/>
        </w:rPr>
      </w:pPr>
      <w:ins w:id="16834" w:author="Summer 2023 updates" w:date="2024-07-31T13:42:00Z">
        <w:r>
          <w:rPr>
            <w:rFonts w:cs="Times New Roman"/>
            <w:bCs/>
            <w:color w:val="000000" w:themeColor="text1"/>
          </w:rPr>
          <w:t>MATT CALMAN</w:t>
        </w:r>
      </w:ins>
    </w:p>
    <w:p w14:paraId="673A1A0F" w14:textId="77777777" w:rsidR="00D95BB1" w:rsidRDefault="00D95BB1" w:rsidP="00D95BB1">
      <w:pPr>
        <w:spacing w:after="0"/>
        <w:rPr>
          <w:ins w:id="16835" w:author="Summer 2023 updates" w:date="2024-07-31T13:42:00Z"/>
          <w:rFonts w:cs="Times New Roman"/>
          <w:bCs/>
          <w:color w:val="000000" w:themeColor="text1"/>
        </w:rPr>
      </w:pPr>
      <w:ins w:id="16836" w:author="Summer 2023 updates" w:date="2024-07-31T13:42:00Z">
        <w:r>
          <w:rPr>
            <w:rFonts w:cs="Times New Roman"/>
            <w:bCs/>
            <w:color w:val="000000" w:themeColor="text1"/>
          </w:rPr>
          <w:t>Adjunct Lecturer in Business Statistics.</w:t>
        </w:r>
      </w:ins>
    </w:p>
    <w:p w14:paraId="3B069BC6" w14:textId="77777777" w:rsidR="00D95BB1" w:rsidRDefault="00D95BB1" w:rsidP="00D95BB1">
      <w:pPr>
        <w:spacing w:after="0"/>
        <w:rPr>
          <w:ins w:id="16837" w:author="Summer 2023 updates" w:date="2024-07-31T13:42:00Z"/>
          <w:rFonts w:cs="Times New Roman"/>
          <w:bCs/>
          <w:color w:val="000000" w:themeColor="text1"/>
        </w:rPr>
      </w:pPr>
      <w:ins w:id="16838" w:author="Summer 2023 updates" w:date="2024-07-31T13:42:00Z">
        <w:r>
          <w:rPr>
            <w:rFonts w:cs="Times New Roman"/>
            <w:bCs/>
            <w:color w:val="000000" w:themeColor="text1"/>
          </w:rPr>
          <w:t>B.A., M.B.A., Georgia State University.</w:t>
        </w:r>
      </w:ins>
    </w:p>
    <w:p w14:paraId="0792CB1B" w14:textId="77777777" w:rsidR="00D95BB1" w:rsidRPr="00C46A56" w:rsidRDefault="00D95BB1" w:rsidP="00D95BB1">
      <w:pPr>
        <w:spacing w:before="120" w:after="0"/>
        <w:rPr>
          <w:rFonts w:cs="Times New Roman"/>
          <w:b/>
          <w:bCs/>
          <w:smallCaps/>
          <w:color w:val="000000" w:themeColor="text1"/>
        </w:rPr>
        <w:pPrChange w:id="16839" w:author="Summer 2023 updates" w:date="2024-07-31T13:42:00Z">
          <w:pPr>
            <w:spacing w:after="0"/>
          </w:pPr>
        </w:pPrChange>
      </w:pPr>
      <w:r>
        <w:rPr>
          <w:rFonts w:cs="Times New Roman"/>
          <w:bCs/>
          <w:color w:val="000000" w:themeColor="text1"/>
        </w:rPr>
        <w:t>GEOFF CHAPLIN</w:t>
      </w:r>
    </w:p>
    <w:p w14:paraId="25868BEC" w14:textId="71F4DEED" w:rsidR="00D95BB1" w:rsidRDefault="00D95BB1" w:rsidP="00D95BB1">
      <w:pPr>
        <w:spacing w:after="0"/>
        <w:rPr>
          <w:color w:val="000000" w:themeColor="text1"/>
          <w:rPrChange w:id="16840" w:author="Summer 2023 updates" w:date="2024-07-31T13:42:00Z">
            <w:rPr>
              <w:color w:val="000000" w:themeColor="text1"/>
              <w:sz w:val="10"/>
            </w:rPr>
          </w:rPrChange>
        </w:rPr>
      </w:pPr>
      <w:r>
        <w:rPr>
          <w:rFonts w:cs="Times New Roman"/>
          <w:bCs/>
          <w:color w:val="000000" w:themeColor="text1"/>
        </w:rPr>
        <w:t>Adjunct Assistant Professor of Religion.</w:t>
      </w:r>
      <w:r>
        <w:rPr>
          <w:rFonts w:cs="Times New Roman"/>
          <w:bCs/>
          <w:color w:val="000000" w:themeColor="text1"/>
        </w:rPr>
        <w:br/>
        <w:t>B.A., Oberlin College; M.A., University of Chicago.</w:t>
      </w:r>
      <w:del w:id="16841" w:author="Summer 2023 updates" w:date="2024-07-31T13:42:00Z">
        <w:r w:rsidR="00150E30">
          <w:rPr>
            <w:rFonts w:cs="Times New Roman"/>
            <w:bCs/>
            <w:color w:val="000000" w:themeColor="text1"/>
          </w:rPr>
          <w:br/>
        </w:r>
      </w:del>
    </w:p>
    <w:p w14:paraId="35B2B0A8" w14:textId="77777777" w:rsidR="00D95BB1" w:rsidRDefault="00D95BB1" w:rsidP="00D95BB1">
      <w:pPr>
        <w:spacing w:before="120" w:after="0"/>
        <w:rPr>
          <w:ins w:id="16842" w:author="Summer 2023 updates" w:date="2024-07-31T13:42:00Z"/>
          <w:rFonts w:cs="Times New Roman"/>
          <w:bCs/>
          <w:color w:val="000000" w:themeColor="text1"/>
        </w:rPr>
      </w:pPr>
      <w:ins w:id="16843" w:author="Summer 2023 updates" w:date="2024-07-31T13:42:00Z">
        <w:r>
          <w:rPr>
            <w:rFonts w:cs="Times New Roman"/>
            <w:bCs/>
            <w:color w:val="000000" w:themeColor="text1"/>
          </w:rPr>
          <w:t>BRIAN CHRISTOFFERSON</w:t>
        </w:r>
      </w:ins>
    </w:p>
    <w:p w14:paraId="232FE14B" w14:textId="77777777" w:rsidR="00D95BB1" w:rsidRDefault="00D95BB1" w:rsidP="00D95BB1">
      <w:pPr>
        <w:spacing w:after="0"/>
        <w:rPr>
          <w:ins w:id="16844" w:author="Summer 2023 updates" w:date="2024-07-31T13:42:00Z"/>
          <w:rFonts w:cs="Times New Roman"/>
          <w:bCs/>
          <w:color w:val="000000" w:themeColor="text1"/>
        </w:rPr>
      </w:pPr>
      <w:ins w:id="16845" w:author="Summer 2023 updates" w:date="2024-07-31T13:42:00Z">
        <w:r>
          <w:rPr>
            <w:rFonts w:cs="Times New Roman"/>
            <w:bCs/>
            <w:color w:val="000000" w:themeColor="text1"/>
          </w:rPr>
          <w:t>Adjunct Assistant Professor of Education.</w:t>
        </w:r>
      </w:ins>
    </w:p>
    <w:p w14:paraId="7EE2BFED" w14:textId="77777777" w:rsidR="00D95BB1" w:rsidRPr="00150E30" w:rsidRDefault="00D95BB1" w:rsidP="00D95BB1">
      <w:pPr>
        <w:spacing w:after="0"/>
        <w:rPr>
          <w:ins w:id="16846" w:author="Summer 2023 updates" w:date="2024-07-31T13:42:00Z"/>
          <w:rFonts w:cs="Times New Roman"/>
          <w:bCs/>
          <w:color w:val="000000" w:themeColor="text1"/>
          <w:sz w:val="10"/>
          <w:szCs w:val="10"/>
        </w:rPr>
      </w:pPr>
      <w:ins w:id="16847" w:author="Summer 2023 updates" w:date="2024-07-31T13:42:00Z">
        <w:r>
          <w:rPr>
            <w:rFonts w:cs="Times New Roman"/>
            <w:bCs/>
            <w:color w:val="000000" w:themeColor="text1"/>
          </w:rPr>
          <w:t>B.A., University of Northern Iowa; M.A., University of Texas at San Antonio.</w:t>
        </w:r>
        <w:r>
          <w:rPr>
            <w:rFonts w:cs="Times New Roman"/>
            <w:bCs/>
            <w:color w:val="000000" w:themeColor="text1"/>
          </w:rPr>
          <w:br/>
        </w:r>
      </w:ins>
    </w:p>
    <w:p w14:paraId="5BE9E474" w14:textId="77777777" w:rsidR="00D95BB1" w:rsidRPr="00424939" w:rsidRDefault="00D95BB1" w:rsidP="00D95BB1">
      <w:pPr>
        <w:spacing w:after="0"/>
        <w:rPr>
          <w:rFonts w:cs="Times New Roman"/>
          <w:bCs/>
          <w:color w:val="000000" w:themeColor="text1"/>
        </w:rPr>
      </w:pPr>
      <w:r w:rsidRPr="00424939">
        <w:rPr>
          <w:rFonts w:cs="Times New Roman"/>
          <w:bCs/>
          <w:color w:val="000000" w:themeColor="text1"/>
        </w:rPr>
        <w:t>EMILY GANFIELD</w:t>
      </w:r>
    </w:p>
    <w:p w14:paraId="36EE0BA2" w14:textId="77777777" w:rsidR="00D95BB1" w:rsidRPr="00424939" w:rsidRDefault="00D95BB1" w:rsidP="00D95BB1">
      <w:pPr>
        <w:spacing w:after="0"/>
        <w:rPr>
          <w:rFonts w:cs="Times New Roman"/>
          <w:bCs/>
          <w:color w:val="000000" w:themeColor="text1"/>
        </w:rPr>
      </w:pPr>
      <w:r w:rsidRPr="00424939">
        <w:rPr>
          <w:rFonts w:cs="Times New Roman"/>
          <w:bCs/>
          <w:color w:val="000000" w:themeColor="text1"/>
        </w:rPr>
        <w:t>Instructor in Theatre Arts</w:t>
      </w:r>
      <w:r w:rsidRPr="00424939">
        <w:rPr>
          <w:rFonts w:cs="Times New Roman"/>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Theatre Arts</w:instrText>
      </w:r>
      <w:r w:rsidRPr="00424939">
        <w:rPr>
          <w:color w:val="000000" w:themeColor="text1"/>
        </w:rPr>
        <w:instrText xml:space="preserve">" </w:instrText>
      </w:r>
      <w:r w:rsidRPr="00424939">
        <w:rPr>
          <w:rFonts w:cs="Times New Roman"/>
          <w:bCs/>
          <w:color w:val="000000" w:themeColor="text1"/>
        </w:rPr>
        <w:fldChar w:fldCharType="end"/>
      </w:r>
      <w:r w:rsidRPr="00424939">
        <w:rPr>
          <w:rFonts w:cs="Times New Roman"/>
          <w:bCs/>
          <w:color w:val="000000" w:themeColor="text1"/>
        </w:rPr>
        <w:t>;</w:t>
      </w:r>
      <w:ins w:id="16848" w:author="Summer 2023 updates" w:date="2024-07-31T13:42:00Z">
        <w:r w:rsidRPr="00424939">
          <w:rPr>
            <w:rFonts w:cs="Times New Roman"/>
            <w:bCs/>
            <w:color w:val="000000" w:themeColor="text1"/>
          </w:rPr>
          <w:t xml:space="preserve"> </w:t>
        </w:r>
        <w:r>
          <w:rPr>
            <w:rFonts w:cs="Times New Roman"/>
            <w:bCs/>
            <w:color w:val="000000" w:themeColor="text1"/>
          </w:rPr>
          <w:t>,</w:t>
        </w:r>
      </w:ins>
      <w:r>
        <w:rPr>
          <w:rFonts w:cs="Times New Roman"/>
          <w:bCs/>
          <w:color w:val="000000" w:themeColor="text1"/>
        </w:rPr>
        <w:t xml:space="preserve"> </w:t>
      </w:r>
      <w:r w:rsidRPr="00424939">
        <w:rPr>
          <w:rFonts w:cs="Times New Roman"/>
          <w:bCs/>
          <w:color w:val="000000" w:themeColor="text1"/>
        </w:rPr>
        <w:t>Costume Shop Manager/Supervisor.</w:t>
      </w:r>
    </w:p>
    <w:p w14:paraId="6541295B" w14:textId="77777777" w:rsidR="00D95BB1" w:rsidRDefault="00D95BB1" w:rsidP="00D95BB1">
      <w:pPr>
        <w:spacing w:after="100"/>
        <w:rPr>
          <w:rFonts w:cs="Times New Roman"/>
          <w:bCs/>
          <w:color w:val="000000" w:themeColor="text1"/>
        </w:rPr>
      </w:pPr>
      <w:r w:rsidRPr="00424939">
        <w:rPr>
          <w:rFonts w:cs="Times New Roman"/>
          <w:bCs/>
          <w:color w:val="000000" w:themeColor="text1"/>
        </w:rPr>
        <w:t>B.A., Coe College; M.F.A., Purdue University.</w:t>
      </w:r>
    </w:p>
    <w:p w14:paraId="0FDC6A4B" w14:textId="77777777" w:rsidR="00D95BB1" w:rsidRPr="00424939" w:rsidRDefault="00D95BB1" w:rsidP="00D95BB1">
      <w:pPr>
        <w:spacing w:after="0"/>
        <w:rPr>
          <w:rFonts w:cs="Times New Roman"/>
          <w:bCs/>
          <w:color w:val="000000" w:themeColor="text1"/>
        </w:rPr>
      </w:pPr>
      <w:r w:rsidRPr="00424939">
        <w:rPr>
          <w:rFonts w:cs="Times New Roman"/>
          <w:bCs/>
          <w:color w:val="000000" w:themeColor="text1"/>
        </w:rPr>
        <w:t>JOE HALL</w:t>
      </w:r>
    </w:p>
    <w:p w14:paraId="15E677BF" w14:textId="77777777" w:rsidR="00D95BB1" w:rsidRPr="00424939" w:rsidRDefault="00D95BB1" w:rsidP="00D95BB1">
      <w:pPr>
        <w:spacing w:after="0"/>
        <w:rPr>
          <w:rFonts w:cs="Times New Roman"/>
          <w:bCs/>
          <w:color w:val="000000" w:themeColor="text1"/>
        </w:rPr>
      </w:pPr>
      <w:r w:rsidRPr="00424939">
        <w:rPr>
          <w:rFonts w:cs="Times New Roman"/>
          <w:bCs/>
          <w:color w:val="000000" w:themeColor="text1"/>
        </w:rPr>
        <w:t xml:space="preserve">Instructor </w:t>
      </w:r>
      <w:r>
        <w:rPr>
          <w:rFonts w:cs="Times New Roman"/>
          <w:bCs/>
          <w:color w:val="000000" w:themeColor="text1"/>
        </w:rPr>
        <w:t>of</w:t>
      </w:r>
      <w:r w:rsidRPr="00424939">
        <w:rPr>
          <w:rFonts w:cs="Times New Roman"/>
          <w:bCs/>
          <w:color w:val="000000" w:themeColor="text1"/>
        </w:rPr>
        <w:t xml:space="preserve"> Stead Department of Business Administration</w:t>
      </w:r>
      <w:r w:rsidRPr="00424939">
        <w:rPr>
          <w:rFonts w:cs="Times New Roman"/>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Business Administration</w:instrText>
      </w:r>
      <w:r w:rsidRPr="00424939">
        <w:rPr>
          <w:color w:val="000000" w:themeColor="text1"/>
        </w:rPr>
        <w:instrText xml:space="preserve">" </w:instrText>
      </w:r>
      <w:r w:rsidRPr="00424939">
        <w:rPr>
          <w:rFonts w:cs="Times New Roman"/>
          <w:bCs/>
          <w:color w:val="000000" w:themeColor="text1"/>
        </w:rPr>
        <w:fldChar w:fldCharType="end"/>
      </w:r>
      <w:r w:rsidRPr="00424939">
        <w:rPr>
          <w:rFonts w:cs="Times New Roman"/>
          <w:bCs/>
          <w:color w:val="000000" w:themeColor="text1"/>
        </w:rPr>
        <w:t xml:space="preserve"> and Economics</w:t>
      </w:r>
      <w:r w:rsidRPr="00424939">
        <w:rPr>
          <w:rFonts w:cs="Times New Roman"/>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Economics</w:instrText>
      </w:r>
      <w:r w:rsidRPr="00424939">
        <w:rPr>
          <w:color w:val="000000" w:themeColor="text1"/>
        </w:rPr>
        <w:instrText xml:space="preserve">" </w:instrText>
      </w:r>
      <w:r w:rsidRPr="00424939">
        <w:rPr>
          <w:rFonts w:cs="Times New Roman"/>
          <w:bCs/>
          <w:color w:val="000000" w:themeColor="text1"/>
        </w:rPr>
        <w:fldChar w:fldCharType="end"/>
      </w:r>
      <w:r w:rsidRPr="00424939">
        <w:rPr>
          <w:rFonts w:cs="Times New Roman"/>
          <w:bCs/>
          <w:color w:val="000000" w:themeColor="text1"/>
        </w:rPr>
        <w:t>.</w:t>
      </w:r>
    </w:p>
    <w:p w14:paraId="458C8C37" w14:textId="77777777" w:rsidR="00D95BB1" w:rsidRDefault="00D95BB1" w:rsidP="00D95BB1">
      <w:pPr>
        <w:spacing w:after="100"/>
        <w:rPr>
          <w:rFonts w:cs="Times New Roman"/>
          <w:bCs/>
          <w:color w:val="000000" w:themeColor="text1"/>
        </w:rPr>
      </w:pPr>
      <w:r w:rsidRPr="00424939">
        <w:rPr>
          <w:rFonts w:cs="Times New Roman"/>
          <w:bCs/>
          <w:color w:val="000000" w:themeColor="text1"/>
        </w:rPr>
        <w:t>B.A., M.A., M.F.A., University of Iowa.</w:t>
      </w:r>
    </w:p>
    <w:p w14:paraId="3BEBEBCE" w14:textId="77777777" w:rsidR="00D95BB1" w:rsidRDefault="00D95BB1" w:rsidP="00D95BB1">
      <w:pPr>
        <w:spacing w:after="100"/>
        <w:rPr>
          <w:rFonts w:cs="Times New Roman"/>
          <w:color w:val="000000" w:themeColor="text1"/>
        </w:rPr>
      </w:pPr>
      <w:r>
        <w:rPr>
          <w:rFonts w:cs="Times New Roman"/>
          <w:color w:val="000000" w:themeColor="text1"/>
        </w:rPr>
        <w:t>SHERIF IBRAHIM</w:t>
      </w:r>
      <w:r>
        <w:rPr>
          <w:rFonts w:cs="Times New Roman"/>
          <w:color w:val="000000" w:themeColor="text1"/>
        </w:rPr>
        <w:br/>
        <w:t>Adjunct Assistant Professor of Chemistry.</w:t>
      </w:r>
      <w:r>
        <w:rPr>
          <w:rFonts w:cs="Times New Roman"/>
          <w:color w:val="000000" w:themeColor="text1"/>
        </w:rPr>
        <w:br/>
        <w:t>B.S., University of Maryland; Ph.D., University of Iowa.</w:t>
      </w:r>
    </w:p>
    <w:p w14:paraId="64C1FECC" w14:textId="77777777" w:rsidR="00D95BB1" w:rsidRDefault="00D95BB1" w:rsidP="00D95BB1">
      <w:pPr>
        <w:spacing w:after="0"/>
        <w:rPr>
          <w:ins w:id="16849" w:author="Summer 2023 updates" w:date="2024-07-31T13:42:00Z"/>
          <w:rFonts w:cs="Times New Roman"/>
          <w:color w:val="000000" w:themeColor="text1"/>
        </w:rPr>
      </w:pPr>
      <w:ins w:id="16850" w:author="Summer 2023 updates" w:date="2024-07-31T13:42:00Z">
        <w:r>
          <w:rPr>
            <w:rFonts w:cs="Times New Roman"/>
            <w:color w:val="000000" w:themeColor="text1"/>
          </w:rPr>
          <w:t>TOM JAVOROSKI</w:t>
        </w:r>
      </w:ins>
    </w:p>
    <w:p w14:paraId="0158C476" w14:textId="77777777" w:rsidR="00D95BB1" w:rsidRDefault="00D95BB1" w:rsidP="00D95BB1">
      <w:pPr>
        <w:spacing w:after="0"/>
        <w:rPr>
          <w:ins w:id="16851" w:author="Summer 2023 updates" w:date="2024-07-31T13:42:00Z"/>
          <w:rFonts w:cs="Times New Roman"/>
          <w:color w:val="000000" w:themeColor="text1"/>
        </w:rPr>
      </w:pPr>
      <w:ins w:id="16852" w:author="Summer 2023 updates" w:date="2024-07-31T13:42:00Z">
        <w:r>
          <w:rPr>
            <w:rFonts w:cs="Times New Roman"/>
            <w:color w:val="000000" w:themeColor="text1"/>
          </w:rPr>
          <w:t>Adjunct Assistant Professor of Philosophy.</w:t>
        </w:r>
      </w:ins>
    </w:p>
    <w:p w14:paraId="45758901" w14:textId="77777777" w:rsidR="00D95BB1" w:rsidRDefault="00D95BB1" w:rsidP="00D95BB1">
      <w:pPr>
        <w:rPr>
          <w:ins w:id="16853" w:author="Summer 2023 updates" w:date="2024-07-31T13:42:00Z"/>
          <w:rFonts w:cs="Times New Roman"/>
          <w:color w:val="000000" w:themeColor="text1"/>
        </w:rPr>
      </w:pPr>
      <w:ins w:id="16854" w:author="Summer 2023 updates" w:date="2024-07-31T13:42:00Z">
        <w:r>
          <w:rPr>
            <w:rFonts w:cs="Times New Roman"/>
            <w:color w:val="000000" w:themeColor="text1"/>
          </w:rPr>
          <w:t>B.A., University of Wisconsin-Whitewater; M.A.,</w:t>
        </w:r>
      </w:ins>
      <w:moveToRangeStart w:id="16855" w:author="Summer 2023 updates" w:date="2024-07-31T13:42:00Z" w:name="move173325828"/>
      <w:moveTo w:id="16856" w:author="Summer 2023 updates" w:date="2024-07-31T13:42:00Z">
        <w:r>
          <w:rPr>
            <w:rFonts w:cs="Times New Roman"/>
            <w:color w:val="000000" w:themeColor="text1"/>
          </w:rPr>
          <w:t xml:space="preserve"> Ph.D., University of </w:t>
        </w:r>
      </w:moveTo>
      <w:moveToRangeEnd w:id="16855"/>
      <w:ins w:id="16857" w:author="Summer 2023 updates" w:date="2024-07-31T13:42:00Z">
        <w:r>
          <w:rPr>
            <w:rFonts w:cs="Times New Roman"/>
            <w:color w:val="000000" w:themeColor="text1"/>
          </w:rPr>
          <w:t>Iowa.</w:t>
        </w:r>
      </w:ins>
    </w:p>
    <w:p w14:paraId="4915D6A9"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KARLA KEYES</w:t>
      </w:r>
    </w:p>
    <w:p w14:paraId="65D8FAE4" w14:textId="77777777" w:rsidR="00D95BB1" w:rsidRPr="00424939" w:rsidRDefault="00D95BB1" w:rsidP="00D95BB1">
      <w:pPr>
        <w:spacing w:after="0"/>
        <w:rPr>
          <w:rFonts w:cs="Times New Roman"/>
          <w:color w:val="000000" w:themeColor="text1"/>
        </w:rPr>
      </w:pPr>
      <w:r w:rsidRPr="00424939">
        <w:rPr>
          <w:rFonts w:cs="Times New Roman"/>
          <w:color w:val="000000" w:themeColor="text1"/>
        </w:rPr>
        <w:t xml:space="preserve">Instructor </w:t>
      </w:r>
      <w:r>
        <w:rPr>
          <w:rFonts w:cs="Times New Roman"/>
          <w:color w:val="000000" w:themeColor="text1"/>
        </w:rPr>
        <w:t>of</w:t>
      </w:r>
      <w:r w:rsidRPr="00424939">
        <w:rPr>
          <w:rFonts w:cs="Times New Roman"/>
          <w:color w:val="000000" w:themeColor="text1"/>
        </w:rPr>
        <w:t xml:space="preserve"> Biology</w:t>
      </w:r>
      <w:r w:rsidRPr="00424939">
        <w:rPr>
          <w:rFonts w:cs="Times New Roman"/>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Biology</w:instrText>
      </w:r>
      <w:r w:rsidRPr="00424939">
        <w:rPr>
          <w:color w:val="000000" w:themeColor="text1"/>
        </w:rPr>
        <w:instrText xml:space="preserve">" </w:instrText>
      </w:r>
      <w:r w:rsidRPr="00424939">
        <w:rPr>
          <w:rFonts w:cs="Times New Roman"/>
          <w:color w:val="000000" w:themeColor="text1"/>
        </w:rPr>
        <w:fldChar w:fldCharType="end"/>
      </w:r>
      <w:r w:rsidRPr="00424939">
        <w:rPr>
          <w:rFonts w:cs="Times New Roman"/>
          <w:color w:val="000000" w:themeColor="text1"/>
        </w:rPr>
        <w:t>.</w:t>
      </w:r>
    </w:p>
    <w:p w14:paraId="501DF370" w14:textId="77777777" w:rsidR="00D95BB1" w:rsidRDefault="00D95BB1" w:rsidP="00D95BB1">
      <w:pPr>
        <w:spacing w:after="100"/>
        <w:rPr>
          <w:rFonts w:cs="Times New Roman"/>
          <w:bCs/>
          <w:color w:val="000000" w:themeColor="text1"/>
        </w:rPr>
      </w:pPr>
      <w:r w:rsidRPr="00424939">
        <w:rPr>
          <w:rFonts w:cs="Times New Roman"/>
          <w:color w:val="000000" w:themeColor="text1"/>
        </w:rPr>
        <w:t xml:space="preserve">B.A., Coe College; </w:t>
      </w:r>
      <w:r w:rsidRPr="00424939">
        <w:rPr>
          <w:rFonts w:cs="Times New Roman"/>
          <w:bCs/>
          <w:color w:val="000000" w:themeColor="text1"/>
        </w:rPr>
        <w:t>M.S., Washington</w:t>
      </w:r>
      <w:r w:rsidRPr="00424939">
        <w:rPr>
          <w:rFonts w:cs="Times New Roman"/>
          <w:bCs/>
          <w:color w:val="000000" w:themeColor="text1"/>
        </w:rPr>
        <w:fldChar w:fldCharType="begin"/>
      </w:r>
      <w:r w:rsidRPr="00424939">
        <w:rPr>
          <w:color w:val="000000" w:themeColor="text1"/>
        </w:rPr>
        <w:instrText xml:space="preserve"> XE "</w:instrText>
      </w:r>
      <w:r w:rsidRPr="00424939">
        <w:rPr>
          <w:rFonts w:cs="Times New Roman"/>
          <w:color w:val="000000" w:themeColor="text1"/>
        </w:rPr>
        <w:instrText>Washington</w:instrText>
      </w:r>
      <w:r w:rsidRPr="00424939">
        <w:rPr>
          <w:color w:val="000000" w:themeColor="text1"/>
        </w:rPr>
        <w:instrText xml:space="preserve">" </w:instrText>
      </w:r>
      <w:r w:rsidRPr="00424939">
        <w:rPr>
          <w:rFonts w:cs="Times New Roman"/>
          <w:bCs/>
          <w:color w:val="000000" w:themeColor="text1"/>
        </w:rPr>
        <w:fldChar w:fldCharType="end"/>
      </w:r>
      <w:r w:rsidRPr="00424939">
        <w:rPr>
          <w:rFonts w:cs="Times New Roman"/>
          <w:bCs/>
          <w:color w:val="000000" w:themeColor="text1"/>
        </w:rPr>
        <w:t xml:space="preserve"> University School of Medicine.</w:t>
      </w:r>
    </w:p>
    <w:p w14:paraId="2810FE22" w14:textId="77777777" w:rsidR="00D95BB1" w:rsidRPr="00424939" w:rsidRDefault="00D95BB1" w:rsidP="00D95BB1">
      <w:pPr>
        <w:spacing w:after="0"/>
        <w:rPr>
          <w:rFonts w:cs="Times New Roman"/>
          <w:bCs/>
          <w:color w:val="000000" w:themeColor="text1"/>
        </w:rPr>
      </w:pPr>
      <w:r w:rsidRPr="00424939">
        <w:rPr>
          <w:rFonts w:cs="Times New Roman"/>
          <w:bCs/>
          <w:color w:val="000000" w:themeColor="text1"/>
        </w:rPr>
        <w:t>JOSHUA LANGSETH</w:t>
      </w:r>
    </w:p>
    <w:p w14:paraId="2EF22E27" w14:textId="77777777" w:rsidR="00D95BB1" w:rsidRPr="00424939" w:rsidRDefault="00D95BB1" w:rsidP="00D95BB1">
      <w:pPr>
        <w:spacing w:after="0"/>
        <w:rPr>
          <w:rFonts w:cs="Times New Roman"/>
          <w:bCs/>
          <w:color w:val="000000" w:themeColor="text1"/>
        </w:rPr>
      </w:pPr>
      <w:ins w:id="16858" w:author="Summer 2023 updates" w:date="2024-07-31T13:42:00Z">
        <w:r>
          <w:rPr>
            <w:rFonts w:cs="Times New Roman"/>
            <w:bCs/>
            <w:color w:val="000000" w:themeColor="text1"/>
          </w:rPr>
          <w:t xml:space="preserve">Adjunct </w:t>
        </w:r>
      </w:ins>
      <w:r w:rsidRPr="00424939">
        <w:rPr>
          <w:rFonts w:cs="Times New Roman"/>
          <w:bCs/>
          <w:color w:val="000000" w:themeColor="text1"/>
        </w:rPr>
        <w:t>Instructor in Humanities.</w:t>
      </w:r>
    </w:p>
    <w:p w14:paraId="1BE152CE" w14:textId="77777777" w:rsidR="00D95BB1" w:rsidRDefault="00D95BB1" w:rsidP="00D95BB1">
      <w:pPr>
        <w:spacing w:after="100"/>
        <w:rPr>
          <w:rFonts w:cs="Times New Roman"/>
          <w:color w:val="000000" w:themeColor="text1"/>
        </w:rPr>
      </w:pPr>
      <w:r w:rsidRPr="00424939">
        <w:rPr>
          <w:rFonts w:cs="Times New Roman"/>
          <w:color w:val="000000" w:themeColor="text1"/>
        </w:rPr>
        <w:t>B.A., Concordia College; M.A., Ph.D., University of Iowa.</w:t>
      </w:r>
    </w:p>
    <w:p w14:paraId="2E326B00" w14:textId="77777777" w:rsidR="00D95BB1" w:rsidRDefault="00D95BB1" w:rsidP="00D95BB1">
      <w:pPr>
        <w:spacing w:after="100"/>
        <w:rPr>
          <w:rFonts w:cs="Times New Roman"/>
          <w:color w:val="000000" w:themeColor="text1"/>
        </w:rPr>
      </w:pPr>
      <w:r>
        <w:rPr>
          <w:rFonts w:cs="Times New Roman"/>
          <w:color w:val="000000" w:themeColor="text1"/>
        </w:rPr>
        <w:t>AMY LUTTINGER</w:t>
      </w:r>
      <w:r>
        <w:rPr>
          <w:rFonts w:cs="Times New Roman"/>
          <w:color w:val="000000" w:themeColor="text1"/>
        </w:rPr>
        <w:br/>
        <w:t>Adjunct Assistant Professor of Biology.</w:t>
      </w:r>
      <w:r>
        <w:rPr>
          <w:rFonts w:cs="Times New Roman"/>
          <w:color w:val="000000" w:themeColor="text1"/>
        </w:rPr>
        <w:br/>
        <w:t>B.S., Massachusetts Institute of Technology; Ph.D., Princeton University.</w:t>
      </w:r>
    </w:p>
    <w:p w14:paraId="5F3FA163" w14:textId="5A192487" w:rsidR="00D95BB1" w:rsidRDefault="00AE5C5D" w:rsidP="00D95BB1">
      <w:pPr>
        <w:spacing w:after="0"/>
        <w:rPr>
          <w:ins w:id="16859" w:author="Summer 2023 updates" w:date="2024-07-31T13:42:00Z"/>
          <w:rFonts w:cs="Times New Roman"/>
          <w:color w:val="000000" w:themeColor="text1"/>
        </w:rPr>
      </w:pPr>
      <w:del w:id="16860" w:author="Summer 2023 updates" w:date="2024-07-31T13:42:00Z">
        <w:r>
          <w:rPr>
            <w:rFonts w:cs="Times New Roman"/>
            <w:color w:val="000000" w:themeColor="text1"/>
          </w:rPr>
          <w:delText>MEGUMI POTTER</w:delText>
        </w:r>
        <w:r>
          <w:rPr>
            <w:rFonts w:cs="Times New Roman"/>
            <w:color w:val="000000" w:themeColor="text1"/>
          </w:rPr>
          <w:br/>
        </w:r>
      </w:del>
      <w:ins w:id="16861" w:author="Summer 2023 updates" w:date="2024-07-31T13:42:00Z">
        <w:r w:rsidR="00D95BB1">
          <w:rPr>
            <w:rFonts w:cs="Times New Roman"/>
            <w:color w:val="000000" w:themeColor="text1"/>
          </w:rPr>
          <w:t>JENNIFER LUTZ</w:t>
        </w:r>
      </w:ins>
    </w:p>
    <w:p w14:paraId="271F2A42" w14:textId="119B47C1" w:rsidR="00D95BB1" w:rsidRDefault="00D95BB1" w:rsidP="00D95BB1">
      <w:pPr>
        <w:spacing w:after="100"/>
        <w:rPr>
          <w:rFonts w:cs="Times New Roman"/>
          <w:color w:val="000000" w:themeColor="text1"/>
        </w:rPr>
      </w:pPr>
      <w:r>
        <w:rPr>
          <w:rFonts w:cs="Times New Roman"/>
          <w:color w:val="000000" w:themeColor="text1"/>
        </w:rPr>
        <w:t xml:space="preserve">Adjunct Instructor of </w:t>
      </w:r>
      <w:del w:id="16862" w:author="Summer 2023 updates" w:date="2024-07-31T13:42:00Z">
        <w:r w:rsidR="00AE5C5D">
          <w:rPr>
            <w:rFonts w:cs="Times New Roman"/>
            <w:color w:val="000000" w:themeColor="text1"/>
          </w:rPr>
          <w:delText>Japanese.</w:delText>
        </w:r>
        <w:r w:rsidR="00AE5C5D">
          <w:rPr>
            <w:rFonts w:cs="Times New Roman"/>
            <w:color w:val="000000" w:themeColor="text1"/>
          </w:rPr>
          <w:br/>
          <w:delText>B.A., University of Iowa; M.A., Baylor University.</w:delText>
        </w:r>
      </w:del>
      <w:ins w:id="16863" w:author="Summer 2023 updates" w:date="2024-07-31T13:42:00Z">
        <w:r>
          <w:rPr>
            <w:rFonts w:cs="Times New Roman"/>
            <w:color w:val="000000" w:themeColor="text1"/>
          </w:rPr>
          <w:t>Accounting</w:t>
        </w:r>
      </w:ins>
    </w:p>
    <w:p w14:paraId="0D1C827F" w14:textId="77777777" w:rsidR="00B07F3D" w:rsidRPr="00424939" w:rsidRDefault="00B07F3D" w:rsidP="007D1E38">
      <w:pPr>
        <w:spacing w:after="0"/>
        <w:rPr>
          <w:del w:id="16864" w:author="Summer 2023 updates" w:date="2024-07-31T13:42:00Z"/>
          <w:rFonts w:cs="Times New Roman"/>
          <w:color w:val="000000" w:themeColor="text1"/>
        </w:rPr>
      </w:pPr>
      <w:del w:id="16865" w:author="Summer 2023 updates" w:date="2024-07-31T13:42:00Z">
        <w:r w:rsidRPr="00424939">
          <w:rPr>
            <w:rFonts w:cs="Times New Roman"/>
            <w:color w:val="000000" w:themeColor="text1"/>
          </w:rPr>
          <w:delText>KELLI MARIE RICE</w:delText>
        </w:r>
      </w:del>
    </w:p>
    <w:p w14:paraId="71A4F0E7" w14:textId="77777777" w:rsidR="00D95BB1" w:rsidRDefault="00D95BB1" w:rsidP="00D95BB1">
      <w:pPr>
        <w:spacing w:after="0"/>
        <w:rPr>
          <w:ins w:id="16866" w:author="Summer 2023 updates" w:date="2024-07-31T13:42:00Z"/>
          <w:rFonts w:cs="Times New Roman"/>
          <w:color w:val="000000" w:themeColor="text1"/>
        </w:rPr>
      </w:pPr>
      <w:ins w:id="16867" w:author="Summer 2023 updates" w:date="2024-07-31T13:42:00Z">
        <w:r>
          <w:rPr>
            <w:rFonts w:cs="Times New Roman"/>
            <w:color w:val="000000" w:themeColor="text1"/>
          </w:rPr>
          <w:t>MELINDA WESTPHALEN</w:t>
        </w:r>
      </w:ins>
    </w:p>
    <w:p w14:paraId="19C6EB46" w14:textId="77777777" w:rsidR="00B07F3D" w:rsidRPr="00424939" w:rsidRDefault="00D95BB1" w:rsidP="007D1E38">
      <w:pPr>
        <w:spacing w:after="0"/>
        <w:rPr>
          <w:del w:id="16868" w:author="Summer 2023 updates" w:date="2024-07-31T13:42:00Z"/>
          <w:rFonts w:cs="Times New Roman"/>
          <w:color w:val="000000" w:themeColor="text1"/>
        </w:rPr>
      </w:pPr>
      <w:r>
        <w:rPr>
          <w:rFonts w:cs="Times New Roman"/>
          <w:color w:val="000000" w:themeColor="text1"/>
        </w:rPr>
        <w:t xml:space="preserve">Adjunct </w:t>
      </w:r>
      <w:del w:id="16869" w:author="Summer 2023 updates" w:date="2024-07-31T13:42:00Z">
        <w:r w:rsidR="00AE5C5D">
          <w:rPr>
            <w:rFonts w:cs="Times New Roman"/>
            <w:color w:val="000000" w:themeColor="text1"/>
          </w:rPr>
          <w:delText>Instructor of Kinesiology</w:delText>
        </w:r>
        <w:r w:rsidR="00786897">
          <w:rPr>
            <w:rFonts w:cs="Times New Roman"/>
            <w:color w:val="000000" w:themeColor="text1"/>
          </w:rPr>
          <w:delText>.</w:delText>
        </w:r>
      </w:del>
    </w:p>
    <w:p w14:paraId="7F3CAB8D" w14:textId="77777777" w:rsidR="00B07F3D" w:rsidRPr="00424939" w:rsidRDefault="00B07F3D" w:rsidP="007D1E38">
      <w:pPr>
        <w:spacing w:after="100"/>
        <w:rPr>
          <w:del w:id="16870" w:author="Summer 2023 updates" w:date="2024-07-31T13:42:00Z"/>
          <w:rFonts w:cs="Times New Roman"/>
          <w:color w:val="000000" w:themeColor="text1"/>
        </w:rPr>
      </w:pPr>
      <w:del w:id="16871" w:author="Summer 2023 updates" w:date="2024-07-31T13:42:00Z">
        <w:r w:rsidRPr="00424939">
          <w:rPr>
            <w:rFonts w:cs="Times New Roman"/>
            <w:color w:val="000000" w:themeColor="text1"/>
          </w:rPr>
          <w:delText>B.A., Central College; M.A., University of Iowa.</w:delText>
        </w:r>
      </w:del>
    </w:p>
    <w:p w14:paraId="558E393B" w14:textId="77777777" w:rsidR="00B07F3D" w:rsidRPr="00424939" w:rsidRDefault="00B07F3D" w:rsidP="007D1E38">
      <w:pPr>
        <w:spacing w:after="0"/>
        <w:rPr>
          <w:del w:id="16872" w:author="Summer 2023 updates" w:date="2024-07-31T13:42:00Z"/>
          <w:rFonts w:cs="Times New Roman"/>
          <w:color w:val="000000" w:themeColor="text1"/>
        </w:rPr>
      </w:pPr>
      <w:del w:id="16873" w:author="Summer 2023 updates" w:date="2024-07-31T13:42:00Z">
        <w:r w:rsidRPr="00424939">
          <w:rPr>
            <w:rFonts w:cs="Times New Roman"/>
            <w:color w:val="000000" w:themeColor="text1"/>
          </w:rPr>
          <w:delText>KARLA STEFFENS</w:delText>
        </w:r>
      </w:del>
    </w:p>
    <w:p w14:paraId="5FBAC055" w14:textId="4C3673C2" w:rsidR="00D95BB1" w:rsidRDefault="00D95BB1" w:rsidP="00D95BB1">
      <w:pPr>
        <w:spacing w:after="0"/>
        <w:rPr>
          <w:rFonts w:cs="Times New Roman"/>
          <w:color w:val="000000" w:themeColor="text1"/>
        </w:rPr>
      </w:pPr>
      <w:r>
        <w:rPr>
          <w:rFonts w:cs="Times New Roman"/>
          <w:color w:val="000000" w:themeColor="text1"/>
        </w:rPr>
        <w:t xml:space="preserve">Assistant Professor of </w:t>
      </w:r>
      <w:del w:id="16874" w:author="Summer 2023 updates" w:date="2024-07-31T13:42:00Z">
        <w:r w:rsidR="00B07F3D" w:rsidRPr="00424939">
          <w:rPr>
            <w:rFonts w:cs="Times New Roman"/>
            <w:color w:val="000000" w:themeColor="text1"/>
          </w:rPr>
          <w:delText>Theatre Arts</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Theatre Arts</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00B07F3D" w:rsidRPr="00424939">
          <w:rPr>
            <w:rFonts w:cs="Times New Roman"/>
            <w:color w:val="000000" w:themeColor="text1"/>
          </w:rPr>
          <w:delText xml:space="preserve"> and Gender and Sexuality Studies; Coordinator of Crimson Fellows Program</w:delText>
        </w:r>
        <w:r w:rsidR="008C196D" w:rsidRPr="00424939">
          <w:rPr>
            <w:rFonts w:cs="Times New Roman"/>
            <w:color w:val="000000" w:themeColor="text1"/>
          </w:rPr>
          <w:fldChar w:fldCharType="begin"/>
        </w:r>
        <w:r w:rsidR="008C196D" w:rsidRPr="00424939">
          <w:rPr>
            <w:color w:val="000000" w:themeColor="text1"/>
          </w:rPr>
          <w:delInstrText xml:space="preserve"> XE "Crimson Fellows Program" </w:delInstrText>
        </w:r>
        <w:r w:rsidR="008C196D" w:rsidRPr="00424939">
          <w:rPr>
            <w:rFonts w:cs="Times New Roman"/>
            <w:color w:val="000000" w:themeColor="text1"/>
          </w:rPr>
          <w:fldChar w:fldCharType="end"/>
        </w:r>
        <w:r w:rsidR="00B07F3D" w:rsidRPr="00424939">
          <w:rPr>
            <w:rFonts w:cs="Times New Roman"/>
            <w:color w:val="000000" w:themeColor="text1"/>
          </w:rPr>
          <w:delText>.</w:delText>
        </w:r>
      </w:del>
      <w:ins w:id="16875" w:author="Summer 2023 updates" w:date="2024-07-31T13:42:00Z">
        <w:r>
          <w:rPr>
            <w:rFonts w:cs="Times New Roman"/>
            <w:color w:val="000000" w:themeColor="text1"/>
          </w:rPr>
          <w:t>Music.</w:t>
        </w:r>
      </w:ins>
    </w:p>
    <w:p w14:paraId="1A7164CF" w14:textId="0BC8FC28" w:rsidR="00D95BB1" w:rsidRDefault="00D95BB1" w:rsidP="00D95BB1">
      <w:pPr>
        <w:spacing w:after="100"/>
        <w:rPr>
          <w:rFonts w:cs="Times New Roman"/>
          <w:color w:val="000000" w:themeColor="text1"/>
        </w:rPr>
      </w:pPr>
      <w:r>
        <w:rPr>
          <w:rFonts w:cs="Times New Roman"/>
          <w:color w:val="000000" w:themeColor="text1"/>
        </w:rPr>
        <w:t xml:space="preserve">B.A., </w:t>
      </w:r>
      <w:del w:id="16876" w:author="Summer 2023 updates" w:date="2024-07-31T13:42:00Z">
        <w:r w:rsidR="00B07F3D" w:rsidRPr="00424939">
          <w:rPr>
            <w:rFonts w:cs="Times New Roman"/>
            <w:color w:val="000000" w:themeColor="text1"/>
          </w:rPr>
          <w:delText>Southern Illinois</w:delText>
        </w:r>
      </w:del>
      <w:ins w:id="16877" w:author="Summer 2023 updates" w:date="2024-07-31T13:42:00Z">
        <w:r>
          <w:rPr>
            <w:rFonts w:cs="Times New Roman"/>
            <w:color w:val="000000" w:themeColor="text1"/>
          </w:rPr>
          <w:t>Ohio Wesleyan</w:t>
        </w:r>
      </w:ins>
      <w:r>
        <w:rPr>
          <w:rFonts w:cs="Times New Roman"/>
          <w:color w:val="000000" w:themeColor="text1"/>
        </w:rPr>
        <w:t xml:space="preserve"> University; M.A., </w:t>
      </w:r>
      <w:del w:id="16878" w:author="Summer 2023 updates" w:date="2024-07-31T13:42:00Z">
        <w:r w:rsidR="00B07F3D" w:rsidRPr="00424939">
          <w:rPr>
            <w:rFonts w:cs="Times New Roman"/>
            <w:color w:val="000000" w:themeColor="text1"/>
          </w:rPr>
          <w:delText>Johns Hopkins University; M.F.A.,</w:delText>
        </w:r>
      </w:del>
      <w:ins w:id="16879" w:author="Summer 2023 updates" w:date="2024-07-31T13:42:00Z">
        <w:r>
          <w:rPr>
            <w:rFonts w:cs="Times New Roman"/>
            <w:color w:val="000000" w:themeColor="text1"/>
          </w:rPr>
          <w:t>Ph.D.,</w:t>
        </w:r>
      </w:ins>
      <w:r>
        <w:rPr>
          <w:rFonts w:cs="Times New Roman"/>
          <w:color w:val="000000" w:themeColor="text1"/>
        </w:rPr>
        <w:t xml:space="preserve"> University of Iowa.</w:t>
      </w:r>
    </w:p>
    <w:p w14:paraId="387E4F77" w14:textId="77777777" w:rsidR="00AE5C5D" w:rsidRDefault="00AE5C5D" w:rsidP="007D1E38">
      <w:pPr>
        <w:spacing w:after="100"/>
        <w:rPr>
          <w:del w:id="16880" w:author="Summer 2023 updates" w:date="2024-07-31T13:42:00Z"/>
          <w:rFonts w:cs="Times New Roman"/>
          <w:color w:val="000000" w:themeColor="text1"/>
        </w:rPr>
      </w:pPr>
      <w:del w:id="16881" w:author="Summer 2023 updates" w:date="2024-07-31T13:42:00Z">
        <w:r>
          <w:rPr>
            <w:rFonts w:cs="Times New Roman"/>
            <w:color w:val="000000" w:themeColor="text1"/>
          </w:rPr>
          <w:delText>CHERISH STEPHENSON</w:delText>
        </w:r>
        <w:r>
          <w:rPr>
            <w:rFonts w:cs="Times New Roman"/>
            <w:color w:val="000000" w:themeColor="text1"/>
          </w:rPr>
          <w:br/>
          <w:delText>Adjunct Instructor of Psychology</w:delText>
        </w:r>
        <w:r w:rsidR="00786897">
          <w:rPr>
            <w:rFonts w:cs="Times New Roman"/>
            <w:color w:val="000000" w:themeColor="text1"/>
          </w:rPr>
          <w:delText>.</w:delText>
        </w:r>
        <w:r>
          <w:rPr>
            <w:rFonts w:cs="Times New Roman"/>
            <w:color w:val="000000" w:themeColor="text1"/>
          </w:rPr>
          <w:br/>
          <w:delText>B.A., Coe College; M.S., University of North Carolina at Chapel Hill.</w:delText>
        </w:r>
      </w:del>
    </w:p>
    <w:p w14:paraId="0B350A35" w14:textId="3401E8BB" w:rsidR="00D95BB1" w:rsidRDefault="00D95BB1" w:rsidP="00D95BB1">
      <w:pPr>
        <w:spacing w:after="100"/>
        <w:rPr>
          <w:rFonts w:cs="Times New Roman"/>
          <w:color w:val="000000" w:themeColor="text1"/>
        </w:rPr>
      </w:pPr>
      <w:r>
        <w:rPr>
          <w:rFonts w:cs="Times New Roman"/>
          <w:color w:val="000000" w:themeColor="text1"/>
        </w:rPr>
        <w:t>JAMES WETZEL</w:t>
      </w:r>
      <w:r>
        <w:rPr>
          <w:rFonts w:cs="Times New Roman"/>
          <w:color w:val="000000" w:themeColor="text1"/>
        </w:rPr>
        <w:br/>
        <w:t>Adjunct Instructor of Astronomy.</w:t>
      </w:r>
      <w:r>
        <w:rPr>
          <w:rFonts w:cs="Times New Roman"/>
          <w:color w:val="000000" w:themeColor="text1"/>
        </w:rPr>
        <w:br/>
        <w:t>B.SC., University of Iowa.</w:t>
      </w:r>
    </w:p>
    <w:p w14:paraId="60BB6644" w14:textId="77777777" w:rsidR="00594DBA" w:rsidRPr="00424939" w:rsidRDefault="00594DBA" w:rsidP="007D1E38">
      <w:pPr>
        <w:spacing w:after="0"/>
        <w:rPr>
          <w:del w:id="16882" w:author="Summer 2023 updates" w:date="2024-07-31T13:42:00Z"/>
          <w:rFonts w:cs="Times New Roman"/>
          <w:color w:val="000000" w:themeColor="text1"/>
        </w:rPr>
      </w:pPr>
      <w:del w:id="16883" w:author="Summer 2023 updates" w:date="2024-07-31T13:42:00Z">
        <w:r w:rsidRPr="00424939">
          <w:rPr>
            <w:rFonts w:cs="Times New Roman"/>
            <w:color w:val="000000" w:themeColor="text1"/>
          </w:rPr>
          <w:delText>BRETT A. WOLGAST</w:delText>
        </w:r>
      </w:del>
    </w:p>
    <w:p w14:paraId="104F16F9" w14:textId="77777777" w:rsidR="00594DBA" w:rsidRPr="00424939" w:rsidRDefault="00594DBA" w:rsidP="007D1E38">
      <w:pPr>
        <w:spacing w:after="0"/>
        <w:rPr>
          <w:del w:id="16884" w:author="Summer 2023 updates" w:date="2024-07-31T13:42:00Z"/>
          <w:rFonts w:cs="Times New Roman"/>
          <w:color w:val="000000" w:themeColor="text1"/>
        </w:rPr>
      </w:pPr>
      <w:del w:id="16885" w:author="Summer 2023 updates" w:date="2024-07-31T13:42:00Z">
        <w:r w:rsidRPr="00424939">
          <w:rPr>
            <w:rFonts w:cs="Times New Roman"/>
            <w:color w:val="000000" w:themeColor="text1"/>
          </w:rPr>
          <w:delText>Assistant Professor of Piano; College Organist.</w:delText>
        </w:r>
      </w:del>
    </w:p>
    <w:p w14:paraId="453100E2" w14:textId="77777777" w:rsidR="00D00D91" w:rsidRDefault="00594DBA" w:rsidP="00D00D91">
      <w:pPr>
        <w:spacing w:after="0"/>
        <w:rPr>
          <w:del w:id="16886" w:author="Summer 2023 updates" w:date="2024-07-31T13:42:00Z"/>
          <w:rFonts w:cs="Times New Roman"/>
          <w:color w:val="000000" w:themeColor="text1"/>
        </w:rPr>
      </w:pPr>
      <w:del w:id="16887" w:author="Summer 2023 updates" w:date="2024-07-31T13:42:00Z">
        <w:r w:rsidRPr="00424939">
          <w:rPr>
            <w:rFonts w:cs="Times New Roman"/>
            <w:color w:val="000000" w:themeColor="text1"/>
          </w:rPr>
          <w:delText>B.M., Kansas State University; M.A., M.F.A., D.M.A., University of Iowa.</w:delText>
        </w:r>
      </w:del>
    </w:p>
    <w:p w14:paraId="03FBC150" w14:textId="77777777" w:rsidR="00D00D91" w:rsidRPr="00D00D91" w:rsidRDefault="00D00D91" w:rsidP="00D00D91">
      <w:pPr>
        <w:spacing w:after="0"/>
        <w:rPr>
          <w:del w:id="16888" w:author="Summer 2023 updates" w:date="2024-07-31T13:42:00Z"/>
          <w:rStyle w:val="Strong"/>
          <w:rFonts w:ascii="Garamond" w:hAnsi="Garamond"/>
          <w:b w:val="0"/>
          <w:bCs w:val="0"/>
          <w:smallCaps w:val="0"/>
          <w:color w:val="000000" w:themeColor="text1"/>
        </w:rPr>
      </w:pPr>
    </w:p>
    <w:p w14:paraId="6C33BA0E" w14:textId="77777777" w:rsidR="00B07F3D" w:rsidRPr="00424939" w:rsidRDefault="00B07F3D" w:rsidP="007D1E38">
      <w:pPr>
        <w:spacing w:after="0"/>
        <w:rPr>
          <w:del w:id="16889" w:author="Summer 2023 updates" w:date="2024-07-31T13:42:00Z"/>
          <w:rStyle w:val="Strong"/>
          <w:rFonts w:ascii="Garamond" w:hAnsi="Garamond"/>
          <w:color w:val="000000" w:themeColor="text1"/>
        </w:rPr>
      </w:pPr>
      <w:del w:id="16890" w:author="Summer 2023 updates" w:date="2024-07-31T13:42:00Z">
        <w:r w:rsidRPr="00424939">
          <w:rPr>
            <w:rStyle w:val="Strong"/>
            <w:rFonts w:ascii="Garamond" w:hAnsi="Garamond"/>
            <w:color w:val="000000" w:themeColor="text1"/>
          </w:rPr>
          <w:delText>Special Program Faculty</w:delText>
        </w:r>
        <w:r w:rsidR="002E2CCC" w:rsidRPr="00424939">
          <w:rPr>
            <w:rStyle w:val="Strong"/>
            <w:rFonts w:ascii="Garamond" w:hAnsi="Garamond"/>
            <w:color w:val="000000" w:themeColor="text1"/>
          </w:rPr>
          <w:fldChar w:fldCharType="begin"/>
        </w:r>
        <w:r w:rsidR="002E2CCC" w:rsidRPr="00424939">
          <w:rPr>
            <w:color w:val="000000" w:themeColor="text1"/>
          </w:rPr>
          <w:delInstrText xml:space="preserve"> XE "Faculty" </w:delInstrText>
        </w:r>
        <w:r w:rsidR="002E2CCC" w:rsidRPr="00424939">
          <w:rPr>
            <w:rStyle w:val="Strong"/>
            <w:rFonts w:ascii="Garamond" w:hAnsi="Garamond"/>
            <w:color w:val="000000" w:themeColor="text1"/>
          </w:rPr>
          <w:fldChar w:fldCharType="end"/>
        </w:r>
      </w:del>
    </w:p>
    <w:p w14:paraId="484A13EB" w14:textId="77777777" w:rsidR="00D95BB1" w:rsidRDefault="00D95BB1" w:rsidP="00D95BB1">
      <w:pPr>
        <w:spacing w:after="100"/>
        <w:rPr>
          <w:ins w:id="16891" w:author="Summer 2023 updates" w:date="2024-07-31T13:42:00Z"/>
          <w:rFonts w:cs="Times New Roman"/>
          <w:color w:val="000000" w:themeColor="text1"/>
        </w:rPr>
      </w:pPr>
    </w:p>
    <w:p w14:paraId="5580CC4E" w14:textId="77777777" w:rsidR="00D95BB1" w:rsidRDefault="00D95BB1">
      <w:pPr>
        <w:spacing w:after="200" w:line="276" w:lineRule="auto"/>
        <w:rPr>
          <w:ins w:id="16892" w:author="Summer 2023 updates" w:date="2024-07-31T13:42:00Z"/>
          <w:rStyle w:val="FontStyle15"/>
          <w:rFonts w:ascii="Garamond" w:eastAsiaTheme="majorEastAsia" w:hAnsi="Garamond"/>
          <w:b/>
          <w:iCs/>
          <w:smallCaps/>
          <w:color w:val="000000" w:themeColor="text1"/>
          <w:sz w:val="36"/>
          <w:szCs w:val="36"/>
        </w:rPr>
      </w:pPr>
      <w:ins w:id="16893" w:author="Summer 2023 updates" w:date="2024-07-31T13:42:00Z">
        <w:r>
          <w:rPr>
            <w:rStyle w:val="FontStyle15"/>
            <w:rFonts w:ascii="Garamond" w:hAnsi="Garamond"/>
            <w:color w:val="000000" w:themeColor="text1"/>
            <w:sz w:val="36"/>
            <w:szCs w:val="36"/>
          </w:rPr>
          <w:br w:type="page"/>
        </w:r>
      </w:ins>
    </w:p>
    <w:p w14:paraId="17759A6F" w14:textId="77777777" w:rsidR="00D95BB1" w:rsidRPr="00424939" w:rsidRDefault="00D95BB1" w:rsidP="00D95BB1">
      <w:pPr>
        <w:spacing w:after="0"/>
        <w:rPr>
          <w:moveFrom w:id="16894" w:author="Summer 2023 updates" w:date="2024-07-31T13:42:00Z"/>
          <w:color w:val="000000" w:themeColor="text1"/>
        </w:rPr>
      </w:pPr>
      <w:moveFromRangeStart w:id="16895" w:author="Summer 2023 updates" w:date="2024-07-31T13:42:00Z" w:name="move173325826"/>
      <w:moveFrom w:id="16896" w:author="Summer 2023 updates" w:date="2024-07-31T13:42:00Z">
        <w:r w:rsidRPr="00424939">
          <w:rPr>
            <w:rFonts w:cs="Times New Roman"/>
            <w:color w:val="000000" w:themeColor="text1"/>
          </w:rPr>
          <w:t>ANNA DREXLER</w:t>
        </w:r>
      </w:moveFrom>
    </w:p>
    <w:moveFromRangeEnd w:id="16895"/>
    <w:p w14:paraId="15B244CE" w14:textId="77777777" w:rsidR="00B07F3D" w:rsidRPr="00424939" w:rsidRDefault="00B07F3D" w:rsidP="007D1E38">
      <w:pPr>
        <w:spacing w:after="0"/>
        <w:rPr>
          <w:del w:id="16897" w:author="Summer 2023 updates" w:date="2024-07-31T13:42:00Z"/>
          <w:rFonts w:cs="Times New Roman"/>
          <w:color w:val="000000" w:themeColor="text1"/>
        </w:rPr>
      </w:pPr>
      <w:del w:id="16898" w:author="Summer 2023 updates" w:date="2024-07-31T13:42:00Z">
        <w:r w:rsidRPr="00424939">
          <w:rPr>
            <w:rFonts w:cs="Times New Roman"/>
            <w:color w:val="000000" w:themeColor="text1"/>
          </w:rPr>
          <w:delText>Instructor and Director of English</w:delText>
        </w:r>
        <w:r w:rsidR="00B8454E" w:rsidRPr="00424939">
          <w:rPr>
            <w:rFonts w:cs="Times New Roman"/>
            <w:color w:val="000000" w:themeColor="text1"/>
          </w:rPr>
          <w:fldChar w:fldCharType="begin"/>
        </w:r>
        <w:r w:rsidR="00B8454E" w:rsidRPr="00424939">
          <w:rPr>
            <w:color w:val="000000" w:themeColor="text1"/>
          </w:rPr>
          <w:delInstrText xml:space="preserve"> XE "</w:delInstrText>
        </w:r>
        <w:r w:rsidR="00B8454E" w:rsidRPr="00424939">
          <w:rPr>
            <w:rFonts w:cs="Times New Roman"/>
            <w:color w:val="000000" w:themeColor="text1"/>
          </w:rPr>
          <w:delInstrText>English</w:delInstrText>
        </w:r>
        <w:r w:rsidR="00B8454E" w:rsidRPr="00424939">
          <w:rPr>
            <w:color w:val="000000" w:themeColor="text1"/>
          </w:rPr>
          <w:delInstrText xml:space="preserve">" </w:delInstrText>
        </w:r>
        <w:r w:rsidR="00B8454E" w:rsidRPr="00424939">
          <w:rPr>
            <w:rFonts w:cs="Times New Roman"/>
            <w:color w:val="000000" w:themeColor="text1"/>
          </w:rPr>
          <w:fldChar w:fldCharType="end"/>
        </w:r>
        <w:r w:rsidRPr="00424939">
          <w:rPr>
            <w:rFonts w:cs="Times New Roman"/>
            <w:color w:val="000000" w:themeColor="text1"/>
          </w:rPr>
          <w:delText xml:space="preserve"> as a Second Language.</w:delText>
        </w:r>
      </w:del>
    </w:p>
    <w:p w14:paraId="55C3BA34" w14:textId="77777777" w:rsidR="00B07F3D" w:rsidRPr="00424939" w:rsidRDefault="00D95BB1" w:rsidP="007D1E38">
      <w:pPr>
        <w:spacing w:after="120"/>
        <w:rPr>
          <w:del w:id="16899" w:author="Summer 2023 updates" w:date="2024-07-31T13:42:00Z"/>
          <w:rFonts w:cs="Times New Roman"/>
          <w:color w:val="000000" w:themeColor="text1"/>
        </w:rPr>
      </w:pPr>
      <w:moveFromRangeStart w:id="16900" w:author="Summer 2023 updates" w:date="2024-07-31T13:42:00Z" w:name="move173325827"/>
      <w:moveFrom w:id="16901" w:author="Summer 2023 updates" w:date="2024-07-31T13:42:00Z">
        <w:r w:rsidRPr="00424939">
          <w:rPr>
            <w:rFonts w:cs="Times New Roman"/>
            <w:color w:val="000000" w:themeColor="text1"/>
          </w:rPr>
          <w:t xml:space="preserve">B.A., Coe College; M.F.A., </w:t>
        </w:r>
      </w:moveFrom>
      <w:moveFromRangeEnd w:id="16900"/>
      <w:del w:id="16902" w:author="Summer 2023 updates" w:date="2024-07-31T13:42:00Z">
        <w:r w:rsidR="00B07F3D" w:rsidRPr="00424939">
          <w:rPr>
            <w:rFonts w:cs="Times New Roman"/>
            <w:color w:val="000000" w:themeColor="text1"/>
          </w:rPr>
          <w:delText>University of Oregon.</w:delText>
        </w:r>
      </w:del>
    </w:p>
    <w:p w14:paraId="50CB4291" w14:textId="77777777" w:rsidR="00B07F3D" w:rsidRPr="00424939" w:rsidRDefault="00B07F3D" w:rsidP="007D1E38">
      <w:pPr>
        <w:pStyle w:val="Default"/>
        <w:rPr>
          <w:del w:id="16903" w:author="Summer 2023 updates" w:date="2024-07-31T13:42:00Z"/>
          <w:rFonts w:ascii="Garamond" w:hAnsi="Garamond"/>
          <w:color w:val="000000" w:themeColor="text1"/>
          <w:sz w:val="22"/>
          <w:szCs w:val="22"/>
        </w:rPr>
      </w:pPr>
      <w:del w:id="16904" w:author="Summer 2023 updates" w:date="2024-07-31T13:42:00Z">
        <w:r w:rsidRPr="00424939">
          <w:rPr>
            <w:rFonts w:ascii="Garamond" w:hAnsi="Garamond"/>
            <w:color w:val="000000" w:themeColor="text1"/>
            <w:sz w:val="22"/>
            <w:szCs w:val="22"/>
          </w:rPr>
          <w:delText>KATHY WELSH</w:delText>
        </w:r>
      </w:del>
    </w:p>
    <w:p w14:paraId="20C5A12D" w14:textId="77777777" w:rsidR="00B07F3D" w:rsidRPr="00424939" w:rsidRDefault="00B07F3D" w:rsidP="007D1E38">
      <w:pPr>
        <w:pStyle w:val="Default"/>
        <w:rPr>
          <w:del w:id="16905" w:author="Summer 2023 updates" w:date="2024-07-31T13:42:00Z"/>
          <w:rFonts w:ascii="Garamond" w:hAnsi="Garamond"/>
          <w:color w:val="000000" w:themeColor="text1"/>
          <w:sz w:val="22"/>
          <w:szCs w:val="22"/>
        </w:rPr>
      </w:pPr>
      <w:del w:id="16906" w:author="Summer 2023 updates" w:date="2024-07-31T13:42:00Z">
        <w:r w:rsidRPr="00424939">
          <w:rPr>
            <w:rFonts w:ascii="Garamond" w:hAnsi="Garamond"/>
            <w:color w:val="000000" w:themeColor="text1"/>
            <w:sz w:val="22"/>
            <w:szCs w:val="22"/>
          </w:rPr>
          <w:delText>Instructor in English</w:delText>
        </w:r>
        <w:r w:rsidR="00B8454E" w:rsidRPr="00424939">
          <w:rPr>
            <w:rFonts w:ascii="Garamond" w:hAnsi="Garamond"/>
            <w:color w:val="000000" w:themeColor="text1"/>
            <w:sz w:val="22"/>
            <w:szCs w:val="22"/>
          </w:rPr>
          <w:fldChar w:fldCharType="begin"/>
        </w:r>
        <w:r w:rsidR="00B8454E" w:rsidRPr="00424939">
          <w:rPr>
            <w:rFonts w:ascii="Garamond" w:hAnsi="Garamond"/>
            <w:color w:val="000000" w:themeColor="text1"/>
          </w:rPr>
          <w:delInstrText xml:space="preserve"> XE "English" </w:delInstrText>
        </w:r>
        <w:r w:rsidR="00B8454E" w:rsidRPr="00424939">
          <w:rPr>
            <w:rFonts w:ascii="Garamond" w:hAnsi="Garamond"/>
            <w:color w:val="000000" w:themeColor="text1"/>
            <w:sz w:val="22"/>
            <w:szCs w:val="22"/>
          </w:rPr>
          <w:fldChar w:fldCharType="end"/>
        </w:r>
        <w:r w:rsidRPr="00424939">
          <w:rPr>
            <w:rFonts w:ascii="Garamond" w:hAnsi="Garamond"/>
            <w:color w:val="000000" w:themeColor="text1"/>
            <w:sz w:val="22"/>
            <w:szCs w:val="22"/>
          </w:rPr>
          <w:delText xml:space="preserve"> as a Second Language.</w:delText>
        </w:r>
      </w:del>
    </w:p>
    <w:p w14:paraId="58C4EF6C" w14:textId="77777777" w:rsidR="00B07F3D" w:rsidRPr="00424939" w:rsidRDefault="00B07F3D" w:rsidP="007D1E38">
      <w:pPr>
        <w:pStyle w:val="Default"/>
        <w:rPr>
          <w:del w:id="16907" w:author="Summer 2023 updates" w:date="2024-07-31T13:42:00Z"/>
          <w:rStyle w:val="Strong"/>
          <w:rFonts w:ascii="Garamond" w:hAnsi="Garamond"/>
          <w:color w:val="000000" w:themeColor="text1"/>
        </w:rPr>
      </w:pPr>
      <w:del w:id="16908" w:author="Summer 2023 updates" w:date="2024-07-31T13:42:00Z">
        <w:r w:rsidRPr="00424939">
          <w:rPr>
            <w:rFonts w:ascii="Garamond" w:hAnsi="Garamond"/>
            <w:color w:val="000000" w:themeColor="text1"/>
            <w:sz w:val="22"/>
            <w:szCs w:val="22"/>
          </w:rPr>
          <w:delText>B.A., M.A., University of Iowa.</w:delText>
        </w:r>
        <w:r w:rsidRPr="00424939">
          <w:rPr>
            <w:rStyle w:val="Strong"/>
            <w:rFonts w:ascii="Garamond" w:hAnsi="Garamond"/>
            <w:color w:val="000000" w:themeColor="text1"/>
          </w:rPr>
          <w:br w:type="page"/>
        </w:r>
      </w:del>
    </w:p>
    <w:p w14:paraId="2CD2FBE1" w14:textId="73065A51" w:rsidR="004B10E8" w:rsidRPr="008204EF" w:rsidRDefault="00571A06" w:rsidP="00571A06">
      <w:pPr>
        <w:pStyle w:val="Heading4"/>
        <w:rPr>
          <w:rStyle w:val="FontStyle15"/>
          <w:rFonts w:ascii="Garamond" w:hAnsi="Garamond"/>
          <w:color w:val="000000" w:themeColor="text1"/>
          <w:sz w:val="36"/>
          <w:szCs w:val="36"/>
        </w:rPr>
      </w:pPr>
      <w:bookmarkStart w:id="16909" w:name="_Toc141355814"/>
      <w:bookmarkStart w:id="16910" w:name="_Toc110005295"/>
      <w:r w:rsidRPr="008204EF">
        <w:rPr>
          <w:rStyle w:val="FontStyle15"/>
          <w:rFonts w:ascii="Garamond" w:hAnsi="Garamond"/>
          <w:color w:val="000000" w:themeColor="text1"/>
          <w:sz w:val="36"/>
          <w:szCs w:val="36"/>
        </w:rPr>
        <w:t>Campus Map</w:t>
      </w:r>
      <w:bookmarkEnd w:id="16909"/>
      <w:bookmarkEnd w:id="16910"/>
    </w:p>
    <w:p w14:paraId="28E1F84E" w14:textId="1621E54B" w:rsidR="00820616" w:rsidRPr="00424939" w:rsidRDefault="00786897" w:rsidP="008204EF">
      <w:pPr>
        <w:pStyle w:val="Style2"/>
        <w:widowControl/>
        <w:tabs>
          <w:tab w:val="right" w:pos="9360"/>
        </w:tabs>
        <w:spacing w:before="10" w:line="360" w:lineRule="auto"/>
        <w:rPr>
          <w:rStyle w:val="FontStyle15"/>
          <w:rFonts w:ascii="Garamond" w:hAnsi="Garamond"/>
          <w:b/>
          <w:color w:val="000000" w:themeColor="text1"/>
        </w:rPr>
      </w:pPr>
      <w:r w:rsidRPr="00786897">
        <w:rPr>
          <w:noProof/>
        </w:rPr>
        <w:t xml:space="preserve"> </w:t>
      </w:r>
      <w:del w:id="16911" w:author="Summer 2023 updates" w:date="2024-07-31T13:42:00Z">
        <w:r>
          <w:rPr>
            <w:noProof/>
          </w:rPr>
          <w:drawing>
            <wp:inline distT="0" distB="0" distL="0" distR="0" wp14:anchorId="2D6626AB" wp14:editId="42E63F58">
              <wp:extent cx="6400800" cy="5093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saturation sat="33000"/>
                                </a14:imgEffect>
                              </a14:imgLayer>
                            </a14:imgProps>
                          </a:ext>
                        </a:extLst>
                      </a:blip>
                      <a:stretch>
                        <a:fillRect/>
                      </a:stretch>
                    </pic:blipFill>
                    <pic:spPr>
                      <a:xfrm>
                        <a:off x="0" y="0"/>
                        <a:ext cx="6400800" cy="5093970"/>
                      </a:xfrm>
                      <a:prstGeom prst="rect">
                        <a:avLst/>
                      </a:prstGeom>
                    </pic:spPr>
                  </pic:pic>
                </a:graphicData>
              </a:graphic>
            </wp:inline>
          </w:drawing>
        </w:r>
      </w:del>
      <w:ins w:id="16912" w:author="Summer 2023 updates" w:date="2024-07-31T13:42:00Z">
        <w:r w:rsidR="00CC4D63">
          <w:rPr>
            <w:noProof/>
          </w:rPr>
          <w:pict w14:anchorId="438DD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9.5pt;height:395.25pt;mso-width-percent:0;mso-height-percent:0;mso-width-percent:0;mso-height-percent:0">
              <v:imagedata r:id="rId27" o:title="Campus-Map_full-screen" croptop="1924f" cropbottom="2044f" cropleft="98f" cropright="2243f"/>
            </v:shape>
          </w:pict>
        </w:r>
      </w:ins>
    </w:p>
    <w:p w14:paraId="131CED43" w14:textId="77777777" w:rsidR="004B10E8" w:rsidRPr="00424939" w:rsidRDefault="004B10E8">
      <w:pPr>
        <w:rPr>
          <w:rStyle w:val="FontStyle15"/>
          <w:rFonts w:ascii="Garamond" w:eastAsia="Arial Unicode MS" w:hAnsi="Garamond"/>
          <w:b/>
          <w:color w:val="000000" w:themeColor="text1"/>
        </w:rPr>
      </w:pPr>
      <w:r w:rsidRPr="00424939">
        <w:rPr>
          <w:rStyle w:val="FontStyle15"/>
          <w:rFonts w:ascii="Garamond" w:hAnsi="Garamond"/>
          <w:b/>
          <w:color w:val="000000" w:themeColor="text1"/>
        </w:rPr>
        <w:br w:type="page"/>
      </w:r>
    </w:p>
    <w:p w14:paraId="29DF8E90" w14:textId="77777777" w:rsidR="00A364BA" w:rsidRPr="00A364BA" w:rsidRDefault="00311396" w:rsidP="002B623E">
      <w:pPr>
        <w:pStyle w:val="Heading1"/>
        <w:rPr>
          <w:b w:val="0"/>
          <w:rPrChange w:id="16913" w:author="Summer 2023 updates" w:date="2024-07-31T13:42:00Z">
            <w:rPr/>
          </w:rPrChange>
        </w:rPr>
      </w:pPr>
      <w:bookmarkStart w:id="16914" w:name="_Toc141355815"/>
      <w:bookmarkStart w:id="16915" w:name="_Toc110005296"/>
      <w:r w:rsidRPr="00311396">
        <w:rPr>
          <w:rStyle w:val="FontStyle15"/>
          <w:rFonts w:ascii="Garamond" w:hAnsi="Garamond"/>
          <w:sz w:val="22"/>
          <w:szCs w:val="22"/>
        </w:rPr>
        <w:t>INDEX</w:t>
      </w:r>
      <w:bookmarkEnd w:id="16914"/>
      <w:bookmarkEnd w:id="16915"/>
      <w:r w:rsidR="00393126" w:rsidRPr="00A364BA">
        <w:rPr>
          <w:b w:val="0"/>
          <w:sz w:val="18"/>
          <w:rPrChange w:id="16916" w:author="Summer 2023 updates" w:date="2024-07-31T13:42:00Z">
            <w:rPr/>
          </w:rPrChange>
        </w:rPr>
        <w:fldChar w:fldCharType="begin"/>
      </w:r>
      <w:r w:rsidR="00393126" w:rsidRPr="00A364BA">
        <w:rPr>
          <w:b w:val="0"/>
          <w:sz w:val="18"/>
          <w:rPrChange w:id="16917" w:author="Summer 2023 updates" w:date="2024-07-31T13:42:00Z">
            <w:rPr/>
          </w:rPrChange>
        </w:rPr>
        <w:instrText xml:space="preserve"> INDEX \c "2" \z "1033" </w:instrText>
      </w:r>
      <w:r w:rsidR="00393126" w:rsidRPr="00A364BA">
        <w:rPr>
          <w:b w:val="0"/>
          <w:sz w:val="18"/>
          <w:rPrChange w:id="16918" w:author="Summer 2023 updates" w:date="2024-07-31T13:42:00Z">
            <w:rPr/>
          </w:rPrChange>
        </w:rPr>
        <w:fldChar w:fldCharType="separate"/>
      </w:r>
    </w:p>
    <w:p w14:paraId="2799E338" w14:textId="77777777" w:rsidR="00A364BA" w:rsidRPr="00A364BA" w:rsidRDefault="00A364BA" w:rsidP="002B623E">
      <w:pPr>
        <w:pStyle w:val="Heading1"/>
        <w:rPr>
          <w:b w:val="0"/>
          <w:sz w:val="18"/>
          <w:rPrChange w:id="16919" w:author="Summer 2023 updates" w:date="2024-07-31T13:42:00Z">
            <w:rPr/>
          </w:rPrChange>
        </w:rPr>
        <w:sectPr w:rsidR="00A364BA" w:rsidRPr="00A364BA" w:rsidSect="00A364BA">
          <w:type w:val="continuous"/>
          <w:pgSz w:w="12240" w:h="15840"/>
          <w:pgMar w:top="1440" w:right="1080" w:bottom="1080" w:left="1080" w:header="720" w:footer="720" w:gutter="0"/>
          <w:cols w:space="720"/>
          <w:docGrid w:linePitch="360"/>
          <w:sectPrChange w:id="16920" w:author="Summer 2023 updates" w:date="2024-07-31T13:42:00Z">
            <w:sectPr w:rsidR="00A364BA" w:rsidRPr="00A364BA" w:rsidSect="00A364BA">
              <w:pgMar w:top="720" w:right="720" w:bottom="1080" w:left="1440" w:header="720" w:footer="720" w:gutter="0"/>
            </w:sectPr>
          </w:sectPrChange>
        </w:sectPr>
      </w:pPr>
    </w:p>
    <w:p w14:paraId="55AEB0E9" w14:textId="1618E8EA" w:rsidR="00A364BA" w:rsidRPr="00A364BA" w:rsidRDefault="00A364BA">
      <w:pPr>
        <w:pStyle w:val="Index1"/>
        <w:rPr>
          <w:ins w:id="16921" w:author="Summer 2023 updates" w:date="2024-07-31T13:42:00Z"/>
        </w:rPr>
      </w:pPr>
      <w:r w:rsidRPr="00A364BA">
        <w:rPr>
          <w:rPrChange w:id="16922" w:author="Summer 2023 updates" w:date="2024-07-31T13:42:00Z">
            <w:rPr>
              <w:sz w:val="22"/>
            </w:rPr>
          </w:rPrChange>
        </w:rPr>
        <w:t xml:space="preserve">Academic Calendar, </w:t>
      </w:r>
      <w:del w:id="16923" w:author="Summer 2023 updates" w:date="2024-07-31T13:42:00Z">
        <w:r w:rsidR="00311396" w:rsidRPr="00311396">
          <w:rPr>
            <w:sz w:val="22"/>
            <w:szCs w:val="22"/>
          </w:rPr>
          <w:delText xml:space="preserve">10, </w:delText>
        </w:r>
      </w:del>
      <w:r w:rsidRPr="00A364BA">
        <w:rPr>
          <w:rPrChange w:id="16924" w:author="Summer 2023 updates" w:date="2024-07-31T13:42:00Z">
            <w:rPr>
              <w:sz w:val="22"/>
            </w:rPr>
          </w:rPrChange>
        </w:rPr>
        <w:t xml:space="preserve">11, </w:t>
      </w:r>
      <w:ins w:id="16925" w:author="Summer 2023 updates" w:date="2024-07-31T13:42:00Z">
        <w:r w:rsidRPr="00A364BA">
          <w:t>21</w:t>
        </w:r>
      </w:ins>
    </w:p>
    <w:p w14:paraId="29C5C51F" w14:textId="77777777" w:rsidR="00A364BA" w:rsidRPr="00A364BA" w:rsidRDefault="00A364BA">
      <w:pPr>
        <w:pStyle w:val="Index1"/>
        <w:rPr>
          <w:rPrChange w:id="16926" w:author="Summer 2023 updates" w:date="2024-07-31T13:42:00Z">
            <w:rPr>
              <w:sz w:val="22"/>
            </w:rPr>
          </w:rPrChange>
        </w:rPr>
        <w:pPrChange w:id="16927" w:author="Summer 2023 updates" w:date="2024-07-31T13:42:00Z">
          <w:pPr>
            <w:pStyle w:val="Index1"/>
            <w:tabs>
              <w:tab w:val="right" w:leader="dot" w:pos="4670"/>
            </w:tabs>
          </w:pPr>
        </w:pPrChange>
      </w:pPr>
      <w:ins w:id="16928" w:author="Summer 2023 updates" w:date="2024-07-31T13:42:00Z">
        <w:r w:rsidRPr="00A364BA">
          <w:t xml:space="preserve">Academic Core, </w:t>
        </w:r>
      </w:ins>
      <w:r w:rsidRPr="00A364BA">
        <w:rPr>
          <w:rPrChange w:id="16929" w:author="Summer 2023 updates" w:date="2024-07-31T13:42:00Z">
            <w:rPr>
              <w:sz w:val="22"/>
            </w:rPr>
          </w:rPrChange>
        </w:rPr>
        <w:t>12</w:t>
      </w:r>
    </w:p>
    <w:p w14:paraId="2327EE03" w14:textId="54AC1998" w:rsidR="00A364BA" w:rsidRPr="00A364BA" w:rsidRDefault="00A364BA">
      <w:pPr>
        <w:pStyle w:val="Index1"/>
        <w:rPr>
          <w:rPrChange w:id="16930" w:author="Summer 2023 updates" w:date="2024-07-31T13:42:00Z">
            <w:rPr>
              <w:sz w:val="22"/>
            </w:rPr>
          </w:rPrChange>
        </w:rPr>
        <w:pPrChange w:id="16931" w:author="Summer 2023 updates" w:date="2024-07-31T13:42:00Z">
          <w:pPr>
            <w:pStyle w:val="Index1"/>
            <w:tabs>
              <w:tab w:val="right" w:leader="dot" w:pos="4670"/>
            </w:tabs>
          </w:pPr>
        </w:pPrChange>
      </w:pPr>
      <w:r w:rsidRPr="00A364BA">
        <w:rPr>
          <w:color w:val="000000" w:themeColor="text1"/>
          <w:rPrChange w:id="16932" w:author="Summer 2023 updates" w:date="2024-07-31T13:42:00Z">
            <w:rPr>
              <w:color w:val="000000" w:themeColor="text1"/>
              <w:sz w:val="22"/>
            </w:rPr>
          </w:rPrChange>
        </w:rPr>
        <w:t>Academic Dishonesty</w:t>
      </w:r>
      <w:r w:rsidRPr="00A364BA">
        <w:rPr>
          <w:rPrChange w:id="16933" w:author="Summer 2023 updates" w:date="2024-07-31T13:42:00Z">
            <w:rPr>
              <w:sz w:val="22"/>
            </w:rPr>
          </w:rPrChange>
        </w:rPr>
        <w:t xml:space="preserve">, </w:t>
      </w:r>
      <w:del w:id="16934" w:author="Summer 2023 updates" w:date="2024-07-31T13:42:00Z">
        <w:r w:rsidR="00311396" w:rsidRPr="00311396">
          <w:rPr>
            <w:sz w:val="22"/>
            <w:szCs w:val="22"/>
          </w:rPr>
          <w:delText>42</w:delText>
        </w:r>
      </w:del>
      <w:ins w:id="16935" w:author="Summer 2023 updates" w:date="2024-07-31T13:42:00Z">
        <w:r w:rsidRPr="00A364BA">
          <w:t>56</w:t>
        </w:r>
      </w:ins>
    </w:p>
    <w:p w14:paraId="4DE2A1F6" w14:textId="695ECC16" w:rsidR="00A364BA" w:rsidRPr="00A364BA" w:rsidRDefault="00A364BA">
      <w:pPr>
        <w:pStyle w:val="Index1"/>
        <w:rPr>
          <w:rPrChange w:id="16936" w:author="Summer 2023 updates" w:date="2024-07-31T13:42:00Z">
            <w:rPr>
              <w:sz w:val="22"/>
            </w:rPr>
          </w:rPrChange>
        </w:rPr>
        <w:pPrChange w:id="16937" w:author="Summer 2023 updates" w:date="2024-07-31T13:42:00Z">
          <w:pPr>
            <w:pStyle w:val="Index1"/>
            <w:tabs>
              <w:tab w:val="right" w:leader="dot" w:pos="4670"/>
            </w:tabs>
          </w:pPr>
        </w:pPrChange>
      </w:pPr>
      <w:r w:rsidRPr="00A364BA">
        <w:rPr>
          <w:rPrChange w:id="16938" w:author="Summer 2023 updates" w:date="2024-07-31T13:42:00Z">
            <w:rPr>
              <w:color w:val="000000" w:themeColor="text1"/>
              <w:sz w:val="22"/>
            </w:rPr>
          </w:rPrChange>
        </w:rPr>
        <w:t>Academic Integrity Policy</w:t>
      </w:r>
      <w:r w:rsidRPr="00A364BA">
        <w:rPr>
          <w:rPrChange w:id="16939" w:author="Summer 2023 updates" w:date="2024-07-31T13:42:00Z">
            <w:rPr>
              <w:sz w:val="22"/>
            </w:rPr>
          </w:rPrChange>
        </w:rPr>
        <w:t xml:space="preserve">, </w:t>
      </w:r>
      <w:del w:id="16940" w:author="Summer 2023 updates" w:date="2024-07-31T13:42:00Z">
        <w:r w:rsidR="00311396" w:rsidRPr="00311396">
          <w:rPr>
            <w:sz w:val="22"/>
            <w:szCs w:val="22"/>
          </w:rPr>
          <w:delText>42</w:delText>
        </w:r>
      </w:del>
      <w:ins w:id="16941" w:author="Summer 2023 updates" w:date="2024-07-31T13:42:00Z">
        <w:r w:rsidRPr="00A364BA">
          <w:t>56</w:t>
        </w:r>
      </w:ins>
    </w:p>
    <w:p w14:paraId="0A6C2F0A" w14:textId="74C84919" w:rsidR="00A364BA" w:rsidRPr="00A364BA" w:rsidRDefault="00A364BA">
      <w:pPr>
        <w:pStyle w:val="Index1"/>
        <w:rPr>
          <w:rPrChange w:id="16942" w:author="Summer 2023 updates" w:date="2024-07-31T13:42:00Z">
            <w:rPr>
              <w:sz w:val="22"/>
            </w:rPr>
          </w:rPrChange>
        </w:rPr>
        <w:pPrChange w:id="16943" w:author="Summer 2023 updates" w:date="2024-07-31T13:42:00Z">
          <w:pPr>
            <w:pStyle w:val="Index1"/>
            <w:tabs>
              <w:tab w:val="right" w:leader="dot" w:pos="4670"/>
            </w:tabs>
          </w:pPr>
        </w:pPrChange>
      </w:pPr>
      <w:r w:rsidRPr="00A364BA">
        <w:rPr>
          <w:color w:val="000000" w:themeColor="text1"/>
          <w:rPrChange w:id="16944" w:author="Summer 2023 updates" w:date="2024-07-31T13:42:00Z">
            <w:rPr>
              <w:color w:val="000000" w:themeColor="text1"/>
              <w:sz w:val="22"/>
            </w:rPr>
          </w:rPrChange>
        </w:rPr>
        <w:t>Academic Policies</w:t>
      </w:r>
      <w:r w:rsidRPr="00A364BA">
        <w:rPr>
          <w:rPrChange w:id="16945" w:author="Summer 2023 updates" w:date="2024-07-31T13:42:00Z">
            <w:rPr>
              <w:sz w:val="22"/>
            </w:rPr>
          </w:rPrChange>
        </w:rPr>
        <w:t xml:space="preserve">, </w:t>
      </w:r>
      <w:del w:id="16946" w:author="Summer 2023 updates" w:date="2024-07-31T13:42:00Z">
        <w:r w:rsidR="00311396" w:rsidRPr="00311396">
          <w:rPr>
            <w:sz w:val="22"/>
            <w:szCs w:val="22"/>
          </w:rPr>
          <w:delText>15, 36, 39, 47, 131, 132</w:delText>
        </w:r>
      </w:del>
      <w:ins w:id="16947" w:author="Summer 2023 updates" w:date="2024-07-31T13:42:00Z">
        <w:r w:rsidRPr="00A364BA">
          <w:t>19, 50, 53, 61, 148, 149</w:t>
        </w:r>
      </w:ins>
    </w:p>
    <w:p w14:paraId="73554FD9" w14:textId="42A92D82" w:rsidR="00A364BA" w:rsidRPr="00A364BA" w:rsidRDefault="00A364BA">
      <w:pPr>
        <w:pStyle w:val="Index1"/>
        <w:rPr>
          <w:rPrChange w:id="16948" w:author="Summer 2023 updates" w:date="2024-07-31T13:42:00Z">
            <w:rPr>
              <w:sz w:val="22"/>
            </w:rPr>
          </w:rPrChange>
        </w:rPr>
        <w:pPrChange w:id="16949" w:author="Summer 2023 updates" w:date="2024-07-31T13:42:00Z">
          <w:pPr>
            <w:pStyle w:val="Index1"/>
            <w:tabs>
              <w:tab w:val="right" w:leader="dot" w:pos="4670"/>
            </w:tabs>
          </w:pPr>
        </w:pPrChange>
      </w:pPr>
      <w:r w:rsidRPr="00A364BA">
        <w:rPr>
          <w:rPrChange w:id="16950" w:author="Summer 2023 updates" w:date="2024-07-31T13:42:00Z">
            <w:rPr>
              <w:sz w:val="22"/>
            </w:rPr>
          </w:rPrChange>
        </w:rPr>
        <w:t xml:space="preserve">Academic Probation, </w:t>
      </w:r>
      <w:del w:id="16951" w:author="Summer 2023 updates" w:date="2024-07-31T13:42:00Z">
        <w:r w:rsidR="00311396" w:rsidRPr="00311396">
          <w:rPr>
            <w:sz w:val="22"/>
            <w:szCs w:val="22"/>
          </w:rPr>
          <w:delText>43</w:delText>
        </w:r>
      </w:del>
      <w:ins w:id="16952" w:author="Summer 2023 updates" w:date="2024-07-31T13:42:00Z">
        <w:r w:rsidRPr="00A364BA">
          <w:t>57</w:t>
        </w:r>
      </w:ins>
    </w:p>
    <w:p w14:paraId="6F439D94" w14:textId="77777777" w:rsidR="00890698" w:rsidRPr="00311396" w:rsidRDefault="00311396">
      <w:pPr>
        <w:pStyle w:val="Index1"/>
        <w:rPr>
          <w:del w:id="16953" w:author="Summer 2023 updates" w:date="2024-07-31T13:42:00Z"/>
          <w:sz w:val="22"/>
          <w:szCs w:val="22"/>
        </w:rPr>
      </w:pPr>
      <w:del w:id="16954" w:author="Summer 2023 updates" w:date="2024-07-31T13:42:00Z">
        <w:r w:rsidRPr="00311396">
          <w:rPr>
            <w:rFonts w:cs="Times New Roman"/>
            <w:color w:val="000000" w:themeColor="text1"/>
            <w:sz w:val="22"/>
            <w:szCs w:val="22"/>
          </w:rPr>
          <w:delText xml:space="preserve">Academic </w:delText>
        </w:r>
        <w:r>
          <w:rPr>
            <w:rFonts w:cs="Times New Roman"/>
            <w:color w:val="000000" w:themeColor="text1"/>
            <w:sz w:val="22"/>
            <w:szCs w:val="22"/>
          </w:rPr>
          <w:delText>P</w:delText>
        </w:r>
        <w:r w:rsidRPr="00311396">
          <w:rPr>
            <w:rFonts w:cs="Times New Roman"/>
            <w:color w:val="000000" w:themeColor="text1"/>
            <w:sz w:val="22"/>
            <w:szCs w:val="22"/>
          </w:rPr>
          <w:delText>rogram</w:delText>
        </w:r>
        <w:r w:rsidRPr="00311396">
          <w:rPr>
            <w:sz w:val="22"/>
            <w:szCs w:val="22"/>
          </w:rPr>
          <w:delText>, 7</w:delText>
        </w:r>
      </w:del>
    </w:p>
    <w:p w14:paraId="2AE52108" w14:textId="1001304D" w:rsidR="00A364BA" w:rsidRPr="00A364BA" w:rsidRDefault="00A364BA">
      <w:pPr>
        <w:pStyle w:val="Index1"/>
        <w:rPr>
          <w:rPrChange w:id="16955" w:author="Summer 2023 updates" w:date="2024-07-31T13:42:00Z">
            <w:rPr>
              <w:sz w:val="22"/>
            </w:rPr>
          </w:rPrChange>
        </w:rPr>
        <w:pPrChange w:id="16956" w:author="Summer 2023 updates" w:date="2024-07-31T13:42:00Z">
          <w:pPr>
            <w:pStyle w:val="Index1"/>
            <w:tabs>
              <w:tab w:val="right" w:leader="dot" w:pos="4670"/>
            </w:tabs>
          </w:pPr>
        </w:pPrChange>
      </w:pPr>
      <w:r w:rsidRPr="00A364BA">
        <w:rPr>
          <w:color w:val="000000" w:themeColor="text1"/>
          <w:rPrChange w:id="16957" w:author="Summer 2023 updates" w:date="2024-07-31T13:42:00Z">
            <w:rPr>
              <w:sz w:val="22"/>
            </w:rPr>
          </w:rPrChange>
        </w:rPr>
        <w:t>Academic Programs</w:t>
      </w:r>
      <w:r w:rsidRPr="00A364BA">
        <w:rPr>
          <w:rPrChange w:id="16958" w:author="Summer 2023 updates" w:date="2024-07-31T13:42:00Z">
            <w:rPr>
              <w:sz w:val="22"/>
            </w:rPr>
          </w:rPrChange>
        </w:rPr>
        <w:t xml:space="preserve">, </w:t>
      </w:r>
      <w:del w:id="16959" w:author="Summer 2023 updates" w:date="2024-07-31T13:42:00Z">
        <w:r w:rsidR="00311396" w:rsidRPr="00311396">
          <w:rPr>
            <w:sz w:val="22"/>
            <w:szCs w:val="22"/>
          </w:rPr>
          <w:delText>49</w:delText>
        </w:r>
      </w:del>
      <w:ins w:id="16960" w:author="Summer 2023 updates" w:date="2024-07-31T13:42:00Z">
        <w:r w:rsidRPr="00A364BA">
          <w:t>8, 64</w:t>
        </w:r>
      </w:ins>
    </w:p>
    <w:p w14:paraId="33310AA5" w14:textId="18A6C56E" w:rsidR="00A364BA" w:rsidRPr="00A364BA" w:rsidRDefault="00A364BA">
      <w:pPr>
        <w:pStyle w:val="Index1"/>
        <w:rPr>
          <w:rPrChange w:id="16961" w:author="Summer 2023 updates" w:date="2024-07-31T13:42:00Z">
            <w:rPr>
              <w:sz w:val="22"/>
            </w:rPr>
          </w:rPrChange>
        </w:rPr>
        <w:pPrChange w:id="16962" w:author="Summer 2023 updates" w:date="2024-07-31T13:42:00Z">
          <w:pPr>
            <w:pStyle w:val="Index1"/>
            <w:tabs>
              <w:tab w:val="right" w:leader="dot" w:pos="4670"/>
            </w:tabs>
          </w:pPr>
        </w:pPrChange>
      </w:pPr>
      <w:r w:rsidRPr="00A364BA">
        <w:rPr>
          <w:color w:val="000000" w:themeColor="text1"/>
          <w:rPrChange w:id="16963" w:author="Summer 2023 updates" w:date="2024-07-31T13:42:00Z">
            <w:rPr>
              <w:color w:val="000000" w:themeColor="text1"/>
              <w:sz w:val="22"/>
            </w:rPr>
          </w:rPrChange>
        </w:rPr>
        <w:t>Academic Record</w:t>
      </w:r>
      <w:r w:rsidRPr="00A364BA">
        <w:rPr>
          <w:rPrChange w:id="16964" w:author="Summer 2023 updates" w:date="2024-07-31T13:42:00Z">
            <w:rPr>
              <w:sz w:val="22"/>
            </w:rPr>
          </w:rPrChange>
        </w:rPr>
        <w:t xml:space="preserve">, </w:t>
      </w:r>
      <w:del w:id="16965" w:author="Summer 2023 updates" w:date="2024-07-31T13:42:00Z">
        <w:r w:rsidR="00311396" w:rsidRPr="00311396">
          <w:rPr>
            <w:sz w:val="22"/>
            <w:szCs w:val="22"/>
          </w:rPr>
          <w:delText>208</w:delText>
        </w:r>
      </w:del>
      <w:ins w:id="16966" w:author="Summer 2023 updates" w:date="2024-07-31T13:42:00Z">
        <w:r w:rsidRPr="00A364BA">
          <w:t>230</w:t>
        </w:r>
      </w:ins>
    </w:p>
    <w:p w14:paraId="7B723481" w14:textId="50F0BD10" w:rsidR="00A364BA" w:rsidRPr="00A364BA" w:rsidRDefault="00A364BA">
      <w:pPr>
        <w:pStyle w:val="Index1"/>
        <w:rPr>
          <w:rPrChange w:id="16967" w:author="Summer 2023 updates" w:date="2024-07-31T13:42:00Z">
            <w:rPr>
              <w:sz w:val="22"/>
            </w:rPr>
          </w:rPrChange>
        </w:rPr>
        <w:pPrChange w:id="16968" w:author="Summer 2023 updates" w:date="2024-07-31T13:42:00Z">
          <w:pPr>
            <w:pStyle w:val="Index1"/>
            <w:tabs>
              <w:tab w:val="right" w:leader="dot" w:pos="4670"/>
            </w:tabs>
          </w:pPr>
        </w:pPrChange>
      </w:pPr>
      <w:r w:rsidRPr="00A364BA">
        <w:rPr>
          <w:rPrChange w:id="16969" w:author="Summer 2023 updates" w:date="2024-07-31T13:42:00Z">
            <w:rPr>
              <w:color w:val="000000" w:themeColor="text1"/>
              <w:sz w:val="22"/>
            </w:rPr>
          </w:rPrChange>
        </w:rPr>
        <w:t>Academic Standing</w:t>
      </w:r>
      <w:r w:rsidRPr="00A364BA">
        <w:rPr>
          <w:rPrChange w:id="16970" w:author="Summer 2023 updates" w:date="2024-07-31T13:42:00Z">
            <w:rPr>
              <w:sz w:val="22"/>
            </w:rPr>
          </w:rPrChange>
        </w:rPr>
        <w:t xml:space="preserve">, </w:t>
      </w:r>
      <w:del w:id="16971" w:author="Summer 2023 updates" w:date="2024-07-31T13:42:00Z">
        <w:r w:rsidR="00311396" w:rsidRPr="00311396">
          <w:rPr>
            <w:sz w:val="22"/>
            <w:szCs w:val="22"/>
          </w:rPr>
          <w:delText>43</w:delText>
        </w:r>
      </w:del>
      <w:ins w:id="16972" w:author="Summer 2023 updates" w:date="2024-07-31T13:42:00Z">
        <w:r w:rsidRPr="00A364BA">
          <w:t>57</w:t>
        </w:r>
      </w:ins>
    </w:p>
    <w:p w14:paraId="67552D86" w14:textId="3E92002E" w:rsidR="00A364BA" w:rsidRPr="00A364BA" w:rsidRDefault="00A364BA">
      <w:pPr>
        <w:pStyle w:val="Index1"/>
        <w:rPr>
          <w:rPrChange w:id="16973" w:author="Summer 2023 updates" w:date="2024-07-31T13:42:00Z">
            <w:rPr>
              <w:sz w:val="22"/>
            </w:rPr>
          </w:rPrChange>
        </w:rPr>
        <w:pPrChange w:id="16974" w:author="Summer 2023 updates" w:date="2024-07-31T13:42:00Z">
          <w:pPr>
            <w:pStyle w:val="Index1"/>
            <w:tabs>
              <w:tab w:val="right" w:leader="dot" w:pos="4670"/>
            </w:tabs>
          </w:pPr>
        </w:pPrChange>
      </w:pPr>
      <w:r w:rsidRPr="00A364BA">
        <w:rPr>
          <w:rPrChange w:id="16975" w:author="Summer 2023 updates" w:date="2024-07-31T13:42:00Z">
            <w:rPr>
              <w:sz w:val="22"/>
            </w:rPr>
          </w:rPrChange>
        </w:rPr>
        <w:t xml:space="preserve">Academic Suspension, </w:t>
      </w:r>
      <w:del w:id="16976" w:author="Summer 2023 updates" w:date="2024-07-31T13:42:00Z">
        <w:r w:rsidR="00311396" w:rsidRPr="00311396">
          <w:rPr>
            <w:sz w:val="22"/>
            <w:szCs w:val="22"/>
          </w:rPr>
          <w:delText>44</w:delText>
        </w:r>
      </w:del>
      <w:ins w:id="16977" w:author="Summer 2023 updates" w:date="2024-07-31T13:42:00Z">
        <w:r w:rsidRPr="00A364BA">
          <w:t>58</w:t>
        </w:r>
      </w:ins>
    </w:p>
    <w:p w14:paraId="49C066D7" w14:textId="021DB7BC" w:rsidR="00A364BA" w:rsidRPr="00A364BA" w:rsidRDefault="00A364BA">
      <w:pPr>
        <w:pStyle w:val="Index1"/>
        <w:rPr>
          <w:rPrChange w:id="16978" w:author="Summer 2023 updates" w:date="2024-07-31T13:42:00Z">
            <w:rPr>
              <w:sz w:val="22"/>
            </w:rPr>
          </w:rPrChange>
        </w:rPr>
        <w:pPrChange w:id="16979" w:author="Summer 2023 updates" w:date="2024-07-31T13:42:00Z">
          <w:pPr>
            <w:pStyle w:val="Index1"/>
            <w:tabs>
              <w:tab w:val="right" w:leader="dot" w:pos="4670"/>
            </w:tabs>
          </w:pPr>
        </w:pPrChange>
      </w:pPr>
      <w:r w:rsidRPr="00A364BA">
        <w:rPr>
          <w:color w:val="000000" w:themeColor="text1"/>
          <w:rPrChange w:id="16980" w:author="Summer 2023 updates" w:date="2024-07-31T13:42:00Z">
            <w:rPr>
              <w:color w:val="000000" w:themeColor="text1"/>
              <w:sz w:val="22"/>
            </w:rPr>
          </w:rPrChange>
        </w:rPr>
        <w:t>Academic Warnings</w:t>
      </w:r>
      <w:r w:rsidRPr="00A364BA">
        <w:rPr>
          <w:rPrChange w:id="16981" w:author="Summer 2023 updates" w:date="2024-07-31T13:42:00Z">
            <w:rPr>
              <w:sz w:val="22"/>
            </w:rPr>
          </w:rPrChange>
        </w:rPr>
        <w:t xml:space="preserve">, </w:t>
      </w:r>
      <w:del w:id="16982" w:author="Summer 2023 updates" w:date="2024-07-31T13:42:00Z">
        <w:r w:rsidR="00311396" w:rsidRPr="00311396">
          <w:rPr>
            <w:sz w:val="22"/>
            <w:szCs w:val="22"/>
          </w:rPr>
          <w:delText>43</w:delText>
        </w:r>
      </w:del>
      <w:ins w:id="16983" w:author="Summer 2023 updates" w:date="2024-07-31T13:42:00Z">
        <w:r w:rsidRPr="00A364BA">
          <w:t>57</w:t>
        </w:r>
      </w:ins>
    </w:p>
    <w:p w14:paraId="753614ED" w14:textId="491E64AA" w:rsidR="00A364BA" w:rsidRPr="00A364BA" w:rsidRDefault="00A364BA">
      <w:pPr>
        <w:pStyle w:val="Index1"/>
        <w:rPr>
          <w:rPrChange w:id="16984" w:author="Summer 2023 updates" w:date="2024-07-31T13:42:00Z">
            <w:rPr>
              <w:sz w:val="22"/>
            </w:rPr>
          </w:rPrChange>
        </w:rPr>
        <w:pPrChange w:id="16985" w:author="Summer 2023 updates" w:date="2024-07-31T13:42:00Z">
          <w:pPr>
            <w:pStyle w:val="Index1"/>
            <w:tabs>
              <w:tab w:val="right" w:leader="dot" w:pos="4670"/>
            </w:tabs>
          </w:pPr>
        </w:pPrChange>
      </w:pPr>
      <w:r w:rsidRPr="00A364BA">
        <w:rPr>
          <w:color w:val="000000" w:themeColor="text1"/>
          <w:rPrChange w:id="16986" w:author="Summer 2023 updates" w:date="2024-07-31T13:42:00Z">
            <w:rPr>
              <w:color w:val="000000" w:themeColor="text1"/>
              <w:sz w:val="22"/>
            </w:rPr>
          </w:rPrChange>
        </w:rPr>
        <w:t>Academic Year</w:t>
      </w:r>
      <w:r w:rsidRPr="00A364BA">
        <w:rPr>
          <w:rPrChange w:id="16987" w:author="Summer 2023 updates" w:date="2024-07-31T13:42:00Z">
            <w:rPr>
              <w:sz w:val="22"/>
            </w:rPr>
          </w:rPrChange>
        </w:rPr>
        <w:t xml:space="preserve">, </w:t>
      </w:r>
      <w:del w:id="16988" w:author="Summer 2023 updates" w:date="2024-07-31T13:42:00Z">
        <w:r w:rsidR="00311396" w:rsidRPr="00311396">
          <w:rPr>
            <w:sz w:val="22"/>
            <w:szCs w:val="22"/>
          </w:rPr>
          <w:delText>219</w:delText>
        </w:r>
      </w:del>
      <w:ins w:id="16989" w:author="Summer 2023 updates" w:date="2024-07-31T13:42:00Z">
        <w:r w:rsidRPr="00A364BA">
          <w:t>241</w:t>
        </w:r>
      </w:ins>
    </w:p>
    <w:p w14:paraId="36CDCB99" w14:textId="2E089E89" w:rsidR="00A364BA" w:rsidRPr="00A364BA" w:rsidRDefault="00A364BA">
      <w:pPr>
        <w:pStyle w:val="Index1"/>
        <w:rPr>
          <w:rPrChange w:id="16990" w:author="Summer 2023 updates" w:date="2024-07-31T13:42:00Z">
            <w:rPr>
              <w:sz w:val="22"/>
            </w:rPr>
          </w:rPrChange>
        </w:rPr>
        <w:pPrChange w:id="16991" w:author="Summer 2023 updates" w:date="2024-07-31T13:42:00Z">
          <w:pPr>
            <w:pStyle w:val="Index1"/>
            <w:tabs>
              <w:tab w:val="right" w:leader="dot" w:pos="4670"/>
            </w:tabs>
          </w:pPr>
        </w:pPrChange>
      </w:pPr>
      <w:r w:rsidRPr="00A364BA">
        <w:rPr>
          <w:color w:val="000000" w:themeColor="text1"/>
          <w:rPrChange w:id="16992" w:author="Summer 2023 updates" w:date="2024-07-31T13:42:00Z">
            <w:rPr>
              <w:color w:val="000000" w:themeColor="text1"/>
              <w:sz w:val="22"/>
            </w:rPr>
          </w:rPrChange>
        </w:rPr>
        <w:t>Accounting, Managerial</w:t>
      </w:r>
      <w:r w:rsidRPr="00A364BA">
        <w:rPr>
          <w:rPrChange w:id="16993" w:author="Summer 2023 updates" w:date="2024-07-31T13:42:00Z">
            <w:rPr>
              <w:sz w:val="22"/>
            </w:rPr>
          </w:rPrChange>
        </w:rPr>
        <w:t xml:space="preserve">, </w:t>
      </w:r>
      <w:del w:id="16994" w:author="Summer 2023 updates" w:date="2024-07-31T13:42:00Z">
        <w:r w:rsidR="00311396" w:rsidRPr="00311396">
          <w:rPr>
            <w:sz w:val="22"/>
            <w:szCs w:val="22"/>
          </w:rPr>
          <w:delText>15, 53</w:delText>
        </w:r>
      </w:del>
      <w:ins w:id="16995" w:author="Summer 2023 updates" w:date="2024-07-31T13:42:00Z">
        <w:r w:rsidRPr="00A364BA">
          <w:t>19, 67</w:t>
        </w:r>
      </w:ins>
    </w:p>
    <w:p w14:paraId="10087E08" w14:textId="1BB6B0E8" w:rsidR="00A364BA" w:rsidRPr="00A364BA" w:rsidRDefault="00A364BA">
      <w:pPr>
        <w:pStyle w:val="Index1"/>
        <w:rPr>
          <w:rPrChange w:id="16996" w:author="Summer 2023 updates" w:date="2024-07-31T13:42:00Z">
            <w:rPr>
              <w:sz w:val="22"/>
            </w:rPr>
          </w:rPrChange>
        </w:rPr>
        <w:pPrChange w:id="16997" w:author="Summer 2023 updates" w:date="2024-07-31T13:42:00Z">
          <w:pPr>
            <w:pStyle w:val="Index1"/>
            <w:tabs>
              <w:tab w:val="right" w:leader="dot" w:pos="4670"/>
            </w:tabs>
          </w:pPr>
        </w:pPrChange>
      </w:pPr>
      <w:r w:rsidRPr="00A364BA">
        <w:rPr>
          <w:color w:val="000000" w:themeColor="text1"/>
          <w:rPrChange w:id="16998" w:author="Summer 2023 updates" w:date="2024-07-31T13:42:00Z">
            <w:rPr>
              <w:color w:val="000000" w:themeColor="text1"/>
              <w:sz w:val="22"/>
            </w:rPr>
          </w:rPrChange>
        </w:rPr>
        <w:t>Accounting, Public</w:t>
      </w:r>
      <w:r w:rsidRPr="00A364BA">
        <w:rPr>
          <w:rPrChange w:id="16999" w:author="Summer 2023 updates" w:date="2024-07-31T13:42:00Z">
            <w:rPr>
              <w:sz w:val="22"/>
            </w:rPr>
          </w:rPrChange>
        </w:rPr>
        <w:t xml:space="preserve">, </w:t>
      </w:r>
      <w:del w:id="17000" w:author="Summer 2023 updates" w:date="2024-07-31T13:42:00Z">
        <w:r w:rsidR="00311396" w:rsidRPr="00311396">
          <w:rPr>
            <w:sz w:val="22"/>
            <w:szCs w:val="22"/>
          </w:rPr>
          <w:delText>15, 53</w:delText>
        </w:r>
      </w:del>
      <w:ins w:id="17001" w:author="Summer 2023 updates" w:date="2024-07-31T13:42:00Z">
        <w:r w:rsidRPr="00A364BA">
          <w:t>19, 67</w:t>
        </w:r>
      </w:ins>
    </w:p>
    <w:p w14:paraId="30D7BD64" w14:textId="4AAD8487" w:rsidR="00A364BA" w:rsidRPr="00A364BA" w:rsidRDefault="00A364BA">
      <w:pPr>
        <w:pStyle w:val="Index1"/>
        <w:rPr>
          <w:rPrChange w:id="17002" w:author="Summer 2023 updates" w:date="2024-07-31T13:42:00Z">
            <w:rPr>
              <w:sz w:val="22"/>
            </w:rPr>
          </w:rPrChange>
        </w:rPr>
        <w:pPrChange w:id="17003" w:author="Summer 2023 updates" w:date="2024-07-31T13:42:00Z">
          <w:pPr>
            <w:pStyle w:val="Index1"/>
            <w:tabs>
              <w:tab w:val="right" w:leader="dot" w:pos="4670"/>
            </w:tabs>
          </w:pPr>
        </w:pPrChange>
      </w:pPr>
      <w:r w:rsidRPr="00A364BA">
        <w:rPr>
          <w:color w:val="000000" w:themeColor="text1"/>
          <w:rPrChange w:id="17004" w:author="Summer 2023 updates" w:date="2024-07-31T13:42:00Z">
            <w:rPr>
              <w:color w:val="000000" w:themeColor="text1"/>
              <w:sz w:val="22"/>
            </w:rPr>
          </w:rPrChange>
        </w:rPr>
        <w:t>Accreditation</w:t>
      </w:r>
      <w:r w:rsidRPr="00A364BA">
        <w:rPr>
          <w:rPrChange w:id="17005" w:author="Summer 2023 updates" w:date="2024-07-31T13:42:00Z">
            <w:rPr>
              <w:sz w:val="22"/>
            </w:rPr>
          </w:rPrChange>
        </w:rPr>
        <w:t xml:space="preserve">, </w:t>
      </w:r>
      <w:del w:id="17006" w:author="Summer 2023 updates" w:date="2024-07-31T13:42:00Z">
        <w:r w:rsidR="00311396" w:rsidRPr="00311396">
          <w:rPr>
            <w:sz w:val="22"/>
            <w:szCs w:val="22"/>
          </w:rPr>
          <w:delText>7</w:delText>
        </w:r>
      </w:del>
      <w:ins w:id="17007" w:author="Summer 2023 updates" w:date="2024-07-31T13:42:00Z">
        <w:r w:rsidRPr="00A364BA">
          <w:t>8</w:t>
        </w:r>
      </w:ins>
    </w:p>
    <w:p w14:paraId="7DC21D7C" w14:textId="77777777" w:rsidR="00890698" w:rsidRPr="00311396" w:rsidRDefault="00311396">
      <w:pPr>
        <w:pStyle w:val="Index1"/>
        <w:rPr>
          <w:del w:id="17008" w:author="Summer 2023 updates" w:date="2024-07-31T13:42:00Z"/>
          <w:sz w:val="22"/>
          <w:szCs w:val="22"/>
        </w:rPr>
      </w:pPr>
      <w:del w:id="17009" w:author="Summer 2023 updates" w:date="2024-07-31T13:42:00Z">
        <w:r w:rsidRPr="00311396">
          <w:rPr>
            <w:rFonts w:cs="Times New Roman"/>
            <w:color w:val="000000" w:themeColor="text1"/>
            <w:sz w:val="22"/>
            <w:szCs w:val="22"/>
          </w:rPr>
          <w:delText>A</w:delText>
        </w:r>
        <w:r>
          <w:rPr>
            <w:rFonts w:cs="Times New Roman"/>
            <w:color w:val="000000" w:themeColor="text1"/>
            <w:sz w:val="22"/>
            <w:szCs w:val="22"/>
          </w:rPr>
          <w:delText>CM</w:delText>
        </w:r>
        <w:r w:rsidRPr="00311396">
          <w:rPr>
            <w:sz w:val="22"/>
            <w:szCs w:val="22"/>
          </w:rPr>
          <w:delText>, 13, 29, 30, 64, 126, 212</w:delText>
        </w:r>
      </w:del>
    </w:p>
    <w:p w14:paraId="5F897FEA" w14:textId="1AF21436" w:rsidR="00A364BA" w:rsidRPr="00A364BA" w:rsidRDefault="00A364BA">
      <w:pPr>
        <w:pStyle w:val="Index1"/>
        <w:rPr>
          <w:rPrChange w:id="17010" w:author="Summer 2023 updates" w:date="2024-07-31T13:42:00Z">
            <w:rPr>
              <w:sz w:val="22"/>
            </w:rPr>
          </w:rPrChange>
        </w:rPr>
        <w:pPrChange w:id="17011" w:author="Summer 2023 updates" w:date="2024-07-31T13:42:00Z">
          <w:pPr>
            <w:pStyle w:val="Index1"/>
            <w:tabs>
              <w:tab w:val="right" w:leader="dot" w:pos="4670"/>
            </w:tabs>
          </w:pPr>
        </w:pPrChange>
      </w:pPr>
      <w:r w:rsidRPr="00A364BA">
        <w:rPr>
          <w:color w:val="000000" w:themeColor="text1"/>
          <w:rPrChange w:id="17012" w:author="Summer 2023 updates" w:date="2024-07-31T13:42:00Z">
            <w:rPr>
              <w:color w:val="000000" w:themeColor="text1"/>
              <w:sz w:val="22"/>
            </w:rPr>
          </w:rPrChange>
        </w:rPr>
        <w:t>ACT</w:t>
      </w:r>
      <w:r w:rsidRPr="00A364BA">
        <w:rPr>
          <w:rPrChange w:id="17013" w:author="Summer 2023 updates" w:date="2024-07-31T13:42:00Z">
            <w:rPr>
              <w:sz w:val="22"/>
            </w:rPr>
          </w:rPrChange>
        </w:rPr>
        <w:t xml:space="preserve">, </w:t>
      </w:r>
      <w:del w:id="17014" w:author="Summer 2023 updates" w:date="2024-07-31T13:42:00Z">
        <w:r w:rsidR="00311396" w:rsidRPr="00311396">
          <w:rPr>
            <w:sz w:val="22"/>
            <w:szCs w:val="22"/>
          </w:rPr>
          <w:delText>209</w:delText>
        </w:r>
      </w:del>
      <w:ins w:id="17015" w:author="Summer 2023 updates" w:date="2024-07-31T13:42:00Z">
        <w:r w:rsidRPr="00A364BA">
          <w:t>231</w:t>
        </w:r>
      </w:ins>
    </w:p>
    <w:p w14:paraId="38FD2500" w14:textId="53FE2053" w:rsidR="00A364BA" w:rsidRPr="00A364BA" w:rsidRDefault="00A364BA">
      <w:pPr>
        <w:pStyle w:val="Index1"/>
        <w:rPr>
          <w:rPrChange w:id="17016" w:author="Summer 2023 updates" w:date="2024-07-31T13:42:00Z">
            <w:rPr>
              <w:sz w:val="22"/>
            </w:rPr>
          </w:rPrChange>
        </w:rPr>
        <w:pPrChange w:id="17017" w:author="Summer 2023 updates" w:date="2024-07-31T13:42:00Z">
          <w:pPr>
            <w:pStyle w:val="Index1"/>
            <w:tabs>
              <w:tab w:val="right" w:leader="dot" w:pos="4670"/>
            </w:tabs>
          </w:pPr>
        </w:pPrChange>
      </w:pPr>
      <w:r w:rsidRPr="00A364BA">
        <w:rPr>
          <w:rPrChange w:id="17018" w:author="Summer 2023 updates" w:date="2024-07-31T13:42:00Z">
            <w:rPr>
              <w:sz w:val="22"/>
            </w:rPr>
          </w:rPrChange>
        </w:rPr>
        <w:t xml:space="preserve">Admission, </w:t>
      </w:r>
      <w:del w:id="17019" w:author="Summer 2023 updates" w:date="2024-07-31T13:42:00Z">
        <w:r w:rsidR="00311396" w:rsidRPr="00311396">
          <w:rPr>
            <w:sz w:val="22"/>
            <w:szCs w:val="22"/>
          </w:rPr>
          <w:delText>208</w:delText>
        </w:r>
      </w:del>
      <w:ins w:id="17020" w:author="Summer 2023 updates" w:date="2024-07-31T13:42:00Z">
        <w:r w:rsidRPr="00A364BA">
          <w:t>230</w:t>
        </w:r>
      </w:ins>
    </w:p>
    <w:p w14:paraId="6281478A" w14:textId="572AFFA5" w:rsidR="00A364BA" w:rsidRPr="00A364BA" w:rsidRDefault="00A364BA">
      <w:pPr>
        <w:pStyle w:val="Index1"/>
        <w:rPr>
          <w:rPrChange w:id="17021" w:author="Summer 2023 updates" w:date="2024-07-31T13:42:00Z">
            <w:rPr>
              <w:sz w:val="22"/>
            </w:rPr>
          </w:rPrChange>
        </w:rPr>
        <w:pPrChange w:id="17022" w:author="Summer 2023 updates" w:date="2024-07-31T13:42:00Z">
          <w:pPr>
            <w:pStyle w:val="Index1"/>
            <w:tabs>
              <w:tab w:val="right" w:leader="dot" w:pos="4670"/>
            </w:tabs>
          </w:pPr>
        </w:pPrChange>
      </w:pPr>
      <w:r w:rsidRPr="00A364BA">
        <w:rPr>
          <w:rPrChange w:id="17023" w:author="Summer 2023 updates" w:date="2024-07-31T13:42:00Z">
            <w:rPr>
              <w:color w:val="000000" w:themeColor="text1"/>
              <w:sz w:val="22"/>
            </w:rPr>
          </w:rPrChange>
        </w:rPr>
        <w:t>Advanced Placement</w:t>
      </w:r>
      <w:r w:rsidRPr="00A364BA">
        <w:rPr>
          <w:rPrChange w:id="17024" w:author="Summer 2023 updates" w:date="2024-07-31T13:42:00Z">
            <w:rPr>
              <w:sz w:val="22"/>
            </w:rPr>
          </w:rPrChange>
        </w:rPr>
        <w:t xml:space="preserve">, 13, </w:t>
      </w:r>
      <w:del w:id="17025" w:author="Summer 2023 updates" w:date="2024-07-31T13:42:00Z">
        <w:r w:rsidR="00311396" w:rsidRPr="00311396">
          <w:rPr>
            <w:sz w:val="22"/>
            <w:szCs w:val="22"/>
          </w:rPr>
          <w:delText>14, 18, 47</w:delText>
        </w:r>
      </w:del>
      <w:ins w:id="17026" w:author="Summer 2023 updates" w:date="2024-07-31T13:42:00Z">
        <w:r w:rsidRPr="00A364BA">
          <w:t>20, 61, 62</w:t>
        </w:r>
      </w:ins>
    </w:p>
    <w:p w14:paraId="14A27178" w14:textId="279E4192" w:rsidR="00A364BA" w:rsidRPr="00A364BA" w:rsidRDefault="00A364BA">
      <w:pPr>
        <w:pStyle w:val="Index1"/>
        <w:rPr>
          <w:rPrChange w:id="17027" w:author="Summer 2023 updates" w:date="2024-07-31T13:42:00Z">
            <w:rPr>
              <w:sz w:val="22"/>
            </w:rPr>
          </w:rPrChange>
        </w:rPr>
        <w:pPrChange w:id="17028" w:author="Summer 2023 updates" w:date="2024-07-31T13:42:00Z">
          <w:pPr>
            <w:pStyle w:val="Index1"/>
            <w:tabs>
              <w:tab w:val="right" w:leader="dot" w:pos="4670"/>
            </w:tabs>
          </w:pPr>
        </w:pPrChange>
      </w:pPr>
      <w:r w:rsidRPr="00A364BA">
        <w:rPr>
          <w:rPrChange w:id="17029" w:author="Summer 2023 updates" w:date="2024-07-31T13:42:00Z">
            <w:rPr>
              <w:color w:val="000000" w:themeColor="text1"/>
              <w:sz w:val="22"/>
            </w:rPr>
          </w:rPrChange>
        </w:rPr>
        <w:t>Advising</w:t>
      </w:r>
      <w:r w:rsidRPr="00A364BA">
        <w:rPr>
          <w:rPrChange w:id="17030" w:author="Summer 2023 updates" w:date="2024-07-31T13:42:00Z">
            <w:rPr>
              <w:sz w:val="22"/>
            </w:rPr>
          </w:rPrChange>
        </w:rPr>
        <w:t xml:space="preserve">, </w:t>
      </w:r>
      <w:del w:id="17031" w:author="Summer 2023 updates" w:date="2024-07-31T13:42:00Z">
        <w:r w:rsidR="00311396" w:rsidRPr="00311396">
          <w:rPr>
            <w:sz w:val="22"/>
            <w:szCs w:val="22"/>
          </w:rPr>
          <w:delText>16</w:delText>
        </w:r>
      </w:del>
      <w:ins w:id="17032" w:author="Summer 2023 updates" w:date="2024-07-31T13:42:00Z">
        <w:r w:rsidRPr="00A364BA">
          <w:t>21</w:t>
        </w:r>
      </w:ins>
    </w:p>
    <w:p w14:paraId="36E7D77E" w14:textId="7D4655B4" w:rsidR="00A364BA" w:rsidRPr="00A364BA" w:rsidRDefault="00A364BA">
      <w:pPr>
        <w:pStyle w:val="Index1"/>
        <w:rPr>
          <w:rPrChange w:id="17033" w:author="Summer 2023 updates" w:date="2024-07-31T13:42:00Z">
            <w:rPr>
              <w:sz w:val="22"/>
            </w:rPr>
          </w:rPrChange>
        </w:rPr>
        <w:pPrChange w:id="17034" w:author="Summer 2023 updates" w:date="2024-07-31T13:42:00Z">
          <w:pPr>
            <w:pStyle w:val="Index1"/>
            <w:tabs>
              <w:tab w:val="right" w:leader="dot" w:pos="4670"/>
            </w:tabs>
          </w:pPr>
        </w:pPrChange>
      </w:pPr>
      <w:r w:rsidRPr="00A364BA">
        <w:rPr>
          <w:color w:val="000000" w:themeColor="text1"/>
          <w:rPrChange w:id="17035" w:author="Summer 2023 updates" w:date="2024-07-31T13:42:00Z">
            <w:rPr>
              <w:color w:val="000000" w:themeColor="text1"/>
              <w:sz w:val="22"/>
            </w:rPr>
          </w:rPrChange>
        </w:rPr>
        <w:t xml:space="preserve">Aerospace </w:t>
      </w:r>
      <w:del w:id="17036" w:author="Summer 2023 updates" w:date="2024-07-31T13:42:00Z">
        <w:r w:rsidR="00311396">
          <w:rPr>
            <w:color w:val="000000" w:themeColor="text1"/>
            <w:sz w:val="22"/>
            <w:szCs w:val="22"/>
          </w:rPr>
          <w:delText>S</w:delText>
        </w:r>
        <w:r w:rsidR="00311396" w:rsidRPr="00311396">
          <w:rPr>
            <w:color w:val="000000" w:themeColor="text1"/>
            <w:sz w:val="22"/>
            <w:szCs w:val="22"/>
          </w:rPr>
          <w:delText>tudies</w:delText>
        </w:r>
        <w:r w:rsidR="00311396" w:rsidRPr="00311396">
          <w:rPr>
            <w:sz w:val="22"/>
            <w:szCs w:val="22"/>
          </w:rPr>
          <w:delText>, 203</w:delText>
        </w:r>
      </w:del>
      <w:ins w:id="17037" w:author="Summer 2023 updates" w:date="2024-07-31T13:42:00Z">
        <w:r w:rsidRPr="00A364BA">
          <w:rPr>
            <w:color w:val="000000" w:themeColor="text1"/>
          </w:rPr>
          <w:t>studies</w:t>
        </w:r>
        <w:r w:rsidRPr="00A364BA">
          <w:t>, 225</w:t>
        </w:r>
      </w:ins>
    </w:p>
    <w:p w14:paraId="7742E0E0" w14:textId="0E52C82A" w:rsidR="00A364BA" w:rsidRPr="00A364BA" w:rsidRDefault="00A364BA">
      <w:pPr>
        <w:pStyle w:val="Index1"/>
        <w:rPr>
          <w:ins w:id="17038" w:author="Summer 2023 updates" w:date="2024-07-31T13:42:00Z"/>
        </w:rPr>
      </w:pPr>
      <w:r w:rsidRPr="00A364BA">
        <w:rPr>
          <w:color w:val="000000" w:themeColor="text1"/>
          <w:rPrChange w:id="17039" w:author="Summer 2023 updates" w:date="2024-07-31T13:42:00Z">
            <w:rPr>
              <w:color w:val="000000" w:themeColor="text1"/>
              <w:sz w:val="22"/>
            </w:rPr>
          </w:rPrChange>
        </w:rPr>
        <w:t>African American Studies</w:t>
      </w:r>
      <w:r w:rsidRPr="00A364BA">
        <w:rPr>
          <w:rPrChange w:id="17040" w:author="Summer 2023 updates" w:date="2024-07-31T13:42:00Z">
            <w:rPr>
              <w:sz w:val="22"/>
            </w:rPr>
          </w:rPrChange>
        </w:rPr>
        <w:t xml:space="preserve">, </w:t>
      </w:r>
      <w:del w:id="17041" w:author="Summer 2023 updates" w:date="2024-07-31T13:42:00Z">
        <w:r w:rsidR="00311396" w:rsidRPr="00311396">
          <w:rPr>
            <w:sz w:val="22"/>
            <w:szCs w:val="22"/>
          </w:rPr>
          <w:delText>15</w:delText>
        </w:r>
      </w:del>
      <w:ins w:id="17042" w:author="Summer 2023 updates" w:date="2024-07-31T13:42:00Z">
        <w:r w:rsidRPr="00A364BA">
          <w:t>19, 37, 67, 68, 69, 128, 129, 166</w:t>
        </w:r>
      </w:ins>
    </w:p>
    <w:p w14:paraId="5BB9E4FD" w14:textId="77777777" w:rsidR="00A364BA" w:rsidRPr="00A364BA" w:rsidRDefault="00A364BA">
      <w:pPr>
        <w:pStyle w:val="Index1"/>
        <w:rPr>
          <w:ins w:id="17043" w:author="Summer 2023 updates" w:date="2024-07-31T13:42:00Z"/>
        </w:rPr>
      </w:pPr>
      <w:ins w:id="17044" w:author="Summer 2023 updates" w:date="2024-07-31T13:42:00Z">
        <w:r w:rsidRPr="00A364BA">
          <w:rPr>
            <w:color w:val="000000" w:themeColor="text1"/>
          </w:rPr>
          <w:t>Aid</w:t>
        </w:r>
        <w:r w:rsidRPr="00A364BA">
          <w:t>, 1, 43, 48, 50, 55, 59, 63, 100, 183, 194, 228, 233, 234, 235, 236, 237, 238, 239, 240, 241, 242, 243, 244</w:t>
        </w:r>
      </w:ins>
    </w:p>
    <w:p w14:paraId="0592A23E" w14:textId="77777777" w:rsidR="00A364BA" w:rsidRPr="00A364BA" w:rsidRDefault="00A364BA">
      <w:pPr>
        <w:pStyle w:val="Index1"/>
        <w:rPr>
          <w:ins w:id="17045" w:author="Summer 2023 updates" w:date="2024-07-31T13:42:00Z"/>
        </w:rPr>
      </w:pPr>
      <w:ins w:id="17046" w:author="Summer 2023 updates" w:date="2024-07-31T13:42:00Z">
        <w:r w:rsidRPr="00A364BA">
          <w:t>American Studies, 69</w:t>
        </w:r>
      </w:ins>
    </w:p>
    <w:p w14:paraId="6566E050" w14:textId="77777777" w:rsidR="00A364BA" w:rsidRPr="00A364BA" w:rsidRDefault="00A364BA">
      <w:pPr>
        <w:pStyle w:val="Index1"/>
        <w:rPr>
          <w:ins w:id="17047" w:author="Summer 2023 updates" w:date="2024-07-31T13:42:00Z"/>
        </w:rPr>
      </w:pPr>
      <w:ins w:id="17048" w:author="Summer 2023 updates" w:date="2024-07-31T13:42:00Z">
        <w:r w:rsidRPr="00A364BA">
          <w:t>Anthropology, 47, 70, 71, 126, 210</w:t>
        </w:r>
      </w:ins>
    </w:p>
    <w:p w14:paraId="36B85B51" w14:textId="77777777" w:rsidR="00A364BA" w:rsidRPr="00A364BA" w:rsidRDefault="00A364BA">
      <w:pPr>
        <w:pStyle w:val="Index1"/>
        <w:rPr>
          <w:ins w:id="17049" w:author="Summer 2023 updates" w:date="2024-07-31T13:42:00Z"/>
        </w:rPr>
      </w:pPr>
      <w:ins w:id="17050" w:author="Summer 2023 updates" w:date="2024-07-31T13:42:00Z">
        <w:r w:rsidRPr="00A364BA">
          <w:rPr>
            <w:rFonts w:cs="Times New Roman"/>
            <w:color w:val="000000" w:themeColor="text1"/>
          </w:rPr>
          <w:t>Appeals</w:t>
        </w:r>
        <w:r w:rsidRPr="00A364BA">
          <w:t>, 57, 119, 244</w:t>
        </w:r>
      </w:ins>
    </w:p>
    <w:p w14:paraId="59940EBC" w14:textId="77777777" w:rsidR="00A364BA" w:rsidRPr="00A364BA" w:rsidRDefault="00A364BA">
      <w:pPr>
        <w:pStyle w:val="Index1"/>
        <w:rPr>
          <w:ins w:id="17051" w:author="Summer 2023 updates" w:date="2024-07-31T13:42:00Z"/>
        </w:rPr>
      </w:pPr>
      <w:ins w:id="17052" w:author="Summer 2023 updates" w:date="2024-07-31T13:42:00Z">
        <w:r w:rsidRPr="00A364BA">
          <w:t>Applicants, 230, 231, 232, 238, 239</w:t>
        </w:r>
      </w:ins>
    </w:p>
    <w:p w14:paraId="20063A1C" w14:textId="77777777" w:rsidR="00A364BA" w:rsidRPr="00A364BA" w:rsidRDefault="00A364BA">
      <w:pPr>
        <w:pStyle w:val="Index1"/>
        <w:rPr>
          <w:ins w:id="17053" w:author="Summer 2023 updates" w:date="2024-07-31T13:42:00Z"/>
        </w:rPr>
      </w:pPr>
      <w:ins w:id="17054" w:author="Summer 2023 updates" w:date="2024-07-31T13:42:00Z">
        <w:r w:rsidRPr="00A364BA">
          <w:t>Application, 36, 38, 90, 99, 114, 118, 131, 139, 149, 157, 158, 177, 179, 180, 216, 231, 238, 239, 243</w:t>
        </w:r>
      </w:ins>
    </w:p>
    <w:p w14:paraId="29F008A8" w14:textId="77777777" w:rsidR="00A364BA" w:rsidRPr="00A364BA" w:rsidRDefault="00A364BA">
      <w:pPr>
        <w:pStyle w:val="Index1"/>
        <w:rPr>
          <w:ins w:id="17055" w:author="Summer 2023 updates" w:date="2024-07-31T13:42:00Z"/>
        </w:rPr>
      </w:pPr>
      <w:ins w:id="17056" w:author="Summer 2023 updates" w:date="2024-07-31T13:42:00Z">
        <w:r w:rsidRPr="00A364BA">
          <w:rPr>
            <w:rFonts w:cs="Times New Roman"/>
            <w:color w:val="000000" w:themeColor="text1"/>
          </w:rPr>
          <w:t>Art</w:t>
        </w:r>
        <w:r w:rsidRPr="00A364BA">
          <w:t>, 19</w:t>
        </w:r>
      </w:ins>
    </w:p>
    <w:p w14:paraId="7888EF9E" w14:textId="77777777" w:rsidR="00A364BA" w:rsidRPr="00A364BA" w:rsidRDefault="00A364BA">
      <w:pPr>
        <w:pStyle w:val="Index1"/>
        <w:rPr>
          <w:ins w:id="17057" w:author="Summer 2023 updates" w:date="2024-07-31T13:42:00Z"/>
        </w:rPr>
      </w:pPr>
      <w:ins w:id="17058" w:author="Summer 2023 updates" w:date="2024-07-31T13:42:00Z">
        <w:r w:rsidRPr="00A364BA">
          <w:rPr>
            <w:rFonts w:cs="Times New Roman"/>
            <w:color w:val="000000" w:themeColor="text1"/>
          </w:rPr>
          <w:t>Art Collections</w:t>
        </w:r>
        <w:r w:rsidRPr="00A364BA">
          <w:t>, 48</w:t>
        </w:r>
      </w:ins>
    </w:p>
    <w:p w14:paraId="385D7164" w14:textId="77777777" w:rsidR="00A364BA" w:rsidRPr="00A364BA" w:rsidRDefault="00A364BA">
      <w:pPr>
        <w:pStyle w:val="Index1"/>
        <w:rPr>
          <w:ins w:id="17059" w:author="Summer 2023 updates" w:date="2024-07-31T13:42:00Z"/>
        </w:rPr>
      </w:pPr>
      <w:ins w:id="17060" w:author="Summer 2023 updates" w:date="2024-07-31T13:42:00Z">
        <w:r w:rsidRPr="00A364BA">
          <w:rPr>
            <w:rFonts w:cs="Times New Roman"/>
            <w:color w:val="000000" w:themeColor="text1"/>
          </w:rPr>
          <w:t>Art History</w:t>
        </w:r>
        <w:r w:rsidRPr="00A364BA">
          <w:t>, 19, 37, 67, 71, 72, 75, 76, 77, 78, 249</w:t>
        </w:r>
      </w:ins>
    </w:p>
    <w:p w14:paraId="73D3DFDE" w14:textId="77777777" w:rsidR="00A364BA" w:rsidRPr="00A364BA" w:rsidRDefault="00A364BA">
      <w:pPr>
        <w:pStyle w:val="Index1"/>
        <w:rPr>
          <w:ins w:id="17061" w:author="Summer 2023 updates" w:date="2024-07-31T13:42:00Z"/>
        </w:rPr>
      </w:pPr>
      <w:ins w:id="17062" w:author="Summer 2023 updates" w:date="2024-07-31T13:42:00Z">
        <w:r w:rsidRPr="00A364BA">
          <w:rPr>
            <w:rFonts w:cs="Times New Roman"/>
            <w:color w:val="000000" w:themeColor="text1"/>
          </w:rPr>
          <w:t>Art Major</w:t>
        </w:r>
        <w:r w:rsidRPr="00A364BA">
          <w:t>, 71</w:t>
        </w:r>
      </w:ins>
    </w:p>
    <w:p w14:paraId="22403FFC" w14:textId="77777777" w:rsidR="00A364BA" w:rsidRPr="00A364BA" w:rsidRDefault="00A364BA">
      <w:pPr>
        <w:pStyle w:val="Index1"/>
        <w:rPr>
          <w:ins w:id="17063" w:author="Summer 2023 updates" w:date="2024-07-31T13:42:00Z"/>
        </w:rPr>
      </w:pPr>
      <w:ins w:id="17064" w:author="Summer 2023 updates" w:date="2024-07-31T13:42:00Z">
        <w:r w:rsidRPr="00A364BA">
          <w:rPr>
            <w:rFonts w:cs="Times New Roman"/>
            <w:color w:val="000000" w:themeColor="text1"/>
          </w:rPr>
          <w:t>Art Minor</w:t>
        </w:r>
        <w:r w:rsidRPr="00A364BA">
          <w:t>, 72</w:t>
        </w:r>
      </w:ins>
    </w:p>
    <w:p w14:paraId="15E37599" w14:textId="77777777" w:rsidR="00A364BA" w:rsidRPr="00A364BA" w:rsidRDefault="00A364BA">
      <w:pPr>
        <w:pStyle w:val="Index1"/>
        <w:rPr>
          <w:ins w:id="17065" w:author="Summer 2023 updates" w:date="2024-07-31T13:42:00Z"/>
        </w:rPr>
      </w:pPr>
      <w:ins w:id="17066" w:author="Summer 2023 updates" w:date="2024-07-31T13:42:00Z">
        <w:r w:rsidRPr="00A364BA">
          <w:rPr>
            <w:rFonts w:cs="Times New Roman"/>
            <w:color w:val="000000" w:themeColor="text1"/>
          </w:rPr>
          <w:t>Artists-in-Residence</w:t>
        </w:r>
        <w:r w:rsidRPr="00A364BA">
          <w:t xml:space="preserve">. </w:t>
        </w:r>
        <w:r w:rsidRPr="00A364BA">
          <w:rPr>
            <w:color w:val="000000" w:themeColor="text1"/>
          </w:rPr>
          <w:t>See Public Events</w:t>
        </w:r>
      </w:ins>
    </w:p>
    <w:p w14:paraId="52233A42" w14:textId="77777777" w:rsidR="00A364BA" w:rsidRPr="00A364BA" w:rsidRDefault="00A364BA">
      <w:pPr>
        <w:pStyle w:val="Index1"/>
        <w:rPr>
          <w:ins w:id="17067" w:author="Summer 2023 updates" w:date="2024-07-31T13:42:00Z"/>
        </w:rPr>
      </w:pPr>
      <w:ins w:id="17068" w:author="Summer 2023 updates" w:date="2024-07-31T13:42:00Z">
        <w:r w:rsidRPr="00A364BA">
          <w:rPr>
            <w:color w:val="000000" w:themeColor="text1"/>
          </w:rPr>
          <w:t>Asia Term</w:t>
        </w:r>
        <w:r w:rsidRPr="00A364BA">
          <w:t>, 64</w:t>
        </w:r>
      </w:ins>
    </w:p>
    <w:p w14:paraId="2C7EE15A" w14:textId="77777777" w:rsidR="00A364BA" w:rsidRPr="00A364BA" w:rsidRDefault="00A364BA">
      <w:pPr>
        <w:pStyle w:val="Index1"/>
        <w:rPr>
          <w:ins w:id="17069" w:author="Summer 2023 updates" w:date="2024-07-31T13:42:00Z"/>
        </w:rPr>
      </w:pPr>
      <w:ins w:id="17070" w:author="Summer 2023 updates" w:date="2024-07-31T13:42:00Z">
        <w:r w:rsidRPr="00A364BA">
          <w:rPr>
            <w:rFonts w:cs="Times New Roman"/>
            <w:color w:val="000000" w:themeColor="text1"/>
          </w:rPr>
          <w:t>Asian Studies</w:t>
        </w:r>
        <w:r w:rsidRPr="00A364BA">
          <w:t>, 19, 78, 79</w:t>
        </w:r>
      </w:ins>
    </w:p>
    <w:p w14:paraId="1A97F857" w14:textId="77777777" w:rsidR="00A364BA" w:rsidRPr="00A364BA" w:rsidRDefault="00A364BA">
      <w:pPr>
        <w:pStyle w:val="Index1"/>
        <w:rPr>
          <w:ins w:id="17071" w:author="Summer 2023 updates" w:date="2024-07-31T13:42:00Z"/>
        </w:rPr>
      </w:pPr>
      <w:ins w:id="17072" w:author="Summer 2023 updates" w:date="2024-07-31T13:42:00Z">
        <w:r w:rsidRPr="00A364BA">
          <w:t>Athletics, 50, 51, 52, 154, 155, 158</w:t>
        </w:r>
      </w:ins>
    </w:p>
    <w:p w14:paraId="531ECF63" w14:textId="77777777" w:rsidR="00A364BA" w:rsidRPr="00A364BA" w:rsidRDefault="00A364BA">
      <w:pPr>
        <w:pStyle w:val="Index1"/>
        <w:rPr>
          <w:ins w:id="17073" w:author="Summer 2023 updates" w:date="2024-07-31T13:42:00Z"/>
        </w:rPr>
      </w:pPr>
      <w:ins w:id="17074" w:author="Summer 2023 updates" w:date="2024-07-31T13:42:00Z">
        <w:r w:rsidRPr="00A364BA">
          <w:t>Attendance, 43, 62, 80, 167, 168, 170, 234, 235, 238, 241</w:t>
        </w:r>
      </w:ins>
    </w:p>
    <w:p w14:paraId="6006E221" w14:textId="77777777" w:rsidR="00A364BA" w:rsidRPr="00A364BA" w:rsidRDefault="00A364BA">
      <w:pPr>
        <w:pStyle w:val="Index1"/>
        <w:rPr>
          <w:ins w:id="17075" w:author="Summer 2023 updates" w:date="2024-07-31T13:42:00Z"/>
        </w:rPr>
      </w:pPr>
      <w:ins w:id="17076" w:author="Summer 2023 updates" w:date="2024-07-31T13:42:00Z">
        <w:r w:rsidRPr="00A364BA">
          <w:rPr>
            <w:rFonts w:cs="Times New Roman"/>
            <w:color w:val="000000" w:themeColor="text1"/>
          </w:rPr>
          <w:t>Audited</w:t>
        </w:r>
        <w:r w:rsidRPr="00A364BA">
          <w:t>, 54, 243</w:t>
        </w:r>
      </w:ins>
    </w:p>
    <w:p w14:paraId="031DEBAD" w14:textId="77777777" w:rsidR="00A364BA" w:rsidRPr="00A364BA" w:rsidRDefault="00A364BA">
      <w:pPr>
        <w:pStyle w:val="Index1"/>
        <w:rPr>
          <w:ins w:id="17077" w:author="Summer 2023 updates" w:date="2024-07-31T13:42:00Z"/>
        </w:rPr>
      </w:pPr>
      <w:ins w:id="17078" w:author="Summer 2023 updates" w:date="2024-07-31T13:42:00Z">
        <w:r w:rsidRPr="00A364BA">
          <w:rPr>
            <w:rFonts w:cs="Times New Roman"/>
            <w:color w:val="000000" w:themeColor="text1"/>
          </w:rPr>
          <w:t>Bachelor of Arts</w:t>
        </w:r>
        <w:r w:rsidRPr="00A364BA">
          <w:t>, 12</w:t>
        </w:r>
      </w:ins>
    </w:p>
    <w:p w14:paraId="2DE6FD9A" w14:textId="18D5AAC8" w:rsidR="00A364BA" w:rsidRPr="00A364BA" w:rsidRDefault="00A364BA">
      <w:pPr>
        <w:pStyle w:val="Index1"/>
        <w:rPr>
          <w:ins w:id="17079" w:author="Summer 2023 updates" w:date="2024-07-31T13:42:00Z"/>
        </w:rPr>
      </w:pPr>
      <w:ins w:id="17080" w:author="Summer 2023 updates" w:date="2024-07-31T13:42:00Z">
        <w:r w:rsidRPr="00A364BA">
          <w:rPr>
            <w:rFonts w:cs="Times New Roman"/>
            <w:color w:val="000000" w:themeColor="text1"/>
          </w:rPr>
          <w:t>Bachelor of Music</w:t>
        </w:r>
        <w:r w:rsidRPr="00A364BA">
          <w:t>, 8, 9, 12, 19</w:t>
        </w:r>
      </w:ins>
      <w:r w:rsidRPr="00A364BA">
        <w:rPr>
          <w:rPrChange w:id="17081" w:author="Summer 2023 updates" w:date="2024-07-31T13:42:00Z">
            <w:rPr>
              <w:sz w:val="22"/>
            </w:rPr>
          </w:rPrChange>
        </w:rPr>
        <w:t xml:space="preserve">, 20, </w:t>
      </w:r>
      <w:del w:id="17082" w:author="Summer 2023 updates" w:date="2024-07-31T13:42:00Z">
        <w:r w:rsidR="00311396" w:rsidRPr="00311396">
          <w:rPr>
            <w:sz w:val="22"/>
            <w:szCs w:val="22"/>
          </w:rPr>
          <w:delText>22</w:delText>
        </w:r>
      </w:del>
      <w:ins w:id="17083" w:author="Summer 2023 updates" w:date="2024-07-31T13:42:00Z">
        <w:r w:rsidRPr="00A364BA">
          <w:t>163, 173</w:t>
        </w:r>
      </w:ins>
    </w:p>
    <w:p w14:paraId="119BC7CE" w14:textId="77777777" w:rsidR="00A364BA" w:rsidRPr="00A364BA" w:rsidRDefault="00A364BA">
      <w:pPr>
        <w:pStyle w:val="Index1"/>
        <w:rPr>
          <w:ins w:id="17084" w:author="Summer 2023 updates" w:date="2024-07-31T13:42:00Z"/>
        </w:rPr>
      </w:pPr>
      <w:ins w:id="17085" w:author="Summer 2023 updates" w:date="2024-07-31T13:42:00Z">
        <w:r w:rsidRPr="00A364BA">
          <w:rPr>
            <w:rFonts w:cs="Times New Roman"/>
            <w:color w:val="000000" w:themeColor="text1"/>
          </w:rPr>
          <w:t>Bachelor of Science in Nursing</w:t>
        </w:r>
        <w:r w:rsidRPr="00A364BA">
          <w:t>, 12, 19, 176</w:t>
        </w:r>
      </w:ins>
    </w:p>
    <w:p w14:paraId="204CDF90" w14:textId="77777777" w:rsidR="00A364BA" w:rsidRPr="00A364BA" w:rsidRDefault="00A364BA">
      <w:pPr>
        <w:pStyle w:val="Index1"/>
        <w:rPr>
          <w:ins w:id="17086" w:author="Summer 2023 updates" w:date="2024-07-31T13:42:00Z"/>
        </w:rPr>
      </w:pPr>
      <w:ins w:id="17087" w:author="Summer 2023 updates" w:date="2024-07-31T13:42:00Z">
        <w:r w:rsidRPr="00A364BA">
          <w:rPr>
            <w:rFonts w:cs="Times New Roman"/>
            <w:color w:val="000000" w:themeColor="text1"/>
          </w:rPr>
          <w:t>Benefits</w:t>
        </w:r>
        <w:r w:rsidRPr="00A364BA">
          <w:t>, 239, 240</w:t>
        </w:r>
      </w:ins>
    </w:p>
    <w:p w14:paraId="402953DB" w14:textId="77777777" w:rsidR="00A364BA" w:rsidRPr="00A364BA" w:rsidRDefault="00A364BA">
      <w:pPr>
        <w:pStyle w:val="Index1"/>
        <w:rPr>
          <w:ins w:id="17088" w:author="Summer 2023 updates" w:date="2024-07-31T13:42:00Z"/>
        </w:rPr>
      </w:pPr>
      <w:ins w:id="17089" w:author="Summer 2023 updates" w:date="2024-07-31T13:42:00Z">
        <w:r w:rsidRPr="00A364BA">
          <w:rPr>
            <w:rFonts w:cs="Times New Roman"/>
            <w:color w:val="000000" w:themeColor="text1"/>
          </w:rPr>
          <w:t>Biology</w:t>
        </w:r>
        <w:r w:rsidRPr="00A364BA">
          <w:t>, 19, 37, 38, 44, 79, 80, 81, 82, 83, 84, 85, 86, 102, 103, 120, 131, 132, 133, 154, 157, 158, 162, 163, 175, 176, 177, 246, 247, 249, 250, 251, 252, 253, 254</w:t>
        </w:r>
      </w:ins>
    </w:p>
    <w:p w14:paraId="0C82C969" w14:textId="77777777" w:rsidR="00A364BA" w:rsidRPr="00A364BA" w:rsidRDefault="00A364BA">
      <w:pPr>
        <w:pStyle w:val="Index1"/>
        <w:rPr>
          <w:ins w:id="17090" w:author="Summer 2023 updates" w:date="2024-07-31T13:42:00Z"/>
        </w:rPr>
      </w:pPr>
      <w:ins w:id="17091" w:author="Summer 2023 updates" w:date="2024-07-31T13:42:00Z">
        <w:r w:rsidRPr="00A364BA">
          <w:rPr>
            <w:rFonts w:cs="Times New Roman"/>
            <w:color w:val="000000" w:themeColor="text1"/>
          </w:rPr>
          <w:t>Business Administration</w:t>
        </w:r>
        <w:r w:rsidRPr="00A364BA">
          <w:t>, 19, 86, 87, 88, 91, 92, 181, 199, 245, 246, 247, 248, 249, 250, 252, 253, 254</w:t>
        </w:r>
      </w:ins>
    </w:p>
    <w:p w14:paraId="10757440" w14:textId="77777777" w:rsidR="00A364BA" w:rsidRPr="00A364BA" w:rsidRDefault="00A364BA">
      <w:pPr>
        <w:pStyle w:val="Index1"/>
        <w:rPr>
          <w:ins w:id="17092" w:author="Summer 2023 updates" w:date="2024-07-31T13:42:00Z"/>
        </w:rPr>
      </w:pPr>
      <w:ins w:id="17093" w:author="Summer 2023 updates" w:date="2024-07-31T13:42:00Z">
        <w:r w:rsidRPr="00A364BA">
          <w:rPr>
            <w:rFonts w:cs="Times New Roman"/>
            <w:color w:val="000000" w:themeColor="text1"/>
          </w:rPr>
          <w:t>Campus Activities</w:t>
        </w:r>
        <w:r w:rsidRPr="00A364BA">
          <w:t>, 51</w:t>
        </w:r>
      </w:ins>
    </w:p>
    <w:p w14:paraId="04F96A16" w14:textId="77777777" w:rsidR="00A364BA" w:rsidRPr="00A364BA" w:rsidRDefault="00A364BA">
      <w:pPr>
        <w:pStyle w:val="Index1"/>
        <w:rPr>
          <w:ins w:id="17094" w:author="Summer 2023 updates" w:date="2024-07-31T13:42:00Z"/>
        </w:rPr>
      </w:pPr>
      <w:ins w:id="17095" w:author="Summer 2023 updates" w:date="2024-07-31T13:42:00Z">
        <w:r w:rsidRPr="00A364BA">
          <w:rPr>
            <w:rFonts w:cs="Times New Roman"/>
            <w:color w:val="000000" w:themeColor="text1"/>
          </w:rPr>
          <w:t>Campus Civility Statement</w:t>
        </w:r>
        <w:r w:rsidRPr="00A364BA">
          <w:t>, 49</w:t>
        </w:r>
      </w:ins>
    </w:p>
    <w:p w14:paraId="6F676F42" w14:textId="77777777" w:rsidR="00A364BA" w:rsidRPr="00A364BA" w:rsidRDefault="00A364BA">
      <w:pPr>
        <w:pStyle w:val="Index1"/>
        <w:rPr>
          <w:ins w:id="17096" w:author="Summer 2023 updates" w:date="2024-07-31T13:42:00Z"/>
        </w:rPr>
      </w:pPr>
      <w:ins w:id="17097" w:author="Summer 2023 updates" w:date="2024-07-31T13:42:00Z">
        <w:r w:rsidRPr="00A364BA">
          <w:t>Campus Resources, 48</w:t>
        </w:r>
      </w:ins>
    </w:p>
    <w:p w14:paraId="6E2429B0" w14:textId="77777777" w:rsidR="00A364BA" w:rsidRPr="00A364BA" w:rsidRDefault="00A364BA">
      <w:pPr>
        <w:pStyle w:val="Index1"/>
        <w:rPr>
          <w:ins w:id="17098" w:author="Summer 2023 updates" w:date="2024-07-31T13:42:00Z"/>
        </w:rPr>
      </w:pPr>
      <w:ins w:id="17099" w:author="Summer 2023 updates" w:date="2024-07-31T13:42:00Z">
        <w:r w:rsidRPr="00A364BA">
          <w:rPr>
            <w:rFonts w:cs="Times New Roman"/>
            <w:color w:val="000000" w:themeColor="text1"/>
          </w:rPr>
          <w:t>Chemistry</w:t>
        </w:r>
        <w:r w:rsidRPr="00A364BA">
          <w:t>, 19, 37, 46, 80, 84, 85, 86, 101, 102, 103, 104, 120, 131, 132, 133, 162, 175, 176, 177, 251, 252, 253</w:t>
        </w:r>
      </w:ins>
    </w:p>
    <w:p w14:paraId="7C6048BC" w14:textId="77777777" w:rsidR="00A364BA" w:rsidRPr="00A364BA" w:rsidRDefault="00A364BA">
      <w:pPr>
        <w:pStyle w:val="Index1"/>
        <w:rPr>
          <w:ins w:id="17100" w:author="Summer 2023 updates" w:date="2024-07-31T13:42:00Z"/>
        </w:rPr>
      </w:pPr>
      <w:ins w:id="17101" w:author="Summer 2023 updates" w:date="2024-07-31T13:42:00Z">
        <w:r w:rsidRPr="00A364BA">
          <w:rPr>
            <w:rFonts w:cs="Times New Roman"/>
            <w:color w:val="000000" w:themeColor="text1"/>
          </w:rPr>
          <w:t>Class Designation</w:t>
        </w:r>
        <w:r w:rsidRPr="00A364BA">
          <w:t>, 54</w:t>
        </w:r>
      </w:ins>
    </w:p>
    <w:p w14:paraId="14D3419F" w14:textId="77777777" w:rsidR="00A364BA" w:rsidRPr="00A364BA" w:rsidRDefault="00A364BA">
      <w:pPr>
        <w:pStyle w:val="Index1"/>
        <w:rPr>
          <w:ins w:id="17102" w:author="Summer 2023 updates" w:date="2024-07-31T13:42:00Z"/>
        </w:rPr>
      </w:pPr>
      <w:ins w:id="17103" w:author="Summer 2023 updates" w:date="2024-07-31T13:42:00Z">
        <w:r w:rsidRPr="00A364BA">
          <w:rPr>
            <w:rFonts w:cs="Times New Roman"/>
            <w:color w:val="000000" w:themeColor="text1"/>
          </w:rPr>
          <w:t>Coe Learning Commons</w:t>
        </w:r>
        <w:r w:rsidRPr="00A364BA">
          <w:t>, 48</w:t>
        </w:r>
      </w:ins>
    </w:p>
    <w:p w14:paraId="078924D7" w14:textId="77777777" w:rsidR="00A364BA" w:rsidRPr="00A364BA" w:rsidRDefault="00A364BA">
      <w:pPr>
        <w:pStyle w:val="Index1"/>
        <w:rPr>
          <w:ins w:id="17104" w:author="Summer 2023 updates" w:date="2024-07-31T13:42:00Z"/>
        </w:rPr>
      </w:pPr>
      <w:ins w:id="17105" w:author="Summer 2023 updates" w:date="2024-07-31T13:42:00Z">
        <w:r w:rsidRPr="00A364BA">
          <w:rPr>
            <w:rFonts w:cs="Times New Roman"/>
            <w:color w:val="000000" w:themeColor="text1"/>
          </w:rPr>
          <w:t>Collateral Major</w:t>
        </w:r>
        <w:r w:rsidRPr="00A364BA">
          <w:t>, 8, 19, 79, 80, 101, 112, 132, 133, 162, 195</w:t>
        </w:r>
      </w:ins>
    </w:p>
    <w:p w14:paraId="335708CC" w14:textId="77777777" w:rsidR="00A364BA" w:rsidRPr="00A364BA" w:rsidRDefault="00A364BA">
      <w:pPr>
        <w:pStyle w:val="Index1"/>
        <w:rPr>
          <w:ins w:id="17106" w:author="Summer 2023 updates" w:date="2024-07-31T13:42:00Z"/>
        </w:rPr>
      </w:pPr>
      <w:ins w:id="17107" w:author="Summer 2023 updates" w:date="2024-07-31T13:42:00Z">
        <w:r w:rsidRPr="00A364BA">
          <w:t>College Regulations and Policies, 53</w:t>
        </w:r>
      </w:ins>
    </w:p>
    <w:p w14:paraId="2CF958E5" w14:textId="77777777" w:rsidR="00A364BA" w:rsidRPr="00A364BA" w:rsidRDefault="00A364BA">
      <w:pPr>
        <w:pStyle w:val="Index1"/>
        <w:rPr>
          <w:ins w:id="17108" w:author="Summer 2023 updates" w:date="2024-07-31T13:42:00Z"/>
        </w:rPr>
      </w:pPr>
      <w:ins w:id="17109" w:author="Summer 2023 updates" w:date="2024-07-31T13:42:00Z">
        <w:r w:rsidRPr="00A364BA">
          <w:t>Commencement, 20, 62</w:t>
        </w:r>
      </w:ins>
    </w:p>
    <w:p w14:paraId="74D41A69" w14:textId="77777777" w:rsidR="00A364BA" w:rsidRPr="00A364BA" w:rsidRDefault="00A364BA">
      <w:pPr>
        <w:pStyle w:val="Index1"/>
        <w:rPr>
          <w:ins w:id="17110" w:author="Summer 2023 updates" w:date="2024-07-31T13:42:00Z"/>
        </w:rPr>
      </w:pPr>
      <w:ins w:id="17111" w:author="Summer 2023 updates" w:date="2024-07-31T13:42:00Z">
        <w:r w:rsidRPr="00A364BA">
          <w:rPr>
            <w:rFonts w:cs="Times New Roman"/>
            <w:color w:val="000000" w:themeColor="text1"/>
          </w:rPr>
          <w:t>Committee Participation</w:t>
        </w:r>
        <w:r w:rsidRPr="00A364BA">
          <w:t>, 50</w:t>
        </w:r>
      </w:ins>
    </w:p>
    <w:p w14:paraId="08062A74" w14:textId="77777777" w:rsidR="00A364BA" w:rsidRPr="00A364BA" w:rsidRDefault="00A364BA">
      <w:pPr>
        <w:pStyle w:val="Index1"/>
        <w:rPr>
          <w:ins w:id="17112" w:author="Summer 2023 updates" w:date="2024-07-31T13:42:00Z"/>
        </w:rPr>
      </w:pPr>
      <w:ins w:id="17113" w:author="Summer 2023 updates" w:date="2024-07-31T13:42:00Z">
        <w:r w:rsidRPr="00A364BA">
          <w:rPr>
            <w:rFonts w:cs="Times New Roman"/>
            <w:color w:val="000000" w:themeColor="text1"/>
          </w:rPr>
          <w:t>Communication Studies</w:t>
        </w:r>
        <w:r w:rsidRPr="00A364BA">
          <w:t>, 19, 105, 106, 107, 108, 199, 247</w:t>
        </w:r>
      </w:ins>
    </w:p>
    <w:p w14:paraId="6F9764CD" w14:textId="77777777" w:rsidR="00A364BA" w:rsidRPr="00A364BA" w:rsidRDefault="00A364BA">
      <w:pPr>
        <w:pStyle w:val="Index1"/>
        <w:rPr>
          <w:ins w:id="17114" w:author="Summer 2023 updates" w:date="2024-07-31T13:42:00Z"/>
        </w:rPr>
      </w:pPr>
      <w:ins w:id="17115" w:author="Summer 2023 updates" w:date="2024-07-31T13:42:00Z">
        <w:r w:rsidRPr="00A364BA">
          <w:rPr>
            <w:color w:val="000000" w:themeColor="text1"/>
          </w:rPr>
          <w:t>Community College</w:t>
        </w:r>
        <w:r w:rsidRPr="00A364BA">
          <w:t>, 61</w:t>
        </w:r>
      </w:ins>
    </w:p>
    <w:p w14:paraId="1E030350" w14:textId="77777777" w:rsidR="00A364BA" w:rsidRPr="00A364BA" w:rsidRDefault="00A364BA">
      <w:pPr>
        <w:pStyle w:val="Index1"/>
        <w:rPr>
          <w:ins w:id="17116" w:author="Summer 2023 updates" w:date="2024-07-31T13:42:00Z"/>
        </w:rPr>
      </w:pPr>
      <w:ins w:id="17117" w:author="Summer 2023 updates" w:date="2024-07-31T13:42:00Z">
        <w:r w:rsidRPr="00A364BA">
          <w:rPr>
            <w:color w:val="000000" w:themeColor="text1"/>
          </w:rPr>
          <w:t>Community-Based Project</w:t>
        </w:r>
        <w:r w:rsidRPr="00A364BA">
          <w:t>, 38, 64</w:t>
        </w:r>
      </w:ins>
    </w:p>
    <w:p w14:paraId="74A2CAD5" w14:textId="77777777" w:rsidR="00A364BA" w:rsidRPr="00A364BA" w:rsidRDefault="00A364BA">
      <w:pPr>
        <w:pStyle w:val="Index1"/>
        <w:rPr>
          <w:ins w:id="17118" w:author="Summer 2023 updates" w:date="2024-07-31T13:42:00Z"/>
        </w:rPr>
      </w:pPr>
      <w:ins w:id="17119" w:author="Summer 2023 updates" w:date="2024-07-31T13:42:00Z">
        <w:r w:rsidRPr="00A364BA">
          <w:rPr>
            <w:rFonts w:cs="Times New Roman"/>
            <w:color w:val="000000" w:themeColor="text1"/>
          </w:rPr>
          <w:t>Composition</w:t>
        </w:r>
        <w:r w:rsidRPr="00A364BA">
          <w:t>, 19, 164, 168, 206, 213, 214, 215</w:t>
        </w:r>
      </w:ins>
    </w:p>
    <w:p w14:paraId="244C451E" w14:textId="77777777" w:rsidR="00A364BA" w:rsidRPr="00A364BA" w:rsidRDefault="00A364BA">
      <w:pPr>
        <w:pStyle w:val="Index1"/>
        <w:rPr>
          <w:ins w:id="17120" w:author="Summer 2023 updates" w:date="2024-07-31T13:42:00Z"/>
        </w:rPr>
      </w:pPr>
      <w:ins w:id="17121" w:author="Summer 2023 updates" w:date="2024-07-31T13:42:00Z">
        <w:r w:rsidRPr="00A364BA">
          <w:rPr>
            <w:rFonts w:cs="Times New Roman"/>
            <w:color w:val="000000" w:themeColor="text1"/>
          </w:rPr>
          <w:t>Computer Science</w:t>
        </w:r>
        <w:r w:rsidRPr="00A364BA">
          <w:t>, 19, 37, 108, 109, 111, 115, 248, 253</w:t>
        </w:r>
      </w:ins>
    </w:p>
    <w:p w14:paraId="1D044D91" w14:textId="77777777" w:rsidR="00A364BA" w:rsidRPr="00A364BA" w:rsidRDefault="00A364BA">
      <w:pPr>
        <w:pStyle w:val="Index1"/>
        <w:rPr>
          <w:ins w:id="17122" w:author="Summer 2023 updates" w:date="2024-07-31T13:42:00Z"/>
        </w:rPr>
      </w:pPr>
      <w:ins w:id="17123" w:author="Summer 2023 updates" w:date="2024-07-31T13:42:00Z">
        <w:r w:rsidRPr="00A364BA">
          <w:rPr>
            <w:rFonts w:cs="Times New Roman"/>
            <w:bCs/>
            <w:color w:val="000000" w:themeColor="text1"/>
          </w:rPr>
          <w:t>Concentrations</w:t>
        </w:r>
        <w:r w:rsidRPr="00A364BA">
          <w:t>, 87, 88</w:t>
        </w:r>
      </w:ins>
    </w:p>
    <w:p w14:paraId="492079F5" w14:textId="77777777" w:rsidR="00A364BA" w:rsidRPr="00A364BA" w:rsidRDefault="00A364BA">
      <w:pPr>
        <w:pStyle w:val="Index1"/>
        <w:rPr>
          <w:ins w:id="17124" w:author="Summer 2023 updates" w:date="2024-07-31T13:42:00Z"/>
        </w:rPr>
      </w:pPr>
      <w:ins w:id="17125" w:author="Summer 2023 updates" w:date="2024-07-31T13:42:00Z">
        <w:r w:rsidRPr="00A364BA">
          <w:rPr>
            <w:rFonts w:cs="Times New Roman"/>
            <w:color w:val="000000" w:themeColor="text1"/>
          </w:rPr>
          <w:t>Course Load</w:t>
        </w:r>
        <w:r w:rsidRPr="00A364BA">
          <w:t>, 55</w:t>
        </w:r>
      </w:ins>
    </w:p>
    <w:p w14:paraId="7DF39460" w14:textId="77777777" w:rsidR="00A364BA" w:rsidRPr="00A364BA" w:rsidRDefault="00A364BA">
      <w:pPr>
        <w:pStyle w:val="Index1"/>
        <w:rPr>
          <w:ins w:id="17126" w:author="Summer 2023 updates" w:date="2024-07-31T13:42:00Z"/>
        </w:rPr>
      </w:pPr>
      <w:ins w:id="17127" w:author="Summer 2023 updates" w:date="2024-07-31T13:42:00Z">
        <w:r w:rsidRPr="00A364BA">
          <w:t>Courses of Instruction, 64</w:t>
        </w:r>
      </w:ins>
    </w:p>
    <w:p w14:paraId="0490280E" w14:textId="77777777" w:rsidR="00A364BA" w:rsidRPr="00A364BA" w:rsidRDefault="00A364BA">
      <w:pPr>
        <w:pStyle w:val="Index1"/>
        <w:rPr>
          <w:ins w:id="17128" w:author="Summer 2023 updates" w:date="2024-07-31T13:42:00Z"/>
        </w:rPr>
      </w:pPr>
      <w:ins w:id="17129" w:author="Summer 2023 updates" w:date="2024-07-31T13:42:00Z">
        <w:r w:rsidRPr="00A364BA">
          <w:rPr>
            <w:color w:val="000000" w:themeColor="text1"/>
          </w:rPr>
          <w:t>Creative Writing</w:t>
        </w:r>
        <w:r w:rsidRPr="00A364BA">
          <w:t>, 19, 37, 111, 112, 113, 114, 127, 204, 221, 222, 223, 247</w:t>
        </w:r>
      </w:ins>
    </w:p>
    <w:p w14:paraId="295D5A42" w14:textId="77777777" w:rsidR="00A364BA" w:rsidRPr="00A364BA" w:rsidRDefault="00A364BA">
      <w:pPr>
        <w:pStyle w:val="Index1"/>
        <w:rPr>
          <w:ins w:id="17130" w:author="Summer 2023 updates" w:date="2024-07-31T13:42:00Z"/>
        </w:rPr>
      </w:pPr>
      <w:ins w:id="17131" w:author="Summer 2023 updates" w:date="2024-07-31T13:42:00Z">
        <w:r w:rsidRPr="00A364BA">
          <w:rPr>
            <w:rFonts w:cs="Times New Roman"/>
            <w:color w:val="000000" w:themeColor="text1"/>
          </w:rPr>
          <w:t>Credits Attempted</w:t>
        </w:r>
        <w:r w:rsidRPr="00A364BA">
          <w:t>, 57, 58, 241</w:t>
        </w:r>
      </w:ins>
    </w:p>
    <w:p w14:paraId="7D5C6027" w14:textId="77777777" w:rsidR="00A364BA" w:rsidRPr="00A364BA" w:rsidRDefault="00A364BA">
      <w:pPr>
        <w:pStyle w:val="Index1"/>
        <w:rPr>
          <w:ins w:id="17132" w:author="Summer 2023 updates" w:date="2024-07-31T13:42:00Z"/>
        </w:rPr>
      </w:pPr>
      <w:ins w:id="17133" w:author="Summer 2023 updates" w:date="2024-07-31T13:42:00Z">
        <w:r w:rsidRPr="00A364BA">
          <w:rPr>
            <w:color w:val="000000" w:themeColor="text1"/>
          </w:rPr>
          <w:t>Crimson Fellows Program</w:t>
        </w:r>
        <w:r w:rsidRPr="00A364BA">
          <w:t>, 39, 40</w:t>
        </w:r>
      </w:ins>
    </w:p>
    <w:p w14:paraId="5BE1B1A0" w14:textId="77777777" w:rsidR="00A364BA" w:rsidRPr="00A364BA" w:rsidRDefault="00A364BA">
      <w:pPr>
        <w:pStyle w:val="Index1"/>
        <w:rPr>
          <w:ins w:id="17134" w:author="Summer 2023 updates" w:date="2024-07-31T13:42:00Z"/>
        </w:rPr>
      </w:pPr>
      <w:ins w:id="17135" w:author="Summer 2023 updates" w:date="2024-07-31T13:42:00Z">
        <w:r w:rsidRPr="00A364BA">
          <w:rPr>
            <w:rFonts w:cs="Times New Roman"/>
            <w:color w:val="000000" w:themeColor="text1"/>
          </w:rPr>
          <w:t>D/F Notices</w:t>
        </w:r>
        <w:r w:rsidRPr="00A364BA">
          <w:t>, 57</w:t>
        </w:r>
      </w:ins>
    </w:p>
    <w:p w14:paraId="7C6831E5" w14:textId="77777777" w:rsidR="00A364BA" w:rsidRPr="00A364BA" w:rsidRDefault="00A364BA">
      <w:pPr>
        <w:pStyle w:val="Index1"/>
        <w:rPr>
          <w:ins w:id="17136" w:author="Summer 2023 updates" w:date="2024-07-31T13:42:00Z"/>
        </w:rPr>
      </w:pPr>
      <w:ins w:id="17137" w:author="Summer 2023 updates" w:date="2024-07-31T13:42:00Z">
        <w:r w:rsidRPr="00A364BA">
          <w:rPr>
            <w:color w:val="000000" w:themeColor="text1"/>
          </w:rPr>
          <w:t>Dance</w:t>
        </w:r>
        <w:r w:rsidRPr="00A364BA">
          <w:t>, 114, 156</w:t>
        </w:r>
      </w:ins>
    </w:p>
    <w:p w14:paraId="444F182D" w14:textId="77777777" w:rsidR="00A364BA" w:rsidRPr="00A364BA" w:rsidRDefault="00A364BA">
      <w:pPr>
        <w:pStyle w:val="Index1"/>
        <w:rPr>
          <w:ins w:id="17138" w:author="Summer 2023 updates" w:date="2024-07-31T13:42:00Z"/>
        </w:rPr>
      </w:pPr>
      <w:ins w:id="17139" w:author="Summer 2023 updates" w:date="2024-07-31T13:42:00Z">
        <w:r w:rsidRPr="00A364BA">
          <w:t>Dean's List, 40</w:t>
        </w:r>
      </w:ins>
    </w:p>
    <w:p w14:paraId="295F4519" w14:textId="77777777" w:rsidR="00A364BA" w:rsidRPr="00A364BA" w:rsidRDefault="00A364BA">
      <w:pPr>
        <w:pStyle w:val="Index1"/>
        <w:rPr>
          <w:ins w:id="17140" w:author="Summer 2023 updates" w:date="2024-07-31T13:42:00Z"/>
        </w:rPr>
      </w:pPr>
      <w:ins w:id="17141" w:author="Summer 2023 updates" w:date="2024-07-31T13:42:00Z">
        <w:r w:rsidRPr="00A364BA">
          <w:rPr>
            <w:color w:val="000000" w:themeColor="text1"/>
          </w:rPr>
          <w:t>Deferred Admission</w:t>
        </w:r>
        <w:r w:rsidRPr="00A364BA">
          <w:t>, 232</w:t>
        </w:r>
      </w:ins>
    </w:p>
    <w:p w14:paraId="46EAA640" w14:textId="77777777" w:rsidR="00A364BA" w:rsidRPr="00A364BA" w:rsidRDefault="00A364BA">
      <w:pPr>
        <w:pStyle w:val="Index1"/>
        <w:rPr>
          <w:ins w:id="17142" w:author="Summer 2023 updates" w:date="2024-07-31T13:42:00Z"/>
        </w:rPr>
      </w:pPr>
      <w:ins w:id="17143" w:author="Summer 2023 updates" w:date="2024-07-31T13:42:00Z">
        <w:r w:rsidRPr="00A364BA">
          <w:t>Departmental Programs, 67</w:t>
        </w:r>
      </w:ins>
    </w:p>
    <w:p w14:paraId="32F8BABF" w14:textId="77777777" w:rsidR="00A364BA" w:rsidRPr="00A364BA" w:rsidRDefault="00A364BA">
      <w:pPr>
        <w:pStyle w:val="Index1"/>
        <w:rPr>
          <w:ins w:id="17144" w:author="Summer 2023 updates" w:date="2024-07-31T13:42:00Z"/>
        </w:rPr>
      </w:pPr>
      <w:ins w:id="17145" w:author="Summer 2023 updates" w:date="2024-07-31T13:42:00Z">
        <w:r w:rsidRPr="00A364BA">
          <w:t>Directories, 245</w:t>
        </w:r>
      </w:ins>
    </w:p>
    <w:p w14:paraId="0B20EE88" w14:textId="77777777" w:rsidR="00A364BA" w:rsidRPr="00A364BA" w:rsidRDefault="00A364BA">
      <w:pPr>
        <w:pStyle w:val="Index1"/>
        <w:rPr>
          <w:ins w:id="17146" w:author="Summer 2023 updates" w:date="2024-07-31T13:42:00Z"/>
        </w:rPr>
      </w:pPr>
      <w:ins w:id="17147" w:author="Summer 2023 updates" w:date="2024-07-31T13:42:00Z">
        <w:r w:rsidRPr="00A364BA">
          <w:rPr>
            <w:color w:val="000000" w:themeColor="text1"/>
          </w:rPr>
          <w:t>Discount</w:t>
        </w:r>
        <w:r w:rsidRPr="00A364BA">
          <w:t>, 240</w:t>
        </w:r>
      </w:ins>
    </w:p>
    <w:p w14:paraId="096B9347" w14:textId="77777777" w:rsidR="00A364BA" w:rsidRPr="00A364BA" w:rsidRDefault="00A364BA">
      <w:pPr>
        <w:pStyle w:val="Index1"/>
        <w:rPr>
          <w:ins w:id="17148" w:author="Summer 2023 updates" w:date="2024-07-31T13:42:00Z"/>
        </w:rPr>
      </w:pPr>
      <w:ins w:id="17149" w:author="Summer 2023 updates" w:date="2024-07-31T13:42:00Z">
        <w:r w:rsidRPr="00A364BA">
          <w:rPr>
            <w:rFonts w:cs="Times New Roman"/>
            <w:color w:val="000000" w:themeColor="text1"/>
          </w:rPr>
          <w:t>Diverse Cultural Perspectives</w:t>
        </w:r>
        <w:r w:rsidRPr="00A364BA">
          <w:t>, 62</w:t>
        </w:r>
      </w:ins>
    </w:p>
    <w:p w14:paraId="7EFDC349" w14:textId="77777777" w:rsidR="00A364BA" w:rsidRPr="00A364BA" w:rsidRDefault="00A364BA">
      <w:pPr>
        <w:pStyle w:val="Index1"/>
        <w:rPr>
          <w:ins w:id="17150" w:author="Summer 2023 updates" w:date="2024-07-31T13:42:00Z"/>
        </w:rPr>
      </w:pPr>
      <w:ins w:id="17151" w:author="Summer 2023 updates" w:date="2024-07-31T13:42:00Z">
        <w:r w:rsidRPr="00A364BA">
          <w:rPr>
            <w:rFonts w:cs="Times New Roman"/>
            <w:color w:val="000000" w:themeColor="text1"/>
          </w:rPr>
          <w:t>Diversity &amp; Inclusion</w:t>
        </w:r>
        <w:r w:rsidRPr="00A364BA">
          <w:t>, 51</w:t>
        </w:r>
      </w:ins>
    </w:p>
    <w:p w14:paraId="6839C612" w14:textId="77777777" w:rsidR="00A364BA" w:rsidRPr="00A364BA" w:rsidRDefault="00A364BA">
      <w:pPr>
        <w:pStyle w:val="Index1"/>
        <w:rPr>
          <w:ins w:id="17152" w:author="Summer 2023 updates" w:date="2024-07-31T13:42:00Z"/>
        </w:rPr>
      </w:pPr>
      <w:ins w:id="17153" w:author="Summer 2023 updates" w:date="2024-07-31T13:42:00Z">
        <w:r w:rsidRPr="00A364BA">
          <w:rPr>
            <w:rFonts w:cs="Times New Roman"/>
            <w:color w:val="000000" w:themeColor="text1"/>
          </w:rPr>
          <w:t>Eby</w:t>
        </w:r>
        <w:r w:rsidRPr="00A364BA">
          <w:t>, 10, 52</w:t>
        </w:r>
      </w:ins>
    </w:p>
    <w:p w14:paraId="0B7098CD" w14:textId="77777777" w:rsidR="00A364BA" w:rsidRPr="00A364BA" w:rsidRDefault="00A364BA">
      <w:pPr>
        <w:pStyle w:val="Index1"/>
        <w:rPr>
          <w:ins w:id="17154" w:author="Summer 2023 updates" w:date="2024-07-31T13:42:00Z"/>
        </w:rPr>
      </w:pPr>
      <w:ins w:id="17155" w:author="Summer 2023 updates" w:date="2024-07-31T13:42:00Z">
        <w:r w:rsidRPr="00A364BA">
          <w:rPr>
            <w:rFonts w:cs="Times New Roman"/>
            <w:color w:val="000000" w:themeColor="text1"/>
          </w:rPr>
          <w:t>Economics</w:t>
        </w:r>
        <w:r w:rsidRPr="00A364BA">
          <w:t>, 19, 38, 45, 78, 79, 86, 87, 96, 97, 98, 99, 100, 101, 117, 120, 132, 133, 150, 151, 152, 245, 246, 247, 248, 249, 250, 251, 252, 253, 254</w:t>
        </w:r>
      </w:ins>
    </w:p>
    <w:p w14:paraId="79A2B867" w14:textId="580584FC" w:rsidR="00A364BA" w:rsidRPr="00A364BA" w:rsidRDefault="00A364BA">
      <w:pPr>
        <w:pStyle w:val="Index1"/>
        <w:rPr>
          <w:rPrChange w:id="17156" w:author="Summer 2023 updates" w:date="2024-07-31T13:42:00Z">
            <w:rPr>
              <w:sz w:val="22"/>
            </w:rPr>
          </w:rPrChange>
        </w:rPr>
        <w:pPrChange w:id="17157" w:author="Summer 2023 updates" w:date="2024-07-31T13:42:00Z">
          <w:pPr>
            <w:pStyle w:val="Index1"/>
            <w:tabs>
              <w:tab w:val="right" w:leader="dot" w:pos="4670"/>
            </w:tabs>
          </w:pPr>
        </w:pPrChange>
      </w:pPr>
      <w:ins w:id="17158" w:author="Summer 2023 updates" w:date="2024-07-31T13:42:00Z">
        <w:r w:rsidRPr="00A364BA">
          <w:rPr>
            <w:rFonts w:cs="Times New Roman"/>
            <w:color w:val="000000" w:themeColor="text1"/>
          </w:rPr>
          <w:t>Education</w:t>
        </w:r>
        <w:r w:rsidRPr="00A364BA">
          <w:t>, 1, 12, 13, 19, 20, 21, 37, 38, 42</w:t>
        </w:r>
      </w:ins>
      <w:r w:rsidRPr="00A364BA">
        <w:rPr>
          <w:rPrChange w:id="17159" w:author="Summer 2023 updates" w:date="2024-07-31T13:42:00Z">
            <w:rPr>
              <w:sz w:val="22"/>
            </w:rPr>
          </w:rPrChange>
        </w:rPr>
        <w:t xml:space="preserve">, 53, </w:t>
      </w:r>
      <w:del w:id="17160" w:author="Summer 2023 updates" w:date="2024-07-31T13:42:00Z">
        <w:r w:rsidR="00311396" w:rsidRPr="00311396">
          <w:rPr>
            <w:sz w:val="22"/>
            <w:szCs w:val="22"/>
          </w:rPr>
          <w:delText>54, 55, 112, 113, 114, 147</w:delText>
        </w:r>
      </w:del>
      <w:ins w:id="17161" w:author="Summer 2023 updates" w:date="2024-07-31T13:42:00Z">
        <w:r w:rsidRPr="00A364BA">
          <w:t>63, 74, 117, 118, 119, 120, 121, 124, 125, 126, 127, 154, 155, 156, 157, 158, 164, 165, 170, 171, 172, 173, 186, 195, 207, 238, 239, 240, 243, 248, 249, 250, 252, 253</w:t>
        </w:r>
      </w:ins>
    </w:p>
    <w:p w14:paraId="72892FA4" w14:textId="77777777" w:rsidR="00A364BA" w:rsidRPr="00A364BA" w:rsidRDefault="00A364BA">
      <w:pPr>
        <w:pStyle w:val="Index1"/>
        <w:rPr>
          <w:moveTo w:id="17162" w:author="Summer 2023 updates" w:date="2024-07-31T13:42:00Z"/>
          <w:rPrChange w:id="17163" w:author="Summer 2023 updates" w:date="2024-07-31T13:42:00Z">
            <w:rPr>
              <w:moveTo w:id="17164" w:author="Summer 2023 updates" w:date="2024-07-31T13:42:00Z"/>
              <w:sz w:val="22"/>
            </w:rPr>
          </w:rPrChange>
        </w:rPr>
        <w:pPrChange w:id="17165" w:author="Summer 2023 updates" w:date="2024-07-31T13:42:00Z">
          <w:pPr>
            <w:pStyle w:val="Index1"/>
            <w:tabs>
              <w:tab w:val="right" w:leader="dot" w:pos="4670"/>
            </w:tabs>
          </w:pPr>
        </w:pPrChange>
      </w:pPr>
      <w:moveToRangeStart w:id="17166" w:author="Summer 2023 updates" w:date="2024-07-31T13:42:00Z" w:name="move173325832"/>
      <w:moveTo w:id="17167" w:author="Summer 2023 updates" w:date="2024-07-31T13:42:00Z">
        <w:r w:rsidRPr="00A364BA">
          <w:rPr>
            <w:rPrChange w:id="17168" w:author="Summer 2023 updates" w:date="2024-07-31T13:42:00Z">
              <w:rPr>
                <w:sz w:val="22"/>
              </w:rPr>
            </w:rPrChange>
          </w:rPr>
          <w:t>Educational Program, 12</w:t>
        </w:r>
      </w:moveTo>
    </w:p>
    <w:p w14:paraId="13F599E5" w14:textId="66CB9894" w:rsidR="00A364BA" w:rsidRPr="00A364BA" w:rsidRDefault="00A364BA">
      <w:pPr>
        <w:pStyle w:val="Index1"/>
        <w:rPr>
          <w:ins w:id="17169" w:author="Summer 2023 updates" w:date="2024-07-31T13:42:00Z"/>
        </w:rPr>
      </w:pPr>
      <w:moveTo w:id="17170" w:author="Summer 2023 updates" w:date="2024-07-31T13:42:00Z">
        <w:r w:rsidRPr="00A364BA">
          <w:rPr>
            <w:rPrChange w:id="17171" w:author="Summer 2023 updates" w:date="2024-07-31T13:42:00Z">
              <w:rPr>
                <w:color w:val="000000" w:themeColor="text1"/>
                <w:sz w:val="22"/>
              </w:rPr>
            </w:rPrChange>
          </w:rPr>
          <w:t>Effective Catalog</w:t>
        </w:r>
        <w:r w:rsidRPr="00A364BA">
          <w:rPr>
            <w:rPrChange w:id="17172" w:author="Summer 2023 updates" w:date="2024-07-31T13:42:00Z">
              <w:rPr>
                <w:sz w:val="22"/>
              </w:rPr>
            </w:rPrChange>
          </w:rPr>
          <w:t xml:space="preserve">, </w:t>
        </w:r>
      </w:moveTo>
      <w:moveToRangeEnd w:id="17166"/>
      <w:del w:id="17173" w:author="Summer 2023 updates" w:date="2024-07-31T13:42:00Z">
        <w:r w:rsidR="00311396" w:rsidRPr="00311396">
          <w:rPr>
            <w:color w:val="000000" w:themeColor="text1"/>
            <w:sz w:val="22"/>
            <w:szCs w:val="22"/>
          </w:rPr>
          <w:delText>Aid</w:delText>
        </w:r>
        <w:r w:rsidR="00311396" w:rsidRPr="00311396">
          <w:rPr>
            <w:sz w:val="22"/>
            <w:szCs w:val="22"/>
          </w:rPr>
          <w:delText xml:space="preserve">, 1, 7, 18, 29, 30, 34, 36, </w:delText>
        </w:r>
      </w:del>
      <w:ins w:id="17174" w:author="Summer 2023 updates" w:date="2024-07-31T13:42:00Z">
        <w:r w:rsidRPr="00A364BA">
          <w:t>53</w:t>
        </w:r>
      </w:ins>
    </w:p>
    <w:p w14:paraId="501DAEA5" w14:textId="77777777" w:rsidR="00A364BA" w:rsidRPr="00A364BA" w:rsidRDefault="00A364BA">
      <w:pPr>
        <w:pStyle w:val="Index1"/>
        <w:rPr>
          <w:ins w:id="17175" w:author="Summer 2023 updates" w:date="2024-07-31T13:42:00Z"/>
        </w:rPr>
      </w:pPr>
      <w:ins w:id="17176" w:author="Summer 2023 updates" w:date="2024-07-31T13:42:00Z">
        <w:r w:rsidRPr="00A364BA">
          <w:rPr>
            <w:rFonts w:cs="Times New Roman"/>
            <w:color w:val="000000" w:themeColor="text1"/>
          </w:rPr>
          <w:t>Elementary Education</w:t>
        </w:r>
        <w:r w:rsidRPr="00A364BA">
          <w:t>, 19, 117</w:t>
        </w:r>
      </w:ins>
    </w:p>
    <w:p w14:paraId="1DC1E296" w14:textId="2BA94839" w:rsidR="00A364BA" w:rsidRPr="00A364BA" w:rsidRDefault="00A364BA">
      <w:pPr>
        <w:pStyle w:val="Index1"/>
        <w:rPr>
          <w:ins w:id="17177" w:author="Summer 2023 updates" w:date="2024-07-31T13:42:00Z"/>
        </w:rPr>
      </w:pPr>
      <w:ins w:id="17178" w:author="Summer 2023 updates" w:date="2024-07-31T13:42:00Z">
        <w:r w:rsidRPr="00A364BA">
          <w:rPr>
            <w:rFonts w:cs="Times New Roman"/>
            <w:color w:val="000000" w:themeColor="text1"/>
          </w:rPr>
          <w:t>English</w:t>
        </w:r>
        <w:r w:rsidRPr="00A364BA">
          <w:t xml:space="preserve">, 8, 19, 37, </w:t>
        </w:r>
      </w:ins>
      <w:r w:rsidRPr="00A364BA">
        <w:rPr>
          <w:rPrChange w:id="17179" w:author="Summer 2023 updates" w:date="2024-07-31T13:42:00Z">
            <w:rPr>
              <w:sz w:val="22"/>
            </w:rPr>
          </w:rPrChange>
        </w:rPr>
        <w:t xml:space="preserve">41, </w:t>
      </w:r>
      <w:ins w:id="17180" w:author="Summer 2023 updates" w:date="2024-07-31T13:42:00Z">
        <w:r w:rsidRPr="00A364BA">
          <w:t xml:space="preserve">44, </w:t>
        </w:r>
      </w:ins>
      <w:r w:rsidRPr="00A364BA">
        <w:rPr>
          <w:rPrChange w:id="17181" w:author="Summer 2023 updates" w:date="2024-07-31T13:42:00Z">
            <w:rPr>
              <w:sz w:val="22"/>
            </w:rPr>
          </w:rPrChange>
        </w:rPr>
        <w:t xml:space="preserve">45, </w:t>
      </w:r>
      <w:del w:id="17182" w:author="Summer 2023 updates" w:date="2024-07-31T13:42:00Z">
        <w:r w:rsidR="00311396" w:rsidRPr="00311396">
          <w:rPr>
            <w:sz w:val="22"/>
            <w:szCs w:val="22"/>
          </w:rPr>
          <w:delText>48, 86</w:delText>
        </w:r>
      </w:del>
      <w:ins w:id="17183" w:author="Summer 2023 updates" w:date="2024-07-31T13:42:00Z">
        <w:r w:rsidRPr="00A364BA">
          <w:t>46, 47, 67, 68, 69, 105, 107, 111, 112, 113, 114, 117, 120, 124, 125, 127, 129, 130, 131, 137, 147, 153, 159, 174, 214, 230, 232, 245, 251, 252</w:t>
        </w:r>
      </w:ins>
    </w:p>
    <w:p w14:paraId="321E4486" w14:textId="77777777" w:rsidR="00A364BA" w:rsidRPr="00A364BA" w:rsidRDefault="00A364BA">
      <w:pPr>
        <w:pStyle w:val="Index1"/>
        <w:rPr>
          <w:ins w:id="17184" w:author="Summer 2023 updates" w:date="2024-07-31T13:42:00Z"/>
        </w:rPr>
      </w:pPr>
      <w:ins w:id="17185" w:author="Summer 2023 updates" w:date="2024-07-31T13:42:00Z">
        <w:r w:rsidRPr="00A364BA">
          <w:rPr>
            <w:rFonts w:cs="Times New Roman"/>
            <w:color w:val="000000" w:themeColor="text1"/>
          </w:rPr>
          <w:t>Enrollment Status Changes</w:t>
        </w:r>
        <w:r w:rsidRPr="00A364BA">
          <w:t>, 236</w:t>
        </w:r>
      </w:ins>
    </w:p>
    <w:p w14:paraId="4E378CB7" w14:textId="77777777" w:rsidR="00A364BA" w:rsidRPr="00A364BA" w:rsidRDefault="00A364BA">
      <w:pPr>
        <w:pStyle w:val="Index1"/>
        <w:rPr>
          <w:ins w:id="17186" w:author="Summer 2023 updates" w:date="2024-07-31T13:42:00Z"/>
        </w:rPr>
      </w:pPr>
      <w:ins w:id="17187" w:author="Summer 2023 updates" w:date="2024-07-31T13:42:00Z">
        <w:r w:rsidRPr="00A364BA">
          <w:rPr>
            <w:color w:val="000000" w:themeColor="text1"/>
          </w:rPr>
          <w:t>Environmental Studies</w:t>
        </w:r>
        <w:r w:rsidRPr="00A364BA">
          <w:t>, 19, 81, 91, 98, 132, 133</w:t>
        </w:r>
      </w:ins>
    </w:p>
    <w:p w14:paraId="441E1F9F" w14:textId="77777777" w:rsidR="00A364BA" w:rsidRPr="00A364BA" w:rsidRDefault="00A364BA">
      <w:pPr>
        <w:pStyle w:val="Index1"/>
        <w:rPr>
          <w:ins w:id="17188" w:author="Summer 2023 updates" w:date="2024-07-31T13:42:00Z"/>
        </w:rPr>
      </w:pPr>
      <w:ins w:id="17189" w:author="Summer 2023 updates" w:date="2024-07-31T13:42:00Z">
        <w:r w:rsidRPr="00A364BA">
          <w:t>ESL, 41</w:t>
        </w:r>
      </w:ins>
    </w:p>
    <w:p w14:paraId="52AFFA1E" w14:textId="77777777" w:rsidR="00A364BA" w:rsidRPr="00A364BA" w:rsidRDefault="00A364BA">
      <w:pPr>
        <w:pStyle w:val="Index1"/>
        <w:rPr>
          <w:ins w:id="17190" w:author="Summer 2023 updates" w:date="2024-07-31T13:42:00Z"/>
        </w:rPr>
      </w:pPr>
      <w:ins w:id="17191" w:author="Summer 2023 updates" w:date="2024-07-31T13:42:00Z">
        <w:r w:rsidRPr="00A364BA">
          <w:rPr>
            <w:color w:val="000000" w:themeColor="text1"/>
          </w:rPr>
          <w:t>Exiting</w:t>
        </w:r>
        <w:r w:rsidRPr="00A364BA">
          <w:t>, 59</w:t>
        </w:r>
      </w:ins>
    </w:p>
    <w:p w14:paraId="441B2531" w14:textId="77777777" w:rsidR="00A364BA" w:rsidRPr="00A364BA" w:rsidRDefault="00A364BA">
      <w:pPr>
        <w:pStyle w:val="Index1"/>
        <w:rPr>
          <w:ins w:id="17192" w:author="Summer 2023 updates" w:date="2024-07-31T13:42:00Z"/>
        </w:rPr>
      </w:pPr>
      <w:ins w:id="17193" w:author="Summer 2023 updates" w:date="2024-07-31T13:42:00Z">
        <w:r w:rsidRPr="00A364BA">
          <w:rPr>
            <w:color w:val="000000" w:themeColor="text1"/>
          </w:rPr>
          <w:t>Faculty</w:t>
        </w:r>
        <w:r w:rsidRPr="00A364BA">
          <w:t>, 1, 40, 43, 53, 56, 57, 62, 64</w:t>
        </w:r>
      </w:ins>
      <w:r w:rsidRPr="00A364BA">
        <w:rPr>
          <w:rPrChange w:id="17194" w:author="Summer 2023 updates" w:date="2024-07-31T13:42:00Z">
            <w:rPr>
              <w:sz w:val="22"/>
            </w:rPr>
          </w:rPrChange>
        </w:rPr>
        <w:t xml:space="preserve">, 163, </w:t>
      </w:r>
      <w:ins w:id="17195" w:author="Summer 2023 updates" w:date="2024-07-31T13:42:00Z">
        <w:r w:rsidRPr="00A364BA">
          <w:t>168, 169, 245, 252, 254</w:t>
        </w:r>
      </w:ins>
    </w:p>
    <w:p w14:paraId="606EAFE7" w14:textId="77777777" w:rsidR="00A364BA" w:rsidRPr="00A364BA" w:rsidRDefault="00A364BA">
      <w:pPr>
        <w:pStyle w:val="Index1"/>
        <w:rPr>
          <w:ins w:id="17196" w:author="Summer 2023 updates" w:date="2024-07-31T13:42:00Z"/>
        </w:rPr>
      </w:pPr>
      <w:ins w:id="17197" w:author="Summer 2023 updates" w:date="2024-07-31T13:42:00Z">
        <w:r w:rsidRPr="00A364BA">
          <w:t>FAFSA, 238, 239, 240, 241, 243</w:t>
        </w:r>
      </w:ins>
    </w:p>
    <w:p w14:paraId="115F085D" w14:textId="77777777" w:rsidR="00A364BA" w:rsidRPr="00A364BA" w:rsidRDefault="00A364BA">
      <w:pPr>
        <w:pStyle w:val="Index1"/>
        <w:rPr>
          <w:ins w:id="17198" w:author="Summer 2023 updates" w:date="2024-07-31T13:42:00Z"/>
        </w:rPr>
      </w:pPr>
      <w:ins w:id="17199" w:author="Summer 2023 updates" w:date="2024-07-31T13:42:00Z">
        <w:r w:rsidRPr="00A364BA">
          <w:rPr>
            <w:rFonts w:cs="Times New Roman"/>
            <w:color w:val="000000" w:themeColor="text1"/>
          </w:rPr>
          <w:t>Federal Title IV</w:t>
        </w:r>
        <w:r w:rsidRPr="00A364BA">
          <w:t>, 235</w:t>
        </w:r>
      </w:ins>
    </w:p>
    <w:p w14:paraId="05D08A4A" w14:textId="77777777" w:rsidR="00A364BA" w:rsidRPr="00A364BA" w:rsidRDefault="00A364BA">
      <w:pPr>
        <w:pStyle w:val="Index1"/>
        <w:rPr>
          <w:ins w:id="17200" w:author="Summer 2023 updates" w:date="2024-07-31T13:42:00Z"/>
        </w:rPr>
      </w:pPr>
      <w:ins w:id="17201" w:author="Summer 2023 updates" w:date="2024-07-31T13:42:00Z">
        <w:r w:rsidRPr="00A364BA">
          <w:t>Fees, 233, 234</w:t>
        </w:r>
      </w:ins>
    </w:p>
    <w:p w14:paraId="2C55FCB2" w14:textId="77777777" w:rsidR="00A364BA" w:rsidRPr="00A364BA" w:rsidRDefault="00A364BA">
      <w:pPr>
        <w:pStyle w:val="Index1"/>
        <w:rPr>
          <w:ins w:id="17202" w:author="Summer 2023 updates" w:date="2024-07-31T13:42:00Z"/>
        </w:rPr>
      </w:pPr>
      <w:ins w:id="17203" w:author="Summer 2023 updates" w:date="2024-07-31T13:42:00Z">
        <w:r w:rsidRPr="00A364BA">
          <w:rPr>
            <w:rFonts w:cs="Times New Roman"/>
            <w:color w:val="000000" w:themeColor="text1"/>
          </w:rPr>
          <w:t>FERPA</w:t>
        </w:r>
        <w:r w:rsidRPr="00A364BA">
          <w:t>, 1, 63</w:t>
        </w:r>
      </w:ins>
    </w:p>
    <w:p w14:paraId="79CBFAE6" w14:textId="77777777" w:rsidR="00A364BA" w:rsidRPr="00A364BA" w:rsidRDefault="00A364BA">
      <w:pPr>
        <w:pStyle w:val="Index1"/>
        <w:rPr>
          <w:ins w:id="17204" w:author="Summer 2023 updates" w:date="2024-07-31T13:42:00Z"/>
        </w:rPr>
      </w:pPr>
      <w:ins w:id="17205" w:author="Summer 2023 updates" w:date="2024-07-31T13:42:00Z">
        <w:r w:rsidRPr="00A364BA">
          <w:rPr>
            <w:rFonts w:cs="Times New Roman"/>
            <w:color w:val="000000" w:themeColor="text1"/>
          </w:rPr>
          <w:t>Film Studies</w:t>
        </w:r>
        <w:r w:rsidRPr="00A364BA">
          <w:t>, 19, 134, 135, 136</w:t>
        </w:r>
      </w:ins>
    </w:p>
    <w:p w14:paraId="21653946" w14:textId="77777777" w:rsidR="00A364BA" w:rsidRPr="00A364BA" w:rsidRDefault="00A364BA">
      <w:pPr>
        <w:pStyle w:val="Index1"/>
        <w:rPr>
          <w:ins w:id="17206" w:author="Summer 2023 updates" w:date="2024-07-31T13:42:00Z"/>
        </w:rPr>
      </w:pPr>
      <w:ins w:id="17207" w:author="Summer 2023 updates" w:date="2024-07-31T13:42:00Z">
        <w:r w:rsidRPr="00A364BA">
          <w:rPr>
            <w:color w:val="000000" w:themeColor="text1"/>
          </w:rPr>
          <w:t>Final Exams</w:t>
        </w:r>
        <w:r w:rsidRPr="00A364BA">
          <w:t>, 11, 62</w:t>
        </w:r>
      </w:ins>
    </w:p>
    <w:p w14:paraId="435305AD" w14:textId="77777777" w:rsidR="00A364BA" w:rsidRPr="00A364BA" w:rsidRDefault="00A364BA">
      <w:pPr>
        <w:pStyle w:val="Index1"/>
        <w:rPr>
          <w:ins w:id="17208" w:author="Summer 2023 updates" w:date="2024-07-31T13:42:00Z"/>
        </w:rPr>
      </w:pPr>
      <w:ins w:id="17209" w:author="Summer 2023 updates" w:date="2024-07-31T13:42:00Z">
        <w:r w:rsidRPr="00A364BA">
          <w:t>Financial Aid, 50, 59, 234, 235, 236, 237, 238, 240, 241, 242, 243, 244</w:t>
        </w:r>
      </w:ins>
    </w:p>
    <w:p w14:paraId="630D901E" w14:textId="77777777" w:rsidR="00A364BA" w:rsidRPr="00A364BA" w:rsidRDefault="00A364BA">
      <w:pPr>
        <w:pStyle w:val="Index1"/>
        <w:rPr>
          <w:ins w:id="17210" w:author="Summer 2023 updates" w:date="2024-07-31T13:42:00Z"/>
        </w:rPr>
      </w:pPr>
      <w:ins w:id="17211" w:author="Summer 2023 updates" w:date="2024-07-31T13:42:00Z">
        <w:r w:rsidRPr="00A364BA">
          <w:t>Financial Information, 233</w:t>
        </w:r>
      </w:ins>
    </w:p>
    <w:p w14:paraId="1A5EB9AD" w14:textId="77777777" w:rsidR="00A364BA" w:rsidRPr="00A364BA" w:rsidRDefault="00A364BA">
      <w:pPr>
        <w:pStyle w:val="Index1"/>
        <w:rPr>
          <w:ins w:id="17212" w:author="Summer 2023 updates" w:date="2024-07-31T13:42:00Z"/>
        </w:rPr>
      </w:pPr>
      <w:ins w:id="17213" w:author="Summer 2023 updates" w:date="2024-07-31T13:42:00Z">
        <w:r w:rsidRPr="00A364BA">
          <w:rPr>
            <w:color w:val="000000" w:themeColor="text1"/>
          </w:rPr>
          <w:t>Financial Regulations</w:t>
        </w:r>
        <w:r w:rsidRPr="00A364BA">
          <w:t>, 234</w:t>
        </w:r>
      </w:ins>
    </w:p>
    <w:p w14:paraId="3F05CF1B" w14:textId="77777777" w:rsidR="00A364BA" w:rsidRPr="00A364BA" w:rsidRDefault="00A364BA">
      <w:pPr>
        <w:pStyle w:val="Index1"/>
        <w:rPr>
          <w:ins w:id="17214" w:author="Summer 2023 updates" w:date="2024-07-31T13:42:00Z"/>
        </w:rPr>
      </w:pPr>
      <w:ins w:id="17215" w:author="Summer 2023 updates" w:date="2024-07-31T13:42:00Z">
        <w:r w:rsidRPr="00A364BA">
          <w:rPr>
            <w:rFonts w:cs="Times New Roman"/>
            <w:color w:val="000000" w:themeColor="text1"/>
          </w:rPr>
          <w:t>First-Year</w:t>
        </w:r>
        <w:r w:rsidRPr="00A364BA">
          <w:t>, 54, 231, 239</w:t>
        </w:r>
      </w:ins>
    </w:p>
    <w:p w14:paraId="5CE70D8F" w14:textId="77777777" w:rsidR="00A364BA" w:rsidRPr="00A364BA" w:rsidRDefault="00A364BA">
      <w:pPr>
        <w:pStyle w:val="Index1"/>
        <w:rPr>
          <w:ins w:id="17216" w:author="Summer 2023 updates" w:date="2024-07-31T13:42:00Z"/>
        </w:rPr>
      </w:pPr>
      <w:ins w:id="17217" w:author="Summer 2023 updates" w:date="2024-07-31T13:42:00Z">
        <w:r w:rsidRPr="00A364BA">
          <w:rPr>
            <w:rFonts w:eastAsia="Times New Roman" w:cs="Times New Roman"/>
            <w:color w:val="000000"/>
          </w:rPr>
          <w:t>First-Year Experience</w:t>
        </w:r>
        <w:r w:rsidRPr="00A364BA">
          <w:t>, 12, 20, 163, 247</w:t>
        </w:r>
      </w:ins>
    </w:p>
    <w:p w14:paraId="26FFFD1E" w14:textId="77777777" w:rsidR="00A364BA" w:rsidRPr="00A364BA" w:rsidRDefault="00A364BA">
      <w:pPr>
        <w:pStyle w:val="Index1"/>
        <w:rPr>
          <w:ins w:id="17218" w:author="Summer 2023 updates" w:date="2024-07-31T13:42:00Z"/>
        </w:rPr>
      </w:pPr>
      <w:ins w:id="17219" w:author="Summer 2023 updates" w:date="2024-07-31T13:42:00Z">
        <w:r w:rsidRPr="00A364BA">
          <w:rPr>
            <w:rFonts w:cs="Times New Roman"/>
            <w:color w:val="000000" w:themeColor="text1"/>
          </w:rPr>
          <w:t>First-Year Seminar</w:t>
        </w:r>
        <w:r w:rsidRPr="00A364BA">
          <w:t xml:space="preserve">. </w:t>
        </w:r>
        <w:r w:rsidRPr="00A364BA">
          <w:rPr>
            <w:color w:val="000000" w:themeColor="text1"/>
          </w:rPr>
          <w:t>See First-Year Experience</w:t>
        </w:r>
      </w:ins>
    </w:p>
    <w:p w14:paraId="459E3D64" w14:textId="77777777" w:rsidR="00A364BA" w:rsidRPr="00A364BA" w:rsidRDefault="00A364BA">
      <w:pPr>
        <w:pStyle w:val="Index1"/>
        <w:rPr>
          <w:ins w:id="17220" w:author="Summer 2023 updates" w:date="2024-07-31T13:42:00Z"/>
        </w:rPr>
      </w:pPr>
      <w:ins w:id="17221" w:author="Summer 2023 updates" w:date="2024-07-31T13:42:00Z">
        <w:r w:rsidRPr="00A364BA">
          <w:rPr>
            <w:rFonts w:cs="Times New Roman"/>
            <w:color w:val="000000" w:themeColor="text1"/>
          </w:rPr>
          <w:t>French</w:t>
        </w:r>
        <w:r w:rsidRPr="00A364BA">
          <w:t>, 19</w:t>
        </w:r>
      </w:ins>
    </w:p>
    <w:p w14:paraId="62A608D5" w14:textId="77777777" w:rsidR="00A364BA" w:rsidRPr="00A364BA" w:rsidRDefault="00A364BA">
      <w:pPr>
        <w:pStyle w:val="Index1"/>
        <w:rPr>
          <w:ins w:id="17222" w:author="Summer 2023 updates" w:date="2024-07-31T13:42:00Z"/>
        </w:rPr>
      </w:pPr>
      <w:ins w:id="17223" w:author="Summer 2023 updates" w:date="2024-07-31T13:42:00Z">
        <w:r w:rsidRPr="00A364BA">
          <w:rPr>
            <w:rFonts w:cs="Times New Roman"/>
            <w:color w:val="000000" w:themeColor="text1"/>
          </w:rPr>
          <w:t>French Studies</w:t>
        </w:r>
        <w:r w:rsidRPr="00A364BA">
          <w:t>, 136</w:t>
        </w:r>
      </w:ins>
    </w:p>
    <w:p w14:paraId="16ADB59D" w14:textId="77777777" w:rsidR="00A364BA" w:rsidRPr="00A364BA" w:rsidRDefault="00A364BA">
      <w:pPr>
        <w:pStyle w:val="Index1"/>
        <w:rPr>
          <w:ins w:id="17224" w:author="Summer 2023 updates" w:date="2024-07-31T13:42:00Z"/>
        </w:rPr>
      </w:pPr>
      <w:ins w:id="17225" w:author="Summer 2023 updates" w:date="2024-07-31T13:42:00Z">
        <w:r w:rsidRPr="00A364BA">
          <w:rPr>
            <w:rFonts w:cs="Times New Roman"/>
            <w:color w:val="000000" w:themeColor="text1"/>
          </w:rPr>
          <w:t>Full-Time</w:t>
        </w:r>
        <w:r w:rsidRPr="00A364BA">
          <w:t>, 233, 245</w:t>
        </w:r>
      </w:ins>
    </w:p>
    <w:p w14:paraId="211D0089" w14:textId="77777777" w:rsidR="00A364BA" w:rsidRPr="00A364BA" w:rsidRDefault="00A364BA">
      <w:pPr>
        <w:pStyle w:val="Index1"/>
        <w:rPr>
          <w:ins w:id="17226" w:author="Summer 2023 updates" w:date="2024-07-31T13:42:00Z"/>
        </w:rPr>
      </w:pPr>
      <w:ins w:id="17227" w:author="Summer 2023 updates" w:date="2024-07-31T13:42:00Z">
        <w:r w:rsidRPr="00A364BA">
          <w:rPr>
            <w:color w:val="000000" w:themeColor="text1"/>
          </w:rPr>
          <w:t>Gender And Sexuality Studies</w:t>
        </w:r>
        <w:r w:rsidRPr="00A364BA">
          <w:t>, 139</w:t>
        </w:r>
      </w:ins>
    </w:p>
    <w:p w14:paraId="70AA3998" w14:textId="77777777" w:rsidR="00A364BA" w:rsidRPr="00A364BA" w:rsidRDefault="00A364BA">
      <w:pPr>
        <w:pStyle w:val="Index1"/>
        <w:rPr>
          <w:ins w:id="17228" w:author="Summer 2023 updates" w:date="2024-07-31T13:42:00Z"/>
        </w:rPr>
      </w:pPr>
      <w:ins w:id="17229" w:author="Summer 2023 updates" w:date="2024-07-31T13:42:00Z">
        <w:r w:rsidRPr="00A364BA">
          <w:t>General Education, 12</w:t>
        </w:r>
      </w:ins>
    </w:p>
    <w:p w14:paraId="4D707467" w14:textId="77777777" w:rsidR="00A364BA" w:rsidRPr="00A364BA" w:rsidRDefault="00A364BA">
      <w:pPr>
        <w:pStyle w:val="Index1"/>
        <w:rPr>
          <w:moveTo w:id="17230" w:author="Summer 2023 updates" w:date="2024-07-31T13:42:00Z"/>
          <w:rPrChange w:id="17231" w:author="Summer 2023 updates" w:date="2024-07-31T13:42:00Z">
            <w:rPr>
              <w:moveTo w:id="17232" w:author="Summer 2023 updates" w:date="2024-07-31T13:42:00Z"/>
              <w:sz w:val="22"/>
            </w:rPr>
          </w:rPrChange>
        </w:rPr>
        <w:pPrChange w:id="17233" w:author="Summer 2023 updates" w:date="2024-07-31T13:42:00Z">
          <w:pPr>
            <w:pStyle w:val="Index1"/>
            <w:tabs>
              <w:tab w:val="right" w:leader="dot" w:pos="4670"/>
            </w:tabs>
          </w:pPr>
        </w:pPrChange>
      </w:pPr>
      <w:moveToRangeStart w:id="17234" w:author="Summer 2023 updates" w:date="2024-07-31T13:42:00Z" w:name="move173325833"/>
      <w:moveTo w:id="17235" w:author="Summer 2023 updates" w:date="2024-07-31T13:42:00Z">
        <w:r w:rsidRPr="00A364BA">
          <w:rPr>
            <w:rPrChange w:id="17236" w:author="Summer 2023 updates" w:date="2024-07-31T13:42:00Z">
              <w:rPr>
                <w:color w:val="000000" w:themeColor="text1"/>
                <w:sz w:val="22"/>
              </w:rPr>
            </w:rPrChange>
          </w:rPr>
          <w:t>Global Cultural Studies</w:t>
        </w:r>
        <w:r w:rsidRPr="00A364BA">
          <w:rPr>
            <w:rPrChange w:id="17237" w:author="Summer 2023 updates" w:date="2024-07-31T13:42:00Z">
              <w:rPr>
                <w:sz w:val="22"/>
              </w:rPr>
            </w:rPrChange>
          </w:rPr>
          <w:t xml:space="preserve">. </w:t>
        </w:r>
        <w:r w:rsidRPr="00A364BA">
          <w:rPr>
            <w:rPrChange w:id="17238" w:author="Summer 2023 updates" w:date="2024-07-31T13:42:00Z">
              <w:rPr>
                <w:i/>
                <w:color w:val="000000" w:themeColor="text1"/>
                <w:sz w:val="22"/>
              </w:rPr>
            </w:rPrChange>
          </w:rPr>
          <w:t>See</w:t>
        </w:r>
        <w:r w:rsidRPr="00A364BA">
          <w:rPr>
            <w:rPrChange w:id="17239" w:author="Summer 2023 updates" w:date="2024-07-31T13:42:00Z">
              <w:rPr>
                <w:color w:val="000000" w:themeColor="text1"/>
                <w:sz w:val="22"/>
              </w:rPr>
            </w:rPrChange>
          </w:rPr>
          <w:t xml:space="preserve"> International Studies</w:t>
        </w:r>
      </w:moveTo>
    </w:p>
    <w:p w14:paraId="6E2E7ABE" w14:textId="77777777" w:rsidR="00A364BA" w:rsidRPr="00A364BA" w:rsidRDefault="00A364BA">
      <w:pPr>
        <w:pStyle w:val="Index1"/>
        <w:rPr>
          <w:moveTo w:id="17240" w:author="Summer 2023 updates" w:date="2024-07-31T13:42:00Z"/>
          <w:rPrChange w:id="17241" w:author="Summer 2023 updates" w:date="2024-07-31T13:42:00Z">
            <w:rPr>
              <w:moveTo w:id="17242" w:author="Summer 2023 updates" w:date="2024-07-31T13:42:00Z"/>
              <w:sz w:val="22"/>
            </w:rPr>
          </w:rPrChange>
        </w:rPr>
        <w:pPrChange w:id="17243" w:author="Summer 2023 updates" w:date="2024-07-31T13:42:00Z">
          <w:pPr>
            <w:pStyle w:val="Index1"/>
            <w:tabs>
              <w:tab w:val="right" w:leader="dot" w:pos="4670"/>
            </w:tabs>
          </w:pPr>
        </w:pPrChange>
      </w:pPr>
      <w:moveTo w:id="17244" w:author="Summer 2023 updates" w:date="2024-07-31T13:42:00Z">
        <w:r w:rsidRPr="00A364BA">
          <w:rPr>
            <w:color w:val="000000" w:themeColor="text1"/>
            <w:rPrChange w:id="17245" w:author="Summer 2023 updates" w:date="2024-07-31T13:42:00Z">
              <w:rPr>
                <w:color w:val="000000" w:themeColor="text1"/>
                <w:sz w:val="22"/>
              </w:rPr>
            </w:rPrChange>
          </w:rPr>
          <w:t>Global South Track</w:t>
        </w:r>
        <w:r w:rsidRPr="00A364BA">
          <w:rPr>
            <w:rPrChange w:id="17246" w:author="Summer 2023 updates" w:date="2024-07-31T13:42:00Z">
              <w:rPr>
                <w:sz w:val="22"/>
              </w:rPr>
            </w:rPrChange>
          </w:rPr>
          <w:t xml:space="preserve">. </w:t>
        </w:r>
        <w:r w:rsidRPr="00A364BA">
          <w:rPr>
            <w:color w:val="000000" w:themeColor="text1"/>
            <w:rPrChange w:id="17247" w:author="Summer 2023 updates" w:date="2024-07-31T13:42:00Z">
              <w:rPr>
                <w:i/>
                <w:color w:val="000000" w:themeColor="text1"/>
                <w:sz w:val="22"/>
              </w:rPr>
            </w:rPrChange>
          </w:rPr>
          <w:t>See</w:t>
        </w:r>
        <w:r w:rsidRPr="00A364BA">
          <w:rPr>
            <w:color w:val="000000" w:themeColor="text1"/>
            <w:rPrChange w:id="17248" w:author="Summer 2023 updates" w:date="2024-07-31T13:42:00Z">
              <w:rPr>
                <w:color w:val="000000" w:themeColor="text1"/>
                <w:sz w:val="22"/>
              </w:rPr>
            </w:rPrChange>
          </w:rPr>
          <w:t xml:space="preserve"> International Studies</w:t>
        </w:r>
      </w:moveTo>
    </w:p>
    <w:moveToRangeEnd w:id="17234"/>
    <w:p w14:paraId="0827B760" w14:textId="1844801C" w:rsidR="00A364BA" w:rsidRPr="00A364BA" w:rsidRDefault="00311396">
      <w:pPr>
        <w:pStyle w:val="Index1"/>
        <w:rPr>
          <w:ins w:id="17249" w:author="Summer 2023 updates" w:date="2024-07-31T13:42:00Z"/>
        </w:rPr>
      </w:pPr>
      <w:del w:id="17250" w:author="Summer 2023 updates" w:date="2024-07-31T13:42:00Z">
        <w:r w:rsidRPr="00311396">
          <w:rPr>
            <w:sz w:val="22"/>
            <w:szCs w:val="22"/>
          </w:rPr>
          <w:delText>173, 206, 212, 213, 214, 215, 216, 217</w:delText>
        </w:r>
      </w:del>
      <w:ins w:id="17251" w:author="Summer 2023 updates" w:date="2024-07-31T13:42:00Z">
        <w:r w:rsidR="00A364BA" w:rsidRPr="00A364BA">
          <w:t>GPA, 19, 20, 21, 39, 40, 43, 46, 53, 54, 55, 57, 58, 60, 88, 96, 105, 106, 117, 119, 121, 186, 190, 195, 198, 203, 204, 207, 210</w:t>
        </w:r>
      </w:ins>
      <w:r w:rsidR="00A364BA" w:rsidRPr="00A364BA">
        <w:rPr>
          <w:rPrChange w:id="17252" w:author="Summer 2023 updates" w:date="2024-07-31T13:42:00Z">
            <w:rPr>
              <w:sz w:val="22"/>
            </w:rPr>
          </w:rPrChange>
        </w:rPr>
        <w:t xml:space="preserve">, 218, </w:t>
      </w:r>
      <w:ins w:id="17253" w:author="Summer 2023 updates" w:date="2024-07-31T13:42:00Z">
        <w:r w:rsidR="00A364BA" w:rsidRPr="00A364BA">
          <w:t>227, 230, 237, 238, 239, 241, 242, 243</w:t>
        </w:r>
      </w:ins>
    </w:p>
    <w:p w14:paraId="76B28429" w14:textId="77777777" w:rsidR="00A364BA" w:rsidRPr="00A364BA" w:rsidRDefault="00A364BA">
      <w:pPr>
        <w:pStyle w:val="Index1"/>
        <w:rPr>
          <w:ins w:id="17254" w:author="Summer 2023 updates" w:date="2024-07-31T13:42:00Z"/>
        </w:rPr>
      </w:pPr>
      <w:ins w:id="17255" w:author="Summer 2023 updates" w:date="2024-07-31T13:42:00Z">
        <w:r w:rsidRPr="00A364BA">
          <w:t>Grades, 45, 53, 60, 241, 243</w:t>
        </w:r>
      </w:ins>
    </w:p>
    <w:p w14:paraId="39851221" w14:textId="77777777" w:rsidR="00A364BA" w:rsidRPr="00A364BA" w:rsidRDefault="00A364BA">
      <w:pPr>
        <w:pStyle w:val="Index1"/>
        <w:rPr>
          <w:ins w:id="17256" w:author="Summer 2023 updates" w:date="2024-07-31T13:42:00Z"/>
        </w:rPr>
      </w:pPr>
      <w:ins w:id="17257" w:author="Summer 2023 updates" w:date="2024-07-31T13:42:00Z">
        <w:r w:rsidRPr="00A364BA">
          <w:rPr>
            <w:color w:val="000000" w:themeColor="text1"/>
          </w:rPr>
          <w:t>Grading</w:t>
        </w:r>
        <w:r w:rsidRPr="00A364BA">
          <w:t xml:space="preserve">. </w:t>
        </w:r>
        <w:r w:rsidRPr="00A364BA">
          <w:rPr>
            <w:color w:val="000000" w:themeColor="text1"/>
          </w:rPr>
          <w:t>See Grades</w:t>
        </w:r>
      </w:ins>
    </w:p>
    <w:p w14:paraId="411551EE" w14:textId="77777777" w:rsidR="00A364BA" w:rsidRPr="00A364BA" w:rsidRDefault="00A364BA">
      <w:pPr>
        <w:pStyle w:val="Index1"/>
        <w:rPr>
          <w:ins w:id="17258" w:author="Summer 2023 updates" w:date="2024-07-31T13:42:00Z"/>
        </w:rPr>
      </w:pPr>
      <w:ins w:id="17259" w:author="Summer 2023 updates" w:date="2024-07-31T13:42:00Z">
        <w:r w:rsidRPr="00A364BA">
          <w:rPr>
            <w:color w:val="000000" w:themeColor="text1"/>
          </w:rPr>
          <w:t>Graduates</w:t>
        </w:r>
        <w:r w:rsidRPr="00A364BA">
          <w:t>, 62, 87, 119, 176</w:t>
        </w:r>
      </w:ins>
    </w:p>
    <w:p w14:paraId="69F4FE69" w14:textId="77777777" w:rsidR="00A364BA" w:rsidRPr="00A364BA" w:rsidRDefault="00A364BA">
      <w:pPr>
        <w:pStyle w:val="Index1"/>
        <w:rPr>
          <w:ins w:id="17260" w:author="Summer 2023 updates" w:date="2024-07-31T13:42:00Z"/>
        </w:rPr>
      </w:pPr>
      <w:ins w:id="17261" w:author="Summer 2023 updates" w:date="2024-07-31T13:42:00Z">
        <w:r w:rsidRPr="00A364BA">
          <w:rPr>
            <w:color w:val="000000" w:themeColor="text1"/>
          </w:rPr>
          <w:t>Graduation</w:t>
        </w:r>
        <w:r w:rsidRPr="00A364BA">
          <w:t>, 61, 71</w:t>
        </w:r>
      </w:ins>
    </w:p>
    <w:p w14:paraId="76D0F202" w14:textId="77777777" w:rsidR="00A364BA" w:rsidRPr="00A364BA" w:rsidRDefault="00A364BA">
      <w:pPr>
        <w:pStyle w:val="Index1"/>
        <w:rPr>
          <w:ins w:id="17262" w:author="Summer 2023 updates" w:date="2024-07-31T13:42:00Z"/>
        </w:rPr>
      </w:pPr>
      <w:ins w:id="17263" w:author="Summer 2023 updates" w:date="2024-07-31T13:42:00Z">
        <w:r w:rsidRPr="00A364BA">
          <w:rPr>
            <w:rFonts w:cs="Times New Roman"/>
          </w:rPr>
          <w:t>Grant</w:t>
        </w:r>
        <w:r w:rsidRPr="00A364BA">
          <w:t>, 48, 235, 236, 238, 239, 243</w:t>
        </w:r>
      </w:ins>
    </w:p>
    <w:p w14:paraId="48E13E32" w14:textId="77777777" w:rsidR="00A364BA" w:rsidRPr="00A364BA" w:rsidRDefault="00A364BA">
      <w:pPr>
        <w:pStyle w:val="Index1"/>
        <w:rPr>
          <w:ins w:id="17264" w:author="Summer 2023 updates" w:date="2024-07-31T13:42:00Z"/>
        </w:rPr>
      </w:pPr>
      <w:ins w:id="17265" w:author="Summer 2023 updates" w:date="2024-07-31T13:42:00Z">
        <w:r w:rsidRPr="00A364BA">
          <w:rPr>
            <w:color w:val="000000" w:themeColor="text1"/>
          </w:rPr>
          <w:t>Health and Society Studies</w:t>
        </w:r>
        <w:r w:rsidRPr="00A364BA">
          <w:t>, 141</w:t>
        </w:r>
      </w:ins>
    </w:p>
    <w:p w14:paraId="041BED98" w14:textId="77777777" w:rsidR="00A364BA" w:rsidRPr="00A364BA" w:rsidRDefault="00A364BA">
      <w:pPr>
        <w:pStyle w:val="Index1"/>
        <w:rPr>
          <w:rPrChange w:id="17266" w:author="Summer 2023 updates" w:date="2024-07-31T13:42:00Z">
            <w:rPr>
              <w:sz w:val="22"/>
            </w:rPr>
          </w:rPrChange>
        </w:rPr>
        <w:pPrChange w:id="17267" w:author="Summer 2023 updates" w:date="2024-07-31T13:42:00Z">
          <w:pPr>
            <w:pStyle w:val="Index1"/>
            <w:tabs>
              <w:tab w:val="right" w:leader="dot" w:pos="4670"/>
            </w:tabs>
          </w:pPr>
        </w:pPrChange>
      </w:pPr>
      <w:ins w:id="17268" w:author="Summer 2023 updates" w:date="2024-07-31T13:42:00Z">
        <w:r w:rsidRPr="00A364BA">
          <w:rPr>
            <w:rFonts w:cs="Times New Roman"/>
            <w:color w:val="000000" w:themeColor="text1"/>
          </w:rPr>
          <w:t>History</w:t>
        </w:r>
        <w:r w:rsidRPr="00A364BA">
          <w:t xml:space="preserve">, 19, 37, 64, 67, 68, 70, 76, 78, 79, 96, 99, 100, 105, 117, 120, 134, 135, 142, 143, 144, 145, 146, 147, 148, 151, 152, 153, 163, 164, 165, 169, 170, 171, 172, 174, 175, 208, 218, </w:t>
        </w:r>
      </w:ins>
      <w:r w:rsidRPr="00A364BA">
        <w:rPr>
          <w:rPrChange w:id="17269" w:author="Summer 2023 updates" w:date="2024-07-31T13:42:00Z">
            <w:rPr>
              <w:sz w:val="22"/>
            </w:rPr>
          </w:rPrChange>
        </w:rPr>
        <w:t>219, 220, 221, 222</w:t>
      </w:r>
      <w:ins w:id="17270" w:author="Summer 2023 updates" w:date="2024-07-31T13:42:00Z">
        <w:r w:rsidRPr="00A364BA">
          <w:t>, 227, 245, 246, 248, 250, 251, 252, 253</w:t>
        </w:r>
      </w:ins>
    </w:p>
    <w:p w14:paraId="3E768323" w14:textId="16F37E01" w:rsidR="00A364BA" w:rsidRPr="00A364BA" w:rsidRDefault="00311396">
      <w:pPr>
        <w:pStyle w:val="Index1"/>
        <w:rPr>
          <w:ins w:id="17271" w:author="Summer 2023 updates" w:date="2024-07-31T13:42:00Z"/>
        </w:rPr>
      </w:pPr>
      <w:del w:id="17272" w:author="Summer 2023 updates" w:date="2024-07-31T13:42:00Z">
        <w:r w:rsidRPr="00311396">
          <w:rPr>
            <w:rFonts w:cs="Times New Roman"/>
            <w:color w:val="000000" w:themeColor="text1"/>
            <w:sz w:val="22"/>
            <w:szCs w:val="22"/>
          </w:rPr>
          <w:delText>American</w:delText>
        </w:r>
      </w:del>
      <w:ins w:id="17273" w:author="Summer 2023 updates" w:date="2024-07-31T13:42:00Z">
        <w:r w:rsidR="00A364BA" w:rsidRPr="00A364BA">
          <w:rPr>
            <w:rFonts w:cs="Times New Roman"/>
            <w:color w:val="000000" w:themeColor="text1"/>
          </w:rPr>
          <w:t>Honors</w:t>
        </w:r>
        <w:r w:rsidR="00A364BA" w:rsidRPr="00A364BA">
          <w:t xml:space="preserve">. </w:t>
        </w:r>
        <w:r w:rsidR="00A364BA" w:rsidRPr="00A364BA">
          <w:rPr>
            <w:color w:val="000000" w:themeColor="text1"/>
          </w:rPr>
          <w:t>See Crimson Fellows Program</w:t>
        </w:r>
      </w:ins>
    </w:p>
    <w:p w14:paraId="6391A1EA" w14:textId="77777777" w:rsidR="00A364BA" w:rsidRPr="00A364BA" w:rsidRDefault="00A364BA">
      <w:pPr>
        <w:pStyle w:val="Index1"/>
        <w:rPr>
          <w:ins w:id="17274" w:author="Summer 2023 updates" w:date="2024-07-31T13:42:00Z"/>
        </w:rPr>
      </w:pPr>
      <w:ins w:id="17275" w:author="Summer 2023 updates" w:date="2024-07-31T13:42:00Z">
        <w:r w:rsidRPr="00A364BA">
          <w:rPr>
            <w:rFonts w:cs="Times New Roman"/>
            <w:color w:val="000000" w:themeColor="text1"/>
          </w:rPr>
          <w:t>Independent Study</w:t>
        </w:r>
        <w:r w:rsidRPr="00A364BA">
          <w:t>, 38, 64, 65, 67, 68, 69, 70, 75, 77, 85, 94, 97, 100, 102, 104, 108, 110, 126, 132, 138, 143, 147, 158, 159, 160, 162, 164, 170, 173, 180, 185, 189, 194, 198, 201, 203, 207, 209, 210, 212, 215, 216, 222</w:t>
        </w:r>
      </w:ins>
    </w:p>
    <w:p w14:paraId="64FD83CB" w14:textId="77777777" w:rsidR="00A364BA" w:rsidRPr="00A364BA" w:rsidRDefault="00A364BA">
      <w:pPr>
        <w:pStyle w:val="Index1"/>
        <w:rPr>
          <w:ins w:id="17276" w:author="Summer 2023 updates" w:date="2024-07-31T13:42:00Z"/>
        </w:rPr>
      </w:pPr>
      <w:ins w:id="17277" w:author="Summer 2023 updates" w:date="2024-07-31T13:42:00Z">
        <w:r w:rsidRPr="00A364BA">
          <w:rPr>
            <w:rFonts w:cs="Times New Roman"/>
          </w:rPr>
          <w:t>Information Technology</w:t>
        </w:r>
        <w:r w:rsidRPr="00A364BA">
          <w:t>, 49</w:t>
        </w:r>
      </w:ins>
    </w:p>
    <w:p w14:paraId="6CB5F143" w14:textId="77777777" w:rsidR="00A364BA" w:rsidRPr="00A364BA" w:rsidRDefault="00A364BA">
      <w:pPr>
        <w:pStyle w:val="Index1"/>
        <w:rPr>
          <w:ins w:id="17278" w:author="Summer 2023 updates" w:date="2024-07-31T13:42:00Z"/>
        </w:rPr>
      </w:pPr>
      <w:ins w:id="17279" w:author="Summer 2023 updates" w:date="2024-07-31T13:42:00Z">
        <w:r w:rsidRPr="00A364BA">
          <w:rPr>
            <w:rFonts w:cs="Times New Roman"/>
            <w:color w:val="000000" w:themeColor="text1"/>
          </w:rPr>
          <w:t>Instrumental</w:t>
        </w:r>
        <w:r w:rsidRPr="00A364BA">
          <w:t>, 19, 118, 164, 165, 170, 173</w:t>
        </w:r>
      </w:ins>
    </w:p>
    <w:p w14:paraId="1AF59479" w14:textId="77777777" w:rsidR="00A364BA" w:rsidRPr="00A364BA" w:rsidRDefault="00A364BA">
      <w:pPr>
        <w:pStyle w:val="Index1"/>
        <w:rPr>
          <w:ins w:id="17280" w:author="Summer 2023 updates" w:date="2024-07-31T13:42:00Z"/>
        </w:rPr>
      </w:pPr>
      <w:ins w:id="17281" w:author="Summer 2023 updates" w:date="2024-07-31T13:42:00Z">
        <w:r w:rsidRPr="00A364BA">
          <w:rPr>
            <w:rFonts w:cs="Times New Roman"/>
            <w:color w:val="000000" w:themeColor="text1"/>
          </w:rPr>
          <w:t>Interdisciplinary Science</w:t>
        </w:r>
        <w:r w:rsidRPr="00A364BA">
          <w:t>, 148</w:t>
        </w:r>
      </w:ins>
    </w:p>
    <w:p w14:paraId="5A4DA69E" w14:textId="163598F3" w:rsidR="00A364BA" w:rsidRPr="00A364BA" w:rsidRDefault="00A364BA">
      <w:pPr>
        <w:pStyle w:val="Index1"/>
        <w:rPr>
          <w:rPrChange w:id="17282" w:author="Summer 2023 updates" w:date="2024-07-31T13:42:00Z">
            <w:rPr>
              <w:sz w:val="22"/>
            </w:rPr>
          </w:rPrChange>
        </w:rPr>
        <w:pPrChange w:id="17283" w:author="Summer 2023 updates" w:date="2024-07-31T13:42:00Z">
          <w:pPr>
            <w:pStyle w:val="Index1"/>
            <w:tabs>
              <w:tab w:val="right" w:leader="dot" w:pos="4670"/>
            </w:tabs>
          </w:pPr>
        </w:pPrChange>
      </w:pPr>
      <w:ins w:id="17284" w:author="Summer 2023 updates" w:date="2024-07-31T13:42:00Z">
        <w:r w:rsidRPr="00A364BA">
          <w:rPr>
            <w:rFonts w:cs="Times New Roman"/>
            <w:color w:val="000000" w:themeColor="text1"/>
          </w:rPr>
          <w:t>Interdisciplinary</w:t>
        </w:r>
      </w:ins>
      <w:r w:rsidRPr="00A364BA">
        <w:rPr>
          <w:color w:val="000000" w:themeColor="text1"/>
          <w:rPrChange w:id="17285" w:author="Summer 2023 updates" w:date="2024-07-31T13:42:00Z">
            <w:rPr>
              <w:color w:val="000000" w:themeColor="text1"/>
              <w:sz w:val="22"/>
            </w:rPr>
          </w:rPrChange>
        </w:rPr>
        <w:t xml:space="preserve"> Studies</w:t>
      </w:r>
      <w:r w:rsidRPr="00A364BA">
        <w:rPr>
          <w:rPrChange w:id="17286" w:author="Summer 2023 updates" w:date="2024-07-31T13:42:00Z">
            <w:rPr>
              <w:sz w:val="22"/>
            </w:rPr>
          </w:rPrChange>
        </w:rPr>
        <w:t xml:space="preserve">, </w:t>
      </w:r>
      <w:del w:id="17287" w:author="Summer 2023 updates" w:date="2024-07-31T13:42:00Z">
        <w:r w:rsidR="00311396" w:rsidRPr="00311396">
          <w:rPr>
            <w:sz w:val="22"/>
            <w:szCs w:val="22"/>
          </w:rPr>
          <w:delText>55</w:delText>
        </w:r>
      </w:del>
      <w:ins w:id="17288" w:author="Summer 2023 updates" w:date="2024-07-31T13:42:00Z">
        <w:r w:rsidRPr="00A364BA">
          <w:t>19, 148</w:t>
        </w:r>
      </w:ins>
    </w:p>
    <w:p w14:paraId="213958AD" w14:textId="77777777" w:rsidR="00890698" w:rsidRPr="00311396" w:rsidRDefault="00311396">
      <w:pPr>
        <w:pStyle w:val="Index1"/>
        <w:rPr>
          <w:del w:id="17289" w:author="Summer 2023 updates" w:date="2024-07-31T13:42:00Z"/>
          <w:sz w:val="22"/>
          <w:szCs w:val="22"/>
        </w:rPr>
      </w:pPr>
      <w:del w:id="17290" w:author="Summer 2023 updates" w:date="2024-07-31T13:42:00Z">
        <w:r w:rsidRPr="00311396">
          <w:rPr>
            <w:rFonts w:cs="Times New Roman"/>
            <w:color w:val="000000" w:themeColor="text1"/>
            <w:sz w:val="22"/>
            <w:szCs w:val="22"/>
          </w:rPr>
          <w:delText>A</w:delText>
        </w:r>
        <w:r>
          <w:rPr>
            <w:rFonts w:cs="Times New Roman"/>
            <w:color w:val="000000" w:themeColor="text1"/>
            <w:sz w:val="22"/>
            <w:szCs w:val="22"/>
          </w:rPr>
          <w:delText>nthropology</w:delText>
        </w:r>
        <w:r w:rsidRPr="00311396">
          <w:rPr>
            <w:sz w:val="22"/>
            <w:szCs w:val="22"/>
          </w:rPr>
          <w:delText>, 33, 55, 56, 57, 111, 188</w:delText>
        </w:r>
      </w:del>
    </w:p>
    <w:p w14:paraId="300BB9BE" w14:textId="77777777" w:rsidR="00890698" w:rsidRPr="00311396" w:rsidRDefault="00311396">
      <w:pPr>
        <w:pStyle w:val="Index1"/>
        <w:rPr>
          <w:del w:id="17291" w:author="Summer 2023 updates" w:date="2024-07-31T13:42:00Z"/>
          <w:sz w:val="22"/>
          <w:szCs w:val="22"/>
        </w:rPr>
      </w:pPr>
      <w:del w:id="17292" w:author="Summer 2023 updates" w:date="2024-07-31T13:42:00Z">
        <w:r w:rsidRPr="00311396">
          <w:rPr>
            <w:rFonts w:cs="Times New Roman"/>
            <w:color w:val="000000" w:themeColor="text1"/>
            <w:sz w:val="22"/>
            <w:szCs w:val="22"/>
          </w:rPr>
          <w:delText>Appeals</w:delText>
        </w:r>
        <w:r w:rsidRPr="00311396">
          <w:rPr>
            <w:sz w:val="22"/>
            <w:szCs w:val="22"/>
          </w:rPr>
          <w:delText>, 43, 103, 222</w:delText>
        </w:r>
      </w:del>
    </w:p>
    <w:p w14:paraId="4CE18025" w14:textId="77777777" w:rsidR="00890698" w:rsidRPr="00311396" w:rsidRDefault="00311396">
      <w:pPr>
        <w:pStyle w:val="Index1"/>
        <w:rPr>
          <w:del w:id="17293" w:author="Summer 2023 updates" w:date="2024-07-31T13:42:00Z"/>
          <w:sz w:val="22"/>
          <w:szCs w:val="22"/>
        </w:rPr>
      </w:pPr>
      <w:del w:id="17294" w:author="Summer 2023 updates" w:date="2024-07-31T13:42:00Z">
        <w:r w:rsidRPr="00311396">
          <w:rPr>
            <w:sz w:val="22"/>
            <w:szCs w:val="22"/>
          </w:rPr>
          <w:delText>Applicants, 208, 209, 216, 217</w:delText>
        </w:r>
      </w:del>
    </w:p>
    <w:p w14:paraId="6FFDF23B" w14:textId="01FDE848" w:rsidR="00A364BA" w:rsidRPr="00A364BA" w:rsidRDefault="00311396">
      <w:pPr>
        <w:pStyle w:val="Index1"/>
        <w:rPr>
          <w:ins w:id="17295" w:author="Summer 2023 updates" w:date="2024-07-31T13:42:00Z"/>
        </w:rPr>
      </w:pPr>
      <w:del w:id="17296" w:author="Summer 2023 updates" w:date="2024-07-31T13:42:00Z">
        <w:r w:rsidRPr="00311396">
          <w:rPr>
            <w:rFonts w:cs="Times New Roman"/>
            <w:color w:val="000000" w:themeColor="text1"/>
            <w:sz w:val="22"/>
            <w:szCs w:val="22"/>
          </w:rPr>
          <w:delText>Application</w:delText>
        </w:r>
        <w:r w:rsidRPr="00311396">
          <w:rPr>
            <w:sz w:val="22"/>
            <w:szCs w:val="22"/>
          </w:rPr>
          <w:delText xml:space="preserve">, 22, 24, 77, 85, </w:delText>
        </w:r>
      </w:del>
      <w:ins w:id="17297" w:author="Summer 2023 updates" w:date="2024-07-31T13:42:00Z">
        <w:r w:rsidR="00A364BA" w:rsidRPr="00A364BA">
          <w:rPr>
            <w:rFonts w:cs="Times New Roman"/>
            <w:color w:val="000000" w:themeColor="text1"/>
          </w:rPr>
          <w:t>International</w:t>
        </w:r>
        <w:r w:rsidR="00A364BA" w:rsidRPr="00A364BA">
          <w:t>, 19</w:t>
        </w:r>
      </w:ins>
    </w:p>
    <w:p w14:paraId="7C42C4C8" w14:textId="77777777" w:rsidR="00A364BA" w:rsidRPr="00A364BA" w:rsidRDefault="00A364BA">
      <w:pPr>
        <w:pStyle w:val="Index1"/>
        <w:rPr>
          <w:ins w:id="17298" w:author="Summer 2023 updates" w:date="2024-07-31T13:42:00Z"/>
        </w:rPr>
      </w:pPr>
      <w:ins w:id="17299" w:author="Summer 2023 updates" w:date="2024-07-31T13:42:00Z">
        <w:r w:rsidRPr="00A364BA">
          <w:t>International Baccalaureate, 13, 20, 61, 62</w:t>
        </w:r>
      </w:ins>
    </w:p>
    <w:p w14:paraId="28841688" w14:textId="77777777" w:rsidR="00A364BA" w:rsidRPr="00A364BA" w:rsidRDefault="00A364BA">
      <w:pPr>
        <w:pStyle w:val="Index1"/>
        <w:rPr>
          <w:ins w:id="17300" w:author="Summer 2023 updates" w:date="2024-07-31T13:42:00Z"/>
        </w:rPr>
      </w:pPr>
      <w:ins w:id="17301" w:author="Summer 2023 updates" w:date="2024-07-31T13:42:00Z">
        <w:r w:rsidRPr="00A364BA">
          <w:rPr>
            <w:rFonts w:cs="Times New Roman"/>
            <w:color w:val="000000" w:themeColor="text1"/>
          </w:rPr>
          <w:t>International Business</w:t>
        </w:r>
        <w:r w:rsidRPr="00A364BA">
          <w:t>, 19, 87, 88, 94, 149</w:t>
        </w:r>
      </w:ins>
    </w:p>
    <w:p w14:paraId="6E612C35" w14:textId="04C4C7A9" w:rsidR="00A364BA" w:rsidRPr="00A364BA" w:rsidRDefault="00A364BA">
      <w:pPr>
        <w:pStyle w:val="Index1"/>
        <w:rPr>
          <w:ins w:id="17302" w:author="Summer 2023 updates" w:date="2024-07-31T13:42:00Z"/>
        </w:rPr>
      </w:pPr>
      <w:ins w:id="17303" w:author="Summer 2023 updates" w:date="2024-07-31T13:42:00Z">
        <w:r w:rsidRPr="00A364BA">
          <w:rPr>
            <w:rFonts w:cs="Times New Roman"/>
            <w:color w:val="000000" w:themeColor="text1"/>
          </w:rPr>
          <w:t>International Economics</w:t>
        </w:r>
        <w:r w:rsidRPr="00A364BA">
          <w:t xml:space="preserve">, 8, 47, 87, 96, 97, </w:t>
        </w:r>
      </w:ins>
      <w:r w:rsidRPr="00A364BA">
        <w:rPr>
          <w:rPrChange w:id="17304" w:author="Summer 2023 updates" w:date="2024-07-31T13:42:00Z">
            <w:rPr>
              <w:sz w:val="22"/>
            </w:rPr>
          </w:rPrChange>
        </w:rPr>
        <w:t xml:space="preserve">98, </w:t>
      </w:r>
      <w:del w:id="17305" w:author="Summer 2023 updates" w:date="2024-07-31T13:42:00Z">
        <w:r w:rsidR="00311396" w:rsidRPr="00311396">
          <w:rPr>
            <w:sz w:val="22"/>
            <w:szCs w:val="22"/>
          </w:rPr>
          <w:delText>103</w:delText>
        </w:r>
      </w:del>
      <w:ins w:id="17306" w:author="Summer 2023 updates" w:date="2024-07-31T13:42:00Z">
        <w:r w:rsidRPr="00A364BA">
          <w:t>150</w:t>
        </w:r>
      </w:ins>
    </w:p>
    <w:p w14:paraId="20E9CE10" w14:textId="77777777" w:rsidR="00A364BA" w:rsidRPr="00A364BA" w:rsidRDefault="00A364BA">
      <w:pPr>
        <w:pStyle w:val="Index1"/>
        <w:rPr>
          <w:ins w:id="17307" w:author="Summer 2023 updates" w:date="2024-07-31T13:42:00Z"/>
        </w:rPr>
      </w:pPr>
      <w:ins w:id="17308" w:author="Summer 2023 updates" w:date="2024-07-31T13:42:00Z">
        <w:r w:rsidRPr="00A364BA">
          <w:rPr>
            <w:color w:val="000000" w:themeColor="text1"/>
          </w:rPr>
          <w:t>International Studies</w:t>
        </w:r>
        <w:r w:rsidRPr="00A364BA">
          <w:t>, 19, 150, 151, 152, 153</w:t>
        </w:r>
      </w:ins>
    </w:p>
    <w:p w14:paraId="4493095D" w14:textId="77777777" w:rsidR="00A364BA" w:rsidRPr="00A364BA" w:rsidRDefault="00A364BA">
      <w:pPr>
        <w:pStyle w:val="Index1"/>
        <w:rPr>
          <w:ins w:id="17309" w:author="Summer 2023 updates" w:date="2024-07-31T13:42:00Z"/>
        </w:rPr>
      </w:pPr>
      <w:ins w:id="17310" w:author="Summer 2023 updates" w:date="2024-07-31T13:42:00Z">
        <w:r w:rsidRPr="00A364BA">
          <w:rPr>
            <w:rFonts w:cs="Times New Roman"/>
            <w:color w:val="000000" w:themeColor="text1"/>
          </w:rPr>
          <w:t>Internships</w:t>
        </w:r>
        <w:r w:rsidRPr="00A364BA">
          <w:t>, 9, 20, 36, 37, 38, 54, 64, 66, 89</w:t>
        </w:r>
      </w:ins>
    </w:p>
    <w:p w14:paraId="57DB0E8C" w14:textId="77777777" w:rsidR="00A364BA" w:rsidRPr="00A364BA" w:rsidRDefault="00A364BA">
      <w:pPr>
        <w:pStyle w:val="Index1"/>
        <w:rPr>
          <w:ins w:id="17311" w:author="Summer 2023 updates" w:date="2024-07-31T13:42:00Z"/>
        </w:rPr>
      </w:pPr>
      <w:ins w:id="17312" w:author="Summer 2023 updates" w:date="2024-07-31T13:42:00Z">
        <w:r w:rsidRPr="00A364BA">
          <w:rPr>
            <w:color w:val="000000" w:themeColor="text1"/>
          </w:rPr>
          <w:t>Japanese</w:t>
        </w:r>
        <w:r w:rsidRPr="00A364BA">
          <w:t>, 46, 78, 79, 153</w:t>
        </w:r>
      </w:ins>
    </w:p>
    <w:p w14:paraId="09CA01EE" w14:textId="0C2C460A" w:rsidR="00A364BA" w:rsidRPr="00A364BA" w:rsidRDefault="00A364BA">
      <w:pPr>
        <w:pStyle w:val="Index1"/>
        <w:rPr>
          <w:ins w:id="17313" w:author="Summer 2023 updates" w:date="2024-07-31T13:42:00Z"/>
        </w:rPr>
      </w:pPr>
      <w:ins w:id="17314" w:author="Summer 2023 updates" w:date="2024-07-31T13:42:00Z">
        <w:r w:rsidRPr="00A364BA">
          <w:rPr>
            <w:rFonts w:cs="Times New Roman"/>
            <w:color w:val="000000" w:themeColor="text1"/>
          </w:rPr>
          <w:t>Jazz</w:t>
        </w:r>
        <w:r w:rsidRPr="00A364BA">
          <w:t>, 51, 67, 114</w:t>
        </w:r>
      </w:ins>
      <w:r w:rsidRPr="00A364BA">
        <w:rPr>
          <w:rPrChange w:id="17315" w:author="Summer 2023 updates" w:date="2024-07-31T13:42:00Z">
            <w:rPr>
              <w:sz w:val="22"/>
            </w:rPr>
          </w:rPrChange>
        </w:rPr>
        <w:t xml:space="preserve">, 115, </w:t>
      </w:r>
      <w:del w:id="17316" w:author="Summer 2023 updates" w:date="2024-07-31T13:42:00Z">
        <w:r w:rsidR="00311396" w:rsidRPr="00311396">
          <w:rPr>
            <w:sz w:val="22"/>
            <w:szCs w:val="22"/>
          </w:rPr>
          <w:delText>122, 131, 139</w:delText>
        </w:r>
      </w:del>
      <w:ins w:id="17317" w:author="Summer 2023 updates" w:date="2024-07-31T13:42:00Z">
        <w:r w:rsidRPr="00A364BA">
          <w:t>116, 164, 165, 166, 168, 169, 171, 174</w:t>
        </w:r>
      </w:ins>
    </w:p>
    <w:p w14:paraId="25B8BE9C" w14:textId="77777777" w:rsidR="00A364BA" w:rsidRPr="00A364BA" w:rsidRDefault="00A364BA">
      <w:pPr>
        <w:pStyle w:val="Index1"/>
        <w:rPr>
          <w:ins w:id="17318" w:author="Summer 2023 updates" w:date="2024-07-31T13:42:00Z"/>
        </w:rPr>
      </w:pPr>
      <w:ins w:id="17319" w:author="Summer 2023 updates" w:date="2024-07-31T13:42:00Z">
        <w:r w:rsidRPr="00A364BA">
          <w:rPr>
            <w:rFonts w:cs="Times New Roman"/>
            <w:color w:val="000000" w:themeColor="text1"/>
          </w:rPr>
          <w:t>Junior</w:t>
        </w:r>
        <w:r w:rsidRPr="00A364BA">
          <w:t>, 54, 61, 72, 75, 190</w:t>
        </w:r>
      </w:ins>
    </w:p>
    <w:p w14:paraId="3B753486" w14:textId="77777777" w:rsidR="00A364BA" w:rsidRPr="00A364BA" w:rsidRDefault="00A364BA">
      <w:pPr>
        <w:pStyle w:val="Index1"/>
        <w:rPr>
          <w:ins w:id="17320" w:author="Summer 2023 updates" w:date="2024-07-31T13:42:00Z"/>
        </w:rPr>
      </w:pPr>
      <w:ins w:id="17321" w:author="Summer 2023 updates" w:date="2024-07-31T13:42:00Z">
        <w:r w:rsidRPr="00A364BA">
          <w:rPr>
            <w:rFonts w:cs="Times New Roman"/>
            <w:color w:val="000000" w:themeColor="text1"/>
          </w:rPr>
          <w:t>Keyboard</w:t>
        </w:r>
        <w:r w:rsidRPr="00A364BA">
          <w:t>, 19, 163, 164, 169</w:t>
        </w:r>
      </w:ins>
    </w:p>
    <w:p w14:paraId="1A6CC7F5" w14:textId="77777777" w:rsidR="00A364BA" w:rsidRPr="00A364BA" w:rsidRDefault="00A364BA">
      <w:pPr>
        <w:pStyle w:val="Index1"/>
        <w:rPr>
          <w:ins w:id="17322" w:author="Summer 2023 updates" w:date="2024-07-31T13:42:00Z"/>
        </w:rPr>
      </w:pPr>
      <w:ins w:id="17323" w:author="Summer 2023 updates" w:date="2024-07-31T13:42:00Z">
        <w:r w:rsidRPr="00A364BA">
          <w:rPr>
            <w:rFonts w:cs="Times New Roman"/>
            <w:color w:val="000000" w:themeColor="text1"/>
          </w:rPr>
          <w:t>Kinesiology</w:t>
        </w:r>
        <w:r w:rsidRPr="00A364BA">
          <w:t>, 19, 120, 154, 158, 245, 250</w:t>
        </w:r>
      </w:ins>
    </w:p>
    <w:p w14:paraId="5A3FBC39" w14:textId="77777777" w:rsidR="00A364BA" w:rsidRPr="00A364BA" w:rsidRDefault="00A364BA">
      <w:pPr>
        <w:pStyle w:val="Index1"/>
        <w:rPr>
          <w:ins w:id="17324" w:author="Summer 2023 updates" w:date="2024-07-31T13:42:00Z"/>
        </w:rPr>
      </w:pPr>
      <w:ins w:id="17325" w:author="Summer 2023 updates" w:date="2024-07-31T13:42:00Z">
        <w:r w:rsidRPr="00A364BA">
          <w:rPr>
            <w:rFonts w:cs="Times New Roman"/>
            <w:color w:val="000000" w:themeColor="text1"/>
          </w:rPr>
          <w:t>Late Payments</w:t>
        </w:r>
        <w:r w:rsidRPr="00A364BA">
          <w:t>, 234</w:t>
        </w:r>
      </w:ins>
    </w:p>
    <w:p w14:paraId="5A24B5B7" w14:textId="1987951D" w:rsidR="00A364BA" w:rsidRPr="00A364BA" w:rsidRDefault="00A364BA">
      <w:pPr>
        <w:pStyle w:val="Index1"/>
        <w:rPr>
          <w:ins w:id="17326" w:author="Summer 2023 updates" w:date="2024-07-31T13:42:00Z"/>
        </w:rPr>
      </w:pPr>
      <w:ins w:id="17327" w:author="Summer 2023 updates" w:date="2024-07-31T13:42:00Z">
        <w:r w:rsidRPr="00A364BA">
          <w:t>Latin, 20, 21, 104, 105</w:t>
        </w:r>
      </w:ins>
      <w:r w:rsidRPr="00A364BA">
        <w:rPr>
          <w:rPrChange w:id="17328" w:author="Summer 2023 updates" w:date="2024-07-31T13:42:00Z">
            <w:rPr>
              <w:sz w:val="22"/>
            </w:rPr>
          </w:rPrChange>
        </w:rPr>
        <w:t xml:space="preserve">, 140, </w:t>
      </w:r>
      <w:del w:id="17329" w:author="Summer 2023 updates" w:date="2024-07-31T13:42:00Z">
        <w:r w:rsidR="00311396" w:rsidRPr="00311396">
          <w:rPr>
            <w:sz w:val="22"/>
            <w:szCs w:val="22"/>
          </w:rPr>
          <w:delText>158</w:delText>
        </w:r>
      </w:del>
      <w:ins w:id="17330" w:author="Summer 2023 updates" w:date="2024-07-31T13:42:00Z">
        <w:r w:rsidRPr="00A364BA">
          <w:t>143, 145, 151, 152, 158, 190, 191, 192, 214, 216</w:t>
        </w:r>
      </w:ins>
    </w:p>
    <w:p w14:paraId="4D5C139B" w14:textId="77777777" w:rsidR="00A364BA" w:rsidRPr="00A364BA" w:rsidRDefault="00A364BA">
      <w:pPr>
        <w:pStyle w:val="Index1"/>
        <w:rPr>
          <w:ins w:id="17331" w:author="Summer 2023 updates" w:date="2024-07-31T13:42:00Z"/>
        </w:rPr>
      </w:pPr>
      <w:ins w:id="17332" w:author="Summer 2023 updates" w:date="2024-07-31T13:42:00Z">
        <w:r w:rsidRPr="00A364BA">
          <w:rPr>
            <w:color w:val="000000" w:themeColor="text1"/>
          </w:rPr>
          <w:t>Latin Honors</w:t>
        </w:r>
        <w:r w:rsidRPr="00A364BA">
          <w:t>, 40, 62</w:t>
        </w:r>
      </w:ins>
    </w:p>
    <w:p w14:paraId="60691140" w14:textId="77777777" w:rsidR="00A364BA" w:rsidRPr="00A364BA" w:rsidRDefault="00A364BA">
      <w:pPr>
        <w:pStyle w:val="Index1"/>
        <w:rPr>
          <w:ins w:id="17333" w:author="Summer 2023 updates" w:date="2024-07-31T13:42:00Z"/>
        </w:rPr>
      </w:pPr>
      <w:ins w:id="17334" w:author="Summer 2023 updates" w:date="2024-07-31T13:42:00Z">
        <w:r w:rsidRPr="00A364BA">
          <w:rPr>
            <w:color w:val="000000" w:themeColor="text1"/>
          </w:rPr>
          <w:t>Leave of Absence</w:t>
        </w:r>
        <w:r w:rsidRPr="00A364BA">
          <w:t>, 59</w:t>
        </w:r>
      </w:ins>
    </w:p>
    <w:p w14:paraId="39C7AC53" w14:textId="77777777" w:rsidR="00A364BA" w:rsidRPr="00A364BA" w:rsidRDefault="00A364BA">
      <w:pPr>
        <w:pStyle w:val="Index1"/>
        <w:rPr>
          <w:ins w:id="17335" w:author="Summer 2023 updates" w:date="2024-07-31T13:42:00Z"/>
        </w:rPr>
      </w:pPr>
      <w:ins w:id="17336" w:author="Summer 2023 updates" w:date="2024-07-31T13:42:00Z">
        <w:r w:rsidRPr="00A364BA">
          <w:rPr>
            <w:color w:val="000000" w:themeColor="text1"/>
          </w:rPr>
          <w:t>Liberal Arts</w:t>
        </w:r>
        <w:r w:rsidRPr="00A364BA">
          <w:t>, 62</w:t>
        </w:r>
      </w:ins>
    </w:p>
    <w:p w14:paraId="3C2AD175" w14:textId="77777777" w:rsidR="00A364BA" w:rsidRPr="00A364BA" w:rsidRDefault="00A364BA">
      <w:pPr>
        <w:pStyle w:val="Index1"/>
        <w:rPr>
          <w:ins w:id="17337" w:author="Summer 2023 updates" w:date="2024-07-31T13:42:00Z"/>
        </w:rPr>
      </w:pPr>
      <w:ins w:id="17338" w:author="Summer 2023 updates" w:date="2024-07-31T13:42:00Z">
        <w:r w:rsidRPr="00A364BA">
          <w:rPr>
            <w:rFonts w:cs="Times New Roman"/>
            <w:color w:val="000000" w:themeColor="text1"/>
          </w:rPr>
          <w:t>Libraries</w:t>
        </w:r>
        <w:r w:rsidRPr="00A364BA">
          <w:t>, 48</w:t>
        </w:r>
      </w:ins>
    </w:p>
    <w:p w14:paraId="51B23F28" w14:textId="77777777" w:rsidR="00A364BA" w:rsidRPr="00A364BA" w:rsidRDefault="00A364BA">
      <w:pPr>
        <w:pStyle w:val="Index1"/>
        <w:rPr>
          <w:ins w:id="17339" w:author="Summer 2023 updates" w:date="2024-07-31T13:42:00Z"/>
        </w:rPr>
      </w:pPr>
      <w:ins w:id="17340" w:author="Summer 2023 updates" w:date="2024-07-31T13:42:00Z">
        <w:r w:rsidRPr="00A364BA">
          <w:rPr>
            <w:rFonts w:cs="Times New Roman"/>
            <w:color w:val="000000" w:themeColor="text1"/>
          </w:rPr>
          <w:t>Literature</w:t>
        </w:r>
        <w:r w:rsidRPr="00A364BA">
          <w:t>, 19, 67, 68, 69, 117, 125, 127, 128, 129, 130, 131, 137, 138, 139, 152, 159, 163, 164, 165, 169, 170, 172, 174, 175, 202, 208, 213, 214, 215, 216, 247</w:t>
        </w:r>
      </w:ins>
    </w:p>
    <w:p w14:paraId="3E2DD093" w14:textId="77777777" w:rsidR="00A364BA" w:rsidRPr="00A364BA" w:rsidRDefault="00A364BA">
      <w:pPr>
        <w:pStyle w:val="Index1"/>
        <w:rPr>
          <w:ins w:id="17341" w:author="Summer 2023 updates" w:date="2024-07-31T13:42:00Z"/>
        </w:rPr>
      </w:pPr>
      <w:ins w:id="17342" w:author="Summer 2023 updates" w:date="2024-07-31T13:42:00Z">
        <w:r w:rsidRPr="00A364BA">
          <w:rPr>
            <w:rFonts w:cs="Times New Roman"/>
            <w:bCs/>
            <w:color w:val="000000" w:themeColor="text1"/>
          </w:rPr>
          <w:t>Managerial Accounting</w:t>
        </w:r>
        <w:r w:rsidRPr="00A364BA">
          <w:t>, 89, 90</w:t>
        </w:r>
      </w:ins>
    </w:p>
    <w:p w14:paraId="7EA77895" w14:textId="0170398E" w:rsidR="00A364BA" w:rsidRPr="00A364BA" w:rsidRDefault="00A364BA">
      <w:pPr>
        <w:pStyle w:val="Index1"/>
        <w:rPr>
          <w:rPrChange w:id="17343" w:author="Summer 2023 updates" w:date="2024-07-31T13:42:00Z">
            <w:rPr>
              <w:sz w:val="22"/>
            </w:rPr>
          </w:rPrChange>
        </w:rPr>
        <w:pPrChange w:id="17344" w:author="Summer 2023 updates" w:date="2024-07-31T13:42:00Z">
          <w:pPr>
            <w:pStyle w:val="Index1"/>
            <w:tabs>
              <w:tab w:val="right" w:leader="dot" w:pos="4670"/>
            </w:tabs>
          </w:pPr>
        </w:pPrChange>
      </w:pPr>
      <w:ins w:id="17345" w:author="Summer 2023 updates" w:date="2024-07-31T13:42:00Z">
        <w:r w:rsidRPr="00A364BA">
          <w:rPr>
            <w:rFonts w:cs="Times New Roman"/>
            <w:color w:val="000000" w:themeColor="text1"/>
          </w:rPr>
          <w:t>Mathematics</w:t>
        </w:r>
        <w:r w:rsidRPr="00A364BA">
          <w:t>, 19, 37, 117, 118, 125, 126</w:t>
        </w:r>
      </w:ins>
      <w:r w:rsidRPr="00A364BA">
        <w:rPr>
          <w:rPrChange w:id="17346" w:author="Summer 2023 updates" w:date="2024-07-31T13:42:00Z">
            <w:rPr>
              <w:sz w:val="22"/>
            </w:rPr>
          </w:rPrChange>
        </w:rPr>
        <w:t xml:space="preserve">, 159, 160, 161, </w:t>
      </w:r>
      <w:del w:id="17347" w:author="Summer 2023 updates" w:date="2024-07-31T13:42:00Z">
        <w:r w:rsidR="00311396" w:rsidRPr="00311396">
          <w:rPr>
            <w:sz w:val="22"/>
            <w:szCs w:val="22"/>
          </w:rPr>
          <w:delText>194, 209, 216, 217, 221</w:delText>
        </w:r>
      </w:del>
      <w:ins w:id="17348" w:author="Summer 2023 updates" w:date="2024-07-31T13:42:00Z">
        <w:r w:rsidRPr="00A364BA">
          <w:t>162, 165, 248, 249, 251, 252, 253</w:t>
        </w:r>
      </w:ins>
    </w:p>
    <w:p w14:paraId="79C9DC85" w14:textId="77777777" w:rsidR="00A364BA" w:rsidRPr="00A364BA" w:rsidRDefault="00A364BA">
      <w:pPr>
        <w:pStyle w:val="Index1"/>
        <w:rPr>
          <w:ins w:id="17349" w:author="Summer 2023 updates" w:date="2024-07-31T13:42:00Z"/>
        </w:rPr>
      </w:pPr>
      <w:ins w:id="17350" w:author="Summer 2023 updates" w:date="2024-07-31T13:42:00Z">
        <w:r w:rsidRPr="00A364BA">
          <w:rPr>
            <w:rFonts w:cs="Times New Roman"/>
            <w:color w:val="000000" w:themeColor="text1"/>
          </w:rPr>
          <w:t>May Term</w:t>
        </w:r>
        <w:r w:rsidRPr="00A364BA">
          <w:t>, 11, 21, 37, 55, 60, 64, 70, 78, 79, 81, 86, 98, 150, 153, 171, 205, 214, 220, 233, 236</w:t>
        </w:r>
      </w:ins>
    </w:p>
    <w:p w14:paraId="501DC5D6" w14:textId="77777777" w:rsidR="00A364BA" w:rsidRPr="00A364BA" w:rsidRDefault="00A364BA">
      <w:pPr>
        <w:pStyle w:val="Index1"/>
        <w:rPr>
          <w:ins w:id="17351" w:author="Summer 2023 updates" w:date="2024-07-31T13:42:00Z"/>
        </w:rPr>
      </w:pPr>
      <w:ins w:id="17352" w:author="Summer 2023 updates" w:date="2024-07-31T13:42:00Z">
        <w:r w:rsidRPr="00A364BA">
          <w:rPr>
            <w:rFonts w:cs="Times New Roman"/>
            <w:color w:val="000000" w:themeColor="text1"/>
          </w:rPr>
          <w:t>Medical Terminology</w:t>
        </w:r>
        <w:r w:rsidRPr="00A364BA">
          <w:t>, 158</w:t>
        </w:r>
      </w:ins>
    </w:p>
    <w:p w14:paraId="213B95C2" w14:textId="77777777" w:rsidR="00A364BA" w:rsidRPr="00A364BA" w:rsidRDefault="00A364BA">
      <w:pPr>
        <w:pStyle w:val="Index1"/>
        <w:rPr>
          <w:ins w:id="17353" w:author="Summer 2023 updates" w:date="2024-07-31T13:42:00Z"/>
        </w:rPr>
      </w:pPr>
      <w:ins w:id="17354" w:author="Summer 2023 updates" w:date="2024-07-31T13:42:00Z">
        <w:r w:rsidRPr="00A364BA">
          <w:t>Military, 59, 225, 226, 228, 229, 235, 239</w:t>
        </w:r>
      </w:ins>
    </w:p>
    <w:p w14:paraId="05ED065A" w14:textId="77777777" w:rsidR="00A364BA" w:rsidRPr="00A364BA" w:rsidRDefault="00A364BA">
      <w:pPr>
        <w:pStyle w:val="Index1"/>
        <w:rPr>
          <w:ins w:id="17355" w:author="Summer 2023 updates" w:date="2024-07-31T13:42:00Z"/>
        </w:rPr>
      </w:pPr>
      <w:ins w:id="17356" w:author="Summer 2023 updates" w:date="2024-07-31T13:42:00Z">
        <w:r w:rsidRPr="00A364BA">
          <w:rPr>
            <w:color w:val="000000" w:themeColor="text1"/>
          </w:rPr>
          <w:t>Military Science</w:t>
        </w:r>
        <w:r w:rsidRPr="00A364BA">
          <w:t>, 226, 227, 228, 229</w:t>
        </w:r>
      </w:ins>
    </w:p>
    <w:p w14:paraId="71195A1F" w14:textId="77777777" w:rsidR="00A364BA" w:rsidRPr="00A364BA" w:rsidRDefault="00A364BA">
      <w:pPr>
        <w:pStyle w:val="Index1"/>
        <w:rPr>
          <w:ins w:id="17357" w:author="Summer 2023 updates" w:date="2024-07-31T13:42:00Z"/>
        </w:rPr>
      </w:pPr>
      <w:ins w:id="17358" w:author="Summer 2023 updates" w:date="2024-07-31T13:42:00Z">
        <w:r w:rsidRPr="00A364BA">
          <w:rPr>
            <w:color w:val="000000" w:themeColor="text1"/>
          </w:rPr>
          <w:t>Minor</w:t>
        </w:r>
        <w:r w:rsidRPr="00A364BA">
          <w:t>, 19, 20, 36, 40, 41, 53, 54, 61, 68, 69, 70, 71, 72, 74, 75, 76, 79, 96, 97, 98, 101, 102, 104, 106, 108, 109, 111, 114, 118, 119, 120, 127, 131, 133, 134, 136, 137, 139, 141, 142, 148, 149, 150, 160, 161, 162, 167, 182, 191, 200, 203, 204, 205, 207, 210,211, 212, 213, 214, 216, 217, 219, 221, 242</w:t>
        </w:r>
      </w:ins>
    </w:p>
    <w:p w14:paraId="74A356A3" w14:textId="77777777" w:rsidR="00A364BA" w:rsidRPr="00A364BA" w:rsidRDefault="00A364BA">
      <w:pPr>
        <w:pStyle w:val="Index1"/>
        <w:rPr>
          <w:ins w:id="17359" w:author="Summer 2023 updates" w:date="2024-07-31T13:42:00Z"/>
        </w:rPr>
      </w:pPr>
      <w:ins w:id="17360" w:author="Summer 2023 updates" w:date="2024-07-31T13:42:00Z">
        <w:r w:rsidRPr="00A364BA">
          <w:t>Mission Statement, 7</w:t>
        </w:r>
      </w:ins>
    </w:p>
    <w:p w14:paraId="393FA353" w14:textId="77777777" w:rsidR="00A364BA" w:rsidRPr="00A364BA" w:rsidRDefault="00A364BA">
      <w:pPr>
        <w:pStyle w:val="Index1"/>
        <w:rPr>
          <w:ins w:id="17361" w:author="Summer 2023 updates" w:date="2024-07-31T13:42:00Z"/>
        </w:rPr>
      </w:pPr>
      <w:ins w:id="17362" w:author="Summer 2023 updates" w:date="2024-07-31T13:42:00Z">
        <w:r w:rsidRPr="00A364BA">
          <w:rPr>
            <w:color w:val="000000" w:themeColor="text1"/>
          </w:rPr>
          <w:t>Mount Mercy</w:t>
        </w:r>
        <w:r w:rsidRPr="00A364BA">
          <w:t>, 40, 41, 250, 251</w:t>
        </w:r>
      </w:ins>
    </w:p>
    <w:p w14:paraId="59698795" w14:textId="77777777" w:rsidR="00A364BA" w:rsidRPr="00A364BA" w:rsidRDefault="00A364BA">
      <w:pPr>
        <w:pStyle w:val="Index1"/>
        <w:rPr>
          <w:ins w:id="17363" w:author="Summer 2023 updates" w:date="2024-07-31T13:42:00Z"/>
        </w:rPr>
      </w:pPr>
      <w:ins w:id="17364" w:author="Summer 2023 updates" w:date="2024-07-31T13:42:00Z">
        <w:r w:rsidRPr="00A364BA">
          <w:rPr>
            <w:rFonts w:cs="Times New Roman"/>
            <w:color w:val="000000" w:themeColor="text1"/>
          </w:rPr>
          <w:t>Music</w:t>
        </w:r>
        <w:r w:rsidRPr="00A364BA">
          <w:t>, 8, 19, 48, 117, 118, 120, 121, 124, 134, 135, 152, 163, 164, 165, 167, 168, 169, 170, 171, 172, 173, 174, 175, 222, 246, 247, 250, 252, 253</w:t>
        </w:r>
      </w:ins>
    </w:p>
    <w:p w14:paraId="495CBC20" w14:textId="77777777" w:rsidR="00890698" w:rsidRPr="00311396" w:rsidRDefault="00A364BA">
      <w:pPr>
        <w:pStyle w:val="Index1"/>
        <w:rPr>
          <w:del w:id="17365" w:author="Summer 2023 updates" w:date="2024-07-31T13:42:00Z"/>
          <w:sz w:val="22"/>
          <w:szCs w:val="22"/>
        </w:rPr>
      </w:pPr>
      <w:moveToRangeStart w:id="17366" w:author="Summer 2023 updates" w:date="2024-07-31T13:42:00Z" w:name="move173325834"/>
      <w:moveTo w:id="17367" w:author="Summer 2023 updates" w:date="2024-07-31T13:42:00Z">
        <w:r w:rsidRPr="00A364BA">
          <w:rPr>
            <w:color w:val="000000" w:themeColor="text1"/>
            <w:rPrChange w:id="17368" w:author="Summer 2023 updates" w:date="2024-07-31T13:42:00Z">
              <w:rPr>
                <w:color w:val="000000" w:themeColor="text1"/>
                <w:sz w:val="22"/>
              </w:rPr>
            </w:rPrChange>
          </w:rPr>
          <w:t>NCAA Division III</w:t>
        </w:r>
        <w:r w:rsidRPr="00A364BA">
          <w:rPr>
            <w:rPrChange w:id="17369" w:author="Summer 2023 updates" w:date="2024-07-31T13:42:00Z">
              <w:rPr>
                <w:sz w:val="22"/>
              </w:rPr>
            </w:rPrChange>
          </w:rPr>
          <w:t xml:space="preserve">. </w:t>
        </w:r>
      </w:moveTo>
      <w:moveToRangeEnd w:id="17366"/>
      <w:del w:id="17370" w:author="Summer 2023 updates" w:date="2024-07-31T13:42:00Z">
        <w:r w:rsidR="00311396" w:rsidRPr="00311396">
          <w:rPr>
            <w:rFonts w:cs="Times New Roman"/>
            <w:color w:val="000000" w:themeColor="text1"/>
            <w:sz w:val="22"/>
            <w:szCs w:val="22"/>
          </w:rPr>
          <w:delText>Art</w:delText>
        </w:r>
        <w:r w:rsidR="00311396" w:rsidRPr="00311396">
          <w:rPr>
            <w:sz w:val="22"/>
            <w:szCs w:val="22"/>
          </w:rPr>
          <w:delText>, 15</w:delText>
        </w:r>
      </w:del>
    </w:p>
    <w:p w14:paraId="05A9F2AB" w14:textId="77777777" w:rsidR="00890698" w:rsidRPr="00311396" w:rsidRDefault="00311396">
      <w:pPr>
        <w:pStyle w:val="Index1"/>
        <w:rPr>
          <w:del w:id="17371" w:author="Summer 2023 updates" w:date="2024-07-31T13:42:00Z"/>
          <w:sz w:val="22"/>
          <w:szCs w:val="22"/>
        </w:rPr>
      </w:pPr>
      <w:del w:id="17372" w:author="Summer 2023 updates" w:date="2024-07-31T13:42:00Z">
        <w:r w:rsidRPr="00311396">
          <w:rPr>
            <w:rFonts w:cs="Times New Roman"/>
            <w:color w:val="000000" w:themeColor="text1"/>
            <w:sz w:val="22"/>
            <w:szCs w:val="22"/>
          </w:rPr>
          <w:delText>Art collections</w:delText>
        </w:r>
        <w:r w:rsidRPr="00311396">
          <w:rPr>
            <w:sz w:val="22"/>
            <w:szCs w:val="22"/>
          </w:rPr>
          <w:delText>, 34</w:delText>
        </w:r>
      </w:del>
    </w:p>
    <w:p w14:paraId="63CF3D4C" w14:textId="77777777" w:rsidR="00890698" w:rsidRPr="00311396" w:rsidRDefault="00311396">
      <w:pPr>
        <w:pStyle w:val="Index1"/>
        <w:rPr>
          <w:del w:id="17373" w:author="Summer 2023 updates" w:date="2024-07-31T13:42:00Z"/>
          <w:sz w:val="22"/>
          <w:szCs w:val="22"/>
        </w:rPr>
      </w:pPr>
      <w:del w:id="17374" w:author="Summer 2023 updates" w:date="2024-07-31T13:42:00Z">
        <w:r w:rsidRPr="00311396">
          <w:rPr>
            <w:rFonts w:cs="Times New Roman"/>
            <w:color w:val="000000" w:themeColor="text1"/>
            <w:sz w:val="22"/>
            <w:szCs w:val="22"/>
          </w:rPr>
          <w:delText>Art history</w:delText>
        </w:r>
        <w:r w:rsidRPr="00311396">
          <w:rPr>
            <w:sz w:val="22"/>
            <w:szCs w:val="22"/>
          </w:rPr>
          <w:delText>, 15, 20, 21, 22, 53, 57, 58, 59, 61, 62, 63, 64, 227</w:delText>
        </w:r>
      </w:del>
    </w:p>
    <w:p w14:paraId="206F68C6" w14:textId="77777777" w:rsidR="00890698" w:rsidRPr="00311396" w:rsidRDefault="00311396">
      <w:pPr>
        <w:pStyle w:val="Index1"/>
        <w:rPr>
          <w:del w:id="17375" w:author="Summer 2023 updates" w:date="2024-07-31T13:42:00Z"/>
          <w:sz w:val="22"/>
          <w:szCs w:val="22"/>
        </w:rPr>
      </w:pPr>
      <w:del w:id="17376" w:author="Summer 2023 updates" w:date="2024-07-31T13:42:00Z">
        <w:r w:rsidRPr="00311396">
          <w:rPr>
            <w:rFonts w:cs="Times New Roman"/>
            <w:color w:val="000000" w:themeColor="text1"/>
            <w:sz w:val="22"/>
            <w:szCs w:val="22"/>
          </w:rPr>
          <w:delText>Art major</w:delText>
        </w:r>
        <w:r w:rsidRPr="00311396">
          <w:rPr>
            <w:sz w:val="22"/>
            <w:szCs w:val="22"/>
          </w:rPr>
          <w:delText>, 57</w:delText>
        </w:r>
      </w:del>
    </w:p>
    <w:p w14:paraId="6D133770" w14:textId="77777777" w:rsidR="00890698" w:rsidRPr="00311396" w:rsidRDefault="00311396">
      <w:pPr>
        <w:pStyle w:val="Index1"/>
        <w:rPr>
          <w:del w:id="17377" w:author="Summer 2023 updates" w:date="2024-07-31T13:42:00Z"/>
          <w:sz w:val="22"/>
          <w:szCs w:val="22"/>
        </w:rPr>
      </w:pPr>
      <w:del w:id="17378" w:author="Summer 2023 updates" w:date="2024-07-31T13:42:00Z">
        <w:r w:rsidRPr="00311396">
          <w:rPr>
            <w:rFonts w:cs="Times New Roman"/>
            <w:color w:val="000000" w:themeColor="text1"/>
            <w:sz w:val="22"/>
            <w:szCs w:val="22"/>
          </w:rPr>
          <w:delText>Art minor</w:delText>
        </w:r>
        <w:r w:rsidRPr="00311396">
          <w:rPr>
            <w:sz w:val="22"/>
            <w:szCs w:val="22"/>
          </w:rPr>
          <w:delText>, 58</w:delText>
        </w:r>
      </w:del>
    </w:p>
    <w:p w14:paraId="1542B6C8" w14:textId="77777777" w:rsidR="00890698" w:rsidRPr="00311396" w:rsidRDefault="00311396">
      <w:pPr>
        <w:pStyle w:val="Index1"/>
        <w:rPr>
          <w:del w:id="17379" w:author="Summer 2023 updates" w:date="2024-07-31T13:42:00Z"/>
          <w:sz w:val="22"/>
          <w:szCs w:val="22"/>
        </w:rPr>
      </w:pPr>
      <w:del w:id="17380" w:author="Summer 2023 updates" w:date="2024-07-31T13:42:00Z">
        <w:r w:rsidRPr="00311396">
          <w:rPr>
            <w:rFonts w:cs="Times New Roman"/>
            <w:color w:val="000000" w:themeColor="text1"/>
            <w:sz w:val="22"/>
            <w:szCs w:val="22"/>
          </w:rPr>
          <w:delText>Artists-in-residence</w:delText>
        </w:r>
        <w:r w:rsidRPr="00311396">
          <w:rPr>
            <w:sz w:val="22"/>
            <w:szCs w:val="22"/>
          </w:rPr>
          <w:delText xml:space="preserve">. </w:delText>
        </w:r>
        <w:r w:rsidRPr="00311396">
          <w:rPr>
            <w:i/>
            <w:color w:val="000000" w:themeColor="text1"/>
            <w:sz w:val="22"/>
            <w:szCs w:val="22"/>
          </w:rPr>
          <w:delText>See</w:delText>
        </w:r>
        <w:r w:rsidRPr="00311396">
          <w:rPr>
            <w:color w:val="000000" w:themeColor="text1"/>
            <w:sz w:val="22"/>
            <w:szCs w:val="22"/>
          </w:rPr>
          <w:delText xml:space="preserve"> public events</w:delText>
        </w:r>
      </w:del>
    </w:p>
    <w:p w14:paraId="3B6ACA22" w14:textId="77777777" w:rsidR="00890698" w:rsidRPr="00311396" w:rsidRDefault="00311396">
      <w:pPr>
        <w:pStyle w:val="Index1"/>
        <w:rPr>
          <w:del w:id="17381" w:author="Summer 2023 updates" w:date="2024-07-31T13:42:00Z"/>
          <w:sz w:val="22"/>
          <w:szCs w:val="22"/>
        </w:rPr>
      </w:pPr>
      <w:del w:id="17382" w:author="Summer 2023 updates" w:date="2024-07-31T13:42:00Z">
        <w:r w:rsidRPr="00311396">
          <w:rPr>
            <w:color w:val="000000" w:themeColor="text1"/>
            <w:sz w:val="22"/>
            <w:szCs w:val="22"/>
          </w:rPr>
          <w:delText xml:space="preserve">Asia </w:delText>
        </w:r>
        <w:r>
          <w:rPr>
            <w:color w:val="000000" w:themeColor="text1"/>
            <w:sz w:val="22"/>
            <w:szCs w:val="22"/>
          </w:rPr>
          <w:delText>T</w:delText>
        </w:r>
        <w:r w:rsidRPr="00311396">
          <w:rPr>
            <w:color w:val="000000" w:themeColor="text1"/>
            <w:sz w:val="22"/>
            <w:szCs w:val="22"/>
          </w:rPr>
          <w:delText>erm</w:delText>
        </w:r>
        <w:r w:rsidRPr="00311396">
          <w:rPr>
            <w:sz w:val="22"/>
            <w:szCs w:val="22"/>
          </w:rPr>
          <w:delText>, 49</w:delText>
        </w:r>
      </w:del>
    </w:p>
    <w:p w14:paraId="40835691" w14:textId="0AD94C07" w:rsidR="00A364BA" w:rsidRPr="00A364BA" w:rsidRDefault="00311396">
      <w:pPr>
        <w:pStyle w:val="Index1"/>
        <w:rPr>
          <w:ins w:id="17383" w:author="Summer 2023 updates" w:date="2024-07-31T13:42:00Z"/>
        </w:rPr>
      </w:pPr>
      <w:del w:id="17384" w:author="Summer 2023 updates" w:date="2024-07-31T13:42:00Z">
        <w:r w:rsidRPr="00311396">
          <w:rPr>
            <w:rFonts w:cs="Times New Roman"/>
            <w:color w:val="000000" w:themeColor="text1"/>
            <w:sz w:val="22"/>
            <w:szCs w:val="22"/>
          </w:rPr>
          <w:delText xml:space="preserve">Asian </w:delText>
        </w:r>
        <w:r>
          <w:rPr>
            <w:rFonts w:cs="Times New Roman"/>
            <w:color w:val="000000" w:themeColor="text1"/>
            <w:sz w:val="22"/>
            <w:szCs w:val="22"/>
          </w:rPr>
          <w:delText>S</w:delText>
        </w:r>
        <w:r w:rsidRPr="00311396">
          <w:rPr>
            <w:rFonts w:cs="Times New Roman"/>
            <w:color w:val="000000" w:themeColor="text1"/>
            <w:sz w:val="22"/>
            <w:szCs w:val="22"/>
          </w:rPr>
          <w:delText>tudies</w:delText>
        </w:r>
        <w:r w:rsidRPr="00311396">
          <w:rPr>
            <w:sz w:val="22"/>
            <w:szCs w:val="22"/>
          </w:rPr>
          <w:delText>, 15, 64</w:delText>
        </w:r>
      </w:del>
      <w:ins w:id="17385" w:author="Summer 2023 updates" w:date="2024-07-31T13:42:00Z">
        <w:r w:rsidR="00A364BA" w:rsidRPr="00A364BA">
          <w:rPr>
            <w:color w:val="000000" w:themeColor="text1"/>
          </w:rPr>
          <w:t>See Athletics</w:t>
        </w:r>
      </w:ins>
    </w:p>
    <w:p w14:paraId="099CC0AF" w14:textId="77777777" w:rsidR="00A364BA" w:rsidRPr="00A364BA" w:rsidRDefault="00A364BA">
      <w:pPr>
        <w:pStyle w:val="Index1"/>
        <w:rPr>
          <w:ins w:id="17386" w:author="Summer 2023 updates" w:date="2024-07-31T13:42:00Z"/>
        </w:rPr>
      </w:pPr>
      <w:ins w:id="17387" w:author="Summer 2023 updates" w:date="2024-07-31T13:42:00Z">
        <w:r w:rsidRPr="00A364BA">
          <w:rPr>
            <w:color w:val="000000" w:themeColor="text1"/>
          </w:rPr>
          <w:t>need-based</w:t>
        </w:r>
        <w:r w:rsidRPr="00A364BA">
          <w:t>, 237, 238, 239</w:t>
        </w:r>
      </w:ins>
    </w:p>
    <w:p w14:paraId="5D98C267" w14:textId="77777777" w:rsidR="00A364BA" w:rsidRPr="00A364BA" w:rsidRDefault="00A364BA">
      <w:pPr>
        <w:pStyle w:val="Index1"/>
        <w:rPr>
          <w:ins w:id="17388" w:author="Summer 2023 updates" w:date="2024-07-31T13:42:00Z"/>
        </w:rPr>
      </w:pPr>
      <w:ins w:id="17389" w:author="Summer 2023 updates" w:date="2024-07-31T13:42:00Z">
        <w:r w:rsidRPr="00A364BA">
          <w:rPr>
            <w:color w:val="000000" w:themeColor="text1"/>
          </w:rPr>
          <w:t>Need-Based</w:t>
        </w:r>
        <w:r w:rsidRPr="00A364BA">
          <w:t>, 238, 240</w:t>
        </w:r>
      </w:ins>
    </w:p>
    <w:p w14:paraId="4866D889" w14:textId="77777777" w:rsidR="00A364BA" w:rsidRPr="00A364BA" w:rsidRDefault="00A364BA">
      <w:pPr>
        <w:pStyle w:val="Index1"/>
        <w:rPr>
          <w:ins w:id="17390" w:author="Summer 2023 updates" w:date="2024-07-31T13:42:00Z"/>
        </w:rPr>
      </w:pPr>
      <w:ins w:id="17391" w:author="Summer 2023 updates" w:date="2024-07-31T13:42:00Z">
        <w:r w:rsidRPr="00A364BA">
          <w:rPr>
            <w:color w:val="000000" w:themeColor="text1"/>
          </w:rPr>
          <w:t>Neuroscience</w:t>
        </w:r>
        <w:r w:rsidRPr="00A364BA">
          <w:t>, 19, 175, 195, 198</w:t>
        </w:r>
      </w:ins>
    </w:p>
    <w:p w14:paraId="2C8DE7EC" w14:textId="77777777" w:rsidR="00A364BA" w:rsidRPr="00A364BA" w:rsidRDefault="00A364BA">
      <w:pPr>
        <w:pStyle w:val="Index1"/>
        <w:rPr>
          <w:rPrChange w:id="17392" w:author="Summer 2023 updates" w:date="2024-07-31T13:42:00Z">
            <w:rPr>
              <w:sz w:val="22"/>
            </w:rPr>
          </w:rPrChange>
        </w:rPr>
        <w:pPrChange w:id="17393" w:author="Summer 2023 updates" w:date="2024-07-31T13:42:00Z">
          <w:pPr>
            <w:pStyle w:val="Index1"/>
            <w:tabs>
              <w:tab w:val="right" w:leader="dot" w:pos="4670"/>
            </w:tabs>
          </w:pPr>
        </w:pPrChange>
      </w:pPr>
      <w:ins w:id="17394" w:author="Summer 2023 updates" w:date="2024-07-31T13:42:00Z">
        <w:r w:rsidRPr="00A364BA">
          <w:rPr>
            <w:rFonts w:cs="Times New Roman"/>
            <w:color w:val="000000" w:themeColor="text1"/>
          </w:rPr>
          <w:t>New York</w:t>
        </w:r>
        <w:r w:rsidRPr="00A364BA">
          <w:t>, 9, 43</w:t>
        </w:r>
      </w:ins>
      <w:r w:rsidRPr="00A364BA">
        <w:rPr>
          <w:rPrChange w:id="17395" w:author="Summer 2023 updates" w:date="2024-07-31T13:42:00Z">
            <w:rPr>
              <w:sz w:val="22"/>
            </w:rPr>
          </w:rPrChange>
        </w:rPr>
        <w:t>, 65</w:t>
      </w:r>
      <w:ins w:id="17396" w:author="Summer 2023 updates" w:date="2024-07-31T13:42:00Z">
        <w:r w:rsidRPr="00A364BA">
          <w:t>, 164</w:t>
        </w:r>
      </w:ins>
    </w:p>
    <w:p w14:paraId="5B070EA4" w14:textId="77777777" w:rsidR="00A364BA" w:rsidRPr="00A364BA" w:rsidRDefault="00A364BA">
      <w:pPr>
        <w:pStyle w:val="Index1"/>
        <w:rPr>
          <w:ins w:id="17397" w:author="Summer 2023 updates" w:date="2024-07-31T13:42:00Z"/>
        </w:rPr>
      </w:pPr>
      <w:ins w:id="17398" w:author="Summer 2023 updates" w:date="2024-07-31T13:42:00Z">
        <w:r w:rsidRPr="00A364BA">
          <w:rPr>
            <w:color w:val="000000" w:themeColor="text1"/>
          </w:rPr>
          <w:t>Non-Need Based</w:t>
        </w:r>
        <w:r w:rsidRPr="00A364BA">
          <w:t>, 239</w:t>
        </w:r>
      </w:ins>
    </w:p>
    <w:p w14:paraId="38C9957A" w14:textId="77777777" w:rsidR="00A364BA" w:rsidRPr="00A364BA" w:rsidRDefault="00A364BA">
      <w:pPr>
        <w:pStyle w:val="Index1"/>
        <w:rPr>
          <w:ins w:id="17399" w:author="Summer 2023 updates" w:date="2024-07-31T13:42:00Z"/>
        </w:rPr>
      </w:pPr>
      <w:ins w:id="17400" w:author="Summer 2023 updates" w:date="2024-07-31T13:42:00Z">
        <w:r w:rsidRPr="00A364BA">
          <w:rPr>
            <w:rFonts w:cs="Times New Roman"/>
            <w:color w:val="000000" w:themeColor="text1"/>
          </w:rPr>
          <w:t>Non-Traditional Students</w:t>
        </w:r>
        <w:r w:rsidRPr="00A364BA">
          <w:t>, 54</w:t>
        </w:r>
      </w:ins>
    </w:p>
    <w:p w14:paraId="28783261" w14:textId="77777777" w:rsidR="00A364BA" w:rsidRPr="00A364BA" w:rsidRDefault="00A364BA">
      <w:pPr>
        <w:pStyle w:val="Index1"/>
        <w:rPr>
          <w:ins w:id="17401" w:author="Summer 2023 updates" w:date="2024-07-31T13:42:00Z"/>
        </w:rPr>
      </w:pPr>
      <w:ins w:id="17402" w:author="Summer 2023 updates" w:date="2024-07-31T13:42:00Z">
        <w:r w:rsidRPr="00A364BA">
          <w:rPr>
            <w:rFonts w:cs="Times New Roman"/>
            <w:color w:val="000000" w:themeColor="text1"/>
          </w:rPr>
          <w:t>Nursing</w:t>
        </w:r>
        <w:r w:rsidRPr="00A364BA">
          <w:t>, 9, 20, 37, 38, 176, 177, 178, 179, 180, 181, 195, 251, 253</w:t>
        </w:r>
      </w:ins>
    </w:p>
    <w:p w14:paraId="26316A8A" w14:textId="77777777" w:rsidR="00A364BA" w:rsidRPr="00A364BA" w:rsidRDefault="00A364BA">
      <w:pPr>
        <w:pStyle w:val="Index1"/>
        <w:rPr>
          <w:ins w:id="17403" w:author="Summer 2023 updates" w:date="2024-07-31T13:42:00Z"/>
        </w:rPr>
      </w:pPr>
      <w:ins w:id="17404" w:author="Summer 2023 updates" w:date="2024-07-31T13:42:00Z">
        <w:r w:rsidRPr="00A364BA">
          <w:rPr>
            <w:color w:val="000000" w:themeColor="text1"/>
          </w:rPr>
          <w:t>Occasional Courses</w:t>
        </w:r>
        <w:r w:rsidRPr="00A364BA">
          <w:t>, 65</w:t>
        </w:r>
      </w:ins>
    </w:p>
    <w:p w14:paraId="50D0E58E" w14:textId="77777777" w:rsidR="00A364BA" w:rsidRPr="00A364BA" w:rsidRDefault="00A364BA">
      <w:pPr>
        <w:pStyle w:val="Index1"/>
        <w:rPr>
          <w:ins w:id="17405" w:author="Summer 2023 updates" w:date="2024-07-31T13:42:00Z"/>
        </w:rPr>
      </w:pPr>
      <w:ins w:id="17406" w:author="Summer 2023 updates" w:date="2024-07-31T13:42:00Z">
        <w:r w:rsidRPr="00A364BA">
          <w:rPr>
            <w:rFonts w:cs="Times New Roman"/>
            <w:color w:val="000000" w:themeColor="text1"/>
          </w:rPr>
          <w:t>Off-Campus Study</w:t>
        </w:r>
        <w:r w:rsidRPr="00A364BA">
          <w:t>, 38, 43, 48, 233, 244, 246</w:t>
        </w:r>
      </w:ins>
    </w:p>
    <w:p w14:paraId="790365FA" w14:textId="77777777" w:rsidR="00A364BA" w:rsidRPr="00A364BA" w:rsidRDefault="00A364BA">
      <w:pPr>
        <w:pStyle w:val="Index1"/>
        <w:rPr>
          <w:ins w:id="17407" w:author="Summer 2023 updates" w:date="2024-07-31T13:42:00Z"/>
        </w:rPr>
      </w:pPr>
      <w:ins w:id="17408" w:author="Summer 2023 updates" w:date="2024-07-31T13:42:00Z">
        <w:r w:rsidRPr="00A364BA">
          <w:rPr>
            <w:color w:val="000000" w:themeColor="text1"/>
          </w:rPr>
          <w:t>Organizational Science</w:t>
        </w:r>
        <w:r w:rsidRPr="00A364BA">
          <w:t>, 19, 181</w:t>
        </w:r>
      </w:ins>
    </w:p>
    <w:p w14:paraId="126C2F85" w14:textId="77777777" w:rsidR="00A364BA" w:rsidRPr="00A364BA" w:rsidRDefault="00A364BA">
      <w:pPr>
        <w:pStyle w:val="Index1"/>
        <w:rPr>
          <w:ins w:id="17409" w:author="Summer 2023 updates" w:date="2024-07-31T13:42:00Z"/>
        </w:rPr>
      </w:pPr>
      <w:ins w:id="17410" w:author="Summer 2023 updates" w:date="2024-07-31T13:42:00Z">
        <w:r w:rsidRPr="00A364BA">
          <w:rPr>
            <w:rFonts w:cs="Times New Roman"/>
            <w:color w:val="000000" w:themeColor="text1"/>
          </w:rPr>
          <w:t>P/NP</w:t>
        </w:r>
        <w:r w:rsidRPr="00A364BA">
          <w:t xml:space="preserve">. </w:t>
        </w:r>
        <w:r w:rsidRPr="00A364BA">
          <w:rPr>
            <w:color w:val="000000" w:themeColor="text1"/>
          </w:rPr>
          <w:t>See Pass/Not Pass</w:t>
        </w:r>
      </w:ins>
    </w:p>
    <w:p w14:paraId="5B67B2FE" w14:textId="77777777" w:rsidR="00A364BA" w:rsidRPr="00A364BA" w:rsidRDefault="00A364BA">
      <w:pPr>
        <w:pStyle w:val="Index1"/>
        <w:rPr>
          <w:ins w:id="17411" w:author="Summer 2023 updates" w:date="2024-07-31T13:42:00Z"/>
        </w:rPr>
      </w:pPr>
      <w:ins w:id="17412" w:author="Summer 2023 updates" w:date="2024-07-31T13:42:00Z">
        <w:r w:rsidRPr="00A364BA">
          <w:rPr>
            <w:rFonts w:cs="Times New Roman"/>
            <w:color w:val="000000" w:themeColor="text1"/>
          </w:rPr>
          <w:t>Part-Time</w:t>
        </w:r>
        <w:r w:rsidRPr="00A364BA">
          <w:t>, 233, 236, 243</w:t>
        </w:r>
      </w:ins>
    </w:p>
    <w:p w14:paraId="344AA486" w14:textId="77777777" w:rsidR="00A364BA" w:rsidRPr="00A364BA" w:rsidRDefault="00A364BA">
      <w:pPr>
        <w:pStyle w:val="Index1"/>
        <w:rPr>
          <w:ins w:id="17413" w:author="Summer 2023 updates" w:date="2024-07-31T13:42:00Z"/>
        </w:rPr>
      </w:pPr>
      <w:ins w:id="17414" w:author="Summer 2023 updates" w:date="2024-07-31T13:42:00Z">
        <w:r w:rsidRPr="00A364BA">
          <w:t>Pass/Not Pass, 12, 41, 53, 54, 60, 243</w:t>
        </w:r>
      </w:ins>
    </w:p>
    <w:p w14:paraId="2E9671E3" w14:textId="77777777" w:rsidR="00A364BA" w:rsidRPr="00A364BA" w:rsidRDefault="00A364BA">
      <w:pPr>
        <w:pStyle w:val="Index1"/>
        <w:rPr>
          <w:ins w:id="17415" w:author="Summer 2023 updates" w:date="2024-07-31T13:42:00Z"/>
        </w:rPr>
      </w:pPr>
      <w:ins w:id="17416" w:author="Summer 2023 updates" w:date="2024-07-31T13:42:00Z">
        <w:r w:rsidRPr="00A364BA">
          <w:rPr>
            <w:rFonts w:cs="Times New Roman"/>
            <w:color w:val="000000" w:themeColor="text1"/>
          </w:rPr>
          <w:t>Payment</w:t>
        </w:r>
        <w:r w:rsidRPr="00A364BA">
          <w:t>, 234</w:t>
        </w:r>
      </w:ins>
    </w:p>
    <w:p w14:paraId="5C9BD6B2" w14:textId="77777777" w:rsidR="00A364BA" w:rsidRPr="00A364BA" w:rsidRDefault="00A364BA">
      <w:pPr>
        <w:pStyle w:val="Index1"/>
        <w:rPr>
          <w:ins w:id="17417" w:author="Summer 2023 updates" w:date="2024-07-31T13:42:00Z"/>
        </w:rPr>
      </w:pPr>
      <w:ins w:id="17418" w:author="Summer 2023 updates" w:date="2024-07-31T13:42:00Z">
        <w:r w:rsidRPr="00A364BA">
          <w:rPr>
            <w:color w:val="000000" w:themeColor="text1"/>
          </w:rPr>
          <w:t>Payment Policy</w:t>
        </w:r>
        <w:r w:rsidRPr="00A364BA">
          <w:t>, 234</w:t>
        </w:r>
      </w:ins>
    </w:p>
    <w:p w14:paraId="61886492" w14:textId="77777777" w:rsidR="00A364BA" w:rsidRPr="00A364BA" w:rsidRDefault="00A364BA">
      <w:pPr>
        <w:pStyle w:val="Index1"/>
        <w:rPr>
          <w:ins w:id="17419" w:author="Summer 2023 updates" w:date="2024-07-31T13:42:00Z"/>
        </w:rPr>
      </w:pPr>
      <w:ins w:id="17420" w:author="Summer 2023 updates" w:date="2024-07-31T13:42:00Z">
        <w:r w:rsidRPr="00A364BA">
          <w:rPr>
            <w:rFonts w:cs="Times New Roman"/>
            <w:color w:val="000000" w:themeColor="text1"/>
          </w:rPr>
          <w:t>Personal Counseling</w:t>
        </w:r>
        <w:r w:rsidRPr="00A364BA">
          <w:t>, 51</w:t>
        </w:r>
      </w:ins>
    </w:p>
    <w:p w14:paraId="4887232F" w14:textId="77777777" w:rsidR="00A364BA" w:rsidRPr="00A364BA" w:rsidRDefault="00A364BA">
      <w:pPr>
        <w:pStyle w:val="Index1"/>
        <w:rPr>
          <w:ins w:id="17421" w:author="Summer 2023 updates" w:date="2024-07-31T13:42:00Z"/>
        </w:rPr>
      </w:pPr>
      <w:ins w:id="17422" w:author="Summer 2023 updates" w:date="2024-07-31T13:42:00Z">
        <w:r w:rsidRPr="00A364BA">
          <w:rPr>
            <w:rFonts w:cs="Times New Roman"/>
            <w:color w:val="000000" w:themeColor="text1"/>
          </w:rPr>
          <w:t>Philosophy</w:t>
        </w:r>
        <w:r w:rsidRPr="00A364BA">
          <w:t>, 19, 37, 38, 105, 139, 156, 176, 182, 183, 184, 185, 186, 202, 208, 219, 248, 249</w:t>
        </w:r>
      </w:ins>
    </w:p>
    <w:p w14:paraId="035D9C5E" w14:textId="77777777" w:rsidR="00A364BA" w:rsidRPr="00A364BA" w:rsidRDefault="00A364BA">
      <w:pPr>
        <w:pStyle w:val="Index1"/>
        <w:rPr>
          <w:ins w:id="17423" w:author="Summer 2023 updates" w:date="2024-07-31T13:42:00Z"/>
        </w:rPr>
      </w:pPr>
      <w:ins w:id="17424" w:author="Summer 2023 updates" w:date="2024-07-31T13:42:00Z">
        <w:r w:rsidRPr="00A364BA">
          <w:rPr>
            <w:rFonts w:cs="Times New Roman"/>
            <w:color w:val="000000" w:themeColor="text1"/>
          </w:rPr>
          <w:t>Physics</w:t>
        </w:r>
        <w:r w:rsidRPr="00A364BA">
          <w:t>, 19, 37, 46, 79, 80, 101, 102, 103, 120, 131, 163, 186, 187, 188, 189, 190, 245, 247, 252</w:t>
        </w:r>
      </w:ins>
    </w:p>
    <w:p w14:paraId="394470E8" w14:textId="77777777" w:rsidR="00A364BA" w:rsidRPr="00A364BA" w:rsidRDefault="00A364BA">
      <w:pPr>
        <w:pStyle w:val="Index1"/>
        <w:rPr>
          <w:ins w:id="17425" w:author="Summer 2023 updates" w:date="2024-07-31T13:42:00Z"/>
        </w:rPr>
      </w:pPr>
      <w:ins w:id="17426" w:author="Summer 2023 updates" w:date="2024-07-31T13:42:00Z">
        <w:r w:rsidRPr="00A364BA">
          <w:t>Plagiarism, 56</w:t>
        </w:r>
      </w:ins>
    </w:p>
    <w:p w14:paraId="11AC34F3" w14:textId="77777777" w:rsidR="00A364BA" w:rsidRPr="00A364BA" w:rsidRDefault="00A364BA">
      <w:pPr>
        <w:pStyle w:val="Index1"/>
        <w:rPr>
          <w:ins w:id="17427" w:author="Summer 2023 updates" w:date="2024-07-31T13:42:00Z"/>
        </w:rPr>
      </w:pPr>
      <w:ins w:id="17428" w:author="Summer 2023 updates" w:date="2024-07-31T13:42:00Z">
        <w:r w:rsidRPr="00A364BA">
          <w:rPr>
            <w:rFonts w:cs="Times New Roman"/>
            <w:color w:val="000000" w:themeColor="text1"/>
          </w:rPr>
          <w:t>Political Science</w:t>
        </w:r>
        <w:r w:rsidRPr="00A364BA">
          <w:t>, 19, 37, 66, 152, 190, 191, 192, 193, 194, 245, 248, 249</w:t>
        </w:r>
      </w:ins>
    </w:p>
    <w:p w14:paraId="1677F864" w14:textId="77777777" w:rsidR="00A364BA" w:rsidRPr="00A364BA" w:rsidRDefault="00A364BA">
      <w:pPr>
        <w:pStyle w:val="Index1"/>
        <w:rPr>
          <w:ins w:id="17429" w:author="Summer 2023 updates" w:date="2024-07-31T13:42:00Z"/>
        </w:rPr>
      </w:pPr>
      <w:ins w:id="17430" w:author="Summer 2023 updates" w:date="2024-07-31T13:42:00Z">
        <w:r w:rsidRPr="00A364BA">
          <w:rPr>
            <w:color w:val="000000" w:themeColor="text1"/>
          </w:rPr>
          <w:t>Post-Secondary Enrollment</w:t>
        </w:r>
        <w:r w:rsidRPr="00A364BA">
          <w:t>, 232</w:t>
        </w:r>
      </w:ins>
    </w:p>
    <w:p w14:paraId="1380CAF4" w14:textId="77777777" w:rsidR="00A364BA" w:rsidRPr="00A364BA" w:rsidRDefault="00A364BA">
      <w:pPr>
        <w:pStyle w:val="Index1"/>
        <w:rPr>
          <w:ins w:id="17431" w:author="Summer 2023 updates" w:date="2024-07-31T13:42:00Z"/>
        </w:rPr>
      </w:pPr>
      <w:ins w:id="17432" w:author="Summer 2023 updates" w:date="2024-07-31T13:42:00Z">
        <w:r w:rsidRPr="00A364BA">
          <w:rPr>
            <w:color w:val="000000" w:themeColor="text1"/>
          </w:rPr>
          <w:t>Practicum</w:t>
        </w:r>
        <w:r w:rsidRPr="00A364BA">
          <w:t>, 38</w:t>
        </w:r>
      </w:ins>
    </w:p>
    <w:p w14:paraId="4EF6B613" w14:textId="4D465B92" w:rsidR="00A364BA" w:rsidRPr="00A364BA" w:rsidRDefault="00A364BA">
      <w:pPr>
        <w:pStyle w:val="Index1"/>
        <w:rPr>
          <w:rPrChange w:id="17433" w:author="Summer 2023 updates" w:date="2024-07-31T13:42:00Z">
            <w:rPr>
              <w:sz w:val="22"/>
            </w:rPr>
          </w:rPrChange>
        </w:rPr>
        <w:pPrChange w:id="17434" w:author="Summer 2023 updates" w:date="2024-07-31T13:42:00Z">
          <w:pPr>
            <w:pStyle w:val="Index1"/>
            <w:tabs>
              <w:tab w:val="right" w:leader="dot" w:pos="4670"/>
            </w:tabs>
          </w:pPr>
        </w:pPrChange>
      </w:pPr>
      <w:ins w:id="17435" w:author="Summer 2023 updates" w:date="2024-07-31T13:42:00Z">
        <w:r w:rsidRPr="00A364BA">
          <w:rPr>
            <w:color w:val="000000" w:themeColor="text1"/>
          </w:rPr>
          <w:t>Pre-</w:t>
        </w:r>
      </w:ins>
      <w:r w:rsidRPr="00A364BA">
        <w:rPr>
          <w:color w:val="000000" w:themeColor="text1"/>
          <w:rPrChange w:id="17436" w:author="Summer 2023 updates" w:date="2024-07-31T13:42:00Z">
            <w:rPr>
              <w:color w:val="000000" w:themeColor="text1"/>
              <w:sz w:val="22"/>
            </w:rPr>
          </w:rPrChange>
        </w:rPr>
        <w:t>Athletic Training</w:t>
      </w:r>
      <w:r w:rsidRPr="00A364BA">
        <w:rPr>
          <w:rPrChange w:id="17437" w:author="Summer 2023 updates" w:date="2024-07-31T13:42:00Z">
            <w:rPr>
              <w:sz w:val="22"/>
            </w:rPr>
          </w:rPrChange>
        </w:rPr>
        <w:t xml:space="preserve">, </w:t>
      </w:r>
      <w:del w:id="17438" w:author="Summer 2023 updates" w:date="2024-07-31T13:42:00Z">
        <w:r w:rsidR="00311396" w:rsidRPr="00311396">
          <w:rPr>
            <w:sz w:val="22"/>
            <w:szCs w:val="22"/>
          </w:rPr>
          <w:delText>66, 67</w:delText>
        </w:r>
      </w:del>
      <w:ins w:id="17439" w:author="Summer 2023 updates" w:date="2024-07-31T13:42:00Z">
        <w:r w:rsidRPr="00A364BA">
          <w:t>79</w:t>
        </w:r>
      </w:ins>
    </w:p>
    <w:p w14:paraId="1F33BE44" w14:textId="77777777" w:rsidR="00890698" w:rsidRPr="00311396" w:rsidRDefault="00311396">
      <w:pPr>
        <w:pStyle w:val="Index1"/>
        <w:rPr>
          <w:del w:id="17440" w:author="Summer 2023 updates" w:date="2024-07-31T13:42:00Z"/>
          <w:sz w:val="22"/>
          <w:szCs w:val="22"/>
        </w:rPr>
      </w:pPr>
      <w:del w:id="17441" w:author="Summer 2023 updates" w:date="2024-07-31T13:42:00Z">
        <w:r w:rsidRPr="00311396">
          <w:rPr>
            <w:rFonts w:cs="Times New Roman"/>
            <w:color w:val="000000" w:themeColor="text1"/>
            <w:sz w:val="22"/>
            <w:szCs w:val="22"/>
          </w:rPr>
          <w:delText>Athletics</w:delText>
        </w:r>
        <w:r w:rsidRPr="00311396">
          <w:rPr>
            <w:sz w:val="22"/>
            <w:szCs w:val="22"/>
          </w:rPr>
          <w:delText>, 36, 38, 136, 137, 140</w:delText>
        </w:r>
      </w:del>
    </w:p>
    <w:p w14:paraId="1F170275" w14:textId="77777777" w:rsidR="00890698" w:rsidRPr="00311396" w:rsidRDefault="00311396">
      <w:pPr>
        <w:pStyle w:val="Index1"/>
        <w:rPr>
          <w:del w:id="17442" w:author="Summer 2023 updates" w:date="2024-07-31T13:42:00Z"/>
          <w:sz w:val="22"/>
          <w:szCs w:val="22"/>
        </w:rPr>
      </w:pPr>
      <w:del w:id="17443" w:author="Summer 2023 updates" w:date="2024-07-31T13:42:00Z">
        <w:r w:rsidRPr="00311396">
          <w:rPr>
            <w:color w:val="000000" w:themeColor="text1"/>
            <w:sz w:val="22"/>
            <w:szCs w:val="22"/>
          </w:rPr>
          <w:delText>Attendance</w:delText>
        </w:r>
        <w:r w:rsidRPr="00311396">
          <w:rPr>
            <w:sz w:val="22"/>
            <w:szCs w:val="22"/>
          </w:rPr>
          <w:delText>, 29, 47, 149, 213, 216, 219</w:delText>
        </w:r>
      </w:del>
    </w:p>
    <w:p w14:paraId="50C60E7B" w14:textId="77777777" w:rsidR="00890698" w:rsidRPr="00311396" w:rsidRDefault="00311396">
      <w:pPr>
        <w:pStyle w:val="Index1"/>
        <w:rPr>
          <w:del w:id="17444" w:author="Summer 2023 updates" w:date="2024-07-31T13:42:00Z"/>
          <w:sz w:val="22"/>
          <w:szCs w:val="22"/>
        </w:rPr>
      </w:pPr>
      <w:del w:id="17445" w:author="Summer 2023 updates" w:date="2024-07-31T13:42:00Z">
        <w:r w:rsidRPr="00311396">
          <w:rPr>
            <w:rFonts w:cs="Times New Roman"/>
            <w:color w:val="000000" w:themeColor="text1"/>
            <w:sz w:val="22"/>
            <w:szCs w:val="22"/>
          </w:rPr>
          <w:delText>A</w:delText>
        </w:r>
        <w:r>
          <w:rPr>
            <w:rFonts w:cs="Times New Roman"/>
            <w:color w:val="000000" w:themeColor="text1"/>
            <w:sz w:val="22"/>
            <w:szCs w:val="22"/>
          </w:rPr>
          <w:delText>ttendance</w:delText>
        </w:r>
        <w:r w:rsidRPr="00311396">
          <w:rPr>
            <w:sz w:val="22"/>
            <w:szCs w:val="22"/>
          </w:rPr>
          <w:delText>, 10, 11, 47, 67, 149, 152</w:delText>
        </w:r>
      </w:del>
    </w:p>
    <w:p w14:paraId="59266591" w14:textId="77777777" w:rsidR="00890698" w:rsidRPr="00311396" w:rsidRDefault="00311396">
      <w:pPr>
        <w:pStyle w:val="Index1"/>
        <w:rPr>
          <w:del w:id="17446" w:author="Summer 2023 updates" w:date="2024-07-31T13:42:00Z"/>
          <w:sz w:val="22"/>
          <w:szCs w:val="22"/>
        </w:rPr>
      </w:pPr>
      <w:del w:id="17447" w:author="Summer 2023 updates" w:date="2024-07-31T13:42:00Z">
        <w:r w:rsidRPr="00311396">
          <w:rPr>
            <w:rFonts w:cs="Times New Roman"/>
            <w:color w:val="000000" w:themeColor="text1"/>
            <w:sz w:val="22"/>
            <w:szCs w:val="22"/>
          </w:rPr>
          <w:delText>Audited</w:delText>
        </w:r>
        <w:r w:rsidRPr="00311396">
          <w:rPr>
            <w:sz w:val="22"/>
            <w:szCs w:val="22"/>
          </w:rPr>
          <w:delText>, 40, 221</w:delText>
        </w:r>
      </w:del>
    </w:p>
    <w:p w14:paraId="31134032" w14:textId="77777777" w:rsidR="00890698" w:rsidRPr="00311396" w:rsidRDefault="00311396">
      <w:pPr>
        <w:pStyle w:val="Index1"/>
        <w:rPr>
          <w:del w:id="17448" w:author="Summer 2023 updates" w:date="2024-07-31T13:42:00Z"/>
          <w:sz w:val="22"/>
          <w:szCs w:val="22"/>
        </w:rPr>
      </w:pPr>
      <w:del w:id="17449" w:author="Summer 2023 updates" w:date="2024-07-31T13:42:00Z">
        <w:r w:rsidRPr="00311396">
          <w:rPr>
            <w:rFonts w:cs="Times New Roman"/>
            <w:color w:val="000000" w:themeColor="text1"/>
            <w:sz w:val="22"/>
            <w:szCs w:val="22"/>
          </w:rPr>
          <w:delText xml:space="preserve">Bachelor of </w:delText>
        </w:r>
        <w:r>
          <w:rPr>
            <w:rFonts w:cs="Times New Roman"/>
            <w:color w:val="000000" w:themeColor="text1"/>
            <w:sz w:val="22"/>
            <w:szCs w:val="22"/>
          </w:rPr>
          <w:delText>A</w:delText>
        </w:r>
        <w:r w:rsidRPr="00311396">
          <w:rPr>
            <w:rFonts w:cs="Times New Roman"/>
            <w:color w:val="000000" w:themeColor="text1"/>
            <w:sz w:val="22"/>
            <w:szCs w:val="22"/>
          </w:rPr>
          <w:delText>rts</w:delText>
        </w:r>
        <w:r w:rsidRPr="00311396">
          <w:rPr>
            <w:sz w:val="22"/>
            <w:szCs w:val="22"/>
          </w:rPr>
          <w:delText>, 12</w:delText>
        </w:r>
      </w:del>
    </w:p>
    <w:p w14:paraId="4A9293CF" w14:textId="77777777" w:rsidR="00890698" w:rsidRPr="00311396" w:rsidRDefault="00311396">
      <w:pPr>
        <w:pStyle w:val="Index1"/>
        <w:rPr>
          <w:del w:id="17450" w:author="Summer 2023 updates" w:date="2024-07-31T13:42:00Z"/>
          <w:sz w:val="22"/>
          <w:szCs w:val="22"/>
        </w:rPr>
      </w:pPr>
      <w:del w:id="17451" w:author="Summer 2023 updates" w:date="2024-07-31T13:42:00Z">
        <w:r w:rsidRPr="00311396">
          <w:rPr>
            <w:rFonts w:cs="Times New Roman"/>
            <w:color w:val="000000" w:themeColor="text1"/>
            <w:sz w:val="22"/>
            <w:szCs w:val="22"/>
          </w:rPr>
          <w:delText xml:space="preserve">Bachelor of </w:delText>
        </w:r>
        <w:r>
          <w:rPr>
            <w:rFonts w:cs="Times New Roman"/>
            <w:color w:val="000000" w:themeColor="text1"/>
            <w:sz w:val="22"/>
            <w:szCs w:val="22"/>
          </w:rPr>
          <w:delText>M</w:delText>
        </w:r>
        <w:r w:rsidRPr="00311396">
          <w:rPr>
            <w:rFonts w:cs="Times New Roman"/>
            <w:color w:val="000000" w:themeColor="text1"/>
            <w:sz w:val="22"/>
            <w:szCs w:val="22"/>
          </w:rPr>
          <w:delText>usic</w:delText>
        </w:r>
        <w:r w:rsidRPr="00311396">
          <w:rPr>
            <w:sz w:val="22"/>
            <w:szCs w:val="22"/>
          </w:rPr>
          <w:delText>, 7, 8, 12, 13, 15, 145, 154, 155, 215</w:delText>
        </w:r>
      </w:del>
    </w:p>
    <w:p w14:paraId="743D3746" w14:textId="77777777" w:rsidR="00890698" w:rsidRPr="00311396" w:rsidRDefault="00311396">
      <w:pPr>
        <w:pStyle w:val="Index1"/>
        <w:rPr>
          <w:del w:id="17452" w:author="Summer 2023 updates" w:date="2024-07-31T13:42:00Z"/>
          <w:sz w:val="22"/>
          <w:szCs w:val="22"/>
        </w:rPr>
      </w:pPr>
      <w:del w:id="17453" w:author="Summer 2023 updates" w:date="2024-07-31T13:42:00Z">
        <w:r w:rsidRPr="00311396">
          <w:rPr>
            <w:rFonts w:cs="Times New Roman"/>
            <w:color w:val="000000" w:themeColor="text1"/>
            <w:sz w:val="22"/>
            <w:szCs w:val="22"/>
          </w:rPr>
          <w:delText xml:space="preserve">Bachelor of </w:delText>
        </w:r>
        <w:r>
          <w:rPr>
            <w:rFonts w:cs="Times New Roman"/>
            <w:color w:val="000000" w:themeColor="text1"/>
            <w:sz w:val="22"/>
            <w:szCs w:val="22"/>
          </w:rPr>
          <w:delText>S</w:delText>
        </w:r>
        <w:r w:rsidRPr="00311396">
          <w:rPr>
            <w:rFonts w:cs="Times New Roman"/>
            <w:color w:val="000000" w:themeColor="text1"/>
            <w:sz w:val="22"/>
            <w:szCs w:val="22"/>
          </w:rPr>
          <w:delText xml:space="preserve">cience in </w:delText>
        </w:r>
        <w:r>
          <w:rPr>
            <w:rFonts w:cs="Times New Roman"/>
            <w:color w:val="000000" w:themeColor="text1"/>
            <w:sz w:val="22"/>
            <w:szCs w:val="22"/>
          </w:rPr>
          <w:delText>N</w:delText>
        </w:r>
        <w:r w:rsidRPr="00311396">
          <w:rPr>
            <w:rFonts w:cs="Times New Roman"/>
            <w:color w:val="000000" w:themeColor="text1"/>
            <w:sz w:val="22"/>
            <w:szCs w:val="22"/>
          </w:rPr>
          <w:delText>ursing</w:delText>
        </w:r>
        <w:r w:rsidRPr="00311396">
          <w:rPr>
            <w:sz w:val="22"/>
            <w:szCs w:val="22"/>
          </w:rPr>
          <w:delText>, 12</w:delText>
        </w:r>
      </w:del>
    </w:p>
    <w:p w14:paraId="6B7E78C8" w14:textId="77777777" w:rsidR="00890698" w:rsidRPr="00311396" w:rsidRDefault="00311396">
      <w:pPr>
        <w:pStyle w:val="Index1"/>
        <w:rPr>
          <w:del w:id="17454" w:author="Summer 2023 updates" w:date="2024-07-31T13:42:00Z"/>
          <w:sz w:val="22"/>
          <w:szCs w:val="22"/>
        </w:rPr>
      </w:pPr>
      <w:del w:id="17455" w:author="Summer 2023 updates" w:date="2024-07-31T13:42:00Z">
        <w:r w:rsidRPr="00311396">
          <w:rPr>
            <w:rFonts w:cs="Times New Roman"/>
            <w:color w:val="000000" w:themeColor="text1"/>
            <w:sz w:val="22"/>
            <w:szCs w:val="22"/>
          </w:rPr>
          <w:delText>Benefits</w:delText>
        </w:r>
        <w:r w:rsidRPr="00311396">
          <w:rPr>
            <w:sz w:val="22"/>
            <w:szCs w:val="22"/>
          </w:rPr>
          <w:delText>, 217, 218</w:delText>
        </w:r>
      </w:del>
    </w:p>
    <w:p w14:paraId="6DEC7056" w14:textId="77777777" w:rsidR="00890698" w:rsidRPr="00311396" w:rsidRDefault="00311396">
      <w:pPr>
        <w:pStyle w:val="Index1"/>
        <w:rPr>
          <w:del w:id="17456" w:author="Summer 2023 updates" w:date="2024-07-31T13:42:00Z"/>
          <w:sz w:val="22"/>
          <w:szCs w:val="22"/>
        </w:rPr>
      </w:pPr>
      <w:del w:id="17457" w:author="Summer 2023 updates" w:date="2024-07-31T13:42:00Z">
        <w:r w:rsidRPr="00311396">
          <w:rPr>
            <w:rFonts w:cs="Times New Roman"/>
            <w:color w:val="000000" w:themeColor="text1"/>
            <w:sz w:val="22"/>
            <w:szCs w:val="22"/>
          </w:rPr>
          <w:delText>Biology</w:delText>
        </w:r>
        <w:r w:rsidRPr="00311396">
          <w:rPr>
            <w:sz w:val="22"/>
            <w:szCs w:val="22"/>
          </w:rPr>
          <w:delText>, 15, 22, 23, 29, 67, 68, 69, 70, 71, 72, 73, 88, 89, 105, 115, 116, 136, 139, 140, 144, 156, 157, 158, 224, 225, 227, 228, 229, 230, 231, 232</w:delText>
        </w:r>
      </w:del>
    </w:p>
    <w:p w14:paraId="229E91CC" w14:textId="77777777" w:rsidR="00890698" w:rsidRPr="00311396" w:rsidRDefault="00311396">
      <w:pPr>
        <w:pStyle w:val="Index1"/>
        <w:rPr>
          <w:del w:id="17458" w:author="Summer 2023 updates" w:date="2024-07-31T13:42:00Z"/>
          <w:sz w:val="22"/>
          <w:szCs w:val="22"/>
        </w:rPr>
      </w:pPr>
      <w:del w:id="17459" w:author="Summer 2023 updates" w:date="2024-07-31T13:42:00Z">
        <w:r w:rsidRPr="00311396">
          <w:rPr>
            <w:rFonts w:cs="Times New Roman"/>
            <w:color w:val="000000" w:themeColor="text1"/>
            <w:sz w:val="22"/>
            <w:szCs w:val="22"/>
          </w:rPr>
          <w:delText xml:space="preserve">Business </w:delText>
        </w:r>
        <w:r>
          <w:rPr>
            <w:rFonts w:cs="Times New Roman"/>
            <w:color w:val="000000" w:themeColor="text1"/>
            <w:sz w:val="22"/>
            <w:szCs w:val="22"/>
          </w:rPr>
          <w:delText>A</w:delText>
        </w:r>
        <w:r w:rsidRPr="00311396">
          <w:rPr>
            <w:rFonts w:cs="Times New Roman"/>
            <w:color w:val="000000" w:themeColor="text1"/>
            <w:sz w:val="22"/>
            <w:szCs w:val="22"/>
          </w:rPr>
          <w:delText>dministration</w:delText>
        </w:r>
        <w:r w:rsidRPr="00311396">
          <w:rPr>
            <w:sz w:val="22"/>
            <w:szCs w:val="22"/>
          </w:rPr>
          <w:delText>, 15, 73, 74, 78, 161, 178, 223, 224, 225, 226, 227, 228, 230, 231, 232</w:delText>
        </w:r>
      </w:del>
    </w:p>
    <w:p w14:paraId="384C1102" w14:textId="77777777" w:rsidR="00890698" w:rsidRPr="00311396" w:rsidRDefault="00311396">
      <w:pPr>
        <w:pStyle w:val="Index1"/>
        <w:rPr>
          <w:del w:id="17460" w:author="Summer 2023 updates" w:date="2024-07-31T13:42:00Z"/>
          <w:sz w:val="22"/>
          <w:szCs w:val="22"/>
        </w:rPr>
      </w:pPr>
      <w:del w:id="17461" w:author="Summer 2023 updates" w:date="2024-07-31T13:42:00Z">
        <w:r w:rsidRPr="00311396">
          <w:rPr>
            <w:rFonts w:cs="Times New Roman"/>
            <w:color w:val="000000" w:themeColor="text1"/>
            <w:sz w:val="22"/>
            <w:szCs w:val="22"/>
          </w:rPr>
          <w:delText xml:space="preserve">Campus </w:delText>
        </w:r>
        <w:r>
          <w:rPr>
            <w:rFonts w:cs="Times New Roman"/>
            <w:color w:val="000000" w:themeColor="text1"/>
            <w:sz w:val="22"/>
            <w:szCs w:val="22"/>
          </w:rPr>
          <w:delText>A</w:delText>
        </w:r>
        <w:r w:rsidRPr="00311396">
          <w:rPr>
            <w:rFonts w:cs="Times New Roman"/>
            <w:color w:val="000000" w:themeColor="text1"/>
            <w:sz w:val="22"/>
            <w:szCs w:val="22"/>
          </w:rPr>
          <w:delText>ctivities</w:delText>
        </w:r>
        <w:r w:rsidRPr="00311396">
          <w:rPr>
            <w:sz w:val="22"/>
            <w:szCs w:val="22"/>
          </w:rPr>
          <w:delText>, 38</w:delText>
        </w:r>
      </w:del>
    </w:p>
    <w:p w14:paraId="593541A8" w14:textId="77777777" w:rsidR="00890698" w:rsidRPr="00311396" w:rsidRDefault="00311396">
      <w:pPr>
        <w:pStyle w:val="Index1"/>
        <w:rPr>
          <w:del w:id="17462" w:author="Summer 2023 updates" w:date="2024-07-31T13:42:00Z"/>
          <w:sz w:val="22"/>
          <w:szCs w:val="22"/>
        </w:rPr>
      </w:pPr>
      <w:del w:id="17463" w:author="Summer 2023 updates" w:date="2024-07-31T13:42:00Z">
        <w:r w:rsidRPr="00311396">
          <w:rPr>
            <w:rFonts w:cs="Times New Roman"/>
            <w:color w:val="000000" w:themeColor="text1"/>
            <w:sz w:val="22"/>
            <w:szCs w:val="22"/>
          </w:rPr>
          <w:delText xml:space="preserve">Campus </w:delText>
        </w:r>
        <w:r>
          <w:rPr>
            <w:rFonts w:cs="Times New Roman"/>
            <w:color w:val="000000" w:themeColor="text1"/>
            <w:sz w:val="22"/>
            <w:szCs w:val="22"/>
          </w:rPr>
          <w:delText>C</w:delText>
        </w:r>
        <w:r w:rsidRPr="00311396">
          <w:rPr>
            <w:rFonts w:cs="Times New Roman"/>
            <w:color w:val="000000" w:themeColor="text1"/>
            <w:sz w:val="22"/>
            <w:szCs w:val="22"/>
          </w:rPr>
          <w:delText xml:space="preserve">ivility </w:delText>
        </w:r>
        <w:r w:rsidR="008A4B1B">
          <w:rPr>
            <w:rFonts w:cs="Times New Roman"/>
            <w:color w:val="000000" w:themeColor="text1"/>
            <w:sz w:val="22"/>
            <w:szCs w:val="22"/>
          </w:rPr>
          <w:delText>S</w:delText>
        </w:r>
        <w:r w:rsidRPr="00311396">
          <w:rPr>
            <w:rFonts w:cs="Times New Roman"/>
            <w:color w:val="000000" w:themeColor="text1"/>
            <w:sz w:val="22"/>
            <w:szCs w:val="22"/>
          </w:rPr>
          <w:delText>tatement</w:delText>
        </w:r>
        <w:r w:rsidRPr="00311396">
          <w:rPr>
            <w:sz w:val="22"/>
            <w:szCs w:val="22"/>
          </w:rPr>
          <w:delText>, 35</w:delText>
        </w:r>
      </w:del>
    </w:p>
    <w:p w14:paraId="6B24B241" w14:textId="77777777" w:rsidR="00890698" w:rsidRPr="00311396" w:rsidRDefault="00311396">
      <w:pPr>
        <w:pStyle w:val="Index1"/>
        <w:rPr>
          <w:del w:id="17464" w:author="Summer 2023 updates" w:date="2024-07-31T13:42:00Z"/>
          <w:sz w:val="22"/>
          <w:szCs w:val="22"/>
        </w:rPr>
      </w:pPr>
      <w:del w:id="17465" w:author="Summer 2023 updates" w:date="2024-07-31T13:42:00Z">
        <w:r w:rsidRPr="00311396">
          <w:rPr>
            <w:sz w:val="22"/>
            <w:szCs w:val="22"/>
          </w:rPr>
          <w:delText xml:space="preserve">Campus </w:delText>
        </w:r>
        <w:r>
          <w:rPr>
            <w:sz w:val="22"/>
            <w:szCs w:val="22"/>
          </w:rPr>
          <w:delText>R</w:delText>
        </w:r>
        <w:r w:rsidRPr="00311396">
          <w:rPr>
            <w:sz w:val="22"/>
            <w:szCs w:val="22"/>
          </w:rPr>
          <w:delText>esources, 34</w:delText>
        </w:r>
      </w:del>
    </w:p>
    <w:p w14:paraId="79D75ADA" w14:textId="77777777" w:rsidR="00890698" w:rsidRPr="00311396" w:rsidRDefault="00311396">
      <w:pPr>
        <w:pStyle w:val="Index1"/>
        <w:rPr>
          <w:del w:id="17466" w:author="Summer 2023 updates" w:date="2024-07-31T13:42:00Z"/>
          <w:sz w:val="22"/>
          <w:szCs w:val="22"/>
        </w:rPr>
      </w:pPr>
      <w:del w:id="17467" w:author="Summer 2023 updates" w:date="2024-07-31T13:42:00Z">
        <w:r w:rsidRPr="00311396">
          <w:rPr>
            <w:rFonts w:cs="Times New Roman"/>
            <w:color w:val="000000" w:themeColor="text1"/>
            <w:sz w:val="22"/>
            <w:szCs w:val="22"/>
          </w:rPr>
          <w:delText>Chemistry</w:delText>
        </w:r>
        <w:r w:rsidRPr="00311396">
          <w:rPr>
            <w:sz w:val="22"/>
            <w:szCs w:val="22"/>
          </w:rPr>
          <w:delText>, 15, 22, 32, 50, 67, 71, 72, 73, 87, 88, 89, 105, 115, 116, 117, 144, 156, 157, 158, 228, 229, 230, 231</w:delText>
        </w:r>
      </w:del>
    </w:p>
    <w:p w14:paraId="55C5451F" w14:textId="77777777" w:rsidR="00890698" w:rsidRPr="00311396" w:rsidRDefault="00311396">
      <w:pPr>
        <w:pStyle w:val="Index1"/>
        <w:rPr>
          <w:del w:id="17468" w:author="Summer 2023 updates" w:date="2024-07-31T13:42:00Z"/>
          <w:sz w:val="22"/>
          <w:szCs w:val="22"/>
        </w:rPr>
      </w:pPr>
      <w:del w:id="17469" w:author="Summer 2023 updates" w:date="2024-07-31T13:42:00Z">
        <w:r w:rsidRPr="00311396">
          <w:rPr>
            <w:rFonts w:cs="Times New Roman"/>
            <w:color w:val="000000" w:themeColor="text1"/>
            <w:sz w:val="22"/>
            <w:szCs w:val="22"/>
          </w:rPr>
          <w:delText xml:space="preserve">Class </w:delText>
        </w:r>
        <w:r>
          <w:rPr>
            <w:rFonts w:cs="Times New Roman"/>
            <w:color w:val="000000" w:themeColor="text1"/>
            <w:sz w:val="22"/>
            <w:szCs w:val="22"/>
          </w:rPr>
          <w:delText>D</w:delText>
        </w:r>
        <w:r w:rsidRPr="00311396">
          <w:rPr>
            <w:rFonts w:cs="Times New Roman"/>
            <w:color w:val="000000" w:themeColor="text1"/>
            <w:sz w:val="22"/>
            <w:szCs w:val="22"/>
          </w:rPr>
          <w:delText>esignation</w:delText>
        </w:r>
        <w:r w:rsidRPr="00311396">
          <w:rPr>
            <w:sz w:val="22"/>
            <w:szCs w:val="22"/>
          </w:rPr>
          <w:delText>, 40</w:delText>
        </w:r>
      </w:del>
    </w:p>
    <w:p w14:paraId="0BF98DB5" w14:textId="77777777" w:rsidR="00890698" w:rsidRPr="00311396" w:rsidRDefault="00311396">
      <w:pPr>
        <w:pStyle w:val="Index1"/>
        <w:rPr>
          <w:del w:id="17470" w:author="Summer 2023 updates" w:date="2024-07-31T13:42:00Z"/>
          <w:sz w:val="22"/>
          <w:szCs w:val="22"/>
        </w:rPr>
      </w:pPr>
      <w:del w:id="17471" w:author="Summer 2023 updates" w:date="2024-07-31T13:42:00Z">
        <w:r w:rsidRPr="00311396">
          <w:rPr>
            <w:rFonts w:cs="Times New Roman"/>
            <w:color w:val="000000" w:themeColor="text1"/>
            <w:sz w:val="22"/>
            <w:szCs w:val="22"/>
          </w:rPr>
          <w:delText xml:space="preserve">Coe </w:delText>
        </w:r>
        <w:r>
          <w:rPr>
            <w:rFonts w:cs="Times New Roman"/>
            <w:color w:val="000000" w:themeColor="text1"/>
            <w:sz w:val="22"/>
            <w:szCs w:val="22"/>
          </w:rPr>
          <w:delText>L</w:delText>
        </w:r>
        <w:r w:rsidRPr="00311396">
          <w:rPr>
            <w:rFonts w:cs="Times New Roman"/>
            <w:color w:val="000000" w:themeColor="text1"/>
            <w:sz w:val="22"/>
            <w:szCs w:val="22"/>
          </w:rPr>
          <w:delText xml:space="preserve">earning </w:delText>
        </w:r>
        <w:r>
          <w:rPr>
            <w:rFonts w:cs="Times New Roman"/>
            <w:color w:val="000000" w:themeColor="text1"/>
            <w:sz w:val="22"/>
            <w:szCs w:val="22"/>
          </w:rPr>
          <w:delText>C</w:delText>
        </w:r>
        <w:r w:rsidRPr="00311396">
          <w:rPr>
            <w:rFonts w:cs="Times New Roman"/>
            <w:color w:val="000000" w:themeColor="text1"/>
            <w:sz w:val="22"/>
            <w:szCs w:val="22"/>
          </w:rPr>
          <w:delText>ommons</w:delText>
        </w:r>
        <w:r w:rsidRPr="00311396">
          <w:rPr>
            <w:sz w:val="22"/>
            <w:szCs w:val="22"/>
          </w:rPr>
          <w:delText>, 34</w:delText>
        </w:r>
      </w:del>
    </w:p>
    <w:p w14:paraId="7FBE0B41" w14:textId="77777777" w:rsidR="00890698" w:rsidRPr="00311396" w:rsidRDefault="00311396">
      <w:pPr>
        <w:pStyle w:val="Index1"/>
        <w:rPr>
          <w:del w:id="17472" w:author="Summer 2023 updates" w:date="2024-07-31T13:42:00Z"/>
          <w:sz w:val="22"/>
          <w:szCs w:val="22"/>
        </w:rPr>
      </w:pPr>
      <w:del w:id="17473" w:author="Summer 2023 updates" w:date="2024-07-31T13:42:00Z">
        <w:r w:rsidRPr="00311396">
          <w:rPr>
            <w:color w:val="000000" w:themeColor="text1"/>
            <w:sz w:val="22"/>
            <w:szCs w:val="22"/>
          </w:rPr>
          <w:delText>Collateral major</w:delText>
        </w:r>
        <w:r w:rsidRPr="00311396">
          <w:rPr>
            <w:sz w:val="22"/>
            <w:szCs w:val="22"/>
          </w:rPr>
          <w:delText>, 15, 67, 97, 116, 117, 124, 144</w:delText>
        </w:r>
      </w:del>
    </w:p>
    <w:p w14:paraId="38C2A6CA" w14:textId="77777777" w:rsidR="00890698" w:rsidRPr="00311396" w:rsidRDefault="00311396">
      <w:pPr>
        <w:pStyle w:val="Index1"/>
        <w:rPr>
          <w:del w:id="17474" w:author="Summer 2023 updates" w:date="2024-07-31T13:42:00Z"/>
          <w:sz w:val="22"/>
          <w:szCs w:val="22"/>
        </w:rPr>
      </w:pPr>
      <w:del w:id="17475" w:author="Summer 2023 updates" w:date="2024-07-31T13:42:00Z">
        <w:r w:rsidRPr="00311396">
          <w:rPr>
            <w:color w:val="000000" w:themeColor="text1"/>
            <w:sz w:val="22"/>
            <w:szCs w:val="22"/>
          </w:rPr>
          <w:delText>Collateral majors</w:delText>
        </w:r>
        <w:r w:rsidRPr="00311396">
          <w:rPr>
            <w:sz w:val="22"/>
            <w:szCs w:val="22"/>
          </w:rPr>
          <w:delText>, 7, 15, 67, 87, 174</w:delText>
        </w:r>
      </w:del>
    </w:p>
    <w:p w14:paraId="1E8555B2" w14:textId="77777777" w:rsidR="00890698" w:rsidRPr="00311396" w:rsidRDefault="00311396">
      <w:pPr>
        <w:pStyle w:val="Index1"/>
        <w:rPr>
          <w:del w:id="17476" w:author="Summer 2023 updates" w:date="2024-07-31T13:42:00Z"/>
          <w:sz w:val="22"/>
          <w:szCs w:val="22"/>
        </w:rPr>
      </w:pPr>
      <w:del w:id="17477" w:author="Summer 2023 updates" w:date="2024-07-31T13:42:00Z">
        <w:r w:rsidRPr="00311396">
          <w:rPr>
            <w:sz w:val="22"/>
            <w:szCs w:val="22"/>
          </w:rPr>
          <w:delText xml:space="preserve">College </w:delText>
        </w:r>
        <w:r>
          <w:rPr>
            <w:sz w:val="22"/>
            <w:szCs w:val="22"/>
          </w:rPr>
          <w:delText>R</w:delText>
        </w:r>
        <w:r w:rsidRPr="00311396">
          <w:rPr>
            <w:sz w:val="22"/>
            <w:szCs w:val="22"/>
          </w:rPr>
          <w:delText xml:space="preserve">gulations and </w:delText>
        </w:r>
        <w:r>
          <w:rPr>
            <w:sz w:val="22"/>
            <w:szCs w:val="22"/>
          </w:rPr>
          <w:delText>P</w:delText>
        </w:r>
        <w:r w:rsidRPr="00311396">
          <w:rPr>
            <w:sz w:val="22"/>
            <w:szCs w:val="22"/>
          </w:rPr>
          <w:delText>olicies, 39</w:delText>
        </w:r>
      </w:del>
    </w:p>
    <w:p w14:paraId="7C355DFC" w14:textId="77777777" w:rsidR="00890698" w:rsidRPr="00311396" w:rsidRDefault="00311396">
      <w:pPr>
        <w:pStyle w:val="Index1"/>
        <w:rPr>
          <w:del w:id="17478" w:author="Summer 2023 updates" w:date="2024-07-31T13:42:00Z"/>
          <w:sz w:val="22"/>
          <w:szCs w:val="22"/>
        </w:rPr>
      </w:pPr>
      <w:del w:id="17479" w:author="Summer 2023 updates" w:date="2024-07-31T13:42:00Z">
        <w:r>
          <w:rPr>
            <w:rFonts w:cs="Times New Roman"/>
            <w:color w:val="000000" w:themeColor="text1"/>
            <w:sz w:val="22"/>
            <w:szCs w:val="22"/>
          </w:rPr>
          <w:delText>Commencement</w:delText>
        </w:r>
        <w:r w:rsidRPr="00311396">
          <w:rPr>
            <w:sz w:val="22"/>
            <w:szCs w:val="22"/>
          </w:rPr>
          <w:delText>, 13, 47, 48</w:delText>
        </w:r>
      </w:del>
    </w:p>
    <w:p w14:paraId="266381F6" w14:textId="77777777" w:rsidR="00890698" w:rsidRPr="00311396" w:rsidRDefault="00311396">
      <w:pPr>
        <w:pStyle w:val="Index1"/>
        <w:rPr>
          <w:del w:id="17480" w:author="Summer 2023 updates" w:date="2024-07-31T13:42:00Z"/>
          <w:sz w:val="22"/>
          <w:szCs w:val="22"/>
        </w:rPr>
      </w:pPr>
      <w:del w:id="17481" w:author="Summer 2023 updates" w:date="2024-07-31T13:42:00Z">
        <w:r w:rsidRPr="00311396">
          <w:rPr>
            <w:rFonts w:cs="Times New Roman"/>
            <w:color w:val="000000" w:themeColor="text1"/>
            <w:sz w:val="22"/>
            <w:szCs w:val="22"/>
          </w:rPr>
          <w:delText>Committee participation</w:delText>
        </w:r>
        <w:r w:rsidRPr="00311396">
          <w:rPr>
            <w:sz w:val="22"/>
            <w:szCs w:val="22"/>
          </w:rPr>
          <w:delText>, 36</w:delText>
        </w:r>
      </w:del>
    </w:p>
    <w:p w14:paraId="527D861E" w14:textId="77777777" w:rsidR="00890698" w:rsidRPr="00311396" w:rsidRDefault="00311396">
      <w:pPr>
        <w:pStyle w:val="Index1"/>
        <w:rPr>
          <w:del w:id="17482" w:author="Summer 2023 updates" w:date="2024-07-31T13:42:00Z"/>
          <w:sz w:val="22"/>
          <w:szCs w:val="22"/>
        </w:rPr>
      </w:pPr>
      <w:del w:id="17483" w:author="Summer 2023 updates" w:date="2024-07-31T13:42:00Z">
        <w:r w:rsidRPr="00311396">
          <w:rPr>
            <w:rFonts w:cs="Times New Roman"/>
            <w:color w:val="000000" w:themeColor="text1"/>
            <w:sz w:val="22"/>
            <w:szCs w:val="22"/>
          </w:rPr>
          <w:delText xml:space="preserve">Communication </w:delText>
        </w:r>
        <w:r>
          <w:rPr>
            <w:rFonts w:cs="Times New Roman"/>
            <w:color w:val="000000" w:themeColor="text1"/>
            <w:sz w:val="22"/>
            <w:szCs w:val="22"/>
          </w:rPr>
          <w:delText>S</w:delText>
        </w:r>
        <w:r w:rsidRPr="00311396">
          <w:rPr>
            <w:rFonts w:cs="Times New Roman"/>
            <w:color w:val="000000" w:themeColor="text1"/>
            <w:sz w:val="22"/>
            <w:szCs w:val="22"/>
          </w:rPr>
          <w:delText>tudies</w:delText>
        </w:r>
        <w:r w:rsidRPr="00311396">
          <w:rPr>
            <w:sz w:val="22"/>
            <w:szCs w:val="22"/>
          </w:rPr>
          <w:delText>, 15, 23, 91, 93, 178, 225</w:delText>
        </w:r>
      </w:del>
    </w:p>
    <w:p w14:paraId="348F1F3D" w14:textId="77777777" w:rsidR="00890698" w:rsidRPr="00311396" w:rsidRDefault="00311396">
      <w:pPr>
        <w:pStyle w:val="Index1"/>
        <w:rPr>
          <w:del w:id="17484" w:author="Summer 2023 updates" w:date="2024-07-31T13:42:00Z"/>
          <w:sz w:val="22"/>
          <w:szCs w:val="22"/>
        </w:rPr>
      </w:pPr>
      <w:del w:id="17485" w:author="Summer 2023 updates" w:date="2024-07-31T13:42:00Z">
        <w:r w:rsidRPr="00311396">
          <w:rPr>
            <w:color w:val="000000" w:themeColor="text1"/>
            <w:sz w:val="22"/>
            <w:szCs w:val="22"/>
          </w:rPr>
          <w:delText xml:space="preserve">Community </w:delText>
        </w:r>
        <w:r>
          <w:rPr>
            <w:color w:val="000000" w:themeColor="text1"/>
            <w:sz w:val="22"/>
            <w:szCs w:val="22"/>
          </w:rPr>
          <w:delText>C</w:delText>
        </w:r>
        <w:r w:rsidRPr="00311396">
          <w:rPr>
            <w:color w:val="000000" w:themeColor="text1"/>
            <w:sz w:val="22"/>
            <w:szCs w:val="22"/>
          </w:rPr>
          <w:delText>ollege</w:delText>
        </w:r>
        <w:r w:rsidRPr="00311396">
          <w:rPr>
            <w:sz w:val="22"/>
            <w:szCs w:val="22"/>
          </w:rPr>
          <w:delText>, 46</w:delText>
        </w:r>
      </w:del>
    </w:p>
    <w:p w14:paraId="69B3E306" w14:textId="71AE480A" w:rsidR="00A364BA" w:rsidRPr="00A364BA" w:rsidRDefault="00311396">
      <w:pPr>
        <w:pStyle w:val="Index1"/>
        <w:rPr>
          <w:ins w:id="17486" w:author="Summer 2023 updates" w:date="2024-07-31T13:42:00Z"/>
        </w:rPr>
      </w:pPr>
      <w:del w:id="17487" w:author="Summer 2023 updates" w:date="2024-07-31T13:42:00Z">
        <w:r w:rsidRPr="00311396">
          <w:rPr>
            <w:color w:val="000000" w:themeColor="text1"/>
            <w:sz w:val="22"/>
            <w:szCs w:val="22"/>
          </w:rPr>
          <w:delText>Community-based project</w:delText>
        </w:r>
        <w:r w:rsidRPr="00311396">
          <w:rPr>
            <w:sz w:val="22"/>
            <w:szCs w:val="22"/>
          </w:rPr>
          <w:delText>, 23</w:delText>
        </w:r>
      </w:del>
      <w:ins w:id="17488" w:author="Summer 2023 updates" w:date="2024-07-31T13:42:00Z">
        <w:r w:rsidR="00A364BA" w:rsidRPr="00A364BA">
          <w:rPr>
            <w:color w:val="000000" w:themeColor="text1"/>
          </w:rPr>
          <w:t>Pre-Professional</w:t>
        </w:r>
        <w:r w:rsidR="00A364BA" w:rsidRPr="00A364BA">
          <w:t>, 42</w:t>
        </w:r>
      </w:ins>
    </w:p>
    <w:p w14:paraId="35193B24" w14:textId="77777777" w:rsidR="00A364BA" w:rsidRPr="00A364BA" w:rsidRDefault="00A364BA">
      <w:pPr>
        <w:pStyle w:val="Index1"/>
        <w:rPr>
          <w:ins w:id="17489" w:author="Summer 2023 updates" w:date="2024-07-31T13:42:00Z"/>
        </w:rPr>
      </w:pPr>
      <w:ins w:id="17490" w:author="Summer 2023 updates" w:date="2024-07-31T13:42:00Z">
        <w:r w:rsidRPr="00A364BA">
          <w:rPr>
            <w:rFonts w:cs="Times New Roman"/>
            <w:color w:val="000000" w:themeColor="text1"/>
          </w:rPr>
          <w:t>Procedure</w:t>
        </w:r>
        <w:r w:rsidRPr="00A364BA">
          <w:t>, 56</w:t>
        </w:r>
      </w:ins>
    </w:p>
    <w:p w14:paraId="23FEA561" w14:textId="77777777" w:rsidR="00A364BA" w:rsidRPr="00A364BA" w:rsidRDefault="00A364BA">
      <w:pPr>
        <w:pStyle w:val="Index1"/>
        <w:rPr>
          <w:ins w:id="17491" w:author="Summer 2023 updates" w:date="2024-07-31T13:42:00Z"/>
        </w:rPr>
      </w:pPr>
      <w:ins w:id="17492" w:author="Summer 2023 updates" w:date="2024-07-31T13:42:00Z">
        <w:r w:rsidRPr="00A364BA">
          <w:rPr>
            <w:rFonts w:cs="Times New Roman"/>
            <w:color w:val="000000" w:themeColor="text1"/>
          </w:rPr>
          <w:t>Psychology</w:t>
        </w:r>
        <w:r w:rsidRPr="00A364BA">
          <w:t>, 19, 37, 38, 117, 120, 121, 124, 139, 157, 165, 175, 176, 177, 178, 181, 195, 196, 197, 198, 208, 219, 245, 246, 247, 248, 250, 252, 253</w:t>
        </w:r>
      </w:ins>
    </w:p>
    <w:p w14:paraId="7B1B30C8" w14:textId="77777777" w:rsidR="00A364BA" w:rsidRPr="00A364BA" w:rsidRDefault="00A364BA">
      <w:pPr>
        <w:pStyle w:val="Index1"/>
        <w:rPr>
          <w:ins w:id="17493" w:author="Summer 2023 updates" w:date="2024-07-31T13:42:00Z"/>
        </w:rPr>
      </w:pPr>
      <w:ins w:id="17494" w:author="Summer 2023 updates" w:date="2024-07-31T13:42:00Z">
        <w:r w:rsidRPr="00A364BA">
          <w:t>Public Accounting, 88, 89</w:t>
        </w:r>
      </w:ins>
    </w:p>
    <w:p w14:paraId="5D2B71D9" w14:textId="77777777" w:rsidR="00A364BA" w:rsidRPr="00A364BA" w:rsidRDefault="00A364BA">
      <w:pPr>
        <w:pStyle w:val="Index1"/>
        <w:rPr>
          <w:rPrChange w:id="17495" w:author="Summer 2023 updates" w:date="2024-07-31T13:42:00Z">
            <w:rPr>
              <w:sz w:val="22"/>
            </w:rPr>
          </w:rPrChange>
        </w:rPr>
        <w:pPrChange w:id="17496" w:author="Summer 2023 updates" w:date="2024-07-31T13:42:00Z">
          <w:pPr>
            <w:pStyle w:val="Index1"/>
            <w:tabs>
              <w:tab w:val="right" w:leader="dot" w:pos="4670"/>
            </w:tabs>
          </w:pPr>
        </w:pPrChange>
      </w:pPr>
      <w:ins w:id="17497" w:author="Summer 2023 updates" w:date="2024-07-31T13:42:00Z">
        <w:r w:rsidRPr="00A364BA">
          <w:rPr>
            <w:rFonts w:cs="Times New Roman"/>
            <w:color w:val="000000" w:themeColor="text1"/>
          </w:rPr>
          <w:t>Public Events</w:t>
        </w:r>
      </w:ins>
      <w:r w:rsidRPr="00A364BA">
        <w:rPr>
          <w:rPrChange w:id="17498" w:author="Summer 2023 updates" w:date="2024-07-31T13:42:00Z">
            <w:rPr>
              <w:sz w:val="22"/>
            </w:rPr>
          </w:rPrChange>
        </w:rPr>
        <w:t>, 49</w:t>
      </w:r>
    </w:p>
    <w:p w14:paraId="66BB8226" w14:textId="460EA284" w:rsidR="00A364BA" w:rsidRPr="00A364BA" w:rsidRDefault="00311396">
      <w:pPr>
        <w:pStyle w:val="Index1"/>
        <w:rPr>
          <w:ins w:id="17499" w:author="Summer 2023 updates" w:date="2024-07-31T13:42:00Z"/>
        </w:rPr>
      </w:pPr>
      <w:del w:id="17500" w:author="Summer 2023 updates" w:date="2024-07-31T13:42:00Z">
        <w:r w:rsidRPr="00311396">
          <w:rPr>
            <w:rFonts w:cs="Times New Roman"/>
            <w:color w:val="000000" w:themeColor="text1"/>
            <w:sz w:val="22"/>
            <w:szCs w:val="22"/>
          </w:rPr>
          <w:delText>Composition</w:delText>
        </w:r>
        <w:r w:rsidRPr="00311396">
          <w:rPr>
            <w:sz w:val="22"/>
            <w:szCs w:val="22"/>
          </w:rPr>
          <w:delText xml:space="preserve">, 15, 145, 149, 150, </w:delText>
        </w:r>
      </w:del>
      <w:ins w:id="17501" w:author="Summer 2023 updates" w:date="2024-07-31T13:42:00Z">
        <w:r w:rsidR="00A364BA" w:rsidRPr="00A364BA">
          <w:rPr>
            <w:color w:val="000000" w:themeColor="text1"/>
          </w:rPr>
          <w:t>Readmission</w:t>
        </w:r>
        <w:r w:rsidR="00A364BA" w:rsidRPr="00A364BA">
          <w:t>, 1, 59, 60, 235</w:t>
        </w:r>
      </w:ins>
    </w:p>
    <w:p w14:paraId="427CD05C" w14:textId="77777777" w:rsidR="00A364BA" w:rsidRPr="00A364BA" w:rsidRDefault="00A364BA">
      <w:pPr>
        <w:pStyle w:val="Index1"/>
        <w:rPr>
          <w:ins w:id="17502" w:author="Summer 2023 updates" w:date="2024-07-31T13:42:00Z"/>
        </w:rPr>
      </w:pPr>
      <w:ins w:id="17503" w:author="Summer 2023 updates" w:date="2024-07-31T13:42:00Z">
        <w:r w:rsidRPr="00A364BA">
          <w:rPr>
            <w:rFonts w:cs="Times New Roman"/>
            <w:color w:val="000000" w:themeColor="text1"/>
          </w:rPr>
          <w:t>Recreational Facilities</w:t>
        </w:r>
        <w:r w:rsidRPr="00A364BA">
          <w:t>, 52</w:t>
        </w:r>
      </w:ins>
    </w:p>
    <w:p w14:paraId="49522A1F" w14:textId="77777777" w:rsidR="00A364BA" w:rsidRPr="00A364BA" w:rsidRDefault="00A364BA">
      <w:pPr>
        <w:pStyle w:val="Index1"/>
        <w:rPr>
          <w:ins w:id="17504" w:author="Summer 2023 updates" w:date="2024-07-31T13:42:00Z"/>
        </w:rPr>
      </w:pPr>
      <w:ins w:id="17505" w:author="Summer 2023 updates" w:date="2024-07-31T13:42:00Z">
        <w:r w:rsidRPr="00A364BA">
          <w:t>Refund, 59, 235, 236, 237, 243</w:t>
        </w:r>
      </w:ins>
    </w:p>
    <w:p w14:paraId="7026B2C9" w14:textId="77777777" w:rsidR="00A364BA" w:rsidRPr="00A364BA" w:rsidRDefault="00A364BA">
      <w:pPr>
        <w:pStyle w:val="Index1"/>
        <w:rPr>
          <w:ins w:id="17506" w:author="Summer 2023 updates" w:date="2024-07-31T13:42:00Z"/>
        </w:rPr>
      </w:pPr>
      <w:ins w:id="17507" w:author="Summer 2023 updates" w:date="2024-07-31T13:42:00Z">
        <w:r w:rsidRPr="00A364BA">
          <w:rPr>
            <w:rFonts w:cstheme="majorBidi"/>
          </w:rPr>
          <w:t>Registration</w:t>
        </w:r>
        <w:r w:rsidRPr="00A364BA">
          <w:t>, 55</w:t>
        </w:r>
      </w:ins>
    </w:p>
    <w:p w14:paraId="3A7D7799" w14:textId="77777777" w:rsidR="00890698" w:rsidRPr="00311396" w:rsidRDefault="00A364BA">
      <w:pPr>
        <w:pStyle w:val="Index1"/>
        <w:rPr>
          <w:del w:id="17508" w:author="Summer 2023 updates" w:date="2024-07-31T13:42:00Z"/>
          <w:sz w:val="22"/>
          <w:szCs w:val="22"/>
        </w:rPr>
      </w:pPr>
      <w:ins w:id="17509" w:author="Summer 2023 updates" w:date="2024-07-31T13:42:00Z">
        <w:r w:rsidRPr="00A364BA">
          <w:rPr>
            <w:rFonts w:cs="Times New Roman"/>
            <w:color w:val="000000" w:themeColor="text1"/>
          </w:rPr>
          <w:t>Religion</w:t>
        </w:r>
        <w:r w:rsidRPr="00A364BA">
          <w:t xml:space="preserve">, 19, 37, 105, 152, 183, </w:t>
        </w:r>
      </w:ins>
      <w:r w:rsidRPr="00A364BA">
        <w:rPr>
          <w:rPrChange w:id="17510" w:author="Summer 2023 updates" w:date="2024-07-31T13:42:00Z">
            <w:rPr>
              <w:sz w:val="22"/>
            </w:rPr>
          </w:rPrChange>
        </w:rPr>
        <w:t xml:space="preserve">184, </w:t>
      </w:r>
      <w:ins w:id="17511" w:author="Summer 2023 updates" w:date="2024-07-31T13:42:00Z">
        <w:r w:rsidRPr="00A364BA">
          <w:t xml:space="preserve">185, 190, </w:t>
        </w:r>
      </w:ins>
      <w:r w:rsidRPr="00A364BA">
        <w:rPr>
          <w:rPrChange w:id="17512" w:author="Summer 2023 updates" w:date="2024-07-31T13:42:00Z">
            <w:rPr>
              <w:sz w:val="22"/>
            </w:rPr>
          </w:rPrChange>
        </w:rPr>
        <w:t xml:space="preserve">191, 192, </w:t>
      </w:r>
      <w:del w:id="17513" w:author="Summer 2023 updates" w:date="2024-07-31T13:42:00Z">
        <w:r w:rsidR="00311396" w:rsidRPr="00311396">
          <w:rPr>
            <w:sz w:val="22"/>
            <w:szCs w:val="22"/>
          </w:rPr>
          <w:delText>193</w:delText>
        </w:r>
      </w:del>
    </w:p>
    <w:p w14:paraId="7A61F3A8" w14:textId="77777777" w:rsidR="00890698" w:rsidRPr="00311396" w:rsidRDefault="00311396">
      <w:pPr>
        <w:pStyle w:val="Index1"/>
        <w:rPr>
          <w:del w:id="17514" w:author="Summer 2023 updates" w:date="2024-07-31T13:42:00Z"/>
          <w:sz w:val="22"/>
          <w:szCs w:val="22"/>
        </w:rPr>
      </w:pPr>
      <w:del w:id="17515" w:author="Summer 2023 updates" w:date="2024-07-31T13:42:00Z">
        <w:r w:rsidRPr="00311396">
          <w:rPr>
            <w:rFonts w:cs="Times New Roman"/>
            <w:color w:val="000000" w:themeColor="text1"/>
            <w:sz w:val="22"/>
            <w:szCs w:val="22"/>
          </w:rPr>
          <w:delText xml:space="preserve">Computer </w:delText>
        </w:r>
        <w:r>
          <w:rPr>
            <w:rFonts w:cs="Times New Roman"/>
            <w:color w:val="000000" w:themeColor="text1"/>
            <w:sz w:val="22"/>
            <w:szCs w:val="22"/>
          </w:rPr>
          <w:delText>S</w:delText>
        </w:r>
        <w:r w:rsidRPr="00311396">
          <w:rPr>
            <w:rFonts w:cs="Times New Roman"/>
            <w:color w:val="000000" w:themeColor="text1"/>
            <w:sz w:val="22"/>
            <w:szCs w:val="22"/>
          </w:rPr>
          <w:delText>cience</w:delText>
        </w:r>
        <w:r w:rsidRPr="00311396">
          <w:rPr>
            <w:sz w:val="22"/>
            <w:szCs w:val="22"/>
          </w:rPr>
          <w:delText>, 15, 22, 93, 94, 96, 99, 226, 231</w:delText>
        </w:r>
      </w:del>
    </w:p>
    <w:p w14:paraId="1ACD7463" w14:textId="77777777" w:rsidR="00890698" w:rsidRPr="00311396" w:rsidRDefault="00311396">
      <w:pPr>
        <w:pStyle w:val="Index1"/>
        <w:rPr>
          <w:del w:id="17516" w:author="Summer 2023 updates" w:date="2024-07-31T13:42:00Z"/>
          <w:sz w:val="22"/>
          <w:szCs w:val="22"/>
        </w:rPr>
      </w:pPr>
      <w:del w:id="17517" w:author="Summer 2023 updates" w:date="2024-07-31T13:42:00Z">
        <w:r w:rsidRPr="00311396">
          <w:rPr>
            <w:rFonts w:cs="Times New Roman"/>
            <w:bCs/>
            <w:color w:val="000000" w:themeColor="text1"/>
            <w:sz w:val="22"/>
            <w:szCs w:val="22"/>
          </w:rPr>
          <w:delText>Concentrations</w:delText>
        </w:r>
        <w:r w:rsidRPr="00311396">
          <w:rPr>
            <w:sz w:val="22"/>
            <w:szCs w:val="22"/>
          </w:rPr>
          <w:delText>, 74</w:delText>
        </w:r>
      </w:del>
    </w:p>
    <w:p w14:paraId="56F6B349" w14:textId="77777777" w:rsidR="00890698" w:rsidRPr="00311396" w:rsidRDefault="00311396">
      <w:pPr>
        <w:pStyle w:val="Index1"/>
        <w:rPr>
          <w:del w:id="17518" w:author="Summer 2023 updates" w:date="2024-07-31T13:42:00Z"/>
          <w:sz w:val="22"/>
          <w:szCs w:val="22"/>
        </w:rPr>
      </w:pPr>
      <w:del w:id="17519" w:author="Summer 2023 updates" w:date="2024-07-31T13:42:00Z">
        <w:r w:rsidRPr="00311396">
          <w:rPr>
            <w:rFonts w:cs="Times New Roman"/>
            <w:color w:val="000000" w:themeColor="text1"/>
            <w:sz w:val="22"/>
            <w:szCs w:val="22"/>
          </w:rPr>
          <w:delText>Course load</w:delText>
        </w:r>
        <w:r w:rsidRPr="00311396">
          <w:rPr>
            <w:sz w:val="22"/>
            <w:szCs w:val="22"/>
          </w:rPr>
          <w:delText>, 41</w:delText>
        </w:r>
      </w:del>
    </w:p>
    <w:p w14:paraId="5148CFA2" w14:textId="77777777" w:rsidR="00890698" w:rsidRPr="00311396" w:rsidRDefault="00311396">
      <w:pPr>
        <w:pStyle w:val="Index1"/>
        <w:rPr>
          <w:del w:id="17520" w:author="Summer 2023 updates" w:date="2024-07-31T13:42:00Z"/>
          <w:sz w:val="22"/>
          <w:szCs w:val="22"/>
        </w:rPr>
      </w:pPr>
      <w:del w:id="17521" w:author="Summer 2023 updates" w:date="2024-07-31T13:42:00Z">
        <w:r w:rsidRPr="00311396">
          <w:rPr>
            <w:sz w:val="22"/>
            <w:szCs w:val="22"/>
          </w:rPr>
          <w:delText xml:space="preserve">Courses of </w:delText>
        </w:r>
        <w:r>
          <w:rPr>
            <w:sz w:val="22"/>
            <w:szCs w:val="22"/>
          </w:rPr>
          <w:delText>I</w:delText>
        </w:r>
        <w:r w:rsidRPr="00311396">
          <w:rPr>
            <w:sz w:val="22"/>
            <w:szCs w:val="22"/>
          </w:rPr>
          <w:delText>nstruction, 49</w:delText>
        </w:r>
      </w:del>
    </w:p>
    <w:p w14:paraId="17A5CCD2" w14:textId="01E256A1" w:rsidR="00A364BA" w:rsidRPr="00A364BA" w:rsidRDefault="00311396">
      <w:pPr>
        <w:pStyle w:val="Index1"/>
        <w:rPr>
          <w:rPrChange w:id="17522" w:author="Summer 2023 updates" w:date="2024-07-31T13:42:00Z">
            <w:rPr>
              <w:sz w:val="22"/>
            </w:rPr>
          </w:rPrChange>
        </w:rPr>
        <w:pPrChange w:id="17523" w:author="Summer 2023 updates" w:date="2024-07-31T13:42:00Z">
          <w:pPr>
            <w:pStyle w:val="Index1"/>
            <w:tabs>
              <w:tab w:val="right" w:leader="dot" w:pos="4670"/>
            </w:tabs>
          </w:pPr>
        </w:pPrChange>
      </w:pPr>
      <w:del w:id="17524" w:author="Summer 2023 updates" w:date="2024-07-31T13:42:00Z">
        <w:r w:rsidRPr="00311396">
          <w:rPr>
            <w:color w:val="000000" w:themeColor="text1"/>
            <w:sz w:val="22"/>
            <w:szCs w:val="22"/>
          </w:rPr>
          <w:delText xml:space="preserve">Creative </w:delText>
        </w:r>
        <w:r>
          <w:rPr>
            <w:color w:val="000000" w:themeColor="text1"/>
            <w:sz w:val="22"/>
            <w:szCs w:val="22"/>
          </w:rPr>
          <w:delText>W</w:delText>
        </w:r>
        <w:r w:rsidRPr="00311396">
          <w:rPr>
            <w:color w:val="000000" w:themeColor="text1"/>
            <w:sz w:val="22"/>
            <w:szCs w:val="22"/>
          </w:rPr>
          <w:delText>riting</w:delText>
        </w:r>
        <w:r w:rsidRPr="00311396">
          <w:rPr>
            <w:sz w:val="22"/>
            <w:szCs w:val="22"/>
          </w:rPr>
          <w:delText>, 15, 22, 23, 96, 97, 98, 111, 112, 182, 183, 199</w:delText>
        </w:r>
      </w:del>
      <w:ins w:id="17525" w:author="Summer 2023 updates" w:date="2024-07-31T13:42:00Z">
        <w:r w:rsidR="00A364BA" w:rsidRPr="00A364BA">
          <w:t>194</w:t>
        </w:r>
      </w:ins>
      <w:r w:rsidR="00A364BA" w:rsidRPr="00A364BA">
        <w:rPr>
          <w:rPrChange w:id="17526" w:author="Summer 2023 updates" w:date="2024-07-31T13:42:00Z">
            <w:rPr>
              <w:sz w:val="22"/>
            </w:rPr>
          </w:rPrChange>
        </w:rPr>
        <w:t xml:space="preserve">, 200, 201, </w:t>
      </w:r>
      <w:del w:id="17527" w:author="Summer 2023 updates" w:date="2024-07-31T13:42:00Z">
        <w:r w:rsidRPr="00311396">
          <w:rPr>
            <w:sz w:val="22"/>
            <w:szCs w:val="22"/>
          </w:rPr>
          <w:delText>225</w:delText>
        </w:r>
      </w:del>
      <w:ins w:id="17528" w:author="Summer 2023 updates" w:date="2024-07-31T13:42:00Z">
        <w:r w:rsidR="00A364BA" w:rsidRPr="00A364BA">
          <w:t>202, 203, 208, 211, 247, 248</w:t>
        </w:r>
      </w:ins>
    </w:p>
    <w:p w14:paraId="6321FDE2" w14:textId="77777777" w:rsidR="00890698" w:rsidRPr="00311396" w:rsidRDefault="00311396">
      <w:pPr>
        <w:pStyle w:val="Index1"/>
        <w:rPr>
          <w:del w:id="17529" w:author="Summer 2023 updates" w:date="2024-07-31T13:42:00Z"/>
          <w:sz w:val="22"/>
          <w:szCs w:val="22"/>
        </w:rPr>
      </w:pPr>
      <w:del w:id="17530" w:author="Summer 2023 updates" w:date="2024-07-31T13:42:00Z">
        <w:r w:rsidRPr="00311396">
          <w:rPr>
            <w:rFonts w:cs="Times New Roman"/>
            <w:color w:val="000000" w:themeColor="text1"/>
            <w:sz w:val="22"/>
            <w:szCs w:val="22"/>
          </w:rPr>
          <w:delText>Credits attempted</w:delText>
        </w:r>
        <w:r w:rsidRPr="00311396">
          <w:rPr>
            <w:sz w:val="22"/>
            <w:szCs w:val="22"/>
          </w:rPr>
          <w:delText>, 43, 44, 219</w:delText>
        </w:r>
      </w:del>
    </w:p>
    <w:p w14:paraId="2A15A511" w14:textId="77777777" w:rsidR="00890698" w:rsidRPr="00311396" w:rsidRDefault="00311396">
      <w:pPr>
        <w:pStyle w:val="Index1"/>
        <w:rPr>
          <w:del w:id="17531" w:author="Summer 2023 updates" w:date="2024-07-31T13:42:00Z"/>
          <w:sz w:val="22"/>
          <w:szCs w:val="22"/>
        </w:rPr>
      </w:pPr>
      <w:del w:id="17532" w:author="Summer 2023 updates" w:date="2024-07-31T13:42:00Z">
        <w:r w:rsidRPr="00311396">
          <w:rPr>
            <w:color w:val="000000" w:themeColor="text1"/>
            <w:sz w:val="22"/>
            <w:szCs w:val="22"/>
          </w:rPr>
          <w:delText xml:space="preserve">Crimson </w:delText>
        </w:r>
        <w:r>
          <w:rPr>
            <w:color w:val="000000" w:themeColor="text1"/>
            <w:sz w:val="22"/>
            <w:szCs w:val="22"/>
          </w:rPr>
          <w:delText>F</w:delText>
        </w:r>
        <w:r w:rsidRPr="00311396">
          <w:rPr>
            <w:color w:val="000000" w:themeColor="text1"/>
            <w:sz w:val="22"/>
            <w:szCs w:val="22"/>
          </w:rPr>
          <w:delText xml:space="preserve">ellows </w:delText>
        </w:r>
        <w:r>
          <w:rPr>
            <w:color w:val="000000" w:themeColor="text1"/>
            <w:sz w:val="22"/>
            <w:szCs w:val="22"/>
          </w:rPr>
          <w:delText>P</w:delText>
        </w:r>
        <w:r w:rsidRPr="00311396">
          <w:rPr>
            <w:color w:val="000000" w:themeColor="text1"/>
            <w:sz w:val="22"/>
            <w:szCs w:val="22"/>
          </w:rPr>
          <w:delText>rogram</w:delText>
        </w:r>
        <w:r w:rsidRPr="00311396">
          <w:rPr>
            <w:sz w:val="22"/>
            <w:szCs w:val="22"/>
          </w:rPr>
          <w:delText>, 25, 26, 232</w:delText>
        </w:r>
      </w:del>
    </w:p>
    <w:p w14:paraId="1B6A3F1E" w14:textId="77777777" w:rsidR="00890698" w:rsidRPr="00311396" w:rsidRDefault="00311396">
      <w:pPr>
        <w:pStyle w:val="Index1"/>
        <w:rPr>
          <w:del w:id="17533" w:author="Summer 2023 updates" w:date="2024-07-31T13:42:00Z"/>
          <w:sz w:val="22"/>
          <w:szCs w:val="22"/>
        </w:rPr>
      </w:pPr>
      <w:del w:id="17534" w:author="Summer 2023 updates" w:date="2024-07-31T13:42:00Z">
        <w:r w:rsidRPr="00311396">
          <w:rPr>
            <w:rFonts w:cs="Times New Roman"/>
            <w:color w:val="000000" w:themeColor="text1"/>
            <w:sz w:val="22"/>
            <w:szCs w:val="22"/>
          </w:rPr>
          <w:delText>D/</w:delText>
        </w:r>
        <w:r>
          <w:rPr>
            <w:rFonts w:cs="Times New Roman"/>
            <w:color w:val="000000" w:themeColor="text1"/>
            <w:sz w:val="22"/>
            <w:szCs w:val="22"/>
          </w:rPr>
          <w:delText>F</w:delText>
        </w:r>
        <w:r w:rsidRPr="00311396">
          <w:rPr>
            <w:rFonts w:cs="Times New Roman"/>
            <w:color w:val="000000" w:themeColor="text1"/>
            <w:sz w:val="22"/>
            <w:szCs w:val="22"/>
          </w:rPr>
          <w:delText xml:space="preserve"> notices</w:delText>
        </w:r>
        <w:r w:rsidRPr="00311396">
          <w:rPr>
            <w:sz w:val="22"/>
            <w:szCs w:val="22"/>
          </w:rPr>
          <w:delText>, 43</w:delText>
        </w:r>
      </w:del>
    </w:p>
    <w:p w14:paraId="56040F61" w14:textId="77777777" w:rsidR="00890698" w:rsidRPr="00311396" w:rsidRDefault="00311396">
      <w:pPr>
        <w:pStyle w:val="Index1"/>
        <w:rPr>
          <w:del w:id="17535" w:author="Summer 2023 updates" w:date="2024-07-31T13:42:00Z"/>
          <w:sz w:val="22"/>
          <w:szCs w:val="22"/>
        </w:rPr>
      </w:pPr>
      <w:del w:id="17536" w:author="Summer 2023 updates" w:date="2024-07-31T13:42:00Z">
        <w:r w:rsidRPr="00311396">
          <w:rPr>
            <w:color w:val="000000" w:themeColor="text1"/>
            <w:sz w:val="22"/>
            <w:szCs w:val="22"/>
          </w:rPr>
          <w:delText>Dance</w:delText>
        </w:r>
        <w:r w:rsidRPr="00311396">
          <w:rPr>
            <w:sz w:val="22"/>
            <w:szCs w:val="22"/>
          </w:rPr>
          <w:delText>, 100, 138</w:delText>
        </w:r>
      </w:del>
    </w:p>
    <w:p w14:paraId="74CEDFE4" w14:textId="77777777" w:rsidR="00890698" w:rsidRPr="00311396" w:rsidRDefault="00311396">
      <w:pPr>
        <w:pStyle w:val="Index1"/>
        <w:rPr>
          <w:del w:id="17537" w:author="Summer 2023 updates" w:date="2024-07-31T13:42:00Z"/>
          <w:sz w:val="22"/>
          <w:szCs w:val="22"/>
        </w:rPr>
      </w:pPr>
      <w:del w:id="17538" w:author="Summer 2023 updates" w:date="2024-07-31T13:42:00Z">
        <w:r w:rsidRPr="00311396">
          <w:rPr>
            <w:color w:val="000000" w:themeColor="text1"/>
            <w:sz w:val="22"/>
            <w:szCs w:val="22"/>
          </w:rPr>
          <w:delText>Deferred admission</w:delText>
        </w:r>
        <w:r w:rsidRPr="00311396">
          <w:rPr>
            <w:sz w:val="22"/>
            <w:szCs w:val="22"/>
          </w:rPr>
          <w:delText>, 210</w:delText>
        </w:r>
      </w:del>
    </w:p>
    <w:p w14:paraId="3F701DFF" w14:textId="77777777" w:rsidR="00890698" w:rsidRPr="00311396" w:rsidRDefault="00311396">
      <w:pPr>
        <w:pStyle w:val="Index1"/>
        <w:rPr>
          <w:del w:id="17539" w:author="Summer 2023 updates" w:date="2024-07-31T13:42:00Z"/>
          <w:sz w:val="22"/>
          <w:szCs w:val="22"/>
        </w:rPr>
      </w:pPr>
      <w:del w:id="17540" w:author="Summer 2023 updates" w:date="2024-07-31T13:42:00Z">
        <w:r w:rsidRPr="00311396">
          <w:rPr>
            <w:sz w:val="22"/>
            <w:szCs w:val="22"/>
          </w:rPr>
          <w:delText xml:space="preserve">Departmental </w:delText>
        </w:r>
        <w:r>
          <w:rPr>
            <w:sz w:val="22"/>
            <w:szCs w:val="22"/>
          </w:rPr>
          <w:delText>P</w:delText>
        </w:r>
        <w:r w:rsidRPr="00311396">
          <w:rPr>
            <w:sz w:val="22"/>
            <w:szCs w:val="22"/>
          </w:rPr>
          <w:delText>rograms, 53</w:delText>
        </w:r>
      </w:del>
    </w:p>
    <w:p w14:paraId="4B3B9654" w14:textId="77777777" w:rsidR="00890698" w:rsidRPr="00311396" w:rsidRDefault="00311396">
      <w:pPr>
        <w:pStyle w:val="Index1"/>
        <w:rPr>
          <w:del w:id="17541" w:author="Summer 2023 updates" w:date="2024-07-31T13:42:00Z"/>
          <w:sz w:val="22"/>
          <w:szCs w:val="22"/>
        </w:rPr>
      </w:pPr>
      <w:del w:id="17542" w:author="Summer 2023 updates" w:date="2024-07-31T13:42:00Z">
        <w:r w:rsidRPr="00311396">
          <w:rPr>
            <w:sz w:val="22"/>
            <w:szCs w:val="22"/>
          </w:rPr>
          <w:delText>Directories, 223</w:delText>
        </w:r>
      </w:del>
    </w:p>
    <w:p w14:paraId="4802F46C" w14:textId="77777777" w:rsidR="00890698" w:rsidRPr="00311396" w:rsidRDefault="00311396">
      <w:pPr>
        <w:pStyle w:val="Index1"/>
        <w:rPr>
          <w:del w:id="17543" w:author="Summer 2023 updates" w:date="2024-07-31T13:42:00Z"/>
          <w:sz w:val="22"/>
          <w:szCs w:val="22"/>
        </w:rPr>
      </w:pPr>
      <w:del w:id="17544" w:author="Summer 2023 updates" w:date="2024-07-31T13:42:00Z">
        <w:r w:rsidRPr="00311396">
          <w:rPr>
            <w:rFonts w:cs="Times New Roman"/>
            <w:color w:val="000000" w:themeColor="text1"/>
            <w:sz w:val="22"/>
            <w:szCs w:val="22"/>
          </w:rPr>
          <w:delText>Discount</w:delText>
        </w:r>
        <w:r w:rsidRPr="00311396">
          <w:rPr>
            <w:sz w:val="22"/>
            <w:szCs w:val="22"/>
          </w:rPr>
          <w:delText>, 218</w:delText>
        </w:r>
      </w:del>
    </w:p>
    <w:p w14:paraId="3467C042" w14:textId="77777777" w:rsidR="00890698" w:rsidRPr="00311396" w:rsidRDefault="00311396">
      <w:pPr>
        <w:pStyle w:val="Index1"/>
        <w:rPr>
          <w:del w:id="17545" w:author="Summer 2023 updates" w:date="2024-07-31T13:42:00Z"/>
          <w:sz w:val="22"/>
          <w:szCs w:val="22"/>
        </w:rPr>
      </w:pPr>
      <w:del w:id="17546" w:author="Summer 2023 updates" w:date="2024-07-31T13:42:00Z">
        <w:r w:rsidRPr="00311396">
          <w:rPr>
            <w:color w:val="000000" w:themeColor="text1"/>
            <w:sz w:val="22"/>
            <w:szCs w:val="22"/>
          </w:rPr>
          <w:delText>Discounts</w:delText>
        </w:r>
        <w:r w:rsidRPr="00311396">
          <w:rPr>
            <w:sz w:val="22"/>
            <w:szCs w:val="22"/>
          </w:rPr>
          <w:delText>, 218</w:delText>
        </w:r>
      </w:del>
    </w:p>
    <w:p w14:paraId="0B476278" w14:textId="77777777" w:rsidR="00890698" w:rsidRPr="00311396" w:rsidRDefault="00311396">
      <w:pPr>
        <w:pStyle w:val="Index1"/>
        <w:rPr>
          <w:del w:id="17547" w:author="Summer 2023 updates" w:date="2024-07-31T13:42:00Z"/>
          <w:sz w:val="22"/>
          <w:szCs w:val="22"/>
        </w:rPr>
      </w:pPr>
      <w:del w:id="17548" w:author="Summer 2023 updates" w:date="2024-07-31T13:42:00Z">
        <w:r w:rsidRPr="00311396">
          <w:rPr>
            <w:rFonts w:cs="Times New Roman"/>
            <w:color w:val="000000" w:themeColor="text1"/>
            <w:sz w:val="22"/>
            <w:szCs w:val="22"/>
          </w:rPr>
          <w:delText xml:space="preserve">Diverse </w:delText>
        </w:r>
        <w:r>
          <w:rPr>
            <w:rFonts w:cs="Times New Roman"/>
            <w:color w:val="000000" w:themeColor="text1"/>
            <w:sz w:val="22"/>
            <w:szCs w:val="22"/>
          </w:rPr>
          <w:delText>C</w:delText>
        </w:r>
        <w:r w:rsidRPr="00311396">
          <w:rPr>
            <w:rFonts w:cs="Times New Roman"/>
            <w:color w:val="000000" w:themeColor="text1"/>
            <w:sz w:val="22"/>
            <w:szCs w:val="22"/>
          </w:rPr>
          <w:delText xml:space="preserve">ultural </w:delText>
        </w:r>
        <w:r>
          <w:rPr>
            <w:rFonts w:cs="Times New Roman"/>
            <w:color w:val="000000" w:themeColor="text1"/>
            <w:sz w:val="22"/>
            <w:szCs w:val="22"/>
          </w:rPr>
          <w:delText>P</w:delText>
        </w:r>
        <w:r w:rsidRPr="00311396">
          <w:rPr>
            <w:rFonts w:cs="Times New Roman"/>
            <w:color w:val="000000" w:themeColor="text1"/>
            <w:sz w:val="22"/>
            <w:szCs w:val="22"/>
          </w:rPr>
          <w:delText>erspectives</w:delText>
        </w:r>
        <w:r w:rsidRPr="00311396">
          <w:rPr>
            <w:sz w:val="22"/>
            <w:szCs w:val="22"/>
          </w:rPr>
          <w:delText>, 14, 18, 19, 20, 21, 47</w:delText>
        </w:r>
      </w:del>
    </w:p>
    <w:p w14:paraId="4C995BCD" w14:textId="77777777" w:rsidR="00890698" w:rsidRPr="00311396" w:rsidRDefault="00311396">
      <w:pPr>
        <w:pStyle w:val="Index1"/>
        <w:rPr>
          <w:del w:id="17549" w:author="Summer 2023 updates" w:date="2024-07-31T13:42:00Z"/>
          <w:sz w:val="22"/>
          <w:szCs w:val="22"/>
        </w:rPr>
      </w:pPr>
      <w:del w:id="17550" w:author="Summer 2023 updates" w:date="2024-07-31T13:42:00Z">
        <w:r w:rsidRPr="00311396">
          <w:rPr>
            <w:rFonts w:cs="Times New Roman"/>
            <w:color w:val="000000" w:themeColor="text1"/>
            <w:sz w:val="22"/>
            <w:szCs w:val="22"/>
          </w:rPr>
          <w:delText>Diversity</w:delText>
        </w:r>
        <w:r w:rsidR="00A7283C">
          <w:rPr>
            <w:rFonts w:cs="Times New Roman"/>
            <w:color w:val="000000" w:themeColor="text1"/>
            <w:sz w:val="22"/>
            <w:szCs w:val="22"/>
          </w:rPr>
          <w:delText>, Equity</w:delText>
        </w:r>
        <w:r w:rsidRPr="00311396">
          <w:rPr>
            <w:rFonts w:cs="Times New Roman"/>
            <w:color w:val="000000" w:themeColor="text1"/>
            <w:sz w:val="22"/>
            <w:szCs w:val="22"/>
          </w:rPr>
          <w:delText xml:space="preserve"> &amp; </w:delText>
        </w:r>
        <w:r>
          <w:rPr>
            <w:rFonts w:cs="Times New Roman"/>
            <w:color w:val="000000" w:themeColor="text1"/>
            <w:sz w:val="22"/>
            <w:szCs w:val="22"/>
          </w:rPr>
          <w:delText>I</w:delText>
        </w:r>
        <w:r w:rsidRPr="00311396">
          <w:rPr>
            <w:rFonts w:cs="Times New Roman"/>
            <w:color w:val="000000" w:themeColor="text1"/>
            <w:sz w:val="22"/>
            <w:szCs w:val="22"/>
          </w:rPr>
          <w:delText>nclusion</w:delText>
        </w:r>
        <w:r w:rsidRPr="00311396">
          <w:rPr>
            <w:sz w:val="22"/>
            <w:szCs w:val="22"/>
          </w:rPr>
          <w:delText>, 37</w:delText>
        </w:r>
      </w:del>
    </w:p>
    <w:p w14:paraId="3263A8E1" w14:textId="77777777" w:rsidR="00890698" w:rsidRPr="00311396" w:rsidRDefault="00311396">
      <w:pPr>
        <w:pStyle w:val="Index1"/>
        <w:rPr>
          <w:del w:id="17551" w:author="Summer 2023 updates" w:date="2024-07-31T13:42:00Z"/>
          <w:sz w:val="22"/>
          <w:szCs w:val="22"/>
        </w:rPr>
      </w:pPr>
      <w:del w:id="17552" w:author="Summer 2023 updates" w:date="2024-07-31T13:42:00Z">
        <w:r w:rsidRPr="00311396">
          <w:rPr>
            <w:rFonts w:cs="Times New Roman"/>
            <w:color w:val="000000" w:themeColor="text1"/>
            <w:sz w:val="22"/>
            <w:szCs w:val="22"/>
          </w:rPr>
          <w:delText>Eby</w:delText>
        </w:r>
        <w:r w:rsidRPr="00311396">
          <w:rPr>
            <w:sz w:val="22"/>
            <w:szCs w:val="22"/>
          </w:rPr>
          <w:delText>, 9, 38</w:delText>
        </w:r>
      </w:del>
    </w:p>
    <w:p w14:paraId="4EAF5B3F" w14:textId="34529EAC" w:rsidR="00A364BA" w:rsidRPr="00A364BA" w:rsidRDefault="00311396">
      <w:pPr>
        <w:pStyle w:val="Index1"/>
        <w:rPr>
          <w:ins w:id="17553" w:author="Summer 2023 updates" w:date="2024-07-31T13:42:00Z"/>
        </w:rPr>
      </w:pPr>
      <w:del w:id="17554" w:author="Summer 2023 updates" w:date="2024-07-31T13:42:00Z">
        <w:r w:rsidRPr="00311396">
          <w:rPr>
            <w:rFonts w:cs="Times New Roman"/>
            <w:color w:val="000000" w:themeColor="text1"/>
            <w:sz w:val="22"/>
            <w:szCs w:val="22"/>
          </w:rPr>
          <w:delText>Economics</w:delText>
        </w:r>
        <w:r w:rsidRPr="00311396">
          <w:rPr>
            <w:sz w:val="22"/>
            <w:szCs w:val="22"/>
          </w:rPr>
          <w:delText>, 15, 19, 20, 23, 31, 65, 73, 82, 83, 84, 85, 86, 101, 105, 116, 117</w:delText>
        </w:r>
      </w:del>
      <w:ins w:id="17555" w:author="Summer 2023 updates" w:date="2024-07-31T13:42:00Z">
        <w:r w:rsidR="00A364BA" w:rsidRPr="00A364BA">
          <w:rPr>
            <w:rFonts w:cs="Times New Roman"/>
            <w:color w:val="000000" w:themeColor="text1"/>
          </w:rPr>
          <w:t>Religious Life</w:t>
        </w:r>
        <w:r w:rsidR="00A364BA" w:rsidRPr="00A364BA">
          <w:t>, 51</w:t>
        </w:r>
      </w:ins>
    </w:p>
    <w:p w14:paraId="384C5A40" w14:textId="77777777" w:rsidR="00A364BA" w:rsidRPr="00A364BA" w:rsidRDefault="00A364BA">
      <w:pPr>
        <w:pStyle w:val="Index1"/>
        <w:rPr>
          <w:ins w:id="17556" w:author="Summer 2023 updates" w:date="2024-07-31T13:42:00Z"/>
        </w:rPr>
      </w:pPr>
      <w:ins w:id="17557" w:author="Summer 2023 updates" w:date="2024-07-31T13:42:00Z">
        <w:r w:rsidRPr="00A364BA">
          <w:t>Reserve Officer Training Corps, 225</w:t>
        </w:r>
      </w:ins>
    </w:p>
    <w:p w14:paraId="642F2556" w14:textId="77777777" w:rsidR="00A364BA" w:rsidRPr="00A364BA" w:rsidRDefault="00A364BA">
      <w:pPr>
        <w:pStyle w:val="Index1"/>
        <w:rPr>
          <w:ins w:id="17558" w:author="Summer 2023 updates" w:date="2024-07-31T13:42:00Z"/>
        </w:rPr>
      </w:pPr>
      <w:ins w:id="17559" w:author="Summer 2023 updates" w:date="2024-07-31T13:42:00Z">
        <w:r w:rsidRPr="00A364BA">
          <w:rPr>
            <w:rFonts w:cs="Times New Roman"/>
            <w:color w:val="000000" w:themeColor="text1"/>
          </w:rPr>
          <w:t>Residence Life</w:t>
        </w:r>
        <w:r w:rsidRPr="00A364BA">
          <w:t>, 50</w:t>
        </w:r>
      </w:ins>
    </w:p>
    <w:p w14:paraId="7FB83725" w14:textId="609E0BA4" w:rsidR="00A364BA" w:rsidRPr="00A364BA" w:rsidRDefault="00A364BA">
      <w:pPr>
        <w:pStyle w:val="Index1"/>
        <w:rPr>
          <w:ins w:id="17560" w:author="Summer 2023 updates" w:date="2024-07-31T13:42:00Z"/>
        </w:rPr>
      </w:pPr>
      <w:ins w:id="17561" w:author="Summer 2023 updates" w:date="2024-07-31T13:42:00Z">
        <w:r w:rsidRPr="00A364BA">
          <w:rPr>
            <w:rFonts w:cs="Times New Roman"/>
            <w:color w:val="000000" w:themeColor="text1"/>
          </w:rPr>
          <w:t>Rhetoric</w:t>
        </w:r>
        <w:r w:rsidRPr="00A364BA">
          <w:t>, 19, 106, 111, 112, 114</w:t>
        </w:r>
      </w:ins>
      <w:r w:rsidRPr="00A364BA">
        <w:rPr>
          <w:rPrChange w:id="17562" w:author="Summer 2023 updates" w:date="2024-07-31T13:42:00Z">
            <w:rPr>
              <w:sz w:val="22"/>
            </w:rPr>
          </w:rPrChange>
        </w:rPr>
        <w:t xml:space="preserve">, 132, 133, </w:t>
      </w:r>
      <w:del w:id="17563" w:author="Summer 2023 updates" w:date="2024-07-31T13:42:00Z">
        <w:r w:rsidR="00311396" w:rsidRPr="00311396">
          <w:rPr>
            <w:sz w:val="22"/>
            <w:szCs w:val="22"/>
          </w:rPr>
          <w:delText>134, 223</w:delText>
        </w:r>
      </w:del>
      <w:ins w:id="17564" w:author="Summer 2023 updates" w:date="2024-07-31T13:42:00Z">
        <w:r w:rsidRPr="00A364BA">
          <w:t>203, 205</w:t>
        </w:r>
      </w:ins>
      <w:r w:rsidRPr="00A364BA">
        <w:rPr>
          <w:rPrChange w:id="17565" w:author="Summer 2023 updates" w:date="2024-07-31T13:42:00Z">
            <w:rPr>
              <w:sz w:val="22"/>
            </w:rPr>
          </w:rPrChange>
        </w:rPr>
        <w:t xml:space="preserve">, 224, </w:t>
      </w:r>
      <w:ins w:id="17566" w:author="Summer 2023 updates" w:date="2024-07-31T13:42:00Z">
        <w:r w:rsidRPr="00A364BA">
          <w:t>246, 250, 253</w:t>
        </w:r>
      </w:ins>
    </w:p>
    <w:p w14:paraId="59287DA7" w14:textId="2A3186A5" w:rsidR="00A364BA" w:rsidRPr="00A364BA" w:rsidRDefault="00A364BA">
      <w:pPr>
        <w:pStyle w:val="Index1"/>
        <w:rPr>
          <w:rPrChange w:id="17567" w:author="Summer 2023 updates" w:date="2024-07-31T13:42:00Z">
            <w:rPr>
              <w:sz w:val="22"/>
            </w:rPr>
          </w:rPrChange>
        </w:rPr>
        <w:pPrChange w:id="17568" w:author="Summer 2023 updates" w:date="2024-07-31T13:42:00Z">
          <w:pPr>
            <w:pStyle w:val="Index1"/>
            <w:tabs>
              <w:tab w:val="right" w:leader="dot" w:pos="4670"/>
            </w:tabs>
          </w:pPr>
        </w:pPrChange>
      </w:pPr>
      <w:ins w:id="17569" w:author="Summer 2023 updates" w:date="2024-07-31T13:42:00Z">
        <w:r w:rsidRPr="00A364BA">
          <w:rPr>
            <w:rFonts w:eastAsia="Times New Roman" w:cs="Times New Roman"/>
            <w:color w:val="000000" w:themeColor="text1"/>
          </w:rPr>
          <w:t>ROTC</w:t>
        </w:r>
        <w:r w:rsidRPr="00A364BA">
          <w:t xml:space="preserve">, </w:t>
        </w:r>
      </w:ins>
      <w:r w:rsidRPr="00A364BA">
        <w:rPr>
          <w:rPrChange w:id="17570" w:author="Summer 2023 updates" w:date="2024-07-31T13:42:00Z">
            <w:rPr>
              <w:sz w:val="22"/>
            </w:rPr>
          </w:rPrChange>
        </w:rPr>
        <w:t xml:space="preserve">225, 226, 227, 228, 229, </w:t>
      </w:r>
      <w:del w:id="17571" w:author="Summer 2023 updates" w:date="2024-07-31T13:42:00Z">
        <w:r w:rsidR="00311396" w:rsidRPr="00311396">
          <w:rPr>
            <w:sz w:val="22"/>
            <w:szCs w:val="22"/>
          </w:rPr>
          <w:delText>230, 231, 232</w:delText>
        </w:r>
      </w:del>
      <w:ins w:id="17572" w:author="Summer 2023 updates" w:date="2024-07-31T13:42:00Z">
        <w:r w:rsidRPr="00A364BA">
          <w:t>239</w:t>
        </w:r>
      </w:ins>
    </w:p>
    <w:p w14:paraId="49072947" w14:textId="77777777" w:rsidR="00890698" w:rsidRPr="00311396" w:rsidRDefault="00311396">
      <w:pPr>
        <w:pStyle w:val="Index1"/>
        <w:rPr>
          <w:del w:id="17573" w:author="Summer 2023 updates" w:date="2024-07-31T13:42:00Z"/>
          <w:sz w:val="22"/>
          <w:szCs w:val="22"/>
        </w:rPr>
      </w:pPr>
      <w:del w:id="17574" w:author="Summer 2023 updates" w:date="2024-07-31T13:42:00Z">
        <w:r w:rsidRPr="00311396">
          <w:rPr>
            <w:rFonts w:cs="Times New Roman"/>
            <w:color w:val="000000" w:themeColor="text1"/>
            <w:sz w:val="22"/>
            <w:szCs w:val="22"/>
          </w:rPr>
          <w:delText>Education</w:delText>
        </w:r>
        <w:r w:rsidRPr="00311396">
          <w:rPr>
            <w:sz w:val="22"/>
            <w:szCs w:val="22"/>
          </w:rPr>
          <w:delText>, 1, 12, 13, 14, 15, 18, 20, 22, 23, 25, 39, 48, 51, 58, 60, 66, 101, 102, 103, 105, 106, 108, 109, 110, 111, 136, 137, 138, 139, 140, 146, 151, 153, 154, 155, 157, 166, 174, 186, 216, 217, 218, 221, 225, 226, 227, 228, 230, 231</w:delText>
        </w:r>
      </w:del>
    </w:p>
    <w:p w14:paraId="01694936" w14:textId="77777777" w:rsidR="00A364BA" w:rsidRPr="00A364BA" w:rsidRDefault="00A364BA">
      <w:pPr>
        <w:pStyle w:val="Index1"/>
        <w:rPr>
          <w:ins w:id="17575" w:author="Summer 2023 updates" w:date="2024-07-31T13:42:00Z"/>
        </w:rPr>
      </w:pPr>
      <w:ins w:id="17576" w:author="Summer 2023 updates" w:date="2024-07-31T13:42:00Z">
        <w:r w:rsidRPr="00A364BA">
          <w:rPr>
            <w:rFonts w:cs="Times New Roman"/>
            <w:color w:val="000000" w:themeColor="text1"/>
          </w:rPr>
          <w:t>Sanctions</w:t>
        </w:r>
        <w:r w:rsidRPr="00A364BA">
          <w:t>, 56</w:t>
        </w:r>
      </w:ins>
    </w:p>
    <w:p w14:paraId="3F2A526B" w14:textId="77777777" w:rsidR="00A364BA" w:rsidRPr="00A364BA" w:rsidRDefault="00A364BA">
      <w:pPr>
        <w:pStyle w:val="Index1"/>
        <w:rPr>
          <w:ins w:id="17577" w:author="Summer 2023 updates" w:date="2024-07-31T13:42:00Z"/>
        </w:rPr>
      </w:pPr>
      <w:ins w:id="17578" w:author="Summer 2023 updates" w:date="2024-07-31T13:42:00Z">
        <w:r w:rsidRPr="00A364BA">
          <w:rPr>
            <w:color w:val="000000" w:themeColor="text1"/>
          </w:rPr>
          <w:t>SAP</w:t>
        </w:r>
        <w:r w:rsidRPr="00A364BA">
          <w:t>, 243</w:t>
        </w:r>
      </w:ins>
    </w:p>
    <w:p w14:paraId="55A89662" w14:textId="77777777" w:rsidR="00A364BA" w:rsidRPr="00A364BA" w:rsidRDefault="00A364BA">
      <w:pPr>
        <w:pStyle w:val="Index1"/>
        <w:rPr>
          <w:ins w:id="17579" w:author="Summer 2023 updates" w:date="2024-07-31T13:42:00Z"/>
        </w:rPr>
      </w:pPr>
      <w:ins w:id="17580" w:author="Summer 2023 updates" w:date="2024-07-31T13:42:00Z">
        <w:r w:rsidRPr="00A364BA">
          <w:rPr>
            <w:rFonts w:cs="Times New Roman"/>
            <w:color w:val="000000" w:themeColor="text1"/>
          </w:rPr>
          <w:t>SAT</w:t>
        </w:r>
        <w:r w:rsidRPr="00A364BA">
          <w:t>, 231</w:t>
        </w:r>
      </w:ins>
    </w:p>
    <w:p w14:paraId="3F9E05CB" w14:textId="77777777" w:rsidR="00A364BA" w:rsidRPr="00A364BA" w:rsidRDefault="00A364BA">
      <w:pPr>
        <w:pStyle w:val="Index1"/>
        <w:rPr>
          <w:ins w:id="17581" w:author="Summer 2023 updates" w:date="2024-07-31T13:42:00Z"/>
        </w:rPr>
      </w:pPr>
      <w:ins w:id="17582" w:author="Summer 2023 updates" w:date="2024-07-31T13:42:00Z">
        <w:r w:rsidRPr="00A364BA">
          <w:t>Satisfactory/Unsatisfactory. See Pass/Not Pass</w:t>
        </w:r>
      </w:ins>
    </w:p>
    <w:p w14:paraId="2C510E92" w14:textId="77777777" w:rsidR="00A364BA" w:rsidRPr="00A364BA" w:rsidRDefault="00A364BA">
      <w:pPr>
        <w:pStyle w:val="Index1"/>
        <w:rPr>
          <w:ins w:id="17583" w:author="Summer 2023 updates" w:date="2024-07-31T13:42:00Z"/>
        </w:rPr>
      </w:pPr>
      <w:ins w:id="17584" w:author="Summer 2023 updates" w:date="2024-07-31T13:42:00Z">
        <w:r w:rsidRPr="00A364BA">
          <w:t>Scholarships, 237</w:t>
        </w:r>
      </w:ins>
    </w:p>
    <w:p w14:paraId="3CA8B801" w14:textId="77777777" w:rsidR="00A364BA" w:rsidRPr="00A364BA" w:rsidRDefault="00A364BA">
      <w:pPr>
        <w:pStyle w:val="Index1"/>
        <w:rPr>
          <w:ins w:id="17585" w:author="Summer 2023 updates" w:date="2024-07-31T13:42:00Z"/>
        </w:rPr>
      </w:pPr>
      <w:ins w:id="17586" w:author="Summer 2023 updates" w:date="2024-07-31T13:42:00Z">
        <w:r w:rsidRPr="00A364BA">
          <w:t>Secondary Licensure, 119, 120</w:t>
        </w:r>
      </w:ins>
    </w:p>
    <w:p w14:paraId="2FA7C459" w14:textId="77777777" w:rsidR="00A364BA" w:rsidRPr="00A364BA" w:rsidRDefault="00A364BA">
      <w:pPr>
        <w:pStyle w:val="Index1"/>
        <w:rPr>
          <w:ins w:id="17587" w:author="Summer 2023 updates" w:date="2024-07-31T13:42:00Z"/>
        </w:rPr>
      </w:pPr>
      <w:ins w:id="17588" w:author="Summer 2023 updates" w:date="2024-07-31T13:42:00Z">
        <w:r w:rsidRPr="00A364BA">
          <w:rPr>
            <w:rFonts w:cs="Times New Roman"/>
            <w:color w:val="000000" w:themeColor="text1"/>
          </w:rPr>
          <w:t>Senior</w:t>
        </w:r>
        <w:r w:rsidRPr="00A364BA">
          <w:t>, 38, 54, 72, 75, 111, 163, 164, 165, 170, 175, 190, 218, 223</w:t>
        </w:r>
      </w:ins>
    </w:p>
    <w:p w14:paraId="522456D5" w14:textId="77777777" w:rsidR="00A364BA" w:rsidRPr="00A364BA" w:rsidRDefault="00A364BA">
      <w:pPr>
        <w:pStyle w:val="Index1"/>
        <w:rPr>
          <w:ins w:id="17589" w:author="Summer 2023 updates" w:date="2024-07-31T13:42:00Z"/>
        </w:rPr>
      </w:pPr>
      <w:ins w:id="17590" w:author="Summer 2023 updates" w:date="2024-07-31T13:42:00Z">
        <w:r w:rsidRPr="00A364BA">
          <w:rPr>
            <w:color w:val="000000" w:themeColor="text1"/>
          </w:rPr>
          <w:t>Skills Development</w:t>
        </w:r>
        <w:r w:rsidRPr="00A364BA">
          <w:t>, 65, 66, 230</w:t>
        </w:r>
      </w:ins>
    </w:p>
    <w:p w14:paraId="572414AD" w14:textId="77777777" w:rsidR="00A364BA" w:rsidRPr="00A364BA" w:rsidRDefault="00A364BA">
      <w:pPr>
        <w:pStyle w:val="Index1"/>
        <w:rPr>
          <w:ins w:id="17591" w:author="Summer 2023 updates" w:date="2024-07-31T13:42:00Z"/>
        </w:rPr>
      </w:pPr>
      <w:ins w:id="17592" w:author="Summer 2023 updates" w:date="2024-07-31T13:42:00Z">
        <w:r w:rsidRPr="00A364BA">
          <w:rPr>
            <w:rFonts w:cs="Times New Roman"/>
            <w:color w:val="000000" w:themeColor="text1"/>
          </w:rPr>
          <w:t>Social &amp; Criminal Justice</w:t>
        </w:r>
        <w:r w:rsidRPr="00A364BA">
          <w:t>, 19, 207, 208, 209, 210</w:t>
        </w:r>
      </w:ins>
    </w:p>
    <w:p w14:paraId="1E3A0EE3" w14:textId="77777777" w:rsidR="00A364BA" w:rsidRPr="00A364BA" w:rsidRDefault="00A364BA">
      <w:pPr>
        <w:pStyle w:val="Index1"/>
        <w:rPr>
          <w:ins w:id="17593" w:author="Summer 2023 updates" w:date="2024-07-31T13:42:00Z"/>
        </w:rPr>
      </w:pPr>
      <w:ins w:id="17594" w:author="Summer 2023 updates" w:date="2024-07-31T13:42:00Z">
        <w:r w:rsidRPr="00A364BA">
          <w:rPr>
            <w:rFonts w:cs="Times New Roman"/>
            <w:color w:val="000000" w:themeColor="text1"/>
          </w:rPr>
          <w:t>Sociology</w:t>
        </w:r>
        <w:r w:rsidRPr="00A364BA">
          <w:t>, 19, 37, 68, 120, 139, 155, 177, 208, 210, 211, 212, 213, 245, 250, 252</w:t>
        </w:r>
      </w:ins>
    </w:p>
    <w:p w14:paraId="3459CC5E" w14:textId="77777777" w:rsidR="00A364BA" w:rsidRPr="00A364BA" w:rsidRDefault="00A364BA">
      <w:pPr>
        <w:pStyle w:val="Index1"/>
        <w:rPr>
          <w:ins w:id="17595" w:author="Summer 2023 updates" w:date="2024-07-31T13:42:00Z"/>
        </w:rPr>
      </w:pPr>
      <w:ins w:id="17596" w:author="Summer 2023 updates" w:date="2024-07-31T13:42:00Z">
        <w:r w:rsidRPr="00A364BA">
          <w:rPr>
            <w:rFonts w:cs="Times New Roman"/>
            <w:color w:val="000000" w:themeColor="text1"/>
          </w:rPr>
          <w:t>Sophomore</w:t>
        </w:r>
        <w:r w:rsidRPr="00A364BA">
          <w:t>, 54</w:t>
        </w:r>
      </w:ins>
    </w:p>
    <w:p w14:paraId="74020AF0" w14:textId="77777777" w:rsidR="00A364BA" w:rsidRPr="00A364BA" w:rsidRDefault="00A364BA">
      <w:pPr>
        <w:pStyle w:val="Index1"/>
        <w:rPr>
          <w:ins w:id="17597" w:author="Summer 2023 updates" w:date="2024-07-31T13:42:00Z"/>
        </w:rPr>
      </w:pPr>
      <w:ins w:id="17598" w:author="Summer 2023 updates" w:date="2024-07-31T13:42:00Z">
        <w:r w:rsidRPr="00A364BA">
          <w:rPr>
            <w:rFonts w:cs="Times New Roman"/>
            <w:color w:val="000000" w:themeColor="text1"/>
          </w:rPr>
          <w:t>Spanish</w:t>
        </w:r>
        <w:r w:rsidRPr="00A364BA">
          <w:t>, 8, 19, 37, 46, 47, 117, 120, 127, 213, 214, 215, 216, 249, 253</w:t>
        </w:r>
      </w:ins>
    </w:p>
    <w:p w14:paraId="0D6A7C65" w14:textId="77777777" w:rsidR="00A364BA" w:rsidRPr="00A364BA" w:rsidRDefault="00A364BA">
      <w:pPr>
        <w:pStyle w:val="Index1"/>
        <w:rPr>
          <w:ins w:id="17599" w:author="Summer 2023 updates" w:date="2024-07-31T13:42:00Z"/>
        </w:rPr>
      </w:pPr>
      <w:ins w:id="17600" w:author="Summer 2023 updates" w:date="2024-07-31T13:42:00Z">
        <w:r w:rsidRPr="00A364BA">
          <w:rPr>
            <w:rFonts w:cs="Times New Roman"/>
            <w:bCs/>
            <w:color w:val="000000" w:themeColor="text1"/>
          </w:rPr>
          <w:t>Sports Management</w:t>
        </w:r>
        <w:r w:rsidRPr="00A364BA">
          <w:t>, 37, 88, 93, 94, 217</w:t>
        </w:r>
      </w:ins>
    </w:p>
    <w:p w14:paraId="4932F50D" w14:textId="77777777" w:rsidR="00A364BA" w:rsidRPr="00A364BA" w:rsidRDefault="00A364BA">
      <w:pPr>
        <w:pStyle w:val="Index1"/>
        <w:rPr>
          <w:ins w:id="17601" w:author="Summer 2023 updates" w:date="2024-07-31T13:42:00Z"/>
        </w:rPr>
      </w:pPr>
      <w:ins w:id="17602" w:author="Summer 2023 updates" w:date="2024-07-31T13:42:00Z">
        <w:r w:rsidRPr="00A364BA">
          <w:t>State of Iowa, 117, 118, 155</w:t>
        </w:r>
      </w:ins>
    </w:p>
    <w:p w14:paraId="42EFBCB4" w14:textId="77777777" w:rsidR="00A364BA" w:rsidRPr="00A364BA" w:rsidRDefault="00A364BA">
      <w:pPr>
        <w:pStyle w:val="Index1"/>
        <w:rPr>
          <w:ins w:id="17603" w:author="Summer 2023 updates" w:date="2024-07-31T13:42:00Z"/>
        </w:rPr>
      </w:pPr>
      <w:ins w:id="17604" w:author="Summer 2023 updates" w:date="2024-07-31T13:42:00Z">
        <w:r w:rsidRPr="00A364BA">
          <w:rPr>
            <w:color w:val="000000" w:themeColor="text1"/>
          </w:rPr>
          <w:t>Statistics</w:t>
        </w:r>
        <w:r w:rsidRPr="00A364BA">
          <w:t>, 80, 132, 160, 177, 208, 210, 217, 218, 247</w:t>
        </w:r>
      </w:ins>
    </w:p>
    <w:p w14:paraId="02271C16" w14:textId="77777777" w:rsidR="00A364BA" w:rsidRPr="00A364BA" w:rsidRDefault="00A364BA">
      <w:pPr>
        <w:pStyle w:val="Index1"/>
        <w:rPr>
          <w:ins w:id="17605" w:author="Summer 2023 updates" w:date="2024-07-31T13:42:00Z"/>
        </w:rPr>
      </w:pPr>
      <w:ins w:id="17606" w:author="Summer 2023 updates" w:date="2024-07-31T13:42:00Z">
        <w:r w:rsidRPr="00A364BA">
          <w:rPr>
            <w:rFonts w:cs="Times New Roman"/>
            <w:color w:val="000000" w:themeColor="text1"/>
          </w:rPr>
          <w:t>Student Activity Groups</w:t>
        </w:r>
        <w:r w:rsidRPr="00A364BA">
          <w:t>, 51</w:t>
        </w:r>
      </w:ins>
    </w:p>
    <w:p w14:paraId="316D318A" w14:textId="77777777" w:rsidR="00A364BA" w:rsidRPr="00A364BA" w:rsidRDefault="00A364BA">
      <w:pPr>
        <w:pStyle w:val="Index1"/>
        <w:rPr>
          <w:ins w:id="17607" w:author="Summer 2023 updates" w:date="2024-07-31T13:42:00Z"/>
        </w:rPr>
      </w:pPr>
      <w:ins w:id="17608" w:author="Summer 2023 updates" w:date="2024-07-31T13:42:00Z">
        <w:r w:rsidRPr="00A364BA">
          <w:rPr>
            <w:rFonts w:cs="Times New Roman"/>
            <w:color w:val="000000" w:themeColor="text1"/>
          </w:rPr>
          <w:t>Student Contribution to College Policy</w:t>
        </w:r>
        <w:r w:rsidRPr="00A364BA">
          <w:t>, 50</w:t>
        </w:r>
      </w:ins>
    </w:p>
    <w:p w14:paraId="451241CB" w14:textId="77777777" w:rsidR="00A364BA" w:rsidRPr="00A364BA" w:rsidRDefault="00A364BA">
      <w:pPr>
        <w:pStyle w:val="Index1"/>
        <w:rPr>
          <w:ins w:id="17609" w:author="Summer 2023 updates" w:date="2024-07-31T13:42:00Z"/>
        </w:rPr>
      </w:pPr>
      <w:ins w:id="17610" w:author="Summer 2023 updates" w:date="2024-07-31T13:42:00Z">
        <w:r w:rsidRPr="00A364BA">
          <w:t>Student Development &amp; Campus Life, 49</w:t>
        </w:r>
      </w:ins>
    </w:p>
    <w:p w14:paraId="6872DE3D" w14:textId="77777777" w:rsidR="00A364BA" w:rsidRPr="00A364BA" w:rsidRDefault="00A364BA">
      <w:pPr>
        <w:pStyle w:val="Index1"/>
        <w:rPr>
          <w:ins w:id="17611" w:author="Summer 2023 updates" w:date="2024-07-31T13:42:00Z"/>
        </w:rPr>
      </w:pPr>
      <w:ins w:id="17612" w:author="Summer 2023 updates" w:date="2024-07-31T13:42:00Z">
        <w:r w:rsidRPr="00A364BA">
          <w:rPr>
            <w:rFonts w:cs="Times New Roman"/>
            <w:color w:val="000000" w:themeColor="text1"/>
          </w:rPr>
          <w:t>Student Health Service</w:t>
        </w:r>
        <w:r w:rsidRPr="00A364BA">
          <w:t>, 50</w:t>
        </w:r>
      </w:ins>
    </w:p>
    <w:p w14:paraId="19C4ADAB" w14:textId="77777777" w:rsidR="00A364BA" w:rsidRPr="00A364BA" w:rsidRDefault="00A364BA">
      <w:pPr>
        <w:pStyle w:val="Index1"/>
        <w:rPr>
          <w:ins w:id="17613" w:author="Summer 2023 updates" w:date="2024-07-31T13:42:00Z"/>
        </w:rPr>
      </w:pPr>
      <w:ins w:id="17614" w:author="Summer 2023 updates" w:date="2024-07-31T13:42:00Z">
        <w:r w:rsidRPr="00A364BA">
          <w:rPr>
            <w:rFonts w:cs="Times New Roman"/>
            <w:color w:val="000000" w:themeColor="text1"/>
          </w:rPr>
          <w:t>Student Reference Book</w:t>
        </w:r>
        <w:r w:rsidRPr="00A364BA">
          <w:t>, 50</w:t>
        </w:r>
      </w:ins>
    </w:p>
    <w:p w14:paraId="294734FE" w14:textId="77777777" w:rsidR="00A364BA" w:rsidRPr="00A364BA" w:rsidRDefault="00A364BA">
      <w:pPr>
        <w:pStyle w:val="Index1"/>
        <w:rPr>
          <w:ins w:id="17615" w:author="Summer 2023 updates" w:date="2024-07-31T13:42:00Z"/>
        </w:rPr>
      </w:pPr>
      <w:ins w:id="17616" w:author="Summer 2023 updates" w:date="2024-07-31T13:42:00Z">
        <w:r w:rsidRPr="00A364BA">
          <w:t>Student Senate, 50, 233</w:t>
        </w:r>
      </w:ins>
    </w:p>
    <w:p w14:paraId="2BC8ACC5" w14:textId="77777777" w:rsidR="00A364BA" w:rsidRPr="00A364BA" w:rsidRDefault="00A364BA">
      <w:pPr>
        <w:pStyle w:val="Index1"/>
        <w:rPr>
          <w:ins w:id="17617" w:author="Summer 2023 updates" w:date="2024-07-31T13:42:00Z"/>
        </w:rPr>
      </w:pPr>
      <w:ins w:id="17618" w:author="Summer 2023 updates" w:date="2024-07-31T13:42:00Z">
        <w:r w:rsidRPr="00A364BA">
          <w:t>Student Services, 50</w:t>
        </w:r>
      </w:ins>
    </w:p>
    <w:p w14:paraId="4C98D9C2" w14:textId="77777777" w:rsidR="00A364BA" w:rsidRPr="00A364BA" w:rsidRDefault="00A364BA">
      <w:pPr>
        <w:pStyle w:val="Index1"/>
        <w:rPr>
          <w:ins w:id="17619" w:author="Summer 2023 updates" w:date="2024-07-31T13:42:00Z"/>
        </w:rPr>
      </w:pPr>
      <w:ins w:id="17620" w:author="Summer 2023 updates" w:date="2024-07-31T13:42:00Z">
        <w:r w:rsidRPr="00A364BA">
          <w:rPr>
            <w:rFonts w:cs="Times New Roman"/>
            <w:color w:val="000000" w:themeColor="text1"/>
          </w:rPr>
          <w:t>Test Scores</w:t>
        </w:r>
        <w:r w:rsidRPr="00A364BA">
          <w:t>, 231</w:t>
        </w:r>
      </w:ins>
    </w:p>
    <w:p w14:paraId="32C7719E" w14:textId="77777777" w:rsidR="00A364BA" w:rsidRPr="00A364BA" w:rsidRDefault="00A364BA">
      <w:pPr>
        <w:pStyle w:val="Index1"/>
        <w:rPr>
          <w:moveFrom w:id="17621" w:author="Summer 2023 updates" w:date="2024-07-31T13:42:00Z"/>
          <w:rPrChange w:id="17622" w:author="Summer 2023 updates" w:date="2024-07-31T13:42:00Z">
            <w:rPr>
              <w:moveFrom w:id="17623" w:author="Summer 2023 updates" w:date="2024-07-31T13:42:00Z"/>
              <w:sz w:val="22"/>
            </w:rPr>
          </w:rPrChange>
        </w:rPr>
        <w:pPrChange w:id="17624" w:author="Summer 2023 updates" w:date="2024-07-31T13:42:00Z">
          <w:pPr>
            <w:pStyle w:val="Index1"/>
            <w:tabs>
              <w:tab w:val="right" w:leader="dot" w:pos="4670"/>
            </w:tabs>
          </w:pPr>
        </w:pPrChange>
      </w:pPr>
      <w:ins w:id="17625" w:author="Summer 2023 updates" w:date="2024-07-31T13:42:00Z">
        <w:r w:rsidRPr="00A364BA">
          <w:rPr>
            <w:rFonts w:cs="Times New Roman"/>
            <w:color w:val="000000" w:themeColor="text1"/>
          </w:rPr>
          <w:t>Theatre Arts</w:t>
        </w:r>
        <w:r w:rsidRPr="00A364BA">
          <w:t>, 19, 37, 112, 113, 172</w:t>
        </w:r>
      </w:ins>
      <w:moveFromRangeStart w:id="17626" w:author="Summer 2023 updates" w:date="2024-07-31T13:42:00Z" w:name="move173325832"/>
      <w:moveFrom w:id="17627" w:author="Summer 2023 updates" w:date="2024-07-31T13:42:00Z">
        <w:r w:rsidRPr="00A364BA">
          <w:rPr>
            <w:rPrChange w:id="17628" w:author="Summer 2023 updates" w:date="2024-07-31T13:42:00Z">
              <w:rPr>
                <w:sz w:val="22"/>
              </w:rPr>
            </w:rPrChange>
          </w:rPr>
          <w:t>Educational Program, 12</w:t>
        </w:r>
      </w:moveFrom>
    </w:p>
    <w:p w14:paraId="50135233" w14:textId="77777777" w:rsidR="00890698" w:rsidRPr="00311396" w:rsidRDefault="00A364BA">
      <w:pPr>
        <w:pStyle w:val="Index1"/>
        <w:rPr>
          <w:del w:id="17629" w:author="Summer 2023 updates" w:date="2024-07-31T13:42:00Z"/>
          <w:sz w:val="22"/>
          <w:szCs w:val="22"/>
        </w:rPr>
      </w:pPr>
      <w:moveFrom w:id="17630" w:author="Summer 2023 updates" w:date="2024-07-31T13:42:00Z">
        <w:r w:rsidRPr="00A364BA">
          <w:rPr>
            <w:rPrChange w:id="17631" w:author="Summer 2023 updates" w:date="2024-07-31T13:42:00Z">
              <w:rPr>
                <w:color w:val="000000" w:themeColor="text1"/>
                <w:sz w:val="22"/>
              </w:rPr>
            </w:rPrChange>
          </w:rPr>
          <w:t>Effective Catalog</w:t>
        </w:r>
        <w:r w:rsidRPr="00A364BA">
          <w:rPr>
            <w:rPrChange w:id="17632" w:author="Summer 2023 updates" w:date="2024-07-31T13:42:00Z">
              <w:rPr>
                <w:sz w:val="22"/>
              </w:rPr>
            </w:rPrChange>
          </w:rPr>
          <w:t xml:space="preserve">, </w:t>
        </w:r>
      </w:moveFrom>
      <w:moveFromRangeEnd w:id="17626"/>
      <w:del w:id="17633" w:author="Summer 2023 updates" w:date="2024-07-31T13:42:00Z">
        <w:r w:rsidR="00311396" w:rsidRPr="00311396">
          <w:rPr>
            <w:sz w:val="22"/>
            <w:szCs w:val="22"/>
          </w:rPr>
          <w:delText>39</w:delText>
        </w:r>
      </w:del>
    </w:p>
    <w:p w14:paraId="10456152" w14:textId="77777777" w:rsidR="00890698" w:rsidRPr="00311396" w:rsidRDefault="00311396">
      <w:pPr>
        <w:pStyle w:val="Index1"/>
        <w:rPr>
          <w:del w:id="17634" w:author="Summer 2023 updates" w:date="2024-07-31T13:42:00Z"/>
          <w:sz w:val="22"/>
          <w:szCs w:val="22"/>
        </w:rPr>
      </w:pPr>
      <w:del w:id="17635" w:author="Summer 2023 updates" w:date="2024-07-31T13:42:00Z">
        <w:r w:rsidRPr="00311396">
          <w:rPr>
            <w:rFonts w:cs="Times New Roman"/>
            <w:color w:val="000000" w:themeColor="text1"/>
            <w:sz w:val="22"/>
            <w:szCs w:val="22"/>
          </w:rPr>
          <w:delText>Elementary education</w:delText>
        </w:r>
        <w:r w:rsidRPr="00311396">
          <w:rPr>
            <w:sz w:val="22"/>
            <w:szCs w:val="22"/>
          </w:rPr>
          <w:delText>, 15, 102</w:delText>
        </w:r>
      </w:del>
    </w:p>
    <w:p w14:paraId="50B344C1" w14:textId="77777777" w:rsidR="00890698" w:rsidRPr="00311396" w:rsidRDefault="00311396">
      <w:pPr>
        <w:pStyle w:val="Index1"/>
        <w:rPr>
          <w:del w:id="17636" w:author="Summer 2023 updates" w:date="2024-07-31T13:42:00Z"/>
          <w:sz w:val="22"/>
          <w:szCs w:val="22"/>
        </w:rPr>
      </w:pPr>
      <w:del w:id="17637" w:author="Summer 2023 updates" w:date="2024-07-31T13:42:00Z">
        <w:r w:rsidRPr="00311396">
          <w:rPr>
            <w:rFonts w:cs="Times New Roman"/>
            <w:color w:val="000000" w:themeColor="text1"/>
            <w:sz w:val="22"/>
            <w:szCs w:val="22"/>
          </w:rPr>
          <w:delText>English</w:delText>
        </w:r>
        <w:r w:rsidRPr="00311396">
          <w:rPr>
            <w:sz w:val="22"/>
            <w:szCs w:val="22"/>
          </w:rPr>
          <w:delText>, 7, 15, 20, 22, 24, 27, 30, 31, 32, 33, 53, 54, 90, 92, 96, 97, 98, 102, 105, 109, 111, 112, 113, 114, 115, 121, 130, 136, 141, 155, 192, 208, 209, 210, 223, 227, 228, 229, 230, 231, 232</w:delText>
        </w:r>
      </w:del>
    </w:p>
    <w:p w14:paraId="08618246" w14:textId="77777777" w:rsidR="00890698" w:rsidRPr="00311396" w:rsidRDefault="00311396">
      <w:pPr>
        <w:pStyle w:val="Index1"/>
        <w:rPr>
          <w:del w:id="17638" w:author="Summer 2023 updates" w:date="2024-07-31T13:42:00Z"/>
          <w:sz w:val="22"/>
          <w:szCs w:val="22"/>
        </w:rPr>
      </w:pPr>
      <w:del w:id="17639" w:author="Summer 2023 updates" w:date="2024-07-31T13:42:00Z">
        <w:r w:rsidRPr="00311396">
          <w:rPr>
            <w:rFonts w:cs="Times New Roman"/>
            <w:color w:val="000000" w:themeColor="text1"/>
            <w:sz w:val="22"/>
            <w:szCs w:val="22"/>
          </w:rPr>
          <w:delText>Enrollment status changes</w:delText>
        </w:r>
        <w:r w:rsidRPr="00311396">
          <w:rPr>
            <w:sz w:val="22"/>
            <w:szCs w:val="22"/>
          </w:rPr>
          <w:delText>, 214</w:delText>
        </w:r>
      </w:del>
    </w:p>
    <w:p w14:paraId="1FCF68F6" w14:textId="77777777" w:rsidR="00890698" w:rsidRPr="00311396" w:rsidRDefault="00311396">
      <w:pPr>
        <w:pStyle w:val="Index1"/>
        <w:rPr>
          <w:del w:id="17640" w:author="Summer 2023 updates" w:date="2024-07-31T13:42:00Z"/>
          <w:sz w:val="22"/>
          <w:szCs w:val="22"/>
        </w:rPr>
      </w:pPr>
      <w:del w:id="17641" w:author="Summer 2023 updates" w:date="2024-07-31T13:42:00Z">
        <w:r w:rsidRPr="00311396">
          <w:rPr>
            <w:color w:val="000000" w:themeColor="text1"/>
            <w:sz w:val="22"/>
            <w:szCs w:val="22"/>
          </w:rPr>
          <w:delText>Environmental studies</w:delText>
        </w:r>
        <w:r w:rsidRPr="00311396">
          <w:rPr>
            <w:sz w:val="22"/>
            <w:szCs w:val="22"/>
          </w:rPr>
          <w:delText>, 15, 68, 78, 84, 116, 117</w:delText>
        </w:r>
      </w:del>
    </w:p>
    <w:p w14:paraId="72FA5B50" w14:textId="77777777" w:rsidR="00890698" w:rsidRPr="00311396" w:rsidRDefault="00311396">
      <w:pPr>
        <w:pStyle w:val="Index1"/>
        <w:rPr>
          <w:del w:id="17642" w:author="Summer 2023 updates" w:date="2024-07-31T13:42:00Z"/>
          <w:sz w:val="22"/>
          <w:szCs w:val="22"/>
        </w:rPr>
      </w:pPr>
      <w:del w:id="17643" w:author="Summer 2023 updates" w:date="2024-07-31T13:42:00Z">
        <w:r w:rsidRPr="00311396">
          <w:rPr>
            <w:rFonts w:cs="Times New Roman"/>
            <w:color w:val="000000" w:themeColor="text1"/>
            <w:sz w:val="22"/>
            <w:szCs w:val="22"/>
          </w:rPr>
          <w:delText>E</w:delText>
        </w:r>
        <w:r>
          <w:rPr>
            <w:rFonts w:cs="Times New Roman"/>
            <w:color w:val="000000" w:themeColor="text1"/>
            <w:sz w:val="22"/>
            <w:szCs w:val="22"/>
          </w:rPr>
          <w:delText>SL</w:delText>
        </w:r>
        <w:r w:rsidRPr="00311396">
          <w:rPr>
            <w:sz w:val="22"/>
            <w:szCs w:val="22"/>
          </w:rPr>
          <w:delText>, 27</w:delText>
        </w:r>
      </w:del>
    </w:p>
    <w:p w14:paraId="098E03E0" w14:textId="77777777" w:rsidR="00890698" w:rsidRPr="00311396" w:rsidRDefault="00311396">
      <w:pPr>
        <w:pStyle w:val="Index1"/>
        <w:rPr>
          <w:del w:id="17644" w:author="Summer 2023 updates" w:date="2024-07-31T13:42:00Z"/>
          <w:sz w:val="22"/>
          <w:szCs w:val="22"/>
        </w:rPr>
      </w:pPr>
      <w:del w:id="17645" w:author="Summer 2023 updates" w:date="2024-07-31T13:42:00Z">
        <w:r w:rsidRPr="00311396">
          <w:rPr>
            <w:color w:val="000000" w:themeColor="text1"/>
            <w:sz w:val="22"/>
            <w:szCs w:val="22"/>
          </w:rPr>
          <w:delText>Exiting</w:delText>
        </w:r>
        <w:r w:rsidRPr="00311396">
          <w:rPr>
            <w:sz w:val="22"/>
            <w:szCs w:val="22"/>
          </w:rPr>
          <w:delText>, 45</w:delText>
        </w:r>
      </w:del>
    </w:p>
    <w:p w14:paraId="28376CF0" w14:textId="77777777" w:rsidR="00890698" w:rsidRPr="00311396" w:rsidRDefault="00311396">
      <w:pPr>
        <w:pStyle w:val="Index1"/>
        <w:rPr>
          <w:del w:id="17646" w:author="Summer 2023 updates" w:date="2024-07-31T13:42:00Z"/>
          <w:sz w:val="22"/>
          <w:szCs w:val="22"/>
        </w:rPr>
      </w:pPr>
      <w:del w:id="17647" w:author="Summer 2023 updates" w:date="2024-07-31T13:42:00Z">
        <w:r w:rsidRPr="00311396">
          <w:rPr>
            <w:color w:val="000000" w:themeColor="text1"/>
            <w:sz w:val="22"/>
            <w:szCs w:val="22"/>
          </w:rPr>
          <w:delText>Faculty</w:delText>
        </w:r>
        <w:r w:rsidRPr="00311396">
          <w:rPr>
            <w:sz w:val="22"/>
            <w:szCs w:val="22"/>
          </w:rPr>
          <w:delText>, 1, 26, 28, 39, 42, 43, 47, 49, 145, 149, 151, 223, 228, 230, 231, 232</w:delText>
        </w:r>
      </w:del>
    </w:p>
    <w:p w14:paraId="1EE6B94D" w14:textId="4877EC1C" w:rsidR="00A364BA" w:rsidRPr="00A364BA" w:rsidRDefault="00311396">
      <w:pPr>
        <w:pStyle w:val="Index1"/>
        <w:rPr>
          <w:rPrChange w:id="17648" w:author="Summer 2023 updates" w:date="2024-07-31T13:42:00Z">
            <w:rPr>
              <w:sz w:val="22"/>
            </w:rPr>
          </w:rPrChange>
        </w:rPr>
        <w:pPrChange w:id="17649" w:author="Summer 2023 updates" w:date="2024-07-31T13:42:00Z">
          <w:pPr>
            <w:pStyle w:val="Index1"/>
            <w:tabs>
              <w:tab w:val="right" w:leader="dot" w:pos="4670"/>
            </w:tabs>
          </w:pPr>
        </w:pPrChange>
      </w:pPr>
      <w:del w:id="17650" w:author="Summer 2023 updates" w:date="2024-07-31T13:42:00Z">
        <w:r w:rsidRPr="00311396">
          <w:rPr>
            <w:rFonts w:cs="Times New Roman"/>
            <w:color w:val="000000" w:themeColor="text1"/>
            <w:sz w:val="22"/>
            <w:szCs w:val="22"/>
          </w:rPr>
          <w:delText>F</w:delText>
        </w:r>
        <w:r>
          <w:rPr>
            <w:rFonts w:cs="Times New Roman"/>
            <w:color w:val="000000" w:themeColor="text1"/>
            <w:sz w:val="22"/>
            <w:szCs w:val="22"/>
          </w:rPr>
          <w:delText>AFSA</w:delText>
        </w:r>
        <w:r w:rsidRPr="00311396">
          <w:rPr>
            <w:sz w:val="22"/>
            <w:szCs w:val="22"/>
          </w:rPr>
          <w:delText>, 216, 217</w:delText>
        </w:r>
      </w:del>
      <w:r w:rsidR="00A364BA" w:rsidRPr="00A364BA">
        <w:rPr>
          <w:rPrChange w:id="17651" w:author="Summer 2023 updates" w:date="2024-07-31T13:42:00Z">
            <w:rPr>
              <w:sz w:val="22"/>
            </w:rPr>
          </w:rPrChange>
        </w:rPr>
        <w:t xml:space="preserve">, 218, 219, </w:t>
      </w:r>
      <w:del w:id="17652" w:author="Summer 2023 updates" w:date="2024-07-31T13:42:00Z">
        <w:r w:rsidRPr="00311396">
          <w:rPr>
            <w:sz w:val="22"/>
            <w:szCs w:val="22"/>
          </w:rPr>
          <w:delText>221</w:delText>
        </w:r>
      </w:del>
      <w:ins w:id="17653" w:author="Summer 2023 updates" w:date="2024-07-31T13:42:00Z">
        <w:r w:rsidR="00A364BA" w:rsidRPr="00A364BA">
          <w:t>222, 223, 245, 250, 251, 254</w:t>
        </w:r>
      </w:ins>
    </w:p>
    <w:p w14:paraId="3BA9C52A" w14:textId="77777777" w:rsidR="00890698" w:rsidRPr="00311396" w:rsidRDefault="00311396">
      <w:pPr>
        <w:pStyle w:val="Index1"/>
        <w:rPr>
          <w:del w:id="17654" w:author="Summer 2023 updates" w:date="2024-07-31T13:42:00Z"/>
          <w:sz w:val="22"/>
          <w:szCs w:val="22"/>
        </w:rPr>
      </w:pPr>
      <w:del w:id="17655" w:author="Summer 2023 updates" w:date="2024-07-31T13:42:00Z">
        <w:r w:rsidRPr="00311396">
          <w:rPr>
            <w:rFonts w:cs="Times New Roman"/>
            <w:color w:val="000000" w:themeColor="text1"/>
            <w:sz w:val="22"/>
            <w:szCs w:val="22"/>
          </w:rPr>
          <w:delText>Family educational rights and privacy act (ferpa)</w:delText>
        </w:r>
        <w:r w:rsidRPr="00311396">
          <w:rPr>
            <w:sz w:val="22"/>
            <w:szCs w:val="22"/>
          </w:rPr>
          <w:delText>, 1</w:delText>
        </w:r>
      </w:del>
    </w:p>
    <w:p w14:paraId="7AFDB1AC" w14:textId="77777777" w:rsidR="00890698" w:rsidRPr="00311396" w:rsidRDefault="00311396">
      <w:pPr>
        <w:pStyle w:val="Index1"/>
        <w:rPr>
          <w:del w:id="17656" w:author="Summer 2023 updates" w:date="2024-07-31T13:42:00Z"/>
          <w:sz w:val="22"/>
          <w:szCs w:val="22"/>
        </w:rPr>
      </w:pPr>
      <w:del w:id="17657" w:author="Summer 2023 updates" w:date="2024-07-31T13:42:00Z">
        <w:r w:rsidRPr="00311396">
          <w:rPr>
            <w:rFonts w:cs="Times New Roman"/>
            <w:color w:val="000000" w:themeColor="text1"/>
            <w:sz w:val="22"/>
            <w:szCs w:val="22"/>
          </w:rPr>
          <w:delText xml:space="preserve">Federal </w:delText>
        </w:r>
        <w:r>
          <w:rPr>
            <w:rFonts w:cs="Times New Roman"/>
            <w:color w:val="000000" w:themeColor="text1"/>
            <w:sz w:val="22"/>
            <w:szCs w:val="22"/>
          </w:rPr>
          <w:delText>T</w:delText>
        </w:r>
        <w:r w:rsidRPr="00311396">
          <w:rPr>
            <w:rFonts w:cs="Times New Roman"/>
            <w:color w:val="000000" w:themeColor="text1"/>
            <w:sz w:val="22"/>
            <w:szCs w:val="22"/>
          </w:rPr>
          <w:delText xml:space="preserve">itle </w:delText>
        </w:r>
        <w:r>
          <w:rPr>
            <w:rFonts w:cs="Times New Roman"/>
            <w:color w:val="000000" w:themeColor="text1"/>
            <w:sz w:val="22"/>
            <w:szCs w:val="22"/>
          </w:rPr>
          <w:delText>IV</w:delText>
        </w:r>
        <w:r w:rsidRPr="00311396">
          <w:rPr>
            <w:sz w:val="22"/>
            <w:szCs w:val="22"/>
          </w:rPr>
          <w:delText>, 213</w:delText>
        </w:r>
      </w:del>
    </w:p>
    <w:p w14:paraId="71961662" w14:textId="77777777" w:rsidR="00890698" w:rsidRPr="00311396" w:rsidRDefault="00311396">
      <w:pPr>
        <w:pStyle w:val="Index1"/>
        <w:rPr>
          <w:del w:id="17658" w:author="Summer 2023 updates" w:date="2024-07-31T13:42:00Z"/>
          <w:sz w:val="22"/>
          <w:szCs w:val="22"/>
        </w:rPr>
      </w:pPr>
      <w:del w:id="17659" w:author="Summer 2023 updates" w:date="2024-07-31T13:42:00Z">
        <w:r w:rsidRPr="00311396">
          <w:rPr>
            <w:rFonts w:cs="Times New Roman"/>
            <w:color w:val="000000" w:themeColor="text1"/>
            <w:sz w:val="22"/>
            <w:szCs w:val="22"/>
          </w:rPr>
          <w:delText>Fee</w:delText>
        </w:r>
        <w:r w:rsidRPr="00311396">
          <w:rPr>
            <w:sz w:val="22"/>
            <w:szCs w:val="22"/>
          </w:rPr>
          <w:delText>, 211, 212</w:delText>
        </w:r>
      </w:del>
    </w:p>
    <w:p w14:paraId="25E59408" w14:textId="77777777" w:rsidR="00890698" w:rsidRPr="00311396" w:rsidRDefault="00311396">
      <w:pPr>
        <w:pStyle w:val="Index1"/>
        <w:rPr>
          <w:del w:id="17660" w:author="Summer 2023 updates" w:date="2024-07-31T13:42:00Z"/>
          <w:sz w:val="22"/>
          <w:szCs w:val="22"/>
        </w:rPr>
      </w:pPr>
      <w:del w:id="17661" w:author="Summer 2023 updates" w:date="2024-07-31T13:42:00Z">
        <w:r w:rsidRPr="00311396">
          <w:rPr>
            <w:sz w:val="22"/>
            <w:szCs w:val="22"/>
          </w:rPr>
          <w:delText>Fees, 211</w:delText>
        </w:r>
      </w:del>
    </w:p>
    <w:p w14:paraId="736CB611" w14:textId="77777777" w:rsidR="00890698" w:rsidRPr="00311396" w:rsidRDefault="00311396">
      <w:pPr>
        <w:pStyle w:val="Index1"/>
        <w:rPr>
          <w:del w:id="17662" w:author="Summer 2023 updates" w:date="2024-07-31T13:42:00Z"/>
          <w:sz w:val="22"/>
          <w:szCs w:val="22"/>
        </w:rPr>
      </w:pPr>
      <w:del w:id="17663" w:author="Summer 2023 updates" w:date="2024-07-31T13:42:00Z">
        <w:r w:rsidRPr="00311396">
          <w:rPr>
            <w:rFonts w:cs="Times New Roman"/>
            <w:color w:val="000000" w:themeColor="text1"/>
            <w:sz w:val="22"/>
            <w:szCs w:val="22"/>
          </w:rPr>
          <w:delText>F</w:delText>
        </w:r>
        <w:r>
          <w:rPr>
            <w:rFonts w:cs="Times New Roman"/>
            <w:color w:val="000000" w:themeColor="text1"/>
            <w:sz w:val="22"/>
            <w:szCs w:val="22"/>
          </w:rPr>
          <w:delText>ERPA</w:delText>
        </w:r>
        <w:r w:rsidRPr="00311396">
          <w:rPr>
            <w:sz w:val="22"/>
            <w:szCs w:val="22"/>
          </w:rPr>
          <w:delText>, 1, 48</w:delText>
        </w:r>
      </w:del>
    </w:p>
    <w:p w14:paraId="2C91AF1A" w14:textId="77777777" w:rsidR="00890698" w:rsidRPr="00311396" w:rsidRDefault="00311396">
      <w:pPr>
        <w:pStyle w:val="Index1"/>
        <w:rPr>
          <w:del w:id="17664" w:author="Summer 2023 updates" w:date="2024-07-31T13:42:00Z"/>
          <w:sz w:val="22"/>
          <w:szCs w:val="22"/>
        </w:rPr>
      </w:pPr>
      <w:del w:id="17665" w:author="Summer 2023 updates" w:date="2024-07-31T13:42:00Z">
        <w:r w:rsidRPr="00311396">
          <w:rPr>
            <w:rFonts w:cs="Times New Roman"/>
            <w:color w:val="000000" w:themeColor="text1"/>
            <w:sz w:val="22"/>
            <w:szCs w:val="22"/>
          </w:rPr>
          <w:delText xml:space="preserve">Film </w:delText>
        </w:r>
        <w:r w:rsidR="00470ADF">
          <w:rPr>
            <w:rFonts w:cs="Times New Roman"/>
            <w:color w:val="000000" w:themeColor="text1"/>
            <w:sz w:val="22"/>
            <w:szCs w:val="22"/>
          </w:rPr>
          <w:delText>S</w:delText>
        </w:r>
        <w:r w:rsidRPr="00311396">
          <w:rPr>
            <w:rFonts w:cs="Times New Roman"/>
            <w:color w:val="000000" w:themeColor="text1"/>
            <w:sz w:val="22"/>
            <w:szCs w:val="22"/>
          </w:rPr>
          <w:delText>tudies</w:delText>
        </w:r>
        <w:r w:rsidRPr="00311396">
          <w:rPr>
            <w:sz w:val="22"/>
            <w:szCs w:val="22"/>
          </w:rPr>
          <w:delText>, 15, 117, 118, 119</w:delText>
        </w:r>
      </w:del>
    </w:p>
    <w:p w14:paraId="6BF734E9" w14:textId="77777777" w:rsidR="00890698" w:rsidRPr="00311396" w:rsidRDefault="00311396">
      <w:pPr>
        <w:pStyle w:val="Index1"/>
        <w:rPr>
          <w:del w:id="17666" w:author="Summer 2023 updates" w:date="2024-07-31T13:42:00Z"/>
          <w:sz w:val="22"/>
          <w:szCs w:val="22"/>
        </w:rPr>
      </w:pPr>
      <w:del w:id="17667" w:author="Summer 2023 updates" w:date="2024-07-31T13:42:00Z">
        <w:r>
          <w:rPr>
            <w:rFonts w:cs="Times New Roman"/>
            <w:color w:val="000000" w:themeColor="text1"/>
            <w:sz w:val="22"/>
            <w:szCs w:val="22"/>
          </w:rPr>
          <w:delText>Final Exams</w:delText>
        </w:r>
        <w:r w:rsidRPr="00311396">
          <w:rPr>
            <w:sz w:val="22"/>
            <w:szCs w:val="22"/>
          </w:rPr>
          <w:delText>, 10, 47</w:delText>
        </w:r>
      </w:del>
    </w:p>
    <w:p w14:paraId="05B5BEE4" w14:textId="77777777" w:rsidR="00890698" w:rsidRPr="00311396" w:rsidRDefault="00311396">
      <w:pPr>
        <w:pStyle w:val="Index1"/>
        <w:rPr>
          <w:del w:id="17668" w:author="Summer 2023 updates" w:date="2024-07-31T13:42:00Z"/>
          <w:sz w:val="22"/>
          <w:szCs w:val="22"/>
        </w:rPr>
      </w:pPr>
      <w:del w:id="17669" w:author="Summer 2023 updates" w:date="2024-07-31T13:42:00Z">
        <w:r w:rsidRPr="00311396">
          <w:rPr>
            <w:rFonts w:cs="Times New Roman"/>
            <w:color w:val="000000" w:themeColor="text1"/>
            <w:sz w:val="22"/>
            <w:szCs w:val="22"/>
          </w:rPr>
          <w:delText xml:space="preserve">Financial </w:delText>
        </w:r>
        <w:r>
          <w:rPr>
            <w:rFonts w:cs="Times New Roman"/>
            <w:color w:val="000000" w:themeColor="text1"/>
            <w:sz w:val="22"/>
            <w:szCs w:val="22"/>
          </w:rPr>
          <w:delText>A</w:delText>
        </w:r>
        <w:r w:rsidRPr="00311396">
          <w:rPr>
            <w:rFonts w:cs="Times New Roman"/>
            <w:color w:val="000000" w:themeColor="text1"/>
            <w:sz w:val="22"/>
            <w:szCs w:val="22"/>
          </w:rPr>
          <w:delText>id</w:delText>
        </w:r>
        <w:r w:rsidRPr="00311396">
          <w:rPr>
            <w:sz w:val="22"/>
            <w:szCs w:val="22"/>
          </w:rPr>
          <w:delText>, 36, 45, 213, 214, 215, 216, 218, 219, 220, 221, 222</w:delText>
        </w:r>
      </w:del>
    </w:p>
    <w:p w14:paraId="2868E834" w14:textId="77777777" w:rsidR="00890698" w:rsidRPr="00311396" w:rsidRDefault="00311396">
      <w:pPr>
        <w:pStyle w:val="Index1"/>
        <w:rPr>
          <w:del w:id="17670" w:author="Summer 2023 updates" w:date="2024-07-31T13:42:00Z"/>
          <w:sz w:val="22"/>
          <w:szCs w:val="22"/>
        </w:rPr>
      </w:pPr>
      <w:del w:id="17671" w:author="Summer 2023 updates" w:date="2024-07-31T13:42:00Z">
        <w:r w:rsidRPr="00311396">
          <w:rPr>
            <w:sz w:val="22"/>
            <w:szCs w:val="22"/>
          </w:rPr>
          <w:delText xml:space="preserve">Financial </w:delText>
        </w:r>
        <w:r>
          <w:rPr>
            <w:sz w:val="22"/>
            <w:szCs w:val="22"/>
          </w:rPr>
          <w:delText>I</w:delText>
        </w:r>
        <w:r w:rsidRPr="00311396">
          <w:rPr>
            <w:sz w:val="22"/>
            <w:szCs w:val="22"/>
          </w:rPr>
          <w:delText>nformation, 211</w:delText>
        </w:r>
      </w:del>
    </w:p>
    <w:p w14:paraId="5BA0CF48" w14:textId="77777777" w:rsidR="00890698" w:rsidRPr="00311396" w:rsidRDefault="00311396">
      <w:pPr>
        <w:pStyle w:val="Index1"/>
        <w:rPr>
          <w:del w:id="17672" w:author="Summer 2023 updates" w:date="2024-07-31T13:42:00Z"/>
          <w:sz w:val="22"/>
          <w:szCs w:val="22"/>
        </w:rPr>
      </w:pPr>
      <w:del w:id="17673" w:author="Summer 2023 updates" w:date="2024-07-31T13:42:00Z">
        <w:r w:rsidRPr="00311396">
          <w:rPr>
            <w:color w:val="000000" w:themeColor="text1"/>
            <w:sz w:val="22"/>
            <w:szCs w:val="22"/>
          </w:rPr>
          <w:delText>Financial regulations</w:delText>
        </w:r>
        <w:r w:rsidRPr="00311396">
          <w:rPr>
            <w:sz w:val="22"/>
            <w:szCs w:val="22"/>
          </w:rPr>
          <w:delText>, 212</w:delText>
        </w:r>
      </w:del>
    </w:p>
    <w:p w14:paraId="433CE66E" w14:textId="77777777" w:rsidR="00890698" w:rsidRPr="00311396" w:rsidRDefault="00311396">
      <w:pPr>
        <w:pStyle w:val="Index1"/>
        <w:rPr>
          <w:del w:id="17674" w:author="Summer 2023 updates" w:date="2024-07-31T13:42:00Z"/>
          <w:sz w:val="22"/>
          <w:szCs w:val="22"/>
        </w:rPr>
      </w:pPr>
      <w:del w:id="17675" w:author="Summer 2023 updates" w:date="2024-07-31T13:42:00Z">
        <w:r w:rsidRPr="00311396">
          <w:rPr>
            <w:rFonts w:cs="Times New Roman"/>
            <w:color w:val="000000" w:themeColor="text1"/>
            <w:sz w:val="22"/>
            <w:szCs w:val="22"/>
          </w:rPr>
          <w:delText>First-year</w:delText>
        </w:r>
        <w:r w:rsidRPr="00311396">
          <w:rPr>
            <w:sz w:val="22"/>
            <w:szCs w:val="22"/>
          </w:rPr>
          <w:delText>, 40, 209, 217</w:delText>
        </w:r>
      </w:del>
    </w:p>
    <w:p w14:paraId="1260EBAC" w14:textId="77777777" w:rsidR="00890698" w:rsidRPr="00311396" w:rsidRDefault="00311396">
      <w:pPr>
        <w:pStyle w:val="Index1"/>
        <w:rPr>
          <w:del w:id="17676" w:author="Summer 2023 updates" w:date="2024-07-31T13:42:00Z"/>
          <w:sz w:val="22"/>
          <w:szCs w:val="22"/>
        </w:rPr>
      </w:pPr>
      <w:del w:id="17677" w:author="Summer 2023 updates" w:date="2024-07-31T13:42:00Z">
        <w:r w:rsidRPr="00311396">
          <w:rPr>
            <w:rFonts w:cs="Times New Roman"/>
            <w:color w:val="000000" w:themeColor="text1"/>
            <w:sz w:val="22"/>
            <w:szCs w:val="22"/>
          </w:rPr>
          <w:delText xml:space="preserve">First-year </w:delText>
        </w:r>
        <w:r>
          <w:rPr>
            <w:rFonts w:cs="Times New Roman"/>
            <w:color w:val="000000" w:themeColor="text1"/>
            <w:sz w:val="22"/>
            <w:szCs w:val="22"/>
          </w:rPr>
          <w:delText>E</w:delText>
        </w:r>
        <w:r w:rsidRPr="00311396">
          <w:rPr>
            <w:rFonts w:cs="Times New Roman"/>
            <w:color w:val="000000" w:themeColor="text1"/>
            <w:sz w:val="22"/>
            <w:szCs w:val="22"/>
          </w:rPr>
          <w:delText>xperience</w:delText>
        </w:r>
        <w:r w:rsidRPr="00311396">
          <w:rPr>
            <w:sz w:val="22"/>
            <w:szCs w:val="22"/>
          </w:rPr>
          <w:delText>, 12, 13, 14, 16, 145, 225</w:delText>
        </w:r>
      </w:del>
    </w:p>
    <w:p w14:paraId="2B3DD391" w14:textId="77777777" w:rsidR="00890698" w:rsidRPr="00311396" w:rsidRDefault="00311396">
      <w:pPr>
        <w:pStyle w:val="Index1"/>
        <w:rPr>
          <w:del w:id="17678" w:author="Summer 2023 updates" w:date="2024-07-31T13:42:00Z"/>
          <w:sz w:val="22"/>
          <w:szCs w:val="22"/>
        </w:rPr>
      </w:pPr>
      <w:del w:id="17679" w:author="Summer 2023 updates" w:date="2024-07-31T13:42:00Z">
        <w:r w:rsidRPr="00311396">
          <w:rPr>
            <w:rFonts w:cs="Times New Roman"/>
            <w:color w:val="000000" w:themeColor="text1"/>
            <w:sz w:val="22"/>
            <w:szCs w:val="22"/>
          </w:rPr>
          <w:delText>First-year seminar</w:delText>
        </w:r>
        <w:r w:rsidRPr="00311396">
          <w:rPr>
            <w:sz w:val="22"/>
            <w:szCs w:val="22"/>
          </w:rPr>
          <w:delText xml:space="preserve">. </w:delText>
        </w:r>
        <w:r w:rsidRPr="00311396">
          <w:rPr>
            <w:i/>
            <w:color w:val="000000" w:themeColor="text1"/>
            <w:sz w:val="22"/>
            <w:szCs w:val="22"/>
          </w:rPr>
          <w:delText>See</w:delText>
        </w:r>
        <w:r w:rsidRPr="00311396">
          <w:rPr>
            <w:color w:val="000000" w:themeColor="text1"/>
            <w:sz w:val="22"/>
            <w:szCs w:val="22"/>
          </w:rPr>
          <w:delText xml:space="preserve"> first-year experience</w:delText>
        </w:r>
      </w:del>
    </w:p>
    <w:p w14:paraId="7DEA3059" w14:textId="77777777" w:rsidR="00890698" w:rsidRPr="00311396" w:rsidRDefault="00311396">
      <w:pPr>
        <w:pStyle w:val="Index1"/>
        <w:rPr>
          <w:del w:id="17680" w:author="Summer 2023 updates" w:date="2024-07-31T13:42:00Z"/>
          <w:sz w:val="22"/>
          <w:szCs w:val="22"/>
        </w:rPr>
      </w:pPr>
      <w:del w:id="17681" w:author="Summer 2023 updates" w:date="2024-07-31T13:42:00Z">
        <w:r w:rsidRPr="00311396">
          <w:rPr>
            <w:rFonts w:cs="Times New Roman"/>
            <w:color w:val="000000" w:themeColor="text1"/>
            <w:sz w:val="22"/>
            <w:szCs w:val="22"/>
          </w:rPr>
          <w:delText>French</w:delText>
        </w:r>
        <w:r w:rsidRPr="00311396">
          <w:rPr>
            <w:sz w:val="22"/>
            <w:szCs w:val="22"/>
          </w:rPr>
          <w:delText>, 15</w:delText>
        </w:r>
      </w:del>
    </w:p>
    <w:p w14:paraId="1C4DBBE6" w14:textId="77777777" w:rsidR="00890698" w:rsidRPr="00311396" w:rsidRDefault="00311396">
      <w:pPr>
        <w:pStyle w:val="Index1"/>
        <w:rPr>
          <w:del w:id="17682" w:author="Summer 2023 updates" w:date="2024-07-31T13:42:00Z"/>
          <w:sz w:val="22"/>
          <w:szCs w:val="22"/>
        </w:rPr>
      </w:pPr>
      <w:del w:id="17683" w:author="Summer 2023 updates" w:date="2024-07-31T13:42:00Z">
        <w:r w:rsidRPr="00311396">
          <w:rPr>
            <w:rFonts w:cs="Times New Roman"/>
            <w:color w:val="000000" w:themeColor="text1"/>
            <w:sz w:val="22"/>
            <w:szCs w:val="22"/>
          </w:rPr>
          <w:delText xml:space="preserve">French </w:delText>
        </w:r>
        <w:r>
          <w:rPr>
            <w:rFonts w:cs="Times New Roman"/>
            <w:color w:val="000000" w:themeColor="text1"/>
            <w:sz w:val="22"/>
            <w:szCs w:val="22"/>
          </w:rPr>
          <w:delText>S</w:delText>
        </w:r>
        <w:r w:rsidRPr="00311396">
          <w:rPr>
            <w:rFonts w:cs="Times New Roman"/>
            <w:color w:val="000000" w:themeColor="text1"/>
            <w:sz w:val="22"/>
            <w:szCs w:val="22"/>
          </w:rPr>
          <w:delText>tudies</w:delText>
        </w:r>
        <w:r w:rsidRPr="00311396">
          <w:rPr>
            <w:sz w:val="22"/>
            <w:szCs w:val="22"/>
          </w:rPr>
          <w:delText>, 120</w:delText>
        </w:r>
      </w:del>
    </w:p>
    <w:p w14:paraId="6D2E19E1" w14:textId="77777777" w:rsidR="00890698" w:rsidRPr="00311396" w:rsidRDefault="00311396">
      <w:pPr>
        <w:pStyle w:val="Index1"/>
        <w:rPr>
          <w:del w:id="17684" w:author="Summer 2023 updates" w:date="2024-07-31T13:42:00Z"/>
          <w:sz w:val="22"/>
          <w:szCs w:val="22"/>
        </w:rPr>
      </w:pPr>
      <w:del w:id="17685" w:author="Summer 2023 updates" w:date="2024-07-31T13:42:00Z">
        <w:r w:rsidRPr="00311396">
          <w:rPr>
            <w:rFonts w:cs="Times New Roman"/>
            <w:color w:val="000000" w:themeColor="text1"/>
            <w:sz w:val="22"/>
            <w:szCs w:val="22"/>
          </w:rPr>
          <w:delText>Full-time</w:delText>
        </w:r>
        <w:r w:rsidRPr="00311396">
          <w:rPr>
            <w:sz w:val="22"/>
            <w:szCs w:val="22"/>
          </w:rPr>
          <w:delText>, 211, 223</w:delText>
        </w:r>
      </w:del>
    </w:p>
    <w:p w14:paraId="1CA3B6D7" w14:textId="77777777" w:rsidR="00890698" w:rsidRPr="00311396" w:rsidRDefault="00311396">
      <w:pPr>
        <w:pStyle w:val="Index1"/>
        <w:rPr>
          <w:del w:id="17686" w:author="Summer 2023 updates" w:date="2024-07-31T13:42:00Z"/>
          <w:sz w:val="22"/>
          <w:szCs w:val="22"/>
        </w:rPr>
      </w:pPr>
      <w:del w:id="17687" w:author="Summer 2023 updates" w:date="2024-07-31T13:42:00Z">
        <w:r w:rsidRPr="00311396">
          <w:rPr>
            <w:color w:val="000000" w:themeColor="text1"/>
            <w:sz w:val="22"/>
            <w:szCs w:val="22"/>
          </w:rPr>
          <w:delText xml:space="preserve">Gender and </w:delText>
        </w:r>
        <w:r>
          <w:rPr>
            <w:color w:val="000000" w:themeColor="text1"/>
            <w:sz w:val="22"/>
            <w:szCs w:val="22"/>
          </w:rPr>
          <w:delText>S</w:delText>
        </w:r>
        <w:r w:rsidRPr="00311396">
          <w:rPr>
            <w:color w:val="000000" w:themeColor="text1"/>
            <w:sz w:val="22"/>
            <w:szCs w:val="22"/>
          </w:rPr>
          <w:delText xml:space="preserve">exuality </w:delText>
        </w:r>
        <w:r>
          <w:rPr>
            <w:color w:val="000000" w:themeColor="text1"/>
            <w:sz w:val="22"/>
            <w:szCs w:val="22"/>
          </w:rPr>
          <w:delText>S</w:delText>
        </w:r>
        <w:r w:rsidRPr="00311396">
          <w:rPr>
            <w:color w:val="000000" w:themeColor="text1"/>
            <w:sz w:val="22"/>
            <w:szCs w:val="22"/>
          </w:rPr>
          <w:delText>tudies</w:delText>
        </w:r>
        <w:r w:rsidRPr="00311396">
          <w:rPr>
            <w:sz w:val="22"/>
            <w:szCs w:val="22"/>
          </w:rPr>
          <w:delText>, 122</w:delText>
        </w:r>
      </w:del>
    </w:p>
    <w:p w14:paraId="4FAA1160" w14:textId="77777777" w:rsidR="00890698" w:rsidRPr="00311396" w:rsidRDefault="00311396">
      <w:pPr>
        <w:pStyle w:val="Index1"/>
        <w:rPr>
          <w:del w:id="17688" w:author="Summer 2023 updates" w:date="2024-07-31T13:42:00Z"/>
          <w:sz w:val="22"/>
          <w:szCs w:val="22"/>
        </w:rPr>
      </w:pPr>
      <w:del w:id="17689" w:author="Summer 2023 updates" w:date="2024-07-31T13:42:00Z">
        <w:r w:rsidRPr="00311396">
          <w:rPr>
            <w:rFonts w:cs="Times New Roman"/>
            <w:color w:val="000000" w:themeColor="text1"/>
            <w:sz w:val="22"/>
            <w:szCs w:val="22"/>
          </w:rPr>
          <w:delText xml:space="preserve">General </w:delText>
        </w:r>
        <w:r w:rsidR="00470ADF">
          <w:rPr>
            <w:rFonts w:cs="Times New Roman"/>
            <w:color w:val="000000" w:themeColor="text1"/>
            <w:sz w:val="22"/>
            <w:szCs w:val="22"/>
          </w:rPr>
          <w:delText>S</w:delText>
        </w:r>
        <w:r w:rsidRPr="00311396">
          <w:rPr>
            <w:rFonts w:cs="Times New Roman"/>
            <w:color w:val="000000" w:themeColor="text1"/>
            <w:sz w:val="22"/>
            <w:szCs w:val="22"/>
          </w:rPr>
          <w:delText>cience</w:delText>
        </w:r>
        <w:r w:rsidRPr="00311396">
          <w:rPr>
            <w:sz w:val="22"/>
            <w:szCs w:val="22"/>
          </w:rPr>
          <w:delText>, 15, 123, 124</w:delText>
        </w:r>
      </w:del>
    </w:p>
    <w:p w14:paraId="145F7FF0" w14:textId="77777777" w:rsidR="00A364BA" w:rsidRPr="00A364BA" w:rsidRDefault="00A364BA">
      <w:pPr>
        <w:pStyle w:val="Index1"/>
        <w:rPr>
          <w:ins w:id="17690" w:author="Summer 2023 updates" w:date="2024-07-31T13:42:00Z"/>
        </w:rPr>
      </w:pPr>
      <w:ins w:id="17691" w:author="Summer 2023 updates" w:date="2024-07-31T13:42:00Z">
        <w:r w:rsidRPr="00A364BA">
          <w:rPr>
            <w:rFonts w:cstheme="majorBidi"/>
          </w:rPr>
          <w:t>Transcript Evaluation</w:t>
        </w:r>
        <w:r w:rsidRPr="00A364BA">
          <w:t>, 60</w:t>
        </w:r>
      </w:ins>
    </w:p>
    <w:p w14:paraId="2EBBE02C" w14:textId="77777777" w:rsidR="00A364BA" w:rsidRPr="00A364BA" w:rsidRDefault="00A364BA">
      <w:pPr>
        <w:pStyle w:val="Index1"/>
        <w:rPr>
          <w:ins w:id="17692" w:author="Summer 2023 updates" w:date="2024-07-31T13:42:00Z"/>
        </w:rPr>
      </w:pPr>
      <w:ins w:id="17693" w:author="Summer 2023 updates" w:date="2024-07-31T13:42:00Z">
        <w:r w:rsidRPr="00A364BA">
          <w:rPr>
            <w:color w:val="000000" w:themeColor="text1"/>
          </w:rPr>
          <w:t>Transfer</w:t>
        </w:r>
        <w:r w:rsidRPr="00A364BA">
          <w:t>, 20, 44, 60, 61, 231, 243</w:t>
        </w:r>
      </w:ins>
    </w:p>
    <w:p w14:paraId="7893C47C" w14:textId="77777777" w:rsidR="00A364BA" w:rsidRPr="00A364BA" w:rsidRDefault="00A364BA">
      <w:pPr>
        <w:pStyle w:val="Index1"/>
        <w:rPr>
          <w:ins w:id="17694" w:author="Summer 2023 updates" w:date="2024-07-31T13:42:00Z"/>
        </w:rPr>
      </w:pPr>
      <w:ins w:id="17695" w:author="Summer 2023 updates" w:date="2024-07-31T13:42:00Z">
        <w:r w:rsidRPr="00A364BA">
          <w:rPr>
            <w:color w:val="000000" w:themeColor="text1"/>
          </w:rPr>
          <w:t>Transfer Credit</w:t>
        </w:r>
        <w:r w:rsidRPr="00A364BA">
          <w:t>, 60, 61</w:t>
        </w:r>
      </w:ins>
    </w:p>
    <w:p w14:paraId="57E5B458" w14:textId="77777777" w:rsidR="00A364BA" w:rsidRPr="00A364BA" w:rsidRDefault="00A364BA">
      <w:pPr>
        <w:pStyle w:val="Index1"/>
        <w:rPr>
          <w:ins w:id="17696" w:author="Summer 2023 updates" w:date="2024-07-31T13:42:00Z"/>
        </w:rPr>
      </w:pPr>
      <w:ins w:id="17697" w:author="Summer 2023 updates" w:date="2024-07-31T13:42:00Z">
        <w:r w:rsidRPr="00A364BA">
          <w:rPr>
            <w:rFonts w:cs="Times New Roman"/>
            <w:color w:val="000000" w:themeColor="text1"/>
          </w:rPr>
          <w:t>Veterans</w:t>
        </w:r>
        <w:r w:rsidRPr="00A364BA">
          <w:t>, 240</w:t>
        </w:r>
      </w:ins>
    </w:p>
    <w:p w14:paraId="22447202" w14:textId="77777777" w:rsidR="00A364BA" w:rsidRPr="00A364BA" w:rsidRDefault="00A364BA">
      <w:pPr>
        <w:pStyle w:val="Index1"/>
        <w:rPr>
          <w:ins w:id="17698" w:author="Summer 2023 updates" w:date="2024-07-31T13:42:00Z"/>
        </w:rPr>
      </w:pPr>
      <w:ins w:id="17699" w:author="Summer 2023 updates" w:date="2024-07-31T13:42:00Z">
        <w:r w:rsidRPr="00A364BA">
          <w:rPr>
            <w:color w:val="000000" w:themeColor="text1"/>
          </w:rPr>
          <w:t>Visiting the Campus</w:t>
        </w:r>
        <w:r w:rsidRPr="00A364BA">
          <w:t>, 230</w:t>
        </w:r>
      </w:ins>
    </w:p>
    <w:p w14:paraId="36D668A1" w14:textId="77777777" w:rsidR="00A364BA" w:rsidRPr="00A364BA" w:rsidRDefault="00A364BA">
      <w:pPr>
        <w:pStyle w:val="Index1"/>
        <w:rPr>
          <w:ins w:id="17700" w:author="Summer 2023 updates" w:date="2024-07-31T13:42:00Z"/>
        </w:rPr>
      </w:pPr>
      <w:ins w:id="17701" w:author="Summer 2023 updates" w:date="2024-07-31T13:42:00Z">
        <w:r w:rsidRPr="00A364BA">
          <w:rPr>
            <w:rFonts w:cs="Times New Roman"/>
            <w:color w:val="000000" w:themeColor="text1"/>
          </w:rPr>
          <w:t>Vocal Performance</w:t>
        </w:r>
        <w:r w:rsidRPr="00A364BA">
          <w:t>, 19, 164</w:t>
        </w:r>
      </w:ins>
    </w:p>
    <w:p w14:paraId="5A78C147" w14:textId="77777777" w:rsidR="00A364BA" w:rsidRPr="00A364BA" w:rsidRDefault="00A364BA">
      <w:pPr>
        <w:pStyle w:val="Index1"/>
        <w:rPr>
          <w:ins w:id="17702" w:author="Summer 2023 updates" w:date="2024-07-31T13:42:00Z"/>
        </w:rPr>
      </w:pPr>
      <w:ins w:id="17703" w:author="Summer 2023 updates" w:date="2024-07-31T13:42:00Z">
        <w:r w:rsidRPr="00A364BA">
          <w:rPr>
            <w:rFonts w:cs="Times New Roman"/>
            <w:color w:val="000000" w:themeColor="text1"/>
          </w:rPr>
          <w:t>Vocational Rehabilitation Benefits</w:t>
        </w:r>
        <w:r w:rsidRPr="00A364BA">
          <w:t>, 240</w:t>
        </w:r>
      </w:ins>
    </w:p>
    <w:p w14:paraId="659BA3FF" w14:textId="77777777" w:rsidR="00A364BA" w:rsidRPr="00A364BA" w:rsidRDefault="00A364BA">
      <w:pPr>
        <w:pStyle w:val="Index1"/>
        <w:rPr>
          <w:ins w:id="17704" w:author="Summer 2023 updates" w:date="2024-07-31T13:42:00Z"/>
        </w:rPr>
      </w:pPr>
      <w:ins w:id="17705" w:author="Summer 2023 updates" w:date="2024-07-31T13:42:00Z">
        <w:r w:rsidRPr="00A364BA">
          <w:rPr>
            <w:rFonts w:cs="Times New Roman"/>
            <w:color w:val="000000" w:themeColor="text1"/>
          </w:rPr>
          <w:t>Washington</w:t>
        </w:r>
        <w:r w:rsidRPr="00A364BA">
          <w:t>, 37, 43, 44, 63, 66, 194, 209, 245, 251, 254</w:t>
        </w:r>
      </w:ins>
    </w:p>
    <w:p w14:paraId="4A695D5A" w14:textId="77777777" w:rsidR="00A364BA" w:rsidRPr="00A364BA" w:rsidRDefault="00A364BA">
      <w:pPr>
        <w:pStyle w:val="Index1"/>
        <w:rPr>
          <w:moveFrom w:id="17706" w:author="Summer 2023 updates" w:date="2024-07-31T13:42:00Z"/>
          <w:rPrChange w:id="17707" w:author="Summer 2023 updates" w:date="2024-07-31T13:42:00Z">
            <w:rPr>
              <w:moveFrom w:id="17708" w:author="Summer 2023 updates" w:date="2024-07-31T13:42:00Z"/>
              <w:sz w:val="22"/>
            </w:rPr>
          </w:rPrChange>
        </w:rPr>
        <w:pPrChange w:id="17709" w:author="Summer 2023 updates" w:date="2024-07-31T13:42:00Z">
          <w:pPr>
            <w:pStyle w:val="Index1"/>
            <w:tabs>
              <w:tab w:val="right" w:leader="dot" w:pos="4670"/>
            </w:tabs>
          </w:pPr>
        </w:pPrChange>
      </w:pPr>
      <w:ins w:id="17710" w:author="Summer 2023 updates" w:date="2024-07-31T13:42:00Z">
        <w:r w:rsidRPr="00A364BA">
          <w:rPr>
            <w:rFonts w:cs="Times New Roman"/>
            <w:color w:val="000000" w:themeColor="text1"/>
          </w:rPr>
          <w:t>Wilderness Field Station</w:t>
        </w:r>
        <w:r w:rsidRPr="00A364BA">
          <w:t xml:space="preserve">, 38, </w:t>
        </w:r>
      </w:ins>
      <w:moveFromRangeStart w:id="17711" w:author="Summer 2023 updates" w:date="2024-07-31T13:42:00Z" w:name="move173325833"/>
      <w:moveFrom w:id="17712" w:author="Summer 2023 updates" w:date="2024-07-31T13:42:00Z">
        <w:r w:rsidRPr="00A364BA">
          <w:rPr>
            <w:rPrChange w:id="17713" w:author="Summer 2023 updates" w:date="2024-07-31T13:42:00Z">
              <w:rPr>
                <w:color w:val="000000" w:themeColor="text1"/>
                <w:sz w:val="22"/>
              </w:rPr>
            </w:rPrChange>
          </w:rPr>
          <w:t>Global Cultural Studies</w:t>
        </w:r>
        <w:r w:rsidRPr="00A364BA">
          <w:rPr>
            <w:rPrChange w:id="17714" w:author="Summer 2023 updates" w:date="2024-07-31T13:42:00Z">
              <w:rPr>
                <w:sz w:val="22"/>
              </w:rPr>
            </w:rPrChange>
          </w:rPr>
          <w:t xml:space="preserve">. </w:t>
        </w:r>
        <w:r w:rsidRPr="00A364BA">
          <w:rPr>
            <w:rPrChange w:id="17715" w:author="Summer 2023 updates" w:date="2024-07-31T13:42:00Z">
              <w:rPr>
                <w:i/>
                <w:color w:val="000000" w:themeColor="text1"/>
                <w:sz w:val="22"/>
              </w:rPr>
            </w:rPrChange>
          </w:rPr>
          <w:t>See</w:t>
        </w:r>
        <w:r w:rsidRPr="00A364BA">
          <w:rPr>
            <w:rPrChange w:id="17716" w:author="Summer 2023 updates" w:date="2024-07-31T13:42:00Z">
              <w:rPr>
                <w:color w:val="000000" w:themeColor="text1"/>
                <w:sz w:val="22"/>
              </w:rPr>
            </w:rPrChange>
          </w:rPr>
          <w:t xml:space="preserve"> International Studies</w:t>
        </w:r>
      </w:moveFrom>
    </w:p>
    <w:p w14:paraId="472F187E" w14:textId="77777777" w:rsidR="00A364BA" w:rsidRPr="00A364BA" w:rsidRDefault="00A364BA">
      <w:pPr>
        <w:pStyle w:val="Index1"/>
        <w:rPr>
          <w:moveFrom w:id="17717" w:author="Summer 2023 updates" w:date="2024-07-31T13:42:00Z"/>
          <w:rPrChange w:id="17718" w:author="Summer 2023 updates" w:date="2024-07-31T13:42:00Z">
            <w:rPr>
              <w:moveFrom w:id="17719" w:author="Summer 2023 updates" w:date="2024-07-31T13:42:00Z"/>
              <w:sz w:val="22"/>
            </w:rPr>
          </w:rPrChange>
        </w:rPr>
        <w:pPrChange w:id="17720" w:author="Summer 2023 updates" w:date="2024-07-31T13:42:00Z">
          <w:pPr>
            <w:pStyle w:val="Index1"/>
            <w:tabs>
              <w:tab w:val="right" w:leader="dot" w:pos="4670"/>
            </w:tabs>
          </w:pPr>
        </w:pPrChange>
      </w:pPr>
      <w:moveFrom w:id="17721" w:author="Summer 2023 updates" w:date="2024-07-31T13:42:00Z">
        <w:r w:rsidRPr="00A364BA">
          <w:rPr>
            <w:color w:val="000000" w:themeColor="text1"/>
            <w:rPrChange w:id="17722" w:author="Summer 2023 updates" w:date="2024-07-31T13:42:00Z">
              <w:rPr>
                <w:color w:val="000000" w:themeColor="text1"/>
                <w:sz w:val="22"/>
              </w:rPr>
            </w:rPrChange>
          </w:rPr>
          <w:t>Global South Track</w:t>
        </w:r>
        <w:r w:rsidRPr="00A364BA">
          <w:rPr>
            <w:rPrChange w:id="17723" w:author="Summer 2023 updates" w:date="2024-07-31T13:42:00Z">
              <w:rPr>
                <w:sz w:val="22"/>
              </w:rPr>
            </w:rPrChange>
          </w:rPr>
          <w:t xml:space="preserve">. </w:t>
        </w:r>
        <w:r w:rsidRPr="00A364BA">
          <w:rPr>
            <w:color w:val="000000" w:themeColor="text1"/>
            <w:rPrChange w:id="17724" w:author="Summer 2023 updates" w:date="2024-07-31T13:42:00Z">
              <w:rPr>
                <w:i/>
                <w:color w:val="000000" w:themeColor="text1"/>
                <w:sz w:val="22"/>
              </w:rPr>
            </w:rPrChange>
          </w:rPr>
          <w:t>See</w:t>
        </w:r>
        <w:r w:rsidRPr="00A364BA">
          <w:rPr>
            <w:color w:val="000000" w:themeColor="text1"/>
            <w:rPrChange w:id="17725" w:author="Summer 2023 updates" w:date="2024-07-31T13:42:00Z">
              <w:rPr>
                <w:color w:val="000000" w:themeColor="text1"/>
                <w:sz w:val="22"/>
              </w:rPr>
            </w:rPrChange>
          </w:rPr>
          <w:t xml:space="preserve"> International Studies</w:t>
        </w:r>
      </w:moveFrom>
    </w:p>
    <w:moveFromRangeEnd w:id="17711"/>
    <w:p w14:paraId="3A7892B8" w14:textId="77777777" w:rsidR="00890698" w:rsidRPr="00311396" w:rsidRDefault="00311396">
      <w:pPr>
        <w:pStyle w:val="Index1"/>
        <w:rPr>
          <w:del w:id="17726" w:author="Summer 2023 updates" w:date="2024-07-31T13:42:00Z"/>
          <w:sz w:val="22"/>
          <w:szCs w:val="22"/>
        </w:rPr>
      </w:pPr>
      <w:del w:id="17727" w:author="Summer 2023 updates" w:date="2024-07-31T13:42:00Z">
        <w:r w:rsidRPr="00311396">
          <w:rPr>
            <w:rFonts w:cs="Times New Roman"/>
            <w:color w:val="000000" w:themeColor="text1"/>
            <w:sz w:val="22"/>
            <w:szCs w:val="22"/>
          </w:rPr>
          <w:delText>G</w:delText>
        </w:r>
        <w:r w:rsidR="003B6AF2">
          <w:rPr>
            <w:rFonts w:cs="Times New Roman"/>
            <w:color w:val="000000" w:themeColor="text1"/>
            <w:sz w:val="22"/>
            <w:szCs w:val="22"/>
          </w:rPr>
          <w:delText>PA</w:delText>
        </w:r>
        <w:r w:rsidRPr="00311396">
          <w:rPr>
            <w:sz w:val="22"/>
            <w:szCs w:val="22"/>
          </w:rPr>
          <w:delText xml:space="preserve">, 13, 15, 25, 26, 29, 32, 39, 40, 41, </w:delText>
        </w:r>
      </w:del>
      <w:r w:rsidR="00A364BA" w:rsidRPr="00A364BA">
        <w:rPr>
          <w:rPrChange w:id="17728" w:author="Summer 2023 updates" w:date="2024-07-31T13:42:00Z">
            <w:rPr>
              <w:sz w:val="22"/>
            </w:rPr>
          </w:rPrChange>
        </w:rPr>
        <w:t xml:space="preserve">43, 44, </w:t>
      </w:r>
      <w:del w:id="17729" w:author="Summer 2023 updates" w:date="2024-07-31T13:42:00Z">
        <w:r w:rsidRPr="00311396">
          <w:rPr>
            <w:sz w:val="22"/>
            <w:szCs w:val="22"/>
          </w:rPr>
          <w:delText>46, 74, 82, 91, 102, 103, 104, 106, 166, 170, 174, 177, 182, 183, 186, 188, 196, 206, 208, 215, 216, 217, 219, 220, 221</w:delText>
        </w:r>
      </w:del>
    </w:p>
    <w:p w14:paraId="3EA16E4B" w14:textId="77777777" w:rsidR="00890698" w:rsidRPr="00311396" w:rsidRDefault="00311396">
      <w:pPr>
        <w:pStyle w:val="Index1"/>
        <w:rPr>
          <w:del w:id="17730" w:author="Summer 2023 updates" w:date="2024-07-31T13:42:00Z"/>
          <w:sz w:val="22"/>
          <w:szCs w:val="22"/>
        </w:rPr>
      </w:pPr>
      <w:del w:id="17731" w:author="Summer 2023 updates" w:date="2024-07-31T13:42:00Z">
        <w:r w:rsidRPr="00311396">
          <w:rPr>
            <w:rFonts w:cs="Times New Roman"/>
            <w:color w:val="000000" w:themeColor="text1"/>
            <w:sz w:val="22"/>
            <w:szCs w:val="22"/>
          </w:rPr>
          <w:delText>Grade</w:delText>
        </w:r>
        <w:r w:rsidRPr="00311396">
          <w:rPr>
            <w:sz w:val="22"/>
            <w:szCs w:val="22"/>
          </w:rPr>
          <w:delText>, 219</w:delText>
        </w:r>
      </w:del>
    </w:p>
    <w:p w14:paraId="5210F7BB" w14:textId="77777777" w:rsidR="00890698" w:rsidRPr="00311396" w:rsidRDefault="00311396">
      <w:pPr>
        <w:pStyle w:val="Index1"/>
        <w:rPr>
          <w:del w:id="17732" w:author="Summer 2023 updates" w:date="2024-07-31T13:42:00Z"/>
          <w:sz w:val="22"/>
          <w:szCs w:val="22"/>
        </w:rPr>
      </w:pPr>
      <w:del w:id="17733" w:author="Summer 2023 updates" w:date="2024-07-31T13:42:00Z">
        <w:r w:rsidRPr="00311396">
          <w:rPr>
            <w:rFonts w:cs="Times New Roman"/>
            <w:color w:val="000000" w:themeColor="text1"/>
            <w:sz w:val="22"/>
            <w:szCs w:val="22"/>
          </w:rPr>
          <w:delText>Grades</w:delText>
        </w:r>
        <w:r w:rsidRPr="00311396">
          <w:rPr>
            <w:sz w:val="22"/>
            <w:szCs w:val="22"/>
          </w:rPr>
          <w:delText>, 10, 11, 23, 24, 31, 39, 46, 221</w:delText>
        </w:r>
      </w:del>
    </w:p>
    <w:p w14:paraId="6FFC9B85" w14:textId="77777777" w:rsidR="00890698" w:rsidRPr="00311396" w:rsidRDefault="00311396">
      <w:pPr>
        <w:pStyle w:val="Index1"/>
        <w:rPr>
          <w:del w:id="17734" w:author="Summer 2023 updates" w:date="2024-07-31T13:42:00Z"/>
          <w:sz w:val="22"/>
          <w:szCs w:val="22"/>
        </w:rPr>
      </w:pPr>
      <w:del w:id="17735" w:author="Summer 2023 updates" w:date="2024-07-31T13:42:00Z">
        <w:r w:rsidRPr="00311396">
          <w:rPr>
            <w:color w:val="000000" w:themeColor="text1"/>
            <w:sz w:val="22"/>
            <w:szCs w:val="22"/>
          </w:rPr>
          <w:delText>Grading</w:delText>
        </w:r>
        <w:r w:rsidRPr="00311396">
          <w:rPr>
            <w:sz w:val="22"/>
            <w:szCs w:val="22"/>
          </w:rPr>
          <w:delText xml:space="preserve">. </w:delText>
        </w:r>
        <w:r w:rsidRPr="00311396">
          <w:rPr>
            <w:i/>
            <w:color w:val="000000" w:themeColor="text1"/>
            <w:sz w:val="22"/>
            <w:szCs w:val="22"/>
          </w:rPr>
          <w:delText>See</w:delText>
        </w:r>
        <w:r w:rsidRPr="00311396">
          <w:rPr>
            <w:color w:val="000000" w:themeColor="text1"/>
            <w:sz w:val="22"/>
            <w:szCs w:val="22"/>
          </w:rPr>
          <w:delText xml:space="preserve"> grades</w:delText>
        </w:r>
      </w:del>
    </w:p>
    <w:p w14:paraId="48E72E4F" w14:textId="77777777" w:rsidR="00890698" w:rsidRPr="00311396" w:rsidRDefault="00311396">
      <w:pPr>
        <w:pStyle w:val="Index1"/>
        <w:rPr>
          <w:del w:id="17736" w:author="Summer 2023 updates" w:date="2024-07-31T13:42:00Z"/>
          <w:sz w:val="22"/>
          <w:szCs w:val="22"/>
        </w:rPr>
      </w:pPr>
      <w:del w:id="17737" w:author="Summer 2023 updates" w:date="2024-07-31T13:42:00Z">
        <w:r w:rsidRPr="00311396">
          <w:rPr>
            <w:color w:val="000000" w:themeColor="text1"/>
            <w:sz w:val="22"/>
            <w:szCs w:val="22"/>
          </w:rPr>
          <w:delText>Graduates</w:delText>
        </w:r>
        <w:r w:rsidRPr="00311396">
          <w:rPr>
            <w:sz w:val="22"/>
            <w:szCs w:val="22"/>
          </w:rPr>
          <w:delText>, 47, 73, 103, 157</w:delText>
        </w:r>
      </w:del>
    </w:p>
    <w:p w14:paraId="67E8633D" w14:textId="77777777" w:rsidR="00890698" w:rsidRPr="00311396" w:rsidRDefault="00311396">
      <w:pPr>
        <w:pStyle w:val="Index1"/>
        <w:rPr>
          <w:del w:id="17738" w:author="Summer 2023 updates" w:date="2024-07-31T13:42:00Z"/>
          <w:sz w:val="22"/>
          <w:szCs w:val="22"/>
        </w:rPr>
      </w:pPr>
      <w:del w:id="17739" w:author="Summer 2023 updates" w:date="2024-07-31T13:42:00Z">
        <w:r w:rsidRPr="00311396">
          <w:rPr>
            <w:color w:val="000000" w:themeColor="text1"/>
            <w:sz w:val="22"/>
            <w:szCs w:val="22"/>
          </w:rPr>
          <w:delText>Graduation</w:delText>
        </w:r>
        <w:r w:rsidRPr="00311396">
          <w:rPr>
            <w:sz w:val="22"/>
            <w:szCs w:val="22"/>
          </w:rPr>
          <w:delText>, 13, 47, 57</w:delText>
        </w:r>
      </w:del>
    </w:p>
    <w:p w14:paraId="5934137E" w14:textId="77777777" w:rsidR="00890698" w:rsidRPr="00311396" w:rsidRDefault="00311396">
      <w:pPr>
        <w:pStyle w:val="Index1"/>
        <w:rPr>
          <w:del w:id="17740" w:author="Summer 2023 updates" w:date="2024-07-31T13:42:00Z"/>
          <w:sz w:val="22"/>
          <w:szCs w:val="22"/>
        </w:rPr>
      </w:pPr>
      <w:del w:id="17741" w:author="Summer 2023 updates" w:date="2024-07-31T13:42:00Z">
        <w:r w:rsidRPr="00311396">
          <w:rPr>
            <w:rFonts w:cs="Times New Roman"/>
            <w:color w:val="000000" w:themeColor="text1"/>
            <w:sz w:val="22"/>
            <w:szCs w:val="22"/>
          </w:rPr>
          <w:delText>Grant</w:delText>
        </w:r>
        <w:r w:rsidRPr="00311396">
          <w:rPr>
            <w:sz w:val="22"/>
            <w:szCs w:val="22"/>
          </w:rPr>
          <w:delText>, 34, 213, 214, 216, 217, 221</w:delText>
        </w:r>
      </w:del>
    </w:p>
    <w:p w14:paraId="3DDCBE09" w14:textId="77777777" w:rsidR="00890698" w:rsidRPr="00311396" w:rsidRDefault="00344FE8">
      <w:pPr>
        <w:pStyle w:val="Index1"/>
        <w:rPr>
          <w:del w:id="17742" w:author="Summer 2023 updates" w:date="2024-07-31T13:42:00Z"/>
          <w:sz w:val="22"/>
          <w:szCs w:val="22"/>
        </w:rPr>
      </w:pPr>
      <w:del w:id="17743" w:author="Summer 2023 updates" w:date="2024-07-31T13:42:00Z">
        <w:r>
          <w:rPr>
            <w:color w:val="000000" w:themeColor="text1"/>
            <w:sz w:val="22"/>
            <w:szCs w:val="22"/>
          </w:rPr>
          <w:delText>H</w:delText>
        </w:r>
        <w:r w:rsidR="00311396" w:rsidRPr="00311396">
          <w:rPr>
            <w:color w:val="000000" w:themeColor="text1"/>
            <w:sz w:val="22"/>
            <w:szCs w:val="22"/>
          </w:rPr>
          <w:delText xml:space="preserve">ealth and </w:delText>
        </w:r>
        <w:r>
          <w:rPr>
            <w:color w:val="000000" w:themeColor="text1"/>
            <w:sz w:val="22"/>
            <w:szCs w:val="22"/>
          </w:rPr>
          <w:delText>S</w:delText>
        </w:r>
        <w:r w:rsidR="00311396" w:rsidRPr="00311396">
          <w:rPr>
            <w:color w:val="000000" w:themeColor="text1"/>
            <w:sz w:val="22"/>
            <w:szCs w:val="22"/>
          </w:rPr>
          <w:delText xml:space="preserve">ociety </w:delText>
        </w:r>
        <w:r>
          <w:rPr>
            <w:color w:val="000000" w:themeColor="text1"/>
            <w:sz w:val="22"/>
            <w:szCs w:val="22"/>
          </w:rPr>
          <w:delText>S</w:delText>
        </w:r>
        <w:r w:rsidR="00311396" w:rsidRPr="00311396">
          <w:rPr>
            <w:color w:val="000000" w:themeColor="text1"/>
            <w:sz w:val="22"/>
            <w:szCs w:val="22"/>
          </w:rPr>
          <w:delText>tudies (minor only)</w:delText>
        </w:r>
        <w:r w:rsidR="00311396" w:rsidRPr="00311396">
          <w:rPr>
            <w:sz w:val="22"/>
            <w:szCs w:val="22"/>
          </w:rPr>
          <w:delText>, 124</w:delText>
        </w:r>
      </w:del>
    </w:p>
    <w:p w14:paraId="5873435F" w14:textId="77777777" w:rsidR="00890698" w:rsidRPr="00311396" w:rsidRDefault="00311396">
      <w:pPr>
        <w:pStyle w:val="Index1"/>
        <w:rPr>
          <w:del w:id="17744" w:author="Summer 2023 updates" w:date="2024-07-31T13:42:00Z"/>
          <w:sz w:val="22"/>
          <w:szCs w:val="22"/>
        </w:rPr>
      </w:pPr>
      <w:del w:id="17745" w:author="Summer 2023 updates" w:date="2024-07-31T13:42:00Z">
        <w:r w:rsidRPr="00311396">
          <w:rPr>
            <w:rFonts w:cs="Times New Roman"/>
            <w:color w:val="000000" w:themeColor="text1"/>
            <w:sz w:val="22"/>
            <w:szCs w:val="22"/>
          </w:rPr>
          <w:delText>History</w:delText>
        </w:r>
        <w:r w:rsidRPr="00311396">
          <w:rPr>
            <w:sz w:val="22"/>
            <w:szCs w:val="22"/>
          </w:rPr>
          <w:delText>, 15, 19, 20, 21, 22, 49, 53, 54, 56, 62, 63, 65, 83, 85, 86, 90, 102, 105, 118, 119, 125, 126, 127, 128, 129, 130, 131, 134, 135, 145, 146, 147, 151, 152, 153, 154, 155, 156, 186, 196, 197, 198, 199, 200, 206, 223, 224, 226, 228, 229, 230, 231</w:delText>
        </w:r>
      </w:del>
    </w:p>
    <w:p w14:paraId="58EC8720" w14:textId="77777777" w:rsidR="00890698" w:rsidRPr="00311396" w:rsidRDefault="00344FE8">
      <w:pPr>
        <w:pStyle w:val="Index1"/>
        <w:rPr>
          <w:del w:id="17746" w:author="Summer 2023 updates" w:date="2024-07-31T13:42:00Z"/>
          <w:sz w:val="22"/>
          <w:szCs w:val="22"/>
        </w:rPr>
      </w:pPr>
      <w:del w:id="17747" w:author="Summer 2023 updates" w:date="2024-07-31T13:42:00Z">
        <w:r>
          <w:rPr>
            <w:rFonts w:cs="Times New Roman"/>
            <w:color w:val="000000" w:themeColor="text1"/>
            <w:sz w:val="22"/>
            <w:szCs w:val="22"/>
          </w:rPr>
          <w:delText>Honors</w:delText>
        </w:r>
        <w:r w:rsidR="00311396" w:rsidRPr="00311396">
          <w:rPr>
            <w:sz w:val="22"/>
            <w:szCs w:val="22"/>
          </w:rPr>
          <w:delText xml:space="preserve">. </w:delText>
        </w:r>
        <w:r w:rsidR="00311396" w:rsidRPr="00311396">
          <w:rPr>
            <w:i/>
            <w:color w:val="000000" w:themeColor="text1"/>
            <w:sz w:val="22"/>
            <w:szCs w:val="22"/>
          </w:rPr>
          <w:delText>See</w:delText>
        </w:r>
        <w:r w:rsidR="00311396" w:rsidRPr="00311396">
          <w:rPr>
            <w:color w:val="000000" w:themeColor="text1"/>
            <w:sz w:val="22"/>
            <w:szCs w:val="22"/>
          </w:rPr>
          <w:delText xml:space="preserve"> crimson fellows program</w:delText>
        </w:r>
      </w:del>
    </w:p>
    <w:p w14:paraId="0508BAE2" w14:textId="77777777" w:rsidR="00890698" w:rsidRPr="00311396" w:rsidRDefault="00311396">
      <w:pPr>
        <w:pStyle w:val="Index1"/>
        <w:rPr>
          <w:del w:id="17748" w:author="Summer 2023 updates" w:date="2024-07-31T13:42:00Z"/>
          <w:sz w:val="22"/>
          <w:szCs w:val="22"/>
        </w:rPr>
      </w:pPr>
      <w:del w:id="17749" w:author="Summer 2023 updates" w:date="2024-07-31T13:42:00Z">
        <w:r w:rsidRPr="00311396">
          <w:rPr>
            <w:rFonts w:cs="Times New Roman"/>
            <w:color w:val="000000" w:themeColor="text1"/>
            <w:sz w:val="22"/>
            <w:szCs w:val="22"/>
          </w:rPr>
          <w:delText xml:space="preserve">Independent </w:delText>
        </w:r>
        <w:r w:rsidR="00344FE8">
          <w:rPr>
            <w:rFonts w:cs="Times New Roman"/>
            <w:color w:val="000000" w:themeColor="text1"/>
            <w:sz w:val="22"/>
            <w:szCs w:val="22"/>
          </w:rPr>
          <w:delText>s</w:delText>
        </w:r>
        <w:r w:rsidRPr="00311396">
          <w:rPr>
            <w:rFonts w:cs="Times New Roman"/>
            <w:color w:val="000000" w:themeColor="text1"/>
            <w:sz w:val="22"/>
            <w:szCs w:val="22"/>
          </w:rPr>
          <w:delText>tudy</w:delText>
        </w:r>
        <w:r w:rsidRPr="00311396">
          <w:rPr>
            <w:sz w:val="22"/>
            <w:szCs w:val="22"/>
          </w:rPr>
          <w:delText>, 23, 24, 49, 50, 53, 54, 55, 56, 61, 64, 72, 80, 83, 86, 88, 89, 93, 95, 111, 116, 122, 127, 131, 140, 141, 142, 143, 145, 146, 151, 155, 161, 165, 169, 173, 177, 180, 182, 185, 187, 188, 189, 190, 193, 194, 201</w:delText>
        </w:r>
      </w:del>
    </w:p>
    <w:p w14:paraId="3AF624ED" w14:textId="77777777" w:rsidR="00890698" w:rsidRPr="00311396" w:rsidRDefault="00311396">
      <w:pPr>
        <w:pStyle w:val="Index1"/>
        <w:rPr>
          <w:del w:id="17750" w:author="Summer 2023 updates" w:date="2024-07-31T13:42:00Z"/>
          <w:sz w:val="22"/>
          <w:szCs w:val="22"/>
        </w:rPr>
      </w:pPr>
      <w:del w:id="17751" w:author="Summer 2023 updates" w:date="2024-07-31T13:42:00Z">
        <w:r w:rsidRPr="00311396">
          <w:rPr>
            <w:rFonts w:cs="Times New Roman"/>
            <w:sz w:val="22"/>
            <w:szCs w:val="22"/>
          </w:rPr>
          <w:delText xml:space="preserve">Information </w:delText>
        </w:r>
        <w:r w:rsidR="00344FE8">
          <w:rPr>
            <w:rFonts w:cs="Times New Roman"/>
            <w:sz w:val="22"/>
            <w:szCs w:val="22"/>
          </w:rPr>
          <w:delText>T</w:delText>
        </w:r>
        <w:r w:rsidRPr="00311396">
          <w:rPr>
            <w:rFonts w:cs="Times New Roman"/>
            <w:sz w:val="22"/>
            <w:szCs w:val="22"/>
          </w:rPr>
          <w:delText>echnology</w:delText>
        </w:r>
        <w:r w:rsidRPr="00311396">
          <w:rPr>
            <w:sz w:val="22"/>
            <w:szCs w:val="22"/>
          </w:rPr>
          <w:delText>, 35</w:delText>
        </w:r>
      </w:del>
    </w:p>
    <w:p w14:paraId="0FF3741D" w14:textId="77777777" w:rsidR="00890698" w:rsidRPr="00311396" w:rsidRDefault="00311396">
      <w:pPr>
        <w:pStyle w:val="Index1"/>
        <w:rPr>
          <w:del w:id="17752" w:author="Summer 2023 updates" w:date="2024-07-31T13:42:00Z"/>
          <w:sz w:val="22"/>
          <w:szCs w:val="22"/>
        </w:rPr>
      </w:pPr>
      <w:del w:id="17753" w:author="Summer 2023 updates" w:date="2024-07-31T13:42:00Z">
        <w:r w:rsidRPr="00311396">
          <w:rPr>
            <w:rFonts w:cs="Times New Roman"/>
            <w:color w:val="000000" w:themeColor="text1"/>
            <w:sz w:val="22"/>
            <w:szCs w:val="22"/>
          </w:rPr>
          <w:delText>Instrumental</w:delText>
        </w:r>
        <w:r w:rsidRPr="00311396">
          <w:rPr>
            <w:sz w:val="22"/>
            <w:szCs w:val="22"/>
          </w:rPr>
          <w:delText>, 15, 103, 145, 146, 151, 154</w:delText>
        </w:r>
      </w:del>
    </w:p>
    <w:p w14:paraId="09BA321D" w14:textId="77777777" w:rsidR="00890698" w:rsidRPr="00311396" w:rsidRDefault="00311396">
      <w:pPr>
        <w:pStyle w:val="Index1"/>
        <w:rPr>
          <w:del w:id="17754" w:author="Summer 2023 updates" w:date="2024-07-31T13:42:00Z"/>
          <w:sz w:val="22"/>
          <w:szCs w:val="22"/>
        </w:rPr>
      </w:pPr>
      <w:del w:id="17755" w:author="Summer 2023 updates" w:date="2024-07-31T13:42:00Z">
        <w:r w:rsidRPr="00311396">
          <w:rPr>
            <w:rFonts w:cs="Times New Roman"/>
            <w:color w:val="000000" w:themeColor="text1"/>
            <w:sz w:val="22"/>
            <w:szCs w:val="22"/>
          </w:rPr>
          <w:delText xml:space="preserve">Interdisciplinary </w:delText>
        </w:r>
        <w:r w:rsidR="00344FE8">
          <w:rPr>
            <w:rFonts w:cs="Times New Roman"/>
            <w:color w:val="000000" w:themeColor="text1"/>
            <w:sz w:val="22"/>
            <w:szCs w:val="22"/>
          </w:rPr>
          <w:delText>S</w:delText>
        </w:r>
        <w:r w:rsidRPr="00311396">
          <w:rPr>
            <w:rFonts w:cs="Times New Roman"/>
            <w:color w:val="000000" w:themeColor="text1"/>
            <w:sz w:val="22"/>
            <w:szCs w:val="22"/>
          </w:rPr>
          <w:delText>tudies</w:delText>
        </w:r>
        <w:r w:rsidRPr="00311396">
          <w:rPr>
            <w:sz w:val="22"/>
            <w:szCs w:val="22"/>
          </w:rPr>
          <w:delText>, 15, 131</w:delText>
        </w:r>
      </w:del>
    </w:p>
    <w:p w14:paraId="47213124" w14:textId="77777777" w:rsidR="00890698" w:rsidRPr="00311396" w:rsidRDefault="00311396">
      <w:pPr>
        <w:pStyle w:val="Index1"/>
        <w:rPr>
          <w:del w:id="17756" w:author="Summer 2023 updates" w:date="2024-07-31T13:42:00Z"/>
          <w:sz w:val="22"/>
          <w:szCs w:val="22"/>
        </w:rPr>
      </w:pPr>
      <w:del w:id="17757" w:author="Summer 2023 updates" w:date="2024-07-31T13:42:00Z">
        <w:r w:rsidRPr="00311396">
          <w:rPr>
            <w:rFonts w:cs="Times New Roman"/>
            <w:color w:val="000000" w:themeColor="text1"/>
            <w:sz w:val="22"/>
            <w:szCs w:val="22"/>
          </w:rPr>
          <w:delText>International</w:delText>
        </w:r>
        <w:r w:rsidRPr="00311396">
          <w:rPr>
            <w:sz w:val="22"/>
            <w:szCs w:val="22"/>
          </w:rPr>
          <w:delText>, 15</w:delText>
        </w:r>
      </w:del>
    </w:p>
    <w:p w14:paraId="5F670B2B" w14:textId="77777777" w:rsidR="00890698" w:rsidRPr="00311396" w:rsidRDefault="00311396">
      <w:pPr>
        <w:pStyle w:val="Index1"/>
        <w:rPr>
          <w:del w:id="17758" w:author="Summer 2023 updates" w:date="2024-07-31T13:42:00Z"/>
          <w:sz w:val="22"/>
          <w:szCs w:val="22"/>
        </w:rPr>
      </w:pPr>
      <w:del w:id="17759" w:author="Summer 2023 updates" w:date="2024-07-31T13:42:00Z">
        <w:r w:rsidRPr="00311396">
          <w:rPr>
            <w:rFonts w:cs="Times New Roman"/>
            <w:color w:val="000000" w:themeColor="text1"/>
            <w:sz w:val="22"/>
            <w:szCs w:val="22"/>
          </w:rPr>
          <w:delText xml:space="preserve">International </w:delText>
        </w:r>
        <w:r w:rsidR="00344FE8">
          <w:rPr>
            <w:rFonts w:cs="Times New Roman"/>
            <w:color w:val="000000" w:themeColor="text1"/>
            <w:sz w:val="22"/>
            <w:szCs w:val="22"/>
          </w:rPr>
          <w:delText>B</w:delText>
        </w:r>
        <w:r w:rsidRPr="00311396">
          <w:rPr>
            <w:rFonts w:cs="Times New Roman"/>
            <w:color w:val="000000" w:themeColor="text1"/>
            <w:sz w:val="22"/>
            <w:szCs w:val="22"/>
          </w:rPr>
          <w:delText>accalaureate</w:delText>
        </w:r>
        <w:r w:rsidRPr="00311396">
          <w:rPr>
            <w:sz w:val="22"/>
            <w:szCs w:val="22"/>
          </w:rPr>
          <w:delText>, 13, 14, 18, 47</w:delText>
        </w:r>
      </w:del>
    </w:p>
    <w:p w14:paraId="0F244957" w14:textId="77777777" w:rsidR="00890698" w:rsidRPr="00311396" w:rsidRDefault="00311396">
      <w:pPr>
        <w:pStyle w:val="Index1"/>
        <w:rPr>
          <w:del w:id="17760" w:author="Summer 2023 updates" w:date="2024-07-31T13:42:00Z"/>
          <w:sz w:val="22"/>
          <w:szCs w:val="22"/>
        </w:rPr>
      </w:pPr>
      <w:del w:id="17761" w:author="Summer 2023 updates" w:date="2024-07-31T13:42:00Z">
        <w:r w:rsidRPr="00311396">
          <w:rPr>
            <w:rFonts w:cs="Times New Roman"/>
            <w:color w:val="000000" w:themeColor="text1"/>
            <w:sz w:val="22"/>
            <w:szCs w:val="22"/>
          </w:rPr>
          <w:delText xml:space="preserve">International </w:delText>
        </w:r>
        <w:r w:rsidR="00344FE8">
          <w:rPr>
            <w:rFonts w:cs="Times New Roman"/>
            <w:color w:val="000000" w:themeColor="text1"/>
            <w:sz w:val="22"/>
            <w:szCs w:val="22"/>
          </w:rPr>
          <w:delText>B</w:delText>
        </w:r>
        <w:r w:rsidRPr="00311396">
          <w:rPr>
            <w:rFonts w:cs="Times New Roman"/>
            <w:color w:val="000000" w:themeColor="text1"/>
            <w:sz w:val="22"/>
            <w:szCs w:val="22"/>
          </w:rPr>
          <w:delText>usiness</w:delText>
        </w:r>
        <w:r w:rsidRPr="00311396">
          <w:rPr>
            <w:sz w:val="22"/>
            <w:szCs w:val="22"/>
          </w:rPr>
          <w:delText>, 15, 19, 73, 74, 80, 132</w:delText>
        </w:r>
      </w:del>
    </w:p>
    <w:p w14:paraId="1EEF5A5C" w14:textId="7E1E447A" w:rsidR="00A364BA" w:rsidRPr="00A364BA" w:rsidRDefault="00311396">
      <w:pPr>
        <w:pStyle w:val="Index1"/>
        <w:rPr>
          <w:rPrChange w:id="17762" w:author="Summer 2023 updates" w:date="2024-07-31T13:42:00Z">
            <w:rPr>
              <w:sz w:val="22"/>
            </w:rPr>
          </w:rPrChange>
        </w:rPr>
        <w:pPrChange w:id="17763" w:author="Summer 2023 updates" w:date="2024-07-31T13:42:00Z">
          <w:pPr>
            <w:pStyle w:val="Index1"/>
            <w:tabs>
              <w:tab w:val="right" w:leader="dot" w:pos="4670"/>
            </w:tabs>
          </w:pPr>
        </w:pPrChange>
      </w:pPr>
      <w:del w:id="17764" w:author="Summer 2023 updates" w:date="2024-07-31T13:42:00Z">
        <w:r w:rsidRPr="00311396">
          <w:rPr>
            <w:color w:val="000000" w:themeColor="text1"/>
            <w:sz w:val="22"/>
            <w:szCs w:val="22"/>
          </w:rPr>
          <w:delText xml:space="preserve">International </w:delText>
        </w:r>
        <w:r w:rsidR="00344FE8">
          <w:rPr>
            <w:color w:val="000000" w:themeColor="text1"/>
            <w:sz w:val="22"/>
            <w:szCs w:val="22"/>
          </w:rPr>
          <w:delText>E</w:delText>
        </w:r>
        <w:r w:rsidRPr="00311396">
          <w:rPr>
            <w:color w:val="000000" w:themeColor="text1"/>
            <w:sz w:val="22"/>
            <w:szCs w:val="22"/>
          </w:rPr>
          <w:delText>conomics</w:delText>
        </w:r>
        <w:r w:rsidRPr="00311396">
          <w:rPr>
            <w:sz w:val="22"/>
            <w:szCs w:val="22"/>
          </w:rPr>
          <w:delText xml:space="preserve">, 7, 33, 73, </w:delText>
        </w:r>
      </w:del>
      <w:r w:rsidR="00A364BA" w:rsidRPr="00A364BA">
        <w:rPr>
          <w:rPrChange w:id="17765" w:author="Summer 2023 updates" w:date="2024-07-31T13:42:00Z">
            <w:rPr>
              <w:sz w:val="22"/>
            </w:rPr>
          </w:rPrChange>
        </w:rPr>
        <w:t>82, 83, 84, 132, 133</w:t>
      </w:r>
      <w:ins w:id="17766" w:author="Summer 2023 updates" w:date="2024-07-31T13:42:00Z">
        <w:r w:rsidR="00A364BA" w:rsidRPr="00A364BA">
          <w:t>, 252</w:t>
        </w:r>
      </w:ins>
    </w:p>
    <w:p w14:paraId="6A35ED29" w14:textId="77777777" w:rsidR="00890698" w:rsidRPr="00311396" w:rsidRDefault="00311396">
      <w:pPr>
        <w:pStyle w:val="Index1"/>
        <w:rPr>
          <w:del w:id="17767" w:author="Summer 2023 updates" w:date="2024-07-31T13:42:00Z"/>
          <w:sz w:val="22"/>
          <w:szCs w:val="22"/>
        </w:rPr>
      </w:pPr>
      <w:del w:id="17768" w:author="Summer 2023 updates" w:date="2024-07-31T13:42:00Z">
        <w:r w:rsidRPr="00311396">
          <w:rPr>
            <w:color w:val="000000" w:themeColor="text1"/>
            <w:sz w:val="22"/>
            <w:szCs w:val="22"/>
          </w:rPr>
          <w:delText xml:space="preserve">International </w:delText>
        </w:r>
        <w:r w:rsidR="00344FE8">
          <w:rPr>
            <w:color w:val="000000" w:themeColor="text1"/>
            <w:sz w:val="22"/>
            <w:szCs w:val="22"/>
          </w:rPr>
          <w:delText>S</w:delText>
        </w:r>
        <w:r w:rsidRPr="00311396">
          <w:rPr>
            <w:color w:val="000000" w:themeColor="text1"/>
            <w:sz w:val="22"/>
            <w:szCs w:val="22"/>
          </w:rPr>
          <w:delText>tudies</w:delText>
        </w:r>
        <w:r w:rsidRPr="00311396">
          <w:rPr>
            <w:sz w:val="22"/>
            <w:szCs w:val="22"/>
          </w:rPr>
          <w:delText>, 15, 19, 133, 134, 135</w:delText>
        </w:r>
      </w:del>
    </w:p>
    <w:p w14:paraId="31D82D04" w14:textId="77777777" w:rsidR="00890698" w:rsidRPr="00311396" w:rsidRDefault="00344FE8">
      <w:pPr>
        <w:pStyle w:val="Index1"/>
        <w:rPr>
          <w:del w:id="17769" w:author="Summer 2023 updates" w:date="2024-07-31T13:42:00Z"/>
          <w:sz w:val="22"/>
          <w:szCs w:val="22"/>
        </w:rPr>
      </w:pPr>
      <w:del w:id="17770" w:author="Summer 2023 updates" w:date="2024-07-31T13:42:00Z">
        <w:r>
          <w:rPr>
            <w:rFonts w:cs="Times New Roman"/>
            <w:color w:val="000000" w:themeColor="text1"/>
            <w:sz w:val="22"/>
            <w:szCs w:val="22"/>
          </w:rPr>
          <w:delText>Internships,</w:delText>
        </w:r>
        <w:r w:rsidR="00311396" w:rsidRPr="00311396">
          <w:rPr>
            <w:sz w:val="22"/>
            <w:szCs w:val="22"/>
          </w:rPr>
          <w:delText xml:space="preserve"> 8, 13, 22, 23, 40, 49, 52, 75</w:delText>
        </w:r>
      </w:del>
    </w:p>
    <w:p w14:paraId="4D43B43D" w14:textId="77777777" w:rsidR="00890698" w:rsidRPr="00311396" w:rsidRDefault="00311396">
      <w:pPr>
        <w:pStyle w:val="Index1"/>
        <w:rPr>
          <w:del w:id="17771" w:author="Summer 2023 updates" w:date="2024-07-31T13:42:00Z"/>
          <w:sz w:val="22"/>
          <w:szCs w:val="22"/>
        </w:rPr>
      </w:pPr>
      <w:del w:id="17772" w:author="Summer 2023 updates" w:date="2024-07-31T13:42:00Z">
        <w:r w:rsidRPr="00311396">
          <w:rPr>
            <w:color w:val="000000" w:themeColor="text1"/>
            <w:sz w:val="22"/>
            <w:szCs w:val="22"/>
          </w:rPr>
          <w:delText>Japanese</w:delText>
        </w:r>
        <w:r w:rsidRPr="00311396">
          <w:rPr>
            <w:sz w:val="22"/>
            <w:szCs w:val="22"/>
          </w:rPr>
          <w:delText>, 30, 32, 65, 136</w:delText>
        </w:r>
      </w:del>
    </w:p>
    <w:p w14:paraId="5F6A4467" w14:textId="3966746F" w:rsidR="00A364BA" w:rsidRPr="00A364BA" w:rsidRDefault="00311396">
      <w:pPr>
        <w:pStyle w:val="Index1"/>
        <w:rPr>
          <w:ins w:id="17773" w:author="Summer 2023 updates" w:date="2024-07-31T13:42:00Z"/>
        </w:rPr>
      </w:pPr>
      <w:del w:id="17774" w:author="Summer 2023 updates" w:date="2024-07-31T13:42:00Z">
        <w:r w:rsidRPr="00311396">
          <w:rPr>
            <w:color w:val="000000" w:themeColor="text1"/>
            <w:sz w:val="22"/>
            <w:szCs w:val="22"/>
          </w:rPr>
          <w:delText>Jazz</w:delText>
        </w:r>
        <w:r w:rsidRPr="00311396">
          <w:rPr>
            <w:sz w:val="22"/>
            <w:szCs w:val="22"/>
          </w:rPr>
          <w:delText>, 20</w:delText>
        </w:r>
      </w:del>
      <w:ins w:id="17775" w:author="Summer 2023 updates" w:date="2024-07-31T13:42:00Z">
        <w:r w:rsidR="00A364BA" w:rsidRPr="00A364BA">
          <w:t>Withdrawal, 60, 234, 235, 236, 237, 243</w:t>
        </w:r>
      </w:ins>
    </w:p>
    <w:p w14:paraId="2A8D8BDC" w14:textId="77777777" w:rsidR="00890698" w:rsidRPr="00311396" w:rsidRDefault="00A364BA">
      <w:pPr>
        <w:pStyle w:val="Index1"/>
        <w:rPr>
          <w:del w:id="17776" w:author="Summer 2023 updates" w:date="2024-07-31T13:42:00Z"/>
          <w:sz w:val="22"/>
          <w:szCs w:val="22"/>
        </w:rPr>
      </w:pPr>
      <w:ins w:id="17777" w:author="Summer 2023 updates" w:date="2024-07-31T13:42:00Z">
        <w:r w:rsidRPr="00A364BA">
          <w:rPr>
            <w:rFonts w:cs="Times New Roman"/>
            <w:color w:val="000000" w:themeColor="text1"/>
          </w:rPr>
          <w:t>Workshop</w:t>
        </w:r>
      </w:ins>
      <w:r w:rsidRPr="00A364BA">
        <w:rPr>
          <w:rPrChange w:id="17778" w:author="Summer 2023 updates" w:date="2024-07-31T13:42:00Z">
            <w:rPr>
              <w:sz w:val="22"/>
            </w:rPr>
          </w:rPrChange>
        </w:rPr>
        <w:t xml:space="preserve">, 38, </w:t>
      </w:r>
      <w:del w:id="17779" w:author="Summer 2023 updates" w:date="2024-07-31T13:42:00Z">
        <w:r w:rsidR="00311396" w:rsidRPr="00311396">
          <w:rPr>
            <w:sz w:val="22"/>
            <w:szCs w:val="22"/>
          </w:rPr>
          <w:delText>53, 99, 100, 101, 145, 146, 147, 148, 150, 151, 152, 155</w:delText>
        </w:r>
      </w:del>
    </w:p>
    <w:p w14:paraId="133B3FFB" w14:textId="77777777" w:rsidR="00890698" w:rsidRPr="00311396" w:rsidRDefault="00311396">
      <w:pPr>
        <w:pStyle w:val="Index1"/>
        <w:rPr>
          <w:del w:id="17780" w:author="Summer 2023 updates" w:date="2024-07-31T13:42:00Z"/>
          <w:sz w:val="22"/>
          <w:szCs w:val="22"/>
        </w:rPr>
      </w:pPr>
      <w:del w:id="17781" w:author="Summer 2023 updates" w:date="2024-07-31T13:42:00Z">
        <w:r w:rsidRPr="00311396">
          <w:rPr>
            <w:rFonts w:cs="Times New Roman"/>
            <w:color w:val="000000" w:themeColor="text1"/>
            <w:sz w:val="22"/>
            <w:szCs w:val="22"/>
          </w:rPr>
          <w:delText>Keyboard</w:delText>
        </w:r>
        <w:r w:rsidRPr="00311396">
          <w:rPr>
            <w:sz w:val="22"/>
            <w:szCs w:val="22"/>
          </w:rPr>
          <w:delText>, 15, 145, 150</w:delText>
        </w:r>
      </w:del>
    </w:p>
    <w:p w14:paraId="6312377B" w14:textId="77777777" w:rsidR="00890698" w:rsidRPr="00311396" w:rsidRDefault="00311396">
      <w:pPr>
        <w:pStyle w:val="Index1"/>
        <w:rPr>
          <w:del w:id="17782" w:author="Summer 2023 updates" w:date="2024-07-31T13:42:00Z"/>
          <w:sz w:val="22"/>
          <w:szCs w:val="22"/>
        </w:rPr>
      </w:pPr>
      <w:del w:id="17783" w:author="Summer 2023 updates" w:date="2024-07-31T13:42:00Z">
        <w:r w:rsidRPr="00311396">
          <w:rPr>
            <w:rFonts w:cs="Times New Roman"/>
            <w:color w:val="000000" w:themeColor="text1"/>
            <w:sz w:val="22"/>
            <w:szCs w:val="22"/>
          </w:rPr>
          <w:delText>Kinesiology</w:delText>
        </w:r>
        <w:r w:rsidRPr="00311396">
          <w:rPr>
            <w:sz w:val="22"/>
            <w:szCs w:val="22"/>
          </w:rPr>
          <w:delText>, 15, 66, 105, 136, 137, 140, 166, 223, 228</w:delText>
        </w:r>
      </w:del>
    </w:p>
    <w:p w14:paraId="4CE74578" w14:textId="77777777" w:rsidR="00890698" w:rsidRPr="00311396" w:rsidRDefault="00311396">
      <w:pPr>
        <w:pStyle w:val="Index1"/>
        <w:rPr>
          <w:del w:id="17784" w:author="Summer 2023 updates" w:date="2024-07-31T13:42:00Z"/>
          <w:sz w:val="22"/>
          <w:szCs w:val="22"/>
        </w:rPr>
      </w:pPr>
      <w:del w:id="17785" w:author="Summer 2023 updates" w:date="2024-07-31T13:42:00Z">
        <w:r w:rsidRPr="00311396">
          <w:rPr>
            <w:rFonts w:cs="Times New Roman"/>
            <w:color w:val="000000" w:themeColor="text1"/>
            <w:sz w:val="22"/>
            <w:szCs w:val="22"/>
          </w:rPr>
          <w:delText>Late payments</w:delText>
        </w:r>
        <w:r w:rsidRPr="00311396">
          <w:rPr>
            <w:sz w:val="22"/>
            <w:szCs w:val="22"/>
          </w:rPr>
          <w:delText>, 213</w:delText>
        </w:r>
      </w:del>
    </w:p>
    <w:p w14:paraId="5F60F9FD" w14:textId="77777777" w:rsidR="00890698" w:rsidRPr="00311396" w:rsidRDefault="00311396">
      <w:pPr>
        <w:pStyle w:val="Index1"/>
        <w:rPr>
          <w:del w:id="17786" w:author="Summer 2023 updates" w:date="2024-07-31T13:42:00Z"/>
          <w:sz w:val="22"/>
          <w:szCs w:val="22"/>
        </w:rPr>
      </w:pPr>
      <w:del w:id="17787" w:author="Summer 2023 updates" w:date="2024-07-31T13:42:00Z">
        <w:r w:rsidRPr="00311396">
          <w:rPr>
            <w:color w:val="000000" w:themeColor="text1"/>
            <w:sz w:val="22"/>
            <w:szCs w:val="22"/>
          </w:rPr>
          <w:delText>Latin</w:delText>
        </w:r>
        <w:r w:rsidRPr="00311396">
          <w:rPr>
            <w:sz w:val="22"/>
            <w:szCs w:val="22"/>
          </w:rPr>
          <w:delText>, 13, 19, 21, 26, 48, 90, 124, 127, 128, 133, 134, 140, 141, 170, 171, 192, 194</w:delText>
        </w:r>
      </w:del>
    </w:p>
    <w:p w14:paraId="2663403E" w14:textId="77777777" w:rsidR="00890698" w:rsidRPr="00311396" w:rsidRDefault="00311396">
      <w:pPr>
        <w:pStyle w:val="Index1"/>
        <w:rPr>
          <w:del w:id="17788" w:author="Summer 2023 updates" w:date="2024-07-31T13:42:00Z"/>
          <w:sz w:val="22"/>
          <w:szCs w:val="22"/>
        </w:rPr>
      </w:pPr>
      <w:del w:id="17789" w:author="Summer 2023 updates" w:date="2024-07-31T13:42:00Z">
        <w:r w:rsidRPr="00311396">
          <w:rPr>
            <w:color w:val="000000" w:themeColor="text1"/>
            <w:sz w:val="22"/>
            <w:szCs w:val="22"/>
          </w:rPr>
          <w:delText>Leave of absence</w:delText>
        </w:r>
        <w:r w:rsidRPr="00311396">
          <w:rPr>
            <w:sz w:val="22"/>
            <w:szCs w:val="22"/>
          </w:rPr>
          <w:delText>, 45</w:delText>
        </w:r>
      </w:del>
    </w:p>
    <w:p w14:paraId="48A4627D" w14:textId="77777777" w:rsidR="00890698" w:rsidRPr="00311396" w:rsidRDefault="00311396">
      <w:pPr>
        <w:pStyle w:val="Index1"/>
        <w:rPr>
          <w:del w:id="17790" w:author="Summer 2023 updates" w:date="2024-07-31T13:42:00Z"/>
          <w:sz w:val="22"/>
          <w:szCs w:val="22"/>
        </w:rPr>
      </w:pPr>
      <w:del w:id="17791" w:author="Summer 2023 updates" w:date="2024-07-31T13:42:00Z">
        <w:r w:rsidRPr="00311396">
          <w:rPr>
            <w:color w:val="000000" w:themeColor="text1"/>
            <w:sz w:val="22"/>
            <w:szCs w:val="22"/>
          </w:rPr>
          <w:delText xml:space="preserve">Liberal </w:delText>
        </w:r>
        <w:r w:rsidR="00344FE8">
          <w:rPr>
            <w:color w:val="000000" w:themeColor="text1"/>
            <w:sz w:val="22"/>
            <w:szCs w:val="22"/>
          </w:rPr>
          <w:delText>A</w:delText>
        </w:r>
        <w:r w:rsidRPr="00311396">
          <w:rPr>
            <w:color w:val="000000" w:themeColor="text1"/>
            <w:sz w:val="22"/>
            <w:szCs w:val="22"/>
          </w:rPr>
          <w:delText>rts</w:delText>
        </w:r>
        <w:r w:rsidRPr="00311396">
          <w:rPr>
            <w:sz w:val="22"/>
            <w:szCs w:val="22"/>
          </w:rPr>
          <w:delText>, 14, 18, 47</w:delText>
        </w:r>
      </w:del>
    </w:p>
    <w:p w14:paraId="656338B0" w14:textId="77777777" w:rsidR="00890698" w:rsidRPr="00311396" w:rsidRDefault="00311396">
      <w:pPr>
        <w:pStyle w:val="Index1"/>
        <w:rPr>
          <w:del w:id="17792" w:author="Summer 2023 updates" w:date="2024-07-31T13:42:00Z"/>
          <w:sz w:val="22"/>
          <w:szCs w:val="22"/>
        </w:rPr>
      </w:pPr>
      <w:del w:id="17793" w:author="Summer 2023 updates" w:date="2024-07-31T13:42:00Z">
        <w:r w:rsidRPr="00311396">
          <w:rPr>
            <w:rFonts w:cs="Times New Roman"/>
            <w:color w:val="000000" w:themeColor="text1"/>
            <w:sz w:val="22"/>
            <w:szCs w:val="22"/>
          </w:rPr>
          <w:delText>Libraries</w:delText>
        </w:r>
        <w:r w:rsidRPr="00311396">
          <w:rPr>
            <w:sz w:val="22"/>
            <w:szCs w:val="22"/>
          </w:rPr>
          <w:delText>, 34</w:delText>
        </w:r>
      </w:del>
    </w:p>
    <w:p w14:paraId="0ACEFA1D" w14:textId="71FF0458" w:rsidR="00A364BA" w:rsidRPr="00A364BA" w:rsidRDefault="00311396">
      <w:pPr>
        <w:pStyle w:val="Index1"/>
        <w:rPr>
          <w:ins w:id="17794" w:author="Summer 2023 updates" w:date="2024-07-31T13:42:00Z"/>
        </w:rPr>
      </w:pPr>
      <w:del w:id="17795" w:author="Summer 2023 updates" w:date="2024-07-31T13:42:00Z">
        <w:r w:rsidRPr="00311396">
          <w:rPr>
            <w:rFonts w:cs="Times New Roman"/>
            <w:color w:val="000000" w:themeColor="text1"/>
            <w:sz w:val="22"/>
            <w:szCs w:val="22"/>
          </w:rPr>
          <w:delText>Literature</w:delText>
        </w:r>
        <w:r w:rsidRPr="00311396">
          <w:rPr>
            <w:sz w:val="22"/>
            <w:szCs w:val="22"/>
          </w:rPr>
          <w:delText>, 15, 19, 20, 21, 51, 53, 54, 55, 102, 109</w:delText>
        </w:r>
      </w:del>
      <w:ins w:id="17796" w:author="Summer 2023 updates" w:date="2024-07-31T13:42:00Z">
        <w:r w:rsidR="00A364BA" w:rsidRPr="00A364BA">
          <w:t>75, 106, 107</w:t>
        </w:r>
      </w:ins>
      <w:r w:rsidR="00A364BA" w:rsidRPr="00A364BA">
        <w:rPr>
          <w:rPrChange w:id="17797" w:author="Summer 2023 updates" w:date="2024-07-31T13:42:00Z">
            <w:rPr>
              <w:sz w:val="22"/>
            </w:rPr>
          </w:rPrChange>
        </w:rPr>
        <w:t xml:space="preserve">, 111, 112, 113, </w:t>
      </w:r>
      <w:del w:id="17798" w:author="Summer 2023 updates" w:date="2024-07-31T13:42:00Z">
        <w:r w:rsidRPr="00311396">
          <w:rPr>
            <w:sz w:val="22"/>
            <w:szCs w:val="22"/>
          </w:rPr>
          <w:delText>114, 115, 121, 122, 123, 135, 141, 145, 146, 147, 150, 151, 153, 154, 155, 156, 181</w:delText>
        </w:r>
      </w:del>
      <w:ins w:id="17799" w:author="Summer 2023 updates" w:date="2024-07-31T13:42:00Z">
        <w:r w:rsidR="00A364BA" w:rsidRPr="00A364BA">
          <w:t>134, 135, 138, 169, 171, 175, 199, 203, 204, 205, 221, 222, 223, 224</w:t>
        </w:r>
      </w:ins>
    </w:p>
    <w:p w14:paraId="5F56A166" w14:textId="77777777" w:rsidR="00890698" w:rsidRPr="00311396" w:rsidRDefault="00A364BA">
      <w:pPr>
        <w:pStyle w:val="Index1"/>
        <w:rPr>
          <w:del w:id="17800" w:author="Summer 2023 updates" w:date="2024-07-31T13:42:00Z"/>
          <w:sz w:val="22"/>
          <w:szCs w:val="22"/>
        </w:rPr>
      </w:pPr>
      <w:ins w:id="17801" w:author="Summer 2023 updates" w:date="2024-07-31T13:42:00Z">
        <w:r w:rsidRPr="00A364BA">
          <w:rPr>
            <w:rFonts w:eastAsia="Times New Roman" w:cs="Times New Roman"/>
            <w:color w:val="000000"/>
          </w:rPr>
          <w:t>Writing</w:t>
        </w:r>
        <w:r w:rsidRPr="00A364BA">
          <w:t>, 12, 19, 20, 37, 48, 50, 56, 69, 106, 107, 112, 114, 127, 129, 130, 133, 134, 135</w:t>
        </w:r>
      </w:ins>
      <w:r w:rsidRPr="00A364BA">
        <w:rPr>
          <w:rPrChange w:id="17802" w:author="Summer 2023 updates" w:date="2024-07-31T13:42:00Z">
            <w:rPr>
              <w:sz w:val="22"/>
            </w:rPr>
          </w:rPrChange>
        </w:rPr>
        <w:t xml:space="preserve">, 186, </w:t>
      </w:r>
      <w:del w:id="17803" w:author="Summer 2023 updates" w:date="2024-07-31T13:42:00Z">
        <w:r w:rsidR="00311396" w:rsidRPr="00311396">
          <w:rPr>
            <w:sz w:val="22"/>
            <w:szCs w:val="22"/>
          </w:rPr>
          <w:delText>191, 192, 193, 194, 225</w:delText>
        </w:r>
      </w:del>
    </w:p>
    <w:p w14:paraId="197AA298" w14:textId="77777777" w:rsidR="00890698" w:rsidRPr="00311396" w:rsidRDefault="00311396">
      <w:pPr>
        <w:pStyle w:val="Index1"/>
        <w:rPr>
          <w:del w:id="17804" w:author="Summer 2023 updates" w:date="2024-07-31T13:42:00Z"/>
          <w:sz w:val="22"/>
          <w:szCs w:val="22"/>
        </w:rPr>
      </w:pPr>
      <w:del w:id="17805" w:author="Summer 2023 updates" w:date="2024-07-31T13:42:00Z">
        <w:r w:rsidRPr="00311396">
          <w:rPr>
            <w:rFonts w:cs="Times New Roman"/>
            <w:bCs/>
            <w:color w:val="000000" w:themeColor="text1"/>
            <w:sz w:val="22"/>
            <w:szCs w:val="22"/>
          </w:rPr>
          <w:delText xml:space="preserve">Managerial </w:delText>
        </w:r>
        <w:r w:rsidR="00344FE8">
          <w:rPr>
            <w:rFonts w:cs="Times New Roman"/>
            <w:bCs/>
            <w:color w:val="000000" w:themeColor="text1"/>
            <w:sz w:val="22"/>
            <w:szCs w:val="22"/>
          </w:rPr>
          <w:delText>A</w:delText>
        </w:r>
        <w:r w:rsidRPr="00311396">
          <w:rPr>
            <w:rFonts w:cs="Times New Roman"/>
            <w:bCs/>
            <w:color w:val="000000" w:themeColor="text1"/>
            <w:sz w:val="22"/>
            <w:szCs w:val="22"/>
          </w:rPr>
          <w:delText>ccounting</w:delText>
        </w:r>
        <w:r w:rsidRPr="00311396">
          <w:rPr>
            <w:sz w:val="22"/>
            <w:szCs w:val="22"/>
          </w:rPr>
          <w:delText>, 75, 76, 77</w:delText>
        </w:r>
      </w:del>
    </w:p>
    <w:p w14:paraId="10BC6136" w14:textId="77777777" w:rsidR="00890698" w:rsidRPr="00311396" w:rsidRDefault="00311396">
      <w:pPr>
        <w:pStyle w:val="Index1"/>
        <w:rPr>
          <w:del w:id="17806" w:author="Summer 2023 updates" w:date="2024-07-31T13:42:00Z"/>
          <w:sz w:val="22"/>
          <w:szCs w:val="22"/>
        </w:rPr>
      </w:pPr>
      <w:del w:id="17807" w:author="Summer 2023 updates" w:date="2024-07-31T13:42:00Z">
        <w:r w:rsidRPr="00311396">
          <w:rPr>
            <w:rFonts w:cs="Times New Roman"/>
            <w:color w:val="000000" w:themeColor="text1"/>
            <w:sz w:val="22"/>
            <w:szCs w:val="22"/>
          </w:rPr>
          <w:delText>Mathematics</w:delText>
        </w:r>
        <w:r w:rsidRPr="00311396">
          <w:rPr>
            <w:sz w:val="22"/>
            <w:szCs w:val="22"/>
          </w:rPr>
          <w:delText>, 15, 18, 22, 51, 94, 102, 103, 109, 110, 141, 142, 143, 144, 146, 196, 226, 227, 229, 230, 231</w:delText>
        </w:r>
      </w:del>
    </w:p>
    <w:p w14:paraId="1EF78A60" w14:textId="77777777" w:rsidR="00890698" w:rsidRPr="00311396" w:rsidRDefault="00311396">
      <w:pPr>
        <w:pStyle w:val="Index1"/>
        <w:rPr>
          <w:del w:id="17808" w:author="Summer 2023 updates" w:date="2024-07-31T13:42:00Z"/>
          <w:sz w:val="22"/>
          <w:szCs w:val="22"/>
        </w:rPr>
      </w:pPr>
      <w:del w:id="17809" w:author="Summer 2023 updates" w:date="2024-07-31T13:42:00Z">
        <w:r w:rsidRPr="00311396">
          <w:rPr>
            <w:rFonts w:cs="Times New Roman"/>
            <w:color w:val="000000" w:themeColor="text1"/>
            <w:sz w:val="22"/>
            <w:szCs w:val="22"/>
          </w:rPr>
          <w:delText xml:space="preserve">May </w:delText>
        </w:r>
        <w:r w:rsidR="00344FE8">
          <w:rPr>
            <w:rFonts w:cs="Times New Roman"/>
            <w:color w:val="000000" w:themeColor="text1"/>
            <w:sz w:val="22"/>
            <w:szCs w:val="22"/>
          </w:rPr>
          <w:delText>T</w:delText>
        </w:r>
        <w:r w:rsidRPr="00311396">
          <w:rPr>
            <w:rFonts w:cs="Times New Roman"/>
            <w:color w:val="000000" w:themeColor="text1"/>
            <w:sz w:val="22"/>
            <w:szCs w:val="22"/>
          </w:rPr>
          <w:delText>erm</w:delText>
        </w:r>
        <w:r w:rsidRPr="00311396">
          <w:rPr>
            <w:sz w:val="22"/>
            <w:szCs w:val="22"/>
          </w:rPr>
          <w:delText xml:space="preserve">, 11, 12, 19, 22, 41, 46, 49, 51, 56, 65, 68, 73, 84, 132, 133, 135, 152, 183, 192, </w:delText>
        </w:r>
      </w:del>
      <w:r w:rsidR="00A364BA" w:rsidRPr="00A364BA">
        <w:rPr>
          <w:rPrChange w:id="17810" w:author="Summer 2023 updates" w:date="2024-07-31T13:42:00Z">
            <w:rPr>
              <w:sz w:val="22"/>
            </w:rPr>
          </w:rPrChange>
        </w:rPr>
        <w:t xml:space="preserve">198, </w:t>
      </w:r>
      <w:del w:id="17811" w:author="Summer 2023 updates" w:date="2024-07-31T13:42:00Z">
        <w:r w:rsidRPr="00311396">
          <w:rPr>
            <w:sz w:val="22"/>
            <w:szCs w:val="22"/>
          </w:rPr>
          <w:delText>212, 214</w:delText>
        </w:r>
      </w:del>
    </w:p>
    <w:p w14:paraId="198444F1" w14:textId="77777777" w:rsidR="00890698" w:rsidRPr="00311396" w:rsidRDefault="00311396">
      <w:pPr>
        <w:pStyle w:val="Index1"/>
        <w:rPr>
          <w:del w:id="17812" w:author="Summer 2023 updates" w:date="2024-07-31T13:42:00Z"/>
          <w:sz w:val="22"/>
          <w:szCs w:val="22"/>
        </w:rPr>
      </w:pPr>
      <w:del w:id="17813" w:author="Summer 2023 updates" w:date="2024-07-31T13:42:00Z">
        <w:r w:rsidRPr="00311396">
          <w:rPr>
            <w:rFonts w:cs="Times New Roman"/>
            <w:color w:val="000000" w:themeColor="text1"/>
            <w:sz w:val="22"/>
            <w:szCs w:val="22"/>
          </w:rPr>
          <w:delText>Medical terminology</w:delText>
        </w:r>
        <w:r w:rsidRPr="00311396">
          <w:rPr>
            <w:sz w:val="22"/>
            <w:szCs w:val="22"/>
          </w:rPr>
          <w:delText>, 140</w:delText>
        </w:r>
      </w:del>
    </w:p>
    <w:p w14:paraId="279ABB2C" w14:textId="77777777" w:rsidR="00890698" w:rsidRPr="00311396" w:rsidRDefault="00311396">
      <w:pPr>
        <w:pStyle w:val="Index1"/>
        <w:rPr>
          <w:del w:id="17814" w:author="Summer 2023 updates" w:date="2024-07-31T13:42:00Z"/>
          <w:sz w:val="22"/>
          <w:szCs w:val="22"/>
        </w:rPr>
      </w:pPr>
      <w:del w:id="17815" w:author="Summer 2023 updates" w:date="2024-07-31T13:42:00Z">
        <w:r w:rsidRPr="00311396">
          <w:rPr>
            <w:color w:val="000000" w:themeColor="text1"/>
            <w:sz w:val="22"/>
            <w:szCs w:val="22"/>
          </w:rPr>
          <w:delText>Military</w:delText>
        </w:r>
        <w:r w:rsidRPr="00311396">
          <w:rPr>
            <w:sz w:val="22"/>
            <w:szCs w:val="22"/>
          </w:rPr>
          <w:delText>, 45</w:delText>
        </w:r>
      </w:del>
      <w:ins w:id="17816" w:author="Summer 2023 updates" w:date="2024-07-31T13:42:00Z">
        <w:r w:rsidR="00A364BA" w:rsidRPr="00A364BA">
          <w:t>199</w:t>
        </w:r>
      </w:ins>
      <w:r w:rsidR="00A364BA" w:rsidRPr="00A364BA">
        <w:rPr>
          <w:rPrChange w:id="17817" w:author="Summer 2023 updates" w:date="2024-07-31T13:42:00Z">
            <w:rPr>
              <w:sz w:val="22"/>
            </w:rPr>
          </w:rPrChange>
        </w:rPr>
        <w:t xml:space="preserve">, 203, </w:t>
      </w:r>
      <w:ins w:id="17818" w:author="Summer 2023 updates" w:date="2024-07-31T13:42:00Z">
        <w:r w:rsidR="00A364BA" w:rsidRPr="00A364BA">
          <w:t xml:space="preserve">204, </w:t>
        </w:r>
      </w:ins>
      <w:r w:rsidR="00A364BA" w:rsidRPr="00A364BA">
        <w:rPr>
          <w:rPrChange w:id="17819" w:author="Summer 2023 updates" w:date="2024-07-31T13:42:00Z">
            <w:rPr>
              <w:sz w:val="22"/>
            </w:rPr>
          </w:rPrChange>
        </w:rPr>
        <w:t xml:space="preserve">205, 206, 207, </w:t>
      </w:r>
      <w:del w:id="17820" w:author="Summer 2023 updates" w:date="2024-07-31T13:42:00Z">
        <w:r w:rsidRPr="00311396">
          <w:rPr>
            <w:sz w:val="22"/>
            <w:szCs w:val="22"/>
          </w:rPr>
          <w:delText>213, 217</w:delText>
        </w:r>
      </w:del>
    </w:p>
    <w:p w14:paraId="760B476C" w14:textId="77777777" w:rsidR="00890698" w:rsidRPr="00311396" w:rsidRDefault="00311396">
      <w:pPr>
        <w:pStyle w:val="Index1"/>
        <w:rPr>
          <w:del w:id="17821" w:author="Summer 2023 updates" w:date="2024-07-31T13:42:00Z"/>
          <w:sz w:val="22"/>
          <w:szCs w:val="22"/>
        </w:rPr>
      </w:pPr>
      <w:del w:id="17822" w:author="Summer 2023 updates" w:date="2024-07-31T13:42:00Z">
        <w:r w:rsidRPr="00311396">
          <w:rPr>
            <w:color w:val="000000" w:themeColor="text1"/>
            <w:sz w:val="22"/>
            <w:szCs w:val="22"/>
          </w:rPr>
          <w:delText xml:space="preserve">Military </w:delText>
        </w:r>
        <w:r w:rsidR="00344FE8">
          <w:rPr>
            <w:color w:val="000000" w:themeColor="text1"/>
            <w:sz w:val="22"/>
            <w:szCs w:val="22"/>
          </w:rPr>
          <w:delText>S</w:delText>
        </w:r>
        <w:r w:rsidRPr="00311396">
          <w:rPr>
            <w:color w:val="000000" w:themeColor="text1"/>
            <w:sz w:val="22"/>
            <w:szCs w:val="22"/>
          </w:rPr>
          <w:delText>cience</w:delText>
        </w:r>
        <w:r w:rsidRPr="00311396">
          <w:rPr>
            <w:sz w:val="22"/>
            <w:szCs w:val="22"/>
          </w:rPr>
          <w:delText>, 205, 206, 207</w:delText>
        </w:r>
      </w:del>
    </w:p>
    <w:p w14:paraId="29BFF32C" w14:textId="77777777" w:rsidR="00890698" w:rsidRPr="00311396" w:rsidRDefault="00311396">
      <w:pPr>
        <w:pStyle w:val="Index1"/>
        <w:rPr>
          <w:del w:id="17823" w:author="Summer 2023 updates" w:date="2024-07-31T13:42:00Z"/>
          <w:sz w:val="22"/>
          <w:szCs w:val="22"/>
        </w:rPr>
      </w:pPr>
      <w:del w:id="17824" w:author="Summer 2023 updates" w:date="2024-07-31T13:42:00Z">
        <w:r w:rsidRPr="00311396">
          <w:rPr>
            <w:color w:val="000000" w:themeColor="text1"/>
            <w:sz w:val="22"/>
            <w:szCs w:val="22"/>
          </w:rPr>
          <w:delText>Minor</w:delText>
        </w:r>
        <w:r w:rsidRPr="00311396">
          <w:rPr>
            <w:sz w:val="22"/>
            <w:szCs w:val="22"/>
          </w:rPr>
          <w:delText>, 14, 15, 17, 26, 27, 39, 40, 46, 47, 51, 55, 56, 57, 58, 60, 62, 82, 83, 84, 87, 88, 90, 91, 93, 96, 98, 103, 105, 112, 115, 117, 118, 120, 121, 122, 124, 131, 132, 133, 142, 144, 149, 170, 182, 184, 185, 188, 190, 191, 192, 194, 195, 196, 199, 220</w:delText>
        </w:r>
      </w:del>
    </w:p>
    <w:p w14:paraId="43E0990E" w14:textId="77777777" w:rsidR="00890698" w:rsidRPr="00311396" w:rsidRDefault="00311396">
      <w:pPr>
        <w:pStyle w:val="Index1"/>
        <w:rPr>
          <w:del w:id="17825" w:author="Summer 2023 updates" w:date="2024-07-31T13:42:00Z"/>
          <w:sz w:val="22"/>
          <w:szCs w:val="22"/>
        </w:rPr>
      </w:pPr>
      <w:del w:id="17826" w:author="Summer 2023 updates" w:date="2024-07-31T13:42:00Z">
        <w:r w:rsidRPr="00311396">
          <w:rPr>
            <w:rFonts w:cs="Times New Roman"/>
            <w:color w:val="000000" w:themeColor="text1"/>
            <w:sz w:val="22"/>
            <w:szCs w:val="22"/>
          </w:rPr>
          <w:delText>Minor</w:delText>
        </w:r>
        <w:r w:rsidRPr="00311396">
          <w:rPr>
            <w:sz w:val="22"/>
            <w:szCs w:val="22"/>
          </w:rPr>
          <w:delText>, 54, 55, 62, 65, 83, 87, 90, 91, 94, 96, 102, 112, 118, 120, 126, 133, 142, 149, 162, 170, 179, 183, 186, 188, 191, 196</w:delText>
        </w:r>
      </w:del>
    </w:p>
    <w:p w14:paraId="1A5C7F29" w14:textId="77777777" w:rsidR="00890698" w:rsidRPr="00311396" w:rsidRDefault="00311396">
      <w:pPr>
        <w:pStyle w:val="Index1"/>
        <w:rPr>
          <w:del w:id="17827" w:author="Summer 2023 updates" w:date="2024-07-31T13:42:00Z"/>
          <w:sz w:val="22"/>
          <w:szCs w:val="22"/>
        </w:rPr>
      </w:pPr>
      <w:del w:id="17828" w:author="Summer 2023 updates" w:date="2024-07-31T13:42:00Z">
        <w:r w:rsidRPr="00311396">
          <w:rPr>
            <w:sz w:val="22"/>
            <w:szCs w:val="22"/>
          </w:rPr>
          <w:delText xml:space="preserve">Mission </w:delText>
        </w:r>
        <w:r w:rsidR="00344FE8">
          <w:rPr>
            <w:sz w:val="22"/>
            <w:szCs w:val="22"/>
          </w:rPr>
          <w:delText>S</w:delText>
        </w:r>
        <w:r w:rsidRPr="00311396">
          <w:rPr>
            <w:sz w:val="22"/>
            <w:szCs w:val="22"/>
          </w:rPr>
          <w:delText>tatement, 6</w:delText>
        </w:r>
      </w:del>
    </w:p>
    <w:p w14:paraId="69870FE6" w14:textId="77777777" w:rsidR="00890698" w:rsidRPr="00311396" w:rsidRDefault="00311396">
      <w:pPr>
        <w:pStyle w:val="Index1"/>
        <w:rPr>
          <w:del w:id="17829" w:author="Summer 2023 updates" w:date="2024-07-31T13:42:00Z"/>
          <w:sz w:val="22"/>
          <w:szCs w:val="22"/>
        </w:rPr>
      </w:pPr>
      <w:del w:id="17830" w:author="Summer 2023 updates" w:date="2024-07-31T13:42:00Z">
        <w:r w:rsidRPr="00311396">
          <w:rPr>
            <w:color w:val="000000" w:themeColor="text1"/>
            <w:sz w:val="22"/>
            <w:szCs w:val="22"/>
          </w:rPr>
          <w:delText xml:space="preserve">Mount </w:delText>
        </w:r>
        <w:r w:rsidR="00344FE8">
          <w:rPr>
            <w:color w:val="000000" w:themeColor="text1"/>
            <w:sz w:val="22"/>
            <w:szCs w:val="22"/>
          </w:rPr>
          <w:delText>M</w:delText>
        </w:r>
        <w:r w:rsidRPr="00311396">
          <w:rPr>
            <w:color w:val="000000" w:themeColor="text1"/>
            <w:sz w:val="22"/>
            <w:szCs w:val="22"/>
          </w:rPr>
          <w:delText>ercy</w:delText>
        </w:r>
        <w:r w:rsidRPr="00311396">
          <w:rPr>
            <w:sz w:val="22"/>
            <w:szCs w:val="22"/>
          </w:rPr>
          <w:delText>, 27, 228, 229</w:delText>
        </w:r>
      </w:del>
    </w:p>
    <w:p w14:paraId="7D79D9BF" w14:textId="77777777" w:rsidR="00890698" w:rsidRPr="00311396" w:rsidRDefault="00311396">
      <w:pPr>
        <w:pStyle w:val="Index1"/>
        <w:rPr>
          <w:del w:id="17831" w:author="Summer 2023 updates" w:date="2024-07-31T13:42:00Z"/>
          <w:sz w:val="22"/>
          <w:szCs w:val="22"/>
        </w:rPr>
      </w:pPr>
      <w:del w:id="17832" w:author="Summer 2023 updates" w:date="2024-07-31T13:42:00Z">
        <w:r w:rsidRPr="00311396">
          <w:rPr>
            <w:rFonts w:cs="Times New Roman"/>
            <w:color w:val="000000" w:themeColor="text1"/>
            <w:sz w:val="22"/>
            <w:szCs w:val="22"/>
          </w:rPr>
          <w:delText>Music</w:delText>
        </w:r>
        <w:r w:rsidRPr="00311396">
          <w:rPr>
            <w:sz w:val="22"/>
            <w:szCs w:val="22"/>
          </w:rPr>
          <w:delText>, 7, 15, 19, 21, 34, 101, 102, 103, 105, 106, 108, 118, 135, 145, 146, 147, 149, 151, 152, 153, 154, 155, 156, 197, 200, 215, 224, 225, 228, 230, 231</w:delText>
        </w:r>
      </w:del>
    </w:p>
    <w:p w14:paraId="052D3418" w14:textId="77777777" w:rsidR="00890698" w:rsidRPr="00311396" w:rsidRDefault="00A364BA">
      <w:pPr>
        <w:pStyle w:val="Index1"/>
        <w:rPr>
          <w:del w:id="17833" w:author="Summer 2023 updates" w:date="2024-07-31T13:42:00Z"/>
          <w:sz w:val="22"/>
          <w:szCs w:val="22"/>
        </w:rPr>
      </w:pPr>
      <w:moveFromRangeStart w:id="17834" w:author="Summer 2023 updates" w:date="2024-07-31T13:42:00Z" w:name="move173325834"/>
      <w:moveFrom w:id="17835" w:author="Summer 2023 updates" w:date="2024-07-31T13:42:00Z">
        <w:r w:rsidRPr="00A364BA">
          <w:rPr>
            <w:color w:val="000000" w:themeColor="text1"/>
            <w:rPrChange w:id="17836" w:author="Summer 2023 updates" w:date="2024-07-31T13:42:00Z">
              <w:rPr>
                <w:color w:val="000000" w:themeColor="text1"/>
                <w:sz w:val="22"/>
              </w:rPr>
            </w:rPrChange>
          </w:rPr>
          <w:t>NCAA Division III</w:t>
        </w:r>
        <w:r w:rsidRPr="00A364BA">
          <w:rPr>
            <w:rPrChange w:id="17837" w:author="Summer 2023 updates" w:date="2024-07-31T13:42:00Z">
              <w:rPr>
                <w:sz w:val="22"/>
              </w:rPr>
            </w:rPrChange>
          </w:rPr>
          <w:t xml:space="preserve">. </w:t>
        </w:r>
      </w:moveFrom>
      <w:moveFromRangeEnd w:id="17834"/>
      <w:del w:id="17838" w:author="Summer 2023 updates" w:date="2024-07-31T13:42:00Z">
        <w:r w:rsidR="00311396" w:rsidRPr="00311396">
          <w:rPr>
            <w:i/>
            <w:color w:val="000000" w:themeColor="text1"/>
            <w:sz w:val="22"/>
            <w:szCs w:val="22"/>
          </w:rPr>
          <w:delText>See</w:delText>
        </w:r>
        <w:r w:rsidR="00311396" w:rsidRPr="00311396">
          <w:rPr>
            <w:color w:val="000000" w:themeColor="text1"/>
            <w:sz w:val="22"/>
            <w:szCs w:val="22"/>
          </w:rPr>
          <w:delText xml:space="preserve"> athletics</w:delText>
        </w:r>
      </w:del>
    </w:p>
    <w:p w14:paraId="3234233C" w14:textId="77777777" w:rsidR="00890698" w:rsidRPr="00311396" w:rsidRDefault="00311396">
      <w:pPr>
        <w:pStyle w:val="Index1"/>
        <w:rPr>
          <w:del w:id="17839" w:author="Summer 2023 updates" w:date="2024-07-31T13:42:00Z"/>
          <w:sz w:val="22"/>
          <w:szCs w:val="22"/>
        </w:rPr>
      </w:pPr>
      <w:del w:id="17840" w:author="Summer 2023 updates" w:date="2024-07-31T13:42:00Z">
        <w:r w:rsidRPr="00311396">
          <w:rPr>
            <w:color w:val="000000" w:themeColor="text1"/>
            <w:sz w:val="22"/>
            <w:szCs w:val="22"/>
          </w:rPr>
          <w:delText>Need-based</w:delText>
        </w:r>
        <w:r w:rsidRPr="00311396">
          <w:rPr>
            <w:sz w:val="22"/>
            <w:szCs w:val="22"/>
          </w:rPr>
          <w:delText>, 215, 216, 217, 218</w:delText>
        </w:r>
      </w:del>
    </w:p>
    <w:p w14:paraId="15387636" w14:textId="77777777" w:rsidR="00890698" w:rsidRPr="00311396" w:rsidRDefault="00311396">
      <w:pPr>
        <w:pStyle w:val="Index1"/>
        <w:rPr>
          <w:del w:id="17841" w:author="Summer 2023 updates" w:date="2024-07-31T13:42:00Z"/>
          <w:sz w:val="22"/>
          <w:szCs w:val="22"/>
        </w:rPr>
      </w:pPr>
      <w:del w:id="17842" w:author="Summer 2023 updates" w:date="2024-07-31T13:42:00Z">
        <w:r w:rsidRPr="00311396">
          <w:rPr>
            <w:color w:val="000000" w:themeColor="text1"/>
            <w:sz w:val="22"/>
            <w:szCs w:val="22"/>
          </w:rPr>
          <w:delText>Neuroscience</w:delText>
        </w:r>
        <w:r w:rsidRPr="00311396">
          <w:rPr>
            <w:sz w:val="22"/>
            <w:szCs w:val="22"/>
          </w:rPr>
          <w:delText>, 15, 124, 156, 174, 177</w:delText>
        </w:r>
      </w:del>
    </w:p>
    <w:p w14:paraId="321BBF0C" w14:textId="77777777" w:rsidR="00890698" w:rsidRPr="00311396" w:rsidRDefault="00311396">
      <w:pPr>
        <w:pStyle w:val="Index1"/>
        <w:rPr>
          <w:del w:id="17843" w:author="Summer 2023 updates" w:date="2024-07-31T13:42:00Z"/>
          <w:sz w:val="22"/>
          <w:szCs w:val="22"/>
        </w:rPr>
      </w:pPr>
      <w:del w:id="17844" w:author="Summer 2023 updates" w:date="2024-07-31T13:42:00Z">
        <w:r w:rsidRPr="00311396">
          <w:rPr>
            <w:rFonts w:cs="Times New Roman"/>
            <w:color w:val="000000" w:themeColor="text1"/>
            <w:sz w:val="22"/>
            <w:szCs w:val="22"/>
          </w:rPr>
          <w:delText>New york</w:delText>
        </w:r>
        <w:r w:rsidRPr="00311396">
          <w:rPr>
            <w:sz w:val="22"/>
            <w:szCs w:val="22"/>
          </w:rPr>
          <w:delText>, 8, 29, 50, 145, 146</w:delText>
        </w:r>
      </w:del>
    </w:p>
    <w:p w14:paraId="6D7D097F" w14:textId="77777777" w:rsidR="00890698" w:rsidRPr="00311396" w:rsidRDefault="00311396">
      <w:pPr>
        <w:pStyle w:val="Index1"/>
        <w:rPr>
          <w:del w:id="17845" w:author="Summer 2023 updates" w:date="2024-07-31T13:42:00Z"/>
          <w:sz w:val="22"/>
          <w:szCs w:val="22"/>
        </w:rPr>
      </w:pPr>
      <w:del w:id="17846" w:author="Summer 2023 updates" w:date="2024-07-31T13:42:00Z">
        <w:r w:rsidRPr="00311396">
          <w:rPr>
            <w:color w:val="000000" w:themeColor="text1"/>
            <w:sz w:val="22"/>
            <w:szCs w:val="22"/>
          </w:rPr>
          <w:delText>Non-need based</w:delText>
        </w:r>
        <w:r w:rsidRPr="00311396">
          <w:rPr>
            <w:sz w:val="22"/>
            <w:szCs w:val="22"/>
          </w:rPr>
          <w:delText>, 217</w:delText>
        </w:r>
      </w:del>
    </w:p>
    <w:p w14:paraId="70E23AAE" w14:textId="77777777" w:rsidR="00890698" w:rsidRPr="00311396" w:rsidRDefault="00311396">
      <w:pPr>
        <w:pStyle w:val="Index1"/>
        <w:rPr>
          <w:del w:id="17847" w:author="Summer 2023 updates" w:date="2024-07-31T13:42:00Z"/>
          <w:sz w:val="22"/>
          <w:szCs w:val="22"/>
        </w:rPr>
      </w:pPr>
      <w:del w:id="17848" w:author="Summer 2023 updates" w:date="2024-07-31T13:42:00Z">
        <w:r w:rsidRPr="00311396">
          <w:rPr>
            <w:rFonts w:cs="Times New Roman"/>
            <w:color w:val="000000" w:themeColor="text1"/>
            <w:sz w:val="22"/>
            <w:szCs w:val="22"/>
          </w:rPr>
          <w:delText>Non-traditional students</w:delText>
        </w:r>
        <w:r w:rsidRPr="00311396">
          <w:rPr>
            <w:sz w:val="22"/>
            <w:szCs w:val="22"/>
          </w:rPr>
          <w:delText>, 40</w:delText>
        </w:r>
      </w:del>
    </w:p>
    <w:p w14:paraId="2F0E423A" w14:textId="77777777" w:rsidR="00890698" w:rsidRPr="00311396" w:rsidRDefault="00311396">
      <w:pPr>
        <w:pStyle w:val="Index1"/>
        <w:rPr>
          <w:del w:id="17849" w:author="Summer 2023 updates" w:date="2024-07-31T13:42:00Z"/>
          <w:sz w:val="22"/>
          <w:szCs w:val="22"/>
        </w:rPr>
      </w:pPr>
      <w:del w:id="17850" w:author="Summer 2023 updates" w:date="2024-07-31T13:42:00Z">
        <w:r w:rsidRPr="00311396">
          <w:rPr>
            <w:rFonts w:cs="Times New Roman"/>
            <w:color w:val="000000" w:themeColor="text1"/>
            <w:sz w:val="22"/>
            <w:szCs w:val="22"/>
          </w:rPr>
          <w:delText>Nursing</w:delText>
        </w:r>
        <w:r w:rsidRPr="00311396">
          <w:rPr>
            <w:sz w:val="22"/>
            <w:szCs w:val="22"/>
          </w:rPr>
          <w:delText xml:space="preserve">, 7, 8, 15, 22, 24, 157, 158, 159, 160, 161, 175, </w:delText>
        </w:r>
      </w:del>
      <w:r w:rsidR="00A364BA" w:rsidRPr="00A364BA">
        <w:rPr>
          <w:rPrChange w:id="17851" w:author="Summer 2023 updates" w:date="2024-07-31T13:42:00Z">
            <w:rPr>
              <w:sz w:val="22"/>
            </w:rPr>
          </w:rPrChange>
        </w:rPr>
        <w:t xml:space="preserve">224, </w:t>
      </w:r>
      <w:del w:id="17852" w:author="Summer 2023 updates" w:date="2024-07-31T13:42:00Z">
        <w:r w:rsidRPr="00311396">
          <w:rPr>
            <w:sz w:val="22"/>
            <w:szCs w:val="22"/>
          </w:rPr>
          <w:delText>229, 231</w:delText>
        </w:r>
      </w:del>
    </w:p>
    <w:p w14:paraId="510F6776" w14:textId="77777777" w:rsidR="00890698" w:rsidRPr="00311396" w:rsidRDefault="00344FE8">
      <w:pPr>
        <w:pStyle w:val="Index1"/>
        <w:rPr>
          <w:del w:id="17853" w:author="Summer 2023 updates" w:date="2024-07-31T13:42:00Z"/>
          <w:sz w:val="22"/>
          <w:szCs w:val="22"/>
        </w:rPr>
      </w:pPr>
      <w:del w:id="17854" w:author="Summer 2023 updates" w:date="2024-07-31T13:42:00Z">
        <w:r>
          <w:rPr>
            <w:rFonts w:cs="Times New Roman"/>
            <w:color w:val="000000" w:themeColor="text1"/>
            <w:sz w:val="22"/>
            <w:szCs w:val="22"/>
          </w:rPr>
          <w:delText>Occasional Courses</w:delText>
        </w:r>
        <w:r w:rsidR="00311396" w:rsidRPr="00311396">
          <w:rPr>
            <w:sz w:val="22"/>
            <w:szCs w:val="22"/>
          </w:rPr>
          <w:delText>, 50</w:delText>
        </w:r>
      </w:del>
    </w:p>
    <w:p w14:paraId="57010324" w14:textId="77777777" w:rsidR="00890698" w:rsidRPr="00311396" w:rsidRDefault="00311396">
      <w:pPr>
        <w:pStyle w:val="Index1"/>
        <w:rPr>
          <w:del w:id="17855" w:author="Summer 2023 updates" w:date="2024-07-31T13:42:00Z"/>
          <w:sz w:val="22"/>
          <w:szCs w:val="22"/>
        </w:rPr>
      </w:pPr>
      <w:del w:id="17856" w:author="Summer 2023 updates" w:date="2024-07-31T13:42:00Z">
        <w:r w:rsidRPr="00311396">
          <w:rPr>
            <w:rFonts w:cs="Times New Roman"/>
            <w:color w:val="000000" w:themeColor="text1"/>
            <w:sz w:val="22"/>
            <w:szCs w:val="22"/>
          </w:rPr>
          <w:delText>Off-campus study</w:delText>
        </w:r>
        <w:r w:rsidRPr="00311396">
          <w:rPr>
            <w:sz w:val="22"/>
            <w:szCs w:val="22"/>
          </w:rPr>
          <w:delText>, 23, 34, 212, 222, 224</w:delText>
        </w:r>
      </w:del>
    </w:p>
    <w:p w14:paraId="5CE25DC8" w14:textId="77777777" w:rsidR="00890698" w:rsidRPr="00311396" w:rsidRDefault="00311396">
      <w:pPr>
        <w:pStyle w:val="Index1"/>
        <w:rPr>
          <w:del w:id="17857" w:author="Summer 2023 updates" w:date="2024-07-31T13:42:00Z"/>
          <w:sz w:val="22"/>
          <w:szCs w:val="22"/>
        </w:rPr>
      </w:pPr>
      <w:del w:id="17858" w:author="Summer 2023 updates" w:date="2024-07-31T13:42:00Z">
        <w:r w:rsidRPr="00311396">
          <w:rPr>
            <w:sz w:val="22"/>
            <w:szCs w:val="22"/>
          </w:rPr>
          <w:delText>Off-campus study, 29</w:delText>
        </w:r>
      </w:del>
    </w:p>
    <w:p w14:paraId="7334BC76" w14:textId="77777777" w:rsidR="00890698" w:rsidRPr="00311396" w:rsidRDefault="00311396">
      <w:pPr>
        <w:pStyle w:val="Index1"/>
        <w:rPr>
          <w:del w:id="17859" w:author="Summer 2023 updates" w:date="2024-07-31T13:42:00Z"/>
          <w:sz w:val="22"/>
          <w:szCs w:val="22"/>
        </w:rPr>
      </w:pPr>
      <w:del w:id="17860" w:author="Summer 2023 updates" w:date="2024-07-31T13:42:00Z">
        <w:r w:rsidRPr="00311396">
          <w:rPr>
            <w:color w:val="000000" w:themeColor="text1"/>
            <w:sz w:val="22"/>
            <w:szCs w:val="22"/>
          </w:rPr>
          <w:delText>Organizational science</w:delText>
        </w:r>
        <w:r w:rsidRPr="00311396">
          <w:rPr>
            <w:sz w:val="22"/>
            <w:szCs w:val="22"/>
          </w:rPr>
          <w:delText>, 15, 161, 162</w:delText>
        </w:r>
      </w:del>
    </w:p>
    <w:p w14:paraId="492EEFE8" w14:textId="77777777" w:rsidR="00890698" w:rsidRDefault="00311396">
      <w:pPr>
        <w:pStyle w:val="Index1"/>
        <w:rPr>
          <w:del w:id="17861" w:author="Summer 2023 updates" w:date="2024-07-31T13:42:00Z"/>
          <w:sz w:val="22"/>
          <w:szCs w:val="22"/>
        </w:rPr>
      </w:pPr>
      <w:del w:id="17862" w:author="Summer 2023 updates" w:date="2024-07-31T13:42:00Z">
        <w:r w:rsidRPr="00311396">
          <w:rPr>
            <w:rFonts w:cs="Times New Roman"/>
            <w:color w:val="000000" w:themeColor="text1"/>
            <w:sz w:val="22"/>
            <w:szCs w:val="22"/>
          </w:rPr>
          <w:delText>Part-time</w:delText>
        </w:r>
        <w:r w:rsidRPr="00311396">
          <w:rPr>
            <w:sz w:val="22"/>
            <w:szCs w:val="22"/>
          </w:rPr>
          <w:delText>, 211, 214, 221</w:delText>
        </w:r>
      </w:del>
    </w:p>
    <w:p w14:paraId="28B666A2" w14:textId="77777777" w:rsidR="00470ADF" w:rsidRPr="00470ADF" w:rsidRDefault="00470ADF" w:rsidP="00470ADF">
      <w:pPr>
        <w:rPr>
          <w:del w:id="17863" w:author="Summer 2023 updates" w:date="2024-07-31T13:42:00Z"/>
        </w:rPr>
      </w:pPr>
      <w:del w:id="17864" w:author="Summer 2023 updates" w:date="2024-07-31T13:42:00Z">
        <w:r>
          <w:delText>Pass/Not-Pass, 39, 40</w:delText>
        </w:r>
      </w:del>
    </w:p>
    <w:p w14:paraId="788C1609" w14:textId="77777777" w:rsidR="00890698" w:rsidRPr="00311396" w:rsidRDefault="00311396">
      <w:pPr>
        <w:pStyle w:val="Index1"/>
        <w:rPr>
          <w:del w:id="17865" w:author="Summer 2023 updates" w:date="2024-07-31T13:42:00Z"/>
          <w:sz w:val="22"/>
          <w:szCs w:val="22"/>
        </w:rPr>
      </w:pPr>
      <w:del w:id="17866" w:author="Summer 2023 updates" w:date="2024-07-31T13:42:00Z">
        <w:r w:rsidRPr="00311396">
          <w:rPr>
            <w:rFonts w:cs="Times New Roman"/>
            <w:color w:val="000000" w:themeColor="text1"/>
            <w:sz w:val="22"/>
            <w:szCs w:val="22"/>
          </w:rPr>
          <w:delText>Payment</w:delText>
        </w:r>
        <w:r w:rsidRPr="00311396">
          <w:rPr>
            <w:sz w:val="22"/>
            <w:szCs w:val="22"/>
          </w:rPr>
          <w:delText>, 212</w:delText>
        </w:r>
      </w:del>
    </w:p>
    <w:p w14:paraId="31365886" w14:textId="77777777" w:rsidR="00890698" w:rsidRPr="00311396" w:rsidRDefault="00311396">
      <w:pPr>
        <w:pStyle w:val="Index1"/>
        <w:rPr>
          <w:del w:id="17867" w:author="Summer 2023 updates" w:date="2024-07-31T13:42:00Z"/>
          <w:sz w:val="22"/>
          <w:szCs w:val="22"/>
        </w:rPr>
      </w:pPr>
      <w:del w:id="17868" w:author="Summer 2023 updates" w:date="2024-07-31T13:42:00Z">
        <w:r w:rsidRPr="00311396">
          <w:rPr>
            <w:color w:val="000000" w:themeColor="text1"/>
            <w:sz w:val="22"/>
            <w:szCs w:val="22"/>
          </w:rPr>
          <w:delText>Payment policy</w:delText>
        </w:r>
        <w:r w:rsidRPr="00311396">
          <w:rPr>
            <w:sz w:val="22"/>
            <w:szCs w:val="22"/>
          </w:rPr>
          <w:delText>, 212</w:delText>
        </w:r>
      </w:del>
    </w:p>
    <w:p w14:paraId="0CEECCE6" w14:textId="77777777" w:rsidR="00890698" w:rsidRPr="00311396" w:rsidRDefault="00311396">
      <w:pPr>
        <w:pStyle w:val="Index1"/>
        <w:rPr>
          <w:del w:id="17869" w:author="Summer 2023 updates" w:date="2024-07-31T13:42:00Z"/>
          <w:sz w:val="22"/>
          <w:szCs w:val="22"/>
        </w:rPr>
      </w:pPr>
      <w:del w:id="17870" w:author="Summer 2023 updates" w:date="2024-07-31T13:42:00Z">
        <w:r w:rsidRPr="00311396">
          <w:rPr>
            <w:rFonts w:cs="Times New Roman"/>
            <w:color w:val="000000" w:themeColor="text1"/>
            <w:sz w:val="22"/>
            <w:szCs w:val="22"/>
          </w:rPr>
          <w:delText>Personal counseling</w:delText>
        </w:r>
        <w:r w:rsidRPr="00311396">
          <w:rPr>
            <w:sz w:val="22"/>
            <w:szCs w:val="22"/>
          </w:rPr>
          <w:delText>, 37</w:delText>
        </w:r>
      </w:del>
    </w:p>
    <w:p w14:paraId="40373A38" w14:textId="77777777" w:rsidR="00890698" w:rsidRPr="00311396" w:rsidRDefault="00311396">
      <w:pPr>
        <w:pStyle w:val="Index1"/>
        <w:rPr>
          <w:del w:id="17871" w:author="Summer 2023 updates" w:date="2024-07-31T13:42:00Z"/>
          <w:sz w:val="22"/>
          <w:szCs w:val="22"/>
        </w:rPr>
      </w:pPr>
      <w:del w:id="17872" w:author="Summer 2023 updates" w:date="2024-07-31T13:42:00Z">
        <w:r w:rsidRPr="00311396">
          <w:rPr>
            <w:rFonts w:cs="Times New Roman"/>
            <w:color w:val="000000" w:themeColor="text1"/>
            <w:sz w:val="22"/>
            <w:szCs w:val="22"/>
          </w:rPr>
          <w:delText>Philosophy</w:delText>
        </w:r>
        <w:r w:rsidRPr="00311396">
          <w:rPr>
            <w:sz w:val="22"/>
            <w:szCs w:val="22"/>
          </w:rPr>
          <w:delText>, 15, 20, 22, 24, 90, 123, 138, 157, 162, 163, 164, 165, 166, 181, 186, 187, 197, 226, 227, 231</w:delText>
        </w:r>
      </w:del>
    </w:p>
    <w:p w14:paraId="21C145B2" w14:textId="77777777" w:rsidR="00890698" w:rsidRPr="00311396" w:rsidRDefault="00311396">
      <w:pPr>
        <w:pStyle w:val="Index1"/>
        <w:rPr>
          <w:del w:id="17873" w:author="Summer 2023 updates" w:date="2024-07-31T13:42:00Z"/>
          <w:sz w:val="22"/>
          <w:szCs w:val="22"/>
        </w:rPr>
      </w:pPr>
      <w:del w:id="17874" w:author="Summer 2023 updates" w:date="2024-07-31T13:42:00Z">
        <w:r w:rsidRPr="00311396">
          <w:rPr>
            <w:rFonts w:cs="Times New Roman"/>
            <w:color w:val="000000" w:themeColor="text1"/>
            <w:sz w:val="22"/>
            <w:szCs w:val="22"/>
          </w:rPr>
          <w:delText>Physics</w:delText>
        </w:r>
        <w:r w:rsidRPr="00311396">
          <w:rPr>
            <w:sz w:val="22"/>
            <w:szCs w:val="22"/>
          </w:rPr>
          <w:delText>, 15, 22, 32, 50, 67, 87, 88, 105, 115, 144, 166, 167, 168, 169, 223, 225, 230</w:delText>
        </w:r>
      </w:del>
    </w:p>
    <w:p w14:paraId="0E9B7EDB" w14:textId="77777777" w:rsidR="00890698" w:rsidRDefault="00311396">
      <w:pPr>
        <w:pStyle w:val="Index1"/>
        <w:rPr>
          <w:del w:id="17875" w:author="Summer 2023 updates" w:date="2024-07-31T13:42:00Z"/>
          <w:sz w:val="22"/>
          <w:szCs w:val="22"/>
        </w:rPr>
      </w:pPr>
      <w:del w:id="17876" w:author="Summer 2023 updates" w:date="2024-07-31T13:42:00Z">
        <w:r w:rsidRPr="00311396">
          <w:rPr>
            <w:rFonts w:cs="Times New Roman"/>
            <w:i/>
            <w:color w:val="000000" w:themeColor="text1"/>
            <w:sz w:val="22"/>
            <w:szCs w:val="22"/>
          </w:rPr>
          <w:delText>Plagiarism</w:delText>
        </w:r>
        <w:r w:rsidRPr="00311396">
          <w:rPr>
            <w:sz w:val="22"/>
            <w:szCs w:val="22"/>
          </w:rPr>
          <w:delText>, 42</w:delText>
        </w:r>
      </w:del>
    </w:p>
    <w:p w14:paraId="7E5E4C14" w14:textId="77777777" w:rsidR="00470ADF" w:rsidRPr="00470ADF" w:rsidRDefault="00470ADF" w:rsidP="00470ADF">
      <w:pPr>
        <w:rPr>
          <w:del w:id="17877" w:author="Summer 2023 updates" w:date="2024-07-31T13:42:00Z"/>
        </w:rPr>
      </w:pPr>
      <w:del w:id="17878" w:author="Summer 2023 updates" w:date="2024-07-31T13:42:00Z">
        <w:r>
          <w:delText xml:space="preserve">P/NP </w:delText>
        </w:r>
        <w:r>
          <w:rPr>
            <w:i/>
          </w:rPr>
          <w:delText xml:space="preserve">see </w:delText>
        </w:r>
        <w:r>
          <w:delText>Pass/Not-Pass</w:delText>
        </w:r>
      </w:del>
    </w:p>
    <w:p w14:paraId="0299A823" w14:textId="77777777" w:rsidR="00890698" w:rsidRPr="00311396" w:rsidRDefault="00311396">
      <w:pPr>
        <w:pStyle w:val="Index1"/>
        <w:rPr>
          <w:del w:id="17879" w:author="Summer 2023 updates" w:date="2024-07-31T13:42:00Z"/>
          <w:sz w:val="22"/>
          <w:szCs w:val="22"/>
        </w:rPr>
      </w:pPr>
      <w:del w:id="17880" w:author="Summer 2023 updates" w:date="2024-07-31T13:42:00Z">
        <w:r w:rsidRPr="00311396">
          <w:rPr>
            <w:rFonts w:cs="Times New Roman"/>
            <w:color w:val="000000" w:themeColor="text1"/>
            <w:sz w:val="22"/>
            <w:szCs w:val="22"/>
          </w:rPr>
          <w:delText>Political science</w:delText>
        </w:r>
        <w:r w:rsidRPr="00311396">
          <w:rPr>
            <w:sz w:val="22"/>
            <w:szCs w:val="22"/>
          </w:rPr>
          <w:delText>, 15, 19, 22, 52, 134, 170, 171, 172, 173, 223, 226, 227</w:delText>
        </w:r>
      </w:del>
    </w:p>
    <w:p w14:paraId="5BD3E668" w14:textId="77777777" w:rsidR="00890698" w:rsidRPr="00311396" w:rsidRDefault="00311396">
      <w:pPr>
        <w:pStyle w:val="Index1"/>
        <w:rPr>
          <w:del w:id="17881" w:author="Summer 2023 updates" w:date="2024-07-31T13:42:00Z"/>
          <w:sz w:val="22"/>
          <w:szCs w:val="22"/>
        </w:rPr>
      </w:pPr>
      <w:del w:id="17882" w:author="Summer 2023 updates" w:date="2024-07-31T13:42:00Z">
        <w:r w:rsidRPr="00311396">
          <w:rPr>
            <w:color w:val="000000" w:themeColor="text1"/>
            <w:sz w:val="22"/>
            <w:szCs w:val="22"/>
          </w:rPr>
          <w:delText>Post-secondary enrollment</w:delText>
        </w:r>
        <w:r w:rsidRPr="00311396">
          <w:rPr>
            <w:sz w:val="22"/>
            <w:szCs w:val="22"/>
          </w:rPr>
          <w:delText>, 210</w:delText>
        </w:r>
      </w:del>
    </w:p>
    <w:p w14:paraId="6B3B1D9D" w14:textId="77777777" w:rsidR="00890698" w:rsidRPr="00311396" w:rsidRDefault="00311396">
      <w:pPr>
        <w:pStyle w:val="Index1"/>
        <w:rPr>
          <w:del w:id="17883" w:author="Summer 2023 updates" w:date="2024-07-31T13:42:00Z"/>
          <w:sz w:val="22"/>
          <w:szCs w:val="22"/>
        </w:rPr>
      </w:pPr>
      <w:del w:id="17884" w:author="Summer 2023 updates" w:date="2024-07-31T13:42:00Z">
        <w:r w:rsidRPr="00311396">
          <w:rPr>
            <w:color w:val="000000" w:themeColor="text1"/>
            <w:sz w:val="22"/>
            <w:szCs w:val="22"/>
          </w:rPr>
          <w:delText>Practicum</w:delText>
        </w:r>
        <w:r w:rsidRPr="00311396">
          <w:rPr>
            <w:sz w:val="22"/>
            <w:szCs w:val="22"/>
          </w:rPr>
          <w:delText>, 23</w:delText>
        </w:r>
      </w:del>
    </w:p>
    <w:p w14:paraId="55EC0E37" w14:textId="77777777" w:rsidR="00890698" w:rsidRPr="00311396" w:rsidRDefault="00311396">
      <w:pPr>
        <w:pStyle w:val="Index1"/>
        <w:rPr>
          <w:del w:id="17885" w:author="Summer 2023 updates" w:date="2024-07-31T13:42:00Z"/>
          <w:sz w:val="22"/>
          <w:szCs w:val="22"/>
        </w:rPr>
      </w:pPr>
      <w:del w:id="17886" w:author="Summer 2023 updates" w:date="2024-07-31T13:42:00Z">
        <w:r w:rsidRPr="00311396">
          <w:rPr>
            <w:color w:val="000000" w:themeColor="text1"/>
            <w:sz w:val="22"/>
            <w:szCs w:val="22"/>
          </w:rPr>
          <w:delText>Pre-professional</w:delText>
        </w:r>
        <w:r w:rsidRPr="00311396">
          <w:rPr>
            <w:sz w:val="22"/>
            <w:szCs w:val="22"/>
          </w:rPr>
          <w:delText>, 28</w:delText>
        </w:r>
      </w:del>
    </w:p>
    <w:p w14:paraId="5BEA2953" w14:textId="77777777" w:rsidR="00890698" w:rsidRPr="00311396" w:rsidRDefault="00311396">
      <w:pPr>
        <w:pStyle w:val="Index1"/>
        <w:rPr>
          <w:del w:id="17887" w:author="Summer 2023 updates" w:date="2024-07-31T13:42:00Z"/>
          <w:sz w:val="22"/>
          <w:szCs w:val="22"/>
        </w:rPr>
      </w:pPr>
      <w:del w:id="17888" w:author="Summer 2023 updates" w:date="2024-07-31T13:42:00Z">
        <w:r w:rsidRPr="00311396">
          <w:rPr>
            <w:rFonts w:cs="Times New Roman"/>
            <w:color w:val="000000" w:themeColor="text1"/>
            <w:sz w:val="22"/>
            <w:szCs w:val="22"/>
          </w:rPr>
          <w:delText>Procedure</w:delText>
        </w:r>
        <w:r w:rsidRPr="00311396">
          <w:rPr>
            <w:sz w:val="22"/>
            <w:szCs w:val="22"/>
          </w:rPr>
          <w:delText>, 42</w:delText>
        </w:r>
      </w:del>
    </w:p>
    <w:p w14:paraId="41402AB8" w14:textId="77777777" w:rsidR="00890698" w:rsidRPr="00311396" w:rsidRDefault="00311396">
      <w:pPr>
        <w:pStyle w:val="Index1"/>
        <w:rPr>
          <w:del w:id="17889" w:author="Summer 2023 updates" w:date="2024-07-31T13:42:00Z"/>
          <w:sz w:val="22"/>
          <w:szCs w:val="22"/>
        </w:rPr>
      </w:pPr>
      <w:del w:id="17890" w:author="Summer 2023 updates" w:date="2024-07-31T13:42:00Z">
        <w:r w:rsidRPr="00311396">
          <w:rPr>
            <w:rFonts w:cs="Times New Roman"/>
            <w:color w:val="000000" w:themeColor="text1"/>
            <w:sz w:val="22"/>
            <w:szCs w:val="22"/>
          </w:rPr>
          <w:delText>Psychology</w:delText>
        </w:r>
        <w:r w:rsidRPr="00311396">
          <w:rPr>
            <w:sz w:val="22"/>
            <w:szCs w:val="22"/>
          </w:rPr>
          <w:delText>, 15, 21, 22, 24, 102, 105, 106, 108, 123, 139, 146, 156, 157, 158, 161, 162, 174, 175, 176, 177, 187, 197, 223, 224, 225, 226, 228, 230, 231</w:delText>
        </w:r>
      </w:del>
    </w:p>
    <w:p w14:paraId="55B3BF51" w14:textId="77777777" w:rsidR="00890698" w:rsidRPr="00311396" w:rsidRDefault="00311396">
      <w:pPr>
        <w:pStyle w:val="Index1"/>
        <w:rPr>
          <w:del w:id="17891" w:author="Summer 2023 updates" w:date="2024-07-31T13:42:00Z"/>
          <w:sz w:val="22"/>
          <w:szCs w:val="22"/>
        </w:rPr>
      </w:pPr>
      <w:del w:id="17892" w:author="Summer 2023 updates" w:date="2024-07-31T13:42:00Z">
        <w:r w:rsidRPr="00311396">
          <w:rPr>
            <w:rFonts w:cs="Times New Roman"/>
            <w:color w:val="000000" w:themeColor="text1"/>
            <w:sz w:val="22"/>
            <w:szCs w:val="22"/>
          </w:rPr>
          <w:delText xml:space="preserve">Public </w:delText>
        </w:r>
        <w:r w:rsidR="00470ADF">
          <w:rPr>
            <w:rFonts w:cs="Times New Roman"/>
            <w:color w:val="000000" w:themeColor="text1"/>
            <w:sz w:val="22"/>
            <w:szCs w:val="22"/>
          </w:rPr>
          <w:delText>A</w:delText>
        </w:r>
        <w:r w:rsidRPr="00311396">
          <w:rPr>
            <w:rFonts w:cs="Times New Roman"/>
            <w:color w:val="000000" w:themeColor="text1"/>
            <w:sz w:val="22"/>
            <w:szCs w:val="22"/>
          </w:rPr>
          <w:delText>ccounting</w:delText>
        </w:r>
        <w:r w:rsidRPr="00311396">
          <w:rPr>
            <w:sz w:val="22"/>
            <w:szCs w:val="22"/>
          </w:rPr>
          <w:delText>, 75, 76</w:delText>
        </w:r>
      </w:del>
    </w:p>
    <w:p w14:paraId="6BBF6489" w14:textId="77777777" w:rsidR="00890698" w:rsidRPr="00311396" w:rsidRDefault="00311396">
      <w:pPr>
        <w:pStyle w:val="Index1"/>
        <w:rPr>
          <w:del w:id="17893" w:author="Summer 2023 updates" w:date="2024-07-31T13:42:00Z"/>
          <w:sz w:val="22"/>
          <w:szCs w:val="22"/>
        </w:rPr>
      </w:pPr>
      <w:del w:id="17894" w:author="Summer 2023 updates" w:date="2024-07-31T13:42:00Z">
        <w:r w:rsidRPr="00311396">
          <w:rPr>
            <w:rFonts w:cs="Times New Roman"/>
            <w:color w:val="000000" w:themeColor="text1"/>
            <w:sz w:val="22"/>
            <w:szCs w:val="22"/>
          </w:rPr>
          <w:delText>Public events</w:delText>
        </w:r>
        <w:r w:rsidRPr="00311396">
          <w:rPr>
            <w:sz w:val="22"/>
            <w:szCs w:val="22"/>
          </w:rPr>
          <w:delText>, 35</w:delText>
        </w:r>
      </w:del>
    </w:p>
    <w:p w14:paraId="2880BB01" w14:textId="77777777" w:rsidR="00890698" w:rsidRPr="00311396" w:rsidRDefault="00311396">
      <w:pPr>
        <w:pStyle w:val="Index1"/>
        <w:rPr>
          <w:del w:id="17895" w:author="Summer 2023 updates" w:date="2024-07-31T13:42:00Z"/>
          <w:sz w:val="22"/>
          <w:szCs w:val="22"/>
        </w:rPr>
      </w:pPr>
      <w:del w:id="17896" w:author="Summer 2023 updates" w:date="2024-07-31T13:42:00Z">
        <w:r w:rsidRPr="00311396">
          <w:rPr>
            <w:color w:val="000000" w:themeColor="text1"/>
            <w:sz w:val="22"/>
            <w:szCs w:val="22"/>
          </w:rPr>
          <w:delText>Readmission</w:delText>
        </w:r>
        <w:r w:rsidRPr="00311396">
          <w:rPr>
            <w:sz w:val="22"/>
            <w:szCs w:val="22"/>
          </w:rPr>
          <w:delText>, 1, 45, 46, 213</w:delText>
        </w:r>
      </w:del>
    </w:p>
    <w:p w14:paraId="6D92EA1B" w14:textId="77777777" w:rsidR="00890698" w:rsidRPr="00311396" w:rsidRDefault="00311396">
      <w:pPr>
        <w:pStyle w:val="Index1"/>
        <w:rPr>
          <w:del w:id="17897" w:author="Summer 2023 updates" w:date="2024-07-31T13:42:00Z"/>
          <w:sz w:val="22"/>
          <w:szCs w:val="22"/>
        </w:rPr>
      </w:pPr>
      <w:del w:id="17898" w:author="Summer 2023 updates" w:date="2024-07-31T13:42:00Z">
        <w:r w:rsidRPr="00311396">
          <w:rPr>
            <w:rFonts w:cs="Times New Roman"/>
            <w:color w:val="000000" w:themeColor="text1"/>
            <w:sz w:val="22"/>
            <w:szCs w:val="22"/>
          </w:rPr>
          <w:delText>Recreational facilities</w:delText>
        </w:r>
        <w:r w:rsidRPr="00311396">
          <w:rPr>
            <w:sz w:val="22"/>
            <w:szCs w:val="22"/>
          </w:rPr>
          <w:delText>, 38</w:delText>
        </w:r>
      </w:del>
    </w:p>
    <w:p w14:paraId="382BF85C" w14:textId="77777777" w:rsidR="00890698" w:rsidRPr="00311396" w:rsidRDefault="00311396">
      <w:pPr>
        <w:pStyle w:val="Index1"/>
        <w:rPr>
          <w:del w:id="17899" w:author="Summer 2023 updates" w:date="2024-07-31T13:42:00Z"/>
          <w:sz w:val="22"/>
          <w:szCs w:val="22"/>
        </w:rPr>
      </w:pPr>
      <w:del w:id="17900" w:author="Summer 2023 updates" w:date="2024-07-31T13:42:00Z">
        <w:r w:rsidRPr="00311396">
          <w:rPr>
            <w:color w:val="000000" w:themeColor="text1"/>
            <w:sz w:val="22"/>
            <w:szCs w:val="22"/>
          </w:rPr>
          <w:delText>Refund</w:delText>
        </w:r>
        <w:r w:rsidRPr="00311396">
          <w:rPr>
            <w:sz w:val="22"/>
            <w:szCs w:val="22"/>
          </w:rPr>
          <w:delText>, 45, 213, 214, 221</w:delText>
        </w:r>
      </w:del>
    </w:p>
    <w:p w14:paraId="09E3A04A" w14:textId="77777777" w:rsidR="00890698" w:rsidRPr="00311396" w:rsidRDefault="00470ADF">
      <w:pPr>
        <w:pStyle w:val="Index1"/>
        <w:rPr>
          <w:del w:id="17901" w:author="Summer 2023 updates" w:date="2024-07-31T13:42:00Z"/>
          <w:sz w:val="22"/>
          <w:szCs w:val="22"/>
        </w:rPr>
      </w:pPr>
      <w:del w:id="17902" w:author="Summer 2023 updates" w:date="2024-07-31T13:42:00Z">
        <w:r w:rsidRPr="00470ADF">
          <w:rPr>
            <w:rFonts w:cs="Times New Roman"/>
            <w:color w:val="000000" w:themeColor="text1"/>
            <w:sz w:val="22"/>
            <w:szCs w:val="22"/>
          </w:rPr>
          <w:delText>Registration</w:delText>
        </w:r>
        <w:r w:rsidR="00311396" w:rsidRPr="00311396">
          <w:rPr>
            <w:sz w:val="22"/>
            <w:szCs w:val="22"/>
          </w:rPr>
          <w:delText>, 41</w:delText>
        </w:r>
      </w:del>
    </w:p>
    <w:p w14:paraId="7C88F991" w14:textId="77777777" w:rsidR="00890698" w:rsidRPr="00311396" w:rsidRDefault="00311396">
      <w:pPr>
        <w:pStyle w:val="Index1"/>
        <w:rPr>
          <w:del w:id="17903" w:author="Summer 2023 updates" w:date="2024-07-31T13:42:00Z"/>
          <w:sz w:val="22"/>
          <w:szCs w:val="22"/>
        </w:rPr>
      </w:pPr>
      <w:del w:id="17904" w:author="Summer 2023 updates" w:date="2024-07-31T13:42:00Z">
        <w:r w:rsidRPr="00311396">
          <w:rPr>
            <w:rFonts w:cs="Times New Roman"/>
            <w:color w:val="000000" w:themeColor="text1"/>
            <w:sz w:val="22"/>
            <w:szCs w:val="22"/>
          </w:rPr>
          <w:delText>Religion</w:delText>
        </w:r>
        <w:r w:rsidRPr="00311396">
          <w:rPr>
            <w:sz w:val="22"/>
            <w:szCs w:val="22"/>
          </w:rPr>
          <w:delText>, 15, 19, 20, 21, 22, 24, 51, 90, 134, 164, 165, 170, 171, 173, 179, 180, 181, 182, 187, 189, 225, 226</w:delText>
        </w:r>
      </w:del>
    </w:p>
    <w:p w14:paraId="2DDB22D8" w14:textId="77777777" w:rsidR="00890698" w:rsidRPr="00311396" w:rsidRDefault="00311396">
      <w:pPr>
        <w:pStyle w:val="Index1"/>
        <w:rPr>
          <w:del w:id="17905" w:author="Summer 2023 updates" w:date="2024-07-31T13:42:00Z"/>
          <w:sz w:val="22"/>
          <w:szCs w:val="22"/>
        </w:rPr>
      </w:pPr>
      <w:del w:id="17906" w:author="Summer 2023 updates" w:date="2024-07-31T13:42:00Z">
        <w:r w:rsidRPr="00311396">
          <w:rPr>
            <w:rFonts w:cs="Times New Roman"/>
            <w:color w:val="000000" w:themeColor="text1"/>
            <w:sz w:val="22"/>
            <w:szCs w:val="22"/>
          </w:rPr>
          <w:delText>Religious life</w:delText>
        </w:r>
        <w:r w:rsidRPr="00311396">
          <w:rPr>
            <w:sz w:val="22"/>
            <w:szCs w:val="22"/>
          </w:rPr>
          <w:delText>, 37</w:delText>
        </w:r>
      </w:del>
    </w:p>
    <w:p w14:paraId="4AD472FD" w14:textId="77777777" w:rsidR="00890698" w:rsidRPr="00311396" w:rsidRDefault="00311396">
      <w:pPr>
        <w:pStyle w:val="Index1"/>
        <w:rPr>
          <w:del w:id="17907" w:author="Summer 2023 updates" w:date="2024-07-31T13:42:00Z"/>
          <w:sz w:val="22"/>
          <w:szCs w:val="22"/>
        </w:rPr>
      </w:pPr>
      <w:del w:id="17908" w:author="Summer 2023 updates" w:date="2024-07-31T13:42:00Z">
        <w:r w:rsidRPr="00311396">
          <w:rPr>
            <w:sz w:val="22"/>
            <w:szCs w:val="22"/>
          </w:rPr>
          <w:delText xml:space="preserve">Reserve </w:delText>
        </w:r>
        <w:r w:rsidR="00470ADF">
          <w:rPr>
            <w:sz w:val="22"/>
            <w:szCs w:val="22"/>
          </w:rPr>
          <w:delText>O</w:delText>
        </w:r>
        <w:r w:rsidRPr="00311396">
          <w:rPr>
            <w:sz w:val="22"/>
            <w:szCs w:val="22"/>
          </w:rPr>
          <w:delText xml:space="preserve">fficer </w:delText>
        </w:r>
        <w:r w:rsidR="00470ADF">
          <w:rPr>
            <w:sz w:val="22"/>
            <w:szCs w:val="22"/>
          </w:rPr>
          <w:delText>T</w:delText>
        </w:r>
        <w:r w:rsidRPr="00311396">
          <w:rPr>
            <w:sz w:val="22"/>
            <w:szCs w:val="22"/>
          </w:rPr>
          <w:delText xml:space="preserve">raining </w:delText>
        </w:r>
        <w:r w:rsidR="00470ADF">
          <w:rPr>
            <w:sz w:val="22"/>
            <w:szCs w:val="22"/>
          </w:rPr>
          <w:delText>C</w:delText>
        </w:r>
        <w:r w:rsidRPr="00311396">
          <w:rPr>
            <w:sz w:val="22"/>
            <w:szCs w:val="22"/>
          </w:rPr>
          <w:delText>orps, 203</w:delText>
        </w:r>
      </w:del>
    </w:p>
    <w:p w14:paraId="534C286E" w14:textId="77777777" w:rsidR="00890698" w:rsidRPr="00311396" w:rsidRDefault="00311396">
      <w:pPr>
        <w:pStyle w:val="Index1"/>
        <w:rPr>
          <w:del w:id="17909" w:author="Summer 2023 updates" w:date="2024-07-31T13:42:00Z"/>
          <w:sz w:val="22"/>
          <w:szCs w:val="22"/>
        </w:rPr>
      </w:pPr>
      <w:del w:id="17910" w:author="Summer 2023 updates" w:date="2024-07-31T13:42:00Z">
        <w:r w:rsidRPr="00311396">
          <w:rPr>
            <w:rFonts w:cs="Times New Roman"/>
            <w:color w:val="000000" w:themeColor="text1"/>
            <w:sz w:val="22"/>
            <w:szCs w:val="22"/>
          </w:rPr>
          <w:delText xml:space="preserve">Residence </w:delText>
        </w:r>
        <w:r w:rsidR="00470ADF">
          <w:rPr>
            <w:rFonts w:cs="Times New Roman"/>
            <w:color w:val="000000" w:themeColor="text1"/>
            <w:sz w:val="22"/>
            <w:szCs w:val="22"/>
          </w:rPr>
          <w:delText>L</w:delText>
        </w:r>
        <w:r w:rsidRPr="00311396">
          <w:rPr>
            <w:rFonts w:cs="Times New Roman"/>
            <w:color w:val="000000" w:themeColor="text1"/>
            <w:sz w:val="22"/>
            <w:szCs w:val="22"/>
          </w:rPr>
          <w:delText>ife</w:delText>
        </w:r>
        <w:r w:rsidRPr="00311396">
          <w:rPr>
            <w:sz w:val="22"/>
            <w:szCs w:val="22"/>
          </w:rPr>
          <w:delText>, 37</w:delText>
        </w:r>
      </w:del>
    </w:p>
    <w:p w14:paraId="415DE415" w14:textId="2BB7D99B" w:rsidR="00A364BA" w:rsidRPr="00A364BA" w:rsidRDefault="00A364BA">
      <w:pPr>
        <w:pStyle w:val="Index1"/>
        <w:rPr>
          <w:rPrChange w:id="17911" w:author="Summer 2023 updates" w:date="2024-07-31T13:42:00Z">
            <w:rPr>
              <w:sz w:val="22"/>
            </w:rPr>
          </w:rPrChange>
        </w:rPr>
        <w:pPrChange w:id="17912" w:author="Summer 2023 updates" w:date="2024-07-31T13:42:00Z">
          <w:pPr>
            <w:pStyle w:val="Index1"/>
            <w:tabs>
              <w:tab w:val="right" w:leader="dot" w:pos="4670"/>
            </w:tabs>
          </w:pPr>
        </w:pPrChange>
      </w:pPr>
      <w:ins w:id="17913" w:author="Summer 2023 updates" w:date="2024-07-31T13:42:00Z">
        <w:r w:rsidRPr="00A364BA">
          <w:rPr>
            <w:color w:val="000000" w:themeColor="text1"/>
          </w:rPr>
          <w:t xml:space="preserve">See </w:t>
        </w:r>
      </w:ins>
      <w:r w:rsidRPr="00A364BA">
        <w:rPr>
          <w:color w:val="000000" w:themeColor="text1"/>
          <w:rPrChange w:id="17914" w:author="Summer 2023 updates" w:date="2024-07-31T13:42:00Z">
            <w:rPr>
              <w:color w:val="000000" w:themeColor="text1"/>
              <w:sz w:val="22"/>
            </w:rPr>
          </w:rPrChange>
        </w:rPr>
        <w:t>Rhetoric</w:t>
      </w:r>
      <w:del w:id="17915" w:author="Summer 2023 updates" w:date="2024-07-31T13:42:00Z">
        <w:r w:rsidR="00311396" w:rsidRPr="00311396">
          <w:rPr>
            <w:sz w:val="22"/>
            <w:szCs w:val="22"/>
          </w:rPr>
          <w:delText>, 15, 20, 91, 92, 96, 97, 98, 116, 117, 182, 184, 202, 224, 227, 231</w:delText>
        </w:r>
      </w:del>
    </w:p>
    <w:p w14:paraId="4723DA63" w14:textId="77777777" w:rsidR="00890698" w:rsidRPr="00311396" w:rsidRDefault="00470ADF">
      <w:pPr>
        <w:pStyle w:val="Index1"/>
        <w:rPr>
          <w:del w:id="17916" w:author="Summer 2023 updates" w:date="2024-07-31T13:42:00Z"/>
          <w:sz w:val="22"/>
          <w:szCs w:val="22"/>
        </w:rPr>
      </w:pPr>
      <w:del w:id="17917" w:author="Summer 2023 updates" w:date="2024-07-31T13:42:00Z">
        <w:r>
          <w:rPr>
            <w:rFonts w:eastAsia="Times New Roman" w:cs="Times New Roman"/>
            <w:color w:val="000000" w:themeColor="text1"/>
            <w:sz w:val="22"/>
            <w:szCs w:val="22"/>
          </w:rPr>
          <w:delText>ROTC</w:delText>
        </w:r>
        <w:r w:rsidR="00311396" w:rsidRPr="00311396">
          <w:rPr>
            <w:sz w:val="22"/>
            <w:szCs w:val="22"/>
          </w:rPr>
          <w:delText>, 203, 205, 206, 207, 218</w:delText>
        </w:r>
      </w:del>
    </w:p>
    <w:p w14:paraId="457DE1F4" w14:textId="77777777" w:rsidR="00890698" w:rsidRPr="00311396" w:rsidRDefault="00311396">
      <w:pPr>
        <w:pStyle w:val="Index1"/>
        <w:rPr>
          <w:del w:id="17918" w:author="Summer 2023 updates" w:date="2024-07-31T13:42:00Z"/>
          <w:sz w:val="22"/>
          <w:szCs w:val="22"/>
        </w:rPr>
      </w:pPr>
      <w:del w:id="17919" w:author="Summer 2023 updates" w:date="2024-07-31T13:42:00Z">
        <w:r w:rsidRPr="00311396">
          <w:rPr>
            <w:rFonts w:cs="Times New Roman"/>
            <w:color w:val="000000" w:themeColor="text1"/>
            <w:sz w:val="22"/>
            <w:szCs w:val="22"/>
          </w:rPr>
          <w:delText>Sanctions</w:delText>
        </w:r>
        <w:r w:rsidRPr="00311396">
          <w:rPr>
            <w:sz w:val="22"/>
            <w:szCs w:val="22"/>
          </w:rPr>
          <w:delText>, 42</w:delText>
        </w:r>
      </w:del>
    </w:p>
    <w:p w14:paraId="09522D41" w14:textId="77777777" w:rsidR="00890698" w:rsidRPr="00311396" w:rsidRDefault="00470ADF">
      <w:pPr>
        <w:pStyle w:val="Index1"/>
        <w:rPr>
          <w:del w:id="17920" w:author="Summer 2023 updates" w:date="2024-07-31T13:42:00Z"/>
          <w:sz w:val="22"/>
          <w:szCs w:val="22"/>
        </w:rPr>
      </w:pPr>
      <w:del w:id="17921" w:author="Summer 2023 updates" w:date="2024-07-31T13:42:00Z">
        <w:r>
          <w:rPr>
            <w:color w:val="000000" w:themeColor="text1"/>
            <w:sz w:val="22"/>
            <w:szCs w:val="22"/>
          </w:rPr>
          <w:delText>SAP</w:delText>
        </w:r>
        <w:r w:rsidR="00311396" w:rsidRPr="00311396">
          <w:rPr>
            <w:sz w:val="22"/>
            <w:szCs w:val="22"/>
          </w:rPr>
          <w:delText>, 221</w:delText>
        </w:r>
      </w:del>
    </w:p>
    <w:p w14:paraId="309EC166" w14:textId="77777777" w:rsidR="00890698" w:rsidRPr="00311396" w:rsidRDefault="00470ADF">
      <w:pPr>
        <w:pStyle w:val="Index1"/>
        <w:rPr>
          <w:del w:id="17922" w:author="Summer 2023 updates" w:date="2024-07-31T13:42:00Z"/>
          <w:sz w:val="22"/>
          <w:szCs w:val="22"/>
        </w:rPr>
      </w:pPr>
      <w:del w:id="17923" w:author="Summer 2023 updates" w:date="2024-07-31T13:42:00Z">
        <w:r>
          <w:rPr>
            <w:rFonts w:cs="Times New Roman"/>
            <w:color w:val="000000" w:themeColor="text1"/>
            <w:sz w:val="22"/>
            <w:szCs w:val="22"/>
          </w:rPr>
          <w:delText>SAT</w:delText>
        </w:r>
        <w:r w:rsidR="00311396" w:rsidRPr="00311396">
          <w:rPr>
            <w:sz w:val="22"/>
            <w:szCs w:val="22"/>
          </w:rPr>
          <w:delText>, 209</w:delText>
        </w:r>
      </w:del>
    </w:p>
    <w:p w14:paraId="556E3507" w14:textId="77777777" w:rsidR="00890698" w:rsidRPr="00311396" w:rsidRDefault="00311396">
      <w:pPr>
        <w:pStyle w:val="Index1"/>
        <w:rPr>
          <w:del w:id="17924" w:author="Summer 2023 updates" w:date="2024-07-31T13:42:00Z"/>
          <w:sz w:val="22"/>
          <w:szCs w:val="22"/>
        </w:rPr>
      </w:pPr>
      <w:del w:id="17925" w:author="Summer 2023 updates" w:date="2024-07-31T13:42:00Z">
        <w:r w:rsidRPr="00311396">
          <w:rPr>
            <w:sz w:val="22"/>
            <w:szCs w:val="22"/>
          </w:rPr>
          <w:delText>Scholarships, 215</w:delText>
        </w:r>
      </w:del>
    </w:p>
    <w:p w14:paraId="7FF5389D" w14:textId="77777777" w:rsidR="00890698" w:rsidRPr="00311396" w:rsidRDefault="00470ADF" w:rsidP="00470ADF">
      <w:pPr>
        <w:pStyle w:val="Index1"/>
        <w:ind w:left="0" w:firstLine="0"/>
        <w:rPr>
          <w:del w:id="17926" w:author="Summer 2023 updates" w:date="2024-07-31T13:42:00Z"/>
          <w:sz w:val="22"/>
          <w:szCs w:val="22"/>
        </w:rPr>
      </w:pPr>
      <w:del w:id="17927" w:author="Summer 2023 updates" w:date="2024-07-31T13:42:00Z">
        <w:r>
          <w:rPr>
            <w:sz w:val="22"/>
            <w:szCs w:val="22"/>
          </w:rPr>
          <w:delText>Secondary Licensure</w:delText>
        </w:r>
        <w:r w:rsidR="00311396" w:rsidRPr="00311396">
          <w:rPr>
            <w:sz w:val="22"/>
            <w:szCs w:val="22"/>
          </w:rPr>
          <w:delText>, 104, 105</w:delText>
        </w:r>
      </w:del>
    </w:p>
    <w:p w14:paraId="7D89CE86" w14:textId="77777777" w:rsidR="00890698" w:rsidRPr="00311396" w:rsidRDefault="00311396">
      <w:pPr>
        <w:pStyle w:val="Index1"/>
        <w:rPr>
          <w:del w:id="17928" w:author="Summer 2023 updates" w:date="2024-07-31T13:42:00Z"/>
          <w:sz w:val="22"/>
          <w:szCs w:val="22"/>
        </w:rPr>
      </w:pPr>
      <w:del w:id="17929" w:author="Summer 2023 updates" w:date="2024-07-31T13:42:00Z">
        <w:r w:rsidRPr="00311396">
          <w:rPr>
            <w:rFonts w:cs="Times New Roman"/>
            <w:color w:val="000000" w:themeColor="text1"/>
            <w:sz w:val="22"/>
            <w:szCs w:val="22"/>
          </w:rPr>
          <w:delText>Senior</w:delText>
        </w:r>
        <w:r w:rsidRPr="00311396">
          <w:rPr>
            <w:sz w:val="22"/>
            <w:szCs w:val="22"/>
          </w:rPr>
          <w:delText>, 23, 24, 40, 57, 61, 96, 145, 146, 147, 151, 156, 169, 196, 201</w:delText>
        </w:r>
      </w:del>
    </w:p>
    <w:p w14:paraId="2AC4F5AC" w14:textId="77777777" w:rsidR="00890698" w:rsidRPr="00311396" w:rsidRDefault="00311396">
      <w:pPr>
        <w:pStyle w:val="Index1"/>
        <w:rPr>
          <w:del w:id="17930" w:author="Summer 2023 updates" w:date="2024-07-31T13:42:00Z"/>
          <w:sz w:val="22"/>
          <w:szCs w:val="22"/>
        </w:rPr>
      </w:pPr>
      <w:del w:id="17931" w:author="Summer 2023 updates" w:date="2024-07-31T13:42:00Z">
        <w:r w:rsidRPr="00311396">
          <w:rPr>
            <w:rFonts w:cs="Times New Roman"/>
            <w:color w:val="000000" w:themeColor="text1"/>
            <w:sz w:val="22"/>
            <w:szCs w:val="22"/>
          </w:rPr>
          <w:delText>S</w:delText>
        </w:r>
        <w:r w:rsidR="009673BD">
          <w:rPr>
            <w:rFonts w:cs="Times New Roman"/>
            <w:color w:val="000000" w:themeColor="text1"/>
            <w:sz w:val="22"/>
            <w:szCs w:val="22"/>
          </w:rPr>
          <w:delText>KD</w:delText>
        </w:r>
        <w:r w:rsidRPr="00311396">
          <w:rPr>
            <w:sz w:val="22"/>
            <w:szCs w:val="22"/>
          </w:rPr>
          <w:delText xml:space="preserve">. </w:delText>
        </w:r>
        <w:r w:rsidRPr="00311396">
          <w:rPr>
            <w:i/>
            <w:color w:val="000000" w:themeColor="text1"/>
            <w:sz w:val="22"/>
            <w:szCs w:val="22"/>
          </w:rPr>
          <w:delText>See</w:delText>
        </w:r>
        <w:r w:rsidRPr="00311396">
          <w:rPr>
            <w:color w:val="000000" w:themeColor="text1"/>
            <w:sz w:val="22"/>
            <w:szCs w:val="22"/>
          </w:rPr>
          <w:delText xml:space="preserve"> skills development</w:delText>
        </w:r>
      </w:del>
    </w:p>
    <w:p w14:paraId="61119F39" w14:textId="77777777" w:rsidR="00890698" w:rsidRPr="00311396" w:rsidRDefault="00311396">
      <w:pPr>
        <w:pStyle w:val="Index1"/>
        <w:rPr>
          <w:del w:id="17932" w:author="Summer 2023 updates" w:date="2024-07-31T13:42:00Z"/>
          <w:sz w:val="22"/>
          <w:szCs w:val="22"/>
        </w:rPr>
      </w:pPr>
      <w:del w:id="17933" w:author="Summer 2023 updates" w:date="2024-07-31T13:42:00Z">
        <w:r w:rsidRPr="00311396">
          <w:rPr>
            <w:color w:val="000000" w:themeColor="text1"/>
            <w:sz w:val="22"/>
            <w:szCs w:val="22"/>
          </w:rPr>
          <w:delText>Skills development</w:delText>
        </w:r>
        <w:r w:rsidRPr="00311396">
          <w:rPr>
            <w:sz w:val="22"/>
            <w:szCs w:val="22"/>
          </w:rPr>
          <w:delText>, 52</w:delText>
        </w:r>
      </w:del>
    </w:p>
    <w:p w14:paraId="7C164271" w14:textId="77777777" w:rsidR="00890698" w:rsidRPr="00311396" w:rsidRDefault="00311396">
      <w:pPr>
        <w:pStyle w:val="Index1"/>
        <w:rPr>
          <w:del w:id="17934" w:author="Summer 2023 updates" w:date="2024-07-31T13:42:00Z"/>
          <w:sz w:val="22"/>
          <w:szCs w:val="22"/>
        </w:rPr>
      </w:pPr>
      <w:del w:id="17935" w:author="Summer 2023 updates" w:date="2024-07-31T13:42:00Z">
        <w:r w:rsidRPr="00311396">
          <w:rPr>
            <w:rFonts w:cs="Times New Roman"/>
            <w:color w:val="000000" w:themeColor="text1"/>
            <w:sz w:val="22"/>
            <w:szCs w:val="22"/>
          </w:rPr>
          <w:delText>Social &amp; criminal justice</w:delText>
        </w:r>
        <w:r w:rsidRPr="00311396">
          <w:rPr>
            <w:sz w:val="22"/>
            <w:szCs w:val="22"/>
          </w:rPr>
          <w:delText>, 15, 186, 187, 188</w:delText>
        </w:r>
      </w:del>
    </w:p>
    <w:p w14:paraId="7CFFE91A" w14:textId="77777777" w:rsidR="00890698" w:rsidRPr="00311396" w:rsidRDefault="00311396">
      <w:pPr>
        <w:pStyle w:val="Index1"/>
        <w:rPr>
          <w:del w:id="17936" w:author="Summer 2023 updates" w:date="2024-07-31T13:42:00Z"/>
          <w:sz w:val="22"/>
          <w:szCs w:val="22"/>
        </w:rPr>
      </w:pPr>
      <w:del w:id="17937" w:author="Summer 2023 updates" w:date="2024-07-31T13:42:00Z">
        <w:r w:rsidRPr="00311396">
          <w:rPr>
            <w:rFonts w:cs="Times New Roman"/>
            <w:color w:val="000000" w:themeColor="text1"/>
            <w:sz w:val="22"/>
            <w:szCs w:val="22"/>
          </w:rPr>
          <w:delText>Sociology</w:delText>
        </w:r>
        <w:r w:rsidRPr="00311396">
          <w:rPr>
            <w:sz w:val="22"/>
            <w:szCs w:val="22"/>
          </w:rPr>
          <w:delText>, 15, 20, 21, 22, 53, 105, 123, 137, 158, 187, 188, 189, 190, 191, 223, 228, 230</w:delText>
        </w:r>
      </w:del>
    </w:p>
    <w:p w14:paraId="009E749F" w14:textId="77777777" w:rsidR="00890698" w:rsidRPr="00311396" w:rsidRDefault="00311396">
      <w:pPr>
        <w:pStyle w:val="Index1"/>
        <w:rPr>
          <w:del w:id="17938" w:author="Summer 2023 updates" w:date="2024-07-31T13:42:00Z"/>
          <w:sz w:val="22"/>
          <w:szCs w:val="22"/>
        </w:rPr>
      </w:pPr>
      <w:del w:id="17939" w:author="Summer 2023 updates" w:date="2024-07-31T13:42:00Z">
        <w:r w:rsidRPr="00311396">
          <w:rPr>
            <w:rFonts w:cs="Times New Roman"/>
            <w:color w:val="000000" w:themeColor="text1"/>
            <w:sz w:val="22"/>
            <w:szCs w:val="22"/>
          </w:rPr>
          <w:delText>Sophomore</w:delText>
        </w:r>
        <w:r w:rsidRPr="00311396">
          <w:rPr>
            <w:sz w:val="22"/>
            <w:szCs w:val="22"/>
          </w:rPr>
          <w:delText>, 40</w:delText>
        </w:r>
      </w:del>
    </w:p>
    <w:p w14:paraId="59ECBA12" w14:textId="77777777" w:rsidR="00890698" w:rsidRPr="00311396" w:rsidRDefault="00311396">
      <w:pPr>
        <w:pStyle w:val="Index1"/>
        <w:rPr>
          <w:del w:id="17940" w:author="Summer 2023 updates" w:date="2024-07-31T13:42:00Z"/>
          <w:sz w:val="22"/>
          <w:szCs w:val="22"/>
        </w:rPr>
      </w:pPr>
      <w:del w:id="17941" w:author="Summer 2023 updates" w:date="2024-07-31T13:42:00Z">
        <w:r w:rsidRPr="00311396">
          <w:rPr>
            <w:rFonts w:cs="Times New Roman"/>
            <w:color w:val="000000" w:themeColor="text1"/>
            <w:sz w:val="22"/>
            <w:szCs w:val="22"/>
          </w:rPr>
          <w:delText>Spanish</w:delText>
        </w:r>
        <w:r w:rsidRPr="00311396">
          <w:rPr>
            <w:sz w:val="22"/>
            <w:szCs w:val="22"/>
          </w:rPr>
          <w:delText>, 7, 15, 21, 22, 32, 102, 105, 111, 112, 191, 192, 193, 194, 227, 230</w:delText>
        </w:r>
      </w:del>
    </w:p>
    <w:p w14:paraId="69AB3B39" w14:textId="77777777" w:rsidR="00890698" w:rsidRPr="00311396" w:rsidRDefault="00311396">
      <w:pPr>
        <w:pStyle w:val="Index1"/>
        <w:rPr>
          <w:del w:id="17942" w:author="Summer 2023 updates" w:date="2024-07-31T13:42:00Z"/>
          <w:sz w:val="22"/>
          <w:szCs w:val="22"/>
        </w:rPr>
      </w:pPr>
      <w:del w:id="17943" w:author="Summer 2023 updates" w:date="2024-07-31T13:42:00Z">
        <w:r w:rsidRPr="00311396">
          <w:rPr>
            <w:rFonts w:cs="Times New Roman"/>
            <w:bCs/>
            <w:color w:val="000000" w:themeColor="text1"/>
            <w:sz w:val="22"/>
            <w:szCs w:val="22"/>
          </w:rPr>
          <w:delText xml:space="preserve">Sports </w:delText>
        </w:r>
        <w:r w:rsidR="00470ADF">
          <w:rPr>
            <w:rFonts w:cs="Times New Roman"/>
            <w:bCs/>
            <w:color w:val="000000" w:themeColor="text1"/>
            <w:sz w:val="22"/>
            <w:szCs w:val="22"/>
          </w:rPr>
          <w:delText>M</w:delText>
        </w:r>
        <w:r w:rsidRPr="00311396">
          <w:rPr>
            <w:rFonts w:cs="Times New Roman"/>
            <w:bCs/>
            <w:color w:val="000000" w:themeColor="text1"/>
            <w:sz w:val="22"/>
            <w:szCs w:val="22"/>
          </w:rPr>
          <w:delText>anagement</w:delText>
        </w:r>
        <w:r w:rsidRPr="00311396">
          <w:rPr>
            <w:sz w:val="22"/>
            <w:szCs w:val="22"/>
          </w:rPr>
          <w:delText>, 22, 75, 80, 195</w:delText>
        </w:r>
      </w:del>
    </w:p>
    <w:p w14:paraId="690BFA95" w14:textId="77777777" w:rsidR="00890698" w:rsidRPr="00311396" w:rsidRDefault="00311396">
      <w:pPr>
        <w:pStyle w:val="Index1"/>
        <w:rPr>
          <w:del w:id="17944" w:author="Summer 2023 updates" w:date="2024-07-31T13:42:00Z"/>
          <w:sz w:val="22"/>
          <w:szCs w:val="22"/>
        </w:rPr>
      </w:pPr>
      <w:del w:id="17945" w:author="Summer 2023 updates" w:date="2024-07-31T13:42:00Z">
        <w:r w:rsidRPr="00311396">
          <w:rPr>
            <w:rFonts w:cs="Times New Roman"/>
            <w:color w:val="000000" w:themeColor="text1"/>
            <w:sz w:val="22"/>
            <w:szCs w:val="22"/>
          </w:rPr>
          <w:delText xml:space="preserve">State of </w:delText>
        </w:r>
        <w:r w:rsidR="00470ADF">
          <w:rPr>
            <w:rFonts w:cs="Times New Roman"/>
            <w:color w:val="000000" w:themeColor="text1"/>
            <w:sz w:val="22"/>
            <w:szCs w:val="22"/>
          </w:rPr>
          <w:delText>I</w:delText>
        </w:r>
        <w:r w:rsidRPr="00311396">
          <w:rPr>
            <w:rFonts w:cs="Times New Roman"/>
            <w:color w:val="000000" w:themeColor="text1"/>
            <w:sz w:val="22"/>
            <w:szCs w:val="22"/>
          </w:rPr>
          <w:delText>owa</w:delText>
        </w:r>
        <w:r w:rsidRPr="00311396">
          <w:rPr>
            <w:sz w:val="22"/>
            <w:szCs w:val="22"/>
          </w:rPr>
          <w:delText>, 101, 102, 103, 137</w:delText>
        </w:r>
      </w:del>
    </w:p>
    <w:p w14:paraId="0B991028" w14:textId="77777777" w:rsidR="00890698" w:rsidRPr="00311396" w:rsidRDefault="00311396">
      <w:pPr>
        <w:pStyle w:val="Index1"/>
        <w:rPr>
          <w:del w:id="17946" w:author="Summer 2023 updates" w:date="2024-07-31T13:42:00Z"/>
          <w:sz w:val="22"/>
          <w:szCs w:val="22"/>
        </w:rPr>
      </w:pPr>
      <w:del w:id="17947" w:author="Summer 2023 updates" w:date="2024-07-31T13:42:00Z">
        <w:r w:rsidRPr="00311396">
          <w:rPr>
            <w:color w:val="000000" w:themeColor="text1"/>
            <w:sz w:val="22"/>
            <w:szCs w:val="22"/>
          </w:rPr>
          <w:delText>Statistics</w:delText>
        </w:r>
        <w:r w:rsidRPr="00311396">
          <w:rPr>
            <w:sz w:val="22"/>
            <w:szCs w:val="22"/>
          </w:rPr>
          <w:delText>, 67, 116, 142, 158, 186, 188, 195, 196, 224</w:delText>
        </w:r>
      </w:del>
    </w:p>
    <w:p w14:paraId="0A0D82D6" w14:textId="77777777" w:rsidR="00890698" w:rsidRPr="00311396" w:rsidRDefault="00311396">
      <w:pPr>
        <w:pStyle w:val="Index1"/>
        <w:rPr>
          <w:del w:id="17948" w:author="Summer 2023 updates" w:date="2024-07-31T13:42:00Z"/>
          <w:sz w:val="22"/>
          <w:szCs w:val="22"/>
        </w:rPr>
      </w:pPr>
      <w:del w:id="17949" w:author="Summer 2023 updates" w:date="2024-07-31T13:42:00Z">
        <w:r w:rsidRPr="00311396">
          <w:rPr>
            <w:rFonts w:cs="Times New Roman"/>
            <w:color w:val="000000" w:themeColor="text1"/>
            <w:sz w:val="22"/>
            <w:szCs w:val="22"/>
          </w:rPr>
          <w:delText>Student activity groups</w:delText>
        </w:r>
        <w:r w:rsidRPr="00311396">
          <w:rPr>
            <w:sz w:val="22"/>
            <w:szCs w:val="22"/>
          </w:rPr>
          <w:delText>, 38</w:delText>
        </w:r>
      </w:del>
    </w:p>
    <w:p w14:paraId="4360F6FA" w14:textId="77777777" w:rsidR="00890698" w:rsidRPr="00311396" w:rsidRDefault="00311396">
      <w:pPr>
        <w:pStyle w:val="Index1"/>
        <w:rPr>
          <w:del w:id="17950" w:author="Summer 2023 updates" w:date="2024-07-31T13:42:00Z"/>
          <w:sz w:val="22"/>
          <w:szCs w:val="22"/>
        </w:rPr>
      </w:pPr>
      <w:del w:id="17951" w:author="Summer 2023 updates" w:date="2024-07-31T13:42:00Z">
        <w:r w:rsidRPr="00311396">
          <w:rPr>
            <w:rFonts w:cs="Times New Roman"/>
            <w:color w:val="000000" w:themeColor="text1"/>
            <w:sz w:val="22"/>
            <w:szCs w:val="22"/>
          </w:rPr>
          <w:delText>Student contribution to college policy</w:delText>
        </w:r>
        <w:r w:rsidRPr="00311396">
          <w:rPr>
            <w:sz w:val="22"/>
            <w:szCs w:val="22"/>
          </w:rPr>
          <w:delText>, 36</w:delText>
        </w:r>
      </w:del>
    </w:p>
    <w:p w14:paraId="79EFA73D" w14:textId="77777777" w:rsidR="00890698" w:rsidRPr="00311396" w:rsidRDefault="00311396">
      <w:pPr>
        <w:pStyle w:val="Index1"/>
        <w:rPr>
          <w:del w:id="17952" w:author="Summer 2023 updates" w:date="2024-07-31T13:42:00Z"/>
          <w:sz w:val="22"/>
          <w:szCs w:val="22"/>
        </w:rPr>
      </w:pPr>
      <w:del w:id="17953" w:author="Summer 2023 updates" w:date="2024-07-31T13:42:00Z">
        <w:r w:rsidRPr="00311396">
          <w:rPr>
            <w:sz w:val="22"/>
            <w:szCs w:val="22"/>
          </w:rPr>
          <w:delText xml:space="preserve">Student </w:delText>
        </w:r>
        <w:r w:rsidR="00470ADF">
          <w:rPr>
            <w:sz w:val="22"/>
            <w:szCs w:val="22"/>
          </w:rPr>
          <w:delText>L</w:delText>
        </w:r>
        <w:r w:rsidRPr="00311396">
          <w:rPr>
            <w:sz w:val="22"/>
            <w:szCs w:val="22"/>
          </w:rPr>
          <w:delText>ife, 35</w:delText>
        </w:r>
      </w:del>
    </w:p>
    <w:p w14:paraId="79EFC7DE" w14:textId="77777777" w:rsidR="00890698" w:rsidRPr="00311396" w:rsidRDefault="00311396">
      <w:pPr>
        <w:pStyle w:val="Index1"/>
        <w:rPr>
          <w:del w:id="17954" w:author="Summer 2023 updates" w:date="2024-07-31T13:42:00Z"/>
          <w:sz w:val="22"/>
          <w:szCs w:val="22"/>
        </w:rPr>
      </w:pPr>
      <w:del w:id="17955" w:author="Summer 2023 updates" w:date="2024-07-31T13:42:00Z">
        <w:r w:rsidRPr="00311396">
          <w:rPr>
            <w:rFonts w:cs="Times New Roman"/>
            <w:color w:val="000000" w:themeColor="text1"/>
            <w:sz w:val="22"/>
            <w:szCs w:val="22"/>
          </w:rPr>
          <w:delText xml:space="preserve">Student </w:delText>
        </w:r>
        <w:r w:rsidR="00212944">
          <w:rPr>
            <w:rFonts w:cs="Times New Roman"/>
            <w:color w:val="000000" w:themeColor="text1"/>
            <w:sz w:val="22"/>
            <w:szCs w:val="22"/>
          </w:rPr>
          <w:delText>H</w:delText>
        </w:r>
        <w:r w:rsidRPr="00311396">
          <w:rPr>
            <w:rFonts w:cs="Times New Roman"/>
            <w:color w:val="000000" w:themeColor="text1"/>
            <w:sz w:val="22"/>
            <w:szCs w:val="22"/>
          </w:rPr>
          <w:delText xml:space="preserve">ealth </w:delText>
        </w:r>
        <w:r w:rsidR="00212944">
          <w:rPr>
            <w:rFonts w:cs="Times New Roman"/>
            <w:color w:val="000000" w:themeColor="text1"/>
            <w:sz w:val="22"/>
            <w:szCs w:val="22"/>
          </w:rPr>
          <w:delText>S</w:delText>
        </w:r>
        <w:r w:rsidRPr="00311396">
          <w:rPr>
            <w:rFonts w:cs="Times New Roman"/>
            <w:color w:val="000000" w:themeColor="text1"/>
            <w:sz w:val="22"/>
            <w:szCs w:val="22"/>
          </w:rPr>
          <w:delText>ervice</w:delText>
        </w:r>
        <w:r w:rsidRPr="00311396">
          <w:rPr>
            <w:sz w:val="22"/>
            <w:szCs w:val="22"/>
          </w:rPr>
          <w:delText>, 37</w:delText>
        </w:r>
      </w:del>
    </w:p>
    <w:p w14:paraId="7ED38176" w14:textId="77777777" w:rsidR="00890698" w:rsidRPr="00311396" w:rsidRDefault="00311396">
      <w:pPr>
        <w:pStyle w:val="Index1"/>
        <w:rPr>
          <w:del w:id="17956" w:author="Summer 2023 updates" w:date="2024-07-31T13:42:00Z"/>
          <w:sz w:val="22"/>
          <w:szCs w:val="22"/>
        </w:rPr>
      </w:pPr>
      <w:del w:id="17957" w:author="Summer 2023 updates" w:date="2024-07-31T13:42:00Z">
        <w:r w:rsidRPr="00311396">
          <w:rPr>
            <w:rFonts w:cs="Times New Roman"/>
            <w:color w:val="000000" w:themeColor="text1"/>
            <w:sz w:val="22"/>
            <w:szCs w:val="22"/>
          </w:rPr>
          <w:delText>Student reference book</w:delText>
        </w:r>
        <w:r w:rsidRPr="00311396">
          <w:rPr>
            <w:sz w:val="22"/>
            <w:szCs w:val="22"/>
          </w:rPr>
          <w:delText>, 36</w:delText>
        </w:r>
      </w:del>
    </w:p>
    <w:p w14:paraId="131A88C7" w14:textId="77777777" w:rsidR="00890698" w:rsidRPr="00311396" w:rsidRDefault="00311396">
      <w:pPr>
        <w:pStyle w:val="Index1"/>
        <w:rPr>
          <w:del w:id="17958" w:author="Summer 2023 updates" w:date="2024-07-31T13:42:00Z"/>
          <w:sz w:val="22"/>
          <w:szCs w:val="22"/>
        </w:rPr>
      </w:pPr>
      <w:del w:id="17959" w:author="Summer 2023 updates" w:date="2024-07-31T13:42:00Z">
        <w:r w:rsidRPr="00311396">
          <w:rPr>
            <w:rFonts w:cs="Times New Roman"/>
            <w:color w:val="000000" w:themeColor="text1"/>
            <w:sz w:val="22"/>
            <w:szCs w:val="22"/>
          </w:rPr>
          <w:delText xml:space="preserve">Student </w:delText>
        </w:r>
        <w:r w:rsidR="00470ADF">
          <w:rPr>
            <w:rFonts w:cs="Times New Roman"/>
            <w:color w:val="000000" w:themeColor="text1"/>
            <w:sz w:val="22"/>
            <w:szCs w:val="22"/>
          </w:rPr>
          <w:delText>S</w:delText>
        </w:r>
        <w:r w:rsidRPr="00311396">
          <w:rPr>
            <w:rFonts w:cs="Times New Roman"/>
            <w:color w:val="000000" w:themeColor="text1"/>
            <w:sz w:val="22"/>
            <w:szCs w:val="22"/>
          </w:rPr>
          <w:delText>enate</w:delText>
        </w:r>
        <w:r w:rsidRPr="00311396">
          <w:rPr>
            <w:sz w:val="22"/>
            <w:szCs w:val="22"/>
          </w:rPr>
          <w:delText>, 36, 211</w:delText>
        </w:r>
      </w:del>
    </w:p>
    <w:p w14:paraId="7BFDE5F9" w14:textId="77777777" w:rsidR="00890698" w:rsidRPr="00311396" w:rsidRDefault="00311396">
      <w:pPr>
        <w:pStyle w:val="Index1"/>
        <w:rPr>
          <w:del w:id="17960" w:author="Summer 2023 updates" w:date="2024-07-31T13:42:00Z"/>
          <w:sz w:val="22"/>
          <w:szCs w:val="22"/>
        </w:rPr>
      </w:pPr>
      <w:del w:id="17961" w:author="Summer 2023 updates" w:date="2024-07-31T13:42:00Z">
        <w:r w:rsidRPr="00311396">
          <w:rPr>
            <w:color w:val="000000" w:themeColor="text1"/>
            <w:sz w:val="22"/>
            <w:szCs w:val="22"/>
          </w:rPr>
          <w:delText xml:space="preserve">Student </w:delText>
        </w:r>
        <w:r w:rsidR="009673BD">
          <w:rPr>
            <w:color w:val="000000" w:themeColor="text1"/>
            <w:sz w:val="22"/>
            <w:szCs w:val="22"/>
          </w:rPr>
          <w:delText>s</w:delText>
        </w:r>
        <w:r w:rsidRPr="00311396">
          <w:rPr>
            <w:color w:val="000000" w:themeColor="text1"/>
            <w:sz w:val="22"/>
            <w:szCs w:val="22"/>
          </w:rPr>
          <w:delText>ervices</w:delText>
        </w:r>
        <w:r w:rsidRPr="00311396">
          <w:rPr>
            <w:sz w:val="22"/>
            <w:szCs w:val="22"/>
          </w:rPr>
          <w:delText>, 37</w:delText>
        </w:r>
      </w:del>
    </w:p>
    <w:p w14:paraId="566C7DB0" w14:textId="77777777" w:rsidR="00890698" w:rsidRPr="00311396" w:rsidRDefault="00311396">
      <w:pPr>
        <w:pStyle w:val="Index1"/>
        <w:rPr>
          <w:del w:id="17962" w:author="Summer 2023 updates" w:date="2024-07-31T13:42:00Z"/>
          <w:sz w:val="22"/>
          <w:szCs w:val="22"/>
        </w:rPr>
      </w:pPr>
      <w:del w:id="17963" w:author="Summer 2023 updates" w:date="2024-07-31T13:42:00Z">
        <w:r w:rsidRPr="00311396">
          <w:rPr>
            <w:rFonts w:cs="Times New Roman"/>
            <w:color w:val="000000" w:themeColor="text1"/>
            <w:sz w:val="22"/>
            <w:szCs w:val="22"/>
          </w:rPr>
          <w:delText>Test scores</w:delText>
        </w:r>
        <w:r w:rsidRPr="00311396">
          <w:rPr>
            <w:sz w:val="22"/>
            <w:szCs w:val="22"/>
          </w:rPr>
          <w:delText>, 208</w:delText>
        </w:r>
      </w:del>
    </w:p>
    <w:p w14:paraId="1B1EA913" w14:textId="77777777" w:rsidR="00890698" w:rsidRPr="00311396" w:rsidRDefault="00311396">
      <w:pPr>
        <w:pStyle w:val="Index1"/>
        <w:rPr>
          <w:del w:id="17964" w:author="Summer 2023 updates" w:date="2024-07-31T13:42:00Z"/>
          <w:sz w:val="22"/>
          <w:szCs w:val="22"/>
        </w:rPr>
      </w:pPr>
      <w:del w:id="17965" w:author="Summer 2023 updates" w:date="2024-07-31T13:42:00Z">
        <w:r w:rsidRPr="00311396">
          <w:rPr>
            <w:rFonts w:cs="Times New Roman"/>
            <w:color w:val="000000" w:themeColor="text1"/>
            <w:sz w:val="22"/>
            <w:szCs w:val="22"/>
          </w:rPr>
          <w:delText xml:space="preserve">The </w:delText>
        </w:r>
        <w:r w:rsidR="00470ADF">
          <w:rPr>
            <w:rFonts w:cs="Times New Roman"/>
            <w:color w:val="000000" w:themeColor="text1"/>
            <w:sz w:val="22"/>
            <w:szCs w:val="22"/>
          </w:rPr>
          <w:delText>B</w:delText>
        </w:r>
        <w:r w:rsidRPr="00311396">
          <w:rPr>
            <w:rFonts w:cs="Times New Roman"/>
            <w:color w:val="000000" w:themeColor="text1"/>
            <w:sz w:val="22"/>
            <w:szCs w:val="22"/>
          </w:rPr>
          <w:delText xml:space="preserve">achelor of </w:delText>
        </w:r>
        <w:r w:rsidR="00470ADF">
          <w:rPr>
            <w:rFonts w:cs="Times New Roman"/>
            <w:color w:val="000000" w:themeColor="text1"/>
            <w:sz w:val="22"/>
            <w:szCs w:val="22"/>
          </w:rPr>
          <w:delText>S</w:delText>
        </w:r>
        <w:r w:rsidRPr="00311396">
          <w:rPr>
            <w:rFonts w:cs="Times New Roman"/>
            <w:color w:val="000000" w:themeColor="text1"/>
            <w:sz w:val="22"/>
            <w:szCs w:val="22"/>
          </w:rPr>
          <w:delText xml:space="preserve">cience in </w:delText>
        </w:r>
        <w:r w:rsidR="00470ADF">
          <w:rPr>
            <w:rFonts w:cs="Times New Roman"/>
            <w:color w:val="000000" w:themeColor="text1"/>
            <w:sz w:val="22"/>
            <w:szCs w:val="22"/>
          </w:rPr>
          <w:delText>N</w:delText>
        </w:r>
        <w:r w:rsidRPr="00311396">
          <w:rPr>
            <w:rFonts w:cs="Times New Roman"/>
            <w:color w:val="000000" w:themeColor="text1"/>
            <w:sz w:val="22"/>
            <w:szCs w:val="22"/>
          </w:rPr>
          <w:delText>ursing</w:delText>
        </w:r>
        <w:r w:rsidRPr="00311396">
          <w:rPr>
            <w:sz w:val="22"/>
            <w:szCs w:val="22"/>
          </w:rPr>
          <w:delText>, 15, 157</w:delText>
        </w:r>
      </w:del>
    </w:p>
    <w:p w14:paraId="0248F31B" w14:textId="77777777" w:rsidR="00890698" w:rsidRPr="00311396" w:rsidRDefault="00311396">
      <w:pPr>
        <w:pStyle w:val="Index1"/>
        <w:rPr>
          <w:del w:id="17966" w:author="Summer 2023 updates" w:date="2024-07-31T13:42:00Z"/>
          <w:sz w:val="22"/>
          <w:szCs w:val="22"/>
        </w:rPr>
      </w:pPr>
      <w:del w:id="17967" w:author="Summer 2023 updates" w:date="2024-07-31T13:42:00Z">
        <w:r w:rsidRPr="00311396">
          <w:rPr>
            <w:rFonts w:cs="Times New Roman"/>
            <w:color w:val="000000" w:themeColor="text1"/>
            <w:sz w:val="22"/>
            <w:szCs w:val="22"/>
          </w:rPr>
          <w:delText>Theatre arts</w:delText>
        </w:r>
        <w:r w:rsidRPr="00311396">
          <w:rPr>
            <w:sz w:val="22"/>
            <w:szCs w:val="22"/>
          </w:rPr>
          <w:delText>, 15, 22, 24, 97, 98, 153, 196, 201, 223, 228, 229, 231, 232</w:delText>
        </w:r>
      </w:del>
    </w:p>
    <w:p w14:paraId="43A304F0" w14:textId="77777777" w:rsidR="00890698" w:rsidRPr="00311396" w:rsidRDefault="00470ADF">
      <w:pPr>
        <w:pStyle w:val="Index1"/>
        <w:rPr>
          <w:del w:id="17968" w:author="Summer 2023 updates" w:date="2024-07-31T13:42:00Z"/>
          <w:sz w:val="22"/>
          <w:szCs w:val="22"/>
        </w:rPr>
      </w:pPr>
      <w:del w:id="17969" w:author="Summer 2023 updates" w:date="2024-07-31T13:42:00Z">
        <w:r>
          <w:rPr>
            <w:sz w:val="22"/>
            <w:szCs w:val="22"/>
          </w:rPr>
          <w:delText>Transcript Evaluation</w:delText>
        </w:r>
        <w:r w:rsidR="00311396" w:rsidRPr="00311396">
          <w:rPr>
            <w:sz w:val="22"/>
            <w:szCs w:val="22"/>
          </w:rPr>
          <w:delText>, 46</w:delText>
        </w:r>
      </w:del>
    </w:p>
    <w:p w14:paraId="60013285" w14:textId="77777777" w:rsidR="00890698" w:rsidRPr="00311396" w:rsidRDefault="00311396">
      <w:pPr>
        <w:pStyle w:val="Index1"/>
        <w:rPr>
          <w:del w:id="17970" w:author="Summer 2023 updates" w:date="2024-07-31T13:42:00Z"/>
          <w:sz w:val="22"/>
          <w:szCs w:val="22"/>
        </w:rPr>
      </w:pPr>
      <w:del w:id="17971" w:author="Summer 2023 updates" w:date="2024-07-31T13:42:00Z">
        <w:r w:rsidRPr="00311396">
          <w:rPr>
            <w:color w:val="000000" w:themeColor="text1"/>
            <w:sz w:val="22"/>
            <w:szCs w:val="22"/>
          </w:rPr>
          <w:delText>Transfer</w:delText>
        </w:r>
        <w:r w:rsidRPr="00311396">
          <w:rPr>
            <w:sz w:val="22"/>
            <w:szCs w:val="22"/>
          </w:rPr>
          <w:delText>, 13, 14, 31, 46, 209, 215, 221</w:delText>
        </w:r>
      </w:del>
    </w:p>
    <w:p w14:paraId="28FC062A" w14:textId="77777777" w:rsidR="00890698" w:rsidRPr="00311396" w:rsidRDefault="00311396">
      <w:pPr>
        <w:pStyle w:val="Index1"/>
        <w:rPr>
          <w:del w:id="17972" w:author="Summer 2023 updates" w:date="2024-07-31T13:42:00Z"/>
          <w:sz w:val="22"/>
          <w:szCs w:val="22"/>
        </w:rPr>
      </w:pPr>
      <w:del w:id="17973" w:author="Summer 2023 updates" w:date="2024-07-31T13:42:00Z">
        <w:r w:rsidRPr="00311396">
          <w:rPr>
            <w:color w:val="000000" w:themeColor="text1"/>
            <w:sz w:val="22"/>
            <w:szCs w:val="22"/>
          </w:rPr>
          <w:delText>Transfer credit</w:delText>
        </w:r>
        <w:r w:rsidRPr="00311396">
          <w:rPr>
            <w:sz w:val="22"/>
            <w:szCs w:val="22"/>
          </w:rPr>
          <w:delText>, 46</w:delText>
        </w:r>
      </w:del>
    </w:p>
    <w:p w14:paraId="678537AC" w14:textId="77777777" w:rsidR="00890698" w:rsidRPr="00311396" w:rsidRDefault="00311396">
      <w:pPr>
        <w:pStyle w:val="Index1"/>
        <w:rPr>
          <w:del w:id="17974" w:author="Summer 2023 updates" w:date="2024-07-31T13:42:00Z"/>
          <w:sz w:val="22"/>
          <w:szCs w:val="22"/>
        </w:rPr>
      </w:pPr>
      <w:del w:id="17975" w:author="Summer 2023 updates" w:date="2024-07-31T13:42:00Z">
        <w:r w:rsidRPr="00311396">
          <w:rPr>
            <w:rFonts w:cs="Times New Roman"/>
            <w:color w:val="000000" w:themeColor="text1"/>
            <w:sz w:val="22"/>
            <w:szCs w:val="22"/>
          </w:rPr>
          <w:delText>Veteran</w:delText>
        </w:r>
        <w:r w:rsidR="009673BD">
          <w:rPr>
            <w:rFonts w:cs="Times New Roman"/>
            <w:color w:val="000000" w:themeColor="text1"/>
            <w:sz w:val="22"/>
            <w:szCs w:val="22"/>
          </w:rPr>
          <w:delText>(s)</w:delText>
        </w:r>
        <w:r w:rsidRPr="00311396">
          <w:rPr>
            <w:sz w:val="22"/>
            <w:szCs w:val="22"/>
          </w:rPr>
          <w:delText>, 218</w:delText>
        </w:r>
      </w:del>
    </w:p>
    <w:p w14:paraId="7CB5A715" w14:textId="77777777" w:rsidR="00890698" w:rsidRPr="00311396" w:rsidRDefault="00311396">
      <w:pPr>
        <w:pStyle w:val="Index1"/>
        <w:rPr>
          <w:del w:id="17976" w:author="Summer 2023 updates" w:date="2024-07-31T13:42:00Z"/>
          <w:sz w:val="22"/>
          <w:szCs w:val="22"/>
        </w:rPr>
      </w:pPr>
      <w:del w:id="17977" w:author="Summer 2023 updates" w:date="2024-07-31T13:42:00Z">
        <w:r w:rsidRPr="00311396">
          <w:rPr>
            <w:color w:val="000000" w:themeColor="text1"/>
            <w:sz w:val="22"/>
            <w:szCs w:val="22"/>
          </w:rPr>
          <w:delText>Visiting the campus</w:delText>
        </w:r>
        <w:r w:rsidRPr="00311396">
          <w:rPr>
            <w:sz w:val="22"/>
            <w:szCs w:val="22"/>
          </w:rPr>
          <w:delText>, 208</w:delText>
        </w:r>
      </w:del>
    </w:p>
    <w:p w14:paraId="5FD7DC85" w14:textId="77777777" w:rsidR="00890698" w:rsidRPr="00311396" w:rsidRDefault="00311396">
      <w:pPr>
        <w:pStyle w:val="Index1"/>
        <w:rPr>
          <w:del w:id="17978" w:author="Summer 2023 updates" w:date="2024-07-31T13:42:00Z"/>
          <w:sz w:val="22"/>
          <w:szCs w:val="22"/>
        </w:rPr>
      </w:pPr>
      <w:del w:id="17979" w:author="Summer 2023 updates" w:date="2024-07-31T13:42:00Z">
        <w:r w:rsidRPr="00311396">
          <w:rPr>
            <w:rFonts w:cs="Times New Roman"/>
            <w:color w:val="000000" w:themeColor="text1"/>
            <w:sz w:val="22"/>
            <w:szCs w:val="22"/>
          </w:rPr>
          <w:delText xml:space="preserve">Vocal </w:delText>
        </w:r>
        <w:r w:rsidR="00470ADF">
          <w:rPr>
            <w:rFonts w:cs="Times New Roman"/>
            <w:color w:val="000000" w:themeColor="text1"/>
            <w:sz w:val="22"/>
            <w:szCs w:val="22"/>
          </w:rPr>
          <w:delText>P</w:delText>
        </w:r>
        <w:r w:rsidRPr="00311396">
          <w:rPr>
            <w:rFonts w:cs="Times New Roman"/>
            <w:color w:val="000000" w:themeColor="text1"/>
            <w:sz w:val="22"/>
            <w:szCs w:val="22"/>
          </w:rPr>
          <w:delText>erformance</w:delText>
        </w:r>
        <w:r w:rsidRPr="00311396">
          <w:rPr>
            <w:sz w:val="22"/>
            <w:szCs w:val="22"/>
          </w:rPr>
          <w:delText>, 15, 146</w:delText>
        </w:r>
      </w:del>
    </w:p>
    <w:p w14:paraId="7733B8F3" w14:textId="77777777" w:rsidR="00890698" w:rsidRPr="00311396" w:rsidRDefault="00311396">
      <w:pPr>
        <w:pStyle w:val="Index1"/>
        <w:rPr>
          <w:del w:id="17980" w:author="Summer 2023 updates" w:date="2024-07-31T13:42:00Z"/>
          <w:sz w:val="22"/>
          <w:szCs w:val="22"/>
        </w:rPr>
      </w:pPr>
      <w:del w:id="17981" w:author="Summer 2023 updates" w:date="2024-07-31T13:42:00Z">
        <w:r w:rsidRPr="00311396">
          <w:rPr>
            <w:rFonts w:cs="Times New Roman"/>
            <w:color w:val="000000" w:themeColor="text1"/>
            <w:sz w:val="22"/>
            <w:szCs w:val="22"/>
          </w:rPr>
          <w:delText>Vocational rehabilitation benefits</w:delText>
        </w:r>
        <w:r w:rsidRPr="00311396">
          <w:rPr>
            <w:sz w:val="22"/>
            <w:szCs w:val="22"/>
          </w:rPr>
          <w:delText>, 218</w:delText>
        </w:r>
      </w:del>
    </w:p>
    <w:p w14:paraId="164B2BEE" w14:textId="77777777" w:rsidR="00890698" w:rsidRPr="00311396" w:rsidRDefault="00311396">
      <w:pPr>
        <w:pStyle w:val="Index1"/>
        <w:rPr>
          <w:del w:id="17982" w:author="Summer 2023 updates" w:date="2024-07-31T13:42:00Z"/>
          <w:sz w:val="22"/>
          <w:szCs w:val="22"/>
        </w:rPr>
      </w:pPr>
      <w:del w:id="17983" w:author="Summer 2023 updates" w:date="2024-07-31T13:42:00Z">
        <w:r w:rsidRPr="00311396">
          <w:rPr>
            <w:color w:val="000000" w:themeColor="text1"/>
            <w:sz w:val="22"/>
            <w:szCs w:val="22"/>
          </w:rPr>
          <w:delText>Washington</w:delText>
        </w:r>
        <w:r w:rsidRPr="00311396">
          <w:rPr>
            <w:sz w:val="22"/>
            <w:szCs w:val="22"/>
          </w:rPr>
          <w:delText>, 19, 22, 29, 48, 52, 173, 174, 187, 223, 227, 229, 232</w:delText>
        </w:r>
      </w:del>
    </w:p>
    <w:p w14:paraId="5CE1016E" w14:textId="77777777" w:rsidR="00890698" w:rsidRPr="00311396" w:rsidRDefault="00311396">
      <w:pPr>
        <w:pStyle w:val="Index1"/>
        <w:rPr>
          <w:del w:id="17984" w:author="Summer 2023 updates" w:date="2024-07-31T13:42:00Z"/>
          <w:sz w:val="22"/>
          <w:szCs w:val="22"/>
        </w:rPr>
      </w:pPr>
      <w:del w:id="17985" w:author="Summer 2023 updates" w:date="2024-07-31T13:42:00Z">
        <w:r w:rsidRPr="00311396">
          <w:rPr>
            <w:rFonts w:cs="Times New Roman"/>
            <w:color w:val="000000" w:themeColor="text1"/>
            <w:sz w:val="22"/>
            <w:szCs w:val="22"/>
          </w:rPr>
          <w:delText xml:space="preserve">Wilderness </w:delText>
        </w:r>
        <w:r w:rsidR="00470ADF">
          <w:rPr>
            <w:rFonts w:cs="Times New Roman"/>
            <w:color w:val="000000" w:themeColor="text1"/>
            <w:sz w:val="22"/>
            <w:szCs w:val="22"/>
          </w:rPr>
          <w:delText>F</w:delText>
        </w:r>
        <w:r w:rsidRPr="00311396">
          <w:rPr>
            <w:rFonts w:cs="Times New Roman"/>
            <w:color w:val="000000" w:themeColor="text1"/>
            <w:sz w:val="22"/>
            <w:szCs w:val="22"/>
          </w:rPr>
          <w:delText xml:space="preserve">ield </w:delText>
        </w:r>
        <w:r w:rsidR="00470ADF">
          <w:rPr>
            <w:rFonts w:cs="Times New Roman"/>
            <w:color w:val="000000" w:themeColor="text1"/>
            <w:sz w:val="22"/>
            <w:szCs w:val="22"/>
          </w:rPr>
          <w:delText>S</w:delText>
        </w:r>
        <w:r w:rsidRPr="00311396">
          <w:rPr>
            <w:rFonts w:cs="Times New Roman"/>
            <w:color w:val="000000" w:themeColor="text1"/>
            <w:sz w:val="22"/>
            <w:szCs w:val="22"/>
          </w:rPr>
          <w:delText>tation</w:delText>
        </w:r>
        <w:r w:rsidRPr="00311396">
          <w:rPr>
            <w:sz w:val="22"/>
            <w:szCs w:val="22"/>
          </w:rPr>
          <w:delText>, 23, 29, 69, 70, 71, 116, 117, 230</w:delText>
        </w:r>
      </w:del>
    </w:p>
    <w:p w14:paraId="3F00CD1A" w14:textId="77777777" w:rsidR="00890698" w:rsidRPr="00311396" w:rsidRDefault="00311396">
      <w:pPr>
        <w:pStyle w:val="Index1"/>
        <w:rPr>
          <w:del w:id="17986" w:author="Summer 2023 updates" w:date="2024-07-31T13:42:00Z"/>
          <w:sz w:val="22"/>
          <w:szCs w:val="22"/>
        </w:rPr>
      </w:pPr>
      <w:del w:id="17987" w:author="Summer 2023 updates" w:date="2024-07-31T13:42:00Z">
        <w:r w:rsidRPr="00311396">
          <w:rPr>
            <w:sz w:val="22"/>
            <w:szCs w:val="22"/>
          </w:rPr>
          <w:delText>Withdrawal, 46, 213, 221</w:delText>
        </w:r>
      </w:del>
    </w:p>
    <w:p w14:paraId="1CC926C1" w14:textId="77777777" w:rsidR="00890698" w:rsidRPr="00311396" w:rsidRDefault="00311396">
      <w:pPr>
        <w:pStyle w:val="Index1"/>
        <w:rPr>
          <w:del w:id="17988" w:author="Summer 2023 updates" w:date="2024-07-31T13:42:00Z"/>
          <w:sz w:val="22"/>
          <w:szCs w:val="22"/>
        </w:rPr>
      </w:pPr>
      <w:del w:id="17989" w:author="Summer 2023 updates" w:date="2024-07-31T13:42:00Z">
        <w:r w:rsidRPr="00311396">
          <w:rPr>
            <w:color w:val="000000" w:themeColor="text1"/>
            <w:sz w:val="22"/>
            <w:szCs w:val="22"/>
          </w:rPr>
          <w:delText>Withdrawing</w:delText>
        </w:r>
        <w:r w:rsidRPr="00311396">
          <w:rPr>
            <w:sz w:val="22"/>
            <w:szCs w:val="22"/>
          </w:rPr>
          <w:delText>, 45, 213, 214</w:delText>
        </w:r>
      </w:del>
    </w:p>
    <w:p w14:paraId="6BE07874" w14:textId="77777777" w:rsidR="00890698" w:rsidRPr="00311396" w:rsidRDefault="00311396">
      <w:pPr>
        <w:pStyle w:val="Index1"/>
        <w:rPr>
          <w:del w:id="17990" w:author="Summer 2023 updates" w:date="2024-07-31T13:42:00Z"/>
          <w:sz w:val="22"/>
          <w:szCs w:val="22"/>
        </w:rPr>
      </w:pPr>
      <w:del w:id="17991" w:author="Summer 2023 updates" w:date="2024-07-31T13:42:00Z">
        <w:r w:rsidRPr="00311396">
          <w:rPr>
            <w:rFonts w:cs="Times New Roman"/>
            <w:color w:val="000000" w:themeColor="text1"/>
            <w:sz w:val="22"/>
            <w:szCs w:val="22"/>
          </w:rPr>
          <w:delText>Workshop</w:delText>
        </w:r>
        <w:r w:rsidR="00470ADF">
          <w:rPr>
            <w:rFonts w:cs="Times New Roman"/>
            <w:color w:val="000000" w:themeColor="text1"/>
            <w:sz w:val="22"/>
            <w:szCs w:val="22"/>
          </w:rPr>
          <w:delText>(S)</w:delText>
        </w:r>
        <w:r w:rsidRPr="00311396">
          <w:rPr>
            <w:sz w:val="22"/>
            <w:szCs w:val="22"/>
          </w:rPr>
          <w:delText>, 23, 61, 91, 92, 96, 97, 98, 118, 122, 148, 151, 152, 156, 178, 182, 183, 184, 197, 199, 200, 201, 202</w:delText>
        </w:r>
      </w:del>
    </w:p>
    <w:p w14:paraId="1D79D8C7" w14:textId="77777777" w:rsidR="00890698" w:rsidRPr="00311396" w:rsidRDefault="00470ADF" w:rsidP="00470ADF">
      <w:pPr>
        <w:pStyle w:val="Index1"/>
        <w:ind w:left="0" w:firstLine="0"/>
        <w:rPr>
          <w:del w:id="17992" w:author="Summer 2023 updates" w:date="2024-07-31T13:42:00Z"/>
          <w:sz w:val="22"/>
          <w:szCs w:val="22"/>
        </w:rPr>
      </w:pPr>
      <w:del w:id="17993" w:author="Summer 2023 updates" w:date="2024-07-31T13:42:00Z">
        <w:r>
          <w:rPr>
            <w:sz w:val="22"/>
            <w:szCs w:val="22"/>
          </w:rPr>
          <w:delText>Writing</w:delText>
        </w:r>
        <w:r w:rsidR="00311396" w:rsidRPr="00311396">
          <w:rPr>
            <w:sz w:val="22"/>
            <w:szCs w:val="22"/>
          </w:rPr>
          <w:delText xml:space="preserve">, 12, 13, 14, 15, 22, 24, 34, 36, 42, 55, 59, 91, 92, 97, 98, 111, 112, 113, 114, 117, 118, 166, 178, 182, 183, 184, 185, 202, </w:delText>
        </w:r>
        <w:r w:rsidR="00311396" w:rsidRPr="00311396">
          <w:rPr>
            <w:i/>
            <w:color w:val="000000" w:themeColor="text1"/>
            <w:sz w:val="22"/>
            <w:szCs w:val="22"/>
          </w:rPr>
          <w:delText>see</w:delText>
        </w:r>
        <w:r w:rsidR="00311396" w:rsidRPr="00311396">
          <w:rPr>
            <w:color w:val="000000" w:themeColor="text1"/>
            <w:sz w:val="22"/>
            <w:szCs w:val="22"/>
          </w:rPr>
          <w:delText xml:space="preserve"> rhetoric</w:delText>
        </w:r>
      </w:del>
    </w:p>
    <w:p w14:paraId="4A03C049" w14:textId="667E0DA7" w:rsidR="00A364BA" w:rsidRPr="00A364BA" w:rsidRDefault="00A364BA">
      <w:pPr>
        <w:pStyle w:val="Index1"/>
        <w:rPr>
          <w:rPrChange w:id="17994" w:author="Summer 2023 updates" w:date="2024-07-31T13:42:00Z">
            <w:rPr>
              <w:sz w:val="22"/>
            </w:rPr>
          </w:rPrChange>
        </w:rPr>
        <w:pPrChange w:id="17995" w:author="Summer 2023 updates" w:date="2024-07-31T13:42:00Z">
          <w:pPr>
            <w:pStyle w:val="Index1"/>
            <w:tabs>
              <w:tab w:val="right" w:leader="dot" w:pos="4670"/>
            </w:tabs>
          </w:pPr>
        </w:pPrChange>
      </w:pPr>
      <w:r w:rsidRPr="00A364BA">
        <w:rPr>
          <w:rPrChange w:id="17996" w:author="Summer 2023 updates" w:date="2024-07-31T13:42:00Z">
            <w:rPr>
              <w:sz w:val="22"/>
            </w:rPr>
          </w:rPrChange>
        </w:rPr>
        <w:t xml:space="preserve">Writing Emphasis, </w:t>
      </w:r>
      <w:del w:id="17997" w:author="Summer 2023 updates" w:date="2024-07-31T13:42:00Z">
        <w:r w:rsidR="00311396" w:rsidRPr="00311396">
          <w:rPr>
            <w:sz w:val="22"/>
            <w:szCs w:val="22"/>
          </w:rPr>
          <w:delText>16</w:delText>
        </w:r>
      </w:del>
      <w:ins w:id="17998" w:author="Summer 2023 updates" w:date="2024-07-31T13:42:00Z">
        <w:r w:rsidRPr="00A364BA">
          <w:t>13, 54</w:t>
        </w:r>
      </w:ins>
    </w:p>
    <w:p w14:paraId="0CF49560" w14:textId="0CDEA4D3" w:rsidR="00A364BA" w:rsidRPr="00A364BA" w:rsidRDefault="00A364BA">
      <w:pPr>
        <w:pStyle w:val="Index1"/>
        <w:rPr>
          <w:rPrChange w:id="17999" w:author="Summer 2023 updates" w:date="2024-07-31T13:42:00Z">
            <w:rPr>
              <w:sz w:val="22"/>
            </w:rPr>
          </w:rPrChange>
        </w:rPr>
        <w:pPrChange w:id="18000" w:author="Summer 2023 updates" w:date="2024-07-31T13:42:00Z">
          <w:pPr>
            <w:pStyle w:val="Index1"/>
            <w:tabs>
              <w:tab w:val="right" w:leader="dot" w:pos="4670"/>
            </w:tabs>
          </w:pPr>
        </w:pPrChange>
      </w:pPr>
      <w:r w:rsidRPr="00A364BA">
        <w:rPr>
          <w:color w:val="000000" w:themeColor="text1"/>
          <w:rPrChange w:id="18001" w:author="Summer 2023 updates" w:date="2024-07-31T13:42:00Z">
            <w:rPr>
              <w:color w:val="000000" w:themeColor="text1"/>
              <w:sz w:val="22"/>
            </w:rPr>
          </w:rPrChange>
        </w:rPr>
        <w:t>Yellow Ribbon</w:t>
      </w:r>
      <w:r w:rsidRPr="00A364BA">
        <w:rPr>
          <w:rPrChange w:id="18002" w:author="Summer 2023 updates" w:date="2024-07-31T13:42:00Z">
            <w:rPr>
              <w:sz w:val="22"/>
            </w:rPr>
          </w:rPrChange>
        </w:rPr>
        <w:t xml:space="preserve">, </w:t>
      </w:r>
      <w:del w:id="18003" w:author="Summer 2023 updates" w:date="2024-07-31T13:42:00Z">
        <w:r w:rsidR="00311396" w:rsidRPr="00311396">
          <w:rPr>
            <w:sz w:val="22"/>
            <w:szCs w:val="22"/>
          </w:rPr>
          <w:delText>218</w:delText>
        </w:r>
      </w:del>
      <w:ins w:id="18004" w:author="Summer 2023 updates" w:date="2024-07-31T13:42:00Z">
        <w:r w:rsidRPr="00A364BA">
          <w:t>240</w:t>
        </w:r>
      </w:ins>
    </w:p>
    <w:p w14:paraId="6DB02718" w14:textId="19D8A761" w:rsidR="00A364BA" w:rsidRPr="00A364BA" w:rsidRDefault="00A364BA" w:rsidP="002B623E">
      <w:pPr>
        <w:pStyle w:val="Heading1"/>
        <w:rPr>
          <w:b w:val="0"/>
          <w:sz w:val="18"/>
          <w:rPrChange w:id="18005" w:author="Summer 2023 updates" w:date="2024-07-31T13:42:00Z">
            <w:rPr/>
          </w:rPrChange>
        </w:rPr>
        <w:sectPr w:rsidR="00A364BA" w:rsidRPr="00A364BA" w:rsidSect="00A364BA">
          <w:type w:val="continuous"/>
          <w:pgSz w:w="12240" w:h="15840"/>
          <w:pgMar w:top="1440" w:right="1080" w:bottom="1080" w:left="1080" w:header="720" w:footer="720" w:gutter="0"/>
          <w:cols w:num="2" w:space="720"/>
          <w:docGrid w:linePitch="360"/>
          <w:sectPrChange w:id="18006" w:author="Summer 2023 updates" w:date="2024-07-31T13:42:00Z">
            <w:sectPr w:rsidR="00A364BA" w:rsidRPr="00A364BA" w:rsidSect="00A364BA">
              <w:pgMar w:top="720" w:right="720" w:bottom="1080" w:left="1440" w:header="720" w:footer="720" w:gutter="0"/>
            </w:sectPr>
          </w:sectPrChange>
        </w:sectPr>
      </w:pPr>
    </w:p>
    <w:p w14:paraId="0D8442A2" w14:textId="006CEC41" w:rsidR="002E2CCC" w:rsidRPr="00A364BA" w:rsidRDefault="00393126" w:rsidP="002B623E">
      <w:pPr>
        <w:pStyle w:val="Heading1"/>
        <w:rPr>
          <w:b w:val="0"/>
          <w:sz w:val="18"/>
          <w:rPrChange w:id="18007" w:author="Summer 2023 updates" w:date="2024-07-31T13:42:00Z">
            <w:rPr>
              <w:sz w:val="17"/>
            </w:rPr>
          </w:rPrChange>
        </w:rPr>
      </w:pPr>
      <w:r w:rsidRPr="00A364BA">
        <w:rPr>
          <w:b w:val="0"/>
          <w:sz w:val="18"/>
          <w:rPrChange w:id="18008" w:author="Summer 2023 updates" w:date="2024-07-31T13:42:00Z">
            <w:rPr/>
          </w:rPrChange>
        </w:rPr>
        <w:fldChar w:fldCharType="end"/>
      </w:r>
    </w:p>
    <w:sectPr w:rsidR="002E2CCC" w:rsidRPr="00A364BA" w:rsidSect="00A364BA">
      <w:type w:val="continuous"/>
      <w:pgSz w:w="12240" w:h="15840"/>
      <w:pgMar w:top="1440" w:right="1080" w:bottom="1080" w:left="1080" w:header="720" w:footer="720" w:gutter="0"/>
      <w:cols w:space="720"/>
      <w:docGrid w:linePitch="360"/>
      <w:sectPrChange w:id="18009" w:author="Summer 2023 updates" w:date="2024-07-31T13:42:00Z">
        <w:sectPr w:rsidR="002E2CCC" w:rsidRPr="00A364BA" w:rsidSect="00A364BA">
          <w:pgMar w:top="720" w:right="720" w:bottom="108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7BD91" w14:textId="77777777" w:rsidR="003B4409" w:rsidRDefault="003B4409" w:rsidP="003C50AB">
      <w:pPr>
        <w:spacing w:after="0"/>
      </w:pPr>
      <w:r>
        <w:separator/>
      </w:r>
    </w:p>
    <w:p w14:paraId="68602E27" w14:textId="77777777" w:rsidR="003B4409" w:rsidRDefault="003B4409"/>
  </w:endnote>
  <w:endnote w:type="continuationSeparator" w:id="0">
    <w:p w14:paraId="01E881EF" w14:textId="77777777" w:rsidR="003B4409" w:rsidRDefault="003B4409" w:rsidP="003C50AB">
      <w:pPr>
        <w:spacing w:after="0"/>
      </w:pPr>
      <w:r>
        <w:continuationSeparator/>
      </w:r>
    </w:p>
    <w:p w14:paraId="4FCD559C" w14:textId="77777777" w:rsidR="003B4409" w:rsidRDefault="003B4409"/>
  </w:endnote>
  <w:endnote w:type="continuationNotice" w:id="1">
    <w:p w14:paraId="6C9B77A5" w14:textId="77777777" w:rsidR="003B4409" w:rsidRDefault="003B44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BM)">
    <w:altName w:val="Times New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EB Garamond">
    <w:charset w:val="00"/>
    <w:family w:val="auto"/>
    <w:pitch w:val="default"/>
  </w:font>
  <w:font w:name="EB Garamond Medium">
    <w:altName w:val="Times New Roman"/>
    <w:charset w:val="00"/>
    <w:family w:val="auto"/>
    <w:pitch w:val="default"/>
  </w:font>
  <w:font w:name="ArialMT">
    <w:altName w:val="Arial"/>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MT">
    <w:altName w:val="Times New Roman"/>
    <w:charset w:val="00"/>
    <w:family w:val="auto"/>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32A7E" w14:textId="77777777" w:rsidR="00D17E9F" w:rsidRDefault="00D17E9F" w:rsidP="005475A9">
    <w:pPr>
      <w:pStyle w:val="Footer"/>
      <w:framePr w:wrap="around" w:vAnchor="text" w:hAnchor="margin" w:xAlign="center" w:y="1"/>
      <w:rPr>
        <w:del w:id="1212" w:author="Summer 2023 updates" w:date="2024-07-31T13:42:00Z"/>
        <w:rStyle w:val="PageNumber"/>
      </w:rPr>
    </w:pPr>
    <w:del w:id="1213" w:author="Summer 2023 updates" w:date="2024-07-31T13:42:00Z">
      <w:r>
        <w:rPr>
          <w:rStyle w:val="PageNumber"/>
        </w:rPr>
        <w:fldChar w:fldCharType="begin"/>
      </w:r>
      <w:r>
        <w:rPr>
          <w:rStyle w:val="PageNumber"/>
        </w:rPr>
        <w:delInstrText xml:space="preserve">PAGE  </w:delInstrText>
      </w:r>
      <w:r>
        <w:rPr>
          <w:rStyle w:val="PageNumber"/>
        </w:rPr>
        <w:fldChar w:fldCharType="separate"/>
      </w:r>
      <w:r>
        <w:rPr>
          <w:rStyle w:val="PageNumber"/>
          <w:noProof/>
        </w:rPr>
        <w:delText>2</w:delText>
      </w:r>
      <w:r>
        <w:rPr>
          <w:rStyle w:val="PageNumber"/>
        </w:rPr>
        <w:fldChar w:fldCharType="end"/>
      </w:r>
    </w:del>
  </w:p>
  <w:p w14:paraId="7847FD09" w14:textId="77777777" w:rsidR="003B4409" w:rsidRDefault="003B440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B8042"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46B44349" w14:textId="77777777" w:rsidR="00F843F5" w:rsidRDefault="00F843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F94FE" w14:textId="059F19DB"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 PAGE  \* Arabic </w:instrText>
    </w:r>
    <w:r>
      <w:rPr>
        <w:rStyle w:val="PageNumber"/>
      </w:rPr>
      <w:fldChar w:fldCharType="separate"/>
    </w:r>
    <w:r w:rsidR="00F902E0">
      <w:rPr>
        <w:rStyle w:val="PageNumber"/>
        <w:noProof/>
      </w:rPr>
      <w:t>20</w:t>
    </w:r>
    <w:r>
      <w:rPr>
        <w:rStyle w:val="PageNumber"/>
      </w:rPr>
      <w:fldChar w:fldCharType="end"/>
    </w:r>
  </w:p>
  <w:p w14:paraId="3803977C" w14:textId="77777777" w:rsidR="00F843F5" w:rsidRPr="00E56359" w:rsidRDefault="00F843F5" w:rsidP="000E6100">
    <w:pPr>
      <w:pStyle w:val="Footer"/>
      <w:rPr>
        <w:sz w:val="18"/>
      </w:rPr>
    </w:pPr>
    <w:r w:rsidRPr="00E56359">
      <w:rPr>
        <w:sz w:val="18"/>
      </w:rPr>
      <w:t>Coe College Catalog (</w:t>
    </w:r>
    <w:r>
      <w:rPr>
        <w:sz w:val="18"/>
      </w:rPr>
      <w:t>2017-2018</w:t>
    </w:r>
    <w:r w:rsidRPr="00E56359">
      <w:rPr>
        <w:sz w:val="18"/>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5BFA9"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4826AD01" w14:textId="77777777" w:rsidR="00F843F5" w:rsidRDefault="00F843F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AEE00" w14:textId="6E3A5DEC" w:rsidR="00F843F5" w:rsidRPr="00937658" w:rsidRDefault="00F843F5"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sidR="00F902E0">
      <w:rPr>
        <w:rStyle w:val="PageNumber"/>
        <w:noProof/>
      </w:rPr>
      <w:t>20</w:t>
    </w:r>
    <w:r w:rsidRPr="00937658">
      <w:rPr>
        <w:rStyle w:val="PageNumber"/>
      </w:rPr>
      <w:fldChar w:fldCharType="end"/>
    </w:r>
  </w:p>
  <w:p w14:paraId="03893AA3" w14:textId="77777777" w:rsidR="00F843F5" w:rsidRPr="00937658" w:rsidRDefault="00F843F5" w:rsidP="000E6100">
    <w:pPr>
      <w:pStyle w:val="Footer"/>
      <w:rPr>
        <w:sz w:val="18"/>
      </w:rPr>
    </w:pPr>
    <w:r>
      <w:rPr>
        <w:sz w:val="18"/>
      </w:rPr>
      <w:t xml:space="preserve"> </w:t>
    </w:r>
    <w:r w:rsidRPr="00937658">
      <w:rPr>
        <w:sz w:val="18"/>
      </w:rPr>
      <w:t>Coe College C</w:t>
    </w:r>
    <w:r>
      <w:rPr>
        <w:sz w:val="18"/>
      </w:rPr>
      <w:t>atalog 2022</w:t>
    </w:r>
    <w:r w:rsidRPr="00332D8F">
      <w:rPr>
        <w:rFonts w:cs="Times New Roman"/>
        <w:b/>
        <w:color w:val="000000" w:themeColor="text1"/>
        <w:sz w:val="18"/>
        <w:szCs w:val="18"/>
      </w:rPr>
      <w:t>-</w:t>
    </w:r>
    <w:r>
      <w:rPr>
        <w:sz w:val="18"/>
      </w:rPr>
      <w:t>2023</w:t>
    </w:r>
    <w:r w:rsidRPr="00937658">
      <w:rPr>
        <w:sz w:val="18"/>
      </w:rPr>
      <w:t>)</w:t>
    </w:r>
    <w:r>
      <w:rPr>
        <w:sz w:val="18"/>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8595" w14:textId="44AFF8E1" w:rsidR="00F843F5" w:rsidRPr="00937658" w:rsidRDefault="00F843F5"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sidR="00EC02FE">
      <w:rPr>
        <w:rStyle w:val="PageNumber"/>
        <w:noProof/>
      </w:rPr>
      <w:t>256</w:t>
    </w:r>
    <w:r w:rsidRPr="00937658">
      <w:rPr>
        <w:rStyle w:val="PageNumber"/>
      </w:rPr>
      <w:fldChar w:fldCharType="end"/>
    </w:r>
  </w:p>
  <w:p w14:paraId="5F5A8722" w14:textId="072F513B" w:rsidR="00F843F5" w:rsidRPr="00937658" w:rsidRDefault="00F843F5" w:rsidP="000E6100">
    <w:pPr>
      <w:pStyle w:val="Footer"/>
      <w:rPr>
        <w:sz w:val="18"/>
      </w:rPr>
    </w:pPr>
    <w:r w:rsidRPr="00937658">
      <w:rPr>
        <w:sz w:val="18"/>
      </w:rPr>
      <w:t>Coe College C</w:t>
    </w:r>
    <w:r>
      <w:rPr>
        <w:sz w:val="18"/>
      </w:rPr>
      <w:t>atalog (2023</w:t>
    </w:r>
    <w:r w:rsidRPr="00332D8F">
      <w:rPr>
        <w:rFonts w:cs="Times New Roman"/>
        <w:b/>
        <w:color w:val="000000" w:themeColor="text1"/>
        <w:sz w:val="18"/>
        <w:szCs w:val="18"/>
      </w:rPr>
      <w:t>-</w:t>
    </w:r>
    <w:r>
      <w:rPr>
        <w:sz w:val="18"/>
      </w:rPr>
      <w:t>2024</w:t>
    </w:r>
    <w:r w:rsidRPr="00937658">
      <w:rPr>
        <w:sz w:val="18"/>
      </w:rPr>
      <w:t>)</w:t>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21716" w14:textId="77777777" w:rsidR="00D17E9F" w:rsidRPr="00937658" w:rsidRDefault="00D17E9F" w:rsidP="005475A9">
    <w:pPr>
      <w:pStyle w:val="Footer"/>
      <w:framePr w:wrap="around" w:vAnchor="text" w:hAnchor="margin" w:xAlign="center" w:y="1"/>
      <w:rPr>
        <w:del w:id="1214" w:author="Summer 2023 updates" w:date="2024-07-31T13:42:00Z"/>
        <w:rStyle w:val="PageNumber"/>
      </w:rPr>
    </w:pPr>
    <w:del w:id="1215" w:author="Summer 2023 updates" w:date="2024-07-31T13:42:00Z">
      <w:r w:rsidRPr="00937658">
        <w:rPr>
          <w:rStyle w:val="PageNumber"/>
        </w:rPr>
        <w:fldChar w:fldCharType="begin"/>
      </w:r>
      <w:r w:rsidRPr="00937658">
        <w:rPr>
          <w:rStyle w:val="PageNumber"/>
        </w:rPr>
        <w:delInstrText xml:space="preserve"> PAGE  \* Arabic </w:delInstrText>
      </w:r>
      <w:r w:rsidRPr="00937658">
        <w:rPr>
          <w:rStyle w:val="PageNumber"/>
        </w:rPr>
        <w:fldChar w:fldCharType="separate"/>
      </w:r>
      <w:r>
        <w:rPr>
          <w:rStyle w:val="PageNumber"/>
          <w:noProof/>
        </w:rPr>
        <w:delText>7</w:delText>
      </w:r>
      <w:r w:rsidRPr="00937658">
        <w:rPr>
          <w:rStyle w:val="PageNumber"/>
        </w:rPr>
        <w:fldChar w:fldCharType="end"/>
      </w:r>
    </w:del>
  </w:p>
  <w:p w14:paraId="1A0E85BF" w14:textId="107C95D0" w:rsidR="003B4409" w:rsidRDefault="00D17E9F">
    <w:pPr>
      <w:pStyle w:val="Footer"/>
      <w:rPr>
        <w:rPrChange w:id="1216" w:author="Summer 2023 updates" w:date="2024-07-31T13:42:00Z">
          <w:rPr>
            <w:sz w:val="18"/>
          </w:rPr>
        </w:rPrChange>
      </w:rPr>
    </w:pPr>
    <w:del w:id="1217" w:author="Summer 2023 updates" w:date="2024-07-31T13:42:00Z">
      <w:r w:rsidRPr="00937658">
        <w:rPr>
          <w:sz w:val="18"/>
        </w:rPr>
        <w:delText>Coe College Catalog (20</w:delText>
      </w:r>
      <w:r>
        <w:rPr>
          <w:sz w:val="18"/>
        </w:rPr>
        <w:delText>22-2023</w:delText>
      </w:r>
      <w:r w:rsidRPr="00937658">
        <w:rPr>
          <w:sz w:val="18"/>
        </w:rPr>
        <w:delText>)</w:delText>
      </w:r>
    </w:del>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6228"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08AF9238" w14:textId="77777777" w:rsidR="00F843F5" w:rsidRDefault="00F843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C47FE"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 PAGE  \* Arabic </w:instrText>
    </w:r>
    <w:r>
      <w:rPr>
        <w:rStyle w:val="PageNumber"/>
      </w:rPr>
      <w:fldChar w:fldCharType="separate"/>
    </w:r>
    <w:r w:rsidR="00F902E0">
      <w:rPr>
        <w:rStyle w:val="PageNumber"/>
        <w:noProof/>
      </w:rPr>
      <w:t>20</w:t>
    </w:r>
    <w:r>
      <w:rPr>
        <w:rStyle w:val="PageNumber"/>
      </w:rPr>
      <w:fldChar w:fldCharType="end"/>
    </w:r>
  </w:p>
  <w:p w14:paraId="44F2D5A2" w14:textId="77777777" w:rsidR="00F843F5" w:rsidRPr="00E56359" w:rsidRDefault="00F843F5" w:rsidP="000E6100">
    <w:pPr>
      <w:pStyle w:val="Footer"/>
      <w:rPr>
        <w:sz w:val="18"/>
      </w:rPr>
    </w:pPr>
    <w:r w:rsidRPr="00E56359">
      <w:rPr>
        <w:sz w:val="18"/>
      </w:rPr>
      <w:t>Coe College Catalog (</w:t>
    </w:r>
    <w:r>
      <w:rPr>
        <w:sz w:val="18"/>
      </w:rPr>
      <w:t>2017-2018</w:t>
    </w:r>
    <w:r w:rsidRPr="00E56359">
      <w:rPr>
        <w:sz w:val="18"/>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C61D"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282</w:t>
    </w:r>
    <w:r>
      <w:rPr>
        <w:rStyle w:val="PageNumber"/>
      </w:rPr>
      <w:fldChar w:fldCharType="end"/>
    </w:r>
  </w:p>
  <w:p w14:paraId="17AC1F41" w14:textId="77777777" w:rsidR="00F843F5" w:rsidRDefault="00F843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0A3E4" w14:textId="77777777" w:rsidR="00F843F5" w:rsidRPr="00937658" w:rsidRDefault="00F843F5"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sidR="00F902E0">
      <w:rPr>
        <w:rStyle w:val="PageNumber"/>
        <w:noProof/>
      </w:rPr>
      <w:t>20</w:t>
    </w:r>
    <w:r w:rsidRPr="00937658">
      <w:rPr>
        <w:rStyle w:val="PageNumber"/>
      </w:rPr>
      <w:fldChar w:fldCharType="end"/>
    </w:r>
  </w:p>
  <w:p w14:paraId="437C2A6F" w14:textId="77777777" w:rsidR="00F843F5" w:rsidRPr="00937658" w:rsidRDefault="00F843F5" w:rsidP="000E6100">
    <w:pPr>
      <w:pStyle w:val="Footer"/>
      <w:rPr>
        <w:sz w:val="18"/>
      </w:rPr>
    </w:pPr>
    <w:r>
      <w:rPr>
        <w:sz w:val="18"/>
      </w:rPr>
      <w:t xml:space="preserve"> </w:t>
    </w:r>
    <w:r w:rsidRPr="00937658">
      <w:rPr>
        <w:sz w:val="18"/>
      </w:rPr>
      <w:t>Coe College C</w:t>
    </w:r>
    <w:r>
      <w:rPr>
        <w:sz w:val="18"/>
      </w:rPr>
      <w:t>atalog 2022</w:t>
    </w:r>
    <w:r w:rsidRPr="00332D8F">
      <w:rPr>
        <w:rFonts w:cs="Times New Roman"/>
        <w:b/>
        <w:color w:val="000000" w:themeColor="text1"/>
        <w:sz w:val="18"/>
        <w:szCs w:val="18"/>
      </w:rPr>
      <w:t>-</w:t>
    </w:r>
    <w:r>
      <w:rPr>
        <w:sz w:val="18"/>
      </w:rPr>
      <w:t>2023</w:t>
    </w:r>
    <w:r w:rsidRPr="00937658">
      <w:rPr>
        <w:sz w:val="18"/>
      </w:rPr>
      <w:t>)</w:t>
    </w:r>
    <w:r>
      <w:rPr>
        <w:sz w:val="18"/>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787A3" w14:textId="3350AF3C" w:rsidR="00F843F5" w:rsidRPr="00937658" w:rsidRDefault="00F843F5" w:rsidP="00884DF4">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sidR="00F902E0">
      <w:rPr>
        <w:rStyle w:val="PageNumber"/>
        <w:noProof/>
      </w:rPr>
      <w:t>15</w:t>
    </w:r>
    <w:r w:rsidRPr="00937658">
      <w:rPr>
        <w:rStyle w:val="PageNumber"/>
      </w:rPr>
      <w:fldChar w:fldCharType="end"/>
    </w:r>
  </w:p>
  <w:p w14:paraId="76D98A0B" w14:textId="2B5E6CBE" w:rsidR="00F843F5" w:rsidRPr="00884DF4" w:rsidRDefault="00F843F5" w:rsidP="00884DF4">
    <w:pPr>
      <w:pStyle w:val="Footer"/>
      <w:rPr>
        <w:sz w:val="18"/>
      </w:rPr>
    </w:pPr>
    <w:r w:rsidRPr="00937658">
      <w:rPr>
        <w:sz w:val="18"/>
      </w:rPr>
      <w:t>Coe College C</w:t>
    </w:r>
    <w:r>
      <w:rPr>
        <w:sz w:val="18"/>
      </w:rPr>
      <w:t>atalog (2023</w:t>
    </w:r>
    <w:r w:rsidRPr="00332D8F">
      <w:rPr>
        <w:rFonts w:cs="Times New Roman"/>
        <w:b/>
        <w:color w:val="000000" w:themeColor="text1"/>
        <w:sz w:val="18"/>
        <w:szCs w:val="18"/>
      </w:rPr>
      <w:t>-</w:t>
    </w:r>
    <w:r>
      <w:rPr>
        <w:sz w:val="18"/>
      </w:rPr>
      <w:t>2024</w:t>
    </w:r>
    <w:r w:rsidRPr="00937658">
      <w:rPr>
        <w:sz w:val="18"/>
      </w:rPr>
      <w:t>)</w:t>
    </w:r>
    <w:r>
      <w:rPr>
        <w:sz w:val="18"/>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D23E7" w14:textId="77777777" w:rsidR="00F843F5" w:rsidRDefault="00F843F5" w:rsidP="005475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37149B" w14:textId="77777777" w:rsidR="00F843F5" w:rsidRDefault="00F843F5">
    <w:pPr>
      <w:pStyle w:val="Footer"/>
    </w:pPr>
  </w:p>
  <w:p w14:paraId="458888DC" w14:textId="77777777" w:rsidR="00F843F5" w:rsidRDefault="00F843F5"/>
  <w:p w14:paraId="245FC1E5" w14:textId="77777777" w:rsidR="00F843F5" w:rsidRDefault="00F843F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D215A" w14:textId="54388B34" w:rsidR="00F843F5" w:rsidRPr="00937658" w:rsidRDefault="00F843F5" w:rsidP="005475A9">
    <w:pPr>
      <w:pStyle w:val="Footer"/>
      <w:framePr w:wrap="around" w:vAnchor="text" w:hAnchor="margin" w:xAlign="center" w:y="1"/>
      <w:rPr>
        <w:rStyle w:val="PageNumber"/>
      </w:rPr>
    </w:pPr>
    <w:r w:rsidRPr="00937658">
      <w:rPr>
        <w:rStyle w:val="PageNumber"/>
      </w:rPr>
      <w:fldChar w:fldCharType="begin"/>
    </w:r>
    <w:r w:rsidRPr="00937658">
      <w:rPr>
        <w:rStyle w:val="PageNumber"/>
      </w:rPr>
      <w:instrText xml:space="preserve"> PAGE  \* Arabic </w:instrText>
    </w:r>
    <w:r w:rsidRPr="00937658">
      <w:rPr>
        <w:rStyle w:val="PageNumber"/>
      </w:rPr>
      <w:fldChar w:fldCharType="separate"/>
    </w:r>
    <w:r w:rsidR="00F902E0">
      <w:rPr>
        <w:rStyle w:val="PageNumber"/>
        <w:noProof/>
      </w:rPr>
      <w:t>19</w:t>
    </w:r>
    <w:r w:rsidRPr="00937658">
      <w:rPr>
        <w:rStyle w:val="PageNumber"/>
      </w:rPr>
      <w:fldChar w:fldCharType="end"/>
    </w:r>
  </w:p>
  <w:p w14:paraId="1EA55EA0" w14:textId="7314672C" w:rsidR="00F843F5" w:rsidRPr="00937658" w:rsidRDefault="00F843F5" w:rsidP="000E6100">
    <w:pPr>
      <w:pStyle w:val="Footer"/>
      <w:rPr>
        <w:sz w:val="18"/>
      </w:rPr>
    </w:pPr>
    <w:r w:rsidRPr="00937658">
      <w:rPr>
        <w:sz w:val="18"/>
      </w:rPr>
      <w:t>Coe College Catalog (20</w:t>
    </w:r>
    <w:r>
      <w:rPr>
        <w:sz w:val="18"/>
      </w:rPr>
      <w:t>23-2024</w:t>
    </w:r>
    <w:r w:rsidRPr="00937658">
      <w:rPr>
        <w:sz w:val="18"/>
      </w:rPr>
      <w:t>)</w:t>
    </w:r>
  </w:p>
  <w:p w14:paraId="138097C7" w14:textId="77777777" w:rsidR="00F843F5" w:rsidRDefault="00F843F5"/>
  <w:p w14:paraId="7E2FB964" w14:textId="77777777" w:rsidR="00F843F5" w:rsidRDefault="00F843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A9173" w14:textId="77777777" w:rsidR="003B4409" w:rsidRDefault="003B4409" w:rsidP="003C50AB">
      <w:pPr>
        <w:spacing w:after="0"/>
      </w:pPr>
      <w:r>
        <w:separator/>
      </w:r>
    </w:p>
    <w:p w14:paraId="057AC4CB" w14:textId="77777777" w:rsidR="003B4409" w:rsidRDefault="003B4409"/>
  </w:footnote>
  <w:footnote w:type="continuationSeparator" w:id="0">
    <w:p w14:paraId="0CC1FFC3" w14:textId="77777777" w:rsidR="003B4409" w:rsidRDefault="003B4409" w:rsidP="003C50AB">
      <w:pPr>
        <w:spacing w:after="0"/>
      </w:pPr>
      <w:r>
        <w:continuationSeparator/>
      </w:r>
    </w:p>
    <w:p w14:paraId="097D8E92" w14:textId="77777777" w:rsidR="003B4409" w:rsidRDefault="003B4409"/>
  </w:footnote>
  <w:footnote w:type="continuationNotice" w:id="1">
    <w:p w14:paraId="483E448B" w14:textId="77777777" w:rsidR="003B4409" w:rsidRDefault="003B44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1D259" w14:textId="77777777" w:rsidR="003B4409" w:rsidRDefault="003B44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94413" w14:textId="77777777" w:rsidR="00F843F5" w:rsidRDefault="00F843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334872"/>
    <w:lvl w:ilvl="0" w:tplc="28B4C462">
      <w:start w:val="1"/>
      <w:numFmt w:val="bullet"/>
      <w:lvlText w:val="•"/>
      <w:lvlJc w:val="left"/>
    </w:lvl>
    <w:lvl w:ilvl="1" w:tplc="56D466CC">
      <w:start w:val="1"/>
      <w:numFmt w:val="bullet"/>
      <w:lvlText w:val=""/>
      <w:lvlJc w:val="left"/>
    </w:lvl>
    <w:lvl w:ilvl="2" w:tplc="37DC5108">
      <w:start w:val="1"/>
      <w:numFmt w:val="bullet"/>
      <w:lvlText w:val=""/>
      <w:lvlJc w:val="left"/>
    </w:lvl>
    <w:lvl w:ilvl="3" w:tplc="2C1C929A">
      <w:start w:val="1"/>
      <w:numFmt w:val="bullet"/>
      <w:lvlText w:val=""/>
      <w:lvlJc w:val="left"/>
    </w:lvl>
    <w:lvl w:ilvl="4" w:tplc="8DAEB542">
      <w:start w:val="1"/>
      <w:numFmt w:val="bullet"/>
      <w:lvlText w:val=""/>
      <w:lvlJc w:val="left"/>
    </w:lvl>
    <w:lvl w:ilvl="5" w:tplc="21FC4760">
      <w:start w:val="1"/>
      <w:numFmt w:val="bullet"/>
      <w:lvlText w:val=""/>
      <w:lvlJc w:val="left"/>
    </w:lvl>
    <w:lvl w:ilvl="6" w:tplc="8D463744">
      <w:start w:val="1"/>
      <w:numFmt w:val="bullet"/>
      <w:lvlText w:val=""/>
      <w:lvlJc w:val="left"/>
    </w:lvl>
    <w:lvl w:ilvl="7" w:tplc="AA54D09A">
      <w:start w:val="1"/>
      <w:numFmt w:val="bullet"/>
      <w:lvlText w:val=""/>
      <w:lvlJc w:val="left"/>
    </w:lvl>
    <w:lvl w:ilvl="8" w:tplc="2D962E32">
      <w:start w:val="1"/>
      <w:numFmt w:val="bullet"/>
      <w:lvlText w:val=""/>
      <w:lvlJc w:val="left"/>
    </w:lvl>
  </w:abstractNum>
  <w:abstractNum w:abstractNumId="1" w15:restartNumberingAfterBreak="0">
    <w:nsid w:val="00000002"/>
    <w:multiLevelType w:val="hybridMultilevel"/>
    <w:tmpl w:val="74B0DC50"/>
    <w:lvl w:ilvl="0" w:tplc="20525C8E">
      <w:start w:val="1"/>
      <w:numFmt w:val="bullet"/>
      <w:lvlText w:val="•"/>
      <w:lvlJc w:val="left"/>
    </w:lvl>
    <w:lvl w:ilvl="1" w:tplc="3FB6B19C">
      <w:start w:val="1"/>
      <w:numFmt w:val="bullet"/>
      <w:lvlText w:val=""/>
      <w:lvlJc w:val="left"/>
    </w:lvl>
    <w:lvl w:ilvl="2" w:tplc="3FD41378">
      <w:start w:val="1"/>
      <w:numFmt w:val="bullet"/>
      <w:lvlText w:val=""/>
      <w:lvlJc w:val="left"/>
    </w:lvl>
    <w:lvl w:ilvl="3" w:tplc="230AAABA">
      <w:start w:val="1"/>
      <w:numFmt w:val="bullet"/>
      <w:lvlText w:val=""/>
      <w:lvlJc w:val="left"/>
    </w:lvl>
    <w:lvl w:ilvl="4" w:tplc="1AD6D316">
      <w:start w:val="1"/>
      <w:numFmt w:val="bullet"/>
      <w:lvlText w:val=""/>
      <w:lvlJc w:val="left"/>
    </w:lvl>
    <w:lvl w:ilvl="5" w:tplc="8BEA3544">
      <w:start w:val="1"/>
      <w:numFmt w:val="bullet"/>
      <w:lvlText w:val=""/>
      <w:lvlJc w:val="left"/>
    </w:lvl>
    <w:lvl w:ilvl="6" w:tplc="C4626712">
      <w:start w:val="1"/>
      <w:numFmt w:val="bullet"/>
      <w:lvlText w:val=""/>
      <w:lvlJc w:val="left"/>
    </w:lvl>
    <w:lvl w:ilvl="7" w:tplc="B7DE4856">
      <w:start w:val="1"/>
      <w:numFmt w:val="bullet"/>
      <w:lvlText w:val=""/>
      <w:lvlJc w:val="left"/>
    </w:lvl>
    <w:lvl w:ilvl="8" w:tplc="817CDBCE">
      <w:start w:val="1"/>
      <w:numFmt w:val="bullet"/>
      <w:lvlText w:val=""/>
      <w:lvlJc w:val="left"/>
    </w:lvl>
  </w:abstractNum>
  <w:abstractNum w:abstractNumId="2" w15:restartNumberingAfterBreak="0">
    <w:nsid w:val="00000003"/>
    <w:multiLevelType w:val="hybridMultilevel"/>
    <w:tmpl w:val="19495CFE"/>
    <w:lvl w:ilvl="0" w:tplc="C52A5BD6">
      <w:start w:val="1"/>
      <w:numFmt w:val="bullet"/>
      <w:lvlText w:val="•"/>
      <w:lvlJc w:val="left"/>
    </w:lvl>
    <w:lvl w:ilvl="1" w:tplc="A9383ACE">
      <w:start w:val="1"/>
      <w:numFmt w:val="bullet"/>
      <w:lvlText w:val=""/>
      <w:lvlJc w:val="left"/>
    </w:lvl>
    <w:lvl w:ilvl="2" w:tplc="74426548">
      <w:start w:val="1"/>
      <w:numFmt w:val="bullet"/>
      <w:lvlText w:val=""/>
      <w:lvlJc w:val="left"/>
    </w:lvl>
    <w:lvl w:ilvl="3" w:tplc="F89E6BBC">
      <w:start w:val="1"/>
      <w:numFmt w:val="bullet"/>
      <w:lvlText w:val=""/>
      <w:lvlJc w:val="left"/>
    </w:lvl>
    <w:lvl w:ilvl="4" w:tplc="8BF26EF4">
      <w:start w:val="1"/>
      <w:numFmt w:val="bullet"/>
      <w:lvlText w:val=""/>
      <w:lvlJc w:val="left"/>
    </w:lvl>
    <w:lvl w:ilvl="5" w:tplc="1D98946C">
      <w:start w:val="1"/>
      <w:numFmt w:val="bullet"/>
      <w:lvlText w:val=""/>
      <w:lvlJc w:val="left"/>
    </w:lvl>
    <w:lvl w:ilvl="6" w:tplc="59CA2E8E">
      <w:start w:val="1"/>
      <w:numFmt w:val="bullet"/>
      <w:lvlText w:val=""/>
      <w:lvlJc w:val="left"/>
    </w:lvl>
    <w:lvl w:ilvl="7" w:tplc="89E4664C">
      <w:start w:val="1"/>
      <w:numFmt w:val="bullet"/>
      <w:lvlText w:val=""/>
      <w:lvlJc w:val="left"/>
    </w:lvl>
    <w:lvl w:ilvl="8" w:tplc="D0909B1E">
      <w:start w:val="1"/>
      <w:numFmt w:val="bullet"/>
      <w:lvlText w:val=""/>
      <w:lvlJc w:val="left"/>
    </w:lvl>
  </w:abstractNum>
  <w:abstractNum w:abstractNumId="3" w15:restartNumberingAfterBreak="0">
    <w:nsid w:val="004B5DE0"/>
    <w:multiLevelType w:val="multilevel"/>
    <w:tmpl w:val="5120927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15:restartNumberingAfterBreak="0">
    <w:nsid w:val="009337B2"/>
    <w:multiLevelType w:val="hybridMultilevel"/>
    <w:tmpl w:val="C5CCA30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3406803"/>
    <w:multiLevelType w:val="hybridMultilevel"/>
    <w:tmpl w:val="D3BC954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3DB0DF6"/>
    <w:multiLevelType w:val="hybridMultilevel"/>
    <w:tmpl w:val="3EBE7EFE"/>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3E80C09"/>
    <w:multiLevelType w:val="hybridMultilevel"/>
    <w:tmpl w:val="A846F02A"/>
    <w:lvl w:ilvl="0" w:tplc="0409000F">
      <w:start w:val="1"/>
      <w:numFmt w:val="decimal"/>
      <w:lvlText w:val="%1."/>
      <w:lvlJc w:val="left"/>
      <w:pPr>
        <w:ind w:left="720" w:hanging="360"/>
      </w:pPr>
      <w:rPr>
        <w:rFonts w:hint="default"/>
        <w:sz w:val="22"/>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E92D19"/>
    <w:multiLevelType w:val="hybridMultilevel"/>
    <w:tmpl w:val="8904EA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100193"/>
    <w:multiLevelType w:val="hybridMultilevel"/>
    <w:tmpl w:val="611E4F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4D3410F"/>
    <w:multiLevelType w:val="hybridMultilevel"/>
    <w:tmpl w:val="1C7E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53717B"/>
    <w:multiLevelType w:val="hybridMultilevel"/>
    <w:tmpl w:val="7C92502A"/>
    <w:lvl w:ilvl="0" w:tplc="04090001">
      <w:start w:val="1"/>
      <w:numFmt w:val="bullet"/>
      <w:lvlText w:val=""/>
      <w:lvlJc w:val="left"/>
      <w:pPr>
        <w:ind w:left="841" w:hanging="361"/>
      </w:pPr>
      <w:rPr>
        <w:rFonts w:ascii="Symbol" w:hAnsi="Symbol" w:hint="default"/>
        <w:spacing w:val="0"/>
        <w:w w:val="102"/>
        <w:sz w:val="21"/>
        <w:szCs w:val="21"/>
      </w:rPr>
    </w:lvl>
    <w:lvl w:ilvl="1" w:tplc="49CC9970">
      <w:start w:val="1"/>
      <w:numFmt w:val="bullet"/>
      <w:lvlText w:val=""/>
      <w:lvlJc w:val="left"/>
      <w:pPr>
        <w:ind w:left="1560" w:hanging="360"/>
      </w:pPr>
      <w:rPr>
        <w:rFonts w:ascii="Symbol" w:eastAsia="Symbol" w:hAnsi="Symbol" w:cs="Symbol" w:hint="default"/>
        <w:w w:val="102"/>
        <w:sz w:val="21"/>
        <w:szCs w:val="21"/>
      </w:rPr>
    </w:lvl>
    <w:lvl w:ilvl="2" w:tplc="F948086E">
      <w:start w:val="1"/>
      <w:numFmt w:val="bullet"/>
      <w:lvlText w:val="•"/>
      <w:lvlJc w:val="left"/>
      <w:pPr>
        <w:ind w:left="2569" w:hanging="360"/>
      </w:pPr>
      <w:rPr>
        <w:rFonts w:hint="default"/>
      </w:rPr>
    </w:lvl>
    <w:lvl w:ilvl="3" w:tplc="A5565208">
      <w:start w:val="1"/>
      <w:numFmt w:val="bullet"/>
      <w:lvlText w:val="•"/>
      <w:lvlJc w:val="left"/>
      <w:pPr>
        <w:ind w:left="3578" w:hanging="360"/>
      </w:pPr>
      <w:rPr>
        <w:rFonts w:hint="default"/>
      </w:rPr>
    </w:lvl>
    <w:lvl w:ilvl="4" w:tplc="50D8E484">
      <w:start w:val="1"/>
      <w:numFmt w:val="bullet"/>
      <w:lvlText w:val="•"/>
      <w:lvlJc w:val="left"/>
      <w:pPr>
        <w:ind w:left="4587" w:hanging="360"/>
      </w:pPr>
      <w:rPr>
        <w:rFonts w:hint="default"/>
      </w:rPr>
    </w:lvl>
    <w:lvl w:ilvl="5" w:tplc="397C9E06">
      <w:start w:val="1"/>
      <w:numFmt w:val="bullet"/>
      <w:lvlText w:val="•"/>
      <w:lvlJc w:val="left"/>
      <w:pPr>
        <w:ind w:left="5596" w:hanging="360"/>
      </w:pPr>
      <w:rPr>
        <w:rFonts w:hint="default"/>
      </w:rPr>
    </w:lvl>
    <w:lvl w:ilvl="6" w:tplc="CE264052">
      <w:start w:val="1"/>
      <w:numFmt w:val="bullet"/>
      <w:lvlText w:val="•"/>
      <w:lvlJc w:val="left"/>
      <w:pPr>
        <w:ind w:left="6605" w:hanging="360"/>
      </w:pPr>
      <w:rPr>
        <w:rFonts w:hint="default"/>
      </w:rPr>
    </w:lvl>
    <w:lvl w:ilvl="7" w:tplc="192861CA">
      <w:start w:val="1"/>
      <w:numFmt w:val="bullet"/>
      <w:lvlText w:val="•"/>
      <w:lvlJc w:val="left"/>
      <w:pPr>
        <w:ind w:left="7614" w:hanging="360"/>
      </w:pPr>
      <w:rPr>
        <w:rFonts w:hint="default"/>
      </w:rPr>
    </w:lvl>
    <w:lvl w:ilvl="8" w:tplc="163AF68C">
      <w:start w:val="1"/>
      <w:numFmt w:val="bullet"/>
      <w:lvlText w:val="•"/>
      <w:lvlJc w:val="left"/>
      <w:pPr>
        <w:ind w:left="8623" w:hanging="360"/>
      </w:pPr>
      <w:rPr>
        <w:rFonts w:hint="default"/>
      </w:rPr>
    </w:lvl>
  </w:abstractNum>
  <w:abstractNum w:abstractNumId="12" w15:restartNumberingAfterBreak="0">
    <w:nsid w:val="05AB117A"/>
    <w:multiLevelType w:val="hybridMultilevel"/>
    <w:tmpl w:val="71DC75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064F3AAD"/>
    <w:multiLevelType w:val="hybridMultilevel"/>
    <w:tmpl w:val="DB447CBA"/>
    <w:lvl w:ilvl="0" w:tplc="04090003">
      <w:start w:val="1"/>
      <w:numFmt w:val="bullet"/>
      <w:lvlText w:val="o"/>
      <w:lvlJc w:val="left"/>
      <w:pPr>
        <w:ind w:left="2520" w:hanging="360"/>
      </w:pPr>
      <w:rPr>
        <w:rFonts w:ascii="Courier New" w:hAnsi="Courier New"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7974B7D"/>
    <w:multiLevelType w:val="hybridMultilevel"/>
    <w:tmpl w:val="52B41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CA7EA8"/>
    <w:multiLevelType w:val="hybridMultilevel"/>
    <w:tmpl w:val="403CC97A"/>
    <w:lvl w:ilvl="0" w:tplc="C1FC9570">
      <w:start w:val="1"/>
      <w:numFmt w:val="decimal"/>
      <w:lvlText w:val="%1."/>
      <w:lvlJc w:val="left"/>
      <w:pPr>
        <w:tabs>
          <w:tab w:val="num" w:pos="720"/>
        </w:tabs>
        <w:ind w:left="720" w:hanging="360"/>
      </w:pPr>
      <w:rPr>
        <w:strike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91B0A93"/>
    <w:multiLevelType w:val="hybridMultilevel"/>
    <w:tmpl w:val="3216C4D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0D0A7886"/>
    <w:multiLevelType w:val="multilevel"/>
    <w:tmpl w:val="017E79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DE66461"/>
    <w:multiLevelType w:val="hybridMultilevel"/>
    <w:tmpl w:val="9404F4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DF238C3"/>
    <w:multiLevelType w:val="hybridMultilevel"/>
    <w:tmpl w:val="C1D6E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DF53003"/>
    <w:multiLevelType w:val="hybridMultilevel"/>
    <w:tmpl w:val="DEBC5522"/>
    <w:lvl w:ilvl="0" w:tplc="BFACDD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310D40"/>
    <w:multiLevelType w:val="hybridMultilevel"/>
    <w:tmpl w:val="121AC66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E655A6A"/>
    <w:multiLevelType w:val="multilevel"/>
    <w:tmpl w:val="9C8E91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0EDE1A4A"/>
    <w:multiLevelType w:val="hybridMultilevel"/>
    <w:tmpl w:val="D1D8E352"/>
    <w:lvl w:ilvl="0" w:tplc="15361C96">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CA6523"/>
    <w:multiLevelType w:val="multilevel"/>
    <w:tmpl w:val="9D347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03B4BC7"/>
    <w:multiLevelType w:val="multilevel"/>
    <w:tmpl w:val="C62A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20C37"/>
    <w:multiLevelType w:val="hybridMultilevel"/>
    <w:tmpl w:val="99DC2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CD2ABA"/>
    <w:multiLevelType w:val="hybridMultilevel"/>
    <w:tmpl w:val="E46A60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13A08E4"/>
    <w:multiLevelType w:val="hybridMultilevel"/>
    <w:tmpl w:val="B9487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B97DD4"/>
    <w:multiLevelType w:val="hybridMultilevel"/>
    <w:tmpl w:val="07E2E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573075C"/>
    <w:multiLevelType w:val="hybridMultilevel"/>
    <w:tmpl w:val="394A3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C14AD8"/>
    <w:multiLevelType w:val="hybridMultilevel"/>
    <w:tmpl w:val="B3D68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B0FDE"/>
    <w:multiLevelType w:val="hybridMultilevel"/>
    <w:tmpl w:val="BA3C2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6D11790"/>
    <w:multiLevelType w:val="hybridMultilevel"/>
    <w:tmpl w:val="500AE9EE"/>
    <w:lvl w:ilvl="0" w:tplc="C8980D1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17DC049F"/>
    <w:multiLevelType w:val="hybridMultilevel"/>
    <w:tmpl w:val="00921E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8756EC0"/>
    <w:multiLevelType w:val="hybridMultilevel"/>
    <w:tmpl w:val="39827E6E"/>
    <w:lvl w:ilvl="0" w:tplc="B218E14A">
      <w:start w:val="1"/>
      <w:numFmt w:val="decimal"/>
      <w:lvlText w:val="%1."/>
      <w:lvlJc w:val="left"/>
      <w:pPr>
        <w:ind w:left="720" w:hanging="360"/>
      </w:pPr>
      <w:rPr>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A916813"/>
    <w:multiLevelType w:val="hybridMultilevel"/>
    <w:tmpl w:val="BBAE718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1ABE1279"/>
    <w:multiLevelType w:val="hybridMultilevel"/>
    <w:tmpl w:val="B8C4DDD6"/>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1ABF4BAE"/>
    <w:multiLevelType w:val="hybridMultilevel"/>
    <w:tmpl w:val="1CD6A2AE"/>
    <w:lvl w:ilvl="0" w:tplc="3BAA44A8">
      <w:start w:val="8"/>
      <w:numFmt w:val="decimal"/>
      <w:lvlText w:val="%1."/>
      <w:lvlJc w:val="left"/>
      <w:pPr>
        <w:tabs>
          <w:tab w:val="num" w:pos="720"/>
        </w:tabs>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B816BF5"/>
    <w:multiLevelType w:val="hybridMultilevel"/>
    <w:tmpl w:val="ADE0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C34C8F"/>
    <w:multiLevelType w:val="hybridMultilevel"/>
    <w:tmpl w:val="26587BB0"/>
    <w:lvl w:ilvl="0" w:tplc="0409000F">
      <w:start w:val="1"/>
      <w:numFmt w:val="decimal"/>
      <w:lvlText w:val="%1."/>
      <w:lvlJc w:val="left"/>
      <w:pPr>
        <w:ind w:left="1125" w:hanging="360"/>
      </w:pPr>
    </w:lvl>
    <w:lvl w:ilvl="1" w:tplc="9ABC9672">
      <w:numFmt w:val="bullet"/>
      <w:lvlText w:val="•"/>
      <w:lvlJc w:val="left"/>
      <w:pPr>
        <w:ind w:left="1845" w:hanging="360"/>
      </w:pPr>
      <w:rPr>
        <w:rFonts w:ascii="Times New Roman" w:eastAsiaTheme="minorHAnsi" w:hAnsi="Times New Roman" w:cs="Times New Roman" w:hint="default"/>
      </w:r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1" w15:restartNumberingAfterBreak="0">
    <w:nsid w:val="1C1D2E7A"/>
    <w:multiLevelType w:val="hybridMultilevel"/>
    <w:tmpl w:val="4E64CB58"/>
    <w:lvl w:ilvl="0" w:tplc="33A0D5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1CA75F48"/>
    <w:multiLevelType w:val="hybridMultilevel"/>
    <w:tmpl w:val="71EA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E9A2C63"/>
    <w:multiLevelType w:val="hybridMultilevel"/>
    <w:tmpl w:val="F2F42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F2A4C70"/>
    <w:multiLevelType w:val="multilevel"/>
    <w:tmpl w:val="511CF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1F343F52"/>
    <w:multiLevelType w:val="hybridMultilevel"/>
    <w:tmpl w:val="D16248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F541854"/>
    <w:multiLevelType w:val="hybridMultilevel"/>
    <w:tmpl w:val="924CEABA"/>
    <w:lvl w:ilvl="0" w:tplc="69BCC82C">
      <w:start w:val="1"/>
      <w:numFmt w:val="lowerLetter"/>
      <w:lvlText w:val="%1)"/>
      <w:lvlJc w:val="left"/>
      <w:pPr>
        <w:ind w:left="720" w:hanging="360"/>
      </w:pPr>
      <w:rPr>
        <w:rFonts w:hint="default"/>
        <w:b w:val="0"/>
        <w:strike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330304"/>
    <w:multiLevelType w:val="hybridMultilevel"/>
    <w:tmpl w:val="CA1E75A2"/>
    <w:lvl w:ilvl="0" w:tplc="1F30E0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21AD1C89"/>
    <w:multiLevelType w:val="hybridMultilevel"/>
    <w:tmpl w:val="C44C5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1EC07FC"/>
    <w:multiLevelType w:val="hybridMultilevel"/>
    <w:tmpl w:val="DB82AC9A"/>
    <w:lvl w:ilvl="0" w:tplc="33A0D5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222525E0"/>
    <w:multiLevelType w:val="hybridMultilevel"/>
    <w:tmpl w:val="71EA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69587A"/>
    <w:multiLevelType w:val="hybridMultilevel"/>
    <w:tmpl w:val="1D2C6392"/>
    <w:lvl w:ilvl="0" w:tplc="5FBE7BAC">
      <w:start w:val="1"/>
      <w:numFmt w:val="lowerLetter"/>
      <w:suff w:val="space"/>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228200A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2B072C0"/>
    <w:multiLevelType w:val="hybridMultilevel"/>
    <w:tmpl w:val="33C69FF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233B4006"/>
    <w:multiLevelType w:val="hybridMultilevel"/>
    <w:tmpl w:val="B4BE6D1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235107B0"/>
    <w:multiLevelType w:val="hybridMultilevel"/>
    <w:tmpl w:val="3FB6846E"/>
    <w:lvl w:ilvl="0" w:tplc="66427F6E">
      <w:start w:val="1"/>
      <w:numFmt w:val="lowerLetter"/>
      <w:suff w:val="space"/>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3954D86"/>
    <w:multiLevelType w:val="hybridMultilevel"/>
    <w:tmpl w:val="CDEA08D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7" w15:restartNumberingAfterBreak="0">
    <w:nsid w:val="23BA60F7"/>
    <w:multiLevelType w:val="hybridMultilevel"/>
    <w:tmpl w:val="6AB03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23D1416D"/>
    <w:multiLevelType w:val="hybridMultilevel"/>
    <w:tmpl w:val="019AEC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4017150"/>
    <w:multiLevelType w:val="hybridMultilevel"/>
    <w:tmpl w:val="FC9C763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40C1328"/>
    <w:multiLevelType w:val="hybridMultilevel"/>
    <w:tmpl w:val="D59C4916"/>
    <w:lvl w:ilvl="0" w:tplc="3098A86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C310A7"/>
    <w:multiLevelType w:val="multilevel"/>
    <w:tmpl w:val="FAC2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AE0723"/>
    <w:multiLevelType w:val="hybridMultilevel"/>
    <w:tmpl w:val="1392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8811F7A"/>
    <w:multiLevelType w:val="hybridMultilevel"/>
    <w:tmpl w:val="94A62FEC"/>
    <w:lvl w:ilvl="0" w:tplc="8DF468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8CC6575"/>
    <w:multiLevelType w:val="hybridMultilevel"/>
    <w:tmpl w:val="09882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265274"/>
    <w:multiLevelType w:val="hybridMultilevel"/>
    <w:tmpl w:val="532A07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2998653C"/>
    <w:multiLevelType w:val="hybridMultilevel"/>
    <w:tmpl w:val="9C0054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2A900E1D"/>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2B410650"/>
    <w:multiLevelType w:val="hybridMultilevel"/>
    <w:tmpl w:val="CFBC1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2B477437"/>
    <w:multiLevelType w:val="hybridMultilevel"/>
    <w:tmpl w:val="394A2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B8E1381"/>
    <w:multiLevelType w:val="hybridMultilevel"/>
    <w:tmpl w:val="F0AA4BC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1" w15:restartNumberingAfterBreak="0">
    <w:nsid w:val="2BCD08CE"/>
    <w:multiLevelType w:val="hybridMultilevel"/>
    <w:tmpl w:val="7068D89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2" w15:restartNumberingAfterBreak="0">
    <w:nsid w:val="2C365F6B"/>
    <w:multiLevelType w:val="hybridMultilevel"/>
    <w:tmpl w:val="E47E49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D1E00CC"/>
    <w:multiLevelType w:val="hybridMultilevel"/>
    <w:tmpl w:val="8C4A903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DE27DF2"/>
    <w:multiLevelType w:val="hybridMultilevel"/>
    <w:tmpl w:val="CFD6E9DE"/>
    <w:lvl w:ilvl="0" w:tplc="C8980D1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2DF13D9F"/>
    <w:multiLevelType w:val="hybridMultilevel"/>
    <w:tmpl w:val="82849E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2E6A5C24"/>
    <w:multiLevelType w:val="hybridMultilevel"/>
    <w:tmpl w:val="54084B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2EDB42E6"/>
    <w:multiLevelType w:val="hybridMultilevel"/>
    <w:tmpl w:val="7428B7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2F5A5A6E"/>
    <w:multiLevelType w:val="hybridMultilevel"/>
    <w:tmpl w:val="33C69FF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F976C22"/>
    <w:multiLevelType w:val="hybridMultilevel"/>
    <w:tmpl w:val="09D23F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15:restartNumberingAfterBreak="0">
    <w:nsid w:val="305733A5"/>
    <w:multiLevelType w:val="hybridMultilevel"/>
    <w:tmpl w:val="63788F28"/>
    <w:lvl w:ilvl="0" w:tplc="64324750">
      <w:start w:val="1"/>
      <w:numFmt w:val="decimal"/>
      <w:lvlText w:val="%1."/>
      <w:lvlJc w:val="left"/>
      <w:pPr>
        <w:ind w:left="360" w:hanging="360"/>
      </w:pPr>
      <w:rPr>
        <w:rFonts w:hint="default"/>
        <w:strike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1FD668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32041207"/>
    <w:multiLevelType w:val="hybridMultilevel"/>
    <w:tmpl w:val="4566D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5F82BB1"/>
    <w:multiLevelType w:val="hybridMultilevel"/>
    <w:tmpl w:val="D69EFA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7B27063"/>
    <w:multiLevelType w:val="multilevel"/>
    <w:tmpl w:val="8DD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0F62F3"/>
    <w:multiLevelType w:val="hybridMultilevel"/>
    <w:tmpl w:val="AAD0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87E0460"/>
    <w:multiLevelType w:val="hybridMultilevel"/>
    <w:tmpl w:val="101A17C4"/>
    <w:lvl w:ilvl="0" w:tplc="AAA4CACA">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38A132CF"/>
    <w:multiLevelType w:val="hybridMultilevel"/>
    <w:tmpl w:val="EE967C6A"/>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3B2540D5"/>
    <w:multiLevelType w:val="hybridMultilevel"/>
    <w:tmpl w:val="C336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82710C"/>
    <w:multiLevelType w:val="hybridMultilevel"/>
    <w:tmpl w:val="40F8F17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3DAB1389"/>
    <w:multiLevelType w:val="hybridMultilevel"/>
    <w:tmpl w:val="208A97C0"/>
    <w:lvl w:ilvl="0" w:tplc="DC681FDC">
      <w:start w:val="7"/>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91" w15:restartNumberingAfterBreak="0">
    <w:nsid w:val="3DFF1443"/>
    <w:multiLevelType w:val="hybridMultilevel"/>
    <w:tmpl w:val="4A6EC64C"/>
    <w:lvl w:ilvl="0" w:tplc="009A797E">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3E7A09E6"/>
    <w:multiLevelType w:val="hybridMultilevel"/>
    <w:tmpl w:val="FB6A98FE"/>
    <w:lvl w:ilvl="0" w:tplc="D21ADB68">
      <w:start w:val="1"/>
      <w:numFmt w:val="decimal"/>
      <w:lvlText w:val="%1."/>
      <w:lvlJc w:val="left"/>
      <w:pPr>
        <w:tabs>
          <w:tab w:val="num" w:pos="1080"/>
        </w:tabs>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EEA5EFF"/>
    <w:multiLevelType w:val="hybridMultilevel"/>
    <w:tmpl w:val="BE78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F027767"/>
    <w:multiLevelType w:val="hybridMultilevel"/>
    <w:tmpl w:val="40F8F17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40E42927"/>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41580F59"/>
    <w:multiLevelType w:val="hybridMultilevel"/>
    <w:tmpl w:val="4AE2299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4477564F"/>
    <w:multiLevelType w:val="hybridMultilevel"/>
    <w:tmpl w:val="4372D642"/>
    <w:lvl w:ilvl="0" w:tplc="51A0B8F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78447ED"/>
    <w:multiLevelType w:val="hybridMultilevel"/>
    <w:tmpl w:val="40FA2D3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95D3E9C"/>
    <w:multiLevelType w:val="hybridMultilevel"/>
    <w:tmpl w:val="5C8CF37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15:restartNumberingAfterBreak="0">
    <w:nsid w:val="496911EF"/>
    <w:multiLevelType w:val="hybridMultilevel"/>
    <w:tmpl w:val="B1D81E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49E9224B"/>
    <w:multiLevelType w:val="hybridMultilevel"/>
    <w:tmpl w:val="084801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4AA613E1"/>
    <w:multiLevelType w:val="hybridMultilevel"/>
    <w:tmpl w:val="82D227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B332C86"/>
    <w:multiLevelType w:val="hybridMultilevel"/>
    <w:tmpl w:val="24961C2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4C982EEB"/>
    <w:multiLevelType w:val="hybridMultilevel"/>
    <w:tmpl w:val="37B0C6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15:restartNumberingAfterBreak="0">
    <w:nsid w:val="4D462909"/>
    <w:multiLevelType w:val="hybridMultilevel"/>
    <w:tmpl w:val="25DC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D644410"/>
    <w:multiLevelType w:val="hybridMultilevel"/>
    <w:tmpl w:val="94F4B7E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15:restartNumberingAfterBreak="0">
    <w:nsid w:val="4D690A32"/>
    <w:multiLevelType w:val="hybridMultilevel"/>
    <w:tmpl w:val="C12099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D6D01E2"/>
    <w:multiLevelType w:val="hybridMultilevel"/>
    <w:tmpl w:val="B018FB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4EBD6894"/>
    <w:multiLevelType w:val="hybridMultilevel"/>
    <w:tmpl w:val="417A66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4ED75698"/>
    <w:multiLevelType w:val="multilevel"/>
    <w:tmpl w:val="9C9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3D14CF"/>
    <w:multiLevelType w:val="hybridMultilevel"/>
    <w:tmpl w:val="3738DA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50B32E48"/>
    <w:multiLevelType w:val="hybridMultilevel"/>
    <w:tmpl w:val="E3247DE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15:restartNumberingAfterBreak="0">
    <w:nsid w:val="512D7B7C"/>
    <w:multiLevelType w:val="hybridMultilevel"/>
    <w:tmpl w:val="DB1202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15:restartNumberingAfterBreak="0">
    <w:nsid w:val="5173005F"/>
    <w:multiLevelType w:val="hybridMultilevel"/>
    <w:tmpl w:val="DB7220A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5" w15:restartNumberingAfterBreak="0">
    <w:nsid w:val="519D3D8B"/>
    <w:multiLevelType w:val="hybridMultilevel"/>
    <w:tmpl w:val="9A4A99D2"/>
    <w:lvl w:ilvl="0" w:tplc="AEAA58BA">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EF7B70"/>
    <w:multiLevelType w:val="hybridMultilevel"/>
    <w:tmpl w:val="8C9CB5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52182D09"/>
    <w:multiLevelType w:val="hybridMultilevel"/>
    <w:tmpl w:val="8AA6A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28E4C67"/>
    <w:multiLevelType w:val="hybridMultilevel"/>
    <w:tmpl w:val="9F3C54B6"/>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9" w15:restartNumberingAfterBreak="0">
    <w:nsid w:val="533C5E96"/>
    <w:multiLevelType w:val="multilevel"/>
    <w:tmpl w:val="E93097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15:restartNumberingAfterBreak="0">
    <w:nsid w:val="53873753"/>
    <w:multiLevelType w:val="hybridMultilevel"/>
    <w:tmpl w:val="2E8AEB60"/>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1" w15:restartNumberingAfterBreak="0">
    <w:nsid w:val="56512915"/>
    <w:multiLevelType w:val="hybridMultilevel"/>
    <w:tmpl w:val="D5CA42C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2" w15:restartNumberingAfterBreak="0">
    <w:nsid w:val="582126D2"/>
    <w:multiLevelType w:val="hybridMultilevel"/>
    <w:tmpl w:val="C4B051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587D02DC"/>
    <w:multiLevelType w:val="multilevel"/>
    <w:tmpl w:val="B67E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C11D87"/>
    <w:multiLevelType w:val="hybridMultilevel"/>
    <w:tmpl w:val="084829C0"/>
    <w:lvl w:ilvl="0" w:tplc="7EA03CC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5" w15:restartNumberingAfterBreak="0">
    <w:nsid w:val="5AD0153A"/>
    <w:multiLevelType w:val="hybridMultilevel"/>
    <w:tmpl w:val="108AF57E"/>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6" w15:restartNumberingAfterBreak="0">
    <w:nsid w:val="5AFD5969"/>
    <w:multiLevelType w:val="hybridMultilevel"/>
    <w:tmpl w:val="084829C0"/>
    <w:lvl w:ilvl="0" w:tplc="7EA03CC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15:restartNumberingAfterBreak="0">
    <w:nsid w:val="5B31229F"/>
    <w:multiLevelType w:val="hybridMultilevel"/>
    <w:tmpl w:val="E3247D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15:restartNumberingAfterBreak="0">
    <w:nsid w:val="5D363961"/>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5DE1543A"/>
    <w:multiLevelType w:val="hybridMultilevel"/>
    <w:tmpl w:val="FF2827FA"/>
    <w:lvl w:ilvl="0" w:tplc="297E5482">
      <w:start w:val="1"/>
      <w:numFmt w:val="bullet"/>
      <w:lvlText w:val="•"/>
      <w:lvlJc w:val="left"/>
      <w:pPr>
        <w:ind w:left="972" w:hanging="132"/>
      </w:pPr>
      <w:rPr>
        <w:rFonts w:ascii="Times New Roman" w:eastAsia="Times New Roman" w:hAnsi="Times New Roman" w:cs="Times New Roman" w:hint="default"/>
        <w:w w:val="102"/>
        <w:sz w:val="21"/>
        <w:szCs w:val="21"/>
      </w:rPr>
    </w:lvl>
    <w:lvl w:ilvl="1" w:tplc="5D8E8764">
      <w:start w:val="1"/>
      <w:numFmt w:val="bullet"/>
      <w:lvlText w:val="•"/>
      <w:lvlJc w:val="left"/>
      <w:pPr>
        <w:ind w:left="1912" w:hanging="132"/>
      </w:pPr>
      <w:rPr>
        <w:rFonts w:hint="default"/>
      </w:rPr>
    </w:lvl>
    <w:lvl w:ilvl="2" w:tplc="77881E46">
      <w:start w:val="1"/>
      <w:numFmt w:val="bullet"/>
      <w:lvlText w:val="•"/>
      <w:lvlJc w:val="left"/>
      <w:pPr>
        <w:ind w:left="2844" w:hanging="132"/>
      </w:pPr>
      <w:rPr>
        <w:rFonts w:hint="default"/>
      </w:rPr>
    </w:lvl>
    <w:lvl w:ilvl="3" w:tplc="A770E134">
      <w:start w:val="1"/>
      <w:numFmt w:val="bullet"/>
      <w:lvlText w:val="•"/>
      <w:lvlJc w:val="left"/>
      <w:pPr>
        <w:ind w:left="3776" w:hanging="132"/>
      </w:pPr>
      <w:rPr>
        <w:rFonts w:hint="default"/>
      </w:rPr>
    </w:lvl>
    <w:lvl w:ilvl="4" w:tplc="2524408C">
      <w:start w:val="1"/>
      <w:numFmt w:val="bullet"/>
      <w:lvlText w:val="•"/>
      <w:lvlJc w:val="left"/>
      <w:pPr>
        <w:ind w:left="4708" w:hanging="132"/>
      </w:pPr>
      <w:rPr>
        <w:rFonts w:hint="default"/>
      </w:rPr>
    </w:lvl>
    <w:lvl w:ilvl="5" w:tplc="C6CCF648">
      <w:start w:val="1"/>
      <w:numFmt w:val="bullet"/>
      <w:lvlText w:val="•"/>
      <w:lvlJc w:val="left"/>
      <w:pPr>
        <w:ind w:left="5640" w:hanging="132"/>
      </w:pPr>
      <w:rPr>
        <w:rFonts w:hint="default"/>
      </w:rPr>
    </w:lvl>
    <w:lvl w:ilvl="6" w:tplc="E7429652">
      <w:start w:val="1"/>
      <w:numFmt w:val="bullet"/>
      <w:lvlText w:val="•"/>
      <w:lvlJc w:val="left"/>
      <w:pPr>
        <w:ind w:left="6572" w:hanging="132"/>
      </w:pPr>
      <w:rPr>
        <w:rFonts w:hint="default"/>
      </w:rPr>
    </w:lvl>
    <w:lvl w:ilvl="7" w:tplc="5764FD0E">
      <w:start w:val="1"/>
      <w:numFmt w:val="bullet"/>
      <w:lvlText w:val="•"/>
      <w:lvlJc w:val="left"/>
      <w:pPr>
        <w:ind w:left="7504" w:hanging="132"/>
      </w:pPr>
      <w:rPr>
        <w:rFonts w:hint="default"/>
      </w:rPr>
    </w:lvl>
    <w:lvl w:ilvl="8" w:tplc="87E61AA4">
      <w:start w:val="1"/>
      <w:numFmt w:val="bullet"/>
      <w:lvlText w:val="•"/>
      <w:lvlJc w:val="left"/>
      <w:pPr>
        <w:ind w:left="8436" w:hanging="132"/>
      </w:pPr>
      <w:rPr>
        <w:rFonts w:hint="default"/>
      </w:rPr>
    </w:lvl>
  </w:abstractNum>
  <w:abstractNum w:abstractNumId="130" w15:restartNumberingAfterBreak="0">
    <w:nsid w:val="603C2C52"/>
    <w:multiLevelType w:val="hybridMultilevel"/>
    <w:tmpl w:val="E3247DE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604B5F67"/>
    <w:multiLevelType w:val="hybridMultilevel"/>
    <w:tmpl w:val="485A2148"/>
    <w:lvl w:ilvl="0" w:tplc="3448066C">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17B7767"/>
    <w:multiLevelType w:val="hybridMultilevel"/>
    <w:tmpl w:val="D8E6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1997CC1"/>
    <w:multiLevelType w:val="multilevel"/>
    <w:tmpl w:val="781C6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61D0451B"/>
    <w:multiLevelType w:val="hybridMultilevel"/>
    <w:tmpl w:val="2588483C"/>
    <w:lvl w:ilvl="0" w:tplc="DD6868B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61DC7BFB"/>
    <w:multiLevelType w:val="hybridMultilevel"/>
    <w:tmpl w:val="3000C160"/>
    <w:lvl w:ilvl="0" w:tplc="04090003">
      <w:start w:val="1"/>
      <w:numFmt w:val="bullet"/>
      <w:lvlText w:val="o"/>
      <w:lvlJc w:val="left"/>
      <w:pPr>
        <w:ind w:left="3240" w:hanging="360"/>
      </w:pPr>
      <w:rPr>
        <w:rFonts w:ascii="Courier New" w:hAnsi="Courier New"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6" w15:restartNumberingAfterBreak="0">
    <w:nsid w:val="61DD3237"/>
    <w:multiLevelType w:val="hybridMultilevel"/>
    <w:tmpl w:val="C13EF89C"/>
    <w:lvl w:ilvl="0" w:tplc="0409000F">
      <w:start w:val="1"/>
      <w:numFmt w:val="decimal"/>
      <w:lvlText w:val="%1."/>
      <w:lvlJc w:val="left"/>
      <w:pPr>
        <w:tabs>
          <w:tab w:val="num" w:pos="2970"/>
        </w:tabs>
        <w:ind w:left="2970" w:hanging="360"/>
      </w:pPr>
    </w:lvl>
    <w:lvl w:ilvl="1" w:tplc="04090019" w:tentative="1">
      <w:start w:val="1"/>
      <w:numFmt w:val="lowerLetter"/>
      <w:lvlText w:val="%2."/>
      <w:lvlJc w:val="left"/>
      <w:pPr>
        <w:tabs>
          <w:tab w:val="num" w:pos="3690"/>
        </w:tabs>
        <w:ind w:left="3690" w:hanging="360"/>
      </w:pPr>
    </w:lvl>
    <w:lvl w:ilvl="2" w:tplc="0409001B" w:tentative="1">
      <w:start w:val="1"/>
      <w:numFmt w:val="lowerRoman"/>
      <w:lvlText w:val="%3."/>
      <w:lvlJc w:val="right"/>
      <w:pPr>
        <w:tabs>
          <w:tab w:val="num" w:pos="4410"/>
        </w:tabs>
        <w:ind w:left="4410" w:hanging="180"/>
      </w:pPr>
    </w:lvl>
    <w:lvl w:ilvl="3" w:tplc="0409000F" w:tentative="1">
      <w:start w:val="1"/>
      <w:numFmt w:val="decimal"/>
      <w:lvlText w:val="%4."/>
      <w:lvlJc w:val="left"/>
      <w:pPr>
        <w:tabs>
          <w:tab w:val="num" w:pos="5130"/>
        </w:tabs>
        <w:ind w:left="5130" w:hanging="360"/>
      </w:pPr>
    </w:lvl>
    <w:lvl w:ilvl="4" w:tplc="04090019" w:tentative="1">
      <w:start w:val="1"/>
      <w:numFmt w:val="lowerLetter"/>
      <w:lvlText w:val="%5."/>
      <w:lvlJc w:val="left"/>
      <w:pPr>
        <w:tabs>
          <w:tab w:val="num" w:pos="5850"/>
        </w:tabs>
        <w:ind w:left="5850" w:hanging="360"/>
      </w:pPr>
    </w:lvl>
    <w:lvl w:ilvl="5" w:tplc="0409001B" w:tentative="1">
      <w:start w:val="1"/>
      <w:numFmt w:val="lowerRoman"/>
      <w:lvlText w:val="%6."/>
      <w:lvlJc w:val="right"/>
      <w:pPr>
        <w:tabs>
          <w:tab w:val="num" w:pos="6570"/>
        </w:tabs>
        <w:ind w:left="6570" w:hanging="180"/>
      </w:pPr>
    </w:lvl>
    <w:lvl w:ilvl="6" w:tplc="0409000F" w:tentative="1">
      <w:start w:val="1"/>
      <w:numFmt w:val="decimal"/>
      <w:lvlText w:val="%7."/>
      <w:lvlJc w:val="left"/>
      <w:pPr>
        <w:tabs>
          <w:tab w:val="num" w:pos="7290"/>
        </w:tabs>
        <w:ind w:left="7290" w:hanging="360"/>
      </w:pPr>
    </w:lvl>
    <w:lvl w:ilvl="7" w:tplc="04090019" w:tentative="1">
      <w:start w:val="1"/>
      <w:numFmt w:val="lowerLetter"/>
      <w:lvlText w:val="%8."/>
      <w:lvlJc w:val="left"/>
      <w:pPr>
        <w:tabs>
          <w:tab w:val="num" w:pos="8010"/>
        </w:tabs>
        <w:ind w:left="8010" w:hanging="360"/>
      </w:pPr>
    </w:lvl>
    <w:lvl w:ilvl="8" w:tplc="0409001B" w:tentative="1">
      <w:start w:val="1"/>
      <w:numFmt w:val="lowerRoman"/>
      <w:lvlText w:val="%9."/>
      <w:lvlJc w:val="right"/>
      <w:pPr>
        <w:tabs>
          <w:tab w:val="num" w:pos="8730"/>
        </w:tabs>
        <w:ind w:left="8730" w:hanging="180"/>
      </w:pPr>
    </w:lvl>
  </w:abstractNum>
  <w:abstractNum w:abstractNumId="137" w15:restartNumberingAfterBreak="0">
    <w:nsid w:val="625108C6"/>
    <w:multiLevelType w:val="hybridMultilevel"/>
    <w:tmpl w:val="D794CD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3EA578E"/>
    <w:multiLevelType w:val="hybridMultilevel"/>
    <w:tmpl w:val="E87ECD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63F17271"/>
    <w:multiLevelType w:val="hybridMultilevel"/>
    <w:tmpl w:val="91B43B5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15:restartNumberingAfterBreak="0">
    <w:nsid w:val="641B3014"/>
    <w:multiLevelType w:val="hybridMultilevel"/>
    <w:tmpl w:val="6BFE90F2"/>
    <w:lvl w:ilvl="0" w:tplc="DD6868B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15:restartNumberingAfterBreak="0">
    <w:nsid w:val="64F84836"/>
    <w:multiLevelType w:val="hybridMultilevel"/>
    <w:tmpl w:val="154E91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67B67D63"/>
    <w:multiLevelType w:val="hybridMultilevel"/>
    <w:tmpl w:val="F5DA38D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68780616"/>
    <w:multiLevelType w:val="hybridMultilevel"/>
    <w:tmpl w:val="D5CA42C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15:restartNumberingAfterBreak="0">
    <w:nsid w:val="6927536D"/>
    <w:multiLevelType w:val="hybridMultilevel"/>
    <w:tmpl w:val="6D6EAF1A"/>
    <w:lvl w:ilvl="0" w:tplc="5C3026E6">
      <w:start w:val="1"/>
      <w:numFmt w:val="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6AAF0578"/>
    <w:multiLevelType w:val="hybridMultilevel"/>
    <w:tmpl w:val="95882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0140EC"/>
    <w:multiLevelType w:val="multilevel"/>
    <w:tmpl w:val="E41A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074C28"/>
    <w:multiLevelType w:val="hybridMultilevel"/>
    <w:tmpl w:val="769C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BA56518"/>
    <w:multiLevelType w:val="hybridMultilevel"/>
    <w:tmpl w:val="5088C94E"/>
    <w:lvl w:ilvl="0" w:tplc="96D29A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15:restartNumberingAfterBreak="0">
    <w:nsid w:val="6C01234C"/>
    <w:multiLevelType w:val="hybridMultilevel"/>
    <w:tmpl w:val="9272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C7049C9"/>
    <w:multiLevelType w:val="hybridMultilevel"/>
    <w:tmpl w:val="C44289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15:restartNumberingAfterBreak="0">
    <w:nsid w:val="6D937FF7"/>
    <w:multiLevelType w:val="hybridMultilevel"/>
    <w:tmpl w:val="F88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A648A2"/>
    <w:multiLevelType w:val="hybridMultilevel"/>
    <w:tmpl w:val="2E04D3E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6E6736F3"/>
    <w:multiLevelType w:val="hybridMultilevel"/>
    <w:tmpl w:val="9F866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4" w15:restartNumberingAfterBreak="0">
    <w:nsid w:val="6E6C7C22"/>
    <w:multiLevelType w:val="hybridMultilevel"/>
    <w:tmpl w:val="F8C66EA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6F380FB1"/>
    <w:multiLevelType w:val="hybridMultilevel"/>
    <w:tmpl w:val="FF5E6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10F2D01"/>
    <w:multiLevelType w:val="hybridMultilevel"/>
    <w:tmpl w:val="940E5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1C9034B"/>
    <w:multiLevelType w:val="hybridMultilevel"/>
    <w:tmpl w:val="3216C4D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71CF6CF4"/>
    <w:multiLevelType w:val="hybridMultilevel"/>
    <w:tmpl w:val="35847B32"/>
    <w:lvl w:ilvl="0" w:tplc="117E51C2">
      <w:start w:val="1"/>
      <w:numFmt w:val="lowerLetter"/>
      <w:lvlText w:val="%1."/>
      <w:lvlJc w:val="left"/>
      <w:pPr>
        <w:tabs>
          <w:tab w:val="num" w:pos="1640"/>
        </w:tabs>
        <w:ind w:left="1640" w:hanging="360"/>
      </w:pPr>
      <w:rPr>
        <w:rFonts w:hint="default"/>
      </w:rPr>
    </w:lvl>
    <w:lvl w:ilvl="1" w:tplc="04090019">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159" w15:restartNumberingAfterBreak="0">
    <w:nsid w:val="720042C6"/>
    <w:multiLevelType w:val="hybridMultilevel"/>
    <w:tmpl w:val="C4B051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73C051F0"/>
    <w:multiLevelType w:val="hybridMultilevel"/>
    <w:tmpl w:val="AB9604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3DF7438"/>
    <w:multiLevelType w:val="hybridMultilevel"/>
    <w:tmpl w:val="3738DA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74D02E51"/>
    <w:multiLevelType w:val="hybridMultilevel"/>
    <w:tmpl w:val="680869C4"/>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758B3745"/>
    <w:multiLevelType w:val="hybridMultilevel"/>
    <w:tmpl w:val="12D4C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625475A"/>
    <w:multiLevelType w:val="multilevel"/>
    <w:tmpl w:val="39BA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7408B9"/>
    <w:multiLevelType w:val="hybridMultilevel"/>
    <w:tmpl w:val="13561448"/>
    <w:lvl w:ilvl="0" w:tplc="04090015">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59824AF8">
      <w:start w:val="1"/>
      <w:numFmt w:val="decimal"/>
      <w:lvlText w:val="%4.)"/>
      <w:lvlJc w:val="left"/>
      <w:pPr>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785070C1"/>
    <w:multiLevelType w:val="hybridMultilevel"/>
    <w:tmpl w:val="EBACE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96C6B45"/>
    <w:multiLevelType w:val="multilevel"/>
    <w:tmpl w:val="02246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15:restartNumberingAfterBreak="0">
    <w:nsid w:val="79EC2BBE"/>
    <w:multiLevelType w:val="hybridMultilevel"/>
    <w:tmpl w:val="C5FA9014"/>
    <w:lvl w:ilvl="0" w:tplc="9ABC96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7A130067"/>
    <w:multiLevelType w:val="hybridMultilevel"/>
    <w:tmpl w:val="61100110"/>
    <w:lvl w:ilvl="0" w:tplc="0409000F">
      <w:start w:val="1"/>
      <w:numFmt w:val="decimal"/>
      <w:lvlText w:val="%1."/>
      <w:lvlJc w:val="left"/>
      <w:pPr>
        <w:ind w:left="720" w:hanging="360"/>
      </w:pPr>
    </w:lvl>
    <w:lvl w:ilvl="1" w:tplc="04882EEA">
      <w:start w:val="1"/>
      <w:numFmt w:val="lowerLetter"/>
      <w:lvlText w:val="%2."/>
      <w:lvlJc w:val="left"/>
      <w:pPr>
        <w:ind w:left="1440" w:hanging="360"/>
      </w:pPr>
      <w:rPr>
        <w:strike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B025FAB"/>
    <w:multiLevelType w:val="multilevel"/>
    <w:tmpl w:val="B85899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1" w15:restartNumberingAfterBreak="0">
    <w:nsid w:val="7C145100"/>
    <w:multiLevelType w:val="multilevel"/>
    <w:tmpl w:val="5A9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D171EE4"/>
    <w:multiLevelType w:val="hybridMultilevel"/>
    <w:tmpl w:val="0726A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DA57F5A"/>
    <w:multiLevelType w:val="hybridMultilevel"/>
    <w:tmpl w:val="8E086EFA"/>
    <w:lvl w:ilvl="0" w:tplc="0D5E241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E7B08AD"/>
    <w:multiLevelType w:val="hybridMultilevel"/>
    <w:tmpl w:val="09D23F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0"/>
  </w:num>
  <w:num w:numId="2">
    <w:abstractNumId w:val="62"/>
  </w:num>
  <w:num w:numId="3">
    <w:abstractNumId w:val="64"/>
  </w:num>
  <w:num w:numId="4">
    <w:abstractNumId w:val="117"/>
  </w:num>
  <w:num w:numId="5">
    <w:abstractNumId w:val="86"/>
  </w:num>
  <w:num w:numId="6">
    <w:abstractNumId w:val="70"/>
  </w:num>
  <w:num w:numId="7">
    <w:abstractNumId w:val="153"/>
  </w:num>
  <w:num w:numId="8">
    <w:abstractNumId w:val="57"/>
  </w:num>
  <w:num w:numId="9">
    <w:abstractNumId w:val="103"/>
  </w:num>
  <w:num w:numId="10">
    <w:abstractNumId w:val="124"/>
  </w:num>
  <w:num w:numId="11">
    <w:abstractNumId w:val="111"/>
  </w:num>
  <w:num w:numId="12">
    <w:abstractNumId w:val="6"/>
  </w:num>
  <w:num w:numId="13">
    <w:abstractNumId w:val="138"/>
  </w:num>
  <w:num w:numId="14">
    <w:abstractNumId w:val="99"/>
  </w:num>
  <w:num w:numId="15">
    <w:abstractNumId w:val="127"/>
  </w:num>
  <w:num w:numId="16">
    <w:abstractNumId w:val="68"/>
  </w:num>
  <w:num w:numId="17">
    <w:abstractNumId w:val="109"/>
  </w:num>
  <w:num w:numId="18">
    <w:abstractNumId w:val="136"/>
  </w:num>
  <w:num w:numId="19">
    <w:abstractNumId w:val="66"/>
  </w:num>
  <w:num w:numId="20">
    <w:abstractNumId w:val="9"/>
  </w:num>
  <w:num w:numId="21">
    <w:abstractNumId w:val="77"/>
  </w:num>
  <w:num w:numId="22">
    <w:abstractNumId w:val="95"/>
  </w:num>
  <w:num w:numId="23">
    <w:abstractNumId w:val="122"/>
  </w:num>
  <w:num w:numId="24">
    <w:abstractNumId w:val="148"/>
  </w:num>
  <w:num w:numId="25">
    <w:abstractNumId w:val="73"/>
  </w:num>
  <w:num w:numId="26">
    <w:abstractNumId w:val="54"/>
  </w:num>
  <w:num w:numId="27">
    <w:abstractNumId w:val="65"/>
  </w:num>
  <w:num w:numId="28">
    <w:abstractNumId w:val="71"/>
  </w:num>
  <w:num w:numId="29">
    <w:abstractNumId w:val="118"/>
  </w:num>
  <w:num w:numId="30">
    <w:abstractNumId w:val="108"/>
  </w:num>
  <w:num w:numId="31">
    <w:abstractNumId w:val="89"/>
  </w:num>
  <w:num w:numId="32">
    <w:abstractNumId w:val="100"/>
  </w:num>
  <w:num w:numId="33">
    <w:abstractNumId w:val="141"/>
  </w:num>
  <w:num w:numId="34">
    <w:abstractNumId w:val="116"/>
  </w:num>
  <w:num w:numId="35">
    <w:abstractNumId w:val="4"/>
  </w:num>
  <w:num w:numId="36">
    <w:abstractNumId w:val="16"/>
  </w:num>
  <w:num w:numId="37">
    <w:abstractNumId w:val="150"/>
  </w:num>
  <w:num w:numId="38">
    <w:abstractNumId w:val="75"/>
  </w:num>
  <w:num w:numId="39">
    <w:abstractNumId w:val="5"/>
  </w:num>
  <w:num w:numId="40">
    <w:abstractNumId w:val="78"/>
  </w:num>
  <w:num w:numId="41">
    <w:abstractNumId w:val="143"/>
  </w:num>
  <w:num w:numId="42">
    <w:abstractNumId w:val="96"/>
  </w:num>
  <w:num w:numId="43">
    <w:abstractNumId w:val="101"/>
  </w:num>
  <w:num w:numId="44">
    <w:abstractNumId w:val="49"/>
  </w:num>
  <w:num w:numId="45">
    <w:abstractNumId w:val="18"/>
  </w:num>
  <w:num w:numId="46">
    <w:abstractNumId w:val="106"/>
  </w:num>
  <w:num w:numId="47">
    <w:abstractNumId w:val="41"/>
  </w:num>
  <w:num w:numId="48">
    <w:abstractNumId w:val="162"/>
  </w:num>
  <w:num w:numId="49">
    <w:abstractNumId w:val="152"/>
  </w:num>
  <w:num w:numId="50">
    <w:abstractNumId w:val="114"/>
  </w:num>
  <w:num w:numId="51">
    <w:abstractNumId w:val="76"/>
  </w:num>
  <w:num w:numId="52">
    <w:abstractNumId w:val="104"/>
  </w:num>
  <w:num w:numId="53">
    <w:abstractNumId w:val="154"/>
  </w:num>
  <w:num w:numId="54">
    <w:abstractNumId w:val="58"/>
  </w:num>
  <w:num w:numId="55">
    <w:abstractNumId w:val="140"/>
  </w:num>
  <w:num w:numId="56">
    <w:abstractNumId w:val="91"/>
  </w:num>
  <w:num w:numId="57">
    <w:abstractNumId w:val="147"/>
  </w:num>
  <w:num w:numId="58">
    <w:abstractNumId w:val="131"/>
  </w:num>
  <w:num w:numId="59">
    <w:abstractNumId w:val="45"/>
  </w:num>
  <w:num w:numId="60">
    <w:abstractNumId w:val="34"/>
  </w:num>
  <w:num w:numId="61">
    <w:abstractNumId w:val="102"/>
  </w:num>
  <w:num w:numId="62">
    <w:abstractNumId w:val="156"/>
  </w:num>
  <w:num w:numId="63">
    <w:abstractNumId w:val="94"/>
  </w:num>
  <w:num w:numId="64">
    <w:abstractNumId w:val="14"/>
  </w:num>
  <w:num w:numId="65">
    <w:abstractNumId w:val="166"/>
  </w:num>
  <w:num w:numId="66">
    <w:abstractNumId w:val="134"/>
  </w:num>
  <w:num w:numId="67">
    <w:abstractNumId w:val="155"/>
  </w:num>
  <w:num w:numId="68">
    <w:abstractNumId w:val="3"/>
  </w:num>
  <w:num w:numId="69">
    <w:abstractNumId w:val="173"/>
  </w:num>
  <w:num w:numId="70">
    <w:abstractNumId w:val="21"/>
  </w:num>
  <w:num w:numId="71">
    <w:abstractNumId w:val="48"/>
  </w:num>
  <w:num w:numId="72">
    <w:abstractNumId w:val="19"/>
  </w:num>
  <w:num w:numId="73">
    <w:abstractNumId w:val="10"/>
  </w:num>
  <w:num w:numId="74">
    <w:abstractNumId w:val="38"/>
  </w:num>
  <w:num w:numId="75">
    <w:abstractNumId w:val="158"/>
  </w:num>
  <w:num w:numId="76">
    <w:abstractNumId w:val="27"/>
  </w:num>
  <w:num w:numId="77">
    <w:abstractNumId w:val="169"/>
  </w:num>
  <w:num w:numId="78">
    <w:abstractNumId w:val="97"/>
  </w:num>
  <w:num w:numId="79">
    <w:abstractNumId w:val="8"/>
  </w:num>
  <w:num w:numId="80">
    <w:abstractNumId w:val="144"/>
  </w:num>
  <w:num w:numId="81">
    <w:abstractNumId w:val="151"/>
  </w:num>
  <w:num w:numId="82">
    <w:abstractNumId w:val="20"/>
  </w:num>
  <w:num w:numId="83">
    <w:abstractNumId w:val="113"/>
  </w:num>
  <w:num w:numId="84">
    <w:abstractNumId w:val="139"/>
  </w:num>
  <w:num w:numId="85">
    <w:abstractNumId w:val="35"/>
  </w:num>
  <w:num w:numId="86">
    <w:abstractNumId w:val="46"/>
  </w:num>
  <w:num w:numId="87">
    <w:abstractNumId w:val="51"/>
  </w:num>
  <w:num w:numId="88">
    <w:abstractNumId w:val="55"/>
  </w:num>
  <w:num w:numId="89">
    <w:abstractNumId w:val="59"/>
  </w:num>
  <w:num w:numId="90">
    <w:abstractNumId w:val="63"/>
  </w:num>
  <w:num w:numId="91">
    <w:abstractNumId w:val="98"/>
  </w:num>
  <w:num w:numId="92">
    <w:abstractNumId w:val="120"/>
  </w:num>
  <w:num w:numId="93">
    <w:abstractNumId w:val="12"/>
  </w:num>
  <w:num w:numId="94">
    <w:abstractNumId w:val="56"/>
  </w:num>
  <w:num w:numId="95">
    <w:abstractNumId w:val="28"/>
  </w:num>
  <w:num w:numId="96">
    <w:abstractNumId w:val="47"/>
  </w:num>
  <w:num w:numId="97">
    <w:abstractNumId w:val="31"/>
  </w:num>
  <w:num w:numId="98">
    <w:abstractNumId w:val="168"/>
  </w:num>
  <w:num w:numId="99">
    <w:abstractNumId w:val="79"/>
  </w:num>
  <w:num w:numId="100">
    <w:abstractNumId w:val="80"/>
  </w:num>
  <w:num w:numId="101">
    <w:abstractNumId w:val="112"/>
  </w:num>
  <w:num w:numId="102">
    <w:abstractNumId w:val="130"/>
  </w:num>
  <w:num w:numId="103">
    <w:abstractNumId w:val="90"/>
  </w:num>
  <w:num w:numId="104">
    <w:abstractNumId w:val="74"/>
  </w:num>
  <w:num w:numId="105">
    <w:abstractNumId w:val="159"/>
  </w:num>
  <w:num w:numId="106">
    <w:abstractNumId w:val="121"/>
  </w:num>
  <w:num w:numId="107">
    <w:abstractNumId w:val="126"/>
  </w:num>
  <w:num w:numId="108">
    <w:abstractNumId w:val="15"/>
  </w:num>
  <w:num w:numId="109">
    <w:abstractNumId w:val="115"/>
  </w:num>
  <w:num w:numId="110">
    <w:abstractNumId w:val="129"/>
  </w:num>
  <w:num w:numId="111">
    <w:abstractNumId w:val="92"/>
  </w:num>
  <w:num w:numId="112">
    <w:abstractNumId w:val="60"/>
  </w:num>
  <w:num w:numId="113">
    <w:abstractNumId w:val="72"/>
  </w:num>
  <w:num w:numId="114">
    <w:abstractNumId w:val="157"/>
  </w:num>
  <w:num w:numId="115">
    <w:abstractNumId w:val="50"/>
  </w:num>
  <w:num w:numId="116">
    <w:abstractNumId w:val="0"/>
  </w:num>
  <w:num w:numId="117">
    <w:abstractNumId w:val="1"/>
  </w:num>
  <w:num w:numId="118">
    <w:abstractNumId w:val="2"/>
  </w:num>
  <w:num w:numId="119">
    <w:abstractNumId w:val="29"/>
  </w:num>
  <w:num w:numId="120">
    <w:abstractNumId w:val="52"/>
  </w:num>
  <w:num w:numId="121">
    <w:abstractNumId w:val="81"/>
  </w:num>
  <w:num w:numId="122">
    <w:abstractNumId w:val="161"/>
  </w:num>
  <w:num w:numId="123">
    <w:abstractNumId w:val="128"/>
  </w:num>
  <w:num w:numId="124">
    <w:abstractNumId w:val="53"/>
  </w:num>
  <w:num w:numId="125">
    <w:abstractNumId w:val="11"/>
  </w:num>
  <w:num w:numId="126">
    <w:abstractNumId w:val="85"/>
  </w:num>
  <w:num w:numId="127">
    <w:abstractNumId w:val="142"/>
  </w:num>
  <w:num w:numId="128">
    <w:abstractNumId w:val="87"/>
  </w:num>
  <w:num w:numId="129">
    <w:abstractNumId w:val="125"/>
  </w:num>
  <w:num w:numId="130">
    <w:abstractNumId w:val="135"/>
  </w:num>
  <w:num w:numId="131">
    <w:abstractNumId w:val="37"/>
  </w:num>
  <w:num w:numId="132">
    <w:abstractNumId w:val="13"/>
  </w:num>
  <w:num w:numId="133">
    <w:abstractNumId w:val="160"/>
  </w:num>
  <w:num w:numId="134">
    <w:abstractNumId w:val="39"/>
  </w:num>
  <w:num w:numId="135">
    <w:abstractNumId w:val="33"/>
  </w:num>
  <w:num w:numId="136">
    <w:abstractNumId w:val="137"/>
  </w:num>
  <w:num w:numId="137">
    <w:abstractNumId w:val="67"/>
  </w:num>
  <w:num w:numId="138">
    <w:abstractNumId w:val="174"/>
  </w:num>
  <w:num w:numId="139">
    <w:abstractNumId w:val="23"/>
  </w:num>
  <w:num w:numId="140">
    <w:abstractNumId w:val="163"/>
  </w:num>
  <w:num w:numId="141">
    <w:abstractNumId w:val="132"/>
  </w:num>
  <w:num w:numId="142">
    <w:abstractNumId w:val="82"/>
  </w:num>
  <w:num w:numId="143">
    <w:abstractNumId w:val="43"/>
  </w:num>
  <w:num w:numId="144">
    <w:abstractNumId w:val="30"/>
  </w:num>
  <w:num w:numId="145">
    <w:abstractNumId w:val="69"/>
  </w:num>
  <w:num w:numId="146">
    <w:abstractNumId w:val="145"/>
  </w:num>
  <w:num w:numId="147">
    <w:abstractNumId w:val="105"/>
  </w:num>
  <w:num w:numId="148">
    <w:abstractNumId w:val="42"/>
  </w:num>
  <w:num w:numId="149">
    <w:abstractNumId w:val="93"/>
  </w:num>
  <w:num w:numId="150">
    <w:abstractNumId w:val="32"/>
  </w:num>
  <w:num w:numId="151">
    <w:abstractNumId w:val="88"/>
  </w:num>
  <w:num w:numId="152">
    <w:abstractNumId w:val="123"/>
  </w:num>
  <w:num w:numId="153">
    <w:abstractNumId w:val="25"/>
  </w:num>
  <w:num w:numId="154">
    <w:abstractNumId w:val="84"/>
  </w:num>
  <w:num w:numId="155">
    <w:abstractNumId w:val="146"/>
  </w:num>
  <w:num w:numId="156">
    <w:abstractNumId w:val="110"/>
  </w:num>
  <w:num w:numId="157">
    <w:abstractNumId w:val="171"/>
  </w:num>
  <w:num w:numId="158">
    <w:abstractNumId w:val="164"/>
  </w:num>
  <w:num w:numId="159">
    <w:abstractNumId w:val="61"/>
  </w:num>
  <w:num w:numId="160">
    <w:abstractNumId w:val="149"/>
  </w:num>
  <w:num w:numId="161">
    <w:abstractNumId w:val="170"/>
  </w:num>
  <w:num w:numId="162">
    <w:abstractNumId w:val="17"/>
  </w:num>
  <w:num w:numId="163">
    <w:abstractNumId w:val="22"/>
  </w:num>
  <w:num w:numId="164">
    <w:abstractNumId w:val="119"/>
  </w:num>
  <w:num w:numId="165">
    <w:abstractNumId w:val="133"/>
  </w:num>
  <w:num w:numId="166">
    <w:abstractNumId w:val="167"/>
  </w:num>
  <w:num w:numId="167">
    <w:abstractNumId w:val="44"/>
  </w:num>
  <w:num w:numId="168">
    <w:abstractNumId w:val="24"/>
  </w:num>
  <w:num w:numId="169">
    <w:abstractNumId w:val="26"/>
  </w:num>
  <w:num w:numId="170">
    <w:abstractNumId w:val="107"/>
  </w:num>
  <w:num w:numId="171">
    <w:abstractNumId w:val="172"/>
  </w:num>
  <w:num w:numId="172">
    <w:abstractNumId w:val="36"/>
  </w:num>
  <w:num w:numId="173">
    <w:abstractNumId w:val="165"/>
  </w:num>
  <w:num w:numId="174">
    <w:abstractNumId w:val="83"/>
  </w:num>
  <w:num w:numId="175">
    <w:abstractNumId w:val="7"/>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ctiveWritingStyle w:appName="MSWord" w:lang="de-DE" w:vendorID="64" w:dllVersion="4096" w:nlCheck="1" w:checkStyle="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433"/>
    <w:rsid w:val="00000133"/>
    <w:rsid w:val="000004B4"/>
    <w:rsid w:val="00000687"/>
    <w:rsid w:val="00000BCF"/>
    <w:rsid w:val="00001BB5"/>
    <w:rsid w:val="00001BBA"/>
    <w:rsid w:val="00001E57"/>
    <w:rsid w:val="00002355"/>
    <w:rsid w:val="00002921"/>
    <w:rsid w:val="00002981"/>
    <w:rsid w:val="00002C23"/>
    <w:rsid w:val="00002C93"/>
    <w:rsid w:val="00003122"/>
    <w:rsid w:val="00003F8B"/>
    <w:rsid w:val="00004018"/>
    <w:rsid w:val="0000438A"/>
    <w:rsid w:val="00004F47"/>
    <w:rsid w:val="0000516E"/>
    <w:rsid w:val="000051CB"/>
    <w:rsid w:val="000055C4"/>
    <w:rsid w:val="00005736"/>
    <w:rsid w:val="00005A68"/>
    <w:rsid w:val="00005A6F"/>
    <w:rsid w:val="00005F9B"/>
    <w:rsid w:val="00006005"/>
    <w:rsid w:val="0000611C"/>
    <w:rsid w:val="00006290"/>
    <w:rsid w:val="000062AC"/>
    <w:rsid w:val="00006A0C"/>
    <w:rsid w:val="00007B26"/>
    <w:rsid w:val="00007D60"/>
    <w:rsid w:val="0001029E"/>
    <w:rsid w:val="000107C4"/>
    <w:rsid w:val="000108F1"/>
    <w:rsid w:val="00010F97"/>
    <w:rsid w:val="00011183"/>
    <w:rsid w:val="000111C7"/>
    <w:rsid w:val="00011854"/>
    <w:rsid w:val="00011AB6"/>
    <w:rsid w:val="000126D1"/>
    <w:rsid w:val="000128F5"/>
    <w:rsid w:val="000129D3"/>
    <w:rsid w:val="0001329D"/>
    <w:rsid w:val="0001345A"/>
    <w:rsid w:val="000135C5"/>
    <w:rsid w:val="00013D3A"/>
    <w:rsid w:val="00013E8A"/>
    <w:rsid w:val="00013EAA"/>
    <w:rsid w:val="000149A6"/>
    <w:rsid w:val="00014B63"/>
    <w:rsid w:val="00015A22"/>
    <w:rsid w:val="00015C5C"/>
    <w:rsid w:val="000166B8"/>
    <w:rsid w:val="00016759"/>
    <w:rsid w:val="0001685A"/>
    <w:rsid w:val="00016F9D"/>
    <w:rsid w:val="00017316"/>
    <w:rsid w:val="0001787A"/>
    <w:rsid w:val="00020613"/>
    <w:rsid w:val="00020B99"/>
    <w:rsid w:val="00021979"/>
    <w:rsid w:val="00021D7F"/>
    <w:rsid w:val="0002205E"/>
    <w:rsid w:val="00022392"/>
    <w:rsid w:val="00022449"/>
    <w:rsid w:val="000226D7"/>
    <w:rsid w:val="00022BE4"/>
    <w:rsid w:val="00023CB2"/>
    <w:rsid w:val="0002496A"/>
    <w:rsid w:val="0002529F"/>
    <w:rsid w:val="00025460"/>
    <w:rsid w:val="000254A4"/>
    <w:rsid w:val="00025B60"/>
    <w:rsid w:val="00025CEB"/>
    <w:rsid w:val="00026021"/>
    <w:rsid w:val="00026350"/>
    <w:rsid w:val="0002681B"/>
    <w:rsid w:val="00026A50"/>
    <w:rsid w:val="00026D35"/>
    <w:rsid w:val="00027001"/>
    <w:rsid w:val="0002725F"/>
    <w:rsid w:val="00027879"/>
    <w:rsid w:val="000303C3"/>
    <w:rsid w:val="00031108"/>
    <w:rsid w:val="00031613"/>
    <w:rsid w:val="00031981"/>
    <w:rsid w:val="00031A44"/>
    <w:rsid w:val="00031B46"/>
    <w:rsid w:val="00031C93"/>
    <w:rsid w:val="00031E7A"/>
    <w:rsid w:val="0003289F"/>
    <w:rsid w:val="00032B81"/>
    <w:rsid w:val="00032C57"/>
    <w:rsid w:val="00032E44"/>
    <w:rsid w:val="000335CE"/>
    <w:rsid w:val="000338D5"/>
    <w:rsid w:val="00033EC8"/>
    <w:rsid w:val="00033F78"/>
    <w:rsid w:val="0003543A"/>
    <w:rsid w:val="00035776"/>
    <w:rsid w:val="00035C7F"/>
    <w:rsid w:val="000360A1"/>
    <w:rsid w:val="00036317"/>
    <w:rsid w:val="000369CD"/>
    <w:rsid w:val="00036DE3"/>
    <w:rsid w:val="00037893"/>
    <w:rsid w:val="00037DC7"/>
    <w:rsid w:val="0004009D"/>
    <w:rsid w:val="000402E4"/>
    <w:rsid w:val="0004030E"/>
    <w:rsid w:val="00040BC2"/>
    <w:rsid w:val="00040E52"/>
    <w:rsid w:val="00041149"/>
    <w:rsid w:val="000418DB"/>
    <w:rsid w:val="00041983"/>
    <w:rsid w:val="00042033"/>
    <w:rsid w:val="00042129"/>
    <w:rsid w:val="000422FA"/>
    <w:rsid w:val="00042458"/>
    <w:rsid w:val="0004251A"/>
    <w:rsid w:val="000426AA"/>
    <w:rsid w:val="00042C54"/>
    <w:rsid w:val="00042ECB"/>
    <w:rsid w:val="00043399"/>
    <w:rsid w:val="000433CF"/>
    <w:rsid w:val="00043453"/>
    <w:rsid w:val="00043B92"/>
    <w:rsid w:val="00043C6C"/>
    <w:rsid w:val="00043C93"/>
    <w:rsid w:val="00043D97"/>
    <w:rsid w:val="0004411A"/>
    <w:rsid w:val="000446C6"/>
    <w:rsid w:val="000449AA"/>
    <w:rsid w:val="0004503B"/>
    <w:rsid w:val="00045734"/>
    <w:rsid w:val="000457C9"/>
    <w:rsid w:val="000458E6"/>
    <w:rsid w:val="00045A86"/>
    <w:rsid w:val="00046153"/>
    <w:rsid w:val="000462C3"/>
    <w:rsid w:val="000465F2"/>
    <w:rsid w:val="000475B5"/>
    <w:rsid w:val="00047CE3"/>
    <w:rsid w:val="00047E23"/>
    <w:rsid w:val="0005074D"/>
    <w:rsid w:val="00050DD0"/>
    <w:rsid w:val="00050E38"/>
    <w:rsid w:val="00051147"/>
    <w:rsid w:val="000512F5"/>
    <w:rsid w:val="000513E6"/>
    <w:rsid w:val="00051C82"/>
    <w:rsid w:val="00051D66"/>
    <w:rsid w:val="00051F6B"/>
    <w:rsid w:val="00052196"/>
    <w:rsid w:val="00052B66"/>
    <w:rsid w:val="00052E7E"/>
    <w:rsid w:val="0005320D"/>
    <w:rsid w:val="000537CA"/>
    <w:rsid w:val="000538BD"/>
    <w:rsid w:val="00053AB2"/>
    <w:rsid w:val="00053BEF"/>
    <w:rsid w:val="00053F32"/>
    <w:rsid w:val="0005425A"/>
    <w:rsid w:val="000543D5"/>
    <w:rsid w:val="000545FE"/>
    <w:rsid w:val="000546FA"/>
    <w:rsid w:val="00054875"/>
    <w:rsid w:val="00054A23"/>
    <w:rsid w:val="00054B9B"/>
    <w:rsid w:val="00054D21"/>
    <w:rsid w:val="00054D8E"/>
    <w:rsid w:val="00055172"/>
    <w:rsid w:val="0005537F"/>
    <w:rsid w:val="000553D3"/>
    <w:rsid w:val="000556E7"/>
    <w:rsid w:val="0005604E"/>
    <w:rsid w:val="0005625E"/>
    <w:rsid w:val="00056304"/>
    <w:rsid w:val="000569BB"/>
    <w:rsid w:val="00056CD0"/>
    <w:rsid w:val="000570F5"/>
    <w:rsid w:val="000575DA"/>
    <w:rsid w:val="00057701"/>
    <w:rsid w:val="00057C2A"/>
    <w:rsid w:val="00057F48"/>
    <w:rsid w:val="00060639"/>
    <w:rsid w:val="00060A5A"/>
    <w:rsid w:val="00060F41"/>
    <w:rsid w:val="000613F6"/>
    <w:rsid w:val="0006145F"/>
    <w:rsid w:val="00062020"/>
    <w:rsid w:val="000620B8"/>
    <w:rsid w:val="000623AC"/>
    <w:rsid w:val="000632A8"/>
    <w:rsid w:val="00063703"/>
    <w:rsid w:val="00063CEB"/>
    <w:rsid w:val="00063D21"/>
    <w:rsid w:val="000646BB"/>
    <w:rsid w:val="00064764"/>
    <w:rsid w:val="00064B8E"/>
    <w:rsid w:val="00064F09"/>
    <w:rsid w:val="0006528D"/>
    <w:rsid w:val="000652CD"/>
    <w:rsid w:val="000654B1"/>
    <w:rsid w:val="000657FA"/>
    <w:rsid w:val="0006586E"/>
    <w:rsid w:val="00065E7A"/>
    <w:rsid w:val="00066042"/>
    <w:rsid w:val="0006624C"/>
    <w:rsid w:val="00066316"/>
    <w:rsid w:val="000666C5"/>
    <w:rsid w:val="00066E3D"/>
    <w:rsid w:val="00067873"/>
    <w:rsid w:val="000679C1"/>
    <w:rsid w:val="000704A3"/>
    <w:rsid w:val="000706ED"/>
    <w:rsid w:val="00070811"/>
    <w:rsid w:val="00070881"/>
    <w:rsid w:val="00071A20"/>
    <w:rsid w:val="00071F5D"/>
    <w:rsid w:val="00072562"/>
    <w:rsid w:val="00072694"/>
    <w:rsid w:val="00072B6D"/>
    <w:rsid w:val="00072D13"/>
    <w:rsid w:val="00074274"/>
    <w:rsid w:val="000742FD"/>
    <w:rsid w:val="00074B81"/>
    <w:rsid w:val="000757DA"/>
    <w:rsid w:val="00075D62"/>
    <w:rsid w:val="00075E39"/>
    <w:rsid w:val="00075FB9"/>
    <w:rsid w:val="0007631F"/>
    <w:rsid w:val="00076385"/>
    <w:rsid w:val="00076684"/>
    <w:rsid w:val="00076733"/>
    <w:rsid w:val="0007693A"/>
    <w:rsid w:val="00076941"/>
    <w:rsid w:val="00076BD2"/>
    <w:rsid w:val="00077305"/>
    <w:rsid w:val="00077404"/>
    <w:rsid w:val="00077760"/>
    <w:rsid w:val="000779FB"/>
    <w:rsid w:val="00077D22"/>
    <w:rsid w:val="000806CE"/>
    <w:rsid w:val="0008076A"/>
    <w:rsid w:val="0008084B"/>
    <w:rsid w:val="000808A6"/>
    <w:rsid w:val="00081116"/>
    <w:rsid w:val="00081249"/>
    <w:rsid w:val="0008147F"/>
    <w:rsid w:val="000819FC"/>
    <w:rsid w:val="00081B6F"/>
    <w:rsid w:val="0008280B"/>
    <w:rsid w:val="00082E70"/>
    <w:rsid w:val="00083025"/>
    <w:rsid w:val="0008355B"/>
    <w:rsid w:val="00084634"/>
    <w:rsid w:val="00084D73"/>
    <w:rsid w:val="00084FBA"/>
    <w:rsid w:val="000850D3"/>
    <w:rsid w:val="00085422"/>
    <w:rsid w:val="00085714"/>
    <w:rsid w:val="00086739"/>
    <w:rsid w:val="000867F7"/>
    <w:rsid w:val="00087441"/>
    <w:rsid w:val="0008759F"/>
    <w:rsid w:val="00087D16"/>
    <w:rsid w:val="00087EDE"/>
    <w:rsid w:val="000906E2"/>
    <w:rsid w:val="000908E5"/>
    <w:rsid w:val="00090DBE"/>
    <w:rsid w:val="00090EB4"/>
    <w:rsid w:val="00091A85"/>
    <w:rsid w:val="00091C73"/>
    <w:rsid w:val="00092EB5"/>
    <w:rsid w:val="000934E8"/>
    <w:rsid w:val="000935E3"/>
    <w:rsid w:val="00093710"/>
    <w:rsid w:val="000937F7"/>
    <w:rsid w:val="0009386E"/>
    <w:rsid w:val="000938B0"/>
    <w:rsid w:val="00093B13"/>
    <w:rsid w:val="00093DBA"/>
    <w:rsid w:val="000940ED"/>
    <w:rsid w:val="000945FD"/>
    <w:rsid w:val="0009472F"/>
    <w:rsid w:val="000947B7"/>
    <w:rsid w:val="00094E25"/>
    <w:rsid w:val="00095D4C"/>
    <w:rsid w:val="00095FE2"/>
    <w:rsid w:val="000961CF"/>
    <w:rsid w:val="0009645A"/>
    <w:rsid w:val="0009749C"/>
    <w:rsid w:val="00097553"/>
    <w:rsid w:val="000975EF"/>
    <w:rsid w:val="00097740"/>
    <w:rsid w:val="00097BE6"/>
    <w:rsid w:val="00097FDC"/>
    <w:rsid w:val="000A015F"/>
    <w:rsid w:val="000A0CA8"/>
    <w:rsid w:val="000A0F2E"/>
    <w:rsid w:val="000A152B"/>
    <w:rsid w:val="000A15AA"/>
    <w:rsid w:val="000A17E3"/>
    <w:rsid w:val="000A1B32"/>
    <w:rsid w:val="000A26D1"/>
    <w:rsid w:val="000A273C"/>
    <w:rsid w:val="000A284A"/>
    <w:rsid w:val="000A2F49"/>
    <w:rsid w:val="000A3C80"/>
    <w:rsid w:val="000A4314"/>
    <w:rsid w:val="000A446A"/>
    <w:rsid w:val="000A4568"/>
    <w:rsid w:val="000A48A1"/>
    <w:rsid w:val="000A48BF"/>
    <w:rsid w:val="000A4909"/>
    <w:rsid w:val="000A523D"/>
    <w:rsid w:val="000A6A66"/>
    <w:rsid w:val="000A7067"/>
    <w:rsid w:val="000A721E"/>
    <w:rsid w:val="000A7637"/>
    <w:rsid w:val="000A7A2A"/>
    <w:rsid w:val="000A7C52"/>
    <w:rsid w:val="000A7FF0"/>
    <w:rsid w:val="000B06DD"/>
    <w:rsid w:val="000B07E4"/>
    <w:rsid w:val="000B18A3"/>
    <w:rsid w:val="000B1C47"/>
    <w:rsid w:val="000B1CB9"/>
    <w:rsid w:val="000B1DB8"/>
    <w:rsid w:val="000B207B"/>
    <w:rsid w:val="000B2082"/>
    <w:rsid w:val="000B2258"/>
    <w:rsid w:val="000B22FB"/>
    <w:rsid w:val="000B2CFE"/>
    <w:rsid w:val="000B3238"/>
    <w:rsid w:val="000B37AE"/>
    <w:rsid w:val="000B3A2E"/>
    <w:rsid w:val="000B3B90"/>
    <w:rsid w:val="000B3BA3"/>
    <w:rsid w:val="000B4287"/>
    <w:rsid w:val="000B4418"/>
    <w:rsid w:val="000B4483"/>
    <w:rsid w:val="000B451C"/>
    <w:rsid w:val="000B4CB5"/>
    <w:rsid w:val="000B4E98"/>
    <w:rsid w:val="000B53E4"/>
    <w:rsid w:val="000B663F"/>
    <w:rsid w:val="000B692D"/>
    <w:rsid w:val="000B6CC8"/>
    <w:rsid w:val="000B7128"/>
    <w:rsid w:val="000B75DE"/>
    <w:rsid w:val="000C027B"/>
    <w:rsid w:val="000C085E"/>
    <w:rsid w:val="000C0884"/>
    <w:rsid w:val="000C0AFF"/>
    <w:rsid w:val="000C0E87"/>
    <w:rsid w:val="000C0EBB"/>
    <w:rsid w:val="000C1148"/>
    <w:rsid w:val="000C1D85"/>
    <w:rsid w:val="000C1EC9"/>
    <w:rsid w:val="000C217E"/>
    <w:rsid w:val="000C2960"/>
    <w:rsid w:val="000C2A68"/>
    <w:rsid w:val="000C3036"/>
    <w:rsid w:val="000C33C5"/>
    <w:rsid w:val="000C3B0B"/>
    <w:rsid w:val="000C3B42"/>
    <w:rsid w:val="000C3C6B"/>
    <w:rsid w:val="000C3EC8"/>
    <w:rsid w:val="000C4B23"/>
    <w:rsid w:val="000C4D98"/>
    <w:rsid w:val="000C531C"/>
    <w:rsid w:val="000C55C4"/>
    <w:rsid w:val="000C592A"/>
    <w:rsid w:val="000C6326"/>
    <w:rsid w:val="000C66C2"/>
    <w:rsid w:val="000C693E"/>
    <w:rsid w:val="000C69ED"/>
    <w:rsid w:val="000C6C31"/>
    <w:rsid w:val="000C70C8"/>
    <w:rsid w:val="000C748E"/>
    <w:rsid w:val="000C7491"/>
    <w:rsid w:val="000C7B81"/>
    <w:rsid w:val="000C7BC7"/>
    <w:rsid w:val="000C7ED6"/>
    <w:rsid w:val="000D022A"/>
    <w:rsid w:val="000D0362"/>
    <w:rsid w:val="000D03F4"/>
    <w:rsid w:val="000D04D4"/>
    <w:rsid w:val="000D0624"/>
    <w:rsid w:val="000D0890"/>
    <w:rsid w:val="000D0902"/>
    <w:rsid w:val="000D13EA"/>
    <w:rsid w:val="000D17AC"/>
    <w:rsid w:val="000D199F"/>
    <w:rsid w:val="000D1B0F"/>
    <w:rsid w:val="000D1C6F"/>
    <w:rsid w:val="000D1D80"/>
    <w:rsid w:val="000D20FD"/>
    <w:rsid w:val="000D2601"/>
    <w:rsid w:val="000D2850"/>
    <w:rsid w:val="000D2CD4"/>
    <w:rsid w:val="000D2E43"/>
    <w:rsid w:val="000D32ED"/>
    <w:rsid w:val="000D3F00"/>
    <w:rsid w:val="000D40C8"/>
    <w:rsid w:val="000D4260"/>
    <w:rsid w:val="000D46EC"/>
    <w:rsid w:val="000D475D"/>
    <w:rsid w:val="000D514F"/>
    <w:rsid w:val="000D5272"/>
    <w:rsid w:val="000D6502"/>
    <w:rsid w:val="000D6AE7"/>
    <w:rsid w:val="000D6CD5"/>
    <w:rsid w:val="000D7B7A"/>
    <w:rsid w:val="000D7D37"/>
    <w:rsid w:val="000E018E"/>
    <w:rsid w:val="000E0975"/>
    <w:rsid w:val="000E09FB"/>
    <w:rsid w:val="000E1409"/>
    <w:rsid w:val="000E201B"/>
    <w:rsid w:val="000E20A0"/>
    <w:rsid w:val="000E246E"/>
    <w:rsid w:val="000E256E"/>
    <w:rsid w:val="000E2854"/>
    <w:rsid w:val="000E2B10"/>
    <w:rsid w:val="000E3012"/>
    <w:rsid w:val="000E340F"/>
    <w:rsid w:val="000E3AD1"/>
    <w:rsid w:val="000E4066"/>
    <w:rsid w:val="000E4228"/>
    <w:rsid w:val="000E42D1"/>
    <w:rsid w:val="000E4349"/>
    <w:rsid w:val="000E4414"/>
    <w:rsid w:val="000E476E"/>
    <w:rsid w:val="000E4A3D"/>
    <w:rsid w:val="000E4F4E"/>
    <w:rsid w:val="000E5135"/>
    <w:rsid w:val="000E56D2"/>
    <w:rsid w:val="000E5897"/>
    <w:rsid w:val="000E6081"/>
    <w:rsid w:val="000E6100"/>
    <w:rsid w:val="000E611F"/>
    <w:rsid w:val="000E617E"/>
    <w:rsid w:val="000E62DC"/>
    <w:rsid w:val="000E66D7"/>
    <w:rsid w:val="000E6CD9"/>
    <w:rsid w:val="000E6DA5"/>
    <w:rsid w:val="000E785F"/>
    <w:rsid w:val="000F09B4"/>
    <w:rsid w:val="000F0DAF"/>
    <w:rsid w:val="000F1355"/>
    <w:rsid w:val="000F144E"/>
    <w:rsid w:val="000F16B4"/>
    <w:rsid w:val="000F1836"/>
    <w:rsid w:val="000F1905"/>
    <w:rsid w:val="000F1A77"/>
    <w:rsid w:val="000F23F8"/>
    <w:rsid w:val="000F266A"/>
    <w:rsid w:val="000F33C5"/>
    <w:rsid w:val="000F3D9E"/>
    <w:rsid w:val="000F3EE9"/>
    <w:rsid w:val="000F4100"/>
    <w:rsid w:val="000F430B"/>
    <w:rsid w:val="000F437D"/>
    <w:rsid w:val="000F4C94"/>
    <w:rsid w:val="000F564F"/>
    <w:rsid w:val="000F6364"/>
    <w:rsid w:val="000F6464"/>
    <w:rsid w:val="000F6EF3"/>
    <w:rsid w:val="000F7103"/>
    <w:rsid w:val="000F726F"/>
    <w:rsid w:val="000F79FB"/>
    <w:rsid w:val="000F7D26"/>
    <w:rsid w:val="001005D1"/>
    <w:rsid w:val="00100D34"/>
    <w:rsid w:val="00100E73"/>
    <w:rsid w:val="00101101"/>
    <w:rsid w:val="00101399"/>
    <w:rsid w:val="00101869"/>
    <w:rsid w:val="0010236F"/>
    <w:rsid w:val="00102514"/>
    <w:rsid w:val="001025DA"/>
    <w:rsid w:val="0010268D"/>
    <w:rsid w:val="0010274E"/>
    <w:rsid w:val="00102B46"/>
    <w:rsid w:val="00102ED1"/>
    <w:rsid w:val="001033E9"/>
    <w:rsid w:val="00103954"/>
    <w:rsid w:val="00104467"/>
    <w:rsid w:val="00105084"/>
    <w:rsid w:val="001052E6"/>
    <w:rsid w:val="001055AD"/>
    <w:rsid w:val="00105A3E"/>
    <w:rsid w:val="001064BE"/>
    <w:rsid w:val="00106691"/>
    <w:rsid w:val="00106CE0"/>
    <w:rsid w:val="0010720F"/>
    <w:rsid w:val="00107671"/>
    <w:rsid w:val="00107B52"/>
    <w:rsid w:val="001101E4"/>
    <w:rsid w:val="00110DF3"/>
    <w:rsid w:val="00111112"/>
    <w:rsid w:val="00111C5A"/>
    <w:rsid w:val="0011232D"/>
    <w:rsid w:val="001125D7"/>
    <w:rsid w:val="00112E8C"/>
    <w:rsid w:val="00112EF3"/>
    <w:rsid w:val="001133D7"/>
    <w:rsid w:val="00113703"/>
    <w:rsid w:val="001140AE"/>
    <w:rsid w:val="00114AE2"/>
    <w:rsid w:val="00114BEE"/>
    <w:rsid w:val="00114C7D"/>
    <w:rsid w:val="001151E9"/>
    <w:rsid w:val="00115BB9"/>
    <w:rsid w:val="00115CCC"/>
    <w:rsid w:val="00116052"/>
    <w:rsid w:val="0011627D"/>
    <w:rsid w:val="00116E87"/>
    <w:rsid w:val="00117876"/>
    <w:rsid w:val="00120223"/>
    <w:rsid w:val="00120247"/>
    <w:rsid w:val="001202A2"/>
    <w:rsid w:val="00120811"/>
    <w:rsid w:val="0012083A"/>
    <w:rsid w:val="00120942"/>
    <w:rsid w:val="00120ACF"/>
    <w:rsid w:val="00120C87"/>
    <w:rsid w:val="00121105"/>
    <w:rsid w:val="00121E4F"/>
    <w:rsid w:val="00121E88"/>
    <w:rsid w:val="001221EC"/>
    <w:rsid w:val="00122690"/>
    <w:rsid w:val="00122E4A"/>
    <w:rsid w:val="00123259"/>
    <w:rsid w:val="00123C61"/>
    <w:rsid w:val="00124776"/>
    <w:rsid w:val="0012492B"/>
    <w:rsid w:val="00124BE2"/>
    <w:rsid w:val="0012509E"/>
    <w:rsid w:val="001250E9"/>
    <w:rsid w:val="00125302"/>
    <w:rsid w:val="0012564E"/>
    <w:rsid w:val="00125731"/>
    <w:rsid w:val="00125766"/>
    <w:rsid w:val="00125C60"/>
    <w:rsid w:val="00126FE2"/>
    <w:rsid w:val="0012727D"/>
    <w:rsid w:val="001278AB"/>
    <w:rsid w:val="00127EBD"/>
    <w:rsid w:val="00130257"/>
    <w:rsid w:val="00131261"/>
    <w:rsid w:val="00131397"/>
    <w:rsid w:val="00131424"/>
    <w:rsid w:val="001315C8"/>
    <w:rsid w:val="00132033"/>
    <w:rsid w:val="001322A1"/>
    <w:rsid w:val="0013240D"/>
    <w:rsid w:val="0013240F"/>
    <w:rsid w:val="00132690"/>
    <w:rsid w:val="001326CE"/>
    <w:rsid w:val="00132919"/>
    <w:rsid w:val="00132BB9"/>
    <w:rsid w:val="001333CF"/>
    <w:rsid w:val="001337DE"/>
    <w:rsid w:val="00133FCF"/>
    <w:rsid w:val="00134808"/>
    <w:rsid w:val="00134D7E"/>
    <w:rsid w:val="00135020"/>
    <w:rsid w:val="0013538F"/>
    <w:rsid w:val="00135D50"/>
    <w:rsid w:val="001369E5"/>
    <w:rsid w:val="00137132"/>
    <w:rsid w:val="001372B9"/>
    <w:rsid w:val="001372C9"/>
    <w:rsid w:val="00137734"/>
    <w:rsid w:val="00137B34"/>
    <w:rsid w:val="00137BE0"/>
    <w:rsid w:val="00137C62"/>
    <w:rsid w:val="00140026"/>
    <w:rsid w:val="00140031"/>
    <w:rsid w:val="00140224"/>
    <w:rsid w:val="001403C2"/>
    <w:rsid w:val="00140665"/>
    <w:rsid w:val="00140A81"/>
    <w:rsid w:val="00140AC2"/>
    <w:rsid w:val="00140C1F"/>
    <w:rsid w:val="00140E1E"/>
    <w:rsid w:val="00140FFA"/>
    <w:rsid w:val="00141037"/>
    <w:rsid w:val="001418A5"/>
    <w:rsid w:val="001418C3"/>
    <w:rsid w:val="001419FD"/>
    <w:rsid w:val="00141CDF"/>
    <w:rsid w:val="00141EA2"/>
    <w:rsid w:val="00142312"/>
    <w:rsid w:val="001426E4"/>
    <w:rsid w:val="00142E72"/>
    <w:rsid w:val="00142F8E"/>
    <w:rsid w:val="001431C5"/>
    <w:rsid w:val="00143569"/>
    <w:rsid w:val="001435F2"/>
    <w:rsid w:val="00143629"/>
    <w:rsid w:val="00143922"/>
    <w:rsid w:val="00143A61"/>
    <w:rsid w:val="00143CCD"/>
    <w:rsid w:val="00143E32"/>
    <w:rsid w:val="00143E50"/>
    <w:rsid w:val="00144186"/>
    <w:rsid w:val="00144310"/>
    <w:rsid w:val="00144A27"/>
    <w:rsid w:val="00145004"/>
    <w:rsid w:val="0014560F"/>
    <w:rsid w:val="00145BED"/>
    <w:rsid w:val="00145D4C"/>
    <w:rsid w:val="00145DC2"/>
    <w:rsid w:val="001462D5"/>
    <w:rsid w:val="00146567"/>
    <w:rsid w:val="001465DA"/>
    <w:rsid w:val="00146B48"/>
    <w:rsid w:val="00147166"/>
    <w:rsid w:val="001473E5"/>
    <w:rsid w:val="001476BF"/>
    <w:rsid w:val="00147C7B"/>
    <w:rsid w:val="00147C89"/>
    <w:rsid w:val="00147EA3"/>
    <w:rsid w:val="00150613"/>
    <w:rsid w:val="001506BB"/>
    <w:rsid w:val="001506D9"/>
    <w:rsid w:val="001509BF"/>
    <w:rsid w:val="00150A2D"/>
    <w:rsid w:val="00150C3C"/>
    <w:rsid w:val="00150E30"/>
    <w:rsid w:val="0015175C"/>
    <w:rsid w:val="00151A18"/>
    <w:rsid w:val="00152056"/>
    <w:rsid w:val="00152333"/>
    <w:rsid w:val="00152AA7"/>
    <w:rsid w:val="00152E5D"/>
    <w:rsid w:val="0015379A"/>
    <w:rsid w:val="00153858"/>
    <w:rsid w:val="001539F3"/>
    <w:rsid w:val="00153DCC"/>
    <w:rsid w:val="0015473C"/>
    <w:rsid w:val="001548AF"/>
    <w:rsid w:val="0015490F"/>
    <w:rsid w:val="001552B4"/>
    <w:rsid w:val="001554E4"/>
    <w:rsid w:val="00155820"/>
    <w:rsid w:val="00155877"/>
    <w:rsid w:val="0015601D"/>
    <w:rsid w:val="001562AC"/>
    <w:rsid w:val="001564CB"/>
    <w:rsid w:val="00156737"/>
    <w:rsid w:val="00156E6B"/>
    <w:rsid w:val="001578E1"/>
    <w:rsid w:val="00157AE2"/>
    <w:rsid w:val="00157C07"/>
    <w:rsid w:val="00157E1B"/>
    <w:rsid w:val="00157F29"/>
    <w:rsid w:val="00160C17"/>
    <w:rsid w:val="0016195D"/>
    <w:rsid w:val="001625B8"/>
    <w:rsid w:val="00162B83"/>
    <w:rsid w:val="00162BA8"/>
    <w:rsid w:val="00162FBF"/>
    <w:rsid w:val="001636B5"/>
    <w:rsid w:val="00163BDA"/>
    <w:rsid w:val="001642F7"/>
    <w:rsid w:val="001644BB"/>
    <w:rsid w:val="00164711"/>
    <w:rsid w:val="00164B33"/>
    <w:rsid w:val="00164DE7"/>
    <w:rsid w:val="00165389"/>
    <w:rsid w:val="00165DBE"/>
    <w:rsid w:val="0016618D"/>
    <w:rsid w:val="0016626C"/>
    <w:rsid w:val="00167253"/>
    <w:rsid w:val="00167439"/>
    <w:rsid w:val="001677D4"/>
    <w:rsid w:val="001677E9"/>
    <w:rsid w:val="00167AAA"/>
    <w:rsid w:val="00167CE8"/>
    <w:rsid w:val="00167FBC"/>
    <w:rsid w:val="00170048"/>
    <w:rsid w:val="001703CD"/>
    <w:rsid w:val="00170746"/>
    <w:rsid w:val="00170776"/>
    <w:rsid w:val="00170C43"/>
    <w:rsid w:val="00171092"/>
    <w:rsid w:val="00171436"/>
    <w:rsid w:val="001714E8"/>
    <w:rsid w:val="001716EE"/>
    <w:rsid w:val="00171BAC"/>
    <w:rsid w:val="00172167"/>
    <w:rsid w:val="00172446"/>
    <w:rsid w:val="001729D4"/>
    <w:rsid w:val="00172E40"/>
    <w:rsid w:val="00173751"/>
    <w:rsid w:val="001745CB"/>
    <w:rsid w:val="00175205"/>
    <w:rsid w:val="0017544A"/>
    <w:rsid w:val="001766FF"/>
    <w:rsid w:val="00176A5E"/>
    <w:rsid w:val="00176CE9"/>
    <w:rsid w:val="00177572"/>
    <w:rsid w:val="00177A82"/>
    <w:rsid w:val="00180247"/>
    <w:rsid w:val="00180491"/>
    <w:rsid w:val="001806CB"/>
    <w:rsid w:val="00180819"/>
    <w:rsid w:val="00180F87"/>
    <w:rsid w:val="00180FB3"/>
    <w:rsid w:val="00180FC6"/>
    <w:rsid w:val="0018169C"/>
    <w:rsid w:val="00181714"/>
    <w:rsid w:val="001818F7"/>
    <w:rsid w:val="00181A1F"/>
    <w:rsid w:val="00181BA5"/>
    <w:rsid w:val="00182399"/>
    <w:rsid w:val="00182611"/>
    <w:rsid w:val="001829C3"/>
    <w:rsid w:val="00182ACD"/>
    <w:rsid w:val="00183308"/>
    <w:rsid w:val="0018330F"/>
    <w:rsid w:val="00183AFD"/>
    <w:rsid w:val="0018409A"/>
    <w:rsid w:val="001840A1"/>
    <w:rsid w:val="00184142"/>
    <w:rsid w:val="001844D4"/>
    <w:rsid w:val="001845AA"/>
    <w:rsid w:val="001851FC"/>
    <w:rsid w:val="00186086"/>
    <w:rsid w:val="0018638C"/>
    <w:rsid w:val="0018766C"/>
    <w:rsid w:val="00187A50"/>
    <w:rsid w:val="00187FFB"/>
    <w:rsid w:val="0019060F"/>
    <w:rsid w:val="00190983"/>
    <w:rsid w:val="0019153B"/>
    <w:rsid w:val="001916A2"/>
    <w:rsid w:val="00192110"/>
    <w:rsid w:val="001921B1"/>
    <w:rsid w:val="00192ADA"/>
    <w:rsid w:val="00192C96"/>
    <w:rsid w:val="00193899"/>
    <w:rsid w:val="001942FD"/>
    <w:rsid w:val="001948D9"/>
    <w:rsid w:val="00194F95"/>
    <w:rsid w:val="00195546"/>
    <w:rsid w:val="00195589"/>
    <w:rsid w:val="00195805"/>
    <w:rsid w:val="00196631"/>
    <w:rsid w:val="00196AF8"/>
    <w:rsid w:val="00196D83"/>
    <w:rsid w:val="001978B6"/>
    <w:rsid w:val="001978C8"/>
    <w:rsid w:val="00197A18"/>
    <w:rsid w:val="00197ACA"/>
    <w:rsid w:val="00197D63"/>
    <w:rsid w:val="001A0691"/>
    <w:rsid w:val="001A0766"/>
    <w:rsid w:val="001A09A9"/>
    <w:rsid w:val="001A0BC8"/>
    <w:rsid w:val="001A1502"/>
    <w:rsid w:val="001A1866"/>
    <w:rsid w:val="001A1B4B"/>
    <w:rsid w:val="001A1EBA"/>
    <w:rsid w:val="001A1ED6"/>
    <w:rsid w:val="001A228B"/>
    <w:rsid w:val="001A2526"/>
    <w:rsid w:val="001A2911"/>
    <w:rsid w:val="001A2D21"/>
    <w:rsid w:val="001A3342"/>
    <w:rsid w:val="001A374A"/>
    <w:rsid w:val="001A4955"/>
    <w:rsid w:val="001A503F"/>
    <w:rsid w:val="001A526F"/>
    <w:rsid w:val="001A5751"/>
    <w:rsid w:val="001A6683"/>
    <w:rsid w:val="001A6C64"/>
    <w:rsid w:val="001A717A"/>
    <w:rsid w:val="001A77AC"/>
    <w:rsid w:val="001A786F"/>
    <w:rsid w:val="001A7BD5"/>
    <w:rsid w:val="001B004C"/>
    <w:rsid w:val="001B020C"/>
    <w:rsid w:val="001B02E4"/>
    <w:rsid w:val="001B03B9"/>
    <w:rsid w:val="001B0598"/>
    <w:rsid w:val="001B07EF"/>
    <w:rsid w:val="001B0CDA"/>
    <w:rsid w:val="001B0D09"/>
    <w:rsid w:val="001B1681"/>
    <w:rsid w:val="001B194B"/>
    <w:rsid w:val="001B1A24"/>
    <w:rsid w:val="001B1B59"/>
    <w:rsid w:val="001B1C55"/>
    <w:rsid w:val="001B1E1E"/>
    <w:rsid w:val="001B1F2B"/>
    <w:rsid w:val="001B2053"/>
    <w:rsid w:val="001B278F"/>
    <w:rsid w:val="001B299C"/>
    <w:rsid w:val="001B2AAD"/>
    <w:rsid w:val="001B2DD7"/>
    <w:rsid w:val="001B2F1B"/>
    <w:rsid w:val="001B3753"/>
    <w:rsid w:val="001B39DC"/>
    <w:rsid w:val="001B3A9F"/>
    <w:rsid w:val="001B3F55"/>
    <w:rsid w:val="001B3F9C"/>
    <w:rsid w:val="001B4029"/>
    <w:rsid w:val="001B47B4"/>
    <w:rsid w:val="001B484E"/>
    <w:rsid w:val="001B4C45"/>
    <w:rsid w:val="001B54E1"/>
    <w:rsid w:val="001B5C27"/>
    <w:rsid w:val="001B5ECD"/>
    <w:rsid w:val="001B64C1"/>
    <w:rsid w:val="001B69E5"/>
    <w:rsid w:val="001B6C0B"/>
    <w:rsid w:val="001B6E26"/>
    <w:rsid w:val="001B6F34"/>
    <w:rsid w:val="001B7560"/>
    <w:rsid w:val="001C01AE"/>
    <w:rsid w:val="001C0818"/>
    <w:rsid w:val="001C0F84"/>
    <w:rsid w:val="001C14BE"/>
    <w:rsid w:val="001C15BB"/>
    <w:rsid w:val="001C187E"/>
    <w:rsid w:val="001C1A11"/>
    <w:rsid w:val="001C1F65"/>
    <w:rsid w:val="001C2359"/>
    <w:rsid w:val="001C28BC"/>
    <w:rsid w:val="001C36E5"/>
    <w:rsid w:val="001C3854"/>
    <w:rsid w:val="001C41F1"/>
    <w:rsid w:val="001C4908"/>
    <w:rsid w:val="001C4E44"/>
    <w:rsid w:val="001C52C3"/>
    <w:rsid w:val="001C5310"/>
    <w:rsid w:val="001C55AA"/>
    <w:rsid w:val="001C6670"/>
    <w:rsid w:val="001C6721"/>
    <w:rsid w:val="001C70F3"/>
    <w:rsid w:val="001C73AB"/>
    <w:rsid w:val="001D00CA"/>
    <w:rsid w:val="001D0128"/>
    <w:rsid w:val="001D0525"/>
    <w:rsid w:val="001D099B"/>
    <w:rsid w:val="001D0FD0"/>
    <w:rsid w:val="001D114D"/>
    <w:rsid w:val="001D1404"/>
    <w:rsid w:val="001D15A3"/>
    <w:rsid w:val="001D15A4"/>
    <w:rsid w:val="001D15A7"/>
    <w:rsid w:val="001D172B"/>
    <w:rsid w:val="001D17E0"/>
    <w:rsid w:val="001D19B7"/>
    <w:rsid w:val="001D1B3C"/>
    <w:rsid w:val="001D1B8E"/>
    <w:rsid w:val="001D1BCD"/>
    <w:rsid w:val="001D1C9E"/>
    <w:rsid w:val="001D3235"/>
    <w:rsid w:val="001D4025"/>
    <w:rsid w:val="001D484D"/>
    <w:rsid w:val="001D4B57"/>
    <w:rsid w:val="001D4D79"/>
    <w:rsid w:val="001D4DC9"/>
    <w:rsid w:val="001D4DD0"/>
    <w:rsid w:val="001D4DDC"/>
    <w:rsid w:val="001D5247"/>
    <w:rsid w:val="001D52C6"/>
    <w:rsid w:val="001D530A"/>
    <w:rsid w:val="001D5506"/>
    <w:rsid w:val="001D6223"/>
    <w:rsid w:val="001D6853"/>
    <w:rsid w:val="001D6A5B"/>
    <w:rsid w:val="001D6B6E"/>
    <w:rsid w:val="001D6CDA"/>
    <w:rsid w:val="001D771A"/>
    <w:rsid w:val="001D782B"/>
    <w:rsid w:val="001D7906"/>
    <w:rsid w:val="001E0CBE"/>
    <w:rsid w:val="001E11B2"/>
    <w:rsid w:val="001E170B"/>
    <w:rsid w:val="001E1712"/>
    <w:rsid w:val="001E1D09"/>
    <w:rsid w:val="001E1F35"/>
    <w:rsid w:val="001E201E"/>
    <w:rsid w:val="001E21C2"/>
    <w:rsid w:val="001E2616"/>
    <w:rsid w:val="001E2A1B"/>
    <w:rsid w:val="001E3275"/>
    <w:rsid w:val="001E3876"/>
    <w:rsid w:val="001E3893"/>
    <w:rsid w:val="001E4659"/>
    <w:rsid w:val="001E47E3"/>
    <w:rsid w:val="001E4A73"/>
    <w:rsid w:val="001E4BF4"/>
    <w:rsid w:val="001E50E5"/>
    <w:rsid w:val="001E522D"/>
    <w:rsid w:val="001E5E6F"/>
    <w:rsid w:val="001E613B"/>
    <w:rsid w:val="001E67CE"/>
    <w:rsid w:val="001E6C8E"/>
    <w:rsid w:val="001E6D78"/>
    <w:rsid w:val="001E6FCB"/>
    <w:rsid w:val="001E7496"/>
    <w:rsid w:val="001E7F92"/>
    <w:rsid w:val="001F044F"/>
    <w:rsid w:val="001F0648"/>
    <w:rsid w:val="001F0833"/>
    <w:rsid w:val="001F09A8"/>
    <w:rsid w:val="001F0C1B"/>
    <w:rsid w:val="001F298E"/>
    <w:rsid w:val="001F2AA1"/>
    <w:rsid w:val="001F3348"/>
    <w:rsid w:val="001F3DBD"/>
    <w:rsid w:val="001F3E7D"/>
    <w:rsid w:val="001F4016"/>
    <w:rsid w:val="001F44BB"/>
    <w:rsid w:val="001F46F3"/>
    <w:rsid w:val="001F4A89"/>
    <w:rsid w:val="001F4DD4"/>
    <w:rsid w:val="001F4EDE"/>
    <w:rsid w:val="001F51E5"/>
    <w:rsid w:val="001F54CB"/>
    <w:rsid w:val="001F564C"/>
    <w:rsid w:val="001F5D63"/>
    <w:rsid w:val="001F62D8"/>
    <w:rsid w:val="001F6630"/>
    <w:rsid w:val="001F6675"/>
    <w:rsid w:val="001F6D47"/>
    <w:rsid w:val="001F6E10"/>
    <w:rsid w:val="001F7751"/>
    <w:rsid w:val="0020001B"/>
    <w:rsid w:val="0020054C"/>
    <w:rsid w:val="00200C3E"/>
    <w:rsid w:val="00201512"/>
    <w:rsid w:val="002016BE"/>
    <w:rsid w:val="00201B92"/>
    <w:rsid w:val="00201F30"/>
    <w:rsid w:val="002024B6"/>
    <w:rsid w:val="00202662"/>
    <w:rsid w:val="00202AEF"/>
    <w:rsid w:val="00202C0D"/>
    <w:rsid w:val="00203BE4"/>
    <w:rsid w:val="00204BA1"/>
    <w:rsid w:val="00204C17"/>
    <w:rsid w:val="00204DA8"/>
    <w:rsid w:val="0020514F"/>
    <w:rsid w:val="00205397"/>
    <w:rsid w:val="00205663"/>
    <w:rsid w:val="002057D6"/>
    <w:rsid w:val="00205A17"/>
    <w:rsid w:val="00205CC3"/>
    <w:rsid w:val="0020648B"/>
    <w:rsid w:val="00206D0F"/>
    <w:rsid w:val="0020752E"/>
    <w:rsid w:val="00207741"/>
    <w:rsid w:val="0021063D"/>
    <w:rsid w:val="00210751"/>
    <w:rsid w:val="0021099A"/>
    <w:rsid w:val="00210F8D"/>
    <w:rsid w:val="00211345"/>
    <w:rsid w:val="002114AC"/>
    <w:rsid w:val="00211715"/>
    <w:rsid w:val="002117DA"/>
    <w:rsid w:val="0021221F"/>
    <w:rsid w:val="00212464"/>
    <w:rsid w:val="00212626"/>
    <w:rsid w:val="00212861"/>
    <w:rsid w:val="00212944"/>
    <w:rsid w:val="00212F37"/>
    <w:rsid w:val="002132C5"/>
    <w:rsid w:val="002132D7"/>
    <w:rsid w:val="00213EFB"/>
    <w:rsid w:val="0021409F"/>
    <w:rsid w:val="00214BDC"/>
    <w:rsid w:val="002150EC"/>
    <w:rsid w:val="002155AC"/>
    <w:rsid w:val="002159DB"/>
    <w:rsid w:val="00216222"/>
    <w:rsid w:val="00216338"/>
    <w:rsid w:val="0021638D"/>
    <w:rsid w:val="00216653"/>
    <w:rsid w:val="00216825"/>
    <w:rsid w:val="00216D65"/>
    <w:rsid w:val="00216E78"/>
    <w:rsid w:val="002172D7"/>
    <w:rsid w:val="002176C1"/>
    <w:rsid w:val="00217E98"/>
    <w:rsid w:val="00217EDD"/>
    <w:rsid w:val="00220159"/>
    <w:rsid w:val="00220A14"/>
    <w:rsid w:val="0022107A"/>
    <w:rsid w:val="002210BB"/>
    <w:rsid w:val="002213D4"/>
    <w:rsid w:val="002219A9"/>
    <w:rsid w:val="00221EF8"/>
    <w:rsid w:val="00222D60"/>
    <w:rsid w:val="002233AB"/>
    <w:rsid w:val="00223721"/>
    <w:rsid w:val="002243FA"/>
    <w:rsid w:val="002247F7"/>
    <w:rsid w:val="002248CE"/>
    <w:rsid w:val="002248E6"/>
    <w:rsid w:val="00224C7E"/>
    <w:rsid w:val="00225319"/>
    <w:rsid w:val="00225363"/>
    <w:rsid w:val="00225501"/>
    <w:rsid w:val="0022552B"/>
    <w:rsid w:val="0022583A"/>
    <w:rsid w:val="00225959"/>
    <w:rsid w:val="00225A8E"/>
    <w:rsid w:val="00225BCC"/>
    <w:rsid w:val="00225C55"/>
    <w:rsid w:val="00225CE8"/>
    <w:rsid w:val="0022658C"/>
    <w:rsid w:val="00226DCB"/>
    <w:rsid w:val="00226DF1"/>
    <w:rsid w:val="002274FD"/>
    <w:rsid w:val="0022786B"/>
    <w:rsid w:val="00230317"/>
    <w:rsid w:val="00230B96"/>
    <w:rsid w:val="002310C4"/>
    <w:rsid w:val="002313B1"/>
    <w:rsid w:val="00231606"/>
    <w:rsid w:val="00231A98"/>
    <w:rsid w:val="00231CCC"/>
    <w:rsid w:val="0023212B"/>
    <w:rsid w:val="002324F3"/>
    <w:rsid w:val="0023270C"/>
    <w:rsid w:val="0023289D"/>
    <w:rsid w:val="00232940"/>
    <w:rsid w:val="00232F5E"/>
    <w:rsid w:val="00232F7C"/>
    <w:rsid w:val="00232FB4"/>
    <w:rsid w:val="00232FBB"/>
    <w:rsid w:val="002335E8"/>
    <w:rsid w:val="00233613"/>
    <w:rsid w:val="0023389D"/>
    <w:rsid w:val="00233E78"/>
    <w:rsid w:val="002340C0"/>
    <w:rsid w:val="00234119"/>
    <w:rsid w:val="0023412C"/>
    <w:rsid w:val="002342CB"/>
    <w:rsid w:val="00234A62"/>
    <w:rsid w:val="00234DAC"/>
    <w:rsid w:val="00235342"/>
    <w:rsid w:val="002353B9"/>
    <w:rsid w:val="002354F0"/>
    <w:rsid w:val="0023554A"/>
    <w:rsid w:val="0023576F"/>
    <w:rsid w:val="00235DE7"/>
    <w:rsid w:val="00236807"/>
    <w:rsid w:val="00236D41"/>
    <w:rsid w:val="002370E8"/>
    <w:rsid w:val="00237F4E"/>
    <w:rsid w:val="002403C4"/>
    <w:rsid w:val="0024095F"/>
    <w:rsid w:val="00241144"/>
    <w:rsid w:val="00241405"/>
    <w:rsid w:val="002419C8"/>
    <w:rsid w:val="00242042"/>
    <w:rsid w:val="0024293C"/>
    <w:rsid w:val="00242964"/>
    <w:rsid w:val="00242BC3"/>
    <w:rsid w:val="00243775"/>
    <w:rsid w:val="002445F9"/>
    <w:rsid w:val="00244853"/>
    <w:rsid w:val="00245523"/>
    <w:rsid w:val="00245B5D"/>
    <w:rsid w:val="00245F0B"/>
    <w:rsid w:val="00246521"/>
    <w:rsid w:val="002468FB"/>
    <w:rsid w:val="00246941"/>
    <w:rsid w:val="002469BC"/>
    <w:rsid w:val="00246A6D"/>
    <w:rsid w:val="00247073"/>
    <w:rsid w:val="002472DE"/>
    <w:rsid w:val="002472E4"/>
    <w:rsid w:val="00247517"/>
    <w:rsid w:val="00247718"/>
    <w:rsid w:val="00247E08"/>
    <w:rsid w:val="00250779"/>
    <w:rsid w:val="00250B07"/>
    <w:rsid w:val="002511EF"/>
    <w:rsid w:val="00251AA8"/>
    <w:rsid w:val="00251E16"/>
    <w:rsid w:val="002526AC"/>
    <w:rsid w:val="00252799"/>
    <w:rsid w:val="00252C9D"/>
    <w:rsid w:val="00252D65"/>
    <w:rsid w:val="00252EEC"/>
    <w:rsid w:val="00252F78"/>
    <w:rsid w:val="00253165"/>
    <w:rsid w:val="0025399F"/>
    <w:rsid w:val="00253AD0"/>
    <w:rsid w:val="00253C2C"/>
    <w:rsid w:val="002541F5"/>
    <w:rsid w:val="002543E7"/>
    <w:rsid w:val="002548CC"/>
    <w:rsid w:val="00254D5A"/>
    <w:rsid w:val="00254DF3"/>
    <w:rsid w:val="002550FA"/>
    <w:rsid w:val="00255692"/>
    <w:rsid w:val="0025572A"/>
    <w:rsid w:val="00255A76"/>
    <w:rsid w:val="00255B59"/>
    <w:rsid w:val="00255C35"/>
    <w:rsid w:val="00255D9C"/>
    <w:rsid w:val="00255E21"/>
    <w:rsid w:val="00255E45"/>
    <w:rsid w:val="00256467"/>
    <w:rsid w:val="002564D0"/>
    <w:rsid w:val="00256515"/>
    <w:rsid w:val="00256587"/>
    <w:rsid w:val="00256682"/>
    <w:rsid w:val="002569F0"/>
    <w:rsid w:val="002570AC"/>
    <w:rsid w:val="00257749"/>
    <w:rsid w:val="00257B21"/>
    <w:rsid w:val="00257FB9"/>
    <w:rsid w:val="00260659"/>
    <w:rsid w:val="00261872"/>
    <w:rsid w:val="0026206F"/>
    <w:rsid w:val="00262708"/>
    <w:rsid w:val="002628F6"/>
    <w:rsid w:val="00262A9B"/>
    <w:rsid w:val="00262FC2"/>
    <w:rsid w:val="0026353C"/>
    <w:rsid w:val="002637CF"/>
    <w:rsid w:val="00263D4C"/>
    <w:rsid w:val="002643C0"/>
    <w:rsid w:val="0026472C"/>
    <w:rsid w:val="00264AA0"/>
    <w:rsid w:val="00264CF4"/>
    <w:rsid w:val="002650EE"/>
    <w:rsid w:val="002655D8"/>
    <w:rsid w:val="00265CC4"/>
    <w:rsid w:val="00265D72"/>
    <w:rsid w:val="00265DC1"/>
    <w:rsid w:val="002661CF"/>
    <w:rsid w:val="002667DE"/>
    <w:rsid w:val="00266801"/>
    <w:rsid w:val="00266A7C"/>
    <w:rsid w:val="00266B40"/>
    <w:rsid w:val="00266E1E"/>
    <w:rsid w:val="00267815"/>
    <w:rsid w:val="002700CC"/>
    <w:rsid w:val="00270192"/>
    <w:rsid w:val="00270774"/>
    <w:rsid w:val="002708AD"/>
    <w:rsid w:val="002709F6"/>
    <w:rsid w:val="00270A15"/>
    <w:rsid w:val="00271302"/>
    <w:rsid w:val="00271471"/>
    <w:rsid w:val="0027148D"/>
    <w:rsid w:val="00271799"/>
    <w:rsid w:val="002720B6"/>
    <w:rsid w:val="00273CCC"/>
    <w:rsid w:val="00274337"/>
    <w:rsid w:val="00275019"/>
    <w:rsid w:val="002757A7"/>
    <w:rsid w:val="00275A8A"/>
    <w:rsid w:val="00275B1A"/>
    <w:rsid w:val="00275B89"/>
    <w:rsid w:val="00275E84"/>
    <w:rsid w:val="00276A4F"/>
    <w:rsid w:val="00276A76"/>
    <w:rsid w:val="00276B9F"/>
    <w:rsid w:val="00277046"/>
    <w:rsid w:val="002771A9"/>
    <w:rsid w:val="002772E3"/>
    <w:rsid w:val="0027743A"/>
    <w:rsid w:val="00277E72"/>
    <w:rsid w:val="00280106"/>
    <w:rsid w:val="0028094D"/>
    <w:rsid w:val="00280EAE"/>
    <w:rsid w:val="0028125B"/>
    <w:rsid w:val="00281432"/>
    <w:rsid w:val="00281626"/>
    <w:rsid w:val="00281B67"/>
    <w:rsid w:val="00282468"/>
    <w:rsid w:val="00282AFE"/>
    <w:rsid w:val="00282E68"/>
    <w:rsid w:val="00283176"/>
    <w:rsid w:val="0028385F"/>
    <w:rsid w:val="00283B38"/>
    <w:rsid w:val="00283B8A"/>
    <w:rsid w:val="002843CC"/>
    <w:rsid w:val="00284F34"/>
    <w:rsid w:val="002852BF"/>
    <w:rsid w:val="002858A1"/>
    <w:rsid w:val="0028679D"/>
    <w:rsid w:val="00286BA0"/>
    <w:rsid w:val="002876C7"/>
    <w:rsid w:val="00287B6A"/>
    <w:rsid w:val="0029023B"/>
    <w:rsid w:val="002906AD"/>
    <w:rsid w:val="00290E8B"/>
    <w:rsid w:val="00291063"/>
    <w:rsid w:val="00291B24"/>
    <w:rsid w:val="00292292"/>
    <w:rsid w:val="00292BDF"/>
    <w:rsid w:val="00293DD9"/>
    <w:rsid w:val="00294C3E"/>
    <w:rsid w:val="00294E3C"/>
    <w:rsid w:val="00295085"/>
    <w:rsid w:val="00295807"/>
    <w:rsid w:val="00295DA8"/>
    <w:rsid w:val="00295FB2"/>
    <w:rsid w:val="0029623C"/>
    <w:rsid w:val="00296306"/>
    <w:rsid w:val="002968FC"/>
    <w:rsid w:val="00296A5D"/>
    <w:rsid w:val="002976A6"/>
    <w:rsid w:val="002A0311"/>
    <w:rsid w:val="002A057A"/>
    <w:rsid w:val="002A0A4D"/>
    <w:rsid w:val="002A0B4F"/>
    <w:rsid w:val="002A0E23"/>
    <w:rsid w:val="002A1865"/>
    <w:rsid w:val="002A19F4"/>
    <w:rsid w:val="002A1CDB"/>
    <w:rsid w:val="002A1E2A"/>
    <w:rsid w:val="002A1FA7"/>
    <w:rsid w:val="002A2032"/>
    <w:rsid w:val="002A2093"/>
    <w:rsid w:val="002A22E0"/>
    <w:rsid w:val="002A255B"/>
    <w:rsid w:val="002A2827"/>
    <w:rsid w:val="002A2A32"/>
    <w:rsid w:val="002A2BB4"/>
    <w:rsid w:val="002A345B"/>
    <w:rsid w:val="002A38F6"/>
    <w:rsid w:val="002A3D92"/>
    <w:rsid w:val="002A3DD1"/>
    <w:rsid w:val="002A49AB"/>
    <w:rsid w:val="002A4F96"/>
    <w:rsid w:val="002A5785"/>
    <w:rsid w:val="002A5798"/>
    <w:rsid w:val="002A6547"/>
    <w:rsid w:val="002A6DE3"/>
    <w:rsid w:val="002A7321"/>
    <w:rsid w:val="002A7713"/>
    <w:rsid w:val="002A78EA"/>
    <w:rsid w:val="002A7911"/>
    <w:rsid w:val="002A7DB9"/>
    <w:rsid w:val="002A7F52"/>
    <w:rsid w:val="002B054D"/>
    <w:rsid w:val="002B08C8"/>
    <w:rsid w:val="002B0EED"/>
    <w:rsid w:val="002B11D8"/>
    <w:rsid w:val="002B1312"/>
    <w:rsid w:val="002B13D7"/>
    <w:rsid w:val="002B1CEF"/>
    <w:rsid w:val="002B1D47"/>
    <w:rsid w:val="002B23AE"/>
    <w:rsid w:val="002B2539"/>
    <w:rsid w:val="002B298C"/>
    <w:rsid w:val="002B2B6B"/>
    <w:rsid w:val="002B2BB7"/>
    <w:rsid w:val="002B2CCF"/>
    <w:rsid w:val="002B384A"/>
    <w:rsid w:val="002B38EA"/>
    <w:rsid w:val="002B4073"/>
    <w:rsid w:val="002B4093"/>
    <w:rsid w:val="002B4239"/>
    <w:rsid w:val="002B4B70"/>
    <w:rsid w:val="002B5556"/>
    <w:rsid w:val="002B5C3A"/>
    <w:rsid w:val="002B623E"/>
    <w:rsid w:val="002B6599"/>
    <w:rsid w:val="002B66EF"/>
    <w:rsid w:val="002B6D71"/>
    <w:rsid w:val="002B70A5"/>
    <w:rsid w:val="002C0092"/>
    <w:rsid w:val="002C01FE"/>
    <w:rsid w:val="002C02B3"/>
    <w:rsid w:val="002C114D"/>
    <w:rsid w:val="002C129A"/>
    <w:rsid w:val="002C1308"/>
    <w:rsid w:val="002C1C7A"/>
    <w:rsid w:val="002C1F19"/>
    <w:rsid w:val="002C20D7"/>
    <w:rsid w:val="002C25EC"/>
    <w:rsid w:val="002C29A3"/>
    <w:rsid w:val="002C2F26"/>
    <w:rsid w:val="002C357A"/>
    <w:rsid w:val="002C4DFB"/>
    <w:rsid w:val="002C517A"/>
    <w:rsid w:val="002C5615"/>
    <w:rsid w:val="002C574C"/>
    <w:rsid w:val="002C5C1D"/>
    <w:rsid w:val="002C5CA4"/>
    <w:rsid w:val="002C5E9E"/>
    <w:rsid w:val="002C6067"/>
    <w:rsid w:val="002C672C"/>
    <w:rsid w:val="002C67B8"/>
    <w:rsid w:val="002C6F19"/>
    <w:rsid w:val="002C6F63"/>
    <w:rsid w:val="002C74BC"/>
    <w:rsid w:val="002C74E7"/>
    <w:rsid w:val="002C7559"/>
    <w:rsid w:val="002C773D"/>
    <w:rsid w:val="002C7C05"/>
    <w:rsid w:val="002C7E48"/>
    <w:rsid w:val="002C7FDD"/>
    <w:rsid w:val="002D09B0"/>
    <w:rsid w:val="002D0B84"/>
    <w:rsid w:val="002D161C"/>
    <w:rsid w:val="002D168A"/>
    <w:rsid w:val="002D1697"/>
    <w:rsid w:val="002D16D2"/>
    <w:rsid w:val="002D18CA"/>
    <w:rsid w:val="002D209C"/>
    <w:rsid w:val="002D254A"/>
    <w:rsid w:val="002D25C7"/>
    <w:rsid w:val="002D28BA"/>
    <w:rsid w:val="002D2B10"/>
    <w:rsid w:val="002D2D7D"/>
    <w:rsid w:val="002D3002"/>
    <w:rsid w:val="002D3222"/>
    <w:rsid w:val="002D36A6"/>
    <w:rsid w:val="002D36E7"/>
    <w:rsid w:val="002D3AB0"/>
    <w:rsid w:val="002D459F"/>
    <w:rsid w:val="002D4D57"/>
    <w:rsid w:val="002D5ADC"/>
    <w:rsid w:val="002D5E56"/>
    <w:rsid w:val="002D6254"/>
    <w:rsid w:val="002D636A"/>
    <w:rsid w:val="002D6E64"/>
    <w:rsid w:val="002D7767"/>
    <w:rsid w:val="002D77F3"/>
    <w:rsid w:val="002D789F"/>
    <w:rsid w:val="002D7A4D"/>
    <w:rsid w:val="002D7F3A"/>
    <w:rsid w:val="002E0320"/>
    <w:rsid w:val="002E0AAB"/>
    <w:rsid w:val="002E0D32"/>
    <w:rsid w:val="002E1096"/>
    <w:rsid w:val="002E112B"/>
    <w:rsid w:val="002E1265"/>
    <w:rsid w:val="002E14C3"/>
    <w:rsid w:val="002E1F99"/>
    <w:rsid w:val="002E21E5"/>
    <w:rsid w:val="002E27D4"/>
    <w:rsid w:val="002E2CCC"/>
    <w:rsid w:val="002E32CA"/>
    <w:rsid w:val="002E338C"/>
    <w:rsid w:val="002E3B64"/>
    <w:rsid w:val="002E3C0E"/>
    <w:rsid w:val="002E3DE3"/>
    <w:rsid w:val="002E4127"/>
    <w:rsid w:val="002E413C"/>
    <w:rsid w:val="002E4327"/>
    <w:rsid w:val="002E4980"/>
    <w:rsid w:val="002E4B3F"/>
    <w:rsid w:val="002E4FC6"/>
    <w:rsid w:val="002E518E"/>
    <w:rsid w:val="002E56F5"/>
    <w:rsid w:val="002E5710"/>
    <w:rsid w:val="002E58D4"/>
    <w:rsid w:val="002E59FB"/>
    <w:rsid w:val="002E5B08"/>
    <w:rsid w:val="002E5BEB"/>
    <w:rsid w:val="002E5FCD"/>
    <w:rsid w:val="002E6059"/>
    <w:rsid w:val="002E6100"/>
    <w:rsid w:val="002E6530"/>
    <w:rsid w:val="002E6541"/>
    <w:rsid w:val="002E6E90"/>
    <w:rsid w:val="002E7382"/>
    <w:rsid w:val="002E79EA"/>
    <w:rsid w:val="002E7D2E"/>
    <w:rsid w:val="002F03DD"/>
    <w:rsid w:val="002F0480"/>
    <w:rsid w:val="002F13EE"/>
    <w:rsid w:val="002F1518"/>
    <w:rsid w:val="002F1C54"/>
    <w:rsid w:val="002F1CC2"/>
    <w:rsid w:val="002F20AC"/>
    <w:rsid w:val="002F235A"/>
    <w:rsid w:val="002F2F8E"/>
    <w:rsid w:val="002F301E"/>
    <w:rsid w:val="002F3607"/>
    <w:rsid w:val="002F3FA1"/>
    <w:rsid w:val="002F497D"/>
    <w:rsid w:val="002F4E6E"/>
    <w:rsid w:val="002F5A6B"/>
    <w:rsid w:val="002F5DA0"/>
    <w:rsid w:val="002F6133"/>
    <w:rsid w:val="002F6229"/>
    <w:rsid w:val="002F64CD"/>
    <w:rsid w:val="002F65D6"/>
    <w:rsid w:val="002F6686"/>
    <w:rsid w:val="002F68B0"/>
    <w:rsid w:val="002F7574"/>
    <w:rsid w:val="002F75C4"/>
    <w:rsid w:val="002F7A22"/>
    <w:rsid w:val="00300B10"/>
    <w:rsid w:val="00300E83"/>
    <w:rsid w:val="00301009"/>
    <w:rsid w:val="00301059"/>
    <w:rsid w:val="003010DA"/>
    <w:rsid w:val="00302308"/>
    <w:rsid w:val="00302D0A"/>
    <w:rsid w:val="0030366C"/>
    <w:rsid w:val="003038E6"/>
    <w:rsid w:val="00304313"/>
    <w:rsid w:val="0030454C"/>
    <w:rsid w:val="003048E3"/>
    <w:rsid w:val="00304EAE"/>
    <w:rsid w:val="00304EB0"/>
    <w:rsid w:val="0030517C"/>
    <w:rsid w:val="00305999"/>
    <w:rsid w:val="00305B8A"/>
    <w:rsid w:val="00305D87"/>
    <w:rsid w:val="00305E5C"/>
    <w:rsid w:val="003061BD"/>
    <w:rsid w:val="003062BF"/>
    <w:rsid w:val="003063FC"/>
    <w:rsid w:val="00306871"/>
    <w:rsid w:val="00306A60"/>
    <w:rsid w:val="003077BD"/>
    <w:rsid w:val="00307D24"/>
    <w:rsid w:val="00307F56"/>
    <w:rsid w:val="00310398"/>
    <w:rsid w:val="003105DD"/>
    <w:rsid w:val="0031106C"/>
    <w:rsid w:val="0031108D"/>
    <w:rsid w:val="00311280"/>
    <w:rsid w:val="00311396"/>
    <w:rsid w:val="00311452"/>
    <w:rsid w:val="003118F7"/>
    <w:rsid w:val="00311E74"/>
    <w:rsid w:val="003123E4"/>
    <w:rsid w:val="003126F4"/>
    <w:rsid w:val="00312BDD"/>
    <w:rsid w:val="00312CDB"/>
    <w:rsid w:val="00312F15"/>
    <w:rsid w:val="00313018"/>
    <w:rsid w:val="00313089"/>
    <w:rsid w:val="003137B6"/>
    <w:rsid w:val="003142A7"/>
    <w:rsid w:val="0031462F"/>
    <w:rsid w:val="00314707"/>
    <w:rsid w:val="003148D6"/>
    <w:rsid w:val="00314ADE"/>
    <w:rsid w:val="003152A8"/>
    <w:rsid w:val="003157B2"/>
    <w:rsid w:val="00315B5C"/>
    <w:rsid w:val="00315B90"/>
    <w:rsid w:val="00315F94"/>
    <w:rsid w:val="0031702C"/>
    <w:rsid w:val="00317324"/>
    <w:rsid w:val="00317338"/>
    <w:rsid w:val="003175B6"/>
    <w:rsid w:val="003201EB"/>
    <w:rsid w:val="0032064A"/>
    <w:rsid w:val="00320961"/>
    <w:rsid w:val="00320C9E"/>
    <w:rsid w:val="0032146E"/>
    <w:rsid w:val="003215C4"/>
    <w:rsid w:val="0032161A"/>
    <w:rsid w:val="0032181F"/>
    <w:rsid w:val="00321972"/>
    <w:rsid w:val="00321CAC"/>
    <w:rsid w:val="00321EDF"/>
    <w:rsid w:val="00322988"/>
    <w:rsid w:val="00322BC0"/>
    <w:rsid w:val="00323227"/>
    <w:rsid w:val="0032333C"/>
    <w:rsid w:val="003233BA"/>
    <w:rsid w:val="00323D7E"/>
    <w:rsid w:val="00324426"/>
    <w:rsid w:val="003245A5"/>
    <w:rsid w:val="00324929"/>
    <w:rsid w:val="003249A1"/>
    <w:rsid w:val="00325348"/>
    <w:rsid w:val="00325C79"/>
    <w:rsid w:val="0032634D"/>
    <w:rsid w:val="00326B7A"/>
    <w:rsid w:val="003273CE"/>
    <w:rsid w:val="0032759B"/>
    <w:rsid w:val="003300F1"/>
    <w:rsid w:val="00330142"/>
    <w:rsid w:val="003312BA"/>
    <w:rsid w:val="0033156E"/>
    <w:rsid w:val="003318C0"/>
    <w:rsid w:val="003328E7"/>
    <w:rsid w:val="00332925"/>
    <w:rsid w:val="00332B08"/>
    <w:rsid w:val="00332D8F"/>
    <w:rsid w:val="0033384C"/>
    <w:rsid w:val="00333DD0"/>
    <w:rsid w:val="003343BE"/>
    <w:rsid w:val="00334500"/>
    <w:rsid w:val="0033523F"/>
    <w:rsid w:val="00336339"/>
    <w:rsid w:val="00336737"/>
    <w:rsid w:val="00336771"/>
    <w:rsid w:val="003374E2"/>
    <w:rsid w:val="0033783A"/>
    <w:rsid w:val="00337B11"/>
    <w:rsid w:val="00337C92"/>
    <w:rsid w:val="00337D0A"/>
    <w:rsid w:val="00337F19"/>
    <w:rsid w:val="003406EB"/>
    <w:rsid w:val="00340A63"/>
    <w:rsid w:val="00340D60"/>
    <w:rsid w:val="00340F3F"/>
    <w:rsid w:val="0034115D"/>
    <w:rsid w:val="003411A6"/>
    <w:rsid w:val="003417D7"/>
    <w:rsid w:val="0034191B"/>
    <w:rsid w:val="00341A88"/>
    <w:rsid w:val="00341C53"/>
    <w:rsid w:val="00341FC9"/>
    <w:rsid w:val="00341FDD"/>
    <w:rsid w:val="0034207F"/>
    <w:rsid w:val="0034262D"/>
    <w:rsid w:val="0034267D"/>
    <w:rsid w:val="00342BAA"/>
    <w:rsid w:val="00342C20"/>
    <w:rsid w:val="003431BB"/>
    <w:rsid w:val="00343C11"/>
    <w:rsid w:val="00344A26"/>
    <w:rsid w:val="00344EE9"/>
    <w:rsid w:val="00344FE8"/>
    <w:rsid w:val="0034599F"/>
    <w:rsid w:val="00345AD8"/>
    <w:rsid w:val="00345F01"/>
    <w:rsid w:val="00346112"/>
    <w:rsid w:val="00346533"/>
    <w:rsid w:val="00346591"/>
    <w:rsid w:val="003465AC"/>
    <w:rsid w:val="003469C0"/>
    <w:rsid w:val="003473D7"/>
    <w:rsid w:val="003475AD"/>
    <w:rsid w:val="00350029"/>
    <w:rsid w:val="0035025C"/>
    <w:rsid w:val="003502B4"/>
    <w:rsid w:val="0035041A"/>
    <w:rsid w:val="003504DA"/>
    <w:rsid w:val="003509C7"/>
    <w:rsid w:val="00350EB9"/>
    <w:rsid w:val="00350F6A"/>
    <w:rsid w:val="003514E8"/>
    <w:rsid w:val="00351A98"/>
    <w:rsid w:val="00351F8D"/>
    <w:rsid w:val="003523C8"/>
    <w:rsid w:val="0035246F"/>
    <w:rsid w:val="00352DB4"/>
    <w:rsid w:val="0035310A"/>
    <w:rsid w:val="003532F6"/>
    <w:rsid w:val="003533D8"/>
    <w:rsid w:val="00353414"/>
    <w:rsid w:val="003537F2"/>
    <w:rsid w:val="00353A72"/>
    <w:rsid w:val="00353AE4"/>
    <w:rsid w:val="00354191"/>
    <w:rsid w:val="00354903"/>
    <w:rsid w:val="0035515B"/>
    <w:rsid w:val="00355463"/>
    <w:rsid w:val="0035547D"/>
    <w:rsid w:val="0035590D"/>
    <w:rsid w:val="00356B4E"/>
    <w:rsid w:val="00356C3E"/>
    <w:rsid w:val="00357A84"/>
    <w:rsid w:val="00357DCE"/>
    <w:rsid w:val="003600EF"/>
    <w:rsid w:val="00360405"/>
    <w:rsid w:val="0036096D"/>
    <w:rsid w:val="00361480"/>
    <w:rsid w:val="00361521"/>
    <w:rsid w:val="00363194"/>
    <w:rsid w:val="00363294"/>
    <w:rsid w:val="0036332A"/>
    <w:rsid w:val="00363829"/>
    <w:rsid w:val="00363B26"/>
    <w:rsid w:val="00364529"/>
    <w:rsid w:val="0036460B"/>
    <w:rsid w:val="00365041"/>
    <w:rsid w:val="0036573F"/>
    <w:rsid w:val="0036591C"/>
    <w:rsid w:val="00365AB2"/>
    <w:rsid w:val="00366362"/>
    <w:rsid w:val="00366E91"/>
    <w:rsid w:val="00367275"/>
    <w:rsid w:val="003672C4"/>
    <w:rsid w:val="00367735"/>
    <w:rsid w:val="00370211"/>
    <w:rsid w:val="003707EC"/>
    <w:rsid w:val="003709CB"/>
    <w:rsid w:val="00372296"/>
    <w:rsid w:val="003722A2"/>
    <w:rsid w:val="003724FE"/>
    <w:rsid w:val="00373145"/>
    <w:rsid w:val="00373514"/>
    <w:rsid w:val="003735B3"/>
    <w:rsid w:val="00373AFD"/>
    <w:rsid w:val="00373B3A"/>
    <w:rsid w:val="003740B0"/>
    <w:rsid w:val="0037428C"/>
    <w:rsid w:val="003742BB"/>
    <w:rsid w:val="00374559"/>
    <w:rsid w:val="003749B8"/>
    <w:rsid w:val="00374A6C"/>
    <w:rsid w:val="00374E0F"/>
    <w:rsid w:val="003754B0"/>
    <w:rsid w:val="003755F5"/>
    <w:rsid w:val="00375D2C"/>
    <w:rsid w:val="0037638D"/>
    <w:rsid w:val="0037686F"/>
    <w:rsid w:val="00376A05"/>
    <w:rsid w:val="00376B09"/>
    <w:rsid w:val="00376F4B"/>
    <w:rsid w:val="003770AD"/>
    <w:rsid w:val="003778DF"/>
    <w:rsid w:val="00377A1D"/>
    <w:rsid w:val="00377D8B"/>
    <w:rsid w:val="0038055A"/>
    <w:rsid w:val="003805C9"/>
    <w:rsid w:val="003808AC"/>
    <w:rsid w:val="00380FA0"/>
    <w:rsid w:val="0038103D"/>
    <w:rsid w:val="00381291"/>
    <w:rsid w:val="0038132E"/>
    <w:rsid w:val="003817E3"/>
    <w:rsid w:val="003819D3"/>
    <w:rsid w:val="00381DD6"/>
    <w:rsid w:val="00381E19"/>
    <w:rsid w:val="0038243B"/>
    <w:rsid w:val="003826AB"/>
    <w:rsid w:val="003829A4"/>
    <w:rsid w:val="00382D05"/>
    <w:rsid w:val="00382F2A"/>
    <w:rsid w:val="00382FE5"/>
    <w:rsid w:val="003830CB"/>
    <w:rsid w:val="0038335A"/>
    <w:rsid w:val="003834C3"/>
    <w:rsid w:val="00383A03"/>
    <w:rsid w:val="00383C5C"/>
    <w:rsid w:val="00383F62"/>
    <w:rsid w:val="003840B3"/>
    <w:rsid w:val="00384154"/>
    <w:rsid w:val="00384B01"/>
    <w:rsid w:val="00384CBA"/>
    <w:rsid w:val="00384CE3"/>
    <w:rsid w:val="00384D96"/>
    <w:rsid w:val="00384E24"/>
    <w:rsid w:val="003851A0"/>
    <w:rsid w:val="003856A8"/>
    <w:rsid w:val="003861E2"/>
    <w:rsid w:val="00386413"/>
    <w:rsid w:val="00386905"/>
    <w:rsid w:val="00386EB4"/>
    <w:rsid w:val="003871C2"/>
    <w:rsid w:val="00387329"/>
    <w:rsid w:val="00387A32"/>
    <w:rsid w:val="003909F1"/>
    <w:rsid w:val="00391309"/>
    <w:rsid w:val="00391802"/>
    <w:rsid w:val="00391917"/>
    <w:rsid w:val="00391DAA"/>
    <w:rsid w:val="00391F21"/>
    <w:rsid w:val="00392653"/>
    <w:rsid w:val="00392F7C"/>
    <w:rsid w:val="00393126"/>
    <w:rsid w:val="00393188"/>
    <w:rsid w:val="00393424"/>
    <w:rsid w:val="00393557"/>
    <w:rsid w:val="003936A0"/>
    <w:rsid w:val="003938E5"/>
    <w:rsid w:val="00393C2C"/>
    <w:rsid w:val="00393E3F"/>
    <w:rsid w:val="0039437E"/>
    <w:rsid w:val="0039437F"/>
    <w:rsid w:val="00394431"/>
    <w:rsid w:val="0039454C"/>
    <w:rsid w:val="00394853"/>
    <w:rsid w:val="00394A61"/>
    <w:rsid w:val="00394D6C"/>
    <w:rsid w:val="00394ED8"/>
    <w:rsid w:val="00394FC0"/>
    <w:rsid w:val="003956FB"/>
    <w:rsid w:val="00395C16"/>
    <w:rsid w:val="003961EC"/>
    <w:rsid w:val="00396460"/>
    <w:rsid w:val="00396BC1"/>
    <w:rsid w:val="00396ED1"/>
    <w:rsid w:val="00397205"/>
    <w:rsid w:val="0039759B"/>
    <w:rsid w:val="00397A6D"/>
    <w:rsid w:val="00397D7C"/>
    <w:rsid w:val="00397EB2"/>
    <w:rsid w:val="003A0791"/>
    <w:rsid w:val="003A0A95"/>
    <w:rsid w:val="003A0E29"/>
    <w:rsid w:val="003A1222"/>
    <w:rsid w:val="003A189C"/>
    <w:rsid w:val="003A1DA1"/>
    <w:rsid w:val="003A2280"/>
    <w:rsid w:val="003A2937"/>
    <w:rsid w:val="003A2A0F"/>
    <w:rsid w:val="003A351C"/>
    <w:rsid w:val="003A367A"/>
    <w:rsid w:val="003A3761"/>
    <w:rsid w:val="003A3952"/>
    <w:rsid w:val="003A4098"/>
    <w:rsid w:val="003A448B"/>
    <w:rsid w:val="003A4814"/>
    <w:rsid w:val="003A4BAA"/>
    <w:rsid w:val="003A5602"/>
    <w:rsid w:val="003A57BE"/>
    <w:rsid w:val="003A6799"/>
    <w:rsid w:val="003A6862"/>
    <w:rsid w:val="003A68D2"/>
    <w:rsid w:val="003A6CB3"/>
    <w:rsid w:val="003A7820"/>
    <w:rsid w:val="003A786A"/>
    <w:rsid w:val="003A7C23"/>
    <w:rsid w:val="003A7C3C"/>
    <w:rsid w:val="003B0175"/>
    <w:rsid w:val="003B0CAF"/>
    <w:rsid w:val="003B0D47"/>
    <w:rsid w:val="003B1263"/>
    <w:rsid w:val="003B162A"/>
    <w:rsid w:val="003B201D"/>
    <w:rsid w:val="003B2502"/>
    <w:rsid w:val="003B2798"/>
    <w:rsid w:val="003B2D13"/>
    <w:rsid w:val="003B36BB"/>
    <w:rsid w:val="003B3724"/>
    <w:rsid w:val="003B3C4A"/>
    <w:rsid w:val="003B42A8"/>
    <w:rsid w:val="003B4328"/>
    <w:rsid w:val="003B4335"/>
    <w:rsid w:val="003B4409"/>
    <w:rsid w:val="003B4541"/>
    <w:rsid w:val="003B503F"/>
    <w:rsid w:val="003B54E8"/>
    <w:rsid w:val="003B59C9"/>
    <w:rsid w:val="003B636A"/>
    <w:rsid w:val="003B64C8"/>
    <w:rsid w:val="003B6569"/>
    <w:rsid w:val="003B6609"/>
    <w:rsid w:val="003B6AF2"/>
    <w:rsid w:val="003B7D70"/>
    <w:rsid w:val="003C00A7"/>
    <w:rsid w:val="003C09E6"/>
    <w:rsid w:val="003C09F4"/>
    <w:rsid w:val="003C0B69"/>
    <w:rsid w:val="003C0F06"/>
    <w:rsid w:val="003C18E3"/>
    <w:rsid w:val="003C1E04"/>
    <w:rsid w:val="003C204D"/>
    <w:rsid w:val="003C25EC"/>
    <w:rsid w:val="003C26EB"/>
    <w:rsid w:val="003C3015"/>
    <w:rsid w:val="003C32B3"/>
    <w:rsid w:val="003C376D"/>
    <w:rsid w:val="003C3F44"/>
    <w:rsid w:val="003C4872"/>
    <w:rsid w:val="003C4B0A"/>
    <w:rsid w:val="003C4C21"/>
    <w:rsid w:val="003C4F0F"/>
    <w:rsid w:val="003C4FBA"/>
    <w:rsid w:val="003C50AB"/>
    <w:rsid w:val="003C54A7"/>
    <w:rsid w:val="003C589B"/>
    <w:rsid w:val="003C5948"/>
    <w:rsid w:val="003C664D"/>
    <w:rsid w:val="003C6CE9"/>
    <w:rsid w:val="003C6EE1"/>
    <w:rsid w:val="003C710C"/>
    <w:rsid w:val="003C717E"/>
    <w:rsid w:val="003C72C6"/>
    <w:rsid w:val="003C7333"/>
    <w:rsid w:val="003C73FD"/>
    <w:rsid w:val="003C7653"/>
    <w:rsid w:val="003C767F"/>
    <w:rsid w:val="003C7BDB"/>
    <w:rsid w:val="003C7D90"/>
    <w:rsid w:val="003C7DED"/>
    <w:rsid w:val="003D08B4"/>
    <w:rsid w:val="003D0E90"/>
    <w:rsid w:val="003D108D"/>
    <w:rsid w:val="003D1190"/>
    <w:rsid w:val="003D1939"/>
    <w:rsid w:val="003D1AEA"/>
    <w:rsid w:val="003D1E9B"/>
    <w:rsid w:val="003D216E"/>
    <w:rsid w:val="003D25A5"/>
    <w:rsid w:val="003D2621"/>
    <w:rsid w:val="003D263C"/>
    <w:rsid w:val="003D2A4A"/>
    <w:rsid w:val="003D2E17"/>
    <w:rsid w:val="003D358A"/>
    <w:rsid w:val="003D37DD"/>
    <w:rsid w:val="003D3879"/>
    <w:rsid w:val="003D3E21"/>
    <w:rsid w:val="003D3E64"/>
    <w:rsid w:val="003D4656"/>
    <w:rsid w:val="003D4E16"/>
    <w:rsid w:val="003D4E3C"/>
    <w:rsid w:val="003D51C8"/>
    <w:rsid w:val="003D5253"/>
    <w:rsid w:val="003D5659"/>
    <w:rsid w:val="003D58D0"/>
    <w:rsid w:val="003D622B"/>
    <w:rsid w:val="003D6553"/>
    <w:rsid w:val="003D6C0F"/>
    <w:rsid w:val="003D6FF3"/>
    <w:rsid w:val="003D7274"/>
    <w:rsid w:val="003D786E"/>
    <w:rsid w:val="003D7ABD"/>
    <w:rsid w:val="003E0279"/>
    <w:rsid w:val="003E0280"/>
    <w:rsid w:val="003E0C4E"/>
    <w:rsid w:val="003E0C5D"/>
    <w:rsid w:val="003E0F94"/>
    <w:rsid w:val="003E1054"/>
    <w:rsid w:val="003E1AF8"/>
    <w:rsid w:val="003E23F6"/>
    <w:rsid w:val="003E24D8"/>
    <w:rsid w:val="003E28A3"/>
    <w:rsid w:val="003E2ACC"/>
    <w:rsid w:val="003E2F46"/>
    <w:rsid w:val="003E32D9"/>
    <w:rsid w:val="003E4523"/>
    <w:rsid w:val="003E469F"/>
    <w:rsid w:val="003E550B"/>
    <w:rsid w:val="003E5540"/>
    <w:rsid w:val="003E5D99"/>
    <w:rsid w:val="003E61DB"/>
    <w:rsid w:val="003E64F3"/>
    <w:rsid w:val="003E6657"/>
    <w:rsid w:val="003E6C17"/>
    <w:rsid w:val="003E7A19"/>
    <w:rsid w:val="003E7D9A"/>
    <w:rsid w:val="003F063D"/>
    <w:rsid w:val="003F0A67"/>
    <w:rsid w:val="003F0DC7"/>
    <w:rsid w:val="003F0E79"/>
    <w:rsid w:val="003F0E9E"/>
    <w:rsid w:val="003F0FA9"/>
    <w:rsid w:val="003F1017"/>
    <w:rsid w:val="003F10A9"/>
    <w:rsid w:val="003F10D4"/>
    <w:rsid w:val="003F11FB"/>
    <w:rsid w:val="003F12E1"/>
    <w:rsid w:val="003F1656"/>
    <w:rsid w:val="003F22F2"/>
    <w:rsid w:val="003F2395"/>
    <w:rsid w:val="003F28F4"/>
    <w:rsid w:val="003F2936"/>
    <w:rsid w:val="003F2CA4"/>
    <w:rsid w:val="003F2EF1"/>
    <w:rsid w:val="003F3397"/>
    <w:rsid w:val="003F35DF"/>
    <w:rsid w:val="003F3788"/>
    <w:rsid w:val="003F389F"/>
    <w:rsid w:val="003F39CB"/>
    <w:rsid w:val="003F41E8"/>
    <w:rsid w:val="003F4AFB"/>
    <w:rsid w:val="003F4B0C"/>
    <w:rsid w:val="003F4E5D"/>
    <w:rsid w:val="003F514E"/>
    <w:rsid w:val="003F5E47"/>
    <w:rsid w:val="003F5FF4"/>
    <w:rsid w:val="003F6A14"/>
    <w:rsid w:val="003F7950"/>
    <w:rsid w:val="003F7973"/>
    <w:rsid w:val="00400705"/>
    <w:rsid w:val="0040085F"/>
    <w:rsid w:val="00400889"/>
    <w:rsid w:val="00400E48"/>
    <w:rsid w:val="00401170"/>
    <w:rsid w:val="0040146E"/>
    <w:rsid w:val="004014F2"/>
    <w:rsid w:val="00401940"/>
    <w:rsid w:val="00401A66"/>
    <w:rsid w:val="00401EAF"/>
    <w:rsid w:val="004022BD"/>
    <w:rsid w:val="00402580"/>
    <w:rsid w:val="0040297E"/>
    <w:rsid w:val="00403102"/>
    <w:rsid w:val="00403154"/>
    <w:rsid w:val="0040324A"/>
    <w:rsid w:val="00403842"/>
    <w:rsid w:val="00403860"/>
    <w:rsid w:val="00403B53"/>
    <w:rsid w:val="0040414D"/>
    <w:rsid w:val="00404D98"/>
    <w:rsid w:val="00405334"/>
    <w:rsid w:val="00405674"/>
    <w:rsid w:val="00405861"/>
    <w:rsid w:val="004058C3"/>
    <w:rsid w:val="00405CFE"/>
    <w:rsid w:val="004060A8"/>
    <w:rsid w:val="004060E2"/>
    <w:rsid w:val="00406354"/>
    <w:rsid w:val="004064F5"/>
    <w:rsid w:val="004069F6"/>
    <w:rsid w:val="004074AB"/>
    <w:rsid w:val="00407896"/>
    <w:rsid w:val="00407F34"/>
    <w:rsid w:val="004113E2"/>
    <w:rsid w:val="0041208E"/>
    <w:rsid w:val="00412421"/>
    <w:rsid w:val="00412741"/>
    <w:rsid w:val="0041329E"/>
    <w:rsid w:val="00413640"/>
    <w:rsid w:val="00413D51"/>
    <w:rsid w:val="004140AD"/>
    <w:rsid w:val="00414A5B"/>
    <w:rsid w:val="00414C18"/>
    <w:rsid w:val="00414E7B"/>
    <w:rsid w:val="00414EF9"/>
    <w:rsid w:val="00414F16"/>
    <w:rsid w:val="00415295"/>
    <w:rsid w:val="00415310"/>
    <w:rsid w:val="0041574C"/>
    <w:rsid w:val="00415C8D"/>
    <w:rsid w:val="0041675A"/>
    <w:rsid w:val="00416798"/>
    <w:rsid w:val="00416883"/>
    <w:rsid w:val="00416FC6"/>
    <w:rsid w:val="00417012"/>
    <w:rsid w:val="0041739D"/>
    <w:rsid w:val="00417471"/>
    <w:rsid w:val="004174F7"/>
    <w:rsid w:val="00417515"/>
    <w:rsid w:val="00417BD2"/>
    <w:rsid w:val="00417D45"/>
    <w:rsid w:val="0042075D"/>
    <w:rsid w:val="0042106A"/>
    <w:rsid w:val="00421410"/>
    <w:rsid w:val="004215D6"/>
    <w:rsid w:val="00421A58"/>
    <w:rsid w:val="004221EF"/>
    <w:rsid w:val="0042271C"/>
    <w:rsid w:val="00422AC9"/>
    <w:rsid w:val="00423334"/>
    <w:rsid w:val="004238AC"/>
    <w:rsid w:val="004238B5"/>
    <w:rsid w:val="00423A54"/>
    <w:rsid w:val="00423DA1"/>
    <w:rsid w:val="00423E98"/>
    <w:rsid w:val="004241B2"/>
    <w:rsid w:val="0042443E"/>
    <w:rsid w:val="00424492"/>
    <w:rsid w:val="00424939"/>
    <w:rsid w:val="00424BA3"/>
    <w:rsid w:val="00424EE9"/>
    <w:rsid w:val="00424FA6"/>
    <w:rsid w:val="00425255"/>
    <w:rsid w:val="004252E2"/>
    <w:rsid w:val="00425C0B"/>
    <w:rsid w:val="00425F28"/>
    <w:rsid w:val="00426E2A"/>
    <w:rsid w:val="00426F19"/>
    <w:rsid w:val="0042710B"/>
    <w:rsid w:val="004274B3"/>
    <w:rsid w:val="004276C6"/>
    <w:rsid w:val="004278D5"/>
    <w:rsid w:val="00427CA1"/>
    <w:rsid w:val="00430419"/>
    <w:rsid w:val="0043057C"/>
    <w:rsid w:val="0043061F"/>
    <w:rsid w:val="00430B43"/>
    <w:rsid w:val="00430D58"/>
    <w:rsid w:val="00430F37"/>
    <w:rsid w:val="004319AA"/>
    <w:rsid w:val="0043210A"/>
    <w:rsid w:val="004326E0"/>
    <w:rsid w:val="00432720"/>
    <w:rsid w:val="00433130"/>
    <w:rsid w:val="004331DA"/>
    <w:rsid w:val="004337DA"/>
    <w:rsid w:val="00433988"/>
    <w:rsid w:val="00433B48"/>
    <w:rsid w:val="004340B1"/>
    <w:rsid w:val="00434112"/>
    <w:rsid w:val="004349F7"/>
    <w:rsid w:val="00434AA4"/>
    <w:rsid w:val="00434D54"/>
    <w:rsid w:val="00434DC8"/>
    <w:rsid w:val="0043547A"/>
    <w:rsid w:val="0043584B"/>
    <w:rsid w:val="00435E6C"/>
    <w:rsid w:val="004368E6"/>
    <w:rsid w:val="00436CA3"/>
    <w:rsid w:val="00437433"/>
    <w:rsid w:val="004375B5"/>
    <w:rsid w:val="004401F2"/>
    <w:rsid w:val="0044065A"/>
    <w:rsid w:val="00440AF6"/>
    <w:rsid w:val="004412E9"/>
    <w:rsid w:val="004416C9"/>
    <w:rsid w:val="00441C7B"/>
    <w:rsid w:val="00441FCE"/>
    <w:rsid w:val="004422B2"/>
    <w:rsid w:val="004422B3"/>
    <w:rsid w:val="004424C3"/>
    <w:rsid w:val="00442927"/>
    <w:rsid w:val="00442A70"/>
    <w:rsid w:val="00442A89"/>
    <w:rsid w:val="00442B73"/>
    <w:rsid w:val="00442B7D"/>
    <w:rsid w:val="00442CF8"/>
    <w:rsid w:val="004434B3"/>
    <w:rsid w:val="004442A8"/>
    <w:rsid w:val="00444602"/>
    <w:rsid w:val="00444B0C"/>
    <w:rsid w:val="00444CAB"/>
    <w:rsid w:val="00444D45"/>
    <w:rsid w:val="00445026"/>
    <w:rsid w:val="00445AE0"/>
    <w:rsid w:val="00445EF3"/>
    <w:rsid w:val="00445FD1"/>
    <w:rsid w:val="0044630A"/>
    <w:rsid w:val="00446367"/>
    <w:rsid w:val="00446B55"/>
    <w:rsid w:val="004474B3"/>
    <w:rsid w:val="0044767A"/>
    <w:rsid w:val="00447813"/>
    <w:rsid w:val="004478BB"/>
    <w:rsid w:val="0044797A"/>
    <w:rsid w:val="004502E8"/>
    <w:rsid w:val="00450372"/>
    <w:rsid w:val="0045078B"/>
    <w:rsid w:val="0045082A"/>
    <w:rsid w:val="00450DD4"/>
    <w:rsid w:val="00450E22"/>
    <w:rsid w:val="00450FD6"/>
    <w:rsid w:val="00451368"/>
    <w:rsid w:val="00451514"/>
    <w:rsid w:val="00451709"/>
    <w:rsid w:val="00451E70"/>
    <w:rsid w:val="004528A8"/>
    <w:rsid w:val="00452A74"/>
    <w:rsid w:val="00453049"/>
    <w:rsid w:val="00453708"/>
    <w:rsid w:val="00453D2B"/>
    <w:rsid w:val="00453E46"/>
    <w:rsid w:val="00453F12"/>
    <w:rsid w:val="00454B4E"/>
    <w:rsid w:val="004550B1"/>
    <w:rsid w:val="0045590F"/>
    <w:rsid w:val="00455F11"/>
    <w:rsid w:val="00455F48"/>
    <w:rsid w:val="00456525"/>
    <w:rsid w:val="00456D61"/>
    <w:rsid w:val="00456F38"/>
    <w:rsid w:val="00457BEA"/>
    <w:rsid w:val="0046117A"/>
    <w:rsid w:val="00461202"/>
    <w:rsid w:val="004613D3"/>
    <w:rsid w:val="00461509"/>
    <w:rsid w:val="004619EB"/>
    <w:rsid w:val="004619F1"/>
    <w:rsid w:val="00461ABA"/>
    <w:rsid w:val="00461AC7"/>
    <w:rsid w:val="00461C76"/>
    <w:rsid w:val="004624F6"/>
    <w:rsid w:val="004633DF"/>
    <w:rsid w:val="004634C5"/>
    <w:rsid w:val="004641A9"/>
    <w:rsid w:val="0046467F"/>
    <w:rsid w:val="0046474B"/>
    <w:rsid w:val="00464AFA"/>
    <w:rsid w:val="004651E9"/>
    <w:rsid w:val="0046529A"/>
    <w:rsid w:val="004656D2"/>
    <w:rsid w:val="004658FE"/>
    <w:rsid w:val="00465C2A"/>
    <w:rsid w:val="00465CD2"/>
    <w:rsid w:val="00465D83"/>
    <w:rsid w:val="00466950"/>
    <w:rsid w:val="00466C12"/>
    <w:rsid w:val="00467431"/>
    <w:rsid w:val="00467837"/>
    <w:rsid w:val="00467D5B"/>
    <w:rsid w:val="004704BE"/>
    <w:rsid w:val="00470603"/>
    <w:rsid w:val="0047077B"/>
    <w:rsid w:val="00470ADF"/>
    <w:rsid w:val="00470CA3"/>
    <w:rsid w:val="00471326"/>
    <w:rsid w:val="0047167D"/>
    <w:rsid w:val="00471779"/>
    <w:rsid w:val="00471A63"/>
    <w:rsid w:val="00471BFF"/>
    <w:rsid w:val="00471E77"/>
    <w:rsid w:val="004725FD"/>
    <w:rsid w:val="00472D93"/>
    <w:rsid w:val="0047317F"/>
    <w:rsid w:val="004733BE"/>
    <w:rsid w:val="00473CDB"/>
    <w:rsid w:val="00473E71"/>
    <w:rsid w:val="004743F0"/>
    <w:rsid w:val="0047477D"/>
    <w:rsid w:val="00475321"/>
    <w:rsid w:val="004754C9"/>
    <w:rsid w:val="00475986"/>
    <w:rsid w:val="00475D2B"/>
    <w:rsid w:val="0047615E"/>
    <w:rsid w:val="0047629B"/>
    <w:rsid w:val="00476873"/>
    <w:rsid w:val="00476AD6"/>
    <w:rsid w:val="00477067"/>
    <w:rsid w:val="0047727C"/>
    <w:rsid w:val="00477311"/>
    <w:rsid w:val="00477986"/>
    <w:rsid w:val="00477CEB"/>
    <w:rsid w:val="004800AA"/>
    <w:rsid w:val="0048029D"/>
    <w:rsid w:val="0048092E"/>
    <w:rsid w:val="00480D7B"/>
    <w:rsid w:val="00480E05"/>
    <w:rsid w:val="00480FF7"/>
    <w:rsid w:val="00481F17"/>
    <w:rsid w:val="00482C6D"/>
    <w:rsid w:val="00482D23"/>
    <w:rsid w:val="004831C4"/>
    <w:rsid w:val="004833CF"/>
    <w:rsid w:val="0048376B"/>
    <w:rsid w:val="00483FB4"/>
    <w:rsid w:val="0048485A"/>
    <w:rsid w:val="004849A5"/>
    <w:rsid w:val="00484DE2"/>
    <w:rsid w:val="00484FB3"/>
    <w:rsid w:val="004851FE"/>
    <w:rsid w:val="00485915"/>
    <w:rsid w:val="00485CCA"/>
    <w:rsid w:val="00485E95"/>
    <w:rsid w:val="004869C7"/>
    <w:rsid w:val="004870F0"/>
    <w:rsid w:val="00487493"/>
    <w:rsid w:val="0048756A"/>
    <w:rsid w:val="0048769E"/>
    <w:rsid w:val="00487DC7"/>
    <w:rsid w:val="00487DE1"/>
    <w:rsid w:val="00490396"/>
    <w:rsid w:val="0049052B"/>
    <w:rsid w:val="004911D5"/>
    <w:rsid w:val="00492674"/>
    <w:rsid w:val="004926AA"/>
    <w:rsid w:val="00492867"/>
    <w:rsid w:val="00492898"/>
    <w:rsid w:val="004928A0"/>
    <w:rsid w:val="00492A3F"/>
    <w:rsid w:val="00492B86"/>
    <w:rsid w:val="00492C55"/>
    <w:rsid w:val="00492D91"/>
    <w:rsid w:val="00493376"/>
    <w:rsid w:val="004933C1"/>
    <w:rsid w:val="004938D3"/>
    <w:rsid w:val="00493B6F"/>
    <w:rsid w:val="00493BB6"/>
    <w:rsid w:val="00494741"/>
    <w:rsid w:val="00495619"/>
    <w:rsid w:val="00495E9A"/>
    <w:rsid w:val="00496747"/>
    <w:rsid w:val="00496CA8"/>
    <w:rsid w:val="00497052"/>
    <w:rsid w:val="004978C0"/>
    <w:rsid w:val="00497C6D"/>
    <w:rsid w:val="00497D65"/>
    <w:rsid w:val="004A0378"/>
    <w:rsid w:val="004A0421"/>
    <w:rsid w:val="004A07BD"/>
    <w:rsid w:val="004A07C9"/>
    <w:rsid w:val="004A07F4"/>
    <w:rsid w:val="004A0836"/>
    <w:rsid w:val="004A1359"/>
    <w:rsid w:val="004A137D"/>
    <w:rsid w:val="004A14EA"/>
    <w:rsid w:val="004A1680"/>
    <w:rsid w:val="004A1B4C"/>
    <w:rsid w:val="004A214A"/>
    <w:rsid w:val="004A248B"/>
    <w:rsid w:val="004A29B4"/>
    <w:rsid w:val="004A2AD9"/>
    <w:rsid w:val="004A2D0E"/>
    <w:rsid w:val="004A2D12"/>
    <w:rsid w:val="004A313F"/>
    <w:rsid w:val="004A3613"/>
    <w:rsid w:val="004A3D51"/>
    <w:rsid w:val="004A40A1"/>
    <w:rsid w:val="004A437A"/>
    <w:rsid w:val="004A4688"/>
    <w:rsid w:val="004A4EF3"/>
    <w:rsid w:val="004A5026"/>
    <w:rsid w:val="004A5028"/>
    <w:rsid w:val="004A51A9"/>
    <w:rsid w:val="004A580F"/>
    <w:rsid w:val="004A5DCA"/>
    <w:rsid w:val="004A5DD1"/>
    <w:rsid w:val="004A5DEF"/>
    <w:rsid w:val="004A662F"/>
    <w:rsid w:val="004A7392"/>
    <w:rsid w:val="004A77C7"/>
    <w:rsid w:val="004A7C1C"/>
    <w:rsid w:val="004A7C8B"/>
    <w:rsid w:val="004B0223"/>
    <w:rsid w:val="004B040F"/>
    <w:rsid w:val="004B051C"/>
    <w:rsid w:val="004B0867"/>
    <w:rsid w:val="004B0E68"/>
    <w:rsid w:val="004B10E8"/>
    <w:rsid w:val="004B122A"/>
    <w:rsid w:val="004B1F23"/>
    <w:rsid w:val="004B29C7"/>
    <w:rsid w:val="004B2A92"/>
    <w:rsid w:val="004B2ADA"/>
    <w:rsid w:val="004B3514"/>
    <w:rsid w:val="004B3CFE"/>
    <w:rsid w:val="004B3D33"/>
    <w:rsid w:val="004B3F31"/>
    <w:rsid w:val="004B4394"/>
    <w:rsid w:val="004B4A69"/>
    <w:rsid w:val="004B4D65"/>
    <w:rsid w:val="004B5050"/>
    <w:rsid w:val="004B509A"/>
    <w:rsid w:val="004B50E8"/>
    <w:rsid w:val="004B54A7"/>
    <w:rsid w:val="004B562D"/>
    <w:rsid w:val="004B5A9D"/>
    <w:rsid w:val="004B5CFD"/>
    <w:rsid w:val="004B5F3A"/>
    <w:rsid w:val="004B610D"/>
    <w:rsid w:val="004B62F7"/>
    <w:rsid w:val="004B63ED"/>
    <w:rsid w:val="004B67C0"/>
    <w:rsid w:val="004B6C0E"/>
    <w:rsid w:val="004B6D84"/>
    <w:rsid w:val="004B70CB"/>
    <w:rsid w:val="004B717F"/>
    <w:rsid w:val="004B7996"/>
    <w:rsid w:val="004B7AB3"/>
    <w:rsid w:val="004B7FC8"/>
    <w:rsid w:val="004C023D"/>
    <w:rsid w:val="004C0B17"/>
    <w:rsid w:val="004C0B5D"/>
    <w:rsid w:val="004C11B6"/>
    <w:rsid w:val="004C11B9"/>
    <w:rsid w:val="004C1EBE"/>
    <w:rsid w:val="004C1FD3"/>
    <w:rsid w:val="004C236C"/>
    <w:rsid w:val="004C2A44"/>
    <w:rsid w:val="004C2E8B"/>
    <w:rsid w:val="004C2FCE"/>
    <w:rsid w:val="004C31CE"/>
    <w:rsid w:val="004C34BB"/>
    <w:rsid w:val="004C3E0B"/>
    <w:rsid w:val="004C4021"/>
    <w:rsid w:val="004C486C"/>
    <w:rsid w:val="004C4C9B"/>
    <w:rsid w:val="004C4EB7"/>
    <w:rsid w:val="004C5886"/>
    <w:rsid w:val="004C6263"/>
    <w:rsid w:val="004C66A2"/>
    <w:rsid w:val="004C66D9"/>
    <w:rsid w:val="004C6AAE"/>
    <w:rsid w:val="004C72C4"/>
    <w:rsid w:val="004C7420"/>
    <w:rsid w:val="004C795A"/>
    <w:rsid w:val="004D0210"/>
    <w:rsid w:val="004D064C"/>
    <w:rsid w:val="004D0931"/>
    <w:rsid w:val="004D0BAB"/>
    <w:rsid w:val="004D1235"/>
    <w:rsid w:val="004D160B"/>
    <w:rsid w:val="004D1B53"/>
    <w:rsid w:val="004D2538"/>
    <w:rsid w:val="004D2701"/>
    <w:rsid w:val="004D2B1C"/>
    <w:rsid w:val="004D2C4A"/>
    <w:rsid w:val="004D2E74"/>
    <w:rsid w:val="004D3092"/>
    <w:rsid w:val="004D3152"/>
    <w:rsid w:val="004D352B"/>
    <w:rsid w:val="004D38A9"/>
    <w:rsid w:val="004D39B6"/>
    <w:rsid w:val="004D3DEC"/>
    <w:rsid w:val="004D3E0F"/>
    <w:rsid w:val="004D3F60"/>
    <w:rsid w:val="004D4B06"/>
    <w:rsid w:val="004D4EF9"/>
    <w:rsid w:val="004D4F43"/>
    <w:rsid w:val="004D5219"/>
    <w:rsid w:val="004D5297"/>
    <w:rsid w:val="004D5EAC"/>
    <w:rsid w:val="004D5F42"/>
    <w:rsid w:val="004D6183"/>
    <w:rsid w:val="004D6257"/>
    <w:rsid w:val="004D69D6"/>
    <w:rsid w:val="004D6C7C"/>
    <w:rsid w:val="004D7ACC"/>
    <w:rsid w:val="004E037E"/>
    <w:rsid w:val="004E0811"/>
    <w:rsid w:val="004E090E"/>
    <w:rsid w:val="004E0963"/>
    <w:rsid w:val="004E0B90"/>
    <w:rsid w:val="004E0EE6"/>
    <w:rsid w:val="004E1121"/>
    <w:rsid w:val="004E169F"/>
    <w:rsid w:val="004E17A5"/>
    <w:rsid w:val="004E1AD7"/>
    <w:rsid w:val="004E203A"/>
    <w:rsid w:val="004E20B2"/>
    <w:rsid w:val="004E2DAA"/>
    <w:rsid w:val="004E3640"/>
    <w:rsid w:val="004E3BA8"/>
    <w:rsid w:val="004E49F5"/>
    <w:rsid w:val="004E4B42"/>
    <w:rsid w:val="004E4B9C"/>
    <w:rsid w:val="004E54D8"/>
    <w:rsid w:val="004E584A"/>
    <w:rsid w:val="004E5C8B"/>
    <w:rsid w:val="004E610E"/>
    <w:rsid w:val="004E6690"/>
    <w:rsid w:val="004E6843"/>
    <w:rsid w:val="004E6CF0"/>
    <w:rsid w:val="004E6FD1"/>
    <w:rsid w:val="004E70E6"/>
    <w:rsid w:val="004E70FD"/>
    <w:rsid w:val="004E71E2"/>
    <w:rsid w:val="004E728C"/>
    <w:rsid w:val="004E7BEE"/>
    <w:rsid w:val="004F011C"/>
    <w:rsid w:val="004F01DF"/>
    <w:rsid w:val="004F0BB9"/>
    <w:rsid w:val="004F1034"/>
    <w:rsid w:val="004F13E3"/>
    <w:rsid w:val="004F199D"/>
    <w:rsid w:val="004F1F78"/>
    <w:rsid w:val="004F23B5"/>
    <w:rsid w:val="004F2795"/>
    <w:rsid w:val="004F27FB"/>
    <w:rsid w:val="004F3414"/>
    <w:rsid w:val="004F353D"/>
    <w:rsid w:val="004F3555"/>
    <w:rsid w:val="004F3703"/>
    <w:rsid w:val="004F386F"/>
    <w:rsid w:val="004F4902"/>
    <w:rsid w:val="004F4AD3"/>
    <w:rsid w:val="004F4DFD"/>
    <w:rsid w:val="004F55C0"/>
    <w:rsid w:val="004F5B86"/>
    <w:rsid w:val="004F60A5"/>
    <w:rsid w:val="004F61F2"/>
    <w:rsid w:val="004F6544"/>
    <w:rsid w:val="004F65C3"/>
    <w:rsid w:val="004F66B3"/>
    <w:rsid w:val="004F690A"/>
    <w:rsid w:val="004F6A38"/>
    <w:rsid w:val="004F6F17"/>
    <w:rsid w:val="004F74F9"/>
    <w:rsid w:val="004F7544"/>
    <w:rsid w:val="00500600"/>
    <w:rsid w:val="0050090E"/>
    <w:rsid w:val="005017A0"/>
    <w:rsid w:val="00501951"/>
    <w:rsid w:val="00501BA3"/>
    <w:rsid w:val="00501DAA"/>
    <w:rsid w:val="005020EE"/>
    <w:rsid w:val="005026BE"/>
    <w:rsid w:val="00502A22"/>
    <w:rsid w:val="005037B0"/>
    <w:rsid w:val="00503B97"/>
    <w:rsid w:val="005042B8"/>
    <w:rsid w:val="005044DA"/>
    <w:rsid w:val="00504615"/>
    <w:rsid w:val="005048A9"/>
    <w:rsid w:val="0050491D"/>
    <w:rsid w:val="00504987"/>
    <w:rsid w:val="00505068"/>
    <w:rsid w:val="0050583C"/>
    <w:rsid w:val="00505950"/>
    <w:rsid w:val="00505ADB"/>
    <w:rsid w:val="00506D29"/>
    <w:rsid w:val="00506F44"/>
    <w:rsid w:val="00506FD2"/>
    <w:rsid w:val="00507023"/>
    <w:rsid w:val="00507139"/>
    <w:rsid w:val="00507D6D"/>
    <w:rsid w:val="005104CF"/>
    <w:rsid w:val="00510A60"/>
    <w:rsid w:val="00510FBE"/>
    <w:rsid w:val="0051118D"/>
    <w:rsid w:val="0051121B"/>
    <w:rsid w:val="0051184B"/>
    <w:rsid w:val="00511F81"/>
    <w:rsid w:val="00512212"/>
    <w:rsid w:val="0051239C"/>
    <w:rsid w:val="005125CE"/>
    <w:rsid w:val="00512F88"/>
    <w:rsid w:val="00513125"/>
    <w:rsid w:val="0051343C"/>
    <w:rsid w:val="00513F93"/>
    <w:rsid w:val="00514E30"/>
    <w:rsid w:val="0051538C"/>
    <w:rsid w:val="00515593"/>
    <w:rsid w:val="005157AA"/>
    <w:rsid w:val="0051583E"/>
    <w:rsid w:val="00515E25"/>
    <w:rsid w:val="00516D2A"/>
    <w:rsid w:val="005174BD"/>
    <w:rsid w:val="00517D39"/>
    <w:rsid w:val="005200EB"/>
    <w:rsid w:val="00520293"/>
    <w:rsid w:val="005206C7"/>
    <w:rsid w:val="00520784"/>
    <w:rsid w:val="00520B3B"/>
    <w:rsid w:val="0052152B"/>
    <w:rsid w:val="00521966"/>
    <w:rsid w:val="00522687"/>
    <w:rsid w:val="005226AC"/>
    <w:rsid w:val="00523568"/>
    <w:rsid w:val="00523946"/>
    <w:rsid w:val="00523D13"/>
    <w:rsid w:val="00525421"/>
    <w:rsid w:val="0052569F"/>
    <w:rsid w:val="00526402"/>
    <w:rsid w:val="00526C3A"/>
    <w:rsid w:val="00526CB0"/>
    <w:rsid w:val="00526E1D"/>
    <w:rsid w:val="00526EEE"/>
    <w:rsid w:val="00526F26"/>
    <w:rsid w:val="0052747B"/>
    <w:rsid w:val="005278AB"/>
    <w:rsid w:val="0053029C"/>
    <w:rsid w:val="00530F95"/>
    <w:rsid w:val="005311C8"/>
    <w:rsid w:val="0053124E"/>
    <w:rsid w:val="00531429"/>
    <w:rsid w:val="005314B7"/>
    <w:rsid w:val="00531AF8"/>
    <w:rsid w:val="00532619"/>
    <w:rsid w:val="00532932"/>
    <w:rsid w:val="00532EB2"/>
    <w:rsid w:val="00532FE5"/>
    <w:rsid w:val="00533267"/>
    <w:rsid w:val="005332B3"/>
    <w:rsid w:val="0053354C"/>
    <w:rsid w:val="0053363C"/>
    <w:rsid w:val="00533ACA"/>
    <w:rsid w:val="00533BAD"/>
    <w:rsid w:val="005341BB"/>
    <w:rsid w:val="005343FA"/>
    <w:rsid w:val="00534452"/>
    <w:rsid w:val="0053465D"/>
    <w:rsid w:val="005347D1"/>
    <w:rsid w:val="00535184"/>
    <w:rsid w:val="00535588"/>
    <w:rsid w:val="00535833"/>
    <w:rsid w:val="00535A66"/>
    <w:rsid w:val="00535C8E"/>
    <w:rsid w:val="00535FC0"/>
    <w:rsid w:val="0053609B"/>
    <w:rsid w:val="0053618B"/>
    <w:rsid w:val="00536DA2"/>
    <w:rsid w:val="00536E01"/>
    <w:rsid w:val="00536F58"/>
    <w:rsid w:val="00537174"/>
    <w:rsid w:val="005371DE"/>
    <w:rsid w:val="00537695"/>
    <w:rsid w:val="00537A87"/>
    <w:rsid w:val="00537C84"/>
    <w:rsid w:val="00541402"/>
    <w:rsid w:val="00541422"/>
    <w:rsid w:val="005415E3"/>
    <w:rsid w:val="0054173D"/>
    <w:rsid w:val="00541AAF"/>
    <w:rsid w:val="00541B59"/>
    <w:rsid w:val="00541D5C"/>
    <w:rsid w:val="005426D5"/>
    <w:rsid w:val="0054277A"/>
    <w:rsid w:val="00542B98"/>
    <w:rsid w:val="00542DDC"/>
    <w:rsid w:val="00542DE2"/>
    <w:rsid w:val="0054365B"/>
    <w:rsid w:val="005437C0"/>
    <w:rsid w:val="00543A36"/>
    <w:rsid w:val="00543CAE"/>
    <w:rsid w:val="00543D17"/>
    <w:rsid w:val="00544173"/>
    <w:rsid w:val="00544914"/>
    <w:rsid w:val="00544FC7"/>
    <w:rsid w:val="0054502F"/>
    <w:rsid w:val="0054557A"/>
    <w:rsid w:val="00545D7A"/>
    <w:rsid w:val="00546D97"/>
    <w:rsid w:val="005472B9"/>
    <w:rsid w:val="005475A9"/>
    <w:rsid w:val="0054795E"/>
    <w:rsid w:val="00547D29"/>
    <w:rsid w:val="00547ECE"/>
    <w:rsid w:val="005503D4"/>
    <w:rsid w:val="00550FC7"/>
    <w:rsid w:val="00551016"/>
    <w:rsid w:val="0055118A"/>
    <w:rsid w:val="0055164A"/>
    <w:rsid w:val="00551E75"/>
    <w:rsid w:val="005525DC"/>
    <w:rsid w:val="0055271C"/>
    <w:rsid w:val="00552AEC"/>
    <w:rsid w:val="00552C7A"/>
    <w:rsid w:val="00552D2C"/>
    <w:rsid w:val="0055361D"/>
    <w:rsid w:val="0055372C"/>
    <w:rsid w:val="0055395D"/>
    <w:rsid w:val="0055501D"/>
    <w:rsid w:val="005555FD"/>
    <w:rsid w:val="00555953"/>
    <w:rsid w:val="00555CE2"/>
    <w:rsid w:val="005560C1"/>
    <w:rsid w:val="00556404"/>
    <w:rsid w:val="00556ACC"/>
    <w:rsid w:val="00556FCE"/>
    <w:rsid w:val="005575BC"/>
    <w:rsid w:val="005579C2"/>
    <w:rsid w:val="00560381"/>
    <w:rsid w:val="005609E5"/>
    <w:rsid w:val="00560F9F"/>
    <w:rsid w:val="005617AB"/>
    <w:rsid w:val="00561D6A"/>
    <w:rsid w:val="0056286E"/>
    <w:rsid w:val="00562AD7"/>
    <w:rsid w:val="00562C9B"/>
    <w:rsid w:val="00562F51"/>
    <w:rsid w:val="00563283"/>
    <w:rsid w:val="00563355"/>
    <w:rsid w:val="00563453"/>
    <w:rsid w:val="00563686"/>
    <w:rsid w:val="0056387D"/>
    <w:rsid w:val="005648E2"/>
    <w:rsid w:val="00564B5D"/>
    <w:rsid w:val="00564CA3"/>
    <w:rsid w:val="00564E24"/>
    <w:rsid w:val="00564F4E"/>
    <w:rsid w:val="0056542F"/>
    <w:rsid w:val="005654DF"/>
    <w:rsid w:val="00565622"/>
    <w:rsid w:val="005657FD"/>
    <w:rsid w:val="00566466"/>
    <w:rsid w:val="005668FA"/>
    <w:rsid w:val="005669D2"/>
    <w:rsid w:val="00566B0D"/>
    <w:rsid w:val="00566B3D"/>
    <w:rsid w:val="00566C16"/>
    <w:rsid w:val="00566DC1"/>
    <w:rsid w:val="005672CE"/>
    <w:rsid w:val="00567316"/>
    <w:rsid w:val="0057136F"/>
    <w:rsid w:val="0057139E"/>
    <w:rsid w:val="005716B5"/>
    <w:rsid w:val="005716B9"/>
    <w:rsid w:val="0057183C"/>
    <w:rsid w:val="00571A06"/>
    <w:rsid w:val="005722AF"/>
    <w:rsid w:val="00572475"/>
    <w:rsid w:val="00572845"/>
    <w:rsid w:val="00572D5D"/>
    <w:rsid w:val="00572DDA"/>
    <w:rsid w:val="005737B1"/>
    <w:rsid w:val="00573AB9"/>
    <w:rsid w:val="00573B97"/>
    <w:rsid w:val="0057413E"/>
    <w:rsid w:val="00574A06"/>
    <w:rsid w:val="00574E94"/>
    <w:rsid w:val="00575427"/>
    <w:rsid w:val="0057548F"/>
    <w:rsid w:val="0057687C"/>
    <w:rsid w:val="00576D0E"/>
    <w:rsid w:val="00576DBB"/>
    <w:rsid w:val="005770E8"/>
    <w:rsid w:val="005771D9"/>
    <w:rsid w:val="005773AF"/>
    <w:rsid w:val="00577561"/>
    <w:rsid w:val="00577C2B"/>
    <w:rsid w:val="00577F4B"/>
    <w:rsid w:val="00580603"/>
    <w:rsid w:val="00580744"/>
    <w:rsid w:val="00581415"/>
    <w:rsid w:val="00581478"/>
    <w:rsid w:val="005816EA"/>
    <w:rsid w:val="00581C85"/>
    <w:rsid w:val="00582220"/>
    <w:rsid w:val="005828ED"/>
    <w:rsid w:val="0058290E"/>
    <w:rsid w:val="00582B8D"/>
    <w:rsid w:val="00582D25"/>
    <w:rsid w:val="00582FAE"/>
    <w:rsid w:val="0058306C"/>
    <w:rsid w:val="0058318B"/>
    <w:rsid w:val="00583393"/>
    <w:rsid w:val="005839F2"/>
    <w:rsid w:val="00583B8A"/>
    <w:rsid w:val="00583E52"/>
    <w:rsid w:val="00583F4E"/>
    <w:rsid w:val="00583FC7"/>
    <w:rsid w:val="00584565"/>
    <w:rsid w:val="005847CC"/>
    <w:rsid w:val="005848BC"/>
    <w:rsid w:val="00584C71"/>
    <w:rsid w:val="00584CDE"/>
    <w:rsid w:val="00585DD8"/>
    <w:rsid w:val="0058619F"/>
    <w:rsid w:val="00586A76"/>
    <w:rsid w:val="00587BD1"/>
    <w:rsid w:val="00587D21"/>
    <w:rsid w:val="00587D3B"/>
    <w:rsid w:val="00587D42"/>
    <w:rsid w:val="0059020F"/>
    <w:rsid w:val="005909EF"/>
    <w:rsid w:val="00590CB9"/>
    <w:rsid w:val="00590CC3"/>
    <w:rsid w:val="00590FF2"/>
    <w:rsid w:val="005923B9"/>
    <w:rsid w:val="00592552"/>
    <w:rsid w:val="00592D6B"/>
    <w:rsid w:val="00593160"/>
    <w:rsid w:val="00593A9F"/>
    <w:rsid w:val="00593D29"/>
    <w:rsid w:val="00594BDF"/>
    <w:rsid w:val="00594D88"/>
    <w:rsid w:val="00594DBA"/>
    <w:rsid w:val="005958EF"/>
    <w:rsid w:val="00595920"/>
    <w:rsid w:val="00596F2B"/>
    <w:rsid w:val="00597022"/>
    <w:rsid w:val="00597344"/>
    <w:rsid w:val="0059737B"/>
    <w:rsid w:val="00597B9F"/>
    <w:rsid w:val="005A0199"/>
    <w:rsid w:val="005A0609"/>
    <w:rsid w:val="005A0EA8"/>
    <w:rsid w:val="005A10D2"/>
    <w:rsid w:val="005A1BF9"/>
    <w:rsid w:val="005A1C5B"/>
    <w:rsid w:val="005A210A"/>
    <w:rsid w:val="005A2303"/>
    <w:rsid w:val="005A261D"/>
    <w:rsid w:val="005A27AE"/>
    <w:rsid w:val="005A2868"/>
    <w:rsid w:val="005A2AF8"/>
    <w:rsid w:val="005A2BE7"/>
    <w:rsid w:val="005A3067"/>
    <w:rsid w:val="005A3397"/>
    <w:rsid w:val="005A3887"/>
    <w:rsid w:val="005A41A0"/>
    <w:rsid w:val="005A42F3"/>
    <w:rsid w:val="005A48AB"/>
    <w:rsid w:val="005A4A4C"/>
    <w:rsid w:val="005A5141"/>
    <w:rsid w:val="005A55F8"/>
    <w:rsid w:val="005A5BAC"/>
    <w:rsid w:val="005A5E5A"/>
    <w:rsid w:val="005A5FC7"/>
    <w:rsid w:val="005A6364"/>
    <w:rsid w:val="005A6D0D"/>
    <w:rsid w:val="005A70D9"/>
    <w:rsid w:val="005A7460"/>
    <w:rsid w:val="005B041A"/>
    <w:rsid w:val="005B066A"/>
    <w:rsid w:val="005B1134"/>
    <w:rsid w:val="005B13AB"/>
    <w:rsid w:val="005B143B"/>
    <w:rsid w:val="005B235D"/>
    <w:rsid w:val="005B25DC"/>
    <w:rsid w:val="005B3104"/>
    <w:rsid w:val="005B327A"/>
    <w:rsid w:val="005B3602"/>
    <w:rsid w:val="005B3786"/>
    <w:rsid w:val="005B3A56"/>
    <w:rsid w:val="005B3EA0"/>
    <w:rsid w:val="005B4BF2"/>
    <w:rsid w:val="005B4E5E"/>
    <w:rsid w:val="005B5DEA"/>
    <w:rsid w:val="005B6028"/>
    <w:rsid w:val="005B6071"/>
    <w:rsid w:val="005B60BF"/>
    <w:rsid w:val="005B6594"/>
    <w:rsid w:val="005B6D0A"/>
    <w:rsid w:val="005B6E5E"/>
    <w:rsid w:val="005B778E"/>
    <w:rsid w:val="005B7B3A"/>
    <w:rsid w:val="005C0024"/>
    <w:rsid w:val="005C0DF0"/>
    <w:rsid w:val="005C15B7"/>
    <w:rsid w:val="005C1B33"/>
    <w:rsid w:val="005C21F2"/>
    <w:rsid w:val="005C23CB"/>
    <w:rsid w:val="005C28D9"/>
    <w:rsid w:val="005C2C26"/>
    <w:rsid w:val="005C3322"/>
    <w:rsid w:val="005C394C"/>
    <w:rsid w:val="005C3EF1"/>
    <w:rsid w:val="005C4005"/>
    <w:rsid w:val="005C43A8"/>
    <w:rsid w:val="005C4657"/>
    <w:rsid w:val="005C4806"/>
    <w:rsid w:val="005C4A07"/>
    <w:rsid w:val="005C6001"/>
    <w:rsid w:val="005C6119"/>
    <w:rsid w:val="005C68A1"/>
    <w:rsid w:val="005C6C9E"/>
    <w:rsid w:val="005C72BD"/>
    <w:rsid w:val="005C760F"/>
    <w:rsid w:val="005D01EB"/>
    <w:rsid w:val="005D02CD"/>
    <w:rsid w:val="005D0923"/>
    <w:rsid w:val="005D0C4F"/>
    <w:rsid w:val="005D105F"/>
    <w:rsid w:val="005D17C4"/>
    <w:rsid w:val="005D1D3D"/>
    <w:rsid w:val="005D1E84"/>
    <w:rsid w:val="005D20B5"/>
    <w:rsid w:val="005D2435"/>
    <w:rsid w:val="005D24BB"/>
    <w:rsid w:val="005D2619"/>
    <w:rsid w:val="005D2D01"/>
    <w:rsid w:val="005D2D3D"/>
    <w:rsid w:val="005D353C"/>
    <w:rsid w:val="005D3B64"/>
    <w:rsid w:val="005D40BF"/>
    <w:rsid w:val="005D4598"/>
    <w:rsid w:val="005D5106"/>
    <w:rsid w:val="005D52C8"/>
    <w:rsid w:val="005D5551"/>
    <w:rsid w:val="005D61C6"/>
    <w:rsid w:val="005D69FC"/>
    <w:rsid w:val="005D6B75"/>
    <w:rsid w:val="005D70A0"/>
    <w:rsid w:val="005D70DE"/>
    <w:rsid w:val="005D76E5"/>
    <w:rsid w:val="005E00D3"/>
    <w:rsid w:val="005E03A7"/>
    <w:rsid w:val="005E0705"/>
    <w:rsid w:val="005E082C"/>
    <w:rsid w:val="005E0EB9"/>
    <w:rsid w:val="005E1362"/>
    <w:rsid w:val="005E19BD"/>
    <w:rsid w:val="005E2339"/>
    <w:rsid w:val="005E2710"/>
    <w:rsid w:val="005E2B02"/>
    <w:rsid w:val="005E2C71"/>
    <w:rsid w:val="005E376E"/>
    <w:rsid w:val="005E3A6C"/>
    <w:rsid w:val="005E3E95"/>
    <w:rsid w:val="005E4609"/>
    <w:rsid w:val="005E4E54"/>
    <w:rsid w:val="005E5492"/>
    <w:rsid w:val="005E6364"/>
    <w:rsid w:val="005E6A2A"/>
    <w:rsid w:val="005E6ACE"/>
    <w:rsid w:val="005E6CE2"/>
    <w:rsid w:val="005E7242"/>
    <w:rsid w:val="005E7C61"/>
    <w:rsid w:val="005E7D88"/>
    <w:rsid w:val="005E7E7D"/>
    <w:rsid w:val="005E7EE6"/>
    <w:rsid w:val="005F0054"/>
    <w:rsid w:val="005F0861"/>
    <w:rsid w:val="005F08CB"/>
    <w:rsid w:val="005F0C6B"/>
    <w:rsid w:val="005F0FC4"/>
    <w:rsid w:val="005F15B9"/>
    <w:rsid w:val="005F16E0"/>
    <w:rsid w:val="005F17EB"/>
    <w:rsid w:val="005F1B13"/>
    <w:rsid w:val="005F1FE2"/>
    <w:rsid w:val="005F2114"/>
    <w:rsid w:val="005F2496"/>
    <w:rsid w:val="005F2B13"/>
    <w:rsid w:val="005F2ED5"/>
    <w:rsid w:val="005F35FC"/>
    <w:rsid w:val="005F3700"/>
    <w:rsid w:val="005F372C"/>
    <w:rsid w:val="005F3924"/>
    <w:rsid w:val="005F393C"/>
    <w:rsid w:val="005F3999"/>
    <w:rsid w:val="005F404F"/>
    <w:rsid w:val="005F4AB6"/>
    <w:rsid w:val="005F5C9D"/>
    <w:rsid w:val="005F5F95"/>
    <w:rsid w:val="005F67BE"/>
    <w:rsid w:val="005F6AFE"/>
    <w:rsid w:val="005F7296"/>
    <w:rsid w:val="005F7DCB"/>
    <w:rsid w:val="00600551"/>
    <w:rsid w:val="00600B31"/>
    <w:rsid w:val="00601125"/>
    <w:rsid w:val="00601181"/>
    <w:rsid w:val="006011FD"/>
    <w:rsid w:val="0060176D"/>
    <w:rsid w:val="00601D21"/>
    <w:rsid w:val="0060218E"/>
    <w:rsid w:val="00602557"/>
    <w:rsid w:val="0060283A"/>
    <w:rsid w:val="00602976"/>
    <w:rsid w:val="006030C7"/>
    <w:rsid w:val="00603623"/>
    <w:rsid w:val="00603760"/>
    <w:rsid w:val="006039AC"/>
    <w:rsid w:val="00603A02"/>
    <w:rsid w:val="00603A3A"/>
    <w:rsid w:val="00603F0F"/>
    <w:rsid w:val="006044F2"/>
    <w:rsid w:val="00604906"/>
    <w:rsid w:val="00604A0D"/>
    <w:rsid w:val="00604A1D"/>
    <w:rsid w:val="00604AB6"/>
    <w:rsid w:val="00604BFB"/>
    <w:rsid w:val="00604DAF"/>
    <w:rsid w:val="00606022"/>
    <w:rsid w:val="006061AB"/>
    <w:rsid w:val="00606F10"/>
    <w:rsid w:val="0060747A"/>
    <w:rsid w:val="006076AF"/>
    <w:rsid w:val="00607A7B"/>
    <w:rsid w:val="00607C46"/>
    <w:rsid w:val="00607C9A"/>
    <w:rsid w:val="00607F4C"/>
    <w:rsid w:val="00611016"/>
    <w:rsid w:val="0061112A"/>
    <w:rsid w:val="00611444"/>
    <w:rsid w:val="0061188C"/>
    <w:rsid w:val="00611944"/>
    <w:rsid w:val="00611DD4"/>
    <w:rsid w:val="0061242D"/>
    <w:rsid w:val="0061249A"/>
    <w:rsid w:val="00612683"/>
    <w:rsid w:val="00612880"/>
    <w:rsid w:val="00613002"/>
    <w:rsid w:val="00613076"/>
    <w:rsid w:val="006131DD"/>
    <w:rsid w:val="006132DA"/>
    <w:rsid w:val="00613792"/>
    <w:rsid w:val="00613F41"/>
    <w:rsid w:val="00614136"/>
    <w:rsid w:val="006141AC"/>
    <w:rsid w:val="006142FB"/>
    <w:rsid w:val="0061577C"/>
    <w:rsid w:val="00615A78"/>
    <w:rsid w:val="00615EB3"/>
    <w:rsid w:val="00616401"/>
    <w:rsid w:val="00616A8C"/>
    <w:rsid w:val="00617222"/>
    <w:rsid w:val="006172FF"/>
    <w:rsid w:val="0061773C"/>
    <w:rsid w:val="006177A5"/>
    <w:rsid w:val="006201F2"/>
    <w:rsid w:val="006208B1"/>
    <w:rsid w:val="00620AE3"/>
    <w:rsid w:val="00620F7D"/>
    <w:rsid w:val="00621197"/>
    <w:rsid w:val="006215DF"/>
    <w:rsid w:val="006216BA"/>
    <w:rsid w:val="00622237"/>
    <w:rsid w:val="00622A40"/>
    <w:rsid w:val="00622DFF"/>
    <w:rsid w:val="00622FD6"/>
    <w:rsid w:val="0062351B"/>
    <w:rsid w:val="0062418D"/>
    <w:rsid w:val="006246E1"/>
    <w:rsid w:val="00624C04"/>
    <w:rsid w:val="00624FE4"/>
    <w:rsid w:val="00625CAC"/>
    <w:rsid w:val="0062640D"/>
    <w:rsid w:val="00626641"/>
    <w:rsid w:val="006267E6"/>
    <w:rsid w:val="00626C03"/>
    <w:rsid w:val="006278D1"/>
    <w:rsid w:val="00627D3C"/>
    <w:rsid w:val="00627F4A"/>
    <w:rsid w:val="006309C3"/>
    <w:rsid w:val="00630ECA"/>
    <w:rsid w:val="006311AC"/>
    <w:rsid w:val="0063121E"/>
    <w:rsid w:val="006313B8"/>
    <w:rsid w:val="00631BAD"/>
    <w:rsid w:val="00631BF9"/>
    <w:rsid w:val="00631E77"/>
    <w:rsid w:val="0063256F"/>
    <w:rsid w:val="00632A5F"/>
    <w:rsid w:val="00633DAC"/>
    <w:rsid w:val="00633E29"/>
    <w:rsid w:val="00634041"/>
    <w:rsid w:val="00634050"/>
    <w:rsid w:val="006343D4"/>
    <w:rsid w:val="0063480C"/>
    <w:rsid w:val="00634B99"/>
    <w:rsid w:val="00634DE7"/>
    <w:rsid w:val="006351A9"/>
    <w:rsid w:val="00635958"/>
    <w:rsid w:val="00635977"/>
    <w:rsid w:val="00635D81"/>
    <w:rsid w:val="00635FFB"/>
    <w:rsid w:val="00636281"/>
    <w:rsid w:val="0063658C"/>
    <w:rsid w:val="006367A4"/>
    <w:rsid w:val="006367BF"/>
    <w:rsid w:val="0063680D"/>
    <w:rsid w:val="00636970"/>
    <w:rsid w:val="00636CAD"/>
    <w:rsid w:val="00636D7F"/>
    <w:rsid w:val="00636E38"/>
    <w:rsid w:val="00637424"/>
    <w:rsid w:val="00637807"/>
    <w:rsid w:val="00637874"/>
    <w:rsid w:val="00637E7E"/>
    <w:rsid w:val="00641648"/>
    <w:rsid w:val="00641B8D"/>
    <w:rsid w:val="00642257"/>
    <w:rsid w:val="0064246E"/>
    <w:rsid w:val="00642714"/>
    <w:rsid w:val="00642D6B"/>
    <w:rsid w:val="006435E7"/>
    <w:rsid w:val="00643F73"/>
    <w:rsid w:val="006446D4"/>
    <w:rsid w:val="00644BF3"/>
    <w:rsid w:val="00644F1C"/>
    <w:rsid w:val="00645202"/>
    <w:rsid w:val="006454A0"/>
    <w:rsid w:val="00645E44"/>
    <w:rsid w:val="0064613F"/>
    <w:rsid w:val="00646B55"/>
    <w:rsid w:val="00646E10"/>
    <w:rsid w:val="00647DAE"/>
    <w:rsid w:val="00650C6A"/>
    <w:rsid w:val="006511CA"/>
    <w:rsid w:val="00651233"/>
    <w:rsid w:val="00652AC5"/>
    <w:rsid w:val="00652C64"/>
    <w:rsid w:val="00652DAF"/>
    <w:rsid w:val="00653167"/>
    <w:rsid w:val="00653552"/>
    <w:rsid w:val="00653AAE"/>
    <w:rsid w:val="00653EBD"/>
    <w:rsid w:val="00653ECB"/>
    <w:rsid w:val="006541D1"/>
    <w:rsid w:val="0065449E"/>
    <w:rsid w:val="00654801"/>
    <w:rsid w:val="00654CDE"/>
    <w:rsid w:val="0065507C"/>
    <w:rsid w:val="0065535B"/>
    <w:rsid w:val="00655362"/>
    <w:rsid w:val="00655436"/>
    <w:rsid w:val="0065552E"/>
    <w:rsid w:val="00655811"/>
    <w:rsid w:val="00655976"/>
    <w:rsid w:val="00655983"/>
    <w:rsid w:val="006561A9"/>
    <w:rsid w:val="006601DD"/>
    <w:rsid w:val="0066037E"/>
    <w:rsid w:val="00660921"/>
    <w:rsid w:val="006609B6"/>
    <w:rsid w:val="006615CE"/>
    <w:rsid w:val="0066195D"/>
    <w:rsid w:val="00661B5B"/>
    <w:rsid w:val="00661EDF"/>
    <w:rsid w:val="006620D7"/>
    <w:rsid w:val="006632B1"/>
    <w:rsid w:val="00663931"/>
    <w:rsid w:val="00663AF5"/>
    <w:rsid w:val="00664545"/>
    <w:rsid w:val="006648C0"/>
    <w:rsid w:val="00664C19"/>
    <w:rsid w:val="00664EAC"/>
    <w:rsid w:val="006653DA"/>
    <w:rsid w:val="00665818"/>
    <w:rsid w:val="00665B44"/>
    <w:rsid w:val="00665E05"/>
    <w:rsid w:val="00665E53"/>
    <w:rsid w:val="006661C1"/>
    <w:rsid w:val="006674D7"/>
    <w:rsid w:val="0066758E"/>
    <w:rsid w:val="00667C20"/>
    <w:rsid w:val="00667F9B"/>
    <w:rsid w:val="0067182B"/>
    <w:rsid w:val="00672038"/>
    <w:rsid w:val="006726B5"/>
    <w:rsid w:val="00672EB8"/>
    <w:rsid w:val="00672FD2"/>
    <w:rsid w:val="006736EB"/>
    <w:rsid w:val="0067389E"/>
    <w:rsid w:val="00673998"/>
    <w:rsid w:val="00673DC6"/>
    <w:rsid w:val="00674159"/>
    <w:rsid w:val="00674172"/>
    <w:rsid w:val="0067418D"/>
    <w:rsid w:val="0067493D"/>
    <w:rsid w:val="006749E8"/>
    <w:rsid w:val="00674D1E"/>
    <w:rsid w:val="00674E1D"/>
    <w:rsid w:val="00674FD8"/>
    <w:rsid w:val="0067570C"/>
    <w:rsid w:val="00675935"/>
    <w:rsid w:val="00675A94"/>
    <w:rsid w:val="00675EA8"/>
    <w:rsid w:val="00676022"/>
    <w:rsid w:val="00676B8E"/>
    <w:rsid w:val="00676FB1"/>
    <w:rsid w:val="006773FF"/>
    <w:rsid w:val="00680304"/>
    <w:rsid w:val="00680409"/>
    <w:rsid w:val="00680CE1"/>
    <w:rsid w:val="00681B2E"/>
    <w:rsid w:val="006826A2"/>
    <w:rsid w:val="00682A34"/>
    <w:rsid w:val="00682AF5"/>
    <w:rsid w:val="00683423"/>
    <w:rsid w:val="006845E8"/>
    <w:rsid w:val="00684949"/>
    <w:rsid w:val="00685254"/>
    <w:rsid w:val="006853A4"/>
    <w:rsid w:val="006854DD"/>
    <w:rsid w:val="00686152"/>
    <w:rsid w:val="006862C7"/>
    <w:rsid w:val="006862FD"/>
    <w:rsid w:val="0068630E"/>
    <w:rsid w:val="006868CB"/>
    <w:rsid w:val="00686CA0"/>
    <w:rsid w:val="0068732E"/>
    <w:rsid w:val="006873F5"/>
    <w:rsid w:val="00687B80"/>
    <w:rsid w:val="00687EF9"/>
    <w:rsid w:val="00690492"/>
    <w:rsid w:val="00690553"/>
    <w:rsid w:val="00690E9F"/>
    <w:rsid w:val="00691981"/>
    <w:rsid w:val="00691BFA"/>
    <w:rsid w:val="00691EF0"/>
    <w:rsid w:val="00691FB9"/>
    <w:rsid w:val="00692310"/>
    <w:rsid w:val="006929F3"/>
    <w:rsid w:val="006934D4"/>
    <w:rsid w:val="0069372C"/>
    <w:rsid w:val="00693811"/>
    <w:rsid w:val="00693AF3"/>
    <w:rsid w:val="00693CE8"/>
    <w:rsid w:val="006941A8"/>
    <w:rsid w:val="006941AB"/>
    <w:rsid w:val="0069458F"/>
    <w:rsid w:val="006945CA"/>
    <w:rsid w:val="00694B0C"/>
    <w:rsid w:val="00694D49"/>
    <w:rsid w:val="00695173"/>
    <w:rsid w:val="006951BF"/>
    <w:rsid w:val="00695320"/>
    <w:rsid w:val="00695570"/>
    <w:rsid w:val="0069582C"/>
    <w:rsid w:val="00696C86"/>
    <w:rsid w:val="006972E3"/>
    <w:rsid w:val="00697772"/>
    <w:rsid w:val="00697D6B"/>
    <w:rsid w:val="006A014F"/>
    <w:rsid w:val="006A066E"/>
    <w:rsid w:val="006A09D1"/>
    <w:rsid w:val="006A0F1C"/>
    <w:rsid w:val="006A110C"/>
    <w:rsid w:val="006A1221"/>
    <w:rsid w:val="006A22FE"/>
    <w:rsid w:val="006A2E57"/>
    <w:rsid w:val="006A334A"/>
    <w:rsid w:val="006A3369"/>
    <w:rsid w:val="006A34C2"/>
    <w:rsid w:val="006A3935"/>
    <w:rsid w:val="006A4204"/>
    <w:rsid w:val="006A4D78"/>
    <w:rsid w:val="006A4FA9"/>
    <w:rsid w:val="006A51C8"/>
    <w:rsid w:val="006A51DA"/>
    <w:rsid w:val="006A520C"/>
    <w:rsid w:val="006A567A"/>
    <w:rsid w:val="006A58AF"/>
    <w:rsid w:val="006A5F60"/>
    <w:rsid w:val="006A60A1"/>
    <w:rsid w:val="006A749A"/>
    <w:rsid w:val="006A7586"/>
    <w:rsid w:val="006A7C1A"/>
    <w:rsid w:val="006A7D7B"/>
    <w:rsid w:val="006B08DC"/>
    <w:rsid w:val="006B09FD"/>
    <w:rsid w:val="006B0DFA"/>
    <w:rsid w:val="006B16C4"/>
    <w:rsid w:val="006B2ACF"/>
    <w:rsid w:val="006B2BD6"/>
    <w:rsid w:val="006B326C"/>
    <w:rsid w:val="006B3D4F"/>
    <w:rsid w:val="006B3E74"/>
    <w:rsid w:val="006B42AF"/>
    <w:rsid w:val="006B4450"/>
    <w:rsid w:val="006B45B1"/>
    <w:rsid w:val="006B4B6F"/>
    <w:rsid w:val="006B52A8"/>
    <w:rsid w:val="006B5A3C"/>
    <w:rsid w:val="006B5F20"/>
    <w:rsid w:val="006B5FFB"/>
    <w:rsid w:val="006B6359"/>
    <w:rsid w:val="006B6487"/>
    <w:rsid w:val="006B6EA5"/>
    <w:rsid w:val="006B7056"/>
    <w:rsid w:val="006B7C2A"/>
    <w:rsid w:val="006C013E"/>
    <w:rsid w:val="006C057F"/>
    <w:rsid w:val="006C0BCA"/>
    <w:rsid w:val="006C16D9"/>
    <w:rsid w:val="006C1F5F"/>
    <w:rsid w:val="006C20F0"/>
    <w:rsid w:val="006C229A"/>
    <w:rsid w:val="006C269C"/>
    <w:rsid w:val="006C2A74"/>
    <w:rsid w:val="006C339D"/>
    <w:rsid w:val="006C483B"/>
    <w:rsid w:val="006C51C8"/>
    <w:rsid w:val="006C5C1C"/>
    <w:rsid w:val="006C60CC"/>
    <w:rsid w:val="006C63C9"/>
    <w:rsid w:val="006C6681"/>
    <w:rsid w:val="006C6745"/>
    <w:rsid w:val="006C6B2A"/>
    <w:rsid w:val="006C6EB5"/>
    <w:rsid w:val="006C72D7"/>
    <w:rsid w:val="006C79C2"/>
    <w:rsid w:val="006C7CDF"/>
    <w:rsid w:val="006D0621"/>
    <w:rsid w:val="006D06A5"/>
    <w:rsid w:val="006D0E6B"/>
    <w:rsid w:val="006D1CB9"/>
    <w:rsid w:val="006D1FB1"/>
    <w:rsid w:val="006D2B82"/>
    <w:rsid w:val="006D3603"/>
    <w:rsid w:val="006D36DE"/>
    <w:rsid w:val="006D396D"/>
    <w:rsid w:val="006D39BB"/>
    <w:rsid w:val="006D3E74"/>
    <w:rsid w:val="006D4DCF"/>
    <w:rsid w:val="006D4E38"/>
    <w:rsid w:val="006D5157"/>
    <w:rsid w:val="006D5BE1"/>
    <w:rsid w:val="006D5DD9"/>
    <w:rsid w:val="006D5E43"/>
    <w:rsid w:val="006D5FBE"/>
    <w:rsid w:val="006D60FC"/>
    <w:rsid w:val="006D7143"/>
    <w:rsid w:val="006D7349"/>
    <w:rsid w:val="006D792C"/>
    <w:rsid w:val="006E02F2"/>
    <w:rsid w:val="006E0627"/>
    <w:rsid w:val="006E0639"/>
    <w:rsid w:val="006E06EA"/>
    <w:rsid w:val="006E0A8F"/>
    <w:rsid w:val="006E0B21"/>
    <w:rsid w:val="006E104A"/>
    <w:rsid w:val="006E104B"/>
    <w:rsid w:val="006E12B3"/>
    <w:rsid w:val="006E13A5"/>
    <w:rsid w:val="006E13B5"/>
    <w:rsid w:val="006E1986"/>
    <w:rsid w:val="006E1CD9"/>
    <w:rsid w:val="006E1F79"/>
    <w:rsid w:val="006E2498"/>
    <w:rsid w:val="006E2BB9"/>
    <w:rsid w:val="006E2F13"/>
    <w:rsid w:val="006E3275"/>
    <w:rsid w:val="006E33A7"/>
    <w:rsid w:val="006E3822"/>
    <w:rsid w:val="006E40CD"/>
    <w:rsid w:val="006E425C"/>
    <w:rsid w:val="006E44BC"/>
    <w:rsid w:val="006E4A5D"/>
    <w:rsid w:val="006E57C0"/>
    <w:rsid w:val="006E5EB2"/>
    <w:rsid w:val="006E5ED3"/>
    <w:rsid w:val="006E66EA"/>
    <w:rsid w:val="006E6CD7"/>
    <w:rsid w:val="006E6D34"/>
    <w:rsid w:val="006E6D35"/>
    <w:rsid w:val="006E6E00"/>
    <w:rsid w:val="006E72AD"/>
    <w:rsid w:val="006E7CFF"/>
    <w:rsid w:val="006F0471"/>
    <w:rsid w:val="006F04A3"/>
    <w:rsid w:val="006F0894"/>
    <w:rsid w:val="006F0C7E"/>
    <w:rsid w:val="006F0D87"/>
    <w:rsid w:val="006F12C6"/>
    <w:rsid w:val="006F1822"/>
    <w:rsid w:val="006F1DE5"/>
    <w:rsid w:val="006F20A8"/>
    <w:rsid w:val="006F2CC6"/>
    <w:rsid w:val="006F311B"/>
    <w:rsid w:val="006F312A"/>
    <w:rsid w:val="006F3315"/>
    <w:rsid w:val="006F368B"/>
    <w:rsid w:val="006F3D61"/>
    <w:rsid w:val="006F4253"/>
    <w:rsid w:val="006F53C3"/>
    <w:rsid w:val="006F5506"/>
    <w:rsid w:val="006F5612"/>
    <w:rsid w:val="006F5843"/>
    <w:rsid w:val="006F5A74"/>
    <w:rsid w:val="006F6716"/>
    <w:rsid w:val="006F6E03"/>
    <w:rsid w:val="006F7627"/>
    <w:rsid w:val="006F7743"/>
    <w:rsid w:val="006F78D9"/>
    <w:rsid w:val="006F7F09"/>
    <w:rsid w:val="006F7FA0"/>
    <w:rsid w:val="00700515"/>
    <w:rsid w:val="00700B61"/>
    <w:rsid w:val="00700D05"/>
    <w:rsid w:val="00700ED4"/>
    <w:rsid w:val="00700F84"/>
    <w:rsid w:val="00701599"/>
    <w:rsid w:val="00701A25"/>
    <w:rsid w:val="0070238C"/>
    <w:rsid w:val="0070378B"/>
    <w:rsid w:val="00703CB2"/>
    <w:rsid w:val="00703D6A"/>
    <w:rsid w:val="00703DA7"/>
    <w:rsid w:val="00703DDE"/>
    <w:rsid w:val="00703E44"/>
    <w:rsid w:val="007041C0"/>
    <w:rsid w:val="0070427A"/>
    <w:rsid w:val="0070486E"/>
    <w:rsid w:val="007049AE"/>
    <w:rsid w:val="00704EFC"/>
    <w:rsid w:val="00705BA2"/>
    <w:rsid w:val="00705C78"/>
    <w:rsid w:val="00705DAD"/>
    <w:rsid w:val="00705E52"/>
    <w:rsid w:val="00705EAB"/>
    <w:rsid w:val="00706245"/>
    <w:rsid w:val="007064C5"/>
    <w:rsid w:val="007069A4"/>
    <w:rsid w:val="00706A34"/>
    <w:rsid w:val="00707849"/>
    <w:rsid w:val="00707924"/>
    <w:rsid w:val="007079FC"/>
    <w:rsid w:val="00707AF4"/>
    <w:rsid w:val="00707E23"/>
    <w:rsid w:val="00707F85"/>
    <w:rsid w:val="0071003D"/>
    <w:rsid w:val="0071017C"/>
    <w:rsid w:val="00710229"/>
    <w:rsid w:val="007108F6"/>
    <w:rsid w:val="007109C2"/>
    <w:rsid w:val="00710A9A"/>
    <w:rsid w:val="00710E19"/>
    <w:rsid w:val="007112BE"/>
    <w:rsid w:val="00711318"/>
    <w:rsid w:val="007117A3"/>
    <w:rsid w:val="00711937"/>
    <w:rsid w:val="007129D7"/>
    <w:rsid w:val="00712FD7"/>
    <w:rsid w:val="007139E6"/>
    <w:rsid w:val="00713AB3"/>
    <w:rsid w:val="007145A7"/>
    <w:rsid w:val="007147FD"/>
    <w:rsid w:val="00714910"/>
    <w:rsid w:val="00714C85"/>
    <w:rsid w:val="00714CD1"/>
    <w:rsid w:val="00715077"/>
    <w:rsid w:val="0071693C"/>
    <w:rsid w:val="00717702"/>
    <w:rsid w:val="00717727"/>
    <w:rsid w:val="00717C77"/>
    <w:rsid w:val="00720A2D"/>
    <w:rsid w:val="00720AA7"/>
    <w:rsid w:val="00720D99"/>
    <w:rsid w:val="007213C4"/>
    <w:rsid w:val="00721455"/>
    <w:rsid w:val="007214D8"/>
    <w:rsid w:val="00721A11"/>
    <w:rsid w:val="00721C87"/>
    <w:rsid w:val="00722306"/>
    <w:rsid w:val="00723785"/>
    <w:rsid w:val="007243F4"/>
    <w:rsid w:val="0072441C"/>
    <w:rsid w:val="00724B97"/>
    <w:rsid w:val="00724DA5"/>
    <w:rsid w:val="00725A31"/>
    <w:rsid w:val="007260BD"/>
    <w:rsid w:val="007262F0"/>
    <w:rsid w:val="00726D59"/>
    <w:rsid w:val="007272C1"/>
    <w:rsid w:val="0072733B"/>
    <w:rsid w:val="00727859"/>
    <w:rsid w:val="007278FF"/>
    <w:rsid w:val="00727AEB"/>
    <w:rsid w:val="00727B71"/>
    <w:rsid w:val="00730104"/>
    <w:rsid w:val="007301B3"/>
    <w:rsid w:val="00730329"/>
    <w:rsid w:val="0073058C"/>
    <w:rsid w:val="00730827"/>
    <w:rsid w:val="00731003"/>
    <w:rsid w:val="007313A7"/>
    <w:rsid w:val="0073185D"/>
    <w:rsid w:val="00731982"/>
    <w:rsid w:val="00731B24"/>
    <w:rsid w:val="00731B39"/>
    <w:rsid w:val="00731E73"/>
    <w:rsid w:val="007322C5"/>
    <w:rsid w:val="007325EB"/>
    <w:rsid w:val="0073277A"/>
    <w:rsid w:val="00732A9D"/>
    <w:rsid w:val="00732C1B"/>
    <w:rsid w:val="007337AA"/>
    <w:rsid w:val="00733E7C"/>
    <w:rsid w:val="00734B52"/>
    <w:rsid w:val="00734D3B"/>
    <w:rsid w:val="00735279"/>
    <w:rsid w:val="00735704"/>
    <w:rsid w:val="00735BF0"/>
    <w:rsid w:val="00735C55"/>
    <w:rsid w:val="00735EFE"/>
    <w:rsid w:val="0073601A"/>
    <w:rsid w:val="007361F8"/>
    <w:rsid w:val="00736338"/>
    <w:rsid w:val="0073641C"/>
    <w:rsid w:val="0073673C"/>
    <w:rsid w:val="00736758"/>
    <w:rsid w:val="00736813"/>
    <w:rsid w:val="00736B0D"/>
    <w:rsid w:val="00736CAA"/>
    <w:rsid w:val="007370B2"/>
    <w:rsid w:val="00737573"/>
    <w:rsid w:val="0074016E"/>
    <w:rsid w:val="00740545"/>
    <w:rsid w:val="0074054D"/>
    <w:rsid w:val="00740894"/>
    <w:rsid w:val="00740E4E"/>
    <w:rsid w:val="00740FD0"/>
    <w:rsid w:val="00740FDF"/>
    <w:rsid w:val="00741ED3"/>
    <w:rsid w:val="00742A09"/>
    <w:rsid w:val="007431AB"/>
    <w:rsid w:val="007431D9"/>
    <w:rsid w:val="00743301"/>
    <w:rsid w:val="0074364E"/>
    <w:rsid w:val="007436C2"/>
    <w:rsid w:val="007436EF"/>
    <w:rsid w:val="00743BD7"/>
    <w:rsid w:val="00743C13"/>
    <w:rsid w:val="00743F54"/>
    <w:rsid w:val="00744227"/>
    <w:rsid w:val="0074488B"/>
    <w:rsid w:val="00744990"/>
    <w:rsid w:val="00744AB6"/>
    <w:rsid w:val="007451BB"/>
    <w:rsid w:val="007452AC"/>
    <w:rsid w:val="00745309"/>
    <w:rsid w:val="00745368"/>
    <w:rsid w:val="00745A97"/>
    <w:rsid w:val="007467F4"/>
    <w:rsid w:val="007468CF"/>
    <w:rsid w:val="00746A05"/>
    <w:rsid w:val="00746E3B"/>
    <w:rsid w:val="00746EBA"/>
    <w:rsid w:val="00746F3B"/>
    <w:rsid w:val="007471F7"/>
    <w:rsid w:val="00747551"/>
    <w:rsid w:val="00747B3E"/>
    <w:rsid w:val="00750404"/>
    <w:rsid w:val="00750408"/>
    <w:rsid w:val="00750845"/>
    <w:rsid w:val="00750B16"/>
    <w:rsid w:val="00750CD7"/>
    <w:rsid w:val="00750EE8"/>
    <w:rsid w:val="0075109E"/>
    <w:rsid w:val="007510E6"/>
    <w:rsid w:val="00751A2B"/>
    <w:rsid w:val="00752236"/>
    <w:rsid w:val="00752AD1"/>
    <w:rsid w:val="00753463"/>
    <w:rsid w:val="007536F0"/>
    <w:rsid w:val="00753844"/>
    <w:rsid w:val="00753D80"/>
    <w:rsid w:val="00754853"/>
    <w:rsid w:val="0075505E"/>
    <w:rsid w:val="00755240"/>
    <w:rsid w:val="00755465"/>
    <w:rsid w:val="00755A0F"/>
    <w:rsid w:val="0075649C"/>
    <w:rsid w:val="007565C8"/>
    <w:rsid w:val="007566D3"/>
    <w:rsid w:val="00756897"/>
    <w:rsid w:val="00756A0C"/>
    <w:rsid w:val="00757259"/>
    <w:rsid w:val="007574F5"/>
    <w:rsid w:val="0076005E"/>
    <w:rsid w:val="007602D9"/>
    <w:rsid w:val="00760C42"/>
    <w:rsid w:val="00760D21"/>
    <w:rsid w:val="00760DCD"/>
    <w:rsid w:val="00760F30"/>
    <w:rsid w:val="007614E9"/>
    <w:rsid w:val="00761536"/>
    <w:rsid w:val="00761606"/>
    <w:rsid w:val="00762567"/>
    <w:rsid w:val="00763384"/>
    <w:rsid w:val="00763B8C"/>
    <w:rsid w:val="007642A4"/>
    <w:rsid w:val="00764473"/>
    <w:rsid w:val="00764694"/>
    <w:rsid w:val="00764A05"/>
    <w:rsid w:val="00764A29"/>
    <w:rsid w:val="00764B26"/>
    <w:rsid w:val="00764DAF"/>
    <w:rsid w:val="00764EA1"/>
    <w:rsid w:val="0076518A"/>
    <w:rsid w:val="00765B5E"/>
    <w:rsid w:val="0076603D"/>
    <w:rsid w:val="007660F9"/>
    <w:rsid w:val="00766A8B"/>
    <w:rsid w:val="0076761E"/>
    <w:rsid w:val="0076773E"/>
    <w:rsid w:val="00767A15"/>
    <w:rsid w:val="00767D6B"/>
    <w:rsid w:val="00767F77"/>
    <w:rsid w:val="00767FC2"/>
    <w:rsid w:val="007706AE"/>
    <w:rsid w:val="00770DCC"/>
    <w:rsid w:val="00770E78"/>
    <w:rsid w:val="00771852"/>
    <w:rsid w:val="00771FE9"/>
    <w:rsid w:val="007721CE"/>
    <w:rsid w:val="007723DC"/>
    <w:rsid w:val="00772F06"/>
    <w:rsid w:val="007731FD"/>
    <w:rsid w:val="007735E0"/>
    <w:rsid w:val="00773AE7"/>
    <w:rsid w:val="00773D93"/>
    <w:rsid w:val="00773F9D"/>
    <w:rsid w:val="00774353"/>
    <w:rsid w:val="007747C1"/>
    <w:rsid w:val="00774D2F"/>
    <w:rsid w:val="00775AD3"/>
    <w:rsid w:val="00775D08"/>
    <w:rsid w:val="00775E2C"/>
    <w:rsid w:val="007766D8"/>
    <w:rsid w:val="00776827"/>
    <w:rsid w:val="00776A97"/>
    <w:rsid w:val="00776EFB"/>
    <w:rsid w:val="00776F80"/>
    <w:rsid w:val="00776FBF"/>
    <w:rsid w:val="0077752A"/>
    <w:rsid w:val="0077757C"/>
    <w:rsid w:val="0077778B"/>
    <w:rsid w:val="0078012F"/>
    <w:rsid w:val="00780484"/>
    <w:rsid w:val="0078058E"/>
    <w:rsid w:val="007809B1"/>
    <w:rsid w:val="00780C09"/>
    <w:rsid w:val="00780DAA"/>
    <w:rsid w:val="00780E7C"/>
    <w:rsid w:val="007810E4"/>
    <w:rsid w:val="00781193"/>
    <w:rsid w:val="007817E4"/>
    <w:rsid w:val="00781BCA"/>
    <w:rsid w:val="00782104"/>
    <w:rsid w:val="007822D3"/>
    <w:rsid w:val="00782FB4"/>
    <w:rsid w:val="00783139"/>
    <w:rsid w:val="00784273"/>
    <w:rsid w:val="0078454E"/>
    <w:rsid w:val="00784797"/>
    <w:rsid w:val="007848E5"/>
    <w:rsid w:val="0078495D"/>
    <w:rsid w:val="00784D42"/>
    <w:rsid w:val="007851E8"/>
    <w:rsid w:val="007853E7"/>
    <w:rsid w:val="007859C0"/>
    <w:rsid w:val="00785D93"/>
    <w:rsid w:val="00785EAE"/>
    <w:rsid w:val="007865F2"/>
    <w:rsid w:val="00786897"/>
    <w:rsid w:val="00786A73"/>
    <w:rsid w:val="00786D4E"/>
    <w:rsid w:val="007877CD"/>
    <w:rsid w:val="00787E3B"/>
    <w:rsid w:val="0079022E"/>
    <w:rsid w:val="0079042E"/>
    <w:rsid w:val="00790825"/>
    <w:rsid w:val="00791042"/>
    <w:rsid w:val="007914C8"/>
    <w:rsid w:val="00792728"/>
    <w:rsid w:val="00792B17"/>
    <w:rsid w:val="0079347B"/>
    <w:rsid w:val="007934BA"/>
    <w:rsid w:val="0079367D"/>
    <w:rsid w:val="00793B61"/>
    <w:rsid w:val="0079433E"/>
    <w:rsid w:val="007943DC"/>
    <w:rsid w:val="00794D43"/>
    <w:rsid w:val="0079502A"/>
    <w:rsid w:val="00795959"/>
    <w:rsid w:val="007959B0"/>
    <w:rsid w:val="00795B49"/>
    <w:rsid w:val="00795B52"/>
    <w:rsid w:val="007960ED"/>
    <w:rsid w:val="0079629D"/>
    <w:rsid w:val="00797013"/>
    <w:rsid w:val="00797410"/>
    <w:rsid w:val="007976E4"/>
    <w:rsid w:val="00797960"/>
    <w:rsid w:val="007979A0"/>
    <w:rsid w:val="00797C8D"/>
    <w:rsid w:val="00797EB1"/>
    <w:rsid w:val="007A01BC"/>
    <w:rsid w:val="007A0660"/>
    <w:rsid w:val="007A0777"/>
    <w:rsid w:val="007A0A0A"/>
    <w:rsid w:val="007A0BF7"/>
    <w:rsid w:val="007A0CF5"/>
    <w:rsid w:val="007A0D80"/>
    <w:rsid w:val="007A0DEF"/>
    <w:rsid w:val="007A175C"/>
    <w:rsid w:val="007A1ABC"/>
    <w:rsid w:val="007A2629"/>
    <w:rsid w:val="007A26AF"/>
    <w:rsid w:val="007A26B9"/>
    <w:rsid w:val="007A2E40"/>
    <w:rsid w:val="007A2EDF"/>
    <w:rsid w:val="007A2FB8"/>
    <w:rsid w:val="007A324A"/>
    <w:rsid w:val="007A32B0"/>
    <w:rsid w:val="007A355C"/>
    <w:rsid w:val="007A355E"/>
    <w:rsid w:val="007A39FF"/>
    <w:rsid w:val="007A3A23"/>
    <w:rsid w:val="007A3E38"/>
    <w:rsid w:val="007A3FD8"/>
    <w:rsid w:val="007A4261"/>
    <w:rsid w:val="007A44AE"/>
    <w:rsid w:val="007A4715"/>
    <w:rsid w:val="007A4E11"/>
    <w:rsid w:val="007A52CE"/>
    <w:rsid w:val="007A558C"/>
    <w:rsid w:val="007A5701"/>
    <w:rsid w:val="007A5CFD"/>
    <w:rsid w:val="007A5F8D"/>
    <w:rsid w:val="007A602A"/>
    <w:rsid w:val="007A615F"/>
    <w:rsid w:val="007A6A24"/>
    <w:rsid w:val="007A6B80"/>
    <w:rsid w:val="007A70A9"/>
    <w:rsid w:val="007A7775"/>
    <w:rsid w:val="007B071F"/>
    <w:rsid w:val="007B1530"/>
    <w:rsid w:val="007B1B93"/>
    <w:rsid w:val="007B1EA1"/>
    <w:rsid w:val="007B208F"/>
    <w:rsid w:val="007B216F"/>
    <w:rsid w:val="007B2359"/>
    <w:rsid w:val="007B2D30"/>
    <w:rsid w:val="007B35E0"/>
    <w:rsid w:val="007B39CF"/>
    <w:rsid w:val="007B3B51"/>
    <w:rsid w:val="007B3BA1"/>
    <w:rsid w:val="007B484F"/>
    <w:rsid w:val="007B4925"/>
    <w:rsid w:val="007B4BAD"/>
    <w:rsid w:val="007B4FB7"/>
    <w:rsid w:val="007B5397"/>
    <w:rsid w:val="007B53D8"/>
    <w:rsid w:val="007B54F6"/>
    <w:rsid w:val="007B6356"/>
    <w:rsid w:val="007B658C"/>
    <w:rsid w:val="007B7107"/>
    <w:rsid w:val="007B728B"/>
    <w:rsid w:val="007B7517"/>
    <w:rsid w:val="007B7785"/>
    <w:rsid w:val="007C0005"/>
    <w:rsid w:val="007C03F7"/>
    <w:rsid w:val="007C06DC"/>
    <w:rsid w:val="007C0BCF"/>
    <w:rsid w:val="007C0D27"/>
    <w:rsid w:val="007C10CC"/>
    <w:rsid w:val="007C194E"/>
    <w:rsid w:val="007C1986"/>
    <w:rsid w:val="007C2261"/>
    <w:rsid w:val="007C2AE9"/>
    <w:rsid w:val="007C2D6C"/>
    <w:rsid w:val="007C2FE5"/>
    <w:rsid w:val="007C312D"/>
    <w:rsid w:val="007C32B1"/>
    <w:rsid w:val="007C34E7"/>
    <w:rsid w:val="007C3618"/>
    <w:rsid w:val="007C40A6"/>
    <w:rsid w:val="007C4417"/>
    <w:rsid w:val="007C484A"/>
    <w:rsid w:val="007C4A55"/>
    <w:rsid w:val="007C4E67"/>
    <w:rsid w:val="007C5047"/>
    <w:rsid w:val="007C5292"/>
    <w:rsid w:val="007C5744"/>
    <w:rsid w:val="007C57B7"/>
    <w:rsid w:val="007C5C63"/>
    <w:rsid w:val="007C6199"/>
    <w:rsid w:val="007C6288"/>
    <w:rsid w:val="007C6672"/>
    <w:rsid w:val="007C69AA"/>
    <w:rsid w:val="007C6B62"/>
    <w:rsid w:val="007C6E70"/>
    <w:rsid w:val="007C6EB5"/>
    <w:rsid w:val="007C721D"/>
    <w:rsid w:val="007C7A59"/>
    <w:rsid w:val="007D0703"/>
    <w:rsid w:val="007D09C2"/>
    <w:rsid w:val="007D0AE4"/>
    <w:rsid w:val="007D0C2F"/>
    <w:rsid w:val="007D135D"/>
    <w:rsid w:val="007D1553"/>
    <w:rsid w:val="007D1E38"/>
    <w:rsid w:val="007D1FAD"/>
    <w:rsid w:val="007D248C"/>
    <w:rsid w:val="007D2AA8"/>
    <w:rsid w:val="007D2E62"/>
    <w:rsid w:val="007D2FBE"/>
    <w:rsid w:val="007D31FA"/>
    <w:rsid w:val="007D34E4"/>
    <w:rsid w:val="007D3CE1"/>
    <w:rsid w:val="007D3D4D"/>
    <w:rsid w:val="007D3DEB"/>
    <w:rsid w:val="007D4511"/>
    <w:rsid w:val="007D4540"/>
    <w:rsid w:val="007D4AC0"/>
    <w:rsid w:val="007D57E8"/>
    <w:rsid w:val="007D5BD4"/>
    <w:rsid w:val="007D5F98"/>
    <w:rsid w:val="007D60A5"/>
    <w:rsid w:val="007D64B1"/>
    <w:rsid w:val="007D6623"/>
    <w:rsid w:val="007D67DA"/>
    <w:rsid w:val="007D6977"/>
    <w:rsid w:val="007D6CA1"/>
    <w:rsid w:val="007D7153"/>
    <w:rsid w:val="007D7CFF"/>
    <w:rsid w:val="007E002F"/>
    <w:rsid w:val="007E0866"/>
    <w:rsid w:val="007E0EF5"/>
    <w:rsid w:val="007E11B6"/>
    <w:rsid w:val="007E12E2"/>
    <w:rsid w:val="007E1584"/>
    <w:rsid w:val="007E16F3"/>
    <w:rsid w:val="007E1956"/>
    <w:rsid w:val="007E19EB"/>
    <w:rsid w:val="007E1B93"/>
    <w:rsid w:val="007E1BB7"/>
    <w:rsid w:val="007E2954"/>
    <w:rsid w:val="007E2F56"/>
    <w:rsid w:val="007E32C3"/>
    <w:rsid w:val="007E354C"/>
    <w:rsid w:val="007E3868"/>
    <w:rsid w:val="007E38E5"/>
    <w:rsid w:val="007E3A5B"/>
    <w:rsid w:val="007E3B36"/>
    <w:rsid w:val="007E3DFA"/>
    <w:rsid w:val="007E490C"/>
    <w:rsid w:val="007E4AD9"/>
    <w:rsid w:val="007E4CBF"/>
    <w:rsid w:val="007E5327"/>
    <w:rsid w:val="007E53C3"/>
    <w:rsid w:val="007E5B6C"/>
    <w:rsid w:val="007E5CD5"/>
    <w:rsid w:val="007E6B3A"/>
    <w:rsid w:val="007E7420"/>
    <w:rsid w:val="007E7522"/>
    <w:rsid w:val="007E75EE"/>
    <w:rsid w:val="007E76EA"/>
    <w:rsid w:val="007F0794"/>
    <w:rsid w:val="007F0D65"/>
    <w:rsid w:val="007F11C9"/>
    <w:rsid w:val="007F11E8"/>
    <w:rsid w:val="007F18EF"/>
    <w:rsid w:val="007F1B62"/>
    <w:rsid w:val="007F1CC4"/>
    <w:rsid w:val="007F2377"/>
    <w:rsid w:val="007F25AA"/>
    <w:rsid w:val="007F2936"/>
    <w:rsid w:val="007F2E89"/>
    <w:rsid w:val="007F3A90"/>
    <w:rsid w:val="007F3B6E"/>
    <w:rsid w:val="007F408E"/>
    <w:rsid w:val="007F454D"/>
    <w:rsid w:val="007F4848"/>
    <w:rsid w:val="007F4B49"/>
    <w:rsid w:val="007F4CE0"/>
    <w:rsid w:val="007F4D66"/>
    <w:rsid w:val="007F53B4"/>
    <w:rsid w:val="007F5B61"/>
    <w:rsid w:val="007F5CA1"/>
    <w:rsid w:val="007F6198"/>
    <w:rsid w:val="007F666B"/>
    <w:rsid w:val="007F675F"/>
    <w:rsid w:val="007F6C18"/>
    <w:rsid w:val="007F6DC7"/>
    <w:rsid w:val="007F7472"/>
    <w:rsid w:val="007F7D62"/>
    <w:rsid w:val="0080023B"/>
    <w:rsid w:val="00800784"/>
    <w:rsid w:val="008007C5"/>
    <w:rsid w:val="00800B39"/>
    <w:rsid w:val="00800DF5"/>
    <w:rsid w:val="00801010"/>
    <w:rsid w:val="00801277"/>
    <w:rsid w:val="0080147F"/>
    <w:rsid w:val="008016EE"/>
    <w:rsid w:val="00801988"/>
    <w:rsid w:val="008020EC"/>
    <w:rsid w:val="00802959"/>
    <w:rsid w:val="00802C1A"/>
    <w:rsid w:val="00802E3A"/>
    <w:rsid w:val="00802E82"/>
    <w:rsid w:val="008030A7"/>
    <w:rsid w:val="008035F4"/>
    <w:rsid w:val="00803942"/>
    <w:rsid w:val="00804271"/>
    <w:rsid w:val="0080431C"/>
    <w:rsid w:val="008044D8"/>
    <w:rsid w:val="00804C10"/>
    <w:rsid w:val="00804F68"/>
    <w:rsid w:val="00805674"/>
    <w:rsid w:val="00805CC8"/>
    <w:rsid w:val="008060E3"/>
    <w:rsid w:val="00806231"/>
    <w:rsid w:val="00806CC6"/>
    <w:rsid w:val="00807385"/>
    <w:rsid w:val="0080762E"/>
    <w:rsid w:val="008076EE"/>
    <w:rsid w:val="00807A77"/>
    <w:rsid w:val="00807F9C"/>
    <w:rsid w:val="008103D4"/>
    <w:rsid w:val="008105AA"/>
    <w:rsid w:val="00810908"/>
    <w:rsid w:val="00810954"/>
    <w:rsid w:val="00810A5B"/>
    <w:rsid w:val="00810C12"/>
    <w:rsid w:val="00810E20"/>
    <w:rsid w:val="00810F46"/>
    <w:rsid w:val="00810F8E"/>
    <w:rsid w:val="00810FA2"/>
    <w:rsid w:val="008113E8"/>
    <w:rsid w:val="008114B4"/>
    <w:rsid w:val="0081155B"/>
    <w:rsid w:val="00811761"/>
    <w:rsid w:val="00811DE2"/>
    <w:rsid w:val="00812249"/>
    <w:rsid w:val="0081224D"/>
    <w:rsid w:val="0081232B"/>
    <w:rsid w:val="008128A8"/>
    <w:rsid w:val="008129B2"/>
    <w:rsid w:val="00812F83"/>
    <w:rsid w:val="00813D64"/>
    <w:rsid w:val="0081430A"/>
    <w:rsid w:val="00814350"/>
    <w:rsid w:val="00814505"/>
    <w:rsid w:val="00814EAC"/>
    <w:rsid w:val="00815160"/>
    <w:rsid w:val="008153C2"/>
    <w:rsid w:val="00815599"/>
    <w:rsid w:val="008157D6"/>
    <w:rsid w:val="00815BCB"/>
    <w:rsid w:val="00815C00"/>
    <w:rsid w:val="00815CE6"/>
    <w:rsid w:val="00815EB3"/>
    <w:rsid w:val="00816291"/>
    <w:rsid w:val="0081633B"/>
    <w:rsid w:val="00816504"/>
    <w:rsid w:val="00816724"/>
    <w:rsid w:val="00816C2F"/>
    <w:rsid w:val="00816DE5"/>
    <w:rsid w:val="00817089"/>
    <w:rsid w:val="00817CF7"/>
    <w:rsid w:val="00817F5A"/>
    <w:rsid w:val="00817F7A"/>
    <w:rsid w:val="008201A2"/>
    <w:rsid w:val="00820433"/>
    <w:rsid w:val="008204EF"/>
    <w:rsid w:val="0082050C"/>
    <w:rsid w:val="00820616"/>
    <w:rsid w:val="008207CE"/>
    <w:rsid w:val="008212B3"/>
    <w:rsid w:val="00821E2D"/>
    <w:rsid w:val="00821FC3"/>
    <w:rsid w:val="00822F99"/>
    <w:rsid w:val="00823168"/>
    <w:rsid w:val="00823E32"/>
    <w:rsid w:val="00823E51"/>
    <w:rsid w:val="008247FF"/>
    <w:rsid w:val="00824B62"/>
    <w:rsid w:val="00824C55"/>
    <w:rsid w:val="00825107"/>
    <w:rsid w:val="00825E7A"/>
    <w:rsid w:val="00825EE5"/>
    <w:rsid w:val="00826178"/>
    <w:rsid w:val="00826291"/>
    <w:rsid w:val="008267A6"/>
    <w:rsid w:val="008271FD"/>
    <w:rsid w:val="0083000E"/>
    <w:rsid w:val="0083055E"/>
    <w:rsid w:val="008309E4"/>
    <w:rsid w:val="00830EF4"/>
    <w:rsid w:val="00831294"/>
    <w:rsid w:val="008318D1"/>
    <w:rsid w:val="00831B2C"/>
    <w:rsid w:val="00831C6A"/>
    <w:rsid w:val="00832232"/>
    <w:rsid w:val="00832351"/>
    <w:rsid w:val="008324A0"/>
    <w:rsid w:val="00833029"/>
    <w:rsid w:val="008330C9"/>
    <w:rsid w:val="0083324A"/>
    <w:rsid w:val="00833DF2"/>
    <w:rsid w:val="008341CE"/>
    <w:rsid w:val="00834B7F"/>
    <w:rsid w:val="0083526E"/>
    <w:rsid w:val="008360B1"/>
    <w:rsid w:val="0083619E"/>
    <w:rsid w:val="008361DC"/>
    <w:rsid w:val="0083685D"/>
    <w:rsid w:val="00836DEC"/>
    <w:rsid w:val="00836F52"/>
    <w:rsid w:val="00837BE5"/>
    <w:rsid w:val="008402E8"/>
    <w:rsid w:val="008403CC"/>
    <w:rsid w:val="008404A4"/>
    <w:rsid w:val="00840F1D"/>
    <w:rsid w:val="00841670"/>
    <w:rsid w:val="0084168B"/>
    <w:rsid w:val="00841F34"/>
    <w:rsid w:val="0084251C"/>
    <w:rsid w:val="00842766"/>
    <w:rsid w:val="008432AB"/>
    <w:rsid w:val="0084376D"/>
    <w:rsid w:val="00843FD7"/>
    <w:rsid w:val="00843FF6"/>
    <w:rsid w:val="008440E7"/>
    <w:rsid w:val="00844676"/>
    <w:rsid w:val="00844A0B"/>
    <w:rsid w:val="008451E7"/>
    <w:rsid w:val="0084559A"/>
    <w:rsid w:val="008457F2"/>
    <w:rsid w:val="0084581A"/>
    <w:rsid w:val="008459C6"/>
    <w:rsid w:val="00845E3E"/>
    <w:rsid w:val="00846448"/>
    <w:rsid w:val="00846CA4"/>
    <w:rsid w:val="00846D67"/>
    <w:rsid w:val="00846F3A"/>
    <w:rsid w:val="008477D7"/>
    <w:rsid w:val="0084789F"/>
    <w:rsid w:val="00847E30"/>
    <w:rsid w:val="00847F4B"/>
    <w:rsid w:val="0085016A"/>
    <w:rsid w:val="008503EC"/>
    <w:rsid w:val="00851CCF"/>
    <w:rsid w:val="00852994"/>
    <w:rsid w:val="00852A6B"/>
    <w:rsid w:val="00853432"/>
    <w:rsid w:val="00853573"/>
    <w:rsid w:val="008538FA"/>
    <w:rsid w:val="00853AB2"/>
    <w:rsid w:val="00854131"/>
    <w:rsid w:val="008543CB"/>
    <w:rsid w:val="00854874"/>
    <w:rsid w:val="00855329"/>
    <w:rsid w:val="0085566F"/>
    <w:rsid w:val="00855EC9"/>
    <w:rsid w:val="00855FBC"/>
    <w:rsid w:val="008560E7"/>
    <w:rsid w:val="0085616D"/>
    <w:rsid w:val="0085618C"/>
    <w:rsid w:val="00856223"/>
    <w:rsid w:val="008564E6"/>
    <w:rsid w:val="00856505"/>
    <w:rsid w:val="00856B55"/>
    <w:rsid w:val="00856E68"/>
    <w:rsid w:val="0085737F"/>
    <w:rsid w:val="008577B2"/>
    <w:rsid w:val="0085795F"/>
    <w:rsid w:val="00857DA8"/>
    <w:rsid w:val="00857FA1"/>
    <w:rsid w:val="00860610"/>
    <w:rsid w:val="00860DBC"/>
    <w:rsid w:val="008610BC"/>
    <w:rsid w:val="008617D9"/>
    <w:rsid w:val="0086192B"/>
    <w:rsid w:val="00861DF0"/>
    <w:rsid w:val="00862038"/>
    <w:rsid w:val="008624B9"/>
    <w:rsid w:val="0086297E"/>
    <w:rsid w:val="008632E2"/>
    <w:rsid w:val="0086393E"/>
    <w:rsid w:val="00863B48"/>
    <w:rsid w:val="00863DE3"/>
    <w:rsid w:val="0086452E"/>
    <w:rsid w:val="008649DF"/>
    <w:rsid w:val="00864A98"/>
    <w:rsid w:val="00864D30"/>
    <w:rsid w:val="00864D8A"/>
    <w:rsid w:val="00865318"/>
    <w:rsid w:val="00865651"/>
    <w:rsid w:val="00865817"/>
    <w:rsid w:val="008659BE"/>
    <w:rsid w:val="00865A90"/>
    <w:rsid w:val="00865AA9"/>
    <w:rsid w:val="00865F10"/>
    <w:rsid w:val="00866407"/>
    <w:rsid w:val="00866716"/>
    <w:rsid w:val="008668AC"/>
    <w:rsid w:val="008674D0"/>
    <w:rsid w:val="00867860"/>
    <w:rsid w:val="00867AEA"/>
    <w:rsid w:val="00870960"/>
    <w:rsid w:val="008715AF"/>
    <w:rsid w:val="008729DE"/>
    <w:rsid w:val="00873577"/>
    <w:rsid w:val="00873612"/>
    <w:rsid w:val="00873662"/>
    <w:rsid w:val="00873845"/>
    <w:rsid w:val="00873B0F"/>
    <w:rsid w:val="008743E0"/>
    <w:rsid w:val="00874FFE"/>
    <w:rsid w:val="00875564"/>
    <w:rsid w:val="0087597E"/>
    <w:rsid w:val="00875CC9"/>
    <w:rsid w:val="00876057"/>
    <w:rsid w:val="008762D2"/>
    <w:rsid w:val="008763DC"/>
    <w:rsid w:val="0087662E"/>
    <w:rsid w:val="00876667"/>
    <w:rsid w:val="0087666A"/>
    <w:rsid w:val="00876765"/>
    <w:rsid w:val="00877133"/>
    <w:rsid w:val="00877635"/>
    <w:rsid w:val="00877C6A"/>
    <w:rsid w:val="00877E29"/>
    <w:rsid w:val="008801DF"/>
    <w:rsid w:val="00880636"/>
    <w:rsid w:val="00880E81"/>
    <w:rsid w:val="0088188D"/>
    <w:rsid w:val="00881BE6"/>
    <w:rsid w:val="00881CCF"/>
    <w:rsid w:val="008825E8"/>
    <w:rsid w:val="0088265C"/>
    <w:rsid w:val="008830CE"/>
    <w:rsid w:val="0088319C"/>
    <w:rsid w:val="0088360C"/>
    <w:rsid w:val="00883634"/>
    <w:rsid w:val="00883B41"/>
    <w:rsid w:val="00883BC4"/>
    <w:rsid w:val="00883F2A"/>
    <w:rsid w:val="00883FEF"/>
    <w:rsid w:val="0088406B"/>
    <w:rsid w:val="0088471B"/>
    <w:rsid w:val="00884AB4"/>
    <w:rsid w:val="00884DF4"/>
    <w:rsid w:val="008851F2"/>
    <w:rsid w:val="00885663"/>
    <w:rsid w:val="008856C6"/>
    <w:rsid w:val="008859FB"/>
    <w:rsid w:val="00886436"/>
    <w:rsid w:val="00886639"/>
    <w:rsid w:val="00886878"/>
    <w:rsid w:val="008868F6"/>
    <w:rsid w:val="00886C5F"/>
    <w:rsid w:val="00887F4E"/>
    <w:rsid w:val="00890117"/>
    <w:rsid w:val="0089063B"/>
    <w:rsid w:val="00890698"/>
    <w:rsid w:val="008908E3"/>
    <w:rsid w:val="00890E4C"/>
    <w:rsid w:val="00890F5A"/>
    <w:rsid w:val="008915EF"/>
    <w:rsid w:val="00891CF9"/>
    <w:rsid w:val="008921C3"/>
    <w:rsid w:val="0089232C"/>
    <w:rsid w:val="008923ED"/>
    <w:rsid w:val="008925E6"/>
    <w:rsid w:val="008927FD"/>
    <w:rsid w:val="008930A7"/>
    <w:rsid w:val="0089327C"/>
    <w:rsid w:val="008932E9"/>
    <w:rsid w:val="008934D1"/>
    <w:rsid w:val="008937AB"/>
    <w:rsid w:val="00894051"/>
    <w:rsid w:val="0089478F"/>
    <w:rsid w:val="00894B0F"/>
    <w:rsid w:val="00895008"/>
    <w:rsid w:val="008954E7"/>
    <w:rsid w:val="00896192"/>
    <w:rsid w:val="00896B33"/>
    <w:rsid w:val="00897371"/>
    <w:rsid w:val="00897603"/>
    <w:rsid w:val="00897733"/>
    <w:rsid w:val="00897BA1"/>
    <w:rsid w:val="00897FF5"/>
    <w:rsid w:val="008A0091"/>
    <w:rsid w:val="008A040B"/>
    <w:rsid w:val="008A062F"/>
    <w:rsid w:val="008A065E"/>
    <w:rsid w:val="008A068C"/>
    <w:rsid w:val="008A0CBD"/>
    <w:rsid w:val="008A0DA4"/>
    <w:rsid w:val="008A0E62"/>
    <w:rsid w:val="008A0F1B"/>
    <w:rsid w:val="008A16D3"/>
    <w:rsid w:val="008A1CA7"/>
    <w:rsid w:val="008A1FF4"/>
    <w:rsid w:val="008A304E"/>
    <w:rsid w:val="008A3214"/>
    <w:rsid w:val="008A32D3"/>
    <w:rsid w:val="008A354F"/>
    <w:rsid w:val="008A3F5F"/>
    <w:rsid w:val="008A3FF0"/>
    <w:rsid w:val="008A4677"/>
    <w:rsid w:val="008A4B1B"/>
    <w:rsid w:val="008A4CDE"/>
    <w:rsid w:val="008A569C"/>
    <w:rsid w:val="008A5CE2"/>
    <w:rsid w:val="008A616C"/>
    <w:rsid w:val="008A684A"/>
    <w:rsid w:val="008A6972"/>
    <w:rsid w:val="008A7802"/>
    <w:rsid w:val="008A788A"/>
    <w:rsid w:val="008A7BE7"/>
    <w:rsid w:val="008A7CFE"/>
    <w:rsid w:val="008B0341"/>
    <w:rsid w:val="008B0436"/>
    <w:rsid w:val="008B0793"/>
    <w:rsid w:val="008B0C1D"/>
    <w:rsid w:val="008B1462"/>
    <w:rsid w:val="008B1495"/>
    <w:rsid w:val="008B1E83"/>
    <w:rsid w:val="008B21C7"/>
    <w:rsid w:val="008B21FC"/>
    <w:rsid w:val="008B2CAA"/>
    <w:rsid w:val="008B31F6"/>
    <w:rsid w:val="008B387E"/>
    <w:rsid w:val="008B4176"/>
    <w:rsid w:val="008B4B3E"/>
    <w:rsid w:val="008B5816"/>
    <w:rsid w:val="008B645D"/>
    <w:rsid w:val="008B6576"/>
    <w:rsid w:val="008B6E4F"/>
    <w:rsid w:val="008B7961"/>
    <w:rsid w:val="008B7A2A"/>
    <w:rsid w:val="008B7DB2"/>
    <w:rsid w:val="008C0802"/>
    <w:rsid w:val="008C1393"/>
    <w:rsid w:val="008C1813"/>
    <w:rsid w:val="008C196D"/>
    <w:rsid w:val="008C1DF8"/>
    <w:rsid w:val="008C236A"/>
    <w:rsid w:val="008C2539"/>
    <w:rsid w:val="008C2A0A"/>
    <w:rsid w:val="008C2F6A"/>
    <w:rsid w:val="008C3A46"/>
    <w:rsid w:val="008C3F67"/>
    <w:rsid w:val="008C43BA"/>
    <w:rsid w:val="008C51D0"/>
    <w:rsid w:val="008C549D"/>
    <w:rsid w:val="008C5636"/>
    <w:rsid w:val="008C5CF2"/>
    <w:rsid w:val="008C5E92"/>
    <w:rsid w:val="008C6698"/>
    <w:rsid w:val="008C6A76"/>
    <w:rsid w:val="008C6B34"/>
    <w:rsid w:val="008C77FB"/>
    <w:rsid w:val="008D0141"/>
    <w:rsid w:val="008D0598"/>
    <w:rsid w:val="008D0B18"/>
    <w:rsid w:val="008D1124"/>
    <w:rsid w:val="008D11C4"/>
    <w:rsid w:val="008D1228"/>
    <w:rsid w:val="008D12A1"/>
    <w:rsid w:val="008D1380"/>
    <w:rsid w:val="008D1476"/>
    <w:rsid w:val="008D16EC"/>
    <w:rsid w:val="008D1DAF"/>
    <w:rsid w:val="008D1FEA"/>
    <w:rsid w:val="008D25FF"/>
    <w:rsid w:val="008D28D6"/>
    <w:rsid w:val="008D30A9"/>
    <w:rsid w:val="008D32E9"/>
    <w:rsid w:val="008D35EA"/>
    <w:rsid w:val="008D3E4E"/>
    <w:rsid w:val="008D3F1D"/>
    <w:rsid w:val="008D48A3"/>
    <w:rsid w:val="008D4B5B"/>
    <w:rsid w:val="008D4C9F"/>
    <w:rsid w:val="008D4EDE"/>
    <w:rsid w:val="008D5127"/>
    <w:rsid w:val="008D5A9B"/>
    <w:rsid w:val="008D6618"/>
    <w:rsid w:val="008D6A61"/>
    <w:rsid w:val="008D705A"/>
    <w:rsid w:val="008D7838"/>
    <w:rsid w:val="008D7CFC"/>
    <w:rsid w:val="008D7D71"/>
    <w:rsid w:val="008D7EE8"/>
    <w:rsid w:val="008E0E19"/>
    <w:rsid w:val="008E0E49"/>
    <w:rsid w:val="008E1093"/>
    <w:rsid w:val="008E145C"/>
    <w:rsid w:val="008E1B1E"/>
    <w:rsid w:val="008E20FE"/>
    <w:rsid w:val="008E2B9F"/>
    <w:rsid w:val="008E2F71"/>
    <w:rsid w:val="008E3DCF"/>
    <w:rsid w:val="008E42C9"/>
    <w:rsid w:val="008E442D"/>
    <w:rsid w:val="008E48A4"/>
    <w:rsid w:val="008E4ECB"/>
    <w:rsid w:val="008E57BD"/>
    <w:rsid w:val="008E65A6"/>
    <w:rsid w:val="008E667E"/>
    <w:rsid w:val="008E6895"/>
    <w:rsid w:val="008E6FC6"/>
    <w:rsid w:val="008E78F2"/>
    <w:rsid w:val="008E7929"/>
    <w:rsid w:val="008E7A2F"/>
    <w:rsid w:val="008F0667"/>
    <w:rsid w:val="008F0CC1"/>
    <w:rsid w:val="008F1840"/>
    <w:rsid w:val="008F1B8E"/>
    <w:rsid w:val="008F1C9B"/>
    <w:rsid w:val="008F1CB6"/>
    <w:rsid w:val="008F2483"/>
    <w:rsid w:val="008F2ABB"/>
    <w:rsid w:val="008F2DAE"/>
    <w:rsid w:val="008F2F73"/>
    <w:rsid w:val="008F363E"/>
    <w:rsid w:val="008F39F1"/>
    <w:rsid w:val="008F40DE"/>
    <w:rsid w:val="008F41D9"/>
    <w:rsid w:val="008F4903"/>
    <w:rsid w:val="008F4B0C"/>
    <w:rsid w:val="008F4E45"/>
    <w:rsid w:val="008F50D0"/>
    <w:rsid w:val="008F619D"/>
    <w:rsid w:val="008F6BD8"/>
    <w:rsid w:val="008F6C05"/>
    <w:rsid w:val="008F6D3A"/>
    <w:rsid w:val="008F6FDA"/>
    <w:rsid w:val="008F72A8"/>
    <w:rsid w:val="008F78C3"/>
    <w:rsid w:val="008F7B42"/>
    <w:rsid w:val="009000D6"/>
    <w:rsid w:val="009002B9"/>
    <w:rsid w:val="00900783"/>
    <w:rsid w:val="00900E68"/>
    <w:rsid w:val="00900FA3"/>
    <w:rsid w:val="00900FAA"/>
    <w:rsid w:val="0090102E"/>
    <w:rsid w:val="00901302"/>
    <w:rsid w:val="009017FC"/>
    <w:rsid w:val="009021F9"/>
    <w:rsid w:val="0090248C"/>
    <w:rsid w:val="009025B3"/>
    <w:rsid w:val="00902E76"/>
    <w:rsid w:val="00903436"/>
    <w:rsid w:val="00903817"/>
    <w:rsid w:val="00903C7E"/>
    <w:rsid w:val="00904134"/>
    <w:rsid w:val="00904BE9"/>
    <w:rsid w:val="009052B2"/>
    <w:rsid w:val="009063C7"/>
    <w:rsid w:val="00906B42"/>
    <w:rsid w:val="009070E5"/>
    <w:rsid w:val="00907313"/>
    <w:rsid w:val="00907516"/>
    <w:rsid w:val="00907801"/>
    <w:rsid w:val="00907843"/>
    <w:rsid w:val="00907C7E"/>
    <w:rsid w:val="00907D09"/>
    <w:rsid w:val="00907FFE"/>
    <w:rsid w:val="009103C9"/>
    <w:rsid w:val="009106D7"/>
    <w:rsid w:val="00911109"/>
    <w:rsid w:val="00911356"/>
    <w:rsid w:val="0091153D"/>
    <w:rsid w:val="00911690"/>
    <w:rsid w:val="009118FA"/>
    <w:rsid w:val="00911E01"/>
    <w:rsid w:val="009123D8"/>
    <w:rsid w:val="009127E2"/>
    <w:rsid w:val="00912B46"/>
    <w:rsid w:val="00912D3B"/>
    <w:rsid w:val="00913120"/>
    <w:rsid w:val="00913859"/>
    <w:rsid w:val="00913F8D"/>
    <w:rsid w:val="00913FA2"/>
    <w:rsid w:val="009140E4"/>
    <w:rsid w:val="00914B31"/>
    <w:rsid w:val="00914D89"/>
    <w:rsid w:val="009155E1"/>
    <w:rsid w:val="00915670"/>
    <w:rsid w:val="00915975"/>
    <w:rsid w:val="00915BD0"/>
    <w:rsid w:val="00915C24"/>
    <w:rsid w:val="009162D0"/>
    <w:rsid w:val="00916644"/>
    <w:rsid w:val="0091668A"/>
    <w:rsid w:val="009167C6"/>
    <w:rsid w:val="009169C6"/>
    <w:rsid w:val="00916B4E"/>
    <w:rsid w:val="0091701D"/>
    <w:rsid w:val="00917BD6"/>
    <w:rsid w:val="00917F83"/>
    <w:rsid w:val="00920620"/>
    <w:rsid w:val="009206B2"/>
    <w:rsid w:val="009206CF"/>
    <w:rsid w:val="00920DCD"/>
    <w:rsid w:val="00921059"/>
    <w:rsid w:val="00921D61"/>
    <w:rsid w:val="009220E1"/>
    <w:rsid w:val="009223FA"/>
    <w:rsid w:val="0092325E"/>
    <w:rsid w:val="009234AF"/>
    <w:rsid w:val="00924DFD"/>
    <w:rsid w:val="0092577E"/>
    <w:rsid w:val="009258E7"/>
    <w:rsid w:val="00925C1A"/>
    <w:rsid w:val="00925CA2"/>
    <w:rsid w:val="00925D7F"/>
    <w:rsid w:val="00926301"/>
    <w:rsid w:val="009264F3"/>
    <w:rsid w:val="00926736"/>
    <w:rsid w:val="0092685B"/>
    <w:rsid w:val="00926E5A"/>
    <w:rsid w:val="00926F50"/>
    <w:rsid w:val="0092700C"/>
    <w:rsid w:val="0092708E"/>
    <w:rsid w:val="0092733D"/>
    <w:rsid w:val="009274A6"/>
    <w:rsid w:val="00927A00"/>
    <w:rsid w:val="00927BAC"/>
    <w:rsid w:val="00927BCD"/>
    <w:rsid w:val="0093040C"/>
    <w:rsid w:val="0093169F"/>
    <w:rsid w:val="0093187A"/>
    <w:rsid w:val="00931FA0"/>
    <w:rsid w:val="00932067"/>
    <w:rsid w:val="00932474"/>
    <w:rsid w:val="009327B5"/>
    <w:rsid w:val="00932A37"/>
    <w:rsid w:val="00932B1A"/>
    <w:rsid w:val="00933193"/>
    <w:rsid w:val="009331AA"/>
    <w:rsid w:val="0093342B"/>
    <w:rsid w:val="0093370E"/>
    <w:rsid w:val="009337F8"/>
    <w:rsid w:val="00933B9A"/>
    <w:rsid w:val="00933D11"/>
    <w:rsid w:val="00933D98"/>
    <w:rsid w:val="00934472"/>
    <w:rsid w:val="009346FF"/>
    <w:rsid w:val="00934784"/>
    <w:rsid w:val="009349F1"/>
    <w:rsid w:val="009353C7"/>
    <w:rsid w:val="0093555E"/>
    <w:rsid w:val="009355F1"/>
    <w:rsid w:val="00935850"/>
    <w:rsid w:val="00935ABF"/>
    <w:rsid w:val="00935E7A"/>
    <w:rsid w:val="0093600E"/>
    <w:rsid w:val="00936F47"/>
    <w:rsid w:val="0093760B"/>
    <w:rsid w:val="00937658"/>
    <w:rsid w:val="00937FD3"/>
    <w:rsid w:val="00940642"/>
    <w:rsid w:val="00940898"/>
    <w:rsid w:val="009409FF"/>
    <w:rsid w:val="00941091"/>
    <w:rsid w:val="009418FC"/>
    <w:rsid w:val="00942235"/>
    <w:rsid w:val="00942E4F"/>
    <w:rsid w:val="00942F0C"/>
    <w:rsid w:val="00943216"/>
    <w:rsid w:val="0094327F"/>
    <w:rsid w:val="00943856"/>
    <w:rsid w:val="00943A7F"/>
    <w:rsid w:val="00943C0D"/>
    <w:rsid w:val="00943EE1"/>
    <w:rsid w:val="009443C6"/>
    <w:rsid w:val="00944E20"/>
    <w:rsid w:val="00944F6C"/>
    <w:rsid w:val="00945680"/>
    <w:rsid w:val="00945A62"/>
    <w:rsid w:val="00945E94"/>
    <w:rsid w:val="00946594"/>
    <w:rsid w:val="00946606"/>
    <w:rsid w:val="0094694A"/>
    <w:rsid w:val="009469C8"/>
    <w:rsid w:val="00946C84"/>
    <w:rsid w:val="00946FC8"/>
    <w:rsid w:val="009472DF"/>
    <w:rsid w:val="009500C9"/>
    <w:rsid w:val="00950FF0"/>
    <w:rsid w:val="009511BF"/>
    <w:rsid w:val="00951812"/>
    <w:rsid w:val="00951DD7"/>
    <w:rsid w:val="00951DEE"/>
    <w:rsid w:val="00952C62"/>
    <w:rsid w:val="00952C7F"/>
    <w:rsid w:val="00952E82"/>
    <w:rsid w:val="009531EA"/>
    <w:rsid w:val="0095341F"/>
    <w:rsid w:val="00953782"/>
    <w:rsid w:val="009537AC"/>
    <w:rsid w:val="009543C8"/>
    <w:rsid w:val="00954532"/>
    <w:rsid w:val="00954589"/>
    <w:rsid w:val="00954C09"/>
    <w:rsid w:val="00955185"/>
    <w:rsid w:val="00955301"/>
    <w:rsid w:val="0095603B"/>
    <w:rsid w:val="0095623F"/>
    <w:rsid w:val="00956360"/>
    <w:rsid w:val="009573EB"/>
    <w:rsid w:val="009575AA"/>
    <w:rsid w:val="00957700"/>
    <w:rsid w:val="00957782"/>
    <w:rsid w:val="00957848"/>
    <w:rsid w:val="00957BFC"/>
    <w:rsid w:val="00957D64"/>
    <w:rsid w:val="00957E57"/>
    <w:rsid w:val="009601FF"/>
    <w:rsid w:val="00960A4B"/>
    <w:rsid w:val="00960B2D"/>
    <w:rsid w:val="009616C0"/>
    <w:rsid w:val="00961801"/>
    <w:rsid w:val="00961844"/>
    <w:rsid w:val="009621BA"/>
    <w:rsid w:val="009624A6"/>
    <w:rsid w:val="009626AA"/>
    <w:rsid w:val="00962A15"/>
    <w:rsid w:val="00962BA0"/>
    <w:rsid w:val="00962C8C"/>
    <w:rsid w:val="00963879"/>
    <w:rsid w:val="00963B5C"/>
    <w:rsid w:val="00964017"/>
    <w:rsid w:val="0096486B"/>
    <w:rsid w:val="00964987"/>
    <w:rsid w:val="00964F64"/>
    <w:rsid w:val="009653A8"/>
    <w:rsid w:val="00965D68"/>
    <w:rsid w:val="00965DCB"/>
    <w:rsid w:val="00965DDB"/>
    <w:rsid w:val="00965E7A"/>
    <w:rsid w:val="00966BD9"/>
    <w:rsid w:val="00966CA2"/>
    <w:rsid w:val="009670C4"/>
    <w:rsid w:val="009673BD"/>
    <w:rsid w:val="009677D7"/>
    <w:rsid w:val="00967A34"/>
    <w:rsid w:val="00967C31"/>
    <w:rsid w:val="00967D9D"/>
    <w:rsid w:val="009704D5"/>
    <w:rsid w:val="00970501"/>
    <w:rsid w:val="009705F2"/>
    <w:rsid w:val="009707E7"/>
    <w:rsid w:val="00970CD1"/>
    <w:rsid w:val="0097110C"/>
    <w:rsid w:val="009716BA"/>
    <w:rsid w:val="009717B2"/>
    <w:rsid w:val="0097180C"/>
    <w:rsid w:val="00971909"/>
    <w:rsid w:val="00971BE9"/>
    <w:rsid w:val="0097229B"/>
    <w:rsid w:val="009723EC"/>
    <w:rsid w:val="009725AF"/>
    <w:rsid w:val="009730B1"/>
    <w:rsid w:val="0097336B"/>
    <w:rsid w:val="00973565"/>
    <w:rsid w:val="009735D6"/>
    <w:rsid w:val="00973A28"/>
    <w:rsid w:val="00973B65"/>
    <w:rsid w:val="00973C29"/>
    <w:rsid w:val="00973E6D"/>
    <w:rsid w:val="00973F9F"/>
    <w:rsid w:val="009747A4"/>
    <w:rsid w:val="00975252"/>
    <w:rsid w:val="009755E2"/>
    <w:rsid w:val="009756D9"/>
    <w:rsid w:val="009758BD"/>
    <w:rsid w:val="009759BC"/>
    <w:rsid w:val="00975B8E"/>
    <w:rsid w:val="00975C03"/>
    <w:rsid w:val="00975D8E"/>
    <w:rsid w:val="009764E6"/>
    <w:rsid w:val="009767BD"/>
    <w:rsid w:val="00976BED"/>
    <w:rsid w:val="00976C22"/>
    <w:rsid w:val="0097744A"/>
    <w:rsid w:val="00977E97"/>
    <w:rsid w:val="00980DD0"/>
    <w:rsid w:val="00980EFF"/>
    <w:rsid w:val="00981535"/>
    <w:rsid w:val="00981B00"/>
    <w:rsid w:val="009820CF"/>
    <w:rsid w:val="00982410"/>
    <w:rsid w:val="00982546"/>
    <w:rsid w:val="00982AB3"/>
    <w:rsid w:val="00982DC7"/>
    <w:rsid w:val="009838CF"/>
    <w:rsid w:val="0098413A"/>
    <w:rsid w:val="00984A87"/>
    <w:rsid w:val="00984EE4"/>
    <w:rsid w:val="009854B0"/>
    <w:rsid w:val="00985E41"/>
    <w:rsid w:val="00985FC0"/>
    <w:rsid w:val="00986299"/>
    <w:rsid w:val="0098668C"/>
    <w:rsid w:val="009868C9"/>
    <w:rsid w:val="00986E05"/>
    <w:rsid w:val="0098730C"/>
    <w:rsid w:val="00987A74"/>
    <w:rsid w:val="00987B6F"/>
    <w:rsid w:val="00987D1D"/>
    <w:rsid w:val="009900C8"/>
    <w:rsid w:val="0099020B"/>
    <w:rsid w:val="00990ABA"/>
    <w:rsid w:val="0099141C"/>
    <w:rsid w:val="009915B9"/>
    <w:rsid w:val="009917FF"/>
    <w:rsid w:val="009927CD"/>
    <w:rsid w:val="009927E4"/>
    <w:rsid w:val="00992EB4"/>
    <w:rsid w:val="00992F9D"/>
    <w:rsid w:val="00993393"/>
    <w:rsid w:val="009933B5"/>
    <w:rsid w:val="00993438"/>
    <w:rsid w:val="009935DC"/>
    <w:rsid w:val="00993903"/>
    <w:rsid w:val="00994378"/>
    <w:rsid w:val="0099454E"/>
    <w:rsid w:val="00994A3E"/>
    <w:rsid w:val="0099502F"/>
    <w:rsid w:val="00995163"/>
    <w:rsid w:val="00995733"/>
    <w:rsid w:val="009957D6"/>
    <w:rsid w:val="009957F6"/>
    <w:rsid w:val="00995F39"/>
    <w:rsid w:val="00995F54"/>
    <w:rsid w:val="0099609A"/>
    <w:rsid w:val="009961A6"/>
    <w:rsid w:val="00996365"/>
    <w:rsid w:val="009969A9"/>
    <w:rsid w:val="00996A82"/>
    <w:rsid w:val="00996DF4"/>
    <w:rsid w:val="00996FF3"/>
    <w:rsid w:val="009974ED"/>
    <w:rsid w:val="009975A4"/>
    <w:rsid w:val="00997F0C"/>
    <w:rsid w:val="009A0606"/>
    <w:rsid w:val="009A07FB"/>
    <w:rsid w:val="009A0C44"/>
    <w:rsid w:val="009A0E25"/>
    <w:rsid w:val="009A100A"/>
    <w:rsid w:val="009A1056"/>
    <w:rsid w:val="009A10A0"/>
    <w:rsid w:val="009A10DF"/>
    <w:rsid w:val="009A16E9"/>
    <w:rsid w:val="009A1FF2"/>
    <w:rsid w:val="009A2291"/>
    <w:rsid w:val="009A23A3"/>
    <w:rsid w:val="009A23C8"/>
    <w:rsid w:val="009A26E8"/>
    <w:rsid w:val="009A32B8"/>
    <w:rsid w:val="009A32F4"/>
    <w:rsid w:val="009A3774"/>
    <w:rsid w:val="009A3FC6"/>
    <w:rsid w:val="009A42E2"/>
    <w:rsid w:val="009A4657"/>
    <w:rsid w:val="009A4EAA"/>
    <w:rsid w:val="009A503A"/>
    <w:rsid w:val="009A57C1"/>
    <w:rsid w:val="009A5E8A"/>
    <w:rsid w:val="009A5FB3"/>
    <w:rsid w:val="009A5FF9"/>
    <w:rsid w:val="009A6197"/>
    <w:rsid w:val="009A6279"/>
    <w:rsid w:val="009A64B5"/>
    <w:rsid w:val="009A69D8"/>
    <w:rsid w:val="009A6A88"/>
    <w:rsid w:val="009A6D32"/>
    <w:rsid w:val="009A7233"/>
    <w:rsid w:val="009A72E5"/>
    <w:rsid w:val="009A7520"/>
    <w:rsid w:val="009B062F"/>
    <w:rsid w:val="009B0A25"/>
    <w:rsid w:val="009B0BC1"/>
    <w:rsid w:val="009B1286"/>
    <w:rsid w:val="009B1509"/>
    <w:rsid w:val="009B1CBB"/>
    <w:rsid w:val="009B2701"/>
    <w:rsid w:val="009B2AC7"/>
    <w:rsid w:val="009B2BA5"/>
    <w:rsid w:val="009B2D5D"/>
    <w:rsid w:val="009B2E37"/>
    <w:rsid w:val="009B3338"/>
    <w:rsid w:val="009B36BB"/>
    <w:rsid w:val="009B3B0E"/>
    <w:rsid w:val="009B3BBE"/>
    <w:rsid w:val="009B401E"/>
    <w:rsid w:val="009B41F3"/>
    <w:rsid w:val="009B446A"/>
    <w:rsid w:val="009B48A9"/>
    <w:rsid w:val="009B523C"/>
    <w:rsid w:val="009B7430"/>
    <w:rsid w:val="009B7793"/>
    <w:rsid w:val="009B7C83"/>
    <w:rsid w:val="009B7EDC"/>
    <w:rsid w:val="009C0133"/>
    <w:rsid w:val="009C024B"/>
    <w:rsid w:val="009C0A6E"/>
    <w:rsid w:val="009C11EC"/>
    <w:rsid w:val="009C12C8"/>
    <w:rsid w:val="009C1BBF"/>
    <w:rsid w:val="009C2064"/>
    <w:rsid w:val="009C292C"/>
    <w:rsid w:val="009C2E53"/>
    <w:rsid w:val="009C2F92"/>
    <w:rsid w:val="009C3560"/>
    <w:rsid w:val="009C37A1"/>
    <w:rsid w:val="009C39EF"/>
    <w:rsid w:val="009C3FF2"/>
    <w:rsid w:val="009C4E8C"/>
    <w:rsid w:val="009C50E3"/>
    <w:rsid w:val="009C5421"/>
    <w:rsid w:val="009C5580"/>
    <w:rsid w:val="009C5C69"/>
    <w:rsid w:val="009C5DDF"/>
    <w:rsid w:val="009C5E66"/>
    <w:rsid w:val="009C640B"/>
    <w:rsid w:val="009C6B7A"/>
    <w:rsid w:val="009C7554"/>
    <w:rsid w:val="009C7CC9"/>
    <w:rsid w:val="009C7FC0"/>
    <w:rsid w:val="009C7FD8"/>
    <w:rsid w:val="009D0231"/>
    <w:rsid w:val="009D057D"/>
    <w:rsid w:val="009D0882"/>
    <w:rsid w:val="009D0CC2"/>
    <w:rsid w:val="009D0D5F"/>
    <w:rsid w:val="009D0EDA"/>
    <w:rsid w:val="009D10E5"/>
    <w:rsid w:val="009D1300"/>
    <w:rsid w:val="009D151E"/>
    <w:rsid w:val="009D17C7"/>
    <w:rsid w:val="009D1EC3"/>
    <w:rsid w:val="009D275D"/>
    <w:rsid w:val="009D27FD"/>
    <w:rsid w:val="009D2F7B"/>
    <w:rsid w:val="009D3095"/>
    <w:rsid w:val="009D33F4"/>
    <w:rsid w:val="009D34A2"/>
    <w:rsid w:val="009D34D3"/>
    <w:rsid w:val="009D38BD"/>
    <w:rsid w:val="009D3B70"/>
    <w:rsid w:val="009D3BEB"/>
    <w:rsid w:val="009D3D93"/>
    <w:rsid w:val="009D4604"/>
    <w:rsid w:val="009D48BA"/>
    <w:rsid w:val="009D5080"/>
    <w:rsid w:val="009D51B1"/>
    <w:rsid w:val="009D546B"/>
    <w:rsid w:val="009D5630"/>
    <w:rsid w:val="009D570A"/>
    <w:rsid w:val="009D57A5"/>
    <w:rsid w:val="009D5993"/>
    <w:rsid w:val="009D5A17"/>
    <w:rsid w:val="009D5C27"/>
    <w:rsid w:val="009D67C2"/>
    <w:rsid w:val="009D6A26"/>
    <w:rsid w:val="009D6A89"/>
    <w:rsid w:val="009D6B84"/>
    <w:rsid w:val="009D7829"/>
    <w:rsid w:val="009E03AC"/>
    <w:rsid w:val="009E06CD"/>
    <w:rsid w:val="009E0BD8"/>
    <w:rsid w:val="009E0CFC"/>
    <w:rsid w:val="009E0E41"/>
    <w:rsid w:val="009E1111"/>
    <w:rsid w:val="009E1872"/>
    <w:rsid w:val="009E1C28"/>
    <w:rsid w:val="009E2042"/>
    <w:rsid w:val="009E23A4"/>
    <w:rsid w:val="009E28E8"/>
    <w:rsid w:val="009E2BF0"/>
    <w:rsid w:val="009E3046"/>
    <w:rsid w:val="009E385C"/>
    <w:rsid w:val="009E3B4C"/>
    <w:rsid w:val="009E3ED7"/>
    <w:rsid w:val="009E3FEF"/>
    <w:rsid w:val="009E4B32"/>
    <w:rsid w:val="009E4C20"/>
    <w:rsid w:val="009E4CE0"/>
    <w:rsid w:val="009E4EA9"/>
    <w:rsid w:val="009E5169"/>
    <w:rsid w:val="009E520A"/>
    <w:rsid w:val="009E55CB"/>
    <w:rsid w:val="009E588F"/>
    <w:rsid w:val="009E5F05"/>
    <w:rsid w:val="009E6148"/>
    <w:rsid w:val="009E668C"/>
    <w:rsid w:val="009E6755"/>
    <w:rsid w:val="009E6FED"/>
    <w:rsid w:val="009E7D8E"/>
    <w:rsid w:val="009E7E8D"/>
    <w:rsid w:val="009F0049"/>
    <w:rsid w:val="009F136D"/>
    <w:rsid w:val="009F18B0"/>
    <w:rsid w:val="009F19BF"/>
    <w:rsid w:val="009F1C87"/>
    <w:rsid w:val="009F1D39"/>
    <w:rsid w:val="009F25D8"/>
    <w:rsid w:val="009F2931"/>
    <w:rsid w:val="009F2DE0"/>
    <w:rsid w:val="009F3D4E"/>
    <w:rsid w:val="009F3F14"/>
    <w:rsid w:val="009F414C"/>
    <w:rsid w:val="009F4511"/>
    <w:rsid w:val="009F459F"/>
    <w:rsid w:val="009F4890"/>
    <w:rsid w:val="009F50D7"/>
    <w:rsid w:val="009F579C"/>
    <w:rsid w:val="009F5FCC"/>
    <w:rsid w:val="009F6365"/>
    <w:rsid w:val="009F69F4"/>
    <w:rsid w:val="009F6A44"/>
    <w:rsid w:val="009F753D"/>
    <w:rsid w:val="009F7672"/>
    <w:rsid w:val="009F7D87"/>
    <w:rsid w:val="00A00342"/>
    <w:rsid w:val="00A008B6"/>
    <w:rsid w:val="00A00B54"/>
    <w:rsid w:val="00A00BA8"/>
    <w:rsid w:val="00A00E51"/>
    <w:rsid w:val="00A01132"/>
    <w:rsid w:val="00A01194"/>
    <w:rsid w:val="00A011A6"/>
    <w:rsid w:val="00A019DF"/>
    <w:rsid w:val="00A01F33"/>
    <w:rsid w:val="00A02681"/>
    <w:rsid w:val="00A02693"/>
    <w:rsid w:val="00A0298E"/>
    <w:rsid w:val="00A02DE8"/>
    <w:rsid w:val="00A0361E"/>
    <w:rsid w:val="00A03F06"/>
    <w:rsid w:val="00A0405C"/>
    <w:rsid w:val="00A041CC"/>
    <w:rsid w:val="00A0454F"/>
    <w:rsid w:val="00A045DB"/>
    <w:rsid w:val="00A04A42"/>
    <w:rsid w:val="00A04BF0"/>
    <w:rsid w:val="00A051AE"/>
    <w:rsid w:val="00A053A6"/>
    <w:rsid w:val="00A0565C"/>
    <w:rsid w:val="00A05D39"/>
    <w:rsid w:val="00A05ED7"/>
    <w:rsid w:val="00A064C1"/>
    <w:rsid w:val="00A06C76"/>
    <w:rsid w:val="00A06EA4"/>
    <w:rsid w:val="00A072B8"/>
    <w:rsid w:val="00A07B89"/>
    <w:rsid w:val="00A07CD1"/>
    <w:rsid w:val="00A105EE"/>
    <w:rsid w:val="00A11260"/>
    <w:rsid w:val="00A11297"/>
    <w:rsid w:val="00A1174C"/>
    <w:rsid w:val="00A118E9"/>
    <w:rsid w:val="00A129E6"/>
    <w:rsid w:val="00A12AA4"/>
    <w:rsid w:val="00A12B6D"/>
    <w:rsid w:val="00A12BBE"/>
    <w:rsid w:val="00A13034"/>
    <w:rsid w:val="00A13072"/>
    <w:rsid w:val="00A13102"/>
    <w:rsid w:val="00A140F0"/>
    <w:rsid w:val="00A141A8"/>
    <w:rsid w:val="00A146B4"/>
    <w:rsid w:val="00A14707"/>
    <w:rsid w:val="00A14E28"/>
    <w:rsid w:val="00A15BAB"/>
    <w:rsid w:val="00A15D9D"/>
    <w:rsid w:val="00A15F8C"/>
    <w:rsid w:val="00A16258"/>
    <w:rsid w:val="00A1753F"/>
    <w:rsid w:val="00A17C03"/>
    <w:rsid w:val="00A20150"/>
    <w:rsid w:val="00A2048E"/>
    <w:rsid w:val="00A20B4B"/>
    <w:rsid w:val="00A20B60"/>
    <w:rsid w:val="00A214B2"/>
    <w:rsid w:val="00A21F34"/>
    <w:rsid w:val="00A223A6"/>
    <w:rsid w:val="00A22503"/>
    <w:rsid w:val="00A22BD7"/>
    <w:rsid w:val="00A22E6D"/>
    <w:rsid w:val="00A23312"/>
    <w:rsid w:val="00A23F50"/>
    <w:rsid w:val="00A2444C"/>
    <w:rsid w:val="00A244E1"/>
    <w:rsid w:val="00A24770"/>
    <w:rsid w:val="00A24CAB"/>
    <w:rsid w:val="00A2557D"/>
    <w:rsid w:val="00A25CC9"/>
    <w:rsid w:val="00A25F1B"/>
    <w:rsid w:val="00A25F43"/>
    <w:rsid w:val="00A263BA"/>
    <w:rsid w:val="00A270CF"/>
    <w:rsid w:val="00A271A5"/>
    <w:rsid w:val="00A27D0C"/>
    <w:rsid w:val="00A27E7E"/>
    <w:rsid w:val="00A27FB6"/>
    <w:rsid w:val="00A30128"/>
    <w:rsid w:val="00A30271"/>
    <w:rsid w:val="00A3027F"/>
    <w:rsid w:val="00A3037D"/>
    <w:rsid w:val="00A311F1"/>
    <w:rsid w:val="00A31DB7"/>
    <w:rsid w:val="00A31E66"/>
    <w:rsid w:val="00A3204B"/>
    <w:rsid w:val="00A32D0B"/>
    <w:rsid w:val="00A330B9"/>
    <w:rsid w:val="00A331F0"/>
    <w:rsid w:val="00A33C2B"/>
    <w:rsid w:val="00A33F41"/>
    <w:rsid w:val="00A34398"/>
    <w:rsid w:val="00A34E69"/>
    <w:rsid w:val="00A35029"/>
    <w:rsid w:val="00A3529C"/>
    <w:rsid w:val="00A3536B"/>
    <w:rsid w:val="00A35A1F"/>
    <w:rsid w:val="00A35D40"/>
    <w:rsid w:val="00A36240"/>
    <w:rsid w:val="00A364BA"/>
    <w:rsid w:val="00A37211"/>
    <w:rsid w:val="00A376B2"/>
    <w:rsid w:val="00A37B5F"/>
    <w:rsid w:val="00A37F1D"/>
    <w:rsid w:val="00A4016F"/>
    <w:rsid w:val="00A40A05"/>
    <w:rsid w:val="00A40E95"/>
    <w:rsid w:val="00A41469"/>
    <w:rsid w:val="00A414DA"/>
    <w:rsid w:val="00A41D09"/>
    <w:rsid w:val="00A4222C"/>
    <w:rsid w:val="00A431EC"/>
    <w:rsid w:val="00A43722"/>
    <w:rsid w:val="00A437F3"/>
    <w:rsid w:val="00A4431B"/>
    <w:rsid w:val="00A44880"/>
    <w:rsid w:val="00A44CFE"/>
    <w:rsid w:val="00A45251"/>
    <w:rsid w:val="00A46257"/>
    <w:rsid w:val="00A4686A"/>
    <w:rsid w:val="00A46945"/>
    <w:rsid w:val="00A46AE9"/>
    <w:rsid w:val="00A46C77"/>
    <w:rsid w:val="00A46E34"/>
    <w:rsid w:val="00A476DB"/>
    <w:rsid w:val="00A4795E"/>
    <w:rsid w:val="00A47C15"/>
    <w:rsid w:val="00A47C2C"/>
    <w:rsid w:val="00A47E35"/>
    <w:rsid w:val="00A47F91"/>
    <w:rsid w:val="00A50474"/>
    <w:rsid w:val="00A504DE"/>
    <w:rsid w:val="00A50767"/>
    <w:rsid w:val="00A50789"/>
    <w:rsid w:val="00A51132"/>
    <w:rsid w:val="00A512F3"/>
    <w:rsid w:val="00A516FE"/>
    <w:rsid w:val="00A524F5"/>
    <w:rsid w:val="00A538C7"/>
    <w:rsid w:val="00A54FA8"/>
    <w:rsid w:val="00A54FAD"/>
    <w:rsid w:val="00A55017"/>
    <w:rsid w:val="00A55387"/>
    <w:rsid w:val="00A55515"/>
    <w:rsid w:val="00A558A9"/>
    <w:rsid w:val="00A564E8"/>
    <w:rsid w:val="00A5656D"/>
    <w:rsid w:val="00A56677"/>
    <w:rsid w:val="00A56775"/>
    <w:rsid w:val="00A56CD9"/>
    <w:rsid w:val="00A56DE5"/>
    <w:rsid w:val="00A56E7C"/>
    <w:rsid w:val="00A574A5"/>
    <w:rsid w:val="00A57509"/>
    <w:rsid w:val="00A575F5"/>
    <w:rsid w:val="00A5787B"/>
    <w:rsid w:val="00A57882"/>
    <w:rsid w:val="00A5797A"/>
    <w:rsid w:val="00A6011A"/>
    <w:rsid w:val="00A60291"/>
    <w:rsid w:val="00A60408"/>
    <w:rsid w:val="00A6075B"/>
    <w:rsid w:val="00A6089D"/>
    <w:rsid w:val="00A60AB9"/>
    <w:rsid w:val="00A60DA8"/>
    <w:rsid w:val="00A60E52"/>
    <w:rsid w:val="00A6102C"/>
    <w:rsid w:val="00A6157E"/>
    <w:rsid w:val="00A61AF7"/>
    <w:rsid w:val="00A61B54"/>
    <w:rsid w:val="00A61F94"/>
    <w:rsid w:val="00A627AE"/>
    <w:rsid w:val="00A62F83"/>
    <w:rsid w:val="00A633D7"/>
    <w:rsid w:val="00A63770"/>
    <w:rsid w:val="00A63A55"/>
    <w:rsid w:val="00A64057"/>
    <w:rsid w:val="00A642D1"/>
    <w:rsid w:val="00A64424"/>
    <w:rsid w:val="00A64CA5"/>
    <w:rsid w:val="00A64EF1"/>
    <w:rsid w:val="00A65224"/>
    <w:rsid w:val="00A653A6"/>
    <w:rsid w:val="00A6552C"/>
    <w:rsid w:val="00A6586A"/>
    <w:rsid w:val="00A65D8F"/>
    <w:rsid w:val="00A664D0"/>
    <w:rsid w:val="00A664EC"/>
    <w:rsid w:val="00A66871"/>
    <w:rsid w:val="00A66924"/>
    <w:rsid w:val="00A66DD8"/>
    <w:rsid w:val="00A6722B"/>
    <w:rsid w:val="00A6733A"/>
    <w:rsid w:val="00A6764D"/>
    <w:rsid w:val="00A6781D"/>
    <w:rsid w:val="00A67E6B"/>
    <w:rsid w:val="00A70056"/>
    <w:rsid w:val="00A70094"/>
    <w:rsid w:val="00A70408"/>
    <w:rsid w:val="00A7077B"/>
    <w:rsid w:val="00A707B1"/>
    <w:rsid w:val="00A70BE3"/>
    <w:rsid w:val="00A70C6E"/>
    <w:rsid w:val="00A715E9"/>
    <w:rsid w:val="00A71619"/>
    <w:rsid w:val="00A71973"/>
    <w:rsid w:val="00A719D8"/>
    <w:rsid w:val="00A71A4D"/>
    <w:rsid w:val="00A71B12"/>
    <w:rsid w:val="00A71C40"/>
    <w:rsid w:val="00A721B9"/>
    <w:rsid w:val="00A7235E"/>
    <w:rsid w:val="00A7283C"/>
    <w:rsid w:val="00A72974"/>
    <w:rsid w:val="00A733BE"/>
    <w:rsid w:val="00A73639"/>
    <w:rsid w:val="00A73B83"/>
    <w:rsid w:val="00A7455B"/>
    <w:rsid w:val="00A74593"/>
    <w:rsid w:val="00A7479E"/>
    <w:rsid w:val="00A747E5"/>
    <w:rsid w:val="00A74A10"/>
    <w:rsid w:val="00A74DA0"/>
    <w:rsid w:val="00A75065"/>
    <w:rsid w:val="00A75865"/>
    <w:rsid w:val="00A75982"/>
    <w:rsid w:val="00A75B9B"/>
    <w:rsid w:val="00A75D0F"/>
    <w:rsid w:val="00A75D71"/>
    <w:rsid w:val="00A75FD2"/>
    <w:rsid w:val="00A76468"/>
    <w:rsid w:val="00A76490"/>
    <w:rsid w:val="00A766F4"/>
    <w:rsid w:val="00A76E09"/>
    <w:rsid w:val="00A771B6"/>
    <w:rsid w:val="00A77737"/>
    <w:rsid w:val="00A779A3"/>
    <w:rsid w:val="00A77E04"/>
    <w:rsid w:val="00A80467"/>
    <w:rsid w:val="00A80970"/>
    <w:rsid w:val="00A80C33"/>
    <w:rsid w:val="00A81205"/>
    <w:rsid w:val="00A8124F"/>
    <w:rsid w:val="00A8178E"/>
    <w:rsid w:val="00A819FF"/>
    <w:rsid w:val="00A81DDC"/>
    <w:rsid w:val="00A81F77"/>
    <w:rsid w:val="00A82DDB"/>
    <w:rsid w:val="00A83038"/>
    <w:rsid w:val="00A83782"/>
    <w:rsid w:val="00A83D63"/>
    <w:rsid w:val="00A84A30"/>
    <w:rsid w:val="00A84DC2"/>
    <w:rsid w:val="00A854BA"/>
    <w:rsid w:val="00A85648"/>
    <w:rsid w:val="00A858B7"/>
    <w:rsid w:val="00A858FD"/>
    <w:rsid w:val="00A86B77"/>
    <w:rsid w:val="00A86D37"/>
    <w:rsid w:val="00A87357"/>
    <w:rsid w:val="00A903CB"/>
    <w:rsid w:val="00A907ED"/>
    <w:rsid w:val="00A9092A"/>
    <w:rsid w:val="00A90A1E"/>
    <w:rsid w:val="00A9106C"/>
    <w:rsid w:val="00A9171C"/>
    <w:rsid w:val="00A9175C"/>
    <w:rsid w:val="00A919AA"/>
    <w:rsid w:val="00A91FBC"/>
    <w:rsid w:val="00A92049"/>
    <w:rsid w:val="00A92932"/>
    <w:rsid w:val="00A92D86"/>
    <w:rsid w:val="00A93490"/>
    <w:rsid w:val="00A93602"/>
    <w:rsid w:val="00A93A90"/>
    <w:rsid w:val="00A93BBB"/>
    <w:rsid w:val="00A93E52"/>
    <w:rsid w:val="00A93F5C"/>
    <w:rsid w:val="00A94687"/>
    <w:rsid w:val="00A95008"/>
    <w:rsid w:val="00A95124"/>
    <w:rsid w:val="00A95300"/>
    <w:rsid w:val="00A95961"/>
    <w:rsid w:val="00A95C6E"/>
    <w:rsid w:val="00A95EE1"/>
    <w:rsid w:val="00A95F72"/>
    <w:rsid w:val="00A9622F"/>
    <w:rsid w:val="00A96345"/>
    <w:rsid w:val="00A96360"/>
    <w:rsid w:val="00A96511"/>
    <w:rsid w:val="00A96AC0"/>
    <w:rsid w:val="00A96FB7"/>
    <w:rsid w:val="00A97267"/>
    <w:rsid w:val="00A97A0C"/>
    <w:rsid w:val="00A97EE7"/>
    <w:rsid w:val="00AA066D"/>
    <w:rsid w:val="00AA0AC1"/>
    <w:rsid w:val="00AA0B81"/>
    <w:rsid w:val="00AA0F9E"/>
    <w:rsid w:val="00AA186D"/>
    <w:rsid w:val="00AA19F4"/>
    <w:rsid w:val="00AA1C8A"/>
    <w:rsid w:val="00AA28A5"/>
    <w:rsid w:val="00AA29DD"/>
    <w:rsid w:val="00AA373C"/>
    <w:rsid w:val="00AA37F8"/>
    <w:rsid w:val="00AA3EB9"/>
    <w:rsid w:val="00AA4DD4"/>
    <w:rsid w:val="00AA5F9A"/>
    <w:rsid w:val="00AA616D"/>
    <w:rsid w:val="00AA6AD8"/>
    <w:rsid w:val="00AA6D97"/>
    <w:rsid w:val="00AA78A0"/>
    <w:rsid w:val="00AA7CB3"/>
    <w:rsid w:val="00AA7F86"/>
    <w:rsid w:val="00AB0059"/>
    <w:rsid w:val="00AB01BF"/>
    <w:rsid w:val="00AB02A5"/>
    <w:rsid w:val="00AB0459"/>
    <w:rsid w:val="00AB1291"/>
    <w:rsid w:val="00AB1AF0"/>
    <w:rsid w:val="00AB253B"/>
    <w:rsid w:val="00AB25C4"/>
    <w:rsid w:val="00AB2691"/>
    <w:rsid w:val="00AB2C3D"/>
    <w:rsid w:val="00AB3B18"/>
    <w:rsid w:val="00AB4156"/>
    <w:rsid w:val="00AB48FC"/>
    <w:rsid w:val="00AB4BFF"/>
    <w:rsid w:val="00AB4EBF"/>
    <w:rsid w:val="00AB58E4"/>
    <w:rsid w:val="00AB5D80"/>
    <w:rsid w:val="00AB6334"/>
    <w:rsid w:val="00AB638D"/>
    <w:rsid w:val="00AB6A8D"/>
    <w:rsid w:val="00AB6B28"/>
    <w:rsid w:val="00AC011B"/>
    <w:rsid w:val="00AC0394"/>
    <w:rsid w:val="00AC0AF4"/>
    <w:rsid w:val="00AC0B12"/>
    <w:rsid w:val="00AC11C0"/>
    <w:rsid w:val="00AC11D3"/>
    <w:rsid w:val="00AC17AF"/>
    <w:rsid w:val="00AC1BC9"/>
    <w:rsid w:val="00AC1D66"/>
    <w:rsid w:val="00AC1E80"/>
    <w:rsid w:val="00AC1E81"/>
    <w:rsid w:val="00AC2672"/>
    <w:rsid w:val="00AC273B"/>
    <w:rsid w:val="00AC29BE"/>
    <w:rsid w:val="00AC2D41"/>
    <w:rsid w:val="00AC2F4F"/>
    <w:rsid w:val="00AC312B"/>
    <w:rsid w:val="00AC3344"/>
    <w:rsid w:val="00AC380B"/>
    <w:rsid w:val="00AC3C44"/>
    <w:rsid w:val="00AC3CBA"/>
    <w:rsid w:val="00AC4A53"/>
    <w:rsid w:val="00AC4C65"/>
    <w:rsid w:val="00AC4C72"/>
    <w:rsid w:val="00AC4FBA"/>
    <w:rsid w:val="00AC5320"/>
    <w:rsid w:val="00AC56D4"/>
    <w:rsid w:val="00AC69B7"/>
    <w:rsid w:val="00AC764C"/>
    <w:rsid w:val="00AC7C21"/>
    <w:rsid w:val="00AD035C"/>
    <w:rsid w:val="00AD05FF"/>
    <w:rsid w:val="00AD0B48"/>
    <w:rsid w:val="00AD15C0"/>
    <w:rsid w:val="00AD1951"/>
    <w:rsid w:val="00AD19EB"/>
    <w:rsid w:val="00AD2007"/>
    <w:rsid w:val="00AD2397"/>
    <w:rsid w:val="00AD26B8"/>
    <w:rsid w:val="00AD2742"/>
    <w:rsid w:val="00AD28E6"/>
    <w:rsid w:val="00AD3034"/>
    <w:rsid w:val="00AD3A30"/>
    <w:rsid w:val="00AD3E99"/>
    <w:rsid w:val="00AD4518"/>
    <w:rsid w:val="00AD4C8A"/>
    <w:rsid w:val="00AD50C9"/>
    <w:rsid w:val="00AD548A"/>
    <w:rsid w:val="00AD587E"/>
    <w:rsid w:val="00AD5933"/>
    <w:rsid w:val="00AD59EE"/>
    <w:rsid w:val="00AD5B40"/>
    <w:rsid w:val="00AD5B96"/>
    <w:rsid w:val="00AD5E0A"/>
    <w:rsid w:val="00AD6414"/>
    <w:rsid w:val="00AD65D0"/>
    <w:rsid w:val="00AD6781"/>
    <w:rsid w:val="00AD67E0"/>
    <w:rsid w:val="00AD6801"/>
    <w:rsid w:val="00AD6E66"/>
    <w:rsid w:val="00AD6E81"/>
    <w:rsid w:val="00AD70BA"/>
    <w:rsid w:val="00AD7C74"/>
    <w:rsid w:val="00AD7E27"/>
    <w:rsid w:val="00AD7F3B"/>
    <w:rsid w:val="00AD7FFE"/>
    <w:rsid w:val="00AE02BE"/>
    <w:rsid w:val="00AE06AB"/>
    <w:rsid w:val="00AE074A"/>
    <w:rsid w:val="00AE0814"/>
    <w:rsid w:val="00AE08B3"/>
    <w:rsid w:val="00AE08DE"/>
    <w:rsid w:val="00AE0D3D"/>
    <w:rsid w:val="00AE14CB"/>
    <w:rsid w:val="00AE1963"/>
    <w:rsid w:val="00AE1C3C"/>
    <w:rsid w:val="00AE345D"/>
    <w:rsid w:val="00AE3773"/>
    <w:rsid w:val="00AE37DD"/>
    <w:rsid w:val="00AE3B07"/>
    <w:rsid w:val="00AE3D3A"/>
    <w:rsid w:val="00AE4CEC"/>
    <w:rsid w:val="00AE4DD5"/>
    <w:rsid w:val="00AE4EBD"/>
    <w:rsid w:val="00AE581C"/>
    <w:rsid w:val="00AE5C5D"/>
    <w:rsid w:val="00AE654B"/>
    <w:rsid w:val="00AE677B"/>
    <w:rsid w:val="00AE6B1E"/>
    <w:rsid w:val="00AE7153"/>
    <w:rsid w:val="00AE739F"/>
    <w:rsid w:val="00AE7982"/>
    <w:rsid w:val="00AE7A2E"/>
    <w:rsid w:val="00AE7E43"/>
    <w:rsid w:val="00AF04E5"/>
    <w:rsid w:val="00AF0824"/>
    <w:rsid w:val="00AF0A7E"/>
    <w:rsid w:val="00AF0E6C"/>
    <w:rsid w:val="00AF11EB"/>
    <w:rsid w:val="00AF1533"/>
    <w:rsid w:val="00AF1845"/>
    <w:rsid w:val="00AF187B"/>
    <w:rsid w:val="00AF1E17"/>
    <w:rsid w:val="00AF1E3D"/>
    <w:rsid w:val="00AF26D7"/>
    <w:rsid w:val="00AF32B3"/>
    <w:rsid w:val="00AF38A4"/>
    <w:rsid w:val="00AF38B5"/>
    <w:rsid w:val="00AF3AF0"/>
    <w:rsid w:val="00AF3E14"/>
    <w:rsid w:val="00AF40AE"/>
    <w:rsid w:val="00AF42E8"/>
    <w:rsid w:val="00AF4C41"/>
    <w:rsid w:val="00AF5759"/>
    <w:rsid w:val="00AF5A4C"/>
    <w:rsid w:val="00AF5BDC"/>
    <w:rsid w:val="00AF600E"/>
    <w:rsid w:val="00AF625A"/>
    <w:rsid w:val="00AF635F"/>
    <w:rsid w:val="00AF6435"/>
    <w:rsid w:val="00AF68F3"/>
    <w:rsid w:val="00AF7135"/>
    <w:rsid w:val="00AF782F"/>
    <w:rsid w:val="00AF7921"/>
    <w:rsid w:val="00B00375"/>
    <w:rsid w:val="00B006EB"/>
    <w:rsid w:val="00B0098D"/>
    <w:rsid w:val="00B00E0F"/>
    <w:rsid w:val="00B0137C"/>
    <w:rsid w:val="00B01564"/>
    <w:rsid w:val="00B01987"/>
    <w:rsid w:val="00B01D08"/>
    <w:rsid w:val="00B01DB3"/>
    <w:rsid w:val="00B01DD2"/>
    <w:rsid w:val="00B021F8"/>
    <w:rsid w:val="00B02237"/>
    <w:rsid w:val="00B02FE4"/>
    <w:rsid w:val="00B03145"/>
    <w:rsid w:val="00B03420"/>
    <w:rsid w:val="00B03999"/>
    <w:rsid w:val="00B039B0"/>
    <w:rsid w:val="00B045C0"/>
    <w:rsid w:val="00B04CAD"/>
    <w:rsid w:val="00B055D5"/>
    <w:rsid w:val="00B05627"/>
    <w:rsid w:val="00B05683"/>
    <w:rsid w:val="00B05F9E"/>
    <w:rsid w:val="00B061EC"/>
    <w:rsid w:val="00B06392"/>
    <w:rsid w:val="00B065A5"/>
    <w:rsid w:val="00B06914"/>
    <w:rsid w:val="00B069E7"/>
    <w:rsid w:val="00B06C59"/>
    <w:rsid w:val="00B06DF3"/>
    <w:rsid w:val="00B07BE0"/>
    <w:rsid w:val="00B07F3D"/>
    <w:rsid w:val="00B1054B"/>
    <w:rsid w:val="00B10CC3"/>
    <w:rsid w:val="00B10CEE"/>
    <w:rsid w:val="00B1106F"/>
    <w:rsid w:val="00B114D4"/>
    <w:rsid w:val="00B118FF"/>
    <w:rsid w:val="00B11A5C"/>
    <w:rsid w:val="00B11A89"/>
    <w:rsid w:val="00B122CE"/>
    <w:rsid w:val="00B128FC"/>
    <w:rsid w:val="00B12DA4"/>
    <w:rsid w:val="00B13521"/>
    <w:rsid w:val="00B1359B"/>
    <w:rsid w:val="00B1368C"/>
    <w:rsid w:val="00B13C90"/>
    <w:rsid w:val="00B1421E"/>
    <w:rsid w:val="00B149C2"/>
    <w:rsid w:val="00B14C82"/>
    <w:rsid w:val="00B15477"/>
    <w:rsid w:val="00B15CFB"/>
    <w:rsid w:val="00B15E34"/>
    <w:rsid w:val="00B15E60"/>
    <w:rsid w:val="00B16821"/>
    <w:rsid w:val="00B169F8"/>
    <w:rsid w:val="00B16DDF"/>
    <w:rsid w:val="00B16FCC"/>
    <w:rsid w:val="00B171C0"/>
    <w:rsid w:val="00B173DC"/>
    <w:rsid w:val="00B17779"/>
    <w:rsid w:val="00B177A8"/>
    <w:rsid w:val="00B17A4D"/>
    <w:rsid w:val="00B17B96"/>
    <w:rsid w:val="00B17DB6"/>
    <w:rsid w:val="00B17E75"/>
    <w:rsid w:val="00B20080"/>
    <w:rsid w:val="00B200A6"/>
    <w:rsid w:val="00B2032D"/>
    <w:rsid w:val="00B2063D"/>
    <w:rsid w:val="00B20C29"/>
    <w:rsid w:val="00B20E36"/>
    <w:rsid w:val="00B2139B"/>
    <w:rsid w:val="00B21434"/>
    <w:rsid w:val="00B2150B"/>
    <w:rsid w:val="00B21D43"/>
    <w:rsid w:val="00B22022"/>
    <w:rsid w:val="00B2220A"/>
    <w:rsid w:val="00B226B9"/>
    <w:rsid w:val="00B228AB"/>
    <w:rsid w:val="00B22A3F"/>
    <w:rsid w:val="00B22EF3"/>
    <w:rsid w:val="00B234A5"/>
    <w:rsid w:val="00B23603"/>
    <w:rsid w:val="00B240A5"/>
    <w:rsid w:val="00B248B4"/>
    <w:rsid w:val="00B25808"/>
    <w:rsid w:val="00B25AF6"/>
    <w:rsid w:val="00B2614B"/>
    <w:rsid w:val="00B26569"/>
    <w:rsid w:val="00B268AB"/>
    <w:rsid w:val="00B26EBB"/>
    <w:rsid w:val="00B274DE"/>
    <w:rsid w:val="00B27634"/>
    <w:rsid w:val="00B27774"/>
    <w:rsid w:val="00B27FD8"/>
    <w:rsid w:val="00B30035"/>
    <w:rsid w:val="00B30487"/>
    <w:rsid w:val="00B3069C"/>
    <w:rsid w:val="00B30792"/>
    <w:rsid w:val="00B30A61"/>
    <w:rsid w:val="00B30E40"/>
    <w:rsid w:val="00B31C60"/>
    <w:rsid w:val="00B31E21"/>
    <w:rsid w:val="00B3208F"/>
    <w:rsid w:val="00B32110"/>
    <w:rsid w:val="00B32796"/>
    <w:rsid w:val="00B3281D"/>
    <w:rsid w:val="00B32BDF"/>
    <w:rsid w:val="00B3313A"/>
    <w:rsid w:val="00B334FD"/>
    <w:rsid w:val="00B3351B"/>
    <w:rsid w:val="00B33B0C"/>
    <w:rsid w:val="00B33C1A"/>
    <w:rsid w:val="00B353A3"/>
    <w:rsid w:val="00B35C57"/>
    <w:rsid w:val="00B35C62"/>
    <w:rsid w:val="00B3612E"/>
    <w:rsid w:val="00B36621"/>
    <w:rsid w:val="00B367AF"/>
    <w:rsid w:val="00B369F8"/>
    <w:rsid w:val="00B3707D"/>
    <w:rsid w:val="00B379B0"/>
    <w:rsid w:val="00B4012D"/>
    <w:rsid w:val="00B40671"/>
    <w:rsid w:val="00B40B0E"/>
    <w:rsid w:val="00B40B17"/>
    <w:rsid w:val="00B41BF9"/>
    <w:rsid w:val="00B41EC3"/>
    <w:rsid w:val="00B41FAB"/>
    <w:rsid w:val="00B42194"/>
    <w:rsid w:val="00B42795"/>
    <w:rsid w:val="00B42A45"/>
    <w:rsid w:val="00B4358B"/>
    <w:rsid w:val="00B43BF4"/>
    <w:rsid w:val="00B43EEB"/>
    <w:rsid w:val="00B43F5A"/>
    <w:rsid w:val="00B44398"/>
    <w:rsid w:val="00B4456E"/>
    <w:rsid w:val="00B446C8"/>
    <w:rsid w:val="00B44A24"/>
    <w:rsid w:val="00B44C89"/>
    <w:rsid w:val="00B44D42"/>
    <w:rsid w:val="00B45286"/>
    <w:rsid w:val="00B45435"/>
    <w:rsid w:val="00B454C9"/>
    <w:rsid w:val="00B454E8"/>
    <w:rsid w:val="00B45B4D"/>
    <w:rsid w:val="00B46988"/>
    <w:rsid w:val="00B46C37"/>
    <w:rsid w:val="00B46F66"/>
    <w:rsid w:val="00B476B3"/>
    <w:rsid w:val="00B476CE"/>
    <w:rsid w:val="00B47B37"/>
    <w:rsid w:val="00B47DF6"/>
    <w:rsid w:val="00B504C9"/>
    <w:rsid w:val="00B508F2"/>
    <w:rsid w:val="00B50939"/>
    <w:rsid w:val="00B5115A"/>
    <w:rsid w:val="00B5117A"/>
    <w:rsid w:val="00B5281E"/>
    <w:rsid w:val="00B52CAB"/>
    <w:rsid w:val="00B530D9"/>
    <w:rsid w:val="00B5322E"/>
    <w:rsid w:val="00B53982"/>
    <w:rsid w:val="00B53D92"/>
    <w:rsid w:val="00B5447F"/>
    <w:rsid w:val="00B54587"/>
    <w:rsid w:val="00B549D5"/>
    <w:rsid w:val="00B54B9C"/>
    <w:rsid w:val="00B55237"/>
    <w:rsid w:val="00B55386"/>
    <w:rsid w:val="00B556B9"/>
    <w:rsid w:val="00B55AC2"/>
    <w:rsid w:val="00B56089"/>
    <w:rsid w:val="00B5608E"/>
    <w:rsid w:val="00B560BC"/>
    <w:rsid w:val="00B562B1"/>
    <w:rsid w:val="00B5688C"/>
    <w:rsid w:val="00B56A9E"/>
    <w:rsid w:val="00B56E27"/>
    <w:rsid w:val="00B56FA0"/>
    <w:rsid w:val="00B573AA"/>
    <w:rsid w:val="00B574F2"/>
    <w:rsid w:val="00B57CE3"/>
    <w:rsid w:val="00B57E96"/>
    <w:rsid w:val="00B6030E"/>
    <w:rsid w:val="00B606AE"/>
    <w:rsid w:val="00B608D7"/>
    <w:rsid w:val="00B60BD2"/>
    <w:rsid w:val="00B60C8C"/>
    <w:rsid w:val="00B61504"/>
    <w:rsid w:val="00B616E5"/>
    <w:rsid w:val="00B62387"/>
    <w:rsid w:val="00B62752"/>
    <w:rsid w:val="00B62AA0"/>
    <w:rsid w:val="00B62EF8"/>
    <w:rsid w:val="00B630CC"/>
    <w:rsid w:val="00B632C4"/>
    <w:rsid w:val="00B63834"/>
    <w:rsid w:val="00B64220"/>
    <w:rsid w:val="00B643A0"/>
    <w:rsid w:val="00B64988"/>
    <w:rsid w:val="00B6566A"/>
    <w:rsid w:val="00B65FA8"/>
    <w:rsid w:val="00B66B1B"/>
    <w:rsid w:val="00B66C3E"/>
    <w:rsid w:val="00B67D04"/>
    <w:rsid w:val="00B70F12"/>
    <w:rsid w:val="00B71AF1"/>
    <w:rsid w:val="00B71EF4"/>
    <w:rsid w:val="00B720CC"/>
    <w:rsid w:val="00B728AF"/>
    <w:rsid w:val="00B73313"/>
    <w:rsid w:val="00B733D7"/>
    <w:rsid w:val="00B73402"/>
    <w:rsid w:val="00B73953"/>
    <w:rsid w:val="00B73ABE"/>
    <w:rsid w:val="00B74504"/>
    <w:rsid w:val="00B7559E"/>
    <w:rsid w:val="00B759EE"/>
    <w:rsid w:val="00B75B3B"/>
    <w:rsid w:val="00B75B4D"/>
    <w:rsid w:val="00B75E34"/>
    <w:rsid w:val="00B76AAB"/>
    <w:rsid w:val="00B76E1A"/>
    <w:rsid w:val="00B778F6"/>
    <w:rsid w:val="00B77AAD"/>
    <w:rsid w:val="00B77E6D"/>
    <w:rsid w:val="00B80039"/>
    <w:rsid w:val="00B80A7B"/>
    <w:rsid w:val="00B80B40"/>
    <w:rsid w:val="00B815B9"/>
    <w:rsid w:val="00B815D8"/>
    <w:rsid w:val="00B816F1"/>
    <w:rsid w:val="00B8178F"/>
    <w:rsid w:val="00B8192E"/>
    <w:rsid w:val="00B81CCA"/>
    <w:rsid w:val="00B81EE3"/>
    <w:rsid w:val="00B822ED"/>
    <w:rsid w:val="00B823CD"/>
    <w:rsid w:val="00B82510"/>
    <w:rsid w:val="00B8281C"/>
    <w:rsid w:val="00B834EB"/>
    <w:rsid w:val="00B83CF9"/>
    <w:rsid w:val="00B84068"/>
    <w:rsid w:val="00B8454E"/>
    <w:rsid w:val="00B84700"/>
    <w:rsid w:val="00B84930"/>
    <w:rsid w:val="00B849A5"/>
    <w:rsid w:val="00B84C03"/>
    <w:rsid w:val="00B852F8"/>
    <w:rsid w:val="00B85356"/>
    <w:rsid w:val="00B863B9"/>
    <w:rsid w:val="00B86958"/>
    <w:rsid w:val="00B875E6"/>
    <w:rsid w:val="00B87BB2"/>
    <w:rsid w:val="00B90617"/>
    <w:rsid w:val="00B90A61"/>
    <w:rsid w:val="00B912A9"/>
    <w:rsid w:val="00B91AE5"/>
    <w:rsid w:val="00B91CCD"/>
    <w:rsid w:val="00B91E4D"/>
    <w:rsid w:val="00B91FF8"/>
    <w:rsid w:val="00B92136"/>
    <w:rsid w:val="00B92155"/>
    <w:rsid w:val="00B92327"/>
    <w:rsid w:val="00B92928"/>
    <w:rsid w:val="00B92F9C"/>
    <w:rsid w:val="00B934BF"/>
    <w:rsid w:val="00B9351B"/>
    <w:rsid w:val="00B938C7"/>
    <w:rsid w:val="00B93C27"/>
    <w:rsid w:val="00B93FB1"/>
    <w:rsid w:val="00B94918"/>
    <w:rsid w:val="00B954AA"/>
    <w:rsid w:val="00B95C49"/>
    <w:rsid w:val="00B96078"/>
    <w:rsid w:val="00B96B52"/>
    <w:rsid w:val="00B97784"/>
    <w:rsid w:val="00B97D39"/>
    <w:rsid w:val="00BA02E7"/>
    <w:rsid w:val="00BA033F"/>
    <w:rsid w:val="00BA0662"/>
    <w:rsid w:val="00BA0744"/>
    <w:rsid w:val="00BA1396"/>
    <w:rsid w:val="00BA172A"/>
    <w:rsid w:val="00BA1871"/>
    <w:rsid w:val="00BA1B21"/>
    <w:rsid w:val="00BA200A"/>
    <w:rsid w:val="00BA21AC"/>
    <w:rsid w:val="00BA2257"/>
    <w:rsid w:val="00BA2924"/>
    <w:rsid w:val="00BA2DBA"/>
    <w:rsid w:val="00BA310D"/>
    <w:rsid w:val="00BA3110"/>
    <w:rsid w:val="00BA32BC"/>
    <w:rsid w:val="00BA363E"/>
    <w:rsid w:val="00BA38AA"/>
    <w:rsid w:val="00BA39A3"/>
    <w:rsid w:val="00BA3F20"/>
    <w:rsid w:val="00BA3F5E"/>
    <w:rsid w:val="00BA41AF"/>
    <w:rsid w:val="00BA4253"/>
    <w:rsid w:val="00BA5154"/>
    <w:rsid w:val="00BA51E5"/>
    <w:rsid w:val="00BA539D"/>
    <w:rsid w:val="00BA586F"/>
    <w:rsid w:val="00BA5A0A"/>
    <w:rsid w:val="00BA5E2E"/>
    <w:rsid w:val="00BA5F94"/>
    <w:rsid w:val="00BA60E4"/>
    <w:rsid w:val="00BA6C15"/>
    <w:rsid w:val="00BA6FA2"/>
    <w:rsid w:val="00BA730D"/>
    <w:rsid w:val="00BA7348"/>
    <w:rsid w:val="00BA760C"/>
    <w:rsid w:val="00BA79BA"/>
    <w:rsid w:val="00BA7C56"/>
    <w:rsid w:val="00BA7FEB"/>
    <w:rsid w:val="00BB0288"/>
    <w:rsid w:val="00BB0996"/>
    <w:rsid w:val="00BB0D2C"/>
    <w:rsid w:val="00BB0D8E"/>
    <w:rsid w:val="00BB10B5"/>
    <w:rsid w:val="00BB1267"/>
    <w:rsid w:val="00BB1325"/>
    <w:rsid w:val="00BB165D"/>
    <w:rsid w:val="00BB25C6"/>
    <w:rsid w:val="00BB2CC3"/>
    <w:rsid w:val="00BB2E67"/>
    <w:rsid w:val="00BB36AD"/>
    <w:rsid w:val="00BB3C80"/>
    <w:rsid w:val="00BB3CAC"/>
    <w:rsid w:val="00BB3F2E"/>
    <w:rsid w:val="00BB3F65"/>
    <w:rsid w:val="00BB409D"/>
    <w:rsid w:val="00BB51C2"/>
    <w:rsid w:val="00BB51F7"/>
    <w:rsid w:val="00BB5906"/>
    <w:rsid w:val="00BB5ED9"/>
    <w:rsid w:val="00BB64BE"/>
    <w:rsid w:val="00BB6705"/>
    <w:rsid w:val="00BB6D63"/>
    <w:rsid w:val="00BB75D6"/>
    <w:rsid w:val="00BB7EB8"/>
    <w:rsid w:val="00BC0062"/>
    <w:rsid w:val="00BC0188"/>
    <w:rsid w:val="00BC0327"/>
    <w:rsid w:val="00BC05A2"/>
    <w:rsid w:val="00BC0A72"/>
    <w:rsid w:val="00BC0BDD"/>
    <w:rsid w:val="00BC134E"/>
    <w:rsid w:val="00BC23E8"/>
    <w:rsid w:val="00BC2B3F"/>
    <w:rsid w:val="00BC2D0F"/>
    <w:rsid w:val="00BC34B6"/>
    <w:rsid w:val="00BC380B"/>
    <w:rsid w:val="00BC40F7"/>
    <w:rsid w:val="00BC4EC3"/>
    <w:rsid w:val="00BC4FF5"/>
    <w:rsid w:val="00BC4FFD"/>
    <w:rsid w:val="00BC5034"/>
    <w:rsid w:val="00BC50B3"/>
    <w:rsid w:val="00BC612D"/>
    <w:rsid w:val="00BC7923"/>
    <w:rsid w:val="00BC7A7C"/>
    <w:rsid w:val="00BC7B2E"/>
    <w:rsid w:val="00BC7D12"/>
    <w:rsid w:val="00BC7F10"/>
    <w:rsid w:val="00BD03C4"/>
    <w:rsid w:val="00BD04F4"/>
    <w:rsid w:val="00BD0754"/>
    <w:rsid w:val="00BD07CA"/>
    <w:rsid w:val="00BD132D"/>
    <w:rsid w:val="00BD14E1"/>
    <w:rsid w:val="00BD15AB"/>
    <w:rsid w:val="00BD18D8"/>
    <w:rsid w:val="00BD2757"/>
    <w:rsid w:val="00BD2FF6"/>
    <w:rsid w:val="00BD36FE"/>
    <w:rsid w:val="00BD37CA"/>
    <w:rsid w:val="00BD3C4A"/>
    <w:rsid w:val="00BD4912"/>
    <w:rsid w:val="00BD4D14"/>
    <w:rsid w:val="00BD50AB"/>
    <w:rsid w:val="00BD53AD"/>
    <w:rsid w:val="00BD5A58"/>
    <w:rsid w:val="00BD5E84"/>
    <w:rsid w:val="00BD6026"/>
    <w:rsid w:val="00BD6471"/>
    <w:rsid w:val="00BD7259"/>
    <w:rsid w:val="00BD7475"/>
    <w:rsid w:val="00BD7872"/>
    <w:rsid w:val="00BD7BC9"/>
    <w:rsid w:val="00BD7CB7"/>
    <w:rsid w:val="00BD7FA6"/>
    <w:rsid w:val="00BE0127"/>
    <w:rsid w:val="00BE0831"/>
    <w:rsid w:val="00BE0A10"/>
    <w:rsid w:val="00BE0E7D"/>
    <w:rsid w:val="00BE13BC"/>
    <w:rsid w:val="00BE1A86"/>
    <w:rsid w:val="00BE1D42"/>
    <w:rsid w:val="00BE1F95"/>
    <w:rsid w:val="00BE2297"/>
    <w:rsid w:val="00BE26AE"/>
    <w:rsid w:val="00BE283F"/>
    <w:rsid w:val="00BE2848"/>
    <w:rsid w:val="00BE29E2"/>
    <w:rsid w:val="00BE313C"/>
    <w:rsid w:val="00BE31E3"/>
    <w:rsid w:val="00BE33C3"/>
    <w:rsid w:val="00BE381D"/>
    <w:rsid w:val="00BE3AC3"/>
    <w:rsid w:val="00BE452F"/>
    <w:rsid w:val="00BE4830"/>
    <w:rsid w:val="00BE4B14"/>
    <w:rsid w:val="00BE5140"/>
    <w:rsid w:val="00BE5173"/>
    <w:rsid w:val="00BE5FFA"/>
    <w:rsid w:val="00BE603D"/>
    <w:rsid w:val="00BE6571"/>
    <w:rsid w:val="00BE68C1"/>
    <w:rsid w:val="00BE749D"/>
    <w:rsid w:val="00BE7F14"/>
    <w:rsid w:val="00BF0C7D"/>
    <w:rsid w:val="00BF0D2B"/>
    <w:rsid w:val="00BF0D5F"/>
    <w:rsid w:val="00BF114E"/>
    <w:rsid w:val="00BF11C6"/>
    <w:rsid w:val="00BF1230"/>
    <w:rsid w:val="00BF182A"/>
    <w:rsid w:val="00BF18C3"/>
    <w:rsid w:val="00BF1CFA"/>
    <w:rsid w:val="00BF1E60"/>
    <w:rsid w:val="00BF1F62"/>
    <w:rsid w:val="00BF20CA"/>
    <w:rsid w:val="00BF385D"/>
    <w:rsid w:val="00BF3A9B"/>
    <w:rsid w:val="00BF3D5C"/>
    <w:rsid w:val="00BF428D"/>
    <w:rsid w:val="00BF442F"/>
    <w:rsid w:val="00BF450A"/>
    <w:rsid w:val="00BF50A6"/>
    <w:rsid w:val="00BF50E4"/>
    <w:rsid w:val="00BF524C"/>
    <w:rsid w:val="00BF53B3"/>
    <w:rsid w:val="00BF5689"/>
    <w:rsid w:val="00BF5791"/>
    <w:rsid w:val="00BF589E"/>
    <w:rsid w:val="00BF645F"/>
    <w:rsid w:val="00BF68D1"/>
    <w:rsid w:val="00BF6CDA"/>
    <w:rsid w:val="00BF6D24"/>
    <w:rsid w:val="00BF7589"/>
    <w:rsid w:val="00BF7E44"/>
    <w:rsid w:val="00C00149"/>
    <w:rsid w:val="00C00197"/>
    <w:rsid w:val="00C00B88"/>
    <w:rsid w:val="00C00DD7"/>
    <w:rsid w:val="00C01C63"/>
    <w:rsid w:val="00C0268D"/>
    <w:rsid w:val="00C02DFB"/>
    <w:rsid w:val="00C03049"/>
    <w:rsid w:val="00C03606"/>
    <w:rsid w:val="00C039C4"/>
    <w:rsid w:val="00C03A6A"/>
    <w:rsid w:val="00C03B5D"/>
    <w:rsid w:val="00C0447B"/>
    <w:rsid w:val="00C044B3"/>
    <w:rsid w:val="00C048D9"/>
    <w:rsid w:val="00C048F0"/>
    <w:rsid w:val="00C04A54"/>
    <w:rsid w:val="00C04B8F"/>
    <w:rsid w:val="00C053C4"/>
    <w:rsid w:val="00C054EA"/>
    <w:rsid w:val="00C05677"/>
    <w:rsid w:val="00C057F0"/>
    <w:rsid w:val="00C0603A"/>
    <w:rsid w:val="00C06562"/>
    <w:rsid w:val="00C066FE"/>
    <w:rsid w:val="00C069D4"/>
    <w:rsid w:val="00C0713A"/>
    <w:rsid w:val="00C074A7"/>
    <w:rsid w:val="00C075D3"/>
    <w:rsid w:val="00C07847"/>
    <w:rsid w:val="00C07BFA"/>
    <w:rsid w:val="00C103D8"/>
    <w:rsid w:val="00C10F29"/>
    <w:rsid w:val="00C11576"/>
    <w:rsid w:val="00C11BD1"/>
    <w:rsid w:val="00C11BD8"/>
    <w:rsid w:val="00C12127"/>
    <w:rsid w:val="00C12C42"/>
    <w:rsid w:val="00C13065"/>
    <w:rsid w:val="00C145CB"/>
    <w:rsid w:val="00C1482F"/>
    <w:rsid w:val="00C149CE"/>
    <w:rsid w:val="00C14A77"/>
    <w:rsid w:val="00C1508A"/>
    <w:rsid w:val="00C157A6"/>
    <w:rsid w:val="00C15839"/>
    <w:rsid w:val="00C15B31"/>
    <w:rsid w:val="00C15ED5"/>
    <w:rsid w:val="00C1624E"/>
    <w:rsid w:val="00C16894"/>
    <w:rsid w:val="00C16CA2"/>
    <w:rsid w:val="00C1742F"/>
    <w:rsid w:val="00C1745C"/>
    <w:rsid w:val="00C174FA"/>
    <w:rsid w:val="00C178FA"/>
    <w:rsid w:val="00C1794D"/>
    <w:rsid w:val="00C17B73"/>
    <w:rsid w:val="00C17CA4"/>
    <w:rsid w:val="00C20233"/>
    <w:rsid w:val="00C20B77"/>
    <w:rsid w:val="00C20C86"/>
    <w:rsid w:val="00C21505"/>
    <w:rsid w:val="00C21A18"/>
    <w:rsid w:val="00C21A4C"/>
    <w:rsid w:val="00C21BEA"/>
    <w:rsid w:val="00C21C4F"/>
    <w:rsid w:val="00C21F7C"/>
    <w:rsid w:val="00C2215D"/>
    <w:rsid w:val="00C22437"/>
    <w:rsid w:val="00C2274F"/>
    <w:rsid w:val="00C22A1A"/>
    <w:rsid w:val="00C22A8B"/>
    <w:rsid w:val="00C22B07"/>
    <w:rsid w:val="00C22B76"/>
    <w:rsid w:val="00C22F6C"/>
    <w:rsid w:val="00C23226"/>
    <w:rsid w:val="00C2380A"/>
    <w:rsid w:val="00C238B4"/>
    <w:rsid w:val="00C241B5"/>
    <w:rsid w:val="00C24523"/>
    <w:rsid w:val="00C246BB"/>
    <w:rsid w:val="00C2529F"/>
    <w:rsid w:val="00C26185"/>
    <w:rsid w:val="00C26602"/>
    <w:rsid w:val="00C26D1C"/>
    <w:rsid w:val="00C2785C"/>
    <w:rsid w:val="00C27912"/>
    <w:rsid w:val="00C27DDA"/>
    <w:rsid w:val="00C27F89"/>
    <w:rsid w:val="00C3069E"/>
    <w:rsid w:val="00C30C6C"/>
    <w:rsid w:val="00C30FD9"/>
    <w:rsid w:val="00C312AB"/>
    <w:rsid w:val="00C313A9"/>
    <w:rsid w:val="00C31961"/>
    <w:rsid w:val="00C320AC"/>
    <w:rsid w:val="00C322AD"/>
    <w:rsid w:val="00C324D7"/>
    <w:rsid w:val="00C32638"/>
    <w:rsid w:val="00C32A6A"/>
    <w:rsid w:val="00C338D4"/>
    <w:rsid w:val="00C33B34"/>
    <w:rsid w:val="00C33CA2"/>
    <w:rsid w:val="00C33E12"/>
    <w:rsid w:val="00C346FC"/>
    <w:rsid w:val="00C34A85"/>
    <w:rsid w:val="00C35453"/>
    <w:rsid w:val="00C3584E"/>
    <w:rsid w:val="00C359AB"/>
    <w:rsid w:val="00C35B40"/>
    <w:rsid w:val="00C35DC0"/>
    <w:rsid w:val="00C360A3"/>
    <w:rsid w:val="00C36BB7"/>
    <w:rsid w:val="00C36E48"/>
    <w:rsid w:val="00C3794E"/>
    <w:rsid w:val="00C40644"/>
    <w:rsid w:val="00C408C4"/>
    <w:rsid w:val="00C40D8A"/>
    <w:rsid w:val="00C41346"/>
    <w:rsid w:val="00C41982"/>
    <w:rsid w:val="00C41D37"/>
    <w:rsid w:val="00C428A7"/>
    <w:rsid w:val="00C42F72"/>
    <w:rsid w:val="00C42F89"/>
    <w:rsid w:val="00C430CD"/>
    <w:rsid w:val="00C435F5"/>
    <w:rsid w:val="00C43983"/>
    <w:rsid w:val="00C43CFD"/>
    <w:rsid w:val="00C43DB0"/>
    <w:rsid w:val="00C4462C"/>
    <w:rsid w:val="00C449B1"/>
    <w:rsid w:val="00C451EB"/>
    <w:rsid w:val="00C453C3"/>
    <w:rsid w:val="00C45729"/>
    <w:rsid w:val="00C45C54"/>
    <w:rsid w:val="00C45D3C"/>
    <w:rsid w:val="00C45F5E"/>
    <w:rsid w:val="00C4663F"/>
    <w:rsid w:val="00C466F9"/>
    <w:rsid w:val="00C46872"/>
    <w:rsid w:val="00C46882"/>
    <w:rsid w:val="00C46A56"/>
    <w:rsid w:val="00C46BFD"/>
    <w:rsid w:val="00C46CD2"/>
    <w:rsid w:val="00C46F0A"/>
    <w:rsid w:val="00C46FCD"/>
    <w:rsid w:val="00C47138"/>
    <w:rsid w:val="00C47272"/>
    <w:rsid w:val="00C4727F"/>
    <w:rsid w:val="00C47296"/>
    <w:rsid w:val="00C47821"/>
    <w:rsid w:val="00C47D64"/>
    <w:rsid w:val="00C5089A"/>
    <w:rsid w:val="00C509FF"/>
    <w:rsid w:val="00C50AED"/>
    <w:rsid w:val="00C510D7"/>
    <w:rsid w:val="00C51336"/>
    <w:rsid w:val="00C51E17"/>
    <w:rsid w:val="00C5264F"/>
    <w:rsid w:val="00C52760"/>
    <w:rsid w:val="00C5336B"/>
    <w:rsid w:val="00C53924"/>
    <w:rsid w:val="00C53E7E"/>
    <w:rsid w:val="00C54592"/>
    <w:rsid w:val="00C546BF"/>
    <w:rsid w:val="00C5485E"/>
    <w:rsid w:val="00C549C9"/>
    <w:rsid w:val="00C54D73"/>
    <w:rsid w:val="00C55179"/>
    <w:rsid w:val="00C55644"/>
    <w:rsid w:val="00C55A8A"/>
    <w:rsid w:val="00C55C45"/>
    <w:rsid w:val="00C55ECE"/>
    <w:rsid w:val="00C5618C"/>
    <w:rsid w:val="00C56738"/>
    <w:rsid w:val="00C56B8F"/>
    <w:rsid w:val="00C56D01"/>
    <w:rsid w:val="00C56E4F"/>
    <w:rsid w:val="00C57546"/>
    <w:rsid w:val="00C57EF2"/>
    <w:rsid w:val="00C61849"/>
    <w:rsid w:val="00C61C06"/>
    <w:rsid w:val="00C61D19"/>
    <w:rsid w:val="00C623A4"/>
    <w:rsid w:val="00C62807"/>
    <w:rsid w:val="00C62E96"/>
    <w:rsid w:val="00C62F8A"/>
    <w:rsid w:val="00C63696"/>
    <w:rsid w:val="00C63CD0"/>
    <w:rsid w:val="00C648EB"/>
    <w:rsid w:val="00C64975"/>
    <w:rsid w:val="00C65085"/>
    <w:rsid w:val="00C65B1B"/>
    <w:rsid w:val="00C65B6C"/>
    <w:rsid w:val="00C65B75"/>
    <w:rsid w:val="00C661AD"/>
    <w:rsid w:val="00C663B4"/>
    <w:rsid w:val="00C663BB"/>
    <w:rsid w:val="00C6680C"/>
    <w:rsid w:val="00C668C0"/>
    <w:rsid w:val="00C66974"/>
    <w:rsid w:val="00C66EEA"/>
    <w:rsid w:val="00C67157"/>
    <w:rsid w:val="00C67191"/>
    <w:rsid w:val="00C6785F"/>
    <w:rsid w:val="00C678F3"/>
    <w:rsid w:val="00C679A2"/>
    <w:rsid w:val="00C67B78"/>
    <w:rsid w:val="00C67D23"/>
    <w:rsid w:val="00C67E4B"/>
    <w:rsid w:val="00C67E6D"/>
    <w:rsid w:val="00C7040F"/>
    <w:rsid w:val="00C712EA"/>
    <w:rsid w:val="00C7153F"/>
    <w:rsid w:val="00C71FDD"/>
    <w:rsid w:val="00C7207F"/>
    <w:rsid w:val="00C72098"/>
    <w:rsid w:val="00C728E6"/>
    <w:rsid w:val="00C72903"/>
    <w:rsid w:val="00C72971"/>
    <w:rsid w:val="00C7309D"/>
    <w:rsid w:val="00C73103"/>
    <w:rsid w:val="00C7389E"/>
    <w:rsid w:val="00C73CE3"/>
    <w:rsid w:val="00C741F0"/>
    <w:rsid w:val="00C74454"/>
    <w:rsid w:val="00C745D6"/>
    <w:rsid w:val="00C75DC5"/>
    <w:rsid w:val="00C761A9"/>
    <w:rsid w:val="00C76DE3"/>
    <w:rsid w:val="00C770BB"/>
    <w:rsid w:val="00C771DD"/>
    <w:rsid w:val="00C77ACE"/>
    <w:rsid w:val="00C77D8F"/>
    <w:rsid w:val="00C77DCA"/>
    <w:rsid w:val="00C80063"/>
    <w:rsid w:val="00C800C5"/>
    <w:rsid w:val="00C802DD"/>
    <w:rsid w:val="00C80357"/>
    <w:rsid w:val="00C8041A"/>
    <w:rsid w:val="00C804B9"/>
    <w:rsid w:val="00C8072A"/>
    <w:rsid w:val="00C807F3"/>
    <w:rsid w:val="00C81213"/>
    <w:rsid w:val="00C812AB"/>
    <w:rsid w:val="00C81372"/>
    <w:rsid w:val="00C81377"/>
    <w:rsid w:val="00C81644"/>
    <w:rsid w:val="00C81FB6"/>
    <w:rsid w:val="00C82688"/>
    <w:rsid w:val="00C82B84"/>
    <w:rsid w:val="00C832E6"/>
    <w:rsid w:val="00C834D1"/>
    <w:rsid w:val="00C83C87"/>
    <w:rsid w:val="00C83CAB"/>
    <w:rsid w:val="00C849AD"/>
    <w:rsid w:val="00C84BEB"/>
    <w:rsid w:val="00C84D83"/>
    <w:rsid w:val="00C84FB4"/>
    <w:rsid w:val="00C855FD"/>
    <w:rsid w:val="00C85BAE"/>
    <w:rsid w:val="00C85EDE"/>
    <w:rsid w:val="00C85FE6"/>
    <w:rsid w:val="00C8635B"/>
    <w:rsid w:val="00C869A6"/>
    <w:rsid w:val="00C86C3A"/>
    <w:rsid w:val="00C87855"/>
    <w:rsid w:val="00C87883"/>
    <w:rsid w:val="00C87BA5"/>
    <w:rsid w:val="00C87E96"/>
    <w:rsid w:val="00C901DC"/>
    <w:rsid w:val="00C90465"/>
    <w:rsid w:val="00C90B87"/>
    <w:rsid w:val="00C917FD"/>
    <w:rsid w:val="00C91D0C"/>
    <w:rsid w:val="00C91D27"/>
    <w:rsid w:val="00C92AB6"/>
    <w:rsid w:val="00C92F73"/>
    <w:rsid w:val="00C9341A"/>
    <w:rsid w:val="00C93C89"/>
    <w:rsid w:val="00C93D4D"/>
    <w:rsid w:val="00C940FB"/>
    <w:rsid w:val="00C9464B"/>
    <w:rsid w:val="00C9477B"/>
    <w:rsid w:val="00C94AB3"/>
    <w:rsid w:val="00C95038"/>
    <w:rsid w:val="00C9519F"/>
    <w:rsid w:val="00C951A1"/>
    <w:rsid w:val="00C954A8"/>
    <w:rsid w:val="00C957C4"/>
    <w:rsid w:val="00C95838"/>
    <w:rsid w:val="00C95A64"/>
    <w:rsid w:val="00C95C11"/>
    <w:rsid w:val="00C95F7A"/>
    <w:rsid w:val="00C961ED"/>
    <w:rsid w:val="00C964BC"/>
    <w:rsid w:val="00C965CB"/>
    <w:rsid w:val="00C965D6"/>
    <w:rsid w:val="00C96766"/>
    <w:rsid w:val="00C968BA"/>
    <w:rsid w:val="00C96C4B"/>
    <w:rsid w:val="00C96C9A"/>
    <w:rsid w:val="00C96F68"/>
    <w:rsid w:val="00C9707E"/>
    <w:rsid w:val="00C9767F"/>
    <w:rsid w:val="00C97A17"/>
    <w:rsid w:val="00CA0033"/>
    <w:rsid w:val="00CA01A4"/>
    <w:rsid w:val="00CA062C"/>
    <w:rsid w:val="00CA0969"/>
    <w:rsid w:val="00CA0B92"/>
    <w:rsid w:val="00CA0BB5"/>
    <w:rsid w:val="00CA100E"/>
    <w:rsid w:val="00CA1603"/>
    <w:rsid w:val="00CA2908"/>
    <w:rsid w:val="00CA3480"/>
    <w:rsid w:val="00CA3711"/>
    <w:rsid w:val="00CA4052"/>
    <w:rsid w:val="00CA4923"/>
    <w:rsid w:val="00CA49C1"/>
    <w:rsid w:val="00CA49C9"/>
    <w:rsid w:val="00CA5146"/>
    <w:rsid w:val="00CA56EB"/>
    <w:rsid w:val="00CA5784"/>
    <w:rsid w:val="00CA5BA2"/>
    <w:rsid w:val="00CA5BCD"/>
    <w:rsid w:val="00CA5EAF"/>
    <w:rsid w:val="00CA6040"/>
    <w:rsid w:val="00CA61A3"/>
    <w:rsid w:val="00CA6436"/>
    <w:rsid w:val="00CA64BC"/>
    <w:rsid w:val="00CA6723"/>
    <w:rsid w:val="00CA6D14"/>
    <w:rsid w:val="00CA6D35"/>
    <w:rsid w:val="00CA6D85"/>
    <w:rsid w:val="00CA6DCA"/>
    <w:rsid w:val="00CA7724"/>
    <w:rsid w:val="00CA7866"/>
    <w:rsid w:val="00CB000F"/>
    <w:rsid w:val="00CB0222"/>
    <w:rsid w:val="00CB05CD"/>
    <w:rsid w:val="00CB0928"/>
    <w:rsid w:val="00CB09DC"/>
    <w:rsid w:val="00CB0B3D"/>
    <w:rsid w:val="00CB0B8E"/>
    <w:rsid w:val="00CB0F43"/>
    <w:rsid w:val="00CB1121"/>
    <w:rsid w:val="00CB113C"/>
    <w:rsid w:val="00CB1922"/>
    <w:rsid w:val="00CB1A76"/>
    <w:rsid w:val="00CB1CD5"/>
    <w:rsid w:val="00CB2B28"/>
    <w:rsid w:val="00CB2CEC"/>
    <w:rsid w:val="00CB3142"/>
    <w:rsid w:val="00CB47E8"/>
    <w:rsid w:val="00CB4D7E"/>
    <w:rsid w:val="00CB5054"/>
    <w:rsid w:val="00CB50A9"/>
    <w:rsid w:val="00CB5333"/>
    <w:rsid w:val="00CB598B"/>
    <w:rsid w:val="00CB5B2F"/>
    <w:rsid w:val="00CB6D6F"/>
    <w:rsid w:val="00CB73DD"/>
    <w:rsid w:val="00CB7ED8"/>
    <w:rsid w:val="00CC00A4"/>
    <w:rsid w:val="00CC0241"/>
    <w:rsid w:val="00CC0B12"/>
    <w:rsid w:val="00CC0E2F"/>
    <w:rsid w:val="00CC157A"/>
    <w:rsid w:val="00CC2E77"/>
    <w:rsid w:val="00CC35BD"/>
    <w:rsid w:val="00CC3667"/>
    <w:rsid w:val="00CC38AD"/>
    <w:rsid w:val="00CC3EE6"/>
    <w:rsid w:val="00CC410A"/>
    <w:rsid w:val="00CC4D63"/>
    <w:rsid w:val="00CC4E78"/>
    <w:rsid w:val="00CC4EA5"/>
    <w:rsid w:val="00CC54DF"/>
    <w:rsid w:val="00CC5CDE"/>
    <w:rsid w:val="00CC65CA"/>
    <w:rsid w:val="00CC6731"/>
    <w:rsid w:val="00CC6BA0"/>
    <w:rsid w:val="00CD013C"/>
    <w:rsid w:val="00CD01A2"/>
    <w:rsid w:val="00CD07C1"/>
    <w:rsid w:val="00CD08B5"/>
    <w:rsid w:val="00CD0980"/>
    <w:rsid w:val="00CD0AF3"/>
    <w:rsid w:val="00CD0E1E"/>
    <w:rsid w:val="00CD0ECE"/>
    <w:rsid w:val="00CD11B6"/>
    <w:rsid w:val="00CD120A"/>
    <w:rsid w:val="00CD1323"/>
    <w:rsid w:val="00CD157B"/>
    <w:rsid w:val="00CD17CA"/>
    <w:rsid w:val="00CD191D"/>
    <w:rsid w:val="00CD1A19"/>
    <w:rsid w:val="00CD1A89"/>
    <w:rsid w:val="00CD1C12"/>
    <w:rsid w:val="00CD1D3E"/>
    <w:rsid w:val="00CD205E"/>
    <w:rsid w:val="00CD242F"/>
    <w:rsid w:val="00CD272C"/>
    <w:rsid w:val="00CD2EF2"/>
    <w:rsid w:val="00CD2FAD"/>
    <w:rsid w:val="00CD3215"/>
    <w:rsid w:val="00CD3752"/>
    <w:rsid w:val="00CD4444"/>
    <w:rsid w:val="00CD4525"/>
    <w:rsid w:val="00CD477C"/>
    <w:rsid w:val="00CD488F"/>
    <w:rsid w:val="00CD5A13"/>
    <w:rsid w:val="00CD5A5A"/>
    <w:rsid w:val="00CD5ADD"/>
    <w:rsid w:val="00CD6AC9"/>
    <w:rsid w:val="00CD6B97"/>
    <w:rsid w:val="00CD6C17"/>
    <w:rsid w:val="00CD6C5A"/>
    <w:rsid w:val="00CD6FDB"/>
    <w:rsid w:val="00CD731C"/>
    <w:rsid w:val="00CD7373"/>
    <w:rsid w:val="00CD79A2"/>
    <w:rsid w:val="00CE02CE"/>
    <w:rsid w:val="00CE0D4A"/>
    <w:rsid w:val="00CE1445"/>
    <w:rsid w:val="00CE1D18"/>
    <w:rsid w:val="00CE1F80"/>
    <w:rsid w:val="00CE209A"/>
    <w:rsid w:val="00CE2165"/>
    <w:rsid w:val="00CE299D"/>
    <w:rsid w:val="00CE2B85"/>
    <w:rsid w:val="00CE2D56"/>
    <w:rsid w:val="00CE2DA4"/>
    <w:rsid w:val="00CE39F4"/>
    <w:rsid w:val="00CE4323"/>
    <w:rsid w:val="00CE4877"/>
    <w:rsid w:val="00CE4B1E"/>
    <w:rsid w:val="00CE538B"/>
    <w:rsid w:val="00CE58B4"/>
    <w:rsid w:val="00CE5ED2"/>
    <w:rsid w:val="00CE600E"/>
    <w:rsid w:val="00CE6B6E"/>
    <w:rsid w:val="00CE6D67"/>
    <w:rsid w:val="00CE6FA1"/>
    <w:rsid w:val="00CE7315"/>
    <w:rsid w:val="00CE7BA4"/>
    <w:rsid w:val="00CE7CDF"/>
    <w:rsid w:val="00CE7DE8"/>
    <w:rsid w:val="00CF0259"/>
    <w:rsid w:val="00CF0424"/>
    <w:rsid w:val="00CF0B85"/>
    <w:rsid w:val="00CF0E20"/>
    <w:rsid w:val="00CF0EC9"/>
    <w:rsid w:val="00CF1C0B"/>
    <w:rsid w:val="00CF2600"/>
    <w:rsid w:val="00CF305B"/>
    <w:rsid w:val="00CF3249"/>
    <w:rsid w:val="00CF3778"/>
    <w:rsid w:val="00CF3797"/>
    <w:rsid w:val="00CF39AC"/>
    <w:rsid w:val="00CF51D7"/>
    <w:rsid w:val="00CF5F8C"/>
    <w:rsid w:val="00CF60E9"/>
    <w:rsid w:val="00CF6F71"/>
    <w:rsid w:val="00CF7CCB"/>
    <w:rsid w:val="00D00686"/>
    <w:rsid w:val="00D006FD"/>
    <w:rsid w:val="00D00C40"/>
    <w:rsid w:val="00D00D91"/>
    <w:rsid w:val="00D00EDB"/>
    <w:rsid w:val="00D017AC"/>
    <w:rsid w:val="00D023CC"/>
    <w:rsid w:val="00D0265E"/>
    <w:rsid w:val="00D02D8E"/>
    <w:rsid w:val="00D02DF9"/>
    <w:rsid w:val="00D0378D"/>
    <w:rsid w:val="00D03A0A"/>
    <w:rsid w:val="00D03C33"/>
    <w:rsid w:val="00D04008"/>
    <w:rsid w:val="00D041E1"/>
    <w:rsid w:val="00D05113"/>
    <w:rsid w:val="00D05585"/>
    <w:rsid w:val="00D05A0F"/>
    <w:rsid w:val="00D05E5D"/>
    <w:rsid w:val="00D060A0"/>
    <w:rsid w:val="00D063FE"/>
    <w:rsid w:val="00D0677E"/>
    <w:rsid w:val="00D073B2"/>
    <w:rsid w:val="00D101F3"/>
    <w:rsid w:val="00D10237"/>
    <w:rsid w:val="00D10871"/>
    <w:rsid w:val="00D10885"/>
    <w:rsid w:val="00D10A8F"/>
    <w:rsid w:val="00D1157B"/>
    <w:rsid w:val="00D11B3F"/>
    <w:rsid w:val="00D11BBC"/>
    <w:rsid w:val="00D11DE2"/>
    <w:rsid w:val="00D12071"/>
    <w:rsid w:val="00D1243B"/>
    <w:rsid w:val="00D131DB"/>
    <w:rsid w:val="00D133AB"/>
    <w:rsid w:val="00D13403"/>
    <w:rsid w:val="00D1348E"/>
    <w:rsid w:val="00D135FC"/>
    <w:rsid w:val="00D13A18"/>
    <w:rsid w:val="00D13DE9"/>
    <w:rsid w:val="00D13F40"/>
    <w:rsid w:val="00D145B1"/>
    <w:rsid w:val="00D14879"/>
    <w:rsid w:val="00D14B25"/>
    <w:rsid w:val="00D15360"/>
    <w:rsid w:val="00D15393"/>
    <w:rsid w:val="00D15823"/>
    <w:rsid w:val="00D15CA7"/>
    <w:rsid w:val="00D15CD1"/>
    <w:rsid w:val="00D15EEF"/>
    <w:rsid w:val="00D16055"/>
    <w:rsid w:val="00D1660A"/>
    <w:rsid w:val="00D1698E"/>
    <w:rsid w:val="00D16FF1"/>
    <w:rsid w:val="00D17577"/>
    <w:rsid w:val="00D178D0"/>
    <w:rsid w:val="00D17BAE"/>
    <w:rsid w:val="00D17E9F"/>
    <w:rsid w:val="00D17EC6"/>
    <w:rsid w:val="00D17EF4"/>
    <w:rsid w:val="00D200F3"/>
    <w:rsid w:val="00D20254"/>
    <w:rsid w:val="00D20415"/>
    <w:rsid w:val="00D20481"/>
    <w:rsid w:val="00D20606"/>
    <w:rsid w:val="00D20B03"/>
    <w:rsid w:val="00D2112B"/>
    <w:rsid w:val="00D2124D"/>
    <w:rsid w:val="00D2185A"/>
    <w:rsid w:val="00D219F6"/>
    <w:rsid w:val="00D22783"/>
    <w:rsid w:val="00D22949"/>
    <w:rsid w:val="00D2295B"/>
    <w:rsid w:val="00D23677"/>
    <w:rsid w:val="00D23B58"/>
    <w:rsid w:val="00D2445C"/>
    <w:rsid w:val="00D2504B"/>
    <w:rsid w:val="00D254A0"/>
    <w:rsid w:val="00D257FC"/>
    <w:rsid w:val="00D25A32"/>
    <w:rsid w:val="00D260A7"/>
    <w:rsid w:val="00D2652E"/>
    <w:rsid w:val="00D26AFA"/>
    <w:rsid w:val="00D26BB0"/>
    <w:rsid w:val="00D26D57"/>
    <w:rsid w:val="00D26D91"/>
    <w:rsid w:val="00D27324"/>
    <w:rsid w:val="00D273BB"/>
    <w:rsid w:val="00D27672"/>
    <w:rsid w:val="00D3028B"/>
    <w:rsid w:val="00D3066A"/>
    <w:rsid w:val="00D30B05"/>
    <w:rsid w:val="00D30C98"/>
    <w:rsid w:val="00D30CD8"/>
    <w:rsid w:val="00D31508"/>
    <w:rsid w:val="00D32D84"/>
    <w:rsid w:val="00D32EBB"/>
    <w:rsid w:val="00D333F6"/>
    <w:rsid w:val="00D337B0"/>
    <w:rsid w:val="00D337E2"/>
    <w:rsid w:val="00D337E9"/>
    <w:rsid w:val="00D33D05"/>
    <w:rsid w:val="00D33D3B"/>
    <w:rsid w:val="00D33FCC"/>
    <w:rsid w:val="00D34D29"/>
    <w:rsid w:val="00D35BB4"/>
    <w:rsid w:val="00D35C95"/>
    <w:rsid w:val="00D35D08"/>
    <w:rsid w:val="00D362BC"/>
    <w:rsid w:val="00D36419"/>
    <w:rsid w:val="00D3685B"/>
    <w:rsid w:val="00D368F2"/>
    <w:rsid w:val="00D36963"/>
    <w:rsid w:val="00D36D21"/>
    <w:rsid w:val="00D36F4D"/>
    <w:rsid w:val="00D36F72"/>
    <w:rsid w:val="00D37497"/>
    <w:rsid w:val="00D3751B"/>
    <w:rsid w:val="00D378B6"/>
    <w:rsid w:val="00D37EFC"/>
    <w:rsid w:val="00D400E6"/>
    <w:rsid w:val="00D4081A"/>
    <w:rsid w:val="00D40BCE"/>
    <w:rsid w:val="00D41248"/>
    <w:rsid w:val="00D4139A"/>
    <w:rsid w:val="00D41660"/>
    <w:rsid w:val="00D41A64"/>
    <w:rsid w:val="00D41BDA"/>
    <w:rsid w:val="00D42699"/>
    <w:rsid w:val="00D42769"/>
    <w:rsid w:val="00D42A5C"/>
    <w:rsid w:val="00D42AA7"/>
    <w:rsid w:val="00D431A4"/>
    <w:rsid w:val="00D437A1"/>
    <w:rsid w:val="00D437B1"/>
    <w:rsid w:val="00D4392E"/>
    <w:rsid w:val="00D43DF9"/>
    <w:rsid w:val="00D44123"/>
    <w:rsid w:val="00D44AFE"/>
    <w:rsid w:val="00D44F26"/>
    <w:rsid w:val="00D461D3"/>
    <w:rsid w:val="00D46C91"/>
    <w:rsid w:val="00D46CAF"/>
    <w:rsid w:val="00D47345"/>
    <w:rsid w:val="00D474AB"/>
    <w:rsid w:val="00D474DB"/>
    <w:rsid w:val="00D50030"/>
    <w:rsid w:val="00D505B3"/>
    <w:rsid w:val="00D51424"/>
    <w:rsid w:val="00D51E72"/>
    <w:rsid w:val="00D536CA"/>
    <w:rsid w:val="00D53869"/>
    <w:rsid w:val="00D538A4"/>
    <w:rsid w:val="00D53961"/>
    <w:rsid w:val="00D53AF5"/>
    <w:rsid w:val="00D54078"/>
    <w:rsid w:val="00D5409E"/>
    <w:rsid w:val="00D5432B"/>
    <w:rsid w:val="00D54BCD"/>
    <w:rsid w:val="00D54D46"/>
    <w:rsid w:val="00D54E2D"/>
    <w:rsid w:val="00D5560A"/>
    <w:rsid w:val="00D55680"/>
    <w:rsid w:val="00D55868"/>
    <w:rsid w:val="00D5596B"/>
    <w:rsid w:val="00D559C0"/>
    <w:rsid w:val="00D55A9A"/>
    <w:rsid w:val="00D55D5C"/>
    <w:rsid w:val="00D55DA2"/>
    <w:rsid w:val="00D55DBC"/>
    <w:rsid w:val="00D55E94"/>
    <w:rsid w:val="00D55F62"/>
    <w:rsid w:val="00D56204"/>
    <w:rsid w:val="00D56737"/>
    <w:rsid w:val="00D569EB"/>
    <w:rsid w:val="00D5713D"/>
    <w:rsid w:val="00D57187"/>
    <w:rsid w:val="00D602F3"/>
    <w:rsid w:val="00D604B3"/>
    <w:rsid w:val="00D60610"/>
    <w:rsid w:val="00D6082F"/>
    <w:rsid w:val="00D60BE6"/>
    <w:rsid w:val="00D620EE"/>
    <w:rsid w:val="00D6248C"/>
    <w:rsid w:val="00D62709"/>
    <w:rsid w:val="00D628B0"/>
    <w:rsid w:val="00D62A8E"/>
    <w:rsid w:val="00D62DFF"/>
    <w:rsid w:val="00D63966"/>
    <w:rsid w:val="00D63B6A"/>
    <w:rsid w:val="00D63C4E"/>
    <w:rsid w:val="00D643A8"/>
    <w:rsid w:val="00D64ADD"/>
    <w:rsid w:val="00D65395"/>
    <w:rsid w:val="00D653AD"/>
    <w:rsid w:val="00D65F76"/>
    <w:rsid w:val="00D6689F"/>
    <w:rsid w:val="00D66DAD"/>
    <w:rsid w:val="00D66EE2"/>
    <w:rsid w:val="00D6716C"/>
    <w:rsid w:val="00D67694"/>
    <w:rsid w:val="00D67865"/>
    <w:rsid w:val="00D67D3F"/>
    <w:rsid w:val="00D703CB"/>
    <w:rsid w:val="00D71066"/>
    <w:rsid w:val="00D73379"/>
    <w:rsid w:val="00D73BEB"/>
    <w:rsid w:val="00D74202"/>
    <w:rsid w:val="00D744EF"/>
    <w:rsid w:val="00D74781"/>
    <w:rsid w:val="00D74ABB"/>
    <w:rsid w:val="00D74B71"/>
    <w:rsid w:val="00D75454"/>
    <w:rsid w:val="00D7576B"/>
    <w:rsid w:val="00D75B3E"/>
    <w:rsid w:val="00D763AD"/>
    <w:rsid w:val="00D76C63"/>
    <w:rsid w:val="00D76E2A"/>
    <w:rsid w:val="00D7765B"/>
    <w:rsid w:val="00D779C2"/>
    <w:rsid w:val="00D801FC"/>
    <w:rsid w:val="00D80871"/>
    <w:rsid w:val="00D80BCC"/>
    <w:rsid w:val="00D812A4"/>
    <w:rsid w:val="00D81353"/>
    <w:rsid w:val="00D814A7"/>
    <w:rsid w:val="00D8189A"/>
    <w:rsid w:val="00D81D52"/>
    <w:rsid w:val="00D82FB0"/>
    <w:rsid w:val="00D8321A"/>
    <w:rsid w:val="00D83293"/>
    <w:rsid w:val="00D834FD"/>
    <w:rsid w:val="00D83695"/>
    <w:rsid w:val="00D83866"/>
    <w:rsid w:val="00D83B74"/>
    <w:rsid w:val="00D83D0A"/>
    <w:rsid w:val="00D8450A"/>
    <w:rsid w:val="00D845B9"/>
    <w:rsid w:val="00D84E35"/>
    <w:rsid w:val="00D85619"/>
    <w:rsid w:val="00D85673"/>
    <w:rsid w:val="00D8589D"/>
    <w:rsid w:val="00D860AC"/>
    <w:rsid w:val="00D8618E"/>
    <w:rsid w:val="00D87354"/>
    <w:rsid w:val="00D8781B"/>
    <w:rsid w:val="00D87AA0"/>
    <w:rsid w:val="00D87B7E"/>
    <w:rsid w:val="00D87F52"/>
    <w:rsid w:val="00D9019C"/>
    <w:rsid w:val="00D905B2"/>
    <w:rsid w:val="00D90611"/>
    <w:rsid w:val="00D9065C"/>
    <w:rsid w:val="00D90832"/>
    <w:rsid w:val="00D90915"/>
    <w:rsid w:val="00D90C14"/>
    <w:rsid w:val="00D90C24"/>
    <w:rsid w:val="00D90C54"/>
    <w:rsid w:val="00D90DA4"/>
    <w:rsid w:val="00D914D9"/>
    <w:rsid w:val="00D917AC"/>
    <w:rsid w:val="00D917B7"/>
    <w:rsid w:val="00D92361"/>
    <w:rsid w:val="00D9317E"/>
    <w:rsid w:val="00D93228"/>
    <w:rsid w:val="00D933A3"/>
    <w:rsid w:val="00D93653"/>
    <w:rsid w:val="00D93ADD"/>
    <w:rsid w:val="00D944AB"/>
    <w:rsid w:val="00D948EE"/>
    <w:rsid w:val="00D949F1"/>
    <w:rsid w:val="00D954A7"/>
    <w:rsid w:val="00D95BB1"/>
    <w:rsid w:val="00D95E92"/>
    <w:rsid w:val="00D96316"/>
    <w:rsid w:val="00D966AC"/>
    <w:rsid w:val="00D970FE"/>
    <w:rsid w:val="00D97471"/>
    <w:rsid w:val="00D97520"/>
    <w:rsid w:val="00D975CC"/>
    <w:rsid w:val="00D979B4"/>
    <w:rsid w:val="00D97B33"/>
    <w:rsid w:val="00D97E82"/>
    <w:rsid w:val="00DA0292"/>
    <w:rsid w:val="00DA1416"/>
    <w:rsid w:val="00DA1431"/>
    <w:rsid w:val="00DA312B"/>
    <w:rsid w:val="00DA3ECF"/>
    <w:rsid w:val="00DA3F30"/>
    <w:rsid w:val="00DA4432"/>
    <w:rsid w:val="00DA4AB3"/>
    <w:rsid w:val="00DA4C16"/>
    <w:rsid w:val="00DA5015"/>
    <w:rsid w:val="00DA5096"/>
    <w:rsid w:val="00DA54F7"/>
    <w:rsid w:val="00DA5649"/>
    <w:rsid w:val="00DA570C"/>
    <w:rsid w:val="00DA5CF4"/>
    <w:rsid w:val="00DA61CB"/>
    <w:rsid w:val="00DA6DDE"/>
    <w:rsid w:val="00DA6E57"/>
    <w:rsid w:val="00DA7233"/>
    <w:rsid w:val="00DA7697"/>
    <w:rsid w:val="00DA7F06"/>
    <w:rsid w:val="00DB0017"/>
    <w:rsid w:val="00DB002E"/>
    <w:rsid w:val="00DB07B2"/>
    <w:rsid w:val="00DB16DA"/>
    <w:rsid w:val="00DB16E0"/>
    <w:rsid w:val="00DB1C07"/>
    <w:rsid w:val="00DB2129"/>
    <w:rsid w:val="00DB220F"/>
    <w:rsid w:val="00DB2253"/>
    <w:rsid w:val="00DB23B9"/>
    <w:rsid w:val="00DB2435"/>
    <w:rsid w:val="00DB34FC"/>
    <w:rsid w:val="00DB367A"/>
    <w:rsid w:val="00DB3A50"/>
    <w:rsid w:val="00DB3AFE"/>
    <w:rsid w:val="00DB3FE5"/>
    <w:rsid w:val="00DB403A"/>
    <w:rsid w:val="00DB491C"/>
    <w:rsid w:val="00DB4A7A"/>
    <w:rsid w:val="00DB4D1F"/>
    <w:rsid w:val="00DB5312"/>
    <w:rsid w:val="00DB5E9E"/>
    <w:rsid w:val="00DB6320"/>
    <w:rsid w:val="00DB63BA"/>
    <w:rsid w:val="00DB6745"/>
    <w:rsid w:val="00DB6840"/>
    <w:rsid w:val="00DB6B93"/>
    <w:rsid w:val="00DB72A7"/>
    <w:rsid w:val="00DB72AA"/>
    <w:rsid w:val="00DB7E5A"/>
    <w:rsid w:val="00DC0047"/>
    <w:rsid w:val="00DC018B"/>
    <w:rsid w:val="00DC0518"/>
    <w:rsid w:val="00DC0803"/>
    <w:rsid w:val="00DC092C"/>
    <w:rsid w:val="00DC0E5A"/>
    <w:rsid w:val="00DC1168"/>
    <w:rsid w:val="00DC12CB"/>
    <w:rsid w:val="00DC1393"/>
    <w:rsid w:val="00DC141E"/>
    <w:rsid w:val="00DC1751"/>
    <w:rsid w:val="00DC1782"/>
    <w:rsid w:val="00DC193B"/>
    <w:rsid w:val="00DC1F50"/>
    <w:rsid w:val="00DC2502"/>
    <w:rsid w:val="00DC27D2"/>
    <w:rsid w:val="00DC2826"/>
    <w:rsid w:val="00DC2B3F"/>
    <w:rsid w:val="00DC334E"/>
    <w:rsid w:val="00DC3F6F"/>
    <w:rsid w:val="00DC42EA"/>
    <w:rsid w:val="00DC4487"/>
    <w:rsid w:val="00DC4BFB"/>
    <w:rsid w:val="00DC5767"/>
    <w:rsid w:val="00DC593E"/>
    <w:rsid w:val="00DC5DAD"/>
    <w:rsid w:val="00DC6122"/>
    <w:rsid w:val="00DC63B3"/>
    <w:rsid w:val="00DC7FBF"/>
    <w:rsid w:val="00DD0A7F"/>
    <w:rsid w:val="00DD0C09"/>
    <w:rsid w:val="00DD0FB5"/>
    <w:rsid w:val="00DD0FBF"/>
    <w:rsid w:val="00DD1077"/>
    <w:rsid w:val="00DD1320"/>
    <w:rsid w:val="00DD1748"/>
    <w:rsid w:val="00DD1A26"/>
    <w:rsid w:val="00DD255A"/>
    <w:rsid w:val="00DD2794"/>
    <w:rsid w:val="00DD27FF"/>
    <w:rsid w:val="00DD2FD9"/>
    <w:rsid w:val="00DD33A6"/>
    <w:rsid w:val="00DD38F2"/>
    <w:rsid w:val="00DD3CE3"/>
    <w:rsid w:val="00DD3DD8"/>
    <w:rsid w:val="00DD4D59"/>
    <w:rsid w:val="00DD4E33"/>
    <w:rsid w:val="00DD531B"/>
    <w:rsid w:val="00DD5C7E"/>
    <w:rsid w:val="00DD5C85"/>
    <w:rsid w:val="00DD622A"/>
    <w:rsid w:val="00DD637D"/>
    <w:rsid w:val="00DD6B39"/>
    <w:rsid w:val="00DD6DFD"/>
    <w:rsid w:val="00DD720C"/>
    <w:rsid w:val="00DD74A0"/>
    <w:rsid w:val="00DE0E96"/>
    <w:rsid w:val="00DE123B"/>
    <w:rsid w:val="00DE178D"/>
    <w:rsid w:val="00DE1CE5"/>
    <w:rsid w:val="00DE1FF1"/>
    <w:rsid w:val="00DE226F"/>
    <w:rsid w:val="00DE287E"/>
    <w:rsid w:val="00DE2B9C"/>
    <w:rsid w:val="00DE3089"/>
    <w:rsid w:val="00DE33FD"/>
    <w:rsid w:val="00DE38C3"/>
    <w:rsid w:val="00DE42E5"/>
    <w:rsid w:val="00DE49DC"/>
    <w:rsid w:val="00DE4B46"/>
    <w:rsid w:val="00DE53CD"/>
    <w:rsid w:val="00DE59D9"/>
    <w:rsid w:val="00DE5A57"/>
    <w:rsid w:val="00DE5D2B"/>
    <w:rsid w:val="00DE6738"/>
    <w:rsid w:val="00DE68A9"/>
    <w:rsid w:val="00DE74E9"/>
    <w:rsid w:val="00DE77B9"/>
    <w:rsid w:val="00DE78A7"/>
    <w:rsid w:val="00DE7C47"/>
    <w:rsid w:val="00DE7C6E"/>
    <w:rsid w:val="00DE7D4D"/>
    <w:rsid w:val="00DE7FB8"/>
    <w:rsid w:val="00DE7FDD"/>
    <w:rsid w:val="00DF0021"/>
    <w:rsid w:val="00DF0705"/>
    <w:rsid w:val="00DF1CAA"/>
    <w:rsid w:val="00DF29A0"/>
    <w:rsid w:val="00DF2DD0"/>
    <w:rsid w:val="00DF2F0E"/>
    <w:rsid w:val="00DF37B9"/>
    <w:rsid w:val="00DF38BB"/>
    <w:rsid w:val="00DF421D"/>
    <w:rsid w:val="00DF4BD6"/>
    <w:rsid w:val="00DF5264"/>
    <w:rsid w:val="00DF570C"/>
    <w:rsid w:val="00DF5E7E"/>
    <w:rsid w:val="00DF5F57"/>
    <w:rsid w:val="00DF5F87"/>
    <w:rsid w:val="00DF60D5"/>
    <w:rsid w:val="00DF691F"/>
    <w:rsid w:val="00DF696A"/>
    <w:rsid w:val="00DF6AEF"/>
    <w:rsid w:val="00DF6D04"/>
    <w:rsid w:val="00DF6D7C"/>
    <w:rsid w:val="00DF7920"/>
    <w:rsid w:val="00DF7A39"/>
    <w:rsid w:val="00E00529"/>
    <w:rsid w:val="00E00537"/>
    <w:rsid w:val="00E00A64"/>
    <w:rsid w:val="00E0120E"/>
    <w:rsid w:val="00E01616"/>
    <w:rsid w:val="00E01720"/>
    <w:rsid w:val="00E01727"/>
    <w:rsid w:val="00E01A71"/>
    <w:rsid w:val="00E0255A"/>
    <w:rsid w:val="00E02A07"/>
    <w:rsid w:val="00E0316A"/>
    <w:rsid w:val="00E039EB"/>
    <w:rsid w:val="00E03DFA"/>
    <w:rsid w:val="00E03E44"/>
    <w:rsid w:val="00E03EE7"/>
    <w:rsid w:val="00E04D5D"/>
    <w:rsid w:val="00E04EDF"/>
    <w:rsid w:val="00E05366"/>
    <w:rsid w:val="00E056D4"/>
    <w:rsid w:val="00E0581F"/>
    <w:rsid w:val="00E05911"/>
    <w:rsid w:val="00E05AE5"/>
    <w:rsid w:val="00E060DE"/>
    <w:rsid w:val="00E065A7"/>
    <w:rsid w:val="00E06911"/>
    <w:rsid w:val="00E06CB5"/>
    <w:rsid w:val="00E06F21"/>
    <w:rsid w:val="00E072BA"/>
    <w:rsid w:val="00E077C3"/>
    <w:rsid w:val="00E07A9A"/>
    <w:rsid w:val="00E10935"/>
    <w:rsid w:val="00E10B7B"/>
    <w:rsid w:val="00E111C0"/>
    <w:rsid w:val="00E11365"/>
    <w:rsid w:val="00E11433"/>
    <w:rsid w:val="00E11D4F"/>
    <w:rsid w:val="00E12259"/>
    <w:rsid w:val="00E12317"/>
    <w:rsid w:val="00E12D82"/>
    <w:rsid w:val="00E133C1"/>
    <w:rsid w:val="00E13665"/>
    <w:rsid w:val="00E13735"/>
    <w:rsid w:val="00E13900"/>
    <w:rsid w:val="00E13C10"/>
    <w:rsid w:val="00E13EFB"/>
    <w:rsid w:val="00E1407F"/>
    <w:rsid w:val="00E14111"/>
    <w:rsid w:val="00E1480C"/>
    <w:rsid w:val="00E14B0B"/>
    <w:rsid w:val="00E14DE6"/>
    <w:rsid w:val="00E157A7"/>
    <w:rsid w:val="00E15B7A"/>
    <w:rsid w:val="00E160A1"/>
    <w:rsid w:val="00E16779"/>
    <w:rsid w:val="00E16998"/>
    <w:rsid w:val="00E17805"/>
    <w:rsid w:val="00E17BC8"/>
    <w:rsid w:val="00E17E53"/>
    <w:rsid w:val="00E17E9E"/>
    <w:rsid w:val="00E20265"/>
    <w:rsid w:val="00E205AF"/>
    <w:rsid w:val="00E20664"/>
    <w:rsid w:val="00E207F9"/>
    <w:rsid w:val="00E210E3"/>
    <w:rsid w:val="00E21939"/>
    <w:rsid w:val="00E21AFF"/>
    <w:rsid w:val="00E21C2B"/>
    <w:rsid w:val="00E22048"/>
    <w:rsid w:val="00E2219F"/>
    <w:rsid w:val="00E228D2"/>
    <w:rsid w:val="00E239E6"/>
    <w:rsid w:val="00E23D4F"/>
    <w:rsid w:val="00E24012"/>
    <w:rsid w:val="00E243CD"/>
    <w:rsid w:val="00E25101"/>
    <w:rsid w:val="00E25989"/>
    <w:rsid w:val="00E259E1"/>
    <w:rsid w:val="00E25C77"/>
    <w:rsid w:val="00E25D11"/>
    <w:rsid w:val="00E25E61"/>
    <w:rsid w:val="00E26046"/>
    <w:rsid w:val="00E26178"/>
    <w:rsid w:val="00E26430"/>
    <w:rsid w:val="00E2647B"/>
    <w:rsid w:val="00E270BE"/>
    <w:rsid w:val="00E27154"/>
    <w:rsid w:val="00E2734F"/>
    <w:rsid w:val="00E2766D"/>
    <w:rsid w:val="00E2772F"/>
    <w:rsid w:val="00E27FAB"/>
    <w:rsid w:val="00E30933"/>
    <w:rsid w:val="00E30C38"/>
    <w:rsid w:val="00E30C50"/>
    <w:rsid w:val="00E31038"/>
    <w:rsid w:val="00E3155B"/>
    <w:rsid w:val="00E31A44"/>
    <w:rsid w:val="00E31C93"/>
    <w:rsid w:val="00E320C0"/>
    <w:rsid w:val="00E3249E"/>
    <w:rsid w:val="00E32E8D"/>
    <w:rsid w:val="00E33215"/>
    <w:rsid w:val="00E33377"/>
    <w:rsid w:val="00E33419"/>
    <w:rsid w:val="00E33AE4"/>
    <w:rsid w:val="00E33EF6"/>
    <w:rsid w:val="00E34285"/>
    <w:rsid w:val="00E350C8"/>
    <w:rsid w:val="00E35219"/>
    <w:rsid w:val="00E368BA"/>
    <w:rsid w:val="00E36944"/>
    <w:rsid w:val="00E36A7A"/>
    <w:rsid w:val="00E36D45"/>
    <w:rsid w:val="00E3715C"/>
    <w:rsid w:val="00E373EB"/>
    <w:rsid w:val="00E37A4F"/>
    <w:rsid w:val="00E37B9B"/>
    <w:rsid w:val="00E37C0D"/>
    <w:rsid w:val="00E405E1"/>
    <w:rsid w:val="00E40681"/>
    <w:rsid w:val="00E40691"/>
    <w:rsid w:val="00E410F6"/>
    <w:rsid w:val="00E41700"/>
    <w:rsid w:val="00E417E0"/>
    <w:rsid w:val="00E41BF3"/>
    <w:rsid w:val="00E41C6F"/>
    <w:rsid w:val="00E4202C"/>
    <w:rsid w:val="00E421B0"/>
    <w:rsid w:val="00E421E8"/>
    <w:rsid w:val="00E425B1"/>
    <w:rsid w:val="00E43120"/>
    <w:rsid w:val="00E434E1"/>
    <w:rsid w:val="00E4364B"/>
    <w:rsid w:val="00E437A5"/>
    <w:rsid w:val="00E43D1A"/>
    <w:rsid w:val="00E43D74"/>
    <w:rsid w:val="00E44A9F"/>
    <w:rsid w:val="00E44CA9"/>
    <w:rsid w:val="00E458AD"/>
    <w:rsid w:val="00E45A02"/>
    <w:rsid w:val="00E45D23"/>
    <w:rsid w:val="00E45E90"/>
    <w:rsid w:val="00E46296"/>
    <w:rsid w:val="00E465E7"/>
    <w:rsid w:val="00E46A52"/>
    <w:rsid w:val="00E46C03"/>
    <w:rsid w:val="00E46F92"/>
    <w:rsid w:val="00E4706B"/>
    <w:rsid w:val="00E471BE"/>
    <w:rsid w:val="00E472EF"/>
    <w:rsid w:val="00E47BF0"/>
    <w:rsid w:val="00E47C06"/>
    <w:rsid w:val="00E47C9A"/>
    <w:rsid w:val="00E47D30"/>
    <w:rsid w:val="00E500FB"/>
    <w:rsid w:val="00E5039C"/>
    <w:rsid w:val="00E5085D"/>
    <w:rsid w:val="00E5108D"/>
    <w:rsid w:val="00E515B7"/>
    <w:rsid w:val="00E51979"/>
    <w:rsid w:val="00E5203D"/>
    <w:rsid w:val="00E52505"/>
    <w:rsid w:val="00E52583"/>
    <w:rsid w:val="00E525B1"/>
    <w:rsid w:val="00E52CBE"/>
    <w:rsid w:val="00E53016"/>
    <w:rsid w:val="00E537EB"/>
    <w:rsid w:val="00E54575"/>
    <w:rsid w:val="00E549C1"/>
    <w:rsid w:val="00E55A4E"/>
    <w:rsid w:val="00E56267"/>
    <w:rsid w:val="00E56CDC"/>
    <w:rsid w:val="00E56EF4"/>
    <w:rsid w:val="00E57546"/>
    <w:rsid w:val="00E576C3"/>
    <w:rsid w:val="00E57703"/>
    <w:rsid w:val="00E57908"/>
    <w:rsid w:val="00E602D1"/>
    <w:rsid w:val="00E60BD6"/>
    <w:rsid w:val="00E614B0"/>
    <w:rsid w:val="00E61999"/>
    <w:rsid w:val="00E61B0D"/>
    <w:rsid w:val="00E61E0B"/>
    <w:rsid w:val="00E62B9A"/>
    <w:rsid w:val="00E62C1B"/>
    <w:rsid w:val="00E62CB7"/>
    <w:rsid w:val="00E631EC"/>
    <w:rsid w:val="00E632FB"/>
    <w:rsid w:val="00E63FA5"/>
    <w:rsid w:val="00E64024"/>
    <w:rsid w:val="00E640F1"/>
    <w:rsid w:val="00E648E6"/>
    <w:rsid w:val="00E64B3B"/>
    <w:rsid w:val="00E64EFC"/>
    <w:rsid w:val="00E64F29"/>
    <w:rsid w:val="00E65193"/>
    <w:rsid w:val="00E655CE"/>
    <w:rsid w:val="00E65A9F"/>
    <w:rsid w:val="00E65B77"/>
    <w:rsid w:val="00E65C4B"/>
    <w:rsid w:val="00E65E22"/>
    <w:rsid w:val="00E65E7F"/>
    <w:rsid w:val="00E6609B"/>
    <w:rsid w:val="00E66F06"/>
    <w:rsid w:val="00E670CA"/>
    <w:rsid w:val="00E677AD"/>
    <w:rsid w:val="00E67B9E"/>
    <w:rsid w:val="00E67C7C"/>
    <w:rsid w:val="00E67CBB"/>
    <w:rsid w:val="00E67D5C"/>
    <w:rsid w:val="00E700F7"/>
    <w:rsid w:val="00E7043D"/>
    <w:rsid w:val="00E7152C"/>
    <w:rsid w:val="00E71869"/>
    <w:rsid w:val="00E723CD"/>
    <w:rsid w:val="00E725B7"/>
    <w:rsid w:val="00E727BB"/>
    <w:rsid w:val="00E728F0"/>
    <w:rsid w:val="00E729BA"/>
    <w:rsid w:val="00E72BE8"/>
    <w:rsid w:val="00E730D7"/>
    <w:rsid w:val="00E73AF9"/>
    <w:rsid w:val="00E73B81"/>
    <w:rsid w:val="00E73C17"/>
    <w:rsid w:val="00E73E71"/>
    <w:rsid w:val="00E74265"/>
    <w:rsid w:val="00E74490"/>
    <w:rsid w:val="00E74896"/>
    <w:rsid w:val="00E74A37"/>
    <w:rsid w:val="00E75020"/>
    <w:rsid w:val="00E75234"/>
    <w:rsid w:val="00E75292"/>
    <w:rsid w:val="00E7535A"/>
    <w:rsid w:val="00E753C8"/>
    <w:rsid w:val="00E753EC"/>
    <w:rsid w:val="00E756CF"/>
    <w:rsid w:val="00E768D5"/>
    <w:rsid w:val="00E769CC"/>
    <w:rsid w:val="00E76BBA"/>
    <w:rsid w:val="00E76C97"/>
    <w:rsid w:val="00E77781"/>
    <w:rsid w:val="00E777DB"/>
    <w:rsid w:val="00E77835"/>
    <w:rsid w:val="00E77CFC"/>
    <w:rsid w:val="00E77E2A"/>
    <w:rsid w:val="00E809F6"/>
    <w:rsid w:val="00E80D17"/>
    <w:rsid w:val="00E811CC"/>
    <w:rsid w:val="00E8121B"/>
    <w:rsid w:val="00E8135C"/>
    <w:rsid w:val="00E81899"/>
    <w:rsid w:val="00E8189E"/>
    <w:rsid w:val="00E81CC2"/>
    <w:rsid w:val="00E827DD"/>
    <w:rsid w:val="00E82C64"/>
    <w:rsid w:val="00E82FA5"/>
    <w:rsid w:val="00E837C4"/>
    <w:rsid w:val="00E83CCE"/>
    <w:rsid w:val="00E83E52"/>
    <w:rsid w:val="00E841E3"/>
    <w:rsid w:val="00E843CC"/>
    <w:rsid w:val="00E84B2F"/>
    <w:rsid w:val="00E84CD8"/>
    <w:rsid w:val="00E84D0B"/>
    <w:rsid w:val="00E851AD"/>
    <w:rsid w:val="00E85697"/>
    <w:rsid w:val="00E856BA"/>
    <w:rsid w:val="00E8570A"/>
    <w:rsid w:val="00E85972"/>
    <w:rsid w:val="00E85D26"/>
    <w:rsid w:val="00E86039"/>
    <w:rsid w:val="00E86231"/>
    <w:rsid w:val="00E8624F"/>
    <w:rsid w:val="00E8641B"/>
    <w:rsid w:val="00E86798"/>
    <w:rsid w:val="00E86B06"/>
    <w:rsid w:val="00E86DD4"/>
    <w:rsid w:val="00E8727B"/>
    <w:rsid w:val="00E873C4"/>
    <w:rsid w:val="00E87A56"/>
    <w:rsid w:val="00E87AAA"/>
    <w:rsid w:val="00E902AD"/>
    <w:rsid w:val="00E910A1"/>
    <w:rsid w:val="00E91E73"/>
    <w:rsid w:val="00E923C9"/>
    <w:rsid w:val="00E92B2B"/>
    <w:rsid w:val="00E92BE1"/>
    <w:rsid w:val="00E93F9B"/>
    <w:rsid w:val="00E94273"/>
    <w:rsid w:val="00E943CF"/>
    <w:rsid w:val="00E9443C"/>
    <w:rsid w:val="00E944E7"/>
    <w:rsid w:val="00E94C6A"/>
    <w:rsid w:val="00E94E0C"/>
    <w:rsid w:val="00E9523A"/>
    <w:rsid w:val="00E955AA"/>
    <w:rsid w:val="00E957E2"/>
    <w:rsid w:val="00E9588E"/>
    <w:rsid w:val="00E95E1F"/>
    <w:rsid w:val="00E96191"/>
    <w:rsid w:val="00E96509"/>
    <w:rsid w:val="00E96617"/>
    <w:rsid w:val="00E96B76"/>
    <w:rsid w:val="00E96B8A"/>
    <w:rsid w:val="00E96F4E"/>
    <w:rsid w:val="00E970A2"/>
    <w:rsid w:val="00E970F0"/>
    <w:rsid w:val="00E977B7"/>
    <w:rsid w:val="00E97A5F"/>
    <w:rsid w:val="00EA0747"/>
    <w:rsid w:val="00EA0881"/>
    <w:rsid w:val="00EA0B6C"/>
    <w:rsid w:val="00EA0BEB"/>
    <w:rsid w:val="00EA0D2F"/>
    <w:rsid w:val="00EA1129"/>
    <w:rsid w:val="00EA1785"/>
    <w:rsid w:val="00EA1793"/>
    <w:rsid w:val="00EA1D6F"/>
    <w:rsid w:val="00EA1F9F"/>
    <w:rsid w:val="00EA2062"/>
    <w:rsid w:val="00EA2340"/>
    <w:rsid w:val="00EA2522"/>
    <w:rsid w:val="00EA27C7"/>
    <w:rsid w:val="00EA2CEC"/>
    <w:rsid w:val="00EA3184"/>
    <w:rsid w:val="00EA3A3D"/>
    <w:rsid w:val="00EA4612"/>
    <w:rsid w:val="00EA46EB"/>
    <w:rsid w:val="00EA4ECB"/>
    <w:rsid w:val="00EA53B4"/>
    <w:rsid w:val="00EA58A9"/>
    <w:rsid w:val="00EA5A1F"/>
    <w:rsid w:val="00EA5CB6"/>
    <w:rsid w:val="00EA6081"/>
    <w:rsid w:val="00EA67ED"/>
    <w:rsid w:val="00EA788C"/>
    <w:rsid w:val="00EA7A01"/>
    <w:rsid w:val="00EA7DB6"/>
    <w:rsid w:val="00EB01CB"/>
    <w:rsid w:val="00EB07CE"/>
    <w:rsid w:val="00EB0DD4"/>
    <w:rsid w:val="00EB1270"/>
    <w:rsid w:val="00EB1553"/>
    <w:rsid w:val="00EB16CB"/>
    <w:rsid w:val="00EB18C1"/>
    <w:rsid w:val="00EB19FE"/>
    <w:rsid w:val="00EB1B65"/>
    <w:rsid w:val="00EB1C5F"/>
    <w:rsid w:val="00EB2C2A"/>
    <w:rsid w:val="00EB2E1C"/>
    <w:rsid w:val="00EB2E69"/>
    <w:rsid w:val="00EB3274"/>
    <w:rsid w:val="00EB35EA"/>
    <w:rsid w:val="00EB37B5"/>
    <w:rsid w:val="00EB38C0"/>
    <w:rsid w:val="00EB38CA"/>
    <w:rsid w:val="00EB38EC"/>
    <w:rsid w:val="00EB3915"/>
    <w:rsid w:val="00EB3EE5"/>
    <w:rsid w:val="00EB4DA6"/>
    <w:rsid w:val="00EB54DC"/>
    <w:rsid w:val="00EB5AA1"/>
    <w:rsid w:val="00EB5AD4"/>
    <w:rsid w:val="00EB5B48"/>
    <w:rsid w:val="00EB5F04"/>
    <w:rsid w:val="00EB6041"/>
    <w:rsid w:val="00EB6237"/>
    <w:rsid w:val="00EB62B6"/>
    <w:rsid w:val="00EB6749"/>
    <w:rsid w:val="00EB6AC6"/>
    <w:rsid w:val="00EB6B86"/>
    <w:rsid w:val="00EC02FE"/>
    <w:rsid w:val="00EC0801"/>
    <w:rsid w:val="00EC0AA4"/>
    <w:rsid w:val="00EC0EBD"/>
    <w:rsid w:val="00EC2155"/>
    <w:rsid w:val="00EC2581"/>
    <w:rsid w:val="00EC2765"/>
    <w:rsid w:val="00EC27C3"/>
    <w:rsid w:val="00EC331E"/>
    <w:rsid w:val="00EC3546"/>
    <w:rsid w:val="00EC3B05"/>
    <w:rsid w:val="00EC3CD2"/>
    <w:rsid w:val="00EC4211"/>
    <w:rsid w:val="00EC42AF"/>
    <w:rsid w:val="00EC4698"/>
    <w:rsid w:val="00EC4853"/>
    <w:rsid w:val="00EC4CAA"/>
    <w:rsid w:val="00EC504C"/>
    <w:rsid w:val="00EC524A"/>
    <w:rsid w:val="00EC55CB"/>
    <w:rsid w:val="00EC57E3"/>
    <w:rsid w:val="00EC5EB6"/>
    <w:rsid w:val="00EC6231"/>
    <w:rsid w:val="00EC6320"/>
    <w:rsid w:val="00EC6596"/>
    <w:rsid w:val="00EC6CE8"/>
    <w:rsid w:val="00EC77A1"/>
    <w:rsid w:val="00EC7E93"/>
    <w:rsid w:val="00ED0139"/>
    <w:rsid w:val="00ED0A58"/>
    <w:rsid w:val="00ED0E12"/>
    <w:rsid w:val="00ED0F23"/>
    <w:rsid w:val="00ED0F68"/>
    <w:rsid w:val="00ED1266"/>
    <w:rsid w:val="00ED19CB"/>
    <w:rsid w:val="00ED1E12"/>
    <w:rsid w:val="00ED2A5D"/>
    <w:rsid w:val="00ED2A7A"/>
    <w:rsid w:val="00ED345B"/>
    <w:rsid w:val="00ED3474"/>
    <w:rsid w:val="00ED3886"/>
    <w:rsid w:val="00ED3B13"/>
    <w:rsid w:val="00ED3CE4"/>
    <w:rsid w:val="00ED42D9"/>
    <w:rsid w:val="00ED4F1B"/>
    <w:rsid w:val="00ED4FE4"/>
    <w:rsid w:val="00ED5323"/>
    <w:rsid w:val="00ED5410"/>
    <w:rsid w:val="00ED5442"/>
    <w:rsid w:val="00ED6963"/>
    <w:rsid w:val="00ED699D"/>
    <w:rsid w:val="00ED6E10"/>
    <w:rsid w:val="00ED75BC"/>
    <w:rsid w:val="00ED7D77"/>
    <w:rsid w:val="00EE0082"/>
    <w:rsid w:val="00EE0693"/>
    <w:rsid w:val="00EE075B"/>
    <w:rsid w:val="00EE09AB"/>
    <w:rsid w:val="00EE1120"/>
    <w:rsid w:val="00EE15E3"/>
    <w:rsid w:val="00EE26AD"/>
    <w:rsid w:val="00EE2F84"/>
    <w:rsid w:val="00EE3043"/>
    <w:rsid w:val="00EE30F0"/>
    <w:rsid w:val="00EE366F"/>
    <w:rsid w:val="00EE3A40"/>
    <w:rsid w:val="00EE3D22"/>
    <w:rsid w:val="00EE41B1"/>
    <w:rsid w:val="00EE465E"/>
    <w:rsid w:val="00EE4892"/>
    <w:rsid w:val="00EE48C3"/>
    <w:rsid w:val="00EE49C3"/>
    <w:rsid w:val="00EE4D02"/>
    <w:rsid w:val="00EE4D8C"/>
    <w:rsid w:val="00EE4ED2"/>
    <w:rsid w:val="00EE5214"/>
    <w:rsid w:val="00EE5418"/>
    <w:rsid w:val="00EE56F6"/>
    <w:rsid w:val="00EE5E2B"/>
    <w:rsid w:val="00EE626E"/>
    <w:rsid w:val="00EE69A1"/>
    <w:rsid w:val="00EE7435"/>
    <w:rsid w:val="00EE749D"/>
    <w:rsid w:val="00EE777E"/>
    <w:rsid w:val="00EE7C1E"/>
    <w:rsid w:val="00EF0A71"/>
    <w:rsid w:val="00EF1142"/>
    <w:rsid w:val="00EF1523"/>
    <w:rsid w:val="00EF18F9"/>
    <w:rsid w:val="00EF1D2F"/>
    <w:rsid w:val="00EF1FA9"/>
    <w:rsid w:val="00EF1FE1"/>
    <w:rsid w:val="00EF253B"/>
    <w:rsid w:val="00EF2B48"/>
    <w:rsid w:val="00EF2CF6"/>
    <w:rsid w:val="00EF32B5"/>
    <w:rsid w:val="00EF388B"/>
    <w:rsid w:val="00EF3BF9"/>
    <w:rsid w:val="00EF401C"/>
    <w:rsid w:val="00EF4DC3"/>
    <w:rsid w:val="00EF52E6"/>
    <w:rsid w:val="00EF5338"/>
    <w:rsid w:val="00EF5769"/>
    <w:rsid w:val="00EF5E02"/>
    <w:rsid w:val="00EF62A4"/>
    <w:rsid w:val="00EF634E"/>
    <w:rsid w:val="00EF6472"/>
    <w:rsid w:val="00EF676D"/>
    <w:rsid w:val="00EF6B8B"/>
    <w:rsid w:val="00EF71DD"/>
    <w:rsid w:val="00EF7756"/>
    <w:rsid w:val="00EF78D6"/>
    <w:rsid w:val="00EF7908"/>
    <w:rsid w:val="00F01A12"/>
    <w:rsid w:val="00F01D87"/>
    <w:rsid w:val="00F02040"/>
    <w:rsid w:val="00F02584"/>
    <w:rsid w:val="00F02727"/>
    <w:rsid w:val="00F02C32"/>
    <w:rsid w:val="00F03BAD"/>
    <w:rsid w:val="00F043BC"/>
    <w:rsid w:val="00F05690"/>
    <w:rsid w:val="00F0579B"/>
    <w:rsid w:val="00F0587D"/>
    <w:rsid w:val="00F05C1D"/>
    <w:rsid w:val="00F05ECD"/>
    <w:rsid w:val="00F0603B"/>
    <w:rsid w:val="00F06102"/>
    <w:rsid w:val="00F064BF"/>
    <w:rsid w:val="00F07208"/>
    <w:rsid w:val="00F077B4"/>
    <w:rsid w:val="00F07F8E"/>
    <w:rsid w:val="00F1020B"/>
    <w:rsid w:val="00F10AFB"/>
    <w:rsid w:val="00F11A71"/>
    <w:rsid w:val="00F12994"/>
    <w:rsid w:val="00F1381C"/>
    <w:rsid w:val="00F138D4"/>
    <w:rsid w:val="00F13D70"/>
    <w:rsid w:val="00F150BB"/>
    <w:rsid w:val="00F159FD"/>
    <w:rsid w:val="00F1612A"/>
    <w:rsid w:val="00F161E2"/>
    <w:rsid w:val="00F165E9"/>
    <w:rsid w:val="00F16A68"/>
    <w:rsid w:val="00F17E02"/>
    <w:rsid w:val="00F203A5"/>
    <w:rsid w:val="00F208E5"/>
    <w:rsid w:val="00F20BA8"/>
    <w:rsid w:val="00F2125E"/>
    <w:rsid w:val="00F213C1"/>
    <w:rsid w:val="00F21484"/>
    <w:rsid w:val="00F2164F"/>
    <w:rsid w:val="00F21AD0"/>
    <w:rsid w:val="00F21D47"/>
    <w:rsid w:val="00F22891"/>
    <w:rsid w:val="00F234DD"/>
    <w:rsid w:val="00F23E06"/>
    <w:rsid w:val="00F23EFB"/>
    <w:rsid w:val="00F23F0C"/>
    <w:rsid w:val="00F24032"/>
    <w:rsid w:val="00F24344"/>
    <w:rsid w:val="00F25537"/>
    <w:rsid w:val="00F25736"/>
    <w:rsid w:val="00F258E6"/>
    <w:rsid w:val="00F25D5A"/>
    <w:rsid w:val="00F2680A"/>
    <w:rsid w:val="00F26C13"/>
    <w:rsid w:val="00F26C92"/>
    <w:rsid w:val="00F26DD8"/>
    <w:rsid w:val="00F27C65"/>
    <w:rsid w:val="00F27F07"/>
    <w:rsid w:val="00F300E2"/>
    <w:rsid w:val="00F30829"/>
    <w:rsid w:val="00F312C1"/>
    <w:rsid w:val="00F3163F"/>
    <w:rsid w:val="00F31AB9"/>
    <w:rsid w:val="00F31B36"/>
    <w:rsid w:val="00F323F7"/>
    <w:rsid w:val="00F32550"/>
    <w:rsid w:val="00F3334C"/>
    <w:rsid w:val="00F33C72"/>
    <w:rsid w:val="00F34637"/>
    <w:rsid w:val="00F34A81"/>
    <w:rsid w:val="00F34F61"/>
    <w:rsid w:val="00F35108"/>
    <w:rsid w:val="00F351BA"/>
    <w:rsid w:val="00F353B6"/>
    <w:rsid w:val="00F35B7D"/>
    <w:rsid w:val="00F3633F"/>
    <w:rsid w:val="00F36590"/>
    <w:rsid w:val="00F371BB"/>
    <w:rsid w:val="00F37A93"/>
    <w:rsid w:val="00F37D8C"/>
    <w:rsid w:val="00F40008"/>
    <w:rsid w:val="00F40461"/>
    <w:rsid w:val="00F40BCD"/>
    <w:rsid w:val="00F411A2"/>
    <w:rsid w:val="00F41919"/>
    <w:rsid w:val="00F41AA3"/>
    <w:rsid w:val="00F41B9C"/>
    <w:rsid w:val="00F41F94"/>
    <w:rsid w:val="00F4224C"/>
    <w:rsid w:val="00F42F40"/>
    <w:rsid w:val="00F42FA5"/>
    <w:rsid w:val="00F430B5"/>
    <w:rsid w:val="00F43143"/>
    <w:rsid w:val="00F43AB6"/>
    <w:rsid w:val="00F45B43"/>
    <w:rsid w:val="00F462F5"/>
    <w:rsid w:val="00F46E0C"/>
    <w:rsid w:val="00F46EE4"/>
    <w:rsid w:val="00F4757C"/>
    <w:rsid w:val="00F47658"/>
    <w:rsid w:val="00F478DA"/>
    <w:rsid w:val="00F47CDE"/>
    <w:rsid w:val="00F47D9E"/>
    <w:rsid w:val="00F47F83"/>
    <w:rsid w:val="00F500EB"/>
    <w:rsid w:val="00F5072B"/>
    <w:rsid w:val="00F508C8"/>
    <w:rsid w:val="00F5102E"/>
    <w:rsid w:val="00F51737"/>
    <w:rsid w:val="00F51D1B"/>
    <w:rsid w:val="00F522BA"/>
    <w:rsid w:val="00F5265C"/>
    <w:rsid w:val="00F52B5A"/>
    <w:rsid w:val="00F534BA"/>
    <w:rsid w:val="00F5371F"/>
    <w:rsid w:val="00F5438C"/>
    <w:rsid w:val="00F54497"/>
    <w:rsid w:val="00F544F6"/>
    <w:rsid w:val="00F548D8"/>
    <w:rsid w:val="00F55175"/>
    <w:rsid w:val="00F554AC"/>
    <w:rsid w:val="00F5595B"/>
    <w:rsid w:val="00F55A16"/>
    <w:rsid w:val="00F55E09"/>
    <w:rsid w:val="00F55F7A"/>
    <w:rsid w:val="00F56B43"/>
    <w:rsid w:val="00F60132"/>
    <w:rsid w:val="00F60166"/>
    <w:rsid w:val="00F602C1"/>
    <w:rsid w:val="00F60475"/>
    <w:rsid w:val="00F605B8"/>
    <w:rsid w:val="00F61A29"/>
    <w:rsid w:val="00F61DC8"/>
    <w:rsid w:val="00F61E02"/>
    <w:rsid w:val="00F6206B"/>
    <w:rsid w:val="00F620BD"/>
    <w:rsid w:val="00F62214"/>
    <w:rsid w:val="00F6228C"/>
    <w:rsid w:val="00F625E7"/>
    <w:rsid w:val="00F62BE4"/>
    <w:rsid w:val="00F62C1A"/>
    <w:rsid w:val="00F63503"/>
    <w:rsid w:val="00F64178"/>
    <w:rsid w:val="00F6453E"/>
    <w:rsid w:val="00F6491C"/>
    <w:rsid w:val="00F64927"/>
    <w:rsid w:val="00F64AB7"/>
    <w:rsid w:val="00F64CEB"/>
    <w:rsid w:val="00F64DC1"/>
    <w:rsid w:val="00F64F4C"/>
    <w:rsid w:val="00F65183"/>
    <w:rsid w:val="00F653DA"/>
    <w:rsid w:val="00F65692"/>
    <w:rsid w:val="00F65801"/>
    <w:rsid w:val="00F66173"/>
    <w:rsid w:val="00F66501"/>
    <w:rsid w:val="00F6657D"/>
    <w:rsid w:val="00F66711"/>
    <w:rsid w:val="00F66B27"/>
    <w:rsid w:val="00F66CE6"/>
    <w:rsid w:val="00F66E20"/>
    <w:rsid w:val="00F672A6"/>
    <w:rsid w:val="00F67540"/>
    <w:rsid w:val="00F675E7"/>
    <w:rsid w:val="00F6764B"/>
    <w:rsid w:val="00F678DF"/>
    <w:rsid w:val="00F67C1A"/>
    <w:rsid w:val="00F70275"/>
    <w:rsid w:val="00F716F2"/>
    <w:rsid w:val="00F71E06"/>
    <w:rsid w:val="00F7246F"/>
    <w:rsid w:val="00F725BE"/>
    <w:rsid w:val="00F72D8E"/>
    <w:rsid w:val="00F72EBA"/>
    <w:rsid w:val="00F7357D"/>
    <w:rsid w:val="00F73E75"/>
    <w:rsid w:val="00F741F0"/>
    <w:rsid w:val="00F746AF"/>
    <w:rsid w:val="00F74943"/>
    <w:rsid w:val="00F75513"/>
    <w:rsid w:val="00F75751"/>
    <w:rsid w:val="00F75C9E"/>
    <w:rsid w:val="00F76571"/>
    <w:rsid w:val="00F76930"/>
    <w:rsid w:val="00F76CA0"/>
    <w:rsid w:val="00F7713B"/>
    <w:rsid w:val="00F778D6"/>
    <w:rsid w:val="00F80875"/>
    <w:rsid w:val="00F80CEF"/>
    <w:rsid w:val="00F81211"/>
    <w:rsid w:val="00F815C0"/>
    <w:rsid w:val="00F81934"/>
    <w:rsid w:val="00F81BD9"/>
    <w:rsid w:val="00F81E5D"/>
    <w:rsid w:val="00F826BB"/>
    <w:rsid w:val="00F827B8"/>
    <w:rsid w:val="00F82A18"/>
    <w:rsid w:val="00F83431"/>
    <w:rsid w:val="00F8372A"/>
    <w:rsid w:val="00F83754"/>
    <w:rsid w:val="00F83E71"/>
    <w:rsid w:val="00F84132"/>
    <w:rsid w:val="00F843F5"/>
    <w:rsid w:val="00F84FD4"/>
    <w:rsid w:val="00F8515F"/>
    <w:rsid w:val="00F851DD"/>
    <w:rsid w:val="00F85E18"/>
    <w:rsid w:val="00F867F3"/>
    <w:rsid w:val="00F8693C"/>
    <w:rsid w:val="00F86BE5"/>
    <w:rsid w:val="00F86E3A"/>
    <w:rsid w:val="00F87055"/>
    <w:rsid w:val="00F87160"/>
    <w:rsid w:val="00F8766F"/>
    <w:rsid w:val="00F90192"/>
    <w:rsid w:val="00F902E0"/>
    <w:rsid w:val="00F904AC"/>
    <w:rsid w:val="00F90D65"/>
    <w:rsid w:val="00F90EEB"/>
    <w:rsid w:val="00F9125B"/>
    <w:rsid w:val="00F91CBB"/>
    <w:rsid w:val="00F91E1C"/>
    <w:rsid w:val="00F91EDA"/>
    <w:rsid w:val="00F92A45"/>
    <w:rsid w:val="00F92B1E"/>
    <w:rsid w:val="00F9318F"/>
    <w:rsid w:val="00F939E0"/>
    <w:rsid w:val="00F949DF"/>
    <w:rsid w:val="00F94E07"/>
    <w:rsid w:val="00F95513"/>
    <w:rsid w:val="00F96282"/>
    <w:rsid w:val="00F965AE"/>
    <w:rsid w:val="00F966EB"/>
    <w:rsid w:val="00F967B4"/>
    <w:rsid w:val="00F96C97"/>
    <w:rsid w:val="00F973A1"/>
    <w:rsid w:val="00F9799B"/>
    <w:rsid w:val="00F97D5C"/>
    <w:rsid w:val="00FA0847"/>
    <w:rsid w:val="00FA0A56"/>
    <w:rsid w:val="00FA0B86"/>
    <w:rsid w:val="00FA1521"/>
    <w:rsid w:val="00FA19C0"/>
    <w:rsid w:val="00FA1D48"/>
    <w:rsid w:val="00FA1D94"/>
    <w:rsid w:val="00FA2376"/>
    <w:rsid w:val="00FA260D"/>
    <w:rsid w:val="00FA2A17"/>
    <w:rsid w:val="00FA2A39"/>
    <w:rsid w:val="00FA2D31"/>
    <w:rsid w:val="00FA2E23"/>
    <w:rsid w:val="00FA2F04"/>
    <w:rsid w:val="00FA3191"/>
    <w:rsid w:val="00FA3291"/>
    <w:rsid w:val="00FA3DD5"/>
    <w:rsid w:val="00FA445E"/>
    <w:rsid w:val="00FA4575"/>
    <w:rsid w:val="00FA461D"/>
    <w:rsid w:val="00FA48F9"/>
    <w:rsid w:val="00FA4A84"/>
    <w:rsid w:val="00FA4DA3"/>
    <w:rsid w:val="00FA5357"/>
    <w:rsid w:val="00FA5B2C"/>
    <w:rsid w:val="00FA5BB0"/>
    <w:rsid w:val="00FA5BD2"/>
    <w:rsid w:val="00FA6461"/>
    <w:rsid w:val="00FA660E"/>
    <w:rsid w:val="00FA698A"/>
    <w:rsid w:val="00FA7016"/>
    <w:rsid w:val="00FA7436"/>
    <w:rsid w:val="00FA751F"/>
    <w:rsid w:val="00FA7558"/>
    <w:rsid w:val="00FA7803"/>
    <w:rsid w:val="00FA7C5E"/>
    <w:rsid w:val="00FA7F1B"/>
    <w:rsid w:val="00FB07F0"/>
    <w:rsid w:val="00FB0BFC"/>
    <w:rsid w:val="00FB0F10"/>
    <w:rsid w:val="00FB0FFE"/>
    <w:rsid w:val="00FB10F0"/>
    <w:rsid w:val="00FB12B2"/>
    <w:rsid w:val="00FB1A4C"/>
    <w:rsid w:val="00FB1F52"/>
    <w:rsid w:val="00FB220D"/>
    <w:rsid w:val="00FB24C7"/>
    <w:rsid w:val="00FB27E2"/>
    <w:rsid w:val="00FB29AE"/>
    <w:rsid w:val="00FB2D6B"/>
    <w:rsid w:val="00FB346D"/>
    <w:rsid w:val="00FB38A9"/>
    <w:rsid w:val="00FB3DDF"/>
    <w:rsid w:val="00FB40D6"/>
    <w:rsid w:val="00FB4140"/>
    <w:rsid w:val="00FB41D6"/>
    <w:rsid w:val="00FB45CF"/>
    <w:rsid w:val="00FB543A"/>
    <w:rsid w:val="00FB5514"/>
    <w:rsid w:val="00FB5554"/>
    <w:rsid w:val="00FB5CC0"/>
    <w:rsid w:val="00FB62F8"/>
    <w:rsid w:val="00FB655D"/>
    <w:rsid w:val="00FB686F"/>
    <w:rsid w:val="00FB6AB3"/>
    <w:rsid w:val="00FB70FD"/>
    <w:rsid w:val="00FC0B67"/>
    <w:rsid w:val="00FC0F42"/>
    <w:rsid w:val="00FC1845"/>
    <w:rsid w:val="00FC22E0"/>
    <w:rsid w:val="00FC2449"/>
    <w:rsid w:val="00FC25ED"/>
    <w:rsid w:val="00FC2806"/>
    <w:rsid w:val="00FC2CB8"/>
    <w:rsid w:val="00FC2ED7"/>
    <w:rsid w:val="00FC3009"/>
    <w:rsid w:val="00FC38D7"/>
    <w:rsid w:val="00FC392B"/>
    <w:rsid w:val="00FC3F3B"/>
    <w:rsid w:val="00FC4002"/>
    <w:rsid w:val="00FC4F13"/>
    <w:rsid w:val="00FC510F"/>
    <w:rsid w:val="00FC55AD"/>
    <w:rsid w:val="00FC64B7"/>
    <w:rsid w:val="00FC66B1"/>
    <w:rsid w:val="00FC70A6"/>
    <w:rsid w:val="00FC7475"/>
    <w:rsid w:val="00FC7827"/>
    <w:rsid w:val="00FC78A1"/>
    <w:rsid w:val="00FC7A1F"/>
    <w:rsid w:val="00FC7FF1"/>
    <w:rsid w:val="00FD009F"/>
    <w:rsid w:val="00FD0E60"/>
    <w:rsid w:val="00FD1675"/>
    <w:rsid w:val="00FD188E"/>
    <w:rsid w:val="00FD18F6"/>
    <w:rsid w:val="00FD1D1F"/>
    <w:rsid w:val="00FD1E8D"/>
    <w:rsid w:val="00FD1F19"/>
    <w:rsid w:val="00FD278D"/>
    <w:rsid w:val="00FD28FC"/>
    <w:rsid w:val="00FD2B31"/>
    <w:rsid w:val="00FD2C91"/>
    <w:rsid w:val="00FD2FF0"/>
    <w:rsid w:val="00FD336A"/>
    <w:rsid w:val="00FD3F33"/>
    <w:rsid w:val="00FD4F66"/>
    <w:rsid w:val="00FD5139"/>
    <w:rsid w:val="00FD5C48"/>
    <w:rsid w:val="00FD5F8B"/>
    <w:rsid w:val="00FD5FDF"/>
    <w:rsid w:val="00FD604A"/>
    <w:rsid w:val="00FD66CF"/>
    <w:rsid w:val="00FD69A6"/>
    <w:rsid w:val="00FD6A68"/>
    <w:rsid w:val="00FD74B9"/>
    <w:rsid w:val="00FD7EC4"/>
    <w:rsid w:val="00FE018E"/>
    <w:rsid w:val="00FE03C4"/>
    <w:rsid w:val="00FE0C17"/>
    <w:rsid w:val="00FE0D02"/>
    <w:rsid w:val="00FE115E"/>
    <w:rsid w:val="00FE118E"/>
    <w:rsid w:val="00FE1281"/>
    <w:rsid w:val="00FE157E"/>
    <w:rsid w:val="00FE19E4"/>
    <w:rsid w:val="00FE2A1B"/>
    <w:rsid w:val="00FE2ABF"/>
    <w:rsid w:val="00FE2DB4"/>
    <w:rsid w:val="00FE32FE"/>
    <w:rsid w:val="00FE38F1"/>
    <w:rsid w:val="00FE3C84"/>
    <w:rsid w:val="00FE3DDB"/>
    <w:rsid w:val="00FE3F3C"/>
    <w:rsid w:val="00FE3FB7"/>
    <w:rsid w:val="00FE505B"/>
    <w:rsid w:val="00FE5280"/>
    <w:rsid w:val="00FE5636"/>
    <w:rsid w:val="00FE5AE5"/>
    <w:rsid w:val="00FE61F7"/>
    <w:rsid w:val="00FE6327"/>
    <w:rsid w:val="00FE6C15"/>
    <w:rsid w:val="00FE6C68"/>
    <w:rsid w:val="00FE6DD4"/>
    <w:rsid w:val="00FE77EC"/>
    <w:rsid w:val="00FE7FA4"/>
    <w:rsid w:val="00FF04A1"/>
    <w:rsid w:val="00FF11D5"/>
    <w:rsid w:val="00FF1BF3"/>
    <w:rsid w:val="00FF1D1E"/>
    <w:rsid w:val="00FF1E5A"/>
    <w:rsid w:val="00FF2015"/>
    <w:rsid w:val="00FF2220"/>
    <w:rsid w:val="00FF2C40"/>
    <w:rsid w:val="00FF325B"/>
    <w:rsid w:val="00FF388A"/>
    <w:rsid w:val="00FF3950"/>
    <w:rsid w:val="00FF3C30"/>
    <w:rsid w:val="00FF3C72"/>
    <w:rsid w:val="00FF4365"/>
    <w:rsid w:val="00FF4CAC"/>
    <w:rsid w:val="00FF4FF8"/>
    <w:rsid w:val="00FF5211"/>
    <w:rsid w:val="00FF540F"/>
    <w:rsid w:val="00FF5830"/>
    <w:rsid w:val="00FF5B89"/>
    <w:rsid w:val="00FF5E13"/>
    <w:rsid w:val="00FF5E73"/>
    <w:rsid w:val="00FF67DD"/>
    <w:rsid w:val="00FF6C99"/>
    <w:rsid w:val="00FF6D02"/>
    <w:rsid w:val="00FF6FB8"/>
    <w:rsid w:val="00FF71E7"/>
    <w:rsid w:val="00FF727C"/>
    <w:rsid w:val="00FF76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559B4"/>
  <w15:docId w15:val="{BA7E570D-DE7B-4D4B-A5C9-BDC0A6742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9EB"/>
    <w:pPr>
      <w:spacing w:after="60" w:line="240" w:lineRule="auto"/>
    </w:pPr>
    <w:rPr>
      <w:rFonts w:ascii="Garamond" w:hAnsi="Garamond"/>
    </w:rPr>
  </w:style>
  <w:style w:type="paragraph" w:styleId="Heading1">
    <w:name w:val="heading 1"/>
    <w:basedOn w:val="Normal"/>
    <w:link w:val="Heading1Char"/>
    <w:autoRedefine/>
    <w:qFormat/>
    <w:rsid w:val="003B4409"/>
    <w:pPr>
      <w:widowControl w:val="0"/>
      <w:adjustRightInd w:val="0"/>
      <w:spacing w:before="120" w:after="0"/>
      <w:textAlignment w:val="baseline"/>
      <w:outlineLvl w:val="0"/>
      <w:pPrChange w:id="0" w:author="Summer 2023 updates" w:date="2024-07-31T13:42:00Z">
        <w:pPr>
          <w:widowControl w:val="0"/>
          <w:adjustRightInd w:val="0"/>
          <w:textAlignment w:val="baseline"/>
          <w:outlineLvl w:val="0"/>
        </w:pPr>
      </w:pPrChange>
    </w:pPr>
    <w:rPr>
      <w:rFonts w:eastAsia="Times New Roman" w:cs="Times New Roman"/>
      <w:b/>
      <w:snapToGrid w:val="0"/>
      <w:color w:val="000000" w:themeColor="text1"/>
      <w:sz w:val="28"/>
      <w:szCs w:val="28"/>
      <w:rPrChange w:id="0" w:author="Summer 2023 updates" w:date="2024-07-31T13:42:00Z">
        <w:rPr>
          <w:rFonts w:ascii="Garamond" w:hAnsi="Garamond"/>
          <w:b/>
          <w:snapToGrid w:val="0"/>
          <w:color w:val="000000" w:themeColor="text1"/>
          <w:sz w:val="22"/>
          <w:szCs w:val="22"/>
          <w:lang w:val="en-US" w:eastAsia="en-US" w:bidi="ar-SA"/>
        </w:rPr>
      </w:rPrChange>
    </w:rPr>
  </w:style>
  <w:style w:type="paragraph" w:styleId="Heading2">
    <w:name w:val="heading 2"/>
    <w:basedOn w:val="Normal"/>
    <w:next w:val="Normal"/>
    <w:link w:val="Heading2Char"/>
    <w:uiPriority w:val="9"/>
    <w:unhideWhenUsed/>
    <w:qFormat/>
    <w:rsid w:val="002C13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3B4409"/>
    <w:pPr>
      <w:keepNext/>
      <w:keepLines/>
      <w:spacing w:before="120" w:after="0"/>
      <w:outlineLvl w:val="2"/>
      <w:pPrChange w:id="1" w:author="Summer 2023 updates" w:date="2024-07-31T13:42:00Z">
        <w:pPr>
          <w:keepNext/>
          <w:keepLines/>
          <w:outlineLvl w:val="2"/>
        </w:pPr>
      </w:pPrChange>
    </w:pPr>
    <w:rPr>
      <w:rFonts w:eastAsiaTheme="majorEastAsia" w:cstheme="majorBidi"/>
      <w:b/>
      <w:color w:val="000000" w:themeColor="text1"/>
      <w:sz w:val="26"/>
      <w:szCs w:val="26"/>
      <w:lang w:bidi="en-US"/>
      <w:rPrChange w:id="1" w:author="Summer 2023 updates" w:date="2024-07-31T13:42:00Z">
        <w:rPr>
          <w:rFonts w:ascii="Garamond" w:eastAsiaTheme="majorEastAsia" w:hAnsi="Garamond" w:cstheme="majorBidi"/>
          <w:b/>
          <w:color w:val="000000" w:themeColor="text1"/>
          <w:sz w:val="22"/>
          <w:szCs w:val="22"/>
          <w:lang w:val="en-US" w:eastAsia="en-US" w:bidi="en-US"/>
        </w:rPr>
      </w:rPrChange>
    </w:rPr>
  </w:style>
  <w:style w:type="paragraph" w:styleId="Heading4">
    <w:name w:val="heading 4"/>
    <w:basedOn w:val="Normal"/>
    <w:next w:val="Normal"/>
    <w:link w:val="Heading4Char"/>
    <w:uiPriority w:val="9"/>
    <w:unhideWhenUsed/>
    <w:qFormat/>
    <w:rsid w:val="00243775"/>
    <w:pPr>
      <w:keepNext/>
      <w:keepLines/>
      <w:spacing w:before="40" w:after="0"/>
      <w:outlineLvl w:val="3"/>
    </w:pPr>
    <w:rPr>
      <w:rFonts w:ascii="Times New Roman" w:eastAsiaTheme="majorEastAsia" w:hAnsi="Times New Roman" w:cstheme="majorBidi"/>
      <w:b/>
      <w:iCs/>
      <w:smallCaps/>
    </w:rPr>
  </w:style>
  <w:style w:type="paragraph" w:styleId="Heading5">
    <w:name w:val="heading 5"/>
    <w:basedOn w:val="Normal"/>
    <w:next w:val="Normal"/>
    <w:link w:val="Heading5Char"/>
    <w:uiPriority w:val="9"/>
    <w:unhideWhenUsed/>
    <w:qFormat/>
    <w:rsid w:val="00B1421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34E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623E"/>
    <w:rPr>
      <w:rFonts w:ascii="Garamond" w:eastAsia="Times New Roman" w:hAnsi="Garamond" w:cs="Times New Roman"/>
      <w:b/>
      <w:snapToGrid w:val="0"/>
      <w:color w:val="000000" w:themeColor="text1"/>
      <w:sz w:val="28"/>
      <w:szCs w:val="28"/>
    </w:rPr>
  </w:style>
  <w:style w:type="character" w:customStyle="1" w:styleId="Heading2Char">
    <w:name w:val="Heading 2 Char"/>
    <w:basedOn w:val="DefaultParagraphFont"/>
    <w:link w:val="Heading2"/>
    <w:uiPriority w:val="9"/>
    <w:rsid w:val="002C13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3AB3"/>
    <w:rPr>
      <w:rFonts w:ascii="Garamond" w:eastAsiaTheme="majorEastAsia" w:hAnsi="Garamond" w:cstheme="majorBidi"/>
      <w:b/>
      <w:color w:val="000000" w:themeColor="text1"/>
      <w:sz w:val="26"/>
      <w:szCs w:val="26"/>
      <w:lang w:bidi="en-US"/>
    </w:rPr>
  </w:style>
  <w:style w:type="character" w:customStyle="1" w:styleId="Heading4Char">
    <w:name w:val="Heading 4 Char"/>
    <w:basedOn w:val="DefaultParagraphFont"/>
    <w:link w:val="Heading4"/>
    <w:uiPriority w:val="9"/>
    <w:rsid w:val="00243775"/>
    <w:rPr>
      <w:rFonts w:ascii="Times New Roman" w:eastAsiaTheme="majorEastAsia" w:hAnsi="Times New Roman" w:cstheme="majorBidi"/>
      <w:b/>
      <w:iCs/>
      <w:smallCaps/>
    </w:rPr>
  </w:style>
  <w:style w:type="character" w:customStyle="1" w:styleId="Heading5Char">
    <w:name w:val="Heading 5 Char"/>
    <w:basedOn w:val="DefaultParagraphFont"/>
    <w:link w:val="Heading5"/>
    <w:uiPriority w:val="9"/>
    <w:rsid w:val="00B14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934E8"/>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E11433"/>
    <w:pPr>
      <w:ind w:left="720"/>
      <w:contextualSpacing/>
    </w:pPr>
  </w:style>
  <w:style w:type="paragraph" w:styleId="Header">
    <w:name w:val="header"/>
    <w:basedOn w:val="Normal"/>
    <w:link w:val="HeaderChar"/>
    <w:unhideWhenUsed/>
    <w:rsid w:val="003C50AB"/>
    <w:pPr>
      <w:tabs>
        <w:tab w:val="center" w:pos="4680"/>
        <w:tab w:val="right" w:pos="9360"/>
      </w:tabs>
      <w:spacing w:after="0"/>
    </w:pPr>
  </w:style>
  <w:style w:type="character" w:customStyle="1" w:styleId="HeaderChar">
    <w:name w:val="Header Char"/>
    <w:basedOn w:val="DefaultParagraphFont"/>
    <w:link w:val="Header"/>
    <w:rsid w:val="003C50AB"/>
  </w:style>
  <w:style w:type="paragraph" w:styleId="Footer">
    <w:name w:val="footer"/>
    <w:basedOn w:val="Normal"/>
    <w:link w:val="FooterChar"/>
    <w:uiPriority w:val="99"/>
    <w:unhideWhenUsed/>
    <w:rsid w:val="003C50AB"/>
    <w:pPr>
      <w:tabs>
        <w:tab w:val="center" w:pos="4680"/>
        <w:tab w:val="right" w:pos="9360"/>
      </w:tabs>
      <w:spacing w:after="0"/>
    </w:pPr>
  </w:style>
  <w:style w:type="character" w:customStyle="1" w:styleId="FooterChar">
    <w:name w:val="Footer Char"/>
    <w:basedOn w:val="DefaultParagraphFont"/>
    <w:link w:val="Footer"/>
    <w:uiPriority w:val="99"/>
    <w:rsid w:val="003C50AB"/>
  </w:style>
  <w:style w:type="paragraph" w:customStyle="1" w:styleId="Noparagraphstyle">
    <w:name w:val="[No paragraph style]"/>
    <w:rsid w:val="00A23F50"/>
    <w:pPr>
      <w:widowControl w:val="0"/>
      <w:autoSpaceDE w:val="0"/>
      <w:autoSpaceDN w:val="0"/>
      <w:adjustRightInd w:val="0"/>
      <w:spacing w:after="0" w:line="288" w:lineRule="auto"/>
      <w:jc w:val="both"/>
      <w:textAlignment w:val="center"/>
    </w:pPr>
    <w:rPr>
      <w:rFonts w:ascii="Times (BM)" w:eastAsia="Times New Roman" w:hAnsi="Times (BM)" w:cs="Times (BM)"/>
      <w:color w:val="000000"/>
      <w:sz w:val="24"/>
      <w:szCs w:val="24"/>
    </w:rPr>
  </w:style>
  <w:style w:type="character" w:styleId="CommentReference">
    <w:name w:val="annotation reference"/>
    <w:basedOn w:val="DefaultParagraphFont"/>
    <w:semiHidden/>
    <w:unhideWhenUsed/>
    <w:rsid w:val="00A23F50"/>
    <w:rPr>
      <w:sz w:val="16"/>
      <w:szCs w:val="16"/>
    </w:rPr>
  </w:style>
  <w:style w:type="paragraph" w:styleId="CommentText">
    <w:name w:val="annotation text"/>
    <w:basedOn w:val="Normal"/>
    <w:link w:val="CommentTextChar"/>
    <w:unhideWhenUsed/>
    <w:rsid w:val="00A23F50"/>
    <w:rPr>
      <w:rFonts w:ascii="Calibri" w:eastAsia="Calibri" w:hAnsi="Calibri" w:cs="Times New Roman"/>
      <w:sz w:val="20"/>
      <w:szCs w:val="20"/>
    </w:rPr>
  </w:style>
  <w:style w:type="character" w:customStyle="1" w:styleId="CommentTextChar">
    <w:name w:val="Comment Text Char"/>
    <w:basedOn w:val="DefaultParagraphFont"/>
    <w:link w:val="CommentText"/>
    <w:rsid w:val="00A23F50"/>
    <w:rPr>
      <w:rFonts w:ascii="Calibri" w:eastAsia="Calibri" w:hAnsi="Calibri" w:cs="Times New Roman"/>
      <w:sz w:val="20"/>
      <w:szCs w:val="20"/>
    </w:rPr>
  </w:style>
  <w:style w:type="paragraph" w:styleId="BalloonText">
    <w:name w:val="Balloon Text"/>
    <w:basedOn w:val="Normal"/>
    <w:link w:val="BalloonTextChar"/>
    <w:semiHidden/>
    <w:unhideWhenUsed/>
    <w:rsid w:val="00A23F5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23F50"/>
    <w:rPr>
      <w:rFonts w:ascii="Tahoma" w:hAnsi="Tahoma" w:cs="Tahoma"/>
      <w:sz w:val="16"/>
      <w:szCs w:val="16"/>
    </w:rPr>
  </w:style>
  <w:style w:type="character" w:styleId="Hyperlink">
    <w:name w:val="Hyperlink"/>
    <w:basedOn w:val="DefaultParagraphFont"/>
    <w:uiPriority w:val="99"/>
    <w:unhideWhenUsed/>
    <w:rsid w:val="00A23F50"/>
    <w:rPr>
      <w:color w:val="0000FF"/>
      <w:u w:val="single"/>
    </w:rPr>
  </w:style>
  <w:style w:type="character" w:styleId="PageNumber">
    <w:name w:val="page number"/>
    <w:basedOn w:val="DefaultParagraphFont"/>
    <w:rsid w:val="004424C3"/>
  </w:style>
  <w:style w:type="paragraph" w:styleId="Title">
    <w:name w:val="Title"/>
    <w:basedOn w:val="Normal"/>
    <w:link w:val="TitleChar"/>
    <w:qFormat/>
    <w:rsid w:val="005475A9"/>
    <w:pPr>
      <w:widowControl w:val="0"/>
      <w:adjustRightInd w:val="0"/>
      <w:spacing w:after="0" w:line="360" w:lineRule="atLeast"/>
      <w:jc w:val="center"/>
      <w:textAlignment w:val="baseline"/>
    </w:pPr>
    <w:rPr>
      <w:rFonts w:ascii="Times New Roman" w:eastAsia="Times New Roman" w:hAnsi="Times New Roman" w:cs="Times New Roman"/>
      <w:b/>
      <w:sz w:val="28"/>
      <w:szCs w:val="20"/>
    </w:rPr>
  </w:style>
  <w:style w:type="character" w:customStyle="1" w:styleId="TitleChar">
    <w:name w:val="Title Char"/>
    <w:basedOn w:val="DefaultParagraphFont"/>
    <w:link w:val="Title"/>
    <w:rsid w:val="005475A9"/>
    <w:rPr>
      <w:rFonts w:ascii="Times New Roman" w:eastAsia="Times New Roman" w:hAnsi="Times New Roman" w:cs="Times New Roman"/>
      <w:b/>
      <w:sz w:val="28"/>
      <w:szCs w:val="20"/>
    </w:rPr>
  </w:style>
  <w:style w:type="paragraph" w:styleId="NormalWeb">
    <w:name w:val="Normal (Web)"/>
    <w:basedOn w:val="Normal"/>
    <w:uiPriority w:val="99"/>
    <w:rsid w:val="005475A9"/>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5475A9"/>
    <w:rPr>
      <w:i/>
      <w:iCs/>
    </w:rPr>
  </w:style>
  <w:style w:type="character" w:styleId="Strong">
    <w:name w:val="Strong"/>
    <w:basedOn w:val="DefaultParagraphFont"/>
    <w:qFormat/>
    <w:rsid w:val="008360B1"/>
    <w:rPr>
      <w:rFonts w:ascii="Times New Roman" w:hAnsi="Times New Roman" w:cs="Times New Roman"/>
      <w:b/>
      <w:bCs/>
      <w:caps w:val="0"/>
      <w:smallCaps/>
      <w:sz w:val="22"/>
    </w:rPr>
  </w:style>
  <w:style w:type="table" w:styleId="TableGrid">
    <w:name w:val="Table Grid"/>
    <w:basedOn w:val="TableNormal"/>
    <w:uiPriority w:val="59"/>
    <w:rsid w:val="005475A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next w:val="Normal"/>
    <w:link w:val="BodyTextIndentChar"/>
    <w:rsid w:val="005475A9"/>
    <w:pPr>
      <w:widowControl w:val="0"/>
      <w:autoSpaceDE w:val="0"/>
      <w:autoSpaceDN w:val="0"/>
      <w:adjustRightInd w:val="0"/>
      <w:spacing w:after="0" w:line="360" w:lineRule="atLeast"/>
      <w:jc w:val="both"/>
      <w:textAlignment w:val="baseline"/>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5475A9"/>
    <w:rPr>
      <w:rFonts w:ascii="Arial" w:eastAsia="Times New Roman" w:hAnsi="Arial" w:cs="Times New Roman"/>
      <w:sz w:val="20"/>
      <w:szCs w:val="24"/>
    </w:rPr>
  </w:style>
  <w:style w:type="paragraph" w:styleId="BodyText">
    <w:name w:val="Body Text"/>
    <w:basedOn w:val="Normal"/>
    <w:link w:val="BodyTextChar"/>
    <w:rsid w:val="005475A9"/>
    <w:pPr>
      <w:widowControl w:val="0"/>
      <w:adjustRightInd w:val="0"/>
      <w:spacing w:after="120" w:line="360" w:lineRule="atLeast"/>
      <w:jc w:val="both"/>
      <w:textAlignment w:val="baseline"/>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475A9"/>
    <w:rPr>
      <w:rFonts w:ascii="Times New Roman" w:eastAsia="Times New Roman" w:hAnsi="Times New Roman" w:cs="Times New Roman"/>
      <w:sz w:val="24"/>
      <w:szCs w:val="24"/>
    </w:rPr>
  </w:style>
  <w:style w:type="paragraph" w:customStyle="1" w:styleId="level1">
    <w:name w:val="_level1"/>
    <w:rsid w:val="005475A9"/>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character" w:customStyle="1" w:styleId="degree">
    <w:name w:val="degree"/>
    <w:basedOn w:val="DefaultParagraphFont"/>
    <w:rsid w:val="005475A9"/>
  </w:style>
  <w:style w:type="character" w:customStyle="1" w:styleId="major">
    <w:name w:val="major"/>
    <w:basedOn w:val="DefaultParagraphFont"/>
    <w:rsid w:val="005475A9"/>
  </w:style>
  <w:style w:type="paragraph" w:styleId="Revision">
    <w:name w:val="Revision"/>
    <w:hidden/>
    <w:uiPriority w:val="99"/>
    <w:semiHidden/>
    <w:rsid w:val="005475A9"/>
    <w:pPr>
      <w:spacing w:after="0" w:line="240" w:lineRule="auto"/>
    </w:pPr>
    <w:rPr>
      <w:rFonts w:ascii="Times New Roman" w:eastAsia="Times New Roman" w:hAnsi="Times New Roman" w:cs="Times New Roman"/>
      <w:sz w:val="24"/>
      <w:szCs w:val="24"/>
    </w:rPr>
  </w:style>
  <w:style w:type="character" w:styleId="FootnoteReference">
    <w:name w:val="footnote reference"/>
    <w:uiPriority w:val="99"/>
    <w:semiHidden/>
    <w:rsid w:val="005475A9"/>
  </w:style>
  <w:style w:type="paragraph" w:styleId="DocumentMap">
    <w:name w:val="Document Map"/>
    <w:basedOn w:val="Normal"/>
    <w:link w:val="DocumentMapChar"/>
    <w:uiPriority w:val="99"/>
    <w:semiHidden/>
    <w:unhideWhenUsed/>
    <w:rsid w:val="005475A9"/>
    <w:pPr>
      <w:widowControl w:val="0"/>
      <w:adjustRightInd w:val="0"/>
      <w:spacing w:after="0" w:line="360" w:lineRule="atLeast"/>
      <w:jc w:val="both"/>
      <w:textAlignment w:val="baseline"/>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5475A9"/>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5475A9"/>
    <w:pPr>
      <w:widowControl w:val="0"/>
      <w:adjustRightInd w:val="0"/>
      <w:spacing w:after="0"/>
      <w:jc w:val="both"/>
      <w:textAlignment w:val="baseline"/>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5475A9"/>
    <w:rPr>
      <w:rFonts w:ascii="Times New Roman" w:eastAsia="Times New Roman" w:hAnsi="Times New Roman" w:cs="Times New Roman"/>
      <w:b/>
      <w:bCs/>
      <w:sz w:val="20"/>
      <w:szCs w:val="20"/>
    </w:rPr>
  </w:style>
  <w:style w:type="character" w:customStyle="1" w:styleId="apple-style-span">
    <w:name w:val="apple-style-span"/>
    <w:basedOn w:val="DefaultParagraphFont"/>
    <w:rsid w:val="002F03DD"/>
  </w:style>
  <w:style w:type="paragraph" w:styleId="EnvelopeReturn">
    <w:name w:val="envelope return"/>
    <w:basedOn w:val="Normal"/>
    <w:rsid w:val="00EB5B48"/>
    <w:pPr>
      <w:spacing w:after="0"/>
    </w:pPr>
    <w:rPr>
      <w:rFonts w:ascii="Times New Roman" w:eastAsia="Times New Roman" w:hAnsi="Times New Roman" w:cs="Times New Roman"/>
      <w:sz w:val="24"/>
      <w:szCs w:val="20"/>
    </w:rPr>
  </w:style>
  <w:style w:type="paragraph" w:customStyle="1" w:styleId="CATALOGLEVELII">
    <w:name w:val="CATALOG LEVEL II"/>
    <w:basedOn w:val="Normal"/>
    <w:link w:val="CATALOGLEVELIIChar"/>
    <w:qFormat/>
    <w:rsid w:val="008360B1"/>
    <w:pPr>
      <w:spacing w:after="0"/>
    </w:pPr>
  </w:style>
  <w:style w:type="character" w:customStyle="1" w:styleId="CATALOGLEVELIIChar">
    <w:name w:val="CATALOG LEVEL II Char"/>
    <w:basedOn w:val="DefaultParagraphFont"/>
    <w:link w:val="CATALOGLEVELII"/>
    <w:rsid w:val="008360B1"/>
  </w:style>
  <w:style w:type="paragraph" w:styleId="NoSpacing">
    <w:name w:val="No Spacing"/>
    <w:uiPriority w:val="1"/>
    <w:qFormat/>
    <w:rsid w:val="005E082C"/>
    <w:pPr>
      <w:spacing w:after="0" w:line="240" w:lineRule="auto"/>
    </w:pPr>
  </w:style>
  <w:style w:type="paragraph" w:customStyle="1" w:styleId="Default">
    <w:name w:val="Default"/>
    <w:rsid w:val="006C668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52">
    <w:name w:val="Style-52"/>
    <w:rsid w:val="000512F5"/>
    <w:pPr>
      <w:spacing w:after="0" w:line="240" w:lineRule="auto"/>
    </w:pPr>
    <w:rPr>
      <w:rFonts w:ascii="Times New Roman" w:eastAsia="Times New Roman" w:hAnsi="Times New Roman" w:cs="Times New Roman"/>
      <w:sz w:val="20"/>
      <w:szCs w:val="20"/>
    </w:rPr>
  </w:style>
  <w:style w:type="paragraph" w:customStyle="1" w:styleId="Style-53">
    <w:name w:val="Style-53"/>
    <w:rsid w:val="000512F5"/>
    <w:pPr>
      <w:spacing w:after="0" w:line="240" w:lineRule="auto"/>
    </w:pPr>
    <w:rPr>
      <w:rFonts w:ascii="Times New Roman" w:eastAsia="Times New Roman" w:hAnsi="Times New Roman" w:cs="Times New Roman"/>
      <w:sz w:val="20"/>
      <w:szCs w:val="20"/>
    </w:rPr>
  </w:style>
  <w:style w:type="paragraph" w:customStyle="1" w:styleId="Style-55">
    <w:name w:val="Style-55"/>
    <w:rsid w:val="000512F5"/>
    <w:pPr>
      <w:spacing w:after="0" w:line="240" w:lineRule="auto"/>
    </w:pPr>
    <w:rPr>
      <w:rFonts w:ascii="Times New Roman" w:eastAsia="Times New Roman" w:hAnsi="Times New Roman" w:cs="Times New Roman"/>
      <w:sz w:val="20"/>
      <w:szCs w:val="20"/>
    </w:rPr>
  </w:style>
  <w:style w:type="paragraph" w:customStyle="1" w:styleId="Style-56">
    <w:name w:val="Style-56"/>
    <w:rsid w:val="000512F5"/>
    <w:pPr>
      <w:spacing w:after="0" w:line="240" w:lineRule="auto"/>
    </w:pPr>
    <w:rPr>
      <w:rFonts w:ascii="Times New Roman" w:eastAsia="Times New Roman" w:hAnsi="Times New Roman" w:cs="Times New Roman"/>
      <w:sz w:val="20"/>
      <w:szCs w:val="20"/>
    </w:rPr>
  </w:style>
  <w:style w:type="paragraph" w:customStyle="1" w:styleId="Style-59">
    <w:name w:val="Style-59"/>
    <w:rsid w:val="000512F5"/>
    <w:pPr>
      <w:spacing w:after="0" w:line="240" w:lineRule="auto"/>
    </w:pPr>
    <w:rPr>
      <w:rFonts w:ascii="Times New Roman" w:eastAsia="Times New Roman" w:hAnsi="Times New Roman" w:cs="Times New Roman"/>
      <w:sz w:val="20"/>
      <w:szCs w:val="20"/>
    </w:rPr>
  </w:style>
  <w:style w:type="paragraph" w:customStyle="1" w:styleId="CM61">
    <w:name w:val="CM61"/>
    <w:basedOn w:val="Default"/>
    <w:next w:val="Default"/>
    <w:uiPriority w:val="99"/>
    <w:rsid w:val="00FD336A"/>
    <w:pPr>
      <w:widowControl w:val="0"/>
    </w:pPr>
    <w:rPr>
      <w:rFonts w:ascii="Times-New-Roman" w:hAnsi="Times-New-Roman" w:cstheme="minorBidi"/>
      <w:color w:val="auto"/>
    </w:rPr>
  </w:style>
  <w:style w:type="paragraph" w:customStyle="1" w:styleId="CM3">
    <w:name w:val="CM3"/>
    <w:basedOn w:val="Default"/>
    <w:next w:val="Default"/>
    <w:uiPriority w:val="99"/>
    <w:rsid w:val="00FD336A"/>
    <w:pPr>
      <w:widowControl w:val="0"/>
      <w:spacing w:line="253" w:lineRule="atLeast"/>
    </w:pPr>
    <w:rPr>
      <w:rFonts w:ascii="Times-New-Roman" w:hAnsi="Times-New-Roman" w:cstheme="minorBidi"/>
      <w:color w:val="auto"/>
    </w:rPr>
  </w:style>
  <w:style w:type="paragraph" w:customStyle="1" w:styleId="CM65">
    <w:name w:val="CM65"/>
    <w:basedOn w:val="Default"/>
    <w:next w:val="Default"/>
    <w:uiPriority w:val="99"/>
    <w:rsid w:val="001C28BC"/>
    <w:pPr>
      <w:widowControl w:val="0"/>
    </w:pPr>
    <w:rPr>
      <w:rFonts w:ascii="Times-New-Roman" w:hAnsi="Times-New-Roman" w:cstheme="minorBidi"/>
      <w:color w:val="auto"/>
    </w:rPr>
  </w:style>
  <w:style w:type="paragraph" w:styleId="FootnoteText">
    <w:name w:val="footnote text"/>
    <w:basedOn w:val="Normal"/>
    <w:link w:val="FootnoteTextChar"/>
    <w:uiPriority w:val="99"/>
    <w:semiHidden/>
    <w:rsid w:val="000C2960"/>
    <w:pPr>
      <w:widowControl w:val="0"/>
      <w:spacing w:after="0"/>
    </w:pPr>
    <w:rPr>
      <w:rFonts w:ascii="Courier New" w:eastAsia="Times New Roman" w:hAnsi="Courier New" w:cs="Times New Roman"/>
      <w:snapToGrid w:val="0"/>
      <w:sz w:val="24"/>
      <w:szCs w:val="20"/>
    </w:rPr>
  </w:style>
  <w:style w:type="character" w:customStyle="1" w:styleId="FootnoteTextChar">
    <w:name w:val="Footnote Text Char"/>
    <w:basedOn w:val="DefaultParagraphFont"/>
    <w:link w:val="FootnoteText"/>
    <w:uiPriority w:val="99"/>
    <w:semiHidden/>
    <w:rsid w:val="000C2960"/>
    <w:rPr>
      <w:rFonts w:ascii="Courier New" w:eastAsia="Times New Roman" w:hAnsi="Courier New" w:cs="Times New Roman"/>
      <w:snapToGrid w:val="0"/>
      <w:sz w:val="24"/>
      <w:szCs w:val="20"/>
    </w:rPr>
  </w:style>
  <w:style w:type="character" w:customStyle="1" w:styleId="footnoteref">
    <w:name w:val="footnote ref"/>
    <w:basedOn w:val="DefaultParagraphFont"/>
    <w:rsid w:val="00992F9D"/>
  </w:style>
  <w:style w:type="paragraph" w:styleId="PlainText">
    <w:name w:val="Plain Text"/>
    <w:basedOn w:val="Normal"/>
    <w:link w:val="PlainTextChar"/>
    <w:uiPriority w:val="99"/>
    <w:unhideWhenUsed/>
    <w:rsid w:val="000A284A"/>
    <w:pPr>
      <w:spacing w:after="0"/>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0A284A"/>
    <w:rPr>
      <w:rFonts w:ascii="Consolas" w:eastAsia="Times New Roman" w:hAnsi="Consolas" w:cs="Consolas"/>
      <w:sz w:val="21"/>
      <w:szCs w:val="21"/>
    </w:rPr>
  </w:style>
  <w:style w:type="paragraph" w:customStyle="1" w:styleId="ListStyle">
    <w:name w:val="ListStyle"/>
    <w:rsid w:val="00DE5A57"/>
    <w:pPr>
      <w:spacing w:after="0" w:line="240" w:lineRule="auto"/>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08076A"/>
    <w:rPr>
      <w:color w:val="800080" w:themeColor="followedHyperlink"/>
      <w:u w:val="single"/>
    </w:rPr>
  </w:style>
  <w:style w:type="paragraph" w:customStyle="1" w:styleId="Style2">
    <w:name w:val="Style2"/>
    <w:basedOn w:val="Normal"/>
    <w:uiPriority w:val="99"/>
    <w:rsid w:val="00FF4FF8"/>
    <w:pPr>
      <w:widowControl w:val="0"/>
      <w:autoSpaceDE w:val="0"/>
      <w:autoSpaceDN w:val="0"/>
      <w:adjustRightInd w:val="0"/>
      <w:spacing w:after="0"/>
    </w:pPr>
    <w:rPr>
      <w:rFonts w:ascii="Arial Unicode MS" w:eastAsia="Arial Unicode MS" w:hAnsi="Calibri" w:cs="Arial Unicode MS"/>
      <w:sz w:val="24"/>
      <w:szCs w:val="24"/>
    </w:rPr>
  </w:style>
  <w:style w:type="character" w:customStyle="1" w:styleId="FontStyle15">
    <w:name w:val="Font Style15"/>
    <w:uiPriority w:val="99"/>
    <w:rsid w:val="00FF4FF8"/>
    <w:rPr>
      <w:rFonts w:ascii="Times New Roman" w:hAnsi="Times New Roman" w:cs="Times New Roman"/>
      <w:sz w:val="16"/>
      <w:szCs w:val="16"/>
    </w:rPr>
  </w:style>
  <w:style w:type="character" w:customStyle="1" w:styleId="normaltextrun">
    <w:name w:val="normaltextrun"/>
    <w:basedOn w:val="DefaultParagraphFont"/>
    <w:rsid w:val="002159DB"/>
  </w:style>
  <w:style w:type="paragraph" w:customStyle="1" w:styleId="Normal1">
    <w:name w:val="Normal1"/>
    <w:rsid w:val="00FD188E"/>
    <w:pPr>
      <w:spacing w:after="0"/>
    </w:pPr>
    <w:rPr>
      <w:rFonts w:ascii="Garamond" w:eastAsia="Garamond" w:hAnsi="Garamond" w:cs="Garamond"/>
      <w:color w:val="000000"/>
      <w:sz w:val="24"/>
      <w:szCs w:val="24"/>
    </w:rPr>
  </w:style>
  <w:style w:type="paragraph" w:styleId="TOCHeading">
    <w:name w:val="TOC Heading"/>
    <w:basedOn w:val="Heading1"/>
    <w:next w:val="Normal"/>
    <w:uiPriority w:val="39"/>
    <w:unhideWhenUsed/>
    <w:qFormat/>
    <w:rsid w:val="00C066FE"/>
    <w:pPr>
      <w:keepLines/>
      <w:widowControl/>
      <w:adjustRightInd/>
      <w:spacing w:before="240" w:line="259" w:lineRule="auto"/>
      <w:textAlignment w:val="auto"/>
      <w:outlineLvl w:val="9"/>
    </w:pPr>
    <w:rPr>
      <w:rFonts w:asciiTheme="majorHAnsi" w:eastAsiaTheme="majorEastAsia" w:hAnsiTheme="majorHAnsi" w:cstheme="majorBidi"/>
      <w:b w:val="0"/>
      <w:snapToGrid/>
      <w:color w:val="365F91" w:themeColor="accent1" w:themeShade="BF"/>
      <w:sz w:val="32"/>
      <w:szCs w:val="32"/>
    </w:rPr>
  </w:style>
  <w:style w:type="paragraph" w:styleId="TOC1">
    <w:name w:val="toc 1"/>
    <w:basedOn w:val="Normal"/>
    <w:next w:val="Normal"/>
    <w:autoRedefine/>
    <w:uiPriority w:val="39"/>
    <w:unhideWhenUsed/>
    <w:rsid w:val="00C066FE"/>
    <w:pPr>
      <w:spacing w:after="100"/>
    </w:pPr>
  </w:style>
  <w:style w:type="paragraph" w:styleId="TOC3">
    <w:name w:val="toc 3"/>
    <w:basedOn w:val="Normal"/>
    <w:next w:val="Normal"/>
    <w:autoRedefine/>
    <w:uiPriority w:val="39"/>
    <w:unhideWhenUsed/>
    <w:rsid w:val="003B4409"/>
    <w:pPr>
      <w:tabs>
        <w:tab w:val="right" w:leader="dot" w:pos="10080"/>
      </w:tabs>
      <w:spacing w:after="100"/>
      <w:pPrChange w:id="2" w:author="Summer 2023 updates" w:date="2024-07-31T13:42:00Z">
        <w:pPr>
          <w:tabs>
            <w:tab w:val="right" w:leader="dot" w:pos="9890"/>
          </w:tabs>
          <w:spacing w:after="100"/>
        </w:pPr>
      </w:pPrChange>
    </w:pPr>
    <w:rPr>
      <w:rFonts w:eastAsia="Times New Roman" w:cs="Times New Roman"/>
      <w:bCs/>
      <w:caps/>
      <w:noProof/>
      <w:lang w:bidi="en-US"/>
      <w:rPrChange w:id="2" w:author="Summer 2023 updates" w:date="2024-07-31T13:42:00Z">
        <w:rPr>
          <w:rFonts w:ascii="Garamond" w:eastAsiaTheme="minorEastAsia" w:hAnsi="Garamond"/>
          <w:bCs/>
          <w:noProof/>
          <w:sz w:val="22"/>
          <w:szCs w:val="22"/>
          <w:lang w:val="en-US" w:eastAsia="en-US" w:bidi="en-US"/>
        </w:rPr>
      </w:rPrChange>
    </w:rPr>
  </w:style>
  <w:style w:type="paragraph" w:styleId="TOC4">
    <w:name w:val="toc 4"/>
    <w:basedOn w:val="Normal"/>
    <w:next w:val="Normal"/>
    <w:autoRedefine/>
    <w:uiPriority w:val="39"/>
    <w:unhideWhenUsed/>
    <w:rsid w:val="003B4409"/>
    <w:pPr>
      <w:tabs>
        <w:tab w:val="right" w:leader="dot" w:pos="10080"/>
      </w:tabs>
      <w:spacing w:after="100"/>
      <w:ind w:left="660"/>
      <w:pPrChange w:id="3" w:author="Summer 2023 updates" w:date="2024-07-31T13:42:00Z">
        <w:pPr>
          <w:tabs>
            <w:tab w:val="right" w:leader="dot" w:pos="9890"/>
          </w:tabs>
          <w:spacing w:after="100"/>
          <w:ind w:left="660"/>
        </w:pPr>
      </w:pPrChange>
    </w:pPr>
    <w:rPr>
      <w:rPrChange w:id="3" w:author="Summer 2023 updates" w:date="2024-07-31T13:42:00Z">
        <w:rPr>
          <w:rFonts w:ascii="Garamond" w:eastAsiaTheme="minorEastAsia" w:hAnsi="Garamond" w:cstheme="minorBidi"/>
          <w:sz w:val="22"/>
          <w:szCs w:val="22"/>
          <w:lang w:val="en-US" w:eastAsia="en-US" w:bidi="ar-SA"/>
        </w:rPr>
      </w:rPrChange>
    </w:rPr>
  </w:style>
  <w:style w:type="paragraph" w:styleId="Index1">
    <w:name w:val="index 1"/>
    <w:basedOn w:val="Normal"/>
    <w:next w:val="Normal"/>
    <w:autoRedefine/>
    <w:uiPriority w:val="99"/>
    <w:unhideWhenUsed/>
    <w:rsid w:val="003B4409"/>
    <w:pPr>
      <w:tabs>
        <w:tab w:val="right" w:leader="dot" w:pos="4670"/>
      </w:tabs>
      <w:spacing w:after="0"/>
      <w:ind w:left="220" w:hanging="220"/>
      <w:pPrChange w:id="4" w:author="Summer 2023 updates" w:date="2024-07-31T13:42:00Z">
        <w:pPr>
          <w:ind w:left="220" w:hanging="220"/>
        </w:pPr>
      </w:pPrChange>
    </w:pPr>
    <w:rPr>
      <w:rFonts w:cstheme="minorHAnsi"/>
      <w:noProof/>
      <w:sz w:val="18"/>
      <w:szCs w:val="18"/>
      <w:rPrChange w:id="4" w:author="Summer 2023 updates" w:date="2024-07-31T13:42:00Z">
        <w:rPr>
          <w:rFonts w:ascii="Garamond" w:eastAsiaTheme="minorEastAsia" w:hAnsi="Garamond" w:cstheme="minorHAnsi"/>
          <w:sz w:val="18"/>
          <w:szCs w:val="18"/>
          <w:lang w:val="en-US" w:eastAsia="en-US" w:bidi="ar-SA"/>
        </w:rPr>
      </w:rPrChange>
    </w:rPr>
  </w:style>
  <w:style w:type="paragraph" w:styleId="Index2">
    <w:name w:val="index 2"/>
    <w:basedOn w:val="Normal"/>
    <w:next w:val="Normal"/>
    <w:autoRedefine/>
    <w:uiPriority w:val="99"/>
    <w:unhideWhenUsed/>
    <w:rsid w:val="00DB2435"/>
    <w:pPr>
      <w:spacing w:after="0"/>
      <w:ind w:left="440" w:hanging="220"/>
    </w:pPr>
    <w:rPr>
      <w:rFonts w:cstheme="minorHAnsi"/>
      <w:sz w:val="18"/>
      <w:szCs w:val="18"/>
    </w:rPr>
  </w:style>
  <w:style w:type="paragraph" w:styleId="Index3">
    <w:name w:val="index 3"/>
    <w:basedOn w:val="Normal"/>
    <w:next w:val="Normal"/>
    <w:autoRedefine/>
    <w:uiPriority w:val="99"/>
    <w:unhideWhenUsed/>
    <w:rsid w:val="00DB2435"/>
    <w:pPr>
      <w:spacing w:after="0"/>
      <w:ind w:left="660" w:hanging="220"/>
    </w:pPr>
    <w:rPr>
      <w:rFonts w:cstheme="minorHAnsi"/>
      <w:sz w:val="18"/>
      <w:szCs w:val="18"/>
    </w:rPr>
  </w:style>
  <w:style w:type="paragraph" w:styleId="Index4">
    <w:name w:val="index 4"/>
    <w:basedOn w:val="Normal"/>
    <w:next w:val="Normal"/>
    <w:autoRedefine/>
    <w:uiPriority w:val="99"/>
    <w:unhideWhenUsed/>
    <w:rsid w:val="00DB2435"/>
    <w:pPr>
      <w:spacing w:after="0"/>
      <w:ind w:left="880" w:hanging="220"/>
    </w:pPr>
    <w:rPr>
      <w:rFonts w:cstheme="minorHAnsi"/>
      <w:sz w:val="18"/>
      <w:szCs w:val="18"/>
    </w:rPr>
  </w:style>
  <w:style w:type="paragraph" w:styleId="Index5">
    <w:name w:val="index 5"/>
    <w:basedOn w:val="Normal"/>
    <w:next w:val="Normal"/>
    <w:autoRedefine/>
    <w:uiPriority w:val="99"/>
    <w:unhideWhenUsed/>
    <w:rsid w:val="00DB2435"/>
    <w:pPr>
      <w:spacing w:after="0"/>
      <w:ind w:left="1100" w:hanging="220"/>
    </w:pPr>
    <w:rPr>
      <w:rFonts w:cstheme="minorHAnsi"/>
      <w:sz w:val="18"/>
      <w:szCs w:val="18"/>
    </w:rPr>
  </w:style>
  <w:style w:type="paragraph" w:styleId="Index6">
    <w:name w:val="index 6"/>
    <w:basedOn w:val="Normal"/>
    <w:next w:val="Normal"/>
    <w:autoRedefine/>
    <w:uiPriority w:val="99"/>
    <w:unhideWhenUsed/>
    <w:rsid w:val="00DB2435"/>
    <w:pPr>
      <w:spacing w:after="0"/>
      <w:ind w:left="1320" w:hanging="220"/>
    </w:pPr>
    <w:rPr>
      <w:rFonts w:cstheme="minorHAnsi"/>
      <w:sz w:val="18"/>
      <w:szCs w:val="18"/>
    </w:rPr>
  </w:style>
  <w:style w:type="paragraph" w:styleId="Index7">
    <w:name w:val="index 7"/>
    <w:basedOn w:val="Normal"/>
    <w:next w:val="Normal"/>
    <w:autoRedefine/>
    <w:uiPriority w:val="99"/>
    <w:unhideWhenUsed/>
    <w:rsid w:val="00DB2435"/>
    <w:pPr>
      <w:spacing w:after="0"/>
      <w:ind w:left="1540" w:hanging="220"/>
    </w:pPr>
    <w:rPr>
      <w:rFonts w:cstheme="minorHAnsi"/>
      <w:sz w:val="18"/>
      <w:szCs w:val="18"/>
    </w:rPr>
  </w:style>
  <w:style w:type="paragraph" w:styleId="Index8">
    <w:name w:val="index 8"/>
    <w:basedOn w:val="Normal"/>
    <w:next w:val="Normal"/>
    <w:autoRedefine/>
    <w:uiPriority w:val="99"/>
    <w:unhideWhenUsed/>
    <w:rsid w:val="00DB2435"/>
    <w:pPr>
      <w:spacing w:after="0"/>
      <w:ind w:left="1760" w:hanging="220"/>
    </w:pPr>
    <w:rPr>
      <w:rFonts w:cstheme="minorHAnsi"/>
      <w:sz w:val="18"/>
      <w:szCs w:val="18"/>
    </w:rPr>
  </w:style>
  <w:style w:type="paragraph" w:styleId="Index9">
    <w:name w:val="index 9"/>
    <w:basedOn w:val="Normal"/>
    <w:next w:val="Normal"/>
    <w:autoRedefine/>
    <w:uiPriority w:val="99"/>
    <w:unhideWhenUsed/>
    <w:rsid w:val="00DB2435"/>
    <w:pPr>
      <w:spacing w:after="0"/>
      <w:ind w:left="1980" w:hanging="220"/>
    </w:pPr>
    <w:rPr>
      <w:rFonts w:cstheme="minorHAnsi"/>
      <w:sz w:val="18"/>
      <w:szCs w:val="18"/>
    </w:rPr>
  </w:style>
  <w:style w:type="paragraph" w:styleId="IndexHeading">
    <w:name w:val="index heading"/>
    <w:basedOn w:val="Normal"/>
    <w:next w:val="Index1"/>
    <w:uiPriority w:val="99"/>
    <w:unhideWhenUsed/>
    <w:rsid w:val="00DB2435"/>
    <w:pPr>
      <w:spacing w:before="240" w:after="120"/>
      <w:jc w:val="center"/>
    </w:pPr>
    <w:rPr>
      <w:rFonts w:cstheme="minorHAnsi"/>
      <w:b/>
      <w:bCs/>
      <w:sz w:val="26"/>
      <w:szCs w:val="26"/>
    </w:rPr>
  </w:style>
  <w:style w:type="paragraph" w:styleId="TOC2">
    <w:name w:val="toc 2"/>
    <w:basedOn w:val="Normal"/>
    <w:next w:val="Normal"/>
    <w:autoRedefine/>
    <w:uiPriority w:val="39"/>
    <w:unhideWhenUsed/>
    <w:rsid w:val="003B4409"/>
    <w:pPr>
      <w:tabs>
        <w:tab w:val="right" w:leader="dot" w:pos="10070"/>
      </w:tabs>
      <w:spacing w:after="100" w:line="259" w:lineRule="auto"/>
      <w:pPrChange w:id="5" w:author="Summer 2023 updates" w:date="2024-07-31T13:42:00Z">
        <w:pPr>
          <w:spacing w:after="100" w:line="259" w:lineRule="auto"/>
          <w:ind w:left="220"/>
        </w:pPr>
      </w:pPrChange>
    </w:pPr>
    <w:rPr>
      <w:rPrChange w:id="5" w:author="Summer 2023 updates" w:date="2024-07-31T13:42:00Z">
        <w:rPr>
          <w:rFonts w:ascii="Garamond" w:eastAsiaTheme="minorEastAsia" w:hAnsi="Garamond" w:cstheme="minorBidi"/>
          <w:sz w:val="22"/>
          <w:szCs w:val="22"/>
          <w:lang w:val="en-US" w:eastAsia="en-US" w:bidi="ar-SA"/>
        </w:rPr>
      </w:rPrChange>
    </w:rPr>
  </w:style>
  <w:style w:type="paragraph" w:styleId="TOC5">
    <w:name w:val="toc 5"/>
    <w:basedOn w:val="Normal"/>
    <w:next w:val="Normal"/>
    <w:autoRedefine/>
    <w:uiPriority w:val="39"/>
    <w:unhideWhenUsed/>
    <w:rsid w:val="00222D60"/>
    <w:pPr>
      <w:spacing w:after="100" w:line="259" w:lineRule="auto"/>
      <w:ind w:left="880"/>
    </w:pPr>
  </w:style>
  <w:style w:type="paragraph" w:styleId="TOC6">
    <w:name w:val="toc 6"/>
    <w:basedOn w:val="Normal"/>
    <w:next w:val="Normal"/>
    <w:autoRedefine/>
    <w:uiPriority w:val="39"/>
    <w:unhideWhenUsed/>
    <w:rsid w:val="00222D60"/>
    <w:pPr>
      <w:spacing w:after="100" w:line="259" w:lineRule="auto"/>
      <w:ind w:left="1100"/>
    </w:pPr>
  </w:style>
  <w:style w:type="paragraph" w:styleId="TOC7">
    <w:name w:val="toc 7"/>
    <w:basedOn w:val="Normal"/>
    <w:next w:val="Normal"/>
    <w:autoRedefine/>
    <w:uiPriority w:val="39"/>
    <w:unhideWhenUsed/>
    <w:rsid w:val="00222D60"/>
    <w:pPr>
      <w:spacing w:after="100" w:line="259" w:lineRule="auto"/>
      <w:ind w:left="1320"/>
    </w:pPr>
  </w:style>
  <w:style w:type="paragraph" w:styleId="TOC8">
    <w:name w:val="toc 8"/>
    <w:basedOn w:val="Normal"/>
    <w:next w:val="Normal"/>
    <w:autoRedefine/>
    <w:uiPriority w:val="39"/>
    <w:unhideWhenUsed/>
    <w:rsid w:val="00222D60"/>
    <w:pPr>
      <w:spacing w:after="100" w:line="259" w:lineRule="auto"/>
      <w:ind w:left="1540"/>
    </w:pPr>
  </w:style>
  <w:style w:type="paragraph" w:styleId="TOC9">
    <w:name w:val="toc 9"/>
    <w:basedOn w:val="Normal"/>
    <w:next w:val="Normal"/>
    <w:autoRedefine/>
    <w:uiPriority w:val="39"/>
    <w:unhideWhenUsed/>
    <w:rsid w:val="00222D60"/>
    <w:pPr>
      <w:spacing w:after="100" w:line="259" w:lineRule="auto"/>
      <w:ind w:left="1760"/>
    </w:pPr>
  </w:style>
  <w:style w:type="paragraph" w:styleId="BodyText3">
    <w:name w:val="Body Text 3"/>
    <w:basedOn w:val="Normal"/>
    <w:link w:val="BodyText3Char"/>
    <w:uiPriority w:val="99"/>
    <w:unhideWhenUsed/>
    <w:rsid w:val="009B1509"/>
    <w:pPr>
      <w:spacing w:after="120"/>
    </w:pPr>
    <w:rPr>
      <w:sz w:val="16"/>
      <w:szCs w:val="16"/>
    </w:rPr>
  </w:style>
  <w:style w:type="character" w:customStyle="1" w:styleId="BodyText3Char">
    <w:name w:val="Body Text 3 Char"/>
    <w:basedOn w:val="DefaultParagraphFont"/>
    <w:link w:val="BodyText3"/>
    <w:uiPriority w:val="99"/>
    <w:rsid w:val="009B1509"/>
    <w:rPr>
      <w:sz w:val="16"/>
      <w:szCs w:val="16"/>
    </w:rPr>
  </w:style>
  <w:style w:type="character" w:customStyle="1" w:styleId="UnresolvedMention1">
    <w:name w:val="Unresolved Mention1"/>
    <w:basedOn w:val="DefaultParagraphFont"/>
    <w:uiPriority w:val="99"/>
    <w:semiHidden/>
    <w:unhideWhenUsed/>
    <w:rsid w:val="00937658"/>
    <w:rPr>
      <w:color w:val="605E5C"/>
      <w:shd w:val="clear" w:color="auto" w:fill="E1DFDD"/>
    </w:rPr>
  </w:style>
  <w:style w:type="character" w:customStyle="1" w:styleId="UnresolvedMention2">
    <w:name w:val="Unresolved Mention2"/>
    <w:basedOn w:val="DefaultParagraphFont"/>
    <w:uiPriority w:val="99"/>
    <w:semiHidden/>
    <w:unhideWhenUsed/>
    <w:rsid w:val="00843FD7"/>
    <w:rPr>
      <w:color w:val="605E5C"/>
      <w:shd w:val="clear" w:color="auto" w:fill="E1DFDD"/>
    </w:rPr>
  </w:style>
  <w:style w:type="character" w:customStyle="1" w:styleId="UnresolvedMention3">
    <w:name w:val="Unresolved Mention3"/>
    <w:basedOn w:val="DefaultParagraphFont"/>
    <w:uiPriority w:val="99"/>
    <w:semiHidden/>
    <w:unhideWhenUsed/>
    <w:rsid w:val="00D569EB"/>
    <w:rPr>
      <w:color w:val="605E5C"/>
      <w:shd w:val="clear" w:color="auto" w:fill="E1DFDD"/>
    </w:rPr>
  </w:style>
  <w:style w:type="character" w:styleId="UnresolvedMention">
    <w:name w:val="Unresolved Mention"/>
    <w:basedOn w:val="DefaultParagraphFont"/>
    <w:uiPriority w:val="99"/>
    <w:semiHidden/>
    <w:unhideWhenUsed/>
    <w:rsid w:val="003B4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872">
      <w:bodyDiv w:val="1"/>
      <w:marLeft w:val="0"/>
      <w:marRight w:val="0"/>
      <w:marTop w:val="0"/>
      <w:marBottom w:val="0"/>
      <w:divBdr>
        <w:top w:val="none" w:sz="0" w:space="0" w:color="auto"/>
        <w:left w:val="none" w:sz="0" w:space="0" w:color="auto"/>
        <w:bottom w:val="none" w:sz="0" w:space="0" w:color="auto"/>
        <w:right w:val="none" w:sz="0" w:space="0" w:color="auto"/>
      </w:divBdr>
    </w:div>
    <w:div w:id="17320817">
      <w:bodyDiv w:val="1"/>
      <w:marLeft w:val="0"/>
      <w:marRight w:val="0"/>
      <w:marTop w:val="0"/>
      <w:marBottom w:val="0"/>
      <w:divBdr>
        <w:top w:val="none" w:sz="0" w:space="0" w:color="auto"/>
        <w:left w:val="none" w:sz="0" w:space="0" w:color="auto"/>
        <w:bottom w:val="none" w:sz="0" w:space="0" w:color="auto"/>
        <w:right w:val="none" w:sz="0" w:space="0" w:color="auto"/>
      </w:divBdr>
    </w:div>
    <w:div w:id="46924937">
      <w:bodyDiv w:val="1"/>
      <w:marLeft w:val="0"/>
      <w:marRight w:val="0"/>
      <w:marTop w:val="0"/>
      <w:marBottom w:val="0"/>
      <w:divBdr>
        <w:top w:val="none" w:sz="0" w:space="0" w:color="auto"/>
        <w:left w:val="none" w:sz="0" w:space="0" w:color="auto"/>
        <w:bottom w:val="none" w:sz="0" w:space="0" w:color="auto"/>
        <w:right w:val="none" w:sz="0" w:space="0" w:color="auto"/>
      </w:divBdr>
    </w:div>
    <w:div w:id="50428974">
      <w:bodyDiv w:val="1"/>
      <w:marLeft w:val="0"/>
      <w:marRight w:val="0"/>
      <w:marTop w:val="0"/>
      <w:marBottom w:val="0"/>
      <w:divBdr>
        <w:top w:val="none" w:sz="0" w:space="0" w:color="auto"/>
        <w:left w:val="none" w:sz="0" w:space="0" w:color="auto"/>
        <w:bottom w:val="none" w:sz="0" w:space="0" w:color="auto"/>
        <w:right w:val="none" w:sz="0" w:space="0" w:color="auto"/>
      </w:divBdr>
    </w:div>
    <w:div w:id="65762626">
      <w:bodyDiv w:val="1"/>
      <w:marLeft w:val="0"/>
      <w:marRight w:val="0"/>
      <w:marTop w:val="0"/>
      <w:marBottom w:val="0"/>
      <w:divBdr>
        <w:top w:val="none" w:sz="0" w:space="0" w:color="auto"/>
        <w:left w:val="none" w:sz="0" w:space="0" w:color="auto"/>
        <w:bottom w:val="none" w:sz="0" w:space="0" w:color="auto"/>
        <w:right w:val="none" w:sz="0" w:space="0" w:color="auto"/>
      </w:divBdr>
    </w:div>
    <w:div w:id="101609060">
      <w:bodyDiv w:val="1"/>
      <w:marLeft w:val="0"/>
      <w:marRight w:val="0"/>
      <w:marTop w:val="0"/>
      <w:marBottom w:val="0"/>
      <w:divBdr>
        <w:top w:val="none" w:sz="0" w:space="0" w:color="auto"/>
        <w:left w:val="none" w:sz="0" w:space="0" w:color="auto"/>
        <w:bottom w:val="none" w:sz="0" w:space="0" w:color="auto"/>
        <w:right w:val="none" w:sz="0" w:space="0" w:color="auto"/>
      </w:divBdr>
    </w:div>
    <w:div w:id="102967080">
      <w:bodyDiv w:val="1"/>
      <w:marLeft w:val="0"/>
      <w:marRight w:val="0"/>
      <w:marTop w:val="0"/>
      <w:marBottom w:val="0"/>
      <w:divBdr>
        <w:top w:val="none" w:sz="0" w:space="0" w:color="auto"/>
        <w:left w:val="none" w:sz="0" w:space="0" w:color="auto"/>
        <w:bottom w:val="none" w:sz="0" w:space="0" w:color="auto"/>
        <w:right w:val="none" w:sz="0" w:space="0" w:color="auto"/>
      </w:divBdr>
    </w:div>
    <w:div w:id="114294832">
      <w:bodyDiv w:val="1"/>
      <w:marLeft w:val="0"/>
      <w:marRight w:val="0"/>
      <w:marTop w:val="0"/>
      <w:marBottom w:val="0"/>
      <w:divBdr>
        <w:top w:val="none" w:sz="0" w:space="0" w:color="auto"/>
        <w:left w:val="none" w:sz="0" w:space="0" w:color="auto"/>
        <w:bottom w:val="none" w:sz="0" w:space="0" w:color="auto"/>
        <w:right w:val="none" w:sz="0" w:space="0" w:color="auto"/>
      </w:divBdr>
      <w:divsChild>
        <w:div w:id="568223990">
          <w:marLeft w:val="0"/>
          <w:marRight w:val="0"/>
          <w:marTop w:val="0"/>
          <w:marBottom w:val="0"/>
          <w:divBdr>
            <w:top w:val="none" w:sz="0" w:space="0" w:color="auto"/>
            <w:left w:val="none" w:sz="0" w:space="0" w:color="auto"/>
            <w:bottom w:val="none" w:sz="0" w:space="0" w:color="auto"/>
            <w:right w:val="none" w:sz="0" w:space="0" w:color="auto"/>
          </w:divBdr>
          <w:divsChild>
            <w:div w:id="1983732997">
              <w:marLeft w:val="0"/>
              <w:marRight w:val="0"/>
              <w:marTop w:val="0"/>
              <w:marBottom w:val="0"/>
              <w:divBdr>
                <w:top w:val="none" w:sz="0" w:space="0" w:color="auto"/>
                <w:left w:val="none" w:sz="0" w:space="0" w:color="auto"/>
                <w:bottom w:val="none" w:sz="0" w:space="0" w:color="auto"/>
                <w:right w:val="none" w:sz="0" w:space="0" w:color="auto"/>
              </w:divBdr>
              <w:divsChild>
                <w:div w:id="739132701">
                  <w:marLeft w:val="0"/>
                  <w:marRight w:val="0"/>
                  <w:marTop w:val="0"/>
                  <w:marBottom w:val="0"/>
                  <w:divBdr>
                    <w:top w:val="none" w:sz="0" w:space="0" w:color="auto"/>
                    <w:left w:val="none" w:sz="0" w:space="0" w:color="auto"/>
                    <w:bottom w:val="none" w:sz="0" w:space="0" w:color="auto"/>
                    <w:right w:val="none" w:sz="0" w:space="0" w:color="auto"/>
                  </w:divBdr>
                  <w:divsChild>
                    <w:div w:id="1706709115">
                      <w:marLeft w:val="0"/>
                      <w:marRight w:val="0"/>
                      <w:marTop w:val="0"/>
                      <w:marBottom w:val="0"/>
                      <w:divBdr>
                        <w:top w:val="none" w:sz="0" w:space="0" w:color="auto"/>
                        <w:left w:val="none" w:sz="0" w:space="0" w:color="auto"/>
                        <w:bottom w:val="none" w:sz="0" w:space="0" w:color="auto"/>
                        <w:right w:val="none" w:sz="0" w:space="0" w:color="auto"/>
                      </w:divBdr>
                      <w:divsChild>
                        <w:div w:id="914048598">
                          <w:marLeft w:val="0"/>
                          <w:marRight w:val="0"/>
                          <w:marTop w:val="0"/>
                          <w:marBottom w:val="0"/>
                          <w:divBdr>
                            <w:top w:val="none" w:sz="0" w:space="0" w:color="auto"/>
                            <w:left w:val="none" w:sz="0" w:space="0" w:color="auto"/>
                            <w:bottom w:val="none" w:sz="0" w:space="0" w:color="auto"/>
                            <w:right w:val="none" w:sz="0" w:space="0" w:color="auto"/>
                          </w:divBdr>
                          <w:divsChild>
                            <w:div w:id="559440537">
                              <w:marLeft w:val="0"/>
                              <w:marRight w:val="0"/>
                              <w:marTop w:val="0"/>
                              <w:marBottom w:val="0"/>
                              <w:divBdr>
                                <w:top w:val="none" w:sz="0" w:space="0" w:color="auto"/>
                                <w:left w:val="none" w:sz="0" w:space="0" w:color="auto"/>
                                <w:bottom w:val="none" w:sz="0" w:space="0" w:color="auto"/>
                                <w:right w:val="none" w:sz="0" w:space="0" w:color="auto"/>
                              </w:divBdr>
                            </w:div>
                            <w:div w:id="13615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126396">
          <w:marLeft w:val="0"/>
          <w:marRight w:val="0"/>
          <w:marTop w:val="0"/>
          <w:marBottom w:val="0"/>
          <w:divBdr>
            <w:top w:val="none" w:sz="0" w:space="0" w:color="auto"/>
            <w:left w:val="none" w:sz="0" w:space="0" w:color="auto"/>
            <w:bottom w:val="none" w:sz="0" w:space="0" w:color="auto"/>
            <w:right w:val="none" w:sz="0" w:space="0" w:color="auto"/>
          </w:divBdr>
        </w:div>
      </w:divsChild>
    </w:div>
    <w:div w:id="122892487">
      <w:bodyDiv w:val="1"/>
      <w:marLeft w:val="0"/>
      <w:marRight w:val="0"/>
      <w:marTop w:val="0"/>
      <w:marBottom w:val="0"/>
      <w:divBdr>
        <w:top w:val="none" w:sz="0" w:space="0" w:color="auto"/>
        <w:left w:val="none" w:sz="0" w:space="0" w:color="auto"/>
        <w:bottom w:val="none" w:sz="0" w:space="0" w:color="auto"/>
        <w:right w:val="none" w:sz="0" w:space="0" w:color="auto"/>
      </w:divBdr>
    </w:div>
    <w:div w:id="129641059">
      <w:bodyDiv w:val="1"/>
      <w:marLeft w:val="0"/>
      <w:marRight w:val="0"/>
      <w:marTop w:val="0"/>
      <w:marBottom w:val="0"/>
      <w:divBdr>
        <w:top w:val="none" w:sz="0" w:space="0" w:color="auto"/>
        <w:left w:val="none" w:sz="0" w:space="0" w:color="auto"/>
        <w:bottom w:val="none" w:sz="0" w:space="0" w:color="auto"/>
        <w:right w:val="none" w:sz="0" w:space="0" w:color="auto"/>
      </w:divBdr>
    </w:div>
    <w:div w:id="185752930">
      <w:bodyDiv w:val="1"/>
      <w:marLeft w:val="0"/>
      <w:marRight w:val="0"/>
      <w:marTop w:val="0"/>
      <w:marBottom w:val="0"/>
      <w:divBdr>
        <w:top w:val="none" w:sz="0" w:space="0" w:color="auto"/>
        <w:left w:val="none" w:sz="0" w:space="0" w:color="auto"/>
        <w:bottom w:val="none" w:sz="0" w:space="0" w:color="auto"/>
        <w:right w:val="none" w:sz="0" w:space="0" w:color="auto"/>
      </w:divBdr>
    </w:div>
    <w:div w:id="189728581">
      <w:bodyDiv w:val="1"/>
      <w:marLeft w:val="0"/>
      <w:marRight w:val="0"/>
      <w:marTop w:val="0"/>
      <w:marBottom w:val="0"/>
      <w:divBdr>
        <w:top w:val="none" w:sz="0" w:space="0" w:color="auto"/>
        <w:left w:val="none" w:sz="0" w:space="0" w:color="auto"/>
        <w:bottom w:val="none" w:sz="0" w:space="0" w:color="auto"/>
        <w:right w:val="none" w:sz="0" w:space="0" w:color="auto"/>
      </w:divBdr>
    </w:div>
    <w:div w:id="205723053">
      <w:bodyDiv w:val="1"/>
      <w:marLeft w:val="0"/>
      <w:marRight w:val="0"/>
      <w:marTop w:val="0"/>
      <w:marBottom w:val="0"/>
      <w:divBdr>
        <w:top w:val="none" w:sz="0" w:space="0" w:color="auto"/>
        <w:left w:val="none" w:sz="0" w:space="0" w:color="auto"/>
        <w:bottom w:val="none" w:sz="0" w:space="0" w:color="auto"/>
        <w:right w:val="none" w:sz="0" w:space="0" w:color="auto"/>
      </w:divBdr>
      <w:divsChild>
        <w:div w:id="273052902">
          <w:marLeft w:val="0"/>
          <w:marRight w:val="0"/>
          <w:marTop w:val="0"/>
          <w:marBottom w:val="0"/>
          <w:divBdr>
            <w:top w:val="none" w:sz="0" w:space="0" w:color="auto"/>
            <w:left w:val="none" w:sz="0" w:space="0" w:color="auto"/>
            <w:bottom w:val="none" w:sz="0" w:space="0" w:color="auto"/>
            <w:right w:val="none" w:sz="0" w:space="0" w:color="auto"/>
          </w:divBdr>
        </w:div>
        <w:div w:id="319312167">
          <w:marLeft w:val="0"/>
          <w:marRight w:val="0"/>
          <w:marTop w:val="0"/>
          <w:marBottom w:val="0"/>
          <w:divBdr>
            <w:top w:val="none" w:sz="0" w:space="0" w:color="auto"/>
            <w:left w:val="none" w:sz="0" w:space="0" w:color="auto"/>
            <w:bottom w:val="none" w:sz="0" w:space="0" w:color="auto"/>
            <w:right w:val="none" w:sz="0" w:space="0" w:color="auto"/>
          </w:divBdr>
        </w:div>
        <w:div w:id="636909600">
          <w:marLeft w:val="0"/>
          <w:marRight w:val="0"/>
          <w:marTop w:val="0"/>
          <w:marBottom w:val="0"/>
          <w:divBdr>
            <w:top w:val="none" w:sz="0" w:space="0" w:color="auto"/>
            <w:left w:val="none" w:sz="0" w:space="0" w:color="auto"/>
            <w:bottom w:val="none" w:sz="0" w:space="0" w:color="auto"/>
            <w:right w:val="none" w:sz="0" w:space="0" w:color="auto"/>
          </w:divBdr>
        </w:div>
        <w:div w:id="1023821956">
          <w:marLeft w:val="0"/>
          <w:marRight w:val="0"/>
          <w:marTop w:val="0"/>
          <w:marBottom w:val="0"/>
          <w:divBdr>
            <w:top w:val="none" w:sz="0" w:space="0" w:color="auto"/>
            <w:left w:val="none" w:sz="0" w:space="0" w:color="auto"/>
            <w:bottom w:val="none" w:sz="0" w:space="0" w:color="auto"/>
            <w:right w:val="none" w:sz="0" w:space="0" w:color="auto"/>
          </w:divBdr>
        </w:div>
        <w:div w:id="1202790975">
          <w:marLeft w:val="0"/>
          <w:marRight w:val="0"/>
          <w:marTop w:val="0"/>
          <w:marBottom w:val="0"/>
          <w:divBdr>
            <w:top w:val="none" w:sz="0" w:space="0" w:color="auto"/>
            <w:left w:val="none" w:sz="0" w:space="0" w:color="auto"/>
            <w:bottom w:val="none" w:sz="0" w:space="0" w:color="auto"/>
            <w:right w:val="none" w:sz="0" w:space="0" w:color="auto"/>
          </w:divBdr>
        </w:div>
        <w:div w:id="1404446588">
          <w:marLeft w:val="0"/>
          <w:marRight w:val="0"/>
          <w:marTop w:val="0"/>
          <w:marBottom w:val="0"/>
          <w:divBdr>
            <w:top w:val="none" w:sz="0" w:space="0" w:color="auto"/>
            <w:left w:val="none" w:sz="0" w:space="0" w:color="auto"/>
            <w:bottom w:val="none" w:sz="0" w:space="0" w:color="auto"/>
            <w:right w:val="none" w:sz="0" w:space="0" w:color="auto"/>
          </w:divBdr>
        </w:div>
        <w:div w:id="1425956266">
          <w:marLeft w:val="0"/>
          <w:marRight w:val="0"/>
          <w:marTop w:val="0"/>
          <w:marBottom w:val="0"/>
          <w:divBdr>
            <w:top w:val="none" w:sz="0" w:space="0" w:color="auto"/>
            <w:left w:val="none" w:sz="0" w:space="0" w:color="auto"/>
            <w:bottom w:val="none" w:sz="0" w:space="0" w:color="auto"/>
            <w:right w:val="none" w:sz="0" w:space="0" w:color="auto"/>
          </w:divBdr>
        </w:div>
        <w:div w:id="1579366642">
          <w:marLeft w:val="0"/>
          <w:marRight w:val="0"/>
          <w:marTop w:val="0"/>
          <w:marBottom w:val="0"/>
          <w:divBdr>
            <w:top w:val="none" w:sz="0" w:space="0" w:color="auto"/>
            <w:left w:val="none" w:sz="0" w:space="0" w:color="auto"/>
            <w:bottom w:val="none" w:sz="0" w:space="0" w:color="auto"/>
            <w:right w:val="none" w:sz="0" w:space="0" w:color="auto"/>
          </w:divBdr>
        </w:div>
        <w:div w:id="1588034758">
          <w:marLeft w:val="0"/>
          <w:marRight w:val="0"/>
          <w:marTop w:val="0"/>
          <w:marBottom w:val="0"/>
          <w:divBdr>
            <w:top w:val="none" w:sz="0" w:space="0" w:color="auto"/>
            <w:left w:val="none" w:sz="0" w:space="0" w:color="auto"/>
            <w:bottom w:val="none" w:sz="0" w:space="0" w:color="auto"/>
            <w:right w:val="none" w:sz="0" w:space="0" w:color="auto"/>
          </w:divBdr>
        </w:div>
        <w:div w:id="1927614001">
          <w:marLeft w:val="0"/>
          <w:marRight w:val="0"/>
          <w:marTop w:val="0"/>
          <w:marBottom w:val="0"/>
          <w:divBdr>
            <w:top w:val="none" w:sz="0" w:space="0" w:color="auto"/>
            <w:left w:val="none" w:sz="0" w:space="0" w:color="auto"/>
            <w:bottom w:val="none" w:sz="0" w:space="0" w:color="auto"/>
            <w:right w:val="none" w:sz="0" w:space="0" w:color="auto"/>
          </w:divBdr>
        </w:div>
      </w:divsChild>
    </w:div>
    <w:div w:id="213468302">
      <w:bodyDiv w:val="1"/>
      <w:marLeft w:val="0"/>
      <w:marRight w:val="0"/>
      <w:marTop w:val="0"/>
      <w:marBottom w:val="0"/>
      <w:divBdr>
        <w:top w:val="none" w:sz="0" w:space="0" w:color="auto"/>
        <w:left w:val="none" w:sz="0" w:space="0" w:color="auto"/>
        <w:bottom w:val="none" w:sz="0" w:space="0" w:color="auto"/>
        <w:right w:val="none" w:sz="0" w:space="0" w:color="auto"/>
      </w:divBdr>
    </w:div>
    <w:div w:id="225579207">
      <w:bodyDiv w:val="1"/>
      <w:marLeft w:val="0"/>
      <w:marRight w:val="0"/>
      <w:marTop w:val="0"/>
      <w:marBottom w:val="0"/>
      <w:divBdr>
        <w:top w:val="none" w:sz="0" w:space="0" w:color="auto"/>
        <w:left w:val="none" w:sz="0" w:space="0" w:color="auto"/>
        <w:bottom w:val="none" w:sz="0" w:space="0" w:color="auto"/>
        <w:right w:val="none" w:sz="0" w:space="0" w:color="auto"/>
      </w:divBdr>
      <w:divsChild>
        <w:div w:id="72049761">
          <w:marLeft w:val="0"/>
          <w:marRight w:val="0"/>
          <w:marTop w:val="0"/>
          <w:marBottom w:val="0"/>
          <w:divBdr>
            <w:top w:val="none" w:sz="0" w:space="0" w:color="auto"/>
            <w:left w:val="none" w:sz="0" w:space="0" w:color="auto"/>
            <w:bottom w:val="none" w:sz="0" w:space="0" w:color="auto"/>
            <w:right w:val="none" w:sz="0" w:space="0" w:color="auto"/>
          </w:divBdr>
        </w:div>
        <w:div w:id="394401927">
          <w:marLeft w:val="0"/>
          <w:marRight w:val="0"/>
          <w:marTop w:val="0"/>
          <w:marBottom w:val="0"/>
          <w:divBdr>
            <w:top w:val="none" w:sz="0" w:space="0" w:color="auto"/>
            <w:left w:val="none" w:sz="0" w:space="0" w:color="auto"/>
            <w:bottom w:val="none" w:sz="0" w:space="0" w:color="auto"/>
            <w:right w:val="none" w:sz="0" w:space="0" w:color="auto"/>
          </w:divBdr>
        </w:div>
      </w:divsChild>
    </w:div>
    <w:div w:id="228274007">
      <w:bodyDiv w:val="1"/>
      <w:marLeft w:val="0"/>
      <w:marRight w:val="0"/>
      <w:marTop w:val="0"/>
      <w:marBottom w:val="0"/>
      <w:divBdr>
        <w:top w:val="none" w:sz="0" w:space="0" w:color="auto"/>
        <w:left w:val="none" w:sz="0" w:space="0" w:color="auto"/>
        <w:bottom w:val="none" w:sz="0" w:space="0" w:color="auto"/>
        <w:right w:val="none" w:sz="0" w:space="0" w:color="auto"/>
      </w:divBdr>
      <w:divsChild>
        <w:div w:id="830563969">
          <w:marLeft w:val="0"/>
          <w:marRight w:val="0"/>
          <w:marTop w:val="0"/>
          <w:marBottom w:val="0"/>
          <w:divBdr>
            <w:top w:val="none" w:sz="0" w:space="0" w:color="auto"/>
            <w:left w:val="none" w:sz="0" w:space="0" w:color="auto"/>
            <w:bottom w:val="none" w:sz="0" w:space="0" w:color="auto"/>
            <w:right w:val="none" w:sz="0" w:space="0" w:color="auto"/>
          </w:divBdr>
        </w:div>
      </w:divsChild>
    </w:div>
    <w:div w:id="257715487">
      <w:bodyDiv w:val="1"/>
      <w:marLeft w:val="0"/>
      <w:marRight w:val="0"/>
      <w:marTop w:val="0"/>
      <w:marBottom w:val="0"/>
      <w:divBdr>
        <w:top w:val="none" w:sz="0" w:space="0" w:color="auto"/>
        <w:left w:val="none" w:sz="0" w:space="0" w:color="auto"/>
        <w:bottom w:val="none" w:sz="0" w:space="0" w:color="auto"/>
        <w:right w:val="none" w:sz="0" w:space="0" w:color="auto"/>
      </w:divBdr>
    </w:div>
    <w:div w:id="263343526">
      <w:bodyDiv w:val="1"/>
      <w:marLeft w:val="0"/>
      <w:marRight w:val="0"/>
      <w:marTop w:val="0"/>
      <w:marBottom w:val="0"/>
      <w:divBdr>
        <w:top w:val="none" w:sz="0" w:space="0" w:color="auto"/>
        <w:left w:val="none" w:sz="0" w:space="0" w:color="auto"/>
        <w:bottom w:val="none" w:sz="0" w:space="0" w:color="auto"/>
        <w:right w:val="none" w:sz="0" w:space="0" w:color="auto"/>
      </w:divBdr>
    </w:div>
    <w:div w:id="265042634">
      <w:bodyDiv w:val="1"/>
      <w:marLeft w:val="0"/>
      <w:marRight w:val="0"/>
      <w:marTop w:val="0"/>
      <w:marBottom w:val="0"/>
      <w:divBdr>
        <w:top w:val="none" w:sz="0" w:space="0" w:color="auto"/>
        <w:left w:val="none" w:sz="0" w:space="0" w:color="auto"/>
        <w:bottom w:val="none" w:sz="0" w:space="0" w:color="auto"/>
        <w:right w:val="none" w:sz="0" w:space="0" w:color="auto"/>
      </w:divBdr>
    </w:div>
    <w:div w:id="268709651">
      <w:bodyDiv w:val="1"/>
      <w:marLeft w:val="0"/>
      <w:marRight w:val="0"/>
      <w:marTop w:val="0"/>
      <w:marBottom w:val="0"/>
      <w:divBdr>
        <w:top w:val="none" w:sz="0" w:space="0" w:color="auto"/>
        <w:left w:val="none" w:sz="0" w:space="0" w:color="auto"/>
        <w:bottom w:val="none" w:sz="0" w:space="0" w:color="auto"/>
        <w:right w:val="none" w:sz="0" w:space="0" w:color="auto"/>
      </w:divBdr>
    </w:div>
    <w:div w:id="283074176">
      <w:bodyDiv w:val="1"/>
      <w:marLeft w:val="0"/>
      <w:marRight w:val="0"/>
      <w:marTop w:val="0"/>
      <w:marBottom w:val="0"/>
      <w:divBdr>
        <w:top w:val="none" w:sz="0" w:space="0" w:color="auto"/>
        <w:left w:val="none" w:sz="0" w:space="0" w:color="auto"/>
        <w:bottom w:val="none" w:sz="0" w:space="0" w:color="auto"/>
        <w:right w:val="none" w:sz="0" w:space="0" w:color="auto"/>
      </w:divBdr>
    </w:div>
    <w:div w:id="285352880">
      <w:bodyDiv w:val="1"/>
      <w:marLeft w:val="0"/>
      <w:marRight w:val="0"/>
      <w:marTop w:val="0"/>
      <w:marBottom w:val="0"/>
      <w:divBdr>
        <w:top w:val="none" w:sz="0" w:space="0" w:color="auto"/>
        <w:left w:val="none" w:sz="0" w:space="0" w:color="auto"/>
        <w:bottom w:val="none" w:sz="0" w:space="0" w:color="auto"/>
        <w:right w:val="none" w:sz="0" w:space="0" w:color="auto"/>
      </w:divBdr>
    </w:div>
    <w:div w:id="290016635">
      <w:bodyDiv w:val="1"/>
      <w:marLeft w:val="0"/>
      <w:marRight w:val="0"/>
      <w:marTop w:val="0"/>
      <w:marBottom w:val="0"/>
      <w:divBdr>
        <w:top w:val="none" w:sz="0" w:space="0" w:color="auto"/>
        <w:left w:val="none" w:sz="0" w:space="0" w:color="auto"/>
        <w:bottom w:val="none" w:sz="0" w:space="0" w:color="auto"/>
        <w:right w:val="none" w:sz="0" w:space="0" w:color="auto"/>
      </w:divBdr>
      <w:divsChild>
        <w:div w:id="346099175">
          <w:marLeft w:val="0"/>
          <w:marRight w:val="0"/>
          <w:marTop w:val="0"/>
          <w:marBottom w:val="0"/>
          <w:divBdr>
            <w:top w:val="none" w:sz="0" w:space="0" w:color="auto"/>
            <w:left w:val="none" w:sz="0" w:space="0" w:color="auto"/>
            <w:bottom w:val="none" w:sz="0" w:space="0" w:color="auto"/>
            <w:right w:val="none" w:sz="0" w:space="0" w:color="auto"/>
          </w:divBdr>
        </w:div>
        <w:div w:id="1426608801">
          <w:marLeft w:val="0"/>
          <w:marRight w:val="0"/>
          <w:marTop w:val="0"/>
          <w:marBottom w:val="0"/>
          <w:divBdr>
            <w:top w:val="none" w:sz="0" w:space="0" w:color="auto"/>
            <w:left w:val="none" w:sz="0" w:space="0" w:color="auto"/>
            <w:bottom w:val="none" w:sz="0" w:space="0" w:color="auto"/>
            <w:right w:val="none" w:sz="0" w:space="0" w:color="auto"/>
          </w:divBdr>
        </w:div>
      </w:divsChild>
    </w:div>
    <w:div w:id="307822999">
      <w:bodyDiv w:val="1"/>
      <w:marLeft w:val="0"/>
      <w:marRight w:val="0"/>
      <w:marTop w:val="0"/>
      <w:marBottom w:val="0"/>
      <w:divBdr>
        <w:top w:val="none" w:sz="0" w:space="0" w:color="auto"/>
        <w:left w:val="none" w:sz="0" w:space="0" w:color="auto"/>
        <w:bottom w:val="none" w:sz="0" w:space="0" w:color="auto"/>
        <w:right w:val="none" w:sz="0" w:space="0" w:color="auto"/>
      </w:divBdr>
    </w:div>
    <w:div w:id="317808348">
      <w:bodyDiv w:val="1"/>
      <w:marLeft w:val="0"/>
      <w:marRight w:val="0"/>
      <w:marTop w:val="0"/>
      <w:marBottom w:val="0"/>
      <w:divBdr>
        <w:top w:val="none" w:sz="0" w:space="0" w:color="auto"/>
        <w:left w:val="none" w:sz="0" w:space="0" w:color="auto"/>
        <w:bottom w:val="none" w:sz="0" w:space="0" w:color="auto"/>
        <w:right w:val="none" w:sz="0" w:space="0" w:color="auto"/>
      </w:divBdr>
    </w:div>
    <w:div w:id="393967574">
      <w:bodyDiv w:val="1"/>
      <w:marLeft w:val="0"/>
      <w:marRight w:val="0"/>
      <w:marTop w:val="0"/>
      <w:marBottom w:val="0"/>
      <w:divBdr>
        <w:top w:val="none" w:sz="0" w:space="0" w:color="auto"/>
        <w:left w:val="none" w:sz="0" w:space="0" w:color="auto"/>
        <w:bottom w:val="none" w:sz="0" w:space="0" w:color="auto"/>
        <w:right w:val="none" w:sz="0" w:space="0" w:color="auto"/>
      </w:divBdr>
    </w:div>
    <w:div w:id="394789965">
      <w:bodyDiv w:val="1"/>
      <w:marLeft w:val="0"/>
      <w:marRight w:val="0"/>
      <w:marTop w:val="0"/>
      <w:marBottom w:val="0"/>
      <w:divBdr>
        <w:top w:val="none" w:sz="0" w:space="0" w:color="auto"/>
        <w:left w:val="none" w:sz="0" w:space="0" w:color="auto"/>
        <w:bottom w:val="none" w:sz="0" w:space="0" w:color="auto"/>
        <w:right w:val="none" w:sz="0" w:space="0" w:color="auto"/>
      </w:divBdr>
    </w:div>
    <w:div w:id="445006676">
      <w:bodyDiv w:val="1"/>
      <w:marLeft w:val="0"/>
      <w:marRight w:val="0"/>
      <w:marTop w:val="0"/>
      <w:marBottom w:val="0"/>
      <w:divBdr>
        <w:top w:val="none" w:sz="0" w:space="0" w:color="auto"/>
        <w:left w:val="none" w:sz="0" w:space="0" w:color="auto"/>
        <w:bottom w:val="none" w:sz="0" w:space="0" w:color="auto"/>
        <w:right w:val="none" w:sz="0" w:space="0" w:color="auto"/>
      </w:divBdr>
    </w:div>
    <w:div w:id="460612934">
      <w:bodyDiv w:val="1"/>
      <w:marLeft w:val="0"/>
      <w:marRight w:val="0"/>
      <w:marTop w:val="0"/>
      <w:marBottom w:val="0"/>
      <w:divBdr>
        <w:top w:val="none" w:sz="0" w:space="0" w:color="auto"/>
        <w:left w:val="none" w:sz="0" w:space="0" w:color="auto"/>
        <w:bottom w:val="none" w:sz="0" w:space="0" w:color="auto"/>
        <w:right w:val="none" w:sz="0" w:space="0" w:color="auto"/>
      </w:divBdr>
    </w:div>
    <w:div w:id="472064435">
      <w:bodyDiv w:val="1"/>
      <w:marLeft w:val="0"/>
      <w:marRight w:val="0"/>
      <w:marTop w:val="0"/>
      <w:marBottom w:val="0"/>
      <w:divBdr>
        <w:top w:val="none" w:sz="0" w:space="0" w:color="auto"/>
        <w:left w:val="none" w:sz="0" w:space="0" w:color="auto"/>
        <w:bottom w:val="none" w:sz="0" w:space="0" w:color="auto"/>
        <w:right w:val="none" w:sz="0" w:space="0" w:color="auto"/>
      </w:divBdr>
    </w:div>
    <w:div w:id="491915169">
      <w:bodyDiv w:val="1"/>
      <w:marLeft w:val="0"/>
      <w:marRight w:val="0"/>
      <w:marTop w:val="0"/>
      <w:marBottom w:val="0"/>
      <w:divBdr>
        <w:top w:val="none" w:sz="0" w:space="0" w:color="auto"/>
        <w:left w:val="none" w:sz="0" w:space="0" w:color="auto"/>
        <w:bottom w:val="none" w:sz="0" w:space="0" w:color="auto"/>
        <w:right w:val="none" w:sz="0" w:space="0" w:color="auto"/>
      </w:divBdr>
    </w:div>
    <w:div w:id="511721618">
      <w:bodyDiv w:val="1"/>
      <w:marLeft w:val="0"/>
      <w:marRight w:val="0"/>
      <w:marTop w:val="0"/>
      <w:marBottom w:val="0"/>
      <w:divBdr>
        <w:top w:val="none" w:sz="0" w:space="0" w:color="auto"/>
        <w:left w:val="none" w:sz="0" w:space="0" w:color="auto"/>
        <w:bottom w:val="none" w:sz="0" w:space="0" w:color="auto"/>
        <w:right w:val="none" w:sz="0" w:space="0" w:color="auto"/>
      </w:divBdr>
    </w:div>
    <w:div w:id="525605911">
      <w:bodyDiv w:val="1"/>
      <w:marLeft w:val="0"/>
      <w:marRight w:val="0"/>
      <w:marTop w:val="0"/>
      <w:marBottom w:val="0"/>
      <w:divBdr>
        <w:top w:val="none" w:sz="0" w:space="0" w:color="auto"/>
        <w:left w:val="none" w:sz="0" w:space="0" w:color="auto"/>
        <w:bottom w:val="none" w:sz="0" w:space="0" w:color="auto"/>
        <w:right w:val="none" w:sz="0" w:space="0" w:color="auto"/>
      </w:divBdr>
    </w:div>
    <w:div w:id="564068904">
      <w:bodyDiv w:val="1"/>
      <w:marLeft w:val="0"/>
      <w:marRight w:val="0"/>
      <w:marTop w:val="0"/>
      <w:marBottom w:val="0"/>
      <w:divBdr>
        <w:top w:val="none" w:sz="0" w:space="0" w:color="auto"/>
        <w:left w:val="none" w:sz="0" w:space="0" w:color="auto"/>
        <w:bottom w:val="none" w:sz="0" w:space="0" w:color="auto"/>
        <w:right w:val="none" w:sz="0" w:space="0" w:color="auto"/>
      </w:divBdr>
    </w:div>
    <w:div w:id="600840487">
      <w:bodyDiv w:val="1"/>
      <w:marLeft w:val="0"/>
      <w:marRight w:val="0"/>
      <w:marTop w:val="0"/>
      <w:marBottom w:val="0"/>
      <w:divBdr>
        <w:top w:val="none" w:sz="0" w:space="0" w:color="auto"/>
        <w:left w:val="none" w:sz="0" w:space="0" w:color="auto"/>
        <w:bottom w:val="none" w:sz="0" w:space="0" w:color="auto"/>
        <w:right w:val="none" w:sz="0" w:space="0" w:color="auto"/>
      </w:divBdr>
    </w:div>
    <w:div w:id="619991673">
      <w:bodyDiv w:val="1"/>
      <w:marLeft w:val="0"/>
      <w:marRight w:val="0"/>
      <w:marTop w:val="0"/>
      <w:marBottom w:val="0"/>
      <w:divBdr>
        <w:top w:val="none" w:sz="0" w:space="0" w:color="auto"/>
        <w:left w:val="none" w:sz="0" w:space="0" w:color="auto"/>
        <w:bottom w:val="none" w:sz="0" w:space="0" w:color="auto"/>
        <w:right w:val="none" w:sz="0" w:space="0" w:color="auto"/>
      </w:divBdr>
    </w:div>
    <w:div w:id="635572441">
      <w:bodyDiv w:val="1"/>
      <w:marLeft w:val="0"/>
      <w:marRight w:val="0"/>
      <w:marTop w:val="0"/>
      <w:marBottom w:val="0"/>
      <w:divBdr>
        <w:top w:val="none" w:sz="0" w:space="0" w:color="auto"/>
        <w:left w:val="none" w:sz="0" w:space="0" w:color="auto"/>
        <w:bottom w:val="none" w:sz="0" w:space="0" w:color="auto"/>
        <w:right w:val="none" w:sz="0" w:space="0" w:color="auto"/>
      </w:divBdr>
    </w:div>
    <w:div w:id="650721389">
      <w:bodyDiv w:val="1"/>
      <w:marLeft w:val="0"/>
      <w:marRight w:val="0"/>
      <w:marTop w:val="0"/>
      <w:marBottom w:val="0"/>
      <w:divBdr>
        <w:top w:val="none" w:sz="0" w:space="0" w:color="auto"/>
        <w:left w:val="none" w:sz="0" w:space="0" w:color="auto"/>
        <w:bottom w:val="none" w:sz="0" w:space="0" w:color="auto"/>
        <w:right w:val="none" w:sz="0" w:space="0" w:color="auto"/>
      </w:divBdr>
    </w:div>
    <w:div w:id="677929596">
      <w:bodyDiv w:val="1"/>
      <w:marLeft w:val="0"/>
      <w:marRight w:val="0"/>
      <w:marTop w:val="0"/>
      <w:marBottom w:val="0"/>
      <w:divBdr>
        <w:top w:val="none" w:sz="0" w:space="0" w:color="auto"/>
        <w:left w:val="none" w:sz="0" w:space="0" w:color="auto"/>
        <w:bottom w:val="none" w:sz="0" w:space="0" w:color="auto"/>
        <w:right w:val="none" w:sz="0" w:space="0" w:color="auto"/>
      </w:divBdr>
    </w:div>
    <w:div w:id="708183796">
      <w:bodyDiv w:val="1"/>
      <w:marLeft w:val="0"/>
      <w:marRight w:val="0"/>
      <w:marTop w:val="0"/>
      <w:marBottom w:val="0"/>
      <w:divBdr>
        <w:top w:val="none" w:sz="0" w:space="0" w:color="auto"/>
        <w:left w:val="none" w:sz="0" w:space="0" w:color="auto"/>
        <w:bottom w:val="none" w:sz="0" w:space="0" w:color="auto"/>
        <w:right w:val="none" w:sz="0" w:space="0" w:color="auto"/>
      </w:divBdr>
      <w:divsChild>
        <w:div w:id="1754932758">
          <w:marLeft w:val="0"/>
          <w:marRight w:val="0"/>
          <w:marTop w:val="0"/>
          <w:marBottom w:val="0"/>
          <w:divBdr>
            <w:top w:val="none" w:sz="0" w:space="0" w:color="auto"/>
            <w:left w:val="none" w:sz="0" w:space="0" w:color="auto"/>
            <w:bottom w:val="none" w:sz="0" w:space="0" w:color="auto"/>
            <w:right w:val="none" w:sz="0" w:space="0" w:color="auto"/>
          </w:divBdr>
          <w:divsChild>
            <w:div w:id="16099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616">
      <w:bodyDiv w:val="1"/>
      <w:marLeft w:val="0"/>
      <w:marRight w:val="0"/>
      <w:marTop w:val="0"/>
      <w:marBottom w:val="0"/>
      <w:divBdr>
        <w:top w:val="none" w:sz="0" w:space="0" w:color="auto"/>
        <w:left w:val="none" w:sz="0" w:space="0" w:color="auto"/>
        <w:bottom w:val="none" w:sz="0" w:space="0" w:color="auto"/>
        <w:right w:val="none" w:sz="0" w:space="0" w:color="auto"/>
      </w:divBdr>
    </w:div>
    <w:div w:id="783498879">
      <w:bodyDiv w:val="1"/>
      <w:marLeft w:val="0"/>
      <w:marRight w:val="0"/>
      <w:marTop w:val="0"/>
      <w:marBottom w:val="0"/>
      <w:divBdr>
        <w:top w:val="none" w:sz="0" w:space="0" w:color="auto"/>
        <w:left w:val="none" w:sz="0" w:space="0" w:color="auto"/>
        <w:bottom w:val="none" w:sz="0" w:space="0" w:color="auto"/>
        <w:right w:val="none" w:sz="0" w:space="0" w:color="auto"/>
      </w:divBdr>
    </w:div>
    <w:div w:id="836069992">
      <w:bodyDiv w:val="1"/>
      <w:marLeft w:val="0"/>
      <w:marRight w:val="0"/>
      <w:marTop w:val="0"/>
      <w:marBottom w:val="0"/>
      <w:divBdr>
        <w:top w:val="none" w:sz="0" w:space="0" w:color="auto"/>
        <w:left w:val="none" w:sz="0" w:space="0" w:color="auto"/>
        <w:bottom w:val="none" w:sz="0" w:space="0" w:color="auto"/>
        <w:right w:val="none" w:sz="0" w:space="0" w:color="auto"/>
      </w:divBdr>
      <w:divsChild>
        <w:div w:id="1564219405">
          <w:marLeft w:val="0"/>
          <w:marRight w:val="0"/>
          <w:marTop w:val="0"/>
          <w:marBottom w:val="0"/>
          <w:divBdr>
            <w:top w:val="none" w:sz="0" w:space="0" w:color="auto"/>
            <w:left w:val="none" w:sz="0" w:space="0" w:color="auto"/>
            <w:bottom w:val="none" w:sz="0" w:space="0" w:color="auto"/>
            <w:right w:val="none" w:sz="0" w:space="0" w:color="auto"/>
          </w:divBdr>
        </w:div>
        <w:div w:id="1606233047">
          <w:marLeft w:val="0"/>
          <w:marRight w:val="0"/>
          <w:marTop w:val="0"/>
          <w:marBottom w:val="0"/>
          <w:divBdr>
            <w:top w:val="none" w:sz="0" w:space="0" w:color="auto"/>
            <w:left w:val="none" w:sz="0" w:space="0" w:color="auto"/>
            <w:bottom w:val="none" w:sz="0" w:space="0" w:color="auto"/>
            <w:right w:val="none" w:sz="0" w:space="0" w:color="auto"/>
          </w:divBdr>
        </w:div>
        <w:div w:id="1700230218">
          <w:marLeft w:val="0"/>
          <w:marRight w:val="0"/>
          <w:marTop w:val="0"/>
          <w:marBottom w:val="0"/>
          <w:divBdr>
            <w:top w:val="none" w:sz="0" w:space="0" w:color="auto"/>
            <w:left w:val="none" w:sz="0" w:space="0" w:color="auto"/>
            <w:bottom w:val="none" w:sz="0" w:space="0" w:color="auto"/>
            <w:right w:val="none" w:sz="0" w:space="0" w:color="auto"/>
          </w:divBdr>
        </w:div>
      </w:divsChild>
    </w:div>
    <w:div w:id="841168102">
      <w:bodyDiv w:val="1"/>
      <w:marLeft w:val="0"/>
      <w:marRight w:val="0"/>
      <w:marTop w:val="0"/>
      <w:marBottom w:val="0"/>
      <w:divBdr>
        <w:top w:val="none" w:sz="0" w:space="0" w:color="auto"/>
        <w:left w:val="none" w:sz="0" w:space="0" w:color="auto"/>
        <w:bottom w:val="none" w:sz="0" w:space="0" w:color="auto"/>
        <w:right w:val="none" w:sz="0" w:space="0" w:color="auto"/>
      </w:divBdr>
    </w:div>
    <w:div w:id="873687147">
      <w:bodyDiv w:val="1"/>
      <w:marLeft w:val="0"/>
      <w:marRight w:val="0"/>
      <w:marTop w:val="0"/>
      <w:marBottom w:val="0"/>
      <w:divBdr>
        <w:top w:val="none" w:sz="0" w:space="0" w:color="auto"/>
        <w:left w:val="none" w:sz="0" w:space="0" w:color="auto"/>
        <w:bottom w:val="none" w:sz="0" w:space="0" w:color="auto"/>
        <w:right w:val="none" w:sz="0" w:space="0" w:color="auto"/>
      </w:divBdr>
    </w:div>
    <w:div w:id="930702856">
      <w:bodyDiv w:val="1"/>
      <w:marLeft w:val="0"/>
      <w:marRight w:val="0"/>
      <w:marTop w:val="0"/>
      <w:marBottom w:val="0"/>
      <w:divBdr>
        <w:top w:val="none" w:sz="0" w:space="0" w:color="auto"/>
        <w:left w:val="none" w:sz="0" w:space="0" w:color="auto"/>
        <w:bottom w:val="none" w:sz="0" w:space="0" w:color="auto"/>
        <w:right w:val="none" w:sz="0" w:space="0" w:color="auto"/>
      </w:divBdr>
      <w:divsChild>
        <w:div w:id="410200446">
          <w:marLeft w:val="0"/>
          <w:marRight w:val="0"/>
          <w:marTop w:val="0"/>
          <w:marBottom w:val="0"/>
          <w:divBdr>
            <w:top w:val="none" w:sz="0" w:space="0" w:color="auto"/>
            <w:left w:val="none" w:sz="0" w:space="0" w:color="auto"/>
            <w:bottom w:val="none" w:sz="0" w:space="0" w:color="auto"/>
            <w:right w:val="none" w:sz="0" w:space="0" w:color="auto"/>
          </w:divBdr>
        </w:div>
        <w:div w:id="816458245">
          <w:marLeft w:val="0"/>
          <w:marRight w:val="0"/>
          <w:marTop w:val="0"/>
          <w:marBottom w:val="0"/>
          <w:divBdr>
            <w:top w:val="none" w:sz="0" w:space="0" w:color="auto"/>
            <w:left w:val="none" w:sz="0" w:space="0" w:color="auto"/>
            <w:bottom w:val="none" w:sz="0" w:space="0" w:color="auto"/>
            <w:right w:val="none" w:sz="0" w:space="0" w:color="auto"/>
          </w:divBdr>
          <w:divsChild>
            <w:div w:id="2092237518">
              <w:marLeft w:val="0"/>
              <w:marRight w:val="0"/>
              <w:marTop w:val="0"/>
              <w:marBottom w:val="0"/>
              <w:divBdr>
                <w:top w:val="none" w:sz="0" w:space="0" w:color="auto"/>
                <w:left w:val="none" w:sz="0" w:space="0" w:color="auto"/>
                <w:bottom w:val="none" w:sz="0" w:space="0" w:color="auto"/>
                <w:right w:val="none" w:sz="0" w:space="0" w:color="auto"/>
              </w:divBdr>
              <w:divsChild>
                <w:div w:id="5737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8831">
          <w:marLeft w:val="0"/>
          <w:marRight w:val="0"/>
          <w:marTop w:val="0"/>
          <w:marBottom w:val="0"/>
          <w:divBdr>
            <w:top w:val="none" w:sz="0" w:space="0" w:color="auto"/>
            <w:left w:val="none" w:sz="0" w:space="0" w:color="auto"/>
            <w:bottom w:val="none" w:sz="0" w:space="0" w:color="auto"/>
            <w:right w:val="none" w:sz="0" w:space="0" w:color="auto"/>
          </w:divBdr>
        </w:div>
        <w:div w:id="1156844192">
          <w:marLeft w:val="0"/>
          <w:marRight w:val="0"/>
          <w:marTop w:val="0"/>
          <w:marBottom w:val="0"/>
          <w:divBdr>
            <w:top w:val="none" w:sz="0" w:space="0" w:color="auto"/>
            <w:left w:val="none" w:sz="0" w:space="0" w:color="auto"/>
            <w:bottom w:val="none" w:sz="0" w:space="0" w:color="auto"/>
            <w:right w:val="none" w:sz="0" w:space="0" w:color="auto"/>
          </w:divBdr>
        </w:div>
        <w:div w:id="1569657268">
          <w:marLeft w:val="0"/>
          <w:marRight w:val="0"/>
          <w:marTop w:val="0"/>
          <w:marBottom w:val="0"/>
          <w:divBdr>
            <w:top w:val="none" w:sz="0" w:space="0" w:color="auto"/>
            <w:left w:val="none" w:sz="0" w:space="0" w:color="auto"/>
            <w:bottom w:val="none" w:sz="0" w:space="0" w:color="auto"/>
            <w:right w:val="none" w:sz="0" w:space="0" w:color="auto"/>
          </w:divBdr>
        </w:div>
        <w:div w:id="1571192799">
          <w:marLeft w:val="0"/>
          <w:marRight w:val="0"/>
          <w:marTop w:val="0"/>
          <w:marBottom w:val="0"/>
          <w:divBdr>
            <w:top w:val="none" w:sz="0" w:space="0" w:color="auto"/>
            <w:left w:val="none" w:sz="0" w:space="0" w:color="auto"/>
            <w:bottom w:val="none" w:sz="0" w:space="0" w:color="auto"/>
            <w:right w:val="none" w:sz="0" w:space="0" w:color="auto"/>
          </w:divBdr>
          <w:divsChild>
            <w:div w:id="457801239">
              <w:marLeft w:val="0"/>
              <w:marRight w:val="0"/>
              <w:marTop w:val="0"/>
              <w:marBottom w:val="0"/>
              <w:divBdr>
                <w:top w:val="none" w:sz="0" w:space="0" w:color="auto"/>
                <w:left w:val="none" w:sz="0" w:space="0" w:color="auto"/>
                <w:bottom w:val="none" w:sz="0" w:space="0" w:color="auto"/>
                <w:right w:val="none" w:sz="0" w:space="0" w:color="auto"/>
              </w:divBdr>
            </w:div>
          </w:divsChild>
        </w:div>
        <w:div w:id="1746955370">
          <w:marLeft w:val="0"/>
          <w:marRight w:val="0"/>
          <w:marTop w:val="0"/>
          <w:marBottom w:val="0"/>
          <w:divBdr>
            <w:top w:val="none" w:sz="0" w:space="0" w:color="auto"/>
            <w:left w:val="none" w:sz="0" w:space="0" w:color="auto"/>
            <w:bottom w:val="none" w:sz="0" w:space="0" w:color="auto"/>
            <w:right w:val="none" w:sz="0" w:space="0" w:color="auto"/>
          </w:divBdr>
          <w:divsChild>
            <w:div w:id="1779446543">
              <w:marLeft w:val="0"/>
              <w:marRight w:val="0"/>
              <w:marTop w:val="0"/>
              <w:marBottom w:val="0"/>
              <w:divBdr>
                <w:top w:val="none" w:sz="0" w:space="0" w:color="auto"/>
                <w:left w:val="none" w:sz="0" w:space="0" w:color="auto"/>
                <w:bottom w:val="none" w:sz="0" w:space="0" w:color="auto"/>
                <w:right w:val="none" w:sz="0" w:space="0" w:color="auto"/>
              </w:divBdr>
              <w:divsChild>
                <w:div w:id="1761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3360">
          <w:marLeft w:val="0"/>
          <w:marRight w:val="0"/>
          <w:marTop w:val="0"/>
          <w:marBottom w:val="0"/>
          <w:divBdr>
            <w:top w:val="none" w:sz="0" w:space="0" w:color="auto"/>
            <w:left w:val="none" w:sz="0" w:space="0" w:color="auto"/>
            <w:bottom w:val="none" w:sz="0" w:space="0" w:color="auto"/>
            <w:right w:val="none" w:sz="0" w:space="0" w:color="auto"/>
          </w:divBdr>
        </w:div>
        <w:div w:id="2102942707">
          <w:marLeft w:val="0"/>
          <w:marRight w:val="0"/>
          <w:marTop w:val="0"/>
          <w:marBottom w:val="0"/>
          <w:divBdr>
            <w:top w:val="none" w:sz="0" w:space="0" w:color="auto"/>
            <w:left w:val="none" w:sz="0" w:space="0" w:color="auto"/>
            <w:bottom w:val="none" w:sz="0" w:space="0" w:color="auto"/>
            <w:right w:val="none" w:sz="0" w:space="0" w:color="auto"/>
          </w:divBdr>
        </w:div>
      </w:divsChild>
    </w:div>
    <w:div w:id="948010168">
      <w:bodyDiv w:val="1"/>
      <w:marLeft w:val="0"/>
      <w:marRight w:val="0"/>
      <w:marTop w:val="0"/>
      <w:marBottom w:val="0"/>
      <w:divBdr>
        <w:top w:val="none" w:sz="0" w:space="0" w:color="auto"/>
        <w:left w:val="none" w:sz="0" w:space="0" w:color="auto"/>
        <w:bottom w:val="none" w:sz="0" w:space="0" w:color="auto"/>
        <w:right w:val="none" w:sz="0" w:space="0" w:color="auto"/>
      </w:divBdr>
    </w:div>
    <w:div w:id="950864263">
      <w:bodyDiv w:val="1"/>
      <w:marLeft w:val="0"/>
      <w:marRight w:val="0"/>
      <w:marTop w:val="0"/>
      <w:marBottom w:val="0"/>
      <w:divBdr>
        <w:top w:val="none" w:sz="0" w:space="0" w:color="auto"/>
        <w:left w:val="none" w:sz="0" w:space="0" w:color="auto"/>
        <w:bottom w:val="none" w:sz="0" w:space="0" w:color="auto"/>
        <w:right w:val="none" w:sz="0" w:space="0" w:color="auto"/>
      </w:divBdr>
    </w:div>
    <w:div w:id="955867972">
      <w:bodyDiv w:val="1"/>
      <w:marLeft w:val="0"/>
      <w:marRight w:val="0"/>
      <w:marTop w:val="0"/>
      <w:marBottom w:val="0"/>
      <w:divBdr>
        <w:top w:val="none" w:sz="0" w:space="0" w:color="auto"/>
        <w:left w:val="none" w:sz="0" w:space="0" w:color="auto"/>
        <w:bottom w:val="none" w:sz="0" w:space="0" w:color="auto"/>
        <w:right w:val="none" w:sz="0" w:space="0" w:color="auto"/>
      </w:divBdr>
    </w:div>
    <w:div w:id="962157648">
      <w:bodyDiv w:val="1"/>
      <w:marLeft w:val="0"/>
      <w:marRight w:val="0"/>
      <w:marTop w:val="0"/>
      <w:marBottom w:val="0"/>
      <w:divBdr>
        <w:top w:val="none" w:sz="0" w:space="0" w:color="auto"/>
        <w:left w:val="none" w:sz="0" w:space="0" w:color="auto"/>
        <w:bottom w:val="none" w:sz="0" w:space="0" w:color="auto"/>
        <w:right w:val="none" w:sz="0" w:space="0" w:color="auto"/>
      </w:divBdr>
    </w:div>
    <w:div w:id="984042744">
      <w:bodyDiv w:val="1"/>
      <w:marLeft w:val="0"/>
      <w:marRight w:val="0"/>
      <w:marTop w:val="0"/>
      <w:marBottom w:val="0"/>
      <w:divBdr>
        <w:top w:val="none" w:sz="0" w:space="0" w:color="auto"/>
        <w:left w:val="none" w:sz="0" w:space="0" w:color="auto"/>
        <w:bottom w:val="none" w:sz="0" w:space="0" w:color="auto"/>
        <w:right w:val="none" w:sz="0" w:space="0" w:color="auto"/>
      </w:divBdr>
    </w:div>
    <w:div w:id="1005472446">
      <w:bodyDiv w:val="1"/>
      <w:marLeft w:val="0"/>
      <w:marRight w:val="0"/>
      <w:marTop w:val="0"/>
      <w:marBottom w:val="0"/>
      <w:divBdr>
        <w:top w:val="none" w:sz="0" w:space="0" w:color="auto"/>
        <w:left w:val="none" w:sz="0" w:space="0" w:color="auto"/>
        <w:bottom w:val="none" w:sz="0" w:space="0" w:color="auto"/>
        <w:right w:val="none" w:sz="0" w:space="0" w:color="auto"/>
      </w:divBdr>
      <w:divsChild>
        <w:div w:id="1078939272">
          <w:marLeft w:val="0"/>
          <w:marRight w:val="0"/>
          <w:marTop w:val="0"/>
          <w:marBottom w:val="0"/>
          <w:divBdr>
            <w:top w:val="none" w:sz="0" w:space="0" w:color="auto"/>
            <w:left w:val="none" w:sz="0" w:space="0" w:color="auto"/>
            <w:bottom w:val="none" w:sz="0" w:space="0" w:color="auto"/>
            <w:right w:val="none" w:sz="0" w:space="0" w:color="auto"/>
          </w:divBdr>
        </w:div>
        <w:div w:id="1249730031">
          <w:marLeft w:val="0"/>
          <w:marRight w:val="0"/>
          <w:marTop w:val="0"/>
          <w:marBottom w:val="0"/>
          <w:divBdr>
            <w:top w:val="none" w:sz="0" w:space="0" w:color="auto"/>
            <w:left w:val="none" w:sz="0" w:space="0" w:color="auto"/>
            <w:bottom w:val="none" w:sz="0" w:space="0" w:color="auto"/>
            <w:right w:val="none" w:sz="0" w:space="0" w:color="auto"/>
          </w:divBdr>
        </w:div>
        <w:div w:id="1756395246">
          <w:marLeft w:val="0"/>
          <w:marRight w:val="0"/>
          <w:marTop w:val="0"/>
          <w:marBottom w:val="0"/>
          <w:divBdr>
            <w:top w:val="none" w:sz="0" w:space="0" w:color="auto"/>
            <w:left w:val="none" w:sz="0" w:space="0" w:color="auto"/>
            <w:bottom w:val="none" w:sz="0" w:space="0" w:color="auto"/>
            <w:right w:val="none" w:sz="0" w:space="0" w:color="auto"/>
          </w:divBdr>
        </w:div>
      </w:divsChild>
    </w:div>
    <w:div w:id="1010639623">
      <w:bodyDiv w:val="1"/>
      <w:marLeft w:val="0"/>
      <w:marRight w:val="0"/>
      <w:marTop w:val="0"/>
      <w:marBottom w:val="0"/>
      <w:divBdr>
        <w:top w:val="none" w:sz="0" w:space="0" w:color="auto"/>
        <w:left w:val="none" w:sz="0" w:space="0" w:color="auto"/>
        <w:bottom w:val="none" w:sz="0" w:space="0" w:color="auto"/>
        <w:right w:val="none" w:sz="0" w:space="0" w:color="auto"/>
      </w:divBdr>
    </w:div>
    <w:div w:id="1074551600">
      <w:bodyDiv w:val="1"/>
      <w:marLeft w:val="0"/>
      <w:marRight w:val="0"/>
      <w:marTop w:val="0"/>
      <w:marBottom w:val="0"/>
      <w:divBdr>
        <w:top w:val="none" w:sz="0" w:space="0" w:color="auto"/>
        <w:left w:val="none" w:sz="0" w:space="0" w:color="auto"/>
        <w:bottom w:val="none" w:sz="0" w:space="0" w:color="auto"/>
        <w:right w:val="none" w:sz="0" w:space="0" w:color="auto"/>
      </w:divBdr>
    </w:div>
    <w:div w:id="1107387555">
      <w:bodyDiv w:val="1"/>
      <w:marLeft w:val="0"/>
      <w:marRight w:val="0"/>
      <w:marTop w:val="0"/>
      <w:marBottom w:val="0"/>
      <w:divBdr>
        <w:top w:val="none" w:sz="0" w:space="0" w:color="auto"/>
        <w:left w:val="none" w:sz="0" w:space="0" w:color="auto"/>
        <w:bottom w:val="none" w:sz="0" w:space="0" w:color="auto"/>
        <w:right w:val="none" w:sz="0" w:space="0" w:color="auto"/>
      </w:divBdr>
    </w:div>
    <w:div w:id="1129978647">
      <w:bodyDiv w:val="1"/>
      <w:marLeft w:val="0"/>
      <w:marRight w:val="0"/>
      <w:marTop w:val="0"/>
      <w:marBottom w:val="0"/>
      <w:divBdr>
        <w:top w:val="none" w:sz="0" w:space="0" w:color="auto"/>
        <w:left w:val="none" w:sz="0" w:space="0" w:color="auto"/>
        <w:bottom w:val="none" w:sz="0" w:space="0" w:color="auto"/>
        <w:right w:val="none" w:sz="0" w:space="0" w:color="auto"/>
      </w:divBdr>
    </w:div>
    <w:div w:id="1160729023">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545358">
      <w:bodyDiv w:val="1"/>
      <w:marLeft w:val="0"/>
      <w:marRight w:val="0"/>
      <w:marTop w:val="0"/>
      <w:marBottom w:val="0"/>
      <w:divBdr>
        <w:top w:val="none" w:sz="0" w:space="0" w:color="auto"/>
        <w:left w:val="none" w:sz="0" w:space="0" w:color="auto"/>
        <w:bottom w:val="none" w:sz="0" w:space="0" w:color="auto"/>
        <w:right w:val="none" w:sz="0" w:space="0" w:color="auto"/>
      </w:divBdr>
    </w:div>
    <w:div w:id="1327436579">
      <w:bodyDiv w:val="1"/>
      <w:marLeft w:val="0"/>
      <w:marRight w:val="0"/>
      <w:marTop w:val="0"/>
      <w:marBottom w:val="0"/>
      <w:divBdr>
        <w:top w:val="none" w:sz="0" w:space="0" w:color="auto"/>
        <w:left w:val="none" w:sz="0" w:space="0" w:color="auto"/>
        <w:bottom w:val="none" w:sz="0" w:space="0" w:color="auto"/>
        <w:right w:val="none" w:sz="0" w:space="0" w:color="auto"/>
      </w:divBdr>
    </w:div>
    <w:div w:id="1471819912">
      <w:bodyDiv w:val="1"/>
      <w:marLeft w:val="0"/>
      <w:marRight w:val="0"/>
      <w:marTop w:val="0"/>
      <w:marBottom w:val="0"/>
      <w:divBdr>
        <w:top w:val="none" w:sz="0" w:space="0" w:color="auto"/>
        <w:left w:val="none" w:sz="0" w:space="0" w:color="auto"/>
        <w:bottom w:val="none" w:sz="0" w:space="0" w:color="auto"/>
        <w:right w:val="none" w:sz="0" w:space="0" w:color="auto"/>
      </w:divBdr>
      <w:divsChild>
        <w:div w:id="97990915">
          <w:marLeft w:val="0"/>
          <w:marRight w:val="0"/>
          <w:marTop w:val="0"/>
          <w:marBottom w:val="0"/>
          <w:divBdr>
            <w:top w:val="none" w:sz="0" w:space="0" w:color="auto"/>
            <w:left w:val="none" w:sz="0" w:space="0" w:color="auto"/>
            <w:bottom w:val="none" w:sz="0" w:space="0" w:color="auto"/>
            <w:right w:val="none" w:sz="0" w:space="0" w:color="auto"/>
          </w:divBdr>
        </w:div>
        <w:div w:id="163086293">
          <w:marLeft w:val="0"/>
          <w:marRight w:val="0"/>
          <w:marTop w:val="0"/>
          <w:marBottom w:val="0"/>
          <w:divBdr>
            <w:top w:val="none" w:sz="0" w:space="0" w:color="auto"/>
            <w:left w:val="none" w:sz="0" w:space="0" w:color="auto"/>
            <w:bottom w:val="none" w:sz="0" w:space="0" w:color="auto"/>
            <w:right w:val="none" w:sz="0" w:space="0" w:color="auto"/>
          </w:divBdr>
        </w:div>
        <w:div w:id="596791412">
          <w:marLeft w:val="0"/>
          <w:marRight w:val="0"/>
          <w:marTop w:val="0"/>
          <w:marBottom w:val="0"/>
          <w:divBdr>
            <w:top w:val="none" w:sz="0" w:space="0" w:color="auto"/>
            <w:left w:val="none" w:sz="0" w:space="0" w:color="auto"/>
            <w:bottom w:val="none" w:sz="0" w:space="0" w:color="auto"/>
            <w:right w:val="none" w:sz="0" w:space="0" w:color="auto"/>
          </w:divBdr>
        </w:div>
        <w:div w:id="767505731">
          <w:marLeft w:val="0"/>
          <w:marRight w:val="0"/>
          <w:marTop w:val="0"/>
          <w:marBottom w:val="0"/>
          <w:divBdr>
            <w:top w:val="none" w:sz="0" w:space="0" w:color="auto"/>
            <w:left w:val="none" w:sz="0" w:space="0" w:color="auto"/>
            <w:bottom w:val="none" w:sz="0" w:space="0" w:color="auto"/>
            <w:right w:val="none" w:sz="0" w:space="0" w:color="auto"/>
          </w:divBdr>
        </w:div>
        <w:div w:id="978610483">
          <w:marLeft w:val="0"/>
          <w:marRight w:val="0"/>
          <w:marTop w:val="0"/>
          <w:marBottom w:val="0"/>
          <w:divBdr>
            <w:top w:val="none" w:sz="0" w:space="0" w:color="auto"/>
            <w:left w:val="none" w:sz="0" w:space="0" w:color="auto"/>
            <w:bottom w:val="none" w:sz="0" w:space="0" w:color="auto"/>
            <w:right w:val="none" w:sz="0" w:space="0" w:color="auto"/>
          </w:divBdr>
        </w:div>
        <w:div w:id="1266109885">
          <w:marLeft w:val="0"/>
          <w:marRight w:val="0"/>
          <w:marTop w:val="0"/>
          <w:marBottom w:val="0"/>
          <w:divBdr>
            <w:top w:val="none" w:sz="0" w:space="0" w:color="auto"/>
            <w:left w:val="none" w:sz="0" w:space="0" w:color="auto"/>
            <w:bottom w:val="none" w:sz="0" w:space="0" w:color="auto"/>
            <w:right w:val="none" w:sz="0" w:space="0" w:color="auto"/>
          </w:divBdr>
          <w:divsChild>
            <w:div w:id="289631785">
              <w:marLeft w:val="0"/>
              <w:marRight w:val="0"/>
              <w:marTop w:val="0"/>
              <w:marBottom w:val="0"/>
              <w:divBdr>
                <w:top w:val="none" w:sz="0" w:space="0" w:color="auto"/>
                <w:left w:val="none" w:sz="0" w:space="0" w:color="auto"/>
                <w:bottom w:val="none" w:sz="0" w:space="0" w:color="auto"/>
                <w:right w:val="none" w:sz="0" w:space="0" w:color="auto"/>
              </w:divBdr>
            </w:div>
          </w:divsChild>
        </w:div>
        <w:div w:id="1307666380">
          <w:marLeft w:val="0"/>
          <w:marRight w:val="0"/>
          <w:marTop w:val="0"/>
          <w:marBottom w:val="0"/>
          <w:divBdr>
            <w:top w:val="none" w:sz="0" w:space="0" w:color="auto"/>
            <w:left w:val="none" w:sz="0" w:space="0" w:color="auto"/>
            <w:bottom w:val="none" w:sz="0" w:space="0" w:color="auto"/>
            <w:right w:val="none" w:sz="0" w:space="0" w:color="auto"/>
          </w:divBdr>
        </w:div>
        <w:div w:id="1332442494">
          <w:marLeft w:val="0"/>
          <w:marRight w:val="0"/>
          <w:marTop w:val="0"/>
          <w:marBottom w:val="0"/>
          <w:divBdr>
            <w:top w:val="none" w:sz="0" w:space="0" w:color="auto"/>
            <w:left w:val="none" w:sz="0" w:space="0" w:color="auto"/>
            <w:bottom w:val="none" w:sz="0" w:space="0" w:color="auto"/>
            <w:right w:val="none" w:sz="0" w:space="0" w:color="auto"/>
          </w:divBdr>
        </w:div>
        <w:div w:id="1379738288">
          <w:marLeft w:val="0"/>
          <w:marRight w:val="0"/>
          <w:marTop w:val="0"/>
          <w:marBottom w:val="0"/>
          <w:divBdr>
            <w:top w:val="none" w:sz="0" w:space="0" w:color="auto"/>
            <w:left w:val="none" w:sz="0" w:space="0" w:color="auto"/>
            <w:bottom w:val="none" w:sz="0" w:space="0" w:color="auto"/>
            <w:right w:val="none" w:sz="0" w:space="0" w:color="auto"/>
          </w:divBdr>
          <w:divsChild>
            <w:div w:id="1830367768">
              <w:marLeft w:val="0"/>
              <w:marRight w:val="0"/>
              <w:marTop w:val="0"/>
              <w:marBottom w:val="0"/>
              <w:divBdr>
                <w:top w:val="none" w:sz="0" w:space="0" w:color="auto"/>
                <w:left w:val="none" w:sz="0" w:space="0" w:color="auto"/>
                <w:bottom w:val="none" w:sz="0" w:space="0" w:color="auto"/>
                <w:right w:val="none" w:sz="0" w:space="0" w:color="auto"/>
              </w:divBdr>
            </w:div>
          </w:divsChild>
        </w:div>
        <w:div w:id="1627085134">
          <w:marLeft w:val="0"/>
          <w:marRight w:val="0"/>
          <w:marTop w:val="0"/>
          <w:marBottom w:val="0"/>
          <w:divBdr>
            <w:top w:val="none" w:sz="0" w:space="0" w:color="auto"/>
            <w:left w:val="none" w:sz="0" w:space="0" w:color="auto"/>
            <w:bottom w:val="none" w:sz="0" w:space="0" w:color="auto"/>
            <w:right w:val="none" w:sz="0" w:space="0" w:color="auto"/>
          </w:divBdr>
        </w:div>
        <w:div w:id="1696542379">
          <w:marLeft w:val="0"/>
          <w:marRight w:val="0"/>
          <w:marTop w:val="0"/>
          <w:marBottom w:val="0"/>
          <w:divBdr>
            <w:top w:val="none" w:sz="0" w:space="0" w:color="auto"/>
            <w:left w:val="none" w:sz="0" w:space="0" w:color="auto"/>
            <w:bottom w:val="none" w:sz="0" w:space="0" w:color="auto"/>
            <w:right w:val="none" w:sz="0" w:space="0" w:color="auto"/>
          </w:divBdr>
        </w:div>
        <w:div w:id="1778989186">
          <w:marLeft w:val="0"/>
          <w:marRight w:val="0"/>
          <w:marTop w:val="0"/>
          <w:marBottom w:val="0"/>
          <w:divBdr>
            <w:top w:val="none" w:sz="0" w:space="0" w:color="auto"/>
            <w:left w:val="none" w:sz="0" w:space="0" w:color="auto"/>
            <w:bottom w:val="none" w:sz="0" w:space="0" w:color="auto"/>
            <w:right w:val="none" w:sz="0" w:space="0" w:color="auto"/>
          </w:divBdr>
        </w:div>
        <w:div w:id="1918661166">
          <w:marLeft w:val="0"/>
          <w:marRight w:val="0"/>
          <w:marTop w:val="0"/>
          <w:marBottom w:val="0"/>
          <w:divBdr>
            <w:top w:val="none" w:sz="0" w:space="0" w:color="auto"/>
            <w:left w:val="none" w:sz="0" w:space="0" w:color="auto"/>
            <w:bottom w:val="none" w:sz="0" w:space="0" w:color="auto"/>
            <w:right w:val="none" w:sz="0" w:space="0" w:color="auto"/>
          </w:divBdr>
        </w:div>
        <w:div w:id="2052148159">
          <w:marLeft w:val="0"/>
          <w:marRight w:val="0"/>
          <w:marTop w:val="0"/>
          <w:marBottom w:val="0"/>
          <w:divBdr>
            <w:top w:val="none" w:sz="0" w:space="0" w:color="auto"/>
            <w:left w:val="none" w:sz="0" w:space="0" w:color="auto"/>
            <w:bottom w:val="none" w:sz="0" w:space="0" w:color="auto"/>
            <w:right w:val="none" w:sz="0" w:space="0" w:color="auto"/>
          </w:divBdr>
        </w:div>
      </w:divsChild>
    </w:div>
    <w:div w:id="1475640368">
      <w:bodyDiv w:val="1"/>
      <w:marLeft w:val="0"/>
      <w:marRight w:val="0"/>
      <w:marTop w:val="0"/>
      <w:marBottom w:val="0"/>
      <w:divBdr>
        <w:top w:val="none" w:sz="0" w:space="0" w:color="auto"/>
        <w:left w:val="none" w:sz="0" w:space="0" w:color="auto"/>
        <w:bottom w:val="none" w:sz="0" w:space="0" w:color="auto"/>
        <w:right w:val="none" w:sz="0" w:space="0" w:color="auto"/>
      </w:divBdr>
    </w:div>
    <w:div w:id="1479495352">
      <w:bodyDiv w:val="1"/>
      <w:marLeft w:val="0"/>
      <w:marRight w:val="0"/>
      <w:marTop w:val="0"/>
      <w:marBottom w:val="0"/>
      <w:divBdr>
        <w:top w:val="none" w:sz="0" w:space="0" w:color="auto"/>
        <w:left w:val="none" w:sz="0" w:space="0" w:color="auto"/>
        <w:bottom w:val="none" w:sz="0" w:space="0" w:color="auto"/>
        <w:right w:val="none" w:sz="0" w:space="0" w:color="auto"/>
      </w:divBdr>
    </w:div>
    <w:div w:id="1525050672">
      <w:bodyDiv w:val="1"/>
      <w:marLeft w:val="0"/>
      <w:marRight w:val="0"/>
      <w:marTop w:val="0"/>
      <w:marBottom w:val="0"/>
      <w:divBdr>
        <w:top w:val="none" w:sz="0" w:space="0" w:color="auto"/>
        <w:left w:val="none" w:sz="0" w:space="0" w:color="auto"/>
        <w:bottom w:val="none" w:sz="0" w:space="0" w:color="auto"/>
        <w:right w:val="none" w:sz="0" w:space="0" w:color="auto"/>
      </w:divBdr>
      <w:divsChild>
        <w:div w:id="1064647173">
          <w:marLeft w:val="0"/>
          <w:marRight w:val="0"/>
          <w:marTop w:val="0"/>
          <w:marBottom w:val="0"/>
          <w:divBdr>
            <w:top w:val="none" w:sz="0" w:space="0" w:color="auto"/>
            <w:left w:val="none" w:sz="0" w:space="0" w:color="auto"/>
            <w:bottom w:val="none" w:sz="0" w:space="0" w:color="auto"/>
            <w:right w:val="none" w:sz="0" w:space="0" w:color="auto"/>
          </w:divBdr>
          <w:divsChild>
            <w:div w:id="18674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6802">
      <w:bodyDiv w:val="1"/>
      <w:marLeft w:val="0"/>
      <w:marRight w:val="0"/>
      <w:marTop w:val="0"/>
      <w:marBottom w:val="0"/>
      <w:divBdr>
        <w:top w:val="none" w:sz="0" w:space="0" w:color="auto"/>
        <w:left w:val="none" w:sz="0" w:space="0" w:color="auto"/>
        <w:bottom w:val="none" w:sz="0" w:space="0" w:color="auto"/>
        <w:right w:val="none" w:sz="0" w:space="0" w:color="auto"/>
      </w:divBdr>
      <w:divsChild>
        <w:div w:id="728113160">
          <w:marLeft w:val="0"/>
          <w:marRight w:val="0"/>
          <w:marTop w:val="0"/>
          <w:marBottom w:val="0"/>
          <w:divBdr>
            <w:top w:val="none" w:sz="0" w:space="0" w:color="auto"/>
            <w:left w:val="none" w:sz="0" w:space="0" w:color="auto"/>
            <w:bottom w:val="none" w:sz="0" w:space="0" w:color="auto"/>
            <w:right w:val="none" w:sz="0" w:space="0" w:color="auto"/>
          </w:divBdr>
        </w:div>
      </w:divsChild>
    </w:div>
    <w:div w:id="1554999215">
      <w:bodyDiv w:val="1"/>
      <w:marLeft w:val="0"/>
      <w:marRight w:val="0"/>
      <w:marTop w:val="0"/>
      <w:marBottom w:val="0"/>
      <w:divBdr>
        <w:top w:val="none" w:sz="0" w:space="0" w:color="auto"/>
        <w:left w:val="none" w:sz="0" w:space="0" w:color="auto"/>
        <w:bottom w:val="none" w:sz="0" w:space="0" w:color="auto"/>
        <w:right w:val="none" w:sz="0" w:space="0" w:color="auto"/>
      </w:divBdr>
    </w:div>
    <w:div w:id="1568953877">
      <w:bodyDiv w:val="1"/>
      <w:marLeft w:val="0"/>
      <w:marRight w:val="0"/>
      <w:marTop w:val="0"/>
      <w:marBottom w:val="0"/>
      <w:divBdr>
        <w:top w:val="none" w:sz="0" w:space="0" w:color="auto"/>
        <w:left w:val="none" w:sz="0" w:space="0" w:color="auto"/>
        <w:bottom w:val="none" w:sz="0" w:space="0" w:color="auto"/>
        <w:right w:val="none" w:sz="0" w:space="0" w:color="auto"/>
      </w:divBdr>
    </w:div>
    <w:div w:id="1624771459">
      <w:bodyDiv w:val="1"/>
      <w:marLeft w:val="0"/>
      <w:marRight w:val="0"/>
      <w:marTop w:val="0"/>
      <w:marBottom w:val="0"/>
      <w:divBdr>
        <w:top w:val="none" w:sz="0" w:space="0" w:color="auto"/>
        <w:left w:val="none" w:sz="0" w:space="0" w:color="auto"/>
        <w:bottom w:val="none" w:sz="0" w:space="0" w:color="auto"/>
        <w:right w:val="none" w:sz="0" w:space="0" w:color="auto"/>
      </w:divBdr>
      <w:divsChild>
        <w:div w:id="581597712">
          <w:marLeft w:val="0"/>
          <w:marRight w:val="0"/>
          <w:marTop w:val="0"/>
          <w:marBottom w:val="0"/>
          <w:divBdr>
            <w:top w:val="none" w:sz="0" w:space="0" w:color="auto"/>
            <w:left w:val="none" w:sz="0" w:space="0" w:color="auto"/>
            <w:bottom w:val="none" w:sz="0" w:space="0" w:color="auto"/>
            <w:right w:val="none" w:sz="0" w:space="0" w:color="auto"/>
          </w:divBdr>
        </w:div>
        <w:div w:id="690298885">
          <w:marLeft w:val="0"/>
          <w:marRight w:val="0"/>
          <w:marTop w:val="0"/>
          <w:marBottom w:val="0"/>
          <w:divBdr>
            <w:top w:val="none" w:sz="0" w:space="0" w:color="auto"/>
            <w:left w:val="none" w:sz="0" w:space="0" w:color="auto"/>
            <w:bottom w:val="none" w:sz="0" w:space="0" w:color="auto"/>
            <w:right w:val="none" w:sz="0" w:space="0" w:color="auto"/>
          </w:divBdr>
        </w:div>
        <w:div w:id="719474121">
          <w:marLeft w:val="0"/>
          <w:marRight w:val="0"/>
          <w:marTop w:val="0"/>
          <w:marBottom w:val="0"/>
          <w:divBdr>
            <w:top w:val="none" w:sz="0" w:space="0" w:color="auto"/>
            <w:left w:val="none" w:sz="0" w:space="0" w:color="auto"/>
            <w:bottom w:val="none" w:sz="0" w:space="0" w:color="auto"/>
            <w:right w:val="none" w:sz="0" w:space="0" w:color="auto"/>
          </w:divBdr>
        </w:div>
        <w:div w:id="805706528">
          <w:marLeft w:val="0"/>
          <w:marRight w:val="0"/>
          <w:marTop w:val="0"/>
          <w:marBottom w:val="0"/>
          <w:divBdr>
            <w:top w:val="none" w:sz="0" w:space="0" w:color="auto"/>
            <w:left w:val="none" w:sz="0" w:space="0" w:color="auto"/>
            <w:bottom w:val="none" w:sz="0" w:space="0" w:color="auto"/>
            <w:right w:val="none" w:sz="0" w:space="0" w:color="auto"/>
          </w:divBdr>
        </w:div>
        <w:div w:id="1889340878">
          <w:marLeft w:val="0"/>
          <w:marRight w:val="0"/>
          <w:marTop w:val="0"/>
          <w:marBottom w:val="0"/>
          <w:divBdr>
            <w:top w:val="none" w:sz="0" w:space="0" w:color="auto"/>
            <w:left w:val="none" w:sz="0" w:space="0" w:color="auto"/>
            <w:bottom w:val="none" w:sz="0" w:space="0" w:color="auto"/>
            <w:right w:val="none" w:sz="0" w:space="0" w:color="auto"/>
          </w:divBdr>
        </w:div>
      </w:divsChild>
    </w:div>
    <w:div w:id="1631740749">
      <w:bodyDiv w:val="1"/>
      <w:marLeft w:val="0"/>
      <w:marRight w:val="0"/>
      <w:marTop w:val="0"/>
      <w:marBottom w:val="0"/>
      <w:divBdr>
        <w:top w:val="none" w:sz="0" w:space="0" w:color="auto"/>
        <w:left w:val="none" w:sz="0" w:space="0" w:color="auto"/>
        <w:bottom w:val="none" w:sz="0" w:space="0" w:color="auto"/>
        <w:right w:val="none" w:sz="0" w:space="0" w:color="auto"/>
      </w:divBdr>
    </w:div>
    <w:div w:id="1662124145">
      <w:bodyDiv w:val="1"/>
      <w:marLeft w:val="0"/>
      <w:marRight w:val="0"/>
      <w:marTop w:val="0"/>
      <w:marBottom w:val="0"/>
      <w:divBdr>
        <w:top w:val="none" w:sz="0" w:space="0" w:color="auto"/>
        <w:left w:val="none" w:sz="0" w:space="0" w:color="auto"/>
        <w:bottom w:val="none" w:sz="0" w:space="0" w:color="auto"/>
        <w:right w:val="none" w:sz="0" w:space="0" w:color="auto"/>
      </w:divBdr>
    </w:div>
    <w:div w:id="1727530432">
      <w:bodyDiv w:val="1"/>
      <w:marLeft w:val="0"/>
      <w:marRight w:val="0"/>
      <w:marTop w:val="0"/>
      <w:marBottom w:val="0"/>
      <w:divBdr>
        <w:top w:val="none" w:sz="0" w:space="0" w:color="auto"/>
        <w:left w:val="none" w:sz="0" w:space="0" w:color="auto"/>
        <w:bottom w:val="none" w:sz="0" w:space="0" w:color="auto"/>
        <w:right w:val="none" w:sz="0" w:space="0" w:color="auto"/>
      </w:divBdr>
      <w:divsChild>
        <w:div w:id="1224214975">
          <w:marLeft w:val="0"/>
          <w:marRight w:val="0"/>
          <w:marTop w:val="0"/>
          <w:marBottom w:val="0"/>
          <w:divBdr>
            <w:top w:val="none" w:sz="0" w:space="0" w:color="auto"/>
            <w:left w:val="none" w:sz="0" w:space="0" w:color="auto"/>
            <w:bottom w:val="none" w:sz="0" w:space="0" w:color="auto"/>
            <w:right w:val="none" w:sz="0" w:space="0" w:color="auto"/>
          </w:divBdr>
        </w:div>
        <w:div w:id="1909614538">
          <w:marLeft w:val="0"/>
          <w:marRight w:val="0"/>
          <w:marTop w:val="0"/>
          <w:marBottom w:val="0"/>
          <w:divBdr>
            <w:top w:val="none" w:sz="0" w:space="0" w:color="auto"/>
            <w:left w:val="none" w:sz="0" w:space="0" w:color="auto"/>
            <w:bottom w:val="none" w:sz="0" w:space="0" w:color="auto"/>
            <w:right w:val="none" w:sz="0" w:space="0" w:color="auto"/>
          </w:divBdr>
        </w:div>
      </w:divsChild>
    </w:div>
    <w:div w:id="1788507001">
      <w:bodyDiv w:val="1"/>
      <w:marLeft w:val="0"/>
      <w:marRight w:val="0"/>
      <w:marTop w:val="0"/>
      <w:marBottom w:val="0"/>
      <w:divBdr>
        <w:top w:val="none" w:sz="0" w:space="0" w:color="auto"/>
        <w:left w:val="none" w:sz="0" w:space="0" w:color="auto"/>
        <w:bottom w:val="none" w:sz="0" w:space="0" w:color="auto"/>
        <w:right w:val="none" w:sz="0" w:space="0" w:color="auto"/>
      </w:divBdr>
      <w:divsChild>
        <w:div w:id="1020475806">
          <w:marLeft w:val="0"/>
          <w:marRight w:val="0"/>
          <w:marTop w:val="0"/>
          <w:marBottom w:val="0"/>
          <w:divBdr>
            <w:top w:val="none" w:sz="0" w:space="0" w:color="auto"/>
            <w:left w:val="none" w:sz="0" w:space="0" w:color="auto"/>
            <w:bottom w:val="none" w:sz="0" w:space="0" w:color="auto"/>
            <w:right w:val="none" w:sz="0" w:space="0" w:color="auto"/>
          </w:divBdr>
        </w:div>
      </w:divsChild>
    </w:div>
    <w:div w:id="1805003488">
      <w:bodyDiv w:val="1"/>
      <w:marLeft w:val="0"/>
      <w:marRight w:val="0"/>
      <w:marTop w:val="0"/>
      <w:marBottom w:val="0"/>
      <w:divBdr>
        <w:top w:val="none" w:sz="0" w:space="0" w:color="auto"/>
        <w:left w:val="none" w:sz="0" w:space="0" w:color="auto"/>
        <w:bottom w:val="none" w:sz="0" w:space="0" w:color="auto"/>
        <w:right w:val="none" w:sz="0" w:space="0" w:color="auto"/>
      </w:divBdr>
    </w:div>
    <w:div w:id="1807432730">
      <w:bodyDiv w:val="1"/>
      <w:marLeft w:val="0"/>
      <w:marRight w:val="0"/>
      <w:marTop w:val="0"/>
      <w:marBottom w:val="0"/>
      <w:divBdr>
        <w:top w:val="none" w:sz="0" w:space="0" w:color="auto"/>
        <w:left w:val="none" w:sz="0" w:space="0" w:color="auto"/>
        <w:bottom w:val="none" w:sz="0" w:space="0" w:color="auto"/>
        <w:right w:val="none" w:sz="0" w:space="0" w:color="auto"/>
      </w:divBdr>
    </w:div>
    <w:div w:id="1812092286">
      <w:bodyDiv w:val="1"/>
      <w:marLeft w:val="0"/>
      <w:marRight w:val="0"/>
      <w:marTop w:val="0"/>
      <w:marBottom w:val="0"/>
      <w:divBdr>
        <w:top w:val="none" w:sz="0" w:space="0" w:color="auto"/>
        <w:left w:val="none" w:sz="0" w:space="0" w:color="auto"/>
        <w:bottom w:val="none" w:sz="0" w:space="0" w:color="auto"/>
        <w:right w:val="none" w:sz="0" w:space="0" w:color="auto"/>
      </w:divBdr>
    </w:div>
    <w:div w:id="1813520602">
      <w:bodyDiv w:val="1"/>
      <w:marLeft w:val="0"/>
      <w:marRight w:val="0"/>
      <w:marTop w:val="0"/>
      <w:marBottom w:val="0"/>
      <w:divBdr>
        <w:top w:val="none" w:sz="0" w:space="0" w:color="auto"/>
        <w:left w:val="none" w:sz="0" w:space="0" w:color="auto"/>
        <w:bottom w:val="none" w:sz="0" w:space="0" w:color="auto"/>
        <w:right w:val="none" w:sz="0" w:space="0" w:color="auto"/>
      </w:divBdr>
    </w:div>
    <w:div w:id="1817717647">
      <w:bodyDiv w:val="1"/>
      <w:marLeft w:val="0"/>
      <w:marRight w:val="0"/>
      <w:marTop w:val="0"/>
      <w:marBottom w:val="0"/>
      <w:divBdr>
        <w:top w:val="none" w:sz="0" w:space="0" w:color="auto"/>
        <w:left w:val="none" w:sz="0" w:space="0" w:color="auto"/>
        <w:bottom w:val="none" w:sz="0" w:space="0" w:color="auto"/>
        <w:right w:val="none" w:sz="0" w:space="0" w:color="auto"/>
      </w:divBdr>
    </w:div>
    <w:div w:id="1840151482">
      <w:bodyDiv w:val="1"/>
      <w:marLeft w:val="0"/>
      <w:marRight w:val="0"/>
      <w:marTop w:val="0"/>
      <w:marBottom w:val="0"/>
      <w:divBdr>
        <w:top w:val="none" w:sz="0" w:space="0" w:color="auto"/>
        <w:left w:val="none" w:sz="0" w:space="0" w:color="auto"/>
        <w:bottom w:val="none" w:sz="0" w:space="0" w:color="auto"/>
        <w:right w:val="none" w:sz="0" w:space="0" w:color="auto"/>
      </w:divBdr>
    </w:div>
    <w:div w:id="1859931527">
      <w:bodyDiv w:val="1"/>
      <w:marLeft w:val="0"/>
      <w:marRight w:val="0"/>
      <w:marTop w:val="0"/>
      <w:marBottom w:val="0"/>
      <w:divBdr>
        <w:top w:val="none" w:sz="0" w:space="0" w:color="auto"/>
        <w:left w:val="none" w:sz="0" w:space="0" w:color="auto"/>
        <w:bottom w:val="none" w:sz="0" w:space="0" w:color="auto"/>
        <w:right w:val="none" w:sz="0" w:space="0" w:color="auto"/>
      </w:divBdr>
    </w:div>
    <w:div w:id="1862819425">
      <w:bodyDiv w:val="1"/>
      <w:marLeft w:val="0"/>
      <w:marRight w:val="0"/>
      <w:marTop w:val="0"/>
      <w:marBottom w:val="0"/>
      <w:divBdr>
        <w:top w:val="none" w:sz="0" w:space="0" w:color="auto"/>
        <w:left w:val="none" w:sz="0" w:space="0" w:color="auto"/>
        <w:bottom w:val="none" w:sz="0" w:space="0" w:color="auto"/>
        <w:right w:val="none" w:sz="0" w:space="0" w:color="auto"/>
      </w:divBdr>
    </w:div>
    <w:div w:id="1872373369">
      <w:bodyDiv w:val="1"/>
      <w:marLeft w:val="0"/>
      <w:marRight w:val="0"/>
      <w:marTop w:val="0"/>
      <w:marBottom w:val="0"/>
      <w:divBdr>
        <w:top w:val="none" w:sz="0" w:space="0" w:color="auto"/>
        <w:left w:val="none" w:sz="0" w:space="0" w:color="auto"/>
        <w:bottom w:val="none" w:sz="0" w:space="0" w:color="auto"/>
        <w:right w:val="none" w:sz="0" w:space="0" w:color="auto"/>
      </w:divBdr>
    </w:div>
    <w:div w:id="1880043114">
      <w:bodyDiv w:val="1"/>
      <w:marLeft w:val="0"/>
      <w:marRight w:val="0"/>
      <w:marTop w:val="0"/>
      <w:marBottom w:val="0"/>
      <w:divBdr>
        <w:top w:val="none" w:sz="0" w:space="0" w:color="auto"/>
        <w:left w:val="none" w:sz="0" w:space="0" w:color="auto"/>
        <w:bottom w:val="none" w:sz="0" w:space="0" w:color="auto"/>
        <w:right w:val="none" w:sz="0" w:space="0" w:color="auto"/>
      </w:divBdr>
    </w:div>
    <w:div w:id="1961448844">
      <w:bodyDiv w:val="1"/>
      <w:marLeft w:val="0"/>
      <w:marRight w:val="0"/>
      <w:marTop w:val="0"/>
      <w:marBottom w:val="0"/>
      <w:divBdr>
        <w:top w:val="none" w:sz="0" w:space="0" w:color="auto"/>
        <w:left w:val="none" w:sz="0" w:space="0" w:color="auto"/>
        <w:bottom w:val="none" w:sz="0" w:space="0" w:color="auto"/>
        <w:right w:val="none" w:sz="0" w:space="0" w:color="auto"/>
      </w:divBdr>
    </w:div>
    <w:div w:id="2013682232">
      <w:bodyDiv w:val="1"/>
      <w:marLeft w:val="0"/>
      <w:marRight w:val="0"/>
      <w:marTop w:val="0"/>
      <w:marBottom w:val="0"/>
      <w:divBdr>
        <w:top w:val="none" w:sz="0" w:space="0" w:color="auto"/>
        <w:left w:val="none" w:sz="0" w:space="0" w:color="auto"/>
        <w:bottom w:val="none" w:sz="0" w:space="0" w:color="auto"/>
        <w:right w:val="none" w:sz="0" w:space="0" w:color="auto"/>
      </w:divBdr>
    </w:div>
    <w:div w:id="2018844211">
      <w:bodyDiv w:val="1"/>
      <w:marLeft w:val="0"/>
      <w:marRight w:val="0"/>
      <w:marTop w:val="0"/>
      <w:marBottom w:val="0"/>
      <w:divBdr>
        <w:top w:val="none" w:sz="0" w:space="0" w:color="auto"/>
        <w:left w:val="none" w:sz="0" w:space="0" w:color="auto"/>
        <w:bottom w:val="none" w:sz="0" w:space="0" w:color="auto"/>
        <w:right w:val="none" w:sz="0" w:space="0" w:color="auto"/>
      </w:divBdr>
    </w:div>
    <w:div w:id="2055040103">
      <w:bodyDiv w:val="1"/>
      <w:marLeft w:val="0"/>
      <w:marRight w:val="0"/>
      <w:marTop w:val="0"/>
      <w:marBottom w:val="0"/>
      <w:divBdr>
        <w:top w:val="none" w:sz="0" w:space="0" w:color="auto"/>
        <w:left w:val="none" w:sz="0" w:space="0" w:color="auto"/>
        <w:bottom w:val="none" w:sz="0" w:space="0" w:color="auto"/>
        <w:right w:val="none" w:sz="0" w:space="0" w:color="auto"/>
      </w:divBdr>
    </w:div>
    <w:div w:id="2059697895">
      <w:bodyDiv w:val="1"/>
      <w:marLeft w:val="0"/>
      <w:marRight w:val="0"/>
      <w:marTop w:val="0"/>
      <w:marBottom w:val="0"/>
      <w:divBdr>
        <w:top w:val="none" w:sz="0" w:space="0" w:color="auto"/>
        <w:left w:val="none" w:sz="0" w:space="0" w:color="auto"/>
        <w:bottom w:val="none" w:sz="0" w:space="0" w:color="auto"/>
        <w:right w:val="none" w:sz="0" w:space="0" w:color="auto"/>
      </w:divBdr>
    </w:div>
    <w:div w:id="2061779623">
      <w:bodyDiv w:val="1"/>
      <w:marLeft w:val="0"/>
      <w:marRight w:val="0"/>
      <w:marTop w:val="0"/>
      <w:marBottom w:val="0"/>
      <w:divBdr>
        <w:top w:val="none" w:sz="0" w:space="0" w:color="auto"/>
        <w:left w:val="none" w:sz="0" w:space="0" w:color="auto"/>
        <w:bottom w:val="none" w:sz="0" w:space="0" w:color="auto"/>
        <w:right w:val="none" w:sz="0" w:space="0" w:color="auto"/>
      </w:divBdr>
    </w:div>
    <w:div w:id="2065252213">
      <w:bodyDiv w:val="1"/>
      <w:marLeft w:val="0"/>
      <w:marRight w:val="0"/>
      <w:marTop w:val="0"/>
      <w:marBottom w:val="0"/>
      <w:divBdr>
        <w:top w:val="none" w:sz="0" w:space="0" w:color="auto"/>
        <w:left w:val="none" w:sz="0" w:space="0" w:color="auto"/>
        <w:bottom w:val="none" w:sz="0" w:space="0" w:color="auto"/>
        <w:right w:val="none" w:sz="0" w:space="0" w:color="auto"/>
      </w:divBdr>
      <w:divsChild>
        <w:div w:id="125199157">
          <w:marLeft w:val="547"/>
          <w:marRight w:val="0"/>
          <w:marTop w:val="163"/>
          <w:marBottom w:val="0"/>
          <w:divBdr>
            <w:top w:val="none" w:sz="0" w:space="0" w:color="auto"/>
            <w:left w:val="none" w:sz="0" w:space="0" w:color="auto"/>
            <w:bottom w:val="none" w:sz="0" w:space="0" w:color="auto"/>
            <w:right w:val="none" w:sz="0" w:space="0" w:color="auto"/>
          </w:divBdr>
        </w:div>
        <w:div w:id="492064175">
          <w:marLeft w:val="547"/>
          <w:marRight w:val="0"/>
          <w:marTop w:val="163"/>
          <w:marBottom w:val="0"/>
          <w:divBdr>
            <w:top w:val="none" w:sz="0" w:space="0" w:color="auto"/>
            <w:left w:val="none" w:sz="0" w:space="0" w:color="auto"/>
            <w:bottom w:val="none" w:sz="0" w:space="0" w:color="auto"/>
            <w:right w:val="none" w:sz="0" w:space="0" w:color="auto"/>
          </w:divBdr>
        </w:div>
        <w:div w:id="912393898">
          <w:marLeft w:val="547"/>
          <w:marRight w:val="0"/>
          <w:marTop w:val="163"/>
          <w:marBottom w:val="0"/>
          <w:divBdr>
            <w:top w:val="none" w:sz="0" w:space="0" w:color="auto"/>
            <w:left w:val="none" w:sz="0" w:space="0" w:color="auto"/>
            <w:bottom w:val="none" w:sz="0" w:space="0" w:color="auto"/>
            <w:right w:val="none" w:sz="0" w:space="0" w:color="auto"/>
          </w:divBdr>
        </w:div>
      </w:divsChild>
    </w:div>
    <w:div w:id="2114667522">
      <w:bodyDiv w:val="1"/>
      <w:marLeft w:val="0"/>
      <w:marRight w:val="0"/>
      <w:marTop w:val="0"/>
      <w:marBottom w:val="0"/>
      <w:divBdr>
        <w:top w:val="none" w:sz="0" w:space="0" w:color="auto"/>
        <w:left w:val="none" w:sz="0" w:space="0" w:color="auto"/>
        <w:bottom w:val="none" w:sz="0" w:space="0" w:color="auto"/>
        <w:right w:val="none" w:sz="0" w:space="0" w:color="auto"/>
      </w:divBdr>
      <w:divsChild>
        <w:div w:id="1385912002">
          <w:marLeft w:val="0"/>
          <w:marRight w:val="0"/>
          <w:marTop w:val="0"/>
          <w:marBottom w:val="0"/>
          <w:divBdr>
            <w:top w:val="none" w:sz="0" w:space="0" w:color="auto"/>
            <w:left w:val="none" w:sz="0" w:space="0" w:color="auto"/>
            <w:bottom w:val="none" w:sz="0" w:space="0" w:color="auto"/>
            <w:right w:val="none" w:sz="0" w:space="0" w:color="auto"/>
          </w:divBdr>
        </w:div>
        <w:div w:id="2043626136">
          <w:marLeft w:val="0"/>
          <w:marRight w:val="0"/>
          <w:marTop w:val="0"/>
          <w:marBottom w:val="0"/>
          <w:divBdr>
            <w:top w:val="none" w:sz="0" w:space="0" w:color="auto"/>
            <w:left w:val="none" w:sz="0" w:space="0" w:color="auto"/>
            <w:bottom w:val="none" w:sz="0" w:space="0" w:color="auto"/>
            <w:right w:val="none" w:sz="0" w:space="0" w:color="auto"/>
          </w:divBdr>
        </w:div>
      </w:divsChild>
    </w:div>
    <w:div w:id="211524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4.xml"/><Relationship Id="rId18" Type="http://schemas.openxmlformats.org/officeDocument/2006/relationships/footer" Target="footer9.xml"/><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777ECD-1B33-47E5-B2CF-929CC52D115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6C98E-B5FC-43F9-BD5B-DD1ACA13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32</Pages>
  <Words>161778</Words>
  <Characters>922137</Characters>
  <Application>Microsoft Office Word</Application>
  <DocSecurity>0</DocSecurity>
  <Lines>7684</Lines>
  <Paragraphs>2163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Baehr</dc:creator>
  <cp:keywords/>
  <dc:description/>
  <cp:lastModifiedBy>Cooper Jacks</cp:lastModifiedBy>
  <cp:revision>1</cp:revision>
  <cp:lastPrinted>2023-07-27T19:53:00Z</cp:lastPrinted>
  <dcterms:created xsi:type="dcterms:W3CDTF">2023-07-27T16:29:00Z</dcterms:created>
  <dcterms:modified xsi:type="dcterms:W3CDTF">2024-07-31T18:43:00Z</dcterms:modified>
</cp:coreProperties>
</file>